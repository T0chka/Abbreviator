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56" w:type="dxa"/>
        <w:tblInd w:w="-45"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
      <w:tblGrid>
        <w:gridCol w:w="3870"/>
        <w:gridCol w:w="5486"/>
      </w:tblGrid>
      <w:tr w:rsidR="006E6534" w:rsidRPr="006E6534" w14:paraId="72AD2F0C" w14:textId="77777777" w:rsidTr="00AC66D4">
        <w:trPr>
          <w:trHeight w:val="834"/>
        </w:trPr>
        <w:tc>
          <w:tcPr>
            <w:tcW w:w="9356" w:type="dxa"/>
            <w:gridSpan w:val="2"/>
            <w:tcBorders>
              <w:top w:val="thinThickSmallGap" w:sz="24" w:space="0" w:color="auto"/>
              <w:left w:val="thinThickSmallGap" w:sz="24" w:space="0" w:color="auto"/>
              <w:bottom w:val="thinThickSmallGap" w:sz="24" w:space="0" w:color="auto"/>
              <w:right w:val="thickThinSmallGap" w:sz="24" w:space="0" w:color="auto"/>
            </w:tcBorders>
            <w:vAlign w:val="center"/>
            <w:hideMark/>
          </w:tcPr>
          <w:p w14:paraId="00E102A0" w14:textId="77777777" w:rsidR="00C12655" w:rsidRPr="006E6534" w:rsidRDefault="00C12655" w:rsidP="00AC66D4">
            <w:pPr>
              <w:spacing w:after="0" w:line="240" w:lineRule="auto"/>
              <w:jc w:val="center"/>
              <w:rPr>
                <w:rFonts w:cs="Times New Roman"/>
                <w:b/>
                <w:color w:val="000000" w:themeColor="text1"/>
                <w:sz w:val="28"/>
                <w:szCs w:val="28"/>
              </w:rPr>
            </w:pPr>
          </w:p>
          <w:p w14:paraId="532E686D" w14:textId="77777777" w:rsidR="00C12655" w:rsidRPr="006E6534" w:rsidRDefault="00C12655" w:rsidP="00AC66D4">
            <w:pPr>
              <w:spacing w:after="0" w:line="240" w:lineRule="auto"/>
              <w:jc w:val="center"/>
              <w:rPr>
                <w:rFonts w:cs="Times New Roman"/>
                <w:b/>
                <w:color w:val="000000" w:themeColor="text1"/>
                <w:sz w:val="32"/>
                <w:szCs w:val="28"/>
              </w:rPr>
            </w:pPr>
            <w:r w:rsidRPr="006E6534">
              <w:rPr>
                <w:rFonts w:cs="Times New Roman"/>
                <w:b/>
                <w:color w:val="000000" w:themeColor="text1"/>
                <w:sz w:val="32"/>
                <w:szCs w:val="28"/>
              </w:rPr>
              <w:t>БРОШЮРА ИССЛЕДОВАТЕЛЯ</w:t>
            </w:r>
          </w:p>
          <w:p w14:paraId="3668EF32" w14:textId="77777777" w:rsidR="00C12655" w:rsidRPr="006E6534" w:rsidRDefault="00C12655" w:rsidP="00AC66D4">
            <w:pPr>
              <w:spacing w:after="0" w:line="240" w:lineRule="auto"/>
              <w:jc w:val="center"/>
              <w:rPr>
                <w:rFonts w:cs="Times New Roman"/>
                <w:b/>
                <w:color w:val="000000" w:themeColor="text1"/>
                <w:sz w:val="28"/>
                <w:szCs w:val="28"/>
              </w:rPr>
            </w:pPr>
          </w:p>
        </w:tc>
      </w:tr>
      <w:tr w:rsidR="006E6534" w:rsidRPr="006E6534" w14:paraId="0D13C5A6" w14:textId="77777777" w:rsidTr="00AC66D4">
        <w:trPr>
          <w:trHeight w:val="177"/>
        </w:trPr>
        <w:tc>
          <w:tcPr>
            <w:tcW w:w="3870" w:type="dxa"/>
            <w:tcBorders>
              <w:top w:val="thinThickSmallGap" w:sz="24" w:space="0" w:color="auto"/>
              <w:left w:val="thinThickSmallGap" w:sz="24" w:space="0" w:color="auto"/>
              <w:bottom w:val="nil"/>
              <w:right w:val="nil"/>
            </w:tcBorders>
          </w:tcPr>
          <w:p w14:paraId="78F2D00C" w14:textId="77777777" w:rsidR="00C12655" w:rsidRPr="006E6534" w:rsidRDefault="00C12655" w:rsidP="00AC66D4">
            <w:pPr>
              <w:spacing w:after="0" w:line="240" w:lineRule="auto"/>
              <w:jc w:val="left"/>
              <w:rPr>
                <w:rFonts w:cs="Times New Roman"/>
                <w:b/>
                <w:color w:val="000000" w:themeColor="text1"/>
                <w:sz w:val="14"/>
                <w:lang w:val="en-US"/>
              </w:rPr>
            </w:pPr>
          </w:p>
        </w:tc>
        <w:tc>
          <w:tcPr>
            <w:tcW w:w="5486" w:type="dxa"/>
            <w:tcBorders>
              <w:top w:val="thinThickSmallGap" w:sz="24" w:space="0" w:color="auto"/>
              <w:left w:val="nil"/>
              <w:bottom w:val="nil"/>
              <w:right w:val="thickThinSmallGap" w:sz="24" w:space="0" w:color="auto"/>
            </w:tcBorders>
          </w:tcPr>
          <w:p w14:paraId="162463C2" w14:textId="77777777" w:rsidR="00C12655" w:rsidRPr="006E6534" w:rsidRDefault="00C12655" w:rsidP="00C43E7F">
            <w:pPr>
              <w:spacing w:after="0" w:line="240" w:lineRule="auto"/>
              <w:ind w:firstLine="0"/>
              <w:jc w:val="left"/>
              <w:rPr>
                <w:rFonts w:cs="Times New Roman"/>
                <w:b/>
                <w:color w:val="000000" w:themeColor="text1"/>
                <w:sz w:val="14"/>
                <w:lang w:val="en-US"/>
              </w:rPr>
            </w:pPr>
          </w:p>
        </w:tc>
      </w:tr>
      <w:tr w:rsidR="006E6534" w:rsidRPr="006E6534" w14:paraId="2EDEE3E3" w14:textId="77777777" w:rsidTr="00AC66D4">
        <w:trPr>
          <w:trHeight w:val="439"/>
        </w:trPr>
        <w:tc>
          <w:tcPr>
            <w:tcW w:w="3870" w:type="dxa"/>
            <w:tcBorders>
              <w:top w:val="nil"/>
              <w:left w:val="thinThickSmallGap" w:sz="24" w:space="0" w:color="auto"/>
              <w:bottom w:val="nil"/>
              <w:right w:val="nil"/>
            </w:tcBorders>
          </w:tcPr>
          <w:p w14:paraId="4A921F4F" w14:textId="77777777" w:rsidR="00C12655" w:rsidRPr="006E6534" w:rsidRDefault="00C12655" w:rsidP="00C43E7F">
            <w:pPr>
              <w:spacing w:before="120" w:after="0" w:line="240" w:lineRule="auto"/>
              <w:ind w:firstLine="0"/>
              <w:jc w:val="left"/>
              <w:rPr>
                <w:rFonts w:eastAsia="Calibri" w:cs="Times New Roman"/>
                <w:b/>
                <w:color w:val="000000" w:themeColor="text1"/>
              </w:rPr>
            </w:pPr>
            <w:r w:rsidRPr="006E6534">
              <w:rPr>
                <w:rFonts w:eastAsia="Calibri" w:cs="Times New Roman"/>
                <w:b/>
                <w:color w:val="000000" w:themeColor="text1"/>
                <w:highlight w:val="yellow"/>
              </w:rPr>
              <w:t>Код продукта:</w:t>
            </w:r>
          </w:p>
        </w:tc>
        <w:sdt>
          <w:sdtPr>
            <w:rPr>
              <w:rFonts w:cs="Times New Roman"/>
              <w:color w:val="000000" w:themeColor="text1"/>
              <w:szCs w:val="24"/>
            </w:rPr>
            <w:id w:val="-2097469446"/>
            <w:placeholder>
              <w:docPart w:val="DefaultPlaceholder_-1854013440"/>
            </w:placeholder>
            <w:dataBinding w:prefixMappings="xmlns:ns0='http://protocoldata@statandocs.com' " w:xpath="/ns0:sdprotocoldata[1]/ns0:SDDrugs[1]/ns0:SDDrug[1]/ns0:DrugATX[1]" w:storeItemID="{FCA95C51-6243-4E94-B45A-ADB0ED17598B}"/>
            <w:text/>
          </w:sdtPr>
          <w:sdtEndPr/>
          <w:sdtContent>
            <w:tc>
              <w:tcPr>
                <w:tcW w:w="5486" w:type="dxa"/>
                <w:tcBorders>
                  <w:top w:val="nil"/>
                  <w:left w:val="nil"/>
                  <w:bottom w:val="nil"/>
                  <w:right w:val="thickThinSmallGap" w:sz="24" w:space="0" w:color="auto"/>
                </w:tcBorders>
              </w:tcPr>
              <w:p w14:paraId="62C807C4" w14:textId="559F2463" w:rsidR="00C12655" w:rsidRPr="006E6534" w:rsidRDefault="000B5D71" w:rsidP="000B5D71">
                <w:pPr>
                  <w:spacing w:after="0" w:line="240" w:lineRule="auto"/>
                  <w:ind w:firstLine="0"/>
                  <w:jc w:val="left"/>
                  <w:rPr>
                    <w:rFonts w:cs="Times New Roman"/>
                    <w:color w:val="000000" w:themeColor="text1"/>
                    <w:szCs w:val="24"/>
                    <w:lang w:val="en-GB"/>
                  </w:rPr>
                </w:pPr>
                <w:del w:id="3" w:author="Belolipetskaya, Elena" w:date="2023-12-26T16:44:00Z">
                  <w:r w:rsidRPr="006E6534" w:rsidDel="000B5D71">
                    <w:rPr>
                      <w:rFonts w:cs="Times New Roman"/>
                      <w:color w:val="000000" w:themeColor="text1"/>
                      <w:szCs w:val="24"/>
                    </w:rPr>
                    <w:delText>DT-OSM (L011049)</w:delText>
                  </w:r>
                </w:del>
                <w:ins w:id="4" w:author="Belolipetskaya, Elena" w:date="2023-12-26T16:44:00Z">
                  <w:r>
                    <w:rPr>
                      <w:rFonts w:cs="Times New Roman"/>
                      <w:color w:val="000000" w:themeColor="text1"/>
                      <w:szCs w:val="24"/>
                      <w:lang w:val="en-US"/>
                    </w:rPr>
                    <w:t>P</w:t>
                  </w:r>
                  <w:r w:rsidRPr="006E6534">
                    <w:rPr>
                      <w:rFonts w:cs="Times New Roman"/>
                      <w:color w:val="000000" w:themeColor="text1"/>
                      <w:szCs w:val="24"/>
                    </w:rPr>
                    <w:t>T-OSM (L011049)</w:t>
                  </w:r>
                </w:ins>
              </w:p>
            </w:tc>
          </w:sdtContent>
        </w:sdt>
      </w:tr>
      <w:tr w:rsidR="006E6534" w:rsidRPr="006E6534" w14:paraId="5C71CDFD" w14:textId="77777777" w:rsidTr="00AC66D4">
        <w:trPr>
          <w:trHeight w:val="388"/>
        </w:trPr>
        <w:tc>
          <w:tcPr>
            <w:tcW w:w="3870" w:type="dxa"/>
            <w:tcBorders>
              <w:top w:val="nil"/>
              <w:left w:val="thinThickSmallGap" w:sz="24" w:space="0" w:color="auto"/>
              <w:bottom w:val="nil"/>
              <w:right w:val="nil"/>
            </w:tcBorders>
          </w:tcPr>
          <w:p w14:paraId="37D954B5" w14:textId="77777777" w:rsidR="00C12655" w:rsidRPr="006E6534" w:rsidRDefault="00C12655" w:rsidP="00C43E7F">
            <w:pPr>
              <w:spacing w:before="120" w:after="0" w:line="240" w:lineRule="auto"/>
              <w:ind w:firstLine="0"/>
              <w:jc w:val="left"/>
              <w:rPr>
                <w:rFonts w:eastAsia="Calibri" w:cs="Times New Roman"/>
                <w:b/>
                <w:color w:val="000000" w:themeColor="text1"/>
              </w:rPr>
            </w:pPr>
            <w:r w:rsidRPr="006E6534">
              <w:rPr>
                <w:rFonts w:eastAsia="Calibri" w:cs="Times New Roman"/>
                <w:b/>
                <w:color w:val="000000" w:themeColor="text1"/>
              </w:rPr>
              <w:t>МНН:</w:t>
            </w:r>
          </w:p>
        </w:tc>
        <w:sdt>
          <w:sdtPr>
            <w:rPr>
              <w:rFonts w:cs="Times New Roman"/>
              <w:bCs/>
              <w:color w:val="000000" w:themeColor="text1"/>
              <w:szCs w:val="24"/>
            </w:rPr>
            <w:id w:val="327110102"/>
            <w:placeholder>
              <w:docPart w:val="DefaultPlaceholder_-1854013440"/>
            </w:placeholder>
            <w:dataBinding w:prefixMappings="xmlns:ns0='http://protocoldata@statandocs.com' " w:xpath="/ns0:sdprotocoldata[1]/ns0:SDDrugs[1]/ns0:SDDrug[1]/ns0:DrugINN[1]" w:storeItemID="{FCA95C51-6243-4E94-B45A-ADB0ED17598B}"/>
            <w:text/>
          </w:sdtPr>
          <w:sdtEndPr/>
          <w:sdtContent>
            <w:tc>
              <w:tcPr>
                <w:tcW w:w="5486" w:type="dxa"/>
                <w:tcBorders>
                  <w:top w:val="nil"/>
                  <w:left w:val="nil"/>
                  <w:bottom w:val="nil"/>
                  <w:right w:val="thickThinSmallGap" w:sz="24" w:space="0" w:color="auto"/>
                </w:tcBorders>
              </w:tcPr>
              <w:p w14:paraId="2793640B" w14:textId="0066F6FD" w:rsidR="00C12655" w:rsidRPr="006E6534" w:rsidRDefault="00B45086" w:rsidP="00C43E7F">
                <w:pPr>
                  <w:spacing w:after="0" w:line="240" w:lineRule="auto"/>
                  <w:ind w:firstLine="0"/>
                  <w:jc w:val="left"/>
                  <w:rPr>
                    <w:rFonts w:cs="Times New Roman"/>
                    <w:bCs/>
                    <w:color w:val="000000" w:themeColor="text1"/>
                    <w:szCs w:val="24"/>
                  </w:rPr>
                </w:pPr>
                <w:r w:rsidRPr="006E6534">
                  <w:rPr>
                    <w:rFonts w:cs="Times New Roman"/>
                    <w:bCs/>
                    <w:color w:val="000000" w:themeColor="text1"/>
                    <w:szCs w:val="24"/>
                  </w:rPr>
                  <w:t>Осимертиниб</w:t>
                </w:r>
              </w:p>
            </w:tc>
          </w:sdtContent>
        </w:sdt>
      </w:tr>
      <w:tr w:rsidR="006E6534" w:rsidRPr="006E6534" w14:paraId="32071EF7" w14:textId="77777777" w:rsidTr="00AC66D4">
        <w:trPr>
          <w:trHeight w:val="394"/>
        </w:trPr>
        <w:tc>
          <w:tcPr>
            <w:tcW w:w="3870" w:type="dxa"/>
            <w:tcBorders>
              <w:top w:val="nil"/>
              <w:left w:val="thinThickSmallGap" w:sz="24" w:space="0" w:color="auto"/>
              <w:bottom w:val="nil"/>
              <w:right w:val="nil"/>
            </w:tcBorders>
          </w:tcPr>
          <w:p w14:paraId="14F85481" w14:textId="77777777" w:rsidR="00C12655" w:rsidRPr="006E6534" w:rsidRDefault="00C12655" w:rsidP="00C43E7F">
            <w:pPr>
              <w:spacing w:before="120" w:after="0" w:line="240" w:lineRule="auto"/>
              <w:ind w:firstLine="0"/>
              <w:jc w:val="left"/>
              <w:rPr>
                <w:rFonts w:eastAsia="Calibri" w:cs="Times New Roman"/>
                <w:b/>
                <w:color w:val="000000" w:themeColor="text1"/>
              </w:rPr>
            </w:pPr>
            <w:r w:rsidRPr="006E6534">
              <w:rPr>
                <w:rFonts w:eastAsia="Calibri" w:cs="Times New Roman"/>
                <w:b/>
                <w:color w:val="000000" w:themeColor="text1"/>
                <w:highlight w:val="yellow"/>
              </w:rPr>
              <w:t>Торговое название</w:t>
            </w:r>
          </w:p>
        </w:tc>
        <w:sdt>
          <w:sdtPr>
            <w:rPr>
              <w:rFonts w:eastAsia="Calibri" w:cs="Times New Roman"/>
              <w:color w:val="000000" w:themeColor="text1"/>
              <w:szCs w:val="24"/>
            </w:rPr>
            <w:id w:val="1798103636"/>
            <w:placeholder>
              <w:docPart w:val="DefaultPlaceholder_-1854013440"/>
            </w:placeholder>
            <w:dataBinding w:prefixMappings="xmlns:ns0='http://protocoldata@statandocs.com' " w:xpath="/ns0:sdprotocoldata[1]/ns0:SDDrugs[1]/ns0:SDDrug[1]/ns0:DrugName[1]" w:storeItemID="{FCA95C51-6243-4E94-B45A-ADB0ED17598B}"/>
            <w:text/>
          </w:sdtPr>
          <w:sdtEndPr/>
          <w:sdtContent>
            <w:tc>
              <w:tcPr>
                <w:tcW w:w="5486" w:type="dxa"/>
                <w:tcBorders>
                  <w:top w:val="nil"/>
                  <w:left w:val="nil"/>
                  <w:bottom w:val="nil"/>
                  <w:right w:val="thickThinSmallGap" w:sz="24" w:space="0" w:color="auto"/>
                </w:tcBorders>
              </w:tcPr>
              <w:p w14:paraId="15CE9A6E" w14:textId="47B8FF2D" w:rsidR="00C12655" w:rsidRPr="006E6534" w:rsidRDefault="005F4F7A" w:rsidP="00C43E7F">
                <w:pPr>
                  <w:spacing w:after="0" w:line="240" w:lineRule="auto"/>
                  <w:ind w:firstLine="0"/>
                  <w:rPr>
                    <w:rFonts w:eastAsia="Calibri" w:cs="Times New Roman"/>
                    <w:color w:val="000000" w:themeColor="text1"/>
                    <w:szCs w:val="24"/>
                  </w:rPr>
                </w:pPr>
                <w:r w:rsidRPr="006E6534">
                  <w:rPr>
                    <w:rFonts w:eastAsia="Calibri" w:cs="Times New Roman"/>
                    <w:color w:val="000000" w:themeColor="text1"/>
                    <w:szCs w:val="24"/>
                  </w:rPr>
                  <w:t>ОСИМЕРТИНИБ</w:t>
                </w:r>
              </w:p>
            </w:tc>
          </w:sdtContent>
        </w:sdt>
      </w:tr>
      <w:tr w:rsidR="006E6534" w:rsidRPr="006E6534" w14:paraId="44EA0C19" w14:textId="77777777" w:rsidTr="00A50F6D">
        <w:trPr>
          <w:trHeight w:val="80"/>
        </w:trPr>
        <w:tc>
          <w:tcPr>
            <w:tcW w:w="3870" w:type="dxa"/>
            <w:tcBorders>
              <w:top w:val="nil"/>
              <w:left w:val="thinThickSmallGap" w:sz="24" w:space="0" w:color="auto"/>
              <w:bottom w:val="nil"/>
              <w:right w:val="nil"/>
            </w:tcBorders>
            <w:hideMark/>
          </w:tcPr>
          <w:p w14:paraId="563BBBA0" w14:textId="77777777" w:rsidR="00C12655" w:rsidRPr="006E6534" w:rsidRDefault="00C12655" w:rsidP="00C43E7F">
            <w:pPr>
              <w:spacing w:before="120" w:after="0" w:line="240" w:lineRule="auto"/>
              <w:ind w:firstLine="0"/>
              <w:jc w:val="left"/>
              <w:rPr>
                <w:rFonts w:eastAsia="Calibri" w:cs="Times New Roman"/>
                <w:b/>
                <w:color w:val="000000" w:themeColor="text1"/>
              </w:rPr>
            </w:pPr>
            <w:r w:rsidRPr="006E6534">
              <w:rPr>
                <w:rFonts w:eastAsia="Calibri" w:cs="Times New Roman"/>
                <w:b/>
                <w:color w:val="000000" w:themeColor="text1"/>
              </w:rPr>
              <w:t>Лекарственная форма:</w:t>
            </w:r>
          </w:p>
        </w:tc>
        <w:sdt>
          <w:sdtPr>
            <w:rPr>
              <w:rFonts w:cs="Times New Roman"/>
              <w:bCs/>
              <w:color w:val="000000" w:themeColor="text1"/>
              <w:szCs w:val="24"/>
            </w:rPr>
            <w:id w:val="-207500029"/>
            <w:placeholder>
              <w:docPart w:val="DefaultPlaceholder_-1854013440"/>
            </w:placeholder>
            <w:dataBinding w:prefixMappings="xmlns:ns0='http://protocoldata@statandocs.com' " w:xpath="/ns0:sdprotocoldata[1]/ns0:SDDrugs[1]/ns0:SDDrug[1]/ns0:DrugForm[1]" w:storeItemID="{FCA95C51-6243-4E94-B45A-ADB0ED17598B}"/>
            <w:text/>
          </w:sdtPr>
          <w:sdtEndPr/>
          <w:sdtContent>
            <w:tc>
              <w:tcPr>
                <w:tcW w:w="5486" w:type="dxa"/>
                <w:tcBorders>
                  <w:top w:val="nil"/>
                  <w:left w:val="nil"/>
                  <w:bottom w:val="nil"/>
                  <w:right w:val="thickThinSmallGap" w:sz="24" w:space="0" w:color="auto"/>
                </w:tcBorders>
              </w:tcPr>
              <w:p w14:paraId="4C99D76B" w14:textId="729FE15A" w:rsidR="00C12655" w:rsidRPr="006E6534" w:rsidRDefault="00775187" w:rsidP="00C43E7F">
                <w:pPr>
                  <w:spacing w:after="0" w:line="240" w:lineRule="auto"/>
                  <w:ind w:firstLine="0"/>
                  <w:rPr>
                    <w:rFonts w:cs="Times New Roman"/>
                    <w:bCs/>
                    <w:color w:val="000000" w:themeColor="text1"/>
                    <w:szCs w:val="24"/>
                    <w:rPrChange w:id="5" w:author="N F" w:date="2023-12-05T03:08:00Z">
                      <w:rPr>
                        <w:rFonts w:cs="Times New Roman"/>
                        <w:bCs/>
                        <w:szCs w:val="24"/>
                      </w:rPr>
                    </w:rPrChange>
                  </w:rPr>
                </w:pPr>
                <w:del w:id="6" w:author="N F" w:date="2023-08-08T22:32:00Z">
                  <w:r w:rsidRPr="006E6534" w:rsidDel="00775187">
                    <w:rPr>
                      <w:rFonts w:cs="Times New Roman"/>
                      <w:bCs/>
                      <w:color w:val="000000" w:themeColor="text1"/>
                      <w:szCs w:val="24"/>
                      <w:rPrChange w:id="7" w:author="N F" w:date="2023-12-05T03:08:00Z">
                        <w:rPr>
                          <w:rFonts w:cs="Times New Roman"/>
                          <w:bCs/>
                          <w:szCs w:val="24"/>
                        </w:rPr>
                      </w:rPrChange>
                    </w:rPr>
                    <w:delText>Таблетки</w:delText>
                  </w:r>
                </w:del>
                <w:ins w:id="8" w:author="N F" w:date="2023-08-08T22:32:00Z">
                  <w:r w:rsidRPr="006E6534">
                    <w:rPr>
                      <w:rFonts w:cs="Times New Roman"/>
                      <w:bCs/>
                      <w:color w:val="000000" w:themeColor="text1"/>
                      <w:szCs w:val="24"/>
                      <w:rPrChange w:id="9" w:author="N F" w:date="2023-12-05T03:08:00Z">
                        <w:rPr>
                          <w:rFonts w:cs="Times New Roman"/>
                          <w:bCs/>
                          <w:szCs w:val="24"/>
                        </w:rPr>
                      </w:rPrChange>
                    </w:rPr>
                    <w:t>Таблетки, покрытые пленочной оболочкой</w:t>
                  </w:r>
                </w:ins>
              </w:p>
            </w:tc>
          </w:sdtContent>
        </w:sdt>
      </w:tr>
      <w:tr w:rsidR="006E6534" w:rsidRPr="006E6534" w14:paraId="22D23122" w14:textId="77777777" w:rsidTr="00C43E7F">
        <w:trPr>
          <w:trHeight w:val="1071"/>
        </w:trPr>
        <w:tc>
          <w:tcPr>
            <w:tcW w:w="3870" w:type="dxa"/>
            <w:tcBorders>
              <w:top w:val="nil"/>
              <w:left w:val="thinThickSmallGap" w:sz="24" w:space="0" w:color="auto"/>
              <w:bottom w:val="nil"/>
              <w:right w:val="nil"/>
            </w:tcBorders>
          </w:tcPr>
          <w:p w14:paraId="61DEE7F5" w14:textId="77777777" w:rsidR="00C12655" w:rsidRPr="006E6534" w:rsidRDefault="00C12655" w:rsidP="00C43E7F">
            <w:pPr>
              <w:spacing w:before="120" w:after="0" w:line="240" w:lineRule="auto"/>
              <w:ind w:firstLine="0"/>
              <w:jc w:val="left"/>
              <w:rPr>
                <w:rFonts w:eastAsia="Calibri" w:cs="Times New Roman"/>
                <w:b/>
                <w:color w:val="000000" w:themeColor="text1"/>
              </w:rPr>
            </w:pPr>
            <w:r w:rsidRPr="006E6534">
              <w:rPr>
                <w:rFonts w:eastAsia="Calibri" w:cs="Times New Roman"/>
                <w:b/>
                <w:color w:val="000000" w:themeColor="text1"/>
              </w:rPr>
              <w:t>Показание:</w:t>
            </w:r>
          </w:p>
          <w:p w14:paraId="3F7589C8" w14:textId="77777777" w:rsidR="00C12655" w:rsidRPr="006E6534" w:rsidRDefault="00C12655" w:rsidP="00C43E7F">
            <w:pPr>
              <w:spacing w:before="120" w:after="0" w:line="240" w:lineRule="auto"/>
              <w:ind w:firstLine="0"/>
              <w:jc w:val="left"/>
              <w:rPr>
                <w:rFonts w:eastAsia="Calibri" w:cs="Times New Roman"/>
                <w:b/>
                <w:color w:val="000000" w:themeColor="text1"/>
              </w:rPr>
            </w:pPr>
          </w:p>
        </w:tc>
        <w:sdt>
          <w:sdtPr>
            <w:rPr>
              <w:rFonts w:cs="Times New Roman"/>
              <w:bCs/>
              <w:color w:val="000000" w:themeColor="text1"/>
              <w:szCs w:val="24"/>
            </w:rPr>
            <w:id w:val="-1439670505"/>
            <w:placeholder>
              <w:docPart w:val="DefaultPlaceholder_-1854013440"/>
            </w:placeholder>
            <w:dataBinding w:prefixMappings="xmlns:ns0='http://protocoldata@statandocs.com' " w:xpath="/ns0:sdprotocoldata[1]/ns0:SDDrugs[1]/ns0:SDDrug[1]/ns0:DrugDosage[1]" w:storeItemID="{FCA95C51-6243-4E94-B45A-ADB0ED17598B}"/>
            <w:text/>
          </w:sdtPr>
          <w:sdtEndPr/>
          <w:sdtContent>
            <w:tc>
              <w:tcPr>
                <w:tcW w:w="5486" w:type="dxa"/>
                <w:tcBorders>
                  <w:top w:val="nil"/>
                  <w:left w:val="nil"/>
                  <w:bottom w:val="nil"/>
                  <w:right w:val="thickThinSmallGap" w:sz="24" w:space="0" w:color="auto"/>
                </w:tcBorders>
              </w:tcPr>
              <w:p w14:paraId="1B338717" w14:textId="3DF13E59" w:rsidR="00C12655" w:rsidRPr="006E6534" w:rsidRDefault="00E9533B" w:rsidP="00C43E7F">
                <w:pPr>
                  <w:spacing w:after="0" w:line="240" w:lineRule="auto"/>
                  <w:ind w:firstLine="0"/>
                  <w:rPr>
                    <w:rFonts w:cs="Times New Roman"/>
                    <w:bCs/>
                    <w:color w:val="000000" w:themeColor="text1"/>
                    <w:szCs w:val="24"/>
                    <w:rPrChange w:id="10" w:author="N F" w:date="2023-12-05T03:08:00Z">
                      <w:rPr>
                        <w:rFonts w:cs="Times New Roman"/>
                        <w:bCs/>
                        <w:szCs w:val="24"/>
                      </w:rPr>
                    </w:rPrChange>
                  </w:rPr>
                </w:pPr>
                <w:r w:rsidRPr="006E6534">
                  <w:rPr>
                    <w:rFonts w:cs="Times New Roman"/>
                    <w:bCs/>
                    <w:color w:val="000000" w:themeColor="text1"/>
                    <w:szCs w:val="24"/>
                    <w:rPrChange w:id="11" w:author="N F" w:date="2023-12-05T03:08:00Z">
                      <w:rPr>
                        <w:rFonts w:cs="Times New Roman"/>
                        <w:bCs/>
                        <w:szCs w:val="24"/>
                      </w:rPr>
                    </w:rPrChange>
                  </w:rPr>
                  <w:t xml:space="preserve">Местно-распространенный или метастатический </w:t>
                </w:r>
                <w:r w:rsidR="005E7332" w:rsidRPr="006E6534">
                  <w:rPr>
                    <w:rFonts w:cs="Times New Roman"/>
                    <w:bCs/>
                    <w:color w:val="000000" w:themeColor="text1"/>
                    <w:szCs w:val="24"/>
                    <w:rPrChange w:id="12" w:author="N F" w:date="2023-12-05T03:08:00Z">
                      <w:rPr>
                        <w:rFonts w:cs="Times New Roman"/>
                        <w:bCs/>
                        <w:szCs w:val="24"/>
                      </w:rPr>
                    </w:rPrChange>
                  </w:rPr>
                  <w:t>не мелкоклеточный</w:t>
                </w:r>
                <w:r w:rsidRPr="006E6534">
                  <w:rPr>
                    <w:rFonts w:cs="Times New Roman"/>
                    <w:bCs/>
                    <w:color w:val="000000" w:themeColor="text1"/>
                    <w:szCs w:val="24"/>
                    <w:rPrChange w:id="13" w:author="N F" w:date="2023-12-05T03:08:00Z">
                      <w:rPr>
                        <w:rFonts w:cs="Times New Roman"/>
                        <w:bCs/>
                        <w:szCs w:val="24"/>
                      </w:rPr>
                    </w:rPrChange>
                  </w:rPr>
                  <w:t xml:space="preserve"> рак легкого с мутацией Т790М в гене рецептора эпидермального фактора роста (EGFR) у взрослых пациентов</w:t>
                </w:r>
              </w:p>
            </w:tc>
          </w:sdtContent>
        </w:sdt>
      </w:tr>
      <w:tr w:rsidR="006E6534" w:rsidRPr="006E6534" w14:paraId="032ED8A6" w14:textId="77777777" w:rsidTr="00AC66D4">
        <w:trPr>
          <w:trHeight w:val="720"/>
        </w:trPr>
        <w:tc>
          <w:tcPr>
            <w:tcW w:w="3870" w:type="dxa"/>
            <w:tcBorders>
              <w:top w:val="nil"/>
              <w:left w:val="thinThickSmallGap" w:sz="24" w:space="0" w:color="auto"/>
              <w:bottom w:val="nil"/>
              <w:right w:val="nil"/>
            </w:tcBorders>
          </w:tcPr>
          <w:p w14:paraId="74B3AC88" w14:textId="77777777" w:rsidR="00C12655" w:rsidRPr="006E6534" w:rsidRDefault="00C12655" w:rsidP="00C43E7F">
            <w:pPr>
              <w:spacing w:before="120" w:after="0" w:line="240" w:lineRule="auto"/>
              <w:ind w:firstLine="0"/>
              <w:jc w:val="left"/>
              <w:rPr>
                <w:rFonts w:eastAsia="Calibri" w:cs="Times New Roman"/>
                <w:b/>
                <w:color w:val="000000" w:themeColor="text1"/>
              </w:rPr>
            </w:pPr>
            <w:r w:rsidRPr="006E6534">
              <w:rPr>
                <w:rFonts w:eastAsia="Calibri" w:cs="Times New Roman"/>
                <w:b/>
                <w:color w:val="000000" w:themeColor="text1"/>
              </w:rPr>
              <w:t>Идентификационный номер протокола клинического исследования:</w:t>
            </w:r>
          </w:p>
        </w:tc>
        <w:tc>
          <w:tcPr>
            <w:tcW w:w="5486" w:type="dxa"/>
            <w:tcBorders>
              <w:top w:val="nil"/>
              <w:left w:val="nil"/>
              <w:bottom w:val="nil"/>
              <w:right w:val="thickThinSmallGap" w:sz="24" w:space="0" w:color="auto"/>
            </w:tcBorders>
            <w:hideMark/>
          </w:tcPr>
          <w:p w14:paraId="2BEECCAD" w14:textId="3C4FC43D" w:rsidR="00C12655" w:rsidRPr="006E6534" w:rsidRDefault="00484066" w:rsidP="00C43E7F">
            <w:pPr>
              <w:pStyle w:val="ProtocolID"/>
              <w:ind w:firstLine="0"/>
              <w:rPr>
                <w:rFonts w:eastAsia="Calibri" w:cs="Times New Roman"/>
                <w:color w:val="000000" w:themeColor="text1"/>
                <w:szCs w:val="24"/>
              </w:rPr>
            </w:pPr>
            <w:sdt>
              <w:sdtPr>
                <w:rPr>
                  <w:rFonts w:cs="Times New Roman"/>
                  <w:color w:val="000000" w:themeColor="text1"/>
                  <w:szCs w:val="24"/>
                </w:rPr>
                <w:id w:val="175393724"/>
                <w:placeholder>
                  <w:docPart w:val="D55F243D22114F918DC01566DA456E4A"/>
                </w:placeholder>
              </w:sdtPr>
              <w:sdtEndPr/>
              <w:sdtContent>
                <w:r w:rsidR="005F4F7A" w:rsidRPr="006E6534">
                  <w:rPr>
                    <w:rFonts w:cs="Times New Roman"/>
                    <w:color w:val="000000" w:themeColor="text1"/>
                    <w:szCs w:val="24"/>
                    <w:rPrChange w:id="14" w:author="N F" w:date="2023-12-05T03:08:00Z">
                      <w:rPr>
                        <w:rFonts w:ascii="AppleSystemUIFont" w:hAnsi="AppleSystemUIFont" w:cs="AppleSystemUIFont"/>
                        <w:szCs w:val="24"/>
                      </w:rPr>
                    </w:rPrChange>
                  </w:rPr>
                  <w:t>CL011049155</w:t>
                </w:r>
              </w:sdtContent>
            </w:sdt>
          </w:p>
        </w:tc>
      </w:tr>
      <w:tr w:rsidR="006E6534" w:rsidRPr="006E6534" w14:paraId="644F44DE" w14:textId="77777777" w:rsidTr="00AC66D4">
        <w:trPr>
          <w:trHeight w:val="461"/>
        </w:trPr>
        <w:tc>
          <w:tcPr>
            <w:tcW w:w="3870" w:type="dxa"/>
            <w:tcBorders>
              <w:top w:val="nil"/>
              <w:left w:val="thinThickSmallGap" w:sz="24" w:space="0" w:color="auto"/>
              <w:bottom w:val="nil"/>
              <w:right w:val="nil"/>
            </w:tcBorders>
          </w:tcPr>
          <w:p w14:paraId="373A1CF1" w14:textId="77777777" w:rsidR="00C12655" w:rsidRPr="006E6534" w:rsidRDefault="00C12655" w:rsidP="00C43E7F">
            <w:pPr>
              <w:spacing w:before="120" w:after="0" w:line="240" w:lineRule="auto"/>
              <w:ind w:firstLine="0"/>
              <w:jc w:val="left"/>
              <w:rPr>
                <w:rFonts w:eastAsia="Calibri" w:cs="Times New Roman"/>
                <w:b/>
                <w:color w:val="000000" w:themeColor="text1"/>
              </w:rPr>
            </w:pPr>
            <w:r w:rsidRPr="006E6534">
              <w:rPr>
                <w:rFonts w:eastAsia="Calibri" w:cs="Times New Roman"/>
                <w:b/>
                <w:color w:val="000000" w:themeColor="text1"/>
              </w:rPr>
              <w:t>Номер версии:</w:t>
            </w:r>
          </w:p>
        </w:tc>
        <w:sdt>
          <w:sdtPr>
            <w:rPr>
              <w:rFonts w:cs="Times New Roman"/>
              <w:iCs/>
              <w:color w:val="000000" w:themeColor="text1"/>
              <w:szCs w:val="24"/>
            </w:rPr>
            <w:id w:val="-689995162"/>
            <w:placeholder>
              <w:docPart w:val="DefaultPlaceholder_-1854013440"/>
            </w:placeholder>
            <w:dataBinding w:prefixMappings="xmlns:ns0='http://protocoldata@statandocs.com' " w:xpath="/ns0:sdprotocoldata[1]/ns0:SDDocProperties[1]/ns0:DocumentVersion[1]" w:storeItemID="{FCA95C51-6243-4E94-B45A-ADB0ED17598B}"/>
            <w:text/>
          </w:sdtPr>
          <w:sdtEndPr/>
          <w:sdtContent>
            <w:tc>
              <w:tcPr>
                <w:tcW w:w="5486" w:type="dxa"/>
                <w:tcBorders>
                  <w:top w:val="nil"/>
                  <w:left w:val="nil"/>
                  <w:bottom w:val="nil"/>
                  <w:right w:val="thickThinSmallGap" w:sz="24" w:space="0" w:color="auto"/>
                </w:tcBorders>
                <w:hideMark/>
              </w:tcPr>
              <w:p w14:paraId="4B750BB7" w14:textId="40AEF863" w:rsidR="00C12655" w:rsidRPr="006E6534" w:rsidRDefault="00AF2FD7" w:rsidP="00C43E7F">
                <w:pPr>
                  <w:spacing w:after="0" w:line="240" w:lineRule="auto"/>
                  <w:ind w:firstLine="0"/>
                  <w:jc w:val="left"/>
                  <w:rPr>
                    <w:rFonts w:cs="Times New Roman"/>
                    <w:iCs/>
                    <w:color w:val="000000" w:themeColor="text1"/>
                    <w:szCs w:val="24"/>
                  </w:rPr>
                </w:pPr>
                <w:r w:rsidRPr="006E6534">
                  <w:rPr>
                    <w:rFonts w:cs="Times New Roman"/>
                    <w:iCs/>
                    <w:color w:val="000000" w:themeColor="text1"/>
                    <w:szCs w:val="24"/>
                  </w:rPr>
                  <w:t>1.0</w:t>
                </w:r>
              </w:p>
            </w:tc>
          </w:sdtContent>
        </w:sdt>
      </w:tr>
      <w:tr w:rsidR="006E6534" w:rsidRPr="006E6534" w14:paraId="20ADC4FD" w14:textId="77777777" w:rsidTr="00AC66D4">
        <w:trPr>
          <w:trHeight w:val="425"/>
        </w:trPr>
        <w:tc>
          <w:tcPr>
            <w:tcW w:w="3870" w:type="dxa"/>
            <w:tcBorders>
              <w:top w:val="nil"/>
              <w:left w:val="thinThickSmallGap" w:sz="24" w:space="0" w:color="auto"/>
              <w:bottom w:val="nil"/>
              <w:right w:val="nil"/>
            </w:tcBorders>
            <w:hideMark/>
          </w:tcPr>
          <w:p w14:paraId="5011ED3C" w14:textId="77777777" w:rsidR="00C12655" w:rsidRPr="006E6534" w:rsidRDefault="00C12655" w:rsidP="00C43E7F">
            <w:pPr>
              <w:spacing w:before="120" w:after="0" w:line="240" w:lineRule="auto"/>
              <w:ind w:firstLine="0"/>
              <w:jc w:val="left"/>
              <w:rPr>
                <w:rFonts w:eastAsia="Calibri" w:cs="Times New Roman"/>
                <w:b/>
                <w:color w:val="000000" w:themeColor="text1"/>
              </w:rPr>
            </w:pPr>
            <w:r w:rsidRPr="006E6534">
              <w:rPr>
                <w:rFonts w:eastAsia="Calibri" w:cs="Times New Roman"/>
                <w:b/>
                <w:color w:val="000000" w:themeColor="text1"/>
              </w:rPr>
              <w:t>Дата версии:</w:t>
            </w:r>
          </w:p>
        </w:tc>
        <w:sdt>
          <w:sdtPr>
            <w:rPr>
              <w:rFonts w:eastAsia="Calibri" w:cs="Times New Roman"/>
              <w:color w:val="000000" w:themeColor="text1"/>
              <w:szCs w:val="24"/>
              <w:highlight w:val="yellow"/>
            </w:rPr>
            <w:id w:val="729816760"/>
            <w:placeholder>
              <w:docPart w:val="DefaultPlaceholder_-1854013440"/>
            </w:placeholder>
            <w:dataBinding w:prefixMappings="xmlns:ns0='http://protocoldata@statandocs.com' " w:xpath="/ns0:sdprotocoldata[1]/ns0:SDDocProperties[1]/ns0:DocumentDate[1]" w:storeItemID="{FCA95C51-6243-4E94-B45A-ADB0ED17598B}"/>
            <w:text/>
          </w:sdtPr>
          <w:sdtEndPr/>
          <w:sdtContent>
            <w:tc>
              <w:tcPr>
                <w:tcW w:w="5486" w:type="dxa"/>
                <w:tcBorders>
                  <w:top w:val="nil"/>
                  <w:left w:val="nil"/>
                  <w:bottom w:val="nil"/>
                  <w:right w:val="thickThinSmallGap" w:sz="24" w:space="0" w:color="auto"/>
                </w:tcBorders>
                <w:hideMark/>
              </w:tcPr>
              <w:p w14:paraId="5AC708E9" w14:textId="31C3BA3B" w:rsidR="00C12655" w:rsidRPr="006E6534" w:rsidRDefault="00973215" w:rsidP="00C43E7F">
                <w:pPr>
                  <w:pStyle w:val="SDText"/>
                  <w:ind w:firstLine="0"/>
                  <w:rPr>
                    <w:rFonts w:eastAsia="Calibri" w:cs="Times New Roman"/>
                    <w:color w:val="000000" w:themeColor="text1"/>
                    <w:szCs w:val="24"/>
                  </w:rPr>
                </w:pPr>
                <w:del w:id="15" w:author="Barshadskaya, Yuliya" w:date="2024-01-10T18:20:00Z">
                  <w:r w:rsidRPr="006E6534" w:rsidDel="00E14843">
                    <w:rPr>
                      <w:rFonts w:eastAsia="Calibri" w:cs="Times New Roman"/>
                      <w:color w:val="000000" w:themeColor="text1"/>
                      <w:szCs w:val="24"/>
                      <w:highlight w:val="yellow"/>
                    </w:rPr>
                    <w:delText>ХХ</w:delText>
                  </w:r>
                  <w:r w:rsidR="00AF2FD7" w:rsidRPr="006E6534" w:rsidDel="00E14843">
                    <w:rPr>
                      <w:rFonts w:eastAsia="Calibri" w:cs="Times New Roman"/>
                      <w:color w:val="000000" w:themeColor="text1"/>
                      <w:szCs w:val="24"/>
                      <w:highlight w:val="yellow"/>
                    </w:rPr>
                    <w:delText>.0</w:delText>
                  </w:r>
                  <w:r w:rsidRPr="006E6534" w:rsidDel="00E14843">
                    <w:rPr>
                      <w:rFonts w:eastAsia="Calibri" w:cs="Times New Roman"/>
                      <w:color w:val="000000" w:themeColor="text1"/>
                      <w:szCs w:val="24"/>
                      <w:highlight w:val="yellow"/>
                      <w:lang w:val="en-GB"/>
                    </w:rPr>
                    <w:delText>8</w:delText>
                  </w:r>
                  <w:r w:rsidR="00AF2FD7" w:rsidRPr="006E6534" w:rsidDel="00E14843">
                    <w:rPr>
                      <w:rFonts w:eastAsia="Calibri" w:cs="Times New Roman"/>
                      <w:color w:val="000000" w:themeColor="text1"/>
                      <w:szCs w:val="24"/>
                      <w:highlight w:val="yellow"/>
                    </w:rPr>
                    <w:delText>.2022</w:delText>
                  </w:r>
                  <w:r w:rsidR="00895159" w:rsidRPr="006E6534" w:rsidDel="00E14843">
                    <w:rPr>
                      <w:rFonts w:eastAsia="Calibri" w:cs="Times New Roman"/>
                      <w:color w:val="000000" w:themeColor="text1"/>
                      <w:szCs w:val="24"/>
                      <w:highlight w:val="yellow"/>
                    </w:rPr>
                    <w:delText xml:space="preserve"> г.</w:delText>
                  </w:r>
                </w:del>
                <w:ins w:id="16" w:author="Barshadskaya, Yuliya" w:date="2024-01-10T18:20:00Z">
                  <w:r w:rsidR="00E14843">
                    <w:rPr>
                      <w:rFonts w:eastAsia="Calibri" w:cs="Times New Roman"/>
                      <w:color w:val="000000" w:themeColor="text1"/>
                      <w:szCs w:val="24"/>
                      <w:highlight w:val="yellow"/>
                    </w:rPr>
                    <w:t>ХХ января 2024 г.</w:t>
                  </w:r>
                </w:ins>
              </w:p>
            </w:tc>
          </w:sdtContent>
        </w:sdt>
      </w:tr>
      <w:tr w:rsidR="006E6534" w:rsidRPr="006E6534" w14:paraId="5900EC53" w14:textId="77777777" w:rsidTr="00AC66D4">
        <w:trPr>
          <w:trHeight w:val="455"/>
        </w:trPr>
        <w:tc>
          <w:tcPr>
            <w:tcW w:w="3870" w:type="dxa"/>
            <w:tcBorders>
              <w:top w:val="nil"/>
              <w:left w:val="thinThickSmallGap" w:sz="24" w:space="0" w:color="auto"/>
              <w:bottom w:val="nil"/>
              <w:right w:val="nil"/>
            </w:tcBorders>
            <w:hideMark/>
          </w:tcPr>
          <w:p w14:paraId="456AD86E" w14:textId="77777777" w:rsidR="00C12655" w:rsidRPr="006E6534" w:rsidRDefault="00C12655" w:rsidP="00C43E7F">
            <w:pPr>
              <w:spacing w:before="120" w:after="0" w:line="240" w:lineRule="auto"/>
              <w:ind w:firstLine="0"/>
              <w:jc w:val="left"/>
              <w:rPr>
                <w:rFonts w:eastAsia="Calibri" w:cs="Times New Roman"/>
                <w:b/>
                <w:color w:val="000000" w:themeColor="text1"/>
              </w:rPr>
            </w:pPr>
            <w:r w:rsidRPr="006E6534">
              <w:rPr>
                <w:rFonts w:eastAsia="Calibri" w:cs="Times New Roman"/>
                <w:b/>
                <w:color w:val="000000" w:themeColor="text1"/>
              </w:rPr>
              <w:t>Заменяет предыдущую версию номер:</w:t>
            </w:r>
          </w:p>
        </w:tc>
        <w:tc>
          <w:tcPr>
            <w:tcW w:w="5486" w:type="dxa"/>
            <w:tcBorders>
              <w:top w:val="nil"/>
              <w:left w:val="nil"/>
              <w:bottom w:val="nil"/>
              <w:right w:val="thickThinSmallGap" w:sz="24" w:space="0" w:color="auto"/>
            </w:tcBorders>
            <w:hideMark/>
          </w:tcPr>
          <w:p w14:paraId="2EFDC87B" w14:textId="151797AB" w:rsidR="00C12655" w:rsidRPr="006E6534" w:rsidRDefault="00484066" w:rsidP="00C43E7F">
            <w:pPr>
              <w:spacing w:after="0" w:line="240" w:lineRule="auto"/>
              <w:ind w:firstLine="0"/>
              <w:jc w:val="left"/>
              <w:rPr>
                <w:rFonts w:cs="Times New Roman"/>
                <w:iCs/>
                <w:color w:val="000000" w:themeColor="text1"/>
                <w:szCs w:val="24"/>
              </w:rPr>
            </w:pPr>
            <w:sdt>
              <w:sdtPr>
                <w:rPr>
                  <w:rFonts w:cs="Times New Roman"/>
                  <w:color w:val="000000" w:themeColor="text1"/>
                  <w:szCs w:val="24"/>
                </w:rPr>
                <w:id w:val="-581530814"/>
                <w:placeholder>
                  <w:docPart w:val="0F231BE2004A4A9F8A6454E50D1F90D2"/>
                </w:placeholder>
              </w:sdtPr>
              <w:sdtEndPr/>
              <w:sdtContent>
                <w:r w:rsidR="0068697D" w:rsidRPr="006E6534">
                  <w:rPr>
                    <w:rFonts w:cs="Times New Roman"/>
                    <w:color w:val="000000" w:themeColor="text1"/>
                    <w:szCs w:val="24"/>
                    <w:rPrChange w:id="17" w:author="N F" w:date="2023-12-05T03:08:00Z">
                      <w:rPr>
                        <w:rFonts w:cs="Times New Roman"/>
                        <w:szCs w:val="24"/>
                      </w:rPr>
                    </w:rPrChange>
                  </w:rPr>
                  <w:t>Не применимо</w:t>
                </w:r>
              </w:sdtContent>
            </w:sdt>
          </w:p>
        </w:tc>
      </w:tr>
      <w:tr w:rsidR="006E6534" w:rsidRPr="006E6534" w14:paraId="1CDB12DD" w14:textId="77777777" w:rsidTr="00AC66D4">
        <w:trPr>
          <w:trHeight w:val="377"/>
        </w:trPr>
        <w:tc>
          <w:tcPr>
            <w:tcW w:w="3870" w:type="dxa"/>
            <w:tcBorders>
              <w:top w:val="nil"/>
              <w:left w:val="thinThickSmallGap" w:sz="24" w:space="0" w:color="auto"/>
              <w:bottom w:val="nil"/>
              <w:right w:val="nil"/>
            </w:tcBorders>
          </w:tcPr>
          <w:p w14:paraId="13771D99" w14:textId="77777777" w:rsidR="00C12655" w:rsidRPr="006E6534" w:rsidRDefault="00C12655" w:rsidP="00C43E7F">
            <w:pPr>
              <w:spacing w:before="120" w:after="0" w:line="240" w:lineRule="auto"/>
              <w:ind w:firstLine="0"/>
              <w:jc w:val="left"/>
              <w:rPr>
                <w:rFonts w:eastAsia="Calibri" w:cs="Times New Roman"/>
                <w:b/>
                <w:color w:val="000000" w:themeColor="text1"/>
              </w:rPr>
            </w:pPr>
            <w:r w:rsidRPr="006E6534">
              <w:rPr>
                <w:rFonts w:eastAsia="Calibri" w:cs="Times New Roman"/>
                <w:b/>
                <w:color w:val="000000" w:themeColor="text1"/>
              </w:rPr>
              <w:t>Дата предыдущей версии:</w:t>
            </w:r>
          </w:p>
        </w:tc>
        <w:tc>
          <w:tcPr>
            <w:tcW w:w="5486" w:type="dxa"/>
            <w:tcBorders>
              <w:top w:val="nil"/>
              <w:left w:val="nil"/>
              <w:bottom w:val="nil"/>
              <w:right w:val="thickThinSmallGap" w:sz="24" w:space="0" w:color="auto"/>
            </w:tcBorders>
          </w:tcPr>
          <w:p w14:paraId="5BB72A35" w14:textId="57C0F9B8" w:rsidR="00C12655" w:rsidRPr="006E6534" w:rsidRDefault="00484066" w:rsidP="00C43E7F">
            <w:pPr>
              <w:spacing w:after="0" w:line="240" w:lineRule="auto"/>
              <w:ind w:firstLine="0"/>
              <w:jc w:val="left"/>
              <w:rPr>
                <w:rFonts w:cs="Times New Roman"/>
                <w:color w:val="000000" w:themeColor="text1"/>
                <w:szCs w:val="24"/>
                <w:lang w:val="en-US"/>
              </w:rPr>
            </w:pPr>
            <w:sdt>
              <w:sdtPr>
                <w:rPr>
                  <w:rFonts w:cs="Times New Roman"/>
                  <w:color w:val="000000" w:themeColor="text1"/>
                  <w:szCs w:val="24"/>
                </w:rPr>
                <w:id w:val="1169984605"/>
                <w:placeholder>
                  <w:docPart w:val="EB0B02A282CE4281B8EF3C7ACD611376"/>
                </w:placeholder>
                <w:date>
                  <w:dateFormat w:val="dd.MM.yyyy"/>
                  <w:lid w:val="ru-RU"/>
                  <w:storeMappedDataAs w:val="dateTime"/>
                  <w:calendar w:val="gregorian"/>
                </w:date>
              </w:sdtPr>
              <w:sdtEndPr/>
              <w:sdtContent>
                <w:r w:rsidR="0068697D" w:rsidRPr="006E6534">
                  <w:rPr>
                    <w:rFonts w:cs="Times New Roman"/>
                    <w:color w:val="000000" w:themeColor="text1"/>
                    <w:szCs w:val="24"/>
                    <w:rPrChange w:id="18" w:author="N F" w:date="2023-12-05T03:08:00Z">
                      <w:rPr>
                        <w:rFonts w:cs="Times New Roman"/>
                        <w:szCs w:val="24"/>
                      </w:rPr>
                    </w:rPrChange>
                  </w:rPr>
                  <w:t>Не применимо</w:t>
                </w:r>
              </w:sdtContent>
            </w:sdt>
          </w:p>
        </w:tc>
      </w:tr>
      <w:tr w:rsidR="006E6534" w:rsidRPr="006E6534" w14:paraId="48A9AB74" w14:textId="77777777" w:rsidTr="00AC66D4">
        <w:trPr>
          <w:trHeight w:val="1635"/>
        </w:trPr>
        <w:tc>
          <w:tcPr>
            <w:tcW w:w="3870" w:type="dxa"/>
            <w:tcBorders>
              <w:top w:val="single" w:sz="4" w:space="0" w:color="auto"/>
              <w:left w:val="thinThickSmallGap" w:sz="24" w:space="0" w:color="auto"/>
              <w:bottom w:val="nil"/>
              <w:right w:val="nil"/>
            </w:tcBorders>
            <w:vAlign w:val="center"/>
          </w:tcPr>
          <w:p w14:paraId="1B6F796F" w14:textId="77777777" w:rsidR="00C12655" w:rsidRPr="006E6534" w:rsidRDefault="00C12655" w:rsidP="00C43E7F">
            <w:pPr>
              <w:spacing w:before="120" w:after="0" w:line="240" w:lineRule="auto"/>
              <w:ind w:firstLine="0"/>
              <w:jc w:val="left"/>
              <w:rPr>
                <w:rFonts w:eastAsia="Calibri" w:cs="Times New Roman"/>
                <w:b/>
                <w:color w:val="000000" w:themeColor="text1"/>
              </w:rPr>
            </w:pPr>
            <w:r w:rsidRPr="006E6534">
              <w:rPr>
                <w:rFonts w:eastAsia="Calibri" w:cs="Times New Roman"/>
                <w:b/>
                <w:color w:val="000000" w:themeColor="text1"/>
              </w:rPr>
              <w:t>Наименование/имя и адрес спонсора (монитора) клинического исследования:</w:t>
            </w:r>
          </w:p>
          <w:p w14:paraId="1E92664D" w14:textId="77777777" w:rsidR="00C12655" w:rsidRPr="006E6534" w:rsidRDefault="00C12655" w:rsidP="00AC66D4">
            <w:pPr>
              <w:spacing w:before="120" w:after="0" w:line="240" w:lineRule="auto"/>
              <w:rPr>
                <w:rFonts w:eastAsia="Calibri" w:cs="Times New Roman"/>
                <w:color w:val="000000" w:themeColor="text1"/>
              </w:rPr>
            </w:pPr>
          </w:p>
        </w:tc>
        <w:tc>
          <w:tcPr>
            <w:tcW w:w="5486" w:type="dxa"/>
            <w:tcBorders>
              <w:top w:val="single" w:sz="4" w:space="0" w:color="auto"/>
              <w:left w:val="nil"/>
              <w:bottom w:val="nil"/>
              <w:right w:val="thickThinSmallGap" w:sz="24" w:space="0" w:color="auto"/>
            </w:tcBorders>
            <w:vAlign w:val="center"/>
            <w:hideMark/>
          </w:tcPr>
          <w:p w14:paraId="04879402" w14:textId="20D592AA" w:rsidR="009D23FE" w:rsidRPr="006E6534" w:rsidRDefault="00BD111F" w:rsidP="00C43E7F">
            <w:pPr>
              <w:spacing w:after="0" w:line="240" w:lineRule="auto"/>
              <w:ind w:firstLine="0"/>
              <w:jc w:val="left"/>
              <w:rPr>
                <w:rFonts w:eastAsia="Calibri" w:cs="Times New Roman"/>
                <w:color w:val="000000" w:themeColor="text1"/>
              </w:rPr>
            </w:pPr>
            <w:r w:rsidRPr="006E6534">
              <w:rPr>
                <w:rFonts w:eastAsia="Calibri" w:cs="Times New Roman"/>
                <w:color w:val="000000" w:themeColor="text1"/>
              </w:rPr>
              <w:t>«Р-</w:t>
            </w:r>
            <w:r w:rsidR="009D23FE" w:rsidRPr="006E6534">
              <w:rPr>
                <w:rFonts w:eastAsia="Calibri" w:cs="Times New Roman"/>
                <w:color w:val="000000" w:themeColor="text1"/>
              </w:rPr>
              <w:t xml:space="preserve">Фарм», Россия </w:t>
            </w:r>
          </w:p>
          <w:p w14:paraId="6045C7B9" w14:textId="7F6D568C" w:rsidR="009D23FE" w:rsidRPr="006E6534" w:rsidRDefault="009D23FE" w:rsidP="00C43E7F">
            <w:pPr>
              <w:spacing w:after="0" w:line="240" w:lineRule="auto"/>
              <w:ind w:firstLine="0"/>
              <w:jc w:val="left"/>
              <w:rPr>
                <w:rFonts w:eastAsia="Calibri" w:cs="Times New Roman"/>
                <w:color w:val="000000" w:themeColor="text1"/>
              </w:rPr>
            </w:pPr>
            <w:r w:rsidRPr="006E6534">
              <w:rPr>
                <w:rFonts w:eastAsia="Calibri" w:cs="Times New Roman"/>
                <w:color w:val="000000" w:themeColor="text1"/>
              </w:rPr>
              <w:t>Юридический адрес: 123154, Москва, ул.</w:t>
            </w:r>
            <w:r w:rsidR="009217E2" w:rsidRPr="006E6534">
              <w:rPr>
                <w:rFonts w:eastAsia="Calibri" w:cs="Times New Roman"/>
                <w:color w:val="000000" w:themeColor="text1"/>
              </w:rPr>
              <w:t xml:space="preserve"> </w:t>
            </w:r>
            <w:r w:rsidRPr="006E6534">
              <w:rPr>
                <w:rFonts w:eastAsia="Calibri" w:cs="Times New Roman"/>
                <w:color w:val="000000" w:themeColor="text1"/>
              </w:rPr>
              <w:t>Берзарина, д. 19, корп. 1.</w:t>
            </w:r>
          </w:p>
          <w:p w14:paraId="700BEA7B" w14:textId="77777777" w:rsidR="009D23FE" w:rsidRPr="006E6534" w:rsidRDefault="009D23FE" w:rsidP="00C43E7F">
            <w:pPr>
              <w:spacing w:after="0" w:line="240" w:lineRule="auto"/>
              <w:ind w:firstLine="0"/>
              <w:jc w:val="left"/>
              <w:rPr>
                <w:rFonts w:eastAsia="Calibri" w:cs="Times New Roman"/>
                <w:color w:val="000000" w:themeColor="text1"/>
              </w:rPr>
            </w:pPr>
            <w:r w:rsidRPr="006E6534">
              <w:rPr>
                <w:rFonts w:eastAsia="Calibri" w:cs="Times New Roman"/>
                <w:color w:val="000000" w:themeColor="text1"/>
              </w:rPr>
              <w:t>Тел.: +7 (495) 956-79-37, факс: +7 (495) 956-79-38.</w:t>
            </w:r>
          </w:p>
          <w:p w14:paraId="6A909B7B" w14:textId="142F6E91" w:rsidR="00C12655" w:rsidRPr="006E6534" w:rsidRDefault="009D23FE" w:rsidP="00C43E7F">
            <w:pPr>
              <w:spacing w:after="0" w:line="240" w:lineRule="auto"/>
              <w:ind w:firstLine="0"/>
              <w:jc w:val="left"/>
              <w:rPr>
                <w:rFonts w:eastAsia="Calibri" w:cs="Times New Roman"/>
                <w:color w:val="000000" w:themeColor="text1"/>
              </w:rPr>
            </w:pPr>
            <w:r w:rsidRPr="006E6534">
              <w:rPr>
                <w:rFonts w:eastAsia="Calibri" w:cs="Times New Roman"/>
                <w:color w:val="000000" w:themeColor="text1"/>
              </w:rPr>
              <w:t>Эл. почта: info@rpharm.ru</w:t>
            </w:r>
          </w:p>
        </w:tc>
      </w:tr>
      <w:tr w:rsidR="006E6534" w:rsidRPr="006E6534" w14:paraId="70ABC5DD" w14:textId="77777777" w:rsidTr="00086F14">
        <w:trPr>
          <w:trHeight w:val="1945"/>
        </w:trPr>
        <w:tc>
          <w:tcPr>
            <w:tcW w:w="3870" w:type="dxa"/>
            <w:tcBorders>
              <w:top w:val="single" w:sz="4" w:space="0" w:color="auto"/>
              <w:left w:val="thinThickSmallGap" w:sz="24" w:space="0" w:color="auto"/>
              <w:bottom w:val="nil"/>
              <w:right w:val="nil"/>
            </w:tcBorders>
          </w:tcPr>
          <w:p w14:paraId="30235EF4" w14:textId="77777777" w:rsidR="00C12655" w:rsidRPr="006E6534" w:rsidRDefault="00C12655" w:rsidP="00C43E7F">
            <w:pPr>
              <w:spacing w:before="120" w:after="0" w:line="240" w:lineRule="auto"/>
              <w:ind w:firstLine="0"/>
              <w:jc w:val="left"/>
              <w:rPr>
                <w:rFonts w:eastAsia="Calibri" w:cs="Times New Roman"/>
                <w:color w:val="000000" w:themeColor="text1"/>
                <w:highlight w:val="yellow"/>
              </w:rPr>
            </w:pPr>
            <w:r w:rsidRPr="00FF0D49">
              <w:rPr>
                <w:rFonts w:eastAsia="Calibri" w:cs="Times New Roman"/>
                <w:b/>
                <w:color w:val="000000" w:themeColor="text1"/>
                <w:rPrChange w:id="19" w:author="Belolipetskaya, Elena" w:date="2023-12-26T16:51:00Z">
                  <w:rPr>
                    <w:rFonts w:eastAsia="Calibri" w:cs="Times New Roman"/>
                    <w:b/>
                    <w:color w:val="000000" w:themeColor="text1"/>
                    <w:highlight w:val="yellow"/>
                  </w:rPr>
                </w:rPrChange>
              </w:rPr>
              <w:t>Ф.И.О., должность, адрес и номер телефона назначенного спонсором медицинского эксперта по данному исследованию:</w:t>
            </w:r>
          </w:p>
        </w:tc>
        <w:tc>
          <w:tcPr>
            <w:tcW w:w="5486" w:type="dxa"/>
            <w:tcBorders>
              <w:top w:val="single" w:sz="4" w:space="0" w:color="auto"/>
              <w:left w:val="nil"/>
              <w:bottom w:val="nil"/>
              <w:right w:val="thickThinSmallGap" w:sz="24" w:space="0" w:color="auto"/>
            </w:tcBorders>
          </w:tcPr>
          <w:p w14:paraId="3959C3CC" w14:textId="77777777" w:rsidR="00FF0D49" w:rsidRPr="00FF0D49" w:rsidRDefault="00FF0D49">
            <w:pPr>
              <w:spacing w:after="0" w:line="240" w:lineRule="auto"/>
              <w:ind w:firstLine="0"/>
              <w:rPr>
                <w:ins w:id="20" w:author="Belolipetskaya, Elena" w:date="2023-12-26T16:50:00Z"/>
                <w:rFonts w:eastAsia="Calibri"/>
                <w:b/>
                <w:szCs w:val="24"/>
              </w:rPr>
              <w:pPrChange w:id="21" w:author="Belolipetskaya, Elena" w:date="2023-12-26T16:50:00Z">
                <w:pPr/>
              </w:pPrChange>
            </w:pPr>
            <w:ins w:id="22" w:author="Belolipetskaya, Elena" w:date="2023-12-26T16:50:00Z">
              <w:r w:rsidRPr="00FF0D49">
                <w:rPr>
                  <w:rFonts w:eastAsia="Calibri"/>
                  <w:b/>
                  <w:szCs w:val="24"/>
                </w:rPr>
                <w:t>Отпущенникова Мария Викторовна</w:t>
              </w:r>
            </w:ins>
          </w:p>
          <w:p w14:paraId="43B9499E" w14:textId="77777777" w:rsidR="00FF0D49" w:rsidRPr="00FF0D49" w:rsidRDefault="00FF0D49">
            <w:pPr>
              <w:spacing w:after="0" w:line="240" w:lineRule="auto"/>
              <w:ind w:firstLine="0"/>
              <w:rPr>
                <w:ins w:id="23" w:author="Belolipetskaya, Elena" w:date="2023-12-26T16:50:00Z"/>
                <w:rFonts w:eastAsia="Calibri"/>
                <w:szCs w:val="24"/>
                <w:rPrChange w:id="24" w:author="Belolipetskaya, Elena" w:date="2023-12-26T16:50:00Z">
                  <w:rPr>
                    <w:ins w:id="25" w:author="Belolipetskaya, Elena" w:date="2023-12-26T16:50:00Z"/>
                    <w:rFonts w:eastAsia="Calibri"/>
                    <w:sz w:val="20"/>
                    <w:szCs w:val="20"/>
                  </w:rPr>
                </w:rPrChange>
              </w:rPr>
              <w:pPrChange w:id="26" w:author="Belolipetskaya, Elena" w:date="2023-12-26T16:50:00Z">
                <w:pPr/>
              </w:pPrChange>
            </w:pPr>
            <w:ins w:id="27" w:author="Belolipetskaya, Elena" w:date="2023-12-26T16:50:00Z">
              <w:r w:rsidRPr="00FF0D49">
                <w:rPr>
                  <w:rFonts w:eastAsia="Calibri"/>
                  <w:szCs w:val="24"/>
                  <w:rPrChange w:id="28" w:author="Belolipetskaya, Elena" w:date="2023-12-26T16:50:00Z">
                    <w:rPr>
                      <w:rFonts w:eastAsia="Calibri"/>
                      <w:sz w:val="20"/>
                      <w:szCs w:val="20"/>
                    </w:rPr>
                  </w:rPrChange>
                </w:rPr>
                <w:t>Медицинский монитор Отдела локальных клинических исследований Департамента доклинической и клинической разработки МД АО «Р-Фарм» (ГК «Р-Фарм»)</w:t>
              </w:r>
            </w:ins>
          </w:p>
          <w:p w14:paraId="364A0A71" w14:textId="77777777" w:rsidR="00FF0D49" w:rsidRPr="00FF0D49" w:rsidRDefault="00FF0D49">
            <w:pPr>
              <w:spacing w:after="0" w:line="240" w:lineRule="auto"/>
              <w:ind w:firstLine="0"/>
              <w:rPr>
                <w:ins w:id="29" w:author="Belolipetskaya, Elena" w:date="2023-12-26T16:50:00Z"/>
                <w:rFonts w:eastAsia="Calibri"/>
                <w:szCs w:val="24"/>
                <w:rPrChange w:id="30" w:author="Belolipetskaya, Elena" w:date="2023-12-26T16:50:00Z">
                  <w:rPr>
                    <w:ins w:id="31" w:author="Belolipetskaya, Elena" w:date="2023-12-26T16:50:00Z"/>
                    <w:rFonts w:eastAsia="Calibri"/>
                    <w:sz w:val="20"/>
                    <w:szCs w:val="20"/>
                  </w:rPr>
                </w:rPrChange>
              </w:rPr>
              <w:pPrChange w:id="32" w:author="Belolipetskaya, Elena" w:date="2023-12-26T16:50:00Z">
                <w:pPr/>
              </w:pPrChange>
            </w:pPr>
            <w:ins w:id="33" w:author="Belolipetskaya, Elena" w:date="2023-12-26T16:50:00Z">
              <w:r w:rsidRPr="00FF0D49">
                <w:rPr>
                  <w:rFonts w:eastAsia="Calibri"/>
                  <w:szCs w:val="24"/>
                  <w:rPrChange w:id="34" w:author="Belolipetskaya, Elena" w:date="2023-12-26T16:50:00Z">
                    <w:rPr>
                      <w:rFonts w:eastAsia="Calibri"/>
                      <w:sz w:val="20"/>
                      <w:szCs w:val="20"/>
                    </w:rPr>
                  </w:rPrChange>
                </w:rPr>
                <w:t>Адрес: Россия, 123154, Москва, Ленинский проспект, д.111, к.1.</w:t>
              </w:r>
            </w:ins>
          </w:p>
          <w:p w14:paraId="517F54EF" w14:textId="77777777" w:rsidR="00FF0D49" w:rsidRPr="00FF0D49" w:rsidRDefault="00FF0D49">
            <w:pPr>
              <w:spacing w:after="0" w:line="240" w:lineRule="auto"/>
              <w:ind w:firstLine="0"/>
              <w:rPr>
                <w:ins w:id="35" w:author="Belolipetskaya, Elena" w:date="2023-12-26T16:50:00Z"/>
                <w:rFonts w:eastAsia="Calibri"/>
                <w:szCs w:val="24"/>
                <w:rPrChange w:id="36" w:author="Belolipetskaya, Elena" w:date="2023-12-26T16:50:00Z">
                  <w:rPr>
                    <w:ins w:id="37" w:author="Belolipetskaya, Elena" w:date="2023-12-26T16:50:00Z"/>
                    <w:rFonts w:eastAsia="Calibri"/>
                    <w:sz w:val="20"/>
                    <w:szCs w:val="20"/>
                  </w:rPr>
                </w:rPrChange>
              </w:rPr>
              <w:pPrChange w:id="38" w:author="Belolipetskaya, Elena" w:date="2023-12-26T16:50:00Z">
                <w:pPr/>
              </w:pPrChange>
            </w:pPr>
            <w:ins w:id="39" w:author="Belolipetskaya, Elena" w:date="2023-12-26T16:50:00Z">
              <w:r w:rsidRPr="00FF0D49">
                <w:rPr>
                  <w:rFonts w:eastAsia="Calibri"/>
                  <w:szCs w:val="24"/>
                  <w:rPrChange w:id="40" w:author="Belolipetskaya, Elena" w:date="2023-12-26T16:50:00Z">
                    <w:rPr>
                      <w:rFonts w:eastAsia="Calibri"/>
                      <w:sz w:val="20"/>
                      <w:szCs w:val="20"/>
                    </w:rPr>
                  </w:rPrChange>
                </w:rPr>
                <w:t>Тел.: +7 (495) 956-79-37, моб.: +7 (964) 791-95-89.</w:t>
              </w:r>
            </w:ins>
          </w:p>
          <w:p w14:paraId="5CE5A304" w14:textId="1CEA4465" w:rsidR="00C12655" w:rsidRPr="006E6534" w:rsidRDefault="00FF0D49">
            <w:pPr>
              <w:spacing w:after="0" w:line="240" w:lineRule="auto"/>
              <w:ind w:firstLine="0"/>
              <w:rPr>
                <w:rFonts w:eastAsia="Calibri" w:cs="Times New Roman"/>
                <w:color w:val="000000" w:themeColor="text1"/>
              </w:rPr>
              <w:pPrChange w:id="41" w:author="Belolipetskaya, Elena" w:date="2023-12-26T16:50:00Z">
                <w:pPr>
                  <w:spacing w:after="0" w:line="240" w:lineRule="auto"/>
                </w:pPr>
              </w:pPrChange>
            </w:pPr>
            <w:ins w:id="42" w:author="Belolipetskaya, Elena" w:date="2023-12-26T16:50:00Z">
              <w:r w:rsidRPr="00FF0D49">
                <w:rPr>
                  <w:rFonts w:eastAsia="Calibri"/>
                  <w:szCs w:val="24"/>
                  <w:rPrChange w:id="43" w:author="Belolipetskaya, Elena" w:date="2023-12-26T16:50:00Z">
                    <w:rPr>
                      <w:rFonts w:eastAsia="Calibri"/>
                      <w:sz w:val="20"/>
                      <w:szCs w:val="20"/>
                    </w:rPr>
                  </w:rPrChange>
                </w:rPr>
                <w:t>Эл. почта: mv.otpuschennikova@rpharm.ru</w:t>
              </w:r>
            </w:ins>
          </w:p>
        </w:tc>
      </w:tr>
      <w:tr w:rsidR="006E6534" w:rsidRPr="006E6534" w14:paraId="1383D8AD" w14:textId="77777777" w:rsidTr="00AC66D4">
        <w:trPr>
          <w:trHeight w:val="1490"/>
        </w:trPr>
        <w:tc>
          <w:tcPr>
            <w:tcW w:w="9356" w:type="dxa"/>
            <w:gridSpan w:val="2"/>
            <w:tcBorders>
              <w:top w:val="single" w:sz="4" w:space="0" w:color="auto"/>
              <w:left w:val="thinThickSmallGap" w:sz="24" w:space="0" w:color="auto"/>
              <w:bottom w:val="thickThinSmallGap" w:sz="24" w:space="0" w:color="auto"/>
              <w:right w:val="thickThinSmallGap" w:sz="24" w:space="0" w:color="auto"/>
            </w:tcBorders>
            <w:vAlign w:val="center"/>
          </w:tcPr>
          <w:p w14:paraId="08D2A154" w14:textId="77777777" w:rsidR="00C12655" w:rsidRPr="006E6534" w:rsidRDefault="00C12655" w:rsidP="00AC66D4">
            <w:pPr>
              <w:spacing w:after="0" w:line="240" w:lineRule="auto"/>
              <w:jc w:val="center"/>
              <w:rPr>
                <w:rFonts w:eastAsia="Calibri" w:cs="Times New Roman"/>
                <w:color w:val="000000" w:themeColor="text1"/>
                <w:sz w:val="20"/>
                <w:szCs w:val="20"/>
              </w:rPr>
            </w:pPr>
            <w:r w:rsidRPr="006E6534">
              <w:rPr>
                <w:rFonts w:eastAsia="Calibri" w:cs="Times New Roman"/>
                <w:color w:val="000000" w:themeColor="text1"/>
                <w:sz w:val="20"/>
                <w:szCs w:val="20"/>
              </w:rPr>
              <w:t>Информация, указанная в данном документе, является конфиденциальной и предназначена для исследователей, членов этических комитетов, а также сотрудников органов здравоохранения. Запрещено передавать данную информацию третьим лицам без предварительного разрешения компании АО «Р-Фарм», кроме тех случаев, когда это необходимо для получения согласия пациентов на участие в исследовании.</w:t>
            </w:r>
          </w:p>
        </w:tc>
      </w:tr>
    </w:tbl>
    <w:p w14:paraId="53BE2A4B" w14:textId="00D56D99" w:rsidR="009A0B62" w:rsidRPr="006E6534" w:rsidDel="00787A04" w:rsidRDefault="00086F14" w:rsidP="00086F14">
      <w:pPr>
        <w:pStyle w:val="SDText"/>
        <w:tabs>
          <w:tab w:val="left" w:pos="6630"/>
          <w:tab w:val="left" w:pos="8258"/>
        </w:tabs>
        <w:rPr>
          <w:del w:id="44" w:author="Barshadskaya, Yuliya" w:date="2024-01-10T17:57:00Z"/>
          <w:rFonts w:cs="Times New Roman"/>
          <w:color w:val="000000" w:themeColor="text1"/>
          <w:rPrChange w:id="45" w:author="N F" w:date="2023-12-05T03:08:00Z">
            <w:rPr>
              <w:del w:id="46" w:author="Barshadskaya, Yuliya" w:date="2024-01-10T17:57:00Z"/>
              <w:rFonts w:cs="Times New Roman"/>
            </w:rPr>
          </w:rPrChange>
        </w:rPr>
      </w:pPr>
      <w:r w:rsidRPr="006E6534">
        <w:rPr>
          <w:rFonts w:cs="Times New Roman"/>
          <w:color w:val="000000" w:themeColor="text1"/>
          <w:rPrChange w:id="47" w:author="N F" w:date="2023-12-05T03:08:00Z">
            <w:rPr>
              <w:rFonts w:cs="Times New Roman"/>
            </w:rPr>
          </w:rPrChange>
        </w:rPr>
        <w:tab/>
      </w:r>
      <w:r w:rsidRPr="006E6534">
        <w:rPr>
          <w:rFonts w:cs="Times New Roman"/>
          <w:color w:val="000000" w:themeColor="text1"/>
          <w:rPrChange w:id="48" w:author="N F" w:date="2023-12-05T03:08:00Z">
            <w:rPr>
              <w:rFonts w:cs="Times New Roman"/>
            </w:rPr>
          </w:rPrChange>
        </w:rPr>
        <w:tab/>
      </w:r>
    </w:p>
    <w:p w14:paraId="5E42E258" w14:textId="2FA97E5C" w:rsidR="00E25315" w:rsidRPr="00E25315" w:rsidRDefault="00086F14" w:rsidP="00E25315">
      <w:pPr>
        <w:pStyle w:val="SDText"/>
        <w:tabs>
          <w:tab w:val="left" w:pos="6630"/>
          <w:tab w:val="left" w:pos="8258"/>
        </w:tabs>
        <w:rPr>
          <w:rFonts w:cs="Times New Roman"/>
          <w:color w:val="000000" w:themeColor="text1"/>
          <w:sz w:val="32"/>
          <w:rPrChange w:id="49" w:author="N F" w:date="2023-12-05T03:08:00Z">
            <w:rPr>
              <w:rFonts w:cs="Times New Roman"/>
              <w:sz w:val="32"/>
            </w:rPr>
          </w:rPrChange>
        </w:rPr>
        <w:sectPr w:rsidR="00E25315" w:rsidRPr="00E25315" w:rsidSect="00F85178">
          <w:headerReference w:type="default" r:id="rId12"/>
          <w:footerReference w:type="default" r:id="rId13"/>
          <w:headerReference w:type="first" r:id="rId14"/>
          <w:pgSz w:w="11906" w:h="16838"/>
          <w:pgMar w:top="1134" w:right="850" w:bottom="1134" w:left="1701" w:header="708" w:footer="708" w:gutter="0"/>
          <w:cols w:space="708"/>
          <w:docGrid w:linePitch="360"/>
        </w:sectPr>
        <w:pPrChange w:id="52" w:author="Barshadskaya, Yuliya" w:date="2024-01-10T17:57:00Z">
          <w:pPr>
            <w:pStyle w:val="SDText"/>
            <w:tabs>
              <w:tab w:val="left" w:pos="6630"/>
            </w:tabs>
            <w:jc w:val="left"/>
          </w:pPr>
        </w:pPrChange>
      </w:pPr>
      <w:r w:rsidRPr="006E6534">
        <w:rPr>
          <w:rFonts w:cs="Times New Roman"/>
          <w:color w:val="000000" w:themeColor="text1"/>
          <w:sz w:val="32"/>
          <w:rPrChange w:id="53" w:author="N F" w:date="2023-12-05T03:08:00Z">
            <w:rPr>
              <w:rFonts w:cs="Times New Roman"/>
              <w:sz w:val="32"/>
            </w:rPr>
          </w:rPrChange>
        </w:rPr>
        <w:tab/>
      </w:r>
    </w:p>
    <w:bookmarkStart w:id="54" w:name="_Toc115732972" w:displacedByCustomXml="next"/>
    <w:sdt>
      <w:sdtPr>
        <w:rPr>
          <w:rFonts w:eastAsiaTheme="minorHAnsi" w:cs="Times New Roman"/>
          <w:b w:val="0"/>
          <w:bCs/>
          <w:noProof/>
          <w:color w:val="auto"/>
          <w:sz w:val="24"/>
          <w:szCs w:val="24"/>
        </w:rPr>
        <w:id w:val="-731544147"/>
        <w:docPartObj>
          <w:docPartGallery w:val="Table of Contents"/>
          <w:docPartUnique/>
        </w:docPartObj>
      </w:sdtPr>
      <w:sdtEndPr>
        <w:rPr>
          <w:rFonts w:cstheme="minorBidi"/>
        </w:rPr>
      </w:sdtEndPr>
      <w:sdtContent>
        <w:p w14:paraId="473BFDBA" w14:textId="77A3DF9D" w:rsidR="009B3DC5" w:rsidRPr="006E6534" w:rsidRDefault="00DE55ED" w:rsidP="002C19E5">
          <w:pPr>
            <w:pStyle w:val="1"/>
            <w:numPr>
              <w:ilvl w:val="0"/>
              <w:numId w:val="0"/>
            </w:numPr>
            <w:rPr>
              <w:rFonts w:cs="Times New Roman"/>
              <w:sz w:val="24"/>
              <w:szCs w:val="24"/>
              <w:rPrChange w:id="55" w:author="N F" w:date="2023-12-05T03:08:00Z">
                <w:rPr/>
              </w:rPrChange>
            </w:rPr>
          </w:pPr>
          <w:r w:rsidRPr="006E6534">
            <w:rPr>
              <w:rFonts w:cs="Times New Roman"/>
              <w:sz w:val="24"/>
              <w:szCs w:val="24"/>
            </w:rPr>
            <w:t>СОДЕРЖАНИЕ</w:t>
          </w:r>
          <w:bookmarkEnd w:id="54"/>
        </w:p>
        <w:p w14:paraId="47707141" w14:textId="3AF155F9" w:rsidR="004C4CE2" w:rsidRPr="006E6534" w:rsidRDefault="00157F01" w:rsidP="005327F0">
          <w:pPr>
            <w:pStyle w:val="11"/>
            <w:rPr>
              <w:rFonts w:eastAsiaTheme="minorEastAsia"/>
              <w:sz w:val="22"/>
              <w:szCs w:val="22"/>
              <w:lang w:eastAsia="ru-RU"/>
              <w:rPrChange w:id="56" w:author="N F" w:date="2023-12-05T03:08:00Z">
                <w:rPr>
                  <w:rFonts w:asciiTheme="minorHAnsi" w:eastAsiaTheme="minorEastAsia" w:hAnsiTheme="minorHAnsi"/>
                  <w:sz w:val="22"/>
                  <w:szCs w:val="22"/>
                  <w:lang w:eastAsia="ru-RU"/>
                </w:rPr>
              </w:rPrChange>
            </w:rPr>
          </w:pPr>
          <w:r w:rsidRPr="005327F0">
            <w:fldChar w:fldCharType="begin"/>
          </w:r>
          <w:r w:rsidRPr="002E36A6">
            <w:instrText xml:space="preserve"> TOC \o "1-4" </w:instrText>
          </w:r>
          <w:r w:rsidRPr="005327F0">
            <w:fldChar w:fldCharType="separate"/>
          </w:r>
          <w:r w:rsidR="004C4CE2" w:rsidRPr="006E6534">
            <w:t>СОДЕРЖАНИЕ</w:t>
          </w:r>
          <w:r w:rsidR="004C4CE2" w:rsidRPr="006E6534">
            <w:tab/>
          </w:r>
          <w:r w:rsidR="004C4CE2" w:rsidRPr="00B33B3A">
            <w:fldChar w:fldCharType="begin"/>
          </w:r>
          <w:r w:rsidR="004C4CE2" w:rsidRPr="006E6534">
            <w:instrText xml:space="preserve"> PAGEREF _Toc115732972 \h </w:instrText>
          </w:r>
          <w:r w:rsidR="004C4CE2" w:rsidRPr="00B33B3A">
            <w:fldChar w:fldCharType="separate"/>
          </w:r>
          <w:r w:rsidR="004C4CE2" w:rsidRPr="006E6534">
            <w:t>2</w:t>
          </w:r>
          <w:r w:rsidR="004C4CE2" w:rsidRPr="00B33B3A">
            <w:fldChar w:fldCharType="end"/>
          </w:r>
        </w:p>
        <w:p w14:paraId="3FB5B2D7" w14:textId="7E50A2A4" w:rsidR="004C4CE2" w:rsidRPr="006E6534" w:rsidRDefault="004C4CE2" w:rsidP="005327F0">
          <w:pPr>
            <w:pStyle w:val="11"/>
            <w:rPr>
              <w:rFonts w:eastAsiaTheme="minorEastAsia"/>
              <w:sz w:val="22"/>
              <w:szCs w:val="22"/>
              <w:lang w:eastAsia="ru-RU"/>
              <w:rPrChange w:id="57" w:author="N F" w:date="2023-12-05T03:08:00Z">
                <w:rPr>
                  <w:rFonts w:asciiTheme="minorHAnsi" w:eastAsiaTheme="minorEastAsia" w:hAnsiTheme="minorHAnsi"/>
                  <w:sz w:val="22"/>
                  <w:szCs w:val="22"/>
                  <w:lang w:eastAsia="ru-RU"/>
                </w:rPr>
              </w:rPrChange>
            </w:rPr>
          </w:pPr>
          <w:r w:rsidRPr="005327F0">
            <w:t>ЛИСТ СОГЛАСОВАНИЯ</w:t>
          </w:r>
          <w:r w:rsidRPr="005327F0">
            <w:tab/>
          </w:r>
          <w:r w:rsidRPr="00B33B3A">
            <w:fldChar w:fldCharType="begin"/>
          </w:r>
          <w:r w:rsidRPr="006E6534">
            <w:instrText xml:space="preserve"> PAGEREF _Toc115732973 \h </w:instrText>
          </w:r>
          <w:r w:rsidRPr="00B33B3A">
            <w:fldChar w:fldCharType="separate"/>
          </w:r>
          <w:r w:rsidRPr="006E6534">
            <w:t>5</w:t>
          </w:r>
          <w:r w:rsidRPr="00B33B3A">
            <w:fldChar w:fldCharType="end"/>
          </w:r>
        </w:p>
        <w:p w14:paraId="389AAEFC" w14:textId="1DCBCBFF" w:rsidR="004C4CE2" w:rsidRPr="006E6534" w:rsidRDefault="004C4CE2" w:rsidP="005327F0">
          <w:pPr>
            <w:pStyle w:val="11"/>
            <w:rPr>
              <w:rFonts w:eastAsiaTheme="minorEastAsia"/>
              <w:sz w:val="22"/>
              <w:szCs w:val="22"/>
              <w:lang w:eastAsia="ru-RU"/>
              <w:rPrChange w:id="58" w:author="N F" w:date="2023-12-05T03:08:00Z">
                <w:rPr>
                  <w:rFonts w:asciiTheme="minorHAnsi" w:eastAsiaTheme="minorEastAsia" w:hAnsiTheme="minorHAnsi"/>
                  <w:sz w:val="22"/>
                  <w:szCs w:val="22"/>
                  <w:lang w:eastAsia="ru-RU"/>
                </w:rPr>
              </w:rPrChange>
            </w:rPr>
          </w:pPr>
          <w:r w:rsidRPr="005327F0">
            <w:t>СПИСОК СОКРАЩЕНИЙ</w:t>
          </w:r>
          <w:r w:rsidRPr="005327F0">
            <w:tab/>
          </w:r>
          <w:r w:rsidRPr="00B33B3A">
            <w:fldChar w:fldCharType="begin"/>
          </w:r>
          <w:r w:rsidRPr="006E6534">
            <w:instrText xml:space="preserve"> PAGEREF _Toc115732974 \h </w:instrText>
          </w:r>
          <w:r w:rsidRPr="00B33B3A">
            <w:fldChar w:fldCharType="separate"/>
          </w:r>
          <w:r w:rsidRPr="006E6534">
            <w:t>6</w:t>
          </w:r>
          <w:r w:rsidRPr="00B33B3A">
            <w:fldChar w:fldCharType="end"/>
          </w:r>
        </w:p>
        <w:p w14:paraId="2137BAF6" w14:textId="5B4182CA" w:rsidR="004C4CE2" w:rsidRPr="006E6534" w:rsidRDefault="004C4CE2" w:rsidP="005327F0">
          <w:pPr>
            <w:pStyle w:val="11"/>
            <w:rPr>
              <w:rFonts w:eastAsiaTheme="minorEastAsia"/>
              <w:sz w:val="22"/>
              <w:szCs w:val="22"/>
              <w:lang w:eastAsia="ru-RU"/>
              <w:rPrChange w:id="59" w:author="N F" w:date="2023-12-05T03:08:00Z">
                <w:rPr>
                  <w:rFonts w:asciiTheme="minorHAnsi" w:eastAsiaTheme="minorEastAsia" w:hAnsiTheme="minorHAnsi"/>
                  <w:sz w:val="22"/>
                  <w:szCs w:val="22"/>
                  <w:lang w:eastAsia="ru-RU"/>
                </w:rPr>
              </w:rPrChange>
            </w:rPr>
          </w:pPr>
          <w:r w:rsidRPr="005327F0">
            <w:t>ИСТОРИЯ ДОКУМЕНТА</w:t>
          </w:r>
          <w:r w:rsidRPr="005327F0">
            <w:tab/>
          </w:r>
          <w:r w:rsidRPr="00B33B3A">
            <w:fldChar w:fldCharType="begin"/>
          </w:r>
          <w:r w:rsidRPr="006E6534">
            <w:instrText xml:space="preserve"> PAGEREF _Toc115732975 \h </w:instrText>
          </w:r>
          <w:r w:rsidRPr="00B33B3A">
            <w:fldChar w:fldCharType="separate"/>
          </w:r>
          <w:r w:rsidRPr="006E6534">
            <w:t>7</w:t>
          </w:r>
          <w:r w:rsidRPr="00B33B3A">
            <w:fldChar w:fldCharType="end"/>
          </w:r>
        </w:p>
        <w:p w14:paraId="720C38CB" w14:textId="65A544A1" w:rsidR="004C4CE2" w:rsidRPr="006E6534" w:rsidRDefault="004C4CE2" w:rsidP="005327F0">
          <w:pPr>
            <w:pStyle w:val="11"/>
            <w:rPr>
              <w:rFonts w:eastAsiaTheme="minorEastAsia"/>
              <w:sz w:val="22"/>
              <w:szCs w:val="22"/>
              <w:lang w:eastAsia="ru-RU"/>
              <w:rPrChange w:id="60" w:author="N F" w:date="2023-12-05T03:08:00Z">
                <w:rPr>
                  <w:rFonts w:asciiTheme="minorHAnsi" w:eastAsiaTheme="minorEastAsia" w:hAnsiTheme="minorHAnsi"/>
                  <w:sz w:val="22"/>
                  <w:szCs w:val="22"/>
                  <w:lang w:eastAsia="ru-RU"/>
                </w:rPr>
              </w:rPrChange>
            </w:rPr>
          </w:pPr>
          <w:r w:rsidRPr="005327F0">
            <w:t>СПИСОК ТАБЛИЦ</w:t>
          </w:r>
          <w:r w:rsidRPr="005327F0">
            <w:tab/>
          </w:r>
          <w:r w:rsidRPr="00B33B3A">
            <w:fldChar w:fldCharType="begin"/>
          </w:r>
          <w:r w:rsidRPr="006E6534">
            <w:instrText xml:space="preserve"> PAGEREF _Toc115732976 \h </w:instrText>
          </w:r>
          <w:r w:rsidRPr="00B33B3A">
            <w:fldChar w:fldCharType="separate"/>
          </w:r>
          <w:r w:rsidRPr="006E6534">
            <w:t>8</w:t>
          </w:r>
          <w:r w:rsidRPr="00B33B3A">
            <w:fldChar w:fldCharType="end"/>
          </w:r>
        </w:p>
        <w:p w14:paraId="59EBC43F" w14:textId="0751E7E0" w:rsidR="004C4CE2" w:rsidRPr="006E6534" w:rsidRDefault="004C4CE2" w:rsidP="005327F0">
          <w:pPr>
            <w:pStyle w:val="11"/>
            <w:rPr>
              <w:rFonts w:eastAsiaTheme="minorEastAsia"/>
              <w:sz w:val="22"/>
              <w:szCs w:val="22"/>
              <w:lang w:eastAsia="ru-RU"/>
              <w:rPrChange w:id="61" w:author="N F" w:date="2023-12-05T03:08:00Z">
                <w:rPr>
                  <w:rFonts w:asciiTheme="minorHAnsi" w:eastAsiaTheme="minorEastAsia" w:hAnsiTheme="minorHAnsi"/>
                  <w:sz w:val="22"/>
                  <w:szCs w:val="22"/>
                  <w:lang w:eastAsia="ru-RU"/>
                </w:rPr>
              </w:rPrChange>
            </w:rPr>
          </w:pPr>
          <w:r w:rsidRPr="005327F0">
            <w:t>СПИСОК РИСУНКОВ</w:t>
          </w:r>
          <w:r w:rsidRPr="005327F0">
            <w:tab/>
          </w:r>
          <w:r w:rsidRPr="00B33B3A">
            <w:fldChar w:fldCharType="begin"/>
          </w:r>
          <w:r w:rsidRPr="006E6534">
            <w:instrText xml:space="preserve"> PAGEREF _Toc115732977 \h </w:instrText>
          </w:r>
          <w:r w:rsidRPr="00B33B3A">
            <w:fldChar w:fldCharType="separate"/>
          </w:r>
          <w:r w:rsidRPr="006E6534">
            <w:t>9</w:t>
          </w:r>
          <w:r w:rsidRPr="00B33B3A">
            <w:fldChar w:fldCharType="end"/>
          </w:r>
        </w:p>
        <w:p w14:paraId="44D49282" w14:textId="3AE7F593" w:rsidR="004C4CE2" w:rsidRPr="006E6534" w:rsidRDefault="004C4CE2" w:rsidP="005327F0">
          <w:pPr>
            <w:pStyle w:val="11"/>
            <w:rPr>
              <w:rFonts w:eastAsiaTheme="minorEastAsia"/>
              <w:sz w:val="22"/>
              <w:szCs w:val="22"/>
              <w:lang w:eastAsia="ru-RU"/>
              <w:rPrChange w:id="62" w:author="N F" w:date="2023-12-05T03:08:00Z">
                <w:rPr>
                  <w:rFonts w:asciiTheme="minorHAnsi" w:eastAsiaTheme="minorEastAsia" w:hAnsiTheme="minorHAnsi"/>
                  <w:sz w:val="22"/>
                  <w:szCs w:val="22"/>
                  <w:lang w:eastAsia="ru-RU"/>
                </w:rPr>
              </w:rPrChange>
            </w:rPr>
          </w:pPr>
          <w:del w:id="63" w:author="Barshadskaya, Yuliya" w:date="2024-01-10T18:00:00Z">
            <w:r w:rsidRPr="005327F0" w:rsidDel="005327F0">
              <w:delText>Резюме</w:delText>
            </w:r>
          </w:del>
          <w:ins w:id="64" w:author="Barshadskaya, Yuliya" w:date="2024-01-10T18:00:00Z">
            <w:r w:rsidR="005327F0" w:rsidRPr="005327F0">
              <w:t>РЕЗЮМЕ</w:t>
            </w:r>
          </w:ins>
          <w:r w:rsidRPr="005327F0">
            <w:tab/>
          </w:r>
          <w:r w:rsidRPr="00B33B3A">
            <w:fldChar w:fldCharType="begin"/>
          </w:r>
          <w:r w:rsidRPr="006E6534">
            <w:instrText xml:space="preserve"> PAGEREF _Toc115732978 \h </w:instrText>
          </w:r>
          <w:r w:rsidRPr="00B33B3A">
            <w:fldChar w:fldCharType="separate"/>
          </w:r>
          <w:r w:rsidRPr="006E6534">
            <w:t>10</w:t>
          </w:r>
          <w:r w:rsidRPr="00B33B3A">
            <w:fldChar w:fldCharType="end"/>
          </w:r>
        </w:p>
        <w:p w14:paraId="2A05551A" w14:textId="0086724D" w:rsidR="004C4CE2" w:rsidRPr="006E6534" w:rsidRDefault="004C4CE2" w:rsidP="005327F0">
          <w:pPr>
            <w:pStyle w:val="11"/>
            <w:rPr>
              <w:rFonts w:eastAsiaTheme="minorEastAsia"/>
              <w:sz w:val="22"/>
              <w:szCs w:val="22"/>
              <w:lang w:eastAsia="ru-RU"/>
              <w:rPrChange w:id="65" w:author="N F" w:date="2023-12-05T03:08:00Z">
                <w:rPr>
                  <w:rFonts w:asciiTheme="minorHAnsi" w:eastAsiaTheme="minorEastAsia" w:hAnsiTheme="minorHAnsi"/>
                  <w:sz w:val="22"/>
                  <w:szCs w:val="22"/>
                  <w:lang w:eastAsia="ru-RU"/>
                </w:rPr>
              </w:rPrChange>
            </w:rPr>
          </w:pPr>
          <w:r w:rsidRPr="005327F0">
            <w:t>1</w:t>
          </w:r>
          <w:r w:rsidR="002C19E5" w:rsidRPr="005327F0">
            <w:t xml:space="preserve">. </w:t>
          </w:r>
          <w:del w:id="66" w:author="N F" w:date="2023-08-02T12:06:00Z">
            <w:r w:rsidRPr="006E6534" w:rsidDel="002C19E5">
              <w:rPr>
                <w:rFonts w:eastAsiaTheme="minorEastAsia"/>
                <w:sz w:val="22"/>
                <w:szCs w:val="22"/>
                <w:lang w:eastAsia="ru-RU"/>
                <w:rPrChange w:id="67" w:author="N F" w:date="2023-12-05T03:08:00Z">
                  <w:rPr>
                    <w:rFonts w:asciiTheme="minorHAnsi" w:eastAsiaTheme="minorEastAsia" w:hAnsiTheme="minorHAnsi"/>
                    <w:sz w:val="22"/>
                    <w:szCs w:val="22"/>
                    <w:lang w:eastAsia="ru-RU"/>
                  </w:rPr>
                </w:rPrChange>
              </w:rPr>
              <w:tab/>
            </w:r>
          </w:del>
          <w:del w:id="68" w:author="Barshadskaya, Yuliya" w:date="2024-01-10T18:01:00Z">
            <w:r w:rsidRPr="005327F0" w:rsidDel="005327F0">
              <w:delText>Введение</w:delText>
            </w:r>
          </w:del>
          <w:ins w:id="69" w:author="Barshadskaya, Yuliya" w:date="2024-01-10T18:01:00Z">
            <w:r w:rsidR="005327F0" w:rsidRPr="005327F0">
              <w:t>ВВЕДЕНИЕ</w:t>
            </w:r>
          </w:ins>
          <w:r w:rsidRPr="005327F0">
            <w:tab/>
          </w:r>
          <w:r w:rsidRPr="00B33B3A">
            <w:fldChar w:fldCharType="begin"/>
          </w:r>
          <w:r w:rsidRPr="006E6534">
            <w:instrText xml:space="preserve"> PAGEREF _Toc115732979 \h </w:instrText>
          </w:r>
          <w:r w:rsidRPr="00B33B3A">
            <w:fldChar w:fldCharType="separate"/>
          </w:r>
          <w:r w:rsidRPr="006E6534">
            <w:t>10</w:t>
          </w:r>
          <w:r w:rsidRPr="00B33B3A">
            <w:fldChar w:fldCharType="end"/>
          </w:r>
        </w:p>
        <w:p w14:paraId="299E920D" w14:textId="093420B2" w:rsidR="004C4CE2" w:rsidRPr="005327F0" w:rsidRDefault="004C4CE2">
          <w:pPr>
            <w:pStyle w:val="21"/>
            <w:rPr>
              <w:rFonts w:eastAsiaTheme="minorEastAsia"/>
              <w:lang w:eastAsia="ru-RU"/>
              <w:rPrChange w:id="70" w:author="Barshadskaya, Yuliya" w:date="2024-01-10T18:00:00Z">
                <w:rPr>
                  <w:rFonts w:asciiTheme="minorHAnsi" w:eastAsiaTheme="minorEastAsia" w:hAnsiTheme="minorHAnsi"/>
                  <w:lang w:eastAsia="ru-RU"/>
                </w:rPr>
              </w:rPrChange>
            </w:rPr>
            <w:pPrChange w:id="71" w:author="Barshadskaya, Yuliya" w:date="2024-01-10T18:02:00Z">
              <w:pPr>
                <w:pStyle w:val="21"/>
                <w:ind w:firstLine="469"/>
              </w:pPr>
            </w:pPrChange>
          </w:pPr>
          <w:r w:rsidRPr="005327F0">
            <w:t>1.1</w:t>
          </w:r>
          <w:ins w:id="72" w:author="N F" w:date="2023-08-02T12:06:00Z">
            <w:r w:rsidR="002C19E5" w:rsidRPr="005327F0">
              <w:t xml:space="preserve">. </w:t>
            </w:r>
          </w:ins>
          <w:r w:rsidR="002C19E5" w:rsidRPr="005327F0">
            <w:rPr>
              <w:rFonts w:eastAsiaTheme="minorEastAsia"/>
              <w:lang w:eastAsia="ru-RU"/>
              <w:rPrChange w:id="73" w:author="Barshadskaya, Yuliya" w:date="2024-01-10T18:00:00Z">
                <w:rPr>
                  <w:rFonts w:asciiTheme="minorHAnsi" w:eastAsiaTheme="minorEastAsia" w:hAnsiTheme="minorHAnsi"/>
                  <w:lang w:eastAsia="ru-RU"/>
                </w:rPr>
              </w:rPrChange>
            </w:rPr>
            <w:t xml:space="preserve"> </w:t>
          </w:r>
          <w:r w:rsidRPr="005327F0">
            <w:t>Химическое название</w:t>
          </w:r>
          <w:r w:rsidRPr="005327F0">
            <w:tab/>
          </w:r>
          <w:r w:rsidRPr="00B33B3A">
            <w:fldChar w:fldCharType="begin"/>
          </w:r>
          <w:r w:rsidRPr="005327F0">
            <w:instrText xml:space="preserve"> PAGEREF _Toc115732980 \h </w:instrText>
          </w:r>
          <w:r w:rsidRPr="00B33B3A">
            <w:fldChar w:fldCharType="separate"/>
          </w:r>
          <w:r w:rsidRPr="005327F0">
            <w:t>10</w:t>
          </w:r>
          <w:r w:rsidRPr="00B33B3A">
            <w:fldChar w:fldCharType="end"/>
          </w:r>
        </w:p>
        <w:p w14:paraId="4355BAC3" w14:textId="76E5A2BE" w:rsidR="004C4CE2" w:rsidRPr="005327F0" w:rsidRDefault="004C4CE2">
          <w:pPr>
            <w:pStyle w:val="21"/>
            <w:rPr>
              <w:rFonts w:eastAsiaTheme="minorEastAsia"/>
              <w:lang w:eastAsia="ru-RU"/>
              <w:rPrChange w:id="74" w:author="Barshadskaya, Yuliya" w:date="2024-01-10T18:00:00Z">
                <w:rPr>
                  <w:rFonts w:asciiTheme="minorHAnsi" w:eastAsiaTheme="minorEastAsia" w:hAnsiTheme="minorHAnsi"/>
                  <w:lang w:eastAsia="ru-RU"/>
                </w:rPr>
              </w:rPrChange>
            </w:rPr>
            <w:pPrChange w:id="75" w:author="Barshadskaya, Yuliya" w:date="2024-01-10T18:02:00Z">
              <w:pPr>
                <w:pStyle w:val="21"/>
                <w:ind w:firstLine="469"/>
              </w:pPr>
            </w:pPrChange>
          </w:pPr>
          <w:r w:rsidRPr="005327F0">
            <w:t>1.2</w:t>
          </w:r>
          <w:ins w:id="76" w:author="N F" w:date="2023-08-02T12:07:00Z">
            <w:r w:rsidR="002C19E5" w:rsidRPr="005327F0">
              <w:t xml:space="preserve">. </w:t>
            </w:r>
            <w:r w:rsidR="002C19E5" w:rsidRPr="005327F0">
              <w:rPr>
                <w:rFonts w:eastAsiaTheme="minorEastAsia"/>
                <w:lang w:eastAsia="ru-RU"/>
                <w:rPrChange w:id="77" w:author="Barshadskaya, Yuliya" w:date="2024-01-10T18:00:00Z">
                  <w:rPr>
                    <w:rFonts w:asciiTheme="minorHAnsi" w:eastAsiaTheme="minorEastAsia" w:hAnsiTheme="minorHAnsi"/>
                    <w:lang w:eastAsia="ru-RU"/>
                  </w:rPr>
                </w:rPrChange>
              </w:rPr>
              <w:t xml:space="preserve"> </w:t>
            </w:r>
          </w:ins>
          <w:del w:id="78" w:author="N F" w:date="2023-08-02T12:07:00Z">
            <w:r w:rsidRPr="005327F0" w:rsidDel="002C19E5">
              <w:rPr>
                <w:rFonts w:eastAsiaTheme="minorEastAsia"/>
                <w:lang w:eastAsia="ru-RU"/>
                <w:rPrChange w:id="79" w:author="Barshadskaya, Yuliya" w:date="2024-01-10T18:00:00Z">
                  <w:rPr>
                    <w:rFonts w:asciiTheme="minorHAnsi" w:eastAsiaTheme="minorEastAsia" w:hAnsiTheme="minorHAnsi"/>
                    <w:lang w:eastAsia="ru-RU"/>
                  </w:rPr>
                </w:rPrChange>
              </w:rPr>
              <w:tab/>
            </w:r>
          </w:del>
          <w:r w:rsidRPr="005327F0">
            <w:t>Международное непатентованное наименование</w:t>
          </w:r>
          <w:r w:rsidRPr="005327F0">
            <w:tab/>
          </w:r>
          <w:r w:rsidRPr="00B33B3A">
            <w:fldChar w:fldCharType="begin"/>
          </w:r>
          <w:r w:rsidRPr="005327F0">
            <w:instrText xml:space="preserve"> PAGEREF _Toc115732981 \h </w:instrText>
          </w:r>
          <w:r w:rsidRPr="00B33B3A">
            <w:fldChar w:fldCharType="separate"/>
          </w:r>
          <w:r w:rsidRPr="005327F0">
            <w:t>10</w:t>
          </w:r>
          <w:r w:rsidRPr="00B33B3A">
            <w:fldChar w:fldCharType="end"/>
          </w:r>
        </w:p>
        <w:p w14:paraId="4AEAB3F7" w14:textId="61C66E02" w:rsidR="004C4CE2" w:rsidRPr="005327F0" w:rsidRDefault="004C4CE2">
          <w:pPr>
            <w:pStyle w:val="21"/>
            <w:rPr>
              <w:rFonts w:eastAsiaTheme="minorEastAsia"/>
              <w:lang w:eastAsia="ru-RU"/>
              <w:rPrChange w:id="80" w:author="Barshadskaya, Yuliya" w:date="2024-01-10T18:00:00Z">
                <w:rPr>
                  <w:rFonts w:asciiTheme="minorHAnsi" w:eastAsiaTheme="minorEastAsia" w:hAnsiTheme="minorHAnsi"/>
                  <w:lang w:eastAsia="ru-RU"/>
                </w:rPr>
              </w:rPrChange>
            </w:rPr>
            <w:pPrChange w:id="81" w:author="Barshadskaya, Yuliya" w:date="2024-01-10T18:02:00Z">
              <w:pPr>
                <w:pStyle w:val="21"/>
                <w:ind w:firstLine="469"/>
              </w:pPr>
            </w:pPrChange>
          </w:pPr>
          <w:r w:rsidRPr="005327F0">
            <w:t>1.3</w:t>
          </w:r>
          <w:ins w:id="82" w:author="N F" w:date="2023-08-02T12:07:00Z">
            <w:r w:rsidR="002C19E5" w:rsidRPr="005327F0">
              <w:t xml:space="preserve">.  </w:t>
            </w:r>
          </w:ins>
          <w:del w:id="83" w:author="N F" w:date="2023-08-02T12:07:00Z">
            <w:r w:rsidRPr="005327F0" w:rsidDel="002C19E5">
              <w:rPr>
                <w:rFonts w:eastAsiaTheme="minorEastAsia"/>
                <w:lang w:eastAsia="ru-RU"/>
                <w:rPrChange w:id="84" w:author="Barshadskaya, Yuliya" w:date="2024-01-10T18:00:00Z">
                  <w:rPr>
                    <w:rFonts w:asciiTheme="minorHAnsi" w:eastAsiaTheme="minorEastAsia" w:hAnsiTheme="minorHAnsi"/>
                    <w:lang w:eastAsia="ru-RU"/>
                  </w:rPr>
                </w:rPrChange>
              </w:rPr>
              <w:tab/>
            </w:r>
          </w:del>
          <w:r w:rsidRPr="005327F0">
            <w:t>Торговое название</w:t>
          </w:r>
          <w:r w:rsidRPr="005327F0">
            <w:tab/>
          </w:r>
          <w:r w:rsidRPr="00B33B3A">
            <w:fldChar w:fldCharType="begin"/>
          </w:r>
          <w:r w:rsidRPr="005327F0">
            <w:instrText xml:space="preserve"> PAGEREF _Toc115732982 \h </w:instrText>
          </w:r>
          <w:r w:rsidRPr="00B33B3A">
            <w:fldChar w:fldCharType="separate"/>
          </w:r>
          <w:r w:rsidRPr="005327F0">
            <w:t>10</w:t>
          </w:r>
          <w:r w:rsidRPr="00B33B3A">
            <w:fldChar w:fldCharType="end"/>
          </w:r>
        </w:p>
        <w:p w14:paraId="2906DE81" w14:textId="6C77C769" w:rsidR="004C4CE2" w:rsidRPr="005327F0" w:rsidRDefault="004C4CE2">
          <w:pPr>
            <w:pStyle w:val="21"/>
            <w:rPr>
              <w:rFonts w:eastAsiaTheme="minorEastAsia"/>
              <w:lang w:eastAsia="ru-RU"/>
              <w:rPrChange w:id="85" w:author="Barshadskaya, Yuliya" w:date="2024-01-10T18:00:00Z">
                <w:rPr>
                  <w:rFonts w:asciiTheme="minorHAnsi" w:eastAsiaTheme="minorEastAsia" w:hAnsiTheme="minorHAnsi"/>
                  <w:lang w:eastAsia="ru-RU"/>
                </w:rPr>
              </w:rPrChange>
            </w:rPr>
            <w:pPrChange w:id="86" w:author="Barshadskaya, Yuliya" w:date="2024-01-10T18:02:00Z">
              <w:pPr>
                <w:pStyle w:val="21"/>
                <w:ind w:firstLine="469"/>
              </w:pPr>
            </w:pPrChange>
          </w:pPr>
          <w:r w:rsidRPr="005327F0">
            <w:t>1.4</w:t>
          </w:r>
          <w:ins w:id="87" w:author="N F" w:date="2023-08-02T12:07:00Z">
            <w:r w:rsidR="002C19E5" w:rsidRPr="005327F0">
              <w:t xml:space="preserve">. </w:t>
            </w:r>
          </w:ins>
          <w:del w:id="88" w:author="N F" w:date="2023-08-02T12:07:00Z">
            <w:r w:rsidRPr="005327F0" w:rsidDel="002C19E5">
              <w:rPr>
                <w:rFonts w:eastAsiaTheme="minorEastAsia"/>
                <w:lang w:eastAsia="ru-RU"/>
                <w:rPrChange w:id="89" w:author="Barshadskaya, Yuliya" w:date="2024-01-10T18:00:00Z">
                  <w:rPr>
                    <w:rFonts w:asciiTheme="minorHAnsi" w:eastAsiaTheme="minorEastAsia" w:hAnsiTheme="minorHAnsi"/>
                    <w:lang w:eastAsia="ru-RU"/>
                  </w:rPr>
                </w:rPrChange>
              </w:rPr>
              <w:tab/>
            </w:r>
          </w:del>
          <w:r w:rsidRPr="005327F0">
            <w:t>Активные ингредиенты</w:t>
          </w:r>
          <w:r w:rsidRPr="005327F0">
            <w:tab/>
          </w:r>
          <w:r w:rsidRPr="00B33B3A">
            <w:fldChar w:fldCharType="begin"/>
          </w:r>
          <w:r w:rsidRPr="005327F0">
            <w:instrText xml:space="preserve"> PAGEREF _Toc115732983 \h </w:instrText>
          </w:r>
          <w:r w:rsidRPr="00B33B3A">
            <w:fldChar w:fldCharType="separate"/>
          </w:r>
          <w:r w:rsidRPr="005327F0">
            <w:t>11</w:t>
          </w:r>
          <w:r w:rsidRPr="00B33B3A">
            <w:fldChar w:fldCharType="end"/>
          </w:r>
        </w:p>
        <w:p w14:paraId="0792B131" w14:textId="37B59FA3" w:rsidR="004C4CE2" w:rsidRPr="005327F0" w:rsidRDefault="004C4CE2">
          <w:pPr>
            <w:pStyle w:val="21"/>
            <w:rPr>
              <w:rFonts w:eastAsiaTheme="minorEastAsia"/>
              <w:lang w:eastAsia="ru-RU"/>
              <w:rPrChange w:id="90" w:author="Barshadskaya, Yuliya" w:date="2024-01-10T18:00:00Z">
                <w:rPr>
                  <w:rFonts w:asciiTheme="minorHAnsi" w:eastAsiaTheme="minorEastAsia" w:hAnsiTheme="minorHAnsi"/>
                  <w:lang w:eastAsia="ru-RU"/>
                </w:rPr>
              </w:rPrChange>
            </w:rPr>
            <w:pPrChange w:id="91" w:author="Barshadskaya, Yuliya" w:date="2024-01-10T18:02:00Z">
              <w:pPr>
                <w:pStyle w:val="21"/>
                <w:ind w:firstLine="469"/>
              </w:pPr>
            </w:pPrChange>
          </w:pPr>
          <w:r w:rsidRPr="005327F0">
            <w:t>1.5</w:t>
          </w:r>
          <w:ins w:id="92" w:author="N F" w:date="2023-08-02T12:07:00Z">
            <w:r w:rsidR="002C19E5" w:rsidRPr="005327F0">
              <w:t xml:space="preserve">. </w:t>
            </w:r>
          </w:ins>
          <w:del w:id="93" w:author="N F" w:date="2023-08-02T12:07:00Z">
            <w:r w:rsidRPr="005327F0" w:rsidDel="002C19E5">
              <w:rPr>
                <w:rFonts w:eastAsiaTheme="minorEastAsia"/>
                <w:lang w:eastAsia="ru-RU"/>
                <w:rPrChange w:id="94" w:author="Barshadskaya, Yuliya" w:date="2024-01-10T18:00:00Z">
                  <w:rPr>
                    <w:rFonts w:asciiTheme="minorHAnsi" w:eastAsiaTheme="minorEastAsia" w:hAnsiTheme="minorHAnsi"/>
                    <w:lang w:eastAsia="ru-RU"/>
                  </w:rPr>
                </w:rPrChange>
              </w:rPr>
              <w:tab/>
            </w:r>
          </w:del>
          <w:r w:rsidRPr="005327F0">
            <w:t>Фармакологическая группа</w:t>
          </w:r>
          <w:r w:rsidRPr="005327F0">
            <w:tab/>
          </w:r>
          <w:r w:rsidRPr="00B33B3A">
            <w:fldChar w:fldCharType="begin"/>
          </w:r>
          <w:r w:rsidRPr="005327F0">
            <w:instrText xml:space="preserve"> PAGEREF _Toc115732984 \h </w:instrText>
          </w:r>
          <w:r w:rsidRPr="00B33B3A">
            <w:fldChar w:fldCharType="separate"/>
          </w:r>
          <w:r w:rsidRPr="005327F0">
            <w:t>11</w:t>
          </w:r>
          <w:r w:rsidRPr="00B33B3A">
            <w:fldChar w:fldCharType="end"/>
          </w:r>
        </w:p>
        <w:p w14:paraId="21A44C5D" w14:textId="77FBBC91" w:rsidR="004C4CE2" w:rsidRPr="005327F0" w:rsidRDefault="004C4CE2">
          <w:pPr>
            <w:pStyle w:val="21"/>
            <w:rPr>
              <w:rFonts w:eastAsiaTheme="minorEastAsia"/>
              <w:lang w:eastAsia="ru-RU"/>
              <w:rPrChange w:id="95" w:author="Barshadskaya, Yuliya" w:date="2024-01-10T18:00:00Z">
                <w:rPr>
                  <w:rFonts w:asciiTheme="minorHAnsi" w:eastAsiaTheme="minorEastAsia" w:hAnsiTheme="minorHAnsi"/>
                  <w:lang w:eastAsia="ru-RU"/>
                </w:rPr>
              </w:rPrChange>
            </w:rPr>
            <w:pPrChange w:id="96" w:author="Barshadskaya, Yuliya" w:date="2024-01-10T18:02:00Z">
              <w:pPr>
                <w:pStyle w:val="21"/>
                <w:ind w:firstLine="469"/>
              </w:pPr>
            </w:pPrChange>
          </w:pPr>
          <w:r w:rsidRPr="005327F0">
            <w:t>1.6</w:t>
          </w:r>
          <w:ins w:id="97" w:author="N F" w:date="2023-08-02T12:07:00Z">
            <w:r w:rsidR="002C19E5" w:rsidRPr="005327F0">
              <w:t xml:space="preserve">. </w:t>
            </w:r>
          </w:ins>
          <w:del w:id="98" w:author="N F" w:date="2023-08-02T12:07:00Z">
            <w:r w:rsidRPr="005327F0" w:rsidDel="002C19E5">
              <w:rPr>
                <w:rFonts w:eastAsiaTheme="minorEastAsia"/>
                <w:lang w:eastAsia="ru-RU"/>
                <w:rPrChange w:id="99" w:author="Barshadskaya, Yuliya" w:date="2024-01-10T18:00:00Z">
                  <w:rPr>
                    <w:rFonts w:asciiTheme="minorHAnsi" w:eastAsiaTheme="minorEastAsia" w:hAnsiTheme="minorHAnsi"/>
                    <w:lang w:eastAsia="ru-RU"/>
                  </w:rPr>
                </w:rPrChange>
              </w:rPr>
              <w:tab/>
            </w:r>
          </w:del>
          <w:r w:rsidRPr="005327F0">
            <w:t>Код по АТХ</w:t>
          </w:r>
          <w:r w:rsidRPr="005327F0">
            <w:tab/>
          </w:r>
          <w:r w:rsidRPr="00B33B3A">
            <w:fldChar w:fldCharType="begin"/>
          </w:r>
          <w:r w:rsidRPr="005327F0">
            <w:instrText xml:space="preserve"> PAGEREF _Toc115732985 \h </w:instrText>
          </w:r>
          <w:r w:rsidRPr="00B33B3A">
            <w:fldChar w:fldCharType="separate"/>
          </w:r>
          <w:r w:rsidRPr="005327F0">
            <w:t>11</w:t>
          </w:r>
          <w:r w:rsidRPr="00B33B3A">
            <w:fldChar w:fldCharType="end"/>
          </w:r>
        </w:p>
        <w:p w14:paraId="37126207" w14:textId="1EED7423" w:rsidR="004C4CE2" w:rsidRPr="00EE3B99" w:rsidRDefault="004C4CE2">
          <w:pPr>
            <w:pStyle w:val="21"/>
            <w:rPr>
              <w:rFonts w:eastAsiaTheme="minorEastAsia"/>
              <w:szCs w:val="24"/>
              <w:lang w:eastAsia="ru-RU"/>
              <w:rPrChange w:id="100" w:author="Barshadskaya, Yuliya" w:date="2024-01-10T18:00:00Z">
                <w:rPr>
                  <w:rFonts w:asciiTheme="minorHAnsi" w:eastAsiaTheme="minorEastAsia" w:hAnsiTheme="minorHAnsi"/>
                  <w:lang w:eastAsia="ru-RU"/>
                </w:rPr>
              </w:rPrChange>
            </w:rPr>
            <w:pPrChange w:id="101" w:author="Barshadskaya, Yuliya" w:date="2024-01-10T18:02:00Z">
              <w:pPr>
                <w:pStyle w:val="21"/>
                <w:ind w:firstLine="469"/>
              </w:pPr>
            </w:pPrChange>
          </w:pPr>
          <w:r w:rsidRPr="00EE3B99">
            <w:rPr>
              <w:szCs w:val="24"/>
            </w:rPr>
            <w:t>1.7</w:t>
          </w:r>
          <w:ins w:id="102" w:author="N F" w:date="2023-08-02T12:07:00Z">
            <w:r w:rsidR="002C19E5" w:rsidRPr="00EE3B99">
              <w:rPr>
                <w:szCs w:val="24"/>
              </w:rPr>
              <w:t xml:space="preserve">. </w:t>
            </w:r>
          </w:ins>
          <w:del w:id="103" w:author="N F" w:date="2023-08-02T12:07:00Z">
            <w:r w:rsidRPr="00EE3B99" w:rsidDel="002C19E5">
              <w:rPr>
                <w:rFonts w:eastAsiaTheme="minorEastAsia"/>
                <w:szCs w:val="24"/>
                <w:lang w:eastAsia="ru-RU"/>
                <w:rPrChange w:id="104" w:author="Barshadskaya, Yuliya" w:date="2024-01-10T18:00:00Z">
                  <w:rPr>
                    <w:rFonts w:asciiTheme="minorHAnsi" w:eastAsiaTheme="minorEastAsia" w:hAnsiTheme="minorHAnsi"/>
                    <w:lang w:eastAsia="ru-RU"/>
                  </w:rPr>
                </w:rPrChange>
              </w:rPr>
              <w:tab/>
            </w:r>
          </w:del>
          <w:r w:rsidRPr="00EE3B99">
            <w:rPr>
              <w:szCs w:val="24"/>
            </w:rPr>
            <w:t>Обоснование для изучения исследуемого препарата</w:t>
          </w:r>
          <w:r w:rsidRPr="00EE3B99">
            <w:rPr>
              <w:szCs w:val="24"/>
            </w:rPr>
            <w:tab/>
          </w:r>
          <w:r w:rsidRPr="002E36A6">
            <w:rPr>
              <w:szCs w:val="24"/>
            </w:rPr>
            <w:fldChar w:fldCharType="begin"/>
          </w:r>
          <w:r w:rsidRPr="002E36A6">
            <w:rPr>
              <w:szCs w:val="24"/>
            </w:rPr>
            <w:instrText xml:space="preserve"> PAGEREF _Toc115732986 \h </w:instrText>
          </w:r>
          <w:r w:rsidRPr="002E36A6">
            <w:rPr>
              <w:szCs w:val="24"/>
            </w:rPr>
          </w:r>
          <w:r w:rsidRPr="002E36A6">
            <w:rPr>
              <w:szCs w:val="24"/>
            </w:rPr>
            <w:fldChar w:fldCharType="separate"/>
          </w:r>
          <w:r w:rsidRPr="002E36A6">
            <w:rPr>
              <w:szCs w:val="24"/>
            </w:rPr>
            <w:t>11</w:t>
          </w:r>
          <w:r w:rsidRPr="002E36A6">
            <w:rPr>
              <w:szCs w:val="24"/>
            </w:rPr>
            <w:fldChar w:fldCharType="end"/>
          </w:r>
        </w:p>
        <w:p w14:paraId="57478301" w14:textId="198C61E7" w:rsidR="004C4CE2" w:rsidRPr="00EE3B99" w:rsidRDefault="004C4CE2">
          <w:pPr>
            <w:pStyle w:val="31"/>
            <w:rPr>
              <w:rFonts w:eastAsiaTheme="minorEastAsia"/>
              <w:noProof/>
              <w:sz w:val="24"/>
              <w:szCs w:val="24"/>
              <w:lang w:eastAsia="ru-RU"/>
              <w:rPrChange w:id="105" w:author="Barshadskaya, Yuliya" w:date="2024-01-10T18:02:00Z">
                <w:rPr>
                  <w:rFonts w:asciiTheme="minorHAnsi" w:eastAsiaTheme="minorEastAsia" w:hAnsiTheme="minorHAnsi"/>
                  <w:noProof/>
                  <w:lang w:eastAsia="ru-RU"/>
                </w:rPr>
              </w:rPrChange>
            </w:rPr>
            <w:pPrChange w:id="106" w:author="N F" w:date="2023-08-02T12:16:00Z">
              <w:pPr>
                <w:pStyle w:val="31"/>
                <w:ind w:left="709" w:firstLine="469"/>
              </w:pPr>
            </w:pPrChange>
          </w:pPr>
          <w:r w:rsidRPr="00EE3B99">
            <w:rPr>
              <w:noProof/>
              <w:sz w:val="24"/>
              <w:szCs w:val="24"/>
            </w:rPr>
            <w:t>1.7.1</w:t>
          </w:r>
          <w:ins w:id="107" w:author="N F" w:date="2023-08-02T12:08:00Z">
            <w:r w:rsidR="002C19E5" w:rsidRPr="00EE3B99">
              <w:rPr>
                <w:noProof/>
                <w:sz w:val="24"/>
                <w:szCs w:val="24"/>
              </w:rPr>
              <w:t>.</w:t>
            </w:r>
            <w:r w:rsidR="002C19E5" w:rsidRPr="00EE3B99">
              <w:rPr>
                <w:rFonts w:eastAsiaTheme="minorEastAsia"/>
                <w:noProof/>
                <w:sz w:val="24"/>
                <w:szCs w:val="24"/>
                <w:lang w:eastAsia="ru-RU"/>
                <w:rPrChange w:id="108" w:author="Barshadskaya, Yuliya" w:date="2024-01-10T18:02:00Z">
                  <w:rPr>
                    <w:rFonts w:asciiTheme="minorHAnsi" w:eastAsiaTheme="minorEastAsia" w:hAnsiTheme="minorHAnsi"/>
                    <w:noProof/>
                    <w:lang w:eastAsia="ru-RU"/>
                  </w:rPr>
                </w:rPrChange>
              </w:rPr>
              <w:t xml:space="preserve"> </w:t>
            </w:r>
          </w:ins>
          <w:del w:id="109" w:author="N F" w:date="2023-08-02T12:08:00Z">
            <w:r w:rsidRPr="00EE3B99" w:rsidDel="002C19E5">
              <w:rPr>
                <w:rFonts w:eastAsiaTheme="minorEastAsia"/>
                <w:noProof/>
                <w:sz w:val="24"/>
                <w:szCs w:val="24"/>
                <w:lang w:eastAsia="ru-RU"/>
                <w:rPrChange w:id="110" w:author="Barshadskaya, Yuliya" w:date="2024-01-10T18:02:00Z">
                  <w:rPr>
                    <w:rFonts w:asciiTheme="minorHAnsi" w:eastAsiaTheme="minorEastAsia" w:hAnsiTheme="minorHAnsi"/>
                    <w:noProof/>
                    <w:lang w:eastAsia="ru-RU"/>
                  </w:rPr>
                </w:rPrChange>
              </w:rPr>
              <w:tab/>
            </w:r>
          </w:del>
          <w:r w:rsidRPr="00EE3B99">
            <w:rPr>
              <w:noProof/>
              <w:sz w:val="24"/>
              <w:szCs w:val="24"/>
            </w:rPr>
            <w:t>Общие сведения о заболевании</w:t>
          </w:r>
          <w:r w:rsidRPr="00EE3B99">
            <w:rPr>
              <w:noProof/>
              <w:sz w:val="24"/>
              <w:szCs w:val="24"/>
            </w:rPr>
            <w:tab/>
          </w:r>
          <w:r w:rsidRPr="00EE3B99">
            <w:rPr>
              <w:noProof/>
              <w:sz w:val="24"/>
              <w:szCs w:val="24"/>
            </w:rPr>
            <w:fldChar w:fldCharType="begin"/>
          </w:r>
          <w:r w:rsidRPr="00EE3B99">
            <w:rPr>
              <w:noProof/>
              <w:sz w:val="24"/>
              <w:szCs w:val="24"/>
              <w:rPrChange w:id="111" w:author="Barshadskaya, Yuliya" w:date="2024-01-10T18:02:00Z">
                <w:rPr>
                  <w:rFonts w:cs="Times New Roman"/>
                  <w:noProof/>
                </w:rPr>
              </w:rPrChange>
            </w:rPr>
            <w:instrText xml:space="preserve"> PAGEREF _Toc115732987 \h </w:instrText>
          </w:r>
          <w:r w:rsidRPr="00EE3B99">
            <w:rPr>
              <w:noProof/>
              <w:sz w:val="24"/>
              <w:szCs w:val="24"/>
            </w:rPr>
          </w:r>
          <w:r w:rsidRPr="00EE3B99">
            <w:rPr>
              <w:noProof/>
              <w:sz w:val="24"/>
              <w:szCs w:val="24"/>
            </w:rPr>
            <w:fldChar w:fldCharType="separate"/>
          </w:r>
          <w:r w:rsidRPr="00EE3B99">
            <w:rPr>
              <w:noProof/>
              <w:sz w:val="24"/>
              <w:szCs w:val="24"/>
            </w:rPr>
            <w:t>11</w:t>
          </w:r>
          <w:r w:rsidRPr="00EE3B99">
            <w:rPr>
              <w:noProof/>
              <w:sz w:val="24"/>
              <w:szCs w:val="24"/>
            </w:rPr>
            <w:fldChar w:fldCharType="end"/>
          </w:r>
        </w:p>
        <w:p w14:paraId="6D799CBF" w14:textId="400AB17D" w:rsidR="004C4CE2" w:rsidRPr="00EE3B99" w:rsidRDefault="004C4CE2" w:rsidP="00EE3B99">
          <w:pPr>
            <w:pStyle w:val="31"/>
            <w:rPr>
              <w:rFonts w:eastAsiaTheme="minorEastAsia"/>
              <w:noProof/>
              <w:sz w:val="24"/>
              <w:szCs w:val="24"/>
              <w:lang w:eastAsia="ru-RU"/>
              <w:rPrChange w:id="112" w:author="Barshadskaya, Yuliya" w:date="2024-01-10T18:02:00Z">
                <w:rPr>
                  <w:rFonts w:asciiTheme="minorHAnsi" w:eastAsiaTheme="minorEastAsia" w:hAnsiTheme="minorHAnsi"/>
                  <w:noProof/>
                  <w:lang w:eastAsia="ru-RU"/>
                </w:rPr>
              </w:rPrChange>
            </w:rPr>
          </w:pPr>
          <w:r w:rsidRPr="00EE3B99">
            <w:rPr>
              <w:noProof/>
              <w:sz w:val="24"/>
              <w:szCs w:val="24"/>
            </w:rPr>
            <w:t>1.7.2</w:t>
          </w:r>
          <w:ins w:id="113" w:author="N F" w:date="2023-08-02T12:08:00Z">
            <w:r w:rsidR="002C19E5" w:rsidRPr="00EE3B99">
              <w:rPr>
                <w:noProof/>
                <w:sz w:val="24"/>
                <w:szCs w:val="24"/>
              </w:rPr>
              <w:t>.</w:t>
            </w:r>
          </w:ins>
          <w:ins w:id="114" w:author="N F" w:date="2023-08-02T12:09:00Z">
            <w:r w:rsidR="002C19E5" w:rsidRPr="00EE3B99">
              <w:rPr>
                <w:rFonts w:eastAsiaTheme="minorEastAsia"/>
                <w:noProof/>
                <w:sz w:val="24"/>
                <w:szCs w:val="24"/>
                <w:lang w:eastAsia="ru-RU"/>
                <w:rPrChange w:id="115" w:author="Barshadskaya, Yuliya" w:date="2024-01-10T18:02:00Z">
                  <w:rPr>
                    <w:rFonts w:asciiTheme="minorHAnsi" w:eastAsiaTheme="minorEastAsia" w:hAnsiTheme="minorHAnsi"/>
                    <w:noProof/>
                    <w:lang w:eastAsia="ru-RU"/>
                  </w:rPr>
                </w:rPrChange>
              </w:rPr>
              <w:t xml:space="preserve"> </w:t>
            </w:r>
          </w:ins>
          <w:del w:id="116" w:author="N F" w:date="2023-08-02T12:09:00Z">
            <w:r w:rsidRPr="00EE3B99" w:rsidDel="002C19E5">
              <w:rPr>
                <w:rFonts w:eastAsiaTheme="minorEastAsia"/>
                <w:noProof/>
                <w:sz w:val="24"/>
                <w:szCs w:val="24"/>
                <w:lang w:eastAsia="ru-RU"/>
                <w:rPrChange w:id="117" w:author="Barshadskaya, Yuliya" w:date="2024-01-10T18:02:00Z">
                  <w:rPr>
                    <w:rFonts w:asciiTheme="minorHAnsi" w:eastAsiaTheme="minorEastAsia" w:hAnsiTheme="minorHAnsi"/>
                    <w:noProof/>
                    <w:lang w:eastAsia="ru-RU"/>
                  </w:rPr>
                </w:rPrChange>
              </w:rPr>
              <w:tab/>
            </w:r>
          </w:del>
          <w:r w:rsidRPr="00EE3B99">
            <w:rPr>
              <w:noProof/>
              <w:sz w:val="24"/>
              <w:szCs w:val="24"/>
            </w:rPr>
            <w:t>Существующие варианты терапии</w:t>
          </w:r>
          <w:r w:rsidRPr="00EE3B99">
            <w:rPr>
              <w:noProof/>
              <w:sz w:val="24"/>
              <w:szCs w:val="24"/>
            </w:rPr>
            <w:tab/>
          </w:r>
          <w:r w:rsidRPr="00EE3B99">
            <w:rPr>
              <w:noProof/>
              <w:sz w:val="24"/>
              <w:szCs w:val="24"/>
            </w:rPr>
            <w:fldChar w:fldCharType="begin"/>
          </w:r>
          <w:r w:rsidRPr="00EE3B99">
            <w:rPr>
              <w:noProof/>
              <w:sz w:val="24"/>
              <w:szCs w:val="24"/>
              <w:rPrChange w:id="118" w:author="Barshadskaya, Yuliya" w:date="2024-01-10T18:02:00Z">
                <w:rPr>
                  <w:rFonts w:cs="Times New Roman"/>
                  <w:noProof/>
                </w:rPr>
              </w:rPrChange>
            </w:rPr>
            <w:instrText xml:space="preserve"> PAGEREF _Toc115732988 \h </w:instrText>
          </w:r>
          <w:r w:rsidRPr="00EE3B99">
            <w:rPr>
              <w:noProof/>
              <w:sz w:val="24"/>
              <w:szCs w:val="24"/>
            </w:rPr>
          </w:r>
          <w:r w:rsidRPr="00EE3B99">
            <w:rPr>
              <w:noProof/>
              <w:sz w:val="24"/>
              <w:szCs w:val="24"/>
            </w:rPr>
            <w:fldChar w:fldCharType="separate"/>
          </w:r>
          <w:r w:rsidRPr="00EE3B99">
            <w:rPr>
              <w:noProof/>
              <w:sz w:val="24"/>
              <w:szCs w:val="24"/>
            </w:rPr>
            <w:t>11</w:t>
          </w:r>
          <w:r w:rsidRPr="00EE3B99">
            <w:rPr>
              <w:noProof/>
              <w:sz w:val="24"/>
              <w:szCs w:val="24"/>
            </w:rPr>
            <w:fldChar w:fldCharType="end"/>
          </w:r>
        </w:p>
        <w:p w14:paraId="6D7F2DFD" w14:textId="449B8474" w:rsidR="004C4CE2" w:rsidRPr="00EE3B99" w:rsidRDefault="004C4CE2" w:rsidP="00EE3B99">
          <w:pPr>
            <w:pStyle w:val="31"/>
            <w:rPr>
              <w:rFonts w:eastAsiaTheme="minorEastAsia"/>
              <w:noProof/>
              <w:sz w:val="24"/>
              <w:szCs w:val="24"/>
              <w:lang w:eastAsia="ru-RU"/>
              <w:rPrChange w:id="119" w:author="Barshadskaya, Yuliya" w:date="2024-01-10T18:02:00Z">
                <w:rPr>
                  <w:rFonts w:asciiTheme="minorHAnsi" w:eastAsiaTheme="minorEastAsia" w:hAnsiTheme="minorHAnsi"/>
                  <w:noProof/>
                  <w:lang w:eastAsia="ru-RU"/>
                </w:rPr>
              </w:rPrChange>
            </w:rPr>
          </w:pPr>
          <w:r w:rsidRPr="00EE3B99">
            <w:rPr>
              <w:noProof/>
              <w:sz w:val="24"/>
              <w:szCs w:val="24"/>
            </w:rPr>
            <w:t>1.7.3</w:t>
          </w:r>
          <w:ins w:id="120" w:author="N F" w:date="2023-08-02T12:08:00Z">
            <w:r w:rsidR="002C19E5" w:rsidRPr="00EE3B99">
              <w:rPr>
                <w:noProof/>
                <w:sz w:val="24"/>
                <w:szCs w:val="24"/>
              </w:rPr>
              <w:t>.</w:t>
            </w:r>
          </w:ins>
          <w:ins w:id="121" w:author="N F" w:date="2023-08-02T12:09:00Z">
            <w:r w:rsidR="002C19E5" w:rsidRPr="00EE3B99">
              <w:rPr>
                <w:rFonts w:eastAsiaTheme="minorEastAsia"/>
                <w:noProof/>
                <w:sz w:val="24"/>
                <w:szCs w:val="24"/>
                <w:lang w:eastAsia="ru-RU"/>
                <w:rPrChange w:id="122" w:author="Barshadskaya, Yuliya" w:date="2024-01-10T18:02:00Z">
                  <w:rPr>
                    <w:rFonts w:asciiTheme="minorHAnsi" w:eastAsiaTheme="minorEastAsia" w:hAnsiTheme="minorHAnsi"/>
                    <w:noProof/>
                    <w:lang w:eastAsia="ru-RU"/>
                  </w:rPr>
                </w:rPrChange>
              </w:rPr>
              <w:t xml:space="preserve"> </w:t>
            </w:r>
          </w:ins>
          <w:del w:id="123" w:author="N F" w:date="2023-08-02T12:09:00Z">
            <w:r w:rsidRPr="00EE3B99" w:rsidDel="002C19E5">
              <w:rPr>
                <w:rFonts w:eastAsiaTheme="minorEastAsia"/>
                <w:noProof/>
                <w:sz w:val="24"/>
                <w:szCs w:val="24"/>
                <w:lang w:eastAsia="ru-RU"/>
                <w:rPrChange w:id="124" w:author="Barshadskaya, Yuliya" w:date="2024-01-10T18:02:00Z">
                  <w:rPr>
                    <w:rFonts w:asciiTheme="minorHAnsi" w:eastAsiaTheme="minorEastAsia" w:hAnsiTheme="minorHAnsi"/>
                    <w:noProof/>
                    <w:lang w:eastAsia="ru-RU"/>
                  </w:rPr>
                </w:rPrChange>
              </w:rPr>
              <w:tab/>
            </w:r>
          </w:del>
          <w:r w:rsidRPr="00EE3B99">
            <w:rPr>
              <w:noProof/>
              <w:sz w:val="24"/>
              <w:szCs w:val="24"/>
            </w:rPr>
            <w:t>Вводная информация по исследуемой терапии</w:t>
          </w:r>
          <w:r w:rsidRPr="00EE3B99">
            <w:rPr>
              <w:noProof/>
              <w:sz w:val="24"/>
              <w:szCs w:val="24"/>
            </w:rPr>
            <w:tab/>
          </w:r>
          <w:r w:rsidRPr="00EE3B99">
            <w:rPr>
              <w:noProof/>
              <w:sz w:val="24"/>
              <w:szCs w:val="24"/>
            </w:rPr>
            <w:fldChar w:fldCharType="begin"/>
          </w:r>
          <w:r w:rsidRPr="00EE3B99">
            <w:rPr>
              <w:noProof/>
              <w:sz w:val="24"/>
              <w:szCs w:val="24"/>
              <w:rPrChange w:id="125" w:author="Barshadskaya, Yuliya" w:date="2024-01-10T18:02:00Z">
                <w:rPr>
                  <w:rFonts w:cs="Times New Roman"/>
                  <w:noProof/>
                </w:rPr>
              </w:rPrChange>
            </w:rPr>
            <w:instrText xml:space="preserve"> PAGEREF _Toc115732989 \h </w:instrText>
          </w:r>
          <w:r w:rsidRPr="00EE3B99">
            <w:rPr>
              <w:noProof/>
              <w:sz w:val="24"/>
              <w:szCs w:val="24"/>
            </w:rPr>
          </w:r>
          <w:r w:rsidRPr="00EE3B99">
            <w:rPr>
              <w:noProof/>
              <w:sz w:val="24"/>
              <w:szCs w:val="24"/>
            </w:rPr>
            <w:fldChar w:fldCharType="separate"/>
          </w:r>
          <w:r w:rsidRPr="00EE3B99">
            <w:rPr>
              <w:noProof/>
              <w:sz w:val="24"/>
              <w:szCs w:val="24"/>
            </w:rPr>
            <w:t>15</w:t>
          </w:r>
          <w:r w:rsidRPr="00EE3B99">
            <w:rPr>
              <w:noProof/>
              <w:sz w:val="24"/>
              <w:szCs w:val="24"/>
            </w:rPr>
            <w:fldChar w:fldCharType="end"/>
          </w:r>
        </w:p>
        <w:p w14:paraId="4314449C" w14:textId="2BA0C3EB" w:rsidR="004C4CE2" w:rsidRPr="00EE3B99" w:rsidRDefault="004C4CE2" w:rsidP="005327F0">
          <w:pPr>
            <w:pStyle w:val="21"/>
            <w:spacing w:line="240" w:lineRule="auto"/>
            <w:rPr>
              <w:rFonts w:eastAsiaTheme="minorEastAsia"/>
              <w:szCs w:val="24"/>
              <w:lang w:eastAsia="ru-RU"/>
              <w:rPrChange w:id="126" w:author="Barshadskaya, Yuliya" w:date="2024-01-10T18:02:00Z">
                <w:rPr>
                  <w:rFonts w:asciiTheme="minorHAnsi" w:eastAsiaTheme="minorEastAsia" w:hAnsiTheme="minorHAnsi"/>
                  <w:lang w:eastAsia="ru-RU"/>
                </w:rPr>
              </w:rPrChange>
            </w:rPr>
          </w:pPr>
          <w:r w:rsidRPr="00EE3B99">
            <w:rPr>
              <w:szCs w:val="24"/>
            </w:rPr>
            <w:t>1.8</w:t>
          </w:r>
          <w:ins w:id="127" w:author="N F" w:date="2023-08-02T12:08:00Z">
            <w:r w:rsidR="002C19E5" w:rsidRPr="00EE3B99">
              <w:rPr>
                <w:rFonts w:eastAsiaTheme="minorEastAsia"/>
                <w:szCs w:val="24"/>
                <w:lang w:eastAsia="ru-RU"/>
                <w:rPrChange w:id="128" w:author="Barshadskaya, Yuliya" w:date="2024-01-10T18:02:00Z">
                  <w:rPr>
                    <w:rFonts w:asciiTheme="minorHAnsi" w:eastAsiaTheme="minorEastAsia" w:hAnsiTheme="minorHAnsi"/>
                    <w:lang w:eastAsia="ru-RU"/>
                  </w:rPr>
                </w:rPrChange>
              </w:rPr>
              <w:t xml:space="preserve">. </w:t>
            </w:r>
          </w:ins>
          <w:del w:id="129" w:author="N F" w:date="2023-08-02T12:08:00Z">
            <w:r w:rsidRPr="00EE3B99" w:rsidDel="002C19E5">
              <w:rPr>
                <w:rFonts w:eastAsiaTheme="minorEastAsia"/>
                <w:szCs w:val="24"/>
                <w:lang w:eastAsia="ru-RU"/>
                <w:rPrChange w:id="130" w:author="Barshadskaya, Yuliya" w:date="2024-01-10T18:02:00Z">
                  <w:rPr>
                    <w:rFonts w:asciiTheme="minorHAnsi" w:eastAsiaTheme="minorEastAsia" w:hAnsiTheme="minorHAnsi"/>
                    <w:lang w:eastAsia="ru-RU"/>
                  </w:rPr>
                </w:rPrChange>
              </w:rPr>
              <w:tab/>
            </w:r>
          </w:del>
          <w:r w:rsidRPr="00EE3B99">
            <w:rPr>
              <w:szCs w:val="24"/>
            </w:rPr>
            <w:t>Ожидаемые показания к применению</w:t>
          </w:r>
          <w:r w:rsidRPr="00EE3B99">
            <w:rPr>
              <w:szCs w:val="24"/>
            </w:rPr>
            <w:tab/>
          </w:r>
          <w:r w:rsidRPr="002E36A6">
            <w:rPr>
              <w:szCs w:val="24"/>
            </w:rPr>
            <w:fldChar w:fldCharType="begin"/>
          </w:r>
          <w:r w:rsidRPr="002E36A6">
            <w:rPr>
              <w:szCs w:val="24"/>
            </w:rPr>
            <w:instrText xml:space="preserve"> PAGEREF _Toc115732990 \h </w:instrText>
          </w:r>
          <w:r w:rsidRPr="002E36A6">
            <w:rPr>
              <w:szCs w:val="24"/>
            </w:rPr>
          </w:r>
          <w:r w:rsidRPr="002E36A6">
            <w:rPr>
              <w:szCs w:val="24"/>
            </w:rPr>
            <w:fldChar w:fldCharType="separate"/>
          </w:r>
          <w:r w:rsidRPr="002E36A6">
            <w:rPr>
              <w:szCs w:val="24"/>
            </w:rPr>
            <w:t>15</w:t>
          </w:r>
          <w:r w:rsidRPr="002E36A6">
            <w:rPr>
              <w:szCs w:val="24"/>
            </w:rPr>
            <w:fldChar w:fldCharType="end"/>
          </w:r>
        </w:p>
        <w:p w14:paraId="7B98FEB1" w14:textId="458BB795" w:rsidR="004C4CE2" w:rsidRPr="00EE3B99" w:rsidRDefault="004C4CE2" w:rsidP="005327F0">
          <w:pPr>
            <w:pStyle w:val="11"/>
            <w:rPr>
              <w:rFonts w:eastAsiaTheme="minorEastAsia"/>
              <w:lang w:eastAsia="ru-RU"/>
              <w:rPrChange w:id="131" w:author="Barshadskaya, Yuliya" w:date="2024-01-10T18:03:00Z">
                <w:rPr>
                  <w:rFonts w:asciiTheme="minorHAnsi" w:eastAsiaTheme="minorEastAsia" w:hAnsiTheme="minorHAnsi"/>
                  <w:sz w:val="22"/>
                  <w:szCs w:val="22"/>
                  <w:lang w:eastAsia="ru-RU"/>
                </w:rPr>
              </w:rPrChange>
            </w:rPr>
          </w:pPr>
          <w:r w:rsidRPr="00EE3B99">
            <w:t>2</w:t>
          </w:r>
          <w:ins w:id="132" w:author="N F" w:date="2023-08-02T12:11:00Z">
            <w:r w:rsidR="002C19E5" w:rsidRPr="00EE3B99">
              <w:t>.</w:t>
            </w:r>
            <w:r w:rsidR="002C19E5" w:rsidRPr="00EE3B99">
              <w:rPr>
                <w:rFonts w:eastAsiaTheme="minorEastAsia"/>
                <w:lang w:eastAsia="ru-RU"/>
                <w:rPrChange w:id="133" w:author="Barshadskaya, Yuliya" w:date="2024-01-10T18:03:00Z">
                  <w:rPr>
                    <w:rFonts w:asciiTheme="minorHAnsi" w:eastAsiaTheme="minorEastAsia" w:hAnsiTheme="minorHAnsi"/>
                    <w:bCs w:val="0"/>
                    <w:sz w:val="22"/>
                    <w:szCs w:val="22"/>
                    <w:lang w:eastAsia="ru-RU"/>
                  </w:rPr>
                </w:rPrChange>
              </w:rPr>
              <w:t xml:space="preserve"> </w:t>
            </w:r>
          </w:ins>
          <w:del w:id="134" w:author="N F" w:date="2023-08-02T12:11:00Z">
            <w:r w:rsidRPr="00EE3B99" w:rsidDel="002C19E5">
              <w:rPr>
                <w:rFonts w:eastAsiaTheme="minorEastAsia"/>
                <w:lang w:eastAsia="ru-RU"/>
                <w:rPrChange w:id="135" w:author="Barshadskaya, Yuliya" w:date="2024-01-10T18:03:00Z">
                  <w:rPr>
                    <w:rFonts w:asciiTheme="minorHAnsi" w:eastAsiaTheme="minorEastAsia" w:hAnsiTheme="minorHAnsi"/>
                    <w:sz w:val="22"/>
                    <w:szCs w:val="22"/>
                    <w:lang w:eastAsia="ru-RU"/>
                  </w:rPr>
                </w:rPrChange>
              </w:rPr>
              <w:tab/>
            </w:r>
          </w:del>
          <w:r w:rsidRPr="00EE3B99">
            <w:t>ФИЗИЧЕСКИЕ, ХИМИЧЕСКИЕ, ФАРМАЦЕВТИЧЕСКИЕ СВОЙСТВА И ЛЕКАРСТВЕННАЯ ФОРМА</w:t>
          </w:r>
          <w:r w:rsidRPr="00EE3B99">
            <w:tab/>
          </w:r>
          <w:r w:rsidRPr="00B33B3A">
            <w:fldChar w:fldCharType="begin"/>
          </w:r>
          <w:r w:rsidRPr="00EE3B99">
            <w:instrText xml:space="preserve"> PAGEREF _Toc115732991 \h </w:instrText>
          </w:r>
          <w:r w:rsidRPr="00B33B3A">
            <w:fldChar w:fldCharType="separate"/>
          </w:r>
          <w:r w:rsidRPr="00EE3B99">
            <w:t>16</w:t>
          </w:r>
          <w:r w:rsidRPr="00B33B3A">
            <w:fldChar w:fldCharType="end"/>
          </w:r>
        </w:p>
        <w:p w14:paraId="376FCD54" w14:textId="674F6DC3" w:rsidR="004C4CE2" w:rsidRPr="00EE3B99" w:rsidRDefault="004C4CE2" w:rsidP="005327F0">
          <w:pPr>
            <w:pStyle w:val="21"/>
            <w:spacing w:line="240" w:lineRule="auto"/>
            <w:rPr>
              <w:rFonts w:eastAsiaTheme="minorEastAsia"/>
              <w:szCs w:val="24"/>
              <w:lang w:eastAsia="ru-RU"/>
              <w:rPrChange w:id="136" w:author="N F" w:date="2023-12-05T03:08:00Z">
                <w:rPr>
                  <w:rFonts w:asciiTheme="minorHAnsi" w:eastAsiaTheme="minorEastAsia" w:hAnsiTheme="minorHAnsi"/>
                  <w:lang w:eastAsia="ru-RU"/>
                </w:rPr>
              </w:rPrChange>
            </w:rPr>
          </w:pPr>
          <w:r w:rsidRPr="00EE3B99">
            <w:rPr>
              <w:szCs w:val="24"/>
            </w:rPr>
            <w:t>2.1</w:t>
          </w:r>
          <w:ins w:id="137" w:author="N F" w:date="2023-08-02T12:08:00Z">
            <w:r w:rsidR="002C19E5" w:rsidRPr="00EE3B99">
              <w:rPr>
                <w:szCs w:val="24"/>
              </w:rPr>
              <w:t>.</w:t>
            </w:r>
            <w:r w:rsidR="002C19E5" w:rsidRPr="00EE3B99">
              <w:rPr>
                <w:rFonts w:eastAsiaTheme="minorEastAsia"/>
                <w:szCs w:val="24"/>
                <w:lang w:eastAsia="ru-RU"/>
                <w:rPrChange w:id="138" w:author="N F" w:date="2023-12-05T03:08:00Z">
                  <w:rPr>
                    <w:rFonts w:asciiTheme="minorHAnsi" w:eastAsiaTheme="minorEastAsia" w:hAnsiTheme="minorHAnsi"/>
                    <w:lang w:eastAsia="ru-RU"/>
                  </w:rPr>
                </w:rPrChange>
              </w:rPr>
              <w:t xml:space="preserve"> </w:t>
            </w:r>
          </w:ins>
          <w:del w:id="139" w:author="N F" w:date="2023-08-02T12:08:00Z">
            <w:r w:rsidRPr="00EE3B99" w:rsidDel="002C19E5">
              <w:rPr>
                <w:rFonts w:eastAsiaTheme="minorEastAsia"/>
                <w:szCs w:val="24"/>
                <w:lang w:eastAsia="ru-RU"/>
                <w:rPrChange w:id="140" w:author="N F" w:date="2023-12-05T03:08:00Z">
                  <w:rPr>
                    <w:rFonts w:asciiTheme="minorHAnsi" w:eastAsiaTheme="minorEastAsia" w:hAnsiTheme="minorHAnsi"/>
                    <w:lang w:eastAsia="ru-RU"/>
                  </w:rPr>
                </w:rPrChange>
              </w:rPr>
              <w:tab/>
            </w:r>
          </w:del>
          <w:r w:rsidRPr="00EE3B99">
            <w:rPr>
              <w:szCs w:val="24"/>
            </w:rPr>
            <w:t>Описание свойств исследуемого препарата</w:t>
          </w:r>
          <w:r w:rsidRPr="00EE3B99">
            <w:rPr>
              <w:szCs w:val="24"/>
            </w:rPr>
            <w:tab/>
          </w:r>
          <w:r w:rsidRPr="002E36A6">
            <w:rPr>
              <w:szCs w:val="24"/>
            </w:rPr>
            <w:fldChar w:fldCharType="begin"/>
          </w:r>
          <w:r w:rsidRPr="002E36A6">
            <w:rPr>
              <w:szCs w:val="24"/>
            </w:rPr>
            <w:instrText xml:space="preserve"> PAGEREF _Toc115732992 \h </w:instrText>
          </w:r>
          <w:r w:rsidRPr="002E36A6">
            <w:rPr>
              <w:szCs w:val="24"/>
            </w:rPr>
          </w:r>
          <w:r w:rsidRPr="002E36A6">
            <w:rPr>
              <w:szCs w:val="24"/>
            </w:rPr>
            <w:fldChar w:fldCharType="separate"/>
          </w:r>
          <w:r w:rsidRPr="002E36A6">
            <w:rPr>
              <w:szCs w:val="24"/>
            </w:rPr>
            <w:t>16</w:t>
          </w:r>
          <w:r w:rsidRPr="002E36A6">
            <w:rPr>
              <w:szCs w:val="24"/>
            </w:rPr>
            <w:fldChar w:fldCharType="end"/>
          </w:r>
        </w:p>
        <w:p w14:paraId="5724E143" w14:textId="47B09C8B" w:rsidR="004C4CE2" w:rsidRPr="00EE3B99" w:rsidRDefault="004C4CE2" w:rsidP="00EE3B99">
          <w:pPr>
            <w:pStyle w:val="31"/>
            <w:rPr>
              <w:rFonts w:eastAsiaTheme="minorEastAsia"/>
              <w:noProof/>
              <w:sz w:val="24"/>
              <w:szCs w:val="24"/>
              <w:lang w:eastAsia="ru-RU"/>
              <w:rPrChange w:id="141" w:author="Barshadskaya, Yuliya" w:date="2024-01-10T18:04:00Z">
                <w:rPr>
                  <w:rFonts w:asciiTheme="minorHAnsi" w:eastAsiaTheme="minorEastAsia" w:hAnsiTheme="minorHAnsi"/>
                  <w:noProof/>
                  <w:lang w:eastAsia="ru-RU"/>
                </w:rPr>
              </w:rPrChange>
            </w:rPr>
          </w:pPr>
          <w:r w:rsidRPr="00EE3B99">
            <w:rPr>
              <w:noProof/>
              <w:sz w:val="24"/>
              <w:szCs w:val="24"/>
            </w:rPr>
            <w:t>2.1.1</w:t>
          </w:r>
          <w:ins w:id="142" w:author="N F" w:date="2023-08-02T12:09:00Z">
            <w:r w:rsidR="002C19E5" w:rsidRPr="00EE3B99">
              <w:rPr>
                <w:noProof/>
                <w:sz w:val="24"/>
                <w:szCs w:val="24"/>
              </w:rPr>
              <w:t>.</w:t>
            </w:r>
            <w:r w:rsidR="002C19E5" w:rsidRPr="00EE3B99">
              <w:rPr>
                <w:rFonts w:eastAsiaTheme="minorEastAsia"/>
                <w:noProof/>
                <w:sz w:val="24"/>
                <w:szCs w:val="24"/>
                <w:lang w:eastAsia="ru-RU"/>
                <w:rPrChange w:id="143" w:author="Barshadskaya, Yuliya" w:date="2024-01-10T18:04:00Z">
                  <w:rPr>
                    <w:rFonts w:asciiTheme="minorHAnsi" w:eastAsiaTheme="minorEastAsia" w:hAnsiTheme="minorHAnsi"/>
                    <w:noProof/>
                    <w:lang w:eastAsia="ru-RU"/>
                  </w:rPr>
                </w:rPrChange>
              </w:rPr>
              <w:t xml:space="preserve"> </w:t>
            </w:r>
          </w:ins>
          <w:del w:id="144" w:author="N F" w:date="2023-08-02T12:09:00Z">
            <w:r w:rsidRPr="00EE3B99" w:rsidDel="002C19E5">
              <w:rPr>
                <w:rFonts w:eastAsiaTheme="minorEastAsia"/>
                <w:noProof/>
                <w:sz w:val="24"/>
                <w:szCs w:val="24"/>
                <w:lang w:eastAsia="ru-RU"/>
                <w:rPrChange w:id="145" w:author="Barshadskaya, Yuliya" w:date="2024-01-10T18:04:00Z">
                  <w:rPr>
                    <w:rFonts w:asciiTheme="minorHAnsi" w:eastAsiaTheme="minorEastAsia" w:hAnsiTheme="minorHAnsi"/>
                    <w:noProof/>
                    <w:lang w:eastAsia="ru-RU"/>
                  </w:rPr>
                </w:rPrChange>
              </w:rPr>
              <w:tab/>
            </w:r>
          </w:del>
          <w:r w:rsidRPr="00EE3B99">
            <w:rPr>
              <w:noProof/>
              <w:sz w:val="24"/>
              <w:szCs w:val="24"/>
            </w:rPr>
            <w:t>Химическая формула</w:t>
          </w:r>
          <w:r w:rsidRPr="00EE3B99">
            <w:rPr>
              <w:noProof/>
              <w:sz w:val="24"/>
              <w:szCs w:val="24"/>
            </w:rPr>
            <w:tab/>
          </w:r>
          <w:r w:rsidRPr="00EE3B99">
            <w:rPr>
              <w:noProof/>
              <w:sz w:val="24"/>
              <w:szCs w:val="24"/>
            </w:rPr>
            <w:fldChar w:fldCharType="begin"/>
          </w:r>
          <w:r w:rsidRPr="00EE3B99">
            <w:rPr>
              <w:noProof/>
              <w:sz w:val="24"/>
              <w:szCs w:val="24"/>
              <w:rPrChange w:id="146" w:author="Barshadskaya, Yuliya" w:date="2024-01-10T18:04:00Z">
                <w:rPr>
                  <w:rFonts w:cs="Times New Roman"/>
                  <w:noProof/>
                </w:rPr>
              </w:rPrChange>
            </w:rPr>
            <w:instrText xml:space="preserve"> PAGEREF _Toc115732993 \h </w:instrText>
          </w:r>
          <w:r w:rsidRPr="00EE3B99">
            <w:rPr>
              <w:noProof/>
              <w:sz w:val="24"/>
              <w:szCs w:val="24"/>
            </w:rPr>
          </w:r>
          <w:r w:rsidRPr="00EE3B99">
            <w:rPr>
              <w:noProof/>
              <w:sz w:val="24"/>
              <w:szCs w:val="24"/>
            </w:rPr>
            <w:fldChar w:fldCharType="separate"/>
          </w:r>
          <w:r w:rsidRPr="00EE3B99">
            <w:rPr>
              <w:noProof/>
              <w:sz w:val="24"/>
              <w:szCs w:val="24"/>
            </w:rPr>
            <w:t>16</w:t>
          </w:r>
          <w:r w:rsidRPr="00EE3B99">
            <w:rPr>
              <w:noProof/>
              <w:sz w:val="24"/>
              <w:szCs w:val="24"/>
            </w:rPr>
            <w:fldChar w:fldCharType="end"/>
          </w:r>
        </w:p>
        <w:p w14:paraId="3CE2A7B3" w14:textId="7EA1E0B2" w:rsidR="004C4CE2" w:rsidRPr="00EE3B99" w:rsidRDefault="004C4CE2" w:rsidP="00EE3B99">
          <w:pPr>
            <w:pStyle w:val="31"/>
            <w:rPr>
              <w:rFonts w:eastAsiaTheme="minorEastAsia"/>
              <w:noProof/>
              <w:sz w:val="24"/>
              <w:szCs w:val="24"/>
              <w:lang w:eastAsia="ru-RU"/>
              <w:rPrChange w:id="147" w:author="Barshadskaya, Yuliya" w:date="2024-01-10T18:04:00Z">
                <w:rPr>
                  <w:rFonts w:asciiTheme="minorHAnsi" w:eastAsiaTheme="minorEastAsia" w:hAnsiTheme="minorHAnsi"/>
                  <w:noProof/>
                  <w:lang w:eastAsia="ru-RU"/>
                </w:rPr>
              </w:rPrChange>
            </w:rPr>
          </w:pPr>
          <w:r w:rsidRPr="00EE3B99">
            <w:rPr>
              <w:noProof/>
              <w:sz w:val="24"/>
              <w:szCs w:val="24"/>
            </w:rPr>
            <w:t>2.1.2</w:t>
          </w:r>
          <w:ins w:id="148" w:author="N F" w:date="2023-08-02T12:09:00Z">
            <w:r w:rsidR="002C19E5" w:rsidRPr="00EE3B99">
              <w:rPr>
                <w:noProof/>
                <w:sz w:val="24"/>
                <w:szCs w:val="24"/>
              </w:rPr>
              <w:t>.</w:t>
            </w:r>
            <w:r w:rsidR="002C19E5" w:rsidRPr="00EE3B99">
              <w:rPr>
                <w:rFonts w:eastAsiaTheme="minorEastAsia"/>
                <w:noProof/>
                <w:sz w:val="24"/>
                <w:szCs w:val="24"/>
                <w:lang w:eastAsia="ru-RU"/>
                <w:rPrChange w:id="149" w:author="Barshadskaya, Yuliya" w:date="2024-01-10T18:04:00Z">
                  <w:rPr>
                    <w:rFonts w:asciiTheme="minorHAnsi" w:eastAsiaTheme="minorEastAsia" w:hAnsiTheme="minorHAnsi"/>
                    <w:noProof/>
                    <w:lang w:eastAsia="ru-RU"/>
                  </w:rPr>
                </w:rPrChange>
              </w:rPr>
              <w:t xml:space="preserve"> </w:t>
            </w:r>
          </w:ins>
          <w:del w:id="150" w:author="N F" w:date="2023-08-02T12:09:00Z">
            <w:r w:rsidRPr="00EE3B99" w:rsidDel="002C19E5">
              <w:rPr>
                <w:rFonts w:eastAsiaTheme="minorEastAsia"/>
                <w:noProof/>
                <w:sz w:val="24"/>
                <w:szCs w:val="24"/>
                <w:lang w:eastAsia="ru-RU"/>
                <w:rPrChange w:id="151" w:author="Barshadskaya, Yuliya" w:date="2024-01-10T18:04:00Z">
                  <w:rPr>
                    <w:rFonts w:asciiTheme="minorHAnsi" w:eastAsiaTheme="minorEastAsia" w:hAnsiTheme="minorHAnsi"/>
                    <w:noProof/>
                    <w:lang w:eastAsia="ru-RU"/>
                  </w:rPr>
                </w:rPrChange>
              </w:rPr>
              <w:tab/>
            </w:r>
          </w:del>
          <w:r w:rsidRPr="00EE3B99">
            <w:rPr>
              <w:noProof/>
              <w:sz w:val="24"/>
              <w:szCs w:val="24"/>
            </w:rPr>
            <w:t>Структурная формула</w:t>
          </w:r>
          <w:r w:rsidRPr="00EE3B99">
            <w:rPr>
              <w:noProof/>
              <w:sz w:val="24"/>
              <w:szCs w:val="24"/>
            </w:rPr>
            <w:tab/>
          </w:r>
          <w:r w:rsidRPr="00EE3B99">
            <w:rPr>
              <w:noProof/>
              <w:sz w:val="24"/>
              <w:szCs w:val="24"/>
            </w:rPr>
            <w:fldChar w:fldCharType="begin"/>
          </w:r>
          <w:r w:rsidRPr="00EE3B99">
            <w:rPr>
              <w:noProof/>
              <w:sz w:val="24"/>
              <w:szCs w:val="24"/>
              <w:rPrChange w:id="152" w:author="Barshadskaya, Yuliya" w:date="2024-01-10T18:04:00Z">
                <w:rPr>
                  <w:rFonts w:cs="Times New Roman"/>
                  <w:noProof/>
                </w:rPr>
              </w:rPrChange>
            </w:rPr>
            <w:instrText xml:space="preserve"> PAGEREF _Toc115732994 \h </w:instrText>
          </w:r>
          <w:r w:rsidRPr="00EE3B99">
            <w:rPr>
              <w:noProof/>
              <w:sz w:val="24"/>
              <w:szCs w:val="24"/>
            </w:rPr>
          </w:r>
          <w:r w:rsidRPr="00EE3B99">
            <w:rPr>
              <w:noProof/>
              <w:sz w:val="24"/>
              <w:szCs w:val="24"/>
            </w:rPr>
            <w:fldChar w:fldCharType="separate"/>
          </w:r>
          <w:r w:rsidRPr="00EE3B99">
            <w:rPr>
              <w:noProof/>
              <w:sz w:val="24"/>
              <w:szCs w:val="24"/>
            </w:rPr>
            <w:t>16</w:t>
          </w:r>
          <w:r w:rsidRPr="00EE3B99">
            <w:rPr>
              <w:noProof/>
              <w:sz w:val="24"/>
              <w:szCs w:val="24"/>
            </w:rPr>
            <w:fldChar w:fldCharType="end"/>
          </w:r>
        </w:p>
        <w:p w14:paraId="5E484821" w14:textId="0330D80F" w:rsidR="004C4CE2" w:rsidRPr="00EE3B99" w:rsidRDefault="004C4CE2" w:rsidP="00EE3B99">
          <w:pPr>
            <w:pStyle w:val="31"/>
            <w:rPr>
              <w:rFonts w:eastAsiaTheme="minorEastAsia"/>
              <w:noProof/>
              <w:sz w:val="24"/>
              <w:szCs w:val="24"/>
              <w:lang w:eastAsia="ru-RU"/>
              <w:rPrChange w:id="153" w:author="Barshadskaya, Yuliya" w:date="2024-01-10T18:04:00Z">
                <w:rPr>
                  <w:rFonts w:asciiTheme="minorHAnsi" w:eastAsiaTheme="minorEastAsia" w:hAnsiTheme="minorHAnsi"/>
                  <w:noProof/>
                  <w:lang w:eastAsia="ru-RU"/>
                </w:rPr>
              </w:rPrChange>
            </w:rPr>
          </w:pPr>
          <w:r w:rsidRPr="00EE3B99">
            <w:rPr>
              <w:noProof/>
              <w:sz w:val="24"/>
              <w:szCs w:val="24"/>
            </w:rPr>
            <w:t>2.1.3</w:t>
          </w:r>
          <w:ins w:id="154" w:author="N F" w:date="2023-08-02T12:09:00Z">
            <w:r w:rsidR="002C19E5" w:rsidRPr="00EE3B99">
              <w:rPr>
                <w:noProof/>
                <w:sz w:val="24"/>
                <w:szCs w:val="24"/>
              </w:rPr>
              <w:t>.</w:t>
            </w:r>
            <w:r w:rsidR="002C19E5" w:rsidRPr="00EE3B99">
              <w:rPr>
                <w:rFonts w:eastAsiaTheme="minorEastAsia"/>
                <w:noProof/>
                <w:sz w:val="24"/>
                <w:szCs w:val="24"/>
                <w:lang w:eastAsia="ru-RU"/>
                <w:rPrChange w:id="155" w:author="Barshadskaya, Yuliya" w:date="2024-01-10T18:04:00Z">
                  <w:rPr>
                    <w:rFonts w:asciiTheme="minorHAnsi" w:eastAsiaTheme="minorEastAsia" w:hAnsiTheme="minorHAnsi"/>
                    <w:noProof/>
                    <w:lang w:eastAsia="ru-RU"/>
                  </w:rPr>
                </w:rPrChange>
              </w:rPr>
              <w:t xml:space="preserve"> </w:t>
            </w:r>
          </w:ins>
          <w:del w:id="156" w:author="N F" w:date="2023-08-02T12:09:00Z">
            <w:r w:rsidRPr="00EE3B99" w:rsidDel="002C19E5">
              <w:rPr>
                <w:rFonts w:eastAsiaTheme="minorEastAsia"/>
                <w:noProof/>
                <w:sz w:val="24"/>
                <w:szCs w:val="24"/>
                <w:lang w:eastAsia="ru-RU"/>
                <w:rPrChange w:id="157" w:author="Barshadskaya, Yuliya" w:date="2024-01-10T18:04:00Z">
                  <w:rPr>
                    <w:rFonts w:asciiTheme="minorHAnsi" w:eastAsiaTheme="minorEastAsia" w:hAnsiTheme="minorHAnsi"/>
                    <w:noProof/>
                    <w:lang w:eastAsia="ru-RU"/>
                  </w:rPr>
                </w:rPrChange>
              </w:rPr>
              <w:tab/>
            </w:r>
          </w:del>
          <w:r w:rsidRPr="00EE3B99">
            <w:rPr>
              <w:noProof/>
              <w:sz w:val="24"/>
              <w:szCs w:val="24"/>
            </w:rPr>
            <w:t>Физико-химические и фармацевтические свойства</w:t>
          </w:r>
          <w:r w:rsidRPr="00EE3B99">
            <w:rPr>
              <w:noProof/>
              <w:sz w:val="24"/>
              <w:szCs w:val="24"/>
            </w:rPr>
            <w:tab/>
          </w:r>
          <w:r w:rsidRPr="00EE3B99">
            <w:rPr>
              <w:noProof/>
              <w:sz w:val="24"/>
              <w:szCs w:val="24"/>
            </w:rPr>
            <w:fldChar w:fldCharType="begin"/>
          </w:r>
          <w:r w:rsidRPr="00EE3B99">
            <w:rPr>
              <w:noProof/>
              <w:sz w:val="24"/>
              <w:szCs w:val="24"/>
              <w:rPrChange w:id="158" w:author="Barshadskaya, Yuliya" w:date="2024-01-10T18:04:00Z">
                <w:rPr>
                  <w:rFonts w:cs="Times New Roman"/>
                  <w:noProof/>
                </w:rPr>
              </w:rPrChange>
            </w:rPr>
            <w:instrText xml:space="preserve"> PAGEREF _Toc115732995 \h </w:instrText>
          </w:r>
          <w:r w:rsidRPr="00EE3B99">
            <w:rPr>
              <w:noProof/>
              <w:sz w:val="24"/>
              <w:szCs w:val="24"/>
            </w:rPr>
          </w:r>
          <w:r w:rsidRPr="00EE3B99">
            <w:rPr>
              <w:noProof/>
              <w:sz w:val="24"/>
              <w:szCs w:val="24"/>
            </w:rPr>
            <w:fldChar w:fldCharType="separate"/>
          </w:r>
          <w:r w:rsidRPr="00EE3B99">
            <w:rPr>
              <w:noProof/>
              <w:sz w:val="24"/>
              <w:szCs w:val="24"/>
            </w:rPr>
            <w:t>16</w:t>
          </w:r>
          <w:r w:rsidRPr="00EE3B99">
            <w:rPr>
              <w:noProof/>
              <w:sz w:val="24"/>
              <w:szCs w:val="24"/>
            </w:rPr>
            <w:fldChar w:fldCharType="end"/>
          </w:r>
        </w:p>
        <w:p w14:paraId="16040C7B" w14:textId="340F590C" w:rsidR="004C4CE2" w:rsidRPr="00EE3B99" w:rsidRDefault="004C4CE2" w:rsidP="005327F0">
          <w:pPr>
            <w:pStyle w:val="21"/>
            <w:spacing w:line="240" w:lineRule="auto"/>
            <w:rPr>
              <w:rFonts w:eastAsiaTheme="minorEastAsia"/>
              <w:szCs w:val="24"/>
              <w:lang w:eastAsia="ru-RU"/>
              <w:rPrChange w:id="159" w:author="N F" w:date="2023-12-05T03:08:00Z">
                <w:rPr>
                  <w:rFonts w:asciiTheme="minorHAnsi" w:eastAsiaTheme="minorEastAsia" w:hAnsiTheme="minorHAnsi"/>
                  <w:lang w:eastAsia="ru-RU"/>
                </w:rPr>
              </w:rPrChange>
            </w:rPr>
          </w:pPr>
          <w:r w:rsidRPr="00EE3B99">
            <w:rPr>
              <w:szCs w:val="24"/>
            </w:rPr>
            <w:t>2.2</w:t>
          </w:r>
          <w:ins w:id="160" w:author="N F" w:date="2023-08-02T12:09:00Z">
            <w:r w:rsidR="002C19E5" w:rsidRPr="00EE3B99">
              <w:rPr>
                <w:szCs w:val="24"/>
              </w:rPr>
              <w:t>.</w:t>
            </w:r>
            <w:r w:rsidR="002C19E5" w:rsidRPr="00EE3B99">
              <w:rPr>
                <w:rFonts w:eastAsiaTheme="minorEastAsia"/>
                <w:szCs w:val="24"/>
                <w:lang w:eastAsia="ru-RU"/>
                <w:rPrChange w:id="161" w:author="N F" w:date="2023-12-05T03:08:00Z">
                  <w:rPr>
                    <w:rFonts w:asciiTheme="minorHAnsi" w:eastAsiaTheme="minorEastAsia" w:hAnsiTheme="minorHAnsi"/>
                    <w:lang w:eastAsia="ru-RU"/>
                  </w:rPr>
                </w:rPrChange>
              </w:rPr>
              <w:t xml:space="preserve"> </w:t>
            </w:r>
          </w:ins>
          <w:del w:id="162" w:author="N F" w:date="2023-08-02T12:09:00Z">
            <w:r w:rsidRPr="00EE3B99" w:rsidDel="002C19E5">
              <w:rPr>
                <w:rFonts w:eastAsiaTheme="minorEastAsia"/>
                <w:szCs w:val="24"/>
                <w:lang w:eastAsia="ru-RU"/>
                <w:rPrChange w:id="163" w:author="N F" w:date="2023-12-05T03:08:00Z">
                  <w:rPr>
                    <w:rFonts w:asciiTheme="minorHAnsi" w:eastAsiaTheme="minorEastAsia" w:hAnsiTheme="minorHAnsi"/>
                    <w:lang w:eastAsia="ru-RU"/>
                  </w:rPr>
                </w:rPrChange>
              </w:rPr>
              <w:tab/>
            </w:r>
          </w:del>
          <w:r w:rsidRPr="00EE3B99">
            <w:rPr>
              <w:szCs w:val="24"/>
            </w:rPr>
            <w:t xml:space="preserve">Лекарственная форма </w:t>
          </w:r>
          <w:r w:rsidRPr="00EE3B99">
            <w:rPr>
              <w:szCs w:val="24"/>
            </w:rPr>
            <w:tab/>
          </w:r>
          <w:r w:rsidRPr="002E36A6">
            <w:rPr>
              <w:szCs w:val="24"/>
            </w:rPr>
            <w:fldChar w:fldCharType="begin"/>
          </w:r>
          <w:r w:rsidRPr="002E36A6">
            <w:rPr>
              <w:szCs w:val="24"/>
            </w:rPr>
            <w:instrText xml:space="preserve"> PAGEREF _Toc115732996 \h </w:instrText>
          </w:r>
          <w:r w:rsidRPr="002E36A6">
            <w:rPr>
              <w:szCs w:val="24"/>
            </w:rPr>
          </w:r>
          <w:r w:rsidRPr="002E36A6">
            <w:rPr>
              <w:szCs w:val="24"/>
            </w:rPr>
            <w:fldChar w:fldCharType="separate"/>
          </w:r>
          <w:r w:rsidRPr="002E36A6">
            <w:rPr>
              <w:szCs w:val="24"/>
            </w:rPr>
            <w:t>17</w:t>
          </w:r>
          <w:r w:rsidRPr="002E36A6">
            <w:rPr>
              <w:szCs w:val="24"/>
            </w:rPr>
            <w:fldChar w:fldCharType="end"/>
          </w:r>
        </w:p>
        <w:p w14:paraId="345F9324" w14:textId="318C4D8F" w:rsidR="004C4CE2" w:rsidRPr="00EE3B99" w:rsidRDefault="004C4CE2" w:rsidP="00EE3B99">
          <w:pPr>
            <w:pStyle w:val="31"/>
            <w:rPr>
              <w:rFonts w:eastAsiaTheme="minorEastAsia"/>
              <w:noProof/>
              <w:sz w:val="24"/>
              <w:szCs w:val="24"/>
              <w:lang w:eastAsia="ru-RU"/>
              <w:rPrChange w:id="164" w:author="Barshadskaya, Yuliya" w:date="2024-01-10T18:04:00Z">
                <w:rPr>
                  <w:rFonts w:asciiTheme="minorHAnsi" w:eastAsiaTheme="minorEastAsia" w:hAnsiTheme="minorHAnsi"/>
                  <w:noProof/>
                  <w:lang w:eastAsia="ru-RU"/>
                </w:rPr>
              </w:rPrChange>
            </w:rPr>
          </w:pPr>
          <w:r w:rsidRPr="00EE3B99">
            <w:rPr>
              <w:noProof/>
              <w:sz w:val="24"/>
              <w:szCs w:val="24"/>
              <w:highlight w:val="yellow"/>
            </w:rPr>
            <w:t>2.2.1</w:t>
          </w:r>
          <w:ins w:id="165" w:author="N F" w:date="2023-08-02T12:09:00Z">
            <w:r w:rsidR="002C19E5" w:rsidRPr="00EE3B99">
              <w:rPr>
                <w:noProof/>
                <w:sz w:val="24"/>
                <w:szCs w:val="24"/>
              </w:rPr>
              <w:t>.</w:t>
            </w:r>
            <w:r w:rsidR="002C19E5" w:rsidRPr="00EE3B99">
              <w:rPr>
                <w:rFonts w:eastAsiaTheme="minorEastAsia"/>
                <w:noProof/>
                <w:sz w:val="24"/>
                <w:szCs w:val="24"/>
                <w:lang w:eastAsia="ru-RU"/>
                <w:rPrChange w:id="166" w:author="Barshadskaya, Yuliya" w:date="2024-01-10T18:04:00Z">
                  <w:rPr>
                    <w:rFonts w:asciiTheme="minorHAnsi" w:eastAsiaTheme="minorEastAsia" w:hAnsiTheme="minorHAnsi"/>
                    <w:noProof/>
                    <w:lang w:eastAsia="ru-RU"/>
                  </w:rPr>
                </w:rPrChange>
              </w:rPr>
              <w:t xml:space="preserve"> </w:t>
            </w:r>
          </w:ins>
          <w:del w:id="167" w:author="N F" w:date="2023-08-02T12:09:00Z">
            <w:r w:rsidRPr="00EE3B99" w:rsidDel="002C19E5">
              <w:rPr>
                <w:rFonts w:eastAsiaTheme="minorEastAsia"/>
                <w:noProof/>
                <w:sz w:val="24"/>
                <w:szCs w:val="24"/>
                <w:lang w:eastAsia="ru-RU"/>
                <w:rPrChange w:id="168" w:author="Barshadskaya, Yuliya" w:date="2024-01-10T18:04:00Z">
                  <w:rPr>
                    <w:rFonts w:asciiTheme="minorHAnsi" w:eastAsiaTheme="minorEastAsia" w:hAnsiTheme="minorHAnsi"/>
                    <w:noProof/>
                    <w:lang w:eastAsia="ru-RU"/>
                  </w:rPr>
                </w:rPrChange>
              </w:rPr>
              <w:tab/>
            </w:r>
          </w:del>
          <w:r w:rsidRPr="00EE3B99">
            <w:rPr>
              <w:noProof/>
              <w:sz w:val="24"/>
              <w:szCs w:val="24"/>
              <w:highlight w:val="yellow"/>
            </w:rPr>
            <w:t>Название лекарственной формы</w:t>
          </w:r>
          <w:r w:rsidRPr="00EE3B99">
            <w:rPr>
              <w:noProof/>
              <w:sz w:val="24"/>
              <w:szCs w:val="24"/>
            </w:rPr>
            <w:tab/>
          </w:r>
          <w:r w:rsidRPr="00EE3B99">
            <w:rPr>
              <w:noProof/>
              <w:sz w:val="24"/>
              <w:szCs w:val="24"/>
            </w:rPr>
            <w:fldChar w:fldCharType="begin"/>
          </w:r>
          <w:r w:rsidRPr="00EE3B99">
            <w:rPr>
              <w:noProof/>
              <w:sz w:val="24"/>
              <w:szCs w:val="24"/>
              <w:rPrChange w:id="169" w:author="Barshadskaya, Yuliya" w:date="2024-01-10T18:04:00Z">
                <w:rPr>
                  <w:rFonts w:cs="Times New Roman"/>
                  <w:noProof/>
                </w:rPr>
              </w:rPrChange>
            </w:rPr>
            <w:instrText xml:space="preserve"> PAGEREF _Toc115732997 \h </w:instrText>
          </w:r>
          <w:r w:rsidRPr="00EE3B99">
            <w:rPr>
              <w:noProof/>
              <w:sz w:val="24"/>
              <w:szCs w:val="24"/>
            </w:rPr>
          </w:r>
          <w:r w:rsidRPr="00EE3B99">
            <w:rPr>
              <w:noProof/>
              <w:sz w:val="24"/>
              <w:szCs w:val="24"/>
            </w:rPr>
            <w:fldChar w:fldCharType="separate"/>
          </w:r>
          <w:r w:rsidRPr="00EE3B99">
            <w:rPr>
              <w:noProof/>
              <w:sz w:val="24"/>
              <w:szCs w:val="24"/>
            </w:rPr>
            <w:t>17</w:t>
          </w:r>
          <w:r w:rsidRPr="00EE3B99">
            <w:rPr>
              <w:noProof/>
              <w:sz w:val="24"/>
              <w:szCs w:val="24"/>
            </w:rPr>
            <w:fldChar w:fldCharType="end"/>
          </w:r>
        </w:p>
        <w:p w14:paraId="519C985B" w14:textId="5D47DF15" w:rsidR="004C4CE2" w:rsidRPr="00EE3B99" w:rsidRDefault="004C4CE2" w:rsidP="00EE3B99">
          <w:pPr>
            <w:pStyle w:val="31"/>
            <w:rPr>
              <w:rFonts w:eastAsiaTheme="minorEastAsia"/>
              <w:noProof/>
              <w:sz w:val="24"/>
              <w:szCs w:val="24"/>
              <w:lang w:eastAsia="ru-RU"/>
              <w:rPrChange w:id="170" w:author="Barshadskaya, Yuliya" w:date="2024-01-10T18:04:00Z">
                <w:rPr>
                  <w:rFonts w:asciiTheme="minorHAnsi" w:eastAsiaTheme="minorEastAsia" w:hAnsiTheme="minorHAnsi"/>
                  <w:noProof/>
                  <w:lang w:eastAsia="ru-RU"/>
                </w:rPr>
              </w:rPrChange>
            </w:rPr>
          </w:pPr>
          <w:r w:rsidRPr="00EE3B99">
            <w:rPr>
              <w:noProof/>
              <w:sz w:val="24"/>
              <w:szCs w:val="24"/>
              <w:highlight w:val="yellow"/>
            </w:rPr>
            <w:t>2.2.2</w:t>
          </w:r>
          <w:ins w:id="171" w:author="N F" w:date="2023-08-02T12:09:00Z">
            <w:r w:rsidR="002C19E5" w:rsidRPr="00EE3B99">
              <w:rPr>
                <w:noProof/>
                <w:sz w:val="24"/>
                <w:szCs w:val="24"/>
              </w:rPr>
              <w:t>.</w:t>
            </w:r>
            <w:r w:rsidR="002C19E5" w:rsidRPr="00EE3B99">
              <w:rPr>
                <w:rFonts w:eastAsiaTheme="minorEastAsia"/>
                <w:noProof/>
                <w:sz w:val="24"/>
                <w:szCs w:val="24"/>
                <w:lang w:eastAsia="ru-RU"/>
                <w:rPrChange w:id="172" w:author="Barshadskaya, Yuliya" w:date="2024-01-10T18:04:00Z">
                  <w:rPr>
                    <w:rFonts w:asciiTheme="minorHAnsi" w:eastAsiaTheme="minorEastAsia" w:hAnsiTheme="minorHAnsi"/>
                    <w:noProof/>
                    <w:lang w:eastAsia="ru-RU"/>
                  </w:rPr>
                </w:rPrChange>
              </w:rPr>
              <w:t xml:space="preserve"> </w:t>
            </w:r>
          </w:ins>
          <w:del w:id="173" w:author="N F" w:date="2023-08-02T12:09:00Z">
            <w:r w:rsidRPr="00EE3B99" w:rsidDel="002C19E5">
              <w:rPr>
                <w:rFonts w:eastAsiaTheme="minorEastAsia"/>
                <w:noProof/>
                <w:sz w:val="24"/>
                <w:szCs w:val="24"/>
                <w:lang w:eastAsia="ru-RU"/>
                <w:rPrChange w:id="174" w:author="Barshadskaya, Yuliya" w:date="2024-01-10T18:04:00Z">
                  <w:rPr>
                    <w:rFonts w:asciiTheme="minorHAnsi" w:eastAsiaTheme="minorEastAsia" w:hAnsiTheme="minorHAnsi"/>
                    <w:noProof/>
                    <w:lang w:eastAsia="ru-RU"/>
                  </w:rPr>
                </w:rPrChange>
              </w:rPr>
              <w:tab/>
            </w:r>
          </w:del>
          <w:r w:rsidRPr="00EE3B99">
            <w:rPr>
              <w:noProof/>
              <w:sz w:val="24"/>
              <w:szCs w:val="24"/>
              <w:highlight w:val="yellow"/>
            </w:rPr>
            <w:t>Описание лекарственной формы</w:t>
          </w:r>
          <w:r w:rsidRPr="00EE3B99">
            <w:rPr>
              <w:noProof/>
              <w:sz w:val="24"/>
              <w:szCs w:val="24"/>
            </w:rPr>
            <w:tab/>
          </w:r>
          <w:r w:rsidRPr="00EE3B99">
            <w:rPr>
              <w:noProof/>
              <w:sz w:val="24"/>
              <w:szCs w:val="24"/>
            </w:rPr>
            <w:fldChar w:fldCharType="begin"/>
          </w:r>
          <w:r w:rsidRPr="00EE3B99">
            <w:rPr>
              <w:noProof/>
              <w:sz w:val="24"/>
              <w:szCs w:val="24"/>
              <w:rPrChange w:id="175" w:author="Barshadskaya, Yuliya" w:date="2024-01-10T18:04:00Z">
                <w:rPr>
                  <w:rFonts w:cs="Times New Roman"/>
                  <w:noProof/>
                </w:rPr>
              </w:rPrChange>
            </w:rPr>
            <w:instrText xml:space="preserve"> PAGEREF _Toc115732998 \h </w:instrText>
          </w:r>
          <w:r w:rsidRPr="00EE3B99">
            <w:rPr>
              <w:noProof/>
              <w:sz w:val="24"/>
              <w:szCs w:val="24"/>
            </w:rPr>
          </w:r>
          <w:r w:rsidRPr="00EE3B99">
            <w:rPr>
              <w:noProof/>
              <w:sz w:val="24"/>
              <w:szCs w:val="24"/>
            </w:rPr>
            <w:fldChar w:fldCharType="separate"/>
          </w:r>
          <w:r w:rsidRPr="00EE3B99">
            <w:rPr>
              <w:noProof/>
              <w:sz w:val="24"/>
              <w:szCs w:val="24"/>
            </w:rPr>
            <w:t>17</w:t>
          </w:r>
          <w:r w:rsidRPr="00EE3B99">
            <w:rPr>
              <w:noProof/>
              <w:sz w:val="24"/>
              <w:szCs w:val="24"/>
            </w:rPr>
            <w:fldChar w:fldCharType="end"/>
          </w:r>
        </w:p>
        <w:p w14:paraId="7F8DB173" w14:textId="6508D85A" w:rsidR="004C4CE2" w:rsidRPr="00EE3B99" w:rsidRDefault="004C4CE2" w:rsidP="00EE3B99">
          <w:pPr>
            <w:pStyle w:val="31"/>
            <w:rPr>
              <w:rFonts w:eastAsiaTheme="minorEastAsia"/>
              <w:noProof/>
              <w:sz w:val="24"/>
              <w:szCs w:val="24"/>
              <w:lang w:eastAsia="ru-RU"/>
              <w:rPrChange w:id="176" w:author="Barshadskaya, Yuliya" w:date="2024-01-10T18:04:00Z">
                <w:rPr>
                  <w:rFonts w:asciiTheme="minorHAnsi" w:eastAsiaTheme="minorEastAsia" w:hAnsiTheme="minorHAnsi"/>
                  <w:noProof/>
                  <w:lang w:eastAsia="ru-RU"/>
                </w:rPr>
              </w:rPrChange>
            </w:rPr>
          </w:pPr>
          <w:r w:rsidRPr="00EE3B99">
            <w:rPr>
              <w:noProof/>
              <w:sz w:val="24"/>
              <w:szCs w:val="24"/>
              <w:highlight w:val="yellow"/>
            </w:rPr>
            <w:t>2.2.3</w:t>
          </w:r>
          <w:ins w:id="177" w:author="N F" w:date="2023-08-02T12:09:00Z">
            <w:r w:rsidR="002C19E5" w:rsidRPr="00EE3B99">
              <w:rPr>
                <w:noProof/>
                <w:sz w:val="24"/>
                <w:szCs w:val="24"/>
              </w:rPr>
              <w:t>.</w:t>
            </w:r>
            <w:r w:rsidR="002C19E5" w:rsidRPr="00EE3B99">
              <w:rPr>
                <w:rFonts w:eastAsiaTheme="minorEastAsia"/>
                <w:noProof/>
                <w:sz w:val="24"/>
                <w:szCs w:val="24"/>
                <w:lang w:eastAsia="ru-RU"/>
                <w:rPrChange w:id="178" w:author="Barshadskaya, Yuliya" w:date="2024-01-10T18:04:00Z">
                  <w:rPr>
                    <w:rFonts w:asciiTheme="minorHAnsi" w:eastAsiaTheme="minorEastAsia" w:hAnsiTheme="minorHAnsi"/>
                    <w:noProof/>
                    <w:lang w:eastAsia="ru-RU"/>
                  </w:rPr>
                </w:rPrChange>
              </w:rPr>
              <w:t xml:space="preserve"> </w:t>
            </w:r>
          </w:ins>
          <w:del w:id="179" w:author="N F" w:date="2023-08-02T12:09:00Z">
            <w:r w:rsidRPr="00EE3B99" w:rsidDel="002C19E5">
              <w:rPr>
                <w:rFonts w:eastAsiaTheme="minorEastAsia"/>
                <w:noProof/>
                <w:sz w:val="24"/>
                <w:szCs w:val="24"/>
                <w:lang w:eastAsia="ru-RU"/>
                <w:rPrChange w:id="180" w:author="Barshadskaya, Yuliya" w:date="2024-01-10T18:04:00Z">
                  <w:rPr>
                    <w:rFonts w:asciiTheme="minorHAnsi" w:eastAsiaTheme="minorEastAsia" w:hAnsiTheme="minorHAnsi"/>
                    <w:noProof/>
                    <w:lang w:eastAsia="ru-RU"/>
                  </w:rPr>
                </w:rPrChange>
              </w:rPr>
              <w:tab/>
            </w:r>
          </w:del>
          <w:r w:rsidRPr="00EE3B99">
            <w:rPr>
              <w:noProof/>
              <w:sz w:val="24"/>
              <w:szCs w:val="24"/>
              <w:highlight w:val="yellow"/>
            </w:rPr>
            <w:t>Состав лекарственной формы</w:t>
          </w:r>
          <w:r w:rsidRPr="00EE3B99">
            <w:rPr>
              <w:noProof/>
              <w:sz w:val="24"/>
              <w:szCs w:val="24"/>
            </w:rPr>
            <w:tab/>
          </w:r>
          <w:r w:rsidRPr="00EE3B99">
            <w:rPr>
              <w:noProof/>
              <w:sz w:val="24"/>
              <w:szCs w:val="24"/>
            </w:rPr>
            <w:fldChar w:fldCharType="begin"/>
          </w:r>
          <w:r w:rsidRPr="00EE3B99">
            <w:rPr>
              <w:noProof/>
              <w:sz w:val="24"/>
              <w:szCs w:val="24"/>
              <w:rPrChange w:id="181" w:author="Barshadskaya, Yuliya" w:date="2024-01-10T18:04:00Z">
                <w:rPr>
                  <w:rFonts w:cs="Times New Roman"/>
                  <w:noProof/>
                </w:rPr>
              </w:rPrChange>
            </w:rPr>
            <w:instrText xml:space="preserve"> PAGEREF _Toc115732999 \h </w:instrText>
          </w:r>
          <w:r w:rsidRPr="00EE3B99">
            <w:rPr>
              <w:noProof/>
              <w:sz w:val="24"/>
              <w:szCs w:val="24"/>
            </w:rPr>
          </w:r>
          <w:r w:rsidRPr="00EE3B99">
            <w:rPr>
              <w:noProof/>
              <w:sz w:val="24"/>
              <w:szCs w:val="24"/>
            </w:rPr>
            <w:fldChar w:fldCharType="separate"/>
          </w:r>
          <w:r w:rsidRPr="00EE3B99">
            <w:rPr>
              <w:noProof/>
              <w:sz w:val="24"/>
              <w:szCs w:val="24"/>
            </w:rPr>
            <w:t>17</w:t>
          </w:r>
          <w:r w:rsidRPr="00EE3B99">
            <w:rPr>
              <w:noProof/>
              <w:sz w:val="24"/>
              <w:szCs w:val="24"/>
            </w:rPr>
            <w:fldChar w:fldCharType="end"/>
          </w:r>
        </w:p>
        <w:p w14:paraId="79DD732C" w14:textId="4DCBC4BD" w:rsidR="004C4CE2" w:rsidRPr="00EE3B99" w:rsidRDefault="004C4CE2" w:rsidP="00EE3B99">
          <w:pPr>
            <w:pStyle w:val="31"/>
            <w:rPr>
              <w:rFonts w:eastAsiaTheme="minorEastAsia"/>
              <w:noProof/>
              <w:sz w:val="24"/>
              <w:szCs w:val="24"/>
              <w:lang w:eastAsia="ru-RU"/>
              <w:rPrChange w:id="182" w:author="Barshadskaya, Yuliya" w:date="2024-01-10T18:04:00Z">
                <w:rPr>
                  <w:rFonts w:asciiTheme="minorHAnsi" w:eastAsiaTheme="minorEastAsia" w:hAnsiTheme="minorHAnsi"/>
                  <w:noProof/>
                  <w:lang w:eastAsia="ru-RU"/>
                </w:rPr>
              </w:rPrChange>
            </w:rPr>
          </w:pPr>
          <w:r w:rsidRPr="00EE3B99">
            <w:rPr>
              <w:noProof/>
              <w:sz w:val="24"/>
              <w:szCs w:val="24"/>
              <w:highlight w:val="yellow"/>
            </w:rPr>
            <w:t>2.2.4</w:t>
          </w:r>
          <w:ins w:id="183" w:author="N F" w:date="2023-08-02T12:09:00Z">
            <w:r w:rsidR="002C19E5" w:rsidRPr="00EE3B99">
              <w:rPr>
                <w:noProof/>
                <w:sz w:val="24"/>
                <w:szCs w:val="24"/>
              </w:rPr>
              <w:t>.</w:t>
            </w:r>
            <w:r w:rsidR="002C19E5" w:rsidRPr="00EE3B99">
              <w:rPr>
                <w:rFonts w:eastAsiaTheme="minorEastAsia"/>
                <w:noProof/>
                <w:sz w:val="24"/>
                <w:szCs w:val="24"/>
                <w:lang w:eastAsia="ru-RU"/>
                <w:rPrChange w:id="184" w:author="Barshadskaya, Yuliya" w:date="2024-01-10T18:04:00Z">
                  <w:rPr>
                    <w:rFonts w:asciiTheme="minorHAnsi" w:eastAsiaTheme="minorEastAsia" w:hAnsiTheme="minorHAnsi"/>
                    <w:noProof/>
                    <w:lang w:eastAsia="ru-RU"/>
                  </w:rPr>
                </w:rPrChange>
              </w:rPr>
              <w:t xml:space="preserve"> </w:t>
            </w:r>
          </w:ins>
          <w:del w:id="185" w:author="N F" w:date="2023-08-02T12:09:00Z">
            <w:r w:rsidRPr="00EE3B99" w:rsidDel="002C19E5">
              <w:rPr>
                <w:rFonts w:eastAsiaTheme="minorEastAsia"/>
                <w:noProof/>
                <w:sz w:val="24"/>
                <w:szCs w:val="24"/>
                <w:lang w:eastAsia="ru-RU"/>
                <w:rPrChange w:id="186" w:author="Barshadskaya, Yuliya" w:date="2024-01-10T18:04:00Z">
                  <w:rPr>
                    <w:rFonts w:asciiTheme="minorHAnsi" w:eastAsiaTheme="minorEastAsia" w:hAnsiTheme="minorHAnsi"/>
                    <w:noProof/>
                    <w:lang w:eastAsia="ru-RU"/>
                  </w:rPr>
                </w:rPrChange>
              </w:rPr>
              <w:tab/>
            </w:r>
          </w:del>
          <w:r w:rsidRPr="00EE3B99">
            <w:rPr>
              <w:noProof/>
              <w:sz w:val="24"/>
              <w:szCs w:val="24"/>
              <w:highlight w:val="yellow"/>
            </w:rPr>
            <w:t>Форма выпуска</w:t>
          </w:r>
          <w:r w:rsidRPr="00EE3B99">
            <w:rPr>
              <w:noProof/>
              <w:sz w:val="24"/>
              <w:szCs w:val="24"/>
            </w:rPr>
            <w:tab/>
          </w:r>
          <w:r w:rsidRPr="00EE3B99">
            <w:rPr>
              <w:noProof/>
              <w:sz w:val="24"/>
              <w:szCs w:val="24"/>
            </w:rPr>
            <w:fldChar w:fldCharType="begin"/>
          </w:r>
          <w:r w:rsidRPr="00EE3B99">
            <w:rPr>
              <w:noProof/>
              <w:sz w:val="24"/>
              <w:szCs w:val="24"/>
              <w:rPrChange w:id="187" w:author="Barshadskaya, Yuliya" w:date="2024-01-10T18:04:00Z">
                <w:rPr>
                  <w:rFonts w:cs="Times New Roman"/>
                  <w:noProof/>
                </w:rPr>
              </w:rPrChange>
            </w:rPr>
            <w:instrText xml:space="preserve"> PAGEREF _Toc115733000 \h </w:instrText>
          </w:r>
          <w:r w:rsidRPr="00EE3B99">
            <w:rPr>
              <w:noProof/>
              <w:sz w:val="24"/>
              <w:szCs w:val="24"/>
            </w:rPr>
          </w:r>
          <w:r w:rsidRPr="00EE3B99">
            <w:rPr>
              <w:noProof/>
              <w:sz w:val="24"/>
              <w:szCs w:val="24"/>
            </w:rPr>
            <w:fldChar w:fldCharType="separate"/>
          </w:r>
          <w:r w:rsidRPr="00EE3B99">
            <w:rPr>
              <w:noProof/>
              <w:sz w:val="24"/>
              <w:szCs w:val="24"/>
            </w:rPr>
            <w:t>17</w:t>
          </w:r>
          <w:r w:rsidRPr="00EE3B99">
            <w:rPr>
              <w:noProof/>
              <w:sz w:val="24"/>
              <w:szCs w:val="24"/>
            </w:rPr>
            <w:fldChar w:fldCharType="end"/>
          </w:r>
        </w:p>
        <w:p w14:paraId="3F985C7D" w14:textId="721925C7" w:rsidR="004C4CE2" w:rsidRPr="00EE3B99" w:rsidRDefault="004C4CE2" w:rsidP="005327F0">
          <w:pPr>
            <w:pStyle w:val="21"/>
            <w:rPr>
              <w:rFonts w:eastAsiaTheme="minorEastAsia"/>
              <w:szCs w:val="24"/>
              <w:lang w:eastAsia="ru-RU"/>
              <w:rPrChange w:id="188" w:author="N F" w:date="2023-12-05T03:08:00Z">
                <w:rPr>
                  <w:rFonts w:asciiTheme="minorHAnsi" w:eastAsiaTheme="minorEastAsia" w:hAnsiTheme="minorHAnsi"/>
                  <w:lang w:eastAsia="ru-RU"/>
                </w:rPr>
              </w:rPrChange>
            </w:rPr>
          </w:pPr>
          <w:r w:rsidRPr="00EE3B99">
            <w:rPr>
              <w:szCs w:val="24"/>
              <w:highlight w:val="yellow"/>
            </w:rPr>
            <w:t>2.3</w:t>
          </w:r>
          <w:ins w:id="189" w:author="N F" w:date="2023-08-02T12:10:00Z">
            <w:r w:rsidR="002C19E5" w:rsidRPr="00EE3B99">
              <w:rPr>
                <w:szCs w:val="24"/>
              </w:rPr>
              <w:t>.</w:t>
            </w:r>
            <w:r w:rsidR="002C19E5" w:rsidRPr="00EE3B99">
              <w:rPr>
                <w:rFonts w:eastAsiaTheme="minorEastAsia"/>
                <w:szCs w:val="24"/>
                <w:lang w:eastAsia="ru-RU"/>
                <w:rPrChange w:id="190" w:author="N F" w:date="2023-12-05T03:08:00Z">
                  <w:rPr>
                    <w:rFonts w:asciiTheme="minorHAnsi" w:eastAsiaTheme="minorEastAsia" w:hAnsiTheme="minorHAnsi"/>
                    <w:lang w:eastAsia="ru-RU"/>
                  </w:rPr>
                </w:rPrChange>
              </w:rPr>
              <w:t xml:space="preserve"> </w:t>
            </w:r>
          </w:ins>
          <w:del w:id="191" w:author="N F" w:date="2023-08-02T12:10:00Z">
            <w:r w:rsidRPr="00EE3B99" w:rsidDel="002C19E5">
              <w:rPr>
                <w:rFonts w:eastAsiaTheme="minorEastAsia"/>
                <w:szCs w:val="24"/>
                <w:lang w:eastAsia="ru-RU"/>
                <w:rPrChange w:id="192" w:author="N F" w:date="2023-12-05T03:08:00Z">
                  <w:rPr>
                    <w:rFonts w:asciiTheme="minorHAnsi" w:eastAsiaTheme="minorEastAsia" w:hAnsiTheme="minorHAnsi"/>
                    <w:lang w:eastAsia="ru-RU"/>
                  </w:rPr>
                </w:rPrChange>
              </w:rPr>
              <w:tab/>
            </w:r>
          </w:del>
          <w:r w:rsidRPr="00EE3B99">
            <w:rPr>
              <w:szCs w:val="24"/>
              <w:highlight w:val="yellow"/>
            </w:rPr>
            <w:t>Правила хранения и обращения</w:t>
          </w:r>
          <w:r w:rsidRPr="00EE3B99">
            <w:rPr>
              <w:szCs w:val="24"/>
            </w:rPr>
            <w:tab/>
          </w:r>
          <w:r w:rsidRPr="002E36A6">
            <w:rPr>
              <w:szCs w:val="24"/>
            </w:rPr>
            <w:fldChar w:fldCharType="begin"/>
          </w:r>
          <w:r w:rsidRPr="002E36A6">
            <w:rPr>
              <w:szCs w:val="24"/>
            </w:rPr>
            <w:instrText xml:space="preserve"> PAGEREF _Toc115733001 \h </w:instrText>
          </w:r>
          <w:r w:rsidRPr="002E36A6">
            <w:rPr>
              <w:szCs w:val="24"/>
            </w:rPr>
          </w:r>
          <w:r w:rsidRPr="002E36A6">
            <w:rPr>
              <w:szCs w:val="24"/>
            </w:rPr>
            <w:fldChar w:fldCharType="separate"/>
          </w:r>
          <w:r w:rsidRPr="002E36A6">
            <w:rPr>
              <w:szCs w:val="24"/>
            </w:rPr>
            <w:t>17</w:t>
          </w:r>
          <w:r w:rsidRPr="002E36A6">
            <w:rPr>
              <w:szCs w:val="24"/>
            </w:rPr>
            <w:fldChar w:fldCharType="end"/>
          </w:r>
        </w:p>
        <w:p w14:paraId="53210AD7" w14:textId="515D2A86" w:rsidR="004C4CE2" w:rsidRPr="00EE3B99" w:rsidRDefault="004C4CE2" w:rsidP="00EE3B99">
          <w:pPr>
            <w:pStyle w:val="31"/>
            <w:rPr>
              <w:rFonts w:eastAsiaTheme="minorEastAsia"/>
              <w:noProof/>
              <w:sz w:val="24"/>
              <w:szCs w:val="24"/>
              <w:lang w:eastAsia="ru-RU"/>
              <w:rPrChange w:id="193" w:author="Barshadskaya, Yuliya" w:date="2024-01-10T18:05:00Z">
                <w:rPr>
                  <w:rFonts w:asciiTheme="minorHAnsi" w:eastAsiaTheme="minorEastAsia" w:hAnsiTheme="minorHAnsi"/>
                  <w:noProof/>
                  <w:lang w:eastAsia="ru-RU"/>
                </w:rPr>
              </w:rPrChange>
            </w:rPr>
          </w:pPr>
          <w:r w:rsidRPr="00EE3B99">
            <w:rPr>
              <w:noProof/>
              <w:sz w:val="24"/>
              <w:szCs w:val="24"/>
              <w:highlight w:val="yellow"/>
            </w:rPr>
            <w:t>2.3.1</w:t>
          </w:r>
          <w:ins w:id="194" w:author="N F" w:date="2023-08-02T12:10:00Z">
            <w:r w:rsidR="002C19E5" w:rsidRPr="00EE3B99">
              <w:rPr>
                <w:noProof/>
                <w:sz w:val="24"/>
                <w:szCs w:val="24"/>
              </w:rPr>
              <w:t>.</w:t>
            </w:r>
            <w:r w:rsidR="002C19E5" w:rsidRPr="00EE3B99">
              <w:rPr>
                <w:rFonts w:eastAsiaTheme="minorEastAsia"/>
                <w:noProof/>
                <w:sz w:val="24"/>
                <w:szCs w:val="24"/>
                <w:lang w:eastAsia="ru-RU"/>
                <w:rPrChange w:id="195" w:author="Barshadskaya, Yuliya" w:date="2024-01-10T18:05:00Z">
                  <w:rPr>
                    <w:rFonts w:asciiTheme="minorHAnsi" w:eastAsiaTheme="minorEastAsia" w:hAnsiTheme="minorHAnsi"/>
                    <w:noProof/>
                    <w:lang w:eastAsia="ru-RU"/>
                  </w:rPr>
                </w:rPrChange>
              </w:rPr>
              <w:t xml:space="preserve"> </w:t>
            </w:r>
          </w:ins>
          <w:del w:id="196" w:author="N F" w:date="2023-08-02T12:10:00Z">
            <w:r w:rsidRPr="00EE3B99" w:rsidDel="002C19E5">
              <w:rPr>
                <w:rFonts w:eastAsiaTheme="minorEastAsia"/>
                <w:noProof/>
                <w:sz w:val="24"/>
                <w:szCs w:val="24"/>
                <w:lang w:eastAsia="ru-RU"/>
                <w:rPrChange w:id="197" w:author="Barshadskaya, Yuliya" w:date="2024-01-10T18:05:00Z">
                  <w:rPr>
                    <w:rFonts w:asciiTheme="minorHAnsi" w:eastAsiaTheme="minorEastAsia" w:hAnsiTheme="minorHAnsi"/>
                    <w:noProof/>
                    <w:lang w:eastAsia="ru-RU"/>
                  </w:rPr>
                </w:rPrChange>
              </w:rPr>
              <w:tab/>
            </w:r>
          </w:del>
          <w:r w:rsidRPr="00EE3B99">
            <w:rPr>
              <w:noProof/>
              <w:sz w:val="24"/>
              <w:szCs w:val="24"/>
              <w:highlight w:val="yellow"/>
            </w:rPr>
            <w:t>Условия хранения и транспортировки</w:t>
          </w:r>
          <w:r w:rsidRPr="00EE3B99">
            <w:rPr>
              <w:noProof/>
              <w:sz w:val="24"/>
              <w:szCs w:val="24"/>
            </w:rPr>
            <w:tab/>
          </w:r>
          <w:r w:rsidRPr="00EE3B99">
            <w:rPr>
              <w:noProof/>
              <w:sz w:val="24"/>
              <w:szCs w:val="24"/>
            </w:rPr>
            <w:fldChar w:fldCharType="begin"/>
          </w:r>
          <w:r w:rsidRPr="00EE3B99">
            <w:rPr>
              <w:noProof/>
              <w:sz w:val="24"/>
              <w:szCs w:val="24"/>
              <w:rPrChange w:id="198" w:author="Barshadskaya, Yuliya" w:date="2024-01-10T18:05:00Z">
                <w:rPr>
                  <w:rFonts w:cs="Times New Roman"/>
                  <w:noProof/>
                </w:rPr>
              </w:rPrChange>
            </w:rPr>
            <w:instrText xml:space="preserve"> PAGEREF _Toc115733002 \h </w:instrText>
          </w:r>
          <w:r w:rsidRPr="00EE3B99">
            <w:rPr>
              <w:noProof/>
              <w:sz w:val="24"/>
              <w:szCs w:val="24"/>
            </w:rPr>
          </w:r>
          <w:r w:rsidRPr="00EE3B99">
            <w:rPr>
              <w:noProof/>
              <w:sz w:val="24"/>
              <w:szCs w:val="24"/>
            </w:rPr>
            <w:fldChar w:fldCharType="separate"/>
          </w:r>
          <w:r w:rsidRPr="00EE3B99">
            <w:rPr>
              <w:noProof/>
              <w:sz w:val="24"/>
              <w:szCs w:val="24"/>
            </w:rPr>
            <w:t>17</w:t>
          </w:r>
          <w:r w:rsidRPr="00EE3B99">
            <w:rPr>
              <w:noProof/>
              <w:sz w:val="24"/>
              <w:szCs w:val="24"/>
            </w:rPr>
            <w:fldChar w:fldCharType="end"/>
          </w:r>
        </w:p>
        <w:p w14:paraId="35A9B55E" w14:textId="6FCBBC00" w:rsidR="004C4CE2" w:rsidRPr="00EE3B99" w:rsidRDefault="004C4CE2" w:rsidP="00EE3B99">
          <w:pPr>
            <w:pStyle w:val="31"/>
            <w:rPr>
              <w:rFonts w:eastAsiaTheme="minorEastAsia"/>
              <w:noProof/>
              <w:sz w:val="24"/>
              <w:szCs w:val="24"/>
              <w:lang w:eastAsia="ru-RU"/>
              <w:rPrChange w:id="199" w:author="Barshadskaya, Yuliya" w:date="2024-01-10T18:05:00Z">
                <w:rPr>
                  <w:rFonts w:asciiTheme="minorHAnsi" w:eastAsiaTheme="minorEastAsia" w:hAnsiTheme="minorHAnsi"/>
                  <w:noProof/>
                  <w:lang w:eastAsia="ru-RU"/>
                </w:rPr>
              </w:rPrChange>
            </w:rPr>
          </w:pPr>
          <w:r w:rsidRPr="00EE3B99">
            <w:rPr>
              <w:noProof/>
              <w:sz w:val="24"/>
              <w:szCs w:val="24"/>
              <w:highlight w:val="yellow"/>
            </w:rPr>
            <w:t>2.3.2</w:t>
          </w:r>
          <w:ins w:id="200" w:author="N F" w:date="2023-08-02T12:10:00Z">
            <w:r w:rsidR="002C19E5" w:rsidRPr="00EE3B99">
              <w:rPr>
                <w:rFonts w:eastAsiaTheme="minorEastAsia"/>
                <w:noProof/>
                <w:sz w:val="24"/>
                <w:szCs w:val="24"/>
                <w:lang w:eastAsia="ru-RU"/>
                <w:rPrChange w:id="201" w:author="Barshadskaya, Yuliya" w:date="2024-01-10T18:05:00Z">
                  <w:rPr>
                    <w:rFonts w:asciiTheme="minorHAnsi" w:eastAsiaTheme="minorEastAsia" w:hAnsiTheme="minorHAnsi"/>
                    <w:noProof/>
                    <w:lang w:eastAsia="ru-RU"/>
                  </w:rPr>
                </w:rPrChange>
              </w:rPr>
              <w:t xml:space="preserve">. </w:t>
            </w:r>
          </w:ins>
          <w:del w:id="202" w:author="N F" w:date="2023-08-02T12:10:00Z">
            <w:r w:rsidRPr="00EE3B99" w:rsidDel="002C19E5">
              <w:rPr>
                <w:rFonts w:eastAsiaTheme="minorEastAsia"/>
                <w:noProof/>
                <w:sz w:val="24"/>
                <w:szCs w:val="24"/>
                <w:lang w:eastAsia="ru-RU"/>
                <w:rPrChange w:id="203" w:author="Barshadskaya, Yuliya" w:date="2024-01-10T18:05:00Z">
                  <w:rPr>
                    <w:rFonts w:asciiTheme="minorHAnsi" w:eastAsiaTheme="minorEastAsia" w:hAnsiTheme="minorHAnsi"/>
                    <w:noProof/>
                    <w:lang w:eastAsia="ru-RU"/>
                  </w:rPr>
                </w:rPrChange>
              </w:rPr>
              <w:tab/>
            </w:r>
          </w:del>
          <w:r w:rsidRPr="00EE3B99">
            <w:rPr>
              <w:noProof/>
              <w:sz w:val="24"/>
              <w:szCs w:val="24"/>
              <w:highlight w:val="yellow"/>
            </w:rPr>
            <w:t>Срок годности</w:t>
          </w:r>
          <w:r w:rsidRPr="00EE3B99">
            <w:rPr>
              <w:noProof/>
              <w:sz w:val="24"/>
              <w:szCs w:val="24"/>
            </w:rPr>
            <w:tab/>
          </w:r>
          <w:r w:rsidRPr="00EE3B99">
            <w:rPr>
              <w:noProof/>
              <w:sz w:val="24"/>
              <w:szCs w:val="24"/>
            </w:rPr>
            <w:fldChar w:fldCharType="begin"/>
          </w:r>
          <w:r w:rsidRPr="00EE3B99">
            <w:rPr>
              <w:noProof/>
              <w:sz w:val="24"/>
              <w:szCs w:val="24"/>
              <w:rPrChange w:id="204" w:author="Barshadskaya, Yuliya" w:date="2024-01-10T18:05:00Z">
                <w:rPr>
                  <w:rFonts w:cs="Times New Roman"/>
                  <w:noProof/>
                </w:rPr>
              </w:rPrChange>
            </w:rPr>
            <w:instrText xml:space="preserve"> PAGEREF _Toc115733003 \h </w:instrText>
          </w:r>
          <w:r w:rsidRPr="00EE3B99">
            <w:rPr>
              <w:noProof/>
              <w:sz w:val="24"/>
              <w:szCs w:val="24"/>
            </w:rPr>
          </w:r>
          <w:r w:rsidRPr="00EE3B99">
            <w:rPr>
              <w:noProof/>
              <w:sz w:val="24"/>
              <w:szCs w:val="24"/>
            </w:rPr>
            <w:fldChar w:fldCharType="separate"/>
          </w:r>
          <w:r w:rsidRPr="00EE3B99">
            <w:rPr>
              <w:noProof/>
              <w:sz w:val="24"/>
              <w:szCs w:val="24"/>
            </w:rPr>
            <w:t>17</w:t>
          </w:r>
          <w:r w:rsidRPr="00EE3B99">
            <w:rPr>
              <w:noProof/>
              <w:sz w:val="24"/>
              <w:szCs w:val="24"/>
            </w:rPr>
            <w:fldChar w:fldCharType="end"/>
          </w:r>
        </w:p>
        <w:p w14:paraId="4A9FBA21" w14:textId="1F52123E" w:rsidR="004C4CE2" w:rsidRPr="00EE3B99" w:rsidRDefault="004C4CE2" w:rsidP="00EE3B99">
          <w:pPr>
            <w:pStyle w:val="31"/>
            <w:rPr>
              <w:rFonts w:eastAsiaTheme="minorEastAsia"/>
              <w:noProof/>
              <w:sz w:val="24"/>
              <w:szCs w:val="24"/>
              <w:lang w:eastAsia="ru-RU"/>
              <w:rPrChange w:id="205" w:author="Barshadskaya, Yuliya" w:date="2024-01-10T18:05:00Z">
                <w:rPr>
                  <w:rFonts w:asciiTheme="minorHAnsi" w:eastAsiaTheme="minorEastAsia" w:hAnsiTheme="minorHAnsi"/>
                  <w:noProof/>
                  <w:lang w:eastAsia="ru-RU"/>
                </w:rPr>
              </w:rPrChange>
            </w:rPr>
          </w:pPr>
          <w:r w:rsidRPr="00EE3B99">
            <w:rPr>
              <w:noProof/>
              <w:sz w:val="24"/>
              <w:szCs w:val="24"/>
              <w:highlight w:val="yellow"/>
            </w:rPr>
            <w:t>2.3.3</w:t>
          </w:r>
          <w:ins w:id="206" w:author="N F" w:date="2023-08-02T12:10:00Z">
            <w:r w:rsidR="002C19E5" w:rsidRPr="00EE3B99">
              <w:rPr>
                <w:rFonts w:eastAsiaTheme="minorEastAsia"/>
                <w:noProof/>
                <w:sz w:val="24"/>
                <w:szCs w:val="24"/>
                <w:lang w:eastAsia="ru-RU"/>
                <w:rPrChange w:id="207" w:author="Barshadskaya, Yuliya" w:date="2024-01-10T18:05:00Z">
                  <w:rPr>
                    <w:rFonts w:asciiTheme="minorHAnsi" w:eastAsiaTheme="minorEastAsia" w:hAnsiTheme="minorHAnsi"/>
                    <w:noProof/>
                    <w:lang w:eastAsia="ru-RU"/>
                  </w:rPr>
                </w:rPrChange>
              </w:rPr>
              <w:t xml:space="preserve">. </w:t>
            </w:r>
          </w:ins>
          <w:del w:id="208" w:author="N F" w:date="2023-08-02T12:10:00Z">
            <w:r w:rsidRPr="00EE3B99" w:rsidDel="002C19E5">
              <w:rPr>
                <w:rFonts w:eastAsiaTheme="minorEastAsia"/>
                <w:noProof/>
                <w:sz w:val="24"/>
                <w:szCs w:val="24"/>
                <w:lang w:eastAsia="ru-RU"/>
                <w:rPrChange w:id="209" w:author="Barshadskaya, Yuliya" w:date="2024-01-10T18:05:00Z">
                  <w:rPr>
                    <w:rFonts w:asciiTheme="minorHAnsi" w:eastAsiaTheme="minorEastAsia" w:hAnsiTheme="minorHAnsi"/>
                    <w:noProof/>
                    <w:lang w:eastAsia="ru-RU"/>
                  </w:rPr>
                </w:rPrChange>
              </w:rPr>
              <w:tab/>
            </w:r>
          </w:del>
          <w:r w:rsidRPr="00EE3B99">
            <w:rPr>
              <w:noProof/>
              <w:sz w:val="24"/>
              <w:szCs w:val="24"/>
              <w:highlight w:val="yellow"/>
            </w:rPr>
            <w:t>Правила по обращению с препаратом</w:t>
          </w:r>
          <w:r w:rsidRPr="00EE3B99">
            <w:rPr>
              <w:noProof/>
              <w:sz w:val="24"/>
              <w:szCs w:val="24"/>
            </w:rPr>
            <w:tab/>
          </w:r>
          <w:r w:rsidRPr="00EE3B99">
            <w:rPr>
              <w:noProof/>
              <w:sz w:val="24"/>
              <w:szCs w:val="24"/>
            </w:rPr>
            <w:fldChar w:fldCharType="begin"/>
          </w:r>
          <w:r w:rsidRPr="00EE3B99">
            <w:rPr>
              <w:noProof/>
              <w:sz w:val="24"/>
              <w:szCs w:val="24"/>
              <w:rPrChange w:id="210" w:author="Barshadskaya, Yuliya" w:date="2024-01-10T18:05:00Z">
                <w:rPr>
                  <w:rFonts w:cs="Times New Roman"/>
                  <w:noProof/>
                </w:rPr>
              </w:rPrChange>
            </w:rPr>
            <w:instrText xml:space="preserve"> PAGEREF _Toc115733004 \h </w:instrText>
          </w:r>
          <w:r w:rsidRPr="00EE3B99">
            <w:rPr>
              <w:noProof/>
              <w:sz w:val="24"/>
              <w:szCs w:val="24"/>
            </w:rPr>
          </w:r>
          <w:r w:rsidRPr="00EE3B99">
            <w:rPr>
              <w:noProof/>
              <w:sz w:val="24"/>
              <w:szCs w:val="24"/>
            </w:rPr>
            <w:fldChar w:fldCharType="separate"/>
          </w:r>
          <w:r w:rsidRPr="00EE3B99">
            <w:rPr>
              <w:noProof/>
              <w:sz w:val="24"/>
              <w:szCs w:val="24"/>
            </w:rPr>
            <w:t>17</w:t>
          </w:r>
          <w:r w:rsidRPr="00EE3B99">
            <w:rPr>
              <w:noProof/>
              <w:sz w:val="24"/>
              <w:szCs w:val="24"/>
            </w:rPr>
            <w:fldChar w:fldCharType="end"/>
          </w:r>
        </w:p>
        <w:p w14:paraId="6CB45BCD" w14:textId="2CBB587C" w:rsidR="004C4CE2" w:rsidRPr="00EE3B99" w:rsidRDefault="004C4CE2" w:rsidP="005327F0">
          <w:pPr>
            <w:pStyle w:val="11"/>
            <w:rPr>
              <w:rFonts w:eastAsiaTheme="minorEastAsia"/>
              <w:lang w:eastAsia="ru-RU"/>
              <w:rPrChange w:id="211" w:author="N F" w:date="2023-12-05T03:08:00Z">
                <w:rPr>
                  <w:rFonts w:asciiTheme="minorHAnsi" w:eastAsiaTheme="minorEastAsia" w:hAnsiTheme="minorHAnsi"/>
                  <w:sz w:val="22"/>
                  <w:szCs w:val="22"/>
                  <w:lang w:eastAsia="ru-RU"/>
                </w:rPr>
              </w:rPrChange>
            </w:rPr>
          </w:pPr>
          <w:r w:rsidRPr="00EE3B99">
            <w:t>3</w:t>
          </w:r>
          <w:ins w:id="212" w:author="N F" w:date="2023-08-02T12:11:00Z">
            <w:r w:rsidR="002C19E5" w:rsidRPr="00EE3B99">
              <w:rPr>
                <w:rFonts w:eastAsiaTheme="minorEastAsia"/>
                <w:lang w:eastAsia="ru-RU"/>
                <w:rPrChange w:id="213" w:author="N F" w:date="2023-12-05T03:08:00Z">
                  <w:rPr>
                    <w:rFonts w:asciiTheme="minorHAnsi" w:eastAsiaTheme="minorEastAsia" w:hAnsiTheme="minorHAnsi"/>
                    <w:bCs w:val="0"/>
                    <w:sz w:val="22"/>
                    <w:szCs w:val="22"/>
                    <w:lang w:eastAsia="ru-RU"/>
                  </w:rPr>
                </w:rPrChange>
              </w:rPr>
              <w:t xml:space="preserve">. </w:t>
            </w:r>
          </w:ins>
          <w:del w:id="214" w:author="N F" w:date="2023-08-02T12:11:00Z">
            <w:r w:rsidRPr="00EE3B99" w:rsidDel="002C19E5">
              <w:rPr>
                <w:rFonts w:eastAsiaTheme="minorEastAsia"/>
                <w:lang w:eastAsia="ru-RU"/>
                <w:rPrChange w:id="215" w:author="N F" w:date="2023-12-05T03:08:00Z">
                  <w:rPr>
                    <w:rFonts w:asciiTheme="minorHAnsi" w:eastAsiaTheme="minorEastAsia" w:hAnsiTheme="minorHAnsi"/>
                    <w:sz w:val="22"/>
                    <w:szCs w:val="22"/>
                    <w:lang w:eastAsia="ru-RU"/>
                  </w:rPr>
                </w:rPrChange>
              </w:rPr>
              <w:tab/>
            </w:r>
          </w:del>
          <w:r w:rsidRPr="00EE3B99">
            <w:t>РЕЗУЛЬТАТЫ ДОКЛИНИЧЕСКИХ ИССЛЕДОВАНИЙ</w:t>
          </w:r>
          <w:r w:rsidRPr="00EE3B99">
            <w:tab/>
          </w:r>
          <w:r w:rsidRPr="00B33B3A">
            <w:fldChar w:fldCharType="begin"/>
          </w:r>
          <w:r w:rsidRPr="00EE3B99">
            <w:instrText xml:space="preserve"> PAGEREF _Toc115733005 \h </w:instrText>
          </w:r>
          <w:r w:rsidRPr="00B33B3A">
            <w:fldChar w:fldCharType="separate"/>
          </w:r>
          <w:r w:rsidRPr="00EE3B99">
            <w:t>18</w:t>
          </w:r>
          <w:r w:rsidRPr="00B33B3A">
            <w:fldChar w:fldCharType="end"/>
          </w:r>
        </w:p>
        <w:p w14:paraId="5E32C32E" w14:textId="1FEC6CAB" w:rsidR="004C4CE2" w:rsidRPr="00EE3B99" w:rsidRDefault="004C4CE2" w:rsidP="005327F0">
          <w:pPr>
            <w:pStyle w:val="21"/>
            <w:rPr>
              <w:rFonts w:eastAsiaTheme="minorEastAsia"/>
              <w:szCs w:val="24"/>
              <w:lang w:eastAsia="ru-RU"/>
              <w:rPrChange w:id="216" w:author="N F" w:date="2023-12-05T03:08:00Z">
                <w:rPr>
                  <w:rFonts w:asciiTheme="minorHAnsi" w:eastAsiaTheme="minorEastAsia" w:hAnsiTheme="minorHAnsi"/>
                  <w:lang w:eastAsia="ru-RU"/>
                </w:rPr>
              </w:rPrChange>
            </w:rPr>
          </w:pPr>
          <w:r w:rsidRPr="00EE3B99">
            <w:rPr>
              <w:szCs w:val="24"/>
            </w:rPr>
            <w:t>3.1</w:t>
          </w:r>
          <w:ins w:id="217" w:author="N F" w:date="2023-08-02T12:12:00Z">
            <w:r w:rsidR="002C19E5" w:rsidRPr="00EE3B99">
              <w:rPr>
                <w:szCs w:val="24"/>
              </w:rPr>
              <w:t>.</w:t>
            </w:r>
            <w:r w:rsidR="002C19E5" w:rsidRPr="00EE3B99">
              <w:rPr>
                <w:rFonts w:eastAsiaTheme="minorEastAsia"/>
                <w:szCs w:val="24"/>
                <w:lang w:eastAsia="ru-RU"/>
                <w:rPrChange w:id="218" w:author="N F" w:date="2023-12-05T03:08:00Z">
                  <w:rPr>
                    <w:rFonts w:asciiTheme="minorHAnsi" w:eastAsiaTheme="minorEastAsia" w:hAnsiTheme="minorHAnsi"/>
                    <w:lang w:eastAsia="ru-RU"/>
                  </w:rPr>
                </w:rPrChange>
              </w:rPr>
              <w:t xml:space="preserve"> </w:t>
            </w:r>
          </w:ins>
          <w:del w:id="219" w:author="N F" w:date="2023-08-02T12:12:00Z">
            <w:r w:rsidRPr="00EE3B99" w:rsidDel="002C19E5">
              <w:rPr>
                <w:rFonts w:eastAsiaTheme="minorEastAsia"/>
                <w:szCs w:val="24"/>
                <w:lang w:eastAsia="ru-RU"/>
                <w:rPrChange w:id="220" w:author="N F" w:date="2023-12-05T03:08:00Z">
                  <w:rPr>
                    <w:rFonts w:asciiTheme="minorHAnsi" w:eastAsiaTheme="minorEastAsia" w:hAnsiTheme="minorHAnsi"/>
                    <w:lang w:eastAsia="ru-RU"/>
                  </w:rPr>
                </w:rPrChange>
              </w:rPr>
              <w:tab/>
            </w:r>
          </w:del>
          <w:r w:rsidRPr="00EE3B99">
            <w:rPr>
              <w:szCs w:val="24"/>
            </w:rPr>
            <w:t>Доклиническая фармакология</w:t>
          </w:r>
          <w:r w:rsidRPr="00EE3B99">
            <w:rPr>
              <w:szCs w:val="24"/>
            </w:rPr>
            <w:tab/>
          </w:r>
          <w:r w:rsidRPr="002E36A6">
            <w:rPr>
              <w:szCs w:val="24"/>
            </w:rPr>
            <w:fldChar w:fldCharType="begin"/>
          </w:r>
          <w:r w:rsidRPr="002E36A6">
            <w:rPr>
              <w:szCs w:val="24"/>
            </w:rPr>
            <w:instrText xml:space="preserve"> PAGEREF _Toc115733006 \h </w:instrText>
          </w:r>
          <w:r w:rsidRPr="002E36A6">
            <w:rPr>
              <w:szCs w:val="24"/>
            </w:rPr>
          </w:r>
          <w:r w:rsidRPr="002E36A6">
            <w:rPr>
              <w:szCs w:val="24"/>
            </w:rPr>
            <w:fldChar w:fldCharType="separate"/>
          </w:r>
          <w:r w:rsidRPr="002E36A6">
            <w:rPr>
              <w:szCs w:val="24"/>
            </w:rPr>
            <w:t>19</w:t>
          </w:r>
          <w:r w:rsidRPr="002E36A6">
            <w:rPr>
              <w:szCs w:val="24"/>
            </w:rPr>
            <w:fldChar w:fldCharType="end"/>
          </w:r>
        </w:p>
        <w:p w14:paraId="5C76915A" w14:textId="64607D2C" w:rsidR="004C4CE2" w:rsidRPr="00EE3B99" w:rsidRDefault="004C4CE2" w:rsidP="00EE3B99">
          <w:pPr>
            <w:pStyle w:val="31"/>
            <w:rPr>
              <w:rFonts w:eastAsiaTheme="minorEastAsia"/>
              <w:noProof/>
              <w:sz w:val="24"/>
              <w:szCs w:val="24"/>
              <w:lang w:eastAsia="ru-RU"/>
              <w:rPrChange w:id="221" w:author="Barshadskaya, Yuliya" w:date="2024-01-10T18:07:00Z">
                <w:rPr>
                  <w:rFonts w:asciiTheme="minorHAnsi" w:eastAsiaTheme="minorEastAsia" w:hAnsiTheme="minorHAnsi"/>
                  <w:noProof/>
                  <w:lang w:eastAsia="ru-RU"/>
                </w:rPr>
              </w:rPrChange>
            </w:rPr>
          </w:pPr>
          <w:r w:rsidRPr="00EE3B99">
            <w:rPr>
              <w:noProof/>
              <w:sz w:val="24"/>
              <w:szCs w:val="24"/>
            </w:rPr>
            <w:t>3.1.1</w:t>
          </w:r>
          <w:ins w:id="222" w:author="N F" w:date="2023-08-02T12:13:00Z">
            <w:r w:rsidR="002C19E5" w:rsidRPr="00EE3B99">
              <w:rPr>
                <w:noProof/>
                <w:sz w:val="24"/>
                <w:szCs w:val="24"/>
              </w:rPr>
              <w:t>.</w:t>
            </w:r>
            <w:r w:rsidR="002C19E5" w:rsidRPr="00EE3B99">
              <w:rPr>
                <w:rFonts w:eastAsiaTheme="minorEastAsia"/>
                <w:noProof/>
                <w:sz w:val="24"/>
                <w:szCs w:val="24"/>
                <w:lang w:eastAsia="ru-RU"/>
                <w:rPrChange w:id="223" w:author="Barshadskaya, Yuliya" w:date="2024-01-10T18:07:00Z">
                  <w:rPr>
                    <w:rFonts w:asciiTheme="minorHAnsi" w:eastAsiaTheme="minorEastAsia" w:hAnsiTheme="minorHAnsi"/>
                    <w:noProof/>
                    <w:lang w:eastAsia="ru-RU"/>
                  </w:rPr>
                </w:rPrChange>
              </w:rPr>
              <w:t xml:space="preserve"> </w:t>
            </w:r>
          </w:ins>
          <w:del w:id="224" w:author="N F" w:date="2023-08-02T12:13:00Z">
            <w:r w:rsidRPr="00EE3B99" w:rsidDel="002C19E5">
              <w:rPr>
                <w:rFonts w:eastAsiaTheme="minorEastAsia"/>
                <w:noProof/>
                <w:sz w:val="24"/>
                <w:szCs w:val="24"/>
                <w:lang w:eastAsia="ru-RU"/>
                <w:rPrChange w:id="225" w:author="Barshadskaya, Yuliya" w:date="2024-01-10T18:07:00Z">
                  <w:rPr>
                    <w:rFonts w:asciiTheme="minorHAnsi" w:eastAsiaTheme="minorEastAsia" w:hAnsiTheme="minorHAnsi"/>
                    <w:noProof/>
                    <w:lang w:eastAsia="ru-RU"/>
                  </w:rPr>
                </w:rPrChange>
              </w:rPr>
              <w:tab/>
            </w:r>
          </w:del>
          <w:r w:rsidRPr="00EE3B99">
            <w:rPr>
              <w:noProof/>
              <w:sz w:val="24"/>
              <w:szCs w:val="24"/>
            </w:rPr>
            <w:t>Механизм действия</w:t>
          </w:r>
          <w:r w:rsidRPr="00EE3B99">
            <w:rPr>
              <w:noProof/>
              <w:sz w:val="24"/>
              <w:szCs w:val="24"/>
            </w:rPr>
            <w:tab/>
          </w:r>
          <w:r w:rsidRPr="00EE3B99">
            <w:rPr>
              <w:noProof/>
              <w:sz w:val="24"/>
              <w:szCs w:val="24"/>
            </w:rPr>
            <w:fldChar w:fldCharType="begin"/>
          </w:r>
          <w:r w:rsidRPr="00EE3B99">
            <w:rPr>
              <w:noProof/>
              <w:sz w:val="24"/>
              <w:szCs w:val="24"/>
              <w:rPrChange w:id="226" w:author="Barshadskaya, Yuliya" w:date="2024-01-10T18:07:00Z">
                <w:rPr>
                  <w:rFonts w:cs="Times New Roman"/>
                  <w:noProof/>
                </w:rPr>
              </w:rPrChange>
            </w:rPr>
            <w:instrText xml:space="preserve"> PAGEREF _Toc115733007 \h </w:instrText>
          </w:r>
          <w:r w:rsidRPr="00EE3B99">
            <w:rPr>
              <w:noProof/>
              <w:sz w:val="24"/>
              <w:szCs w:val="24"/>
            </w:rPr>
          </w:r>
          <w:r w:rsidRPr="00EE3B99">
            <w:rPr>
              <w:noProof/>
              <w:sz w:val="24"/>
              <w:szCs w:val="24"/>
            </w:rPr>
            <w:fldChar w:fldCharType="separate"/>
          </w:r>
          <w:r w:rsidRPr="00EE3B99">
            <w:rPr>
              <w:noProof/>
              <w:sz w:val="24"/>
              <w:szCs w:val="24"/>
            </w:rPr>
            <w:t>19</w:t>
          </w:r>
          <w:r w:rsidRPr="00EE3B99">
            <w:rPr>
              <w:noProof/>
              <w:sz w:val="24"/>
              <w:szCs w:val="24"/>
            </w:rPr>
            <w:fldChar w:fldCharType="end"/>
          </w:r>
        </w:p>
        <w:p w14:paraId="4BB31B23" w14:textId="4B0063DA" w:rsidR="004C4CE2" w:rsidRPr="00EE3B99" w:rsidRDefault="004C4CE2" w:rsidP="00EE3B99">
          <w:pPr>
            <w:pStyle w:val="31"/>
            <w:rPr>
              <w:rFonts w:eastAsiaTheme="minorEastAsia"/>
              <w:noProof/>
              <w:sz w:val="24"/>
              <w:szCs w:val="24"/>
              <w:lang w:eastAsia="ru-RU"/>
              <w:rPrChange w:id="227" w:author="Barshadskaya, Yuliya" w:date="2024-01-10T18:07:00Z">
                <w:rPr>
                  <w:rFonts w:asciiTheme="minorHAnsi" w:eastAsiaTheme="minorEastAsia" w:hAnsiTheme="minorHAnsi"/>
                  <w:noProof/>
                  <w:lang w:eastAsia="ru-RU"/>
                </w:rPr>
              </w:rPrChange>
            </w:rPr>
          </w:pPr>
          <w:r w:rsidRPr="00EE3B99">
            <w:rPr>
              <w:noProof/>
              <w:sz w:val="24"/>
              <w:szCs w:val="24"/>
            </w:rPr>
            <w:t>3.1.2</w:t>
          </w:r>
          <w:ins w:id="228" w:author="N F" w:date="2023-08-02T12:13:00Z">
            <w:r w:rsidR="002C19E5" w:rsidRPr="00EE3B99">
              <w:rPr>
                <w:noProof/>
                <w:sz w:val="24"/>
                <w:szCs w:val="24"/>
              </w:rPr>
              <w:t>.</w:t>
            </w:r>
            <w:r w:rsidR="002C19E5" w:rsidRPr="00EE3B99">
              <w:rPr>
                <w:rFonts w:eastAsiaTheme="minorEastAsia"/>
                <w:noProof/>
                <w:sz w:val="24"/>
                <w:szCs w:val="24"/>
                <w:lang w:eastAsia="ru-RU"/>
                <w:rPrChange w:id="229" w:author="Barshadskaya, Yuliya" w:date="2024-01-10T18:07:00Z">
                  <w:rPr>
                    <w:rFonts w:asciiTheme="minorHAnsi" w:eastAsiaTheme="minorEastAsia" w:hAnsiTheme="minorHAnsi"/>
                    <w:noProof/>
                    <w:lang w:eastAsia="ru-RU"/>
                  </w:rPr>
                </w:rPrChange>
              </w:rPr>
              <w:t xml:space="preserve"> </w:t>
            </w:r>
          </w:ins>
          <w:del w:id="230" w:author="N F" w:date="2023-08-02T12:13:00Z">
            <w:r w:rsidRPr="00EE3B99" w:rsidDel="002C19E5">
              <w:rPr>
                <w:rFonts w:eastAsiaTheme="minorEastAsia"/>
                <w:noProof/>
                <w:sz w:val="24"/>
                <w:szCs w:val="24"/>
                <w:lang w:eastAsia="ru-RU"/>
                <w:rPrChange w:id="231" w:author="Barshadskaya, Yuliya" w:date="2024-01-10T18:07:00Z">
                  <w:rPr>
                    <w:rFonts w:asciiTheme="minorHAnsi" w:eastAsiaTheme="minorEastAsia" w:hAnsiTheme="minorHAnsi"/>
                    <w:noProof/>
                    <w:lang w:eastAsia="ru-RU"/>
                  </w:rPr>
                </w:rPrChange>
              </w:rPr>
              <w:tab/>
            </w:r>
          </w:del>
          <w:r w:rsidRPr="00EE3B99">
            <w:rPr>
              <w:noProof/>
              <w:sz w:val="24"/>
              <w:szCs w:val="24"/>
            </w:rPr>
            <w:t>Первичная фармакодинамика</w:t>
          </w:r>
          <w:r w:rsidRPr="00EE3B99">
            <w:rPr>
              <w:noProof/>
              <w:sz w:val="24"/>
              <w:szCs w:val="24"/>
            </w:rPr>
            <w:tab/>
          </w:r>
          <w:r w:rsidRPr="00EE3B99">
            <w:rPr>
              <w:noProof/>
              <w:sz w:val="24"/>
              <w:szCs w:val="24"/>
            </w:rPr>
            <w:fldChar w:fldCharType="begin"/>
          </w:r>
          <w:r w:rsidRPr="00EE3B99">
            <w:rPr>
              <w:noProof/>
              <w:sz w:val="24"/>
              <w:szCs w:val="24"/>
              <w:rPrChange w:id="232" w:author="Barshadskaya, Yuliya" w:date="2024-01-10T18:07:00Z">
                <w:rPr>
                  <w:rFonts w:cs="Times New Roman"/>
                  <w:noProof/>
                </w:rPr>
              </w:rPrChange>
            </w:rPr>
            <w:instrText xml:space="preserve"> PAGEREF _Toc115733008 \h </w:instrText>
          </w:r>
          <w:r w:rsidRPr="00EE3B99">
            <w:rPr>
              <w:noProof/>
              <w:sz w:val="24"/>
              <w:szCs w:val="24"/>
            </w:rPr>
          </w:r>
          <w:r w:rsidRPr="00EE3B99">
            <w:rPr>
              <w:noProof/>
              <w:sz w:val="24"/>
              <w:szCs w:val="24"/>
            </w:rPr>
            <w:fldChar w:fldCharType="separate"/>
          </w:r>
          <w:r w:rsidRPr="00EE3B99">
            <w:rPr>
              <w:noProof/>
              <w:sz w:val="24"/>
              <w:szCs w:val="24"/>
            </w:rPr>
            <w:t>22</w:t>
          </w:r>
          <w:r w:rsidRPr="00EE3B99">
            <w:rPr>
              <w:noProof/>
              <w:sz w:val="24"/>
              <w:szCs w:val="24"/>
            </w:rPr>
            <w:fldChar w:fldCharType="end"/>
          </w:r>
        </w:p>
        <w:p w14:paraId="3124E7B4" w14:textId="3B544249" w:rsidR="004C4CE2" w:rsidRPr="00EE3B99" w:rsidRDefault="004C4CE2" w:rsidP="00CB19FC">
          <w:pPr>
            <w:pStyle w:val="41"/>
            <w:rPr>
              <w:rFonts w:eastAsiaTheme="minorEastAsia"/>
              <w:noProof/>
              <w:sz w:val="24"/>
              <w:szCs w:val="24"/>
              <w:lang w:eastAsia="ru-RU"/>
              <w:rPrChange w:id="233" w:author="Barshadskaya, Yuliya" w:date="2024-01-10T18:07:00Z">
                <w:rPr>
                  <w:rFonts w:asciiTheme="minorHAnsi" w:eastAsiaTheme="minorEastAsia" w:hAnsiTheme="minorHAnsi"/>
                  <w:noProof/>
                  <w:sz w:val="22"/>
                  <w:szCs w:val="22"/>
                  <w:lang w:eastAsia="ru-RU"/>
                </w:rPr>
              </w:rPrChange>
            </w:rPr>
          </w:pPr>
          <w:r w:rsidRPr="00EE3B99">
            <w:rPr>
              <w:noProof/>
              <w:sz w:val="24"/>
              <w:szCs w:val="24"/>
            </w:rPr>
            <w:t>3.1.2.1</w:t>
          </w:r>
          <w:ins w:id="234" w:author="N F" w:date="2023-08-02T12:13:00Z">
            <w:r w:rsidR="002C19E5" w:rsidRPr="00EE3B99">
              <w:rPr>
                <w:noProof/>
                <w:sz w:val="24"/>
                <w:szCs w:val="24"/>
              </w:rPr>
              <w:t>.</w:t>
            </w:r>
            <w:r w:rsidR="002C19E5" w:rsidRPr="00EE3B99">
              <w:rPr>
                <w:rFonts w:eastAsiaTheme="minorEastAsia"/>
                <w:noProof/>
                <w:sz w:val="24"/>
                <w:szCs w:val="24"/>
                <w:lang w:eastAsia="ru-RU"/>
                <w:rPrChange w:id="235" w:author="Barshadskaya, Yuliya" w:date="2024-01-10T18:07:00Z">
                  <w:rPr>
                    <w:rFonts w:asciiTheme="minorHAnsi" w:eastAsiaTheme="minorEastAsia" w:hAnsiTheme="minorHAnsi"/>
                    <w:noProof/>
                    <w:sz w:val="22"/>
                    <w:szCs w:val="22"/>
                    <w:lang w:eastAsia="ru-RU"/>
                  </w:rPr>
                </w:rPrChange>
              </w:rPr>
              <w:t xml:space="preserve"> </w:t>
            </w:r>
          </w:ins>
          <w:del w:id="236" w:author="N F" w:date="2023-08-02T12:13:00Z">
            <w:r w:rsidRPr="00EE3B99" w:rsidDel="002C19E5">
              <w:rPr>
                <w:rFonts w:eastAsiaTheme="minorEastAsia"/>
                <w:noProof/>
                <w:sz w:val="24"/>
                <w:szCs w:val="24"/>
                <w:lang w:eastAsia="ru-RU"/>
                <w:rPrChange w:id="237" w:author="Barshadskaya, Yuliya" w:date="2024-01-10T18:07:00Z">
                  <w:rPr>
                    <w:rFonts w:asciiTheme="minorHAnsi" w:eastAsiaTheme="minorEastAsia" w:hAnsiTheme="minorHAnsi"/>
                    <w:noProof/>
                    <w:sz w:val="22"/>
                    <w:szCs w:val="22"/>
                    <w:lang w:eastAsia="ru-RU"/>
                  </w:rPr>
                </w:rPrChange>
              </w:rPr>
              <w:tab/>
            </w:r>
          </w:del>
          <w:r w:rsidRPr="00EE3B99">
            <w:rPr>
              <w:noProof/>
              <w:sz w:val="24"/>
              <w:szCs w:val="24"/>
            </w:rPr>
            <w:t xml:space="preserve">Первичная фармакодинамика </w:t>
          </w:r>
          <w:r w:rsidRPr="00EE3B99">
            <w:rPr>
              <w:noProof/>
              <w:sz w:val="24"/>
              <w:szCs w:val="24"/>
              <w:lang w:val="en-US"/>
              <w:rPrChange w:id="238" w:author="Barshadskaya, Yuliya" w:date="2024-01-10T18:07:00Z">
                <w:rPr>
                  <w:rFonts w:cs="Times New Roman"/>
                  <w:noProof/>
                  <w:lang w:val="en-US"/>
                </w:rPr>
              </w:rPrChange>
            </w:rPr>
            <w:t>in</w:t>
          </w:r>
          <w:r w:rsidRPr="00EE3B99">
            <w:rPr>
              <w:noProof/>
              <w:sz w:val="24"/>
              <w:szCs w:val="24"/>
              <w:rPrChange w:id="239" w:author="Barshadskaya, Yuliya" w:date="2024-01-10T18:07:00Z">
                <w:rPr>
                  <w:rFonts w:cs="Times New Roman"/>
                  <w:noProof/>
                </w:rPr>
              </w:rPrChange>
            </w:rPr>
            <w:t xml:space="preserve"> </w:t>
          </w:r>
          <w:r w:rsidRPr="00EE3B99">
            <w:rPr>
              <w:noProof/>
              <w:sz w:val="24"/>
              <w:szCs w:val="24"/>
              <w:lang w:val="en-US"/>
              <w:rPrChange w:id="240" w:author="Barshadskaya, Yuliya" w:date="2024-01-10T18:07:00Z">
                <w:rPr>
                  <w:rFonts w:cs="Times New Roman"/>
                  <w:noProof/>
                  <w:lang w:val="en-US"/>
                </w:rPr>
              </w:rPrChange>
            </w:rPr>
            <w:t>vitro</w:t>
          </w:r>
          <w:r w:rsidRPr="00EE3B99">
            <w:rPr>
              <w:noProof/>
              <w:sz w:val="24"/>
              <w:szCs w:val="24"/>
              <w:rPrChange w:id="241" w:author="Barshadskaya, Yuliya" w:date="2024-01-10T18:07:00Z">
                <w:rPr>
                  <w:rFonts w:cs="Times New Roman"/>
                  <w:noProof/>
                </w:rPr>
              </w:rPrChange>
            </w:rPr>
            <w:tab/>
          </w:r>
          <w:r w:rsidRPr="00EE3B99">
            <w:rPr>
              <w:noProof/>
              <w:sz w:val="24"/>
              <w:szCs w:val="24"/>
            </w:rPr>
            <w:fldChar w:fldCharType="begin"/>
          </w:r>
          <w:r w:rsidRPr="00EE3B99">
            <w:rPr>
              <w:noProof/>
              <w:sz w:val="24"/>
              <w:szCs w:val="24"/>
              <w:rPrChange w:id="242" w:author="Barshadskaya, Yuliya" w:date="2024-01-10T18:07:00Z">
                <w:rPr>
                  <w:rFonts w:cs="Times New Roman"/>
                  <w:noProof/>
                </w:rPr>
              </w:rPrChange>
            </w:rPr>
            <w:instrText xml:space="preserve"> PAGEREF _Toc115733009 \h </w:instrText>
          </w:r>
          <w:r w:rsidRPr="00EE3B99">
            <w:rPr>
              <w:noProof/>
              <w:sz w:val="24"/>
              <w:szCs w:val="24"/>
            </w:rPr>
          </w:r>
          <w:r w:rsidRPr="00EE3B99">
            <w:rPr>
              <w:noProof/>
              <w:sz w:val="24"/>
              <w:szCs w:val="24"/>
            </w:rPr>
            <w:fldChar w:fldCharType="separate"/>
          </w:r>
          <w:r w:rsidRPr="00EE3B99">
            <w:rPr>
              <w:noProof/>
              <w:sz w:val="24"/>
              <w:szCs w:val="24"/>
            </w:rPr>
            <w:t>22</w:t>
          </w:r>
          <w:r w:rsidRPr="00EE3B99">
            <w:rPr>
              <w:noProof/>
              <w:sz w:val="24"/>
              <w:szCs w:val="24"/>
            </w:rPr>
            <w:fldChar w:fldCharType="end"/>
          </w:r>
        </w:p>
        <w:p w14:paraId="6FD9C3FF" w14:textId="149AE19A" w:rsidR="004C4CE2" w:rsidRPr="00EE3B99" w:rsidRDefault="004C4CE2" w:rsidP="00CB19FC">
          <w:pPr>
            <w:pStyle w:val="41"/>
            <w:rPr>
              <w:rFonts w:eastAsiaTheme="minorEastAsia"/>
              <w:noProof/>
              <w:sz w:val="24"/>
              <w:szCs w:val="24"/>
              <w:lang w:eastAsia="ru-RU"/>
              <w:rPrChange w:id="243" w:author="Barshadskaya, Yuliya" w:date="2024-01-10T18:07:00Z">
                <w:rPr>
                  <w:rFonts w:asciiTheme="minorHAnsi" w:eastAsiaTheme="minorEastAsia" w:hAnsiTheme="minorHAnsi"/>
                  <w:noProof/>
                  <w:sz w:val="22"/>
                  <w:szCs w:val="22"/>
                  <w:lang w:eastAsia="ru-RU"/>
                </w:rPr>
              </w:rPrChange>
            </w:rPr>
          </w:pPr>
          <w:r w:rsidRPr="00EE3B99">
            <w:rPr>
              <w:noProof/>
              <w:sz w:val="24"/>
              <w:szCs w:val="24"/>
            </w:rPr>
            <w:t>3.1.2.2</w:t>
          </w:r>
          <w:ins w:id="244" w:author="N F" w:date="2023-08-02T12:13:00Z">
            <w:r w:rsidR="002C19E5" w:rsidRPr="00EE3B99">
              <w:rPr>
                <w:rFonts w:eastAsiaTheme="minorEastAsia"/>
                <w:noProof/>
                <w:sz w:val="24"/>
                <w:szCs w:val="24"/>
                <w:lang w:eastAsia="ru-RU"/>
                <w:rPrChange w:id="245" w:author="Barshadskaya, Yuliya" w:date="2024-01-10T18:07:00Z">
                  <w:rPr>
                    <w:rFonts w:asciiTheme="minorHAnsi" w:eastAsiaTheme="minorEastAsia" w:hAnsiTheme="minorHAnsi"/>
                    <w:noProof/>
                    <w:sz w:val="22"/>
                    <w:szCs w:val="22"/>
                    <w:lang w:eastAsia="ru-RU"/>
                  </w:rPr>
                </w:rPrChange>
              </w:rPr>
              <w:t xml:space="preserve">. </w:t>
            </w:r>
          </w:ins>
          <w:del w:id="246" w:author="N F" w:date="2023-08-02T12:13:00Z">
            <w:r w:rsidRPr="00EE3B99" w:rsidDel="002C19E5">
              <w:rPr>
                <w:rFonts w:eastAsiaTheme="minorEastAsia"/>
                <w:noProof/>
                <w:sz w:val="24"/>
                <w:szCs w:val="24"/>
                <w:lang w:eastAsia="ru-RU"/>
                <w:rPrChange w:id="247" w:author="Barshadskaya, Yuliya" w:date="2024-01-10T18:07:00Z">
                  <w:rPr>
                    <w:rFonts w:asciiTheme="minorHAnsi" w:eastAsiaTheme="minorEastAsia" w:hAnsiTheme="minorHAnsi"/>
                    <w:noProof/>
                    <w:sz w:val="22"/>
                    <w:szCs w:val="22"/>
                    <w:lang w:eastAsia="ru-RU"/>
                  </w:rPr>
                </w:rPrChange>
              </w:rPr>
              <w:tab/>
            </w:r>
          </w:del>
          <w:r w:rsidRPr="00EE3B99">
            <w:rPr>
              <w:noProof/>
              <w:sz w:val="24"/>
              <w:szCs w:val="24"/>
            </w:rPr>
            <w:t xml:space="preserve">Первичная фармакодинамика </w:t>
          </w:r>
          <w:r w:rsidRPr="00EE3B99">
            <w:rPr>
              <w:noProof/>
              <w:sz w:val="24"/>
              <w:szCs w:val="24"/>
              <w:lang w:val="en-US"/>
              <w:rPrChange w:id="248" w:author="Barshadskaya, Yuliya" w:date="2024-01-10T18:07:00Z">
                <w:rPr>
                  <w:rFonts w:cs="Times New Roman"/>
                  <w:noProof/>
                  <w:lang w:val="en-US"/>
                </w:rPr>
              </w:rPrChange>
            </w:rPr>
            <w:t>in</w:t>
          </w:r>
          <w:r w:rsidRPr="00EE3B99">
            <w:rPr>
              <w:noProof/>
              <w:sz w:val="24"/>
              <w:szCs w:val="24"/>
              <w:rPrChange w:id="249" w:author="Barshadskaya, Yuliya" w:date="2024-01-10T18:07:00Z">
                <w:rPr>
                  <w:rFonts w:cs="Times New Roman"/>
                  <w:noProof/>
                </w:rPr>
              </w:rPrChange>
            </w:rPr>
            <w:t xml:space="preserve"> </w:t>
          </w:r>
          <w:r w:rsidRPr="00EE3B99">
            <w:rPr>
              <w:noProof/>
              <w:sz w:val="24"/>
              <w:szCs w:val="24"/>
              <w:lang w:val="en-US"/>
              <w:rPrChange w:id="250" w:author="Barshadskaya, Yuliya" w:date="2024-01-10T18:07:00Z">
                <w:rPr>
                  <w:rFonts w:cs="Times New Roman"/>
                  <w:noProof/>
                  <w:lang w:val="en-US"/>
                </w:rPr>
              </w:rPrChange>
            </w:rPr>
            <w:t>vivo</w:t>
          </w:r>
          <w:r w:rsidRPr="00EE3B99">
            <w:rPr>
              <w:noProof/>
              <w:sz w:val="24"/>
              <w:szCs w:val="24"/>
              <w:rPrChange w:id="251" w:author="Barshadskaya, Yuliya" w:date="2024-01-10T18:07:00Z">
                <w:rPr>
                  <w:rFonts w:cs="Times New Roman"/>
                  <w:noProof/>
                </w:rPr>
              </w:rPrChange>
            </w:rPr>
            <w:tab/>
          </w:r>
          <w:r w:rsidRPr="00EE3B99">
            <w:rPr>
              <w:noProof/>
              <w:sz w:val="24"/>
              <w:szCs w:val="24"/>
            </w:rPr>
            <w:fldChar w:fldCharType="begin"/>
          </w:r>
          <w:r w:rsidRPr="00EE3B99">
            <w:rPr>
              <w:noProof/>
              <w:sz w:val="24"/>
              <w:szCs w:val="24"/>
              <w:rPrChange w:id="252" w:author="Barshadskaya, Yuliya" w:date="2024-01-10T18:07:00Z">
                <w:rPr>
                  <w:rFonts w:cs="Times New Roman"/>
                  <w:noProof/>
                </w:rPr>
              </w:rPrChange>
            </w:rPr>
            <w:instrText xml:space="preserve"> PAGEREF _Toc115733010 \h </w:instrText>
          </w:r>
          <w:r w:rsidRPr="00EE3B99">
            <w:rPr>
              <w:noProof/>
              <w:sz w:val="24"/>
              <w:szCs w:val="24"/>
            </w:rPr>
          </w:r>
          <w:r w:rsidRPr="00EE3B99">
            <w:rPr>
              <w:noProof/>
              <w:sz w:val="24"/>
              <w:szCs w:val="24"/>
              <w:rPrChange w:id="253" w:author="Barshadskaya, Yuliya" w:date="2024-01-10T18:07:00Z">
                <w:rPr>
                  <w:rFonts w:cs="Times New Roman"/>
                  <w:noProof/>
                </w:rPr>
              </w:rPrChange>
            </w:rPr>
            <w:fldChar w:fldCharType="separate"/>
          </w:r>
          <w:r w:rsidRPr="00EE3B99">
            <w:rPr>
              <w:noProof/>
              <w:sz w:val="24"/>
              <w:szCs w:val="24"/>
              <w:rPrChange w:id="254" w:author="Barshadskaya, Yuliya" w:date="2024-01-10T18:07:00Z">
                <w:rPr>
                  <w:rFonts w:cs="Times New Roman"/>
                  <w:noProof/>
                </w:rPr>
              </w:rPrChange>
            </w:rPr>
            <w:t>24</w:t>
          </w:r>
          <w:r w:rsidRPr="00EE3B99">
            <w:rPr>
              <w:noProof/>
              <w:sz w:val="24"/>
              <w:szCs w:val="24"/>
              <w:rPrChange w:id="255" w:author="Barshadskaya, Yuliya" w:date="2024-01-10T18:07:00Z">
                <w:rPr>
                  <w:rFonts w:cs="Times New Roman"/>
                  <w:noProof/>
                </w:rPr>
              </w:rPrChange>
            </w:rPr>
            <w:fldChar w:fldCharType="end"/>
          </w:r>
        </w:p>
        <w:p w14:paraId="10410527" w14:textId="29FDEDFD" w:rsidR="004C4CE2" w:rsidRPr="00EE3B99" w:rsidRDefault="004C4CE2" w:rsidP="00EE3B99">
          <w:pPr>
            <w:pStyle w:val="31"/>
            <w:rPr>
              <w:rFonts w:eastAsiaTheme="minorEastAsia"/>
              <w:noProof/>
              <w:sz w:val="24"/>
              <w:szCs w:val="24"/>
              <w:lang w:eastAsia="ru-RU"/>
              <w:rPrChange w:id="256" w:author="Barshadskaya, Yuliya" w:date="2024-01-10T18:07:00Z">
                <w:rPr>
                  <w:rFonts w:asciiTheme="minorHAnsi" w:eastAsiaTheme="minorEastAsia" w:hAnsiTheme="minorHAnsi"/>
                  <w:noProof/>
                  <w:lang w:eastAsia="ru-RU"/>
                </w:rPr>
              </w:rPrChange>
            </w:rPr>
          </w:pPr>
          <w:r w:rsidRPr="00EE3B99">
            <w:rPr>
              <w:noProof/>
              <w:sz w:val="24"/>
              <w:szCs w:val="24"/>
            </w:rPr>
            <w:t>3.1.3</w:t>
          </w:r>
          <w:ins w:id="257" w:author="N F" w:date="2023-08-02T12:16:00Z">
            <w:r w:rsidR="007C6171" w:rsidRPr="00EE3B99">
              <w:rPr>
                <w:noProof/>
                <w:sz w:val="24"/>
                <w:szCs w:val="24"/>
              </w:rPr>
              <w:t>.</w:t>
            </w:r>
            <w:r w:rsidR="007C6171" w:rsidRPr="00EE3B99">
              <w:rPr>
                <w:rFonts w:eastAsiaTheme="minorEastAsia"/>
                <w:noProof/>
                <w:sz w:val="24"/>
                <w:szCs w:val="24"/>
                <w:lang w:eastAsia="ru-RU"/>
                <w:rPrChange w:id="258" w:author="Barshadskaya, Yuliya" w:date="2024-01-10T18:07:00Z">
                  <w:rPr>
                    <w:rFonts w:asciiTheme="minorHAnsi" w:eastAsiaTheme="minorEastAsia" w:hAnsiTheme="minorHAnsi"/>
                    <w:noProof/>
                    <w:lang w:eastAsia="ru-RU"/>
                  </w:rPr>
                </w:rPrChange>
              </w:rPr>
              <w:t xml:space="preserve"> </w:t>
            </w:r>
          </w:ins>
          <w:del w:id="259" w:author="N F" w:date="2023-08-02T12:16:00Z">
            <w:r w:rsidRPr="00EE3B99" w:rsidDel="007C6171">
              <w:rPr>
                <w:rFonts w:eastAsiaTheme="minorEastAsia"/>
                <w:noProof/>
                <w:sz w:val="24"/>
                <w:szCs w:val="24"/>
                <w:lang w:eastAsia="ru-RU"/>
                <w:rPrChange w:id="260" w:author="Barshadskaya, Yuliya" w:date="2024-01-10T18:07:00Z">
                  <w:rPr>
                    <w:rFonts w:asciiTheme="minorHAnsi" w:eastAsiaTheme="minorEastAsia" w:hAnsiTheme="minorHAnsi"/>
                    <w:noProof/>
                    <w:lang w:eastAsia="ru-RU"/>
                  </w:rPr>
                </w:rPrChange>
              </w:rPr>
              <w:tab/>
            </w:r>
          </w:del>
          <w:r w:rsidRPr="00EE3B99">
            <w:rPr>
              <w:noProof/>
              <w:sz w:val="24"/>
              <w:szCs w:val="24"/>
            </w:rPr>
            <w:t>Вторичная фармакодинамика</w:t>
          </w:r>
          <w:r w:rsidRPr="00EE3B99">
            <w:rPr>
              <w:noProof/>
              <w:sz w:val="24"/>
              <w:szCs w:val="24"/>
            </w:rPr>
            <w:tab/>
          </w:r>
          <w:r w:rsidRPr="00EE3B99">
            <w:rPr>
              <w:noProof/>
              <w:sz w:val="24"/>
              <w:szCs w:val="24"/>
            </w:rPr>
            <w:fldChar w:fldCharType="begin"/>
          </w:r>
          <w:r w:rsidRPr="00EE3B99">
            <w:rPr>
              <w:noProof/>
              <w:sz w:val="24"/>
              <w:szCs w:val="24"/>
              <w:rPrChange w:id="261" w:author="Barshadskaya, Yuliya" w:date="2024-01-10T18:07:00Z">
                <w:rPr>
                  <w:rFonts w:cs="Times New Roman"/>
                  <w:noProof/>
                </w:rPr>
              </w:rPrChange>
            </w:rPr>
            <w:instrText xml:space="preserve"> PAGEREF _Toc115733011 \h </w:instrText>
          </w:r>
          <w:r w:rsidRPr="00EE3B99">
            <w:rPr>
              <w:noProof/>
              <w:sz w:val="24"/>
              <w:szCs w:val="24"/>
            </w:rPr>
          </w:r>
          <w:r w:rsidRPr="00EE3B99">
            <w:rPr>
              <w:noProof/>
              <w:sz w:val="24"/>
              <w:szCs w:val="24"/>
            </w:rPr>
            <w:fldChar w:fldCharType="separate"/>
          </w:r>
          <w:r w:rsidRPr="00EE3B99">
            <w:rPr>
              <w:noProof/>
              <w:sz w:val="24"/>
              <w:szCs w:val="24"/>
            </w:rPr>
            <w:t>26</w:t>
          </w:r>
          <w:r w:rsidRPr="00EE3B99">
            <w:rPr>
              <w:noProof/>
              <w:sz w:val="24"/>
              <w:szCs w:val="24"/>
            </w:rPr>
            <w:fldChar w:fldCharType="end"/>
          </w:r>
        </w:p>
        <w:p w14:paraId="296F51DB" w14:textId="67F07618" w:rsidR="004C4CE2" w:rsidRPr="00EE3B99" w:rsidRDefault="004C4CE2" w:rsidP="00EE3B99">
          <w:pPr>
            <w:pStyle w:val="31"/>
            <w:rPr>
              <w:rFonts w:eastAsiaTheme="minorEastAsia"/>
              <w:noProof/>
              <w:sz w:val="24"/>
              <w:szCs w:val="24"/>
              <w:lang w:eastAsia="ru-RU"/>
              <w:rPrChange w:id="262" w:author="Barshadskaya, Yuliya" w:date="2024-01-10T18:07:00Z">
                <w:rPr>
                  <w:rFonts w:asciiTheme="minorHAnsi" w:eastAsiaTheme="minorEastAsia" w:hAnsiTheme="minorHAnsi"/>
                  <w:noProof/>
                  <w:lang w:eastAsia="ru-RU"/>
                </w:rPr>
              </w:rPrChange>
            </w:rPr>
          </w:pPr>
          <w:r w:rsidRPr="00EE3B99">
            <w:rPr>
              <w:noProof/>
              <w:sz w:val="24"/>
              <w:szCs w:val="24"/>
            </w:rPr>
            <w:t>3.1.4</w:t>
          </w:r>
          <w:ins w:id="263" w:author="N F" w:date="2023-08-02T12:16:00Z">
            <w:r w:rsidR="007C6171" w:rsidRPr="00EE3B99">
              <w:rPr>
                <w:noProof/>
                <w:sz w:val="24"/>
                <w:szCs w:val="24"/>
              </w:rPr>
              <w:t>.</w:t>
            </w:r>
            <w:r w:rsidR="007C6171" w:rsidRPr="00EE3B99">
              <w:rPr>
                <w:rFonts w:eastAsiaTheme="minorEastAsia"/>
                <w:noProof/>
                <w:sz w:val="24"/>
                <w:szCs w:val="24"/>
                <w:lang w:eastAsia="ru-RU"/>
                <w:rPrChange w:id="264" w:author="Barshadskaya, Yuliya" w:date="2024-01-10T18:07:00Z">
                  <w:rPr>
                    <w:rFonts w:asciiTheme="minorHAnsi" w:eastAsiaTheme="minorEastAsia" w:hAnsiTheme="minorHAnsi"/>
                    <w:noProof/>
                    <w:lang w:eastAsia="ru-RU"/>
                  </w:rPr>
                </w:rPrChange>
              </w:rPr>
              <w:t xml:space="preserve"> </w:t>
            </w:r>
          </w:ins>
          <w:del w:id="265" w:author="N F" w:date="2023-08-02T12:16:00Z">
            <w:r w:rsidRPr="00EE3B99" w:rsidDel="007C6171">
              <w:rPr>
                <w:rFonts w:eastAsiaTheme="minorEastAsia"/>
                <w:noProof/>
                <w:sz w:val="24"/>
                <w:szCs w:val="24"/>
                <w:lang w:eastAsia="ru-RU"/>
                <w:rPrChange w:id="266" w:author="Barshadskaya, Yuliya" w:date="2024-01-10T18:07:00Z">
                  <w:rPr>
                    <w:rFonts w:asciiTheme="minorHAnsi" w:eastAsiaTheme="minorEastAsia" w:hAnsiTheme="minorHAnsi"/>
                    <w:noProof/>
                    <w:lang w:eastAsia="ru-RU"/>
                  </w:rPr>
                </w:rPrChange>
              </w:rPr>
              <w:tab/>
            </w:r>
          </w:del>
          <w:r w:rsidRPr="00EE3B99">
            <w:rPr>
              <w:noProof/>
              <w:sz w:val="24"/>
              <w:szCs w:val="24"/>
            </w:rPr>
            <w:t>Фармакологическая безопасность</w:t>
          </w:r>
          <w:r w:rsidRPr="00EE3B99">
            <w:rPr>
              <w:noProof/>
              <w:sz w:val="24"/>
              <w:szCs w:val="24"/>
            </w:rPr>
            <w:tab/>
          </w:r>
          <w:r w:rsidRPr="00EE3B99">
            <w:rPr>
              <w:noProof/>
              <w:sz w:val="24"/>
              <w:szCs w:val="24"/>
            </w:rPr>
            <w:fldChar w:fldCharType="begin"/>
          </w:r>
          <w:r w:rsidRPr="00EE3B99">
            <w:rPr>
              <w:noProof/>
              <w:sz w:val="24"/>
              <w:szCs w:val="24"/>
              <w:rPrChange w:id="267" w:author="Barshadskaya, Yuliya" w:date="2024-01-10T18:07:00Z">
                <w:rPr>
                  <w:rFonts w:cs="Times New Roman"/>
                  <w:noProof/>
                </w:rPr>
              </w:rPrChange>
            </w:rPr>
            <w:instrText xml:space="preserve"> PAGEREF _Toc115733012 \h </w:instrText>
          </w:r>
          <w:r w:rsidRPr="00EE3B99">
            <w:rPr>
              <w:noProof/>
              <w:sz w:val="24"/>
              <w:szCs w:val="24"/>
            </w:rPr>
          </w:r>
          <w:r w:rsidRPr="00EE3B99">
            <w:rPr>
              <w:noProof/>
              <w:sz w:val="24"/>
              <w:szCs w:val="24"/>
            </w:rPr>
            <w:fldChar w:fldCharType="separate"/>
          </w:r>
          <w:r w:rsidRPr="00EE3B99">
            <w:rPr>
              <w:noProof/>
              <w:sz w:val="24"/>
              <w:szCs w:val="24"/>
            </w:rPr>
            <w:t>26</w:t>
          </w:r>
          <w:r w:rsidRPr="00EE3B99">
            <w:rPr>
              <w:noProof/>
              <w:sz w:val="24"/>
              <w:szCs w:val="24"/>
            </w:rPr>
            <w:fldChar w:fldCharType="end"/>
          </w:r>
        </w:p>
        <w:p w14:paraId="2EA40A3D" w14:textId="6C119634" w:rsidR="004C4CE2" w:rsidRPr="00EE3B99" w:rsidRDefault="004C4CE2" w:rsidP="00EE3B99">
          <w:pPr>
            <w:pStyle w:val="31"/>
            <w:rPr>
              <w:rFonts w:eastAsiaTheme="minorEastAsia"/>
              <w:noProof/>
              <w:sz w:val="24"/>
              <w:szCs w:val="24"/>
              <w:lang w:eastAsia="ru-RU"/>
              <w:rPrChange w:id="268" w:author="Barshadskaya, Yuliya" w:date="2024-01-10T18:07:00Z">
                <w:rPr>
                  <w:rFonts w:asciiTheme="minorHAnsi" w:eastAsiaTheme="minorEastAsia" w:hAnsiTheme="minorHAnsi"/>
                  <w:noProof/>
                  <w:lang w:eastAsia="ru-RU"/>
                </w:rPr>
              </w:rPrChange>
            </w:rPr>
          </w:pPr>
          <w:r w:rsidRPr="00EE3B99">
            <w:rPr>
              <w:noProof/>
              <w:sz w:val="24"/>
              <w:szCs w:val="24"/>
            </w:rPr>
            <w:t>3.1.5</w:t>
          </w:r>
          <w:ins w:id="269" w:author="N F" w:date="2023-08-02T12:16:00Z">
            <w:r w:rsidR="007C6171" w:rsidRPr="00EE3B99">
              <w:rPr>
                <w:noProof/>
                <w:sz w:val="24"/>
                <w:szCs w:val="24"/>
              </w:rPr>
              <w:t>.</w:t>
            </w:r>
            <w:r w:rsidR="007C6171" w:rsidRPr="00EE3B99">
              <w:rPr>
                <w:rFonts w:eastAsiaTheme="minorEastAsia"/>
                <w:noProof/>
                <w:sz w:val="24"/>
                <w:szCs w:val="24"/>
                <w:lang w:eastAsia="ru-RU"/>
                <w:rPrChange w:id="270" w:author="Barshadskaya, Yuliya" w:date="2024-01-10T18:07:00Z">
                  <w:rPr>
                    <w:rFonts w:asciiTheme="minorHAnsi" w:eastAsiaTheme="minorEastAsia" w:hAnsiTheme="minorHAnsi"/>
                    <w:noProof/>
                    <w:lang w:eastAsia="ru-RU"/>
                  </w:rPr>
                </w:rPrChange>
              </w:rPr>
              <w:t xml:space="preserve"> </w:t>
            </w:r>
          </w:ins>
          <w:del w:id="271" w:author="N F" w:date="2023-08-02T12:16:00Z">
            <w:r w:rsidRPr="00EE3B99" w:rsidDel="007C6171">
              <w:rPr>
                <w:rFonts w:eastAsiaTheme="minorEastAsia"/>
                <w:noProof/>
                <w:sz w:val="24"/>
                <w:szCs w:val="24"/>
                <w:lang w:eastAsia="ru-RU"/>
                <w:rPrChange w:id="272" w:author="Barshadskaya, Yuliya" w:date="2024-01-10T18:07:00Z">
                  <w:rPr>
                    <w:rFonts w:asciiTheme="minorHAnsi" w:eastAsiaTheme="minorEastAsia" w:hAnsiTheme="minorHAnsi"/>
                    <w:noProof/>
                    <w:lang w:eastAsia="ru-RU"/>
                  </w:rPr>
                </w:rPrChange>
              </w:rPr>
              <w:tab/>
            </w:r>
          </w:del>
          <w:r w:rsidRPr="00EE3B99">
            <w:rPr>
              <w:noProof/>
              <w:sz w:val="24"/>
              <w:szCs w:val="24"/>
            </w:rPr>
            <w:t>Фармакодинамические лекарственные взаимодействия</w:t>
          </w:r>
          <w:r w:rsidRPr="00EE3B99">
            <w:rPr>
              <w:noProof/>
              <w:sz w:val="24"/>
              <w:szCs w:val="24"/>
            </w:rPr>
            <w:tab/>
          </w:r>
          <w:r w:rsidRPr="00EE3B99">
            <w:rPr>
              <w:noProof/>
              <w:sz w:val="24"/>
              <w:szCs w:val="24"/>
            </w:rPr>
            <w:fldChar w:fldCharType="begin"/>
          </w:r>
          <w:r w:rsidRPr="00EE3B99">
            <w:rPr>
              <w:noProof/>
              <w:sz w:val="24"/>
              <w:szCs w:val="24"/>
              <w:rPrChange w:id="273" w:author="Barshadskaya, Yuliya" w:date="2024-01-10T18:07:00Z">
                <w:rPr>
                  <w:rFonts w:cs="Times New Roman"/>
                  <w:noProof/>
                </w:rPr>
              </w:rPrChange>
            </w:rPr>
            <w:instrText xml:space="preserve"> PAGEREF _Toc115733013 \h </w:instrText>
          </w:r>
          <w:r w:rsidRPr="00EE3B99">
            <w:rPr>
              <w:noProof/>
              <w:sz w:val="24"/>
              <w:szCs w:val="24"/>
            </w:rPr>
          </w:r>
          <w:r w:rsidRPr="00EE3B99">
            <w:rPr>
              <w:noProof/>
              <w:sz w:val="24"/>
              <w:szCs w:val="24"/>
            </w:rPr>
            <w:fldChar w:fldCharType="separate"/>
          </w:r>
          <w:r w:rsidRPr="00EE3B99">
            <w:rPr>
              <w:noProof/>
              <w:sz w:val="24"/>
              <w:szCs w:val="24"/>
            </w:rPr>
            <w:t>29</w:t>
          </w:r>
          <w:r w:rsidRPr="00EE3B99">
            <w:rPr>
              <w:noProof/>
              <w:sz w:val="24"/>
              <w:szCs w:val="24"/>
            </w:rPr>
            <w:fldChar w:fldCharType="end"/>
          </w:r>
        </w:p>
        <w:p w14:paraId="66298B2B" w14:textId="23B57341" w:rsidR="004C4CE2" w:rsidRPr="00EE3B99" w:rsidRDefault="004C4CE2" w:rsidP="005327F0">
          <w:pPr>
            <w:pStyle w:val="21"/>
            <w:rPr>
              <w:rFonts w:eastAsiaTheme="minorEastAsia"/>
              <w:szCs w:val="24"/>
              <w:lang w:eastAsia="ru-RU"/>
              <w:rPrChange w:id="274" w:author="N F" w:date="2023-12-05T03:08:00Z">
                <w:rPr>
                  <w:rFonts w:asciiTheme="minorHAnsi" w:eastAsiaTheme="minorEastAsia" w:hAnsiTheme="minorHAnsi"/>
                  <w:lang w:eastAsia="ru-RU"/>
                </w:rPr>
              </w:rPrChange>
            </w:rPr>
          </w:pPr>
          <w:r w:rsidRPr="00EE3B99">
            <w:rPr>
              <w:szCs w:val="24"/>
            </w:rPr>
            <w:t>3.2</w:t>
          </w:r>
          <w:ins w:id="275" w:author="N F" w:date="2023-08-03T17:34:00Z">
            <w:r w:rsidR="00261309" w:rsidRPr="00EE3B99">
              <w:rPr>
                <w:szCs w:val="24"/>
              </w:rPr>
              <w:t>.</w:t>
            </w:r>
          </w:ins>
          <w:ins w:id="276" w:author="N F" w:date="2023-08-03T17:35:00Z">
            <w:r w:rsidR="00261309" w:rsidRPr="00EE3B99">
              <w:rPr>
                <w:rFonts w:eastAsiaTheme="minorEastAsia"/>
                <w:szCs w:val="24"/>
                <w:lang w:eastAsia="ru-RU"/>
                <w:rPrChange w:id="277" w:author="N F" w:date="2023-12-05T03:08:00Z">
                  <w:rPr>
                    <w:rFonts w:asciiTheme="minorHAnsi" w:eastAsiaTheme="minorEastAsia" w:hAnsiTheme="minorHAnsi"/>
                    <w:lang w:eastAsia="ru-RU"/>
                  </w:rPr>
                </w:rPrChange>
              </w:rPr>
              <w:t xml:space="preserve"> </w:t>
            </w:r>
          </w:ins>
          <w:del w:id="278" w:author="N F" w:date="2023-08-03T17:35:00Z">
            <w:r w:rsidRPr="00EE3B99" w:rsidDel="00261309">
              <w:rPr>
                <w:rFonts w:eastAsiaTheme="minorEastAsia"/>
                <w:szCs w:val="24"/>
                <w:lang w:eastAsia="ru-RU"/>
                <w:rPrChange w:id="279" w:author="N F" w:date="2023-12-05T03:08:00Z">
                  <w:rPr>
                    <w:rFonts w:asciiTheme="minorHAnsi" w:eastAsiaTheme="minorEastAsia" w:hAnsiTheme="minorHAnsi"/>
                    <w:lang w:eastAsia="ru-RU"/>
                  </w:rPr>
                </w:rPrChange>
              </w:rPr>
              <w:tab/>
            </w:r>
          </w:del>
          <w:r w:rsidRPr="00EE3B99">
            <w:rPr>
              <w:szCs w:val="24"/>
            </w:rPr>
            <w:t>Доклиническая фармакокинетика</w:t>
          </w:r>
          <w:r w:rsidRPr="00EE3B99">
            <w:rPr>
              <w:szCs w:val="24"/>
            </w:rPr>
            <w:tab/>
          </w:r>
          <w:r w:rsidRPr="002E36A6">
            <w:rPr>
              <w:szCs w:val="24"/>
            </w:rPr>
            <w:fldChar w:fldCharType="begin"/>
          </w:r>
          <w:r w:rsidRPr="002E36A6">
            <w:rPr>
              <w:szCs w:val="24"/>
            </w:rPr>
            <w:instrText xml:space="preserve"> PAGEREF _Toc115733014 \h </w:instrText>
          </w:r>
          <w:r w:rsidRPr="002E36A6">
            <w:rPr>
              <w:szCs w:val="24"/>
            </w:rPr>
          </w:r>
          <w:r w:rsidRPr="002E36A6">
            <w:rPr>
              <w:szCs w:val="24"/>
            </w:rPr>
            <w:fldChar w:fldCharType="separate"/>
          </w:r>
          <w:r w:rsidRPr="002E36A6">
            <w:rPr>
              <w:szCs w:val="24"/>
            </w:rPr>
            <w:t>30</w:t>
          </w:r>
          <w:r w:rsidRPr="002E36A6">
            <w:rPr>
              <w:szCs w:val="24"/>
            </w:rPr>
            <w:fldChar w:fldCharType="end"/>
          </w:r>
        </w:p>
        <w:p w14:paraId="62CCD59F" w14:textId="296A25A2" w:rsidR="004C4CE2" w:rsidRPr="00EE3B99" w:rsidRDefault="004C4CE2" w:rsidP="00EE3B99">
          <w:pPr>
            <w:pStyle w:val="31"/>
            <w:rPr>
              <w:rFonts w:eastAsiaTheme="minorEastAsia"/>
              <w:noProof/>
              <w:sz w:val="24"/>
              <w:szCs w:val="24"/>
              <w:lang w:eastAsia="ru-RU"/>
              <w:rPrChange w:id="280" w:author="N F" w:date="2023-12-05T03:08:00Z">
                <w:rPr>
                  <w:rFonts w:asciiTheme="minorHAnsi" w:eastAsiaTheme="minorEastAsia" w:hAnsiTheme="minorHAnsi"/>
                  <w:noProof/>
                  <w:lang w:eastAsia="ru-RU"/>
                </w:rPr>
              </w:rPrChange>
            </w:rPr>
          </w:pPr>
          <w:r w:rsidRPr="00EE3B99">
            <w:rPr>
              <w:noProof/>
              <w:sz w:val="24"/>
              <w:szCs w:val="24"/>
            </w:rPr>
            <w:t>3.2.1</w:t>
          </w:r>
          <w:ins w:id="281" w:author="N F" w:date="2023-08-03T17:35:00Z">
            <w:r w:rsidR="00261309" w:rsidRPr="00EE3B99">
              <w:rPr>
                <w:noProof/>
                <w:sz w:val="24"/>
                <w:szCs w:val="24"/>
              </w:rPr>
              <w:t>.</w:t>
            </w:r>
            <w:r w:rsidR="00261309" w:rsidRPr="00EE3B99">
              <w:rPr>
                <w:rFonts w:eastAsiaTheme="minorEastAsia"/>
                <w:noProof/>
                <w:sz w:val="24"/>
                <w:szCs w:val="24"/>
                <w:lang w:eastAsia="ru-RU"/>
                <w:rPrChange w:id="282" w:author="N F" w:date="2023-12-05T03:08:00Z">
                  <w:rPr>
                    <w:rFonts w:asciiTheme="minorHAnsi" w:eastAsiaTheme="minorEastAsia" w:hAnsiTheme="minorHAnsi"/>
                    <w:noProof/>
                    <w:lang w:eastAsia="ru-RU"/>
                  </w:rPr>
                </w:rPrChange>
              </w:rPr>
              <w:t xml:space="preserve"> </w:t>
            </w:r>
          </w:ins>
          <w:del w:id="283" w:author="N F" w:date="2023-08-03T17:35:00Z">
            <w:r w:rsidRPr="00EE3B99" w:rsidDel="00261309">
              <w:rPr>
                <w:rFonts w:eastAsiaTheme="minorEastAsia"/>
                <w:noProof/>
                <w:sz w:val="24"/>
                <w:szCs w:val="24"/>
                <w:lang w:eastAsia="ru-RU"/>
                <w:rPrChange w:id="284" w:author="N F" w:date="2023-12-05T03:08:00Z">
                  <w:rPr>
                    <w:rFonts w:asciiTheme="minorHAnsi" w:eastAsiaTheme="minorEastAsia" w:hAnsiTheme="minorHAnsi"/>
                    <w:noProof/>
                    <w:lang w:eastAsia="ru-RU"/>
                  </w:rPr>
                </w:rPrChange>
              </w:rPr>
              <w:tab/>
            </w:r>
          </w:del>
          <w:r w:rsidRPr="00EE3B99">
            <w:rPr>
              <w:noProof/>
              <w:sz w:val="24"/>
              <w:szCs w:val="24"/>
            </w:rPr>
            <w:t>Всасывание</w:t>
          </w:r>
          <w:r w:rsidRPr="00EE3B99">
            <w:rPr>
              <w:noProof/>
              <w:sz w:val="24"/>
              <w:szCs w:val="24"/>
            </w:rPr>
            <w:tab/>
          </w:r>
          <w:r w:rsidRPr="00EE3B99">
            <w:rPr>
              <w:noProof/>
              <w:sz w:val="24"/>
              <w:szCs w:val="24"/>
            </w:rPr>
            <w:fldChar w:fldCharType="begin"/>
          </w:r>
          <w:r w:rsidRPr="00EE3B99">
            <w:rPr>
              <w:noProof/>
              <w:sz w:val="24"/>
              <w:szCs w:val="24"/>
              <w:rPrChange w:id="285" w:author="N F" w:date="2023-12-05T03:08:00Z">
                <w:rPr>
                  <w:rFonts w:cs="Times New Roman"/>
                  <w:noProof/>
                </w:rPr>
              </w:rPrChange>
            </w:rPr>
            <w:instrText xml:space="preserve"> PAGEREF _Toc115733015 \h </w:instrText>
          </w:r>
          <w:r w:rsidRPr="00EE3B99">
            <w:rPr>
              <w:noProof/>
              <w:sz w:val="24"/>
              <w:szCs w:val="24"/>
            </w:rPr>
          </w:r>
          <w:r w:rsidRPr="00EE3B99">
            <w:rPr>
              <w:noProof/>
              <w:sz w:val="24"/>
              <w:szCs w:val="24"/>
            </w:rPr>
            <w:fldChar w:fldCharType="separate"/>
          </w:r>
          <w:r w:rsidRPr="00EE3B99">
            <w:rPr>
              <w:noProof/>
              <w:sz w:val="24"/>
              <w:szCs w:val="24"/>
            </w:rPr>
            <w:t>30</w:t>
          </w:r>
          <w:r w:rsidRPr="00EE3B99">
            <w:rPr>
              <w:noProof/>
              <w:sz w:val="24"/>
              <w:szCs w:val="24"/>
            </w:rPr>
            <w:fldChar w:fldCharType="end"/>
          </w:r>
        </w:p>
        <w:p w14:paraId="672C2F44" w14:textId="53E0FAE8" w:rsidR="004C4CE2" w:rsidRPr="00EE3B99" w:rsidRDefault="004C4CE2" w:rsidP="00EE3B99">
          <w:pPr>
            <w:pStyle w:val="31"/>
            <w:rPr>
              <w:rFonts w:eastAsiaTheme="minorEastAsia"/>
              <w:noProof/>
              <w:sz w:val="24"/>
              <w:szCs w:val="24"/>
              <w:lang w:eastAsia="ru-RU"/>
              <w:rPrChange w:id="286" w:author="N F" w:date="2023-12-05T03:08:00Z">
                <w:rPr>
                  <w:rFonts w:asciiTheme="minorHAnsi" w:eastAsiaTheme="minorEastAsia" w:hAnsiTheme="minorHAnsi"/>
                  <w:noProof/>
                  <w:lang w:eastAsia="ru-RU"/>
                </w:rPr>
              </w:rPrChange>
            </w:rPr>
          </w:pPr>
          <w:r w:rsidRPr="00EE3B99">
            <w:rPr>
              <w:noProof/>
              <w:sz w:val="24"/>
              <w:szCs w:val="24"/>
            </w:rPr>
            <w:lastRenderedPageBreak/>
            <w:t>3.2.2</w:t>
          </w:r>
          <w:ins w:id="287" w:author="N F" w:date="2023-08-03T17:35:00Z">
            <w:r w:rsidR="00261309" w:rsidRPr="00EE3B99">
              <w:rPr>
                <w:rFonts w:eastAsiaTheme="minorEastAsia"/>
                <w:noProof/>
                <w:sz w:val="24"/>
                <w:szCs w:val="24"/>
                <w:lang w:eastAsia="ru-RU"/>
                <w:rPrChange w:id="288" w:author="N F" w:date="2023-12-05T03:08:00Z">
                  <w:rPr>
                    <w:rFonts w:asciiTheme="minorHAnsi" w:eastAsiaTheme="minorEastAsia" w:hAnsiTheme="minorHAnsi"/>
                    <w:noProof/>
                    <w:lang w:eastAsia="ru-RU"/>
                  </w:rPr>
                </w:rPrChange>
              </w:rPr>
              <w:t xml:space="preserve">. </w:t>
            </w:r>
          </w:ins>
          <w:del w:id="289" w:author="N F" w:date="2023-08-03T17:35:00Z">
            <w:r w:rsidRPr="00EE3B99" w:rsidDel="00261309">
              <w:rPr>
                <w:rFonts w:eastAsiaTheme="minorEastAsia"/>
                <w:noProof/>
                <w:sz w:val="24"/>
                <w:szCs w:val="24"/>
                <w:lang w:eastAsia="ru-RU"/>
                <w:rPrChange w:id="290" w:author="N F" w:date="2023-12-05T03:08:00Z">
                  <w:rPr>
                    <w:rFonts w:asciiTheme="minorHAnsi" w:eastAsiaTheme="minorEastAsia" w:hAnsiTheme="minorHAnsi"/>
                    <w:noProof/>
                    <w:lang w:eastAsia="ru-RU"/>
                  </w:rPr>
                </w:rPrChange>
              </w:rPr>
              <w:tab/>
            </w:r>
          </w:del>
          <w:r w:rsidRPr="00EE3B99">
            <w:rPr>
              <w:noProof/>
              <w:sz w:val="24"/>
              <w:szCs w:val="24"/>
            </w:rPr>
            <w:t>Распределение</w:t>
          </w:r>
          <w:r w:rsidRPr="00EE3B99">
            <w:rPr>
              <w:noProof/>
              <w:sz w:val="24"/>
              <w:szCs w:val="24"/>
            </w:rPr>
            <w:tab/>
          </w:r>
          <w:r w:rsidRPr="00EE3B99">
            <w:rPr>
              <w:noProof/>
              <w:sz w:val="24"/>
              <w:szCs w:val="24"/>
            </w:rPr>
            <w:fldChar w:fldCharType="begin"/>
          </w:r>
          <w:r w:rsidRPr="00EE3B99">
            <w:rPr>
              <w:noProof/>
              <w:sz w:val="24"/>
              <w:szCs w:val="24"/>
              <w:rPrChange w:id="291" w:author="N F" w:date="2023-12-05T03:08:00Z">
                <w:rPr>
                  <w:rFonts w:cs="Times New Roman"/>
                  <w:noProof/>
                </w:rPr>
              </w:rPrChange>
            </w:rPr>
            <w:instrText xml:space="preserve"> PAGEREF _Toc115733016 \h </w:instrText>
          </w:r>
          <w:r w:rsidRPr="00EE3B99">
            <w:rPr>
              <w:noProof/>
              <w:sz w:val="24"/>
              <w:szCs w:val="24"/>
            </w:rPr>
          </w:r>
          <w:r w:rsidRPr="00EE3B99">
            <w:rPr>
              <w:noProof/>
              <w:sz w:val="24"/>
              <w:szCs w:val="24"/>
            </w:rPr>
            <w:fldChar w:fldCharType="separate"/>
          </w:r>
          <w:r w:rsidRPr="00EE3B99">
            <w:rPr>
              <w:noProof/>
              <w:sz w:val="24"/>
              <w:szCs w:val="24"/>
            </w:rPr>
            <w:t>31</w:t>
          </w:r>
          <w:r w:rsidRPr="00EE3B99">
            <w:rPr>
              <w:noProof/>
              <w:sz w:val="24"/>
              <w:szCs w:val="24"/>
            </w:rPr>
            <w:fldChar w:fldCharType="end"/>
          </w:r>
        </w:p>
        <w:p w14:paraId="251E433C" w14:textId="26C6066B" w:rsidR="004C4CE2" w:rsidRPr="00EE3B99" w:rsidRDefault="004C4CE2" w:rsidP="00EE3B99">
          <w:pPr>
            <w:pStyle w:val="31"/>
            <w:rPr>
              <w:rFonts w:eastAsiaTheme="minorEastAsia"/>
              <w:noProof/>
              <w:sz w:val="24"/>
              <w:szCs w:val="24"/>
              <w:lang w:eastAsia="ru-RU"/>
              <w:rPrChange w:id="292" w:author="N F" w:date="2023-12-05T03:08:00Z">
                <w:rPr>
                  <w:rFonts w:asciiTheme="minorHAnsi" w:eastAsiaTheme="minorEastAsia" w:hAnsiTheme="minorHAnsi"/>
                  <w:noProof/>
                  <w:lang w:eastAsia="ru-RU"/>
                </w:rPr>
              </w:rPrChange>
            </w:rPr>
          </w:pPr>
          <w:r w:rsidRPr="00EE3B99">
            <w:rPr>
              <w:noProof/>
              <w:sz w:val="24"/>
              <w:szCs w:val="24"/>
            </w:rPr>
            <w:t>3.2.3</w:t>
          </w:r>
          <w:ins w:id="293" w:author="N F" w:date="2023-08-03T17:35:00Z">
            <w:r w:rsidR="00261309" w:rsidRPr="00EE3B99">
              <w:rPr>
                <w:rFonts w:eastAsiaTheme="minorEastAsia"/>
                <w:noProof/>
                <w:sz w:val="24"/>
                <w:szCs w:val="24"/>
                <w:lang w:eastAsia="ru-RU"/>
                <w:rPrChange w:id="294" w:author="N F" w:date="2023-12-05T03:08:00Z">
                  <w:rPr>
                    <w:rFonts w:asciiTheme="minorHAnsi" w:eastAsiaTheme="minorEastAsia" w:hAnsiTheme="minorHAnsi"/>
                    <w:noProof/>
                    <w:lang w:eastAsia="ru-RU"/>
                  </w:rPr>
                </w:rPrChange>
              </w:rPr>
              <w:t xml:space="preserve">. </w:t>
            </w:r>
          </w:ins>
          <w:del w:id="295" w:author="N F" w:date="2023-08-03T17:35:00Z">
            <w:r w:rsidRPr="00EE3B99" w:rsidDel="00261309">
              <w:rPr>
                <w:rFonts w:eastAsiaTheme="minorEastAsia"/>
                <w:noProof/>
                <w:sz w:val="24"/>
                <w:szCs w:val="24"/>
                <w:lang w:eastAsia="ru-RU"/>
                <w:rPrChange w:id="296" w:author="N F" w:date="2023-12-05T03:08:00Z">
                  <w:rPr>
                    <w:rFonts w:asciiTheme="minorHAnsi" w:eastAsiaTheme="minorEastAsia" w:hAnsiTheme="minorHAnsi"/>
                    <w:noProof/>
                    <w:lang w:eastAsia="ru-RU"/>
                  </w:rPr>
                </w:rPrChange>
              </w:rPr>
              <w:tab/>
            </w:r>
          </w:del>
          <w:r w:rsidRPr="00EE3B99">
            <w:rPr>
              <w:noProof/>
              <w:sz w:val="24"/>
              <w:szCs w:val="24"/>
            </w:rPr>
            <w:t>Связывание с белками плазмы</w:t>
          </w:r>
          <w:r w:rsidRPr="00EE3B99">
            <w:rPr>
              <w:noProof/>
              <w:sz w:val="24"/>
              <w:szCs w:val="24"/>
            </w:rPr>
            <w:tab/>
          </w:r>
          <w:r w:rsidRPr="00EE3B99">
            <w:rPr>
              <w:noProof/>
              <w:sz w:val="24"/>
              <w:szCs w:val="24"/>
            </w:rPr>
            <w:fldChar w:fldCharType="begin"/>
          </w:r>
          <w:r w:rsidRPr="00EE3B99">
            <w:rPr>
              <w:noProof/>
              <w:sz w:val="24"/>
              <w:szCs w:val="24"/>
              <w:rPrChange w:id="297" w:author="N F" w:date="2023-12-05T03:08:00Z">
                <w:rPr>
                  <w:rFonts w:cs="Times New Roman"/>
                  <w:noProof/>
                </w:rPr>
              </w:rPrChange>
            </w:rPr>
            <w:instrText xml:space="preserve"> PAGEREF _Toc115733017 \h </w:instrText>
          </w:r>
          <w:r w:rsidRPr="00EE3B99">
            <w:rPr>
              <w:noProof/>
              <w:sz w:val="24"/>
              <w:szCs w:val="24"/>
            </w:rPr>
          </w:r>
          <w:r w:rsidRPr="00EE3B99">
            <w:rPr>
              <w:noProof/>
              <w:sz w:val="24"/>
              <w:szCs w:val="24"/>
            </w:rPr>
            <w:fldChar w:fldCharType="separate"/>
          </w:r>
          <w:r w:rsidRPr="00EE3B99">
            <w:rPr>
              <w:noProof/>
              <w:sz w:val="24"/>
              <w:szCs w:val="24"/>
            </w:rPr>
            <w:t>32</w:t>
          </w:r>
          <w:r w:rsidRPr="00EE3B99">
            <w:rPr>
              <w:noProof/>
              <w:sz w:val="24"/>
              <w:szCs w:val="24"/>
            </w:rPr>
            <w:fldChar w:fldCharType="end"/>
          </w:r>
        </w:p>
        <w:p w14:paraId="15060E1F" w14:textId="0A0C46A8" w:rsidR="004C4CE2" w:rsidRPr="00EE3B99" w:rsidRDefault="004C4CE2" w:rsidP="00EE3B99">
          <w:pPr>
            <w:pStyle w:val="31"/>
            <w:rPr>
              <w:rFonts w:eastAsiaTheme="minorEastAsia"/>
              <w:noProof/>
              <w:sz w:val="24"/>
              <w:szCs w:val="24"/>
              <w:lang w:eastAsia="ru-RU"/>
              <w:rPrChange w:id="298" w:author="N F" w:date="2023-12-05T03:08:00Z">
                <w:rPr>
                  <w:rFonts w:asciiTheme="minorHAnsi" w:eastAsiaTheme="minorEastAsia" w:hAnsiTheme="minorHAnsi"/>
                  <w:noProof/>
                  <w:lang w:eastAsia="ru-RU"/>
                </w:rPr>
              </w:rPrChange>
            </w:rPr>
          </w:pPr>
          <w:r w:rsidRPr="00EE3B99">
            <w:rPr>
              <w:noProof/>
              <w:sz w:val="24"/>
              <w:szCs w:val="24"/>
            </w:rPr>
            <w:t>3.2.4</w:t>
          </w:r>
          <w:ins w:id="299" w:author="N F" w:date="2023-08-03T17:35:00Z">
            <w:r w:rsidR="00261309" w:rsidRPr="00EE3B99">
              <w:rPr>
                <w:rFonts w:eastAsiaTheme="minorEastAsia"/>
                <w:noProof/>
                <w:sz w:val="24"/>
                <w:szCs w:val="24"/>
                <w:lang w:eastAsia="ru-RU"/>
                <w:rPrChange w:id="300" w:author="N F" w:date="2023-12-05T03:08:00Z">
                  <w:rPr>
                    <w:rFonts w:asciiTheme="minorHAnsi" w:eastAsiaTheme="minorEastAsia" w:hAnsiTheme="minorHAnsi"/>
                    <w:noProof/>
                    <w:lang w:eastAsia="ru-RU"/>
                  </w:rPr>
                </w:rPrChange>
              </w:rPr>
              <w:t xml:space="preserve">. </w:t>
            </w:r>
          </w:ins>
          <w:del w:id="301" w:author="N F" w:date="2023-08-03T17:35:00Z">
            <w:r w:rsidRPr="00EE3B99" w:rsidDel="00261309">
              <w:rPr>
                <w:rFonts w:eastAsiaTheme="minorEastAsia"/>
                <w:noProof/>
                <w:sz w:val="24"/>
                <w:szCs w:val="24"/>
                <w:lang w:eastAsia="ru-RU"/>
                <w:rPrChange w:id="302" w:author="N F" w:date="2023-12-05T03:08:00Z">
                  <w:rPr>
                    <w:rFonts w:asciiTheme="minorHAnsi" w:eastAsiaTheme="minorEastAsia" w:hAnsiTheme="minorHAnsi"/>
                    <w:noProof/>
                    <w:lang w:eastAsia="ru-RU"/>
                  </w:rPr>
                </w:rPrChange>
              </w:rPr>
              <w:tab/>
            </w:r>
          </w:del>
          <w:r w:rsidRPr="00EE3B99">
            <w:rPr>
              <w:noProof/>
              <w:sz w:val="24"/>
              <w:szCs w:val="24"/>
            </w:rPr>
            <w:t>Метаболизм</w:t>
          </w:r>
          <w:r w:rsidRPr="00EE3B99">
            <w:rPr>
              <w:noProof/>
              <w:sz w:val="24"/>
              <w:szCs w:val="24"/>
            </w:rPr>
            <w:tab/>
          </w:r>
          <w:r w:rsidRPr="00EE3B99">
            <w:rPr>
              <w:noProof/>
              <w:sz w:val="24"/>
              <w:szCs w:val="24"/>
            </w:rPr>
            <w:fldChar w:fldCharType="begin"/>
          </w:r>
          <w:r w:rsidRPr="00EE3B99">
            <w:rPr>
              <w:noProof/>
              <w:sz w:val="24"/>
              <w:szCs w:val="24"/>
              <w:rPrChange w:id="303" w:author="N F" w:date="2023-12-05T03:08:00Z">
                <w:rPr>
                  <w:rFonts w:cs="Times New Roman"/>
                  <w:noProof/>
                </w:rPr>
              </w:rPrChange>
            </w:rPr>
            <w:instrText xml:space="preserve"> PAGEREF _Toc115733018 \h </w:instrText>
          </w:r>
          <w:r w:rsidRPr="00EE3B99">
            <w:rPr>
              <w:noProof/>
              <w:sz w:val="24"/>
              <w:szCs w:val="24"/>
            </w:rPr>
          </w:r>
          <w:r w:rsidRPr="00EE3B99">
            <w:rPr>
              <w:noProof/>
              <w:sz w:val="24"/>
              <w:szCs w:val="24"/>
            </w:rPr>
            <w:fldChar w:fldCharType="separate"/>
          </w:r>
          <w:r w:rsidRPr="00EE3B99">
            <w:rPr>
              <w:noProof/>
              <w:sz w:val="24"/>
              <w:szCs w:val="24"/>
            </w:rPr>
            <w:t>33</w:t>
          </w:r>
          <w:r w:rsidRPr="00EE3B99">
            <w:rPr>
              <w:noProof/>
              <w:sz w:val="24"/>
              <w:szCs w:val="24"/>
            </w:rPr>
            <w:fldChar w:fldCharType="end"/>
          </w:r>
        </w:p>
        <w:p w14:paraId="24586D04" w14:textId="7AA5AFC1" w:rsidR="004C4CE2" w:rsidRPr="00EE3B99" w:rsidRDefault="004C4CE2" w:rsidP="00EE3B99">
          <w:pPr>
            <w:pStyle w:val="31"/>
            <w:rPr>
              <w:rFonts w:eastAsiaTheme="minorEastAsia"/>
              <w:noProof/>
              <w:sz w:val="24"/>
              <w:szCs w:val="24"/>
              <w:lang w:eastAsia="ru-RU"/>
              <w:rPrChange w:id="304" w:author="N F" w:date="2023-12-05T03:08:00Z">
                <w:rPr>
                  <w:rFonts w:asciiTheme="minorHAnsi" w:eastAsiaTheme="minorEastAsia" w:hAnsiTheme="minorHAnsi"/>
                  <w:noProof/>
                  <w:lang w:eastAsia="ru-RU"/>
                </w:rPr>
              </w:rPrChange>
            </w:rPr>
          </w:pPr>
          <w:r w:rsidRPr="00EE3B99">
            <w:rPr>
              <w:noProof/>
              <w:sz w:val="24"/>
              <w:szCs w:val="24"/>
            </w:rPr>
            <w:t>3.2.5</w:t>
          </w:r>
          <w:ins w:id="305" w:author="N F" w:date="2023-08-03T17:35:00Z">
            <w:r w:rsidR="00261309" w:rsidRPr="00EE3B99">
              <w:rPr>
                <w:rFonts w:eastAsiaTheme="minorEastAsia"/>
                <w:noProof/>
                <w:sz w:val="24"/>
                <w:szCs w:val="24"/>
                <w:lang w:eastAsia="ru-RU"/>
                <w:rPrChange w:id="306" w:author="N F" w:date="2023-12-05T03:08:00Z">
                  <w:rPr>
                    <w:rFonts w:asciiTheme="minorHAnsi" w:eastAsiaTheme="minorEastAsia" w:hAnsiTheme="minorHAnsi"/>
                    <w:noProof/>
                    <w:lang w:eastAsia="ru-RU"/>
                  </w:rPr>
                </w:rPrChange>
              </w:rPr>
              <w:t xml:space="preserve">. </w:t>
            </w:r>
          </w:ins>
          <w:del w:id="307" w:author="N F" w:date="2023-08-03T17:35:00Z">
            <w:r w:rsidRPr="00EE3B99" w:rsidDel="00261309">
              <w:rPr>
                <w:rFonts w:eastAsiaTheme="minorEastAsia"/>
                <w:noProof/>
                <w:sz w:val="24"/>
                <w:szCs w:val="24"/>
                <w:lang w:eastAsia="ru-RU"/>
                <w:rPrChange w:id="308" w:author="N F" w:date="2023-12-05T03:08:00Z">
                  <w:rPr>
                    <w:rFonts w:asciiTheme="minorHAnsi" w:eastAsiaTheme="minorEastAsia" w:hAnsiTheme="minorHAnsi"/>
                    <w:noProof/>
                    <w:lang w:eastAsia="ru-RU"/>
                  </w:rPr>
                </w:rPrChange>
              </w:rPr>
              <w:tab/>
            </w:r>
          </w:del>
          <w:r w:rsidRPr="00EE3B99">
            <w:rPr>
              <w:noProof/>
              <w:sz w:val="24"/>
              <w:szCs w:val="24"/>
            </w:rPr>
            <w:t>Выведение</w:t>
          </w:r>
          <w:r w:rsidRPr="00EE3B99">
            <w:rPr>
              <w:noProof/>
              <w:sz w:val="24"/>
              <w:szCs w:val="24"/>
            </w:rPr>
            <w:tab/>
          </w:r>
          <w:r w:rsidRPr="00EE3B99">
            <w:rPr>
              <w:noProof/>
              <w:sz w:val="24"/>
              <w:szCs w:val="24"/>
            </w:rPr>
            <w:fldChar w:fldCharType="begin"/>
          </w:r>
          <w:r w:rsidRPr="00EE3B99">
            <w:rPr>
              <w:noProof/>
              <w:sz w:val="24"/>
              <w:szCs w:val="24"/>
              <w:rPrChange w:id="309" w:author="N F" w:date="2023-12-05T03:08:00Z">
                <w:rPr>
                  <w:rFonts w:cs="Times New Roman"/>
                  <w:noProof/>
                </w:rPr>
              </w:rPrChange>
            </w:rPr>
            <w:instrText xml:space="preserve"> PAGEREF _Toc115733019 \h </w:instrText>
          </w:r>
          <w:r w:rsidRPr="00EE3B99">
            <w:rPr>
              <w:noProof/>
              <w:sz w:val="24"/>
              <w:szCs w:val="24"/>
            </w:rPr>
          </w:r>
          <w:r w:rsidRPr="00EE3B99">
            <w:rPr>
              <w:noProof/>
              <w:sz w:val="24"/>
              <w:szCs w:val="24"/>
            </w:rPr>
            <w:fldChar w:fldCharType="separate"/>
          </w:r>
          <w:r w:rsidRPr="00EE3B99">
            <w:rPr>
              <w:noProof/>
              <w:sz w:val="24"/>
              <w:szCs w:val="24"/>
            </w:rPr>
            <w:t>33</w:t>
          </w:r>
          <w:r w:rsidRPr="00EE3B99">
            <w:rPr>
              <w:noProof/>
              <w:sz w:val="24"/>
              <w:szCs w:val="24"/>
            </w:rPr>
            <w:fldChar w:fldCharType="end"/>
          </w:r>
        </w:p>
        <w:p w14:paraId="6F5AFD4E" w14:textId="7C704AF7" w:rsidR="004C4CE2" w:rsidRPr="00EE3B99" w:rsidRDefault="004C4CE2" w:rsidP="00EE3B99">
          <w:pPr>
            <w:pStyle w:val="31"/>
            <w:rPr>
              <w:rFonts w:eastAsiaTheme="minorEastAsia"/>
              <w:noProof/>
              <w:sz w:val="24"/>
              <w:szCs w:val="24"/>
              <w:lang w:eastAsia="ru-RU"/>
              <w:rPrChange w:id="310" w:author="N F" w:date="2023-12-05T03:08:00Z">
                <w:rPr>
                  <w:rFonts w:asciiTheme="minorHAnsi" w:eastAsiaTheme="minorEastAsia" w:hAnsiTheme="minorHAnsi"/>
                  <w:noProof/>
                  <w:lang w:eastAsia="ru-RU"/>
                </w:rPr>
              </w:rPrChange>
            </w:rPr>
          </w:pPr>
          <w:r w:rsidRPr="00EE3B99">
            <w:rPr>
              <w:noProof/>
              <w:sz w:val="24"/>
              <w:szCs w:val="24"/>
            </w:rPr>
            <w:t>3.2.6</w:t>
          </w:r>
          <w:ins w:id="311" w:author="N F" w:date="2023-08-03T17:35:00Z">
            <w:r w:rsidR="00261309" w:rsidRPr="00EE3B99">
              <w:rPr>
                <w:rFonts w:eastAsiaTheme="minorEastAsia"/>
                <w:noProof/>
                <w:sz w:val="24"/>
                <w:szCs w:val="24"/>
                <w:lang w:eastAsia="ru-RU"/>
                <w:rPrChange w:id="312" w:author="N F" w:date="2023-12-05T03:08:00Z">
                  <w:rPr>
                    <w:rFonts w:asciiTheme="minorHAnsi" w:eastAsiaTheme="minorEastAsia" w:hAnsiTheme="minorHAnsi"/>
                    <w:noProof/>
                    <w:lang w:eastAsia="ru-RU"/>
                  </w:rPr>
                </w:rPrChange>
              </w:rPr>
              <w:t xml:space="preserve">. </w:t>
            </w:r>
          </w:ins>
          <w:del w:id="313" w:author="N F" w:date="2023-08-03T17:35:00Z">
            <w:r w:rsidRPr="00EE3B99" w:rsidDel="00261309">
              <w:rPr>
                <w:rFonts w:eastAsiaTheme="minorEastAsia"/>
                <w:noProof/>
                <w:sz w:val="24"/>
                <w:szCs w:val="24"/>
                <w:lang w:eastAsia="ru-RU"/>
                <w:rPrChange w:id="314" w:author="N F" w:date="2023-12-05T03:08:00Z">
                  <w:rPr>
                    <w:rFonts w:asciiTheme="minorHAnsi" w:eastAsiaTheme="minorEastAsia" w:hAnsiTheme="minorHAnsi"/>
                    <w:noProof/>
                    <w:lang w:eastAsia="ru-RU"/>
                  </w:rPr>
                </w:rPrChange>
              </w:rPr>
              <w:tab/>
            </w:r>
          </w:del>
          <w:r w:rsidRPr="00EE3B99">
            <w:rPr>
              <w:noProof/>
              <w:sz w:val="24"/>
              <w:szCs w:val="24"/>
            </w:rPr>
            <w:t>Фармакокинетические лекарственные взаимодействия</w:t>
          </w:r>
          <w:r w:rsidRPr="00EE3B99">
            <w:rPr>
              <w:noProof/>
              <w:sz w:val="24"/>
              <w:szCs w:val="24"/>
            </w:rPr>
            <w:tab/>
          </w:r>
          <w:r w:rsidRPr="00EE3B99">
            <w:rPr>
              <w:noProof/>
              <w:sz w:val="24"/>
              <w:szCs w:val="24"/>
            </w:rPr>
            <w:fldChar w:fldCharType="begin"/>
          </w:r>
          <w:r w:rsidRPr="00EE3B99">
            <w:rPr>
              <w:noProof/>
              <w:sz w:val="24"/>
              <w:szCs w:val="24"/>
              <w:rPrChange w:id="315" w:author="N F" w:date="2023-12-05T03:08:00Z">
                <w:rPr>
                  <w:rFonts w:cs="Times New Roman"/>
                  <w:noProof/>
                </w:rPr>
              </w:rPrChange>
            </w:rPr>
            <w:instrText xml:space="preserve"> PAGEREF _Toc115733020 \h </w:instrText>
          </w:r>
          <w:r w:rsidRPr="00EE3B99">
            <w:rPr>
              <w:noProof/>
              <w:sz w:val="24"/>
              <w:szCs w:val="24"/>
            </w:rPr>
          </w:r>
          <w:r w:rsidRPr="00EE3B99">
            <w:rPr>
              <w:noProof/>
              <w:sz w:val="24"/>
              <w:szCs w:val="24"/>
            </w:rPr>
            <w:fldChar w:fldCharType="separate"/>
          </w:r>
          <w:r w:rsidRPr="00EE3B99">
            <w:rPr>
              <w:noProof/>
              <w:sz w:val="24"/>
              <w:szCs w:val="24"/>
            </w:rPr>
            <w:t>33</w:t>
          </w:r>
          <w:r w:rsidRPr="00EE3B99">
            <w:rPr>
              <w:noProof/>
              <w:sz w:val="24"/>
              <w:szCs w:val="24"/>
            </w:rPr>
            <w:fldChar w:fldCharType="end"/>
          </w:r>
        </w:p>
        <w:p w14:paraId="10B484C9" w14:textId="3E60B96D" w:rsidR="004C4CE2" w:rsidRPr="00EE3B99" w:rsidRDefault="004C4CE2" w:rsidP="00CB19FC">
          <w:pPr>
            <w:pStyle w:val="21"/>
            <w:spacing w:line="240" w:lineRule="auto"/>
            <w:rPr>
              <w:rFonts w:eastAsiaTheme="minorEastAsia"/>
              <w:szCs w:val="24"/>
              <w:lang w:eastAsia="ru-RU"/>
              <w:rPrChange w:id="316" w:author="N F" w:date="2023-12-05T03:08:00Z">
                <w:rPr>
                  <w:rFonts w:asciiTheme="minorHAnsi" w:eastAsiaTheme="minorEastAsia" w:hAnsiTheme="minorHAnsi"/>
                  <w:lang w:eastAsia="ru-RU"/>
                </w:rPr>
              </w:rPrChange>
            </w:rPr>
          </w:pPr>
          <w:r w:rsidRPr="00EE3B99">
            <w:rPr>
              <w:szCs w:val="24"/>
            </w:rPr>
            <w:t>3.3</w:t>
          </w:r>
          <w:ins w:id="317" w:author="N F" w:date="2023-08-03T17:36:00Z">
            <w:r w:rsidR="00261309" w:rsidRPr="00EE3B99">
              <w:rPr>
                <w:rFonts w:eastAsiaTheme="minorEastAsia"/>
                <w:szCs w:val="24"/>
                <w:lang w:eastAsia="ru-RU"/>
                <w:rPrChange w:id="318" w:author="N F" w:date="2023-12-05T03:08:00Z">
                  <w:rPr>
                    <w:rFonts w:asciiTheme="minorHAnsi" w:eastAsiaTheme="minorEastAsia" w:hAnsiTheme="minorHAnsi"/>
                    <w:lang w:eastAsia="ru-RU"/>
                  </w:rPr>
                </w:rPrChange>
              </w:rPr>
              <w:t xml:space="preserve">. </w:t>
            </w:r>
          </w:ins>
          <w:del w:id="319" w:author="N F" w:date="2023-08-03T17:36:00Z">
            <w:r w:rsidRPr="00EE3B99" w:rsidDel="00261309">
              <w:rPr>
                <w:rFonts w:eastAsiaTheme="minorEastAsia"/>
                <w:szCs w:val="24"/>
                <w:lang w:eastAsia="ru-RU"/>
                <w:rPrChange w:id="320" w:author="N F" w:date="2023-12-05T03:08:00Z">
                  <w:rPr>
                    <w:rFonts w:asciiTheme="minorHAnsi" w:eastAsiaTheme="minorEastAsia" w:hAnsiTheme="minorHAnsi"/>
                    <w:lang w:eastAsia="ru-RU"/>
                  </w:rPr>
                </w:rPrChange>
              </w:rPr>
              <w:tab/>
            </w:r>
          </w:del>
          <w:r w:rsidRPr="00EE3B99">
            <w:rPr>
              <w:szCs w:val="24"/>
            </w:rPr>
            <w:t>Токсикологические исследования</w:t>
          </w:r>
          <w:r w:rsidRPr="00EE3B99">
            <w:rPr>
              <w:szCs w:val="24"/>
            </w:rPr>
            <w:tab/>
          </w:r>
          <w:r w:rsidRPr="002E36A6">
            <w:rPr>
              <w:szCs w:val="24"/>
            </w:rPr>
            <w:fldChar w:fldCharType="begin"/>
          </w:r>
          <w:r w:rsidRPr="002E36A6">
            <w:rPr>
              <w:szCs w:val="24"/>
            </w:rPr>
            <w:instrText xml:space="preserve"> PAGEREF _Toc115733021 \h </w:instrText>
          </w:r>
          <w:r w:rsidRPr="002E36A6">
            <w:rPr>
              <w:szCs w:val="24"/>
            </w:rPr>
          </w:r>
          <w:r w:rsidRPr="002E36A6">
            <w:rPr>
              <w:szCs w:val="24"/>
            </w:rPr>
            <w:fldChar w:fldCharType="separate"/>
          </w:r>
          <w:r w:rsidRPr="002E36A6">
            <w:rPr>
              <w:szCs w:val="24"/>
            </w:rPr>
            <w:t>34</w:t>
          </w:r>
          <w:r w:rsidRPr="002E36A6">
            <w:rPr>
              <w:szCs w:val="24"/>
            </w:rPr>
            <w:fldChar w:fldCharType="end"/>
          </w:r>
        </w:p>
        <w:p w14:paraId="7856D8C6" w14:textId="6CE76572" w:rsidR="004C4CE2" w:rsidRPr="00EE3B99" w:rsidRDefault="004C4CE2" w:rsidP="00EE3B99">
          <w:pPr>
            <w:pStyle w:val="31"/>
            <w:rPr>
              <w:rFonts w:eastAsiaTheme="minorEastAsia"/>
              <w:noProof/>
              <w:sz w:val="24"/>
              <w:szCs w:val="24"/>
              <w:lang w:eastAsia="ru-RU"/>
              <w:rPrChange w:id="321" w:author="N F" w:date="2023-12-05T03:08:00Z">
                <w:rPr>
                  <w:rFonts w:asciiTheme="minorHAnsi" w:eastAsiaTheme="minorEastAsia" w:hAnsiTheme="minorHAnsi"/>
                  <w:noProof/>
                  <w:lang w:eastAsia="ru-RU"/>
                </w:rPr>
              </w:rPrChange>
            </w:rPr>
          </w:pPr>
          <w:r w:rsidRPr="00EE3B99">
            <w:rPr>
              <w:noProof/>
              <w:sz w:val="24"/>
              <w:szCs w:val="24"/>
            </w:rPr>
            <w:t>3.3.1</w:t>
          </w:r>
          <w:ins w:id="322" w:author="N F" w:date="2023-08-03T17:36:00Z">
            <w:r w:rsidR="00261309" w:rsidRPr="00EE3B99">
              <w:rPr>
                <w:rFonts w:eastAsiaTheme="minorEastAsia"/>
                <w:noProof/>
                <w:sz w:val="24"/>
                <w:szCs w:val="24"/>
                <w:lang w:eastAsia="ru-RU"/>
                <w:rPrChange w:id="323" w:author="N F" w:date="2023-12-05T03:08:00Z">
                  <w:rPr>
                    <w:rFonts w:asciiTheme="minorHAnsi" w:eastAsiaTheme="minorEastAsia" w:hAnsiTheme="minorHAnsi"/>
                    <w:noProof/>
                    <w:lang w:eastAsia="ru-RU"/>
                  </w:rPr>
                </w:rPrChange>
              </w:rPr>
              <w:t xml:space="preserve">. </w:t>
            </w:r>
          </w:ins>
          <w:del w:id="324" w:author="N F" w:date="2023-08-03T17:36:00Z">
            <w:r w:rsidRPr="00EE3B99" w:rsidDel="00261309">
              <w:rPr>
                <w:rFonts w:eastAsiaTheme="minorEastAsia"/>
                <w:noProof/>
                <w:sz w:val="24"/>
                <w:szCs w:val="24"/>
                <w:lang w:eastAsia="ru-RU"/>
                <w:rPrChange w:id="325" w:author="N F" w:date="2023-12-05T03:08:00Z">
                  <w:rPr>
                    <w:rFonts w:asciiTheme="minorHAnsi" w:eastAsiaTheme="minorEastAsia" w:hAnsiTheme="minorHAnsi"/>
                    <w:noProof/>
                    <w:lang w:eastAsia="ru-RU"/>
                  </w:rPr>
                </w:rPrChange>
              </w:rPr>
              <w:tab/>
            </w:r>
          </w:del>
          <w:r w:rsidRPr="00EE3B99">
            <w:rPr>
              <w:noProof/>
              <w:sz w:val="24"/>
              <w:szCs w:val="24"/>
            </w:rPr>
            <w:t>Токсичность при однократном введении</w:t>
          </w:r>
          <w:r w:rsidRPr="00EE3B99">
            <w:rPr>
              <w:noProof/>
              <w:sz w:val="24"/>
              <w:szCs w:val="24"/>
            </w:rPr>
            <w:tab/>
          </w:r>
          <w:r w:rsidRPr="00EE3B99">
            <w:rPr>
              <w:noProof/>
              <w:sz w:val="24"/>
              <w:szCs w:val="24"/>
            </w:rPr>
            <w:fldChar w:fldCharType="begin"/>
          </w:r>
          <w:r w:rsidRPr="00EE3B99">
            <w:rPr>
              <w:noProof/>
              <w:sz w:val="24"/>
              <w:szCs w:val="24"/>
              <w:rPrChange w:id="326" w:author="N F" w:date="2023-12-05T03:08:00Z">
                <w:rPr>
                  <w:rFonts w:cs="Times New Roman"/>
                  <w:noProof/>
                </w:rPr>
              </w:rPrChange>
            </w:rPr>
            <w:instrText xml:space="preserve"> PAGEREF _Toc115733022 \h </w:instrText>
          </w:r>
          <w:r w:rsidRPr="00EE3B99">
            <w:rPr>
              <w:noProof/>
              <w:sz w:val="24"/>
              <w:szCs w:val="24"/>
            </w:rPr>
          </w:r>
          <w:r w:rsidRPr="00EE3B99">
            <w:rPr>
              <w:noProof/>
              <w:sz w:val="24"/>
              <w:szCs w:val="24"/>
            </w:rPr>
            <w:fldChar w:fldCharType="separate"/>
          </w:r>
          <w:r w:rsidRPr="00EE3B99">
            <w:rPr>
              <w:noProof/>
              <w:sz w:val="24"/>
              <w:szCs w:val="24"/>
            </w:rPr>
            <w:t>34</w:t>
          </w:r>
          <w:r w:rsidRPr="00EE3B99">
            <w:rPr>
              <w:noProof/>
              <w:sz w:val="24"/>
              <w:szCs w:val="24"/>
            </w:rPr>
            <w:fldChar w:fldCharType="end"/>
          </w:r>
        </w:p>
        <w:p w14:paraId="36C72841" w14:textId="3C9C07B1" w:rsidR="004C4CE2" w:rsidRPr="00EE3B99" w:rsidRDefault="004C4CE2" w:rsidP="00EE3B99">
          <w:pPr>
            <w:pStyle w:val="31"/>
            <w:rPr>
              <w:rFonts w:eastAsiaTheme="minorEastAsia"/>
              <w:noProof/>
              <w:sz w:val="24"/>
              <w:szCs w:val="24"/>
              <w:lang w:eastAsia="ru-RU"/>
              <w:rPrChange w:id="327" w:author="N F" w:date="2023-12-05T03:08:00Z">
                <w:rPr>
                  <w:rFonts w:asciiTheme="minorHAnsi" w:eastAsiaTheme="minorEastAsia" w:hAnsiTheme="minorHAnsi"/>
                  <w:noProof/>
                  <w:lang w:eastAsia="ru-RU"/>
                </w:rPr>
              </w:rPrChange>
            </w:rPr>
          </w:pPr>
          <w:r w:rsidRPr="00EE3B99">
            <w:rPr>
              <w:noProof/>
              <w:sz w:val="24"/>
              <w:szCs w:val="24"/>
            </w:rPr>
            <w:t>3.3.2</w:t>
          </w:r>
          <w:ins w:id="328" w:author="N F" w:date="2023-08-03T17:36:00Z">
            <w:r w:rsidR="00261309" w:rsidRPr="00EE3B99">
              <w:rPr>
                <w:rFonts w:eastAsiaTheme="minorEastAsia"/>
                <w:noProof/>
                <w:sz w:val="24"/>
                <w:szCs w:val="24"/>
                <w:lang w:eastAsia="ru-RU"/>
                <w:rPrChange w:id="329" w:author="N F" w:date="2023-12-05T03:08:00Z">
                  <w:rPr>
                    <w:rFonts w:asciiTheme="minorHAnsi" w:eastAsiaTheme="minorEastAsia" w:hAnsiTheme="minorHAnsi"/>
                    <w:noProof/>
                    <w:lang w:eastAsia="ru-RU"/>
                  </w:rPr>
                </w:rPrChange>
              </w:rPr>
              <w:t xml:space="preserve">. </w:t>
            </w:r>
          </w:ins>
          <w:del w:id="330" w:author="N F" w:date="2023-08-03T17:36:00Z">
            <w:r w:rsidRPr="00EE3B99" w:rsidDel="00261309">
              <w:rPr>
                <w:rFonts w:eastAsiaTheme="minorEastAsia"/>
                <w:noProof/>
                <w:sz w:val="24"/>
                <w:szCs w:val="24"/>
                <w:lang w:eastAsia="ru-RU"/>
                <w:rPrChange w:id="331" w:author="N F" w:date="2023-12-05T03:08:00Z">
                  <w:rPr>
                    <w:rFonts w:asciiTheme="minorHAnsi" w:eastAsiaTheme="minorEastAsia" w:hAnsiTheme="minorHAnsi"/>
                    <w:noProof/>
                    <w:lang w:eastAsia="ru-RU"/>
                  </w:rPr>
                </w:rPrChange>
              </w:rPr>
              <w:tab/>
            </w:r>
          </w:del>
          <w:r w:rsidRPr="00EE3B99">
            <w:rPr>
              <w:noProof/>
              <w:sz w:val="24"/>
              <w:szCs w:val="24"/>
            </w:rPr>
            <w:t>Токсичность при многократном введении</w:t>
          </w:r>
          <w:r w:rsidRPr="00EE3B99">
            <w:rPr>
              <w:noProof/>
              <w:sz w:val="24"/>
              <w:szCs w:val="24"/>
            </w:rPr>
            <w:tab/>
          </w:r>
          <w:r w:rsidRPr="00EE3B99">
            <w:rPr>
              <w:noProof/>
              <w:sz w:val="24"/>
              <w:szCs w:val="24"/>
            </w:rPr>
            <w:fldChar w:fldCharType="begin"/>
          </w:r>
          <w:r w:rsidRPr="00EE3B99">
            <w:rPr>
              <w:noProof/>
              <w:sz w:val="24"/>
              <w:szCs w:val="24"/>
              <w:rPrChange w:id="332" w:author="N F" w:date="2023-12-05T03:08:00Z">
                <w:rPr>
                  <w:rFonts w:cs="Times New Roman"/>
                  <w:noProof/>
                </w:rPr>
              </w:rPrChange>
            </w:rPr>
            <w:instrText xml:space="preserve"> PAGEREF _Toc115733023 \h </w:instrText>
          </w:r>
          <w:r w:rsidRPr="00EE3B99">
            <w:rPr>
              <w:noProof/>
              <w:sz w:val="24"/>
              <w:szCs w:val="24"/>
            </w:rPr>
          </w:r>
          <w:r w:rsidRPr="00EE3B99">
            <w:rPr>
              <w:noProof/>
              <w:sz w:val="24"/>
              <w:szCs w:val="24"/>
            </w:rPr>
            <w:fldChar w:fldCharType="separate"/>
          </w:r>
          <w:r w:rsidRPr="00EE3B99">
            <w:rPr>
              <w:noProof/>
              <w:sz w:val="24"/>
              <w:szCs w:val="24"/>
            </w:rPr>
            <w:t>34</w:t>
          </w:r>
          <w:r w:rsidRPr="00EE3B99">
            <w:rPr>
              <w:noProof/>
              <w:sz w:val="24"/>
              <w:szCs w:val="24"/>
            </w:rPr>
            <w:fldChar w:fldCharType="end"/>
          </w:r>
        </w:p>
        <w:p w14:paraId="11601710" w14:textId="4594645D" w:rsidR="004C4CE2" w:rsidRPr="00EE3B99" w:rsidRDefault="004C4CE2" w:rsidP="00EE3B99">
          <w:pPr>
            <w:pStyle w:val="31"/>
            <w:rPr>
              <w:rFonts w:eastAsiaTheme="minorEastAsia"/>
              <w:noProof/>
              <w:sz w:val="24"/>
              <w:szCs w:val="24"/>
              <w:lang w:eastAsia="ru-RU"/>
              <w:rPrChange w:id="333" w:author="N F" w:date="2023-12-05T03:08:00Z">
                <w:rPr>
                  <w:rFonts w:asciiTheme="minorHAnsi" w:eastAsiaTheme="minorEastAsia" w:hAnsiTheme="minorHAnsi"/>
                  <w:noProof/>
                  <w:lang w:eastAsia="ru-RU"/>
                </w:rPr>
              </w:rPrChange>
            </w:rPr>
          </w:pPr>
          <w:r w:rsidRPr="00EE3B99">
            <w:rPr>
              <w:noProof/>
              <w:sz w:val="24"/>
              <w:szCs w:val="24"/>
            </w:rPr>
            <w:t>3.3.3</w:t>
          </w:r>
          <w:ins w:id="334" w:author="N F" w:date="2023-08-03T17:39:00Z">
            <w:r w:rsidR="00261309" w:rsidRPr="00EE3B99">
              <w:rPr>
                <w:rFonts w:eastAsiaTheme="minorEastAsia"/>
                <w:noProof/>
                <w:sz w:val="24"/>
                <w:szCs w:val="24"/>
                <w:lang w:eastAsia="ru-RU"/>
                <w:rPrChange w:id="335" w:author="N F" w:date="2023-12-05T03:08:00Z">
                  <w:rPr>
                    <w:rFonts w:asciiTheme="minorHAnsi" w:eastAsiaTheme="minorEastAsia" w:hAnsiTheme="minorHAnsi"/>
                    <w:noProof/>
                    <w:lang w:eastAsia="ru-RU"/>
                  </w:rPr>
                </w:rPrChange>
              </w:rPr>
              <w:t xml:space="preserve">. </w:t>
            </w:r>
          </w:ins>
          <w:del w:id="336" w:author="N F" w:date="2023-08-03T17:39:00Z">
            <w:r w:rsidRPr="00EE3B99" w:rsidDel="00261309">
              <w:rPr>
                <w:rFonts w:eastAsiaTheme="minorEastAsia"/>
                <w:noProof/>
                <w:sz w:val="24"/>
                <w:szCs w:val="24"/>
                <w:lang w:eastAsia="ru-RU"/>
                <w:rPrChange w:id="337" w:author="N F" w:date="2023-12-05T03:08:00Z">
                  <w:rPr>
                    <w:rFonts w:asciiTheme="minorHAnsi" w:eastAsiaTheme="minorEastAsia" w:hAnsiTheme="minorHAnsi"/>
                    <w:noProof/>
                    <w:lang w:eastAsia="ru-RU"/>
                  </w:rPr>
                </w:rPrChange>
              </w:rPr>
              <w:tab/>
            </w:r>
          </w:del>
          <w:r w:rsidRPr="00EE3B99">
            <w:rPr>
              <w:noProof/>
              <w:sz w:val="24"/>
              <w:szCs w:val="24"/>
            </w:rPr>
            <w:t>Генотоксичность</w:t>
          </w:r>
          <w:r w:rsidRPr="00EE3B99">
            <w:rPr>
              <w:noProof/>
              <w:sz w:val="24"/>
              <w:szCs w:val="24"/>
            </w:rPr>
            <w:tab/>
          </w:r>
          <w:r w:rsidRPr="00EE3B99">
            <w:rPr>
              <w:noProof/>
              <w:sz w:val="24"/>
              <w:szCs w:val="24"/>
            </w:rPr>
            <w:fldChar w:fldCharType="begin"/>
          </w:r>
          <w:r w:rsidRPr="00EE3B99">
            <w:rPr>
              <w:noProof/>
              <w:sz w:val="24"/>
              <w:szCs w:val="24"/>
              <w:rPrChange w:id="338" w:author="N F" w:date="2023-12-05T03:08:00Z">
                <w:rPr>
                  <w:rFonts w:cs="Times New Roman"/>
                  <w:noProof/>
                </w:rPr>
              </w:rPrChange>
            </w:rPr>
            <w:instrText xml:space="preserve"> PAGEREF _Toc115733024 \h </w:instrText>
          </w:r>
          <w:r w:rsidRPr="00EE3B99">
            <w:rPr>
              <w:noProof/>
              <w:sz w:val="24"/>
              <w:szCs w:val="24"/>
            </w:rPr>
          </w:r>
          <w:r w:rsidRPr="00EE3B99">
            <w:rPr>
              <w:noProof/>
              <w:sz w:val="24"/>
              <w:szCs w:val="24"/>
            </w:rPr>
            <w:fldChar w:fldCharType="separate"/>
          </w:r>
          <w:r w:rsidRPr="00EE3B99">
            <w:rPr>
              <w:noProof/>
              <w:sz w:val="24"/>
              <w:szCs w:val="24"/>
            </w:rPr>
            <w:t>39</w:t>
          </w:r>
          <w:r w:rsidRPr="00EE3B99">
            <w:rPr>
              <w:noProof/>
              <w:sz w:val="24"/>
              <w:szCs w:val="24"/>
            </w:rPr>
            <w:fldChar w:fldCharType="end"/>
          </w:r>
        </w:p>
        <w:p w14:paraId="2E61854C" w14:textId="2168D09C" w:rsidR="004C4CE2" w:rsidRPr="00EE3B99" w:rsidRDefault="004C4CE2" w:rsidP="00EE3B99">
          <w:pPr>
            <w:pStyle w:val="31"/>
            <w:rPr>
              <w:rFonts w:eastAsiaTheme="minorEastAsia"/>
              <w:noProof/>
              <w:sz w:val="24"/>
              <w:szCs w:val="24"/>
              <w:lang w:eastAsia="ru-RU"/>
              <w:rPrChange w:id="339" w:author="N F" w:date="2023-12-05T03:08:00Z">
                <w:rPr>
                  <w:rFonts w:asciiTheme="minorHAnsi" w:eastAsiaTheme="minorEastAsia" w:hAnsiTheme="minorHAnsi"/>
                  <w:noProof/>
                  <w:lang w:eastAsia="ru-RU"/>
                </w:rPr>
              </w:rPrChange>
            </w:rPr>
          </w:pPr>
          <w:r w:rsidRPr="00EE3B99">
            <w:rPr>
              <w:noProof/>
              <w:sz w:val="24"/>
              <w:szCs w:val="24"/>
            </w:rPr>
            <w:t>3.3.4</w:t>
          </w:r>
          <w:ins w:id="340" w:author="N F" w:date="2023-08-03T17:39:00Z">
            <w:r w:rsidR="00261309" w:rsidRPr="00EE3B99">
              <w:rPr>
                <w:rFonts w:eastAsiaTheme="minorEastAsia"/>
                <w:noProof/>
                <w:sz w:val="24"/>
                <w:szCs w:val="24"/>
                <w:lang w:eastAsia="ru-RU"/>
                <w:rPrChange w:id="341" w:author="N F" w:date="2023-12-05T03:08:00Z">
                  <w:rPr>
                    <w:rFonts w:asciiTheme="minorHAnsi" w:eastAsiaTheme="minorEastAsia" w:hAnsiTheme="minorHAnsi"/>
                    <w:noProof/>
                    <w:lang w:eastAsia="ru-RU"/>
                  </w:rPr>
                </w:rPrChange>
              </w:rPr>
              <w:t xml:space="preserve">. </w:t>
            </w:r>
          </w:ins>
          <w:del w:id="342" w:author="N F" w:date="2023-08-03T17:39:00Z">
            <w:r w:rsidRPr="00EE3B99" w:rsidDel="00261309">
              <w:rPr>
                <w:rFonts w:eastAsiaTheme="minorEastAsia"/>
                <w:noProof/>
                <w:sz w:val="24"/>
                <w:szCs w:val="24"/>
                <w:lang w:eastAsia="ru-RU"/>
                <w:rPrChange w:id="343" w:author="N F" w:date="2023-12-05T03:08:00Z">
                  <w:rPr>
                    <w:rFonts w:asciiTheme="minorHAnsi" w:eastAsiaTheme="minorEastAsia" w:hAnsiTheme="minorHAnsi"/>
                    <w:noProof/>
                    <w:lang w:eastAsia="ru-RU"/>
                  </w:rPr>
                </w:rPrChange>
              </w:rPr>
              <w:tab/>
            </w:r>
          </w:del>
          <w:r w:rsidRPr="00EE3B99">
            <w:rPr>
              <w:noProof/>
              <w:sz w:val="24"/>
              <w:szCs w:val="24"/>
            </w:rPr>
            <w:t>Канцерогенность</w:t>
          </w:r>
          <w:r w:rsidRPr="00EE3B99">
            <w:rPr>
              <w:noProof/>
              <w:sz w:val="24"/>
              <w:szCs w:val="24"/>
            </w:rPr>
            <w:tab/>
          </w:r>
          <w:r w:rsidRPr="00EE3B99">
            <w:rPr>
              <w:noProof/>
              <w:sz w:val="24"/>
              <w:szCs w:val="24"/>
            </w:rPr>
            <w:fldChar w:fldCharType="begin"/>
          </w:r>
          <w:r w:rsidRPr="00EE3B99">
            <w:rPr>
              <w:noProof/>
              <w:sz w:val="24"/>
              <w:szCs w:val="24"/>
              <w:rPrChange w:id="344" w:author="N F" w:date="2023-12-05T03:08:00Z">
                <w:rPr>
                  <w:rFonts w:cs="Times New Roman"/>
                  <w:noProof/>
                </w:rPr>
              </w:rPrChange>
            </w:rPr>
            <w:instrText xml:space="preserve"> PAGEREF _Toc115733025 \h </w:instrText>
          </w:r>
          <w:r w:rsidRPr="00EE3B99">
            <w:rPr>
              <w:noProof/>
              <w:sz w:val="24"/>
              <w:szCs w:val="24"/>
            </w:rPr>
          </w:r>
          <w:r w:rsidRPr="00EE3B99">
            <w:rPr>
              <w:noProof/>
              <w:sz w:val="24"/>
              <w:szCs w:val="24"/>
            </w:rPr>
            <w:fldChar w:fldCharType="separate"/>
          </w:r>
          <w:r w:rsidRPr="00EE3B99">
            <w:rPr>
              <w:noProof/>
              <w:sz w:val="24"/>
              <w:szCs w:val="24"/>
            </w:rPr>
            <w:t>39</w:t>
          </w:r>
          <w:r w:rsidRPr="00EE3B99">
            <w:rPr>
              <w:noProof/>
              <w:sz w:val="24"/>
              <w:szCs w:val="24"/>
            </w:rPr>
            <w:fldChar w:fldCharType="end"/>
          </w:r>
        </w:p>
        <w:p w14:paraId="6E438F32" w14:textId="7150AF4B" w:rsidR="004C4CE2" w:rsidRPr="00EE3B99" w:rsidRDefault="004C4CE2" w:rsidP="00EE3B99">
          <w:pPr>
            <w:pStyle w:val="31"/>
            <w:rPr>
              <w:rFonts w:eastAsiaTheme="minorEastAsia"/>
              <w:noProof/>
              <w:sz w:val="24"/>
              <w:szCs w:val="24"/>
              <w:lang w:eastAsia="ru-RU"/>
              <w:rPrChange w:id="345" w:author="N F" w:date="2023-12-05T03:08:00Z">
                <w:rPr>
                  <w:rFonts w:asciiTheme="minorHAnsi" w:eastAsiaTheme="minorEastAsia" w:hAnsiTheme="minorHAnsi"/>
                  <w:noProof/>
                  <w:lang w:eastAsia="ru-RU"/>
                </w:rPr>
              </w:rPrChange>
            </w:rPr>
          </w:pPr>
          <w:r w:rsidRPr="00EE3B99">
            <w:rPr>
              <w:noProof/>
              <w:sz w:val="24"/>
              <w:szCs w:val="24"/>
            </w:rPr>
            <w:t>3.3.5</w:t>
          </w:r>
          <w:ins w:id="346" w:author="N F" w:date="2023-08-03T17:39:00Z">
            <w:r w:rsidR="00261309" w:rsidRPr="00EE3B99">
              <w:rPr>
                <w:rFonts w:eastAsiaTheme="minorEastAsia"/>
                <w:noProof/>
                <w:sz w:val="24"/>
                <w:szCs w:val="24"/>
                <w:lang w:eastAsia="ru-RU"/>
                <w:rPrChange w:id="347" w:author="N F" w:date="2023-12-05T03:08:00Z">
                  <w:rPr>
                    <w:rFonts w:asciiTheme="minorHAnsi" w:eastAsiaTheme="minorEastAsia" w:hAnsiTheme="minorHAnsi"/>
                    <w:noProof/>
                    <w:lang w:eastAsia="ru-RU"/>
                  </w:rPr>
                </w:rPrChange>
              </w:rPr>
              <w:t xml:space="preserve">. </w:t>
            </w:r>
          </w:ins>
          <w:del w:id="348" w:author="N F" w:date="2023-08-03T17:39:00Z">
            <w:r w:rsidRPr="00EE3B99" w:rsidDel="00261309">
              <w:rPr>
                <w:rFonts w:eastAsiaTheme="minorEastAsia"/>
                <w:noProof/>
                <w:sz w:val="24"/>
                <w:szCs w:val="24"/>
                <w:lang w:eastAsia="ru-RU"/>
                <w:rPrChange w:id="349" w:author="N F" w:date="2023-12-05T03:08:00Z">
                  <w:rPr>
                    <w:rFonts w:asciiTheme="minorHAnsi" w:eastAsiaTheme="minorEastAsia" w:hAnsiTheme="minorHAnsi"/>
                    <w:noProof/>
                    <w:lang w:eastAsia="ru-RU"/>
                  </w:rPr>
                </w:rPrChange>
              </w:rPr>
              <w:tab/>
            </w:r>
          </w:del>
          <w:r w:rsidRPr="00EE3B99">
            <w:rPr>
              <w:noProof/>
              <w:sz w:val="24"/>
              <w:szCs w:val="24"/>
            </w:rPr>
            <w:t>Репродуктивная и онтогенетическая токсичность</w:t>
          </w:r>
          <w:r w:rsidRPr="00EE3B99">
            <w:rPr>
              <w:noProof/>
              <w:sz w:val="24"/>
              <w:szCs w:val="24"/>
            </w:rPr>
            <w:tab/>
          </w:r>
          <w:r w:rsidRPr="00EE3B99">
            <w:rPr>
              <w:noProof/>
              <w:sz w:val="24"/>
              <w:szCs w:val="24"/>
            </w:rPr>
            <w:fldChar w:fldCharType="begin"/>
          </w:r>
          <w:r w:rsidRPr="00EE3B99">
            <w:rPr>
              <w:noProof/>
              <w:sz w:val="24"/>
              <w:szCs w:val="24"/>
              <w:rPrChange w:id="350" w:author="N F" w:date="2023-12-05T03:08:00Z">
                <w:rPr>
                  <w:rFonts w:cs="Times New Roman"/>
                  <w:noProof/>
                </w:rPr>
              </w:rPrChange>
            </w:rPr>
            <w:instrText xml:space="preserve"> PAGEREF _Toc115733026 \h </w:instrText>
          </w:r>
          <w:r w:rsidRPr="00EE3B99">
            <w:rPr>
              <w:noProof/>
              <w:sz w:val="24"/>
              <w:szCs w:val="24"/>
            </w:rPr>
          </w:r>
          <w:r w:rsidRPr="00EE3B99">
            <w:rPr>
              <w:noProof/>
              <w:sz w:val="24"/>
              <w:szCs w:val="24"/>
            </w:rPr>
            <w:fldChar w:fldCharType="separate"/>
          </w:r>
          <w:r w:rsidRPr="00EE3B99">
            <w:rPr>
              <w:noProof/>
              <w:sz w:val="24"/>
              <w:szCs w:val="24"/>
            </w:rPr>
            <w:t>39</w:t>
          </w:r>
          <w:r w:rsidRPr="00EE3B99">
            <w:rPr>
              <w:noProof/>
              <w:sz w:val="24"/>
              <w:szCs w:val="24"/>
            </w:rPr>
            <w:fldChar w:fldCharType="end"/>
          </w:r>
        </w:p>
        <w:p w14:paraId="30D96228" w14:textId="0A56A821" w:rsidR="004C4CE2" w:rsidRPr="00EE3B99" w:rsidRDefault="004C4CE2" w:rsidP="00CB19FC">
          <w:pPr>
            <w:pStyle w:val="41"/>
            <w:rPr>
              <w:rFonts w:eastAsiaTheme="minorEastAsia"/>
              <w:noProof/>
              <w:sz w:val="24"/>
              <w:szCs w:val="24"/>
              <w:lang w:eastAsia="ru-RU"/>
              <w:rPrChange w:id="351" w:author="N F" w:date="2023-12-05T03:08:00Z">
                <w:rPr>
                  <w:rFonts w:asciiTheme="minorHAnsi" w:eastAsiaTheme="minorEastAsia" w:hAnsiTheme="minorHAnsi"/>
                  <w:noProof/>
                  <w:sz w:val="22"/>
                  <w:szCs w:val="22"/>
                  <w:lang w:eastAsia="ru-RU"/>
                </w:rPr>
              </w:rPrChange>
            </w:rPr>
          </w:pPr>
          <w:r w:rsidRPr="00EE3B99">
            <w:rPr>
              <w:noProof/>
              <w:sz w:val="24"/>
              <w:szCs w:val="24"/>
            </w:rPr>
            <w:t>3.3.5.1</w:t>
          </w:r>
          <w:ins w:id="352" w:author="N F" w:date="2023-08-03T17:39:00Z">
            <w:r w:rsidR="00261309" w:rsidRPr="00EE3B99">
              <w:rPr>
                <w:rFonts w:eastAsiaTheme="minorEastAsia"/>
                <w:noProof/>
                <w:sz w:val="24"/>
                <w:szCs w:val="24"/>
                <w:lang w:eastAsia="ru-RU"/>
                <w:rPrChange w:id="353" w:author="N F" w:date="2023-12-05T03:08:00Z">
                  <w:rPr>
                    <w:rFonts w:asciiTheme="minorHAnsi" w:eastAsiaTheme="minorEastAsia" w:hAnsiTheme="minorHAnsi"/>
                    <w:noProof/>
                    <w:sz w:val="22"/>
                    <w:szCs w:val="22"/>
                    <w:lang w:eastAsia="ru-RU"/>
                  </w:rPr>
                </w:rPrChange>
              </w:rPr>
              <w:t xml:space="preserve">. </w:t>
            </w:r>
          </w:ins>
          <w:del w:id="354" w:author="N F" w:date="2023-08-03T17:39:00Z">
            <w:r w:rsidRPr="00EE3B99" w:rsidDel="00261309">
              <w:rPr>
                <w:rFonts w:eastAsiaTheme="minorEastAsia"/>
                <w:noProof/>
                <w:sz w:val="24"/>
                <w:szCs w:val="24"/>
                <w:lang w:eastAsia="ru-RU"/>
                <w:rPrChange w:id="355" w:author="N F" w:date="2023-12-05T03:08:00Z">
                  <w:rPr>
                    <w:rFonts w:asciiTheme="minorHAnsi" w:eastAsiaTheme="minorEastAsia" w:hAnsiTheme="minorHAnsi"/>
                    <w:noProof/>
                    <w:sz w:val="22"/>
                    <w:szCs w:val="22"/>
                    <w:lang w:eastAsia="ru-RU"/>
                  </w:rPr>
                </w:rPrChange>
              </w:rPr>
              <w:tab/>
            </w:r>
          </w:del>
          <w:r w:rsidRPr="00EE3B99">
            <w:rPr>
              <w:noProof/>
              <w:sz w:val="24"/>
              <w:szCs w:val="24"/>
            </w:rPr>
            <w:t>Влияние на фертильность и ранняя эмбриональная токсичность</w:t>
          </w:r>
          <w:r w:rsidRPr="00EE3B99">
            <w:rPr>
              <w:noProof/>
              <w:sz w:val="24"/>
              <w:szCs w:val="24"/>
            </w:rPr>
            <w:tab/>
          </w:r>
          <w:r w:rsidRPr="00EE3B99">
            <w:rPr>
              <w:noProof/>
              <w:sz w:val="24"/>
              <w:szCs w:val="24"/>
            </w:rPr>
            <w:fldChar w:fldCharType="begin"/>
          </w:r>
          <w:r w:rsidRPr="00EE3B99">
            <w:rPr>
              <w:noProof/>
              <w:sz w:val="24"/>
              <w:szCs w:val="24"/>
              <w:rPrChange w:id="356" w:author="N F" w:date="2023-12-05T03:08:00Z">
                <w:rPr>
                  <w:rFonts w:cs="Times New Roman"/>
                  <w:noProof/>
                </w:rPr>
              </w:rPrChange>
            </w:rPr>
            <w:instrText xml:space="preserve"> PAGEREF _Toc115733027 \h </w:instrText>
          </w:r>
          <w:r w:rsidRPr="00EE3B99">
            <w:rPr>
              <w:noProof/>
              <w:sz w:val="24"/>
              <w:szCs w:val="24"/>
            </w:rPr>
          </w:r>
          <w:r w:rsidRPr="00EE3B99">
            <w:rPr>
              <w:noProof/>
              <w:sz w:val="24"/>
              <w:szCs w:val="24"/>
            </w:rPr>
            <w:fldChar w:fldCharType="separate"/>
          </w:r>
          <w:r w:rsidRPr="00EE3B99">
            <w:rPr>
              <w:noProof/>
              <w:sz w:val="24"/>
              <w:szCs w:val="24"/>
            </w:rPr>
            <w:t>39</w:t>
          </w:r>
          <w:r w:rsidRPr="00EE3B99">
            <w:rPr>
              <w:noProof/>
              <w:sz w:val="24"/>
              <w:szCs w:val="24"/>
            </w:rPr>
            <w:fldChar w:fldCharType="end"/>
          </w:r>
        </w:p>
        <w:p w14:paraId="1E976F13" w14:textId="2FC1B13F" w:rsidR="004C4CE2" w:rsidRPr="00EE3B99" w:rsidRDefault="004C4CE2" w:rsidP="00CB19FC">
          <w:pPr>
            <w:pStyle w:val="41"/>
            <w:rPr>
              <w:rFonts w:eastAsiaTheme="minorEastAsia"/>
              <w:noProof/>
              <w:sz w:val="24"/>
              <w:szCs w:val="24"/>
              <w:lang w:eastAsia="ru-RU"/>
              <w:rPrChange w:id="357" w:author="N F" w:date="2023-12-05T03:08:00Z">
                <w:rPr>
                  <w:rFonts w:asciiTheme="minorHAnsi" w:eastAsiaTheme="minorEastAsia" w:hAnsiTheme="minorHAnsi"/>
                  <w:noProof/>
                  <w:sz w:val="22"/>
                  <w:szCs w:val="22"/>
                  <w:lang w:eastAsia="ru-RU"/>
                </w:rPr>
              </w:rPrChange>
            </w:rPr>
          </w:pPr>
          <w:r w:rsidRPr="00EE3B99">
            <w:rPr>
              <w:noProof/>
              <w:sz w:val="24"/>
              <w:szCs w:val="24"/>
            </w:rPr>
            <w:t>3.3.5.2</w:t>
          </w:r>
          <w:ins w:id="358" w:author="N F" w:date="2023-08-03T17:40:00Z">
            <w:r w:rsidR="00261309" w:rsidRPr="00EE3B99">
              <w:rPr>
                <w:rFonts w:eastAsiaTheme="minorEastAsia"/>
                <w:noProof/>
                <w:sz w:val="24"/>
                <w:szCs w:val="24"/>
                <w:lang w:eastAsia="ru-RU"/>
                <w:rPrChange w:id="359" w:author="N F" w:date="2023-12-05T03:08:00Z">
                  <w:rPr>
                    <w:rFonts w:asciiTheme="minorHAnsi" w:eastAsiaTheme="minorEastAsia" w:hAnsiTheme="minorHAnsi"/>
                    <w:noProof/>
                    <w:sz w:val="22"/>
                    <w:szCs w:val="22"/>
                    <w:lang w:eastAsia="ru-RU"/>
                  </w:rPr>
                </w:rPrChange>
              </w:rPr>
              <w:t xml:space="preserve">. </w:t>
            </w:r>
          </w:ins>
          <w:del w:id="360" w:author="N F" w:date="2023-08-03T17:40:00Z">
            <w:r w:rsidRPr="00EE3B99" w:rsidDel="00261309">
              <w:rPr>
                <w:rFonts w:eastAsiaTheme="minorEastAsia"/>
                <w:noProof/>
                <w:sz w:val="24"/>
                <w:szCs w:val="24"/>
                <w:lang w:eastAsia="ru-RU"/>
                <w:rPrChange w:id="361" w:author="N F" w:date="2023-12-05T03:08:00Z">
                  <w:rPr>
                    <w:rFonts w:asciiTheme="minorHAnsi" w:eastAsiaTheme="minorEastAsia" w:hAnsiTheme="minorHAnsi"/>
                    <w:noProof/>
                    <w:sz w:val="22"/>
                    <w:szCs w:val="22"/>
                    <w:lang w:eastAsia="ru-RU"/>
                  </w:rPr>
                </w:rPrChange>
              </w:rPr>
              <w:tab/>
            </w:r>
          </w:del>
          <w:r w:rsidRPr="00EE3B99">
            <w:rPr>
              <w:noProof/>
              <w:sz w:val="24"/>
              <w:szCs w:val="24"/>
            </w:rPr>
            <w:t>Эмбрио-фетальная токсичность</w:t>
          </w:r>
          <w:r w:rsidRPr="00EE3B99">
            <w:rPr>
              <w:noProof/>
              <w:sz w:val="24"/>
              <w:szCs w:val="24"/>
            </w:rPr>
            <w:tab/>
          </w:r>
          <w:r w:rsidRPr="00EE3B99">
            <w:rPr>
              <w:noProof/>
              <w:sz w:val="24"/>
              <w:szCs w:val="24"/>
            </w:rPr>
            <w:fldChar w:fldCharType="begin"/>
          </w:r>
          <w:r w:rsidRPr="00EE3B99">
            <w:rPr>
              <w:noProof/>
              <w:sz w:val="24"/>
              <w:szCs w:val="24"/>
              <w:rPrChange w:id="362" w:author="N F" w:date="2023-12-05T03:08:00Z">
                <w:rPr>
                  <w:rFonts w:cs="Times New Roman"/>
                  <w:noProof/>
                </w:rPr>
              </w:rPrChange>
            </w:rPr>
            <w:instrText xml:space="preserve"> PAGEREF _Toc115733028 \h </w:instrText>
          </w:r>
          <w:r w:rsidRPr="00EE3B99">
            <w:rPr>
              <w:noProof/>
              <w:sz w:val="24"/>
              <w:szCs w:val="24"/>
            </w:rPr>
          </w:r>
          <w:r w:rsidRPr="00EE3B99">
            <w:rPr>
              <w:noProof/>
              <w:sz w:val="24"/>
              <w:szCs w:val="24"/>
            </w:rPr>
            <w:fldChar w:fldCharType="separate"/>
          </w:r>
          <w:r w:rsidRPr="00EE3B99">
            <w:rPr>
              <w:noProof/>
              <w:sz w:val="24"/>
              <w:szCs w:val="24"/>
            </w:rPr>
            <w:t>40</w:t>
          </w:r>
          <w:r w:rsidRPr="00EE3B99">
            <w:rPr>
              <w:noProof/>
              <w:sz w:val="24"/>
              <w:szCs w:val="24"/>
            </w:rPr>
            <w:fldChar w:fldCharType="end"/>
          </w:r>
        </w:p>
        <w:p w14:paraId="328CFDE0" w14:textId="7579764C" w:rsidR="004C4CE2" w:rsidRPr="00EE3B99" w:rsidRDefault="004C4CE2" w:rsidP="00CB19FC">
          <w:pPr>
            <w:pStyle w:val="41"/>
            <w:rPr>
              <w:rFonts w:eastAsiaTheme="minorEastAsia"/>
              <w:noProof/>
              <w:sz w:val="24"/>
              <w:szCs w:val="24"/>
              <w:lang w:eastAsia="ru-RU"/>
              <w:rPrChange w:id="363" w:author="N F" w:date="2023-12-05T03:08:00Z">
                <w:rPr>
                  <w:rFonts w:asciiTheme="minorHAnsi" w:eastAsiaTheme="minorEastAsia" w:hAnsiTheme="minorHAnsi"/>
                  <w:noProof/>
                  <w:sz w:val="22"/>
                  <w:szCs w:val="22"/>
                  <w:lang w:eastAsia="ru-RU"/>
                </w:rPr>
              </w:rPrChange>
            </w:rPr>
          </w:pPr>
          <w:r w:rsidRPr="00EE3B99">
            <w:rPr>
              <w:noProof/>
              <w:sz w:val="24"/>
              <w:szCs w:val="24"/>
            </w:rPr>
            <w:t>3.3.5.3</w:t>
          </w:r>
          <w:ins w:id="364" w:author="N F" w:date="2023-08-03T17:40:00Z">
            <w:r w:rsidR="00261309" w:rsidRPr="00EE3B99">
              <w:rPr>
                <w:rFonts w:eastAsiaTheme="minorEastAsia"/>
                <w:noProof/>
                <w:sz w:val="24"/>
                <w:szCs w:val="24"/>
                <w:lang w:eastAsia="ru-RU"/>
                <w:rPrChange w:id="365" w:author="N F" w:date="2023-12-05T03:08:00Z">
                  <w:rPr>
                    <w:rFonts w:asciiTheme="minorHAnsi" w:eastAsiaTheme="minorEastAsia" w:hAnsiTheme="minorHAnsi"/>
                    <w:noProof/>
                    <w:sz w:val="22"/>
                    <w:szCs w:val="22"/>
                    <w:lang w:eastAsia="ru-RU"/>
                  </w:rPr>
                </w:rPrChange>
              </w:rPr>
              <w:t xml:space="preserve">. </w:t>
            </w:r>
          </w:ins>
          <w:del w:id="366" w:author="N F" w:date="2023-08-03T17:40:00Z">
            <w:r w:rsidRPr="00EE3B99" w:rsidDel="00261309">
              <w:rPr>
                <w:rFonts w:eastAsiaTheme="minorEastAsia"/>
                <w:noProof/>
                <w:sz w:val="24"/>
                <w:szCs w:val="24"/>
                <w:lang w:eastAsia="ru-RU"/>
                <w:rPrChange w:id="367" w:author="N F" w:date="2023-12-05T03:08:00Z">
                  <w:rPr>
                    <w:rFonts w:asciiTheme="minorHAnsi" w:eastAsiaTheme="minorEastAsia" w:hAnsiTheme="minorHAnsi"/>
                    <w:noProof/>
                    <w:sz w:val="22"/>
                    <w:szCs w:val="22"/>
                    <w:lang w:eastAsia="ru-RU"/>
                  </w:rPr>
                </w:rPrChange>
              </w:rPr>
              <w:tab/>
            </w:r>
          </w:del>
          <w:r w:rsidRPr="00EE3B99">
            <w:rPr>
              <w:noProof/>
              <w:sz w:val="24"/>
              <w:szCs w:val="24"/>
            </w:rPr>
            <w:t>Влияние на пренатальное и постнатальное развитие</w:t>
          </w:r>
          <w:r w:rsidRPr="00EE3B99">
            <w:rPr>
              <w:noProof/>
              <w:sz w:val="24"/>
              <w:szCs w:val="24"/>
            </w:rPr>
            <w:tab/>
          </w:r>
          <w:r w:rsidRPr="00EE3B99">
            <w:rPr>
              <w:noProof/>
              <w:sz w:val="24"/>
              <w:szCs w:val="24"/>
            </w:rPr>
            <w:fldChar w:fldCharType="begin"/>
          </w:r>
          <w:r w:rsidRPr="00EE3B99">
            <w:rPr>
              <w:noProof/>
              <w:sz w:val="24"/>
              <w:szCs w:val="24"/>
              <w:rPrChange w:id="368" w:author="N F" w:date="2023-12-05T03:08:00Z">
                <w:rPr>
                  <w:rFonts w:cs="Times New Roman"/>
                  <w:noProof/>
                </w:rPr>
              </w:rPrChange>
            </w:rPr>
            <w:instrText xml:space="preserve"> PAGEREF _Toc115733029 \h </w:instrText>
          </w:r>
          <w:r w:rsidRPr="00EE3B99">
            <w:rPr>
              <w:noProof/>
              <w:sz w:val="24"/>
              <w:szCs w:val="24"/>
            </w:rPr>
          </w:r>
          <w:r w:rsidRPr="00EE3B99">
            <w:rPr>
              <w:noProof/>
              <w:sz w:val="24"/>
              <w:szCs w:val="24"/>
            </w:rPr>
            <w:fldChar w:fldCharType="separate"/>
          </w:r>
          <w:r w:rsidRPr="00EE3B99">
            <w:rPr>
              <w:noProof/>
              <w:sz w:val="24"/>
              <w:szCs w:val="24"/>
            </w:rPr>
            <w:t>40</w:t>
          </w:r>
          <w:r w:rsidRPr="00EE3B99">
            <w:rPr>
              <w:noProof/>
              <w:sz w:val="24"/>
              <w:szCs w:val="24"/>
            </w:rPr>
            <w:fldChar w:fldCharType="end"/>
          </w:r>
        </w:p>
        <w:p w14:paraId="65F44946" w14:textId="3662A2C5" w:rsidR="004C4CE2" w:rsidRPr="00EE3B99" w:rsidRDefault="004C4CE2" w:rsidP="00CB19FC">
          <w:pPr>
            <w:pStyle w:val="41"/>
            <w:rPr>
              <w:rFonts w:eastAsiaTheme="minorEastAsia"/>
              <w:noProof/>
              <w:sz w:val="24"/>
              <w:szCs w:val="24"/>
              <w:lang w:eastAsia="ru-RU"/>
              <w:rPrChange w:id="369" w:author="N F" w:date="2023-12-05T03:08:00Z">
                <w:rPr>
                  <w:rFonts w:asciiTheme="minorHAnsi" w:eastAsiaTheme="minorEastAsia" w:hAnsiTheme="minorHAnsi"/>
                  <w:noProof/>
                  <w:sz w:val="22"/>
                  <w:szCs w:val="22"/>
                  <w:lang w:eastAsia="ru-RU"/>
                </w:rPr>
              </w:rPrChange>
            </w:rPr>
          </w:pPr>
          <w:r w:rsidRPr="00EE3B99">
            <w:rPr>
              <w:noProof/>
              <w:sz w:val="24"/>
              <w:szCs w:val="24"/>
            </w:rPr>
            <w:t>3.3.5.4</w:t>
          </w:r>
          <w:ins w:id="370" w:author="N F" w:date="2023-08-03T17:40:00Z">
            <w:r w:rsidR="00261309" w:rsidRPr="00EE3B99">
              <w:rPr>
                <w:rFonts w:eastAsiaTheme="minorEastAsia"/>
                <w:noProof/>
                <w:sz w:val="24"/>
                <w:szCs w:val="24"/>
                <w:lang w:eastAsia="ru-RU"/>
                <w:rPrChange w:id="371" w:author="N F" w:date="2023-12-05T03:08:00Z">
                  <w:rPr>
                    <w:rFonts w:asciiTheme="minorHAnsi" w:eastAsiaTheme="minorEastAsia" w:hAnsiTheme="minorHAnsi"/>
                    <w:noProof/>
                    <w:sz w:val="22"/>
                    <w:szCs w:val="22"/>
                    <w:lang w:eastAsia="ru-RU"/>
                  </w:rPr>
                </w:rPrChange>
              </w:rPr>
              <w:t>.</w:t>
            </w:r>
          </w:ins>
          <w:del w:id="372" w:author="N F" w:date="2023-08-03T17:40:00Z">
            <w:r w:rsidRPr="00EE3B99" w:rsidDel="00261309">
              <w:rPr>
                <w:rFonts w:eastAsiaTheme="minorEastAsia"/>
                <w:noProof/>
                <w:sz w:val="24"/>
                <w:szCs w:val="24"/>
                <w:lang w:eastAsia="ru-RU"/>
                <w:rPrChange w:id="373" w:author="N F" w:date="2023-12-05T03:08:00Z">
                  <w:rPr>
                    <w:rFonts w:asciiTheme="minorHAnsi" w:eastAsiaTheme="minorEastAsia" w:hAnsiTheme="minorHAnsi"/>
                    <w:noProof/>
                    <w:sz w:val="22"/>
                    <w:szCs w:val="22"/>
                    <w:lang w:eastAsia="ru-RU"/>
                  </w:rPr>
                </w:rPrChange>
              </w:rPr>
              <w:tab/>
            </w:r>
          </w:del>
          <w:r w:rsidRPr="00EE3B99">
            <w:rPr>
              <w:noProof/>
              <w:sz w:val="24"/>
              <w:szCs w:val="24"/>
            </w:rPr>
            <w:t>Ювенильная токсичность</w:t>
          </w:r>
          <w:r w:rsidRPr="00EE3B99">
            <w:rPr>
              <w:noProof/>
              <w:sz w:val="24"/>
              <w:szCs w:val="24"/>
            </w:rPr>
            <w:tab/>
          </w:r>
          <w:r w:rsidRPr="00EE3B99">
            <w:rPr>
              <w:noProof/>
              <w:sz w:val="24"/>
              <w:szCs w:val="24"/>
            </w:rPr>
            <w:fldChar w:fldCharType="begin"/>
          </w:r>
          <w:r w:rsidRPr="00EE3B99">
            <w:rPr>
              <w:noProof/>
              <w:sz w:val="24"/>
              <w:szCs w:val="24"/>
              <w:rPrChange w:id="374" w:author="N F" w:date="2023-12-05T03:08:00Z">
                <w:rPr>
                  <w:rFonts w:cs="Times New Roman"/>
                  <w:noProof/>
                </w:rPr>
              </w:rPrChange>
            </w:rPr>
            <w:instrText xml:space="preserve"> PAGEREF _Toc115733030 \h </w:instrText>
          </w:r>
          <w:r w:rsidRPr="00EE3B99">
            <w:rPr>
              <w:noProof/>
              <w:sz w:val="24"/>
              <w:szCs w:val="24"/>
            </w:rPr>
          </w:r>
          <w:r w:rsidRPr="00EE3B99">
            <w:rPr>
              <w:noProof/>
              <w:sz w:val="24"/>
              <w:szCs w:val="24"/>
            </w:rPr>
            <w:fldChar w:fldCharType="separate"/>
          </w:r>
          <w:r w:rsidRPr="00EE3B99">
            <w:rPr>
              <w:noProof/>
              <w:sz w:val="24"/>
              <w:szCs w:val="24"/>
            </w:rPr>
            <w:t>40</w:t>
          </w:r>
          <w:r w:rsidRPr="00EE3B99">
            <w:rPr>
              <w:noProof/>
              <w:sz w:val="24"/>
              <w:szCs w:val="24"/>
            </w:rPr>
            <w:fldChar w:fldCharType="end"/>
          </w:r>
        </w:p>
        <w:p w14:paraId="67ABE688" w14:textId="299B0EED" w:rsidR="004C4CE2" w:rsidRPr="00EE3B99" w:rsidRDefault="004C4CE2" w:rsidP="00EE3B99">
          <w:pPr>
            <w:pStyle w:val="31"/>
            <w:rPr>
              <w:rFonts w:eastAsiaTheme="minorEastAsia"/>
              <w:noProof/>
              <w:sz w:val="24"/>
              <w:szCs w:val="24"/>
              <w:lang w:eastAsia="ru-RU"/>
              <w:rPrChange w:id="375" w:author="N F" w:date="2023-12-05T03:08:00Z">
                <w:rPr>
                  <w:rFonts w:asciiTheme="minorHAnsi" w:eastAsiaTheme="minorEastAsia" w:hAnsiTheme="minorHAnsi"/>
                  <w:noProof/>
                  <w:lang w:eastAsia="ru-RU"/>
                </w:rPr>
              </w:rPrChange>
            </w:rPr>
          </w:pPr>
          <w:r w:rsidRPr="00EE3B99">
            <w:rPr>
              <w:noProof/>
              <w:sz w:val="24"/>
              <w:szCs w:val="24"/>
            </w:rPr>
            <w:t>3.3.6</w:t>
          </w:r>
          <w:ins w:id="376" w:author="N F" w:date="2023-08-03T17:40:00Z">
            <w:r w:rsidR="00261309" w:rsidRPr="00EE3B99">
              <w:rPr>
                <w:rFonts w:eastAsiaTheme="minorEastAsia"/>
                <w:noProof/>
                <w:sz w:val="24"/>
                <w:szCs w:val="24"/>
                <w:lang w:eastAsia="ru-RU"/>
                <w:rPrChange w:id="377" w:author="N F" w:date="2023-12-05T03:08:00Z">
                  <w:rPr>
                    <w:rFonts w:asciiTheme="minorHAnsi" w:eastAsiaTheme="minorEastAsia" w:hAnsiTheme="minorHAnsi"/>
                    <w:noProof/>
                    <w:lang w:eastAsia="ru-RU"/>
                  </w:rPr>
                </w:rPrChange>
              </w:rPr>
              <w:t>.</w:t>
            </w:r>
          </w:ins>
          <w:ins w:id="378" w:author="N F" w:date="2023-08-03T17:41:00Z">
            <w:r w:rsidR="00261309" w:rsidRPr="00EE3B99">
              <w:rPr>
                <w:rFonts w:eastAsiaTheme="minorEastAsia"/>
                <w:noProof/>
                <w:sz w:val="24"/>
                <w:szCs w:val="24"/>
                <w:lang w:eastAsia="ru-RU"/>
                <w:rPrChange w:id="379" w:author="N F" w:date="2023-12-05T03:08:00Z">
                  <w:rPr>
                    <w:rFonts w:asciiTheme="minorHAnsi" w:eastAsiaTheme="minorEastAsia" w:hAnsiTheme="minorHAnsi"/>
                    <w:noProof/>
                    <w:lang w:eastAsia="ru-RU"/>
                  </w:rPr>
                </w:rPrChange>
              </w:rPr>
              <w:t xml:space="preserve"> </w:t>
            </w:r>
          </w:ins>
          <w:del w:id="380" w:author="N F" w:date="2023-08-03T17:40:00Z">
            <w:r w:rsidRPr="00EE3B99" w:rsidDel="00261309">
              <w:rPr>
                <w:rFonts w:eastAsiaTheme="minorEastAsia"/>
                <w:noProof/>
                <w:sz w:val="24"/>
                <w:szCs w:val="24"/>
                <w:lang w:eastAsia="ru-RU"/>
                <w:rPrChange w:id="381" w:author="N F" w:date="2023-12-05T03:08:00Z">
                  <w:rPr>
                    <w:rFonts w:asciiTheme="minorHAnsi" w:eastAsiaTheme="minorEastAsia" w:hAnsiTheme="minorHAnsi"/>
                    <w:noProof/>
                    <w:lang w:eastAsia="ru-RU"/>
                  </w:rPr>
                </w:rPrChange>
              </w:rPr>
              <w:tab/>
            </w:r>
          </w:del>
          <w:r w:rsidRPr="00EE3B99">
            <w:rPr>
              <w:noProof/>
              <w:sz w:val="24"/>
              <w:szCs w:val="24"/>
            </w:rPr>
            <w:t>Местная переносимость</w:t>
          </w:r>
          <w:r w:rsidRPr="00EE3B99">
            <w:rPr>
              <w:noProof/>
              <w:sz w:val="24"/>
              <w:szCs w:val="24"/>
            </w:rPr>
            <w:tab/>
          </w:r>
          <w:r w:rsidRPr="00EE3B99">
            <w:rPr>
              <w:noProof/>
              <w:sz w:val="24"/>
              <w:szCs w:val="24"/>
            </w:rPr>
            <w:fldChar w:fldCharType="begin"/>
          </w:r>
          <w:r w:rsidRPr="00EE3B99">
            <w:rPr>
              <w:noProof/>
              <w:sz w:val="24"/>
              <w:szCs w:val="24"/>
              <w:rPrChange w:id="382" w:author="N F" w:date="2023-12-05T03:08:00Z">
                <w:rPr>
                  <w:rFonts w:cs="Times New Roman"/>
                  <w:noProof/>
                </w:rPr>
              </w:rPrChange>
            </w:rPr>
            <w:instrText xml:space="preserve"> PAGEREF _Toc115733031 \h </w:instrText>
          </w:r>
          <w:r w:rsidRPr="00EE3B99">
            <w:rPr>
              <w:noProof/>
              <w:sz w:val="24"/>
              <w:szCs w:val="24"/>
            </w:rPr>
          </w:r>
          <w:r w:rsidRPr="00EE3B99">
            <w:rPr>
              <w:noProof/>
              <w:sz w:val="24"/>
              <w:szCs w:val="24"/>
            </w:rPr>
            <w:fldChar w:fldCharType="separate"/>
          </w:r>
          <w:r w:rsidRPr="00EE3B99">
            <w:rPr>
              <w:noProof/>
              <w:sz w:val="24"/>
              <w:szCs w:val="24"/>
            </w:rPr>
            <w:t>41</w:t>
          </w:r>
          <w:r w:rsidRPr="00EE3B99">
            <w:rPr>
              <w:noProof/>
              <w:sz w:val="24"/>
              <w:szCs w:val="24"/>
            </w:rPr>
            <w:fldChar w:fldCharType="end"/>
          </w:r>
        </w:p>
        <w:p w14:paraId="48B7E305" w14:textId="0A5AAEEE" w:rsidR="004C4CE2" w:rsidRPr="00EE3B99" w:rsidRDefault="004C4CE2" w:rsidP="00EE3B99">
          <w:pPr>
            <w:pStyle w:val="31"/>
            <w:rPr>
              <w:rFonts w:eastAsiaTheme="minorEastAsia"/>
              <w:noProof/>
              <w:sz w:val="24"/>
              <w:szCs w:val="24"/>
              <w:lang w:eastAsia="ru-RU"/>
              <w:rPrChange w:id="383" w:author="N F" w:date="2023-12-05T03:08:00Z">
                <w:rPr>
                  <w:rFonts w:asciiTheme="minorHAnsi" w:eastAsiaTheme="minorEastAsia" w:hAnsiTheme="minorHAnsi"/>
                  <w:noProof/>
                  <w:lang w:eastAsia="ru-RU"/>
                </w:rPr>
              </w:rPrChange>
            </w:rPr>
          </w:pPr>
          <w:r w:rsidRPr="00EE3B99">
            <w:rPr>
              <w:noProof/>
              <w:sz w:val="24"/>
              <w:szCs w:val="24"/>
            </w:rPr>
            <w:t>3.3.7</w:t>
          </w:r>
          <w:ins w:id="384" w:author="N F" w:date="2023-08-03T17:40:00Z">
            <w:r w:rsidR="00261309" w:rsidRPr="00EE3B99">
              <w:rPr>
                <w:rFonts w:eastAsiaTheme="minorEastAsia"/>
                <w:noProof/>
                <w:sz w:val="24"/>
                <w:szCs w:val="24"/>
                <w:lang w:eastAsia="ru-RU"/>
                <w:rPrChange w:id="385" w:author="N F" w:date="2023-12-05T03:08:00Z">
                  <w:rPr>
                    <w:rFonts w:asciiTheme="minorHAnsi" w:eastAsiaTheme="minorEastAsia" w:hAnsiTheme="minorHAnsi"/>
                    <w:noProof/>
                    <w:lang w:eastAsia="ru-RU"/>
                  </w:rPr>
                </w:rPrChange>
              </w:rPr>
              <w:t>.</w:t>
            </w:r>
          </w:ins>
          <w:ins w:id="386" w:author="N F" w:date="2023-08-03T17:41:00Z">
            <w:r w:rsidR="00261309" w:rsidRPr="00EE3B99">
              <w:rPr>
                <w:rFonts w:eastAsiaTheme="minorEastAsia"/>
                <w:noProof/>
                <w:sz w:val="24"/>
                <w:szCs w:val="24"/>
                <w:lang w:eastAsia="ru-RU"/>
                <w:rPrChange w:id="387" w:author="N F" w:date="2023-12-05T03:08:00Z">
                  <w:rPr>
                    <w:rFonts w:asciiTheme="minorHAnsi" w:eastAsiaTheme="minorEastAsia" w:hAnsiTheme="minorHAnsi"/>
                    <w:noProof/>
                    <w:lang w:eastAsia="ru-RU"/>
                  </w:rPr>
                </w:rPrChange>
              </w:rPr>
              <w:t xml:space="preserve"> </w:t>
            </w:r>
          </w:ins>
          <w:del w:id="388" w:author="N F" w:date="2023-08-03T17:40:00Z">
            <w:r w:rsidRPr="00EE3B99" w:rsidDel="00261309">
              <w:rPr>
                <w:rFonts w:eastAsiaTheme="minorEastAsia"/>
                <w:noProof/>
                <w:sz w:val="24"/>
                <w:szCs w:val="24"/>
                <w:lang w:eastAsia="ru-RU"/>
                <w:rPrChange w:id="389" w:author="N F" w:date="2023-12-05T03:08:00Z">
                  <w:rPr>
                    <w:rFonts w:asciiTheme="minorHAnsi" w:eastAsiaTheme="minorEastAsia" w:hAnsiTheme="minorHAnsi"/>
                    <w:noProof/>
                    <w:lang w:eastAsia="ru-RU"/>
                  </w:rPr>
                </w:rPrChange>
              </w:rPr>
              <w:tab/>
            </w:r>
          </w:del>
          <w:r w:rsidRPr="00EE3B99">
            <w:rPr>
              <w:noProof/>
              <w:sz w:val="24"/>
              <w:szCs w:val="24"/>
            </w:rPr>
            <w:t>Токсикокинетика</w:t>
          </w:r>
          <w:r w:rsidRPr="00EE3B99">
            <w:rPr>
              <w:noProof/>
              <w:sz w:val="24"/>
              <w:szCs w:val="24"/>
            </w:rPr>
            <w:tab/>
          </w:r>
          <w:r w:rsidRPr="00EE3B99">
            <w:rPr>
              <w:noProof/>
              <w:sz w:val="24"/>
              <w:szCs w:val="24"/>
            </w:rPr>
            <w:fldChar w:fldCharType="begin"/>
          </w:r>
          <w:r w:rsidRPr="00EE3B99">
            <w:rPr>
              <w:noProof/>
              <w:sz w:val="24"/>
              <w:szCs w:val="24"/>
              <w:rPrChange w:id="390" w:author="N F" w:date="2023-12-05T03:08:00Z">
                <w:rPr>
                  <w:rFonts w:cs="Times New Roman"/>
                  <w:noProof/>
                </w:rPr>
              </w:rPrChange>
            </w:rPr>
            <w:instrText xml:space="preserve"> PAGEREF _Toc115733032 \h </w:instrText>
          </w:r>
          <w:r w:rsidRPr="00EE3B99">
            <w:rPr>
              <w:noProof/>
              <w:sz w:val="24"/>
              <w:szCs w:val="24"/>
            </w:rPr>
          </w:r>
          <w:r w:rsidRPr="00EE3B99">
            <w:rPr>
              <w:noProof/>
              <w:sz w:val="24"/>
              <w:szCs w:val="24"/>
            </w:rPr>
            <w:fldChar w:fldCharType="separate"/>
          </w:r>
          <w:r w:rsidRPr="00EE3B99">
            <w:rPr>
              <w:noProof/>
              <w:sz w:val="24"/>
              <w:szCs w:val="24"/>
            </w:rPr>
            <w:t>41</w:t>
          </w:r>
          <w:r w:rsidRPr="00EE3B99">
            <w:rPr>
              <w:noProof/>
              <w:sz w:val="24"/>
              <w:szCs w:val="24"/>
            </w:rPr>
            <w:fldChar w:fldCharType="end"/>
          </w:r>
        </w:p>
        <w:p w14:paraId="518D1B12" w14:textId="2C21F02E" w:rsidR="004C4CE2" w:rsidRPr="00EE3B99" w:rsidRDefault="004C4CE2" w:rsidP="00EE3B99">
          <w:pPr>
            <w:pStyle w:val="31"/>
            <w:rPr>
              <w:rFonts w:eastAsiaTheme="minorEastAsia"/>
              <w:noProof/>
              <w:sz w:val="24"/>
              <w:szCs w:val="24"/>
              <w:lang w:eastAsia="ru-RU"/>
              <w:rPrChange w:id="391" w:author="N F" w:date="2023-12-05T03:08:00Z">
                <w:rPr>
                  <w:rFonts w:asciiTheme="minorHAnsi" w:eastAsiaTheme="minorEastAsia" w:hAnsiTheme="minorHAnsi"/>
                  <w:noProof/>
                  <w:lang w:eastAsia="ru-RU"/>
                </w:rPr>
              </w:rPrChange>
            </w:rPr>
          </w:pPr>
          <w:r w:rsidRPr="00EE3B99">
            <w:rPr>
              <w:noProof/>
              <w:sz w:val="24"/>
              <w:szCs w:val="24"/>
            </w:rPr>
            <w:t>3.3.8</w:t>
          </w:r>
          <w:ins w:id="392" w:author="N F" w:date="2023-08-03T17:41:00Z">
            <w:r w:rsidR="00261309" w:rsidRPr="00EE3B99">
              <w:rPr>
                <w:rFonts w:eastAsiaTheme="minorEastAsia"/>
                <w:noProof/>
                <w:sz w:val="24"/>
                <w:szCs w:val="24"/>
                <w:lang w:eastAsia="ru-RU"/>
                <w:rPrChange w:id="393" w:author="N F" w:date="2023-12-05T03:08:00Z">
                  <w:rPr>
                    <w:rFonts w:asciiTheme="minorHAnsi" w:eastAsiaTheme="minorEastAsia" w:hAnsiTheme="minorHAnsi"/>
                    <w:noProof/>
                    <w:lang w:eastAsia="ru-RU"/>
                  </w:rPr>
                </w:rPrChange>
              </w:rPr>
              <w:t xml:space="preserve">. </w:t>
            </w:r>
          </w:ins>
          <w:del w:id="394" w:author="N F" w:date="2023-08-03T17:40:00Z">
            <w:r w:rsidRPr="00EE3B99" w:rsidDel="00261309">
              <w:rPr>
                <w:rFonts w:eastAsiaTheme="minorEastAsia"/>
                <w:noProof/>
                <w:sz w:val="24"/>
                <w:szCs w:val="24"/>
                <w:lang w:eastAsia="ru-RU"/>
                <w:rPrChange w:id="395" w:author="N F" w:date="2023-12-05T03:08:00Z">
                  <w:rPr>
                    <w:rFonts w:asciiTheme="minorHAnsi" w:eastAsiaTheme="minorEastAsia" w:hAnsiTheme="minorHAnsi"/>
                    <w:noProof/>
                    <w:lang w:eastAsia="ru-RU"/>
                  </w:rPr>
                </w:rPrChange>
              </w:rPr>
              <w:tab/>
            </w:r>
          </w:del>
          <w:r w:rsidRPr="00EE3B99">
            <w:rPr>
              <w:noProof/>
              <w:sz w:val="24"/>
              <w:szCs w:val="24"/>
            </w:rPr>
            <w:t>Прочие исследования</w:t>
          </w:r>
          <w:r w:rsidRPr="00EE3B99">
            <w:rPr>
              <w:noProof/>
              <w:sz w:val="24"/>
              <w:szCs w:val="24"/>
            </w:rPr>
            <w:tab/>
          </w:r>
          <w:r w:rsidRPr="00EE3B99">
            <w:rPr>
              <w:noProof/>
              <w:sz w:val="24"/>
              <w:szCs w:val="24"/>
            </w:rPr>
            <w:fldChar w:fldCharType="begin"/>
          </w:r>
          <w:r w:rsidRPr="00EE3B99">
            <w:rPr>
              <w:noProof/>
              <w:sz w:val="24"/>
              <w:szCs w:val="24"/>
              <w:rPrChange w:id="396" w:author="N F" w:date="2023-12-05T03:08:00Z">
                <w:rPr>
                  <w:rFonts w:cs="Times New Roman"/>
                  <w:noProof/>
                </w:rPr>
              </w:rPrChange>
            </w:rPr>
            <w:instrText xml:space="preserve"> PAGEREF _Toc115733033 \h </w:instrText>
          </w:r>
          <w:r w:rsidRPr="00EE3B99">
            <w:rPr>
              <w:noProof/>
              <w:sz w:val="24"/>
              <w:szCs w:val="24"/>
            </w:rPr>
          </w:r>
          <w:r w:rsidRPr="00EE3B99">
            <w:rPr>
              <w:noProof/>
              <w:sz w:val="24"/>
              <w:szCs w:val="24"/>
            </w:rPr>
            <w:fldChar w:fldCharType="separate"/>
          </w:r>
          <w:r w:rsidRPr="00EE3B99">
            <w:rPr>
              <w:noProof/>
              <w:sz w:val="24"/>
              <w:szCs w:val="24"/>
            </w:rPr>
            <w:t>41</w:t>
          </w:r>
          <w:r w:rsidRPr="00EE3B99">
            <w:rPr>
              <w:noProof/>
              <w:sz w:val="24"/>
              <w:szCs w:val="24"/>
            </w:rPr>
            <w:fldChar w:fldCharType="end"/>
          </w:r>
        </w:p>
        <w:p w14:paraId="2D545CBA" w14:textId="31518D46" w:rsidR="004C4CE2" w:rsidRPr="00EE3B99" w:rsidRDefault="004C4CE2" w:rsidP="00CB19FC">
          <w:pPr>
            <w:pStyle w:val="41"/>
            <w:rPr>
              <w:rFonts w:eastAsiaTheme="minorEastAsia"/>
              <w:noProof/>
              <w:sz w:val="24"/>
              <w:szCs w:val="24"/>
              <w:lang w:eastAsia="ru-RU"/>
              <w:rPrChange w:id="397" w:author="N F" w:date="2023-12-05T03:08:00Z">
                <w:rPr>
                  <w:rFonts w:asciiTheme="minorHAnsi" w:eastAsiaTheme="minorEastAsia" w:hAnsiTheme="minorHAnsi"/>
                  <w:noProof/>
                  <w:sz w:val="22"/>
                  <w:szCs w:val="22"/>
                  <w:lang w:eastAsia="ru-RU"/>
                </w:rPr>
              </w:rPrChange>
            </w:rPr>
          </w:pPr>
          <w:r w:rsidRPr="00EE3B99">
            <w:rPr>
              <w:noProof/>
              <w:sz w:val="24"/>
              <w:szCs w:val="24"/>
            </w:rPr>
            <w:t>3.3.8.1</w:t>
          </w:r>
          <w:ins w:id="398" w:author="N F" w:date="2023-08-03T17:41:00Z">
            <w:r w:rsidR="00261309" w:rsidRPr="00EE3B99">
              <w:rPr>
                <w:rFonts w:eastAsiaTheme="minorEastAsia"/>
                <w:noProof/>
                <w:sz w:val="24"/>
                <w:szCs w:val="24"/>
                <w:lang w:eastAsia="ru-RU"/>
                <w:rPrChange w:id="399" w:author="N F" w:date="2023-12-05T03:08:00Z">
                  <w:rPr>
                    <w:rFonts w:asciiTheme="minorHAnsi" w:eastAsiaTheme="minorEastAsia" w:hAnsiTheme="minorHAnsi"/>
                    <w:noProof/>
                    <w:sz w:val="22"/>
                    <w:szCs w:val="22"/>
                    <w:lang w:eastAsia="ru-RU"/>
                  </w:rPr>
                </w:rPrChange>
              </w:rPr>
              <w:t>.</w:t>
            </w:r>
          </w:ins>
          <w:del w:id="400" w:author="N F" w:date="2023-08-03T17:41:00Z">
            <w:r w:rsidRPr="00EE3B99" w:rsidDel="00261309">
              <w:rPr>
                <w:rFonts w:eastAsiaTheme="minorEastAsia"/>
                <w:noProof/>
                <w:sz w:val="24"/>
                <w:szCs w:val="24"/>
                <w:lang w:eastAsia="ru-RU"/>
                <w:rPrChange w:id="401" w:author="N F" w:date="2023-12-05T03:08:00Z">
                  <w:rPr>
                    <w:rFonts w:asciiTheme="minorHAnsi" w:eastAsiaTheme="minorEastAsia" w:hAnsiTheme="minorHAnsi"/>
                    <w:noProof/>
                    <w:sz w:val="22"/>
                    <w:szCs w:val="22"/>
                    <w:lang w:eastAsia="ru-RU"/>
                  </w:rPr>
                </w:rPrChange>
              </w:rPr>
              <w:tab/>
            </w:r>
          </w:del>
          <w:r w:rsidRPr="00EE3B99">
            <w:rPr>
              <w:noProof/>
              <w:sz w:val="24"/>
              <w:szCs w:val="24"/>
            </w:rPr>
            <w:t>Фототоксичность</w:t>
          </w:r>
          <w:r w:rsidRPr="00EE3B99">
            <w:rPr>
              <w:noProof/>
              <w:sz w:val="24"/>
              <w:szCs w:val="24"/>
            </w:rPr>
            <w:tab/>
          </w:r>
          <w:r w:rsidRPr="00EE3B99">
            <w:rPr>
              <w:noProof/>
              <w:sz w:val="24"/>
              <w:szCs w:val="24"/>
            </w:rPr>
            <w:fldChar w:fldCharType="begin"/>
          </w:r>
          <w:r w:rsidRPr="00EE3B99">
            <w:rPr>
              <w:noProof/>
              <w:sz w:val="24"/>
              <w:szCs w:val="24"/>
              <w:rPrChange w:id="402" w:author="N F" w:date="2023-12-05T03:08:00Z">
                <w:rPr>
                  <w:rFonts w:cs="Times New Roman"/>
                  <w:noProof/>
                </w:rPr>
              </w:rPrChange>
            </w:rPr>
            <w:instrText xml:space="preserve"> PAGEREF _Toc115733034 \h </w:instrText>
          </w:r>
          <w:r w:rsidRPr="00EE3B99">
            <w:rPr>
              <w:noProof/>
              <w:sz w:val="24"/>
              <w:szCs w:val="24"/>
            </w:rPr>
          </w:r>
          <w:r w:rsidRPr="00EE3B99">
            <w:rPr>
              <w:noProof/>
              <w:sz w:val="24"/>
              <w:szCs w:val="24"/>
            </w:rPr>
            <w:fldChar w:fldCharType="separate"/>
          </w:r>
          <w:r w:rsidRPr="00EE3B99">
            <w:rPr>
              <w:noProof/>
              <w:sz w:val="24"/>
              <w:szCs w:val="24"/>
            </w:rPr>
            <w:t>41</w:t>
          </w:r>
          <w:r w:rsidRPr="00EE3B99">
            <w:rPr>
              <w:noProof/>
              <w:sz w:val="24"/>
              <w:szCs w:val="24"/>
            </w:rPr>
            <w:fldChar w:fldCharType="end"/>
          </w:r>
        </w:p>
        <w:p w14:paraId="18762796" w14:textId="2577AC58" w:rsidR="004C4CE2" w:rsidRPr="00EE3B99" w:rsidRDefault="004C4CE2" w:rsidP="00CB19FC">
          <w:pPr>
            <w:pStyle w:val="41"/>
            <w:rPr>
              <w:rFonts w:eastAsiaTheme="minorEastAsia"/>
              <w:noProof/>
              <w:sz w:val="24"/>
              <w:szCs w:val="24"/>
              <w:lang w:eastAsia="ru-RU"/>
              <w:rPrChange w:id="403" w:author="N F" w:date="2023-12-05T03:08:00Z">
                <w:rPr>
                  <w:rFonts w:asciiTheme="minorHAnsi" w:eastAsiaTheme="minorEastAsia" w:hAnsiTheme="minorHAnsi"/>
                  <w:noProof/>
                  <w:sz w:val="22"/>
                  <w:szCs w:val="22"/>
                  <w:lang w:eastAsia="ru-RU"/>
                </w:rPr>
              </w:rPrChange>
            </w:rPr>
          </w:pPr>
          <w:r w:rsidRPr="00EE3B99">
            <w:rPr>
              <w:noProof/>
              <w:sz w:val="24"/>
              <w:szCs w:val="24"/>
            </w:rPr>
            <w:t>3.3.8.2</w:t>
          </w:r>
          <w:ins w:id="404" w:author="N F" w:date="2023-08-03T17:41:00Z">
            <w:r w:rsidR="00261309" w:rsidRPr="00EE3B99">
              <w:rPr>
                <w:rFonts w:eastAsiaTheme="minorEastAsia"/>
                <w:noProof/>
                <w:sz w:val="24"/>
                <w:szCs w:val="24"/>
                <w:lang w:eastAsia="ru-RU"/>
                <w:rPrChange w:id="405" w:author="N F" w:date="2023-12-05T03:08:00Z">
                  <w:rPr>
                    <w:rFonts w:asciiTheme="minorHAnsi" w:eastAsiaTheme="minorEastAsia" w:hAnsiTheme="minorHAnsi"/>
                    <w:noProof/>
                    <w:sz w:val="22"/>
                    <w:szCs w:val="22"/>
                    <w:lang w:eastAsia="ru-RU"/>
                  </w:rPr>
                </w:rPrChange>
              </w:rPr>
              <w:t xml:space="preserve">. </w:t>
            </w:r>
          </w:ins>
          <w:del w:id="406" w:author="N F" w:date="2023-08-03T17:41:00Z">
            <w:r w:rsidRPr="00EE3B99" w:rsidDel="00261309">
              <w:rPr>
                <w:rFonts w:eastAsiaTheme="minorEastAsia"/>
                <w:noProof/>
                <w:sz w:val="24"/>
                <w:szCs w:val="24"/>
                <w:lang w:eastAsia="ru-RU"/>
                <w:rPrChange w:id="407" w:author="N F" w:date="2023-12-05T03:08:00Z">
                  <w:rPr>
                    <w:rFonts w:asciiTheme="minorHAnsi" w:eastAsiaTheme="minorEastAsia" w:hAnsiTheme="minorHAnsi"/>
                    <w:noProof/>
                    <w:sz w:val="22"/>
                    <w:szCs w:val="22"/>
                    <w:lang w:eastAsia="ru-RU"/>
                  </w:rPr>
                </w:rPrChange>
              </w:rPr>
              <w:tab/>
            </w:r>
          </w:del>
          <w:r w:rsidRPr="00EE3B99">
            <w:rPr>
              <w:noProof/>
              <w:sz w:val="24"/>
              <w:szCs w:val="24"/>
            </w:rPr>
            <w:t>Токсичность в отношении легких</w:t>
          </w:r>
          <w:r w:rsidRPr="00EE3B99">
            <w:rPr>
              <w:noProof/>
              <w:sz w:val="24"/>
              <w:szCs w:val="24"/>
            </w:rPr>
            <w:tab/>
          </w:r>
          <w:r w:rsidRPr="00EE3B99">
            <w:rPr>
              <w:noProof/>
              <w:sz w:val="24"/>
              <w:szCs w:val="24"/>
            </w:rPr>
            <w:fldChar w:fldCharType="begin"/>
          </w:r>
          <w:r w:rsidRPr="00EE3B99">
            <w:rPr>
              <w:noProof/>
              <w:sz w:val="24"/>
              <w:szCs w:val="24"/>
              <w:rPrChange w:id="408" w:author="N F" w:date="2023-12-05T03:08:00Z">
                <w:rPr>
                  <w:rFonts w:cs="Times New Roman"/>
                  <w:noProof/>
                </w:rPr>
              </w:rPrChange>
            </w:rPr>
            <w:instrText xml:space="preserve"> PAGEREF _Toc115733035 \h </w:instrText>
          </w:r>
          <w:r w:rsidRPr="00EE3B99">
            <w:rPr>
              <w:noProof/>
              <w:sz w:val="24"/>
              <w:szCs w:val="24"/>
            </w:rPr>
          </w:r>
          <w:r w:rsidRPr="00EE3B99">
            <w:rPr>
              <w:noProof/>
              <w:sz w:val="24"/>
              <w:szCs w:val="24"/>
            </w:rPr>
            <w:fldChar w:fldCharType="separate"/>
          </w:r>
          <w:r w:rsidRPr="00EE3B99">
            <w:rPr>
              <w:noProof/>
              <w:sz w:val="24"/>
              <w:szCs w:val="24"/>
            </w:rPr>
            <w:t>41</w:t>
          </w:r>
          <w:r w:rsidRPr="00EE3B99">
            <w:rPr>
              <w:noProof/>
              <w:sz w:val="24"/>
              <w:szCs w:val="24"/>
            </w:rPr>
            <w:fldChar w:fldCharType="end"/>
          </w:r>
        </w:p>
        <w:p w14:paraId="07D95B12" w14:textId="17859987" w:rsidR="004C4CE2" w:rsidRPr="00EE3B99" w:rsidRDefault="004C4CE2" w:rsidP="00CB19FC">
          <w:pPr>
            <w:pStyle w:val="41"/>
            <w:rPr>
              <w:rFonts w:eastAsiaTheme="minorEastAsia"/>
              <w:noProof/>
              <w:sz w:val="24"/>
              <w:szCs w:val="24"/>
              <w:lang w:eastAsia="ru-RU"/>
              <w:rPrChange w:id="409" w:author="N F" w:date="2023-12-05T03:08:00Z">
                <w:rPr>
                  <w:rFonts w:asciiTheme="minorHAnsi" w:eastAsiaTheme="minorEastAsia" w:hAnsiTheme="minorHAnsi"/>
                  <w:noProof/>
                  <w:sz w:val="22"/>
                  <w:szCs w:val="22"/>
                  <w:lang w:eastAsia="ru-RU"/>
                </w:rPr>
              </w:rPrChange>
            </w:rPr>
          </w:pPr>
          <w:r w:rsidRPr="00EE3B99">
            <w:rPr>
              <w:noProof/>
              <w:sz w:val="24"/>
              <w:szCs w:val="24"/>
            </w:rPr>
            <w:t>3.3.8.3</w:t>
          </w:r>
          <w:ins w:id="410" w:author="N F" w:date="2023-08-03T17:41:00Z">
            <w:r w:rsidR="00261309" w:rsidRPr="00EE3B99">
              <w:rPr>
                <w:rFonts w:eastAsiaTheme="minorEastAsia"/>
                <w:noProof/>
                <w:sz w:val="24"/>
                <w:szCs w:val="24"/>
                <w:lang w:eastAsia="ru-RU"/>
                <w:rPrChange w:id="411" w:author="N F" w:date="2023-12-05T03:08:00Z">
                  <w:rPr>
                    <w:rFonts w:asciiTheme="minorHAnsi" w:eastAsiaTheme="minorEastAsia" w:hAnsiTheme="minorHAnsi"/>
                    <w:noProof/>
                    <w:sz w:val="22"/>
                    <w:szCs w:val="22"/>
                    <w:lang w:eastAsia="ru-RU"/>
                  </w:rPr>
                </w:rPrChange>
              </w:rPr>
              <w:t xml:space="preserve">. </w:t>
            </w:r>
          </w:ins>
          <w:del w:id="412" w:author="N F" w:date="2023-08-03T17:41:00Z">
            <w:r w:rsidRPr="00EE3B99" w:rsidDel="00261309">
              <w:rPr>
                <w:rFonts w:eastAsiaTheme="minorEastAsia"/>
                <w:noProof/>
                <w:sz w:val="24"/>
                <w:szCs w:val="24"/>
                <w:lang w:eastAsia="ru-RU"/>
                <w:rPrChange w:id="413" w:author="N F" w:date="2023-12-05T03:08:00Z">
                  <w:rPr>
                    <w:rFonts w:asciiTheme="minorHAnsi" w:eastAsiaTheme="minorEastAsia" w:hAnsiTheme="minorHAnsi"/>
                    <w:noProof/>
                    <w:sz w:val="22"/>
                    <w:szCs w:val="22"/>
                    <w:lang w:eastAsia="ru-RU"/>
                  </w:rPr>
                </w:rPrChange>
              </w:rPr>
              <w:tab/>
            </w:r>
          </w:del>
          <w:r w:rsidRPr="00EE3B99">
            <w:rPr>
              <w:noProof/>
              <w:sz w:val="24"/>
              <w:szCs w:val="24"/>
            </w:rPr>
            <w:t>Иммунотоксичность</w:t>
          </w:r>
          <w:r w:rsidRPr="00EE3B99">
            <w:rPr>
              <w:noProof/>
              <w:sz w:val="24"/>
              <w:szCs w:val="24"/>
            </w:rPr>
            <w:tab/>
          </w:r>
          <w:r w:rsidRPr="00EE3B99">
            <w:rPr>
              <w:noProof/>
              <w:sz w:val="24"/>
              <w:szCs w:val="24"/>
            </w:rPr>
            <w:fldChar w:fldCharType="begin"/>
          </w:r>
          <w:r w:rsidRPr="00EE3B99">
            <w:rPr>
              <w:noProof/>
              <w:sz w:val="24"/>
              <w:szCs w:val="24"/>
              <w:rPrChange w:id="414" w:author="N F" w:date="2023-12-05T03:08:00Z">
                <w:rPr>
                  <w:rFonts w:cs="Times New Roman"/>
                  <w:noProof/>
                </w:rPr>
              </w:rPrChange>
            </w:rPr>
            <w:instrText xml:space="preserve"> PAGEREF _Toc115733036 \h </w:instrText>
          </w:r>
          <w:r w:rsidRPr="00EE3B99">
            <w:rPr>
              <w:noProof/>
              <w:sz w:val="24"/>
              <w:szCs w:val="24"/>
            </w:rPr>
          </w:r>
          <w:r w:rsidRPr="00EE3B99">
            <w:rPr>
              <w:noProof/>
              <w:sz w:val="24"/>
              <w:szCs w:val="24"/>
            </w:rPr>
            <w:fldChar w:fldCharType="separate"/>
          </w:r>
          <w:r w:rsidRPr="00EE3B99">
            <w:rPr>
              <w:noProof/>
              <w:sz w:val="24"/>
              <w:szCs w:val="24"/>
            </w:rPr>
            <w:t>42</w:t>
          </w:r>
          <w:r w:rsidRPr="00EE3B99">
            <w:rPr>
              <w:noProof/>
              <w:sz w:val="24"/>
              <w:szCs w:val="24"/>
            </w:rPr>
            <w:fldChar w:fldCharType="end"/>
          </w:r>
        </w:p>
        <w:p w14:paraId="38877025" w14:textId="078D66BF" w:rsidR="004C4CE2" w:rsidRPr="00EE3B99" w:rsidRDefault="004C4CE2" w:rsidP="00CB19FC">
          <w:pPr>
            <w:pStyle w:val="41"/>
            <w:rPr>
              <w:rFonts w:eastAsiaTheme="minorEastAsia"/>
              <w:noProof/>
              <w:sz w:val="24"/>
              <w:szCs w:val="24"/>
              <w:lang w:eastAsia="ru-RU"/>
              <w:rPrChange w:id="415" w:author="N F" w:date="2023-12-05T03:08:00Z">
                <w:rPr>
                  <w:rFonts w:asciiTheme="minorHAnsi" w:eastAsiaTheme="minorEastAsia" w:hAnsiTheme="minorHAnsi"/>
                  <w:noProof/>
                  <w:sz w:val="22"/>
                  <w:szCs w:val="22"/>
                  <w:lang w:eastAsia="ru-RU"/>
                </w:rPr>
              </w:rPrChange>
            </w:rPr>
          </w:pPr>
          <w:r w:rsidRPr="00EE3B99">
            <w:rPr>
              <w:noProof/>
              <w:sz w:val="24"/>
              <w:szCs w:val="24"/>
            </w:rPr>
            <w:t>3.3.8.4</w:t>
          </w:r>
          <w:ins w:id="416" w:author="N F" w:date="2023-08-03T17:41:00Z">
            <w:r w:rsidR="00261309" w:rsidRPr="00EE3B99">
              <w:rPr>
                <w:rFonts w:eastAsiaTheme="minorEastAsia"/>
                <w:noProof/>
                <w:sz w:val="24"/>
                <w:szCs w:val="24"/>
                <w:lang w:eastAsia="ru-RU"/>
                <w:rPrChange w:id="417" w:author="N F" w:date="2023-12-05T03:08:00Z">
                  <w:rPr>
                    <w:rFonts w:asciiTheme="minorHAnsi" w:eastAsiaTheme="minorEastAsia" w:hAnsiTheme="minorHAnsi"/>
                    <w:noProof/>
                    <w:sz w:val="22"/>
                    <w:szCs w:val="22"/>
                    <w:lang w:eastAsia="ru-RU"/>
                  </w:rPr>
                </w:rPrChange>
              </w:rPr>
              <w:t xml:space="preserve">. </w:t>
            </w:r>
          </w:ins>
          <w:del w:id="418" w:author="N F" w:date="2023-08-03T17:41:00Z">
            <w:r w:rsidRPr="00EE3B99" w:rsidDel="00261309">
              <w:rPr>
                <w:rFonts w:eastAsiaTheme="minorEastAsia"/>
                <w:noProof/>
                <w:sz w:val="24"/>
                <w:szCs w:val="24"/>
                <w:lang w:eastAsia="ru-RU"/>
                <w:rPrChange w:id="419" w:author="N F" w:date="2023-12-05T03:08:00Z">
                  <w:rPr>
                    <w:rFonts w:asciiTheme="minorHAnsi" w:eastAsiaTheme="minorEastAsia" w:hAnsiTheme="minorHAnsi"/>
                    <w:noProof/>
                    <w:sz w:val="22"/>
                    <w:szCs w:val="22"/>
                    <w:lang w:eastAsia="ru-RU"/>
                  </w:rPr>
                </w:rPrChange>
              </w:rPr>
              <w:tab/>
            </w:r>
          </w:del>
          <w:r w:rsidRPr="00EE3B99">
            <w:rPr>
              <w:noProof/>
              <w:sz w:val="24"/>
              <w:szCs w:val="24"/>
            </w:rPr>
            <w:t>Токсичность метаболитов</w:t>
          </w:r>
          <w:r w:rsidRPr="00EE3B99">
            <w:rPr>
              <w:noProof/>
              <w:sz w:val="24"/>
              <w:szCs w:val="24"/>
            </w:rPr>
            <w:tab/>
          </w:r>
          <w:r w:rsidRPr="00EE3B99">
            <w:rPr>
              <w:noProof/>
              <w:sz w:val="24"/>
              <w:szCs w:val="24"/>
            </w:rPr>
            <w:fldChar w:fldCharType="begin"/>
          </w:r>
          <w:r w:rsidRPr="00EE3B99">
            <w:rPr>
              <w:noProof/>
              <w:sz w:val="24"/>
              <w:szCs w:val="24"/>
              <w:rPrChange w:id="420" w:author="N F" w:date="2023-12-05T03:08:00Z">
                <w:rPr>
                  <w:rFonts w:cs="Times New Roman"/>
                  <w:noProof/>
                </w:rPr>
              </w:rPrChange>
            </w:rPr>
            <w:instrText xml:space="preserve"> PAGEREF _Toc115733037 \h </w:instrText>
          </w:r>
          <w:r w:rsidRPr="00EE3B99">
            <w:rPr>
              <w:noProof/>
              <w:sz w:val="24"/>
              <w:szCs w:val="24"/>
            </w:rPr>
          </w:r>
          <w:r w:rsidRPr="00EE3B99">
            <w:rPr>
              <w:noProof/>
              <w:sz w:val="24"/>
              <w:szCs w:val="24"/>
            </w:rPr>
            <w:fldChar w:fldCharType="separate"/>
          </w:r>
          <w:r w:rsidRPr="00EE3B99">
            <w:rPr>
              <w:noProof/>
              <w:sz w:val="24"/>
              <w:szCs w:val="24"/>
            </w:rPr>
            <w:t>42</w:t>
          </w:r>
          <w:r w:rsidRPr="00EE3B99">
            <w:rPr>
              <w:noProof/>
              <w:sz w:val="24"/>
              <w:szCs w:val="24"/>
            </w:rPr>
            <w:fldChar w:fldCharType="end"/>
          </w:r>
        </w:p>
        <w:p w14:paraId="3EE61488" w14:textId="7B1EF7BB" w:rsidR="004C4CE2" w:rsidRPr="00EE3B99" w:rsidRDefault="004C4CE2" w:rsidP="00CB19FC">
          <w:pPr>
            <w:pStyle w:val="41"/>
            <w:rPr>
              <w:rFonts w:eastAsiaTheme="minorEastAsia"/>
              <w:noProof/>
              <w:sz w:val="24"/>
              <w:szCs w:val="24"/>
              <w:lang w:eastAsia="ru-RU"/>
              <w:rPrChange w:id="421" w:author="N F" w:date="2023-12-05T03:08:00Z">
                <w:rPr>
                  <w:rFonts w:asciiTheme="minorHAnsi" w:eastAsiaTheme="minorEastAsia" w:hAnsiTheme="minorHAnsi"/>
                  <w:noProof/>
                  <w:sz w:val="22"/>
                  <w:szCs w:val="22"/>
                  <w:lang w:eastAsia="ru-RU"/>
                </w:rPr>
              </w:rPrChange>
            </w:rPr>
          </w:pPr>
          <w:r w:rsidRPr="00EE3B99">
            <w:rPr>
              <w:noProof/>
              <w:sz w:val="24"/>
              <w:szCs w:val="24"/>
            </w:rPr>
            <w:t>3.3.8.5</w:t>
          </w:r>
          <w:ins w:id="422" w:author="N F" w:date="2023-08-03T17:41:00Z">
            <w:r w:rsidR="00261309" w:rsidRPr="00EE3B99">
              <w:rPr>
                <w:rFonts w:eastAsiaTheme="minorEastAsia"/>
                <w:noProof/>
                <w:sz w:val="24"/>
                <w:szCs w:val="24"/>
                <w:lang w:eastAsia="ru-RU"/>
                <w:rPrChange w:id="423" w:author="N F" w:date="2023-12-05T03:08:00Z">
                  <w:rPr>
                    <w:rFonts w:asciiTheme="minorHAnsi" w:eastAsiaTheme="minorEastAsia" w:hAnsiTheme="minorHAnsi"/>
                    <w:noProof/>
                    <w:sz w:val="22"/>
                    <w:szCs w:val="22"/>
                    <w:lang w:eastAsia="ru-RU"/>
                  </w:rPr>
                </w:rPrChange>
              </w:rPr>
              <w:t xml:space="preserve">. </w:t>
            </w:r>
          </w:ins>
          <w:del w:id="424" w:author="N F" w:date="2023-08-03T17:41:00Z">
            <w:r w:rsidRPr="00EE3B99" w:rsidDel="00261309">
              <w:rPr>
                <w:rFonts w:eastAsiaTheme="minorEastAsia"/>
                <w:noProof/>
                <w:sz w:val="24"/>
                <w:szCs w:val="24"/>
                <w:lang w:eastAsia="ru-RU"/>
                <w:rPrChange w:id="425" w:author="N F" w:date="2023-12-05T03:08:00Z">
                  <w:rPr>
                    <w:rFonts w:asciiTheme="minorHAnsi" w:eastAsiaTheme="minorEastAsia" w:hAnsiTheme="minorHAnsi"/>
                    <w:noProof/>
                    <w:sz w:val="22"/>
                    <w:szCs w:val="22"/>
                    <w:lang w:eastAsia="ru-RU"/>
                  </w:rPr>
                </w:rPrChange>
              </w:rPr>
              <w:tab/>
            </w:r>
          </w:del>
          <w:r w:rsidRPr="00EE3B99">
            <w:rPr>
              <w:noProof/>
              <w:sz w:val="24"/>
              <w:szCs w:val="24"/>
            </w:rPr>
            <w:t>Токсичность примесей</w:t>
          </w:r>
          <w:r w:rsidRPr="00EE3B99">
            <w:rPr>
              <w:noProof/>
              <w:sz w:val="24"/>
              <w:szCs w:val="24"/>
            </w:rPr>
            <w:tab/>
          </w:r>
          <w:r w:rsidRPr="00EE3B99">
            <w:rPr>
              <w:noProof/>
              <w:sz w:val="24"/>
              <w:szCs w:val="24"/>
            </w:rPr>
            <w:fldChar w:fldCharType="begin"/>
          </w:r>
          <w:r w:rsidRPr="00EE3B99">
            <w:rPr>
              <w:noProof/>
              <w:sz w:val="24"/>
              <w:szCs w:val="24"/>
              <w:rPrChange w:id="426" w:author="N F" w:date="2023-12-05T03:08:00Z">
                <w:rPr>
                  <w:rFonts w:cs="Times New Roman"/>
                  <w:noProof/>
                </w:rPr>
              </w:rPrChange>
            </w:rPr>
            <w:instrText xml:space="preserve"> PAGEREF _Toc115733038 \h </w:instrText>
          </w:r>
          <w:r w:rsidRPr="00EE3B99">
            <w:rPr>
              <w:noProof/>
              <w:sz w:val="24"/>
              <w:szCs w:val="24"/>
            </w:rPr>
          </w:r>
          <w:r w:rsidRPr="00EE3B99">
            <w:rPr>
              <w:noProof/>
              <w:sz w:val="24"/>
              <w:szCs w:val="24"/>
            </w:rPr>
            <w:fldChar w:fldCharType="separate"/>
          </w:r>
          <w:r w:rsidRPr="00EE3B99">
            <w:rPr>
              <w:noProof/>
              <w:sz w:val="24"/>
              <w:szCs w:val="24"/>
            </w:rPr>
            <w:t>42</w:t>
          </w:r>
          <w:r w:rsidRPr="00EE3B99">
            <w:rPr>
              <w:noProof/>
              <w:sz w:val="24"/>
              <w:szCs w:val="24"/>
            </w:rPr>
            <w:fldChar w:fldCharType="end"/>
          </w:r>
        </w:p>
        <w:p w14:paraId="1BAE7E20" w14:textId="21C02C9B" w:rsidR="004C4CE2" w:rsidRPr="00EE3B99" w:rsidRDefault="004C4CE2" w:rsidP="00EE3B99">
          <w:pPr>
            <w:pStyle w:val="11"/>
            <w:rPr>
              <w:rFonts w:eastAsiaTheme="minorEastAsia"/>
              <w:lang w:eastAsia="ru-RU"/>
              <w:rPrChange w:id="427" w:author="N F" w:date="2023-12-05T03:08:00Z">
                <w:rPr>
                  <w:rFonts w:asciiTheme="minorHAnsi" w:eastAsiaTheme="minorEastAsia" w:hAnsiTheme="minorHAnsi"/>
                  <w:sz w:val="22"/>
                  <w:szCs w:val="22"/>
                  <w:lang w:eastAsia="ru-RU"/>
                </w:rPr>
              </w:rPrChange>
            </w:rPr>
          </w:pPr>
          <w:r w:rsidRPr="00EE3B99">
            <w:t>4</w:t>
          </w:r>
          <w:ins w:id="428" w:author="N F" w:date="2023-08-03T17:42:00Z">
            <w:r w:rsidR="00261309" w:rsidRPr="00EE3B99">
              <w:rPr>
                <w:rFonts w:eastAsiaTheme="minorEastAsia"/>
                <w:lang w:eastAsia="ru-RU"/>
                <w:rPrChange w:id="429" w:author="N F" w:date="2023-12-05T03:08:00Z">
                  <w:rPr>
                    <w:rFonts w:asciiTheme="minorHAnsi" w:eastAsiaTheme="minorEastAsia" w:hAnsiTheme="minorHAnsi"/>
                    <w:bCs w:val="0"/>
                    <w:sz w:val="22"/>
                    <w:szCs w:val="22"/>
                    <w:lang w:eastAsia="ru-RU"/>
                  </w:rPr>
                </w:rPrChange>
              </w:rPr>
              <w:t xml:space="preserve">. </w:t>
            </w:r>
          </w:ins>
          <w:del w:id="430" w:author="N F" w:date="2023-08-03T17:42:00Z">
            <w:r w:rsidRPr="00EE3B99" w:rsidDel="00261309">
              <w:rPr>
                <w:rFonts w:eastAsiaTheme="minorEastAsia"/>
                <w:lang w:eastAsia="ru-RU"/>
                <w:rPrChange w:id="431" w:author="N F" w:date="2023-12-05T03:08:00Z">
                  <w:rPr>
                    <w:rFonts w:asciiTheme="minorHAnsi" w:eastAsiaTheme="minorEastAsia" w:hAnsiTheme="minorHAnsi"/>
                    <w:sz w:val="22"/>
                    <w:szCs w:val="22"/>
                    <w:lang w:eastAsia="ru-RU"/>
                  </w:rPr>
                </w:rPrChange>
              </w:rPr>
              <w:tab/>
            </w:r>
          </w:del>
          <w:r w:rsidRPr="00EE3B99">
            <w:t>ДЕЙСТВИЕ У ЧЕЛОВЕКА</w:t>
          </w:r>
          <w:r w:rsidRPr="00EE3B99">
            <w:tab/>
          </w:r>
          <w:r w:rsidRPr="00B33B3A">
            <w:fldChar w:fldCharType="begin"/>
          </w:r>
          <w:r w:rsidRPr="00EE3B99">
            <w:instrText xml:space="preserve"> PAGEREF _Toc115733039 \h </w:instrText>
          </w:r>
          <w:r w:rsidRPr="00B33B3A">
            <w:fldChar w:fldCharType="separate"/>
          </w:r>
          <w:r w:rsidRPr="00EE3B99">
            <w:t>43</w:t>
          </w:r>
          <w:r w:rsidRPr="00B33B3A">
            <w:fldChar w:fldCharType="end"/>
          </w:r>
        </w:p>
        <w:p w14:paraId="10294780" w14:textId="60FB8581" w:rsidR="004C4CE2" w:rsidRPr="00EE3B99" w:rsidRDefault="004C4CE2" w:rsidP="00EE3B99">
          <w:pPr>
            <w:pStyle w:val="21"/>
            <w:spacing w:line="240" w:lineRule="auto"/>
            <w:rPr>
              <w:rFonts w:eastAsiaTheme="minorEastAsia"/>
              <w:szCs w:val="24"/>
              <w:lang w:eastAsia="ru-RU"/>
              <w:rPrChange w:id="432" w:author="N F" w:date="2023-12-05T03:08:00Z">
                <w:rPr>
                  <w:rFonts w:asciiTheme="minorHAnsi" w:eastAsiaTheme="minorEastAsia" w:hAnsiTheme="minorHAnsi"/>
                  <w:lang w:eastAsia="ru-RU"/>
                </w:rPr>
              </w:rPrChange>
            </w:rPr>
          </w:pPr>
          <w:r w:rsidRPr="00EE3B99">
            <w:rPr>
              <w:szCs w:val="24"/>
            </w:rPr>
            <w:t>4.1</w:t>
          </w:r>
          <w:ins w:id="433" w:author="N F" w:date="2023-08-03T17:42:00Z">
            <w:r w:rsidR="00261309" w:rsidRPr="00EE3B99">
              <w:rPr>
                <w:rFonts w:eastAsiaTheme="minorEastAsia"/>
                <w:szCs w:val="24"/>
                <w:lang w:eastAsia="ru-RU"/>
                <w:rPrChange w:id="434" w:author="N F" w:date="2023-12-05T03:08:00Z">
                  <w:rPr>
                    <w:rFonts w:asciiTheme="minorHAnsi" w:eastAsiaTheme="minorEastAsia" w:hAnsiTheme="minorHAnsi"/>
                    <w:lang w:eastAsia="ru-RU"/>
                  </w:rPr>
                </w:rPrChange>
              </w:rPr>
              <w:t xml:space="preserve">. </w:t>
            </w:r>
          </w:ins>
          <w:del w:id="435" w:author="N F" w:date="2023-08-03T17:42:00Z">
            <w:r w:rsidRPr="00EE3B99" w:rsidDel="00261309">
              <w:rPr>
                <w:rFonts w:eastAsiaTheme="minorEastAsia"/>
                <w:szCs w:val="24"/>
                <w:lang w:eastAsia="ru-RU"/>
                <w:rPrChange w:id="436" w:author="N F" w:date="2023-12-05T03:08:00Z">
                  <w:rPr>
                    <w:rFonts w:asciiTheme="minorHAnsi" w:eastAsiaTheme="minorEastAsia" w:hAnsiTheme="minorHAnsi"/>
                    <w:lang w:eastAsia="ru-RU"/>
                  </w:rPr>
                </w:rPrChange>
              </w:rPr>
              <w:tab/>
            </w:r>
          </w:del>
          <w:r w:rsidRPr="00EE3B99">
            <w:rPr>
              <w:szCs w:val="24"/>
            </w:rPr>
            <w:t>Фармакокинетика у человека</w:t>
          </w:r>
          <w:r w:rsidRPr="00EE3B99">
            <w:rPr>
              <w:szCs w:val="24"/>
            </w:rPr>
            <w:tab/>
          </w:r>
          <w:r w:rsidRPr="002E36A6">
            <w:rPr>
              <w:szCs w:val="24"/>
            </w:rPr>
            <w:fldChar w:fldCharType="begin"/>
          </w:r>
          <w:r w:rsidRPr="002E36A6">
            <w:rPr>
              <w:szCs w:val="24"/>
            </w:rPr>
            <w:instrText xml:space="preserve"> PAGEREF _Toc115733040 \h </w:instrText>
          </w:r>
          <w:r w:rsidRPr="002E36A6">
            <w:rPr>
              <w:szCs w:val="24"/>
            </w:rPr>
          </w:r>
          <w:r w:rsidRPr="002E36A6">
            <w:rPr>
              <w:szCs w:val="24"/>
            </w:rPr>
            <w:fldChar w:fldCharType="separate"/>
          </w:r>
          <w:r w:rsidRPr="002E36A6">
            <w:rPr>
              <w:szCs w:val="24"/>
            </w:rPr>
            <w:t>44</w:t>
          </w:r>
          <w:r w:rsidRPr="002E36A6">
            <w:rPr>
              <w:szCs w:val="24"/>
            </w:rPr>
            <w:fldChar w:fldCharType="end"/>
          </w:r>
        </w:p>
        <w:p w14:paraId="1AA8C3FB" w14:textId="7252AC0C" w:rsidR="004C4CE2" w:rsidRPr="00EE3B99" w:rsidRDefault="004C4CE2" w:rsidP="00EE3B99">
          <w:pPr>
            <w:pStyle w:val="31"/>
            <w:rPr>
              <w:rFonts w:eastAsiaTheme="minorEastAsia"/>
              <w:noProof/>
              <w:sz w:val="24"/>
              <w:szCs w:val="24"/>
              <w:lang w:eastAsia="ru-RU"/>
              <w:rPrChange w:id="437" w:author="N F" w:date="2023-12-05T03:08:00Z">
                <w:rPr>
                  <w:rFonts w:asciiTheme="minorHAnsi" w:eastAsiaTheme="minorEastAsia" w:hAnsiTheme="minorHAnsi"/>
                  <w:noProof/>
                  <w:lang w:eastAsia="ru-RU"/>
                </w:rPr>
              </w:rPrChange>
            </w:rPr>
          </w:pPr>
          <w:r w:rsidRPr="00EE3B99">
            <w:rPr>
              <w:noProof/>
              <w:sz w:val="24"/>
              <w:szCs w:val="24"/>
            </w:rPr>
            <w:t>4.1.1</w:t>
          </w:r>
          <w:ins w:id="438" w:author="N F" w:date="2023-08-03T17:42:00Z">
            <w:r w:rsidR="00261309" w:rsidRPr="00EE3B99">
              <w:rPr>
                <w:rFonts w:eastAsiaTheme="minorEastAsia"/>
                <w:noProof/>
                <w:sz w:val="24"/>
                <w:szCs w:val="24"/>
                <w:lang w:eastAsia="ru-RU"/>
                <w:rPrChange w:id="439" w:author="N F" w:date="2023-12-05T03:08:00Z">
                  <w:rPr>
                    <w:rFonts w:asciiTheme="minorHAnsi" w:eastAsiaTheme="minorEastAsia" w:hAnsiTheme="minorHAnsi"/>
                    <w:noProof/>
                    <w:lang w:eastAsia="ru-RU"/>
                  </w:rPr>
                </w:rPrChange>
              </w:rPr>
              <w:t xml:space="preserve">. </w:t>
            </w:r>
          </w:ins>
          <w:del w:id="440" w:author="N F" w:date="2023-08-03T17:42:00Z">
            <w:r w:rsidRPr="00EE3B99" w:rsidDel="00261309">
              <w:rPr>
                <w:rFonts w:eastAsiaTheme="minorEastAsia"/>
                <w:noProof/>
                <w:sz w:val="24"/>
                <w:szCs w:val="24"/>
                <w:lang w:eastAsia="ru-RU"/>
                <w:rPrChange w:id="441" w:author="N F" w:date="2023-12-05T03:08:00Z">
                  <w:rPr>
                    <w:rFonts w:asciiTheme="minorHAnsi" w:eastAsiaTheme="minorEastAsia" w:hAnsiTheme="minorHAnsi"/>
                    <w:noProof/>
                    <w:lang w:eastAsia="ru-RU"/>
                  </w:rPr>
                </w:rPrChange>
              </w:rPr>
              <w:tab/>
            </w:r>
          </w:del>
          <w:r w:rsidRPr="00EE3B99">
            <w:rPr>
              <w:noProof/>
              <w:sz w:val="24"/>
              <w:szCs w:val="24"/>
            </w:rPr>
            <w:t>Всасывание</w:t>
          </w:r>
          <w:r w:rsidRPr="00EE3B99">
            <w:rPr>
              <w:noProof/>
              <w:sz w:val="24"/>
              <w:szCs w:val="24"/>
            </w:rPr>
            <w:tab/>
          </w:r>
          <w:r w:rsidRPr="00EE3B99">
            <w:rPr>
              <w:noProof/>
              <w:sz w:val="24"/>
              <w:szCs w:val="24"/>
            </w:rPr>
            <w:fldChar w:fldCharType="begin"/>
          </w:r>
          <w:r w:rsidRPr="00EE3B99">
            <w:rPr>
              <w:noProof/>
              <w:sz w:val="24"/>
              <w:szCs w:val="24"/>
              <w:rPrChange w:id="442" w:author="N F" w:date="2023-12-05T03:08:00Z">
                <w:rPr>
                  <w:rFonts w:cs="Times New Roman"/>
                  <w:noProof/>
                </w:rPr>
              </w:rPrChange>
            </w:rPr>
            <w:instrText xml:space="preserve"> PAGEREF _Toc115733041 \h </w:instrText>
          </w:r>
          <w:r w:rsidRPr="00EE3B99">
            <w:rPr>
              <w:noProof/>
              <w:sz w:val="24"/>
              <w:szCs w:val="24"/>
            </w:rPr>
          </w:r>
          <w:r w:rsidRPr="00EE3B99">
            <w:rPr>
              <w:noProof/>
              <w:sz w:val="24"/>
              <w:szCs w:val="24"/>
            </w:rPr>
            <w:fldChar w:fldCharType="separate"/>
          </w:r>
          <w:r w:rsidRPr="00EE3B99">
            <w:rPr>
              <w:noProof/>
              <w:sz w:val="24"/>
              <w:szCs w:val="24"/>
            </w:rPr>
            <w:t>44</w:t>
          </w:r>
          <w:r w:rsidRPr="00EE3B99">
            <w:rPr>
              <w:noProof/>
              <w:sz w:val="24"/>
              <w:szCs w:val="24"/>
            </w:rPr>
            <w:fldChar w:fldCharType="end"/>
          </w:r>
        </w:p>
        <w:p w14:paraId="57733CCA" w14:textId="3D6F5982" w:rsidR="004C4CE2" w:rsidRPr="00EE3B99" w:rsidRDefault="004C4CE2" w:rsidP="00EE3B99">
          <w:pPr>
            <w:pStyle w:val="31"/>
            <w:rPr>
              <w:rFonts w:eastAsiaTheme="minorEastAsia"/>
              <w:noProof/>
              <w:sz w:val="24"/>
              <w:szCs w:val="24"/>
              <w:lang w:eastAsia="ru-RU"/>
              <w:rPrChange w:id="443" w:author="N F" w:date="2023-12-05T03:08:00Z">
                <w:rPr>
                  <w:rFonts w:asciiTheme="minorHAnsi" w:eastAsiaTheme="minorEastAsia" w:hAnsiTheme="minorHAnsi"/>
                  <w:noProof/>
                  <w:lang w:eastAsia="ru-RU"/>
                </w:rPr>
              </w:rPrChange>
            </w:rPr>
          </w:pPr>
          <w:r w:rsidRPr="00EE3B99">
            <w:rPr>
              <w:noProof/>
              <w:sz w:val="24"/>
              <w:szCs w:val="24"/>
            </w:rPr>
            <w:t>4.1.2</w:t>
          </w:r>
          <w:ins w:id="444" w:author="N F" w:date="2023-08-03T17:43:00Z">
            <w:r w:rsidR="00261309" w:rsidRPr="00EE3B99">
              <w:rPr>
                <w:rFonts w:eastAsiaTheme="minorEastAsia"/>
                <w:noProof/>
                <w:sz w:val="24"/>
                <w:szCs w:val="24"/>
                <w:lang w:eastAsia="ru-RU"/>
                <w:rPrChange w:id="445" w:author="N F" w:date="2023-12-05T03:08:00Z">
                  <w:rPr>
                    <w:rFonts w:asciiTheme="minorHAnsi" w:eastAsiaTheme="minorEastAsia" w:hAnsiTheme="minorHAnsi"/>
                    <w:noProof/>
                    <w:lang w:eastAsia="ru-RU"/>
                  </w:rPr>
                </w:rPrChange>
              </w:rPr>
              <w:t xml:space="preserve">. </w:t>
            </w:r>
          </w:ins>
          <w:del w:id="446" w:author="N F" w:date="2023-08-03T17:43:00Z">
            <w:r w:rsidRPr="00EE3B99" w:rsidDel="00261309">
              <w:rPr>
                <w:rFonts w:eastAsiaTheme="minorEastAsia"/>
                <w:noProof/>
                <w:sz w:val="24"/>
                <w:szCs w:val="24"/>
                <w:lang w:eastAsia="ru-RU"/>
                <w:rPrChange w:id="447" w:author="N F" w:date="2023-12-05T03:08:00Z">
                  <w:rPr>
                    <w:rFonts w:asciiTheme="minorHAnsi" w:eastAsiaTheme="minorEastAsia" w:hAnsiTheme="minorHAnsi"/>
                    <w:noProof/>
                    <w:lang w:eastAsia="ru-RU"/>
                  </w:rPr>
                </w:rPrChange>
              </w:rPr>
              <w:tab/>
            </w:r>
          </w:del>
          <w:r w:rsidRPr="00EE3B99">
            <w:rPr>
              <w:noProof/>
              <w:sz w:val="24"/>
              <w:szCs w:val="24"/>
            </w:rPr>
            <w:t>Распределение</w:t>
          </w:r>
          <w:r w:rsidRPr="00EE3B99">
            <w:rPr>
              <w:noProof/>
              <w:sz w:val="24"/>
              <w:szCs w:val="24"/>
            </w:rPr>
            <w:tab/>
          </w:r>
          <w:r w:rsidRPr="00EE3B99">
            <w:rPr>
              <w:noProof/>
              <w:sz w:val="24"/>
              <w:szCs w:val="24"/>
            </w:rPr>
            <w:fldChar w:fldCharType="begin"/>
          </w:r>
          <w:r w:rsidRPr="00EE3B99">
            <w:rPr>
              <w:noProof/>
              <w:sz w:val="24"/>
              <w:szCs w:val="24"/>
              <w:rPrChange w:id="448" w:author="N F" w:date="2023-12-05T03:08:00Z">
                <w:rPr>
                  <w:rFonts w:cs="Times New Roman"/>
                  <w:noProof/>
                </w:rPr>
              </w:rPrChange>
            </w:rPr>
            <w:instrText xml:space="preserve"> PAGEREF _Toc115733042 \h </w:instrText>
          </w:r>
          <w:r w:rsidRPr="00EE3B99">
            <w:rPr>
              <w:noProof/>
              <w:sz w:val="24"/>
              <w:szCs w:val="24"/>
            </w:rPr>
          </w:r>
          <w:r w:rsidRPr="00EE3B99">
            <w:rPr>
              <w:noProof/>
              <w:sz w:val="24"/>
              <w:szCs w:val="24"/>
            </w:rPr>
            <w:fldChar w:fldCharType="separate"/>
          </w:r>
          <w:r w:rsidRPr="00EE3B99">
            <w:rPr>
              <w:noProof/>
              <w:sz w:val="24"/>
              <w:szCs w:val="24"/>
            </w:rPr>
            <w:t>45</w:t>
          </w:r>
          <w:r w:rsidRPr="00EE3B99">
            <w:rPr>
              <w:noProof/>
              <w:sz w:val="24"/>
              <w:szCs w:val="24"/>
            </w:rPr>
            <w:fldChar w:fldCharType="end"/>
          </w:r>
        </w:p>
        <w:p w14:paraId="7AEFEB98" w14:textId="19C79365" w:rsidR="004C4CE2" w:rsidRPr="00EE3B99" w:rsidRDefault="004C4CE2" w:rsidP="00EE3B99">
          <w:pPr>
            <w:pStyle w:val="31"/>
            <w:rPr>
              <w:rFonts w:eastAsiaTheme="minorEastAsia"/>
              <w:noProof/>
              <w:sz w:val="24"/>
              <w:szCs w:val="24"/>
              <w:lang w:eastAsia="ru-RU"/>
              <w:rPrChange w:id="449" w:author="N F" w:date="2023-12-05T03:08:00Z">
                <w:rPr>
                  <w:rFonts w:asciiTheme="minorHAnsi" w:eastAsiaTheme="minorEastAsia" w:hAnsiTheme="minorHAnsi"/>
                  <w:noProof/>
                  <w:lang w:eastAsia="ru-RU"/>
                </w:rPr>
              </w:rPrChange>
            </w:rPr>
          </w:pPr>
          <w:r w:rsidRPr="00EE3B99">
            <w:rPr>
              <w:noProof/>
              <w:sz w:val="24"/>
              <w:szCs w:val="24"/>
            </w:rPr>
            <w:t>4.1.3</w:t>
          </w:r>
          <w:ins w:id="450" w:author="N F" w:date="2023-08-03T17:43:00Z">
            <w:r w:rsidR="00261309" w:rsidRPr="00EE3B99">
              <w:rPr>
                <w:rFonts w:eastAsiaTheme="minorEastAsia"/>
                <w:noProof/>
                <w:sz w:val="24"/>
                <w:szCs w:val="24"/>
                <w:lang w:eastAsia="ru-RU"/>
                <w:rPrChange w:id="451" w:author="N F" w:date="2023-12-05T03:08:00Z">
                  <w:rPr>
                    <w:rFonts w:asciiTheme="minorHAnsi" w:eastAsiaTheme="minorEastAsia" w:hAnsiTheme="minorHAnsi"/>
                    <w:noProof/>
                    <w:lang w:eastAsia="ru-RU"/>
                  </w:rPr>
                </w:rPrChange>
              </w:rPr>
              <w:t xml:space="preserve">. </w:t>
            </w:r>
          </w:ins>
          <w:del w:id="452" w:author="N F" w:date="2023-08-03T17:43:00Z">
            <w:r w:rsidRPr="00EE3B99" w:rsidDel="00261309">
              <w:rPr>
                <w:rFonts w:eastAsiaTheme="minorEastAsia"/>
                <w:noProof/>
                <w:sz w:val="24"/>
                <w:szCs w:val="24"/>
                <w:lang w:eastAsia="ru-RU"/>
                <w:rPrChange w:id="453" w:author="N F" w:date="2023-12-05T03:08:00Z">
                  <w:rPr>
                    <w:rFonts w:asciiTheme="minorHAnsi" w:eastAsiaTheme="minorEastAsia" w:hAnsiTheme="minorHAnsi"/>
                    <w:noProof/>
                    <w:lang w:eastAsia="ru-RU"/>
                  </w:rPr>
                </w:rPrChange>
              </w:rPr>
              <w:tab/>
            </w:r>
          </w:del>
          <w:r w:rsidRPr="00EE3B99">
            <w:rPr>
              <w:noProof/>
              <w:sz w:val="24"/>
              <w:szCs w:val="24"/>
            </w:rPr>
            <w:t>Метаболизм</w:t>
          </w:r>
          <w:r w:rsidRPr="00EE3B99">
            <w:rPr>
              <w:noProof/>
              <w:sz w:val="24"/>
              <w:szCs w:val="24"/>
            </w:rPr>
            <w:tab/>
          </w:r>
          <w:r w:rsidRPr="00EE3B99">
            <w:rPr>
              <w:noProof/>
              <w:sz w:val="24"/>
              <w:szCs w:val="24"/>
            </w:rPr>
            <w:fldChar w:fldCharType="begin"/>
          </w:r>
          <w:r w:rsidRPr="00EE3B99">
            <w:rPr>
              <w:noProof/>
              <w:sz w:val="24"/>
              <w:szCs w:val="24"/>
              <w:rPrChange w:id="454" w:author="N F" w:date="2023-12-05T03:08:00Z">
                <w:rPr>
                  <w:rFonts w:cs="Times New Roman"/>
                  <w:noProof/>
                </w:rPr>
              </w:rPrChange>
            </w:rPr>
            <w:instrText xml:space="preserve"> PAGEREF _Toc115733043 \h </w:instrText>
          </w:r>
          <w:r w:rsidRPr="00EE3B99">
            <w:rPr>
              <w:noProof/>
              <w:sz w:val="24"/>
              <w:szCs w:val="24"/>
            </w:rPr>
          </w:r>
          <w:r w:rsidRPr="00EE3B99">
            <w:rPr>
              <w:noProof/>
              <w:sz w:val="24"/>
              <w:szCs w:val="24"/>
            </w:rPr>
            <w:fldChar w:fldCharType="separate"/>
          </w:r>
          <w:r w:rsidRPr="00EE3B99">
            <w:rPr>
              <w:noProof/>
              <w:sz w:val="24"/>
              <w:szCs w:val="24"/>
            </w:rPr>
            <w:t>45</w:t>
          </w:r>
          <w:r w:rsidRPr="00EE3B99">
            <w:rPr>
              <w:noProof/>
              <w:sz w:val="24"/>
              <w:szCs w:val="24"/>
            </w:rPr>
            <w:fldChar w:fldCharType="end"/>
          </w:r>
        </w:p>
        <w:p w14:paraId="612E1ABB" w14:textId="37FA9A94" w:rsidR="004C4CE2" w:rsidRPr="00EE3B99" w:rsidRDefault="004C4CE2" w:rsidP="00EE3B99">
          <w:pPr>
            <w:pStyle w:val="31"/>
            <w:rPr>
              <w:rFonts w:eastAsiaTheme="minorEastAsia"/>
              <w:noProof/>
              <w:sz w:val="24"/>
              <w:szCs w:val="24"/>
              <w:lang w:eastAsia="ru-RU"/>
              <w:rPrChange w:id="455" w:author="N F" w:date="2023-12-05T03:08:00Z">
                <w:rPr>
                  <w:rFonts w:asciiTheme="minorHAnsi" w:eastAsiaTheme="minorEastAsia" w:hAnsiTheme="minorHAnsi"/>
                  <w:noProof/>
                  <w:lang w:eastAsia="ru-RU"/>
                </w:rPr>
              </w:rPrChange>
            </w:rPr>
          </w:pPr>
          <w:r w:rsidRPr="00EE3B99">
            <w:rPr>
              <w:noProof/>
              <w:sz w:val="24"/>
              <w:szCs w:val="24"/>
            </w:rPr>
            <w:t>4.1.4</w:t>
          </w:r>
          <w:ins w:id="456" w:author="N F" w:date="2023-08-03T17:43:00Z">
            <w:r w:rsidR="00261309" w:rsidRPr="00EE3B99">
              <w:rPr>
                <w:rFonts w:eastAsiaTheme="minorEastAsia"/>
                <w:noProof/>
                <w:sz w:val="24"/>
                <w:szCs w:val="24"/>
                <w:lang w:eastAsia="ru-RU"/>
                <w:rPrChange w:id="457" w:author="N F" w:date="2023-12-05T03:08:00Z">
                  <w:rPr>
                    <w:rFonts w:asciiTheme="minorHAnsi" w:eastAsiaTheme="minorEastAsia" w:hAnsiTheme="minorHAnsi"/>
                    <w:noProof/>
                    <w:lang w:eastAsia="ru-RU"/>
                  </w:rPr>
                </w:rPrChange>
              </w:rPr>
              <w:t xml:space="preserve">. </w:t>
            </w:r>
          </w:ins>
          <w:del w:id="458" w:author="N F" w:date="2023-08-03T17:43:00Z">
            <w:r w:rsidRPr="00EE3B99" w:rsidDel="00261309">
              <w:rPr>
                <w:rFonts w:eastAsiaTheme="minorEastAsia"/>
                <w:noProof/>
                <w:sz w:val="24"/>
                <w:szCs w:val="24"/>
                <w:lang w:eastAsia="ru-RU"/>
                <w:rPrChange w:id="459" w:author="N F" w:date="2023-12-05T03:08:00Z">
                  <w:rPr>
                    <w:rFonts w:asciiTheme="minorHAnsi" w:eastAsiaTheme="minorEastAsia" w:hAnsiTheme="minorHAnsi"/>
                    <w:noProof/>
                    <w:lang w:eastAsia="ru-RU"/>
                  </w:rPr>
                </w:rPrChange>
              </w:rPr>
              <w:tab/>
            </w:r>
          </w:del>
          <w:r w:rsidRPr="00EE3B99">
            <w:rPr>
              <w:noProof/>
              <w:sz w:val="24"/>
              <w:szCs w:val="24"/>
            </w:rPr>
            <w:t>Выведение</w:t>
          </w:r>
          <w:r w:rsidRPr="00EE3B99">
            <w:rPr>
              <w:noProof/>
              <w:sz w:val="24"/>
              <w:szCs w:val="24"/>
            </w:rPr>
            <w:tab/>
          </w:r>
          <w:r w:rsidRPr="00EE3B99">
            <w:rPr>
              <w:noProof/>
              <w:sz w:val="24"/>
              <w:szCs w:val="24"/>
            </w:rPr>
            <w:fldChar w:fldCharType="begin"/>
          </w:r>
          <w:r w:rsidRPr="00EE3B99">
            <w:rPr>
              <w:noProof/>
              <w:sz w:val="24"/>
              <w:szCs w:val="24"/>
              <w:rPrChange w:id="460" w:author="N F" w:date="2023-12-05T03:08:00Z">
                <w:rPr>
                  <w:rFonts w:cs="Times New Roman"/>
                  <w:noProof/>
                </w:rPr>
              </w:rPrChange>
            </w:rPr>
            <w:instrText xml:space="preserve"> PAGEREF _Toc115733044 \h </w:instrText>
          </w:r>
          <w:r w:rsidRPr="00EE3B99">
            <w:rPr>
              <w:noProof/>
              <w:sz w:val="24"/>
              <w:szCs w:val="24"/>
            </w:rPr>
          </w:r>
          <w:r w:rsidRPr="00EE3B99">
            <w:rPr>
              <w:noProof/>
              <w:sz w:val="24"/>
              <w:szCs w:val="24"/>
            </w:rPr>
            <w:fldChar w:fldCharType="separate"/>
          </w:r>
          <w:r w:rsidRPr="00EE3B99">
            <w:rPr>
              <w:noProof/>
              <w:sz w:val="24"/>
              <w:szCs w:val="24"/>
            </w:rPr>
            <w:t>46</w:t>
          </w:r>
          <w:r w:rsidRPr="00EE3B99">
            <w:rPr>
              <w:noProof/>
              <w:sz w:val="24"/>
              <w:szCs w:val="24"/>
            </w:rPr>
            <w:fldChar w:fldCharType="end"/>
          </w:r>
        </w:p>
        <w:p w14:paraId="40C46328" w14:textId="6B51313F" w:rsidR="004C4CE2" w:rsidRPr="00EE3B99" w:rsidRDefault="004C4CE2" w:rsidP="00EE3B99">
          <w:pPr>
            <w:pStyle w:val="31"/>
            <w:rPr>
              <w:rFonts w:eastAsiaTheme="minorEastAsia"/>
              <w:noProof/>
              <w:sz w:val="24"/>
              <w:szCs w:val="24"/>
              <w:lang w:eastAsia="ru-RU"/>
              <w:rPrChange w:id="461" w:author="N F" w:date="2023-12-05T03:08:00Z">
                <w:rPr>
                  <w:rFonts w:asciiTheme="minorHAnsi" w:eastAsiaTheme="minorEastAsia" w:hAnsiTheme="minorHAnsi"/>
                  <w:noProof/>
                  <w:lang w:eastAsia="ru-RU"/>
                </w:rPr>
              </w:rPrChange>
            </w:rPr>
          </w:pPr>
          <w:r w:rsidRPr="00EE3B99">
            <w:rPr>
              <w:noProof/>
              <w:sz w:val="24"/>
              <w:szCs w:val="24"/>
            </w:rPr>
            <w:t>4.1.5</w:t>
          </w:r>
          <w:ins w:id="462" w:author="N F" w:date="2023-08-03T17:43:00Z">
            <w:r w:rsidR="00261309" w:rsidRPr="00EE3B99">
              <w:rPr>
                <w:rFonts w:eastAsiaTheme="minorEastAsia"/>
                <w:noProof/>
                <w:sz w:val="24"/>
                <w:szCs w:val="24"/>
                <w:lang w:eastAsia="ru-RU"/>
                <w:rPrChange w:id="463" w:author="N F" w:date="2023-12-05T03:08:00Z">
                  <w:rPr>
                    <w:rFonts w:asciiTheme="minorHAnsi" w:eastAsiaTheme="minorEastAsia" w:hAnsiTheme="minorHAnsi"/>
                    <w:noProof/>
                    <w:lang w:eastAsia="ru-RU"/>
                  </w:rPr>
                </w:rPrChange>
              </w:rPr>
              <w:t xml:space="preserve">. </w:t>
            </w:r>
          </w:ins>
          <w:del w:id="464" w:author="N F" w:date="2023-08-03T17:43:00Z">
            <w:r w:rsidRPr="00EE3B99" w:rsidDel="00261309">
              <w:rPr>
                <w:rFonts w:eastAsiaTheme="minorEastAsia"/>
                <w:noProof/>
                <w:sz w:val="24"/>
                <w:szCs w:val="24"/>
                <w:lang w:eastAsia="ru-RU"/>
                <w:rPrChange w:id="465" w:author="N F" w:date="2023-12-05T03:08:00Z">
                  <w:rPr>
                    <w:rFonts w:asciiTheme="minorHAnsi" w:eastAsiaTheme="minorEastAsia" w:hAnsiTheme="minorHAnsi"/>
                    <w:noProof/>
                    <w:lang w:eastAsia="ru-RU"/>
                  </w:rPr>
                </w:rPrChange>
              </w:rPr>
              <w:tab/>
            </w:r>
          </w:del>
          <w:r w:rsidRPr="00EE3B99">
            <w:rPr>
              <w:noProof/>
              <w:sz w:val="24"/>
              <w:szCs w:val="24"/>
            </w:rPr>
            <w:t>Линейность фармакокинетики</w:t>
          </w:r>
          <w:r w:rsidRPr="00EE3B99">
            <w:rPr>
              <w:noProof/>
              <w:sz w:val="24"/>
              <w:szCs w:val="24"/>
            </w:rPr>
            <w:tab/>
          </w:r>
          <w:r w:rsidRPr="00EE3B99">
            <w:rPr>
              <w:noProof/>
              <w:sz w:val="24"/>
              <w:szCs w:val="24"/>
            </w:rPr>
            <w:fldChar w:fldCharType="begin"/>
          </w:r>
          <w:r w:rsidRPr="00EE3B99">
            <w:rPr>
              <w:noProof/>
              <w:sz w:val="24"/>
              <w:szCs w:val="24"/>
              <w:rPrChange w:id="466" w:author="N F" w:date="2023-12-05T03:08:00Z">
                <w:rPr>
                  <w:rFonts w:cs="Times New Roman"/>
                  <w:noProof/>
                </w:rPr>
              </w:rPrChange>
            </w:rPr>
            <w:instrText xml:space="preserve"> PAGEREF _Toc115733045 \h </w:instrText>
          </w:r>
          <w:r w:rsidRPr="00EE3B99">
            <w:rPr>
              <w:noProof/>
              <w:sz w:val="24"/>
              <w:szCs w:val="24"/>
            </w:rPr>
          </w:r>
          <w:r w:rsidRPr="00EE3B99">
            <w:rPr>
              <w:noProof/>
              <w:sz w:val="24"/>
              <w:szCs w:val="24"/>
            </w:rPr>
            <w:fldChar w:fldCharType="separate"/>
          </w:r>
          <w:r w:rsidRPr="00EE3B99">
            <w:rPr>
              <w:noProof/>
              <w:sz w:val="24"/>
              <w:szCs w:val="24"/>
            </w:rPr>
            <w:t>46</w:t>
          </w:r>
          <w:r w:rsidRPr="00EE3B99">
            <w:rPr>
              <w:noProof/>
              <w:sz w:val="24"/>
              <w:szCs w:val="24"/>
            </w:rPr>
            <w:fldChar w:fldCharType="end"/>
          </w:r>
        </w:p>
        <w:p w14:paraId="491CCC99" w14:textId="2F974B74" w:rsidR="004C4CE2" w:rsidRPr="00EE3B99" w:rsidRDefault="004C4CE2" w:rsidP="00EE3B99">
          <w:pPr>
            <w:pStyle w:val="31"/>
            <w:rPr>
              <w:rFonts w:eastAsiaTheme="minorEastAsia"/>
              <w:noProof/>
              <w:sz w:val="24"/>
              <w:szCs w:val="24"/>
              <w:lang w:eastAsia="ru-RU"/>
              <w:rPrChange w:id="467" w:author="N F" w:date="2023-12-05T03:08:00Z">
                <w:rPr>
                  <w:rFonts w:asciiTheme="minorHAnsi" w:eastAsiaTheme="minorEastAsia" w:hAnsiTheme="minorHAnsi"/>
                  <w:noProof/>
                  <w:lang w:eastAsia="ru-RU"/>
                </w:rPr>
              </w:rPrChange>
            </w:rPr>
          </w:pPr>
          <w:r w:rsidRPr="00EE3B99">
            <w:rPr>
              <w:noProof/>
              <w:sz w:val="24"/>
              <w:szCs w:val="24"/>
            </w:rPr>
            <w:t>4.1.6</w:t>
          </w:r>
          <w:ins w:id="468" w:author="N F" w:date="2023-08-03T17:43:00Z">
            <w:r w:rsidR="00261309" w:rsidRPr="00EE3B99">
              <w:rPr>
                <w:rFonts w:eastAsiaTheme="minorEastAsia"/>
                <w:noProof/>
                <w:sz w:val="24"/>
                <w:szCs w:val="24"/>
                <w:lang w:eastAsia="ru-RU"/>
                <w:rPrChange w:id="469" w:author="N F" w:date="2023-12-05T03:08:00Z">
                  <w:rPr>
                    <w:rFonts w:asciiTheme="minorHAnsi" w:eastAsiaTheme="minorEastAsia" w:hAnsiTheme="minorHAnsi"/>
                    <w:noProof/>
                    <w:lang w:eastAsia="ru-RU"/>
                  </w:rPr>
                </w:rPrChange>
              </w:rPr>
              <w:t xml:space="preserve">. </w:t>
            </w:r>
          </w:ins>
          <w:del w:id="470" w:author="N F" w:date="2023-08-03T17:43:00Z">
            <w:r w:rsidRPr="00EE3B99" w:rsidDel="00261309">
              <w:rPr>
                <w:rFonts w:eastAsiaTheme="minorEastAsia"/>
                <w:noProof/>
                <w:sz w:val="24"/>
                <w:szCs w:val="24"/>
                <w:lang w:eastAsia="ru-RU"/>
                <w:rPrChange w:id="471" w:author="N F" w:date="2023-12-05T03:08:00Z">
                  <w:rPr>
                    <w:rFonts w:asciiTheme="minorHAnsi" w:eastAsiaTheme="minorEastAsia" w:hAnsiTheme="minorHAnsi"/>
                    <w:noProof/>
                    <w:lang w:eastAsia="ru-RU"/>
                  </w:rPr>
                </w:rPrChange>
              </w:rPr>
              <w:tab/>
            </w:r>
          </w:del>
          <w:r w:rsidRPr="00EE3B99">
            <w:rPr>
              <w:noProof/>
              <w:sz w:val="24"/>
              <w:szCs w:val="24"/>
            </w:rPr>
            <w:t>Фармакокинетика у особых групп пациентов</w:t>
          </w:r>
          <w:r w:rsidRPr="00EE3B99">
            <w:rPr>
              <w:noProof/>
              <w:sz w:val="24"/>
              <w:szCs w:val="24"/>
            </w:rPr>
            <w:tab/>
          </w:r>
          <w:r w:rsidRPr="00EE3B99">
            <w:rPr>
              <w:noProof/>
              <w:sz w:val="24"/>
              <w:szCs w:val="24"/>
            </w:rPr>
            <w:fldChar w:fldCharType="begin"/>
          </w:r>
          <w:r w:rsidRPr="00EE3B99">
            <w:rPr>
              <w:noProof/>
              <w:sz w:val="24"/>
              <w:szCs w:val="24"/>
              <w:rPrChange w:id="472" w:author="N F" w:date="2023-12-05T03:08:00Z">
                <w:rPr>
                  <w:rFonts w:cs="Times New Roman"/>
                  <w:noProof/>
                </w:rPr>
              </w:rPrChange>
            </w:rPr>
            <w:instrText xml:space="preserve"> PAGEREF _Toc115733046 \h </w:instrText>
          </w:r>
          <w:r w:rsidRPr="00EE3B99">
            <w:rPr>
              <w:noProof/>
              <w:sz w:val="24"/>
              <w:szCs w:val="24"/>
            </w:rPr>
          </w:r>
          <w:r w:rsidRPr="00EE3B99">
            <w:rPr>
              <w:noProof/>
              <w:sz w:val="24"/>
              <w:szCs w:val="24"/>
            </w:rPr>
            <w:fldChar w:fldCharType="separate"/>
          </w:r>
          <w:r w:rsidRPr="00EE3B99">
            <w:rPr>
              <w:noProof/>
              <w:sz w:val="24"/>
              <w:szCs w:val="24"/>
            </w:rPr>
            <w:t>47</w:t>
          </w:r>
          <w:r w:rsidRPr="00EE3B99">
            <w:rPr>
              <w:noProof/>
              <w:sz w:val="24"/>
              <w:szCs w:val="24"/>
            </w:rPr>
            <w:fldChar w:fldCharType="end"/>
          </w:r>
        </w:p>
        <w:p w14:paraId="70E1E5F7" w14:textId="39297B25" w:rsidR="004C4CE2" w:rsidRPr="00EE3B99" w:rsidRDefault="004C4CE2" w:rsidP="00EE3B99">
          <w:pPr>
            <w:pStyle w:val="41"/>
            <w:rPr>
              <w:rFonts w:eastAsiaTheme="minorEastAsia"/>
              <w:noProof/>
              <w:sz w:val="24"/>
              <w:szCs w:val="24"/>
              <w:lang w:eastAsia="ru-RU"/>
              <w:rPrChange w:id="473" w:author="N F" w:date="2023-12-05T03:08:00Z">
                <w:rPr>
                  <w:rFonts w:asciiTheme="minorHAnsi" w:eastAsiaTheme="minorEastAsia" w:hAnsiTheme="minorHAnsi"/>
                  <w:noProof/>
                  <w:sz w:val="22"/>
                  <w:szCs w:val="22"/>
                  <w:lang w:eastAsia="ru-RU"/>
                </w:rPr>
              </w:rPrChange>
            </w:rPr>
          </w:pPr>
          <w:r w:rsidRPr="00EE3B99">
            <w:rPr>
              <w:noProof/>
              <w:sz w:val="24"/>
              <w:szCs w:val="24"/>
            </w:rPr>
            <w:t>4.1.6.1</w:t>
          </w:r>
          <w:ins w:id="474" w:author="N F" w:date="2023-08-03T17:43:00Z">
            <w:r w:rsidR="00261309" w:rsidRPr="00EE3B99">
              <w:rPr>
                <w:rFonts w:eastAsiaTheme="minorEastAsia"/>
                <w:noProof/>
                <w:sz w:val="24"/>
                <w:szCs w:val="24"/>
                <w:lang w:eastAsia="ru-RU"/>
                <w:rPrChange w:id="475" w:author="N F" w:date="2023-12-05T03:08:00Z">
                  <w:rPr>
                    <w:rFonts w:asciiTheme="minorHAnsi" w:eastAsiaTheme="minorEastAsia" w:hAnsiTheme="minorHAnsi"/>
                    <w:noProof/>
                    <w:sz w:val="22"/>
                    <w:szCs w:val="22"/>
                    <w:lang w:eastAsia="ru-RU"/>
                  </w:rPr>
                </w:rPrChange>
              </w:rPr>
              <w:t xml:space="preserve">. </w:t>
            </w:r>
          </w:ins>
          <w:del w:id="476" w:author="N F" w:date="2023-08-03T17:43:00Z">
            <w:r w:rsidRPr="00EE3B99" w:rsidDel="00261309">
              <w:rPr>
                <w:rFonts w:eastAsiaTheme="minorEastAsia"/>
                <w:noProof/>
                <w:sz w:val="24"/>
                <w:szCs w:val="24"/>
                <w:lang w:eastAsia="ru-RU"/>
                <w:rPrChange w:id="477" w:author="N F" w:date="2023-12-05T03:08:00Z">
                  <w:rPr>
                    <w:rFonts w:asciiTheme="minorHAnsi" w:eastAsiaTheme="minorEastAsia" w:hAnsiTheme="minorHAnsi"/>
                    <w:noProof/>
                    <w:sz w:val="22"/>
                    <w:szCs w:val="22"/>
                    <w:lang w:eastAsia="ru-RU"/>
                  </w:rPr>
                </w:rPrChange>
              </w:rPr>
              <w:tab/>
            </w:r>
          </w:del>
          <w:r w:rsidRPr="00EE3B99">
            <w:rPr>
              <w:noProof/>
              <w:sz w:val="24"/>
              <w:szCs w:val="24"/>
            </w:rPr>
            <w:t>Влияние возраста, массы тела, пола и расы</w:t>
          </w:r>
          <w:r w:rsidRPr="00EE3B99">
            <w:rPr>
              <w:noProof/>
              <w:sz w:val="24"/>
              <w:szCs w:val="24"/>
            </w:rPr>
            <w:tab/>
          </w:r>
          <w:r w:rsidRPr="00EE3B99">
            <w:rPr>
              <w:noProof/>
              <w:sz w:val="24"/>
              <w:szCs w:val="24"/>
            </w:rPr>
            <w:fldChar w:fldCharType="begin"/>
          </w:r>
          <w:r w:rsidRPr="00EE3B99">
            <w:rPr>
              <w:noProof/>
              <w:sz w:val="24"/>
              <w:szCs w:val="24"/>
              <w:rPrChange w:id="478" w:author="N F" w:date="2023-12-05T03:08:00Z">
                <w:rPr>
                  <w:rFonts w:cs="Times New Roman"/>
                  <w:noProof/>
                </w:rPr>
              </w:rPrChange>
            </w:rPr>
            <w:instrText xml:space="preserve"> PAGEREF _Toc115733047 \h </w:instrText>
          </w:r>
          <w:r w:rsidRPr="00EE3B99">
            <w:rPr>
              <w:noProof/>
              <w:sz w:val="24"/>
              <w:szCs w:val="24"/>
            </w:rPr>
          </w:r>
          <w:r w:rsidRPr="00EE3B99">
            <w:rPr>
              <w:noProof/>
              <w:sz w:val="24"/>
              <w:szCs w:val="24"/>
            </w:rPr>
            <w:fldChar w:fldCharType="separate"/>
          </w:r>
          <w:r w:rsidRPr="00EE3B99">
            <w:rPr>
              <w:noProof/>
              <w:sz w:val="24"/>
              <w:szCs w:val="24"/>
            </w:rPr>
            <w:t>47</w:t>
          </w:r>
          <w:r w:rsidRPr="00EE3B99">
            <w:rPr>
              <w:noProof/>
              <w:sz w:val="24"/>
              <w:szCs w:val="24"/>
            </w:rPr>
            <w:fldChar w:fldCharType="end"/>
          </w:r>
        </w:p>
        <w:p w14:paraId="25403383" w14:textId="7B920302" w:rsidR="004C4CE2" w:rsidRPr="00EE3B99" w:rsidRDefault="004C4CE2" w:rsidP="00EE3B99">
          <w:pPr>
            <w:pStyle w:val="41"/>
            <w:rPr>
              <w:rFonts w:eastAsiaTheme="minorEastAsia"/>
              <w:noProof/>
              <w:sz w:val="24"/>
              <w:szCs w:val="24"/>
              <w:lang w:eastAsia="ru-RU"/>
              <w:rPrChange w:id="479" w:author="N F" w:date="2023-12-05T03:08:00Z">
                <w:rPr>
                  <w:rFonts w:asciiTheme="minorHAnsi" w:eastAsiaTheme="minorEastAsia" w:hAnsiTheme="minorHAnsi"/>
                  <w:noProof/>
                  <w:sz w:val="22"/>
                  <w:szCs w:val="22"/>
                  <w:lang w:eastAsia="ru-RU"/>
                </w:rPr>
              </w:rPrChange>
            </w:rPr>
          </w:pPr>
          <w:r w:rsidRPr="00EE3B99">
            <w:rPr>
              <w:noProof/>
              <w:sz w:val="24"/>
              <w:szCs w:val="24"/>
            </w:rPr>
            <w:t>4.1.6.2</w:t>
          </w:r>
          <w:ins w:id="480" w:author="N F" w:date="2023-08-03T17:43:00Z">
            <w:r w:rsidR="00261309" w:rsidRPr="00EE3B99">
              <w:rPr>
                <w:rFonts w:eastAsiaTheme="minorEastAsia"/>
                <w:noProof/>
                <w:sz w:val="24"/>
                <w:szCs w:val="24"/>
                <w:lang w:eastAsia="ru-RU"/>
                <w:rPrChange w:id="481" w:author="N F" w:date="2023-12-05T03:08:00Z">
                  <w:rPr>
                    <w:rFonts w:asciiTheme="minorHAnsi" w:eastAsiaTheme="minorEastAsia" w:hAnsiTheme="minorHAnsi"/>
                    <w:noProof/>
                    <w:sz w:val="22"/>
                    <w:szCs w:val="22"/>
                    <w:lang w:eastAsia="ru-RU"/>
                  </w:rPr>
                </w:rPrChange>
              </w:rPr>
              <w:t xml:space="preserve">. </w:t>
            </w:r>
          </w:ins>
          <w:del w:id="482" w:author="N F" w:date="2023-08-03T17:43:00Z">
            <w:r w:rsidRPr="00EE3B99" w:rsidDel="00261309">
              <w:rPr>
                <w:rFonts w:eastAsiaTheme="minorEastAsia"/>
                <w:noProof/>
                <w:sz w:val="24"/>
                <w:szCs w:val="24"/>
                <w:lang w:eastAsia="ru-RU"/>
                <w:rPrChange w:id="483" w:author="N F" w:date="2023-12-05T03:08:00Z">
                  <w:rPr>
                    <w:rFonts w:asciiTheme="minorHAnsi" w:eastAsiaTheme="minorEastAsia" w:hAnsiTheme="minorHAnsi"/>
                    <w:noProof/>
                    <w:sz w:val="22"/>
                    <w:szCs w:val="22"/>
                    <w:lang w:eastAsia="ru-RU"/>
                  </w:rPr>
                </w:rPrChange>
              </w:rPr>
              <w:tab/>
            </w:r>
          </w:del>
          <w:r w:rsidRPr="00EE3B99">
            <w:rPr>
              <w:noProof/>
              <w:sz w:val="24"/>
              <w:szCs w:val="24"/>
            </w:rPr>
            <w:t>Почечная недостаточность</w:t>
          </w:r>
          <w:r w:rsidRPr="00EE3B99">
            <w:rPr>
              <w:noProof/>
              <w:sz w:val="24"/>
              <w:szCs w:val="24"/>
            </w:rPr>
            <w:tab/>
          </w:r>
          <w:r w:rsidRPr="00EE3B99">
            <w:rPr>
              <w:noProof/>
              <w:sz w:val="24"/>
              <w:szCs w:val="24"/>
            </w:rPr>
            <w:fldChar w:fldCharType="begin"/>
          </w:r>
          <w:r w:rsidRPr="00EE3B99">
            <w:rPr>
              <w:noProof/>
              <w:sz w:val="24"/>
              <w:szCs w:val="24"/>
              <w:rPrChange w:id="484" w:author="N F" w:date="2023-12-05T03:08:00Z">
                <w:rPr>
                  <w:rFonts w:cs="Times New Roman"/>
                  <w:noProof/>
                </w:rPr>
              </w:rPrChange>
            </w:rPr>
            <w:instrText xml:space="preserve"> PAGEREF _Toc115733048 \h </w:instrText>
          </w:r>
          <w:r w:rsidRPr="00EE3B99">
            <w:rPr>
              <w:noProof/>
              <w:sz w:val="24"/>
              <w:szCs w:val="24"/>
            </w:rPr>
          </w:r>
          <w:r w:rsidRPr="00EE3B99">
            <w:rPr>
              <w:noProof/>
              <w:sz w:val="24"/>
              <w:szCs w:val="24"/>
            </w:rPr>
            <w:fldChar w:fldCharType="separate"/>
          </w:r>
          <w:r w:rsidRPr="00EE3B99">
            <w:rPr>
              <w:noProof/>
              <w:sz w:val="24"/>
              <w:szCs w:val="24"/>
            </w:rPr>
            <w:t>47</w:t>
          </w:r>
          <w:r w:rsidRPr="00EE3B99">
            <w:rPr>
              <w:noProof/>
              <w:sz w:val="24"/>
              <w:szCs w:val="24"/>
            </w:rPr>
            <w:fldChar w:fldCharType="end"/>
          </w:r>
        </w:p>
        <w:p w14:paraId="2B04E8F4" w14:textId="557AC70A" w:rsidR="004C4CE2" w:rsidRPr="00EE3B99" w:rsidRDefault="004C4CE2" w:rsidP="00EE3B99">
          <w:pPr>
            <w:pStyle w:val="41"/>
            <w:rPr>
              <w:rFonts w:eastAsiaTheme="minorEastAsia"/>
              <w:noProof/>
              <w:sz w:val="24"/>
              <w:szCs w:val="24"/>
              <w:lang w:eastAsia="ru-RU"/>
              <w:rPrChange w:id="485" w:author="N F" w:date="2023-12-05T03:08:00Z">
                <w:rPr>
                  <w:rFonts w:asciiTheme="minorHAnsi" w:eastAsiaTheme="minorEastAsia" w:hAnsiTheme="minorHAnsi"/>
                  <w:noProof/>
                  <w:sz w:val="22"/>
                  <w:szCs w:val="22"/>
                  <w:lang w:eastAsia="ru-RU"/>
                </w:rPr>
              </w:rPrChange>
            </w:rPr>
          </w:pPr>
          <w:r w:rsidRPr="00EE3B99">
            <w:rPr>
              <w:noProof/>
              <w:sz w:val="24"/>
              <w:szCs w:val="24"/>
            </w:rPr>
            <w:t>4.1.6.3</w:t>
          </w:r>
          <w:ins w:id="486" w:author="N F" w:date="2023-08-03T17:43:00Z">
            <w:r w:rsidR="00261309" w:rsidRPr="00EE3B99">
              <w:rPr>
                <w:rFonts w:eastAsiaTheme="minorEastAsia"/>
                <w:noProof/>
                <w:sz w:val="24"/>
                <w:szCs w:val="24"/>
                <w:lang w:eastAsia="ru-RU"/>
                <w:rPrChange w:id="487" w:author="N F" w:date="2023-12-05T03:08:00Z">
                  <w:rPr>
                    <w:rFonts w:asciiTheme="minorHAnsi" w:eastAsiaTheme="minorEastAsia" w:hAnsiTheme="minorHAnsi"/>
                    <w:noProof/>
                    <w:sz w:val="22"/>
                    <w:szCs w:val="22"/>
                    <w:lang w:eastAsia="ru-RU"/>
                  </w:rPr>
                </w:rPrChange>
              </w:rPr>
              <w:t xml:space="preserve">. </w:t>
            </w:r>
          </w:ins>
          <w:del w:id="488" w:author="N F" w:date="2023-08-03T17:43:00Z">
            <w:r w:rsidRPr="00EE3B99" w:rsidDel="00261309">
              <w:rPr>
                <w:rFonts w:eastAsiaTheme="minorEastAsia"/>
                <w:noProof/>
                <w:sz w:val="24"/>
                <w:szCs w:val="24"/>
                <w:lang w:eastAsia="ru-RU"/>
                <w:rPrChange w:id="489" w:author="N F" w:date="2023-12-05T03:08:00Z">
                  <w:rPr>
                    <w:rFonts w:asciiTheme="minorHAnsi" w:eastAsiaTheme="minorEastAsia" w:hAnsiTheme="minorHAnsi"/>
                    <w:noProof/>
                    <w:sz w:val="22"/>
                    <w:szCs w:val="22"/>
                    <w:lang w:eastAsia="ru-RU"/>
                  </w:rPr>
                </w:rPrChange>
              </w:rPr>
              <w:tab/>
            </w:r>
          </w:del>
          <w:r w:rsidRPr="00EE3B99">
            <w:rPr>
              <w:noProof/>
              <w:sz w:val="24"/>
              <w:szCs w:val="24"/>
            </w:rPr>
            <w:t>Печеночная недостаточность</w:t>
          </w:r>
          <w:r w:rsidRPr="00EE3B99">
            <w:rPr>
              <w:noProof/>
              <w:sz w:val="24"/>
              <w:szCs w:val="24"/>
            </w:rPr>
            <w:tab/>
          </w:r>
          <w:r w:rsidRPr="00EE3B99">
            <w:rPr>
              <w:noProof/>
              <w:sz w:val="24"/>
              <w:szCs w:val="24"/>
            </w:rPr>
            <w:fldChar w:fldCharType="begin"/>
          </w:r>
          <w:r w:rsidRPr="00EE3B99">
            <w:rPr>
              <w:noProof/>
              <w:sz w:val="24"/>
              <w:szCs w:val="24"/>
              <w:rPrChange w:id="490" w:author="N F" w:date="2023-12-05T03:08:00Z">
                <w:rPr>
                  <w:rFonts w:cs="Times New Roman"/>
                  <w:noProof/>
                </w:rPr>
              </w:rPrChange>
            </w:rPr>
            <w:instrText xml:space="preserve"> PAGEREF _Toc115733049 \h </w:instrText>
          </w:r>
          <w:r w:rsidRPr="00EE3B99">
            <w:rPr>
              <w:noProof/>
              <w:sz w:val="24"/>
              <w:szCs w:val="24"/>
            </w:rPr>
          </w:r>
          <w:r w:rsidRPr="00EE3B99">
            <w:rPr>
              <w:noProof/>
              <w:sz w:val="24"/>
              <w:szCs w:val="24"/>
            </w:rPr>
            <w:fldChar w:fldCharType="separate"/>
          </w:r>
          <w:r w:rsidRPr="00EE3B99">
            <w:rPr>
              <w:noProof/>
              <w:sz w:val="24"/>
              <w:szCs w:val="24"/>
            </w:rPr>
            <w:t>47</w:t>
          </w:r>
          <w:r w:rsidRPr="00EE3B99">
            <w:rPr>
              <w:noProof/>
              <w:sz w:val="24"/>
              <w:szCs w:val="24"/>
            </w:rPr>
            <w:fldChar w:fldCharType="end"/>
          </w:r>
        </w:p>
        <w:p w14:paraId="7669B39A" w14:textId="33446FF5" w:rsidR="004C4CE2" w:rsidRPr="00EE3B99" w:rsidRDefault="004C4CE2" w:rsidP="00EE3B99">
          <w:pPr>
            <w:pStyle w:val="31"/>
            <w:rPr>
              <w:rFonts w:eastAsiaTheme="minorEastAsia"/>
              <w:noProof/>
              <w:sz w:val="24"/>
              <w:szCs w:val="24"/>
              <w:lang w:eastAsia="ru-RU"/>
              <w:rPrChange w:id="491" w:author="N F" w:date="2023-12-05T03:08:00Z">
                <w:rPr>
                  <w:rFonts w:asciiTheme="minorHAnsi" w:eastAsiaTheme="minorEastAsia" w:hAnsiTheme="minorHAnsi"/>
                  <w:noProof/>
                  <w:lang w:eastAsia="ru-RU"/>
                </w:rPr>
              </w:rPrChange>
            </w:rPr>
          </w:pPr>
          <w:r w:rsidRPr="00EE3B99">
            <w:rPr>
              <w:noProof/>
              <w:sz w:val="24"/>
              <w:szCs w:val="24"/>
            </w:rPr>
            <w:t>4.1.7</w:t>
          </w:r>
          <w:ins w:id="492" w:author="N F" w:date="2023-08-03T17:43:00Z">
            <w:r w:rsidR="00261309" w:rsidRPr="00EE3B99">
              <w:rPr>
                <w:rFonts w:eastAsiaTheme="minorEastAsia"/>
                <w:noProof/>
                <w:sz w:val="24"/>
                <w:szCs w:val="24"/>
                <w:lang w:eastAsia="ru-RU"/>
                <w:rPrChange w:id="493" w:author="N F" w:date="2023-12-05T03:08:00Z">
                  <w:rPr>
                    <w:rFonts w:asciiTheme="minorHAnsi" w:eastAsiaTheme="minorEastAsia" w:hAnsiTheme="minorHAnsi"/>
                    <w:noProof/>
                    <w:lang w:eastAsia="ru-RU"/>
                  </w:rPr>
                </w:rPrChange>
              </w:rPr>
              <w:t xml:space="preserve">. </w:t>
            </w:r>
          </w:ins>
          <w:del w:id="494" w:author="N F" w:date="2023-08-03T17:43:00Z">
            <w:r w:rsidRPr="00EE3B99" w:rsidDel="00261309">
              <w:rPr>
                <w:rFonts w:eastAsiaTheme="minorEastAsia"/>
                <w:noProof/>
                <w:sz w:val="24"/>
                <w:szCs w:val="24"/>
                <w:lang w:eastAsia="ru-RU"/>
                <w:rPrChange w:id="495" w:author="N F" w:date="2023-12-05T03:08:00Z">
                  <w:rPr>
                    <w:rFonts w:asciiTheme="minorHAnsi" w:eastAsiaTheme="minorEastAsia" w:hAnsiTheme="minorHAnsi"/>
                    <w:noProof/>
                    <w:lang w:eastAsia="ru-RU"/>
                  </w:rPr>
                </w:rPrChange>
              </w:rPr>
              <w:tab/>
            </w:r>
          </w:del>
          <w:r w:rsidRPr="00EE3B99">
            <w:rPr>
              <w:noProof/>
              <w:sz w:val="24"/>
              <w:szCs w:val="24"/>
            </w:rPr>
            <w:t>Фармакокинетические лекарственные взаимодействия</w:t>
          </w:r>
          <w:r w:rsidRPr="00EE3B99">
            <w:rPr>
              <w:noProof/>
              <w:sz w:val="24"/>
              <w:szCs w:val="24"/>
            </w:rPr>
            <w:tab/>
          </w:r>
          <w:r w:rsidRPr="00EE3B99">
            <w:rPr>
              <w:noProof/>
              <w:sz w:val="24"/>
              <w:szCs w:val="24"/>
            </w:rPr>
            <w:fldChar w:fldCharType="begin"/>
          </w:r>
          <w:r w:rsidRPr="00EE3B99">
            <w:rPr>
              <w:noProof/>
              <w:sz w:val="24"/>
              <w:szCs w:val="24"/>
              <w:rPrChange w:id="496" w:author="N F" w:date="2023-12-05T03:08:00Z">
                <w:rPr>
                  <w:rFonts w:cs="Times New Roman"/>
                  <w:noProof/>
                </w:rPr>
              </w:rPrChange>
            </w:rPr>
            <w:instrText xml:space="preserve"> PAGEREF _Toc115733050 \h </w:instrText>
          </w:r>
          <w:r w:rsidRPr="00EE3B99">
            <w:rPr>
              <w:noProof/>
              <w:sz w:val="24"/>
              <w:szCs w:val="24"/>
            </w:rPr>
          </w:r>
          <w:r w:rsidRPr="00EE3B99">
            <w:rPr>
              <w:noProof/>
              <w:sz w:val="24"/>
              <w:szCs w:val="24"/>
            </w:rPr>
            <w:fldChar w:fldCharType="separate"/>
          </w:r>
          <w:r w:rsidRPr="00EE3B99">
            <w:rPr>
              <w:noProof/>
              <w:sz w:val="24"/>
              <w:szCs w:val="24"/>
            </w:rPr>
            <w:t>48</w:t>
          </w:r>
          <w:r w:rsidRPr="00EE3B99">
            <w:rPr>
              <w:noProof/>
              <w:sz w:val="24"/>
              <w:szCs w:val="24"/>
            </w:rPr>
            <w:fldChar w:fldCharType="end"/>
          </w:r>
        </w:p>
        <w:p w14:paraId="501C086A" w14:textId="51D12942" w:rsidR="004C4CE2" w:rsidRPr="00EE3B99" w:rsidRDefault="004C4CE2" w:rsidP="00EE3B99">
          <w:pPr>
            <w:pStyle w:val="31"/>
            <w:rPr>
              <w:rFonts w:eastAsiaTheme="minorEastAsia"/>
              <w:noProof/>
              <w:sz w:val="24"/>
              <w:szCs w:val="24"/>
              <w:lang w:eastAsia="ru-RU"/>
              <w:rPrChange w:id="497" w:author="N F" w:date="2023-12-05T03:08:00Z">
                <w:rPr>
                  <w:rFonts w:asciiTheme="minorHAnsi" w:eastAsiaTheme="minorEastAsia" w:hAnsiTheme="minorHAnsi"/>
                  <w:noProof/>
                  <w:lang w:eastAsia="ru-RU"/>
                </w:rPr>
              </w:rPrChange>
            </w:rPr>
          </w:pPr>
          <w:r w:rsidRPr="00EE3B99">
            <w:rPr>
              <w:noProof/>
              <w:sz w:val="24"/>
              <w:szCs w:val="24"/>
            </w:rPr>
            <w:t>4.1.8</w:t>
          </w:r>
          <w:ins w:id="498" w:author="N F" w:date="2023-08-03T17:44:00Z">
            <w:r w:rsidR="00261309" w:rsidRPr="00EE3B99">
              <w:rPr>
                <w:rFonts w:eastAsiaTheme="minorEastAsia"/>
                <w:noProof/>
                <w:sz w:val="24"/>
                <w:szCs w:val="24"/>
                <w:lang w:eastAsia="ru-RU"/>
                <w:rPrChange w:id="499" w:author="N F" w:date="2023-12-05T03:08:00Z">
                  <w:rPr>
                    <w:rFonts w:asciiTheme="minorHAnsi" w:eastAsiaTheme="minorEastAsia" w:hAnsiTheme="minorHAnsi"/>
                    <w:noProof/>
                    <w:lang w:eastAsia="ru-RU"/>
                  </w:rPr>
                </w:rPrChange>
              </w:rPr>
              <w:t xml:space="preserve">. </w:t>
            </w:r>
          </w:ins>
          <w:del w:id="500" w:author="N F" w:date="2023-08-03T17:44:00Z">
            <w:r w:rsidRPr="00EE3B99" w:rsidDel="00261309">
              <w:rPr>
                <w:rFonts w:eastAsiaTheme="minorEastAsia"/>
                <w:noProof/>
                <w:sz w:val="24"/>
                <w:szCs w:val="24"/>
                <w:lang w:eastAsia="ru-RU"/>
                <w:rPrChange w:id="501" w:author="N F" w:date="2023-12-05T03:08:00Z">
                  <w:rPr>
                    <w:rFonts w:asciiTheme="minorHAnsi" w:eastAsiaTheme="minorEastAsia" w:hAnsiTheme="minorHAnsi"/>
                    <w:noProof/>
                    <w:lang w:eastAsia="ru-RU"/>
                  </w:rPr>
                </w:rPrChange>
              </w:rPr>
              <w:tab/>
            </w:r>
          </w:del>
          <w:r w:rsidRPr="00EE3B99">
            <w:rPr>
              <w:noProof/>
              <w:sz w:val="24"/>
              <w:szCs w:val="24"/>
            </w:rPr>
            <w:t>Особенности фармакокинетики у различных групп пациентов</w:t>
          </w:r>
          <w:r w:rsidRPr="00EE3B99">
            <w:rPr>
              <w:noProof/>
              <w:sz w:val="24"/>
              <w:szCs w:val="24"/>
            </w:rPr>
            <w:tab/>
          </w:r>
          <w:r w:rsidRPr="00EE3B99">
            <w:rPr>
              <w:noProof/>
              <w:sz w:val="24"/>
              <w:szCs w:val="24"/>
            </w:rPr>
            <w:fldChar w:fldCharType="begin"/>
          </w:r>
          <w:r w:rsidRPr="00EE3B99">
            <w:rPr>
              <w:noProof/>
              <w:sz w:val="24"/>
              <w:szCs w:val="24"/>
              <w:rPrChange w:id="502" w:author="N F" w:date="2023-12-05T03:08:00Z">
                <w:rPr>
                  <w:rFonts w:cs="Times New Roman"/>
                  <w:noProof/>
                </w:rPr>
              </w:rPrChange>
            </w:rPr>
            <w:instrText xml:space="preserve"> PAGEREF _Toc115733051 \h </w:instrText>
          </w:r>
          <w:r w:rsidRPr="00EE3B99">
            <w:rPr>
              <w:noProof/>
              <w:sz w:val="24"/>
              <w:szCs w:val="24"/>
            </w:rPr>
          </w:r>
          <w:r w:rsidRPr="00EE3B99">
            <w:rPr>
              <w:noProof/>
              <w:sz w:val="24"/>
              <w:szCs w:val="24"/>
            </w:rPr>
            <w:fldChar w:fldCharType="separate"/>
          </w:r>
          <w:r w:rsidRPr="00EE3B99">
            <w:rPr>
              <w:noProof/>
              <w:sz w:val="24"/>
              <w:szCs w:val="24"/>
            </w:rPr>
            <w:t>49</w:t>
          </w:r>
          <w:r w:rsidRPr="00EE3B99">
            <w:rPr>
              <w:noProof/>
              <w:sz w:val="24"/>
              <w:szCs w:val="24"/>
            </w:rPr>
            <w:fldChar w:fldCharType="end"/>
          </w:r>
        </w:p>
        <w:p w14:paraId="5E7BB2E2" w14:textId="1BB06F65" w:rsidR="004C4CE2" w:rsidRPr="006E6534" w:rsidRDefault="004C4CE2" w:rsidP="00EE3B99">
          <w:pPr>
            <w:pStyle w:val="21"/>
            <w:spacing w:line="240" w:lineRule="auto"/>
            <w:rPr>
              <w:rFonts w:eastAsiaTheme="minorEastAsia"/>
              <w:lang w:eastAsia="ru-RU"/>
              <w:rPrChange w:id="503" w:author="N F" w:date="2023-12-05T03:08:00Z">
                <w:rPr>
                  <w:rFonts w:asciiTheme="minorHAnsi" w:eastAsiaTheme="minorEastAsia" w:hAnsiTheme="minorHAnsi"/>
                  <w:lang w:eastAsia="ru-RU"/>
                </w:rPr>
              </w:rPrChange>
            </w:rPr>
          </w:pPr>
          <w:r w:rsidRPr="00EE3B99">
            <w:rPr>
              <w:szCs w:val="24"/>
            </w:rPr>
            <w:t>4.2</w:t>
          </w:r>
          <w:ins w:id="504" w:author="N F" w:date="2023-08-03T17:44:00Z">
            <w:r w:rsidR="00261309" w:rsidRPr="00EE3B99">
              <w:rPr>
                <w:rFonts w:eastAsiaTheme="minorEastAsia"/>
                <w:szCs w:val="24"/>
                <w:lang w:eastAsia="ru-RU"/>
                <w:rPrChange w:id="505" w:author="N F" w:date="2023-12-05T03:08:00Z">
                  <w:rPr>
                    <w:rFonts w:asciiTheme="minorHAnsi" w:eastAsiaTheme="minorEastAsia" w:hAnsiTheme="minorHAnsi"/>
                    <w:lang w:eastAsia="ru-RU"/>
                  </w:rPr>
                </w:rPrChange>
              </w:rPr>
              <w:t xml:space="preserve">. </w:t>
            </w:r>
          </w:ins>
          <w:del w:id="506" w:author="N F" w:date="2023-08-03T17:44:00Z">
            <w:r w:rsidRPr="00EE3B99" w:rsidDel="00261309">
              <w:rPr>
                <w:rFonts w:eastAsiaTheme="minorEastAsia"/>
                <w:szCs w:val="24"/>
                <w:lang w:eastAsia="ru-RU"/>
                <w:rPrChange w:id="507" w:author="N F" w:date="2023-12-05T03:08:00Z">
                  <w:rPr>
                    <w:rFonts w:asciiTheme="minorHAnsi" w:eastAsiaTheme="minorEastAsia" w:hAnsiTheme="minorHAnsi"/>
                    <w:lang w:eastAsia="ru-RU"/>
                  </w:rPr>
                </w:rPrChange>
              </w:rPr>
              <w:tab/>
            </w:r>
          </w:del>
          <w:r w:rsidRPr="00EE3B99">
            <w:rPr>
              <w:szCs w:val="24"/>
            </w:rPr>
            <w:t>Фармакодинамика у человека</w:t>
          </w:r>
          <w:r w:rsidRPr="00EE3B99">
            <w:rPr>
              <w:szCs w:val="24"/>
            </w:rPr>
            <w:tab/>
          </w:r>
          <w:r w:rsidRPr="002E36A6">
            <w:rPr>
              <w:szCs w:val="24"/>
            </w:rPr>
            <w:fldChar w:fldCharType="begin"/>
          </w:r>
          <w:r w:rsidRPr="002E36A6">
            <w:rPr>
              <w:szCs w:val="24"/>
            </w:rPr>
            <w:instrText xml:space="preserve"> PAGEREF _Toc115733052 \h </w:instrText>
          </w:r>
          <w:r w:rsidRPr="002E36A6">
            <w:rPr>
              <w:szCs w:val="24"/>
            </w:rPr>
          </w:r>
          <w:r w:rsidRPr="002E36A6">
            <w:rPr>
              <w:szCs w:val="24"/>
            </w:rPr>
            <w:fldChar w:fldCharType="separate"/>
          </w:r>
          <w:r w:rsidRPr="002E36A6">
            <w:rPr>
              <w:szCs w:val="24"/>
            </w:rPr>
            <w:t>49</w:t>
          </w:r>
          <w:r w:rsidRPr="002E36A6">
            <w:rPr>
              <w:szCs w:val="24"/>
            </w:rPr>
            <w:fldChar w:fldCharType="end"/>
          </w:r>
        </w:p>
        <w:p w14:paraId="4A8A62EA" w14:textId="3AFEA7BF" w:rsidR="004C4CE2" w:rsidRPr="00EE3B99" w:rsidRDefault="004C4CE2" w:rsidP="00EE3B99">
          <w:pPr>
            <w:pStyle w:val="31"/>
            <w:rPr>
              <w:rFonts w:eastAsiaTheme="minorEastAsia"/>
              <w:noProof/>
              <w:sz w:val="24"/>
              <w:szCs w:val="24"/>
              <w:lang w:eastAsia="ru-RU"/>
              <w:rPrChange w:id="508" w:author="N F" w:date="2023-12-05T03:08:00Z">
                <w:rPr>
                  <w:rFonts w:asciiTheme="minorHAnsi" w:eastAsiaTheme="minorEastAsia" w:hAnsiTheme="minorHAnsi"/>
                  <w:noProof/>
                  <w:lang w:eastAsia="ru-RU"/>
                </w:rPr>
              </w:rPrChange>
            </w:rPr>
          </w:pPr>
          <w:r w:rsidRPr="00EE3B99">
            <w:rPr>
              <w:noProof/>
              <w:sz w:val="24"/>
              <w:szCs w:val="24"/>
            </w:rPr>
            <w:t>4.2.1</w:t>
          </w:r>
          <w:ins w:id="509" w:author="N F" w:date="2023-08-03T17:44:00Z">
            <w:r w:rsidR="00261309" w:rsidRPr="00EE3B99">
              <w:rPr>
                <w:rFonts w:eastAsiaTheme="minorEastAsia"/>
                <w:noProof/>
                <w:sz w:val="24"/>
                <w:szCs w:val="24"/>
                <w:lang w:eastAsia="ru-RU"/>
                <w:rPrChange w:id="510" w:author="N F" w:date="2023-12-05T03:08:00Z">
                  <w:rPr>
                    <w:rFonts w:asciiTheme="minorHAnsi" w:eastAsiaTheme="minorEastAsia" w:hAnsiTheme="minorHAnsi"/>
                    <w:noProof/>
                    <w:lang w:eastAsia="ru-RU"/>
                  </w:rPr>
                </w:rPrChange>
              </w:rPr>
              <w:t xml:space="preserve">. </w:t>
            </w:r>
          </w:ins>
          <w:del w:id="511" w:author="N F" w:date="2023-08-03T17:44:00Z">
            <w:r w:rsidRPr="00EE3B99" w:rsidDel="00261309">
              <w:rPr>
                <w:rFonts w:eastAsiaTheme="minorEastAsia"/>
                <w:noProof/>
                <w:sz w:val="24"/>
                <w:szCs w:val="24"/>
                <w:lang w:eastAsia="ru-RU"/>
                <w:rPrChange w:id="512" w:author="N F" w:date="2023-12-05T03:08:00Z">
                  <w:rPr>
                    <w:rFonts w:asciiTheme="minorHAnsi" w:eastAsiaTheme="minorEastAsia" w:hAnsiTheme="minorHAnsi"/>
                    <w:noProof/>
                    <w:lang w:eastAsia="ru-RU"/>
                  </w:rPr>
                </w:rPrChange>
              </w:rPr>
              <w:tab/>
            </w:r>
          </w:del>
          <w:r w:rsidRPr="00EE3B99">
            <w:rPr>
              <w:noProof/>
              <w:sz w:val="24"/>
              <w:szCs w:val="24"/>
            </w:rPr>
            <w:t>Фармакодинамические эффекты</w:t>
          </w:r>
          <w:r w:rsidRPr="00EE3B99">
            <w:rPr>
              <w:noProof/>
              <w:sz w:val="24"/>
              <w:szCs w:val="24"/>
            </w:rPr>
            <w:tab/>
          </w:r>
          <w:r w:rsidRPr="00EE3B99">
            <w:rPr>
              <w:noProof/>
              <w:sz w:val="24"/>
              <w:szCs w:val="24"/>
            </w:rPr>
            <w:fldChar w:fldCharType="begin"/>
          </w:r>
          <w:r w:rsidRPr="00EE3B99">
            <w:rPr>
              <w:noProof/>
              <w:sz w:val="24"/>
              <w:szCs w:val="24"/>
              <w:rPrChange w:id="513" w:author="N F" w:date="2023-12-05T03:08:00Z">
                <w:rPr>
                  <w:rFonts w:cs="Times New Roman"/>
                  <w:noProof/>
                </w:rPr>
              </w:rPrChange>
            </w:rPr>
            <w:instrText xml:space="preserve"> PAGEREF _Toc115733053 \h </w:instrText>
          </w:r>
          <w:r w:rsidRPr="00EE3B99">
            <w:rPr>
              <w:noProof/>
              <w:sz w:val="24"/>
              <w:szCs w:val="24"/>
            </w:rPr>
          </w:r>
          <w:r w:rsidRPr="00EE3B99">
            <w:rPr>
              <w:noProof/>
              <w:sz w:val="24"/>
              <w:szCs w:val="24"/>
            </w:rPr>
            <w:fldChar w:fldCharType="separate"/>
          </w:r>
          <w:r w:rsidRPr="00EE3B99">
            <w:rPr>
              <w:noProof/>
              <w:sz w:val="24"/>
              <w:szCs w:val="24"/>
            </w:rPr>
            <w:t>49</w:t>
          </w:r>
          <w:r w:rsidRPr="00EE3B99">
            <w:rPr>
              <w:noProof/>
              <w:sz w:val="24"/>
              <w:szCs w:val="24"/>
            </w:rPr>
            <w:fldChar w:fldCharType="end"/>
          </w:r>
        </w:p>
        <w:p w14:paraId="3A018A8B" w14:textId="2F3ECF79" w:rsidR="004C4CE2" w:rsidRPr="00EE3B99" w:rsidRDefault="004C4CE2" w:rsidP="00EE3B99">
          <w:pPr>
            <w:pStyle w:val="31"/>
            <w:rPr>
              <w:rFonts w:eastAsiaTheme="minorEastAsia"/>
              <w:noProof/>
              <w:sz w:val="24"/>
              <w:szCs w:val="24"/>
              <w:lang w:eastAsia="ru-RU"/>
              <w:rPrChange w:id="514" w:author="N F" w:date="2023-12-05T03:08:00Z">
                <w:rPr>
                  <w:rFonts w:asciiTheme="minorHAnsi" w:eastAsiaTheme="minorEastAsia" w:hAnsiTheme="minorHAnsi"/>
                  <w:noProof/>
                  <w:lang w:eastAsia="ru-RU"/>
                </w:rPr>
              </w:rPrChange>
            </w:rPr>
          </w:pPr>
          <w:r w:rsidRPr="00EE3B99">
            <w:rPr>
              <w:noProof/>
              <w:sz w:val="24"/>
              <w:szCs w:val="24"/>
            </w:rPr>
            <w:t>4.2.2</w:t>
          </w:r>
          <w:ins w:id="515" w:author="N F" w:date="2023-08-03T17:44:00Z">
            <w:r w:rsidR="00261309" w:rsidRPr="00EE3B99">
              <w:rPr>
                <w:rFonts w:eastAsiaTheme="minorEastAsia"/>
                <w:noProof/>
                <w:sz w:val="24"/>
                <w:szCs w:val="24"/>
                <w:lang w:eastAsia="ru-RU"/>
                <w:rPrChange w:id="516" w:author="N F" w:date="2023-12-05T03:08:00Z">
                  <w:rPr>
                    <w:rFonts w:asciiTheme="minorHAnsi" w:eastAsiaTheme="minorEastAsia" w:hAnsiTheme="minorHAnsi"/>
                    <w:noProof/>
                    <w:lang w:eastAsia="ru-RU"/>
                  </w:rPr>
                </w:rPrChange>
              </w:rPr>
              <w:t xml:space="preserve">. </w:t>
            </w:r>
          </w:ins>
          <w:del w:id="517" w:author="N F" w:date="2023-08-03T17:44:00Z">
            <w:r w:rsidRPr="00EE3B99" w:rsidDel="00261309">
              <w:rPr>
                <w:rFonts w:eastAsiaTheme="minorEastAsia"/>
                <w:noProof/>
                <w:sz w:val="24"/>
                <w:szCs w:val="24"/>
                <w:lang w:eastAsia="ru-RU"/>
                <w:rPrChange w:id="518" w:author="N F" w:date="2023-12-05T03:08:00Z">
                  <w:rPr>
                    <w:rFonts w:asciiTheme="minorHAnsi" w:eastAsiaTheme="minorEastAsia" w:hAnsiTheme="minorHAnsi"/>
                    <w:noProof/>
                    <w:lang w:eastAsia="ru-RU"/>
                  </w:rPr>
                </w:rPrChange>
              </w:rPr>
              <w:tab/>
            </w:r>
          </w:del>
          <w:r w:rsidRPr="00EE3B99">
            <w:rPr>
              <w:noProof/>
              <w:sz w:val="24"/>
              <w:szCs w:val="24"/>
            </w:rPr>
            <w:t>Фармакодинамические лекарственные взаимодействия</w:t>
          </w:r>
          <w:r w:rsidRPr="00EE3B99">
            <w:rPr>
              <w:noProof/>
              <w:sz w:val="24"/>
              <w:szCs w:val="24"/>
            </w:rPr>
            <w:tab/>
          </w:r>
          <w:r w:rsidRPr="00EE3B99">
            <w:rPr>
              <w:noProof/>
              <w:sz w:val="24"/>
              <w:szCs w:val="24"/>
            </w:rPr>
            <w:fldChar w:fldCharType="begin"/>
          </w:r>
          <w:r w:rsidRPr="00EE3B99">
            <w:rPr>
              <w:noProof/>
              <w:sz w:val="24"/>
              <w:szCs w:val="24"/>
              <w:rPrChange w:id="519" w:author="N F" w:date="2023-12-05T03:08:00Z">
                <w:rPr>
                  <w:rFonts w:cs="Times New Roman"/>
                  <w:noProof/>
                </w:rPr>
              </w:rPrChange>
            </w:rPr>
            <w:instrText xml:space="preserve"> PAGEREF _Toc115733054 \h </w:instrText>
          </w:r>
          <w:r w:rsidRPr="00EE3B99">
            <w:rPr>
              <w:noProof/>
              <w:sz w:val="24"/>
              <w:szCs w:val="24"/>
            </w:rPr>
          </w:r>
          <w:r w:rsidRPr="00EE3B99">
            <w:rPr>
              <w:noProof/>
              <w:sz w:val="24"/>
              <w:szCs w:val="24"/>
            </w:rPr>
            <w:fldChar w:fldCharType="separate"/>
          </w:r>
          <w:r w:rsidRPr="00EE3B99">
            <w:rPr>
              <w:noProof/>
              <w:sz w:val="24"/>
              <w:szCs w:val="24"/>
            </w:rPr>
            <w:t>49</w:t>
          </w:r>
          <w:r w:rsidRPr="00EE3B99">
            <w:rPr>
              <w:noProof/>
              <w:sz w:val="24"/>
              <w:szCs w:val="24"/>
            </w:rPr>
            <w:fldChar w:fldCharType="end"/>
          </w:r>
        </w:p>
        <w:p w14:paraId="682CC0AC" w14:textId="4D055A3E" w:rsidR="004C4CE2" w:rsidRPr="00EE3B99" w:rsidRDefault="004C4CE2" w:rsidP="00EE3B99">
          <w:pPr>
            <w:pStyle w:val="21"/>
            <w:spacing w:line="240" w:lineRule="auto"/>
            <w:rPr>
              <w:rFonts w:eastAsiaTheme="minorEastAsia"/>
              <w:szCs w:val="24"/>
              <w:lang w:eastAsia="ru-RU"/>
              <w:rPrChange w:id="520" w:author="N F" w:date="2023-12-05T03:08:00Z">
                <w:rPr>
                  <w:rFonts w:asciiTheme="minorHAnsi" w:eastAsiaTheme="minorEastAsia" w:hAnsiTheme="minorHAnsi"/>
                  <w:lang w:eastAsia="ru-RU"/>
                </w:rPr>
              </w:rPrChange>
            </w:rPr>
          </w:pPr>
          <w:r w:rsidRPr="00EE3B99">
            <w:rPr>
              <w:szCs w:val="24"/>
            </w:rPr>
            <w:t>4.3</w:t>
          </w:r>
          <w:ins w:id="521" w:author="N F" w:date="2023-08-03T17:44:00Z">
            <w:r w:rsidR="00261309" w:rsidRPr="00EE3B99">
              <w:rPr>
                <w:rFonts w:eastAsiaTheme="minorEastAsia"/>
                <w:szCs w:val="24"/>
                <w:lang w:eastAsia="ru-RU"/>
                <w:rPrChange w:id="522" w:author="N F" w:date="2023-12-05T03:08:00Z">
                  <w:rPr>
                    <w:rFonts w:asciiTheme="minorHAnsi" w:eastAsiaTheme="minorEastAsia" w:hAnsiTheme="minorHAnsi"/>
                    <w:lang w:eastAsia="ru-RU"/>
                  </w:rPr>
                </w:rPrChange>
              </w:rPr>
              <w:t xml:space="preserve">. </w:t>
            </w:r>
          </w:ins>
          <w:del w:id="523" w:author="N F" w:date="2023-08-03T17:44:00Z">
            <w:r w:rsidRPr="00EE3B99" w:rsidDel="00261309">
              <w:rPr>
                <w:rFonts w:eastAsiaTheme="minorEastAsia"/>
                <w:szCs w:val="24"/>
                <w:lang w:eastAsia="ru-RU"/>
                <w:rPrChange w:id="524" w:author="N F" w:date="2023-12-05T03:08:00Z">
                  <w:rPr>
                    <w:rFonts w:asciiTheme="minorHAnsi" w:eastAsiaTheme="minorEastAsia" w:hAnsiTheme="minorHAnsi"/>
                    <w:lang w:eastAsia="ru-RU"/>
                  </w:rPr>
                </w:rPrChange>
              </w:rPr>
              <w:tab/>
            </w:r>
          </w:del>
          <w:r w:rsidRPr="00EE3B99">
            <w:rPr>
              <w:szCs w:val="24"/>
            </w:rPr>
            <w:t>Безопасность и эффективность</w:t>
          </w:r>
          <w:r w:rsidRPr="00EE3B99">
            <w:rPr>
              <w:szCs w:val="24"/>
            </w:rPr>
            <w:tab/>
          </w:r>
          <w:r w:rsidRPr="002E36A6">
            <w:rPr>
              <w:szCs w:val="24"/>
            </w:rPr>
            <w:fldChar w:fldCharType="begin"/>
          </w:r>
          <w:r w:rsidRPr="002E36A6">
            <w:rPr>
              <w:szCs w:val="24"/>
            </w:rPr>
            <w:instrText xml:space="preserve"> PAGEREF _Toc115733055 \h </w:instrText>
          </w:r>
          <w:r w:rsidRPr="002E36A6">
            <w:rPr>
              <w:szCs w:val="24"/>
            </w:rPr>
          </w:r>
          <w:r w:rsidRPr="002E36A6">
            <w:rPr>
              <w:szCs w:val="24"/>
            </w:rPr>
            <w:fldChar w:fldCharType="separate"/>
          </w:r>
          <w:r w:rsidRPr="002E36A6">
            <w:rPr>
              <w:szCs w:val="24"/>
            </w:rPr>
            <w:t>50</w:t>
          </w:r>
          <w:r w:rsidRPr="002E36A6">
            <w:rPr>
              <w:szCs w:val="24"/>
            </w:rPr>
            <w:fldChar w:fldCharType="end"/>
          </w:r>
        </w:p>
        <w:p w14:paraId="17E87FF2" w14:textId="1C7C9B22" w:rsidR="004C4CE2" w:rsidRPr="00EE3B99" w:rsidRDefault="004C4CE2" w:rsidP="00EE3B99">
          <w:pPr>
            <w:pStyle w:val="31"/>
            <w:rPr>
              <w:rFonts w:eastAsiaTheme="minorEastAsia"/>
              <w:noProof/>
              <w:sz w:val="24"/>
              <w:szCs w:val="24"/>
              <w:lang w:eastAsia="ru-RU"/>
              <w:rPrChange w:id="525" w:author="N F" w:date="2023-12-05T03:08:00Z">
                <w:rPr>
                  <w:rFonts w:asciiTheme="minorHAnsi" w:eastAsiaTheme="minorEastAsia" w:hAnsiTheme="minorHAnsi"/>
                  <w:noProof/>
                  <w:lang w:eastAsia="ru-RU"/>
                </w:rPr>
              </w:rPrChange>
            </w:rPr>
          </w:pPr>
          <w:r w:rsidRPr="00EE3B99">
            <w:rPr>
              <w:noProof/>
              <w:sz w:val="24"/>
              <w:szCs w:val="24"/>
            </w:rPr>
            <w:t>4.3.1</w:t>
          </w:r>
          <w:ins w:id="526" w:author="N F" w:date="2023-08-03T17:44:00Z">
            <w:r w:rsidR="00261309" w:rsidRPr="00EE3B99">
              <w:rPr>
                <w:rFonts w:eastAsiaTheme="minorEastAsia"/>
                <w:noProof/>
                <w:sz w:val="24"/>
                <w:szCs w:val="24"/>
                <w:lang w:eastAsia="ru-RU"/>
                <w:rPrChange w:id="527" w:author="N F" w:date="2023-12-05T03:08:00Z">
                  <w:rPr>
                    <w:rFonts w:asciiTheme="minorHAnsi" w:eastAsiaTheme="minorEastAsia" w:hAnsiTheme="minorHAnsi"/>
                    <w:noProof/>
                    <w:lang w:eastAsia="ru-RU"/>
                  </w:rPr>
                </w:rPrChange>
              </w:rPr>
              <w:t xml:space="preserve">. </w:t>
            </w:r>
          </w:ins>
          <w:del w:id="528" w:author="N F" w:date="2023-08-03T17:44:00Z">
            <w:r w:rsidRPr="00EE3B99" w:rsidDel="00261309">
              <w:rPr>
                <w:rFonts w:eastAsiaTheme="minorEastAsia"/>
                <w:noProof/>
                <w:sz w:val="24"/>
                <w:szCs w:val="24"/>
                <w:lang w:eastAsia="ru-RU"/>
                <w:rPrChange w:id="529" w:author="N F" w:date="2023-12-05T03:08:00Z">
                  <w:rPr>
                    <w:rFonts w:asciiTheme="minorHAnsi" w:eastAsiaTheme="minorEastAsia" w:hAnsiTheme="minorHAnsi"/>
                    <w:noProof/>
                    <w:lang w:eastAsia="ru-RU"/>
                  </w:rPr>
                </w:rPrChange>
              </w:rPr>
              <w:tab/>
            </w:r>
          </w:del>
          <w:r w:rsidRPr="00EE3B99">
            <w:rPr>
              <w:noProof/>
              <w:sz w:val="24"/>
              <w:szCs w:val="24"/>
            </w:rPr>
            <w:t>Клиническая эффективность</w:t>
          </w:r>
          <w:r w:rsidRPr="00EE3B99">
            <w:rPr>
              <w:noProof/>
              <w:sz w:val="24"/>
              <w:szCs w:val="24"/>
            </w:rPr>
            <w:tab/>
          </w:r>
          <w:r w:rsidRPr="00EE3B99">
            <w:rPr>
              <w:noProof/>
              <w:sz w:val="24"/>
              <w:szCs w:val="24"/>
            </w:rPr>
            <w:fldChar w:fldCharType="begin"/>
          </w:r>
          <w:r w:rsidRPr="00EE3B99">
            <w:rPr>
              <w:noProof/>
              <w:sz w:val="24"/>
              <w:szCs w:val="24"/>
              <w:rPrChange w:id="530" w:author="N F" w:date="2023-12-05T03:08:00Z">
                <w:rPr>
                  <w:rFonts w:cs="Times New Roman"/>
                  <w:noProof/>
                </w:rPr>
              </w:rPrChange>
            </w:rPr>
            <w:instrText xml:space="preserve"> PAGEREF _Toc115733056 \h </w:instrText>
          </w:r>
          <w:r w:rsidRPr="00EE3B99">
            <w:rPr>
              <w:noProof/>
              <w:sz w:val="24"/>
              <w:szCs w:val="24"/>
            </w:rPr>
          </w:r>
          <w:r w:rsidRPr="00EE3B99">
            <w:rPr>
              <w:noProof/>
              <w:sz w:val="24"/>
              <w:szCs w:val="24"/>
            </w:rPr>
            <w:fldChar w:fldCharType="separate"/>
          </w:r>
          <w:r w:rsidRPr="00EE3B99">
            <w:rPr>
              <w:noProof/>
              <w:sz w:val="24"/>
              <w:szCs w:val="24"/>
            </w:rPr>
            <w:t>50</w:t>
          </w:r>
          <w:r w:rsidRPr="00EE3B99">
            <w:rPr>
              <w:noProof/>
              <w:sz w:val="24"/>
              <w:szCs w:val="24"/>
            </w:rPr>
            <w:fldChar w:fldCharType="end"/>
          </w:r>
        </w:p>
        <w:p w14:paraId="4D812B40" w14:textId="76D4E80E" w:rsidR="004C4CE2" w:rsidRPr="00EE3B99" w:rsidRDefault="004C4CE2" w:rsidP="00EE3B99">
          <w:pPr>
            <w:pStyle w:val="41"/>
            <w:rPr>
              <w:rFonts w:eastAsiaTheme="minorEastAsia"/>
              <w:noProof/>
              <w:sz w:val="24"/>
              <w:szCs w:val="24"/>
              <w:lang w:eastAsia="ru-RU"/>
              <w:rPrChange w:id="531" w:author="N F" w:date="2023-12-05T03:08:00Z">
                <w:rPr>
                  <w:rFonts w:asciiTheme="minorHAnsi" w:eastAsiaTheme="minorEastAsia" w:hAnsiTheme="minorHAnsi"/>
                  <w:noProof/>
                  <w:sz w:val="22"/>
                  <w:szCs w:val="22"/>
                  <w:lang w:eastAsia="ru-RU"/>
                </w:rPr>
              </w:rPrChange>
            </w:rPr>
          </w:pPr>
          <w:r w:rsidRPr="00EE3B99">
            <w:rPr>
              <w:noProof/>
              <w:sz w:val="24"/>
              <w:szCs w:val="24"/>
            </w:rPr>
            <w:t>4.3.1.1</w:t>
          </w:r>
          <w:ins w:id="532" w:author="N F" w:date="2023-08-03T17:45:00Z">
            <w:r w:rsidR="00261309" w:rsidRPr="00EE3B99">
              <w:rPr>
                <w:rFonts w:eastAsiaTheme="minorEastAsia"/>
                <w:noProof/>
                <w:sz w:val="24"/>
                <w:szCs w:val="24"/>
                <w:lang w:eastAsia="ru-RU"/>
                <w:rPrChange w:id="533" w:author="N F" w:date="2023-12-05T03:08:00Z">
                  <w:rPr>
                    <w:rFonts w:asciiTheme="minorHAnsi" w:eastAsiaTheme="minorEastAsia" w:hAnsiTheme="minorHAnsi"/>
                    <w:noProof/>
                    <w:sz w:val="22"/>
                    <w:szCs w:val="22"/>
                    <w:lang w:eastAsia="ru-RU"/>
                  </w:rPr>
                </w:rPrChange>
              </w:rPr>
              <w:t xml:space="preserve">. </w:t>
            </w:r>
          </w:ins>
          <w:del w:id="534" w:author="N F" w:date="2023-08-03T17:45:00Z">
            <w:r w:rsidRPr="00EE3B99" w:rsidDel="00261309">
              <w:rPr>
                <w:rFonts w:eastAsiaTheme="minorEastAsia"/>
                <w:noProof/>
                <w:sz w:val="24"/>
                <w:szCs w:val="24"/>
                <w:lang w:eastAsia="ru-RU"/>
                <w:rPrChange w:id="535" w:author="N F" w:date="2023-12-05T03:08:00Z">
                  <w:rPr>
                    <w:rFonts w:asciiTheme="minorHAnsi" w:eastAsiaTheme="minorEastAsia" w:hAnsiTheme="minorHAnsi"/>
                    <w:noProof/>
                    <w:sz w:val="22"/>
                    <w:szCs w:val="22"/>
                    <w:lang w:eastAsia="ru-RU"/>
                  </w:rPr>
                </w:rPrChange>
              </w:rPr>
              <w:tab/>
            </w:r>
          </w:del>
          <w:r w:rsidRPr="00EE3B99">
            <w:rPr>
              <w:noProof/>
              <w:sz w:val="24"/>
              <w:szCs w:val="24"/>
            </w:rPr>
            <w:t>Использование препарата в качестве терапии первой линии</w:t>
          </w:r>
          <w:r w:rsidRPr="00EE3B99">
            <w:rPr>
              <w:noProof/>
              <w:sz w:val="24"/>
              <w:szCs w:val="24"/>
            </w:rPr>
            <w:tab/>
          </w:r>
          <w:r w:rsidRPr="00EE3B99">
            <w:rPr>
              <w:noProof/>
              <w:sz w:val="24"/>
              <w:szCs w:val="24"/>
            </w:rPr>
            <w:fldChar w:fldCharType="begin"/>
          </w:r>
          <w:r w:rsidRPr="00EE3B99">
            <w:rPr>
              <w:noProof/>
              <w:sz w:val="24"/>
              <w:szCs w:val="24"/>
              <w:rPrChange w:id="536" w:author="N F" w:date="2023-12-05T03:08:00Z">
                <w:rPr>
                  <w:rFonts w:cs="Times New Roman"/>
                  <w:noProof/>
                </w:rPr>
              </w:rPrChange>
            </w:rPr>
            <w:instrText xml:space="preserve"> PAGEREF _Toc115733057 \h </w:instrText>
          </w:r>
          <w:r w:rsidRPr="00EE3B99">
            <w:rPr>
              <w:noProof/>
              <w:sz w:val="24"/>
              <w:szCs w:val="24"/>
            </w:rPr>
          </w:r>
          <w:r w:rsidRPr="00EE3B99">
            <w:rPr>
              <w:noProof/>
              <w:sz w:val="24"/>
              <w:szCs w:val="24"/>
            </w:rPr>
            <w:fldChar w:fldCharType="separate"/>
          </w:r>
          <w:r w:rsidRPr="00EE3B99">
            <w:rPr>
              <w:noProof/>
              <w:sz w:val="24"/>
              <w:szCs w:val="24"/>
            </w:rPr>
            <w:t>50</w:t>
          </w:r>
          <w:r w:rsidRPr="00EE3B99">
            <w:rPr>
              <w:noProof/>
              <w:sz w:val="24"/>
              <w:szCs w:val="24"/>
            </w:rPr>
            <w:fldChar w:fldCharType="end"/>
          </w:r>
        </w:p>
        <w:p w14:paraId="6F6502E6" w14:textId="7D382F04" w:rsidR="004C4CE2" w:rsidRPr="00EE3B99" w:rsidRDefault="004C4CE2" w:rsidP="00EE3B99">
          <w:pPr>
            <w:pStyle w:val="41"/>
            <w:rPr>
              <w:rFonts w:eastAsiaTheme="minorEastAsia"/>
              <w:noProof/>
              <w:sz w:val="24"/>
              <w:szCs w:val="24"/>
              <w:lang w:eastAsia="ru-RU"/>
              <w:rPrChange w:id="537" w:author="N F" w:date="2023-12-05T03:08:00Z">
                <w:rPr>
                  <w:rFonts w:asciiTheme="minorHAnsi" w:eastAsiaTheme="minorEastAsia" w:hAnsiTheme="minorHAnsi"/>
                  <w:noProof/>
                  <w:sz w:val="22"/>
                  <w:szCs w:val="22"/>
                  <w:lang w:eastAsia="ru-RU"/>
                </w:rPr>
              </w:rPrChange>
            </w:rPr>
          </w:pPr>
          <w:r w:rsidRPr="00EE3B99">
            <w:rPr>
              <w:noProof/>
              <w:sz w:val="24"/>
              <w:szCs w:val="24"/>
            </w:rPr>
            <w:t>4.3.1.2</w:t>
          </w:r>
          <w:ins w:id="538" w:author="N F" w:date="2023-08-03T17:45:00Z">
            <w:r w:rsidR="00261309" w:rsidRPr="00EE3B99">
              <w:rPr>
                <w:rFonts w:eastAsiaTheme="minorEastAsia"/>
                <w:noProof/>
                <w:sz w:val="24"/>
                <w:szCs w:val="24"/>
                <w:lang w:eastAsia="ru-RU"/>
                <w:rPrChange w:id="539" w:author="N F" w:date="2023-12-05T03:08:00Z">
                  <w:rPr>
                    <w:rFonts w:asciiTheme="minorHAnsi" w:eastAsiaTheme="minorEastAsia" w:hAnsiTheme="minorHAnsi"/>
                    <w:noProof/>
                    <w:sz w:val="22"/>
                    <w:szCs w:val="22"/>
                    <w:lang w:eastAsia="ru-RU"/>
                  </w:rPr>
                </w:rPrChange>
              </w:rPr>
              <w:t xml:space="preserve">. </w:t>
            </w:r>
          </w:ins>
          <w:del w:id="540" w:author="N F" w:date="2023-08-03T17:45:00Z">
            <w:r w:rsidRPr="00EE3B99" w:rsidDel="00261309">
              <w:rPr>
                <w:rFonts w:eastAsiaTheme="minorEastAsia"/>
                <w:noProof/>
                <w:sz w:val="24"/>
                <w:szCs w:val="24"/>
                <w:lang w:eastAsia="ru-RU"/>
                <w:rPrChange w:id="541" w:author="N F" w:date="2023-12-05T03:08:00Z">
                  <w:rPr>
                    <w:rFonts w:asciiTheme="minorHAnsi" w:eastAsiaTheme="minorEastAsia" w:hAnsiTheme="minorHAnsi"/>
                    <w:noProof/>
                    <w:sz w:val="22"/>
                    <w:szCs w:val="22"/>
                    <w:lang w:eastAsia="ru-RU"/>
                  </w:rPr>
                </w:rPrChange>
              </w:rPr>
              <w:tab/>
            </w:r>
          </w:del>
          <w:r w:rsidRPr="00EE3B99">
            <w:rPr>
              <w:noProof/>
              <w:sz w:val="24"/>
              <w:szCs w:val="24"/>
            </w:rPr>
            <w:t>Использование препарата в качестве терапии второй или последующих линий</w:t>
          </w:r>
          <w:r w:rsidRPr="00EE3B99">
            <w:rPr>
              <w:noProof/>
              <w:sz w:val="24"/>
              <w:szCs w:val="24"/>
            </w:rPr>
            <w:tab/>
          </w:r>
          <w:r w:rsidR="00EE3B99" w:rsidRPr="00EE3B99">
            <w:rPr>
              <w:noProof/>
              <w:sz w:val="24"/>
              <w:szCs w:val="24"/>
            </w:rPr>
            <w:tab/>
          </w:r>
          <w:r w:rsidRPr="00EE3B99">
            <w:rPr>
              <w:noProof/>
              <w:sz w:val="24"/>
              <w:szCs w:val="24"/>
            </w:rPr>
            <w:fldChar w:fldCharType="begin"/>
          </w:r>
          <w:r w:rsidRPr="00EE3B99">
            <w:rPr>
              <w:noProof/>
              <w:sz w:val="24"/>
              <w:szCs w:val="24"/>
              <w:rPrChange w:id="542" w:author="N F" w:date="2023-12-05T03:08:00Z">
                <w:rPr>
                  <w:rFonts w:cs="Times New Roman"/>
                  <w:noProof/>
                </w:rPr>
              </w:rPrChange>
            </w:rPr>
            <w:instrText xml:space="preserve"> PAGEREF _Toc115733058 \h </w:instrText>
          </w:r>
          <w:r w:rsidRPr="00EE3B99">
            <w:rPr>
              <w:noProof/>
              <w:sz w:val="24"/>
              <w:szCs w:val="24"/>
            </w:rPr>
          </w:r>
          <w:r w:rsidRPr="00EE3B99">
            <w:rPr>
              <w:noProof/>
              <w:sz w:val="24"/>
              <w:szCs w:val="24"/>
            </w:rPr>
            <w:fldChar w:fldCharType="separate"/>
          </w:r>
          <w:r w:rsidRPr="00EE3B99">
            <w:rPr>
              <w:noProof/>
              <w:sz w:val="24"/>
              <w:szCs w:val="24"/>
            </w:rPr>
            <w:t>53</w:t>
          </w:r>
          <w:r w:rsidRPr="00EE3B99">
            <w:rPr>
              <w:noProof/>
              <w:sz w:val="24"/>
              <w:szCs w:val="24"/>
            </w:rPr>
            <w:fldChar w:fldCharType="end"/>
          </w:r>
        </w:p>
        <w:p w14:paraId="112D2ACB" w14:textId="785D8EC0" w:rsidR="004C4CE2" w:rsidRPr="00EE3B99" w:rsidRDefault="004C4CE2" w:rsidP="00EE3B99">
          <w:pPr>
            <w:pStyle w:val="41"/>
            <w:rPr>
              <w:rFonts w:eastAsiaTheme="minorEastAsia"/>
              <w:noProof/>
              <w:sz w:val="24"/>
              <w:szCs w:val="24"/>
              <w:lang w:eastAsia="ru-RU"/>
              <w:rPrChange w:id="543" w:author="N F" w:date="2023-12-05T03:08:00Z">
                <w:rPr>
                  <w:rFonts w:asciiTheme="minorHAnsi" w:eastAsiaTheme="minorEastAsia" w:hAnsiTheme="minorHAnsi"/>
                  <w:noProof/>
                  <w:sz w:val="22"/>
                  <w:szCs w:val="22"/>
                  <w:lang w:eastAsia="ru-RU"/>
                </w:rPr>
              </w:rPrChange>
            </w:rPr>
          </w:pPr>
          <w:r w:rsidRPr="00EE3B99">
            <w:rPr>
              <w:noProof/>
              <w:sz w:val="24"/>
              <w:szCs w:val="24"/>
            </w:rPr>
            <w:t>4.3.1.3</w:t>
          </w:r>
          <w:ins w:id="544" w:author="N F" w:date="2023-08-03T17:45:00Z">
            <w:r w:rsidR="00261309" w:rsidRPr="00EE3B99">
              <w:rPr>
                <w:rFonts w:eastAsiaTheme="minorEastAsia"/>
                <w:noProof/>
                <w:sz w:val="24"/>
                <w:szCs w:val="24"/>
                <w:lang w:eastAsia="ru-RU"/>
                <w:rPrChange w:id="545" w:author="N F" w:date="2023-12-05T03:08:00Z">
                  <w:rPr>
                    <w:rFonts w:asciiTheme="minorHAnsi" w:eastAsiaTheme="minorEastAsia" w:hAnsiTheme="minorHAnsi"/>
                    <w:noProof/>
                    <w:sz w:val="22"/>
                    <w:szCs w:val="22"/>
                    <w:lang w:eastAsia="ru-RU"/>
                  </w:rPr>
                </w:rPrChange>
              </w:rPr>
              <w:t xml:space="preserve">. </w:t>
            </w:r>
          </w:ins>
          <w:del w:id="546" w:author="N F" w:date="2023-08-03T17:45:00Z">
            <w:r w:rsidRPr="00EE3B99" w:rsidDel="00261309">
              <w:rPr>
                <w:rFonts w:eastAsiaTheme="minorEastAsia"/>
                <w:noProof/>
                <w:sz w:val="24"/>
                <w:szCs w:val="24"/>
                <w:lang w:eastAsia="ru-RU"/>
                <w:rPrChange w:id="547" w:author="N F" w:date="2023-12-05T03:08:00Z">
                  <w:rPr>
                    <w:rFonts w:asciiTheme="minorHAnsi" w:eastAsiaTheme="minorEastAsia" w:hAnsiTheme="minorHAnsi"/>
                    <w:noProof/>
                    <w:sz w:val="22"/>
                    <w:szCs w:val="22"/>
                    <w:lang w:eastAsia="ru-RU"/>
                  </w:rPr>
                </w:rPrChange>
              </w:rPr>
              <w:tab/>
            </w:r>
          </w:del>
          <w:r w:rsidRPr="00EE3B99">
            <w:rPr>
              <w:noProof/>
              <w:sz w:val="24"/>
              <w:szCs w:val="24"/>
            </w:rPr>
            <w:t>Адъювантная химиотерапия</w:t>
          </w:r>
          <w:r w:rsidRPr="00EE3B99">
            <w:rPr>
              <w:noProof/>
              <w:sz w:val="24"/>
              <w:szCs w:val="24"/>
            </w:rPr>
            <w:tab/>
          </w:r>
          <w:r w:rsidRPr="00EE3B99">
            <w:rPr>
              <w:noProof/>
              <w:sz w:val="24"/>
              <w:szCs w:val="24"/>
            </w:rPr>
            <w:fldChar w:fldCharType="begin"/>
          </w:r>
          <w:r w:rsidRPr="00EE3B99">
            <w:rPr>
              <w:noProof/>
              <w:sz w:val="24"/>
              <w:szCs w:val="24"/>
              <w:rPrChange w:id="548" w:author="N F" w:date="2023-12-05T03:08:00Z">
                <w:rPr>
                  <w:rFonts w:cs="Times New Roman"/>
                  <w:noProof/>
                </w:rPr>
              </w:rPrChange>
            </w:rPr>
            <w:instrText xml:space="preserve"> PAGEREF _Toc115733059 \h </w:instrText>
          </w:r>
          <w:r w:rsidRPr="00EE3B99">
            <w:rPr>
              <w:noProof/>
              <w:sz w:val="24"/>
              <w:szCs w:val="24"/>
            </w:rPr>
          </w:r>
          <w:r w:rsidRPr="00EE3B99">
            <w:rPr>
              <w:noProof/>
              <w:sz w:val="24"/>
              <w:szCs w:val="24"/>
            </w:rPr>
            <w:fldChar w:fldCharType="separate"/>
          </w:r>
          <w:r w:rsidRPr="00EE3B99">
            <w:rPr>
              <w:noProof/>
              <w:sz w:val="24"/>
              <w:szCs w:val="24"/>
            </w:rPr>
            <w:t>56</w:t>
          </w:r>
          <w:r w:rsidRPr="00EE3B99">
            <w:rPr>
              <w:noProof/>
              <w:sz w:val="24"/>
              <w:szCs w:val="24"/>
            </w:rPr>
            <w:fldChar w:fldCharType="end"/>
          </w:r>
        </w:p>
        <w:p w14:paraId="0CCF5D54" w14:textId="6437405D" w:rsidR="004C4CE2" w:rsidRPr="00EE3B99" w:rsidRDefault="004C4CE2" w:rsidP="00EE3B99">
          <w:pPr>
            <w:pStyle w:val="31"/>
            <w:rPr>
              <w:rFonts w:eastAsiaTheme="minorEastAsia"/>
              <w:noProof/>
              <w:sz w:val="24"/>
              <w:szCs w:val="24"/>
              <w:lang w:eastAsia="ru-RU"/>
              <w:rPrChange w:id="549" w:author="N F" w:date="2023-12-05T03:08:00Z">
                <w:rPr>
                  <w:rFonts w:asciiTheme="minorHAnsi" w:eastAsiaTheme="minorEastAsia" w:hAnsiTheme="minorHAnsi"/>
                  <w:noProof/>
                  <w:lang w:eastAsia="ru-RU"/>
                </w:rPr>
              </w:rPrChange>
            </w:rPr>
          </w:pPr>
          <w:r w:rsidRPr="00EE3B99">
            <w:rPr>
              <w:noProof/>
              <w:sz w:val="24"/>
              <w:szCs w:val="24"/>
            </w:rPr>
            <w:t>4.3.2</w:t>
          </w:r>
          <w:ins w:id="550" w:author="N F" w:date="2023-08-03T17:45:00Z">
            <w:r w:rsidR="00261309" w:rsidRPr="00EE3B99">
              <w:rPr>
                <w:rFonts w:eastAsiaTheme="minorEastAsia"/>
                <w:noProof/>
                <w:sz w:val="24"/>
                <w:szCs w:val="24"/>
                <w:lang w:eastAsia="ru-RU"/>
                <w:rPrChange w:id="551" w:author="N F" w:date="2023-12-05T03:08:00Z">
                  <w:rPr>
                    <w:rFonts w:asciiTheme="minorHAnsi" w:eastAsiaTheme="minorEastAsia" w:hAnsiTheme="minorHAnsi"/>
                    <w:noProof/>
                    <w:lang w:eastAsia="ru-RU"/>
                  </w:rPr>
                </w:rPrChange>
              </w:rPr>
              <w:t xml:space="preserve">. </w:t>
            </w:r>
          </w:ins>
          <w:del w:id="552" w:author="N F" w:date="2023-08-03T17:45:00Z">
            <w:r w:rsidRPr="00EE3B99" w:rsidDel="00261309">
              <w:rPr>
                <w:rFonts w:eastAsiaTheme="minorEastAsia"/>
                <w:noProof/>
                <w:sz w:val="24"/>
                <w:szCs w:val="24"/>
                <w:lang w:eastAsia="ru-RU"/>
                <w:rPrChange w:id="553" w:author="N F" w:date="2023-12-05T03:08:00Z">
                  <w:rPr>
                    <w:rFonts w:asciiTheme="minorHAnsi" w:eastAsiaTheme="minorEastAsia" w:hAnsiTheme="minorHAnsi"/>
                    <w:noProof/>
                    <w:lang w:eastAsia="ru-RU"/>
                  </w:rPr>
                </w:rPrChange>
              </w:rPr>
              <w:tab/>
            </w:r>
          </w:del>
          <w:r w:rsidRPr="00EE3B99">
            <w:rPr>
              <w:noProof/>
              <w:sz w:val="24"/>
              <w:szCs w:val="24"/>
            </w:rPr>
            <w:t>Клиническая безопасность</w:t>
          </w:r>
          <w:r w:rsidRPr="00EE3B99">
            <w:rPr>
              <w:noProof/>
              <w:sz w:val="24"/>
              <w:szCs w:val="24"/>
            </w:rPr>
            <w:tab/>
          </w:r>
          <w:r w:rsidRPr="00EE3B99">
            <w:rPr>
              <w:noProof/>
              <w:sz w:val="24"/>
              <w:szCs w:val="24"/>
            </w:rPr>
            <w:fldChar w:fldCharType="begin"/>
          </w:r>
          <w:r w:rsidRPr="00EE3B99">
            <w:rPr>
              <w:noProof/>
              <w:sz w:val="24"/>
              <w:szCs w:val="24"/>
              <w:rPrChange w:id="554" w:author="N F" w:date="2023-12-05T03:08:00Z">
                <w:rPr>
                  <w:rFonts w:cs="Times New Roman"/>
                  <w:noProof/>
                </w:rPr>
              </w:rPrChange>
            </w:rPr>
            <w:instrText xml:space="preserve"> PAGEREF _Toc115733060 \h </w:instrText>
          </w:r>
          <w:r w:rsidRPr="00EE3B99">
            <w:rPr>
              <w:noProof/>
              <w:sz w:val="24"/>
              <w:szCs w:val="24"/>
            </w:rPr>
          </w:r>
          <w:r w:rsidRPr="00EE3B99">
            <w:rPr>
              <w:noProof/>
              <w:sz w:val="24"/>
              <w:szCs w:val="24"/>
            </w:rPr>
            <w:fldChar w:fldCharType="separate"/>
          </w:r>
          <w:r w:rsidRPr="00EE3B99">
            <w:rPr>
              <w:noProof/>
              <w:sz w:val="24"/>
              <w:szCs w:val="24"/>
            </w:rPr>
            <w:t>58</w:t>
          </w:r>
          <w:r w:rsidRPr="00EE3B99">
            <w:rPr>
              <w:noProof/>
              <w:sz w:val="24"/>
              <w:szCs w:val="24"/>
            </w:rPr>
            <w:fldChar w:fldCharType="end"/>
          </w:r>
        </w:p>
        <w:p w14:paraId="0A3C201C" w14:textId="230DEF6B" w:rsidR="004C4CE2" w:rsidRPr="00EE3B99" w:rsidRDefault="004C4CE2" w:rsidP="00CB19FC">
          <w:pPr>
            <w:pStyle w:val="41"/>
            <w:rPr>
              <w:rFonts w:eastAsiaTheme="minorEastAsia"/>
              <w:noProof/>
              <w:sz w:val="24"/>
              <w:szCs w:val="24"/>
              <w:lang w:eastAsia="ru-RU"/>
              <w:rPrChange w:id="555" w:author="N F" w:date="2023-12-05T03:08:00Z">
                <w:rPr>
                  <w:rFonts w:asciiTheme="minorHAnsi" w:eastAsiaTheme="minorEastAsia" w:hAnsiTheme="minorHAnsi"/>
                  <w:noProof/>
                  <w:sz w:val="22"/>
                  <w:szCs w:val="22"/>
                  <w:lang w:eastAsia="ru-RU"/>
                </w:rPr>
              </w:rPrChange>
            </w:rPr>
          </w:pPr>
          <w:r w:rsidRPr="00EE3B99">
            <w:rPr>
              <w:noProof/>
              <w:sz w:val="24"/>
              <w:szCs w:val="24"/>
            </w:rPr>
            <w:t>4.3.2.1</w:t>
          </w:r>
          <w:ins w:id="556" w:author="N F" w:date="2023-08-03T17:45:00Z">
            <w:r w:rsidR="00261309" w:rsidRPr="00EE3B99">
              <w:rPr>
                <w:rFonts w:eastAsiaTheme="minorEastAsia"/>
                <w:noProof/>
                <w:sz w:val="24"/>
                <w:szCs w:val="24"/>
                <w:lang w:eastAsia="ru-RU"/>
                <w:rPrChange w:id="557" w:author="N F" w:date="2023-12-05T03:08:00Z">
                  <w:rPr>
                    <w:rFonts w:asciiTheme="minorHAnsi" w:eastAsiaTheme="minorEastAsia" w:hAnsiTheme="minorHAnsi"/>
                    <w:noProof/>
                    <w:sz w:val="22"/>
                    <w:szCs w:val="22"/>
                    <w:lang w:eastAsia="ru-RU"/>
                  </w:rPr>
                </w:rPrChange>
              </w:rPr>
              <w:t xml:space="preserve">. </w:t>
            </w:r>
          </w:ins>
          <w:del w:id="558" w:author="N F" w:date="2023-08-03T17:45:00Z">
            <w:r w:rsidRPr="00EE3B99" w:rsidDel="00261309">
              <w:rPr>
                <w:rFonts w:eastAsiaTheme="minorEastAsia"/>
                <w:noProof/>
                <w:sz w:val="24"/>
                <w:szCs w:val="24"/>
                <w:lang w:eastAsia="ru-RU"/>
                <w:rPrChange w:id="559" w:author="N F" w:date="2023-12-05T03:08:00Z">
                  <w:rPr>
                    <w:rFonts w:asciiTheme="minorHAnsi" w:eastAsiaTheme="minorEastAsia" w:hAnsiTheme="minorHAnsi"/>
                    <w:noProof/>
                    <w:sz w:val="22"/>
                    <w:szCs w:val="22"/>
                    <w:lang w:eastAsia="ru-RU"/>
                  </w:rPr>
                </w:rPrChange>
              </w:rPr>
              <w:tab/>
            </w:r>
          </w:del>
          <w:r w:rsidRPr="00EE3B99">
            <w:rPr>
              <w:noProof/>
              <w:sz w:val="24"/>
              <w:szCs w:val="24"/>
            </w:rPr>
            <w:t>Степень воздействия на пациентов</w:t>
          </w:r>
          <w:r w:rsidRPr="00EE3B99">
            <w:rPr>
              <w:noProof/>
              <w:sz w:val="24"/>
              <w:szCs w:val="24"/>
            </w:rPr>
            <w:tab/>
          </w:r>
          <w:r w:rsidRPr="00EE3B99">
            <w:rPr>
              <w:noProof/>
              <w:sz w:val="24"/>
              <w:szCs w:val="24"/>
            </w:rPr>
            <w:fldChar w:fldCharType="begin"/>
          </w:r>
          <w:r w:rsidRPr="00EE3B99">
            <w:rPr>
              <w:noProof/>
              <w:sz w:val="24"/>
              <w:szCs w:val="24"/>
              <w:rPrChange w:id="560" w:author="N F" w:date="2023-12-05T03:08:00Z">
                <w:rPr>
                  <w:rFonts w:cs="Times New Roman"/>
                  <w:noProof/>
                </w:rPr>
              </w:rPrChange>
            </w:rPr>
            <w:instrText xml:space="preserve"> PAGEREF _Toc115733061 \h </w:instrText>
          </w:r>
          <w:r w:rsidRPr="00EE3B99">
            <w:rPr>
              <w:noProof/>
              <w:sz w:val="24"/>
              <w:szCs w:val="24"/>
            </w:rPr>
          </w:r>
          <w:r w:rsidRPr="00EE3B99">
            <w:rPr>
              <w:noProof/>
              <w:sz w:val="24"/>
              <w:szCs w:val="24"/>
            </w:rPr>
            <w:fldChar w:fldCharType="separate"/>
          </w:r>
          <w:r w:rsidRPr="00EE3B99">
            <w:rPr>
              <w:noProof/>
              <w:sz w:val="24"/>
              <w:szCs w:val="24"/>
            </w:rPr>
            <w:t>58</w:t>
          </w:r>
          <w:r w:rsidRPr="00EE3B99">
            <w:rPr>
              <w:noProof/>
              <w:sz w:val="24"/>
              <w:szCs w:val="24"/>
            </w:rPr>
            <w:fldChar w:fldCharType="end"/>
          </w:r>
        </w:p>
        <w:p w14:paraId="3FA87550" w14:textId="21D73F21" w:rsidR="004C4CE2" w:rsidRPr="00EE3B99" w:rsidRDefault="004C4CE2" w:rsidP="00CB19FC">
          <w:pPr>
            <w:pStyle w:val="41"/>
            <w:rPr>
              <w:rFonts w:eastAsiaTheme="minorEastAsia"/>
              <w:noProof/>
              <w:sz w:val="24"/>
              <w:szCs w:val="24"/>
              <w:lang w:eastAsia="ru-RU"/>
              <w:rPrChange w:id="561" w:author="N F" w:date="2023-12-05T03:08:00Z">
                <w:rPr>
                  <w:rFonts w:asciiTheme="minorHAnsi" w:eastAsiaTheme="minorEastAsia" w:hAnsiTheme="minorHAnsi"/>
                  <w:noProof/>
                  <w:sz w:val="22"/>
                  <w:szCs w:val="22"/>
                  <w:lang w:eastAsia="ru-RU"/>
                </w:rPr>
              </w:rPrChange>
            </w:rPr>
          </w:pPr>
          <w:r w:rsidRPr="00EE3B99">
            <w:rPr>
              <w:noProof/>
              <w:sz w:val="24"/>
              <w:szCs w:val="24"/>
            </w:rPr>
            <w:t>4.3.2.2</w:t>
          </w:r>
          <w:ins w:id="562" w:author="N F" w:date="2023-08-03T17:45:00Z">
            <w:r w:rsidR="00261309" w:rsidRPr="00EE3B99">
              <w:rPr>
                <w:rFonts w:eastAsiaTheme="minorEastAsia"/>
                <w:noProof/>
                <w:sz w:val="24"/>
                <w:szCs w:val="24"/>
                <w:lang w:eastAsia="ru-RU"/>
                <w:rPrChange w:id="563" w:author="N F" w:date="2023-12-05T03:08:00Z">
                  <w:rPr>
                    <w:rFonts w:asciiTheme="minorHAnsi" w:eastAsiaTheme="minorEastAsia" w:hAnsiTheme="minorHAnsi"/>
                    <w:noProof/>
                    <w:sz w:val="22"/>
                    <w:szCs w:val="22"/>
                    <w:lang w:eastAsia="ru-RU"/>
                  </w:rPr>
                </w:rPrChange>
              </w:rPr>
              <w:t xml:space="preserve">. </w:t>
            </w:r>
          </w:ins>
          <w:del w:id="564" w:author="N F" w:date="2023-08-03T17:45:00Z">
            <w:r w:rsidRPr="00EE3B99" w:rsidDel="00261309">
              <w:rPr>
                <w:rFonts w:eastAsiaTheme="minorEastAsia"/>
                <w:noProof/>
                <w:sz w:val="24"/>
                <w:szCs w:val="24"/>
                <w:lang w:eastAsia="ru-RU"/>
                <w:rPrChange w:id="565" w:author="N F" w:date="2023-12-05T03:08:00Z">
                  <w:rPr>
                    <w:rFonts w:asciiTheme="minorHAnsi" w:eastAsiaTheme="minorEastAsia" w:hAnsiTheme="minorHAnsi"/>
                    <w:noProof/>
                    <w:sz w:val="22"/>
                    <w:szCs w:val="22"/>
                    <w:lang w:eastAsia="ru-RU"/>
                  </w:rPr>
                </w:rPrChange>
              </w:rPr>
              <w:tab/>
            </w:r>
          </w:del>
          <w:r w:rsidRPr="00EE3B99">
            <w:rPr>
              <w:noProof/>
              <w:sz w:val="24"/>
              <w:szCs w:val="24"/>
            </w:rPr>
            <w:t>Нежелательные явления</w:t>
          </w:r>
          <w:r w:rsidRPr="00EE3B99">
            <w:rPr>
              <w:noProof/>
              <w:sz w:val="24"/>
              <w:szCs w:val="24"/>
            </w:rPr>
            <w:tab/>
          </w:r>
          <w:r w:rsidRPr="00EE3B99">
            <w:rPr>
              <w:noProof/>
              <w:sz w:val="24"/>
              <w:szCs w:val="24"/>
            </w:rPr>
            <w:fldChar w:fldCharType="begin"/>
          </w:r>
          <w:r w:rsidRPr="00EE3B99">
            <w:rPr>
              <w:noProof/>
              <w:sz w:val="24"/>
              <w:szCs w:val="24"/>
              <w:rPrChange w:id="566" w:author="N F" w:date="2023-12-05T03:08:00Z">
                <w:rPr>
                  <w:rFonts w:cs="Times New Roman"/>
                  <w:noProof/>
                </w:rPr>
              </w:rPrChange>
            </w:rPr>
            <w:instrText xml:space="preserve"> PAGEREF _Toc115733062 \h </w:instrText>
          </w:r>
          <w:r w:rsidRPr="00EE3B99">
            <w:rPr>
              <w:noProof/>
              <w:sz w:val="24"/>
              <w:szCs w:val="24"/>
            </w:rPr>
          </w:r>
          <w:r w:rsidRPr="00EE3B99">
            <w:rPr>
              <w:noProof/>
              <w:sz w:val="24"/>
              <w:szCs w:val="24"/>
            </w:rPr>
            <w:fldChar w:fldCharType="separate"/>
          </w:r>
          <w:r w:rsidRPr="00EE3B99">
            <w:rPr>
              <w:noProof/>
              <w:sz w:val="24"/>
              <w:szCs w:val="24"/>
            </w:rPr>
            <w:t>61</w:t>
          </w:r>
          <w:r w:rsidRPr="00EE3B99">
            <w:rPr>
              <w:noProof/>
              <w:sz w:val="24"/>
              <w:szCs w:val="24"/>
            </w:rPr>
            <w:fldChar w:fldCharType="end"/>
          </w:r>
        </w:p>
        <w:p w14:paraId="3CA95F2C" w14:textId="13E644B4" w:rsidR="004C4CE2" w:rsidRPr="00EE3B99" w:rsidRDefault="004C4CE2" w:rsidP="00EE3B99">
          <w:pPr>
            <w:pStyle w:val="41"/>
            <w:rPr>
              <w:rFonts w:eastAsiaTheme="minorEastAsia"/>
              <w:noProof/>
              <w:sz w:val="24"/>
              <w:szCs w:val="24"/>
              <w:lang w:eastAsia="ru-RU"/>
              <w:rPrChange w:id="567" w:author="N F" w:date="2023-12-05T03:08:00Z">
                <w:rPr>
                  <w:rFonts w:asciiTheme="minorHAnsi" w:eastAsiaTheme="minorEastAsia" w:hAnsiTheme="minorHAnsi"/>
                  <w:noProof/>
                  <w:sz w:val="22"/>
                  <w:szCs w:val="22"/>
                  <w:lang w:eastAsia="ru-RU"/>
                </w:rPr>
              </w:rPrChange>
            </w:rPr>
          </w:pPr>
          <w:r w:rsidRPr="00EE3B99">
            <w:rPr>
              <w:noProof/>
              <w:sz w:val="24"/>
              <w:szCs w:val="24"/>
            </w:rPr>
            <w:lastRenderedPageBreak/>
            <w:t>4.3.2.3</w:t>
          </w:r>
          <w:ins w:id="568" w:author="N F" w:date="2023-08-03T17:45:00Z">
            <w:r w:rsidR="00261309" w:rsidRPr="00EE3B99">
              <w:rPr>
                <w:rFonts w:eastAsiaTheme="minorEastAsia"/>
                <w:noProof/>
                <w:sz w:val="24"/>
                <w:szCs w:val="24"/>
                <w:lang w:eastAsia="ru-RU"/>
                <w:rPrChange w:id="569" w:author="N F" w:date="2023-12-05T03:08:00Z">
                  <w:rPr>
                    <w:rFonts w:asciiTheme="minorHAnsi" w:eastAsiaTheme="minorEastAsia" w:hAnsiTheme="minorHAnsi"/>
                    <w:noProof/>
                    <w:sz w:val="22"/>
                    <w:szCs w:val="22"/>
                    <w:lang w:eastAsia="ru-RU"/>
                  </w:rPr>
                </w:rPrChange>
              </w:rPr>
              <w:t xml:space="preserve">. </w:t>
            </w:r>
          </w:ins>
          <w:del w:id="570" w:author="N F" w:date="2023-08-03T17:45:00Z">
            <w:r w:rsidRPr="00EE3B99" w:rsidDel="00261309">
              <w:rPr>
                <w:rFonts w:eastAsiaTheme="minorEastAsia"/>
                <w:noProof/>
                <w:sz w:val="24"/>
                <w:szCs w:val="24"/>
                <w:lang w:eastAsia="ru-RU"/>
                <w:rPrChange w:id="571" w:author="N F" w:date="2023-12-05T03:08:00Z">
                  <w:rPr>
                    <w:rFonts w:asciiTheme="minorHAnsi" w:eastAsiaTheme="minorEastAsia" w:hAnsiTheme="minorHAnsi"/>
                    <w:noProof/>
                    <w:sz w:val="22"/>
                    <w:szCs w:val="22"/>
                    <w:lang w:eastAsia="ru-RU"/>
                  </w:rPr>
                </w:rPrChange>
              </w:rPr>
              <w:tab/>
            </w:r>
          </w:del>
          <w:r w:rsidRPr="00EE3B99">
            <w:rPr>
              <w:noProof/>
              <w:sz w:val="24"/>
              <w:szCs w:val="24"/>
            </w:rPr>
            <w:t>Серьезные нежелательные явления, летальные исходы и явления, представляющие особый интерес</w:t>
          </w:r>
          <w:r w:rsidRPr="00EE3B99">
            <w:rPr>
              <w:noProof/>
              <w:sz w:val="24"/>
              <w:szCs w:val="24"/>
            </w:rPr>
            <w:tab/>
          </w:r>
          <w:r w:rsidRPr="00EE3B99">
            <w:rPr>
              <w:noProof/>
              <w:sz w:val="24"/>
              <w:szCs w:val="24"/>
            </w:rPr>
            <w:fldChar w:fldCharType="begin"/>
          </w:r>
          <w:r w:rsidRPr="00EE3B99">
            <w:rPr>
              <w:noProof/>
              <w:sz w:val="24"/>
              <w:szCs w:val="24"/>
              <w:rPrChange w:id="572" w:author="N F" w:date="2023-12-05T03:08:00Z">
                <w:rPr>
                  <w:rFonts w:cs="Times New Roman"/>
                  <w:noProof/>
                </w:rPr>
              </w:rPrChange>
            </w:rPr>
            <w:instrText xml:space="preserve"> PAGEREF _Toc115733063 \h </w:instrText>
          </w:r>
          <w:r w:rsidRPr="00EE3B99">
            <w:rPr>
              <w:noProof/>
              <w:sz w:val="24"/>
              <w:szCs w:val="24"/>
            </w:rPr>
          </w:r>
          <w:r w:rsidRPr="00EE3B99">
            <w:rPr>
              <w:noProof/>
              <w:sz w:val="24"/>
              <w:szCs w:val="24"/>
            </w:rPr>
            <w:fldChar w:fldCharType="separate"/>
          </w:r>
          <w:r w:rsidRPr="00EE3B99">
            <w:rPr>
              <w:noProof/>
              <w:sz w:val="24"/>
              <w:szCs w:val="24"/>
            </w:rPr>
            <w:t>62</w:t>
          </w:r>
          <w:r w:rsidRPr="00EE3B99">
            <w:rPr>
              <w:noProof/>
              <w:sz w:val="24"/>
              <w:szCs w:val="24"/>
            </w:rPr>
            <w:fldChar w:fldCharType="end"/>
          </w:r>
        </w:p>
        <w:p w14:paraId="48B4DE0C" w14:textId="472456A6" w:rsidR="004C4CE2" w:rsidRPr="00EE3B99" w:rsidRDefault="004C4CE2" w:rsidP="00EE3B99">
          <w:pPr>
            <w:pStyle w:val="41"/>
            <w:rPr>
              <w:rFonts w:eastAsiaTheme="minorEastAsia"/>
              <w:noProof/>
              <w:sz w:val="24"/>
              <w:szCs w:val="24"/>
              <w:lang w:eastAsia="ru-RU"/>
              <w:rPrChange w:id="573" w:author="N F" w:date="2023-12-05T03:08:00Z">
                <w:rPr>
                  <w:rFonts w:asciiTheme="minorHAnsi" w:eastAsiaTheme="minorEastAsia" w:hAnsiTheme="minorHAnsi"/>
                  <w:noProof/>
                  <w:sz w:val="22"/>
                  <w:szCs w:val="22"/>
                  <w:lang w:eastAsia="ru-RU"/>
                </w:rPr>
              </w:rPrChange>
            </w:rPr>
          </w:pPr>
          <w:r w:rsidRPr="00EE3B99">
            <w:rPr>
              <w:noProof/>
              <w:sz w:val="24"/>
              <w:szCs w:val="24"/>
            </w:rPr>
            <w:t>4.3.2.4</w:t>
          </w:r>
          <w:ins w:id="574" w:author="N F" w:date="2023-08-03T17:45:00Z">
            <w:r w:rsidR="00261309" w:rsidRPr="00EE3B99">
              <w:rPr>
                <w:rFonts w:eastAsiaTheme="minorEastAsia"/>
                <w:noProof/>
                <w:sz w:val="24"/>
                <w:szCs w:val="24"/>
                <w:lang w:eastAsia="ru-RU"/>
                <w:rPrChange w:id="575" w:author="N F" w:date="2023-12-05T03:08:00Z">
                  <w:rPr>
                    <w:rFonts w:asciiTheme="minorHAnsi" w:eastAsiaTheme="minorEastAsia" w:hAnsiTheme="minorHAnsi"/>
                    <w:noProof/>
                    <w:sz w:val="22"/>
                    <w:szCs w:val="22"/>
                    <w:lang w:eastAsia="ru-RU"/>
                  </w:rPr>
                </w:rPrChange>
              </w:rPr>
              <w:t xml:space="preserve">. </w:t>
            </w:r>
          </w:ins>
          <w:del w:id="576" w:author="N F" w:date="2023-08-03T17:45:00Z">
            <w:r w:rsidRPr="00EE3B99" w:rsidDel="00261309">
              <w:rPr>
                <w:rFonts w:eastAsiaTheme="minorEastAsia"/>
                <w:noProof/>
                <w:sz w:val="24"/>
                <w:szCs w:val="24"/>
                <w:lang w:eastAsia="ru-RU"/>
                <w:rPrChange w:id="577" w:author="N F" w:date="2023-12-05T03:08:00Z">
                  <w:rPr>
                    <w:rFonts w:asciiTheme="minorHAnsi" w:eastAsiaTheme="minorEastAsia" w:hAnsiTheme="minorHAnsi"/>
                    <w:noProof/>
                    <w:sz w:val="22"/>
                    <w:szCs w:val="22"/>
                    <w:lang w:eastAsia="ru-RU"/>
                  </w:rPr>
                </w:rPrChange>
              </w:rPr>
              <w:tab/>
            </w:r>
          </w:del>
          <w:r w:rsidRPr="00EE3B99">
            <w:rPr>
              <w:noProof/>
              <w:sz w:val="24"/>
              <w:szCs w:val="24"/>
            </w:rPr>
            <w:t>Лабораторные отклонения</w:t>
          </w:r>
          <w:r w:rsidRPr="00EE3B99">
            <w:rPr>
              <w:noProof/>
              <w:sz w:val="24"/>
              <w:szCs w:val="24"/>
            </w:rPr>
            <w:tab/>
          </w:r>
          <w:r w:rsidRPr="00EE3B99">
            <w:rPr>
              <w:noProof/>
              <w:sz w:val="24"/>
              <w:szCs w:val="24"/>
            </w:rPr>
            <w:fldChar w:fldCharType="begin"/>
          </w:r>
          <w:r w:rsidRPr="00EE3B99">
            <w:rPr>
              <w:noProof/>
              <w:sz w:val="24"/>
              <w:szCs w:val="24"/>
              <w:rPrChange w:id="578" w:author="N F" w:date="2023-12-05T03:08:00Z">
                <w:rPr>
                  <w:rFonts w:cs="Times New Roman"/>
                  <w:noProof/>
                </w:rPr>
              </w:rPrChange>
            </w:rPr>
            <w:instrText xml:space="preserve"> PAGEREF _Toc115733064 \h </w:instrText>
          </w:r>
          <w:r w:rsidRPr="00EE3B99">
            <w:rPr>
              <w:noProof/>
              <w:sz w:val="24"/>
              <w:szCs w:val="24"/>
            </w:rPr>
          </w:r>
          <w:r w:rsidRPr="00EE3B99">
            <w:rPr>
              <w:noProof/>
              <w:sz w:val="24"/>
              <w:szCs w:val="24"/>
            </w:rPr>
            <w:fldChar w:fldCharType="separate"/>
          </w:r>
          <w:r w:rsidRPr="00EE3B99">
            <w:rPr>
              <w:noProof/>
              <w:sz w:val="24"/>
              <w:szCs w:val="24"/>
            </w:rPr>
            <w:t>65</w:t>
          </w:r>
          <w:r w:rsidRPr="00EE3B99">
            <w:rPr>
              <w:noProof/>
              <w:sz w:val="24"/>
              <w:szCs w:val="24"/>
            </w:rPr>
            <w:fldChar w:fldCharType="end"/>
          </w:r>
        </w:p>
        <w:p w14:paraId="5DB73BA3" w14:textId="3A2307EB" w:rsidR="004C4CE2" w:rsidRPr="00EE3B99" w:rsidRDefault="004C4CE2" w:rsidP="00EE3B99">
          <w:pPr>
            <w:pStyle w:val="41"/>
            <w:rPr>
              <w:rFonts w:eastAsiaTheme="minorEastAsia"/>
              <w:noProof/>
              <w:sz w:val="24"/>
              <w:szCs w:val="24"/>
              <w:lang w:eastAsia="ru-RU"/>
              <w:rPrChange w:id="579" w:author="N F" w:date="2023-12-05T03:08:00Z">
                <w:rPr>
                  <w:rFonts w:asciiTheme="minorHAnsi" w:eastAsiaTheme="minorEastAsia" w:hAnsiTheme="minorHAnsi"/>
                  <w:noProof/>
                  <w:sz w:val="22"/>
                  <w:szCs w:val="22"/>
                  <w:lang w:eastAsia="ru-RU"/>
                </w:rPr>
              </w:rPrChange>
            </w:rPr>
          </w:pPr>
          <w:r w:rsidRPr="00EE3B99">
            <w:rPr>
              <w:noProof/>
              <w:sz w:val="24"/>
              <w:szCs w:val="24"/>
            </w:rPr>
            <w:t>4.3.2.5</w:t>
          </w:r>
          <w:ins w:id="580" w:author="N F" w:date="2023-08-03T17:45:00Z">
            <w:r w:rsidR="00261309" w:rsidRPr="00EE3B99">
              <w:rPr>
                <w:rFonts w:eastAsiaTheme="minorEastAsia"/>
                <w:noProof/>
                <w:sz w:val="24"/>
                <w:szCs w:val="24"/>
                <w:lang w:eastAsia="ru-RU"/>
                <w:rPrChange w:id="581" w:author="N F" w:date="2023-12-05T03:08:00Z">
                  <w:rPr>
                    <w:rFonts w:asciiTheme="minorHAnsi" w:eastAsiaTheme="minorEastAsia" w:hAnsiTheme="minorHAnsi"/>
                    <w:noProof/>
                    <w:sz w:val="22"/>
                    <w:szCs w:val="22"/>
                    <w:lang w:eastAsia="ru-RU"/>
                  </w:rPr>
                </w:rPrChange>
              </w:rPr>
              <w:t xml:space="preserve">. </w:t>
            </w:r>
          </w:ins>
          <w:del w:id="582" w:author="N F" w:date="2023-08-03T17:45:00Z">
            <w:r w:rsidRPr="00EE3B99" w:rsidDel="00261309">
              <w:rPr>
                <w:rFonts w:eastAsiaTheme="minorEastAsia"/>
                <w:noProof/>
                <w:sz w:val="24"/>
                <w:szCs w:val="24"/>
                <w:lang w:eastAsia="ru-RU"/>
                <w:rPrChange w:id="583" w:author="N F" w:date="2023-12-05T03:08:00Z">
                  <w:rPr>
                    <w:rFonts w:asciiTheme="minorHAnsi" w:eastAsiaTheme="minorEastAsia" w:hAnsiTheme="minorHAnsi"/>
                    <w:noProof/>
                    <w:sz w:val="22"/>
                    <w:szCs w:val="22"/>
                    <w:lang w:eastAsia="ru-RU"/>
                  </w:rPr>
                </w:rPrChange>
              </w:rPr>
              <w:tab/>
            </w:r>
          </w:del>
          <w:r w:rsidRPr="00EE3B99">
            <w:rPr>
              <w:noProof/>
              <w:sz w:val="24"/>
              <w:szCs w:val="24"/>
            </w:rPr>
            <w:t>Безопасность, связанная с лекарственными взаимодействиями и другими взаимодействиями</w:t>
          </w:r>
          <w:r w:rsidRPr="00EE3B99">
            <w:rPr>
              <w:noProof/>
              <w:sz w:val="24"/>
              <w:szCs w:val="24"/>
            </w:rPr>
            <w:tab/>
          </w:r>
          <w:r w:rsidRPr="00EE3B99">
            <w:rPr>
              <w:noProof/>
              <w:sz w:val="24"/>
              <w:szCs w:val="24"/>
            </w:rPr>
            <w:fldChar w:fldCharType="begin"/>
          </w:r>
          <w:r w:rsidRPr="00EE3B99">
            <w:rPr>
              <w:noProof/>
              <w:sz w:val="24"/>
              <w:szCs w:val="24"/>
              <w:rPrChange w:id="584" w:author="N F" w:date="2023-12-05T03:08:00Z">
                <w:rPr>
                  <w:rFonts w:cs="Times New Roman"/>
                  <w:noProof/>
                </w:rPr>
              </w:rPrChange>
            </w:rPr>
            <w:instrText xml:space="preserve"> PAGEREF _Toc115733065 \h </w:instrText>
          </w:r>
          <w:r w:rsidRPr="00EE3B99">
            <w:rPr>
              <w:noProof/>
              <w:sz w:val="24"/>
              <w:szCs w:val="24"/>
            </w:rPr>
          </w:r>
          <w:r w:rsidRPr="00EE3B99">
            <w:rPr>
              <w:noProof/>
              <w:sz w:val="24"/>
              <w:szCs w:val="24"/>
            </w:rPr>
            <w:fldChar w:fldCharType="separate"/>
          </w:r>
          <w:r w:rsidRPr="00EE3B99">
            <w:rPr>
              <w:noProof/>
              <w:sz w:val="24"/>
              <w:szCs w:val="24"/>
            </w:rPr>
            <w:t>66</w:t>
          </w:r>
          <w:r w:rsidRPr="00EE3B99">
            <w:rPr>
              <w:noProof/>
              <w:sz w:val="24"/>
              <w:szCs w:val="24"/>
            </w:rPr>
            <w:fldChar w:fldCharType="end"/>
          </w:r>
        </w:p>
        <w:p w14:paraId="5977CEC7" w14:textId="5CF02CDB" w:rsidR="004C4CE2" w:rsidRPr="00EE3B99" w:rsidRDefault="004C4CE2" w:rsidP="00EE3B99">
          <w:pPr>
            <w:pStyle w:val="41"/>
            <w:rPr>
              <w:rFonts w:eastAsiaTheme="minorEastAsia"/>
              <w:noProof/>
              <w:sz w:val="24"/>
              <w:szCs w:val="24"/>
              <w:lang w:eastAsia="ru-RU"/>
              <w:rPrChange w:id="585" w:author="N F" w:date="2023-12-05T03:08:00Z">
                <w:rPr>
                  <w:rFonts w:asciiTheme="minorHAnsi" w:eastAsiaTheme="minorEastAsia" w:hAnsiTheme="minorHAnsi"/>
                  <w:noProof/>
                  <w:sz w:val="22"/>
                  <w:szCs w:val="22"/>
                  <w:lang w:eastAsia="ru-RU"/>
                </w:rPr>
              </w:rPrChange>
            </w:rPr>
          </w:pPr>
          <w:r w:rsidRPr="00EE3B99">
            <w:rPr>
              <w:noProof/>
              <w:sz w:val="24"/>
              <w:szCs w:val="24"/>
            </w:rPr>
            <w:t>4.3.2.6</w:t>
          </w:r>
          <w:ins w:id="586" w:author="N F" w:date="2023-08-03T17:45:00Z">
            <w:r w:rsidR="00261309" w:rsidRPr="00EE3B99">
              <w:rPr>
                <w:rFonts w:eastAsiaTheme="minorEastAsia"/>
                <w:noProof/>
                <w:sz w:val="24"/>
                <w:szCs w:val="24"/>
                <w:lang w:eastAsia="ru-RU"/>
                <w:rPrChange w:id="587" w:author="N F" w:date="2023-12-05T03:08:00Z">
                  <w:rPr>
                    <w:rFonts w:asciiTheme="minorHAnsi" w:eastAsiaTheme="minorEastAsia" w:hAnsiTheme="minorHAnsi"/>
                    <w:noProof/>
                    <w:sz w:val="22"/>
                    <w:szCs w:val="22"/>
                    <w:lang w:eastAsia="ru-RU"/>
                  </w:rPr>
                </w:rPrChange>
              </w:rPr>
              <w:t xml:space="preserve">. </w:t>
            </w:r>
          </w:ins>
          <w:del w:id="588" w:author="N F" w:date="2023-08-03T17:45:00Z">
            <w:r w:rsidRPr="00EE3B99" w:rsidDel="00261309">
              <w:rPr>
                <w:rFonts w:eastAsiaTheme="minorEastAsia"/>
                <w:noProof/>
                <w:sz w:val="24"/>
                <w:szCs w:val="24"/>
                <w:lang w:eastAsia="ru-RU"/>
                <w:rPrChange w:id="589" w:author="N F" w:date="2023-12-05T03:08:00Z">
                  <w:rPr>
                    <w:rFonts w:asciiTheme="minorHAnsi" w:eastAsiaTheme="minorEastAsia" w:hAnsiTheme="minorHAnsi"/>
                    <w:noProof/>
                    <w:sz w:val="22"/>
                    <w:szCs w:val="22"/>
                    <w:lang w:eastAsia="ru-RU"/>
                  </w:rPr>
                </w:rPrChange>
              </w:rPr>
              <w:tab/>
            </w:r>
          </w:del>
          <w:r w:rsidRPr="00EE3B99">
            <w:rPr>
              <w:noProof/>
              <w:sz w:val="24"/>
              <w:szCs w:val="24"/>
            </w:rPr>
            <w:t>Прерывание терапии в связи с нежелательными явлениями</w:t>
          </w:r>
          <w:r w:rsidRPr="00EE3B99">
            <w:rPr>
              <w:noProof/>
              <w:sz w:val="24"/>
              <w:szCs w:val="24"/>
            </w:rPr>
            <w:tab/>
          </w:r>
          <w:r w:rsidRPr="00EE3B99">
            <w:rPr>
              <w:noProof/>
              <w:sz w:val="24"/>
              <w:szCs w:val="24"/>
            </w:rPr>
            <w:fldChar w:fldCharType="begin"/>
          </w:r>
          <w:r w:rsidRPr="00EE3B99">
            <w:rPr>
              <w:noProof/>
              <w:sz w:val="24"/>
              <w:szCs w:val="24"/>
              <w:rPrChange w:id="590" w:author="N F" w:date="2023-12-05T03:08:00Z">
                <w:rPr>
                  <w:rFonts w:cs="Times New Roman"/>
                  <w:noProof/>
                </w:rPr>
              </w:rPrChange>
            </w:rPr>
            <w:instrText xml:space="preserve"> PAGEREF _Toc115733066 \h </w:instrText>
          </w:r>
          <w:r w:rsidRPr="00EE3B99">
            <w:rPr>
              <w:noProof/>
              <w:sz w:val="24"/>
              <w:szCs w:val="24"/>
            </w:rPr>
          </w:r>
          <w:r w:rsidRPr="00EE3B99">
            <w:rPr>
              <w:noProof/>
              <w:sz w:val="24"/>
              <w:szCs w:val="24"/>
            </w:rPr>
            <w:fldChar w:fldCharType="separate"/>
          </w:r>
          <w:r w:rsidRPr="00EE3B99">
            <w:rPr>
              <w:noProof/>
              <w:sz w:val="24"/>
              <w:szCs w:val="24"/>
            </w:rPr>
            <w:t>66</w:t>
          </w:r>
          <w:r w:rsidRPr="00EE3B99">
            <w:rPr>
              <w:noProof/>
              <w:sz w:val="24"/>
              <w:szCs w:val="24"/>
            </w:rPr>
            <w:fldChar w:fldCharType="end"/>
          </w:r>
        </w:p>
        <w:p w14:paraId="64449E14" w14:textId="55F593B9" w:rsidR="004C4CE2" w:rsidRPr="00EE3B99" w:rsidRDefault="004C4CE2" w:rsidP="00EE3B99">
          <w:pPr>
            <w:pStyle w:val="31"/>
            <w:rPr>
              <w:rFonts w:eastAsiaTheme="minorEastAsia"/>
              <w:noProof/>
              <w:sz w:val="24"/>
              <w:szCs w:val="24"/>
              <w:lang w:eastAsia="ru-RU"/>
              <w:rPrChange w:id="591" w:author="N F" w:date="2023-12-05T03:08:00Z">
                <w:rPr>
                  <w:rFonts w:asciiTheme="minorHAnsi" w:eastAsiaTheme="minorEastAsia" w:hAnsiTheme="minorHAnsi"/>
                  <w:noProof/>
                  <w:lang w:eastAsia="ru-RU"/>
                </w:rPr>
              </w:rPrChange>
            </w:rPr>
          </w:pPr>
          <w:r w:rsidRPr="00EE3B99">
            <w:rPr>
              <w:noProof/>
              <w:sz w:val="24"/>
              <w:szCs w:val="24"/>
            </w:rPr>
            <w:t>4.3.3</w:t>
          </w:r>
          <w:ins w:id="592" w:author="N F" w:date="2023-08-03T17:45:00Z">
            <w:r w:rsidR="00261309" w:rsidRPr="00EE3B99">
              <w:rPr>
                <w:rFonts w:eastAsiaTheme="minorEastAsia"/>
                <w:noProof/>
                <w:sz w:val="24"/>
                <w:szCs w:val="24"/>
                <w:lang w:eastAsia="ru-RU"/>
                <w:rPrChange w:id="593" w:author="N F" w:date="2023-12-05T03:08:00Z">
                  <w:rPr>
                    <w:rFonts w:asciiTheme="minorHAnsi" w:eastAsiaTheme="minorEastAsia" w:hAnsiTheme="minorHAnsi"/>
                    <w:noProof/>
                    <w:lang w:eastAsia="ru-RU"/>
                  </w:rPr>
                </w:rPrChange>
              </w:rPr>
              <w:t xml:space="preserve">. </w:t>
            </w:r>
          </w:ins>
          <w:del w:id="594" w:author="N F" w:date="2023-08-03T17:45:00Z">
            <w:r w:rsidRPr="00EE3B99" w:rsidDel="00261309">
              <w:rPr>
                <w:rFonts w:eastAsiaTheme="minorEastAsia"/>
                <w:noProof/>
                <w:sz w:val="24"/>
                <w:szCs w:val="24"/>
                <w:lang w:eastAsia="ru-RU"/>
                <w:rPrChange w:id="595" w:author="N F" w:date="2023-12-05T03:08:00Z">
                  <w:rPr>
                    <w:rFonts w:asciiTheme="minorHAnsi" w:eastAsiaTheme="minorEastAsia" w:hAnsiTheme="minorHAnsi"/>
                    <w:noProof/>
                    <w:lang w:eastAsia="ru-RU"/>
                  </w:rPr>
                </w:rPrChange>
              </w:rPr>
              <w:tab/>
            </w:r>
          </w:del>
          <w:r w:rsidRPr="00EE3B99">
            <w:rPr>
              <w:noProof/>
              <w:sz w:val="24"/>
              <w:szCs w:val="24"/>
            </w:rPr>
            <w:t>Пострегистрационный опыт применения</w:t>
          </w:r>
          <w:r w:rsidRPr="00EE3B99">
            <w:rPr>
              <w:noProof/>
              <w:sz w:val="24"/>
              <w:szCs w:val="24"/>
            </w:rPr>
            <w:tab/>
          </w:r>
          <w:r w:rsidRPr="00EE3B99">
            <w:rPr>
              <w:noProof/>
              <w:sz w:val="24"/>
              <w:szCs w:val="24"/>
            </w:rPr>
            <w:fldChar w:fldCharType="begin"/>
          </w:r>
          <w:r w:rsidRPr="00EE3B99">
            <w:rPr>
              <w:noProof/>
              <w:sz w:val="24"/>
              <w:szCs w:val="24"/>
              <w:rPrChange w:id="596" w:author="N F" w:date="2023-12-05T03:08:00Z">
                <w:rPr>
                  <w:rFonts w:cs="Times New Roman"/>
                  <w:noProof/>
                </w:rPr>
              </w:rPrChange>
            </w:rPr>
            <w:instrText xml:space="preserve"> PAGEREF _Toc115733067 \h </w:instrText>
          </w:r>
          <w:r w:rsidRPr="00EE3B99">
            <w:rPr>
              <w:noProof/>
              <w:sz w:val="24"/>
              <w:szCs w:val="24"/>
            </w:rPr>
          </w:r>
          <w:r w:rsidRPr="00EE3B99">
            <w:rPr>
              <w:noProof/>
              <w:sz w:val="24"/>
              <w:szCs w:val="24"/>
            </w:rPr>
            <w:fldChar w:fldCharType="separate"/>
          </w:r>
          <w:r w:rsidRPr="00EE3B99">
            <w:rPr>
              <w:noProof/>
              <w:sz w:val="24"/>
              <w:szCs w:val="24"/>
            </w:rPr>
            <w:t>67</w:t>
          </w:r>
          <w:r w:rsidRPr="00EE3B99">
            <w:rPr>
              <w:noProof/>
              <w:sz w:val="24"/>
              <w:szCs w:val="24"/>
            </w:rPr>
            <w:fldChar w:fldCharType="end"/>
          </w:r>
        </w:p>
        <w:p w14:paraId="377153C9" w14:textId="47C7C73D" w:rsidR="004C4CE2" w:rsidRPr="00EE3B99" w:rsidRDefault="004C4CE2" w:rsidP="00EE3B99">
          <w:pPr>
            <w:pStyle w:val="11"/>
            <w:rPr>
              <w:rFonts w:eastAsiaTheme="minorEastAsia"/>
              <w:lang w:eastAsia="ru-RU"/>
              <w:rPrChange w:id="597" w:author="N F" w:date="2023-12-05T03:08:00Z">
                <w:rPr>
                  <w:rFonts w:asciiTheme="minorHAnsi" w:eastAsiaTheme="minorEastAsia" w:hAnsiTheme="minorHAnsi"/>
                  <w:sz w:val="22"/>
                  <w:szCs w:val="22"/>
                  <w:lang w:eastAsia="ru-RU"/>
                </w:rPr>
              </w:rPrChange>
            </w:rPr>
          </w:pPr>
          <w:r w:rsidRPr="00EE3B99">
            <w:t>5</w:t>
          </w:r>
          <w:ins w:id="598" w:author="N F" w:date="2023-08-03T17:45:00Z">
            <w:r w:rsidR="00261309" w:rsidRPr="00EE3B99">
              <w:rPr>
                <w:rFonts w:eastAsiaTheme="minorEastAsia"/>
                <w:lang w:eastAsia="ru-RU"/>
                <w:rPrChange w:id="599" w:author="N F" w:date="2023-12-05T03:08:00Z">
                  <w:rPr>
                    <w:rFonts w:asciiTheme="minorHAnsi" w:eastAsiaTheme="minorEastAsia" w:hAnsiTheme="minorHAnsi"/>
                    <w:bCs w:val="0"/>
                    <w:sz w:val="22"/>
                    <w:szCs w:val="22"/>
                    <w:lang w:eastAsia="ru-RU"/>
                  </w:rPr>
                </w:rPrChange>
              </w:rPr>
              <w:t xml:space="preserve">. </w:t>
            </w:r>
          </w:ins>
          <w:del w:id="600" w:author="N F" w:date="2023-08-03T17:45:00Z">
            <w:r w:rsidRPr="00EE3B99" w:rsidDel="00261309">
              <w:rPr>
                <w:rFonts w:eastAsiaTheme="minorEastAsia"/>
                <w:lang w:eastAsia="ru-RU"/>
                <w:rPrChange w:id="601" w:author="N F" w:date="2023-12-05T03:08:00Z">
                  <w:rPr>
                    <w:rFonts w:asciiTheme="minorHAnsi" w:eastAsiaTheme="minorEastAsia" w:hAnsiTheme="minorHAnsi"/>
                    <w:sz w:val="22"/>
                    <w:szCs w:val="22"/>
                    <w:lang w:eastAsia="ru-RU"/>
                  </w:rPr>
                </w:rPrChange>
              </w:rPr>
              <w:tab/>
            </w:r>
          </w:del>
          <w:r w:rsidRPr="00EE3B99">
            <w:t>ОБСУЖДЕНИЕ ДАННЫХ И ИНСТРУКЦИИ ДЛЯ ИССЛЕДОВАТЕЛЯ</w:t>
          </w:r>
          <w:r w:rsidRPr="00EE3B99">
            <w:tab/>
          </w:r>
          <w:r w:rsidRPr="00B33B3A">
            <w:fldChar w:fldCharType="begin"/>
          </w:r>
          <w:r w:rsidRPr="00EE3B99">
            <w:instrText xml:space="preserve"> PAGEREF _Toc115733068 \h </w:instrText>
          </w:r>
          <w:r w:rsidRPr="00B33B3A">
            <w:fldChar w:fldCharType="separate"/>
          </w:r>
          <w:r w:rsidRPr="00EE3B99">
            <w:t>69</w:t>
          </w:r>
          <w:r w:rsidRPr="00B33B3A">
            <w:fldChar w:fldCharType="end"/>
          </w:r>
        </w:p>
        <w:p w14:paraId="11A81CCA" w14:textId="734CC0B5" w:rsidR="004C4CE2" w:rsidRPr="00EE3B99" w:rsidRDefault="004C4CE2" w:rsidP="00EE3B99">
          <w:pPr>
            <w:pStyle w:val="21"/>
            <w:spacing w:line="240" w:lineRule="auto"/>
            <w:rPr>
              <w:rFonts w:eastAsiaTheme="minorEastAsia"/>
              <w:szCs w:val="24"/>
              <w:lang w:eastAsia="ru-RU"/>
              <w:rPrChange w:id="602" w:author="N F" w:date="2023-12-05T03:08:00Z">
                <w:rPr>
                  <w:rFonts w:asciiTheme="minorHAnsi" w:eastAsiaTheme="minorEastAsia" w:hAnsiTheme="minorHAnsi"/>
                  <w:lang w:eastAsia="ru-RU"/>
                </w:rPr>
              </w:rPrChange>
            </w:rPr>
          </w:pPr>
          <w:r w:rsidRPr="00EE3B99">
            <w:rPr>
              <w:szCs w:val="24"/>
            </w:rPr>
            <w:t>5.1</w:t>
          </w:r>
          <w:ins w:id="603" w:author="N F" w:date="2023-08-03T17:45:00Z">
            <w:r w:rsidR="00261309" w:rsidRPr="00EE3B99">
              <w:rPr>
                <w:rFonts w:eastAsiaTheme="minorEastAsia"/>
                <w:szCs w:val="24"/>
                <w:lang w:eastAsia="ru-RU"/>
                <w:rPrChange w:id="604" w:author="N F" w:date="2023-12-05T03:08:00Z">
                  <w:rPr>
                    <w:rFonts w:asciiTheme="minorHAnsi" w:eastAsiaTheme="minorEastAsia" w:hAnsiTheme="minorHAnsi"/>
                    <w:lang w:eastAsia="ru-RU"/>
                  </w:rPr>
                </w:rPrChange>
              </w:rPr>
              <w:t xml:space="preserve">. </w:t>
            </w:r>
          </w:ins>
          <w:del w:id="605" w:author="N F" w:date="2023-08-03T17:45:00Z">
            <w:r w:rsidRPr="00EE3B99" w:rsidDel="00261309">
              <w:rPr>
                <w:rFonts w:eastAsiaTheme="minorEastAsia"/>
                <w:szCs w:val="24"/>
                <w:lang w:eastAsia="ru-RU"/>
                <w:rPrChange w:id="606" w:author="N F" w:date="2023-12-05T03:08:00Z">
                  <w:rPr>
                    <w:rFonts w:asciiTheme="minorHAnsi" w:eastAsiaTheme="minorEastAsia" w:hAnsiTheme="minorHAnsi"/>
                    <w:lang w:eastAsia="ru-RU"/>
                  </w:rPr>
                </w:rPrChange>
              </w:rPr>
              <w:tab/>
            </w:r>
          </w:del>
          <w:r w:rsidRPr="00EE3B99">
            <w:rPr>
              <w:szCs w:val="24"/>
            </w:rPr>
            <w:t>Обсуждение данных доклинических исследований</w:t>
          </w:r>
          <w:r w:rsidRPr="00EE3B99">
            <w:rPr>
              <w:szCs w:val="24"/>
            </w:rPr>
            <w:tab/>
          </w:r>
          <w:r w:rsidRPr="002E36A6">
            <w:rPr>
              <w:szCs w:val="24"/>
            </w:rPr>
            <w:fldChar w:fldCharType="begin"/>
          </w:r>
          <w:r w:rsidRPr="002E36A6">
            <w:rPr>
              <w:szCs w:val="24"/>
            </w:rPr>
            <w:instrText xml:space="preserve"> PAGEREF _Toc115733069 \h </w:instrText>
          </w:r>
          <w:r w:rsidRPr="002E36A6">
            <w:rPr>
              <w:szCs w:val="24"/>
            </w:rPr>
          </w:r>
          <w:r w:rsidRPr="002E36A6">
            <w:rPr>
              <w:szCs w:val="24"/>
            </w:rPr>
            <w:fldChar w:fldCharType="separate"/>
          </w:r>
          <w:r w:rsidRPr="002E36A6">
            <w:rPr>
              <w:szCs w:val="24"/>
            </w:rPr>
            <w:t>69</w:t>
          </w:r>
          <w:r w:rsidRPr="002E36A6">
            <w:rPr>
              <w:szCs w:val="24"/>
            </w:rPr>
            <w:fldChar w:fldCharType="end"/>
          </w:r>
        </w:p>
        <w:p w14:paraId="796531E5" w14:textId="70E24EFC" w:rsidR="004C4CE2" w:rsidRPr="00EE3B99" w:rsidRDefault="004C4CE2" w:rsidP="00EE3B99">
          <w:pPr>
            <w:pStyle w:val="21"/>
            <w:spacing w:line="240" w:lineRule="auto"/>
            <w:rPr>
              <w:rFonts w:eastAsiaTheme="minorEastAsia"/>
              <w:szCs w:val="24"/>
              <w:lang w:eastAsia="ru-RU"/>
              <w:rPrChange w:id="607" w:author="N F" w:date="2023-12-05T03:08:00Z">
                <w:rPr>
                  <w:rFonts w:asciiTheme="minorHAnsi" w:eastAsiaTheme="minorEastAsia" w:hAnsiTheme="minorHAnsi"/>
                  <w:lang w:eastAsia="ru-RU"/>
                </w:rPr>
              </w:rPrChange>
            </w:rPr>
          </w:pPr>
          <w:r w:rsidRPr="00EE3B99">
            <w:rPr>
              <w:szCs w:val="24"/>
            </w:rPr>
            <w:t>5.2</w:t>
          </w:r>
          <w:ins w:id="608" w:author="N F" w:date="2023-08-03T17:46:00Z">
            <w:r w:rsidR="00261309" w:rsidRPr="00EE3B99">
              <w:rPr>
                <w:rFonts w:eastAsiaTheme="minorEastAsia"/>
                <w:szCs w:val="24"/>
                <w:lang w:eastAsia="ru-RU"/>
                <w:rPrChange w:id="609" w:author="N F" w:date="2023-12-05T03:08:00Z">
                  <w:rPr>
                    <w:rFonts w:asciiTheme="minorHAnsi" w:eastAsiaTheme="minorEastAsia" w:hAnsiTheme="minorHAnsi"/>
                    <w:lang w:eastAsia="ru-RU"/>
                  </w:rPr>
                </w:rPrChange>
              </w:rPr>
              <w:t>.</w:t>
            </w:r>
          </w:ins>
          <w:del w:id="610" w:author="N F" w:date="2023-08-03T17:45:00Z">
            <w:r w:rsidRPr="00EE3B99" w:rsidDel="00261309">
              <w:rPr>
                <w:rFonts w:eastAsiaTheme="minorEastAsia"/>
                <w:szCs w:val="24"/>
                <w:lang w:eastAsia="ru-RU"/>
                <w:rPrChange w:id="611" w:author="N F" w:date="2023-12-05T03:08:00Z">
                  <w:rPr>
                    <w:rFonts w:asciiTheme="minorHAnsi" w:eastAsiaTheme="minorEastAsia" w:hAnsiTheme="minorHAnsi"/>
                    <w:lang w:eastAsia="ru-RU"/>
                  </w:rPr>
                </w:rPrChange>
              </w:rPr>
              <w:tab/>
            </w:r>
          </w:del>
          <w:r w:rsidRPr="00EE3B99">
            <w:rPr>
              <w:szCs w:val="24"/>
            </w:rPr>
            <w:t>Обсуждение данных клинических исследований</w:t>
          </w:r>
          <w:r w:rsidRPr="00EE3B99">
            <w:rPr>
              <w:szCs w:val="24"/>
            </w:rPr>
            <w:tab/>
          </w:r>
          <w:r w:rsidRPr="002E36A6">
            <w:rPr>
              <w:szCs w:val="24"/>
            </w:rPr>
            <w:fldChar w:fldCharType="begin"/>
          </w:r>
          <w:r w:rsidRPr="002E36A6">
            <w:rPr>
              <w:szCs w:val="24"/>
            </w:rPr>
            <w:instrText xml:space="preserve"> PAGEREF _Toc115733070 \h </w:instrText>
          </w:r>
          <w:r w:rsidRPr="002E36A6">
            <w:rPr>
              <w:szCs w:val="24"/>
            </w:rPr>
          </w:r>
          <w:r w:rsidRPr="002E36A6">
            <w:rPr>
              <w:szCs w:val="24"/>
            </w:rPr>
            <w:fldChar w:fldCharType="separate"/>
          </w:r>
          <w:r w:rsidRPr="002E36A6">
            <w:rPr>
              <w:szCs w:val="24"/>
            </w:rPr>
            <w:t>70</w:t>
          </w:r>
          <w:r w:rsidRPr="002E36A6">
            <w:rPr>
              <w:szCs w:val="24"/>
            </w:rPr>
            <w:fldChar w:fldCharType="end"/>
          </w:r>
        </w:p>
        <w:p w14:paraId="3A380717" w14:textId="26667F90" w:rsidR="004C4CE2" w:rsidRPr="00EE3B99" w:rsidRDefault="004C4CE2" w:rsidP="00EE3B99">
          <w:pPr>
            <w:pStyle w:val="21"/>
            <w:spacing w:line="240" w:lineRule="auto"/>
            <w:rPr>
              <w:rFonts w:eastAsiaTheme="minorEastAsia"/>
              <w:szCs w:val="24"/>
              <w:lang w:eastAsia="ru-RU"/>
              <w:rPrChange w:id="612" w:author="N F" w:date="2023-12-05T03:08:00Z">
                <w:rPr>
                  <w:rFonts w:asciiTheme="minorHAnsi" w:eastAsiaTheme="minorEastAsia" w:hAnsiTheme="minorHAnsi"/>
                  <w:lang w:eastAsia="ru-RU"/>
                </w:rPr>
              </w:rPrChange>
            </w:rPr>
          </w:pPr>
          <w:r w:rsidRPr="00EE3B99">
            <w:rPr>
              <w:szCs w:val="24"/>
            </w:rPr>
            <w:t>5.3</w:t>
          </w:r>
          <w:ins w:id="613" w:author="N F" w:date="2023-08-03T17:46:00Z">
            <w:r w:rsidR="00261309" w:rsidRPr="00EE3B99">
              <w:rPr>
                <w:rFonts w:eastAsiaTheme="minorEastAsia"/>
                <w:szCs w:val="24"/>
                <w:lang w:eastAsia="ru-RU"/>
                <w:rPrChange w:id="614" w:author="N F" w:date="2023-12-05T03:08:00Z">
                  <w:rPr>
                    <w:rFonts w:asciiTheme="minorHAnsi" w:eastAsiaTheme="minorEastAsia" w:hAnsiTheme="minorHAnsi"/>
                    <w:lang w:eastAsia="ru-RU"/>
                  </w:rPr>
                </w:rPrChange>
              </w:rPr>
              <w:t xml:space="preserve">. </w:t>
            </w:r>
          </w:ins>
          <w:del w:id="615" w:author="N F" w:date="2023-08-03T17:46:00Z">
            <w:r w:rsidRPr="00EE3B99" w:rsidDel="00261309">
              <w:rPr>
                <w:rFonts w:eastAsiaTheme="minorEastAsia"/>
                <w:szCs w:val="24"/>
                <w:lang w:eastAsia="ru-RU"/>
                <w:rPrChange w:id="616" w:author="N F" w:date="2023-12-05T03:08:00Z">
                  <w:rPr>
                    <w:rFonts w:asciiTheme="minorHAnsi" w:eastAsiaTheme="minorEastAsia" w:hAnsiTheme="minorHAnsi"/>
                    <w:lang w:eastAsia="ru-RU"/>
                  </w:rPr>
                </w:rPrChange>
              </w:rPr>
              <w:tab/>
            </w:r>
          </w:del>
          <w:r w:rsidRPr="00EE3B99">
            <w:rPr>
              <w:szCs w:val="24"/>
            </w:rPr>
            <w:t>Инструкции для исследователя</w:t>
          </w:r>
          <w:r w:rsidRPr="00EE3B99">
            <w:rPr>
              <w:szCs w:val="24"/>
            </w:rPr>
            <w:tab/>
          </w:r>
          <w:r w:rsidRPr="002E36A6">
            <w:rPr>
              <w:szCs w:val="24"/>
            </w:rPr>
            <w:fldChar w:fldCharType="begin"/>
          </w:r>
          <w:r w:rsidRPr="002E36A6">
            <w:rPr>
              <w:szCs w:val="24"/>
            </w:rPr>
            <w:instrText xml:space="preserve"> PAGEREF _Toc115733071 \h </w:instrText>
          </w:r>
          <w:r w:rsidRPr="002E36A6">
            <w:rPr>
              <w:szCs w:val="24"/>
            </w:rPr>
          </w:r>
          <w:r w:rsidRPr="002E36A6">
            <w:rPr>
              <w:szCs w:val="24"/>
            </w:rPr>
            <w:fldChar w:fldCharType="separate"/>
          </w:r>
          <w:r w:rsidRPr="002E36A6">
            <w:rPr>
              <w:szCs w:val="24"/>
            </w:rPr>
            <w:t>73</w:t>
          </w:r>
          <w:r w:rsidRPr="002E36A6">
            <w:rPr>
              <w:szCs w:val="24"/>
            </w:rPr>
            <w:fldChar w:fldCharType="end"/>
          </w:r>
        </w:p>
        <w:p w14:paraId="1274E296" w14:textId="567A1E5E" w:rsidR="004C4CE2" w:rsidRPr="00EE3B99" w:rsidRDefault="004C4CE2" w:rsidP="00EE3B99">
          <w:pPr>
            <w:pStyle w:val="31"/>
            <w:rPr>
              <w:rFonts w:eastAsiaTheme="minorEastAsia"/>
              <w:noProof/>
              <w:sz w:val="24"/>
              <w:szCs w:val="24"/>
              <w:lang w:eastAsia="ru-RU"/>
              <w:rPrChange w:id="617" w:author="N F" w:date="2023-12-05T03:08:00Z">
                <w:rPr>
                  <w:rFonts w:asciiTheme="minorHAnsi" w:eastAsiaTheme="minorEastAsia" w:hAnsiTheme="minorHAnsi"/>
                  <w:noProof/>
                  <w:lang w:eastAsia="ru-RU"/>
                </w:rPr>
              </w:rPrChange>
            </w:rPr>
          </w:pPr>
          <w:r w:rsidRPr="00EE3B99">
            <w:rPr>
              <w:noProof/>
              <w:sz w:val="24"/>
              <w:szCs w:val="24"/>
            </w:rPr>
            <w:t>5.3.1</w:t>
          </w:r>
          <w:ins w:id="618" w:author="N F" w:date="2023-08-03T17:46:00Z">
            <w:r w:rsidR="00261309" w:rsidRPr="00EE3B99">
              <w:rPr>
                <w:rFonts w:eastAsiaTheme="minorEastAsia"/>
                <w:noProof/>
                <w:sz w:val="24"/>
                <w:szCs w:val="24"/>
                <w:lang w:eastAsia="ru-RU"/>
                <w:rPrChange w:id="619" w:author="N F" w:date="2023-12-05T03:08:00Z">
                  <w:rPr>
                    <w:rFonts w:asciiTheme="minorHAnsi" w:eastAsiaTheme="minorEastAsia" w:hAnsiTheme="minorHAnsi"/>
                    <w:noProof/>
                    <w:lang w:eastAsia="ru-RU"/>
                  </w:rPr>
                </w:rPrChange>
              </w:rPr>
              <w:t xml:space="preserve">. </w:t>
            </w:r>
          </w:ins>
          <w:del w:id="620" w:author="N F" w:date="2023-08-03T17:46:00Z">
            <w:r w:rsidRPr="00EE3B99" w:rsidDel="00261309">
              <w:rPr>
                <w:rFonts w:eastAsiaTheme="minorEastAsia"/>
                <w:noProof/>
                <w:sz w:val="24"/>
                <w:szCs w:val="24"/>
                <w:lang w:eastAsia="ru-RU"/>
                <w:rPrChange w:id="621" w:author="N F" w:date="2023-12-05T03:08:00Z">
                  <w:rPr>
                    <w:rFonts w:asciiTheme="minorHAnsi" w:eastAsiaTheme="minorEastAsia" w:hAnsiTheme="minorHAnsi"/>
                    <w:noProof/>
                    <w:lang w:eastAsia="ru-RU"/>
                  </w:rPr>
                </w:rPrChange>
              </w:rPr>
              <w:tab/>
            </w:r>
          </w:del>
          <w:r w:rsidRPr="00EE3B99">
            <w:rPr>
              <w:noProof/>
              <w:sz w:val="24"/>
              <w:szCs w:val="24"/>
            </w:rPr>
            <w:t>Показания к применению</w:t>
          </w:r>
          <w:r w:rsidRPr="00EE3B99">
            <w:rPr>
              <w:noProof/>
              <w:sz w:val="24"/>
              <w:szCs w:val="24"/>
            </w:rPr>
            <w:tab/>
          </w:r>
          <w:r w:rsidRPr="00EE3B99">
            <w:rPr>
              <w:noProof/>
              <w:sz w:val="24"/>
              <w:szCs w:val="24"/>
            </w:rPr>
            <w:fldChar w:fldCharType="begin"/>
          </w:r>
          <w:r w:rsidRPr="00EE3B99">
            <w:rPr>
              <w:noProof/>
              <w:sz w:val="24"/>
              <w:szCs w:val="24"/>
              <w:rPrChange w:id="622" w:author="N F" w:date="2023-12-05T03:08:00Z">
                <w:rPr>
                  <w:rFonts w:cs="Times New Roman"/>
                  <w:noProof/>
                </w:rPr>
              </w:rPrChange>
            </w:rPr>
            <w:instrText xml:space="preserve"> PAGEREF _Toc115733072 \h </w:instrText>
          </w:r>
          <w:r w:rsidRPr="00EE3B99">
            <w:rPr>
              <w:noProof/>
              <w:sz w:val="24"/>
              <w:szCs w:val="24"/>
            </w:rPr>
          </w:r>
          <w:r w:rsidRPr="00EE3B99">
            <w:rPr>
              <w:noProof/>
              <w:sz w:val="24"/>
              <w:szCs w:val="24"/>
            </w:rPr>
            <w:fldChar w:fldCharType="separate"/>
          </w:r>
          <w:r w:rsidRPr="00EE3B99">
            <w:rPr>
              <w:noProof/>
              <w:sz w:val="24"/>
              <w:szCs w:val="24"/>
            </w:rPr>
            <w:t>73</w:t>
          </w:r>
          <w:r w:rsidRPr="00EE3B99">
            <w:rPr>
              <w:noProof/>
              <w:sz w:val="24"/>
              <w:szCs w:val="24"/>
            </w:rPr>
            <w:fldChar w:fldCharType="end"/>
          </w:r>
        </w:p>
        <w:p w14:paraId="2925572E" w14:textId="3B225CFC" w:rsidR="004C4CE2" w:rsidRPr="00EE3B99" w:rsidRDefault="004C4CE2" w:rsidP="00EE3B99">
          <w:pPr>
            <w:pStyle w:val="31"/>
            <w:rPr>
              <w:rFonts w:eastAsiaTheme="minorEastAsia"/>
              <w:noProof/>
              <w:sz w:val="24"/>
              <w:szCs w:val="24"/>
              <w:lang w:eastAsia="ru-RU"/>
              <w:rPrChange w:id="623" w:author="N F" w:date="2023-12-05T03:08:00Z">
                <w:rPr>
                  <w:rFonts w:asciiTheme="minorHAnsi" w:eastAsiaTheme="minorEastAsia" w:hAnsiTheme="minorHAnsi"/>
                  <w:noProof/>
                  <w:lang w:eastAsia="ru-RU"/>
                </w:rPr>
              </w:rPrChange>
            </w:rPr>
          </w:pPr>
          <w:r w:rsidRPr="00EE3B99">
            <w:rPr>
              <w:noProof/>
              <w:sz w:val="24"/>
              <w:szCs w:val="24"/>
            </w:rPr>
            <w:t>5.3.2</w:t>
          </w:r>
          <w:ins w:id="624" w:author="N F" w:date="2023-08-03T17:46:00Z">
            <w:r w:rsidR="00261309" w:rsidRPr="00EE3B99">
              <w:rPr>
                <w:rFonts w:eastAsiaTheme="minorEastAsia"/>
                <w:noProof/>
                <w:sz w:val="24"/>
                <w:szCs w:val="24"/>
                <w:lang w:eastAsia="ru-RU"/>
                <w:rPrChange w:id="625" w:author="N F" w:date="2023-12-05T03:08:00Z">
                  <w:rPr>
                    <w:rFonts w:asciiTheme="minorHAnsi" w:eastAsiaTheme="minorEastAsia" w:hAnsiTheme="minorHAnsi"/>
                    <w:noProof/>
                    <w:lang w:eastAsia="ru-RU"/>
                  </w:rPr>
                </w:rPrChange>
              </w:rPr>
              <w:t>.</w:t>
            </w:r>
          </w:ins>
          <w:del w:id="626" w:author="N F" w:date="2023-08-03T17:46:00Z">
            <w:r w:rsidRPr="00EE3B99" w:rsidDel="00261309">
              <w:rPr>
                <w:rFonts w:eastAsiaTheme="minorEastAsia"/>
                <w:noProof/>
                <w:sz w:val="24"/>
                <w:szCs w:val="24"/>
                <w:lang w:eastAsia="ru-RU"/>
                <w:rPrChange w:id="627" w:author="N F" w:date="2023-12-05T03:08:00Z">
                  <w:rPr>
                    <w:rFonts w:asciiTheme="minorHAnsi" w:eastAsiaTheme="minorEastAsia" w:hAnsiTheme="minorHAnsi"/>
                    <w:noProof/>
                    <w:lang w:eastAsia="ru-RU"/>
                  </w:rPr>
                </w:rPrChange>
              </w:rPr>
              <w:tab/>
            </w:r>
          </w:del>
          <w:r w:rsidRPr="00EE3B99">
            <w:rPr>
              <w:noProof/>
              <w:sz w:val="24"/>
              <w:szCs w:val="24"/>
            </w:rPr>
            <w:t>Противопоказания</w:t>
          </w:r>
          <w:r w:rsidRPr="00EE3B99">
            <w:rPr>
              <w:noProof/>
              <w:sz w:val="24"/>
              <w:szCs w:val="24"/>
            </w:rPr>
            <w:tab/>
          </w:r>
          <w:r w:rsidRPr="00EE3B99">
            <w:rPr>
              <w:noProof/>
              <w:sz w:val="24"/>
              <w:szCs w:val="24"/>
            </w:rPr>
            <w:fldChar w:fldCharType="begin"/>
          </w:r>
          <w:r w:rsidRPr="00EE3B99">
            <w:rPr>
              <w:noProof/>
              <w:sz w:val="24"/>
              <w:szCs w:val="24"/>
              <w:rPrChange w:id="628" w:author="N F" w:date="2023-12-05T03:08:00Z">
                <w:rPr>
                  <w:rFonts w:cs="Times New Roman"/>
                  <w:noProof/>
                </w:rPr>
              </w:rPrChange>
            </w:rPr>
            <w:instrText xml:space="preserve"> PAGEREF _Toc115733073 \h </w:instrText>
          </w:r>
          <w:r w:rsidRPr="00EE3B99">
            <w:rPr>
              <w:noProof/>
              <w:sz w:val="24"/>
              <w:szCs w:val="24"/>
            </w:rPr>
          </w:r>
          <w:r w:rsidRPr="00EE3B99">
            <w:rPr>
              <w:noProof/>
              <w:sz w:val="24"/>
              <w:szCs w:val="24"/>
            </w:rPr>
            <w:fldChar w:fldCharType="separate"/>
          </w:r>
          <w:r w:rsidRPr="00EE3B99">
            <w:rPr>
              <w:noProof/>
              <w:sz w:val="24"/>
              <w:szCs w:val="24"/>
            </w:rPr>
            <w:t>73</w:t>
          </w:r>
          <w:r w:rsidRPr="00EE3B99">
            <w:rPr>
              <w:noProof/>
              <w:sz w:val="24"/>
              <w:szCs w:val="24"/>
            </w:rPr>
            <w:fldChar w:fldCharType="end"/>
          </w:r>
        </w:p>
        <w:p w14:paraId="188E4C84" w14:textId="6E041770" w:rsidR="004C4CE2" w:rsidRPr="00EE3B99" w:rsidRDefault="004C4CE2" w:rsidP="00EE3B99">
          <w:pPr>
            <w:pStyle w:val="31"/>
            <w:rPr>
              <w:rFonts w:eastAsiaTheme="minorEastAsia"/>
              <w:noProof/>
              <w:sz w:val="24"/>
              <w:szCs w:val="24"/>
              <w:lang w:eastAsia="ru-RU"/>
              <w:rPrChange w:id="629" w:author="N F" w:date="2023-12-05T03:08:00Z">
                <w:rPr>
                  <w:rFonts w:asciiTheme="minorHAnsi" w:eastAsiaTheme="minorEastAsia" w:hAnsiTheme="minorHAnsi"/>
                  <w:noProof/>
                  <w:lang w:eastAsia="ru-RU"/>
                </w:rPr>
              </w:rPrChange>
            </w:rPr>
          </w:pPr>
          <w:r w:rsidRPr="00EE3B99">
            <w:rPr>
              <w:noProof/>
              <w:sz w:val="24"/>
              <w:szCs w:val="24"/>
            </w:rPr>
            <w:t>5.3.3</w:t>
          </w:r>
          <w:ins w:id="630" w:author="N F" w:date="2023-08-03T17:46:00Z">
            <w:r w:rsidR="00261309" w:rsidRPr="00EE3B99">
              <w:rPr>
                <w:rFonts w:eastAsiaTheme="minorEastAsia"/>
                <w:noProof/>
                <w:sz w:val="24"/>
                <w:szCs w:val="24"/>
                <w:lang w:eastAsia="ru-RU"/>
                <w:rPrChange w:id="631" w:author="N F" w:date="2023-12-05T03:08:00Z">
                  <w:rPr>
                    <w:rFonts w:asciiTheme="minorHAnsi" w:eastAsiaTheme="minorEastAsia" w:hAnsiTheme="minorHAnsi"/>
                    <w:noProof/>
                    <w:lang w:eastAsia="ru-RU"/>
                  </w:rPr>
                </w:rPrChange>
              </w:rPr>
              <w:t xml:space="preserve">. </w:t>
            </w:r>
          </w:ins>
          <w:del w:id="632" w:author="N F" w:date="2023-08-03T17:46:00Z">
            <w:r w:rsidRPr="00EE3B99" w:rsidDel="00261309">
              <w:rPr>
                <w:rFonts w:eastAsiaTheme="minorEastAsia"/>
                <w:noProof/>
                <w:sz w:val="24"/>
                <w:szCs w:val="24"/>
                <w:lang w:eastAsia="ru-RU"/>
                <w:rPrChange w:id="633" w:author="N F" w:date="2023-12-05T03:08:00Z">
                  <w:rPr>
                    <w:rFonts w:asciiTheme="minorHAnsi" w:eastAsiaTheme="minorEastAsia" w:hAnsiTheme="minorHAnsi"/>
                    <w:noProof/>
                    <w:lang w:eastAsia="ru-RU"/>
                  </w:rPr>
                </w:rPrChange>
              </w:rPr>
              <w:tab/>
            </w:r>
          </w:del>
          <w:r w:rsidRPr="00EE3B99">
            <w:rPr>
              <w:noProof/>
              <w:sz w:val="24"/>
              <w:szCs w:val="24"/>
            </w:rPr>
            <w:t>Применение при беременности и в период грудного вскармливания</w:t>
          </w:r>
          <w:r w:rsidRPr="00EE3B99">
            <w:rPr>
              <w:noProof/>
              <w:sz w:val="24"/>
              <w:szCs w:val="24"/>
            </w:rPr>
            <w:tab/>
          </w:r>
          <w:r w:rsidRPr="00EE3B99">
            <w:rPr>
              <w:noProof/>
              <w:sz w:val="24"/>
              <w:szCs w:val="24"/>
            </w:rPr>
            <w:fldChar w:fldCharType="begin"/>
          </w:r>
          <w:r w:rsidRPr="00EE3B99">
            <w:rPr>
              <w:noProof/>
              <w:sz w:val="24"/>
              <w:szCs w:val="24"/>
              <w:rPrChange w:id="634" w:author="N F" w:date="2023-12-05T03:08:00Z">
                <w:rPr>
                  <w:rFonts w:cs="Times New Roman"/>
                  <w:noProof/>
                </w:rPr>
              </w:rPrChange>
            </w:rPr>
            <w:instrText xml:space="preserve"> PAGEREF _Toc115733074 \h </w:instrText>
          </w:r>
          <w:r w:rsidRPr="00EE3B99">
            <w:rPr>
              <w:noProof/>
              <w:sz w:val="24"/>
              <w:szCs w:val="24"/>
            </w:rPr>
          </w:r>
          <w:r w:rsidRPr="00EE3B99">
            <w:rPr>
              <w:noProof/>
              <w:sz w:val="24"/>
              <w:szCs w:val="24"/>
            </w:rPr>
            <w:fldChar w:fldCharType="separate"/>
          </w:r>
          <w:r w:rsidRPr="00EE3B99">
            <w:rPr>
              <w:noProof/>
              <w:sz w:val="24"/>
              <w:szCs w:val="24"/>
            </w:rPr>
            <w:t>73</w:t>
          </w:r>
          <w:r w:rsidRPr="00EE3B99">
            <w:rPr>
              <w:noProof/>
              <w:sz w:val="24"/>
              <w:szCs w:val="24"/>
            </w:rPr>
            <w:fldChar w:fldCharType="end"/>
          </w:r>
        </w:p>
        <w:p w14:paraId="261A1E66" w14:textId="53808FC6" w:rsidR="004C4CE2" w:rsidRPr="00EE3B99" w:rsidRDefault="004C4CE2" w:rsidP="00EE3B99">
          <w:pPr>
            <w:pStyle w:val="31"/>
            <w:rPr>
              <w:rFonts w:eastAsiaTheme="minorEastAsia"/>
              <w:noProof/>
              <w:sz w:val="24"/>
              <w:szCs w:val="24"/>
              <w:lang w:eastAsia="ru-RU"/>
              <w:rPrChange w:id="635" w:author="N F" w:date="2023-12-05T03:08:00Z">
                <w:rPr>
                  <w:rFonts w:asciiTheme="minorHAnsi" w:eastAsiaTheme="minorEastAsia" w:hAnsiTheme="minorHAnsi"/>
                  <w:noProof/>
                  <w:lang w:eastAsia="ru-RU"/>
                </w:rPr>
              </w:rPrChange>
            </w:rPr>
          </w:pPr>
          <w:r w:rsidRPr="00EE3B99">
            <w:rPr>
              <w:noProof/>
              <w:sz w:val="24"/>
              <w:szCs w:val="24"/>
            </w:rPr>
            <w:t>5.3.4</w:t>
          </w:r>
          <w:ins w:id="636" w:author="N F" w:date="2023-08-03T17:46:00Z">
            <w:r w:rsidR="00261309" w:rsidRPr="00EE3B99">
              <w:rPr>
                <w:rFonts w:eastAsiaTheme="minorEastAsia"/>
                <w:noProof/>
                <w:sz w:val="24"/>
                <w:szCs w:val="24"/>
                <w:lang w:eastAsia="ru-RU"/>
                <w:rPrChange w:id="637" w:author="N F" w:date="2023-12-05T03:08:00Z">
                  <w:rPr>
                    <w:rFonts w:asciiTheme="minorHAnsi" w:eastAsiaTheme="minorEastAsia" w:hAnsiTheme="minorHAnsi"/>
                    <w:noProof/>
                    <w:lang w:eastAsia="ru-RU"/>
                  </w:rPr>
                </w:rPrChange>
              </w:rPr>
              <w:t xml:space="preserve">. </w:t>
            </w:r>
          </w:ins>
          <w:del w:id="638" w:author="N F" w:date="2023-08-03T17:46:00Z">
            <w:r w:rsidRPr="00EE3B99" w:rsidDel="00261309">
              <w:rPr>
                <w:rFonts w:eastAsiaTheme="minorEastAsia"/>
                <w:noProof/>
                <w:sz w:val="24"/>
                <w:szCs w:val="24"/>
                <w:lang w:eastAsia="ru-RU"/>
                <w:rPrChange w:id="639" w:author="N F" w:date="2023-12-05T03:08:00Z">
                  <w:rPr>
                    <w:rFonts w:asciiTheme="minorHAnsi" w:eastAsiaTheme="minorEastAsia" w:hAnsiTheme="minorHAnsi"/>
                    <w:noProof/>
                    <w:lang w:eastAsia="ru-RU"/>
                  </w:rPr>
                </w:rPrChange>
              </w:rPr>
              <w:tab/>
            </w:r>
          </w:del>
          <w:r w:rsidRPr="00EE3B99">
            <w:rPr>
              <w:noProof/>
              <w:sz w:val="24"/>
              <w:szCs w:val="24"/>
            </w:rPr>
            <w:t>Способ применения и дозы</w:t>
          </w:r>
          <w:r w:rsidRPr="00EE3B99">
            <w:rPr>
              <w:noProof/>
              <w:sz w:val="24"/>
              <w:szCs w:val="24"/>
            </w:rPr>
            <w:tab/>
          </w:r>
          <w:r w:rsidRPr="00EE3B99">
            <w:rPr>
              <w:noProof/>
              <w:sz w:val="24"/>
              <w:szCs w:val="24"/>
            </w:rPr>
            <w:fldChar w:fldCharType="begin"/>
          </w:r>
          <w:r w:rsidRPr="00EE3B99">
            <w:rPr>
              <w:noProof/>
              <w:sz w:val="24"/>
              <w:szCs w:val="24"/>
              <w:rPrChange w:id="640" w:author="N F" w:date="2023-12-05T03:08:00Z">
                <w:rPr>
                  <w:rFonts w:cs="Times New Roman"/>
                  <w:noProof/>
                </w:rPr>
              </w:rPrChange>
            </w:rPr>
            <w:instrText xml:space="preserve"> PAGEREF _Toc115733075 \h </w:instrText>
          </w:r>
          <w:r w:rsidRPr="00EE3B99">
            <w:rPr>
              <w:noProof/>
              <w:sz w:val="24"/>
              <w:szCs w:val="24"/>
            </w:rPr>
          </w:r>
          <w:r w:rsidRPr="00EE3B99">
            <w:rPr>
              <w:noProof/>
              <w:sz w:val="24"/>
              <w:szCs w:val="24"/>
            </w:rPr>
            <w:fldChar w:fldCharType="separate"/>
          </w:r>
          <w:r w:rsidRPr="00EE3B99">
            <w:rPr>
              <w:noProof/>
              <w:sz w:val="24"/>
              <w:szCs w:val="24"/>
            </w:rPr>
            <w:t>74</w:t>
          </w:r>
          <w:r w:rsidRPr="00EE3B99">
            <w:rPr>
              <w:noProof/>
              <w:sz w:val="24"/>
              <w:szCs w:val="24"/>
            </w:rPr>
            <w:fldChar w:fldCharType="end"/>
          </w:r>
        </w:p>
        <w:p w14:paraId="530CFC9B" w14:textId="6A5E6700" w:rsidR="004C4CE2" w:rsidRPr="00EE3B99" w:rsidRDefault="004C4CE2" w:rsidP="00EE3B99">
          <w:pPr>
            <w:pStyle w:val="31"/>
            <w:rPr>
              <w:rFonts w:eastAsiaTheme="minorEastAsia"/>
              <w:noProof/>
              <w:sz w:val="24"/>
              <w:szCs w:val="24"/>
              <w:lang w:eastAsia="ru-RU"/>
              <w:rPrChange w:id="641" w:author="N F" w:date="2023-12-05T03:08:00Z">
                <w:rPr>
                  <w:rFonts w:asciiTheme="minorHAnsi" w:eastAsiaTheme="minorEastAsia" w:hAnsiTheme="minorHAnsi"/>
                  <w:noProof/>
                  <w:lang w:eastAsia="ru-RU"/>
                </w:rPr>
              </w:rPrChange>
            </w:rPr>
          </w:pPr>
          <w:r w:rsidRPr="00EE3B99">
            <w:rPr>
              <w:noProof/>
              <w:sz w:val="24"/>
              <w:szCs w:val="24"/>
            </w:rPr>
            <w:t>5.3.5</w:t>
          </w:r>
          <w:ins w:id="642" w:author="N F" w:date="2023-08-03T17:46:00Z">
            <w:r w:rsidR="00261309" w:rsidRPr="00EE3B99">
              <w:rPr>
                <w:rFonts w:eastAsiaTheme="minorEastAsia"/>
                <w:noProof/>
                <w:sz w:val="24"/>
                <w:szCs w:val="24"/>
                <w:lang w:eastAsia="ru-RU"/>
                <w:rPrChange w:id="643" w:author="N F" w:date="2023-12-05T03:08:00Z">
                  <w:rPr>
                    <w:rFonts w:asciiTheme="minorHAnsi" w:eastAsiaTheme="minorEastAsia" w:hAnsiTheme="minorHAnsi"/>
                    <w:noProof/>
                    <w:lang w:eastAsia="ru-RU"/>
                  </w:rPr>
                </w:rPrChange>
              </w:rPr>
              <w:t xml:space="preserve">. </w:t>
            </w:r>
          </w:ins>
          <w:del w:id="644" w:author="N F" w:date="2023-08-03T17:46:00Z">
            <w:r w:rsidRPr="00EE3B99" w:rsidDel="00261309">
              <w:rPr>
                <w:rFonts w:eastAsiaTheme="minorEastAsia"/>
                <w:noProof/>
                <w:sz w:val="24"/>
                <w:szCs w:val="24"/>
                <w:lang w:eastAsia="ru-RU"/>
                <w:rPrChange w:id="645" w:author="N F" w:date="2023-12-05T03:08:00Z">
                  <w:rPr>
                    <w:rFonts w:asciiTheme="minorHAnsi" w:eastAsiaTheme="minorEastAsia" w:hAnsiTheme="minorHAnsi"/>
                    <w:noProof/>
                    <w:lang w:eastAsia="ru-RU"/>
                  </w:rPr>
                </w:rPrChange>
              </w:rPr>
              <w:tab/>
            </w:r>
          </w:del>
          <w:r w:rsidRPr="00EE3B99">
            <w:rPr>
              <w:noProof/>
              <w:sz w:val="24"/>
              <w:szCs w:val="24"/>
            </w:rPr>
            <w:t>Побочное действие</w:t>
          </w:r>
          <w:r w:rsidRPr="00EE3B99">
            <w:rPr>
              <w:noProof/>
              <w:sz w:val="24"/>
              <w:szCs w:val="24"/>
            </w:rPr>
            <w:tab/>
          </w:r>
          <w:r w:rsidRPr="00EE3B99">
            <w:rPr>
              <w:noProof/>
              <w:sz w:val="24"/>
              <w:szCs w:val="24"/>
            </w:rPr>
            <w:fldChar w:fldCharType="begin"/>
          </w:r>
          <w:r w:rsidRPr="00EE3B99">
            <w:rPr>
              <w:noProof/>
              <w:sz w:val="24"/>
              <w:szCs w:val="24"/>
              <w:rPrChange w:id="646" w:author="N F" w:date="2023-12-05T03:08:00Z">
                <w:rPr>
                  <w:rFonts w:cs="Times New Roman"/>
                  <w:noProof/>
                </w:rPr>
              </w:rPrChange>
            </w:rPr>
            <w:instrText xml:space="preserve"> PAGEREF _Toc115733076 \h </w:instrText>
          </w:r>
          <w:r w:rsidRPr="00EE3B99">
            <w:rPr>
              <w:noProof/>
              <w:sz w:val="24"/>
              <w:szCs w:val="24"/>
            </w:rPr>
          </w:r>
          <w:r w:rsidRPr="00EE3B99">
            <w:rPr>
              <w:noProof/>
              <w:sz w:val="24"/>
              <w:szCs w:val="24"/>
            </w:rPr>
            <w:fldChar w:fldCharType="separate"/>
          </w:r>
          <w:r w:rsidRPr="00EE3B99">
            <w:rPr>
              <w:noProof/>
              <w:sz w:val="24"/>
              <w:szCs w:val="24"/>
            </w:rPr>
            <w:t>77</w:t>
          </w:r>
          <w:r w:rsidRPr="00EE3B99">
            <w:rPr>
              <w:noProof/>
              <w:sz w:val="24"/>
              <w:szCs w:val="24"/>
            </w:rPr>
            <w:fldChar w:fldCharType="end"/>
          </w:r>
        </w:p>
        <w:p w14:paraId="3443A013" w14:textId="0D454707" w:rsidR="004C4CE2" w:rsidRPr="00EE3B99" w:rsidRDefault="004C4CE2" w:rsidP="00EE3B99">
          <w:pPr>
            <w:pStyle w:val="31"/>
            <w:rPr>
              <w:rFonts w:eastAsiaTheme="minorEastAsia"/>
              <w:noProof/>
              <w:sz w:val="24"/>
              <w:szCs w:val="24"/>
              <w:lang w:eastAsia="ru-RU"/>
              <w:rPrChange w:id="647" w:author="N F" w:date="2023-12-05T03:08:00Z">
                <w:rPr>
                  <w:rFonts w:asciiTheme="minorHAnsi" w:eastAsiaTheme="minorEastAsia" w:hAnsiTheme="minorHAnsi"/>
                  <w:noProof/>
                  <w:lang w:eastAsia="ru-RU"/>
                </w:rPr>
              </w:rPrChange>
            </w:rPr>
          </w:pPr>
          <w:r w:rsidRPr="00EE3B99">
            <w:rPr>
              <w:noProof/>
              <w:sz w:val="24"/>
              <w:szCs w:val="24"/>
            </w:rPr>
            <w:t>5.3.6</w:t>
          </w:r>
          <w:ins w:id="648" w:author="N F" w:date="2023-08-03T17:46:00Z">
            <w:r w:rsidR="00261309" w:rsidRPr="00EE3B99">
              <w:rPr>
                <w:rFonts w:eastAsiaTheme="minorEastAsia"/>
                <w:noProof/>
                <w:sz w:val="24"/>
                <w:szCs w:val="24"/>
                <w:lang w:eastAsia="ru-RU"/>
                <w:rPrChange w:id="649" w:author="N F" w:date="2023-12-05T03:08:00Z">
                  <w:rPr>
                    <w:rFonts w:asciiTheme="minorHAnsi" w:eastAsiaTheme="minorEastAsia" w:hAnsiTheme="minorHAnsi"/>
                    <w:noProof/>
                    <w:lang w:eastAsia="ru-RU"/>
                  </w:rPr>
                </w:rPrChange>
              </w:rPr>
              <w:t xml:space="preserve">. </w:t>
            </w:r>
          </w:ins>
          <w:del w:id="650" w:author="N F" w:date="2023-08-03T17:46:00Z">
            <w:r w:rsidRPr="00EE3B99" w:rsidDel="00261309">
              <w:rPr>
                <w:rFonts w:eastAsiaTheme="minorEastAsia"/>
                <w:noProof/>
                <w:sz w:val="24"/>
                <w:szCs w:val="24"/>
                <w:lang w:eastAsia="ru-RU"/>
                <w:rPrChange w:id="651" w:author="N F" w:date="2023-12-05T03:08:00Z">
                  <w:rPr>
                    <w:rFonts w:asciiTheme="minorHAnsi" w:eastAsiaTheme="minorEastAsia" w:hAnsiTheme="minorHAnsi"/>
                    <w:noProof/>
                    <w:lang w:eastAsia="ru-RU"/>
                  </w:rPr>
                </w:rPrChange>
              </w:rPr>
              <w:tab/>
            </w:r>
          </w:del>
          <w:r w:rsidRPr="00EE3B99">
            <w:rPr>
              <w:noProof/>
              <w:sz w:val="24"/>
              <w:szCs w:val="24"/>
            </w:rPr>
            <w:t>Передозировка</w:t>
          </w:r>
          <w:r w:rsidRPr="00EE3B99">
            <w:rPr>
              <w:noProof/>
              <w:sz w:val="24"/>
              <w:szCs w:val="24"/>
            </w:rPr>
            <w:tab/>
          </w:r>
          <w:r w:rsidRPr="00EE3B99">
            <w:rPr>
              <w:noProof/>
              <w:sz w:val="24"/>
              <w:szCs w:val="24"/>
            </w:rPr>
            <w:fldChar w:fldCharType="begin"/>
          </w:r>
          <w:r w:rsidRPr="00EE3B99">
            <w:rPr>
              <w:noProof/>
              <w:sz w:val="24"/>
              <w:szCs w:val="24"/>
              <w:rPrChange w:id="652" w:author="N F" w:date="2023-12-05T03:08:00Z">
                <w:rPr>
                  <w:rFonts w:cs="Times New Roman"/>
                  <w:noProof/>
                </w:rPr>
              </w:rPrChange>
            </w:rPr>
            <w:instrText xml:space="preserve"> PAGEREF _Toc115733077 \h </w:instrText>
          </w:r>
          <w:r w:rsidRPr="00EE3B99">
            <w:rPr>
              <w:noProof/>
              <w:sz w:val="24"/>
              <w:szCs w:val="24"/>
            </w:rPr>
          </w:r>
          <w:r w:rsidRPr="00EE3B99">
            <w:rPr>
              <w:noProof/>
              <w:sz w:val="24"/>
              <w:szCs w:val="24"/>
            </w:rPr>
            <w:fldChar w:fldCharType="separate"/>
          </w:r>
          <w:r w:rsidRPr="00EE3B99">
            <w:rPr>
              <w:noProof/>
              <w:sz w:val="24"/>
              <w:szCs w:val="24"/>
            </w:rPr>
            <w:t>84</w:t>
          </w:r>
          <w:r w:rsidRPr="00EE3B99">
            <w:rPr>
              <w:noProof/>
              <w:sz w:val="24"/>
              <w:szCs w:val="24"/>
            </w:rPr>
            <w:fldChar w:fldCharType="end"/>
          </w:r>
        </w:p>
        <w:p w14:paraId="2160C39C" w14:textId="3CABE475" w:rsidR="004C4CE2" w:rsidRPr="00EE3B99" w:rsidRDefault="004C4CE2" w:rsidP="00EE3B99">
          <w:pPr>
            <w:pStyle w:val="31"/>
            <w:rPr>
              <w:rFonts w:eastAsiaTheme="minorEastAsia"/>
              <w:noProof/>
              <w:sz w:val="24"/>
              <w:szCs w:val="24"/>
              <w:lang w:eastAsia="ru-RU"/>
              <w:rPrChange w:id="653" w:author="N F" w:date="2023-12-05T03:08:00Z">
                <w:rPr>
                  <w:rFonts w:asciiTheme="minorHAnsi" w:eastAsiaTheme="minorEastAsia" w:hAnsiTheme="minorHAnsi"/>
                  <w:noProof/>
                  <w:lang w:eastAsia="ru-RU"/>
                </w:rPr>
              </w:rPrChange>
            </w:rPr>
          </w:pPr>
          <w:r w:rsidRPr="00EE3B99">
            <w:rPr>
              <w:noProof/>
              <w:sz w:val="24"/>
              <w:szCs w:val="24"/>
            </w:rPr>
            <w:t>5.3.7</w:t>
          </w:r>
          <w:ins w:id="654" w:author="N F" w:date="2023-08-03T17:46:00Z">
            <w:r w:rsidR="00261309" w:rsidRPr="00EE3B99">
              <w:rPr>
                <w:rFonts w:eastAsiaTheme="minorEastAsia"/>
                <w:noProof/>
                <w:sz w:val="24"/>
                <w:szCs w:val="24"/>
                <w:lang w:eastAsia="ru-RU"/>
                <w:rPrChange w:id="655" w:author="N F" w:date="2023-12-05T03:08:00Z">
                  <w:rPr>
                    <w:rFonts w:asciiTheme="minorHAnsi" w:eastAsiaTheme="minorEastAsia" w:hAnsiTheme="minorHAnsi"/>
                    <w:noProof/>
                    <w:lang w:eastAsia="ru-RU"/>
                  </w:rPr>
                </w:rPrChange>
              </w:rPr>
              <w:t xml:space="preserve">. </w:t>
            </w:r>
          </w:ins>
          <w:del w:id="656" w:author="N F" w:date="2023-08-03T17:46:00Z">
            <w:r w:rsidRPr="00EE3B99" w:rsidDel="00261309">
              <w:rPr>
                <w:rFonts w:eastAsiaTheme="minorEastAsia"/>
                <w:noProof/>
                <w:sz w:val="24"/>
                <w:szCs w:val="24"/>
                <w:lang w:eastAsia="ru-RU"/>
                <w:rPrChange w:id="657" w:author="N F" w:date="2023-12-05T03:08:00Z">
                  <w:rPr>
                    <w:rFonts w:asciiTheme="minorHAnsi" w:eastAsiaTheme="minorEastAsia" w:hAnsiTheme="minorHAnsi"/>
                    <w:noProof/>
                    <w:lang w:eastAsia="ru-RU"/>
                  </w:rPr>
                </w:rPrChange>
              </w:rPr>
              <w:tab/>
            </w:r>
          </w:del>
          <w:r w:rsidRPr="00EE3B99">
            <w:rPr>
              <w:noProof/>
              <w:sz w:val="24"/>
              <w:szCs w:val="24"/>
            </w:rPr>
            <w:t>Взаимодействие с другими лекарственными препаратами</w:t>
          </w:r>
          <w:r w:rsidRPr="00EE3B99">
            <w:rPr>
              <w:noProof/>
              <w:sz w:val="24"/>
              <w:szCs w:val="24"/>
            </w:rPr>
            <w:tab/>
          </w:r>
          <w:r w:rsidRPr="00EE3B99">
            <w:rPr>
              <w:noProof/>
              <w:sz w:val="24"/>
              <w:szCs w:val="24"/>
            </w:rPr>
            <w:fldChar w:fldCharType="begin"/>
          </w:r>
          <w:r w:rsidRPr="00EE3B99">
            <w:rPr>
              <w:noProof/>
              <w:sz w:val="24"/>
              <w:szCs w:val="24"/>
              <w:rPrChange w:id="658" w:author="N F" w:date="2023-12-05T03:08:00Z">
                <w:rPr>
                  <w:rFonts w:cs="Times New Roman"/>
                  <w:noProof/>
                </w:rPr>
              </w:rPrChange>
            </w:rPr>
            <w:instrText xml:space="preserve"> PAGEREF _Toc115733078 \h </w:instrText>
          </w:r>
          <w:r w:rsidRPr="00EE3B99">
            <w:rPr>
              <w:noProof/>
              <w:sz w:val="24"/>
              <w:szCs w:val="24"/>
            </w:rPr>
          </w:r>
          <w:r w:rsidRPr="00EE3B99">
            <w:rPr>
              <w:noProof/>
              <w:sz w:val="24"/>
              <w:szCs w:val="24"/>
            </w:rPr>
            <w:fldChar w:fldCharType="separate"/>
          </w:r>
          <w:r w:rsidRPr="00EE3B99">
            <w:rPr>
              <w:noProof/>
              <w:sz w:val="24"/>
              <w:szCs w:val="24"/>
            </w:rPr>
            <w:t>85</w:t>
          </w:r>
          <w:r w:rsidRPr="00EE3B99">
            <w:rPr>
              <w:noProof/>
              <w:sz w:val="24"/>
              <w:szCs w:val="24"/>
            </w:rPr>
            <w:fldChar w:fldCharType="end"/>
          </w:r>
        </w:p>
        <w:p w14:paraId="183CEED2" w14:textId="549C37D6" w:rsidR="004C4CE2" w:rsidRPr="00EE3B99" w:rsidRDefault="004C4CE2" w:rsidP="00EE3B99">
          <w:pPr>
            <w:pStyle w:val="31"/>
            <w:rPr>
              <w:rFonts w:eastAsiaTheme="minorEastAsia"/>
              <w:noProof/>
              <w:sz w:val="24"/>
              <w:szCs w:val="24"/>
              <w:lang w:eastAsia="ru-RU"/>
              <w:rPrChange w:id="659" w:author="N F" w:date="2023-12-05T03:08:00Z">
                <w:rPr>
                  <w:rFonts w:asciiTheme="minorHAnsi" w:eastAsiaTheme="minorEastAsia" w:hAnsiTheme="minorHAnsi"/>
                  <w:noProof/>
                  <w:lang w:eastAsia="ru-RU"/>
                </w:rPr>
              </w:rPrChange>
            </w:rPr>
          </w:pPr>
          <w:r w:rsidRPr="00EE3B99">
            <w:rPr>
              <w:noProof/>
              <w:sz w:val="24"/>
              <w:szCs w:val="24"/>
            </w:rPr>
            <w:t>5.3.8</w:t>
          </w:r>
          <w:ins w:id="660" w:author="N F" w:date="2023-08-03T17:46:00Z">
            <w:r w:rsidR="00261309" w:rsidRPr="00EE3B99">
              <w:rPr>
                <w:rFonts w:eastAsiaTheme="minorEastAsia"/>
                <w:noProof/>
                <w:sz w:val="24"/>
                <w:szCs w:val="24"/>
                <w:lang w:eastAsia="ru-RU"/>
                <w:rPrChange w:id="661" w:author="N F" w:date="2023-12-05T03:08:00Z">
                  <w:rPr>
                    <w:rFonts w:asciiTheme="minorHAnsi" w:eastAsiaTheme="minorEastAsia" w:hAnsiTheme="minorHAnsi"/>
                    <w:noProof/>
                    <w:lang w:eastAsia="ru-RU"/>
                  </w:rPr>
                </w:rPrChange>
              </w:rPr>
              <w:t xml:space="preserve">. </w:t>
            </w:r>
          </w:ins>
          <w:del w:id="662" w:author="N F" w:date="2023-08-03T17:46:00Z">
            <w:r w:rsidRPr="00EE3B99" w:rsidDel="00261309">
              <w:rPr>
                <w:rFonts w:eastAsiaTheme="minorEastAsia"/>
                <w:noProof/>
                <w:sz w:val="24"/>
                <w:szCs w:val="24"/>
                <w:lang w:eastAsia="ru-RU"/>
                <w:rPrChange w:id="663" w:author="N F" w:date="2023-12-05T03:08:00Z">
                  <w:rPr>
                    <w:rFonts w:asciiTheme="minorHAnsi" w:eastAsiaTheme="minorEastAsia" w:hAnsiTheme="minorHAnsi"/>
                    <w:noProof/>
                    <w:lang w:eastAsia="ru-RU"/>
                  </w:rPr>
                </w:rPrChange>
              </w:rPr>
              <w:tab/>
            </w:r>
          </w:del>
          <w:r w:rsidRPr="00EE3B99">
            <w:rPr>
              <w:noProof/>
              <w:sz w:val="24"/>
              <w:szCs w:val="24"/>
            </w:rPr>
            <w:t>Особые указания</w:t>
          </w:r>
          <w:r w:rsidRPr="00EE3B99">
            <w:rPr>
              <w:noProof/>
              <w:sz w:val="24"/>
              <w:szCs w:val="24"/>
            </w:rPr>
            <w:tab/>
          </w:r>
          <w:r w:rsidRPr="00EE3B99">
            <w:rPr>
              <w:noProof/>
              <w:sz w:val="24"/>
              <w:szCs w:val="24"/>
            </w:rPr>
            <w:fldChar w:fldCharType="begin"/>
          </w:r>
          <w:r w:rsidRPr="00EE3B99">
            <w:rPr>
              <w:noProof/>
              <w:sz w:val="24"/>
              <w:szCs w:val="24"/>
              <w:rPrChange w:id="664" w:author="N F" w:date="2023-12-05T03:08:00Z">
                <w:rPr>
                  <w:rFonts w:cs="Times New Roman"/>
                  <w:noProof/>
                </w:rPr>
              </w:rPrChange>
            </w:rPr>
            <w:instrText xml:space="preserve"> PAGEREF _Toc115733079 \h </w:instrText>
          </w:r>
          <w:r w:rsidRPr="00EE3B99">
            <w:rPr>
              <w:noProof/>
              <w:sz w:val="24"/>
              <w:szCs w:val="24"/>
            </w:rPr>
          </w:r>
          <w:r w:rsidRPr="00EE3B99">
            <w:rPr>
              <w:noProof/>
              <w:sz w:val="24"/>
              <w:szCs w:val="24"/>
            </w:rPr>
            <w:fldChar w:fldCharType="separate"/>
          </w:r>
          <w:r w:rsidRPr="00EE3B99">
            <w:rPr>
              <w:noProof/>
              <w:sz w:val="24"/>
              <w:szCs w:val="24"/>
            </w:rPr>
            <w:t>86</w:t>
          </w:r>
          <w:r w:rsidRPr="00EE3B99">
            <w:rPr>
              <w:noProof/>
              <w:sz w:val="24"/>
              <w:szCs w:val="24"/>
            </w:rPr>
            <w:fldChar w:fldCharType="end"/>
          </w:r>
        </w:p>
        <w:p w14:paraId="74A2BC23" w14:textId="4F9632FA" w:rsidR="004C4CE2" w:rsidRPr="00EE3B99" w:rsidRDefault="004C4CE2" w:rsidP="00EE3B99">
          <w:pPr>
            <w:pStyle w:val="31"/>
            <w:rPr>
              <w:rFonts w:eastAsiaTheme="minorEastAsia"/>
              <w:noProof/>
              <w:sz w:val="24"/>
              <w:szCs w:val="24"/>
              <w:lang w:eastAsia="ru-RU"/>
              <w:rPrChange w:id="665" w:author="N F" w:date="2023-12-05T03:08:00Z">
                <w:rPr>
                  <w:rFonts w:asciiTheme="minorHAnsi" w:eastAsiaTheme="minorEastAsia" w:hAnsiTheme="minorHAnsi"/>
                  <w:noProof/>
                  <w:lang w:eastAsia="ru-RU"/>
                </w:rPr>
              </w:rPrChange>
            </w:rPr>
          </w:pPr>
          <w:r w:rsidRPr="00EE3B99">
            <w:rPr>
              <w:noProof/>
              <w:sz w:val="24"/>
              <w:szCs w:val="24"/>
            </w:rPr>
            <w:t>5.3.9</w:t>
          </w:r>
          <w:ins w:id="666" w:author="N F" w:date="2023-08-03T17:46:00Z">
            <w:r w:rsidR="00261309" w:rsidRPr="00EE3B99">
              <w:rPr>
                <w:rFonts w:eastAsiaTheme="minorEastAsia"/>
                <w:noProof/>
                <w:sz w:val="24"/>
                <w:szCs w:val="24"/>
                <w:lang w:eastAsia="ru-RU"/>
                <w:rPrChange w:id="667" w:author="N F" w:date="2023-12-05T03:08:00Z">
                  <w:rPr>
                    <w:rFonts w:asciiTheme="minorHAnsi" w:eastAsiaTheme="minorEastAsia" w:hAnsiTheme="minorHAnsi"/>
                    <w:noProof/>
                    <w:lang w:eastAsia="ru-RU"/>
                  </w:rPr>
                </w:rPrChange>
              </w:rPr>
              <w:t xml:space="preserve">. </w:t>
            </w:r>
          </w:ins>
          <w:del w:id="668" w:author="N F" w:date="2023-08-03T17:46:00Z">
            <w:r w:rsidRPr="00EE3B99" w:rsidDel="00261309">
              <w:rPr>
                <w:rFonts w:eastAsiaTheme="minorEastAsia"/>
                <w:noProof/>
                <w:sz w:val="24"/>
                <w:szCs w:val="24"/>
                <w:lang w:eastAsia="ru-RU"/>
                <w:rPrChange w:id="669" w:author="N F" w:date="2023-12-05T03:08:00Z">
                  <w:rPr>
                    <w:rFonts w:asciiTheme="minorHAnsi" w:eastAsiaTheme="minorEastAsia" w:hAnsiTheme="minorHAnsi"/>
                    <w:noProof/>
                    <w:lang w:eastAsia="ru-RU"/>
                  </w:rPr>
                </w:rPrChange>
              </w:rPr>
              <w:tab/>
            </w:r>
          </w:del>
          <w:r w:rsidRPr="00EE3B99">
            <w:rPr>
              <w:noProof/>
              <w:sz w:val="24"/>
              <w:szCs w:val="24"/>
            </w:rPr>
            <w:t>Влияние на способность управлять транспортными средствами и механизмами</w:t>
          </w:r>
          <w:r w:rsidR="00EE3B99" w:rsidRPr="00EE3B99">
            <w:rPr>
              <w:noProof/>
              <w:sz w:val="24"/>
              <w:szCs w:val="24"/>
            </w:rPr>
            <w:tab/>
          </w:r>
          <w:r w:rsidR="00EE3B99" w:rsidRPr="00EE3B99">
            <w:rPr>
              <w:noProof/>
              <w:sz w:val="24"/>
              <w:szCs w:val="24"/>
            </w:rPr>
            <w:tab/>
          </w:r>
          <w:r w:rsidRPr="00EE3B99">
            <w:rPr>
              <w:noProof/>
              <w:sz w:val="24"/>
              <w:szCs w:val="24"/>
            </w:rPr>
            <w:fldChar w:fldCharType="begin"/>
          </w:r>
          <w:r w:rsidRPr="00EE3B99">
            <w:rPr>
              <w:noProof/>
              <w:sz w:val="24"/>
              <w:szCs w:val="24"/>
              <w:rPrChange w:id="670" w:author="N F" w:date="2023-12-05T03:08:00Z">
                <w:rPr>
                  <w:rFonts w:cs="Times New Roman"/>
                  <w:noProof/>
                </w:rPr>
              </w:rPrChange>
            </w:rPr>
            <w:instrText xml:space="preserve"> PAGEREF _Toc115733080 \h </w:instrText>
          </w:r>
          <w:r w:rsidRPr="00EE3B99">
            <w:rPr>
              <w:noProof/>
              <w:sz w:val="24"/>
              <w:szCs w:val="24"/>
            </w:rPr>
          </w:r>
          <w:r w:rsidRPr="00EE3B99">
            <w:rPr>
              <w:noProof/>
              <w:sz w:val="24"/>
              <w:szCs w:val="24"/>
            </w:rPr>
            <w:fldChar w:fldCharType="separate"/>
          </w:r>
          <w:r w:rsidRPr="00EE3B99">
            <w:rPr>
              <w:noProof/>
              <w:sz w:val="24"/>
              <w:szCs w:val="24"/>
            </w:rPr>
            <w:t>88</w:t>
          </w:r>
          <w:r w:rsidRPr="00EE3B99">
            <w:rPr>
              <w:noProof/>
              <w:sz w:val="24"/>
              <w:szCs w:val="24"/>
            </w:rPr>
            <w:fldChar w:fldCharType="end"/>
          </w:r>
        </w:p>
        <w:p w14:paraId="2218805B" w14:textId="4A6552C0" w:rsidR="004C4CE2" w:rsidRPr="00EE3B99" w:rsidRDefault="004C4CE2" w:rsidP="00EE3B99">
          <w:pPr>
            <w:pStyle w:val="11"/>
            <w:rPr>
              <w:rFonts w:eastAsiaTheme="minorEastAsia"/>
              <w:lang w:eastAsia="ru-RU"/>
              <w:rPrChange w:id="671" w:author="N F" w:date="2023-12-05T03:08:00Z">
                <w:rPr>
                  <w:rFonts w:asciiTheme="minorHAnsi" w:eastAsiaTheme="minorEastAsia" w:hAnsiTheme="minorHAnsi"/>
                  <w:sz w:val="22"/>
                  <w:szCs w:val="22"/>
                  <w:lang w:eastAsia="ru-RU"/>
                </w:rPr>
              </w:rPrChange>
            </w:rPr>
          </w:pPr>
          <w:r w:rsidRPr="00EE3B99">
            <w:rPr>
              <w:lang w:val="en-GB"/>
            </w:rPr>
            <w:t>6</w:t>
          </w:r>
          <w:ins w:id="672" w:author="N F" w:date="2023-08-03T17:46:00Z">
            <w:r w:rsidR="00261309" w:rsidRPr="00EE3B99">
              <w:rPr>
                <w:rFonts w:eastAsiaTheme="minorEastAsia"/>
                <w:lang w:eastAsia="ru-RU"/>
                <w:rPrChange w:id="673" w:author="N F" w:date="2023-12-05T03:08:00Z">
                  <w:rPr>
                    <w:rFonts w:asciiTheme="minorHAnsi" w:eastAsiaTheme="minorEastAsia" w:hAnsiTheme="minorHAnsi"/>
                    <w:bCs w:val="0"/>
                    <w:sz w:val="22"/>
                    <w:szCs w:val="22"/>
                    <w:lang w:eastAsia="ru-RU"/>
                  </w:rPr>
                </w:rPrChange>
              </w:rPr>
              <w:t xml:space="preserve">. </w:t>
            </w:r>
          </w:ins>
          <w:del w:id="674" w:author="N F" w:date="2023-08-03T17:46:00Z">
            <w:r w:rsidRPr="00EE3B99" w:rsidDel="00261309">
              <w:rPr>
                <w:rFonts w:eastAsiaTheme="minorEastAsia"/>
                <w:lang w:eastAsia="ru-RU"/>
                <w:rPrChange w:id="675" w:author="N F" w:date="2023-12-05T03:08:00Z">
                  <w:rPr>
                    <w:rFonts w:asciiTheme="minorHAnsi" w:eastAsiaTheme="minorEastAsia" w:hAnsiTheme="minorHAnsi"/>
                    <w:sz w:val="22"/>
                    <w:szCs w:val="22"/>
                    <w:lang w:eastAsia="ru-RU"/>
                  </w:rPr>
                </w:rPrChange>
              </w:rPr>
              <w:tab/>
            </w:r>
          </w:del>
          <w:r w:rsidRPr="00EE3B99">
            <w:t>ЗАКЛЮЧЕНИЕ</w:t>
          </w:r>
          <w:r w:rsidRPr="00EE3B99">
            <w:tab/>
          </w:r>
          <w:r w:rsidRPr="00B33B3A">
            <w:fldChar w:fldCharType="begin"/>
          </w:r>
          <w:r w:rsidRPr="00EE3B99">
            <w:instrText xml:space="preserve"> PAGEREF _Toc115733081 \h </w:instrText>
          </w:r>
          <w:r w:rsidRPr="00B33B3A">
            <w:fldChar w:fldCharType="separate"/>
          </w:r>
          <w:r w:rsidRPr="00EE3B99">
            <w:t>89</w:t>
          </w:r>
          <w:r w:rsidRPr="00B33B3A">
            <w:fldChar w:fldCharType="end"/>
          </w:r>
        </w:p>
        <w:p w14:paraId="2100DD6E" w14:textId="66614CF9" w:rsidR="004C4CE2" w:rsidRPr="00EE3B99" w:rsidRDefault="004C4CE2" w:rsidP="00EE3B99">
          <w:pPr>
            <w:pStyle w:val="11"/>
            <w:rPr>
              <w:rFonts w:eastAsiaTheme="minorEastAsia"/>
              <w:lang w:eastAsia="ru-RU"/>
              <w:rPrChange w:id="676" w:author="N F" w:date="2023-12-05T03:08:00Z">
                <w:rPr>
                  <w:rFonts w:asciiTheme="minorHAnsi" w:eastAsiaTheme="minorEastAsia" w:hAnsiTheme="minorHAnsi"/>
                  <w:sz w:val="22"/>
                  <w:szCs w:val="22"/>
                  <w:lang w:eastAsia="ru-RU"/>
                </w:rPr>
              </w:rPrChange>
            </w:rPr>
          </w:pPr>
          <w:r w:rsidRPr="00EE3B99">
            <w:rPr>
              <w:lang w:val="en-GB"/>
            </w:rPr>
            <w:t>7</w:t>
          </w:r>
          <w:ins w:id="677" w:author="N F" w:date="2023-08-03T17:46:00Z">
            <w:r w:rsidR="00261309" w:rsidRPr="00EE3B99">
              <w:rPr>
                <w:rFonts w:eastAsiaTheme="minorEastAsia"/>
                <w:lang w:eastAsia="ru-RU"/>
                <w:rPrChange w:id="678" w:author="N F" w:date="2023-12-05T03:08:00Z">
                  <w:rPr>
                    <w:rFonts w:asciiTheme="minorHAnsi" w:eastAsiaTheme="minorEastAsia" w:hAnsiTheme="minorHAnsi"/>
                    <w:bCs w:val="0"/>
                    <w:sz w:val="22"/>
                    <w:szCs w:val="22"/>
                    <w:lang w:eastAsia="ru-RU"/>
                  </w:rPr>
                </w:rPrChange>
              </w:rPr>
              <w:t xml:space="preserve">. </w:t>
            </w:r>
          </w:ins>
          <w:del w:id="679" w:author="N F" w:date="2023-08-03T17:46:00Z">
            <w:r w:rsidRPr="00EE3B99" w:rsidDel="00261309">
              <w:rPr>
                <w:rFonts w:eastAsiaTheme="minorEastAsia"/>
                <w:lang w:eastAsia="ru-RU"/>
                <w:rPrChange w:id="680" w:author="N F" w:date="2023-12-05T03:08:00Z">
                  <w:rPr>
                    <w:rFonts w:asciiTheme="minorHAnsi" w:eastAsiaTheme="minorEastAsia" w:hAnsiTheme="minorHAnsi"/>
                    <w:sz w:val="22"/>
                    <w:szCs w:val="22"/>
                    <w:lang w:eastAsia="ru-RU"/>
                  </w:rPr>
                </w:rPrChange>
              </w:rPr>
              <w:tab/>
            </w:r>
          </w:del>
          <w:r w:rsidRPr="00EE3B99">
            <w:t>Список</w:t>
          </w:r>
          <w:r w:rsidRPr="00EE3B99">
            <w:rPr>
              <w:lang w:val="en-GB"/>
            </w:rPr>
            <w:t xml:space="preserve"> </w:t>
          </w:r>
          <w:r w:rsidRPr="00EE3B99">
            <w:t>литературы</w:t>
          </w:r>
          <w:r w:rsidRPr="00EE3B99">
            <w:tab/>
          </w:r>
          <w:r w:rsidRPr="00B33B3A">
            <w:fldChar w:fldCharType="begin"/>
          </w:r>
          <w:r w:rsidRPr="00EE3B99">
            <w:instrText xml:space="preserve"> PAGEREF _Toc115733082 \h </w:instrText>
          </w:r>
          <w:r w:rsidRPr="00B33B3A">
            <w:fldChar w:fldCharType="separate"/>
          </w:r>
          <w:r w:rsidRPr="00EE3B99">
            <w:t>91</w:t>
          </w:r>
          <w:r w:rsidRPr="00B33B3A">
            <w:fldChar w:fldCharType="end"/>
          </w:r>
        </w:p>
        <w:p w14:paraId="7E1C806A" w14:textId="393B8B8B" w:rsidR="009B3DC5" w:rsidRPr="005327F0" w:rsidRDefault="00157F01" w:rsidP="005327F0">
          <w:pPr>
            <w:pStyle w:val="11"/>
          </w:pPr>
          <w:r w:rsidRPr="005327F0">
            <w:fldChar w:fldCharType="end"/>
          </w:r>
        </w:p>
      </w:sdtContent>
    </w:sdt>
    <w:p w14:paraId="26775F1E" w14:textId="77777777" w:rsidR="009A0B62" w:rsidRPr="006E6534" w:rsidRDefault="009A0B62" w:rsidP="00066F7B">
      <w:pPr>
        <w:rPr>
          <w:rFonts w:cs="Times New Roman"/>
          <w:color w:val="000000" w:themeColor="text1"/>
          <w:rPrChange w:id="681" w:author="N F" w:date="2023-12-05T03:08:00Z">
            <w:rPr>
              <w:rFonts w:cs="Times New Roman"/>
            </w:rPr>
          </w:rPrChange>
        </w:rPr>
      </w:pPr>
    </w:p>
    <w:p w14:paraId="4C88B812" w14:textId="77777777" w:rsidR="009A0B62" w:rsidRPr="006E6534" w:rsidRDefault="009A0B62" w:rsidP="00066F7B">
      <w:pPr>
        <w:pStyle w:val="SDText"/>
        <w:rPr>
          <w:rFonts w:cs="Times New Roman"/>
          <w:color w:val="000000" w:themeColor="text1"/>
          <w:rPrChange w:id="682" w:author="N F" w:date="2023-12-05T03:08:00Z">
            <w:rPr>
              <w:rFonts w:cs="Times New Roman"/>
            </w:rPr>
          </w:rPrChange>
        </w:rPr>
      </w:pPr>
    </w:p>
    <w:p w14:paraId="340A70E4" w14:textId="77777777" w:rsidR="00E05E5D" w:rsidRPr="006E6534" w:rsidRDefault="00E05E5D" w:rsidP="00066F7B">
      <w:pPr>
        <w:pStyle w:val="SDText"/>
        <w:rPr>
          <w:rFonts w:cs="Times New Roman"/>
          <w:color w:val="000000" w:themeColor="text1"/>
          <w:rPrChange w:id="683" w:author="N F" w:date="2023-12-05T03:08:00Z">
            <w:rPr>
              <w:rFonts w:cs="Times New Roman"/>
            </w:rPr>
          </w:rPrChange>
        </w:rPr>
      </w:pPr>
      <w:r w:rsidRPr="006E6534">
        <w:rPr>
          <w:rFonts w:cs="Times New Roman"/>
          <w:color w:val="000000" w:themeColor="text1"/>
          <w:rPrChange w:id="684" w:author="N F" w:date="2023-12-05T03:08:00Z">
            <w:rPr>
              <w:rFonts w:cs="Times New Roman"/>
            </w:rPr>
          </w:rPrChange>
        </w:rPr>
        <w:br w:type="page"/>
      </w:r>
    </w:p>
    <w:p w14:paraId="6367B2E2" w14:textId="04482853" w:rsidR="00DE55ED" w:rsidRPr="00E14843" w:rsidRDefault="00DE55ED" w:rsidP="00E14843">
      <w:pPr>
        <w:pStyle w:val="1"/>
        <w:numPr>
          <w:ilvl w:val="0"/>
          <w:numId w:val="0"/>
        </w:numPr>
        <w:spacing w:after="0"/>
        <w:rPr>
          <w:rFonts w:cs="Times New Roman"/>
          <w:sz w:val="24"/>
          <w:szCs w:val="24"/>
        </w:rPr>
      </w:pPr>
      <w:bookmarkStart w:id="685" w:name="_Toc115732973"/>
      <w:r w:rsidRPr="00E14843">
        <w:rPr>
          <w:rFonts w:cs="Times New Roman"/>
          <w:sz w:val="24"/>
          <w:szCs w:val="24"/>
        </w:rPr>
        <w:lastRenderedPageBreak/>
        <w:t>Л</w:t>
      </w:r>
      <w:r w:rsidR="00906F12" w:rsidRPr="00E14843">
        <w:rPr>
          <w:rFonts w:cs="Times New Roman"/>
          <w:sz w:val="24"/>
          <w:szCs w:val="24"/>
        </w:rPr>
        <w:t>ИСТ СОГЛАСОВАНИЯ</w:t>
      </w:r>
      <w:bookmarkEnd w:id="685"/>
      <w:r w:rsidR="00906F12" w:rsidRPr="00E14843">
        <w:rPr>
          <w:rFonts w:cs="Times New Roman"/>
          <w:sz w:val="24"/>
          <w:szCs w:val="24"/>
        </w:rPr>
        <w:t xml:space="preserve"> </w:t>
      </w:r>
    </w:p>
    <w:p w14:paraId="73D397E8" w14:textId="4EF4CBE5" w:rsidR="00722A0E" w:rsidRPr="006E6534" w:rsidRDefault="00722A0E" w:rsidP="00E14843">
      <w:pPr>
        <w:spacing w:after="0" w:line="240" w:lineRule="auto"/>
        <w:ind w:firstLine="0"/>
        <w:rPr>
          <w:rFonts w:cs="Times New Roman"/>
          <w:color w:val="000000" w:themeColor="text1"/>
          <w:rPrChange w:id="686" w:author="N F" w:date="2023-12-05T03:08:00Z">
            <w:rPr>
              <w:rFonts w:cs="Times New Roman"/>
            </w:rPr>
          </w:rPrChange>
        </w:rPr>
      </w:pPr>
      <w:r w:rsidRPr="006E6534">
        <w:rPr>
          <w:rFonts w:cs="Times New Roman"/>
          <w:color w:val="000000" w:themeColor="text1"/>
          <w:rPrChange w:id="687" w:author="N F" w:date="2023-12-05T03:08:00Z">
            <w:rPr>
              <w:rFonts w:cs="Times New Roman"/>
            </w:rPr>
          </w:rPrChange>
        </w:rPr>
        <w:t xml:space="preserve">к версии № </w:t>
      </w:r>
      <w:sdt>
        <w:sdtPr>
          <w:rPr>
            <w:rFonts w:cs="Times New Roman"/>
            <w:color w:val="000000" w:themeColor="text1"/>
          </w:rPr>
          <w:id w:val="-187288255"/>
          <w:placeholder>
            <w:docPart w:val="DefaultPlaceholder_-1854013440"/>
          </w:placeholder>
          <w:dataBinding w:prefixMappings="xmlns:ns0='http://protocoldata@statandocs.com' " w:xpath="/ns0:sdprotocoldata[1]/ns0:SDDocProperties[1]/ns0:DocumentVersion[1]" w:storeItemID="{FCA95C51-6243-4E94-B45A-ADB0ED17598B}"/>
          <w:text/>
        </w:sdtPr>
        <w:sdtEndPr/>
        <w:sdtContent>
          <w:r w:rsidR="00AF2FD7" w:rsidRPr="006E6534">
            <w:rPr>
              <w:rFonts w:cs="Times New Roman"/>
              <w:color w:val="000000" w:themeColor="text1"/>
              <w:rPrChange w:id="688" w:author="N F" w:date="2023-12-05T03:08:00Z">
                <w:rPr>
                  <w:rFonts w:cs="Times New Roman"/>
                </w:rPr>
              </w:rPrChange>
            </w:rPr>
            <w:t>1.0</w:t>
          </w:r>
        </w:sdtContent>
      </w:sdt>
      <w:r w:rsidRPr="006E6534">
        <w:rPr>
          <w:rFonts w:cs="Times New Roman"/>
          <w:color w:val="000000" w:themeColor="text1"/>
          <w:rPrChange w:id="689" w:author="N F" w:date="2023-12-05T03:08:00Z">
            <w:rPr>
              <w:rFonts w:cs="Times New Roman"/>
            </w:rPr>
          </w:rPrChange>
        </w:rPr>
        <w:t xml:space="preserve"> от </w:t>
      </w:r>
      <w:sdt>
        <w:sdtPr>
          <w:rPr>
            <w:rFonts w:cs="Times New Roman"/>
            <w:color w:val="000000" w:themeColor="text1"/>
          </w:rPr>
          <w:id w:val="126127362"/>
          <w:placeholder>
            <w:docPart w:val="DefaultPlaceholder_-1854013440"/>
          </w:placeholder>
          <w:dataBinding w:prefixMappings="xmlns:ns0='http://protocoldata@statandocs.com' " w:xpath="/ns0:sdprotocoldata[1]/ns0:SDDocProperties[1]/ns0:DocumentDate[1]" w:storeItemID="{FCA95C51-6243-4E94-B45A-ADB0ED17598B}"/>
          <w:text/>
        </w:sdtPr>
        <w:sdtEndPr/>
        <w:sdtContent>
          <w:del w:id="690" w:author="Barshadskaya, Yuliya" w:date="2024-01-10T18:20:00Z">
            <w:r w:rsidR="00E14843" w:rsidDel="00E14843">
              <w:rPr>
                <w:rFonts w:cs="Times New Roman"/>
                <w:color w:val="000000" w:themeColor="text1"/>
              </w:rPr>
              <w:delText xml:space="preserve">ХХ </w:delText>
            </w:r>
            <w:r w:rsidR="00E14843" w:rsidRPr="00E14843" w:rsidDel="00E14843">
              <w:rPr>
                <w:rFonts w:cs="Times New Roman"/>
                <w:color w:val="000000" w:themeColor="text1"/>
              </w:rPr>
              <w:delText xml:space="preserve"> 2022 г.</w:delText>
            </w:r>
          </w:del>
          <w:ins w:id="691" w:author="Barshadskaya, Yuliya" w:date="2024-01-10T18:20:00Z">
            <w:r w:rsidR="00E14843">
              <w:rPr>
                <w:rFonts w:cs="Times New Roman"/>
                <w:color w:val="000000" w:themeColor="text1"/>
              </w:rPr>
              <w:t>ХХ января</w:t>
            </w:r>
            <w:r w:rsidR="00E14843" w:rsidRPr="00E14843">
              <w:rPr>
                <w:rFonts w:cs="Times New Roman"/>
                <w:color w:val="000000" w:themeColor="text1"/>
              </w:rPr>
              <w:t xml:space="preserve"> 202</w:t>
            </w:r>
            <w:r w:rsidR="00E14843">
              <w:rPr>
                <w:rFonts w:cs="Times New Roman"/>
                <w:color w:val="000000" w:themeColor="text1"/>
              </w:rPr>
              <w:t>4</w:t>
            </w:r>
            <w:r w:rsidR="00E14843" w:rsidRPr="00E14843">
              <w:rPr>
                <w:rFonts w:cs="Times New Roman"/>
                <w:color w:val="000000" w:themeColor="text1"/>
              </w:rPr>
              <w:t xml:space="preserve"> г.</w:t>
            </w:r>
          </w:ins>
        </w:sdtContent>
      </w:sdt>
      <w:r w:rsidR="00977188" w:rsidRPr="006E6534">
        <w:rPr>
          <w:rFonts w:cs="Times New Roman"/>
          <w:color w:val="000000" w:themeColor="text1"/>
          <w:rPrChange w:id="692" w:author="N F" w:date="2023-12-05T03:08:00Z">
            <w:rPr>
              <w:rFonts w:cs="Times New Roman"/>
            </w:rPr>
          </w:rPrChange>
        </w:rPr>
        <w:t>.</w:t>
      </w:r>
      <w:r w:rsidRPr="006E6534">
        <w:rPr>
          <w:rFonts w:cs="Times New Roman"/>
          <w:color w:val="000000" w:themeColor="text1"/>
          <w:rPrChange w:id="693" w:author="N F" w:date="2023-12-05T03:08:00Z">
            <w:rPr>
              <w:rFonts w:cs="Times New Roman"/>
            </w:rPr>
          </w:rPrChange>
        </w:rPr>
        <w:t xml:space="preserve"> Брошюры исследователя по препарату </w:t>
      </w:r>
      <w:sdt>
        <w:sdtPr>
          <w:rPr>
            <w:rFonts w:cs="Times New Roman"/>
            <w:color w:val="000000" w:themeColor="text1"/>
          </w:rPr>
          <w:id w:val="-798142456"/>
          <w:placeholder>
            <w:docPart w:val="DefaultPlaceholder_-1854013440"/>
          </w:placeholder>
          <w:dataBinding w:prefixMappings="xmlns:ns0='http://protocoldata@statandocs.com' " w:xpath="/ns0:sdprotocoldata[1]/ns0:SDDrugs[1]/ns0:SDDrug[1]/ns0:DrugATX[1]" w:storeItemID="{FCA95C51-6243-4E94-B45A-ADB0ED17598B}"/>
          <w:text/>
        </w:sdtPr>
        <w:sdtEndPr/>
        <w:sdtContent>
          <w:del w:id="694" w:author="Belolipetskaya, Elena" w:date="2023-12-26T16:44:00Z">
            <w:r w:rsidR="005F4F7A" w:rsidRPr="006E6534" w:rsidDel="000B5D71">
              <w:rPr>
                <w:rFonts w:cs="Times New Roman"/>
                <w:color w:val="000000" w:themeColor="text1"/>
                <w:rPrChange w:id="695" w:author="N F" w:date="2023-12-05T03:08:00Z">
                  <w:rPr>
                    <w:rFonts w:cs="Times New Roman"/>
                  </w:rPr>
                </w:rPrChange>
              </w:rPr>
              <w:delText>DT-OSM (L011049)</w:delText>
            </w:r>
          </w:del>
          <w:ins w:id="696" w:author="Belolipetskaya, Elena" w:date="2023-12-26T16:44:00Z">
            <w:r w:rsidR="000B5D71">
              <w:rPr>
                <w:rFonts w:cs="Times New Roman"/>
                <w:color w:val="000000" w:themeColor="text1"/>
              </w:rPr>
              <w:t>PT-OSM (L011049)</w:t>
            </w:r>
          </w:ins>
        </w:sdtContent>
      </w:sdt>
      <w:r w:rsidR="00A50F6D" w:rsidRPr="006E6534">
        <w:rPr>
          <w:rFonts w:cs="Times New Roman"/>
          <w:color w:val="000000" w:themeColor="text1"/>
          <w:rPrChange w:id="697" w:author="N F" w:date="2023-12-05T03:08:00Z">
            <w:rPr>
              <w:rFonts w:cs="Times New Roman"/>
            </w:rPr>
          </w:rPrChange>
        </w:rPr>
        <w:t xml:space="preserve"> </w:t>
      </w:r>
      <w:r w:rsidR="00E635AF" w:rsidRPr="006E6534">
        <w:rPr>
          <w:rFonts w:cs="Times New Roman"/>
          <w:color w:val="000000" w:themeColor="text1"/>
          <w:rPrChange w:id="698" w:author="N F" w:date="2023-12-05T03:08:00Z">
            <w:rPr>
              <w:rFonts w:cs="Times New Roman"/>
            </w:rPr>
          </w:rPrChange>
        </w:rPr>
        <w:t>(</w:t>
      </w:r>
      <w:sdt>
        <w:sdtPr>
          <w:rPr>
            <w:rFonts w:cs="Times New Roman"/>
            <w:color w:val="000000" w:themeColor="text1"/>
          </w:rPr>
          <w:id w:val="1591268637"/>
          <w:placeholder>
            <w:docPart w:val="DefaultPlaceholder_-1854013440"/>
          </w:placeholder>
          <w:dataBinding w:prefixMappings="xmlns:ns0='http://protocoldata@statandocs.com' " w:xpath="/ns0:sdprotocoldata[1]/ns0:SDDrugs[1]/ns0:SDDrug[1]/ns0:DrugName[1]" w:storeItemID="{FCA95C51-6243-4E94-B45A-ADB0ED17598B}"/>
          <w:text/>
        </w:sdtPr>
        <w:sdtEndPr/>
        <w:sdtContent>
          <w:r w:rsidR="005F4F7A" w:rsidRPr="006E6534">
            <w:rPr>
              <w:rFonts w:cs="Times New Roman"/>
              <w:color w:val="000000" w:themeColor="text1"/>
              <w:rPrChange w:id="699" w:author="N F" w:date="2023-12-05T03:08:00Z">
                <w:rPr>
                  <w:rFonts w:cs="Times New Roman"/>
                </w:rPr>
              </w:rPrChange>
            </w:rPr>
            <w:t>ОСИМЕРТИНИБ</w:t>
          </w:r>
        </w:sdtContent>
      </w:sdt>
      <w:r w:rsidR="00E635AF" w:rsidRPr="006E6534">
        <w:rPr>
          <w:rFonts w:cs="Times New Roman"/>
          <w:color w:val="000000" w:themeColor="text1"/>
          <w:rPrChange w:id="700" w:author="N F" w:date="2023-12-05T03:08:00Z">
            <w:rPr>
              <w:rFonts w:cs="Times New Roman"/>
            </w:rPr>
          </w:rPrChange>
        </w:rPr>
        <w:t xml:space="preserve">) </w:t>
      </w:r>
      <w:r w:rsidRPr="006E6534">
        <w:rPr>
          <w:rFonts w:cs="Times New Roman"/>
          <w:color w:val="000000" w:themeColor="text1"/>
          <w:rPrChange w:id="701" w:author="N F" w:date="2023-12-05T03:08:00Z">
            <w:rPr>
              <w:rFonts w:cs="Times New Roman"/>
            </w:rPr>
          </w:rPrChange>
        </w:rPr>
        <w:t>(МНН:</w:t>
      </w:r>
      <w:r w:rsidR="00086F14" w:rsidRPr="006E6534">
        <w:rPr>
          <w:rFonts w:cs="Times New Roman"/>
          <w:color w:val="000000" w:themeColor="text1"/>
          <w:rPrChange w:id="702" w:author="N F" w:date="2023-12-05T03:08:00Z">
            <w:rPr>
              <w:rFonts w:cs="Times New Roman"/>
            </w:rPr>
          </w:rPrChange>
        </w:rPr>
        <w:t xml:space="preserve"> </w:t>
      </w:r>
      <w:sdt>
        <w:sdtPr>
          <w:rPr>
            <w:rFonts w:cs="Times New Roman"/>
            <w:color w:val="000000" w:themeColor="text1"/>
          </w:rPr>
          <w:id w:val="1044635871"/>
          <w:placeholder>
            <w:docPart w:val="DefaultPlaceholder_-1854013440"/>
          </w:placeholder>
          <w:dataBinding w:prefixMappings="xmlns:ns0='http://protocoldata@statandocs.com' " w:xpath="/ns0:sdprotocoldata[1]/ns0:SDDrugs[1]/ns0:SDDrug[1]/ns0:DrugINN[1]" w:storeItemID="{FCA95C51-6243-4E94-B45A-ADB0ED17598B}"/>
          <w:text/>
        </w:sdtPr>
        <w:sdtEndPr/>
        <w:sdtContent>
          <w:r w:rsidR="00B45086" w:rsidRPr="006E6534">
            <w:rPr>
              <w:rFonts w:cs="Times New Roman"/>
              <w:color w:val="000000" w:themeColor="text1"/>
              <w:rPrChange w:id="703" w:author="N F" w:date="2023-12-05T03:08:00Z">
                <w:rPr>
                  <w:rFonts w:cs="Times New Roman"/>
                </w:rPr>
              </w:rPrChange>
            </w:rPr>
            <w:t>Осимертиниб</w:t>
          </w:r>
        </w:sdtContent>
      </w:sdt>
      <w:r w:rsidRPr="006E6534">
        <w:rPr>
          <w:rFonts w:cs="Times New Roman"/>
          <w:color w:val="000000" w:themeColor="text1"/>
          <w:rPrChange w:id="704" w:author="N F" w:date="2023-12-05T03:08:00Z">
            <w:rPr>
              <w:rFonts w:cs="Times New Roman"/>
            </w:rPr>
          </w:rPrChange>
        </w:rPr>
        <w:t>),</w:t>
      </w:r>
      <w:r w:rsidR="009217E2" w:rsidRPr="006E6534">
        <w:rPr>
          <w:rFonts w:cs="Times New Roman"/>
          <w:color w:val="000000" w:themeColor="text1"/>
          <w:rPrChange w:id="705" w:author="N F" w:date="2023-12-05T03:08:00Z">
            <w:rPr>
              <w:rFonts w:cs="Times New Roman"/>
            </w:rPr>
          </w:rPrChange>
        </w:rPr>
        <w:t xml:space="preserve"> </w:t>
      </w:r>
      <w:sdt>
        <w:sdtPr>
          <w:rPr>
            <w:rFonts w:cs="Times New Roman"/>
            <w:color w:val="000000" w:themeColor="text1"/>
          </w:rPr>
          <w:id w:val="238603710"/>
          <w:placeholder>
            <w:docPart w:val="DefaultPlaceholder_-1854013440"/>
          </w:placeholder>
          <w:dataBinding w:prefixMappings="xmlns:ns0='http://protocoldata@statandocs.com' " w:xpath="/ns0:sdprotocoldata[1]/ns0:SDDrugs[1]/ns0:SDDrug[1]/ns0:DrugForm[1]" w:storeItemID="{FCA95C51-6243-4E94-B45A-ADB0ED17598B}"/>
          <w:text/>
        </w:sdtPr>
        <w:sdtEndPr/>
        <w:sdtContent>
          <w:del w:id="706" w:author="N F" w:date="2023-08-08T22:33:00Z">
            <w:r w:rsidR="005F4F7A" w:rsidRPr="006E6534" w:rsidDel="00644579">
              <w:rPr>
                <w:rFonts w:cs="Times New Roman"/>
                <w:color w:val="000000" w:themeColor="text1"/>
                <w:rPrChange w:id="707" w:author="N F" w:date="2023-12-05T03:08:00Z">
                  <w:rPr>
                    <w:rFonts w:cs="Times New Roman"/>
                  </w:rPr>
                </w:rPrChange>
              </w:rPr>
              <w:delText>Таблетки</w:delText>
            </w:r>
          </w:del>
          <w:ins w:id="708" w:author="N F" w:date="2023-08-08T22:33:00Z">
            <w:r w:rsidR="00644579" w:rsidRPr="006E6534">
              <w:rPr>
                <w:rFonts w:cs="Times New Roman"/>
                <w:color w:val="000000" w:themeColor="text1"/>
                <w:rPrChange w:id="709" w:author="N F" w:date="2023-12-05T03:08:00Z">
                  <w:rPr>
                    <w:rFonts w:cs="Times New Roman"/>
                  </w:rPr>
                </w:rPrChange>
              </w:rPr>
              <w:t>Таблетки, покрытые пленочной оболочкой</w:t>
            </w:r>
          </w:ins>
        </w:sdtContent>
      </w:sdt>
      <w:r w:rsidR="00A50F6D" w:rsidRPr="006E6534">
        <w:rPr>
          <w:rFonts w:cs="Times New Roman"/>
          <w:color w:val="000000" w:themeColor="text1"/>
          <w:rPrChange w:id="710" w:author="N F" w:date="2023-12-05T03:08:00Z">
            <w:rPr>
              <w:rFonts w:cs="Times New Roman"/>
            </w:rPr>
          </w:rPrChange>
        </w:rPr>
        <w:t xml:space="preserve"> </w:t>
      </w:r>
      <w:r w:rsidRPr="006E6534">
        <w:rPr>
          <w:rFonts w:cs="Times New Roman"/>
          <w:color w:val="000000" w:themeColor="text1"/>
          <w:rPrChange w:id="711" w:author="N F" w:date="2023-12-05T03:08:00Z">
            <w:rPr>
              <w:rFonts w:cs="Times New Roman"/>
            </w:rPr>
          </w:rPrChange>
        </w:rPr>
        <w:t>(производитель: АО «Р-Фарм», Россия), являющегося воспроизведенным препаратом по отношению к оригинальному препарату</w:t>
      </w:r>
      <w:r w:rsidR="009217E2" w:rsidRPr="006E6534">
        <w:rPr>
          <w:rFonts w:cs="Times New Roman"/>
          <w:color w:val="000000" w:themeColor="text1"/>
          <w:rPrChange w:id="712" w:author="N F" w:date="2023-12-05T03:08:00Z">
            <w:rPr>
              <w:rFonts w:cs="Times New Roman"/>
            </w:rPr>
          </w:rPrChange>
        </w:rPr>
        <w:t xml:space="preserve"> </w:t>
      </w:r>
      <w:ins w:id="713" w:author="Barshadskaya, Yuliya" w:date="2024-01-10T18:22:00Z">
        <w:r w:rsidR="00E14843">
          <w:t>Тагриссо</w:t>
        </w:r>
        <w:r w:rsidR="00E14843" w:rsidRPr="00D74B4F">
          <w:rPr>
            <w:vertAlign w:val="superscript"/>
          </w:rPr>
          <w:t>®</w:t>
        </w:r>
      </w:ins>
      <w:r w:rsidR="00086F14" w:rsidRPr="006E6534">
        <w:rPr>
          <w:rFonts w:cs="Times New Roman"/>
          <w:color w:val="000000" w:themeColor="text1"/>
          <w:rPrChange w:id="714" w:author="N F" w:date="2023-12-05T03:08:00Z">
            <w:rPr>
              <w:rFonts w:cs="Times New Roman"/>
            </w:rPr>
          </w:rPrChange>
        </w:rPr>
        <w:t xml:space="preserve"> </w:t>
      </w:r>
      <w:r w:rsidRPr="006E6534">
        <w:rPr>
          <w:rFonts w:cs="Times New Roman"/>
          <w:color w:val="000000" w:themeColor="text1"/>
          <w:rPrChange w:id="715" w:author="N F" w:date="2023-12-05T03:08:00Z">
            <w:rPr>
              <w:rFonts w:cs="Times New Roman"/>
            </w:rPr>
          </w:rPrChange>
        </w:rPr>
        <w:t>(МНН</w:t>
      </w:r>
      <w:r w:rsidR="00086F14" w:rsidRPr="006E6534">
        <w:rPr>
          <w:rFonts w:cs="Times New Roman"/>
          <w:color w:val="000000" w:themeColor="text1"/>
          <w:rPrChange w:id="716" w:author="N F" w:date="2023-12-05T03:08:00Z">
            <w:rPr>
              <w:rFonts w:cs="Times New Roman"/>
            </w:rPr>
          </w:rPrChange>
        </w:rPr>
        <w:t xml:space="preserve">: </w:t>
      </w:r>
      <w:sdt>
        <w:sdtPr>
          <w:rPr>
            <w:rFonts w:cs="Times New Roman"/>
            <w:color w:val="000000" w:themeColor="text1"/>
          </w:rPr>
          <w:id w:val="-1600408313"/>
          <w:placeholder>
            <w:docPart w:val="DefaultPlaceholder_-1854013440"/>
          </w:placeholder>
          <w:dataBinding w:prefixMappings="xmlns:ns0='http://protocoldata@statandocs.com' " w:xpath="/ns0:sdprotocoldata[1]/ns0:SDDrugs[1]/ns0:SDDrug[1]/ns0:DrugINN[1]" w:storeItemID="{FCA95C51-6243-4E94-B45A-ADB0ED17598B}"/>
          <w:text/>
        </w:sdtPr>
        <w:sdtEndPr/>
        <w:sdtContent>
          <w:r w:rsidR="00B45086" w:rsidRPr="006E6534">
            <w:rPr>
              <w:rFonts w:cs="Times New Roman"/>
              <w:color w:val="000000" w:themeColor="text1"/>
              <w:rPrChange w:id="717" w:author="N F" w:date="2023-12-05T03:08:00Z">
                <w:rPr>
                  <w:rFonts w:cs="Times New Roman"/>
                </w:rPr>
              </w:rPrChange>
            </w:rPr>
            <w:t>Осимертиниб</w:t>
          </w:r>
        </w:sdtContent>
      </w:sdt>
      <w:r w:rsidRPr="006E6534">
        <w:rPr>
          <w:rFonts w:cs="Times New Roman"/>
          <w:color w:val="000000" w:themeColor="text1"/>
          <w:rPrChange w:id="718" w:author="N F" w:date="2023-12-05T03:08:00Z">
            <w:rPr>
              <w:rFonts w:cs="Times New Roman"/>
            </w:rPr>
          </w:rPrChange>
        </w:rPr>
        <w:t>)</w:t>
      </w:r>
      <w:r w:rsidR="00977188" w:rsidRPr="006E6534">
        <w:rPr>
          <w:rFonts w:cs="Times New Roman"/>
          <w:color w:val="000000" w:themeColor="text1"/>
          <w:rPrChange w:id="719" w:author="N F" w:date="2023-12-05T03:08:00Z">
            <w:rPr>
              <w:rFonts w:cs="Times New Roman"/>
            </w:rPr>
          </w:rPrChange>
        </w:rPr>
        <w:t xml:space="preserve">, </w:t>
      </w:r>
      <w:r w:rsidR="00EB6B33" w:rsidRPr="006E6534">
        <w:rPr>
          <w:rFonts w:cs="Times New Roman"/>
          <w:color w:val="000000" w:themeColor="text1"/>
          <w:rPrChange w:id="720" w:author="N F" w:date="2023-12-05T03:08:00Z">
            <w:rPr>
              <w:rFonts w:cs="Times New Roman"/>
            </w:rPr>
          </w:rPrChange>
        </w:rPr>
        <w:t>таблетки</w:t>
      </w:r>
      <w:del w:id="721" w:author="N F" w:date="2023-08-08T22:33:00Z">
        <w:r w:rsidR="00EB6B33" w:rsidRPr="006E6534" w:rsidDel="00644579">
          <w:rPr>
            <w:rFonts w:cs="Times New Roman"/>
            <w:color w:val="000000" w:themeColor="text1"/>
            <w:rPrChange w:id="722" w:author="N F" w:date="2023-12-05T03:08:00Z">
              <w:rPr>
                <w:rFonts w:cs="Times New Roman"/>
              </w:rPr>
            </w:rPrChange>
          </w:rPr>
          <w:delText xml:space="preserve"> </w:delText>
        </w:r>
      </w:del>
      <w:ins w:id="723" w:author="N F" w:date="2023-08-08T22:33:00Z">
        <w:r w:rsidR="00644579" w:rsidRPr="006E6534">
          <w:rPr>
            <w:rFonts w:cs="Times New Roman"/>
            <w:color w:val="000000" w:themeColor="text1"/>
            <w:rPrChange w:id="724" w:author="N F" w:date="2023-12-05T03:08:00Z">
              <w:rPr>
                <w:rFonts w:cs="Times New Roman"/>
              </w:rPr>
            </w:rPrChange>
          </w:rPr>
          <w:t xml:space="preserve">, покрытые пленочной оболочкой, </w:t>
        </w:r>
      </w:ins>
      <w:r w:rsidR="00EB6B33" w:rsidRPr="006E6534">
        <w:rPr>
          <w:rFonts w:cs="Times New Roman"/>
          <w:color w:val="000000" w:themeColor="text1"/>
          <w:rPrChange w:id="725" w:author="N F" w:date="2023-12-05T03:08:00Z">
            <w:rPr>
              <w:rFonts w:cs="Times New Roman"/>
            </w:rPr>
          </w:rPrChange>
        </w:rPr>
        <w:t>40 мг, 80 м</w:t>
      </w:r>
      <w:r w:rsidR="00C71C58" w:rsidRPr="006E6534">
        <w:rPr>
          <w:rFonts w:cs="Times New Roman"/>
          <w:color w:val="000000" w:themeColor="text1"/>
          <w:rPrChange w:id="726" w:author="N F" w:date="2023-12-05T03:08:00Z">
            <w:rPr>
              <w:rFonts w:cs="Times New Roman"/>
            </w:rPr>
          </w:rPrChange>
        </w:rPr>
        <w:t>г</w:t>
      </w:r>
      <w:r w:rsidR="00EB6B33" w:rsidRPr="006E6534">
        <w:rPr>
          <w:rFonts w:cs="Times New Roman"/>
          <w:color w:val="000000" w:themeColor="text1"/>
          <w:rPrChange w:id="727" w:author="N F" w:date="2023-12-05T03:08:00Z">
            <w:rPr>
              <w:rFonts w:cs="Times New Roman"/>
            </w:rPr>
          </w:rPrChange>
        </w:rPr>
        <w:t xml:space="preserve"> </w:t>
      </w:r>
      <w:r w:rsidR="009950FE" w:rsidRPr="006E6534">
        <w:rPr>
          <w:rFonts w:cs="Times New Roman"/>
          <w:color w:val="000000" w:themeColor="text1"/>
          <w:rPrChange w:id="728" w:author="N F" w:date="2023-12-05T03:08:00Z">
            <w:rPr>
              <w:rFonts w:cs="Times New Roman"/>
            </w:rPr>
          </w:rPrChange>
        </w:rPr>
        <w:t>(производитель:</w:t>
      </w:r>
      <w:r w:rsidR="0004789D" w:rsidRPr="006E6534">
        <w:rPr>
          <w:rFonts w:cs="Times New Roman"/>
          <w:color w:val="000000" w:themeColor="text1"/>
          <w:rPrChange w:id="729" w:author="N F" w:date="2023-12-05T03:08:00Z">
            <w:rPr>
              <w:rFonts w:cs="Times New Roman"/>
            </w:rPr>
          </w:rPrChange>
        </w:rPr>
        <w:t xml:space="preserve"> </w:t>
      </w:r>
      <w:r w:rsidR="0034516C" w:rsidRPr="006E6534">
        <w:rPr>
          <w:rFonts w:cs="Times New Roman"/>
          <w:color w:val="000000" w:themeColor="text1"/>
          <w:rPrChange w:id="730" w:author="N F" w:date="2023-12-05T03:08:00Z">
            <w:rPr>
              <w:rFonts w:cs="Times New Roman"/>
            </w:rPr>
          </w:rPrChange>
        </w:rPr>
        <w:t>АстраЗенека АБ</w:t>
      </w:r>
      <w:r w:rsidR="0004789D" w:rsidRPr="006E6534">
        <w:rPr>
          <w:rFonts w:cs="Times New Roman"/>
          <w:color w:val="000000" w:themeColor="text1"/>
          <w:rPrChange w:id="731" w:author="N F" w:date="2023-12-05T03:08:00Z">
            <w:rPr>
              <w:rFonts w:cs="Times New Roman"/>
            </w:rPr>
          </w:rPrChange>
        </w:rPr>
        <w:t xml:space="preserve">, </w:t>
      </w:r>
      <w:r w:rsidR="0034516C" w:rsidRPr="006E6534">
        <w:rPr>
          <w:rFonts w:cs="Times New Roman"/>
          <w:color w:val="000000" w:themeColor="text1"/>
          <w:rPrChange w:id="732" w:author="N F" w:date="2023-12-05T03:08:00Z">
            <w:rPr>
              <w:rFonts w:cs="Times New Roman"/>
            </w:rPr>
          </w:rPrChange>
        </w:rPr>
        <w:t>Швеция</w:t>
      </w:r>
      <w:r w:rsidR="0004789D" w:rsidRPr="006E6534">
        <w:rPr>
          <w:rFonts w:cs="Times New Roman"/>
          <w:color w:val="000000" w:themeColor="text1"/>
          <w:rPrChange w:id="733" w:author="N F" w:date="2023-12-05T03:08:00Z">
            <w:rPr>
              <w:rFonts w:cs="Times New Roman"/>
            </w:rPr>
          </w:rPrChange>
        </w:rPr>
        <w:t xml:space="preserve">; владелец РУ: </w:t>
      </w:r>
      <w:r w:rsidR="0034516C" w:rsidRPr="006E6534">
        <w:rPr>
          <w:rFonts w:cs="Times New Roman"/>
          <w:color w:val="000000" w:themeColor="text1"/>
          <w:rPrChange w:id="734" w:author="N F" w:date="2023-12-05T03:08:00Z">
            <w:rPr>
              <w:rFonts w:cs="Times New Roman"/>
            </w:rPr>
          </w:rPrChange>
        </w:rPr>
        <w:t>АстраЗенека АБ, Швеция</w:t>
      </w:r>
      <w:r w:rsidR="0004789D" w:rsidRPr="006E6534">
        <w:rPr>
          <w:rFonts w:cs="Times New Roman"/>
          <w:color w:val="000000" w:themeColor="text1"/>
          <w:rPrChange w:id="735" w:author="N F" w:date="2023-12-05T03:08:00Z">
            <w:rPr>
              <w:rFonts w:cs="Times New Roman"/>
            </w:rPr>
          </w:rPrChange>
        </w:rPr>
        <w:t>).</w:t>
      </w:r>
    </w:p>
    <w:p w14:paraId="177788C8" w14:textId="77777777" w:rsidR="00722A0E" w:rsidRPr="006E6534" w:rsidRDefault="00722A0E" w:rsidP="00722A0E">
      <w:pPr>
        <w:spacing w:after="0" w:line="240" w:lineRule="auto"/>
        <w:rPr>
          <w:rFonts w:cs="Times New Roman"/>
          <w:b/>
          <w:color w:val="000000" w:themeColor="text1"/>
          <w:rPrChange w:id="736" w:author="N F" w:date="2023-12-05T03:08:00Z">
            <w:rPr>
              <w:rFonts w:cs="Times New Roman"/>
              <w:b/>
            </w:rPr>
          </w:rPrChange>
        </w:rPr>
      </w:pPr>
    </w:p>
    <w:p w14:paraId="508EF29B" w14:textId="77777777" w:rsidR="00CB7103" w:rsidRPr="00CB7103" w:rsidRDefault="00722A0E" w:rsidP="00CB7103">
      <w:pPr>
        <w:spacing w:after="0" w:line="240" w:lineRule="auto"/>
        <w:ind w:firstLine="0"/>
        <w:rPr>
          <w:ins w:id="737" w:author="Barshadskaya, Yuliya" w:date="2024-01-10T18:24:00Z"/>
          <w:rFonts w:cs="Times New Roman"/>
          <w:color w:val="000000" w:themeColor="text1"/>
        </w:rPr>
      </w:pPr>
      <w:r w:rsidRPr="006E6534">
        <w:rPr>
          <w:rFonts w:cs="Times New Roman"/>
          <w:b/>
          <w:color w:val="000000" w:themeColor="text1"/>
          <w:rPrChange w:id="738" w:author="N F" w:date="2023-12-05T03:08:00Z">
            <w:rPr>
              <w:rFonts w:cs="Times New Roman"/>
              <w:b/>
            </w:rPr>
          </w:rPrChange>
        </w:rPr>
        <w:t>Заявляемые показания:</w:t>
      </w:r>
      <w:r w:rsidRPr="006E6534">
        <w:rPr>
          <w:rFonts w:cs="Times New Roman"/>
          <w:color w:val="000000" w:themeColor="text1"/>
          <w:rPrChange w:id="739" w:author="N F" w:date="2023-12-05T03:08:00Z">
            <w:rPr>
              <w:rFonts w:cs="Times New Roman"/>
            </w:rPr>
          </w:rPrChange>
        </w:rPr>
        <w:t xml:space="preserve"> </w:t>
      </w:r>
    </w:p>
    <w:p w14:paraId="7CF4BDC4" w14:textId="77777777" w:rsidR="00CB7103" w:rsidRDefault="00CB7103">
      <w:pPr>
        <w:pStyle w:val="afe"/>
        <w:numPr>
          <w:ilvl w:val="0"/>
          <w:numId w:val="5"/>
        </w:numPr>
        <w:spacing w:after="0" w:line="240" w:lineRule="auto"/>
        <w:ind w:left="426" w:hanging="426"/>
        <w:rPr>
          <w:ins w:id="740" w:author="Barshadskaya, Yuliya" w:date="2024-01-10T18:25:00Z"/>
          <w:rFonts w:cs="Times New Roman"/>
          <w:color w:val="000000" w:themeColor="text1"/>
        </w:rPr>
        <w:pPrChange w:id="741" w:author="Barshadskaya, Yuliya" w:date="2024-01-10T18:25:00Z">
          <w:pPr>
            <w:spacing w:after="0" w:line="240" w:lineRule="auto"/>
          </w:pPr>
        </w:pPrChange>
      </w:pPr>
      <w:ins w:id="742" w:author="Barshadskaya, Yuliya" w:date="2024-01-10T18:24:00Z">
        <w:r>
          <w:rPr>
            <w:rFonts w:cs="Times New Roman"/>
            <w:color w:val="000000" w:themeColor="text1"/>
          </w:rPr>
          <w:t>А</w:t>
        </w:r>
        <w:r w:rsidRPr="00CB7103">
          <w:rPr>
            <w:rFonts w:cs="Times New Roman"/>
            <w:color w:val="000000" w:themeColor="text1"/>
            <w:rPrChange w:id="743" w:author="Barshadskaya, Yuliya" w:date="2024-01-10T18:24:00Z">
              <w:rPr/>
            </w:rPrChange>
          </w:rPr>
          <w:t>дъювантная терапия немелкоклеточного рака легкого у взрослых пациентов после полной резекции опухоли в случае наличия в опухолевых клетках мутации в гене EGFR (делеции в экзоне 19 или замены L858R в экзоне 21);</w:t>
        </w:r>
      </w:ins>
    </w:p>
    <w:p w14:paraId="0032C9A2" w14:textId="77777777" w:rsidR="00CB7103" w:rsidRDefault="00CB7103">
      <w:pPr>
        <w:pStyle w:val="afe"/>
        <w:numPr>
          <w:ilvl w:val="0"/>
          <w:numId w:val="5"/>
        </w:numPr>
        <w:spacing w:after="0" w:line="240" w:lineRule="auto"/>
        <w:ind w:left="426" w:hanging="426"/>
        <w:rPr>
          <w:ins w:id="744" w:author="Barshadskaya, Yuliya" w:date="2024-01-10T18:25:00Z"/>
          <w:rFonts w:cs="Times New Roman"/>
          <w:color w:val="000000" w:themeColor="text1"/>
        </w:rPr>
        <w:pPrChange w:id="745" w:author="Barshadskaya, Yuliya" w:date="2024-01-10T18:25:00Z">
          <w:pPr>
            <w:spacing w:after="0" w:line="240" w:lineRule="auto"/>
          </w:pPr>
        </w:pPrChange>
      </w:pPr>
      <w:ins w:id="746" w:author="Barshadskaya, Yuliya" w:date="2024-01-10T18:25:00Z">
        <w:r>
          <w:rPr>
            <w:rFonts w:cs="Times New Roman"/>
            <w:color w:val="000000" w:themeColor="text1"/>
          </w:rPr>
          <w:t>П</w:t>
        </w:r>
      </w:ins>
      <w:ins w:id="747" w:author="Barshadskaya, Yuliya" w:date="2024-01-10T18:24:00Z">
        <w:r w:rsidRPr="00CB7103">
          <w:rPr>
            <w:rFonts w:cs="Times New Roman"/>
            <w:color w:val="000000" w:themeColor="text1"/>
            <w:rPrChange w:id="748" w:author="Barshadskaya, Yuliya" w:date="2024-01-10T18:25:00Z">
              <w:rPr/>
            </w:rPrChange>
          </w:rPr>
          <w:t>ервая линия терапии местно-распространенного или метастатического немелкоклеточного рака легкого в случае наличия в опухолевых клетках мутации в гене EGFR (делеции в экзоне 19 или замены L858R в экзоне 21) у взрослых пациентов;</w:t>
        </w:r>
      </w:ins>
    </w:p>
    <w:p w14:paraId="5FC730E7" w14:textId="1A6A7577" w:rsidR="00722A0E" w:rsidRPr="00CB7103" w:rsidDel="00CB7103" w:rsidRDefault="00CB7103">
      <w:pPr>
        <w:pStyle w:val="afe"/>
        <w:numPr>
          <w:ilvl w:val="0"/>
          <w:numId w:val="5"/>
        </w:numPr>
        <w:spacing w:after="0" w:line="240" w:lineRule="auto"/>
        <w:ind w:left="426" w:hanging="426"/>
        <w:rPr>
          <w:del w:id="749" w:author="Barshadskaya, Yuliya" w:date="2024-01-10T18:24:00Z"/>
          <w:rFonts w:cs="Times New Roman"/>
          <w:color w:val="000000" w:themeColor="text1"/>
          <w:rPrChange w:id="750" w:author="Barshadskaya, Yuliya" w:date="2024-01-10T18:25:00Z">
            <w:rPr>
              <w:del w:id="751" w:author="Barshadskaya, Yuliya" w:date="2024-01-10T18:24:00Z"/>
              <w:rFonts w:cs="Times New Roman"/>
              <w:lang w:eastAsia="ru-RU"/>
            </w:rPr>
          </w:rPrChange>
        </w:rPr>
        <w:pPrChange w:id="752" w:author="Barshadskaya, Yuliya" w:date="2024-01-10T18:25:00Z">
          <w:pPr>
            <w:spacing w:after="0" w:line="240" w:lineRule="auto"/>
          </w:pPr>
        </w:pPrChange>
      </w:pPr>
      <w:ins w:id="753" w:author="Barshadskaya, Yuliya" w:date="2024-01-10T18:25:00Z">
        <w:r>
          <w:rPr>
            <w:rFonts w:cs="Times New Roman"/>
            <w:color w:val="000000" w:themeColor="text1"/>
          </w:rPr>
          <w:t>М</w:t>
        </w:r>
      </w:ins>
      <w:ins w:id="754" w:author="Barshadskaya, Yuliya" w:date="2024-01-10T18:24:00Z">
        <w:r w:rsidRPr="00CB7103">
          <w:rPr>
            <w:rFonts w:cs="Times New Roman"/>
            <w:color w:val="000000" w:themeColor="text1"/>
            <w:rPrChange w:id="755" w:author="Barshadskaya, Yuliya" w:date="2024-01-10T18:25:00Z">
              <w:rPr/>
            </w:rPrChange>
          </w:rPr>
          <w:t>естно-распространенный или метастатический немелкоклеточный рак легкого с мутацией Т790М в гене EGFR у взрослых пациентов.</w:t>
        </w:r>
      </w:ins>
      <w:customXmlDelRangeStart w:id="756" w:author="Barshadskaya, Yuliya" w:date="2024-01-10T18:24:00Z"/>
      <w:sdt>
        <w:sdtPr>
          <w:rPr>
            <w:rFonts w:cs="Times New Roman"/>
            <w:color w:val="000000" w:themeColor="text1"/>
          </w:rPr>
          <w:id w:val="2142150631"/>
          <w:placeholder>
            <w:docPart w:val="DefaultPlaceholder_-1854013440"/>
          </w:placeholder>
          <w:dataBinding w:prefixMappings="xmlns:ns0='http://protocoldata@statandocs.com' " w:xpath="/ns0:sdprotocoldata[1]/ns0:SDDrugs[1]/ns0:SDDrug[1]/ns0:DrugDosage[1]" w:storeItemID="{FCA95C51-6243-4E94-B45A-ADB0ED17598B}"/>
          <w:text/>
        </w:sdtPr>
        <w:sdtEndPr/>
        <w:sdtContent>
          <w:customXmlDelRangeEnd w:id="756"/>
          <w:del w:id="757" w:author="Barshadskaya, Yuliya" w:date="2024-01-10T18:24:00Z">
            <w:r w:rsidR="005E7332" w:rsidRPr="00CB7103" w:rsidDel="00CB7103">
              <w:rPr>
                <w:rFonts w:cs="Times New Roman"/>
                <w:color w:val="000000" w:themeColor="text1"/>
                <w:rPrChange w:id="758" w:author="Barshadskaya, Yuliya" w:date="2024-01-10T18:25:00Z">
                  <w:rPr>
                    <w:rFonts w:cs="Times New Roman"/>
                  </w:rPr>
                </w:rPrChange>
              </w:rPr>
              <w:delText>Местно-распространенный или метастатический не мелкоклеточный рак легкого с мутацией Т790М в гене рецептора эпидермального фактора роста (EGFR) у взрослых пациентов</w:delText>
            </w:r>
          </w:del>
          <w:customXmlDelRangeStart w:id="759" w:author="Barshadskaya, Yuliya" w:date="2024-01-10T18:24:00Z"/>
        </w:sdtContent>
      </w:sdt>
      <w:customXmlDelRangeEnd w:id="759"/>
    </w:p>
    <w:p w14:paraId="77ABFC5C" w14:textId="1DB9A798" w:rsidR="00722A0E" w:rsidRPr="006E6534" w:rsidRDefault="00722A0E" w:rsidP="00CB7103">
      <w:pPr>
        <w:spacing w:after="0" w:line="240" w:lineRule="auto"/>
        <w:ind w:firstLine="0"/>
        <w:rPr>
          <w:rFonts w:cs="Times New Roman"/>
          <w:color w:val="000000" w:themeColor="text1"/>
          <w:szCs w:val="20"/>
          <w:lang w:eastAsia="ru-RU"/>
          <w:rPrChange w:id="760" w:author="N F" w:date="2023-12-05T03:08:00Z">
            <w:rPr>
              <w:rFonts w:cs="Times New Roman"/>
              <w:szCs w:val="20"/>
              <w:lang w:eastAsia="ru-RU"/>
            </w:rPr>
          </w:rPrChange>
        </w:rPr>
      </w:pPr>
    </w:p>
    <w:p w14:paraId="1BFD4B96" w14:textId="77777777" w:rsidR="00722A0E" w:rsidRPr="006E6534" w:rsidRDefault="00722A0E" w:rsidP="00722A0E">
      <w:pPr>
        <w:spacing w:after="0" w:line="240" w:lineRule="auto"/>
        <w:rPr>
          <w:rFonts w:cs="Times New Roman"/>
          <w:color w:val="000000" w:themeColor="text1"/>
          <w:szCs w:val="20"/>
          <w:lang w:eastAsia="ru-RU"/>
          <w:rPrChange w:id="761" w:author="N F" w:date="2023-12-05T03:08:00Z">
            <w:rPr>
              <w:rFonts w:cs="Times New Roman"/>
              <w:szCs w:val="20"/>
              <w:lang w:eastAsia="ru-RU"/>
            </w:rPr>
          </w:rPrChange>
        </w:rPr>
      </w:pPr>
      <w:r w:rsidRPr="006E6534">
        <w:rPr>
          <w:rFonts w:cs="Times New Roman"/>
          <w:color w:val="000000" w:themeColor="text1"/>
          <w:szCs w:val="20"/>
          <w:lang w:eastAsia="ru-RU"/>
          <w:rPrChange w:id="762" w:author="N F" w:date="2023-12-05T03:08:00Z">
            <w:rPr>
              <w:rFonts w:cs="Times New Roman"/>
              <w:szCs w:val="20"/>
              <w:lang w:eastAsia="ru-RU"/>
            </w:rPr>
          </w:rPrChange>
        </w:rPr>
        <w:t xml:space="preserve">Я, нижеподписавшийся, одобряю Брошюру исследователя и гарантирую, что, ознакомившись с ней, Исследователь получит исчерпывающую, объективную и взвешенную информацию о свойствах и характеристиках действующего вещества в составе исследуемого препарата/ препарата сравнения, о результатах основных доклинических и клинических исследований, проведенных в рамках программы регистрации оригинального препарата, а также об актуальных рекомендациях по применению оригинального препарата и связанных рисках. </w:t>
      </w:r>
    </w:p>
    <w:p w14:paraId="5F497E33" w14:textId="77777777" w:rsidR="00722A0E" w:rsidRPr="006E6534" w:rsidRDefault="00722A0E" w:rsidP="00722A0E">
      <w:pPr>
        <w:spacing w:after="0" w:line="240" w:lineRule="auto"/>
        <w:rPr>
          <w:rFonts w:cs="Times New Roman"/>
          <w:color w:val="000000" w:themeColor="text1"/>
          <w:szCs w:val="20"/>
          <w:lang w:eastAsia="ru-RU"/>
          <w:rPrChange w:id="763" w:author="N F" w:date="2023-12-05T03:08:00Z">
            <w:rPr>
              <w:rFonts w:cs="Times New Roman"/>
              <w:szCs w:val="20"/>
              <w:lang w:eastAsia="ru-RU"/>
            </w:rPr>
          </w:rPrChange>
        </w:rPr>
      </w:pPr>
      <w:r w:rsidRPr="006E6534">
        <w:rPr>
          <w:rFonts w:cs="Times New Roman"/>
          <w:color w:val="000000" w:themeColor="text1"/>
          <w:szCs w:val="20"/>
          <w:lang w:eastAsia="ru-RU"/>
          <w:rPrChange w:id="764" w:author="N F" w:date="2023-12-05T03:08:00Z">
            <w:rPr>
              <w:rFonts w:cs="Times New Roman"/>
              <w:szCs w:val="20"/>
              <w:lang w:eastAsia="ru-RU"/>
            </w:rPr>
          </w:rPrChange>
        </w:rPr>
        <w:t>Информация, содержащаяся в данной Брошюре исследователя, соответствует текущей оценке риска и пользы исследуемого(ых) препарата(ов). Брошюра была подвергнута критической проверке и была одобрена уполномоченными сотрудниками компании-Спонсора.</w:t>
      </w:r>
    </w:p>
    <w:p w14:paraId="217B5A06" w14:textId="77777777" w:rsidR="00722A0E" w:rsidRPr="006E6534" w:rsidRDefault="00722A0E" w:rsidP="00722A0E">
      <w:pPr>
        <w:spacing w:after="0" w:line="240" w:lineRule="auto"/>
        <w:rPr>
          <w:rFonts w:cs="Times New Roman"/>
          <w:color w:val="000000" w:themeColor="text1"/>
          <w:szCs w:val="20"/>
          <w:lang w:eastAsia="ru-RU"/>
          <w:rPrChange w:id="765" w:author="N F" w:date="2023-12-05T03:08:00Z">
            <w:rPr>
              <w:rFonts w:cs="Times New Roman"/>
              <w:szCs w:val="20"/>
              <w:lang w:eastAsia="ru-RU"/>
            </w:rPr>
          </w:rPrChange>
        </w:rPr>
      </w:pPr>
      <w:r w:rsidRPr="006E6534">
        <w:rPr>
          <w:rFonts w:cs="Times New Roman"/>
          <w:color w:val="000000" w:themeColor="text1"/>
          <w:szCs w:val="20"/>
          <w:lang w:eastAsia="ru-RU"/>
          <w:rPrChange w:id="766" w:author="N F" w:date="2023-12-05T03:08:00Z">
            <w:rPr>
              <w:rFonts w:cs="Times New Roman"/>
              <w:szCs w:val="20"/>
              <w:lang w:eastAsia="ru-RU"/>
            </w:rPr>
          </w:rPrChange>
        </w:rPr>
        <w:t xml:space="preserve"> </w:t>
      </w:r>
    </w:p>
    <w:tbl>
      <w:tblPr>
        <w:tblW w:w="9381" w:type="dxa"/>
        <w:tblLook w:val="04A0" w:firstRow="1" w:lastRow="0" w:firstColumn="1" w:lastColumn="0" w:noHBand="0" w:noVBand="1"/>
      </w:tblPr>
      <w:tblGrid>
        <w:gridCol w:w="4256"/>
        <w:gridCol w:w="5125"/>
      </w:tblGrid>
      <w:tr w:rsidR="006E6534" w:rsidRPr="006E6534" w14:paraId="23374452" w14:textId="77777777" w:rsidTr="00AC66D4">
        <w:tc>
          <w:tcPr>
            <w:tcW w:w="4962" w:type="dxa"/>
          </w:tcPr>
          <w:p w14:paraId="14395673" w14:textId="77777777" w:rsidR="00722A0E" w:rsidRPr="006E6534" w:rsidRDefault="00722A0E" w:rsidP="00AC66D4">
            <w:pPr>
              <w:spacing w:after="0" w:line="240" w:lineRule="auto"/>
              <w:ind w:left="-108"/>
              <w:rPr>
                <w:rFonts w:cs="Times New Roman"/>
                <w:b/>
                <w:color w:val="000000" w:themeColor="text1"/>
                <w:lang w:eastAsia="ru-RU"/>
                <w:rPrChange w:id="767" w:author="N F" w:date="2023-12-05T03:08:00Z">
                  <w:rPr>
                    <w:rFonts w:cs="Times New Roman"/>
                    <w:b/>
                    <w:lang w:eastAsia="ru-RU"/>
                  </w:rPr>
                </w:rPrChange>
              </w:rPr>
            </w:pPr>
          </w:p>
          <w:p w14:paraId="76B62B14" w14:textId="77777777" w:rsidR="00722A0E" w:rsidRPr="006E6534" w:rsidRDefault="00722A0E" w:rsidP="00CB7103">
            <w:pPr>
              <w:spacing w:after="0" w:line="240" w:lineRule="auto"/>
              <w:ind w:left="-108" w:hanging="5"/>
              <w:rPr>
                <w:rFonts w:cs="Times New Roman"/>
                <w:b/>
                <w:color w:val="000000" w:themeColor="text1"/>
                <w:lang w:eastAsia="ru-RU"/>
                <w:rPrChange w:id="768" w:author="N F" w:date="2023-12-05T03:08:00Z">
                  <w:rPr>
                    <w:rFonts w:cs="Times New Roman"/>
                    <w:b/>
                    <w:lang w:eastAsia="ru-RU"/>
                  </w:rPr>
                </w:rPrChange>
              </w:rPr>
            </w:pPr>
            <w:r w:rsidRPr="006E6534">
              <w:rPr>
                <w:rFonts w:cs="Times New Roman"/>
                <w:b/>
                <w:color w:val="000000" w:themeColor="text1"/>
                <w:highlight w:val="yellow"/>
                <w:lang w:eastAsia="ru-RU"/>
                <w:rPrChange w:id="769" w:author="N F" w:date="2023-12-05T03:08:00Z">
                  <w:rPr>
                    <w:rFonts w:cs="Times New Roman"/>
                    <w:b/>
                    <w:highlight w:val="yellow"/>
                    <w:lang w:eastAsia="ru-RU"/>
                  </w:rPr>
                </w:rPrChange>
              </w:rPr>
              <w:t>Представитель Спонсора:</w:t>
            </w:r>
          </w:p>
          <w:p w14:paraId="551D04A2" w14:textId="77777777" w:rsidR="00CB7103" w:rsidRDefault="00CB7103" w:rsidP="00CB7103">
            <w:pPr>
              <w:spacing w:after="0" w:line="240" w:lineRule="auto"/>
              <w:ind w:left="-113" w:firstLine="29"/>
              <w:rPr>
                <w:ins w:id="770" w:author="Barshadskaya, Yuliya" w:date="2024-01-10T18:26:00Z"/>
                <w:lang w:eastAsia="ru-RU"/>
              </w:rPr>
            </w:pPr>
            <w:ins w:id="771" w:author="Barshadskaya, Yuliya" w:date="2024-01-10T18:26:00Z">
              <w:r>
                <w:rPr>
                  <w:lang w:eastAsia="ru-RU"/>
                </w:rPr>
                <w:t>Филон Ольга Владимировна</w:t>
              </w:r>
            </w:ins>
          </w:p>
          <w:p w14:paraId="554792E4" w14:textId="77777777" w:rsidR="00CB7103" w:rsidRDefault="00CB7103" w:rsidP="00CB7103">
            <w:pPr>
              <w:spacing w:after="0" w:line="240" w:lineRule="auto"/>
              <w:ind w:left="-113" w:firstLine="0"/>
              <w:jc w:val="left"/>
              <w:rPr>
                <w:ins w:id="772" w:author="Barshadskaya, Yuliya" w:date="2024-01-10T18:26:00Z"/>
                <w:lang w:eastAsia="ru-RU"/>
              </w:rPr>
            </w:pPr>
            <w:ins w:id="773" w:author="Barshadskaya, Yuliya" w:date="2024-01-10T18:26:00Z">
              <w:r>
                <w:rPr>
                  <w:rFonts w:eastAsia="Calibri"/>
                  <w:lang w:eastAsia="ru-RU"/>
                </w:rPr>
                <w:t xml:space="preserve">Директор Департамента доклинической и клинической разработки Медицинской дирекции </w:t>
              </w:r>
              <w:r>
                <w:rPr>
                  <w:lang w:eastAsia="ru-RU"/>
                </w:rPr>
                <w:t>АО «Р-Фарм»</w:t>
              </w:r>
            </w:ins>
          </w:p>
          <w:p w14:paraId="2024522C" w14:textId="77777777" w:rsidR="00722A0E" w:rsidRPr="006E6534" w:rsidRDefault="00722A0E" w:rsidP="00977188">
            <w:pPr>
              <w:spacing w:after="0" w:line="254" w:lineRule="auto"/>
              <w:ind w:left="-108"/>
              <w:rPr>
                <w:rFonts w:cs="Times New Roman"/>
                <w:b/>
                <w:color w:val="000000" w:themeColor="text1"/>
                <w:vertAlign w:val="superscript"/>
                <w:lang w:eastAsia="ru-RU"/>
                <w:rPrChange w:id="774" w:author="N F" w:date="2023-12-05T03:08:00Z">
                  <w:rPr>
                    <w:rFonts w:cs="Times New Roman"/>
                    <w:b/>
                    <w:vertAlign w:val="superscript"/>
                    <w:lang w:eastAsia="ru-RU"/>
                  </w:rPr>
                </w:rPrChange>
              </w:rPr>
            </w:pPr>
          </w:p>
        </w:tc>
        <w:tc>
          <w:tcPr>
            <w:tcW w:w="4419" w:type="dxa"/>
          </w:tcPr>
          <w:p w14:paraId="2C71365B" w14:textId="77777777" w:rsidR="00722A0E" w:rsidRPr="006E6534" w:rsidRDefault="00722A0E" w:rsidP="00AC66D4">
            <w:pPr>
              <w:spacing w:after="0" w:line="240" w:lineRule="auto"/>
              <w:rPr>
                <w:rFonts w:cs="Times New Roman"/>
                <w:color w:val="000000" w:themeColor="text1"/>
                <w:sz w:val="28"/>
                <w:szCs w:val="28"/>
                <w:lang w:eastAsia="ru-RU"/>
                <w:rPrChange w:id="775" w:author="N F" w:date="2023-12-05T03:08:00Z">
                  <w:rPr>
                    <w:rFonts w:cs="Times New Roman"/>
                    <w:sz w:val="28"/>
                    <w:szCs w:val="28"/>
                    <w:lang w:eastAsia="ru-RU"/>
                  </w:rPr>
                </w:rPrChange>
              </w:rPr>
            </w:pPr>
          </w:p>
          <w:p w14:paraId="0E3F08C5" w14:textId="77777777" w:rsidR="00722A0E" w:rsidRPr="006E6534" w:rsidRDefault="00722A0E" w:rsidP="00AC66D4">
            <w:pPr>
              <w:spacing w:after="0" w:line="240" w:lineRule="auto"/>
              <w:rPr>
                <w:rFonts w:cs="Times New Roman"/>
                <w:color w:val="000000" w:themeColor="text1"/>
                <w:sz w:val="28"/>
                <w:szCs w:val="28"/>
                <w:lang w:eastAsia="ru-RU"/>
                <w:rPrChange w:id="776" w:author="N F" w:date="2023-12-05T03:08:00Z">
                  <w:rPr>
                    <w:rFonts w:cs="Times New Roman"/>
                    <w:sz w:val="28"/>
                    <w:szCs w:val="28"/>
                    <w:lang w:eastAsia="ru-RU"/>
                  </w:rPr>
                </w:rPrChange>
              </w:rPr>
            </w:pPr>
          </w:p>
          <w:p w14:paraId="23401A87" w14:textId="77777777" w:rsidR="00722A0E" w:rsidRPr="006E6534" w:rsidRDefault="00722A0E" w:rsidP="00AC66D4">
            <w:pPr>
              <w:spacing w:after="0" w:line="240" w:lineRule="auto"/>
              <w:rPr>
                <w:rFonts w:cs="Times New Roman"/>
                <w:color w:val="000000" w:themeColor="text1"/>
                <w:sz w:val="28"/>
                <w:szCs w:val="28"/>
                <w:lang w:eastAsia="ru-RU"/>
                <w:rPrChange w:id="777" w:author="N F" w:date="2023-12-05T03:08:00Z">
                  <w:rPr>
                    <w:rFonts w:cs="Times New Roman"/>
                    <w:sz w:val="28"/>
                    <w:szCs w:val="28"/>
                    <w:lang w:eastAsia="ru-RU"/>
                  </w:rPr>
                </w:rPrChange>
              </w:rPr>
            </w:pPr>
            <w:r w:rsidRPr="006E6534">
              <w:rPr>
                <w:rFonts w:cs="Times New Roman"/>
                <w:color w:val="000000" w:themeColor="text1"/>
                <w:sz w:val="28"/>
                <w:szCs w:val="28"/>
                <w:lang w:eastAsia="ru-RU"/>
                <w:rPrChange w:id="778" w:author="N F" w:date="2023-12-05T03:08:00Z">
                  <w:rPr>
                    <w:rFonts w:cs="Times New Roman"/>
                    <w:sz w:val="28"/>
                    <w:szCs w:val="28"/>
                    <w:lang w:eastAsia="ru-RU"/>
                  </w:rPr>
                </w:rPrChange>
              </w:rPr>
              <w:t>______________________________</w:t>
            </w:r>
          </w:p>
          <w:p w14:paraId="6D465FEB" w14:textId="77777777" w:rsidR="00722A0E" w:rsidRPr="006E6534" w:rsidRDefault="00722A0E" w:rsidP="00AC66D4">
            <w:pPr>
              <w:spacing w:after="0" w:line="240" w:lineRule="auto"/>
              <w:jc w:val="center"/>
              <w:rPr>
                <w:rFonts w:cs="Times New Roman"/>
                <w:color w:val="000000" w:themeColor="text1"/>
                <w:sz w:val="28"/>
                <w:szCs w:val="28"/>
                <w:vertAlign w:val="superscript"/>
                <w:lang w:eastAsia="ru-RU"/>
                <w:rPrChange w:id="779" w:author="N F" w:date="2023-12-05T03:08:00Z">
                  <w:rPr>
                    <w:rFonts w:cs="Times New Roman"/>
                    <w:sz w:val="28"/>
                    <w:szCs w:val="28"/>
                    <w:vertAlign w:val="superscript"/>
                    <w:lang w:eastAsia="ru-RU"/>
                  </w:rPr>
                </w:rPrChange>
              </w:rPr>
            </w:pPr>
            <w:r w:rsidRPr="006E6534">
              <w:rPr>
                <w:rFonts w:cs="Times New Roman"/>
                <w:color w:val="000000" w:themeColor="text1"/>
                <w:sz w:val="28"/>
                <w:szCs w:val="28"/>
                <w:vertAlign w:val="superscript"/>
                <w:lang w:eastAsia="ru-RU"/>
                <w:rPrChange w:id="780" w:author="N F" w:date="2023-12-05T03:08:00Z">
                  <w:rPr>
                    <w:rFonts w:cs="Times New Roman"/>
                    <w:sz w:val="28"/>
                    <w:szCs w:val="28"/>
                    <w:vertAlign w:val="superscript"/>
                    <w:lang w:eastAsia="ru-RU"/>
                  </w:rPr>
                </w:rPrChange>
              </w:rPr>
              <w:t>Подпись</w:t>
            </w:r>
          </w:p>
          <w:p w14:paraId="3FDAA106" w14:textId="77777777" w:rsidR="00722A0E" w:rsidRPr="006E6534" w:rsidRDefault="00722A0E" w:rsidP="00AC66D4">
            <w:pPr>
              <w:spacing w:after="0" w:line="240" w:lineRule="auto"/>
              <w:rPr>
                <w:rFonts w:cs="Times New Roman"/>
                <w:color w:val="000000" w:themeColor="text1"/>
                <w:sz w:val="28"/>
                <w:szCs w:val="28"/>
                <w:lang w:eastAsia="ru-RU"/>
                <w:rPrChange w:id="781" w:author="N F" w:date="2023-12-05T03:08:00Z">
                  <w:rPr>
                    <w:rFonts w:cs="Times New Roman"/>
                    <w:sz w:val="28"/>
                    <w:szCs w:val="28"/>
                    <w:lang w:eastAsia="ru-RU"/>
                  </w:rPr>
                </w:rPrChange>
              </w:rPr>
            </w:pPr>
            <w:r w:rsidRPr="006E6534">
              <w:rPr>
                <w:rFonts w:cs="Times New Roman"/>
                <w:color w:val="000000" w:themeColor="text1"/>
                <w:sz w:val="28"/>
                <w:szCs w:val="28"/>
                <w:lang w:eastAsia="ru-RU"/>
                <w:rPrChange w:id="782" w:author="N F" w:date="2023-12-05T03:08:00Z">
                  <w:rPr>
                    <w:rFonts w:cs="Times New Roman"/>
                    <w:sz w:val="28"/>
                    <w:szCs w:val="28"/>
                    <w:lang w:eastAsia="ru-RU"/>
                  </w:rPr>
                </w:rPrChange>
              </w:rPr>
              <w:t>______________________________</w:t>
            </w:r>
          </w:p>
          <w:p w14:paraId="41603753" w14:textId="77777777" w:rsidR="00722A0E" w:rsidRPr="006E6534" w:rsidRDefault="00722A0E" w:rsidP="00AC66D4">
            <w:pPr>
              <w:spacing w:after="0" w:line="240" w:lineRule="auto"/>
              <w:jc w:val="center"/>
              <w:rPr>
                <w:rFonts w:cs="Times New Roman"/>
                <w:color w:val="000000" w:themeColor="text1"/>
                <w:sz w:val="20"/>
                <w:szCs w:val="20"/>
                <w:lang w:eastAsia="ru-RU"/>
                <w:rPrChange w:id="783" w:author="N F" w:date="2023-12-05T03:08:00Z">
                  <w:rPr>
                    <w:rFonts w:cs="Times New Roman"/>
                    <w:sz w:val="20"/>
                    <w:szCs w:val="20"/>
                    <w:lang w:eastAsia="ru-RU"/>
                  </w:rPr>
                </w:rPrChange>
              </w:rPr>
            </w:pPr>
            <w:r w:rsidRPr="006E6534">
              <w:rPr>
                <w:rFonts w:cs="Times New Roman"/>
                <w:color w:val="000000" w:themeColor="text1"/>
                <w:sz w:val="28"/>
                <w:szCs w:val="28"/>
                <w:vertAlign w:val="superscript"/>
                <w:lang w:eastAsia="ru-RU"/>
                <w:rPrChange w:id="784" w:author="N F" w:date="2023-12-05T03:08:00Z">
                  <w:rPr>
                    <w:rFonts w:cs="Times New Roman"/>
                    <w:sz w:val="28"/>
                    <w:szCs w:val="28"/>
                    <w:vertAlign w:val="superscript"/>
                    <w:lang w:eastAsia="ru-RU"/>
                  </w:rPr>
                </w:rPrChange>
              </w:rPr>
              <w:t>Дата</w:t>
            </w:r>
          </w:p>
        </w:tc>
      </w:tr>
    </w:tbl>
    <w:p w14:paraId="1A44B71D" w14:textId="77777777" w:rsidR="00722A0E" w:rsidRPr="006E6534" w:rsidRDefault="00722A0E" w:rsidP="00722A0E">
      <w:pPr>
        <w:jc w:val="left"/>
        <w:rPr>
          <w:rFonts w:cs="Times New Roman"/>
          <w:b/>
          <w:bCs/>
          <w:color w:val="000000" w:themeColor="text1"/>
          <w:kern w:val="32"/>
          <w:szCs w:val="32"/>
        </w:rPr>
      </w:pPr>
      <w:r w:rsidRPr="006E6534">
        <w:rPr>
          <w:rFonts w:cs="Times New Roman"/>
          <w:color w:val="000000" w:themeColor="text1"/>
        </w:rPr>
        <w:br w:type="page"/>
      </w:r>
    </w:p>
    <w:p w14:paraId="047B5CD7" w14:textId="2F1C9EC2" w:rsidR="00DE55ED" w:rsidRPr="006E6534" w:rsidRDefault="00DE55ED">
      <w:pPr>
        <w:pStyle w:val="2"/>
        <w:rPr>
          <w:rFonts w:cs="Times New Roman"/>
        </w:rPr>
        <w:sectPr w:rsidR="00DE55ED" w:rsidRPr="006E6534" w:rsidSect="00F85178">
          <w:pgSz w:w="11906" w:h="16838"/>
          <w:pgMar w:top="1134" w:right="850" w:bottom="1134" w:left="1701" w:header="708" w:footer="708" w:gutter="0"/>
          <w:cols w:space="708"/>
          <w:docGrid w:linePitch="360"/>
        </w:sectPr>
      </w:pPr>
    </w:p>
    <w:p w14:paraId="68FEFB69" w14:textId="2C9454A2" w:rsidR="00212EAE" w:rsidRPr="00212EAE" w:rsidRDefault="00977188">
      <w:pPr>
        <w:pStyle w:val="1"/>
        <w:numPr>
          <w:ilvl w:val="0"/>
          <w:numId w:val="0"/>
        </w:numPr>
        <w:spacing w:before="0" w:line="240" w:lineRule="auto"/>
        <w:rPr>
          <w:rFonts w:cs="Times New Roman"/>
          <w:sz w:val="24"/>
          <w:szCs w:val="24"/>
          <w:rPrChange w:id="785" w:author="Barshadskaya, Yuliya" w:date="2024-01-10T18:27:00Z">
            <w:rPr/>
          </w:rPrChange>
        </w:rPr>
        <w:pPrChange w:id="786" w:author="Barshadskaya, Yuliya" w:date="2024-01-10T18:27:00Z">
          <w:pPr>
            <w:pStyle w:val="1"/>
            <w:numPr>
              <w:numId w:val="0"/>
            </w:numPr>
            <w:ind w:left="431" w:firstLine="0"/>
          </w:pPr>
        </w:pPrChange>
      </w:pPr>
      <w:bookmarkStart w:id="787" w:name="_Toc115732974"/>
      <w:r w:rsidRPr="00212EAE">
        <w:rPr>
          <w:rFonts w:cs="Times New Roman"/>
          <w:sz w:val="24"/>
          <w:szCs w:val="24"/>
          <w:rPrChange w:id="788" w:author="Barshadskaya, Yuliya" w:date="2024-01-10T18:27:00Z">
            <w:rPr>
              <w:rFonts w:cs="Times New Roman"/>
            </w:rPr>
          </w:rPrChange>
        </w:rPr>
        <w:lastRenderedPageBreak/>
        <w:t>СПИСОК СОКРАЩЕНИЙ</w:t>
      </w:r>
      <w:bookmarkEnd w:id="787"/>
    </w:p>
    <w:tbl>
      <w:tblPr>
        <w:tblStyle w:val="a4"/>
        <w:tblW w:w="0" w:type="auto"/>
        <w:tblLook w:val="04A0" w:firstRow="1" w:lastRow="0" w:firstColumn="1" w:lastColumn="0" w:noHBand="0" w:noVBand="1"/>
        <w:tblPrChange w:id="789" w:author="Barshadskaya, Yuliya" w:date="2024-01-10T18:28:00Z">
          <w:tblPr>
            <w:tblStyle w:val="a4"/>
            <w:tblW w:w="0" w:type="auto"/>
            <w:tblLook w:val="04A0" w:firstRow="1" w:lastRow="0" w:firstColumn="1" w:lastColumn="0" w:noHBand="0" w:noVBand="1"/>
          </w:tblPr>
        </w:tblPrChange>
      </w:tblPr>
      <w:tblGrid>
        <w:gridCol w:w="2122"/>
        <w:gridCol w:w="7223"/>
        <w:tblGridChange w:id="790">
          <w:tblGrid>
            <w:gridCol w:w="2547"/>
            <w:gridCol w:w="6798"/>
          </w:tblGrid>
        </w:tblGridChange>
      </w:tblGrid>
      <w:tr w:rsidR="006E6534" w:rsidRPr="006E6534" w14:paraId="54001884" w14:textId="77777777" w:rsidTr="00212EAE">
        <w:tc>
          <w:tcPr>
            <w:tcW w:w="2122" w:type="dxa"/>
            <w:tcPrChange w:id="791" w:author="Barshadskaya, Yuliya" w:date="2024-01-10T18:28:00Z">
              <w:tcPr>
                <w:tcW w:w="2547" w:type="dxa"/>
              </w:tcPr>
            </w:tcPrChange>
          </w:tcPr>
          <w:p w14:paraId="4DCD5F12" w14:textId="77777777" w:rsidR="004C4CE2" w:rsidRPr="006E6534" w:rsidRDefault="004C4CE2" w:rsidP="00647451">
            <w:pPr>
              <w:pStyle w:val="SDText"/>
              <w:ind w:firstLine="0"/>
              <w:rPr>
                <w:rFonts w:cs="Times New Roman"/>
                <w:color w:val="000000" w:themeColor="text1"/>
                <w:rPrChange w:id="792" w:author="N F" w:date="2023-12-05T03:08:00Z">
                  <w:rPr>
                    <w:rFonts w:cs="Times New Roman"/>
                  </w:rPr>
                </w:rPrChange>
              </w:rPr>
            </w:pPr>
            <w:r w:rsidRPr="006E6534">
              <w:rPr>
                <w:rFonts w:cs="Times New Roman"/>
                <w:color w:val="000000" w:themeColor="text1"/>
                <w:rPrChange w:id="793" w:author="N F" w:date="2023-12-05T03:08:00Z">
                  <w:rPr>
                    <w:rFonts w:cs="Times New Roman"/>
                  </w:rPr>
                </w:rPrChange>
              </w:rPr>
              <w:t>АЛТ</w:t>
            </w:r>
          </w:p>
        </w:tc>
        <w:tc>
          <w:tcPr>
            <w:tcW w:w="7223" w:type="dxa"/>
            <w:tcPrChange w:id="794" w:author="Barshadskaya, Yuliya" w:date="2024-01-10T18:28:00Z">
              <w:tcPr>
                <w:tcW w:w="6798" w:type="dxa"/>
              </w:tcPr>
            </w:tcPrChange>
          </w:tcPr>
          <w:p w14:paraId="5AC5093C" w14:textId="77777777" w:rsidR="004C4CE2" w:rsidRPr="006E6534" w:rsidRDefault="004C4CE2" w:rsidP="00647451">
            <w:pPr>
              <w:pStyle w:val="SDText"/>
              <w:ind w:firstLine="0"/>
              <w:rPr>
                <w:rFonts w:cs="Times New Roman"/>
                <w:color w:val="000000" w:themeColor="text1"/>
                <w:rPrChange w:id="795" w:author="N F" w:date="2023-12-05T03:08:00Z">
                  <w:rPr>
                    <w:rFonts w:cs="Times New Roman"/>
                  </w:rPr>
                </w:rPrChange>
              </w:rPr>
            </w:pPr>
            <w:r w:rsidRPr="006E6534">
              <w:rPr>
                <w:rFonts w:cs="Times New Roman"/>
                <w:color w:val="000000" w:themeColor="text1"/>
                <w:rPrChange w:id="796" w:author="N F" w:date="2023-12-05T03:08:00Z">
                  <w:rPr>
                    <w:rFonts w:cs="Times New Roman"/>
                  </w:rPr>
                </w:rPrChange>
              </w:rPr>
              <w:t>Аланинаминотрансфераза</w:t>
            </w:r>
          </w:p>
        </w:tc>
      </w:tr>
      <w:tr w:rsidR="006E6534" w:rsidRPr="006E6534" w14:paraId="1980E7A2" w14:textId="77777777" w:rsidTr="00212EAE">
        <w:tc>
          <w:tcPr>
            <w:tcW w:w="2122" w:type="dxa"/>
            <w:tcPrChange w:id="797" w:author="Barshadskaya, Yuliya" w:date="2024-01-10T18:28:00Z">
              <w:tcPr>
                <w:tcW w:w="2547" w:type="dxa"/>
              </w:tcPr>
            </w:tcPrChange>
          </w:tcPr>
          <w:p w14:paraId="22B95200" w14:textId="77777777" w:rsidR="004C4CE2" w:rsidRPr="006E6534" w:rsidRDefault="004C4CE2" w:rsidP="00647451">
            <w:pPr>
              <w:pStyle w:val="SDText"/>
              <w:ind w:firstLine="0"/>
              <w:rPr>
                <w:rFonts w:cs="Times New Roman"/>
                <w:color w:val="000000" w:themeColor="text1"/>
                <w:rPrChange w:id="798" w:author="N F" w:date="2023-12-05T03:08:00Z">
                  <w:rPr>
                    <w:rFonts w:cs="Times New Roman"/>
                  </w:rPr>
                </w:rPrChange>
              </w:rPr>
            </w:pPr>
            <w:r w:rsidRPr="006E6534">
              <w:rPr>
                <w:rFonts w:cs="Times New Roman"/>
                <w:color w:val="000000" w:themeColor="text1"/>
                <w:rPrChange w:id="799" w:author="N F" w:date="2023-12-05T03:08:00Z">
                  <w:rPr>
                    <w:rFonts w:cs="Times New Roman"/>
                  </w:rPr>
                </w:rPrChange>
              </w:rPr>
              <w:t>АСТ</w:t>
            </w:r>
          </w:p>
        </w:tc>
        <w:tc>
          <w:tcPr>
            <w:tcW w:w="7223" w:type="dxa"/>
            <w:tcPrChange w:id="800" w:author="Barshadskaya, Yuliya" w:date="2024-01-10T18:28:00Z">
              <w:tcPr>
                <w:tcW w:w="6798" w:type="dxa"/>
              </w:tcPr>
            </w:tcPrChange>
          </w:tcPr>
          <w:p w14:paraId="3A8B9FDE" w14:textId="77777777" w:rsidR="004C4CE2" w:rsidRPr="006E6534" w:rsidRDefault="004C4CE2" w:rsidP="00647451">
            <w:pPr>
              <w:pStyle w:val="SDText"/>
              <w:ind w:firstLine="0"/>
              <w:rPr>
                <w:rFonts w:cs="Times New Roman"/>
                <w:color w:val="000000" w:themeColor="text1"/>
                <w:rPrChange w:id="801" w:author="N F" w:date="2023-12-05T03:08:00Z">
                  <w:rPr>
                    <w:rFonts w:cs="Times New Roman"/>
                  </w:rPr>
                </w:rPrChange>
              </w:rPr>
            </w:pPr>
            <w:r w:rsidRPr="006E6534">
              <w:rPr>
                <w:rFonts w:cs="Times New Roman"/>
                <w:color w:val="000000" w:themeColor="text1"/>
                <w:rPrChange w:id="802" w:author="N F" w:date="2023-12-05T03:08:00Z">
                  <w:rPr>
                    <w:rFonts w:cs="Times New Roman"/>
                  </w:rPr>
                </w:rPrChange>
              </w:rPr>
              <w:t>Аспартатаминотрансфераза</w:t>
            </w:r>
          </w:p>
        </w:tc>
      </w:tr>
      <w:tr w:rsidR="006E6534" w:rsidRPr="006E6534" w14:paraId="4A53FBAB" w14:textId="77777777" w:rsidTr="00212EAE">
        <w:tc>
          <w:tcPr>
            <w:tcW w:w="2122" w:type="dxa"/>
            <w:tcPrChange w:id="803" w:author="Barshadskaya, Yuliya" w:date="2024-01-10T18:28:00Z">
              <w:tcPr>
                <w:tcW w:w="2547" w:type="dxa"/>
              </w:tcPr>
            </w:tcPrChange>
          </w:tcPr>
          <w:p w14:paraId="0142FF7B" w14:textId="77777777" w:rsidR="004C4CE2" w:rsidRPr="006E6534" w:rsidRDefault="004C4CE2" w:rsidP="00647451">
            <w:pPr>
              <w:pStyle w:val="SDText"/>
              <w:ind w:firstLine="0"/>
              <w:rPr>
                <w:rFonts w:cs="Times New Roman"/>
                <w:color w:val="000000" w:themeColor="text1"/>
                <w:rPrChange w:id="804" w:author="N F" w:date="2023-12-05T03:08:00Z">
                  <w:rPr>
                    <w:rFonts w:cs="Times New Roman"/>
                  </w:rPr>
                </w:rPrChange>
              </w:rPr>
            </w:pPr>
            <w:r w:rsidRPr="006E6534">
              <w:rPr>
                <w:rFonts w:cs="Times New Roman"/>
                <w:color w:val="000000" w:themeColor="text1"/>
                <w:rPrChange w:id="805" w:author="N F" w:date="2023-12-05T03:08:00Z">
                  <w:rPr>
                    <w:rFonts w:cs="Times New Roman"/>
                  </w:rPr>
                </w:rPrChange>
              </w:rPr>
              <w:t>ВГН</w:t>
            </w:r>
          </w:p>
        </w:tc>
        <w:tc>
          <w:tcPr>
            <w:tcW w:w="7223" w:type="dxa"/>
            <w:tcPrChange w:id="806" w:author="Barshadskaya, Yuliya" w:date="2024-01-10T18:28:00Z">
              <w:tcPr>
                <w:tcW w:w="6798" w:type="dxa"/>
              </w:tcPr>
            </w:tcPrChange>
          </w:tcPr>
          <w:p w14:paraId="024FCC0F" w14:textId="77777777" w:rsidR="004C4CE2" w:rsidRPr="006E6534" w:rsidRDefault="004C4CE2" w:rsidP="00647451">
            <w:pPr>
              <w:pStyle w:val="SDText"/>
              <w:ind w:firstLine="0"/>
              <w:rPr>
                <w:rFonts w:cs="Times New Roman"/>
                <w:color w:val="000000" w:themeColor="text1"/>
                <w:rPrChange w:id="807" w:author="N F" w:date="2023-12-05T03:08:00Z">
                  <w:rPr>
                    <w:rFonts w:cs="Times New Roman"/>
                  </w:rPr>
                </w:rPrChange>
              </w:rPr>
            </w:pPr>
            <w:r w:rsidRPr="006E6534">
              <w:rPr>
                <w:rFonts w:cs="Times New Roman"/>
                <w:color w:val="000000" w:themeColor="text1"/>
                <w:rPrChange w:id="808" w:author="N F" w:date="2023-12-05T03:08:00Z">
                  <w:rPr>
                    <w:rFonts w:cs="Times New Roman"/>
                  </w:rPr>
                </w:rPrChange>
              </w:rPr>
              <w:t>Верхняя граница нормы</w:t>
            </w:r>
          </w:p>
        </w:tc>
      </w:tr>
      <w:tr w:rsidR="006E6534" w:rsidRPr="006E6534" w14:paraId="2AFC9FFA" w14:textId="77777777" w:rsidTr="00212EAE">
        <w:tc>
          <w:tcPr>
            <w:tcW w:w="2122" w:type="dxa"/>
            <w:tcPrChange w:id="809" w:author="Barshadskaya, Yuliya" w:date="2024-01-10T18:28:00Z">
              <w:tcPr>
                <w:tcW w:w="2547" w:type="dxa"/>
              </w:tcPr>
            </w:tcPrChange>
          </w:tcPr>
          <w:p w14:paraId="12EAB882" w14:textId="77777777" w:rsidR="004C4CE2" w:rsidRPr="006E6534" w:rsidRDefault="004C4CE2">
            <w:pPr>
              <w:pStyle w:val="SDText"/>
              <w:ind w:firstLine="0"/>
              <w:rPr>
                <w:rFonts w:cs="Times New Roman"/>
                <w:color w:val="000000" w:themeColor="text1"/>
                <w:rPrChange w:id="810" w:author="N F" w:date="2023-12-05T03:08:00Z">
                  <w:rPr>
                    <w:rFonts w:cs="Times New Roman"/>
                  </w:rPr>
                </w:rPrChange>
              </w:rPr>
            </w:pPr>
            <w:r w:rsidRPr="006E6534">
              <w:rPr>
                <w:rFonts w:cs="Times New Roman"/>
                <w:color w:val="000000" w:themeColor="text1"/>
                <w:rPrChange w:id="811" w:author="N F" w:date="2023-12-05T03:08:00Z">
                  <w:rPr>
                    <w:rFonts w:cs="Times New Roman"/>
                  </w:rPr>
                </w:rPrChange>
              </w:rPr>
              <w:t>ВОЗ</w:t>
            </w:r>
          </w:p>
        </w:tc>
        <w:tc>
          <w:tcPr>
            <w:tcW w:w="7223" w:type="dxa"/>
            <w:tcPrChange w:id="812" w:author="Barshadskaya, Yuliya" w:date="2024-01-10T18:28:00Z">
              <w:tcPr>
                <w:tcW w:w="6798" w:type="dxa"/>
              </w:tcPr>
            </w:tcPrChange>
          </w:tcPr>
          <w:p w14:paraId="51B5153D" w14:textId="77777777" w:rsidR="004C4CE2" w:rsidRPr="006E6534" w:rsidRDefault="004C4CE2">
            <w:pPr>
              <w:pStyle w:val="SDText"/>
              <w:ind w:firstLine="0"/>
              <w:rPr>
                <w:rFonts w:cs="Times New Roman"/>
                <w:color w:val="000000" w:themeColor="text1"/>
                <w:rPrChange w:id="813" w:author="N F" w:date="2023-12-05T03:08:00Z">
                  <w:rPr>
                    <w:rFonts w:cs="Times New Roman"/>
                  </w:rPr>
                </w:rPrChange>
              </w:rPr>
            </w:pPr>
            <w:r w:rsidRPr="006E6534">
              <w:rPr>
                <w:rFonts w:cs="Times New Roman"/>
                <w:color w:val="000000" w:themeColor="text1"/>
                <w:rPrChange w:id="814" w:author="N F" w:date="2023-12-05T03:08:00Z">
                  <w:rPr>
                    <w:rFonts w:cs="Times New Roman"/>
                  </w:rPr>
                </w:rPrChange>
              </w:rPr>
              <w:t>Всемирная организация здравоохранения</w:t>
            </w:r>
          </w:p>
        </w:tc>
      </w:tr>
      <w:tr w:rsidR="006E6534" w:rsidRPr="006E6534" w14:paraId="4134693D" w14:textId="77777777" w:rsidTr="00212EAE">
        <w:tc>
          <w:tcPr>
            <w:tcW w:w="2122" w:type="dxa"/>
            <w:tcPrChange w:id="815" w:author="Barshadskaya, Yuliya" w:date="2024-01-10T18:28:00Z">
              <w:tcPr>
                <w:tcW w:w="2547" w:type="dxa"/>
              </w:tcPr>
            </w:tcPrChange>
          </w:tcPr>
          <w:p w14:paraId="3891F2FE" w14:textId="77777777" w:rsidR="004C4CE2" w:rsidRPr="006E6534" w:rsidRDefault="004C4CE2" w:rsidP="00647451">
            <w:pPr>
              <w:pStyle w:val="SDText"/>
              <w:ind w:firstLine="0"/>
              <w:rPr>
                <w:rFonts w:cs="Times New Roman"/>
                <w:color w:val="000000" w:themeColor="text1"/>
                <w:rPrChange w:id="816" w:author="N F" w:date="2023-12-05T03:08:00Z">
                  <w:rPr>
                    <w:rFonts w:cs="Times New Roman"/>
                  </w:rPr>
                </w:rPrChange>
              </w:rPr>
            </w:pPr>
            <w:r w:rsidRPr="006E6534">
              <w:rPr>
                <w:rFonts w:cs="Times New Roman"/>
                <w:color w:val="000000" w:themeColor="text1"/>
                <w:rPrChange w:id="817" w:author="N F" w:date="2023-12-05T03:08:00Z">
                  <w:rPr>
                    <w:rFonts w:cs="Times New Roman"/>
                  </w:rPr>
                </w:rPrChange>
              </w:rPr>
              <w:t>ДИ</w:t>
            </w:r>
          </w:p>
        </w:tc>
        <w:tc>
          <w:tcPr>
            <w:tcW w:w="7223" w:type="dxa"/>
            <w:tcPrChange w:id="818" w:author="Barshadskaya, Yuliya" w:date="2024-01-10T18:28:00Z">
              <w:tcPr>
                <w:tcW w:w="6798" w:type="dxa"/>
              </w:tcPr>
            </w:tcPrChange>
          </w:tcPr>
          <w:p w14:paraId="5223C474" w14:textId="77777777" w:rsidR="004C4CE2" w:rsidRPr="006E6534" w:rsidRDefault="004C4CE2" w:rsidP="00647451">
            <w:pPr>
              <w:pStyle w:val="SDText"/>
              <w:ind w:firstLine="0"/>
              <w:rPr>
                <w:rFonts w:cs="Times New Roman"/>
                <w:color w:val="000000" w:themeColor="text1"/>
                <w:rPrChange w:id="819" w:author="N F" w:date="2023-12-05T03:08:00Z">
                  <w:rPr>
                    <w:rFonts w:cs="Times New Roman"/>
                  </w:rPr>
                </w:rPrChange>
              </w:rPr>
            </w:pPr>
            <w:r w:rsidRPr="006E6534">
              <w:rPr>
                <w:rFonts w:cs="Times New Roman"/>
                <w:color w:val="000000" w:themeColor="text1"/>
                <w:rPrChange w:id="820" w:author="N F" w:date="2023-12-05T03:08:00Z">
                  <w:rPr>
                    <w:rFonts w:cs="Times New Roman"/>
                  </w:rPr>
                </w:rPrChange>
              </w:rPr>
              <w:t>Доверительный интервал</w:t>
            </w:r>
          </w:p>
        </w:tc>
      </w:tr>
      <w:tr w:rsidR="006E6534" w:rsidRPr="006E6534" w14:paraId="7ABC5140" w14:textId="77777777" w:rsidTr="00212EAE">
        <w:tc>
          <w:tcPr>
            <w:tcW w:w="2122" w:type="dxa"/>
            <w:tcPrChange w:id="821" w:author="Barshadskaya, Yuliya" w:date="2024-01-10T18:28:00Z">
              <w:tcPr>
                <w:tcW w:w="2547" w:type="dxa"/>
              </w:tcPr>
            </w:tcPrChange>
          </w:tcPr>
          <w:p w14:paraId="12B60D7F" w14:textId="77777777" w:rsidR="004C4CE2" w:rsidRPr="006E6534" w:rsidRDefault="004C4CE2" w:rsidP="00647451">
            <w:pPr>
              <w:pStyle w:val="SDText"/>
              <w:ind w:firstLine="0"/>
              <w:rPr>
                <w:rFonts w:cs="Times New Roman"/>
                <w:color w:val="000000" w:themeColor="text1"/>
                <w:rPrChange w:id="822" w:author="N F" w:date="2023-12-05T03:08:00Z">
                  <w:rPr>
                    <w:rFonts w:cs="Times New Roman"/>
                  </w:rPr>
                </w:rPrChange>
              </w:rPr>
            </w:pPr>
            <w:r w:rsidRPr="006E6534">
              <w:rPr>
                <w:rFonts w:cs="Times New Roman"/>
                <w:color w:val="000000" w:themeColor="text1"/>
                <w:rPrChange w:id="823" w:author="N F" w:date="2023-12-05T03:08:00Z">
                  <w:rPr>
                    <w:rFonts w:cs="Times New Roman"/>
                  </w:rPr>
                </w:rPrChange>
              </w:rPr>
              <w:t>ДНК</w:t>
            </w:r>
          </w:p>
        </w:tc>
        <w:tc>
          <w:tcPr>
            <w:tcW w:w="7223" w:type="dxa"/>
            <w:tcPrChange w:id="824" w:author="Barshadskaya, Yuliya" w:date="2024-01-10T18:28:00Z">
              <w:tcPr>
                <w:tcW w:w="6798" w:type="dxa"/>
              </w:tcPr>
            </w:tcPrChange>
          </w:tcPr>
          <w:p w14:paraId="6D308DC9" w14:textId="77777777" w:rsidR="004C4CE2" w:rsidRPr="006E6534" w:rsidRDefault="004C4CE2" w:rsidP="00647451">
            <w:pPr>
              <w:pStyle w:val="SDText"/>
              <w:ind w:firstLine="0"/>
              <w:rPr>
                <w:rFonts w:cs="Times New Roman"/>
                <w:color w:val="000000" w:themeColor="text1"/>
                <w:rPrChange w:id="825" w:author="N F" w:date="2023-12-05T03:08:00Z">
                  <w:rPr>
                    <w:rFonts w:cs="Times New Roman"/>
                  </w:rPr>
                </w:rPrChange>
              </w:rPr>
            </w:pPr>
            <w:r w:rsidRPr="006E6534">
              <w:rPr>
                <w:rFonts w:cs="Times New Roman"/>
                <w:color w:val="000000" w:themeColor="text1"/>
                <w:rPrChange w:id="826" w:author="N F" w:date="2023-12-05T03:08:00Z">
                  <w:rPr>
                    <w:rFonts w:cs="Times New Roman"/>
                  </w:rPr>
                </w:rPrChange>
              </w:rPr>
              <w:t>Дезоксирибонуклеиновая кислота</w:t>
            </w:r>
          </w:p>
        </w:tc>
      </w:tr>
      <w:tr w:rsidR="006E6534" w:rsidRPr="006E6534" w14:paraId="6D990D81" w14:textId="77777777" w:rsidTr="00212EAE">
        <w:tc>
          <w:tcPr>
            <w:tcW w:w="2122" w:type="dxa"/>
            <w:tcPrChange w:id="827" w:author="Barshadskaya, Yuliya" w:date="2024-01-10T18:28:00Z">
              <w:tcPr>
                <w:tcW w:w="2547" w:type="dxa"/>
              </w:tcPr>
            </w:tcPrChange>
          </w:tcPr>
          <w:p w14:paraId="2586008F" w14:textId="77777777" w:rsidR="004C4CE2" w:rsidRPr="006E6534" w:rsidRDefault="004C4CE2">
            <w:pPr>
              <w:pStyle w:val="SDText"/>
              <w:ind w:firstLine="0"/>
              <w:rPr>
                <w:rFonts w:cs="Times New Roman"/>
                <w:color w:val="000000" w:themeColor="text1"/>
                <w:rPrChange w:id="828" w:author="N F" w:date="2023-12-05T03:08:00Z">
                  <w:rPr>
                    <w:rFonts w:cs="Times New Roman"/>
                  </w:rPr>
                </w:rPrChange>
              </w:rPr>
            </w:pPr>
            <w:r w:rsidRPr="006E6534">
              <w:rPr>
                <w:rFonts w:cs="Times New Roman"/>
                <w:color w:val="000000" w:themeColor="text1"/>
                <w:rPrChange w:id="829" w:author="N F" w:date="2023-12-05T03:08:00Z">
                  <w:rPr>
                    <w:rFonts w:cs="Times New Roman"/>
                  </w:rPr>
                </w:rPrChange>
              </w:rPr>
              <w:t>ЖКТ</w:t>
            </w:r>
          </w:p>
        </w:tc>
        <w:tc>
          <w:tcPr>
            <w:tcW w:w="7223" w:type="dxa"/>
            <w:tcPrChange w:id="830" w:author="Barshadskaya, Yuliya" w:date="2024-01-10T18:28:00Z">
              <w:tcPr>
                <w:tcW w:w="6798" w:type="dxa"/>
              </w:tcPr>
            </w:tcPrChange>
          </w:tcPr>
          <w:p w14:paraId="20D02E9D" w14:textId="77777777" w:rsidR="004C4CE2" w:rsidRPr="006E6534" w:rsidRDefault="004C4CE2">
            <w:pPr>
              <w:pStyle w:val="SDText"/>
              <w:ind w:firstLine="0"/>
              <w:rPr>
                <w:rFonts w:cs="Times New Roman"/>
                <w:color w:val="000000" w:themeColor="text1"/>
                <w:rPrChange w:id="831" w:author="N F" w:date="2023-12-05T03:08:00Z">
                  <w:rPr>
                    <w:rFonts w:cs="Times New Roman"/>
                  </w:rPr>
                </w:rPrChange>
              </w:rPr>
            </w:pPr>
            <w:r w:rsidRPr="006E6534">
              <w:rPr>
                <w:rFonts w:cs="Times New Roman"/>
                <w:color w:val="000000" w:themeColor="text1"/>
                <w:rPrChange w:id="832" w:author="N F" w:date="2023-12-05T03:08:00Z">
                  <w:rPr>
                    <w:rFonts w:cs="Times New Roman"/>
                  </w:rPr>
                </w:rPrChange>
              </w:rPr>
              <w:t>Желудочно-кишечный тракт</w:t>
            </w:r>
          </w:p>
        </w:tc>
      </w:tr>
      <w:tr w:rsidR="006E6534" w:rsidRPr="006E6534" w14:paraId="52696480" w14:textId="77777777" w:rsidTr="00212EAE">
        <w:tc>
          <w:tcPr>
            <w:tcW w:w="2122" w:type="dxa"/>
            <w:tcPrChange w:id="833" w:author="Barshadskaya, Yuliya" w:date="2024-01-10T18:28:00Z">
              <w:tcPr>
                <w:tcW w:w="2547" w:type="dxa"/>
              </w:tcPr>
            </w:tcPrChange>
          </w:tcPr>
          <w:p w14:paraId="23A81137" w14:textId="77777777" w:rsidR="004C4CE2" w:rsidRPr="006E6534" w:rsidRDefault="004C4CE2">
            <w:pPr>
              <w:pStyle w:val="SDText"/>
              <w:ind w:firstLine="0"/>
              <w:rPr>
                <w:rFonts w:cs="Times New Roman"/>
                <w:color w:val="000000" w:themeColor="text1"/>
                <w:rPrChange w:id="834" w:author="N F" w:date="2023-12-05T03:08:00Z">
                  <w:rPr>
                    <w:rFonts w:cs="Times New Roman"/>
                  </w:rPr>
                </w:rPrChange>
              </w:rPr>
            </w:pPr>
            <w:r w:rsidRPr="006E6534">
              <w:rPr>
                <w:rFonts w:cs="Times New Roman"/>
                <w:color w:val="000000" w:themeColor="text1"/>
                <w:rPrChange w:id="835" w:author="N F" w:date="2023-12-05T03:08:00Z">
                  <w:rPr>
                    <w:rFonts w:cs="Times New Roman"/>
                  </w:rPr>
                </w:rPrChange>
              </w:rPr>
              <w:t>ИМТ</w:t>
            </w:r>
          </w:p>
        </w:tc>
        <w:tc>
          <w:tcPr>
            <w:tcW w:w="7223" w:type="dxa"/>
            <w:tcPrChange w:id="836" w:author="Barshadskaya, Yuliya" w:date="2024-01-10T18:28:00Z">
              <w:tcPr>
                <w:tcW w:w="6798" w:type="dxa"/>
              </w:tcPr>
            </w:tcPrChange>
          </w:tcPr>
          <w:p w14:paraId="01A92E7F" w14:textId="77777777" w:rsidR="004C4CE2" w:rsidRPr="006E6534" w:rsidRDefault="004C4CE2">
            <w:pPr>
              <w:pStyle w:val="SDText"/>
              <w:ind w:firstLine="0"/>
              <w:rPr>
                <w:rFonts w:cs="Times New Roman"/>
                <w:color w:val="000000" w:themeColor="text1"/>
                <w:rPrChange w:id="837" w:author="N F" w:date="2023-12-05T03:08:00Z">
                  <w:rPr>
                    <w:rFonts w:cs="Times New Roman"/>
                  </w:rPr>
                </w:rPrChange>
              </w:rPr>
            </w:pPr>
            <w:r w:rsidRPr="006E6534">
              <w:rPr>
                <w:rFonts w:cs="Times New Roman"/>
                <w:color w:val="000000" w:themeColor="text1"/>
                <w:rPrChange w:id="838" w:author="N F" w:date="2023-12-05T03:08:00Z">
                  <w:rPr>
                    <w:rFonts w:cs="Times New Roman"/>
                  </w:rPr>
                </w:rPrChange>
              </w:rPr>
              <w:t>Индекс массы тела</w:t>
            </w:r>
          </w:p>
        </w:tc>
      </w:tr>
      <w:tr w:rsidR="006E6534" w:rsidRPr="006E6534" w14:paraId="13F31466" w14:textId="77777777" w:rsidTr="00212EAE">
        <w:tc>
          <w:tcPr>
            <w:tcW w:w="2122" w:type="dxa"/>
            <w:tcPrChange w:id="839" w:author="Barshadskaya, Yuliya" w:date="2024-01-10T18:28:00Z">
              <w:tcPr>
                <w:tcW w:w="2547" w:type="dxa"/>
              </w:tcPr>
            </w:tcPrChange>
          </w:tcPr>
          <w:p w14:paraId="30415C57" w14:textId="77777777" w:rsidR="004C4CE2" w:rsidRPr="006E6534" w:rsidRDefault="004C4CE2" w:rsidP="00647451">
            <w:pPr>
              <w:pStyle w:val="SDText"/>
              <w:ind w:firstLine="0"/>
              <w:rPr>
                <w:rFonts w:cs="Times New Roman"/>
                <w:color w:val="000000" w:themeColor="text1"/>
                <w:rPrChange w:id="840" w:author="N F" w:date="2023-12-05T03:08:00Z">
                  <w:rPr>
                    <w:rFonts w:cs="Times New Roman"/>
                  </w:rPr>
                </w:rPrChange>
              </w:rPr>
            </w:pPr>
            <w:r w:rsidRPr="006E6534">
              <w:rPr>
                <w:rFonts w:cs="Times New Roman"/>
                <w:color w:val="000000" w:themeColor="text1"/>
                <w:rPrChange w:id="841" w:author="N F" w:date="2023-12-05T03:08:00Z">
                  <w:rPr>
                    <w:rFonts w:cs="Times New Roman"/>
                  </w:rPr>
                </w:rPrChange>
              </w:rPr>
              <w:t>ИФА</w:t>
            </w:r>
          </w:p>
        </w:tc>
        <w:tc>
          <w:tcPr>
            <w:tcW w:w="7223" w:type="dxa"/>
            <w:tcPrChange w:id="842" w:author="Barshadskaya, Yuliya" w:date="2024-01-10T18:28:00Z">
              <w:tcPr>
                <w:tcW w:w="6798" w:type="dxa"/>
              </w:tcPr>
            </w:tcPrChange>
          </w:tcPr>
          <w:p w14:paraId="568052BE" w14:textId="77777777" w:rsidR="004C4CE2" w:rsidRPr="006E6534" w:rsidRDefault="004C4CE2" w:rsidP="00647451">
            <w:pPr>
              <w:pStyle w:val="SDText"/>
              <w:ind w:firstLine="0"/>
              <w:rPr>
                <w:rFonts w:cs="Times New Roman"/>
                <w:color w:val="000000" w:themeColor="text1"/>
                <w:rPrChange w:id="843" w:author="N F" w:date="2023-12-05T03:08:00Z">
                  <w:rPr>
                    <w:rFonts w:cs="Times New Roman"/>
                  </w:rPr>
                </w:rPrChange>
              </w:rPr>
            </w:pPr>
            <w:r w:rsidRPr="006E6534">
              <w:rPr>
                <w:rFonts w:cs="Times New Roman"/>
                <w:color w:val="000000" w:themeColor="text1"/>
                <w:rPrChange w:id="844" w:author="N F" w:date="2023-12-05T03:08:00Z">
                  <w:rPr>
                    <w:rFonts w:cs="Times New Roman"/>
                  </w:rPr>
                </w:rPrChange>
              </w:rPr>
              <w:t>Иммуноферментный анализ</w:t>
            </w:r>
          </w:p>
        </w:tc>
      </w:tr>
      <w:tr w:rsidR="006E6534" w:rsidRPr="006E6534" w14:paraId="59F10D01" w14:textId="77777777" w:rsidTr="00212EAE">
        <w:tc>
          <w:tcPr>
            <w:tcW w:w="2122" w:type="dxa"/>
            <w:tcPrChange w:id="845" w:author="Barshadskaya, Yuliya" w:date="2024-01-10T18:28:00Z">
              <w:tcPr>
                <w:tcW w:w="2547" w:type="dxa"/>
              </w:tcPr>
            </w:tcPrChange>
          </w:tcPr>
          <w:p w14:paraId="6F624A91" w14:textId="77777777" w:rsidR="004C4CE2" w:rsidRPr="006E6534" w:rsidRDefault="004C4CE2" w:rsidP="00647451">
            <w:pPr>
              <w:pStyle w:val="SDText"/>
              <w:ind w:firstLine="0"/>
              <w:rPr>
                <w:rFonts w:cs="Times New Roman"/>
                <w:color w:val="000000" w:themeColor="text1"/>
                <w:rPrChange w:id="846" w:author="N F" w:date="2023-12-05T03:08:00Z">
                  <w:rPr>
                    <w:rFonts w:cs="Times New Roman"/>
                  </w:rPr>
                </w:rPrChange>
              </w:rPr>
            </w:pPr>
            <w:r w:rsidRPr="006E6534">
              <w:rPr>
                <w:rFonts w:cs="Times New Roman"/>
                <w:color w:val="000000" w:themeColor="text1"/>
                <w:rPrChange w:id="847" w:author="N F" w:date="2023-12-05T03:08:00Z">
                  <w:rPr>
                    <w:rFonts w:cs="Times New Roman"/>
                  </w:rPr>
                </w:rPrChange>
              </w:rPr>
              <w:t>НМРЛ</w:t>
            </w:r>
          </w:p>
        </w:tc>
        <w:tc>
          <w:tcPr>
            <w:tcW w:w="7223" w:type="dxa"/>
            <w:tcPrChange w:id="848" w:author="Barshadskaya, Yuliya" w:date="2024-01-10T18:28:00Z">
              <w:tcPr>
                <w:tcW w:w="6798" w:type="dxa"/>
              </w:tcPr>
            </w:tcPrChange>
          </w:tcPr>
          <w:p w14:paraId="28D3A1C0" w14:textId="77777777" w:rsidR="004C4CE2" w:rsidRPr="006E6534" w:rsidRDefault="004C4CE2" w:rsidP="00647451">
            <w:pPr>
              <w:pStyle w:val="SDText"/>
              <w:ind w:firstLine="0"/>
              <w:rPr>
                <w:rFonts w:cs="Times New Roman"/>
                <w:color w:val="000000" w:themeColor="text1"/>
                <w:rPrChange w:id="849" w:author="N F" w:date="2023-12-05T03:08:00Z">
                  <w:rPr>
                    <w:rFonts w:cs="Times New Roman"/>
                  </w:rPr>
                </w:rPrChange>
              </w:rPr>
            </w:pPr>
            <w:r w:rsidRPr="006E6534">
              <w:rPr>
                <w:rFonts w:cs="Times New Roman"/>
                <w:color w:val="000000" w:themeColor="text1"/>
                <w:rPrChange w:id="850" w:author="N F" w:date="2023-12-05T03:08:00Z">
                  <w:rPr>
                    <w:rFonts w:cs="Times New Roman"/>
                  </w:rPr>
                </w:rPrChange>
              </w:rPr>
              <w:t>Немелкоклеточный рак легкого</w:t>
            </w:r>
          </w:p>
        </w:tc>
      </w:tr>
      <w:tr w:rsidR="006E6534" w:rsidRPr="006E6534" w14:paraId="6CAC985F" w14:textId="77777777" w:rsidTr="00212EAE">
        <w:tc>
          <w:tcPr>
            <w:tcW w:w="2122" w:type="dxa"/>
            <w:tcPrChange w:id="851" w:author="Barshadskaya, Yuliya" w:date="2024-01-10T18:28:00Z">
              <w:tcPr>
                <w:tcW w:w="2547" w:type="dxa"/>
              </w:tcPr>
            </w:tcPrChange>
          </w:tcPr>
          <w:p w14:paraId="0F8CB96E" w14:textId="77777777" w:rsidR="004C4CE2" w:rsidRPr="006E6534" w:rsidRDefault="004C4CE2" w:rsidP="00647451">
            <w:pPr>
              <w:pStyle w:val="SDText"/>
              <w:ind w:firstLine="0"/>
              <w:rPr>
                <w:rFonts w:cs="Times New Roman"/>
                <w:color w:val="000000" w:themeColor="text1"/>
                <w:rPrChange w:id="852" w:author="N F" w:date="2023-12-05T03:08:00Z">
                  <w:rPr>
                    <w:rFonts w:cs="Times New Roman"/>
                  </w:rPr>
                </w:rPrChange>
              </w:rPr>
            </w:pPr>
            <w:r w:rsidRPr="006E6534">
              <w:rPr>
                <w:rFonts w:cs="Times New Roman"/>
                <w:color w:val="000000" w:themeColor="text1"/>
                <w:rPrChange w:id="853" w:author="N F" w:date="2023-12-05T03:08:00Z">
                  <w:rPr>
                    <w:rFonts w:cs="Times New Roman"/>
                  </w:rPr>
                </w:rPrChange>
              </w:rPr>
              <w:t>СНЯ</w:t>
            </w:r>
          </w:p>
        </w:tc>
        <w:tc>
          <w:tcPr>
            <w:tcW w:w="7223" w:type="dxa"/>
            <w:tcPrChange w:id="854" w:author="Barshadskaya, Yuliya" w:date="2024-01-10T18:28:00Z">
              <w:tcPr>
                <w:tcW w:w="6798" w:type="dxa"/>
              </w:tcPr>
            </w:tcPrChange>
          </w:tcPr>
          <w:p w14:paraId="24B2712D" w14:textId="77777777" w:rsidR="004C4CE2" w:rsidRPr="006E6534" w:rsidRDefault="004C4CE2" w:rsidP="00647451">
            <w:pPr>
              <w:pStyle w:val="SDText"/>
              <w:ind w:firstLine="0"/>
              <w:rPr>
                <w:rFonts w:cs="Times New Roman"/>
                <w:color w:val="000000" w:themeColor="text1"/>
                <w:rPrChange w:id="855" w:author="N F" w:date="2023-12-05T03:08:00Z">
                  <w:rPr>
                    <w:rFonts w:cs="Times New Roman"/>
                  </w:rPr>
                </w:rPrChange>
              </w:rPr>
            </w:pPr>
            <w:r w:rsidRPr="006E6534">
              <w:rPr>
                <w:rFonts w:cs="Times New Roman"/>
                <w:color w:val="000000" w:themeColor="text1"/>
                <w:rPrChange w:id="856" w:author="N F" w:date="2023-12-05T03:08:00Z">
                  <w:rPr>
                    <w:rFonts w:cs="Times New Roman"/>
                  </w:rPr>
                </w:rPrChange>
              </w:rPr>
              <w:t>Серьезное нежелательное явление</w:t>
            </w:r>
          </w:p>
        </w:tc>
      </w:tr>
      <w:tr w:rsidR="006E6534" w:rsidRPr="006E6534" w14:paraId="093342BD" w14:textId="77777777" w:rsidTr="00212EAE">
        <w:tc>
          <w:tcPr>
            <w:tcW w:w="2122" w:type="dxa"/>
            <w:tcPrChange w:id="857" w:author="Barshadskaya, Yuliya" w:date="2024-01-10T18:28:00Z">
              <w:tcPr>
                <w:tcW w:w="2547" w:type="dxa"/>
              </w:tcPr>
            </w:tcPrChange>
          </w:tcPr>
          <w:p w14:paraId="345E6A3A" w14:textId="77777777" w:rsidR="004C4CE2" w:rsidRPr="006E6534" w:rsidRDefault="004C4CE2" w:rsidP="00647451">
            <w:pPr>
              <w:pStyle w:val="SDText"/>
              <w:ind w:firstLine="0"/>
              <w:rPr>
                <w:rFonts w:cs="Times New Roman"/>
                <w:color w:val="000000" w:themeColor="text1"/>
                <w:rPrChange w:id="858" w:author="N F" w:date="2023-12-05T03:08:00Z">
                  <w:rPr>
                    <w:rFonts w:cs="Times New Roman"/>
                  </w:rPr>
                </w:rPrChange>
              </w:rPr>
            </w:pPr>
            <w:r w:rsidRPr="006E6534">
              <w:rPr>
                <w:rFonts w:cs="Times New Roman"/>
                <w:color w:val="000000" w:themeColor="text1"/>
                <w:rPrChange w:id="859" w:author="N F" w:date="2023-12-05T03:08:00Z">
                  <w:rPr>
                    <w:rFonts w:cs="Times New Roman"/>
                  </w:rPr>
                </w:rPrChange>
              </w:rPr>
              <w:t>ФВЛЖ</w:t>
            </w:r>
          </w:p>
        </w:tc>
        <w:tc>
          <w:tcPr>
            <w:tcW w:w="7223" w:type="dxa"/>
            <w:tcPrChange w:id="860" w:author="Barshadskaya, Yuliya" w:date="2024-01-10T18:28:00Z">
              <w:tcPr>
                <w:tcW w:w="6798" w:type="dxa"/>
              </w:tcPr>
            </w:tcPrChange>
          </w:tcPr>
          <w:p w14:paraId="251DF456" w14:textId="77777777" w:rsidR="004C4CE2" w:rsidRPr="006E6534" w:rsidRDefault="004C4CE2" w:rsidP="00647451">
            <w:pPr>
              <w:pStyle w:val="SDText"/>
              <w:ind w:firstLine="0"/>
              <w:rPr>
                <w:rFonts w:cs="Times New Roman"/>
                <w:color w:val="000000" w:themeColor="text1"/>
                <w:rPrChange w:id="861" w:author="N F" w:date="2023-12-05T03:08:00Z">
                  <w:rPr>
                    <w:rFonts w:cs="Times New Roman"/>
                  </w:rPr>
                </w:rPrChange>
              </w:rPr>
            </w:pPr>
            <w:r w:rsidRPr="006E6534">
              <w:rPr>
                <w:rFonts w:cs="Times New Roman"/>
                <w:color w:val="000000" w:themeColor="text1"/>
                <w:rPrChange w:id="862" w:author="N F" w:date="2023-12-05T03:08:00Z">
                  <w:rPr>
                    <w:rFonts w:cs="Times New Roman"/>
                  </w:rPr>
                </w:rPrChange>
              </w:rPr>
              <w:t>Фракция выброса левого желудочка</w:t>
            </w:r>
          </w:p>
        </w:tc>
      </w:tr>
      <w:tr w:rsidR="006E6534" w:rsidRPr="006E6534" w14:paraId="709AA6E3" w14:textId="77777777" w:rsidTr="00212EAE">
        <w:tc>
          <w:tcPr>
            <w:tcW w:w="2122" w:type="dxa"/>
            <w:tcPrChange w:id="863" w:author="Barshadskaya, Yuliya" w:date="2024-01-10T18:28:00Z">
              <w:tcPr>
                <w:tcW w:w="2547" w:type="dxa"/>
              </w:tcPr>
            </w:tcPrChange>
          </w:tcPr>
          <w:p w14:paraId="0E9408AE" w14:textId="77777777" w:rsidR="004C4CE2" w:rsidRPr="006E6534" w:rsidRDefault="004C4CE2" w:rsidP="00647451">
            <w:pPr>
              <w:pStyle w:val="SDText"/>
              <w:ind w:firstLine="0"/>
              <w:rPr>
                <w:rFonts w:cs="Times New Roman"/>
                <w:color w:val="000000" w:themeColor="text1"/>
                <w:rPrChange w:id="864" w:author="N F" w:date="2023-12-05T03:08:00Z">
                  <w:rPr>
                    <w:rFonts w:cs="Times New Roman"/>
                  </w:rPr>
                </w:rPrChange>
              </w:rPr>
            </w:pPr>
            <w:r w:rsidRPr="006E6534">
              <w:rPr>
                <w:rFonts w:cs="Times New Roman"/>
                <w:color w:val="000000" w:themeColor="text1"/>
                <w:rPrChange w:id="865" w:author="N F" w:date="2023-12-05T03:08:00Z">
                  <w:rPr>
                    <w:rFonts w:cs="Times New Roman"/>
                  </w:rPr>
                </w:rPrChange>
              </w:rPr>
              <w:t>ЧСС</w:t>
            </w:r>
          </w:p>
        </w:tc>
        <w:tc>
          <w:tcPr>
            <w:tcW w:w="7223" w:type="dxa"/>
            <w:tcPrChange w:id="866" w:author="Barshadskaya, Yuliya" w:date="2024-01-10T18:28:00Z">
              <w:tcPr>
                <w:tcW w:w="6798" w:type="dxa"/>
              </w:tcPr>
            </w:tcPrChange>
          </w:tcPr>
          <w:p w14:paraId="601DC1A4" w14:textId="77777777" w:rsidR="004C4CE2" w:rsidRPr="006E6534" w:rsidRDefault="004C4CE2" w:rsidP="00647451">
            <w:pPr>
              <w:pStyle w:val="SDText"/>
              <w:ind w:firstLine="0"/>
              <w:rPr>
                <w:rFonts w:cs="Times New Roman"/>
                <w:color w:val="000000" w:themeColor="text1"/>
                <w:rPrChange w:id="867" w:author="N F" w:date="2023-12-05T03:08:00Z">
                  <w:rPr>
                    <w:rFonts w:cs="Times New Roman"/>
                  </w:rPr>
                </w:rPrChange>
              </w:rPr>
            </w:pPr>
            <w:r w:rsidRPr="006E6534">
              <w:rPr>
                <w:rFonts w:cs="Times New Roman"/>
                <w:color w:val="000000" w:themeColor="text1"/>
                <w:rPrChange w:id="868" w:author="N F" w:date="2023-12-05T03:08:00Z">
                  <w:rPr>
                    <w:rFonts w:cs="Times New Roman"/>
                  </w:rPr>
                </w:rPrChange>
              </w:rPr>
              <w:t>Частота сердечных сокращений</w:t>
            </w:r>
          </w:p>
        </w:tc>
      </w:tr>
      <w:tr w:rsidR="006E6534" w:rsidRPr="006E6534" w14:paraId="44D3548F" w14:textId="77777777" w:rsidTr="00212EAE">
        <w:tc>
          <w:tcPr>
            <w:tcW w:w="2122" w:type="dxa"/>
            <w:tcPrChange w:id="869" w:author="Barshadskaya, Yuliya" w:date="2024-01-10T18:28:00Z">
              <w:tcPr>
                <w:tcW w:w="2547" w:type="dxa"/>
              </w:tcPr>
            </w:tcPrChange>
          </w:tcPr>
          <w:p w14:paraId="78014B65" w14:textId="77777777" w:rsidR="004C4CE2" w:rsidRPr="006E6534" w:rsidRDefault="004C4CE2" w:rsidP="00647451">
            <w:pPr>
              <w:pStyle w:val="SDText"/>
              <w:ind w:firstLine="0"/>
              <w:rPr>
                <w:rFonts w:cs="Times New Roman"/>
                <w:color w:val="000000" w:themeColor="text1"/>
                <w:rPrChange w:id="870" w:author="N F" w:date="2023-12-05T03:08:00Z">
                  <w:rPr>
                    <w:rFonts w:cs="Times New Roman"/>
                  </w:rPr>
                </w:rPrChange>
              </w:rPr>
            </w:pPr>
            <w:r w:rsidRPr="006E6534">
              <w:rPr>
                <w:rFonts w:cs="Times New Roman"/>
                <w:color w:val="000000" w:themeColor="text1"/>
                <w:rPrChange w:id="871" w:author="N F" w:date="2023-12-05T03:08:00Z">
                  <w:rPr>
                    <w:rFonts w:cs="Times New Roman"/>
                  </w:rPr>
                </w:rPrChange>
              </w:rPr>
              <w:t>ЭКГ</w:t>
            </w:r>
          </w:p>
        </w:tc>
        <w:tc>
          <w:tcPr>
            <w:tcW w:w="7223" w:type="dxa"/>
            <w:tcPrChange w:id="872" w:author="Barshadskaya, Yuliya" w:date="2024-01-10T18:28:00Z">
              <w:tcPr>
                <w:tcW w:w="6798" w:type="dxa"/>
              </w:tcPr>
            </w:tcPrChange>
          </w:tcPr>
          <w:p w14:paraId="64B6687C" w14:textId="77777777" w:rsidR="004C4CE2" w:rsidRPr="006E6534" w:rsidRDefault="004C4CE2" w:rsidP="00647451">
            <w:pPr>
              <w:pStyle w:val="SDText"/>
              <w:ind w:firstLine="0"/>
              <w:rPr>
                <w:rFonts w:cs="Times New Roman"/>
                <w:color w:val="000000" w:themeColor="text1"/>
                <w:rPrChange w:id="873" w:author="N F" w:date="2023-12-05T03:08:00Z">
                  <w:rPr>
                    <w:rFonts w:cs="Times New Roman"/>
                  </w:rPr>
                </w:rPrChange>
              </w:rPr>
            </w:pPr>
            <w:r w:rsidRPr="006E6534">
              <w:rPr>
                <w:rFonts w:cs="Times New Roman"/>
                <w:color w:val="000000" w:themeColor="text1"/>
                <w:rPrChange w:id="874" w:author="N F" w:date="2023-12-05T03:08:00Z">
                  <w:rPr>
                    <w:rFonts w:cs="Times New Roman"/>
                  </w:rPr>
                </w:rPrChange>
              </w:rPr>
              <w:t>Электрокардиограмма</w:t>
            </w:r>
          </w:p>
        </w:tc>
      </w:tr>
      <w:tr w:rsidR="006E6534" w:rsidRPr="006E6534" w14:paraId="325F69E9" w14:textId="77777777" w:rsidTr="00212EAE">
        <w:tc>
          <w:tcPr>
            <w:tcW w:w="2122" w:type="dxa"/>
            <w:tcPrChange w:id="875" w:author="Barshadskaya, Yuliya" w:date="2024-01-10T18:28:00Z">
              <w:tcPr>
                <w:tcW w:w="2547" w:type="dxa"/>
              </w:tcPr>
            </w:tcPrChange>
          </w:tcPr>
          <w:p w14:paraId="786EF1F8" w14:textId="77777777" w:rsidR="004C4CE2" w:rsidRPr="006E6534" w:rsidRDefault="004C4CE2">
            <w:pPr>
              <w:pStyle w:val="SDText"/>
              <w:ind w:firstLine="0"/>
              <w:rPr>
                <w:rFonts w:cs="Times New Roman"/>
                <w:color w:val="000000" w:themeColor="text1"/>
                <w:lang w:val="en-US"/>
                <w:rPrChange w:id="876" w:author="N F" w:date="2023-12-05T03:08:00Z">
                  <w:rPr>
                    <w:rFonts w:cs="Times New Roman"/>
                    <w:lang w:val="en-US"/>
                  </w:rPr>
                </w:rPrChange>
              </w:rPr>
            </w:pPr>
            <w:r w:rsidRPr="006E6534">
              <w:rPr>
                <w:rFonts w:cs="Times New Roman"/>
                <w:color w:val="000000" w:themeColor="text1"/>
                <w:lang w:val="en-US"/>
                <w:rPrChange w:id="877" w:author="N F" w:date="2023-12-05T03:08:00Z">
                  <w:rPr>
                    <w:rFonts w:cs="Times New Roman"/>
                    <w:lang w:val="en-US"/>
                  </w:rPr>
                </w:rPrChange>
              </w:rPr>
              <w:t>AUC</w:t>
            </w:r>
          </w:p>
        </w:tc>
        <w:tc>
          <w:tcPr>
            <w:tcW w:w="7223" w:type="dxa"/>
            <w:tcPrChange w:id="878" w:author="Barshadskaya, Yuliya" w:date="2024-01-10T18:28:00Z">
              <w:tcPr>
                <w:tcW w:w="6798" w:type="dxa"/>
              </w:tcPr>
            </w:tcPrChange>
          </w:tcPr>
          <w:p w14:paraId="5345A889" w14:textId="77777777" w:rsidR="004C4CE2" w:rsidRPr="006E6534" w:rsidRDefault="004C4CE2">
            <w:pPr>
              <w:pStyle w:val="SDText"/>
              <w:ind w:firstLine="0"/>
              <w:rPr>
                <w:rFonts w:cs="Times New Roman"/>
                <w:color w:val="000000" w:themeColor="text1"/>
                <w:rPrChange w:id="879" w:author="N F" w:date="2023-12-05T03:08:00Z">
                  <w:rPr>
                    <w:rFonts w:cs="Times New Roman"/>
                  </w:rPr>
                </w:rPrChange>
              </w:rPr>
            </w:pPr>
            <w:r w:rsidRPr="006E6534">
              <w:rPr>
                <w:rFonts w:cs="Times New Roman"/>
                <w:color w:val="000000" w:themeColor="text1"/>
                <w:rPrChange w:id="880" w:author="N F" w:date="2023-12-05T03:08:00Z">
                  <w:rPr>
                    <w:rFonts w:cs="Times New Roman"/>
                  </w:rPr>
                </w:rPrChange>
              </w:rPr>
              <w:t>Площадь под фармакокинетической кривой «концентрация-время»</w:t>
            </w:r>
          </w:p>
        </w:tc>
      </w:tr>
      <w:tr w:rsidR="006E6534" w:rsidRPr="006E6534" w14:paraId="45516C75" w14:textId="77777777" w:rsidTr="00212EAE">
        <w:tc>
          <w:tcPr>
            <w:tcW w:w="2122" w:type="dxa"/>
            <w:tcPrChange w:id="881" w:author="Barshadskaya, Yuliya" w:date="2024-01-10T18:28:00Z">
              <w:tcPr>
                <w:tcW w:w="2547" w:type="dxa"/>
              </w:tcPr>
            </w:tcPrChange>
          </w:tcPr>
          <w:p w14:paraId="116ED6D4" w14:textId="77777777" w:rsidR="004C4CE2" w:rsidRPr="006E6534" w:rsidRDefault="004C4CE2">
            <w:pPr>
              <w:pStyle w:val="SDText"/>
              <w:ind w:firstLine="0"/>
              <w:rPr>
                <w:rFonts w:cs="Times New Roman"/>
                <w:color w:val="000000" w:themeColor="text1"/>
                <w:lang w:val="en-US"/>
                <w:rPrChange w:id="882" w:author="N F" w:date="2023-12-05T03:08:00Z">
                  <w:rPr>
                    <w:rFonts w:cs="Times New Roman"/>
                    <w:lang w:val="en-US"/>
                  </w:rPr>
                </w:rPrChange>
              </w:rPr>
            </w:pPr>
            <w:r w:rsidRPr="006E6534">
              <w:rPr>
                <w:rFonts w:cs="Times New Roman"/>
                <w:color w:val="000000" w:themeColor="text1"/>
                <w:rPrChange w:id="883" w:author="N F" w:date="2023-12-05T03:08:00Z">
                  <w:rPr>
                    <w:rFonts w:cs="Times New Roman"/>
                  </w:rPr>
                </w:rPrChange>
              </w:rPr>
              <w:t>AUC</w:t>
            </w:r>
            <w:r w:rsidRPr="006E6534">
              <w:rPr>
                <w:rFonts w:cs="Times New Roman"/>
                <w:color w:val="000000" w:themeColor="text1"/>
                <w:vertAlign w:val="subscript"/>
                <w:rPrChange w:id="884" w:author="N F" w:date="2023-12-05T03:08:00Z">
                  <w:rPr>
                    <w:rFonts w:cs="Times New Roman"/>
                    <w:vertAlign w:val="subscript"/>
                  </w:rPr>
                </w:rPrChange>
              </w:rPr>
              <w:t>ss</w:t>
            </w:r>
          </w:p>
        </w:tc>
        <w:tc>
          <w:tcPr>
            <w:tcW w:w="7223" w:type="dxa"/>
            <w:tcPrChange w:id="885" w:author="Barshadskaya, Yuliya" w:date="2024-01-10T18:28:00Z">
              <w:tcPr>
                <w:tcW w:w="6798" w:type="dxa"/>
              </w:tcPr>
            </w:tcPrChange>
          </w:tcPr>
          <w:p w14:paraId="64344BEB" w14:textId="77777777" w:rsidR="004C4CE2" w:rsidRPr="006E6534" w:rsidRDefault="004C4CE2">
            <w:pPr>
              <w:pStyle w:val="SDText"/>
              <w:ind w:firstLine="0"/>
              <w:rPr>
                <w:rFonts w:cs="Times New Roman"/>
                <w:color w:val="000000" w:themeColor="text1"/>
                <w:rPrChange w:id="886" w:author="N F" w:date="2023-12-05T03:08:00Z">
                  <w:rPr>
                    <w:rFonts w:cs="Times New Roman"/>
                  </w:rPr>
                </w:rPrChange>
              </w:rPr>
            </w:pPr>
            <w:r w:rsidRPr="006E6534">
              <w:rPr>
                <w:rFonts w:cs="Times New Roman"/>
                <w:color w:val="000000" w:themeColor="text1"/>
                <w:rPrChange w:id="887" w:author="N F" w:date="2023-12-05T03:08:00Z">
                  <w:rPr>
                    <w:rFonts w:cs="Times New Roman"/>
                  </w:rPr>
                </w:rPrChange>
              </w:rPr>
              <w:t xml:space="preserve">Площадь под фармакокинетической кривой «концентрация-время» в равновесном состоянии </w:t>
            </w:r>
          </w:p>
        </w:tc>
      </w:tr>
      <w:tr w:rsidR="006E6534" w:rsidRPr="006E6534" w14:paraId="37521919" w14:textId="77777777" w:rsidTr="00212EAE">
        <w:tc>
          <w:tcPr>
            <w:tcW w:w="2122" w:type="dxa"/>
            <w:tcPrChange w:id="888" w:author="Barshadskaya, Yuliya" w:date="2024-01-10T18:28:00Z">
              <w:tcPr>
                <w:tcW w:w="2547" w:type="dxa"/>
              </w:tcPr>
            </w:tcPrChange>
          </w:tcPr>
          <w:p w14:paraId="5FBAA888" w14:textId="77777777" w:rsidR="004C4CE2" w:rsidRPr="006E6534" w:rsidRDefault="004C4CE2">
            <w:pPr>
              <w:pStyle w:val="SDText"/>
              <w:ind w:firstLine="0"/>
              <w:rPr>
                <w:rFonts w:cs="Times New Roman"/>
                <w:color w:val="000000" w:themeColor="text1"/>
                <w:rPrChange w:id="889" w:author="N F" w:date="2023-12-05T03:08:00Z">
                  <w:rPr>
                    <w:rFonts w:cs="Times New Roman"/>
                  </w:rPr>
                </w:rPrChange>
              </w:rPr>
            </w:pPr>
            <w:r w:rsidRPr="006E6534">
              <w:rPr>
                <w:rFonts w:cs="Times New Roman"/>
                <w:color w:val="000000" w:themeColor="text1"/>
                <w:rPrChange w:id="890" w:author="N F" w:date="2023-12-05T03:08:00Z">
                  <w:rPr>
                    <w:rFonts w:cs="Times New Roman"/>
                  </w:rPr>
                </w:rPrChange>
              </w:rPr>
              <w:t>AZ5104</w:t>
            </w:r>
          </w:p>
        </w:tc>
        <w:tc>
          <w:tcPr>
            <w:tcW w:w="7223" w:type="dxa"/>
            <w:tcPrChange w:id="891" w:author="Barshadskaya, Yuliya" w:date="2024-01-10T18:28:00Z">
              <w:tcPr>
                <w:tcW w:w="6798" w:type="dxa"/>
              </w:tcPr>
            </w:tcPrChange>
          </w:tcPr>
          <w:p w14:paraId="16E0560E" w14:textId="77777777" w:rsidR="004C4CE2" w:rsidRPr="006E6534" w:rsidRDefault="004C4CE2">
            <w:pPr>
              <w:pStyle w:val="SDText"/>
              <w:ind w:firstLine="0"/>
              <w:rPr>
                <w:rFonts w:cs="Times New Roman"/>
                <w:color w:val="000000" w:themeColor="text1"/>
                <w:rPrChange w:id="892" w:author="N F" w:date="2023-12-05T03:08:00Z">
                  <w:rPr>
                    <w:rFonts w:cs="Times New Roman"/>
                  </w:rPr>
                </w:rPrChange>
              </w:rPr>
            </w:pPr>
            <w:r w:rsidRPr="006E6534">
              <w:rPr>
                <w:rFonts w:cs="Times New Roman"/>
                <w:color w:val="000000" w:themeColor="text1"/>
                <w:rPrChange w:id="893" w:author="N F" w:date="2023-12-05T03:08:00Z">
                  <w:rPr>
                    <w:rFonts w:cs="Times New Roman"/>
                  </w:rPr>
                </w:rPrChange>
              </w:rPr>
              <w:t>Лабораторный шифр метаболита осимертиниба</w:t>
            </w:r>
          </w:p>
        </w:tc>
      </w:tr>
      <w:tr w:rsidR="006E6534" w:rsidRPr="006E6534" w14:paraId="778CB7BF" w14:textId="77777777" w:rsidTr="00212EAE">
        <w:tc>
          <w:tcPr>
            <w:tcW w:w="2122" w:type="dxa"/>
            <w:tcPrChange w:id="894" w:author="Barshadskaya, Yuliya" w:date="2024-01-10T18:28:00Z">
              <w:tcPr>
                <w:tcW w:w="2547" w:type="dxa"/>
              </w:tcPr>
            </w:tcPrChange>
          </w:tcPr>
          <w:p w14:paraId="6399AEE5" w14:textId="77777777" w:rsidR="004C4CE2" w:rsidRPr="006E6534" w:rsidRDefault="004C4CE2">
            <w:pPr>
              <w:pStyle w:val="SDText"/>
              <w:ind w:firstLine="0"/>
              <w:rPr>
                <w:rFonts w:cs="Times New Roman"/>
                <w:color w:val="000000" w:themeColor="text1"/>
                <w:rPrChange w:id="895" w:author="N F" w:date="2023-12-05T03:08:00Z">
                  <w:rPr>
                    <w:rFonts w:cs="Times New Roman"/>
                  </w:rPr>
                </w:rPrChange>
              </w:rPr>
            </w:pPr>
            <w:r w:rsidRPr="006E6534">
              <w:rPr>
                <w:rFonts w:cs="Times New Roman"/>
                <w:color w:val="000000" w:themeColor="text1"/>
                <w:rPrChange w:id="896" w:author="N F" w:date="2023-12-05T03:08:00Z">
                  <w:rPr>
                    <w:rFonts w:cs="Times New Roman"/>
                  </w:rPr>
                </w:rPrChange>
              </w:rPr>
              <w:t>AZ7550</w:t>
            </w:r>
          </w:p>
        </w:tc>
        <w:tc>
          <w:tcPr>
            <w:tcW w:w="7223" w:type="dxa"/>
            <w:tcPrChange w:id="897" w:author="Barshadskaya, Yuliya" w:date="2024-01-10T18:28:00Z">
              <w:tcPr>
                <w:tcW w:w="6798" w:type="dxa"/>
              </w:tcPr>
            </w:tcPrChange>
          </w:tcPr>
          <w:p w14:paraId="19D766BA" w14:textId="77777777" w:rsidR="004C4CE2" w:rsidRPr="006E6534" w:rsidRDefault="004C4CE2">
            <w:pPr>
              <w:pStyle w:val="SDText"/>
              <w:ind w:firstLine="0"/>
              <w:rPr>
                <w:rFonts w:cs="Times New Roman"/>
                <w:color w:val="000000" w:themeColor="text1"/>
                <w:rPrChange w:id="898" w:author="N F" w:date="2023-12-05T03:08:00Z">
                  <w:rPr>
                    <w:rFonts w:cs="Times New Roman"/>
                  </w:rPr>
                </w:rPrChange>
              </w:rPr>
            </w:pPr>
            <w:r w:rsidRPr="006E6534">
              <w:rPr>
                <w:rFonts w:cs="Times New Roman"/>
                <w:color w:val="000000" w:themeColor="text1"/>
                <w:rPrChange w:id="899" w:author="N F" w:date="2023-12-05T03:08:00Z">
                  <w:rPr>
                    <w:rFonts w:cs="Times New Roman"/>
                  </w:rPr>
                </w:rPrChange>
              </w:rPr>
              <w:t>Лабораторный шифр метаболита осимертиниба</w:t>
            </w:r>
          </w:p>
        </w:tc>
      </w:tr>
      <w:tr w:rsidR="006E6534" w:rsidRPr="006E6534" w14:paraId="3DF78E38" w14:textId="77777777" w:rsidTr="00212EAE">
        <w:tc>
          <w:tcPr>
            <w:tcW w:w="2122" w:type="dxa"/>
            <w:tcPrChange w:id="900" w:author="Barshadskaya, Yuliya" w:date="2024-01-10T18:28:00Z">
              <w:tcPr>
                <w:tcW w:w="2547" w:type="dxa"/>
              </w:tcPr>
            </w:tcPrChange>
          </w:tcPr>
          <w:p w14:paraId="6C7213D8" w14:textId="77777777" w:rsidR="004C4CE2" w:rsidRPr="006E6534" w:rsidRDefault="004C4CE2">
            <w:pPr>
              <w:pStyle w:val="SDText"/>
              <w:ind w:firstLine="0"/>
              <w:rPr>
                <w:rFonts w:cs="Times New Roman"/>
                <w:color w:val="000000" w:themeColor="text1"/>
                <w:lang w:val="en-US"/>
                <w:rPrChange w:id="901" w:author="N F" w:date="2023-12-05T03:08:00Z">
                  <w:rPr>
                    <w:rFonts w:cs="Times New Roman"/>
                    <w:lang w:val="en-US"/>
                  </w:rPr>
                </w:rPrChange>
              </w:rPr>
            </w:pPr>
            <w:r w:rsidRPr="006E6534">
              <w:rPr>
                <w:rFonts w:cs="Times New Roman"/>
                <w:color w:val="000000" w:themeColor="text1"/>
                <w:lang w:val="en-US"/>
                <w:rPrChange w:id="902" w:author="N F" w:date="2023-12-05T03:08:00Z">
                  <w:rPr>
                    <w:rFonts w:cs="Times New Roman"/>
                    <w:lang w:val="en-US"/>
                  </w:rPr>
                </w:rPrChange>
              </w:rPr>
              <w:t>AZD9291</w:t>
            </w:r>
          </w:p>
        </w:tc>
        <w:tc>
          <w:tcPr>
            <w:tcW w:w="7223" w:type="dxa"/>
            <w:tcPrChange w:id="903" w:author="Barshadskaya, Yuliya" w:date="2024-01-10T18:28:00Z">
              <w:tcPr>
                <w:tcW w:w="6798" w:type="dxa"/>
              </w:tcPr>
            </w:tcPrChange>
          </w:tcPr>
          <w:p w14:paraId="6F70303D" w14:textId="77777777" w:rsidR="004C4CE2" w:rsidRPr="006E6534" w:rsidRDefault="004C4CE2">
            <w:pPr>
              <w:pStyle w:val="SDText"/>
              <w:ind w:firstLine="0"/>
              <w:rPr>
                <w:rFonts w:cs="Times New Roman"/>
                <w:color w:val="000000" w:themeColor="text1"/>
                <w:rPrChange w:id="904" w:author="N F" w:date="2023-12-05T03:08:00Z">
                  <w:rPr>
                    <w:rFonts w:cs="Times New Roman"/>
                  </w:rPr>
                </w:rPrChange>
              </w:rPr>
            </w:pPr>
            <w:r w:rsidRPr="006E6534">
              <w:rPr>
                <w:rFonts w:cs="Times New Roman"/>
                <w:color w:val="000000" w:themeColor="text1"/>
                <w:rPrChange w:id="905" w:author="N F" w:date="2023-12-05T03:08:00Z">
                  <w:rPr>
                    <w:rFonts w:cs="Times New Roman"/>
                  </w:rPr>
                </w:rPrChange>
              </w:rPr>
              <w:t>Лабораторный шифр осимертиниба</w:t>
            </w:r>
          </w:p>
        </w:tc>
      </w:tr>
      <w:tr w:rsidR="006E6534" w:rsidRPr="006E6534" w14:paraId="7C6782AD" w14:textId="77777777" w:rsidTr="00212EAE">
        <w:tc>
          <w:tcPr>
            <w:tcW w:w="2122" w:type="dxa"/>
            <w:tcPrChange w:id="906" w:author="Barshadskaya, Yuliya" w:date="2024-01-10T18:28:00Z">
              <w:tcPr>
                <w:tcW w:w="2547" w:type="dxa"/>
              </w:tcPr>
            </w:tcPrChange>
          </w:tcPr>
          <w:p w14:paraId="5D17D023" w14:textId="77777777" w:rsidR="004C4CE2" w:rsidRPr="006E6534" w:rsidRDefault="004C4CE2" w:rsidP="00647451">
            <w:pPr>
              <w:pStyle w:val="SDText"/>
              <w:ind w:firstLine="0"/>
              <w:rPr>
                <w:rFonts w:cs="Times New Roman"/>
                <w:color w:val="000000" w:themeColor="text1"/>
                <w:rPrChange w:id="907" w:author="N F" w:date="2023-12-05T03:08:00Z">
                  <w:rPr>
                    <w:rFonts w:cs="Times New Roman"/>
                  </w:rPr>
                </w:rPrChange>
              </w:rPr>
            </w:pPr>
            <w:r w:rsidRPr="006E6534">
              <w:rPr>
                <w:rFonts w:cs="Times New Roman"/>
                <w:color w:val="000000" w:themeColor="text1"/>
                <w:lang w:val="en-US"/>
                <w:rPrChange w:id="908" w:author="N F" w:date="2023-12-05T03:08:00Z">
                  <w:rPr>
                    <w:rFonts w:cs="Times New Roman"/>
                    <w:lang w:val="en-US"/>
                  </w:rPr>
                </w:rPrChange>
              </w:rPr>
              <w:t>BCRP</w:t>
            </w:r>
          </w:p>
        </w:tc>
        <w:tc>
          <w:tcPr>
            <w:tcW w:w="7223" w:type="dxa"/>
            <w:tcPrChange w:id="909" w:author="Barshadskaya, Yuliya" w:date="2024-01-10T18:28:00Z">
              <w:tcPr>
                <w:tcW w:w="6798" w:type="dxa"/>
              </w:tcPr>
            </w:tcPrChange>
          </w:tcPr>
          <w:p w14:paraId="7598A7BA" w14:textId="77777777" w:rsidR="004C4CE2" w:rsidRPr="006E6534" w:rsidRDefault="004C4CE2" w:rsidP="00647451">
            <w:pPr>
              <w:pStyle w:val="SDText"/>
              <w:ind w:firstLine="0"/>
              <w:rPr>
                <w:rFonts w:cs="Times New Roman"/>
                <w:color w:val="000000" w:themeColor="text1"/>
                <w:rPrChange w:id="910" w:author="N F" w:date="2023-12-05T03:08:00Z">
                  <w:rPr>
                    <w:rFonts w:cs="Times New Roman"/>
                  </w:rPr>
                </w:rPrChange>
              </w:rPr>
            </w:pPr>
            <w:r w:rsidRPr="006E6534">
              <w:rPr>
                <w:rFonts w:cs="Times New Roman"/>
                <w:color w:val="000000" w:themeColor="text1"/>
                <w:rPrChange w:id="911" w:author="N F" w:date="2023-12-05T03:08:00Z">
                  <w:rPr>
                    <w:rFonts w:cs="Times New Roman"/>
                  </w:rPr>
                </w:rPrChange>
              </w:rPr>
              <w:t>Белок резистентности рака молочной железы (</w:t>
            </w:r>
            <w:r w:rsidRPr="006E6534">
              <w:rPr>
                <w:rFonts w:cs="Times New Roman"/>
                <w:color w:val="000000" w:themeColor="text1"/>
                <w:lang w:val="en-US"/>
                <w:rPrChange w:id="912" w:author="N F" w:date="2023-12-05T03:08:00Z">
                  <w:rPr>
                    <w:rFonts w:cs="Times New Roman"/>
                    <w:lang w:val="en-US"/>
                  </w:rPr>
                </w:rPrChange>
              </w:rPr>
              <w:t>Breast</w:t>
            </w:r>
            <w:r w:rsidRPr="006E6534">
              <w:rPr>
                <w:rFonts w:cs="Times New Roman"/>
                <w:color w:val="000000" w:themeColor="text1"/>
                <w:rPrChange w:id="913" w:author="N F" w:date="2023-12-05T03:08:00Z">
                  <w:rPr>
                    <w:rFonts w:cs="Times New Roman"/>
                  </w:rPr>
                </w:rPrChange>
              </w:rPr>
              <w:t xml:space="preserve"> </w:t>
            </w:r>
            <w:r w:rsidRPr="006E6534">
              <w:rPr>
                <w:rFonts w:cs="Times New Roman"/>
                <w:color w:val="000000" w:themeColor="text1"/>
                <w:lang w:val="en-US"/>
                <w:rPrChange w:id="914" w:author="N F" w:date="2023-12-05T03:08:00Z">
                  <w:rPr>
                    <w:rFonts w:cs="Times New Roman"/>
                    <w:lang w:val="en-US"/>
                  </w:rPr>
                </w:rPrChange>
              </w:rPr>
              <w:t>Cancer</w:t>
            </w:r>
            <w:r w:rsidRPr="006E6534">
              <w:rPr>
                <w:rFonts w:cs="Times New Roman"/>
                <w:color w:val="000000" w:themeColor="text1"/>
                <w:rPrChange w:id="915" w:author="N F" w:date="2023-12-05T03:08:00Z">
                  <w:rPr>
                    <w:rFonts w:cs="Times New Roman"/>
                  </w:rPr>
                </w:rPrChange>
              </w:rPr>
              <w:t xml:space="preserve"> </w:t>
            </w:r>
            <w:r w:rsidRPr="006E6534">
              <w:rPr>
                <w:rFonts w:cs="Times New Roman"/>
                <w:color w:val="000000" w:themeColor="text1"/>
                <w:lang w:val="en-US"/>
                <w:rPrChange w:id="916" w:author="N F" w:date="2023-12-05T03:08:00Z">
                  <w:rPr>
                    <w:rFonts w:cs="Times New Roman"/>
                    <w:lang w:val="en-US"/>
                  </w:rPr>
                </w:rPrChange>
              </w:rPr>
              <w:t>Resistance</w:t>
            </w:r>
            <w:r w:rsidRPr="006E6534">
              <w:rPr>
                <w:rFonts w:cs="Times New Roman"/>
                <w:color w:val="000000" w:themeColor="text1"/>
                <w:rPrChange w:id="917" w:author="N F" w:date="2023-12-05T03:08:00Z">
                  <w:rPr>
                    <w:rFonts w:cs="Times New Roman"/>
                  </w:rPr>
                </w:rPrChange>
              </w:rPr>
              <w:t xml:space="preserve"> </w:t>
            </w:r>
            <w:r w:rsidRPr="006E6534">
              <w:rPr>
                <w:rFonts w:cs="Times New Roman"/>
                <w:color w:val="000000" w:themeColor="text1"/>
                <w:lang w:val="en-US"/>
                <w:rPrChange w:id="918" w:author="N F" w:date="2023-12-05T03:08:00Z">
                  <w:rPr>
                    <w:rFonts w:cs="Times New Roman"/>
                    <w:lang w:val="en-US"/>
                  </w:rPr>
                </w:rPrChange>
              </w:rPr>
              <w:t>Protein</w:t>
            </w:r>
            <w:r w:rsidRPr="006E6534">
              <w:rPr>
                <w:rFonts w:cs="Times New Roman"/>
                <w:color w:val="000000" w:themeColor="text1"/>
                <w:rPrChange w:id="919" w:author="N F" w:date="2023-12-05T03:08:00Z">
                  <w:rPr>
                    <w:rFonts w:cs="Times New Roman"/>
                  </w:rPr>
                </w:rPrChange>
              </w:rPr>
              <w:t>)</w:t>
            </w:r>
          </w:p>
        </w:tc>
      </w:tr>
      <w:tr w:rsidR="006E6534" w:rsidRPr="006E6534" w14:paraId="5BE71554" w14:textId="77777777" w:rsidTr="00212EAE">
        <w:tc>
          <w:tcPr>
            <w:tcW w:w="2122" w:type="dxa"/>
            <w:tcPrChange w:id="920" w:author="Barshadskaya, Yuliya" w:date="2024-01-10T18:28:00Z">
              <w:tcPr>
                <w:tcW w:w="2547" w:type="dxa"/>
              </w:tcPr>
            </w:tcPrChange>
          </w:tcPr>
          <w:p w14:paraId="2A0D2DA5" w14:textId="77777777" w:rsidR="004C4CE2" w:rsidRPr="006E6534" w:rsidRDefault="004C4CE2" w:rsidP="00647451">
            <w:pPr>
              <w:pStyle w:val="SDText"/>
              <w:ind w:firstLine="0"/>
              <w:rPr>
                <w:rFonts w:cs="Times New Roman"/>
                <w:color w:val="000000" w:themeColor="text1"/>
                <w:lang w:val="en-US"/>
                <w:rPrChange w:id="921" w:author="N F" w:date="2023-12-05T03:08:00Z">
                  <w:rPr>
                    <w:rFonts w:cs="Times New Roman"/>
                    <w:lang w:val="en-US"/>
                  </w:rPr>
                </w:rPrChange>
              </w:rPr>
            </w:pPr>
            <w:r w:rsidRPr="006E6534">
              <w:rPr>
                <w:rFonts w:cs="Times New Roman"/>
                <w:color w:val="000000" w:themeColor="text1"/>
                <w:lang w:val="en-US"/>
                <w:rPrChange w:id="922" w:author="N F" w:date="2023-12-05T03:08:00Z">
                  <w:rPr>
                    <w:rFonts w:cs="Times New Roman"/>
                    <w:lang w:val="en-US"/>
                  </w:rPr>
                </w:rPrChange>
              </w:rPr>
              <w:t>C</w:t>
            </w:r>
            <w:r w:rsidRPr="006E6534">
              <w:rPr>
                <w:rFonts w:cs="Times New Roman"/>
                <w:color w:val="000000" w:themeColor="text1"/>
                <w:vertAlign w:val="subscript"/>
                <w:lang w:val="en-US"/>
                <w:rPrChange w:id="923" w:author="N F" w:date="2023-12-05T03:08:00Z">
                  <w:rPr>
                    <w:rFonts w:cs="Times New Roman"/>
                    <w:vertAlign w:val="subscript"/>
                    <w:lang w:val="en-US"/>
                  </w:rPr>
                </w:rPrChange>
              </w:rPr>
              <w:t>max</w:t>
            </w:r>
          </w:p>
        </w:tc>
        <w:tc>
          <w:tcPr>
            <w:tcW w:w="7223" w:type="dxa"/>
            <w:tcPrChange w:id="924" w:author="Barshadskaya, Yuliya" w:date="2024-01-10T18:28:00Z">
              <w:tcPr>
                <w:tcW w:w="6798" w:type="dxa"/>
              </w:tcPr>
            </w:tcPrChange>
          </w:tcPr>
          <w:p w14:paraId="569CE416" w14:textId="77777777" w:rsidR="004C4CE2" w:rsidRPr="006E6534" w:rsidRDefault="004C4CE2" w:rsidP="00647451">
            <w:pPr>
              <w:pStyle w:val="SDText"/>
              <w:ind w:firstLine="0"/>
              <w:rPr>
                <w:rFonts w:cs="Times New Roman"/>
                <w:color w:val="000000" w:themeColor="text1"/>
                <w:rPrChange w:id="925" w:author="N F" w:date="2023-12-05T03:08:00Z">
                  <w:rPr>
                    <w:rFonts w:cs="Times New Roman"/>
                  </w:rPr>
                </w:rPrChange>
              </w:rPr>
            </w:pPr>
            <w:r w:rsidRPr="006E6534">
              <w:rPr>
                <w:rFonts w:cs="Times New Roman"/>
                <w:color w:val="000000" w:themeColor="text1"/>
                <w:rPrChange w:id="926" w:author="N F" w:date="2023-12-05T03:08:00Z">
                  <w:rPr>
                    <w:rFonts w:cs="Times New Roman"/>
                  </w:rPr>
                </w:rPrChange>
              </w:rPr>
              <w:t>Максимальная концентрация</w:t>
            </w:r>
          </w:p>
        </w:tc>
      </w:tr>
      <w:tr w:rsidR="006E6534" w:rsidRPr="006E6534" w14:paraId="35D47F2D" w14:textId="77777777" w:rsidTr="00212EAE">
        <w:tc>
          <w:tcPr>
            <w:tcW w:w="2122" w:type="dxa"/>
            <w:tcPrChange w:id="927" w:author="Barshadskaya, Yuliya" w:date="2024-01-10T18:28:00Z">
              <w:tcPr>
                <w:tcW w:w="2547" w:type="dxa"/>
              </w:tcPr>
            </w:tcPrChange>
          </w:tcPr>
          <w:p w14:paraId="4B2A2296" w14:textId="77777777" w:rsidR="004C4CE2" w:rsidRPr="006E6534" w:rsidRDefault="004C4CE2" w:rsidP="00647451">
            <w:pPr>
              <w:pStyle w:val="SDText"/>
              <w:ind w:firstLine="0"/>
              <w:rPr>
                <w:rFonts w:cs="Times New Roman"/>
                <w:color w:val="000000" w:themeColor="text1"/>
                <w:lang w:val="en-US"/>
                <w:rPrChange w:id="928" w:author="N F" w:date="2023-12-05T03:08:00Z">
                  <w:rPr>
                    <w:rFonts w:cs="Times New Roman"/>
                    <w:lang w:val="en-US"/>
                  </w:rPr>
                </w:rPrChange>
              </w:rPr>
            </w:pPr>
            <w:r w:rsidRPr="006E6534">
              <w:rPr>
                <w:rFonts w:cs="Times New Roman"/>
                <w:color w:val="000000" w:themeColor="text1"/>
                <w:lang w:val="en-US"/>
                <w:rPrChange w:id="929" w:author="N F" w:date="2023-12-05T03:08:00Z">
                  <w:rPr>
                    <w:rFonts w:cs="Times New Roman"/>
                    <w:lang w:val="en-US"/>
                  </w:rPr>
                </w:rPrChange>
              </w:rPr>
              <w:t>CYP</w:t>
            </w:r>
          </w:p>
        </w:tc>
        <w:tc>
          <w:tcPr>
            <w:tcW w:w="7223" w:type="dxa"/>
            <w:tcPrChange w:id="930" w:author="Barshadskaya, Yuliya" w:date="2024-01-10T18:28:00Z">
              <w:tcPr>
                <w:tcW w:w="6798" w:type="dxa"/>
              </w:tcPr>
            </w:tcPrChange>
          </w:tcPr>
          <w:p w14:paraId="2A7DC3FD" w14:textId="77777777" w:rsidR="004C4CE2" w:rsidRPr="006E6534" w:rsidRDefault="004C4CE2" w:rsidP="00647451">
            <w:pPr>
              <w:pStyle w:val="SDText"/>
              <w:ind w:firstLine="0"/>
              <w:rPr>
                <w:rFonts w:cs="Times New Roman"/>
                <w:color w:val="000000" w:themeColor="text1"/>
                <w:lang w:val="en-US"/>
                <w:rPrChange w:id="931" w:author="N F" w:date="2023-12-05T03:08:00Z">
                  <w:rPr>
                    <w:rFonts w:cs="Times New Roman"/>
                    <w:lang w:val="en-US"/>
                  </w:rPr>
                </w:rPrChange>
              </w:rPr>
            </w:pPr>
            <w:r w:rsidRPr="006E6534">
              <w:rPr>
                <w:rFonts w:cs="Times New Roman"/>
                <w:color w:val="000000" w:themeColor="text1"/>
                <w:rPrChange w:id="932" w:author="N F" w:date="2023-12-05T03:08:00Z">
                  <w:rPr>
                    <w:rFonts w:cs="Times New Roman"/>
                  </w:rPr>
                </w:rPrChange>
              </w:rPr>
              <w:t>Цитохром</w:t>
            </w:r>
            <w:r w:rsidRPr="006E6534">
              <w:rPr>
                <w:rFonts w:cs="Times New Roman"/>
                <w:color w:val="000000" w:themeColor="text1"/>
                <w:lang w:val="en-US"/>
                <w:rPrChange w:id="933" w:author="N F" w:date="2023-12-05T03:08:00Z">
                  <w:rPr>
                    <w:rFonts w:cs="Times New Roman"/>
                    <w:lang w:val="en-US"/>
                  </w:rPr>
                </w:rPrChange>
              </w:rPr>
              <w:t xml:space="preserve"> P450 (cytochrome P450)</w:t>
            </w:r>
          </w:p>
        </w:tc>
      </w:tr>
      <w:tr w:rsidR="006E6534" w:rsidRPr="006E6534" w14:paraId="4AC6F6BB" w14:textId="77777777" w:rsidTr="00212EAE">
        <w:tc>
          <w:tcPr>
            <w:tcW w:w="2122" w:type="dxa"/>
            <w:tcPrChange w:id="934" w:author="Barshadskaya, Yuliya" w:date="2024-01-10T18:28:00Z">
              <w:tcPr>
                <w:tcW w:w="2547" w:type="dxa"/>
              </w:tcPr>
            </w:tcPrChange>
          </w:tcPr>
          <w:p w14:paraId="341FB904" w14:textId="77777777" w:rsidR="004C4CE2" w:rsidRPr="006E6534" w:rsidRDefault="004C4CE2" w:rsidP="00647451">
            <w:pPr>
              <w:pStyle w:val="SDText"/>
              <w:ind w:firstLine="0"/>
              <w:rPr>
                <w:rFonts w:cs="Times New Roman"/>
                <w:color w:val="000000" w:themeColor="text1"/>
                <w:rPrChange w:id="935" w:author="N F" w:date="2023-12-05T03:08:00Z">
                  <w:rPr>
                    <w:rFonts w:cs="Times New Roman"/>
                  </w:rPr>
                </w:rPrChange>
              </w:rPr>
            </w:pPr>
            <w:r w:rsidRPr="006E6534">
              <w:rPr>
                <w:rFonts w:cs="Times New Roman"/>
                <w:color w:val="000000" w:themeColor="text1"/>
                <w:rPrChange w:id="936" w:author="N F" w:date="2023-12-05T03:08:00Z">
                  <w:rPr>
                    <w:rFonts w:cs="Times New Roman"/>
                  </w:rPr>
                </w:rPrChange>
              </w:rPr>
              <w:t>EGFR</w:t>
            </w:r>
          </w:p>
        </w:tc>
        <w:tc>
          <w:tcPr>
            <w:tcW w:w="7223" w:type="dxa"/>
            <w:tcPrChange w:id="937" w:author="Barshadskaya, Yuliya" w:date="2024-01-10T18:28:00Z">
              <w:tcPr>
                <w:tcW w:w="6798" w:type="dxa"/>
              </w:tcPr>
            </w:tcPrChange>
          </w:tcPr>
          <w:p w14:paraId="400995DC" w14:textId="77777777" w:rsidR="004C4CE2" w:rsidRPr="006E6534" w:rsidRDefault="004C4CE2" w:rsidP="00647451">
            <w:pPr>
              <w:pStyle w:val="SDText"/>
              <w:ind w:firstLine="0"/>
              <w:rPr>
                <w:rFonts w:cs="Times New Roman"/>
                <w:color w:val="000000" w:themeColor="text1"/>
                <w:lang w:val="en-US"/>
                <w:rPrChange w:id="938" w:author="N F" w:date="2023-12-05T03:08:00Z">
                  <w:rPr>
                    <w:rFonts w:cs="Times New Roman"/>
                    <w:lang w:val="en-US"/>
                  </w:rPr>
                </w:rPrChange>
              </w:rPr>
            </w:pPr>
            <w:r w:rsidRPr="006E6534">
              <w:rPr>
                <w:rFonts w:cs="Times New Roman"/>
                <w:color w:val="000000" w:themeColor="text1"/>
                <w:rPrChange w:id="939" w:author="N F" w:date="2023-12-05T03:08:00Z">
                  <w:rPr>
                    <w:rFonts w:cs="Times New Roman"/>
                  </w:rPr>
                </w:rPrChange>
              </w:rPr>
              <w:t>Рецептор эпидермального фактора роста</w:t>
            </w:r>
            <w:r w:rsidRPr="006E6534">
              <w:rPr>
                <w:rFonts w:cs="Times New Roman"/>
                <w:color w:val="000000" w:themeColor="text1"/>
                <w:lang w:val="en-US"/>
                <w:rPrChange w:id="940" w:author="N F" w:date="2023-12-05T03:08:00Z">
                  <w:rPr>
                    <w:rFonts w:cs="Times New Roman"/>
                    <w:lang w:val="en-US"/>
                  </w:rPr>
                </w:rPrChange>
              </w:rPr>
              <w:t xml:space="preserve"> (epidermal growth factor receptor)</w:t>
            </w:r>
          </w:p>
        </w:tc>
      </w:tr>
      <w:tr w:rsidR="006E6534" w:rsidRPr="006E6534" w14:paraId="233DEC28" w14:textId="77777777" w:rsidTr="00212EAE">
        <w:tc>
          <w:tcPr>
            <w:tcW w:w="2122" w:type="dxa"/>
            <w:tcPrChange w:id="941" w:author="Barshadskaya, Yuliya" w:date="2024-01-10T18:28:00Z">
              <w:tcPr>
                <w:tcW w:w="2547" w:type="dxa"/>
              </w:tcPr>
            </w:tcPrChange>
          </w:tcPr>
          <w:p w14:paraId="4DF44DA8" w14:textId="77777777" w:rsidR="004C4CE2" w:rsidRPr="006E6534" w:rsidRDefault="004C4CE2" w:rsidP="00647451">
            <w:pPr>
              <w:pStyle w:val="SDText"/>
              <w:ind w:firstLine="0"/>
              <w:rPr>
                <w:rFonts w:cs="Times New Roman"/>
                <w:color w:val="000000" w:themeColor="text1"/>
                <w:rPrChange w:id="942" w:author="N F" w:date="2023-12-05T03:08:00Z">
                  <w:rPr>
                    <w:rFonts w:cs="Times New Roman"/>
                  </w:rPr>
                </w:rPrChange>
              </w:rPr>
            </w:pPr>
            <w:r w:rsidRPr="006E6534">
              <w:rPr>
                <w:rFonts w:cs="Times New Roman"/>
                <w:color w:val="000000" w:themeColor="text1"/>
                <w:lang w:val="en-US"/>
                <w:rPrChange w:id="943" w:author="N F" w:date="2023-12-05T03:08:00Z">
                  <w:rPr>
                    <w:rFonts w:cs="Times New Roman"/>
                    <w:lang w:val="en-US"/>
                  </w:rPr>
                </w:rPrChange>
              </w:rPr>
              <w:t>ERK</w:t>
            </w:r>
          </w:p>
        </w:tc>
        <w:tc>
          <w:tcPr>
            <w:tcW w:w="7223" w:type="dxa"/>
            <w:tcPrChange w:id="944" w:author="Barshadskaya, Yuliya" w:date="2024-01-10T18:28:00Z">
              <w:tcPr>
                <w:tcW w:w="6798" w:type="dxa"/>
              </w:tcPr>
            </w:tcPrChange>
          </w:tcPr>
          <w:p w14:paraId="30540B30" w14:textId="77777777" w:rsidR="004C4CE2" w:rsidRPr="006E6534" w:rsidRDefault="004C4CE2" w:rsidP="00647451">
            <w:pPr>
              <w:pStyle w:val="SDText"/>
              <w:ind w:firstLine="0"/>
              <w:rPr>
                <w:rFonts w:cs="Times New Roman"/>
                <w:color w:val="000000" w:themeColor="text1"/>
                <w:rPrChange w:id="945" w:author="N F" w:date="2023-12-05T03:08:00Z">
                  <w:rPr>
                    <w:rFonts w:cs="Times New Roman"/>
                  </w:rPr>
                </w:rPrChange>
              </w:rPr>
            </w:pPr>
            <w:r w:rsidRPr="006E6534">
              <w:rPr>
                <w:rFonts w:cs="Times New Roman"/>
                <w:color w:val="000000" w:themeColor="text1"/>
                <w:rPrChange w:id="946" w:author="N F" w:date="2023-12-05T03:08:00Z">
                  <w:rPr>
                    <w:rFonts w:cs="Times New Roman"/>
                  </w:rPr>
                </w:rPrChange>
              </w:rPr>
              <w:t>Киназа регулируемая внеклеточными сигналами (</w:t>
            </w:r>
            <w:r w:rsidRPr="006E6534">
              <w:rPr>
                <w:rFonts w:cs="Times New Roman"/>
                <w:color w:val="000000" w:themeColor="text1"/>
                <w:lang w:val="en-US"/>
                <w:rPrChange w:id="947" w:author="N F" w:date="2023-12-05T03:08:00Z">
                  <w:rPr>
                    <w:rFonts w:cs="Times New Roman"/>
                    <w:lang w:val="en-US"/>
                  </w:rPr>
                </w:rPrChange>
              </w:rPr>
              <w:t>extracellular</w:t>
            </w:r>
            <w:r w:rsidRPr="006E6534">
              <w:rPr>
                <w:rFonts w:cs="Times New Roman"/>
                <w:color w:val="000000" w:themeColor="text1"/>
                <w:rPrChange w:id="948" w:author="N F" w:date="2023-12-05T03:08:00Z">
                  <w:rPr>
                    <w:rFonts w:cs="Times New Roman"/>
                  </w:rPr>
                </w:rPrChange>
              </w:rPr>
              <w:t xml:space="preserve"> </w:t>
            </w:r>
            <w:r w:rsidRPr="006E6534">
              <w:rPr>
                <w:rFonts w:cs="Times New Roman"/>
                <w:color w:val="000000" w:themeColor="text1"/>
                <w:lang w:val="en-US"/>
                <w:rPrChange w:id="949" w:author="N F" w:date="2023-12-05T03:08:00Z">
                  <w:rPr>
                    <w:rFonts w:cs="Times New Roman"/>
                    <w:lang w:val="en-US"/>
                  </w:rPr>
                </w:rPrChange>
              </w:rPr>
              <w:t>signal</w:t>
            </w:r>
            <w:r w:rsidRPr="006E6534">
              <w:rPr>
                <w:rFonts w:cs="Times New Roman"/>
                <w:color w:val="000000" w:themeColor="text1"/>
                <w:rPrChange w:id="950" w:author="N F" w:date="2023-12-05T03:08:00Z">
                  <w:rPr>
                    <w:rFonts w:cs="Times New Roman"/>
                  </w:rPr>
                </w:rPrChange>
              </w:rPr>
              <w:t>-</w:t>
            </w:r>
            <w:r w:rsidRPr="006E6534">
              <w:rPr>
                <w:rFonts w:cs="Times New Roman"/>
                <w:color w:val="000000" w:themeColor="text1"/>
                <w:lang w:val="en-US"/>
                <w:rPrChange w:id="951" w:author="N F" w:date="2023-12-05T03:08:00Z">
                  <w:rPr>
                    <w:rFonts w:cs="Times New Roman"/>
                    <w:lang w:val="en-US"/>
                  </w:rPr>
                </w:rPrChange>
              </w:rPr>
              <w:t>regulated</w:t>
            </w:r>
            <w:r w:rsidRPr="006E6534">
              <w:rPr>
                <w:rFonts w:cs="Times New Roman"/>
                <w:color w:val="000000" w:themeColor="text1"/>
                <w:rPrChange w:id="952" w:author="N F" w:date="2023-12-05T03:08:00Z">
                  <w:rPr>
                    <w:rFonts w:cs="Times New Roman"/>
                  </w:rPr>
                </w:rPrChange>
              </w:rPr>
              <w:t xml:space="preserve"> </w:t>
            </w:r>
            <w:r w:rsidRPr="006E6534">
              <w:rPr>
                <w:rFonts w:cs="Times New Roman"/>
                <w:color w:val="000000" w:themeColor="text1"/>
                <w:lang w:val="en-US"/>
                <w:rPrChange w:id="953" w:author="N F" w:date="2023-12-05T03:08:00Z">
                  <w:rPr>
                    <w:rFonts w:cs="Times New Roman"/>
                    <w:lang w:val="en-US"/>
                  </w:rPr>
                </w:rPrChange>
              </w:rPr>
              <w:t>kinase</w:t>
            </w:r>
            <w:r w:rsidRPr="006E6534">
              <w:rPr>
                <w:rFonts w:cs="Times New Roman"/>
                <w:color w:val="000000" w:themeColor="text1"/>
                <w:rPrChange w:id="954" w:author="N F" w:date="2023-12-05T03:08:00Z">
                  <w:rPr>
                    <w:rFonts w:cs="Times New Roman"/>
                  </w:rPr>
                </w:rPrChange>
              </w:rPr>
              <w:t>)</w:t>
            </w:r>
          </w:p>
        </w:tc>
      </w:tr>
      <w:tr w:rsidR="006E6534" w:rsidRPr="006E6534" w14:paraId="1D19F57A" w14:textId="77777777" w:rsidTr="00212EAE">
        <w:tc>
          <w:tcPr>
            <w:tcW w:w="2122" w:type="dxa"/>
            <w:tcPrChange w:id="955" w:author="Barshadskaya, Yuliya" w:date="2024-01-10T18:28:00Z">
              <w:tcPr>
                <w:tcW w:w="2547" w:type="dxa"/>
              </w:tcPr>
            </w:tcPrChange>
          </w:tcPr>
          <w:p w14:paraId="19998B75" w14:textId="77777777" w:rsidR="004C4CE2" w:rsidRPr="006E6534" w:rsidRDefault="004C4CE2" w:rsidP="00647451">
            <w:pPr>
              <w:pStyle w:val="SDText"/>
              <w:ind w:firstLine="0"/>
              <w:rPr>
                <w:rFonts w:cs="Times New Roman"/>
                <w:color w:val="000000" w:themeColor="text1"/>
                <w:rPrChange w:id="956" w:author="N F" w:date="2023-12-05T03:08:00Z">
                  <w:rPr>
                    <w:rFonts w:cs="Times New Roman"/>
                  </w:rPr>
                </w:rPrChange>
              </w:rPr>
            </w:pPr>
            <w:r w:rsidRPr="006E6534">
              <w:rPr>
                <w:rFonts w:cs="Times New Roman"/>
                <w:color w:val="000000" w:themeColor="text1"/>
                <w:lang w:val="en-US"/>
                <w:rPrChange w:id="957" w:author="N F" w:date="2023-12-05T03:08:00Z">
                  <w:rPr>
                    <w:rFonts w:cs="Times New Roman"/>
                    <w:lang w:val="en-US"/>
                  </w:rPr>
                </w:rPrChange>
              </w:rPr>
              <w:t>MedDRA</w:t>
            </w:r>
          </w:p>
        </w:tc>
        <w:tc>
          <w:tcPr>
            <w:tcW w:w="7223" w:type="dxa"/>
            <w:tcPrChange w:id="958" w:author="Barshadskaya, Yuliya" w:date="2024-01-10T18:28:00Z">
              <w:tcPr>
                <w:tcW w:w="6798" w:type="dxa"/>
              </w:tcPr>
            </w:tcPrChange>
          </w:tcPr>
          <w:p w14:paraId="3287C193" w14:textId="77777777" w:rsidR="004C4CE2" w:rsidRPr="006E6534" w:rsidRDefault="004C4CE2" w:rsidP="00647451">
            <w:pPr>
              <w:pStyle w:val="SDText"/>
              <w:ind w:firstLine="0"/>
              <w:rPr>
                <w:rFonts w:cs="Times New Roman"/>
                <w:color w:val="000000" w:themeColor="text1"/>
                <w:rPrChange w:id="959" w:author="N F" w:date="2023-12-05T03:08:00Z">
                  <w:rPr>
                    <w:rFonts w:cs="Times New Roman"/>
                  </w:rPr>
                </w:rPrChange>
              </w:rPr>
            </w:pPr>
            <w:r w:rsidRPr="006E6534">
              <w:rPr>
                <w:rFonts w:cs="Times New Roman"/>
                <w:color w:val="000000" w:themeColor="text1"/>
                <w:rPrChange w:id="960" w:author="N F" w:date="2023-12-05T03:08:00Z">
                  <w:rPr>
                    <w:rFonts w:cs="Times New Roman"/>
                  </w:rPr>
                </w:rPrChange>
              </w:rPr>
              <w:t>Медицинский словарь нормативно-правовой деятельности (medical dictionary for regulatory activities)</w:t>
            </w:r>
          </w:p>
        </w:tc>
      </w:tr>
      <w:tr w:rsidR="006E6534" w:rsidRPr="00484066" w14:paraId="2988FB17" w14:textId="77777777" w:rsidTr="00212EAE">
        <w:tc>
          <w:tcPr>
            <w:tcW w:w="2122" w:type="dxa"/>
            <w:tcPrChange w:id="961" w:author="Barshadskaya, Yuliya" w:date="2024-01-10T18:28:00Z">
              <w:tcPr>
                <w:tcW w:w="2547" w:type="dxa"/>
              </w:tcPr>
            </w:tcPrChange>
          </w:tcPr>
          <w:p w14:paraId="07EB1155" w14:textId="77777777" w:rsidR="004C4CE2" w:rsidRPr="006E6534" w:rsidRDefault="004C4CE2" w:rsidP="00647451">
            <w:pPr>
              <w:pStyle w:val="SDText"/>
              <w:ind w:firstLine="0"/>
              <w:rPr>
                <w:rFonts w:cs="Times New Roman"/>
                <w:color w:val="000000" w:themeColor="text1"/>
                <w:lang w:val="en-US"/>
                <w:rPrChange w:id="962" w:author="N F" w:date="2023-12-05T03:08:00Z">
                  <w:rPr>
                    <w:rFonts w:cs="Times New Roman"/>
                    <w:lang w:val="en-US"/>
                  </w:rPr>
                </w:rPrChange>
              </w:rPr>
            </w:pPr>
            <w:r w:rsidRPr="006E6534">
              <w:rPr>
                <w:rFonts w:cs="Times New Roman"/>
                <w:color w:val="000000" w:themeColor="text1"/>
                <w:rPrChange w:id="963" w:author="N F" w:date="2023-12-05T03:08:00Z">
                  <w:rPr>
                    <w:rFonts w:cs="Times New Roman"/>
                  </w:rPr>
                </w:rPrChange>
              </w:rPr>
              <w:t>MEK</w:t>
            </w:r>
          </w:p>
        </w:tc>
        <w:tc>
          <w:tcPr>
            <w:tcW w:w="7223" w:type="dxa"/>
            <w:tcPrChange w:id="964" w:author="Barshadskaya, Yuliya" w:date="2024-01-10T18:28:00Z">
              <w:tcPr>
                <w:tcW w:w="6798" w:type="dxa"/>
              </w:tcPr>
            </w:tcPrChange>
          </w:tcPr>
          <w:p w14:paraId="60048C58" w14:textId="77777777" w:rsidR="004C4CE2" w:rsidRPr="006E6534" w:rsidRDefault="004C4CE2" w:rsidP="00647451">
            <w:pPr>
              <w:pStyle w:val="SDText"/>
              <w:ind w:firstLine="0"/>
              <w:rPr>
                <w:rFonts w:cs="Times New Roman"/>
                <w:color w:val="000000" w:themeColor="text1"/>
                <w:lang w:val="en-US"/>
                <w:rPrChange w:id="965" w:author="N F" w:date="2023-12-05T03:08:00Z">
                  <w:rPr>
                    <w:rFonts w:cs="Times New Roman"/>
                    <w:lang w:val="en-US"/>
                  </w:rPr>
                </w:rPrChange>
              </w:rPr>
            </w:pPr>
            <w:r w:rsidRPr="006E6534">
              <w:rPr>
                <w:rFonts w:cs="Times New Roman"/>
                <w:color w:val="000000" w:themeColor="text1"/>
                <w:rPrChange w:id="966" w:author="N F" w:date="2023-12-05T03:08:00Z">
                  <w:rPr>
                    <w:rFonts w:cs="Times New Roman"/>
                  </w:rPr>
                </w:rPrChange>
              </w:rPr>
              <w:t>Киназа</w:t>
            </w:r>
            <w:r w:rsidRPr="006E6534">
              <w:rPr>
                <w:rFonts w:cs="Times New Roman"/>
                <w:color w:val="000000" w:themeColor="text1"/>
                <w:lang w:val="en-US"/>
                <w:rPrChange w:id="967" w:author="N F" w:date="2023-12-05T03:08:00Z">
                  <w:rPr>
                    <w:rFonts w:cs="Times New Roman"/>
                    <w:lang w:val="en-US"/>
                  </w:rPr>
                </w:rPrChange>
              </w:rPr>
              <w:t xml:space="preserve"> </w:t>
            </w:r>
            <w:r w:rsidRPr="006E6534">
              <w:rPr>
                <w:rFonts w:cs="Times New Roman"/>
                <w:color w:val="000000" w:themeColor="text1"/>
                <w:rPrChange w:id="968" w:author="N F" w:date="2023-12-05T03:08:00Z">
                  <w:rPr>
                    <w:rFonts w:cs="Times New Roman"/>
                  </w:rPr>
                </w:rPrChange>
              </w:rPr>
              <w:t>митоген</w:t>
            </w:r>
            <w:r w:rsidRPr="006E6534">
              <w:rPr>
                <w:rFonts w:cs="Times New Roman"/>
                <w:color w:val="000000" w:themeColor="text1"/>
                <w:lang w:val="en-US"/>
                <w:rPrChange w:id="969" w:author="N F" w:date="2023-12-05T03:08:00Z">
                  <w:rPr>
                    <w:rFonts w:cs="Times New Roman"/>
                    <w:lang w:val="en-US"/>
                  </w:rPr>
                </w:rPrChange>
              </w:rPr>
              <w:t>-</w:t>
            </w:r>
            <w:r w:rsidRPr="006E6534">
              <w:rPr>
                <w:rFonts w:cs="Times New Roman"/>
                <w:color w:val="000000" w:themeColor="text1"/>
                <w:rPrChange w:id="970" w:author="N F" w:date="2023-12-05T03:08:00Z">
                  <w:rPr>
                    <w:rFonts w:cs="Times New Roman"/>
                  </w:rPr>
                </w:rPrChange>
              </w:rPr>
              <w:t>активируемой</w:t>
            </w:r>
            <w:r w:rsidRPr="006E6534">
              <w:rPr>
                <w:rFonts w:cs="Times New Roman"/>
                <w:color w:val="000000" w:themeColor="text1"/>
                <w:lang w:val="en-US"/>
                <w:rPrChange w:id="971" w:author="N F" w:date="2023-12-05T03:08:00Z">
                  <w:rPr>
                    <w:rFonts w:cs="Times New Roman"/>
                    <w:lang w:val="en-US"/>
                  </w:rPr>
                </w:rPrChange>
              </w:rPr>
              <w:t xml:space="preserve"> </w:t>
            </w:r>
            <w:r w:rsidRPr="006E6534">
              <w:rPr>
                <w:rFonts w:cs="Times New Roman"/>
                <w:color w:val="000000" w:themeColor="text1"/>
                <w:rPrChange w:id="972" w:author="N F" w:date="2023-12-05T03:08:00Z">
                  <w:rPr>
                    <w:rFonts w:cs="Times New Roman"/>
                  </w:rPr>
                </w:rPrChange>
              </w:rPr>
              <w:t>протеинкиназы</w:t>
            </w:r>
            <w:r w:rsidRPr="006E6534">
              <w:rPr>
                <w:rFonts w:cs="Times New Roman"/>
                <w:color w:val="000000" w:themeColor="text1"/>
                <w:lang w:val="en-US"/>
                <w:rPrChange w:id="973" w:author="N F" w:date="2023-12-05T03:08:00Z">
                  <w:rPr>
                    <w:rFonts w:cs="Times New Roman"/>
                    <w:lang w:val="en-US"/>
                  </w:rPr>
                </w:rPrChange>
              </w:rPr>
              <w:t xml:space="preserve"> (mitogen-activated protein kinase kinase)</w:t>
            </w:r>
          </w:p>
        </w:tc>
      </w:tr>
      <w:tr w:rsidR="006E6534" w:rsidRPr="006E6534" w14:paraId="5FA96A3A" w14:textId="77777777" w:rsidTr="00212EAE">
        <w:tc>
          <w:tcPr>
            <w:tcW w:w="2122" w:type="dxa"/>
            <w:tcPrChange w:id="974" w:author="Barshadskaya, Yuliya" w:date="2024-01-10T18:28:00Z">
              <w:tcPr>
                <w:tcW w:w="2547" w:type="dxa"/>
              </w:tcPr>
            </w:tcPrChange>
          </w:tcPr>
          <w:p w14:paraId="07156325" w14:textId="77777777" w:rsidR="004C4CE2" w:rsidRPr="006E6534" w:rsidRDefault="004C4CE2" w:rsidP="00647451">
            <w:pPr>
              <w:pStyle w:val="SDText"/>
              <w:ind w:firstLine="0"/>
              <w:rPr>
                <w:rFonts w:cs="Times New Roman"/>
                <w:color w:val="000000" w:themeColor="text1"/>
                <w:rPrChange w:id="975" w:author="N F" w:date="2023-12-05T03:08:00Z">
                  <w:rPr>
                    <w:rFonts w:cs="Times New Roman"/>
                  </w:rPr>
                </w:rPrChange>
              </w:rPr>
            </w:pPr>
            <w:r w:rsidRPr="006E6534">
              <w:rPr>
                <w:rFonts w:cs="Times New Roman"/>
                <w:color w:val="000000" w:themeColor="text1"/>
                <w:rPrChange w:id="976" w:author="N F" w:date="2023-12-05T03:08:00Z">
                  <w:rPr>
                    <w:rFonts w:cs="Times New Roman"/>
                  </w:rPr>
                </w:rPrChange>
              </w:rPr>
              <w:t>pEGFR</w:t>
            </w:r>
          </w:p>
        </w:tc>
        <w:tc>
          <w:tcPr>
            <w:tcW w:w="7223" w:type="dxa"/>
            <w:tcPrChange w:id="977" w:author="Barshadskaya, Yuliya" w:date="2024-01-10T18:28:00Z">
              <w:tcPr>
                <w:tcW w:w="6798" w:type="dxa"/>
              </w:tcPr>
            </w:tcPrChange>
          </w:tcPr>
          <w:p w14:paraId="5A894859" w14:textId="77777777" w:rsidR="004C4CE2" w:rsidRPr="006E6534" w:rsidRDefault="004C4CE2" w:rsidP="00647451">
            <w:pPr>
              <w:pStyle w:val="SDText"/>
              <w:ind w:firstLine="0"/>
              <w:rPr>
                <w:rFonts w:cs="Times New Roman"/>
                <w:color w:val="000000" w:themeColor="text1"/>
                <w:rPrChange w:id="978" w:author="N F" w:date="2023-12-05T03:08:00Z">
                  <w:rPr>
                    <w:rFonts w:cs="Times New Roman"/>
                  </w:rPr>
                </w:rPrChange>
              </w:rPr>
            </w:pPr>
            <w:r w:rsidRPr="006E6534">
              <w:rPr>
                <w:rFonts w:cs="Times New Roman"/>
                <w:color w:val="000000" w:themeColor="text1"/>
                <w:rPrChange w:id="979" w:author="N F" w:date="2023-12-05T03:08:00Z">
                  <w:rPr>
                    <w:rFonts w:cs="Times New Roman"/>
                  </w:rPr>
                </w:rPrChange>
              </w:rPr>
              <w:t>Фосфорилированный рецептор эпидермального фактора роста (</w:t>
            </w:r>
            <w:r w:rsidRPr="006E6534">
              <w:rPr>
                <w:rFonts w:cs="Times New Roman"/>
                <w:color w:val="000000" w:themeColor="text1"/>
                <w:lang w:val="en-US"/>
                <w:rPrChange w:id="980" w:author="N F" w:date="2023-12-05T03:08:00Z">
                  <w:rPr>
                    <w:rFonts w:cs="Times New Roman"/>
                    <w:lang w:val="en-US"/>
                  </w:rPr>
                </w:rPrChange>
              </w:rPr>
              <w:t>phosphorylated</w:t>
            </w:r>
            <w:r w:rsidRPr="006E6534">
              <w:rPr>
                <w:rFonts w:cs="Times New Roman"/>
                <w:color w:val="000000" w:themeColor="text1"/>
                <w:rPrChange w:id="981" w:author="N F" w:date="2023-12-05T03:08:00Z">
                  <w:rPr>
                    <w:rFonts w:cs="Times New Roman"/>
                  </w:rPr>
                </w:rPrChange>
              </w:rPr>
              <w:t xml:space="preserve"> epidermal growth factor receptor)</w:t>
            </w:r>
          </w:p>
        </w:tc>
      </w:tr>
      <w:tr w:rsidR="006E6534" w:rsidRPr="006E6534" w14:paraId="5879D554" w14:textId="77777777" w:rsidTr="00212EAE">
        <w:tc>
          <w:tcPr>
            <w:tcW w:w="2122" w:type="dxa"/>
            <w:tcPrChange w:id="982" w:author="Barshadskaya, Yuliya" w:date="2024-01-10T18:28:00Z">
              <w:tcPr>
                <w:tcW w:w="2547" w:type="dxa"/>
              </w:tcPr>
            </w:tcPrChange>
          </w:tcPr>
          <w:p w14:paraId="015D227E" w14:textId="77777777" w:rsidR="004C4CE2" w:rsidRPr="006E6534" w:rsidRDefault="004C4CE2" w:rsidP="00647451">
            <w:pPr>
              <w:pStyle w:val="SDText"/>
              <w:ind w:firstLine="0"/>
              <w:rPr>
                <w:rFonts w:cs="Times New Roman"/>
                <w:color w:val="000000" w:themeColor="text1"/>
                <w:rPrChange w:id="983" w:author="N F" w:date="2023-12-05T03:08:00Z">
                  <w:rPr>
                    <w:rFonts w:cs="Times New Roman"/>
                  </w:rPr>
                </w:rPrChange>
              </w:rPr>
            </w:pPr>
            <w:r w:rsidRPr="006E6534">
              <w:rPr>
                <w:rFonts w:cs="Times New Roman"/>
                <w:color w:val="000000" w:themeColor="text1"/>
                <w:lang w:val="en-US"/>
                <w:rPrChange w:id="984" w:author="N F" w:date="2023-12-05T03:08:00Z">
                  <w:rPr>
                    <w:rFonts w:cs="Times New Roman"/>
                    <w:lang w:val="en-US"/>
                  </w:rPr>
                </w:rPrChange>
              </w:rPr>
              <w:t>P</w:t>
            </w:r>
            <w:r w:rsidRPr="006E6534">
              <w:rPr>
                <w:rFonts w:cs="Times New Roman"/>
                <w:color w:val="000000" w:themeColor="text1"/>
                <w:rPrChange w:id="985" w:author="N F" w:date="2023-12-05T03:08:00Z">
                  <w:rPr>
                    <w:rFonts w:cs="Times New Roman"/>
                  </w:rPr>
                </w:rPrChange>
              </w:rPr>
              <w:t>-</w:t>
            </w:r>
            <w:r w:rsidRPr="006E6534">
              <w:rPr>
                <w:rFonts w:cs="Times New Roman"/>
                <w:color w:val="000000" w:themeColor="text1"/>
                <w:lang w:val="en-US"/>
                <w:rPrChange w:id="986" w:author="N F" w:date="2023-12-05T03:08:00Z">
                  <w:rPr>
                    <w:rFonts w:cs="Times New Roman"/>
                    <w:lang w:val="en-US"/>
                  </w:rPr>
                </w:rPrChange>
              </w:rPr>
              <w:t>gp</w:t>
            </w:r>
          </w:p>
        </w:tc>
        <w:tc>
          <w:tcPr>
            <w:tcW w:w="7223" w:type="dxa"/>
            <w:tcPrChange w:id="987" w:author="Barshadskaya, Yuliya" w:date="2024-01-10T18:28:00Z">
              <w:tcPr>
                <w:tcW w:w="6798" w:type="dxa"/>
              </w:tcPr>
            </w:tcPrChange>
          </w:tcPr>
          <w:p w14:paraId="6D00F311" w14:textId="77777777" w:rsidR="004C4CE2" w:rsidRPr="006E6534" w:rsidRDefault="004C4CE2" w:rsidP="00647451">
            <w:pPr>
              <w:pStyle w:val="SDText"/>
              <w:ind w:firstLine="0"/>
              <w:rPr>
                <w:rFonts w:cs="Times New Roman"/>
                <w:color w:val="000000" w:themeColor="text1"/>
                <w:rPrChange w:id="988" w:author="N F" w:date="2023-12-05T03:08:00Z">
                  <w:rPr>
                    <w:rFonts w:cs="Times New Roman"/>
                  </w:rPr>
                </w:rPrChange>
              </w:rPr>
            </w:pPr>
            <w:r w:rsidRPr="006E6534">
              <w:rPr>
                <w:rFonts w:cs="Times New Roman"/>
                <w:color w:val="000000" w:themeColor="text1"/>
                <w:lang w:val="en-US"/>
                <w:rPrChange w:id="989" w:author="N F" w:date="2023-12-05T03:08:00Z">
                  <w:rPr>
                    <w:rFonts w:cs="Times New Roman"/>
                    <w:lang w:val="en-US"/>
                  </w:rPr>
                </w:rPrChange>
              </w:rPr>
              <w:t>P-</w:t>
            </w:r>
            <w:r w:rsidRPr="006E6534">
              <w:rPr>
                <w:rFonts w:cs="Times New Roman"/>
                <w:color w:val="000000" w:themeColor="text1"/>
                <w:rPrChange w:id="990" w:author="N F" w:date="2023-12-05T03:08:00Z">
                  <w:rPr>
                    <w:rFonts w:cs="Times New Roman"/>
                  </w:rPr>
                </w:rPrChange>
              </w:rPr>
              <w:t>гликопротеин (</w:t>
            </w:r>
            <w:r w:rsidRPr="006E6534">
              <w:rPr>
                <w:rFonts w:cs="Times New Roman"/>
                <w:color w:val="000000" w:themeColor="text1"/>
                <w:lang w:val="en-US"/>
                <w:rPrChange w:id="991" w:author="N F" w:date="2023-12-05T03:08:00Z">
                  <w:rPr>
                    <w:rFonts w:cs="Times New Roman"/>
                    <w:lang w:val="en-US"/>
                  </w:rPr>
                </w:rPrChange>
              </w:rPr>
              <w:t>P-glycoprotein</w:t>
            </w:r>
            <w:r w:rsidRPr="006E6534">
              <w:rPr>
                <w:rFonts w:cs="Times New Roman"/>
                <w:color w:val="000000" w:themeColor="text1"/>
                <w:rPrChange w:id="992" w:author="N F" w:date="2023-12-05T03:08:00Z">
                  <w:rPr>
                    <w:rFonts w:cs="Times New Roman"/>
                  </w:rPr>
                </w:rPrChange>
              </w:rPr>
              <w:t>)</w:t>
            </w:r>
          </w:p>
        </w:tc>
      </w:tr>
      <w:tr w:rsidR="006E6534" w:rsidRPr="006E6534" w14:paraId="1D0766D2" w14:textId="77777777" w:rsidTr="00212EAE">
        <w:tc>
          <w:tcPr>
            <w:tcW w:w="2122" w:type="dxa"/>
            <w:tcPrChange w:id="993" w:author="Barshadskaya, Yuliya" w:date="2024-01-10T18:28:00Z">
              <w:tcPr>
                <w:tcW w:w="2547" w:type="dxa"/>
              </w:tcPr>
            </w:tcPrChange>
          </w:tcPr>
          <w:p w14:paraId="54F9CA29" w14:textId="77777777" w:rsidR="004C4CE2" w:rsidRPr="006E6534" w:rsidRDefault="004C4CE2" w:rsidP="00647451">
            <w:pPr>
              <w:pStyle w:val="SDText"/>
              <w:ind w:firstLine="0"/>
              <w:rPr>
                <w:rFonts w:cs="Times New Roman"/>
                <w:color w:val="000000" w:themeColor="text1"/>
                <w:rPrChange w:id="994" w:author="N F" w:date="2023-12-05T03:08:00Z">
                  <w:rPr>
                    <w:rFonts w:cs="Times New Roman"/>
                  </w:rPr>
                </w:rPrChange>
              </w:rPr>
            </w:pPr>
            <w:r w:rsidRPr="006E6534">
              <w:rPr>
                <w:rFonts w:cs="Times New Roman"/>
                <w:color w:val="000000" w:themeColor="text1"/>
                <w:lang w:val="en-US"/>
                <w:rPrChange w:id="995" w:author="N F" w:date="2023-12-05T03:08:00Z">
                  <w:rPr>
                    <w:rFonts w:cs="Times New Roman"/>
                    <w:lang w:val="en-US"/>
                  </w:rPr>
                </w:rPrChange>
              </w:rPr>
              <w:t>PXR</w:t>
            </w:r>
          </w:p>
        </w:tc>
        <w:tc>
          <w:tcPr>
            <w:tcW w:w="7223" w:type="dxa"/>
            <w:tcPrChange w:id="996" w:author="Barshadskaya, Yuliya" w:date="2024-01-10T18:28:00Z">
              <w:tcPr>
                <w:tcW w:w="6798" w:type="dxa"/>
              </w:tcPr>
            </w:tcPrChange>
          </w:tcPr>
          <w:p w14:paraId="0DCD6E26" w14:textId="77777777" w:rsidR="004C4CE2" w:rsidRPr="006E6534" w:rsidRDefault="004C4CE2" w:rsidP="00647451">
            <w:pPr>
              <w:pStyle w:val="SDText"/>
              <w:ind w:firstLine="0"/>
              <w:rPr>
                <w:rFonts w:cs="Times New Roman"/>
                <w:color w:val="000000" w:themeColor="text1"/>
                <w:rPrChange w:id="997" w:author="N F" w:date="2023-12-05T03:08:00Z">
                  <w:rPr>
                    <w:rFonts w:cs="Times New Roman"/>
                  </w:rPr>
                </w:rPrChange>
              </w:rPr>
            </w:pPr>
            <w:r w:rsidRPr="006E6534">
              <w:rPr>
                <w:rFonts w:cs="Times New Roman"/>
                <w:color w:val="000000" w:themeColor="text1"/>
                <w:rPrChange w:id="998" w:author="N F" w:date="2023-12-05T03:08:00Z">
                  <w:rPr>
                    <w:rFonts w:cs="Times New Roman"/>
                  </w:rPr>
                </w:rPrChange>
              </w:rPr>
              <w:t>Прегнан-</w:t>
            </w:r>
            <w:r w:rsidRPr="006E6534">
              <w:rPr>
                <w:rFonts w:cs="Times New Roman"/>
                <w:color w:val="000000" w:themeColor="text1"/>
                <w:lang w:val="en-US"/>
                <w:rPrChange w:id="999" w:author="N F" w:date="2023-12-05T03:08:00Z">
                  <w:rPr>
                    <w:rFonts w:cs="Times New Roman"/>
                    <w:lang w:val="en-US"/>
                  </w:rPr>
                </w:rPrChange>
              </w:rPr>
              <w:t>X</w:t>
            </w:r>
            <w:r w:rsidRPr="006E6534">
              <w:rPr>
                <w:rFonts w:cs="Times New Roman"/>
                <w:color w:val="000000" w:themeColor="text1"/>
                <w:rPrChange w:id="1000" w:author="N F" w:date="2023-12-05T03:08:00Z">
                  <w:rPr>
                    <w:rFonts w:cs="Times New Roman"/>
                  </w:rPr>
                </w:rPrChange>
              </w:rPr>
              <w:t>-рецептор (</w:t>
            </w:r>
            <w:r w:rsidRPr="006E6534">
              <w:rPr>
                <w:rFonts w:cs="Times New Roman"/>
                <w:color w:val="000000" w:themeColor="text1"/>
                <w:lang w:val="en-US"/>
                <w:rPrChange w:id="1001" w:author="N F" w:date="2023-12-05T03:08:00Z">
                  <w:rPr>
                    <w:rFonts w:cs="Times New Roman"/>
                    <w:lang w:val="en-US"/>
                  </w:rPr>
                </w:rPrChange>
              </w:rPr>
              <w:t>pregnan</w:t>
            </w:r>
            <w:r w:rsidRPr="006E6534">
              <w:rPr>
                <w:rFonts w:cs="Times New Roman"/>
                <w:color w:val="000000" w:themeColor="text1"/>
                <w:rPrChange w:id="1002" w:author="N F" w:date="2023-12-05T03:08:00Z">
                  <w:rPr>
                    <w:rFonts w:cs="Times New Roman"/>
                  </w:rPr>
                </w:rPrChange>
              </w:rPr>
              <w:t>-</w:t>
            </w:r>
            <w:r w:rsidRPr="006E6534">
              <w:rPr>
                <w:rFonts w:cs="Times New Roman"/>
                <w:color w:val="000000" w:themeColor="text1"/>
                <w:lang w:val="en-US"/>
                <w:rPrChange w:id="1003" w:author="N F" w:date="2023-12-05T03:08:00Z">
                  <w:rPr>
                    <w:rFonts w:cs="Times New Roman"/>
                    <w:lang w:val="en-US"/>
                  </w:rPr>
                </w:rPrChange>
              </w:rPr>
              <w:t>X</w:t>
            </w:r>
            <w:r w:rsidRPr="006E6534">
              <w:rPr>
                <w:rFonts w:cs="Times New Roman"/>
                <w:color w:val="000000" w:themeColor="text1"/>
                <w:rPrChange w:id="1004" w:author="N F" w:date="2023-12-05T03:08:00Z">
                  <w:rPr>
                    <w:rFonts w:cs="Times New Roman"/>
                  </w:rPr>
                </w:rPrChange>
              </w:rPr>
              <w:t>-</w:t>
            </w:r>
            <w:r w:rsidRPr="006E6534">
              <w:rPr>
                <w:rFonts w:cs="Times New Roman"/>
                <w:color w:val="000000" w:themeColor="text1"/>
                <w:lang w:val="en-US"/>
                <w:rPrChange w:id="1005" w:author="N F" w:date="2023-12-05T03:08:00Z">
                  <w:rPr>
                    <w:rFonts w:cs="Times New Roman"/>
                    <w:lang w:val="en-US"/>
                  </w:rPr>
                </w:rPrChange>
              </w:rPr>
              <w:t>receptor</w:t>
            </w:r>
            <w:r w:rsidRPr="006E6534">
              <w:rPr>
                <w:rFonts w:cs="Times New Roman"/>
                <w:color w:val="000000" w:themeColor="text1"/>
                <w:rPrChange w:id="1006" w:author="N F" w:date="2023-12-05T03:08:00Z">
                  <w:rPr>
                    <w:rFonts w:cs="Times New Roman"/>
                  </w:rPr>
                </w:rPrChange>
              </w:rPr>
              <w:t>)</w:t>
            </w:r>
          </w:p>
        </w:tc>
      </w:tr>
    </w:tbl>
    <w:p w14:paraId="50DC4D02" w14:textId="77777777" w:rsidR="004B3061" w:rsidRPr="006E6534" w:rsidRDefault="00E05E5D" w:rsidP="009B3DC5">
      <w:pPr>
        <w:pStyle w:val="SDText"/>
        <w:rPr>
          <w:rFonts w:cs="Times New Roman"/>
          <w:color w:val="000000" w:themeColor="text1"/>
          <w:rPrChange w:id="1007" w:author="N F" w:date="2023-12-05T03:08:00Z">
            <w:rPr>
              <w:rFonts w:cs="Times New Roman"/>
            </w:rPr>
          </w:rPrChange>
        </w:rPr>
      </w:pPr>
      <w:r w:rsidRPr="006E6534">
        <w:rPr>
          <w:rFonts w:cs="Times New Roman"/>
          <w:color w:val="000000" w:themeColor="text1"/>
          <w:rPrChange w:id="1008" w:author="N F" w:date="2023-12-05T03:08:00Z">
            <w:rPr>
              <w:rFonts w:cs="Times New Roman"/>
            </w:rPr>
          </w:rPrChange>
        </w:rPr>
        <w:br w:type="page"/>
      </w:r>
    </w:p>
    <w:p w14:paraId="1C69163C" w14:textId="01300555" w:rsidR="00734A98" w:rsidRPr="00212EAE" w:rsidRDefault="00734A98" w:rsidP="00212EAE">
      <w:pPr>
        <w:pStyle w:val="1"/>
        <w:numPr>
          <w:ilvl w:val="0"/>
          <w:numId w:val="0"/>
        </w:numPr>
        <w:spacing w:line="240" w:lineRule="auto"/>
        <w:rPr>
          <w:rFonts w:cs="Times New Roman"/>
          <w:sz w:val="24"/>
          <w:szCs w:val="24"/>
        </w:rPr>
      </w:pPr>
      <w:bookmarkStart w:id="1009" w:name="_Toc115732975"/>
      <w:r w:rsidRPr="00212EAE">
        <w:rPr>
          <w:rFonts w:cs="Times New Roman"/>
          <w:sz w:val="24"/>
          <w:szCs w:val="24"/>
        </w:rPr>
        <w:lastRenderedPageBreak/>
        <w:t>ИСТОРИЯ ДОКУМЕНТА</w:t>
      </w:r>
      <w:bookmarkEnd w:id="1009"/>
    </w:p>
    <w:tbl>
      <w:tblPr>
        <w:tblStyle w:val="a4"/>
        <w:tblW w:w="0" w:type="auto"/>
        <w:tblInd w:w="-5" w:type="dxa"/>
        <w:tblLook w:val="04A0" w:firstRow="1" w:lastRow="0" w:firstColumn="1" w:lastColumn="0" w:noHBand="0" w:noVBand="1"/>
      </w:tblPr>
      <w:tblGrid>
        <w:gridCol w:w="2924"/>
        <w:gridCol w:w="6426"/>
      </w:tblGrid>
      <w:tr w:rsidR="006E6534" w:rsidRPr="006E6534" w14:paraId="01719EBE" w14:textId="77777777" w:rsidTr="00212EAE">
        <w:trPr>
          <w:trHeight w:val="659"/>
          <w:ins w:id="1010" w:author="N F" w:date="2023-08-03T17:48:00Z"/>
        </w:trPr>
        <w:tc>
          <w:tcPr>
            <w:tcW w:w="2924" w:type="dxa"/>
            <w:shd w:val="clear" w:color="auto" w:fill="D9D9D9" w:themeFill="background1" w:themeFillShade="D9"/>
            <w:vAlign w:val="center"/>
          </w:tcPr>
          <w:p w14:paraId="4E7C708A" w14:textId="77777777" w:rsidR="006E30E2" w:rsidRPr="006E6534" w:rsidRDefault="006E30E2" w:rsidP="00787A04">
            <w:pPr>
              <w:jc w:val="center"/>
              <w:rPr>
                <w:ins w:id="1011" w:author="N F" w:date="2023-08-03T17:48:00Z"/>
                <w:rFonts w:cs="Times New Roman"/>
                <w:b/>
                <w:color w:val="000000" w:themeColor="text1"/>
                <w:highlight w:val="green"/>
                <w:rPrChange w:id="1012" w:author="N F" w:date="2023-12-05T03:08:00Z">
                  <w:rPr>
                    <w:ins w:id="1013" w:author="N F" w:date="2023-08-03T17:48:00Z"/>
                    <w:rFonts w:cs="Times New Roman"/>
                    <w:b/>
                    <w:highlight w:val="green"/>
                  </w:rPr>
                </w:rPrChange>
              </w:rPr>
            </w:pPr>
            <w:ins w:id="1014" w:author="N F" w:date="2023-08-03T17:48:00Z">
              <w:r w:rsidRPr="006E6534">
                <w:rPr>
                  <w:rFonts w:cs="Times New Roman"/>
                  <w:b/>
                  <w:color w:val="000000" w:themeColor="text1"/>
                  <w:highlight w:val="green"/>
                  <w:rPrChange w:id="1015" w:author="N F" w:date="2023-12-05T03:08:00Z">
                    <w:rPr>
                      <w:rFonts w:cs="Times New Roman"/>
                      <w:b/>
                      <w:highlight w:val="green"/>
                    </w:rPr>
                  </w:rPrChange>
                </w:rPr>
                <w:t xml:space="preserve">Версия </w:t>
              </w:r>
            </w:ins>
          </w:p>
        </w:tc>
        <w:tc>
          <w:tcPr>
            <w:tcW w:w="6426" w:type="dxa"/>
            <w:shd w:val="clear" w:color="auto" w:fill="D9D9D9" w:themeFill="background1" w:themeFillShade="D9"/>
            <w:vAlign w:val="center"/>
          </w:tcPr>
          <w:p w14:paraId="16F64995" w14:textId="77777777" w:rsidR="006E30E2" w:rsidRPr="006E6534" w:rsidRDefault="006E30E2" w:rsidP="00787A04">
            <w:pPr>
              <w:jc w:val="center"/>
              <w:rPr>
                <w:ins w:id="1016" w:author="N F" w:date="2023-08-03T17:48:00Z"/>
                <w:rFonts w:cs="Times New Roman"/>
                <w:b/>
                <w:color w:val="000000" w:themeColor="text1"/>
                <w:highlight w:val="green"/>
                <w:rPrChange w:id="1017" w:author="N F" w:date="2023-12-05T03:08:00Z">
                  <w:rPr>
                    <w:ins w:id="1018" w:author="N F" w:date="2023-08-03T17:48:00Z"/>
                    <w:rFonts w:cs="Times New Roman"/>
                    <w:b/>
                    <w:highlight w:val="green"/>
                  </w:rPr>
                </w:rPrChange>
              </w:rPr>
            </w:pPr>
            <w:ins w:id="1019" w:author="N F" w:date="2023-08-03T17:48:00Z">
              <w:r w:rsidRPr="006E6534">
                <w:rPr>
                  <w:rFonts w:cs="Times New Roman"/>
                  <w:b/>
                  <w:color w:val="000000" w:themeColor="text1"/>
                  <w:highlight w:val="green"/>
                  <w:rPrChange w:id="1020" w:author="N F" w:date="2023-12-05T03:08:00Z">
                    <w:rPr>
                      <w:rFonts w:cs="Times New Roman"/>
                      <w:b/>
                      <w:highlight w:val="green"/>
                    </w:rPr>
                  </w:rPrChange>
                </w:rPr>
                <w:t>Описание изменений</w:t>
              </w:r>
            </w:ins>
          </w:p>
        </w:tc>
      </w:tr>
      <w:tr w:rsidR="006E6534" w:rsidRPr="006E6534" w14:paraId="5922EF4F" w14:textId="77777777" w:rsidTr="00212EAE">
        <w:trPr>
          <w:trHeight w:val="304"/>
          <w:ins w:id="1021" w:author="N F" w:date="2023-08-03T17:48:00Z"/>
        </w:trPr>
        <w:tc>
          <w:tcPr>
            <w:tcW w:w="2924" w:type="dxa"/>
            <w:shd w:val="clear" w:color="auto" w:fill="auto"/>
            <w:vAlign w:val="center"/>
          </w:tcPr>
          <w:p w14:paraId="7EE388AE" w14:textId="50D85D25" w:rsidR="006E30E2" w:rsidRPr="006E6534" w:rsidRDefault="006E30E2" w:rsidP="00212EAE">
            <w:pPr>
              <w:ind w:firstLine="0"/>
              <w:jc w:val="left"/>
              <w:rPr>
                <w:ins w:id="1022" w:author="N F" w:date="2023-08-03T17:48:00Z"/>
                <w:rFonts w:cs="Times New Roman"/>
                <w:color w:val="000000" w:themeColor="text1"/>
                <w:highlight w:val="green"/>
                <w:rPrChange w:id="1023" w:author="N F" w:date="2023-12-05T03:08:00Z">
                  <w:rPr>
                    <w:ins w:id="1024" w:author="N F" w:date="2023-08-03T17:48:00Z"/>
                    <w:rFonts w:cs="Times New Roman"/>
                    <w:highlight w:val="green"/>
                  </w:rPr>
                </w:rPrChange>
              </w:rPr>
            </w:pPr>
            <w:ins w:id="1025" w:author="N F" w:date="2023-08-03T17:48:00Z">
              <w:r w:rsidRPr="006E6534">
                <w:rPr>
                  <w:rFonts w:cs="Times New Roman"/>
                  <w:color w:val="000000" w:themeColor="text1"/>
                  <w:highlight w:val="green"/>
                  <w:rPrChange w:id="1026" w:author="N F" w:date="2023-12-05T03:08:00Z">
                    <w:rPr>
                      <w:rFonts w:cs="Times New Roman"/>
                      <w:highlight w:val="green"/>
                    </w:rPr>
                  </w:rPrChange>
                </w:rPr>
                <w:t xml:space="preserve">1.0 от </w:t>
              </w:r>
              <w:r w:rsidRPr="006E6534">
                <w:rPr>
                  <w:rFonts w:cs="Times New Roman"/>
                  <w:color w:val="000000" w:themeColor="text1"/>
                  <w:highlight w:val="green"/>
                  <w:lang w:val="en-US"/>
                  <w:rPrChange w:id="1027" w:author="N F" w:date="2023-12-05T03:08:00Z">
                    <w:rPr>
                      <w:rFonts w:cs="Times New Roman"/>
                      <w:highlight w:val="green"/>
                      <w:lang w:val="en-US"/>
                    </w:rPr>
                  </w:rPrChange>
                </w:rPr>
                <w:t>XX</w:t>
              </w:r>
              <w:r w:rsidRPr="006E6534">
                <w:rPr>
                  <w:rFonts w:cs="Times New Roman"/>
                  <w:color w:val="000000" w:themeColor="text1"/>
                  <w:highlight w:val="green"/>
                  <w:rPrChange w:id="1028" w:author="N F" w:date="2023-12-05T03:08:00Z">
                    <w:rPr>
                      <w:rFonts w:cs="Times New Roman"/>
                      <w:highlight w:val="green"/>
                    </w:rPr>
                  </w:rPrChange>
                </w:rPr>
                <w:t xml:space="preserve"> </w:t>
              </w:r>
            </w:ins>
            <w:r w:rsidR="00212EAE">
              <w:rPr>
                <w:rFonts w:cs="Times New Roman"/>
                <w:color w:val="000000" w:themeColor="text1"/>
                <w:highlight w:val="green"/>
              </w:rPr>
              <w:t>января</w:t>
            </w:r>
            <w:ins w:id="1029" w:author="N F" w:date="2023-08-03T17:48:00Z">
              <w:r w:rsidRPr="006E6534">
                <w:rPr>
                  <w:rFonts w:cs="Times New Roman"/>
                  <w:color w:val="000000" w:themeColor="text1"/>
                  <w:highlight w:val="green"/>
                  <w:rPrChange w:id="1030" w:author="N F" w:date="2023-12-05T03:08:00Z">
                    <w:rPr>
                      <w:rFonts w:cs="Times New Roman"/>
                      <w:highlight w:val="green"/>
                    </w:rPr>
                  </w:rPrChange>
                </w:rPr>
                <w:t xml:space="preserve"> 202</w:t>
              </w:r>
            </w:ins>
            <w:r w:rsidR="00212EAE">
              <w:rPr>
                <w:rFonts w:cs="Times New Roman"/>
                <w:color w:val="000000" w:themeColor="text1"/>
                <w:highlight w:val="green"/>
              </w:rPr>
              <w:t>4</w:t>
            </w:r>
            <w:ins w:id="1031" w:author="N F" w:date="2023-08-03T17:48:00Z">
              <w:r w:rsidRPr="006E6534">
                <w:rPr>
                  <w:rFonts w:cs="Times New Roman"/>
                  <w:color w:val="000000" w:themeColor="text1"/>
                  <w:highlight w:val="green"/>
                  <w:rPrChange w:id="1032" w:author="N F" w:date="2023-12-05T03:08:00Z">
                    <w:rPr>
                      <w:rFonts w:cs="Times New Roman"/>
                      <w:highlight w:val="green"/>
                    </w:rPr>
                  </w:rPrChange>
                </w:rPr>
                <w:t xml:space="preserve"> г.</w:t>
              </w:r>
            </w:ins>
          </w:p>
        </w:tc>
        <w:tc>
          <w:tcPr>
            <w:tcW w:w="6426" w:type="dxa"/>
            <w:shd w:val="clear" w:color="auto" w:fill="auto"/>
            <w:vAlign w:val="center"/>
          </w:tcPr>
          <w:p w14:paraId="79FF7B1D" w14:textId="77777777" w:rsidR="006E30E2" w:rsidRPr="006E6534" w:rsidRDefault="006E30E2" w:rsidP="00212EAE">
            <w:pPr>
              <w:ind w:firstLine="0"/>
              <w:rPr>
                <w:ins w:id="1033" w:author="N F" w:date="2023-08-03T17:48:00Z"/>
                <w:rFonts w:cs="Times New Roman"/>
                <w:color w:val="000000" w:themeColor="text1"/>
                <w:highlight w:val="green"/>
                <w:rPrChange w:id="1034" w:author="N F" w:date="2023-12-05T03:08:00Z">
                  <w:rPr>
                    <w:ins w:id="1035" w:author="N F" w:date="2023-08-03T17:48:00Z"/>
                    <w:rFonts w:cs="Times New Roman"/>
                    <w:highlight w:val="green"/>
                  </w:rPr>
                </w:rPrChange>
              </w:rPr>
            </w:pPr>
            <w:ins w:id="1036" w:author="N F" w:date="2023-08-03T17:48:00Z">
              <w:r w:rsidRPr="006E6534">
                <w:rPr>
                  <w:rFonts w:cs="Times New Roman"/>
                  <w:color w:val="000000" w:themeColor="text1"/>
                  <w:highlight w:val="green"/>
                  <w:rPrChange w:id="1037" w:author="N F" w:date="2023-12-05T03:08:00Z">
                    <w:rPr>
                      <w:rFonts w:cs="Times New Roman"/>
                      <w:highlight w:val="green"/>
                    </w:rPr>
                  </w:rPrChange>
                </w:rPr>
                <w:t>Исходная версия.</w:t>
              </w:r>
            </w:ins>
          </w:p>
        </w:tc>
      </w:tr>
    </w:tbl>
    <w:p w14:paraId="1CC3FBCA" w14:textId="77777777" w:rsidR="00734A98" w:rsidRPr="006E6534" w:rsidRDefault="00734A98" w:rsidP="009B3DC5">
      <w:pPr>
        <w:pStyle w:val="SDText"/>
        <w:rPr>
          <w:rFonts w:cs="Times New Roman"/>
          <w:color w:val="000000" w:themeColor="text1"/>
          <w:rPrChange w:id="1038" w:author="N F" w:date="2023-12-05T03:08:00Z">
            <w:rPr>
              <w:rFonts w:cs="Times New Roman"/>
            </w:rPr>
          </w:rPrChange>
        </w:rPr>
      </w:pPr>
    </w:p>
    <w:p w14:paraId="352F8C1C" w14:textId="77777777" w:rsidR="00734A98" w:rsidRPr="006E6534" w:rsidRDefault="00734A98" w:rsidP="009B3DC5">
      <w:pPr>
        <w:pStyle w:val="SDText"/>
        <w:rPr>
          <w:rFonts w:cs="Times New Roman"/>
          <w:color w:val="000000" w:themeColor="text1"/>
          <w:rPrChange w:id="1039" w:author="N F" w:date="2023-12-05T03:08:00Z">
            <w:rPr>
              <w:rFonts w:cs="Times New Roman"/>
            </w:rPr>
          </w:rPrChange>
        </w:rPr>
        <w:sectPr w:rsidR="00734A98" w:rsidRPr="006E6534" w:rsidSect="00F85178">
          <w:pgSz w:w="11906" w:h="16838"/>
          <w:pgMar w:top="1134" w:right="850" w:bottom="1134" w:left="1701" w:header="708" w:footer="708" w:gutter="0"/>
          <w:cols w:space="708"/>
          <w:docGrid w:linePitch="360"/>
        </w:sectPr>
      </w:pPr>
    </w:p>
    <w:p w14:paraId="2E832D47" w14:textId="51772855" w:rsidR="00157F01" w:rsidRPr="00BF4043" w:rsidRDefault="00113B29">
      <w:pPr>
        <w:pStyle w:val="1"/>
        <w:numPr>
          <w:ilvl w:val="0"/>
          <w:numId w:val="0"/>
        </w:numPr>
        <w:spacing w:line="240" w:lineRule="auto"/>
        <w:rPr>
          <w:rFonts w:cs="Times New Roman"/>
          <w:sz w:val="24"/>
          <w:rPrChange w:id="1040" w:author="Barshadskaya, Yuliya" w:date="2024-02-23T15:17:00Z">
            <w:rPr>
              <w:rFonts w:cs="Times New Roman"/>
            </w:rPr>
          </w:rPrChange>
        </w:rPr>
        <w:pPrChange w:id="1041" w:author="Barshadskaya, Yuliya" w:date="2024-02-23T15:17:00Z">
          <w:pPr>
            <w:pStyle w:val="1"/>
            <w:numPr>
              <w:numId w:val="0"/>
            </w:numPr>
            <w:ind w:left="431" w:firstLine="0"/>
          </w:pPr>
        </w:pPrChange>
      </w:pPr>
      <w:bookmarkStart w:id="1042" w:name="_Toc115732976"/>
      <w:r w:rsidRPr="00BF4043">
        <w:rPr>
          <w:rFonts w:cs="Times New Roman"/>
          <w:sz w:val="24"/>
          <w:rPrChange w:id="1043" w:author="Barshadskaya, Yuliya" w:date="2024-02-23T15:17:00Z">
            <w:rPr>
              <w:rFonts w:cs="Times New Roman"/>
            </w:rPr>
          </w:rPrChange>
        </w:rPr>
        <w:lastRenderedPageBreak/>
        <w:t>СПИСОК ТАБЛИЦ</w:t>
      </w:r>
      <w:bookmarkEnd w:id="1042"/>
    </w:p>
    <w:p w14:paraId="0D05DDA4" w14:textId="360886A3" w:rsidR="004C4CE2" w:rsidRPr="00BF4043" w:rsidRDefault="009B3DC5">
      <w:pPr>
        <w:pStyle w:val="aa"/>
        <w:tabs>
          <w:tab w:val="right" w:leader="dot" w:pos="9345"/>
        </w:tabs>
        <w:spacing w:line="240" w:lineRule="auto"/>
        <w:ind w:firstLine="0"/>
        <w:rPr>
          <w:rFonts w:eastAsiaTheme="minorEastAsia" w:cs="Times New Roman"/>
          <w:noProof/>
          <w:color w:val="000000" w:themeColor="text1"/>
          <w:sz w:val="24"/>
          <w:szCs w:val="24"/>
          <w:lang w:eastAsia="ru-RU"/>
          <w:rPrChange w:id="1044" w:author="Barshadskaya, Yuliya" w:date="2024-02-23T15:18:00Z">
            <w:rPr>
              <w:rFonts w:asciiTheme="minorHAnsi" w:eastAsiaTheme="minorEastAsia" w:hAnsiTheme="minorHAnsi"/>
              <w:noProof/>
              <w:sz w:val="22"/>
              <w:lang w:eastAsia="ru-RU"/>
            </w:rPr>
          </w:rPrChange>
        </w:rPr>
        <w:pPrChange w:id="1045" w:author="Barshadskaya, Yuliya" w:date="2024-02-23T15:18:00Z">
          <w:pPr>
            <w:pStyle w:val="aa"/>
            <w:tabs>
              <w:tab w:val="right" w:leader="dot" w:pos="9345"/>
            </w:tabs>
            <w:ind w:firstLine="0"/>
          </w:pPr>
        </w:pPrChange>
      </w:pPr>
      <w:r w:rsidRPr="00BF4043">
        <w:rPr>
          <w:rFonts w:eastAsiaTheme="majorEastAsia" w:cs="Times New Roman"/>
          <w:b/>
          <w:color w:val="000000" w:themeColor="text1"/>
          <w:sz w:val="24"/>
          <w:szCs w:val="24"/>
          <w:rPrChange w:id="1046" w:author="Barshadskaya, Yuliya" w:date="2024-02-23T15:18:00Z">
            <w:rPr>
              <w:rFonts w:eastAsiaTheme="majorEastAsia" w:cs="Times New Roman"/>
              <w:b/>
              <w:color w:val="000000" w:themeColor="text1"/>
              <w:sz w:val="32"/>
              <w:szCs w:val="32"/>
            </w:rPr>
          </w:rPrChange>
        </w:rPr>
        <w:fldChar w:fldCharType="begin"/>
      </w:r>
      <w:r w:rsidRPr="00BF4043">
        <w:rPr>
          <w:rFonts w:cs="Times New Roman"/>
          <w:color w:val="000000" w:themeColor="text1"/>
          <w:sz w:val="24"/>
          <w:szCs w:val="24"/>
          <w:rPrChange w:id="1047" w:author="Barshadskaya, Yuliya" w:date="2024-02-23T15:18:00Z">
            <w:rPr>
              <w:rFonts w:cs="Times New Roman"/>
            </w:rPr>
          </w:rPrChange>
        </w:rPr>
        <w:instrText xml:space="preserve"> TOC \c "Таблица" </w:instrText>
      </w:r>
      <w:r w:rsidRPr="00BF4043">
        <w:rPr>
          <w:rFonts w:eastAsiaTheme="majorEastAsia" w:cs="Times New Roman"/>
          <w:b/>
          <w:color w:val="000000" w:themeColor="text1"/>
          <w:sz w:val="24"/>
          <w:szCs w:val="24"/>
          <w:rPrChange w:id="1048" w:author="Barshadskaya, Yuliya" w:date="2024-02-23T15:18:00Z">
            <w:rPr>
              <w:rFonts w:cs="Times New Roman"/>
            </w:rPr>
          </w:rPrChange>
        </w:rPr>
        <w:fldChar w:fldCharType="separate"/>
      </w:r>
      <w:r w:rsidR="004C4CE2" w:rsidRPr="00BF4043">
        <w:rPr>
          <w:rFonts w:cs="Times New Roman"/>
          <w:b/>
          <w:noProof/>
          <w:color w:val="000000" w:themeColor="text1"/>
          <w:sz w:val="24"/>
          <w:szCs w:val="24"/>
          <w:rPrChange w:id="1049" w:author="Barshadskaya, Yuliya" w:date="2024-02-23T15:18:00Z">
            <w:rPr>
              <w:rFonts w:cs="Times New Roman"/>
              <w:noProof/>
            </w:rPr>
          </w:rPrChange>
        </w:rPr>
        <w:t>Таблица 1</w:t>
      </w:r>
      <w:r w:rsidR="004C4CE2" w:rsidRPr="00BF4043">
        <w:rPr>
          <w:rFonts w:cs="Times New Roman"/>
          <w:b/>
          <w:noProof/>
          <w:color w:val="000000" w:themeColor="text1"/>
          <w:sz w:val="24"/>
          <w:szCs w:val="24"/>
          <w:rPrChange w:id="1050" w:author="Barshadskaya, Yuliya" w:date="2024-02-23T15:18:00Z">
            <w:rPr>
              <w:rFonts w:cs="Times New Roman"/>
              <w:noProof/>
            </w:rPr>
          </w:rPrChange>
        </w:rPr>
        <w:noBreakHyphen/>
        <w:t>1</w:t>
      </w:r>
      <w:ins w:id="1051" w:author="Barshadskaya, Yuliya" w:date="2024-02-23T15:18:00Z">
        <w:r w:rsidR="00BF4043" w:rsidRPr="00BF4043">
          <w:rPr>
            <w:rFonts w:cs="Times New Roman"/>
            <w:b/>
            <w:noProof/>
            <w:color w:val="000000" w:themeColor="text1"/>
            <w:sz w:val="24"/>
            <w:szCs w:val="24"/>
            <w:rPrChange w:id="1052" w:author="Barshadskaya, Yuliya" w:date="2024-02-23T15:18:00Z">
              <w:rPr>
                <w:rFonts w:cs="Times New Roman"/>
                <w:noProof/>
                <w:color w:val="000000" w:themeColor="text1"/>
                <w:sz w:val="24"/>
                <w:szCs w:val="24"/>
              </w:rPr>
            </w:rPrChange>
          </w:rPr>
          <w:t>.</w:t>
        </w:r>
      </w:ins>
      <w:r w:rsidR="004C4CE2" w:rsidRPr="00BF4043">
        <w:rPr>
          <w:rFonts w:cs="Times New Roman"/>
          <w:noProof/>
          <w:color w:val="000000" w:themeColor="text1"/>
          <w:sz w:val="24"/>
          <w:szCs w:val="24"/>
          <w:rPrChange w:id="1053" w:author="Barshadskaya, Yuliya" w:date="2024-02-23T15:18:00Z">
            <w:rPr>
              <w:rFonts w:cs="Times New Roman"/>
              <w:noProof/>
            </w:rPr>
          </w:rPrChange>
        </w:rPr>
        <w:t xml:space="preserve"> Рекомендуемые схемы лекарственной терапии при проведении адъювантной терапии немелкоклеточного рака легкого </w:t>
      </w:r>
      <w:r w:rsidR="00BF4043" w:rsidRPr="00BF4043">
        <w:rPr>
          <w:sz w:val="24"/>
        </w:rPr>
        <w:fldChar w:fldCharType="begin"/>
      </w:r>
      <w:r w:rsidR="00BF4043" w:rsidRPr="00BF4043">
        <w:rPr>
          <w:sz w:val="24"/>
        </w:rPr>
        <w:instrText xml:space="preserve"> ADDIN ZOTERO_ITEM CSL_CITATION {"citationID":"yyg4kpq8","properties":{"formattedCitation":"(1)","plainCitation":"(1)","noteIndex":0},"citationItems":[{"id":161885,"uris":["http://zotero.org/groups/4735135/items/TKC58DDZ"],"itemData":{"id":161885,"type":"webpage","title":"Злокачественное новообразование бронхов и легкого. Клинические рекомендации","URL":"https://cr.minzdrav.gov.ru/recomend/30_4","author":[{"family":"Ассоциация онкологов России","given":""}],"accessed":{"date-parts":[["2022",8,2]]},"issued":{"date-parts":[["2022"]]}}}],"schema":"https://github.com/citation-style-language/schema/raw/master/csl-citation.json"} </w:instrText>
      </w:r>
      <w:r w:rsidR="00BF4043" w:rsidRPr="00BF4043">
        <w:rPr>
          <w:sz w:val="24"/>
        </w:rPr>
        <w:fldChar w:fldCharType="separate"/>
      </w:r>
      <w:ins w:id="1054" w:author="Barshadskaya, Yuliya" w:date="2024-01-12T22:23:00Z">
        <w:r w:rsidR="00BF4043" w:rsidRPr="00BF4043">
          <w:rPr>
            <w:sz w:val="24"/>
          </w:rPr>
          <w:t>[</w:t>
        </w:r>
      </w:ins>
      <w:del w:id="1055" w:author="Barshadskaya, Yuliya" w:date="2024-01-12T22:23:00Z">
        <w:r w:rsidR="00BF4043" w:rsidRPr="00BF4043" w:rsidDel="004A0FC3">
          <w:rPr>
            <w:sz w:val="24"/>
          </w:rPr>
          <w:delText>(</w:delText>
        </w:r>
      </w:del>
      <w:r w:rsidR="00BF4043" w:rsidRPr="00BF4043">
        <w:rPr>
          <w:sz w:val="24"/>
        </w:rPr>
        <w:t>1</w:t>
      </w:r>
      <w:ins w:id="1056" w:author="Barshadskaya, Yuliya" w:date="2024-01-12T22:23:00Z">
        <w:r w:rsidR="00BF4043" w:rsidRPr="00BF4043">
          <w:rPr>
            <w:sz w:val="24"/>
          </w:rPr>
          <w:t>]</w:t>
        </w:r>
      </w:ins>
      <w:del w:id="1057" w:author="Barshadskaya, Yuliya" w:date="2024-01-12T22:23:00Z">
        <w:r w:rsidR="00BF4043" w:rsidRPr="00BF4043" w:rsidDel="004A0FC3">
          <w:rPr>
            <w:sz w:val="24"/>
          </w:rPr>
          <w:delText>)</w:delText>
        </w:r>
      </w:del>
      <w:r w:rsidR="00BF4043" w:rsidRPr="00BF4043">
        <w:rPr>
          <w:sz w:val="24"/>
        </w:rPr>
        <w:fldChar w:fldCharType="end"/>
      </w:r>
      <w:r w:rsidR="004C4CE2" w:rsidRPr="00BF4043">
        <w:rPr>
          <w:rFonts w:cs="Times New Roman"/>
          <w:noProof/>
          <w:color w:val="000000" w:themeColor="text1"/>
          <w:sz w:val="24"/>
          <w:szCs w:val="24"/>
          <w:rPrChange w:id="1058" w:author="Barshadskaya, Yuliya" w:date="2024-02-23T15:18:00Z">
            <w:rPr>
              <w:rFonts w:cs="Times New Roman"/>
              <w:noProof/>
            </w:rPr>
          </w:rPrChange>
        </w:rPr>
        <w:tab/>
      </w:r>
      <w:r w:rsidR="004C4CE2" w:rsidRPr="00BF4043">
        <w:rPr>
          <w:rFonts w:cs="Times New Roman"/>
          <w:noProof/>
          <w:color w:val="000000" w:themeColor="text1"/>
          <w:sz w:val="24"/>
          <w:szCs w:val="24"/>
          <w:rPrChange w:id="1059" w:author="Barshadskaya, Yuliya" w:date="2024-02-23T15:18:00Z">
            <w:rPr>
              <w:rFonts w:cs="Times New Roman"/>
              <w:noProof/>
            </w:rPr>
          </w:rPrChange>
        </w:rPr>
        <w:fldChar w:fldCharType="begin"/>
      </w:r>
      <w:r w:rsidR="004C4CE2" w:rsidRPr="00BF4043">
        <w:rPr>
          <w:rFonts w:cs="Times New Roman"/>
          <w:noProof/>
          <w:color w:val="000000" w:themeColor="text1"/>
          <w:sz w:val="24"/>
          <w:szCs w:val="24"/>
          <w:rPrChange w:id="1060" w:author="Barshadskaya, Yuliya" w:date="2024-02-23T15:18:00Z">
            <w:rPr>
              <w:rFonts w:cs="Times New Roman"/>
              <w:noProof/>
            </w:rPr>
          </w:rPrChange>
        </w:rPr>
        <w:instrText xml:space="preserve"> PAGEREF _Toc115733156 \h </w:instrText>
      </w:r>
      <w:r w:rsidR="004C4CE2" w:rsidRPr="00BF4043">
        <w:rPr>
          <w:rFonts w:cs="Times New Roman"/>
          <w:noProof/>
          <w:color w:val="000000" w:themeColor="text1"/>
          <w:sz w:val="24"/>
          <w:szCs w:val="24"/>
          <w:rPrChange w:id="1061" w:author="Barshadskaya, Yuliya" w:date="2024-02-23T15:18:00Z">
            <w:rPr>
              <w:rFonts w:cs="Times New Roman"/>
              <w:noProof/>
              <w:color w:val="000000" w:themeColor="text1"/>
              <w:sz w:val="24"/>
              <w:szCs w:val="24"/>
            </w:rPr>
          </w:rPrChange>
        </w:rPr>
      </w:r>
      <w:r w:rsidR="004C4CE2" w:rsidRPr="00BF4043">
        <w:rPr>
          <w:rFonts w:cs="Times New Roman"/>
          <w:noProof/>
          <w:color w:val="000000" w:themeColor="text1"/>
          <w:sz w:val="24"/>
          <w:szCs w:val="24"/>
          <w:rPrChange w:id="1062" w:author="Barshadskaya, Yuliya" w:date="2024-02-23T15:18:00Z">
            <w:rPr>
              <w:rFonts w:cs="Times New Roman"/>
              <w:noProof/>
            </w:rPr>
          </w:rPrChange>
        </w:rPr>
        <w:fldChar w:fldCharType="separate"/>
      </w:r>
      <w:r w:rsidR="004C4CE2" w:rsidRPr="00BF4043">
        <w:rPr>
          <w:rFonts w:cs="Times New Roman"/>
          <w:noProof/>
          <w:color w:val="000000" w:themeColor="text1"/>
          <w:sz w:val="24"/>
          <w:szCs w:val="24"/>
          <w:rPrChange w:id="1063" w:author="Barshadskaya, Yuliya" w:date="2024-02-23T15:18:00Z">
            <w:rPr>
              <w:rFonts w:cs="Times New Roman"/>
              <w:noProof/>
            </w:rPr>
          </w:rPrChange>
        </w:rPr>
        <w:t>12</w:t>
      </w:r>
      <w:r w:rsidR="004C4CE2" w:rsidRPr="00BF4043">
        <w:rPr>
          <w:rFonts w:cs="Times New Roman"/>
          <w:noProof/>
          <w:color w:val="000000" w:themeColor="text1"/>
          <w:sz w:val="24"/>
          <w:szCs w:val="24"/>
          <w:rPrChange w:id="1064" w:author="Barshadskaya, Yuliya" w:date="2024-02-23T15:18:00Z">
            <w:rPr>
              <w:rFonts w:cs="Times New Roman"/>
              <w:noProof/>
            </w:rPr>
          </w:rPrChange>
        </w:rPr>
        <w:fldChar w:fldCharType="end"/>
      </w:r>
    </w:p>
    <w:p w14:paraId="3514839E" w14:textId="3CEA1ED9" w:rsidR="004C4CE2" w:rsidRPr="00BF4043" w:rsidRDefault="004C4CE2">
      <w:pPr>
        <w:pStyle w:val="aa"/>
        <w:tabs>
          <w:tab w:val="right" w:leader="dot" w:pos="9345"/>
        </w:tabs>
        <w:spacing w:line="240" w:lineRule="auto"/>
        <w:ind w:firstLine="0"/>
        <w:rPr>
          <w:rFonts w:eastAsiaTheme="minorEastAsia" w:cs="Times New Roman"/>
          <w:noProof/>
          <w:color w:val="000000" w:themeColor="text1"/>
          <w:sz w:val="24"/>
          <w:szCs w:val="24"/>
          <w:lang w:eastAsia="ru-RU"/>
          <w:rPrChange w:id="1065" w:author="Barshadskaya, Yuliya" w:date="2024-02-23T15:18:00Z">
            <w:rPr>
              <w:rFonts w:asciiTheme="minorHAnsi" w:eastAsiaTheme="minorEastAsia" w:hAnsiTheme="minorHAnsi"/>
              <w:noProof/>
              <w:sz w:val="22"/>
              <w:lang w:eastAsia="ru-RU"/>
            </w:rPr>
          </w:rPrChange>
        </w:rPr>
        <w:pPrChange w:id="1066" w:author="Barshadskaya, Yuliya" w:date="2024-02-23T15:18:00Z">
          <w:pPr>
            <w:pStyle w:val="aa"/>
            <w:tabs>
              <w:tab w:val="right" w:leader="dot" w:pos="9345"/>
            </w:tabs>
            <w:ind w:firstLine="0"/>
          </w:pPr>
        </w:pPrChange>
      </w:pPr>
      <w:r w:rsidRPr="00BF4043">
        <w:rPr>
          <w:rFonts w:cs="Times New Roman"/>
          <w:b/>
          <w:noProof/>
          <w:color w:val="000000" w:themeColor="text1"/>
          <w:sz w:val="24"/>
          <w:szCs w:val="24"/>
          <w:rPrChange w:id="1067" w:author="Barshadskaya, Yuliya" w:date="2024-02-23T15:18:00Z">
            <w:rPr>
              <w:rFonts w:cs="Times New Roman"/>
              <w:noProof/>
            </w:rPr>
          </w:rPrChange>
        </w:rPr>
        <w:t>Таблица 1</w:t>
      </w:r>
      <w:r w:rsidRPr="00BF4043">
        <w:rPr>
          <w:rFonts w:cs="Times New Roman"/>
          <w:b/>
          <w:noProof/>
          <w:color w:val="000000" w:themeColor="text1"/>
          <w:sz w:val="24"/>
          <w:szCs w:val="24"/>
          <w:rPrChange w:id="1068" w:author="Barshadskaya, Yuliya" w:date="2024-02-23T15:18:00Z">
            <w:rPr>
              <w:rFonts w:cs="Times New Roman"/>
              <w:noProof/>
            </w:rPr>
          </w:rPrChange>
        </w:rPr>
        <w:noBreakHyphen/>
        <w:t>2</w:t>
      </w:r>
      <w:r w:rsidR="00BF4043">
        <w:rPr>
          <w:rFonts w:cs="Times New Roman"/>
          <w:noProof/>
          <w:color w:val="000000" w:themeColor="text1"/>
          <w:sz w:val="24"/>
          <w:szCs w:val="24"/>
        </w:rPr>
        <w:t>.</w:t>
      </w:r>
      <w:r w:rsidRPr="00BF4043">
        <w:rPr>
          <w:rFonts w:cs="Times New Roman"/>
          <w:noProof/>
          <w:color w:val="000000" w:themeColor="text1"/>
          <w:sz w:val="24"/>
          <w:szCs w:val="24"/>
          <w:rPrChange w:id="1069" w:author="Barshadskaya, Yuliya" w:date="2024-02-23T15:18:00Z">
            <w:rPr>
              <w:rFonts w:cs="Times New Roman"/>
              <w:noProof/>
            </w:rPr>
          </w:rPrChange>
        </w:rPr>
        <w:t xml:space="preserve"> Таргетные препараты для лечения пациентов с немелкоклеточным раком легкого</w:t>
      </w:r>
      <w:r w:rsidR="00BF4043">
        <w:rPr>
          <w:rFonts w:cs="Times New Roman"/>
          <w:noProof/>
          <w:color w:val="000000" w:themeColor="text1"/>
          <w:sz w:val="24"/>
          <w:szCs w:val="24"/>
        </w:rPr>
        <w:t xml:space="preserve"> </w:t>
      </w:r>
      <w:r w:rsidR="00BF4043" w:rsidRPr="00BF4043">
        <w:rPr>
          <w:sz w:val="24"/>
        </w:rPr>
        <w:fldChar w:fldCharType="begin"/>
      </w:r>
      <w:r w:rsidR="00BF4043" w:rsidRPr="00BF4043">
        <w:rPr>
          <w:sz w:val="24"/>
        </w:rPr>
        <w:instrText xml:space="preserve"> ADDIN ZOTERO_ITEM CSL_CITATION {"citationID":"yyg4kpq8","properties":{"formattedCitation":"(1)","plainCitation":"(1)","noteIndex":0},"citationItems":[{"id":161885,"uris":["http://zotero.org/groups/4735135/items/TKC58DDZ"],"itemData":{"id":161885,"type":"webpage","title":"Злокачественное новообразование бронхов и легкого. Клинические рекомендации","URL":"https://cr.minzdrav.gov.ru/recomend/30_4","author":[{"family":"Ассоциация онкологов России","given":""}],"accessed":{"date-parts":[["2022",8,2]]},"issued":{"date-parts":[["2022"]]}}}],"schema":"https://github.com/citation-style-language/schema/raw/master/csl-citation.json"} </w:instrText>
      </w:r>
      <w:r w:rsidR="00BF4043" w:rsidRPr="00BF4043">
        <w:rPr>
          <w:sz w:val="24"/>
        </w:rPr>
        <w:fldChar w:fldCharType="separate"/>
      </w:r>
      <w:ins w:id="1070" w:author="Barshadskaya, Yuliya" w:date="2024-01-12T22:23:00Z">
        <w:r w:rsidR="00BF4043" w:rsidRPr="00BF4043">
          <w:rPr>
            <w:sz w:val="24"/>
          </w:rPr>
          <w:t>[</w:t>
        </w:r>
      </w:ins>
      <w:del w:id="1071" w:author="Barshadskaya, Yuliya" w:date="2024-01-12T22:23:00Z">
        <w:r w:rsidR="00BF4043" w:rsidRPr="00BF4043" w:rsidDel="004A0FC3">
          <w:rPr>
            <w:sz w:val="24"/>
          </w:rPr>
          <w:delText>(</w:delText>
        </w:r>
      </w:del>
      <w:r w:rsidR="00BF4043" w:rsidRPr="00BF4043">
        <w:rPr>
          <w:sz w:val="24"/>
        </w:rPr>
        <w:t>1</w:t>
      </w:r>
      <w:ins w:id="1072" w:author="Barshadskaya, Yuliya" w:date="2024-01-12T22:23:00Z">
        <w:r w:rsidR="00BF4043" w:rsidRPr="00BF4043">
          <w:rPr>
            <w:sz w:val="24"/>
          </w:rPr>
          <w:t>]</w:t>
        </w:r>
      </w:ins>
      <w:del w:id="1073" w:author="Barshadskaya, Yuliya" w:date="2024-01-12T22:23:00Z">
        <w:r w:rsidR="00BF4043" w:rsidRPr="00BF4043" w:rsidDel="004A0FC3">
          <w:rPr>
            <w:sz w:val="24"/>
          </w:rPr>
          <w:delText>)</w:delText>
        </w:r>
      </w:del>
      <w:r w:rsidR="00BF4043" w:rsidRPr="00BF4043">
        <w:rPr>
          <w:sz w:val="24"/>
        </w:rPr>
        <w:fldChar w:fldCharType="end"/>
      </w:r>
      <w:r w:rsidRPr="00BF4043">
        <w:rPr>
          <w:rFonts w:cs="Times New Roman"/>
          <w:noProof/>
          <w:color w:val="000000" w:themeColor="text1"/>
          <w:sz w:val="24"/>
          <w:szCs w:val="24"/>
          <w:rPrChange w:id="1074" w:author="Barshadskaya, Yuliya" w:date="2024-02-23T15:18:00Z">
            <w:rPr>
              <w:rFonts w:cs="Times New Roman"/>
              <w:noProof/>
            </w:rPr>
          </w:rPrChange>
        </w:rPr>
        <w:tab/>
      </w:r>
      <w:r w:rsidRPr="00BF4043">
        <w:rPr>
          <w:rFonts w:cs="Times New Roman"/>
          <w:noProof/>
          <w:color w:val="000000" w:themeColor="text1"/>
          <w:sz w:val="24"/>
          <w:szCs w:val="24"/>
          <w:rPrChange w:id="1075" w:author="Barshadskaya, Yuliya" w:date="2024-02-23T15:18:00Z">
            <w:rPr>
              <w:rFonts w:cs="Times New Roman"/>
              <w:noProof/>
            </w:rPr>
          </w:rPrChange>
        </w:rPr>
        <w:fldChar w:fldCharType="begin"/>
      </w:r>
      <w:r w:rsidRPr="00BF4043">
        <w:rPr>
          <w:rFonts w:cs="Times New Roman"/>
          <w:noProof/>
          <w:color w:val="000000" w:themeColor="text1"/>
          <w:sz w:val="24"/>
          <w:szCs w:val="24"/>
          <w:rPrChange w:id="1076" w:author="Barshadskaya, Yuliya" w:date="2024-02-23T15:18:00Z">
            <w:rPr>
              <w:rFonts w:cs="Times New Roman"/>
              <w:noProof/>
            </w:rPr>
          </w:rPrChange>
        </w:rPr>
        <w:instrText xml:space="preserve"> PAGEREF _Toc115733157 \h </w:instrText>
      </w:r>
      <w:r w:rsidRPr="00BF4043">
        <w:rPr>
          <w:rFonts w:cs="Times New Roman"/>
          <w:noProof/>
          <w:color w:val="000000" w:themeColor="text1"/>
          <w:sz w:val="24"/>
          <w:szCs w:val="24"/>
          <w:rPrChange w:id="1077" w:author="Barshadskaya, Yuliya" w:date="2024-02-23T15:18:00Z">
            <w:rPr>
              <w:rFonts w:cs="Times New Roman"/>
              <w:noProof/>
              <w:color w:val="000000" w:themeColor="text1"/>
              <w:sz w:val="24"/>
              <w:szCs w:val="24"/>
            </w:rPr>
          </w:rPrChange>
        </w:rPr>
      </w:r>
      <w:r w:rsidRPr="00BF4043">
        <w:rPr>
          <w:rFonts w:cs="Times New Roman"/>
          <w:noProof/>
          <w:color w:val="000000" w:themeColor="text1"/>
          <w:sz w:val="24"/>
          <w:szCs w:val="24"/>
          <w:rPrChange w:id="1078" w:author="Barshadskaya, Yuliya" w:date="2024-02-23T15:18:00Z">
            <w:rPr>
              <w:rFonts w:cs="Times New Roman"/>
              <w:noProof/>
            </w:rPr>
          </w:rPrChange>
        </w:rPr>
        <w:fldChar w:fldCharType="separate"/>
      </w:r>
      <w:r w:rsidRPr="00BF4043">
        <w:rPr>
          <w:rFonts w:cs="Times New Roman"/>
          <w:noProof/>
          <w:color w:val="000000" w:themeColor="text1"/>
          <w:sz w:val="24"/>
          <w:szCs w:val="24"/>
          <w:rPrChange w:id="1079" w:author="Barshadskaya, Yuliya" w:date="2024-02-23T15:18:00Z">
            <w:rPr>
              <w:rFonts w:cs="Times New Roman"/>
              <w:noProof/>
            </w:rPr>
          </w:rPrChange>
        </w:rPr>
        <w:t>13</w:t>
      </w:r>
      <w:r w:rsidRPr="00BF4043">
        <w:rPr>
          <w:rFonts w:cs="Times New Roman"/>
          <w:noProof/>
          <w:color w:val="000000" w:themeColor="text1"/>
          <w:sz w:val="24"/>
          <w:szCs w:val="24"/>
          <w:rPrChange w:id="1080" w:author="Barshadskaya, Yuliya" w:date="2024-02-23T15:18:00Z">
            <w:rPr>
              <w:rFonts w:cs="Times New Roman"/>
              <w:noProof/>
            </w:rPr>
          </w:rPrChange>
        </w:rPr>
        <w:fldChar w:fldCharType="end"/>
      </w:r>
    </w:p>
    <w:p w14:paraId="6F0A1039" w14:textId="3A86363C" w:rsidR="004C4CE2" w:rsidRPr="00BF4043" w:rsidRDefault="004C4CE2">
      <w:pPr>
        <w:pStyle w:val="aa"/>
        <w:tabs>
          <w:tab w:val="right" w:leader="dot" w:pos="9345"/>
        </w:tabs>
        <w:spacing w:line="240" w:lineRule="auto"/>
        <w:ind w:firstLine="0"/>
        <w:rPr>
          <w:rFonts w:eastAsiaTheme="minorEastAsia" w:cs="Times New Roman"/>
          <w:noProof/>
          <w:color w:val="000000" w:themeColor="text1"/>
          <w:sz w:val="24"/>
          <w:szCs w:val="24"/>
          <w:lang w:eastAsia="ru-RU"/>
          <w:rPrChange w:id="1081" w:author="Barshadskaya, Yuliya" w:date="2024-02-23T15:18:00Z">
            <w:rPr>
              <w:rFonts w:asciiTheme="minorHAnsi" w:eastAsiaTheme="minorEastAsia" w:hAnsiTheme="minorHAnsi"/>
              <w:noProof/>
              <w:sz w:val="22"/>
              <w:lang w:eastAsia="ru-RU"/>
            </w:rPr>
          </w:rPrChange>
        </w:rPr>
        <w:pPrChange w:id="1082" w:author="Barshadskaya, Yuliya" w:date="2024-02-23T15:18:00Z">
          <w:pPr>
            <w:pStyle w:val="aa"/>
            <w:tabs>
              <w:tab w:val="right" w:leader="dot" w:pos="9345"/>
            </w:tabs>
            <w:ind w:firstLine="0"/>
          </w:pPr>
        </w:pPrChange>
      </w:pPr>
      <w:r w:rsidRPr="00BF4043">
        <w:rPr>
          <w:rFonts w:cs="Times New Roman"/>
          <w:b/>
          <w:noProof/>
          <w:color w:val="000000" w:themeColor="text1"/>
          <w:sz w:val="24"/>
          <w:szCs w:val="24"/>
          <w:rPrChange w:id="1083" w:author="Barshadskaya, Yuliya" w:date="2024-02-23T15:18:00Z">
            <w:rPr>
              <w:rFonts w:cs="Times New Roman"/>
              <w:noProof/>
            </w:rPr>
          </w:rPrChange>
        </w:rPr>
        <w:t>Таблица 3</w:t>
      </w:r>
      <w:r w:rsidRPr="00BF4043">
        <w:rPr>
          <w:rFonts w:cs="Times New Roman"/>
          <w:b/>
          <w:noProof/>
          <w:color w:val="000000" w:themeColor="text1"/>
          <w:sz w:val="24"/>
          <w:szCs w:val="24"/>
          <w:rPrChange w:id="1084" w:author="Barshadskaya, Yuliya" w:date="2024-02-23T15:18:00Z">
            <w:rPr>
              <w:rFonts w:cs="Times New Roman"/>
              <w:noProof/>
            </w:rPr>
          </w:rPrChange>
        </w:rPr>
        <w:noBreakHyphen/>
        <w:t>1</w:t>
      </w:r>
      <w:r w:rsidR="00BF4043">
        <w:rPr>
          <w:rFonts w:cs="Times New Roman"/>
          <w:noProof/>
          <w:color w:val="000000" w:themeColor="text1"/>
          <w:sz w:val="24"/>
          <w:szCs w:val="24"/>
        </w:rPr>
        <w:t xml:space="preserve">. </w:t>
      </w:r>
      <w:r w:rsidRPr="00BF4043">
        <w:rPr>
          <w:rFonts w:cs="Times New Roman"/>
          <w:noProof/>
          <w:color w:val="000000" w:themeColor="text1"/>
          <w:sz w:val="24"/>
          <w:szCs w:val="24"/>
          <w:rPrChange w:id="1085" w:author="Barshadskaya, Yuliya" w:date="2024-02-23T15:18:00Z">
            <w:rPr>
              <w:rFonts w:cs="Times New Roman"/>
              <w:noProof/>
            </w:rPr>
          </w:rPrChange>
        </w:rPr>
        <w:t xml:space="preserve">Активность осимертиниба в отношении киназ </w:t>
      </w:r>
      <w:r w:rsidR="00BF4043">
        <w:rPr>
          <w:rFonts w:cs="Times New Roman"/>
          <w:noProof/>
          <w:color w:val="000000" w:themeColor="text1"/>
          <w:sz w:val="24"/>
          <w:szCs w:val="24"/>
        </w:rPr>
        <w:t xml:space="preserve"> </w:t>
      </w:r>
      <w:r w:rsidR="00BF4043" w:rsidRPr="00BF4043">
        <w:rPr>
          <w:rFonts w:cs="Times New Roman"/>
          <w:color w:val="000000" w:themeColor="text1"/>
          <w:sz w:val="24"/>
        </w:rPr>
        <w:t>[3]</w:t>
      </w:r>
      <w:r w:rsidRPr="00BF4043">
        <w:rPr>
          <w:rFonts w:cs="Times New Roman"/>
          <w:noProof/>
          <w:color w:val="000000" w:themeColor="text1"/>
          <w:sz w:val="24"/>
          <w:szCs w:val="24"/>
          <w:rPrChange w:id="1086" w:author="Barshadskaya, Yuliya" w:date="2024-02-23T15:18:00Z">
            <w:rPr>
              <w:rFonts w:cs="Times New Roman"/>
              <w:noProof/>
            </w:rPr>
          </w:rPrChange>
        </w:rPr>
        <w:tab/>
      </w:r>
      <w:r w:rsidRPr="00BF4043">
        <w:rPr>
          <w:rFonts w:cs="Times New Roman"/>
          <w:noProof/>
          <w:color w:val="000000" w:themeColor="text1"/>
          <w:sz w:val="24"/>
          <w:szCs w:val="24"/>
          <w:rPrChange w:id="1087" w:author="Barshadskaya, Yuliya" w:date="2024-02-23T15:18:00Z">
            <w:rPr>
              <w:rFonts w:cs="Times New Roman"/>
              <w:noProof/>
            </w:rPr>
          </w:rPrChange>
        </w:rPr>
        <w:fldChar w:fldCharType="begin"/>
      </w:r>
      <w:r w:rsidRPr="00BF4043">
        <w:rPr>
          <w:rFonts w:cs="Times New Roman"/>
          <w:noProof/>
          <w:color w:val="000000" w:themeColor="text1"/>
          <w:sz w:val="24"/>
          <w:szCs w:val="24"/>
          <w:rPrChange w:id="1088" w:author="Barshadskaya, Yuliya" w:date="2024-02-23T15:18:00Z">
            <w:rPr>
              <w:rFonts w:cs="Times New Roman"/>
              <w:noProof/>
            </w:rPr>
          </w:rPrChange>
        </w:rPr>
        <w:instrText xml:space="preserve"> PAGEREF _Toc115733158 \h </w:instrText>
      </w:r>
      <w:r w:rsidRPr="00BF4043">
        <w:rPr>
          <w:rFonts w:cs="Times New Roman"/>
          <w:noProof/>
          <w:color w:val="000000" w:themeColor="text1"/>
          <w:sz w:val="24"/>
          <w:szCs w:val="24"/>
          <w:rPrChange w:id="1089" w:author="Barshadskaya, Yuliya" w:date="2024-02-23T15:18:00Z">
            <w:rPr>
              <w:rFonts w:cs="Times New Roman"/>
              <w:noProof/>
              <w:color w:val="000000" w:themeColor="text1"/>
              <w:sz w:val="24"/>
              <w:szCs w:val="24"/>
            </w:rPr>
          </w:rPrChange>
        </w:rPr>
      </w:r>
      <w:r w:rsidRPr="00BF4043">
        <w:rPr>
          <w:rFonts w:cs="Times New Roman"/>
          <w:noProof/>
          <w:color w:val="000000" w:themeColor="text1"/>
          <w:sz w:val="24"/>
          <w:szCs w:val="24"/>
          <w:rPrChange w:id="1090" w:author="Barshadskaya, Yuliya" w:date="2024-02-23T15:18:00Z">
            <w:rPr>
              <w:rFonts w:cs="Times New Roman"/>
              <w:noProof/>
            </w:rPr>
          </w:rPrChange>
        </w:rPr>
        <w:fldChar w:fldCharType="separate"/>
      </w:r>
      <w:r w:rsidRPr="00BF4043">
        <w:rPr>
          <w:rFonts w:cs="Times New Roman"/>
          <w:noProof/>
          <w:color w:val="000000" w:themeColor="text1"/>
          <w:sz w:val="24"/>
          <w:szCs w:val="24"/>
          <w:rPrChange w:id="1091" w:author="Barshadskaya, Yuliya" w:date="2024-02-23T15:18:00Z">
            <w:rPr>
              <w:rFonts w:cs="Times New Roman"/>
              <w:noProof/>
            </w:rPr>
          </w:rPrChange>
        </w:rPr>
        <w:t>23</w:t>
      </w:r>
      <w:r w:rsidRPr="00BF4043">
        <w:rPr>
          <w:rFonts w:cs="Times New Roman"/>
          <w:noProof/>
          <w:color w:val="000000" w:themeColor="text1"/>
          <w:sz w:val="24"/>
          <w:szCs w:val="24"/>
          <w:rPrChange w:id="1092" w:author="Barshadskaya, Yuliya" w:date="2024-02-23T15:18:00Z">
            <w:rPr>
              <w:rFonts w:cs="Times New Roman"/>
              <w:noProof/>
            </w:rPr>
          </w:rPrChange>
        </w:rPr>
        <w:fldChar w:fldCharType="end"/>
      </w:r>
    </w:p>
    <w:p w14:paraId="701D5403" w14:textId="6D14C89D" w:rsidR="004C4CE2" w:rsidRPr="00BF4043" w:rsidRDefault="004C4CE2">
      <w:pPr>
        <w:pStyle w:val="aa"/>
        <w:tabs>
          <w:tab w:val="right" w:leader="dot" w:pos="9345"/>
        </w:tabs>
        <w:spacing w:line="240" w:lineRule="auto"/>
        <w:ind w:firstLine="0"/>
        <w:rPr>
          <w:rFonts w:eastAsiaTheme="minorEastAsia" w:cs="Times New Roman"/>
          <w:noProof/>
          <w:color w:val="000000" w:themeColor="text1"/>
          <w:sz w:val="24"/>
          <w:szCs w:val="24"/>
          <w:lang w:eastAsia="ru-RU"/>
          <w:rPrChange w:id="1093" w:author="Barshadskaya, Yuliya" w:date="2024-02-23T15:18:00Z">
            <w:rPr>
              <w:rFonts w:asciiTheme="minorHAnsi" w:eastAsiaTheme="minorEastAsia" w:hAnsiTheme="minorHAnsi"/>
              <w:noProof/>
              <w:sz w:val="22"/>
              <w:lang w:eastAsia="ru-RU"/>
            </w:rPr>
          </w:rPrChange>
        </w:rPr>
        <w:pPrChange w:id="1094" w:author="Barshadskaya, Yuliya" w:date="2024-02-23T15:18:00Z">
          <w:pPr>
            <w:pStyle w:val="aa"/>
            <w:tabs>
              <w:tab w:val="right" w:leader="dot" w:pos="9345"/>
            </w:tabs>
            <w:ind w:firstLine="0"/>
          </w:pPr>
        </w:pPrChange>
      </w:pPr>
      <w:r w:rsidRPr="00BF4043">
        <w:rPr>
          <w:rFonts w:cs="Times New Roman"/>
          <w:b/>
          <w:noProof/>
          <w:color w:val="000000" w:themeColor="text1"/>
          <w:sz w:val="24"/>
          <w:szCs w:val="24"/>
          <w:rPrChange w:id="1095" w:author="Barshadskaya, Yuliya" w:date="2024-02-23T15:18:00Z">
            <w:rPr>
              <w:rFonts w:cs="Times New Roman"/>
              <w:noProof/>
            </w:rPr>
          </w:rPrChange>
        </w:rPr>
        <w:t>Таблица 3</w:t>
      </w:r>
      <w:r w:rsidRPr="00BF4043">
        <w:rPr>
          <w:rFonts w:cs="Times New Roman"/>
          <w:b/>
          <w:noProof/>
          <w:color w:val="000000" w:themeColor="text1"/>
          <w:sz w:val="24"/>
          <w:szCs w:val="24"/>
          <w:rPrChange w:id="1096" w:author="Barshadskaya, Yuliya" w:date="2024-02-23T15:18:00Z">
            <w:rPr>
              <w:rFonts w:cs="Times New Roman"/>
              <w:noProof/>
            </w:rPr>
          </w:rPrChange>
        </w:rPr>
        <w:noBreakHyphen/>
        <w:t>2</w:t>
      </w:r>
      <w:r w:rsidR="00BF4043">
        <w:rPr>
          <w:rFonts w:cs="Times New Roman"/>
          <w:noProof/>
          <w:color w:val="000000" w:themeColor="text1"/>
          <w:sz w:val="24"/>
          <w:szCs w:val="24"/>
        </w:rPr>
        <w:t>.</w:t>
      </w:r>
      <w:r w:rsidRPr="00BF4043">
        <w:rPr>
          <w:rFonts w:cs="Times New Roman"/>
          <w:noProof/>
          <w:color w:val="000000" w:themeColor="text1"/>
          <w:sz w:val="24"/>
          <w:szCs w:val="24"/>
          <w:rPrChange w:id="1097" w:author="Barshadskaya, Yuliya" w:date="2024-02-23T15:18:00Z">
            <w:rPr>
              <w:rFonts w:cs="Times New Roman"/>
              <w:noProof/>
            </w:rPr>
          </w:rPrChange>
        </w:rPr>
        <w:t xml:space="preserve"> Влияние осимертиниба при внутривенном введении наркотизированным морским свинкам на показатели сердечной деятельности </w:t>
      </w:r>
      <w:r w:rsidR="00BF4043">
        <w:rPr>
          <w:rFonts w:cs="Times New Roman"/>
          <w:noProof/>
          <w:color w:val="000000" w:themeColor="text1"/>
          <w:sz w:val="24"/>
          <w:szCs w:val="24"/>
        </w:rPr>
        <w:t xml:space="preserve"> </w:t>
      </w:r>
      <w:r w:rsidR="00BF4043" w:rsidRPr="00BF4043">
        <w:rPr>
          <w:sz w:val="24"/>
        </w:rPr>
        <w:fldChar w:fldCharType="begin"/>
      </w:r>
      <w:r w:rsidR="00BF4043" w:rsidRPr="00BF4043">
        <w:rPr>
          <w:sz w:val="24"/>
        </w:rPr>
        <w:instrText xml:space="preserve"> ADDIN ZOTERO_ITEM CSL_CITATION {"citationID":"yyg4kpq8","properties":{"formattedCitation":"(1)","plainCitation":"(1)","noteIndex":0},"citationItems":[{"id":161885,"uris":["http://zotero.org/groups/4735135/items/TKC58DDZ"],"itemData":{"id":161885,"type":"webpage","title":"Злокачественное новообразование бронхов и легкого. Клинические рекомендации","URL":"https://cr.minzdrav.gov.ru/recomend/30_4","author":[{"family":"Ассоциация онкологов России","given":""}],"accessed":{"date-parts":[["2022",8,2]]},"issued":{"date-parts":[["2022"]]}}}],"schema":"https://github.com/citation-style-language/schema/raw/master/csl-citation.json"} </w:instrText>
      </w:r>
      <w:r w:rsidR="00BF4043" w:rsidRPr="00BF4043">
        <w:rPr>
          <w:sz w:val="24"/>
        </w:rPr>
        <w:fldChar w:fldCharType="separate"/>
      </w:r>
      <w:ins w:id="1098" w:author="Barshadskaya, Yuliya" w:date="2024-01-12T22:23:00Z">
        <w:r w:rsidR="00BF4043" w:rsidRPr="00BF4043">
          <w:rPr>
            <w:sz w:val="24"/>
          </w:rPr>
          <w:t>[</w:t>
        </w:r>
      </w:ins>
      <w:del w:id="1099" w:author="Barshadskaya, Yuliya" w:date="2024-01-12T22:23:00Z">
        <w:r w:rsidR="00BF4043" w:rsidRPr="00BF4043" w:rsidDel="004A0FC3">
          <w:rPr>
            <w:sz w:val="24"/>
          </w:rPr>
          <w:delText>(</w:delText>
        </w:r>
      </w:del>
      <w:r w:rsidR="00BF4043" w:rsidRPr="00BF4043">
        <w:rPr>
          <w:sz w:val="24"/>
        </w:rPr>
        <w:t>1</w:t>
      </w:r>
      <w:ins w:id="1100" w:author="Barshadskaya, Yuliya" w:date="2024-01-12T22:23:00Z">
        <w:r w:rsidR="00BF4043" w:rsidRPr="00BF4043">
          <w:rPr>
            <w:sz w:val="24"/>
          </w:rPr>
          <w:t>]</w:t>
        </w:r>
      </w:ins>
      <w:del w:id="1101" w:author="Barshadskaya, Yuliya" w:date="2024-01-12T22:23:00Z">
        <w:r w:rsidR="00BF4043" w:rsidRPr="00BF4043" w:rsidDel="004A0FC3">
          <w:rPr>
            <w:sz w:val="24"/>
          </w:rPr>
          <w:delText>)</w:delText>
        </w:r>
      </w:del>
      <w:r w:rsidR="00BF4043" w:rsidRPr="00BF4043">
        <w:rPr>
          <w:sz w:val="24"/>
        </w:rPr>
        <w:fldChar w:fldCharType="end"/>
      </w:r>
      <w:r w:rsidRPr="00BF4043">
        <w:rPr>
          <w:rFonts w:cs="Times New Roman"/>
          <w:noProof/>
          <w:color w:val="000000" w:themeColor="text1"/>
          <w:sz w:val="24"/>
          <w:szCs w:val="24"/>
          <w:rPrChange w:id="1102" w:author="Barshadskaya, Yuliya" w:date="2024-02-23T15:18:00Z">
            <w:rPr>
              <w:rFonts w:cs="Times New Roman"/>
              <w:noProof/>
            </w:rPr>
          </w:rPrChange>
        </w:rPr>
        <w:tab/>
      </w:r>
      <w:r w:rsidRPr="00BF4043">
        <w:rPr>
          <w:rFonts w:cs="Times New Roman"/>
          <w:noProof/>
          <w:color w:val="000000" w:themeColor="text1"/>
          <w:sz w:val="24"/>
          <w:szCs w:val="24"/>
          <w:rPrChange w:id="1103" w:author="Barshadskaya, Yuliya" w:date="2024-02-23T15:18:00Z">
            <w:rPr>
              <w:rFonts w:cs="Times New Roman"/>
              <w:noProof/>
            </w:rPr>
          </w:rPrChange>
        </w:rPr>
        <w:fldChar w:fldCharType="begin"/>
      </w:r>
      <w:r w:rsidRPr="00BF4043">
        <w:rPr>
          <w:rFonts w:cs="Times New Roman"/>
          <w:noProof/>
          <w:color w:val="000000" w:themeColor="text1"/>
          <w:sz w:val="24"/>
          <w:szCs w:val="24"/>
          <w:rPrChange w:id="1104" w:author="Barshadskaya, Yuliya" w:date="2024-02-23T15:18:00Z">
            <w:rPr>
              <w:rFonts w:cs="Times New Roman"/>
              <w:noProof/>
            </w:rPr>
          </w:rPrChange>
        </w:rPr>
        <w:instrText xml:space="preserve"> PAGEREF _Toc115733159 \h </w:instrText>
      </w:r>
      <w:r w:rsidRPr="00BF4043">
        <w:rPr>
          <w:rFonts w:cs="Times New Roman"/>
          <w:noProof/>
          <w:color w:val="000000" w:themeColor="text1"/>
          <w:sz w:val="24"/>
          <w:szCs w:val="24"/>
          <w:rPrChange w:id="1105" w:author="Barshadskaya, Yuliya" w:date="2024-02-23T15:18:00Z">
            <w:rPr>
              <w:rFonts w:cs="Times New Roman"/>
              <w:noProof/>
              <w:color w:val="000000" w:themeColor="text1"/>
              <w:sz w:val="24"/>
              <w:szCs w:val="24"/>
            </w:rPr>
          </w:rPrChange>
        </w:rPr>
      </w:r>
      <w:r w:rsidRPr="00BF4043">
        <w:rPr>
          <w:rFonts w:cs="Times New Roman"/>
          <w:noProof/>
          <w:color w:val="000000" w:themeColor="text1"/>
          <w:sz w:val="24"/>
          <w:szCs w:val="24"/>
          <w:rPrChange w:id="1106" w:author="Barshadskaya, Yuliya" w:date="2024-02-23T15:18:00Z">
            <w:rPr>
              <w:rFonts w:cs="Times New Roman"/>
              <w:noProof/>
            </w:rPr>
          </w:rPrChange>
        </w:rPr>
        <w:fldChar w:fldCharType="separate"/>
      </w:r>
      <w:r w:rsidRPr="00BF4043">
        <w:rPr>
          <w:rFonts w:cs="Times New Roman"/>
          <w:noProof/>
          <w:color w:val="000000" w:themeColor="text1"/>
          <w:sz w:val="24"/>
          <w:szCs w:val="24"/>
          <w:rPrChange w:id="1107" w:author="Barshadskaya, Yuliya" w:date="2024-02-23T15:18:00Z">
            <w:rPr>
              <w:rFonts w:cs="Times New Roman"/>
              <w:noProof/>
            </w:rPr>
          </w:rPrChange>
        </w:rPr>
        <w:t>28</w:t>
      </w:r>
      <w:r w:rsidRPr="00BF4043">
        <w:rPr>
          <w:rFonts w:cs="Times New Roman"/>
          <w:noProof/>
          <w:color w:val="000000" w:themeColor="text1"/>
          <w:sz w:val="24"/>
          <w:szCs w:val="24"/>
          <w:rPrChange w:id="1108" w:author="Barshadskaya, Yuliya" w:date="2024-02-23T15:18:00Z">
            <w:rPr>
              <w:rFonts w:cs="Times New Roman"/>
              <w:noProof/>
            </w:rPr>
          </w:rPrChange>
        </w:rPr>
        <w:fldChar w:fldCharType="end"/>
      </w:r>
    </w:p>
    <w:p w14:paraId="302CFA4A" w14:textId="46448931" w:rsidR="004C4CE2" w:rsidRPr="00BF4043" w:rsidRDefault="004C4CE2">
      <w:pPr>
        <w:pStyle w:val="aa"/>
        <w:tabs>
          <w:tab w:val="right" w:leader="dot" w:pos="9345"/>
        </w:tabs>
        <w:spacing w:line="240" w:lineRule="auto"/>
        <w:ind w:firstLine="0"/>
        <w:rPr>
          <w:rFonts w:eastAsiaTheme="minorEastAsia" w:cs="Times New Roman"/>
          <w:noProof/>
          <w:color w:val="000000" w:themeColor="text1"/>
          <w:sz w:val="24"/>
          <w:szCs w:val="24"/>
          <w:lang w:eastAsia="ru-RU"/>
          <w:rPrChange w:id="1109" w:author="Barshadskaya, Yuliya" w:date="2024-02-23T15:18:00Z">
            <w:rPr>
              <w:rFonts w:asciiTheme="minorHAnsi" w:eastAsiaTheme="minorEastAsia" w:hAnsiTheme="minorHAnsi"/>
              <w:noProof/>
              <w:sz w:val="22"/>
              <w:lang w:eastAsia="ru-RU"/>
            </w:rPr>
          </w:rPrChange>
        </w:rPr>
        <w:pPrChange w:id="1110" w:author="Barshadskaya, Yuliya" w:date="2024-02-23T15:18:00Z">
          <w:pPr>
            <w:pStyle w:val="aa"/>
            <w:tabs>
              <w:tab w:val="right" w:leader="dot" w:pos="9345"/>
            </w:tabs>
            <w:ind w:firstLine="0"/>
          </w:pPr>
        </w:pPrChange>
      </w:pPr>
      <w:r w:rsidRPr="00BF4043">
        <w:rPr>
          <w:rFonts w:cs="Times New Roman"/>
          <w:b/>
          <w:noProof/>
          <w:color w:val="000000" w:themeColor="text1"/>
          <w:sz w:val="24"/>
          <w:szCs w:val="24"/>
          <w:rPrChange w:id="1111" w:author="Barshadskaya, Yuliya" w:date="2024-02-23T15:18:00Z">
            <w:rPr>
              <w:rFonts w:cs="Times New Roman"/>
              <w:noProof/>
            </w:rPr>
          </w:rPrChange>
        </w:rPr>
        <w:t>Таблица 3</w:t>
      </w:r>
      <w:r w:rsidRPr="00BF4043">
        <w:rPr>
          <w:rFonts w:cs="Times New Roman"/>
          <w:b/>
          <w:noProof/>
          <w:color w:val="000000" w:themeColor="text1"/>
          <w:sz w:val="24"/>
          <w:szCs w:val="24"/>
          <w:rPrChange w:id="1112" w:author="Barshadskaya, Yuliya" w:date="2024-02-23T15:18:00Z">
            <w:rPr>
              <w:rFonts w:cs="Times New Roman"/>
              <w:noProof/>
            </w:rPr>
          </w:rPrChange>
        </w:rPr>
        <w:noBreakHyphen/>
        <w:t>3</w:t>
      </w:r>
      <w:r w:rsidR="00BF4043">
        <w:rPr>
          <w:rFonts w:cs="Times New Roman"/>
          <w:noProof/>
          <w:color w:val="000000" w:themeColor="text1"/>
          <w:sz w:val="24"/>
          <w:szCs w:val="24"/>
        </w:rPr>
        <w:t>.</w:t>
      </w:r>
      <w:r w:rsidRPr="00BF4043">
        <w:rPr>
          <w:rFonts w:cs="Times New Roman"/>
          <w:noProof/>
          <w:color w:val="000000" w:themeColor="text1"/>
          <w:sz w:val="24"/>
          <w:szCs w:val="24"/>
          <w:rPrChange w:id="1113" w:author="Barshadskaya, Yuliya" w:date="2024-02-23T15:18:00Z">
            <w:rPr>
              <w:rFonts w:cs="Times New Roman"/>
              <w:noProof/>
            </w:rPr>
          </w:rPrChange>
        </w:rPr>
        <w:t xml:space="preserve"> Фармакокинетические показатели осимертиниба и его метаболита при внутривенном или пероральном введении радиоактивного препарата в дозе 1 или 2 мг/кг соответственно собакам </w:t>
      </w:r>
      <w:r w:rsidR="00BF4043">
        <w:rPr>
          <w:rFonts w:cs="Times New Roman"/>
          <w:noProof/>
          <w:color w:val="000000" w:themeColor="text1"/>
          <w:sz w:val="24"/>
          <w:szCs w:val="24"/>
        </w:rPr>
        <w:t xml:space="preserve"> </w:t>
      </w:r>
      <w:r w:rsidR="00BF4043" w:rsidRPr="00BF4043">
        <w:rPr>
          <w:sz w:val="24"/>
        </w:rPr>
        <w:fldChar w:fldCharType="begin"/>
      </w:r>
      <w:r w:rsidR="00BF4043" w:rsidRPr="00BF4043">
        <w:rPr>
          <w:sz w:val="24"/>
        </w:rPr>
        <w:instrText xml:space="preserve"> ADDIN ZOTERO_ITEM CSL_CITATION {"citationID":"yyg4kpq8","properties":{"formattedCitation":"(1)","plainCitation":"(1)","noteIndex":0},"citationItems":[{"id":161885,"uris":["http://zotero.org/groups/4735135/items/TKC58DDZ"],"itemData":{"id":161885,"type":"webpage","title":"Злокачественное новообразование бронхов и легкого. Клинические рекомендации","URL":"https://cr.minzdrav.gov.ru/recomend/30_4","author":[{"family":"Ассоциация онкологов России","given":""}],"accessed":{"date-parts":[["2022",8,2]]},"issued":{"date-parts":[["2022"]]}}}],"schema":"https://github.com/citation-style-language/schema/raw/master/csl-citation.json"} </w:instrText>
      </w:r>
      <w:r w:rsidR="00BF4043" w:rsidRPr="00BF4043">
        <w:rPr>
          <w:sz w:val="24"/>
        </w:rPr>
        <w:fldChar w:fldCharType="separate"/>
      </w:r>
      <w:ins w:id="1114" w:author="Barshadskaya, Yuliya" w:date="2024-01-12T22:23:00Z">
        <w:r w:rsidR="00BF4043" w:rsidRPr="00BF4043">
          <w:rPr>
            <w:sz w:val="24"/>
          </w:rPr>
          <w:t>[</w:t>
        </w:r>
      </w:ins>
      <w:del w:id="1115" w:author="Barshadskaya, Yuliya" w:date="2024-01-12T22:23:00Z">
        <w:r w:rsidR="00BF4043" w:rsidRPr="00BF4043" w:rsidDel="004A0FC3">
          <w:rPr>
            <w:sz w:val="24"/>
          </w:rPr>
          <w:delText>(</w:delText>
        </w:r>
      </w:del>
      <w:r w:rsidR="00BF4043" w:rsidRPr="00BF4043">
        <w:rPr>
          <w:sz w:val="24"/>
        </w:rPr>
        <w:t>1</w:t>
      </w:r>
      <w:ins w:id="1116" w:author="Barshadskaya, Yuliya" w:date="2024-01-12T22:23:00Z">
        <w:r w:rsidR="00BF4043" w:rsidRPr="00BF4043">
          <w:rPr>
            <w:sz w:val="24"/>
          </w:rPr>
          <w:t>]</w:t>
        </w:r>
      </w:ins>
      <w:del w:id="1117" w:author="Barshadskaya, Yuliya" w:date="2024-01-12T22:23:00Z">
        <w:r w:rsidR="00BF4043" w:rsidRPr="00BF4043" w:rsidDel="004A0FC3">
          <w:rPr>
            <w:sz w:val="24"/>
          </w:rPr>
          <w:delText>)</w:delText>
        </w:r>
      </w:del>
      <w:r w:rsidR="00BF4043" w:rsidRPr="00BF4043">
        <w:rPr>
          <w:sz w:val="24"/>
        </w:rPr>
        <w:fldChar w:fldCharType="end"/>
      </w:r>
      <w:r w:rsidRPr="00BF4043">
        <w:rPr>
          <w:rFonts w:cs="Times New Roman"/>
          <w:noProof/>
          <w:color w:val="000000" w:themeColor="text1"/>
          <w:sz w:val="24"/>
          <w:szCs w:val="24"/>
          <w:rPrChange w:id="1118" w:author="Barshadskaya, Yuliya" w:date="2024-02-23T15:18:00Z">
            <w:rPr>
              <w:rFonts w:cs="Times New Roman"/>
              <w:noProof/>
            </w:rPr>
          </w:rPrChange>
        </w:rPr>
        <w:tab/>
      </w:r>
      <w:r w:rsidRPr="00BF4043">
        <w:rPr>
          <w:rFonts w:cs="Times New Roman"/>
          <w:noProof/>
          <w:color w:val="000000" w:themeColor="text1"/>
          <w:sz w:val="24"/>
          <w:szCs w:val="24"/>
          <w:rPrChange w:id="1119" w:author="Barshadskaya, Yuliya" w:date="2024-02-23T15:18:00Z">
            <w:rPr>
              <w:rFonts w:cs="Times New Roman"/>
              <w:noProof/>
            </w:rPr>
          </w:rPrChange>
        </w:rPr>
        <w:fldChar w:fldCharType="begin"/>
      </w:r>
      <w:r w:rsidRPr="00BF4043">
        <w:rPr>
          <w:rFonts w:cs="Times New Roman"/>
          <w:noProof/>
          <w:color w:val="000000" w:themeColor="text1"/>
          <w:sz w:val="24"/>
          <w:szCs w:val="24"/>
          <w:rPrChange w:id="1120" w:author="Barshadskaya, Yuliya" w:date="2024-02-23T15:18:00Z">
            <w:rPr>
              <w:rFonts w:cs="Times New Roman"/>
              <w:noProof/>
            </w:rPr>
          </w:rPrChange>
        </w:rPr>
        <w:instrText xml:space="preserve"> PAGEREF _Toc115733160 \h </w:instrText>
      </w:r>
      <w:r w:rsidRPr="00BF4043">
        <w:rPr>
          <w:rFonts w:cs="Times New Roman"/>
          <w:noProof/>
          <w:color w:val="000000" w:themeColor="text1"/>
          <w:sz w:val="24"/>
          <w:szCs w:val="24"/>
          <w:rPrChange w:id="1121" w:author="Barshadskaya, Yuliya" w:date="2024-02-23T15:18:00Z">
            <w:rPr>
              <w:rFonts w:cs="Times New Roman"/>
              <w:noProof/>
              <w:color w:val="000000" w:themeColor="text1"/>
              <w:sz w:val="24"/>
              <w:szCs w:val="24"/>
            </w:rPr>
          </w:rPrChange>
        </w:rPr>
      </w:r>
      <w:r w:rsidRPr="00BF4043">
        <w:rPr>
          <w:rFonts w:cs="Times New Roman"/>
          <w:noProof/>
          <w:color w:val="000000" w:themeColor="text1"/>
          <w:sz w:val="24"/>
          <w:szCs w:val="24"/>
          <w:rPrChange w:id="1122" w:author="Barshadskaya, Yuliya" w:date="2024-02-23T15:18:00Z">
            <w:rPr>
              <w:rFonts w:cs="Times New Roman"/>
              <w:noProof/>
            </w:rPr>
          </w:rPrChange>
        </w:rPr>
        <w:fldChar w:fldCharType="separate"/>
      </w:r>
      <w:r w:rsidRPr="00BF4043">
        <w:rPr>
          <w:rFonts w:cs="Times New Roman"/>
          <w:noProof/>
          <w:color w:val="000000" w:themeColor="text1"/>
          <w:sz w:val="24"/>
          <w:szCs w:val="24"/>
          <w:rPrChange w:id="1123" w:author="Barshadskaya, Yuliya" w:date="2024-02-23T15:18:00Z">
            <w:rPr>
              <w:rFonts w:cs="Times New Roman"/>
              <w:noProof/>
            </w:rPr>
          </w:rPrChange>
        </w:rPr>
        <w:t>30</w:t>
      </w:r>
      <w:r w:rsidRPr="00BF4043">
        <w:rPr>
          <w:rFonts w:cs="Times New Roman"/>
          <w:noProof/>
          <w:color w:val="000000" w:themeColor="text1"/>
          <w:sz w:val="24"/>
          <w:szCs w:val="24"/>
          <w:rPrChange w:id="1124" w:author="Barshadskaya, Yuliya" w:date="2024-02-23T15:18:00Z">
            <w:rPr>
              <w:rFonts w:cs="Times New Roman"/>
              <w:noProof/>
            </w:rPr>
          </w:rPrChange>
        </w:rPr>
        <w:fldChar w:fldCharType="end"/>
      </w:r>
    </w:p>
    <w:p w14:paraId="488AC4D2" w14:textId="214AE2E2" w:rsidR="004C4CE2" w:rsidRPr="00BF4043" w:rsidRDefault="004C4CE2">
      <w:pPr>
        <w:pStyle w:val="aa"/>
        <w:tabs>
          <w:tab w:val="right" w:leader="dot" w:pos="9345"/>
        </w:tabs>
        <w:spacing w:line="240" w:lineRule="auto"/>
        <w:ind w:firstLine="0"/>
        <w:rPr>
          <w:rFonts w:eastAsiaTheme="minorEastAsia" w:cs="Times New Roman"/>
          <w:noProof/>
          <w:color w:val="000000" w:themeColor="text1"/>
          <w:sz w:val="24"/>
          <w:szCs w:val="24"/>
          <w:lang w:eastAsia="ru-RU"/>
          <w:rPrChange w:id="1125" w:author="Barshadskaya, Yuliya" w:date="2024-02-23T15:18:00Z">
            <w:rPr>
              <w:rFonts w:asciiTheme="minorHAnsi" w:eastAsiaTheme="minorEastAsia" w:hAnsiTheme="minorHAnsi"/>
              <w:noProof/>
              <w:sz w:val="22"/>
              <w:lang w:eastAsia="ru-RU"/>
            </w:rPr>
          </w:rPrChange>
        </w:rPr>
        <w:pPrChange w:id="1126" w:author="Barshadskaya, Yuliya" w:date="2024-02-23T15:18:00Z">
          <w:pPr>
            <w:pStyle w:val="aa"/>
            <w:tabs>
              <w:tab w:val="right" w:leader="dot" w:pos="9345"/>
            </w:tabs>
            <w:ind w:firstLine="0"/>
          </w:pPr>
        </w:pPrChange>
      </w:pPr>
      <w:r w:rsidRPr="00BF4043">
        <w:rPr>
          <w:rFonts w:cs="Times New Roman"/>
          <w:b/>
          <w:noProof/>
          <w:color w:val="000000" w:themeColor="text1"/>
          <w:sz w:val="24"/>
          <w:szCs w:val="24"/>
          <w:rPrChange w:id="1127" w:author="Barshadskaya, Yuliya" w:date="2024-02-23T15:18:00Z">
            <w:rPr>
              <w:rFonts w:cs="Times New Roman"/>
              <w:noProof/>
            </w:rPr>
          </w:rPrChange>
        </w:rPr>
        <w:t>Таблица 3</w:t>
      </w:r>
      <w:r w:rsidRPr="00BF4043">
        <w:rPr>
          <w:rFonts w:cs="Times New Roman"/>
          <w:b/>
          <w:noProof/>
          <w:color w:val="000000" w:themeColor="text1"/>
          <w:sz w:val="24"/>
          <w:szCs w:val="24"/>
          <w:rPrChange w:id="1128" w:author="Barshadskaya, Yuliya" w:date="2024-02-23T15:18:00Z">
            <w:rPr>
              <w:rFonts w:cs="Times New Roman"/>
              <w:noProof/>
            </w:rPr>
          </w:rPrChange>
        </w:rPr>
        <w:noBreakHyphen/>
        <w:t>4</w:t>
      </w:r>
      <w:r w:rsidR="00BF4043">
        <w:rPr>
          <w:rFonts w:cs="Times New Roman"/>
          <w:noProof/>
          <w:color w:val="000000" w:themeColor="text1"/>
          <w:sz w:val="24"/>
          <w:szCs w:val="24"/>
        </w:rPr>
        <w:t>.</w:t>
      </w:r>
      <w:r w:rsidRPr="00BF4043">
        <w:rPr>
          <w:rFonts w:cs="Times New Roman"/>
          <w:noProof/>
          <w:color w:val="000000" w:themeColor="text1"/>
          <w:sz w:val="24"/>
          <w:szCs w:val="24"/>
          <w:rPrChange w:id="1129" w:author="Barshadskaya, Yuliya" w:date="2024-02-23T15:18:00Z">
            <w:rPr>
              <w:rFonts w:cs="Times New Roman"/>
              <w:noProof/>
            </w:rPr>
          </w:rPrChange>
        </w:rPr>
        <w:t xml:space="preserve"> Доля от введенной радиоактивности, выведенная в течение 168 ч после однократного введения осимертиниба крысам </w:t>
      </w:r>
      <w:r w:rsidR="00BF4043">
        <w:rPr>
          <w:rFonts w:cs="Times New Roman"/>
          <w:noProof/>
          <w:color w:val="000000" w:themeColor="text1"/>
          <w:sz w:val="24"/>
          <w:szCs w:val="24"/>
        </w:rPr>
        <w:t xml:space="preserve"> </w:t>
      </w:r>
      <w:r w:rsidR="00BF4043" w:rsidRPr="00BF4043">
        <w:rPr>
          <w:sz w:val="24"/>
        </w:rPr>
        <w:fldChar w:fldCharType="begin"/>
      </w:r>
      <w:r w:rsidR="00BF4043" w:rsidRPr="00BF4043">
        <w:rPr>
          <w:sz w:val="24"/>
        </w:rPr>
        <w:instrText xml:space="preserve"> ADDIN ZOTERO_ITEM CSL_CITATION {"citationID":"yyg4kpq8","properties":{"formattedCitation":"(1)","plainCitation":"(1)","noteIndex":0},"citationItems":[{"id":161885,"uris":["http://zotero.org/groups/4735135/items/TKC58DDZ"],"itemData":{"id":161885,"type":"webpage","title":"Злокачественное новообразование бронхов и легкого. Клинические рекомендации","URL":"https://cr.minzdrav.gov.ru/recomend/30_4","author":[{"family":"Ассоциация онкологов России","given":""}],"accessed":{"date-parts":[["2022",8,2]]},"issued":{"date-parts":[["2022"]]}}}],"schema":"https://github.com/citation-style-language/schema/raw/master/csl-citation.json"} </w:instrText>
      </w:r>
      <w:r w:rsidR="00BF4043" w:rsidRPr="00BF4043">
        <w:rPr>
          <w:sz w:val="24"/>
        </w:rPr>
        <w:fldChar w:fldCharType="separate"/>
      </w:r>
      <w:ins w:id="1130" w:author="Barshadskaya, Yuliya" w:date="2024-01-12T22:23:00Z">
        <w:r w:rsidR="00BF4043" w:rsidRPr="00BF4043">
          <w:rPr>
            <w:sz w:val="24"/>
          </w:rPr>
          <w:t>[</w:t>
        </w:r>
      </w:ins>
      <w:del w:id="1131" w:author="Barshadskaya, Yuliya" w:date="2024-01-12T22:23:00Z">
        <w:r w:rsidR="00BF4043" w:rsidRPr="00BF4043" w:rsidDel="004A0FC3">
          <w:rPr>
            <w:sz w:val="24"/>
          </w:rPr>
          <w:delText>(</w:delText>
        </w:r>
      </w:del>
      <w:r w:rsidR="00BF4043" w:rsidRPr="00BF4043">
        <w:rPr>
          <w:sz w:val="24"/>
        </w:rPr>
        <w:t>1</w:t>
      </w:r>
      <w:ins w:id="1132" w:author="Barshadskaya, Yuliya" w:date="2024-01-12T22:23:00Z">
        <w:r w:rsidR="00BF4043" w:rsidRPr="00BF4043">
          <w:rPr>
            <w:sz w:val="24"/>
          </w:rPr>
          <w:t>]</w:t>
        </w:r>
      </w:ins>
      <w:del w:id="1133" w:author="Barshadskaya, Yuliya" w:date="2024-01-12T22:23:00Z">
        <w:r w:rsidR="00BF4043" w:rsidRPr="00BF4043" w:rsidDel="004A0FC3">
          <w:rPr>
            <w:sz w:val="24"/>
          </w:rPr>
          <w:delText>)</w:delText>
        </w:r>
      </w:del>
      <w:r w:rsidR="00BF4043" w:rsidRPr="00BF4043">
        <w:rPr>
          <w:sz w:val="24"/>
        </w:rPr>
        <w:fldChar w:fldCharType="end"/>
      </w:r>
      <w:r w:rsidRPr="00BF4043">
        <w:rPr>
          <w:rFonts w:cs="Times New Roman"/>
          <w:noProof/>
          <w:color w:val="000000" w:themeColor="text1"/>
          <w:sz w:val="24"/>
          <w:szCs w:val="24"/>
          <w:rPrChange w:id="1134" w:author="Barshadskaya, Yuliya" w:date="2024-02-23T15:18:00Z">
            <w:rPr>
              <w:rFonts w:cs="Times New Roman"/>
              <w:noProof/>
            </w:rPr>
          </w:rPrChange>
        </w:rPr>
        <w:tab/>
      </w:r>
      <w:r w:rsidRPr="00BF4043">
        <w:rPr>
          <w:rFonts w:cs="Times New Roman"/>
          <w:noProof/>
          <w:color w:val="000000" w:themeColor="text1"/>
          <w:sz w:val="24"/>
          <w:szCs w:val="24"/>
          <w:rPrChange w:id="1135" w:author="Barshadskaya, Yuliya" w:date="2024-02-23T15:18:00Z">
            <w:rPr>
              <w:rFonts w:cs="Times New Roman"/>
              <w:noProof/>
            </w:rPr>
          </w:rPrChange>
        </w:rPr>
        <w:fldChar w:fldCharType="begin"/>
      </w:r>
      <w:r w:rsidRPr="00BF4043">
        <w:rPr>
          <w:rFonts w:cs="Times New Roman"/>
          <w:noProof/>
          <w:color w:val="000000" w:themeColor="text1"/>
          <w:sz w:val="24"/>
          <w:szCs w:val="24"/>
          <w:rPrChange w:id="1136" w:author="Barshadskaya, Yuliya" w:date="2024-02-23T15:18:00Z">
            <w:rPr>
              <w:rFonts w:cs="Times New Roman"/>
              <w:noProof/>
            </w:rPr>
          </w:rPrChange>
        </w:rPr>
        <w:instrText xml:space="preserve"> PAGEREF _Toc115733161 \h </w:instrText>
      </w:r>
      <w:r w:rsidRPr="00BF4043">
        <w:rPr>
          <w:rFonts w:cs="Times New Roman"/>
          <w:noProof/>
          <w:color w:val="000000" w:themeColor="text1"/>
          <w:sz w:val="24"/>
          <w:szCs w:val="24"/>
          <w:rPrChange w:id="1137" w:author="Barshadskaya, Yuliya" w:date="2024-02-23T15:18:00Z">
            <w:rPr>
              <w:rFonts w:cs="Times New Roman"/>
              <w:noProof/>
              <w:color w:val="000000" w:themeColor="text1"/>
              <w:sz w:val="24"/>
              <w:szCs w:val="24"/>
            </w:rPr>
          </w:rPrChange>
        </w:rPr>
      </w:r>
      <w:r w:rsidRPr="00BF4043">
        <w:rPr>
          <w:rFonts w:cs="Times New Roman"/>
          <w:noProof/>
          <w:color w:val="000000" w:themeColor="text1"/>
          <w:sz w:val="24"/>
          <w:szCs w:val="24"/>
          <w:rPrChange w:id="1138" w:author="Barshadskaya, Yuliya" w:date="2024-02-23T15:18:00Z">
            <w:rPr>
              <w:rFonts w:cs="Times New Roman"/>
              <w:noProof/>
            </w:rPr>
          </w:rPrChange>
        </w:rPr>
        <w:fldChar w:fldCharType="separate"/>
      </w:r>
      <w:r w:rsidRPr="00BF4043">
        <w:rPr>
          <w:rFonts w:cs="Times New Roman"/>
          <w:noProof/>
          <w:color w:val="000000" w:themeColor="text1"/>
          <w:sz w:val="24"/>
          <w:szCs w:val="24"/>
          <w:rPrChange w:id="1139" w:author="Barshadskaya, Yuliya" w:date="2024-02-23T15:18:00Z">
            <w:rPr>
              <w:rFonts w:cs="Times New Roman"/>
              <w:noProof/>
            </w:rPr>
          </w:rPrChange>
        </w:rPr>
        <w:t>31</w:t>
      </w:r>
      <w:r w:rsidRPr="00BF4043">
        <w:rPr>
          <w:rFonts w:cs="Times New Roman"/>
          <w:noProof/>
          <w:color w:val="000000" w:themeColor="text1"/>
          <w:sz w:val="24"/>
          <w:szCs w:val="24"/>
          <w:rPrChange w:id="1140" w:author="Barshadskaya, Yuliya" w:date="2024-02-23T15:18:00Z">
            <w:rPr>
              <w:rFonts w:cs="Times New Roman"/>
              <w:noProof/>
            </w:rPr>
          </w:rPrChange>
        </w:rPr>
        <w:fldChar w:fldCharType="end"/>
      </w:r>
    </w:p>
    <w:p w14:paraId="0EAD8143" w14:textId="3C537DA9" w:rsidR="004C4CE2" w:rsidRPr="00BF4043" w:rsidRDefault="004C4CE2">
      <w:pPr>
        <w:pStyle w:val="aa"/>
        <w:tabs>
          <w:tab w:val="right" w:leader="dot" w:pos="9345"/>
        </w:tabs>
        <w:spacing w:line="240" w:lineRule="auto"/>
        <w:ind w:firstLine="0"/>
        <w:rPr>
          <w:rFonts w:eastAsiaTheme="minorEastAsia" w:cs="Times New Roman"/>
          <w:noProof/>
          <w:color w:val="000000" w:themeColor="text1"/>
          <w:sz w:val="24"/>
          <w:szCs w:val="24"/>
          <w:lang w:eastAsia="ru-RU"/>
          <w:rPrChange w:id="1141" w:author="Barshadskaya, Yuliya" w:date="2024-02-23T15:18:00Z">
            <w:rPr>
              <w:rFonts w:asciiTheme="minorHAnsi" w:eastAsiaTheme="minorEastAsia" w:hAnsiTheme="minorHAnsi"/>
              <w:noProof/>
              <w:sz w:val="22"/>
              <w:lang w:eastAsia="ru-RU"/>
            </w:rPr>
          </w:rPrChange>
        </w:rPr>
        <w:pPrChange w:id="1142" w:author="Barshadskaya, Yuliya" w:date="2024-02-23T15:18:00Z">
          <w:pPr>
            <w:pStyle w:val="aa"/>
            <w:tabs>
              <w:tab w:val="right" w:leader="dot" w:pos="9345"/>
            </w:tabs>
            <w:ind w:firstLine="0"/>
          </w:pPr>
        </w:pPrChange>
      </w:pPr>
      <w:r w:rsidRPr="00BF4043">
        <w:rPr>
          <w:rFonts w:cs="Times New Roman"/>
          <w:b/>
          <w:noProof/>
          <w:color w:val="000000" w:themeColor="text1"/>
          <w:sz w:val="24"/>
          <w:szCs w:val="24"/>
          <w:rPrChange w:id="1143" w:author="Barshadskaya, Yuliya" w:date="2024-02-23T15:18:00Z">
            <w:rPr>
              <w:rFonts w:cs="Times New Roman"/>
              <w:noProof/>
            </w:rPr>
          </w:rPrChange>
        </w:rPr>
        <w:t>Таблица 3</w:t>
      </w:r>
      <w:r w:rsidRPr="00BF4043">
        <w:rPr>
          <w:rFonts w:cs="Times New Roman"/>
          <w:b/>
          <w:noProof/>
          <w:color w:val="000000" w:themeColor="text1"/>
          <w:sz w:val="24"/>
          <w:szCs w:val="24"/>
          <w:rPrChange w:id="1144" w:author="Barshadskaya, Yuliya" w:date="2024-02-23T15:18:00Z">
            <w:rPr>
              <w:rFonts w:cs="Times New Roman"/>
              <w:noProof/>
            </w:rPr>
          </w:rPrChange>
        </w:rPr>
        <w:noBreakHyphen/>
        <w:t>5</w:t>
      </w:r>
      <w:r w:rsidR="00BF4043">
        <w:rPr>
          <w:rFonts w:cs="Times New Roman"/>
          <w:noProof/>
          <w:color w:val="000000" w:themeColor="text1"/>
          <w:sz w:val="24"/>
          <w:szCs w:val="24"/>
        </w:rPr>
        <w:t>.</w:t>
      </w:r>
      <w:r w:rsidRPr="00BF4043">
        <w:rPr>
          <w:rFonts w:cs="Times New Roman"/>
          <w:noProof/>
          <w:color w:val="000000" w:themeColor="text1"/>
          <w:sz w:val="24"/>
          <w:szCs w:val="24"/>
          <w:rPrChange w:id="1145" w:author="Barshadskaya, Yuliya" w:date="2024-02-23T15:18:00Z">
            <w:rPr>
              <w:rFonts w:cs="Times New Roman"/>
              <w:noProof/>
            </w:rPr>
          </w:rPrChange>
        </w:rPr>
        <w:t xml:space="preserve"> Данные по доклиническим исследованиям токсичности осимертиниба при многократном и однократном введении </w:t>
      </w:r>
      <w:r w:rsidR="00BF4043">
        <w:rPr>
          <w:rFonts w:cs="Times New Roman"/>
          <w:noProof/>
          <w:color w:val="000000" w:themeColor="text1"/>
          <w:sz w:val="24"/>
          <w:szCs w:val="24"/>
        </w:rPr>
        <w:t xml:space="preserve"> </w:t>
      </w:r>
      <w:r w:rsidR="00BF4043" w:rsidRPr="00BF4043">
        <w:rPr>
          <w:rFonts w:cs="Times New Roman"/>
          <w:color w:val="000000" w:themeColor="text1"/>
          <w:sz w:val="24"/>
        </w:rPr>
        <w:t>[3]</w:t>
      </w:r>
      <w:r w:rsidRPr="00BF4043">
        <w:rPr>
          <w:rFonts w:cs="Times New Roman"/>
          <w:noProof/>
          <w:color w:val="000000" w:themeColor="text1"/>
          <w:sz w:val="24"/>
          <w:szCs w:val="24"/>
          <w:rPrChange w:id="1146" w:author="Barshadskaya, Yuliya" w:date="2024-02-23T15:18:00Z">
            <w:rPr>
              <w:rFonts w:cs="Times New Roman"/>
              <w:noProof/>
            </w:rPr>
          </w:rPrChange>
        </w:rPr>
        <w:tab/>
      </w:r>
      <w:r w:rsidRPr="00BF4043">
        <w:rPr>
          <w:rFonts w:cs="Times New Roman"/>
          <w:noProof/>
          <w:color w:val="000000" w:themeColor="text1"/>
          <w:sz w:val="24"/>
          <w:szCs w:val="24"/>
          <w:rPrChange w:id="1147" w:author="Barshadskaya, Yuliya" w:date="2024-02-23T15:18:00Z">
            <w:rPr>
              <w:rFonts w:cs="Times New Roman"/>
              <w:noProof/>
            </w:rPr>
          </w:rPrChange>
        </w:rPr>
        <w:fldChar w:fldCharType="begin"/>
      </w:r>
      <w:r w:rsidRPr="00BF4043">
        <w:rPr>
          <w:rFonts w:cs="Times New Roman"/>
          <w:noProof/>
          <w:color w:val="000000" w:themeColor="text1"/>
          <w:sz w:val="24"/>
          <w:szCs w:val="24"/>
          <w:rPrChange w:id="1148" w:author="Barshadskaya, Yuliya" w:date="2024-02-23T15:18:00Z">
            <w:rPr>
              <w:rFonts w:cs="Times New Roman"/>
              <w:noProof/>
            </w:rPr>
          </w:rPrChange>
        </w:rPr>
        <w:instrText xml:space="preserve"> PAGEREF _Toc115733162 \h </w:instrText>
      </w:r>
      <w:r w:rsidRPr="00BF4043">
        <w:rPr>
          <w:rFonts w:cs="Times New Roman"/>
          <w:noProof/>
          <w:color w:val="000000" w:themeColor="text1"/>
          <w:sz w:val="24"/>
          <w:szCs w:val="24"/>
          <w:rPrChange w:id="1149" w:author="Barshadskaya, Yuliya" w:date="2024-02-23T15:18:00Z">
            <w:rPr>
              <w:rFonts w:cs="Times New Roman"/>
              <w:noProof/>
              <w:color w:val="000000" w:themeColor="text1"/>
              <w:sz w:val="24"/>
              <w:szCs w:val="24"/>
            </w:rPr>
          </w:rPrChange>
        </w:rPr>
      </w:r>
      <w:r w:rsidRPr="00BF4043">
        <w:rPr>
          <w:rFonts w:cs="Times New Roman"/>
          <w:noProof/>
          <w:color w:val="000000" w:themeColor="text1"/>
          <w:sz w:val="24"/>
          <w:szCs w:val="24"/>
          <w:rPrChange w:id="1150" w:author="Barshadskaya, Yuliya" w:date="2024-02-23T15:18:00Z">
            <w:rPr>
              <w:rFonts w:cs="Times New Roman"/>
              <w:noProof/>
            </w:rPr>
          </w:rPrChange>
        </w:rPr>
        <w:fldChar w:fldCharType="separate"/>
      </w:r>
      <w:r w:rsidRPr="00BF4043">
        <w:rPr>
          <w:rFonts w:cs="Times New Roman"/>
          <w:noProof/>
          <w:color w:val="000000" w:themeColor="text1"/>
          <w:sz w:val="24"/>
          <w:szCs w:val="24"/>
          <w:rPrChange w:id="1151" w:author="Barshadskaya, Yuliya" w:date="2024-02-23T15:18:00Z">
            <w:rPr>
              <w:rFonts w:cs="Times New Roman"/>
              <w:noProof/>
            </w:rPr>
          </w:rPrChange>
        </w:rPr>
        <w:t>34</w:t>
      </w:r>
      <w:r w:rsidRPr="00BF4043">
        <w:rPr>
          <w:rFonts w:cs="Times New Roman"/>
          <w:noProof/>
          <w:color w:val="000000" w:themeColor="text1"/>
          <w:sz w:val="24"/>
          <w:szCs w:val="24"/>
          <w:rPrChange w:id="1152" w:author="Barshadskaya, Yuliya" w:date="2024-02-23T15:18:00Z">
            <w:rPr>
              <w:rFonts w:cs="Times New Roman"/>
              <w:noProof/>
            </w:rPr>
          </w:rPrChange>
        </w:rPr>
        <w:fldChar w:fldCharType="end"/>
      </w:r>
    </w:p>
    <w:p w14:paraId="31449A11" w14:textId="36E44274" w:rsidR="004C4CE2" w:rsidRPr="00BF4043" w:rsidRDefault="004C4CE2">
      <w:pPr>
        <w:pStyle w:val="aa"/>
        <w:tabs>
          <w:tab w:val="right" w:leader="dot" w:pos="9345"/>
        </w:tabs>
        <w:spacing w:line="240" w:lineRule="auto"/>
        <w:ind w:firstLine="0"/>
        <w:rPr>
          <w:rFonts w:eastAsiaTheme="minorEastAsia" w:cs="Times New Roman"/>
          <w:noProof/>
          <w:color w:val="000000" w:themeColor="text1"/>
          <w:sz w:val="24"/>
          <w:szCs w:val="24"/>
          <w:lang w:eastAsia="ru-RU"/>
          <w:rPrChange w:id="1153" w:author="Barshadskaya, Yuliya" w:date="2024-02-23T15:18:00Z">
            <w:rPr>
              <w:rFonts w:asciiTheme="minorHAnsi" w:eastAsiaTheme="minorEastAsia" w:hAnsiTheme="minorHAnsi"/>
              <w:noProof/>
              <w:sz w:val="22"/>
              <w:lang w:eastAsia="ru-RU"/>
            </w:rPr>
          </w:rPrChange>
        </w:rPr>
        <w:pPrChange w:id="1154" w:author="Barshadskaya, Yuliya" w:date="2024-02-23T15:18:00Z">
          <w:pPr>
            <w:pStyle w:val="aa"/>
            <w:tabs>
              <w:tab w:val="right" w:leader="dot" w:pos="9345"/>
            </w:tabs>
            <w:ind w:firstLine="0"/>
          </w:pPr>
        </w:pPrChange>
      </w:pPr>
      <w:r w:rsidRPr="00BF4043">
        <w:rPr>
          <w:rFonts w:cs="Times New Roman"/>
          <w:b/>
          <w:noProof/>
          <w:color w:val="000000" w:themeColor="text1"/>
          <w:sz w:val="24"/>
          <w:szCs w:val="24"/>
          <w:rPrChange w:id="1155" w:author="Barshadskaya, Yuliya" w:date="2024-02-23T15:18:00Z">
            <w:rPr>
              <w:rFonts w:cs="Times New Roman"/>
              <w:noProof/>
            </w:rPr>
          </w:rPrChange>
        </w:rPr>
        <w:t>Таблица 4</w:t>
      </w:r>
      <w:r w:rsidRPr="00BF4043">
        <w:rPr>
          <w:rFonts w:cs="Times New Roman"/>
          <w:b/>
          <w:noProof/>
          <w:color w:val="000000" w:themeColor="text1"/>
          <w:sz w:val="24"/>
          <w:szCs w:val="24"/>
          <w:rPrChange w:id="1156" w:author="Barshadskaya, Yuliya" w:date="2024-02-23T15:18:00Z">
            <w:rPr>
              <w:rFonts w:cs="Times New Roman"/>
              <w:noProof/>
            </w:rPr>
          </w:rPrChange>
        </w:rPr>
        <w:noBreakHyphen/>
        <w:t>1</w:t>
      </w:r>
      <w:r w:rsidR="00BF4043">
        <w:rPr>
          <w:rFonts w:cs="Times New Roman"/>
          <w:noProof/>
          <w:color w:val="000000" w:themeColor="text1"/>
          <w:sz w:val="24"/>
          <w:szCs w:val="24"/>
        </w:rPr>
        <w:t>.</w:t>
      </w:r>
      <w:r w:rsidRPr="00BF4043">
        <w:rPr>
          <w:rFonts w:cs="Times New Roman"/>
          <w:noProof/>
          <w:color w:val="000000" w:themeColor="text1"/>
          <w:sz w:val="24"/>
          <w:szCs w:val="24"/>
          <w:rPrChange w:id="1157" w:author="Barshadskaya, Yuliya" w:date="2024-02-23T15:18:00Z">
            <w:rPr>
              <w:rFonts w:cs="Times New Roman"/>
              <w:noProof/>
            </w:rPr>
          </w:rPrChange>
        </w:rPr>
        <w:t xml:space="preserve"> Фармакокинетические показатели осимертиниба при пероральном введении добровольцам различных лекарственных форм </w:t>
      </w:r>
      <w:r w:rsidR="00BF4043" w:rsidRPr="00BF4043">
        <w:rPr>
          <w:rFonts w:cs="Times New Roman"/>
          <w:noProof/>
          <w:color w:val="000000" w:themeColor="text1"/>
          <w:sz w:val="24"/>
          <w:szCs w:val="24"/>
        </w:rPr>
        <w:t>[2]</w:t>
      </w:r>
      <w:r w:rsidRPr="00BF4043">
        <w:rPr>
          <w:rFonts w:cs="Times New Roman"/>
          <w:noProof/>
          <w:color w:val="000000" w:themeColor="text1"/>
          <w:sz w:val="24"/>
          <w:szCs w:val="24"/>
          <w:rPrChange w:id="1158" w:author="Barshadskaya, Yuliya" w:date="2024-02-23T15:18:00Z">
            <w:rPr>
              <w:rFonts w:cs="Times New Roman"/>
              <w:noProof/>
            </w:rPr>
          </w:rPrChange>
        </w:rPr>
        <w:tab/>
      </w:r>
      <w:r w:rsidRPr="00BF4043">
        <w:rPr>
          <w:rFonts w:cs="Times New Roman"/>
          <w:noProof/>
          <w:color w:val="000000" w:themeColor="text1"/>
          <w:sz w:val="24"/>
          <w:szCs w:val="24"/>
          <w:rPrChange w:id="1159" w:author="Barshadskaya, Yuliya" w:date="2024-02-23T15:18:00Z">
            <w:rPr>
              <w:rFonts w:cs="Times New Roman"/>
              <w:noProof/>
            </w:rPr>
          </w:rPrChange>
        </w:rPr>
        <w:fldChar w:fldCharType="begin"/>
      </w:r>
      <w:r w:rsidRPr="00BF4043">
        <w:rPr>
          <w:rFonts w:cs="Times New Roman"/>
          <w:noProof/>
          <w:color w:val="000000" w:themeColor="text1"/>
          <w:sz w:val="24"/>
          <w:szCs w:val="24"/>
          <w:rPrChange w:id="1160" w:author="Barshadskaya, Yuliya" w:date="2024-02-23T15:18:00Z">
            <w:rPr>
              <w:rFonts w:cs="Times New Roman"/>
              <w:noProof/>
            </w:rPr>
          </w:rPrChange>
        </w:rPr>
        <w:instrText xml:space="preserve"> PAGEREF _Toc115733163 \h </w:instrText>
      </w:r>
      <w:r w:rsidRPr="00BF4043">
        <w:rPr>
          <w:rFonts w:cs="Times New Roman"/>
          <w:noProof/>
          <w:color w:val="000000" w:themeColor="text1"/>
          <w:sz w:val="24"/>
          <w:szCs w:val="24"/>
          <w:rPrChange w:id="1161" w:author="Barshadskaya, Yuliya" w:date="2024-02-23T15:18:00Z">
            <w:rPr>
              <w:rFonts w:cs="Times New Roman"/>
              <w:noProof/>
              <w:color w:val="000000" w:themeColor="text1"/>
              <w:sz w:val="24"/>
              <w:szCs w:val="24"/>
            </w:rPr>
          </w:rPrChange>
        </w:rPr>
      </w:r>
      <w:r w:rsidRPr="00BF4043">
        <w:rPr>
          <w:rFonts w:cs="Times New Roman"/>
          <w:noProof/>
          <w:color w:val="000000" w:themeColor="text1"/>
          <w:sz w:val="24"/>
          <w:szCs w:val="24"/>
          <w:rPrChange w:id="1162" w:author="Barshadskaya, Yuliya" w:date="2024-02-23T15:18:00Z">
            <w:rPr>
              <w:rFonts w:cs="Times New Roman"/>
              <w:noProof/>
            </w:rPr>
          </w:rPrChange>
        </w:rPr>
        <w:fldChar w:fldCharType="separate"/>
      </w:r>
      <w:r w:rsidRPr="00BF4043">
        <w:rPr>
          <w:rFonts w:cs="Times New Roman"/>
          <w:noProof/>
          <w:color w:val="000000" w:themeColor="text1"/>
          <w:sz w:val="24"/>
          <w:szCs w:val="24"/>
          <w:rPrChange w:id="1163" w:author="Barshadskaya, Yuliya" w:date="2024-02-23T15:18:00Z">
            <w:rPr>
              <w:rFonts w:cs="Times New Roman"/>
              <w:noProof/>
            </w:rPr>
          </w:rPrChange>
        </w:rPr>
        <w:t>44</w:t>
      </w:r>
      <w:r w:rsidRPr="00BF4043">
        <w:rPr>
          <w:rFonts w:cs="Times New Roman"/>
          <w:noProof/>
          <w:color w:val="000000" w:themeColor="text1"/>
          <w:sz w:val="24"/>
          <w:szCs w:val="24"/>
          <w:rPrChange w:id="1164" w:author="Barshadskaya, Yuliya" w:date="2024-02-23T15:18:00Z">
            <w:rPr>
              <w:rFonts w:cs="Times New Roman"/>
              <w:noProof/>
            </w:rPr>
          </w:rPrChange>
        </w:rPr>
        <w:fldChar w:fldCharType="end"/>
      </w:r>
    </w:p>
    <w:p w14:paraId="2FD756E4" w14:textId="5A81F264" w:rsidR="004C4CE2" w:rsidRPr="00BF4043" w:rsidRDefault="004C4CE2">
      <w:pPr>
        <w:pStyle w:val="aa"/>
        <w:tabs>
          <w:tab w:val="right" w:leader="dot" w:pos="9345"/>
        </w:tabs>
        <w:spacing w:line="240" w:lineRule="auto"/>
        <w:ind w:firstLine="0"/>
        <w:rPr>
          <w:rFonts w:eastAsiaTheme="minorEastAsia" w:cs="Times New Roman"/>
          <w:noProof/>
          <w:color w:val="000000" w:themeColor="text1"/>
          <w:sz w:val="24"/>
          <w:szCs w:val="24"/>
          <w:lang w:eastAsia="ru-RU"/>
          <w:rPrChange w:id="1165" w:author="Barshadskaya, Yuliya" w:date="2024-02-23T15:18:00Z">
            <w:rPr>
              <w:rFonts w:asciiTheme="minorHAnsi" w:eastAsiaTheme="minorEastAsia" w:hAnsiTheme="minorHAnsi"/>
              <w:noProof/>
              <w:sz w:val="22"/>
              <w:lang w:eastAsia="ru-RU"/>
            </w:rPr>
          </w:rPrChange>
        </w:rPr>
        <w:pPrChange w:id="1166" w:author="Barshadskaya, Yuliya" w:date="2024-02-23T15:18:00Z">
          <w:pPr>
            <w:pStyle w:val="aa"/>
            <w:tabs>
              <w:tab w:val="right" w:leader="dot" w:pos="9345"/>
            </w:tabs>
            <w:ind w:firstLine="0"/>
          </w:pPr>
        </w:pPrChange>
      </w:pPr>
      <w:r w:rsidRPr="00BF4043">
        <w:rPr>
          <w:rFonts w:cs="Times New Roman"/>
          <w:b/>
          <w:noProof/>
          <w:color w:val="000000" w:themeColor="text1"/>
          <w:sz w:val="24"/>
          <w:szCs w:val="24"/>
          <w:rPrChange w:id="1167" w:author="Barshadskaya, Yuliya" w:date="2024-02-23T15:18:00Z">
            <w:rPr>
              <w:rFonts w:cs="Times New Roman"/>
              <w:noProof/>
            </w:rPr>
          </w:rPrChange>
        </w:rPr>
        <w:t>Таблица 4</w:t>
      </w:r>
      <w:r w:rsidRPr="00BF4043">
        <w:rPr>
          <w:rFonts w:cs="Times New Roman"/>
          <w:b/>
          <w:noProof/>
          <w:color w:val="000000" w:themeColor="text1"/>
          <w:sz w:val="24"/>
          <w:szCs w:val="24"/>
          <w:rPrChange w:id="1168" w:author="Barshadskaya, Yuliya" w:date="2024-02-23T15:18:00Z">
            <w:rPr>
              <w:rFonts w:cs="Times New Roman"/>
              <w:noProof/>
            </w:rPr>
          </w:rPrChange>
        </w:rPr>
        <w:noBreakHyphen/>
        <w:t>2</w:t>
      </w:r>
      <w:r w:rsidR="00BF4043">
        <w:rPr>
          <w:rFonts w:cs="Times New Roman"/>
          <w:noProof/>
          <w:color w:val="000000" w:themeColor="text1"/>
          <w:sz w:val="24"/>
          <w:szCs w:val="24"/>
        </w:rPr>
        <w:t>.</w:t>
      </w:r>
      <w:r w:rsidRPr="00BF4043">
        <w:rPr>
          <w:rFonts w:cs="Times New Roman"/>
          <w:noProof/>
          <w:color w:val="000000" w:themeColor="text1"/>
          <w:sz w:val="24"/>
          <w:szCs w:val="24"/>
          <w:rPrChange w:id="1169" w:author="Barshadskaya, Yuliya" w:date="2024-02-23T15:18:00Z">
            <w:rPr>
              <w:rFonts w:cs="Times New Roman"/>
              <w:noProof/>
            </w:rPr>
          </w:rPrChange>
        </w:rPr>
        <w:t xml:space="preserve"> Показатели выведения радиоактивно меченого осимертиниба у здоровых добровольцев </w:t>
      </w:r>
      <w:r w:rsidR="00BF4043" w:rsidRPr="00BF4043">
        <w:rPr>
          <w:sz w:val="24"/>
        </w:rPr>
        <w:fldChar w:fldCharType="begin"/>
      </w:r>
      <w:r w:rsidR="00BF4043" w:rsidRPr="00BF4043">
        <w:rPr>
          <w:sz w:val="24"/>
        </w:rPr>
        <w:instrText xml:space="preserve"> ADDIN ZOTERO_ITEM CSL_CITATION {"citationID":"yyg4kpq8","properties":{"formattedCitation":"(1)","plainCitation":"(1)","noteIndex":0},"citationItems":[{"id":161885,"uris":["http://zotero.org/groups/4735135/items/TKC58DDZ"],"itemData":{"id":161885,"type":"webpage","title":"Злокачественное новообразование бронхов и легкого. Клинические рекомендации","URL":"https://cr.minzdrav.gov.ru/recomend/30_4","author":[{"family":"Ассоциация онкологов России","given":""}],"accessed":{"date-parts":[["2022",8,2]]},"issued":{"date-parts":[["2022"]]}}}],"schema":"https://github.com/citation-style-language/schema/raw/master/csl-citation.json"} </w:instrText>
      </w:r>
      <w:r w:rsidR="00BF4043" w:rsidRPr="00BF4043">
        <w:rPr>
          <w:sz w:val="24"/>
        </w:rPr>
        <w:fldChar w:fldCharType="separate"/>
      </w:r>
      <w:ins w:id="1170" w:author="Barshadskaya, Yuliya" w:date="2024-01-12T22:23:00Z">
        <w:r w:rsidR="00BF4043" w:rsidRPr="00BF4043">
          <w:rPr>
            <w:sz w:val="24"/>
          </w:rPr>
          <w:t>[</w:t>
        </w:r>
      </w:ins>
      <w:del w:id="1171" w:author="Barshadskaya, Yuliya" w:date="2024-01-12T22:23:00Z">
        <w:r w:rsidR="00BF4043" w:rsidRPr="00BF4043" w:rsidDel="004A0FC3">
          <w:rPr>
            <w:sz w:val="24"/>
          </w:rPr>
          <w:delText>(</w:delText>
        </w:r>
      </w:del>
      <w:r w:rsidR="00BF4043" w:rsidRPr="00BF4043">
        <w:rPr>
          <w:sz w:val="24"/>
        </w:rPr>
        <w:t>1</w:t>
      </w:r>
      <w:ins w:id="1172" w:author="Barshadskaya, Yuliya" w:date="2024-01-12T22:23:00Z">
        <w:r w:rsidR="00BF4043" w:rsidRPr="00BF4043">
          <w:rPr>
            <w:sz w:val="24"/>
          </w:rPr>
          <w:t>]</w:t>
        </w:r>
      </w:ins>
      <w:del w:id="1173" w:author="Barshadskaya, Yuliya" w:date="2024-01-12T22:23:00Z">
        <w:r w:rsidR="00BF4043" w:rsidRPr="00BF4043" w:rsidDel="004A0FC3">
          <w:rPr>
            <w:sz w:val="24"/>
          </w:rPr>
          <w:delText>)</w:delText>
        </w:r>
      </w:del>
      <w:r w:rsidR="00BF4043" w:rsidRPr="00BF4043">
        <w:rPr>
          <w:sz w:val="24"/>
        </w:rPr>
        <w:fldChar w:fldCharType="end"/>
      </w:r>
      <w:r w:rsidRPr="00BF4043">
        <w:rPr>
          <w:rFonts w:cs="Times New Roman"/>
          <w:noProof/>
          <w:color w:val="000000" w:themeColor="text1"/>
          <w:sz w:val="24"/>
          <w:szCs w:val="24"/>
          <w:rPrChange w:id="1174" w:author="Barshadskaya, Yuliya" w:date="2024-02-23T15:18:00Z">
            <w:rPr>
              <w:rFonts w:cs="Times New Roman"/>
              <w:noProof/>
            </w:rPr>
          </w:rPrChange>
        </w:rPr>
        <w:tab/>
      </w:r>
      <w:r w:rsidRPr="00BF4043">
        <w:rPr>
          <w:rFonts w:cs="Times New Roman"/>
          <w:noProof/>
          <w:color w:val="000000" w:themeColor="text1"/>
          <w:sz w:val="24"/>
          <w:szCs w:val="24"/>
          <w:rPrChange w:id="1175" w:author="Barshadskaya, Yuliya" w:date="2024-02-23T15:18:00Z">
            <w:rPr>
              <w:rFonts w:cs="Times New Roman"/>
              <w:noProof/>
            </w:rPr>
          </w:rPrChange>
        </w:rPr>
        <w:fldChar w:fldCharType="begin"/>
      </w:r>
      <w:r w:rsidRPr="00BF4043">
        <w:rPr>
          <w:rFonts w:cs="Times New Roman"/>
          <w:noProof/>
          <w:color w:val="000000" w:themeColor="text1"/>
          <w:sz w:val="24"/>
          <w:szCs w:val="24"/>
          <w:rPrChange w:id="1176" w:author="Barshadskaya, Yuliya" w:date="2024-02-23T15:18:00Z">
            <w:rPr>
              <w:rFonts w:cs="Times New Roman"/>
              <w:noProof/>
            </w:rPr>
          </w:rPrChange>
        </w:rPr>
        <w:instrText xml:space="preserve"> PAGEREF _Toc115733164 \h </w:instrText>
      </w:r>
      <w:r w:rsidRPr="00BF4043">
        <w:rPr>
          <w:rFonts w:cs="Times New Roman"/>
          <w:noProof/>
          <w:color w:val="000000" w:themeColor="text1"/>
          <w:sz w:val="24"/>
          <w:szCs w:val="24"/>
          <w:rPrChange w:id="1177" w:author="Barshadskaya, Yuliya" w:date="2024-02-23T15:18:00Z">
            <w:rPr>
              <w:rFonts w:cs="Times New Roman"/>
              <w:noProof/>
              <w:color w:val="000000" w:themeColor="text1"/>
              <w:sz w:val="24"/>
              <w:szCs w:val="24"/>
            </w:rPr>
          </w:rPrChange>
        </w:rPr>
      </w:r>
      <w:r w:rsidRPr="00BF4043">
        <w:rPr>
          <w:rFonts w:cs="Times New Roman"/>
          <w:noProof/>
          <w:color w:val="000000" w:themeColor="text1"/>
          <w:sz w:val="24"/>
          <w:szCs w:val="24"/>
          <w:rPrChange w:id="1178" w:author="Barshadskaya, Yuliya" w:date="2024-02-23T15:18:00Z">
            <w:rPr>
              <w:rFonts w:cs="Times New Roman"/>
              <w:noProof/>
            </w:rPr>
          </w:rPrChange>
        </w:rPr>
        <w:fldChar w:fldCharType="separate"/>
      </w:r>
      <w:r w:rsidRPr="00BF4043">
        <w:rPr>
          <w:rFonts w:cs="Times New Roman"/>
          <w:noProof/>
          <w:color w:val="000000" w:themeColor="text1"/>
          <w:sz w:val="24"/>
          <w:szCs w:val="24"/>
          <w:rPrChange w:id="1179" w:author="Barshadskaya, Yuliya" w:date="2024-02-23T15:18:00Z">
            <w:rPr>
              <w:rFonts w:cs="Times New Roman"/>
              <w:noProof/>
            </w:rPr>
          </w:rPrChange>
        </w:rPr>
        <w:t>46</w:t>
      </w:r>
      <w:r w:rsidRPr="00BF4043">
        <w:rPr>
          <w:rFonts w:cs="Times New Roman"/>
          <w:noProof/>
          <w:color w:val="000000" w:themeColor="text1"/>
          <w:sz w:val="24"/>
          <w:szCs w:val="24"/>
          <w:rPrChange w:id="1180" w:author="Barshadskaya, Yuliya" w:date="2024-02-23T15:18:00Z">
            <w:rPr>
              <w:rFonts w:cs="Times New Roman"/>
              <w:noProof/>
            </w:rPr>
          </w:rPrChange>
        </w:rPr>
        <w:fldChar w:fldCharType="end"/>
      </w:r>
    </w:p>
    <w:p w14:paraId="732D4510" w14:textId="241CA717" w:rsidR="004C4CE2" w:rsidRPr="00BF4043" w:rsidRDefault="004C4CE2">
      <w:pPr>
        <w:pStyle w:val="aa"/>
        <w:tabs>
          <w:tab w:val="right" w:leader="dot" w:pos="9345"/>
        </w:tabs>
        <w:spacing w:line="240" w:lineRule="auto"/>
        <w:ind w:firstLine="0"/>
        <w:rPr>
          <w:rFonts w:eastAsiaTheme="minorEastAsia" w:cs="Times New Roman"/>
          <w:noProof/>
          <w:color w:val="000000" w:themeColor="text1"/>
          <w:sz w:val="24"/>
          <w:szCs w:val="24"/>
          <w:lang w:eastAsia="ru-RU"/>
          <w:rPrChange w:id="1181" w:author="Barshadskaya, Yuliya" w:date="2024-02-23T15:18:00Z">
            <w:rPr>
              <w:rFonts w:asciiTheme="minorHAnsi" w:eastAsiaTheme="minorEastAsia" w:hAnsiTheme="minorHAnsi"/>
              <w:noProof/>
              <w:sz w:val="22"/>
              <w:lang w:eastAsia="ru-RU"/>
            </w:rPr>
          </w:rPrChange>
        </w:rPr>
        <w:pPrChange w:id="1182" w:author="Barshadskaya, Yuliya" w:date="2024-02-23T15:18:00Z">
          <w:pPr>
            <w:pStyle w:val="aa"/>
            <w:tabs>
              <w:tab w:val="right" w:leader="dot" w:pos="9345"/>
            </w:tabs>
            <w:ind w:firstLine="0"/>
          </w:pPr>
        </w:pPrChange>
      </w:pPr>
      <w:r w:rsidRPr="00BF4043">
        <w:rPr>
          <w:rFonts w:cs="Times New Roman"/>
          <w:b/>
          <w:noProof/>
          <w:color w:val="000000" w:themeColor="text1"/>
          <w:sz w:val="24"/>
          <w:szCs w:val="24"/>
          <w:rPrChange w:id="1183" w:author="Barshadskaya, Yuliya" w:date="2024-02-23T15:18:00Z">
            <w:rPr>
              <w:rFonts w:cs="Times New Roman"/>
              <w:noProof/>
            </w:rPr>
          </w:rPrChange>
        </w:rPr>
        <w:t>Таблица 4</w:t>
      </w:r>
      <w:r w:rsidRPr="00BF4043">
        <w:rPr>
          <w:rFonts w:cs="Times New Roman"/>
          <w:b/>
          <w:noProof/>
          <w:color w:val="000000" w:themeColor="text1"/>
          <w:sz w:val="24"/>
          <w:szCs w:val="24"/>
          <w:rPrChange w:id="1184" w:author="Barshadskaya, Yuliya" w:date="2024-02-23T15:18:00Z">
            <w:rPr>
              <w:rFonts w:cs="Times New Roman"/>
              <w:noProof/>
            </w:rPr>
          </w:rPrChange>
        </w:rPr>
        <w:noBreakHyphen/>
        <w:t>3</w:t>
      </w:r>
      <w:r w:rsidR="00BF4043">
        <w:rPr>
          <w:rFonts w:cs="Times New Roman"/>
          <w:noProof/>
          <w:color w:val="000000" w:themeColor="text1"/>
          <w:sz w:val="24"/>
          <w:szCs w:val="24"/>
        </w:rPr>
        <w:t>.</w:t>
      </w:r>
      <w:r w:rsidRPr="00BF4043">
        <w:rPr>
          <w:rFonts w:cs="Times New Roman"/>
          <w:noProof/>
          <w:color w:val="000000" w:themeColor="text1"/>
          <w:sz w:val="24"/>
          <w:szCs w:val="24"/>
          <w:rPrChange w:id="1185" w:author="Barshadskaya, Yuliya" w:date="2024-02-23T15:18:00Z">
            <w:rPr>
              <w:rFonts w:cs="Times New Roman"/>
              <w:noProof/>
            </w:rPr>
          </w:rPrChange>
        </w:rPr>
        <w:t xml:space="preserve"> Выживаемость пациентов с немелкоклеточным раком легкого, получавших осимертиниб или препараты сравнения </w:t>
      </w:r>
      <w:r w:rsidR="00BF4043" w:rsidRPr="00BF4043">
        <w:rPr>
          <w:sz w:val="24"/>
        </w:rPr>
        <w:fldChar w:fldCharType="begin"/>
      </w:r>
      <w:r w:rsidR="00BF4043" w:rsidRPr="00BF4043">
        <w:rPr>
          <w:sz w:val="24"/>
        </w:rPr>
        <w:instrText xml:space="preserve"> ADDIN ZOTERO_ITEM CSL_CITATION {"citationID":"yyg4kpq8","properties":{"formattedCitation":"(1)","plainCitation":"(1)","noteIndex":0},"citationItems":[{"id":161885,"uris":["http://zotero.org/groups/4735135/items/TKC58DDZ"],"itemData":{"id":161885,"type":"webpage","title":"Злокачественное новообразование бронхов и легкого. Клинические рекомендации","URL":"https://cr.minzdrav.gov.ru/recomend/30_4","author":[{"family":"Ассоциация онкологов России","given":""}],"accessed":{"date-parts":[["2022",8,2]]},"issued":{"date-parts":[["2022"]]}}}],"schema":"https://github.com/citation-style-language/schema/raw/master/csl-citation.json"} </w:instrText>
      </w:r>
      <w:r w:rsidR="00BF4043" w:rsidRPr="00BF4043">
        <w:rPr>
          <w:sz w:val="24"/>
        </w:rPr>
        <w:fldChar w:fldCharType="separate"/>
      </w:r>
      <w:ins w:id="1186" w:author="Barshadskaya, Yuliya" w:date="2024-01-12T22:23:00Z">
        <w:r w:rsidR="00BF4043" w:rsidRPr="00BF4043">
          <w:rPr>
            <w:sz w:val="24"/>
          </w:rPr>
          <w:t>[</w:t>
        </w:r>
      </w:ins>
      <w:del w:id="1187" w:author="Barshadskaya, Yuliya" w:date="2024-01-12T22:23:00Z">
        <w:r w:rsidR="00BF4043" w:rsidRPr="00BF4043" w:rsidDel="004A0FC3">
          <w:rPr>
            <w:sz w:val="24"/>
          </w:rPr>
          <w:delText>(</w:delText>
        </w:r>
      </w:del>
      <w:r w:rsidR="00BF4043">
        <w:rPr>
          <w:sz w:val="24"/>
        </w:rPr>
        <w:t>6</w:t>
      </w:r>
      <w:ins w:id="1188" w:author="Barshadskaya, Yuliya" w:date="2024-01-12T22:23:00Z">
        <w:r w:rsidR="00BF4043" w:rsidRPr="00BF4043">
          <w:rPr>
            <w:sz w:val="24"/>
          </w:rPr>
          <w:t>]</w:t>
        </w:r>
      </w:ins>
      <w:del w:id="1189" w:author="Barshadskaya, Yuliya" w:date="2024-01-12T22:23:00Z">
        <w:r w:rsidR="00BF4043" w:rsidRPr="00BF4043" w:rsidDel="004A0FC3">
          <w:rPr>
            <w:sz w:val="24"/>
          </w:rPr>
          <w:delText>)</w:delText>
        </w:r>
      </w:del>
      <w:r w:rsidR="00BF4043" w:rsidRPr="00BF4043">
        <w:rPr>
          <w:sz w:val="24"/>
        </w:rPr>
        <w:fldChar w:fldCharType="end"/>
      </w:r>
      <w:r w:rsidRPr="00BF4043">
        <w:rPr>
          <w:rFonts w:cs="Times New Roman"/>
          <w:noProof/>
          <w:color w:val="000000" w:themeColor="text1"/>
          <w:sz w:val="24"/>
          <w:szCs w:val="24"/>
          <w:rPrChange w:id="1190" w:author="Barshadskaya, Yuliya" w:date="2024-02-23T15:18:00Z">
            <w:rPr>
              <w:rFonts w:cs="Times New Roman"/>
              <w:noProof/>
            </w:rPr>
          </w:rPrChange>
        </w:rPr>
        <w:tab/>
      </w:r>
      <w:r w:rsidRPr="00BF4043">
        <w:rPr>
          <w:rFonts w:cs="Times New Roman"/>
          <w:noProof/>
          <w:color w:val="000000" w:themeColor="text1"/>
          <w:sz w:val="24"/>
          <w:szCs w:val="24"/>
          <w:rPrChange w:id="1191" w:author="Barshadskaya, Yuliya" w:date="2024-02-23T15:18:00Z">
            <w:rPr>
              <w:rFonts w:cs="Times New Roman"/>
              <w:noProof/>
            </w:rPr>
          </w:rPrChange>
        </w:rPr>
        <w:fldChar w:fldCharType="begin"/>
      </w:r>
      <w:r w:rsidRPr="00BF4043">
        <w:rPr>
          <w:rFonts w:cs="Times New Roman"/>
          <w:noProof/>
          <w:color w:val="000000" w:themeColor="text1"/>
          <w:sz w:val="24"/>
          <w:szCs w:val="24"/>
          <w:rPrChange w:id="1192" w:author="Barshadskaya, Yuliya" w:date="2024-02-23T15:18:00Z">
            <w:rPr>
              <w:rFonts w:cs="Times New Roman"/>
              <w:noProof/>
            </w:rPr>
          </w:rPrChange>
        </w:rPr>
        <w:instrText xml:space="preserve"> PAGEREF _Toc115733165 \h </w:instrText>
      </w:r>
      <w:r w:rsidRPr="00BF4043">
        <w:rPr>
          <w:rFonts w:cs="Times New Roman"/>
          <w:noProof/>
          <w:color w:val="000000" w:themeColor="text1"/>
          <w:sz w:val="24"/>
          <w:szCs w:val="24"/>
          <w:rPrChange w:id="1193" w:author="Barshadskaya, Yuliya" w:date="2024-02-23T15:18:00Z">
            <w:rPr>
              <w:rFonts w:cs="Times New Roman"/>
              <w:noProof/>
              <w:color w:val="000000" w:themeColor="text1"/>
              <w:sz w:val="24"/>
              <w:szCs w:val="24"/>
            </w:rPr>
          </w:rPrChange>
        </w:rPr>
      </w:r>
      <w:r w:rsidRPr="00BF4043">
        <w:rPr>
          <w:rFonts w:cs="Times New Roman"/>
          <w:noProof/>
          <w:color w:val="000000" w:themeColor="text1"/>
          <w:sz w:val="24"/>
          <w:szCs w:val="24"/>
          <w:rPrChange w:id="1194" w:author="Barshadskaya, Yuliya" w:date="2024-02-23T15:18:00Z">
            <w:rPr>
              <w:rFonts w:cs="Times New Roman"/>
              <w:noProof/>
            </w:rPr>
          </w:rPrChange>
        </w:rPr>
        <w:fldChar w:fldCharType="separate"/>
      </w:r>
      <w:r w:rsidRPr="00BF4043">
        <w:rPr>
          <w:rFonts w:cs="Times New Roman"/>
          <w:noProof/>
          <w:color w:val="000000" w:themeColor="text1"/>
          <w:sz w:val="24"/>
          <w:szCs w:val="24"/>
          <w:rPrChange w:id="1195" w:author="Barshadskaya, Yuliya" w:date="2024-02-23T15:18:00Z">
            <w:rPr>
              <w:rFonts w:cs="Times New Roman"/>
              <w:noProof/>
            </w:rPr>
          </w:rPrChange>
        </w:rPr>
        <w:t>51</w:t>
      </w:r>
      <w:r w:rsidRPr="00BF4043">
        <w:rPr>
          <w:rFonts w:cs="Times New Roman"/>
          <w:noProof/>
          <w:color w:val="000000" w:themeColor="text1"/>
          <w:sz w:val="24"/>
          <w:szCs w:val="24"/>
          <w:rPrChange w:id="1196" w:author="Barshadskaya, Yuliya" w:date="2024-02-23T15:18:00Z">
            <w:rPr>
              <w:rFonts w:cs="Times New Roman"/>
              <w:noProof/>
            </w:rPr>
          </w:rPrChange>
        </w:rPr>
        <w:fldChar w:fldCharType="end"/>
      </w:r>
    </w:p>
    <w:p w14:paraId="2ABF67A8" w14:textId="193A63E4" w:rsidR="004C4CE2" w:rsidRPr="00BF4043" w:rsidRDefault="004C4CE2">
      <w:pPr>
        <w:pStyle w:val="aa"/>
        <w:tabs>
          <w:tab w:val="right" w:leader="dot" w:pos="9345"/>
        </w:tabs>
        <w:spacing w:line="240" w:lineRule="auto"/>
        <w:ind w:firstLine="0"/>
        <w:rPr>
          <w:rFonts w:eastAsiaTheme="minorEastAsia" w:cs="Times New Roman"/>
          <w:noProof/>
          <w:color w:val="000000" w:themeColor="text1"/>
          <w:sz w:val="24"/>
          <w:szCs w:val="24"/>
          <w:lang w:eastAsia="ru-RU"/>
          <w:rPrChange w:id="1197" w:author="Barshadskaya, Yuliya" w:date="2024-02-23T15:18:00Z">
            <w:rPr>
              <w:rFonts w:asciiTheme="minorHAnsi" w:eastAsiaTheme="minorEastAsia" w:hAnsiTheme="minorHAnsi"/>
              <w:noProof/>
              <w:sz w:val="22"/>
              <w:lang w:eastAsia="ru-RU"/>
            </w:rPr>
          </w:rPrChange>
        </w:rPr>
        <w:pPrChange w:id="1198" w:author="Barshadskaya, Yuliya" w:date="2024-02-23T15:18:00Z">
          <w:pPr>
            <w:pStyle w:val="aa"/>
            <w:tabs>
              <w:tab w:val="right" w:leader="dot" w:pos="9345"/>
            </w:tabs>
            <w:ind w:firstLine="0"/>
          </w:pPr>
        </w:pPrChange>
      </w:pPr>
      <w:r w:rsidRPr="00BF4043">
        <w:rPr>
          <w:rFonts w:cs="Times New Roman"/>
          <w:b/>
          <w:noProof/>
          <w:color w:val="000000" w:themeColor="text1"/>
          <w:sz w:val="24"/>
          <w:szCs w:val="24"/>
          <w:rPrChange w:id="1199" w:author="Barshadskaya, Yuliya" w:date="2024-02-23T15:18:00Z">
            <w:rPr>
              <w:rFonts w:cs="Times New Roman"/>
              <w:noProof/>
            </w:rPr>
          </w:rPrChange>
        </w:rPr>
        <w:t>Таблица 4</w:t>
      </w:r>
      <w:r w:rsidRPr="00BF4043">
        <w:rPr>
          <w:rFonts w:cs="Times New Roman"/>
          <w:b/>
          <w:noProof/>
          <w:color w:val="000000" w:themeColor="text1"/>
          <w:sz w:val="24"/>
          <w:szCs w:val="24"/>
          <w:rPrChange w:id="1200" w:author="Barshadskaya, Yuliya" w:date="2024-02-23T15:18:00Z">
            <w:rPr>
              <w:rFonts w:cs="Times New Roman"/>
              <w:noProof/>
            </w:rPr>
          </w:rPrChange>
        </w:rPr>
        <w:noBreakHyphen/>
        <w:t>4</w:t>
      </w:r>
      <w:r w:rsidR="00BF4043">
        <w:rPr>
          <w:rFonts w:cs="Times New Roman"/>
          <w:noProof/>
          <w:color w:val="000000" w:themeColor="text1"/>
          <w:sz w:val="24"/>
          <w:szCs w:val="24"/>
        </w:rPr>
        <w:t>.</w:t>
      </w:r>
      <w:r w:rsidRPr="00BF4043">
        <w:rPr>
          <w:rFonts w:cs="Times New Roman"/>
          <w:noProof/>
          <w:color w:val="000000" w:themeColor="text1"/>
          <w:sz w:val="24"/>
          <w:szCs w:val="24"/>
          <w:rPrChange w:id="1201" w:author="Barshadskaya, Yuliya" w:date="2024-02-23T15:18:00Z">
            <w:rPr>
              <w:rFonts w:cs="Times New Roman"/>
              <w:noProof/>
            </w:rPr>
          </w:rPrChange>
        </w:rPr>
        <w:t xml:space="preserve"> Изменения выраженности симптомов, оцениваемых по опросникам EORTC QLQ-LC13 и </w:t>
      </w:r>
      <w:r w:rsidRPr="00BF4043">
        <w:rPr>
          <w:rFonts w:cs="Times New Roman"/>
          <w:noProof/>
          <w:color w:val="000000" w:themeColor="text1"/>
          <w:sz w:val="24"/>
          <w:szCs w:val="24"/>
          <w:lang w:val="en-US"/>
          <w:rPrChange w:id="1202" w:author="Barshadskaya, Yuliya" w:date="2024-02-23T15:18:00Z">
            <w:rPr>
              <w:rFonts w:cs="Times New Roman"/>
              <w:noProof/>
              <w:lang w:val="en-US"/>
            </w:rPr>
          </w:rPrChange>
        </w:rPr>
        <w:t>QLQ</w:t>
      </w:r>
      <w:r w:rsidRPr="00BF4043">
        <w:rPr>
          <w:rFonts w:cs="Times New Roman"/>
          <w:noProof/>
          <w:color w:val="000000" w:themeColor="text1"/>
          <w:sz w:val="24"/>
          <w:szCs w:val="24"/>
          <w:rPrChange w:id="1203" w:author="Barshadskaya, Yuliya" w:date="2024-02-23T15:18:00Z">
            <w:rPr>
              <w:rFonts w:cs="Times New Roman"/>
              <w:noProof/>
            </w:rPr>
          </w:rPrChange>
        </w:rPr>
        <w:t>-</w:t>
      </w:r>
      <w:r w:rsidRPr="00BF4043">
        <w:rPr>
          <w:rFonts w:cs="Times New Roman"/>
          <w:noProof/>
          <w:color w:val="000000" w:themeColor="text1"/>
          <w:sz w:val="24"/>
          <w:szCs w:val="24"/>
          <w:lang w:val="en-US"/>
          <w:rPrChange w:id="1204" w:author="Barshadskaya, Yuliya" w:date="2024-02-23T15:18:00Z">
            <w:rPr>
              <w:rFonts w:cs="Times New Roman"/>
              <w:noProof/>
              <w:lang w:val="en-US"/>
            </w:rPr>
          </w:rPrChange>
        </w:rPr>
        <w:t>C</w:t>
      </w:r>
      <w:r w:rsidRPr="00BF4043">
        <w:rPr>
          <w:rFonts w:cs="Times New Roman"/>
          <w:noProof/>
          <w:color w:val="000000" w:themeColor="text1"/>
          <w:sz w:val="24"/>
          <w:szCs w:val="24"/>
          <w:rPrChange w:id="1205" w:author="Barshadskaya, Yuliya" w:date="2024-02-23T15:18:00Z">
            <w:rPr>
              <w:rFonts w:cs="Times New Roman"/>
              <w:noProof/>
            </w:rPr>
          </w:rPrChange>
        </w:rPr>
        <w:t xml:space="preserve">30 после окончания терапии относительно начального показателя </w:t>
      </w:r>
      <w:r w:rsidR="00BF4043" w:rsidRPr="00BF4043">
        <w:rPr>
          <w:sz w:val="24"/>
        </w:rPr>
        <w:fldChar w:fldCharType="begin"/>
      </w:r>
      <w:r w:rsidR="00BF4043" w:rsidRPr="00BF4043">
        <w:rPr>
          <w:sz w:val="24"/>
        </w:rPr>
        <w:instrText xml:space="preserve"> ADDIN ZOTERO_ITEM CSL_CITATION {"citationID":"yyg4kpq8","properties":{"formattedCitation":"(1)","plainCitation":"(1)","noteIndex":0},"citationItems":[{"id":161885,"uris":["http://zotero.org/groups/4735135/items/TKC58DDZ"],"itemData":{"id":161885,"type":"webpage","title":"Злокачественное новообразование бронхов и легкого. Клинические рекомендации","URL":"https://cr.minzdrav.gov.ru/recomend/30_4","author":[{"family":"Ассоциация онкологов России","given":""}],"accessed":{"date-parts":[["2022",8,2]]},"issued":{"date-parts":[["2022"]]}}}],"schema":"https://github.com/citation-style-language/schema/raw/master/csl-citation.json"} </w:instrText>
      </w:r>
      <w:r w:rsidR="00BF4043" w:rsidRPr="00BF4043">
        <w:rPr>
          <w:sz w:val="24"/>
        </w:rPr>
        <w:fldChar w:fldCharType="separate"/>
      </w:r>
      <w:ins w:id="1206" w:author="Barshadskaya, Yuliya" w:date="2024-01-12T22:23:00Z">
        <w:r w:rsidR="00BF4043" w:rsidRPr="00BF4043">
          <w:rPr>
            <w:sz w:val="24"/>
          </w:rPr>
          <w:t>[</w:t>
        </w:r>
      </w:ins>
      <w:del w:id="1207" w:author="Barshadskaya, Yuliya" w:date="2024-01-12T22:23:00Z">
        <w:r w:rsidR="00BF4043" w:rsidRPr="00BF4043" w:rsidDel="004A0FC3">
          <w:rPr>
            <w:sz w:val="24"/>
          </w:rPr>
          <w:delText>(</w:delText>
        </w:r>
      </w:del>
      <w:r w:rsidR="00BF4043">
        <w:rPr>
          <w:sz w:val="24"/>
        </w:rPr>
        <w:t>7</w:t>
      </w:r>
      <w:ins w:id="1208" w:author="Barshadskaya, Yuliya" w:date="2024-01-12T22:23:00Z">
        <w:r w:rsidR="00BF4043" w:rsidRPr="00BF4043">
          <w:rPr>
            <w:sz w:val="24"/>
          </w:rPr>
          <w:t>]</w:t>
        </w:r>
      </w:ins>
      <w:del w:id="1209" w:author="Barshadskaya, Yuliya" w:date="2024-01-12T22:23:00Z">
        <w:r w:rsidR="00BF4043" w:rsidRPr="00BF4043" w:rsidDel="004A0FC3">
          <w:rPr>
            <w:sz w:val="24"/>
          </w:rPr>
          <w:delText>)</w:delText>
        </w:r>
      </w:del>
      <w:r w:rsidR="00BF4043" w:rsidRPr="00BF4043">
        <w:rPr>
          <w:sz w:val="24"/>
        </w:rPr>
        <w:fldChar w:fldCharType="end"/>
      </w:r>
      <w:r w:rsidRPr="00BF4043">
        <w:rPr>
          <w:rFonts w:cs="Times New Roman"/>
          <w:noProof/>
          <w:color w:val="000000" w:themeColor="text1"/>
          <w:sz w:val="24"/>
          <w:szCs w:val="24"/>
          <w:rPrChange w:id="1210" w:author="Barshadskaya, Yuliya" w:date="2024-02-23T15:18:00Z">
            <w:rPr>
              <w:rFonts w:cs="Times New Roman"/>
              <w:noProof/>
            </w:rPr>
          </w:rPrChange>
        </w:rPr>
        <w:tab/>
      </w:r>
      <w:r w:rsidRPr="00BF4043">
        <w:rPr>
          <w:rFonts w:cs="Times New Roman"/>
          <w:noProof/>
          <w:color w:val="000000" w:themeColor="text1"/>
          <w:sz w:val="24"/>
          <w:szCs w:val="24"/>
          <w:rPrChange w:id="1211" w:author="Barshadskaya, Yuliya" w:date="2024-02-23T15:18:00Z">
            <w:rPr>
              <w:rFonts w:cs="Times New Roman"/>
              <w:noProof/>
            </w:rPr>
          </w:rPrChange>
        </w:rPr>
        <w:fldChar w:fldCharType="begin"/>
      </w:r>
      <w:r w:rsidRPr="00BF4043">
        <w:rPr>
          <w:rFonts w:cs="Times New Roman"/>
          <w:noProof/>
          <w:color w:val="000000" w:themeColor="text1"/>
          <w:sz w:val="24"/>
          <w:szCs w:val="24"/>
          <w:rPrChange w:id="1212" w:author="Barshadskaya, Yuliya" w:date="2024-02-23T15:18:00Z">
            <w:rPr>
              <w:rFonts w:cs="Times New Roman"/>
              <w:noProof/>
            </w:rPr>
          </w:rPrChange>
        </w:rPr>
        <w:instrText xml:space="preserve"> PAGEREF _Toc115733166 \h </w:instrText>
      </w:r>
      <w:r w:rsidRPr="00BF4043">
        <w:rPr>
          <w:rFonts w:cs="Times New Roman"/>
          <w:noProof/>
          <w:color w:val="000000" w:themeColor="text1"/>
          <w:sz w:val="24"/>
          <w:szCs w:val="24"/>
          <w:rPrChange w:id="1213" w:author="Barshadskaya, Yuliya" w:date="2024-02-23T15:18:00Z">
            <w:rPr>
              <w:rFonts w:cs="Times New Roman"/>
              <w:noProof/>
              <w:color w:val="000000" w:themeColor="text1"/>
              <w:sz w:val="24"/>
              <w:szCs w:val="24"/>
            </w:rPr>
          </w:rPrChange>
        </w:rPr>
      </w:r>
      <w:r w:rsidRPr="00BF4043">
        <w:rPr>
          <w:rFonts w:cs="Times New Roman"/>
          <w:noProof/>
          <w:color w:val="000000" w:themeColor="text1"/>
          <w:sz w:val="24"/>
          <w:szCs w:val="24"/>
          <w:rPrChange w:id="1214" w:author="Barshadskaya, Yuliya" w:date="2024-02-23T15:18:00Z">
            <w:rPr>
              <w:rFonts w:cs="Times New Roman"/>
              <w:noProof/>
            </w:rPr>
          </w:rPrChange>
        </w:rPr>
        <w:fldChar w:fldCharType="separate"/>
      </w:r>
      <w:r w:rsidRPr="00BF4043">
        <w:rPr>
          <w:rFonts w:cs="Times New Roman"/>
          <w:noProof/>
          <w:color w:val="000000" w:themeColor="text1"/>
          <w:sz w:val="24"/>
          <w:szCs w:val="24"/>
          <w:rPrChange w:id="1215" w:author="Barshadskaya, Yuliya" w:date="2024-02-23T15:18:00Z">
            <w:rPr>
              <w:rFonts w:cs="Times New Roman"/>
              <w:noProof/>
            </w:rPr>
          </w:rPrChange>
        </w:rPr>
        <w:t>52</w:t>
      </w:r>
      <w:r w:rsidRPr="00BF4043">
        <w:rPr>
          <w:rFonts w:cs="Times New Roman"/>
          <w:noProof/>
          <w:color w:val="000000" w:themeColor="text1"/>
          <w:sz w:val="24"/>
          <w:szCs w:val="24"/>
          <w:rPrChange w:id="1216" w:author="Barshadskaya, Yuliya" w:date="2024-02-23T15:18:00Z">
            <w:rPr>
              <w:rFonts w:cs="Times New Roman"/>
              <w:noProof/>
            </w:rPr>
          </w:rPrChange>
        </w:rPr>
        <w:fldChar w:fldCharType="end"/>
      </w:r>
    </w:p>
    <w:p w14:paraId="0BF860CA" w14:textId="44D5DE3E" w:rsidR="004C4CE2" w:rsidRPr="00BF4043" w:rsidRDefault="004C4CE2">
      <w:pPr>
        <w:pStyle w:val="aa"/>
        <w:tabs>
          <w:tab w:val="right" w:leader="dot" w:pos="9345"/>
        </w:tabs>
        <w:spacing w:line="240" w:lineRule="auto"/>
        <w:ind w:firstLine="0"/>
        <w:rPr>
          <w:rFonts w:eastAsiaTheme="minorEastAsia" w:cs="Times New Roman"/>
          <w:noProof/>
          <w:color w:val="000000" w:themeColor="text1"/>
          <w:sz w:val="24"/>
          <w:szCs w:val="24"/>
          <w:lang w:eastAsia="ru-RU"/>
          <w:rPrChange w:id="1217" w:author="Barshadskaya, Yuliya" w:date="2024-02-23T15:18:00Z">
            <w:rPr>
              <w:rFonts w:asciiTheme="minorHAnsi" w:eastAsiaTheme="minorEastAsia" w:hAnsiTheme="minorHAnsi"/>
              <w:noProof/>
              <w:sz w:val="22"/>
              <w:lang w:eastAsia="ru-RU"/>
            </w:rPr>
          </w:rPrChange>
        </w:rPr>
        <w:pPrChange w:id="1218" w:author="Barshadskaya, Yuliya" w:date="2024-02-23T15:18:00Z">
          <w:pPr>
            <w:pStyle w:val="aa"/>
            <w:tabs>
              <w:tab w:val="right" w:leader="dot" w:pos="9345"/>
            </w:tabs>
            <w:ind w:firstLine="0"/>
          </w:pPr>
        </w:pPrChange>
      </w:pPr>
      <w:r w:rsidRPr="00BF4043">
        <w:rPr>
          <w:rFonts w:cs="Times New Roman"/>
          <w:b/>
          <w:noProof/>
          <w:color w:val="000000" w:themeColor="text1"/>
          <w:sz w:val="24"/>
          <w:szCs w:val="24"/>
          <w:rPrChange w:id="1219" w:author="Barshadskaya, Yuliya" w:date="2024-02-23T15:18:00Z">
            <w:rPr>
              <w:rFonts w:cs="Times New Roman"/>
              <w:noProof/>
            </w:rPr>
          </w:rPrChange>
        </w:rPr>
        <w:t>Таблица 4</w:t>
      </w:r>
      <w:r w:rsidRPr="00BF4043">
        <w:rPr>
          <w:rFonts w:cs="Times New Roman"/>
          <w:b/>
          <w:noProof/>
          <w:color w:val="000000" w:themeColor="text1"/>
          <w:sz w:val="24"/>
          <w:szCs w:val="24"/>
          <w:rPrChange w:id="1220" w:author="Barshadskaya, Yuliya" w:date="2024-02-23T15:18:00Z">
            <w:rPr>
              <w:rFonts w:cs="Times New Roman"/>
              <w:noProof/>
            </w:rPr>
          </w:rPrChange>
        </w:rPr>
        <w:noBreakHyphen/>
        <w:t>5</w:t>
      </w:r>
      <w:r w:rsidR="00BF4043">
        <w:rPr>
          <w:rFonts w:cs="Times New Roman"/>
          <w:noProof/>
          <w:color w:val="000000" w:themeColor="text1"/>
          <w:sz w:val="24"/>
          <w:szCs w:val="24"/>
        </w:rPr>
        <w:t>.</w:t>
      </w:r>
      <w:r w:rsidRPr="00BF4043">
        <w:rPr>
          <w:rFonts w:cs="Times New Roman"/>
          <w:noProof/>
          <w:color w:val="000000" w:themeColor="text1"/>
          <w:sz w:val="24"/>
          <w:szCs w:val="24"/>
          <w:rPrChange w:id="1221" w:author="Barshadskaya, Yuliya" w:date="2024-02-23T15:18:00Z">
            <w:rPr>
              <w:rFonts w:cs="Times New Roman"/>
              <w:noProof/>
            </w:rPr>
          </w:rPrChange>
        </w:rPr>
        <w:t xml:space="preserve"> Показатели эффективности осимертиниба </w:t>
      </w:r>
      <w:r w:rsidR="00BF4043" w:rsidRPr="00BF4043">
        <w:rPr>
          <w:sz w:val="24"/>
        </w:rPr>
        <w:fldChar w:fldCharType="begin"/>
      </w:r>
      <w:r w:rsidR="00BF4043" w:rsidRPr="00BF4043">
        <w:rPr>
          <w:sz w:val="24"/>
        </w:rPr>
        <w:instrText xml:space="preserve"> ADDIN ZOTERO_ITEM CSL_CITATION {"citationID":"yyg4kpq8","properties":{"formattedCitation":"(1)","plainCitation":"(1)","noteIndex":0},"citationItems":[{"id":161885,"uris":["http://zotero.org/groups/4735135/items/TKC58DDZ"],"itemData":{"id":161885,"type":"webpage","title":"Злокачественное новообразование бронхов и легкого. Клинические рекомендации","URL":"https://cr.minzdrav.gov.ru/recomend/30_4","author":[{"family":"Ассоциация онкологов России","given":""}],"accessed":{"date-parts":[["2022",8,2]]},"issued":{"date-parts":[["2022"]]}}}],"schema":"https://github.com/citation-style-language/schema/raw/master/csl-citation.json"} </w:instrText>
      </w:r>
      <w:r w:rsidR="00BF4043" w:rsidRPr="00BF4043">
        <w:rPr>
          <w:sz w:val="24"/>
        </w:rPr>
        <w:fldChar w:fldCharType="separate"/>
      </w:r>
      <w:ins w:id="1222" w:author="Barshadskaya, Yuliya" w:date="2024-01-12T22:23:00Z">
        <w:r w:rsidR="00BF4043" w:rsidRPr="00BF4043">
          <w:rPr>
            <w:sz w:val="24"/>
          </w:rPr>
          <w:t>[</w:t>
        </w:r>
      </w:ins>
      <w:del w:id="1223" w:author="Barshadskaya, Yuliya" w:date="2024-01-12T22:23:00Z">
        <w:r w:rsidR="00BF4043" w:rsidRPr="00BF4043" w:rsidDel="004A0FC3">
          <w:rPr>
            <w:sz w:val="24"/>
          </w:rPr>
          <w:delText>(</w:delText>
        </w:r>
      </w:del>
      <w:r w:rsidR="00BF4043">
        <w:rPr>
          <w:sz w:val="24"/>
        </w:rPr>
        <w:t>3</w:t>
      </w:r>
      <w:ins w:id="1224" w:author="Barshadskaya, Yuliya" w:date="2024-01-12T22:23:00Z">
        <w:r w:rsidR="00BF4043" w:rsidRPr="00BF4043">
          <w:rPr>
            <w:sz w:val="24"/>
          </w:rPr>
          <w:t>]</w:t>
        </w:r>
      </w:ins>
      <w:del w:id="1225" w:author="Barshadskaya, Yuliya" w:date="2024-01-12T22:23:00Z">
        <w:r w:rsidR="00BF4043" w:rsidRPr="00BF4043" w:rsidDel="004A0FC3">
          <w:rPr>
            <w:sz w:val="24"/>
          </w:rPr>
          <w:delText>)</w:delText>
        </w:r>
      </w:del>
      <w:r w:rsidR="00BF4043" w:rsidRPr="00BF4043">
        <w:rPr>
          <w:sz w:val="24"/>
        </w:rPr>
        <w:fldChar w:fldCharType="end"/>
      </w:r>
      <w:r w:rsidRPr="00BF4043">
        <w:rPr>
          <w:rFonts w:cs="Times New Roman"/>
          <w:noProof/>
          <w:color w:val="000000" w:themeColor="text1"/>
          <w:sz w:val="24"/>
          <w:szCs w:val="24"/>
          <w:rPrChange w:id="1226" w:author="Barshadskaya, Yuliya" w:date="2024-02-23T15:18:00Z">
            <w:rPr>
              <w:rFonts w:cs="Times New Roman"/>
              <w:noProof/>
            </w:rPr>
          </w:rPrChange>
        </w:rPr>
        <w:tab/>
      </w:r>
      <w:r w:rsidRPr="00BF4043">
        <w:rPr>
          <w:rFonts w:cs="Times New Roman"/>
          <w:noProof/>
          <w:color w:val="000000" w:themeColor="text1"/>
          <w:sz w:val="24"/>
          <w:szCs w:val="24"/>
          <w:rPrChange w:id="1227" w:author="Barshadskaya, Yuliya" w:date="2024-02-23T15:18:00Z">
            <w:rPr>
              <w:rFonts w:cs="Times New Roman"/>
              <w:noProof/>
            </w:rPr>
          </w:rPrChange>
        </w:rPr>
        <w:fldChar w:fldCharType="begin"/>
      </w:r>
      <w:r w:rsidRPr="00BF4043">
        <w:rPr>
          <w:rFonts w:cs="Times New Roman"/>
          <w:noProof/>
          <w:color w:val="000000" w:themeColor="text1"/>
          <w:sz w:val="24"/>
          <w:szCs w:val="24"/>
          <w:rPrChange w:id="1228" w:author="Barshadskaya, Yuliya" w:date="2024-02-23T15:18:00Z">
            <w:rPr>
              <w:rFonts w:cs="Times New Roman"/>
              <w:noProof/>
            </w:rPr>
          </w:rPrChange>
        </w:rPr>
        <w:instrText xml:space="preserve"> PAGEREF _Toc115733167 \h </w:instrText>
      </w:r>
      <w:r w:rsidRPr="00BF4043">
        <w:rPr>
          <w:rFonts w:cs="Times New Roman"/>
          <w:noProof/>
          <w:color w:val="000000" w:themeColor="text1"/>
          <w:sz w:val="24"/>
          <w:szCs w:val="24"/>
          <w:rPrChange w:id="1229" w:author="Barshadskaya, Yuliya" w:date="2024-02-23T15:18:00Z">
            <w:rPr>
              <w:rFonts w:cs="Times New Roman"/>
              <w:noProof/>
              <w:color w:val="000000" w:themeColor="text1"/>
              <w:sz w:val="24"/>
              <w:szCs w:val="24"/>
            </w:rPr>
          </w:rPrChange>
        </w:rPr>
      </w:r>
      <w:r w:rsidRPr="00BF4043">
        <w:rPr>
          <w:rFonts w:cs="Times New Roman"/>
          <w:noProof/>
          <w:color w:val="000000" w:themeColor="text1"/>
          <w:sz w:val="24"/>
          <w:szCs w:val="24"/>
          <w:rPrChange w:id="1230" w:author="Barshadskaya, Yuliya" w:date="2024-02-23T15:18:00Z">
            <w:rPr>
              <w:rFonts w:cs="Times New Roman"/>
              <w:noProof/>
            </w:rPr>
          </w:rPrChange>
        </w:rPr>
        <w:fldChar w:fldCharType="separate"/>
      </w:r>
      <w:r w:rsidRPr="00BF4043">
        <w:rPr>
          <w:rFonts w:cs="Times New Roman"/>
          <w:noProof/>
          <w:color w:val="000000" w:themeColor="text1"/>
          <w:sz w:val="24"/>
          <w:szCs w:val="24"/>
          <w:rPrChange w:id="1231" w:author="Barshadskaya, Yuliya" w:date="2024-02-23T15:18:00Z">
            <w:rPr>
              <w:rFonts w:cs="Times New Roman"/>
              <w:noProof/>
            </w:rPr>
          </w:rPrChange>
        </w:rPr>
        <w:t>54</w:t>
      </w:r>
      <w:r w:rsidRPr="00BF4043">
        <w:rPr>
          <w:rFonts w:cs="Times New Roman"/>
          <w:noProof/>
          <w:color w:val="000000" w:themeColor="text1"/>
          <w:sz w:val="24"/>
          <w:szCs w:val="24"/>
          <w:rPrChange w:id="1232" w:author="Barshadskaya, Yuliya" w:date="2024-02-23T15:18:00Z">
            <w:rPr>
              <w:rFonts w:cs="Times New Roman"/>
              <w:noProof/>
            </w:rPr>
          </w:rPrChange>
        </w:rPr>
        <w:fldChar w:fldCharType="end"/>
      </w:r>
    </w:p>
    <w:p w14:paraId="52A5E72B" w14:textId="340260FB" w:rsidR="004C4CE2" w:rsidRPr="00BF4043" w:rsidRDefault="004C4CE2">
      <w:pPr>
        <w:pStyle w:val="aa"/>
        <w:tabs>
          <w:tab w:val="right" w:leader="dot" w:pos="9345"/>
        </w:tabs>
        <w:spacing w:line="240" w:lineRule="auto"/>
        <w:ind w:firstLine="0"/>
        <w:rPr>
          <w:rFonts w:eastAsiaTheme="minorEastAsia" w:cs="Times New Roman"/>
          <w:noProof/>
          <w:color w:val="000000" w:themeColor="text1"/>
          <w:sz w:val="24"/>
          <w:szCs w:val="24"/>
          <w:lang w:eastAsia="ru-RU"/>
          <w:rPrChange w:id="1233" w:author="Barshadskaya, Yuliya" w:date="2024-02-23T15:18:00Z">
            <w:rPr>
              <w:rFonts w:asciiTheme="minorHAnsi" w:eastAsiaTheme="minorEastAsia" w:hAnsiTheme="minorHAnsi"/>
              <w:noProof/>
              <w:sz w:val="22"/>
              <w:lang w:eastAsia="ru-RU"/>
            </w:rPr>
          </w:rPrChange>
        </w:rPr>
        <w:pPrChange w:id="1234" w:author="Barshadskaya, Yuliya" w:date="2024-02-23T15:18:00Z">
          <w:pPr>
            <w:pStyle w:val="aa"/>
            <w:tabs>
              <w:tab w:val="right" w:leader="dot" w:pos="9345"/>
            </w:tabs>
            <w:ind w:firstLine="0"/>
          </w:pPr>
        </w:pPrChange>
      </w:pPr>
      <w:r w:rsidRPr="00BF4043">
        <w:rPr>
          <w:rFonts w:cs="Times New Roman"/>
          <w:b/>
          <w:noProof/>
          <w:color w:val="000000" w:themeColor="text1"/>
          <w:sz w:val="24"/>
          <w:szCs w:val="24"/>
          <w:rPrChange w:id="1235" w:author="Barshadskaya, Yuliya" w:date="2024-02-23T15:18:00Z">
            <w:rPr>
              <w:rFonts w:cs="Times New Roman"/>
              <w:noProof/>
            </w:rPr>
          </w:rPrChange>
        </w:rPr>
        <w:t>Таблица 4</w:t>
      </w:r>
      <w:r w:rsidRPr="00BF4043">
        <w:rPr>
          <w:rFonts w:cs="Times New Roman"/>
          <w:b/>
          <w:noProof/>
          <w:color w:val="000000" w:themeColor="text1"/>
          <w:sz w:val="24"/>
          <w:szCs w:val="24"/>
          <w:rPrChange w:id="1236" w:author="Barshadskaya, Yuliya" w:date="2024-02-23T15:18:00Z">
            <w:rPr>
              <w:rFonts w:cs="Times New Roman"/>
              <w:noProof/>
            </w:rPr>
          </w:rPrChange>
        </w:rPr>
        <w:noBreakHyphen/>
        <w:t>6</w:t>
      </w:r>
      <w:r w:rsidR="00BF4043">
        <w:rPr>
          <w:rFonts w:cs="Times New Roman"/>
          <w:noProof/>
          <w:color w:val="000000" w:themeColor="text1"/>
          <w:sz w:val="24"/>
          <w:szCs w:val="24"/>
        </w:rPr>
        <w:t>.</w:t>
      </w:r>
      <w:r w:rsidRPr="00BF4043">
        <w:rPr>
          <w:rFonts w:cs="Times New Roman"/>
          <w:noProof/>
          <w:color w:val="000000" w:themeColor="text1"/>
          <w:sz w:val="24"/>
          <w:szCs w:val="24"/>
          <w:rPrChange w:id="1237" w:author="Barshadskaya, Yuliya" w:date="2024-02-23T15:18:00Z">
            <w:rPr>
              <w:rFonts w:cs="Times New Roman"/>
              <w:noProof/>
            </w:rPr>
          </w:rPrChange>
        </w:rPr>
        <w:t xml:space="preserve"> Конечные точки эффективности исследований </w:t>
      </w:r>
      <w:r w:rsidRPr="00BF4043">
        <w:rPr>
          <w:rFonts w:cs="Times New Roman"/>
          <w:noProof/>
          <w:color w:val="000000" w:themeColor="text1"/>
          <w:sz w:val="24"/>
          <w:szCs w:val="24"/>
          <w:lang w:val="en-US"/>
          <w:rPrChange w:id="1238" w:author="Barshadskaya, Yuliya" w:date="2024-02-23T15:18:00Z">
            <w:rPr>
              <w:rFonts w:cs="Times New Roman"/>
              <w:noProof/>
              <w:lang w:val="en-US"/>
            </w:rPr>
          </w:rPrChange>
        </w:rPr>
        <w:t>AURAex</w:t>
      </w:r>
      <w:r w:rsidRPr="00BF4043">
        <w:rPr>
          <w:rFonts w:cs="Times New Roman"/>
          <w:noProof/>
          <w:color w:val="000000" w:themeColor="text1"/>
          <w:sz w:val="24"/>
          <w:szCs w:val="24"/>
          <w:rPrChange w:id="1239" w:author="Barshadskaya, Yuliya" w:date="2024-02-23T15:18:00Z">
            <w:rPr>
              <w:rFonts w:cs="Times New Roman"/>
              <w:noProof/>
            </w:rPr>
          </w:rPrChange>
        </w:rPr>
        <w:t xml:space="preserve"> и </w:t>
      </w:r>
      <w:r w:rsidRPr="00BF4043">
        <w:rPr>
          <w:rFonts w:cs="Times New Roman"/>
          <w:noProof/>
          <w:color w:val="000000" w:themeColor="text1"/>
          <w:sz w:val="24"/>
          <w:szCs w:val="24"/>
          <w:lang w:val="en-US"/>
          <w:rPrChange w:id="1240" w:author="Barshadskaya, Yuliya" w:date="2024-02-23T15:18:00Z">
            <w:rPr>
              <w:rFonts w:cs="Times New Roman"/>
              <w:noProof/>
              <w:lang w:val="en-US"/>
            </w:rPr>
          </w:rPrChange>
        </w:rPr>
        <w:t>AURA</w:t>
      </w:r>
      <w:r w:rsidRPr="00BF4043">
        <w:rPr>
          <w:rFonts w:cs="Times New Roman"/>
          <w:noProof/>
          <w:color w:val="000000" w:themeColor="text1"/>
          <w:sz w:val="24"/>
          <w:szCs w:val="24"/>
          <w:rPrChange w:id="1241" w:author="Barshadskaya, Yuliya" w:date="2024-02-23T15:18:00Z">
            <w:rPr>
              <w:rFonts w:cs="Times New Roman"/>
              <w:noProof/>
            </w:rPr>
          </w:rPrChange>
        </w:rPr>
        <w:t xml:space="preserve"> 2 </w:t>
      </w:r>
      <w:r w:rsidR="00BF4043" w:rsidRPr="00BF4043">
        <w:rPr>
          <w:sz w:val="24"/>
        </w:rPr>
        <w:fldChar w:fldCharType="begin"/>
      </w:r>
      <w:r w:rsidR="00BF4043" w:rsidRPr="00BF4043">
        <w:rPr>
          <w:sz w:val="24"/>
        </w:rPr>
        <w:instrText xml:space="preserve"> ADDIN ZOTERO_ITEM CSL_CITATION {"citationID":"yyg4kpq8","properties":{"formattedCitation":"(1)","plainCitation":"(1)","noteIndex":0},"citationItems":[{"id":161885,"uris":["http://zotero.org/groups/4735135/items/TKC58DDZ"],"itemData":{"id":161885,"type":"webpage","title":"Злокачественное новообразование бронхов и легкого. Клинические рекомендации","URL":"https://cr.minzdrav.gov.ru/recomend/30_4","author":[{"family":"Ассоциация онкологов России","given":""}],"accessed":{"date-parts":[["2022",8,2]]},"issued":{"date-parts":[["2022"]]}}}],"schema":"https://github.com/citation-style-language/schema/raw/master/csl-citation.json"} </w:instrText>
      </w:r>
      <w:r w:rsidR="00BF4043" w:rsidRPr="00BF4043">
        <w:rPr>
          <w:sz w:val="24"/>
        </w:rPr>
        <w:fldChar w:fldCharType="separate"/>
      </w:r>
      <w:ins w:id="1242" w:author="Barshadskaya, Yuliya" w:date="2024-01-12T22:23:00Z">
        <w:r w:rsidR="00BF4043" w:rsidRPr="00BF4043">
          <w:rPr>
            <w:sz w:val="24"/>
          </w:rPr>
          <w:t>[</w:t>
        </w:r>
      </w:ins>
      <w:del w:id="1243" w:author="Barshadskaya, Yuliya" w:date="2024-01-12T22:23:00Z">
        <w:r w:rsidR="00BF4043" w:rsidRPr="00BF4043" w:rsidDel="004A0FC3">
          <w:rPr>
            <w:sz w:val="24"/>
          </w:rPr>
          <w:delText>(</w:delText>
        </w:r>
      </w:del>
      <w:r w:rsidR="00BF4043">
        <w:rPr>
          <w:sz w:val="24"/>
        </w:rPr>
        <w:t>9</w:t>
      </w:r>
      <w:ins w:id="1244" w:author="Barshadskaya, Yuliya" w:date="2024-01-12T22:23:00Z">
        <w:r w:rsidR="00BF4043" w:rsidRPr="00BF4043">
          <w:rPr>
            <w:sz w:val="24"/>
          </w:rPr>
          <w:t>]</w:t>
        </w:r>
      </w:ins>
      <w:del w:id="1245" w:author="Barshadskaya, Yuliya" w:date="2024-01-12T22:23:00Z">
        <w:r w:rsidR="00BF4043" w:rsidRPr="00BF4043" w:rsidDel="004A0FC3">
          <w:rPr>
            <w:sz w:val="24"/>
          </w:rPr>
          <w:delText>)</w:delText>
        </w:r>
      </w:del>
      <w:r w:rsidR="00BF4043" w:rsidRPr="00BF4043">
        <w:rPr>
          <w:sz w:val="24"/>
        </w:rPr>
        <w:fldChar w:fldCharType="end"/>
      </w:r>
      <w:r w:rsidRPr="00BF4043">
        <w:rPr>
          <w:rFonts w:cs="Times New Roman"/>
          <w:noProof/>
          <w:color w:val="000000" w:themeColor="text1"/>
          <w:sz w:val="24"/>
          <w:szCs w:val="24"/>
          <w:rPrChange w:id="1246" w:author="Barshadskaya, Yuliya" w:date="2024-02-23T15:18:00Z">
            <w:rPr>
              <w:rFonts w:cs="Times New Roman"/>
              <w:noProof/>
            </w:rPr>
          </w:rPrChange>
        </w:rPr>
        <w:tab/>
      </w:r>
      <w:r w:rsidRPr="00BF4043">
        <w:rPr>
          <w:rFonts w:cs="Times New Roman"/>
          <w:noProof/>
          <w:color w:val="000000" w:themeColor="text1"/>
          <w:sz w:val="24"/>
          <w:szCs w:val="24"/>
          <w:rPrChange w:id="1247" w:author="Barshadskaya, Yuliya" w:date="2024-02-23T15:18:00Z">
            <w:rPr>
              <w:rFonts w:cs="Times New Roman"/>
              <w:noProof/>
            </w:rPr>
          </w:rPrChange>
        </w:rPr>
        <w:fldChar w:fldCharType="begin"/>
      </w:r>
      <w:r w:rsidRPr="00BF4043">
        <w:rPr>
          <w:rFonts w:cs="Times New Roman"/>
          <w:noProof/>
          <w:color w:val="000000" w:themeColor="text1"/>
          <w:sz w:val="24"/>
          <w:szCs w:val="24"/>
          <w:rPrChange w:id="1248" w:author="Barshadskaya, Yuliya" w:date="2024-02-23T15:18:00Z">
            <w:rPr>
              <w:rFonts w:cs="Times New Roman"/>
              <w:noProof/>
            </w:rPr>
          </w:rPrChange>
        </w:rPr>
        <w:instrText xml:space="preserve"> PAGEREF _Toc115733168 \h </w:instrText>
      </w:r>
      <w:r w:rsidRPr="00BF4043">
        <w:rPr>
          <w:rFonts w:cs="Times New Roman"/>
          <w:noProof/>
          <w:color w:val="000000" w:themeColor="text1"/>
          <w:sz w:val="24"/>
          <w:szCs w:val="24"/>
          <w:rPrChange w:id="1249" w:author="Barshadskaya, Yuliya" w:date="2024-02-23T15:18:00Z">
            <w:rPr>
              <w:rFonts w:cs="Times New Roman"/>
              <w:noProof/>
              <w:color w:val="000000" w:themeColor="text1"/>
              <w:sz w:val="24"/>
              <w:szCs w:val="24"/>
            </w:rPr>
          </w:rPrChange>
        </w:rPr>
      </w:r>
      <w:r w:rsidRPr="00BF4043">
        <w:rPr>
          <w:rFonts w:cs="Times New Roman"/>
          <w:noProof/>
          <w:color w:val="000000" w:themeColor="text1"/>
          <w:sz w:val="24"/>
          <w:szCs w:val="24"/>
          <w:rPrChange w:id="1250" w:author="Barshadskaya, Yuliya" w:date="2024-02-23T15:18:00Z">
            <w:rPr>
              <w:rFonts w:cs="Times New Roman"/>
              <w:noProof/>
            </w:rPr>
          </w:rPrChange>
        </w:rPr>
        <w:fldChar w:fldCharType="separate"/>
      </w:r>
      <w:r w:rsidRPr="00BF4043">
        <w:rPr>
          <w:rFonts w:cs="Times New Roman"/>
          <w:noProof/>
          <w:color w:val="000000" w:themeColor="text1"/>
          <w:sz w:val="24"/>
          <w:szCs w:val="24"/>
          <w:rPrChange w:id="1251" w:author="Barshadskaya, Yuliya" w:date="2024-02-23T15:18:00Z">
            <w:rPr>
              <w:rFonts w:cs="Times New Roman"/>
              <w:noProof/>
            </w:rPr>
          </w:rPrChange>
        </w:rPr>
        <w:t>55</w:t>
      </w:r>
      <w:r w:rsidRPr="00BF4043">
        <w:rPr>
          <w:rFonts w:cs="Times New Roman"/>
          <w:noProof/>
          <w:color w:val="000000" w:themeColor="text1"/>
          <w:sz w:val="24"/>
          <w:szCs w:val="24"/>
          <w:rPrChange w:id="1252" w:author="Barshadskaya, Yuliya" w:date="2024-02-23T15:18:00Z">
            <w:rPr>
              <w:rFonts w:cs="Times New Roman"/>
              <w:noProof/>
            </w:rPr>
          </w:rPrChange>
        </w:rPr>
        <w:fldChar w:fldCharType="end"/>
      </w:r>
    </w:p>
    <w:p w14:paraId="41A248E5" w14:textId="673B0BE4" w:rsidR="004C4CE2" w:rsidRPr="00BF4043" w:rsidRDefault="004C4CE2">
      <w:pPr>
        <w:pStyle w:val="aa"/>
        <w:tabs>
          <w:tab w:val="right" w:leader="dot" w:pos="9345"/>
        </w:tabs>
        <w:spacing w:line="240" w:lineRule="auto"/>
        <w:ind w:firstLine="0"/>
        <w:rPr>
          <w:rFonts w:eastAsiaTheme="minorEastAsia" w:cs="Times New Roman"/>
          <w:noProof/>
          <w:color w:val="000000" w:themeColor="text1"/>
          <w:sz w:val="24"/>
          <w:szCs w:val="24"/>
          <w:lang w:eastAsia="ru-RU"/>
          <w:rPrChange w:id="1253" w:author="Barshadskaya, Yuliya" w:date="2024-02-23T15:18:00Z">
            <w:rPr>
              <w:rFonts w:asciiTheme="minorHAnsi" w:eastAsiaTheme="minorEastAsia" w:hAnsiTheme="minorHAnsi"/>
              <w:noProof/>
              <w:sz w:val="22"/>
              <w:lang w:eastAsia="ru-RU"/>
            </w:rPr>
          </w:rPrChange>
        </w:rPr>
        <w:pPrChange w:id="1254" w:author="Barshadskaya, Yuliya" w:date="2024-02-23T15:18:00Z">
          <w:pPr>
            <w:pStyle w:val="aa"/>
            <w:tabs>
              <w:tab w:val="right" w:leader="dot" w:pos="9345"/>
            </w:tabs>
            <w:ind w:firstLine="0"/>
          </w:pPr>
        </w:pPrChange>
      </w:pPr>
      <w:r w:rsidRPr="00BF4043">
        <w:rPr>
          <w:rFonts w:cs="Times New Roman"/>
          <w:b/>
          <w:noProof/>
          <w:color w:val="000000" w:themeColor="text1"/>
          <w:sz w:val="24"/>
          <w:szCs w:val="24"/>
          <w:rPrChange w:id="1255" w:author="Barshadskaya, Yuliya" w:date="2024-02-23T15:18:00Z">
            <w:rPr>
              <w:rFonts w:cs="Times New Roman"/>
              <w:noProof/>
            </w:rPr>
          </w:rPrChange>
        </w:rPr>
        <w:t>Таблица 4</w:t>
      </w:r>
      <w:r w:rsidRPr="00BF4043">
        <w:rPr>
          <w:rFonts w:cs="Times New Roman"/>
          <w:b/>
          <w:noProof/>
          <w:color w:val="000000" w:themeColor="text1"/>
          <w:sz w:val="24"/>
          <w:szCs w:val="24"/>
          <w:rPrChange w:id="1256" w:author="Barshadskaya, Yuliya" w:date="2024-02-23T15:18:00Z">
            <w:rPr>
              <w:rFonts w:cs="Times New Roman"/>
              <w:noProof/>
            </w:rPr>
          </w:rPrChange>
        </w:rPr>
        <w:noBreakHyphen/>
        <w:t>7</w:t>
      </w:r>
      <w:r w:rsidR="00BF4043">
        <w:rPr>
          <w:rFonts w:cs="Times New Roman"/>
          <w:noProof/>
          <w:color w:val="000000" w:themeColor="text1"/>
          <w:sz w:val="24"/>
          <w:szCs w:val="24"/>
        </w:rPr>
        <w:t>.</w:t>
      </w:r>
      <w:r w:rsidRPr="00BF4043">
        <w:rPr>
          <w:rFonts w:cs="Times New Roman"/>
          <w:noProof/>
          <w:color w:val="000000" w:themeColor="text1"/>
          <w:sz w:val="24"/>
          <w:szCs w:val="24"/>
          <w:rPrChange w:id="1257" w:author="Barshadskaya, Yuliya" w:date="2024-02-23T15:18:00Z">
            <w:rPr>
              <w:rFonts w:cs="Times New Roman"/>
              <w:noProof/>
            </w:rPr>
          </w:rPrChange>
        </w:rPr>
        <w:t xml:space="preserve"> Выживаемость пациентов при адъювантной терапии осимертинибом </w:t>
      </w:r>
      <w:r w:rsidR="00BF4043" w:rsidRPr="00BF4043">
        <w:rPr>
          <w:sz w:val="24"/>
        </w:rPr>
        <w:fldChar w:fldCharType="begin"/>
      </w:r>
      <w:r w:rsidR="00BF4043" w:rsidRPr="00BF4043">
        <w:rPr>
          <w:sz w:val="24"/>
        </w:rPr>
        <w:instrText xml:space="preserve"> ADDIN ZOTERO_ITEM CSL_CITATION {"citationID":"yyg4kpq8","properties":{"formattedCitation":"(1)","plainCitation":"(1)","noteIndex":0},"citationItems":[{"id":161885,"uris":["http://zotero.org/groups/4735135/items/TKC58DDZ"],"itemData":{"id":161885,"type":"webpage","title":"Злокачественное новообразование бронхов и легкого. Клинические рекомендации","URL":"https://cr.minzdrav.gov.ru/recomend/30_4","author":[{"family":"Ассоциация онкологов России","given":""}],"accessed":{"date-parts":[["2022",8,2]]},"issued":{"date-parts":[["2022"]]}}}],"schema":"https://github.com/citation-style-language/schema/raw/master/csl-citation.json"} </w:instrText>
      </w:r>
      <w:r w:rsidR="00BF4043" w:rsidRPr="00BF4043">
        <w:rPr>
          <w:sz w:val="24"/>
        </w:rPr>
        <w:fldChar w:fldCharType="separate"/>
      </w:r>
      <w:ins w:id="1258" w:author="Barshadskaya, Yuliya" w:date="2024-01-12T22:23:00Z">
        <w:r w:rsidR="00BF4043" w:rsidRPr="00BF4043">
          <w:rPr>
            <w:sz w:val="24"/>
          </w:rPr>
          <w:t>[</w:t>
        </w:r>
      </w:ins>
      <w:del w:id="1259" w:author="Barshadskaya, Yuliya" w:date="2024-01-12T22:23:00Z">
        <w:r w:rsidR="00BF4043" w:rsidRPr="00BF4043" w:rsidDel="004A0FC3">
          <w:rPr>
            <w:sz w:val="24"/>
          </w:rPr>
          <w:delText>(</w:delText>
        </w:r>
      </w:del>
      <w:r w:rsidR="00BF4043" w:rsidRPr="00BF4043">
        <w:rPr>
          <w:sz w:val="24"/>
        </w:rPr>
        <w:t>1</w:t>
      </w:r>
      <w:r w:rsidR="00BF4043">
        <w:rPr>
          <w:sz w:val="24"/>
        </w:rPr>
        <w:t>4</w:t>
      </w:r>
      <w:ins w:id="1260" w:author="Barshadskaya, Yuliya" w:date="2024-01-12T22:23:00Z">
        <w:r w:rsidR="00BF4043" w:rsidRPr="00BF4043">
          <w:rPr>
            <w:sz w:val="24"/>
          </w:rPr>
          <w:t>]</w:t>
        </w:r>
      </w:ins>
      <w:del w:id="1261" w:author="Barshadskaya, Yuliya" w:date="2024-01-12T22:23:00Z">
        <w:r w:rsidR="00BF4043" w:rsidRPr="00BF4043" w:rsidDel="004A0FC3">
          <w:rPr>
            <w:sz w:val="24"/>
          </w:rPr>
          <w:delText>)</w:delText>
        </w:r>
      </w:del>
      <w:r w:rsidR="00BF4043" w:rsidRPr="00BF4043">
        <w:rPr>
          <w:sz w:val="24"/>
        </w:rPr>
        <w:fldChar w:fldCharType="end"/>
      </w:r>
      <w:r w:rsidRPr="00BF4043">
        <w:rPr>
          <w:rFonts w:cs="Times New Roman"/>
          <w:noProof/>
          <w:color w:val="000000" w:themeColor="text1"/>
          <w:sz w:val="24"/>
          <w:szCs w:val="24"/>
          <w:rPrChange w:id="1262" w:author="Barshadskaya, Yuliya" w:date="2024-02-23T15:18:00Z">
            <w:rPr>
              <w:rFonts w:cs="Times New Roman"/>
              <w:noProof/>
            </w:rPr>
          </w:rPrChange>
        </w:rPr>
        <w:tab/>
      </w:r>
      <w:r w:rsidRPr="00BF4043">
        <w:rPr>
          <w:rFonts w:cs="Times New Roman"/>
          <w:noProof/>
          <w:color w:val="000000" w:themeColor="text1"/>
          <w:sz w:val="24"/>
          <w:szCs w:val="24"/>
          <w:rPrChange w:id="1263" w:author="Barshadskaya, Yuliya" w:date="2024-02-23T15:18:00Z">
            <w:rPr>
              <w:rFonts w:cs="Times New Roman"/>
              <w:noProof/>
            </w:rPr>
          </w:rPrChange>
        </w:rPr>
        <w:fldChar w:fldCharType="begin"/>
      </w:r>
      <w:r w:rsidRPr="00BF4043">
        <w:rPr>
          <w:rFonts w:cs="Times New Roman"/>
          <w:noProof/>
          <w:color w:val="000000" w:themeColor="text1"/>
          <w:sz w:val="24"/>
          <w:szCs w:val="24"/>
          <w:rPrChange w:id="1264" w:author="Barshadskaya, Yuliya" w:date="2024-02-23T15:18:00Z">
            <w:rPr>
              <w:rFonts w:cs="Times New Roman"/>
              <w:noProof/>
            </w:rPr>
          </w:rPrChange>
        </w:rPr>
        <w:instrText xml:space="preserve"> PAGEREF _Toc115733169 \h </w:instrText>
      </w:r>
      <w:r w:rsidRPr="00BF4043">
        <w:rPr>
          <w:rFonts w:cs="Times New Roman"/>
          <w:noProof/>
          <w:color w:val="000000" w:themeColor="text1"/>
          <w:sz w:val="24"/>
          <w:szCs w:val="24"/>
          <w:rPrChange w:id="1265" w:author="Barshadskaya, Yuliya" w:date="2024-02-23T15:18:00Z">
            <w:rPr>
              <w:rFonts w:cs="Times New Roman"/>
              <w:noProof/>
              <w:color w:val="000000" w:themeColor="text1"/>
              <w:sz w:val="24"/>
              <w:szCs w:val="24"/>
            </w:rPr>
          </w:rPrChange>
        </w:rPr>
      </w:r>
      <w:r w:rsidRPr="00BF4043">
        <w:rPr>
          <w:rFonts w:cs="Times New Roman"/>
          <w:noProof/>
          <w:color w:val="000000" w:themeColor="text1"/>
          <w:sz w:val="24"/>
          <w:szCs w:val="24"/>
          <w:rPrChange w:id="1266" w:author="Barshadskaya, Yuliya" w:date="2024-02-23T15:18:00Z">
            <w:rPr>
              <w:rFonts w:cs="Times New Roman"/>
              <w:noProof/>
            </w:rPr>
          </w:rPrChange>
        </w:rPr>
        <w:fldChar w:fldCharType="separate"/>
      </w:r>
      <w:r w:rsidRPr="00BF4043">
        <w:rPr>
          <w:rFonts w:cs="Times New Roman"/>
          <w:noProof/>
          <w:color w:val="000000" w:themeColor="text1"/>
          <w:sz w:val="24"/>
          <w:szCs w:val="24"/>
          <w:rPrChange w:id="1267" w:author="Barshadskaya, Yuliya" w:date="2024-02-23T15:18:00Z">
            <w:rPr>
              <w:rFonts w:cs="Times New Roman"/>
              <w:noProof/>
            </w:rPr>
          </w:rPrChange>
        </w:rPr>
        <w:t>56</w:t>
      </w:r>
      <w:r w:rsidRPr="00BF4043">
        <w:rPr>
          <w:rFonts w:cs="Times New Roman"/>
          <w:noProof/>
          <w:color w:val="000000" w:themeColor="text1"/>
          <w:sz w:val="24"/>
          <w:szCs w:val="24"/>
          <w:rPrChange w:id="1268" w:author="Barshadskaya, Yuliya" w:date="2024-02-23T15:18:00Z">
            <w:rPr>
              <w:rFonts w:cs="Times New Roman"/>
              <w:noProof/>
            </w:rPr>
          </w:rPrChange>
        </w:rPr>
        <w:fldChar w:fldCharType="end"/>
      </w:r>
    </w:p>
    <w:p w14:paraId="09D33EBA" w14:textId="06FF1655" w:rsidR="004C4CE2" w:rsidRPr="00BF4043" w:rsidRDefault="004C4CE2">
      <w:pPr>
        <w:pStyle w:val="aa"/>
        <w:tabs>
          <w:tab w:val="right" w:leader="dot" w:pos="9345"/>
        </w:tabs>
        <w:spacing w:line="240" w:lineRule="auto"/>
        <w:ind w:firstLine="0"/>
        <w:rPr>
          <w:rFonts w:eastAsiaTheme="minorEastAsia" w:cs="Times New Roman"/>
          <w:noProof/>
          <w:color w:val="000000" w:themeColor="text1"/>
          <w:sz w:val="24"/>
          <w:szCs w:val="24"/>
          <w:lang w:eastAsia="ru-RU"/>
          <w:rPrChange w:id="1269" w:author="Barshadskaya, Yuliya" w:date="2024-02-23T15:18:00Z">
            <w:rPr>
              <w:rFonts w:asciiTheme="minorHAnsi" w:eastAsiaTheme="minorEastAsia" w:hAnsiTheme="minorHAnsi"/>
              <w:noProof/>
              <w:sz w:val="22"/>
              <w:lang w:eastAsia="ru-RU"/>
            </w:rPr>
          </w:rPrChange>
        </w:rPr>
        <w:pPrChange w:id="1270" w:author="Barshadskaya, Yuliya" w:date="2024-02-23T15:18:00Z">
          <w:pPr>
            <w:pStyle w:val="aa"/>
            <w:tabs>
              <w:tab w:val="right" w:leader="dot" w:pos="9345"/>
            </w:tabs>
            <w:ind w:firstLine="0"/>
          </w:pPr>
        </w:pPrChange>
      </w:pPr>
      <w:r w:rsidRPr="00BF4043">
        <w:rPr>
          <w:rFonts w:cs="Times New Roman"/>
          <w:b/>
          <w:noProof/>
          <w:color w:val="000000" w:themeColor="text1"/>
          <w:sz w:val="24"/>
          <w:szCs w:val="24"/>
          <w:rPrChange w:id="1271" w:author="Barshadskaya, Yuliya" w:date="2024-02-23T15:18:00Z">
            <w:rPr>
              <w:rFonts w:cs="Times New Roman"/>
              <w:noProof/>
            </w:rPr>
          </w:rPrChange>
        </w:rPr>
        <w:t>Таблица 4</w:t>
      </w:r>
      <w:r w:rsidRPr="00BF4043">
        <w:rPr>
          <w:rFonts w:cs="Times New Roman"/>
          <w:b/>
          <w:noProof/>
          <w:color w:val="000000" w:themeColor="text1"/>
          <w:sz w:val="24"/>
          <w:szCs w:val="24"/>
          <w:rPrChange w:id="1272" w:author="Barshadskaya, Yuliya" w:date="2024-02-23T15:18:00Z">
            <w:rPr>
              <w:rFonts w:cs="Times New Roman"/>
              <w:noProof/>
            </w:rPr>
          </w:rPrChange>
        </w:rPr>
        <w:noBreakHyphen/>
        <w:t>8</w:t>
      </w:r>
      <w:r w:rsidR="00BF4043">
        <w:rPr>
          <w:rFonts w:cs="Times New Roman"/>
          <w:noProof/>
          <w:color w:val="000000" w:themeColor="text1"/>
          <w:sz w:val="24"/>
          <w:szCs w:val="24"/>
        </w:rPr>
        <w:t>.</w:t>
      </w:r>
      <w:r w:rsidRPr="00BF4043">
        <w:rPr>
          <w:rFonts w:cs="Times New Roman"/>
          <w:noProof/>
          <w:color w:val="000000" w:themeColor="text1"/>
          <w:sz w:val="24"/>
          <w:szCs w:val="24"/>
          <w:rPrChange w:id="1273" w:author="Barshadskaya, Yuliya" w:date="2024-02-23T15:18:00Z">
            <w:rPr>
              <w:rFonts w:cs="Times New Roman"/>
              <w:noProof/>
            </w:rPr>
          </w:rPrChange>
        </w:rPr>
        <w:t xml:space="preserve"> Популяция пациентов, участвовавших в исследованиях </w:t>
      </w:r>
      <w:r w:rsidRPr="00BF4043">
        <w:rPr>
          <w:rFonts w:cs="Times New Roman"/>
          <w:noProof/>
          <w:color w:val="000000" w:themeColor="text1"/>
          <w:sz w:val="24"/>
          <w:szCs w:val="24"/>
          <w:lang w:val="en-US"/>
          <w:rPrChange w:id="1274" w:author="Barshadskaya, Yuliya" w:date="2024-02-23T15:18:00Z">
            <w:rPr>
              <w:rFonts w:cs="Times New Roman"/>
              <w:noProof/>
              <w:lang w:val="en-US"/>
            </w:rPr>
          </w:rPrChange>
        </w:rPr>
        <w:t>AURA</w:t>
      </w:r>
      <w:r w:rsidRPr="00BF4043">
        <w:rPr>
          <w:rFonts w:cs="Times New Roman"/>
          <w:noProof/>
          <w:color w:val="000000" w:themeColor="text1"/>
          <w:sz w:val="24"/>
          <w:szCs w:val="24"/>
          <w:rPrChange w:id="1275" w:author="Barshadskaya, Yuliya" w:date="2024-02-23T15:18:00Z">
            <w:rPr>
              <w:rFonts w:cs="Times New Roman"/>
              <w:noProof/>
            </w:rPr>
          </w:rPrChange>
        </w:rPr>
        <w:t>, у которых оценивали безопасность (</w:t>
      </w:r>
      <w:r w:rsidRPr="00BF4043">
        <w:rPr>
          <w:rFonts w:cs="Times New Roman"/>
          <w:noProof/>
          <w:color w:val="000000" w:themeColor="text1"/>
          <w:sz w:val="24"/>
          <w:szCs w:val="24"/>
          <w:lang w:val="en-US"/>
          <w:rPrChange w:id="1276" w:author="Barshadskaya, Yuliya" w:date="2024-02-23T15:18:00Z">
            <w:rPr>
              <w:rFonts w:cs="Times New Roman"/>
              <w:noProof/>
              <w:lang w:val="en-US"/>
            </w:rPr>
          </w:rPrChange>
        </w:rPr>
        <w:t>n</w:t>
      </w:r>
      <w:r w:rsidRPr="00BF4043">
        <w:rPr>
          <w:rFonts w:cs="Times New Roman"/>
          <w:noProof/>
          <w:color w:val="000000" w:themeColor="text1"/>
          <w:sz w:val="24"/>
          <w:szCs w:val="24"/>
          <w:rPrChange w:id="1277" w:author="Barshadskaya, Yuliya" w:date="2024-02-23T15:18:00Z">
            <w:rPr>
              <w:rFonts w:cs="Times New Roman"/>
              <w:noProof/>
            </w:rPr>
          </w:rPrChange>
        </w:rPr>
        <w:t xml:space="preserve"> = 766) </w:t>
      </w:r>
      <w:r w:rsidR="00BF4043" w:rsidRPr="00BF4043">
        <w:rPr>
          <w:sz w:val="24"/>
        </w:rPr>
        <w:fldChar w:fldCharType="begin"/>
      </w:r>
      <w:r w:rsidR="00BF4043" w:rsidRPr="00BF4043">
        <w:rPr>
          <w:sz w:val="24"/>
        </w:rPr>
        <w:instrText xml:space="preserve"> ADDIN ZOTERO_ITEM CSL_CITATION {"citationID":"yyg4kpq8","properties":{"formattedCitation":"(1)","plainCitation":"(1)","noteIndex":0},"citationItems":[{"id":161885,"uris":["http://zotero.org/groups/4735135/items/TKC58DDZ"],"itemData":{"id":161885,"type":"webpage","title":"Злокачественное новообразование бронхов и легкого. Клинические рекомендации","URL":"https://cr.minzdrav.gov.ru/recomend/30_4","author":[{"family":"Ассоциация онкологов России","given":""}],"accessed":{"date-parts":[["2022",8,2]]},"issued":{"date-parts":[["2022"]]}}}],"schema":"https://github.com/citation-style-language/schema/raw/master/csl-citation.json"} </w:instrText>
      </w:r>
      <w:r w:rsidR="00BF4043" w:rsidRPr="00BF4043">
        <w:rPr>
          <w:sz w:val="24"/>
        </w:rPr>
        <w:fldChar w:fldCharType="separate"/>
      </w:r>
      <w:ins w:id="1278" w:author="Barshadskaya, Yuliya" w:date="2024-01-12T22:23:00Z">
        <w:r w:rsidR="00BF4043" w:rsidRPr="00BF4043">
          <w:rPr>
            <w:sz w:val="24"/>
          </w:rPr>
          <w:t>[</w:t>
        </w:r>
      </w:ins>
      <w:del w:id="1279" w:author="Barshadskaya, Yuliya" w:date="2024-01-12T22:23:00Z">
        <w:r w:rsidR="00BF4043" w:rsidRPr="00BF4043" w:rsidDel="004A0FC3">
          <w:rPr>
            <w:sz w:val="24"/>
          </w:rPr>
          <w:delText>(</w:delText>
        </w:r>
      </w:del>
      <w:r w:rsidR="00BF4043">
        <w:rPr>
          <w:sz w:val="24"/>
        </w:rPr>
        <w:t>9</w:t>
      </w:r>
      <w:ins w:id="1280" w:author="Barshadskaya, Yuliya" w:date="2024-01-12T22:23:00Z">
        <w:r w:rsidR="00BF4043" w:rsidRPr="00BF4043">
          <w:rPr>
            <w:sz w:val="24"/>
          </w:rPr>
          <w:t>]</w:t>
        </w:r>
      </w:ins>
      <w:del w:id="1281" w:author="Barshadskaya, Yuliya" w:date="2024-01-12T22:23:00Z">
        <w:r w:rsidR="00BF4043" w:rsidRPr="00BF4043" w:rsidDel="004A0FC3">
          <w:rPr>
            <w:sz w:val="24"/>
          </w:rPr>
          <w:delText>)</w:delText>
        </w:r>
      </w:del>
      <w:r w:rsidR="00BF4043" w:rsidRPr="00BF4043">
        <w:rPr>
          <w:sz w:val="24"/>
        </w:rPr>
        <w:fldChar w:fldCharType="end"/>
      </w:r>
      <w:r w:rsidRPr="00BF4043">
        <w:rPr>
          <w:rFonts w:cs="Times New Roman"/>
          <w:noProof/>
          <w:color w:val="000000" w:themeColor="text1"/>
          <w:sz w:val="24"/>
          <w:szCs w:val="24"/>
          <w:rPrChange w:id="1282" w:author="Barshadskaya, Yuliya" w:date="2024-02-23T15:18:00Z">
            <w:rPr>
              <w:rFonts w:cs="Times New Roman"/>
              <w:noProof/>
            </w:rPr>
          </w:rPrChange>
        </w:rPr>
        <w:tab/>
      </w:r>
      <w:r w:rsidRPr="00BF4043">
        <w:rPr>
          <w:rFonts w:cs="Times New Roman"/>
          <w:noProof/>
          <w:color w:val="000000" w:themeColor="text1"/>
          <w:sz w:val="24"/>
          <w:szCs w:val="24"/>
          <w:rPrChange w:id="1283" w:author="Barshadskaya, Yuliya" w:date="2024-02-23T15:18:00Z">
            <w:rPr>
              <w:rFonts w:cs="Times New Roman"/>
              <w:noProof/>
            </w:rPr>
          </w:rPrChange>
        </w:rPr>
        <w:fldChar w:fldCharType="begin"/>
      </w:r>
      <w:r w:rsidRPr="00BF4043">
        <w:rPr>
          <w:rFonts w:cs="Times New Roman"/>
          <w:noProof/>
          <w:color w:val="000000" w:themeColor="text1"/>
          <w:sz w:val="24"/>
          <w:szCs w:val="24"/>
          <w:rPrChange w:id="1284" w:author="Barshadskaya, Yuliya" w:date="2024-02-23T15:18:00Z">
            <w:rPr>
              <w:rFonts w:cs="Times New Roman"/>
              <w:noProof/>
            </w:rPr>
          </w:rPrChange>
        </w:rPr>
        <w:instrText xml:space="preserve"> PAGEREF _Toc115733170 \h </w:instrText>
      </w:r>
      <w:r w:rsidRPr="00BF4043">
        <w:rPr>
          <w:rFonts w:cs="Times New Roman"/>
          <w:noProof/>
          <w:color w:val="000000" w:themeColor="text1"/>
          <w:sz w:val="24"/>
          <w:szCs w:val="24"/>
          <w:rPrChange w:id="1285" w:author="Barshadskaya, Yuliya" w:date="2024-02-23T15:18:00Z">
            <w:rPr>
              <w:rFonts w:cs="Times New Roman"/>
              <w:noProof/>
              <w:color w:val="000000" w:themeColor="text1"/>
              <w:sz w:val="24"/>
              <w:szCs w:val="24"/>
            </w:rPr>
          </w:rPrChange>
        </w:rPr>
      </w:r>
      <w:r w:rsidRPr="00BF4043">
        <w:rPr>
          <w:rFonts w:cs="Times New Roman"/>
          <w:noProof/>
          <w:color w:val="000000" w:themeColor="text1"/>
          <w:sz w:val="24"/>
          <w:szCs w:val="24"/>
          <w:rPrChange w:id="1286" w:author="Barshadskaya, Yuliya" w:date="2024-02-23T15:18:00Z">
            <w:rPr>
              <w:rFonts w:cs="Times New Roman"/>
              <w:noProof/>
            </w:rPr>
          </w:rPrChange>
        </w:rPr>
        <w:fldChar w:fldCharType="separate"/>
      </w:r>
      <w:r w:rsidRPr="00BF4043">
        <w:rPr>
          <w:rFonts w:cs="Times New Roman"/>
          <w:noProof/>
          <w:color w:val="000000" w:themeColor="text1"/>
          <w:sz w:val="24"/>
          <w:szCs w:val="24"/>
          <w:rPrChange w:id="1287" w:author="Barshadskaya, Yuliya" w:date="2024-02-23T15:18:00Z">
            <w:rPr>
              <w:rFonts w:cs="Times New Roman"/>
              <w:noProof/>
            </w:rPr>
          </w:rPrChange>
        </w:rPr>
        <w:t>58</w:t>
      </w:r>
      <w:r w:rsidRPr="00BF4043">
        <w:rPr>
          <w:rFonts w:cs="Times New Roman"/>
          <w:noProof/>
          <w:color w:val="000000" w:themeColor="text1"/>
          <w:sz w:val="24"/>
          <w:szCs w:val="24"/>
          <w:rPrChange w:id="1288" w:author="Barshadskaya, Yuliya" w:date="2024-02-23T15:18:00Z">
            <w:rPr>
              <w:rFonts w:cs="Times New Roman"/>
              <w:noProof/>
            </w:rPr>
          </w:rPrChange>
        </w:rPr>
        <w:fldChar w:fldCharType="end"/>
      </w:r>
    </w:p>
    <w:p w14:paraId="081A2EA1" w14:textId="1B542D7B" w:rsidR="004C4CE2" w:rsidRPr="00BF4043" w:rsidRDefault="004C4CE2">
      <w:pPr>
        <w:pStyle w:val="aa"/>
        <w:tabs>
          <w:tab w:val="right" w:leader="dot" w:pos="9345"/>
        </w:tabs>
        <w:spacing w:line="240" w:lineRule="auto"/>
        <w:ind w:firstLine="0"/>
        <w:rPr>
          <w:rFonts w:eastAsiaTheme="minorEastAsia" w:cs="Times New Roman"/>
          <w:noProof/>
          <w:color w:val="000000" w:themeColor="text1"/>
          <w:sz w:val="24"/>
          <w:szCs w:val="24"/>
          <w:lang w:eastAsia="ru-RU"/>
          <w:rPrChange w:id="1289" w:author="Barshadskaya, Yuliya" w:date="2024-02-23T15:18:00Z">
            <w:rPr>
              <w:rFonts w:asciiTheme="minorHAnsi" w:eastAsiaTheme="minorEastAsia" w:hAnsiTheme="minorHAnsi"/>
              <w:noProof/>
              <w:sz w:val="22"/>
              <w:lang w:eastAsia="ru-RU"/>
            </w:rPr>
          </w:rPrChange>
        </w:rPr>
        <w:pPrChange w:id="1290" w:author="Barshadskaya, Yuliya" w:date="2024-02-23T15:18:00Z">
          <w:pPr>
            <w:pStyle w:val="aa"/>
            <w:tabs>
              <w:tab w:val="right" w:leader="dot" w:pos="9345"/>
            </w:tabs>
            <w:ind w:firstLine="0"/>
          </w:pPr>
        </w:pPrChange>
      </w:pPr>
      <w:r w:rsidRPr="00BF4043">
        <w:rPr>
          <w:rFonts w:cs="Times New Roman"/>
          <w:b/>
          <w:noProof/>
          <w:color w:val="000000" w:themeColor="text1"/>
          <w:sz w:val="24"/>
          <w:szCs w:val="24"/>
          <w:rPrChange w:id="1291" w:author="Barshadskaya, Yuliya" w:date="2024-02-23T15:18:00Z">
            <w:rPr>
              <w:rFonts w:cs="Times New Roman"/>
              <w:noProof/>
            </w:rPr>
          </w:rPrChange>
        </w:rPr>
        <w:t>Таблица 4</w:t>
      </w:r>
      <w:r w:rsidRPr="00BF4043">
        <w:rPr>
          <w:rFonts w:cs="Times New Roman"/>
          <w:b/>
          <w:noProof/>
          <w:color w:val="000000" w:themeColor="text1"/>
          <w:sz w:val="24"/>
          <w:szCs w:val="24"/>
          <w:rPrChange w:id="1292" w:author="Barshadskaya, Yuliya" w:date="2024-02-23T15:18:00Z">
            <w:rPr>
              <w:rFonts w:cs="Times New Roman"/>
              <w:noProof/>
            </w:rPr>
          </w:rPrChange>
        </w:rPr>
        <w:noBreakHyphen/>
        <w:t>9</w:t>
      </w:r>
      <w:r w:rsidR="00BF4043">
        <w:rPr>
          <w:rFonts w:cs="Times New Roman"/>
          <w:noProof/>
          <w:color w:val="000000" w:themeColor="text1"/>
          <w:sz w:val="24"/>
          <w:szCs w:val="24"/>
        </w:rPr>
        <w:t>.</w:t>
      </w:r>
      <w:r w:rsidRPr="00BF4043">
        <w:rPr>
          <w:rFonts w:cs="Times New Roman"/>
          <w:noProof/>
          <w:color w:val="000000" w:themeColor="text1"/>
          <w:sz w:val="24"/>
          <w:szCs w:val="24"/>
          <w:rPrChange w:id="1293" w:author="Barshadskaya, Yuliya" w:date="2024-02-23T15:18:00Z">
            <w:rPr>
              <w:rFonts w:cs="Times New Roman"/>
              <w:noProof/>
            </w:rPr>
          </w:rPrChange>
        </w:rPr>
        <w:t xml:space="preserve"> Длительность воздействия осимертиниба на пациентов в исследованиях </w:t>
      </w:r>
      <w:r w:rsidRPr="00BF4043">
        <w:rPr>
          <w:rFonts w:cs="Times New Roman"/>
          <w:noProof/>
          <w:color w:val="000000" w:themeColor="text1"/>
          <w:sz w:val="24"/>
          <w:szCs w:val="24"/>
          <w:lang w:val="en-US"/>
          <w:rPrChange w:id="1294" w:author="Barshadskaya, Yuliya" w:date="2024-02-23T15:18:00Z">
            <w:rPr>
              <w:rFonts w:cs="Times New Roman"/>
              <w:noProof/>
              <w:lang w:val="en-US"/>
            </w:rPr>
          </w:rPrChange>
        </w:rPr>
        <w:t>AURAex</w:t>
      </w:r>
      <w:r w:rsidRPr="00BF4043">
        <w:rPr>
          <w:rFonts w:cs="Times New Roman"/>
          <w:noProof/>
          <w:color w:val="000000" w:themeColor="text1"/>
          <w:sz w:val="24"/>
          <w:szCs w:val="24"/>
          <w:rPrChange w:id="1295" w:author="Barshadskaya, Yuliya" w:date="2024-02-23T15:18:00Z">
            <w:rPr>
              <w:rFonts w:cs="Times New Roman"/>
              <w:noProof/>
            </w:rPr>
          </w:rPrChange>
        </w:rPr>
        <w:t xml:space="preserve"> и </w:t>
      </w:r>
      <w:r w:rsidRPr="00BF4043">
        <w:rPr>
          <w:rFonts w:cs="Times New Roman"/>
          <w:noProof/>
          <w:color w:val="000000" w:themeColor="text1"/>
          <w:sz w:val="24"/>
          <w:szCs w:val="24"/>
          <w:lang w:val="en-US"/>
          <w:rPrChange w:id="1296" w:author="Barshadskaya, Yuliya" w:date="2024-02-23T15:18:00Z">
            <w:rPr>
              <w:rFonts w:cs="Times New Roman"/>
              <w:noProof/>
              <w:lang w:val="en-US"/>
            </w:rPr>
          </w:rPrChange>
        </w:rPr>
        <w:t>AURA</w:t>
      </w:r>
      <w:r w:rsidRPr="00BF4043">
        <w:rPr>
          <w:rFonts w:cs="Times New Roman"/>
          <w:noProof/>
          <w:color w:val="000000" w:themeColor="text1"/>
          <w:sz w:val="24"/>
          <w:szCs w:val="24"/>
          <w:rPrChange w:id="1297" w:author="Barshadskaya, Yuliya" w:date="2024-02-23T15:18:00Z">
            <w:rPr>
              <w:rFonts w:cs="Times New Roman"/>
              <w:noProof/>
            </w:rPr>
          </w:rPrChange>
        </w:rPr>
        <w:t xml:space="preserve"> 2 </w:t>
      </w:r>
      <w:r w:rsidR="00BF4043" w:rsidRPr="00BF4043">
        <w:rPr>
          <w:sz w:val="24"/>
        </w:rPr>
        <w:fldChar w:fldCharType="begin"/>
      </w:r>
      <w:r w:rsidR="00BF4043" w:rsidRPr="00BF4043">
        <w:rPr>
          <w:sz w:val="24"/>
        </w:rPr>
        <w:instrText xml:space="preserve"> ADDIN ZOTERO_ITEM CSL_CITATION {"citationID":"yyg4kpq8","properties":{"formattedCitation":"(1)","plainCitation":"(1)","noteIndex":0},"citationItems":[{"id":161885,"uris":["http://zotero.org/groups/4735135/items/TKC58DDZ"],"itemData":{"id":161885,"type":"webpage","title":"Злокачественное новообразование бронхов и легкого. Клинические рекомендации","URL":"https://cr.minzdrav.gov.ru/recomend/30_4","author":[{"family":"Ассоциация онкологов России","given":""}],"accessed":{"date-parts":[["2022",8,2]]},"issued":{"date-parts":[["2022"]]}}}],"schema":"https://github.com/citation-style-language/schema/raw/master/csl-citation.json"} </w:instrText>
      </w:r>
      <w:r w:rsidR="00BF4043" w:rsidRPr="00BF4043">
        <w:rPr>
          <w:sz w:val="24"/>
        </w:rPr>
        <w:fldChar w:fldCharType="separate"/>
      </w:r>
      <w:ins w:id="1298" w:author="Barshadskaya, Yuliya" w:date="2024-01-12T22:23:00Z">
        <w:r w:rsidR="00BF4043" w:rsidRPr="00BF4043">
          <w:rPr>
            <w:sz w:val="24"/>
          </w:rPr>
          <w:t>[</w:t>
        </w:r>
      </w:ins>
      <w:del w:id="1299" w:author="Barshadskaya, Yuliya" w:date="2024-01-12T22:23:00Z">
        <w:r w:rsidR="00BF4043" w:rsidRPr="00BF4043" w:rsidDel="004A0FC3">
          <w:rPr>
            <w:sz w:val="24"/>
          </w:rPr>
          <w:delText>(</w:delText>
        </w:r>
      </w:del>
      <w:r w:rsidR="00BF4043">
        <w:rPr>
          <w:sz w:val="24"/>
        </w:rPr>
        <w:t>9</w:t>
      </w:r>
      <w:ins w:id="1300" w:author="Barshadskaya, Yuliya" w:date="2024-01-12T22:23:00Z">
        <w:r w:rsidR="00BF4043" w:rsidRPr="00BF4043">
          <w:rPr>
            <w:sz w:val="24"/>
          </w:rPr>
          <w:t>]</w:t>
        </w:r>
      </w:ins>
      <w:del w:id="1301" w:author="Barshadskaya, Yuliya" w:date="2024-01-12T22:23:00Z">
        <w:r w:rsidR="00BF4043" w:rsidRPr="00BF4043" w:rsidDel="004A0FC3">
          <w:rPr>
            <w:sz w:val="24"/>
          </w:rPr>
          <w:delText>)</w:delText>
        </w:r>
      </w:del>
      <w:r w:rsidR="00BF4043" w:rsidRPr="00BF4043">
        <w:rPr>
          <w:sz w:val="24"/>
        </w:rPr>
        <w:fldChar w:fldCharType="end"/>
      </w:r>
      <w:r w:rsidRPr="00BF4043">
        <w:rPr>
          <w:rFonts w:cs="Times New Roman"/>
          <w:noProof/>
          <w:color w:val="000000" w:themeColor="text1"/>
          <w:sz w:val="24"/>
          <w:szCs w:val="24"/>
          <w:rPrChange w:id="1302" w:author="Barshadskaya, Yuliya" w:date="2024-02-23T15:18:00Z">
            <w:rPr>
              <w:rFonts w:cs="Times New Roman"/>
              <w:noProof/>
            </w:rPr>
          </w:rPrChange>
        </w:rPr>
        <w:tab/>
      </w:r>
      <w:r w:rsidRPr="00BF4043">
        <w:rPr>
          <w:rFonts w:cs="Times New Roman"/>
          <w:noProof/>
          <w:color w:val="000000" w:themeColor="text1"/>
          <w:sz w:val="24"/>
          <w:szCs w:val="24"/>
          <w:rPrChange w:id="1303" w:author="Barshadskaya, Yuliya" w:date="2024-02-23T15:18:00Z">
            <w:rPr>
              <w:rFonts w:cs="Times New Roman"/>
              <w:noProof/>
            </w:rPr>
          </w:rPrChange>
        </w:rPr>
        <w:fldChar w:fldCharType="begin"/>
      </w:r>
      <w:r w:rsidRPr="00BF4043">
        <w:rPr>
          <w:rFonts w:cs="Times New Roman"/>
          <w:noProof/>
          <w:color w:val="000000" w:themeColor="text1"/>
          <w:sz w:val="24"/>
          <w:szCs w:val="24"/>
          <w:rPrChange w:id="1304" w:author="Barshadskaya, Yuliya" w:date="2024-02-23T15:18:00Z">
            <w:rPr>
              <w:rFonts w:cs="Times New Roman"/>
              <w:noProof/>
            </w:rPr>
          </w:rPrChange>
        </w:rPr>
        <w:instrText xml:space="preserve"> PAGEREF _Toc115733171 \h </w:instrText>
      </w:r>
      <w:r w:rsidRPr="00BF4043">
        <w:rPr>
          <w:rFonts w:cs="Times New Roman"/>
          <w:noProof/>
          <w:color w:val="000000" w:themeColor="text1"/>
          <w:sz w:val="24"/>
          <w:szCs w:val="24"/>
          <w:rPrChange w:id="1305" w:author="Barshadskaya, Yuliya" w:date="2024-02-23T15:18:00Z">
            <w:rPr>
              <w:rFonts w:cs="Times New Roman"/>
              <w:noProof/>
              <w:color w:val="000000" w:themeColor="text1"/>
              <w:sz w:val="24"/>
              <w:szCs w:val="24"/>
            </w:rPr>
          </w:rPrChange>
        </w:rPr>
      </w:r>
      <w:r w:rsidRPr="00BF4043">
        <w:rPr>
          <w:rFonts w:cs="Times New Roman"/>
          <w:noProof/>
          <w:color w:val="000000" w:themeColor="text1"/>
          <w:sz w:val="24"/>
          <w:szCs w:val="24"/>
          <w:rPrChange w:id="1306" w:author="Barshadskaya, Yuliya" w:date="2024-02-23T15:18:00Z">
            <w:rPr>
              <w:rFonts w:cs="Times New Roman"/>
              <w:noProof/>
            </w:rPr>
          </w:rPrChange>
        </w:rPr>
        <w:fldChar w:fldCharType="separate"/>
      </w:r>
      <w:r w:rsidRPr="00BF4043">
        <w:rPr>
          <w:rFonts w:cs="Times New Roman"/>
          <w:noProof/>
          <w:color w:val="000000" w:themeColor="text1"/>
          <w:sz w:val="24"/>
          <w:szCs w:val="24"/>
          <w:rPrChange w:id="1307" w:author="Barshadskaya, Yuliya" w:date="2024-02-23T15:18:00Z">
            <w:rPr>
              <w:rFonts w:cs="Times New Roman"/>
              <w:noProof/>
            </w:rPr>
          </w:rPrChange>
        </w:rPr>
        <w:t>60</w:t>
      </w:r>
      <w:r w:rsidRPr="00BF4043">
        <w:rPr>
          <w:rFonts w:cs="Times New Roman"/>
          <w:noProof/>
          <w:color w:val="000000" w:themeColor="text1"/>
          <w:sz w:val="24"/>
          <w:szCs w:val="24"/>
          <w:rPrChange w:id="1308" w:author="Barshadskaya, Yuliya" w:date="2024-02-23T15:18:00Z">
            <w:rPr>
              <w:rFonts w:cs="Times New Roman"/>
              <w:noProof/>
            </w:rPr>
          </w:rPrChange>
        </w:rPr>
        <w:fldChar w:fldCharType="end"/>
      </w:r>
    </w:p>
    <w:p w14:paraId="6F7B8DC8" w14:textId="295FC2A1" w:rsidR="004C4CE2" w:rsidRPr="00BF4043" w:rsidRDefault="004C4CE2">
      <w:pPr>
        <w:pStyle w:val="aa"/>
        <w:tabs>
          <w:tab w:val="right" w:leader="dot" w:pos="9345"/>
        </w:tabs>
        <w:spacing w:line="240" w:lineRule="auto"/>
        <w:ind w:firstLine="0"/>
        <w:rPr>
          <w:rFonts w:eastAsiaTheme="minorEastAsia" w:cs="Times New Roman"/>
          <w:noProof/>
          <w:color w:val="000000" w:themeColor="text1"/>
          <w:sz w:val="24"/>
          <w:szCs w:val="24"/>
          <w:lang w:eastAsia="ru-RU"/>
          <w:rPrChange w:id="1309" w:author="Barshadskaya, Yuliya" w:date="2024-02-23T15:18:00Z">
            <w:rPr>
              <w:rFonts w:asciiTheme="minorHAnsi" w:eastAsiaTheme="minorEastAsia" w:hAnsiTheme="minorHAnsi"/>
              <w:noProof/>
              <w:sz w:val="22"/>
              <w:lang w:eastAsia="ru-RU"/>
            </w:rPr>
          </w:rPrChange>
        </w:rPr>
        <w:pPrChange w:id="1310" w:author="Barshadskaya, Yuliya" w:date="2024-02-23T15:18:00Z">
          <w:pPr>
            <w:pStyle w:val="aa"/>
            <w:tabs>
              <w:tab w:val="right" w:leader="dot" w:pos="9345"/>
            </w:tabs>
            <w:ind w:firstLine="0"/>
          </w:pPr>
        </w:pPrChange>
      </w:pPr>
      <w:r w:rsidRPr="00BF4043">
        <w:rPr>
          <w:rFonts w:cs="Times New Roman"/>
          <w:b/>
          <w:noProof/>
          <w:color w:val="000000" w:themeColor="text1"/>
          <w:sz w:val="24"/>
          <w:szCs w:val="24"/>
          <w:rPrChange w:id="1311" w:author="Barshadskaya, Yuliya" w:date="2024-02-23T15:18:00Z">
            <w:rPr>
              <w:rFonts w:cs="Times New Roman"/>
              <w:noProof/>
            </w:rPr>
          </w:rPrChange>
        </w:rPr>
        <w:t>Таблица 4</w:t>
      </w:r>
      <w:r w:rsidRPr="00BF4043">
        <w:rPr>
          <w:rFonts w:cs="Times New Roman"/>
          <w:b/>
          <w:noProof/>
          <w:color w:val="000000" w:themeColor="text1"/>
          <w:sz w:val="24"/>
          <w:szCs w:val="24"/>
          <w:rPrChange w:id="1312" w:author="Barshadskaya, Yuliya" w:date="2024-02-23T15:18:00Z">
            <w:rPr>
              <w:rFonts w:cs="Times New Roman"/>
              <w:noProof/>
            </w:rPr>
          </w:rPrChange>
        </w:rPr>
        <w:noBreakHyphen/>
        <w:t>10</w:t>
      </w:r>
      <w:r w:rsidR="00BF4043">
        <w:rPr>
          <w:rFonts w:cs="Times New Roman"/>
          <w:noProof/>
          <w:color w:val="000000" w:themeColor="text1"/>
          <w:sz w:val="24"/>
          <w:szCs w:val="24"/>
        </w:rPr>
        <w:t>.</w:t>
      </w:r>
      <w:r w:rsidRPr="00BF4043">
        <w:rPr>
          <w:rFonts w:cs="Times New Roman"/>
          <w:noProof/>
          <w:color w:val="000000" w:themeColor="text1"/>
          <w:sz w:val="24"/>
          <w:szCs w:val="24"/>
          <w:rPrChange w:id="1313" w:author="Barshadskaya, Yuliya" w:date="2024-02-23T15:18:00Z">
            <w:rPr>
              <w:rFonts w:cs="Times New Roman"/>
              <w:noProof/>
            </w:rPr>
          </w:rPrChange>
        </w:rPr>
        <w:t xml:space="preserve"> Экспозиция осимертинибом в исследованиях </w:t>
      </w:r>
      <w:r w:rsidRPr="00BF4043">
        <w:rPr>
          <w:rFonts w:cs="Times New Roman"/>
          <w:noProof/>
          <w:color w:val="000000" w:themeColor="text1"/>
          <w:sz w:val="24"/>
          <w:szCs w:val="24"/>
          <w:lang w:val="en-US"/>
          <w:rPrChange w:id="1314" w:author="Barshadskaya, Yuliya" w:date="2024-02-23T15:18:00Z">
            <w:rPr>
              <w:rFonts w:cs="Times New Roman"/>
              <w:noProof/>
              <w:lang w:val="en-US"/>
            </w:rPr>
          </w:rPrChange>
        </w:rPr>
        <w:t>AURAex</w:t>
      </w:r>
      <w:r w:rsidRPr="00BF4043">
        <w:rPr>
          <w:rFonts w:cs="Times New Roman"/>
          <w:noProof/>
          <w:color w:val="000000" w:themeColor="text1"/>
          <w:sz w:val="24"/>
          <w:szCs w:val="24"/>
          <w:rPrChange w:id="1315" w:author="Barshadskaya, Yuliya" w:date="2024-02-23T15:18:00Z">
            <w:rPr>
              <w:rFonts w:cs="Times New Roman"/>
              <w:noProof/>
            </w:rPr>
          </w:rPrChange>
        </w:rPr>
        <w:t xml:space="preserve"> и </w:t>
      </w:r>
      <w:r w:rsidRPr="00BF4043">
        <w:rPr>
          <w:rFonts w:cs="Times New Roman"/>
          <w:noProof/>
          <w:color w:val="000000" w:themeColor="text1"/>
          <w:sz w:val="24"/>
          <w:szCs w:val="24"/>
          <w:lang w:val="en-US"/>
          <w:rPrChange w:id="1316" w:author="Barshadskaya, Yuliya" w:date="2024-02-23T15:18:00Z">
            <w:rPr>
              <w:rFonts w:cs="Times New Roman"/>
              <w:noProof/>
              <w:lang w:val="en-US"/>
            </w:rPr>
          </w:rPrChange>
        </w:rPr>
        <w:t>AURA</w:t>
      </w:r>
      <w:r w:rsidRPr="00BF4043">
        <w:rPr>
          <w:rFonts w:cs="Times New Roman"/>
          <w:noProof/>
          <w:color w:val="000000" w:themeColor="text1"/>
          <w:sz w:val="24"/>
          <w:szCs w:val="24"/>
          <w:rPrChange w:id="1317" w:author="Barshadskaya, Yuliya" w:date="2024-02-23T15:18:00Z">
            <w:rPr>
              <w:rFonts w:cs="Times New Roman"/>
              <w:noProof/>
            </w:rPr>
          </w:rPrChange>
        </w:rPr>
        <w:t xml:space="preserve"> 2 </w:t>
      </w:r>
      <w:r w:rsidR="00BF4043" w:rsidRPr="00BF4043">
        <w:rPr>
          <w:sz w:val="24"/>
        </w:rPr>
        <w:fldChar w:fldCharType="begin"/>
      </w:r>
      <w:r w:rsidR="00BF4043" w:rsidRPr="00BF4043">
        <w:rPr>
          <w:sz w:val="24"/>
        </w:rPr>
        <w:instrText xml:space="preserve"> ADDIN ZOTERO_ITEM CSL_CITATION {"citationID":"yyg4kpq8","properties":{"formattedCitation":"(1)","plainCitation":"(1)","noteIndex":0},"citationItems":[{"id":161885,"uris":["http://zotero.org/groups/4735135/items/TKC58DDZ"],"itemData":{"id":161885,"type":"webpage","title":"Злокачественное новообразование бронхов и легкого. Клинические рекомендации","URL":"https://cr.minzdrav.gov.ru/recomend/30_4","author":[{"family":"Ассоциация онкологов России","given":""}],"accessed":{"date-parts":[["2022",8,2]]},"issued":{"date-parts":[["2022"]]}}}],"schema":"https://github.com/citation-style-language/schema/raw/master/csl-citation.json"} </w:instrText>
      </w:r>
      <w:r w:rsidR="00BF4043" w:rsidRPr="00BF4043">
        <w:rPr>
          <w:sz w:val="24"/>
        </w:rPr>
        <w:fldChar w:fldCharType="separate"/>
      </w:r>
      <w:ins w:id="1318" w:author="Barshadskaya, Yuliya" w:date="2024-01-12T22:23:00Z">
        <w:r w:rsidR="00BF4043" w:rsidRPr="00BF4043">
          <w:rPr>
            <w:sz w:val="24"/>
          </w:rPr>
          <w:t>[</w:t>
        </w:r>
      </w:ins>
      <w:del w:id="1319" w:author="Barshadskaya, Yuliya" w:date="2024-01-12T22:23:00Z">
        <w:r w:rsidR="00BF4043" w:rsidRPr="00BF4043" w:rsidDel="004A0FC3">
          <w:rPr>
            <w:sz w:val="24"/>
          </w:rPr>
          <w:delText>(</w:delText>
        </w:r>
      </w:del>
      <w:r w:rsidR="00BF4043">
        <w:rPr>
          <w:sz w:val="24"/>
        </w:rPr>
        <w:t>9</w:t>
      </w:r>
      <w:ins w:id="1320" w:author="Barshadskaya, Yuliya" w:date="2024-01-12T22:23:00Z">
        <w:r w:rsidR="00BF4043" w:rsidRPr="00BF4043">
          <w:rPr>
            <w:sz w:val="24"/>
          </w:rPr>
          <w:t>]</w:t>
        </w:r>
      </w:ins>
      <w:del w:id="1321" w:author="Barshadskaya, Yuliya" w:date="2024-01-12T22:23:00Z">
        <w:r w:rsidR="00BF4043" w:rsidRPr="00BF4043" w:rsidDel="004A0FC3">
          <w:rPr>
            <w:sz w:val="24"/>
          </w:rPr>
          <w:delText>)</w:delText>
        </w:r>
      </w:del>
      <w:r w:rsidR="00BF4043" w:rsidRPr="00BF4043">
        <w:rPr>
          <w:sz w:val="24"/>
        </w:rPr>
        <w:fldChar w:fldCharType="end"/>
      </w:r>
      <w:r w:rsidRPr="00BF4043">
        <w:rPr>
          <w:rFonts w:cs="Times New Roman"/>
          <w:noProof/>
          <w:color w:val="000000" w:themeColor="text1"/>
          <w:sz w:val="24"/>
          <w:szCs w:val="24"/>
          <w:rPrChange w:id="1322" w:author="Barshadskaya, Yuliya" w:date="2024-02-23T15:18:00Z">
            <w:rPr>
              <w:rFonts w:cs="Times New Roman"/>
              <w:noProof/>
            </w:rPr>
          </w:rPrChange>
        </w:rPr>
        <w:tab/>
      </w:r>
      <w:r w:rsidRPr="00BF4043">
        <w:rPr>
          <w:rFonts w:cs="Times New Roman"/>
          <w:noProof/>
          <w:color w:val="000000" w:themeColor="text1"/>
          <w:sz w:val="24"/>
          <w:szCs w:val="24"/>
          <w:rPrChange w:id="1323" w:author="Barshadskaya, Yuliya" w:date="2024-02-23T15:18:00Z">
            <w:rPr>
              <w:rFonts w:cs="Times New Roman"/>
              <w:noProof/>
            </w:rPr>
          </w:rPrChange>
        </w:rPr>
        <w:fldChar w:fldCharType="begin"/>
      </w:r>
      <w:r w:rsidRPr="00BF4043">
        <w:rPr>
          <w:rFonts w:cs="Times New Roman"/>
          <w:noProof/>
          <w:color w:val="000000" w:themeColor="text1"/>
          <w:sz w:val="24"/>
          <w:szCs w:val="24"/>
          <w:rPrChange w:id="1324" w:author="Barshadskaya, Yuliya" w:date="2024-02-23T15:18:00Z">
            <w:rPr>
              <w:rFonts w:cs="Times New Roman"/>
              <w:noProof/>
            </w:rPr>
          </w:rPrChange>
        </w:rPr>
        <w:instrText xml:space="preserve"> PAGEREF _Toc115733172 \h </w:instrText>
      </w:r>
      <w:r w:rsidRPr="00BF4043">
        <w:rPr>
          <w:rFonts w:cs="Times New Roman"/>
          <w:noProof/>
          <w:color w:val="000000" w:themeColor="text1"/>
          <w:sz w:val="24"/>
          <w:szCs w:val="24"/>
          <w:rPrChange w:id="1325" w:author="Barshadskaya, Yuliya" w:date="2024-02-23T15:18:00Z">
            <w:rPr>
              <w:rFonts w:cs="Times New Roman"/>
              <w:noProof/>
              <w:color w:val="000000" w:themeColor="text1"/>
              <w:sz w:val="24"/>
              <w:szCs w:val="24"/>
            </w:rPr>
          </w:rPrChange>
        </w:rPr>
      </w:r>
      <w:r w:rsidRPr="00BF4043">
        <w:rPr>
          <w:rFonts w:cs="Times New Roman"/>
          <w:noProof/>
          <w:color w:val="000000" w:themeColor="text1"/>
          <w:sz w:val="24"/>
          <w:szCs w:val="24"/>
          <w:rPrChange w:id="1326" w:author="Barshadskaya, Yuliya" w:date="2024-02-23T15:18:00Z">
            <w:rPr>
              <w:rFonts w:cs="Times New Roman"/>
              <w:noProof/>
            </w:rPr>
          </w:rPrChange>
        </w:rPr>
        <w:fldChar w:fldCharType="separate"/>
      </w:r>
      <w:r w:rsidRPr="00BF4043">
        <w:rPr>
          <w:rFonts w:cs="Times New Roman"/>
          <w:noProof/>
          <w:color w:val="000000" w:themeColor="text1"/>
          <w:sz w:val="24"/>
          <w:szCs w:val="24"/>
          <w:rPrChange w:id="1327" w:author="Barshadskaya, Yuliya" w:date="2024-02-23T15:18:00Z">
            <w:rPr>
              <w:rFonts w:cs="Times New Roman"/>
              <w:noProof/>
            </w:rPr>
          </w:rPrChange>
        </w:rPr>
        <w:t>60</w:t>
      </w:r>
      <w:r w:rsidRPr="00BF4043">
        <w:rPr>
          <w:rFonts w:cs="Times New Roman"/>
          <w:noProof/>
          <w:color w:val="000000" w:themeColor="text1"/>
          <w:sz w:val="24"/>
          <w:szCs w:val="24"/>
          <w:rPrChange w:id="1328" w:author="Barshadskaya, Yuliya" w:date="2024-02-23T15:18:00Z">
            <w:rPr>
              <w:rFonts w:cs="Times New Roman"/>
              <w:noProof/>
            </w:rPr>
          </w:rPrChange>
        </w:rPr>
        <w:fldChar w:fldCharType="end"/>
      </w:r>
    </w:p>
    <w:p w14:paraId="71FB33CE" w14:textId="00E0CEEA" w:rsidR="004C4CE2" w:rsidRPr="00BF4043" w:rsidRDefault="004C4CE2">
      <w:pPr>
        <w:pStyle w:val="aa"/>
        <w:tabs>
          <w:tab w:val="right" w:leader="dot" w:pos="9345"/>
        </w:tabs>
        <w:spacing w:line="240" w:lineRule="auto"/>
        <w:ind w:firstLine="0"/>
        <w:rPr>
          <w:rFonts w:eastAsiaTheme="minorEastAsia" w:cs="Times New Roman"/>
          <w:noProof/>
          <w:color w:val="000000" w:themeColor="text1"/>
          <w:sz w:val="24"/>
          <w:szCs w:val="24"/>
          <w:lang w:eastAsia="ru-RU"/>
          <w:rPrChange w:id="1329" w:author="Barshadskaya, Yuliya" w:date="2024-02-23T15:18:00Z">
            <w:rPr>
              <w:rFonts w:asciiTheme="minorHAnsi" w:eastAsiaTheme="minorEastAsia" w:hAnsiTheme="minorHAnsi"/>
              <w:noProof/>
              <w:sz w:val="22"/>
              <w:lang w:eastAsia="ru-RU"/>
            </w:rPr>
          </w:rPrChange>
        </w:rPr>
        <w:pPrChange w:id="1330" w:author="Barshadskaya, Yuliya" w:date="2024-02-23T15:18:00Z">
          <w:pPr>
            <w:pStyle w:val="aa"/>
            <w:tabs>
              <w:tab w:val="right" w:leader="dot" w:pos="9345"/>
            </w:tabs>
            <w:ind w:firstLine="0"/>
          </w:pPr>
        </w:pPrChange>
      </w:pPr>
      <w:r w:rsidRPr="008E7CA8">
        <w:rPr>
          <w:rFonts w:cs="Times New Roman"/>
          <w:b/>
          <w:noProof/>
          <w:color w:val="000000" w:themeColor="text1"/>
          <w:sz w:val="24"/>
          <w:szCs w:val="24"/>
          <w:rPrChange w:id="1331" w:author="Barshadskaya, Yuliya" w:date="2024-02-23T15:18:00Z">
            <w:rPr>
              <w:rFonts w:cs="Times New Roman"/>
              <w:noProof/>
            </w:rPr>
          </w:rPrChange>
        </w:rPr>
        <w:t>Таблица 4</w:t>
      </w:r>
      <w:r w:rsidRPr="008E7CA8">
        <w:rPr>
          <w:rFonts w:cs="Times New Roman"/>
          <w:b/>
          <w:noProof/>
          <w:color w:val="000000" w:themeColor="text1"/>
          <w:sz w:val="24"/>
          <w:szCs w:val="24"/>
          <w:rPrChange w:id="1332" w:author="Barshadskaya, Yuliya" w:date="2024-02-23T15:18:00Z">
            <w:rPr>
              <w:rFonts w:cs="Times New Roman"/>
              <w:noProof/>
            </w:rPr>
          </w:rPrChange>
        </w:rPr>
        <w:noBreakHyphen/>
        <w:t>11</w:t>
      </w:r>
      <w:r w:rsidR="008E7CA8">
        <w:rPr>
          <w:rFonts w:cs="Times New Roman"/>
          <w:noProof/>
          <w:color w:val="000000" w:themeColor="text1"/>
          <w:sz w:val="24"/>
          <w:szCs w:val="24"/>
        </w:rPr>
        <w:t>.</w:t>
      </w:r>
      <w:r w:rsidRPr="00BF4043">
        <w:rPr>
          <w:rFonts w:cs="Times New Roman"/>
          <w:noProof/>
          <w:color w:val="000000" w:themeColor="text1"/>
          <w:sz w:val="24"/>
          <w:szCs w:val="24"/>
          <w:rPrChange w:id="1333" w:author="Barshadskaya, Yuliya" w:date="2024-02-23T15:18:00Z">
            <w:rPr>
              <w:rFonts w:cs="Times New Roman"/>
              <w:noProof/>
            </w:rPr>
          </w:rPrChange>
        </w:rPr>
        <w:t xml:space="preserve"> Случаи снижения дозы или прерывания терапии осимертинибом у пациентов, участвовавших в исследованиях </w:t>
      </w:r>
      <w:r w:rsidRPr="00BF4043">
        <w:rPr>
          <w:rFonts w:cs="Times New Roman"/>
          <w:noProof/>
          <w:color w:val="000000" w:themeColor="text1"/>
          <w:sz w:val="24"/>
          <w:szCs w:val="24"/>
          <w:lang w:val="en-US"/>
          <w:rPrChange w:id="1334" w:author="Barshadskaya, Yuliya" w:date="2024-02-23T15:18:00Z">
            <w:rPr>
              <w:rFonts w:cs="Times New Roman"/>
              <w:noProof/>
              <w:lang w:val="en-US"/>
            </w:rPr>
          </w:rPrChange>
        </w:rPr>
        <w:t>AURAex</w:t>
      </w:r>
      <w:r w:rsidRPr="00BF4043">
        <w:rPr>
          <w:rFonts w:cs="Times New Roman"/>
          <w:noProof/>
          <w:color w:val="000000" w:themeColor="text1"/>
          <w:sz w:val="24"/>
          <w:szCs w:val="24"/>
          <w:rPrChange w:id="1335" w:author="Barshadskaya, Yuliya" w:date="2024-02-23T15:18:00Z">
            <w:rPr>
              <w:rFonts w:cs="Times New Roman"/>
              <w:noProof/>
            </w:rPr>
          </w:rPrChange>
        </w:rPr>
        <w:t xml:space="preserve"> или </w:t>
      </w:r>
      <w:r w:rsidRPr="00BF4043">
        <w:rPr>
          <w:rFonts w:cs="Times New Roman"/>
          <w:noProof/>
          <w:color w:val="000000" w:themeColor="text1"/>
          <w:sz w:val="24"/>
          <w:szCs w:val="24"/>
          <w:lang w:val="en-US"/>
          <w:rPrChange w:id="1336" w:author="Barshadskaya, Yuliya" w:date="2024-02-23T15:18:00Z">
            <w:rPr>
              <w:rFonts w:cs="Times New Roman"/>
              <w:noProof/>
              <w:lang w:val="en-US"/>
            </w:rPr>
          </w:rPrChange>
        </w:rPr>
        <w:t>AURA</w:t>
      </w:r>
      <w:r w:rsidRPr="00BF4043">
        <w:rPr>
          <w:rFonts w:cs="Times New Roman"/>
          <w:noProof/>
          <w:color w:val="000000" w:themeColor="text1"/>
          <w:sz w:val="24"/>
          <w:szCs w:val="24"/>
          <w:rPrChange w:id="1337" w:author="Barshadskaya, Yuliya" w:date="2024-02-23T15:18:00Z">
            <w:rPr>
              <w:rFonts w:cs="Times New Roman"/>
              <w:noProof/>
            </w:rPr>
          </w:rPrChange>
        </w:rPr>
        <w:t xml:space="preserve"> 2 </w:t>
      </w:r>
      <w:r w:rsidR="008E7CA8" w:rsidRPr="00BF4043">
        <w:rPr>
          <w:sz w:val="24"/>
        </w:rPr>
        <w:fldChar w:fldCharType="begin"/>
      </w:r>
      <w:r w:rsidR="008E7CA8" w:rsidRPr="00BF4043">
        <w:rPr>
          <w:sz w:val="24"/>
        </w:rPr>
        <w:instrText xml:space="preserve"> ADDIN ZOTERO_ITEM CSL_CITATION {"citationID":"yyg4kpq8","properties":{"formattedCitation":"(1)","plainCitation":"(1)","noteIndex":0},"citationItems":[{"id":161885,"uris":["http://zotero.org/groups/4735135/items/TKC58DDZ"],"itemData":{"id":161885,"type":"webpage","title":"Злокачественное новообразование бронхов и легкого. Клинические рекомендации","URL":"https://cr.minzdrav.gov.ru/recomend/30_4","author":[{"family":"Ассоциация онкологов России","given":""}],"accessed":{"date-parts":[["2022",8,2]]},"issued":{"date-parts":[["2022"]]}}}],"schema":"https://github.com/citation-style-language/schema/raw/master/csl-citation.json"} </w:instrText>
      </w:r>
      <w:r w:rsidR="008E7CA8" w:rsidRPr="00BF4043">
        <w:rPr>
          <w:sz w:val="24"/>
        </w:rPr>
        <w:fldChar w:fldCharType="separate"/>
      </w:r>
      <w:ins w:id="1338" w:author="Barshadskaya, Yuliya" w:date="2024-01-12T22:23:00Z">
        <w:r w:rsidR="008E7CA8" w:rsidRPr="00BF4043">
          <w:rPr>
            <w:sz w:val="24"/>
          </w:rPr>
          <w:t>[</w:t>
        </w:r>
      </w:ins>
      <w:del w:id="1339" w:author="Barshadskaya, Yuliya" w:date="2024-01-12T22:23:00Z">
        <w:r w:rsidR="008E7CA8" w:rsidRPr="00BF4043" w:rsidDel="004A0FC3">
          <w:rPr>
            <w:sz w:val="24"/>
          </w:rPr>
          <w:delText>(</w:delText>
        </w:r>
      </w:del>
      <w:r w:rsidR="008E7CA8">
        <w:rPr>
          <w:sz w:val="24"/>
        </w:rPr>
        <w:t>9</w:t>
      </w:r>
      <w:ins w:id="1340" w:author="Barshadskaya, Yuliya" w:date="2024-01-12T22:23:00Z">
        <w:r w:rsidR="008E7CA8" w:rsidRPr="00BF4043">
          <w:rPr>
            <w:sz w:val="24"/>
          </w:rPr>
          <w:t>]</w:t>
        </w:r>
      </w:ins>
      <w:del w:id="1341" w:author="Barshadskaya, Yuliya" w:date="2024-01-12T22:23:00Z">
        <w:r w:rsidR="008E7CA8" w:rsidRPr="00BF4043" w:rsidDel="004A0FC3">
          <w:rPr>
            <w:sz w:val="24"/>
          </w:rPr>
          <w:delText>)</w:delText>
        </w:r>
      </w:del>
      <w:r w:rsidR="008E7CA8" w:rsidRPr="00BF4043">
        <w:rPr>
          <w:sz w:val="24"/>
        </w:rPr>
        <w:fldChar w:fldCharType="end"/>
      </w:r>
      <w:r w:rsidRPr="00BF4043">
        <w:rPr>
          <w:rFonts w:cs="Times New Roman"/>
          <w:noProof/>
          <w:color w:val="000000" w:themeColor="text1"/>
          <w:sz w:val="24"/>
          <w:szCs w:val="24"/>
          <w:rPrChange w:id="1342" w:author="Barshadskaya, Yuliya" w:date="2024-02-23T15:18:00Z">
            <w:rPr>
              <w:rFonts w:cs="Times New Roman"/>
              <w:noProof/>
            </w:rPr>
          </w:rPrChange>
        </w:rPr>
        <w:tab/>
      </w:r>
      <w:r w:rsidRPr="00BF4043">
        <w:rPr>
          <w:rFonts w:cs="Times New Roman"/>
          <w:noProof/>
          <w:color w:val="000000" w:themeColor="text1"/>
          <w:sz w:val="24"/>
          <w:szCs w:val="24"/>
          <w:rPrChange w:id="1343" w:author="Barshadskaya, Yuliya" w:date="2024-02-23T15:18:00Z">
            <w:rPr>
              <w:rFonts w:cs="Times New Roman"/>
              <w:noProof/>
            </w:rPr>
          </w:rPrChange>
        </w:rPr>
        <w:fldChar w:fldCharType="begin"/>
      </w:r>
      <w:r w:rsidRPr="00BF4043">
        <w:rPr>
          <w:rFonts w:cs="Times New Roman"/>
          <w:noProof/>
          <w:color w:val="000000" w:themeColor="text1"/>
          <w:sz w:val="24"/>
          <w:szCs w:val="24"/>
          <w:rPrChange w:id="1344" w:author="Barshadskaya, Yuliya" w:date="2024-02-23T15:18:00Z">
            <w:rPr>
              <w:rFonts w:cs="Times New Roman"/>
              <w:noProof/>
            </w:rPr>
          </w:rPrChange>
        </w:rPr>
        <w:instrText xml:space="preserve"> PAGEREF _Toc115733173 \h </w:instrText>
      </w:r>
      <w:r w:rsidRPr="00BF4043">
        <w:rPr>
          <w:rFonts w:cs="Times New Roman"/>
          <w:noProof/>
          <w:color w:val="000000" w:themeColor="text1"/>
          <w:sz w:val="24"/>
          <w:szCs w:val="24"/>
          <w:rPrChange w:id="1345" w:author="Barshadskaya, Yuliya" w:date="2024-02-23T15:18:00Z">
            <w:rPr>
              <w:rFonts w:cs="Times New Roman"/>
              <w:noProof/>
              <w:color w:val="000000" w:themeColor="text1"/>
              <w:sz w:val="24"/>
              <w:szCs w:val="24"/>
            </w:rPr>
          </w:rPrChange>
        </w:rPr>
      </w:r>
      <w:r w:rsidRPr="00BF4043">
        <w:rPr>
          <w:rFonts w:cs="Times New Roman"/>
          <w:noProof/>
          <w:color w:val="000000" w:themeColor="text1"/>
          <w:sz w:val="24"/>
          <w:szCs w:val="24"/>
          <w:rPrChange w:id="1346" w:author="Barshadskaya, Yuliya" w:date="2024-02-23T15:18:00Z">
            <w:rPr>
              <w:rFonts w:cs="Times New Roman"/>
              <w:noProof/>
            </w:rPr>
          </w:rPrChange>
        </w:rPr>
        <w:fldChar w:fldCharType="separate"/>
      </w:r>
      <w:r w:rsidRPr="00BF4043">
        <w:rPr>
          <w:rFonts w:cs="Times New Roman"/>
          <w:noProof/>
          <w:color w:val="000000" w:themeColor="text1"/>
          <w:sz w:val="24"/>
          <w:szCs w:val="24"/>
          <w:rPrChange w:id="1347" w:author="Barshadskaya, Yuliya" w:date="2024-02-23T15:18:00Z">
            <w:rPr>
              <w:rFonts w:cs="Times New Roman"/>
              <w:noProof/>
            </w:rPr>
          </w:rPrChange>
        </w:rPr>
        <w:t>61</w:t>
      </w:r>
      <w:r w:rsidRPr="00BF4043">
        <w:rPr>
          <w:rFonts w:cs="Times New Roman"/>
          <w:noProof/>
          <w:color w:val="000000" w:themeColor="text1"/>
          <w:sz w:val="24"/>
          <w:szCs w:val="24"/>
          <w:rPrChange w:id="1348" w:author="Barshadskaya, Yuliya" w:date="2024-02-23T15:18:00Z">
            <w:rPr>
              <w:rFonts w:cs="Times New Roman"/>
              <w:noProof/>
            </w:rPr>
          </w:rPrChange>
        </w:rPr>
        <w:fldChar w:fldCharType="end"/>
      </w:r>
    </w:p>
    <w:p w14:paraId="4CFF534E" w14:textId="02F9552C" w:rsidR="004C4CE2" w:rsidRPr="00BF4043" w:rsidRDefault="004C4CE2">
      <w:pPr>
        <w:pStyle w:val="aa"/>
        <w:tabs>
          <w:tab w:val="right" w:leader="dot" w:pos="9345"/>
        </w:tabs>
        <w:spacing w:line="240" w:lineRule="auto"/>
        <w:ind w:firstLine="0"/>
        <w:rPr>
          <w:rFonts w:eastAsiaTheme="minorEastAsia" w:cs="Times New Roman"/>
          <w:noProof/>
          <w:color w:val="000000" w:themeColor="text1"/>
          <w:sz w:val="24"/>
          <w:szCs w:val="24"/>
          <w:lang w:eastAsia="ru-RU"/>
          <w:rPrChange w:id="1349" w:author="Barshadskaya, Yuliya" w:date="2024-02-23T15:18:00Z">
            <w:rPr>
              <w:rFonts w:asciiTheme="minorHAnsi" w:eastAsiaTheme="minorEastAsia" w:hAnsiTheme="minorHAnsi"/>
              <w:noProof/>
              <w:sz w:val="22"/>
              <w:lang w:eastAsia="ru-RU"/>
            </w:rPr>
          </w:rPrChange>
        </w:rPr>
        <w:pPrChange w:id="1350" w:author="Barshadskaya, Yuliya" w:date="2024-02-23T15:18:00Z">
          <w:pPr>
            <w:pStyle w:val="aa"/>
            <w:tabs>
              <w:tab w:val="right" w:leader="dot" w:pos="9345"/>
            </w:tabs>
            <w:ind w:firstLine="0"/>
          </w:pPr>
        </w:pPrChange>
      </w:pPr>
      <w:r w:rsidRPr="008E7CA8">
        <w:rPr>
          <w:rFonts w:cs="Times New Roman"/>
          <w:b/>
          <w:noProof/>
          <w:color w:val="000000" w:themeColor="text1"/>
          <w:sz w:val="24"/>
          <w:szCs w:val="24"/>
          <w:rPrChange w:id="1351" w:author="Barshadskaya, Yuliya" w:date="2024-02-23T15:18:00Z">
            <w:rPr>
              <w:rFonts w:cs="Times New Roman"/>
              <w:noProof/>
            </w:rPr>
          </w:rPrChange>
        </w:rPr>
        <w:t>Таблица 4</w:t>
      </w:r>
      <w:r w:rsidRPr="008E7CA8">
        <w:rPr>
          <w:rFonts w:cs="Times New Roman"/>
          <w:b/>
          <w:noProof/>
          <w:color w:val="000000" w:themeColor="text1"/>
          <w:sz w:val="24"/>
          <w:szCs w:val="24"/>
          <w:rPrChange w:id="1352" w:author="Barshadskaya, Yuliya" w:date="2024-02-23T15:18:00Z">
            <w:rPr>
              <w:rFonts w:cs="Times New Roman"/>
              <w:noProof/>
            </w:rPr>
          </w:rPrChange>
        </w:rPr>
        <w:noBreakHyphen/>
        <w:t>12</w:t>
      </w:r>
      <w:r w:rsidR="008E7CA8">
        <w:rPr>
          <w:rFonts w:cs="Times New Roman"/>
          <w:noProof/>
          <w:color w:val="000000" w:themeColor="text1"/>
          <w:sz w:val="24"/>
          <w:szCs w:val="24"/>
        </w:rPr>
        <w:t>.</w:t>
      </w:r>
      <w:r w:rsidRPr="00BF4043">
        <w:rPr>
          <w:rFonts w:cs="Times New Roman"/>
          <w:noProof/>
          <w:color w:val="000000" w:themeColor="text1"/>
          <w:sz w:val="24"/>
          <w:szCs w:val="24"/>
          <w:rPrChange w:id="1353" w:author="Barshadskaya, Yuliya" w:date="2024-02-23T15:18:00Z">
            <w:rPr>
              <w:rFonts w:cs="Times New Roman"/>
              <w:noProof/>
            </w:rPr>
          </w:rPrChange>
        </w:rPr>
        <w:t xml:space="preserve"> Несмертельные серьезные нежелательные явления, возникшие у пациентов-участников </w:t>
      </w:r>
      <w:r w:rsidRPr="00BF4043">
        <w:rPr>
          <w:rFonts w:cs="Times New Roman"/>
          <w:noProof/>
          <w:color w:val="000000" w:themeColor="text1"/>
          <w:sz w:val="24"/>
          <w:szCs w:val="24"/>
          <w:lang w:val="en-US"/>
          <w:rPrChange w:id="1354" w:author="Barshadskaya, Yuliya" w:date="2024-02-23T15:18:00Z">
            <w:rPr>
              <w:rFonts w:cs="Times New Roman"/>
              <w:noProof/>
              <w:lang w:val="en-US"/>
            </w:rPr>
          </w:rPrChange>
        </w:rPr>
        <w:t>AURA</w:t>
      </w:r>
      <w:r w:rsidRPr="00BF4043">
        <w:rPr>
          <w:rFonts w:cs="Times New Roman"/>
          <w:noProof/>
          <w:color w:val="000000" w:themeColor="text1"/>
          <w:sz w:val="24"/>
          <w:szCs w:val="24"/>
          <w:rPrChange w:id="1355" w:author="Barshadskaya, Yuliya" w:date="2024-02-23T15:18:00Z">
            <w:rPr>
              <w:rFonts w:cs="Times New Roman"/>
              <w:noProof/>
            </w:rPr>
          </w:rPrChange>
        </w:rPr>
        <w:t xml:space="preserve"> и </w:t>
      </w:r>
      <w:r w:rsidRPr="00BF4043">
        <w:rPr>
          <w:rFonts w:cs="Times New Roman"/>
          <w:noProof/>
          <w:color w:val="000000" w:themeColor="text1"/>
          <w:sz w:val="24"/>
          <w:szCs w:val="24"/>
          <w:lang w:val="en-US"/>
          <w:rPrChange w:id="1356" w:author="Barshadskaya, Yuliya" w:date="2024-02-23T15:18:00Z">
            <w:rPr>
              <w:rFonts w:cs="Times New Roman"/>
              <w:noProof/>
              <w:lang w:val="en-US"/>
            </w:rPr>
          </w:rPrChange>
        </w:rPr>
        <w:t>AURA</w:t>
      </w:r>
      <w:r w:rsidRPr="00BF4043">
        <w:rPr>
          <w:rFonts w:cs="Times New Roman"/>
          <w:noProof/>
          <w:color w:val="000000" w:themeColor="text1"/>
          <w:sz w:val="24"/>
          <w:szCs w:val="24"/>
          <w:rPrChange w:id="1357" w:author="Barshadskaya, Yuliya" w:date="2024-02-23T15:18:00Z">
            <w:rPr>
              <w:rFonts w:cs="Times New Roman"/>
              <w:noProof/>
            </w:rPr>
          </w:rPrChange>
        </w:rPr>
        <w:t xml:space="preserve"> 2 </w:t>
      </w:r>
      <w:r w:rsidR="008E7CA8" w:rsidRPr="00BF4043">
        <w:rPr>
          <w:sz w:val="24"/>
        </w:rPr>
        <w:fldChar w:fldCharType="begin"/>
      </w:r>
      <w:r w:rsidR="008E7CA8" w:rsidRPr="00BF4043">
        <w:rPr>
          <w:sz w:val="24"/>
        </w:rPr>
        <w:instrText xml:space="preserve"> ADDIN ZOTERO_ITEM CSL_CITATION {"citationID":"yyg4kpq8","properties":{"formattedCitation":"(1)","plainCitation":"(1)","noteIndex":0},"citationItems":[{"id":161885,"uris":["http://zotero.org/groups/4735135/items/TKC58DDZ"],"itemData":{"id":161885,"type":"webpage","title":"Злокачественное новообразование бронхов и легкого. Клинические рекомендации","URL":"https://cr.minzdrav.gov.ru/recomend/30_4","author":[{"family":"Ассоциация онкологов России","given":""}],"accessed":{"date-parts":[["2022",8,2]]},"issued":{"date-parts":[["2022"]]}}}],"schema":"https://github.com/citation-style-language/schema/raw/master/csl-citation.json"} </w:instrText>
      </w:r>
      <w:r w:rsidR="008E7CA8" w:rsidRPr="00BF4043">
        <w:rPr>
          <w:sz w:val="24"/>
        </w:rPr>
        <w:fldChar w:fldCharType="separate"/>
      </w:r>
      <w:ins w:id="1358" w:author="Barshadskaya, Yuliya" w:date="2024-01-12T22:23:00Z">
        <w:r w:rsidR="008E7CA8" w:rsidRPr="00BF4043">
          <w:rPr>
            <w:sz w:val="24"/>
          </w:rPr>
          <w:t>[</w:t>
        </w:r>
      </w:ins>
      <w:del w:id="1359" w:author="Barshadskaya, Yuliya" w:date="2024-01-12T22:23:00Z">
        <w:r w:rsidR="008E7CA8" w:rsidRPr="00BF4043" w:rsidDel="004A0FC3">
          <w:rPr>
            <w:sz w:val="24"/>
          </w:rPr>
          <w:delText>(</w:delText>
        </w:r>
      </w:del>
      <w:r w:rsidR="008E7CA8">
        <w:rPr>
          <w:sz w:val="24"/>
        </w:rPr>
        <w:t>9</w:t>
      </w:r>
      <w:ins w:id="1360" w:author="Barshadskaya, Yuliya" w:date="2024-01-12T22:23:00Z">
        <w:r w:rsidR="008E7CA8" w:rsidRPr="00BF4043">
          <w:rPr>
            <w:sz w:val="24"/>
          </w:rPr>
          <w:t>]</w:t>
        </w:r>
      </w:ins>
      <w:del w:id="1361" w:author="Barshadskaya, Yuliya" w:date="2024-01-12T22:23:00Z">
        <w:r w:rsidR="008E7CA8" w:rsidRPr="00BF4043" w:rsidDel="004A0FC3">
          <w:rPr>
            <w:sz w:val="24"/>
          </w:rPr>
          <w:delText>)</w:delText>
        </w:r>
      </w:del>
      <w:r w:rsidR="008E7CA8" w:rsidRPr="00BF4043">
        <w:rPr>
          <w:sz w:val="24"/>
        </w:rPr>
        <w:fldChar w:fldCharType="end"/>
      </w:r>
      <w:r w:rsidRPr="00BF4043">
        <w:rPr>
          <w:rFonts w:cs="Times New Roman"/>
          <w:noProof/>
          <w:color w:val="000000" w:themeColor="text1"/>
          <w:sz w:val="24"/>
          <w:szCs w:val="24"/>
          <w:rPrChange w:id="1362" w:author="Barshadskaya, Yuliya" w:date="2024-02-23T15:18:00Z">
            <w:rPr>
              <w:rFonts w:cs="Times New Roman"/>
              <w:noProof/>
            </w:rPr>
          </w:rPrChange>
        </w:rPr>
        <w:tab/>
      </w:r>
      <w:r w:rsidRPr="00BF4043">
        <w:rPr>
          <w:rFonts w:cs="Times New Roman"/>
          <w:noProof/>
          <w:color w:val="000000" w:themeColor="text1"/>
          <w:sz w:val="24"/>
          <w:szCs w:val="24"/>
          <w:rPrChange w:id="1363" w:author="Barshadskaya, Yuliya" w:date="2024-02-23T15:18:00Z">
            <w:rPr>
              <w:rFonts w:cs="Times New Roman"/>
              <w:noProof/>
            </w:rPr>
          </w:rPrChange>
        </w:rPr>
        <w:fldChar w:fldCharType="begin"/>
      </w:r>
      <w:r w:rsidRPr="00BF4043">
        <w:rPr>
          <w:rFonts w:cs="Times New Roman"/>
          <w:noProof/>
          <w:color w:val="000000" w:themeColor="text1"/>
          <w:sz w:val="24"/>
          <w:szCs w:val="24"/>
          <w:rPrChange w:id="1364" w:author="Barshadskaya, Yuliya" w:date="2024-02-23T15:18:00Z">
            <w:rPr>
              <w:rFonts w:cs="Times New Roman"/>
              <w:noProof/>
            </w:rPr>
          </w:rPrChange>
        </w:rPr>
        <w:instrText xml:space="preserve"> PAGEREF _Toc115733174 \h </w:instrText>
      </w:r>
      <w:r w:rsidRPr="00BF4043">
        <w:rPr>
          <w:rFonts w:cs="Times New Roman"/>
          <w:noProof/>
          <w:color w:val="000000" w:themeColor="text1"/>
          <w:sz w:val="24"/>
          <w:szCs w:val="24"/>
          <w:rPrChange w:id="1365" w:author="Barshadskaya, Yuliya" w:date="2024-02-23T15:18:00Z">
            <w:rPr>
              <w:rFonts w:cs="Times New Roman"/>
              <w:noProof/>
              <w:color w:val="000000" w:themeColor="text1"/>
              <w:sz w:val="24"/>
              <w:szCs w:val="24"/>
            </w:rPr>
          </w:rPrChange>
        </w:rPr>
      </w:r>
      <w:r w:rsidRPr="00BF4043">
        <w:rPr>
          <w:rFonts w:cs="Times New Roman"/>
          <w:noProof/>
          <w:color w:val="000000" w:themeColor="text1"/>
          <w:sz w:val="24"/>
          <w:szCs w:val="24"/>
          <w:rPrChange w:id="1366" w:author="Barshadskaya, Yuliya" w:date="2024-02-23T15:18:00Z">
            <w:rPr>
              <w:rFonts w:cs="Times New Roman"/>
              <w:noProof/>
            </w:rPr>
          </w:rPrChange>
        </w:rPr>
        <w:fldChar w:fldCharType="separate"/>
      </w:r>
      <w:r w:rsidRPr="00BF4043">
        <w:rPr>
          <w:rFonts w:cs="Times New Roman"/>
          <w:noProof/>
          <w:color w:val="000000" w:themeColor="text1"/>
          <w:sz w:val="24"/>
          <w:szCs w:val="24"/>
          <w:rPrChange w:id="1367" w:author="Barshadskaya, Yuliya" w:date="2024-02-23T15:18:00Z">
            <w:rPr>
              <w:rFonts w:cs="Times New Roman"/>
              <w:noProof/>
            </w:rPr>
          </w:rPrChange>
        </w:rPr>
        <w:t>62</w:t>
      </w:r>
      <w:r w:rsidRPr="00BF4043">
        <w:rPr>
          <w:rFonts w:cs="Times New Roman"/>
          <w:noProof/>
          <w:color w:val="000000" w:themeColor="text1"/>
          <w:sz w:val="24"/>
          <w:szCs w:val="24"/>
          <w:rPrChange w:id="1368" w:author="Barshadskaya, Yuliya" w:date="2024-02-23T15:18:00Z">
            <w:rPr>
              <w:rFonts w:cs="Times New Roman"/>
              <w:noProof/>
            </w:rPr>
          </w:rPrChange>
        </w:rPr>
        <w:fldChar w:fldCharType="end"/>
      </w:r>
    </w:p>
    <w:p w14:paraId="7A2BBFB5" w14:textId="46AE0D25" w:rsidR="004C4CE2" w:rsidRPr="00BF4043" w:rsidRDefault="004C4CE2">
      <w:pPr>
        <w:pStyle w:val="aa"/>
        <w:tabs>
          <w:tab w:val="right" w:leader="dot" w:pos="9345"/>
        </w:tabs>
        <w:spacing w:line="240" w:lineRule="auto"/>
        <w:ind w:firstLine="0"/>
        <w:rPr>
          <w:rFonts w:eastAsiaTheme="minorEastAsia" w:cs="Times New Roman"/>
          <w:noProof/>
          <w:color w:val="000000" w:themeColor="text1"/>
          <w:sz w:val="24"/>
          <w:szCs w:val="24"/>
          <w:lang w:eastAsia="ru-RU"/>
          <w:rPrChange w:id="1369" w:author="Barshadskaya, Yuliya" w:date="2024-02-23T15:18:00Z">
            <w:rPr>
              <w:rFonts w:asciiTheme="minorHAnsi" w:eastAsiaTheme="minorEastAsia" w:hAnsiTheme="minorHAnsi"/>
              <w:noProof/>
              <w:sz w:val="22"/>
              <w:lang w:eastAsia="ru-RU"/>
            </w:rPr>
          </w:rPrChange>
        </w:rPr>
        <w:pPrChange w:id="1370" w:author="Barshadskaya, Yuliya" w:date="2024-02-23T15:18:00Z">
          <w:pPr>
            <w:pStyle w:val="aa"/>
            <w:tabs>
              <w:tab w:val="right" w:leader="dot" w:pos="9345"/>
            </w:tabs>
            <w:ind w:firstLine="0"/>
          </w:pPr>
        </w:pPrChange>
      </w:pPr>
      <w:r w:rsidRPr="008E7CA8">
        <w:rPr>
          <w:rFonts w:cs="Times New Roman"/>
          <w:b/>
          <w:noProof/>
          <w:color w:val="000000" w:themeColor="text1"/>
          <w:sz w:val="24"/>
          <w:szCs w:val="24"/>
          <w:rPrChange w:id="1371" w:author="Barshadskaya, Yuliya" w:date="2024-02-23T15:18:00Z">
            <w:rPr>
              <w:rFonts w:cs="Times New Roman"/>
              <w:noProof/>
            </w:rPr>
          </w:rPrChange>
        </w:rPr>
        <w:t>Таблица 4</w:t>
      </w:r>
      <w:r w:rsidRPr="008E7CA8">
        <w:rPr>
          <w:rFonts w:cs="Times New Roman"/>
          <w:b/>
          <w:noProof/>
          <w:color w:val="000000" w:themeColor="text1"/>
          <w:sz w:val="24"/>
          <w:szCs w:val="24"/>
          <w:rPrChange w:id="1372" w:author="Barshadskaya, Yuliya" w:date="2024-02-23T15:18:00Z">
            <w:rPr>
              <w:rFonts w:cs="Times New Roman"/>
              <w:noProof/>
            </w:rPr>
          </w:rPrChange>
        </w:rPr>
        <w:noBreakHyphen/>
        <w:t>13</w:t>
      </w:r>
      <w:r w:rsidR="008E7CA8">
        <w:rPr>
          <w:rFonts w:cs="Times New Roman"/>
          <w:noProof/>
          <w:color w:val="000000" w:themeColor="text1"/>
          <w:sz w:val="24"/>
          <w:szCs w:val="24"/>
        </w:rPr>
        <w:t>.</w:t>
      </w:r>
      <w:r w:rsidRPr="00BF4043">
        <w:rPr>
          <w:rFonts w:cs="Times New Roman"/>
          <w:noProof/>
          <w:color w:val="000000" w:themeColor="text1"/>
          <w:sz w:val="24"/>
          <w:szCs w:val="24"/>
          <w:rPrChange w:id="1373" w:author="Barshadskaya, Yuliya" w:date="2024-02-23T15:18:00Z">
            <w:rPr>
              <w:rFonts w:cs="Times New Roman"/>
              <w:noProof/>
            </w:rPr>
          </w:rPrChange>
        </w:rPr>
        <w:t xml:space="preserve"> Серьезные нежелательные явления, систематизированные по исходу, произошедшие в рамках исследований </w:t>
      </w:r>
      <w:r w:rsidRPr="00BF4043">
        <w:rPr>
          <w:rFonts w:cs="Times New Roman"/>
          <w:noProof/>
          <w:color w:val="000000" w:themeColor="text1"/>
          <w:sz w:val="24"/>
          <w:szCs w:val="24"/>
          <w:lang w:val="en-US"/>
          <w:rPrChange w:id="1374" w:author="Barshadskaya, Yuliya" w:date="2024-02-23T15:18:00Z">
            <w:rPr>
              <w:rFonts w:cs="Times New Roman"/>
              <w:noProof/>
              <w:lang w:val="en-US"/>
            </w:rPr>
          </w:rPrChange>
        </w:rPr>
        <w:t>AURAex</w:t>
      </w:r>
      <w:r w:rsidRPr="00BF4043">
        <w:rPr>
          <w:rFonts w:cs="Times New Roman"/>
          <w:noProof/>
          <w:color w:val="000000" w:themeColor="text1"/>
          <w:sz w:val="24"/>
          <w:szCs w:val="24"/>
          <w:rPrChange w:id="1375" w:author="Barshadskaya, Yuliya" w:date="2024-02-23T15:18:00Z">
            <w:rPr>
              <w:rFonts w:cs="Times New Roman"/>
              <w:noProof/>
            </w:rPr>
          </w:rPrChange>
        </w:rPr>
        <w:t xml:space="preserve"> и </w:t>
      </w:r>
      <w:r w:rsidRPr="00BF4043">
        <w:rPr>
          <w:rFonts w:cs="Times New Roman"/>
          <w:noProof/>
          <w:color w:val="000000" w:themeColor="text1"/>
          <w:sz w:val="24"/>
          <w:szCs w:val="24"/>
          <w:lang w:val="en-US"/>
          <w:rPrChange w:id="1376" w:author="Barshadskaya, Yuliya" w:date="2024-02-23T15:18:00Z">
            <w:rPr>
              <w:rFonts w:cs="Times New Roman"/>
              <w:noProof/>
              <w:lang w:val="en-US"/>
            </w:rPr>
          </w:rPrChange>
        </w:rPr>
        <w:t>AURA</w:t>
      </w:r>
      <w:r w:rsidRPr="00BF4043">
        <w:rPr>
          <w:rFonts w:cs="Times New Roman"/>
          <w:noProof/>
          <w:color w:val="000000" w:themeColor="text1"/>
          <w:sz w:val="24"/>
          <w:szCs w:val="24"/>
          <w:rPrChange w:id="1377" w:author="Barshadskaya, Yuliya" w:date="2024-02-23T15:18:00Z">
            <w:rPr>
              <w:rFonts w:cs="Times New Roman"/>
              <w:noProof/>
            </w:rPr>
          </w:rPrChange>
        </w:rPr>
        <w:t xml:space="preserve"> 2 </w:t>
      </w:r>
      <w:r w:rsidR="008E7CA8" w:rsidRPr="00BF4043">
        <w:rPr>
          <w:sz w:val="24"/>
        </w:rPr>
        <w:fldChar w:fldCharType="begin"/>
      </w:r>
      <w:r w:rsidR="008E7CA8" w:rsidRPr="00BF4043">
        <w:rPr>
          <w:sz w:val="24"/>
        </w:rPr>
        <w:instrText xml:space="preserve"> ADDIN ZOTERO_ITEM CSL_CITATION {"citationID":"yyg4kpq8","properties":{"formattedCitation":"(1)","plainCitation":"(1)","noteIndex":0},"citationItems":[{"id":161885,"uris":["http://zotero.org/groups/4735135/items/TKC58DDZ"],"itemData":{"id":161885,"type":"webpage","title":"Злокачественное новообразование бронхов и легкого. Клинические рекомендации","URL":"https://cr.minzdrav.gov.ru/recomend/30_4","author":[{"family":"Ассоциация онкологов России","given":""}],"accessed":{"date-parts":[["2022",8,2]]},"issued":{"date-parts":[["2022"]]}}}],"schema":"https://github.com/citation-style-language/schema/raw/master/csl-citation.json"} </w:instrText>
      </w:r>
      <w:r w:rsidR="008E7CA8" w:rsidRPr="00BF4043">
        <w:rPr>
          <w:sz w:val="24"/>
        </w:rPr>
        <w:fldChar w:fldCharType="separate"/>
      </w:r>
      <w:ins w:id="1378" w:author="Barshadskaya, Yuliya" w:date="2024-01-12T22:23:00Z">
        <w:r w:rsidR="008E7CA8" w:rsidRPr="00BF4043">
          <w:rPr>
            <w:sz w:val="24"/>
          </w:rPr>
          <w:t>[</w:t>
        </w:r>
      </w:ins>
      <w:del w:id="1379" w:author="Barshadskaya, Yuliya" w:date="2024-01-12T22:23:00Z">
        <w:r w:rsidR="008E7CA8" w:rsidRPr="00BF4043" w:rsidDel="004A0FC3">
          <w:rPr>
            <w:sz w:val="24"/>
          </w:rPr>
          <w:delText>(</w:delText>
        </w:r>
      </w:del>
      <w:r w:rsidR="008E7CA8">
        <w:rPr>
          <w:sz w:val="24"/>
        </w:rPr>
        <w:t>9</w:t>
      </w:r>
      <w:ins w:id="1380" w:author="Barshadskaya, Yuliya" w:date="2024-01-12T22:23:00Z">
        <w:r w:rsidR="008E7CA8" w:rsidRPr="00BF4043">
          <w:rPr>
            <w:sz w:val="24"/>
          </w:rPr>
          <w:t>]</w:t>
        </w:r>
      </w:ins>
      <w:del w:id="1381" w:author="Barshadskaya, Yuliya" w:date="2024-01-12T22:23:00Z">
        <w:r w:rsidR="008E7CA8" w:rsidRPr="00BF4043" w:rsidDel="004A0FC3">
          <w:rPr>
            <w:sz w:val="24"/>
          </w:rPr>
          <w:delText>)</w:delText>
        </w:r>
      </w:del>
      <w:r w:rsidR="008E7CA8" w:rsidRPr="00BF4043">
        <w:rPr>
          <w:sz w:val="24"/>
        </w:rPr>
        <w:fldChar w:fldCharType="end"/>
      </w:r>
      <w:r w:rsidRPr="00BF4043">
        <w:rPr>
          <w:rFonts w:cs="Times New Roman"/>
          <w:noProof/>
          <w:color w:val="000000" w:themeColor="text1"/>
          <w:sz w:val="24"/>
          <w:szCs w:val="24"/>
          <w:rPrChange w:id="1382" w:author="Barshadskaya, Yuliya" w:date="2024-02-23T15:18:00Z">
            <w:rPr>
              <w:rFonts w:cs="Times New Roman"/>
              <w:noProof/>
            </w:rPr>
          </w:rPrChange>
        </w:rPr>
        <w:tab/>
      </w:r>
      <w:r w:rsidRPr="00BF4043">
        <w:rPr>
          <w:rFonts w:cs="Times New Roman"/>
          <w:noProof/>
          <w:color w:val="000000" w:themeColor="text1"/>
          <w:sz w:val="24"/>
          <w:szCs w:val="24"/>
          <w:rPrChange w:id="1383" w:author="Barshadskaya, Yuliya" w:date="2024-02-23T15:18:00Z">
            <w:rPr>
              <w:rFonts w:cs="Times New Roman"/>
              <w:noProof/>
            </w:rPr>
          </w:rPrChange>
        </w:rPr>
        <w:fldChar w:fldCharType="begin"/>
      </w:r>
      <w:r w:rsidRPr="00BF4043">
        <w:rPr>
          <w:rFonts w:cs="Times New Roman"/>
          <w:noProof/>
          <w:color w:val="000000" w:themeColor="text1"/>
          <w:sz w:val="24"/>
          <w:szCs w:val="24"/>
          <w:rPrChange w:id="1384" w:author="Barshadskaya, Yuliya" w:date="2024-02-23T15:18:00Z">
            <w:rPr>
              <w:rFonts w:cs="Times New Roman"/>
              <w:noProof/>
            </w:rPr>
          </w:rPrChange>
        </w:rPr>
        <w:instrText xml:space="preserve"> PAGEREF _Toc115733175 \h </w:instrText>
      </w:r>
      <w:r w:rsidRPr="00BF4043">
        <w:rPr>
          <w:rFonts w:cs="Times New Roman"/>
          <w:noProof/>
          <w:color w:val="000000" w:themeColor="text1"/>
          <w:sz w:val="24"/>
          <w:szCs w:val="24"/>
          <w:rPrChange w:id="1385" w:author="Barshadskaya, Yuliya" w:date="2024-02-23T15:18:00Z">
            <w:rPr>
              <w:rFonts w:cs="Times New Roman"/>
              <w:noProof/>
              <w:color w:val="000000" w:themeColor="text1"/>
              <w:sz w:val="24"/>
              <w:szCs w:val="24"/>
            </w:rPr>
          </w:rPrChange>
        </w:rPr>
      </w:r>
      <w:r w:rsidRPr="00BF4043">
        <w:rPr>
          <w:rFonts w:cs="Times New Roman"/>
          <w:noProof/>
          <w:color w:val="000000" w:themeColor="text1"/>
          <w:sz w:val="24"/>
          <w:szCs w:val="24"/>
          <w:rPrChange w:id="1386" w:author="Barshadskaya, Yuliya" w:date="2024-02-23T15:18:00Z">
            <w:rPr>
              <w:rFonts w:cs="Times New Roman"/>
              <w:noProof/>
            </w:rPr>
          </w:rPrChange>
        </w:rPr>
        <w:fldChar w:fldCharType="separate"/>
      </w:r>
      <w:r w:rsidRPr="00BF4043">
        <w:rPr>
          <w:rFonts w:cs="Times New Roman"/>
          <w:noProof/>
          <w:color w:val="000000" w:themeColor="text1"/>
          <w:sz w:val="24"/>
          <w:szCs w:val="24"/>
          <w:rPrChange w:id="1387" w:author="Barshadskaya, Yuliya" w:date="2024-02-23T15:18:00Z">
            <w:rPr>
              <w:rFonts w:cs="Times New Roman"/>
              <w:noProof/>
            </w:rPr>
          </w:rPrChange>
        </w:rPr>
        <w:t>63</w:t>
      </w:r>
      <w:r w:rsidRPr="00BF4043">
        <w:rPr>
          <w:rFonts w:cs="Times New Roman"/>
          <w:noProof/>
          <w:color w:val="000000" w:themeColor="text1"/>
          <w:sz w:val="24"/>
          <w:szCs w:val="24"/>
          <w:rPrChange w:id="1388" w:author="Barshadskaya, Yuliya" w:date="2024-02-23T15:18:00Z">
            <w:rPr>
              <w:rFonts w:cs="Times New Roman"/>
              <w:noProof/>
            </w:rPr>
          </w:rPrChange>
        </w:rPr>
        <w:fldChar w:fldCharType="end"/>
      </w:r>
    </w:p>
    <w:p w14:paraId="7B6683ED" w14:textId="645E22CB" w:rsidR="004C4CE2" w:rsidRPr="00BF4043" w:rsidRDefault="004C4CE2">
      <w:pPr>
        <w:pStyle w:val="aa"/>
        <w:tabs>
          <w:tab w:val="right" w:leader="dot" w:pos="9345"/>
        </w:tabs>
        <w:spacing w:line="240" w:lineRule="auto"/>
        <w:ind w:firstLine="0"/>
        <w:rPr>
          <w:rFonts w:eastAsiaTheme="minorEastAsia" w:cs="Times New Roman"/>
          <w:noProof/>
          <w:color w:val="000000" w:themeColor="text1"/>
          <w:sz w:val="24"/>
          <w:szCs w:val="24"/>
          <w:lang w:eastAsia="ru-RU"/>
          <w:rPrChange w:id="1389" w:author="Barshadskaya, Yuliya" w:date="2024-02-23T15:18:00Z">
            <w:rPr>
              <w:rFonts w:asciiTheme="minorHAnsi" w:eastAsiaTheme="minorEastAsia" w:hAnsiTheme="minorHAnsi"/>
              <w:noProof/>
              <w:sz w:val="22"/>
              <w:lang w:eastAsia="ru-RU"/>
            </w:rPr>
          </w:rPrChange>
        </w:rPr>
        <w:pPrChange w:id="1390" w:author="Barshadskaya, Yuliya" w:date="2024-02-23T15:18:00Z">
          <w:pPr>
            <w:pStyle w:val="aa"/>
            <w:tabs>
              <w:tab w:val="right" w:leader="dot" w:pos="9345"/>
            </w:tabs>
            <w:ind w:firstLine="0"/>
          </w:pPr>
        </w:pPrChange>
      </w:pPr>
      <w:r w:rsidRPr="008E7CA8">
        <w:rPr>
          <w:rFonts w:cs="Times New Roman"/>
          <w:b/>
          <w:noProof/>
          <w:color w:val="000000" w:themeColor="text1"/>
          <w:sz w:val="24"/>
          <w:szCs w:val="24"/>
          <w:rPrChange w:id="1391" w:author="Barshadskaya, Yuliya" w:date="2024-02-23T15:18:00Z">
            <w:rPr>
              <w:rFonts w:cs="Times New Roman"/>
              <w:noProof/>
            </w:rPr>
          </w:rPrChange>
        </w:rPr>
        <w:t>Таблица 4</w:t>
      </w:r>
      <w:r w:rsidRPr="008E7CA8">
        <w:rPr>
          <w:rFonts w:cs="Times New Roman"/>
          <w:b/>
          <w:noProof/>
          <w:color w:val="000000" w:themeColor="text1"/>
          <w:sz w:val="24"/>
          <w:szCs w:val="24"/>
          <w:rPrChange w:id="1392" w:author="Barshadskaya, Yuliya" w:date="2024-02-23T15:18:00Z">
            <w:rPr>
              <w:rFonts w:cs="Times New Roman"/>
              <w:noProof/>
            </w:rPr>
          </w:rPrChange>
        </w:rPr>
        <w:noBreakHyphen/>
        <w:t>14</w:t>
      </w:r>
      <w:r w:rsidR="008E7CA8">
        <w:rPr>
          <w:rFonts w:cs="Times New Roman"/>
          <w:noProof/>
          <w:color w:val="000000" w:themeColor="text1"/>
          <w:sz w:val="24"/>
          <w:szCs w:val="24"/>
        </w:rPr>
        <w:t>.</w:t>
      </w:r>
      <w:r w:rsidRPr="00BF4043">
        <w:rPr>
          <w:rFonts w:cs="Times New Roman"/>
          <w:noProof/>
          <w:color w:val="000000" w:themeColor="text1"/>
          <w:sz w:val="24"/>
          <w:szCs w:val="24"/>
          <w:rPrChange w:id="1393" w:author="Barshadskaya, Yuliya" w:date="2024-02-23T15:18:00Z">
            <w:rPr>
              <w:rFonts w:cs="Times New Roman"/>
              <w:noProof/>
            </w:rPr>
          </w:rPrChange>
        </w:rPr>
        <w:t xml:space="preserve"> Смертельные случаи, возникшие во время проведения </w:t>
      </w:r>
      <w:r w:rsidRPr="00BF4043">
        <w:rPr>
          <w:rFonts w:cs="Times New Roman"/>
          <w:noProof/>
          <w:color w:val="000000" w:themeColor="text1"/>
          <w:sz w:val="24"/>
          <w:szCs w:val="24"/>
          <w:lang w:val="en-US"/>
          <w:rPrChange w:id="1394" w:author="Barshadskaya, Yuliya" w:date="2024-02-23T15:18:00Z">
            <w:rPr>
              <w:rFonts w:cs="Times New Roman"/>
              <w:noProof/>
              <w:lang w:val="en-US"/>
            </w:rPr>
          </w:rPrChange>
        </w:rPr>
        <w:t>AURAex</w:t>
      </w:r>
      <w:r w:rsidRPr="00BF4043">
        <w:rPr>
          <w:rFonts w:cs="Times New Roman"/>
          <w:noProof/>
          <w:color w:val="000000" w:themeColor="text1"/>
          <w:sz w:val="24"/>
          <w:szCs w:val="24"/>
          <w:rPrChange w:id="1395" w:author="Barshadskaya, Yuliya" w:date="2024-02-23T15:18:00Z">
            <w:rPr>
              <w:rFonts w:cs="Times New Roman"/>
              <w:noProof/>
            </w:rPr>
          </w:rPrChange>
        </w:rPr>
        <w:t xml:space="preserve"> и </w:t>
      </w:r>
      <w:r w:rsidRPr="00BF4043">
        <w:rPr>
          <w:rFonts w:cs="Times New Roman"/>
          <w:noProof/>
          <w:color w:val="000000" w:themeColor="text1"/>
          <w:sz w:val="24"/>
          <w:szCs w:val="24"/>
          <w:lang w:val="en-US"/>
          <w:rPrChange w:id="1396" w:author="Barshadskaya, Yuliya" w:date="2024-02-23T15:18:00Z">
            <w:rPr>
              <w:rFonts w:cs="Times New Roman"/>
              <w:noProof/>
              <w:lang w:val="en-US"/>
            </w:rPr>
          </w:rPrChange>
        </w:rPr>
        <w:t>AURA</w:t>
      </w:r>
      <w:r w:rsidRPr="00BF4043">
        <w:rPr>
          <w:rFonts w:cs="Times New Roman"/>
          <w:noProof/>
          <w:color w:val="000000" w:themeColor="text1"/>
          <w:sz w:val="24"/>
          <w:szCs w:val="24"/>
          <w:rPrChange w:id="1397" w:author="Barshadskaya, Yuliya" w:date="2024-02-23T15:18:00Z">
            <w:rPr>
              <w:rFonts w:cs="Times New Roman"/>
              <w:noProof/>
            </w:rPr>
          </w:rPrChange>
        </w:rPr>
        <w:t xml:space="preserve"> 2 </w:t>
      </w:r>
      <w:r w:rsidR="008E7CA8" w:rsidRPr="00BF4043">
        <w:rPr>
          <w:sz w:val="24"/>
        </w:rPr>
        <w:fldChar w:fldCharType="begin"/>
      </w:r>
      <w:r w:rsidR="008E7CA8" w:rsidRPr="00BF4043">
        <w:rPr>
          <w:sz w:val="24"/>
        </w:rPr>
        <w:instrText xml:space="preserve"> ADDIN ZOTERO_ITEM CSL_CITATION {"citationID":"yyg4kpq8","properties":{"formattedCitation":"(1)","plainCitation":"(1)","noteIndex":0},"citationItems":[{"id":161885,"uris":["http://zotero.org/groups/4735135/items/TKC58DDZ"],"itemData":{"id":161885,"type":"webpage","title":"Злокачественное новообразование бронхов и легкого. Клинические рекомендации","URL":"https://cr.minzdrav.gov.ru/recomend/30_4","author":[{"family":"Ассоциация онкологов России","given":""}],"accessed":{"date-parts":[["2022",8,2]]},"issued":{"date-parts":[["2022"]]}}}],"schema":"https://github.com/citation-style-language/schema/raw/master/csl-citation.json"} </w:instrText>
      </w:r>
      <w:r w:rsidR="008E7CA8" w:rsidRPr="00BF4043">
        <w:rPr>
          <w:sz w:val="24"/>
        </w:rPr>
        <w:fldChar w:fldCharType="separate"/>
      </w:r>
      <w:ins w:id="1398" w:author="Barshadskaya, Yuliya" w:date="2024-01-12T22:23:00Z">
        <w:r w:rsidR="008E7CA8" w:rsidRPr="00BF4043">
          <w:rPr>
            <w:sz w:val="24"/>
          </w:rPr>
          <w:t>[</w:t>
        </w:r>
      </w:ins>
      <w:del w:id="1399" w:author="Barshadskaya, Yuliya" w:date="2024-01-12T22:23:00Z">
        <w:r w:rsidR="008E7CA8" w:rsidRPr="00BF4043" w:rsidDel="004A0FC3">
          <w:rPr>
            <w:sz w:val="24"/>
          </w:rPr>
          <w:delText>(</w:delText>
        </w:r>
      </w:del>
      <w:r w:rsidR="008E7CA8">
        <w:rPr>
          <w:sz w:val="24"/>
        </w:rPr>
        <w:t>9</w:t>
      </w:r>
      <w:ins w:id="1400" w:author="Barshadskaya, Yuliya" w:date="2024-01-12T22:23:00Z">
        <w:r w:rsidR="008E7CA8" w:rsidRPr="00BF4043">
          <w:rPr>
            <w:sz w:val="24"/>
          </w:rPr>
          <w:t>]</w:t>
        </w:r>
      </w:ins>
      <w:del w:id="1401" w:author="Barshadskaya, Yuliya" w:date="2024-01-12T22:23:00Z">
        <w:r w:rsidR="008E7CA8" w:rsidRPr="00BF4043" w:rsidDel="004A0FC3">
          <w:rPr>
            <w:sz w:val="24"/>
          </w:rPr>
          <w:delText>)</w:delText>
        </w:r>
      </w:del>
      <w:r w:rsidR="008E7CA8" w:rsidRPr="00BF4043">
        <w:rPr>
          <w:sz w:val="24"/>
        </w:rPr>
        <w:fldChar w:fldCharType="end"/>
      </w:r>
      <w:r w:rsidRPr="00BF4043">
        <w:rPr>
          <w:rFonts w:cs="Times New Roman"/>
          <w:noProof/>
          <w:color w:val="000000" w:themeColor="text1"/>
          <w:sz w:val="24"/>
          <w:szCs w:val="24"/>
          <w:rPrChange w:id="1402" w:author="Barshadskaya, Yuliya" w:date="2024-02-23T15:18:00Z">
            <w:rPr>
              <w:rFonts w:cs="Times New Roman"/>
              <w:noProof/>
            </w:rPr>
          </w:rPrChange>
        </w:rPr>
        <w:tab/>
      </w:r>
      <w:r w:rsidRPr="00BF4043">
        <w:rPr>
          <w:rFonts w:cs="Times New Roman"/>
          <w:noProof/>
          <w:color w:val="000000" w:themeColor="text1"/>
          <w:sz w:val="24"/>
          <w:szCs w:val="24"/>
          <w:rPrChange w:id="1403" w:author="Barshadskaya, Yuliya" w:date="2024-02-23T15:18:00Z">
            <w:rPr>
              <w:rFonts w:cs="Times New Roman"/>
              <w:noProof/>
            </w:rPr>
          </w:rPrChange>
        </w:rPr>
        <w:fldChar w:fldCharType="begin"/>
      </w:r>
      <w:r w:rsidRPr="00BF4043">
        <w:rPr>
          <w:rFonts w:cs="Times New Roman"/>
          <w:noProof/>
          <w:color w:val="000000" w:themeColor="text1"/>
          <w:sz w:val="24"/>
          <w:szCs w:val="24"/>
          <w:rPrChange w:id="1404" w:author="Barshadskaya, Yuliya" w:date="2024-02-23T15:18:00Z">
            <w:rPr>
              <w:rFonts w:cs="Times New Roman"/>
              <w:noProof/>
            </w:rPr>
          </w:rPrChange>
        </w:rPr>
        <w:instrText xml:space="preserve"> PAGEREF _Toc115733176 \h </w:instrText>
      </w:r>
      <w:r w:rsidRPr="00BF4043">
        <w:rPr>
          <w:rFonts w:cs="Times New Roman"/>
          <w:noProof/>
          <w:color w:val="000000" w:themeColor="text1"/>
          <w:sz w:val="24"/>
          <w:szCs w:val="24"/>
          <w:rPrChange w:id="1405" w:author="Barshadskaya, Yuliya" w:date="2024-02-23T15:18:00Z">
            <w:rPr>
              <w:rFonts w:cs="Times New Roman"/>
              <w:noProof/>
              <w:color w:val="000000" w:themeColor="text1"/>
              <w:sz w:val="24"/>
              <w:szCs w:val="24"/>
            </w:rPr>
          </w:rPrChange>
        </w:rPr>
      </w:r>
      <w:r w:rsidRPr="00BF4043">
        <w:rPr>
          <w:rFonts w:cs="Times New Roman"/>
          <w:noProof/>
          <w:color w:val="000000" w:themeColor="text1"/>
          <w:sz w:val="24"/>
          <w:szCs w:val="24"/>
          <w:rPrChange w:id="1406" w:author="Barshadskaya, Yuliya" w:date="2024-02-23T15:18:00Z">
            <w:rPr>
              <w:rFonts w:cs="Times New Roman"/>
              <w:noProof/>
            </w:rPr>
          </w:rPrChange>
        </w:rPr>
        <w:fldChar w:fldCharType="separate"/>
      </w:r>
      <w:r w:rsidRPr="00BF4043">
        <w:rPr>
          <w:rFonts w:cs="Times New Roman"/>
          <w:noProof/>
          <w:color w:val="000000" w:themeColor="text1"/>
          <w:sz w:val="24"/>
          <w:szCs w:val="24"/>
          <w:rPrChange w:id="1407" w:author="Barshadskaya, Yuliya" w:date="2024-02-23T15:18:00Z">
            <w:rPr>
              <w:rFonts w:cs="Times New Roman"/>
              <w:noProof/>
            </w:rPr>
          </w:rPrChange>
        </w:rPr>
        <w:t>64</w:t>
      </w:r>
      <w:r w:rsidRPr="00BF4043">
        <w:rPr>
          <w:rFonts w:cs="Times New Roman"/>
          <w:noProof/>
          <w:color w:val="000000" w:themeColor="text1"/>
          <w:sz w:val="24"/>
          <w:szCs w:val="24"/>
          <w:rPrChange w:id="1408" w:author="Barshadskaya, Yuliya" w:date="2024-02-23T15:18:00Z">
            <w:rPr>
              <w:rFonts w:cs="Times New Roman"/>
              <w:noProof/>
            </w:rPr>
          </w:rPrChange>
        </w:rPr>
        <w:fldChar w:fldCharType="end"/>
      </w:r>
    </w:p>
    <w:p w14:paraId="26E020FF" w14:textId="708DB69C" w:rsidR="004C4CE2" w:rsidRPr="00BF4043" w:rsidRDefault="004C4CE2">
      <w:pPr>
        <w:pStyle w:val="aa"/>
        <w:tabs>
          <w:tab w:val="right" w:leader="dot" w:pos="9345"/>
        </w:tabs>
        <w:spacing w:line="240" w:lineRule="auto"/>
        <w:ind w:firstLine="0"/>
        <w:rPr>
          <w:rFonts w:eastAsiaTheme="minorEastAsia" w:cs="Times New Roman"/>
          <w:noProof/>
          <w:color w:val="000000" w:themeColor="text1"/>
          <w:sz w:val="24"/>
          <w:szCs w:val="24"/>
          <w:lang w:eastAsia="ru-RU"/>
          <w:rPrChange w:id="1409" w:author="Barshadskaya, Yuliya" w:date="2024-02-23T15:18:00Z">
            <w:rPr>
              <w:rFonts w:asciiTheme="minorHAnsi" w:eastAsiaTheme="minorEastAsia" w:hAnsiTheme="minorHAnsi"/>
              <w:noProof/>
              <w:sz w:val="22"/>
              <w:lang w:eastAsia="ru-RU"/>
            </w:rPr>
          </w:rPrChange>
        </w:rPr>
        <w:pPrChange w:id="1410" w:author="Barshadskaya, Yuliya" w:date="2024-02-23T15:18:00Z">
          <w:pPr>
            <w:pStyle w:val="aa"/>
            <w:tabs>
              <w:tab w:val="right" w:leader="dot" w:pos="9345"/>
            </w:tabs>
            <w:ind w:firstLine="0"/>
          </w:pPr>
        </w:pPrChange>
      </w:pPr>
      <w:r w:rsidRPr="008E7CA8">
        <w:rPr>
          <w:rFonts w:cs="Times New Roman"/>
          <w:b/>
          <w:noProof/>
          <w:color w:val="000000" w:themeColor="text1"/>
          <w:sz w:val="24"/>
          <w:szCs w:val="24"/>
          <w:rPrChange w:id="1411" w:author="Barshadskaya, Yuliya" w:date="2024-02-23T15:18:00Z">
            <w:rPr>
              <w:rFonts w:cs="Times New Roman"/>
              <w:noProof/>
            </w:rPr>
          </w:rPrChange>
        </w:rPr>
        <w:t>Таблица 4</w:t>
      </w:r>
      <w:r w:rsidRPr="008E7CA8">
        <w:rPr>
          <w:rFonts w:cs="Times New Roman"/>
          <w:b/>
          <w:noProof/>
          <w:color w:val="000000" w:themeColor="text1"/>
          <w:sz w:val="24"/>
          <w:szCs w:val="24"/>
          <w:rPrChange w:id="1412" w:author="Barshadskaya, Yuliya" w:date="2024-02-23T15:18:00Z">
            <w:rPr>
              <w:rFonts w:cs="Times New Roman"/>
              <w:noProof/>
            </w:rPr>
          </w:rPrChange>
        </w:rPr>
        <w:noBreakHyphen/>
        <w:t>15</w:t>
      </w:r>
      <w:r w:rsidR="008E7CA8">
        <w:rPr>
          <w:rFonts w:cs="Times New Roman"/>
          <w:noProof/>
          <w:color w:val="000000" w:themeColor="text1"/>
          <w:sz w:val="24"/>
          <w:szCs w:val="24"/>
        </w:rPr>
        <w:t>.</w:t>
      </w:r>
      <w:r w:rsidRPr="00BF4043">
        <w:rPr>
          <w:rFonts w:cs="Times New Roman"/>
          <w:noProof/>
          <w:color w:val="000000" w:themeColor="text1"/>
          <w:sz w:val="24"/>
          <w:szCs w:val="24"/>
          <w:rPrChange w:id="1413" w:author="Barshadskaya, Yuliya" w:date="2024-02-23T15:18:00Z">
            <w:rPr>
              <w:rFonts w:cs="Times New Roman"/>
              <w:noProof/>
            </w:rPr>
          </w:rPrChange>
        </w:rPr>
        <w:t xml:space="preserve"> Сдвиги лабораторных показателей у пациентов из исследований </w:t>
      </w:r>
      <w:r w:rsidRPr="00BF4043">
        <w:rPr>
          <w:rFonts w:cs="Times New Roman"/>
          <w:noProof/>
          <w:color w:val="000000" w:themeColor="text1"/>
          <w:sz w:val="24"/>
          <w:szCs w:val="24"/>
          <w:lang w:val="en-US"/>
          <w:rPrChange w:id="1414" w:author="Barshadskaya, Yuliya" w:date="2024-02-23T15:18:00Z">
            <w:rPr>
              <w:rFonts w:cs="Times New Roman"/>
              <w:noProof/>
              <w:lang w:val="en-US"/>
            </w:rPr>
          </w:rPrChange>
        </w:rPr>
        <w:t>AURAex</w:t>
      </w:r>
      <w:r w:rsidRPr="00BF4043">
        <w:rPr>
          <w:rFonts w:cs="Times New Roman"/>
          <w:noProof/>
          <w:color w:val="000000" w:themeColor="text1"/>
          <w:sz w:val="24"/>
          <w:szCs w:val="24"/>
          <w:rPrChange w:id="1415" w:author="Barshadskaya, Yuliya" w:date="2024-02-23T15:18:00Z">
            <w:rPr>
              <w:rFonts w:cs="Times New Roman"/>
              <w:noProof/>
            </w:rPr>
          </w:rPrChange>
        </w:rPr>
        <w:t xml:space="preserve"> и </w:t>
      </w:r>
      <w:r w:rsidRPr="00BF4043">
        <w:rPr>
          <w:rFonts w:cs="Times New Roman"/>
          <w:noProof/>
          <w:color w:val="000000" w:themeColor="text1"/>
          <w:sz w:val="24"/>
          <w:szCs w:val="24"/>
          <w:lang w:val="en-US"/>
          <w:rPrChange w:id="1416" w:author="Barshadskaya, Yuliya" w:date="2024-02-23T15:18:00Z">
            <w:rPr>
              <w:rFonts w:cs="Times New Roman"/>
              <w:noProof/>
              <w:lang w:val="en-US"/>
            </w:rPr>
          </w:rPrChange>
        </w:rPr>
        <w:t>AURA</w:t>
      </w:r>
      <w:r w:rsidRPr="00BF4043">
        <w:rPr>
          <w:rFonts w:cs="Times New Roman"/>
          <w:noProof/>
          <w:color w:val="000000" w:themeColor="text1"/>
          <w:sz w:val="24"/>
          <w:szCs w:val="24"/>
          <w:rPrChange w:id="1417" w:author="Barshadskaya, Yuliya" w:date="2024-02-23T15:18:00Z">
            <w:rPr>
              <w:rFonts w:cs="Times New Roman"/>
              <w:noProof/>
            </w:rPr>
          </w:rPrChange>
        </w:rPr>
        <w:t xml:space="preserve"> 2 </w:t>
      </w:r>
      <w:r w:rsidR="008E7CA8" w:rsidRPr="00BF4043">
        <w:rPr>
          <w:sz w:val="24"/>
        </w:rPr>
        <w:fldChar w:fldCharType="begin"/>
      </w:r>
      <w:r w:rsidR="008E7CA8" w:rsidRPr="00BF4043">
        <w:rPr>
          <w:sz w:val="24"/>
        </w:rPr>
        <w:instrText xml:space="preserve"> ADDIN ZOTERO_ITEM CSL_CITATION {"citationID":"yyg4kpq8","properties":{"formattedCitation":"(1)","plainCitation":"(1)","noteIndex":0},"citationItems":[{"id":161885,"uris":["http://zotero.org/groups/4735135/items/TKC58DDZ"],"itemData":{"id":161885,"type":"webpage","title":"Злокачественное новообразование бронхов и легкого. Клинические рекомендации","URL":"https://cr.minzdrav.gov.ru/recomend/30_4","author":[{"family":"Ассоциация онкологов России","given":""}],"accessed":{"date-parts":[["2022",8,2]]},"issued":{"date-parts":[["2022"]]}}}],"schema":"https://github.com/citation-style-language/schema/raw/master/csl-citation.json"} </w:instrText>
      </w:r>
      <w:r w:rsidR="008E7CA8" w:rsidRPr="00BF4043">
        <w:rPr>
          <w:sz w:val="24"/>
        </w:rPr>
        <w:fldChar w:fldCharType="separate"/>
      </w:r>
      <w:ins w:id="1418" w:author="Barshadskaya, Yuliya" w:date="2024-01-12T22:23:00Z">
        <w:r w:rsidR="008E7CA8" w:rsidRPr="00BF4043">
          <w:rPr>
            <w:sz w:val="24"/>
          </w:rPr>
          <w:t>[</w:t>
        </w:r>
      </w:ins>
      <w:del w:id="1419" w:author="Barshadskaya, Yuliya" w:date="2024-01-12T22:23:00Z">
        <w:r w:rsidR="008E7CA8" w:rsidRPr="00BF4043" w:rsidDel="004A0FC3">
          <w:rPr>
            <w:sz w:val="24"/>
          </w:rPr>
          <w:delText>(</w:delText>
        </w:r>
      </w:del>
      <w:r w:rsidR="008E7CA8">
        <w:rPr>
          <w:sz w:val="24"/>
        </w:rPr>
        <w:t>9</w:t>
      </w:r>
      <w:ins w:id="1420" w:author="Barshadskaya, Yuliya" w:date="2024-01-12T22:23:00Z">
        <w:r w:rsidR="008E7CA8" w:rsidRPr="00BF4043">
          <w:rPr>
            <w:sz w:val="24"/>
          </w:rPr>
          <w:t>]</w:t>
        </w:r>
      </w:ins>
      <w:del w:id="1421" w:author="Barshadskaya, Yuliya" w:date="2024-01-12T22:23:00Z">
        <w:r w:rsidR="008E7CA8" w:rsidRPr="00BF4043" w:rsidDel="004A0FC3">
          <w:rPr>
            <w:sz w:val="24"/>
          </w:rPr>
          <w:delText>)</w:delText>
        </w:r>
      </w:del>
      <w:r w:rsidR="008E7CA8" w:rsidRPr="00BF4043">
        <w:rPr>
          <w:sz w:val="24"/>
        </w:rPr>
        <w:fldChar w:fldCharType="end"/>
      </w:r>
      <w:r w:rsidRPr="00BF4043">
        <w:rPr>
          <w:rFonts w:cs="Times New Roman"/>
          <w:noProof/>
          <w:color w:val="000000" w:themeColor="text1"/>
          <w:sz w:val="24"/>
          <w:szCs w:val="24"/>
          <w:rPrChange w:id="1422" w:author="Barshadskaya, Yuliya" w:date="2024-02-23T15:18:00Z">
            <w:rPr>
              <w:rFonts w:cs="Times New Roman"/>
              <w:noProof/>
            </w:rPr>
          </w:rPrChange>
        </w:rPr>
        <w:tab/>
      </w:r>
      <w:r w:rsidRPr="00BF4043">
        <w:rPr>
          <w:rFonts w:cs="Times New Roman"/>
          <w:noProof/>
          <w:color w:val="000000" w:themeColor="text1"/>
          <w:sz w:val="24"/>
          <w:szCs w:val="24"/>
          <w:rPrChange w:id="1423" w:author="Barshadskaya, Yuliya" w:date="2024-02-23T15:18:00Z">
            <w:rPr>
              <w:rFonts w:cs="Times New Roman"/>
              <w:noProof/>
            </w:rPr>
          </w:rPrChange>
        </w:rPr>
        <w:fldChar w:fldCharType="begin"/>
      </w:r>
      <w:r w:rsidRPr="00BF4043">
        <w:rPr>
          <w:rFonts w:cs="Times New Roman"/>
          <w:noProof/>
          <w:color w:val="000000" w:themeColor="text1"/>
          <w:sz w:val="24"/>
          <w:szCs w:val="24"/>
          <w:rPrChange w:id="1424" w:author="Barshadskaya, Yuliya" w:date="2024-02-23T15:18:00Z">
            <w:rPr>
              <w:rFonts w:cs="Times New Roman"/>
              <w:noProof/>
            </w:rPr>
          </w:rPrChange>
        </w:rPr>
        <w:instrText xml:space="preserve"> PAGEREF _Toc115733177 \h </w:instrText>
      </w:r>
      <w:r w:rsidRPr="00BF4043">
        <w:rPr>
          <w:rFonts w:cs="Times New Roman"/>
          <w:noProof/>
          <w:color w:val="000000" w:themeColor="text1"/>
          <w:sz w:val="24"/>
          <w:szCs w:val="24"/>
          <w:rPrChange w:id="1425" w:author="Barshadskaya, Yuliya" w:date="2024-02-23T15:18:00Z">
            <w:rPr>
              <w:rFonts w:cs="Times New Roman"/>
              <w:noProof/>
              <w:color w:val="000000" w:themeColor="text1"/>
              <w:sz w:val="24"/>
              <w:szCs w:val="24"/>
            </w:rPr>
          </w:rPrChange>
        </w:rPr>
      </w:r>
      <w:r w:rsidRPr="00BF4043">
        <w:rPr>
          <w:rFonts w:cs="Times New Roman"/>
          <w:noProof/>
          <w:color w:val="000000" w:themeColor="text1"/>
          <w:sz w:val="24"/>
          <w:szCs w:val="24"/>
          <w:rPrChange w:id="1426" w:author="Barshadskaya, Yuliya" w:date="2024-02-23T15:18:00Z">
            <w:rPr>
              <w:rFonts w:cs="Times New Roman"/>
              <w:noProof/>
            </w:rPr>
          </w:rPrChange>
        </w:rPr>
        <w:fldChar w:fldCharType="separate"/>
      </w:r>
      <w:r w:rsidRPr="00BF4043">
        <w:rPr>
          <w:rFonts w:cs="Times New Roman"/>
          <w:noProof/>
          <w:color w:val="000000" w:themeColor="text1"/>
          <w:sz w:val="24"/>
          <w:szCs w:val="24"/>
          <w:rPrChange w:id="1427" w:author="Barshadskaya, Yuliya" w:date="2024-02-23T15:18:00Z">
            <w:rPr>
              <w:rFonts w:cs="Times New Roman"/>
              <w:noProof/>
            </w:rPr>
          </w:rPrChange>
        </w:rPr>
        <w:t>65</w:t>
      </w:r>
      <w:r w:rsidRPr="00BF4043">
        <w:rPr>
          <w:rFonts w:cs="Times New Roman"/>
          <w:noProof/>
          <w:color w:val="000000" w:themeColor="text1"/>
          <w:sz w:val="24"/>
          <w:szCs w:val="24"/>
          <w:rPrChange w:id="1428" w:author="Barshadskaya, Yuliya" w:date="2024-02-23T15:18:00Z">
            <w:rPr>
              <w:rFonts w:cs="Times New Roman"/>
              <w:noProof/>
            </w:rPr>
          </w:rPrChange>
        </w:rPr>
        <w:fldChar w:fldCharType="end"/>
      </w:r>
    </w:p>
    <w:p w14:paraId="7F5EA0E3" w14:textId="58F91E06" w:rsidR="004C4CE2" w:rsidRPr="00BF4043" w:rsidRDefault="004C4CE2">
      <w:pPr>
        <w:pStyle w:val="aa"/>
        <w:tabs>
          <w:tab w:val="right" w:leader="dot" w:pos="9345"/>
        </w:tabs>
        <w:spacing w:line="240" w:lineRule="auto"/>
        <w:ind w:firstLine="0"/>
        <w:rPr>
          <w:rFonts w:eastAsiaTheme="minorEastAsia" w:cs="Times New Roman"/>
          <w:noProof/>
          <w:color w:val="000000" w:themeColor="text1"/>
          <w:sz w:val="24"/>
          <w:szCs w:val="24"/>
          <w:lang w:eastAsia="ru-RU"/>
          <w:rPrChange w:id="1429" w:author="Barshadskaya, Yuliya" w:date="2024-02-23T15:18:00Z">
            <w:rPr>
              <w:rFonts w:asciiTheme="minorHAnsi" w:eastAsiaTheme="minorEastAsia" w:hAnsiTheme="minorHAnsi"/>
              <w:noProof/>
              <w:sz w:val="22"/>
              <w:lang w:eastAsia="ru-RU"/>
            </w:rPr>
          </w:rPrChange>
        </w:rPr>
        <w:pPrChange w:id="1430" w:author="Barshadskaya, Yuliya" w:date="2024-02-23T15:18:00Z">
          <w:pPr>
            <w:pStyle w:val="aa"/>
            <w:tabs>
              <w:tab w:val="right" w:leader="dot" w:pos="9345"/>
            </w:tabs>
            <w:ind w:firstLine="0"/>
          </w:pPr>
        </w:pPrChange>
      </w:pPr>
      <w:r w:rsidRPr="008E7CA8">
        <w:rPr>
          <w:rFonts w:cs="Times New Roman"/>
          <w:b/>
          <w:noProof/>
          <w:color w:val="000000" w:themeColor="text1"/>
          <w:sz w:val="24"/>
          <w:szCs w:val="24"/>
          <w:rPrChange w:id="1431" w:author="Barshadskaya, Yuliya" w:date="2024-02-23T15:18:00Z">
            <w:rPr>
              <w:rFonts w:cs="Times New Roman"/>
              <w:noProof/>
            </w:rPr>
          </w:rPrChange>
        </w:rPr>
        <w:t>Таблица 4</w:t>
      </w:r>
      <w:r w:rsidRPr="008E7CA8">
        <w:rPr>
          <w:rFonts w:cs="Times New Roman"/>
          <w:b/>
          <w:noProof/>
          <w:color w:val="000000" w:themeColor="text1"/>
          <w:sz w:val="24"/>
          <w:szCs w:val="24"/>
          <w:rPrChange w:id="1432" w:author="Barshadskaya, Yuliya" w:date="2024-02-23T15:18:00Z">
            <w:rPr>
              <w:rFonts w:cs="Times New Roman"/>
              <w:noProof/>
            </w:rPr>
          </w:rPrChange>
        </w:rPr>
        <w:noBreakHyphen/>
        <w:t>16</w:t>
      </w:r>
      <w:r w:rsidR="008E7CA8">
        <w:rPr>
          <w:rFonts w:cs="Times New Roman"/>
          <w:noProof/>
          <w:color w:val="000000" w:themeColor="text1"/>
          <w:sz w:val="24"/>
          <w:szCs w:val="24"/>
        </w:rPr>
        <w:t>.</w:t>
      </w:r>
      <w:r w:rsidRPr="00BF4043">
        <w:rPr>
          <w:rFonts w:cs="Times New Roman"/>
          <w:noProof/>
          <w:color w:val="000000" w:themeColor="text1"/>
          <w:sz w:val="24"/>
          <w:szCs w:val="24"/>
          <w:rPrChange w:id="1433" w:author="Barshadskaya, Yuliya" w:date="2024-02-23T15:18:00Z">
            <w:rPr>
              <w:rFonts w:cs="Times New Roman"/>
              <w:noProof/>
            </w:rPr>
          </w:rPrChange>
        </w:rPr>
        <w:t xml:space="preserve"> Серьезные нежелательные явления, которые привели к отмене приема осимертиниба </w:t>
      </w:r>
      <w:r w:rsidR="008E7CA8" w:rsidRPr="00BF4043">
        <w:rPr>
          <w:sz w:val="24"/>
        </w:rPr>
        <w:fldChar w:fldCharType="begin"/>
      </w:r>
      <w:r w:rsidR="008E7CA8" w:rsidRPr="00BF4043">
        <w:rPr>
          <w:sz w:val="24"/>
        </w:rPr>
        <w:instrText xml:space="preserve"> ADDIN ZOTERO_ITEM CSL_CITATION {"citationID":"yyg4kpq8","properties":{"formattedCitation":"(1)","plainCitation":"(1)","noteIndex":0},"citationItems":[{"id":161885,"uris":["http://zotero.org/groups/4735135/items/TKC58DDZ"],"itemData":{"id":161885,"type":"webpage","title":"Злокачественное новообразование бронхов и легкого. Клинические рекомендации","URL":"https://cr.minzdrav.gov.ru/recomend/30_4","author":[{"family":"Ассоциация онкологов России","given":""}],"accessed":{"date-parts":[["2022",8,2]]},"issued":{"date-parts":[["2022"]]}}}],"schema":"https://github.com/citation-style-language/schema/raw/master/csl-citation.json"} </w:instrText>
      </w:r>
      <w:r w:rsidR="008E7CA8" w:rsidRPr="00BF4043">
        <w:rPr>
          <w:sz w:val="24"/>
        </w:rPr>
        <w:fldChar w:fldCharType="separate"/>
      </w:r>
      <w:ins w:id="1434" w:author="Barshadskaya, Yuliya" w:date="2024-01-12T22:23:00Z">
        <w:r w:rsidR="008E7CA8" w:rsidRPr="00BF4043">
          <w:rPr>
            <w:sz w:val="24"/>
          </w:rPr>
          <w:t>[</w:t>
        </w:r>
      </w:ins>
      <w:del w:id="1435" w:author="Barshadskaya, Yuliya" w:date="2024-01-12T22:23:00Z">
        <w:r w:rsidR="008E7CA8" w:rsidRPr="00BF4043" w:rsidDel="004A0FC3">
          <w:rPr>
            <w:sz w:val="24"/>
          </w:rPr>
          <w:delText>(</w:delText>
        </w:r>
      </w:del>
      <w:r w:rsidR="008E7CA8">
        <w:rPr>
          <w:sz w:val="24"/>
        </w:rPr>
        <w:t>9</w:t>
      </w:r>
      <w:ins w:id="1436" w:author="Barshadskaya, Yuliya" w:date="2024-01-12T22:23:00Z">
        <w:r w:rsidR="008E7CA8" w:rsidRPr="00BF4043">
          <w:rPr>
            <w:sz w:val="24"/>
          </w:rPr>
          <w:t>]</w:t>
        </w:r>
      </w:ins>
      <w:del w:id="1437" w:author="Barshadskaya, Yuliya" w:date="2024-01-12T22:23:00Z">
        <w:r w:rsidR="008E7CA8" w:rsidRPr="00BF4043" w:rsidDel="004A0FC3">
          <w:rPr>
            <w:sz w:val="24"/>
          </w:rPr>
          <w:delText>)</w:delText>
        </w:r>
      </w:del>
      <w:r w:rsidR="008E7CA8" w:rsidRPr="00BF4043">
        <w:rPr>
          <w:sz w:val="24"/>
        </w:rPr>
        <w:fldChar w:fldCharType="end"/>
      </w:r>
      <w:r w:rsidRPr="00BF4043">
        <w:rPr>
          <w:rFonts w:cs="Times New Roman"/>
          <w:noProof/>
          <w:color w:val="000000" w:themeColor="text1"/>
          <w:sz w:val="24"/>
          <w:szCs w:val="24"/>
          <w:rPrChange w:id="1438" w:author="Barshadskaya, Yuliya" w:date="2024-02-23T15:18:00Z">
            <w:rPr>
              <w:rFonts w:cs="Times New Roman"/>
              <w:noProof/>
            </w:rPr>
          </w:rPrChange>
        </w:rPr>
        <w:tab/>
      </w:r>
      <w:r w:rsidRPr="00BF4043">
        <w:rPr>
          <w:rFonts w:cs="Times New Roman"/>
          <w:noProof/>
          <w:color w:val="000000" w:themeColor="text1"/>
          <w:sz w:val="24"/>
          <w:szCs w:val="24"/>
          <w:rPrChange w:id="1439" w:author="Barshadskaya, Yuliya" w:date="2024-02-23T15:18:00Z">
            <w:rPr>
              <w:rFonts w:cs="Times New Roman"/>
              <w:noProof/>
            </w:rPr>
          </w:rPrChange>
        </w:rPr>
        <w:fldChar w:fldCharType="begin"/>
      </w:r>
      <w:r w:rsidRPr="00BF4043">
        <w:rPr>
          <w:rFonts w:cs="Times New Roman"/>
          <w:noProof/>
          <w:color w:val="000000" w:themeColor="text1"/>
          <w:sz w:val="24"/>
          <w:szCs w:val="24"/>
          <w:rPrChange w:id="1440" w:author="Barshadskaya, Yuliya" w:date="2024-02-23T15:18:00Z">
            <w:rPr>
              <w:rFonts w:cs="Times New Roman"/>
              <w:noProof/>
            </w:rPr>
          </w:rPrChange>
        </w:rPr>
        <w:instrText xml:space="preserve"> PAGEREF _Toc115733178 \h </w:instrText>
      </w:r>
      <w:r w:rsidRPr="00BF4043">
        <w:rPr>
          <w:rFonts w:cs="Times New Roman"/>
          <w:noProof/>
          <w:color w:val="000000" w:themeColor="text1"/>
          <w:sz w:val="24"/>
          <w:szCs w:val="24"/>
          <w:rPrChange w:id="1441" w:author="Barshadskaya, Yuliya" w:date="2024-02-23T15:18:00Z">
            <w:rPr>
              <w:rFonts w:cs="Times New Roman"/>
              <w:noProof/>
              <w:color w:val="000000" w:themeColor="text1"/>
              <w:sz w:val="24"/>
              <w:szCs w:val="24"/>
            </w:rPr>
          </w:rPrChange>
        </w:rPr>
      </w:r>
      <w:r w:rsidRPr="00BF4043">
        <w:rPr>
          <w:rFonts w:cs="Times New Roman"/>
          <w:noProof/>
          <w:color w:val="000000" w:themeColor="text1"/>
          <w:sz w:val="24"/>
          <w:szCs w:val="24"/>
          <w:rPrChange w:id="1442" w:author="Barshadskaya, Yuliya" w:date="2024-02-23T15:18:00Z">
            <w:rPr>
              <w:rFonts w:cs="Times New Roman"/>
              <w:noProof/>
            </w:rPr>
          </w:rPrChange>
        </w:rPr>
        <w:fldChar w:fldCharType="separate"/>
      </w:r>
      <w:r w:rsidRPr="00BF4043">
        <w:rPr>
          <w:rFonts w:cs="Times New Roman"/>
          <w:noProof/>
          <w:color w:val="000000" w:themeColor="text1"/>
          <w:sz w:val="24"/>
          <w:szCs w:val="24"/>
          <w:rPrChange w:id="1443" w:author="Barshadskaya, Yuliya" w:date="2024-02-23T15:18:00Z">
            <w:rPr>
              <w:rFonts w:cs="Times New Roman"/>
              <w:noProof/>
            </w:rPr>
          </w:rPrChange>
        </w:rPr>
        <w:t>66</w:t>
      </w:r>
      <w:r w:rsidRPr="00BF4043">
        <w:rPr>
          <w:rFonts w:cs="Times New Roman"/>
          <w:noProof/>
          <w:color w:val="000000" w:themeColor="text1"/>
          <w:sz w:val="24"/>
          <w:szCs w:val="24"/>
          <w:rPrChange w:id="1444" w:author="Barshadskaya, Yuliya" w:date="2024-02-23T15:18:00Z">
            <w:rPr>
              <w:rFonts w:cs="Times New Roman"/>
              <w:noProof/>
            </w:rPr>
          </w:rPrChange>
        </w:rPr>
        <w:fldChar w:fldCharType="end"/>
      </w:r>
    </w:p>
    <w:p w14:paraId="6C4F24E4" w14:textId="40257E22" w:rsidR="004C4CE2" w:rsidRPr="00BF4043" w:rsidRDefault="004C4CE2">
      <w:pPr>
        <w:pStyle w:val="aa"/>
        <w:tabs>
          <w:tab w:val="right" w:leader="dot" w:pos="9345"/>
        </w:tabs>
        <w:spacing w:line="240" w:lineRule="auto"/>
        <w:ind w:firstLine="0"/>
        <w:rPr>
          <w:rFonts w:eastAsiaTheme="minorEastAsia" w:cs="Times New Roman"/>
          <w:noProof/>
          <w:color w:val="000000" w:themeColor="text1"/>
          <w:sz w:val="24"/>
          <w:szCs w:val="24"/>
          <w:lang w:eastAsia="ru-RU"/>
          <w:rPrChange w:id="1445" w:author="Barshadskaya, Yuliya" w:date="2024-02-23T15:18:00Z">
            <w:rPr>
              <w:rFonts w:asciiTheme="minorHAnsi" w:eastAsiaTheme="minorEastAsia" w:hAnsiTheme="minorHAnsi"/>
              <w:noProof/>
              <w:sz w:val="22"/>
              <w:lang w:eastAsia="ru-RU"/>
            </w:rPr>
          </w:rPrChange>
        </w:rPr>
        <w:pPrChange w:id="1446" w:author="Barshadskaya, Yuliya" w:date="2024-02-23T15:18:00Z">
          <w:pPr>
            <w:pStyle w:val="aa"/>
            <w:tabs>
              <w:tab w:val="right" w:leader="dot" w:pos="9345"/>
            </w:tabs>
            <w:ind w:firstLine="0"/>
          </w:pPr>
        </w:pPrChange>
      </w:pPr>
      <w:r w:rsidRPr="008E7CA8">
        <w:rPr>
          <w:rFonts w:cs="Times New Roman"/>
          <w:b/>
          <w:noProof/>
          <w:color w:val="000000" w:themeColor="text1"/>
          <w:sz w:val="24"/>
          <w:szCs w:val="24"/>
          <w:rPrChange w:id="1447" w:author="Barshadskaya, Yuliya" w:date="2024-02-23T15:18:00Z">
            <w:rPr>
              <w:rFonts w:cs="Times New Roman"/>
              <w:noProof/>
            </w:rPr>
          </w:rPrChange>
        </w:rPr>
        <w:t>Таблица 5</w:t>
      </w:r>
      <w:r w:rsidRPr="008E7CA8">
        <w:rPr>
          <w:rFonts w:cs="Times New Roman"/>
          <w:b/>
          <w:noProof/>
          <w:color w:val="000000" w:themeColor="text1"/>
          <w:sz w:val="24"/>
          <w:szCs w:val="24"/>
          <w:rPrChange w:id="1448" w:author="Barshadskaya, Yuliya" w:date="2024-02-23T15:18:00Z">
            <w:rPr>
              <w:rFonts w:cs="Times New Roman"/>
              <w:noProof/>
            </w:rPr>
          </w:rPrChange>
        </w:rPr>
        <w:noBreakHyphen/>
        <w:t>1</w:t>
      </w:r>
      <w:r w:rsidR="008E7CA8">
        <w:rPr>
          <w:rFonts w:cs="Times New Roman"/>
          <w:noProof/>
          <w:color w:val="000000" w:themeColor="text1"/>
          <w:sz w:val="24"/>
          <w:szCs w:val="24"/>
        </w:rPr>
        <w:t>.</w:t>
      </w:r>
      <w:r w:rsidRPr="00BF4043">
        <w:rPr>
          <w:rFonts w:cs="Times New Roman"/>
          <w:noProof/>
          <w:color w:val="000000" w:themeColor="text1"/>
          <w:sz w:val="24"/>
          <w:szCs w:val="24"/>
          <w:rPrChange w:id="1449" w:author="Barshadskaya, Yuliya" w:date="2024-02-23T15:18:00Z">
            <w:rPr>
              <w:rFonts w:cs="Times New Roman"/>
              <w:noProof/>
            </w:rPr>
          </w:rPrChange>
        </w:rPr>
        <w:t xml:space="preserve"> Нежелательные лекарственные реакции, отмеченные в исследованиях </w:t>
      </w:r>
      <w:r w:rsidRPr="00BF4043">
        <w:rPr>
          <w:rFonts w:cs="Times New Roman"/>
          <w:noProof/>
          <w:color w:val="000000" w:themeColor="text1"/>
          <w:sz w:val="24"/>
          <w:szCs w:val="24"/>
          <w:lang w:val="en-US"/>
          <w:rPrChange w:id="1450" w:author="Barshadskaya, Yuliya" w:date="2024-02-23T15:18:00Z">
            <w:rPr>
              <w:rFonts w:cs="Times New Roman"/>
              <w:noProof/>
              <w:lang w:val="en-US"/>
            </w:rPr>
          </w:rPrChange>
        </w:rPr>
        <w:t>ADAURA</w:t>
      </w:r>
      <w:r w:rsidRPr="00BF4043">
        <w:rPr>
          <w:rFonts w:cs="Times New Roman"/>
          <w:noProof/>
          <w:color w:val="000000" w:themeColor="text1"/>
          <w:sz w:val="24"/>
          <w:szCs w:val="24"/>
          <w:rPrChange w:id="1451" w:author="Barshadskaya, Yuliya" w:date="2024-02-23T15:18:00Z">
            <w:rPr>
              <w:rFonts w:cs="Times New Roman"/>
              <w:noProof/>
            </w:rPr>
          </w:rPrChange>
        </w:rPr>
        <w:t xml:space="preserve">, </w:t>
      </w:r>
      <w:r w:rsidRPr="00BF4043">
        <w:rPr>
          <w:rFonts w:cs="Times New Roman"/>
          <w:noProof/>
          <w:color w:val="000000" w:themeColor="text1"/>
          <w:sz w:val="24"/>
          <w:szCs w:val="24"/>
          <w:lang w:val="en-US"/>
          <w:rPrChange w:id="1452" w:author="Barshadskaya, Yuliya" w:date="2024-02-23T15:18:00Z">
            <w:rPr>
              <w:rFonts w:cs="Times New Roman"/>
              <w:noProof/>
              <w:lang w:val="en-US"/>
            </w:rPr>
          </w:rPrChange>
        </w:rPr>
        <w:t>FLAURA</w:t>
      </w:r>
      <w:r w:rsidRPr="00BF4043">
        <w:rPr>
          <w:rFonts w:cs="Times New Roman"/>
          <w:noProof/>
          <w:color w:val="000000" w:themeColor="text1"/>
          <w:sz w:val="24"/>
          <w:szCs w:val="24"/>
          <w:rPrChange w:id="1453" w:author="Barshadskaya, Yuliya" w:date="2024-02-23T15:18:00Z">
            <w:rPr>
              <w:rFonts w:cs="Times New Roman"/>
              <w:noProof/>
            </w:rPr>
          </w:rPrChange>
        </w:rPr>
        <w:t xml:space="preserve"> и </w:t>
      </w:r>
      <w:r w:rsidRPr="00BF4043">
        <w:rPr>
          <w:rFonts w:cs="Times New Roman"/>
          <w:noProof/>
          <w:color w:val="000000" w:themeColor="text1"/>
          <w:sz w:val="24"/>
          <w:szCs w:val="24"/>
          <w:lang w:val="en-US"/>
          <w:rPrChange w:id="1454" w:author="Barshadskaya, Yuliya" w:date="2024-02-23T15:18:00Z">
            <w:rPr>
              <w:rFonts w:cs="Times New Roman"/>
              <w:noProof/>
              <w:lang w:val="en-US"/>
            </w:rPr>
          </w:rPrChange>
        </w:rPr>
        <w:t>AURA</w:t>
      </w:r>
      <w:r w:rsidRPr="00BF4043">
        <w:rPr>
          <w:rFonts w:cs="Times New Roman"/>
          <w:noProof/>
          <w:color w:val="000000" w:themeColor="text1"/>
          <w:sz w:val="24"/>
          <w:szCs w:val="24"/>
          <w:vertAlign w:val="superscript"/>
          <w:rPrChange w:id="1455" w:author="Barshadskaya, Yuliya" w:date="2024-02-23T15:18:00Z">
            <w:rPr>
              <w:rFonts w:cs="Times New Roman"/>
              <w:noProof/>
              <w:vertAlign w:val="superscript"/>
            </w:rPr>
          </w:rPrChange>
        </w:rPr>
        <w:t>1</w:t>
      </w:r>
      <w:r w:rsidRPr="00BF4043">
        <w:rPr>
          <w:rFonts w:cs="Times New Roman"/>
          <w:noProof/>
          <w:color w:val="000000" w:themeColor="text1"/>
          <w:sz w:val="24"/>
          <w:szCs w:val="24"/>
          <w:rPrChange w:id="1456" w:author="Barshadskaya, Yuliya" w:date="2024-02-23T15:18:00Z">
            <w:rPr>
              <w:rFonts w:cs="Times New Roman"/>
              <w:noProof/>
            </w:rPr>
          </w:rPrChange>
        </w:rPr>
        <w:tab/>
      </w:r>
      <w:r w:rsidRPr="00BF4043">
        <w:rPr>
          <w:rFonts w:cs="Times New Roman"/>
          <w:noProof/>
          <w:color w:val="000000" w:themeColor="text1"/>
          <w:sz w:val="24"/>
          <w:szCs w:val="24"/>
          <w:rPrChange w:id="1457" w:author="Barshadskaya, Yuliya" w:date="2024-02-23T15:18:00Z">
            <w:rPr>
              <w:rFonts w:cs="Times New Roman"/>
              <w:noProof/>
            </w:rPr>
          </w:rPrChange>
        </w:rPr>
        <w:fldChar w:fldCharType="begin"/>
      </w:r>
      <w:r w:rsidRPr="00BF4043">
        <w:rPr>
          <w:rFonts w:cs="Times New Roman"/>
          <w:noProof/>
          <w:color w:val="000000" w:themeColor="text1"/>
          <w:sz w:val="24"/>
          <w:szCs w:val="24"/>
          <w:rPrChange w:id="1458" w:author="Barshadskaya, Yuliya" w:date="2024-02-23T15:18:00Z">
            <w:rPr>
              <w:rFonts w:cs="Times New Roman"/>
              <w:noProof/>
            </w:rPr>
          </w:rPrChange>
        </w:rPr>
        <w:instrText xml:space="preserve"> PAGEREF _Toc115733179 \h </w:instrText>
      </w:r>
      <w:r w:rsidRPr="00BF4043">
        <w:rPr>
          <w:rFonts w:cs="Times New Roman"/>
          <w:noProof/>
          <w:color w:val="000000" w:themeColor="text1"/>
          <w:sz w:val="24"/>
          <w:szCs w:val="24"/>
          <w:rPrChange w:id="1459" w:author="Barshadskaya, Yuliya" w:date="2024-02-23T15:18:00Z">
            <w:rPr>
              <w:rFonts w:cs="Times New Roman"/>
              <w:noProof/>
              <w:color w:val="000000" w:themeColor="text1"/>
              <w:sz w:val="24"/>
              <w:szCs w:val="24"/>
            </w:rPr>
          </w:rPrChange>
        </w:rPr>
      </w:r>
      <w:r w:rsidRPr="00BF4043">
        <w:rPr>
          <w:rFonts w:cs="Times New Roman"/>
          <w:noProof/>
          <w:color w:val="000000" w:themeColor="text1"/>
          <w:sz w:val="24"/>
          <w:szCs w:val="24"/>
          <w:rPrChange w:id="1460" w:author="Barshadskaya, Yuliya" w:date="2024-02-23T15:18:00Z">
            <w:rPr>
              <w:rFonts w:cs="Times New Roman"/>
              <w:noProof/>
            </w:rPr>
          </w:rPrChange>
        </w:rPr>
        <w:fldChar w:fldCharType="separate"/>
      </w:r>
      <w:r w:rsidRPr="00BF4043">
        <w:rPr>
          <w:rFonts w:cs="Times New Roman"/>
          <w:noProof/>
          <w:color w:val="000000" w:themeColor="text1"/>
          <w:sz w:val="24"/>
          <w:szCs w:val="24"/>
          <w:rPrChange w:id="1461" w:author="Barshadskaya, Yuliya" w:date="2024-02-23T15:18:00Z">
            <w:rPr>
              <w:rFonts w:cs="Times New Roman"/>
              <w:noProof/>
            </w:rPr>
          </w:rPrChange>
        </w:rPr>
        <w:t>71</w:t>
      </w:r>
      <w:r w:rsidRPr="00BF4043">
        <w:rPr>
          <w:rFonts w:cs="Times New Roman"/>
          <w:noProof/>
          <w:color w:val="000000" w:themeColor="text1"/>
          <w:sz w:val="24"/>
          <w:szCs w:val="24"/>
          <w:rPrChange w:id="1462" w:author="Barshadskaya, Yuliya" w:date="2024-02-23T15:18:00Z">
            <w:rPr>
              <w:rFonts w:cs="Times New Roman"/>
              <w:noProof/>
            </w:rPr>
          </w:rPrChange>
        </w:rPr>
        <w:fldChar w:fldCharType="end"/>
      </w:r>
    </w:p>
    <w:p w14:paraId="3347258E" w14:textId="5C063E44" w:rsidR="004C4CE2" w:rsidRPr="00BF4043" w:rsidRDefault="004C4CE2">
      <w:pPr>
        <w:pStyle w:val="aa"/>
        <w:tabs>
          <w:tab w:val="right" w:leader="dot" w:pos="9345"/>
        </w:tabs>
        <w:spacing w:line="240" w:lineRule="auto"/>
        <w:ind w:firstLine="0"/>
        <w:rPr>
          <w:rFonts w:eastAsiaTheme="minorEastAsia" w:cs="Times New Roman"/>
          <w:noProof/>
          <w:color w:val="000000" w:themeColor="text1"/>
          <w:sz w:val="24"/>
          <w:szCs w:val="24"/>
          <w:lang w:eastAsia="ru-RU"/>
          <w:rPrChange w:id="1463" w:author="Barshadskaya, Yuliya" w:date="2024-02-23T15:18:00Z">
            <w:rPr>
              <w:rFonts w:asciiTheme="minorHAnsi" w:eastAsiaTheme="minorEastAsia" w:hAnsiTheme="minorHAnsi"/>
              <w:noProof/>
              <w:sz w:val="22"/>
              <w:lang w:eastAsia="ru-RU"/>
            </w:rPr>
          </w:rPrChange>
        </w:rPr>
        <w:pPrChange w:id="1464" w:author="Barshadskaya, Yuliya" w:date="2024-02-23T15:18:00Z">
          <w:pPr>
            <w:pStyle w:val="aa"/>
            <w:tabs>
              <w:tab w:val="right" w:leader="dot" w:pos="9345"/>
            </w:tabs>
            <w:ind w:firstLine="0"/>
          </w:pPr>
        </w:pPrChange>
      </w:pPr>
      <w:r w:rsidRPr="008E7CA8">
        <w:rPr>
          <w:rFonts w:cs="Times New Roman"/>
          <w:b/>
          <w:noProof/>
          <w:color w:val="000000" w:themeColor="text1"/>
          <w:sz w:val="24"/>
          <w:szCs w:val="24"/>
          <w:rPrChange w:id="1465" w:author="Barshadskaya, Yuliya" w:date="2024-02-23T15:18:00Z">
            <w:rPr>
              <w:rFonts w:cs="Times New Roman"/>
              <w:noProof/>
            </w:rPr>
          </w:rPrChange>
        </w:rPr>
        <w:t>Таблица 5</w:t>
      </w:r>
      <w:r w:rsidRPr="008E7CA8">
        <w:rPr>
          <w:rFonts w:cs="Times New Roman"/>
          <w:b/>
          <w:noProof/>
          <w:color w:val="000000" w:themeColor="text1"/>
          <w:sz w:val="24"/>
          <w:szCs w:val="24"/>
          <w:rPrChange w:id="1466" w:author="Barshadskaya, Yuliya" w:date="2024-02-23T15:18:00Z">
            <w:rPr>
              <w:rFonts w:cs="Times New Roman"/>
              <w:noProof/>
            </w:rPr>
          </w:rPrChange>
        </w:rPr>
        <w:noBreakHyphen/>
        <w:t>2</w:t>
      </w:r>
      <w:r w:rsidR="008E7CA8">
        <w:rPr>
          <w:rFonts w:cs="Times New Roman"/>
          <w:noProof/>
          <w:color w:val="000000" w:themeColor="text1"/>
          <w:sz w:val="24"/>
          <w:szCs w:val="24"/>
        </w:rPr>
        <w:t>.</w:t>
      </w:r>
      <w:r w:rsidRPr="00BF4043">
        <w:rPr>
          <w:rFonts w:cs="Times New Roman"/>
          <w:noProof/>
          <w:color w:val="000000" w:themeColor="text1"/>
          <w:sz w:val="24"/>
          <w:szCs w:val="24"/>
          <w:rPrChange w:id="1467" w:author="Barshadskaya, Yuliya" w:date="2024-02-23T15:18:00Z">
            <w:rPr>
              <w:rFonts w:cs="Times New Roman"/>
              <w:noProof/>
            </w:rPr>
          </w:rPrChange>
        </w:rPr>
        <w:t xml:space="preserve"> Коррекция дозы препарата в случае нежелательных реакций</w:t>
      </w:r>
      <w:r w:rsidRPr="00BF4043">
        <w:rPr>
          <w:rFonts w:cs="Times New Roman"/>
          <w:noProof/>
          <w:color w:val="000000" w:themeColor="text1"/>
          <w:sz w:val="24"/>
          <w:szCs w:val="24"/>
          <w:rPrChange w:id="1468" w:author="Barshadskaya, Yuliya" w:date="2024-02-23T15:18:00Z">
            <w:rPr>
              <w:rFonts w:cs="Times New Roman"/>
              <w:noProof/>
            </w:rPr>
          </w:rPrChange>
        </w:rPr>
        <w:tab/>
      </w:r>
      <w:r w:rsidRPr="00BF4043">
        <w:rPr>
          <w:rFonts w:cs="Times New Roman"/>
          <w:noProof/>
          <w:color w:val="000000" w:themeColor="text1"/>
          <w:sz w:val="24"/>
          <w:szCs w:val="24"/>
          <w:rPrChange w:id="1469" w:author="Barshadskaya, Yuliya" w:date="2024-02-23T15:18:00Z">
            <w:rPr>
              <w:rFonts w:cs="Times New Roman"/>
              <w:noProof/>
            </w:rPr>
          </w:rPrChange>
        </w:rPr>
        <w:fldChar w:fldCharType="begin"/>
      </w:r>
      <w:r w:rsidRPr="00BF4043">
        <w:rPr>
          <w:rFonts w:cs="Times New Roman"/>
          <w:noProof/>
          <w:color w:val="000000" w:themeColor="text1"/>
          <w:sz w:val="24"/>
          <w:szCs w:val="24"/>
          <w:rPrChange w:id="1470" w:author="Barshadskaya, Yuliya" w:date="2024-02-23T15:18:00Z">
            <w:rPr>
              <w:rFonts w:cs="Times New Roman"/>
              <w:noProof/>
            </w:rPr>
          </w:rPrChange>
        </w:rPr>
        <w:instrText xml:space="preserve"> PAGEREF _Toc115733180 \h </w:instrText>
      </w:r>
      <w:r w:rsidRPr="00BF4043">
        <w:rPr>
          <w:rFonts w:cs="Times New Roman"/>
          <w:noProof/>
          <w:color w:val="000000" w:themeColor="text1"/>
          <w:sz w:val="24"/>
          <w:szCs w:val="24"/>
          <w:rPrChange w:id="1471" w:author="Barshadskaya, Yuliya" w:date="2024-02-23T15:18:00Z">
            <w:rPr>
              <w:rFonts w:cs="Times New Roman"/>
              <w:noProof/>
              <w:color w:val="000000" w:themeColor="text1"/>
              <w:sz w:val="24"/>
              <w:szCs w:val="24"/>
            </w:rPr>
          </w:rPrChange>
        </w:rPr>
      </w:r>
      <w:r w:rsidRPr="00BF4043">
        <w:rPr>
          <w:rFonts w:cs="Times New Roman"/>
          <w:noProof/>
          <w:color w:val="000000" w:themeColor="text1"/>
          <w:sz w:val="24"/>
          <w:szCs w:val="24"/>
          <w:rPrChange w:id="1472" w:author="Barshadskaya, Yuliya" w:date="2024-02-23T15:18:00Z">
            <w:rPr>
              <w:rFonts w:cs="Times New Roman"/>
              <w:noProof/>
            </w:rPr>
          </w:rPrChange>
        </w:rPr>
        <w:fldChar w:fldCharType="separate"/>
      </w:r>
      <w:r w:rsidRPr="00BF4043">
        <w:rPr>
          <w:rFonts w:cs="Times New Roman"/>
          <w:noProof/>
          <w:color w:val="000000" w:themeColor="text1"/>
          <w:sz w:val="24"/>
          <w:szCs w:val="24"/>
          <w:rPrChange w:id="1473" w:author="Barshadskaya, Yuliya" w:date="2024-02-23T15:18:00Z">
            <w:rPr>
              <w:rFonts w:cs="Times New Roman"/>
              <w:noProof/>
            </w:rPr>
          </w:rPrChange>
        </w:rPr>
        <w:t>75</w:t>
      </w:r>
      <w:r w:rsidRPr="00BF4043">
        <w:rPr>
          <w:rFonts w:cs="Times New Roman"/>
          <w:noProof/>
          <w:color w:val="000000" w:themeColor="text1"/>
          <w:sz w:val="24"/>
          <w:szCs w:val="24"/>
          <w:rPrChange w:id="1474" w:author="Barshadskaya, Yuliya" w:date="2024-02-23T15:18:00Z">
            <w:rPr>
              <w:rFonts w:cs="Times New Roman"/>
              <w:noProof/>
            </w:rPr>
          </w:rPrChange>
        </w:rPr>
        <w:fldChar w:fldCharType="end"/>
      </w:r>
    </w:p>
    <w:p w14:paraId="4B7893A0" w14:textId="381B9B64" w:rsidR="004C4CE2" w:rsidRPr="00BF4043" w:rsidRDefault="004C4CE2">
      <w:pPr>
        <w:pStyle w:val="aa"/>
        <w:tabs>
          <w:tab w:val="right" w:leader="dot" w:pos="9345"/>
        </w:tabs>
        <w:spacing w:line="240" w:lineRule="auto"/>
        <w:ind w:firstLine="0"/>
        <w:rPr>
          <w:rFonts w:eastAsiaTheme="minorEastAsia" w:cs="Times New Roman"/>
          <w:noProof/>
          <w:color w:val="000000" w:themeColor="text1"/>
          <w:sz w:val="24"/>
          <w:szCs w:val="24"/>
          <w:lang w:eastAsia="ru-RU"/>
          <w:rPrChange w:id="1475" w:author="Barshadskaya, Yuliya" w:date="2024-02-23T15:18:00Z">
            <w:rPr>
              <w:rFonts w:asciiTheme="minorHAnsi" w:eastAsiaTheme="minorEastAsia" w:hAnsiTheme="minorHAnsi"/>
              <w:noProof/>
              <w:sz w:val="22"/>
              <w:lang w:eastAsia="ru-RU"/>
            </w:rPr>
          </w:rPrChange>
        </w:rPr>
        <w:pPrChange w:id="1476" w:author="Barshadskaya, Yuliya" w:date="2024-02-23T15:18:00Z">
          <w:pPr>
            <w:pStyle w:val="aa"/>
            <w:tabs>
              <w:tab w:val="right" w:leader="dot" w:pos="9345"/>
            </w:tabs>
            <w:ind w:firstLine="0"/>
          </w:pPr>
        </w:pPrChange>
      </w:pPr>
      <w:r w:rsidRPr="008E7CA8">
        <w:rPr>
          <w:rFonts w:cs="Times New Roman"/>
          <w:b/>
          <w:noProof/>
          <w:color w:val="000000" w:themeColor="text1"/>
          <w:sz w:val="24"/>
          <w:szCs w:val="24"/>
          <w:rPrChange w:id="1477" w:author="Barshadskaya, Yuliya" w:date="2024-02-23T15:18:00Z">
            <w:rPr>
              <w:rFonts w:cs="Times New Roman"/>
              <w:noProof/>
            </w:rPr>
          </w:rPrChange>
        </w:rPr>
        <w:lastRenderedPageBreak/>
        <w:t>Таблица 5</w:t>
      </w:r>
      <w:r w:rsidRPr="008E7CA8">
        <w:rPr>
          <w:rFonts w:cs="Times New Roman"/>
          <w:b/>
          <w:noProof/>
          <w:color w:val="000000" w:themeColor="text1"/>
          <w:sz w:val="24"/>
          <w:szCs w:val="24"/>
          <w:rPrChange w:id="1478" w:author="Barshadskaya, Yuliya" w:date="2024-02-23T15:18:00Z">
            <w:rPr>
              <w:rFonts w:cs="Times New Roman"/>
              <w:noProof/>
            </w:rPr>
          </w:rPrChange>
        </w:rPr>
        <w:noBreakHyphen/>
        <w:t>3</w:t>
      </w:r>
      <w:r w:rsidR="008E7CA8">
        <w:rPr>
          <w:rFonts w:cs="Times New Roman"/>
          <w:noProof/>
          <w:color w:val="000000" w:themeColor="text1"/>
          <w:sz w:val="24"/>
          <w:szCs w:val="24"/>
        </w:rPr>
        <w:t>.</w:t>
      </w:r>
      <w:r w:rsidRPr="00BF4043">
        <w:rPr>
          <w:rFonts w:cs="Times New Roman"/>
          <w:noProof/>
          <w:color w:val="000000" w:themeColor="text1"/>
          <w:sz w:val="24"/>
          <w:szCs w:val="24"/>
          <w:rPrChange w:id="1479" w:author="Barshadskaya, Yuliya" w:date="2024-02-23T15:18:00Z">
            <w:rPr>
              <w:rFonts w:cs="Times New Roman"/>
              <w:noProof/>
            </w:rPr>
          </w:rPrChange>
        </w:rPr>
        <w:t xml:space="preserve"> Нежелательные лекарственные реакции, отмеченные в исследованиях </w:t>
      </w:r>
      <w:r w:rsidRPr="00BF4043">
        <w:rPr>
          <w:rFonts w:cs="Times New Roman"/>
          <w:noProof/>
          <w:color w:val="000000" w:themeColor="text1"/>
          <w:sz w:val="24"/>
          <w:szCs w:val="24"/>
          <w:lang w:val="en-US"/>
          <w:rPrChange w:id="1480" w:author="Barshadskaya, Yuliya" w:date="2024-02-23T15:18:00Z">
            <w:rPr>
              <w:rFonts w:cs="Times New Roman"/>
              <w:noProof/>
              <w:lang w:val="en-US"/>
            </w:rPr>
          </w:rPrChange>
        </w:rPr>
        <w:t>ADAURA</w:t>
      </w:r>
      <w:r w:rsidRPr="00BF4043">
        <w:rPr>
          <w:rFonts w:cs="Times New Roman"/>
          <w:noProof/>
          <w:color w:val="000000" w:themeColor="text1"/>
          <w:sz w:val="24"/>
          <w:szCs w:val="24"/>
          <w:rPrChange w:id="1481" w:author="Barshadskaya, Yuliya" w:date="2024-02-23T15:18:00Z">
            <w:rPr>
              <w:rFonts w:cs="Times New Roman"/>
              <w:noProof/>
            </w:rPr>
          </w:rPrChange>
        </w:rPr>
        <w:t xml:space="preserve">, </w:t>
      </w:r>
      <w:r w:rsidRPr="00BF4043">
        <w:rPr>
          <w:rFonts w:cs="Times New Roman"/>
          <w:noProof/>
          <w:color w:val="000000" w:themeColor="text1"/>
          <w:sz w:val="24"/>
          <w:szCs w:val="24"/>
          <w:lang w:val="en-US"/>
          <w:rPrChange w:id="1482" w:author="Barshadskaya, Yuliya" w:date="2024-02-23T15:18:00Z">
            <w:rPr>
              <w:rFonts w:cs="Times New Roman"/>
              <w:noProof/>
              <w:lang w:val="en-US"/>
            </w:rPr>
          </w:rPrChange>
        </w:rPr>
        <w:t>FLAURA</w:t>
      </w:r>
      <w:r w:rsidRPr="00BF4043">
        <w:rPr>
          <w:rFonts w:cs="Times New Roman"/>
          <w:noProof/>
          <w:color w:val="000000" w:themeColor="text1"/>
          <w:sz w:val="24"/>
          <w:szCs w:val="24"/>
          <w:rPrChange w:id="1483" w:author="Barshadskaya, Yuliya" w:date="2024-02-23T15:18:00Z">
            <w:rPr>
              <w:rFonts w:cs="Times New Roman"/>
              <w:noProof/>
            </w:rPr>
          </w:rPrChange>
        </w:rPr>
        <w:t xml:space="preserve"> и </w:t>
      </w:r>
      <w:r w:rsidRPr="00BF4043">
        <w:rPr>
          <w:rFonts w:cs="Times New Roman"/>
          <w:noProof/>
          <w:color w:val="000000" w:themeColor="text1"/>
          <w:sz w:val="24"/>
          <w:szCs w:val="24"/>
          <w:lang w:val="en-US"/>
          <w:rPrChange w:id="1484" w:author="Barshadskaya, Yuliya" w:date="2024-02-23T15:18:00Z">
            <w:rPr>
              <w:rFonts w:cs="Times New Roman"/>
              <w:noProof/>
              <w:lang w:val="en-US"/>
            </w:rPr>
          </w:rPrChange>
        </w:rPr>
        <w:t>AURA</w:t>
      </w:r>
      <w:r w:rsidRPr="00BF4043">
        <w:rPr>
          <w:rFonts w:cs="Times New Roman"/>
          <w:noProof/>
          <w:color w:val="000000" w:themeColor="text1"/>
          <w:sz w:val="24"/>
          <w:szCs w:val="24"/>
          <w:vertAlign w:val="superscript"/>
          <w:rPrChange w:id="1485" w:author="Barshadskaya, Yuliya" w:date="2024-02-23T15:18:00Z">
            <w:rPr>
              <w:rFonts w:cs="Times New Roman"/>
              <w:noProof/>
              <w:vertAlign w:val="superscript"/>
            </w:rPr>
          </w:rPrChange>
        </w:rPr>
        <w:t>1</w:t>
      </w:r>
      <w:r w:rsidRPr="00BF4043">
        <w:rPr>
          <w:rFonts w:cs="Times New Roman"/>
          <w:noProof/>
          <w:color w:val="000000" w:themeColor="text1"/>
          <w:sz w:val="24"/>
          <w:szCs w:val="24"/>
          <w:rPrChange w:id="1486" w:author="Barshadskaya, Yuliya" w:date="2024-02-23T15:18:00Z">
            <w:rPr>
              <w:rFonts w:cs="Times New Roman"/>
              <w:noProof/>
            </w:rPr>
          </w:rPrChange>
        </w:rPr>
        <w:tab/>
      </w:r>
      <w:r w:rsidRPr="00BF4043">
        <w:rPr>
          <w:rFonts w:cs="Times New Roman"/>
          <w:noProof/>
          <w:color w:val="000000" w:themeColor="text1"/>
          <w:sz w:val="24"/>
          <w:szCs w:val="24"/>
          <w:rPrChange w:id="1487" w:author="Barshadskaya, Yuliya" w:date="2024-02-23T15:18:00Z">
            <w:rPr>
              <w:rFonts w:cs="Times New Roman"/>
              <w:noProof/>
            </w:rPr>
          </w:rPrChange>
        </w:rPr>
        <w:fldChar w:fldCharType="begin"/>
      </w:r>
      <w:r w:rsidRPr="00BF4043">
        <w:rPr>
          <w:rFonts w:cs="Times New Roman"/>
          <w:noProof/>
          <w:color w:val="000000" w:themeColor="text1"/>
          <w:sz w:val="24"/>
          <w:szCs w:val="24"/>
          <w:rPrChange w:id="1488" w:author="Barshadskaya, Yuliya" w:date="2024-02-23T15:18:00Z">
            <w:rPr>
              <w:rFonts w:cs="Times New Roman"/>
              <w:noProof/>
            </w:rPr>
          </w:rPrChange>
        </w:rPr>
        <w:instrText xml:space="preserve"> PAGEREF _Toc115733181 \h </w:instrText>
      </w:r>
      <w:r w:rsidRPr="00BF4043">
        <w:rPr>
          <w:rFonts w:cs="Times New Roman"/>
          <w:noProof/>
          <w:color w:val="000000" w:themeColor="text1"/>
          <w:sz w:val="24"/>
          <w:szCs w:val="24"/>
          <w:rPrChange w:id="1489" w:author="Barshadskaya, Yuliya" w:date="2024-02-23T15:18:00Z">
            <w:rPr>
              <w:rFonts w:cs="Times New Roman"/>
              <w:noProof/>
              <w:color w:val="000000" w:themeColor="text1"/>
              <w:sz w:val="24"/>
              <w:szCs w:val="24"/>
            </w:rPr>
          </w:rPrChange>
        </w:rPr>
      </w:r>
      <w:r w:rsidRPr="00BF4043">
        <w:rPr>
          <w:rFonts w:cs="Times New Roman"/>
          <w:noProof/>
          <w:color w:val="000000" w:themeColor="text1"/>
          <w:sz w:val="24"/>
          <w:szCs w:val="24"/>
          <w:rPrChange w:id="1490" w:author="Barshadskaya, Yuliya" w:date="2024-02-23T15:18:00Z">
            <w:rPr>
              <w:rFonts w:cs="Times New Roman"/>
              <w:noProof/>
            </w:rPr>
          </w:rPrChange>
        </w:rPr>
        <w:fldChar w:fldCharType="separate"/>
      </w:r>
      <w:r w:rsidRPr="00BF4043">
        <w:rPr>
          <w:rFonts w:cs="Times New Roman"/>
          <w:noProof/>
          <w:color w:val="000000" w:themeColor="text1"/>
          <w:sz w:val="24"/>
          <w:szCs w:val="24"/>
          <w:rPrChange w:id="1491" w:author="Barshadskaya, Yuliya" w:date="2024-02-23T15:18:00Z">
            <w:rPr>
              <w:rFonts w:cs="Times New Roman"/>
              <w:noProof/>
            </w:rPr>
          </w:rPrChange>
        </w:rPr>
        <w:t>78</w:t>
      </w:r>
      <w:r w:rsidRPr="00BF4043">
        <w:rPr>
          <w:rFonts w:cs="Times New Roman"/>
          <w:noProof/>
          <w:color w:val="000000" w:themeColor="text1"/>
          <w:sz w:val="24"/>
          <w:szCs w:val="24"/>
          <w:rPrChange w:id="1492" w:author="Barshadskaya, Yuliya" w:date="2024-02-23T15:18:00Z">
            <w:rPr>
              <w:rFonts w:cs="Times New Roman"/>
              <w:noProof/>
            </w:rPr>
          </w:rPrChange>
        </w:rPr>
        <w:fldChar w:fldCharType="end"/>
      </w:r>
    </w:p>
    <w:p w14:paraId="6BC42F33" w14:textId="314D8D98" w:rsidR="004C4CE2" w:rsidRPr="00BF4043" w:rsidRDefault="004C4CE2">
      <w:pPr>
        <w:pStyle w:val="aa"/>
        <w:tabs>
          <w:tab w:val="right" w:leader="dot" w:pos="9345"/>
        </w:tabs>
        <w:spacing w:line="240" w:lineRule="auto"/>
        <w:ind w:firstLine="0"/>
        <w:rPr>
          <w:rFonts w:eastAsiaTheme="minorEastAsia" w:cs="Times New Roman"/>
          <w:noProof/>
          <w:color w:val="000000" w:themeColor="text1"/>
          <w:sz w:val="24"/>
          <w:szCs w:val="24"/>
          <w:lang w:eastAsia="ru-RU"/>
          <w:rPrChange w:id="1493" w:author="Barshadskaya, Yuliya" w:date="2024-02-23T15:18:00Z">
            <w:rPr>
              <w:rFonts w:asciiTheme="minorHAnsi" w:eastAsiaTheme="minorEastAsia" w:hAnsiTheme="minorHAnsi"/>
              <w:noProof/>
              <w:sz w:val="22"/>
              <w:lang w:eastAsia="ru-RU"/>
            </w:rPr>
          </w:rPrChange>
        </w:rPr>
        <w:pPrChange w:id="1494" w:author="Barshadskaya, Yuliya" w:date="2024-02-23T15:18:00Z">
          <w:pPr>
            <w:pStyle w:val="aa"/>
            <w:tabs>
              <w:tab w:val="right" w:leader="dot" w:pos="9345"/>
            </w:tabs>
            <w:ind w:firstLine="0"/>
          </w:pPr>
        </w:pPrChange>
      </w:pPr>
      <w:r w:rsidRPr="008E7CA8">
        <w:rPr>
          <w:rFonts w:cs="Times New Roman"/>
          <w:b/>
          <w:noProof/>
          <w:color w:val="000000" w:themeColor="text1"/>
          <w:sz w:val="24"/>
          <w:szCs w:val="24"/>
          <w:rPrChange w:id="1495" w:author="Barshadskaya, Yuliya" w:date="2024-02-23T15:18:00Z">
            <w:rPr>
              <w:rFonts w:cs="Times New Roman"/>
              <w:noProof/>
            </w:rPr>
          </w:rPrChange>
        </w:rPr>
        <w:t>Таблица 5</w:t>
      </w:r>
      <w:r w:rsidRPr="008E7CA8">
        <w:rPr>
          <w:rFonts w:cs="Times New Roman"/>
          <w:b/>
          <w:noProof/>
          <w:color w:val="000000" w:themeColor="text1"/>
          <w:sz w:val="24"/>
          <w:szCs w:val="24"/>
          <w:rPrChange w:id="1496" w:author="Barshadskaya, Yuliya" w:date="2024-02-23T15:18:00Z">
            <w:rPr>
              <w:rFonts w:cs="Times New Roman"/>
              <w:noProof/>
            </w:rPr>
          </w:rPrChange>
        </w:rPr>
        <w:noBreakHyphen/>
        <w:t>4</w:t>
      </w:r>
      <w:r w:rsidR="008E7CA8">
        <w:rPr>
          <w:rFonts w:cs="Times New Roman"/>
          <w:noProof/>
          <w:color w:val="000000" w:themeColor="text1"/>
          <w:sz w:val="24"/>
          <w:szCs w:val="24"/>
        </w:rPr>
        <w:t>.</w:t>
      </w:r>
      <w:r w:rsidRPr="00BF4043">
        <w:rPr>
          <w:rFonts w:cs="Times New Roman"/>
          <w:noProof/>
          <w:color w:val="000000" w:themeColor="text1"/>
          <w:sz w:val="24"/>
          <w:szCs w:val="24"/>
          <w:rPrChange w:id="1497" w:author="Barshadskaya, Yuliya" w:date="2024-02-23T15:18:00Z">
            <w:rPr>
              <w:rFonts w:cs="Times New Roman"/>
              <w:noProof/>
            </w:rPr>
          </w:rPrChange>
        </w:rPr>
        <w:t xml:space="preserve"> Нежелательные лекарственные реакции, отмеченные в исследовании </w:t>
      </w:r>
      <w:r w:rsidRPr="00BF4043">
        <w:rPr>
          <w:rFonts w:cs="Times New Roman"/>
          <w:noProof/>
          <w:color w:val="000000" w:themeColor="text1"/>
          <w:sz w:val="24"/>
          <w:szCs w:val="24"/>
          <w:lang w:val="en-US"/>
          <w:rPrChange w:id="1498" w:author="Barshadskaya, Yuliya" w:date="2024-02-23T15:18:00Z">
            <w:rPr>
              <w:rFonts w:cs="Times New Roman"/>
              <w:noProof/>
              <w:lang w:val="en-US"/>
            </w:rPr>
          </w:rPrChange>
        </w:rPr>
        <w:t>ADAURA</w:t>
      </w:r>
      <w:r w:rsidRPr="00BF4043">
        <w:rPr>
          <w:rFonts w:cs="Times New Roman"/>
          <w:noProof/>
          <w:color w:val="000000" w:themeColor="text1"/>
          <w:sz w:val="24"/>
          <w:szCs w:val="24"/>
          <w:vertAlign w:val="superscript"/>
          <w:rPrChange w:id="1499" w:author="Barshadskaya, Yuliya" w:date="2024-02-23T15:18:00Z">
            <w:rPr>
              <w:rFonts w:cs="Times New Roman"/>
              <w:noProof/>
              <w:vertAlign w:val="superscript"/>
            </w:rPr>
          </w:rPrChange>
        </w:rPr>
        <w:t>1</w:t>
      </w:r>
      <w:r w:rsidRPr="00BF4043">
        <w:rPr>
          <w:rFonts w:cs="Times New Roman"/>
          <w:noProof/>
          <w:color w:val="000000" w:themeColor="text1"/>
          <w:sz w:val="24"/>
          <w:szCs w:val="24"/>
          <w:rPrChange w:id="1500" w:author="Barshadskaya, Yuliya" w:date="2024-02-23T15:18:00Z">
            <w:rPr>
              <w:rFonts w:cs="Times New Roman"/>
              <w:noProof/>
            </w:rPr>
          </w:rPrChange>
        </w:rPr>
        <w:tab/>
      </w:r>
      <w:r w:rsidRPr="00BF4043">
        <w:rPr>
          <w:rFonts w:cs="Times New Roman"/>
          <w:noProof/>
          <w:color w:val="000000" w:themeColor="text1"/>
          <w:sz w:val="24"/>
          <w:szCs w:val="24"/>
          <w:rPrChange w:id="1501" w:author="Barshadskaya, Yuliya" w:date="2024-02-23T15:18:00Z">
            <w:rPr>
              <w:rFonts w:cs="Times New Roman"/>
              <w:noProof/>
            </w:rPr>
          </w:rPrChange>
        </w:rPr>
        <w:fldChar w:fldCharType="begin"/>
      </w:r>
      <w:r w:rsidRPr="00BF4043">
        <w:rPr>
          <w:rFonts w:cs="Times New Roman"/>
          <w:noProof/>
          <w:color w:val="000000" w:themeColor="text1"/>
          <w:sz w:val="24"/>
          <w:szCs w:val="24"/>
          <w:rPrChange w:id="1502" w:author="Barshadskaya, Yuliya" w:date="2024-02-23T15:18:00Z">
            <w:rPr>
              <w:rFonts w:cs="Times New Roman"/>
              <w:noProof/>
            </w:rPr>
          </w:rPrChange>
        </w:rPr>
        <w:instrText xml:space="preserve"> PAGEREF _Toc115733182 \h </w:instrText>
      </w:r>
      <w:r w:rsidRPr="00BF4043">
        <w:rPr>
          <w:rFonts w:cs="Times New Roman"/>
          <w:noProof/>
          <w:color w:val="000000" w:themeColor="text1"/>
          <w:sz w:val="24"/>
          <w:szCs w:val="24"/>
          <w:rPrChange w:id="1503" w:author="Barshadskaya, Yuliya" w:date="2024-02-23T15:18:00Z">
            <w:rPr>
              <w:rFonts w:cs="Times New Roman"/>
              <w:noProof/>
              <w:color w:val="000000" w:themeColor="text1"/>
              <w:sz w:val="24"/>
              <w:szCs w:val="24"/>
            </w:rPr>
          </w:rPrChange>
        </w:rPr>
      </w:r>
      <w:r w:rsidRPr="00BF4043">
        <w:rPr>
          <w:rFonts w:cs="Times New Roman"/>
          <w:noProof/>
          <w:color w:val="000000" w:themeColor="text1"/>
          <w:sz w:val="24"/>
          <w:szCs w:val="24"/>
          <w:rPrChange w:id="1504" w:author="Barshadskaya, Yuliya" w:date="2024-02-23T15:18:00Z">
            <w:rPr>
              <w:rFonts w:cs="Times New Roman"/>
              <w:noProof/>
            </w:rPr>
          </w:rPrChange>
        </w:rPr>
        <w:fldChar w:fldCharType="separate"/>
      </w:r>
      <w:r w:rsidRPr="00BF4043">
        <w:rPr>
          <w:rFonts w:cs="Times New Roman"/>
          <w:noProof/>
          <w:color w:val="000000" w:themeColor="text1"/>
          <w:sz w:val="24"/>
          <w:szCs w:val="24"/>
          <w:rPrChange w:id="1505" w:author="Barshadskaya, Yuliya" w:date="2024-02-23T15:18:00Z">
            <w:rPr>
              <w:rFonts w:cs="Times New Roman"/>
              <w:noProof/>
            </w:rPr>
          </w:rPrChange>
        </w:rPr>
        <w:t>79</w:t>
      </w:r>
      <w:r w:rsidRPr="00BF4043">
        <w:rPr>
          <w:rFonts w:cs="Times New Roman"/>
          <w:noProof/>
          <w:color w:val="000000" w:themeColor="text1"/>
          <w:sz w:val="24"/>
          <w:szCs w:val="24"/>
          <w:rPrChange w:id="1506" w:author="Barshadskaya, Yuliya" w:date="2024-02-23T15:18:00Z">
            <w:rPr>
              <w:rFonts w:cs="Times New Roman"/>
              <w:noProof/>
            </w:rPr>
          </w:rPrChange>
        </w:rPr>
        <w:fldChar w:fldCharType="end"/>
      </w:r>
    </w:p>
    <w:p w14:paraId="60539BB4" w14:textId="3A40234E" w:rsidR="004C4CE2" w:rsidRPr="00BF4043" w:rsidRDefault="004C4CE2">
      <w:pPr>
        <w:pStyle w:val="aa"/>
        <w:tabs>
          <w:tab w:val="right" w:leader="dot" w:pos="9345"/>
        </w:tabs>
        <w:spacing w:line="240" w:lineRule="auto"/>
        <w:ind w:firstLine="0"/>
        <w:rPr>
          <w:rFonts w:eastAsiaTheme="minorEastAsia" w:cs="Times New Roman"/>
          <w:noProof/>
          <w:color w:val="000000" w:themeColor="text1"/>
          <w:sz w:val="24"/>
          <w:szCs w:val="24"/>
          <w:lang w:eastAsia="ru-RU"/>
          <w:rPrChange w:id="1507" w:author="Barshadskaya, Yuliya" w:date="2024-02-23T15:18:00Z">
            <w:rPr>
              <w:rFonts w:asciiTheme="minorHAnsi" w:eastAsiaTheme="minorEastAsia" w:hAnsiTheme="minorHAnsi"/>
              <w:noProof/>
              <w:sz w:val="22"/>
              <w:lang w:eastAsia="ru-RU"/>
            </w:rPr>
          </w:rPrChange>
        </w:rPr>
        <w:pPrChange w:id="1508" w:author="Barshadskaya, Yuliya" w:date="2024-02-23T15:18:00Z">
          <w:pPr>
            <w:pStyle w:val="aa"/>
            <w:tabs>
              <w:tab w:val="right" w:leader="dot" w:pos="9345"/>
            </w:tabs>
            <w:ind w:firstLine="0"/>
          </w:pPr>
        </w:pPrChange>
      </w:pPr>
      <w:r w:rsidRPr="008E7CA8">
        <w:rPr>
          <w:rFonts w:cs="Times New Roman"/>
          <w:b/>
          <w:noProof/>
          <w:color w:val="000000" w:themeColor="text1"/>
          <w:sz w:val="24"/>
          <w:szCs w:val="24"/>
          <w:rPrChange w:id="1509" w:author="Barshadskaya, Yuliya" w:date="2024-02-23T15:18:00Z">
            <w:rPr>
              <w:rFonts w:cs="Times New Roman"/>
              <w:noProof/>
            </w:rPr>
          </w:rPrChange>
        </w:rPr>
        <w:t>Таблица 5</w:t>
      </w:r>
      <w:r w:rsidRPr="008E7CA8">
        <w:rPr>
          <w:rFonts w:cs="Times New Roman"/>
          <w:b/>
          <w:noProof/>
          <w:color w:val="000000" w:themeColor="text1"/>
          <w:sz w:val="24"/>
          <w:szCs w:val="24"/>
          <w:rPrChange w:id="1510" w:author="Barshadskaya, Yuliya" w:date="2024-02-23T15:18:00Z">
            <w:rPr>
              <w:rFonts w:cs="Times New Roman"/>
              <w:noProof/>
            </w:rPr>
          </w:rPrChange>
        </w:rPr>
        <w:noBreakHyphen/>
        <w:t>5</w:t>
      </w:r>
      <w:r w:rsidR="008E7CA8">
        <w:rPr>
          <w:rFonts w:cs="Times New Roman"/>
          <w:noProof/>
          <w:color w:val="000000" w:themeColor="text1"/>
          <w:sz w:val="24"/>
          <w:szCs w:val="24"/>
        </w:rPr>
        <w:t>.</w:t>
      </w:r>
      <w:r w:rsidRPr="00BF4043">
        <w:rPr>
          <w:rFonts w:cs="Times New Roman"/>
          <w:noProof/>
          <w:color w:val="000000" w:themeColor="text1"/>
          <w:sz w:val="24"/>
          <w:szCs w:val="24"/>
          <w:rPrChange w:id="1511" w:author="Barshadskaya, Yuliya" w:date="2024-02-23T15:18:00Z">
            <w:rPr>
              <w:rFonts w:cs="Times New Roman"/>
              <w:noProof/>
            </w:rPr>
          </w:rPrChange>
        </w:rPr>
        <w:t xml:space="preserve"> Нежелательные лекарственные реакции, отмеченные в исследовании </w:t>
      </w:r>
      <w:r w:rsidRPr="00BF4043">
        <w:rPr>
          <w:rFonts w:cs="Times New Roman"/>
          <w:noProof/>
          <w:color w:val="000000" w:themeColor="text1"/>
          <w:sz w:val="24"/>
          <w:szCs w:val="24"/>
          <w:lang w:val="en-US"/>
          <w:rPrChange w:id="1512" w:author="Barshadskaya, Yuliya" w:date="2024-02-23T15:18:00Z">
            <w:rPr>
              <w:rFonts w:cs="Times New Roman"/>
              <w:noProof/>
              <w:lang w:val="en-US"/>
            </w:rPr>
          </w:rPrChange>
        </w:rPr>
        <w:t>FLAURA</w:t>
      </w:r>
      <w:r w:rsidRPr="00BF4043">
        <w:rPr>
          <w:rFonts w:cs="Times New Roman"/>
          <w:noProof/>
          <w:color w:val="000000" w:themeColor="text1"/>
          <w:sz w:val="24"/>
          <w:szCs w:val="24"/>
          <w:vertAlign w:val="superscript"/>
          <w:rPrChange w:id="1513" w:author="Barshadskaya, Yuliya" w:date="2024-02-23T15:18:00Z">
            <w:rPr>
              <w:rFonts w:cs="Times New Roman"/>
              <w:noProof/>
              <w:vertAlign w:val="superscript"/>
            </w:rPr>
          </w:rPrChange>
        </w:rPr>
        <w:t>1</w:t>
      </w:r>
      <w:r w:rsidRPr="00BF4043">
        <w:rPr>
          <w:rFonts w:cs="Times New Roman"/>
          <w:noProof/>
          <w:color w:val="000000" w:themeColor="text1"/>
          <w:sz w:val="24"/>
          <w:szCs w:val="24"/>
          <w:rPrChange w:id="1514" w:author="Barshadskaya, Yuliya" w:date="2024-02-23T15:18:00Z">
            <w:rPr>
              <w:rFonts w:cs="Times New Roman"/>
              <w:noProof/>
            </w:rPr>
          </w:rPrChange>
        </w:rPr>
        <w:tab/>
      </w:r>
      <w:r w:rsidRPr="00BF4043">
        <w:rPr>
          <w:rFonts w:cs="Times New Roman"/>
          <w:noProof/>
          <w:color w:val="000000" w:themeColor="text1"/>
          <w:sz w:val="24"/>
          <w:szCs w:val="24"/>
          <w:rPrChange w:id="1515" w:author="Barshadskaya, Yuliya" w:date="2024-02-23T15:18:00Z">
            <w:rPr>
              <w:rFonts w:cs="Times New Roman"/>
              <w:noProof/>
            </w:rPr>
          </w:rPrChange>
        </w:rPr>
        <w:fldChar w:fldCharType="begin"/>
      </w:r>
      <w:r w:rsidRPr="00BF4043">
        <w:rPr>
          <w:rFonts w:cs="Times New Roman"/>
          <w:noProof/>
          <w:color w:val="000000" w:themeColor="text1"/>
          <w:sz w:val="24"/>
          <w:szCs w:val="24"/>
          <w:rPrChange w:id="1516" w:author="Barshadskaya, Yuliya" w:date="2024-02-23T15:18:00Z">
            <w:rPr>
              <w:rFonts w:cs="Times New Roman"/>
              <w:noProof/>
            </w:rPr>
          </w:rPrChange>
        </w:rPr>
        <w:instrText xml:space="preserve"> PAGEREF _Toc115733183 \h </w:instrText>
      </w:r>
      <w:r w:rsidRPr="00BF4043">
        <w:rPr>
          <w:rFonts w:cs="Times New Roman"/>
          <w:noProof/>
          <w:color w:val="000000" w:themeColor="text1"/>
          <w:sz w:val="24"/>
          <w:szCs w:val="24"/>
          <w:rPrChange w:id="1517" w:author="Barshadskaya, Yuliya" w:date="2024-02-23T15:18:00Z">
            <w:rPr>
              <w:rFonts w:cs="Times New Roman"/>
              <w:noProof/>
              <w:color w:val="000000" w:themeColor="text1"/>
              <w:sz w:val="24"/>
              <w:szCs w:val="24"/>
            </w:rPr>
          </w:rPrChange>
        </w:rPr>
      </w:r>
      <w:r w:rsidRPr="00BF4043">
        <w:rPr>
          <w:rFonts w:cs="Times New Roman"/>
          <w:noProof/>
          <w:color w:val="000000" w:themeColor="text1"/>
          <w:sz w:val="24"/>
          <w:szCs w:val="24"/>
          <w:rPrChange w:id="1518" w:author="Barshadskaya, Yuliya" w:date="2024-02-23T15:18:00Z">
            <w:rPr>
              <w:rFonts w:cs="Times New Roman"/>
              <w:noProof/>
            </w:rPr>
          </w:rPrChange>
        </w:rPr>
        <w:fldChar w:fldCharType="separate"/>
      </w:r>
      <w:r w:rsidRPr="00BF4043">
        <w:rPr>
          <w:rFonts w:cs="Times New Roman"/>
          <w:noProof/>
          <w:color w:val="000000" w:themeColor="text1"/>
          <w:sz w:val="24"/>
          <w:szCs w:val="24"/>
          <w:rPrChange w:id="1519" w:author="Barshadskaya, Yuliya" w:date="2024-02-23T15:18:00Z">
            <w:rPr>
              <w:rFonts w:cs="Times New Roman"/>
              <w:noProof/>
            </w:rPr>
          </w:rPrChange>
        </w:rPr>
        <w:t>81</w:t>
      </w:r>
      <w:r w:rsidRPr="00BF4043">
        <w:rPr>
          <w:rFonts w:cs="Times New Roman"/>
          <w:noProof/>
          <w:color w:val="000000" w:themeColor="text1"/>
          <w:sz w:val="24"/>
          <w:szCs w:val="24"/>
          <w:rPrChange w:id="1520" w:author="Barshadskaya, Yuliya" w:date="2024-02-23T15:18:00Z">
            <w:rPr>
              <w:rFonts w:cs="Times New Roman"/>
              <w:noProof/>
            </w:rPr>
          </w:rPrChange>
        </w:rPr>
        <w:fldChar w:fldCharType="end"/>
      </w:r>
    </w:p>
    <w:p w14:paraId="796CD7AE" w14:textId="306F151E" w:rsidR="004B3061" w:rsidRPr="006E6534" w:rsidRDefault="004C4CE2">
      <w:pPr>
        <w:pStyle w:val="aa"/>
        <w:tabs>
          <w:tab w:val="right" w:leader="dot" w:pos="9345"/>
        </w:tabs>
        <w:spacing w:line="240" w:lineRule="auto"/>
        <w:ind w:firstLine="0"/>
        <w:rPr>
          <w:rFonts w:cs="Times New Roman"/>
          <w:color w:val="000000" w:themeColor="text1"/>
          <w:rPrChange w:id="1521" w:author="N F" w:date="2023-12-05T03:08:00Z">
            <w:rPr>
              <w:rFonts w:cs="Times New Roman"/>
            </w:rPr>
          </w:rPrChange>
        </w:rPr>
        <w:pPrChange w:id="1522" w:author="Barshadskaya, Yuliya" w:date="2024-02-23T15:18:00Z">
          <w:pPr>
            <w:pStyle w:val="aa"/>
            <w:tabs>
              <w:tab w:val="right" w:leader="dot" w:pos="9345"/>
            </w:tabs>
            <w:ind w:firstLine="0"/>
          </w:pPr>
        </w:pPrChange>
      </w:pPr>
      <w:r w:rsidRPr="008E7CA8">
        <w:rPr>
          <w:rFonts w:cs="Times New Roman"/>
          <w:b/>
          <w:noProof/>
          <w:color w:val="000000" w:themeColor="text1"/>
          <w:sz w:val="24"/>
          <w:szCs w:val="24"/>
          <w:rPrChange w:id="1523" w:author="Barshadskaya, Yuliya" w:date="2024-02-23T15:18:00Z">
            <w:rPr>
              <w:rFonts w:cs="Times New Roman"/>
              <w:noProof/>
            </w:rPr>
          </w:rPrChange>
        </w:rPr>
        <w:t>Таблица 5</w:t>
      </w:r>
      <w:r w:rsidRPr="008E7CA8">
        <w:rPr>
          <w:rFonts w:cs="Times New Roman"/>
          <w:b/>
          <w:noProof/>
          <w:color w:val="000000" w:themeColor="text1"/>
          <w:sz w:val="24"/>
          <w:szCs w:val="24"/>
          <w:rPrChange w:id="1524" w:author="Barshadskaya, Yuliya" w:date="2024-02-23T15:18:00Z">
            <w:rPr>
              <w:rFonts w:cs="Times New Roman"/>
              <w:noProof/>
            </w:rPr>
          </w:rPrChange>
        </w:rPr>
        <w:noBreakHyphen/>
        <w:t>6</w:t>
      </w:r>
      <w:r w:rsidR="008E7CA8">
        <w:rPr>
          <w:rFonts w:cs="Times New Roman"/>
          <w:noProof/>
          <w:color w:val="000000" w:themeColor="text1"/>
          <w:sz w:val="24"/>
          <w:szCs w:val="24"/>
        </w:rPr>
        <w:t>.</w:t>
      </w:r>
      <w:r w:rsidRPr="00BF4043">
        <w:rPr>
          <w:rFonts w:cs="Times New Roman"/>
          <w:noProof/>
          <w:color w:val="000000" w:themeColor="text1"/>
          <w:sz w:val="24"/>
          <w:szCs w:val="24"/>
          <w:rPrChange w:id="1525" w:author="Barshadskaya, Yuliya" w:date="2024-02-23T15:18:00Z">
            <w:rPr>
              <w:rFonts w:cs="Times New Roman"/>
              <w:noProof/>
            </w:rPr>
          </w:rPrChange>
        </w:rPr>
        <w:t xml:space="preserve"> Нежелательные лекарственные реакции, отмеченные в исследовании </w:t>
      </w:r>
      <w:r w:rsidRPr="00BF4043">
        <w:rPr>
          <w:rFonts w:cs="Times New Roman"/>
          <w:noProof/>
          <w:color w:val="000000" w:themeColor="text1"/>
          <w:sz w:val="24"/>
          <w:szCs w:val="24"/>
          <w:lang w:val="en-US"/>
          <w:rPrChange w:id="1526" w:author="Barshadskaya, Yuliya" w:date="2024-02-23T15:18:00Z">
            <w:rPr>
              <w:rFonts w:cs="Times New Roman"/>
              <w:noProof/>
              <w:lang w:val="en-US"/>
            </w:rPr>
          </w:rPrChange>
        </w:rPr>
        <w:t>AURA</w:t>
      </w:r>
      <w:r w:rsidRPr="00BF4043">
        <w:rPr>
          <w:rFonts w:cs="Times New Roman"/>
          <w:noProof/>
          <w:color w:val="000000" w:themeColor="text1"/>
          <w:sz w:val="24"/>
          <w:szCs w:val="24"/>
          <w:rPrChange w:id="1527" w:author="Barshadskaya, Yuliya" w:date="2024-02-23T15:18:00Z">
            <w:rPr>
              <w:rFonts w:cs="Times New Roman"/>
              <w:noProof/>
            </w:rPr>
          </w:rPrChange>
        </w:rPr>
        <w:t xml:space="preserve"> 3</w:t>
      </w:r>
      <w:r w:rsidRPr="00BF4043">
        <w:rPr>
          <w:rFonts w:cs="Times New Roman"/>
          <w:noProof/>
          <w:color w:val="000000" w:themeColor="text1"/>
          <w:sz w:val="24"/>
          <w:szCs w:val="24"/>
          <w:vertAlign w:val="superscript"/>
          <w:rPrChange w:id="1528" w:author="Barshadskaya, Yuliya" w:date="2024-02-23T15:18:00Z">
            <w:rPr>
              <w:rFonts w:cs="Times New Roman"/>
              <w:noProof/>
              <w:vertAlign w:val="superscript"/>
            </w:rPr>
          </w:rPrChange>
        </w:rPr>
        <w:t>1</w:t>
      </w:r>
      <w:r w:rsidRPr="00BF4043">
        <w:rPr>
          <w:rFonts w:cs="Times New Roman"/>
          <w:noProof/>
          <w:color w:val="000000" w:themeColor="text1"/>
          <w:sz w:val="24"/>
          <w:szCs w:val="24"/>
          <w:rPrChange w:id="1529" w:author="Barshadskaya, Yuliya" w:date="2024-02-23T15:18:00Z">
            <w:rPr>
              <w:rFonts w:cs="Times New Roman"/>
              <w:noProof/>
            </w:rPr>
          </w:rPrChange>
        </w:rPr>
        <w:tab/>
      </w:r>
      <w:r w:rsidRPr="00BF4043">
        <w:rPr>
          <w:rFonts w:cs="Times New Roman"/>
          <w:noProof/>
          <w:color w:val="000000" w:themeColor="text1"/>
          <w:sz w:val="24"/>
          <w:szCs w:val="24"/>
          <w:rPrChange w:id="1530" w:author="Barshadskaya, Yuliya" w:date="2024-02-23T15:18:00Z">
            <w:rPr>
              <w:rFonts w:cs="Times New Roman"/>
              <w:noProof/>
            </w:rPr>
          </w:rPrChange>
        </w:rPr>
        <w:fldChar w:fldCharType="begin"/>
      </w:r>
      <w:r w:rsidRPr="00BF4043">
        <w:rPr>
          <w:rFonts w:cs="Times New Roman"/>
          <w:noProof/>
          <w:color w:val="000000" w:themeColor="text1"/>
          <w:sz w:val="24"/>
          <w:szCs w:val="24"/>
          <w:rPrChange w:id="1531" w:author="Barshadskaya, Yuliya" w:date="2024-02-23T15:18:00Z">
            <w:rPr>
              <w:rFonts w:cs="Times New Roman"/>
              <w:noProof/>
            </w:rPr>
          </w:rPrChange>
        </w:rPr>
        <w:instrText xml:space="preserve"> PAGEREF _Toc115733184 \h </w:instrText>
      </w:r>
      <w:r w:rsidRPr="00BF4043">
        <w:rPr>
          <w:rFonts w:cs="Times New Roman"/>
          <w:noProof/>
          <w:color w:val="000000" w:themeColor="text1"/>
          <w:sz w:val="24"/>
          <w:szCs w:val="24"/>
          <w:rPrChange w:id="1532" w:author="Barshadskaya, Yuliya" w:date="2024-02-23T15:18:00Z">
            <w:rPr>
              <w:rFonts w:cs="Times New Roman"/>
              <w:noProof/>
              <w:color w:val="000000" w:themeColor="text1"/>
              <w:sz w:val="24"/>
              <w:szCs w:val="24"/>
            </w:rPr>
          </w:rPrChange>
        </w:rPr>
      </w:r>
      <w:r w:rsidRPr="00BF4043">
        <w:rPr>
          <w:rFonts w:cs="Times New Roman"/>
          <w:noProof/>
          <w:color w:val="000000" w:themeColor="text1"/>
          <w:sz w:val="24"/>
          <w:szCs w:val="24"/>
          <w:rPrChange w:id="1533" w:author="Barshadskaya, Yuliya" w:date="2024-02-23T15:18:00Z">
            <w:rPr>
              <w:rFonts w:cs="Times New Roman"/>
              <w:noProof/>
            </w:rPr>
          </w:rPrChange>
        </w:rPr>
        <w:fldChar w:fldCharType="separate"/>
      </w:r>
      <w:r w:rsidRPr="00BF4043">
        <w:rPr>
          <w:rFonts w:cs="Times New Roman"/>
          <w:noProof/>
          <w:color w:val="000000" w:themeColor="text1"/>
          <w:sz w:val="24"/>
          <w:szCs w:val="24"/>
          <w:rPrChange w:id="1534" w:author="Barshadskaya, Yuliya" w:date="2024-02-23T15:18:00Z">
            <w:rPr>
              <w:rFonts w:cs="Times New Roman"/>
              <w:noProof/>
            </w:rPr>
          </w:rPrChange>
        </w:rPr>
        <w:t>82</w:t>
      </w:r>
      <w:r w:rsidRPr="00BF4043">
        <w:rPr>
          <w:rFonts w:cs="Times New Roman"/>
          <w:noProof/>
          <w:color w:val="000000" w:themeColor="text1"/>
          <w:sz w:val="24"/>
          <w:szCs w:val="24"/>
          <w:rPrChange w:id="1535" w:author="Barshadskaya, Yuliya" w:date="2024-02-23T15:18:00Z">
            <w:rPr>
              <w:rFonts w:cs="Times New Roman"/>
              <w:noProof/>
            </w:rPr>
          </w:rPrChange>
        </w:rPr>
        <w:fldChar w:fldCharType="end"/>
      </w:r>
      <w:r w:rsidR="009B3DC5" w:rsidRPr="00BF4043">
        <w:rPr>
          <w:rFonts w:cs="Times New Roman"/>
          <w:color w:val="000000" w:themeColor="text1"/>
          <w:sz w:val="24"/>
          <w:szCs w:val="24"/>
          <w:rPrChange w:id="1536" w:author="Barshadskaya, Yuliya" w:date="2024-02-23T15:18:00Z">
            <w:rPr>
              <w:rFonts w:cs="Times New Roman"/>
            </w:rPr>
          </w:rPrChange>
        </w:rPr>
        <w:fldChar w:fldCharType="end"/>
      </w:r>
      <w:r w:rsidR="009A0B62" w:rsidRPr="006E6534">
        <w:rPr>
          <w:rFonts w:cs="Times New Roman"/>
          <w:color w:val="000000" w:themeColor="text1"/>
          <w:rPrChange w:id="1537" w:author="N F" w:date="2023-12-05T03:08:00Z">
            <w:rPr>
              <w:rFonts w:cs="Times New Roman"/>
            </w:rPr>
          </w:rPrChange>
        </w:rPr>
        <w:br w:type="page"/>
      </w:r>
    </w:p>
    <w:p w14:paraId="5F9B14B6" w14:textId="1CA23E5A" w:rsidR="00157F01" w:rsidRPr="00484066" w:rsidRDefault="00113B29" w:rsidP="00484066">
      <w:pPr>
        <w:pStyle w:val="1"/>
        <w:numPr>
          <w:ilvl w:val="0"/>
          <w:numId w:val="0"/>
        </w:numPr>
        <w:spacing w:before="0" w:after="0"/>
        <w:rPr>
          <w:rFonts w:cs="Times New Roman"/>
          <w:sz w:val="24"/>
        </w:rPr>
      </w:pPr>
      <w:bookmarkStart w:id="1538" w:name="_Toc115732977"/>
      <w:r w:rsidRPr="00484066">
        <w:rPr>
          <w:rFonts w:cs="Times New Roman"/>
          <w:sz w:val="24"/>
        </w:rPr>
        <w:lastRenderedPageBreak/>
        <w:t>СПИСОК РИСУНКОВ</w:t>
      </w:r>
      <w:bookmarkEnd w:id="1538"/>
    </w:p>
    <w:p w14:paraId="655B779D" w14:textId="20222D18" w:rsidR="004C4CE2" w:rsidRPr="00484066" w:rsidRDefault="009B3DC5" w:rsidP="00484066">
      <w:pPr>
        <w:pStyle w:val="aa"/>
        <w:tabs>
          <w:tab w:val="right" w:leader="dot" w:pos="9345"/>
        </w:tabs>
        <w:ind w:firstLine="0"/>
        <w:rPr>
          <w:rFonts w:eastAsiaTheme="minorEastAsia" w:cs="Times New Roman"/>
          <w:noProof/>
          <w:color w:val="000000" w:themeColor="text1"/>
          <w:sz w:val="28"/>
          <w:lang w:eastAsia="ru-RU"/>
          <w:rPrChange w:id="1539" w:author="N F" w:date="2023-12-05T03:08:00Z">
            <w:rPr>
              <w:rFonts w:asciiTheme="minorHAnsi" w:eastAsiaTheme="minorEastAsia" w:hAnsiTheme="minorHAnsi"/>
              <w:noProof/>
              <w:sz w:val="22"/>
              <w:lang w:eastAsia="ru-RU"/>
            </w:rPr>
          </w:rPrChange>
        </w:rPr>
      </w:pPr>
      <w:r w:rsidRPr="006E6534">
        <w:rPr>
          <w:rFonts w:eastAsiaTheme="majorEastAsia" w:cs="Times New Roman"/>
          <w:b/>
          <w:color w:val="000000" w:themeColor="text1"/>
          <w:sz w:val="32"/>
          <w:szCs w:val="32"/>
        </w:rPr>
        <w:fldChar w:fldCharType="begin"/>
      </w:r>
      <w:r w:rsidRPr="006E6534">
        <w:rPr>
          <w:rFonts w:cs="Times New Roman"/>
          <w:color w:val="000000" w:themeColor="text1"/>
          <w:rPrChange w:id="1540" w:author="N F" w:date="2023-12-05T03:08:00Z">
            <w:rPr>
              <w:rFonts w:cs="Times New Roman"/>
            </w:rPr>
          </w:rPrChange>
        </w:rPr>
        <w:instrText xml:space="preserve"> TOC \c "Рисунок" </w:instrText>
      </w:r>
      <w:r w:rsidRPr="006E6534">
        <w:rPr>
          <w:rFonts w:eastAsiaTheme="majorEastAsia" w:cs="Times New Roman"/>
          <w:b/>
          <w:color w:val="000000" w:themeColor="text1"/>
          <w:sz w:val="32"/>
          <w:szCs w:val="32"/>
          <w:rPrChange w:id="1541" w:author="N F" w:date="2023-12-05T03:08:00Z">
            <w:rPr>
              <w:rFonts w:cs="Times New Roman"/>
              <w:sz w:val="24"/>
            </w:rPr>
          </w:rPrChange>
        </w:rPr>
        <w:fldChar w:fldCharType="separate"/>
      </w:r>
      <w:r w:rsidR="004C4CE2" w:rsidRPr="00484066">
        <w:rPr>
          <w:rFonts w:cs="Times New Roman"/>
          <w:b/>
          <w:noProof/>
          <w:color w:val="000000" w:themeColor="text1"/>
          <w:sz w:val="24"/>
          <w:rPrChange w:id="1542" w:author="N F" w:date="2023-12-05T03:08:00Z">
            <w:rPr>
              <w:rFonts w:cs="Times New Roman"/>
              <w:noProof/>
            </w:rPr>
          </w:rPrChange>
        </w:rPr>
        <w:t>Рисунок 2</w:t>
      </w:r>
      <w:r w:rsidR="004C4CE2" w:rsidRPr="00484066">
        <w:rPr>
          <w:rFonts w:cs="Times New Roman"/>
          <w:b/>
          <w:noProof/>
          <w:color w:val="000000" w:themeColor="text1"/>
          <w:sz w:val="24"/>
          <w:rPrChange w:id="1543" w:author="N F" w:date="2023-12-05T03:08:00Z">
            <w:rPr>
              <w:rFonts w:cs="Times New Roman"/>
              <w:noProof/>
            </w:rPr>
          </w:rPrChange>
        </w:rPr>
        <w:noBreakHyphen/>
        <w:t>1</w:t>
      </w:r>
      <w:r w:rsidR="00484066">
        <w:rPr>
          <w:rFonts w:cs="Times New Roman"/>
          <w:noProof/>
          <w:color w:val="000000" w:themeColor="text1"/>
          <w:sz w:val="24"/>
        </w:rPr>
        <w:t>.</w:t>
      </w:r>
      <w:r w:rsidR="004C4CE2" w:rsidRPr="00484066">
        <w:rPr>
          <w:rFonts w:cs="Times New Roman"/>
          <w:noProof/>
          <w:color w:val="000000" w:themeColor="text1"/>
          <w:sz w:val="24"/>
          <w:rPrChange w:id="1544" w:author="N F" w:date="2023-12-05T03:08:00Z">
            <w:rPr>
              <w:rFonts w:cs="Times New Roman"/>
              <w:noProof/>
            </w:rPr>
          </w:rPrChange>
        </w:rPr>
        <w:t xml:space="preserve"> Структурная формула осимертиниба</w:t>
      </w:r>
      <w:r w:rsidR="004C4CE2" w:rsidRPr="00484066">
        <w:rPr>
          <w:rFonts w:cs="Times New Roman"/>
          <w:noProof/>
          <w:color w:val="000000" w:themeColor="text1"/>
          <w:sz w:val="24"/>
          <w:rPrChange w:id="1545" w:author="N F" w:date="2023-12-05T03:08:00Z">
            <w:rPr>
              <w:rFonts w:cs="Times New Roman"/>
              <w:noProof/>
            </w:rPr>
          </w:rPrChange>
        </w:rPr>
        <w:tab/>
      </w:r>
      <w:r w:rsidR="004C4CE2" w:rsidRPr="00484066">
        <w:rPr>
          <w:rFonts w:cs="Times New Roman"/>
          <w:noProof/>
          <w:color w:val="000000" w:themeColor="text1"/>
          <w:sz w:val="24"/>
          <w:rPrChange w:id="1546" w:author="N F" w:date="2023-12-05T03:08:00Z">
            <w:rPr>
              <w:rFonts w:cs="Times New Roman"/>
              <w:noProof/>
            </w:rPr>
          </w:rPrChange>
        </w:rPr>
        <w:fldChar w:fldCharType="begin"/>
      </w:r>
      <w:r w:rsidR="004C4CE2" w:rsidRPr="00484066">
        <w:rPr>
          <w:rFonts w:cs="Times New Roman"/>
          <w:noProof/>
          <w:color w:val="000000" w:themeColor="text1"/>
          <w:sz w:val="24"/>
          <w:rPrChange w:id="1547" w:author="N F" w:date="2023-12-05T03:08:00Z">
            <w:rPr>
              <w:rFonts w:cs="Times New Roman"/>
              <w:noProof/>
            </w:rPr>
          </w:rPrChange>
        </w:rPr>
        <w:instrText xml:space="preserve"> PAGEREF _Toc115733149 \h </w:instrText>
      </w:r>
      <w:r w:rsidR="004C4CE2" w:rsidRPr="00484066">
        <w:rPr>
          <w:rFonts w:cs="Times New Roman"/>
          <w:noProof/>
          <w:color w:val="000000" w:themeColor="text1"/>
          <w:sz w:val="24"/>
          <w:rPrChange w:id="1548" w:author="N F" w:date="2023-12-05T03:08:00Z">
            <w:rPr>
              <w:rFonts w:cs="Times New Roman"/>
              <w:noProof/>
              <w:color w:val="000000" w:themeColor="text1"/>
              <w:sz w:val="24"/>
            </w:rPr>
          </w:rPrChange>
        </w:rPr>
      </w:r>
      <w:r w:rsidR="004C4CE2" w:rsidRPr="00484066">
        <w:rPr>
          <w:rFonts w:cs="Times New Roman"/>
          <w:noProof/>
          <w:color w:val="000000" w:themeColor="text1"/>
          <w:sz w:val="24"/>
          <w:rPrChange w:id="1549" w:author="N F" w:date="2023-12-05T03:08:00Z">
            <w:rPr>
              <w:rFonts w:cs="Times New Roman"/>
              <w:noProof/>
            </w:rPr>
          </w:rPrChange>
        </w:rPr>
        <w:fldChar w:fldCharType="separate"/>
      </w:r>
      <w:r w:rsidR="004C4CE2" w:rsidRPr="00484066">
        <w:rPr>
          <w:rFonts w:cs="Times New Roman"/>
          <w:noProof/>
          <w:color w:val="000000" w:themeColor="text1"/>
          <w:sz w:val="24"/>
          <w:rPrChange w:id="1550" w:author="N F" w:date="2023-12-05T03:08:00Z">
            <w:rPr>
              <w:rFonts w:cs="Times New Roman"/>
              <w:noProof/>
            </w:rPr>
          </w:rPrChange>
        </w:rPr>
        <w:t>16</w:t>
      </w:r>
      <w:r w:rsidR="004C4CE2" w:rsidRPr="00484066">
        <w:rPr>
          <w:rFonts w:cs="Times New Roman"/>
          <w:noProof/>
          <w:color w:val="000000" w:themeColor="text1"/>
          <w:sz w:val="24"/>
          <w:rPrChange w:id="1551" w:author="N F" w:date="2023-12-05T03:08:00Z">
            <w:rPr>
              <w:rFonts w:cs="Times New Roman"/>
              <w:noProof/>
            </w:rPr>
          </w:rPrChange>
        </w:rPr>
        <w:fldChar w:fldCharType="end"/>
      </w:r>
    </w:p>
    <w:p w14:paraId="0108BD4C" w14:textId="76513B5E" w:rsidR="004C4CE2" w:rsidRPr="00484066" w:rsidRDefault="004C4CE2" w:rsidP="00484066">
      <w:pPr>
        <w:pStyle w:val="aa"/>
        <w:tabs>
          <w:tab w:val="right" w:leader="dot" w:pos="9345"/>
        </w:tabs>
        <w:ind w:firstLine="0"/>
        <w:rPr>
          <w:rFonts w:eastAsiaTheme="minorEastAsia" w:cs="Times New Roman"/>
          <w:noProof/>
          <w:color w:val="000000" w:themeColor="text1"/>
          <w:sz w:val="28"/>
          <w:lang w:eastAsia="ru-RU"/>
          <w:rPrChange w:id="1552" w:author="N F" w:date="2023-12-05T03:08:00Z">
            <w:rPr>
              <w:rFonts w:asciiTheme="minorHAnsi" w:eastAsiaTheme="minorEastAsia" w:hAnsiTheme="minorHAnsi"/>
              <w:noProof/>
              <w:sz w:val="22"/>
              <w:lang w:eastAsia="ru-RU"/>
            </w:rPr>
          </w:rPrChange>
        </w:rPr>
      </w:pPr>
      <w:r w:rsidRPr="00484066">
        <w:rPr>
          <w:rFonts w:cs="Times New Roman"/>
          <w:noProof/>
          <w:color w:val="000000" w:themeColor="text1"/>
          <w:sz w:val="24"/>
          <w:rPrChange w:id="1553" w:author="N F" w:date="2023-12-05T03:08:00Z">
            <w:rPr>
              <w:rFonts w:cs="Times New Roman"/>
              <w:noProof/>
            </w:rPr>
          </w:rPrChange>
        </w:rPr>
        <w:t>Р</w:t>
      </w:r>
      <w:r w:rsidRPr="00484066">
        <w:rPr>
          <w:rFonts w:cs="Times New Roman"/>
          <w:b/>
          <w:noProof/>
          <w:color w:val="000000" w:themeColor="text1"/>
          <w:sz w:val="24"/>
          <w:rPrChange w:id="1554" w:author="N F" w:date="2023-12-05T03:08:00Z">
            <w:rPr>
              <w:rFonts w:cs="Times New Roman"/>
              <w:noProof/>
            </w:rPr>
          </w:rPrChange>
        </w:rPr>
        <w:t>исунок 3</w:t>
      </w:r>
      <w:r w:rsidRPr="00484066">
        <w:rPr>
          <w:rFonts w:cs="Times New Roman"/>
          <w:b/>
          <w:noProof/>
          <w:color w:val="000000" w:themeColor="text1"/>
          <w:sz w:val="24"/>
          <w:rPrChange w:id="1555" w:author="N F" w:date="2023-12-05T03:08:00Z">
            <w:rPr>
              <w:rFonts w:cs="Times New Roman"/>
              <w:noProof/>
            </w:rPr>
          </w:rPrChange>
        </w:rPr>
        <w:noBreakHyphen/>
        <w:t>1</w:t>
      </w:r>
      <w:r w:rsidR="00484066">
        <w:rPr>
          <w:rFonts w:cs="Times New Roman"/>
          <w:b/>
          <w:noProof/>
          <w:color w:val="000000" w:themeColor="text1"/>
          <w:sz w:val="24"/>
        </w:rPr>
        <w:t>.</w:t>
      </w:r>
      <w:r w:rsidRPr="00484066">
        <w:rPr>
          <w:rFonts w:cs="Times New Roman"/>
          <w:noProof/>
          <w:color w:val="000000" w:themeColor="text1"/>
          <w:sz w:val="24"/>
          <w:rPrChange w:id="1556" w:author="N F" w:date="2023-12-05T03:08:00Z">
            <w:rPr>
              <w:rFonts w:cs="Times New Roman"/>
              <w:noProof/>
            </w:rPr>
          </w:rPrChange>
        </w:rPr>
        <w:t xml:space="preserve"> Зависимость медианной ингибирующей концентрации осимертиниба (</w:t>
      </w:r>
      <w:r w:rsidRPr="00484066">
        <w:rPr>
          <w:rFonts w:cs="Times New Roman"/>
          <w:noProof/>
          <w:color w:val="000000" w:themeColor="text1"/>
          <w:sz w:val="24"/>
          <w:lang w:val="en-US"/>
          <w:rPrChange w:id="1557" w:author="N F" w:date="2023-12-05T03:08:00Z">
            <w:rPr>
              <w:rFonts w:cs="Times New Roman"/>
              <w:noProof/>
              <w:lang w:val="en-US"/>
            </w:rPr>
          </w:rPrChange>
        </w:rPr>
        <w:t>AZD</w:t>
      </w:r>
      <w:r w:rsidRPr="00484066">
        <w:rPr>
          <w:rFonts w:cs="Times New Roman"/>
          <w:noProof/>
          <w:color w:val="000000" w:themeColor="text1"/>
          <w:sz w:val="24"/>
          <w:rPrChange w:id="1558" w:author="N F" w:date="2023-12-05T03:08:00Z">
            <w:rPr>
              <w:rFonts w:cs="Times New Roman"/>
              <w:noProof/>
            </w:rPr>
          </w:rPrChange>
        </w:rPr>
        <w:t>9291) и его метаболита (</w:t>
      </w:r>
      <w:r w:rsidRPr="00484066">
        <w:rPr>
          <w:rFonts w:cs="Times New Roman"/>
          <w:noProof/>
          <w:color w:val="000000" w:themeColor="text1"/>
          <w:sz w:val="24"/>
          <w:lang w:val="en-US"/>
          <w:rPrChange w:id="1559" w:author="N F" w:date="2023-12-05T03:08:00Z">
            <w:rPr>
              <w:rFonts w:cs="Times New Roman"/>
              <w:noProof/>
              <w:lang w:val="en-US"/>
            </w:rPr>
          </w:rPrChange>
        </w:rPr>
        <w:t>AZ</w:t>
      </w:r>
      <w:r w:rsidRPr="00484066">
        <w:rPr>
          <w:rFonts w:cs="Times New Roman"/>
          <w:noProof/>
          <w:color w:val="000000" w:themeColor="text1"/>
          <w:sz w:val="24"/>
          <w:rPrChange w:id="1560" w:author="N F" w:date="2023-12-05T03:08:00Z">
            <w:rPr>
              <w:rFonts w:cs="Times New Roman"/>
              <w:noProof/>
            </w:rPr>
          </w:rPrChange>
        </w:rPr>
        <w:t xml:space="preserve">5104) от времени в отношении подавления образования фосфорилированной формы </w:t>
      </w:r>
      <w:r w:rsidRPr="00484066">
        <w:rPr>
          <w:rFonts w:cs="Times New Roman"/>
          <w:noProof/>
          <w:color w:val="000000" w:themeColor="text1"/>
          <w:sz w:val="24"/>
          <w:lang w:val="en-US"/>
          <w:rPrChange w:id="1561" w:author="N F" w:date="2023-12-05T03:08:00Z">
            <w:rPr>
              <w:rFonts w:cs="Times New Roman"/>
              <w:noProof/>
              <w:lang w:val="en-US"/>
            </w:rPr>
          </w:rPrChange>
        </w:rPr>
        <w:t>EGFR</w:t>
      </w:r>
      <w:r w:rsidRPr="00484066">
        <w:rPr>
          <w:rFonts w:cs="Times New Roman"/>
          <w:noProof/>
          <w:color w:val="000000" w:themeColor="text1"/>
          <w:sz w:val="24"/>
          <w:rPrChange w:id="1562" w:author="N F" w:date="2023-12-05T03:08:00Z">
            <w:rPr>
              <w:rFonts w:cs="Times New Roman"/>
              <w:noProof/>
            </w:rPr>
          </w:rPrChange>
        </w:rPr>
        <w:t xml:space="preserve"> в клетках линии </w:t>
      </w:r>
      <w:r w:rsidRPr="00484066">
        <w:rPr>
          <w:rFonts w:cs="Times New Roman"/>
          <w:noProof/>
          <w:color w:val="000000" w:themeColor="text1"/>
          <w:sz w:val="24"/>
          <w:lang w:val="en-US"/>
          <w:rPrChange w:id="1563" w:author="N F" w:date="2023-12-05T03:08:00Z">
            <w:rPr>
              <w:rFonts w:cs="Times New Roman"/>
              <w:noProof/>
              <w:lang w:val="en-US"/>
            </w:rPr>
          </w:rPrChange>
        </w:rPr>
        <w:t>NCI</w:t>
      </w:r>
      <w:r w:rsidRPr="00484066">
        <w:rPr>
          <w:rFonts w:cs="Times New Roman"/>
          <w:noProof/>
          <w:color w:val="000000" w:themeColor="text1"/>
          <w:sz w:val="24"/>
          <w:rPrChange w:id="1564" w:author="N F" w:date="2023-12-05T03:08:00Z">
            <w:rPr>
              <w:rFonts w:cs="Times New Roman"/>
              <w:noProof/>
            </w:rPr>
          </w:rPrChange>
        </w:rPr>
        <w:t xml:space="preserve"> </w:t>
      </w:r>
      <w:r w:rsidRPr="00484066">
        <w:rPr>
          <w:rFonts w:cs="Times New Roman"/>
          <w:noProof/>
          <w:color w:val="000000" w:themeColor="text1"/>
          <w:sz w:val="24"/>
          <w:lang w:val="en-US"/>
          <w:rPrChange w:id="1565" w:author="N F" w:date="2023-12-05T03:08:00Z">
            <w:rPr>
              <w:rFonts w:cs="Times New Roman"/>
              <w:noProof/>
              <w:lang w:val="en-US"/>
            </w:rPr>
          </w:rPrChange>
        </w:rPr>
        <w:t>H</w:t>
      </w:r>
      <w:r w:rsidRPr="00484066">
        <w:rPr>
          <w:rFonts w:cs="Times New Roman"/>
          <w:noProof/>
          <w:color w:val="000000" w:themeColor="text1"/>
          <w:sz w:val="24"/>
          <w:rPrChange w:id="1566" w:author="N F" w:date="2023-12-05T03:08:00Z">
            <w:rPr>
              <w:rFonts w:cs="Times New Roman"/>
              <w:noProof/>
            </w:rPr>
          </w:rPrChange>
        </w:rPr>
        <w:t xml:space="preserve">1975 с мутациями </w:t>
      </w:r>
      <w:r w:rsidRPr="00484066">
        <w:rPr>
          <w:rFonts w:cs="Times New Roman"/>
          <w:noProof/>
          <w:color w:val="000000" w:themeColor="text1"/>
          <w:sz w:val="24"/>
          <w:lang w:val="en-US"/>
          <w:rPrChange w:id="1567" w:author="N F" w:date="2023-12-05T03:08:00Z">
            <w:rPr>
              <w:rFonts w:cs="Times New Roman"/>
              <w:noProof/>
              <w:lang w:val="en-US"/>
            </w:rPr>
          </w:rPrChange>
        </w:rPr>
        <w:t>L</w:t>
      </w:r>
      <w:r w:rsidRPr="00484066">
        <w:rPr>
          <w:rFonts w:cs="Times New Roman"/>
          <w:noProof/>
          <w:color w:val="000000" w:themeColor="text1"/>
          <w:sz w:val="24"/>
          <w:rPrChange w:id="1568" w:author="N F" w:date="2023-12-05T03:08:00Z">
            <w:rPr>
              <w:rFonts w:cs="Times New Roman"/>
              <w:noProof/>
            </w:rPr>
          </w:rPrChange>
        </w:rPr>
        <w:t>858</w:t>
      </w:r>
      <w:r w:rsidRPr="00484066">
        <w:rPr>
          <w:rFonts w:cs="Times New Roman"/>
          <w:noProof/>
          <w:color w:val="000000" w:themeColor="text1"/>
          <w:sz w:val="24"/>
          <w:lang w:val="en-US"/>
          <w:rPrChange w:id="1569" w:author="N F" w:date="2023-12-05T03:08:00Z">
            <w:rPr>
              <w:rFonts w:cs="Times New Roman"/>
              <w:noProof/>
              <w:lang w:val="en-US"/>
            </w:rPr>
          </w:rPrChange>
        </w:rPr>
        <w:t>R</w:t>
      </w:r>
      <w:r w:rsidRPr="00484066">
        <w:rPr>
          <w:rFonts w:cs="Times New Roman"/>
          <w:noProof/>
          <w:color w:val="000000" w:themeColor="text1"/>
          <w:sz w:val="24"/>
          <w:rPrChange w:id="1570" w:author="N F" w:date="2023-12-05T03:08:00Z">
            <w:rPr>
              <w:rFonts w:cs="Times New Roman"/>
              <w:noProof/>
            </w:rPr>
          </w:rPrChange>
        </w:rPr>
        <w:t xml:space="preserve"> и </w:t>
      </w:r>
      <w:r w:rsidRPr="00484066">
        <w:rPr>
          <w:rFonts w:cs="Times New Roman"/>
          <w:noProof/>
          <w:color w:val="000000" w:themeColor="text1"/>
          <w:sz w:val="24"/>
          <w:lang w:val="en-US"/>
          <w:rPrChange w:id="1571" w:author="N F" w:date="2023-12-05T03:08:00Z">
            <w:rPr>
              <w:rFonts w:cs="Times New Roman"/>
              <w:noProof/>
              <w:lang w:val="en-US"/>
            </w:rPr>
          </w:rPrChange>
        </w:rPr>
        <w:t>T</w:t>
      </w:r>
      <w:r w:rsidRPr="00484066">
        <w:rPr>
          <w:rFonts w:cs="Times New Roman"/>
          <w:noProof/>
          <w:color w:val="000000" w:themeColor="text1"/>
          <w:sz w:val="24"/>
          <w:rPrChange w:id="1572" w:author="N F" w:date="2023-12-05T03:08:00Z">
            <w:rPr>
              <w:rFonts w:cs="Times New Roman"/>
              <w:noProof/>
            </w:rPr>
          </w:rPrChange>
        </w:rPr>
        <w:t>790</w:t>
      </w:r>
      <w:r w:rsidRPr="00484066">
        <w:rPr>
          <w:rFonts w:cs="Times New Roman"/>
          <w:noProof/>
          <w:color w:val="000000" w:themeColor="text1"/>
          <w:sz w:val="24"/>
          <w:lang w:val="en-US"/>
          <w:rPrChange w:id="1573" w:author="N F" w:date="2023-12-05T03:08:00Z">
            <w:rPr>
              <w:rFonts w:cs="Times New Roman"/>
              <w:noProof/>
              <w:lang w:val="en-US"/>
            </w:rPr>
          </w:rPrChange>
        </w:rPr>
        <w:t>M</w:t>
      </w:r>
      <w:r w:rsidRPr="00484066">
        <w:rPr>
          <w:rFonts w:cs="Times New Roman"/>
          <w:noProof/>
          <w:color w:val="000000" w:themeColor="text1"/>
          <w:sz w:val="24"/>
          <w:rPrChange w:id="1574" w:author="N F" w:date="2023-12-05T03:08:00Z">
            <w:rPr>
              <w:rFonts w:cs="Times New Roman"/>
              <w:noProof/>
            </w:rPr>
          </w:rPrChange>
        </w:rPr>
        <w:t xml:space="preserve"> </w:t>
      </w:r>
      <w:r w:rsidR="00484066" w:rsidRPr="00BF4043">
        <w:rPr>
          <w:sz w:val="24"/>
        </w:rPr>
        <w:fldChar w:fldCharType="begin"/>
      </w:r>
      <w:r w:rsidR="00484066" w:rsidRPr="00BF4043">
        <w:rPr>
          <w:sz w:val="24"/>
        </w:rPr>
        <w:instrText xml:space="preserve"> ADDIN ZOTERO_ITEM CSL_CITATION {"citationID":"yyg4kpq8","properties":{"formattedCitation":"(1)","plainCitation":"(1)","noteIndex":0},"citationItems":[{"id":161885,"uris":["http://zotero.org/groups/4735135/items/TKC58DDZ"],"itemData":{"id":161885,"type":"webpage","title":"Злокачественное новообразование бронхов и легкого. Клинические рекомендации","URL":"https://cr.minzdrav.gov.ru/recomend/30_4","author":[{"family":"Ассоциация онкологов России","given":""}],"accessed":{"date-parts":[["2022",8,2]]},"issued":{"date-parts":[["2022"]]}}}],"schema":"https://github.com/citation-style-language/schema/raw/master/csl-citation.json"} </w:instrText>
      </w:r>
      <w:r w:rsidR="00484066" w:rsidRPr="00BF4043">
        <w:rPr>
          <w:sz w:val="24"/>
        </w:rPr>
        <w:fldChar w:fldCharType="separate"/>
      </w:r>
      <w:ins w:id="1575" w:author="Barshadskaya, Yuliya" w:date="2024-01-12T22:23:00Z">
        <w:r w:rsidR="00484066" w:rsidRPr="00BF4043">
          <w:rPr>
            <w:sz w:val="24"/>
          </w:rPr>
          <w:t>[</w:t>
        </w:r>
      </w:ins>
      <w:del w:id="1576" w:author="Barshadskaya, Yuliya" w:date="2024-01-12T22:23:00Z">
        <w:r w:rsidR="00484066" w:rsidRPr="00BF4043" w:rsidDel="004A0FC3">
          <w:rPr>
            <w:sz w:val="24"/>
          </w:rPr>
          <w:delText>(</w:delText>
        </w:r>
      </w:del>
      <w:r w:rsidR="00484066" w:rsidRPr="00BF4043">
        <w:rPr>
          <w:sz w:val="24"/>
        </w:rPr>
        <w:t>1</w:t>
      </w:r>
      <w:ins w:id="1577" w:author="Barshadskaya, Yuliya" w:date="2024-01-12T22:23:00Z">
        <w:r w:rsidR="00484066" w:rsidRPr="00BF4043">
          <w:rPr>
            <w:sz w:val="24"/>
          </w:rPr>
          <w:t>]</w:t>
        </w:r>
      </w:ins>
      <w:del w:id="1578" w:author="Barshadskaya, Yuliya" w:date="2024-01-12T22:23:00Z">
        <w:r w:rsidR="00484066" w:rsidRPr="00BF4043" w:rsidDel="004A0FC3">
          <w:rPr>
            <w:sz w:val="24"/>
          </w:rPr>
          <w:delText>)</w:delText>
        </w:r>
      </w:del>
      <w:r w:rsidR="00484066" w:rsidRPr="00BF4043">
        <w:rPr>
          <w:sz w:val="24"/>
        </w:rPr>
        <w:fldChar w:fldCharType="end"/>
      </w:r>
      <w:r w:rsidRPr="00484066">
        <w:rPr>
          <w:rFonts w:cs="Times New Roman"/>
          <w:noProof/>
          <w:color w:val="000000" w:themeColor="text1"/>
          <w:sz w:val="24"/>
          <w:rPrChange w:id="1579" w:author="N F" w:date="2023-12-05T03:08:00Z">
            <w:rPr>
              <w:rFonts w:cs="Times New Roman"/>
              <w:noProof/>
            </w:rPr>
          </w:rPrChange>
        </w:rPr>
        <w:tab/>
      </w:r>
      <w:r w:rsidRPr="00484066">
        <w:rPr>
          <w:rFonts w:cs="Times New Roman"/>
          <w:noProof/>
          <w:color w:val="000000" w:themeColor="text1"/>
          <w:sz w:val="24"/>
          <w:rPrChange w:id="1580" w:author="N F" w:date="2023-12-05T03:08:00Z">
            <w:rPr>
              <w:rFonts w:cs="Times New Roman"/>
              <w:noProof/>
            </w:rPr>
          </w:rPrChange>
        </w:rPr>
        <w:fldChar w:fldCharType="begin"/>
      </w:r>
      <w:r w:rsidRPr="00484066">
        <w:rPr>
          <w:rFonts w:cs="Times New Roman"/>
          <w:noProof/>
          <w:color w:val="000000" w:themeColor="text1"/>
          <w:sz w:val="24"/>
          <w:rPrChange w:id="1581" w:author="N F" w:date="2023-12-05T03:08:00Z">
            <w:rPr>
              <w:rFonts w:cs="Times New Roman"/>
              <w:noProof/>
            </w:rPr>
          </w:rPrChange>
        </w:rPr>
        <w:instrText xml:space="preserve"> PAGEREF _Toc115733150 \h </w:instrText>
      </w:r>
      <w:r w:rsidRPr="00484066">
        <w:rPr>
          <w:rFonts w:cs="Times New Roman"/>
          <w:noProof/>
          <w:color w:val="000000" w:themeColor="text1"/>
          <w:sz w:val="24"/>
          <w:rPrChange w:id="1582" w:author="N F" w:date="2023-12-05T03:08:00Z">
            <w:rPr>
              <w:rFonts w:cs="Times New Roman"/>
              <w:noProof/>
              <w:color w:val="000000" w:themeColor="text1"/>
              <w:sz w:val="24"/>
            </w:rPr>
          </w:rPrChange>
        </w:rPr>
      </w:r>
      <w:r w:rsidRPr="00484066">
        <w:rPr>
          <w:rFonts w:cs="Times New Roman"/>
          <w:noProof/>
          <w:color w:val="000000" w:themeColor="text1"/>
          <w:sz w:val="24"/>
          <w:rPrChange w:id="1583" w:author="N F" w:date="2023-12-05T03:08:00Z">
            <w:rPr>
              <w:rFonts w:cs="Times New Roman"/>
              <w:noProof/>
            </w:rPr>
          </w:rPrChange>
        </w:rPr>
        <w:fldChar w:fldCharType="separate"/>
      </w:r>
      <w:r w:rsidRPr="00484066">
        <w:rPr>
          <w:rFonts w:cs="Times New Roman"/>
          <w:noProof/>
          <w:color w:val="000000" w:themeColor="text1"/>
          <w:sz w:val="24"/>
          <w:rPrChange w:id="1584" w:author="N F" w:date="2023-12-05T03:08:00Z">
            <w:rPr>
              <w:rFonts w:cs="Times New Roman"/>
              <w:noProof/>
            </w:rPr>
          </w:rPrChange>
        </w:rPr>
        <w:t>20</w:t>
      </w:r>
      <w:r w:rsidRPr="00484066">
        <w:rPr>
          <w:rFonts w:cs="Times New Roman"/>
          <w:noProof/>
          <w:color w:val="000000" w:themeColor="text1"/>
          <w:sz w:val="24"/>
          <w:rPrChange w:id="1585" w:author="N F" w:date="2023-12-05T03:08:00Z">
            <w:rPr>
              <w:rFonts w:cs="Times New Roman"/>
              <w:noProof/>
            </w:rPr>
          </w:rPrChange>
        </w:rPr>
        <w:fldChar w:fldCharType="end"/>
      </w:r>
    </w:p>
    <w:p w14:paraId="4752B85E" w14:textId="3BAEBD9C" w:rsidR="004C4CE2" w:rsidRPr="00484066" w:rsidRDefault="004C4CE2" w:rsidP="00484066">
      <w:pPr>
        <w:pStyle w:val="aa"/>
        <w:tabs>
          <w:tab w:val="right" w:leader="dot" w:pos="9345"/>
        </w:tabs>
        <w:ind w:firstLine="0"/>
        <w:rPr>
          <w:rFonts w:eastAsiaTheme="minorEastAsia" w:cs="Times New Roman"/>
          <w:noProof/>
          <w:color w:val="000000" w:themeColor="text1"/>
          <w:sz w:val="28"/>
          <w:lang w:eastAsia="ru-RU"/>
          <w:rPrChange w:id="1586" w:author="N F" w:date="2023-12-05T03:08:00Z">
            <w:rPr>
              <w:rFonts w:asciiTheme="minorHAnsi" w:eastAsiaTheme="minorEastAsia" w:hAnsiTheme="minorHAnsi"/>
              <w:noProof/>
              <w:sz w:val="22"/>
              <w:lang w:eastAsia="ru-RU"/>
            </w:rPr>
          </w:rPrChange>
        </w:rPr>
      </w:pPr>
      <w:r w:rsidRPr="00484066">
        <w:rPr>
          <w:rFonts w:cs="Times New Roman"/>
          <w:b/>
          <w:noProof/>
          <w:color w:val="000000" w:themeColor="text1"/>
          <w:sz w:val="24"/>
          <w:rPrChange w:id="1587" w:author="N F" w:date="2023-12-05T03:08:00Z">
            <w:rPr>
              <w:rFonts w:cs="Times New Roman"/>
              <w:noProof/>
            </w:rPr>
          </w:rPrChange>
        </w:rPr>
        <w:t>Рисунок 3</w:t>
      </w:r>
      <w:r w:rsidRPr="00484066">
        <w:rPr>
          <w:rFonts w:cs="Times New Roman"/>
          <w:b/>
          <w:noProof/>
          <w:color w:val="000000" w:themeColor="text1"/>
          <w:sz w:val="24"/>
          <w:rPrChange w:id="1588" w:author="N F" w:date="2023-12-05T03:08:00Z">
            <w:rPr>
              <w:rFonts w:cs="Times New Roman"/>
              <w:noProof/>
            </w:rPr>
          </w:rPrChange>
        </w:rPr>
        <w:noBreakHyphen/>
        <w:t>2</w:t>
      </w:r>
      <w:r w:rsidR="00484066">
        <w:rPr>
          <w:rFonts w:cs="Times New Roman"/>
          <w:noProof/>
          <w:color w:val="000000" w:themeColor="text1"/>
          <w:sz w:val="24"/>
        </w:rPr>
        <w:t>.</w:t>
      </w:r>
      <w:r w:rsidRPr="00484066">
        <w:rPr>
          <w:rFonts w:cs="Times New Roman"/>
          <w:noProof/>
          <w:color w:val="000000" w:themeColor="text1"/>
          <w:sz w:val="24"/>
          <w:rPrChange w:id="1589" w:author="N F" w:date="2023-12-05T03:08:00Z">
            <w:rPr>
              <w:rFonts w:cs="Times New Roman"/>
              <w:noProof/>
            </w:rPr>
          </w:rPrChange>
        </w:rPr>
        <w:t xml:space="preserve"> Зависимость медианной ингибирующей концентрации осимертиниба (</w:t>
      </w:r>
      <w:r w:rsidRPr="00484066">
        <w:rPr>
          <w:rFonts w:cs="Times New Roman"/>
          <w:noProof/>
          <w:color w:val="000000" w:themeColor="text1"/>
          <w:sz w:val="24"/>
          <w:lang w:val="en-US"/>
          <w:rPrChange w:id="1590" w:author="N F" w:date="2023-12-05T03:08:00Z">
            <w:rPr>
              <w:rFonts w:cs="Times New Roman"/>
              <w:noProof/>
              <w:lang w:val="en-US"/>
            </w:rPr>
          </w:rPrChange>
        </w:rPr>
        <w:t>AZD</w:t>
      </w:r>
      <w:r w:rsidRPr="00484066">
        <w:rPr>
          <w:rFonts w:cs="Times New Roman"/>
          <w:noProof/>
          <w:color w:val="000000" w:themeColor="text1"/>
          <w:sz w:val="24"/>
          <w:rPrChange w:id="1591" w:author="N F" w:date="2023-12-05T03:08:00Z">
            <w:rPr>
              <w:rFonts w:cs="Times New Roman"/>
              <w:noProof/>
            </w:rPr>
          </w:rPrChange>
        </w:rPr>
        <w:t>9291) и его метаболита (</w:t>
      </w:r>
      <w:r w:rsidRPr="00484066">
        <w:rPr>
          <w:rFonts w:cs="Times New Roman"/>
          <w:noProof/>
          <w:color w:val="000000" w:themeColor="text1"/>
          <w:sz w:val="24"/>
          <w:lang w:val="en-US"/>
          <w:rPrChange w:id="1592" w:author="N F" w:date="2023-12-05T03:08:00Z">
            <w:rPr>
              <w:rFonts w:cs="Times New Roman"/>
              <w:noProof/>
              <w:lang w:val="en-US"/>
            </w:rPr>
          </w:rPrChange>
        </w:rPr>
        <w:t>AZ</w:t>
      </w:r>
      <w:r w:rsidRPr="00484066">
        <w:rPr>
          <w:rFonts w:cs="Times New Roman"/>
          <w:noProof/>
          <w:color w:val="000000" w:themeColor="text1"/>
          <w:sz w:val="24"/>
          <w:rPrChange w:id="1593" w:author="N F" w:date="2023-12-05T03:08:00Z">
            <w:rPr>
              <w:rFonts w:cs="Times New Roman"/>
              <w:noProof/>
            </w:rPr>
          </w:rPrChange>
        </w:rPr>
        <w:t xml:space="preserve">5104) от времени в отношении подавления образования фосфорилированной формы </w:t>
      </w:r>
      <w:r w:rsidRPr="00484066">
        <w:rPr>
          <w:rFonts w:cs="Times New Roman"/>
          <w:noProof/>
          <w:color w:val="000000" w:themeColor="text1"/>
          <w:sz w:val="24"/>
          <w:lang w:val="en-US"/>
          <w:rPrChange w:id="1594" w:author="N F" w:date="2023-12-05T03:08:00Z">
            <w:rPr>
              <w:rFonts w:cs="Times New Roman"/>
              <w:noProof/>
              <w:lang w:val="en-US"/>
            </w:rPr>
          </w:rPrChange>
        </w:rPr>
        <w:t>EGFR</w:t>
      </w:r>
      <w:r w:rsidRPr="00484066">
        <w:rPr>
          <w:rFonts w:cs="Times New Roman"/>
          <w:noProof/>
          <w:color w:val="000000" w:themeColor="text1"/>
          <w:sz w:val="24"/>
          <w:rPrChange w:id="1595" w:author="N F" w:date="2023-12-05T03:08:00Z">
            <w:rPr>
              <w:rFonts w:cs="Times New Roman"/>
              <w:noProof/>
            </w:rPr>
          </w:rPrChange>
        </w:rPr>
        <w:t xml:space="preserve"> в клетках линии </w:t>
      </w:r>
      <w:r w:rsidRPr="00484066">
        <w:rPr>
          <w:rFonts w:cs="Times New Roman"/>
          <w:noProof/>
          <w:color w:val="000000" w:themeColor="text1"/>
          <w:sz w:val="24"/>
          <w:lang w:val="en-US"/>
          <w:rPrChange w:id="1596" w:author="N F" w:date="2023-12-05T03:08:00Z">
            <w:rPr>
              <w:rFonts w:cs="Times New Roman"/>
              <w:noProof/>
              <w:lang w:val="en-US"/>
            </w:rPr>
          </w:rPrChange>
        </w:rPr>
        <w:t>PC</w:t>
      </w:r>
      <w:r w:rsidRPr="00484066">
        <w:rPr>
          <w:rFonts w:cs="Times New Roman"/>
          <w:noProof/>
          <w:color w:val="000000" w:themeColor="text1"/>
          <w:sz w:val="24"/>
          <w:rPrChange w:id="1597" w:author="N F" w:date="2023-12-05T03:08:00Z">
            <w:rPr>
              <w:rFonts w:cs="Times New Roman"/>
              <w:noProof/>
            </w:rPr>
          </w:rPrChange>
        </w:rPr>
        <w:t xml:space="preserve">9 с мутацией </w:t>
      </w:r>
      <w:r w:rsidRPr="00484066">
        <w:rPr>
          <w:rFonts w:cs="Times New Roman"/>
          <w:noProof/>
          <w:color w:val="000000" w:themeColor="text1"/>
          <w:sz w:val="24"/>
          <w:lang w:val="en-US"/>
          <w:rPrChange w:id="1598" w:author="N F" w:date="2023-12-05T03:08:00Z">
            <w:rPr>
              <w:rFonts w:cs="Times New Roman"/>
              <w:noProof/>
              <w:lang w:val="en-US"/>
            </w:rPr>
          </w:rPrChange>
        </w:rPr>
        <w:t>Ex</w:t>
      </w:r>
      <w:r w:rsidRPr="00484066">
        <w:rPr>
          <w:rFonts w:cs="Times New Roman"/>
          <w:noProof/>
          <w:color w:val="000000" w:themeColor="text1"/>
          <w:sz w:val="24"/>
          <w:rPrChange w:id="1599" w:author="N F" w:date="2023-12-05T03:08:00Z">
            <w:rPr>
              <w:rFonts w:cs="Times New Roman"/>
              <w:noProof/>
            </w:rPr>
          </w:rPrChange>
        </w:rPr>
        <w:t>19</w:t>
      </w:r>
      <w:r w:rsidRPr="00484066">
        <w:rPr>
          <w:rFonts w:cs="Times New Roman"/>
          <w:noProof/>
          <w:color w:val="000000" w:themeColor="text1"/>
          <w:sz w:val="24"/>
          <w:lang w:val="en-US"/>
          <w:rPrChange w:id="1600" w:author="N F" w:date="2023-12-05T03:08:00Z">
            <w:rPr>
              <w:rFonts w:cs="Times New Roman"/>
              <w:noProof/>
              <w:lang w:val="en-US"/>
            </w:rPr>
          </w:rPrChange>
        </w:rPr>
        <w:t>del</w:t>
      </w:r>
      <w:r w:rsidRPr="00484066">
        <w:rPr>
          <w:rFonts w:cs="Times New Roman"/>
          <w:noProof/>
          <w:color w:val="000000" w:themeColor="text1"/>
          <w:sz w:val="24"/>
          <w:rPrChange w:id="1601" w:author="N F" w:date="2023-12-05T03:08:00Z">
            <w:rPr>
              <w:rFonts w:cs="Times New Roman"/>
              <w:noProof/>
            </w:rPr>
          </w:rPrChange>
        </w:rPr>
        <w:t xml:space="preserve"> </w:t>
      </w:r>
      <w:r w:rsidR="00484066" w:rsidRPr="00BF4043">
        <w:rPr>
          <w:sz w:val="24"/>
        </w:rPr>
        <w:fldChar w:fldCharType="begin"/>
      </w:r>
      <w:r w:rsidR="00484066" w:rsidRPr="00BF4043">
        <w:rPr>
          <w:sz w:val="24"/>
        </w:rPr>
        <w:instrText xml:space="preserve"> ADDIN ZOTERO_ITEM CSL_CITATION {"citationID":"yyg4kpq8","properties":{"formattedCitation":"(1)","plainCitation":"(1)","noteIndex":0},"citationItems":[{"id":161885,"uris":["http://zotero.org/groups/4735135/items/TKC58DDZ"],"itemData":{"id":161885,"type":"webpage","title":"Злокачественное новообразование бронхов и легкого. Клинические рекомендации","URL":"https://cr.minzdrav.gov.ru/recomend/30_4","author":[{"family":"Ассоциация онкологов России","given":""}],"accessed":{"date-parts":[["2022",8,2]]},"issued":{"date-parts":[["2022"]]}}}],"schema":"https://github.com/citation-style-language/schema/raw/master/csl-citation.json"} </w:instrText>
      </w:r>
      <w:r w:rsidR="00484066" w:rsidRPr="00BF4043">
        <w:rPr>
          <w:sz w:val="24"/>
        </w:rPr>
        <w:fldChar w:fldCharType="separate"/>
      </w:r>
      <w:ins w:id="1602" w:author="Barshadskaya, Yuliya" w:date="2024-01-12T22:23:00Z">
        <w:r w:rsidR="00484066" w:rsidRPr="00BF4043">
          <w:rPr>
            <w:sz w:val="24"/>
          </w:rPr>
          <w:t>[</w:t>
        </w:r>
      </w:ins>
      <w:del w:id="1603" w:author="Barshadskaya, Yuliya" w:date="2024-01-12T22:23:00Z">
        <w:r w:rsidR="00484066" w:rsidRPr="00BF4043" w:rsidDel="004A0FC3">
          <w:rPr>
            <w:sz w:val="24"/>
          </w:rPr>
          <w:delText>(</w:delText>
        </w:r>
      </w:del>
      <w:r w:rsidR="00484066" w:rsidRPr="00BF4043">
        <w:rPr>
          <w:sz w:val="24"/>
        </w:rPr>
        <w:t>1</w:t>
      </w:r>
      <w:ins w:id="1604" w:author="Barshadskaya, Yuliya" w:date="2024-01-12T22:23:00Z">
        <w:r w:rsidR="00484066" w:rsidRPr="00BF4043">
          <w:rPr>
            <w:sz w:val="24"/>
          </w:rPr>
          <w:t>]</w:t>
        </w:r>
      </w:ins>
      <w:del w:id="1605" w:author="Barshadskaya, Yuliya" w:date="2024-01-12T22:23:00Z">
        <w:r w:rsidR="00484066" w:rsidRPr="00BF4043" w:rsidDel="004A0FC3">
          <w:rPr>
            <w:sz w:val="24"/>
          </w:rPr>
          <w:delText>)</w:delText>
        </w:r>
      </w:del>
      <w:r w:rsidR="00484066" w:rsidRPr="00BF4043">
        <w:rPr>
          <w:sz w:val="24"/>
        </w:rPr>
        <w:fldChar w:fldCharType="end"/>
      </w:r>
      <w:r w:rsidRPr="00484066">
        <w:rPr>
          <w:rFonts w:cs="Times New Roman"/>
          <w:noProof/>
          <w:color w:val="000000" w:themeColor="text1"/>
          <w:sz w:val="24"/>
          <w:rPrChange w:id="1606" w:author="N F" w:date="2023-12-05T03:08:00Z">
            <w:rPr>
              <w:rFonts w:cs="Times New Roman"/>
              <w:noProof/>
            </w:rPr>
          </w:rPrChange>
        </w:rPr>
        <w:tab/>
      </w:r>
      <w:r w:rsidRPr="00484066">
        <w:rPr>
          <w:rFonts w:cs="Times New Roman"/>
          <w:noProof/>
          <w:color w:val="000000" w:themeColor="text1"/>
          <w:sz w:val="24"/>
          <w:rPrChange w:id="1607" w:author="N F" w:date="2023-12-05T03:08:00Z">
            <w:rPr>
              <w:rFonts w:cs="Times New Roman"/>
              <w:noProof/>
            </w:rPr>
          </w:rPrChange>
        </w:rPr>
        <w:fldChar w:fldCharType="begin"/>
      </w:r>
      <w:r w:rsidRPr="00484066">
        <w:rPr>
          <w:rFonts w:cs="Times New Roman"/>
          <w:noProof/>
          <w:color w:val="000000" w:themeColor="text1"/>
          <w:sz w:val="24"/>
          <w:rPrChange w:id="1608" w:author="N F" w:date="2023-12-05T03:08:00Z">
            <w:rPr>
              <w:rFonts w:cs="Times New Roman"/>
              <w:noProof/>
            </w:rPr>
          </w:rPrChange>
        </w:rPr>
        <w:instrText xml:space="preserve"> PAGEREF _Toc115733151 \h </w:instrText>
      </w:r>
      <w:r w:rsidRPr="00484066">
        <w:rPr>
          <w:rFonts w:cs="Times New Roman"/>
          <w:noProof/>
          <w:color w:val="000000" w:themeColor="text1"/>
          <w:sz w:val="24"/>
          <w:rPrChange w:id="1609" w:author="N F" w:date="2023-12-05T03:08:00Z">
            <w:rPr>
              <w:rFonts w:cs="Times New Roman"/>
              <w:noProof/>
              <w:color w:val="000000" w:themeColor="text1"/>
              <w:sz w:val="24"/>
            </w:rPr>
          </w:rPrChange>
        </w:rPr>
      </w:r>
      <w:r w:rsidRPr="00484066">
        <w:rPr>
          <w:rFonts w:cs="Times New Roman"/>
          <w:noProof/>
          <w:color w:val="000000" w:themeColor="text1"/>
          <w:sz w:val="24"/>
          <w:rPrChange w:id="1610" w:author="N F" w:date="2023-12-05T03:08:00Z">
            <w:rPr>
              <w:rFonts w:cs="Times New Roman"/>
              <w:noProof/>
            </w:rPr>
          </w:rPrChange>
        </w:rPr>
        <w:fldChar w:fldCharType="separate"/>
      </w:r>
      <w:r w:rsidRPr="00484066">
        <w:rPr>
          <w:rFonts w:cs="Times New Roman"/>
          <w:noProof/>
          <w:color w:val="000000" w:themeColor="text1"/>
          <w:sz w:val="24"/>
          <w:rPrChange w:id="1611" w:author="N F" w:date="2023-12-05T03:08:00Z">
            <w:rPr>
              <w:rFonts w:cs="Times New Roman"/>
              <w:noProof/>
            </w:rPr>
          </w:rPrChange>
        </w:rPr>
        <w:t>20</w:t>
      </w:r>
      <w:r w:rsidRPr="00484066">
        <w:rPr>
          <w:rFonts w:cs="Times New Roman"/>
          <w:noProof/>
          <w:color w:val="000000" w:themeColor="text1"/>
          <w:sz w:val="24"/>
          <w:rPrChange w:id="1612" w:author="N F" w:date="2023-12-05T03:08:00Z">
            <w:rPr>
              <w:rFonts w:cs="Times New Roman"/>
              <w:noProof/>
            </w:rPr>
          </w:rPrChange>
        </w:rPr>
        <w:fldChar w:fldCharType="end"/>
      </w:r>
    </w:p>
    <w:p w14:paraId="4B77CAFC" w14:textId="64FD5379" w:rsidR="004C4CE2" w:rsidRPr="00484066" w:rsidRDefault="004C4CE2" w:rsidP="00484066">
      <w:pPr>
        <w:pStyle w:val="aa"/>
        <w:tabs>
          <w:tab w:val="right" w:leader="dot" w:pos="9345"/>
        </w:tabs>
        <w:ind w:firstLine="0"/>
        <w:rPr>
          <w:rFonts w:eastAsiaTheme="minorEastAsia" w:cs="Times New Roman"/>
          <w:noProof/>
          <w:color w:val="000000" w:themeColor="text1"/>
          <w:sz w:val="28"/>
          <w:lang w:eastAsia="ru-RU"/>
          <w:rPrChange w:id="1613" w:author="N F" w:date="2023-12-05T03:08:00Z">
            <w:rPr>
              <w:rFonts w:asciiTheme="minorHAnsi" w:eastAsiaTheme="minorEastAsia" w:hAnsiTheme="minorHAnsi"/>
              <w:noProof/>
              <w:sz w:val="22"/>
              <w:lang w:eastAsia="ru-RU"/>
            </w:rPr>
          </w:rPrChange>
        </w:rPr>
      </w:pPr>
      <w:r w:rsidRPr="00484066">
        <w:rPr>
          <w:rFonts w:cs="Times New Roman"/>
          <w:b/>
          <w:noProof/>
          <w:color w:val="000000" w:themeColor="text1"/>
          <w:sz w:val="24"/>
          <w:rPrChange w:id="1614" w:author="N F" w:date="2023-12-05T03:08:00Z">
            <w:rPr>
              <w:rFonts w:cs="Times New Roman"/>
              <w:noProof/>
            </w:rPr>
          </w:rPrChange>
        </w:rPr>
        <w:t>Рисунок 3</w:t>
      </w:r>
      <w:r w:rsidRPr="00484066">
        <w:rPr>
          <w:rFonts w:cs="Times New Roman"/>
          <w:b/>
          <w:noProof/>
          <w:color w:val="000000" w:themeColor="text1"/>
          <w:sz w:val="24"/>
          <w:rPrChange w:id="1615" w:author="N F" w:date="2023-12-05T03:08:00Z">
            <w:rPr>
              <w:rFonts w:cs="Times New Roman"/>
              <w:noProof/>
            </w:rPr>
          </w:rPrChange>
        </w:rPr>
        <w:noBreakHyphen/>
        <w:t>3</w:t>
      </w:r>
      <w:r w:rsidR="00484066">
        <w:rPr>
          <w:rFonts w:cs="Times New Roman"/>
          <w:noProof/>
          <w:color w:val="000000" w:themeColor="text1"/>
          <w:sz w:val="24"/>
        </w:rPr>
        <w:t>.</w:t>
      </w:r>
      <w:r w:rsidRPr="00484066">
        <w:rPr>
          <w:rFonts w:cs="Times New Roman"/>
          <w:noProof/>
          <w:color w:val="000000" w:themeColor="text1"/>
          <w:sz w:val="24"/>
          <w:rPrChange w:id="1616" w:author="N F" w:date="2023-12-05T03:08:00Z">
            <w:rPr>
              <w:rFonts w:cs="Times New Roman"/>
              <w:noProof/>
            </w:rPr>
          </w:rPrChange>
        </w:rPr>
        <w:t xml:space="preserve"> Зависимость медианной ингибирующей концентрации осимертиниба (</w:t>
      </w:r>
      <w:r w:rsidRPr="00484066">
        <w:rPr>
          <w:rFonts w:cs="Times New Roman"/>
          <w:noProof/>
          <w:color w:val="000000" w:themeColor="text1"/>
          <w:sz w:val="24"/>
          <w:lang w:val="en-US"/>
          <w:rPrChange w:id="1617" w:author="N F" w:date="2023-12-05T03:08:00Z">
            <w:rPr>
              <w:rFonts w:cs="Times New Roman"/>
              <w:noProof/>
              <w:lang w:val="en-US"/>
            </w:rPr>
          </w:rPrChange>
        </w:rPr>
        <w:t>AZD</w:t>
      </w:r>
      <w:r w:rsidRPr="00484066">
        <w:rPr>
          <w:rFonts w:cs="Times New Roman"/>
          <w:noProof/>
          <w:color w:val="000000" w:themeColor="text1"/>
          <w:sz w:val="24"/>
          <w:rPrChange w:id="1618" w:author="N F" w:date="2023-12-05T03:08:00Z">
            <w:rPr>
              <w:rFonts w:cs="Times New Roman"/>
              <w:noProof/>
            </w:rPr>
          </w:rPrChange>
        </w:rPr>
        <w:t>9291) и его метаболита (</w:t>
      </w:r>
      <w:r w:rsidRPr="00484066">
        <w:rPr>
          <w:rFonts w:cs="Times New Roman"/>
          <w:noProof/>
          <w:color w:val="000000" w:themeColor="text1"/>
          <w:sz w:val="24"/>
          <w:lang w:val="en-US"/>
          <w:rPrChange w:id="1619" w:author="N F" w:date="2023-12-05T03:08:00Z">
            <w:rPr>
              <w:rFonts w:cs="Times New Roman"/>
              <w:noProof/>
              <w:lang w:val="en-US"/>
            </w:rPr>
          </w:rPrChange>
        </w:rPr>
        <w:t>AZ</w:t>
      </w:r>
      <w:r w:rsidRPr="00484066">
        <w:rPr>
          <w:rFonts w:cs="Times New Roman"/>
          <w:noProof/>
          <w:color w:val="000000" w:themeColor="text1"/>
          <w:sz w:val="24"/>
          <w:rPrChange w:id="1620" w:author="N F" w:date="2023-12-05T03:08:00Z">
            <w:rPr>
              <w:rFonts w:cs="Times New Roman"/>
              <w:noProof/>
            </w:rPr>
          </w:rPrChange>
        </w:rPr>
        <w:t xml:space="preserve">5104) от времени в отношении подавления образования фосфорилированной формы </w:t>
      </w:r>
      <w:r w:rsidRPr="00484066">
        <w:rPr>
          <w:rFonts w:cs="Times New Roman"/>
          <w:noProof/>
          <w:color w:val="000000" w:themeColor="text1"/>
          <w:sz w:val="24"/>
          <w:lang w:val="en-US"/>
          <w:rPrChange w:id="1621" w:author="N F" w:date="2023-12-05T03:08:00Z">
            <w:rPr>
              <w:rFonts w:cs="Times New Roman"/>
              <w:noProof/>
              <w:lang w:val="en-US"/>
            </w:rPr>
          </w:rPrChange>
        </w:rPr>
        <w:t>EGFR</w:t>
      </w:r>
      <w:r w:rsidRPr="00484066">
        <w:rPr>
          <w:rFonts w:cs="Times New Roman"/>
          <w:noProof/>
          <w:color w:val="000000" w:themeColor="text1"/>
          <w:sz w:val="24"/>
          <w:rPrChange w:id="1622" w:author="N F" w:date="2023-12-05T03:08:00Z">
            <w:rPr>
              <w:rFonts w:cs="Times New Roman"/>
              <w:noProof/>
            </w:rPr>
          </w:rPrChange>
        </w:rPr>
        <w:t xml:space="preserve"> в клетках линии </w:t>
      </w:r>
      <w:r w:rsidRPr="00484066">
        <w:rPr>
          <w:rFonts w:cs="Times New Roman"/>
          <w:noProof/>
          <w:color w:val="000000" w:themeColor="text1"/>
          <w:sz w:val="24"/>
          <w:lang w:val="en-US"/>
          <w:rPrChange w:id="1623" w:author="N F" w:date="2023-12-05T03:08:00Z">
            <w:rPr>
              <w:rFonts w:cs="Times New Roman"/>
              <w:noProof/>
              <w:lang w:val="en-US"/>
            </w:rPr>
          </w:rPrChange>
        </w:rPr>
        <w:t>LOVO</w:t>
      </w:r>
      <w:r w:rsidRPr="00484066">
        <w:rPr>
          <w:rFonts w:cs="Times New Roman"/>
          <w:noProof/>
          <w:color w:val="000000" w:themeColor="text1"/>
          <w:sz w:val="24"/>
          <w:rPrChange w:id="1624" w:author="N F" w:date="2023-12-05T03:08:00Z">
            <w:rPr>
              <w:rFonts w:cs="Times New Roman"/>
              <w:noProof/>
            </w:rPr>
          </w:rPrChange>
        </w:rPr>
        <w:t xml:space="preserve"> дикого типа </w:t>
      </w:r>
      <w:r w:rsidR="00484066" w:rsidRPr="00BF4043">
        <w:rPr>
          <w:sz w:val="24"/>
        </w:rPr>
        <w:fldChar w:fldCharType="begin"/>
      </w:r>
      <w:r w:rsidR="00484066" w:rsidRPr="00BF4043">
        <w:rPr>
          <w:sz w:val="24"/>
        </w:rPr>
        <w:instrText xml:space="preserve"> ADDIN ZOTERO_ITEM CSL_CITATION {"citationID":"yyg4kpq8","properties":{"formattedCitation":"(1)","plainCitation":"(1)","noteIndex":0},"citationItems":[{"id":161885,"uris":["http://zotero.org/groups/4735135/items/TKC58DDZ"],"itemData":{"id":161885,"type":"webpage","title":"Злокачественное новообразование бронхов и легкого. Клинические рекомендации","URL":"https://cr.minzdrav.gov.ru/recomend/30_4","author":[{"family":"Ассоциация онкологов России","given":""}],"accessed":{"date-parts":[["2022",8,2]]},"issued":{"date-parts":[["2022"]]}}}],"schema":"https://github.com/citation-style-language/schema/raw/master/csl-citation.json"} </w:instrText>
      </w:r>
      <w:r w:rsidR="00484066" w:rsidRPr="00BF4043">
        <w:rPr>
          <w:sz w:val="24"/>
        </w:rPr>
        <w:fldChar w:fldCharType="separate"/>
      </w:r>
      <w:ins w:id="1625" w:author="Barshadskaya, Yuliya" w:date="2024-01-12T22:23:00Z">
        <w:r w:rsidR="00484066" w:rsidRPr="00BF4043">
          <w:rPr>
            <w:sz w:val="24"/>
          </w:rPr>
          <w:t>[</w:t>
        </w:r>
      </w:ins>
      <w:del w:id="1626" w:author="Barshadskaya, Yuliya" w:date="2024-01-12T22:23:00Z">
        <w:r w:rsidR="00484066" w:rsidRPr="00BF4043" w:rsidDel="004A0FC3">
          <w:rPr>
            <w:sz w:val="24"/>
          </w:rPr>
          <w:delText>(</w:delText>
        </w:r>
      </w:del>
      <w:r w:rsidR="00484066" w:rsidRPr="00BF4043">
        <w:rPr>
          <w:sz w:val="24"/>
        </w:rPr>
        <w:t>1</w:t>
      </w:r>
      <w:ins w:id="1627" w:author="Barshadskaya, Yuliya" w:date="2024-01-12T22:23:00Z">
        <w:r w:rsidR="00484066" w:rsidRPr="00BF4043">
          <w:rPr>
            <w:sz w:val="24"/>
          </w:rPr>
          <w:t>]</w:t>
        </w:r>
      </w:ins>
      <w:del w:id="1628" w:author="Barshadskaya, Yuliya" w:date="2024-01-12T22:23:00Z">
        <w:r w:rsidR="00484066" w:rsidRPr="00BF4043" w:rsidDel="004A0FC3">
          <w:rPr>
            <w:sz w:val="24"/>
          </w:rPr>
          <w:delText>)</w:delText>
        </w:r>
      </w:del>
      <w:r w:rsidR="00484066" w:rsidRPr="00BF4043">
        <w:rPr>
          <w:sz w:val="24"/>
        </w:rPr>
        <w:fldChar w:fldCharType="end"/>
      </w:r>
      <w:r w:rsidRPr="00484066">
        <w:rPr>
          <w:rFonts w:cs="Times New Roman"/>
          <w:noProof/>
          <w:color w:val="000000" w:themeColor="text1"/>
          <w:sz w:val="24"/>
          <w:rPrChange w:id="1629" w:author="N F" w:date="2023-12-05T03:08:00Z">
            <w:rPr>
              <w:rFonts w:cs="Times New Roman"/>
              <w:noProof/>
            </w:rPr>
          </w:rPrChange>
        </w:rPr>
        <w:tab/>
      </w:r>
      <w:r w:rsidRPr="00484066">
        <w:rPr>
          <w:rFonts w:cs="Times New Roman"/>
          <w:noProof/>
          <w:color w:val="000000" w:themeColor="text1"/>
          <w:sz w:val="24"/>
          <w:rPrChange w:id="1630" w:author="N F" w:date="2023-12-05T03:08:00Z">
            <w:rPr>
              <w:rFonts w:cs="Times New Roman"/>
              <w:noProof/>
            </w:rPr>
          </w:rPrChange>
        </w:rPr>
        <w:fldChar w:fldCharType="begin"/>
      </w:r>
      <w:r w:rsidRPr="00484066">
        <w:rPr>
          <w:rFonts w:cs="Times New Roman"/>
          <w:noProof/>
          <w:color w:val="000000" w:themeColor="text1"/>
          <w:sz w:val="24"/>
          <w:rPrChange w:id="1631" w:author="N F" w:date="2023-12-05T03:08:00Z">
            <w:rPr>
              <w:rFonts w:cs="Times New Roman"/>
              <w:noProof/>
            </w:rPr>
          </w:rPrChange>
        </w:rPr>
        <w:instrText xml:space="preserve"> PAGEREF _Toc115733152 \h </w:instrText>
      </w:r>
      <w:r w:rsidRPr="00484066">
        <w:rPr>
          <w:rFonts w:cs="Times New Roman"/>
          <w:noProof/>
          <w:color w:val="000000" w:themeColor="text1"/>
          <w:sz w:val="24"/>
          <w:rPrChange w:id="1632" w:author="N F" w:date="2023-12-05T03:08:00Z">
            <w:rPr>
              <w:rFonts w:cs="Times New Roman"/>
              <w:noProof/>
              <w:color w:val="000000" w:themeColor="text1"/>
              <w:sz w:val="24"/>
            </w:rPr>
          </w:rPrChange>
        </w:rPr>
      </w:r>
      <w:r w:rsidRPr="00484066">
        <w:rPr>
          <w:rFonts w:cs="Times New Roman"/>
          <w:noProof/>
          <w:color w:val="000000" w:themeColor="text1"/>
          <w:sz w:val="24"/>
          <w:rPrChange w:id="1633" w:author="N F" w:date="2023-12-05T03:08:00Z">
            <w:rPr>
              <w:rFonts w:cs="Times New Roman"/>
              <w:noProof/>
            </w:rPr>
          </w:rPrChange>
        </w:rPr>
        <w:fldChar w:fldCharType="separate"/>
      </w:r>
      <w:r w:rsidRPr="00484066">
        <w:rPr>
          <w:rFonts w:cs="Times New Roman"/>
          <w:noProof/>
          <w:color w:val="000000" w:themeColor="text1"/>
          <w:sz w:val="24"/>
          <w:rPrChange w:id="1634" w:author="N F" w:date="2023-12-05T03:08:00Z">
            <w:rPr>
              <w:rFonts w:cs="Times New Roman"/>
              <w:noProof/>
            </w:rPr>
          </w:rPrChange>
        </w:rPr>
        <w:t>21</w:t>
      </w:r>
      <w:r w:rsidRPr="00484066">
        <w:rPr>
          <w:rFonts w:cs="Times New Roman"/>
          <w:noProof/>
          <w:color w:val="000000" w:themeColor="text1"/>
          <w:sz w:val="24"/>
          <w:rPrChange w:id="1635" w:author="N F" w:date="2023-12-05T03:08:00Z">
            <w:rPr>
              <w:rFonts w:cs="Times New Roman"/>
              <w:noProof/>
            </w:rPr>
          </w:rPrChange>
        </w:rPr>
        <w:fldChar w:fldCharType="end"/>
      </w:r>
    </w:p>
    <w:p w14:paraId="4DB30CDF" w14:textId="57CFE0B4" w:rsidR="004C4CE2" w:rsidRPr="00484066" w:rsidRDefault="004C4CE2" w:rsidP="00484066">
      <w:pPr>
        <w:pStyle w:val="aa"/>
        <w:tabs>
          <w:tab w:val="right" w:leader="dot" w:pos="9345"/>
        </w:tabs>
        <w:ind w:firstLine="0"/>
        <w:rPr>
          <w:rFonts w:eastAsiaTheme="minorEastAsia" w:cs="Times New Roman"/>
          <w:noProof/>
          <w:color w:val="000000" w:themeColor="text1"/>
          <w:sz w:val="28"/>
          <w:lang w:eastAsia="ru-RU"/>
          <w:rPrChange w:id="1636" w:author="N F" w:date="2023-12-05T03:08:00Z">
            <w:rPr>
              <w:rFonts w:asciiTheme="minorHAnsi" w:eastAsiaTheme="minorEastAsia" w:hAnsiTheme="minorHAnsi"/>
              <w:noProof/>
              <w:sz w:val="22"/>
              <w:lang w:eastAsia="ru-RU"/>
            </w:rPr>
          </w:rPrChange>
        </w:rPr>
      </w:pPr>
      <w:r w:rsidRPr="00484066">
        <w:rPr>
          <w:rFonts w:cs="Times New Roman"/>
          <w:b/>
          <w:noProof/>
          <w:color w:val="000000" w:themeColor="text1"/>
          <w:sz w:val="24"/>
          <w:rPrChange w:id="1637" w:author="N F" w:date="2023-12-05T03:08:00Z">
            <w:rPr>
              <w:rFonts w:cs="Times New Roman"/>
              <w:noProof/>
            </w:rPr>
          </w:rPrChange>
        </w:rPr>
        <w:t>Рисунок 3</w:t>
      </w:r>
      <w:r w:rsidRPr="00484066">
        <w:rPr>
          <w:rFonts w:cs="Times New Roman"/>
          <w:b/>
          <w:noProof/>
          <w:color w:val="000000" w:themeColor="text1"/>
          <w:sz w:val="24"/>
          <w:rPrChange w:id="1638" w:author="N F" w:date="2023-12-05T03:08:00Z">
            <w:rPr>
              <w:rFonts w:cs="Times New Roman"/>
              <w:noProof/>
            </w:rPr>
          </w:rPrChange>
        </w:rPr>
        <w:noBreakHyphen/>
        <w:t>4</w:t>
      </w:r>
      <w:r w:rsidR="00484066">
        <w:rPr>
          <w:rFonts w:cs="Times New Roman"/>
          <w:noProof/>
          <w:color w:val="000000" w:themeColor="text1"/>
          <w:sz w:val="24"/>
        </w:rPr>
        <w:t>.</w:t>
      </w:r>
      <w:r w:rsidRPr="00484066">
        <w:rPr>
          <w:rFonts w:cs="Times New Roman"/>
          <w:noProof/>
          <w:color w:val="000000" w:themeColor="text1"/>
          <w:sz w:val="24"/>
          <w:rPrChange w:id="1639" w:author="N F" w:date="2023-12-05T03:08:00Z">
            <w:rPr>
              <w:rFonts w:cs="Times New Roman"/>
              <w:noProof/>
            </w:rPr>
          </w:rPrChange>
        </w:rPr>
        <w:t xml:space="preserve"> Зависимость подавления фосфорилирования </w:t>
      </w:r>
      <w:r w:rsidRPr="00484066">
        <w:rPr>
          <w:rFonts w:cs="Times New Roman"/>
          <w:noProof/>
          <w:color w:val="000000" w:themeColor="text1"/>
          <w:sz w:val="24"/>
          <w:lang w:val="en-US"/>
          <w:rPrChange w:id="1640" w:author="N F" w:date="2023-12-05T03:08:00Z">
            <w:rPr>
              <w:rFonts w:cs="Times New Roman"/>
              <w:noProof/>
              <w:lang w:val="en-US"/>
            </w:rPr>
          </w:rPrChange>
        </w:rPr>
        <w:t>EGFR</w:t>
      </w:r>
      <w:r w:rsidRPr="00484066">
        <w:rPr>
          <w:rFonts w:cs="Times New Roman"/>
          <w:noProof/>
          <w:color w:val="000000" w:themeColor="text1"/>
          <w:sz w:val="24"/>
          <w:rPrChange w:id="1641" w:author="N F" w:date="2023-12-05T03:08:00Z">
            <w:rPr>
              <w:rFonts w:cs="Times New Roman"/>
              <w:noProof/>
            </w:rPr>
          </w:rPrChange>
        </w:rPr>
        <w:t xml:space="preserve"> в клетках линии </w:t>
      </w:r>
      <w:r w:rsidRPr="00484066">
        <w:rPr>
          <w:rFonts w:cs="Times New Roman"/>
          <w:noProof/>
          <w:color w:val="000000" w:themeColor="text1"/>
          <w:sz w:val="24"/>
          <w:lang w:val="en-US"/>
          <w:rPrChange w:id="1642" w:author="N F" w:date="2023-12-05T03:08:00Z">
            <w:rPr>
              <w:rFonts w:cs="Times New Roman"/>
              <w:noProof/>
              <w:lang w:val="en-US"/>
            </w:rPr>
          </w:rPrChange>
        </w:rPr>
        <w:t>NCI</w:t>
      </w:r>
      <w:r w:rsidRPr="00484066">
        <w:rPr>
          <w:rFonts w:cs="Times New Roman"/>
          <w:noProof/>
          <w:color w:val="000000" w:themeColor="text1"/>
          <w:sz w:val="24"/>
          <w:rPrChange w:id="1643" w:author="N F" w:date="2023-12-05T03:08:00Z">
            <w:rPr>
              <w:rFonts w:cs="Times New Roman"/>
              <w:noProof/>
            </w:rPr>
          </w:rPrChange>
        </w:rPr>
        <w:t xml:space="preserve"> </w:t>
      </w:r>
      <w:r w:rsidRPr="00484066">
        <w:rPr>
          <w:rFonts w:cs="Times New Roman"/>
          <w:noProof/>
          <w:color w:val="000000" w:themeColor="text1"/>
          <w:sz w:val="24"/>
          <w:lang w:val="en-US"/>
          <w:rPrChange w:id="1644" w:author="N F" w:date="2023-12-05T03:08:00Z">
            <w:rPr>
              <w:rFonts w:cs="Times New Roman"/>
              <w:noProof/>
              <w:lang w:val="en-US"/>
            </w:rPr>
          </w:rPrChange>
        </w:rPr>
        <w:t>H</w:t>
      </w:r>
      <w:r w:rsidRPr="00484066">
        <w:rPr>
          <w:rFonts w:cs="Times New Roman"/>
          <w:noProof/>
          <w:color w:val="000000" w:themeColor="text1"/>
          <w:sz w:val="24"/>
          <w:rPrChange w:id="1645" w:author="N F" w:date="2023-12-05T03:08:00Z">
            <w:rPr>
              <w:rFonts w:cs="Times New Roman"/>
              <w:noProof/>
            </w:rPr>
          </w:rPrChange>
        </w:rPr>
        <w:t xml:space="preserve">1975 с мутацией </w:t>
      </w:r>
      <w:r w:rsidRPr="00484066">
        <w:rPr>
          <w:rFonts w:cs="Times New Roman"/>
          <w:noProof/>
          <w:color w:val="000000" w:themeColor="text1"/>
          <w:sz w:val="24"/>
          <w:lang w:val="en-US"/>
          <w:rPrChange w:id="1646" w:author="N F" w:date="2023-12-05T03:08:00Z">
            <w:rPr>
              <w:rFonts w:cs="Times New Roman"/>
              <w:noProof/>
              <w:lang w:val="en-US"/>
            </w:rPr>
          </w:rPrChange>
        </w:rPr>
        <w:t>T</w:t>
      </w:r>
      <w:r w:rsidRPr="00484066">
        <w:rPr>
          <w:rFonts w:cs="Times New Roman"/>
          <w:noProof/>
          <w:color w:val="000000" w:themeColor="text1"/>
          <w:sz w:val="24"/>
          <w:rPrChange w:id="1647" w:author="N F" w:date="2023-12-05T03:08:00Z">
            <w:rPr>
              <w:rFonts w:cs="Times New Roman"/>
              <w:noProof/>
            </w:rPr>
          </w:rPrChange>
        </w:rPr>
        <w:t>790</w:t>
      </w:r>
      <w:r w:rsidRPr="00484066">
        <w:rPr>
          <w:rFonts w:cs="Times New Roman"/>
          <w:noProof/>
          <w:color w:val="000000" w:themeColor="text1"/>
          <w:sz w:val="24"/>
          <w:lang w:val="en-US"/>
          <w:rPrChange w:id="1648" w:author="N F" w:date="2023-12-05T03:08:00Z">
            <w:rPr>
              <w:rFonts w:cs="Times New Roman"/>
              <w:noProof/>
              <w:lang w:val="en-US"/>
            </w:rPr>
          </w:rPrChange>
        </w:rPr>
        <w:t>M</w:t>
      </w:r>
      <w:r w:rsidRPr="00484066">
        <w:rPr>
          <w:rFonts w:cs="Times New Roman"/>
          <w:noProof/>
          <w:color w:val="000000" w:themeColor="text1"/>
          <w:sz w:val="24"/>
          <w:rPrChange w:id="1649" w:author="N F" w:date="2023-12-05T03:08:00Z">
            <w:rPr>
              <w:rFonts w:cs="Times New Roman"/>
              <w:noProof/>
            </w:rPr>
          </w:rPrChange>
        </w:rPr>
        <w:t>/</w:t>
      </w:r>
      <w:r w:rsidRPr="00484066">
        <w:rPr>
          <w:rFonts w:cs="Times New Roman"/>
          <w:noProof/>
          <w:color w:val="000000" w:themeColor="text1"/>
          <w:sz w:val="24"/>
          <w:lang w:val="en-US"/>
          <w:rPrChange w:id="1650" w:author="N F" w:date="2023-12-05T03:08:00Z">
            <w:rPr>
              <w:rFonts w:cs="Times New Roman"/>
              <w:noProof/>
              <w:lang w:val="en-US"/>
            </w:rPr>
          </w:rPrChange>
        </w:rPr>
        <w:t>L</w:t>
      </w:r>
      <w:r w:rsidRPr="00484066">
        <w:rPr>
          <w:rFonts w:cs="Times New Roman"/>
          <w:noProof/>
          <w:color w:val="000000" w:themeColor="text1"/>
          <w:sz w:val="24"/>
          <w:rPrChange w:id="1651" w:author="N F" w:date="2023-12-05T03:08:00Z">
            <w:rPr>
              <w:rFonts w:cs="Times New Roman"/>
              <w:noProof/>
            </w:rPr>
          </w:rPrChange>
        </w:rPr>
        <w:t>858</w:t>
      </w:r>
      <w:r w:rsidRPr="00484066">
        <w:rPr>
          <w:rFonts w:cs="Times New Roman"/>
          <w:noProof/>
          <w:color w:val="000000" w:themeColor="text1"/>
          <w:sz w:val="24"/>
          <w:lang w:val="en-US"/>
          <w:rPrChange w:id="1652" w:author="N F" w:date="2023-12-05T03:08:00Z">
            <w:rPr>
              <w:rFonts w:cs="Times New Roman"/>
              <w:noProof/>
              <w:lang w:val="en-US"/>
            </w:rPr>
          </w:rPrChange>
        </w:rPr>
        <w:t>R</w:t>
      </w:r>
      <w:r w:rsidRPr="00484066">
        <w:rPr>
          <w:rFonts w:cs="Times New Roman"/>
          <w:noProof/>
          <w:color w:val="000000" w:themeColor="text1"/>
          <w:sz w:val="24"/>
          <w:rPrChange w:id="1653" w:author="N F" w:date="2023-12-05T03:08:00Z">
            <w:rPr>
              <w:rFonts w:cs="Times New Roman"/>
              <w:noProof/>
            </w:rPr>
          </w:rPrChange>
        </w:rPr>
        <w:t xml:space="preserve"> после отмывки </w:t>
      </w:r>
      <w:r w:rsidR="00484066" w:rsidRPr="00BF4043">
        <w:rPr>
          <w:sz w:val="24"/>
        </w:rPr>
        <w:fldChar w:fldCharType="begin"/>
      </w:r>
      <w:r w:rsidR="00484066" w:rsidRPr="00BF4043">
        <w:rPr>
          <w:sz w:val="24"/>
        </w:rPr>
        <w:instrText xml:space="preserve"> ADDIN ZOTERO_ITEM CSL_CITATION {"citationID":"yyg4kpq8","properties":{"formattedCitation":"(1)","plainCitation":"(1)","noteIndex":0},"citationItems":[{"id":161885,"uris":["http://zotero.org/groups/4735135/items/TKC58DDZ"],"itemData":{"id":161885,"type":"webpage","title":"Злокачественное новообразование бронхов и легкого. Клинические рекомендации","URL":"https://cr.minzdrav.gov.ru/recomend/30_4","author":[{"family":"Ассоциация онкологов России","given":""}],"accessed":{"date-parts":[["2022",8,2]]},"issued":{"date-parts":[["2022"]]}}}],"schema":"https://github.com/citation-style-language/schema/raw/master/csl-citation.json"} </w:instrText>
      </w:r>
      <w:r w:rsidR="00484066" w:rsidRPr="00BF4043">
        <w:rPr>
          <w:sz w:val="24"/>
        </w:rPr>
        <w:fldChar w:fldCharType="separate"/>
      </w:r>
      <w:ins w:id="1654" w:author="Barshadskaya, Yuliya" w:date="2024-01-12T22:23:00Z">
        <w:r w:rsidR="00484066" w:rsidRPr="00BF4043">
          <w:rPr>
            <w:sz w:val="24"/>
          </w:rPr>
          <w:t>[</w:t>
        </w:r>
      </w:ins>
      <w:del w:id="1655" w:author="Barshadskaya, Yuliya" w:date="2024-01-12T22:23:00Z">
        <w:r w:rsidR="00484066" w:rsidRPr="00BF4043" w:rsidDel="004A0FC3">
          <w:rPr>
            <w:sz w:val="24"/>
          </w:rPr>
          <w:delText>(</w:delText>
        </w:r>
      </w:del>
      <w:r w:rsidR="00484066" w:rsidRPr="00BF4043">
        <w:rPr>
          <w:sz w:val="24"/>
        </w:rPr>
        <w:t>1</w:t>
      </w:r>
      <w:ins w:id="1656" w:author="Barshadskaya, Yuliya" w:date="2024-01-12T22:23:00Z">
        <w:r w:rsidR="00484066" w:rsidRPr="00BF4043">
          <w:rPr>
            <w:sz w:val="24"/>
          </w:rPr>
          <w:t>]</w:t>
        </w:r>
      </w:ins>
      <w:del w:id="1657" w:author="Barshadskaya, Yuliya" w:date="2024-01-12T22:23:00Z">
        <w:r w:rsidR="00484066" w:rsidRPr="00BF4043" w:rsidDel="004A0FC3">
          <w:rPr>
            <w:sz w:val="24"/>
          </w:rPr>
          <w:delText>)</w:delText>
        </w:r>
      </w:del>
      <w:r w:rsidR="00484066" w:rsidRPr="00BF4043">
        <w:rPr>
          <w:sz w:val="24"/>
        </w:rPr>
        <w:fldChar w:fldCharType="end"/>
      </w:r>
      <w:r w:rsidRPr="00484066">
        <w:rPr>
          <w:rFonts w:cs="Times New Roman"/>
          <w:noProof/>
          <w:color w:val="000000" w:themeColor="text1"/>
          <w:sz w:val="24"/>
          <w:rPrChange w:id="1658" w:author="N F" w:date="2023-12-05T03:08:00Z">
            <w:rPr>
              <w:rFonts w:cs="Times New Roman"/>
              <w:noProof/>
            </w:rPr>
          </w:rPrChange>
        </w:rPr>
        <w:tab/>
      </w:r>
      <w:r w:rsidRPr="00484066">
        <w:rPr>
          <w:rFonts w:cs="Times New Roman"/>
          <w:noProof/>
          <w:color w:val="000000" w:themeColor="text1"/>
          <w:sz w:val="24"/>
          <w:rPrChange w:id="1659" w:author="N F" w:date="2023-12-05T03:08:00Z">
            <w:rPr>
              <w:rFonts w:cs="Times New Roman"/>
              <w:noProof/>
            </w:rPr>
          </w:rPrChange>
        </w:rPr>
        <w:fldChar w:fldCharType="begin"/>
      </w:r>
      <w:r w:rsidRPr="00484066">
        <w:rPr>
          <w:rFonts w:cs="Times New Roman"/>
          <w:noProof/>
          <w:color w:val="000000" w:themeColor="text1"/>
          <w:sz w:val="24"/>
          <w:rPrChange w:id="1660" w:author="N F" w:date="2023-12-05T03:08:00Z">
            <w:rPr>
              <w:rFonts w:cs="Times New Roman"/>
              <w:noProof/>
            </w:rPr>
          </w:rPrChange>
        </w:rPr>
        <w:instrText xml:space="preserve"> PAGEREF _Toc115733153 \h </w:instrText>
      </w:r>
      <w:r w:rsidRPr="00484066">
        <w:rPr>
          <w:rFonts w:cs="Times New Roman"/>
          <w:noProof/>
          <w:color w:val="000000" w:themeColor="text1"/>
          <w:sz w:val="24"/>
          <w:rPrChange w:id="1661" w:author="N F" w:date="2023-12-05T03:08:00Z">
            <w:rPr>
              <w:rFonts w:cs="Times New Roman"/>
              <w:noProof/>
              <w:color w:val="000000" w:themeColor="text1"/>
              <w:sz w:val="24"/>
            </w:rPr>
          </w:rPrChange>
        </w:rPr>
      </w:r>
      <w:r w:rsidRPr="00484066">
        <w:rPr>
          <w:rFonts w:cs="Times New Roman"/>
          <w:noProof/>
          <w:color w:val="000000" w:themeColor="text1"/>
          <w:sz w:val="24"/>
          <w:rPrChange w:id="1662" w:author="N F" w:date="2023-12-05T03:08:00Z">
            <w:rPr>
              <w:rFonts w:cs="Times New Roman"/>
              <w:noProof/>
            </w:rPr>
          </w:rPrChange>
        </w:rPr>
        <w:fldChar w:fldCharType="separate"/>
      </w:r>
      <w:r w:rsidRPr="00484066">
        <w:rPr>
          <w:rFonts w:cs="Times New Roman"/>
          <w:noProof/>
          <w:color w:val="000000" w:themeColor="text1"/>
          <w:sz w:val="24"/>
          <w:rPrChange w:id="1663" w:author="N F" w:date="2023-12-05T03:08:00Z">
            <w:rPr>
              <w:rFonts w:cs="Times New Roman"/>
              <w:noProof/>
            </w:rPr>
          </w:rPrChange>
        </w:rPr>
        <w:t>22</w:t>
      </w:r>
      <w:r w:rsidRPr="00484066">
        <w:rPr>
          <w:rFonts w:cs="Times New Roman"/>
          <w:noProof/>
          <w:color w:val="000000" w:themeColor="text1"/>
          <w:sz w:val="24"/>
          <w:rPrChange w:id="1664" w:author="N F" w:date="2023-12-05T03:08:00Z">
            <w:rPr>
              <w:rFonts w:cs="Times New Roman"/>
              <w:noProof/>
            </w:rPr>
          </w:rPrChange>
        </w:rPr>
        <w:fldChar w:fldCharType="end"/>
      </w:r>
    </w:p>
    <w:p w14:paraId="6901B35B" w14:textId="2C0AF64A" w:rsidR="004C4CE2" w:rsidRPr="00484066" w:rsidRDefault="004C4CE2" w:rsidP="00484066">
      <w:pPr>
        <w:pStyle w:val="aa"/>
        <w:tabs>
          <w:tab w:val="right" w:leader="dot" w:pos="9345"/>
        </w:tabs>
        <w:ind w:firstLine="0"/>
        <w:rPr>
          <w:rFonts w:eastAsiaTheme="minorEastAsia" w:cs="Times New Roman"/>
          <w:noProof/>
          <w:color w:val="000000" w:themeColor="text1"/>
          <w:sz w:val="28"/>
          <w:lang w:eastAsia="ru-RU"/>
          <w:rPrChange w:id="1665" w:author="N F" w:date="2023-12-05T03:08:00Z">
            <w:rPr>
              <w:rFonts w:asciiTheme="minorHAnsi" w:eastAsiaTheme="minorEastAsia" w:hAnsiTheme="minorHAnsi"/>
              <w:noProof/>
              <w:sz w:val="22"/>
              <w:lang w:eastAsia="ru-RU"/>
            </w:rPr>
          </w:rPrChange>
        </w:rPr>
      </w:pPr>
      <w:r w:rsidRPr="00484066">
        <w:rPr>
          <w:rFonts w:cs="Times New Roman"/>
          <w:b/>
          <w:noProof/>
          <w:color w:val="000000" w:themeColor="text1"/>
          <w:sz w:val="24"/>
          <w:rPrChange w:id="1666" w:author="N F" w:date="2023-12-05T03:08:00Z">
            <w:rPr>
              <w:rFonts w:cs="Times New Roman"/>
              <w:noProof/>
            </w:rPr>
          </w:rPrChange>
        </w:rPr>
        <w:t>Рисунок 3</w:t>
      </w:r>
      <w:r w:rsidRPr="00484066">
        <w:rPr>
          <w:rFonts w:cs="Times New Roman"/>
          <w:b/>
          <w:noProof/>
          <w:color w:val="000000" w:themeColor="text1"/>
          <w:sz w:val="24"/>
          <w:rPrChange w:id="1667" w:author="N F" w:date="2023-12-05T03:08:00Z">
            <w:rPr>
              <w:rFonts w:cs="Times New Roman"/>
              <w:noProof/>
            </w:rPr>
          </w:rPrChange>
        </w:rPr>
        <w:noBreakHyphen/>
        <w:t>5</w:t>
      </w:r>
      <w:r w:rsidR="00484066">
        <w:rPr>
          <w:rFonts w:cs="Times New Roman"/>
          <w:noProof/>
          <w:color w:val="000000" w:themeColor="text1"/>
          <w:sz w:val="24"/>
        </w:rPr>
        <w:t>.</w:t>
      </w:r>
      <w:r w:rsidRPr="00484066">
        <w:rPr>
          <w:rFonts w:cs="Times New Roman"/>
          <w:noProof/>
          <w:color w:val="000000" w:themeColor="text1"/>
          <w:sz w:val="24"/>
          <w:rPrChange w:id="1668" w:author="N F" w:date="2023-12-05T03:08:00Z">
            <w:rPr>
              <w:rFonts w:cs="Times New Roman"/>
              <w:noProof/>
            </w:rPr>
          </w:rPrChange>
        </w:rPr>
        <w:t xml:space="preserve"> Зависимость «концентрация-эффект» осимертиниба в отношении гена калиевых каналов сердца </w:t>
      </w:r>
      <w:r w:rsidR="00484066" w:rsidRPr="00BF4043">
        <w:rPr>
          <w:sz w:val="24"/>
        </w:rPr>
        <w:fldChar w:fldCharType="begin"/>
      </w:r>
      <w:r w:rsidR="00484066" w:rsidRPr="00BF4043">
        <w:rPr>
          <w:sz w:val="24"/>
        </w:rPr>
        <w:instrText xml:space="preserve"> ADDIN ZOTERO_ITEM CSL_CITATION {"citationID":"yyg4kpq8","properties":{"formattedCitation":"(1)","plainCitation":"(1)","noteIndex":0},"citationItems":[{"id":161885,"uris":["http://zotero.org/groups/4735135/items/TKC58DDZ"],"itemData":{"id":161885,"type":"webpage","title":"Злокачественное новообразование бронхов и легкого. Клинические рекомендации","URL":"https://cr.minzdrav.gov.ru/recomend/30_4","author":[{"family":"Ассоциация онкологов России","given":""}],"accessed":{"date-parts":[["2022",8,2]]},"issued":{"date-parts":[["2022"]]}}}],"schema":"https://github.com/citation-style-language/schema/raw/master/csl-citation.json"} </w:instrText>
      </w:r>
      <w:r w:rsidR="00484066" w:rsidRPr="00BF4043">
        <w:rPr>
          <w:sz w:val="24"/>
        </w:rPr>
        <w:fldChar w:fldCharType="separate"/>
      </w:r>
      <w:ins w:id="1669" w:author="Barshadskaya, Yuliya" w:date="2024-01-12T22:23:00Z">
        <w:r w:rsidR="00484066" w:rsidRPr="00BF4043">
          <w:rPr>
            <w:sz w:val="24"/>
          </w:rPr>
          <w:t>[</w:t>
        </w:r>
      </w:ins>
      <w:del w:id="1670" w:author="Barshadskaya, Yuliya" w:date="2024-01-12T22:23:00Z">
        <w:r w:rsidR="00484066" w:rsidRPr="00BF4043" w:rsidDel="004A0FC3">
          <w:rPr>
            <w:sz w:val="24"/>
          </w:rPr>
          <w:delText>(</w:delText>
        </w:r>
      </w:del>
      <w:r w:rsidR="00484066" w:rsidRPr="00BF4043">
        <w:rPr>
          <w:sz w:val="24"/>
        </w:rPr>
        <w:t>1</w:t>
      </w:r>
      <w:ins w:id="1671" w:author="Barshadskaya, Yuliya" w:date="2024-01-12T22:23:00Z">
        <w:r w:rsidR="00484066" w:rsidRPr="00BF4043">
          <w:rPr>
            <w:sz w:val="24"/>
          </w:rPr>
          <w:t>]</w:t>
        </w:r>
      </w:ins>
      <w:del w:id="1672" w:author="Barshadskaya, Yuliya" w:date="2024-01-12T22:23:00Z">
        <w:r w:rsidR="00484066" w:rsidRPr="00BF4043" w:rsidDel="004A0FC3">
          <w:rPr>
            <w:sz w:val="24"/>
          </w:rPr>
          <w:delText>)</w:delText>
        </w:r>
      </w:del>
      <w:r w:rsidR="00484066" w:rsidRPr="00BF4043">
        <w:rPr>
          <w:sz w:val="24"/>
        </w:rPr>
        <w:fldChar w:fldCharType="end"/>
      </w:r>
      <w:r w:rsidRPr="00484066">
        <w:rPr>
          <w:rFonts w:cs="Times New Roman"/>
          <w:noProof/>
          <w:color w:val="000000" w:themeColor="text1"/>
          <w:sz w:val="24"/>
          <w:rPrChange w:id="1673" w:author="N F" w:date="2023-12-05T03:08:00Z">
            <w:rPr>
              <w:rFonts w:cs="Times New Roman"/>
              <w:noProof/>
            </w:rPr>
          </w:rPrChange>
        </w:rPr>
        <w:tab/>
      </w:r>
      <w:r w:rsidRPr="00484066">
        <w:rPr>
          <w:rFonts w:cs="Times New Roman"/>
          <w:noProof/>
          <w:color w:val="000000" w:themeColor="text1"/>
          <w:sz w:val="24"/>
          <w:rPrChange w:id="1674" w:author="N F" w:date="2023-12-05T03:08:00Z">
            <w:rPr>
              <w:rFonts w:cs="Times New Roman"/>
              <w:noProof/>
            </w:rPr>
          </w:rPrChange>
        </w:rPr>
        <w:fldChar w:fldCharType="begin"/>
      </w:r>
      <w:r w:rsidRPr="00484066">
        <w:rPr>
          <w:rFonts w:cs="Times New Roman"/>
          <w:noProof/>
          <w:color w:val="000000" w:themeColor="text1"/>
          <w:sz w:val="24"/>
          <w:rPrChange w:id="1675" w:author="N F" w:date="2023-12-05T03:08:00Z">
            <w:rPr>
              <w:rFonts w:cs="Times New Roman"/>
              <w:noProof/>
            </w:rPr>
          </w:rPrChange>
        </w:rPr>
        <w:instrText xml:space="preserve"> PAGEREF _Toc115733154 \h </w:instrText>
      </w:r>
      <w:r w:rsidRPr="00484066">
        <w:rPr>
          <w:rFonts w:cs="Times New Roman"/>
          <w:noProof/>
          <w:color w:val="000000" w:themeColor="text1"/>
          <w:sz w:val="24"/>
          <w:rPrChange w:id="1676" w:author="N F" w:date="2023-12-05T03:08:00Z">
            <w:rPr>
              <w:rFonts w:cs="Times New Roman"/>
              <w:noProof/>
              <w:color w:val="000000" w:themeColor="text1"/>
              <w:sz w:val="24"/>
            </w:rPr>
          </w:rPrChange>
        </w:rPr>
      </w:r>
      <w:r w:rsidRPr="00484066">
        <w:rPr>
          <w:rFonts w:cs="Times New Roman"/>
          <w:noProof/>
          <w:color w:val="000000" w:themeColor="text1"/>
          <w:sz w:val="24"/>
          <w:rPrChange w:id="1677" w:author="N F" w:date="2023-12-05T03:08:00Z">
            <w:rPr>
              <w:rFonts w:cs="Times New Roman"/>
              <w:noProof/>
            </w:rPr>
          </w:rPrChange>
        </w:rPr>
        <w:fldChar w:fldCharType="separate"/>
      </w:r>
      <w:r w:rsidRPr="00484066">
        <w:rPr>
          <w:rFonts w:cs="Times New Roman"/>
          <w:noProof/>
          <w:color w:val="000000" w:themeColor="text1"/>
          <w:sz w:val="24"/>
          <w:rPrChange w:id="1678" w:author="N F" w:date="2023-12-05T03:08:00Z">
            <w:rPr>
              <w:rFonts w:cs="Times New Roman"/>
              <w:noProof/>
            </w:rPr>
          </w:rPrChange>
        </w:rPr>
        <w:t>27</w:t>
      </w:r>
      <w:r w:rsidRPr="00484066">
        <w:rPr>
          <w:rFonts w:cs="Times New Roman"/>
          <w:noProof/>
          <w:color w:val="000000" w:themeColor="text1"/>
          <w:sz w:val="24"/>
          <w:rPrChange w:id="1679" w:author="N F" w:date="2023-12-05T03:08:00Z">
            <w:rPr>
              <w:rFonts w:cs="Times New Roman"/>
              <w:noProof/>
            </w:rPr>
          </w:rPrChange>
        </w:rPr>
        <w:fldChar w:fldCharType="end"/>
      </w:r>
    </w:p>
    <w:p w14:paraId="014A9CEE" w14:textId="33626B4E" w:rsidR="004C4CE2" w:rsidRPr="006E6534" w:rsidRDefault="004C4CE2" w:rsidP="00484066">
      <w:pPr>
        <w:pStyle w:val="aa"/>
        <w:tabs>
          <w:tab w:val="right" w:leader="dot" w:pos="9345"/>
        </w:tabs>
        <w:ind w:firstLine="0"/>
        <w:rPr>
          <w:rFonts w:eastAsiaTheme="minorEastAsia" w:cs="Times New Roman"/>
          <w:noProof/>
          <w:color w:val="000000" w:themeColor="text1"/>
          <w:sz w:val="22"/>
          <w:lang w:eastAsia="ru-RU"/>
          <w:rPrChange w:id="1680" w:author="N F" w:date="2023-12-05T03:08:00Z">
            <w:rPr>
              <w:rFonts w:asciiTheme="minorHAnsi" w:eastAsiaTheme="minorEastAsia" w:hAnsiTheme="minorHAnsi"/>
              <w:noProof/>
              <w:sz w:val="22"/>
              <w:lang w:eastAsia="ru-RU"/>
            </w:rPr>
          </w:rPrChange>
        </w:rPr>
      </w:pPr>
      <w:r w:rsidRPr="00484066">
        <w:rPr>
          <w:rFonts w:cs="Times New Roman"/>
          <w:b/>
          <w:noProof/>
          <w:color w:val="000000" w:themeColor="text1"/>
          <w:sz w:val="24"/>
          <w:rPrChange w:id="1681" w:author="N F" w:date="2023-12-05T03:08:00Z">
            <w:rPr>
              <w:rFonts w:cs="Times New Roman"/>
              <w:noProof/>
            </w:rPr>
          </w:rPrChange>
        </w:rPr>
        <w:t>Рисунок 3</w:t>
      </w:r>
      <w:r w:rsidRPr="00484066">
        <w:rPr>
          <w:rFonts w:cs="Times New Roman"/>
          <w:b/>
          <w:noProof/>
          <w:color w:val="000000" w:themeColor="text1"/>
          <w:sz w:val="24"/>
          <w:rPrChange w:id="1682" w:author="N F" w:date="2023-12-05T03:08:00Z">
            <w:rPr>
              <w:rFonts w:cs="Times New Roman"/>
              <w:noProof/>
            </w:rPr>
          </w:rPrChange>
        </w:rPr>
        <w:noBreakHyphen/>
        <w:t>6</w:t>
      </w:r>
      <w:r w:rsidR="00484066">
        <w:rPr>
          <w:rFonts w:cs="Times New Roman"/>
          <w:noProof/>
          <w:color w:val="000000" w:themeColor="text1"/>
          <w:sz w:val="24"/>
        </w:rPr>
        <w:t>.</w:t>
      </w:r>
      <w:r w:rsidRPr="00484066">
        <w:rPr>
          <w:rFonts w:cs="Times New Roman"/>
          <w:noProof/>
          <w:color w:val="000000" w:themeColor="text1"/>
          <w:sz w:val="24"/>
          <w:rPrChange w:id="1683" w:author="N F" w:date="2023-12-05T03:08:00Z">
            <w:rPr>
              <w:rFonts w:cs="Times New Roman"/>
              <w:noProof/>
            </w:rPr>
          </w:rPrChange>
        </w:rPr>
        <w:t xml:space="preserve"> Концентрация радиоактивности осимертиниба после однократного перорального введения в дозе 4 мг/кг самцам крыс </w:t>
      </w:r>
      <w:r w:rsidR="00484066" w:rsidRPr="00BF4043">
        <w:rPr>
          <w:sz w:val="24"/>
        </w:rPr>
        <w:fldChar w:fldCharType="begin"/>
      </w:r>
      <w:r w:rsidR="00484066" w:rsidRPr="00BF4043">
        <w:rPr>
          <w:sz w:val="24"/>
        </w:rPr>
        <w:instrText xml:space="preserve"> ADDIN ZOTERO_ITEM CSL_CITATION {"citationID":"yyg4kpq8","properties":{"formattedCitation":"(1)","plainCitation":"(1)","noteIndex":0},"citationItems":[{"id":161885,"uris":["http://zotero.org/groups/4735135/items/TKC58DDZ"],"itemData":{"id":161885,"type":"webpage","title":"Злокачественное новообразование бронхов и легкого. Клинические рекомендации","URL":"https://cr.minzdrav.gov.ru/recomend/30_4","author":[{"family":"Ассоциация онкологов России","given":""}],"accessed":{"date-parts":[["2022",8,2]]},"issued":{"date-parts":[["2022"]]}}}],"schema":"https://github.com/citation-style-language/schema/raw/master/csl-citation.json"} </w:instrText>
      </w:r>
      <w:r w:rsidR="00484066" w:rsidRPr="00BF4043">
        <w:rPr>
          <w:sz w:val="24"/>
        </w:rPr>
        <w:fldChar w:fldCharType="separate"/>
      </w:r>
      <w:ins w:id="1684" w:author="Barshadskaya, Yuliya" w:date="2024-01-12T22:23:00Z">
        <w:r w:rsidR="00484066" w:rsidRPr="00BF4043">
          <w:rPr>
            <w:sz w:val="24"/>
          </w:rPr>
          <w:t>[</w:t>
        </w:r>
      </w:ins>
      <w:del w:id="1685" w:author="Barshadskaya, Yuliya" w:date="2024-01-12T22:23:00Z">
        <w:r w:rsidR="00484066" w:rsidRPr="00BF4043" w:rsidDel="004A0FC3">
          <w:rPr>
            <w:sz w:val="24"/>
          </w:rPr>
          <w:delText>(</w:delText>
        </w:r>
      </w:del>
      <w:r w:rsidR="00484066" w:rsidRPr="00BF4043">
        <w:rPr>
          <w:sz w:val="24"/>
        </w:rPr>
        <w:t>1</w:t>
      </w:r>
      <w:ins w:id="1686" w:author="Barshadskaya, Yuliya" w:date="2024-01-12T22:23:00Z">
        <w:r w:rsidR="00484066" w:rsidRPr="00BF4043">
          <w:rPr>
            <w:sz w:val="24"/>
          </w:rPr>
          <w:t>]</w:t>
        </w:r>
      </w:ins>
      <w:del w:id="1687" w:author="Barshadskaya, Yuliya" w:date="2024-01-12T22:23:00Z">
        <w:r w:rsidR="00484066" w:rsidRPr="00BF4043" w:rsidDel="004A0FC3">
          <w:rPr>
            <w:sz w:val="24"/>
          </w:rPr>
          <w:delText>)</w:delText>
        </w:r>
      </w:del>
      <w:r w:rsidR="00484066" w:rsidRPr="00BF4043">
        <w:rPr>
          <w:sz w:val="24"/>
        </w:rPr>
        <w:fldChar w:fldCharType="end"/>
      </w:r>
      <w:bookmarkStart w:id="1688" w:name="_GoBack"/>
      <w:bookmarkEnd w:id="1688"/>
      <w:r w:rsidRPr="006E6534">
        <w:rPr>
          <w:rFonts w:cs="Times New Roman"/>
          <w:noProof/>
          <w:color w:val="000000" w:themeColor="text1"/>
          <w:rPrChange w:id="1689" w:author="N F" w:date="2023-12-05T03:08:00Z">
            <w:rPr>
              <w:rFonts w:cs="Times New Roman"/>
              <w:noProof/>
            </w:rPr>
          </w:rPrChange>
        </w:rPr>
        <w:tab/>
      </w:r>
      <w:r w:rsidRPr="006E6534">
        <w:rPr>
          <w:rFonts w:cs="Times New Roman"/>
          <w:noProof/>
          <w:color w:val="000000" w:themeColor="text1"/>
          <w:rPrChange w:id="1690" w:author="N F" w:date="2023-12-05T03:08:00Z">
            <w:rPr>
              <w:rFonts w:cs="Times New Roman"/>
              <w:noProof/>
            </w:rPr>
          </w:rPrChange>
        </w:rPr>
        <w:fldChar w:fldCharType="begin"/>
      </w:r>
      <w:r w:rsidRPr="006E6534">
        <w:rPr>
          <w:rFonts w:cs="Times New Roman"/>
          <w:noProof/>
          <w:color w:val="000000" w:themeColor="text1"/>
          <w:rPrChange w:id="1691" w:author="N F" w:date="2023-12-05T03:08:00Z">
            <w:rPr>
              <w:rFonts w:cs="Times New Roman"/>
              <w:noProof/>
            </w:rPr>
          </w:rPrChange>
        </w:rPr>
        <w:instrText xml:space="preserve"> PAGEREF _Toc115733155 \h </w:instrText>
      </w:r>
      <w:r w:rsidRPr="006E6534">
        <w:rPr>
          <w:rFonts w:cs="Times New Roman"/>
          <w:noProof/>
          <w:color w:val="000000" w:themeColor="text1"/>
          <w:rPrChange w:id="1692" w:author="N F" w:date="2023-12-05T03:08:00Z">
            <w:rPr>
              <w:rFonts w:cs="Times New Roman"/>
              <w:noProof/>
              <w:color w:val="000000" w:themeColor="text1"/>
            </w:rPr>
          </w:rPrChange>
        </w:rPr>
      </w:r>
      <w:r w:rsidRPr="006E6534">
        <w:rPr>
          <w:rFonts w:cs="Times New Roman"/>
          <w:noProof/>
          <w:color w:val="000000" w:themeColor="text1"/>
          <w:rPrChange w:id="1693" w:author="N F" w:date="2023-12-05T03:08:00Z">
            <w:rPr>
              <w:rFonts w:cs="Times New Roman"/>
              <w:noProof/>
            </w:rPr>
          </w:rPrChange>
        </w:rPr>
        <w:fldChar w:fldCharType="separate"/>
      </w:r>
      <w:r w:rsidRPr="006E6534">
        <w:rPr>
          <w:rFonts w:cs="Times New Roman"/>
          <w:noProof/>
          <w:color w:val="000000" w:themeColor="text1"/>
          <w:rPrChange w:id="1694" w:author="N F" w:date="2023-12-05T03:08:00Z">
            <w:rPr>
              <w:rFonts w:cs="Times New Roman"/>
              <w:noProof/>
            </w:rPr>
          </w:rPrChange>
        </w:rPr>
        <w:t>32</w:t>
      </w:r>
      <w:r w:rsidRPr="006E6534">
        <w:rPr>
          <w:rFonts w:cs="Times New Roman"/>
          <w:noProof/>
          <w:color w:val="000000" w:themeColor="text1"/>
          <w:rPrChange w:id="1695" w:author="N F" w:date="2023-12-05T03:08:00Z">
            <w:rPr>
              <w:rFonts w:cs="Times New Roman"/>
              <w:noProof/>
            </w:rPr>
          </w:rPrChange>
        </w:rPr>
        <w:fldChar w:fldCharType="end"/>
      </w:r>
    </w:p>
    <w:p w14:paraId="3B3F7626" w14:textId="2672F509" w:rsidR="00113B29" w:rsidRPr="006E6534" w:rsidRDefault="009B3DC5" w:rsidP="009B3DC5">
      <w:pPr>
        <w:pStyle w:val="SDText"/>
        <w:rPr>
          <w:rFonts w:cs="Times New Roman"/>
          <w:color w:val="000000" w:themeColor="text1"/>
          <w:rPrChange w:id="1696" w:author="N F" w:date="2023-12-05T03:08:00Z">
            <w:rPr>
              <w:rFonts w:cs="Times New Roman"/>
            </w:rPr>
          </w:rPrChange>
        </w:rPr>
      </w:pPr>
      <w:r w:rsidRPr="006E6534">
        <w:rPr>
          <w:rFonts w:cs="Times New Roman"/>
          <w:color w:val="000000" w:themeColor="text1"/>
          <w:rPrChange w:id="1697" w:author="N F" w:date="2023-12-05T03:08:00Z">
            <w:rPr>
              <w:rFonts w:cs="Times New Roman"/>
            </w:rPr>
          </w:rPrChange>
        </w:rPr>
        <w:fldChar w:fldCharType="end"/>
      </w:r>
    </w:p>
    <w:p w14:paraId="5B767689" w14:textId="32567E7E" w:rsidR="00157F01" w:rsidRPr="006E6534" w:rsidRDefault="00157F01" w:rsidP="009B3DC5">
      <w:pPr>
        <w:pStyle w:val="SDText"/>
        <w:rPr>
          <w:rFonts w:cs="Times New Roman"/>
          <w:color w:val="000000" w:themeColor="text1"/>
          <w:rPrChange w:id="1698" w:author="N F" w:date="2023-12-05T03:08:00Z">
            <w:rPr>
              <w:rFonts w:cs="Times New Roman"/>
            </w:rPr>
          </w:rPrChange>
        </w:rPr>
      </w:pPr>
      <w:r w:rsidRPr="006E6534">
        <w:rPr>
          <w:rFonts w:cs="Times New Roman"/>
          <w:color w:val="000000" w:themeColor="text1"/>
          <w:rPrChange w:id="1699" w:author="N F" w:date="2023-12-05T03:08:00Z">
            <w:rPr>
              <w:rFonts w:cs="Times New Roman"/>
            </w:rPr>
          </w:rPrChange>
        </w:rPr>
        <w:br w:type="page"/>
      </w:r>
    </w:p>
    <w:p w14:paraId="4B24203A" w14:textId="0EF5EEE1" w:rsidR="00586080" w:rsidRPr="00212EAE" w:rsidRDefault="00212EAE">
      <w:pPr>
        <w:pStyle w:val="1"/>
        <w:numPr>
          <w:ilvl w:val="0"/>
          <w:numId w:val="0"/>
        </w:numPr>
        <w:spacing w:before="0" w:line="240" w:lineRule="auto"/>
        <w:rPr>
          <w:rFonts w:cs="Times New Roman"/>
          <w:sz w:val="24"/>
          <w:szCs w:val="24"/>
        </w:rPr>
        <w:pPrChange w:id="1700" w:author="N F" w:date="2023-08-06T15:38:00Z">
          <w:pPr>
            <w:pStyle w:val="1"/>
            <w:numPr>
              <w:numId w:val="0"/>
            </w:numPr>
            <w:ind w:left="0" w:firstLine="0"/>
          </w:pPr>
        </w:pPrChange>
      </w:pPr>
      <w:r w:rsidRPr="00212EAE">
        <w:rPr>
          <w:rFonts w:cs="Times New Roman"/>
          <w:sz w:val="24"/>
          <w:szCs w:val="24"/>
        </w:rPr>
        <w:lastRenderedPageBreak/>
        <w:t>РЕЗЮМЕ</w:t>
      </w:r>
    </w:p>
    <w:p w14:paraId="23E31E0F" w14:textId="77777777" w:rsidR="008A442B" w:rsidRDefault="008A442B" w:rsidP="00212EAE">
      <w:pPr>
        <w:pStyle w:val="SDText"/>
        <w:spacing w:after="0"/>
        <w:rPr>
          <w:ins w:id="1701" w:author="Barshadskaya, Yuliya" w:date="2024-01-10T18:39:00Z"/>
          <w:rFonts w:cs="Times New Roman"/>
          <w:color w:val="000000" w:themeColor="text1"/>
          <w:szCs w:val="24"/>
        </w:rPr>
      </w:pPr>
      <w:bookmarkStart w:id="1702" w:name="_Toc459563542"/>
      <w:ins w:id="1703" w:author="Barshadskaya, Yuliya" w:date="2024-01-10T18:36:00Z">
        <w:r w:rsidRPr="006E6534">
          <w:rPr>
            <w:rFonts w:cs="Times New Roman"/>
            <w:color w:val="000000" w:themeColor="text1"/>
            <w:szCs w:val="24"/>
            <w:rPrChange w:id="1704" w:author="N F" w:date="2023-12-05T03:08:00Z">
              <w:rPr>
                <w:rFonts w:cs="Times New Roman"/>
                <w:szCs w:val="24"/>
              </w:rPr>
            </w:rPrChange>
          </w:rPr>
          <w:t>Рак легкого – собирательное понятие, объединяющее различные по происхождению, гистологической структуре, клиническому течению и результатам лечения злокачественные эпителиальные опухоли. Развиваются они из покровного эпителия слизистой оболочки бронхов, бронхиальных слизистых желез бронхиол и легочных альвеол. У подавляющего большинства пациентов, страдающих от рака легкого (85–90%), развитие заболевания связано с курением, как активным, так и пассивным. Кроме того, к факторам риска можно отнести облучение (проведенную ранее лучевую терапию по поводу других опухолей внутригрудной локализации), воздействие радона, асбеста, мышьяка. По заболеваемости рак легкого занимает 1 место среди других злокачественных опухолей у мужчин в России, а по смертности – 1 место среди мужчин и женщин как в России, так и в мире. В России в 2019 г. выявлено 49 145 новых случаев рака легкого. В период с 2009 г. по 2019 г. отмечается рост заболеваемости раком легкого: 83,6 и 100,5 случаев на 100 тысяч населения соответственно. При этом показатель летальности заметно снизился за этот же период (с 54,1 до 48,4 случаев на 100 тысяч). От него ежегодно умирает больше пациентов, чем от рака простаты, молочной железы и толстой кишки вместе взятых</w:t>
        </w:r>
      </w:ins>
      <w:ins w:id="1705" w:author="Barshadskaya, Yuliya" w:date="2024-01-10T18:39:00Z">
        <w:r>
          <w:rPr>
            <w:rFonts w:cs="Times New Roman"/>
            <w:color w:val="000000" w:themeColor="text1"/>
            <w:szCs w:val="24"/>
          </w:rPr>
          <w:t>.</w:t>
        </w:r>
      </w:ins>
    </w:p>
    <w:p w14:paraId="6F5C472B" w14:textId="7F208D26" w:rsidR="008A442B" w:rsidRDefault="008A442B" w:rsidP="00EB0045">
      <w:pPr>
        <w:pStyle w:val="SDText"/>
        <w:spacing w:after="0"/>
        <w:rPr>
          <w:rFonts w:cs="Times New Roman"/>
          <w:color w:val="000000" w:themeColor="text1"/>
        </w:rPr>
      </w:pPr>
      <w:ins w:id="1706" w:author="Barshadskaya, Yuliya" w:date="2024-01-10T18:39:00Z">
        <w:r w:rsidRPr="008A442B">
          <w:rPr>
            <w:rFonts w:cs="Times New Roman"/>
            <w:color w:val="000000" w:themeColor="text1"/>
          </w:rPr>
          <w:t>Немелкоклеточный рак легкого представляет собой один из</w:t>
        </w:r>
        <w:r>
          <w:rPr>
            <w:rFonts w:cs="Times New Roman"/>
            <w:color w:val="000000" w:themeColor="text1"/>
          </w:rPr>
          <w:t xml:space="preserve"> подтипов рака легкого, который</w:t>
        </w:r>
      </w:ins>
      <w:ins w:id="1707" w:author="Barshadskaya, Yuliya" w:date="2024-01-10T18:42:00Z">
        <w:r>
          <w:rPr>
            <w:rFonts w:cs="Times New Roman"/>
            <w:color w:val="000000" w:themeColor="text1"/>
          </w:rPr>
          <w:t xml:space="preserve"> </w:t>
        </w:r>
      </w:ins>
      <w:ins w:id="1708" w:author="Barshadskaya, Yuliya" w:date="2024-01-10T18:39:00Z">
        <w:r w:rsidRPr="008A442B">
          <w:rPr>
            <w:rFonts w:cs="Times New Roman"/>
            <w:color w:val="000000" w:themeColor="text1"/>
          </w:rPr>
          <w:t>отличается от мелкоклеточного рака легкого (МРЛ) видом опухолевых клеток под микроскопом.</w:t>
        </w:r>
      </w:ins>
      <w:ins w:id="1709" w:author="Barshadskaya, Yuliya" w:date="2024-01-10T18:43:00Z">
        <w:r>
          <w:rPr>
            <w:rFonts w:cs="Times New Roman"/>
            <w:color w:val="000000" w:themeColor="text1"/>
          </w:rPr>
          <w:t xml:space="preserve"> </w:t>
        </w:r>
      </w:ins>
      <w:ins w:id="1710" w:author="Barshadskaya, Yuliya" w:date="2024-01-10T18:44:00Z">
        <w:r w:rsidR="00BC7E4E">
          <w:rPr>
            <w:rFonts w:cs="Times New Roman"/>
            <w:color w:val="000000" w:themeColor="text1"/>
          </w:rPr>
          <w:t>Э</w:t>
        </w:r>
        <w:r w:rsidR="00BC7E4E" w:rsidRPr="00BC7E4E">
          <w:rPr>
            <w:rFonts w:cs="Times New Roman"/>
            <w:color w:val="000000" w:themeColor="text1"/>
          </w:rPr>
          <w:t>то наиболее распр</w:t>
        </w:r>
        <w:r w:rsidR="00BC7E4E">
          <w:rPr>
            <w:rFonts w:cs="Times New Roman"/>
            <w:color w:val="000000" w:themeColor="text1"/>
          </w:rPr>
          <w:t>остраненный тип рака легких, на</w:t>
        </w:r>
      </w:ins>
      <w:ins w:id="1711" w:author="Barshadskaya, Yuliya" w:date="2024-01-10T18:45:00Z">
        <w:r w:rsidR="00BC7E4E">
          <w:rPr>
            <w:rFonts w:cs="Times New Roman"/>
            <w:color w:val="000000" w:themeColor="text1"/>
          </w:rPr>
          <w:t xml:space="preserve"> </w:t>
        </w:r>
      </w:ins>
      <w:ins w:id="1712" w:author="Barshadskaya, Yuliya" w:date="2024-01-10T18:44:00Z">
        <w:r w:rsidR="00BC7E4E" w:rsidRPr="00BC7E4E">
          <w:rPr>
            <w:rFonts w:cs="Times New Roman"/>
            <w:color w:val="000000" w:themeColor="text1"/>
          </w:rPr>
          <w:t>его долю приходится 80-90% всех случаев рака легких</w:t>
        </w:r>
      </w:ins>
      <w:ins w:id="1713" w:author="Barshadskaya, Yuliya" w:date="2024-01-10T18:45:00Z">
        <w:r w:rsidR="00BC7E4E">
          <w:rPr>
            <w:rFonts w:cs="Times New Roman"/>
            <w:color w:val="000000" w:themeColor="text1"/>
          </w:rPr>
          <w:t>.</w:t>
        </w:r>
      </w:ins>
      <w:ins w:id="1714" w:author="Barshadskaya, Yuliya" w:date="2024-01-10T18:44:00Z">
        <w:r w:rsidR="00BC7E4E" w:rsidRPr="00BC7E4E">
          <w:rPr>
            <w:rFonts w:cs="Times New Roman"/>
            <w:color w:val="000000" w:themeColor="text1"/>
          </w:rPr>
          <w:t xml:space="preserve"> </w:t>
        </w:r>
      </w:ins>
      <w:ins w:id="1715" w:author="Barshadskaya, Yuliya" w:date="2024-01-10T18:39:00Z">
        <w:r w:rsidRPr="008A442B">
          <w:rPr>
            <w:rFonts w:cs="Times New Roman"/>
            <w:color w:val="000000" w:themeColor="text1"/>
          </w:rPr>
          <w:t>В НМРЛ входят следующие гистологические формы рака легкого: аденокарцинома,</w:t>
        </w:r>
      </w:ins>
      <w:ins w:id="1716" w:author="Barshadskaya, Yuliya" w:date="2024-01-10T18:43:00Z">
        <w:r>
          <w:rPr>
            <w:rFonts w:cs="Times New Roman"/>
            <w:color w:val="000000" w:themeColor="text1"/>
          </w:rPr>
          <w:t xml:space="preserve"> </w:t>
        </w:r>
      </w:ins>
      <w:ins w:id="1717" w:author="Barshadskaya, Yuliya" w:date="2024-01-10T18:39:00Z">
        <w:r w:rsidRPr="008A442B">
          <w:rPr>
            <w:rFonts w:cs="Times New Roman"/>
            <w:color w:val="000000" w:themeColor="text1"/>
          </w:rPr>
          <w:t>плоскоклеточный рак и крупноклеточный (недифференцированный) рак. Все они</w:t>
        </w:r>
      </w:ins>
      <w:ins w:id="1718" w:author="Barshadskaya, Yuliya" w:date="2024-01-10T18:43:00Z">
        <w:r>
          <w:rPr>
            <w:rFonts w:cs="Times New Roman"/>
            <w:color w:val="000000" w:themeColor="text1"/>
          </w:rPr>
          <w:t xml:space="preserve"> </w:t>
        </w:r>
      </w:ins>
      <w:ins w:id="1719" w:author="Barshadskaya, Yuliya" w:date="2024-01-10T18:39:00Z">
        <w:r w:rsidRPr="008A442B">
          <w:rPr>
            <w:rFonts w:cs="Times New Roman"/>
            <w:color w:val="000000" w:themeColor="text1"/>
          </w:rPr>
          <w:t>диагностируются одинаково, но имеют особенности лечения.</w:t>
        </w:r>
      </w:ins>
      <w:ins w:id="1720" w:author="Barshadskaya, Yuliya" w:date="2024-01-16T18:37:00Z">
        <w:r w:rsidR="00EB0045">
          <w:rPr>
            <w:rFonts w:cs="Times New Roman"/>
            <w:color w:val="000000" w:themeColor="text1"/>
          </w:rPr>
          <w:t xml:space="preserve"> </w:t>
        </w:r>
        <w:r w:rsidR="00EB0045" w:rsidRPr="00EB0045">
          <w:rPr>
            <w:rFonts w:cs="Times New Roman"/>
            <w:color w:val="000000" w:themeColor="text1"/>
          </w:rPr>
          <w:t>У большинства пациентов с НМРЛ заболевание выявляется на поздних стадиях, лишь примерно у 25‒30% пациентов на момент установления диагноза о</w:t>
        </w:r>
        <w:r w:rsidR="00EB0045">
          <w:rPr>
            <w:rFonts w:cs="Times New Roman"/>
            <w:color w:val="000000" w:themeColor="text1"/>
          </w:rPr>
          <w:t xml:space="preserve">пухоль является операбельной. </w:t>
        </w:r>
        <w:r w:rsidR="00EB0045" w:rsidRPr="00EB0045">
          <w:rPr>
            <w:rFonts w:cs="Times New Roman"/>
            <w:color w:val="000000" w:themeColor="text1"/>
          </w:rPr>
          <w:t>У значительной части пациентов с операбельным НМРЛ впоследствии возникает рецидив заболевания, несмотря на радикальную операцию и адъювантную химиотерапию.</w:t>
        </w:r>
        <w:r w:rsidR="00EB0045">
          <w:rPr>
            <w:rFonts w:cs="Times New Roman"/>
            <w:color w:val="000000" w:themeColor="text1"/>
          </w:rPr>
          <w:t xml:space="preserve"> </w:t>
        </w:r>
        <w:r w:rsidR="00EB0045" w:rsidRPr="00EB0045">
          <w:rPr>
            <w:rFonts w:cs="Times New Roman"/>
            <w:color w:val="000000" w:themeColor="text1"/>
          </w:rPr>
          <w:t xml:space="preserve">Приблизительно 10% пациентов с НМРЛ </w:t>
        </w:r>
        <w:r w:rsidR="00EB0045">
          <w:rPr>
            <w:rFonts w:cs="Times New Roman"/>
            <w:color w:val="000000" w:themeColor="text1"/>
          </w:rPr>
          <w:t>в РФ имеют мутацию в гене EGFR.</w:t>
        </w:r>
        <w:r w:rsidR="00EB0045" w:rsidRPr="00EB0045">
          <w:rPr>
            <w:rFonts w:cs="Times New Roman"/>
            <w:color w:val="000000" w:themeColor="text1"/>
          </w:rPr>
          <w:t xml:space="preserve"> Такие пациенты особенно чувствительны к терапии ингибиторами тирозинкиназы (ИТК) EGFR, которые блокируют сигнальные пути, регули</w:t>
        </w:r>
        <w:r w:rsidR="00EB0045">
          <w:rPr>
            <w:rFonts w:cs="Times New Roman"/>
            <w:color w:val="000000" w:themeColor="text1"/>
          </w:rPr>
          <w:t>рующие рост опухолевых клеток.</w:t>
        </w:r>
      </w:ins>
    </w:p>
    <w:p w14:paraId="1F74BA35" w14:textId="74A47E73" w:rsidR="002F3719" w:rsidRPr="00EB0045" w:rsidRDefault="002F3719">
      <w:pPr>
        <w:spacing w:after="0" w:line="240" w:lineRule="auto"/>
        <w:ind w:right="21"/>
        <w:rPr>
          <w:ins w:id="1721" w:author="Barshadskaya, Yuliya" w:date="2024-01-10T18:45:00Z"/>
          <w:color w:val="000000"/>
          <w:rPrChange w:id="1722" w:author="Barshadskaya, Yuliya" w:date="2024-01-16T18:31:00Z">
            <w:rPr>
              <w:ins w:id="1723" w:author="Barshadskaya, Yuliya" w:date="2024-01-10T18:45:00Z"/>
              <w:rFonts w:cs="Times New Roman"/>
              <w:color w:val="000000" w:themeColor="text1"/>
            </w:rPr>
          </w:rPrChange>
        </w:rPr>
        <w:pPrChange w:id="1724" w:author="Barshadskaya, Yuliya" w:date="2024-01-16T18:31:00Z">
          <w:pPr>
            <w:pStyle w:val="SDText"/>
            <w:spacing w:after="0"/>
          </w:pPr>
        </w:pPrChange>
      </w:pPr>
      <w:r w:rsidRPr="006E6534">
        <w:rPr>
          <w:rFonts w:cs="Times New Roman"/>
          <w:color w:val="000000" w:themeColor="text1"/>
          <w:rPrChange w:id="1725" w:author="N F" w:date="2023-12-05T03:08:00Z">
            <w:rPr>
              <w:rFonts w:cs="Times New Roman"/>
            </w:rPr>
          </w:rPrChange>
        </w:rPr>
        <w:t>Осимертиниб (</w:t>
      </w:r>
      <w:r w:rsidR="00D702AC" w:rsidRPr="006E6534">
        <w:rPr>
          <w:rFonts w:cs="Times New Roman"/>
          <w:color w:val="000000" w:themeColor="text1"/>
          <w:rPrChange w:id="1726" w:author="N F" w:date="2023-12-05T03:08:00Z">
            <w:rPr>
              <w:rFonts w:cs="Times New Roman"/>
            </w:rPr>
          </w:rPrChange>
        </w:rPr>
        <w:t>лабораторный шифр</w:t>
      </w:r>
      <w:r w:rsidRPr="006E6534">
        <w:rPr>
          <w:rFonts w:cs="Times New Roman"/>
          <w:color w:val="000000" w:themeColor="text1"/>
          <w:rPrChange w:id="1727" w:author="N F" w:date="2023-12-05T03:08:00Z">
            <w:rPr>
              <w:rFonts w:cs="Times New Roman"/>
            </w:rPr>
          </w:rPrChange>
        </w:rPr>
        <w:t xml:space="preserve"> AZD9291) представляет собой пероральный ингибитор тирозинкиназы рецептора эпидермального фактора роста третьего поколения, </w:t>
      </w:r>
      <w:r w:rsidR="00D702AC" w:rsidRPr="006E6534">
        <w:rPr>
          <w:rFonts w:cs="Times New Roman"/>
          <w:color w:val="000000" w:themeColor="text1"/>
          <w:rPrChange w:id="1728" w:author="N F" w:date="2023-12-05T03:08:00Z">
            <w:rPr>
              <w:rFonts w:cs="Times New Roman"/>
            </w:rPr>
          </w:rPrChange>
        </w:rPr>
        <w:t xml:space="preserve">применяемый </w:t>
      </w:r>
      <w:r w:rsidRPr="006E6534">
        <w:rPr>
          <w:rFonts w:cs="Times New Roman"/>
          <w:color w:val="000000" w:themeColor="text1"/>
          <w:rPrChange w:id="1729" w:author="N F" w:date="2023-12-05T03:08:00Z">
            <w:rPr>
              <w:rFonts w:cs="Times New Roman"/>
            </w:rPr>
          </w:rPrChange>
        </w:rPr>
        <w:t xml:space="preserve">для лечения распространенного НМРЛ. Осимертиниб был разработан для воздействия на мутацию EGFR T790M, которая часто присутствует у пациентов с немелкоклеточным раком легкого (НМРЛ) с приобретенной устойчивостью к ингибиторам тирозинкиназы EGFR, в то же время щадя EGFR дикого типа. В ноябре 2015 года таблетированная форма осимертиниба получила ускоренное одобрение в США для лечения пациентов с метастатическим НМРЛ с положительной мутацией EGFR T790M (обнаружено с помощью теста, одобренного управлением по контролю за качеством пищевых продуктов и медикаментов), у которых заболевание прогрессировало во время или после терапии ингибиторами тирозинкиназы EGFR. </w:t>
      </w:r>
      <w:r w:rsidR="00792B00" w:rsidRPr="006E6534">
        <w:rPr>
          <w:rFonts w:cs="Times New Roman"/>
          <w:color w:val="000000" w:themeColor="text1"/>
          <w:rPrChange w:id="1730" w:author="N F" w:date="2023-12-05T03:08:00Z">
            <w:rPr>
              <w:rFonts w:cs="Times New Roman"/>
            </w:rPr>
          </w:rPrChange>
        </w:rPr>
        <w:t xml:space="preserve">Осимертиниб также получил статус ускоренной оценки по этому показанию в Евросоюзе, в 2018 г. Тагриссо (МНН: осимертиниб) получил в США статус препарата первой линии при лечении пациентов с НМРЛ с мутацией </w:t>
      </w:r>
      <w:r w:rsidR="00792B00" w:rsidRPr="006E6534">
        <w:rPr>
          <w:rFonts w:cs="Times New Roman"/>
          <w:color w:val="000000" w:themeColor="text1"/>
          <w:lang w:val="en-US"/>
          <w:rPrChange w:id="1731" w:author="N F" w:date="2023-12-05T03:08:00Z">
            <w:rPr>
              <w:rFonts w:cs="Times New Roman"/>
              <w:lang w:val="en-US"/>
            </w:rPr>
          </w:rPrChange>
        </w:rPr>
        <w:t>EGFR</w:t>
      </w:r>
      <w:r w:rsidR="00792B00" w:rsidRPr="006E6534">
        <w:rPr>
          <w:rFonts w:cs="Times New Roman"/>
          <w:color w:val="000000" w:themeColor="text1"/>
          <w:rPrChange w:id="1732" w:author="N F" w:date="2023-12-05T03:08:00Z">
            <w:rPr>
              <w:rFonts w:cs="Times New Roman"/>
            </w:rPr>
          </w:rPrChange>
        </w:rPr>
        <w:t xml:space="preserve">, а в 2020 </w:t>
      </w:r>
      <w:r w:rsidR="00AC6C53" w:rsidRPr="006E6534">
        <w:rPr>
          <w:rFonts w:cs="Times New Roman"/>
          <w:color w:val="000000" w:themeColor="text1"/>
          <w:rPrChange w:id="1733" w:author="N F" w:date="2023-12-05T03:08:00Z">
            <w:rPr>
              <w:rFonts w:cs="Times New Roman"/>
            </w:rPr>
          </w:rPrChange>
        </w:rPr>
        <w:t xml:space="preserve">г. </w:t>
      </w:r>
      <w:r w:rsidR="00792B00" w:rsidRPr="006E6534">
        <w:rPr>
          <w:rFonts w:cs="Times New Roman"/>
          <w:color w:val="000000" w:themeColor="text1"/>
          <w:rPrChange w:id="1734" w:author="N F" w:date="2023-12-05T03:08:00Z">
            <w:rPr>
              <w:rFonts w:cs="Times New Roman"/>
            </w:rPr>
          </w:rPrChange>
        </w:rPr>
        <w:t xml:space="preserve">– статус препарата для адъювантной терапии у пациентов с НМРЛ и мутацией </w:t>
      </w:r>
      <w:r w:rsidR="00792B00" w:rsidRPr="006E6534">
        <w:rPr>
          <w:rFonts w:cs="Times New Roman"/>
          <w:color w:val="000000" w:themeColor="text1"/>
          <w:lang w:val="en-US"/>
          <w:rPrChange w:id="1735" w:author="N F" w:date="2023-12-05T03:08:00Z">
            <w:rPr>
              <w:rFonts w:cs="Times New Roman"/>
              <w:lang w:val="en-US"/>
            </w:rPr>
          </w:rPrChange>
        </w:rPr>
        <w:t>EGFR</w:t>
      </w:r>
      <w:r w:rsidR="00792B00" w:rsidRPr="006E6534">
        <w:rPr>
          <w:rFonts w:cs="Times New Roman"/>
          <w:color w:val="000000" w:themeColor="text1"/>
          <w:rPrChange w:id="1736" w:author="N F" w:date="2023-12-05T03:08:00Z">
            <w:rPr>
              <w:rFonts w:cs="Times New Roman"/>
            </w:rPr>
          </w:rPrChange>
        </w:rPr>
        <w:t xml:space="preserve"> на ранних стадиях</w:t>
      </w:r>
      <w:r w:rsidRPr="006E6534">
        <w:rPr>
          <w:rFonts w:cs="Times New Roman"/>
          <w:color w:val="000000" w:themeColor="text1"/>
          <w:rPrChange w:id="1737" w:author="N F" w:date="2023-12-05T03:08:00Z">
            <w:rPr>
              <w:rFonts w:cs="Times New Roman"/>
            </w:rPr>
          </w:rPrChange>
        </w:rPr>
        <w:t>.</w:t>
      </w:r>
      <w:ins w:id="1738" w:author="Barshadskaya, Yuliya" w:date="2024-01-16T18:31:00Z">
        <w:r w:rsidR="00EB0045">
          <w:rPr>
            <w:rFonts w:cs="Times New Roman"/>
            <w:color w:val="000000" w:themeColor="text1"/>
          </w:rPr>
          <w:t xml:space="preserve"> </w:t>
        </w:r>
        <w:r w:rsidR="00EB0045" w:rsidRPr="00DA75AA">
          <w:rPr>
            <w:bCs/>
            <w:iCs/>
          </w:rPr>
          <w:t xml:space="preserve">В России </w:t>
        </w:r>
      </w:ins>
      <w:ins w:id="1739" w:author="Barshadskaya, Yuliya" w:date="2024-01-16T18:32:00Z">
        <w:r w:rsidR="00EB0045">
          <w:rPr>
            <w:bCs/>
            <w:iCs/>
          </w:rPr>
          <w:t xml:space="preserve">осимертиниб </w:t>
        </w:r>
      </w:ins>
      <w:ins w:id="1740" w:author="Barshadskaya, Yuliya" w:date="2024-01-16T18:31:00Z">
        <w:r w:rsidR="00EB0045" w:rsidRPr="00DA75AA">
          <w:rPr>
            <w:bCs/>
            <w:iCs/>
          </w:rPr>
          <w:t xml:space="preserve">зарегистрирован и </w:t>
        </w:r>
        <w:r w:rsidR="00EB0045">
          <w:rPr>
            <w:bCs/>
            <w:iCs/>
          </w:rPr>
          <w:t>применяется в клинической практике с 201</w:t>
        </w:r>
      </w:ins>
      <w:ins w:id="1741" w:author="Barshadskaya, Yuliya" w:date="2024-01-16T18:34:00Z">
        <w:r w:rsidR="00EB0045">
          <w:rPr>
            <w:bCs/>
            <w:iCs/>
          </w:rPr>
          <w:t>7</w:t>
        </w:r>
      </w:ins>
      <w:ins w:id="1742" w:author="Barshadskaya, Yuliya" w:date="2024-01-16T18:31:00Z">
        <w:r w:rsidR="00EB0045" w:rsidRPr="00DA75AA">
          <w:rPr>
            <w:bCs/>
            <w:iCs/>
          </w:rPr>
          <w:t xml:space="preserve"> г.</w:t>
        </w:r>
      </w:ins>
    </w:p>
    <w:p w14:paraId="53F705CD" w14:textId="3CF1C267" w:rsidR="00BC7E4E" w:rsidRPr="00B33B3A" w:rsidRDefault="00BC7E4E">
      <w:pPr>
        <w:pStyle w:val="OT"/>
        <w:spacing w:after="0"/>
        <w:ind w:firstLine="709"/>
        <w:rPr>
          <w:szCs w:val="24"/>
        </w:rPr>
        <w:pPrChange w:id="1743" w:author="Barshadskaya, Yuliya" w:date="2024-01-10T18:46:00Z">
          <w:pPr>
            <w:pStyle w:val="SDText"/>
            <w:spacing w:after="0"/>
          </w:pPr>
        </w:pPrChange>
      </w:pPr>
      <w:ins w:id="1744" w:author="Barshadskaya, Yuliya" w:date="2024-01-10T18:45:00Z">
        <w:r w:rsidRPr="0021251A">
          <w:rPr>
            <w:sz w:val="24"/>
            <w:szCs w:val="24"/>
          </w:rPr>
          <w:t xml:space="preserve">Для изучения </w:t>
        </w:r>
      </w:ins>
      <w:ins w:id="1745" w:author="Barshadskaya, Yuliya" w:date="2024-01-10T18:46:00Z">
        <w:r w:rsidRPr="00BC7E4E">
          <w:rPr>
            <w:color w:val="000000"/>
            <w:sz w:val="24"/>
            <w:szCs w:val="24"/>
          </w:rPr>
          <w:t>осимертиниба</w:t>
        </w:r>
      </w:ins>
      <w:ins w:id="1746" w:author="Barshadskaya, Yuliya" w:date="2024-01-10T18:45:00Z">
        <w:r w:rsidRPr="0021251A">
          <w:rPr>
            <w:sz w:val="24"/>
            <w:szCs w:val="24"/>
          </w:rPr>
          <w:t xml:space="preserve"> было проведено большое количество доклинических исследований. Эти исследования включали серию исследований как </w:t>
        </w:r>
        <w:r w:rsidRPr="0021251A">
          <w:rPr>
            <w:i/>
            <w:iCs/>
            <w:sz w:val="24"/>
            <w:szCs w:val="24"/>
          </w:rPr>
          <w:t>in vitro</w:t>
        </w:r>
        <w:r w:rsidRPr="0021251A">
          <w:rPr>
            <w:sz w:val="24"/>
            <w:szCs w:val="24"/>
          </w:rPr>
          <w:t xml:space="preserve">, так и </w:t>
        </w:r>
        <w:r w:rsidRPr="0021251A">
          <w:rPr>
            <w:i/>
            <w:iCs/>
            <w:sz w:val="24"/>
            <w:szCs w:val="24"/>
          </w:rPr>
          <w:t>in vivo</w:t>
        </w:r>
        <w:r w:rsidRPr="0021251A">
          <w:rPr>
            <w:sz w:val="24"/>
            <w:szCs w:val="24"/>
          </w:rPr>
          <w:t xml:space="preserve">, в </w:t>
        </w:r>
        <w:r w:rsidRPr="0021251A">
          <w:rPr>
            <w:sz w:val="24"/>
            <w:szCs w:val="24"/>
          </w:rPr>
          <w:lastRenderedPageBreak/>
          <w:t xml:space="preserve">результате которых были хорошо изучены фармакодинамические, фармакокинетические и токсикологические свойства </w:t>
        </w:r>
      </w:ins>
      <w:ins w:id="1747" w:author="Barshadskaya, Yuliya" w:date="2024-01-10T18:46:00Z">
        <w:r w:rsidRPr="00BC7E4E">
          <w:rPr>
            <w:color w:val="000000"/>
            <w:sz w:val="24"/>
            <w:szCs w:val="24"/>
          </w:rPr>
          <w:t>осимертиниба</w:t>
        </w:r>
      </w:ins>
      <w:ins w:id="1748" w:author="Barshadskaya, Yuliya" w:date="2024-01-10T18:45:00Z">
        <w:r w:rsidRPr="0021251A">
          <w:rPr>
            <w:sz w:val="24"/>
            <w:szCs w:val="24"/>
          </w:rPr>
          <w:t>.</w:t>
        </w:r>
      </w:ins>
    </w:p>
    <w:p w14:paraId="0305FB0A" w14:textId="4997D1BF" w:rsidR="007C7554" w:rsidRPr="006E6534" w:rsidDel="00BC7E4E" w:rsidRDefault="00D710CB" w:rsidP="00212EAE">
      <w:pPr>
        <w:pStyle w:val="SDText"/>
        <w:spacing w:after="0"/>
        <w:rPr>
          <w:del w:id="1749" w:author="Barshadskaya, Yuliya" w:date="2024-01-10T18:46:00Z"/>
          <w:rFonts w:cs="Times New Roman"/>
          <w:color w:val="000000" w:themeColor="text1"/>
          <w:rPrChange w:id="1750" w:author="N F" w:date="2023-12-05T03:08:00Z">
            <w:rPr>
              <w:del w:id="1751" w:author="Barshadskaya, Yuliya" w:date="2024-01-10T18:46:00Z"/>
              <w:rFonts w:cs="Times New Roman"/>
            </w:rPr>
          </w:rPrChange>
        </w:rPr>
      </w:pPr>
      <w:del w:id="1752" w:author="Barshadskaya, Yuliya" w:date="2024-01-10T18:46:00Z">
        <w:r w:rsidRPr="006E6534" w:rsidDel="00BC7E4E">
          <w:rPr>
            <w:rFonts w:cs="Times New Roman"/>
            <w:color w:val="000000" w:themeColor="text1"/>
            <w:rPrChange w:id="1753" w:author="N F" w:date="2023-12-05T03:08:00Z">
              <w:rPr>
                <w:rFonts w:cs="Times New Roman"/>
              </w:rPr>
            </w:rPrChange>
          </w:rPr>
          <w:delText xml:space="preserve">В доклинических исследованиях изучены </w:delText>
        </w:r>
        <w:r w:rsidR="00CF4A36" w:rsidRPr="006E6534" w:rsidDel="00BC7E4E">
          <w:rPr>
            <w:rFonts w:cs="Times New Roman"/>
            <w:color w:val="000000" w:themeColor="text1"/>
            <w:rPrChange w:id="1754" w:author="N F" w:date="2023-12-05T03:08:00Z">
              <w:rPr>
                <w:rFonts w:cs="Times New Roman"/>
              </w:rPr>
            </w:rPrChange>
          </w:rPr>
          <w:delText xml:space="preserve">эффекты осимертиниба на ключевой белок </w:delText>
        </w:r>
        <w:r w:rsidR="00CF4A36" w:rsidRPr="006E6534" w:rsidDel="00BC7E4E">
          <w:rPr>
            <w:rFonts w:cs="Times New Roman"/>
            <w:i/>
            <w:iCs/>
            <w:color w:val="000000" w:themeColor="text1"/>
            <w:lang w:val="en-US"/>
            <w:rPrChange w:id="1755" w:author="N F" w:date="2023-12-05T03:08:00Z">
              <w:rPr>
                <w:rFonts w:cs="Times New Roman"/>
                <w:i/>
                <w:iCs/>
                <w:lang w:val="en-US"/>
              </w:rPr>
            </w:rPrChange>
          </w:rPr>
          <w:delText>in</w:delText>
        </w:r>
        <w:r w:rsidR="00CF4A36" w:rsidRPr="006E6534" w:rsidDel="00BC7E4E">
          <w:rPr>
            <w:rFonts w:cs="Times New Roman"/>
            <w:i/>
            <w:iCs/>
            <w:color w:val="000000" w:themeColor="text1"/>
            <w:rPrChange w:id="1756" w:author="N F" w:date="2023-12-05T03:08:00Z">
              <w:rPr>
                <w:rFonts w:cs="Times New Roman"/>
                <w:i/>
                <w:iCs/>
              </w:rPr>
            </w:rPrChange>
          </w:rPr>
          <w:delText xml:space="preserve"> </w:delText>
        </w:r>
        <w:r w:rsidR="00CF4A36" w:rsidRPr="006E6534" w:rsidDel="00BC7E4E">
          <w:rPr>
            <w:rFonts w:cs="Times New Roman"/>
            <w:i/>
            <w:iCs/>
            <w:color w:val="000000" w:themeColor="text1"/>
            <w:lang w:val="en-US"/>
            <w:rPrChange w:id="1757" w:author="N F" w:date="2023-12-05T03:08:00Z">
              <w:rPr>
                <w:rFonts w:cs="Times New Roman"/>
                <w:i/>
                <w:iCs/>
                <w:lang w:val="en-US"/>
              </w:rPr>
            </w:rPrChange>
          </w:rPr>
          <w:delText>vitro</w:delText>
        </w:r>
        <w:r w:rsidR="00CF4A36" w:rsidRPr="006E6534" w:rsidDel="00BC7E4E">
          <w:rPr>
            <w:rFonts w:cs="Times New Roman"/>
            <w:color w:val="000000" w:themeColor="text1"/>
            <w:rPrChange w:id="1758" w:author="N F" w:date="2023-12-05T03:08:00Z">
              <w:rPr>
                <w:rFonts w:cs="Times New Roman"/>
              </w:rPr>
            </w:rPrChange>
          </w:rPr>
          <w:delText xml:space="preserve">, оценена эффективность и безопасность </w:delText>
        </w:r>
        <w:r w:rsidR="00CF4A36" w:rsidRPr="006E6534" w:rsidDel="00BC7E4E">
          <w:rPr>
            <w:rFonts w:cs="Times New Roman"/>
            <w:i/>
            <w:iCs/>
            <w:color w:val="000000" w:themeColor="text1"/>
            <w:lang w:val="en-US"/>
            <w:rPrChange w:id="1759" w:author="N F" w:date="2023-12-05T03:08:00Z">
              <w:rPr>
                <w:rFonts w:cs="Times New Roman"/>
                <w:i/>
                <w:iCs/>
                <w:lang w:val="en-US"/>
              </w:rPr>
            </w:rPrChange>
          </w:rPr>
          <w:delText>in</w:delText>
        </w:r>
        <w:r w:rsidR="00CF4A36" w:rsidRPr="006E6534" w:rsidDel="00BC7E4E">
          <w:rPr>
            <w:rFonts w:cs="Times New Roman"/>
            <w:i/>
            <w:iCs/>
            <w:color w:val="000000" w:themeColor="text1"/>
            <w:rPrChange w:id="1760" w:author="N F" w:date="2023-12-05T03:08:00Z">
              <w:rPr>
                <w:rFonts w:cs="Times New Roman"/>
                <w:i/>
                <w:iCs/>
              </w:rPr>
            </w:rPrChange>
          </w:rPr>
          <w:delText xml:space="preserve"> </w:delText>
        </w:r>
        <w:r w:rsidR="00CF4A36" w:rsidRPr="006E6534" w:rsidDel="00BC7E4E">
          <w:rPr>
            <w:rFonts w:cs="Times New Roman"/>
            <w:i/>
            <w:iCs/>
            <w:color w:val="000000" w:themeColor="text1"/>
            <w:lang w:val="en-US"/>
            <w:rPrChange w:id="1761" w:author="N F" w:date="2023-12-05T03:08:00Z">
              <w:rPr>
                <w:rFonts w:cs="Times New Roman"/>
                <w:i/>
                <w:iCs/>
                <w:lang w:val="en-US"/>
              </w:rPr>
            </w:rPrChange>
          </w:rPr>
          <w:delText>vivo</w:delText>
        </w:r>
        <w:r w:rsidR="00CF4A36" w:rsidRPr="006E6534" w:rsidDel="00BC7E4E">
          <w:rPr>
            <w:rFonts w:cs="Times New Roman"/>
            <w:color w:val="000000" w:themeColor="text1"/>
            <w:rPrChange w:id="1762" w:author="N F" w:date="2023-12-05T03:08:00Z">
              <w:rPr>
                <w:rFonts w:cs="Times New Roman"/>
              </w:rPr>
            </w:rPrChange>
          </w:rPr>
          <w:delText xml:space="preserve"> на соответствующих животных моделях.</w:delText>
        </w:r>
        <w:r w:rsidR="00571BA7" w:rsidRPr="006E6534" w:rsidDel="00BC7E4E">
          <w:rPr>
            <w:rFonts w:cs="Times New Roman"/>
            <w:color w:val="000000" w:themeColor="text1"/>
            <w:rPrChange w:id="1763" w:author="N F" w:date="2023-12-05T03:08:00Z">
              <w:rPr>
                <w:rFonts w:cs="Times New Roman"/>
              </w:rPr>
            </w:rPrChange>
          </w:rPr>
          <w:delText xml:space="preserve"> Установлено, что осимертиниб превосходит по эффективности ингибиторы тирозинкиназы </w:delText>
        </w:r>
        <w:r w:rsidR="00571BA7" w:rsidRPr="006E6534" w:rsidDel="00BC7E4E">
          <w:rPr>
            <w:rFonts w:cs="Times New Roman"/>
            <w:color w:val="000000" w:themeColor="text1"/>
            <w:lang w:val="en-US"/>
            <w:rPrChange w:id="1764" w:author="N F" w:date="2023-12-05T03:08:00Z">
              <w:rPr>
                <w:rFonts w:cs="Times New Roman"/>
                <w:lang w:val="en-US"/>
              </w:rPr>
            </w:rPrChange>
          </w:rPr>
          <w:delText>EGFR</w:delText>
        </w:r>
        <w:r w:rsidR="007C7554" w:rsidRPr="006E6534" w:rsidDel="00BC7E4E">
          <w:rPr>
            <w:rFonts w:cs="Times New Roman"/>
            <w:color w:val="000000" w:themeColor="text1"/>
            <w:rPrChange w:id="1765" w:author="N F" w:date="2023-12-05T03:08:00Z">
              <w:rPr>
                <w:rFonts w:cs="Times New Roman"/>
              </w:rPr>
            </w:rPrChange>
          </w:rPr>
          <w:delText>. Выяснены механизмы формирования большинства нежелательных явлений</w:delText>
        </w:r>
        <w:r w:rsidR="00A40576" w:rsidRPr="006E6534" w:rsidDel="00BC7E4E">
          <w:rPr>
            <w:rFonts w:cs="Times New Roman"/>
            <w:color w:val="000000" w:themeColor="text1"/>
            <w:rPrChange w:id="1766" w:author="N F" w:date="2023-12-05T03:08:00Z">
              <w:rPr>
                <w:rFonts w:cs="Times New Roman"/>
              </w:rPr>
            </w:rPrChange>
          </w:rPr>
          <w:delText xml:space="preserve"> (НЯ)</w:delText>
        </w:r>
        <w:r w:rsidR="007C7554" w:rsidRPr="006E6534" w:rsidDel="00BC7E4E">
          <w:rPr>
            <w:rFonts w:cs="Times New Roman"/>
            <w:color w:val="000000" w:themeColor="text1"/>
            <w:rPrChange w:id="1767" w:author="N F" w:date="2023-12-05T03:08:00Z">
              <w:rPr>
                <w:rFonts w:cs="Times New Roman"/>
              </w:rPr>
            </w:rPrChange>
          </w:rPr>
          <w:delText xml:space="preserve">, установленных в клинических </w:delText>
        </w:r>
        <w:r w:rsidR="00157EA0" w:rsidRPr="006E6534" w:rsidDel="00BC7E4E">
          <w:rPr>
            <w:rFonts w:cs="Times New Roman"/>
            <w:color w:val="000000" w:themeColor="text1"/>
            <w:rPrChange w:id="1768" w:author="N F" w:date="2023-12-05T03:08:00Z">
              <w:rPr>
                <w:rFonts w:cs="Times New Roman"/>
              </w:rPr>
            </w:rPrChange>
          </w:rPr>
          <w:delText>исследованиях</w:delText>
        </w:r>
        <w:r w:rsidR="007C7554" w:rsidRPr="006E6534" w:rsidDel="00BC7E4E">
          <w:rPr>
            <w:rFonts w:cs="Times New Roman"/>
            <w:color w:val="000000" w:themeColor="text1"/>
            <w:rPrChange w:id="1769" w:author="N F" w:date="2023-12-05T03:08:00Z">
              <w:rPr>
                <w:rFonts w:cs="Times New Roman"/>
              </w:rPr>
            </w:rPrChange>
          </w:rPr>
          <w:delText>.</w:delText>
        </w:r>
      </w:del>
    </w:p>
    <w:p w14:paraId="78288F35" w14:textId="724A9074" w:rsidR="00A45DC8" w:rsidRDefault="00A45DC8" w:rsidP="00A45DC8">
      <w:pPr>
        <w:spacing w:after="0" w:line="240" w:lineRule="auto"/>
        <w:rPr>
          <w:ins w:id="1770" w:author="Barshadskaya, Yuliya" w:date="2024-01-10T18:52:00Z"/>
          <w:bCs/>
          <w:color w:val="000000" w:themeColor="text1"/>
          <w:lang w:eastAsia="ru-RU" w:bidi="ru-RU"/>
        </w:rPr>
      </w:pPr>
      <w:ins w:id="1771" w:author="Barshadskaya, Yuliya" w:date="2024-01-10T18:52:00Z">
        <w:r w:rsidRPr="00FE286A">
          <w:rPr>
            <w:bCs/>
            <w:color w:val="000000" w:themeColor="text1"/>
            <w:lang w:eastAsia="ru-RU" w:bidi="ru-RU"/>
          </w:rPr>
          <w:t>Клиническая разработка</w:t>
        </w:r>
        <w:r>
          <w:rPr>
            <w:bCs/>
            <w:color w:val="000000" w:themeColor="text1"/>
            <w:lang w:eastAsia="ru-RU" w:bidi="ru-RU"/>
          </w:rPr>
          <w:t xml:space="preserve"> осимертиниба включала исследования фармакокинетики </w:t>
        </w:r>
      </w:ins>
      <w:ins w:id="1772" w:author="Barshadskaya, Yuliya" w:date="2024-01-10T18:53:00Z">
        <w:r>
          <w:rPr>
            <w:bCs/>
            <w:color w:val="000000" w:themeColor="text1"/>
            <w:lang w:eastAsia="ru-RU" w:bidi="ru-RU"/>
          </w:rPr>
          <w:t>при пероральном введение</w:t>
        </w:r>
      </w:ins>
      <w:ins w:id="1773" w:author="Barshadskaya, Yuliya" w:date="2024-01-10T18:52:00Z">
        <w:r>
          <w:rPr>
            <w:bCs/>
            <w:color w:val="000000" w:themeColor="text1"/>
            <w:lang w:eastAsia="ru-RU" w:bidi="ru-RU"/>
          </w:rPr>
          <w:t xml:space="preserve"> у </w:t>
        </w:r>
      </w:ins>
      <w:ins w:id="1774" w:author="Barshadskaya, Yuliya" w:date="2024-01-10T18:53:00Z">
        <w:r>
          <w:rPr>
            <w:bCs/>
            <w:color w:val="000000" w:themeColor="text1"/>
            <w:lang w:eastAsia="ru-RU" w:bidi="ru-RU"/>
          </w:rPr>
          <w:t>здоровых добровольцев</w:t>
        </w:r>
      </w:ins>
      <w:ins w:id="1775" w:author="Barshadskaya, Yuliya" w:date="2024-01-10T18:52:00Z">
        <w:r>
          <w:rPr>
            <w:bCs/>
            <w:color w:val="000000" w:themeColor="text1"/>
            <w:lang w:eastAsia="ru-RU" w:bidi="ru-RU"/>
          </w:rPr>
          <w:t xml:space="preserve">, исследования фармакокинетики у пациентов с нарушением функции почек, </w:t>
        </w:r>
      </w:ins>
      <w:ins w:id="1776" w:author="Barshadskaya, Yuliya" w:date="2024-01-10T18:54:00Z">
        <w:r>
          <w:rPr>
            <w:bCs/>
            <w:color w:val="000000" w:themeColor="text1"/>
            <w:lang w:eastAsia="ru-RU" w:bidi="ru-RU"/>
          </w:rPr>
          <w:t>печени</w:t>
        </w:r>
        <w:r w:rsidR="00ED3060">
          <w:rPr>
            <w:bCs/>
            <w:color w:val="000000" w:themeColor="text1"/>
            <w:lang w:eastAsia="ru-RU" w:bidi="ru-RU"/>
          </w:rPr>
          <w:t xml:space="preserve">, </w:t>
        </w:r>
      </w:ins>
      <w:ins w:id="1777" w:author="Barshadskaya, Yuliya" w:date="2024-01-10T18:52:00Z">
        <w:r>
          <w:rPr>
            <w:bCs/>
            <w:color w:val="000000" w:themeColor="text1"/>
            <w:lang w:eastAsia="ru-RU" w:bidi="ru-RU"/>
          </w:rPr>
          <w:t xml:space="preserve">многочисленные исследования фармакокинетических лекарственных взаимодействий, </w:t>
        </w:r>
      </w:ins>
      <w:ins w:id="1778" w:author="Barshadskaya, Yuliya" w:date="2024-01-10T19:00:00Z">
        <w:r w:rsidR="00ED3060">
          <w:rPr>
            <w:bCs/>
            <w:color w:val="000000" w:themeColor="text1"/>
            <w:lang w:eastAsia="ru-RU" w:bidi="ru-RU"/>
          </w:rPr>
          <w:t xml:space="preserve">ключевые </w:t>
        </w:r>
      </w:ins>
      <w:ins w:id="1779" w:author="Barshadskaya, Yuliya" w:date="2024-01-10T18:52:00Z">
        <w:r>
          <w:rPr>
            <w:bCs/>
            <w:color w:val="000000" w:themeColor="text1"/>
            <w:lang w:eastAsia="ru-RU" w:bidi="ru-RU"/>
          </w:rPr>
          <w:t xml:space="preserve">исследования </w:t>
        </w:r>
      </w:ins>
      <w:ins w:id="1780" w:author="Barshadskaya, Yuliya" w:date="2024-01-10T19:00:00Z">
        <w:r w:rsidR="00ED3060" w:rsidRPr="00C45092">
          <w:rPr>
            <w:rFonts w:cs="Times New Roman"/>
            <w:color w:val="000000" w:themeColor="text1"/>
            <w:lang w:val="en-US"/>
          </w:rPr>
          <w:t>III</w:t>
        </w:r>
        <w:r w:rsidR="00ED3060" w:rsidRPr="00C45092">
          <w:rPr>
            <w:rFonts w:cs="Times New Roman"/>
            <w:color w:val="000000" w:themeColor="text1"/>
          </w:rPr>
          <w:t xml:space="preserve"> фазы по оценке эффективности осимертиниба в качестве базисной терапии НМРЛ (</w:t>
        </w:r>
        <w:r w:rsidR="00ED3060" w:rsidRPr="00C45092">
          <w:rPr>
            <w:rFonts w:cs="Times New Roman"/>
            <w:color w:val="000000" w:themeColor="text1"/>
            <w:lang w:val="en-US"/>
          </w:rPr>
          <w:t>FLAURA</w:t>
        </w:r>
        <w:r w:rsidR="00ED3060" w:rsidRPr="00C45092">
          <w:rPr>
            <w:rFonts w:cs="Times New Roman"/>
            <w:color w:val="000000" w:themeColor="text1"/>
          </w:rPr>
          <w:t>)</w:t>
        </w:r>
        <w:r w:rsidR="00ED3060">
          <w:rPr>
            <w:rFonts w:cs="Times New Roman"/>
            <w:color w:val="000000" w:themeColor="text1"/>
          </w:rPr>
          <w:t xml:space="preserve"> у пациентов с ранее нелеченым НМРЛ</w:t>
        </w:r>
      </w:ins>
      <w:ins w:id="1781" w:author="Barshadskaya, Yuliya" w:date="2024-01-10T19:02:00Z">
        <w:r w:rsidR="00ED3060">
          <w:rPr>
            <w:rFonts w:cs="Times New Roman"/>
            <w:color w:val="000000" w:themeColor="text1"/>
          </w:rPr>
          <w:t xml:space="preserve"> с мутацией </w:t>
        </w:r>
        <w:r w:rsidR="00ED3060" w:rsidRPr="00C45092">
          <w:rPr>
            <w:rFonts w:cs="Times New Roman"/>
            <w:color w:val="000000" w:themeColor="text1"/>
            <w:lang w:val="en-US"/>
          </w:rPr>
          <w:t>EGFR</w:t>
        </w:r>
      </w:ins>
      <w:ins w:id="1782" w:author="Barshadskaya, Yuliya" w:date="2024-01-10T18:52:00Z">
        <w:r>
          <w:rPr>
            <w:bCs/>
            <w:color w:val="000000" w:themeColor="text1"/>
            <w:lang w:eastAsia="ru-RU" w:bidi="ru-RU"/>
          </w:rPr>
          <w:t xml:space="preserve">, </w:t>
        </w:r>
      </w:ins>
      <w:ins w:id="1783" w:author="Barshadskaya, Yuliya" w:date="2024-01-10T19:01:00Z">
        <w:r w:rsidR="00ED3060">
          <w:rPr>
            <w:bCs/>
            <w:color w:val="000000" w:themeColor="text1"/>
            <w:lang w:eastAsia="ru-RU" w:bidi="ru-RU"/>
          </w:rPr>
          <w:t xml:space="preserve">исследование </w:t>
        </w:r>
        <w:r w:rsidR="00ED3060" w:rsidRPr="00C45092">
          <w:rPr>
            <w:rFonts w:cs="Times New Roman"/>
            <w:color w:val="000000" w:themeColor="text1"/>
            <w:lang w:val="en-US"/>
          </w:rPr>
          <w:t>III</w:t>
        </w:r>
        <w:r w:rsidR="00ED3060" w:rsidRPr="00C45092">
          <w:rPr>
            <w:rFonts w:cs="Times New Roman"/>
            <w:color w:val="000000" w:themeColor="text1"/>
          </w:rPr>
          <w:t xml:space="preserve"> фазы (</w:t>
        </w:r>
        <w:r w:rsidR="00ED3060" w:rsidRPr="00C45092">
          <w:rPr>
            <w:rFonts w:cs="Times New Roman"/>
            <w:color w:val="000000" w:themeColor="text1"/>
            <w:lang w:val="en-US"/>
          </w:rPr>
          <w:t>AURA</w:t>
        </w:r>
        <w:r w:rsidR="00ED3060" w:rsidRPr="00C45092">
          <w:rPr>
            <w:rFonts w:cs="Times New Roman"/>
            <w:color w:val="000000" w:themeColor="text1"/>
          </w:rPr>
          <w:t xml:space="preserve"> 3</w:t>
        </w:r>
      </w:ins>
      <w:ins w:id="1784" w:author="Barshadskaya, Yuliya" w:date="2024-01-10T19:02:00Z">
        <w:r w:rsidR="00ED3060">
          <w:rPr>
            <w:rFonts w:cs="Times New Roman"/>
            <w:color w:val="000000" w:themeColor="text1"/>
          </w:rPr>
          <w:t xml:space="preserve">) с участием </w:t>
        </w:r>
      </w:ins>
      <w:ins w:id="1785" w:author="Barshadskaya, Yuliya" w:date="2024-01-10T19:01:00Z">
        <w:r w:rsidR="00ED3060" w:rsidRPr="00C45092">
          <w:rPr>
            <w:rFonts w:cs="Times New Roman"/>
            <w:color w:val="000000" w:themeColor="text1"/>
          </w:rPr>
          <w:t xml:space="preserve">пациентов с НМРЛ с мутацией </w:t>
        </w:r>
        <w:r w:rsidR="00ED3060" w:rsidRPr="00C45092">
          <w:rPr>
            <w:rFonts w:cs="Times New Roman"/>
            <w:color w:val="000000" w:themeColor="text1"/>
            <w:lang w:val="en-US"/>
          </w:rPr>
          <w:t>T</w:t>
        </w:r>
        <w:r w:rsidR="00ED3060" w:rsidRPr="00C45092">
          <w:rPr>
            <w:rFonts w:cs="Times New Roman"/>
            <w:color w:val="000000" w:themeColor="text1"/>
          </w:rPr>
          <w:t>790</w:t>
        </w:r>
        <w:r w:rsidR="00ED3060" w:rsidRPr="00C45092">
          <w:rPr>
            <w:rFonts w:cs="Times New Roman"/>
            <w:color w:val="000000" w:themeColor="text1"/>
            <w:lang w:val="en-US"/>
          </w:rPr>
          <w:t>M</w:t>
        </w:r>
        <w:r w:rsidR="00ED3060" w:rsidRPr="00C45092">
          <w:rPr>
            <w:rFonts w:cs="Times New Roman"/>
            <w:color w:val="000000" w:themeColor="text1"/>
          </w:rPr>
          <w:t xml:space="preserve">, с прогрессированием заболевания после терапии первой линии ингибиторами тирозинкиназы </w:t>
        </w:r>
        <w:r w:rsidR="00ED3060" w:rsidRPr="00C45092">
          <w:rPr>
            <w:rFonts w:cs="Times New Roman"/>
            <w:color w:val="000000" w:themeColor="text1"/>
            <w:lang w:val="en-US"/>
          </w:rPr>
          <w:t>EGFR</w:t>
        </w:r>
      </w:ins>
      <w:ins w:id="1786" w:author="Barshadskaya, Yuliya" w:date="2024-01-10T18:52:00Z">
        <w:r>
          <w:rPr>
            <w:bCs/>
            <w:color w:val="000000" w:themeColor="text1"/>
            <w:lang w:eastAsia="ru-RU" w:bidi="ru-RU"/>
          </w:rPr>
          <w:t xml:space="preserve">, </w:t>
        </w:r>
      </w:ins>
      <w:ins w:id="1787" w:author="Barshadskaya, Yuliya" w:date="2024-01-10T19:04:00Z">
        <w:r w:rsidR="00ED3060">
          <w:rPr>
            <w:bCs/>
            <w:color w:val="000000" w:themeColor="text1"/>
            <w:lang w:eastAsia="ru-RU" w:bidi="ru-RU"/>
          </w:rPr>
          <w:t xml:space="preserve">а также </w:t>
        </w:r>
        <w:r w:rsidR="00ED3060" w:rsidRPr="00C45092">
          <w:rPr>
            <w:rFonts w:cs="Times New Roman"/>
            <w:color w:val="000000" w:themeColor="text1"/>
          </w:rPr>
          <w:t xml:space="preserve">клиническое исследование </w:t>
        </w:r>
        <w:r w:rsidR="00ED3060" w:rsidRPr="00C45092">
          <w:rPr>
            <w:rFonts w:cs="Times New Roman"/>
            <w:color w:val="000000" w:themeColor="text1"/>
            <w:lang w:val="en-US"/>
          </w:rPr>
          <w:t>III</w:t>
        </w:r>
        <w:r w:rsidR="00ED3060" w:rsidRPr="00C45092">
          <w:rPr>
            <w:rFonts w:cs="Times New Roman"/>
            <w:color w:val="000000" w:themeColor="text1"/>
          </w:rPr>
          <w:t xml:space="preserve"> фазы по оценке эффективности осимертиниба при адъювантной терапии НМРЛ после хирургического лечения (</w:t>
        </w:r>
        <w:r w:rsidR="00ED3060" w:rsidRPr="00C45092">
          <w:rPr>
            <w:rFonts w:cs="Times New Roman"/>
            <w:color w:val="000000" w:themeColor="text1"/>
            <w:lang w:val="en-US"/>
          </w:rPr>
          <w:t>ADAURA</w:t>
        </w:r>
        <w:r w:rsidR="00ED3060" w:rsidRPr="00C45092">
          <w:rPr>
            <w:rFonts w:cs="Times New Roman"/>
            <w:color w:val="000000" w:themeColor="text1"/>
          </w:rPr>
          <w:t>)</w:t>
        </w:r>
      </w:ins>
      <w:ins w:id="1788" w:author="Barshadskaya, Yuliya" w:date="2024-01-10T19:05:00Z">
        <w:r w:rsidR="00ED3060">
          <w:rPr>
            <w:rFonts w:cs="Times New Roman"/>
            <w:color w:val="000000" w:themeColor="text1"/>
          </w:rPr>
          <w:t xml:space="preserve"> </w:t>
        </w:r>
      </w:ins>
      <w:ins w:id="1789" w:author="Barshadskaya, Yuliya" w:date="2024-01-10T18:52:00Z">
        <w:r>
          <w:rPr>
            <w:bCs/>
            <w:color w:val="000000" w:themeColor="text1"/>
            <w:lang w:eastAsia="ru-RU" w:bidi="ru-RU"/>
          </w:rPr>
          <w:t xml:space="preserve">на основании результатов которых были утверждены настоящие показания для медицинского применения </w:t>
        </w:r>
      </w:ins>
      <w:ins w:id="1790" w:author="Barshadskaya, Yuliya" w:date="2024-01-10T19:05:00Z">
        <w:r w:rsidR="006A6035" w:rsidRPr="00C45092">
          <w:rPr>
            <w:rFonts w:cs="Times New Roman"/>
            <w:color w:val="000000" w:themeColor="text1"/>
          </w:rPr>
          <w:t>осимертиниба</w:t>
        </w:r>
      </w:ins>
      <w:ins w:id="1791" w:author="Barshadskaya, Yuliya" w:date="2024-01-10T18:52:00Z">
        <w:r>
          <w:rPr>
            <w:bCs/>
            <w:color w:val="000000" w:themeColor="text1"/>
            <w:lang w:eastAsia="ru-RU" w:bidi="ru-RU"/>
          </w:rPr>
          <w:t>.</w:t>
        </w:r>
      </w:ins>
    </w:p>
    <w:p w14:paraId="751BAD8B" w14:textId="50B6204A" w:rsidR="007C7554" w:rsidDel="006A6035" w:rsidRDefault="006272FD" w:rsidP="00212EAE">
      <w:pPr>
        <w:pStyle w:val="SDText"/>
        <w:spacing w:after="0"/>
        <w:rPr>
          <w:del w:id="1792" w:author="Barshadskaya, Yuliya" w:date="2024-01-10T18:52:00Z"/>
          <w:rFonts w:cs="Times New Roman"/>
          <w:color w:val="000000" w:themeColor="text1"/>
        </w:rPr>
      </w:pPr>
      <w:del w:id="1793" w:author="Barshadskaya, Yuliya" w:date="2024-01-10T18:50:00Z">
        <w:r w:rsidRPr="006E6534" w:rsidDel="00A45DC8">
          <w:rPr>
            <w:rFonts w:cs="Times New Roman"/>
            <w:color w:val="000000" w:themeColor="text1"/>
            <w:rPrChange w:id="1794" w:author="N F" w:date="2023-12-05T03:08:00Z">
              <w:rPr>
                <w:rFonts w:cs="Times New Roman"/>
              </w:rPr>
            </w:rPrChange>
          </w:rPr>
          <w:delText xml:space="preserve">Проведено несколько клинических </w:delText>
        </w:r>
        <w:r w:rsidR="00157EA0" w:rsidRPr="006E6534" w:rsidDel="00A45DC8">
          <w:rPr>
            <w:rFonts w:cs="Times New Roman"/>
            <w:color w:val="000000" w:themeColor="text1"/>
            <w:rPrChange w:id="1795" w:author="N F" w:date="2023-12-05T03:08:00Z">
              <w:rPr>
                <w:rFonts w:cs="Times New Roman"/>
              </w:rPr>
            </w:rPrChange>
          </w:rPr>
          <w:delText xml:space="preserve">исследований </w:delText>
        </w:r>
        <w:r w:rsidRPr="006E6534" w:rsidDel="00A45DC8">
          <w:rPr>
            <w:rFonts w:cs="Times New Roman"/>
            <w:color w:val="000000" w:themeColor="text1"/>
            <w:rPrChange w:id="1796" w:author="N F" w:date="2023-12-05T03:08:00Z">
              <w:rPr>
                <w:rFonts w:cs="Times New Roman"/>
              </w:rPr>
            </w:rPrChange>
          </w:rPr>
          <w:delText>по оценке</w:delText>
        </w:r>
      </w:del>
      <w:del w:id="1797" w:author="Barshadskaya, Yuliya" w:date="2024-01-10T18:52:00Z">
        <w:r w:rsidRPr="006E6534" w:rsidDel="00A45DC8">
          <w:rPr>
            <w:rFonts w:cs="Times New Roman"/>
            <w:color w:val="000000" w:themeColor="text1"/>
            <w:rPrChange w:id="1798" w:author="N F" w:date="2023-12-05T03:08:00Z">
              <w:rPr>
                <w:rFonts w:cs="Times New Roman"/>
              </w:rPr>
            </w:rPrChange>
          </w:rPr>
          <w:delText xml:space="preserve"> </w:delText>
        </w:r>
      </w:del>
      <w:del w:id="1799" w:author="Barshadskaya, Yuliya" w:date="2024-01-10T18:50:00Z">
        <w:r w:rsidRPr="006E6534" w:rsidDel="00A45DC8">
          <w:rPr>
            <w:rFonts w:cs="Times New Roman"/>
            <w:color w:val="000000" w:themeColor="text1"/>
            <w:rPrChange w:id="1800" w:author="N F" w:date="2023-12-05T03:08:00Z">
              <w:rPr>
                <w:rFonts w:cs="Times New Roman"/>
              </w:rPr>
            </w:rPrChange>
          </w:rPr>
          <w:delText xml:space="preserve">эффективности </w:delText>
        </w:r>
      </w:del>
      <w:del w:id="1801" w:author="Barshadskaya, Yuliya" w:date="2024-01-10T18:52:00Z">
        <w:r w:rsidRPr="006E6534" w:rsidDel="00A45DC8">
          <w:rPr>
            <w:rFonts w:cs="Times New Roman"/>
            <w:color w:val="000000" w:themeColor="text1"/>
            <w:rPrChange w:id="1802" w:author="N F" w:date="2023-12-05T03:08:00Z">
              <w:rPr>
                <w:rFonts w:cs="Times New Roman"/>
              </w:rPr>
            </w:rPrChange>
          </w:rPr>
          <w:delText xml:space="preserve">осимертиниба. Как и в доклинических исследованиях, терапия осимертинибом позволяла достичь более </w:delText>
        </w:r>
        <w:r w:rsidR="00C7153E" w:rsidRPr="006E6534" w:rsidDel="00A45DC8">
          <w:rPr>
            <w:rFonts w:cs="Times New Roman"/>
            <w:color w:val="000000" w:themeColor="text1"/>
            <w:rPrChange w:id="1803" w:author="N F" w:date="2023-12-05T03:08:00Z">
              <w:rPr>
                <w:rFonts w:cs="Times New Roman"/>
              </w:rPr>
            </w:rPrChange>
          </w:rPr>
          <w:delText>значимых клинических результатов. Профиль безопасности всесторонне оценили в рамках исследований эффективности</w:delText>
        </w:r>
        <w:r w:rsidR="002F2CBB" w:rsidRPr="006E6534" w:rsidDel="00A45DC8">
          <w:rPr>
            <w:rFonts w:cs="Times New Roman"/>
            <w:color w:val="000000" w:themeColor="text1"/>
            <w:rPrChange w:id="1804" w:author="N F" w:date="2023-12-05T03:08:00Z">
              <w:rPr>
                <w:rFonts w:cs="Times New Roman"/>
              </w:rPr>
            </w:rPrChange>
          </w:rPr>
          <w:delText xml:space="preserve"> </w:delText>
        </w:r>
        <w:r w:rsidR="00A70B96" w:rsidRPr="006E6534" w:rsidDel="00A45DC8">
          <w:rPr>
            <w:rFonts w:cs="Times New Roman"/>
            <w:color w:val="000000" w:themeColor="text1"/>
            <w:rPrChange w:id="1805" w:author="N F" w:date="2023-12-05T03:08:00Z">
              <w:rPr>
                <w:rFonts w:cs="Times New Roman"/>
              </w:rPr>
            </w:rPrChange>
          </w:rPr>
          <w:delText xml:space="preserve">и дополнительных анализов результатов международных исследований </w:delText>
        </w:r>
        <w:r w:rsidR="00601B32" w:rsidRPr="006E6534" w:rsidDel="00A45DC8">
          <w:rPr>
            <w:rFonts w:cs="Times New Roman"/>
            <w:color w:val="000000" w:themeColor="text1"/>
            <w:rPrChange w:id="1806" w:author="N F" w:date="2023-12-05T03:08:00Z">
              <w:rPr>
                <w:rFonts w:cs="Times New Roman"/>
              </w:rPr>
            </w:rPrChange>
          </w:rPr>
          <w:delText xml:space="preserve">группы </w:delText>
        </w:r>
        <w:r w:rsidR="00601B32" w:rsidRPr="006E6534" w:rsidDel="00A45DC8">
          <w:rPr>
            <w:rFonts w:cs="Times New Roman"/>
            <w:color w:val="000000" w:themeColor="text1"/>
            <w:lang w:val="en-US"/>
            <w:rPrChange w:id="1807" w:author="N F" w:date="2023-12-05T03:08:00Z">
              <w:rPr>
                <w:rFonts w:cs="Times New Roman"/>
                <w:lang w:val="en-US"/>
              </w:rPr>
            </w:rPrChange>
          </w:rPr>
          <w:delText>AURA</w:delText>
        </w:r>
        <w:r w:rsidR="00601B32" w:rsidRPr="006E6534" w:rsidDel="00A45DC8">
          <w:rPr>
            <w:rFonts w:cs="Times New Roman"/>
            <w:color w:val="000000" w:themeColor="text1"/>
            <w:rPrChange w:id="1808" w:author="N F" w:date="2023-12-05T03:08:00Z">
              <w:rPr>
                <w:rFonts w:cs="Times New Roman"/>
              </w:rPr>
            </w:rPrChange>
          </w:rPr>
          <w:delText xml:space="preserve">, </w:delText>
        </w:r>
        <w:r w:rsidR="00601B32" w:rsidRPr="006E6534" w:rsidDel="00A45DC8">
          <w:rPr>
            <w:rFonts w:cs="Times New Roman"/>
            <w:color w:val="000000" w:themeColor="text1"/>
            <w:lang w:val="en-US"/>
            <w:rPrChange w:id="1809" w:author="N F" w:date="2023-12-05T03:08:00Z">
              <w:rPr>
                <w:rFonts w:cs="Times New Roman"/>
                <w:lang w:val="en-US"/>
              </w:rPr>
            </w:rPrChange>
          </w:rPr>
          <w:delText>FLAURA</w:delText>
        </w:r>
        <w:r w:rsidR="00601B32" w:rsidRPr="006E6534" w:rsidDel="00A45DC8">
          <w:rPr>
            <w:rFonts w:cs="Times New Roman"/>
            <w:color w:val="000000" w:themeColor="text1"/>
            <w:rPrChange w:id="1810" w:author="N F" w:date="2023-12-05T03:08:00Z">
              <w:rPr>
                <w:rFonts w:cs="Times New Roman"/>
              </w:rPr>
            </w:rPrChange>
          </w:rPr>
          <w:delText xml:space="preserve"> и </w:delText>
        </w:r>
        <w:r w:rsidR="00601B32" w:rsidRPr="006E6534" w:rsidDel="00A45DC8">
          <w:rPr>
            <w:rFonts w:cs="Times New Roman"/>
            <w:color w:val="000000" w:themeColor="text1"/>
            <w:lang w:val="en-US"/>
            <w:rPrChange w:id="1811" w:author="N F" w:date="2023-12-05T03:08:00Z">
              <w:rPr>
                <w:rFonts w:cs="Times New Roman"/>
                <w:lang w:val="en-US"/>
              </w:rPr>
            </w:rPrChange>
          </w:rPr>
          <w:delText>ADAURA</w:delText>
        </w:r>
        <w:r w:rsidR="00601B32" w:rsidRPr="006E6534" w:rsidDel="00A45DC8">
          <w:rPr>
            <w:rFonts w:cs="Times New Roman"/>
            <w:color w:val="000000" w:themeColor="text1"/>
            <w:rPrChange w:id="1812" w:author="N F" w:date="2023-12-05T03:08:00Z">
              <w:rPr>
                <w:rFonts w:cs="Times New Roman"/>
              </w:rPr>
            </w:rPrChange>
          </w:rPr>
          <w:delText>.</w:delText>
        </w:r>
        <w:r w:rsidR="00704179" w:rsidRPr="006E6534" w:rsidDel="00A45DC8">
          <w:rPr>
            <w:rFonts w:cs="Times New Roman"/>
            <w:color w:val="000000" w:themeColor="text1"/>
            <w:rPrChange w:id="1813" w:author="N F" w:date="2023-12-05T03:08:00Z">
              <w:rPr>
                <w:rFonts w:cs="Times New Roman"/>
              </w:rPr>
            </w:rPrChange>
          </w:rPr>
          <w:delText xml:space="preserve"> Фармакокинетика осимертиниба при пероральном введении подвергалась всесторонней оценке </w:delText>
        </w:r>
        <w:r w:rsidR="00325502" w:rsidRPr="006E6534" w:rsidDel="00A45DC8">
          <w:rPr>
            <w:rFonts w:cs="Times New Roman"/>
            <w:color w:val="000000" w:themeColor="text1"/>
            <w:rPrChange w:id="1814" w:author="N F" w:date="2023-12-05T03:08:00Z">
              <w:rPr>
                <w:rFonts w:cs="Times New Roman"/>
              </w:rPr>
            </w:rPrChange>
          </w:rPr>
          <w:delText>как в исследованиях с участием добровольцев, так и у пациентов целевых групп.</w:delText>
        </w:r>
      </w:del>
    </w:p>
    <w:p w14:paraId="76018DA6" w14:textId="74BBB53C" w:rsidR="006A6035" w:rsidRDefault="006A6035">
      <w:pPr>
        <w:widowControl w:val="0"/>
        <w:tabs>
          <w:tab w:val="left" w:pos="4320"/>
        </w:tabs>
        <w:spacing w:after="0" w:line="240" w:lineRule="auto"/>
        <w:rPr>
          <w:ins w:id="1815" w:author="Barshadskaya, Yuliya" w:date="2024-01-10T22:06:00Z"/>
          <w:rFonts w:eastAsia="TimesNewRomanPS-BoldMT"/>
          <w:bCs/>
          <w:color w:val="000000" w:themeColor="text1"/>
        </w:rPr>
        <w:pPrChange w:id="1816" w:author="Barshadskaya, Yuliya" w:date="2024-01-10T22:05:00Z">
          <w:pPr>
            <w:pStyle w:val="SDText"/>
            <w:spacing w:after="0"/>
          </w:pPr>
        </w:pPrChange>
      </w:pPr>
      <w:ins w:id="1817" w:author="Barshadskaya, Yuliya" w:date="2024-01-10T19:09:00Z">
        <w:r w:rsidRPr="00343AC2">
          <w:rPr>
            <w:bCs/>
            <w:color w:val="000000" w:themeColor="text1"/>
            <w:lang w:eastAsia="ru-RU" w:bidi="ru-RU"/>
          </w:rPr>
          <w:t>Как было показано в исследованиях с участием зд</w:t>
        </w:r>
        <w:r>
          <w:rPr>
            <w:bCs/>
            <w:color w:val="000000" w:themeColor="text1"/>
            <w:lang w:eastAsia="ru-RU" w:bidi="ru-RU"/>
          </w:rPr>
          <w:t>оровых добровольцев и пациентов,</w:t>
        </w:r>
      </w:ins>
      <w:ins w:id="1818" w:author="Barshadskaya, Yuliya" w:date="2024-01-10T19:10:00Z">
        <w:r>
          <w:rPr>
            <w:bCs/>
            <w:color w:val="000000" w:themeColor="text1"/>
            <w:lang w:eastAsia="ru-RU" w:bidi="ru-RU"/>
          </w:rPr>
          <w:t xml:space="preserve"> </w:t>
        </w:r>
        <w:r>
          <w:rPr>
            <w:rFonts w:cs="Times New Roman"/>
            <w:color w:val="000000" w:themeColor="text1"/>
          </w:rPr>
          <w:t>а</w:t>
        </w:r>
        <w:r w:rsidRPr="006A6035">
          <w:rPr>
            <w:rFonts w:cs="Times New Roman"/>
            <w:color w:val="000000" w:themeColor="text1"/>
            <w:rPrChange w:id="1819" w:author="Barshadskaya, Yuliya" w:date="2024-01-10T19:10:00Z">
              <w:rPr>
                <w:rFonts w:cs="Times New Roman"/>
                <w:color w:val="000000" w:themeColor="text1"/>
                <w:highlight w:val="yellow"/>
              </w:rPr>
            </w:rPrChange>
          </w:rPr>
          <w:t>бсолютная биодоступность осимертиниба у человека не определена. Так как менее 19% от введенной дозы осимертиниба выводится с калом в течение первых 72 ч после перорального приема, степень всасывания осимертиниба считают высокой. После перорального приема осимертиниба пиковые концентрации достигались при медиане (мин.-макс.)</w:t>
        </w:r>
        <w:r w:rsidRPr="006A6035">
          <w:rPr>
            <w:rFonts w:cs="Times New Roman"/>
            <w:color w:val="000000" w:themeColor="text1"/>
          </w:rPr>
          <w:t xml:space="preserve"> Т</w:t>
        </w:r>
        <w:r w:rsidRPr="006A6035">
          <w:rPr>
            <w:rFonts w:cs="Times New Roman"/>
            <w:color w:val="000000" w:themeColor="text1"/>
            <w:vertAlign w:val="subscript"/>
            <w:rPrChange w:id="1820" w:author="Barshadskaya, Yuliya" w:date="2024-01-10T19:10:00Z">
              <w:rPr>
                <w:rFonts w:cs="Times New Roman"/>
                <w:color w:val="000000" w:themeColor="text1"/>
                <w:highlight w:val="yellow"/>
                <w:vertAlign w:val="subscript"/>
              </w:rPr>
            </w:rPrChange>
          </w:rPr>
          <w:t>max</w:t>
        </w:r>
        <w:r w:rsidRPr="006A6035">
          <w:rPr>
            <w:rFonts w:cs="Times New Roman"/>
            <w:color w:val="000000" w:themeColor="text1"/>
            <w:rPrChange w:id="1821" w:author="Barshadskaya, Yuliya" w:date="2024-01-10T19:10:00Z">
              <w:rPr>
                <w:rFonts w:cs="Times New Roman"/>
                <w:color w:val="000000" w:themeColor="text1"/>
                <w:highlight w:val="yellow"/>
              </w:rPr>
            </w:rPrChange>
          </w:rPr>
          <w:t xml:space="preserve"> 6 (3–24) ч</w:t>
        </w:r>
        <w:r>
          <w:rPr>
            <w:rFonts w:cs="Times New Roman"/>
            <w:color w:val="000000" w:themeColor="text1"/>
          </w:rPr>
          <w:t xml:space="preserve">. </w:t>
        </w:r>
      </w:ins>
      <w:ins w:id="1822" w:author="Barshadskaya, Yuliya" w:date="2024-01-10T19:13:00Z">
        <w:r w:rsidRPr="00C45092">
          <w:rPr>
            <w:rFonts w:cs="Times New Roman"/>
            <w:color w:val="000000" w:themeColor="text1"/>
          </w:rPr>
          <w:t>В исследовании с участием здоровых добровольцев установили, что после приема в дозе 80 мг осимертиниб (таблетки, покрытые пленочной оболочкой) активно распределялся со средним V</w:t>
        </w:r>
        <w:r w:rsidRPr="00C45092">
          <w:rPr>
            <w:rFonts w:cs="Times New Roman"/>
            <w:color w:val="000000" w:themeColor="text1"/>
            <w:vertAlign w:val="subscript"/>
            <w:lang w:val="en-US"/>
          </w:rPr>
          <w:t>d</w:t>
        </w:r>
        <w:r w:rsidRPr="00C45092">
          <w:rPr>
            <w:rFonts w:cs="Times New Roman"/>
            <w:color w:val="000000" w:themeColor="text1"/>
          </w:rPr>
          <w:t>/F 2495 ± 936 л.</w:t>
        </w:r>
      </w:ins>
      <w:ins w:id="1823" w:author="Barshadskaya, Yuliya" w:date="2024-01-10T19:16:00Z">
        <w:r>
          <w:rPr>
            <w:rFonts w:cs="Times New Roman"/>
            <w:color w:val="000000" w:themeColor="text1"/>
          </w:rPr>
          <w:t xml:space="preserve"> </w:t>
        </w:r>
        <w:r w:rsidRPr="00C45092">
          <w:rPr>
            <w:rFonts w:cs="Times New Roman"/>
            <w:color w:val="000000" w:themeColor="text1"/>
          </w:rPr>
          <w:t>В плазме крови у животных и у людей после перорального приема осимертиниба обнаружили 2 фармакологически активных метаболита (AZ7550 и AZ5104). После введения препарата Тагриссо пациентам оба метаболита обнаруживали в плазме крови. Значения t</w:t>
        </w:r>
        <w:r w:rsidRPr="00C45092">
          <w:rPr>
            <w:rFonts w:cs="Times New Roman"/>
            <w:color w:val="000000" w:themeColor="text1"/>
            <w:vertAlign w:val="subscript"/>
          </w:rPr>
          <w:t>max</w:t>
        </w:r>
        <w:r w:rsidRPr="00C45092">
          <w:rPr>
            <w:rFonts w:cs="Times New Roman"/>
            <w:color w:val="000000" w:themeColor="text1"/>
          </w:rPr>
          <w:t xml:space="preserve"> для AZ7550 и AZ5104 составили 24 (4–72) и 24 (6–72) ч соответственно.</w:t>
        </w:r>
      </w:ins>
      <w:ins w:id="1824" w:author="Barshadskaya, Yuliya" w:date="2024-01-10T19:17:00Z">
        <w:r w:rsidR="00F57BA8">
          <w:rPr>
            <w:rFonts w:cs="Times New Roman"/>
            <w:color w:val="000000" w:themeColor="text1"/>
          </w:rPr>
          <w:t xml:space="preserve"> </w:t>
        </w:r>
      </w:ins>
      <w:ins w:id="1825" w:author="Barshadskaya, Yuliya" w:date="2024-01-10T22:05:00Z">
        <w:r w:rsidR="00B33B3A" w:rsidRPr="00B33B3A">
          <w:rPr>
            <w:rFonts w:cs="Times New Roman"/>
            <w:color w:val="000000" w:themeColor="text1"/>
            <w:rPrChange w:id="1826" w:author="Barshadskaya, Yuliya" w:date="2024-01-10T22:05:00Z">
              <w:rPr>
                <w:rFonts w:cs="Times New Roman"/>
                <w:color w:val="000000" w:themeColor="text1"/>
                <w:highlight w:val="yellow"/>
              </w:rPr>
            </w:rPrChange>
          </w:rPr>
          <w:t>После однократного перорального приема препарата Тагриссо в дозе 80 мг выявили увеличение AUC в 1,85 раз (90% ДИ: 0,94; 3,64) и увеличение C</w:t>
        </w:r>
        <w:r w:rsidR="00B33B3A" w:rsidRPr="00B33B3A">
          <w:rPr>
            <w:rFonts w:cs="Times New Roman"/>
            <w:color w:val="000000" w:themeColor="text1"/>
            <w:vertAlign w:val="subscript"/>
            <w:rPrChange w:id="1827" w:author="Barshadskaya, Yuliya" w:date="2024-01-10T22:05:00Z">
              <w:rPr>
                <w:rFonts w:cs="Times New Roman"/>
                <w:color w:val="000000" w:themeColor="text1"/>
                <w:highlight w:val="yellow"/>
                <w:vertAlign w:val="subscript"/>
              </w:rPr>
            </w:rPrChange>
          </w:rPr>
          <w:t>max</w:t>
        </w:r>
        <w:r w:rsidR="00B33B3A" w:rsidRPr="00B33B3A">
          <w:rPr>
            <w:rFonts w:cs="Times New Roman"/>
            <w:color w:val="000000" w:themeColor="text1"/>
            <w:rPrChange w:id="1828" w:author="Barshadskaya, Yuliya" w:date="2024-01-10T22:05:00Z">
              <w:rPr>
                <w:rFonts w:cs="Times New Roman"/>
                <w:color w:val="000000" w:themeColor="text1"/>
                <w:highlight w:val="yellow"/>
              </w:rPr>
            </w:rPrChange>
          </w:rPr>
          <w:t xml:space="preserve"> в 1,19 раз (90% ДИ: 0,69; 2,07) у пациентов с тяжелой почечной недостаточностью относительно значений у пациентов с нормальной функцией почек. </w:t>
        </w:r>
      </w:ins>
      <w:ins w:id="1829" w:author="Barshadskaya, Yuliya" w:date="2024-01-10T19:17:00Z">
        <w:r w:rsidR="00F57BA8">
          <w:rPr>
            <w:rFonts w:eastAsia="TimesNewRomanPS-BoldMT"/>
            <w:bCs/>
            <w:color w:val="000000" w:themeColor="text1"/>
          </w:rPr>
          <w:t>Препарат выводится с калом и мочой в виде метаболитов.</w:t>
        </w:r>
      </w:ins>
    </w:p>
    <w:p w14:paraId="6024BC86" w14:textId="69A55B22" w:rsidR="00B33B3A" w:rsidRDefault="00B33B3A">
      <w:pPr>
        <w:widowControl w:val="0"/>
        <w:tabs>
          <w:tab w:val="left" w:pos="4320"/>
        </w:tabs>
        <w:spacing w:after="0" w:line="240" w:lineRule="auto"/>
        <w:rPr>
          <w:ins w:id="1830" w:author="Barshadskaya, Yuliya" w:date="2024-01-10T22:59:00Z"/>
        </w:rPr>
        <w:pPrChange w:id="1831" w:author="Barshadskaya, Yuliya" w:date="2024-01-10T22:05:00Z">
          <w:pPr>
            <w:pStyle w:val="SDText"/>
            <w:spacing w:after="0"/>
          </w:pPr>
        </w:pPrChange>
      </w:pPr>
      <w:ins w:id="1832" w:author="Barshadskaya, Yuliya" w:date="2024-01-10T22:06:00Z">
        <w:r w:rsidRPr="009E4F95">
          <w:t xml:space="preserve">В </w:t>
        </w:r>
        <w:r w:rsidRPr="00DA0DA9">
          <w:t xml:space="preserve">регистрационных исследованиях </w:t>
        </w:r>
      </w:ins>
      <w:ins w:id="1833" w:author="Barshadskaya, Yuliya" w:date="2024-01-10T22:07:00Z">
        <w:r w:rsidRPr="00DC7C85">
          <w:rPr>
            <w:rFonts w:cs="Times New Roman"/>
            <w:color w:val="000000" w:themeColor="text1"/>
          </w:rPr>
          <w:t>осимертиниба</w:t>
        </w:r>
      </w:ins>
      <w:ins w:id="1834" w:author="Barshadskaya, Yuliya" w:date="2024-01-10T22:06:00Z">
        <w:r w:rsidRPr="00DA0DA9">
          <w:t xml:space="preserve"> приняло участие в общей сложности </w:t>
        </w:r>
      </w:ins>
      <w:ins w:id="1835" w:author="Barshadskaya, Yuliya" w:date="2024-01-10T22:10:00Z">
        <w:r>
          <w:t>1968</w:t>
        </w:r>
      </w:ins>
      <w:ins w:id="1836" w:author="Barshadskaya, Yuliya" w:date="2024-01-10T22:06:00Z">
        <w:r w:rsidRPr="00DA0DA9">
          <w:t xml:space="preserve"> пациентов. Из них </w:t>
        </w:r>
      </w:ins>
      <w:ins w:id="1837" w:author="Barshadskaya, Yuliya" w:date="2024-01-10T22:11:00Z">
        <w:r>
          <w:t>556</w:t>
        </w:r>
      </w:ins>
      <w:ins w:id="1838" w:author="Barshadskaya, Yuliya" w:date="2024-01-10T22:06:00Z">
        <w:r w:rsidRPr="00DA0DA9">
          <w:t xml:space="preserve"> пациентов получали терапию </w:t>
        </w:r>
      </w:ins>
      <w:ins w:id="1839" w:author="Barshadskaya, Yuliya" w:date="2024-01-10T22:11:00Z">
        <w:r w:rsidRPr="00DC7C85">
          <w:rPr>
            <w:rFonts w:cs="Times New Roman"/>
            <w:color w:val="000000" w:themeColor="text1"/>
          </w:rPr>
          <w:t xml:space="preserve">с ранее не леченным НМРЛ с мутацией </w:t>
        </w:r>
        <w:r w:rsidRPr="00DC7C85">
          <w:rPr>
            <w:rFonts w:cs="Times New Roman"/>
            <w:color w:val="000000" w:themeColor="text1"/>
            <w:lang w:val="en-US"/>
          </w:rPr>
          <w:t>EGFR</w:t>
        </w:r>
      </w:ins>
      <w:ins w:id="1840" w:author="Barshadskaya, Yuliya" w:date="2024-01-10T22:06:00Z">
        <w:r w:rsidRPr="00DA0DA9">
          <w:t xml:space="preserve">, </w:t>
        </w:r>
      </w:ins>
      <w:ins w:id="1841" w:author="Barshadskaya, Yuliya" w:date="2024-01-10T22:12:00Z">
        <w:r>
          <w:t>319</w:t>
        </w:r>
      </w:ins>
      <w:ins w:id="1842" w:author="Barshadskaya, Yuliya" w:date="2024-01-10T22:06:00Z">
        <w:r w:rsidRPr="00DA0DA9">
          <w:t xml:space="preserve"> пациентов по поводу </w:t>
        </w:r>
      </w:ins>
      <w:ins w:id="1843" w:author="Barshadskaya, Yuliya" w:date="2024-01-10T22:12:00Z">
        <w:r w:rsidRPr="00DC7C85">
          <w:rPr>
            <w:rFonts w:cs="Times New Roman"/>
            <w:color w:val="000000" w:themeColor="text1"/>
          </w:rPr>
          <w:t xml:space="preserve">НМРЛ с мутацией </w:t>
        </w:r>
        <w:r w:rsidRPr="00DC7C85">
          <w:rPr>
            <w:rFonts w:cs="Times New Roman"/>
            <w:color w:val="000000" w:themeColor="text1"/>
            <w:lang w:val="en-US"/>
          </w:rPr>
          <w:t>T</w:t>
        </w:r>
        <w:r w:rsidRPr="00DC7C85">
          <w:rPr>
            <w:rFonts w:cs="Times New Roman"/>
            <w:color w:val="000000" w:themeColor="text1"/>
          </w:rPr>
          <w:t>790</w:t>
        </w:r>
        <w:r w:rsidRPr="00DC7C85">
          <w:rPr>
            <w:rFonts w:cs="Times New Roman"/>
            <w:color w:val="000000" w:themeColor="text1"/>
            <w:lang w:val="en-US"/>
          </w:rPr>
          <w:t>M</w:t>
        </w:r>
        <w:r w:rsidRPr="00DC7C85">
          <w:rPr>
            <w:rFonts w:cs="Times New Roman"/>
            <w:color w:val="000000" w:themeColor="text1"/>
          </w:rPr>
          <w:t xml:space="preserve">, с прогрессированием заболевания после терапии первой линии ингибиторами тирозинкиназы </w:t>
        </w:r>
        <w:r w:rsidRPr="00DC7C85">
          <w:rPr>
            <w:rFonts w:cs="Times New Roman"/>
            <w:color w:val="000000" w:themeColor="text1"/>
            <w:lang w:val="en-US"/>
          </w:rPr>
          <w:t>EGFR</w:t>
        </w:r>
      </w:ins>
      <w:ins w:id="1844" w:author="Barshadskaya, Yuliya" w:date="2024-01-10T22:06:00Z">
        <w:r w:rsidRPr="00DA0DA9">
          <w:t xml:space="preserve">, </w:t>
        </w:r>
      </w:ins>
      <w:ins w:id="1845" w:author="Barshadskaya, Yuliya" w:date="2024-01-10T22:14:00Z">
        <w:r w:rsidR="00AB1B7B">
          <w:t>201</w:t>
        </w:r>
      </w:ins>
      <w:ins w:id="1846" w:author="Barshadskaya, Yuliya" w:date="2024-01-10T22:06:00Z">
        <w:r w:rsidRPr="00DA0DA9">
          <w:t xml:space="preserve"> пациент </w:t>
        </w:r>
      </w:ins>
      <w:ins w:id="1847" w:author="Barshadskaya, Yuliya" w:date="2024-01-10T22:14:00Z">
        <w:r w:rsidR="00AB1B7B" w:rsidRPr="00DC7C85">
          <w:rPr>
            <w:rFonts w:cs="Times New Roman"/>
            <w:color w:val="000000" w:themeColor="text1"/>
          </w:rPr>
          <w:t xml:space="preserve">с прогрессирующим НМРЛ, ранее получавших ингибиторы тирозинкиназы </w:t>
        </w:r>
        <w:r w:rsidR="00AB1B7B" w:rsidRPr="00DC7C85">
          <w:rPr>
            <w:rFonts w:cs="Times New Roman"/>
            <w:color w:val="000000" w:themeColor="text1"/>
            <w:lang w:val="en-US"/>
          </w:rPr>
          <w:t>EGFR</w:t>
        </w:r>
        <w:r w:rsidR="00AB1B7B" w:rsidRPr="00DC7C85">
          <w:rPr>
            <w:rFonts w:cs="Times New Roman"/>
            <w:color w:val="000000" w:themeColor="text1"/>
          </w:rPr>
          <w:t xml:space="preserve"> и/или терапию препаратами платины с подтвержденной мутацией </w:t>
        </w:r>
        <w:r w:rsidR="00AB1B7B" w:rsidRPr="00DC7C85">
          <w:rPr>
            <w:rFonts w:cs="Times New Roman"/>
            <w:color w:val="000000" w:themeColor="text1"/>
            <w:lang w:val="en-US"/>
          </w:rPr>
          <w:t>EGFR</w:t>
        </w:r>
        <w:r w:rsidR="00AB1B7B" w:rsidRPr="00DC7C85">
          <w:rPr>
            <w:rFonts w:cs="Times New Roman"/>
            <w:color w:val="000000" w:themeColor="text1"/>
          </w:rPr>
          <w:t xml:space="preserve"> </w:t>
        </w:r>
        <w:r w:rsidR="00AB1B7B" w:rsidRPr="00DC7C85">
          <w:rPr>
            <w:rFonts w:cs="Times New Roman"/>
            <w:color w:val="000000" w:themeColor="text1"/>
            <w:lang w:val="en-US"/>
          </w:rPr>
          <w:t>T</w:t>
        </w:r>
        <w:r w:rsidR="00AB1B7B" w:rsidRPr="00DC7C85">
          <w:rPr>
            <w:rFonts w:cs="Times New Roman"/>
            <w:color w:val="000000" w:themeColor="text1"/>
          </w:rPr>
          <w:t>790</w:t>
        </w:r>
        <w:r w:rsidR="00AB1B7B" w:rsidRPr="00DC7C85">
          <w:rPr>
            <w:rFonts w:cs="Times New Roman"/>
            <w:color w:val="000000" w:themeColor="text1"/>
            <w:lang w:val="en-US"/>
          </w:rPr>
          <w:t>M</w:t>
        </w:r>
      </w:ins>
      <w:ins w:id="1848" w:author="Barshadskaya, Yuliya" w:date="2024-01-10T22:06:00Z">
        <w:r w:rsidRPr="00DA0DA9">
          <w:t xml:space="preserve">, </w:t>
        </w:r>
      </w:ins>
      <w:ins w:id="1849" w:author="Barshadskaya, Yuliya" w:date="2024-01-10T22:16:00Z">
        <w:r w:rsidR="00AB1B7B">
          <w:t>682</w:t>
        </w:r>
      </w:ins>
      <w:ins w:id="1850" w:author="Barshadskaya, Yuliya" w:date="2024-01-10T22:06:00Z">
        <w:r w:rsidRPr="00DA0DA9">
          <w:t xml:space="preserve"> пациент</w:t>
        </w:r>
      </w:ins>
      <w:ins w:id="1851" w:author="Barshadskaya, Yuliya" w:date="2024-01-10T22:17:00Z">
        <w:r w:rsidR="00AB1B7B">
          <w:t>а для оценки</w:t>
        </w:r>
      </w:ins>
      <w:ins w:id="1852" w:author="Barshadskaya, Yuliya" w:date="2024-01-10T22:06:00Z">
        <w:r w:rsidRPr="00DA0DA9">
          <w:t xml:space="preserve"> </w:t>
        </w:r>
      </w:ins>
      <w:ins w:id="1853" w:author="Barshadskaya, Yuliya" w:date="2024-01-10T22:17:00Z">
        <w:r w:rsidR="00AB1B7B" w:rsidRPr="00DC7C85">
          <w:rPr>
            <w:rFonts w:cs="Times New Roman"/>
            <w:color w:val="000000" w:themeColor="text1"/>
          </w:rPr>
          <w:t>адъювантной терапии НМРЛ после хирургического лечения</w:t>
        </w:r>
        <w:r w:rsidR="00AB1B7B">
          <w:rPr>
            <w:rFonts w:cs="Times New Roman"/>
            <w:color w:val="000000" w:themeColor="text1"/>
          </w:rPr>
          <w:t>, а также 210 пациентов</w:t>
        </w:r>
      </w:ins>
      <w:ins w:id="1854" w:author="Barshadskaya, Yuliya" w:date="2024-01-10T22:18:00Z">
        <w:r w:rsidR="00AB1B7B">
          <w:rPr>
            <w:rFonts w:cs="Times New Roman"/>
            <w:color w:val="000000" w:themeColor="text1"/>
          </w:rPr>
          <w:t xml:space="preserve"> для </w:t>
        </w:r>
        <w:r w:rsidR="00AB1B7B" w:rsidRPr="00DC7C85">
          <w:rPr>
            <w:rFonts w:cs="Times New Roman"/>
            <w:color w:val="000000" w:themeColor="text1"/>
          </w:rPr>
          <w:t>оценк</w:t>
        </w:r>
        <w:r w:rsidR="00AB1B7B">
          <w:rPr>
            <w:rFonts w:cs="Times New Roman"/>
            <w:color w:val="000000" w:themeColor="text1"/>
          </w:rPr>
          <w:t>и</w:t>
        </w:r>
        <w:r w:rsidR="00AB1B7B" w:rsidRPr="00DC7C85">
          <w:rPr>
            <w:rFonts w:cs="Times New Roman"/>
            <w:color w:val="000000" w:themeColor="text1"/>
          </w:rPr>
          <w:t xml:space="preserve"> эффективности осимертиниба по показателю объективного ответа на терапию</w:t>
        </w:r>
      </w:ins>
      <w:ins w:id="1855" w:author="Barshadskaya, Yuliya" w:date="2024-01-10T22:06:00Z">
        <w:r w:rsidRPr="00DA0DA9">
          <w:t xml:space="preserve">. Во всех исследованиях </w:t>
        </w:r>
      </w:ins>
      <w:ins w:id="1856" w:author="Barshadskaya, Yuliya" w:date="2024-01-10T22:20:00Z">
        <w:r w:rsidR="002A35B6" w:rsidRPr="00DC7C85">
          <w:rPr>
            <w:rFonts w:cs="Times New Roman"/>
            <w:color w:val="000000" w:themeColor="text1"/>
          </w:rPr>
          <w:t>осимертиниб</w:t>
        </w:r>
      </w:ins>
      <w:ins w:id="1857" w:author="Barshadskaya, Yuliya" w:date="2024-01-10T22:06:00Z">
        <w:r w:rsidRPr="00DA0DA9">
          <w:t xml:space="preserve"> назначался в дозе </w:t>
        </w:r>
      </w:ins>
      <w:ins w:id="1858" w:author="Barshadskaya, Yuliya" w:date="2024-01-10T22:20:00Z">
        <w:r w:rsidR="002A35B6">
          <w:t>8</w:t>
        </w:r>
      </w:ins>
      <w:ins w:id="1859" w:author="Barshadskaya, Yuliya" w:date="2024-01-10T22:06:00Z">
        <w:r w:rsidRPr="00DA0DA9">
          <w:t xml:space="preserve">0 мг/сутки. </w:t>
        </w:r>
        <w:r w:rsidRPr="00DA0DA9">
          <w:rPr>
            <w:color w:val="000000"/>
            <w:shd w:val="clear" w:color="auto" w:fill="FFFFFF"/>
          </w:rPr>
          <w:t xml:space="preserve">Показано статистически значимое различие по первичной конечной точке при применении </w:t>
        </w:r>
      </w:ins>
      <w:ins w:id="1860" w:author="Barshadskaya, Yuliya" w:date="2024-01-10T22:25:00Z">
        <w:r w:rsidR="0073240D" w:rsidRPr="00DC7C85">
          <w:rPr>
            <w:rFonts w:cs="Times New Roman"/>
            <w:color w:val="000000" w:themeColor="text1"/>
          </w:rPr>
          <w:t>осимертиниб</w:t>
        </w:r>
        <w:r w:rsidR="0073240D">
          <w:rPr>
            <w:rFonts w:cs="Times New Roman"/>
            <w:color w:val="000000" w:themeColor="text1"/>
          </w:rPr>
          <w:t>а</w:t>
        </w:r>
      </w:ins>
      <w:ins w:id="1861" w:author="Barshadskaya, Yuliya" w:date="2024-01-10T22:06:00Z">
        <w:r w:rsidRPr="00DA0DA9">
          <w:rPr>
            <w:color w:val="000000"/>
            <w:shd w:val="clear" w:color="auto" w:fill="FFFFFF"/>
          </w:rPr>
          <w:t xml:space="preserve"> в сравнении с </w:t>
        </w:r>
      </w:ins>
      <w:ins w:id="1862" w:author="Barshadskaya, Yuliya" w:date="2024-01-10T22:25:00Z">
        <w:r w:rsidR="0073240D">
          <w:rPr>
            <w:color w:val="000000"/>
            <w:shd w:val="clear" w:color="auto" w:fill="FFFFFF"/>
          </w:rPr>
          <w:t>альтернативным лечением</w:t>
        </w:r>
      </w:ins>
      <w:ins w:id="1863" w:author="Barshadskaya, Yuliya" w:date="2024-01-10T22:06:00Z">
        <w:r>
          <w:rPr>
            <w:color w:val="000000"/>
            <w:shd w:val="clear" w:color="auto" w:fill="FFFFFF"/>
          </w:rPr>
          <w:t xml:space="preserve"> во всех исследованиях</w:t>
        </w:r>
        <w:r w:rsidRPr="00DA0DA9">
          <w:rPr>
            <w:color w:val="000000"/>
            <w:shd w:val="clear" w:color="auto" w:fill="FFFFFF"/>
          </w:rPr>
          <w:t xml:space="preserve">. </w:t>
        </w:r>
      </w:ins>
      <w:ins w:id="1864" w:author="Barshadskaya, Yuliya" w:date="2024-01-10T22:26:00Z">
        <w:r w:rsidR="0073240D" w:rsidRPr="00DC7C85">
          <w:rPr>
            <w:rFonts w:cs="Times New Roman"/>
            <w:color w:val="000000" w:themeColor="text1"/>
          </w:rPr>
          <w:t>Медиана выживаемости без прогрессирования заболевания была значительно выше у пациентов принимавших осимертиниб</w:t>
        </w:r>
      </w:ins>
      <w:ins w:id="1865" w:author="Barshadskaya, Yuliya" w:date="2024-01-10T22:06:00Z">
        <w:r w:rsidRPr="00DA0DA9">
          <w:rPr>
            <w:color w:val="000000"/>
            <w:shd w:val="clear" w:color="auto" w:fill="FFFFFF"/>
          </w:rPr>
          <w:t xml:space="preserve">. Так, у пациентов с </w:t>
        </w:r>
      </w:ins>
      <w:ins w:id="1866" w:author="Barshadskaya, Yuliya" w:date="2024-01-10T22:26:00Z">
        <w:r w:rsidR="0073240D">
          <w:t>НМЛР без л</w:t>
        </w:r>
      </w:ins>
      <w:ins w:id="1867" w:author="Barshadskaya, Yuliya" w:date="2024-01-10T22:34:00Z">
        <w:r w:rsidR="0073240D">
          <w:t>е</w:t>
        </w:r>
      </w:ins>
      <w:ins w:id="1868" w:author="Barshadskaya, Yuliya" w:date="2024-01-10T22:26:00Z">
        <w:r w:rsidR="0073240D">
          <w:t>чения</w:t>
        </w:r>
      </w:ins>
      <w:ins w:id="1869" w:author="Barshadskaya, Yuliya" w:date="2024-01-10T22:06:00Z">
        <w:r w:rsidRPr="00DA0DA9">
          <w:t xml:space="preserve"> медиана выживаемости без прогрессирования увеличилась с</w:t>
        </w:r>
      </w:ins>
      <w:ins w:id="1870" w:author="Barshadskaya, Yuliya" w:date="2024-01-10T22:33:00Z">
        <w:r w:rsidR="0073240D">
          <w:t xml:space="preserve"> </w:t>
        </w:r>
      </w:ins>
      <w:ins w:id="1871" w:author="Barshadskaya, Yuliya" w:date="2024-01-10T22:32:00Z">
        <w:r w:rsidR="0073240D" w:rsidRPr="00DC7C85">
          <w:rPr>
            <w:rFonts w:cs="Times New Roman"/>
            <w:color w:val="000000" w:themeColor="text1"/>
          </w:rPr>
          <w:t>10,2 мес</w:t>
        </w:r>
      </w:ins>
      <w:ins w:id="1872" w:author="Barshadskaya, Yuliya" w:date="2024-01-10T22:33:00Z">
        <w:r w:rsidR="0073240D">
          <w:rPr>
            <w:rFonts w:cs="Times New Roman"/>
            <w:color w:val="000000" w:themeColor="text1"/>
          </w:rPr>
          <w:t>яцев</w:t>
        </w:r>
        <w:r w:rsidR="0073240D" w:rsidRPr="0073240D">
          <w:t xml:space="preserve"> </w:t>
        </w:r>
        <w:r w:rsidR="0073240D" w:rsidRPr="00DA0DA9">
          <w:t>при приеме</w:t>
        </w:r>
        <w:r w:rsidR="0073240D" w:rsidRPr="0073240D">
          <w:rPr>
            <w:rFonts w:cs="Times New Roman"/>
            <w:color w:val="000000" w:themeColor="text1"/>
          </w:rPr>
          <w:t xml:space="preserve"> </w:t>
        </w:r>
        <w:r w:rsidR="0073240D" w:rsidRPr="00DC7C85">
          <w:rPr>
            <w:rFonts w:cs="Times New Roman"/>
            <w:color w:val="000000" w:themeColor="text1"/>
          </w:rPr>
          <w:t>стандартны</w:t>
        </w:r>
        <w:r w:rsidR="0073240D">
          <w:rPr>
            <w:rFonts w:cs="Times New Roman"/>
            <w:color w:val="000000" w:themeColor="text1"/>
          </w:rPr>
          <w:t>х</w:t>
        </w:r>
        <w:r w:rsidR="0073240D" w:rsidRPr="00DC7C85">
          <w:rPr>
            <w:rFonts w:cs="Times New Roman"/>
            <w:color w:val="000000" w:themeColor="text1"/>
          </w:rPr>
          <w:t xml:space="preserve"> ингибитор</w:t>
        </w:r>
        <w:r w:rsidR="0073240D">
          <w:rPr>
            <w:rFonts w:cs="Times New Roman"/>
            <w:color w:val="000000" w:themeColor="text1"/>
          </w:rPr>
          <w:t>ов</w:t>
        </w:r>
        <w:r w:rsidR="0073240D" w:rsidRPr="00DC7C85">
          <w:rPr>
            <w:rFonts w:cs="Times New Roman"/>
            <w:color w:val="000000" w:themeColor="text1"/>
          </w:rPr>
          <w:t xml:space="preserve"> тирозинкиназы EGFR</w:t>
        </w:r>
      </w:ins>
      <w:ins w:id="1873" w:author="Barshadskaya, Yuliya" w:date="2024-01-10T22:32:00Z">
        <w:r w:rsidR="0073240D">
          <w:rPr>
            <w:rFonts w:cs="Times New Roman"/>
            <w:color w:val="000000" w:themeColor="text1"/>
          </w:rPr>
          <w:t xml:space="preserve"> </w:t>
        </w:r>
      </w:ins>
      <w:ins w:id="1874" w:author="Barshadskaya, Yuliya" w:date="2024-01-10T22:06:00Z">
        <w:r w:rsidRPr="00DA0DA9">
          <w:t xml:space="preserve">до </w:t>
        </w:r>
      </w:ins>
      <w:ins w:id="1875" w:author="Barshadskaya, Yuliya" w:date="2024-01-10T22:34:00Z">
        <w:r w:rsidR="0073240D">
          <w:t>18</w:t>
        </w:r>
      </w:ins>
      <w:ins w:id="1876" w:author="Barshadskaya, Yuliya" w:date="2024-01-10T22:06:00Z">
        <w:r w:rsidRPr="00DA0DA9">
          <w:t xml:space="preserve">,9 месяцев при приеме </w:t>
        </w:r>
      </w:ins>
      <w:ins w:id="1877" w:author="Barshadskaya, Yuliya" w:date="2024-01-10T22:34:00Z">
        <w:r w:rsidR="0073240D" w:rsidRPr="00DC7C85">
          <w:rPr>
            <w:rFonts w:cs="Times New Roman"/>
            <w:color w:val="000000" w:themeColor="text1"/>
          </w:rPr>
          <w:t>осимертиниба</w:t>
        </w:r>
      </w:ins>
      <w:ins w:id="1878" w:author="Barshadskaya, Yuliya" w:date="2024-01-10T22:06:00Z">
        <w:r w:rsidRPr="00DA0DA9">
          <w:t xml:space="preserve">, у пациентов </w:t>
        </w:r>
      </w:ins>
      <w:ins w:id="1879" w:author="Barshadskaya, Yuliya" w:date="2024-01-10T22:37:00Z">
        <w:r w:rsidR="00AC31B9" w:rsidRPr="00DC7C85">
          <w:rPr>
            <w:rFonts w:cs="Times New Roman"/>
            <w:color w:val="000000" w:themeColor="text1"/>
          </w:rPr>
          <w:t xml:space="preserve">с НМРЛ с мутацией </w:t>
        </w:r>
        <w:r w:rsidR="00AC31B9" w:rsidRPr="00DC7C85">
          <w:rPr>
            <w:rFonts w:cs="Times New Roman"/>
            <w:color w:val="000000" w:themeColor="text1"/>
            <w:lang w:val="en-US"/>
          </w:rPr>
          <w:t>T</w:t>
        </w:r>
        <w:r w:rsidR="00AC31B9" w:rsidRPr="00DC7C85">
          <w:rPr>
            <w:rFonts w:cs="Times New Roman"/>
            <w:color w:val="000000" w:themeColor="text1"/>
          </w:rPr>
          <w:t>790</w:t>
        </w:r>
        <w:r w:rsidR="00AC31B9" w:rsidRPr="00DC7C85">
          <w:rPr>
            <w:rFonts w:cs="Times New Roman"/>
            <w:color w:val="000000" w:themeColor="text1"/>
            <w:lang w:val="en-US"/>
          </w:rPr>
          <w:t>M</w:t>
        </w:r>
        <w:r w:rsidR="00AC31B9" w:rsidRPr="00DC7C85">
          <w:rPr>
            <w:rFonts w:cs="Times New Roman"/>
            <w:color w:val="000000" w:themeColor="text1"/>
          </w:rPr>
          <w:t xml:space="preserve">, с прогрессированием заболевания после терапии первой линии ингибиторами тирозинкиназы </w:t>
        </w:r>
        <w:r w:rsidR="00AC31B9" w:rsidRPr="00DC7C85">
          <w:rPr>
            <w:rFonts w:cs="Times New Roman"/>
            <w:color w:val="000000" w:themeColor="text1"/>
            <w:lang w:val="en-US"/>
          </w:rPr>
          <w:t>EGFR</w:t>
        </w:r>
      </w:ins>
      <w:ins w:id="1880" w:author="Barshadskaya, Yuliya" w:date="2024-01-10T22:06:00Z">
        <w:r w:rsidRPr="00DA0DA9">
          <w:t xml:space="preserve"> медиана выживаемости без прогрессирования увеличивалась с 4,</w:t>
        </w:r>
      </w:ins>
      <w:ins w:id="1881" w:author="Barshadskaya, Yuliya" w:date="2024-01-10T22:39:00Z">
        <w:r w:rsidR="00AC31B9">
          <w:t>4</w:t>
        </w:r>
      </w:ins>
      <w:ins w:id="1882" w:author="Barshadskaya, Yuliya" w:date="2024-01-10T22:06:00Z">
        <w:r w:rsidRPr="00DA0DA9">
          <w:t xml:space="preserve"> месяцев </w:t>
        </w:r>
      </w:ins>
      <w:ins w:id="1883" w:author="Barshadskaya, Yuliya" w:date="2024-01-10T22:39:00Z">
        <w:r w:rsidR="00AC31B9">
          <w:t xml:space="preserve">при приеме </w:t>
        </w:r>
        <w:r w:rsidR="00AC31B9" w:rsidRPr="00DC7C85">
          <w:rPr>
            <w:rFonts w:cs="Times New Roman"/>
            <w:color w:val="000000" w:themeColor="text1"/>
          </w:rPr>
          <w:t>платинотерапии + пеметрексед</w:t>
        </w:r>
        <w:r w:rsidR="00AC31B9" w:rsidRPr="00DA0DA9">
          <w:t xml:space="preserve"> </w:t>
        </w:r>
      </w:ins>
      <w:ins w:id="1884" w:author="Barshadskaya, Yuliya" w:date="2024-01-10T22:06:00Z">
        <w:r w:rsidRPr="00DA0DA9">
          <w:t>до 1</w:t>
        </w:r>
      </w:ins>
      <w:ins w:id="1885" w:author="Barshadskaya, Yuliya" w:date="2024-01-10T22:39:00Z">
        <w:r w:rsidR="00AC31B9">
          <w:t>0</w:t>
        </w:r>
      </w:ins>
      <w:ins w:id="1886" w:author="Barshadskaya, Yuliya" w:date="2024-01-10T22:06:00Z">
        <w:r w:rsidRPr="00DA0DA9">
          <w:t>,</w:t>
        </w:r>
      </w:ins>
      <w:ins w:id="1887" w:author="Barshadskaya, Yuliya" w:date="2024-01-10T22:39:00Z">
        <w:r w:rsidR="00AC31B9">
          <w:t>1</w:t>
        </w:r>
      </w:ins>
      <w:ins w:id="1888" w:author="Barshadskaya, Yuliya" w:date="2024-01-10T22:06:00Z">
        <w:r w:rsidRPr="00DA0DA9">
          <w:t xml:space="preserve"> месяцев</w:t>
        </w:r>
      </w:ins>
      <w:ins w:id="1889" w:author="Barshadskaya, Yuliya" w:date="2024-01-10T22:39:00Z">
        <w:r w:rsidR="00AC31B9">
          <w:t xml:space="preserve"> после приема осимертиниба</w:t>
        </w:r>
      </w:ins>
      <w:ins w:id="1890" w:author="Barshadskaya, Yuliya" w:date="2024-01-10T22:43:00Z">
        <w:r w:rsidR="00742BD1">
          <w:t xml:space="preserve">. Было </w:t>
        </w:r>
        <w:r w:rsidR="00742BD1">
          <w:rPr>
            <w:rFonts w:cs="Times New Roman"/>
            <w:color w:val="000000" w:themeColor="text1"/>
          </w:rPr>
          <w:t>в</w:t>
        </w:r>
        <w:r w:rsidR="00742BD1" w:rsidRPr="00DC7C85">
          <w:rPr>
            <w:rFonts w:cs="Times New Roman"/>
            <w:color w:val="000000" w:themeColor="text1"/>
          </w:rPr>
          <w:t>ыявил</w:t>
        </w:r>
        <w:r w:rsidR="00742BD1">
          <w:rPr>
            <w:rFonts w:cs="Times New Roman"/>
            <w:color w:val="000000" w:themeColor="text1"/>
          </w:rPr>
          <w:t>ено</w:t>
        </w:r>
        <w:r w:rsidR="00742BD1" w:rsidRPr="00DC7C85">
          <w:rPr>
            <w:rFonts w:cs="Times New Roman"/>
            <w:color w:val="000000" w:themeColor="text1"/>
          </w:rPr>
          <w:t xml:space="preserve"> преимущество осимертиниба по показателю выживаемости в стадии ремиссии в сравнении с плацебо у </w:t>
        </w:r>
        <w:r w:rsidR="00742BD1" w:rsidRPr="00DC7C85">
          <w:rPr>
            <w:rFonts w:cs="Times New Roman"/>
            <w:color w:val="000000" w:themeColor="text1"/>
          </w:rPr>
          <w:lastRenderedPageBreak/>
          <w:t>пациентов с адъювантной химиотерапией</w:t>
        </w:r>
      </w:ins>
      <w:ins w:id="1891" w:author="Barshadskaya, Yuliya" w:date="2024-01-10T22:45:00Z">
        <w:r w:rsidR="00742BD1">
          <w:rPr>
            <w:rFonts w:cs="Times New Roman"/>
            <w:color w:val="000000" w:themeColor="text1"/>
          </w:rPr>
          <w:t xml:space="preserve"> у пациентов с НМЛР после хирургического лечения</w:t>
        </w:r>
      </w:ins>
      <w:ins w:id="1892" w:author="Barshadskaya, Yuliya" w:date="2024-01-10T22:43:00Z">
        <w:r w:rsidR="00742BD1" w:rsidRPr="00DC7C85">
          <w:rPr>
            <w:rFonts w:cs="Times New Roman"/>
            <w:color w:val="000000" w:themeColor="text1"/>
          </w:rPr>
          <w:t xml:space="preserve"> (отношение рисков = 0,23, 95% ДИ: 0,13–0,40) и без адъювантной химиотерапии (отношение рисков = 0,23, 95% ДИ: 0,13–0,40), независимо от стадии заболевания</w:t>
        </w:r>
      </w:ins>
      <w:ins w:id="1893" w:author="Barshadskaya, Yuliya" w:date="2024-01-10T22:06:00Z">
        <w:r w:rsidRPr="00DA0DA9">
          <w:t xml:space="preserve">. </w:t>
        </w:r>
      </w:ins>
    </w:p>
    <w:p w14:paraId="07A61919" w14:textId="25420299" w:rsidR="00DE3F48" w:rsidRPr="00B33B3A" w:rsidRDefault="00DE3F48">
      <w:pPr>
        <w:widowControl w:val="0"/>
        <w:tabs>
          <w:tab w:val="left" w:pos="4320"/>
        </w:tabs>
        <w:spacing w:after="0" w:line="240" w:lineRule="auto"/>
        <w:rPr>
          <w:ins w:id="1894" w:author="Barshadskaya, Yuliya" w:date="2024-01-10T19:09:00Z"/>
          <w:rFonts w:eastAsia="TimesNewRomanPS-BoldMT"/>
          <w:bCs/>
          <w:color w:val="000000" w:themeColor="text1"/>
          <w:rPrChange w:id="1895" w:author="Barshadskaya, Yuliya" w:date="2024-01-10T22:05:00Z">
            <w:rPr>
              <w:ins w:id="1896" w:author="Barshadskaya, Yuliya" w:date="2024-01-10T19:09:00Z"/>
              <w:rFonts w:cs="Times New Roman"/>
            </w:rPr>
          </w:rPrChange>
        </w:rPr>
        <w:pPrChange w:id="1897" w:author="Barshadskaya, Yuliya" w:date="2024-01-10T22:05:00Z">
          <w:pPr>
            <w:pStyle w:val="SDText"/>
            <w:spacing w:after="0"/>
          </w:pPr>
        </w:pPrChange>
      </w:pPr>
      <w:ins w:id="1898" w:author="Barshadskaya, Yuliya" w:date="2024-01-10T22:59:00Z">
        <w:r w:rsidRPr="00DE3F48">
          <w:rPr>
            <w:rFonts w:eastAsia="TimesNewRomanPS-BoldMT"/>
            <w:bCs/>
            <w:color w:val="000000" w:themeColor="text1"/>
          </w:rPr>
          <w:t>Большинство нежелательных реакций (НР) были 1 или 2 степени тяжести. Наиболее частыми НР были диарея (47%), сыпь (45%), паронихия (33%), сухость кожи (32%) и стоматит (24%). НР 3 и 4 степени тяжести составили 9% и 0.1%, соответственно. У 3.2% пациентов, получавших препарат Тагриссо в дозе 80 мг/сут, потребовалось снижение дозы из-за развития НР. У 4.6% пациентов терапия была прекращена из-за развития НР.</w:t>
        </w:r>
      </w:ins>
    </w:p>
    <w:p w14:paraId="09AF518C" w14:textId="4AC0C32C" w:rsidR="006E30E2" w:rsidRPr="006E6534" w:rsidRDefault="006E30E2" w:rsidP="00415551">
      <w:pPr>
        <w:spacing w:after="0" w:line="240" w:lineRule="auto"/>
        <w:rPr>
          <w:ins w:id="1899" w:author="N F" w:date="2023-08-03T17:50:00Z"/>
          <w:rFonts w:cs="Times New Roman"/>
          <w:color w:val="000000" w:themeColor="text1"/>
          <w:rPrChange w:id="1900" w:author="N F" w:date="2023-12-05T03:08:00Z">
            <w:rPr>
              <w:ins w:id="1901" w:author="N F" w:date="2023-08-03T17:50:00Z"/>
              <w:rFonts w:cs="Times New Roman"/>
              <w:color w:val="000000"/>
            </w:rPr>
          </w:rPrChange>
        </w:rPr>
      </w:pPr>
      <w:ins w:id="1902" w:author="N F" w:date="2023-08-03T17:50:00Z">
        <w:r w:rsidRPr="006E6534">
          <w:rPr>
            <w:rFonts w:cs="Times New Roman"/>
            <w:color w:val="000000" w:themeColor="text1"/>
            <w:szCs w:val="24"/>
            <w:rPrChange w:id="1903" w:author="N F" w:date="2023-12-05T03:08:00Z">
              <w:rPr>
                <w:rFonts w:ascii="AppleSystemUIFont" w:hAnsi="AppleSystemUIFont" w:cs="AppleSystemUIFont"/>
                <w:szCs w:val="24"/>
              </w:rPr>
            </w:rPrChange>
          </w:rPr>
          <w:t>DT-OSM</w:t>
        </w:r>
        <w:r w:rsidRPr="006E6534">
          <w:rPr>
            <w:rFonts w:cs="Times New Roman"/>
            <w:bCs/>
            <w:color w:val="000000" w:themeColor="text1"/>
            <w:highlight w:val="green"/>
            <w:lang w:eastAsia="ru-RU"/>
            <w:rPrChange w:id="1904" w:author="N F" w:date="2023-12-05T03:08:00Z">
              <w:rPr>
                <w:rFonts w:cs="Times New Roman"/>
                <w:bCs/>
                <w:highlight w:val="green"/>
                <w:lang w:eastAsia="ru-RU"/>
              </w:rPr>
            </w:rPrChange>
          </w:rPr>
          <w:t>, таблетки</w:t>
        </w:r>
      </w:ins>
      <w:ins w:id="1905" w:author="N F" w:date="2023-08-08T22:33:00Z">
        <w:r w:rsidR="00644579" w:rsidRPr="006E6534">
          <w:rPr>
            <w:rFonts w:cs="Times New Roman"/>
            <w:color w:val="000000" w:themeColor="text1"/>
            <w:rPrChange w:id="1906" w:author="N F" w:date="2023-12-05T03:08:00Z">
              <w:rPr>
                <w:rFonts w:cs="Times New Roman"/>
              </w:rPr>
            </w:rPrChange>
          </w:rPr>
          <w:t xml:space="preserve">, покрытые пленочной оболочкой, </w:t>
        </w:r>
      </w:ins>
      <w:ins w:id="1907" w:author="N F" w:date="2023-08-03T17:50:00Z">
        <w:r w:rsidRPr="006E6534">
          <w:rPr>
            <w:rFonts w:cs="Times New Roman"/>
            <w:bCs/>
            <w:color w:val="000000" w:themeColor="text1"/>
            <w:highlight w:val="green"/>
            <w:lang w:eastAsia="ru-RU"/>
            <w:rPrChange w:id="1908" w:author="N F" w:date="2023-12-05T03:08:00Z">
              <w:rPr>
                <w:rFonts w:cs="Times New Roman"/>
                <w:bCs/>
                <w:highlight w:val="green"/>
                <w:lang w:eastAsia="ru-RU"/>
              </w:rPr>
            </w:rPrChange>
          </w:rPr>
          <w:t xml:space="preserve"> 40 мг, 8</w:t>
        </w:r>
      </w:ins>
      <w:ins w:id="1909" w:author="N F" w:date="2023-08-03T17:51:00Z">
        <w:r w:rsidRPr="006E6534">
          <w:rPr>
            <w:rFonts w:cs="Times New Roman"/>
            <w:bCs/>
            <w:color w:val="000000" w:themeColor="text1"/>
            <w:highlight w:val="green"/>
            <w:lang w:eastAsia="ru-RU"/>
            <w:rPrChange w:id="1910" w:author="N F" w:date="2023-12-05T03:08:00Z">
              <w:rPr>
                <w:rFonts w:cs="Times New Roman"/>
                <w:bCs/>
                <w:highlight w:val="green"/>
                <w:lang w:eastAsia="ru-RU"/>
              </w:rPr>
            </w:rPrChange>
          </w:rPr>
          <w:t>0 мг</w:t>
        </w:r>
      </w:ins>
      <w:ins w:id="1911" w:author="N F" w:date="2023-08-03T17:50:00Z">
        <w:r w:rsidRPr="006E6534">
          <w:rPr>
            <w:rFonts w:cs="Times New Roman"/>
            <w:bCs/>
            <w:color w:val="000000" w:themeColor="text1"/>
            <w:highlight w:val="green"/>
            <w:lang w:eastAsia="ru-RU"/>
            <w:rPrChange w:id="1912" w:author="N F" w:date="2023-12-05T03:08:00Z">
              <w:rPr>
                <w:rFonts w:cs="Times New Roman"/>
                <w:bCs/>
                <w:highlight w:val="green"/>
                <w:lang w:eastAsia="ru-RU"/>
              </w:rPr>
            </w:rPrChange>
          </w:rPr>
          <w:t xml:space="preserve"> - воспроизведенный препарат </w:t>
        </w:r>
      </w:ins>
      <w:ins w:id="1913" w:author="N F" w:date="2023-08-03T17:51:00Z">
        <w:r w:rsidRPr="006E6534">
          <w:rPr>
            <w:rFonts w:cs="Times New Roman"/>
            <w:bCs/>
            <w:color w:val="000000" w:themeColor="text1"/>
            <w:highlight w:val="green"/>
            <w:lang w:eastAsia="ru-RU"/>
            <w:rPrChange w:id="1914" w:author="N F" w:date="2023-12-05T03:08:00Z">
              <w:rPr>
                <w:rFonts w:cs="Times New Roman"/>
                <w:bCs/>
                <w:highlight w:val="green"/>
                <w:lang w:eastAsia="ru-RU"/>
              </w:rPr>
            </w:rPrChange>
          </w:rPr>
          <w:t>осимертиниба</w:t>
        </w:r>
      </w:ins>
      <w:ins w:id="1915" w:author="N F" w:date="2023-08-03T17:50:00Z">
        <w:r w:rsidRPr="006E6534">
          <w:rPr>
            <w:rFonts w:cs="Times New Roman"/>
            <w:bCs/>
            <w:color w:val="000000" w:themeColor="text1"/>
            <w:highlight w:val="green"/>
            <w:lang w:eastAsia="ru-RU"/>
            <w:rPrChange w:id="1916" w:author="N F" w:date="2023-12-05T03:08:00Z">
              <w:rPr>
                <w:rFonts w:cs="Times New Roman"/>
                <w:bCs/>
                <w:highlight w:val="green"/>
                <w:lang w:eastAsia="ru-RU"/>
              </w:rPr>
            </w:rPrChange>
          </w:rPr>
          <w:t xml:space="preserve">, </w:t>
        </w:r>
      </w:ins>
      <w:ins w:id="1917" w:author="N F" w:date="2023-10-22T15:51:00Z">
        <w:r w:rsidR="00197684" w:rsidRPr="006E6534">
          <w:rPr>
            <w:rFonts w:cs="Times New Roman"/>
            <w:color w:val="000000" w:themeColor="text1"/>
            <w:highlight w:val="green"/>
            <w:rPrChange w:id="1918" w:author="N F" w:date="2023-12-05T03:08:00Z">
              <w:rPr>
                <w:rFonts w:cs="Times New Roman"/>
                <w:highlight w:val="green"/>
              </w:rPr>
            </w:rPrChange>
          </w:rPr>
          <w:t xml:space="preserve">разработанный </w:t>
        </w:r>
      </w:ins>
      <w:ins w:id="1919" w:author="N F" w:date="2023-08-03T17:50:00Z">
        <w:r w:rsidRPr="006E6534">
          <w:rPr>
            <w:rFonts w:cs="Times New Roman"/>
            <w:bCs/>
            <w:color w:val="000000" w:themeColor="text1"/>
            <w:highlight w:val="green"/>
            <w:lang w:eastAsia="ru-RU"/>
            <w:rPrChange w:id="1920" w:author="N F" w:date="2023-12-05T03:08:00Z">
              <w:rPr>
                <w:rFonts w:cs="Times New Roman"/>
                <w:bCs/>
                <w:highlight w:val="green"/>
                <w:lang w:eastAsia="ru-RU"/>
              </w:rPr>
            </w:rPrChange>
          </w:rPr>
          <w:t xml:space="preserve">АО «Р-Фарм». </w:t>
        </w:r>
        <w:r w:rsidRPr="006E6534">
          <w:rPr>
            <w:rFonts w:cs="Times New Roman"/>
            <w:color w:val="000000" w:themeColor="text1"/>
            <w:highlight w:val="green"/>
            <w:rPrChange w:id="1921" w:author="N F" w:date="2023-12-05T03:08:00Z">
              <w:rPr>
                <w:rFonts w:cs="Times New Roman"/>
                <w:color w:val="000000"/>
                <w:highlight w:val="green"/>
              </w:rPr>
            </w:rPrChange>
          </w:rPr>
          <w:t xml:space="preserve">Он полностью соответствует по качественному и количественному составу действующего и вспомогательных веществ, лекарственной форме и дозировке референтному препарату </w:t>
        </w:r>
      </w:ins>
      <w:ins w:id="1922" w:author="N F" w:date="2023-08-03T18:02:00Z">
        <w:r w:rsidR="00FB3929" w:rsidRPr="006E6534">
          <w:rPr>
            <w:rFonts w:cs="Times New Roman"/>
            <w:color w:val="000000" w:themeColor="text1"/>
            <w:highlight w:val="green"/>
            <w:rPrChange w:id="1923" w:author="N F" w:date="2023-12-05T03:08:00Z">
              <w:rPr>
                <w:rFonts w:cs="Times New Roman"/>
                <w:color w:val="000000"/>
                <w:highlight w:val="green"/>
              </w:rPr>
            </w:rPrChange>
          </w:rPr>
          <w:t>осимертиниба</w:t>
        </w:r>
      </w:ins>
      <w:ins w:id="1924" w:author="N F" w:date="2023-08-03T17:50:00Z">
        <w:r w:rsidRPr="006E6534">
          <w:rPr>
            <w:rFonts w:cs="Times New Roman"/>
            <w:color w:val="000000" w:themeColor="text1"/>
            <w:highlight w:val="green"/>
            <w:rPrChange w:id="1925" w:author="N F" w:date="2023-12-05T03:08:00Z">
              <w:rPr>
                <w:rFonts w:cs="Times New Roman"/>
                <w:color w:val="000000"/>
                <w:highlight w:val="green"/>
              </w:rPr>
            </w:rPrChange>
          </w:rPr>
          <w:t xml:space="preserve"> </w:t>
        </w:r>
      </w:ins>
      <w:ins w:id="1926" w:author="N F" w:date="2023-08-03T18:03:00Z">
        <w:r w:rsidR="00FB3929" w:rsidRPr="006E6534">
          <w:rPr>
            <w:rFonts w:cs="Times New Roman"/>
            <w:color w:val="000000" w:themeColor="text1"/>
            <w:highlight w:val="green"/>
            <w:lang w:eastAsia="ru-RU"/>
            <w:rPrChange w:id="1927" w:author="N F" w:date="2023-12-05T03:08:00Z">
              <w:rPr>
                <w:rFonts w:cs="Times New Roman"/>
                <w:highlight w:val="green"/>
                <w:lang w:eastAsia="ru-RU"/>
              </w:rPr>
            </w:rPrChange>
          </w:rPr>
          <w:t>Тагриссо</w:t>
        </w:r>
      </w:ins>
      <w:ins w:id="1928" w:author="N F" w:date="2023-08-03T17:50:00Z">
        <w:r w:rsidRPr="006E6534">
          <w:rPr>
            <w:rFonts w:cs="Times New Roman"/>
            <w:color w:val="000000" w:themeColor="text1"/>
            <w:highlight w:val="green"/>
            <w:vertAlign w:val="superscript"/>
            <w:lang w:eastAsia="ru-RU"/>
            <w:rPrChange w:id="1929" w:author="N F" w:date="2023-12-05T03:08:00Z">
              <w:rPr>
                <w:rFonts w:cs="Times New Roman"/>
                <w:highlight w:val="green"/>
                <w:vertAlign w:val="superscript"/>
                <w:lang w:eastAsia="ru-RU"/>
              </w:rPr>
            </w:rPrChange>
          </w:rPr>
          <w:t>®</w:t>
        </w:r>
        <w:r w:rsidRPr="006E6534">
          <w:rPr>
            <w:rFonts w:eastAsia="Calibri" w:cs="Times New Roman"/>
            <w:color w:val="000000" w:themeColor="text1"/>
            <w:highlight w:val="green"/>
            <w:rPrChange w:id="1930" w:author="N F" w:date="2023-12-05T03:08:00Z">
              <w:rPr>
                <w:rFonts w:eastAsia="Calibri" w:cs="Times New Roman"/>
                <w:highlight w:val="green"/>
              </w:rPr>
            </w:rPrChange>
          </w:rPr>
          <w:t xml:space="preserve"> </w:t>
        </w:r>
        <w:r w:rsidRPr="006E6534">
          <w:rPr>
            <w:rFonts w:cs="Times New Roman"/>
            <w:color w:val="000000" w:themeColor="text1"/>
            <w:highlight w:val="green"/>
            <w:rPrChange w:id="1931" w:author="N F" w:date="2023-12-05T03:08:00Z">
              <w:rPr>
                <w:rFonts w:cs="Times New Roman"/>
                <w:color w:val="000000"/>
                <w:highlight w:val="green"/>
              </w:rPr>
            </w:rPrChange>
          </w:rPr>
          <w:t xml:space="preserve">(владелец РУ </w:t>
        </w:r>
      </w:ins>
      <w:ins w:id="1932" w:author="N F" w:date="2023-08-03T18:04:00Z">
        <w:r w:rsidR="00FB3929" w:rsidRPr="006E6534">
          <w:rPr>
            <w:rFonts w:cs="Times New Roman"/>
            <w:color w:val="000000" w:themeColor="text1"/>
            <w:highlight w:val="green"/>
            <w:rPrChange w:id="1933" w:author="N F" w:date="2023-12-05T03:08:00Z">
              <w:rPr>
                <w:rFonts w:cs="Times New Roman"/>
                <w:color w:val="000000"/>
                <w:highlight w:val="green"/>
              </w:rPr>
            </w:rPrChange>
          </w:rPr>
          <w:t>–</w:t>
        </w:r>
      </w:ins>
      <w:ins w:id="1934" w:author="N F" w:date="2023-08-03T17:50:00Z">
        <w:r w:rsidRPr="006E6534">
          <w:rPr>
            <w:rFonts w:cs="Times New Roman"/>
            <w:color w:val="000000" w:themeColor="text1"/>
            <w:highlight w:val="green"/>
            <w:rPrChange w:id="1935" w:author="N F" w:date="2023-12-05T03:08:00Z">
              <w:rPr>
                <w:rFonts w:cs="Times New Roman"/>
                <w:color w:val="000000"/>
                <w:highlight w:val="green"/>
              </w:rPr>
            </w:rPrChange>
          </w:rPr>
          <w:t xml:space="preserve"> </w:t>
        </w:r>
      </w:ins>
      <w:ins w:id="1936" w:author="N F" w:date="2023-08-03T18:04:00Z">
        <w:r w:rsidR="00FB3929" w:rsidRPr="006E6534">
          <w:rPr>
            <w:rFonts w:cs="Times New Roman"/>
            <w:color w:val="000000" w:themeColor="text1"/>
            <w:highlight w:val="green"/>
            <w:lang w:eastAsia="ru-RU"/>
            <w:rPrChange w:id="1937" w:author="N F" w:date="2023-12-05T03:08:00Z">
              <w:rPr>
                <w:rFonts w:cs="Times New Roman"/>
                <w:highlight w:val="green"/>
                <w:lang w:eastAsia="ru-RU"/>
              </w:rPr>
            </w:rPrChange>
          </w:rPr>
          <w:t>АстраЗенека АБ</w:t>
        </w:r>
      </w:ins>
      <w:ins w:id="1938" w:author="N F" w:date="2023-08-03T17:50:00Z">
        <w:r w:rsidRPr="006E6534">
          <w:rPr>
            <w:rFonts w:cs="Times New Roman"/>
            <w:color w:val="000000" w:themeColor="text1"/>
            <w:highlight w:val="green"/>
            <w:lang w:eastAsia="ru-RU"/>
            <w:rPrChange w:id="1939" w:author="N F" w:date="2023-12-05T03:08:00Z">
              <w:rPr>
                <w:rFonts w:cs="Times New Roman"/>
                <w:highlight w:val="green"/>
                <w:lang w:eastAsia="ru-RU"/>
              </w:rPr>
            </w:rPrChange>
          </w:rPr>
          <w:t>, Шве</w:t>
        </w:r>
      </w:ins>
      <w:ins w:id="1940" w:author="N F" w:date="2023-08-03T18:04:00Z">
        <w:r w:rsidR="00FB3929" w:rsidRPr="006E6534">
          <w:rPr>
            <w:rFonts w:cs="Times New Roman"/>
            <w:color w:val="000000" w:themeColor="text1"/>
            <w:highlight w:val="green"/>
            <w:lang w:eastAsia="ru-RU"/>
            <w:rPrChange w:id="1941" w:author="N F" w:date="2023-12-05T03:08:00Z">
              <w:rPr>
                <w:rFonts w:cs="Times New Roman"/>
                <w:highlight w:val="green"/>
                <w:lang w:eastAsia="ru-RU"/>
              </w:rPr>
            </w:rPrChange>
          </w:rPr>
          <w:t>ци</w:t>
        </w:r>
      </w:ins>
      <w:ins w:id="1942" w:author="N F" w:date="2023-08-03T17:50:00Z">
        <w:r w:rsidRPr="006E6534">
          <w:rPr>
            <w:rFonts w:cs="Times New Roman"/>
            <w:color w:val="000000" w:themeColor="text1"/>
            <w:highlight w:val="green"/>
            <w:lang w:eastAsia="ru-RU"/>
            <w:rPrChange w:id="1943" w:author="N F" w:date="2023-12-05T03:08:00Z">
              <w:rPr>
                <w:rFonts w:cs="Times New Roman"/>
                <w:highlight w:val="green"/>
                <w:lang w:eastAsia="ru-RU"/>
              </w:rPr>
            </w:rPrChange>
          </w:rPr>
          <w:t>я</w:t>
        </w:r>
        <w:r w:rsidRPr="006E6534">
          <w:rPr>
            <w:rFonts w:cs="Times New Roman"/>
            <w:color w:val="000000" w:themeColor="text1"/>
            <w:highlight w:val="green"/>
            <w:rPrChange w:id="1944" w:author="N F" w:date="2023-12-05T03:08:00Z">
              <w:rPr>
                <w:rFonts w:cs="Times New Roman"/>
                <w:color w:val="000000"/>
                <w:highlight w:val="green"/>
              </w:rPr>
            </w:rPrChange>
          </w:rPr>
          <w:t xml:space="preserve">). </w:t>
        </w:r>
        <w:r w:rsidRPr="006E6534">
          <w:rPr>
            <w:rFonts w:cs="Times New Roman"/>
            <w:color w:val="000000" w:themeColor="text1"/>
            <w:highlight w:val="green"/>
          </w:rPr>
          <w:t xml:space="preserve">Для доказательства эквивалентности препарата </w:t>
        </w:r>
        <w:r w:rsidRPr="006E6534">
          <w:rPr>
            <w:rFonts w:cs="Times New Roman"/>
            <w:bCs/>
            <w:color w:val="000000" w:themeColor="text1"/>
            <w:highlight w:val="green"/>
            <w:lang w:val="en-US" w:eastAsia="ru-RU"/>
            <w:rPrChange w:id="1945" w:author="N F" w:date="2023-12-05T03:08:00Z">
              <w:rPr>
                <w:rFonts w:cs="Times New Roman"/>
                <w:bCs/>
                <w:highlight w:val="green"/>
                <w:lang w:val="en-US" w:eastAsia="ru-RU"/>
              </w:rPr>
            </w:rPrChange>
          </w:rPr>
          <w:t>D</w:t>
        </w:r>
        <w:r w:rsidRPr="006E6534">
          <w:rPr>
            <w:rFonts w:cs="Times New Roman"/>
            <w:color w:val="000000" w:themeColor="text1"/>
            <w:highlight w:val="green"/>
            <w:lang w:val="en-US"/>
            <w:rPrChange w:id="1946" w:author="N F" w:date="2023-12-05T03:08:00Z">
              <w:rPr>
                <w:rFonts w:cs="Times New Roman"/>
                <w:highlight w:val="green"/>
                <w:lang w:val="en-US"/>
              </w:rPr>
            </w:rPrChange>
          </w:rPr>
          <w:t>T</w:t>
        </w:r>
        <w:r w:rsidRPr="006E6534">
          <w:rPr>
            <w:rFonts w:cs="Times New Roman"/>
            <w:color w:val="000000" w:themeColor="text1"/>
            <w:highlight w:val="green"/>
            <w:rPrChange w:id="1947" w:author="N F" w:date="2023-12-05T03:08:00Z">
              <w:rPr>
                <w:rFonts w:cs="Times New Roman"/>
                <w:highlight w:val="green"/>
              </w:rPr>
            </w:rPrChange>
          </w:rPr>
          <w:t>-</w:t>
        </w:r>
      </w:ins>
      <w:ins w:id="1948" w:author="N F" w:date="2023-08-03T18:04:00Z">
        <w:r w:rsidR="00FB3929" w:rsidRPr="006E6534">
          <w:rPr>
            <w:rFonts w:cs="Times New Roman"/>
            <w:color w:val="000000" w:themeColor="text1"/>
            <w:highlight w:val="green"/>
            <w:lang w:val="en-US"/>
            <w:rPrChange w:id="1949" w:author="N F" w:date="2023-12-05T03:08:00Z">
              <w:rPr>
                <w:rFonts w:cs="Times New Roman"/>
                <w:highlight w:val="green"/>
                <w:lang w:val="en-US"/>
              </w:rPr>
            </w:rPrChange>
          </w:rPr>
          <w:t>OSM</w:t>
        </w:r>
      </w:ins>
      <w:ins w:id="1950" w:author="N F" w:date="2023-08-03T17:50:00Z">
        <w:r w:rsidRPr="006E6534">
          <w:rPr>
            <w:rFonts w:cs="Times New Roman"/>
            <w:color w:val="000000" w:themeColor="text1"/>
            <w:highlight w:val="green"/>
          </w:rPr>
          <w:t xml:space="preserve"> были проведены исследования сравнительной кинетики растворения в сравнении с референтным препаратом </w:t>
        </w:r>
      </w:ins>
      <w:ins w:id="1951" w:author="N F" w:date="2023-08-03T18:04:00Z">
        <w:r w:rsidR="00FB3929" w:rsidRPr="006E6534">
          <w:rPr>
            <w:rFonts w:cs="Times New Roman"/>
            <w:color w:val="000000" w:themeColor="text1"/>
            <w:highlight w:val="green"/>
            <w:lang w:eastAsia="ru-RU"/>
            <w:rPrChange w:id="1952" w:author="N F" w:date="2023-12-05T03:08:00Z">
              <w:rPr>
                <w:rFonts w:cs="Times New Roman"/>
                <w:highlight w:val="green"/>
                <w:lang w:eastAsia="ru-RU"/>
              </w:rPr>
            </w:rPrChange>
          </w:rPr>
          <w:t>Тагриссо</w:t>
        </w:r>
      </w:ins>
      <w:ins w:id="1953" w:author="N F" w:date="2023-08-03T17:50:00Z">
        <w:r w:rsidRPr="006E6534">
          <w:rPr>
            <w:rFonts w:cs="Times New Roman"/>
            <w:color w:val="000000" w:themeColor="text1"/>
            <w:highlight w:val="green"/>
            <w:vertAlign w:val="superscript"/>
            <w:lang w:eastAsia="ru-RU"/>
            <w:rPrChange w:id="1954" w:author="N F" w:date="2023-12-05T03:08:00Z">
              <w:rPr>
                <w:rFonts w:cs="Times New Roman"/>
                <w:highlight w:val="green"/>
                <w:vertAlign w:val="superscript"/>
                <w:lang w:eastAsia="ru-RU"/>
              </w:rPr>
            </w:rPrChange>
          </w:rPr>
          <w:t>®</w:t>
        </w:r>
        <w:r w:rsidRPr="006E6534">
          <w:rPr>
            <w:rFonts w:eastAsia="Calibri" w:cs="Times New Roman"/>
            <w:color w:val="000000" w:themeColor="text1"/>
            <w:highlight w:val="green"/>
            <w:rPrChange w:id="1955" w:author="N F" w:date="2023-12-05T03:08:00Z">
              <w:rPr>
                <w:rFonts w:eastAsia="Calibri" w:cs="Times New Roman"/>
                <w:highlight w:val="green"/>
              </w:rPr>
            </w:rPrChange>
          </w:rPr>
          <w:t xml:space="preserve"> </w:t>
        </w:r>
        <w:r w:rsidRPr="006E6534">
          <w:rPr>
            <w:rFonts w:cs="Times New Roman"/>
            <w:color w:val="000000" w:themeColor="text1"/>
            <w:highlight w:val="green"/>
            <w:rPrChange w:id="1956" w:author="N F" w:date="2023-12-05T03:08:00Z">
              <w:rPr>
                <w:rFonts w:cs="Times New Roman"/>
                <w:color w:val="000000"/>
                <w:highlight w:val="green"/>
              </w:rPr>
            </w:rPrChange>
          </w:rPr>
          <w:t>(</w:t>
        </w:r>
      </w:ins>
      <w:ins w:id="1957" w:author="N F" w:date="2023-08-03T18:05:00Z">
        <w:r w:rsidR="00FB3929" w:rsidRPr="006E6534">
          <w:rPr>
            <w:rFonts w:cs="Times New Roman"/>
            <w:color w:val="000000" w:themeColor="text1"/>
            <w:highlight w:val="green"/>
            <w:lang w:eastAsia="ru-RU"/>
            <w:rPrChange w:id="1958" w:author="N F" w:date="2023-12-05T03:08:00Z">
              <w:rPr>
                <w:rFonts w:cs="Times New Roman"/>
                <w:highlight w:val="green"/>
                <w:lang w:eastAsia="ru-RU"/>
              </w:rPr>
            </w:rPrChange>
          </w:rPr>
          <w:t>АстраЗенека АБ, Швеция</w:t>
        </w:r>
      </w:ins>
      <w:ins w:id="1959" w:author="N F" w:date="2023-08-03T17:50:00Z">
        <w:r w:rsidRPr="006E6534">
          <w:rPr>
            <w:rFonts w:cs="Times New Roman"/>
            <w:color w:val="000000" w:themeColor="text1"/>
            <w:highlight w:val="green"/>
            <w:rPrChange w:id="1960" w:author="N F" w:date="2023-12-05T03:08:00Z">
              <w:rPr>
                <w:rFonts w:cs="Times New Roman"/>
                <w:color w:val="000000"/>
                <w:highlight w:val="green"/>
              </w:rPr>
            </w:rPrChange>
          </w:rPr>
          <w:t>)</w:t>
        </w:r>
        <w:r w:rsidRPr="006E6534">
          <w:rPr>
            <w:rFonts w:cs="Times New Roman"/>
            <w:color w:val="000000" w:themeColor="text1"/>
            <w:highlight w:val="green"/>
          </w:rPr>
          <w:t xml:space="preserve"> в дозировке </w:t>
        </w:r>
      </w:ins>
      <w:ins w:id="1961" w:author="N F" w:date="2023-08-03T18:05:00Z">
        <w:r w:rsidR="00FB3929" w:rsidRPr="006E6534">
          <w:rPr>
            <w:rFonts w:cs="Times New Roman"/>
            <w:color w:val="000000" w:themeColor="text1"/>
            <w:highlight w:val="green"/>
          </w:rPr>
          <w:t>40</w:t>
        </w:r>
      </w:ins>
      <w:ins w:id="1962" w:author="N F" w:date="2023-08-03T17:50:00Z">
        <w:r w:rsidRPr="006E6534">
          <w:rPr>
            <w:rFonts w:cs="Times New Roman"/>
            <w:color w:val="000000" w:themeColor="text1"/>
            <w:highlight w:val="green"/>
          </w:rPr>
          <w:t xml:space="preserve"> мг</w:t>
        </w:r>
      </w:ins>
      <w:ins w:id="1963" w:author="N F" w:date="2023-08-03T18:05:00Z">
        <w:r w:rsidR="00FB3929" w:rsidRPr="006E6534">
          <w:rPr>
            <w:rFonts w:cs="Times New Roman"/>
            <w:color w:val="000000" w:themeColor="text1"/>
            <w:highlight w:val="green"/>
          </w:rPr>
          <w:t>, 80 мг</w:t>
        </w:r>
      </w:ins>
      <w:ins w:id="1964" w:author="N F" w:date="2023-08-03T17:50:00Z">
        <w:r w:rsidRPr="006E6534">
          <w:rPr>
            <w:rFonts w:cs="Times New Roman"/>
            <w:color w:val="000000" w:themeColor="text1"/>
            <w:highlight w:val="green"/>
          </w:rPr>
          <w:t xml:space="preserve"> (в трех модельных средах:</w:t>
        </w:r>
      </w:ins>
      <w:ins w:id="1965" w:author="N F" w:date="2023-08-03T18:05:00Z">
        <w:r w:rsidR="00FB3929" w:rsidRPr="006E6534">
          <w:rPr>
            <w:rFonts w:cs="Times New Roman"/>
            <w:color w:val="000000" w:themeColor="text1"/>
            <w:highlight w:val="green"/>
          </w:rPr>
          <w:t>…</w:t>
        </w:r>
      </w:ins>
      <w:ins w:id="1966" w:author="N F" w:date="2023-08-03T17:50:00Z">
        <w:r w:rsidRPr="006E6534">
          <w:rPr>
            <w:rFonts w:cs="Times New Roman"/>
            <w:color w:val="000000" w:themeColor="text1"/>
            <w:highlight w:val="green"/>
          </w:rPr>
          <w:t xml:space="preserve">). Согласно полученным данным, кинетика растворения </w:t>
        </w:r>
        <w:r w:rsidRPr="006E6534">
          <w:rPr>
            <w:rFonts w:cs="Times New Roman"/>
            <w:bCs/>
            <w:color w:val="000000" w:themeColor="text1"/>
            <w:highlight w:val="green"/>
            <w:lang w:val="en-US" w:eastAsia="ru-RU"/>
            <w:rPrChange w:id="1967" w:author="N F" w:date="2023-12-05T03:08:00Z">
              <w:rPr>
                <w:rFonts w:cs="Times New Roman"/>
                <w:bCs/>
                <w:highlight w:val="green"/>
                <w:lang w:val="en-US" w:eastAsia="ru-RU"/>
              </w:rPr>
            </w:rPrChange>
          </w:rPr>
          <w:t>D</w:t>
        </w:r>
        <w:r w:rsidRPr="006E6534">
          <w:rPr>
            <w:rFonts w:cs="Times New Roman"/>
            <w:color w:val="000000" w:themeColor="text1"/>
            <w:highlight w:val="green"/>
            <w:lang w:val="en-US"/>
            <w:rPrChange w:id="1968" w:author="N F" w:date="2023-12-05T03:08:00Z">
              <w:rPr>
                <w:rFonts w:cs="Times New Roman"/>
                <w:highlight w:val="green"/>
                <w:lang w:val="en-US"/>
              </w:rPr>
            </w:rPrChange>
          </w:rPr>
          <w:t>T</w:t>
        </w:r>
        <w:r w:rsidRPr="006E6534">
          <w:rPr>
            <w:rFonts w:cs="Times New Roman"/>
            <w:color w:val="000000" w:themeColor="text1"/>
            <w:highlight w:val="green"/>
            <w:rPrChange w:id="1969" w:author="N F" w:date="2023-12-05T03:08:00Z">
              <w:rPr>
                <w:rFonts w:cs="Times New Roman"/>
                <w:highlight w:val="green"/>
              </w:rPr>
            </w:rPrChange>
          </w:rPr>
          <w:t>-</w:t>
        </w:r>
      </w:ins>
      <w:ins w:id="1970" w:author="N F" w:date="2023-08-03T18:05:00Z">
        <w:r w:rsidR="00FB3929" w:rsidRPr="006E6534">
          <w:rPr>
            <w:rFonts w:cs="Times New Roman"/>
            <w:color w:val="000000" w:themeColor="text1"/>
            <w:highlight w:val="green"/>
            <w:lang w:val="en-US"/>
            <w:rPrChange w:id="1971" w:author="N F" w:date="2023-12-05T03:08:00Z">
              <w:rPr>
                <w:rFonts w:cs="Times New Roman"/>
                <w:highlight w:val="green"/>
                <w:lang w:val="en-US"/>
              </w:rPr>
            </w:rPrChange>
          </w:rPr>
          <w:t>OSM</w:t>
        </w:r>
      </w:ins>
      <w:ins w:id="1972" w:author="N F" w:date="2023-08-03T17:50:00Z">
        <w:r w:rsidRPr="006E6534">
          <w:rPr>
            <w:rFonts w:cs="Times New Roman"/>
            <w:color w:val="000000" w:themeColor="text1"/>
            <w:highlight w:val="green"/>
          </w:rPr>
          <w:t xml:space="preserve"> эквивалентна кинетике растворения референтного препарата </w:t>
        </w:r>
      </w:ins>
      <w:ins w:id="1973" w:author="N F" w:date="2023-08-03T18:05:00Z">
        <w:r w:rsidR="00FB3929" w:rsidRPr="006E6534">
          <w:rPr>
            <w:rFonts w:cs="Times New Roman"/>
            <w:color w:val="000000" w:themeColor="text1"/>
            <w:highlight w:val="green"/>
            <w:lang w:eastAsia="ru-RU"/>
            <w:rPrChange w:id="1974" w:author="N F" w:date="2023-12-05T03:08:00Z">
              <w:rPr>
                <w:rFonts w:cs="Times New Roman"/>
                <w:highlight w:val="green"/>
                <w:lang w:eastAsia="ru-RU"/>
              </w:rPr>
            </w:rPrChange>
          </w:rPr>
          <w:t>Тагриссо</w:t>
        </w:r>
      </w:ins>
      <w:ins w:id="1975" w:author="N F" w:date="2023-08-03T17:50:00Z">
        <w:r w:rsidRPr="006E6534">
          <w:rPr>
            <w:rFonts w:cs="Times New Roman"/>
            <w:color w:val="000000" w:themeColor="text1"/>
            <w:highlight w:val="green"/>
            <w:vertAlign w:val="superscript"/>
            <w:lang w:eastAsia="ru-RU"/>
            <w:rPrChange w:id="1976" w:author="N F" w:date="2023-12-05T03:08:00Z">
              <w:rPr>
                <w:rFonts w:cs="Times New Roman"/>
                <w:highlight w:val="green"/>
                <w:vertAlign w:val="superscript"/>
                <w:lang w:eastAsia="ru-RU"/>
              </w:rPr>
            </w:rPrChange>
          </w:rPr>
          <w:t>®</w:t>
        </w:r>
        <w:r w:rsidRPr="006E6534">
          <w:rPr>
            <w:rFonts w:eastAsia="Calibri" w:cs="Times New Roman"/>
            <w:color w:val="000000" w:themeColor="text1"/>
            <w:highlight w:val="green"/>
            <w:rPrChange w:id="1977" w:author="N F" w:date="2023-12-05T03:08:00Z">
              <w:rPr>
                <w:rFonts w:eastAsia="Calibri" w:cs="Times New Roman"/>
                <w:highlight w:val="green"/>
              </w:rPr>
            </w:rPrChange>
          </w:rPr>
          <w:t xml:space="preserve">, </w:t>
        </w:r>
        <w:r w:rsidRPr="006E6534">
          <w:rPr>
            <w:rFonts w:cs="Times New Roman"/>
            <w:color w:val="000000" w:themeColor="text1"/>
            <w:highlight w:val="green"/>
          </w:rPr>
          <w:t>что позволяет предполагать также эквивалентность фармакологических свойств обоих препаратов.</w:t>
        </w:r>
      </w:ins>
    </w:p>
    <w:p w14:paraId="25D82694" w14:textId="637787B6" w:rsidR="006E30E2" w:rsidRPr="006E6534" w:rsidRDefault="006E30E2" w:rsidP="00415551">
      <w:pPr>
        <w:spacing w:after="0" w:line="240" w:lineRule="auto"/>
        <w:rPr>
          <w:ins w:id="1978" w:author="N F" w:date="2023-08-03T17:50:00Z"/>
          <w:rFonts w:cs="Times New Roman"/>
          <w:bCs/>
          <w:color w:val="000000" w:themeColor="text1"/>
          <w:lang w:eastAsia="ru-RU"/>
          <w:rPrChange w:id="1979" w:author="N F" w:date="2023-12-05T03:08:00Z">
            <w:rPr>
              <w:ins w:id="1980" w:author="N F" w:date="2023-08-03T17:50:00Z"/>
              <w:rFonts w:cs="Times New Roman"/>
              <w:bCs/>
              <w:lang w:eastAsia="ru-RU"/>
            </w:rPr>
          </w:rPrChange>
        </w:rPr>
      </w:pPr>
      <w:ins w:id="1981" w:author="N F" w:date="2023-08-03T17:50:00Z">
        <w:r w:rsidRPr="006E6534">
          <w:rPr>
            <w:rFonts w:cs="Times New Roman"/>
            <w:bCs/>
            <w:color w:val="000000" w:themeColor="text1"/>
            <w:lang w:eastAsia="ru-RU"/>
            <w:rPrChange w:id="1982" w:author="N F" w:date="2023-12-05T03:08:00Z">
              <w:rPr>
                <w:rFonts w:cs="Times New Roman"/>
                <w:bCs/>
                <w:lang w:eastAsia="ru-RU"/>
              </w:rPr>
            </w:rPrChange>
          </w:rPr>
          <w:t xml:space="preserve">Внедрение в клиническую практику нового воспроизведенного препарата </w:t>
        </w:r>
      </w:ins>
      <w:ins w:id="1983" w:author="N F" w:date="2023-08-03T18:06:00Z">
        <w:r w:rsidR="00FB3929" w:rsidRPr="006E6534">
          <w:rPr>
            <w:rFonts w:eastAsia="Calibri" w:cs="Times New Roman"/>
            <w:color w:val="000000" w:themeColor="text1"/>
            <w:lang w:eastAsia="ar-SA"/>
            <w:rPrChange w:id="1984" w:author="N F" w:date="2023-12-05T03:08:00Z">
              <w:rPr>
                <w:rFonts w:eastAsia="Calibri" w:cs="Times New Roman"/>
                <w:lang w:eastAsia="ar-SA"/>
              </w:rPr>
            </w:rPrChange>
          </w:rPr>
          <w:t xml:space="preserve">осимертиниба позволит снизить цену современной терапии </w:t>
        </w:r>
      </w:ins>
      <w:ins w:id="1985" w:author="N F" w:date="2023-08-03T18:07:00Z">
        <w:r w:rsidR="00FB3929" w:rsidRPr="006E6534">
          <w:rPr>
            <w:rFonts w:cs="Times New Roman"/>
            <w:color w:val="000000" w:themeColor="text1"/>
            <w:szCs w:val="24"/>
            <w:shd w:val="clear" w:color="auto" w:fill="FFFFFF"/>
            <w:rPrChange w:id="1986" w:author="N F" w:date="2023-12-05T03:08:00Z">
              <w:rPr>
                <w:rFonts w:ascii="Nunito Sans" w:hAnsi="Nunito Sans"/>
                <w:color w:val="333333"/>
                <w:sz w:val="21"/>
                <w:szCs w:val="21"/>
                <w:shd w:val="clear" w:color="auto" w:fill="FFFFFF"/>
              </w:rPr>
            </w:rPrChange>
          </w:rPr>
          <w:t>местнораспространенного или метастатического немелкоклеточного рака легкого</w:t>
        </w:r>
        <w:r w:rsidR="00FB3929" w:rsidRPr="006E6534">
          <w:rPr>
            <w:rFonts w:cs="Times New Roman"/>
            <w:bCs/>
            <w:color w:val="000000" w:themeColor="text1"/>
            <w:szCs w:val="24"/>
            <w:lang w:eastAsia="ru-RU"/>
            <w:rPrChange w:id="1987" w:author="N F" w:date="2023-12-05T03:08:00Z">
              <w:rPr>
                <w:rFonts w:cs="Times New Roman"/>
                <w:bCs/>
                <w:szCs w:val="24"/>
                <w:lang w:eastAsia="ru-RU"/>
              </w:rPr>
            </w:rPrChange>
          </w:rPr>
          <w:t xml:space="preserve"> и </w:t>
        </w:r>
      </w:ins>
      <w:ins w:id="1988" w:author="N F" w:date="2023-08-03T17:50:00Z">
        <w:r w:rsidRPr="006E6534">
          <w:rPr>
            <w:rFonts w:cs="Times New Roman"/>
            <w:bCs/>
            <w:color w:val="000000" w:themeColor="text1"/>
            <w:szCs w:val="24"/>
            <w:lang w:eastAsia="ru-RU"/>
            <w:rPrChange w:id="1989" w:author="N F" w:date="2023-12-05T03:08:00Z">
              <w:rPr>
                <w:rFonts w:cs="Times New Roman"/>
                <w:bCs/>
                <w:szCs w:val="24"/>
                <w:lang w:eastAsia="ru-RU"/>
              </w:rPr>
            </w:rPrChange>
          </w:rPr>
          <w:t>повысить её доступность.</w:t>
        </w:r>
      </w:ins>
    </w:p>
    <w:p w14:paraId="0127E6F2" w14:textId="77777777" w:rsidR="006E30E2" w:rsidRPr="006E6534" w:rsidRDefault="006E30E2" w:rsidP="00415551">
      <w:pPr>
        <w:pStyle w:val="SDText"/>
        <w:rPr>
          <w:rFonts w:cs="Times New Roman"/>
          <w:color w:val="000000" w:themeColor="text1"/>
          <w:rPrChange w:id="1990" w:author="N F" w:date="2023-12-05T03:08:00Z">
            <w:rPr>
              <w:rFonts w:cs="Times New Roman"/>
            </w:rPr>
          </w:rPrChange>
        </w:rPr>
      </w:pPr>
    </w:p>
    <w:p w14:paraId="52ECF43D" w14:textId="054E6CF7" w:rsidR="00DE3F48" w:rsidDel="008D2D2E" w:rsidRDefault="00DE3F48" w:rsidP="00415551">
      <w:pPr>
        <w:pStyle w:val="SDText"/>
        <w:rPr>
          <w:del w:id="1991" w:author="Barshadskaya, Yuliya" w:date="2024-02-22T21:03:00Z"/>
          <w:rFonts w:cs="Times New Roman"/>
          <w:color w:val="000000" w:themeColor="text1"/>
        </w:rPr>
      </w:pPr>
    </w:p>
    <w:p w14:paraId="214EB26B" w14:textId="0D8CB0B1" w:rsidR="00DE3F48" w:rsidRPr="00DE3F48" w:rsidRDefault="00DE3F48" w:rsidP="00DE3F48">
      <w:pPr>
        <w:pStyle w:val="1"/>
        <w:numPr>
          <w:ilvl w:val="0"/>
          <w:numId w:val="0"/>
        </w:numPr>
        <w:tabs>
          <w:tab w:val="left" w:pos="142"/>
          <w:tab w:val="left" w:pos="284"/>
        </w:tabs>
        <w:spacing w:line="240" w:lineRule="auto"/>
        <w:rPr>
          <w:rFonts w:cs="Times New Roman"/>
          <w:sz w:val="24"/>
          <w:szCs w:val="24"/>
        </w:rPr>
      </w:pPr>
      <w:bookmarkStart w:id="1992" w:name="_Toc115217903"/>
      <w:bookmarkStart w:id="1993" w:name="_Toc115732980"/>
      <w:r w:rsidRPr="00DE3F48">
        <w:rPr>
          <w:rFonts w:cs="Times New Roman"/>
          <w:sz w:val="24"/>
          <w:szCs w:val="24"/>
        </w:rPr>
        <w:t>1. ВВЕДЕНИЕ</w:t>
      </w:r>
      <w:bookmarkEnd w:id="1992"/>
    </w:p>
    <w:bookmarkEnd w:id="1993"/>
    <w:p w14:paraId="205184C9" w14:textId="77777777" w:rsidR="0017449B" w:rsidDel="0017449B" w:rsidRDefault="0017449B" w:rsidP="0017449B">
      <w:pPr>
        <w:pStyle w:val="SDText"/>
        <w:ind w:firstLine="0"/>
        <w:rPr>
          <w:del w:id="1994" w:author="Barshadskaya, Yuliya" w:date="2024-01-11T16:19:00Z"/>
          <w:rFonts w:eastAsiaTheme="majorEastAsia" w:cs="Times New Roman"/>
          <w:b/>
          <w:color w:val="000000" w:themeColor="text1"/>
          <w:szCs w:val="24"/>
        </w:rPr>
      </w:pPr>
      <w:r w:rsidRPr="0017449B">
        <w:rPr>
          <w:rFonts w:eastAsiaTheme="majorEastAsia" w:cs="Times New Roman"/>
          <w:b/>
          <w:color w:val="000000" w:themeColor="text1"/>
          <w:szCs w:val="24"/>
        </w:rPr>
        <w:t>1.1. Химическое название</w:t>
      </w:r>
    </w:p>
    <w:p w14:paraId="22FF97C6" w14:textId="3048E0E0" w:rsidR="003D4F46" w:rsidRPr="006E6534" w:rsidRDefault="0017449B" w:rsidP="0017449B">
      <w:pPr>
        <w:pStyle w:val="SDText"/>
        <w:ind w:left="709" w:firstLine="0"/>
        <w:rPr>
          <w:rFonts w:cs="Times New Roman"/>
          <w:color w:val="000000" w:themeColor="text1"/>
          <w:szCs w:val="24"/>
          <w:rPrChange w:id="1995" w:author="N F" w:date="2023-12-05T03:08:00Z">
            <w:rPr>
              <w:rFonts w:cs="Times New Roman"/>
              <w:szCs w:val="24"/>
            </w:rPr>
          </w:rPrChange>
        </w:rPr>
      </w:pPr>
      <w:ins w:id="1996" w:author="Barshadskaya, Yuliya" w:date="2024-01-11T16:18:00Z">
        <w:r w:rsidRPr="0017449B">
          <w:rPr>
            <w:rFonts w:cs="Times New Roman"/>
            <w:color w:val="000000" w:themeColor="text1"/>
            <w:szCs w:val="24"/>
          </w:rPr>
          <w:t>N-[2-[2-(диметиламино)этил-метиламино]-4-метокси-5-[[4-(1-метилиндол-3-ил)пиримидин-2-ил]амино]фенил]проп-2-энамид</w:t>
        </w:r>
      </w:ins>
      <w:del w:id="1997" w:author="Barshadskaya, Yuliya" w:date="2024-01-11T16:18:00Z">
        <w:r w:rsidR="001F140D" w:rsidRPr="006E6534" w:rsidDel="0017449B">
          <w:rPr>
            <w:rFonts w:cs="Times New Roman"/>
            <w:color w:val="000000" w:themeColor="text1"/>
            <w:szCs w:val="24"/>
            <w:rPrChange w:id="1998" w:author="N F" w:date="2023-12-05T03:08:00Z">
              <w:rPr>
                <w:rFonts w:cs="Times New Roman"/>
                <w:szCs w:val="24"/>
              </w:rPr>
            </w:rPrChange>
          </w:rPr>
          <w:delText>Осимертиниб</w:delText>
        </w:r>
      </w:del>
    </w:p>
    <w:p w14:paraId="5E562BCD" w14:textId="77777777" w:rsidR="0017449B" w:rsidRDefault="0017449B" w:rsidP="0017449B">
      <w:pPr>
        <w:pStyle w:val="SDText"/>
        <w:ind w:firstLine="0"/>
        <w:rPr>
          <w:rFonts w:eastAsiaTheme="majorEastAsia" w:cs="Times New Roman"/>
          <w:b/>
          <w:color w:val="000000" w:themeColor="text1"/>
          <w:szCs w:val="24"/>
        </w:rPr>
      </w:pPr>
      <w:r w:rsidRPr="0017449B">
        <w:rPr>
          <w:rFonts w:eastAsiaTheme="majorEastAsia" w:cs="Times New Roman"/>
          <w:b/>
          <w:color w:val="000000" w:themeColor="text1"/>
          <w:szCs w:val="24"/>
        </w:rPr>
        <w:t>1.2. Международное непатентованное название</w:t>
      </w:r>
    </w:p>
    <w:p w14:paraId="1E2A46C2" w14:textId="12764588" w:rsidR="003D4F46" w:rsidRPr="006E6534" w:rsidRDefault="00B45086" w:rsidP="00415551">
      <w:pPr>
        <w:pStyle w:val="SDText"/>
        <w:rPr>
          <w:rFonts w:cs="Times New Roman"/>
          <w:color w:val="000000" w:themeColor="text1"/>
          <w:szCs w:val="24"/>
          <w:rPrChange w:id="1999" w:author="N F" w:date="2023-12-05T03:08:00Z">
            <w:rPr>
              <w:rFonts w:cs="Times New Roman"/>
              <w:szCs w:val="24"/>
            </w:rPr>
          </w:rPrChange>
        </w:rPr>
      </w:pPr>
      <w:r w:rsidRPr="006E6534">
        <w:rPr>
          <w:rFonts w:cs="Times New Roman"/>
          <w:color w:val="000000" w:themeColor="text1"/>
          <w:szCs w:val="24"/>
          <w:rPrChange w:id="2000" w:author="N F" w:date="2023-12-05T03:08:00Z">
            <w:rPr>
              <w:rFonts w:cs="Times New Roman"/>
              <w:szCs w:val="24"/>
            </w:rPr>
          </w:rPrChange>
        </w:rPr>
        <w:t>Осимертиниб</w:t>
      </w:r>
      <w:ins w:id="2001" w:author="N F" w:date="2023-08-03T18:07:00Z">
        <w:r w:rsidR="009E41E9" w:rsidRPr="006E6534">
          <w:rPr>
            <w:rFonts w:cs="Times New Roman"/>
            <w:color w:val="000000" w:themeColor="text1"/>
            <w:szCs w:val="24"/>
            <w:rPrChange w:id="2002" w:author="N F" w:date="2023-12-05T03:08:00Z">
              <w:rPr>
                <w:rFonts w:cs="Times New Roman"/>
                <w:szCs w:val="24"/>
              </w:rPr>
            </w:rPrChange>
          </w:rPr>
          <w:t xml:space="preserve"> </w:t>
        </w:r>
      </w:ins>
    </w:p>
    <w:p w14:paraId="2F281474" w14:textId="77777777" w:rsidR="0017449B" w:rsidRDefault="0017449B" w:rsidP="0017449B">
      <w:pPr>
        <w:pStyle w:val="SDText"/>
        <w:ind w:firstLine="0"/>
        <w:rPr>
          <w:rFonts w:eastAsiaTheme="majorEastAsia" w:cs="Times New Roman"/>
          <w:b/>
          <w:color w:val="000000" w:themeColor="text1"/>
          <w:szCs w:val="24"/>
        </w:rPr>
      </w:pPr>
      <w:r w:rsidRPr="0017449B">
        <w:rPr>
          <w:rFonts w:eastAsiaTheme="majorEastAsia" w:cs="Times New Roman"/>
          <w:b/>
          <w:color w:val="000000" w:themeColor="text1"/>
          <w:szCs w:val="24"/>
        </w:rPr>
        <w:t>1.3. Торговое название</w:t>
      </w:r>
    </w:p>
    <w:p w14:paraId="2995E8B6" w14:textId="1FE98B82" w:rsidR="00A55490" w:rsidRPr="006E6534" w:rsidRDefault="00A55490" w:rsidP="0017449B">
      <w:pPr>
        <w:pStyle w:val="SDText"/>
        <w:spacing w:after="0"/>
        <w:rPr>
          <w:ins w:id="2003" w:author="N F" w:date="2023-08-03T18:10:00Z"/>
          <w:rFonts w:cs="Times New Roman"/>
          <w:color w:val="000000" w:themeColor="text1"/>
          <w:szCs w:val="24"/>
          <w:rPrChange w:id="2004" w:author="N F" w:date="2023-12-05T03:08:00Z">
            <w:rPr>
              <w:ins w:id="2005" w:author="N F" w:date="2023-08-03T18:10:00Z"/>
              <w:rFonts w:cs="Times New Roman"/>
              <w:szCs w:val="24"/>
            </w:rPr>
          </w:rPrChange>
        </w:rPr>
      </w:pPr>
      <w:ins w:id="2006" w:author="N F" w:date="2023-08-03T18:09:00Z">
        <w:r w:rsidRPr="006E6534">
          <w:rPr>
            <w:rFonts w:cs="Times New Roman"/>
            <w:color w:val="000000" w:themeColor="text1"/>
            <w:szCs w:val="24"/>
            <w:rPrChange w:id="2007" w:author="N F" w:date="2023-12-05T03:08:00Z">
              <w:rPr>
                <w:rFonts w:cs="Times New Roman"/>
                <w:szCs w:val="24"/>
              </w:rPr>
            </w:rPrChange>
          </w:rPr>
          <w:t xml:space="preserve">Торговое наименование </w:t>
        </w:r>
      </w:ins>
      <w:ins w:id="2008" w:author="N F" w:date="2023-08-03T18:10:00Z">
        <w:r w:rsidRPr="006E6534">
          <w:rPr>
            <w:rFonts w:cs="Times New Roman"/>
            <w:color w:val="000000" w:themeColor="text1"/>
            <w:szCs w:val="24"/>
            <w:rPrChange w:id="2009" w:author="N F" w:date="2023-12-05T03:08:00Z">
              <w:rPr>
                <w:rFonts w:cs="Times New Roman"/>
                <w:szCs w:val="24"/>
              </w:rPr>
            </w:rPrChange>
          </w:rPr>
          <w:t>–</w:t>
        </w:r>
      </w:ins>
      <w:ins w:id="2010" w:author="N F" w:date="2023-08-03T18:09:00Z">
        <w:r w:rsidRPr="006E6534">
          <w:rPr>
            <w:rFonts w:cs="Times New Roman"/>
            <w:color w:val="000000" w:themeColor="text1"/>
            <w:szCs w:val="24"/>
            <w:rPrChange w:id="2011" w:author="N F" w:date="2023-12-05T03:08:00Z">
              <w:rPr>
                <w:rFonts w:cs="Times New Roman"/>
                <w:szCs w:val="24"/>
              </w:rPr>
            </w:rPrChange>
          </w:rPr>
          <w:t xml:space="preserve"> </w:t>
        </w:r>
      </w:ins>
      <w:ins w:id="2012" w:author="N F" w:date="2023-08-03T18:07:00Z">
        <w:r w:rsidR="009E41E9" w:rsidRPr="006E6534">
          <w:rPr>
            <w:rFonts w:cs="Times New Roman"/>
            <w:color w:val="000000" w:themeColor="text1"/>
            <w:szCs w:val="24"/>
            <w:rPrChange w:id="2013" w:author="N F" w:date="2023-12-05T03:08:00Z">
              <w:rPr>
                <w:rFonts w:cs="Times New Roman"/>
                <w:szCs w:val="24"/>
              </w:rPr>
            </w:rPrChange>
          </w:rPr>
          <w:t>ОСИ</w:t>
        </w:r>
      </w:ins>
      <w:ins w:id="2014" w:author="N F" w:date="2023-08-03T18:08:00Z">
        <w:r w:rsidR="009E41E9" w:rsidRPr="006E6534">
          <w:rPr>
            <w:rFonts w:cs="Times New Roman"/>
            <w:color w:val="000000" w:themeColor="text1"/>
            <w:szCs w:val="24"/>
            <w:rPrChange w:id="2015" w:author="N F" w:date="2023-12-05T03:08:00Z">
              <w:rPr>
                <w:rFonts w:cs="Times New Roman"/>
                <w:szCs w:val="24"/>
              </w:rPr>
            </w:rPrChange>
          </w:rPr>
          <w:t>МЕРТИНИБ</w:t>
        </w:r>
      </w:ins>
    </w:p>
    <w:p w14:paraId="5FE379F6" w14:textId="7EDDB11D" w:rsidR="00A55490" w:rsidRPr="006E6534" w:rsidRDefault="00A55490">
      <w:pPr>
        <w:pStyle w:val="SDText"/>
        <w:spacing w:after="0"/>
        <w:rPr>
          <w:ins w:id="2016" w:author="N F" w:date="2023-08-03T18:09:00Z"/>
          <w:rFonts w:cs="Times New Roman"/>
          <w:color w:val="000000" w:themeColor="text1"/>
          <w:szCs w:val="24"/>
          <w:rPrChange w:id="2017" w:author="N F" w:date="2023-12-05T03:08:00Z">
            <w:rPr>
              <w:ins w:id="2018" w:author="N F" w:date="2023-08-03T18:09:00Z"/>
              <w:highlight w:val="lightGray"/>
              <w:lang w:eastAsia="ru-RU"/>
            </w:rPr>
          </w:rPrChange>
        </w:rPr>
        <w:pPrChange w:id="2019" w:author="N F" w:date="2023-08-06T15:38:00Z">
          <w:pPr>
            <w:spacing w:after="0" w:line="240" w:lineRule="auto"/>
          </w:pPr>
        </w:pPrChange>
      </w:pPr>
      <w:commentRangeStart w:id="2020"/>
      <w:ins w:id="2021" w:author="N F" w:date="2023-08-03T18:09:00Z">
        <w:r w:rsidRPr="006E6534">
          <w:rPr>
            <w:rFonts w:cs="Times New Roman"/>
            <w:color w:val="000000" w:themeColor="text1"/>
            <w:szCs w:val="24"/>
            <w:highlight w:val="lightGray"/>
          </w:rPr>
          <w:t xml:space="preserve">Внутреннее название продукта - </w:t>
        </w:r>
      </w:ins>
      <w:ins w:id="2022" w:author="Barshadskaya, Yuliya" w:date="2024-01-12T22:54:00Z">
        <w:r w:rsidR="0010411D">
          <w:rPr>
            <w:rFonts w:cs="Times New Roman"/>
            <w:szCs w:val="24"/>
          </w:rPr>
          <w:t>PT-OSM</w:t>
        </w:r>
      </w:ins>
      <w:ins w:id="2023" w:author="N F" w:date="2023-08-03T18:09:00Z">
        <w:del w:id="2024" w:author="Barshadskaya, Yuliya" w:date="2024-01-12T22:54:00Z">
          <w:r w:rsidRPr="006E6534" w:rsidDel="0010411D">
            <w:rPr>
              <w:rFonts w:cs="Times New Roman"/>
              <w:color w:val="000000" w:themeColor="text1"/>
              <w:szCs w:val="24"/>
              <w:highlight w:val="lightGray"/>
              <w:lang w:val="en-US" w:eastAsia="ru-RU"/>
              <w:rPrChange w:id="2025" w:author="N F" w:date="2023-12-05T03:08:00Z">
                <w:rPr>
                  <w:rFonts w:cs="Times New Roman"/>
                  <w:szCs w:val="24"/>
                  <w:highlight w:val="lightGray"/>
                  <w:lang w:val="en-US" w:eastAsia="ru-RU"/>
                </w:rPr>
              </w:rPrChange>
            </w:rPr>
            <w:delText>D</w:delText>
          </w:r>
          <w:r w:rsidRPr="006E6534" w:rsidDel="0010411D">
            <w:rPr>
              <w:rFonts w:cs="Times New Roman"/>
              <w:color w:val="000000" w:themeColor="text1"/>
              <w:szCs w:val="24"/>
              <w:highlight w:val="lightGray"/>
              <w:lang w:eastAsia="ru-RU"/>
              <w:rPrChange w:id="2026" w:author="N F" w:date="2023-12-05T03:08:00Z">
                <w:rPr>
                  <w:rFonts w:cs="Times New Roman"/>
                  <w:szCs w:val="24"/>
                  <w:highlight w:val="lightGray"/>
                  <w:lang w:eastAsia="ru-RU"/>
                </w:rPr>
              </w:rPrChange>
            </w:rPr>
            <w:delText>T-</w:delText>
          </w:r>
        </w:del>
      </w:ins>
      <w:ins w:id="2027" w:author="N F" w:date="2023-08-03T18:10:00Z">
        <w:del w:id="2028" w:author="Barshadskaya, Yuliya" w:date="2024-01-12T22:54:00Z">
          <w:r w:rsidRPr="006E6534" w:rsidDel="0010411D">
            <w:rPr>
              <w:rFonts w:cs="Times New Roman"/>
              <w:color w:val="000000" w:themeColor="text1"/>
              <w:szCs w:val="24"/>
              <w:lang w:val="en-US" w:eastAsia="ru-RU"/>
              <w:rPrChange w:id="2029" w:author="N F" w:date="2023-12-05T03:08:00Z">
                <w:rPr>
                  <w:rFonts w:cs="Times New Roman"/>
                  <w:szCs w:val="24"/>
                  <w:lang w:val="en-US" w:eastAsia="ru-RU"/>
                </w:rPr>
              </w:rPrChange>
            </w:rPr>
            <w:delText>OSM</w:delText>
          </w:r>
        </w:del>
      </w:ins>
    </w:p>
    <w:p w14:paraId="568CFCF6" w14:textId="07F8C064" w:rsidR="00A55490" w:rsidRPr="006E6534" w:rsidRDefault="00A55490" w:rsidP="0017449B">
      <w:pPr>
        <w:spacing w:after="0" w:line="240" w:lineRule="auto"/>
        <w:rPr>
          <w:ins w:id="2030" w:author="N F" w:date="2023-08-03T18:09:00Z"/>
          <w:rFonts w:cs="Times New Roman"/>
          <w:color w:val="000000" w:themeColor="text1"/>
          <w:szCs w:val="24"/>
          <w:rPrChange w:id="2031" w:author="N F" w:date="2023-12-05T03:08:00Z">
            <w:rPr>
              <w:ins w:id="2032" w:author="N F" w:date="2023-08-03T18:09:00Z"/>
              <w:rFonts w:cs="Times New Roman"/>
              <w:szCs w:val="24"/>
            </w:rPr>
          </w:rPrChange>
        </w:rPr>
      </w:pPr>
      <w:ins w:id="2033" w:author="N F" w:date="2023-08-03T18:09:00Z">
        <w:r w:rsidRPr="006E6534">
          <w:rPr>
            <w:rFonts w:cs="Times New Roman"/>
            <w:color w:val="000000" w:themeColor="text1"/>
            <w:szCs w:val="24"/>
            <w:highlight w:val="lightGray"/>
          </w:rPr>
          <w:t xml:space="preserve">Внутренний код продукта - </w:t>
        </w:r>
      </w:ins>
      <w:ins w:id="2034" w:author="N F" w:date="2023-08-03T18:10:00Z">
        <w:r w:rsidRPr="006E6534">
          <w:rPr>
            <w:rFonts w:cs="Times New Roman"/>
            <w:color w:val="000000" w:themeColor="text1"/>
            <w:szCs w:val="24"/>
            <w:rPrChange w:id="2035" w:author="N F" w:date="2023-12-05T03:08:00Z">
              <w:rPr>
                <w:rFonts w:ascii="AppleSystemUIFont" w:hAnsi="AppleSystemUIFont" w:cs="AppleSystemUIFont"/>
                <w:szCs w:val="24"/>
              </w:rPr>
            </w:rPrChange>
          </w:rPr>
          <w:t>L011049</w:t>
        </w:r>
      </w:ins>
      <w:ins w:id="2036" w:author="N F" w:date="2023-08-03T18:09:00Z">
        <w:r w:rsidRPr="006E6534">
          <w:rPr>
            <w:rFonts w:cs="Times New Roman"/>
            <w:color w:val="000000" w:themeColor="text1"/>
            <w:szCs w:val="24"/>
            <w:highlight w:val="lightGray"/>
            <w:rPrChange w:id="2037" w:author="N F" w:date="2023-12-05T03:08:00Z">
              <w:rPr>
                <w:rFonts w:cs="Times New Roman"/>
                <w:szCs w:val="24"/>
                <w:highlight w:val="lightGray"/>
              </w:rPr>
            </w:rPrChange>
          </w:rPr>
          <w:t>.</w:t>
        </w:r>
        <w:commentRangeEnd w:id="2020"/>
        <w:r w:rsidRPr="006E6534">
          <w:rPr>
            <w:rStyle w:val="af0"/>
            <w:rFonts w:cs="Times New Roman"/>
            <w:color w:val="000000" w:themeColor="text1"/>
            <w:sz w:val="24"/>
            <w:szCs w:val="24"/>
            <w:rPrChange w:id="2038" w:author="N F" w:date="2023-12-05T03:08:00Z">
              <w:rPr>
                <w:rStyle w:val="af0"/>
              </w:rPr>
            </w:rPrChange>
          </w:rPr>
          <w:commentReference w:id="2020"/>
        </w:r>
      </w:ins>
    </w:p>
    <w:p w14:paraId="0E366FE3" w14:textId="77777777" w:rsidR="00A55490" w:rsidRPr="006E6534" w:rsidRDefault="00A55490">
      <w:pPr>
        <w:spacing w:after="0" w:line="240" w:lineRule="auto"/>
        <w:rPr>
          <w:rFonts w:cs="Times New Roman"/>
          <w:color w:val="000000" w:themeColor="text1"/>
          <w:szCs w:val="24"/>
          <w:rPrChange w:id="2039" w:author="N F" w:date="2023-12-05T03:08:00Z">
            <w:rPr/>
          </w:rPrChange>
        </w:rPr>
        <w:pPrChange w:id="2040" w:author="N F" w:date="2023-08-06T15:38:00Z">
          <w:pPr>
            <w:pStyle w:val="SDText"/>
          </w:pPr>
        </w:pPrChange>
      </w:pPr>
    </w:p>
    <w:p w14:paraId="3F7137A2" w14:textId="77777777" w:rsidR="0017449B" w:rsidRDefault="0017449B" w:rsidP="0017449B">
      <w:pPr>
        <w:pStyle w:val="SDText"/>
        <w:ind w:firstLine="0"/>
        <w:rPr>
          <w:rFonts w:eastAsiaTheme="majorEastAsia" w:cs="Times New Roman"/>
          <w:b/>
          <w:color w:val="000000" w:themeColor="text1"/>
          <w:szCs w:val="24"/>
        </w:rPr>
      </w:pPr>
      <w:bookmarkStart w:id="2041" w:name="_Toc115669348"/>
      <w:bookmarkEnd w:id="2041"/>
      <w:r w:rsidRPr="0017449B">
        <w:rPr>
          <w:rFonts w:eastAsiaTheme="majorEastAsia" w:cs="Times New Roman"/>
          <w:b/>
          <w:color w:val="000000" w:themeColor="text1"/>
          <w:szCs w:val="24"/>
        </w:rPr>
        <w:t>1.4. Активные ингредиенты</w:t>
      </w:r>
    </w:p>
    <w:p w14:paraId="13E831CD" w14:textId="024C2D44" w:rsidR="00187172" w:rsidRPr="006E6534" w:rsidRDefault="00A55490" w:rsidP="00415551">
      <w:pPr>
        <w:pStyle w:val="SDText"/>
        <w:rPr>
          <w:rFonts w:cs="Times New Roman"/>
          <w:color w:val="000000" w:themeColor="text1"/>
          <w:szCs w:val="24"/>
          <w:rPrChange w:id="2042" w:author="N F" w:date="2023-12-05T03:08:00Z">
            <w:rPr>
              <w:rFonts w:cs="Times New Roman"/>
              <w:szCs w:val="24"/>
            </w:rPr>
          </w:rPrChange>
        </w:rPr>
      </w:pPr>
      <w:ins w:id="2043" w:author="N F" w:date="2023-08-03T18:10:00Z">
        <w:r w:rsidRPr="006E6534">
          <w:rPr>
            <w:rFonts w:cs="Times New Roman"/>
            <w:color w:val="000000" w:themeColor="text1"/>
            <w:szCs w:val="24"/>
          </w:rPr>
          <w:t xml:space="preserve">Действующее вещество - </w:t>
        </w:r>
        <w:r w:rsidRPr="006E6534">
          <w:rPr>
            <w:rFonts w:cs="Times New Roman"/>
            <w:color w:val="000000" w:themeColor="text1"/>
            <w:szCs w:val="24"/>
            <w:rPrChange w:id="2044" w:author="N F" w:date="2023-12-05T03:08:00Z">
              <w:rPr>
                <w:rFonts w:cs="Times New Roman"/>
                <w:szCs w:val="24"/>
              </w:rPr>
            </w:rPrChange>
          </w:rPr>
          <w:t>о</w:t>
        </w:r>
      </w:ins>
      <w:del w:id="2045" w:author="N F" w:date="2023-08-03T18:10:00Z">
        <w:r w:rsidR="00381088" w:rsidRPr="006E6534" w:rsidDel="00A55490">
          <w:rPr>
            <w:rFonts w:cs="Times New Roman"/>
            <w:color w:val="000000" w:themeColor="text1"/>
            <w:szCs w:val="24"/>
            <w:rPrChange w:id="2046" w:author="N F" w:date="2023-12-05T03:08:00Z">
              <w:rPr>
                <w:rFonts w:cs="Times New Roman"/>
                <w:szCs w:val="24"/>
              </w:rPr>
            </w:rPrChange>
          </w:rPr>
          <w:delText>О</w:delText>
        </w:r>
      </w:del>
      <w:r w:rsidR="00381088" w:rsidRPr="006E6534">
        <w:rPr>
          <w:rFonts w:cs="Times New Roman"/>
          <w:color w:val="000000" w:themeColor="text1"/>
          <w:szCs w:val="24"/>
          <w:rPrChange w:id="2047" w:author="N F" w:date="2023-12-05T03:08:00Z">
            <w:rPr>
              <w:rFonts w:cs="Times New Roman"/>
              <w:szCs w:val="24"/>
            </w:rPr>
          </w:rPrChange>
        </w:rPr>
        <w:t>симертиниб</w:t>
      </w:r>
      <w:ins w:id="2048" w:author="N F" w:date="2023-08-03T18:10:00Z">
        <w:r w:rsidRPr="006E6534">
          <w:rPr>
            <w:rFonts w:cs="Times New Roman"/>
            <w:color w:val="000000" w:themeColor="text1"/>
            <w:szCs w:val="24"/>
            <w:rPrChange w:id="2049" w:author="N F" w:date="2023-12-05T03:08:00Z">
              <w:rPr>
                <w:rFonts w:cs="Times New Roman"/>
                <w:szCs w:val="24"/>
              </w:rPr>
            </w:rPrChange>
          </w:rPr>
          <w:t xml:space="preserve">. </w:t>
        </w:r>
      </w:ins>
    </w:p>
    <w:p w14:paraId="0E0780C5" w14:textId="77777777" w:rsidR="0017449B" w:rsidRDefault="0017449B" w:rsidP="0017449B">
      <w:pPr>
        <w:pStyle w:val="SDText"/>
        <w:ind w:firstLine="0"/>
        <w:rPr>
          <w:rFonts w:eastAsiaTheme="majorEastAsia" w:cs="Times New Roman"/>
          <w:b/>
          <w:color w:val="000000" w:themeColor="text1"/>
          <w:szCs w:val="24"/>
        </w:rPr>
      </w:pPr>
      <w:r w:rsidRPr="0017449B">
        <w:rPr>
          <w:rFonts w:eastAsiaTheme="majorEastAsia" w:cs="Times New Roman"/>
          <w:b/>
          <w:color w:val="000000" w:themeColor="text1"/>
          <w:szCs w:val="24"/>
        </w:rPr>
        <w:t>1.5. Фармакологическая группа</w:t>
      </w:r>
    </w:p>
    <w:p w14:paraId="1BB9E433" w14:textId="5CE666ED" w:rsidR="00187172" w:rsidRPr="006E6534" w:rsidRDefault="00E26777" w:rsidP="00415551">
      <w:pPr>
        <w:pStyle w:val="SDText"/>
        <w:rPr>
          <w:rFonts w:cs="Times New Roman"/>
          <w:color w:val="000000" w:themeColor="text1"/>
          <w:szCs w:val="24"/>
          <w:rPrChange w:id="2050" w:author="N F" w:date="2023-12-05T03:08:00Z">
            <w:rPr>
              <w:rFonts w:cs="Times New Roman"/>
              <w:szCs w:val="24"/>
            </w:rPr>
          </w:rPrChange>
        </w:rPr>
      </w:pPr>
      <w:r w:rsidRPr="006E6534">
        <w:rPr>
          <w:rFonts w:cs="Times New Roman"/>
          <w:color w:val="000000" w:themeColor="text1"/>
          <w:szCs w:val="24"/>
          <w:rPrChange w:id="2051" w:author="N F" w:date="2023-12-05T03:08:00Z">
            <w:rPr>
              <w:rFonts w:cs="Times New Roman"/>
              <w:szCs w:val="24"/>
            </w:rPr>
          </w:rPrChange>
        </w:rPr>
        <w:t>Противоопухолевые средства; ингибиторы протеинкиназ; ингибиторы тирозинкиназы рецептора эпидермального фактора роста (EGFR)</w:t>
      </w:r>
    </w:p>
    <w:p w14:paraId="246B376C" w14:textId="77777777" w:rsidR="0017449B" w:rsidRDefault="0017449B" w:rsidP="0017449B">
      <w:pPr>
        <w:pStyle w:val="SDText"/>
        <w:ind w:firstLine="0"/>
        <w:rPr>
          <w:rFonts w:eastAsiaTheme="majorEastAsia" w:cs="Times New Roman"/>
          <w:b/>
          <w:color w:val="000000" w:themeColor="text1"/>
          <w:szCs w:val="24"/>
        </w:rPr>
      </w:pPr>
      <w:r w:rsidRPr="0017449B">
        <w:rPr>
          <w:rFonts w:eastAsiaTheme="majorEastAsia" w:cs="Times New Roman"/>
          <w:b/>
          <w:color w:val="000000" w:themeColor="text1"/>
          <w:szCs w:val="24"/>
        </w:rPr>
        <w:t>1.6. Код по АТХ</w:t>
      </w:r>
    </w:p>
    <w:p w14:paraId="08B40A86" w14:textId="5E0C998A" w:rsidR="00187172" w:rsidRPr="006E6534" w:rsidRDefault="001F140D" w:rsidP="00415551">
      <w:pPr>
        <w:pStyle w:val="SDText"/>
        <w:rPr>
          <w:rFonts w:cs="Times New Roman"/>
          <w:color w:val="000000" w:themeColor="text1"/>
          <w:szCs w:val="24"/>
          <w:rPrChange w:id="2052" w:author="N F" w:date="2023-12-05T03:08:00Z">
            <w:rPr>
              <w:rFonts w:cs="Times New Roman"/>
              <w:szCs w:val="24"/>
            </w:rPr>
          </w:rPrChange>
        </w:rPr>
      </w:pPr>
      <w:r w:rsidRPr="006E6534">
        <w:rPr>
          <w:rFonts w:cs="Times New Roman"/>
          <w:color w:val="000000" w:themeColor="text1"/>
          <w:szCs w:val="24"/>
          <w:rPrChange w:id="2053" w:author="N F" w:date="2023-12-05T03:08:00Z">
            <w:rPr>
              <w:rFonts w:cs="Times New Roman"/>
              <w:szCs w:val="24"/>
            </w:rPr>
          </w:rPrChange>
        </w:rPr>
        <w:t>L01EB04</w:t>
      </w:r>
    </w:p>
    <w:p w14:paraId="7631C504" w14:textId="57D87D60" w:rsidR="0017449B" w:rsidRPr="0017449B" w:rsidRDefault="0017449B" w:rsidP="0017449B">
      <w:pPr>
        <w:pStyle w:val="3"/>
        <w:numPr>
          <w:ilvl w:val="1"/>
          <w:numId w:val="7"/>
        </w:numPr>
        <w:rPr>
          <w:rFonts w:cs="Times New Roman"/>
          <w:sz w:val="24"/>
        </w:rPr>
      </w:pPr>
      <w:bookmarkStart w:id="2054" w:name="_Toc115732987"/>
      <w:r>
        <w:rPr>
          <w:rFonts w:cs="Times New Roman"/>
          <w:sz w:val="24"/>
        </w:rPr>
        <w:lastRenderedPageBreak/>
        <w:t xml:space="preserve"> </w:t>
      </w:r>
      <w:r w:rsidRPr="0017449B">
        <w:rPr>
          <w:rFonts w:cs="Times New Roman"/>
          <w:sz w:val="24"/>
        </w:rPr>
        <w:t>Обоснование для изучения исследуемого препарата</w:t>
      </w:r>
    </w:p>
    <w:p w14:paraId="4BDE44F2" w14:textId="216118DC" w:rsidR="000555A8" w:rsidRPr="006E6534" w:rsidRDefault="0017449B">
      <w:pPr>
        <w:pStyle w:val="3"/>
        <w:numPr>
          <w:ilvl w:val="0"/>
          <w:numId w:val="0"/>
        </w:numPr>
        <w:spacing w:line="240" w:lineRule="auto"/>
        <w:ind w:left="426"/>
        <w:rPr>
          <w:rFonts w:cs="Times New Roman"/>
          <w:sz w:val="24"/>
          <w:rPrChange w:id="2055" w:author="N F" w:date="2023-12-05T03:08:00Z">
            <w:rPr/>
          </w:rPrChange>
        </w:rPr>
        <w:pPrChange w:id="2056" w:author="N F" w:date="2023-08-06T15:38:00Z">
          <w:pPr>
            <w:pStyle w:val="3"/>
          </w:pPr>
        </w:pPrChange>
      </w:pPr>
      <w:r>
        <w:rPr>
          <w:rFonts w:cs="Times New Roman"/>
          <w:sz w:val="24"/>
        </w:rPr>
        <w:t xml:space="preserve">1.7.1. </w:t>
      </w:r>
      <w:r w:rsidR="00187172" w:rsidRPr="006E6534">
        <w:rPr>
          <w:rFonts w:cs="Times New Roman"/>
          <w:sz w:val="24"/>
          <w:rPrChange w:id="2057" w:author="N F" w:date="2023-12-05T03:08:00Z">
            <w:rPr/>
          </w:rPrChange>
        </w:rPr>
        <w:t>Общие сведения о заболевании</w:t>
      </w:r>
      <w:bookmarkEnd w:id="2054"/>
    </w:p>
    <w:p w14:paraId="7AE7FC84" w14:textId="13C083C8" w:rsidR="00874D70" w:rsidRDefault="00874D70">
      <w:pPr>
        <w:pStyle w:val="SDText"/>
        <w:spacing w:after="0"/>
        <w:rPr>
          <w:rFonts w:cs="Times New Roman"/>
          <w:color w:val="000000" w:themeColor="text1"/>
          <w:szCs w:val="24"/>
        </w:rPr>
        <w:pPrChange w:id="2058" w:author="Barshadskaya, Yuliya" w:date="2024-01-11T16:47:00Z">
          <w:pPr>
            <w:pStyle w:val="SDText"/>
          </w:pPr>
        </w:pPrChange>
      </w:pPr>
      <w:r w:rsidRPr="006E6534">
        <w:rPr>
          <w:rFonts w:cs="Times New Roman"/>
          <w:color w:val="000000" w:themeColor="text1"/>
          <w:szCs w:val="24"/>
          <w:rPrChange w:id="2059" w:author="N F" w:date="2023-12-05T03:08:00Z">
            <w:rPr>
              <w:rFonts w:cs="Times New Roman"/>
              <w:szCs w:val="24"/>
            </w:rPr>
          </w:rPrChange>
        </w:rPr>
        <w:t>Рак легкого – собирательное понятие, объединяющее различные по происхождению, гистологической структуре, клиническому течению и результатам лечения злокачественные эпителиальные опухоли. Развиваются они из покровного эпителия слизистой оболочки бронхов, бронхиальных слизистых желез бронхиол и легочных альвеол. У подавляющего большинства пациентов, страдающих от рака легкого (85–90%)</w:t>
      </w:r>
      <w:r w:rsidR="00FD7873" w:rsidRPr="006E6534">
        <w:rPr>
          <w:rFonts w:cs="Times New Roman"/>
          <w:color w:val="000000" w:themeColor="text1"/>
          <w:szCs w:val="24"/>
          <w:rPrChange w:id="2060" w:author="N F" w:date="2023-12-05T03:08:00Z">
            <w:rPr>
              <w:rFonts w:cs="Times New Roman"/>
              <w:szCs w:val="24"/>
            </w:rPr>
          </w:rPrChange>
        </w:rPr>
        <w:t>,</w:t>
      </w:r>
      <w:r w:rsidRPr="006E6534">
        <w:rPr>
          <w:rFonts w:cs="Times New Roman"/>
          <w:color w:val="000000" w:themeColor="text1"/>
          <w:szCs w:val="24"/>
          <w:rPrChange w:id="2061" w:author="N F" w:date="2023-12-05T03:08:00Z">
            <w:rPr>
              <w:rFonts w:cs="Times New Roman"/>
              <w:szCs w:val="24"/>
            </w:rPr>
          </w:rPrChange>
        </w:rPr>
        <w:t xml:space="preserve"> развитие заболевания связано с курением, как активным, так и пассивным. Кроме того, к факторам риска можно отнести облучение (проведенную ранее лучевую терапию по поводу других опухолей внутригрудной локализации), воздействие радона, асбеста, мышьяка</w:t>
      </w:r>
      <w:r w:rsidR="001949BB" w:rsidRPr="006E6534">
        <w:rPr>
          <w:rFonts w:cs="Times New Roman"/>
          <w:color w:val="000000" w:themeColor="text1"/>
          <w:szCs w:val="24"/>
          <w:rPrChange w:id="2062" w:author="N F" w:date="2023-12-05T03:08:00Z">
            <w:rPr>
              <w:rFonts w:cs="Times New Roman"/>
              <w:szCs w:val="24"/>
            </w:rPr>
          </w:rPrChange>
        </w:rPr>
        <w:t xml:space="preserve">. По заболеваемости рак легкого занимает 1 место среди других злокачественных опухолей у мужчин в России, а по смертности – 1 место среди мужчин и женщин как в России, так и в мире. В России в 2019 г. выявлено 49 145 новых случаев рака легкого. В период с 2009 </w:t>
      </w:r>
      <w:r w:rsidR="00E55EBC" w:rsidRPr="006E6534">
        <w:rPr>
          <w:rFonts w:cs="Times New Roman"/>
          <w:color w:val="000000" w:themeColor="text1"/>
          <w:szCs w:val="24"/>
          <w:rPrChange w:id="2063" w:author="N F" w:date="2023-12-05T03:08:00Z">
            <w:rPr>
              <w:rFonts w:cs="Times New Roman"/>
              <w:szCs w:val="24"/>
            </w:rPr>
          </w:rPrChange>
        </w:rPr>
        <w:t xml:space="preserve">г. </w:t>
      </w:r>
      <w:r w:rsidR="001949BB" w:rsidRPr="006E6534">
        <w:rPr>
          <w:rFonts w:cs="Times New Roman"/>
          <w:color w:val="000000" w:themeColor="text1"/>
          <w:szCs w:val="24"/>
          <w:rPrChange w:id="2064" w:author="N F" w:date="2023-12-05T03:08:00Z">
            <w:rPr>
              <w:rFonts w:cs="Times New Roman"/>
              <w:szCs w:val="24"/>
            </w:rPr>
          </w:rPrChange>
        </w:rPr>
        <w:t xml:space="preserve">по 2019 г. отмечается рост заболеваемости раком легкого: 83,6 и 100,5 случаев на 100 тысяч населения соответственно. При этом показатель летальности заметно снизился за этот же период (с 54,1 до 48,4 случаев на 100 тысяч). </w:t>
      </w:r>
      <w:ins w:id="2065" w:author="Barshadskaya, Yuliya" w:date="2024-01-11T16:46:00Z">
        <w:r w:rsidR="00244B01" w:rsidRPr="00244B01">
          <w:rPr>
            <w:rFonts w:cs="Times New Roman"/>
            <w:color w:val="000000" w:themeColor="text1"/>
            <w:szCs w:val="24"/>
          </w:rPr>
          <w:t>Большинство случаев рака легкого диагностируется у пациентов в возр</w:t>
        </w:r>
        <w:r w:rsidR="00244B01">
          <w:rPr>
            <w:rFonts w:cs="Times New Roman"/>
            <w:color w:val="000000" w:themeColor="text1"/>
            <w:szCs w:val="24"/>
          </w:rPr>
          <w:t>асте 65 лет и старше, а средний</w:t>
        </w:r>
      </w:ins>
      <w:ins w:id="2066" w:author="Barshadskaya, Yuliya" w:date="2024-01-11T16:47:00Z">
        <w:r w:rsidR="00244B01">
          <w:rPr>
            <w:rFonts w:cs="Times New Roman"/>
            <w:color w:val="000000" w:themeColor="text1"/>
            <w:szCs w:val="24"/>
          </w:rPr>
          <w:t xml:space="preserve"> </w:t>
        </w:r>
      </w:ins>
      <w:ins w:id="2067" w:author="Barshadskaya, Yuliya" w:date="2024-01-11T16:46:00Z">
        <w:r w:rsidR="00244B01" w:rsidRPr="00244B01">
          <w:rPr>
            <w:rFonts w:cs="Times New Roman"/>
            <w:color w:val="000000" w:themeColor="text1"/>
            <w:szCs w:val="24"/>
          </w:rPr>
          <w:t>возраст при постановке диагноза составляет 70 лет.</w:t>
        </w:r>
      </w:ins>
      <w:ins w:id="2068" w:author="Barshadskaya, Yuliya" w:date="2024-01-11T16:47:00Z">
        <w:r w:rsidR="00244B01">
          <w:rPr>
            <w:rFonts w:cs="Times New Roman"/>
            <w:color w:val="000000" w:themeColor="text1"/>
            <w:szCs w:val="24"/>
          </w:rPr>
          <w:t xml:space="preserve"> </w:t>
        </w:r>
      </w:ins>
      <w:r w:rsidR="001949BB" w:rsidRPr="006E6534">
        <w:rPr>
          <w:rFonts w:cs="Times New Roman"/>
          <w:color w:val="000000" w:themeColor="text1"/>
          <w:szCs w:val="24"/>
          <w:rPrChange w:id="2069" w:author="N F" w:date="2023-12-05T03:08:00Z">
            <w:rPr>
              <w:rFonts w:cs="Times New Roman"/>
              <w:szCs w:val="24"/>
            </w:rPr>
          </w:rPrChange>
        </w:rPr>
        <w:t xml:space="preserve">От него ежегодно умирает больше пациентов, чем от рака простаты, молочной железы и толстой кишки вместе взятых </w:t>
      </w:r>
      <w:r w:rsidR="00E40E19" w:rsidRPr="006E6534">
        <w:rPr>
          <w:rFonts w:cs="Times New Roman"/>
          <w:color w:val="000000" w:themeColor="text1"/>
          <w:szCs w:val="24"/>
          <w:rPrChange w:id="2070" w:author="N F" w:date="2023-12-05T03:08:00Z">
            <w:rPr>
              <w:rFonts w:cs="Times New Roman"/>
              <w:szCs w:val="24"/>
            </w:rPr>
          </w:rPrChange>
        </w:rPr>
        <w:fldChar w:fldCharType="begin"/>
      </w:r>
      <w:r w:rsidR="00E40E19" w:rsidRPr="006E6534">
        <w:rPr>
          <w:rFonts w:cs="Times New Roman"/>
          <w:color w:val="000000" w:themeColor="text1"/>
          <w:szCs w:val="24"/>
          <w:rPrChange w:id="2071" w:author="N F" w:date="2023-12-05T03:08:00Z">
            <w:rPr>
              <w:rFonts w:cs="Times New Roman"/>
              <w:szCs w:val="24"/>
            </w:rPr>
          </w:rPrChange>
        </w:rPr>
        <w:instrText xml:space="preserve"> ADDIN ZOTERO_ITEM CSL_CITATION {"citationID":"lMga1G6c","properties":{"formattedCitation":"(1)","plainCitation":"(1)","noteIndex":0},"citationItems":[{"id":161885,"uris":["http://zotero.org/groups/4735135/items/TKC58DDZ"],"itemData":{"id":161885,"type":"webpage","title":"Злокачественное новообразование бронхов и легкого. Клинические рекомендации","URL":"https://cr.minzdrav.gov.ru/recomend/30_4","author":[{"family":"Ассоциация онкологов России","given":""}],"accessed":{"date-parts":[["2022",8,2]]},"issued":{"date-parts":[["2022"]]}}}],"schema":"https://github.com/citation-style-language/schema/raw/master/csl-citation.json"} </w:instrText>
      </w:r>
      <w:r w:rsidR="00E40E19" w:rsidRPr="006E6534">
        <w:rPr>
          <w:rFonts w:cs="Times New Roman"/>
          <w:color w:val="000000" w:themeColor="text1"/>
          <w:szCs w:val="24"/>
          <w:rPrChange w:id="2072" w:author="N F" w:date="2023-12-05T03:08:00Z">
            <w:rPr>
              <w:rFonts w:cs="Times New Roman"/>
              <w:szCs w:val="24"/>
            </w:rPr>
          </w:rPrChange>
        </w:rPr>
        <w:fldChar w:fldCharType="separate"/>
      </w:r>
      <w:ins w:id="2073" w:author="Barshadskaya, Yuliya" w:date="2024-02-22T21:05:00Z">
        <w:r w:rsidR="008D2D2E" w:rsidRPr="0018315E">
          <w:rPr>
            <w:rFonts w:cs="Times New Roman"/>
            <w:color w:val="000000" w:themeColor="text1"/>
          </w:rPr>
          <w:t>[</w:t>
        </w:r>
      </w:ins>
      <w:del w:id="2074" w:author="Barshadskaya, Yuliya" w:date="2024-02-22T21:05:00Z">
        <w:r w:rsidR="00E40E19" w:rsidRPr="006E6534" w:rsidDel="008D2D2E">
          <w:rPr>
            <w:rFonts w:cs="Times New Roman"/>
            <w:color w:val="000000" w:themeColor="text1"/>
            <w:szCs w:val="24"/>
            <w:rPrChange w:id="2075" w:author="N F" w:date="2023-12-05T03:08:00Z">
              <w:rPr>
                <w:rFonts w:cs="Times New Roman"/>
                <w:szCs w:val="24"/>
              </w:rPr>
            </w:rPrChange>
          </w:rPr>
          <w:delText>(</w:delText>
        </w:r>
      </w:del>
      <w:r w:rsidR="00E40E19" w:rsidRPr="006E6534">
        <w:rPr>
          <w:rFonts w:cs="Times New Roman"/>
          <w:color w:val="000000" w:themeColor="text1"/>
          <w:szCs w:val="24"/>
          <w:rPrChange w:id="2076" w:author="N F" w:date="2023-12-05T03:08:00Z">
            <w:rPr>
              <w:rFonts w:cs="Times New Roman"/>
              <w:szCs w:val="24"/>
            </w:rPr>
          </w:rPrChange>
        </w:rPr>
        <w:t>1</w:t>
      </w:r>
      <w:ins w:id="2077" w:author="Barshadskaya, Yuliya" w:date="2024-02-22T21:06:00Z">
        <w:r w:rsidR="008D2D2E" w:rsidRPr="00DD38F1">
          <w:rPr>
            <w:rFonts w:cs="Times New Roman"/>
            <w:color w:val="000000" w:themeColor="text1"/>
          </w:rPr>
          <w:t>]</w:t>
        </w:r>
      </w:ins>
      <w:del w:id="2078" w:author="Barshadskaya, Yuliya" w:date="2024-02-22T21:06:00Z">
        <w:r w:rsidR="00E40E19" w:rsidRPr="006E6534" w:rsidDel="008D2D2E">
          <w:rPr>
            <w:rFonts w:cs="Times New Roman"/>
            <w:color w:val="000000" w:themeColor="text1"/>
            <w:szCs w:val="24"/>
            <w:rPrChange w:id="2079" w:author="N F" w:date="2023-12-05T03:08:00Z">
              <w:rPr>
                <w:rFonts w:cs="Times New Roman"/>
                <w:szCs w:val="24"/>
              </w:rPr>
            </w:rPrChange>
          </w:rPr>
          <w:delText>)</w:delText>
        </w:r>
      </w:del>
      <w:r w:rsidR="00E40E19" w:rsidRPr="006E6534">
        <w:rPr>
          <w:rFonts w:cs="Times New Roman"/>
          <w:color w:val="000000" w:themeColor="text1"/>
          <w:szCs w:val="24"/>
          <w:rPrChange w:id="2080" w:author="N F" w:date="2023-12-05T03:08:00Z">
            <w:rPr>
              <w:rFonts w:cs="Times New Roman"/>
              <w:szCs w:val="24"/>
            </w:rPr>
          </w:rPrChange>
        </w:rPr>
        <w:fldChar w:fldCharType="end"/>
      </w:r>
      <w:r w:rsidR="00526544" w:rsidRPr="006E6534">
        <w:rPr>
          <w:rFonts w:cs="Times New Roman"/>
          <w:color w:val="000000" w:themeColor="text1"/>
          <w:szCs w:val="24"/>
          <w:rPrChange w:id="2081" w:author="N F" w:date="2023-12-05T03:08:00Z">
            <w:rPr>
              <w:rFonts w:cs="Times New Roman"/>
              <w:szCs w:val="24"/>
            </w:rPr>
          </w:rPrChange>
        </w:rPr>
        <w:t>.</w:t>
      </w:r>
    </w:p>
    <w:p w14:paraId="25FF48AB" w14:textId="79CC0EED" w:rsidR="004E200B" w:rsidDel="004A73C2" w:rsidRDefault="004E200B">
      <w:pPr>
        <w:pStyle w:val="SDText"/>
        <w:spacing w:after="0"/>
        <w:rPr>
          <w:del w:id="2082" w:author="Barshadskaya, Yuliya" w:date="2024-01-11T16:41:00Z"/>
          <w:rFonts w:cs="Times New Roman"/>
          <w:color w:val="000000" w:themeColor="text1"/>
        </w:rPr>
        <w:pPrChange w:id="2083" w:author="Barshadskaya, Yuliya" w:date="2024-01-16T19:39:00Z">
          <w:pPr>
            <w:pStyle w:val="SDText"/>
          </w:pPr>
        </w:pPrChange>
      </w:pPr>
      <w:ins w:id="2084" w:author="Barshadskaya, Yuliya" w:date="2024-01-11T16:34:00Z">
        <w:r w:rsidRPr="004E200B">
          <w:rPr>
            <w:rFonts w:cs="Times New Roman"/>
            <w:color w:val="000000" w:themeColor="text1"/>
            <w:szCs w:val="24"/>
          </w:rPr>
          <w:t>Немелкоклеточный рак легкого представляет собой один из</w:t>
        </w:r>
        <w:r>
          <w:rPr>
            <w:rFonts w:cs="Times New Roman"/>
            <w:color w:val="000000" w:themeColor="text1"/>
            <w:szCs w:val="24"/>
          </w:rPr>
          <w:t xml:space="preserve"> подтипов рака легкого, который </w:t>
        </w:r>
        <w:r w:rsidRPr="004E200B">
          <w:rPr>
            <w:rFonts w:cs="Times New Roman"/>
            <w:color w:val="000000" w:themeColor="text1"/>
            <w:szCs w:val="24"/>
          </w:rPr>
          <w:t>отличается от мелкоклеточного рака легкого (МРЛ) видом опухолевых клеток под микроскопом.</w:t>
        </w:r>
        <w:r>
          <w:rPr>
            <w:rFonts w:cs="Times New Roman"/>
            <w:color w:val="000000" w:themeColor="text1"/>
            <w:szCs w:val="24"/>
          </w:rPr>
          <w:t xml:space="preserve"> </w:t>
        </w:r>
        <w:r w:rsidRPr="004E200B">
          <w:rPr>
            <w:rFonts w:cs="Times New Roman"/>
            <w:color w:val="000000" w:themeColor="text1"/>
            <w:szCs w:val="24"/>
          </w:rPr>
          <w:t>В НМРЛ входят следующие гистологические формы рака легкого: аденокарцинома</w:t>
        </w:r>
      </w:ins>
      <w:ins w:id="2085" w:author="Barshadskaya, Yuliya" w:date="2024-01-11T16:38:00Z">
        <w:r>
          <w:rPr>
            <w:rFonts w:cs="Times New Roman"/>
            <w:color w:val="000000" w:themeColor="text1"/>
            <w:szCs w:val="24"/>
          </w:rPr>
          <w:t xml:space="preserve"> (</w:t>
        </w:r>
      </w:ins>
      <w:ins w:id="2086" w:author="Barshadskaya, Yuliya" w:date="2024-01-11T16:39:00Z">
        <w:r w:rsidRPr="004E200B">
          <w:rPr>
            <w:rFonts w:cs="Times New Roman"/>
            <w:color w:val="000000" w:themeColor="text1"/>
            <w:szCs w:val="24"/>
          </w:rPr>
          <w:t>опухоли из железистых клеток</w:t>
        </w:r>
        <w:r>
          <w:rPr>
            <w:rFonts w:cs="Times New Roman"/>
            <w:color w:val="000000" w:themeColor="text1"/>
            <w:szCs w:val="24"/>
          </w:rPr>
          <w:t xml:space="preserve"> составляют </w:t>
        </w:r>
      </w:ins>
      <w:ins w:id="2087" w:author="Barshadskaya, Yuliya" w:date="2024-01-11T16:38:00Z">
        <w:r w:rsidRPr="004E200B">
          <w:rPr>
            <w:rFonts w:cs="Times New Roman"/>
            <w:color w:val="000000" w:themeColor="text1"/>
            <w:szCs w:val="24"/>
          </w:rPr>
          <w:t>около 40% всех случаев рака легкого</w:t>
        </w:r>
        <w:r>
          <w:rPr>
            <w:rFonts w:cs="Times New Roman"/>
            <w:color w:val="000000" w:themeColor="text1"/>
            <w:szCs w:val="24"/>
          </w:rPr>
          <w:t>)</w:t>
        </w:r>
      </w:ins>
      <w:ins w:id="2088" w:author="Barshadskaya, Yuliya" w:date="2024-01-11T16:34:00Z">
        <w:r w:rsidRPr="004E200B">
          <w:rPr>
            <w:rFonts w:cs="Times New Roman"/>
            <w:color w:val="000000" w:themeColor="text1"/>
            <w:szCs w:val="24"/>
          </w:rPr>
          <w:t>,</w:t>
        </w:r>
        <w:r>
          <w:rPr>
            <w:rFonts w:cs="Times New Roman"/>
            <w:color w:val="000000" w:themeColor="text1"/>
            <w:szCs w:val="24"/>
          </w:rPr>
          <w:t xml:space="preserve"> </w:t>
        </w:r>
        <w:r w:rsidRPr="004E200B">
          <w:rPr>
            <w:rFonts w:cs="Times New Roman"/>
            <w:color w:val="000000" w:themeColor="text1"/>
            <w:szCs w:val="24"/>
          </w:rPr>
          <w:t>плоскоклеточный рак</w:t>
        </w:r>
      </w:ins>
      <w:ins w:id="2089" w:author="Barshadskaya, Yuliya" w:date="2024-01-11T16:38:00Z">
        <w:r>
          <w:rPr>
            <w:rFonts w:cs="Times New Roman"/>
            <w:color w:val="000000" w:themeColor="text1"/>
            <w:szCs w:val="24"/>
          </w:rPr>
          <w:t xml:space="preserve"> (</w:t>
        </w:r>
      </w:ins>
      <w:ins w:id="2090" w:author="Barshadskaya, Yuliya" w:date="2024-01-11T16:39:00Z">
        <w:r>
          <w:rPr>
            <w:rFonts w:cs="Times New Roman"/>
            <w:color w:val="000000" w:themeColor="text1"/>
            <w:szCs w:val="24"/>
          </w:rPr>
          <w:t xml:space="preserve">опухоли из эпителиальных клеток составляют </w:t>
        </w:r>
      </w:ins>
      <w:ins w:id="2091" w:author="Barshadskaya, Yuliya" w:date="2024-01-11T16:38:00Z">
        <w:r w:rsidRPr="004E200B">
          <w:rPr>
            <w:rFonts w:cs="Times New Roman"/>
            <w:color w:val="000000" w:themeColor="text1"/>
            <w:szCs w:val="24"/>
          </w:rPr>
          <w:t>около 25-30% всех случаев рака легкого</w:t>
        </w:r>
      </w:ins>
      <w:ins w:id="2092" w:author="Barshadskaya, Yuliya" w:date="2024-01-11T16:40:00Z">
        <w:r>
          <w:rPr>
            <w:rFonts w:cs="Times New Roman"/>
            <w:color w:val="000000" w:themeColor="text1"/>
            <w:szCs w:val="24"/>
          </w:rPr>
          <w:t>)</w:t>
        </w:r>
      </w:ins>
      <w:ins w:id="2093" w:author="Barshadskaya, Yuliya" w:date="2024-01-11T16:34:00Z">
        <w:r w:rsidRPr="004E200B">
          <w:rPr>
            <w:rFonts w:cs="Times New Roman"/>
            <w:color w:val="000000" w:themeColor="text1"/>
            <w:szCs w:val="24"/>
          </w:rPr>
          <w:t xml:space="preserve"> и крупноклеточный (недифференцированный</w:t>
        </w:r>
      </w:ins>
      <w:ins w:id="2094" w:author="Barshadskaya, Yuliya" w:date="2024-01-11T16:40:00Z">
        <w:r w:rsidR="00244B01">
          <w:rPr>
            <w:rFonts w:cs="Times New Roman"/>
            <w:color w:val="000000" w:themeColor="text1"/>
            <w:szCs w:val="24"/>
          </w:rPr>
          <w:t xml:space="preserve"> рак составляет составляет около 10-15%</w:t>
        </w:r>
      </w:ins>
      <w:ins w:id="2095" w:author="Barshadskaya, Yuliya" w:date="2024-01-11T16:34:00Z">
        <w:r w:rsidRPr="004E200B">
          <w:rPr>
            <w:rFonts w:cs="Times New Roman"/>
            <w:color w:val="000000" w:themeColor="text1"/>
            <w:szCs w:val="24"/>
          </w:rPr>
          <w:t>) рак. Все они</w:t>
        </w:r>
        <w:r>
          <w:rPr>
            <w:rFonts w:cs="Times New Roman"/>
            <w:color w:val="000000" w:themeColor="text1"/>
            <w:szCs w:val="24"/>
          </w:rPr>
          <w:t xml:space="preserve"> </w:t>
        </w:r>
        <w:r w:rsidRPr="004E200B">
          <w:rPr>
            <w:rFonts w:cs="Times New Roman"/>
            <w:color w:val="000000" w:themeColor="text1"/>
            <w:szCs w:val="24"/>
          </w:rPr>
          <w:t>диагностируются одинаково, но имеют особенности лечения.</w:t>
        </w:r>
      </w:ins>
      <w:ins w:id="2096" w:author="Barshadskaya, Yuliya" w:date="2024-01-11T16:37:00Z">
        <w:r>
          <w:rPr>
            <w:rFonts w:cs="Times New Roman"/>
            <w:color w:val="000000" w:themeColor="text1"/>
            <w:szCs w:val="24"/>
          </w:rPr>
          <w:t xml:space="preserve"> </w:t>
        </w:r>
      </w:ins>
      <w:ins w:id="2097" w:author="Barshadskaya, Yuliya" w:date="2024-01-11T16:42:00Z">
        <w:r w:rsidR="00244B01" w:rsidRPr="00244B01">
          <w:rPr>
            <w:rFonts w:cs="Times New Roman"/>
            <w:color w:val="000000" w:themeColor="text1"/>
            <w:szCs w:val="24"/>
          </w:rPr>
          <w:t>Образцы ткани из метастатического НМРЛ, принадлежащие к неп</w:t>
        </w:r>
        <w:r w:rsidR="00244B01">
          <w:rPr>
            <w:rFonts w:cs="Times New Roman"/>
            <w:color w:val="000000" w:themeColor="text1"/>
            <w:szCs w:val="24"/>
          </w:rPr>
          <w:t>лоскоклеточному подтипу, должны</w:t>
        </w:r>
      </w:ins>
      <w:ins w:id="2098" w:author="Barshadskaya, Yuliya" w:date="2024-01-11T16:43:00Z">
        <w:r w:rsidR="00244B01">
          <w:rPr>
            <w:rFonts w:cs="Times New Roman"/>
            <w:color w:val="000000" w:themeColor="text1"/>
            <w:szCs w:val="24"/>
          </w:rPr>
          <w:t xml:space="preserve"> </w:t>
        </w:r>
      </w:ins>
      <w:ins w:id="2099" w:author="Barshadskaya, Yuliya" w:date="2024-01-11T16:42:00Z">
        <w:r w:rsidR="00244B01" w:rsidRPr="00244B01">
          <w:rPr>
            <w:rFonts w:cs="Times New Roman"/>
            <w:color w:val="000000" w:themeColor="text1"/>
            <w:szCs w:val="24"/>
          </w:rPr>
          <w:t>быть проверены на наличие специфических мутаций в ген</w:t>
        </w:r>
        <w:r w:rsidR="00244B01">
          <w:rPr>
            <w:rFonts w:cs="Times New Roman"/>
            <w:color w:val="000000" w:themeColor="text1"/>
            <w:szCs w:val="24"/>
          </w:rPr>
          <w:t xml:space="preserve">е EGFR. Хотя такие мутации редки </w:t>
        </w:r>
        <w:r w:rsidR="00244B01" w:rsidRPr="00244B01">
          <w:rPr>
            <w:rFonts w:cs="Times New Roman"/>
            <w:color w:val="000000" w:themeColor="text1"/>
            <w:szCs w:val="24"/>
          </w:rPr>
          <w:t>(приблизительно 10-20% для популяции европеоидного происхождения, у которых выявлена</w:t>
        </w:r>
      </w:ins>
      <w:ins w:id="2100" w:author="Barshadskaya, Yuliya" w:date="2024-01-11T16:43:00Z">
        <w:r w:rsidR="00244B01">
          <w:rPr>
            <w:rFonts w:cs="Times New Roman"/>
            <w:color w:val="000000" w:themeColor="text1"/>
            <w:szCs w:val="24"/>
          </w:rPr>
          <w:t xml:space="preserve"> </w:t>
        </w:r>
      </w:ins>
      <w:ins w:id="2101" w:author="Barshadskaya, Yuliya" w:date="2024-01-11T16:42:00Z">
        <w:r w:rsidR="00244B01" w:rsidRPr="00244B01">
          <w:rPr>
            <w:rFonts w:cs="Times New Roman"/>
            <w:color w:val="000000" w:themeColor="text1"/>
            <w:szCs w:val="24"/>
          </w:rPr>
          <w:t>аденокарцинома), обнаружение мутации гена EGFR имеет важное значение для определения</w:t>
        </w:r>
      </w:ins>
      <w:ins w:id="2102" w:author="Barshadskaya, Yuliya" w:date="2024-01-11T16:43:00Z">
        <w:r w:rsidR="00244B01">
          <w:rPr>
            <w:rFonts w:cs="Times New Roman"/>
            <w:color w:val="000000" w:themeColor="text1"/>
            <w:szCs w:val="24"/>
          </w:rPr>
          <w:t xml:space="preserve"> </w:t>
        </w:r>
      </w:ins>
      <w:ins w:id="2103" w:author="Barshadskaya, Yuliya" w:date="2024-01-11T16:42:00Z">
        <w:r w:rsidR="00244B01" w:rsidRPr="00244B01">
          <w:rPr>
            <w:rFonts w:cs="Times New Roman"/>
            <w:color w:val="000000" w:themeColor="text1"/>
            <w:szCs w:val="24"/>
          </w:rPr>
          <w:t>прогноза и лечения у больных с метастатическим НМРЛ.</w:t>
        </w:r>
      </w:ins>
      <w:ins w:id="2104" w:author="Barshadskaya, Yuliya" w:date="2024-01-11T16:44:00Z">
        <w:r w:rsidR="00244B01">
          <w:rPr>
            <w:rFonts w:cs="Times New Roman"/>
            <w:color w:val="000000" w:themeColor="text1"/>
            <w:szCs w:val="24"/>
          </w:rPr>
          <w:t xml:space="preserve"> </w:t>
        </w:r>
        <w:r w:rsidR="00244B01" w:rsidRPr="00244B01">
          <w:rPr>
            <w:rFonts w:cs="Times New Roman"/>
            <w:color w:val="000000" w:themeColor="text1"/>
            <w:szCs w:val="24"/>
          </w:rPr>
          <w:t>НМРЛ явл</w:t>
        </w:r>
        <w:r w:rsidR="00244B01">
          <w:rPr>
            <w:rFonts w:cs="Times New Roman"/>
            <w:color w:val="000000" w:themeColor="text1"/>
            <w:szCs w:val="24"/>
          </w:rPr>
          <w:t xml:space="preserve">яется самой часто встречающейся </w:t>
        </w:r>
        <w:r w:rsidR="00244B01" w:rsidRPr="00244B01">
          <w:rPr>
            <w:rFonts w:cs="Times New Roman"/>
            <w:color w:val="000000" w:themeColor="text1"/>
            <w:szCs w:val="24"/>
          </w:rPr>
          <w:t>формой рака легкого, на него приходится около</w:t>
        </w:r>
        <w:r w:rsidR="00244B01">
          <w:rPr>
            <w:rFonts w:cs="Times New Roman"/>
            <w:color w:val="000000" w:themeColor="text1"/>
            <w:szCs w:val="24"/>
          </w:rPr>
          <w:t xml:space="preserve"> </w:t>
        </w:r>
        <w:r w:rsidR="00244B01" w:rsidRPr="00244B01">
          <w:rPr>
            <w:rFonts w:cs="Times New Roman"/>
            <w:color w:val="000000" w:themeColor="text1"/>
            <w:szCs w:val="24"/>
          </w:rPr>
          <w:t>85-90% всех опухолей легкого</w:t>
        </w:r>
        <w:r w:rsidR="00244B01">
          <w:rPr>
            <w:rFonts w:cs="Times New Roman"/>
            <w:color w:val="000000" w:themeColor="text1"/>
            <w:szCs w:val="24"/>
          </w:rPr>
          <w:t>.</w:t>
        </w:r>
      </w:ins>
      <w:ins w:id="2105" w:author="Barshadskaya, Yuliya" w:date="2024-01-16T19:39:00Z">
        <w:r w:rsidR="00892A40">
          <w:rPr>
            <w:rFonts w:cs="Times New Roman"/>
            <w:color w:val="000000" w:themeColor="text1"/>
            <w:szCs w:val="24"/>
          </w:rPr>
          <w:t xml:space="preserve"> </w:t>
        </w:r>
        <w:r w:rsidR="00892A40" w:rsidRPr="00EB0045">
          <w:rPr>
            <w:rFonts w:cs="Times New Roman"/>
            <w:color w:val="000000" w:themeColor="text1"/>
          </w:rPr>
          <w:t>У большинства пациентов с НМРЛ заболевание выявляется на поздних стадиях, лишь примерно у 25‒30% пациентов на момент установления диагноза о</w:t>
        </w:r>
        <w:r w:rsidR="00892A40">
          <w:rPr>
            <w:rFonts w:cs="Times New Roman"/>
            <w:color w:val="000000" w:themeColor="text1"/>
          </w:rPr>
          <w:t xml:space="preserve">пухоль является операбельной. </w:t>
        </w:r>
        <w:r w:rsidR="00892A40" w:rsidRPr="00EB0045">
          <w:rPr>
            <w:rFonts w:cs="Times New Roman"/>
            <w:color w:val="000000" w:themeColor="text1"/>
          </w:rPr>
          <w:t>У значительной части пациентов с операбельным НМРЛ впоследствии возникает рецидив заболевания, несмотря на радикальную операцию и адъювантную химиотерапию.</w:t>
        </w:r>
        <w:r w:rsidR="00892A40">
          <w:rPr>
            <w:rFonts w:cs="Times New Roman"/>
            <w:color w:val="000000" w:themeColor="text1"/>
          </w:rPr>
          <w:t xml:space="preserve"> </w:t>
        </w:r>
        <w:r w:rsidR="00892A40" w:rsidRPr="00EB0045">
          <w:rPr>
            <w:rFonts w:cs="Times New Roman"/>
            <w:color w:val="000000" w:themeColor="text1"/>
          </w:rPr>
          <w:t xml:space="preserve">Приблизительно 10% пациентов с НМРЛ </w:t>
        </w:r>
        <w:r w:rsidR="00892A40">
          <w:rPr>
            <w:rFonts w:cs="Times New Roman"/>
            <w:color w:val="000000" w:themeColor="text1"/>
          </w:rPr>
          <w:t>в РФ имеют мутацию в гене EGFR</w:t>
        </w:r>
      </w:ins>
      <w:ins w:id="2106" w:author="Barshadskaya, Yuliya" w:date="2024-01-16T19:40:00Z">
        <w:r w:rsidR="00892A40">
          <w:rPr>
            <w:rFonts w:cs="Times New Roman"/>
            <w:color w:val="000000" w:themeColor="text1"/>
          </w:rPr>
          <w:t xml:space="preserve"> </w:t>
        </w:r>
        <w:r w:rsidR="00892A40" w:rsidRPr="0018315E">
          <w:rPr>
            <w:rFonts w:cs="Times New Roman"/>
            <w:color w:val="000000" w:themeColor="text1"/>
          </w:rPr>
          <w:t>[</w:t>
        </w:r>
      </w:ins>
      <w:ins w:id="2107" w:author="Barshadskaya, Yuliya" w:date="2024-02-22T21:08:00Z">
        <w:r w:rsidR="008D2D2E">
          <w:rPr>
            <w:rFonts w:cs="Times New Roman"/>
            <w:color w:val="000000" w:themeColor="text1"/>
          </w:rPr>
          <w:t>2</w:t>
        </w:r>
      </w:ins>
      <w:ins w:id="2108" w:author="Barshadskaya, Yuliya" w:date="2024-01-16T19:40:00Z">
        <w:r w:rsidR="00892A40" w:rsidRPr="00DD38F1">
          <w:rPr>
            <w:rFonts w:cs="Times New Roman"/>
            <w:color w:val="000000" w:themeColor="text1"/>
          </w:rPr>
          <w:t>]</w:t>
        </w:r>
      </w:ins>
      <w:ins w:id="2109" w:author="Barshadskaya, Yuliya" w:date="2024-01-16T19:39:00Z">
        <w:r w:rsidR="00892A40">
          <w:rPr>
            <w:rFonts w:cs="Times New Roman"/>
            <w:color w:val="000000" w:themeColor="text1"/>
          </w:rPr>
          <w:t>.</w:t>
        </w:r>
        <w:r w:rsidR="00892A40" w:rsidRPr="00EB0045">
          <w:rPr>
            <w:rFonts w:cs="Times New Roman"/>
            <w:color w:val="000000" w:themeColor="text1"/>
          </w:rPr>
          <w:t xml:space="preserve"> Такие пациенты особенно чувствительны к терапии ингибиторами тирозинкиназы (ИТК) EGFR, которые блокируют сигнальные пути, регули</w:t>
        </w:r>
        <w:r w:rsidR="00892A40">
          <w:rPr>
            <w:rFonts w:cs="Times New Roman"/>
            <w:color w:val="000000" w:themeColor="text1"/>
          </w:rPr>
          <w:t>рующие рост опухолевых клеток</w:t>
        </w:r>
      </w:ins>
      <w:ins w:id="2110" w:author="Barshadskaya, Yuliya" w:date="2024-01-16T19:41:00Z">
        <w:r w:rsidR="00892A40">
          <w:rPr>
            <w:rFonts w:cs="Times New Roman"/>
            <w:color w:val="000000" w:themeColor="text1"/>
          </w:rPr>
          <w:t xml:space="preserve"> </w:t>
        </w:r>
        <w:r w:rsidR="00892A40" w:rsidRPr="0018315E">
          <w:rPr>
            <w:rFonts w:cs="Times New Roman"/>
            <w:color w:val="000000" w:themeColor="text1"/>
          </w:rPr>
          <w:t>[</w:t>
        </w:r>
        <w:r w:rsidR="00892A40">
          <w:rPr>
            <w:rFonts w:cs="Times New Roman"/>
            <w:color w:val="000000" w:themeColor="text1"/>
          </w:rPr>
          <w:t>3</w:t>
        </w:r>
        <w:r w:rsidR="00892A40" w:rsidRPr="00DD38F1">
          <w:rPr>
            <w:rFonts w:cs="Times New Roman"/>
            <w:color w:val="000000" w:themeColor="text1"/>
          </w:rPr>
          <w:t>]</w:t>
        </w:r>
      </w:ins>
      <w:ins w:id="2111" w:author="Barshadskaya, Yuliya" w:date="2024-01-16T19:39:00Z">
        <w:r w:rsidR="00892A40">
          <w:rPr>
            <w:rFonts w:cs="Times New Roman"/>
            <w:color w:val="000000" w:themeColor="text1"/>
          </w:rPr>
          <w:t>.</w:t>
        </w:r>
      </w:ins>
    </w:p>
    <w:p w14:paraId="11340797" w14:textId="77777777" w:rsidR="004A73C2" w:rsidRDefault="004A73C2">
      <w:pPr>
        <w:pStyle w:val="SDText"/>
        <w:spacing w:after="0"/>
        <w:rPr>
          <w:ins w:id="2112" w:author="Barshadskaya, Yuliya" w:date="2024-02-21T18:30:00Z"/>
          <w:rFonts w:cs="Times New Roman"/>
          <w:color w:val="000000" w:themeColor="text1"/>
        </w:rPr>
        <w:pPrChange w:id="2113" w:author="Barshadskaya, Yuliya" w:date="2024-01-16T19:39:00Z">
          <w:pPr>
            <w:pStyle w:val="SDText"/>
          </w:pPr>
        </w:pPrChange>
      </w:pPr>
    </w:p>
    <w:p w14:paraId="0D588F5C" w14:textId="77777777" w:rsidR="00892A40" w:rsidRPr="00892A40" w:rsidRDefault="00892A40">
      <w:pPr>
        <w:pStyle w:val="SDText"/>
        <w:spacing w:after="0"/>
        <w:rPr>
          <w:ins w:id="2114" w:author="Barshadskaya, Yuliya" w:date="2024-01-16T19:39:00Z"/>
          <w:rFonts w:cs="Times New Roman"/>
          <w:color w:val="000000" w:themeColor="text1"/>
          <w:rPrChange w:id="2115" w:author="Barshadskaya, Yuliya" w:date="2024-01-16T19:39:00Z">
            <w:rPr>
              <w:ins w:id="2116" w:author="Barshadskaya, Yuliya" w:date="2024-01-16T19:39:00Z"/>
              <w:rFonts w:cs="Times New Roman"/>
              <w:szCs w:val="24"/>
            </w:rPr>
          </w:rPrChange>
        </w:rPr>
        <w:pPrChange w:id="2117" w:author="Barshadskaya, Yuliya" w:date="2024-01-16T19:39:00Z">
          <w:pPr>
            <w:pStyle w:val="SDText"/>
          </w:pPr>
        </w:pPrChange>
      </w:pPr>
    </w:p>
    <w:p w14:paraId="084E9B35" w14:textId="6DE1A62F" w:rsidR="00187172" w:rsidRPr="006E6534" w:rsidRDefault="00244B01">
      <w:pPr>
        <w:pStyle w:val="3"/>
        <w:numPr>
          <w:ilvl w:val="0"/>
          <w:numId w:val="0"/>
        </w:numPr>
        <w:spacing w:line="240" w:lineRule="auto"/>
        <w:rPr>
          <w:rFonts w:cs="Times New Roman"/>
          <w:sz w:val="24"/>
          <w:rPrChange w:id="2118" w:author="N F" w:date="2023-12-05T03:08:00Z">
            <w:rPr/>
          </w:rPrChange>
        </w:rPr>
        <w:pPrChange w:id="2119" w:author="Barshadskaya, Yuliya" w:date="2024-01-11T16:48:00Z">
          <w:pPr>
            <w:pStyle w:val="3"/>
          </w:pPr>
        </w:pPrChange>
      </w:pPr>
      <w:bookmarkStart w:id="2120" w:name="_Toc115732988"/>
      <w:ins w:id="2121" w:author="Barshadskaya, Yuliya" w:date="2024-01-11T16:48:00Z">
        <w:r>
          <w:rPr>
            <w:rFonts w:cs="Times New Roman"/>
            <w:sz w:val="24"/>
          </w:rPr>
          <w:t xml:space="preserve">1.7.2. </w:t>
        </w:r>
      </w:ins>
      <w:r w:rsidR="00EE6B16" w:rsidRPr="006E6534">
        <w:rPr>
          <w:rFonts w:cs="Times New Roman"/>
          <w:sz w:val="24"/>
          <w:rPrChange w:id="2122" w:author="N F" w:date="2023-12-05T03:08:00Z">
            <w:rPr/>
          </w:rPrChange>
        </w:rPr>
        <w:t>Существующие варианты терапии</w:t>
      </w:r>
      <w:bookmarkEnd w:id="2120"/>
    </w:p>
    <w:p w14:paraId="057869D8" w14:textId="0C7ABB32" w:rsidR="00304C5D" w:rsidRDefault="00304C5D">
      <w:pPr>
        <w:spacing w:after="0" w:line="240" w:lineRule="auto"/>
        <w:rPr>
          <w:ins w:id="2123" w:author="Barshadskaya, Yuliya" w:date="2024-01-11T17:07:00Z"/>
          <w:color w:val="000000"/>
        </w:rPr>
        <w:pPrChange w:id="2124" w:author="Barshadskaya, Yuliya" w:date="2024-01-11T17:07:00Z">
          <w:pPr>
            <w:pStyle w:val="SDText"/>
          </w:pPr>
        </w:pPrChange>
      </w:pPr>
      <w:ins w:id="2125" w:author="Barshadskaya, Yuliya" w:date="2024-01-11T17:01:00Z">
        <w:r w:rsidRPr="00707D60">
          <w:rPr>
            <w:color w:val="000000"/>
          </w:rPr>
          <w:t xml:space="preserve">Таргетные препараты превосходят традиционные химиотерапевтические по селективности, эффективности и безопасности, действуя на определенные мишени, принимают участие в предотвращении метастазирования с минимальной активностью по отношению к нормальным клеткам. Ингибиторы тирозинкиназ (ТКИ) прочно вошли в онкологическую практику и в настоящее время применяются при многих онкологических </w:t>
        </w:r>
        <w:r w:rsidRPr="00707D60">
          <w:rPr>
            <w:color w:val="000000"/>
          </w:rPr>
          <w:lastRenderedPageBreak/>
          <w:t xml:space="preserve">заболеваниях. </w:t>
        </w:r>
      </w:ins>
      <w:ins w:id="2126" w:author="Barshadskaya, Yuliya" w:date="2024-01-11T17:03:00Z">
        <w:r w:rsidRPr="00304C5D">
          <w:rPr>
            <w:color w:val="000000"/>
          </w:rPr>
          <w:t xml:space="preserve">Осимертиниб является необратимым ингибитором тирозинкиназы рецептора </w:t>
        </w:r>
        <w:r>
          <w:rPr>
            <w:color w:val="000000"/>
          </w:rPr>
          <w:t>EGFR</w:t>
        </w:r>
        <w:r w:rsidRPr="00304C5D">
          <w:rPr>
            <w:color w:val="000000"/>
          </w:rPr>
          <w:t>, эффективным при наличии сенсибилизирующих мутаций гена EGFR и мутации Т790М, связанной с развитием резистентнос</w:t>
        </w:r>
        <w:r>
          <w:rPr>
            <w:color w:val="000000"/>
          </w:rPr>
          <w:t>ти к ингибиторам тирозинкиназы</w:t>
        </w:r>
      </w:ins>
      <w:ins w:id="2127" w:author="Barshadskaya, Yuliya" w:date="2024-01-11T17:01:00Z">
        <w:r w:rsidRPr="00707D60">
          <w:rPr>
            <w:color w:val="000000"/>
          </w:rPr>
          <w:t xml:space="preserve">, был одобрен в качестве системного лечения </w:t>
        </w:r>
      </w:ins>
      <w:ins w:id="2128" w:author="Barshadskaya, Yuliya" w:date="2024-01-11T17:04:00Z">
        <w:r>
          <w:rPr>
            <w:color w:val="000000"/>
          </w:rPr>
          <w:t>НМЛР</w:t>
        </w:r>
      </w:ins>
      <w:ins w:id="2129" w:author="Barshadskaya, Yuliya" w:date="2024-01-11T17:01:00Z">
        <w:r>
          <w:rPr>
            <w:color w:val="000000"/>
          </w:rPr>
          <w:t xml:space="preserve"> первой линии. </w:t>
        </w:r>
        <w:r w:rsidRPr="00707D60">
          <w:rPr>
            <w:color w:val="000000"/>
          </w:rPr>
          <w:t xml:space="preserve">Выбор первой линии терапии </w:t>
        </w:r>
      </w:ins>
      <w:ins w:id="2130" w:author="Barshadskaya, Yuliya" w:date="2024-01-11T17:07:00Z">
        <w:r>
          <w:rPr>
            <w:color w:val="000000"/>
          </w:rPr>
          <w:t>НМЛР</w:t>
        </w:r>
      </w:ins>
      <w:ins w:id="2131" w:author="Barshadskaya, Yuliya" w:date="2024-01-11T17:01:00Z">
        <w:r w:rsidRPr="00707D60">
          <w:rPr>
            <w:color w:val="000000"/>
          </w:rPr>
          <w:t xml:space="preserve"> является абсолютно важным, особенно потому, что данные исследований демонстрируют, что в эпоху таргетной терапии только 50% пациентов получают лечение второй линии, и только 20% получают лечение третьей линии.</w:t>
        </w:r>
      </w:ins>
    </w:p>
    <w:p w14:paraId="5B6C3611" w14:textId="77777777" w:rsidR="00304C5D" w:rsidRPr="00304C5D" w:rsidRDefault="00304C5D">
      <w:pPr>
        <w:spacing w:after="0" w:line="240" w:lineRule="auto"/>
        <w:rPr>
          <w:ins w:id="2132" w:author="Barshadskaya, Yuliya" w:date="2024-01-11T17:01:00Z"/>
          <w:color w:val="000000"/>
          <w:rPrChange w:id="2133" w:author="Barshadskaya, Yuliya" w:date="2024-01-11T17:07:00Z">
            <w:rPr>
              <w:ins w:id="2134" w:author="Barshadskaya, Yuliya" w:date="2024-01-11T17:01:00Z"/>
              <w:rFonts w:cs="Times New Roman"/>
              <w:color w:val="000000" w:themeColor="text1"/>
              <w:szCs w:val="24"/>
            </w:rPr>
          </w:rPrChange>
        </w:rPr>
        <w:pPrChange w:id="2135" w:author="Barshadskaya, Yuliya" w:date="2024-01-11T17:07:00Z">
          <w:pPr>
            <w:pStyle w:val="SDText"/>
          </w:pPr>
        </w:pPrChange>
      </w:pPr>
    </w:p>
    <w:p w14:paraId="393F75E0" w14:textId="1E60DFDA" w:rsidR="00350447" w:rsidRPr="006E6534" w:rsidRDefault="00350447" w:rsidP="00415551">
      <w:pPr>
        <w:pStyle w:val="SDText"/>
        <w:rPr>
          <w:rFonts w:cs="Times New Roman"/>
          <w:color w:val="000000" w:themeColor="text1"/>
          <w:szCs w:val="24"/>
          <w:rPrChange w:id="2136" w:author="N F" w:date="2023-12-05T03:08:00Z">
            <w:rPr>
              <w:rFonts w:cs="Times New Roman"/>
              <w:szCs w:val="24"/>
            </w:rPr>
          </w:rPrChange>
        </w:rPr>
      </w:pPr>
      <w:r w:rsidRPr="006E6534">
        <w:rPr>
          <w:rFonts w:cs="Times New Roman"/>
          <w:color w:val="000000" w:themeColor="text1"/>
          <w:szCs w:val="24"/>
          <w:rPrChange w:id="2137" w:author="N F" w:date="2023-12-05T03:08:00Z">
            <w:rPr>
              <w:rFonts w:cs="Times New Roman"/>
              <w:szCs w:val="24"/>
            </w:rPr>
          </w:rPrChange>
        </w:rPr>
        <w:t xml:space="preserve">Лечение </w:t>
      </w:r>
      <w:r w:rsidR="00601710" w:rsidRPr="006E6534">
        <w:rPr>
          <w:rFonts w:cs="Times New Roman"/>
          <w:color w:val="000000" w:themeColor="text1"/>
          <w:szCs w:val="24"/>
          <w:rPrChange w:id="2138" w:author="N F" w:date="2023-12-05T03:08:00Z">
            <w:rPr>
              <w:rFonts w:cs="Times New Roman"/>
              <w:szCs w:val="24"/>
            </w:rPr>
          </w:rPrChange>
        </w:rPr>
        <w:t>НМРЛ</w:t>
      </w:r>
      <w:r w:rsidRPr="006E6534">
        <w:rPr>
          <w:rFonts w:cs="Times New Roman"/>
          <w:color w:val="000000" w:themeColor="text1"/>
          <w:szCs w:val="24"/>
          <w:rPrChange w:id="2139" w:author="N F" w:date="2023-12-05T03:08:00Z">
            <w:rPr>
              <w:rFonts w:cs="Times New Roman"/>
              <w:szCs w:val="24"/>
            </w:rPr>
          </w:rPrChange>
        </w:rPr>
        <w:t xml:space="preserve"> </w:t>
      </w:r>
      <w:r w:rsidR="00DE06A7" w:rsidRPr="006E6534">
        <w:rPr>
          <w:rFonts w:cs="Times New Roman"/>
          <w:color w:val="000000" w:themeColor="text1"/>
          <w:szCs w:val="24"/>
          <w:rPrChange w:id="2140" w:author="N F" w:date="2023-12-05T03:08:00Z">
            <w:rPr>
              <w:rFonts w:cs="Times New Roman"/>
              <w:szCs w:val="24"/>
            </w:rPr>
          </w:rPrChange>
        </w:rPr>
        <w:t xml:space="preserve">включает в себя: </w:t>
      </w:r>
    </w:p>
    <w:p w14:paraId="6CB3F0CF" w14:textId="54E8E4AD" w:rsidR="00355E31" w:rsidRPr="006E6534" w:rsidRDefault="00355E31" w:rsidP="00415551">
      <w:pPr>
        <w:pStyle w:val="SDText"/>
        <w:numPr>
          <w:ilvl w:val="0"/>
          <w:numId w:val="4"/>
        </w:numPr>
        <w:rPr>
          <w:rFonts w:cs="Times New Roman"/>
          <w:color w:val="000000" w:themeColor="text1"/>
          <w:rPrChange w:id="2141" w:author="N F" w:date="2023-12-05T03:08:00Z">
            <w:rPr>
              <w:rFonts w:cs="Times New Roman"/>
            </w:rPr>
          </w:rPrChange>
        </w:rPr>
      </w:pPr>
      <w:r w:rsidRPr="006E6534">
        <w:rPr>
          <w:rFonts w:cs="Times New Roman"/>
          <w:color w:val="000000" w:themeColor="text1"/>
          <w:rPrChange w:id="2142" w:author="N F" w:date="2023-12-05T03:08:00Z">
            <w:rPr>
              <w:rFonts w:cs="Times New Roman"/>
            </w:rPr>
          </w:rPrChange>
        </w:rPr>
        <w:t>Химиотерапию первой линии</w:t>
      </w:r>
    </w:p>
    <w:p w14:paraId="0A31059B" w14:textId="5744F40C" w:rsidR="00355E31" w:rsidRPr="006E6534" w:rsidRDefault="00355E31" w:rsidP="00415551">
      <w:pPr>
        <w:pStyle w:val="SDText"/>
        <w:numPr>
          <w:ilvl w:val="0"/>
          <w:numId w:val="4"/>
        </w:numPr>
        <w:rPr>
          <w:rFonts w:cs="Times New Roman"/>
          <w:color w:val="000000" w:themeColor="text1"/>
          <w:rPrChange w:id="2143" w:author="N F" w:date="2023-12-05T03:08:00Z">
            <w:rPr>
              <w:rFonts w:cs="Times New Roman"/>
            </w:rPr>
          </w:rPrChange>
        </w:rPr>
      </w:pPr>
      <w:r w:rsidRPr="006E6534">
        <w:rPr>
          <w:rFonts w:cs="Times New Roman"/>
          <w:color w:val="000000" w:themeColor="text1"/>
          <w:rPrChange w:id="2144" w:author="N F" w:date="2023-12-05T03:08:00Z">
            <w:rPr>
              <w:rFonts w:cs="Times New Roman"/>
            </w:rPr>
          </w:rPrChange>
        </w:rPr>
        <w:t>Иммунотерапию</w:t>
      </w:r>
    </w:p>
    <w:p w14:paraId="087B5DC3" w14:textId="3AF9A409" w:rsidR="00355E31" w:rsidRPr="006E6534" w:rsidRDefault="00355E31" w:rsidP="00415551">
      <w:pPr>
        <w:pStyle w:val="SDText"/>
        <w:numPr>
          <w:ilvl w:val="0"/>
          <w:numId w:val="4"/>
        </w:numPr>
        <w:rPr>
          <w:rFonts w:cs="Times New Roman"/>
          <w:color w:val="000000" w:themeColor="text1"/>
          <w:rPrChange w:id="2145" w:author="N F" w:date="2023-12-05T03:08:00Z">
            <w:rPr>
              <w:rFonts w:cs="Times New Roman"/>
            </w:rPr>
          </w:rPrChange>
        </w:rPr>
      </w:pPr>
      <w:r w:rsidRPr="006E6534">
        <w:rPr>
          <w:rFonts w:cs="Times New Roman"/>
          <w:color w:val="000000" w:themeColor="text1"/>
          <w:rPrChange w:id="2146" w:author="N F" w:date="2023-12-05T03:08:00Z">
            <w:rPr>
              <w:rFonts w:cs="Times New Roman"/>
            </w:rPr>
          </w:rPrChange>
        </w:rPr>
        <w:t>Лекарственную терапию 2 линии</w:t>
      </w:r>
    </w:p>
    <w:p w14:paraId="20C7CEEB" w14:textId="5D91AA05" w:rsidR="004340E7" w:rsidRPr="006E6534" w:rsidRDefault="004340E7" w:rsidP="00415551">
      <w:pPr>
        <w:pStyle w:val="SDText"/>
        <w:numPr>
          <w:ilvl w:val="0"/>
          <w:numId w:val="4"/>
        </w:numPr>
        <w:rPr>
          <w:rFonts w:cs="Times New Roman"/>
          <w:color w:val="000000" w:themeColor="text1"/>
          <w:rPrChange w:id="2147" w:author="N F" w:date="2023-12-05T03:08:00Z">
            <w:rPr>
              <w:rFonts w:cs="Times New Roman"/>
            </w:rPr>
          </w:rPrChange>
        </w:rPr>
      </w:pPr>
      <w:r w:rsidRPr="006E6534">
        <w:rPr>
          <w:rFonts w:cs="Times New Roman"/>
          <w:color w:val="000000" w:themeColor="text1"/>
          <w:rPrChange w:id="2148" w:author="N F" w:date="2023-12-05T03:08:00Z">
            <w:rPr>
              <w:rFonts w:cs="Times New Roman"/>
            </w:rPr>
          </w:rPrChange>
        </w:rPr>
        <w:t>Молекулярно-направленную терапию</w:t>
      </w:r>
    </w:p>
    <w:p w14:paraId="68BFF5E5" w14:textId="41395A50" w:rsidR="004340E7" w:rsidRPr="006E6534" w:rsidRDefault="004340E7" w:rsidP="00415551">
      <w:pPr>
        <w:pStyle w:val="SDText"/>
        <w:numPr>
          <w:ilvl w:val="0"/>
          <w:numId w:val="4"/>
        </w:numPr>
        <w:rPr>
          <w:rFonts w:cs="Times New Roman"/>
          <w:color w:val="000000" w:themeColor="text1"/>
          <w:rPrChange w:id="2149" w:author="N F" w:date="2023-12-05T03:08:00Z">
            <w:rPr>
              <w:rFonts w:cs="Times New Roman"/>
            </w:rPr>
          </w:rPrChange>
        </w:rPr>
      </w:pPr>
      <w:r w:rsidRPr="006E6534">
        <w:rPr>
          <w:rFonts w:cs="Times New Roman"/>
          <w:color w:val="000000" w:themeColor="text1"/>
          <w:rPrChange w:id="2150" w:author="N F" w:date="2023-12-05T03:08:00Z">
            <w:rPr>
              <w:rFonts w:cs="Times New Roman"/>
            </w:rPr>
          </w:rPrChange>
        </w:rPr>
        <w:t>Лечение при метастазировании в головной мозг</w:t>
      </w:r>
    </w:p>
    <w:p w14:paraId="6332FEC4" w14:textId="16769071" w:rsidR="004340E7" w:rsidRPr="006E6534" w:rsidRDefault="004340E7" w:rsidP="00415551">
      <w:pPr>
        <w:pStyle w:val="SDText"/>
        <w:numPr>
          <w:ilvl w:val="0"/>
          <w:numId w:val="4"/>
        </w:numPr>
        <w:rPr>
          <w:rFonts w:cs="Times New Roman"/>
          <w:color w:val="000000" w:themeColor="text1"/>
          <w:rPrChange w:id="2151" w:author="N F" w:date="2023-12-05T03:08:00Z">
            <w:rPr>
              <w:rFonts w:cs="Times New Roman"/>
            </w:rPr>
          </w:rPrChange>
        </w:rPr>
      </w:pPr>
      <w:r w:rsidRPr="006E6534">
        <w:rPr>
          <w:rFonts w:cs="Times New Roman"/>
          <w:color w:val="000000" w:themeColor="text1"/>
          <w:rPrChange w:id="2152" w:author="N F" w:date="2023-12-05T03:08:00Z">
            <w:rPr>
              <w:rFonts w:cs="Times New Roman"/>
            </w:rPr>
          </w:rPrChange>
        </w:rPr>
        <w:t>Хирургическое лечение</w:t>
      </w:r>
    </w:p>
    <w:p w14:paraId="0C479004" w14:textId="51C8FDCF" w:rsidR="004340E7" w:rsidRPr="006E6534" w:rsidRDefault="004340E7" w:rsidP="00415551">
      <w:pPr>
        <w:pStyle w:val="SDText"/>
        <w:numPr>
          <w:ilvl w:val="0"/>
          <w:numId w:val="4"/>
        </w:numPr>
        <w:rPr>
          <w:rFonts w:cs="Times New Roman"/>
          <w:color w:val="000000" w:themeColor="text1"/>
          <w:rPrChange w:id="2153" w:author="N F" w:date="2023-12-05T03:08:00Z">
            <w:rPr>
              <w:rFonts w:cs="Times New Roman"/>
            </w:rPr>
          </w:rPrChange>
        </w:rPr>
      </w:pPr>
      <w:r w:rsidRPr="006E6534">
        <w:rPr>
          <w:rFonts w:cs="Times New Roman"/>
          <w:color w:val="000000" w:themeColor="text1"/>
          <w:rPrChange w:id="2154" w:author="N F" w:date="2023-12-05T03:08:00Z">
            <w:rPr>
              <w:rFonts w:cs="Times New Roman"/>
            </w:rPr>
          </w:rPrChange>
        </w:rPr>
        <w:t>Лекарственное противоопухолевое лечение (адъювантная терапия)</w:t>
      </w:r>
    </w:p>
    <w:p w14:paraId="2EA8A05D" w14:textId="51C6612E" w:rsidR="00B82E96" w:rsidRPr="006E6534" w:rsidRDefault="00B82E96" w:rsidP="00415551">
      <w:pPr>
        <w:pStyle w:val="SDText"/>
        <w:numPr>
          <w:ilvl w:val="0"/>
          <w:numId w:val="4"/>
        </w:numPr>
        <w:rPr>
          <w:rFonts w:cs="Times New Roman"/>
          <w:color w:val="000000" w:themeColor="text1"/>
          <w:rPrChange w:id="2155" w:author="N F" w:date="2023-12-05T03:08:00Z">
            <w:rPr>
              <w:rFonts w:cs="Times New Roman"/>
            </w:rPr>
          </w:rPrChange>
        </w:rPr>
      </w:pPr>
      <w:r w:rsidRPr="006E6534">
        <w:rPr>
          <w:rFonts w:cs="Times New Roman"/>
          <w:color w:val="000000" w:themeColor="text1"/>
          <w:rPrChange w:id="2156" w:author="N F" w:date="2023-12-05T03:08:00Z">
            <w:rPr>
              <w:rFonts w:cs="Times New Roman"/>
            </w:rPr>
          </w:rPrChange>
        </w:rPr>
        <w:t>Паллиативную</w:t>
      </w:r>
      <w:r w:rsidR="00020FB0" w:rsidRPr="006E6534">
        <w:rPr>
          <w:rFonts w:cs="Times New Roman"/>
          <w:color w:val="000000" w:themeColor="text1"/>
          <w:rPrChange w:id="2157" w:author="N F" w:date="2023-12-05T03:08:00Z">
            <w:rPr>
              <w:rFonts w:cs="Times New Roman"/>
            </w:rPr>
          </w:rPrChange>
        </w:rPr>
        <w:t>, в том числе лучевую,</w:t>
      </w:r>
      <w:r w:rsidR="006B4129" w:rsidRPr="006E6534">
        <w:rPr>
          <w:rFonts w:cs="Times New Roman"/>
          <w:color w:val="000000" w:themeColor="text1"/>
          <w:rPrChange w:id="2158" w:author="N F" w:date="2023-12-05T03:08:00Z">
            <w:rPr>
              <w:rFonts w:cs="Times New Roman"/>
            </w:rPr>
          </w:rPrChange>
        </w:rPr>
        <w:t xml:space="preserve"> и</w:t>
      </w:r>
      <w:r w:rsidRPr="006E6534">
        <w:rPr>
          <w:rFonts w:cs="Times New Roman"/>
          <w:color w:val="000000" w:themeColor="text1"/>
          <w:rPrChange w:id="2159" w:author="N F" w:date="2023-12-05T03:08:00Z">
            <w:rPr>
              <w:rFonts w:cs="Times New Roman"/>
            </w:rPr>
          </w:rPrChange>
        </w:rPr>
        <w:t xml:space="preserve"> симптоматическую терапию</w:t>
      </w:r>
    </w:p>
    <w:p w14:paraId="6A645785" w14:textId="7C507E99" w:rsidR="00315CE7" w:rsidRPr="006E6534" w:rsidRDefault="00315CE7" w:rsidP="00415551">
      <w:pPr>
        <w:pStyle w:val="SDText"/>
        <w:rPr>
          <w:rFonts w:cs="Times New Roman"/>
          <w:b/>
          <w:bCs/>
          <w:color w:val="000000" w:themeColor="text1"/>
          <w:rPrChange w:id="2160" w:author="N F" w:date="2023-12-05T03:08:00Z">
            <w:rPr>
              <w:rFonts w:cs="Times New Roman"/>
              <w:b/>
              <w:bCs/>
            </w:rPr>
          </w:rPrChange>
        </w:rPr>
      </w:pPr>
      <w:r w:rsidRPr="006E6534">
        <w:rPr>
          <w:rFonts w:cs="Times New Roman"/>
          <w:b/>
          <w:bCs/>
          <w:color w:val="000000" w:themeColor="text1"/>
          <w:rPrChange w:id="2161" w:author="N F" w:date="2023-12-05T03:08:00Z">
            <w:rPr>
              <w:rFonts w:cs="Times New Roman"/>
              <w:b/>
              <w:bCs/>
            </w:rPr>
          </w:rPrChange>
        </w:rPr>
        <w:t>Хирургическое лечение:</w:t>
      </w:r>
    </w:p>
    <w:p w14:paraId="584182FD" w14:textId="2D924606" w:rsidR="00664007" w:rsidRPr="006E6534" w:rsidRDefault="00664007" w:rsidP="00415551">
      <w:pPr>
        <w:pStyle w:val="SDText"/>
        <w:rPr>
          <w:rFonts w:cs="Times New Roman"/>
          <w:color w:val="000000" w:themeColor="text1"/>
          <w:rPrChange w:id="2162" w:author="N F" w:date="2023-12-05T03:08:00Z">
            <w:rPr>
              <w:rFonts w:cs="Times New Roman"/>
            </w:rPr>
          </w:rPrChange>
        </w:rPr>
      </w:pPr>
      <w:r w:rsidRPr="006E6534">
        <w:rPr>
          <w:rFonts w:cs="Times New Roman"/>
          <w:color w:val="000000" w:themeColor="text1"/>
          <w:rPrChange w:id="2163" w:author="N F" w:date="2023-12-05T03:08:00Z">
            <w:rPr>
              <w:rFonts w:cs="Times New Roman"/>
            </w:rPr>
          </w:rPrChange>
        </w:rPr>
        <w:t>Один из основных методов лечения рака легкого – хирургический. Возможность выполнения и объем операции определяется распространенностью опухолевого процесса (критерий Т и N), гистологической формой опухоли и функциональным состоянием пациента. При карциноидных опухолях хирургический метод является основным. Карциноидные опухоли, особенно их типичные формы, характеризуются менее агрессивным местным инфильтративным ростом и отдаленным метастазированием, чем другие (чаще встречающиеся) формы НМРЛ – плоскоклеточный и железистый рак. Карциноиды развиваются чаще в крупных бронхах 1, 2 и 3 порядка</w:t>
      </w:r>
      <w:r w:rsidR="00E55EBC" w:rsidRPr="006E6534">
        <w:rPr>
          <w:rFonts w:cs="Times New Roman"/>
          <w:color w:val="000000" w:themeColor="text1"/>
          <w:rPrChange w:id="2164" w:author="N F" w:date="2023-12-05T03:08:00Z">
            <w:rPr>
              <w:rFonts w:cs="Times New Roman"/>
            </w:rPr>
          </w:rPrChange>
        </w:rPr>
        <w:t>,</w:t>
      </w:r>
      <w:r w:rsidRPr="006E6534">
        <w:rPr>
          <w:rFonts w:cs="Times New Roman"/>
          <w:color w:val="000000" w:themeColor="text1"/>
          <w:rPrChange w:id="2165" w:author="N F" w:date="2023-12-05T03:08:00Z">
            <w:rPr>
              <w:rFonts w:cs="Times New Roman"/>
            </w:rPr>
          </w:rPrChange>
        </w:rPr>
        <w:t xml:space="preserve"> и характеризуются преимущественно экзофитным, внутрипросветным ростом, без распространения опухоли по стенке бронха, что чаще позволяет выполнить органосохраняющую радикальную операцию в объеме лоб-, билобэктомии с использованием резекции</w:t>
      </w:r>
      <w:r w:rsidR="00E55EBC" w:rsidRPr="006E6534">
        <w:rPr>
          <w:rFonts w:cs="Times New Roman"/>
          <w:color w:val="000000" w:themeColor="text1"/>
          <w:rPrChange w:id="2166" w:author="N F" w:date="2023-12-05T03:08:00Z">
            <w:rPr>
              <w:rFonts w:cs="Times New Roman"/>
            </w:rPr>
          </w:rPrChange>
        </w:rPr>
        <w:t>,</w:t>
      </w:r>
      <w:r w:rsidRPr="006E6534">
        <w:rPr>
          <w:rFonts w:cs="Times New Roman"/>
          <w:color w:val="000000" w:themeColor="text1"/>
          <w:rPrChange w:id="2167" w:author="N F" w:date="2023-12-05T03:08:00Z">
            <w:rPr>
              <w:rFonts w:cs="Times New Roman"/>
            </w:rPr>
          </w:rPrChange>
        </w:rPr>
        <w:t xml:space="preserve"> и реконструкции бронхов и трахеи или изолированную радикальную резекцию бронхов, трахеи и ее бифуркации с сохранением функции всего легкого. Эндоскопическое, эндобронхиальное удаление карциноидных опухолей может быть проведено у пациентов без прорастания опухолью всей стенки бронха, у которых по тем или иным причинам нельзя провести радикальную резекцию легкого и бронха открытым способом или через торакоскопический доступ. При обследовании до операции всегда сложно установить истинную глубину поражения опухолью стенки бронха </w:t>
      </w:r>
      <w:r w:rsidR="00CD6E8D" w:rsidRPr="006E6534">
        <w:rPr>
          <w:rFonts w:cs="Times New Roman"/>
          <w:color w:val="000000" w:themeColor="text1"/>
          <w:rPrChange w:id="2168" w:author="N F" w:date="2023-12-05T03:08:00Z">
            <w:rPr>
              <w:rFonts w:cs="Times New Roman"/>
            </w:rPr>
          </w:rPrChange>
        </w:rPr>
        <w:fldChar w:fldCharType="begin"/>
      </w:r>
      <w:r w:rsidR="007646E1" w:rsidRPr="006E6534">
        <w:rPr>
          <w:rFonts w:cs="Times New Roman"/>
          <w:color w:val="000000" w:themeColor="text1"/>
          <w:rPrChange w:id="2169" w:author="N F" w:date="2023-12-05T03:08:00Z">
            <w:rPr>
              <w:rFonts w:cs="Times New Roman"/>
            </w:rPr>
          </w:rPrChange>
        </w:rPr>
        <w:instrText xml:space="preserve"> ADDIN ZOTERO_ITEM CSL_CITATION {"citationID":"yyg4kpq8","properties":{"formattedCitation":"(1)","plainCitation":"(1)","noteIndex":0},"citationItems":[{"id":161885,"uris":["http://zotero.org/groups/4735135/items/TKC58DDZ"],"itemData":{"id":161885,"type":"webpage","title":"Злокачественное новообразование бронхов и легкого. Клинические рекомендации","URL":"https://cr.minzdrav.gov.ru/recomend/30_4","author":[{"family":"Ассоциация онкологов России","given":""}],"accessed":{"date-parts":[["2022",8,2]]},"issued":{"date-parts":[["2022"]]}}}],"schema":"https://github.com/citation-style-language/schema/raw/master/csl-citation.json"} </w:instrText>
      </w:r>
      <w:r w:rsidR="00CD6E8D" w:rsidRPr="006E6534">
        <w:rPr>
          <w:rFonts w:cs="Times New Roman"/>
          <w:color w:val="000000" w:themeColor="text1"/>
          <w:rPrChange w:id="2170" w:author="N F" w:date="2023-12-05T03:08:00Z">
            <w:rPr>
              <w:rFonts w:cs="Times New Roman"/>
            </w:rPr>
          </w:rPrChange>
        </w:rPr>
        <w:fldChar w:fldCharType="separate"/>
      </w:r>
      <w:del w:id="2171" w:author="Barshadskaya, Yuliya" w:date="2024-01-11T16:49:00Z">
        <w:r w:rsidR="00CD6E8D" w:rsidRPr="006E6534" w:rsidDel="00244B01">
          <w:rPr>
            <w:rFonts w:cs="Times New Roman"/>
            <w:color w:val="000000" w:themeColor="text1"/>
            <w:rPrChange w:id="2172" w:author="N F" w:date="2023-12-05T03:08:00Z">
              <w:rPr>
                <w:rFonts w:cs="Times New Roman"/>
              </w:rPr>
            </w:rPrChange>
          </w:rPr>
          <w:delText>(</w:delText>
        </w:r>
      </w:del>
      <w:ins w:id="2173" w:author="Barshadskaya, Yuliya" w:date="2024-01-11T16:50:00Z">
        <w:r w:rsidR="0018315E" w:rsidRPr="0018315E">
          <w:t xml:space="preserve"> </w:t>
        </w:r>
        <w:r w:rsidR="0018315E" w:rsidRPr="0018315E">
          <w:rPr>
            <w:rFonts w:cs="Times New Roman"/>
            <w:color w:val="000000" w:themeColor="text1"/>
          </w:rPr>
          <w:t>[</w:t>
        </w:r>
      </w:ins>
      <w:r w:rsidR="00CD6E8D" w:rsidRPr="006E6534">
        <w:rPr>
          <w:rFonts w:cs="Times New Roman"/>
          <w:color w:val="000000" w:themeColor="text1"/>
          <w:rPrChange w:id="2174" w:author="N F" w:date="2023-12-05T03:08:00Z">
            <w:rPr>
              <w:rFonts w:cs="Times New Roman"/>
            </w:rPr>
          </w:rPrChange>
        </w:rPr>
        <w:t>1</w:t>
      </w:r>
      <w:ins w:id="2175" w:author="Barshadskaya, Yuliya" w:date="2024-01-11T16:50:00Z">
        <w:r w:rsidR="0018315E" w:rsidRPr="0018315E">
          <w:t>]</w:t>
        </w:r>
      </w:ins>
      <w:del w:id="2176" w:author="Barshadskaya, Yuliya" w:date="2024-01-11T16:50:00Z">
        <w:r w:rsidR="00CD6E8D" w:rsidRPr="006E6534" w:rsidDel="0018315E">
          <w:rPr>
            <w:rFonts w:cs="Times New Roman"/>
            <w:color w:val="000000" w:themeColor="text1"/>
            <w:rPrChange w:id="2177" w:author="N F" w:date="2023-12-05T03:08:00Z">
              <w:rPr>
                <w:rFonts w:cs="Times New Roman"/>
              </w:rPr>
            </w:rPrChange>
          </w:rPr>
          <w:delText>)</w:delText>
        </w:r>
      </w:del>
      <w:r w:rsidR="00CD6E8D" w:rsidRPr="006E6534">
        <w:rPr>
          <w:rFonts w:cs="Times New Roman"/>
          <w:color w:val="000000" w:themeColor="text1"/>
          <w:rPrChange w:id="2178" w:author="N F" w:date="2023-12-05T03:08:00Z">
            <w:rPr>
              <w:rFonts w:cs="Times New Roman"/>
            </w:rPr>
          </w:rPrChange>
        </w:rPr>
        <w:fldChar w:fldCharType="end"/>
      </w:r>
      <w:r w:rsidR="005A13D7" w:rsidRPr="006E6534">
        <w:rPr>
          <w:rFonts w:cs="Times New Roman"/>
          <w:color w:val="000000" w:themeColor="text1"/>
          <w:rPrChange w:id="2179" w:author="N F" w:date="2023-12-05T03:08:00Z">
            <w:rPr>
              <w:rFonts w:cs="Times New Roman"/>
            </w:rPr>
          </w:rPrChange>
        </w:rPr>
        <w:t>.</w:t>
      </w:r>
    </w:p>
    <w:p w14:paraId="141F22B3" w14:textId="4CF36753" w:rsidR="004A7586" w:rsidRPr="006E6534" w:rsidRDefault="004A7586" w:rsidP="00415551">
      <w:pPr>
        <w:pStyle w:val="SDText"/>
        <w:rPr>
          <w:rFonts w:cs="Times New Roman"/>
          <w:b/>
          <w:bCs/>
          <w:color w:val="000000" w:themeColor="text1"/>
          <w:rPrChange w:id="2180" w:author="N F" w:date="2023-12-05T03:08:00Z">
            <w:rPr>
              <w:rFonts w:cs="Times New Roman"/>
              <w:b/>
              <w:bCs/>
            </w:rPr>
          </w:rPrChange>
        </w:rPr>
      </w:pPr>
      <w:r w:rsidRPr="006E6534">
        <w:rPr>
          <w:rFonts w:cs="Times New Roman"/>
          <w:b/>
          <w:bCs/>
          <w:color w:val="000000" w:themeColor="text1"/>
          <w:rPrChange w:id="2181" w:author="N F" w:date="2023-12-05T03:08:00Z">
            <w:rPr>
              <w:rFonts w:cs="Times New Roman"/>
              <w:b/>
              <w:bCs/>
            </w:rPr>
          </w:rPrChange>
        </w:rPr>
        <w:t>Адъювантная терапия:</w:t>
      </w:r>
    </w:p>
    <w:p w14:paraId="27B18129" w14:textId="6A92DFBA" w:rsidR="005A13D7" w:rsidRPr="006E6534" w:rsidRDefault="005A13D7" w:rsidP="00415551">
      <w:pPr>
        <w:pStyle w:val="SDText"/>
        <w:rPr>
          <w:rFonts w:cs="Times New Roman"/>
          <w:color w:val="000000" w:themeColor="text1"/>
          <w:rPrChange w:id="2182" w:author="N F" w:date="2023-12-05T03:08:00Z">
            <w:rPr>
              <w:rFonts w:cs="Times New Roman"/>
            </w:rPr>
          </w:rPrChange>
        </w:rPr>
      </w:pPr>
      <w:r w:rsidRPr="006E6534">
        <w:rPr>
          <w:rFonts w:cs="Times New Roman"/>
          <w:color w:val="000000" w:themeColor="text1"/>
          <w:rPrChange w:id="2183" w:author="N F" w:date="2023-12-05T03:08:00Z">
            <w:rPr>
              <w:rFonts w:cs="Times New Roman"/>
            </w:rPr>
          </w:rPrChange>
        </w:rPr>
        <w:t xml:space="preserve">Пациентам с Ib–IIIA стадией при выявлении активирующих мутаций гена EGFR (19 и 21 экзоны) рекомендуется адъювантная таргетная терапия ингибиторами </w:t>
      </w:r>
      <w:r w:rsidR="008D5E5E" w:rsidRPr="006E6534">
        <w:rPr>
          <w:rFonts w:cs="Times New Roman"/>
          <w:color w:val="000000" w:themeColor="text1"/>
          <w:lang w:val="en-US"/>
          <w:rPrChange w:id="2184" w:author="N F" w:date="2023-12-05T03:08:00Z">
            <w:rPr>
              <w:rFonts w:cs="Times New Roman"/>
              <w:lang w:val="en-US"/>
            </w:rPr>
          </w:rPrChange>
        </w:rPr>
        <w:t>EGFR</w:t>
      </w:r>
      <w:r w:rsidR="00B06A65" w:rsidRPr="006E6534">
        <w:rPr>
          <w:rFonts w:cs="Times New Roman"/>
          <w:color w:val="000000" w:themeColor="text1"/>
          <w:rPrChange w:id="2185" w:author="N F" w:date="2023-12-05T03:08:00Z">
            <w:rPr>
              <w:rFonts w:cs="Times New Roman"/>
            </w:rPr>
          </w:rPrChange>
        </w:rPr>
        <w:t xml:space="preserve"> </w:t>
      </w:r>
      <w:r w:rsidR="008D5E5E" w:rsidRPr="006E6534">
        <w:rPr>
          <w:rFonts w:cs="Times New Roman"/>
          <w:color w:val="000000" w:themeColor="text1"/>
          <w:rPrChange w:id="2186" w:author="N F" w:date="2023-12-05T03:08:00Z">
            <w:rPr>
              <w:rFonts w:cs="Times New Roman"/>
            </w:rPr>
          </w:rPrChange>
        </w:rPr>
        <w:t xml:space="preserve">третьего </w:t>
      </w:r>
      <w:r w:rsidRPr="006E6534">
        <w:rPr>
          <w:rFonts w:cs="Times New Roman"/>
          <w:color w:val="000000" w:themeColor="text1"/>
          <w:rPrChange w:id="2187" w:author="N F" w:date="2023-12-05T03:08:00Z">
            <w:rPr>
              <w:rFonts w:cs="Times New Roman"/>
            </w:rPr>
          </w:rPrChange>
        </w:rPr>
        <w:t>поколения</w:t>
      </w:r>
      <w:r w:rsidR="00AE347F" w:rsidRPr="006E6534">
        <w:rPr>
          <w:rFonts w:cs="Times New Roman"/>
          <w:color w:val="000000" w:themeColor="text1"/>
          <w:rPrChange w:id="2188" w:author="N F" w:date="2023-12-05T03:08:00Z">
            <w:rPr>
              <w:rFonts w:cs="Times New Roman"/>
            </w:rPr>
          </w:rPrChange>
        </w:rPr>
        <w:t>, в том числе</w:t>
      </w:r>
      <w:r w:rsidRPr="006E6534">
        <w:rPr>
          <w:rFonts w:cs="Times New Roman"/>
          <w:color w:val="000000" w:themeColor="text1"/>
          <w:rPrChange w:id="2189" w:author="N F" w:date="2023-12-05T03:08:00Z">
            <w:rPr>
              <w:rFonts w:cs="Times New Roman"/>
            </w:rPr>
          </w:rPrChange>
        </w:rPr>
        <w:t xml:space="preserve"> осимертинибом (L01XE ингибитор протеинкиназы) с целью улучшения безрецидивной выживаемости у данных пациентов. Таргетная терапия может </w:t>
      </w:r>
      <w:r w:rsidRPr="006E6534">
        <w:rPr>
          <w:rFonts w:cs="Times New Roman"/>
          <w:color w:val="000000" w:themeColor="text1"/>
          <w:rPrChange w:id="2190" w:author="N F" w:date="2023-12-05T03:08:00Z">
            <w:rPr>
              <w:rFonts w:cs="Times New Roman"/>
            </w:rPr>
          </w:rPrChange>
        </w:rPr>
        <w:lastRenderedPageBreak/>
        <w:t xml:space="preserve">быть начата после адъювантной </w:t>
      </w:r>
      <w:r w:rsidR="00B06A65" w:rsidRPr="006E6534">
        <w:rPr>
          <w:rFonts w:cs="Times New Roman"/>
          <w:color w:val="000000" w:themeColor="text1"/>
          <w:rPrChange w:id="2191" w:author="N F" w:date="2023-12-05T03:08:00Z">
            <w:rPr>
              <w:rFonts w:cs="Times New Roman"/>
            </w:rPr>
          </w:rPrChange>
        </w:rPr>
        <w:t>паллиативной химиотерапии</w:t>
      </w:r>
      <w:r w:rsidRPr="006E6534">
        <w:rPr>
          <w:rFonts w:cs="Times New Roman"/>
          <w:color w:val="000000" w:themeColor="text1"/>
          <w:rPrChange w:id="2192" w:author="N F" w:date="2023-12-05T03:08:00Z">
            <w:rPr>
              <w:rFonts w:cs="Times New Roman"/>
            </w:rPr>
          </w:rPrChange>
        </w:rPr>
        <w:t xml:space="preserve"> (до 26 недель после операции) или вместо адъювантной </w:t>
      </w:r>
      <w:r w:rsidR="00F7623A" w:rsidRPr="006E6534">
        <w:rPr>
          <w:rFonts w:cs="Times New Roman"/>
          <w:color w:val="000000" w:themeColor="text1"/>
          <w:rPrChange w:id="2193" w:author="N F" w:date="2023-12-05T03:08:00Z">
            <w:rPr>
              <w:rFonts w:cs="Times New Roman"/>
            </w:rPr>
          </w:rPrChange>
        </w:rPr>
        <w:t>паллиативной химиотерапии</w:t>
      </w:r>
      <w:r w:rsidRPr="006E6534">
        <w:rPr>
          <w:rFonts w:cs="Times New Roman"/>
          <w:color w:val="000000" w:themeColor="text1"/>
          <w:rPrChange w:id="2194" w:author="N F" w:date="2023-12-05T03:08:00Z">
            <w:rPr>
              <w:rFonts w:cs="Times New Roman"/>
            </w:rPr>
          </w:rPrChange>
        </w:rPr>
        <w:t xml:space="preserve"> (до 10 недель после операции</w:t>
      </w:r>
      <w:r w:rsidR="00515482" w:rsidRPr="006E6534">
        <w:rPr>
          <w:rFonts w:cs="Times New Roman"/>
          <w:color w:val="000000" w:themeColor="text1"/>
          <w:rPrChange w:id="2195" w:author="N F" w:date="2023-12-05T03:08:00Z">
            <w:rPr>
              <w:rFonts w:cs="Times New Roman"/>
            </w:rPr>
          </w:rPrChange>
        </w:rPr>
        <w:t xml:space="preserve">, </w:t>
      </w:r>
      <w:r w:rsidR="008756ED" w:rsidRPr="006E6534">
        <w:rPr>
          <w:rFonts w:cs="Times New Roman"/>
          <w:color w:val="000000" w:themeColor="text1"/>
          <w:rPrChange w:id="2196" w:author="N F" w:date="2023-12-05T03:08:00Z">
            <w:rPr>
              <w:rFonts w:cs="Times New Roman"/>
            </w:rPr>
          </w:rPrChange>
        </w:rPr>
        <w:fldChar w:fldCharType="begin"/>
      </w:r>
      <w:r w:rsidR="008756ED" w:rsidRPr="006E6534">
        <w:rPr>
          <w:rFonts w:cs="Times New Roman"/>
          <w:color w:val="000000" w:themeColor="text1"/>
          <w:rPrChange w:id="2197" w:author="N F" w:date="2023-12-05T03:08:00Z">
            <w:rPr>
              <w:rFonts w:cs="Times New Roman"/>
            </w:rPr>
          </w:rPrChange>
        </w:rPr>
        <w:instrText xml:space="preserve"> REF _Ref115455602 \h </w:instrText>
      </w:r>
      <w:r w:rsidR="00415551" w:rsidRPr="006E6534">
        <w:rPr>
          <w:rFonts w:cs="Times New Roman"/>
          <w:color w:val="000000" w:themeColor="text1"/>
          <w:rPrChange w:id="2198" w:author="N F" w:date="2023-12-05T03:08:00Z">
            <w:rPr>
              <w:rFonts w:cs="Times New Roman"/>
            </w:rPr>
          </w:rPrChange>
        </w:rPr>
        <w:instrText xml:space="preserve"> \* MERGEFORMAT </w:instrText>
      </w:r>
      <w:r w:rsidR="008756ED" w:rsidRPr="006E6534">
        <w:rPr>
          <w:rFonts w:cs="Times New Roman"/>
          <w:color w:val="000000" w:themeColor="text1"/>
          <w:rPrChange w:id="2199" w:author="N F" w:date="2023-12-05T03:08:00Z">
            <w:rPr>
              <w:rFonts w:cs="Times New Roman"/>
              <w:color w:val="000000" w:themeColor="text1"/>
            </w:rPr>
          </w:rPrChange>
        </w:rPr>
      </w:r>
      <w:r w:rsidR="008756ED" w:rsidRPr="006E6534">
        <w:rPr>
          <w:rFonts w:cs="Times New Roman"/>
          <w:color w:val="000000" w:themeColor="text1"/>
          <w:rPrChange w:id="2200" w:author="N F" w:date="2023-12-05T03:08:00Z">
            <w:rPr>
              <w:rFonts w:cs="Times New Roman"/>
            </w:rPr>
          </w:rPrChange>
        </w:rPr>
        <w:fldChar w:fldCharType="separate"/>
      </w:r>
      <w:r w:rsidR="004C4CE2" w:rsidRPr="006E6534">
        <w:rPr>
          <w:rFonts w:cs="Times New Roman"/>
          <w:color w:val="000000" w:themeColor="text1"/>
          <w:rPrChange w:id="2201" w:author="N F" w:date="2023-12-05T03:08:00Z">
            <w:rPr>
              <w:rFonts w:cs="Times New Roman"/>
            </w:rPr>
          </w:rPrChange>
        </w:rPr>
        <w:t xml:space="preserve">Таблица </w:t>
      </w:r>
      <w:r w:rsidR="004C4CE2" w:rsidRPr="006E6534">
        <w:rPr>
          <w:rFonts w:cs="Times New Roman"/>
          <w:noProof/>
          <w:color w:val="000000" w:themeColor="text1"/>
          <w:rPrChange w:id="2202" w:author="N F" w:date="2023-12-05T03:08:00Z">
            <w:rPr>
              <w:rFonts w:cs="Times New Roman"/>
              <w:noProof/>
            </w:rPr>
          </w:rPrChange>
        </w:rPr>
        <w:t>1</w:t>
      </w:r>
      <w:r w:rsidR="004C4CE2" w:rsidRPr="006E6534">
        <w:rPr>
          <w:rFonts w:cs="Times New Roman"/>
          <w:color w:val="000000" w:themeColor="text1"/>
          <w:rPrChange w:id="2203" w:author="N F" w:date="2023-12-05T03:08:00Z">
            <w:rPr>
              <w:rFonts w:cs="Times New Roman"/>
            </w:rPr>
          </w:rPrChange>
        </w:rPr>
        <w:noBreakHyphen/>
      </w:r>
      <w:r w:rsidR="004C4CE2" w:rsidRPr="006E6534">
        <w:rPr>
          <w:rFonts w:cs="Times New Roman"/>
          <w:noProof/>
          <w:color w:val="000000" w:themeColor="text1"/>
          <w:rPrChange w:id="2204" w:author="N F" w:date="2023-12-05T03:08:00Z">
            <w:rPr>
              <w:rFonts w:cs="Times New Roman"/>
              <w:noProof/>
            </w:rPr>
          </w:rPrChange>
        </w:rPr>
        <w:t>1</w:t>
      </w:r>
      <w:r w:rsidR="008756ED" w:rsidRPr="006E6534">
        <w:rPr>
          <w:rFonts w:cs="Times New Roman"/>
          <w:color w:val="000000" w:themeColor="text1"/>
          <w:rPrChange w:id="2205" w:author="N F" w:date="2023-12-05T03:08:00Z">
            <w:rPr>
              <w:rFonts w:cs="Times New Roman"/>
            </w:rPr>
          </w:rPrChange>
        </w:rPr>
        <w:fldChar w:fldCharType="end"/>
      </w:r>
      <w:r w:rsidR="00515482" w:rsidRPr="006E6534">
        <w:rPr>
          <w:rFonts w:cs="Times New Roman"/>
          <w:color w:val="000000" w:themeColor="text1"/>
          <w:rPrChange w:id="2206" w:author="N F" w:date="2023-12-05T03:08:00Z">
            <w:rPr>
              <w:rFonts w:cs="Times New Roman"/>
            </w:rPr>
          </w:rPrChange>
        </w:rPr>
        <w:t>)</w:t>
      </w:r>
      <w:r w:rsidRPr="006E6534">
        <w:rPr>
          <w:rFonts w:cs="Times New Roman"/>
          <w:color w:val="000000" w:themeColor="text1"/>
          <w:rPrChange w:id="2207" w:author="N F" w:date="2023-12-05T03:08:00Z">
            <w:rPr>
              <w:rFonts w:cs="Times New Roman"/>
            </w:rPr>
          </w:rPrChange>
        </w:rPr>
        <w:t xml:space="preserve"> </w:t>
      </w:r>
      <w:r w:rsidRPr="006E6534">
        <w:rPr>
          <w:rFonts w:cs="Times New Roman"/>
          <w:color w:val="000000" w:themeColor="text1"/>
          <w:rPrChange w:id="2208" w:author="N F" w:date="2023-12-05T03:08:00Z">
            <w:rPr>
              <w:rFonts w:cs="Times New Roman"/>
            </w:rPr>
          </w:rPrChange>
        </w:rPr>
        <w:fldChar w:fldCharType="begin"/>
      </w:r>
      <w:r w:rsidRPr="006E6534">
        <w:rPr>
          <w:rFonts w:cs="Times New Roman"/>
          <w:color w:val="000000" w:themeColor="text1"/>
          <w:rPrChange w:id="2209" w:author="N F" w:date="2023-12-05T03:08:00Z">
            <w:rPr>
              <w:rFonts w:cs="Times New Roman"/>
            </w:rPr>
          </w:rPrChange>
        </w:rPr>
        <w:instrText xml:space="preserve"> ADDIN ZOTERO_ITEM CSL_CITATION {"citationID":"yyg4kpq8","properties":{"formattedCitation":"(1)","plainCitation":"(1)","noteIndex":0},"citationItems":[{"id":161885,"uris":["http://zotero.org/groups/4735135/items/TKC58DDZ"],"itemData":{"id":161885,"type":"webpage","title":"Злокачественное новообразование бронхов и легкого. Клинические рекомендации","URL":"https://cr.minzdrav.gov.ru/recomend/30_4","author":[{"family":"Ассоциация онкологов России","given":""}],"accessed":{"date-parts":[["2022",8,2]]},"issued":{"date-parts":[["2022"]]}}}],"schema":"https://github.com/citation-style-language/schema/raw/master/csl-citation.json"} </w:instrText>
      </w:r>
      <w:r w:rsidRPr="006E6534">
        <w:rPr>
          <w:rFonts w:cs="Times New Roman"/>
          <w:color w:val="000000" w:themeColor="text1"/>
          <w:rPrChange w:id="2210" w:author="N F" w:date="2023-12-05T03:08:00Z">
            <w:rPr>
              <w:rFonts w:cs="Times New Roman"/>
            </w:rPr>
          </w:rPrChange>
        </w:rPr>
        <w:fldChar w:fldCharType="separate"/>
      </w:r>
      <w:ins w:id="2211" w:author="Barshadskaya, Yuliya" w:date="2024-01-11T16:51:00Z">
        <w:r w:rsidR="0018315E" w:rsidRPr="0018315E">
          <w:t xml:space="preserve"> </w:t>
        </w:r>
        <w:r w:rsidR="0018315E" w:rsidRPr="0018315E">
          <w:rPr>
            <w:rFonts w:cs="Times New Roman"/>
            <w:color w:val="000000" w:themeColor="text1"/>
          </w:rPr>
          <w:t>[</w:t>
        </w:r>
      </w:ins>
      <w:del w:id="2212" w:author="Barshadskaya, Yuliya" w:date="2024-01-11T16:51:00Z">
        <w:r w:rsidRPr="006E6534" w:rsidDel="0018315E">
          <w:rPr>
            <w:rFonts w:cs="Times New Roman"/>
            <w:color w:val="000000" w:themeColor="text1"/>
            <w:rPrChange w:id="2213" w:author="N F" w:date="2023-12-05T03:08:00Z">
              <w:rPr>
                <w:rFonts w:cs="Times New Roman"/>
              </w:rPr>
            </w:rPrChange>
          </w:rPr>
          <w:delText>(</w:delText>
        </w:r>
      </w:del>
      <w:r w:rsidRPr="006E6534">
        <w:rPr>
          <w:rFonts w:cs="Times New Roman"/>
          <w:color w:val="000000" w:themeColor="text1"/>
          <w:rPrChange w:id="2214" w:author="N F" w:date="2023-12-05T03:08:00Z">
            <w:rPr>
              <w:rFonts w:cs="Times New Roman"/>
            </w:rPr>
          </w:rPrChange>
        </w:rPr>
        <w:t>1</w:t>
      </w:r>
      <w:ins w:id="2215" w:author="Barshadskaya, Yuliya" w:date="2024-01-11T16:51:00Z">
        <w:r w:rsidR="0018315E" w:rsidRPr="0018315E">
          <w:rPr>
            <w:rFonts w:cs="Times New Roman"/>
            <w:color w:val="000000" w:themeColor="text1"/>
          </w:rPr>
          <w:t>]</w:t>
        </w:r>
      </w:ins>
      <w:del w:id="2216" w:author="Barshadskaya, Yuliya" w:date="2024-01-11T16:51:00Z">
        <w:r w:rsidRPr="006E6534" w:rsidDel="0018315E">
          <w:rPr>
            <w:rFonts w:cs="Times New Roman"/>
            <w:color w:val="000000" w:themeColor="text1"/>
            <w:rPrChange w:id="2217" w:author="N F" w:date="2023-12-05T03:08:00Z">
              <w:rPr>
                <w:rFonts w:cs="Times New Roman"/>
              </w:rPr>
            </w:rPrChange>
          </w:rPr>
          <w:delText>)</w:delText>
        </w:r>
      </w:del>
      <w:r w:rsidRPr="006E6534">
        <w:rPr>
          <w:rFonts w:cs="Times New Roman"/>
          <w:color w:val="000000" w:themeColor="text1"/>
          <w:rPrChange w:id="2218" w:author="N F" w:date="2023-12-05T03:08:00Z">
            <w:rPr>
              <w:rFonts w:cs="Times New Roman"/>
            </w:rPr>
          </w:rPrChange>
        </w:rPr>
        <w:fldChar w:fldCharType="end"/>
      </w:r>
      <w:r w:rsidRPr="006E6534">
        <w:rPr>
          <w:rFonts w:cs="Times New Roman"/>
          <w:color w:val="000000" w:themeColor="text1"/>
          <w:rPrChange w:id="2219" w:author="N F" w:date="2023-12-05T03:08:00Z">
            <w:rPr>
              <w:rFonts w:cs="Times New Roman"/>
            </w:rPr>
          </w:rPrChange>
        </w:rPr>
        <w:t>.</w:t>
      </w:r>
    </w:p>
    <w:p w14:paraId="5C79F2FF" w14:textId="176DFF42" w:rsidR="00BF6114" w:rsidRPr="00527FD0" w:rsidRDefault="00BF6114">
      <w:pPr>
        <w:pStyle w:val="SDTable"/>
        <w:spacing w:after="0"/>
        <w:jc w:val="both"/>
        <w:pPrChange w:id="2220" w:author="Barshadskaya, Yuliya" w:date="2024-02-22T21:09:00Z">
          <w:pPr>
            <w:pStyle w:val="SDTable"/>
          </w:pPr>
        </w:pPrChange>
      </w:pPr>
      <w:bookmarkStart w:id="2221" w:name="_Ref115455602"/>
      <w:bookmarkStart w:id="2222" w:name="_Toc115733156"/>
      <w:r w:rsidRPr="008D2D2E">
        <w:rPr>
          <w:b/>
          <w:rPrChange w:id="2223" w:author="Barshadskaya, Yuliya" w:date="2024-02-22T21:09:00Z">
            <w:rPr/>
          </w:rPrChange>
        </w:rPr>
        <w:t xml:space="preserve">Таблица </w:t>
      </w:r>
      <w:r w:rsidR="003D1135" w:rsidRPr="008D2D2E">
        <w:rPr>
          <w:b/>
          <w:rPrChange w:id="2224" w:author="Barshadskaya, Yuliya" w:date="2024-02-22T21:09:00Z">
            <w:rPr/>
          </w:rPrChange>
        </w:rPr>
        <w:fldChar w:fldCharType="begin"/>
      </w:r>
      <w:r w:rsidR="003D1135" w:rsidRPr="008D2D2E">
        <w:rPr>
          <w:b/>
          <w:rPrChange w:id="2225" w:author="Barshadskaya, Yuliya" w:date="2024-02-22T21:09:00Z">
            <w:rPr>
              <w:rFonts w:cs="Times New Roman"/>
            </w:rPr>
          </w:rPrChange>
        </w:rPr>
        <w:instrText xml:space="preserve"> STYLEREF 1 \s </w:instrText>
      </w:r>
      <w:r w:rsidR="003D1135" w:rsidRPr="008D2D2E">
        <w:rPr>
          <w:b/>
          <w:rPrChange w:id="2226" w:author="Barshadskaya, Yuliya" w:date="2024-02-22T21:09:00Z">
            <w:rPr/>
          </w:rPrChange>
        </w:rPr>
        <w:fldChar w:fldCharType="separate"/>
      </w:r>
      <w:r w:rsidR="004C4CE2" w:rsidRPr="008D2D2E">
        <w:rPr>
          <w:b/>
          <w:noProof/>
          <w:rPrChange w:id="2227" w:author="Barshadskaya, Yuliya" w:date="2024-02-22T21:09:00Z">
            <w:rPr>
              <w:noProof/>
            </w:rPr>
          </w:rPrChange>
        </w:rPr>
        <w:t>1</w:t>
      </w:r>
      <w:r w:rsidR="003D1135" w:rsidRPr="008D2D2E">
        <w:rPr>
          <w:b/>
          <w:rPrChange w:id="2228" w:author="Barshadskaya, Yuliya" w:date="2024-02-22T21:09:00Z">
            <w:rPr/>
          </w:rPrChange>
        </w:rPr>
        <w:fldChar w:fldCharType="end"/>
      </w:r>
      <w:r w:rsidR="003D1135" w:rsidRPr="008D2D2E">
        <w:rPr>
          <w:b/>
          <w:rPrChange w:id="2229" w:author="Barshadskaya, Yuliya" w:date="2024-02-22T21:09:00Z">
            <w:rPr/>
          </w:rPrChange>
        </w:rPr>
        <w:noBreakHyphen/>
      </w:r>
      <w:r w:rsidR="003D1135" w:rsidRPr="008D2D2E">
        <w:rPr>
          <w:b/>
          <w:rPrChange w:id="2230" w:author="Barshadskaya, Yuliya" w:date="2024-02-22T21:09:00Z">
            <w:rPr/>
          </w:rPrChange>
        </w:rPr>
        <w:fldChar w:fldCharType="begin"/>
      </w:r>
      <w:r w:rsidR="003D1135" w:rsidRPr="008D2D2E">
        <w:rPr>
          <w:b/>
          <w:rPrChange w:id="2231" w:author="Barshadskaya, Yuliya" w:date="2024-02-22T21:09:00Z">
            <w:rPr>
              <w:rFonts w:cs="Times New Roman"/>
            </w:rPr>
          </w:rPrChange>
        </w:rPr>
        <w:instrText xml:space="preserve"> SEQ Таблица \* ARABIC \s 1 </w:instrText>
      </w:r>
      <w:r w:rsidR="003D1135" w:rsidRPr="008D2D2E">
        <w:rPr>
          <w:b/>
          <w:rPrChange w:id="2232" w:author="Barshadskaya, Yuliya" w:date="2024-02-22T21:09:00Z">
            <w:rPr/>
          </w:rPrChange>
        </w:rPr>
        <w:fldChar w:fldCharType="separate"/>
      </w:r>
      <w:r w:rsidR="004C4CE2" w:rsidRPr="008D2D2E">
        <w:rPr>
          <w:b/>
          <w:noProof/>
          <w:rPrChange w:id="2233" w:author="Barshadskaya, Yuliya" w:date="2024-02-22T21:09:00Z">
            <w:rPr>
              <w:noProof/>
            </w:rPr>
          </w:rPrChange>
        </w:rPr>
        <w:t>1</w:t>
      </w:r>
      <w:r w:rsidR="003D1135" w:rsidRPr="008D2D2E">
        <w:rPr>
          <w:b/>
          <w:rPrChange w:id="2234" w:author="Barshadskaya, Yuliya" w:date="2024-02-22T21:09:00Z">
            <w:rPr/>
          </w:rPrChange>
        </w:rPr>
        <w:fldChar w:fldCharType="end"/>
      </w:r>
      <w:bookmarkEnd w:id="2221"/>
      <w:ins w:id="2235" w:author="N F" w:date="2023-08-03T18:12:00Z">
        <w:r w:rsidR="00A55490" w:rsidRPr="008D2D2E">
          <w:rPr>
            <w:b/>
            <w:rPrChange w:id="2236" w:author="Barshadskaya, Yuliya" w:date="2024-02-22T21:09:00Z">
              <w:rPr/>
            </w:rPrChange>
          </w:rPr>
          <w:t>.</w:t>
        </w:r>
      </w:ins>
      <w:r w:rsidR="008756ED" w:rsidRPr="00527FD0">
        <w:t xml:space="preserve"> Рекомендуемые схемы лекарственной терапии при проведении адъювантной терапии немелкоклеточного рака легкого</w:t>
      </w:r>
      <w:r w:rsidRPr="00527FD0">
        <w:t xml:space="preserve"> </w:t>
      </w:r>
      <w:r w:rsidRPr="00527FD0">
        <w:fldChar w:fldCharType="begin"/>
      </w:r>
      <w:r w:rsidRPr="002E36A6">
        <w:instrText xml:space="preserve"> ADDIN ZOTERO_ITEM CSL_CITATION {"citationID":"yyg4kpq8","properties":{"formattedCitation":"(1)","plainCitation":"(1)","noteIndex":0},"citationItems":[{"id":161885,"uris":["http://zotero.org/groups/4735135/items/TKC58DDZ"],"itemData":{"id":161885,"type":"webpage","title":"Злокачественное новообразование бронхов и легкого. Клинические рекомендации","URL":"https://cr.minzdrav.gov.ru/recomend/30_4","author":[{"family":"Ассоциация онкологов России","given":""}],"accessed":{"date-parts":[["2022",8,2]]},"issued":{"date-parts":[["2022"]]}}}],"schema":"https://github.com/citation-style-language/schema/raw/master/csl-citation.json"} </w:instrText>
      </w:r>
      <w:r w:rsidRPr="00527FD0">
        <w:fldChar w:fldCharType="separate"/>
      </w:r>
      <w:ins w:id="2237" w:author="Barshadskaya, Yuliya" w:date="2024-01-11T16:52:00Z">
        <w:r w:rsidR="0018315E" w:rsidRPr="0018315E">
          <w:t xml:space="preserve"> </w:t>
        </w:r>
        <w:r w:rsidR="0018315E" w:rsidRPr="0018315E">
          <w:rPr>
            <w:b/>
          </w:rPr>
          <w:t>[</w:t>
        </w:r>
      </w:ins>
      <w:del w:id="2238" w:author="Barshadskaya, Yuliya" w:date="2024-01-11T16:52:00Z">
        <w:r w:rsidRPr="00527FD0" w:rsidDel="0018315E">
          <w:delText>(</w:delText>
        </w:r>
      </w:del>
      <w:r w:rsidRPr="00527FD0">
        <w:t>1</w:t>
      </w:r>
      <w:ins w:id="2239" w:author="Barshadskaya, Yuliya" w:date="2024-01-11T16:52:00Z">
        <w:r w:rsidR="0018315E" w:rsidRPr="00707D60">
          <w:t>]</w:t>
        </w:r>
        <w:r w:rsidR="0018315E">
          <w:t>.</w:t>
        </w:r>
      </w:ins>
      <w:del w:id="2240" w:author="Barshadskaya, Yuliya" w:date="2024-01-11T16:52:00Z">
        <w:r w:rsidRPr="00527FD0" w:rsidDel="0018315E">
          <w:delText>)</w:delText>
        </w:r>
      </w:del>
      <w:bookmarkEnd w:id="2222"/>
      <w:r w:rsidRPr="00527FD0">
        <w:fldChar w:fldCharType="end"/>
      </w:r>
    </w:p>
    <w:tbl>
      <w:tblPr>
        <w:tblStyle w:val="a4"/>
        <w:tblW w:w="0" w:type="auto"/>
        <w:tblLook w:val="04A0" w:firstRow="1" w:lastRow="0" w:firstColumn="1" w:lastColumn="0" w:noHBand="0" w:noVBand="1"/>
      </w:tblPr>
      <w:tblGrid>
        <w:gridCol w:w="2336"/>
        <w:gridCol w:w="4038"/>
        <w:gridCol w:w="1701"/>
        <w:gridCol w:w="1270"/>
      </w:tblGrid>
      <w:tr w:rsidR="006E6534" w:rsidRPr="004A0FC3" w14:paraId="3EA05439" w14:textId="77777777" w:rsidTr="009E433C">
        <w:trPr>
          <w:tblHeader/>
        </w:trPr>
        <w:tc>
          <w:tcPr>
            <w:tcW w:w="2336" w:type="dxa"/>
            <w:shd w:val="clear" w:color="auto" w:fill="D9D9D9" w:themeFill="background1" w:themeFillShade="D9"/>
          </w:tcPr>
          <w:p w14:paraId="4B7D59D2" w14:textId="3CED370D" w:rsidR="00683C32" w:rsidRPr="004A0FC3" w:rsidRDefault="007C06CE" w:rsidP="00415551">
            <w:pPr>
              <w:pStyle w:val="SDText"/>
              <w:ind w:firstLine="0"/>
              <w:jc w:val="center"/>
              <w:rPr>
                <w:rFonts w:cs="Times New Roman"/>
                <w:b/>
                <w:bCs/>
                <w:color w:val="000000" w:themeColor="text1"/>
                <w:szCs w:val="24"/>
                <w:rPrChange w:id="2241" w:author="Barshadskaya, Yuliya" w:date="2024-01-12T22:21:00Z">
                  <w:rPr>
                    <w:b/>
                    <w:bCs/>
                  </w:rPr>
                </w:rPrChange>
              </w:rPr>
            </w:pPr>
            <w:r w:rsidRPr="004A0FC3">
              <w:rPr>
                <w:rFonts w:cs="Times New Roman"/>
                <w:b/>
                <w:bCs/>
                <w:color w:val="000000" w:themeColor="text1"/>
                <w:szCs w:val="24"/>
                <w:rPrChange w:id="2242" w:author="Barshadskaya, Yuliya" w:date="2024-01-12T22:21:00Z">
                  <w:rPr>
                    <w:b/>
                    <w:bCs/>
                  </w:rPr>
                </w:rPrChange>
              </w:rPr>
              <w:t>Препа</w:t>
            </w:r>
            <w:r w:rsidR="000F27A7" w:rsidRPr="004A0FC3">
              <w:rPr>
                <w:rFonts w:cs="Times New Roman"/>
                <w:b/>
                <w:bCs/>
                <w:color w:val="000000" w:themeColor="text1"/>
                <w:szCs w:val="24"/>
                <w:rPrChange w:id="2243" w:author="Barshadskaya, Yuliya" w:date="2024-01-12T22:21:00Z">
                  <w:rPr>
                    <w:b/>
                    <w:bCs/>
                  </w:rPr>
                </w:rPrChange>
              </w:rPr>
              <w:t>рат</w:t>
            </w:r>
          </w:p>
        </w:tc>
        <w:tc>
          <w:tcPr>
            <w:tcW w:w="4038" w:type="dxa"/>
            <w:shd w:val="clear" w:color="auto" w:fill="D9D9D9" w:themeFill="background1" w:themeFillShade="D9"/>
          </w:tcPr>
          <w:p w14:paraId="22EBABED" w14:textId="479EC506" w:rsidR="00683C32" w:rsidRPr="004A0FC3" w:rsidRDefault="000F27A7" w:rsidP="00415551">
            <w:pPr>
              <w:pStyle w:val="SDText"/>
              <w:ind w:firstLine="0"/>
              <w:jc w:val="center"/>
              <w:rPr>
                <w:rFonts w:cs="Times New Roman"/>
                <w:b/>
                <w:bCs/>
                <w:color w:val="000000" w:themeColor="text1"/>
                <w:szCs w:val="24"/>
                <w:rPrChange w:id="2244" w:author="Barshadskaya, Yuliya" w:date="2024-01-12T22:21:00Z">
                  <w:rPr>
                    <w:b/>
                    <w:bCs/>
                  </w:rPr>
                </w:rPrChange>
              </w:rPr>
            </w:pPr>
            <w:r w:rsidRPr="004A0FC3">
              <w:rPr>
                <w:rFonts w:cs="Times New Roman"/>
                <w:b/>
                <w:bCs/>
                <w:color w:val="000000" w:themeColor="text1"/>
                <w:szCs w:val="24"/>
                <w:rPrChange w:id="2245" w:author="Barshadskaya, Yuliya" w:date="2024-01-12T22:21:00Z">
                  <w:rPr>
                    <w:b/>
                    <w:bCs/>
                  </w:rPr>
                </w:rPrChange>
              </w:rPr>
              <w:t>Схема лечения</w:t>
            </w:r>
          </w:p>
        </w:tc>
        <w:tc>
          <w:tcPr>
            <w:tcW w:w="1701" w:type="dxa"/>
            <w:shd w:val="clear" w:color="auto" w:fill="D9D9D9" w:themeFill="background1" w:themeFillShade="D9"/>
          </w:tcPr>
          <w:p w14:paraId="462F6662" w14:textId="38768EAC" w:rsidR="00683C32" w:rsidRPr="004A0FC3" w:rsidRDefault="000F27A7" w:rsidP="00415551">
            <w:pPr>
              <w:pStyle w:val="SDText"/>
              <w:ind w:firstLine="0"/>
              <w:jc w:val="center"/>
              <w:rPr>
                <w:rFonts w:cs="Times New Roman"/>
                <w:b/>
                <w:bCs/>
                <w:color w:val="000000" w:themeColor="text1"/>
                <w:szCs w:val="24"/>
                <w:rPrChange w:id="2246" w:author="Barshadskaya, Yuliya" w:date="2024-01-12T22:21:00Z">
                  <w:rPr>
                    <w:b/>
                    <w:bCs/>
                  </w:rPr>
                </w:rPrChange>
              </w:rPr>
            </w:pPr>
            <w:r w:rsidRPr="004A0FC3">
              <w:rPr>
                <w:rFonts w:cs="Times New Roman"/>
                <w:b/>
                <w:bCs/>
                <w:color w:val="000000" w:themeColor="text1"/>
                <w:szCs w:val="24"/>
                <w:rPrChange w:id="2247" w:author="Barshadskaya, Yuliya" w:date="2024-01-12T22:21:00Z">
                  <w:rPr>
                    <w:b/>
                    <w:bCs/>
                  </w:rPr>
                </w:rPrChange>
              </w:rPr>
              <w:t>УУР</w:t>
            </w:r>
          </w:p>
        </w:tc>
        <w:tc>
          <w:tcPr>
            <w:tcW w:w="1270" w:type="dxa"/>
            <w:shd w:val="clear" w:color="auto" w:fill="D9D9D9" w:themeFill="background1" w:themeFillShade="D9"/>
          </w:tcPr>
          <w:p w14:paraId="23779BCA" w14:textId="577574F6" w:rsidR="00683C32" w:rsidRPr="004A0FC3" w:rsidRDefault="000F27A7" w:rsidP="00415551">
            <w:pPr>
              <w:pStyle w:val="SDText"/>
              <w:ind w:firstLine="0"/>
              <w:jc w:val="center"/>
              <w:rPr>
                <w:rFonts w:cs="Times New Roman"/>
                <w:b/>
                <w:bCs/>
                <w:color w:val="000000" w:themeColor="text1"/>
                <w:szCs w:val="24"/>
                <w:rPrChange w:id="2248" w:author="Barshadskaya, Yuliya" w:date="2024-01-12T22:21:00Z">
                  <w:rPr>
                    <w:b/>
                    <w:bCs/>
                  </w:rPr>
                </w:rPrChange>
              </w:rPr>
            </w:pPr>
            <w:r w:rsidRPr="004A0FC3">
              <w:rPr>
                <w:rFonts w:cs="Times New Roman"/>
                <w:b/>
                <w:bCs/>
                <w:color w:val="000000" w:themeColor="text1"/>
                <w:szCs w:val="24"/>
                <w:rPrChange w:id="2249" w:author="Barshadskaya, Yuliya" w:date="2024-01-12T22:21:00Z">
                  <w:rPr>
                    <w:b/>
                    <w:bCs/>
                  </w:rPr>
                </w:rPrChange>
              </w:rPr>
              <w:t>УДД</w:t>
            </w:r>
          </w:p>
        </w:tc>
      </w:tr>
      <w:tr w:rsidR="006E6534" w:rsidRPr="004A0FC3" w14:paraId="69F52B3D" w14:textId="77777777" w:rsidTr="00647451">
        <w:tc>
          <w:tcPr>
            <w:tcW w:w="2336" w:type="dxa"/>
          </w:tcPr>
          <w:p w14:paraId="27CBDF42" w14:textId="5196C90B" w:rsidR="00683C32" w:rsidRPr="004A0FC3" w:rsidRDefault="000F27A7" w:rsidP="00415551">
            <w:pPr>
              <w:pStyle w:val="SDText"/>
              <w:ind w:firstLine="0"/>
              <w:rPr>
                <w:rFonts w:cs="Times New Roman"/>
                <w:color w:val="000000" w:themeColor="text1"/>
                <w:szCs w:val="24"/>
                <w:rPrChange w:id="2250" w:author="Barshadskaya, Yuliya" w:date="2024-01-12T22:21:00Z">
                  <w:rPr/>
                </w:rPrChange>
              </w:rPr>
            </w:pPr>
            <w:r w:rsidRPr="004A0FC3">
              <w:rPr>
                <w:rFonts w:cs="Times New Roman"/>
                <w:color w:val="000000" w:themeColor="text1"/>
                <w:szCs w:val="24"/>
                <w:rPrChange w:id="2251" w:author="Barshadskaya, Yuliya" w:date="2024-01-12T22:21:00Z">
                  <w:rPr/>
                </w:rPrChange>
              </w:rPr>
              <w:t>Винорелбин</w:t>
            </w:r>
            <w:r w:rsidR="00FD0C78" w:rsidRPr="004A0FC3">
              <w:rPr>
                <w:rFonts w:cs="Times New Roman"/>
                <w:color w:val="000000" w:themeColor="text1"/>
                <w:szCs w:val="24"/>
                <w:rPrChange w:id="2252" w:author="Barshadskaya, Yuliya" w:date="2024-01-12T22:21:00Z">
                  <w:rPr/>
                </w:rPrChange>
              </w:rPr>
              <w:t xml:space="preserve"> + цисплатин</w:t>
            </w:r>
          </w:p>
        </w:tc>
        <w:tc>
          <w:tcPr>
            <w:tcW w:w="4038" w:type="dxa"/>
          </w:tcPr>
          <w:p w14:paraId="22EB0369" w14:textId="14706EA3" w:rsidR="00DF659E" w:rsidRPr="004A0FC3" w:rsidRDefault="00DF659E" w:rsidP="00415551">
            <w:pPr>
              <w:pStyle w:val="SDText"/>
              <w:ind w:firstLine="0"/>
              <w:rPr>
                <w:rFonts w:cs="Times New Roman"/>
                <w:color w:val="000000" w:themeColor="text1"/>
                <w:szCs w:val="24"/>
                <w:rPrChange w:id="2253" w:author="Barshadskaya, Yuliya" w:date="2024-01-12T22:21:00Z">
                  <w:rPr/>
                </w:rPrChange>
              </w:rPr>
            </w:pPr>
            <w:r w:rsidRPr="004A0FC3">
              <w:rPr>
                <w:rFonts w:cs="Times New Roman"/>
                <w:color w:val="000000" w:themeColor="text1"/>
                <w:szCs w:val="24"/>
                <w:rPrChange w:id="2254" w:author="Barshadskaya, Yuliya" w:date="2024-01-12T22:21:00Z">
                  <w:rPr/>
                </w:rPrChange>
              </w:rPr>
              <w:t>25–30 мг/м</w:t>
            </w:r>
            <w:r w:rsidRPr="004A0FC3">
              <w:rPr>
                <w:rFonts w:cs="Times New Roman"/>
                <w:color w:val="000000" w:themeColor="text1"/>
                <w:szCs w:val="24"/>
                <w:vertAlign w:val="superscript"/>
                <w:rPrChange w:id="2255" w:author="Barshadskaya, Yuliya" w:date="2024-01-12T22:21:00Z">
                  <w:rPr>
                    <w:vertAlign w:val="superscript"/>
                  </w:rPr>
                </w:rPrChange>
              </w:rPr>
              <w:t>2</w:t>
            </w:r>
            <w:r w:rsidRPr="004A0FC3">
              <w:rPr>
                <w:rFonts w:cs="Times New Roman"/>
                <w:color w:val="000000" w:themeColor="text1"/>
                <w:szCs w:val="24"/>
                <w:rPrChange w:id="2256" w:author="Barshadskaya, Yuliya" w:date="2024-01-12T22:21:00Z">
                  <w:rPr/>
                </w:rPrChange>
              </w:rPr>
              <w:t xml:space="preserve"> в 1 и 8 дни цикла.</w:t>
            </w:r>
          </w:p>
          <w:p w14:paraId="562DCDBE" w14:textId="5CD9E203" w:rsidR="00DF659E" w:rsidRPr="004A0FC3" w:rsidRDefault="00DF659E" w:rsidP="00415551">
            <w:pPr>
              <w:pStyle w:val="SDText"/>
              <w:ind w:firstLine="0"/>
              <w:rPr>
                <w:rFonts w:cs="Times New Roman"/>
                <w:color w:val="000000" w:themeColor="text1"/>
                <w:szCs w:val="24"/>
                <w:rPrChange w:id="2257" w:author="Barshadskaya, Yuliya" w:date="2024-01-12T22:21:00Z">
                  <w:rPr/>
                </w:rPrChange>
              </w:rPr>
            </w:pPr>
            <w:r w:rsidRPr="004A0FC3">
              <w:rPr>
                <w:rFonts w:cs="Times New Roman"/>
                <w:color w:val="000000" w:themeColor="text1"/>
                <w:szCs w:val="24"/>
                <w:rPrChange w:id="2258" w:author="Barshadskaya, Yuliya" w:date="2024-01-12T22:21:00Z">
                  <w:rPr/>
                </w:rPrChange>
              </w:rPr>
              <w:t>75–80 мг/м</w:t>
            </w:r>
            <w:r w:rsidRPr="004A0FC3">
              <w:rPr>
                <w:rFonts w:cs="Times New Roman"/>
                <w:color w:val="000000" w:themeColor="text1"/>
                <w:szCs w:val="24"/>
                <w:vertAlign w:val="superscript"/>
                <w:rPrChange w:id="2259" w:author="Barshadskaya, Yuliya" w:date="2024-01-12T22:21:00Z">
                  <w:rPr>
                    <w:vertAlign w:val="superscript"/>
                  </w:rPr>
                </w:rPrChange>
              </w:rPr>
              <w:t>2</w:t>
            </w:r>
            <w:r w:rsidRPr="004A0FC3">
              <w:rPr>
                <w:rFonts w:cs="Times New Roman"/>
                <w:color w:val="000000" w:themeColor="text1"/>
                <w:szCs w:val="24"/>
                <w:rPrChange w:id="2260" w:author="Barshadskaya, Yuliya" w:date="2024-01-12T22:21:00Z">
                  <w:rPr/>
                </w:rPrChange>
              </w:rPr>
              <w:t xml:space="preserve"> в/в в 1 день цикла.</w:t>
            </w:r>
          </w:p>
          <w:p w14:paraId="5340A491" w14:textId="363AD5E7" w:rsidR="00683C32" w:rsidRPr="004A0FC3" w:rsidRDefault="00DF659E" w:rsidP="00415551">
            <w:pPr>
              <w:pStyle w:val="SDText"/>
              <w:ind w:firstLine="0"/>
              <w:rPr>
                <w:rFonts w:cs="Times New Roman"/>
                <w:color w:val="000000" w:themeColor="text1"/>
                <w:szCs w:val="24"/>
                <w:rPrChange w:id="2261" w:author="Barshadskaya, Yuliya" w:date="2024-01-12T22:21:00Z">
                  <w:rPr/>
                </w:rPrChange>
              </w:rPr>
            </w:pPr>
            <w:r w:rsidRPr="004A0FC3">
              <w:rPr>
                <w:rFonts w:cs="Times New Roman"/>
                <w:color w:val="000000" w:themeColor="text1"/>
                <w:szCs w:val="24"/>
                <w:rPrChange w:id="2262" w:author="Barshadskaya, Yuliya" w:date="2024-01-12T22:21:00Z">
                  <w:rPr/>
                </w:rPrChange>
              </w:rPr>
              <w:t>Цикл – 21 день; до 4 циклов</w:t>
            </w:r>
          </w:p>
        </w:tc>
        <w:tc>
          <w:tcPr>
            <w:tcW w:w="1701" w:type="dxa"/>
          </w:tcPr>
          <w:p w14:paraId="71F6345A" w14:textId="146BFD27" w:rsidR="00683C32" w:rsidRPr="004A0FC3" w:rsidRDefault="00B337DD" w:rsidP="00415551">
            <w:pPr>
              <w:pStyle w:val="SDText"/>
              <w:ind w:firstLine="0"/>
              <w:rPr>
                <w:rFonts w:cs="Times New Roman"/>
                <w:color w:val="000000" w:themeColor="text1"/>
                <w:szCs w:val="24"/>
                <w:lang w:val="en-US"/>
                <w:rPrChange w:id="2263" w:author="Barshadskaya, Yuliya" w:date="2024-01-12T22:21:00Z">
                  <w:rPr>
                    <w:lang w:val="en-US"/>
                  </w:rPr>
                </w:rPrChange>
              </w:rPr>
            </w:pPr>
            <w:r w:rsidRPr="004A0FC3">
              <w:rPr>
                <w:rFonts w:cs="Times New Roman"/>
                <w:color w:val="000000" w:themeColor="text1"/>
                <w:szCs w:val="24"/>
                <w:lang w:val="en-US"/>
                <w:rPrChange w:id="2264" w:author="Barshadskaya, Yuliya" w:date="2024-01-12T22:21:00Z">
                  <w:rPr>
                    <w:lang w:val="en-US"/>
                  </w:rPr>
                </w:rPrChange>
              </w:rPr>
              <w:t>C</w:t>
            </w:r>
          </w:p>
        </w:tc>
        <w:tc>
          <w:tcPr>
            <w:tcW w:w="1270" w:type="dxa"/>
          </w:tcPr>
          <w:p w14:paraId="0D434D32" w14:textId="62E8C312" w:rsidR="00683C32" w:rsidRPr="004A0FC3" w:rsidRDefault="00B337DD" w:rsidP="00415551">
            <w:pPr>
              <w:pStyle w:val="SDText"/>
              <w:ind w:firstLine="0"/>
              <w:rPr>
                <w:rFonts w:cs="Times New Roman"/>
                <w:color w:val="000000" w:themeColor="text1"/>
                <w:szCs w:val="24"/>
                <w:lang w:val="en-US"/>
                <w:rPrChange w:id="2265" w:author="Barshadskaya, Yuliya" w:date="2024-01-12T22:21:00Z">
                  <w:rPr>
                    <w:lang w:val="en-US"/>
                  </w:rPr>
                </w:rPrChange>
              </w:rPr>
            </w:pPr>
            <w:r w:rsidRPr="004A0FC3">
              <w:rPr>
                <w:rFonts w:cs="Times New Roman"/>
                <w:color w:val="000000" w:themeColor="text1"/>
                <w:szCs w:val="24"/>
                <w:lang w:val="en-US"/>
                <w:rPrChange w:id="2266" w:author="Barshadskaya, Yuliya" w:date="2024-01-12T22:21:00Z">
                  <w:rPr>
                    <w:lang w:val="en-US"/>
                  </w:rPr>
                </w:rPrChange>
              </w:rPr>
              <w:t>5</w:t>
            </w:r>
          </w:p>
        </w:tc>
      </w:tr>
      <w:tr w:rsidR="006E6534" w:rsidRPr="004A0FC3" w14:paraId="51983FD8" w14:textId="77777777" w:rsidTr="00647451">
        <w:tc>
          <w:tcPr>
            <w:tcW w:w="2336" w:type="dxa"/>
          </w:tcPr>
          <w:p w14:paraId="7D88A636" w14:textId="59B201FA" w:rsidR="00683C32" w:rsidRPr="004A0FC3" w:rsidRDefault="00E41314" w:rsidP="00415551">
            <w:pPr>
              <w:pStyle w:val="SDText"/>
              <w:ind w:firstLine="0"/>
              <w:rPr>
                <w:rFonts w:cs="Times New Roman"/>
                <w:color w:val="000000" w:themeColor="text1"/>
                <w:szCs w:val="24"/>
                <w:rPrChange w:id="2267" w:author="Barshadskaya, Yuliya" w:date="2024-01-12T22:21:00Z">
                  <w:rPr/>
                </w:rPrChange>
              </w:rPr>
            </w:pPr>
            <w:r w:rsidRPr="004A0FC3">
              <w:rPr>
                <w:rFonts w:cs="Times New Roman"/>
                <w:color w:val="000000" w:themeColor="text1"/>
                <w:szCs w:val="24"/>
                <w:rPrChange w:id="2268" w:author="Barshadskaya, Yuliya" w:date="2024-01-12T22:21:00Z">
                  <w:rPr/>
                </w:rPrChange>
              </w:rPr>
              <w:t>Этопозид</w:t>
            </w:r>
            <w:r w:rsidR="00A01DF1" w:rsidRPr="004A0FC3">
              <w:rPr>
                <w:rFonts w:cs="Times New Roman"/>
                <w:color w:val="000000" w:themeColor="text1"/>
                <w:szCs w:val="24"/>
                <w:rPrChange w:id="2269" w:author="Barshadskaya, Yuliya" w:date="2024-01-12T22:21:00Z">
                  <w:rPr/>
                </w:rPrChange>
              </w:rPr>
              <w:t>*</w:t>
            </w:r>
            <w:r w:rsidRPr="004A0FC3">
              <w:rPr>
                <w:rFonts w:cs="Times New Roman"/>
                <w:color w:val="000000" w:themeColor="text1"/>
                <w:szCs w:val="24"/>
                <w:rPrChange w:id="2270" w:author="Barshadskaya, Yuliya" w:date="2024-01-12T22:21:00Z">
                  <w:rPr/>
                </w:rPrChange>
              </w:rPr>
              <w:t xml:space="preserve"> + цисплатин</w:t>
            </w:r>
          </w:p>
        </w:tc>
        <w:tc>
          <w:tcPr>
            <w:tcW w:w="4038" w:type="dxa"/>
          </w:tcPr>
          <w:p w14:paraId="51187271" w14:textId="71C9B2AE" w:rsidR="00DF659E" w:rsidRPr="004A0FC3" w:rsidRDefault="00DF659E" w:rsidP="00415551">
            <w:pPr>
              <w:pStyle w:val="SDText"/>
              <w:ind w:firstLine="0"/>
              <w:rPr>
                <w:rFonts w:cs="Times New Roman"/>
                <w:color w:val="000000" w:themeColor="text1"/>
                <w:szCs w:val="24"/>
                <w:rPrChange w:id="2271" w:author="Barshadskaya, Yuliya" w:date="2024-01-12T22:21:00Z">
                  <w:rPr/>
                </w:rPrChange>
              </w:rPr>
            </w:pPr>
            <w:r w:rsidRPr="004A0FC3">
              <w:rPr>
                <w:rFonts w:cs="Times New Roman"/>
                <w:color w:val="000000" w:themeColor="text1"/>
                <w:szCs w:val="24"/>
                <w:rPrChange w:id="2272" w:author="Barshadskaya, Yuliya" w:date="2024-01-12T22:21:00Z">
                  <w:rPr/>
                </w:rPrChange>
              </w:rPr>
              <w:t>100 мг/м</w:t>
            </w:r>
            <w:r w:rsidRPr="004A0FC3">
              <w:rPr>
                <w:rFonts w:cs="Times New Roman"/>
                <w:color w:val="000000" w:themeColor="text1"/>
                <w:szCs w:val="24"/>
                <w:vertAlign w:val="superscript"/>
                <w:rPrChange w:id="2273" w:author="Barshadskaya, Yuliya" w:date="2024-01-12T22:21:00Z">
                  <w:rPr>
                    <w:vertAlign w:val="superscript"/>
                  </w:rPr>
                </w:rPrChange>
              </w:rPr>
              <w:t>2</w:t>
            </w:r>
            <w:r w:rsidRPr="004A0FC3">
              <w:rPr>
                <w:rFonts w:cs="Times New Roman"/>
                <w:color w:val="000000" w:themeColor="text1"/>
                <w:szCs w:val="24"/>
                <w:rPrChange w:id="2274" w:author="Barshadskaya, Yuliya" w:date="2024-01-12T22:21:00Z">
                  <w:rPr/>
                </w:rPrChange>
              </w:rPr>
              <w:t xml:space="preserve"> в/в в 1, 2 и 3 дни цикла.</w:t>
            </w:r>
          </w:p>
          <w:p w14:paraId="2AF4797F" w14:textId="60351C47" w:rsidR="00DF659E" w:rsidRPr="004A0FC3" w:rsidRDefault="00DF659E" w:rsidP="00415551">
            <w:pPr>
              <w:pStyle w:val="SDText"/>
              <w:ind w:firstLine="0"/>
              <w:rPr>
                <w:rFonts w:cs="Times New Roman"/>
                <w:color w:val="000000" w:themeColor="text1"/>
                <w:szCs w:val="24"/>
                <w:rPrChange w:id="2275" w:author="Barshadskaya, Yuliya" w:date="2024-01-12T22:21:00Z">
                  <w:rPr/>
                </w:rPrChange>
              </w:rPr>
            </w:pPr>
            <w:r w:rsidRPr="004A0FC3">
              <w:rPr>
                <w:rFonts w:cs="Times New Roman"/>
                <w:color w:val="000000" w:themeColor="text1"/>
                <w:szCs w:val="24"/>
                <w:rPrChange w:id="2276" w:author="Barshadskaya, Yuliya" w:date="2024-01-12T22:21:00Z">
                  <w:rPr/>
                </w:rPrChange>
              </w:rPr>
              <w:t>100 мг/м</w:t>
            </w:r>
            <w:r w:rsidRPr="004A0FC3">
              <w:rPr>
                <w:rFonts w:cs="Times New Roman"/>
                <w:color w:val="000000" w:themeColor="text1"/>
                <w:szCs w:val="24"/>
                <w:vertAlign w:val="superscript"/>
                <w:rPrChange w:id="2277" w:author="Barshadskaya, Yuliya" w:date="2024-01-12T22:21:00Z">
                  <w:rPr>
                    <w:vertAlign w:val="superscript"/>
                  </w:rPr>
                </w:rPrChange>
              </w:rPr>
              <w:t>2</w:t>
            </w:r>
            <w:r w:rsidRPr="004A0FC3">
              <w:rPr>
                <w:rFonts w:cs="Times New Roman"/>
                <w:color w:val="000000" w:themeColor="text1"/>
                <w:szCs w:val="24"/>
                <w:rPrChange w:id="2278" w:author="Barshadskaya, Yuliya" w:date="2024-01-12T22:21:00Z">
                  <w:rPr/>
                </w:rPrChange>
              </w:rPr>
              <w:t xml:space="preserve"> в/в в 1 день цикла.</w:t>
            </w:r>
          </w:p>
          <w:p w14:paraId="7E5D6AC3" w14:textId="7FE5C7D6" w:rsidR="00683C32" w:rsidRPr="004A0FC3" w:rsidRDefault="00DF659E" w:rsidP="00415551">
            <w:pPr>
              <w:pStyle w:val="SDText"/>
              <w:ind w:firstLine="0"/>
              <w:rPr>
                <w:rFonts w:cs="Times New Roman"/>
                <w:color w:val="000000" w:themeColor="text1"/>
                <w:szCs w:val="24"/>
                <w:rPrChange w:id="2279" w:author="Barshadskaya, Yuliya" w:date="2024-01-12T22:21:00Z">
                  <w:rPr/>
                </w:rPrChange>
              </w:rPr>
            </w:pPr>
            <w:r w:rsidRPr="004A0FC3">
              <w:rPr>
                <w:rFonts w:cs="Times New Roman"/>
                <w:color w:val="000000" w:themeColor="text1"/>
                <w:szCs w:val="24"/>
                <w:rPrChange w:id="2280" w:author="Barshadskaya, Yuliya" w:date="2024-01-12T22:21:00Z">
                  <w:rPr/>
                </w:rPrChange>
              </w:rPr>
              <w:t>Цикл – 28 день; до 4 циклов</w:t>
            </w:r>
          </w:p>
        </w:tc>
        <w:tc>
          <w:tcPr>
            <w:tcW w:w="1701" w:type="dxa"/>
          </w:tcPr>
          <w:p w14:paraId="60D5B280" w14:textId="491EBA7D" w:rsidR="00683C32" w:rsidRPr="004A0FC3" w:rsidRDefault="00B337DD" w:rsidP="00415551">
            <w:pPr>
              <w:pStyle w:val="SDText"/>
              <w:ind w:firstLine="0"/>
              <w:rPr>
                <w:rFonts w:cs="Times New Roman"/>
                <w:color w:val="000000" w:themeColor="text1"/>
                <w:szCs w:val="24"/>
                <w:lang w:val="en-US"/>
                <w:rPrChange w:id="2281" w:author="Barshadskaya, Yuliya" w:date="2024-01-12T22:21:00Z">
                  <w:rPr>
                    <w:lang w:val="en-US"/>
                  </w:rPr>
                </w:rPrChange>
              </w:rPr>
            </w:pPr>
            <w:r w:rsidRPr="004A0FC3">
              <w:rPr>
                <w:rFonts w:cs="Times New Roman"/>
                <w:color w:val="000000" w:themeColor="text1"/>
                <w:szCs w:val="24"/>
                <w:lang w:val="en-US"/>
                <w:rPrChange w:id="2282" w:author="Barshadskaya, Yuliya" w:date="2024-01-12T22:21:00Z">
                  <w:rPr>
                    <w:lang w:val="en-US"/>
                  </w:rPr>
                </w:rPrChange>
              </w:rPr>
              <w:t>A</w:t>
            </w:r>
          </w:p>
        </w:tc>
        <w:tc>
          <w:tcPr>
            <w:tcW w:w="1270" w:type="dxa"/>
          </w:tcPr>
          <w:p w14:paraId="012DB57D" w14:textId="323B3143" w:rsidR="00683C32" w:rsidRPr="004A0FC3" w:rsidRDefault="00B337DD" w:rsidP="00415551">
            <w:pPr>
              <w:pStyle w:val="SDText"/>
              <w:ind w:firstLine="0"/>
              <w:rPr>
                <w:rFonts w:cs="Times New Roman"/>
                <w:color w:val="000000" w:themeColor="text1"/>
                <w:szCs w:val="24"/>
                <w:lang w:val="en-US"/>
                <w:rPrChange w:id="2283" w:author="Barshadskaya, Yuliya" w:date="2024-01-12T22:21:00Z">
                  <w:rPr>
                    <w:lang w:val="en-US"/>
                  </w:rPr>
                </w:rPrChange>
              </w:rPr>
            </w:pPr>
            <w:r w:rsidRPr="004A0FC3">
              <w:rPr>
                <w:rFonts w:cs="Times New Roman"/>
                <w:color w:val="000000" w:themeColor="text1"/>
                <w:szCs w:val="24"/>
                <w:lang w:val="en-US"/>
                <w:rPrChange w:id="2284" w:author="Barshadskaya, Yuliya" w:date="2024-01-12T22:21:00Z">
                  <w:rPr>
                    <w:lang w:val="en-US"/>
                  </w:rPr>
                </w:rPrChange>
              </w:rPr>
              <w:t>2</w:t>
            </w:r>
          </w:p>
        </w:tc>
      </w:tr>
      <w:tr w:rsidR="006E6534" w:rsidRPr="004A0FC3" w14:paraId="0F669841" w14:textId="77777777" w:rsidTr="00647451">
        <w:tc>
          <w:tcPr>
            <w:tcW w:w="2336" w:type="dxa"/>
          </w:tcPr>
          <w:p w14:paraId="58D62D97" w14:textId="6293E7CB" w:rsidR="00683C32" w:rsidRPr="004A0FC3" w:rsidRDefault="00A01DF1" w:rsidP="00415551">
            <w:pPr>
              <w:pStyle w:val="SDText"/>
              <w:ind w:firstLine="0"/>
              <w:rPr>
                <w:rFonts w:cs="Times New Roman"/>
                <w:color w:val="000000" w:themeColor="text1"/>
                <w:szCs w:val="24"/>
                <w:rPrChange w:id="2285" w:author="Barshadskaya, Yuliya" w:date="2024-01-12T22:21:00Z">
                  <w:rPr/>
                </w:rPrChange>
              </w:rPr>
            </w:pPr>
            <w:r w:rsidRPr="004A0FC3">
              <w:rPr>
                <w:rFonts w:cs="Times New Roman"/>
                <w:color w:val="000000" w:themeColor="text1"/>
                <w:szCs w:val="24"/>
                <w:rPrChange w:id="2286" w:author="Barshadskaya, Yuliya" w:date="2024-01-12T22:21:00Z">
                  <w:rPr/>
                </w:rPrChange>
              </w:rPr>
              <w:t>Паклитаксел* + карбоплатин</w:t>
            </w:r>
          </w:p>
        </w:tc>
        <w:tc>
          <w:tcPr>
            <w:tcW w:w="4038" w:type="dxa"/>
          </w:tcPr>
          <w:p w14:paraId="40A0DA0F" w14:textId="5F2B49E8" w:rsidR="00DF659E" w:rsidRPr="004A0FC3" w:rsidRDefault="00DF659E" w:rsidP="00415551">
            <w:pPr>
              <w:pStyle w:val="SDText"/>
              <w:ind w:firstLine="0"/>
              <w:rPr>
                <w:rFonts w:cs="Times New Roman"/>
                <w:color w:val="000000" w:themeColor="text1"/>
                <w:szCs w:val="24"/>
                <w:rPrChange w:id="2287" w:author="Barshadskaya, Yuliya" w:date="2024-01-12T22:21:00Z">
                  <w:rPr/>
                </w:rPrChange>
              </w:rPr>
            </w:pPr>
            <w:r w:rsidRPr="004A0FC3">
              <w:rPr>
                <w:rFonts w:cs="Times New Roman"/>
                <w:color w:val="000000" w:themeColor="text1"/>
                <w:szCs w:val="24"/>
                <w:rPrChange w:id="2288" w:author="Barshadskaya, Yuliya" w:date="2024-01-12T22:21:00Z">
                  <w:rPr/>
                </w:rPrChange>
              </w:rPr>
              <w:t>200 мг/м</w:t>
            </w:r>
            <w:r w:rsidRPr="004A0FC3">
              <w:rPr>
                <w:rFonts w:cs="Times New Roman"/>
                <w:color w:val="000000" w:themeColor="text1"/>
                <w:szCs w:val="24"/>
                <w:vertAlign w:val="superscript"/>
                <w:rPrChange w:id="2289" w:author="Barshadskaya, Yuliya" w:date="2024-01-12T22:21:00Z">
                  <w:rPr>
                    <w:vertAlign w:val="superscript"/>
                  </w:rPr>
                </w:rPrChange>
              </w:rPr>
              <w:t>2</w:t>
            </w:r>
            <w:r w:rsidRPr="004A0FC3">
              <w:rPr>
                <w:rFonts w:cs="Times New Roman"/>
                <w:color w:val="000000" w:themeColor="text1"/>
                <w:szCs w:val="24"/>
                <w:rPrChange w:id="2290" w:author="Barshadskaya, Yuliya" w:date="2024-01-12T22:21:00Z">
                  <w:rPr/>
                </w:rPrChange>
              </w:rPr>
              <w:t xml:space="preserve"> в/в в 1 день цикла.</w:t>
            </w:r>
          </w:p>
          <w:p w14:paraId="4FAFE846" w14:textId="68AE5AB2" w:rsidR="00DF659E" w:rsidRPr="004A0FC3" w:rsidRDefault="00DF659E" w:rsidP="00415551">
            <w:pPr>
              <w:pStyle w:val="SDText"/>
              <w:ind w:firstLine="0"/>
              <w:rPr>
                <w:rFonts w:cs="Times New Roman"/>
                <w:color w:val="000000" w:themeColor="text1"/>
                <w:szCs w:val="24"/>
                <w:rPrChange w:id="2291" w:author="Barshadskaya, Yuliya" w:date="2024-01-12T22:21:00Z">
                  <w:rPr/>
                </w:rPrChange>
              </w:rPr>
            </w:pPr>
            <w:r w:rsidRPr="004A0FC3">
              <w:rPr>
                <w:rFonts w:cs="Times New Roman"/>
                <w:color w:val="000000" w:themeColor="text1"/>
                <w:szCs w:val="24"/>
                <w:rPrChange w:id="2292" w:author="Barshadskaya, Yuliya" w:date="2024-01-12T22:21:00Z">
                  <w:rPr/>
                </w:rPrChange>
              </w:rPr>
              <w:t>В/в в 1 день цикла.</w:t>
            </w:r>
          </w:p>
          <w:p w14:paraId="2B9FE348" w14:textId="2A6EA5B7" w:rsidR="00683C32" w:rsidRPr="004A0FC3" w:rsidRDefault="00DF659E" w:rsidP="00415551">
            <w:pPr>
              <w:pStyle w:val="SDText"/>
              <w:ind w:firstLine="0"/>
              <w:rPr>
                <w:rFonts w:cs="Times New Roman"/>
                <w:color w:val="000000" w:themeColor="text1"/>
                <w:szCs w:val="24"/>
                <w:rPrChange w:id="2293" w:author="Barshadskaya, Yuliya" w:date="2024-01-12T22:21:00Z">
                  <w:rPr/>
                </w:rPrChange>
              </w:rPr>
            </w:pPr>
            <w:r w:rsidRPr="004A0FC3">
              <w:rPr>
                <w:rFonts w:cs="Times New Roman"/>
                <w:color w:val="000000" w:themeColor="text1"/>
                <w:szCs w:val="24"/>
                <w:rPrChange w:id="2294" w:author="Barshadskaya, Yuliya" w:date="2024-01-12T22:21:00Z">
                  <w:rPr/>
                </w:rPrChange>
              </w:rPr>
              <w:t>Цикл –21 день; до 4 циклов</w:t>
            </w:r>
          </w:p>
        </w:tc>
        <w:tc>
          <w:tcPr>
            <w:tcW w:w="1701" w:type="dxa"/>
          </w:tcPr>
          <w:p w14:paraId="2FDF0A70" w14:textId="3462EF86" w:rsidR="00683C32" w:rsidRPr="004A0FC3" w:rsidRDefault="00B337DD" w:rsidP="00415551">
            <w:pPr>
              <w:pStyle w:val="SDText"/>
              <w:ind w:firstLine="0"/>
              <w:rPr>
                <w:rFonts w:cs="Times New Roman"/>
                <w:color w:val="000000" w:themeColor="text1"/>
                <w:szCs w:val="24"/>
                <w:lang w:val="en-US"/>
                <w:rPrChange w:id="2295" w:author="Barshadskaya, Yuliya" w:date="2024-01-12T22:21:00Z">
                  <w:rPr>
                    <w:lang w:val="en-US"/>
                  </w:rPr>
                </w:rPrChange>
              </w:rPr>
            </w:pPr>
            <w:r w:rsidRPr="004A0FC3">
              <w:rPr>
                <w:rFonts w:cs="Times New Roman"/>
                <w:color w:val="000000" w:themeColor="text1"/>
                <w:szCs w:val="24"/>
                <w:lang w:val="en-US"/>
                <w:rPrChange w:id="2296" w:author="Barshadskaya, Yuliya" w:date="2024-01-12T22:21:00Z">
                  <w:rPr>
                    <w:lang w:val="en-US"/>
                  </w:rPr>
                </w:rPrChange>
              </w:rPr>
              <w:t>A</w:t>
            </w:r>
          </w:p>
        </w:tc>
        <w:tc>
          <w:tcPr>
            <w:tcW w:w="1270" w:type="dxa"/>
          </w:tcPr>
          <w:p w14:paraId="1AA036E4" w14:textId="2A916CDF" w:rsidR="00683C32" w:rsidRPr="004A0FC3" w:rsidRDefault="00B337DD" w:rsidP="00415551">
            <w:pPr>
              <w:pStyle w:val="SDText"/>
              <w:ind w:firstLine="0"/>
              <w:rPr>
                <w:rFonts w:cs="Times New Roman"/>
                <w:color w:val="000000" w:themeColor="text1"/>
                <w:szCs w:val="24"/>
                <w:lang w:val="en-US"/>
                <w:rPrChange w:id="2297" w:author="Barshadskaya, Yuliya" w:date="2024-01-12T22:21:00Z">
                  <w:rPr>
                    <w:lang w:val="en-US"/>
                  </w:rPr>
                </w:rPrChange>
              </w:rPr>
            </w:pPr>
            <w:r w:rsidRPr="004A0FC3">
              <w:rPr>
                <w:rFonts w:cs="Times New Roman"/>
                <w:color w:val="000000" w:themeColor="text1"/>
                <w:szCs w:val="24"/>
                <w:lang w:val="en-US"/>
                <w:rPrChange w:id="2298" w:author="Barshadskaya, Yuliya" w:date="2024-01-12T22:21:00Z">
                  <w:rPr>
                    <w:lang w:val="en-US"/>
                  </w:rPr>
                </w:rPrChange>
              </w:rPr>
              <w:t>2</w:t>
            </w:r>
          </w:p>
        </w:tc>
      </w:tr>
      <w:tr w:rsidR="006E6534" w:rsidRPr="004A0FC3" w14:paraId="0716A11A" w14:textId="77777777" w:rsidTr="00647451">
        <w:tc>
          <w:tcPr>
            <w:tcW w:w="2336" w:type="dxa"/>
          </w:tcPr>
          <w:p w14:paraId="6DEBBDC4" w14:textId="6920E459" w:rsidR="00683C32" w:rsidRPr="004A0FC3" w:rsidRDefault="00836A88" w:rsidP="00415551">
            <w:pPr>
              <w:pStyle w:val="SDText"/>
              <w:ind w:firstLine="0"/>
              <w:rPr>
                <w:rFonts w:cs="Times New Roman"/>
                <w:color w:val="000000" w:themeColor="text1"/>
                <w:szCs w:val="24"/>
                <w:rPrChange w:id="2299" w:author="Barshadskaya, Yuliya" w:date="2024-01-12T22:21:00Z">
                  <w:rPr/>
                </w:rPrChange>
              </w:rPr>
            </w:pPr>
            <w:r w:rsidRPr="004A0FC3">
              <w:rPr>
                <w:rFonts w:cs="Times New Roman"/>
                <w:color w:val="000000" w:themeColor="text1"/>
                <w:szCs w:val="24"/>
                <w:rPrChange w:id="2300" w:author="Barshadskaya, Yuliya" w:date="2024-01-12T22:21:00Z">
                  <w:rPr/>
                </w:rPrChange>
              </w:rPr>
              <w:t>Гемцитабин + карбоплатин</w:t>
            </w:r>
          </w:p>
        </w:tc>
        <w:tc>
          <w:tcPr>
            <w:tcW w:w="4038" w:type="dxa"/>
          </w:tcPr>
          <w:p w14:paraId="7703B842" w14:textId="5F092951" w:rsidR="002C1132" w:rsidRPr="004A0FC3" w:rsidRDefault="002C1132" w:rsidP="00415551">
            <w:pPr>
              <w:pStyle w:val="SDText"/>
              <w:ind w:firstLine="0"/>
              <w:rPr>
                <w:rFonts w:cs="Times New Roman"/>
                <w:color w:val="000000" w:themeColor="text1"/>
                <w:szCs w:val="24"/>
                <w:rPrChange w:id="2301" w:author="Barshadskaya, Yuliya" w:date="2024-01-12T22:21:00Z">
                  <w:rPr/>
                </w:rPrChange>
              </w:rPr>
            </w:pPr>
            <w:r w:rsidRPr="004A0FC3">
              <w:rPr>
                <w:rFonts w:cs="Times New Roman"/>
                <w:color w:val="000000" w:themeColor="text1"/>
                <w:szCs w:val="24"/>
                <w:rPrChange w:id="2302" w:author="Barshadskaya, Yuliya" w:date="2024-01-12T22:21:00Z">
                  <w:rPr/>
                </w:rPrChange>
              </w:rPr>
              <w:t>1000 мг/м</w:t>
            </w:r>
            <w:r w:rsidRPr="004A0FC3">
              <w:rPr>
                <w:rFonts w:cs="Times New Roman"/>
                <w:color w:val="000000" w:themeColor="text1"/>
                <w:szCs w:val="24"/>
                <w:vertAlign w:val="superscript"/>
                <w:rPrChange w:id="2303" w:author="Barshadskaya, Yuliya" w:date="2024-01-12T22:21:00Z">
                  <w:rPr>
                    <w:vertAlign w:val="superscript"/>
                  </w:rPr>
                </w:rPrChange>
              </w:rPr>
              <w:t>2</w:t>
            </w:r>
            <w:r w:rsidRPr="004A0FC3">
              <w:rPr>
                <w:rFonts w:cs="Times New Roman"/>
                <w:color w:val="000000" w:themeColor="text1"/>
                <w:szCs w:val="24"/>
                <w:rPrChange w:id="2304" w:author="Barshadskaya, Yuliya" w:date="2024-01-12T22:21:00Z">
                  <w:rPr/>
                </w:rPrChange>
              </w:rPr>
              <w:t xml:space="preserve"> в/в в 1 и 8 дни цикла.</w:t>
            </w:r>
          </w:p>
          <w:p w14:paraId="51649E01" w14:textId="75F1E05A" w:rsidR="002C1132" w:rsidRPr="004A0FC3" w:rsidRDefault="002C1132" w:rsidP="00415551">
            <w:pPr>
              <w:pStyle w:val="SDText"/>
              <w:ind w:firstLine="0"/>
              <w:rPr>
                <w:rFonts w:cs="Times New Roman"/>
                <w:color w:val="000000" w:themeColor="text1"/>
                <w:szCs w:val="24"/>
                <w:rPrChange w:id="2305" w:author="Barshadskaya, Yuliya" w:date="2024-01-12T22:21:00Z">
                  <w:rPr/>
                </w:rPrChange>
              </w:rPr>
            </w:pPr>
            <w:r w:rsidRPr="004A0FC3">
              <w:rPr>
                <w:rFonts w:cs="Times New Roman"/>
                <w:color w:val="000000" w:themeColor="text1"/>
                <w:szCs w:val="24"/>
                <w:rPrChange w:id="2306" w:author="Barshadskaya, Yuliya" w:date="2024-01-12T22:21:00Z">
                  <w:rPr/>
                </w:rPrChange>
              </w:rPr>
              <w:t>В/в в 1 день цикла.</w:t>
            </w:r>
          </w:p>
          <w:p w14:paraId="07DC0556" w14:textId="1C0E7CE8" w:rsidR="00683C32" w:rsidRPr="004A0FC3" w:rsidRDefault="002C1132" w:rsidP="00415551">
            <w:pPr>
              <w:pStyle w:val="SDText"/>
              <w:ind w:firstLine="0"/>
              <w:rPr>
                <w:rFonts w:cs="Times New Roman"/>
                <w:color w:val="000000" w:themeColor="text1"/>
                <w:szCs w:val="24"/>
                <w:rPrChange w:id="2307" w:author="Barshadskaya, Yuliya" w:date="2024-01-12T22:21:00Z">
                  <w:rPr/>
                </w:rPrChange>
              </w:rPr>
            </w:pPr>
            <w:r w:rsidRPr="004A0FC3">
              <w:rPr>
                <w:rFonts w:cs="Times New Roman"/>
                <w:color w:val="000000" w:themeColor="text1"/>
                <w:szCs w:val="24"/>
                <w:rPrChange w:id="2308" w:author="Barshadskaya, Yuliya" w:date="2024-01-12T22:21:00Z">
                  <w:rPr/>
                </w:rPrChange>
              </w:rPr>
              <w:t>Цикл –21 день; до 4 циклов</w:t>
            </w:r>
          </w:p>
        </w:tc>
        <w:tc>
          <w:tcPr>
            <w:tcW w:w="1701" w:type="dxa"/>
          </w:tcPr>
          <w:p w14:paraId="1EC574E8" w14:textId="330C547D" w:rsidR="00683C32" w:rsidRPr="004A0FC3" w:rsidRDefault="00B337DD" w:rsidP="00415551">
            <w:pPr>
              <w:pStyle w:val="SDText"/>
              <w:ind w:firstLine="0"/>
              <w:rPr>
                <w:rFonts w:cs="Times New Roman"/>
                <w:color w:val="000000" w:themeColor="text1"/>
                <w:szCs w:val="24"/>
                <w:lang w:val="en-US"/>
                <w:rPrChange w:id="2309" w:author="Barshadskaya, Yuliya" w:date="2024-01-12T22:21:00Z">
                  <w:rPr>
                    <w:lang w:val="en-US"/>
                  </w:rPr>
                </w:rPrChange>
              </w:rPr>
            </w:pPr>
            <w:r w:rsidRPr="004A0FC3">
              <w:rPr>
                <w:rFonts w:cs="Times New Roman"/>
                <w:color w:val="000000" w:themeColor="text1"/>
                <w:szCs w:val="24"/>
                <w:lang w:val="en-US"/>
                <w:rPrChange w:id="2310" w:author="Barshadskaya, Yuliya" w:date="2024-01-12T22:21:00Z">
                  <w:rPr>
                    <w:lang w:val="en-US"/>
                  </w:rPr>
                </w:rPrChange>
              </w:rPr>
              <w:t>C</w:t>
            </w:r>
          </w:p>
        </w:tc>
        <w:tc>
          <w:tcPr>
            <w:tcW w:w="1270" w:type="dxa"/>
          </w:tcPr>
          <w:p w14:paraId="1822B8C2" w14:textId="4414175E" w:rsidR="00683C32" w:rsidRPr="004A0FC3" w:rsidRDefault="00B337DD" w:rsidP="00415551">
            <w:pPr>
              <w:pStyle w:val="SDText"/>
              <w:ind w:firstLine="0"/>
              <w:rPr>
                <w:rFonts w:cs="Times New Roman"/>
                <w:color w:val="000000" w:themeColor="text1"/>
                <w:szCs w:val="24"/>
                <w:lang w:val="en-US"/>
                <w:rPrChange w:id="2311" w:author="Barshadskaya, Yuliya" w:date="2024-01-12T22:21:00Z">
                  <w:rPr>
                    <w:lang w:val="en-US"/>
                  </w:rPr>
                </w:rPrChange>
              </w:rPr>
            </w:pPr>
            <w:r w:rsidRPr="004A0FC3">
              <w:rPr>
                <w:rFonts w:cs="Times New Roman"/>
                <w:color w:val="000000" w:themeColor="text1"/>
                <w:szCs w:val="24"/>
                <w:lang w:val="en-US"/>
                <w:rPrChange w:id="2312" w:author="Barshadskaya, Yuliya" w:date="2024-01-12T22:21:00Z">
                  <w:rPr>
                    <w:lang w:val="en-US"/>
                  </w:rPr>
                </w:rPrChange>
              </w:rPr>
              <w:t>4</w:t>
            </w:r>
          </w:p>
        </w:tc>
      </w:tr>
      <w:tr w:rsidR="006E6534" w:rsidRPr="004A0FC3" w14:paraId="39EA59F7" w14:textId="77777777" w:rsidTr="00647451">
        <w:tc>
          <w:tcPr>
            <w:tcW w:w="2336" w:type="dxa"/>
          </w:tcPr>
          <w:p w14:paraId="7C6F8096" w14:textId="6A09A687" w:rsidR="004D322C" w:rsidRPr="004A0FC3" w:rsidRDefault="004D322C" w:rsidP="00415551">
            <w:pPr>
              <w:pStyle w:val="SDText"/>
              <w:ind w:firstLine="0"/>
              <w:rPr>
                <w:rFonts w:cs="Times New Roman"/>
                <w:color w:val="000000" w:themeColor="text1"/>
                <w:szCs w:val="24"/>
                <w:rPrChange w:id="2313" w:author="Barshadskaya, Yuliya" w:date="2024-01-12T22:21:00Z">
                  <w:rPr/>
                </w:rPrChange>
              </w:rPr>
            </w:pPr>
            <w:r w:rsidRPr="004A0FC3">
              <w:rPr>
                <w:rFonts w:cs="Times New Roman"/>
                <w:color w:val="000000" w:themeColor="text1"/>
                <w:szCs w:val="24"/>
                <w:rPrChange w:id="2314" w:author="Barshadskaya, Yuliya" w:date="2024-01-12T22:21:00Z">
                  <w:rPr/>
                </w:rPrChange>
              </w:rPr>
              <w:t>Пеметрексед + цисплатин с премедикацией фолиевой кислотой</w:t>
            </w:r>
          </w:p>
          <w:p w14:paraId="5CA4F3CD" w14:textId="77777777" w:rsidR="004D322C" w:rsidRPr="004A0FC3" w:rsidRDefault="004D322C" w:rsidP="00415551">
            <w:pPr>
              <w:pStyle w:val="SDText"/>
              <w:ind w:firstLine="0"/>
              <w:rPr>
                <w:rFonts w:cs="Times New Roman"/>
                <w:color w:val="000000" w:themeColor="text1"/>
                <w:szCs w:val="24"/>
                <w:rPrChange w:id="2315" w:author="Barshadskaya, Yuliya" w:date="2024-01-12T22:21:00Z">
                  <w:rPr/>
                </w:rPrChange>
              </w:rPr>
            </w:pPr>
          </w:p>
          <w:p w14:paraId="0A2F25E2" w14:textId="3FF48631" w:rsidR="00683C32" w:rsidRPr="004A0FC3" w:rsidRDefault="004D322C" w:rsidP="00415551">
            <w:pPr>
              <w:pStyle w:val="SDText"/>
              <w:ind w:firstLine="0"/>
              <w:rPr>
                <w:rFonts w:cs="Times New Roman"/>
                <w:color w:val="000000" w:themeColor="text1"/>
                <w:szCs w:val="24"/>
                <w:rPrChange w:id="2316" w:author="Barshadskaya, Yuliya" w:date="2024-01-12T22:21:00Z">
                  <w:rPr/>
                </w:rPrChange>
              </w:rPr>
            </w:pPr>
            <w:r w:rsidRPr="004A0FC3">
              <w:rPr>
                <w:rFonts w:cs="Times New Roman"/>
                <w:color w:val="000000" w:themeColor="text1"/>
                <w:szCs w:val="24"/>
                <w:rPrChange w:id="2317" w:author="Barshadskaya, Yuliya" w:date="2024-01-12T22:21:00Z">
                  <w:rPr/>
                </w:rPrChange>
              </w:rPr>
              <w:t>и цианкобаламином для уменьшения токсичности</w:t>
            </w:r>
          </w:p>
        </w:tc>
        <w:tc>
          <w:tcPr>
            <w:tcW w:w="4038" w:type="dxa"/>
          </w:tcPr>
          <w:p w14:paraId="446763DD" w14:textId="71CD097F" w:rsidR="002C1132" w:rsidRPr="004A0FC3" w:rsidRDefault="002C1132" w:rsidP="00415551">
            <w:pPr>
              <w:pStyle w:val="SDText"/>
              <w:ind w:firstLine="0"/>
              <w:rPr>
                <w:rFonts w:cs="Times New Roman"/>
                <w:color w:val="000000" w:themeColor="text1"/>
                <w:szCs w:val="24"/>
                <w:rPrChange w:id="2318" w:author="Barshadskaya, Yuliya" w:date="2024-01-12T22:21:00Z">
                  <w:rPr/>
                </w:rPrChange>
              </w:rPr>
            </w:pPr>
            <w:r w:rsidRPr="004A0FC3">
              <w:rPr>
                <w:rFonts w:cs="Times New Roman"/>
                <w:color w:val="000000" w:themeColor="text1"/>
                <w:szCs w:val="24"/>
                <w:rPrChange w:id="2319" w:author="Barshadskaya, Yuliya" w:date="2024-01-12T22:21:00Z">
                  <w:rPr/>
                </w:rPrChange>
              </w:rPr>
              <w:t>500 мг/м</w:t>
            </w:r>
            <w:r w:rsidRPr="004A0FC3">
              <w:rPr>
                <w:rFonts w:cs="Times New Roman"/>
                <w:color w:val="000000" w:themeColor="text1"/>
                <w:szCs w:val="24"/>
                <w:vertAlign w:val="superscript"/>
                <w:rPrChange w:id="2320" w:author="Barshadskaya, Yuliya" w:date="2024-01-12T22:21:00Z">
                  <w:rPr>
                    <w:vertAlign w:val="superscript"/>
                  </w:rPr>
                </w:rPrChange>
              </w:rPr>
              <w:t>2</w:t>
            </w:r>
            <w:r w:rsidRPr="004A0FC3">
              <w:rPr>
                <w:rFonts w:cs="Times New Roman"/>
                <w:color w:val="000000" w:themeColor="text1"/>
                <w:szCs w:val="24"/>
                <w:rPrChange w:id="2321" w:author="Barshadskaya, Yuliya" w:date="2024-01-12T22:21:00Z">
                  <w:rPr/>
                </w:rPrChange>
              </w:rPr>
              <w:t xml:space="preserve"> в/в в 1 день цикла.</w:t>
            </w:r>
          </w:p>
          <w:p w14:paraId="3473A950" w14:textId="22C09284" w:rsidR="002C1132" w:rsidRPr="004A0FC3" w:rsidRDefault="002C1132" w:rsidP="00415551">
            <w:pPr>
              <w:pStyle w:val="SDText"/>
              <w:ind w:firstLine="0"/>
              <w:rPr>
                <w:rFonts w:cs="Times New Roman"/>
                <w:color w:val="000000" w:themeColor="text1"/>
                <w:szCs w:val="24"/>
                <w:rPrChange w:id="2322" w:author="Barshadskaya, Yuliya" w:date="2024-01-12T22:21:00Z">
                  <w:rPr/>
                </w:rPrChange>
              </w:rPr>
            </w:pPr>
            <w:r w:rsidRPr="004A0FC3">
              <w:rPr>
                <w:rFonts w:cs="Times New Roman"/>
                <w:color w:val="000000" w:themeColor="text1"/>
                <w:szCs w:val="24"/>
                <w:rPrChange w:id="2323" w:author="Barshadskaya, Yuliya" w:date="2024-01-12T22:21:00Z">
                  <w:rPr/>
                </w:rPrChange>
              </w:rPr>
              <w:t>75 мг/м</w:t>
            </w:r>
            <w:r w:rsidRPr="004A0FC3">
              <w:rPr>
                <w:rFonts w:cs="Times New Roman"/>
                <w:color w:val="000000" w:themeColor="text1"/>
                <w:szCs w:val="24"/>
                <w:vertAlign w:val="superscript"/>
                <w:rPrChange w:id="2324" w:author="Barshadskaya, Yuliya" w:date="2024-01-12T22:21:00Z">
                  <w:rPr>
                    <w:vertAlign w:val="superscript"/>
                  </w:rPr>
                </w:rPrChange>
              </w:rPr>
              <w:t>2</w:t>
            </w:r>
            <w:r w:rsidRPr="004A0FC3">
              <w:rPr>
                <w:rFonts w:cs="Times New Roman"/>
                <w:color w:val="000000" w:themeColor="text1"/>
                <w:szCs w:val="24"/>
                <w:rPrChange w:id="2325" w:author="Barshadskaya, Yuliya" w:date="2024-01-12T22:21:00Z">
                  <w:rPr/>
                </w:rPrChange>
              </w:rPr>
              <w:t xml:space="preserve"> в/в в 1 день цикла, до 4 циклов.</w:t>
            </w:r>
          </w:p>
          <w:p w14:paraId="4DA1D22D" w14:textId="0CE8A7A6" w:rsidR="002C1132" w:rsidRPr="004A0FC3" w:rsidRDefault="002C1132" w:rsidP="00415551">
            <w:pPr>
              <w:pStyle w:val="SDText"/>
              <w:ind w:firstLine="0"/>
              <w:rPr>
                <w:rFonts w:cs="Times New Roman"/>
                <w:color w:val="000000" w:themeColor="text1"/>
                <w:szCs w:val="24"/>
                <w:rPrChange w:id="2326" w:author="Barshadskaya, Yuliya" w:date="2024-01-12T22:21:00Z">
                  <w:rPr/>
                </w:rPrChange>
              </w:rPr>
            </w:pPr>
            <w:r w:rsidRPr="004A0FC3">
              <w:rPr>
                <w:rFonts w:cs="Times New Roman"/>
                <w:color w:val="000000" w:themeColor="text1"/>
                <w:szCs w:val="24"/>
                <w:rPrChange w:id="2327" w:author="Barshadskaya, Yuliya" w:date="2024-01-12T22:21:00Z">
                  <w:rPr/>
                </w:rPrChange>
              </w:rPr>
              <w:t>Фолиевая кислота внутрь по 350–1000 мкг (в среднем 400 мг) как минимум за 5 дней до начала лечения пеметрекседом.</w:t>
            </w:r>
          </w:p>
          <w:p w14:paraId="71FCF293" w14:textId="3356346C" w:rsidR="002C1132" w:rsidRPr="004A0FC3" w:rsidRDefault="002C1132" w:rsidP="00415551">
            <w:pPr>
              <w:pStyle w:val="SDText"/>
              <w:ind w:firstLine="0"/>
              <w:rPr>
                <w:rFonts w:cs="Times New Roman"/>
                <w:color w:val="000000" w:themeColor="text1"/>
                <w:szCs w:val="24"/>
                <w:rPrChange w:id="2328" w:author="Barshadskaya, Yuliya" w:date="2024-01-12T22:21:00Z">
                  <w:rPr/>
                </w:rPrChange>
              </w:rPr>
            </w:pPr>
            <w:r w:rsidRPr="004A0FC3">
              <w:rPr>
                <w:rFonts w:cs="Times New Roman"/>
                <w:color w:val="000000" w:themeColor="text1"/>
                <w:szCs w:val="24"/>
                <w:rPrChange w:id="2329" w:author="Barshadskaya, Yuliya" w:date="2024-01-12T22:21:00Z">
                  <w:rPr/>
                </w:rPrChange>
              </w:rPr>
              <w:t>Цианокобаламин (витамин В12) в дозе 1000 мкг в/м в период за 7 дней до начала лечебного цикла (только неплоскоклеточный НМРЛ).</w:t>
            </w:r>
          </w:p>
          <w:p w14:paraId="4DCD14DC" w14:textId="0FF2EAB7" w:rsidR="00683C32" w:rsidRPr="004A0FC3" w:rsidRDefault="002C1132" w:rsidP="00415551">
            <w:pPr>
              <w:pStyle w:val="SDText"/>
              <w:ind w:firstLine="0"/>
              <w:rPr>
                <w:rFonts w:cs="Times New Roman"/>
                <w:color w:val="000000" w:themeColor="text1"/>
                <w:szCs w:val="24"/>
                <w:rPrChange w:id="2330" w:author="Barshadskaya, Yuliya" w:date="2024-01-12T22:21:00Z">
                  <w:rPr/>
                </w:rPrChange>
              </w:rPr>
            </w:pPr>
            <w:r w:rsidRPr="004A0FC3">
              <w:rPr>
                <w:rFonts w:cs="Times New Roman"/>
                <w:color w:val="000000" w:themeColor="text1"/>
                <w:szCs w:val="24"/>
                <w:rPrChange w:id="2331" w:author="Barshadskaya, Yuliya" w:date="2024-01-12T22:21:00Z">
                  <w:rPr/>
                </w:rPrChange>
              </w:rPr>
              <w:t>Цикл –21 день</w:t>
            </w:r>
          </w:p>
        </w:tc>
        <w:tc>
          <w:tcPr>
            <w:tcW w:w="1701" w:type="dxa"/>
          </w:tcPr>
          <w:p w14:paraId="4FA619E2" w14:textId="03ED6A77" w:rsidR="00683C32" w:rsidRPr="004A0FC3" w:rsidRDefault="00B337DD" w:rsidP="00415551">
            <w:pPr>
              <w:pStyle w:val="SDText"/>
              <w:ind w:firstLine="0"/>
              <w:rPr>
                <w:rFonts w:cs="Times New Roman"/>
                <w:color w:val="000000" w:themeColor="text1"/>
                <w:szCs w:val="24"/>
                <w:lang w:val="en-US"/>
                <w:rPrChange w:id="2332" w:author="Barshadskaya, Yuliya" w:date="2024-01-12T22:21:00Z">
                  <w:rPr>
                    <w:lang w:val="en-US"/>
                  </w:rPr>
                </w:rPrChange>
              </w:rPr>
            </w:pPr>
            <w:r w:rsidRPr="004A0FC3">
              <w:rPr>
                <w:rFonts w:cs="Times New Roman"/>
                <w:color w:val="000000" w:themeColor="text1"/>
                <w:szCs w:val="24"/>
                <w:lang w:val="en-US"/>
                <w:rPrChange w:id="2333" w:author="Barshadskaya, Yuliya" w:date="2024-01-12T22:21:00Z">
                  <w:rPr>
                    <w:lang w:val="en-US"/>
                  </w:rPr>
                </w:rPrChange>
              </w:rPr>
              <w:t>A</w:t>
            </w:r>
          </w:p>
        </w:tc>
        <w:tc>
          <w:tcPr>
            <w:tcW w:w="1270" w:type="dxa"/>
          </w:tcPr>
          <w:p w14:paraId="323BC466" w14:textId="6AD8BF06" w:rsidR="00683C32" w:rsidRPr="004A0FC3" w:rsidRDefault="00B337DD" w:rsidP="00415551">
            <w:pPr>
              <w:pStyle w:val="SDText"/>
              <w:ind w:firstLine="0"/>
              <w:rPr>
                <w:rFonts w:cs="Times New Roman"/>
                <w:color w:val="000000" w:themeColor="text1"/>
                <w:szCs w:val="24"/>
                <w:lang w:val="en-US"/>
                <w:rPrChange w:id="2334" w:author="Barshadskaya, Yuliya" w:date="2024-01-12T22:21:00Z">
                  <w:rPr>
                    <w:lang w:val="en-US"/>
                  </w:rPr>
                </w:rPrChange>
              </w:rPr>
            </w:pPr>
            <w:r w:rsidRPr="004A0FC3">
              <w:rPr>
                <w:rFonts w:cs="Times New Roman"/>
                <w:color w:val="000000" w:themeColor="text1"/>
                <w:szCs w:val="24"/>
                <w:lang w:val="en-US"/>
                <w:rPrChange w:id="2335" w:author="Barshadskaya, Yuliya" w:date="2024-01-12T22:21:00Z">
                  <w:rPr>
                    <w:lang w:val="en-US"/>
                  </w:rPr>
                </w:rPrChange>
              </w:rPr>
              <w:t>2</w:t>
            </w:r>
          </w:p>
        </w:tc>
      </w:tr>
      <w:tr w:rsidR="006E6534" w:rsidRPr="004A0FC3" w14:paraId="3CB21E1B" w14:textId="77777777" w:rsidTr="00647451">
        <w:tc>
          <w:tcPr>
            <w:tcW w:w="2336" w:type="dxa"/>
          </w:tcPr>
          <w:p w14:paraId="6E8A3B8F" w14:textId="2C7E69D5" w:rsidR="00683C32" w:rsidRPr="004A0FC3" w:rsidRDefault="004D322C" w:rsidP="00415551">
            <w:pPr>
              <w:pStyle w:val="SDText"/>
              <w:ind w:firstLine="0"/>
              <w:rPr>
                <w:rFonts w:cs="Times New Roman"/>
                <w:color w:val="000000" w:themeColor="text1"/>
                <w:szCs w:val="24"/>
                <w:rPrChange w:id="2336" w:author="Barshadskaya, Yuliya" w:date="2024-01-12T22:21:00Z">
                  <w:rPr/>
                </w:rPrChange>
              </w:rPr>
            </w:pPr>
            <w:r w:rsidRPr="004A0FC3">
              <w:rPr>
                <w:rFonts w:cs="Times New Roman"/>
                <w:color w:val="000000" w:themeColor="text1"/>
                <w:szCs w:val="24"/>
                <w:rPrChange w:id="2337" w:author="Barshadskaya, Yuliya" w:date="2024-01-12T22:21:00Z">
                  <w:rPr/>
                </w:rPrChange>
              </w:rPr>
              <w:t>Осимертиниб</w:t>
            </w:r>
          </w:p>
        </w:tc>
        <w:tc>
          <w:tcPr>
            <w:tcW w:w="4038" w:type="dxa"/>
          </w:tcPr>
          <w:p w14:paraId="481BCD31" w14:textId="37E11450" w:rsidR="00683C32" w:rsidRPr="004A0FC3" w:rsidRDefault="00B337DD" w:rsidP="00415551">
            <w:pPr>
              <w:pStyle w:val="SDText"/>
              <w:ind w:firstLine="0"/>
              <w:rPr>
                <w:rFonts w:cs="Times New Roman"/>
                <w:color w:val="000000" w:themeColor="text1"/>
                <w:szCs w:val="24"/>
                <w:rPrChange w:id="2338" w:author="Barshadskaya, Yuliya" w:date="2024-01-12T22:21:00Z">
                  <w:rPr/>
                </w:rPrChange>
              </w:rPr>
            </w:pPr>
            <w:r w:rsidRPr="004A0FC3">
              <w:rPr>
                <w:rFonts w:cs="Times New Roman"/>
                <w:color w:val="000000" w:themeColor="text1"/>
                <w:szCs w:val="24"/>
                <w:rPrChange w:id="2339" w:author="Barshadskaya, Yuliya" w:date="2024-01-12T22:21:00Z">
                  <w:rPr/>
                </w:rPrChange>
              </w:rPr>
              <w:t>80 мг внутрь ежедневно при наличии активирующих мутаций в гене EGFR до 3 лет или развития непереносимой токсичности</w:t>
            </w:r>
          </w:p>
        </w:tc>
        <w:tc>
          <w:tcPr>
            <w:tcW w:w="1701" w:type="dxa"/>
          </w:tcPr>
          <w:p w14:paraId="6D9BAE89" w14:textId="5DEA07F3" w:rsidR="00683C32" w:rsidRPr="004A0FC3" w:rsidRDefault="00B337DD" w:rsidP="00415551">
            <w:pPr>
              <w:pStyle w:val="SDText"/>
              <w:ind w:firstLine="0"/>
              <w:rPr>
                <w:rFonts w:cs="Times New Roman"/>
                <w:color w:val="000000" w:themeColor="text1"/>
                <w:szCs w:val="24"/>
                <w:lang w:val="en-US"/>
                <w:rPrChange w:id="2340" w:author="Barshadskaya, Yuliya" w:date="2024-01-12T22:21:00Z">
                  <w:rPr>
                    <w:lang w:val="en-US"/>
                  </w:rPr>
                </w:rPrChange>
              </w:rPr>
            </w:pPr>
            <w:r w:rsidRPr="004A0FC3">
              <w:rPr>
                <w:rFonts w:cs="Times New Roman"/>
                <w:color w:val="000000" w:themeColor="text1"/>
                <w:szCs w:val="24"/>
                <w:lang w:val="en-US"/>
                <w:rPrChange w:id="2341" w:author="Barshadskaya, Yuliya" w:date="2024-01-12T22:21:00Z">
                  <w:rPr>
                    <w:lang w:val="en-US"/>
                  </w:rPr>
                </w:rPrChange>
              </w:rPr>
              <w:t>A</w:t>
            </w:r>
          </w:p>
        </w:tc>
        <w:tc>
          <w:tcPr>
            <w:tcW w:w="1270" w:type="dxa"/>
          </w:tcPr>
          <w:p w14:paraId="0883A087" w14:textId="04EF1EC5" w:rsidR="00683C32" w:rsidRPr="004A0FC3" w:rsidRDefault="00B337DD" w:rsidP="00415551">
            <w:pPr>
              <w:pStyle w:val="SDText"/>
              <w:ind w:firstLine="0"/>
              <w:rPr>
                <w:rFonts w:cs="Times New Roman"/>
                <w:color w:val="000000" w:themeColor="text1"/>
                <w:szCs w:val="24"/>
                <w:lang w:val="en-US"/>
                <w:rPrChange w:id="2342" w:author="Barshadskaya, Yuliya" w:date="2024-01-12T22:21:00Z">
                  <w:rPr>
                    <w:lang w:val="en-US"/>
                  </w:rPr>
                </w:rPrChange>
              </w:rPr>
            </w:pPr>
            <w:r w:rsidRPr="004A0FC3">
              <w:rPr>
                <w:rFonts w:cs="Times New Roman"/>
                <w:color w:val="000000" w:themeColor="text1"/>
                <w:szCs w:val="24"/>
                <w:lang w:val="en-US"/>
                <w:rPrChange w:id="2343" w:author="Barshadskaya, Yuliya" w:date="2024-01-12T22:21:00Z">
                  <w:rPr>
                    <w:lang w:val="en-US"/>
                  </w:rPr>
                </w:rPrChange>
              </w:rPr>
              <w:t>2</w:t>
            </w:r>
          </w:p>
        </w:tc>
      </w:tr>
      <w:tr w:rsidR="006E6534" w:rsidRPr="004A0FC3" w14:paraId="6B5A382F" w14:textId="77777777" w:rsidTr="00647451">
        <w:tc>
          <w:tcPr>
            <w:tcW w:w="2336" w:type="dxa"/>
          </w:tcPr>
          <w:p w14:paraId="27C5CE9A" w14:textId="0659889F" w:rsidR="004D322C" w:rsidRPr="004A0FC3" w:rsidRDefault="00DF659E" w:rsidP="00415551">
            <w:pPr>
              <w:pStyle w:val="SDText"/>
              <w:ind w:firstLine="0"/>
              <w:rPr>
                <w:rFonts w:cs="Times New Roman"/>
                <w:color w:val="000000" w:themeColor="text1"/>
                <w:szCs w:val="24"/>
                <w:rPrChange w:id="2344" w:author="Barshadskaya, Yuliya" w:date="2024-01-12T22:21:00Z">
                  <w:rPr/>
                </w:rPrChange>
              </w:rPr>
            </w:pPr>
            <w:r w:rsidRPr="004A0FC3">
              <w:rPr>
                <w:rFonts w:cs="Times New Roman"/>
                <w:color w:val="000000" w:themeColor="text1"/>
                <w:szCs w:val="24"/>
                <w:rPrChange w:id="2345" w:author="Barshadskaya, Yuliya" w:date="2024-01-12T22:21:00Z">
                  <w:rPr/>
                </w:rPrChange>
              </w:rPr>
              <w:t>Атезолизумаб</w:t>
            </w:r>
          </w:p>
        </w:tc>
        <w:tc>
          <w:tcPr>
            <w:tcW w:w="4038" w:type="dxa"/>
          </w:tcPr>
          <w:p w14:paraId="6A93A3E6" w14:textId="470B1617" w:rsidR="004D322C" w:rsidRPr="004A0FC3" w:rsidRDefault="00B337DD" w:rsidP="00415551">
            <w:pPr>
              <w:pStyle w:val="SDText"/>
              <w:ind w:firstLine="0"/>
              <w:rPr>
                <w:rFonts w:cs="Times New Roman"/>
                <w:color w:val="000000" w:themeColor="text1"/>
                <w:szCs w:val="24"/>
                <w:rPrChange w:id="2346" w:author="Barshadskaya, Yuliya" w:date="2024-01-12T22:21:00Z">
                  <w:rPr/>
                </w:rPrChange>
              </w:rPr>
            </w:pPr>
            <w:r w:rsidRPr="004A0FC3">
              <w:rPr>
                <w:rFonts w:cs="Times New Roman"/>
                <w:color w:val="000000" w:themeColor="text1"/>
                <w:szCs w:val="24"/>
                <w:rPrChange w:id="2347" w:author="Barshadskaya, Yuliya" w:date="2024-01-12T22:21:00Z">
                  <w:rPr/>
                </w:rPrChange>
              </w:rPr>
              <w:t xml:space="preserve">1200 мг </w:t>
            </w:r>
            <w:r w:rsidR="00FA5C1F" w:rsidRPr="004A0FC3">
              <w:rPr>
                <w:rFonts w:cs="Times New Roman"/>
                <w:color w:val="000000" w:themeColor="text1"/>
                <w:szCs w:val="24"/>
                <w:rPrChange w:id="2348" w:author="Barshadskaya, Yuliya" w:date="2024-01-12T22:21:00Z">
                  <w:rPr/>
                </w:rPrChange>
              </w:rPr>
              <w:t xml:space="preserve">1 </w:t>
            </w:r>
            <w:r w:rsidRPr="004A0FC3">
              <w:rPr>
                <w:rFonts w:cs="Times New Roman"/>
                <w:color w:val="000000" w:themeColor="text1"/>
                <w:szCs w:val="24"/>
                <w:rPrChange w:id="2349" w:author="Barshadskaya, Yuliya" w:date="2024-01-12T22:21:00Z">
                  <w:rPr/>
                </w:rPrChange>
              </w:rPr>
              <w:t>раз в 3 недели, 840 мг</w:t>
            </w:r>
            <w:r w:rsidR="00FA5C1F" w:rsidRPr="004A0FC3">
              <w:rPr>
                <w:rFonts w:cs="Times New Roman"/>
                <w:color w:val="000000" w:themeColor="text1"/>
                <w:szCs w:val="24"/>
                <w:rPrChange w:id="2350" w:author="Barshadskaya, Yuliya" w:date="2024-01-12T22:21:00Z">
                  <w:rPr/>
                </w:rPrChange>
              </w:rPr>
              <w:t xml:space="preserve"> 1</w:t>
            </w:r>
            <w:r w:rsidRPr="004A0FC3">
              <w:rPr>
                <w:rFonts w:cs="Times New Roman"/>
                <w:color w:val="000000" w:themeColor="text1"/>
                <w:szCs w:val="24"/>
                <w:rPrChange w:id="2351" w:author="Barshadskaya, Yuliya" w:date="2024-01-12T22:21:00Z">
                  <w:rPr/>
                </w:rPrChange>
              </w:rPr>
              <w:t xml:space="preserve"> раз в 2 недели или 1680 мг </w:t>
            </w:r>
            <w:r w:rsidR="00FA5C1F" w:rsidRPr="004A0FC3">
              <w:rPr>
                <w:rFonts w:cs="Times New Roman"/>
                <w:color w:val="000000" w:themeColor="text1"/>
                <w:szCs w:val="24"/>
                <w:rPrChange w:id="2352" w:author="Barshadskaya, Yuliya" w:date="2024-01-12T22:21:00Z">
                  <w:rPr/>
                </w:rPrChange>
              </w:rPr>
              <w:t xml:space="preserve">1 </w:t>
            </w:r>
            <w:r w:rsidRPr="004A0FC3">
              <w:rPr>
                <w:rFonts w:cs="Times New Roman"/>
                <w:color w:val="000000" w:themeColor="text1"/>
                <w:szCs w:val="24"/>
                <w:rPrChange w:id="2353" w:author="Barshadskaya, Yuliya" w:date="2024-01-12T22:21:00Z">
                  <w:rPr/>
                </w:rPrChange>
              </w:rPr>
              <w:t>раз в 4 недели в виде в течение не менее 12 мес</w:t>
            </w:r>
          </w:p>
        </w:tc>
        <w:tc>
          <w:tcPr>
            <w:tcW w:w="1701" w:type="dxa"/>
          </w:tcPr>
          <w:p w14:paraId="3D03AEB8" w14:textId="0738BDCB" w:rsidR="004D322C" w:rsidRPr="004A0FC3" w:rsidRDefault="00B337DD" w:rsidP="00415551">
            <w:pPr>
              <w:pStyle w:val="SDText"/>
              <w:ind w:firstLine="0"/>
              <w:rPr>
                <w:rFonts w:cs="Times New Roman"/>
                <w:color w:val="000000" w:themeColor="text1"/>
                <w:szCs w:val="24"/>
                <w:lang w:val="en-US"/>
                <w:rPrChange w:id="2354" w:author="Barshadskaya, Yuliya" w:date="2024-01-12T22:21:00Z">
                  <w:rPr>
                    <w:lang w:val="en-US"/>
                  </w:rPr>
                </w:rPrChange>
              </w:rPr>
            </w:pPr>
            <w:r w:rsidRPr="004A0FC3">
              <w:rPr>
                <w:rFonts w:cs="Times New Roman"/>
                <w:color w:val="000000" w:themeColor="text1"/>
                <w:szCs w:val="24"/>
                <w:lang w:val="en-US"/>
                <w:rPrChange w:id="2355" w:author="Barshadskaya, Yuliya" w:date="2024-01-12T22:21:00Z">
                  <w:rPr>
                    <w:lang w:val="en-US"/>
                  </w:rPr>
                </w:rPrChange>
              </w:rPr>
              <w:t>C</w:t>
            </w:r>
          </w:p>
        </w:tc>
        <w:tc>
          <w:tcPr>
            <w:tcW w:w="1270" w:type="dxa"/>
          </w:tcPr>
          <w:p w14:paraId="5152AA40" w14:textId="48F2D241" w:rsidR="004D322C" w:rsidRPr="004A0FC3" w:rsidRDefault="00B337DD" w:rsidP="00415551">
            <w:pPr>
              <w:pStyle w:val="SDText"/>
              <w:ind w:firstLine="0"/>
              <w:rPr>
                <w:rFonts w:cs="Times New Roman"/>
                <w:color w:val="000000" w:themeColor="text1"/>
                <w:szCs w:val="24"/>
                <w:lang w:val="en-US"/>
                <w:rPrChange w:id="2356" w:author="Barshadskaya, Yuliya" w:date="2024-01-12T22:21:00Z">
                  <w:rPr>
                    <w:lang w:val="en-US"/>
                  </w:rPr>
                </w:rPrChange>
              </w:rPr>
            </w:pPr>
            <w:r w:rsidRPr="004A0FC3">
              <w:rPr>
                <w:rFonts w:cs="Times New Roman"/>
                <w:color w:val="000000" w:themeColor="text1"/>
                <w:szCs w:val="24"/>
                <w:lang w:val="en-US"/>
                <w:rPrChange w:id="2357" w:author="Barshadskaya, Yuliya" w:date="2024-01-12T22:21:00Z">
                  <w:rPr>
                    <w:lang w:val="en-US"/>
                  </w:rPr>
                </w:rPrChange>
              </w:rPr>
              <w:t>4</w:t>
            </w:r>
          </w:p>
        </w:tc>
      </w:tr>
      <w:tr w:rsidR="006E6534" w:rsidRPr="004A0FC3" w14:paraId="20DC6A24" w14:textId="77777777" w:rsidTr="00787A04">
        <w:trPr>
          <w:ins w:id="2358" w:author="N F" w:date="2023-08-03T18:12:00Z"/>
        </w:trPr>
        <w:tc>
          <w:tcPr>
            <w:tcW w:w="9345" w:type="dxa"/>
            <w:gridSpan w:val="4"/>
          </w:tcPr>
          <w:p w14:paraId="14F0C991" w14:textId="77777777" w:rsidR="00A55490" w:rsidRPr="004A0FC3" w:rsidRDefault="00A55490" w:rsidP="00415551">
            <w:pPr>
              <w:pStyle w:val="SDcomments"/>
              <w:ind w:firstLine="0"/>
              <w:rPr>
                <w:ins w:id="2359" w:author="N F" w:date="2023-08-03T18:13:00Z"/>
                <w:rFonts w:cs="Times New Roman"/>
                <w:color w:val="000000" w:themeColor="text1"/>
                <w:szCs w:val="24"/>
                <w:rPrChange w:id="2360" w:author="Barshadskaya, Yuliya" w:date="2024-01-12T22:21:00Z">
                  <w:rPr>
                    <w:ins w:id="2361" w:author="N F" w:date="2023-08-03T18:13:00Z"/>
                  </w:rPr>
                </w:rPrChange>
              </w:rPr>
            </w:pPr>
            <w:moveToRangeStart w:id="2362" w:author="N F" w:date="2023-08-03T18:13:00Z" w:name="move141978808"/>
            <w:moveTo w:id="2363" w:author="N F" w:date="2023-08-03T18:13:00Z">
              <w:r w:rsidRPr="004A0FC3">
                <w:rPr>
                  <w:rFonts w:cs="Times New Roman"/>
                  <w:b/>
                  <w:bCs/>
                  <w:color w:val="000000" w:themeColor="text1"/>
                  <w:szCs w:val="24"/>
                  <w:rPrChange w:id="2364" w:author="Barshadskaya, Yuliya" w:date="2024-01-12T22:21:00Z">
                    <w:rPr>
                      <w:b/>
                      <w:bCs/>
                      <w:i/>
                      <w:iCs/>
                    </w:rPr>
                  </w:rPrChange>
                </w:rPr>
                <w:t>Примечания</w:t>
              </w:r>
              <w:r w:rsidRPr="004A0FC3">
                <w:rPr>
                  <w:rFonts w:cs="Times New Roman"/>
                  <w:b/>
                  <w:bCs/>
                  <w:i/>
                  <w:iCs/>
                  <w:color w:val="000000" w:themeColor="text1"/>
                  <w:szCs w:val="24"/>
                  <w:rPrChange w:id="2365" w:author="Barshadskaya, Yuliya" w:date="2024-01-12T22:21:00Z">
                    <w:rPr>
                      <w:b/>
                      <w:bCs/>
                      <w:i/>
                      <w:iCs/>
                    </w:rPr>
                  </w:rPrChange>
                </w:rPr>
                <w:t>:</w:t>
              </w:r>
              <w:r w:rsidRPr="004A0FC3">
                <w:rPr>
                  <w:rFonts w:cs="Times New Roman"/>
                  <w:color w:val="000000" w:themeColor="text1"/>
                  <w:szCs w:val="24"/>
                  <w:rPrChange w:id="2366" w:author="Barshadskaya, Yuliya" w:date="2024-01-12T22:21:00Z">
                    <w:rPr/>
                  </w:rPrChange>
                </w:rPr>
                <w:t xml:space="preserve"> </w:t>
              </w:r>
            </w:moveTo>
          </w:p>
          <w:p w14:paraId="0A1650AA" w14:textId="43E7212E" w:rsidR="00A55490" w:rsidRPr="004A0FC3" w:rsidRDefault="00A55490">
            <w:pPr>
              <w:pStyle w:val="SDcomments"/>
              <w:ind w:firstLine="0"/>
              <w:rPr>
                <w:moveTo w:id="2367" w:author="N F" w:date="2023-08-03T18:13:00Z"/>
                <w:rFonts w:cs="Times New Roman"/>
                <w:color w:val="000000" w:themeColor="text1"/>
                <w:szCs w:val="24"/>
                <w:rPrChange w:id="2368" w:author="Barshadskaya, Yuliya" w:date="2024-01-12T22:21:00Z">
                  <w:rPr>
                    <w:moveTo w:id="2369" w:author="N F" w:date="2023-08-03T18:13:00Z"/>
                  </w:rPr>
                </w:rPrChange>
              </w:rPr>
              <w:pPrChange w:id="2370" w:author="N F" w:date="2023-08-06T15:38:00Z">
                <w:pPr>
                  <w:pStyle w:val="SDcomments"/>
                </w:pPr>
              </w:pPrChange>
            </w:pPr>
            <w:moveTo w:id="2371" w:author="N F" w:date="2023-08-03T18:13:00Z">
              <w:r w:rsidRPr="004A0FC3">
                <w:rPr>
                  <w:rFonts w:cs="Times New Roman"/>
                  <w:color w:val="000000" w:themeColor="text1"/>
                  <w:szCs w:val="24"/>
                  <w:rPrChange w:id="2372" w:author="Barshadskaya, Yuliya" w:date="2024-01-12T22:21:00Z">
                    <w:rPr/>
                  </w:rPrChange>
                </w:rPr>
                <w:t xml:space="preserve">УУР – уровень убедительности рекомендаций; УДД – уровень достоверности доказательств; в/в – внутривенно; в/м – внутримышечно; НМРЛ – немелкоклеточный рак легкого; </w:t>
              </w:r>
              <w:r w:rsidRPr="004A0FC3">
                <w:rPr>
                  <w:rFonts w:cs="Times New Roman"/>
                  <w:color w:val="000000" w:themeColor="text1"/>
                  <w:szCs w:val="24"/>
                  <w:lang w:val="en-US"/>
                  <w:rPrChange w:id="2373" w:author="Barshadskaya, Yuliya" w:date="2024-01-12T22:21:00Z">
                    <w:rPr>
                      <w:lang w:val="en-US"/>
                    </w:rPr>
                  </w:rPrChange>
                </w:rPr>
                <w:t>EGFR</w:t>
              </w:r>
              <w:r w:rsidRPr="004A0FC3">
                <w:rPr>
                  <w:rFonts w:cs="Times New Roman"/>
                  <w:color w:val="000000" w:themeColor="text1"/>
                  <w:szCs w:val="24"/>
                  <w:rPrChange w:id="2374" w:author="Barshadskaya, Yuliya" w:date="2024-01-12T22:21:00Z">
                    <w:rPr/>
                  </w:rPrChange>
                </w:rPr>
                <w:t xml:space="preserve"> – рецептор эпителиального фактора роста (</w:t>
              </w:r>
              <w:r w:rsidRPr="004A0FC3">
                <w:rPr>
                  <w:rFonts w:cs="Times New Roman"/>
                  <w:color w:val="000000" w:themeColor="text1"/>
                  <w:szCs w:val="24"/>
                  <w:lang w:val="en-US"/>
                  <w:rPrChange w:id="2375" w:author="Barshadskaya, Yuliya" w:date="2024-01-12T22:21:00Z">
                    <w:rPr>
                      <w:lang w:val="en-US"/>
                    </w:rPr>
                  </w:rPrChange>
                </w:rPr>
                <w:t>epithelial</w:t>
              </w:r>
              <w:r w:rsidRPr="004A0FC3">
                <w:rPr>
                  <w:rFonts w:cs="Times New Roman"/>
                  <w:color w:val="000000" w:themeColor="text1"/>
                  <w:szCs w:val="24"/>
                  <w:rPrChange w:id="2376" w:author="Barshadskaya, Yuliya" w:date="2024-01-12T22:21:00Z">
                    <w:rPr/>
                  </w:rPrChange>
                </w:rPr>
                <w:t xml:space="preserve"> </w:t>
              </w:r>
              <w:r w:rsidRPr="004A0FC3">
                <w:rPr>
                  <w:rFonts w:cs="Times New Roman"/>
                  <w:color w:val="000000" w:themeColor="text1"/>
                  <w:szCs w:val="24"/>
                  <w:lang w:val="en-US"/>
                  <w:rPrChange w:id="2377" w:author="Barshadskaya, Yuliya" w:date="2024-01-12T22:21:00Z">
                    <w:rPr>
                      <w:lang w:val="en-US"/>
                    </w:rPr>
                  </w:rPrChange>
                </w:rPr>
                <w:t>growth</w:t>
              </w:r>
              <w:r w:rsidRPr="004A0FC3">
                <w:rPr>
                  <w:rFonts w:cs="Times New Roman"/>
                  <w:color w:val="000000" w:themeColor="text1"/>
                  <w:szCs w:val="24"/>
                  <w:rPrChange w:id="2378" w:author="Barshadskaya, Yuliya" w:date="2024-01-12T22:21:00Z">
                    <w:rPr/>
                  </w:rPrChange>
                </w:rPr>
                <w:t xml:space="preserve"> </w:t>
              </w:r>
              <w:r w:rsidRPr="004A0FC3">
                <w:rPr>
                  <w:rFonts w:cs="Times New Roman"/>
                  <w:color w:val="000000" w:themeColor="text1"/>
                  <w:szCs w:val="24"/>
                  <w:lang w:val="en-US"/>
                  <w:rPrChange w:id="2379" w:author="Barshadskaya, Yuliya" w:date="2024-01-12T22:21:00Z">
                    <w:rPr>
                      <w:lang w:val="en-US"/>
                    </w:rPr>
                  </w:rPrChange>
                </w:rPr>
                <w:t>factor</w:t>
              </w:r>
              <w:r w:rsidRPr="004A0FC3">
                <w:rPr>
                  <w:rFonts w:cs="Times New Roman"/>
                  <w:color w:val="000000" w:themeColor="text1"/>
                  <w:szCs w:val="24"/>
                  <w:rPrChange w:id="2380" w:author="Barshadskaya, Yuliya" w:date="2024-01-12T22:21:00Z">
                    <w:rPr/>
                  </w:rPrChange>
                </w:rPr>
                <w:t>); * – препарат, применяющийся не в соответствии с показаниями к применению и противопоказаниями, способами применения и дозами, содержащимися в инструкции по применению лекарственного препарата.</w:t>
              </w:r>
            </w:moveTo>
          </w:p>
          <w:moveToRangeEnd w:id="2362"/>
          <w:p w14:paraId="7EF53AC4" w14:textId="77777777" w:rsidR="00A55490" w:rsidRPr="004A0FC3" w:rsidRDefault="00A55490" w:rsidP="00415551">
            <w:pPr>
              <w:pStyle w:val="SDText"/>
              <w:ind w:firstLine="0"/>
              <w:rPr>
                <w:ins w:id="2381" w:author="N F" w:date="2023-08-03T18:12:00Z"/>
                <w:rFonts w:cs="Times New Roman"/>
                <w:color w:val="000000" w:themeColor="text1"/>
                <w:szCs w:val="24"/>
                <w:rPrChange w:id="2382" w:author="Barshadskaya, Yuliya" w:date="2024-01-12T22:21:00Z">
                  <w:rPr>
                    <w:ins w:id="2383" w:author="N F" w:date="2023-08-03T18:12:00Z"/>
                    <w:sz w:val="20"/>
                    <w:szCs w:val="20"/>
                    <w:lang w:val="en-US"/>
                  </w:rPr>
                </w:rPrChange>
              </w:rPr>
            </w:pPr>
          </w:p>
        </w:tc>
      </w:tr>
    </w:tbl>
    <w:p w14:paraId="4EAAAB4E" w14:textId="2BECC9A3" w:rsidR="00683C32" w:rsidRPr="006E6534" w:rsidDel="004A0FC3" w:rsidRDefault="00B337DD">
      <w:pPr>
        <w:pStyle w:val="SDcomments"/>
        <w:rPr>
          <w:del w:id="2384" w:author="Barshadskaya, Yuliya" w:date="2024-01-12T22:22:00Z"/>
          <w:moveFrom w:id="2385" w:author="N F" w:date="2023-08-03T18:13:00Z"/>
          <w:rFonts w:cs="Times New Roman"/>
          <w:color w:val="000000" w:themeColor="text1"/>
          <w:rPrChange w:id="2386" w:author="N F" w:date="2023-12-05T03:08:00Z">
            <w:rPr>
              <w:del w:id="2387" w:author="Barshadskaya, Yuliya" w:date="2024-01-12T22:22:00Z"/>
              <w:moveFrom w:id="2388" w:author="N F" w:date="2023-08-03T18:13:00Z"/>
              <w:rFonts w:cs="Times New Roman"/>
            </w:rPr>
          </w:rPrChange>
        </w:rPr>
      </w:pPr>
      <w:moveFromRangeStart w:id="2389" w:author="N F" w:date="2023-08-03T18:13:00Z" w:name="move141978808"/>
      <w:moveFrom w:id="2390" w:author="N F" w:date="2023-08-03T18:13:00Z">
        <w:r w:rsidRPr="006E6534" w:rsidDel="00A55490">
          <w:rPr>
            <w:rFonts w:cs="Times New Roman"/>
            <w:b/>
            <w:bCs/>
            <w:i/>
            <w:iCs/>
            <w:color w:val="000000" w:themeColor="text1"/>
            <w:rPrChange w:id="2391" w:author="N F" w:date="2023-12-05T03:08:00Z">
              <w:rPr>
                <w:i/>
                <w:iCs/>
              </w:rPr>
            </w:rPrChange>
          </w:rPr>
          <w:t>Примечания:</w:t>
        </w:r>
        <w:r w:rsidRPr="006E6534" w:rsidDel="00A55490">
          <w:rPr>
            <w:rFonts w:cs="Times New Roman"/>
            <w:color w:val="000000" w:themeColor="text1"/>
            <w:rPrChange w:id="2392" w:author="N F" w:date="2023-12-05T03:08:00Z">
              <w:rPr>
                <w:rFonts w:cs="Times New Roman"/>
              </w:rPr>
            </w:rPrChange>
          </w:rPr>
          <w:t xml:space="preserve"> УУР – уровень убедительности </w:t>
        </w:r>
        <w:r w:rsidR="002156F2" w:rsidRPr="006E6534" w:rsidDel="00A55490">
          <w:rPr>
            <w:rFonts w:cs="Times New Roman"/>
            <w:color w:val="000000" w:themeColor="text1"/>
            <w:rPrChange w:id="2393" w:author="N F" w:date="2023-12-05T03:08:00Z">
              <w:rPr>
                <w:rFonts w:cs="Times New Roman"/>
              </w:rPr>
            </w:rPrChange>
          </w:rPr>
          <w:t>рекомендаций; УДД – уровень достоверности доказательств;</w:t>
        </w:r>
        <w:r w:rsidR="00490F41" w:rsidRPr="006E6534" w:rsidDel="00A55490">
          <w:rPr>
            <w:rFonts w:cs="Times New Roman"/>
            <w:color w:val="000000" w:themeColor="text1"/>
            <w:rPrChange w:id="2394" w:author="N F" w:date="2023-12-05T03:08:00Z">
              <w:rPr>
                <w:rFonts w:cs="Times New Roman"/>
              </w:rPr>
            </w:rPrChange>
          </w:rPr>
          <w:t xml:space="preserve"> в/в – внутривенно; в/м – внутримышечно</w:t>
        </w:r>
        <w:r w:rsidR="00D61966" w:rsidRPr="006E6534" w:rsidDel="00A55490">
          <w:rPr>
            <w:rFonts w:cs="Times New Roman"/>
            <w:color w:val="000000" w:themeColor="text1"/>
            <w:rPrChange w:id="2395" w:author="N F" w:date="2023-12-05T03:08:00Z">
              <w:rPr>
                <w:rFonts w:cs="Times New Roman"/>
              </w:rPr>
            </w:rPrChange>
          </w:rPr>
          <w:t xml:space="preserve">; НМРЛ – немелкоклеточный рак легкого; </w:t>
        </w:r>
        <w:r w:rsidR="00D61966" w:rsidRPr="006E6534" w:rsidDel="00A55490">
          <w:rPr>
            <w:rFonts w:cs="Times New Roman"/>
            <w:color w:val="000000" w:themeColor="text1"/>
            <w:lang w:val="en-US"/>
            <w:rPrChange w:id="2396" w:author="N F" w:date="2023-12-05T03:08:00Z">
              <w:rPr>
                <w:rFonts w:cs="Times New Roman"/>
                <w:lang w:val="en-US"/>
              </w:rPr>
            </w:rPrChange>
          </w:rPr>
          <w:t>EGFR</w:t>
        </w:r>
        <w:r w:rsidR="00D61966" w:rsidRPr="006E6534" w:rsidDel="00A55490">
          <w:rPr>
            <w:rFonts w:cs="Times New Roman"/>
            <w:color w:val="000000" w:themeColor="text1"/>
            <w:rPrChange w:id="2397" w:author="N F" w:date="2023-12-05T03:08:00Z">
              <w:rPr>
                <w:rFonts w:cs="Times New Roman"/>
              </w:rPr>
            </w:rPrChange>
          </w:rPr>
          <w:t xml:space="preserve"> – </w:t>
        </w:r>
        <w:r w:rsidR="00875404" w:rsidRPr="006E6534" w:rsidDel="00A55490">
          <w:rPr>
            <w:rFonts w:cs="Times New Roman"/>
            <w:color w:val="000000" w:themeColor="text1"/>
            <w:rPrChange w:id="2398" w:author="N F" w:date="2023-12-05T03:08:00Z">
              <w:rPr>
                <w:rFonts w:cs="Times New Roman"/>
              </w:rPr>
            </w:rPrChange>
          </w:rPr>
          <w:t>рецептор эпителиального фактора роста (</w:t>
        </w:r>
        <w:r w:rsidR="00875404" w:rsidRPr="006E6534" w:rsidDel="00A55490">
          <w:rPr>
            <w:rFonts w:cs="Times New Roman"/>
            <w:color w:val="000000" w:themeColor="text1"/>
            <w:lang w:val="en-US"/>
            <w:rPrChange w:id="2399" w:author="N F" w:date="2023-12-05T03:08:00Z">
              <w:rPr>
                <w:rFonts w:cs="Times New Roman"/>
                <w:lang w:val="en-US"/>
              </w:rPr>
            </w:rPrChange>
          </w:rPr>
          <w:t>epithelial</w:t>
        </w:r>
        <w:r w:rsidR="00875404" w:rsidRPr="006E6534" w:rsidDel="00A55490">
          <w:rPr>
            <w:rFonts w:cs="Times New Roman"/>
            <w:color w:val="000000" w:themeColor="text1"/>
            <w:rPrChange w:id="2400" w:author="N F" w:date="2023-12-05T03:08:00Z">
              <w:rPr>
                <w:rFonts w:cs="Times New Roman"/>
              </w:rPr>
            </w:rPrChange>
          </w:rPr>
          <w:t xml:space="preserve"> </w:t>
        </w:r>
        <w:r w:rsidR="00875404" w:rsidRPr="006E6534" w:rsidDel="00A55490">
          <w:rPr>
            <w:rFonts w:cs="Times New Roman"/>
            <w:color w:val="000000" w:themeColor="text1"/>
            <w:lang w:val="en-US"/>
            <w:rPrChange w:id="2401" w:author="N F" w:date="2023-12-05T03:08:00Z">
              <w:rPr>
                <w:rFonts w:cs="Times New Roman"/>
                <w:lang w:val="en-US"/>
              </w:rPr>
            </w:rPrChange>
          </w:rPr>
          <w:t>growth</w:t>
        </w:r>
        <w:r w:rsidR="00875404" w:rsidRPr="006E6534" w:rsidDel="00A55490">
          <w:rPr>
            <w:rFonts w:cs="Times New Roman"/>
            <w:color w:val="000000" w:themeColor="text1"/>
            <w:rPrChange w:id="2402" w:author="N F" w:date="2023-12-05T03:08:00Z">
              <w:rPr>
                <w:rFonts w:cs="Times New Roman"/>
              </w:rPr>
            </w:rPrChange>
          </w:rPr>
          <w:t xml:space="preserve"> </w:t>
        </w:r>
        <w:r w:rsidR="00875404" w:rsidRPr="006E6534" w:rsidDel="00A55490">
          <w:rPr>
            <w:rFonts w:cs="Times New Roman"/>
            <w:color w:val="000000" w:themeColor="text1"/>
            <w:lang w:val="en-US"/>
            <w:rPrChange w:id="2403" w:author="N F" w:date="2023-12-05T03:08:00Z">
              <w:rPr>
                <w:rFonts w:cs="Times New Roman"/>
                <w:lang w:val="en-US"/>
              </w:rPr>
            </w:rPrChange>
          </w:rPr>
          <w:t>factor</w:t>
        </w:r>
        <w:r w:rsidR="00875404" w:rsidRPr="006E6534" w:rsidDel="00A55490">
          <w:rPr>
            <w:rFonts w:cs="Times New Roman"/>
            <w:color w:val="000000" w:themeColor="text1"/>
            <w:rPrChange w:id="2404" w:author="N F" w:date="2023-12-05T03:08:00Z">
              <w:rPr>
                <w:rFonts w:cs="Times New Roman"/>
              </w:rPr>
            </w:rPrChange>
          </w:rPr>
          <w:t>)</w:t>
        </w:r>
        <w:r w:rsidR="00D61966" w:rsidRPr="006E6534" w:rsidDel="00A55490">
          <w:rPr>
            <w:rFonts w:cs="Times New Roman"/>
            <w:color w:val="000000" w:themeColor="text1"/>
            <w:rPrChange w:id="2405" w:author="N F" w:date="2023-12-05T03:08:00Z">
              <w:rPr>
                <w:rFonts w:cs="Times New Roman"/>
              </w:rPr>
            </w:rPrChange>
          </w:rPr>
          <w:t>;</w:t>
        </w:r>
        <w:r w:rsidR="002156F2" w:rsidRPr="006E6534" w:rsidDel="00A55490">
          <w:rPr>
            <w:rFonts w:cs="Times New Roman"/>
            <w:color w:val="000000" w:themeColor="text1"/>
            <w:rPrChange w:id="2406" w:author="N F" w:date="2023-12-05T03:08:00Z">
              <w:rPr>
                <w:rFonts w:cs="Times New Roman"/>
              </w:rPr>
            </w:rPrChange>
          </w:rPr>
          <w:t xml:space="preserve"> * – </w:t>
        </w:r>
        <w:r w:rsidR="00BB3A40" w:rsidRPr="006E6534" w:rsidDel="00A55490">
          <w:rPr>
            <w:rFonts w:cs="Times New Roman"/>
            <w:color w:val="000000" w:themeColor="text1"/>
            <w:rPrChange w:id="2407" w:author="N F" w:date="2023-12-05T03:08:00Z">
              <w:rPr>
                <w:rFonts w:cs="Times New Roman"/>
              </w:rPr>
            </w:rPrChange>
          </w:rPr>
          <w:t>препарат, применяющийся не в соответствии с показаниями к применению и противопоказаниями, способами применения и дозами, содержащимися в инструкции по применению лекарственного препарата</w:t>
        </w:r>
        <w:r w:rsidR="002156F2" w:rsidRPr="006E6534" w:rsidDel="00A55490">
          <w:rPr>
            <w:rFonts w:cs="Times New Roman"/>
            <w:color w:val="000000" w:themeColor="text1"/>
            <w:rPrChange w:id="2408" w:author="N F" w:date="2023-12-05T03:08:00Z">
              <w:rPr>
                <w:rFonts w:cs="Times New Roman"/>
              </w:rPr>
            </w:rPrChange>
          </w:rPr>
          <w:t>.</w:t>
        </w:r>
      </w:moveFrom>
    </w:p>
    <w:moveFromRangeEnd w:id="2389"/>
    <w:p w14:paraId="092E8424" w14:textId="77777777" w:rsidR="00683C32" w:rsidRPr="004A0FC3" w:rsidRDefault="00683C32">
      <w:pPr>
        <w:pStyle w:val="SDcomments"/>
        <w:pPrChange w:id="2409" w:author="Barshadskaya, Yuliya" w:date="2024-01-12T22:22:00Z">
          <w:pPr>
            <w:pStyle w:val="SDText"/>
          </w:pPr>
        </w:pPrChange>
      </w:pPr>
    </w:p>
    <w:p w14:paraId="4A2F63F1" w14:textId="745A740B" w:rsidR="00596253" w:rsidRPr="006E6534" w:rsidRDefault="00596253" w:rsidP="00415551">
      <w:pPr>
        <w:pStyle w:val="SDText"/>
        <w:rPr>
          <w:rFonts w:cs="Times New Roman"/>
          <w:b/>
          <w:bCs/>
          <w:color w:val="000000" w:themeColor="text1"/>
          <w:rPrChange w:id="2410" w:author="N F" w:date="2023-12-05T03:08:00Z">
            <w:rPr>
              <w:rFonts w:cs="Times New Roman"/>
              <w:b/>
              <w:bCs/>
            </w:rPr>
          </w:rPrChange>
        </w:rPr>
      </w:pPr>
      <w:r w:rsidRPr="006E6534">
        <w:rPr>
          <w:rFonts w:cs="Times New Roman"/>
          <w:b/>
          <w:bCs/>
          <w:color w:val="000000" w:themeColor="text1"/>
          <w:rPrChange w:id="2411" w:author="N F" w:date="2023-12-05T03:08:00Z">
            <w:rPr>
              <w:rFonts w:cs="Times New Roman"/>
              <w:b/>
              <w:bCs/>
            </w:rPr>
          </w:rPrChange>
        </w:rPr>
        <w:t xml:space="preserve">Молекулярно-направленная </w:t>
      </w:r>
      <w:r w:rsidR="00485B2C" w:rsidRPr="006E6534">
        <w:rPr>
          <w:rFonts w:cs="Times New Roman"/>
          <w:b/>
          <w:bCs/>
          <w:color w:val="000000" w:themeColor="text1"/>
          <w:rPrChange w:id="2412" w:author="N F" w:date="2023-12-05T03:08:00Z">
            <w:rPr>
              <w:rFonts w:cs="Times New Roman"/>
              <w:b/>
              <w:bCs/>
            </w:rPr>
          </w:rPrChange>
        </w:rPr>
        <w:t>терапия</w:t>
      </w:r>
    </w:p>
    <w:p w14:paraId="6A605CC5" w14:textId="426561E9" w:rsidR="00485B2C" w:rsidRPr="006E6534" w:rsidRDefault="00485B2C" w:rsidP="00415551">
      <w:pPr>
        <w:pStyle w:val="SDText"/>
        <w:rPr>
          <w:rFonts w:cs="Times New Roman"/>
          <w:color w:val="000000" w:themeColor="text1"/>
          <w:rPrChange w:id="2413" w:author="N F" w:date="2023-12-05T03:08:00Z">
            <w:rPr>
              <w:rFonts w:cs="Times New Roman"/>
            </w:rPr>
          </w:rPrChange>
        </w:rPr>
      </w:pPr>
      <w:r w:rsidRPr="006E6534">
        <w:rPr>
          <w:rFonts w:cs="Times New Roman"/>
          <w:color w:val="000000" w:themeColor="text1"/>
          <w:rPrChange w:id="2414" w:author="N F" w:date="2023-12-05T03:08:00Z">
            <w:rPr>
              <w:rFonts w:cs="Times New Roman"/>
            </w:rPr>
          </w:rPrChange>
        </w:rPr>
        <w:lastRenderedPageBreak/>
        <w:t>Рекомендации по их применению таргетных лекарственных препаратов для лечения пациентов с НМРЛ (</w:t>
      </w:r>
      <w:r w:rsidRPr="006E6534">
        <w:rPr>
          <w:rFonts w:cs="Times New Roman"/>
          <w:color w:val="000000" w:themeColor="text1"/>
          <w:rPrChange w:id="2415" w:author="N F" w:date="2023-12-05T03:08:00Z">
            <w:rPr>
              <w:rFonts w:cs="Times New Roman"/>
            </w:rPr>
          </w:rPrChange>
        </w:rPr>
        <w:fldChar w:fldCharType="begin"/>
      </w:r>
      <w:r w:rsidRPr="006E6534">
        <w:rPr>
          <w:rFonts w:cs="Times New Roman"/>
          <w:color w:val="000000" w:themeColor="text1"/>
          <w:rPrChange w:id="2416" w:author="N F" w:date="2023-12-05T03:08:00Z">
            <w:rPr>
              <w:rFonts w:cs="Times New Roman"/>
            </w:rPr>
          </w:rPrChange>
        </w:rPr>
        <w:instrText xml:space="preserve"> REF _Ref115455709 \h </w:instrText>
      </w:r>
      <w:r w:rsidR="00415551" w:rsidRPr="006E6534">
        <w:rPr>
          <w:rFonts w:cs="Times New Roman"/>
          <w:color w:val="000000" w:themeColor="text1"/>
          <w:rPrChange w:id="2417" w:author="N F" w:date="2023-12-05T03:08:00Z">
            <w:rPr>
              <w:rFonts w:cs="Times New Roman"/>
            </w:rPr>
          </w:rPrChange>
        </w:rPr>
        <w:instrText xml:space="preserve"> \* MERGEFORMAT </w:instrText>
      </w:r>
      <w:r w:rsidRPr="006E6534">
        <w:rPr>
          <w:rFonts w:cs="Times New Roman"/>
          <w:color w:val="000000" w:themeColor="text1"/>
          <w:rPrChange w:id="2418" w:author="N F" w:date="2023-12-05T03:08:00Z">
            <w:rPr>
              <w:rFonts w:cs="Times New Roman"/>
              <w:color w:val="000000" w:themeColor="text1"/>
            </w:rPr>
          </w:rPrChange>
        </w:rPr>
      </w:r>
      <w:r w:rsidRPr="006E6534">
        <w:rPr>
          <w:rFonts w:cs="Times New Roman"/>
          <w:color w:val="000000" w:themeColor="text1"/>
          <w:rPrChange w:id="2419" w:author="N F" w:date="2023-12-05T03:08:00Z">
            <w:rPr>
              <w:rFonts w:cs="Times New Roman"/>
            </w:rPr>
          </w:rPrChange>
        </w:rPr>
        <w:fldChar w:fldCharType="separate"/>
      </w:r>
      <w:r w:rsidR="004C4CE2" w:rsidRPr="006E6534">
        <w:rPr>
          <w:rFonts w:cs="Times New Roman"/>
          <w:color w:val="000000" w:themeColor="text1"/>
          <w:rPrChange w:id="2420" w:author="N F" w:date="2023-12-05T03:08:00Z">
            <w:rPr>
              <w:rFonts w:cs="Times New Roman"/>
            </w:rPr>
          </w:rPrChange>
        </w:rPr>
        <w:t xml:space="preserve">Таблица </w:t>
      </w:r>
      <w:r w:rsidR="004C4CE2" w:rsidRPr="006E6534">
        <w:rPr>
          <w:rFonts w:cs="Times New Roman"/>
          <w:noProof/>
          <w:color w:val="000000" w:themeColor="text1"/>
          <w:rPrChange w:id="2421" w:author="N F" w:date="2023-12-05T03:08:00Z">
            <w:rPr>
              <w:rFonts w:cs="Times New Roman"/>
              <w:noProof/>
            </w:rPr>
          </w:rPrChange>
        </w:rPr>
        <w:t>1</w:t>
      </w:r>
      <w:r w:rsidR="004C4CE2" w:rsidRPr="006E6534">
        <w:rPr>
          <w:rFonts w:cs="Times New Roman"/>
          <w:color w:val="000000" w:themeColor="text1"/>
          <w:rPrChange w:id="2422" w:author="N F" w:date="2023-12-05T03:08:00Z">
            <w:rPr>
              <w:rFonts w:cs="Times New Roman"/>
            </w:rPr>
          </w:rPrChange>
        </w:rPr>
        <w:noBreakHyphen/>
      </w:r>
      <w:r w:rsidR="004C4CE2" w:rsidRPr="006E6534">
        <w:rPr>
          <w:rFonts w:cs="Times New Roman"/>
          <w:noProof/>
          <w:color w:val="000000" w:themeColor="text1"/>
          <w:rPrChange w:id="2423" w:author="N F" w:date="2023-12-05T03:08:00Z">
            <w:rPr>
              <w:rFonts w:cs="Times New Roman"/>
              <w:noProof/>
            </w:rPr>
          </w:rPrChange>
        </w:rPr>
        <w:t>2</w:t>
      </w:r>
      <w:r w:rsidRPr="006E6534">
        <w:rPr>
          <w:rFonts w:cs="Times New Roman"/>
          <w:color w:val="000000" w:themeColor="text1"/>
          <w:rPrChange w:id="2424" w:author="N F" w:date="2023-12-05T03:08:00Z">
            <w:rPr>
              <w:rFonts w:cs="Times New Roman"/>
            </w:rPr>
          </w:rPrChange>
        </w:rPr>
        <w:fldChar w:fldCharType="end"/>
      </w:r>
      <w:r w:rsidRPr="006E6534">
        <w:rPr>
          <w:rFonts w:cs="Times New Roman"/>
          <w:color w:val="000000" w:themeColor="text1"/>
          <w:rPrChange w:id="2425" w:author="N F" w:date="2023-12-05T03:08:00Z">
            <w:rPr>
              <w:rFonts w:cs="Times New Roman"/>
            </w:rPr>
          </w:rPrChange>
        </w:rPr>
        <w:t>) представлены ниже</w:t>
      </w:r>
      <w:r w:rsidR="00380797" w:rsidRPr="006E6534">
        <w:rPr>
          <w:rFonts w:cs="Times New Roman"/>
          <w:color w:val="000000" w:themeColor="text1"/>
          <w:rPrChange w:id="2426" w:author="N F" w:date="2023-12-05T03:08:00Z">
            <w:rPr>
              <w:rFonts w:cs="Times New Roman"/>
            </w:rPr>
          </w:rPrChange>
        </w:rPr>
        <w:t xml:space="preserve"> </w:t>
      </w:r>
      <w:r w:rsidR="00380797" w:rsidRPr="006E6534">
        <w:rPr>
          <w:rFonts w:cs="Times New Roman"/>
          <w:color w:val="000000" w:themeColor="text1"/>
          <w:rPrChange w:id="2427" w:author="N F" w:date="2023-12-05T03:08:00Z">
            <w:rPr>
              <w:rFonts w:cs="Times New Roman"/>
            </w:rPr>
          </w:rPrChange>
        </w:rPr>
        <w:fldChar w:fldCharType="begin"/>
      </w:r>
      <w:r w:rsidR="00380797" w:rsidRPr="006E6534">
        <w:rPr>
          <w:rFonts w:cs="Times New Roman"/>
          <w:color w:val="000000" w:themeColor="text1"/>
          <w:rPrChange w:id="2428" w:author="N F" w:date="2023-12-05T03:08:00Z">
            <w:rPr>
              <w:rFonts w:cs="Times New Roman"/>
            </w:rPr>
          </w:rPrChange>
        </w:rPr>
        <w:instrText xml:space="preserve"> ADDIN ZOTERO_ITEM CSL_CITATION {"citationID":"yyg4kpq8","properties":{"formattedCitation":"(1)","plainCitation":"(1)","noteIndex":0},"citationItems":[{"id":161885,"uris":["http://zotero.org/groups/4735135/items/TKC58DDZ"],"itemData":{"id":161885,"type":"webpage","title":"Злокачественное новообразование бронхов и легкого. Клинические рекомендации","URL":"https://cr.minzdrav.gov.ru/recomend/30_4","author":[{"family":"Ассоциация онкологов России","given":""}],"accessed":{"date-parts":[["2022",8,2]]},"issued":{"date-parts":[["2022"]]}}}],"schema":"https://github.com/citation-style-language/schema/raw/master/csl-citation.json"} </w:instrText>
      </w:r>
      <w:r w:rsidR="00380797" w:rsidRPr="006E6534">
        <w:rPr>
          <w:rFonts w:cs="Times New Roman"/>
          <w:color w:val="000000" w:themeColor="text1"/>
          <w:rPrChange w:id="2429" w:author="N F" w:date="2023-12-05T03:08:00Z">
            <w:rPr>
              <w:rFonts w:cs="Times New Roman"/>
            </w:rPr>
          </w:rPrChange>
        </w:rPr>
        <w:fldChar w:fldCharType="separate"/>
      </w:r>
      <w:ins w:id="2430" w:author="Barshadskaya, Yuliya" w:date="2024-01-12T22:22:00Z">
        <w:r w:rsidR="004A0FC3" w:rsidRPr="0018315E">
          <w:rPr>
            <w:rFonts w:cs="Times New Roman"/>
            <w:color w:val="000000" w:themeColor="text1"/>
          </w:rPr>
          <w:t>[</w:t>
        </w:r>
      </w:ins>
      <w:del w:id="2431" w:author="Barshadskaya, Yuliya" w:date="2024-01-12T22:22:00Z">
        <w:r w:rsidR="00380797" w:rsidRPr="006E6534" w:rsidDel="004A0FC3">
          <w:rPr>
            <w:rFonts w:cs="Times New Roman"/>
            <w:color w:val="000000" w:themeColor="text1"/>
            <w:rPrChange w:id="2432" w:author="N F" w:date="2023-12-05T03:08:00Z">
              <w:rPr>
                <w:rFonts w:cs="Times New Roman"/>
              </w:rPr>
            </w:rPrChange>
          </w:rPr>
          <w:delText>(</w:delText>
        </w:r>
      </w:del>
      <w:r w:rsidR="00380797" w:rsidRPr="006E6534">
        <w:rPr>
          <w:rFonts w:cs="Times New Roman"/>
          <w:color w:val="000000" w:themeColor="text1"/>
          <w:rPrChange w:id="2433" w:author="N F" w:date="2023-12-05T03:08:00Z">
            <w:rPr>
              <w:rFonts w:cs="Times New Roman"/>
            </w:rPr>
          </w:rPrChange>
        </w:rPr>
        <w:t>1</w:t>
      </w:r>
      <w:ins w:id="2434" w:author="Barshadskaya, Yuliya" w:date="2024-01-12T22:22:00Z">
        <w:r w:rsidR="004A0FC3" w:rsidRPr="0018315E">
          <w:t>]</w:t>
        </w:r>
      </w:ins>
      <w:del w:id="2435" w:author="Barshadskaya, Yuliya" w:date="2024-01-12T22:22:00Z">
        <w:r w:rsidR="00380797" w:rsidRPr="006E6534" w:rsidDel="004A0FC3">
          <w:rPr>
            <w:rFonts w:cs="Times New Roman"/>
            <w:color w:val="000000" w:themeColor="text1"/>
            <w:rPrChange w:id="2436" w:author="N F" w:date="2023-12-05T03:08:00Z">
              <w:rPr>
                <w:rFonts w:cs="Times New Roman"/>
              </w:rPr>
            </w:rPrChange>
          </w:rPr>
          <w:delText>)</w:delText>
        </w:r>
      </w:del>
      <w:r w:rsidR="00380797" w:rsidRPr="006E6534">
        <w:rPr>
          <w:rFonts w:cs="Times New Roman"/>
          <w:color w:val="000000" w:themeColor="text1"/>
          <w:rPrChange w:id="2437" w:author="N F" w:date="2023-12-05T03:08:00Z">
            <w:rPr>
              <w:rFonts w:cs="Times New Roman"/>
            </w:rPr>
          </w:rPrChange>
        </w:rPr>
        <w:fldChar w:fldCharType="end"/>
      </w:r>
      <w:r w:rsidRPr="006E6534">
        <w:rPr>
          <w:rFonts w:cs="Times New Roman"/>
          <w:color w:val="000000" w:themeColor="text1"/>
          <w:rPrChange w:id="2438" w:author="N F" w:date="2023-12-05T03:08:00Z">
            <w:rPr>
              <w:rFonts w:cs="Times New Roman"/>
            </w:rPr>
          </w:rPrChange>
        </w:rPr>
        <w:t>.</w:t>
      </w:r>
    </w:p>
    <w:p w14:paraId="479E1D0F" w14:textId="097801AE" w:rsidR="00485B2C" w:rsidRPr="00527FD0" w:rsidRDefault="00485B2C">
      <w:pPr>
        <w:pStyle w:val="SDTable"/>
        <w:spacing w:after="0"/>
        <w:jc w:val="both"/>
        <w:pPrChange w:id="2439" w:author="Barshadskaya, Yuliya" w:date="2024-02-22T21:10:00Z">
          <w:pPr>
            <w:pStyle w:val="SDTable"/>
          </w:pPr>
        </w:pPrChange>
      </w:pPr>
      <w:bookmarkStart w:id="2440" w:name="_Ref115455709"/>
      <w:bookmarkStart w:id="2441" w:name="_Toc115733157"/>
      <w:r w:rsidRPr="008D2D2E">
        <w:rPr>
          <w:b/>
          <w:rPrChange w:id="2442" w:author="Barshadskaya, Yuliya" w:date="2024-02-22T21:10:00Z">
            <w:rPr/>
          </w:rPrChange>
        </w:rPr>
        <w:t xml:space="preserve">Таблица </w:t>
      </w:r>
      <w:r w:rsidR="003D1135" w:rsidRPr="008D2D2E">
        <w:rPr>
          <w:b/>
          <w:rPrChange w:id="2443" w:author="Barshadskaya, Yuliya" w:date="2024-02-22T21:10:00Z">
            <w:rPr/>
          </w:rPrChange>
        </w:rPr>
        <w:fldChar w:fldCharType="begin"/>
      </w:r>
      <w:r w:rsidR="003D1135" w:rsidRPr="008D2D2E">
        <w:rPr>
          <w:b/>
          <w:rPrChange w:id="2444" w:author="Barshadskaya, Yuliya" w:date="2024-02-22T21:10:00Z">
            <w:rPr>
              <w:rFonts w:cs="Times New Roman"/>
            </w:rPr>
          </w:rPrChange>
        </w:rPr>
        <w:instrText xml:space="preserve"> STYLEREF 1 \s </w:instrText>
      </w:r>
      <w:r w:rsidR="003D1135" w:rsidRPr="008D2D2E">
        <w:rPr>
          <w:b/>
          <w:rPrChange w:id="2445" w:author="Barshadskaya, Yuliya" w:date="2024-02-22T21:10:00Z">
            <w:rPr/>
          </w:rPrChange>
        </w:rPr>
        <w:fldChar w:fldCharType="separate"/>
      </w:r>
      <w:r w:rsidR="004C4CE2" w:rsidRPr="008D2D2E">
        <w:rPr>
          <w:b/>
          <w:noProof/>
          <w:rPrChange w:id="2446" w:author="Barshadskaya, Yuliya" w:date="2024-02-22T21:10:00Z">
            <w:rPr>
              <w:noProof/>
            </w:rPr>
          </w:rPrChange>
        </w:rPr>
        <w:t>1</w:t>
      </w:r>
      <w:r w:rsidR="003D1135" w:rsidRPr="008D2D2E">
        <w:rPr>
          <w:b/>
          <w:rPrChange w:id="2447" w:author="Barshadskaya, Yuliya" w:date="2024-02-22T21:10:00Z">
            <w:rPr/>
          </w:rPrChange>
        </w:rPr>
        <w:fldChar w:fldCharType="end"/>
      </w:r>
      <w:r w:rsidR="003D1135" w:rsidRPr="008D2D2E">
        <w:rPr>
          <w:b/>
          <w:rPrChange w:id="2448" w:author="Barshadskaya, Yuliya" w:date="2024-02-22T21:10:00Z">
            <w:rPr/>
          </w:rPrChange>
        </w:rPr>
        <w:noBreakHyphen/>
      </w:r>
      <w:r w:rsidR="003D1135" w:rsidRPr="008D2D2E">
        <w:rPr>
          <w:b/>
          <w:rPrChange w:id="2449" w:author="Barshadskaya, Yuliya" w:date="2024-02-22T21:10:00Z">
            <w:rPr/>
          </w:rPrChange>
        </w:rPr>
        <w:fldChar w:fldCharType="begin"/>
      </w:r>
      <w:r w:rsidR="003D1135" w:rsidRPr="008D2D2E">
        <w:rPr>
          <w:b/>
          <w:rPrChange w:id="2450" w:author="Barshadskaya, Yuliya" w:date="2024-02-22T21:10:00Z">
            <w:rPr>
              <w:rFonts w:cs="Times New Roman"/>
            </w:rPr>
          </w:rPrChange>
        </w:rPr>
        <w:instrText xml:space="preserve"> SEQ Таблица \* ARABIC \s 1 </w:instrText>
      </w:r>
      <w:r w:rsidR="003D1135" w:rsidRPr="008D2D2E">
        <w:rPr>
          <w:b/>
          <w:rPrChange w:id="2451" w:author="Barshadskaya, Yuliya" w:date="2024-02-22T21:10:00Z">
            <w:rPr/>
          </w:rPrChange>
        </w:rPr>
        <w:fldChar w:fldCharType="separate"/>
      </w:r>
      <w:r w:rsidR="004C4CE2" w:rsidRPr="008D2D2E">
        <w:rPr>
          <w:b/>
          <w:noProof/>
          <w:rPrChange w:id="2452" w:author="Barshadskaya, Yuliya" w:date="2024-02-22T21:10:00Z">
            <w:rPr>
              <w:noProof/>
            </w:rPr>
          </w:rPrChange>
        </w:rPr>
        <w:t>2</w:t>
      </w:r>
      <w:r w:rsidR="003D1135" w:rsidRPr="008D2D2E">
        <w:rPr>
          <w:b/>
          <w:rPrChange w:id="2453" w:author="Barshadskaya, Yuliya" w:date="2024-02-22T21:10:00Z">
            <w:rPr/>
          </w:rPrChange>
        </w:rPr>
        <w:fldChar w:fldCharType="end"/>
      </w:r>
      <w:bookmarkEnd w:id="2440"/>
      <w:ins w:id="2454" w:author="Barshadskaya, Yuliya" w:date="2024-01-12T22:23:00Z">
        <w:r w:rsidR="004A0FC3" w:rsidRPr="008D2D2E">
          <w:rPr>
            <w:b/>
            <w:rPrChange w:id="2455" w:author="Barshadskaya, Yuliya" w:date="2024-02-22T21:10:00Z">
              <w:rPr>
                <w:rFonts w:cs="Times New Roman"/>
                <w:color w:val="000000" w:themeColor="text1"/>
              </w:rPr>
            </w:rPrChange>
          </w:rPr>
          <w:t>.</w:t>
        </w:r>
      </w:ins>
      <w:r w:rsidRPr="00527FD0">
        <w:t xml:space="preserve"> </w:t>
      </w:r>
      <w:r w:rsidR="0057388E" w:rsidRPr="00527FD0">
        <w:t>Таргетные препараты для лечения пациентов с немелкоклеточным раком легкого</w:t>
      </w:r>
      <w:r w:rsidRPr="00527FD0">
        <w:t xml:space="preserve"> </w:t>
      </w:r>
      <w:r w:rsidRPr="00527FD0">
        <w:fldChar w:fldCharType="begin"/>
      </w:r>
      <w:r w:rsidRPr="002E36A6">
        <w:instrText xml:space="preserve"> ADDIN ZOTERO_ITEM CSL_CITATION {"citationID":"yyg4kpq8","properties":{"formattedCitation":"(1)","plainCitation":"(1)","noteIndex":0},"citationItems":[{"id":161885,"uris":["http://zotero.org/groups/4735135/items/TKC58DDZ"],"itemData":{"id":161885,"type":"webpage","title":"Злокачественное новообразование бронхов и легкого. Клинические рекомендации","URL":"https://cr.minzdrav.gov.ru/recomend/30_4","author":[{"family":"Ассоциация онкологов России","given":""}],"accessed":{"date-parts":[["2022",8,2]]},"issued":{"date-parts":[["2022"]]}}}],"schema":"https://github.com/citation-style-language/schema/raw/master/csl-citation.json"} </w:instrText>
      </w:r>
      <w:r w:rsidRPr="00527FD0">
        <w:fldChar w:fldCharType="separate"/>
      </w:r>
      <w:ins w:id="2456" w:author="Barshadskaya, Yuliya" w:date="2024-01-12T22:23:00Z">
        <w:r w:rsidR="004A0FC3" w:rsidRPr="0018315E">
          <w:t>[</w:t>
        </w:r>
      </w:ins>
      <w:del w:id="2457" w:author="Barshadskaya, Yuliya" w:date="2024-01-12T22:23:00Z">
        <w:r w:rsidRPr="00527FD0" w:rsidDel="004A0FC3">
          <w:delText>(</w:delText>
        </w:r>
      </w:del>
      <w:r w:rsidRPr="00527FD0">
        <w:t>1</w:t>
      </w:r>
      <w:ins w:id="2458" w:author="Barshadskaya, Yuliya" w:date="2024-01-12T22:23:00Z">
        <w:r w:rsidR="004A0FC3" w:rsidRPr="0018315E">
          <w:t>]</w:t>
        </w:r>
      </w:ins>
      <w:del w:id="2459" w:author="Barshadskaya, Yuliya" w:date="2024-01-12T22:23:00Z">
        <w:r w:rsidRPr="00527FD0" w:rsidDel="004A0FC3">
          <w:delText>)</w:delText>
        </w:r>
      </w:del>
      <w:bookmarkEnd w:id="2441"/>
      <w:r w:rsidRPr="00527FD0">
        <w:fldChar w:fldCharType="end"/>
      </w:r>
      <w:ins w:id="2460" w:author="Barshadskaya, Yuliya" w:date="2024-02-22T21:10:00Z">
        <w:r w:rsidR="008D2D2E">
          <w:t>.</w:t>
        </w:r>
      </w:ins>
    </w:p>
    <w:tbl>
      <w:tblPr>
        <w:tblStyle w:val="a4"/>
        <w:tblW w:w="0" w:type="auto"/>
        <w:tblLook w:val="04A0" w:firstRow="1" w:lastRow="0" w:firstColumn="1" w:lastColumn="0" w:noHBand="0" w:noVBand="1"/>
        <w:tblPrChange w:id="2461" w:author="Barshadskaya, Yuliya" w:date="2024-01-12T22:23:00Z">
          <w:tblPr>
            <w:tblStyle w:val="a4"/>
            <w:tblW w:w="0" w:type="auto"/>
            <w:tblLook w:val="04A0" w:firstRow="1" w:lastRow="0" w:firstColumn="1" w:lastColumn="0" w:noHBand="0" w:noVBand="1"/>
          </w:tblPr>
        </w:tblPrChange>
      </w:tblPr>
      <w:tblGrid>
        <w:gridCol w:w="3114"/>
        <w:gridCol w:w="6231"/>
        <w:tblGridChange w:id="2462">
          <w:tblGrid>
            <w:gridCol w:w="4672"/>
            <w:gridCol w:w="4673"/>
          </w:tblGrid>
        </w:tblGridChange>
      </w:tblGrid>
      <w:tr w:rsidR="006E6534" w:rsidRPr="006E6534" w14:paraId="7956B1EB" w14:textId="77777777" w:rsidTr="004A0FC3">
        <w:trPr>
          <w:tblHeader/>
          <w:trPrChange w:id="2463" w:author="Barshadskaya, Yuliya" w:date="2024-01-12T22:23:00Z">
            <w:trPr>
              <w:tblHeader/>
            </w:trPr>
          </w:trPrChange>
        </w:trPr>
        <w:tc>
          <w:tcPr>
            <w:tcW w:w="3114" w:type="dxa"/>
            <w:shd w:val="clear" w:color="auto" w:fill="D9D9D9" w:themeFill="background1" w:themeFillShade="D9"/>
            <w:tcPrChange w:id="2464" w:author="Barshadskaya, Yuliya" w:date="2024-01-12T22:23:00Z">
              <w:tcPr>
                <w:tcW w:w="4672" w:type="dxa"/>
                <w:shd w:val="clear" w:color="auto" w:fill="D9D9D9" w:themeFill="background1" w:themeFillShade="D9"/>
              </w:tcPr>
            </w:tcPrChange>
          </w:tcPr>
          <w:p w14:paraId="5A0D2D5E" w14:textId="7E92C769" w:rsidR="00485B2C" w:rsidRPr="006E6534" w:rsidRDefault="0057388E" w:rsidP="00415551">
            <w:pPr>
              <w:pStyle w:val="SDText"/>
              <w:ind w:firstLine="0"/>
              <w:jc w:val="center"/>
              <w:rPr>
                <w:rFonts w:cs="Times New Roman"/>
                <w:b/>
                <w:bCs/>
                <w:color w:val="000000" w:themeColor="text1"/>
                <w:rPrChange w:id="2465" w:author="N F" w:date="2023-12-05T03:08:00Z">
                  <w:rPr>
                    <w:rFonts w:cs="Times New Roman"/>
                    <w:b/>
                    <w:bCs/>
                  </w:rPr>
                </w:rPrChange>
              </w:rPr>
            </w:pPr>
            <w:r w:rsidRPr="006E6534">
              <w:rPr>
                <w:rFonts w:cs="Times New Roman"/>
                <w:b/>
                <w:bCs/>
                <w:color w:val="000000" w:themeColor="text1"/>
                <w:rPrChange w:id="2466" w:author="N F" w:date="2023-12-05T03:08:00Z">
                  <w:rPr>
                    <w:rFonts w:cs="Times New Roman"/>
                    <w:b/>
                    <w:bCs/>
                  </w:rPr>
                </w:rPrChange>
              </w:rPr>
              <w:t>Препарат</w:t>
            </w:r>
          </w:p>
        </w:tc>
        <w:tc>
          <w:tcPr>
            <w:tcW w:w="6231" w:type="dxa"/>
            <w:shd w:val="clear" w:color="auto" w:fill="D9D9D9" w:themeFill="background1" w:themeFillShade="D9"/>
            <w:tcPrChange w:id="2467" w:author="Barshadskaya, Yuliya" w:date="2024-01-12T22:23:00Z">
              <w:tcPr>
                <w:tcW w:w="4673" w:type="dxa"/>
                <w:shd w:val="clear" w:color="auto" w:fill="D9D9D9" w:themeFill="background1" w:themeFillShade="D9"/>
              </w:tcPr>
            </w:tcPrChange>
          </w:tcPr>
          <w:p w14:paraId="469265C3" w14:textId="504EED43" w:rsidR="00485B2C" w:rsidRPr="006E6534" w:rsidRDefault="0057388E" w:rsidP="00415551">
            <w:pPr>
              <w:pStyle w:val="SDText"/>
              <w:ind w:firstLine="0"/>
              <w:jc w:val="center"/>
              <w:rPr>
                <w:rFonts w:cs="Times New Roman"/>
                <w:b/>
                <w:bCs/>
                <w:color w:val="000000" w:themeColor="text1"/>
                <w:rPrChange w:id="2468" w:author="N F" w:date="2023-12-05T03:08:00Z">
                  <w:rPr>
                    <w:rFonts w:cs="Times New Roman"/>
                    <w:b/>
                    <w:bCs/>
                  </w:rPr>
                </w:rPrChange>
              </w:rPr>
            </w:pPr>
            <w:r w:rsidRPr="006E6534">
              <w:rPr>
                <w:rFonts w:cs="Times New Roman"/>
                <w:b/>
                <w:bCs/>
                <w:color w:val="000000" w:themeColor="text1"/>
                <w:rPrChange w:id="2469" w:author="N F" w:date="2023-12-05T03:08:00Z">
                  <w:rPr>
                    <w:rFonts w:cs="Times New Roman"/>
                    <w:b/>
                    <w:bCs/>
                  </w:rPr>
                </w:rPrChange>
              </w:rPr>
              <w:t>Схема лечения</w:t>
            </w:r>
          </w:p>
        </w:tc>
      </w:tr>
      <w:tr w:rsidR="006E6534" w:rsidRPr="006E6534" w14:paraId="60859DD0" w14:textId="77777777" w:rsidTr="004A0FC3">
        <w:tc>
          <w:tcPr>
            <w:tcW w:w="3114" w:type="dxa"/>
            <w:tcPrChange w:id="2470" w:author="Barshadskaya, Yuliya" w:date="2024-01-12T22:23:00Z">
              <w:tcPr>
                <w:tcW w:w="4672" w:type="dxa"/>
              </w:tcPr>
            </w:tcPrChange>
          </w:tcPr>
          <w:p w14:paraId="0DF47A89" w14:textId="11E1219B" w:rsidR="00485B2C" w:rsidRPr="006E6534" w:rsidRDefault="0064008C" w:rsidP="00415551">
            <w:pPr>
              <w:pStyle w:val="SDText"/>
              <w:ind w:firstLine="0"/>
              <w:rPr>
                <w:rFonts w:cs="Times New Roman"/>
                <w:color w:val="000000" w:themeColor="text1"/>
                <w:rPrChange w:id="2471" w:author="N F" w:date="2023-12-05T03:08:00Z">
                  <w:rPr>
                    <w:rFonts w:cs="Times New Roman"/>
                  </w:rPr>
                </w:rPrChange>
              </w:rPr>
            </w:pPr>
            <w:r w:rsidRPr="006E6534">
              <w:rPr>
                <w:rFonts w:cs="Times New Roman"/>
                <w:color w:val="000000" w:themeColor="text1"/>
                <w:rPrChange w:id="2472" w:author="N F" w:date="2023-12-05T03:08:00Z">
                  <w:rPr>
                    <w:rFonts w:cs="Times New Roman"/>
                  </w:rPr>
                </w:rPrChange>
              </w:rPr>
              <w:t>Гефитиниб</w:t>
            </w:r>
          </w:p>
        </w:tc>
        <w:tc>
          <w:tcPr>
            <w:tcW w:w="6231" w:type="dxa"/>
            <w:tcPrChange w:id="2473" w:author="Barshadskaya, Yuliya" w:date="2024-01-12T22:23:00Z">
              <w:tcPr>
                <w:tcW w:w="4673" w:type="dxa"/>
              </w:tcPr>
            </w:tcPrChange>
          </w:tcPr>
          <w:p w14:paraId="770D9E7A" w14:textId="2CC0F5FC" w:rsidR="00485B2C" w:rsidRPr="006E6534" w:rsidRDefault="00A655C7" w:rsidP="00415551">
            <w:pPr>
              <w:pStyle w:val="SDText"/>
              <w:ind w:firstLine="0"/>
              <w:rPr>
                <w:rFonts w:cs="Times New Roman"/>
                <w:color w:val="000000" w:themeColor="text1"/>
                <w:rPrChange w:id="2474" w:author="N F" w:date="2023-12-05T03:08:00Z">
                  <w:rPr>
                    <w:rFonts w:cs="Times New Roman"/>
                  </w:rPr>
                </w:rPrChange>
              </w:rPr>
            </w:pPr>
            <w:r w:rsidRPr="006E6534">
              <w:rPr>
                <w:rFonts w:cs="Times New Roman"/>
                <w:color w:val="000000" w:themeColor="text1"/>
                <w:rPrChange w:id="2475" w:author="N F" w:date="2023-12-05T03:08:00Z">
                  <w:rPr>
                    <w:rFonts w:cs="Times New Roman"/>
                  </w:rPr>
                </w:rPrChange>
              </w:rPr>
              <w:t>250 мг внутрь ежедневно, длительно, при наличии активирующих мутаций в гене EGFR до прогрессирования или развития непереносимой токсичности</w:t>
            </w:r>
          </w:p>
        </w:tc>
      </w:tr>
      <w:tr w:rsidR="006E6534" w:rsidRPr="006E6534" w14:paraId="6A1A7700" w14:textId="77777777" w:rsidTr="004A0FC3">
        <w:tc>
          <w:tcPr>
            <w:tcW w:w="3114" w:type="dxa"/>
            <w:tcPrChange w:id="2476" w:author="Barshadskaya, Yuliya" w:date="2024-01-12T22:23:00Z">
              <w:tcPr>
                <w:tcW w:w="4672" w:type="dxa"/>
              </w:tcPr>
            </w:tcPrChange>
          </w:tcPr>
          <w:p w14:paraId="01041932" w14:textId="7AE4E094" w:rsidR="00485B2C" w:rsidRPr="006E6534" w:rsidRDefault="0064008C" w:rsidP="00415551">
            <w:pPr>
              <w:pStyle w:val="SDText"/>
              <w:ind w:firstLine="0"/>
              <w:rPr>
                <w:rFonts w:cs="Times New Roman"/>
                <w:color w:val="000000" w:themeColor="text1"/>
                <w:rPrChange w:id="2477" w:author="N F" w:date="2023-12-05T03:08:00Z">
                  <w:rPr>
                    <w:rFonts w:cs="Times New Roman"/>
                  </w:rPr>
                </w:rPrChange>
              </w:rPr>
            </w:pPr>
            <w:r w:rsidRPr="006E6534">
              <w:rPr>
                <w:rFonts w:cs="Times New Roman"/>
                <w:color w:val="000000" w:themeColor="text1"/>
                <w:rPrChange w:id="2478" w:author="N F" w:date="2023-12-05T03:08:00Z">
                  <w:rPr>
                    <w:rFonts w:cs="Times New Roman"/>
                  </w:rPr>
                </w:rPrChange>
              </w:rPr>
              <w:t>Эрлотиниб</w:t>
            </w:r>
          </w:p>
        </w:tc>
        <w:tc>
          <w:tcPr>
            <w:tcW w:w="6231" w:type="dxa"/>
            <w:tcPrChange w:id="2479" w:author="Barshadskaya, Yuliya" w:date="2024-01-12T22:23:00Z">
              <w:tcPr>
                <w:tcW w:w="4673" w:type="dxa"/>
              </w:tcPr>
            </w:tcPrChange>
          </w:tcPr>
          <w:p w14:paraId="15474478" w14:textId="7B4363A2" w:rsidR="00485B2C" w:rsidRPr="006E6534" w:rsidRDefault="00A655C7" w:rsidP="00415551">
            <w:pPr>
              <w:pStyle w:val="SDText"/>
              <w:ind w:firstLine="0"/>
              <w:rPr>
                <w:rFonts w:cs="Times New Roman"/>
                <w:color w:val="000000" w:themeColor="text1"/>
                <w:rPrChange w:id="2480" w:author="N F" w:date="2023-12-05T03:08:00Z">
                  <w:rPr>
                    <w:rFonts w:cs="Times New Roman"/>
                  </w:rPr>
                </w:rPrChange>
              </w:rPr>
            </w:pPr>
            <w:r w:rsidRPr="006E6534">
              <w:rPr>
                <w:rFonts w:cs="Times New Roman"/>
                <w:color w:val="000000" w:themeColor="text1"/>
                <w:rPrChange w:id="2481" w:author="N F" w:date="2023-12-05T03:08:00Z">
                  <w:rPr>
                    <w:rFonts w:cs="Times New Roman"/>
                  </w:rPr>
                </w:rPrChange>
              </w:rPr>
              <w:t>150 мг внутрь ежедневно, длительно, при наличии активирующих мутаций в гене EGFR до прогрессирования или развития непереносимой токсичности</w:t>
            </w:r>
          </w:p>
        </w:tc>
      </w:tr>
      <w:tr w:rsidR="006E6534" w:rsidRPr="006E6534" w14:paraId="126F9F2C" w14:textId="77777777" w:rsidTr="004A0FC3">
        <w:tc>
          <w:tcPr>
            <w:tcW w:w="3114" w:type="dxa"/>
            <w:tcPrChange w:id="2482" w:author="Barshadskaya, Yuliya" w:date="2024-01-12T22:23:00Z">
              <w:tcPr>
                <w:tcW w:w="4672" w:type="dxa"/>
              </w:tcPr>
            </w:tcPrChange>
          </w:tcPr>
          <w:p w14:paraId="14542451" w14:textId="567A8A9C" w:rsidR="00485B2C" w:rsidRPr="006E6534" w:rsidRDefault="0064008C" w:rsidP="00415551">
            <w:pPr>
              <w:pStyle w:val="SDText"/>
              <w:ind w:firstLine="0"/>
              <w:rPr>
                <w:rFonts w:cs="Times New Roman"/>
                <w:color w:val="000000" w:themeColor="text1"/>
                <w:rPrChange w:id="2483" w:author="N F" w:date="2023-12-05T03:08:00Z">
                  <w:rPr>
                    <w:rFonts w:cs="Times New Roman"/>
                  </w:rPr>
                </w:rPrChange>
              </w:rPr>
            </w:pPr>
            <w:r w:rsidRPr="006E6534">
              <w:rPr>
                <w:rFonts w:cs="Times New Roman"/>
                <w:color w:val="000000" w:themeColor="text1"/>
                <w:rPrChange w:id="2484" w:author="N F" w:date="2023-12-05T03:08:00Z">
                  <w:rPr>
                    <w:rFonts w:cs="Times New Roman"/>
                  </w:rPr>
                </w:rPrChange>
              </w:rPr>
              <w:t>Афатиниб</w:t>
            </w:r>
          </w:p>
        </w:tc>
        <w:tc>
          <w:tcPr>
            <w:tcW w:w="6231" w:type="dxa"/>
            <w:tcPrChange w:id="2485" w:author="Barshadskaya, Yuliya" w:date="2024-01-12T22:23:00Z">
              <w:tcPr>
                <w:tcW w:w="4673" w:type="dxa"/>
              </w:tcPr>
            </w:tcPrChange>
          </w:tcPr>
          <w:p w14:paraId="7B01E308" w14:textId="1AB24AA8" w:rsidR="00485B2C" w:rsidRPr="006E6534" w:rsidRDefault="00A655C7" w:rsidP="00415551">
            <w:pPr>
              <w:pStyle w:val="SDText"/>
              <w:ind w:firstLine="0"/>
              <w:rPr>
                <w:rFonts w:cs="Times New Roman"/>
                <w:color w:val="000000" w:themeColor="text1"/>
                <w:rPrChange w:id="2486" w:author="N F" w:date="2023-12-05T03:08:00Z">
                  <w:rPr>
                    <w:rFonts w:cs="Times New Roman"/>
                  </w:rPr>
                </w:rPrChange>
              </w:rPr>
            </w:pPr>
            <w:r w:rsidRPr="006E6534">
              <w:rPr>
                <w:rFonts w:cs="Times New Roman"/>
                <w:color w:val="000000" w:themeColor="text1"/>
                <w:rPrChange w:id="2487" w:author="N F" w:date="2023-12-05T03:08:00Z">
                  <w:rPr>
                    <w:rFonts w:cs="Times New Roman"/>
                  </w:rPr>
                </w:rPrChange>
              </w:rPr>
              <w:t>40 мг внутрь ежедневно, длительно, при наличии активирующих мутаций в гене EGFR до прогрессирования или развития непереносимой токсичности</w:t>
            </w:r>
          </w:p>
        </w:tc>
      </w:tr>
      <w:tr w:rsidR="006E6534" w:rsidRPr="006E6534" w14:paraId="01161A70" w14:textId="77777777" w:rsidTr="004A0FC3">
        <w:tc>
          <w:tcPr>
            <w:tcW w:w="3114" w:type="dxa"/>
            <w:tcPrChange w:id="2488" w:author="Barshadskaya, Yuliya" w:date="2024-01-12T22:23:00Z">
              <w:tcPr>
                <w:tcW w:w="4672" w:type="dxa"/>
              </w:tcPr>
            </w:tcPrChange>
          </w:tcPr>
          <w:p w14:paraId="5F3A18CC" w14:textId="0CCFDBE2" w:rsidR="00485B2C" w:rsidRPr="006E6534" w:rsidRDefault="0064008C" w:rsidP="00415551">
            <w:pPr>
              <w:pStyle w:val="SDText"/>
              <w:ind w:firstLine="0"/>
              <w:rPr>
                <w:rFonts w:cs="Times New Roman"/>
                <w:color w:val="000000" w:themeColor="text1"/>
                <w:rPrChange w:id="2489" w:author="N F" w:date="2023-12-05T03:08:00Z">
                  <w:rPr>
                    <w:rFonts w:cs="Times New Roman"/>
                  </w:rPr>
                </w:rPrChange>
              </w:rPr>
            </w:pPr>
            <w:r w:rsidRPr="006E6534">
              <w:rPr>
                <w:rFonts w:cs="Times New Roman"/>
                <w:color w:val="000000" w:themeColor="text1"/>
                <w:rPrChange w:id="2490" w:author="N F" w:date="2023-12-05T03:08:00Z">
                  <w:rPr>
                    <w:rFonts w:cs="Times New Roman"/>
                  </w:rPr>
                </w:rPrChange>
              </w:rPr>
              <w:t>Осимертиниб</w:t>
            </w:r>
          </w:p>
        </w:tc>
        <w:tc>
          <w:tcPr>
            <w:tcW w:w="6231" w:type="dxa"/>
            <w:tcPrChange w:id="2491" w:author="Barshadskaya, Yuliya" w:date="2024-01-12T22:23:00Z">
              <w:tcPr>
                <w:tcW w:w="4673" w:type="dxa"/>
              </w:tcPr>
            </w:tcPrChange>
          </w:tcPr>
          <w:p w14:paraId="52D644B1" w14:textId="39797A43" w:rsidR="00485B2C" w:rsidRPr="006E6534" w:rsidRDefault="00A655C7" w:rsidP="00415551">
            <w:pPr>
              <w:pStyle w:val="SDText"/>
              <w:ind w:firstLine="0"/>
              <w:rPr>
                <w:rFonts w:cs="Times New Roman"/>
                <w:color w:val="000000" w:themeColor="text1"/>
                <w:rPrChange w:id="2492" w:author="N F" w:date="2023-12-05T03:08:00Z">
                  <w:rPr>
                    <w:rFonts w:cs="Times New Roman"/>
                  </w:rPr>
                </w:rPrChange>
              </w:rPr>
            </w:pPr>
            <w:r w:rsidRPr="006E6534">
              <w:rPr>
                <w:rFonts w:cs="Times New Roman"/>
                <w:color w:val="000000" w:themeColor="text1"/>
                <w:rPrChange w:id="2493" w:author="N F" w:date="2023-12-05T03:08:00Z">
                  <w:rPr>
                    <w:rFonts w:cs="Times New Roman"/>
                  </w:rPr>
                </w:rPrChange>
              </w:rPr>
              <w:t>80 мг внутрь ежедневно, длительно, при наличии активирующих мутаций в гене EGFR до прогрессирования или развития непереносимой токсичности</w:t>
            </w:r>
          </w:p>
        </w:tc>
      </w:tr>
      <w:tr w:rsidR="006E6534" w:rsidRPr="006E6534" w14:paraId="7A0E1CCC" w14:textId="77777777" w:rsidTr="004A0FC3">
        <w:tc>
          <w:tcPr>
            <w:tcW w:w="3114" w:type="dxa"/>
            <w:tcPrChange w:id="2494" w:author="Barshadskaya, Yuliya" w:date="2024-01-12T22:23:00Z">
              <w:tcPr>
                <w:tcW w:w="4672" w:type="dxa"/>
              </w:tcPr>
            </w:tcPrChange>
          </w:tcPr>
          <w:p w14:paraId="4800EFE3" w14:textId="6030A192" w:rsidR="00485B2C" w:rsidRPr="006E6534" w:rsidRDefault="0064008C" w:rsidP="00415551">
            <w:pPr>
              <w:pStyle w:val="SDText"/>
              <w:ind w:firstLine="0"/>
              <w:rPr>
                <w:rFonts w:cs="Times New Roman"/>
                <w:color w:val="000000" w:themeColor="text1"/>
                <w:rPrChange w:id="2495" w:author="N F" w:date="2023-12-05T03:08:00Z">
                  <w:rPr>
                    <w:rFonts w:cs="Times New Roman"/>
                  </w:rPr>
                </w:rPrChange>
              </w:rPr>
            </w:pPr>
            <w:r w:rsidRPr="006E6534">
              <w:rPr>
                <w:rFonts w:cs="Times New Roman"/>
                <w:color w:val="000000" w:themeColor="text1"/>
                <w:rPrChange w:id="2496" w:author="N F" w:date="2023-12-05T03:08:00Z">
                  <w:rPr>
                    <w:rFonts w:cs="Times New Roman"/>
                  </w:rPr>
                </w:rPrChange>
              </w:rPr>
              <w:t>Рамуцирумаб</w:t>
            </w:r>
          </w:p>
        </w:tc>
        <w:tc>
          <w:tcPr>
            <w:tcW w:w="6231" w:type="dxa"/>
            <w:tcPrChange w:id="2497" w:author="Barshadskaya, Yuliya" w:date="2024-01-12T22:23:00Z">
              <w:tcPr>
                <w:tcW w:w="4673" w:type="dxa"/>
              </w:tcPr>
            </w:tcPrChange>
          </w:tcPr>
          <w:p w14:paraId="66FFAFF4" w14:textId="2CEB87EC" w:rsidR="00485B2C" w:rsidRPr="006E6534" w:rsidRDefault="00991475" w:rsidP="00415551">
            <w:pPr>
              <w:pStyle w:val="SDText"/>
              <w:ind w:firstLine="0"/>
              <w:rPr>
                <w:rFonts w:cs="Times New Roman"/>
                <w:color w:val="000000" w:themeColor="text1"/>
                <w:rPrChange w:id="2498" w:author="N F" w:date="2023-12-05T03:08:00Z">
                  <w:rPr>
                    <w:rFonts w:cs="Times New Roman"/>
                  </w:rPr>
                </w:rPrChange>
              </w:rPr>
            </w:pPr>
            <w:r w:rsidRPr="006E6534">
              <w:rPr>
                <w:rFonts w:cs="Times New Roman"/>
                <w:color w:val="000000" w:themeColor="text1"/>
                <w:rPrChange w:id="2499" w:author="N F" w:date="2023-12-05T03:08:00Z">
                  <w:rPr>
                    <w:rFonts w:cs="Times New Roman"/>
                  </w:rPr>
                </w:rPrChange>
              </w:rPr>
              <w:t>10 мг/кг, в/в, каждые 2 нед</w:t>
            </w:r>
            <w:r w:rsidR="00FA5C1F" w:rsidRPr="006E6534">
              <w:rPr>
                <w:rFonts w:cs="Times New Roman"/>
                <w:color w:val="000000" w:themeColor="text1"/>
                <w:rPrChange w:id="2500" w:author="N F" w:date="2023-12-05T03:08:00Z">
                  <w:rPr>
                    <w:rFonts w:cs="Times New Roman"/>
                  </w:rPr>
                </w:rPrChange>
              </w:rPr>
              <w:t>ели</w:t>
            </w:r>
            <w:r w:rsidRPr="006E6534">
              <w:rPr>
                <w:rFonts w:cs="Times New Roman"/>
                <w:color w:val="000000" w:themeColor="text1"/>
                <w:rPrChange w:id="2501" w:author="N F" w:date="2023-12-05T03:08:00Z">
                  <w:rPr>
                    <w:rFonts w:cs="Times New Roman"/>
                  </w:rPr>
                </w:rPrChange>
              </w:rPr>
              <w:t xml:space="preserve"> в комбинации с эрлотинибом в дозе 150 мг внутрь ежедневно при наличии активирующих мутаций EGFR до прогрессирования или непереносимой токсичности</w:t>
            </w:r>
          </w:p>
        </w:tc>
      </w:tr>
      <w:tr w:rsidR="006E6534" w:rsidRPr="006E6534" w14:paraId="39773BC2" w14:textId="77777777" w:rsidTr="004A0FC3">
        <w:tc>
          <w:tcPr>
            <w:tcW w:w="3114" w:type="dxa"/>
            <w:tcPrChange w:id="2502" w:author="Barshadskaya, Yuliya" w:date="2024-01-12T22:23:00Z">
              <w:tcPr>
                <w:tcW w:w="4672" w:type="dxa"/>
              </w:tcPr>
            </w:tcPrChange>
          </w:tcPr>
          <w:p w14:paraId="0A73B34D" w14:textId="0DFA1FBB" w:rsidR="00485B2C" w:rsidRPr="006E6534" w:rsidRDefault="0064008C" w:rsidP="00415551">
            <w:pPr>
              <w:pStyle w:val="SDText"/>
              <w:ind w:firstLine="0"/>
              <w:rPr>
                <w:rFonts w:cs="Times New Roman"/>
                <w:color w:val="000000" w:themeColor="text1"/>
                <w:rPrChange w:id="2503" w:author="N F" w:date="2023-12-05T03:08:00Z">
                  <w:rPr>
                    <w:rFonts w:cs="Times New Roman"/>
                  </w:rPr>
                </w:rPrChange>
              </w:rPr>
            </w:pPr>
            <w:r w:rsidRPr="006E6534">
              <w:rPr>
                <w:rFonts w:cs="Times New Roman"/>
                <w:color w:val="000000" w:themeColor="text1"/>
                <w:rPrChange w:id="2504" w:author="N F" w:date="2023-12-05T03:08:00Z">
                  <w:rPr>
                    <w:rFonts w:cs="Times New Roman"/>
                  </w:rPr>
                </w:rPrChange>
              </w:rPr>
              <w:t>Бевацизумаб</w:t>
            </w:r>
          </w:p>
        </w:tc>
        <w:tc>
          <w:tcPr>
            <w:tcW w:w="6231" w:type="dxa"/>
            <w:tcPrChange w:id="2505" w:author="Barshadskaya, Yuliya" w:date="2024-01-12T22:23:00Z">
              <w:tcPr>
                <w:tcW w:w="4673" w:type="dxa"/>
              </w:tcPr>
            </w:tcPrChange>
          </w:tcPr>
          <w:p w14:paraId="13B247C0" w14:textId="30A3324A" w:rsidR="00485B2C" w:rsidRPr="006E6534" w:rsidRDefault="00991475" w:rsidP="00415551">
            <w:pPr>
              <w:pStyle w:val="SDText"/>
              <w:ind w:firstLine="0"/>
              <w:rPr>
                <w:rFonts w:cs="Times New Roman"/>
                <w:color w:val="000000" w:themeColor="text1"/>
                <w:rPrChange w:id="2506" w:author="N F" w:date="2023-12-05T03:08:00Z">
                  <w:rPr>
                    <w:rFonts w:cs="Times New Roman"/>
                  </w:rPr>
                </w:rPrChange>
              </w:rPr>
            </w:pPr>
            <w:r w:rsidRPr="006E6534">
              <w:rPr>
                <w:rFonts w:cs="Times New Roman"/>
                <w:color w:val="000000" w:themeColor="text1"/>
                <w:rPrChange w:id="2507" w:author="N F" w:date="2023-12-05T03:08:00Z">
                  <w:rPr>
                    <w:rFonts w:cs="Times New Roman"/>
                  </w:rPr>
                </w:rPrChange>
              </w:rPr>
              <w:t>15 мг/кг, в/в, каждые 3 нед</w:t>
            </w:r>
            <w:r w:rsidR="00FA5C1F" w:rsidRPr="006E6534">
              <w:rPr>
                <w:rFonts w:cs="Times New Roman"/>
                <w:color w:val="000000" w:themeColor="text1"/>
                <w:rPrChange w:id="2508" w:author="N F" w:date="2023-12-05T03:08:00Z">
                  <w:rPr>
                    <w:rFonts w:cs="Times New Roman"/>
                  </w:rPr>
                </w:rPrChange>
              </w:rPr>
              <w:t>ели</w:t>
            </w:r>
            <w:r w:rsidRPr="006E6534">
              <w:rPr>
                <w:rFonts w:cs="Times New Roman"/>
                <w:color w:val="000000" w:themeColor="text1"/>
                <w:rPrChange w:id="2509" w:author="N F" w:date="2023-12-05T03:08:00Z">
                  <w:rPr>
                    <w:rFonts w:cs="Times New Roman"/>
                  </w:rPr>
                </w:rPrChange>
              </w:rPr>
              <w:t xml:space="preserve"> в комбинации с эрлотинибом в дозе 150 мг внутрь ежедневно при наличии активирующих мутаций EGFR до прогрессирования или непереносимой токсичности</w:t>
            </w:r>
          </w:p>
        </w:tc>
      </w:tr>
      <w:tr w:rsidR="006E6534" w:rsidRPr="006E6534" w14:paraId="4E2EF984" w14:textId="77777777" w:rsidTr="004A0FC3">
        <w:tc>
          <w:tcPr>
            <w:tcW w:w="3114" w:type="dxa"/>
            <w:tcPrChange w:id="2510" w:author="Barshadskaya, Yuliya" w:date="2024-01-12T22:23:00Z">
              <w:tcPr>
                <w:tcW w:w="4672" w:type="dxa"/>
              </w:tcPr>
            </w:tcPrChange>
          </w:tcPr>
          <w:p w14:paraId="4F7E6832" w14:textId="07E53FB5" w:rsidR="0064008C" w:rsidRPr="006E6534" w:rsidRDefault="0064008C" w:rsidP="00415551">
            <w:pPr>
              <w:pStyle w:val="SDText"/>
              <w:ind w:firstLine="0"/>
              <w:rPr>
                <w:rFonts w:cs="Times New Roman"/>
                <w:color w:val="000000" w:themeColor="text1"/>
                <w:rPrChange w:id="2511" w:author="N F" w:date="2023-12-05T03:08:00Z">
                  <w:rPr>
                    <w:rFonts w:cs="Times New Roman"/>
                  </w:rPr>
                </w:rPrChange>
              </w:rPr>
            </w:pPr>
            <w:r w:rsidRPr="006E6534">
              <w:rPr>
                <w:rFonts w:cs="Times New Roman"/>
                <w:color w:val="000000" w:themeColor="text1"/>
                <w:rPrChange w:id="2512" w:author="N F" w:date="2023-12-05T03:08:00Z">
                  <w:rPr>
                    <w:rFonts w:cs="Times New Roman"/>
                  </w:rPr>
                </w:rPrChange>
              </w:rPr>
              <w:t>Кризотиниб</w:t>
            </w:r>
          </w:p>
        </w:tc>
        <w:tc>
          <w:tcPr>
            <w:tcW w:w="6231" w:type="dxa"/>
            <w:tcPrChange w:id="2513" w:author="Barshadskaya, Yuliya" w:date="2024-01-12T22:23:00Z">
              <w:tcPr>
                <w:tcW w:w="4673" w:type="dxa"/>
              </w:tcPr>
            </w:tcPrChange>
          </w:tcPr>
          <w:p w14:paraId="3F7031B0" w14:textId="54E189E6" w:rsidR="0064008C" w:rsidRPr="006E6534" w:rsidRDefault="00991475" w:rsidP="00415551">
            <w:pPr>
              <w:pStyle w:val="SDText"/>
              <w:ind w:firstLine="0"/>
              <w:rPr>
                <w:rFonts w:cs="Times New Roman"/>
                <w:color w:val="000000" w:themeColor="text1"/>
                <w:rPrChange w:id="2514" w:author="N F" w:date="2023-12-05T03:08:00Z">
                  <w:rPr>
                    <w:rFonts w:cs="Times New Roman"/>
                  </w:rPr>
                </w:rPrChange>
              </w:rPr>
            </w:pPr>
            <w:r w:rsidRPr="006E6534">
              <w:rPr>
                <w:rFonts w:cs="Times New Roman"/>
                <w:color w:val="000000" w:themeColor="text1"/>
                <w:rPrChange w:id="2515" w:author="N F" w:date="2023-12-05T03:08:00Z">
                  <w:rPr>
                    <w:rFonts w:cs="Times New Roman"/>
                  </w:rPr>
                </w:rPrChange>
              </w:rPr>
              <w:t>По 250 мг 2 раза в сутки внутрь ежедневно, длительно, при транслокации ALK и ROS1 до прогрессирования или развития непереносимой токсичности в 1 линии терапии</w:t>
            </w:r>
          </w:p>
        </w:tc>
      </w:tr>
      <w:tr w:rsidR="006E6534" w:rsidRPr="006E6534" w14:paraId="1AB60612" w14:textId="77777777" w:rsidTr="004A0FC3">
        <w:tc>
          <w:tcPr>
            <w:tcW w:w="3114" w:type="dxa"/>
            <w:tcPrChange w:id="2516" w:author="Barshadskaya, Yuliya" w:date="2024-01-12T22:23:00Z">
              <w:tcPr>
                <w:tcW w:w="4672" w:type="dxa"/>
              </w:tcPr>
            </w:tcPrChange>
          </w:tcPr>
          <w:p w14:paraId="327E14CE" w14:textId="05785F42" w:rsidR="0064008C" w:rsidRPr="006E6534" w:rsidRDefault="0064008C" w:rsidP="00415551">
            <w:pPr>
              <w:pStyle w:val="SDText"/>
              <w:ind w:firstLine="0"/>
              <w:rPr>
                <w:rFonts w:cs="Times New Roman"/>
                <w:color w:val="000000" w:themeColor="text1"/>
                <w:rPrChange w:id="2517" w:author="N F" w:date="2023-12-05T03:08:00Z">
                  <w:rPr>
                    <w:rFonts w:cs="Times New Roman"/>
                  </w:rPr>
                </w:rPrChange>
              </w:rPr>
            </w:pPr>
            <w:r w:rsidRPr="006E6534">
              <w:rPr>
                <w:rFonts w:cs="Times New Roman"/>
                <w:color w:val="000000" w:themeColor="text1"/>
                <w:rPrChange w:id="2518" w:author="N F" w:date="2023-12-05T03:08:00Z">
                  <w:rPr>
                    <w:rFonts w:cs="Times New Roman"/>
                  </w:rPr>
                </w:rPrChange>
              </w:rPr>
              <w:t>Церитиниб</w:t>
            </w:r>
          </w:p>
        </w:tc>
        <w:tc>
          <w:tcPr>
            <w:tcW w:w="6231" w:type="dxa"/>
            <w:tcPrChange w:id="2519" w:author="Barshadskaya, Yuliya" w:date="2024-01-12T22:23:00Z">
              <w:tcPr>
                <w:tcW w:w="4673" w:type="dxa"/>
              </w:tcPr>
            </w:tcPrChange>
          </w:tcPr>
          <w:p w14:paraId="29F0ECB8" w14:textId="0B98C2B8" w:rsidR="0064008C" w:rsidRPr="006E6534" w:rsidRDefault="00991475" w:rsidP="00415551">
            <w:pPr>
              <w:pStyle w:val="SDText"/>
              <w:ind w:firstLine="0"/>
              <w:rPr>
                <w:rFonts w:cs="Times New Roman"/>
                <w:color w:val="000000" w:themeColor="text1"/>
                <w:rPrChange w:id="2520" w:author="N F" w:date="2023-12-05T03:08:00Z">
                  <w:rPr>
                    <w:rFonts w:cs="Times New Roman"/>
                  </w:rPr>
                </w:rPrChange>
              </w:rPr>
            </w:pPr>
            <w:r w:rsidRPr="006E6534">
              <w:rPr>
                <w:rFonts w:cs="Times New Roman"/>
                <w:color w:val="000000" w:themeColor="text1"/>
                <w:rPrChange w:id="2521" w:author="N F" w:date="2023-12-05T03:08:00Z">
                  <w:rPr>
                    <w:rFonts w:cs="Times New Roman"/>
                  </w:rPr>
                </w:rPrChange>
              </w:rPr>
              <w:t>450 мг/сут внутрь ежедневно до прогрессирования или развития непереносимой токсичности (при транслокации ALK) в 1 линии терапии, после прогрессирования на фоне терапии кризотинибом** или при ее непереносимости</w:t>
            </w:r>
          </w:p>
        </w:tc>
      </w:tr>
      <w:tr w:rsidR="006E6534" w:rsidRPr="006E6534" w14:paraId="3E0225F2" w14:textId="77777777" w:rsidTr="004A0FC3">
        <w:tc>
          <w:tcPr>
            <w:tcW w:w="3114" w:type="dxa"/>
            <w:tcPrChange w:id="2522" w:author="Barshadskaya, Yuliya" w:date="2024-01-12T22:23:00Z">
              <w:tcPr>
                <w:tcW w:w="4672" w:type="dxa"/>
              </w:tcPr>
            </w:tcPrChange>
          </w:tcPr>
          <w:p w14:paraId="39EF09BC" w14:textId="30C73627" w:rsidR="0064008C" w:rsidRPr="006E6534" w:rsidRDefault="0064008C" w:rsidP="00415551">
            <w:pPr>
              <w:pStyle w:val="SDText"/>
              <w:ind w:firstLine="0"/>
              <w:rPr>
                <w:rFonts w:cs="Times New Roman"/>
                <w:color w:val="000000" w:themeColor="text1"/>
                <w:rPrChange w:id="2523" w:author="N F" w:date="2023-12-05T03:08:00Z">
                  <w:rPr>
                    <w:rFonts w:cs="Times New Roman"/>
                  </w:rPr>
                </w:rPrChange>
              </w:rPr>
            </w:pPr>
            <w:r w:rsidRPr="006E6534">
              <w:rPr>
                <w:rFonts w:cs="Times New Roman"/>
                <w:color w:val="000000" w:themeColor="text1"/>
                <w:rPrChange w:id="2524" w:author="N F" w:date="2023-12-05T03:08:00Z">
                  <w:rPr>
                    <w:rFonts w:cs="Times New Roman"/>
                  </w:rPr>
                </w:rPrChange>
              </w:rPr>
              <w:t>Алектиниб</w:t>
            </w:r>
          </w:p>
        </w:tc>
        <w:tc>
          <w:tcPr>
            <w:tcW w:w="6231" w:type="dxa"/>
            <w:tcPrChange w:id="2525" w:author="Barshadskaya, Yuliya" w:date="2024-01-12T22:23:00Z">
              <w:tcPr>
                <w:tcW w:w="4673" w:type="dxa"/>
              </w:tcPr>
            </w:tcPrChange>
          </w:tcPr>
          <w:p w14:paraId="628E795D" w14:textId="60BBB64A" w:rsidR="00AA1E2E" w:rsidRPr="006E6534" w:rsidRDefault="00AA1E2E" w:rsidP="00415551">
            <w:pPr>
              <w:pStyle w:val="SDText"/>
              <w:ind w:firstLine="0"/>
              <w:rPr>
                <w:rFonts w:cs="Times New Roman"/>
                <w:color w:val="000000" w:themeColor="text1"/>
                <w:rPrChange w:id="2526" w:author="N F" w:date="2023-12-05T03:08:00Z">
                  <w:rPr>
                    <w:rFonts w:cs="Times New Roman"/>
                  </w:rPr>
                </w:rPrChange>
              </w:rPr>
            </w:pPr>
            <w:r w:rsidRPr="006E6534">
              <w:rPr>
                <w:rFonts w:cs="Times New Roman"/>
                <w:color w:val="000000" w:themeColor="text1"/>
                <w:rPrChange w:id="2527" w:author="N F" w:date="2023-12-05T03:08:00Z">
                  <w:rPr>
                    <w:rFonts w:cs="Times New Roman"/>
                  </w:rPr>
                </w:rPrChange>
              </w:rPr>
              <w:t>По 600 мг 2 раза в сутки внутрь ежедневно</w:t>
            </w:r>
          </w:p>
          <w:p w14:paraId="2255509C" w14:textId="3234F64C" w:rsidR="0064008C" w:rsidRPr="006E6534" w:rsidRDefault="00AA1E2E" w:rsidP="00415551">
            <w:pPr>
              <w:pStyle w:val="SDText"/>
              <w:ind w:firstLine="0"/>
              <w:rPr>
                <w:rFonts w:cs="Times New Roman"/>
                <w:color w:val="000000" w:themeColor="text1"/>
                <w:rPrChange w:id="2528" w:author="N F" w:date="2023-12-05T03:08:00Z">
                  <w:rPr>
                    <w:rFonts w:cs="Times New Roman"/>
                  </w:rPr>
                </w:rPrChange>
              </w:rPr>
            </w:pPr>
            <w:r w:rsidRPr="006E6534">
              <w:rPr>
                <w:rFonts w:cs="Times New Roman"/>
                <w:color w:val="000000" w:themeColor="text1"/>
                <w:rPrChange w:id="2529" w:author="N F" w:date="2023-12-05T03:08:00Z">
                  <w:rPr>
                    <w:rFonts w:cs="Times New Roman"/>
                  </w:rPr>
                </w:rPrChange>
              </w:rPr>
              <w:t>до прогрессировании или развития непереносимой токсичности (при транслокации ALK) в 1 линии терапии; при прогрессировании заболевания на фоне терапии кризотинибом или при ее непереносимости, длительно</w:t>
            </w:r>
          </w:p>
        </w:tc>
      </w:tr>
      <w:tr w:rsidR="006E6534" w:rsidRPr="006E6534" w14:paraId="7370C23C" w14:textId="77777777" w:rsidTr="004A0FC3">
        <w:tc>
          <w:tcPr>
            <w:tcW w:w="3114" w:type="dxa"/>
            <w:tcPrChange w:id="2530" w:author="Barshadskaya, Yuliya" w:date="2024-01-12T22:23:00Z">
              <w:tcPr>
                <w:tcW w:w="4672" w:type="dxa"/>
              </w:tcPr>
            </w:tcPrChange>
          </w:tcPr>
          <w:p w14:paraId="47F9403B" w14:textId="18D9C1BF" w:rsidR="0064008C" w:rsidRPr="006E6534" w:rsidRDefault="0064008C" w:rsidP="00415551">
            <w:pPr>
              <w:pStyle w:val="SDText"/>
              <w:ind w:firstLine="0"/>
              <w:rPr>
                <w:rFonts w:cs="Times New Roman"/>
                <w:color w:val="000000" w:themeColor="text1"/>
                <w:rPrChange w:id="2531" w:author="N F" w:date="2023-12-05T03:08:00Z">
                  <w:rPr>
                    <w:rFonts w:cs="Times New Roman"/>
                  </w:rPr>
                </w:rPrChange>
              </w:rPr>
            </w:pPr>
            <w:r w:rsidRPr="006E6534">
              <w:rPr>
                <w:rFonts w:cs="Times New Roman"/>
                <w:color w:val="000000" w:themeColor="text1"/>
                <w:rPrChange w:id="2532" w:author="N F" w:date="2023-12-05T03:08:00Z">
                  <w:rPr>
                    <w:rFonts w:cs="Times New Roman"/>
                  </w:rPr>
                </w:rPrChange>
              </w:rPr>
              <w:t>Лорлатиниб</w:t>
            </w:r>
          </w:p>
        </w:tc>
        <w:tc>
          <w:tcPr>
            <w:tcW w:w="6231" w:type="dxa"/>
            <w:tcPrChange w:id="2533" w:author="Barshadskaya, Yuliya" w:date="2024-01-12T22:23:00Z">
              <w:tcPr>
                <w:tcW w:w="4673" w:type="dxa"/>
              </w:tcPr>
            </w:tcPrChange>
          </w:tcPr>
          <w:p w14:paraId="40220042" w14:textId="0D4E4AA8" w:rsidR="0064008C" w:rsidRPr="006E6534" w:rsidRDefault="00AA1E2E" w:rsidP="00415551">
            <w:pPr>
              <w:pStyle w:val="SDText"/>
              <w:ind w:firstLine="0"/>
              <w:rPr>
                <w:rFonts w:cs="Times New Roman"/>
                <w:color w:val="000000" w:themeColor="text1"/>
                <w:rPrChange w:id="2534" w:author="N F" w:date="2023-12-05T03:08:00Z">
                  <w:rPr>
                    <w:rFonts w:cs="Times New Roman"/>
                  </w:rPr>
                </w:rPrChange>
              </w:rPr>
            </w:pPr>
            <w:r w:rsidRPr="006E6534">
              <w:rPr>
                <w:rFonts w:cs="Times New Roman"/>
                <w:color w:val="000000" w:themeColor="text1"/>
                <w:rPrChange w:id="2535" w:author="N F" w:date="2023-12-05T03:08:00Z">
                  <w:rPr>
                    <w:rFonts w:cs="Times New Roman"/>
                  </w:rPr>
                </w:rPrChange>
              </w:rPr>
              <w:t>По 100 мг перорально один раз в сутки в течение длительного времени; при прогрессировании заболевания на фоне терапии алектинибом или церитинибом в первой линии, либо после применения кризотиниба и как минимум еще одного ингибитора киназы анапластической лимфомы ALK (L01X ингибитор протеинкиназы)</w:t>
            </w:r>
          </w:p>
        </w:tc>
      </w:tr>
      <w:tr w:rsidR="006E6534" w:rsidRPr="006E6534" w14:paraId="21ED79D3" w14:textId="77777777" w:rsidTr="004A0FC3">
        <w:tc>
          <w:tcPr>
            <w:tcW w:w="3114" w:type="dxa"/>
            <w:tcPrChange w:id="2536" w:author="Barshadskaya, Yuliya" w:date="2024-01-12T22:23:00Z">
              <w:tcPr>
                <w:tcW w:w="4672" w:type="dxa"/>
              </w:tcPr>
            </w:tcPrChange>
          </w:tcPr>
          <w:p w14:paraId="2E3C655B" w14:textId="0E6C8987" w:rsidR="00485B2C" w:rsidRPr="006E6534" w:rsidRDefault="00E62661" w:rsidP="00415551">
            <w:pPr>
              <w:pStyle w:val="SDText"/>
              <w:ind w:firstLine="0"/>
              <w:rPr>
                <w:rFonts w:cs="Times New Roman"/>
                <w:color w:val="000000" w:themeColor="text1"/>
                <w:rPrChange w:id="2537" w:author="N F" w:date="2023-12-05T03:08:00Z">
                  <w:rPr>
                    <w:rFonts w:cs="Times New Roman"/>
                  </w:rPr>
                </w:rPrChange>
              </w:rPr>
            </w:pPr>
            <w:r w:rsidRPr="006E6534">
              <w:rPr>
                <w:rFonts w:cs="Times New Roman"/>
                <w:color w:val="000000" w:themeColor="text1"/>
                <w:rPrChange w:id="2538" w:author="N F" w:date="2023-12-05T03:08:00Z">
                  <w:rPr>
                    <w:rFonts w:cs="Times New Roman"/>
                  </w:rPr>
                </w:rPrChange>
              </w:rPr>
              <w:t>дабрафениб и траметиниб</w:t>
            </w:r>
          </w:p>
        </w:tc>
        <w:tc>
          <w:tcPr>
            <w:tcW w:w="6231" w:type="dxa"/>
            <w:tcPrChange w:id="2539" w:author="Barshadskaya, Yuliya" w:date="2024-01-12T22:23:00Z">
              <w:tcPr>
                <w:tcW w:w="4673" w:type="dxa"/>
              </w:tcPr>
            </w:tcPrChange>
          </w:tcPr>
          <w:p w14:paraId="1AD79E2D" w14:textId="007B08CA" w:rsidR="00E62661" w:rsidRPr="006E6534" w:rsidRDefault="00E62661" w:rsidP="00415551">
            <w:pPr>
              <w:pStyle w:val="SDText"/>
              <w:ind w:firstLine="0"/>
              <w:rPr>
                <w:rFonts w:cs="Times New Roman"/>
                <w:color w:val="000000" w:themeColor="text1"/>
                <w:rPrChange w:id="2540" w:author="N F" w:date="2023-12-05T03:08:00Z">
                  <w:rPr>
                    <w:rFonts w:cs="Times New Roman"/>
                  </w:rPr>
                </w:rPrChange>
              </w:rPr>
            </w:pPr>
            <w:r w:rsidRPr="006E6534">
              <w:rPr>
                <w:rFonts w:cs="Times New Roman"/>
                <w:color w:val="000000" w:themeColor="text1"/>
                <w:rPrChange w:id="2541" w:author="N F" w:date="2023-12-05T03:08:00Z">
                  <w:rPr>
                    <w:rFonts w:cs="Times New Roman"/>
                  </w:rPr>
                </w:rPrChange>
              </w:rPr>
              <w:t>По 150 мг 2 раза в сутки внутрь и 2 мг/сут внутрь соответственно.</w:t>
            </w:r>
            <w:r w:rsidR="009C41CD" w:rsidRPr="006E6534">
              <w:rPr>
                <w:rFonts w:cs="Times New Roman"/>
                <w:color w:val="000000" w:themeColor="text1"/>
                <w:rPrChange w:id="2542" w:author="N F" w:date="2023-12-05T03:08:00Z">
                  <w:rPr>
                    <w:rFonts w:cs="Times New Roman"/>
                  </w:rPr>
                </w:rPrChange>
              </w:rPr>
              <w:t xml:space="preserve"> </w:t>
            </w:r>
            <w:r w:rsidRPr="006E6534">
              <w:rPr>
                <w:rFonts w:cs="Times New Roman"/>
                <w:color w:val="000000" w:themeColor="text1"/>
                <w:rPrChange w:id="2543" w:author="N F" w:date="2023-12-05T03:08:00Z">
                  <w:rPr>
                    <w:rFonts w:cs="Times New Roman"/>
                  </w:rPr>
                </w:rPrChange>
              </w:rPr>
              <w:t>Оба препарата принимаются ежедневно</w:t>
            </w:r>
          </w:p>
          <w:p w14:paraId="5CDBECF4" w14:textId="77777777" w:rsidR="00E62661" w:rsidRPr="006E6534" w:rsidRDefault="00E62661" w:rsidP="00415551">
            <w:pPr>
              <w:pStyle w:val="SDText"/>
              <w:ind w:firstLine="0"/>
              <w:rPr>
                <w:rFonts w:cs="Times New Roman"/>
                <w:color w:val="000000" w:themeColor="text1"/>
                <w:rPrChange w:id="2544" w:author="N F" w:date="2023-12-05T03:08:00Z">
                  <w:rPr>
                    <w:rFonts w:cs="Times New Roman"/>
                  </w:rPr>
                </w:rPrChange>
              </w:rPr>
            </w:pPr>
          </w:p>
          <w:p w14:paraId="5E0932C4" w14:textId="3E331EDE" w:rsidR="00485B2C" w:rsidRPr="006E6534" w:rsidRDefault="00E62661" w:rsidP="00415551">
            <w:pPr>
              <w:pStyle w:val="SDText"/>
              <w:ind w:firstLine="0"/>
              <w:rPr>
                <w:rFonts w:cs="Times New Roman"/>
                <w:color w:val="000000" w:themeColor="text1"/>
                <w:rPrChange w:id="2545" w:author="N F" w:date="2023-12-05T03:08:00Z">
                  <w:rPr>
                    <w:rFonts w:cs="Times New Roman"/>
                  </w:rPr>
                </w:rPrChange>
              </w:rPr>
            </w:pPr>
            <w:r w:rsidRPr="006E6534">
              <w:rPr>
                <w:rFonts w:cs="Times New Roman"/>
                <w:color w:val="000000" w:themeColor="text1"/>
                <w:rPrChange w:id="2546" w:author="N F" w:date="2023-12-05T03:08:00Z">
                  <w:rPr>
                    <w:rFonts w:cs="Times New Roman"/>
                  </w:rPr>
                </w:rPrChange>
              </w:rPr>
              <w:lastRenderedPageBreak/>
              <w:t xml:space="preserve">до прогрессирования или развития непереносимой токсичности (при наличии активирующей мутации </w:t>
            </w:r>
            <w:r w:rsidR="00A655C7" w:rsidRPr="006E6534">
              <w:rPr>
                <w:rFonts w:cs="Times New Roman"/>
                <w:color w:val="000000" w:themeColor="text1"/>
                <w:rPrChange w:id="2547" w:author="N F" w:date="2023-12-05T03:08:00Z">
                  <w:rPr>
                    <w:rFonts w:cs="Times New Roman"/>
                  </w:rPr>
                </w:rPrChange>
              </w:rPr>
              <w:t>серин-треонинкиназы B-Raf</w:t>
            </w:r>
            <w:r w:rsidRPr="006E6534">
              <w:rPr>
                <w:rFonts w:cs="Times New Roman"/>
                <w:color w:val="000000" w:themeColor="text1"/>
                <w:rPrChange w:id="2548" w:author="N F" w:date="2023-12-05T03:08:00Z">
                  <w:rPr>
                    <w:rFonts w:cs="Times New Roman"/>
                  </w:rPr>
                </w:rPrChange>
              </w:rPr>
              <w:t xml:space="preserve"> V600E)</w:t>
            </w:r>
          </w:p>
        </w:tc>
      </w:tr>
      <w:tr w:rsidR="006E6534" w:rsidRPr="006E6534" w14:paraId="47D4B86E" w14:textId="77777777" w:rsidTr="00787A04">
        <w:trPr>
          <w:ins w:id="2549" w:author="N F" w:date="2023-08-03T18:15:00Z"/>
        </w:trPr>
        <w:tc>
          <w:tcPr>
            <w:tcW w:w="9345" w:type="dxa"/>
            <w:gridSpan w:val="2"/>
          </w:tcPr>
          <w:p w14:paraId="37EE937D" w14:textId="5082D282" w:rsidR="00A55490" w:rsidRPr="006E6534" w:rsidRDefault="00A55490" w:rsidP="00415551">
            <w:pPr>
              <w:pStyle w:val="SDcomments"/>
              <w:ind w:firstLine="0"/>
              <w:rPr>
                <w:ins w:id="2550" w:author="N F" w:date="2023-08-03T18:15:00Z"/>
                <w:rFonts w:cs="Times New Roman"/>
                <w:color w:val="000000" w:themeColor="text1"/>
                <w:rPrChange w:id="2551" w:author="N F" w:date="2023-12-05T03:08:00Z">
                  <w:rPr>
                    <w:ins w:id="2552" w:author="N F" w:date="2023-08-03T18:15:00Z"/>
                    <w:lang w:val="en-US"/>
                  </w:rPr>
                </w:rPrChange>
              </w:rPr>
            </w:pPr>
            <w:moveToRangeStart w:id="2553" w:author="N F" w:date="2023-08-03T18:15:00Z" w:name="move141978942"/>
            <w:moveTo w:id="2554" w:author="N F" w:date="2023-08-03T18:15:00Z">
              <w:r w:rsidRPr="006E6534">
                <w:rPr>
                  <w:rFonts w:cs="Times New Roman"/>
                  <w:b/>
                  <w:bCs/>
                  <w:iCs/>
                  <w:color w:val="000000" w:themeColor="text1"/>
                  <w:rPrChange w:id="2555" w:author="N F" w:date="2023-12-05T03:08:00Z">
                    <w:rPr>
                      <w:i/>
                    </w:rPr>
                  </w:rPrChange>
                </w:rPr>
                <w:lastRenderedPageBreak/>
                <w:t>Примечани</w:t>
              </w:r>
            </w:moveTo>
            <w:ins w:id="2556" w:author="N F" w:date="2023-08-07T20:03:00Z">
              <w:r w:rsidR="009E433C" w:rsidRPr="006E6534">
                <w:rPr>
                  <w:rFonts w:cs="Times New Roman"/>
                  <w:b/>
                  <w:bCs/>
                  <w:iCs/>
                  <w:color w:val="000000" w:themeColor="text1"/>
                  <w:rPrChange w:id="2557" w:author="N F" w:date="2023-12-05T03:08:00Z">
                    <w:rPr>
                      <w:rFonts w:cs="Times New Roman"/>
                      <w:b/>
                      <w:bCs/>
                      <w:iCs/>
                    </w:rPr>
                  </w:rPrChange>
                </w:rPr>
                <w:t>е</w:t>
              </w:r>
            </w:ins>
            <w:moveTo w:id="2558" w:author="N F" w:date="2023-08-03T18:15:00Z">
              <w:del w:id="2559" w:author="N F" w:date="2023-08-07T20:03:00Z">
                <w:r w:rsidRPr="006E6534" w:rsidDel="009E433C">
                  <w:rPr>
                    <w:rFonts w:cs="Times New Roman"/>
                    <w:b/>
                    <w:bCs/>
                    <w:iCs/>
                    <w:color w:val="000000" w:themeColor="text1"/>
                    <w:rPrChange w:id="2560" w:author="N F" w:date="2023-12-05T03:08:00Z">
                      <w:rPr>
                        <w:i/>
                      </w:rPr>
                    </w:rPrChange>
                  </w:rPr>
                  <w:delText>я</w:delText>
                </w:r>
              </w:del>
              <w:r w:rsidRPr="006E6534">
                <w:rPr>
                  <w:rFonts w:cs="Times New Roman"/>
                  <w:b/>
                  <w:bCs/>
                  <w:iCs/>
                  <w:color w:val="000000" w:themeColor="text1"/>
                  <w:rPrChange w:id="2561" w:author="N F" w:date="2023-12-05T03:08:00Z">
                    <w:rPr>
                      <w:i/>
                    </w:rPr>
                  </w:rPrChange>
                </w:rPr>
                <w:t>:</w:t>
              </w:r>
              <w:r w:rsidRPr="006E6534">
                <w:rPr>
                  <w:rFonts w:cs="Times New Roman"/>
                  <w:color w:val="000000" w:themeColor="text1"/>
                  <w:rPrChange w:id="2562" w:author="N F" w:date="2023-12-05T03:08:00Z">
                    <w:rPr>
                      <w:rFonts w:cs="Times New Roman"/>
                    </w:rPr>
                  </w:rPrChange>
                </w:rPr>
                <w:t xml:space="preserve"> </w:t>
              </w:r>
            </w:moveTo>
          </w:p>
          <w:p w14:paraId="58FF0CB2" w14:textId="52CDB03A" w:rsidR="00A55490" w:rsidRPr="006E6534" w:rsidDel="004A0FC3" w:rsidRDefault="00A55490">
            <w:pPr>
              <w:pStyle w:val="SDcomments"/>
              <w:ind w:firstLine="0"/>
              <w:rPr>
                <w:del w:id="2563" w:author="Barshadskaya, Yuliya" w:date="2024-01-12T22:23:00Z"/>
                <w:moveTo w:id="2564" w:author="N F" w:date="2023-08-03T18:15:00Z"/>
                <w:rFonts w:cs="Times New Roman"/>
                <w:color w:val="000000" w:themeColor="text1"/>
                <w:rPrChange w:id="2565" w:author="N F" w:date="2023-12-05T03:08:00Z">
                  <w:rPr>
                    <w:del w:id="2566" w:author="Barshadskaya, Yuliya" w:date="2024-01-12T22:23:00Z"/>
                    <w:moveTo w:id="2567" w:author="N F" w:date="2023-08-03T18:15:00Z"/>
                    <w:rFonts w:cs="Times New Roman"/>
                  </w:rPr>
                </w:rPrChange>
              </w:rPr>
              <w:pPrChange w:id="2568" w:author="N F" w:date="2023-08-06T15:38:00Z">
                <w:pPr>
                  <w:pStyle w:val="SDcomments"/>
                </w:pPr>
              </w:pPrChange>
            </w:pPr>
            <w:moveTo w:id="2569" w:author="N F" w:date="2023-08-03T18:15:00Z">
              <w:r w:rsidRPr="006E6534">
                <w:rPr>
                  <w:rFonts w:cs="Times New Roman"/>
                  <w:color w:val="000000" w:themeColor="text1"/>
                  <w:lang w:val="en-US"/>
                  <w:rPrChange w:id="2570" w:author="N F" w:date="2023-12-05T03:08:00Z">
                    <w:rPr>
                      <w:rFonts w:cs="Times New Roman"/>
                      <w:lang w:val="en-US"/>
                    </w:rPr>
                  </w:rPrChange>
                </w:rPr>
                <w:t>EGFR</w:t>
              </w:r>
              <w:r w:rsidRPr="006E6534">
                <w:rPr>
                  <w:rFonts w:cs="Times New Roman"/>
                  <w:color w:val="000000" w:themeColor="text1"/>
                  <w:rPrChange w:id="2571" w:author="N F" w:date="2023-12-05T03:08:00Z">
                    <w:rPr>
                      <w:rFonts w:cs="Times New Roman"/>
                    </w:rPr>
                  </w:rPrChange>
                </w:rPr>
                <w:t xml:space="preserve"> – рецептор эпидермального фактора роста (</w:t>
              </w:r>
              <w:r w:rsidRPr="006E6534">
                <w:rPr>
                  <w:rFonts w:cs="Times New Roman"/>
                  <w:color w:val="000000" w:themeColor="text1"/>
                  <w:lang w:val="en-US"/>
                  <w:rPrChange w:id="2572" w:author="N F" w:date="2023-12-05T03:08:00Z">
                    <w:rPr>
                      <w:rFonts w:cs="Times New Roman"/>
                      <w:lang w:val="en-US"/>
                    </w:rPr>
                  </w:rPrChange>
                </w:rPr>
                <w:t>epidermal</w:t>
              </w:r>
              <w:r w:rsidRPr="006E6534">
                <w:rPr>
                  <w:rFonts w:cs="Times New Roman"/>
                  <w:color w:val="000000" w:themeColor="text1"/>
                  <w:rPrChange w:id="2573" w:author="N F" w:date="2023-12-05T03:08:00Z">
                    <w:rPr>
                      <w:rFonts w:cs="Times New Roman"/>
                    </w:rPr>
                  </w:rPrChange>
                </w:rPr>
                <w:t xml:space="preserve"> </w:t>
              </w:r>
              <w:r w:rsidRPr="006E6534">
                <w:rPr>
                  <w:rFonts w:cs="Times New Roman"/>
                  <w:color w:val="000000" w:themeColor="text1"/>
                  <w:lang w:val="en-US"/>
                  <w:rPrChange w:id="2574" w:author="N F" w:date="2023-12-05T03:08:00Z">
                    <w:rPr>
                      <w:rFonts w:cs="Times New Roman"/>
                      <w:lang w:val="en-US"/>
                    </w:rPr>
                  </w:rPrChange>
                </w:rPr>
                <w:t>growth</w:t>
              </w:r>
              <w:r w:rsidRPr="006E6534">
                <w:rPr>
                  <w:rFonts w:cs="Times New Roman"/>
                  <w:color w:val="000000" w:themeColor="text1"/>
                  <w:rPrChange w:id="2575" w:author="N F" w:date="2023-12-05T03:08:00Z">
                    <w:rPr>
                      <w:rFonts w:cs="Times New Roman"/>
                    </w:rPr>
                  </w:rPrChange>
                </w:rPr>
                <w:t xml:space="preserve"> </w:t>
              </w:r>
              <w:r w:rsidRPr="006E6534">
                <w:rPr>
                  <w:rFonts w:cs="Times New Roman"/>
                  <w:color w:val="000000" w:themeColor="text1"/>
                  <w:lang w:val="en-US"/>
                  <w:rPrChange w:id="2576" w:author="N F" w:date="2023-12-05T03:08:00Z">
                    <w:rPr>
                      <w:rFonts w:cs="Times New Roman"/>
                      <w:lang w:val="en-US"/>
                    </w:rPr>
                  </w:rPrChange>
                </w:rPr>
                <w:t>factor</w:t>
              </w:r>
              <w:r w:rsidRPr="006E6534">
                <w:rPr>
                  <w:rFonts w:cs="Times New Roman"/>
                  <w:color w:val="000000" w:themeColor="text1"/>
                  <w:rPrChange w:id="2577" w:author="N F" w:date="2023-12-05T03:08:00Z">
                    <w:rPr>
                      <w:rFonts w:cs="Times New Roman"/>
                    </w:rPr>
                  </w:rPrChange>
                </w:rPr>
                <w:t xml:space="preserve"> </w:t>
              </w:r>
              <w:r w:rsidRPr="006E6534">
                <w:rPr>
                  <w:rFonts w:cs="Times New Roman"/>
                  <w:color w:val="000000" w:themeColor="text1"/>
                  <w:lang w:val="en-US"/>
                  <w:rPrChange w:id="2578" w:author="N F" w:date="2023-12-05T03:08:00Z">
                    <w:rPr>
                      <w:rFonts w:cs="Times New Roman"/>
                      <w:lang w:val="en-US"/>
                    </w:rPr>
                  </w:rPrChange>
                </w:rPr>
                <w:t>receptor</w:t>
              </w:r>
              <w:r w:rsidRPr="006E6534">
                <w:rPr>
                  <w:rFonts w:cs="Times New Roman"/>
                  <w:color w:val="000000" w:themeColor="text1"/>
                  <w:rPrChange w:id="2579" w:author="N F" w:date="2023-12-05T03:08:00Z">
                    <w:rPr>
                      <w:rFonts w:cs="Times New Roman"/>
                    </w:rPr>
                  </w:rPrChange>
                </w:rPr>
                <w:t>); в/в – внутривенно; ALK – киназа апластической лимфомы (anaplastic lymphoma kinase).</w:t>
              </w:r>
            </w:moveTo>
          </w:p>
          <w:moveToRangeEnd w:id="2553"/>
          <w:p w14:paraId="1069D9C9" w14:textId="77777777" w:rsidR="00A55490" w:rsidRPr="004A0FC3" w:rsidRDefault="00A55490">
            <w:pPr>
              <w:pStyle w:val="SDcomments"/>
              <w:ind w:firstLine="0"/>
              <w:rPr>
                <w:ins w:id="2580" w:author="N F" w:date="2023-08-03T18:15:00Z"/>
              </w:rPr>
              <w:pPrChange w:id="2581" w:author="Barshadskaya, Yuliya" w:date="2024-01-12T22:23:00Z">
                <w:pPr>
                  <w:pStyle w:val="SDText"/>
                  <w:ind w:firstLine="0"/>
                </w:pPr>
              </w:pPrChange>
            </w:pPr>
          </w:p>
        </w:tc>
      </w:tr>
    </w:tbl>
    <w:p w14:paraId="4AF55D85" w14:textId="04AECF68" w:rsidR="00485B2C" w:rsidRPr="006E6534" w:rsidDel="004A0FC3" w:rsidRDefault="00AA1E2E">
      <w:pPr>
        <w:pStyle w:val="SDcomments"/>
        <w:rPr>
          <w:del w:id="2582" w:author="Barshadskaya, Yuliya" w:date="2024-01-12T22:24:00Z"/>
          <w:moveFrom w:id="2583" w:author="N F" w:date="2023-08-03T18:15:00Z"/>
          <w:rFonts w:cs="Times New Roman"/>
          <w:color w:val="000000" w:themeColor="text1"/>
          <w:rPrChange w:id="2584" w:author="N F" w:date="2023-12-05T03:08:00Z">
            <w:rPr>
              <w:del w:id="2585" w:author="Barshadskaya, Yuliya" w:date="2024-01-12T22:24:00Z"/>
              <w:moveFrom w:id="2586" w:author="N F" w:date="2023-08-03T18:15:00Z"/>
              <w:rFonts w:cs="Times New Roman"/>
            </w:rPr>
          </w:rPrChange>
        </w:rPr>
      </w:pPr>
      <w:moveFromRangeStart w:id="2587" w:author="N F" w:date="2023-08-03T18:15:00Z" w:name="move141978942"/>
      <w:moveFrom w:id="2588" w:author="N F" w:date="2023-08-03T18:15:00Z">
        <w:r w:rsidRPr="006E6534" w:rsidDel="00A55490">
          <w:rPr>
            <w:rFonts w:cs="Times New Roman"/>
            <w:i/>
            <w:color w:val="000000" w:themeColor="text1"/>
            <w:rPrChange w:id="2589" w:author="N F" w:date="2023-12-05T03:08:00Z">
              <w:rPr>
                <w:rFonts w:cs="Times New Roman"/>
                <w:i/>
              </w:rPr>
            </w:rPrChange>
          </w:rPr>
          <w:t>Примечани</w:t>
        </w:r>
        <w:r w:rsidR="00FA5C1F" w:rsidRPr="006E6534" w:rsidDel="00A55490">
          <w:rPr>
            <w:rFonts w:cs="Times New Roman"/>
            <w:i/>
            <w:color w:val="000000" w:themeColor="text1"/>
            <w:rPrChange w:id="2590" w:author="N F" w:date="2023-12-05T03:08:00Z">
              <w:rPr>
                <w:rFonts w:cs="Times New Roman"/>
                <w:i/>
              </w:rPr>
            </w:rPrChange>
          </w:rPr>
          <w:t>я</w:t>
        </w:r>
        <w:r w:rsidRPr="006E6534" w:rsidDel="00A55490">
          <w:rPr>
            <w:rFonts w:cs="Times New Roman"/>
            <w:i/>
            <w:color w:val="000000" w:themeColor="text1"/>
            <w:rPrChange w:id="2591" w:author="N F" w:date="2023-12-05T03:08:00Z">
              <w:rPr>
                <w:rFonts w:cs="Times New Roman"/>
                <w:i/>
              </w:rPr>
            </w:rPrChange>
          </w:rPr>
          <w:t>:</w:t>
        </w:r>
        <w:r w:rsidRPr="006E6534" w:rsidDel="00A55490">
          <w:rPr>
            <w:rFonts w:cs="Times New Roman"/>
            <w:color w:val="000000" w:themeColor="text1"/>
            <w:rPrChange w:id="2592" w:author="N F" w:date="2023-12-05T03:08:00Z">
              <w:rPr>
                <w:rFonts w:cs="Times New Roman"/>
              </w:rPr>
            </w:rPrChange>
          </w:rPr>
          <w:t xml:space="preserve"> </w:t>
        </w:r>
        <w:r w:rsidRPr="006E6534" w:rsidDel="00A55490">
          <w:rPr>
            <w:rFonts w:cs="Times New Roman"/>
            <w:color w:val="000000" w:themeColor="text1"/>
            <w:lang w:val="en-US"/>
            <w:rPrChange w:id="2593" w:author="N F" w:date="2023-12-05T03:08:00Z">
              <w:rPr>
                <w:rFonts w:cs="Times New Roman"/>
                <w:lang w:val="en-US"/>
              </w:rPr>
            </w:rPrChange>
          </w:rPr>
          <w:t>EGFR</w:t>
        </w:r>
        <w:r w:rsidRPr="006E6534" w:rsidDel="00A55490">
          <w:rPr>
            <w:rFonts w:cs="Times New Roman"/>
            <w:color w:val="000000" w:themeColor="text1"/>
            <w:rPrChange w:id="2594" w:author="N F" w:date="2023-12-05T03:08:00Z">
              <w:rPr>
                <w:rFonts w:cs="Times New Roman"/>
              </w:rPr>
            </w:rPrChange>
          </w:rPr>
          <w:t xml:space="preserve"> – рецептор эпидермального фактора роста (</w:t>
        </w:r>
        <w:r w:rsidRPr="006E6534" w:rsidDel="00A55490">
          <w:rPr>
            <w:rFonts w:cs="Times New Roman"/>
            <w:color w:val="000000" w:themeColor="text1"/>
            <w:lang w:val="en-US"/>
            <w:rPrChange w:id="2595" w:author="N F" w:date="2023-12-05T03:08:00Z">
              <w:rPr>
                <w:rFonts w:cs="Times New Roman"/>
                <w:lang w:val="en-US"/>
              </w:rPr>
            </w:rPrChange>
          </w:rPr>
          <w:t>epidermal</w:t>
        </w:r>
        <w:r w:rsidRPr="006E6534" w:rsidDel="00A55490">
          <w:rPr>
            <w:rFonts w:cs="Times New Roman"/>
            <w:color w:val="000000" w:themeColor="text1"/>
            <w:rPrChange w:id="2596" w:author="N F" w:date="2023-12-05T03:08:00Z">
              <w:rPr>
                <w:rFonts w:cs="Times New Roman"/>
              </w:rPr>
            </w:rPrChange>
          </w:rPr>
          <w:t xml:space="preserve"> </w:t>
        </w:r>
        <w:r w:rsidRPr="006E6534" w:rsidDel="00A55490">
          <w:rPr>
            <w:rFonts w:cs="Times New Roman"/>
            <w:color w:val="000000" w:themeColor="text1"/>
            <w:lang w:val="en-US"/>
            <w:rPrChange w:id="2597" w:author="N F" w:date="2023-12-05T03:08:00Z">
              <w:rPr>
                <w:rFonts w:cs="Times New Roman"/>
                <w:lang w:val="en-US"/>
              </w:rPr>
            </w:rPrChange>
          </w:rPr>
          <w:t>growth</w:t>
        </w:r>
        <w:r w:rsidRPr="006E6534" w:rsidDel="00A55490">
          <w:rPr>
            <w:rFonts w:cs="Times New Roman"/>
            <w:color w:val="000000" w:themeColor="text1"/>
            <w:rPrChange w:id="2598" w:author="N F" w:date="2023-12-05T03:08:00Z">
              <w:rPr>
                <w:rFonts w:cs="Times New Roman"/>
              </w:rPr>
            </w:rPrChange>
          </w:rPr>
          <w:t xml:space="preserve"> </w:t>
        </w:r>
        <w:r w:rsidRPr="006E6534" w:rsidDel="00A55490">
          <w:rPr>
            <w:rFonts w:cs="Times New Roman"/>
            <w:color w:val="000000" w:themeColor="text1"/>
            <w:lang w:val="en-US"/>
            <w:rPrChange w:id="2599" w:author="N F" w:date="2023-12-05T03:08:00Z">
              <w:rPr>
                <w:rFonts w:cs="Times New Roman"/>
                <w:lang w:val="en-US"/>
              </w:rPr>
            </w:rPrChange>
          </w:rPr>
          <w:t>factor</w:t>
        </w:r>
        <w:r w:rsidR="003731BC" w:rsidRPr="006E6534" w:rsidDel="00A55490">
          <w:rPr>
            <w:rFonts w:cs="Times New Roman"/>
            <w:color w:val="000000" w:themeColor="text1"/>
            <w:rPrChange w:id="2600" w:author="N F" w:date="2023-12-05T03:08:00Z">
              <w:rPr>
                <w:rFonts w:cs="Times New Roman"/>
              </w:rPr>
            </w:rPrChange>
          </w:rPr>
          <w:t xml:space="preserve"> </w:t>
        </w:r>
        <w:r w:rsidR="003731BC" w:rsidRPr="006E6534" w:rsidDel="00A55490">
          <w:rPr>
            <w:rFonts w:cs="Times New Roman"/>
            <w:color w:val="000000" w:themeColor="text1"/>
            <w:lang w:val="en-US"/>
            <w:rPrChange w:id="2601" w:author="N F" w:date="2023-12-05T03:08:00Z">
              <w:rPr>
                <w:rFonts w:cs="Times New Roman"/>
                <w:lang w:val="en-US"/>
              </w:rPr>
            </w:rPrChange>
          </w:rPr>
          <w:t>receptor</w:t>
        </w:r>
        <w:r w:rsidRPr="006E6534" w:rsidDel="00A55490">
          <w:rPr>
            <w:rFonts w:cs="Times New Roman"/>
            <w:color w:val="000000" w:themeColor="text1"/>
            <w:rPrChange w:id="2602" w:author="N F" w:date="2023-12-05T03:08:00Z">
              <w:rPr>
                <w:rFonts w:cs="Times New Roman"/>
              </w:rPr>
            </w:rPrChange>
          </w:rPr>
          <w:t>)</w:t>
        </w:r>
        <w:r w:rsidR="00FA5C1F" w:rsidRPr="006E6534" w:rsidDel="00A55490">
          <w:rPr>
            <w:rFonts w:cs="Times New Roman"/>
            <w:color w:val="000000" w:themeColor="text1"/>
            <w:rPrChange w:id="2603" w:author="N F" w:date="2023-12-05T03:08:00Z">
              <w:rPr>
                <w:rFonts w:cs="Times New Roman"/>
              </w:rPr>
            </w:rPrChange>
          </w:rPr>
          <w:t>; в/в – внутривенно</w:t>
        </w:r>
        <w:r w:rsidR="001E328F" w:rsidRPr="006E6534" w:rsidDel="00A55490">
          <w:rPr>
            <w:rFonts w:cs="Times New Roman"/>
            <w:color w:val="000000" w:themeColor="text1"/>
            <w:rPrChange w:id="2604" w:author="N F" w:date="2023-12-05T03:08:00Z">
              <w:rPr>
                <w:rFonts w:cs="Times New Roman"/>
              </w:rPr>
            </w:rPrChange>
          </w:rPr>
          <w:t>; ALK – киназа апластической лимфомы</w:t>
        </w:r>
        <w:r w:rsidR="00F94128" w:rsidRPr="006E6534" w:rsidDel="00A55490">
          <w:rPr>
            <w:rFonts w:cs="Times New Roman"/>
            <w:color w:val="000000" w:themeColor="text1"/>
            <w:rPrChange w:id="2605" w:author="N F" w:date="2023-12-05T03:08:00Z">
              <w:rPr>
                <w:rFonts w:cs="Times New Roman"/>
              </w:rPr>
            </w:rPrChange>
          </w:rPr>
          <w:t xml:space="preserve"> (anaplastic lymphoma kinase)</w:t>
        </w:r>
        <w:r w:rsidRPr="006E6534" w:rsidDel="00A55490">
          <w:rPr>
            <w:rFonts w:cs="Times New Roman"/>
            <w:color w:val="000000" w:themeColor="text1"/>
            <w:rPrChange w:id="2606" w:author="N F" w:date="2023-12-05T03:08:00Z">
              <w:rPr>
                <w:rFonts w:cs="Times New Roman"/>
              </w:rPr>
            </w:rPrChange>
          </w:rPr>
          <w:t>.</w:t>
        </w:r>
      </w:moveFrom>
    </w:p>
    <w:moveFromRangeEnd w:id="2587"/>
    <w:p w14:paraId="4BB436FC" w14:textId="77777777" w:rsidR="00380797" w:rsidRPr="004A0FC3" w:rsidRDefault="00380797">
      <w:pPr>
        <w:pStyle w:val="SDcomments"/>
        <w:pPrChange w:id="2607" w:author="Barshadskaya, Yuliya" w:date="2024-01-12T22:24:00Z">
          <w:pPr>
            <w:pStyle w:val="SDText"/>
          </w:pPr>
        </w:pPrChange>
      </w:pPr>
    </w:p>
    <w:p w14:paraId="2A2AB48B" w14:textId="2BA1DEFC" w:rsidR="00596253" w:rsidDel="008D2D2E" w:rsidRDefault="00380797">
      <w:pPr>
        <w:pStyle w:val="3"/>
        <w:numPr>
          <w:ilvl w:val="0"/>
          <w:numId w:val="0"/>
        </w:numPr>
        <w:spacing w:line="240" w:lineRule="auto"/>
        <w:rPr>
          <w:del w:id="2608" w:author="Barshadskaya, Yuliya" w:date="2024-01-12T22:24:00Z"/>
          <w:rFonts w:cs="Times New Roman"/>
        </w:rPr>
        <w:pPrChange w:id="2609" w:author="Barshadskaya, Yuliya" w:date="2024-01-12T22:25:00Z">
          <w:pPr>
            <w:pStyle w:val="3"/>
          </w:pPr>
        </w:pPrChange>
      </w:pPr>
      <w:r w:rsidRPr="004A73C2">
        <w:rPr>
          <w:rFonts w:cs="Times New Roman"/>
        </w:rPr>
        <w:t xml:space="preserve">При выявлении мутации EGFR T790M всем пациентам рекомендуется назначение осимертиниба** с целью достижения максимального эффекта и увеличения продолжительности жизни </w:t>
      </w:r>
      <w:r w:rsidRPr="009556CC">
        <w:rPr>
          <w:rFonts w:cs="Times New Roman"/>
          <w:b w:val="0"/>
        </w:rPr>
        <w:fldChar w:fldCharType="begin"/>
      </w:r>
      <w:r w:rsidRPr="006E6534">
        <w:rPr>
          <w:rFonts w:cs="Times New Roman"/>
          <w:b w:val="0"/>
        </w:rPr>
        <w:instrText xml:space="preserve"> ADDIN ZOTERO_ITEM CSL_CITATION {"citationID":"yyg4kpq8","properties":{"formattedCitation":"(1)","plainCitation":"(1)","noteIndex":0},"citationItems":[{"id":161885,"uris":["http://zotero.org/groups/4735135/items/TKC58DDZ"],"itemData":{"id":161885,"type":"webpage","title":"Злокачественное новообразование бронхов и легкого. Клинические рекомендации","URL":"https://cr.minzdrav.gov.ru/recomend/30_4","author":[{"family":"Ассоциация онкологов России","given":""}],"accessed":{"date-parts":[["2022",8,2]]},"issued":{"date-parts":[["2022"]]}}}],"schema":"https://github.com/citation-style-language/schema/raw/master/csl-citation.json"} </w:instrText>
      </w:r>
      <w:r w:rsidRPr="009556CC">
        <w:rPr>
          <w:rFonts w:cs="Times New Roman"/>
          <w:b w:val="0"/>
        </w:rPr>
        <w:fldChar w:fldCharType="separate"/>
      </w:r>
      <w:ins w:id="2610" w:author="Barshadskaya, Yuliya" w:date="2024-01-12T22:27:00Z">
        <w:r w:rsidR="002827F8" w:rsidRPr="0018315E">
          <w:rPr>
            <w:rFonts w:cs="Times New Roman"/>
          </w:rPr>
          <w:t>[</w:t>
        </w:r>
      </w:ins>
      <w:del w:id="2611" w:author="Barshadskaya, Yuliya" w:date="2024-01-12T22:27:00Z">
        <w:r w:rsidRPr="009556CC" w:rsidDel="002827F8">
          <w:rPr>
            <w:rFonts w:cs="Times New Roman"/>
          </w:rPr>
          <w:delText>(</w:delText>
        </w:r>
      </w:del>
      <w:r w:rsidRPr="008D2D2E">
        <w:rPr>
          <w:rFonts w:cs="Times New Roman"/>
        </w:rPr>
        <w:t>1</w:t>
      </w:r>
      <w:ins w:id="2612" w:author="Barshadskaya, Yuliya" w:date="2024-01-12T22:27:00Z">
        <w:r w:rsidR="002827F8" w:rsidRPr="0018315E">
          <w:t>]</w:t>
        </w:r>
      </w:ins>
      <w:del w:id="2613" w:author="Barshadskaya, Yuliya" w:date="2024-01-12T22:27:00Z">
        <w:r w:rsidRPr="009556CC" w:rsidDel="002827F8">
          <w:rPr>
            <w:rFonts w:cs="Times New Roman"/>
          </w:rPr>
          <w:delText>)</w:delText>
        </w:r>
      </w:del>
      <w:r w:rsidRPr="009556CC">
        <w:rPr>
          <w:rFonts w:cs="Times New Roman"/>
          <w:b w:val="0"/>
        </w:rPr>
        <w:fldChar w:fldCharType="end"/>
      </w:r>
      <w:r w:rsidRPr="004A73C2">
        <w:rPr>
          <w:rFonts w:cs="Times New Roman"/>
        </w:rPr>
        <w:t>.</w:t>
      </w:r>
    </w:p>
    <w:p w14:paraId="7BF42F9A" w14:textId="77777777" w:rsidR="008D2D2E" w:rsidRPr="008D2D2E" w:rsidRDefault="008D2D2E">
      <w:pPr>
        <w:pStyle w:val="SDText"/>
        <w:rPr>
          <w:ins w:id="2614" w:author="Barshadskaya, Yuliya" w:date="2024-02-22T21:10:00Z"/>
          <w:rPrChange w:id="2615" w:author="Barshadskaya, Yuliya" w:date="2024-02-22T21:10:00Z">
            <w:rPr>
              <w:ins w:id="2616" w:author="Barshadskaya, Yuliya" w:date="2024-02-22T21:10:00Z"/>
              <w:rFonts w:cs="Times New Roman"/>
              <w:color w:val="000000" w:themeColor="text1"/>
            </w:rPr>
          </w:rPrChange>
        </w:rPr>
      </w:pPr>
    </w:p>
    <w:p w14:paraId="75FC55BD" w14:textId="65365F97" w:rsidR="00380797" w:rsidRPr="008D2D2E" w:rsidDel="004A0FC3" w:rsidRDefault="00380797">
      <w:pPr>
        <w:pStyle w:val="SDText"/>
        <w:spacing w:after="0"/>
        <w:rPr>
          <w:del w:id="2617" w:author="Barshadskaya, Yuliya" w:date="2024-01-12T22:24:00Z"/>
          <w:rFonts w:cs="Times New Roman"/>
          <w:color w:val="000000" w:themeColor="text1"/>
        </w:rPr>
        <w:pPrChange w:id="2618" w:author="Barshadskaya, Yuliya" w:date="2024-01-12T22:24:00Z">
          <w:pPr>
            <w:pStyle w:val="SDText"/>
          </w:pPr>
        </w:pPrChange>
      </w:pPr>
    </w:p>
    <w:p w14:paraId="2DEC230A" w14:textId="53AC178E" w:rsidR="00A475DA" w:rsidRPr="006E6534" w:rsidRDefault="002827F8">
      <w:pPr>
        <w:pStyle w:val="3"/>
        <w:numPr>
          <w:ilvl w:val="0"/>
          <w:numId w:val="0"/>
        </w:numPr>
        <w:spacing w:line="240" w:lineRule="auto"/>
        <w:rPr>
          <w:rFonts w:cs="Times New Roman"/>
        </w:rPr>
        <w:pPrChange w:id="2619" w:author="Barshadskaya, Yuliya" w:date="2024-01-12T22:25:00Z">
          <w:pPr>
            <w:pStyle w:val="3"/>
          </w:pPr>
        </w:pPrChange>
      </w:pPr>
      <w:bookmarkStart w:id="2620" w:name="_Toc115732989"/>
      <w:ins w:id="2621" w:author="Barshadskaya, Yuliya" w:date="2024-01-12T22:25:00Z">
        <w:r w:rsidRPr="002827F8">
          <w:rPr>
            <w:rFonts w:cs="Times New Roman"/>
            <w:sz w:val="24"/>
            <w:rPrChange w:id="2622" w:author="Barshadskaya, Yuliya" w:date="2024-01-12T22:26:00Z">
              <w:rPr>
                <w:rFonts w:cs="Times New Roman"/>
              </w:rPr>
            </w:rPrChange>
          </w:rPr>
          <w:t xml:space="preserve">1.7.3. </w:t>
        </w:r>
      </w:ins>
      <w:r w:rsidR="00A475DA" w:rsidRPr="002827F8">
        <w:rPr>
          <w:rFonts w:cs="Times New Roman"/>
          <w:sz w:val="24"/>
          <w:rPrChange w:id="2623" w:author="Barshadskaya, Yuliya" w:date="2024-01-12T22:26:00Z">
            <w:rPr>
              <w:rFonts w:cs="Times New Roman"/>
            </w:rPr>
          </w:rPrChange>
        </w:rPr>
        <w:t>Вводная информация по исследуемой терапии</w:t>
      </w:r>
      <w:bookmarkEnd w:id="2620"/>
    </w:p>
    <w:p w14:paraId="54EF30D0" w14:textId="77777777" w:rsidR="00871278" w:rsidRDefault="00351F61">
      <w:pPr>
        <w:pStyle w:val="SDText"/>
        <w:spacing w:after="0"/>
        <w:rPr>
          <w:ins w:id="2624" w:author="Barshadskaya, Yuliya" w:date="2024-01-12T22:32:00Z"/>
          <w:rFonts w:cs="Times New Roman"/>
          <w:color w:val="000000" w:themeColor="text1"/>
        </w:rPr>
        <w:pPrChange w:id="2625" w:author="Barshadskaya, Yuliya" w:date="2024-01-12T22:28:00Z">
          <w:pPr>
            <w:pStyle w:val="SDText"/>
          </w:pPr>
        </w:pPrChange>
      </w:pPr>
      <w:r w:rsidRPr="006E6534">
        <w:rPr>
          <w:rFonts w:cs="Times New Roman"/>
          <w:color w:val="000000" w:themeColor="text1"/>
          <w:rPrChange w:id="2626" w:author="N F" w:date="2023-12-05T03:08:00Z">
            <w:rPr>
              <w:rFonts w:cs="Times New Roman"/>
            </w:rPr>
          </w:rPrChange>
        </w:rPr>
        <w:t xml:space="preserve">Осимертиниб (ТAZD9291) представляет собой пероральный ингибитор тирозинкиназы </w:t>
      </w:r>
      <w:r w:rsidR="00A81419" w:rsidRPr="006E6534">
        <w:rPr>
          <w:rFonts w:cs="Times New Roman"/>
          <w:color w:val="000000" w:themeColor="text1"/>
          <w:lang w:val="en-US"/>
          <w:rPrChange w:id="2627" w:author="N F" w:date="2023-12-05T03:08:00Z">
            <w:rPr>
              <w:rFonts w:cs="Times New Roman"/>
              <w:lang w:val="en-US"/>
            </w:rPr>
          </w:rPrChange>
        </w:rPr>
        <w:t>EGFR</w:t>
      </w:r>
      <w:r w:rsidRPr="006E6534">
        <w:rPr>
          <w:rFonts w:cs="Times New Roman"/>
          <w:color w:val="000000" w:themeColor="text1"/>
          <w:rPrChange w:id="2628" w:author="N F" w:date="2023-12-05T03:08:00Z">
            <w:rPr>
              <w:rFonts w:cs="Times New Roman"/>
            </w:rPr>
          </w:rPrChange>
        </w:rPr>
        <w:t xml:space="preserve"> третьего поколения, </w:t>
      </w:r>
      <w:r w:rsidR="00014D50" w:rsidRPr="006E6534">
        <w:rPr>
          <w:rFonts w:cs="Times New Roman"/>
          <w:color w:val="000000" w:themeColor="text1"/>
          <w:rPrChange w:id="2629" w:author="N F" w:date="2023-12-05T03:08:00Z">
            <w:rPr>
              <w:rFonts w:cs="Times New Roman"/>
            </w:rPr>
          </w:rPrChange>
        </w:rPr>
        <w:t xml:space="preserve">используемый </w:t>
      </w:r>
      <w:r w:rsidRPr="006E6534">
        <w:rPr>
          <w:rFonts w:cs="Times New Roman"/>
          <w:color w:val="000000" w:themeColor="text1"/>
          <w:rPrChange w:id="2630" w:author="N F" w:date="2023-12-05T03:08:00Z">
            <w:rPr>
              <w:rFonts w:cs="Times New Roman"/>
            </w:rPr>
          </w:rPrChange>
        </w:rPr>
        <w:t xml:space="preserve">для лечения распространенного НМРЛ. Осимертиниб был разработан для воздействия на мутацию EGFR T790M, которая часто присутствует у пациентов с НМРЛ с приобретенной устойчивостью к ингибиторам тирозинкиназы EGFR, в то же время щадя EGFR дикого типа. </w:t>
      </w:r>
    </w:p>
    <w:p w14:paraId="4BC04549" w14:textId="3CF7B14C" w:rsidR="00871278" w:rsidRDefault="00871278">
      <w:pPr>
        <w:pStyle w:val="SDText"/>
        <w:spacing w:after="0"/>
        <w:rPr>
          <w:ins w:id="2631" w:author="Barshadskaya, Yuliya" w:date="2024-01-12T22:43:00Z"/>
          <w:rFonts w:cs="Times New Roman"/>
          <w:color w:val="000000" w:themeColor="text1"/>
        </w:rPr>
        <w:pPrChange w:id="2632" w:author="Barshadskaya, Yuliya" w:date="2024-01-12T22:28:00Z">
          <w:pPr>
            <w:pStyle w:val="SDText"/>
          </w:pPr>
        </w:pPrChange>
      </w:pPr>
      <w:ins w:id="2633" w:author="Barshadskaya, Yuliya" w:date="2024-01-12T22:32:00Z">
        <w:r w:rsidRPr="00871278">
          <w:rPr>
            <w:rFonts w:cs="Times New Roman"/>
            <w:color w:val="000000" w:themeColor="text1"/>
          </w:rPr>
          <w:t>EGFR, рецептор эпидермального фактора роста, относится к семей</w:t>
        </w:r>
        <w:r>
          <w:rPr>
            <w:rFonts w:cs="Times New Roman"/>
            <w:color w:val="000000" w:themeColor="text1"/>
          </w:rPr>
          <w:t>ству тирозинкиназных рецепторов</w:t>
        </w:r>
        <w:r w:rsidRPr="00871278">
          <w:rPr>
            <w:rFonts w:cs="Times New Roman"/>
            <w:color w:val="000000" w:themeColor="text1"/>
          </w:rPr>
          <w:t>.</w:t>
        </w:r>
      </w:ins>
      <w:ins w:id="2634" w:author="Barshadskaya, Yuliya" w:date="2024-01-12T22:35:00Z">
        <w:r>
          <w:rPr>
            <w:rFonts w:cs="Times New Roman"/>
            <w:color w:val="000000" w:themeColor="text1"/>
          </w:rPr>
          <w:t xml:space="preserve"> </w:t>
        </w:r>
        <w:r w:rsidRPr="00871278">
          <w:rPr>
            <w:rFonts w:cs="Times New Roman"/>
            <w:color w:val="000000" w:themeColor="text1"/>
          </w:rPr>
          <w:t>При активации EGFR внутри клетки запускается каскад биохимических реакций, приводящих к повышению пролиферации малигнизированных (опухолевых) клеток, росту опухоли, стимуляции процессов инвазии, патологического ангиогенеза и метастазирования.</w:t>
        </w:r>
      </w:ins>
      <w:ins w:id="2635" w:author="Barshadskaya, Yuliya" w:date="2024-01-12T22:37:00Z">
        <w:r>
          <w:rPr>
            <w:rFonts w:cs="Times New Roman"/>
            <w:color w:val="000000" w:themeColor="text1"/>
          </w:rPr>
          <w:t xml:space="preserve"> </w:t>
        </w:r>
        <w:r w:rsidRPr="00871278">
          <w:rPr>
            <w:rFonts w:cs="Times New Roman"/>
            <w:color w:val="000000" w:themeColor="text1"/>
          </w:rPr>
          <w:t>Тест на мутацию гена EGFR предназначен для отбора больных местно-распространенным или метастатическим немелкоклеточным раком легкого на терапию низкомолекулярными ингибиторами EGFR (ингибиторами тирозинкиназы)</w:t>
        </w:r>
      </w:ins>
      <w:ins w:id="2636" w:author="Barshadskaya, Yuliya" w:date="2024-01-12T22:39:00Z">
        <w:r>
          <w:rPr>
            <w:rFonts w:cs="Times New Roman"/>
            <w:color w:val="000000" w:themeColor="text1"/>
          </w:rPr>
          <w:t xml:space="preserve"> </w:t>
        </w:r>
        <w:r w:rsidRPr="0018315E">
          <w:rPr>
            <w:rFonts w:cs="Times New Roman"/>
            <w:color w:val="000000" w:themeColor="text1"/>
          </w:rPr>
          <w:t>[</w:t>
        </w:r>
      </w:ins>
      <w:ins w:id="2637" w:author="Barshadskaya, Yuliya" w:date="2024-02-22T21:11:00Z">
        <w:r w:rsidR="00B647EB">
          <w:rPr>
            <w:rFonts w:cs="Times New Roman"/>
            <w:color w:val="000000" w:themeColor="text1"/>
          </w:rPr>
          <w:t>4</w:t>
        </w:r>
      </w:ins>
      <w:ins w:id="2638" w:author="Barshadskaya, Yuliya" w:date="2024-01-12T22:39:00Z">
        <w:r w:rsidRPr="0018315E">
          <w:t>]</w:t>
        </w:r>
      </w:ins>
      <w:ins w:id="2639" w:author="Barshadskaya, Yuliya" w:date="2024-01-12T22:37:00Z">
        <w:r w:rsidRPr="00871278">
          <w:rPr>
            <w:rFonts w:cs="Times New Roman"/>
            <w:color w:val="000000" w:themeColor="text1"/>
          </w:rPr>
          <w:t>.</w:t>
        </w:r>
      </w:ins>
    </w:p>
    <w:p w14:paraId="75682C74" w14:textId="3496F6AF" w:rsidR="00D00B9B" w:rsidRDefault="00D00B9B">
      <w:pPr>
        <w:pStyle w:val="SDText"/>
        <w:spacing w:after="0"/>
        <w:rPr>
          <w:ins w:id="2640" w:author="Barshadskaya, Yuliya" w:date="2024-01-12T22:49:00Z"/>
        </w:rPr>
        <w:pPrChange w:id="2641" w:author="Barshadskaya, Yuliya" w:date="2024-01-12T22:28:00Z">
          <w:pPr>
            <w:pStyle w:val="SDText"/>
          </w:pPr>
        </w:pPrChange>
      </w:pPr>
      <w:ins w:id="2642" w:author="Barshadskaya, Yuliya" w:date="2024-01-12T22:43:00Z">
        <w:r w:rsidRPr="00707D60">
          <w:rPr>
            <w:color w:val="000000"/>
            <w:szCs w:val="23"/>
          </w:rPr>
          <w:t xml:space="preserve">С внедрением в клиническую практику новых препаратов, в частности ингибиторов </w:t>
        </w:r>
      </w:ins>
      <w:ins w:id="2643" w:author="Barshadskaya, Yuliya" w:date="2024-01-12T22:44:00Z">
        <w:r w:rsidRPr="0053076F">
          <w:rPr>
            <w:rFonts w:cs="Times New Roman"/>
            <w:color w:val="000000" w:themeColor="text1"/>
          </w:rPr>
          <w:t>тирозинкиназы</w:t>
        </w:r>
      </w:ins>
      <w:ins w:id="2644" w:author="Barshadskaya, Yuliya" w:date="2024-01-12T22:43:00Z">
        <w:r w:rsidRPr="00707D60">
          <w:rPr>
            <w:color w:val="000000"/>
            <w:szCs w:val="23"/>
          </w:rPr>
          <w:t xml:space="preserve">, для лечения </w:t>
        </w:r>
      </w:ins>
      <w:ins w:id="2645" w:author="Barshadskaya, Yuliya" w:date="2024-01-12T22:44:00Z">
        <w:r>
          <w:rPr>
            <w:color w:val="000000"/>
            <w:szCs w:val="23"/>
          </w:rPr>
          <w:t>немелкоклеточного рака легкого</w:t>
        </w:r>
      </w:ins>
      <w:ins w:id="2646" w:author="Barshadskaya, Yuliya" w:date="2024-01-12T22:43:00Z">
        <w:r w:rsidRPr="00707D60">
          <w:rPr>
            <w:color w:val="000000"/>
            <w:szCs w:val="23"/>
          </w:rPr>
          <w:t xml:space="preserve"> появилась совершенно новая популяция больных, резистентная к данному виду терапии.</w:t>
        </w:r>
      </w:ins>
      <w:ins w:id="2647" w:author="Barshadskaya, Yuliya" w:date="2024-01-12T22:44:00Z">
        <w:r>
          <w:rPr>
            <w:color w:val="000000"/>
            <w:szCs w:val="23"/>
          </w:rPr>
          <w:t xml:space="preserve"> </w:t>
        </w:r>
        <w:r w:rsidRPr="00D00B9B">
          <w:rPr>
            <w:color w:val="000000"/>
            <w:szCs w:val="23"/>
          </w:rPr>
          <w:t>Наиболее распространенной причиной приобретенной устойчивости к первому поколению ТКИ EGFR является появление второй мутации в 20 экзоне гена EGFR, приводящая к замене треонина на метионин в 790 кодоне (T790M)</w:t>
        </w:r>
        <w:r>
          <w:rPr>
            <w:color w:val="000000"/>
            <w:szCs w:val="23"/>
          </w:rPr>
          <w:t>.</w:t>
        </w:r>
      </w:ins>
      <w:ins w:id="2648" w:author="Barshadskaya, Yuliya" w:date="2024-01-12T22:45:00Z">
        <w:r>
          <w:rPr>
            <w:color w:val="000000"/>
            <w:szCs w:val="23"/>
          </w:rPr>
          <w:t xml:space="preserve"> Возникла н</w:t>
        </w:r>
        <w:r w:rsidRPr="00D00B9B">
          <w:rPr>
            <w:color w:val="000000"/>
            <w:szCs w:val="23"/>
          </w:rPr>
          <w:t>еобходимость повторного молекулярного профилирования при прогресси</w:t>
        </w:r>
      </w:ins>
      <w:ins w:id="2649" w:author="Barshadskaya, Yuliya" w:date="2024-01-12T22:46:00Z">
        <w:r>
          <w:rPr>
            <w:color w:val="000000"/>
            <w:szCs w:val="23"/>
          </w:rPr>
          <w:t>ровании</w:t>
        </w:r>
      </w:ins>
      <w:ins w:id="2650" w:author="Barshadskaya, Yuliya" w:date="2024-01-12T22:45:00Z">
        <w:r w:rsidRPr="00D00B9B">
          <w:rPr>
            <w:color w:val="000000"/>
            <w:szCs w:val="23"/>
          </w:rPr>
          <w:t xml:space="preserve"> заболевания для определения дальнейшей тактики ведения пациента. ТКИ EGFR третьего поколения являются селективными ингибиторами аберрантного EGFR, обусловленного наличием активирующих мутаций, а также мутацией T790M.</w:t>
        </w:r>
      </w:ins>
      <w:ins w:id="2651" w:author="Barshadskaya, Yuliya" w:date="2024-01-12T22:46:00Z">
        <w:r>
          <w:rPr>
            <w:color w:val="000000"/>
            <w:szCs w:val="23"/>
          </w:rPr>
          <w:t xml:space="preserve"> </w:t>
        </w:r>
        <w:r w:rsidRPr="00D00B9B">
          <w:rPr>
            <w:color w:val="000000"/>
            <w:szCs w:val="23"/>
          </w:rPr>
          <w:t>При этом, ингибиторы третьего поколения не затрагивают EGFR дикого типа.</w:t>
        </w:r>
        <w:r>
          <w:rPr>
            <w:color w:val="000000"/>
            <w:szCs w:val="23"/>
          </w:rPr>
          <w:t xml:space="preserve"> </w:t>
        </w:r>
        <w:r w:rsidRPr="00D00B9B">
          <w:rPr>
            <w:color w:val="000000"/>
            <w:szCs w:val="23"/>
          </w:rPr>
          <w:t>Осимертиниб, ТКИ E</w:t>
        </w:r>
      </w:ins>
      <w:ins w:id="2652" w:author="Barshadskaya, Yuliya" w:date="2024-01-12T22:47:00Z">
        <w:r w:rsidRPr="00D00B9B">
          <w:rPr>
            <w:color w:val="000000"/>
            <w:szCs w:val="23"/>
          </w:rPr>
          <w:t>G</w:t>
        </w:r>
      </w:ins>
      <w:ins w:id="2653" w:author="Barshadskaya, Yuliya" w:date="2024-01-12T22:46:00Z">
        <w:r w:rsidRPr="00D00B9B">
          <w:rPr>
            <w:color w:val="000000"/>
            <w:szCs w:val="23"/>
          </w:rPr>
          <w:t>FR третьего поколения, эффективен у пациентов с мутацией T790M, выявленной в результате прогрессирования при использовании ТКИ EGFR первого поколения. Данный препарат продемонстрировал более высокие показатели частоты объективного ответа и безрецидивной выживаемости по сравнению с цитотоксической терапией на основе платины. В рандомизированном исследовании, в котором сравнивали осимертиниб с эрлотинибом или гефитинибом</w:t>
        </w:r>
      </w:ins>
      <w:ins w:id="2654" w:author="Barshadskaya, Yuliya" w:date="2024-01-12T22:48:00Z">
        <w:r>
          <w:rPr>
            <w:color w:val="000000"/>
            <w:szCs w:val="23"/>
          </w:rPr>
          <w:t xml:space="preserve"> у 556 пациентов</w:t>
        </w:r>
      </w:ins>
      <w:ins w:id="2655" w:author="Barshadskaya, Yuliya" w:date="2024-01-12T22:46:00Z">
        <w:r>
          <w:rPr>
            <w:color w:val="000000"/>
            <w:szCs w:val="23"/>
          </w:rPr>
          <w:t xml:space="preserve"> с</w:t>
        </w:r>
        <w:r w:rsidRPr="00D00B9B">
          <w:rPr>
            <w:color w:val="000000"/>
            <w:szCs w:val="23"/>
          </w:rPr>
          <w:t xml:space="preserve"> ранее нелечены</w:t>
        </w:r>
      </w:ins>
      <w:ins w:id="2656" w:author="Barshadskaya, Yuliya" w:date="2024-01-12T22:48:00Z">
        <w:r>
          <w:rPr>
            <w:color w:val="000000"/>
            <w:szCs w:val="23"/>
          </w:rPr>
          <w:t>м</w:t>
        </w:r>
      </w:ins>
      <w:ins w:id="2657" w:author="Barshadskaya, Yuliya" w:date="2024-01-12T22:46:00Z">
        <w:r w:rsidRPr="00D00B9B">
          <w:rPr>
            <w:color w:val="000000"/>
            <w:szCs w:val="23"/>
          </w:rPr>
          <w:t xml:space="preserve"> метастатическим НМРЛ</w:t>
        </w:r>
      </w:ins>
      <w:ins w:id="2658" w:author="Barshadskaya, Yuliya" w:date="2024-01-12T22:48:00Z">
        <w:r>
          <w:rPr>
            <w:color w:val="000000"/>
            <w:szCs w:val="23"/>
          </w:rPr>
          <w:t xml:space="preserve"> </w:t>
        </w:r>
        <w:r w:rsidRPr="0053076F">
          <w:rPr>
            <w:rFonts w:cs="Times New Roman"/>
            <w:color w:val="000000" w:themeColor="text1"/>
          </w:rPr>
          <w:t>(</w:t>
        </w:r>
        <w:r w:rsidRPr="0053076F">
          <w:rPr>
            <w:rFonts w:cs="Times New Roman"/>
            <w:color w:val="000000" w:themeColor="text1"/>
            <w:lang w:val="en-US"/>
          </w:rPr>
          <w:t>FLAURA</w:t>
        </w:r>
        <w:r w:rsidRPr="0053076F">
          <w:rPr>
            <w:rFonts w:cs="Times New Roman"/>
            <w:color w:val="000000" w:themeColor="text1"/>
          </w:rPr>
          <w:t>)</w:t>
        </w:r>
      </w:ins>
      <w:ins w:id="2659" w:author="Barshadskaya, Yuliya" w:date="2024-01-12T22:46:00Z">
        <w:r w:rsidRPr="00D00B9B">
          <w:rPr>
            <w:color w:val="000000"/>
            <w:szCs w:val="23"/>
          </w:rPr>
          <w:t xml:space="preserve"> с наличием делеции в 19 экзоне либо мутации L858R, осимертиниб продемонстрировал более высокие показатели безрецидивной выживаемости (18,9 против 10,2 месяцев, соответственно,  p&lt;0,001) и медианы общей выживаемости (38,6 против 31,8 месяцев, соответственно,  p=0,046). Таким образом, осимертиниб может быть использован в качестве первой линии терапии у ранее нелеченых пациентов с наличием активирующих мутаций в гене EGFR</w:t>
        </w:r>
      </w:ins>
      <w:ins w:id="2660" w:author="Barshadskaya, Yuliya" w:date="2024-01-12T22:49:00Z">
        <w:r>
          <w:rPr>
            <w:color w:val="000000"/>
            <w:szCs w:val="23"/>
          </w:rPr>
          <w:t xml:space="preserve"> </w:t>
        </w:r>
        <w:r w:rsidRPr="0018315E">
          <w:rPr>
            <w:rFonts w:cs="Times New Roman"/>
            <w:color w:val="000000" w:themeColor="text1"/>
          </w:rPr>
          <w:t>[</w:t>
        </w:r>
      </w:ins>
      <w:ins w:id="2661" w:author="Barshadskaya, Yuliya" w:date="2024-02-22T21:11:00Z">
        <w:r w:rsidR="00B647EB">
          <w:rPr>
            <w:rFonts w:cs="Times New Roman"/>
            <w:color w:val="000000" w:themeColor="text1"/>
          </w:rPr>
          <w:t>4</w:t>
        </w:r>
      </w:ins>
      <w:ins w:id="2662" w:author="Barshadskaya, Yuliya" w:date="2024-01-12T22:49:00Z">
        <w:r w:rsidRPr="0018315E">
          <w:t>]</w:t>
        </w:r>
        <w:r>
          <w:t>.</w:t>
        </w:r>
      </w:ins>
    </w:p>
    <w:p w14:paraId="158C6F80" w14:textId="28E995AC" w:rsidR="00D00B9B" w:rsidRPr="00D00B9B" w:rsidRDefault="00D00B9B">
      <w:pPr>
        <w:pStyle w:val="afd"/>
        <w:spacing w:before="0" w:beforeAutospacing="0" w:after="0" w:afterAutospacing="0"/>
        <w:ind w:firstLine="709"/>
        <w:jc w:val="both"/>
        <w:textAlignment w:val="top"/>
        <w:rPr>
          <w:ins w:id="2663" w:author="Barshadskaya, Yuliya" w:date="2024-01-12T22:32:00Z"/>
          <w:rPrChange w:id="2664" w:author="Barshadskaya, Yuliya" w:date="2024-01-12T22:49:00Z">
            <w:rPr>
              <w:ins w:id="2665" w:author="Barshadskaya, Yuliya" w:date="2024-01-12T22:32:00Z"/>
              <w:rFonts w:cs="Times New Roman"/>
              <w:color w:val="000000" w:themeColor="text1"/>
            </w:rPr>
          </w:rPrChange>
        </w:rPr>
        <w:pPrChange w:id="2666" w:author="Barshadskaya, Yuliya" w:date="2024-01-12T22:49:00Z">
          <w:pPr>
            <w:pStyle w:val="SDText"/>
          </w:pPr>
        </w:pPrChange>
      </w:pPr>
      <w:bookmarkStart w:id="2667" w:name="_Hlk113007320"/>
      <w:ins w:id="2668" w:author="Barshadskaya, Yuliya" w:date="2024-01-12T22:49:00Z">
        <w:r>
          <w:lastRenderedPageBreak/>
          <w:t>Осимертиниб</w:t>
        </w:r>
        <w:r w:rsidRPr="00707D60">
          <w:t xml:space="preserve"> – </w:t>
        </w:r>
      </w:ins>
      <w:ins w:id="2669" w:author="Barshadskaya, Yuliya" w:date="2024-01-12T22:50:00Z">
        <w:r w:rsidRPr="0053076F">
          <w:rPr>
            <w:color w:val="000000" w:themeColor="text1"/>
          </w:rPr>
          <w:t xml:space="preserve">пероральный ингибитор тирозинкиназы </w:t>
        </w:r>
        <w:r w:rsidRPr="0053076F">
          <w:rPr>
            <w:color w:val="000000" w:themeColor="text1"/>
            <w:lang w:val="en-US"/>
          </w:rPr>
          <w:t>EGFR</w:t>
        </w:r>
        <w:r w:rsidRPr="0053076F">
          <w:rPr>
            <w:color w:val="000000" w:themeColor="text1"/>
          </w:rPr>
          <w:t xml:space="preserve"> третьего поколения</w:t>
        </w:r>
      </w:ins>
      <w:ins w:id="2670" w:author="Barshadskaya, Yuliya" w:date="2024-01-12T22:49:00Z">
        <w:r w:rsidRPr="00707D60">
          <w:t xml:space="preserve">, который зарегистрирован для лечения </w:t>
        </w:r>
      </w:ins>
      <w:bookmarkEnd w:id="2667"/>
      <w:ins w:id="2671" w:author="Barshadskaya, Yuliya" w:date="2024-01-12T22:51:00Z">
        <w:r w:rsidRPr="00D00B9B">
          <w:rPr>
            <w:bCs/>
          </w:rPr>
          <w:t>местнораспространенного или метастатического немелкоклеточного рака легкого в случае наличия в опухолевых клетках мутации в гене EGFR (делеции в экзоне 19 или замены L858R в экзоне 21)</w:t>
        </w:r>
        <w:r>
          <w:rPr>
            <w:bCs/>
          </w:rPr>
          <w:t xml:space="preserve"> и</w:t>
        </w:r>
        <w:r w:rsidR="001F4C11">
          <w:rPr>
            <w:bCs/>
          </w:rPr>
          <w:t>ли</w:t>
        </w:r>
        <w:r>
          <w:rPr>
            <w:bCs/>
          </w:rPr>
          <w:t xml:space="preserve"> мутации</w:t>
        </w:r>
        <w:r w:rsidR="001F4C11">
          <w:rPr>
            <w:bCs/>
          </w:rPr>
          <w:t xml:space="preserve"> </w:t>
        </w:r>
        <w:r w:rsidR="001F4C11" w:rsidRPr="001F4C11">
          <w:rPr>
            <w:bCs/>
          </w:rPr>
          <w:t>Т790М в гене EGFR</w:t>
        </w:r>
      </w:ins>
      <w:ins w:id="2672" w:author="Barshadskaya, Yuliya" w:date="2024-01-12T22:49:00Z">
        <w:r>
          <w:rPr>
            <w:bCs/>
          </w:rPr>
          <w:t xml:space="preserve">, эффективность которого по каждому из перечисленных показаний была продемонстрирована в клинических исследованиях </w:t>
        </w:r>
        <w:r>
          <w:rPr>
            <w:bCs/>
            <w:lang w:val="en-US"/>
          </w:rPr>
          <w:t>III</w:t>
        </w:r>
        <w:r w:rsidRPr="009C29AA">
          <w:rPr>
            <w:bCs/>
          </w:rPr>
          <w:t xml:space="preserve"> </w:t>
        </w:r>
        <w:r>
          <w:rPr>
            <w:bCs/>
          </w:rPr>
          <w:t>фазы</w:t>
        </w:r>
        <w:r w:rsidRPr="00707D60">
          <w:t>.</w:t>
        </w:r>
      </w:ins>
    </w:p>
    <w:p w14:paraId="69D3360C" w14:textId="7DE68C15" w:rsidR="00A475DA" w:rsidRDefault="00351F61">
      <w:pPr>
        <w:pStyle w:val="SDText"/>
        <w:spacing w:after="0"/>
        <w:rPr>
          <w:ins w:id="2673" w:author="Barshadskaya, Yuliya" w:date="2024-01-12T22:52:00Z"/>
          <w:rFonts w:cs="Times New Roman"/>
          <w:color w:val="000000" w:themeColor="text1"/>
        </w:rPr>
        <w:pPrChange w:id="2674" w:author="Barshadskaya, Yuliya" w:date="2024-01-12T22:28:00Z">
          <w:pPr>
            <w:pStyle w:val="SDText"/>
          </w:pPr>
        </w:pPrChange>
      </w:pPr>
      <w:r w:rsidRPr="006E6534">
        <w:rPr>
          <w:rFonts w:cs="Times New Roman"/>
          <w:color w:val="000000" w:themeColor="text1"/>
          <w:rPrChange w:id="2675" w:author="N F" w:date="2023-12-05T03:08:00Z">
            <w:rPr>
              <w:rFonts w:cs="Times New Roman"/>
            </w:rPr>
          </w:rPrChange>
        </w:rPr>
        <w:t xml:space="preserve">В ноябре 2015 года таблетированная форма осимертиниба получила ускоренное одобрение в США для лечения пациентов с метастатическим НМРЛ с положительной мутацией EGFR T790M (обнаружено с помощью теста, одобренного управлением по </w:t>
      </w:r>
      <w:r w:rsidR="00781960" w:rsidRPr="006E6534">
        <w:rPr>
          <w:rFonts w:cs="Times New Roman"/>
          <w:color w:val="000000" w:themeColor="text1"/>
          <w:rPrChange w:id="2676" w:author="N F" w:date="2023-12-05T03:08:00Z">
            <w:rPr>
              <w:rFonts w:cs="Times New Roman"/>
            </w:rPr>
          </w:rPrChange>
        </w:rPr>
        <w:t>контролю за качеством пищевых продуктов и медикаментов</w:t>
      </w:r>
      <w:r w:rsidRPr="006E6534">
        <w:rPr>
          <w:rFonts w:cs="Times New Roman"/>
          <w:color w:val="000000" w:themeColor="text1"/>
          <w:rPrChange w:id="2677" w:author="N F" w:date="2023-12-05T03:08:00Z">
            <w:rPr>
              <w:rFonts w:cs="Times New Roman"/>
            </w:rPr>
          </w:rPrChange>
        </w:rPr>
        <w:t xml:space="preserve">), у которых </w:t>
      </w:r>
      <w:r w:rsidR="00E55EBC" w:rsidRPr="006E6534">
        <w:rPr>
          <w:rFonts w:cs="Times New Roman"/>
          <w:color w:val="000000" w:themeColor="text1"/>
          <w:rPrChange w:id="2678" w:author="N F" w:date="2023-12-05T03:08:00Z">
            <w:rPr>
              <w:rFonts w:cs="Times New Roman"/>
            </w:rPr>
          </w:rPrChange>
        </w:rPr>
        <w:t xml:space="preserve">заболевание </w:t>
      </w:r>
      <w:r w:rsidRPr="006E6534">
        <w:rPr>
          <w:rFonts w:cs="Times New Roman"/>
          <w:color w:val="000000" w:themeColor="text1"/>
          <w:rPrChange w:id="2679" w:author="N F" w:date="2023-12-05T03:08:00Z">
            <w:rPr>
              <w:rFonts w:cs="Times New Roman"/>
            </w:rPr>
          </w:rPrChange>
        </w:rPr>
        <w:t xml:space="preserve">прогрессировало во время или после терапии </w:t>
      </w:r>
      <w:r w:rsidR="00781960" w:rsidRPr="006E6534">
        <w:rPr>
          <w:rFonts w:cs="Times New Roman"/>
          <w:color w:val="000000" w:themeColor="text1"/>
          <w:rPrChange w:id="2680" w:author="N F" w:date="2023-12-05T03:08:00Z">
            <w:rPr>
              <w:rFonts w:cs="Times New Roman"/>
            </w:rPr>
          </w:rPrChange>
        </w:rPr>
        <w:t>ингибиторами тирозинкиназы</w:t>
      </w:r>
      <w:r w:rsidRPr="006E6534">
        <w:rPr>
          <w:rFonts w:cs="Times New Roman"/>
          <w:color w:val="000000" w:themeColor="text1"/>
          <w:rPrChange w:id="2681" w:author="N F" w:date="2023-12-05T03:08:00Z">
            <w:rPr>
              <w:rFonts w:cs="Times New Roman"/>
            </w:rPr>
          </w:rPrChange>
        </w:rPr>
        <w:t xml:space="preserve"> EGFR. Осимертиниб также получил статус ускоренной оценки по этому показанию в </w:t>
      </w:r>
      <w:r w:rsidR="00781960" w:rsidRPr="006E6534">
        <w:rPr>
          <w:rFonts w:cs="Times New Roman"/>
          <w:color w:val="000000" w:themeColor="text1"/>
          <w:rPrChange w:id="2682" w:author="N F" w:date="2023-12-05T03:08:00Z">
            <w:rPr>
              <w:rFonts w:cs="Times New Roman"/>
            </w:rPr>
          </w:rPrChange>
        </w:rPr>
        <w:t>Евросоюзе</w:t>
      </w:r>
      <w:r w:rsidR="00172B99" w:rsidRPr="006E6534">
        <w:rPr>
          <w:rFonts w:cs="Times New Roman"/>
          <w:color w:val="000000" w:themeColor="text1"/>
          <w:rPrChange w:id="2683" w:author="N F" w:date="2023-12-05T03:08:00Z">
            <w:rPr>
              <w:rFonts w:cs="Times New Roman"/>
            </w:rPr>
          </w:rPrChange>
        </w:rPr>
        <w:t>, в 2018 г.</w:t>
      </w:r>
      <w:r w:rsidR="0034378A" w:rsidRPr="006E6534">
        <w:rPr>
          <w:rFonts w:cs="Times New Roman"/>
          <w:color w:val="000000" w:themeColor="text1"/>
          <w:rPrChange w:id="2684" w:author="N F" w:date="2023-12-05T03:08:00Z">
            <w:rPr>
              <w:rFonts w:cs="Times New Roman"/>
            </w:rPr>
          </w:rPrChange>
        </w:rPr>
        <w:t xml:space="preserve"> Тагриссо (МНН: осимертиниб)</w:t>
      </w:r>
      <w:r w:rsidR="00172B99" w:rsidRPr="006E6534">
        <w:rPr>
          <w:rFonts w:cs="Times New Roman"/>
          <w:color w:val="000000" w:themeColor="text1"/>
          <w:rPrChange w:id="2685" w:author="N F" w:date="2023-12-05T03:08:00Z">
            <w:rPr>
              <w:rFonts w:cs="Times New Roman"/>
            </w:rPr>
          </w:rPrChange>
        </w:rPr>
        <w:t xml:space="preserve"> </w:t>
      </w:r>
      <w:r w:rsidR="00DF5CBD" w:rsidRPr="006E6534">
        <w:rPr>
          <w:rFonts w:cs="Times New Roman"/>
          <w:color w:val="000000" w:themeColor="text1"/>
          <w:rPrChange w:id="2686" w:author="N F" w:date="2023-12-05T03:08:00Z">
            <w:rPr>
              <w:rFonts w:cs="Times New Roman"/>
            </w:rPr>
          </w:rPrChange>
        </w:rPr>
        <w:t>получил</w:t>
      </w:r>
      <w:r w:rsidR="000414D4" w:rsidRPr="006E6534">
        <w:rPr>
          <w:rFonts w:cs="Times New Roman"/>
          <w:color w:val="000000" w:themeColor="text1"/>
          <w:rPrChange w:id="2687" w:author="N F" w:date="2023-12-05T03:08:00Z">
            <w:rPr>
              <w:rFonts w:cs="Times New Roman"/>
            </w:rPr>
          </w:rPrChange>
        </w:rPr>
        <w:t xml:space="preserve"> в США</w:t>
      </w:r>
      <w:r w:rsidR="00DF5CBD" w:rsidRPr="006E6534">
        <w:rPr>
          <w:rFonts w:cs="Times New Roman"/>
          <w:color w:val="000000" w:themeColor="text1"/>
          <w:rPrChange w:id="2688" w:author="N F" w:date="2023-12-05T03:08:00Z">
            <w:rPr>
              <w:rFonts w:cs="Times New Roman"/>
            </w:rPr>
          </w:rPrChange>
        </w:rPr>
        <w:t xml:space="preserve"> статус препарата первой линии при лечении</w:t>
      </w:r>
      <w:r w:rsidR="000414D4" w:rsidRPr="006E6534">
        <w:rPr>
          <w:rFonts w:cs="Times New Roman"/>
          <w:color w:val="000000" w:themeColor="text1"/>
          <w:rPrChange w:id="2689" w:author="N F" w:date="2023-12-05T03:08:00Z">
            <w:rPr>
              <w:rFonts w:cs="Times New Roman"/>
            </w:rPr>
          </w:rPrChange>
        </w:rPr>
        <w:t xml:space="preserve"> пациентов с</w:t>
      </w:r>
      <w:r w:rsidR="00DF5CBD" w:rsidRPr="006E6534">
        <w:rPr>
          <w:rFonts w:cs="Times New Roman"/>
          <w:color w:val="000000" w:themeColor="text1"/>
          <w:rPrChange w:id="2690" w:author="N F" w:date="2023-12-05T03:08:00Z">
            <w:rPr>
              <w:rFonts w:cs="Times New Roman"/>
            </w:rPr>
          </w:rPrChange>
        </w:rPr>
        <w:t xml:space="preserve"> НМРЛ </w:t>
      </w:r>
      <w:r w:rsidR="0034378A" w:rsidRPr="006E6534">
        <w:rPr>
          <w:rFonts w:cs="Times New Roman"/>
          <w:color w:val="000000" w:themeColor="text1"/>
          <w:rPrChange w:id="2691" w:author="N F" w:date="2023-12-05T03:08:00Z">
            <w:rPr>
              <w:rFonts w:cs="Times New Roman"/>
            </w:rPr>
          </w:rPrChange>
        </w:rPr>
        <w:t xml:space="preserve">с мутацией </w:t>
      </w:r>
      <w:r w:rsidR="0034378A" w:rsidRPr="006E6534">
        <w:rPr>
          <w:rFonts w:cs="Times New Roman"/>
          <w:color w:val="000000" w:themeColor="text1"/>
          <w:lang w:val="en-US"/>
          <w:rPrChange w:id="2692" w:author="N F" w:date="2023-12-05T03:08:00Z">
            <w:rPr>
              <w:rFonts w:cs="Times New Roman"/>
              <w:lang w:val="en-US"/>
            </w:rPr>
          </w:rPrChange>
        </w:rPr>
        <w:t>EGFR</w:t>
      </w:r>
      <w:r w:rsidR="0034378A" w:rsidRPr="006E6534">
        <w:rPr>
          <w:rFonts w:cs="Times New Roman"/>
          <w:color w:val="000000" w:themeColor="text1"/>
          <w:rPrChange w:id="2693" w:author="N F" w:date="2023-12-05T03:08:00Z">
            <w:rPr>
              <w:rFonts w:cs="Times New Roman"/>
            </w:rPr>
          </w:rPrChange>
        </w:rPr>
        <w:t xml:space="preserve">, а в 2020 – статус </w:t>
      </w:r>
      <w:r w:rsidR="000414D4" w:rsidRPr="006E6534">
        <w:rPr>
          <w:rFonts w:cs="Times New Roman"/>
          <w:color w:val="000000" w:themeColor="text1"/>
          <w:rPrChange w:id="2694" w:author="N F" w:date="2023-12-05T03:08:00Z">
            <w:rPr>
              <w:rFonts w:cs="Times New Roman"/>
            </w:rPr>
          </w:rPrChange>
        </w:rPr>
        <w:t>препарата для адъювантной терапии у пациентов с НМРЛ</w:t>
      </w:r>
      <w:r w:rsidR="00792B00" w:rsidRPr="006E6534">
        <w:rPr>
          <w:rFonts w:cs="Times New Roman"/>
          <w:color w:val="000000" w:themeColor="text1"/>
          <w:rPrChange w:id="2695" w:author="N F" w:date="2023-12-05T03:08:00Z">
            <w:rPr>
              <w:rFonts w:cs="Times New Roman"/>
            </w:rPr>
          </w:rPrChange>
        </w:rPr>
        <w:t xml:space="preserve"> и мутацией </w:t>
      </w:r>
      <w:r w:rsidR="00792B00" w:rsidRPr="006E6534">
        <w:rPr>
          <w:rFonts w:cs="Times New Roman"/>
          <w:color w:val="000000" w:themeColor="text1"/>
          <w:lang w:val="en-US"/>
          <w:rPrChange w:id="2696" w:author="N F" w:date="2023-12-05T03:08:00Z">
            <w:rPr>
              <w:rFonts w:cs="Times New Roman"/>
              <w:lang w:val="en-US"/>
            </w:rPr>
          </w:rPrChange>
        </w:rPr>
        <w:t>EGFR</w:t>
      </w:r>
      <w:r w:rsidR="000414D4" w:rsidRPr="006E6534">
        <w:rPr>
          <w:rFonts w:cs="Times New Roman"/>
          <w:color w:val="000000" w:themeColor="text1"/>
          <w:rPrChange w:id="2697" w:author="N F" w:date="2023-12-05T03:08:00Z">
            <w:rPr>
              <w:rFonts w:cs="Times New Roman"/>
            </w:rPr>
          </w:rPrChange>
        </w:rPr>
        <w:t xml:space="preserve"> на ранних стадиях</w:t>
      </w:r>
      <w:r w:rsidR="003352C5" w:rsidRPr="006E6534">
        <w:rPr>
          <w:rFonts w:cs="Times New Roman"/>
          <w:color w:val="000000" w:themeColor="text1"/>
          <w:rPrChange w:id="2698" w:author="N F" w:date="2023-12-05T03:08:00Z">
            <w:rPr>
              <w:rFonts w:cs="Times New Roman"/>
            </w:rPr>
          </w:rPrChange>
        </w:rPr>
        <w:t xml:space="preserve"> </w:t>
      </w:r>
      <w:r w:rsidR="008F0A30" w:rsidRPr="006E6534">
        <w:rPr>
          <w:rFonts w:cs="Times New Roman"/>
          <w:color w:val="000000" w:themeColor="text1"/>
          <w:rPrChange w:id="2699" w:author="N F" w:date="2023-12-05T03:08:00Z">
            <w:rPr>
              <w:rFonts w:cs="Times New Roman"/>
            </w:rPr>
          </w:rPrChange>
        </w:rPr>
        <w:fldChar w:fldCharType="begin"/>
      </w:r>
      <w:r w:rsidR="008F0A30" w:rsidRPr="006E6534">
        <w:rPr>
          <w:rFonts w:cs="Times New Roman"/>
          <w:color w:val="000000" w:themeColor="text1"/>
          <w:rPrChange w:id="2700" w:author="N F" w:date="2023-12-05T03:08:00Z">
            <w:rPr>
              <w:rFonts w:cs="Times New Roman"/>
            </w:rPr>
          </w:rPrChange>
        </w:rPr>
        <w:instrText xml:space="preserve"> ADDIN ZOTERO_ITEM CSL_CITATION {"citationID":"idPpHgIE","properties":{"formattedCitation":"(4)","plainCitation":"(4)","noteIndex":0},"citationItems":[{"id":161889,"uris":["http://zotero.org/groups/4735135/items/R4ZDAVUZ"],"itemData":{"id":161889,"type":"article-journal","abstract":"Osimertinib (Tagrisso™, AZD9291) is an oral, third-generation epidermal growth factor receptor tyrosine kinase inhibitor (EGFR TKI) that is being developed by AstraZeneca for the treatment of advanced non-small cell lung cancer (NSCLC). Osimertinib has been designed to target the EGFR T790M mutation that is often present in NSCLC patients with acquired EGFR TKI resistance, while sparing wild-type EGFR. In November 2015, the tablet formulation of osimertinib was granted accelerated approval in the USA for the treatment of patients with metastatic EGFR T790M mutation-positive NSCLC (as detected by an FDA-approved test) who have progressed on or after EGFR TKI therapy. Osimertinib has also been granted accelerated assessment status for this indication in the EU, and is in phase III development for first- and second-line and adjuvant treatment of advanced EGFR mutation-positive NSCLC in several countries. Phase I trials in patients with advanced solid tumours are also being conducted. This article summarizes the milestones in the development of osimertinib leading to this first approval for NSCLC.","container-title":"Drugs","DOI":"10.1007/s40265-015-0533-4","ISSN":"1179-1950","issue":"2","journalAbbreviation":"Drugs","language":"en","page":"263-273","source":"Springer Link","title":"Osimertinib: First Global Approval","title-short":"Osimertinib","volume":"76","author":[{"family":"Greig","given":"Sarah L."}],"issued":{"date-parts":[["2016",2,1]]}}}],"schema":"https://github.com/citation-style-language/schema/raw/master/csl-citation.json"} </w:instrText>
      </w:r>
      <w:r w:rsidR="008F0A30" w:rsidRPr="006E6534">
        <w:rPr>
          <w:rFonts w:cs="Times New Roman"/>
          <w:color w:val="000000" w:themeColor="text1"/>
          <w:rPrChange w:id="2701" w:author="N F" w:date="2023-12-05T03:08:00Z">
            <w:rPr>
              <w:rFonts w:cs="Times New Roman"/>
            </w:rPr>
          </w:rPrChange>
        </w:rPr>
        <w:fldChar w:fldCharType="separate"/>
      </w:r>
      <w:ins w:id="2702" w:author="Barshadskaya, Yuliya" w:date="2024-01-12T22:28:00Z">
        <w:r w:rsidR="002827F8" w:rsidRPr="0018315E">
          <w:rPr>
            <w:rFonts w:cs="Times New Roman"/>
            <w:color w:val="000000" w:themeColor="text1"/>
          </w:rPr>
          <w:t>[</w:t>
        </w:r>
      </w:ins>
      <w:del w:id="2703" w:author="Barshadskaya, Yuliya" w:date="2024-01-12T22:28:00Z">
        <w:r w:rsidR="008F0A30" w:rsidRPr="006E6534" w:rsidDel="002827F8">
          <w:rPr>
            <w:rFonts w:cs="Times New Roman"/>
            <w:color w:val="000000" w:themeColor="text1"/>
            <w:rPrChange w:id="2704" w:author="N F" w:date="2023-12-05T03:08:00Z">
              <w:rPr>
                <w:rFonts w:cs="Times New Roman"/>
              </w:rPr>
            </w:rPrChange>
          </w:rPr>
          <w:delText>(</w:delText>
        </w:r>
      </w:del>
      <w:del w:id="2705" w:author="Barshadskaya, Yuliya" w:date="2024-02-22T21:14:00Z">
        <w:r w:rsidR="008F0A30" w:rsidRPr="006E6534" w:rsidDel="00B647EB">
          <w:rPr>
            <w:rFonts w:cs="Times New Roman"/>
            <w:color w:val="000000" w:themeColor="text1"/>
            <w:rPrChange w:id="2706" w:author="N F" w:date="2023-12-05T03:08:00Z">
              <w:rPr>
                <w:rFonts w:cs="Times New Roman"/>
              </w:rPr>
            </w:rPrChange>
          </w:rPr>
          <w:delText>4</w:delText>
        </w:r>
      </w:del>
      <w:ins w:id="2707" w:author="Barshadskaya, Yuliya" w:date="2024-02-22T21:14:00Z">
        <w:r w:rsidR="00B647EB">
          <w:rPr>
            <w:rFonts w:cs="Times New Roman"/>
            <w:color w:val="000000" w:themeColor="text1"/>
          </w:rPr>
          <w:t>5</w:t>
        </w:r>
      </w:ins>
      <w:ins w:id="2708" w:author="Barshadskaya, Yuliya" w:date="2024-01-12T22:27:00Z">
        <w:r w:rsidR="002827F8" w:rsidRPr="0018315E">
          <w:t>]</w:t>
        </w:r>
      </w:ins>
      <w:del w:id="2709" w:author="Barshadskaya, Yuliya" w:date="2024-01-12T22:27:00Z">
        <w:r w:rsidR="008F0A30" w:rsidRPr="006E6534" w:rsidDel="002827F8">
          <w:rPr>
            <w:rFonts w:cs="Times New Roman"/>
            <w:color w:val="000000" w:themeColor="text1"/>
            <w:rPrChange w:id="2710" w:author="N F" w:date="2023-12-05T03:08:00Z">
              <w:rPr>
                <w:rFonts w:cs="Times New Roman"/>
              </w:rPr>
            </w:rPrChange>
          </w:rPr>
          <w:delText>)</w:delText>
        </w:r>
      </w:del>
      <w:r w:rsidR="008F0A30" w:rsidRPr="006E6534">
        <w:rPr>
          <w:rFonts w:cs="Times New Roman"/>
          <w:color w:val="000000" w:themeColor="text1"/>
          <w:rPrChange w:id="2711" w:author="N F" w:date="2023-12-05T03:08:00Z">
            <w:rPr>
              <w:rFonts w:cs="Times New Roman"/>
            </w:rPr>
          </w:rPrChange>
        </w:rPr>
        <w:fldChar w:fldCharType="end"/>
      </w:r>
      <w:r w:rsidR="003352C5" w:rsidRPr="006E6534">
        <w:rPr>
          <w:rFonts w:cs="Times New Roman"/>
          <w:color w:val="000000" w:themeColor="text1"/>
          <w:rPrChange w:id="2712" w:author="N F" w:date="2023-12-05T03:08:00Z">
            <w:rPr>
              <w:rFonts w:cs="Times New Roman"/>
            </w:rPr>
          </w:rPrChange>
        </w:rPr>
        <w:t>.</w:t>
      </w:r>
    </w:p>
    <w:p w14:paraId="49470555" w14:textId="50564CEF" w:rsidR="001F4C11" w:rsidRPr="001F4C11" w:rsidRDefault="001F4C11">
      <w:pPr>
        <w:widowControl w:val="0"/>
        <w:tabs>
          <w:tab w:val="left" w:pos="4320"/>
        </w:tabs>
        <w:spacing w:after="0" w:line="240" w:lineRule="auto"/>
        <w:rPr>
          <w:ins w:id="2713" w:author="N F" w:date="2023-08-03T18:16:00Z"/>
          <w:rFonts w:eastAsia="TimesNewRomanPS-BoldMT"/>
          <w:bCs/>
          <w:color w:val="000000" w:themeColor="text1"/>
          <w:rPrChange w:id="2714" w:author="Barshadskaya, Yuliya" w:date="2024-01-12T22:52:00Z">
            <w:rPr>
              <w:ins w:id="2715" w:author="N F" w:date="2023-08-03T18:16:00Z"/>
              <w:rFonts w:cs="Times New Roman"/>
            </w:rPr>
          </w:rPrChange>
        </w:rPr>
        <w:pPrChange w:id="2716" w:author="Barshadskaya, Yuliya" w:date="2024-01-12T22:52:00Z">
          <w:pPr>
            <w:pStyle w:val="SDText"/>
          </w:pPr>
        </w:pPrChange>
      </w:pPr>
      <w:ins w:id="2717" w:author="Barshadskaya, Yuliya" w:date="2024-01-12T22:52:00Z">
        <w:r w:rsidRPr="00DE3F48">
          <w:rPr>
            <w:rFonts w:eastAsia="TimesNewRomanPS-BoldMT"/>
            <w:bCs/>
            <w:color w:val="000000" w:themeColor="text1"/>
          </w:rPr>
          <w:t>Большинство нежелательных реакций (НР) были 1 или 2 степени тяжести. Наиболее частыми НР были диарея (47%), сыпь (45%), паронихия (33%), сухость кожи (32%) и стоматит (24%). НР 3 и 4 степени тяжести составили 9% и 0.1%, соответственно. У 3.2% пациентов, получавших препарат Тагриссо в дозе 80 мг/сут, потребовалось снижение дозы из-за развития НР. У 4.6% пациентов терапия была прекращена из-за развития НР.</w:t>
        </w:r>
      </w:ins>
    </w:p>
    <w:p w14:paraId="0E9575D9" w14:textId="3132E00C" w:rsidR="00A55490" w:rsidRPr="006E6534" w:rsidRDefault="0010411D">
      <w:pPr>
        <w:pStyle w:val="SDText"/>
        <w:spacing w:after="0"/>
        <w:rPr>
          <w:ins w:id="2718" w:author="N F" w:date="2023-08-03T18:22:00Z"/>
          <w:rFonts w:cs="Times New Roman"/>
          <w:color w:val="000000" w:themeColor="text1"/>
          <w:szCs w:val="24"/>
          <w:rPrChange w:id="2719" w:author="N F" w:date="2023-12-05T03:08:00Z">
            <w:rPr>
              <w:ins w:id="2720" w:author="N F" w:date="2023-08-03T18:22:00Z"/>
              <w:rFonts w:ascii="AppleSystemUIFont" w:hAnsi="AppleSystemUIFont" w:cs="AppleSystemUIFont"/>
              <w:szCs w:val="24"/>
            </w:rPr>
          </w:rPrChange>
        </w:rPr>
        <w:pPrChange w:id="2721" w:author="Barshadskaya, Yuliya" w:date="2024-01-12T22:55:00Z">
          <w:pPr>
            <w:pStyle w:val="SDText"/>
          </w:pPr>
        </w:pPrChange>
      </w:pPr>
      <w:ins w:id="2722" w:author="Barshadskaya, Yuliya" w:date="2024-01-12T22:55:00Z">
        <w:r>
          <w:rPr>
            <w:rFonts w:cs="Times New Roman"/>
            <w:szCs w:val="24"/>
          </w:rPr>
          <w:t>PT-OSM</w:t>
        </w:r>
      </w:ins>
      <w:ins w:id="2723" w:author="N F" w:date="2023-08-03T18:16:00Z">
        <w:del w:id="2724" w:author="Barshadskaya, Yuliya" w:date="2024-01-12T22:55:00Z">
          <w:r w:rsidR="00A55490" w:rsidRPr="006E6534" w:rsidDel="0010411D">
            <w:rPr>
              <w:rFonts w:cs="Times New Roman"/>
              <w:color w:val="000000" w:themeColor="text1"/>
              <w:szCs w:val="24"/>
              <w:rPrChange w:id="2725" w:author="N F" w:date="2023-12-05T03:08:00Z">
                <w:rPr>
                  <w:rFonts w:ascii="AppleSystemUIFont" w:hAnsi="AppleSystemUIFont" w:cs="AppleSystemUIFont"/>
                  <w:szCs w:val="24"/>
                </w:rPr>
              </w:rPrChange>
            </w:rPr>
            <w:delText>DT-OSM</w:delText>
          </w:r>
        </w:del>
        <w:r w:rsidR="00A55490" w:rsidRPr="006E6534">
          <w:rPr>
            <w:rFonts w:cs="Times New Roman"/>
            <w:color w:val="000000" w:themeColor="text1"/>
            <w:szCs w:val="24"/>
            <w:rPrChange w:id="2726" w:author="N F" w:date="2023-12-05T03:08:00Z">
              <w:rPr>
                <w:rFonts w:ascii="AppleSystemUIFont" w:hAnsi="AppleSystemUIFont" w:cs="AppleSystemUIFont"/>
                <w:szCs w:val="24"/>
              </w:rPr>
            </w:rPrChange>
          </w:rPr>
          <w:t xml:space="preserve">, </w:t>
        </w:r>
      </w:ins>
      <w:ins w:id="2727" w:author="N F" w:date="2023-08-08T22:34:00Z">
        <w:r w:rsidR="00644579" w:rsidRPr="006E6534">
          <w:rPr>
            <w:rFonts w:cs="Times New Roman"/>
            <w:color w:val="000000" w:themeColor="text1"/>
            <w:rPrChange w:id="2728" w:author="N F" w:date="2023-12-05T03:08:00Z">
              <w:rPr>
                <w:rFonts w:cs="Times New Roman"/>
              </w:rPr>
            </w:rPrChange>
          </w:rPr>
          <w:t xml:space="preserve">таблетки, покрытые пленочной оболочкой, </w:t>
        </w:r>
      </w:ins>
      <w:ins w:id="2729" w:author="N F" w:date="2023-08-03T18:16:00Z">
        <w:r w:rsidR="00A55490" w:rsidRPr="006E6534">
          <w:rPr>
            <w:rFonts w:cs="Times New Roman"/>
            <w:color w:val="000000" w:themeColor="text1"/>
            <w:szCs w:val="24"/>
            <w:rPrChange w:id="2730" w:author="N F" w:date="2023-12-05T03:08:00Z">
              <w:rPr>
                <w:rFonts w:ascii="AppleSystemUIFont" w:hAnsi="AppleSystemUIFont" w:cs="AppleSystemUIFont"/>
                <w:szCs w:val="24"/>
              </w:rPr>
            </w:rPrChange>
          </w:rPr>
          <w:t xml:space="preserve"> 40 мг, 80 мг - воспроизведенный препарат осимертиниба, </w:t>
        </w:r>
      </w:ins>
      <w:ins w:id="2731" w:author="N F" w:date="2023-10-22T15:52:00Z">
        <w:r w:rsidR="00197684" w:rsidRPr="006E6534">
          <w:rPr>
            <w:rFonts w:cs="Times New Roman"/>
            <w:color w:val="000000" w:themeColor="text1"/>
            <w:highlight w:val="green"/>
            <w:rPrChange w:id="2732" w:author="N F" w:date="2023-12-05T03:08:00Z">
              <w:rPr>
                <w:rFonts w:cs="Times New Roman"/>
                <w:highlight w:val="green"/>
              </w:rPr>
            </w:rPrChange>
          </w:rPr>
          <w:t xml:space="preserve">разработанный </w:t>
        </w:r>
        <w:del w:id="2733" w:author="Barshadskaya, Yuliya" w:date="2024-01-12T22:53:00Z">
          <w:r w:rsidR="00197684" w:rsidRPr="006E6534" w:rsidDel="001F4C11">
            <w:rPr>
              <w:rFonts w:cs="Times New Roman"/>
              <w:color w:val="000000" w:themeColor="text1"/>
              <w:rPrChange w:id="2734" w:author="N F" w:date="2023-12-05T03:08:00Z">
                <w:rPr>
                  <w:rFonts w:cs="Times New Roman"/>
                </w:rPr>
              </w:rPrChange>
            </w:rPr>
            <w:delText xml:space="preserve">ООО </w:delText>
          </w:r>
          <w:r w:rsidR="00197684" w:rsidRPr="006E6534" w:rsidDel="001F4C11">
            <w:rPr>
              <w:rFonts w:cs="Times New Roman"/>
              <w:color w:val="000000" w:themeColor="text1"/>
              <w:szCs w:val="24"/>
              <w:rPrChange w:id="2735" w:author="N F" w:date="2023-12-05T03:08:00Z">
                <w:rPr>
                  <w:rFonts w:cs="Times New Roman"/>
                  <w:szCs w:val="24"/>
                </w:rPr>
              </w:rPrChange>
            </w:rPr>
            <w:delText xml:space="preserve">«Технология лекарств», Россия, </w:delText>
          </w:r>
        </w:del>
      </w:ins>
      <w:ins w:id="2736" w:author="N F" w:date="2023-08-03T18:16:00Z">
        <w:del w:id="2737" w:author="Barshadskaya, Yuliya" w:date="2024-01-12T22:53:00Z">
          <w:r w:rsidR="00A55490" w:rsidRPr="006E6534" w:rsidDel="001F4C11">
            <w:rPr>
              <w:rFonts w:cs="Times New Roman"/>
              <w:color w:val="000000" w:themeColor="text1"/>
              <w:szCs w:val="24"/>
              <w:rPrChange w:id="2738" w:author="N F" w:date="2023-12-05T03:08:00Z">
                <w:rPr>
                  <w:rFonts w:ascii="AppleSystemUIFont" w:hAnsi="AppleSystemUIFont" w:cs="AppleSystemUIFont"/>
                  <w:szCs w:val="24"/>
                </w:rPr>
              </w:rPrChange>
            </w:rPr>
            <w:delText xml:space="preserve">по заказу </w:delText>
          </w:r>
        </w:del>
        <w:r w:rsidR="00A55490" w:rsidRPr="006E6534">
          <w:rPr>
            <w:rFonts w:cs="Times New Roman"/>
            <w:color w:val="000000" w:themeColor="text1"/>
            <w:szCs w:val="24"/>
            <w:rPrChange w:id="2739" w:author="N F" w:date="2023-12-05T03:08:00Z">
              <w:rPr>
                <w:rFonts w:ascii="AppleSystemUIFont" w:hAnsi="AppleSystemUIFont" w:cs="AppleSystemUIFont"/>
                <w:szCs w:val="24"/>
              </w:rPr>
            </w:rPrChange>
          </w:rPr>
          <w:t xml:space="preserve">АО «Р-Фарм». Он </w:t>
        </w:r>
        <w:r w:rsidR="00A55490" w:rsidRPr="001F4C11">
          <w:rPr>
            <w:rFonts w:cs="Times New Roman"/>
            <w:color w:val="000000" w:themeColor="text1"/>
            <w:szCs w:val="24"/>
            <w:highlight w:val="yellow"/>
            <w:rPrChange w:id="2740" w:author="Barshadskaya, Yuliya" w:date="2024-01-12T22:53:00Z">
              <w:rPr>
                <w:rFonts w:ascii="AppleSystemUIFont" w:hAnsi="AppleSystemUIFont" w:cs="AppleSystemUIFont"/>
                <w:szCs w:val="24"/>
              </w:rPr>
            </w:rPrChange>
          </w:rPr>
          <w:t>полностью соответствует по качественному и количественному составу действующего и вспомогательных веществ, лекарственной форме и дозировке референтному препарату осимертиниба Тагриссо</w:t>
        </w:r>
        <w:r w:rsidR="00A55490" w:rsidRPr="001F4C11">
          <w:rPr>
            <w:rFonts w:cs="Times New Roman"/>
            <w:color w:val="000000" w:themeColor="text1"/>
            <w:szCs w:val="24"/>
            <w:highlight w:val="yellow"/>
            <w:vertAlign w:val="superscript"/>
            <w:rPrChange w:id="2741" w:author="Barshadskaya, Yuliya" w:date="2024-01-12T22:53:00Z">
              <w:rPr>
                <w:rFonts w:ascii="AppleSystemUIFont" w:hAnsi="AppleSystemUIFont" w:cs="AppleSystemUIFont"/>
                <w:szCs w:val="24"/>
                <w:vertAlign w:val="superscript"/>
              </w:rPr>
            </w:rPrChange>
          </w:rPr>
          <w:t>®</w:t>
        </w:r>
        <w:r w:rsidR="00A55490" w:rsidRPr="006E6534">
          <w:rPr>
            <w:rFonts w:cs="Times New Roman"/>
            <w:color w:val="000000" w:themeColor="text1"/>
            <w:szCs w:val="24"/>
            <w:rPrChange w:id="2742" w:author="N F" w:date="2023-12-05T03:08:00Z">
              <w:rPr>
                <w:rFonts w:ascii="AppleSystemUIFont" w:hAnsi="AppleSystemUIFont" w:cs="AppleSystemUIFont"/>
                <w:szCs w:val="24"/>
              </w:rPr>
            </w:rPrChange>
          </w:rPr>
          <w:t xml:space="preserve"> (владелец РУ – АстраЗенека АБ, Швеция). </w:t>
        </w:r>
      </w:ins>
      <w:ins w:id="2743" w:author="N F" w:date="2023-08-03T18:17:00Z">
        <w:r w:rsidR="00A55490" w:rsidRPr="001F4C11">
          <w:rPr>
            <w:rFonts w:cs="Times New Roman"/>
            <w:color w:val="000000" w:themeColor="text1"/>
            <w:szCs w:val="24"/>
            <w:highlight w:val="yellow"/>
            <w:rPrChange w:id="2744" w:author="Barshadskaya, Yuliya" w:date="2024-01-12T22:53:00Z">
              <w:rPr>
                <w:rFonts w:ascii="AppleSystemUIFont" w:hAnsi="AppleSystemUIFont" w:cs="AppleSystemUIFont"/>
                <w:szCs w:val="24"/>
              </w:rPr>
            </w:rPrChange>
          </w:rPr>
          <w:t xml:space="preserve">Результаты </w:t>
        </w:r>
      </w:ins>
      <w:ins w:id="2745" w:author="N F" w:date="2023-08-03T18:18:00Z">
        <w:r w:rsidR="00A55490" w:rsidRPr="001F4C11">
          <w:rPr>
            <w:rFonts w:cs="Times New Roman"/>
            <w:color w:val="000000" w:themeColor="text1"/>
            <w:szCs w:val="24"/>
            <w:highlight w:val="yellow"/>
            <w:rPrChange w:id="2746" w:author="Barshadskaya, Yuliya" w:date="2024-01-12T22:53:00Z">
              <w:rPr>
                <w:rFonts w:ascii="AppleSystemUIFont" w:hAnsi="AppleSystemUIFont" w:cs="AppleSystemUIFont"/>
                <w:szCs w:val="24"/>
              </w:rPr>
            </w:rPrChange>
          </w:rPr>
          <w:t>теста сравнительной кинетики растворения, проведенного в нескольких средах с использованием</w:t>
        </w:r>
        <w:r w:rsidR="00A55490" w:rsidRPr="006E6534">
          <w:rPr>
            <w:rFonts w:cs="Times New Roman"/>
            <w:color w:val="000000" w:themeColor="text1"/>
            <w:szCs w:val="24"/>
            <w:rPrChange w:id="2747" w:author="N F" w:date="2023-12-05T03:08:00Z">
              <w:rPr>
                <w:rFonts w:ascii="AppleSystemUIFont" w:hAnsi="AppleSystemUIFont" w:cs="AppleSystemUIFont"/>
                <w:szCs w:val="24"/>
              </w:rPr>
            </w:rPrChange>
          </w:rPr>
          <w:t xml:space="preserve"> </w:t>
        </w:r>
      </w:ins>
      <w:ins w:id="2748" w:author="Barshadskaya, Yuliya" w:date="2024-01-12T22:55:00Z">
        <w:r>
          <w:rPr>
            <w:rFonts w:cs="Times New Roman"/>
            <w:szCs w:val="24"/>
          </w:rPr>
          <w:t xml:space="preserve">PT-OSM </w:t>
        </w:r>
      </w:ins>
      <w:ins w:id="2749" w:author="N F" w:date="2023-08-03T18:18:00Z">
        <w:del w:id="2750" w:author="Barshadskaya, Yuliya" w:date="2024-01-12T22:55:00Z">
          <w:r w:rsidR="00A55490" w:rsidRPr="006E6534" w:rsidDel="0010411D">
            <w:rPr>
              <w:rFonts w:cs="Times New Roman"/>
              <w:color w:val="000000" w:themeColor="text1"/>
              <w:szCs w:val="24"/>
              <w:lang w:val="en-US"/>
              <w:rPrChange w:id="2751" w:author="N F" w:date="2023-12-05T03:08:00Z">
                <w:rPr>
                  <w:rFonts w:ascii="AppleSystemUIFont" w:hAnsi="AppleSystemUIFont" w:cs="AppleSystemUIFont"/>
                  <w:szCs w:val="24"/>
                  <w:lang w:val="en-US"/>
                </w:rPr>
              </w:rPrChange>
            </w:rPr>
            <w:delText>DT</w:delText>
          </w:r>
          <w:r w:rsidR="00A55490" w:rsidRPr="006E6534" w:rsidDel="0010411D">
            <w:rPr>
              <w:rFonts w:cs="Times New Roman"/>
              <w:color w:val="000000" w:themeColor="text1"/>
              <w:szCs w:val="24"/>
              <w:rPrChange w:id="2752" w:author="N F" w:date="2023-12-05T03:08:00Z">
                <w:rPr>
                  <w:rFonts w:ascii="AppleSystemUIFont" w:hAnsi="AppleSystemUIFont" w:cs="AppleSystemUIFont"/>
                  <w:szCs w:val="24"/>
                  <w:lang w:val="en-US"/>
                </w:rPr>
              </w:rPrChange>
            </w:rPr>
            <w:delText>-</w:delText>
          </w:r>
          <w:r w:rsidR="00A55490" w:rsidRPr="006E6534" w:rsidDel="0010411D">
            <w:rPr>
              <w:rFonts w:cs="Times New Roman"/>
              <w:color w:val="000000" w:themeColor="text1"/>
              <w:szCs w:val="24"/>
              <w:lang w:val="en-US"/>
              <w:rPrChange w:id="2753" w:author="N F" w:date="2023-12-05T03:08:00Z">
                <w:rPr>
                  <w:rFonts w:ascii="AppleSystemUIFont" w:hAnsi="AppleSystemUIFont" w:cs="AppleSystemUIFont"/>
                  <w:szCs w:val="24"/>
                  <w:lang w:val="en-US"/>
                </w:rPr>
              </w:rPrChange>
            </w:rPr>
            <w:delText>OSM</w:delText>
          </w:r>
          <w:r w:rsidR="00A55490" w:rsidRPr="006E6534" w:rsidDel="0010411D">
            <w:rPr>
              <w:rFonts w:cs="Times New Roman"/>
              <w:color w:val="000000" w:themeColor="text1"/>
              <w:szCs w:val="24"/>
              <w:rPrChange w:id="2754" w:author="N F" w:date="2023-12-05T03:08:00Z">
                <w:rPr>
                  <w:rFonts w:ascii="AppleSystemUIFont" w:hAnsi="AppleSystemUIFont" w:cs="AppleSystemUIFont"/>
                  <w:szCs w:val="24"/>
                </w:rPr>
              </w:rPrChange>
            </w:rPr>
            <w:delText xml:space="preserve"> </w:delText>
          </w:r>
        </w:del>
        <w:r w:rsidR="00A55490" w:rsidRPr="006E6534">
          <w:rPr>
            <w:rFonts w:cs="Times New Roman"/>
            <w:color w:val="000000" w:themeColor="text1"/>
            <w:szCs w:val="24"/>
            <w:rPrChange w:id="2755" w:author="N F" w:date="2023-12-05T03:08:00Z">
              <w:rPr>
                <w:rFonts w:ascii="AppleSystemUIFont" w:hAnsi="AppleSystemUIFont" w:cs="AppleSystemUIFont"/>
                <w:szCs w:val="24"/>
              </w:rPr>
            </w:rPrChange>
          </w:rPr>
          <w:t>в дозировке 40 мг, 80 мг</w:t>
        </w:r>
        <w:r w:rsidR="00F432A4" w:rsidRPr="006E6534">
          <w:rPr>
            <w:rFonts w:cs="Times New Roman"/>
            <w:color w:val="000000" w:themeColor="text1"/>
            <w:szCs w:val="24"/>
            <w:rPrChange w:id="2756" w:author="N F" w:date="2023-12-05T03:08:00Z">
              <w:rPr>
                <w:rFonts w:ascii="AppleSystemUIFont" w:hAnsi="AppleSystemUIFont" w:cs="AppleSystemUIFont"/>
                <w:szCs w:val="24"/>
              </w:rPr>
            </w:rPrChange>
          </w:rPr>
          <w:t xml:space="preserve"> в сравнении с референтным препаратом Тагриссо</w:t>
        </w:r>
        <w:r w:rsidR="00F432A4" w:rsidRPr="006E6534">
          <w:rPr>
            <w:rFonts w:cs="Times New Roman"/>
            <w:color w:val="000000" w:themeColor="text1"/>
            <w:szCs w:val="24"/>
            <w:vertAlign w:val="superscript"/>
            <w:rPrChange w:id="2757" w:author="N F" w:date="2023-12-05T03:08:00Z">
              <w:rPr>
                <w:rFonts w:ascii="AppleSystemUIFont" w:hAnsi="AppleSystemUIFont" w:cs="AppleSystemUIFont"/>
                <w:szCs w:val="24"/>
                <w:vertAlign w:val="superscript"/>
              </w:rPr>
            </w:rPrChange>
          </w:rPr>
          <w:t>®</w:t>
        </w:r>
      </w:ins>
      <w:ins w:id="2758" w:author="Barshadskaya, Yuliya" w:date="2024-01-12T22:53:00Z">
        <w:r w:rsidR="001F4C11">
          <w:rPr>
            <w:rFonts w:cs="Times New Roman"/>
            <w:color w:val="000000" w:themeColor="text1"/>
            <w:szCs w:val="24"/>
            <w:vertAlign w:val="superscript"/>
          </w:rPr>
          <w:t xml:space="preserve"> </w:t>
        </w:r>
      </w:ins>
      <w:ins w:id="2759" w:author="N F" w:date="2023-08-03T18:19:00Z">
        <w:del w:id="2760" w:author="Barshadskaya, Yuliya" w:date="2024-01-12T22:53:00Z">
          <w:r w:rsidR="00F432A4" w:rsidRPr="006E6534" w:rsidDel="001F4C11">
            <w:rPr>
              <w:rFonts w:cs="Times New Roman"/>
              <w:color w:val="000000" w:themeColor="text1"/>
              <w:szCs w:val="24"/>
              <w:vertAlign w:val="superscript"/>
              <w:rPrChange w:id="2761" w:author="N F" w:date="2023-12-05T03:08:00Z">
                <w:rPr>
                  <w:rFonts w:ascii="AppleSystemUIFont" w:hAnsi="AppleSystemUIFont" w:cs="AppleSystemUIFont"/>
                  <w:szCs w:val="24"/>
                  <w:vertAlign w:val="superscript"/>
                </w:rPr>
              </w:rPrChange>
            </w:rPr>
            <w:delText xml:space="preserve">  </w:delText>
          </w:r>
        </w:del>
        <w:r w:rsidR="00F432A4" w:rsidRPr="006E6534">
          <w:rPr>
            <w:rFonts w:cs="Times New Roman"/>
            <w:color w:val="000000" w:themeColor="text1"/>
            <w:szCs w:val="24"/>
            <w:rPrChange w:id="2762" w:author="N F" w:date="2023-12-05T03:08:00Z">
              <w:rPr>
                <w:rFonts w:ascii="AppleSystemUIFont" w:hAnsi="AppleSystemUIFont" w:cs="AppleSystemUIFont"/>
                <w:szCs w:val="24"/>
              </w:rPr>
            </w:rPrChange>
          </w:rPr>
          <w:t xml:space="preserve">в дозировке 40 мг, 80 мг, продемонстрировали эквивалентную кинетику растворения препаратов, что позволяет </w:t>
        </w:r>
      </w:ins>
      <w:ins w:id="2763" w:author="N F" w:date="2023-08-03T18:20:00Z">
        <w:r w:rsidR="00F432A4" w:rsidRPr="006E6534">
          <w:rPr>
            <w:rFonts w:cs="Times New Roman"/>
            <w:color w:val="000000" w:themeColor="text1"/>
            <w:szCs w:val="24"/>
            <w:rPrChange w:id="2764" w:author="N F" w:date="2023-12-05T03:08:00Z">
              <w:rPr>
                <w:rFonts w:ascii="AppleSystemUIFont" w:hAnsi="AppleSystemUIFont" w:cs="AppleSystemUIFont"/>
                <w:szCs w:val="24"/>
              </w:rPr>
            </w:rPrChange>
          </w:rPr>
          <w:t xml:space="preserve">предполагать также эквивалентность фармакологических свойств препаратов. В связи с этим представляется целесообразным проведение клинического исследования биоэквивалентности лекарственного препарата </w:t>
        </w:r>
      </w:ins>
      <w:ins w:id="2765" w:author="Barshadskaya, Yuliya" w:date="2024-01-12T22:55:00Z">
        <w:r>
          <w:rPr>
            <w:rFonts w:cs="Times New Roman"/>
            <w:szCs w:val="24"/>
          </w:rPr>
          <w:t>PT-OSM</w:t>
        </w:r>
      </w:ins>
      <w:ins w:id="2766" w:author="N F" w:date="2023-08-03T18:20:00Z">
        <w:del w:id="2767" w:author="Barshadskaya, Yuliya" w:date="2024-01-12T22:55:00Z">
          <w:r w:rsidR="00F432A4" w:rsidRPr="006E6534" w:rsidDel="0010411D">
            <w:rPr>
              <w:rFonts w:cs="Times New Roman"/>
              <w:color w:val="000000" w:themeColor="text1"/>
              <w:szCs w:val="24"/>
              <w:lang w:val="en-US"/>
              <w:rPrChange w:id="2768" w:author="N F" w:date="2023-12-05T03:08:00Z">
                <w:rPr>
                  <w:rFonts w:ascii="AppleSystemUIFont" w:hAnsi="AppleSystemUIFont" w:cs="AppleSystemUIFont"/>
                  <w:szCs w:val="24"/>
                  <w:lang w:val="en-US"/>
                </w:rPr>
              </w:rPrChange>
            </w:rPr>
            <w:delText>DT</w:delText>
          </w:r>
          <w:r w:rsidR="00F432A4" w:rsidRPr="006E6534" w:rsidDel="0010411D">
            <w:rPr>
              <w:rFonts w:cs="Times New Roman"/>
              <w:color w:val="000000" w:themeColor="text1"/>
              <w:szCs w:val="24"/>
              <w:rPrChange w:id="2769" w:author="N F" w:date="2023-12-05T03:08:00Z">
                <w:rPr>
                  <w:rFonts w:ascii="AppleSystemUIFont" w:hAnsi="AppleSystemUIFont" w:cs="AppleSystemUIFont"/>
                  <w:szCs w:val="24"/>
                  <w:lang w:val="en-US"/>
                </w:rPr>
              </w:rPrChange>
            </w:rPr>
            <w:delText>-</w:delText>
          </w:r>
          <w:r w:rsidR="00F432A4" w:rsidRPr="006E6534" w:rsidDel="0010411D">
            <w:rPr>
              <w:rFonts w:cs="Times New Roman"/>
              <w:color w:val="000000" w:themeColor="text1"/>
              <w:szCs w:val="24"/>
              <w:lang w:val="en-US"/>
              <w:rPrChange w:id="2770" w:author="N F" w:date="2023-12-05T03:08:00Z">
                <w:rPr>
                  <w:rFonts w:ascii="AppleSystemUIFont" w:hAnsi="AppleSystemUIFont" w:cs="AppleSystemUIFont"/>
                  <w:szCs w:val="24"/>
                  <w:lang w:val="en-US"/>
                </w:rPr>
              </w:rPrChange>
            </w:rPr>
            <w:delText>OSM</w:delText>
          </w:r>
        </w:del>
        <w:r w:rsidR="00F432A4" w:rsidRPr="006E6534">
          <w:rPr>
            <w:rFonts w:cs="Times New Roman"/>
            <w:color w:val="000000" w:themeColor="text1"/>
            <w:szCs w:val="24"/>
            <w:rPrChange w:id="2771" w:author="N F" w:date="2023-12-05T03:08:00Z">
              <w:rPr>
                <w:rFonts w:ascii="AppleSystemUIFont" w:hAnsi="AppleSystemUIFont" w:cs="AppleSystemUIFont"/>
                <w:szCs w:val="24"/>
              </w:rPr>
            </w:rPrChange>
          </w:rPr>
          <w:t xml:space="preserve">, </w:t>
        </w:r>
      </w:ins>
      <w:ins w:id="2772" w:author="N F" w:date="2023-08-08T22:35:00Z">
        <w:r w:rsidR="00644579" w:rsidRPr="006E6534">
          <w:rPr>
            <w:rFonts w:cs="Times New Roman"/>
            <w:color w:val="000000" w:themeColor="text1"/>
            <w:rPrChange w:id="2773" w:author="N F" w:date="2023-12-05T03:08:00Z">
              <w:rPr>
                <w:rFonts w:cs="Times New Roman"/>
              </w:rPr>
            </w:rPrChange>
          </w:rPr>
          <w:t xml:space="preserve">таблетки, покрытые пленочной оболочкой, </w:t>
        </w:r>
      </w:ins>
      <w:ins w:id="2774" w:author="N F" w:date="2023-08-03T18:20:00Z">
        <w:r w:rsidR="00F432A4" w:rsidRPr="006E6534">
          <w:rPr>
            <w:rFonts w:cs="Times New Roman"/>
            <w:color w:val="000000" w:themeColor="text1"/>
            <w:szCs w:val="24"/>
            <w:rPrChange w:id="2775" w:author="N F" w:date="2023-12-05T03:08:00Z">
              <w:rPr>
                <w:rFonts w:ascii="AppleSystemUIFont" w:hAnsi="AppleSystemUIFont" w:cs="AppleSystemUIFont"/>
                <w:szCs w:val="24"/>
              </w:rPr>
            </w:rPrChange>
          </w:rPr>
          <w:t xml:space="preserve"> 40 мг, 80 мг</w:t>
        </w:r>
      </w:ins>
      <w:ins w:id="2776" w:author="N F" w:date="2023-08-03T18:21:00Z">
        <w:r w:rsidR="00F432A4" w:rsidRPr="006E6534">
          <w:rPr>
            <w:rFonts w:cs="Times New Roman"/>
            <w:color w:val="000000" w:themeColor="text1"/>
            <w:szCs w:val="24"/>
            <w:rPrChange w:id="2777" w:author="N F" w:date="2023-12-05T03:08:00Z">
              <w:rPr>
                <w:rFonts w:ascii="AppleSystemUIFont" w:hAnsi="AppleSystemUIFont" w:cs="AppleSystemUIFont"/>
                <w:szCs w:val="24"/>
              </w:rPr>
            </w:rPrChange>
          </w:rPr>
          <w:t xml:space="preserve"> (АО «Р-Фарм», Россия) в сравнении с оригинальным препаратом Тагриссо</w:t>
        </w:r>
      </w:ins>
      <w:ins w:id="2778" w:author="N F" w:date="2023-08-03T18:22:00Z">
        <w:r w:rsidR="00F432A4" w:rsidRPr="006E6534">
          <w:rPr>
            <w:rFonts w:cs="Times New Roman"/>
            <w:color w:val="000000" w:themeColor="text1"/>
            <w:szCs w:val="24"/>
            <w:vertAlign w:val="superscript"/>
            <w:rPrChange w:id="2779" w:author="N F" w:date="2023-12-05T03:08:00Z">
              <w:rPr>
                <w:rFonts w:ascii="AppleSystemUIFont" w:hAnsi="AppleSystemUIFont" w:cs="AppleSystemUIFont"/>
                <w:szCs w:val="24"/>
                <w:vertAlign w:val="superscript"/>
              </w:rPr>
            </w:rPrChange>
          </w:rPr>
          <w:t>®</w:t>
        </w:r>
        <w:r w:rsidR="00F432A4" w:rsidRPr="006E6534">
          <w:rPr>
            <w:rFonts w:cs="Times New Roman"/>
            <w:color w:val="000000" w:themeColor="text1"/>
            <w:szCs w:val="24"/>
            <w:rPrChange w:id="2780" w:author="N F" w:date="2023-12-05T03:08:00Z">
              <w:rPr>
                <w:rFonts w:ascii="AppleSystemUIFont" w:hAnsi="AppleSystemUIFont" w:cs="AppleSystemUIFont"/>
                <w:szCs w:val="24"/>
              </w:rPr>
            </w:rPrChange>
          </w:rPr>
          <w:t xml:space="preserve">, </w:t>
        </w:r>
      </w:ins>
      <w:ins w:id="2781" w:author="N F" w:date="2023-08-08T22:35:00Z">
        <w:r w:rsidR="00644579" w:rsidRPr="006E6534">
          <w:rPr>
            <w:rFonts w:cs="Times New Roman"/>
            <w:color w:val="000000" w:themeColor="text1"/>
            <w:rPrChange w:id="2782" w:author="N F" w:date="2023-12-05T03:08:00Z">
              <w:rPr>
                <w:rFonts w:cs="Times New Roman"/>
              </w:rPr>
            </w:rPrChange>
          </w:rPr>
          <w:t>таблетки, покрытые пленочной оболочкой</w:t>
        </w:r>
      </w:ins>
      <w:ins w:id="2783" w:author="N F" w:date="2023-08-03T18:22:00Z">
        <w:r w:rsidR="00F432A4" w:rsidRPr="006E6534">
          <w:rPr>
            <w:rFonts w:cs="Times New Roman"/>
            <w:color w:val="000000" w:themeColor="text1"/>
            <w:szCs w:val="24"/>
            <w:rPrChange w:id="2784" w:author="N F" w:date="2023-12-05T03:08:00Z">
              <w:rPr>
                <w:rFonts w:ascii="AppleSystemUIFont" w:hAnsi="AppleSystemUIFont" w:cs="AppleSystemUIFont"/>
                <w:szCs w:val="24"/>
              </w:rPr>
            </w:rPrChange>
          </w:rPr>
          <w:t xml:space="preserve">, 40 мг, 80 мг (АстраЗенека АБ, Швеция). </w:t>
        </w:r>
      </w:ins>
    </w:p>
    <w:p w14:paraId="04D2884A" w14:textId="15A42F8D" w:rsidR="00F432A4" w:rsidRPr="0010411D" w:rsidRDefault="00F432A4" w:rsidP="00415551">
      <w:pPr>
        <w:pStyle w:val="SDText"/>
        <w:rPr>
          <w:rFonts w:cs="Times New Roman"/>
          <w:color w:val="000000" w:themeColor="text1"/>
          <w:szCs w:val="24"/>
          <w:rPrChange w:id="2785" w:author="Barshadskaya, Yuliya" w:date="2024-01-12T22:55:00Z">
            <w:rPr>
              <w:rFonts w:cs="Times New Roman"/>
            </w:rPr>
          </w:rPrChange>
        </w:rPr>
      </w:pPr>
      <w:ins w:id="2786" w:author="N F" w:date="2023-08-03T18:22:00Z">
        <w:r w:rsidRPr="0010411D">
          <w:rPr>
            <w:rFonts w:cs="Times New Roman"/>
            <w:color w:val="000000" w:themeColor="text1"/>
            <w:szCs w:val="24"/>
            <w:rPrChange w:id="2787" w:author="Barshadskaya, Yuliya" w:date="2024-01-12T22:55:00Z">
              <w:rPr>
                <w:rFonts w:ascii="AppleSystemUIFont" w:hAnsi="AppleSystemUIFont" w:cs="AppleSystemUIFont"/>
                <w:szCs w:val="24"/>
              </w:rPr>
            </w:rPrChange>
          </w:rPr>
          <w:t>Внедрение в клиническую практику нового воспроизведенного препарата осимертиниба</w:t>
        </w:r>
      </w:ins>
      <w:ins w:id="2788" w:author="N F" w:date="2023-08-03T18:23:00Z">
        <w:r w:rsidRPr="0010411D">
          <w:rPr>
            <w:rFonts w:cs="Times New Roman"/>
            <w:color w:val="000000" w:themeColor="text1"/>
            <w:szCs w:val="24"/>
            <w:rPrChange w:id="2789" w:author="Barshadskaya, Yuliya" w:date="2024-01-12T22:55:00Z">
              <w:rPr>
                <w:rFonts w:ascii="AppleSystemUIFont" w:hAnsi="AppleSystemUIFont" w:cs="AppleSystemUIFont"/>
                <w:szCs w:val="24"/>
              </w:rPr>
            </w:rPrChange>
          </w:rPr>
          <w:t xml:space="preserve"> позволит снизить цену современной терапии </w:t>
        </w:r>
        <w:r w:rsidRPr="0010411D">
          <w:rPr>
            <w:rFonts w:cs="Times New Roman"/>
            <w:color w:val="000000" w:themeColor="text1"/>
            <w:szCs w:val="24"/>
            <w:shd w:val="clear" w:color="auto" w:fill="FFFFFF"/>
            <w:rPrChange w:id="2790" w:author="Barshadskaya, Yuliya" w:date="2024-01-12T22:55:00Z">
              <w:rPr>
                <w:rFonts w:ascii="Nunito Sans" w:hAnsi="Nunito Sans"/>
                <w:color w:val="333333"/>
                <w:sz w:val="21"/>
                <w:szCs w:val="21"/>
                <w:shd w:val="clear" w:color="auto" w:fill="FFFFFF"/>
              </w:rPr>
            </w:rPrChange>
          </w:rPr>
          <w:t xml:space="preserve">местнораспространенного или метастатического немелкоклеточного рака легкого. </w:t>
        </w:r>
      </w:ins>
    </w:p>
    <w:p w14:paraId="0F51A7C6" w14:textId="44943B2F" w:rsidR="00A475DA" w:rsidRPr="00632F23" w:rsidRDefault="00632F23">
      <w:pPr>
        <w:pStyle w:val="2"/>
        <w:numPr>
          <w:ilvl w:val="0"/>
          <w:numId w:val="0"/>
        </w:numPr>
        <w:spacing w:line="240" w:lineRule="auto"/>
        <w:rPr>
          <w:rFonts w:cs="Times New Roman"/>
          <w:sz w:val="24"/>
          <w:rPrChange w:id="2791" w:author="Barshadskaya, Yuliya" w:date="2024-01-12T23:01:00Z">
            <w:rPr>
              <w:rFonts w:cs="Times New Roman"/>
            </w:rPr>
          </w:rPrChange>
        </w:rPr>
        <w:pPrChange w:id="2792" w:author="Barshadskaya, Yuliya" w:date="2024-01-12T23:01:00Z">
          <w:pPr>
            <w:pStyle w:val="2"/>
          </w:pPr>
        </w:pPrChange>
      </w:pPr>
      <w:bookmarkStart w:id="2793" w:name="_Toc115732990"/>
      <w:ins w:id="2794" w:author="Barshadskaya, Yuliya" w:date="2024-01-12T23:01:00Z">
        <w:r w:rsidRPr="00632F23">
          <w:rPr>
            <w:rFonts w:cs="Times New Roman"/>
            <w:sz w:val="24"/>
            <w:rPrChange w:id="2795" w:author="Barshadskaya, Yuliya" w:date="2024-01-12T23:01:00Z">
              <w:rPr>
                <w:rFonts w:cs="Times New Roman"/>
              </w:rPr>
            </w:rPrChange>
          </w:rPr>
          <w:t xml:space="preserve">1.8. </w:t>
        </w:r>
      </w:ins>
      <w:r w:rsidR="00A128C4" w:rsidRPr="00632F23">
        <w:rPr>
          <w:rFonts w:cs="Times New Roman"/>
          <w:sz w:val="24"/>
          <w:rPrChange w:id="2796" w:author="Barshadskaya, Yuliya" w:date="2024-01-12T23:01:00Z">
            <w:rPr>
              <w:rFonts w:cs="Times New Roman"/>
            </w:rPr>
          </w:rPrChange>
        </w:rPr>
        <w:t>Ожидаемые показания к применению</w:t>
      </w:r>
      <w:bookmarkEnd w:id="2793"/>
    </w:p>
    <w:p w14:paraId="25F2669F" w14:textId="0C545B87" w:rsidR="00775E2E" w:rsidRPr="006E6534" w:rsidRDefault="00775E2E">
      <w:pPr>
        <w:pStyle w:val="SDText"/>
        <w:numPr>
          <w:ilvl w:val="0"/>
          <w:numId w:val="8"/>
        </w:numPr>
        <w:spacing w:after="0"/>
        <w:ind w:left="709" w:hanging="283"/>
        <w:rPr>
          <w:rFonts w:cs="Times New Roman"/>
          <w:color w:val="000000" w:themeColor="text1"/>
          <w:rPrChange w:id="2797" w:author="N F" w:date="2023-12-05T03:08:00Z">
            <w:rPr>
              <w:rFonts w:cs="Times New Roman"/>
            </w:rPr>
          </w:rPrChange>
        </w:rPr>
        <w:pPrChange w:id="2798" w:author="Barshadskaya, Yuliya" w:date="2024-01-12T23:02:00Z">
          <w:pPr>
            <w:pStyle w:val="SDText"/>
          </w:pPr>
        </w:pPrChange>
      </w:pPr>
      <w:r w:rsidRPr="006E6534">
        <w:rPr>
          <w:rFonts w:cs="Times New Roman"/>
          <w:color w:val="000000" w:themeColor="text1"/>
          <w:rPrChange w:id="2799" w:author="N F" w:date="2023-12-05T03:08:00Z">
            <w:rPr>
              <w:rFonts w:cs="Times New Roman"/>
            </w:rPr>
          </w:rPrChange>
        </w:rPr>
        <w:t xml:space="preserve">Адъювантная терапия немелкоклеточного рака легкого у взрослых пациентов после полной резекции опухоли в случае наличия в опухолевых клетках мутации в гене </w:t>
      </w:r>
      <w:r w:rsidRPr="006E6534">
        <w:rPr>
          <w:rFonts w:cs="Times New Roman"/>
          <w:color w:val="000000" w:themeColor="text1"/>
          <w:lang w:val="en-US"/>
          <w:rPrChange w:id="2800" w:author="N F" w:date="2023-12-05T03:08:00Z">
            <w:rPr>
              <w:rFonts w:cs="Times New Roman"/>
              <w:lang w:val="en-US"/>
            </w:rPr>
          </w:rPrChange>
        </w:rPr>
        <w:t>EGFR</w:t>
      </w:r>
      <w:r w:rsidRPr="006E6534">
        <w:rPr>
          <w:rFonts w:cs="Times New Roman"/>
          <w:color w:val="000000" w:themeColor="text1"/>
          <w:rPrChange w:id="2801" w:author="N F" w:date="2023-12-05T03:08:00Z">
            <w:rPr>
              <w:rFonts w:cs="Times New Roman"/>
            </w:rPr>
          </w:rPrChange>
        </w:rPr>
        <w:t xml:space="preserve"> (делеции в экзоне 19 или замены </w:t>
      </w:r>
      <w:r w:rsidRPr="006E6534">
        <w:rPr>
          <w:rFonts w:cs="Times New Roman"/>
          <w:color w:val="000000" w:themeColor="text1"/>
          <w:lang w:val="en-US"/>
          <w:rPrChange w:id="2802" w:author="N F" w:date="2023-12-05T03:08:00Z">
            <w:rPr>
              <w:rFonts w:cs="Times New Roman"/>
              <w:lang w:val="en-US"/>
            </w:rPr>
          </w:rPrChange>
        </w:rPr>
        <w:t>L</w:t>
      </w:r>
      <w:r w:rsidRPr="006E6534">
        <w:rPr>
          <w:rFonts w:cs="Times New Roman"/>
          <w:color w:val="000000" w:themeColor="text1"/>
          <w:rPrChange w:id="2803" w:author="N F" w:date="2023-12-05T03:08:00Z">
            <w:rPr>
              <w:rFonts w:cs="Times New Roman"/>
            </w:rPr>
          </w:rPrChange>
        </w:rPr>
        <w:t>858</w:t>
      </w:r>
      <w:r w:rsidRPr="006E6534">
        <w:rPr>
          <w:rFonts w:cs="Times New Roman"/>
          <w:color w:val="000000" w:themeColor="text1"/>
          <w:lang w:val="en-US"/>
          <w:rPrChange w:id="2804" w:author="N F" w:date="2023-12-05T03:08:00Z">
            <w:rPr>
              <w:rFonts w:cs="Times New Roman"/>
              <w:lang w:val="en-US"/>
            </w:rPr>
          </w:rPrChange>
        </w:rPr>
        <w:t>R</w:t>
      </w:r>
      <w:r w:rsidRPr="006E6534">
        <w:rPr>
          <w:rFonts w:cs="Times New Roman"/>
          <w:color w:val="000000" w:themeColor="text1"/>
          <w:rPrChange w:id="2805" w:author="N F" w:date="2023-12-05T03:08:00Z">
            <w:rPr>
              <w:rFonts w:cs="Times New Roman"/>
            </w:rPr>
          </w:rPrChange>
        </w:rPr>
        <w:t xml:space="preserve"> в экзоне 21).</w:t>
      </w:r>
    </w:p>
    <w:p w14:paraId="5F579EC0" w14:textId="77777777" w:rsidR="00775E2E" w:rsidRPr="006E6534" w:rsidRDefault="00775E2E">
      <w:pPr>
        <w:pStyle w:val="SDText"/>
        <w:numPr>
          <w:ilvl w:val="0"/>
          <w:numId w:val="8"/>
        </w:numPr>
        <w:spacing w:after="0"/>
        <w:ind w:left="709" w:hanging="283"/>
        <w:rPr>
          <w:rFonts w:cs="Times New Roman"/>
          <w:color w:val="000000" w:themeColor="text1"/>
          <w:rPrChange w:id="2806" w:author="N F" w:date="2023-12-05T03:08:00Z">
            <w:rPr>
              <w:rFonts w:cs="Times New Roman"/>
            </w:rPr>
          </w:rPrChange>
        </w:rPr>
        <w:pPrChange w:id="2807" w:author="Barshadskaya, Yuliya" w:date="2024-01-12T23:02:00Z">
          <w:pPr>
            <w:pStyle w:val="SDText"/>
          </w:pPr>
        </w:pPrChange>
      </w:pPr>
      <w:r w:rsidRPr="006E6534">
        <w:rPr>
          <w:rFonts w:cs="Times New Roman"/>
          <w:color w:val="000000" w:themeColor="text1"/>
          <w:rPrChange w:id="2808" w:author="N F" w:date="2023-12-05T03:08:00Z">
            <w:rPr>
              <w:rFonts w:cs="Times New Roman"/>
            </w:rPr>
          </w:rPrChange>
        </w:rPr>
        <w:t xml:space="preserve">Первая линия терапии местно-распространенного или метастатического немелкоклеточного рака легкого в случае наличия в опухолевых клетках мутации в гене </w:t>
      </w:r>
      <w:r w:rsidRPr="006E6534">
        <w:rPr>
          <w:rFonts w:cs="Times New Roman"/>
          <w:color w:val="000000" w:themeColor="text1"/>
          <w:lang w:val="en-US"/>
          <w:rPrChange w:id="2809" w:author="N F" w:date="2023-12-05T03:08:00Z">
            <w:rPr>
              <w:rFonts w:cs="Times New Roman"/>
              <w:lang w:val="en-US"/>
            </w:rPr>
          </w:rPrChange>
        </w:rPr>
        <w:t>EGFR</w:t>
      </w:r>
      <w:r w:rsidRPr="006E6534">
        <w:rPr>
          <w:rFonts w:cs="Times New Roman"/>
          <w:color w:val="000000" w:themeColor="text1"/>
          <w:rPrChange w:id="2810" w:author="N F" w:date="2023-12-05T03:08:00Z">
            <w:rPr>
              <w:rFonts w:cs="Times New Roman"/>
            </w:rPr>
          </w:rPrChange>
        </w:rPr>
        <w:t xml:space="preserve"> (делеции в экзоне 19 или замены </w:t>
      </w:r>
      <w:r w:rsidRPr="006E6534">
        <w:rPr>
          <w:rFonts w:cs="Times New Roman"/>
          <w:color w:val="000000" w:themeColor="text1"/>
          <w:lang w:val="en-US"/>
          <w:rPrChange w:id="2811" w:author="N F" w:date="2023-12-05T03:08:00Z">
            <w:rPr>
              <w:rFonts w:cs="Times New Roman"/>
              <w:lang w:val="en-US"/>
            </w:rPr>
          </w:rPrChange>
        </w:rPr>
        <w:t>L</w:t>
      </w:r>
      <w:r w:rsidRPr="006E6534">
        <w:rPr>
          <w:rFonts w:cs="Times New Roman"/>
          <w:color w:val="000000" w:themeColor="text1"/>
          <w:rPrChange w:id="2812" w:author="N F" w:date="2023-12-05T03:08:00Z">
            <w:rPr>
              <w:rFonts w:cs="Times New Roman"/>
            </w:rPr>
          </w:rPrChange>
        </w:rPr>
        <w:t>858</w:t>
      </w:r>
      <w:r w:rsidRPr="006E6534">
        <w:rPr>
          <w:rFonts w:cs="Times New Roman"/>
          <w:color w:val="000000" w:themeColor="text1"/>
          <w:lang w:val="en-US"/>
          <w:rPrChange w:id="2813" w:author="N F" w:date="2023-12-05T03:08:00Z">
            <w:rPr>
              <w:rFonts w:cs="Times New Roman"/>
              <w:lang w:val="en-US"/>
            </w:rPr>
          </w:rPrChange>
        </w:rPr>
        <w:t>R</w:t>
      </w:r>
      <w:r w:rsidRPr="006E6534">
        <w:rPr>
          <w:rFonts w:cs="Times New Roman"/>
          <w:color w:val="000000" w:themeColor="text1"/>
          <w:rPrChange w:id="2814" w:author="N F" w:date="2023-12-05T03:08:00Z">
            <w:rPr>
              <w:rFonts w:cs="Times New Roman"/>
            </w:rPr>
          </w:rPrChange>
        </w:rPr>
        <w:t xml:space="preserve"> в экзоне 21) у взрослых пациентов.</w:t>
      </w:r>
    </w:p>
    <w:p w14:paraId="3F722668" w14:textId="6E211ED2" w:rsidR="00775E2E" w:rsidRPr="006E6534" w:rsidRDefault="00775E2E">
      <w:pPr>
        <w:pStyle w:val="SDText"/>
        <w:numPr>
          <w:ilvl w:val="0"/>
          <w:numId w:val="8"/>
        </w:numPr>
        <w:spacing w:after="0"/>
        <w:ind w:left="709" w:hanging="283"/>
        <w:rPr>
          <w:rFonts w:cs="Times New Roman"/>
          <w:color w:val="000000" w:themeColor="text1"/>
          <w:rPrChange w:id="2815" w:author="N F" w:date="2023-12-05T03:08:00Z">
            <w:rPr>
              <w:rFonts w:cs="Times New Roman"/>
            </w:rPr>
          </w:rPrChange>
        </w:rPr>
        <w:pPrChange w:id="2816" w:author="Barshadskaya, Yuliya" w:date="2024-01-12T23:02:00Z">
          <w:pPr>
            <w:pStyle w:val="SDText"/>
          </w:pPr>
        </w:pPrChange>
      </w:pPr>
      <w:r w:rsidRPr="006E6534">
        <w:rPr>
          <w:rFonts w:cs="Times New Roman"/>
          <w:color w:val="000000" w:themeColor="text1"/>
          <w:rPrChange w:id="2817" w:author="N F" w:date="2023-12-05T03:08:00Z">
            <w:rPr>
              <w:rFonts w:cs="Times New Roman"/>
            </w:rPr>
          </w:rPrChange>
        </w:rPr>
        <w:t>Местно-распространенный или метастатический немелкоклеточный рак легкого с мутацией Т790М в гене EGFR у взрослых пациентов.</w:t>
      </w:r>
    </w:p>
    <w:p w14:paraId="094D4ECC" w14:textId="77777777" w:rsidR="008D2D2E" w:rsidRDefault="008D2D2E">
      <w:pPr>
        <w:pStyle w:val="2"/>
        <w:numPr>
          <w:ilvl w:val="0"/>
          <w:numId w:val="0"/>
        </w:numPr>
        <w:spacing w:line="240" w:lineRule="auto"/>
        <w:rPr>
          <w:ins w:id="2818" w:author="Barshadskaya, Yuliya" w:date="2024-02-22T21:04:00Z"/>
          <w:sz w:val="24"/>
          <w:szCs w:val="24"/>
        </w:rPr>
        <w:pPrChange w:id="2819" w:author="Barshadskaya, Yuliya" w:date="2024-02-22T21:05:00Z">
          <w:pPr>
            <w:pStyle w:val="2"/>
            <w:spacing w:line="240" w:lineRule="auto"/>
          </w:pPr>
        </w:pPrChange>
      </w:pPr>
      <w:bookmarkStart w:id="2820" w:name="_Toc124437913"/>
      <w:ins w:id="2821" w:author="Barshadskaya, Yuliya" w:date="2024-02-22T21:04:00Z">
        <w:r>
          <w:rPr>
            <w:sz w:val="24"/>
            <w:szCs w:val="24"/>
          </w:rPr>
          <w:lastRenderedPageBreak/>
          <w:t>Список литературы:</w:t>
        </w:r>
        <w:bookmarkEnd w:id="2820"/>
      </w:ins>
    </w:p>
    <w:p w14:paraId="7FA63513" w14:textId="77777777" w:rsidR="008D2D2E" w:rsidRDefault="008D2D2E">
      <w:pPr>
        <w:pStyle w:val="ab"/>
        <w:numPr>
          <w:ilvl w:val="0"/>
          <w:numId w:val="17"/>
        </w:numPr>
        <w:spacing w:after="0"/>
        <w:ind w:left="284" w:hanging="284"/>
        <w:rPr>
          <w:ins w:id="2822" w:author="Barshadskaya, Yuliya" w:date="2024-02-22T21:08:00Z"/>
          <w:rFonts w:cs="Times New Roman"/>
          <w:color w:val="000000" w:themeColor="text1"/>
          <w:lang w:val="en-GB"/>
        </w:rPr>
        <w:pPrChange w:id="2823" w:author="Barshadskaya, Yuliya" w:date="2024-02-22T21:08:00Z">
          <w:pPr>
            <w:pStyle w:val="afe"/>
            <w:numPr>
              <w:numId w:val="17"/>
            </w:numPr>
            <w:spacing w:line="240" w:lineRule="auto"/>
            <w:ind w:hanging="360"/>
          </w:pPr>
        </w:pPrChange>
      </w:pPr>
      <w:ins w:id="2824" w:author="Barshadskaya, Yuliya" w:date="2024-02-22T21:06:00Z">
        <w:r w:rsidRPr="0081320A">
          <w:rPr>
            <w:rFonts w:cs="Times New Roman"/>
            <w:color w:val="000000" w:themeColor="text1"/>
          </w:rPr>
          <w:t>Ассоциация онкологов России. Злокачественное новообразование бронхов и легкого. Клинические</w:t>
        </w:r>
        <w:r w:rsidRPr="0081320A">
          <w:rPr>
            <w:rFonts w:cs="Times New Roman"/>
            <w:color w:val="000000" w:themeColor="text1"/>
            <w:lang w:val="en-GB"/>
          </w:rPr>
          <w:t xml:space="preserve"> </w:t>
        </w:r>
        <w:r w:rsidRPr="0081320A">
          <w:rPr>
            <w:rFonts w:cs="Times New Roman"/>
            <w:color w:val="000000" w:themeColor="text1"/>
          </w:rPr>
          <w:t>рекомендации</w:t>
        </w:r>
        <w:r w:rsidRPr="0081320A">
          <w:rPr>
            <w:rFonts w:cs="Times New Roman"/>
            <w:color w:val="000000" w:themeColor="text1"/>
            <w:lang w:val="en-GB"/>
          </w:rPr>
          <w:t xml:space="preserve"> [Internet]. 2022 [cited 2022 Aug 2]. Available from: </w:t>
        </w:r>
      </w:ins>
      <w:ins w:id="2825" w:author="Barshadskaya, Yuliya" w:date="2024-02-22T21:07:00Z">
        <w:r>
          <w:rPr>
            <w:rFonts w:cs="Times New Roman"/>
            <w:color w:val="000000" w:themeColor="text1"/>
            <w:lang w:val="en-GB"/>
          </w:rPr>
          <w:fldChar w:fldCharType="begin"/>
        </w:r>
        <w:r>
          <w:rPr>
            <w:rFonts w:cs="Times New Roman"/>
            <w:color w:val="000000" w:themeColor="text1"/>
            <w:lang w:val="en-GB"/>
          </w:rPr>
          <w:instrText xml:space="preserve"> HYPERLINK "</w:instrText>
        </w:r>
      </w:ins>
      <w:ins w:id="2826" w:author="Barshadskaya, Yuliya" w:date="2024-02-22T21:06:00Z">
        <w:r w:rsidRPr="00B8644E">
          <w:rPr>
            <w:color w:val="000000" w:themeColor="text1"/>
            <w:lang w:val="en-US"/>
            <w:rPrChange w:id="2827" w:author="Barshadskaya, Yuliya" w:date="2024-02-22T23:33:00Z">
              <w:rPr>
                <w:rStyle w:val="a9"/>
                <w:rFonts w:cs="Times New Roman"/>
                <w:lang w:val="en-GB"/>
              </w:rPr>
            </w:rPrChange>
          </w:rPr>
          <w:instrText>https://cr.minzdrav.gov.ru/recomend/30_</w:instrText>
        </w:r>
        <w:r w:rsidRPr="0081320A">
          <w:rPr>
            <w:rFonts w:cs="Times New Roman"/>
            <w:color w:val="000000" w:themeColor="text1"/>
            <w:lang w:val="en-GB"/>
          </w:rPr>
          <w:instrText>4</w:instrText>
        </w:r>
      </w:ins>
      <w:ins w:id="2828" w:author="Barshadskaya, Yuliya" w:date="2024-02-22T21:07:00Z">
        <w:r>
          <w:rPr>
            <w:rFonts w:cs="Times New Roman"/>
            <w:color w:val="000000" w:themeColor="text1"/>
            <w:lang w:val="en-GB"/>
          </w:rPr>
          <w:instrText xml:space="preserve">" </w:instrText>
        </w:r>
        <w:r>
          <w:rPr>
            <w:rFonts w:cs="Times New Roman"/>
            <w:color w:val="000000" w:themeColor="text1"/>
            <w:lang w:val="en-GB"/>
          </w:rPr>
          <w:fldChar w:fldCharType="separate"/>
        </w:r>
      </w:ins>
      <w:ins w:id="2829" w:author="Barshadskaya, Yuliya" w:date="2024-02-22T21:06:00Z">
        <w:r w:rsidRPr="008D2D2E">
          <w:rPr>
            <w:rStyle w:val="a9"/>
            <w:rFonts w:cs="Times New Roman"/>
            <w:lang w:val="en-GB"/>
          </w:rPr>
          <w:t>https://cr.minzdrav.gov.ru/recomend/30_</w:t>
        </w:r>
        <w:r w:rsidRPr="00E02F94">
          <w:rPr>
            <w:rStyle w:val="a9"/>
            <w:rFonts w:cs="Times New Roman"/>
            <w:lang w:val="en-GB"/>
          </w:rPr>
          <w:t>4</w:t>
        </w:r>
      </w:ins>
      <w:ins w:id="2830" w:author="Barshadskaya, Yuliya" w:date="2024-02-22T21:07:00Z">
        <w:r>
          <w:rPr>
            <w:rFonts w:cs="Times New Roman"/>
            <w:color w:val="000000" w:themeColor="text1"/>
            <w:lang w:val="en-GB"/>
          </w:rPr>
          <w:fldChar w:fldCharType="end"/>
        </w:r>
      </w:ins>
    </w:p>
    <w:p w14:paraId="0A8EDD83" w14:textId="77777777" w:rsidR="008D2D2E" w:rsidRPr="008D2D2E" w:rsidRDefault="008D2D2E">
      <w:pPr>
        <w:pStyle w:val="ab"/>
        <w:numPr>
          <w:ilvl w:val="0"/>
          <w:numId w:val="17"/>
        </w:numPr>
        <w:spacing w:after="0"/>
        <w:ind w:left="284" w:hanging="284"/>
        <w:rPr>
          <w:ins w:id="2831" w:author="Barshadskaya, Yuliya" w:date="2024-02-22T21:08:00Z"/>
          <w:rFonts w:cs="Times New Roman"/>
          <w:color w:val="000000" w:themeColor="text1"/>
          <w:lang w:val="en-GB"/>
          <w:rPrChange w:id="2832" w:author="Barshadskaya, Yuliya" w:date="2024-02-22T21:08:00Z">
            <w:rPr>
              <w:ins w:id="2833" w:author="Barshadskaya, Yuliya" w:date="2024-02-22T21:08:00Z"/>
              <w:rFonts w:cs="Times New Roman"/>
              <w:color w:val="000000" w:themeColor="text1"/>
              <w:lang w:val="en-US"/>
            </w:rPr>
          </w:rPrChange>
        </w:rPr>
        <w:pPrChange w:id="2834" w:author="Barshadskaya, Yuliya" w:date="2024-02-22T21:08:00Z">
          <w:pPr>
            <w:pStyle w:val="afe"/>
            <w:numPr>
              <w:numId w:val="17"/>
            </w:numPr>
            <w:spacing w:line="240" w:lineRule="auto"/>
            <w:ind w:hanging="360"/>
          </w:pPr>
        </w:pPrChange>
      </w:pPr>
      <w:ins w:id="2835" w:author="Barshadskaya, Yuliya" w:date="2024-02-22T21:07:00Z">
        <w:r w:rsidRPr="008D2D2E">
          <w:rPr>
            <w:rFonts w:cs="Times New Roman"/>
            <w:color w:val="000000" w:themeColor="text1"/>
            <w:lang w:val="en-US"/>
            <w:rPrChange w:id="2836" w:author="Barshadskaya, Yuliya" w:date="2024-02-22T21:08:00Z">
              <w:rPr>
                <w:lang w:val="en-US"/>
              </w:rPr>
            </w:rPrChange>
          </w:rPr>
          <w:t>Tjulandin S, et al. Prospective cohort study of clinical characteristics and management patterns for patients with non-small-cell lung cancer in the Russian Federation: EPICLIN-Lung. Curr Med Res Opin. 2015 Jun;31(6):1117-27.</w:t>
        </w:r>
      </w:ins>
    </w:p>
    <w:p w14:paraId="5D737554" w14:textId="77777777" w:rsidR="00B647EB" w:rsidRPr="00B647EB" w:rsidRDefault="008D2D2E">
      <w:pPr>
        <w:pStyle w:val="ab"/>
        <w:numPr>
          <w:ilvl w:val="0"/>
          <w:numId w:val="17"/>
        </w:numPr>
        <w:spacing w:after="0"/>
        <w:ind w:left="284" w:hanging="284"/>
        <w:rPr>
          <w:ins w:id="2837" w:author="Barshadskaya, Yuliya" w:date="2024-02-22T21:11:00Z"/>
          <w:rFonts w:cs="Times New Roman"/>
          <w:color w:val="000000" w:themeColor="text1"/>
          <w:lang w:val="en-GB"/>
          <w:rPrChange w:id="2838" w:author="Barshadskaya, Yuliya" w:date="2024-02-22T21:11:00Z">
            <w:rPr>
              <w:ins w:id="2839" w:author="Barshadskaya, Yuliya" w:date="2024-02-22T21:11:00Z"/>
              <w:rFonts w:cs="Times New Roman"/>
              <w:color w:val="000000" w:themeColor="text1"/>
            </w:rPr>
          </w:rPrChange>
        </w:rPr>
        <w:pPrChange w:id="2840" w:author="Barshadskaya, Yuliya" w:date="2024-02-22T21:11:00Z">
          <w:pPr>
            <w:pStyle w:val="ab"/>
          </w:pPr>
        </w:pPrChange>
      </w:pPr>
      <w:ins w:id="2841" w:author="Barshadskaya, Yuliya" w:date="2024-02-22T21:07:00Z">
        <w:r w:rsidRPr="008D2D2E">
          <w:rPr>
            <w:rFonts w:cs="Times New Roman"/>
            <w:color w:val="000000" w:themeColor="text1"/>
            <w:lang w:val="en-US"/>
            <w:rPrChange w:id="2842" w:author="Barshadskaya, Yuliya" w:date="2024-02-22T21:08:00Z">
              <w:rPr>
                <w:lang w:val="en-US"/>
              </w:rPr>
            </w:rPrChange>
          </w:rPr>
          <w:t>Cross DA, et al. AZD9291, an Irreversible EGFR TKI, Overcomes T790M-Mediated Resistance to EGFR Inhibitors in Lung Cancer. Cancer Discov. 201</w:t>
        </w:r>
        <w:r w:rsidRPr="008D2D2E">
          <w:rPr>
            <w:rFonts w:cs="Times New Roman"/>
            <w:color w:val="000000" w:themeColor="text1"/>
            <w:rPrChange w:id="2843" w:author="Barshadskaya, Yuliya" w:date="2024-02-22T21:08:00Z">
              <w:rPr/>
            </w:rPrChange>
          </w:rPr>
          <w:t>4;4(9):1046-1061.</w:t>
        </w:r>
      </w:ins>
    </w:p>
    <w:p w14:paraId="70E4AACA" w14:textId="77777777" w:rsidR="00B647EB" w:rsidRDefault="00B647EB">
      <w:pPr>
        <w:pStyle w:val="ab"/>
        <w:numPr>
          <w:ilvl w:val="0"/>
          <w:numId w:val="17"/>
        </w:numPr>
        <w:spacing w:after="0"/>
        <w:ind w:left="284" w:hanging="284"/>
        <w:rPr>
          <w:ins w:id="2844" w:author="Barshadskaya, Yuliya" w:date="2024-02-22T21:12:00Z"/>
          <w:rFonts w:cs="Times New Roman"/>
          <w:color w:val="000000" w:themeColor="text1"/>
          <w:lang w:val="en-GB"/>
        </w:rPr>
        <w:pPrChange w:id="2845" w:author="Barshadskaya, Yuliya" w:date="2024-02-22T21:12:00Z">
          <w:pPr>
            <w:pStyle w:val="ab"/>
            <w:numPr>
              <w:numId w:val="17"/>
            </w:numPr>
            <w:ind w:left="720" w:hanging="360"/>
          </w:pPr>
        </w:pPrChange>
      </w:pPr>
      <w:ins w:id="2846" w:author="Barshadskaya, Yuliya" w:date="2024-02-22T21:11:00Z">
        <w:r w:rsidRPr="00B647EB">
          <w:rPr>
            <w:lang w:val="en-US"/>
          </w:rPr>
          <w:t>Ettinger DS, Wood DE, Aggarwal C, Aisner DL, Akerley W, Bauman JR, et al. NCCN Guidelines Insights: Non–Small Cell Lung Cancer, Version 1.2020. J Natl Compr Cancer Netw J Natl Compr Canc Netw 2019;17:1464–72. doi:10.6004/jnccn.2019.0059.</w:t>
        </w:r>
      </w:ins>
    </w:p>
    <w:p w14:paraId="7F0E5F42" w14:textId="6C46BD9A" w:rsidR="00B647EB" w:rsidRPr="00B647EB" w:rsidRDefault="00B647EB">
      <w:pPr>
        <w:pStyle w:val="ab"/>
        <w:numPr>
          <w:ilvl w:val="0"/>
          <w:numId w:val="17"/>
        </w:numPr>
        <w:spacing w:after="0"/>
        <w:ind w:left="284" w:hanging="284"/>
        <w:rPr>
          <w:ins w:id="2847" w:author="Barshadskaya, Yuliya" w:date="2024-02-22T21:12:00Z"/>
          <w:rFonts w:cs="Times New Roman"/>
          <w:color w:val="000000" w:themeColor="text1"/>
          <w:lang w:val="en-GB"/>
        </w:rPr>
        <w:pPrChange w:id="2848" w:author="Barshadskaya, Yuliya" w:date="2024-02-22T21:12:00Z">
          <w:pPr>
            <w:pStyle w:val="ab"/>
            <w:numPr>
              <w:numId w:val="17"/>
            </w:numPr>
            <w:ind w:left="720" w:hanging="360"/>
          </w:pPr>
        </w:pPrChange>
      </w:pPr>
      <w:ins w:id="2849" w:author="Barshadskaya, Yuliya" w:date="2024-02-22T21:12:00Z">
        <w:r w:rsidRPr="00B647EB">
          <w:rPr>
            <w:rFonts w:cs="Times New Roman"/>
            <w:color w:val="000000" w:themeColor="text1"/>
            <w:lang w:val="en-GB"/>
          </w:rPr>
          <w:t xml:space="preserve">Greig SL. Osimertinib: First Global Approval. Drugs. 2016 Feb 1;76(2):263–73. </w:t>
        </w:r>
      </w:ins>
    </w:p>
    <w:p w14:paraId="15EC0EAF" w14:textId="77777777" w:rsidR="0004789D" w:rsidRPr="008D2D2E" w:rsidRDefault="0004789D" w:rsidP="00415551">
      <w:pPr>
        <w:pStyle w:val="SDText"/>
        <w:rPr>
          <w:rFonts w:cs="Times New Roman"/>
          <w:color w:val="000000" w:themeColor="text1"/>
          <w:lang w:val="en-GB"/>
          <w:rPrChange w:id="2850" w:author="Barshadskaya, Yuliya" w:date="2024-02-22T21:06:00Z">
            <w:rPr>
              <w:rFonts w:cs="Times New Roman"/>
            </w:rPr>
          </w:rPrChange>
        </w:rPr>
      </w:pPr>
    </w:p>
    <w:p w14:paraId="079301F1" w14:textId="77777777" w:rsidR="00B91305" w:rsidRPr="008D2D2E" w:rsidRDefault="00B91305" w:rsidP="00415551">
      <w:pPr>
        <w:spacing w:line="240" w:lineRule="auto"/>
        <w:ind w:firstLine="0"/>
        <w:jc w:val="left"/>
        <w:rPr>
          <w:ins w:id="2851" w:author="N F" w:date="2023-08-03T18:24:00Z"/>
          <w:rFonts w:eastAsiaTheme="majorEastAsia" w:cs="Times New Roman"/>
          <w:b/>
          <w:color w:val="000000" w:themeColor="text1"/>
          <w:sz w:val="32"/>
          <w:szCs w:val="32"/>
          <w:lang w:val="en-US"/>
          <w:rPrChange w:id="2852" w:author="Barshadskaya, Yuliya" w:date="2024-02-22T21:06:00Z">
            <w:rPr>
              <w:ins w:id="2853" w:author="N F" w:date="2023-08-03T18:24:00Z"/>
              <w:rFonts w:eastAsiaTheme="majorEastAsia" w:cs="Times New Roman"/>
              <w:b/>
              <w:color w:val="000000" w:themeColor="text1"/>
              <w:sz w:val="32"/>
              <w:szCs w:val="32"/>
            </w:rPr>
          </w:rPrChange>
        </w:rPr>
      </w:pPr>
      <w:bookmarkStart w:id="2854" w:name="_Toc115732991"/>
      <w:ins w:id="2855" w:author="N F" w:date="2023-08-03T18:24:00Z">
        <w:r w:rsidRPr="008D2D2E">
          <w:rPr>
            <w:rFonts w:cs="Times New Roman"/>
            <w:color w:val="000000" w:themeColor="text1"/>
            <w:lang w:val="en-US"/>
            <w:rPrChange w:id="2856" w:author="Barshadskaya, Yuliya" w:date="2024-02-22T21:06:00Z">
              <w:rPr>
                <w:rFonts w:cs="Times New Roman"/>
              </w:rPr>
            </w:rPrChange>
          </w:rPr>
          <w:br w:type="page"/>
        </w:r>
      </w:ins>
    </w:p>
    <w:p w14:paraId="67D978F2" w14:textId="3DB47C3F" w:rsidR="0032771F" w:rsidRPr="00B8644E" w:rsidDel="00A144B6" w:rsidRDefault="00A144B6">
      <w:pPr>
        <w:pStyle w:val="1"/>
        <w:spacing w:before="0" w:after="0" w:line="240" w:lineRule="auto"/>
        <w:rPr>
          <w:del w:id="2857" w:author="Barshadskaya, Yuliya" w:date="2024-01-12T23:06:00Z"/>
          <w:sz w:val="24"/>
          <w:szCs w:val="24"/>
          <w:rPrChange w:id="2858" w:author="Barshadskaya, Yuliya" w:date="2024-02-22T23:34:00Z">
            <w:rPr>
              <w:del w:id="2859" w:author="Barshadskaya, Yuliya" w:date="2024-01-12T23:06:00Z"/>
            </w:rPr>
          </w:rPrChange>
        </w:rPr>
        <w:pPrChange w:id="2860" w:author="Barshadskaya, Yuliya" w:date="2024-02-22T23:34:00Z">
          <w:pPr>
            <w:pStyle w:val="1"/>
          </w:pPr>
        </w:pPrChange>
      </w:pPr>
      <w:ins w:id="2861" w:author="Barshadskaya, Yuliya" w:date="2024-01-12T23:04:00Z">
        <w:r w:rsidRPr="00B8644E">
          <w:rPr>
            <w:b w:val="0"/>
            <w:sz w:val="24"/>
            <w:szCs w:val="24"/>
            <w:rPrChange w:id="2862" w:author="Barshadskaya, Yuliya" w:date="2024-02-22T23:34:00Z">
              <w:rPr>
                <w:b w:val="0"/>
              </w:rPr>
            </w:rPrChange>
          </w:rPr>
          <w:lastRenderedPageBreak/>
          <w:t xml:space="preserve">2. </w:t>
        </w:r>
      </w:ins>
      <w:r w:rsidR="000E2E22" w:rsidRPr="00B8644E">
        <w:rPr>
          <w:b w:val="0"/>
          <w:sz w:val="24"/>
          <w:szCs w:val="24"/>
          <w:rPrChange w:id="2863" w:author="Barshadskaya, Yuliya" w:date="2024-02-22T23:34:00Z">
            <w:rPr>
              <w:b w:val="0"/>
            </w:rPr>
          </w:rPrChange>
        </w:rPr>
        <w:t>ФИЗИЧЕСКИЕ, ХИМИЧЕСКИЕ, ФАРМАЦЕВТИЧЕСКИЕ СВОЙСТВА И ЛЕКАРСТВЕННАЯ ФОРМА</w:t>
      </w:r>
      <w:bookmarkEnd w:id="2854"/>
    </w:p>
    <w:p w14:paraId="384001D6" w14:textId="77777777" w:rsidR="008D2D2E" w:rsidRDefault="008D2D2E">
      <w:pPr>
        <w:pStyle w:val="1"/>
        <w:numPr>
          <w:ilvl w:val="0"/>
          <w:numId w:val="0"/>
        </w:numPr>
        <w:spacing w:before="0" w:line="240" w:lineRule="auto"/>
        <w:rPr>
          <w:ins w:id="2864" w:author="Barshadskaya, Yuliya" w:date="2024-02-22T21:04:00Z"/>
          <w:rFonts w:cs="Times New Roman"/>
          <w:sz w:val="24"/>
          <w:szCs w:val="24"/>
        </w:rPr>
        <w:pPrChange w:id="2865" w:author="Barshadskaya, Yuliya" w:date="2024-01-12T23:06:00Z">
          <w:pPr>
            <w:pStyle w:val="2"/>
          </w:pPr>
        </w:pPrChange>
      </w:pPr>
      <w:bookmarkStart w:id="2866" w:name="_Toc115732992"/>
    </w:p>
    <w:p w14:paraId="288ECD61" w14:textId="1B737AF0" w:rsidR="000E2E22" w:rsidRPr="00A144B6" w:rsidRDefault="00A144B6">
      <w:pPr>
        <w:pStyle w:val="1"/>
        <w:numPr>
          <w:ilvl w:val="0"/>
          <w:numId w:val="0"/>
        </w:numPr>
        <w:spacing w:before="0" w:after="0" w:line="240" w:lineRule="auto"/>
        <w:rPr>
          <w:rFonts w:cs="Times New Roman"/>
          <w:sz w:val="24"/>
          <w:szCs w:val="24"/>
          <w:rPrChange w:id="2867" w:author="Barshadskaya, Yuliya" w:date="2024-01-12T23:06:00Z">
            <w:rPr/>
          </w:rPrChange>
        </w:rPr>
        <w:pPrChange w:id="2868" w:author="Barshadskaya, Yuliya" w:date="2024-02-22T21:17:00Z">
          <w:pPr>
            <w:pStyle w:val="2"/>
          </w:pPr>
        </w:pPrChange>
      </w:pPr>
      <w:r w:rsidRPr="00A144B6">
        <w:rPr>
          <w:rFonts w:cs="Times New Roman"/>
          <w:sz w:val="24"/>
          <w:szCs w:val="24"/>
          <w:rPrChange w:id="2869" w:author="Barshadskaya, Yuliya" w:date="2024-01-12T23:06:00Z">
            <w:rPr/>
          </w:rPrChange>
        </w:rPr>
        <w:t xml:space="preserve">2.1. </w:t>
      </w:r>
      <w:r w:rsidR="006274AC" w:rsidRPr="00A144B6">
        <w:rPr>
          <w:rFonts w:cs="Times New Roman"/>
          <w:sz w:val="24"/>
          <w:szCs w:val="24"/>
          <w:rPrChange w:id="2870" w:author="Barshadskaya, Yuliya" w:date="2024-01-12T23:06:00Z">
            <w:rPr/>
          </w:rPrChange>
        </w:rPr>
        <w:t>Описание свойств исследуемого препарата</w:t>
      </w:r>
      <w:bookmarkEnd w:id="2866"/>
    </w:p>
    <w:p w14:paraId="399AC659" w14:textId="3A4F9616" w:rsidR="006274AC" w:rsidRPr="006E6534" w:rsidRDefault="00A144B6">
      <w:pPr>
        <w:pStyle w:val="3"/>
        <w:numPr>
          <w:ilvl w:val="0"/>
          <w:numId w:val="0"/>
        </w:numPr>
        <w:spacing w:line="240" w:lineRule="auto"/>
        <w:rPr>
          <w:rFonts w:cs="Times New Roman"/>
          <w:sz w:val="24"/>
          <w:rPrChange w:id="2871" w:author="N F" w:date="2023-12-05T03:08:00Z">
            <w:rPr/>
          </w:rPrChange>
        </w:rPr>
        <w:pPrChange w:id="2872" w:author="Barshadskaya, Yuliya" w:date="2024-01-12T23:07:00Z">
          <w:pPr>
            <w:pStyle w:val="3"/>
          </w:pPr>
        </w:pPrChange>
      </w:pPr>
      <w:bookmarkStart w:id="2873" w:name="_Toc115732993"/>
      <w:ins w:id="2874" w:author="Barshadskaya, Yuliya" w:date="2024-01-12T23:07:00Z">
        <w:r>
          <w:rPr>
            <w:rFonts w:cs="Times New Roman"/>
            <w:sz w:val="24"/>
          </w:rPr>
          <w:t xml:space="preserve">2.1.1. </w:t>
        </w:r>
      </w:ins>
      <w:r w:rsidR="003C4FA9" w:rsidRPr="006E6534">
        <w:rPr>
          <w:rFonts w:cs="Times New Roman"/>
          <w:sz w:val="24"/>
          <w:rPrChange w:id="2875" w:author="N F" w:date="2023-12-05T03:08:00Z">
            <w:rPr/>
          </w:rPrChange>
        </w:rPr>
        <w:t>Химическая формула</w:t>
      </w:r>
      <w:bookmarkEnd w:id="2873"/>
      <w:ins w:id="2876" w:author="Barshadskaya, Yuliya" w:date="2024-02-22T21:17:00Z">
        <w:r w:rsidR="00B647EB" w:rsidRPr="00B647EB">
          <w:rPr>
            <w:rFonts w:cs="Times New Roman"/>
          </w:rPr>
          <w:t xml:space="preserve"> </w:t>
        </w:r>
        <w:r w:rsidR="00B647EB" w:rsidRPr="00B647EB">
          <w:rPr>
            <w:rFonts w:cs="Times New Roman"/>
            <w:b w:val="0"/>
            <w:rPrChange w:id="2877" w:author="Barshadskaya, Yuliya" w:date="2024-02-22T21:17:00Z">
              <w:rPr>
                <w:rFonts w:cs="Times New Roman"/>
              </w:rPr>
            </w:rPrChange>
          </w:rPr>
          <w:t>C</w:t>
        </w:r>
        <w:r w:rsidR="00B647EB" w:rsidRPr="00B647EB">
          <w:rPr>
            <w:rFonts w:cs="Times New Roman"/>
            <w:b w:val="0"/>
            <w:vertAlign w:val="subscript"/>
            <w:rPrChange w:id="2878" w:author="Barshadskaya, Yuliya" w:date="2024-02-22T21:17:00Z">
              <w:rPr>
                <w:rFonts w:cs="Times New Roman"/>
                <w:vertAlign w:val="subscript"/>
              </w:rPr>
            </w:rPrChange>
          </w:rPr>
          <w:t>28</w:t>
        </w:r>
        <w:r w:rsidR="00B647EB" w:rsidRPr="00B647EB">
          <w:rPr>
            <w:rFonts w:cs="Times New Roman"/>
            <w:b w:val="0"/>
            <w:rPrChange w:id="2879" w:author="Barshadskaya, Yuliya" w:date="2024-02-22T21:17:00Z">
              <w:rPr>
                <w:rFonts w:cs="Times New Roman"/>
              </w:rPr>
            </w:rPrChange>
          </w:rPr>
          <w:t>H</w:t>
        </w:r>
        <w:r w:rsidR="00B647EB" w:rsidRPr="00B647EB">
          <w:rPr>
            <w:rFonts w:cs="Times New Roman"/>
            <w:b w:val="0"/>
            <w:vertAlign w:val="subscript"/>
            <w:rPrChange w:id="2880" w:author="Barshadskaya, Yuliya" w:date="2024-02-22T21:17:00Z">
              <w:rPr>
                <w:rFonts w:cs="Times New Roman"/>
                <w:vertAlign w:val="subscript"/>
              </w:rPr>
            </w:rPrChange>
          </w:rPr>
          <w:t>33</w:t>
        </w:r>
        <w:r w:rsidR="00B647EB" w:rsidRPr="00B647EB">
          <w:rPr>
            <w:rFonts w:cs="Times New Roman"/>
            <w:b w:val="0"/>
            <w:rPrChange w:id="2881" w:author="Barshadskaya, Yuliya" w:date="2024-02-22T21:17:00Z">
              <w:rPr>
                <w:rFonts w:cs="Times New Roman"/>
              </w:rPr>
            </w:rPrChange>
          </w:rPr>
          <w:t>N</w:t>
        </w:r>
        <w:r w:rsidR="00B647EB" w:rsidRPr="00B647EB">
          <w:rPr>
            <w:rFonts w:cs="Times New Roman"/>
            <w:b w:val="0"/>
            <w:vertAlign w:val="subscript"/>
            <w:rPrChange w:id="2882" w:author="Barshadskaya, Yuliya" w:date="2024-02-22T21:17:00Z">
              <w:rPr>
                <w:rFonts w:cs="Times New Roman"/>
                <w:vertAlign w:val="subscript"/>
              </w:rPr>
            </w:rPrChange>
          </w:rPr>
          <w:t>7</w:t>
        </w:r>
        <w:r w:rsidR="00B647EB" w:rsidRPr="00B647EB">
          <w:rPr>
            <w:rFonts w:cs="Times New Roman"/>
            <w:b w:val="0"/>
            <w:rPrChange w:id="2883" w:author="Barshadskaya, Yuliya" w:date="2024-02-22T21:17:00Z">
              <w:rPr>
                <w:rFonts w:cs="Times New Roman"/>
              </w:rPr>
            </w:rPrChange>
          </w:rPr>
          <w:t>O</w:t>
        </w:r>
        <w:r w:rsidR="00B647EB" w:rsidRPr="00BC1058">
          <w:rPr>
            <w:rFonts w:cs="Times New Roman"/>
            <w:vertAlign w:val="subscript"/>
          </w:rPr>
          <w:t>2</w:t>
        </w:r>
      </w:ins>
    </w:p>
    <w:p w14:paraId="54AD31F2" w14:textId="77777777" w:rsidR="00364E23" w:rsidRPr="004A73C2" w:rsidDel="00A144B6" w:rsidRDefault="00874D70">
      <w:pPr>
        <w:pStyle w:val="SDText"/>
        <w:ind w:firstLine="0"/>
        <w:rPr>
          <w:del w:id="2884" w:author="Barshadskaya, Yuliya" w:date="2024-01-12T23:08:00Z"/>
          <w:rFonts w:cs="Times New Roman"/>
          <w:color w:val="000000" w:themeColor="text1"/>
        </w:rPr>
        <w:pPrChange w:id="2885" w:author="N F" w:date="2023-08-06T15:38:00Z">
          <w:pPr>
            <w:pStyle w:val="SDText"/>
          </w:pPr>
        </w:pPrChange>
      </w:pPr>
      <w:del w:id="2886" w:author="Barshadskaya, Yuliya" w:date="2024-01-12T23:08:00Z">
        <w:r w:rsidRPr="004A73C2" w:rsidDel="00A144B6">
          <w:rPr>
            <w:rFonts w:cs="Times New Roman"/>
            <w:color w:val="000000" w:themeColor="text1"/>
          </w:rPr>
          <w:delText>Химическая формула о</w:delText>
        </w:r>
        <w:r w:rsidR="00381088" w:rsidRPr="004A73C2" w:rsidDel="00A144B6">
          <w:rPr>
            <w:rFonts w:cs="Times New Roman"/>
            <w:color w:val="000000" w:themeColor="text1"/>
          </w:rPr>
          <w:delText>симертиниб</w:delText>
        </w:r>
        <w:r w:rsidRPr="009556CC" w:rsidDel="00A144B6">
          <w:rPr>
            <w:rFonts w:cs="Times New Roman"/>
            <w:color w:val="000000" w:themeColor="text1"/>
          </w:rPr>
          <w:delText>а</w:delText>
        </w:r>
        <w:r w:rsidR="00381088" w:rsidRPr="008D2D2E" w:rsidDel="00A144B6">
          <w:rPr>
            <w:rFonts w:cs="Times New Roman"/>
            <w:color w:val="000000" w:themeColor="text1"/>
          </w:rPr>
          <w:delText xml:space="preserve"> – </w:delText>
        </w:r>
        <w:r w:rsidR="00381088" w:rsidRPr="008D2D2E" w:rsidDel="00A144B6">
          <w:rPr>
            <w:rFonts w:cs="Times New Roman"/>
            <w:color w:val="000000" w:themeColor="text1"/>
            <w:lang w:val="en-US"/>
          </w:rPr>
          <w:delText>N</w:delText>
        </w:r>
        <w:r w:rsidR="00381088" w:rsidRPr="008D2D2E" w:rsidDel="00A144B6">
          <w:rPr>
            <w:rFonts w:cs="Times New Roman"/>
            <w:color w:val="000000" w:themeColor="text1"/>
          </w:rPr>
          <w:delText>-[2-[2-(</w:delText>
        </w:r>
        <w:r w:rsidRPr="008D2D2E" w:rsidDel="00A144B6">
          <w:rPr>
            <w:rFonts w:cs="Times New Roman"/>
            <w:color w:val="000000" w:themeColor="text1"/>
          </w:rPr>
          <w:delText>диметиламино</w:delText>
        </w:r>
        <w:r w:rsidR="00381088" w:rsidRPr="008D2D2E" w:rsidDel="00A144B6">
          <w:rPr>
            <w:rFonts w:cs="Times New Roman"/>
            <w:color w:val="000000" w:themeColor="text1"/>
          </w:rPr>
          <w:delText>)</w:delText>
        </w:r>
        <w:r w:rsidRPr="008D2D2E" w:rsidDel="00A144B6">
          <w:rPr>
            <w:rFonts w:cs="Times New Roman"/>
            <w:color w:val="000000" w:themeColor="text1"/>
          </w:rPr>
          <w:delText>этил</w:delText>
        </w:r>
        <w:r w:rsidR="00381088" w:rsidRPr="008D2D2E" w:rsidDel="00A144B6">
          <w:rPr>
            <w:rFonts w:cs="Times New Roman"/>
            <w:color w:val="000000" w:themeColor="text1"/>
          </w:rPr>
          <w:delText>-</w:delText>
        </w:r>
        <w:r w:rsidRPr="008D2D2E" w:rsidDel="00A144B6">
          <w:rPr>
            <w:rFonts w:cs="Times New Roman"/>
            <w:color w:val="000000" w:themeColor="text1"/>
          </w:rPr>
          <w:delText>метиламино</w:delText>
        </w:r>
        <w:r w:rsidR="00381088" w:rsidRPr="00B647EB" w:rsidDel="00A144B6">
          <w:rPr>
            <w:rFonts w:cs="Times New Roman"/>
            <w:color w:val="000000" w:themeColor="text1"/>
          </w:rPr>
          <w:delText>]-4-</w:delText>
        </w:r>
        <w:r w:rsidRPr="00B647EB" w:rsidDel="00A144B6">
          <w:rPr>
            <w:rFonts w:cs="Times New Roman"/>
            <w:color w:val="000000" w:themeColor="text1"/>
          </w:rPr>
          <w:delText>метокси</w:delText>
        </w:r>
        <w:r w:rsidR="00381088" w:rsidRPr="00B647EB" w:rsidDel="00A144B6">
          <w:rPr>
            <w:rFonts w:cs="Times New Roman"/>
            <w:color w:val="000000" w:themeColor="text1"/>
          </w:rPr>
          <w:delText>-5-[[4-(1-</w:delText>
        </w:r>
        <w:r w:rsidRPr="00B647EB" w:rsidDel="00A144B6">
          <w:rPr>
            <w:rFonts w:cs="Times New Roman"/>
            <w:color w:val="000000" w:themeColor="text1"/>
          </w:rPr>
          <w:delText>метилиндол</w:delText>
        </w:r>
        <w:r w:rsidR="00381088" w:rsidRPr="00B647EB" w:rsidDel="00A144B6">
          <w:rPr>
            <w:rFonts w:cs="Times New Roman"/>
            <w:color w:val="000000" w:themeColor="text1"/>
          </w:rPr>
          <w:delText>-3-</w:delText>
        </w:r>
        <w:r w:rsidRPr="00B647EB" w:rsidDel="00A144B6">
          <w:rPr>
            <w:rFonts w:cs="Times New Roman"/>
            <w:color w:val="000000" w:themeColor="text1"/>
          </w:rPr>
          <w:delText>ил</w:delText>
        </w:r>
        <w:r w:rsidR="00381088" w:rsidRPr="00B647EB" w:rsidDel="00A144B6">
          <w:rPr>
            <w:rFonts w:cs="Times New Roman"/>
            <w:color w:val="000000" w:themeColor="text1"/>
          </w:rPr>
          <w:delText>)</w:delText>
        </w:r>
        <w:r w:rsidRPr="00B647EB" w:rsidDel="00A144B6">
          <w:rPr>
            <w:rFonts w:cs="Times New Roman"/>
            <w:color w:val="000000" w:themeColor="text1"/>
          </w:rPr>
          <w:delText>пиримидин</w:delText>
        </w:r>
        <w:r w:rsidR="00381088" w:rsidRPr="00B647EB" w:rsidDel="00A144B6">
          <w:rPr>
            <w:rFonts w:cs="Times New Roman"/>
            <w:color w:val="000000" w:themeColor="text1"/>
          </w:rPr>
          <w:delText>-2-</w:delText>
        </w:r>
        <w:r w:rsidRPr="00B647EB" w:rsidDel="00A144B6">
          <w:rPr>
            <w:rFonts w:cs="Times New Roman"/>
            <w:color w:val="000000" w:themeColor="text1"/>
          </w:rPr>
          <w:delText>ил</w:delText>
        </w:r>
        <w:r w:rsidR="00381088" w:rsidRPr="00B647EB" w:rsidDel="00A144B6">
          <w:rPr>
            <w:rFonts w:cs="Times New Roman"/>
            <w:color w:val="000000" w:themeColor="text1"/>
          </w:rPr>
          <w:delText>]</w:delText>
        </w:r>
        <w:r w:rsidRPr="00B647EB" w:rsidDel="00A144B6">
          <w:rPr>
            <w:rFonts w:cs="Times New Roman"/>
            <w:color w:val="000000" w:themeColor="text1"/>
          </w:rPr>
          <w:delText>амино</w:delText>
        </w:r>
        <w:r w:rsidR="00381088" w:rsidRPr="00B647EB" w:rsidDel="00A144B6">
          <w:rPr>
            <w:rFonts w:cs="Times New Roman"/>
            <w:color w:val="000000" w:themeColor="text1"/>
          </w:rPr>
          <w:delText>]</w:delText>
        </w:r>
        <w:r w:rsidRPr="00B647EB" w:rsidDel="00A144B6">
          <w:rPr>
            <w:rFonts w:cs="Times New Roman"/>
            <w:color w:val="000000" w:themeColor="text1"/>
          </w:rPr>
          <w:delText>фенил</w:delText>
        </w:r>
        <w:r w:rsidR="00381088" w:rsidRPr="00B647EB" w:rsidDel="00A144B6">
          <w:rPr>
            <w:rFonts w:cs="Times New Roman"/>
            <w:color w:val="000000" w:themeColor="text1"/>
          </w:rPr>
          <w:delText>]</w:delText>
        </w:r>
        <w:r w:rsidRPr="00B647EB" w:rsidDel="00A144B6">
          <w:rPr>
            <w:rFonts w:cs="Times New Roman"/>
            <w:color w:val="000000" w:themeColor="text1"/>
          </w:rPr>
          <w:delText>проп</w:delText>
        </w:r>
        <w:r w:rsidR="00381088" w:rsidRPr="00B647EB" w:rsidDel="00A144B6">
          <w:rPr>
            <w:rFonts w:cs="Times New Roman"/>
            <w:color w:val="000000" w:themeColor="text1"/>
          </w:rPr>
          <w:delText>-2-</w:delText>
        </w:r>
        <w:r w:rsidRPr="00B647EB" w:rsidDel="00A144B6">
          <w:rPr>
            <w:rFonts w:cs="Times New Roman"/>
            <w:color w:val="000000" w:themeColor="text1"/>
          </w:rPr>
          <w:delText>енамид</w:delText>
        </w:r>
        <w:r w:rsidR="00381088" w:rsidRPr="00B647EB" w:rsidDel="00A144B6">
          <w:rPr>
            <w:rFonts w:cs="Times New Roman"/>
            <w:color w:val="000000" w:themeColor="text1"/>
          </w:rPr>
          <w:delText xml:space="preserve"> –</w:delText>
        </w:r>
        <w:r w:rsidRPr="00B647EB" w:rsidDel="00A144B6">
          <w:rPr>
            <w:rFonts w:cs="Times New Roman"/>
            <w:color w:val="000000" w:themeColor="text1"/>
          </w:rPr>
          <w:delText xml:space="preserve"> C</w:delText>
        </w:r>
        <w:r w:rsidRPr="00B647EB" w:rsidDel="00A144B6">
          <w:rPr>
            <w:rFonts w:cs="Times New Roman"/>
            <w:color w:val="000000" w:themeColor="text1"/>
            <w:vertAlign w:val="subscript"/>
          </w:rPr>
          <w:delText>28</w:delText>
        </w:r>
        <w:r w:rsidRPr="00B647EB" w:rsidDel="00A144B6">
          <w:rPr>
            <w:rFonts w:cs="Times New Roman"/>
            <w:color w:val="000000" w:themeColor="text1"/>
          </w:rPr>
          <w:delText>H</w:delText>
        </w:r>
        <w:r w:rsidRPr="00B647EB" w:rsidDel="00A144B6">
          <w:rPr>
            <w:rFonts w:cs="Times New Roman"/>
            <w:color w:val="000000" w:themeColor="text1"/>
            <w:vertAlign w:val="subscript"/>
          </w:rPr>
          <w:delText>33</w:delText>
        </w:r>
        <w:r w:rsidRPr="00B647EB" w:rsidDel="00A144B6">
          <w:rPr>
            <w:rFonts w:cs="Times New Roman"/>
            <w:color w:val="000000" w:themeColor="text1"/>
          </w:rPr>
          <w:delText>N</w:delText>
        </w:r>
        <w:r w:rsidRPr="00B647EB" w:rsidDel="00A144B6">
          <w:rPr>
            <w:rFonts w:cs="Times New Roman"/>
            <w:color w:val="000000" w:themeColor="text1"/>
            <w:vertAlign w:val="subscript"/>
          </w:rPr>
          <w:delText>7</w:delText>
        </w:r>
        <w:r w:rsidRPr="00B647EB" w:rsidDel="00A144B6">
          <w:rPr>
            <w:rFonts w:cs="Times New Roman"/>
            <w:color w:val="000000" w:themeColor="text1"/>
          </w:rPr>
          <w:delText>O</w:delText>
        </w:r>
        <w:r w:rsidRPr="00B647EB" w:rsidDel="00A144B6">
          <w:rPr>
            <w:rFonts w:cs="Times New Roman"/>
            <w:color w:val="000000" w:themeColor="text1"/>
            <w:vertAlign w:val="subscript"/>
          </w:rPr>
          <w:delText>2</w:delText>
        </w:r>
        <w:r w:rsidRPr="00B647EB" w:rsidDel="00A144B6">
          <w:rPr>
            <w:rFonts w:cs="Times New Roman"/>
            <w:color w:val="000000" w:themeColor="text1"/>
          </w:rPr>
          <w:delText xml:space="preserve"> </w:delText>
        </w:r>
        <w:r w:rsidR="00AE1425" w:rsidRPr="004A73C2" w:rsidDel="00A144B6">
          <w:rPr>
            <w:rFonts w:cs="Times New Roman"/>
            <w:color w:val="000000" w:themeColor="text1"/>
          </w:rPr>
          <w:fldChar w:fldCharType="begin"/>
        </w:r>
        <w:r w:rsidR="00AE1425" w:rsidRPr="004A73C2" w:rsidDel="00A144B6">
          <w:rPr>
            <w:rFonts w:cs="Times New Roman"/>
            <w:color w:val="000000" w:themeColor="text1"/>
          </w:rPr>
          <w:delInstrText xml:space="preserve"> </w:delInstrText>
        </w:r>
        <w:r w:rsidR="00AE1425" w:rsidRPr="009556CC" w:rsidDel="00A144B6">
          <w:rPr>
            <w:rFonts w:cs="Times New Roman"/>
            <w:color w:val="000000" w:themeColor="text1"/>
            <w:lang w:val="en-US"/>
          </w:rPr>
          <w:delInstrText>ADDIN</w:delInstrText>
        </w:r>
        <w:r w:rsidR="00AE1425" w:rsidRPr="008D2D2E" w:rsidDel="00A144B6">
          <w:rPr>
            <w:rFonts w:cs="Times New Roman"/>
            <w:color w:val="000000" w:themeColor="text1"/>
          </w:rPr>
          <w:delInstrText xml:space="preserve"> </w:delInstrText>
        </w:r>
        <w:r w:rsidR="00AE1425" w:rsidRPr="008D2D2E" w:rsidDel="00A144B6">
          <w:rPr>
            <w:rFonts w:cs="Times New Roman"/>
            <w:color w:val="000000" w:themeColor="text1"/>
            <w:lang w:val="en-US"/>
          </w:rPr>
          <w:delInstrText>ZOTERO</w:delInstrText>
        </w:r>
        <w:r w:rsidR="00AE1425" w:rsidRPr="008D2D2E" w:rsidDel="00A144B6">
          <w:rPr>
            <w:rFonts w:cs="Times New Roman"/>
            <w:color w:val="000000" w:themeColor="text1"/>
          </w:rPr>
          <w:delInstrText>_</w:delInstrText>
        </w:r>
        <w:r w:rsidR="00AE1425" w:rsidRPr="008D2D2E" w:rsidDel="00A144B6">
          <w:rPr>
            <w:rFonts w:cs="Times New Roman"/>
            <w:color w:val="000000" w:themeColor="text1"/>
            <w:lang w:val="en-US"/>
          </w:rPr>
          <w:delInstrText>ITEM</w:delInstrText>
        </w:r>
        <w:r w:rsidR="00AE1425" w:rsidRPr="008D2D2E" w:rsidDel="00A144B6">
          <w:rPr>
            <w:rFonts w:cs="Times New Roman"/>
            <w:color w:val="000000" w:themeColor="text1"/>
          </w:rPr>
          <w:delInstrText xml:space="preserve"> </w:delInstrText>
        </w:r>
        <w:r w:rsidR="00AE1425" w:rsidRPr="008D2D2E" w:rsidDel="00A144B6">
          <w:rPr>
            <w:rFonts w:cs="Times New Roman"/>
            <w:color w:val="000000" w:themeColor="text1"/>
            <w:lang w:val="en-US"/>
          </w:rPr>
          <w:delInstrText>CSL</w:delInstrText>
        </w:r>
        <w:r w:rsidR="00AE1425" w:rsidRPr="008D2D2E" w:rsidDel="00A144B6">
          <w:rPr>
            <w:rFonts w:cs="Times New Roman"/>
            <w:color w:val="000000" w:themeColor="text1"/>
          </w:rPr>
          <w:delInstrText>_</w:delInstrText>
        </w:r>
        <w:r w:rsidR="00AE1425" w:rsidRPr="008D2D2E" w:rsidDel="00A144B6">
          <w:rPr>
            <w:rFonts w:cs="Times New Roman"/>
            <w:color w:val="000000" w:themeColor="text1"/>
            <w:lang w:val="en-US"/>
          </w:rPr>
          <w:delInstrText>CITATION</w:delInstrText>
        </w:r>
        <w:r w:rsidR="00AE1425" w:rsidRPr="00B647EB" w:rsidDel="00A144B6">
          <w:rPr>
            <w:rFonts w:cs="Times New Roman"/>
            <w:color w:val="000000" w:themeColor="text1"/>
          </w:rPr>
          <w:delInstrText xml:space="preserve"> {"</w:delInstrText>
        </w:r>
        <w:r w:rsidR="00AE1425" w:rsidRPr="00B647EB" w:rsidDel="00A144B6">
          <w:rPr>
            <w:rFonts w:cs="Times New Roman"/>
            <w:color w:val="000000" w:themeColor="text1"/>
            <w:lang w:val="en-US"/>
          </w:rPr>
          <w:delInstrText>citationID</w:delInstrText>
        </w:r>
        <w:r w:rsidR="00AE1425" w:rsidRPr="00B647EB" w:rsidDel="00A144B6">
          <w:rPr>
            <w:rFonts w:cs="Times New Roman"/>
            <w:color w:val="000000" w:themeColor="text1"/>
          </w:rPr>
          <w:delInstrText>":"</w:delInstrText>
        </w:r>
        <w:r w:rsidR="00AE1425" w:rsidRPr="00B647EB" w:rsidDel="00A144B6">
          <w:rPr>
            <w:rFonts w:cs="Times New Roman"/>
            <w:color w:val="000000" w:themeColor="text1"/>
            <w:lang w:val="en-US"/>
          </w:rPr>
          <w:delInstrText>Vtn</w:delInstrText>
        </w:r>
        <w:r w:rsidR="00AE1425" w:rsidRPr="00B647EB" w:rsidDel="00A144B6">
          <w:rPr>
            <w:rFonts w:cs="Times New Roman"/>
            <w:color w:val="000000" w:themeColor="text1"/>
          </w:rPr>
          <w:delInstrText>4</w:delInstrText>
        </w:r>
        <w:r w:rsidR="00AE1425" w:rsidRPr="00B647EB" w:rsidDel="00A144B6">
          <w:rPr>
            <w:rFonts w:cs="Times New Roman"/>
            <w:color w:val="000000" w:themeColor="text1"/>
            <w:lang w:val="en-US"/>
          </w:rPr>
          <w:delInstrText>EqTI</w:delInstrText>
        </w:r>
        <w:r w:rsidR="00AE1425" w:rsidRPr="00B647EB" w:rsidDel="00A144B6">
          <w:rPr>
            <w:rFonts w:cs="Times New Roman"/>
            <w:color w:val="000000" w:themeColor="text1"/>
          </w:rPr>
          <w:delInstrText>","</w:delInstrText>
        </w:r>
        <w:r w:rsidR="00AE1425" w:rsidRPr="00B647EB" w:rsidDel="00A144B6">
          <w:rPr>
            <w:rFonts w:cs="Times New Roman"/>
            <w:color w:val="000000" w:themeColor="text1"/>
            <w:lang w:val="en-US"/>
          </w:rPr>
          <w:delInstrText>properties</w:delInstrText>
        </w:r>
        <w:r w:rsidR="00AE1425" w:rsidRPr="00B647EB" w:rsidDel="00A144B6">
          <w:rPr>
            <w:rFonts w:cs="Times New Roman"/>
            <w:color w:val="000000" w:themeColor="text1"/>
          </w:rPr>
          <w:delInstrText>":{"</w:delInstrText>
        </w:r>
        <w:r w:rsidR="00AE1425" w:rsidRPr="00B647EB" w:rsidDel="00A144B6">
          <w:rPr>
            <w:rFonts w:cs="Times New Roman"/>
            <w:color w:val="000000" w:themeColor="text1"/>
            <w:lang w:val="en-US"/>
          </w:rPr>
          <w:delInstrText>formattedCitation</w:delInstrText>
        </w:r>
        <w:r w:rsidR="00AE1425" w:rsidRPr="00B647EB" w:rsidDel="00A144B6">
          <w:rPr>
            <w:rFonts w:cs="Times New Roman"/>
            <w:color w:val="000000" w:themeColor="text1"/>
          </w:rPr>
          <w:delInstrText>":"(5)","</w:delInstrText>
        </w:r>
        <w:r w:rsidR="00AE1425" w:rsidRPr="00B647EB" w:rsidDel="00A144B6">
          <w:rPr>
            <w:rFonts w:cs="Times New Roman"/>
            <w:color w:val="000000" w:themeColor="text1"/>
            <w:lang w:val="en-US"/>
          </w:rPr>
          <w:delInstrText>plainCitation</w:delInstrText>
        </w:r>
        <w:r w:rsidR="00AE1425" w:rsidRPr="00B647EB" w:rsidDel="00A144B6">
          <w:rPr>
            <w:rFonts w:cs="Times New Roman"/>
            <w:color w:val="000000" w:themeColor="text1"/>
          </w:rPr>
          <w:delInstrText>":"(5)","</w:delInstrText>
        </w:r>
        <w:r w:rsidR="00AE1425" w:rsidRPr="00B647EB" w:rsidDel="00A144B6">
          <w:rPr>
            <w:rFonts w:cs="Times New Roman"/>
            <w:color w:val="000000" w:themeColor="text1"/>
            <w:lang w:val="en-US"/>
          </w:rPr>
          <w:delInstrText>noteIndex</w:delInstrText>
        </w:r>
        <w:r w:rsidR="00AE1425" w:rsidRPr="00B647EB" w:rsidDel="00A144B6">
          <w:rPr>
            <w:rFonts w:cs="Times New Roman"/>
            <w:color w:val="000000" w:themeColor="text1"/>
          </w:rPr>
          <w:delInstrText>":0},"</w:delInstrText>
        </w:r>
        <w:r w:rsidR="00AE1425" w:rsidRPr="00B647EB" w:rsidDel="00A144B6">
          <w:rPr>
            <w:rFonts w:cs="Times New Roman"/>
            <w:color w:val="000000" w:themeColor="text1"/>
            <w:lang w:val="en-US"/>
          </w:rPr>
          <w:delInstrText>citationItems</w:delInstrText>
        </w:r>
        <w:r w:rsidR="00AE1425" w:rsidRPr="00B647EB" w:rsidDel="00A144B6">
          <w:rPr>
            <w:rFonts w:cs="Times New Roman"/>
            <w:color w:val="000000" w:themeColor="text1"/>
          </w:rPr>
          <w:delInstrText>":[{"</w:delInstrText>
        </w:r>
        <w:r w:rsidR="00AE1425" w:rsidRPr="00B647EB" w:rsidDel="00A144B6">
          <w:rPr>
            <w:rFonts w:cs="Times New Roman"/>
            <w:color w:val="000000" w:themeColor="text1"/>
            <w:lang w:val="en-US"/>
          </w:rPr>
          <w:delInstrText>id</w:delInstrText>
        </w:r>
        <w:r w:rsidR="00AE1425" w:rsidRPr="00B647EB" w:rsidDel="00A144B6">
          <w:rPr>
            <w:rFonts w:cs="Times New Roman"/>
            <w:color w:val="000000" w:themeColor="text1"/>
          </w:rPr>
          <w:delInstrText>":161896,"</w:delInstrText>
        </w:r>
        <w:r w:rsidR="00AE1425" w:rsidRPr="00B647EB" w:rsidDel="00A144B6">
          <w:rPr>
            <w:rFonts w:cs="Times New Roman"/>
            <w:color w:val="000000" w:themeColor="text1"/>
            <w:lang w:val="en-US"/>
          </w:rPr>
          <w:delInstrText>uris</w:delInstrText>
        </w:r>
        <w:r w:rsidR="00AE1425" w:rsidRPr="00B647EB" w:rsidDel="00A144B6">
          <w:rPr>
            <w:rFonts w:cs="Times New Roman"/>
            <w:color w:val="000000" w:themeColor="text1"/>
          </w:rPr>
          <w:delInstrText>":["</w:delInstrText>
        </w:r>
        <w:r w:rsidR="00AE1425" w:rsidRPr="00B647EB" w:rsidDel="00A144B6">
          <w:rPr>
            <w:rFonts w:cs="Times New Roman"/>
            <w:color w:val="000000" w:themeColor="text1"/>
            <w:lang w:val="en-US"/>
          </w:rPr>
          <w:delInstrText>http</w:delInstrText>
        </w:r>
        <w:r w:rsidR="00AE1425" w:rsidRPr="00B647EB" w:rsidDel="00A144B6">
          <w:rPr>
            <w:rFonts w:cs="Times New Roman"/>
            <w:color w:val="000000" w:themeColor="text1"/>
          </w:rPr>
          <w:delInstrText>://</w:delInstrText>
        </w:r>
        <w:r w:rsidR="00AE1425" w:rsidRPr="00B647EB" w:rsidDel="00A144B6">
          <w:rPr>
            <w:rFonts w:cs="Times New Roman"/>
            <w:color w:val="000000" w:themeColor="text1"/>
            <w:lang w:val="en-US"/>
          </w:rPr>
          <w:delInstrText>zotero</w:delInstrText>
        </w:r>
        <w:r w:rsidR="00AE1425" w:rsidRPr="00B647EB" w:rsidDel="00A144B6">
          <w:rPr>
            <w:rFonts w:cs="Times New Roman"/>
            <w:color w:val="000000" w:themeColor="text1"/>
          </w:rPr>
          <w:delInstrText>.</w:delInstrText>
        </w:r>
        <w:r w:rsidR="00AE1425" w:rsidRPr="00B647EB" w:rsidDel="00A144B6">
          <w:rPr>
            <w:rFonts w:cs="Times New Roman"/>
            <w:color w:val="000000" w:themeColor="text1"/>
            <w:lang w:val="en-US"/>
          </w:rPr>
          <w:delInstrText>org</w:delInstrText>
        </w:r>
        <w:r w:rsidR="00AE1425" w:rsidRPr="00B647EB" w:rsidDel="00A144B6">
          <w:rPr>
            <w:rFonts w:cs="Times New Roman"/>
            <w:color w:val="000000" w:themeColor="text1"/>
          </w:rPr>
          <w:delInstrText>/</w:delInstrText>
        </w:r>
        <w:r w:rsidR="00AE1425" w:rsidRPr="00B647EB" w:rsidDel="00A144B6">
          <w:rPr>
            <w:rFonts w:cs="Times New Roman"/>
            <w:color w:val="000000" w:themeColor="text1"/>
            <w:lang w:val="en-US"/>
          </w:rPr>
          <w:delInstrText>groups</w:delInstrText>
        </w:r>
        <w:r w:rsidR="00AE1425" w:rsidRPr="00B647EB" w:rsidDel="00A144B6">
          <w:rPr>
            <w:rFonts w:cs="Times New Roman"/>
            <w:color w:val="000000" w:themeColor="text1"/>
          </w:rPr>
          <w:delInstrText>/4735135/</w:delInstrText>
        </w:r>
        <w:r w:rsidR="00AE1425" w:rsidRPr="00B647EB" w:rsidDel="00A144B6">
          <w:rPr>
            <w:rFonts w:cs="Times New Roman"/>
            <w:color w:val="000000" w:themeColor="text1"/>
            <w:lang w:val="en-US"/>
          </w:rPr>
          <w:delInstrText>items</w:delInstrText>
        </w:r>
        <w:r w:rsidR="00AE1425" w:rsidRPr="00B647EB" w:rsidDel="00A144B6">
          <w:rPr>
            <w:rFonts w:cs="Times New Roman"/>
            <w:color w:val="000000" w:themeColor="text1"/>
          </w:rPr>
          <w:delInstrText>/</w:delInstrText>
        </w:r>
        <w:r w:rsidR="00AE1425" w:rsidRPr="00B647EB" w:rsidDel="00A144B6">
          <w:rPr>
            <w:rFonts w:cs="Times New Roman"/>
            <w:color w:val="000000" w:themeColor="text1"/>
            <w:lang w:val="en-US"/>
          </w:rPr>
          <w:delInstrText>MYHRN</w:delInstrText>
        </w:r>
        <w:r w:rsidR="00AE1425" w:rsidRPr="00B647EB" w:rsidDel="00A144B6">
          <w:rPr>
            <w:rFonts w:cs="Times New Roman"/>
            <w:color w:val="000000" w:themeColor="text1"/>
          </w:rPr>
          <w:delInstrText>2</w:delInstrText>
        </w:r>
        <w:r w:rsidR="00AE1425" w:rsidRPr="00B647EB" w:rsidDel="00A144B6">
          <w:rPr>
            <w:rFonts w:cs="Times New Roman"/>
            <w:color w:val="000000" w:themeColor="text1"/>
            <w:lang w:val="en-US"/>
          </w:rPr>
          <w:delInstrText>I</w:delInstrText>
        </w:r>
        <w:r w:rsidR="00AE1425" w:rsidRPr="00B8644E" w:rsidDel="00A144B6">
          <w:rPr>
            <w:rFonts w:cs="Times New Roman"/>
            <w:color w:val="000000" w:themeColor="text1"/>
          </w:rPr>
          <w:delInstrText>7"],"</w:delInstrText>
        </w:r>
        <w:r w:rsidR="00AE1425" w:rsidRPr="00B8644E" w:rsidDel="00A144B6">
          <w:rPr>
            <w:rFonts w:cs="Times New Roman"/>
            <w:color w:val="000000" w:themeColor="text1"/>
            <w:lang w:val="en-US"/>
          </w:rPr>
          <w:delInstrText>itemData</w:delInstrText>
        </w:r>
        <w:r w:rsidR="00AE1425" w:rsidRPr="00B8644E" w:rsidDel="00A144B6">
          <w:rPr>
            <w:rFonts w:cs="Times New Roman"/>
            <w:color w:val="000000" w:themeColor="text1"/>
          </w:rPr>
          <w:delInstrText>":{"</w:delInstrText>
        </w:r>
        <w:r w:rsidR="00AE1425" w:rsidRPr="00B8644E" w:rsidDel="00A144B6">
          <w:rPr>
            <w:rFonts w:cs="Times New Roman"/>
            <w:color w:val="000000" w:themeColor="text1"/>
            <w:lang w:val="en-US"/>
          </w:rPr>
          <w:delInstrText>id</w:delInstrText>
        </w:r>
        <w:r w:rsidR="00AE1425" w:rsidRPr="00B8644E" w:rsidDel="00A144B6">
          <w:rPr>
            <w:rFonts w:cs="Times New Roman"/>
            <w:color w:val="000000" w:themeColor="text1"/>
          </w:rPr>
          <w:delInstrText>":161896,"</w:delInstrText>
        </w:r>
        <w:r w:rsidR="00AE1425" w:rsidRPr="00B8644E" w:rsidDel="00A144B6">
          <w:rPr>
            <w:rFonts w:cs="Times New Roman"/>
            <w:color w:val="000000" w:themeColor="text1"/>
            <w:lang w:val="en-US"/>
          </w:rPr>
          <w:delInstrText>type</w:delInstrText>
        </w:r>
        <w:r w:rsidR="00AE1425" w:rsidRPr="00B8644E" w:rsidDel="00A144B6">
          <w:rPr>
            <w:rFonts w:cs="Times New Roman"/>
            <w:color w:val="000000" w:themeColor="text1"/>
          </w:rPr>
          <w:delInstrText>":"</w:delInstrText>
        </w:r>
        <w:r w:rsidR="00AE1425" w:rsidRPr="00B8644E" w:rsidDel="00A144B6">
          <w:rPr>
            <w:rFonts w:cs="Times New Roman"/>
            <w:color w:val="000000" w:themeColor="text1"/>
            <w:lang w:val="en-US"/>
          </w:rPr>
          <w:delInstrText>webpage</w:delInstrText>
        </w:r>
        <w:r w:rsidR="00AE1425" w:rsidRPr="00B8644E" w:rsidDel="00A144B6">
          <w:rPr>
            <w:rFonts w:cs="Times New Roman"/>
            <w:color w:val="000000" w:themeColor="text1"/>
          </w:rPr>
          <w:delInstrText>","</w:delInstrText>
        </w:r>
        <w:r w:rsidR="00AE1425" w:rsidRPr="00B8644E" w:rsidDel="00A144B6">
          <w:rPr>
            <w:rFonts w:cs="Times New Roman"/>
            <w:color w:val="000000" w:themeColor="text1"/>
            <w:lang w:val="en-US"/>
          </w:rPr>
          <w:delInstrText>abstract</w:delInstrText>
        </w:r>
        <w:r w:rsidR="00AE1425" w:rsidRPr="00B8644E" w:rsidDel="00A144B6">
          <w:rPr>
            <w:rFonts w:cs="Times New Roman"/>
            <w:color w:val="000000" w:themeColor="text1"/>
          </w:rPr>
          <w:delInstrText>":"</w:delInstrText>
        </w:r>
        <w:r w:rsidR="00AE1425" w:rsidRPr="00B8644E" w:rsidDel="00A144B6">
          <w:rPr>
            <w:rFonts w:cs="Times New Roman"/>
            <w:color w:val="000000" w:themeColor="text1"/>
            <w:lang w:val="en-US"/>
          </w:rPr>
          <w:delInstrText>Osimertinib</w:delInstrText>
        </w:r>
        <w:r w:rsidR="00AE1425" w:rsidRPr="00B8644E" w:rsidDel="00A144B6">
          <w:rPr>
            <w:rFonts w:cs="Times New Roman"/>
            <w:color w:val="000000" w:themeColor="text1"/>
          </w:rPr>
          <w:delInstrText xml:space="preserve"> | </w:delInstrText>
        </w:r>
        <w:r w:rsidR="00AE1425" w:rsidRPr="00B8644E" w:rsidDel="00A144B6">
          <w:rPr>
            <w:rFonts w:cs="Times New Roman"/>
            <w:color w:val="000000" w:themeColor="text1"/>
            <w:lang w:val="en-US"/>
          </w:rPr>
          <w:delInstrText>C</w:delInstrText>
        </w:r>
        <w:r w:rsidR="00AE1425" w:rsidRPr="00B8644E" w:rsidDel="00A144B6">
          <w:rPr>
            <w:rFonts w:cs="Times New Roman"/>
            <w:color w:val="000000" w:themeColor="text1"/>
          </w:rPr>
          <w:delInstrText>28</w:delInstrText>
        </w:r>
        <w:r w:rsidR="00AE1425" w:rsidRPr="00B8644E" w:rsidDel="00A144B6">
          <w:rPr>
            <w:rFonts w:cs="Times New Roman"/>
            <w:color w:val="000000" w:themeColor="text1"/>
            <w:lang w:val="en-US"/>
          </w:rPr>
          <w:delInstrText>H</w:delInstrText>
        </w:r>
        <w:r w:rsidR="00AE1425" w:rsidRPr="00B8644E" w:rsidDel="00A144B6">
          <w:rPr>
            <w:rFonts w:cs="Times New Roman"/>
            <w:color w:val="000000" w:themeColor="text1"/>
          </w:rPr>
          <w:delInstrText>33</w:delInstrText>
        </w:r>
        <w:r w:rsidR="00AE1425" w:rsidRPr="005A74E6" w:rsidDel="00A144B6">
          <w:rPr>
            <w:rFonts w:cs="Times New Roman"/>
            <w:color w:val="000000" w:themeColor="text1"/>
            <w:lang w:val="en-US"/>
          </w:rPr>
          <w:delInstrText>N</w:delInstrText>
        </w:r>
        <w:r w:rsidR="00AE1425" w:rsidRPr="007C662F" w:rsidDel="00A144B6">
          <w:rPr>
            <w:rFonts w:cs="Times New Roman"/>
            <w:color w:val="000000" w:themeColor="text1"/>
          </w:rPr>
          <w:delInstrText>7</w:delInstrText>
        </w:r>
        <w:r w:rsidR="00AE1425" w:rsidRPr="002E36A6" w:rsidDel="00A144B6">
          <w:rPr>
            <w:rFonts w:cs="Times New Roman"/>
            <w:color w:val="000000" w:themeColor="text1"/>
            <w:lang w:val="en-US"/>
          </w:rPr>
          <w:delInstrText>O</w:delInstrText>
        </w:r>
        <w:r w:rsidR="00AE1425" w:rsidRPr="002E36A6" w:rsidDel="00A144B6">
          <w:rPr>
            <w:rFonts w:cs="Times New Roman"/>
            <w:color w:val="000000" w:themeColor="text1"/>
          </w:rPr>
          <w:delInstrText xml:space="preserve">2 | </w:delInstrText>
        </w:r>
        <w:r w:rsidR="00AE1425" w:rsidRPr="002E36A6" w:rsidDel="00A144B6">
          <w:rPr>
            <w:rFonts w:cs="Times New Roman"/>
            <w:color w:val="000000" w:themeColor="text1"/>
            <w:lang w:val="en-US"/>
          </w:rPr>
          <w:delInstrText>CID</w:delInstrText>
        </w:r>
        <w:r w:rsidR="00AE1425" w:rsidRPr="002E36A6" w:rsidDel="00A144B6">
          <w:rPr>
            <w:rFonts w:cs="Times New Roman"/>
            <w:color w:val="000000" w:themeColor="text1"/>
          </w:rPr>
          <w:delInstrText xml:space="preserve"> 71496458 - </w:delInstrText>
        </w:r>
        <w:r w:rsidR="00AE1425" w:rsidRPr="002E36A6" w:rsidDel="00A144B6">
          <w:rPr>
            <w:rFonts w:cs="Times New Roman"/>
            <w:color w:val="000000" w:themeColor="text1"/>
            <w:lang w:val="en-US"/>
          </w:rPr>
          <w:delInstrText>structure</w:delInstrText>
        </w:r>
        <w:r w:rsidR="00AE1425" w:rsidRPr="002E36A6" w:rsidDel="00A144B6">
          <w:rPr>
            <w:rFonts w:cs="Times New Roman"/>
            <w:color w:val="000000" w:themeColor="text1"/>
          </w:rPr>
          <w:delInstrText xml:space="preserve">, </w:delInstrText>
        </w:r>
        <w:r w:rsidR="00AE1425" w:rsidRPr="002E36A6" w:rsidDel="00A144B6">
          <w:rPr>
            <w:rFonts w:cs="Times New Roman"/>
            <w:color w:val="000000" w:themeColor="text1"/>
            <w:lang w:val="en-US"/>
          </w:rPr>
          <w:delInstrText>chemical</w:delInstrText>
        </w:r>
        <w:r w:rsidR="00AE1425" w:rsidRPr="002E36A6" w:rsidDel="00A144B6">
          <w:rPr>
            <w:rFonts w:cs="Times New Roman"/>
            <w:color w:val="000000" w:themeColor="text1"/>
          </w:rPr>
          <w:delInstrText xml:space="preserve"> </w:delInstrText>
        </w:r>
        <w:r w:rsidR="00AE1425" w:rsidRPr="002E36A6" w:rsidDel="00A144B6">
          <w:rPr>
            <w:rFonts w:cs="Times New Roman"/>
            <w:color w:val="000000" w:themeColor="text1"/>
            <w:lang w:val="en-US"/>
          </w:rPr>
          <w:delInstrText>names</w:delInstrText>
        </w:r>
        <w:r w:rsidR="00AE1425" w:rsidRPr="002E36A6" w:rsidDel="00A144B6">
          <w:rPr>
            <w:rFonts w:cs="Times New Roman"/>
            <w:color w:val="000000" w:themeColor="text1"/>
          </w:rPr>
          <w:delInstrText xml:space="preserve">, </w:delInstrText>
        </w:r>
        <w:r w:rsidR="00AE1425" w:rsidRPr="002E36A6" w:rsidDel="00A144B6">
          <w:rPr>
            <w:rFonts w:cs="Times New Roman"/>
            <w:color w:val="000000" w:themeColor="text1"/>
            <w:lang w:val="en-US"/>
          </w:rPr>
          <w:delInstrText>physical</w:delInstrText>
        </w:r>
        <w:r w:rsidR="00AE1425" w:rsidRPr="002E36A6" w:rsidDel="00A144B6">
          <w:rPr>
            <w:rFonts w:cs="Times New Roman"/>
            <w:color w:val="000000" w:themeColor="text1"/>
          </w:rPr>
          <w:delInstrText xml:space="preserve"> </w:delInstrText>
        </w:r>
        <w:r w:rsidR="00AE1425" w:rsidRPr="002E36A6" w:rsidDel="00A144B6">
          <w:rPr>
            <w:rFonts w:cs="Times New Roman"/>
            <w:color w:val="000000" w:themeColor="text1"/>
            <w:lang w:val="en-US"/>
          </w:rPr>
          <w:delInstrText>and</w:delInstrText>
        </w:r>
        <w:r w:rsidR="00AE1425" w:rsidRPr="002E36A6" w:rsidDel="00A144B6">
          <w:rPr>
            <w:rFonts w:cs="Times New Roman"/>
            <w:color w:val="000000" w:themeColor="text1"/>
          </w:rPr>
          <w:delInstrText xml:space="preserve"> </w:delInstrText>
        </w:r>
        <w:r w:rsidR="00AE1425" w:rsidRPr="002E36A6" w:rsidDel="00A144B6">
          <w:rPr>
            <w:rFonts w:cs="Times New Roman"/>
            <w:color w:val="000000" w:themeColor="text1"/>
            <w:lang w:val="en-US"/>
          </w:rPr>
          <w:delInstrText>chemical</w:delInstrText>
        </w:r>
        <w:r w:rsidR="00AE1425" w:rsidRPr="002E36A6" w:rsidDel="00A144B6">
          <w:rPr>
            <w:rFonts w:cs="Times New Roman"/>
            <w:color w:val="000000" w:themeColor="text1"/>
          </w:rPr>
          <w:delInstrText xml:space="preserve"> </w:delInstrText>
        </w:r>
        <w:r w:rsidR="00AE1425" w:rsidRPr="002E36A6" w:rsidDel="00A144B6">
          <w:rPr>
            <w:rFonts w:cs="Times New Roman"/>
            <w:color w:val="000000" w:themeColor="text1"/>
            <w:lang w:val="en-US"/>
          </w:rPr>
          <w:delInstrText>properties</w:delInstrText>
        </w:r>
        <w:r w:rsidR="00AE1425" w:rsidRPr="002E36A6" w:rsidDel="00A144B6">
          <w:rPr>
            <w:rFonts w:cs="Times New Roman"/>
            <w:color w:val="000000" w:themeColor="text1"/>
          </w:rPr>
          <w:delInstrText xml:space="preserve">, </w:delInstrText>
        </w:r>
        <w:r w:rsidR="00AE1425" w:rsidRPr="002E36A6" w:rsidDel="00A144B6">
          <w:rPr>
            <w:rFonts w:cs="Times New Roman"/>
            <w:color w:val="000000" w:themeColor="text1"/>
            <w:lang w:val="en-US"/>
          </w:rPr>
          <w:delInstrText>classification</w:delInstrText>
        </w:r>
        <w:r w:rsidR="00AE1425" w:rsidRPr="002E36A6" w:rsidDel="00A144B6">
          <w:rPr>
            <w:rFonts w:cs="Times New Roman"/>
            <w:color w:val="000000" w:themeColor="text1"/>
          </w:rPr>
          <w:delInstrText xml:space="preserve">, </w:delInstrText>
        </w:r>
        <w:r w:rsidR="00AE1425" w:rsidRPr="002E36A6" w:rsidDel="00A144B6">
          <w:rPr>
            <w:rFonts w:cs="Times New Roman"/>
            <w:color w:val="000000" w:themeColor="text1"/>
            <w:lang w:val="en-US"/>
          </w:rPr>
          <w:delInstrText>patents</w:delInstrText>
        </w:r>
        <w:r w:rsidR="00AE1425" w:rsidRPr="002E36A6" w:rsidDel="00A144B6">
          <w:rPr>
            <w:rFonts w:cs="Times New Roman"/>
            <w:color w:val="000000" w:themeColor="text1"/>
          </w:rPr>
          <w:delInstrText xml:space="preserve">, </w:delInstrText>
        </w:r>
        <w:r w:rsidR="00AE1425" w:rsidRPr="002E36A6" w:rsidDel="00A144B6">
          <w:rPr>
            <w:rFonts w:cs="Times New Roman"/>
            <w:color w:val="000000" w:themeColor="text1"/>
            <w:lang w:val="en-US"/>
          </w:rPr>
          <w:delInstrText>literature</w:delInstrText>
        </w:r>
        <w:r w:rsidR="00AE1425" w:rsidRPr="002E36A6" w:rsidDel="00A144B6">
          <w:rPr>
            <w:rFonts w:cs="Times New Roman"/>
            <w:color w:val="000000" w:themeColor="text1"/>
          </w:rPr>
          <w:delInstrText xml:space="preserve">, </w:delInstrText>
        </w:r>
        <w:r w:rsidR="00AE1425" w:rsidRPr="002E36A6" w:rsidDel="00A144B6">
          <w:rPr>
            <w:rFonts w:cs="Times New Roman"/>
            <w:color w:val="000000" w:themeColor="text1"/>
            <w:lang w:val="en-US"/>
          </w:rPr>
          <w:delInstrText>biological</w:delInstrText>
        </w:r>
        <w:r w:rsidR="00AE1425" w:rsidRPr="002E36A6" w:rsidDel="00A144B6">
          <w:rPr>
            <w:rFonts w:cs="Times New Roman"/>
            <w:color w:val="000000" w:themeColor="text1"/>
          </w:rPr>
          <w:delInstrText xml:space="preserve"> </w:delInstrText>
        </w:r>
        <w:r w:rsidR="00AE1425" w:rsidRPr="002E36A6" w:rsidDel="00A144B6">
          <w:rPr>
            <w:rFonts w:cs="Times New Roman"/>
            <w:color w:val="000000" w:themeColor="text1"/>
            <w:lang w:val="en-US"/>
          </w:rPr>
          <w:delInstrText>activities</w:delInstrText>
        </w:r>
        <w:r w:rsidR="00AE1425" w:rsidRPr="002E36A6" w:rsidDel="00A144B6">
          <w:rPr>
            <w:rFonts w:cs="Times New Roman"/>
            <w:color w:val="000000" w:themeColor="text1"/>
          </w:rPr>
          <w:delInstrText xml:space="preserve">, </w:delInstrText>
        </w:r>
        <w:r w:rsidR="00AE1425" w:rsidRPr="002E36A6" w:rsidDel="00A144B6">
          <w:rPr>
            <w:rFonts w:cs="Times New Roman"/>
            <w:color w:val="000000" w:themeColor="text1"/>
            <w:lang w:val="en-US"/>
          </w:rPr>
          <w:delInstrText>safety</w:delInstrText>
        </w:r>
        <w:r w:rsidR="00AE1425" w:rsidRPr="002E36A6" w:rsidDel="00A144B6">
          <w:rPr>
            <w:rFonts w:cs="Times New Roman"/>
            <w:color w:val="000000" w:themeColor="text1"/>
          </w:rPr>
          <w:delInstrText>/</w:delInstrText>
        </w:r>
        <w:r w:rsidR="00AE1425" w:rsidRPr="002E36A6" w:rsidDel="00A144B6">
          <w:rPr>
            <w:rFonts w:cs="Times New Roman"/>
            <w:color w:val="000000" w:themeColor="text1"/>
            <w:lang w:val="en-US"/>
          </w:rPr>
          <w:delInstrText>hazards</w:delInstrText>
        </w:r>
        <w:r w:rsidR="00AE1425" w:rsidRPr="002E36A6" w:rsidDel="00A144B6">
          <w:rPr>
            <w:rFonts w:cs="Times New Roman"/>
            <w:color w:val="000000" w:themeColor="text1"/>
          </w:rPr>
          <w:delInstrText>/</w:delInstrText>
        </w:r>
        <w:r w:rsidR="00AE1425" w:rsidRPr="002E36A6" w:rsidDel="00A144B6">
          <w:rPr>
            <w:rFonts w:cs="Times New Roman"/>
            <w:color w:val="000000" w:themeColor="text1"/>
            <w:lang w:val="en-US"/>
          </w:rPr>
          <w:delInstrText>toxicity</w:delInstrText>
        </w:r>
        <w:r w:rsidR="00AE1425" w:rsidRPr="002E36A6" w:rsidDel="00A144B6">
          <w:rPr>
            <w:rFonts w:cs="Times New Roman"/>
            <w:color w:val="000000" w:themeColor="text1"/>
          </w:rPr>
          <w:delInstrText xml:space="preserve"> </w:delInstrText>
        </w:r>
        <w:r w:rsidR="00AE1425" w:rsidRPr="002E36A6" w:rsidDel="00A144B6">
          <w:rPr>
            <w:rFonts w:cs="Times New Roman"/>
            <w:color w:val="000000" w:themeColor="text1"/>
            <w:lang w:val="en-US"/>
          </w:rPr>
          <w:delInstrText>information</w:delInstrText>
        </w:r>
        <w:r w:rsidR="00AE1425" w:rsidRPr="002E36A6" w:rsidDel="00A144B6">
          <w:rPr>
            <w:rFonts w:cs="Times New Roman"/>
            <w:color w:val="000000" w:themeColor="text1"/>
          </w:rPr>
          <w:delInstrText xml:space="preserve">, </w:delInstrText>
        </w:r>
        <w:r w:rsidR="00AE1425" w:rsidRPr="002E36A6" w:rsidDel="00A144B6">
          <w:rPr>
            <w:rFonts w:cs="Times New Roman"/>
            <w:color w:val="000000" w:themeColor="text1"/>
            <w:lang w:val="en-US"/>
          </w:rPr>
          <w:delInstrText>supplier</w:delInstrText>
        </w:r>
        <w:r w:rsidR="00AE1425" w:rsidRPr="002E36A6" w:rsidDel="00A144B6">
          <w:rPr>
            <w:rFonts w:cs="Times New Roman"/>
            <w:color w:val="000000" w:themeColor="text1"/>
          </w:rPr>
          <w:delInstrText xml:space="preserve"> </w:delInstrText>
        </w:r>
        <w:r w:rsidR="00AE1425" w:rsidRPr="002E36A6" w:rsidDel="00A144B6">
          <w:rPr>
            <w:rFonts w:cs="Times New Roman"/>
            <w:color w:val="000000" w:themeColor="text1"/>
            <w:lang w:val="en-US"/>
          </w:rPr>
          <w:delInstrText>lists</w:delInstrText>
        </w:r>
        <w:r w:rsidR="00AE1425" w:rsidRPr="002E36A6" w:rsidDel="00A144B6">
          <w:rPr>
            <w:rFonts w:cs="Times New Roman"/>
            <w:color w:val="000000" w:themeColor="text1"/>
          </w:rPr>
          <w:delInstrText xml:space="preserve">, </w:delInstrText>
        </w:r>
        <w:r w:rsidR="00AE1425" w:rsidRPr="002E36A6" w:rsidDel="00A144B6">
          <w:rPr>
            <w:rFonts w:cs="Times New Roman"/>
            <w:color w:val="000000" w:themeColor="text1"/>
            <w:lang w:val="en-US"/>
          </w:rPr>
          <w:delInstrText>and</w:delInstrText>
        </w:r>
        <w:r w:rsidR="00AE1425" w:rsidRPr="002E36A6" w:rsidDel="00A144B6">
          <w:rPr>
            <w:rFonts w:cs="Times New Roman"/>
            <w:color w:val="000000" w:themeColor="text1"/>
          </w:rPr>
          <w:delInstrText xml:space="preserve"> </w:delInstrText>
        </w:r>
        <w:r w:rsidR="00AE1425" w:rsidRPr="002E36A6" w:rsidDel="00A144B6">
          <w:rPr>
            <w:rFonts w:cs="Times New Roman"/>
            <w:color w:val="000000" w:themeColor="text1"/>
            <w:lang w:val="en-US"/>
          </w:rPr>
          <w:delInstrText>more</w:delInstrText>
        </w:r>
        <w:r w:rsidR="00AE1425" w:rsidRPr="002E36A6" w:rsidDel="00A144B6">
          <w:rPr>
            <w:rFonts w:cs="Times New Roman"/>
            <w:color w:val="000000" w:themeColor="text1"/>
          </w:rPr>
          <w:delInstrText>.","</w:delInstrText>
        </w:r>
        <w:r w:rsidR="00AE1425" w:rsidRPr="002E36A6" w:rsidDel="00A144B6">
          <w:rPr>
            <w:rFonts w:cs="Times New Roman"/>
            <w:color w:val="000000" w:themeColor="text1"/>
            <w:lang w:val="en-US"/>
          </w:rPr>
          <w:delInstrText>language</w:delInstrText>
        </w:r>
        <w:r w:rsidR="00AE1425" w:rsidRPr="002E36A6" w:rsidDel="00A144B6">
          <w:rPr>
            <w:rFonts w:cs="Times New Roman"/>
            <w:color w:val="000000" w:themeColor="text1"/>
          </w:rPr>
          <w:delInstrText>":"</w:delInstrText>
        </w:r>
        <w:r w:rsidR="00AE1425" w:rsidRPr="002E36A6" w:rsidDel="00A144B6">
          <w:rPr>
            <w:rFonts w:cs="Times New Roman"/>
            <w:color w:val="000000" w:themeColor="text1"/>
            <w:lang w:val="en-US"/>
          </w:rPr>
          <w:delInstrText>en</w:delInstrText>
        </w:r>
        <w:r w:rsidR="00AE1425" w:rsidRPr="002E36A6" w:rsidDel="00A144B6">
          <w:rPr>
            <w:rFonts w:cs="Times New Roman"/>
            <w:color w:val="000000" w:themeColor="text1"/>
          </w:rPr>
          <w:delInstrText>","</w:delInstrText>
        </w:r>
        <w:r w:rsidR="00AE1425" w:rsidRPr="002E36A6" w:rsidDel="00A144B6">
          <w:rPr>
            <w:rFonts w:cs="Times New Roman"/>
            <w:color w:val="000000" w:themeColor="text1"/>
            <w:lang w:val="en-US"/>
          </w:rPr>
          <w:delInstrText>title</w:delInstrText>
        </w:r>
        <w:r w:rsidR="00AE1425" w:rsidRPr="002E36A6" w:rsidDel="00A144B6">
          <w:rPr>
            <w:rFonts w:cs="Times New Roman"/>
            <w:color w:val="000000" w:themeColor="text1"/>
          </w:rPr>
          <w:delInstrText>":"</w:delInstrText>
        </w:r>
        <w:r w:rsidR="00AE1425" w:rsidRPr="002E36A6" w:rsidDel="00A144B6">
          <w:rPr>
            <w:rFonts w:cs="Times New Roman"/>
            <w:color w:val="000000" w:themeColor="text1"/>
            <w:lang w:val="en-US"/>
          </w:rPr>
          <w:delInstrText>Osimertinib</w:delInstrText>
        </w:r>
        <w:r w:rsidR="00AE1425" w:rsidRPr="002E36A6" w:rsidDel="00A144B6">
          <w:rPr>
            <w:rFonts w:cs="Times New Roman"/>
            <w:color w:val="000000" w:themeColor="text1"/>
          </w:rPr>
          <w:delInstrText>","</w:delInstrText>
        </w:r>
        <w:r w:rsidR="00AE1425" w:rsidRPr="002E36A6" w:rsidDel="00A144B6">
          <w:rPr>
            <w:rFonts w:cs="Times New Roman"/>
            <w:color w:val="000000" w:themeColor="text1"/>
            <w:lang w:val="en-US"/>
          </w:rPr>
          <w:delInstrText>URL</w:delInstrText>
        </w:r>
        <w:r w:rsidR="00AE1425" w:rsidRPr="002E36A6" w:rsidDel="00A144B6">
          <w:rPr>
            <w:rFonts w:cs="Times New Roman"/>
            <w:color w:val="000000" w:themeColor="text1"/>
          </w:rPr>
          <w:delInstrText>":"</w:delInstrText>
        </w:r>
        <w:r w:rsidR="00AE1425" w:rsidRPr="002E36A6" w:rsidDel="00A144B6">
          <w:rPr>
            <w:rFonts w:cs="Times New Roman"/>
            <w:color w:val="000000" w:themeColor="text1"/>
            <w:lang w:val="en-US"/>
          </w:rPr>
          <w:delInstrText>https</w:delInstrText>
        </w:r>
        <w:r w:rsidR="00AE1425" w:rsidRPr="002E36A6" w:rsidDel="00A144B6">
          <w:rPr>
            <w:rFonts w:cs="Times New Roman"/>
            <w:color w:val="000000" w:themeColor="text1"/>
          </w:rPr>
          <w:delInstrText>://</w:delInstrText>
        </w:r>
        <w:r w:rsidR="00AE1425" w:rsidRPr="002E36A6" w:rsidDel="00A144B6">
          <w:rPr>
            <w:rFonts w:cs="Times New Roman"/>
            <w:color w:val="000000" w:themeColor="text1"/>
            <w:lang w:val="en-US"/>
          </w:rPr>
          <w:delInstrText>pubchem</w:delInstrText>
        </w:r>
        <w:r w:rsidR="00AE1425" w:rsidRPr="002E36A6" w:rsidDel="00A144B6">
          <w:rPr>
            <w:rFonts w:cs="Times New Roman"/>
            <w:color w:val="000000" w:themeColor="text1"/>
          </w:rPr>
          <w:delInstrText>.</w:delInstrText>
        </w:r>
        <w:r w:rsidR="00AE1425" w:rsidRPr="002E36A6" w:rsidDel="00A144B6">
          <w:rPr>
            <w:rFonts w:cs="Times New Roman"/>
            <w:color w:val="000000" w:themeColor="text1"/>
            <w:lang w:val="en-US"/>
          </w:rPr>
          <w:delInstrText>ncbi</w:delInstrText>
        </w:r>
        <w:r w:rsidR="00AE1425" w:rsidRPr="002E36A6" w:rsidDel="00A144B6">
          <w:rPr>
            <w:rFonts w:cs="Times New Roman"/>
            <w:color w:val="000000" w:themeColor="text1"/>
          </w:rPr>
          <w:delInstrText>.</w:delInstrText>
        </w:r>
        <w:r w:rsidR="00AE1425" w:rsidRPr="002E36A6" w:rsidDel="00A144B6">
          <w:rPr>
            <w:rFonts w:cs="Times New Roman"/>
            <w:color w:val="000000" w:themeColor="text1"/>
            <w:lang w:val="en-US"/>
          </w:rPr>
          <w:delInstrText>nlm</w:delInstrText>
        </w:r>
        <w:r w:rsidR="00AE1425" w:rsidRPr="002E36A6" w:rsidDel="00A144B6">
          <w:rPr>
            <w:rFonts w:cs="Times New Roman"/>
            <w:color w:val="000000" w:themeColor="text1"/>
          </w:rPr>
          <w:delInstrText>.</w:delInstrText>
        </w:r>
        <w:r w:rsidR="00AE1425" w:rsidRPr="002E36A6" w:rsidDel="00A144B6">
          <w:rPr>
            <w:rFonts w:cs="Times New Roman"/>
            <w:color w:val="000000" w:themeColor="text1"/>
            <w:lang w:val="en-US"/>
          </w:rPr>
          <w:delInstrText>nih</w:delInstrText>
        </w:r>
        <w:r w:rsidR="00AE1425" w:rsidRPr="002E36A6" w:rsidDel="00A144B6">
          <w:rPr>
            <w:rFonts w:cs="Times New Roman"/>
            <w:color w:val="000000" w:themeColor="text1"/>
          </w:rPr>
          <w:delInstrText>.</w:delInstrText>
        </w:r>
        <w:r w:rsidR="00AE1425" w:rsidRPr="002E36A6" w:rsidDel="00A144B6">
          <w:rPr>
            <w:rFonts w:cs="Times New Roman"/>
            <w:color w:val="000000" w:themeColor="text1"/>
            <w:lang w:val="en-US"/>
          </w:rPr>
          <w:delInstrText>gov</w:delInstrText>
        </w:r>
        <w:r w:rsidR="00AE1425" w:rsidRPr="002E36A6" w:rsidDel="00A144B6">
          <w:rPr>
            <w:rFonts w:cs="Times New Roman"/>
            <w:color w:val="000000" w:themeColor="text1"/>
          </w:rPr>
          <w:delInstrText>/</w:delInstrText>
        </w:r>
        <w:r w:rsidR="00AE1425" w:rsidRPr="002E36A6" w:rsidDel="00A144B6">
          <w:rPr>
            <w:rFonts w:cs="Times New Roman"/>
            <w:color w:val="000000" w:themeColor="text1"/>
            <w:lang w:val="en-US"/>
          </w:rPr>
          <w:delInstrText>compound</w:delInstrText>
        </w:r>
        <w:r w:rsidR="00AE1425" w:rsidRPr="002E36A6" w:rsidDel="00A144B6">
          <w:rPr>
            <w:rFonts w:cs="Times New Roman"/>
            <w:color w:val="000000" w:themeColor="text1"/>
          </w:rPr>
          <w:delInstrText>/71496458","</w:delInstrText>
        </w:r>
        <w:r w:rsidR="00AE1425" w:rsidRPr="002E36A6" w:rsidDel="00A144B6">
          <w:rPr>
            <w:rFonts w:cs="Times New Roman"/>
            <w:color w:val="000000" w:themeColor="text1"/>
            <w:lang w:val="en-US"/>
          </w:rPr>
          <w:delInstrText>author</w:delInstrText>
        </w:r>
        <w:r w:rsidR="00AE1425" w:rsidRPr="002E36A6" w:rsidDel="00A144B6">
          <w:rPr>
            <w:rFonts w:cs="Times New Roman"/>
            <w:color w:val="000000" w:themeColor="text1"/>
          </w:rPr>
          <w:delInstrText>":[{"</w:delInstrText>
        </w:r>
        <w:r w:rsidR="00AE1425" w:rsidRPr="002E36A6" w:rsidDel="00A144B6">
          <w:rPr>
            <w:rFonts w:cs="Times New Roman"/>
            <w:color w:val="000000" w:themeColor="text1"/>
            <w:lang w:val="en-US"/>
          </w:rPr>
          <w:delInstrText>family</w:delInstrText>
        </w:r>
        <w:r w:rsidR="00AE1425" w:rsidRPr="002E36A6" w:rsidDel="00A144B6">
          <w:rPr>
            <w:rFonts w:cs="Times New Roman"/>
            <w:color w:val="000000" w:themeColor="text1"/>
          </w:rPr>
          <w:delInstrText>":"</w:delInstrText>
        </w:r>
        <w:r w:rsidR="00AE1425" w:rsidRPr="002E36A6" w:rsidDel="00A144B6">
          <w:rPr>
            <w:rFonts w:cs="Times New Roman"/>
            <w:color w:val="000000" w:themeColor="text1"/>
            <w:lang w:val="en-US"/>
          </w:rPr>
          <w:delInstrText>PubChem</w:delInstrText>
        </w:r>
        <w:r w:rsidR="00AE1425" w:rsidRPr="002E36A6" w:rsidDel="00A144B6">
          <w:rPr>
            <w:rFonts w:cs="Times New Roman"/>
            <w:color w:val="000000" w:themeColor="text1"/>
          </w:rPr>
          <w:delInstrText>","</w:delInstrText>
        </w:r>
        <w:r w:rsidR="00AE1425" w:rsidRPr="002E36A6" w:rsidDel="00A144B6">
          <w:rPr>
            <w:rFonts w:cs="Times New Roman"/>
            <w:color w:val="000000" w:themeColor="text1"/>
            <w:lang w:val="en-US"/>
          </w:rPr>
          <w:delInstrText>given</w:delInstrText>
        </w:r>
        <w:r w:rsidR="00AE1425" w:rsidRPr="002E36A6" w:rsidDel="00A144B6">
          <w:rPr>
            <w:rFonts w:cs="Times New Roman"/>
            <w:color w:val="000000" w:themeColor="text1"/>
          </w:rPr>
          <w:delInstrText>":""}],"</w:delInstrText>
        </w:r>
        <w:r w:rsidR="00AE1425" w:rsidRPr="002E36A6" w:rsidDel="00A144B6">
          <w:rPr>
            <w:rFonts w:cs="Times New Roman"/>
            <w:color w:val="000000" w:themeColor="text1"/>
            <w:lang w:val="en-US"/>
          </w:rPr>
          <w:delInstrText>accessed</w:delInstrText>
        </w:r>
        <w:r w:rsidR="00AE1425" w:rsidRPr="002E36A6" w:rsidDel="00A144B6">
          <w:rPr>
            <w:rFonts w:cs="Times New Roman"/>
            <w:color w:val="000000" w:themeColor="text1"/>
          </w:rPr>
          <w:delInstrText>":{"</w:delInstrText>
        </w:r>
        <w:r w:rsidR="00AE1425" w:rsidRPr="002E36A6" w:rsidDel="00A144B6">
          <w:rPr>
            <w:rFonts w:cs="Times New Roman"/>
            <w:color w:val="000000" w:themeColor="text1"/>
            <w:lang w:val="en-US"/>
          </w:rPr>
          <w:delInstrText>date</w:delInstrText>
        </w:r>
        <w:r w:rsidR="00AE1425" w:rsidRPr="002E36A6" w:rsidDel="00A144B6">
          <w:rPr>
            <w:rFonts w:cs="Times New Roman"/>
            <w:color w:val="000000" w:themeColor="text1"/>
          </w:rPr>
          <w:delInstrText>-</w:delInstrText>
        </w:r>
        <w:r w:rsidR="00AE1425" w:rsidRPr="002E36A6" w:rsidDel="00A144B6">
          <w:rPr>
            <w:rFonts w:cs="Times New Roman"/>
            <w:color w:val="000000" w:themeColor="text1"/>
            <w:lang w:val="en-US"/>
          </w:rPr>
          <w:delInstrText>parts</w:delInstrText>
        </w:r>
        <w:r w:rsidR="00AE1425" w:rsidRPr="002E36A6" w:rsidDel="00A144B6">
          <w:rPr>
            <w:rFonts w:cs="Times New Roman"/>
            <w:color w:val="000000" w:themeColor="text1"/>
          </w:rPr>
          <w:delInstrText>":[["2022",8,2]]}}}],"</w:delInstrText>
        </w:r>
        <w:r w:rsidR="00AE1425" w:rsidRPr="002E36A6" w:rsidDel="00A144B6">
          <w:rPr>
            <w:rFonts w:cs="Times New Roman"/>
            <w:color w:val="000000" w:themeColor="text1"/>
            <w:lang w:val="en-US"/>
          </w:rPr>
          <w:delInstrText>schema</w:delInstrText>
        </w:r>
        <w:r w:rsidR="00AE1425" w:rsidRPr="002E36A6" w:rsidDel="00A144B6">
          <w:rPr>
            <w:rFonts w:cs="Times New Roman"/>
            <w:color w:val="000000" w:themeColor="text1"/>
          </w:rPr>
          <w:delInstrText>":"</w:delInstrText>
        </w:r>
        <w:r w:rsidR="00AE1425" w:rsidRPr="002E36A6" w:rsidDel="00A144B6">
          <w:rPr>
            <w:rFonts w:cs="Times New Roman"/>
            <w:color w:val="000000" w:themeColor="text1"/>
            <w:lang w:val="en-US"/>
          </w:rPr>
          <w:delInstrText>https</w:delInstrText>
        </w:r>
        <w:r w:rsidR="00AE1425" w:rsidRPr="002E36A6" w:rsidDel="00A144B6">
          <w:rPr>
            <w:rFonts w:cs="Times New Roman"/>
            <w:color w:val="000000" w:themeColor="text1"/>
          </w:rPr>
          <w:delInstrText>://</w:delInstrText>
        </w:r>
        <w:r w:rsidR="00AE1425" w:rsidRPr="002E36A6" w:rsidDel="00A144B6">
          <w:rPr>
            <w:rFonts w:cs="Times New Roman"/>
            <w:color w:val="000000" w:themeColor="text1"/>
            <w:lang w:val="en-US"/>
          </w:rPr>
          <w:delInstrText>github</w:delInstrText>
        </w:r>
        <w:r w:rsidR="00AE1425" w:rsidRPr="002E36A6" w:rsidDel="00A144B6">
          <w:rPr>
            <w:rFonts w:cs="Times New Roman"/>
            <w:color w:val="000000" w:themeColor="text1"/>
          </w:rPr>
          <w:delInstrText>.</w:delInstrText>
        </w:r>
        <w:r w:rsidR="00AE1425" w:rsidRPr="002E36A6" w:rsidDel="00A144B6">
          <w:rPr>
            <w:rFonts w:cs="Times New Roman"/>
            <w:color w:val="000000" w:themeColor="text1"/>
            <w:lang w:val="en-US"/>
          </w:rPr>
          <w:delInstrText>com</w:delInstrText>
        </w:r>
        <w:r w:rsidR="00AE1425" w:rsidRPr="002E36A6" w:rsidDel="00A144B6">
          <w:rPr>
            <w:rFonts w:cs="Times New Roman"/>
            <w:color w:val="000000" w:themeColor="text1"/>
          </w:rPr>
          <w:delInstrText>/</w:delInstrText>
        </w:r>
        <w:r w:rsidR="00AE1425" w:rsidRPr="002E36A6" w:rsidDel="00A144B6">
          <w:rPr>
            <w:rFonts w:cs="Times New Roman"/>
            <w:color w:val="000000" w:themeColor="text1"/>
            <w:lang w:val="en-US"/>
          </w:rPr>
          <w:delInstrText>citation</w:delInstrText>
        </w:r>
        <w:r w:rsidR="00AE1425" w:rsidRPr="002E36A6" w:rsidDel="00A144B6">
          <w:rPr>
            <w:rFonts w:cs="Times New Roman"/>
            <w:color w:val="000000" w:themeColor="text1"/>
          </w:rPr>
          <w:delInstrText>-</w:delInstrText>
        </w:r>
        <w:r w:rsidR="00AE1425" w:rsidRPr="002E36A6" w:rsidDel="00A144B6">
          <w:rPr>
            <w:rFonts w:cs="Times New Roman"/>
            <w:color w:val="000000" w:themeColor="text1"/>
            <w:lang w:val="en-US"/>
          </w:rPr>
          <w:delInstrText>style</w:delInstrText>
        </w:r>
        <w:r w:rsidR="00AE1425" w:rsidRPr="002E36A6" w:rsidDel="00A144B6">
          <w:rPr>
            <w:rFonts w:cs="Times New Roman"/>
            <w:color w:val="000000" w:themeColor="text1"/>
          </w:rPr>
          <w:delInstrText>-</w:delInstrText>
        </w:r>
        <w:r w:rsidR="00AE1425" w:rsidRPr="002E36A6" w:rsidDel="00A144B6">
          <w:rPr>
            <w:rFonts w:cs="Times New Roman"/>
            <w:color w:val="000000" w:themeColor="text1"/>
            <w:lang w:val="en-US"/>
          </w:rPr>
          <w:delInstrText>language</w:delInstrText>
        </w:r>
        <w:r w:rsidR="00AE1425" w:rsidRPr="002E36A6" w:rsidDel="00A144B6">
          <w:rPr>
            <w:rFonts w:cs="Times New Roman"/>
            <w:color w:val="000000" w:themeColor="text1"/>
          </w:rPr>
          <w:delInstrText>/</w:delInstrText>
        </w:r>
        <w:r w:rsidR="00AE1425" w:rsidRPr="002E36A6" w:rsidDel="00A144B6">
          <w:rPr>
            <w:rFonts w:cs="Times New Roman"/>
            <w:color w:val="000000" w:themeColor="text1"/>
            <w:lang w:val="en-US"/>
          </w:rPr>
          <w:delInstrText>schema</w:delInstrText>
        </w:r>
        <w:r w:rsidR="00AE1425" w:rsidRPr="002E36A6" w:rsidDel="00A144B6">
          <w:rPr>
            <w:rFonts w:cs="Times New Roman"/>
            <w:color w:val="000000" w:themeColor="text1"/>
          </w:rPr>
          <w:delInstrText>/</w:delInstrText>
        </w:r>
        <w:r w:rsidR="00AE1425" w:rsidRPr="002E36A6" w:rsidDel="00A144B6">
          <w:rPr>
            <w:rFonts w:cs="Times New Roman"/>
            <w:color w:val="000000" w:themeColor="text1"/>
            <w:lang w:val="en-US"/>
          </w:rPr>
          <w:delInstrText>raw</w:delInstrText>
        </w:r>
        <w:r w:rsidR="00AE1425" w:rsidRPr="002E36A6" w:rsidDel="00A144B6">
          <w:rPr>
            <w:rFonts w:cs="Times New Roman"/>
            <w:color w:val="000000" w:themeColor="text1"/>
          </w:rPr>
          <w:delInstrText>/</w:delInstrText>
        </w:r>
        <w:r w:rsidR="00AE1425" w:rsidRPr="002E36A6" w:rsidDel="00A144B6">
          <w:rPr>
            <w:rFonts w:cs="Times New Roman"/>
            <w:color w:val="000000" w:themeColor="text1"/>
            <w:lang w:val="en-US"/>
          </w:rPr>
          <w:delInstrText>master</w:delInstrText>
        </w:r>
        <w:r w:rsidR="00AE1425" w:rsidRPr="002E36A6" w:rsidDel="00A144B6">
          <w:rPr>
            <w:rFonts w:cs="Times New Roman"/>
            <w:color w:val="000000" w:themeColor="text1"/>
          </w:rPr>
          <w:delInstrText>/</w:delInstrText>
        </w:r>
        <w:r w:rsidR="00AE1425" w:rsidRPr="002E36A6" w:rsidDel="00A144B6">
          <w:rPr>
            <w:rFonts w:cs="Times New Roman"/>
            <w:color w:val="000000" w:themeColor="text1"/>
            <w:lang w:val="en-US"/>
          </w:rPr>
          <w:delInstrText>csl</w:delInstrText>
        </w:r>
        <w:r w:rsidR="00AE1425" w:rsidRPr="002E36A6" w:rsidDel="00A144B6">
          <w:rPr>
            <w:rFonts w:cs="Times New Roman"/>
            <w:color w:val="000000" w:themeColor="text1"/>
          </w:rPr>
          <w:delInstrText>-</w:delInstrText>
        </w:r>
        <w:r w:rsidR="00AE1425" w:rsidRPr="002E36A6" w:rsidDel="00A144B6">
          <w:rPr>
            <w:rFonts w:cs="Times New Roman"/>
            <w:color w:val="000000" w:themeColor="text1"/>
            <w:lang w:val="en-US"/>
          </w:rPr>
          <w:delInstrText>citation</w:delInstrText>
        </w:r>
        <w:r w:rsidR="00AE1425" w:rsidRPr="002E36A6" w:rsidDel="00A144B6">
          <w:rPr>
            <w:rFonts w:cs="Times New Roman"/>
            <w:color w:val="000000" w:themeColor="text1"/>
          </w:rPr>
          <w:delInstrText>.</w:delInstrText>
        </w:r>
        <w:r w:rsidR="00AE1425" w:rsidRPr="002E36A6" w:rsidDel="00A144B6">
          <w:rPr>
            <w:rFonts w:cs="Times New Roman"/>
            <w:color w:val="000000" w:themeColor="text1"/>
            <w:lang w:val="en-US"/>
          </w:rPr>
          <w:delInstrText>json</w:delInstrText>
        </w:r>
        <w:r w:rsidR="00AE1425" w:rsidRPr="002E36A6" w:rsidDel="00A144B6">
          <w:rPr>
            <w:rFonts w:cs="Times New Roman"/>
            <w:color w:val="000000" w:themeColor="text1"/>
          </w:rPr>
          <w:delInstrText xml:space="preserve">"} </w:delInstrText>
        </w:r>
        <w:r w:rsidR="00AE1425" w:rsidRPr="004A73C2" w:rsidDel="00A144B6">
          <w:rPr>
            <w:rFonts w:cs="Times New Roman"/>
            <w:color w:val="000000" w:themeColor="text1"/>
          </w:rPr>
          <w:fldChar w:fldCharType="separate"/>
        </w:r>
        <w:r w:rsidR="00AE1425" w:rsidRPr="004A73C2" w:rsidDel="00A144B6">
          <w:rPr>
            <w:rFonts w:cs="Times New Roman"/>
            <w:color w:val="000000" w:themeColor="text1"/>
          </w:rPr>
          <w:delText>(5)</w:delText>
        </w:r>
        <w:r w:rsidR="00AE1425" w:rsidRPr="004A73C2" w:rsidDel="00A144B6">
          <w:rPr>
            <w:rFonts w:cs="Times New Roman"/>
            <w:color w:val="000000" w:themeColor="text1"/>
          </w:rPr>
          <w:fldChar w:fldCharType="end"/>
        </w:r>
        <w:r w:rsidRPr="004A73C2" w:rsidDel="00A144B6">
          <w:rPr>
            <w:rFonts w:cs="Times New Roman"/>
            <w:color w:val="000000" w:themeColor="text1"/>
          </w:rPr>
          <w:delText>.</w:delText>
        </w:r>
      </w:del>
    </w:p>
    <w:p w14:paraId="1ADA02AE" w14:textId="687B7340" w:rsidR="002A4491" w:rsidRPr="006E6534" w:rsidRDefault="00A144B6">
      <w:pPr>
        <w:pStyle w:val="3"/>
        <w:numPr>
          <w:ilvl w:val="0"/>
          <w:numId w:val="0"/>
        </w:numPr>
        <w:spacing w:line="240" w:lineRule="auto"/>
        <w:rPr>
          <w:rFonts w:cs="Times New Roman"/>
          <w:sz w:val="24"/>
          <w:rPrChange w:id="2887" w:author="N F" w:date="2023-12-05T03:08:00Z">
            <w:rPr/>
          </w:rPrChange>
        </w:rPr>
        <w:pPrChange w:id="2888" w:author="Barshadskaya, Yuliya" w:date="2024-01-12T23:08:00Z">
          <w:pPr>
            <w:pStyle w:val="3"/>
          </w:pPr>
        </w:pPrChange>
      </w:pPr>
      <w:bookmarkStart w:id="2889" w:name="_Toc115732994"/>
      <w:ins w:id="2890" w:author="Barshadskaya, Yuliya" w:date="2024-01-12T23:08:00Z">
        <w:r>
          <w:rPr>
            <w:rFonts w:cs="Times New Roman"/>
            <w:sz w:val="24"/>
          </w:rPr>
          <w:t xml:space="preserve">2.1.2. </w:t>
        </w:r>
      </w:ins>
      <w:r w:rsidR="002A4491" w:rsidRPr="006E6534">
        <w:rPr>
          <w:rFonts w:cs="Times New Roman"/>
          <w:sz w:val="24"/>
          <w:rPrChange w:id="2891" w:author="N F" w:date="2023-12-05T03:08:00Z">
            <w:rPr/>
          </w:rPrChange>
        </w:rPr>
        <w:t>Структурная формула</w:t>
      </w:r>
      <w:bookmarkEnd w:id="2889"/>
    </w:p>
    <w:p w14:paraId="6FFDA21C" w14:textId="06127858" w:rsidR="00364E23" w:rsidRPr="006E6534" w:rsidRDefault="00874D70">
      <w:pPr>
        <w:pStyle w:val="SDText"/>
        <w:ind w:firstLine="0"/>
        <w:rPr>
          <w:ins w:id="2892" w:author="N F" w:date="2023-08-03T18:26:00Z"/>
          <w:rFonts w:cs="Times New Roman"/>
          <w:color w:val="000000" w:themeColor="text1"/>
          <w:rPrChange w:id="2893" w:author="N F" w:date="2023-12-05T03:08:00Z">
            <w:rPr>
              <w:ins w:id="2894" w:author="N F" w:date="2023-08-03T18:26:00Z"/>
              <w:rFonts w:cs="Times New Roman"/>
            </w:rPr>
          </w:rPrChange>
        </w:rPr>
        <w:pPrChange w:id="2895" w:author="N F" w:date="2023-08-06T15:38:00Z">
          <w:pPr>
            <w:pStyle w:val="SDText"/>
          </w:pPr>
        </w:pPrChange>
      </w:pPr>
      <w:r w:rsidRPr="006E6534">
        <w:rPr>
          <w:rFonts w:cs="Times New Roman"/>
          <w:color w:val="000000" w:themeColor="text1"/>
          <w:rPrChange w:id="2896" w:author="N F" w:date="2023-12-05T03:08:00Z">
            <w:rPr>
              <w:rFonts w:cs="Times New Roman"/>
            </w:rPr>
          </w:rPrChange>
        </w:rPr>
        <w:t xml:space="preserve">Структурная формула осимертиниба представлена на Рисунке </w:t>
      </w:r>
      <w:r w:rsidR="00D5659B" w:rsidRPr="006E6534">
        <w:rPr>
          <w:rFonts w:cs="Times New Roman"/>
          <w:color w:val="000000" w:themeColor="text1"/>
          <w:rPrChange w:id="2897" w:author="N F" w:date="2023-12-05T03:08:00Z">
            <w:rPr>
              <w:rFonts w:cs="Times New Roman"/>
            </w:rPr>
          </w:rPrChange>
        </w:rPr>
        <w:t>2-1</w:t>
      </w:r>
      <w:del w:id="2898" w:author="N F" w:date="2023-08-03T18:27:00Z">
        <w:r w:rsidR="00D5659B" w:rsidRPr="006E6534" w:rsidDel="00B91305">
          <w:rPr>
            <w:rFonts w:cs="Times New Roman"/>
            <w:color w:val="000000" w:themeColor="text1"/>
            <w:rPrChange w:id="2899" w:author="N F" w:date="2023-12-05T03:08:00Z">
              <w:rPr>
                <w:rFonts w:cs="Times New Roman"/>
              </w:rPr>
            </w:rPrChange>
          </w:rPr>
          <w:delText xml:space="preserve"> </w:delText>
        </w:r>
        <w:r w:rsidRPr="006E6534" w:rsidDel="00B91305">
          <w:rPr>
            <w:rFonts w:cs="Times New Roman"/>
            <w:color w:val="000000" w:themeColor="text1"/>
            <w:rPrChange w:id="2900" w:author="N F" w:date="2023-12-05T03:08:00Z">
              <w:rPr>
                <w:rFonts w:cs="Times New Roman"/>
              </w:rPr>
            </w:rPrChange>
          </w:rPr>
          <w:fldChar w:fldCharType="begin"/>
        </w:r>
        <w:r w:rsidRPr="006E6534" w:rsidDel="00B91305">
          <w:rPr>
            <w:rFonts w:cs="Times New Roman"/>
            <w:color w:val="000000" w:themeColor="text1"/>
            <w:rPrChange w:id="2901" w:author="N F" w:date="2023-12-05T03:08:00Z">
              <w:rPr>
                <w:rFonts w:cs="Times New Roman"/>
              </w:rPr>
            </w:rPrChange>
          </w:rPr>
          <w:delInstrText xml:space="preserve"> </w:delInstrText>
        </w:r>
        <w:r w:rsidRPr="006E6534" w:rsidDel="00B91305">
          <w:rPr>
            <w:rFonts w:cs="Times New Roman"/>
            <w:color w:val="000000" w:themeColor="text1"/>
            <w:lang w:val="en-US"/>
            <w:rPrChange w:id="2902" w:author="N F" w:date="2023-12-05T03:08:00Z">
              <w:rPr>
                <w:rFonts w:cs="Times New Roman"/>
                <w:lang w:val="en-US"/>
              </w:rPr>
            </w:rPrChange>
          </w:rPr>
          <w:delInstrText>ADDIN</w:delInstrText>
        </w:r>
        <w:r w:rsidRPr="006E6534" w:rsidDel="00B91305">
          <w:rPr>
            <w:rFonts w:cs="Times New Roman"/>
            <w:color w:val="000000" w:themeColor="text1"/>
            <w:rPrChange w:id="2903" w:author="N F" w:date="2023-12-05T03:08:00Z">
              <w:rPr>
                <w:rFonts w:cs="Times New Roman"/>
              </w:rPr>
            </w:rPrChange>
          </w:rPr>
          <w:delInstrText xml:space="preserve"> </w:delInstrText>
        </w:r>
        <w:r w:rsidRPr="006E6534" w:rsidDel="00B91305">
          <w:rPr>
            <w:rFonts w:cs="Times New Roman"/>
            <w:color w:val="000000" w:themeColor="text1"/>
            <w:lang w:val="en-US"/>
            <w:rPrChange w:id="2904" w:author="N F" w:date="2023-12-05T03:08:00Z">
              <w:rPr>
                <w:rFonts w:cs="Times New Roman"/>
                <w:lang w:val="en-US"/>
              </w:rPr>
            </w:rPrChange>
          </w:rPr>
          <w:delInstrText>ZOTERO</w:delInstrText>
        </w:r>
        <w:r w:rsidRPr="006E6534" w:rsidDel="00B91305">
          <w:rPr>
            <w:rFonts w:cs="Times New Roman"/>
            <w:color w:val="000000" w:themeColor="text1"/>
            <w:rPrChange w:id="2905" w:author="N F" w:date="2023-12-05T03:08:00Z">
              <w:rPr>
                <w:rFonts w:cs="Times New Roman"/>
              </w:rPr>
            </w:rPrChange>
          </w:rPr>
          <w:delInstrText>_</w:delInstrText>
        </w:r>
        <w:r w:rsidRPr="006E6534" w:rsidDel="00B91305">
          <w:rPr>
            <w:rFonts w:cs="Times New Roman"/>
            <w:color w:val="000000" w:themeColor="text1"/>
            <w:lang w:val="en-US"/>
            <w:rPrChange w:id="2906" w:author="N F" w:date="2023-12-05T03:08:00Z">
              <w:rPr>
                <w:rFonts w:cs="Times New Roman"/>
                <w:lang w:val="en-US"/>
              </w:rPr>
            </w:rPrChange>
          </w:rPr>
          <w:delInstrText>ITEM</w:delInstrText>
        </w:r>
        <w:r w:rsidRPr="006E6534" w:rsidDel="00B91305">
          <w:rPr>
            <w:rFonts w:cs="Times New Roman"/>
            <w:color w:val="000000" w:themeColor="text1"/>
            <w:rPrChange w:id="2907" w:author="N F" w:date="2023-12-05T03:08:00Z">
              <w:rPr>
                <w:rFonts w:cs="Times New Roman"/>
              </w:rPr>
            </w:rPrChange>
          </w:rPr>
          <w:delInstrText xml:space="preserve"> </w:delInstrText>
        </w:r>
        <w:r w:rsidRPr="006E6534" w:rsidDel="00B91305">
          <w:rPr>
            <w:rFonts w:cs="Times New Roman"/>
            <w:color w:val="000000" w:themeColor="text1"/>
            <w:lang w:val="en-US"/>
            <w:rPrChange w:id="2908" w:author="N F" w:date="2023-12-05T03:08:00Z">
              <w:rPr>
                <w:rFonts w:cs="Times New Roman"/>
                <w:lang w:val="en-US"/>
              </w:rPr>
            </w:rPrChange>
          </w:rPr>
          <w:delInstrText>CSL</w:delInstrText>
        </w:r>
        <w:r w:rsidRPr="006E6534" w:rsidDel="00B91305">
          <w:rPr>
            <w:rFonts w:cs="Times New Roman"/>
            <w:color w:val="000000" w:themeColor="text1"/>
            <w:rPrChange w:id="2909" w:author="N F" w:date="2023-12-05T03:08:00Z">
              <w:rPr>
                <w:rFonts w:cs="Times New Roman"/>
              </w:rPr>
            </w:rPrChange>
          </w:rPr>
          <w:delInstrText>_</w:delInstrText>
        </w:r>
        <w:r w:rsidRPr="006E6534" w:rsidDel="00B91305">
          <w:rPr>
            <w:rFonts w:cs="Times New Roman"/>
            <w:color w:val="000000" w:themeColor="text1"/>
            <w:lang w:val="en-US"/>
            <w:rPrChange w:id="2910" w:author="N F" w:date="2023-12-05T03:08:00Z">
              <w:rPr>
                <w:rFonts w:cs="Times New Roman"/>
                <w:lang w:val="en-US"/>
              </w:rPr>
            </w:rPrChange>
          </w:rPr>
          <w:delInstrText>CITATION</w:delInstrText>
        </w:r>
        <w:r w:rsidRPr="006E6534" w:rsidDel="00B91305">
          <w:rPr>
            <w:rFonts w:cs="Times New Roman"/>
            <w:color w:val="000000" w:themeColor="text1"/>
            <w:rPrChange w:id="2911" w:author="N F" w:date="2023-12-05T03:08:00Z">
              <w:rPr>
                <w:rFonts w:cs="Times New Roman"/>
              </w:rPr>
            </w:rPrChange>
          </w:rPr>
          <w:delInstrText xml:space="preserve"> {"</w:delInstrText>
        </w:r>
        <w:r w:rsidRPr="006E6534" w:rsidDel="00B91305">
          <w:rPr>
            <w:rFonts w:cs="Times New Roman"/>
            <w:color w:val="000000" w:themeColor="text1"/>
            <w:lang w:val="en-US"/>
            <w:rPrChange w:id="2912" w:author="N F" w:date="2023-12-05T03:08:00Z">
              <w:rPr>
                <w:rFonts w:cs="Times New Roman"/>
                <w:lang w:val="en-US"/>
              </w:rPr>
            </w:rPrChange>
          </w:rPr>
          <w:delInstrText>citationID</w:delInstrText>
        </w:r>
        <w:r w:rsidRPr="006E6534" w:rsidDel="00B91305">
          <w:rPr>
            <w:rFonts w:cs="Times New Roman"/>
            <w:color w:val="000000" w:themeColor="text1"/>
            <w:rPrChange w:id="2913" w:author="N F" w:date="2023-12-05T03:08:00Z">
              <w:rPr>
                <w:rFonts w:cs="Times New Roman"/>
              </w:rPr>
            </w:rPrChange>
          </w:rPr>
          <w:delInstrText>":"</w:delInstrText>
        </w:r>
        <w:r w:rsidRPr="006E6534" w:rsidDel="00B91305">
          <w:rPr>
            <w:rFonts w:cs="Times New Roman"/>
            <w:color w:val="000000" w:themeColor="text1"/>
            <w:lang w:val="en-US"/>
            <w:rPrChange w:id="2914" w:author="N F" w:date="2023-12-05T03:08:00Z">
              <w:rPr>
                <w:rFonts w:cs="Times New Roman"/>
                <w:lang w:val="en-US"/>
              </w:rPr>
            </w:rPrChange>
          </w:rPr>
          <w:delInstrText>Vtn</w:delInstrText>
        </w:r>
        <w:r w:rsidRPr="006E6534" w:rsidDel="00B91305">
          <w:rPr>
            <w:rFonts w:cs="Times New Roman"/>
            <w:color w:val="000000" w:themeColor="text1"/>
            <w:rPrChange w:id="2915" w:author="N F" w:date="2023-12-05T03:08:00Z">
              <w:rPr>
                <w:rFonts w:cs="Times New Roman"/>
              </w:rPr>
            </w:rPrChange>
          </w:rPr>
          <w:delInstrText>4</w:delInstrText>
        </w:r>
        <w:r w:rsidRPr="006E6534" w:rsidDel="00B91305">
          <w:rPr>
            <w:rFonts w:cs="Times New Roman"/>
            <w:color w:val="000000" w:themeColor="text1"/>
            <w:lang w:val="en-US"/>
            <w:rPrChange w:id="2916" w:author="N F" w:date="2023-12-05T03:08:00Z">
              <w:rPr>
                <w:rFonts w:cs="Times New Roman"/>
                <w:lang w:val="en-US"/>
              </w:rPr>
            </w:rPrChange>
          </w:rPr>
          <w:delInstrText>EqTI</w:delInstrText>
        </w:r>
        <w:r w:rsidRPr="006E6534" w:rsidDel="00B91305">
          <w:rPr>
            <w:rFonts w:cs="Times New Roman"/>
            <w:color w:val="000000" w:themeColor="text1"/>
            <w:rPrChange w:id="2917" w:author="N F" w:date="2023-12-05T03:08:00Z">
              <w:rPr>
                <w:rFonts w:cs="Times New Roman"/>
              </w:rPr>
            </w:rPrChange>
          </w:rPr>
          <w:delInstrText>","</w:delInstrText>
        </w:r>
        <w:r w:rsidRPr="006E6534" w:rsidDel="00B91305">
          <w:rPr>
            <w:rFonts w:cs="Times New Roman"/>
            <w:color w:val="000000" w:themeColor="text1"/>
            <w:lang w:val="en-US"/>
            <w:rPrChange w:id="2918" w:author="N F" w:date="2023-12-05T03:08:00Z">
              <w:rPr>
                <w:rFonts w:cs="Times New Roman"/>
                <w:lang w:val="en-US"/>
              </w:rPr>
            </w:rPrChange>
          </w:rPr>
          <w:delInstrText>properties</w:delInstrText>
        </w:r>
        <w:r w:rsidRPr="006E6534" w:rsidDel="00B91305">
          <w:rPr>
            <w:rFonts w:cs="Times New Roman"/>
            <w:color w:val="000000" w:themeColor="text1"/>
            <w:rPrChange w:id="2919" w:author="N F" w:date="2023-12-05T03:08:00Z">
              <w:rPr>
                <w:rFonts w:cs="Times New Roman"/>
              </w:rPr>
            </w:rPrChange>
          </w:rPr>
          <w:delInstrText>":{"</w:delInstrText>
        </w:r>
        <w:r w:rsidRPr="006E6534" w:rsidDel="00B91305">
          <w:rPr>
            <w:rFonts w:cs="Times New Roman"/>
            <w:color w:val="000000" w:themeColor="text1"/>
            <w:lang w:val="en-US"/>
            <w:rPrChange w:id="2920" w:author="N F" w:date="2023-12-05T03:08:00Z">
              <w:rPr>
                <w:rFonts w:cs="Times New Roman"/>
                <w:lang w:val="en-US"/>
              </w:rPr>
            </w:rPrChange>
          </w:rPr>
          <w:delInstrText>formattedCitation</w:delInstrText>
        </w:r>
        <w:r w:rsidRPr="006E6534" w:rsidDel="00B91305">
          <w:rPr>
            <w:rFonts w:cs="Times New Roman"/>
            <w:color w:val="000000" w:themeColor="text1"/>
            <w:rPrChange w:id="2921" w:author="N F" w:date="2023-12-05T03:08:00Z">
              <w:rPr>
                <w:rFonts w:cs="Times New Roman"/>
              </w:rPr>
            </w:rPrChange>
          </w:rPr>
          <w:delInstrText>":"(5)","</w:delInstrText>
        </w:r>
        <w:r w:rsidRPr="006E6534" w:rsidDel="00B91305">
          <w:rPr>
            <w:rFonts w:cs="Times New Roman"/>
            <w:color w:val="000000" w:themeColor="text1"/>
            <w:lang w:val="en-US"/>
            <w:rPrChange w:id="2922" w:author="N F" w:date="2023-12-05T03:08:00Z">
              <w:rPr>
                <w:rFonts w:cs="Times New Roman"/>
                <w:lang w:val="en-US"/>
              </w:rPr>
            </w:rPrChange>
          </w:rPr>
          <w:delInstrText>plainCitation</w:delInstrText>
        </w:r>
        <w:r w:rsidRPr="006E6534" w:rsidDel="00B91305">
          <w:rPr>
            <w:rFonts w:cs="Times New Roman"/>
            <w:color w:val="000000" w:themeColor="text1"/>
            <w:rPrChange w:id="2923" w:author="N F" w:date="2023-12-05T03:08:00Z">
              <w:rPr>
                <w:rFonts w:cs="Times New Roman"/>
              </w:rPr>
            </w:rPrChange>
          </w:rPr>
          <w:delInstrText>":"(5)","</w:delInstrText>
        </w:r>
        <w:r w:rsidRPr="006E6534" w:rsidDel="00B91305">
          <w:rPr>
            <w:rFonts w:cs="Times New Roman"/>
            <w:color w:val="000000" w:themeColor="text1"/>
            <w:lang w:val="en-US"/>
            <w:rPrChange w:id="2924" w:author="N F" w:date="2023-12-05T03:08:00Z">
              <w:rPr>
                <w:rFonts w:cs="Times New Roman"/>
                <w:lang w:val="en-US"/>
              </w:rPr>
            </w:rPrChange>
          </w:rPr>
          <w:delInstrText>noteIndex</w:delInstrText>
        </w:r>
        <w:r w:rsidRPr="006E6534" w:rsidDel="00B91305">
          <w:rPr>
            <w:rFonts w:cs="Times New Roman"/>
            <w:color w:val="000000" w:themeColor="text1"/>
            <w:rPrChange w:id="2925" w:author="N F" w:date="2023-12-05T03:08:00Z">
              <w:rPr>
                <w:rFonts w:cs="Times New Roman"/>
              </w:rPr>
            </w:rPrChange>
          </w:rPr>
          <w:delInstrText>":0},"</w:delInstrText>
        </w:r>
        <w:r w:rsidRPr="006E6534" w:rsidDel="00B91305">
          <w:rPr>
            <w:rFonts w:cs="Times New Roman"/>
            <w:color w:val="000000" w:themeColor="text1"/>
            <w:lang w:val="en-US"/>
            <w:rPrChange w:id="2926" w:author="N F" w:date="2023-12-05T03:08:00Z">
              <w:rPr>
                <w:rFonts w:cs="Times New Roman"/>
                <w:lang w:val="en-US"/>
              </w:rPr>
            </w:rPrChange>
          </w:rPr>
          <w:delInstrText>citationItems</w:delInstrText>
        </w:r>
        <w:r w:rsidRPr="006E6534" w:rsidDel="00B91305">
          <w:rPr>
            <w:rFonts w:cs="Times New Roman"/>
            <w:color w:val="000000" w:themeColor="text1"/>
            <w:rPrChange w:id="2927" w:author="N F" w:date="2023-12-05T03:08:00Z">
              <w:rPr>
                <w:rFonts w:cs="Times New Roman"/>
              </w:rPr>
            </w:rPrChange>
          </w:rPr>
          <w:delInstrText>":[{"</w:delInstrText>
        </w:r>
        <w:r w:rsidRPr="006E6534" w:rsidDel="00B91305">
          <w:rPr>
            <w:rFonts w:cs="Times New Roman"/>
            <w:color w:val="000000" w:themeColor="text1"/>
            <w:lang w:val="en-US"/>
            <w:rPrChange w:id="2928" w:author="N F" w:date="2023-12-05T03:08:00Z">
              <w:rPr>
                <w:rFonts w:cs="Times New Roman"/>
                <w:lang w:val="en-US"/>
              </w:rPr>
            </w:rPrChange>
          </w:rPr>
          <w:delInstrText>id</w:delInstrText>
        </w:r>
        <w:r w:rsidRPr="006E6534" w:rsidDel="00B91305">
          <w:rPr>
            <w:rFonts w:cs="Times New Roman"/>
            <w:color w:val="000000" w:themeColor="text1"/>
            <w:rPrChange w:id="2929" w:author="N F" w:date="2023-12-05T03:08:00Z">
              <w:rPr>
                <w:rFonts w:cs="Times New Roman"/>
              </w:rPr>
            </w:rPrChange>
          </w:rPr>
          <w:delInstrText>":161896,"</w:delInstrText>
        </w:r>
        <w:r w:rsidRPr="006E6534" w:rsidDel="00B91305">
          <w:rPr>
            <w:rFonts w:cs="Times New Roman"/>
            <w:color w:val="000000" w:themeColor="text1"/>
            <w:lang w:val="en-US"/>
            <w:rPrChange w:id="2930" w:author="N F" w:date="2023-12-05T03:08:00Z">
              <w:rPr>
                <w:rFonts w:cs="Times New Roman"/>
                <w:lang w:val="en-US"/>
              </w:rPr>
            </w:rPrChange>
          </w:rPr>
          <w:delInstrText>uris</w:delInstrText>
        </w:r>
        <w:r w:rsidRPr="006E6534" w:rsidDel="00B91305">
          <w:rPr>
            <w:rFonts w:cs="Times New Roman"/>
            <w:color w:val="000000" w:themeColor="text1"/>
            <w:rPrChange w:id="2931" w:author="N F" w:date="2023-12-05T03:08:00Z">
              <w:rPr>
                <w:rFonts w:cs="Times New Roman"/>
              </w:rPr>
            </w:rPrChange>
          </w:rPr>
          <w:delInstrText>":["</w:delInstrText>
        </w:r>
        <w:r w:rsidRPr="006E6534" w:rsidDel="00B91305">
          <w:rPr>
            <w:rFonts w:cs="Times New Roman"/>
            <w:color w:val="000000" w:themeColor="text1"/>
            <w:lang w:val="en-US"/>
            <w:rPrChange w:id="2932" w:author="N F" w:date="2023-12-05T03:08:00Z">
              <w:rPr>
                <w:rFonts w:cs="Times New Roman"/>
                <w:lang w:val="en-US"/>
              </w:rPr>
            </w:rPrChange>
          </w:rPr>
          <w:delInstrText>http</w:delInstrText>
        </w:r>
        <w:r w:rsidRPr="006E6534" w:rsidDel="00B91305">
          <w:rPr>
            <w:rFonts w:cs="Times New Roman"/>
            <w:color w:val="000000" w:themeColor="text1"/>
            <w:rPrChange w:id="2933" w:author="N F" w:date="2023-12-05T03:08:00Z">
              <w:rPr>
                <w:rFonts w:cs="Times New Roman"/>
              </w:rPr>
            </w:rPrChange>
          </w:rPr>
          <w:delInstrText>://</w:delInstrText>
        </w:r>
        <w:r w:rsidRPr="006E6534" w:rsidDel="00B91305">
          <w:rPr>
            <w:rFonts w:cs="Times New Roman"/>
            <w:color w:val="000000" w:themeColor="text1"/>
            <w:lang w:val="en-US"/>
            <w:rPrChange w:id="2934" w:author="N F" w:date="2023-12-05T03:08:00Z">
              <w:rPr>
                <w:rFonts w:cs="Times New Roman"/>
                <w:lang w:val="en-US"/>
              </w:rPr>
            </w:rPrChange>
          </w:rPr>
          <w:delInstrText>zotero</w:delInstrText>
        </w:r>
        <w:r w:rsidRPr="006E6534" w:rsidDel="00B91305">
          <w:rPr>
            <w:rFonts w:cs="Times New Roman"/>
            <w:color w:val="000000" w:themeColor="text1"/>
            <w:rPrChange w:id="2935" w:author="N F" w:date="2023-12-05T03:08:00Z">
              <w:rPr>
                <w:rFonts w:cs="Times New Roman"/>
              </w:rPr>
            </w:rPrChange>
          </w:rPr>
          <w:delInstrText>.</w:delInstrText>
        </w:r>
        <w:r w:rsidRPr="006E6534" w:rsidDel="00B91305">
          <w:rPr>
            <w:rFonts w:cs="Times New Roman"/>
            <w:color w:val="000000" w:themeColor="text1"/>
            <w:lang w:val="en-US"/>
            <w:rPrChange w:id="2936" w:author="N F" w:date="2023-12-05T03:08:00Z">
              <w:rPr>
                <w:rFonts w:cs="Times New Roman"/>
                <w:lang w:val="en-US"/>
              </w:rPr>
            </w:rPrChange>
          </w:rPr>
          <w:delInstrText>org</w:delInstrText>
        </w:r>
        <w:r w:rsidRPr="006E6534" w:rsidDel="00B91305">
          <w:rPr>
            <w:rFonts w:cs="Times New Roman"/>
            <w:color w:val="000000" w:themeColor="text1"/>
            <w:rPrChange w:id="2937" w:author="N F" w:date="2023-12-05T03:08:00Z">
              <w:rPr>
                <w:rFonts w:cs="Times New Roman"/>
              </w:rPr>
            </w:rPrChange>
          </w:rPr>
          <w:delInstrText>/</w:delInstrText>
        </w:r>
        <w:r w:rsidRPr="006E6534" w:rsidDel="00B91305">
          <w:rPr>
            <w:rFonts w:cs="Times New Roman"/>
            <w:color w:val="000000" w:themeColor="text1"/>
            <w:lang w:val="en-US"/>
            <w:rPrChange w:id="2938" w:author="N F" w:date="2023-12-05T03:08:00Z">
              <w:rPr>
                <w:rFonts w:cs="Times New Roman"/>
                <w:lang w:val="en-US"/>
              </w:rPr>
            </w:rPrChange>
          </w:rPr>
          <w:delInstrText>groups</w:delInstrText>
        </w:r>
        <w:r w:rsidRPr="006E6534" w:rsidDel="00B91305">
          <w:rPr>
            <w:rFonts w:cs="Times New Roman"/>
            <w:color w:val="000000" w:themeColor="text1"/>
            <w:rPrChange w:id="2939" w:author="N F" w:date="2023-12-05T03:08:00Z">
              <w:rPr>
                <w:rFonts w:cs="Times New Roman"/>
              </w:rPr>
            </w:rPrChange>
          </w:rPr>
          <w:delInstrText>/4735135/</w:delInstrText>
        </w:r>
        <w:r w:rsidRPr="006E6534" w:rsidDel="00B91305">
          <w:rPr>
            <w:rFonts w:cs="Times New Roman"/>
            <w:color w:val="000000" w:themeColor="text1"/>
            <w:lang w:val="en-US"/>
            <w:rPrChange w:id="2940" w:author="N F" w:date="2023-12-05T03:08:00Z">
              <w:rPr>
                <w:rFonts w:cs="Times New Roman"/>
                <w:lang w:val="en-US"/>
              </w:rPr>
            </w:rPrChange>
          </w:rPr>
          <w:delInstrText>items</w:delInstrText>
        </w:r>
        <w:r w:rsidRPr="006E6534" w:rsidDel="00B91305">
          <w:rPr>
            <w:rFonts w:cs="Times New Roman"/>
            <w:color w:val="000000" w:themeColor="text1"/>
            <w:rPrChange w:id="2941" w:author="N F" w:date="2023-12-05T03:08:00Z">
              <w:rPr>
                <w:rFonts w:cs="Times New Roman"/>
              </w:rPr>
            </w:rPrChange>
          </w:rPr>
          <w:delInstrText>/</w:delInstrText>
        </w:r>
        <w:r w:rsidRPr="006E6534" w:rsidDel="00B91305">
          <w:rPr>
            <w:rFonts w:cs="Times New Roman"/>
            <w:color w:val="000000" w:themeColor="text1"/>
            <w:lang w:val="en-US"/>
            <w:rPrChange w:id="2942" w:author="N F" w:date="2023-12-05T03:08:00Z">
              <w:rPr>
                <w:rFonts w:cs="Times New Roman"/>
                <w:lang w:val="en-US"/>
              </w:rPr>
            </w:rPrChange>
          </w:rPr>
          <w:delInstrText>MYHRN</w:delInstrText>
        </w:r>
        <w:r w:rsidRPr="006E6534" w:rsidDel="00B91305">
          <w:rPr>
            <w:rFonts w:cs="Times New Roman"/>
            <w:color w:val="000000" w:themeColor="text1"/>
            <w:rPrChange w:id="2943" w:author="N F" w:date="2023-12-05T03:08:00Z">
              <w:rPr>
                <w:rFonts w:cs="Times New Roman"/>
              </w:rPr>
            </w:rPrChange>
          </w:rPr>
          <w:delInstrText>2</w:delInstrText>
        </w:r>
        <w:r w:rsidRPr="006E6534" w:rsidDel="00B91305">
          <w:rPr>
            <w:rFonts w:cs="Times New Roman"/>
            <w:color w:val="000000" w:themeColor="text1"/>
            <w:lang w:val="en-US"/>
            <w:rPrChange w:id="2944" w:author="N F" w:date="2023-12-05T03:08:00Z">
              <w:rPr>
                <w:rFonts w:cs="Times New Roman"/>
                <w:lang w:val="en-US"/>
              </w:rPr>
            </w:rPrChange>
          </w:rPr>
          <w:delInstrText>I</w:delInstrText>
        </w:r>
        <w:r w:rsidRPr="006E6534" w:rsidDel="00B91305">
          <w:rPr>
            <w:rFonts w:cs="Times New Roman"/>
            <w:color w:val="000000" w:themeColor="text1"/>
            <w:rPrChange w:id="2945" w:author="N F" w:date="2023-12-05T03:08:00Z">
              <w:rPr>
                <w:rFonts w:cs="Times New Roman"/>
              </w:rPr>
            </w:rPrChange>
          </w:rPr>
          <w:delInstrText>7"],"</w:delInstrText>
        </w:r>
        <w:r w:rsidRPr="006E6534" w:rsidDel="00B91305">
          <w:rPr>
            <w:rFonts w:cs="Times New Roman"/>
            <w:color w:val="000000" w:themeColor="text1"/>
            <w:lang w:val="en-US"/>
            <w:rPrChange w:id="2946" w:author="N F" w:date="2023-12-05T03:08:00Z">
              <w:rPr>
                <w:rFonts w:cs="Times New Roman"/>
                <w:lang w:val="en-US"/>
              </w:rPr>
            </w:rPrChange>
          </w:rPr>
          <w:delInstrText>itemData</w:delInstrText>
        </w:r>
        <w:r w:rsidRPr="006E6534" w:rsidDel="00B91305">
          <w:rPr>
            <w:rFonts w:cs="Times New Roman"/>
            <w:color w:val="000000" w:themeColor="text1"/>
            <w:rPrChange w:id="2947" w:author="N F" w:date="2023-12-05T03:08:00Z">
              <w:rPr>
                <w:rFonts w:cs="Times New Roman"/>
              </w:rPr>
            </w:rPrChange>
          </w:rPr>
          <w:delInstrText>":{"</w:delInstrText>
        </w:r>
        <w:r w:rsidRPr="006E6534" w:rsidDel="00B91305">
          <w:rPr>
            <w:rFonts w:cs="Times New Roman"/>
            <w:color w:val="000000" w:themeColor="text1"/>
            <w:lang w:val="en-US"/>
            <w:rPrChange w:id="2948" w:author="N F" w:date="2023-12-05T03:08:00Z">
              <w:rPr>
                <w:rFonts w:cs="Times New Roman"/>
                <w:lang w:val="en-US"/>
              </w:rPr>
            </w:rPrChange>
          </w:rPr>
          <w:delInstrText>id</w:delInstrText>
        </w:r>
        <w:r w:rsidRPr="006E6534" w:rsidDel="00B91305">
          <w:rPr>
            <w:rFonts w:cs="Times New Roman"/>
            <w:color w:val="000000" w:themeColor="text1"/>
            <w:rPrChange w:id="2949" w:author="N F" w:date="2023-12-05T03:08:00Z">
              <w:rPr>
                <w:rFonts w:cs="Times New Roman"/>
              </w:rPr>
            </w:rPrChange>
          </w:rPr>
          <w:delInstrText>":161896,"</w:delInstrText>
        </w:r>
        <w:r w:rsidRPr="006E6534" w:rsidDel="00B91305">
          <w:rPr>
            <w:rFonts w:cs="Times New Roman"/>
            <w:color w:val="000000" w:themeColor="text1"/>
            <w:lang w:val="en-US"/>
            <w:rPrChange w:id="2950" w:author="N F" w:date="2023-12-05T03:08:00Z">
              <w:rPr>
                <w:rFonts w:cs="Times New Roman"/>
                <w:lang w:val="en-US"/>
              </w:rPr>
            </w:rPrChange>
          </w:rPr>
          <w:delInstrText>type</w:delInstrText>
        </w:r>
        <w:r w:rsidRPr="006E6534" w:rsidDel="00B91305">
          <w:rPr>
            <w:rFonts w:cs="Times New Roman"/>
            <w:color w:val="000000" w:themeColor="text1"/>
            <w:rPrChange w:id="2951" w:author="N F" w:date="2023-12-05T03:08:00Z">
              <w:rPr>
                <w:rFonts w:cs="Times New Roman"/>
              </w:rPr>
            </w:rPrChange>
          </w:rPr>
          <w:delInstrText>":"</w:delInstrText>
        </w:r>
        <w:r w:rsidRPr="006E6534" w:rsidDel="00B91305">
          <w:rPr>
            <w:rFonts w:cs="Times New Roman"/>
            <w:color w:val="000000" w:themeColor="text1"/>
            <w:lang w:val="en-US"/>
            <w:rPrChange w:id="2952" w:author="N F" w:date="2023-12-05T03:08:00Z">
              <w:rPr>
                <w:rFonts w:cs="Times New Roman"/>
                <w:lang w:val="en-US"/>
              </w:rPr>
            </w:rPrChange>
          </w:rPr>
          <w:delInstrText>webpage</w:delInstrText>
        </w:r>
        <w:r w:rsidRPr="006E6534" w:rsidDel="00B91305">
          <w:rPr>
            <w:rFonts w:cs="Times New Roman"/>
            <w:color w:val="000000" w:themeColor="text1"/>
            <w:rPrChange w:id="2953" w:author="N F" w:date="2023-12-05T03:08:00Z">
              <w:rPr>
                <w:rFonts w:cs="Times New Roman"/>
              </w:rPr>
            </w:rPrChange>
          </w:rPr>
          <w:delInstrText>","</w:delInstrText>
        </w:r>
        <w:r w:rsidRPr="006E6534" w:rsidDel="00B91305">
          <w:rPr>
            <w:rFonts w:cs="Times New Roman"/>
            <w:color w:val="000000" w:themeColor="text1"/>
            <w:lang w:val="en-US"/>
            <w:rPrChange w:id="2954" w:author="N F" w:date="2023-12-05T03:08:00Z">
              <w:rPr>
                <w:rFonts w:cs="Times New Roman"/>
                <w:lang w:val="en-US"/>
              </w:rPr>
            </w:rPrChange>
          </w:rPr>
          <w:delInstrText>abstract</w:delInstrText>
        </w:r>
        <w:r w:rsidRPr="006E6534" w:rsidDel="00B91305">
          <w:rPr>
            <w:rFonts w:cs="Times New Roman"/>
            <w:color w:val="000000" w:themeColor="text1"/>
            <w:rPrChange w:id="2955" w:author="N F" w:date="2023-12-05T03:08:00Z">
              <w:rPr>
                <w:rFonts w:cs="Times New Roman"/>
              </w:rPr>
            </w:rPrChange>
          </w:rPr>
          <w:delInstrText>":"</w:delInstrText>
        </w:r>
        <w:r w:rsidRPr="006E6534" w:rsidDel="00B91305">
          <w:rPr>
            <w:rFonts w:cs="Times New Roman"/>
            <w:color w:val="000000" w:themeColor="text1"/>
            <w:lang w:val="en-US"/>
            <w:rPrChange w:id="2956" w:author="N F" w:date="2023-12-05T03:08:00Z">
              <w:rPr>
                <w:rFonts w:cs="Times New Roman"/>
                <w:lang w:val="en-US"/>
              </w:rPr>
            </w:rPrChange>
          </w:rPr>
          <w:delInstrText>Osimertinib</w:delInstrText>
        </w:r>
        <w:r w:rsidRPr="006E6534" w:rsidDel="00B91305">
          <w:rPr>
            <w:rFonts w:cs="Times New Roman"/>
            <w:color w:val="000000" w:themeColor="text1"/>
            <w:rPrChange w:id="2957" w:author="N F" w:date="2023-12-05T03:08:00Z">
              <w:rPr>
                <w:rFonts w:cs="Times New Roman"/>
              </w:rPr>
            </w:rPrChange>
          </w:rPr>
          <w:delInstrText xml:space="preserve"> | </w:delInstrText>
        </w:r>
        <w:r w:rsidRPr="006E6534" w:rsidDel="00B91305">
          <w:rPr>
            <w:rFonts w:cs="Times New Roman"/>
            <w:color w:val="000000" w:themeColor="text1"/>
            <w:lang w:val="en-US"/>
            <w:rPrChange w:id="2958" w:author="N F" w:date="2023-12-05T03:08:00Z">
              <w:rPr>
                <w:rFonts w:cs="Times New Roman"/>
                <w:lang w:val="en-US"/>
              </w:rPr>
            </w:rPrChange>
          </w:rPr>
          <w:delInstrText>C</w:delInstrText>
        </w:r>
        <w:r w:rsidRPr="006E6534" w:rsidDel="00B91305">
          <w:rPr>
            <w:rFonts w:cs="Times New Roman"/>
            <w:color w:val="000000" w:themeColor="text1"/>
            <w:rPrChange w:id="2959" w:author="N F" w:date="2023-12-05T03:08:00Z">
              <w:rPr>
                <w:rFonts w:cs="Times New Roman"/>
              </w:rPr>
            </w:rPrChange>
          </w:rPr>
          <w:delInstrText>28</w:delInstrText>
        </w:r>
        <w:r w:rsidRPr="006E6534" w:rsidDel="00B91305">
          <w:rPr>
            <w:rFonts w:cs="Times New Roman"/>
            <w:color w:val="000000" w:themeColor="text1"/>
            <w:lang w:val="en-US"/>
            <w:rPrChange w:id="2960" w:author="N F" w:date="2023-12-05T03:08:00Z">
              <w:rPr>
                <w:rFonts w:cs="Times New Roman"/>
                <w:lang w:val="en-US"/>
              </w:rPr>
            </w:rPrChange>
          </w:rPr>
          <w:delInstrText>H</w:delInstrText>
        </w:r>
        <w:r w:rsidRPr="006E6534" w:rsidDel="00B91305">
          <w:rPr>
            <w:rFonts w:cs="Times New Roman"/>
            <w:color w:val="000000" w:themeColor="text1"/>
            <w:rPrChange w:id="2961" w:author="N F" w:date="2023-12-05T03:08:00Z">
              <w:rPr>
                <w:rFonts w:cs="Times New Roman"/>
              </w:rPr>
            </w:rPrChange>
          </w:rPr>
          <w:delInstrText>33</w:delInstrText>
        </w:r>
        <w:r w:rsidRPr="006E6534" w:rsidDel="00B91305">
          <w:rPr>
            <w:rFonts w:cs="Times New Roman"/>
            <w:color w:val="000000" w:themeColor="text1"/>
            <w:lang w:val="en-US"/>
            <w:rPrChange w:id="2962" w:author="N F" w:date="2023-12-05T03:08:00Z">
              <w:rPr>
                <w:rFonts w:cs="Times New Roman"/>
                <w:lang w:val="en-US"/>
              </w:rPr>
            </w:rPrChange>
          </w:rPr>
          <w:delInstrText>N</w:delInstrText>
        </w:r>
        <w:r w:rsidRPr="006E6534" w:rsidDel="00B91305">
          <w:rPr>
            <w:rFonts w:cs="Times New Roman"/>
            <w:color w:val="000000" w:themeColor="text1"/>
            <w:rPrChange w:id="2963" w:author="N F" w:date="2023-12-05T03:08:00Z">
              <w:rPr>
                <w:rFonts w:cs="Times New Roman"/>
              </w:rPr>
            </w:rPrChange>
          </w:rPr>
          <w:delInstrText>7</w:delInstrText>
        </w:r>
        <w:r w:rsidRPr="006E6534" w:rsidDel="00B91305">
          <w:rPr>
            <w:rFonts w:cs="Times New Roman"/>
            <w:color w:val="000000" w:themeColor="text1"/>
            <w:lang w:val="en-US"/>
            <w:rPrChange w:id="2964" w:author="N F" w:date="2023-12-05T03:08:00Z">
              <w:rPr>
                <w:rFonts w:cs="Times New Roman"/>
                <w:lang w:val="en-US"/>
              </w:rPr>
            </w:rPrChange>
          </w:rPr>
          <w:delInstrText>O</w:delInstrText>
        </w:r>
        <w:r w:rsidRPr="006E6534" w:rsidDel="00B91305">
          <w:rPr>
            <w:rFonts w:cs="Times New Roman"/>
            <w:color w:val="000000" w:themeColor="text1"/>
            <w:rPrChange w:id="2965" w:author="N F" w:date="2023-12-05T03:08:00Z">
              <w:rPr>
                <w:rFonts w:cs="Times New Roman"/>
              </w:rPr>
            </w:rPrChange>
          </w:rPr>
          <w:delInstrText xml:space="preserve">2 | </w:delInstrText>
        </w:r>
        <w:r w:rsidRPr="006E6534" w:rsidDel="00B91305">
          <w:rPr>
            <w:rFonts w:cs="Times New Roman"/>
            <w:color w:val="000000" w:themeColor="text1"/>
            <w:lang w:val="en-US"/>
            <w:rPrChange w:id="2966" w:author="N F" w:date="2023-12-05T03:08:00Z">
              <w:rPr>
                <w:rFonts w:cs="Times New Roman"/>
                <w:lang w:val="en-US"/>
              </w:rPr>
            </w:rPrChange>
          </w:rPr>
          <w:delInstrText>CID</w:delInstrText>
        </w:r>
        <w:r w:rsidRPr="006E6534" w:rsidDel="00B91305">
          <w:rPr>
            <w:rFonts w:cs="Times New Roman"/>
            <w:color w:val="000000" w:themeColor="text1"/>
            <w:rPrChange w:id="2967" w:author="N F" w:date="2023-12-05T03:08:00Z">
              <w:rPr>
                <w:rFonts w:cs="Times New Roman"/>
              </w:rPr>
            </w:rPrChange>
          </w:rPr>
          <w:delInstrText xml:space="preserve"> 71496458 - </w:delInstrText>
        </w:r>
        <w:r w:rsidRPr="006E6534" w:rsidDel="00B91305">
          <w:rPr>
            <w:rFonts w:cs="Times New Roman"/>
            <w:color w:val="000000" w:themeColor="text1"/>
            <w:lang w:val="en-US"/>
            <w:rPrChange w:id="2968" w:author="N F" w:date="2023-12-05T03:08:00Z">
              <w:rPr>
                <w:rFonts w:cs="Times New Roman"/>
                <w:lang w:val="en-US"/>
              </w:rPr>
            </w:rPrChange>
          </w:rPr>
          <w:delInstrText>structure</w:delInstrText>
        </w:r>
        <w:r w:rsidRPr="006E6534" w:rsidDel="00B91305">
          <w:rPr>
            <w:rFonts w:cs="Times New Roman"/>
            <w:color w:val="000000" w:themeColor="text1"/>
            <w:rPrChange w:id="2969" w:author="N F" w:date="2023-12-05T03:08:00Z">
              <w:rPr>
                <w:rFonts w:cs="Times New Roman"/>
              </w:rPr>
            </w:rPrChange>
          </w:rPr>
          <w:delInstrText xml:space="preserve">, </w:delInstrText>
        </w:r>
        <w:r w:rsidRPr="006E6534" w:rsidDel="00B91305">
          <w:rPr>
            <w:rFonts w:cs="Times New Roman"/>
            <w:color w:val="000000" w:themeColor="text1"/>
            <w:lang w:val="en-US"/>
            <w:rPrChange w:id="2970" w:author="N F" w:date="2023-12-05T03:08:00Z">
              <w:rPr>
                <w:rFonts w:cs="Times New Roman"/>
                <w:lang w:val="en-US"/>
              </w:rPr>
            </w:rPrChange>
          </w:rPr>
          <w:delInstrText>chemical</w:delInstrText>
        </w:r>
        <w:r w:rsidRPr="006E6534" w:rsidDel="00B91305">
          <w:rPr>
            <w:rFonts w:cs="Times New Roman"/>
            <w:color w:val="000000" w:themeColor="text1"/>
            <w:rPrChange w:id="2971" w:author="N F" w:date="2023-12-05T03:08:00Z">
              <w:rPr>
                <w:rFonts w:cs="Times New Roman"/>
              </w:rPr>
            </w:rPrChange>
          </w:rPr>
          <w:delInstrText xml:space="preserve"> </w:delInstrText>
        </w:r>
        <w:r w:rsidRPr="006E6534" w:rsidDel="00B91305">
          <w:rPr>
            <w:rFonts w:cs="Times New Roman"/>
            <w:color w:val="000000" w:themeColor="text1"/>
            <w:lang w:val="en-US"/>
            <w:rPrChange w:id="2972" w:author="N F" w:date="2023-12-05T03:08:00Z">
              <w:rPr>
                <w:rFonts w:cs="Times New Roman"/>
                <w:lang w:val="en-US"/>
              </w:rPr>
            </w:rPrChange>
          </w:rPr>
          <w:delInstrText>names</w:delInstrText>
        </w:r>
        <w:r w:rsidRPr="006E6534" w:rsidDel="00B91305">
          <w:rPr>
            <w:rFonts w:cs="Times New Roman"/>
            <w:color w:val="000000" w:themeColor="text1"/>
            <w:rPrChange w:id="2973" w:author="N F" w:date="2023-12-05T03:08:00Z">
              <w:rPr>
                <w:rFonts w:cs="Times New Roman"/>
              </w:rPr>
            </w:rPrChange>
          </w:rPr>
          <w:delInstrText xml:space="preserve">, </w:delInstrText>
        </w:r>
        <w:r w:rsidRPr="006E6534" w:rsidDel="00B91305">
          <w:rPr>
            <w:rFonts w:cs="Times New Roman"/>
            <w:color w:val="000000" w:themeColor="text1"/>
            <w:lang w:val="en-US"/>
            <w:rPrChange w:id="2974" w:author="N F" w:date="2023-12-05T03:08:00Z">
              <w:rPr>
                <w:rFonts w:cs="Times New Roman"/>
                <w:lang w:val="en-US"/>
              </w:rPr>
            </w:rPrChange>
          </w:rPr>
          <w:delInstrText>physical</w:delInstrText>
        </w:r>
        <w:r w:rsidRPr="006E6534" w:rsidDel="00B91305">
          <w:rPr>
            <w:rFonts w:cs="Times New Roman"/>
            <w:color w:val="000000" w:themeColor="text1"/>
            <w:rPrChange w:id="2975" w:author="N F" w:date="2023-12-05T03:08:00Z">
              <w:rPr>
                <w:rFonts w:cs="Times New Roman"/>
              </w:rPr>
            </w:rPrChange>
          </w:rPr>
          <w:delInstrText xml:space="preserve"> </w:delInstrText>
        </w:r>
        <w:r w:rsidRPr="006E6534" w:rsidDel="00B91305">
          <w:rPr>
            <w:rFonts w:cs="Times New Roman"/>
            <w:color w:val="000000" w:themeColor="text1"/>
            <w:lang w:val="en-US"/>
            <w:rPrChange w:id="2976" w:author="N F" w:date="2023-12-05T03:08:00Z">
              <w:rPr>
                <w:rFonts w:cs="Times New Roman"/>
                <w:lang w:val="en-US"/>
              </w:rPr>
            </w:rPrChange>
          </w:rPr>
          <w:delInstrText>and</w:delInstrText>
        </w:r>
        <w:r w:rsidRPr="006E6534" w:rsidDel="00B91305">
          <w:rPr>
            <w:rFonts w:cs="Times New Roman"/>
            <w:color w:val="000000" w:themeColor="text1"/>
            <w:rPrChange w:id="2977" w:author="N F" w:date="2023-12-05T03:08:00Z">
              <w:rPr>
                <w:rFonts w:cs="Times New Roman"/>
              </w:rPr>
            </w:rPrChange>
          </w:rPr>
          <w:delInstrText xml:space="preserve"> </w:delInstrText>
        </w:r>
        <w:r w:rsidRPr="006E6534" w:rsidDel="00B91305">
          <w:rPr>
            <w:rFonts w:cs="Times New Roman"/>
            <w:color w:val="000000" w:themeColor="text1"/>
            <w:lang w:val="en-US"/>
            <w:rPrChange w:id="2978" w:author="N F" w:date="2023-12-05T03:08:00Z">
              <w:rPr>
                <w:rFonts w:cs="Times New Roman"/>
                <w:lang w:val="en-US"/>
              </w:rPr>
            </w:rPrChange>
          </w:rPr>
          <w:delInstrText>chemical</w:delInstrText>
        </w:r>
        <w:r w:rsidRPr="006E6534" w:rsidDel="00B91305">
          <w:rPr>
            <w:rFonts w:cs="Times New Roman"/>
            <w:color w:val="000000" w:themeColor="text1"/>
            <w:rPrChange w:id="2979" w:author="N F" w:date="2023-12-05T03:08:00Z">
              <w:rPr>
                <w:rFonts w:cs="Times New Roman"/>
              </w:rPr>
            </w:rPrChange>
          </w:rPr>
          <w:delInstrText xml:space="preserve"> </w:delInstrText>
        </w:r>
        <w:r w:rsidRPr="006E6534" w:rsidDel="00B91305">
          <w:rPr>
            <w:rFonts w:cs="Times New Roman"/>
            <w:color w:val="000000" w:themeColor="text1"/>
            <w:lang w:val="en-US"/>
            <w:rPrChange w:id="2980" w:author="N F" w:date="2023-12-05T03:08:00Z">
              <w:rPr>
                <w:rFonts w:cs="Times New Roman"/>
                <w:lang w:val="en-US"/>
              </w:rPr>
            </w:rPrChange>
          </w:rPr>
          <w:delInstrText>properties</w:delInstrText>
        </w:r>
        <w:r w:rsidRPr="006E6534" w:rsidDel="00B91305">
          <w:rPr>
            <w:rFonts w:cs="Times New Roman"/>
            <w:color w:val="000000" w:themeColor="text1"/>
            <w:rPrChange w:id="2981" w:author="N F" w:date="2023-12-05T03:08:00Z">
              <w:rPr>
                <w:rFonts w:cs="Times New Roman"/>
              </w:rPr>
            </w:rPrChange>
          </w:rPr>
          <w:delInstrText xml:space="preserve">, </w:delInstrText>
        </w:r>
        <w:r w:rsidRPr="006E6534" w:rsidDel="00B91305">
          <w:rPr>
            <w:rFonts w:cs="Times New Roman"/>
            <w:color w:val="000000" w:themeColor="text1"/>
            <w:lang w:val="en-US"/>
            <w:rPrChange w:id="2982" w:author="N F" w:date="2023-12-05T03:08:00Z">
              <w:rPr>
                <w:rFonts w:cs="Times New Roman"/>
                <w:lang w:val="en-US"/>
              </w:rPr>
            </w:rPrChange>
          </w:rPr>
          <w:delInstrText>classification</w:delInstrText>
        </w:r>
        <w:r w:rsidRPr="006E6534" w:rsidDel="00B91305">
          <w:rPr>
            <w:rFonts w:cs="Times New Roman"/>
            <w:color w:val="000000" w:themeColor="text1"/>
            <w:rPrChange w:id="2983" w:author="N F" w:date="2023-12-05T03:08:00Z">
              <w:rPr>
                <w:rFonts w:cs="Times New Roman"/>
              </w:rPr>
            </w:rPrChange>
          </w:rPr>
          <w:delInstrText xml:space="preserve">, </w:delInstrText>
        </w:r>
        <w:r w:rsidRPr="006E6534" w:rsidDel="00B91305">
          <w:rPr>
            <w:rFonts w:cs="Times New Roman"/>
            <w:color w:val="000000" w:themeColor="text1"/>
            <w:lang w:val="en-US"/>
            <w:rPrChange w:id="2984" w:author="N F" w:date="2023-12-05T03:08:00Z">
              <w:rPr>
                <w:rFonts w:cs="Times New Roman"/>
                <w:lang w:val="en-US"/>
              </w:rPr>
            </w:rPrChange>
          </w:rPr>
          <w:delInstrText>patents</w:delInstrText>
        </w:r>
        <w:r w:rsidRPr="006E6534" w:rsidDel="00B91305">
          <w:rPr>
            <w:rFonts w:cs="Times New Roman"/>
            <w:color w:val="000000" w:themeColor="text1"/>
            <w:rPrChange w:id="2985" w:author="N F" w:date="2023-12-05T03:08:00Z">
              <w:rPr>
                <w:rFonts w:cs="Times New Roman"/>
              </w:rPr>
            </w:rPrChange>
          </w:rPr>
          <w:delInstrText xml:space="preserve">, </w:delInstrText>
        </w:r>
        <w:r w:rsidRPr="006E6534" w:rsidDel="00B91305">
          <w:rPr>
            <w:rFonts w:cs="Times New Roman"/>
            <w:color w:val="000000" w:themeColor="text1"/>
            <w:lang w:val="en-US"/>
            <w:rPrChange w:id="2986" w:author="N F" w:date="2023-12-05T03:08:00Z">
              <w:rPr>
                <w:rFonts w:cs="Times New Roman"/>
                <w:lang w:val="en-US"/>
              </w:rPr>
            </w:rPrChange>
          </w:rPr>
          <w:delInstrText>literature</w:delInstrText>
        </w:r>
        <w:r w:rsidRPr="006E6534" w:rsidDel="00B91305">
          <w:rPr>
            <w:rFonts w:cs="Times New Roman"/>
            <w:color w:val="000000" w:themeColor="text1"/>
            <w:rPrChange w:id="2987" w:author="N F" w:date="2023-12-05T03:08:00Z">
              <w:rPr>
                <w:rFonts w:cs="Times New Roman"/>
              </w:rPr>
            </w:rPrChange>
          </w:rPr>
          <w:delInstrText xml:space="preserve">, </w:delInstrText>
        </w:r>
        <w:r w:rsidRPr="006E6534" w:rsidDel="00B91305">
          <w:rPr>
            <w:rFonts w:cs="Times New Roman"/>
            <w:color w:val="000000" w:themeColor="text1"/>
            <w:lang w:val="en-US"/>
            <w:rPrChange w:id="2988" w:author="N F" w:date="2023-12-05T03:08:00Z">
              <w:rPr>
                <w:rFonts w:cs="Times New Roman"/>
                <w:lang w:val="en-US"/>
              </w:rPr>
            </w:rPrChange>
          </w:rPr>
          <w:delInstrText>biological</w:delInstrText>
        </w:r>
        <w:r w:rsidRPr="006E6534" w:rsidDel="00B91305">
          <w:rPr>
            <w:rFonts w:cs="Times New Roman"/>
            <w:color w:val="000000" w:themeColor="text1"/>
            <w:rPrChange w:id="2989" w:author="N F" w:date="2023-12-05T03:08:00Z">
              <w:rPr>
                <w:rFonts w:cs="Times New Roman"/>
              </w:rPr>
            </w:rPrChange>
          </w:rPr>
          <w:delInstrText xml:space="preserve"> </w:delInstrText>
        </w:r>
        <w:r w:rsidRPr="006E6534" w:rsidDel="00B91305">
          <w:rPr>
            <w:rFonts w:cs="Times New Roman"/>
            <w:color w:val="000000" w:themeColor="text1"/>
            <w:lang w:val="en-US"/>
            <w:rPrChange w:id="2990" w:author="N F" w:date="2023-12-05T03:08:00Z">
              <w:rPr>
                <w:rFonts w:cs="Times New Roman"/>
                <w:lang w:val="en-US"/>
              </w:rPr>
            </w:rPrChange>
          </w:rPr>
          <w:delInstrText>activities</w:delInstrText>
        </w:r>
        <w:r w:rsidRPr="006E6534" w:rsidDel="00B91305">
          <w:rPr>
            <w:rFonts w:cs="Times New Roman"/>
            <w:color w:val="000000" w:themeColor="text1"/>
            <w:rPrChange w:id="2991" w:author="N F" w:date="2023-12-05T03:08:00Z">
              <w:rPr>
                <w:rFonts w:cs="Times New Roman"/>
              </w:rPr>
            </w:rPrChange>
          </w:rPr>
          <w:delInstrText xml:space="preserve">, </w:delInstrText>
        </w:r>
        <w:r w:rsidRPr="006E6534" w:rsidDel="00B91305">
          <w:rPr>
            <w:rFonts w:cs="Times New Roman"/>
            <w:color w:val="000000" w:themeColor="text1"/>
            <w:lang w:val="en-US"/>
            <w:rPrChange w:id="2992" w:author="N F" w:date="2023-12-05T03:08:00Z">
              <w:rPr>
                <w:rFonts w:cs="Times New Roman"/>
                <w:lang w:val="en-US"/>
              </w:rPr>
            </w:rPrChange>
          </w:rPr>
          <w:delInstrText>safety</w:delInstrText>
        </w:r>
        <w:r w:rsidRPr="006E6534" w:rsidDel="00B91305">
          <w:rPr>
            <w:rFonts w:cs="Times New Roman"/>
            <w:color w:val="000000" w:themeColor="text1"/>
            <w:rPrChange w:id="2993" w:author="N F" w:date="2023-12-05T03:08:00Z">
              <w:rPr>
                <w:rFonts w:cs="Times New Roman"/>
              </w:rPr>
            </w:rPrChange>
          </w:rPr>
          <w:delInstrText>/</w:delInstrText>
        </w:r>
        <w:r w:rsidRPr="006E6534" w:rsidDel="00B91305">
          <w:rPr>
            <w:rFonts w:cs="Times New Roman"/>
            <w:color w:val="000000" w:themeColor="text1"/>
            <w:lang w:val="en-US"/>
            <w:rPrChange w:id="2994" w:author="N F" w:date="2023-12-05T03:08:00Z">
              <w:rPr>
                <w:rFonts w:cs="Times New Roman"/>
                <w:lang w:val="en-US"/>
              </w:rPr>
            </w:rPrChange>
          </w:rPr>
          <w:delInstrText>hazards</w:delInstrText>
        </w:r>
        <w:r w:rsidRPr="006E6534" w:rsidDel="00B91305">
          <w:rPr>
            <w:rFonts w:cs="Times New Roman"/>
            <w:color w:val="000000" w:themeColor="text1"/>
            <w:rPrChange w:id="2995" w:author="N F" w:date="2023-12-05T03:08:00Z">
              <w:rPr>
                <w:rFonts w:cs="Times New Roman"/>
              </w:rPr>
            </w:rPrChange>
          </w:rPr>
          <w:delInstrText>/</w:delInstrText>
        </w:r>
        <w:r w:rsidRPr="006E6534" w:rsidDel="00B91305">
          <w:rPr>
            <w:rFonts w:cs="Times New Roman"/>
            <w:color w:val="000000" w:themeColor="text1"/>
            <w:lang w:val="en-US"/>
            <w:rPrChange w:id="2996" w:author="N F" w:date="2023-12-05T03:08:00Z">
              <w:rPr>
                <w:rFonts w:cs="Times New Roman"/>
                <w:lang w:val="en-US"/>
              </w:rPr>
            </w:rPrChange>
          </w:rPr>
          <w:delInstrText>toxicity</w:delInstrText>
        </w:r>
        <w:r w:rsidRPr="006E6534" w:rsidDel="00B91305">
          <w:rPr>
            <w:rFonts w:cs="Times New Roman"/>
            <w:color w:val="000000" w:themeColor="text1"/>
            <w:rPrChange w:id="2997" w:author="N F" w:date="2023-12-05T03:08:00Z">
              <w:rPr>
                <w:rFonts w:cs="Times New Roman"/>
              </w:rPr>
            </w:rPrChange>
          </w:rPr>
          <w:delInstrText xml:space="preserve"> </w:delInstrText>
        </w:r>
        <w:r w:rsidRPr="006E6534" w:rsidDel="00B91305">
          <w:rPr>
            <w:rFonts w:cs="Times New Roman"/>
            <w:color w:val="000000" w:themeColor="text1"/>
            <w:lang w:val="en-US"/>
            <w:rPrChange w:id="2998" w:author="N F" w:date="2023-12-05T03:08:00Z">
              <w:rPr>
                <w:rFonts w:cs="Times New Roman"/>
                <w:lang w:val="en-US"/>
              </w:rPr>
            </w:rPrChange>
          </w:rPr>
          <w:delInstrText>information</w:delInstrText>
        </w:r>
        <w:r w:rsidRPr="006E6534" w:rsidDel="00B91305">
          <w:rPr>
            <w:rFonts w:cs="Times New Roman"/>
            <w:color w:val="000000" w:themeColor="text1"/>
            <w:rPrChange w:id="2999" w:author="N F" w:date="2023-12-05T03:08:00Z">
              <w:rPr>
                <w:rFonts w:cs="Times New Roman"/>
              </w:rPr>
            </w:rPrChange>
          </w:rPr>
          <w:delInstrText xml:space="preserve">, </w:delInstrText>
        </w:r>
        <w:r w:rsidRPr="006E6534" w:rsidDel="00B91305">
          <w:rPr>
            <w:rFonts w:cs="Times New Roman"/>
            <w:color w:val="000000" w:themeColor="text1"/>
            <w:lang w:val="en-US"/>
            <w:rPrChange w:id="3000" w:author="N F" w:date="2023-12-05T03:08:00Z">
              <w:rPr>
                <w:rFonts w:cs="Times New Roman"/>
                <w:lang w:val="en-US"/>
              </w:rPr>
            </w:rPrChange>
          </w:rPr>
          <w:delInstrText>supplier</w:delInstrText>
        </w:r>
        <w:r w:rsidRPr="006E6534" w:rsidDel="00B91305">
          <w:rPr>
            <w:rFonts w:cs="Times New Roman"/>
            <w:color w:val="000000" w:themeColor="text1"/>
            <w:rPrChange w:id="3001" w:author="N F" w:date="2023-12-05T03:08:00Z">
              <w:rPr>
                <w:rFonts w:cs="Times New Roman"/>
              </w:rPr>
            </w:rPrChange>
          </w:rPr>
          <w:delInstrText xml:space="preserve"> </w:delInstrText>
        </w:r>
        <w:r w:rsidRPr="006E6534" w:rsidDel="00B91305">
          <w:rPr>
            <w:rFonts w:cs="Times New Roman"/>
            <w:color w:val="000000" w:themeColor="text1"/>
            <w:lang w:val="en-US"/>
            <w:rPrChange w:id="3002" w:author="N F" w:date="2023-12-05T03:08:00Z">
              <w:rPr>
                <w:rFonts w:cs="Times New Roman"/>
                <w:lang w:val="en-US"/>
              </w:rPr>
            </w:rPrChange>
          </w:rPr>
          <w:delInstrText>lists</w:delInstrText>
        </w:r>
        <w:r w:rsidRPr="006E6534" w:rsidDel="00B91305">
          <w:rPr>
            <w:rFonts w:cs="Times New Roman"/>
            <w:color w:val="000000" w:themeColor="text1"/>
            <w:rPrChange w:id="3003" w:author="N F" w:date="2023-12-05T03:08:00Z">
              <w:rPr>
                <w:rFonts w:cs="Times New Roman"/>
              </w:rPr>
            </w:rPrChange>
          </w:rPr>
          <w:delInstrText xml:space="preserve">, </w:delInstrText>
        </w:r>
        <w:r w:rsidRPr="006E6534" w:rsidDel="00B91305">
          <w:rPr>
            <w:rFonts w:cs="Times New Roman"/>
            <w:color w:val="000000" w:themeColor="text1"/>
            <w:lang w:val="en-US"/>
            <w:rPrChange w:id="3004" w:author="N F" w:date="2023-12-05T03:08:00Z">
              <w:rPr>
                <w:rFonts w:cs="Times New Roman"/>
                <w:lang w:val="en-US"/>
              </w:rPr>
            </w:rPrChange>
          </w:rPr>
          <w:delInstrText>and</w:delInstrText>
        </w:r>
        <w:r w:rsidRPr="006E6534" w:rsidDel="00B91305">
          <w:rPr>
            <w:rFonts w:cs="Times New Roman"/>
            <w:color w:val="000000" w:themeColor="text1"/>
            <w:rPrChange w:id="3005" w:author="N F" w:date="2023-12-05T03:08:00Z">
              <w:rPr>
                <w:rFonts w:cs="Times New Roman"/>
              </w:rPr>
            </w:rPrChange>
          </w:rPr>
          <w:delInstrText xml:space="preserve"> </w:delInstrText>
        </w:r>
        <w:r w:rsidRPr="006E6534" w:rsidDel="00B91305">
          <w:rPr>
            <w:rFonts w:cs="Times New Roman"/>
            <w:color w:val="000000" w:themeColor="text1"/>
            <w:lang w:val="en-US"/>
            <w:rPrChange w:id="3006" w:author="N F" w:date="2023-12-05T03:08:00Z">
              <w:rPr>
                <w:rFonts w:cs="Times New Roman"/>
                <w:lang w:val="en-US"/>
              </w:rPr>
            </w:rPrChange>
          </w:rPr>
          <w:delInstrText>more</w:delInstrText>
        </w:r>
        <w:r w:rsidRPr="006E6534" w:rsidDel="00B91305">
          <w:rPr>
            <w:rFonts w:cs="Times New Roman"/>
            <w:color w:val="000000" w:themeColor="text1"/>
            <w:rPrChange w:id="3007" w:author="N F" w:date="2023-12-05T03:08:00Z">
              <w:rPr>
                <w:rFonts w:cs="Times New Roman"/>
              </w:rPr>
            </w:rPrChange>
          </w:rPr>
          <w:delInstrText>.","</w:delInstrText>
        </w:r>
        <w:r w:rsidRPr="006E6534" w:rsidDel="00B91305">
          <w:rPr>
            <w:rFonts w:cs="Times New Roman"/>
            <w:color w:val="000000" w:themeColor="text1"/>
            <w:lang w:val="en-US"/>
            <w:rPrChange w:id="3008" w:author="N F" w:date="2023-12-05T03:08:00Z">
              <w:rPr>
                <w:rFonts w:cs="Times New Roman"/>
                <w:lang w:val="en-US"/>
              </w:rPr>
            </w:rPrChange>
          </w:rPr>
          <w:delInstrText>language</w:delInstrText>
        </w:r>
        <w:r w:rsidRPr="006E6534" w:rsidDel="00B91305">
          <w:rPr>
            <w:rFonts w:cs="Times New Roman"/>
            <w:color w:val="000000" w:themeColor="text1"/>
            <w:rPrChange w:id="3009" w:author="N F" w:date="2023-12-05T03:08:00Z">
              <w:rPr>
                <w:rFonts w:cs="Times New Roman"/>
              </w:rPr>
            </w:rPrChange>
          </w:rPr>
          <w:delInstrText>":"</w:delInstrText>
        </w:r>
        <w:r w:rsidRPr="006E6534" w:rsidDel="00B91305">
          <w:rPr>
            <w:rFonts w:cs="Times New Roman"/>
            <w:color w:val="000000" w:themeColor="text1"/>
            <w:lang w:val="en-US"/>
            <w:rPrChange w:id="3010" w:author="N F" w:date="2023-12-05T03:08:00Z">
              <w:rPr>
                <w:rFonts w:cs="Times New Roman"/>
                <w:lang w:val="en-US"/>
              </w:rPr>
            </w:rPrChange>
          </w:rPr>
          <w:delInstrText>en</w:delInstrText>
        </w:r>
        <w:r w:rsidRPr="006E6534" w:rsidDel="00B91305">
          <w:rPr>
            <w:rFonts w:cs="Times New Roman"/>
            <w:color w:val="000000" w:themeColor="text1"/>
            <w:rPrChange w:id="3011" w:author="N F" w:date="2023-12-05T03:08:00Z">
              <w:rPr>
                <w:rFonts w:cs="Times New Roman"/>
              </w:rPr>
            </w:rPrChange>
          </w:rPr>
          <w:delInstrText>","</w:delInstrText>
        </w:r>
        <w:r w:rsidRPr="006E6534" w:rsidDel="00B91305">
          <w:rPr>
            <w:rFonts w:cs="Times New Roman"/>
            <w:color w:val="000000" w:themeColor="text1"/>
            <w:lang w:val="en-US"/>
            <w:rPrChange w:id="3012" w:author="N F" w:date="2023-12-05T03:08:00Z">
              <w:rPr>
                <w:rFonts w:cs="Times New Roman"/>
                <w:lang w:val="en-US"/>
              </w:rPr>
            </w:rPrChange>
          </w:rPr>
          <w:delInstrText>title</w:delInstrText>
        </w:r>
        <w:r w:rsidRPr="006E6534" w:rsidDel="00B91305">
          <w:rPr>
            <w:rFonts w:cs="Times New Roman"/>
            <w:color w:val="000000" w:themeColor="text1"/>
            <w:rPrChange w:id="3013" w:author="N F" w:date="2023-12-05T03:08:00Z">
              <w:rPr>
                <w:rFonts w:cs="Times New Roman"/>
              </w:rPr>
            </w:rPrChange>
          </w:rPr>
          <w:delInstrText>":"</w:delInstrText>
        </w:r>
        <w:r w:rsidRPr="006E6534" w:rsidDel="00B91305">
          <w:rPr>
            <w:rFonts w:cs="Times New Roman"/>
            <w:color w:val="000000" w:themeColor="text1"/>
            <w:lang w:val="en-US"/>
            <w:rPrChange w:id="3014" w:author="N F" w:date="2023-12-05T03:08:00Z">
              <w:rPr>
                <w:rFonts w:cs="Times New Roman"/>
                <w:lang w:val="en-US"/>
              </w:rPr>
            </w:rPrChange>
          </w:rPr>
          <w:delInstrText>Osimertinib</w:delInstrText>
        </w:r>
        <w:r w:rsidRPr="006E6534" w:rsidDel="00B91305">
          <w:rPr>
            <w:rFonts w:cs="Times New Roman"/>
            <w:color w:val="000000" w:themeColor="text1"/>
            <w:rPrChange w:id="3015" w:author="N F" w:date="2023-12-05T03:08:00Z">
              <w:rPr>
                <w:rFonts w:cs="Times New Roman"/>
              </w:rPr>
            </w:rPrChange>
          </w:rPr>
          <w:delInstrText>","</w:delInstrText>
        </w:r>
        <w:r w:rsidRPr="006E6534" w:rsidDel="00B91305">
          <w:rPr>
            <w:rFonts w:cs="Times New Roman"/>
            <w:color w:val="000000" w:themeColor="text1"/>
            <w:lang w:val="en-US"/>
            <w:rPrChange w:id="3016" w:author="N F" w:date="2023-12-05T03:08:00Z">
              <w:rPr>
                <w:rFonts w:cs="Times New Roman"/>
                <w:lang w:val="en-US"/>
              </w:rPr>
            </w:rPrChange>
          </w:rPr>
          <w:delInstrText>URL</w:delInstrText>
        </w:r>
        <w:r w:rsidRPr="006E6534" w:rsidDel="00B91305">
          <w:rPr>
            <w:rFonts w:cs="Times New Roman"/>
            <w:color w:val="000000" w:themeColor="text1"/>
            <w:rPrChange w:id="3017" w:author="N F" w:date="2023-12-05T03:08:00Z">
              <w:rPr>
                <w:rFonts w:cs="Times New Roman"/>
              </w:rPr>
            </w:rPrChange>
          </w:rPr>
          <w:delInstrText>":"</w:delInstrText>
        </w:r>
        <w:r w:rsidRPr="006E6534" w:rsidDel="00B91305">
          <w:rPr>
            <w:rFonts w:cs="Times New Roman"/>
            <w:color w:val="000000" w:themeColor="text1"/>
            <w:lang w:val="en-US"/>
            <w:rPrChange w:id="3018" w:author="N F" w:date="2023-12-05T03:08:00Z">
              <w:rPr>
                <w:rFonts w:cs="Times New Roman"/>
                <w:lang w:val="en-US"/>
              </w:rPr>
            </w:rPrChange>
          </w:rPr>
          <w:delInstrText>https</w:delInstrText>
        </w:r>
        <w:r w:rsidRPr="006E6534" w:rsidDel="00B91305">
          <w:rPr>
            <w:rFonts w:cs="Times New Roman"/>
            <w:color w:val="000000" w:themeColor="text1"/>
            <w:rPrChange w:id="3019" w:author="N F" w:date="2023-12-05T03:08:00Z">
              <w:rPr>
                <w:rFonts w:cs="Times New Roman"/>
              </w:rPr>
            </w:rPrChange>
          </w:rPr>
          <w:delInstrText>://</w:delInstrText>
        </w:r>
        <w:r w:rsidRPr="006E6534" w:rsidDel="00B91305">
          <w:rPr>
            <w:rFonts w:cs="Times New Roman"/>
            <w:color w:val="000000" w:themeColor="text1"/>
            <w:lang w:val="en-US"/>
            <w:rPrChange w:id="3020" w:author="N F" w:date="2023-12-05T03:08:00Z">
              <w:rPr>
                <w:rFonts w:cs="Times New Roman"/>
                <w:lang w:val="en-US"/>
              </w:rPr>
            </w:rPrChange>
          </w:rPr>
          <w:delInstrText>pubchem</w:delInstrText>
        </w:r>
        <w:r w:rsidRPr="006E6534" w:rsidDel="00B91305">
          <w:rPr>
            <w:rFonts w:cs="Times New Roman"/>
            <w:color w:val="000000" w:themeColor="text1"/>
            <w:rPrChange w:id="3021" w:author="N F" w:date="2023-12-05T03:08:00Z">
              <w:rPr>
                <w:rFonts w:cs="Times New Roman"/>
              </w:rPr>
            </w:rPrChange>
          </w:rPr>
          <w:delInstrText>.</w:delInstrText>
        </w:r>
        <w:r w:rsidRPr="006E6534" w:rsidDel="00B91305">
          <w:rPr>
            <w:rFonts w:cs="Times New Roman"/>
            <w:color w:val="000000" w:themeColor="text1"/>
            <w:lang w:val="en-US"/>
            <w:rPrChange w:id="3022" w:author="N F" w:date="2023-12-05T03:08:00Z">
              <w:rPr>
                <w:rFonts w:cs="Times New Roman"/>
                <w:lang w:val="en-US"/>
              </w:rPr>
            </w:rPrChange>
          </w:rPr>
          <w:delInstrText>ncbi</w:delInstrText>
        </w:r>
        <w:r w:rsidRPr="006E6534" w:rsidDel="00B91305">
          <w:rPr>
            <w:rFonts w:cs="Times New Roman"/>
            <w:color w:val="000000" w:themeColor="text1"/>
            <w:rPrChange w:id="3023" w:author="N F" w:date="2023-12-05T03:08:00Z">
              <w:rPr>
                <w:rFonts w:cs="Times New Roman"/>
              </w:rPr>
            </w:rPrChange>
          </w:rPr>
          <w:delInstrText>.</w:delInstrText>
        </w:r>
        <w:r w:rsidRPr="006E6534" w:rsidDel="00B91305">
          <w:rPr>
            <w:rFonts w:cs="Times New Roman"/>
            <w:color w:val="000000" w:themeColor="text1"/>
            <w:lang w:val="en-US"/>
            <w:rPrChange w:id="3024" w:author="N F" w:date="2023-12-05T03:08:00Z">
              <w:rPr>
                <w:rFonts w:cs="Times New Roman"/>
                <w:lang w:val="en-US"/>
              </w:rPr>
            </w:rPrChange>
          </w:rPr>
          <w:delInstrText>nlm</w:delInstrText>
        </w:r>
        <w:r w:rsidRPr="006E6534" w:rsidDel="00B91305">
          <w:rPr>
            <w:rFonts w:cs="Times New Roman"/>
            <w:color w:val="000000" w:themeColor="text1"/>
            <w:rPrChange w:id="3025" w:author="N F" w:date="2023-12-05T03:08:00Z">
              <w:rPr>
                <w:rFonts w:cs="Times New Roman"/>
              </w:rPr>
            </w:rPrChange>
          </w:rPr>
          <w:delInstrText>.</w:delInstrText>
        </w:r>
        <w:r w:rsidRPr="006E6534" w:rsidDel="00B91305">
          <w:rPr>
            <w:rFonts w:cs="Times New Roman"/>
            <w:color w:val="000000" w:themeColor="text1"/>
            <w:lang w:val="en-US"/>
            <w:rPrChange w:id="3026" w:author="N F" w:date="2023-12-05T03:08:00Z">
              <w:rPr>
                <w:rFonts w:cs="Times New Roman"/>
                <w:lang w:val="en-US"/>
              </w:rPr>
            </w:rPrChange>
          </w:rPr>
          <w:delInstrText>nih</w:delInstrText>
        </w:r>
        <w:r w:rsidRPr="006E6534" w:rsidDel="00B91305">
          <w:rPr>
            <w:rFonts w:cs="Times New Roman"/>
            <w:color w:val="000000" w:themeColor="text1"/>
            <w:rPrChange w:id="3027" w:author="N F" w:date="2023-12-05T03:08:00Z">
              <w:rPr>
                <w:rFonts w:cs="Times New Roman"/>
              </w:rPr>
            </w:rPrChange>
          </w:rPr>
          <w:delInstrText>.</w:delInstrText>
        </w:r>
        <w:r w:rsidRPr="006E6534" w:rsidDel="00B91305">
          <w:rPr>
            <w:rFonts w:cs="Times New Roman"/>
            <w:color w:val="000000" w:themeColor="text1"/>
            <w:lang w:val="en-US"/>
            <w:rPrChange w:id="3028" w:author="N F" w:date="2023-12-05T03:08:00Z">
              <w:rPr>
                <w:rFonts w:cs="Times New Roman"/>
                <w:lang w:val="en-US"/>
              </w:rPr>
            </w:rPrChange>
          </w:rPr>
          <w:delInstrText>gov</w:delInstrText>
        </w:r>
        <w:r w:rsidRPr="006E6534" w:rsidDel="00B91305">
          <w:rPr>
            <w:rFonts w:cs="Times New Roman"/>
            <w:color w:val="000000" w:themeColor="text1"/>
            <w:rPrChange w:id="3029" w:author="N F" w:date="2023-12-05T03:08:00Z">
              <w:rPr>
                <w:rFonts w:cs="Times New Roman"/>
              </w:rPr>
            </w:rPrChange>
          </w:rPr>
          <w:delInstrText>/</w:delInstrText>
        </w:r>
        <w:r w:rsidRPr="006E6534" w:rsidDel="00B91305">
          <w:rPr>
            <w:rFonts w:cs="Times New Roman"/>
            <w:color w:val="000000" w:themeColor="text1"/>
            <w:lang w:val="en-US"/>
            <w:rPrChange w:id="3030" w:author="N F" w:date="2023-12-05T03:08:00Z">
              <w:rPr>
                <w:rFonts w:cs="Times New Roman"/>
                <w:lang w:val="en-US"/>
              </w:rPr>
            </w:rPrChange>
          </w:rPr>
          <w:delInstrText>compound</w:delInstrText>
        </w:r>
        <w:r w:rsidRPr="006E6534" w:rsidDel="00B91305">
          <w:rPr>
            <w:rFonts w:cs="Times New Roman"/>
            <w:color w:val="000000" w:themeColor="text1"/>
            <w:rPrChange w:id="3031" w:author="N F" w:date="2023-12-05T03:08:00Z">
              <w:rPr>
                <w:rFonts w:cs="Times New Roman"/>
              </w:rPr>
            </w:rPrChange>
          </w:rPr>
          <w:delInstrText>/71496458","</w:delInstrText>
        </w:r>
        <w:r w:rsidRPr="006E6534" w:rsidDel="00B91305">
          <w:rPr>
            <w:rFonts w:cs="Times New Roman"/>
            <w:color w:val="000000" w:themeColor="text1"/>
            <w:lang w:val="en-US"/>
            <w:rPrChange w:id="3032" w:author="N F" w:date="2023-12-05T03:08:00Z">
              <w:rPr>
                <w:rFonts w:cs="Times New Roman"/>
                <w:lang w:val="en-US"/>
              </w:rPr>
            </w:rPrChange>
          </w:rPr>
          <w:delInstrText>author</w:delInstrText>
        </w:r>
        <w:r w:rsidRPr="006E6534" w:rsidDel="00B91305">
          <w:rPr>
            <w:rFonts w:cs="Times New Roman"/>
            <w:color w:val="000000" w:themeColor="text1"/>
            <w:rPrChange w:id="3033" w:author="N F" w:date="2023-12-05T03:08:00Z">
              <w:rPr>
                <w:rFonts w:cs="Times New Roman"/>
              </w:rPr>
            </w:rPrChange>
          </w:rPr>
          <w:delInstrText>":[{"</w:delInstrText>
        </w:r>
        <w:r w:rsidRPr="006E6534" w:rsidDel="00B91305">
          <w:rPr>
            <w:rFonts w:cs="Times New Roman"/>
            <w:color w:val="000000" w:themeColor="text1"/>
            <w:lang w:val="en-US"/>
            <w:rPrChange w:id="3034" w:author="N F" w:date="2023-12-05T03:08:00Z">
              <w:rPr>
                <w:rFonts w:cs="Times New Roman"/>
                <w:lang w:val="en-US"/>
              </w:rPr>
            </w:rPrChange>
          </w:rPr>
          <w:delInstrText>family</w:delInstrText>
        </w:r>
        <w:r w:rsidRPr="006E6534" w:rsidDel="00B91305">
          <w:rPr>
            <w:rFonts w:cs="Times New Roman"/>
            <w:color w:val="000000" w:themeColor="text1"/>
            <w:rPrChange w:id="3035" w:author="N F" w:date="2023-12-05T03:08:00Z">
              <w:rPr>
                <w:rFonts w:cs="Times New Roman"/>
              </w:rPr>
            </w:rPrChange>
          </w:rPr>
          <w:delInstrText>":"</w:delInstrText>
        </w:r>
        <w:r w:rsidRPr="006E6534" w:rsidDel="00B91305">
          <w:rPr>
            <w:rFonts w:cs="Times New Roman"/>
            <w:color w:val="000000" w:themeColor="text1"/>
            <w:lang w:val="en-US"/>
            <w:rPrChange w:id="3036" w:author="N F" w:date="2023-12-05T03:08:00Z">
              <w:rPr>
                <w:rFonts w:cs="Times New Roman"/>
                <w:lang w:val="en-US"/>
              </w:rPr>
            </w:rPrChange>
          </w:rPr>
          <w:delInstrText>PubChem</w:delInstrText>
        </w:r>
        <w:r w:rsidRPr="006E6534" w:rsidDel="00B91305">
          <w:rPr>
            <w:rFonts w:cs="Times New Roman"/>
            <w:color w:val="000000" w:themeColor="text1"/>
            <w:rPrChange w:id="3037" w:author="N F" w:date="2023-12-05T03:08:00Z">
              <w:rPr>
                <w:rFonts w:cs="Times New Roman"/>
              </w:rPr>
            </w:rPrChange>
          </w:rPr>
          <w:delInstrText>","</w:delInstrText>
        </w:r>
        <w:r w:rsidRPr="006E6534" w:rsidDel="00B91305">
          <w:rPr>
            <w:rFonts w:cs="Times New Roman"/>
            <w:color w:val="000000" w:themeColor="text1"/>
            <w:lang w:val="en-US"/>
            <w:rPrChange w:id="3038" w:author="N F" w:date="2023-12-05T03:08:00Z">
              <w:rPr>
                <w:rFonts w:cs="Times New Roman"/>
                <w:lang w:val="en-US"/>
              </w:rPr>
            </w:rPrChange>
          </w:rPr>
          <w:delInstrText>given</w:delInstrText>
        </w:r>
        <w:r w:rsidRPr="006E6534" w:rsidDel="00B91305">
          <w:rPr>
            <w:rFonts w:cs="Times New Roman"/>
            <w:color w:val="000000" w:themeColor="text1"/>
            <w:rPrChange w:id="3039" w:author="N F" w:date="2023-12-05T03:08:00Z">
              <w:rPr>
                <w:rFonts w:cs="Times New Roman"/>
              </w:rPr>
            </w:rPrChange>
          </w:rPr>
          <w:delInstrText>":""}],"</w:delInstrText>
        </w:r>
        <w:r w:rsidRPr="006E6534" w:rsidDel="00B91305">
          <w:rPr>
            <w:rFonts w:cs="Times New Roman"/>
            <w:color w:val="000000" w:themeColor="text1"/>
            <w:lang w:val="en-US"/>
            <w:rPrChange w:id="3040" w:author="N F" w:date="2023-12-05T03:08:00Z">
              <w:rPr>
                <w:rFonts w:cs="Times New Roman"/>
                <w:lang w:val="en-US"/>
              </w:rPr>
            </w:rPrChange>
          </w:rPr>
          <w:delInstrText>accessed</w:delInstrText>
        </w:r>
        <w:r w:rsidRPr="006E6534" w:rsidDel="00B91305">
          <w:rPr>
            <w:rFonts w:cs="Times New Roman"/>
            <w:color w:val="000000" w:themeColor="text1"/>
            <w:rPrChange w:id="3041" w:author="N F" w:date="2023-12-05T03:08:00Z">
              <w:rPr>
                <w:rFonts w:cs="Times New Roman"/>
              </w:rPr>
            </w:rPrChange>
          </w:rPr>
          <w:delInstrText>":{"</w:delInstrText>
        </w:r>
        <w:r w:rsidRPr="006E6534" w:rsidDel="00B91305">
          <w:rPr>
            <w:rFonts w:cs="Times New Roman"/>
            <w:color w:val="000000" w:themeColor="text1"/>
            <w:lang w:val="en-US"/>
            <w:rPrChange w:id="3042" w:author="N F" w:date="2023-12-05T03:08:00Z">
              <w:rPr>
                <w:rFonts w:cs="Times New Roman"/>
                <w:lang w:val="en-US"/>
              </w:rPr>
            </w:rPrChange>
          </w:rPr>
          <w:delInstrText>date</w:delInstrText>
        </w:r>
        <w:r w:rsidRPr="006E6534" w:rsidDel="00B91305">
          <w:rPr>
            <w:rFonts w:cs="Times New Roman"/>
            <w:color w:val="000000" w:themeColor="text1"/>
            <w:rPrChange w:id="3043" w:author="N F" w:date="2023-12-05T03:08:00Z">
              <w:rPr>
                <w:rFonts w:cs="Times New Roman"/>
              </w:rPr>
            </w:rPrChange>
          </w:rPr>
          <w:delInstrText>-</w:delInstrText>
        </w:r>
        <w:r w:rsidRPr="006E6534" w:rsidDel="00B91305">
          <w:rPr>
            <w:rFonts w:cs="Times New Roman"/>
            <w:color w:val="000000" w:themeColor="text1"/>
            <w:lang w:val="en-US"/>
            <w:rPrChange w:id="3044" w:author="N F" w:date="2023-12-05T03:08:00Z">
              <w:rPr>
                <w:rFonts w:cs="Times New Roman"/>
                <w:lang w:val="en-US"/>
              </w:rPr>
            </w:rPrChange>
          </w:rPr>
          <w:delInstrText>parts</w:delInstrText>
        </w:r>
        <w:r w:rsidRPr="006E6534" w:rsidDel="00B91305">
          <w:rPr>
            <w:rFonts w:cs="Times New Roman"/>
            <w:color w:val="000000" w:themeColor="text1"/>
            <w:rPrChange w:id="3045" w:author="N F" w:date="2023-12-05T03:08:00Z">
              <w:rPr>
                <w:rFonts w:cs="Times New Roman"/>
              </w:rPr>
            </w:rPrChange>
          </w:rPr>
          <w:delInstrText>":[["2022",8,2]]}}}],"</w:delInstrText>
        </w:r>
        <w:r w:rsidRPr="006E6534" w:rsidDel="00B91305">
          <w:rPr>
            <w:rFonts w:cs="Times New Roman"/>
            <w:color w:val="000000" w:themeColor="text1"/>
            <w:lang w:val="en-US"/>
            <w:rPrChange w:id="3046" w:author="N F" w:date="2023-12-05T03:08:00Z">
              <w:rPr>
                <w:rFonts w:cs="Times New Roman"/>
                <w:lang w:val="en-US"/>
              </w:rPr>
            </w:rPrChange>
          </w:rPr>
          <w:delInstrText>schema</w:delInstrText>
        </w:r>
        <w:r w:rsidRPr="006E6534" w:rsidDel="00B91305">
          <w:rPr>
            <w:rFonts w:cs="Times New Roman"/>
            <w:color w:val="000000" w:themeColor="text1"/>
            <w:rPrChange w:id="3047" w:author="N F" w:date="2023-12-05T03:08:00Z">
              <w:rPr>
                <w:rFonts w:cs="Times New Roman"/>
              </w:rPr>
            </w:rPrChange>
          </w:rPr>
          <w:delInstrText>":"</w:delInstrText>
        </w:r>
        <w:r w:rsidRPr="006E6534" w:rsidDel="00B91305">
          <w:rPr>
            <w:rFonts w:cs="Times New Roman"/>
            <w:color w:val="000000" w:themeColor="text1"/>
            <w:lang w:val="en-US"/>
            <w:rPrChange w:id="3048" w:author="N F" w:date="2023-12-05T03:08:00Z">
              <w:rPr>
                <w:rFonts w:cs="Times New Roman"/>
                <w:lang w:val="en-US"/>
              </w:rPr>
            </w:rPrChange>
          </w:rPr>
          <w:delInstrText>https</w:delInstrText>
        </w:r>
        <w:r w:rsidRPr="006E6534" w:rsidDel="00B91305">
          <w:rPr>
            <w:rFonts w:cs="Times New Roman"/>
            <w:color w:val="000000" w:themeColor="text1"/>
            <w:rPrChange w:id="3049" w:author="N F" w:date="2023-12-05T03:08:00Z">
              <w:rPr>
                <w:rFonts w:cs="Times New Roman"/>
              </w:rPr>
            </w:rPrChange>
          </w:rPr>
          <w:delInstrText>://</w:delInstrText>
        </w:r>
        <w:r w:rsidRPr="006E6534" w:rsidDel="00B91305">
          <w:rPr>
            <w:rFonts w:cs="Times New Roman"/>
            <w:color w:val="000000" w:themeColor="text1"/>
            <w:lang w:val="en-US"/>
            <w:rPrChange w:id="3050" w:author="N F" w:date="2023-12-05T03:08:00Z">
              <w:rPr>
                <w:rFonts w:cs="Times New Roman"/>
                <w:lang w:val="en-US"/>
              </w:rPr>
            </w:rPrChange>
          </w:rPr>
          <w:delInstrText>github</w:delInstrText>
        </w:r>
        <w:r w:rsidRPr="006E6534" w:rsidDel="00B91305">
          <w:rPr>
            <w:rFonts w:cs="Times New Roman"/>
            <w:color w:val="000000" w:themeColor="text1"/>
            <w:rPrChange w:id="3051" w:author="N F" w:date="2023-12-05T03:08:00Z">
              <w:rPr>
                <w:rFonts w:cs="Times New Roman"/>
              </w:rPr>
            </w:rPrChange>
          </w:rPr>
          <w:delInstrText>.</w:delInstrText>
        </w:r>
        <w:r w:rsidRPr="006E6534" w:rsidDel="00B91305">
          <w:rPr>
            <w:rFonts w:cs="Times New Roman"/>
            <w:color w:val="000000" w:themeColor="text1"/>
            <w:lang w:val="en-US"/>
            <w:rPrChange w:id="3052" w:author="N F" w:date="2023-12-05T03:08:00Z">
              <w:rPr>
                <w:rFonts w:cs="Times New Roman"/>
                <w:lang w:val="en-US"/>
              </w:rPr>
            </w:rPrChange>
          </w:rPr>
          <w:delInstrText>com</w:delInstrText>
        </w:r>
        <w:r w:rsidRPr="006E6534" w:rsidDel="00B91305">
          <w:rPr>
            <w:rFonts w:cs="Times New Roman"/>
            <w:color w:val="000000" w:themeColor="text1"/>
            <w:rPrChange w:id="3053" w:author="N F" w:date="2023-12-05T03:08:00Z">
              <w:rPr>
                <w:rFonts w:cs="Times New Roman"/>
              </w:rPr>
            </w:rPrChange>
          </w:rPr>
          <w:delInstrText>/</w:delInstrText>
        </w:r>
        <w:r w:rsidRPr="006E6534" w:rsidDel="00B91305">
          <w:rPr>
            <w:rFonts w:cs="Times New Roman"/>
            <w:color w:val="000000" w:themeColor="text1"/>
            <w:lang w:val="en-US"/>
            <w:rPrChange w:id="3054" w:author="N F" w:date="2023-12-05T03:08:00Z">
              <w:rPr>
                <w:rFonts w:cs="Times New Roman"/>
                <w:lang w:val="en-US"/>
              </w:rPr>
            </w:rPrChange>
          </w:rPr>
          <w:delInstrText>citation</w:delInstrText>
        </w:r>
        <w:r w:rsidRPr="006E6534" w:rsidDel="00B91305">
          <w:rPr>
            <w:rFonts w:cs="Times New Roman"/>
            <w:color w:val="000000" w:themeColor="text1"/>
            <w:rPrChange w:id="3055" w:author="N F" w:date="2023-12-05T03:08:00Z">
              <w:rPr>
                <w:rFonts w:cs="Times New Roman"/>
              </w:rPr>
            </w:rPrChange>
          </w:rPr>
          <w:delInstrText>-</w:delInstrText>
        </w:r>
        <w:r w:rsidRPr="006E6534" w:rsidDel="00B91305">
          <w:rPr>
            <w:rFonts w:cs="Times New Roman"/>
            <w:color w:val="000000" w:themeColor="text1"/>
            <w:lang w:val="en-US"/>
            <w:rPrChange w:id="3056" w:author="N F" w:date="2023-12-05T03:08:00Z">
              <w:rPr>
                <w:rFonts w:cs="Times New Roman"/>
                <w:lang w:val="en-US"/>
              </w:rPr>
            </w:rPrChange>
          </w:rPr>
          <w:delInstrText>style</w:delInstrText>
        </w:r>
        <w:r w:rsidRPr="006E6534" w:rsidDel="00B91305">
          <w:rPr>
            <w:rFonts w:cs="Times New Roman"/>
            <w:color w:val="000000" w:themeColor="text1"/>
            <w:rPrChange w:id="3057" w:author="N F" w:date="2023-12-05T03:08:00Z">
              <w:rPr>
                <w:rFonts w:cs="Times New Roman"/>
              </w:rPr>
            </w:rPrChange>
          </w:rPr>
          <w:delInstrText>-</w:delInstrText>
        </w:r>
        <w:r w:rsidRPr="006E6534" w:rsidDel="00B91305">
          <w:rPr>
            <w:rFonts w:cs="Times New Roman"/>
            <w:color w:val="000000" w:themeColor="text1"/>
            <w:lang w:val="en-US"/>
            <w:rPrChange w:id="3058" w:author="N F" w:date="2023-12-05T03:08:00Z">
              <w:rPr>
                <w:rFonts w:cs="Times New Roman"/>
                <w:lang w:val="en-US"/>
              </w:rPr>
            </w:rPrChange>
          </w:rPr>
          <w:delInstrText>language</w:delInstrText>
        </w:r>
        <w:r w:rsidRPr="006E6534" w:rsidDel="00B91305">
          <w:rPr>
            <w:rFonts w:cs="Times New Roman"/>
            <w:color w:val="000000" w:themeColor="text1"/>
            <w:rPrChange w:id="3059" w:author="N F" w:date="2023-12-05T03:08:00Z">
              <w:rPr>
                <w:rFonts w:cs="Times New Roman"/>
              </w:rPr>
            </w:rPrChange>
          </w:rPr>
          <w:delInstrText>/</w:delInstrText>
        </w:r>
        <w:r w:rsidRPr="006E6534" w:rsidDel="00B91305">
          <w:rPr>
            <w:rFonts w:cs="Times New Roman"/>
            <w:color w:val="000000" w:themeColor="text1"/>
            <w:lang w:val="en-US"/>
            <w:rPrChange w:id="3060" w:author="N F" w:date="2023-12-05T03:08:00Z">
              <w:rPr>
                <w:rFonts w:cs="Times New Roman"/>
                <w:lang w:val="en-US"/>
              </w:rPr>
            </w:rPrChange>
          </w:rPr>
          <w:delInstrText>schema</w:delInstrText>
        </w:r>
        <w:r w:rsidRPr="006E6534" w:rsidDel="00B91305">
          <w:rPr>
            <w:rFonts w:cs="Times New Roman"/>
            <w:color w:val="000000" w:themeColor="text1"/>
            <w:rPrChange w:id="3061" w:author="N F" w:date="2023-12-05T03:08:00Z">
              <w:rPr>
                <w:rFonts w:cs="Times New Roman"/>
              </w:rPr>
            </w:rPrChange>
          </w:rPr>
          <w:delInstrText>/</w:delInstrText>
        </w:r>
        <w:r w:rsidRPr="006E6534" w:rsidDel="00B91305">
          <w:rPr>
            <w:rFonts w:cs="Times New Roman"/>
            <w:color w:val="000000" w:themeColor="text1"/>
            <w:lang w:val="en-US"/>
            <w:rPrChange w:id="3062" w:author="N F" w:date="2023-12-05T03:08:00Z">
              <w:rPr>
                <w:rFonts w:cs="Times New Roman"/>
                <w:lang w:val="en-US"/>
              </w:rPr>
            </w:rPrChange>
          </w:rPr>
          <w:delInstrText>raw</w:delInstrText>
        </w:r>
        <w:r w:rsidRPr="006E6534" w:rsidDel="00B91305">
          <w:rPr>
            <w:rFonts w:cs="Times New Roman"/>
            <w:color w:val="000000" w:themeColor="text1"/>
            <w:rPrChange w:id="3063" w:author="N F" w:date="2023-12-05T03:08:00Z">
              <w:rPr>
                <w:rFonts w:cs="Times New Roman"/>
              </w:rPr>
            </w:rPrChange>
          </w:rPr>
          <w:delInstrText>/</w:delInstrText>
        </w:r>
        <w:r w:rsidRPr="006E6534" w:rsidDel="00B91305">
          <w:rPr>
            <w:rFonts w:cs="Times New Roman"/>
            <w:color w:val="000000" w:themeColor="text1"/>
            <w:lang w:val="en-US"/>
            <w:rPrChange w:id="3064" w:author="N F" w:date="2023-12-05T03:08:00Z">
              <w:rPr>
                <w:rFonts w:cs="Times New Roman"/>
                <w:lang w:val="en-US"/>
              </w:rPr>
            </w:rPrChange>
          </w:rPr>
          <w:delInstrText>master</w:delInstrText>
        </w:r>
        <w:r w:rsidRPr="006E6534" w:rsidDel="00B91305">
          <w:rPr>
            <w:rFonts w:cs="Times New Roman"/>
            <w:color w:val="000000" w:themeColor="text1"/>
            <w:rPrChange w:id="3065" w:author="N F" w:date="2023-12-05T03:08:00Z">
              <w:rPr>
                <w:rFonts w:cs="Times New Roman"/>
              </w:rPr>
            </w:rPrChange>
          </w:rPr>
          <w:delInstrText>/</w:delInstrText>
        </w:r>
        <w:r w:rsidRPr="006E6534" w:rsidDel="00B91305">
          <w:rPr>
            <w:rFonts w:cs="Times New Roman"/>
            <w:color w:val="000000" w:themeColor="text1"/>
            <w:lang w:val="en-US"/>
            <w:rPrChange w:id="3066" w:author="N F" w:date="2023-12-05T03:08:00Z">
              <w:rPr>
                <w:rFonts w:cs="Times New Roman"/>
                <w:lang w:val="en-US"/>
              </w:rPr>
            </w:rPrChange>
          </w:rPr>
          <w:delInstrText>csl</w:delInstrText>
        </w:r>
        <w:r w:rsidRPr="006E6534" w:rsidDel="00B91305">
          <w:rPr>
            <w:rFonts w:cs="Times New Roman"/>
            <w:color w:val="000000" w:themeColor="text1"/>
            <w:rPrChange w:id="3067" w:author="N F" w:date="2023-12-05T03:08:00Z">
              <w:rPr>
                <w:rFonts w:cs="Times New Roman"/>
              </w:rPr>
            </w:rPrChange>
          </w:rPr>
          <w:delInstrText>-</w:delInstrText>
        </w:r>
        <w:r w:rsidRPr="006E6534" w:rsidDel="00B91305">
          <w:rPr>
            <w:rFonts w:cs="Times New Roman"/>
            <w:color w:val="000000" w:themeColor="text1"/>
            <w:lang w:val="en-US"/>
            <w:rPrChange w:id="3068" w:author="N F" w:date="2023-12-05T03:08:00Z">
              <w:rPr>
                <w:rFonts w:cs="Times New Roman"/>
                <w:lang w:val="en-US"/>
              </w:rPr>
            </w:rPrChange>
          </w:rPr>
          <w:delInstrText>citation</w:delInstrText>
        </w:r>
        <w:r w:rsidRPr="006E6534" w:rsidDel="00B91305">
          <w:rPr>
            <w:rFonts w:cs="Times New Roman"/>
            <w:color w:val="000000" w:themeColor="text1"/>
            <w:rPrChange w:id="3069" w:author="N F" w:date="2023-12-05T03:08:00Z">
              <w:rPr>
                <w:rFonts w:cs="Times New Roman"/>
              </w:rPr>
            </w:rPrChange>
          </w:rPr>
          <w:delInstrText>.</w:delInstrText>
        </w:r>
        <w:r w:rsidRPr="006E6534" w:rsidDel="00B91305">
          <w:rPr>
            <w:rFonts w:cs="Times New Roman"/>
            <w:color w:val="000000" w:themeColor="text1"/>
            <w:lang w:val="en-US"/>
            <w:rPrChange w:id="3070" w:author="N F" w:date="2023-12-05T03:08:00Z">
              <w:rPr>
                <w:rFonts w:cs="Times New Roman"/>
                <w:lang w:val="en-US"/>
              </w:rPr>
            </w:rPrChange>
          </w:rPr>
          <w:delInstrText>json</w:delInstrText>
        </w:r>
        <w:r w:rsidRPr="006E6534" w:rsidDel="00B91305">
          <w:rPr>
            <w:rFonts w:cs="Times New Roman"/>
            <w:color w:val="000000" w:themeColor="text1"/>
            <w:rPrChange w:id="3071" w:author="N F" w:date="2023-12-05T03:08:00Z">
              <w:rPr>
                <w:rFonts w:cs="Times New Roman"/>
              </w:rPr>
            </w:rPrChange>
          </w:rPr>
          <w:delInstrText xml:space="preserve">"} </w:delInstrText>
        </w:r>
        <w:r w:rsidRPr="006E6534" w:rsidDel="00B91305">
          <w:rPr>
            <w:rFonts w:cs="Times New Roman"/>
            <w:color w:val="000000" w:themeColor="text1"/>
            <w:rPrChange w:id="3072" w:author="N F" w:date="2023-12-05T03:08:00Z">
              <w:rPr>
                <w:rFonts w:cs="Times New Roman"/>
              </w:rPr>
            </w:rPrChange>
          </w:rPr>
          <w:fldChar w:fldCharType="separate"/>
        </w:r>
        <w:r w:rsidRPr="006E6534" w:rsidDel="00B91305">
          <w:rPr>
            <w:rFonts w:cs="Times New Roman"/>
            <w:color w:val="000000" w:themeColor="text1"/>
            <w:rPrChange w:id="3073" w:author="N F" w:date="2023-12-05T03:08:00Z">
              <w:rPr>
                <w:rFonts w:cs="Times New Roman"/>
              </w:rPr>
            </w:rPrChange>
          </w:rPr>
          <w:delText>(5)</w:delText>
        </w:r>
        <w:r w:rsidRPr="006E6534" w:rsidDel="00B91305">
          <w:rPr>
            <w:rFonts w:cs="Times New Roman"/>
            <w:color w:val="000000" w:themeColor="text1"/>
            <w:rPrChange w:id="3074" w:author="N F" w:date="2023-12-05T03:08:00Z">
              <w:rPr>
                <w:rFonts w:cs="Times New Roman"/>
              </w:rPr>
            </w:rPrChange>
          </w:rPr>
          <w:fldChar w:fldCharType="end"/>
        </w:r>
      </w:del>
      <w:r w:rsidRPr="006E6534">
        <w:rPr>
          <w:rFonts w:cs="Times New Roman"/>
          <w:color w:val="000000" w:themeColor="text1"/>
          <w:rPrChange w:id="3075" w:author="N F" w:date="2023-12-05T03:08:00Z">
            <w:rPr>
              <w:rFonts w:cs="Times New Roman"/>
            </w:rPr>
          </w:rPrChange>
        </w:rPr>
        <w:t>.</w:t>
      </w:r>
      <w:ins w:id="3076" w:author="Barshadskaya, Yuliya" w:date="2024-02-22T21:16:00Z">
        <w:r w:rsidR="00B647EB" w:rsidRPr="00B647EB">
          <w:t xml:space="preserve"> </w:t>
        </w:r>
      </w:ins>
    </w:p>
    <w:p w14:paraId="43AE8BCB" w14:textId="77777777" w:rsidR="00B647EB" w:rsidRDefault="00B91305">
      <w:pPr>
        <w:pStyle w:val="a3"/>
        <w:rPr>
          <w:ins w:id="3077" w:author="Barshadskaya, Yuliya" w:date="2024-02-22T21:16:00Z"/>
        </w:rPr>
        <w:pPrChange w:id="3078" w:author="Barshadskaya, Yuliya" w:date="2024-01-13T18:57:00Z">
          <w:pPr>
            <w:pStyle w:val="SDText"/>
          </w:pPr>
        </w:pPrChange>
      </w:pPr>
      <w:bookmarkStart w:id="3079" w:name="_Ref115051474"/>
      <w:moveToRangeStart w:id="3080" w:author="N F" w:date="2023-08-03T18:26:00Z" w:name="move141979612"/>
      <w:moveTo w:id="3081" w:author="N F" w:date="2023-08-03T18:26:00Z">
        <w:r w:rsidRPr="00527FD0">
          <w:t xml:space="preserve">Рисунок </w:t>
        </w:r>
        <w:r w:rsidRPr="00F543D2">
          <w:rPr>
            <w:iCs w:val="0"/>
          </w:rPr>
          <w:fldChar w:fldCharType="begin"/>
        </w:r>
        <w:r w:rsidRPr="006E6534">
          <w:rPr>
            <w:iCs w:val="0"/>
          </w:rPr>
          <w:instrText xml:space="preserve"> STYLEREF 1 \s </w:instrText>
        </w:r>
        <w:r w:rsidRPr="00F543D2">
          <w:rPr>
            <w:iCs w:val="0"/>
            <w:rPrChange w:id="3082" w:author="N F" w:date="2023-12-05T03:08:00Z">
              <w:rPr>
                <w:iCs/>
                <w:noProof/>
              </w:rPr>
            </w:rPrChange>
          </w:rPr>
          <w:fldChar w:fldCharType="separate"/>
        </w:r>
        <w:r w:rsidRPr="006E6534">
          <w:rPr>
            <w:iCs w:val="0"/>
            <w:noProof/>
          </w:rPr>
          <w:t>2</w:t>
        </w:r>
        <w:r w:rsidRPr="00F543D2">
          <w:rPr>
            <w:iCs w:val="0"/>
            <w:noProof/>
          </w:rPr>
          <w:fldChar w:fldCharType="end"/>
        </w:r>
        <w:r w:rsidRPr="006E6534">
          <w:rPr>
            <w:iCs w:val="0"/>
          </w:rPr>
          <w:noBreakHyphen/>
        </w:r>
        <w:r w:rsidRPr="00374E02">
          <w:rPr>
            <w:iCs w:val="0"/>
          </w:rPr>
          <w:fldChar w:fldCharType="begin"/>
        </w:r>
        <w:r w:rsidRPr="006E6534">
          <w:rPr>
            <w:iCs w:val="0"/>
          </w:rPr>
          <w:instrText xml:space="preserve"> SEQ Рисунок \* ARABIC \s 1 </w:instrText>
        </w:r>
        <w:r w:rsidRPr="00374E02">
          <w:rPr>
            <w:iCs w:val="0"/>
            <w:rPrChange w:id="3083" w:author="N F" w:date="2023-12-05T03:08:00Z">
              <w:rPr>
                <w:iCs/>
                <w:noProof/>
              </w:rPr>
            </w:rPrChange>
          </w:rPr>
          <w:fldChar w:fldCharType="separate"/>
        </w:r>
        <w:r w:rsidRPr="006E6534">
          <w:rPr>
            <w:iCs w:val="0"/>
            <w:noProof/>
          </w:rPr>
          <w:t>1</w:t>
        </w:r>
        <w:r w:rsidRPr="00374E02">
          <w:rPr>
            <w:iCs w:val="0"/>
            <w:noProof/>
          </w:rPr>
          <w:fldChar w:fldCharType="end"/>
        </w:r>
      </w:moveTo>
      <w:bookmarkEnd w:id="3079"/>
      <w:ins w:id="3084" w:author="Barshadskaya, Yuliya" w:date="2024-01-12T23:11:00Z">
        <w:r w:rsidR="00A144B6">
          <w:rPr>
            <w:b/>
            <w:noProof/>
          </w:rPr>
          <w:t>.</w:t>
        </w:r>
      </w:ins>
      <w:moveTo w:id="3085" w:author="N F" w:date="2023-08-03T18:26:00Z">
        <w:r w:rsidRPr="00527FD0">
          <w:t xml:space="preserve"> Структурная формула осимертиниба</w:t>
        </w:r>
      </w:moveTo>
    </w:p>
    <w:p w14:paraId="304878FE" w14:textId="1D00D315" w:rsidR="00B91305" w:rsidRPr="006E6534" w:rsidDel="00B91305" w:rsidRDefault="00B91305" w:rsidP="00527FD0">
      <w:pPr>
        <w:pStyle w:val="a3"/>
        <w:rPr>
          <w:del w:id="3086" w:author="N F" w:date="2023-08-03T18:27:00Z"/>
          <w:moveTo w:id="3087" w:author="N F" w:date="2023-08-03T18:26:00Z"/>
        </w:rPr>
      </w:pPr>
      <w:moveTo w:id="3088" w:author="N F" w:date="2023-08-03T18:26:00Z">
        <w:r w:rsidRPr="00527FD0">
          <w:t xml:space="preserve"> </w:t>
        </w:r>
        <w:del w:id="3089" w:author="N F" w:date="2023-08-03T18:27:00Z">
          <w:r w:rsidRPr="009556CC" w:rsidDel="00B91305">
            <w:fldChar w:fldCharType="begin"/>
          </w:r>
          <w:r w:rsidRPr="006E6534" w:rsidDel="00B91305">
            <w:rPr>
              <w:iCs w:val="0"/>
            </w:rPr>
            <w:delInstrText xml:space="preserve"> </w:delInstrText>
          </w:r>
          <w:r w:rsidRPr="006E6534" w:rsidDel="00B91305">
            <w:rPr>
              <w:iCs w:val="0"/>
              <w:lang w:val="en-US"/>
            </w:rPr>
            <w:delInstrText>ADDIN</w:delInstrText>
          </w:r>
          <w:r w:rsidRPr="006E6534" w:rsidDel="00B91305">
            <w:rPr>
              <w:iCs w:val="0"/>
            </w:rPr>
            <w:delInstrText xml:space="preserve"> </w:delInstrText>
          </w:r>
          <w:r w:rsidRPr="006E6534" w:rsidDel="00B91305">
            <w:rPr>
              <w:iCs w:val="0"/>
              <w:lang w:val="en-US"/>
            </w:rPr>
            <w:delInstrText>ZOTERO</w:delInstrText>
          </w:r>
          <w:r w:rsidRPr="006E6534" w:rsidDel="00B91305">
            <w:rPr>
              <w:iCs w:val="0"/>
            </w:rPr>
            <w:delInstrText>_</w:delInstrText>
          </w:r>
          <w:r w:rsidRPr="006E6534" w:rsidDel="00B91305">
            <w:rPr>
              <w:iCs w:val="0"/>
              <w:lang w:val="en-US"/>
            </w:rPr>
            <w:delInstrText>ITEM</w:delInstrText>
          </w:r>
          <w:r w:rsidRPr="006E6534" w:rsidDel="00B91305">
            <w:rPr>
              <w:iCs w:val="0"/>
            </w:rPr>
            <w:delInstrText xml:space="preserve"> </w:delInstrText>
          </w:r>
          <w:r w:rsidRPr="006E6534" w:rsidDel="00B91305">
            <w:rPr>
              <w:iCs w:val="0"/>
              <w:lang w:val="en-US"/>
            </w:rPr>
            <w:delInstrText>CSL</w:delInstrText>
          </w:r>
          <w:r w:rsidRPr="006E6534" w:rsidDel="00B91305">
            <w:rPr>
              <w:iCs w:val="0"/>
            </w:rPr>
            <w:delInstrText>_</w:delInstrText>
          </w:r>
          <w:r w:rsidRPr="006E6534" w:rsidDel="00B91305">
            <w:rPr>
              <w:iCs w:val="0"/>
              <w:lang w:val="en-US"/>
            </w:rPr>
            <w:delInstrText>CITATION</w:delInstrText>
          </w:r>
          <w:r w:rsidRPr="006E6534" w:rsidDel="00B91305">
            <w:rPr>
              <w:iCs w:val="0"/>
            </w:rPr>
            <w:delInstrText xml:space="preserve"> {"</w:delInstrText>
          </w:r>
          <w:r w:rsidRPr="006E6534" w:rsidDel="00B91305">
            <w:rPr>
              <w:iCs w:val="0"/>
              <w:lang w:val="en-US"/>
            </w:rPr>
            <w:delInstrText>citationID</w:delInstrText>
          </w:r>
          <w:r w:rsidRPr="006E6534" w:rsidDel="00B91305">
            <w:rPr>
              <w:iCs w:val="0"/>
            </w:rPr>
            <w:delInstrText>":"</w:delInstrText>
          </w:r>
          <w:r w:rsidRPr="006E6534" w:rsidDel="00B91305">
            <w:rPr>
              <w:iCs w:val="0"/>
              <w:lang w:val="en-US"/>
            </w:rPr>
            <w:delInstrText>Vtn</w:delInstrText>
          </w:r>
          <w:r w:rsidRPr="006E6534" w:rsidDel="00B91305">
            <w:rPr>
              <w:iCs w:val="0"/>
            </w:rPr>
            <w:delInstrText>4</w:delInstrText>
          </w:r>
          <w:r w:rsidRPr="006E6534" w:rsidDel="00B91305">
            <w:rPr>
              <w:iCs w:val="0"/>
              <w:lang w:val="en-US"/>
            </w:rPr>
            <w:delInstrText>EqTI</w:delInstrText>
          </w:r>
          <w:r w:rsidRPr="006E6534" w:rsidDel="00B91305">
            <w:rPr>
              <w:iCs w:val="0"/>
            </w:rPr>
            <w:delInstrText>","</w:delInstrText>
          </w:r>
          <w:r w:rsidRPr="006E6534" w:rsidDel="00B91305">
            <w:rPr>
              <w:iCs w:val="0"/>
              <w:lang w:val="en-US"/>
            </w:rPr>
            <w:delInstrText>properties</w:delInstrText>
          </w:r>
          <w:r w:rsidRPr="006E6534" w:rsidDel="00B91305">
            <w:rPr>
              <w:iCs w:val="0"/>
            </w:rPr>
            <w:delInstrText>":{"</w:delInstrText>
          </w:r>
          <w:r w:rsidRPr="006E6534" w:rsidDel="00B91305">
            <w:rPr>
              <w:iCs w:val="0"/>
              <w:lang w:val="en-US"/>
            </w:rPr>
            <w:delInstrText>formattedCitation</w:delInstrText>
          </w:r>
          <w:r w:rsidRPr="006E6534" w:rsidDel="00B91305">
            <w:rPr>
              <w:iCs w:val="0"/>
            </w:rPr>
            <w:delInstrText>":"(5)","</w:delInstrText>
          </w:r>
          <w:r w:rsidRPr="006E6534" w:rsidDel="00B91305">
            <w:rPr>
              <w:iCs w:val="0"/>
              <w:lang w:val="en-US"/>
            </w:rPr>
            <w:delInstrText>plainCitation</w:delInstrText>
          </w:r>
          <w:r w:rsidRPr="006E6534" w:rsidDel="00B91305">
            <w:rPr>
              <w:iCs w:val="0"/>
            </w:rPr>
            <w:delInstrText>":"(5)","</w:delInstrText>
          </w:r>
          <w:r w:rsidRPr="006E6534" w:rsidDel="00B91305">
            <w:rPr>
              <w:iCs w:val="0"/>
              <w:lang w:val="en-US"/>
            </w:rPr>
            <w:delInstrText>noteIndex</w:delInstrText>
          </w:r>
          <w:r w:rsidRPr="006E6534" w:rsidDel="00B91305">
            <w:rPr>
              <w:iCs w:val="0"/>
            </w:rPr>
            <w:delInstrText>":0},"</w:delInstrText>
          </w:r>
          <w:r w:rsidRPr="006E6534" w:rsidDel="00B91305">
            <w:rPr>
              <w:iCs w:val="0"/>
              <w:lang w:val="en-US"/>
            </w:rPr>
            <w:delInstrText>citationItems</w:delInstrText>
          </w:r>
          <w:r w:rsidRPr="006E6534" w:rsidDel="00B91305">
            <w:rPr>
              <w:iCs w:val="0"/>
            </w:rPr>
            <w:delInstrText>":[{"</w:delInstrText>
          </w:r>
          <w:r w:rsidRPr="006E6534" w:rsidDel="00B91305">
            <w:rPr>
              <w:iCs w:val="0"/>
              <w:lang w:val="en-US"/>
            </w:rPr>
            <w:delInstrText>id</w:delInstrText>
          </w:r>
          <w:r w:rsidRPr="006E6534" w:rsidDel="00B91305">
            <w:rPr>
              <w:iCs w:val="0"/>
            </w:rPr>
            <w:delInstrText>":161896,"</w:delInstrText>
          </w:r>
          <w:r w:rsidRPr="006E6534" w:rsidDel="00B91305">
            <w:rPr>
              <w:iCs w:val="0"/>
              <w:lang w:val="en-US"/>
            </w:rPr>
            <w:delInstrText>uris</w:delInstrText>
          </w:r>
          <w:r w:rsidRPr="006E6534" w:rsidDel="00B91305">
            <w:rPr>
              <w:iCs w:val="0"/>
            </w:rPr>
            <w:delInstrText>":["</w:delInstrText>
          </w:r>
          <w:r w:rsidRPr="006E6534" w:rsidDel="00B91305">
            <w:rPr>
              <w:iCs w:val="0"/>
              <w:lang w:val="en-US"/>
            </w:rPr>
            <w:delInstrText>http</w:delInstrText>
          </w:r>
          <w:r w:rsidRPr="006E6534" w:rsidDel="00B91305">
            <w:rPr>
              <w:iCs w:val="0"/>
            </w:rPr>
            <w:delInstrText>://</w:delInstrText>
          </w:r>
          <w:r w:rsidRPr="006E6534" w:rsidDel="00B91305">
            <w:rPr>
              <w:iCs w:val="0"/>
              <w:lang w:val="en-US"/>
            </w:rPr>
            <w:delInstrText>zotero</w:delInstrText>
          </w:r>
          <w:r w:rsidRPr="006E6534" w:rsidDel="00B91305">
            <w:rPr>
              <w:iCs w:val="0"/>
            </w:rPr>
            <w:delInstrText>.</w:delInstrText>
          </w:r>
          <w:r w:rsidRPr="006E6534" w:rsidDel="00B91305">
            <w:rPr>
              <w:iCs w:val="0"/>
              <w:lang w:val="en-US"/>
            </w:rPr>
            <w:delInstrText>org</w:delInstrText>
          </w:r>
          <w:r w:rsidRPr="006E6534" w:rsidDel="00B91305">
            <w:rPr>
              <w:iCs w:val="0"/>
            </w:rPr>
            <w:delInstrText>/</w:delInstrText>
          </w:r>
          <w:r w:rsidRPr="006E6534" w:rsidDel="00B91305">
            <w:rPr>
              <w:iCs w:val="0"/>
              <w:lang w:val="en-US"/>
            </w:rPr>
            <w:delInstrText>groups</w:delInstrText>
          </w:r>
          <w:r w:rsidRPr="006E6534" w:rsidDel="00B91305">
            <w:rPr>
              <w:iCs w:val="0"/>
            </w:rPr>
            <w:delInstrText>/4735135/</w:delInstrText>
          </w:r>
          <w:r w:rsidRPr="006E6534" w:rsidDel="00B91305">
            <w:rPr>
              <w:iCs w:val="0"/>
              <w:lang w:val="en-US"/>
            </w:rPr>
            <w:delInstrText>items</w:delInstrText>
          </w:r>
          <w:r w:rsidRPr="006E6534" w:rsidDel="00B91305">
            <w:rPr>
              <w:iCs w:val="0"/>
            </w:rPr>
            <w:delInstrText>/</w:delInstrText>
          </w:r>
          <w:r w:rsidRPr="006E6534" w:rsidDel="00B91305">
            <w:rPr>
              <w:iCs w:val="0"/>
              <w:lang w:val="en-US"/>
            </w:rPr>
            <w:delInstrText>MYHRN</w:delInstrText>
          </w:r>
          <w:r w:rsidRPr="006E6534" w:rsidDel="00B91305">
            <w:rPr>
              <w:iCs w:val="0"/>
            </w:rPr>
            <w:delInstrText>2</w:delInstrText>
          </w:r>
          <w:r w:rsidRPr="006E6534" w:rsidDel="00B91305">
            <w:rPr>
              <w:iCs w:val="0"/>
              <w:lang w:val="en-US"/>
            </w:rPr>
            <w:delInstrText>I</w:delInstrText>
          </w:r>
          <w:r w:rsidRPr="006E6534" w:rsidDel="00B91305">
            <w:rPr>
              <w:iCs w:val="0"/>
            </w:rPr>
            <w:delInstrText>7"],"</w:delInstrText>
          </w:r>
          <w:r w:rsidRPr="006E6534" w:rsidDel="00B91305">
            <w:rPr>
              <w:iCs w:val="0"/>
              <w:lang w:val="en-US"/>
            </w:rPr>
            <w:delInstrText>itemData</w:delInstrText>
          </w:r>
          <w:r w:rsidRPr="006E6534" w:rsidDel="00B91305">
            <w:rPr>
              <w:iCs w:val="0"/>
            </w:rPr>
            <w:delInstrText>":{"</w:delInstrText>
          </w:r>
          <w:r w:rsidRPr="006E6534" w:rsidDel="00B91305">
            <w:rPr>
              <w:iCs w:val="0"/>
              <w:lang w:val="en-US"/>
            </w:rPr>
            <w:delInstrText>id</w:delInstrText>
          </w:r>
          <w:r w:rsidRPr="006E6534" w:rsidDel="00B91305">
            <w:rPr>
              <w:iCs w:val="0"/>
            </w:rPr>
            <w:delInstrText>":161896,"</w:delInstrText>
          </w:r>
          <w:r w:rsidRPr="006E6534" w:rsidDel="00B91305">
            <w:rPr>
              <w:iCs w:val="0"/>
              <w:lang w:val="en-US"/>
            </w:rPr>
            <w:delInstrText>type</w:delInstrText>
          </w:r>
          <w:r w:rsidRPr="006E6534" w:rsidDel="00B91305">
            <w:rPr>
              <w:iCs w:val="0"/>
            </w:rPr>
            <w:delInstrText>":"</w:delInstrText>
          </w:r>
          <w:r w:rsidRPr="006E6534" w:rsidDel="00B91305">
            <w:rPr>
              <w:iCs w:val="0"/>
              <w:lang w:val="en-US"/>
            </w:rPr>
            <w:delInstrText>webpage</w:delInstrText>
          </w:r>
          <w:r w:rsidRPr="006E6534" w:rsidDel="00B91305">
            <w:rPr>
              <w:iCs w:val="0"/>
            </w:rPr>
            <w:delInstrText>","</w:delInstrText>
          </w:r>
          <w:r w:rsidRPr="006E6534" w:rsidDel="00B91305">
            <w:rPr>
              <w:iCs w:val="0"/>
              <w:lang w:val="en-US"/>
            </w:rPr>
            <w:delInstrText>abstract</w:delInstrText>
          </w:r>
          <w:r w:rsidRPr="006E6534" w:rsidDel="00B91305">
            <w:rPr>
              <w:iCs w:val="0"/>
            </w:rPr>
            <w:delInstrText>":"</w:delInstrText>
          </w:r>
          <w:r w:rsidRPr="006E6534" w:rsidDel="00B91305">
            <w:rPr>
              <w:iCs w:val="0"/>
              <w:lang w:val="en-US"/>
            </w:rPr>
            <w:delInstrText>Osimertinib</w:delInstrText>
          </w:r>
          <w:r w:rsidRPr="006E6534" w:rsidDel="00B91305">
            <w:rPr>
              <w:iCs w:val="0"/>
            </w:rPr>
            <w:delInstrText xml:space="preserve"> | </w:delInstrText>
          </w:r>
          <w:r w:rsidRPr="006E6534" w:rsidDel="00B91305">
            <w:rPr>
              <w:iCs w:val="0"/>
              <w:lang w:val="en-US"/>
            </w:rPr>
            <w:delInstrText>C</w:delInstrText>
          </w:r>
          <w:r w:rsidRPr="006E6534" w:rsidDel="00B91305">
            <w:rPr>
              <w:iCs w:val="0"/>
            </w:rPr>
            <w:delInstrText>28</w:delInstrText>
          </w:r>
          <w:r w:rsidRPr="006E6534" w:rsidDel="00B91305">
            <w:rPr>
              <w:iCs w:val="0"/>
              <w:lang w:val="en-US"/>
            </w:rPr>
            <w:delInstrText>H</w:delInstrText>
          </w:r>
          <w:r w:rsidRPr="006E6534" w:rsidDel="00B91305">
            <w:rPr>
              <w:iCs w:val="0"/>
            </w:rPr>
            <w:delInstrText>33</w:delInstrText>
          </w:r>
          <w:r w:rsidRPr="006E6534" w:rsidDel="00B91305">
            <w:rPr>
              <w:iCs w:val="0"/>
              <w:lang w:val="en-US"/>
            </w:rPr>
            <w:delInstrText>N</w:delInstrText>
          </w:r>
          <w:r w:rsidRPr="006E6534" w:rsidDel="00B91305">
            <w:rPr>
              <w:iCs w:val="0"/>
            </w:rPr>
            <w:delInstrText>7</w:delInstrText>
          </w:r>
          <w:r w:rsidRPr="006E6534" w:rsidDel="00B91305">
            <w:rPr>
              <w:iCs w:val="0"/>
              <w:lang w:val="en-US"/>
            </w:rPr>
            <w:delInstrText>O</w:delInstrText>
          </w:r>
          <w:r w:rsidRPr="006E6534" w:rsidDel="00B91305">
            <w:rPr>
              <w:iCs w:val="0"/>
            </w:rPr>
            <w:delInstrText xml:space="preserve">2 | </w:delInstrText>
          </w:r>
          <w:r w:rsidRPr="006E6534" w:rsidDel="00B91305">
            <w:rPr>
              <w:iCs w:val="0"/>
              <w:lang w:val="en-US"/>
            </w:rPr>
            <w:delInstrText>CID</w:delInstrText>
          </w:r>
          <w:r w:rsidRPr="006E6534" w:rsidDel="00B91305">
            <w:rPr>
              <w:iCs w:val="0"/>
            </w:rPr>
            <w:delInstrText xml:space="preserve"> 71496458 - </w:delInstrText>
          </w:r>
          <w:r w:rsidRPr="006E6534" w:rsidDel="00B91305">
            <w:rPr>
              <w:iCs w:val="0"/>
              <w:lang w:val="en-US"/>
            </w:rPr>
            <w:delInstrText>structure</w:delInstrText>
          </w:r>
          <w:r w:rsidRPr="006E6534" w:rsidDel="00B91305">
            <w:rPr>
              <w:iCs w:val="0"/>
            </w:rPr>
            <w:delInstrText xml:space="preserve">, </w:delInstrText>
          </w:r>
          <w:r w:rsidRPr="006E6534" w:rsidDel="00B91305">
            <w:rPr>
              <w:iCs w:val="0"/>
              <w:lang w:val="en-US"/>
            </w:rPr>
            <w:delInstrText>chemical</w:delInstrText>
          </w:r>
          <w:r w:rsidRPr="006E6534" w:rsidDel="00B91305">
            <w:rPr>
              <w:iCs w:val="0"/>
            </w:rPr>
            <w:delInstrText xml:space="preserve"> </w:delInstrText>
          </w:r>
          <w:r w:rsidRPr="006E6534" w:rsidDel="00B91305">
            <w:rPr>
              <w:iCs w:val="0"/>
              <w:lang w:val="en-US"/>
            </w:rPr>
            <w:delInstrText>names</w:delInstrText>
          </w:r>
          <w:r w:rsidRPr="006E6534" w:rsidDel="00B91305">
            <w:rPr>
              <w:iCs w:val="0"/>
            </w:rPr>
            <w:delInstrText xml:space="preserve">, </w:delInstrText>
          </w:r>
          <w:r w:rsidRPr="006E6534" w:rsidDel="00B91305">
            <w:rPr>
              <w:iCs w:val="0"/>
              <w:lang w:val="en-US"/>
            </w:rPr>
            <w:delInstrText>physical</w:delInstrText>
          </w:r>
          <w:r w:rsidRPr="006E6534" w:rsidDel="00B91305">
            <w:rPr>
              <w:iCs w:val="0"/>
            </w:rPr>
            <w:delInstrText xml:space="preserve"> </w:delInstrText>
          </w:r>
          <w:r w:rsidRPr="006E6534" w:rsidDel="00B91305">
            <w:rPr>
              <w:iCs w:val="0"/>
              <w:lang w:val="en-US"/>
            </w:rPr>
            <w:delInstrText>and</w:delInstrText>
          </w:r>
          <w:r w:rsidRPr="006E6534" w:rsidDel="00B91305">
            <w:rPr>
              <w:iCs w:val="0"/>
            </w:rPr>
            <w:delInstrText xml:space="preserve"> </w:delInstrText>
          </w:r>
          <w:r w:rsidRPr="006E6534" w:rsidDel="00B91305">
            <w:rPr>
              <w:iCs w:val="0"/>
              <w:lang w:val="en-US"/>
            </w:rPr>
            <w:delInstrText>chemical</w:delInstrText>
          </w:r>
          <w:r w:rsidRPr="006E6534" w:rsidDel="00B91305">
            <w:rPr>
              <w:iCs w:val="0"/>
            </w:rPr>
            <w:delInstrText xml:space="preserve"> </w:delInstrText>
          </w:r>
          <w:r w:rsidRPr="006E6534" w:rsidDel="00B91305">
            <w:rPr>
              <w:iCs w:val="0"/>
              <w:lang w:val="en-US"/>
            </w:rPr>
            <w:delInstrText>properties</w:delInstrText>
          </w:r>
          <w:r w:rsidRPr="006E6534" w:rsidDel="00B91305">
            <w:rPr>
              <w:iCs w:val="0"/>
            </w:rPr>
            <w:delInstrText xml:space="preserve">, </w:delInstrText>
          </w:r>
          <w:r w:rsidRPr="006E6534" w:rsidDel="00B91305">
            <w:rPr>
              <w:iCs w:val="0"/>
              <w:lang w:val="en-US"/>
            </w:rPr>
            <w:delInstrText>classification</w:delInstrText>
          </w:r>
          <w:r w:rsidRPr="006E6534" w:rsidDel="00B91305">
            <w:rPr>
              <w:iCs w:val="0"/>
            </w:rPr>
            <w:delInstrText xml:space="preserve">, </w:delInstrText>
          </w:r>
          <w:r w:rsidRPr="006E6534" w:rsidDel="00B91305">
            <w:rPr>
              <w:iCs w:val="0"/>
              <w:lang w:val="en-US"/>
            </w:rPr>
            <w:delInstrText>patents</w:delInstrText>
          </w:r>
          <w:r w:rsidRPr="006E6534" w:rsidDel="00B91305">
            <w:rPr>
              <w:iCs w:val="0"/>
            </w:rPr>
            <w:delInstrText xml:space="preserve">, </w:delInstrText>
          </w:r>
          <w:r w:rsidRPr="006E6534" w:rsidDel="00B91305">
            <w:rPr>
              <w:iCs w:val="0"/>
              <w:lang w:val="en-US"/>
            </w:rPr>
            <w:delInstrText>literature</w:delInstrText>
          </w:r>
          <w:r w:rsidRPr="006E6534" w:rsidDel="00B91305">
            <w:rPr>
              <w:iCs w:val="0"/>
            </w:rPr>
            <w:delInstrText xml:space="preserve">, </w:delInstrText>
          </w:r>
          <w:r w:rsidRPr="006E6534" w:rsidDel="00B91305">
            <w:rPr>
              <w:iCs w:val="0"/>
              <w:lang w:val="en-US"/>
            </w:rPr>
            <w:delInstrText>biological</w:delInstrText>
          </w:r>
          <w:r w:rsidRPr="006E6534" w:rsidDel="00B91305">
            <w:rPr>
              <w:iCs w:val="0"/>
            </w:rPr>
            <w:delInstrText xml:space="preserve"> </w:delInstrText>
          </w:r>
          <w:r w:rsidRPr="006E6534" w:rsidDel="00B91305">
            <w:rPr>
              <w:iCs w:val="0"/>
              <w:lang w:val="en-US"/>
            </w:rPr>
            <w:delInstrText>activities</w:delInstrText>
          </w:r>
          <w:r w:rsidRPr="006E6534" w:rsidDel="00B91305">
            <w:rPr>
              <w:iCs w:val="0"/>
            </w:rPr>
            <w:delInstrText xml:space="preserve">, </w:delInstrText>
          </w:r>
          <w:r w:rsidRPr="006E6534" w:rsidDel="00B91305">
            <w:rPr>
              <w:iCs w:val="0"/>
              <w:lang w:val="en-US"/>
            </w:rPr>
            <w:delInstrText>safety</w:delInstrText>
          </w:r>
          <w:r w:rsidRPr="006E6534" w:rsidDel="00B91305">
            <w:rPr>
              <w:iCs w:val="0"/>
            </w:rPr>
            <w:delInstrText>/</w:delInstrText>
          </w:r>
          <w:r w:rsidRPr="006E6534" w:rsidDel="00B91305">
            <w:rPr>
              <w:iCs w:val="0"/>
              <w:lang w:val="en-US"/>
            </w:rPr>
            <w:delInstrText>hazards</w:delInstrText>
          </w:r>
          <w:r w:rsidRPr="006E6534" w:rsidDel="00B91305">
            <w:rPr>
              <w:iCs w:val="0"/>
            </w:rPr>
            <w:delInstrText>/</w:delInstrText>
          </w:r>
          <w:r w:rsidRPr="006E6534" w:rsidDel="00B91305">
            <w:rPr>
              <w:iCs w:val="0"/>
              <w:lang w:val="en-US"/>
            </w:rPr>
            <w:delInstrText>toxicity</w:delInstrText>
          </w:r>
          <w:r w:rsidRPr="006E6534" w:rsidDel="00B91305">
            <w:rPr>
              <w:iCs w:val="0"/>
            </w:rPr>
            <w:delInstrText xml:space="preserve"> </w:delInstrText>
          </w:r>
          <w:r w:rsidRPr="006E6534" w:rsidDel="00B91305">
            <w:rPr>
              <w:iCs w:val="0"/>
              <w:lang w:val="en-US"/>
            </w:rPr>
            <w:delInstrText>information</w:delInstrText>
          </w:r>
          <w:r w:rsidRPr="006E6534" w:rsidDel="00B91305">
            <w:rPr>
              <w:iCs w:val="0"/>
            </w:rPr>
            <w:delInstrText xml:space="preserve">, </w:delInstrText>
          </w:r>
          <w:r w:rsidRPr="006E6534" w:rsidDel="00B91305">
            <w:rPr>
              <w:iCs w:val="0"/>
              <w:lang w:val="en-US"/>
            </w:rPr>
            <w:delInstrText>supplier</w:delInstrText>
          </w:r>
          <w:r w:rsidRPr="006E6534" w:rsidDel="00B91305">
            <w:rPr>
              <w:iCs w:val="0"/>
            </w:rPr>
            <w:delInstrText xml:space="preserve"> </w:delInstrText>
          </w:r>
          <w:r w:rsidRPr="006E6534" w:rsidDel="00B91305">
            <w:rPr>
              <w:iCs w:val="0"/>
              <w:lang w:val="en-US"/>
            </w:rPr>
            <w:delInstrText>lists</w:delInstrText>
          </w:r>
          <w:r w:rsidRPr="006E6534" w:rsidDel="00B91305">
            <w:rPr>
              <w:iCs w:val="0"/>
            </w:rPr>
            <w:delInstrText xml:space="preserve">, </w:delInstrText>
          </w:r>
          <w:r w:rsidRPr="006E6534" w:rsidDel="00B91305">
            <w:rPr>
              <w:iCs w:val="0"/>
              <w:lang w:val="en-US"/>
            </w:rPr>
            <w:delInstrText>and</w:delInstrText>
          </w:r>
          <w:r w:rsidRPr="006E6534" w:rsidDel="00B91305">
            <w:rPr>
              <w:iCs w:val="0"/>
            </w:rPr>
            <w:delInstrText xml:space="preserve"> </w:delInstrText>
          </w:r>
          <w:r w:rsidRPr="006E6534" w:rsidDel="00B91305">
            <w:rPr>
              <w:iCs w:val="0"/>
              <w:lang w:val="en-US"/>
            </w:rPr>
            <w:delInstrText>more</w:delInstrText>
          </w:r>
          <w:r w:rsidRPr="006E6534" w:rsidDel="00B91305">
            <w:rPr>
              <w:iCs w:val="0"/>
            </w:rPr>
            <w:delInstrText>.","</w:delInstrText>
          </w:r>
          <w:r w:rsidRPr="006E6534" w:rsidDel="00B91305">
            <w:rPr>
              <w:iCs w:val="0"/>
              <w:lang w:val="en-US"/>
            </w:rPr>
            <w:delInstrText>language</w:delInstrText>
          </w:r>
          <w:r w:rsidRPr="006E6534" w:rsidDel="00B91305">
            <w:rPr>
              <w:iCs w:val="0"/>
            </w:rPr>
            <w:delInstrText>":"</w:delInstrText>
          </w:r>
          <w:r w:rsidRPr="006E6534" w:rsidDel="00B91305">
            <w:rPr>
              <w:iCs w:val="0"/>
              <w:lang w:val="en-US"/>
            </w:rPr>
            <w:delInstrText>en</w:delInstrText>
          </w:r>
          <w:r w:rsidRPr="006E6534" w:rsidDel="00B91305">
            <w:rPr>
              <w:iCs w:val="0"/>
            </w:rPr>
            <w:delInstrText>","</w:delInstrText>
          </w:r>
          <w:r w:rsidRPr="006E6534" w:rsidDel="00B91305">
            <w:rPr>
              <w:iCs w:val="0"/>
              <w:lang w:val="en-US"/>
            </w:rPr>
            <w:delInstrText>title</w:delInstrText>
          </w:r>
          <w:r w:rsidRPr="006E6534" w:rsidDel="00B91305">
            <w:rPr>
              <w:iCs w:val="0"/>
            </w:rPr>
            <w:delInstrText>":"</w:delInstrText>
          </w:r>
          <w:r w:rsidRPr="006E6534" w:rsidDel="00B91305">
            <w:rPr>
              <w:iCs w:val="0"/>
              <w:lang w:val="en-US"/>
            </w:rPr>
            <w:delInstrText>Osimertinib</w:delInstrText>
          </w:r>
          <w:r w:rsidRPr="006E6534" w:rsidDel="00B91305">
            <w:rPr>
              <w:iCs w:val="0"/>
            </w:rPr>
            <w:delInstrText>","</w:delInstrText>
          </w:r>
          <w:r w:rsidRPr="006E6534" w:rsidDel="00B91305">
            <w:rPr>
              <w:iCs w:val="0"/>
              <w:lang w:val="en-US"/>
            </w:rPr>
            <w:delInstrText>URL</w:delInstrText>
          </w:r>
          <w:r w:rsidRPr="006E6534" w:rsidDel="00B91305">
            <w:rPr>
              <w:iCs w:val="0"/>
            </w:rPr>
            <w:delInstrText>":"</w:delInstrText>
          </w:r>
          <w:r w:rsidRPr="006E6534" w:rsidDel="00B91305">
            <w:rPr>
              <w:iCs w:val="0"/>
              <w:lang w:val="en-US"/>
            </w:rPr>
            <w:delInstrText>https</w:delInstrText>
          </w:r>
          <w:r w:rsidRPr="006E6534" w:rsidDel="00B91305">
            <w:rPr>
              <w:iCs w:val="0"/>
            </w:rPr>
            <w:delInstrText>://</w:delInstrText>
          </w:r>
          <w:r w:rsidRPr="006E6534" w:rsidDel="00B91305">
            <w:rPr>
              <w:iCs w:val="0"/>
              <w:lang w:val="en-US"/>
            </w:rPr>
            <w:delInstrText>pubchem</w:delInstrText>
          </w:r>
          <w:r w:rsidRPr="006E6534" w:rsidDel="00B91305">
            <w:rPr>
              <w:iCs w:val="0"/>
            </w:rPr>
            <w:delInstrText>.</w:delInstrText>
          </w:r>
          <w:r w:rsidRPr="006E6534" w:rsidDel="00B91305">
            <w:rPr>
              <w:iCs w:val="0"/>
              <w:lang w:val="en-US"/>
            </w:rPr>
            <w:delInstrText>ncbi</w:delInstrText>
          </w:r>
          <w:r w:rsidRPr="006E6534" w:rsidDel="00B91305">
            <w:rPr>
              <w:iCs w:val="0"/>
            </w:rPr>
            <w:delInstrText>.</w:delInstrText>
          </w:r>
          <w:r w:rsidRPr="006E6534" w:rsidDel="00B91305">
            <w:rPr>
              <w:iCs w:val="0"/>
              <w:lang w:val="en-US"/>
            </w:rPr>
            <w:delInstrText>nlm</w:delInstrText>
          </w:r>
          <w:r w:rsidRPr="006E6534" w:rsidDel="00B91305">
            <w:rPr>
              <w:iCs w:val="0"/>
            </w:rPr>
            <w:delInstrText>.</w:delInstrText>
          </w:r>
          <w:r w:rsidRPr="006E6534" w:rsidDel="00B91305">
            <w:rPr>
              <w:iCs w:val="0"/>
              <w:lang w:val="en-US"/>
            </w:rPr>
            <w:delInstrText>nih</w:delInstrText>
          </w:r>
          <w:r w:rsidRPr="006E6534" w:rsidDel="00B91305">
            <w:rPr>
              <w:iCs w:val="0"/>
            </w:rPr>
            <w:delInstrText>.</w:delInstrText>
          </w:r>
          <w:r w:rsidRPr="006E6534" w:rsidDel="00B91305">
            <w:rPr>
              <w:iCs w:val="0"/>
              <w:lang w:val="en-US"/>
            </w:rPr>
            <w:delInstrText>gov</w:delInstrText>
          </w:r>
          <w:r w:rsidRPr="006E6534" w:rsidDel="00B91305">
            <w:rPr>
              <w:iCs w:val="0"/>
            </w:rPr>
            <w:delInstrText>/</w:delInstrText>
          </w:r>
          <w:r w:rsidRPr="006E6534" w:rsidDel="00B91305">
            <w:rPr>
              <w:iCs w:val="0"/>
              <w:lang w:val="en-US"/>
            </w:rPr>
            <w:delInstrText>compound</w:delInstrText>
          </w:r>
          <w:r w:rsidRPr="006E6534" w:rsidDel="00B91305">
            <w:rPr>
              <w:iCs w:val="0"/>
            </w:rPr>
            <w:delInstrText>/71496458","</w:delInstrText>
          </w:r>
          <w:r w:rsidRPr="006E6534" w:rsidDel="00B91305">
            <w:rPr>
              <w:iCs w:val="0"/>
              <w:lang w:val="en-US"/>
            </w:rPr>
            <w:delInstrText>author</w:delInstrText>
          </w:r>
          <w:r w:rsidRPr="006E6534" w:rsidDel="00B91305">
            <w:rPr>
              <w:iCs w:val="0"/>
            </w:rPr>
            <w:delInstrText>":[{"</w:delInstrText>
          </w:r>
          <w:r w:rsidRPr="006E6534" w:rsidDel="00B91305">
            <w:rPr>
              <w:iCs w:val="0"/>
              <w:lang w:val="en-US"/>
            </w:rPr>
            <w:delInstrText>family</w:delInstrText>
          </w:r>
          <w:r w:rsidRPr="006E6534" w:rsidDel="00B91305">
            <w:rPr>
              <w:iCs w:val="0"/>
            </w:rPr>
            <w:delInstrText>":"</w:delInstrText>
          </w:r>
          <w:r w:rsidRPr="006E6534" w:rsidDel="00B91305">
            <w:rPr>
              <w:iCs w:val="0"/>
              <w:lang w:val="en-US"/>
            </w:rPr>
            <w:delInstrText>PubChem</w:delInstrText>
          </w:r>
          <w:r w:rsidRPr="006E6534" w:rsidDel="00B91305">
            <w:rPr>
              <w:iCs w:val="0"/>
            </w:rPr>
            <w:delInstrText>","</w:delInstrText>
          </w:r>
          <w:r w:rsidRPr="006E6534" w:rsidDel="00B91305">
            <w:rPr>
              <w:iCs w:val="0"/>
              <w:lang w:val="en-US"/>
            </w:rPr>
            <w:delInstrText>given</w:delInstrText>
          </w:r>
          <w:r w:rsidRPr="006E6534" w:rsidDel="00B91305">
            <w:rPr>
              <w:iCs w:val="0"/>
            </w:rPr>
            <w:delInstrText>":""}],"</w:delInstrText>
          </w:r>
          <w:r w:rsidRPr="006E6534" w:rsidDel="00B91305">
            <w:rPr>
              <w:iCs w:val="0"/>
              <w:lang w:val="en-US"/>
            </w:rPr>
            <w:delInstrText>accessed</w:delInstrText>
          </w:r>
          <w:r w:rsidRPr="006E6534" w:rsidDel="00B91305">
            <w:rPr>
              <w:iCs w:val="0"/>
            </w:rPr>
            <w:delInstrText>":{"</w:delInstrText>
          </w:r>
          <w:r w:rsidRPr="006E6534" w:rsidDel="00B91305">
            <w:rPr>
              <w:iCs w:val="0"/>
              <w:lang w:val="en-US"/>
            </w:rPr>
            <w:delInstrText>date</w:delInstrText>
          </w:r>
          <w:r w:rsidRPr="006E6534" w:rsidDel="00B91305">
            <w:rPr>
              <w:iCs w:val="0"/>
            </w:rPr>
            <w:delInstrText>-</w:delInstrText>
          </w:r>
          <w:r w:rsidRPr="006E6534" w:rsidDel="00B91305">
            <w:rPr>
              <w:iCs w:val="0"/>
              <w:lang w:val="en-US"/>
            </w:rPr>
            <w:delInstrText>parts</w:delInstrText>
          </w:r>
          <w:r w:rsidRPr="006E6534" w:rsidDel="00B91305">
            <w:rPr>
              <w:iCs w:val="0"/>
            </w:rPr>
            <w:delInstrText>":[["2022",8,2]]}}}],"</w:delInstrText>
          </w:r>
          <w:r w:rsidRPr="006E6534" w:rsidDel="00B91305">
            <w:rPr>
              <w:iCs w:val="0"/>
              <w:lang w:val="en-US"/>
            </w:rPr>
            <w:delInstrText>schema</w:delInstrText>
          </w:r>
          <w:r w:rsidRPr="006E6534" w:rsidDel="00B91305">
            <w:rPr>
              <w:iCs w:val="0"/>
            </w:rPr>
            <w:delInstrText>":"</w:delInstrText>
          </w:r>
          <w:r w:rsidRPr="006E6534" w:rsidDel="00B91305">
            <w:rPr>
              <w:iCs w:val="0"/>
              <w:lang w:val="en-US"/>
            </w:rPr>
            <w:delInstrText>https</w:delInstrText>
          </w:r>
          <w:r w:rsidRPr="006E6534" w:rsidDel="00B91305">
            <w:rPr>
              <w:iCs w:val="0"/>
            </w:rPr>
            <w:delInstrText>://</w:delInstrText>
          </w:r>
          <w:r w:rsidRPr="006E6534" w:rsidDel="00B91305">
            <w:rPr>
              <w:iCs w:val="0"/>
              <w:lang w:val="en-US"/>
            </w:rPr>
            <w:delInstrText>github</w:delInstrText>
          </w:r>
          <w:r w:rsidRPr="006E6534" w:rsidDel="00B91305">
            <w:rPr>
              <w:iCs w:val="0"/>
            </w:rPr>
            <w:delInstrText>.</w:delInstrText>
          </w:r>
          <w:r w:rsidRPr="006E6534" w:rsidDel="00B91305">
            <w:rPr>
              <w:iCs w:val="0"/>
              <w:lang w:val="en-US"/>
            </w:rPr>
            <w:delInstrText>com</w:delInstrText>
          </w:r>
          <w:r w:rsidRPr="006E6534" w:rsidDel="00B91305">
            <w:rPr>
              <w:iCs w:val="0"/>
            </w:rPr>
            <w:delInstrText>/</w:delInstrText>
          </w:r>
          <w:r w:rsidRPr="006E6534" w:rsidDel="00B91305">
            <w:rPr>
              <w:iCs w:val="0"/>
              <w:lang w:val="en-US"/>
            </w:rPr>
            <w:delInstrText>citation</w:delInstrText>
          </w:r>
          <w:r w:rsidRPr="006E6534" w:rsidDel="00B91305">
            <w:rPr>
              <w:iCs w:val="0"/>
            </w:rPr>
            <w:delInstrText>-</w:delInstrText>
          </w:r>
          <w:r w:rsidRPr="006E6534" w:rsidDel="00B91305">
            <w:rPr>
              <w:iCs w:val="0"/>
              <w:lang w:val="en-US"/>
            </w:rPr>
            <w:delInstrText>style</w:delInstrText>
          </w:r>
          <w:r w:rsidRPr="006E6534" w:rsidDel="00B91305">
            <w:rPr>
              <w:iCs w:val="0"/>
            </w:rPr>
            <w:delInstrText>-</w:delInstrText>
          </w:r>
          <w:r w:rsidRPr="006E6534" w:rsidDel="00B91305">
            <w:rPr>
              <w:iCs w:val="0"/>
              <w:lang w:val="en-US"/>
            </w:rPr>
            <w:delInstrText>language</w:delInstrText>
          </w:r>
          <w:r w:rsidRPr="006E6534" w:rsidDel="00B91305">
            <w:rPr>
              <w:iCs w:val="0"/>
            </w:rPr>
            <w:delInstrText>/</w:delInstrText>
          </w:r>
          <w:r w:rsidRPr="006E6534" w:rsidDel="00B91305">
            <w:rPr>
              <w:iCs w:val="0"/>
              <w:lang w:val="en-US"/>
            </w:rPr>
            <w:delInstrText>schema</w:delInstrText>
          </w:r>
          <w:r w:rsidRPr="006E6534" w:rsidDel="00B91305">
            <w:rPr>
              <w:iCs w:val="0"/>
            </w:rPr>
            <w:delInstrText>/</w:delInstrText>
          </w:r>
          <w:r w:rsidRPr="006E6534" w:rsidDel="00B91305">
            <w:rPr>
              <w:iCs w:val="0"/>
              <w:lang w:val="en-US"/>
            </w:rPr>
            <w:delInstrText>raw</w:delInstrText>
          </w:r>
          <w:r w:rsidRPr="006E6534" w:rsidDel="00B91305">
            <w:rPr>
              <w:iCs w:val="0"/>
            </w:rPr>
            <w:delInstrText>/</w:delInstrText>
          </w:r>
          <w:r w:rsidRPr="006E6534" w:rsidDel="00B91305">
            <w:rPr>
              <w:iCs w:val="0"/>
              <w:lang w:val="en-US"/>
            </w:rPr>
            <w:delInstrText>master</w:delInstrText>
          </w:r>
          <w:r w:rsidRPr="006E6534" w:rsidDel="00B91305">
            <w:rPr>
              <w:iCs w:val="0"/>
            </w:rPr>
            <w:delInstrText>/</w:delInstrText>
          </w:r>
          <w:r w:rsidRPr="006E6534" w:rsidDel="00B91305">
            <w:rPr>
              <w:iCs w:val="0"/>
              <w:lang w:val="en-US"/>
            </w:rPr>
            <w:delInstrText>csl</w:delInstrText>
          </w:r>
          <w:r w:rsidRPr="006E6534" w:rsidDel="00B91305">
            <w:rPr>
              <w:iCs w:val="0"/>
            </w:rPr>
            <w:delInstrText>-</w:delInstrText>
          </w:r>
          <w:r w:rsidRPr="006E6534" w:rsidDel="00B91305">
            <w:rPr>
              <w:iCs w:val="0"/>
              <w:lang w:val="en-US"/>
            </w:rPr>
            <w:delInstrText>citation</w:delInstrText>
          </w:r>
          <w:r w:rsidRPr="006E6534" w:rsidDel="00B91305">
            <w:rPr>
              <w:iCs w:val="0"/>
            </w:rPr>
            <w:delInstrText>.</w:delInstrText>
          </w:r>
          <w:r w:rsidRPr="006E6534" w:rsidDel="00B91305">
            <w:rPr>
              <w:iCs w:val="0"/>
              <w:lang w:val="en-US"/>
            </w:rPr>
            <w:delInstrText>json</w:delInstrText>
          </w:r>
          <w:r w:rsidRPr="006E6534" w:rsidDel="00B91305">
            <w:rPr>
              <w:iCs w:val="0"/>
            </w:rPr>
            <w:delInstrText xml:space="preserve">"} </w:delInstrText>
          </w:r>
          <w:r w:rsidRPr="009556CC" w:rsidDel="00B91305">
            <w:fldChar w:fldCharType="separate"/>
          </w:r>
          <w:r w:rsidRPr="004A73C2" w:rsidDel="00B91305">
            <w:delText>(5)</w:delText>
          </w:r>
          <w:r w:rsidRPr="009556CC" w:rsidDel="00B91305">
            <w:fldChar w:fldCharType="end"/>
          </w:r>
        </w:del>
      </w:moveTo>
    </w:p>
    <w:moveToRangeEnd w:id="3080"/>
    <w:p w14:paraId="3F215EAD" w14:textId="70A5C091" w:rsidR="00B91305" w:rsidRDefault="00A144B6">
      <w:pPr>
        <w:pStyle w:val="a3"/>
        <w:pPrChange w:id="3090" w:author="Barshadskaya, Yuliya" w:date="2024-01-13T18:57:00Z">
          <w:pPr>
            <w:pStyle w:val="SDText"/>
          </w:pPr>
        </w:pPrChange>
      </w:pPr>
      <w:ins w:id="3091" w:author="Barshadskaya, Yuliya" w:date="2024-01-12T23:10:00Z">
        <w:r w:rsidRPr="00A144B6">
          <w:rPr>
            <w:noProof/>
            <w:lang w:eastAsia="ru-RU"/>
          </w:rPr>
          <w:drawing>
            <wp:inline distT="0" distB="0" distL="0" distR="0" wp14:anchorId="79574B2D" wp14:editId="3F1C25D7">
              <wp:extent cx="3274719" cy="2138404"/>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6025" b="18674"/>
                      <a:stretch/>
                    </pic:blipFill>
                    <pic:spPr bwMode="auto">
                      <a:xfrm>
                        <a:off x="0" y="0"/>
                        <a:ext cx="3288363" cy="2147314"/>
                      </a:xfrm>
                      <a:prstGeom prst="rect">
                        <a:avLst/>
                      </a:prstGeom>
                      <a:ln>
                        <a:noFill/>
                      </a:ln>
                      <a:extLst>
                        <a:ext uri="{53640926-AAD7-44D8-BBD7-CCE9431645EC}">
                          <a14:shadowObscured xmlns:a14="http://schemas.microsoft.com/office/drawing/2010/main"/>
                        </a:ext>
                      </a:extLst>
                    </pic:spPr>
                  </pic:pic>
                </a:graphicData>
              </a:graphic>
            </wp:inline>
          </w:drawing>
        </w:r>
      </w:ins>
    </w:p>
    <w:p w14:paraId="6D71A8D4" w14:textId="7DAC3425" w:rsidR="00F735ED" w:rsidRPr="00707D60" w:rsidRDefault="00F735ED" w:rsidP="00F735ED">
      <w:pPr>
        <w:spacing w:after="0" w:line="240" w:lineRule="auto"/>
        <w:ind w:firstLine="0"/>
        <w:rPr>
          <w:color w:val="000000" w:themeColor="text1"/>
        </w:rPr>
      </w:pPr>
      <w:r w:rsidRPr="00707D60">
        <w:rPr>
          <w:rStyle w:val="lrzxr"/>
          <w:b/>
        </w:rPr>
        <w:t xml:space="preserve">Молекулярная масса: </w:t>
      </w:r>
      <w:r>
        <w:t>499,</w:t>
      </w:r>
      <w:r w:rsidRPr="00F735ED">
        <w:t>6073</w:t>
      </w:r>
      <w:r w:rsidRPr="00707D60">
        <w:t xml:space="preserve"> г/моль</w:t>
      </w:r>
    </w:p>
    <w:p w14:paraId="21D96EBE" w14:textId="6EFCAD3E" w:rsidR="00F735ED" w:rsidRPr="00F735ED" w:rsidDel="00B647EB" w:rsidRDefault="00F735ED" w:rsidP="00F735ED">
      <w:pPr>
        <w:rPr>
          <w:del w:id="3092" w:author="Barshadskaya, Yuliya" w:date="2024-02-22T21:15:00Z"/>
        </w:rPr>
      </w:pPr>
    </w:p>
    <w:p w14:paraId="7D94374F" w14:textId="60CBAC45" w:rsidR="00874D70" w:rsidRPr="006E6534" w:rsidRDefault="00874D70">
      <w:pPr>
        <w:pStyle w:val="SDText"/>
        <w:ind w:firstLine="0"/>
        <w:rPr>
          <w:rFonts w:cs="Times New Roman"/>
          <w:color w:val="000000" w:themeColor="text1"/>
          <w:rPrChange w:id="3093" w:author="N F" w:date="2023-12-05T03:08:00Z">
            <w:rPr>
              <w:rFonts w:cs="Times New Roman"/>
            </w:rPr>
          </w:rPrChange>
        </w:rPr>
        <w:pPrChange w:id="3094" w:author="N F" w:date="2023-08-06T15:38:00Z">
          <w:pPr>
            <w:pStyle w:val="SDText"/>
            <w:jc w:val="center"/>
          </w:pPr>
        </w:pPrChange>
      </w:pPr>
      <w:del w:id="3095" w:author="Barshadskaya, Yuliya" w:date="2024-01-12T23:10:00Z">
        <w:r w:rsidRPr="006E6534" w:rsidDel="00A144B6">
          <w:rPr>
            <w:rFonts w:cs="Times New Roman"/>
            <w:noProof/>
            <w:color w:val="000000" w:themeColor="text1"/>
            <w:lang w:eastAsia="ru-RU"/>
            <w:rPrChange w:id="3096" w:author="N F" w:date="2023-12-05T03:08:00Z">
              <w:rPr>
                <w:rFonts w:cs="Times New Roman"/>
                <w:noProof/>
                <w:lang w:eastAsia="ru-RU"/>
              </w:rPr>
            </w:rPrChange>
          </w:rPr>
          <w:drawing>
            <wp:inline distT="0" distB="0" distL="0" distR="0" wp14:anchorId="66CA6922" wp14:editId="18EB2B97">
              <wp:extent cx="3164620" cy="31646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8227" cy="3168227"/>
                      </a:xfrm>
                      <a:prstGeom prst="rect">
                        <a:avLst/>
                      </a:prstGeom>
                      <a:noFill/>
                      <a:ln>
                        <a:noFill/>
                      </a:ln>
                    </pic:spPr>
                  </pic:pic>
                </a:graphicData>
              </a:graphic>
            </wp:inline>
          </w:drawing>
        </w:r>
      </w:del>
    </w:p>
    <w:p w14:paraId="61C2AE51" w14:textId="50138BDE" w:rsidR="00874D70" w:rsidRPr="00527FD0" w:rsidDel="00B91305" w:rsidRDefault="00874D70" w:rsidP="00527FD0">
      <w:pPr>
        <w:pStyle w:val="a3"/>
        <w:rPr>
          <w:moveFrom w:id="3097" w:author="N F" w:date="2023-08-03T18:26:00Z"/>
        </w:rPr>
      </w:pPr>
      <w:bookmarkStart w:id="3098" w:name="_Toc115733149"/>
      <w:moveFromRangeStart w:id="3099" w:author="N F" w:date="2023-08-03T18:26:00Z" w:name="move141979612"/>
      <w:moveFrom w:id="3100" w:author="N F" w:date="2023-08-03T18:26:00Z">
        <w:r w:rsidRPr="00527FD0" w:rsidDel="00B91305">
          <w:t xml:space="preserve">Рисунок </w:t>
        </w:r>
        <w:r w:rsidRPr="00527FD0" w:rsidDel="00B91305">
          <w:fldChar w:fldCharType="begin"/>
        </w:r>
        <w:r w:rsidRPr="004A73C2" w:rsidDel="00B91305">
          <w:rPr>
            <w:iCs w:val="0"/>
          </w:rPr>
          <w:instrText xml:space="preserve"> STYLEREF 1 \s </w:instrText>
        </w:r>
        <w:r w:rsidRPr="00527FD0" w:rsidDel="00B91305">
          <w:rPr>
            <w:rPrChange w:id="3101" w:author="N F" w:date="2023-12-05T03:08:00Z">
              <w:rPr>
                <w:noProof/>
              </w:rPr>
            </w:rPrChange>
          </w:rPr>
          <w:fldChar w:fldCharType="separate"/>
        </w:r>
        <w:r w:rsidR="004C4CE2" w:rsidRPr="004A73C2" w:rsidDel="00B91305">
          <w:rPr>
            <w:iCs w:val="0"/>
            <w:noProof/>
          </w:rPr>
          <w:t>2</w:t>
        </w:r>
        <w:r w:rsidRPr="00527FD0" w:rsidDel="00B91305">
          <w:rPr>
            <w:noProof/>
          </w:rPr>
          <w:fldChar w:fldCharType="end"/>
        </w:r>
        <w:r w:rsidR="00953F52" w:rsidRPr="00527FD0" w:rsidDel="00B91305">
          <w:noBreakHyphen/>
        </w:r>
        <w:r w:rsidRPr="00527FD0" w:rsidDel="00B91305">
          <w:fldChar w:fldCharType="begin"/>
        </w:r>
        <w:r w:rsidRPr="004A73C2" w:rsidDel="00B91305">
          <w:rPr>
            <w:iCs w:val="0"/>
          </w:rPr>
          <w:instrText xml:space="preserve"> SEQ Рисунок \* ARABIC \s 1 </w:instrText>
        </w:r>
        <w:r w:rsidRPr="00527FD0" w:rsidDel="00B91305">
          <w:rPr>
            <w:rPrChange w:id="3102" w:author="N F" w:date="2023-12-05T03:08:00Z">
              <w:rPr>
                <w:noProof/>
              </w:rPr>
            </w:rPrChange>
          </w:rPr>
          <w:fldChar w:fldCharType="separate"/>
        </w:r>
        <w:r w:rsidR="004C4CE2" w:rsidRPr="004A73C2" w:rsidDel="00B91305">
          <w:rPr>
            <w:iCs w:val="0"/>
            <w:noProof/>
          </w:rPr>
          <w:t>1</w:t>
        </w:r>
        <w:r w:rsidRPr="00527FD0" w:rsidDel="00B91305">
          <w:rPr>
            <w:noProof/>
          </w:rPr>
          <w:fldChar w:fldCharType="end"/>
        </w:r>
        <w:r w:rsidRPr="00527FD0" w:rsidDel="00B91305">
          <w:t xml:space="preserve"> Структурная формула осимертиниба </w:t>
        </w:r>
        <w:r w:rsidRPr="00527FD0" w:rsidDel="00B91305">
          <w:fldChar w:fldCharType="begin"/>
        </w:r>
        <w:r w:rsidRPr="004A73C2" w:rsidDel="00B91305">
          <w:rPr>
            <w:iCs w:val="0"/>
          </w:rPr>
          <w:instrText xml:space="preserve"> </w:instrText>
        </w:r>
        <w:r w:rsidRPr="004A73C2" w:rsidDel="00B91305">
          <w:rPr>
            <w:iCs w:val="0"/>
            <w:lang w:val="en-US"/>
          </w:rPr>
          <w:instrText>ADDIN</w:instrText>
        </w:r>
        <w:r w:rsidRPr="009556CC" w:rsidDel="00B91305">
          <w:rPr>
            <w:iCs w:val="0"/>
          </w:rPr>
          <w:instrText xml:space="preserve"> </w:instrText>
        </w:r>
        <w:r w:rsidRPr="008D2D2E" w:rsidDel="00B91305">
          <w:rPr>
            <w:lang w:val="en-US"/>
          </w:rPr>
          <w:instrText>ZOTERO</w:instrText>
        </w:r>
        <w:r w:rsidRPr="008D2D2E" w:rsidDel="00B91305">
          <w:instrText>_</w:instrText>
        </w:r>
        <w:r w:rsidRPr="008D2D2E" w:rsidDel="00B91305">
          <w:rPr>
            <w:lang w:val="en-US"/>
          </w:rPr>
          <w:instrText>ITEM</w:instrText>
        </w:r>
        <w:r w:rsidRPr="008D2D2E" w:rsidDel="00B91305">
          <w:instrText xml:space="preserve"> </w:instrText>
        </w:r>
        <w:r w:rsidRPr="008D2D2E" w:rsidDel="00B91305">
          <w:rPr>
            <w:lang w:val="en-US"/>
          </w:rPr>
          <w:instrText>CSL</w:instrText>
        </w:r>
        <w:r w:rsidRPr="008D2D2E" w:rsidDel="00B91305">
          <w:instrText>_</w:instrText>
        </w:r>
        <w:r w:rsidRPr="008D2D2E" w:rsidDel="00B91305">
          <w:rPr>
            <w:lang w:val="en-US"/>
          </w:rPr>
          <w:instrText>CITATION</w:instrText>
        </w:r>
        <w:r w:rsidRPr="008D2D2E" w:rsidDel="00B91305">
          <w:instrText xml:space="preserve"> {"</w:instrText>
        </w:r>
        <w:r w:rsidRPr="00B647EB" w:rsidDel="00B91305">
          <w:rPr>
            <w:lang w:val="en-US"/>
          </w:rPr>
          <w:instrText>citationID</w:instrText>
        </w:r>
        <w:r w:rsidRPr="00B647EB" w:rsidDel="00B91305">
          <w:instrText>":"</w:instrText>
        </w:r>
        <w:r w:rsidRPr="00B647EB" w:rsidDel="00B91305">
          <w:rPr>
            <w:lang w:val="en-US"/>
          </w:rPr>
          <w:instrText>Vtn</w:instrText>
        </w:r>
        <w:r w:rsidRPr="00B647EB" w:rsidDel="00B91305">
          <w:instrText>4</w:instrText>
        </w:r>
        <w:r w:rsidRPr="00B647EB" w:rsidDel="00B91305">
          <w:rPr>
            <w:lang w:val="en-US"/>
          </w:rPr>
          <w:instrText>EqTI</w:instrText>
        </w:r>
        <w:r w:rsidRPr="00B647EB" w:rsidDel="00B91305">
          <w:instrText>","</w:instrText>
        </w:r>
        <w:r w:rsidRPr="00B647EB" w:rsidDel="00B91305">
          <w:rPr>
            <w:lang w:val="en-US"/>
          </w:rPr>
          <w:instrText>properties</w:instrText>
        </w:r>
        <w:r w:rsidRPr="00B647EB" w:rsidDel="00B91305">
          <w:instrText>":{"</w:instrText>
        </w:r>
        <w:r w:rsidRPr="00B647EB" w:rsidDel="00B91305">
          <w:rPr>
            <w:lang w:val="en-US"/>
          </w:rPr>
          <w:instrText>formattedCitation</w:instrText>
        </w:r>
        <w:r w:rsidRPr="00B647EB" w:rsidDel="00B91305">
          <w:instrText>":"(5)","</w:instrText>
        </w:r>
        <w:r w:rsidRPr="00B647EB" w:rsidDel="00B91305">
          <w:rPr>
            <w:lang w:val="en-US"/>
          </w:rPr>
          <w:instrText>plainCitation</w:instrText>
        </w:r>
        <w:r w:rsidRPr="00B647EB" w:rsidDel="00B91305">
          <w:instrText>":"(5)","</w:instrText>
        </w:r>
        <w:r w:rsidRPr="00B647EB" w:rsidDel="00B91305">
          <w:rPr>
            <w:lang w:val="en-US"/>
          </w:rPr>
          <w:instrText>noteIndex</w:instrText>
        </w:r>
        <w:r w:rsidRPr="00B647EB" w:rsidDel="00B91305">
          <w:instrText>":0},"</w:instrText>
        </w:r>
        <w:r w:rsidRPr="00B647EB" w:rsidDel="00B91305">
          <w:rPr>
            <w:lang w:val="en-US"/>
          </w:rPr>
          <w:instrText>citationItems</w:instrText>
        </w:r>
        <w:r w:rsidRPr="00B647EB" w:rsidDel="00B91305">
          <w:instrText>":[{"</w:instrText>
        </w:r>
        <w:r w:rsidRPr="00B647EB" w:rsidDel="00B91305">
          <w:rPr>
            <w:lang w:val="en-US"/>
          </w:rPr>
          <w:instrText>id</w:instrText>
        </w:r>
        <w:r w:rsidRPr="00B647EB" w:rsidDel="00B91305">
          <w:instrText>":161896,"</w:instrText>
        </w:r>
        <w:r w:rsidRPr="00B647EB" w:rsidDel="00B91305">
          <w:rPr>
            <w:lang w:val="en-US"/>
          </w:rPr>
          <w:instrText>uris</w:instrText>
        </w:r>
        <w:r w:rsidRPr="00B647EB" w:rsidDel="00B91305">
          <w:instrText>":["</w:instrText>
        </w:r>
        <w:r w:rsidRPr="00B647EB" w:rsidDel="00B91305">
          <w:rPr>
            <w:lang w:val="en-US"/>
          </w:rPr>
          <w:instrText>http</w:instrText>
        </w:r>
        <w:r w:rsidRPr="00B647EB" w:rsidDel="00B91305">
          <w:instrText>://</w:instrText>
        </w:r>
        <w:r w:rsidRPr="00B647EB" w:rsidDel="00B91305">
          <w:rPr>
            <w:lang w:val="en-US"/>
          </w:rPr>
          <w:instrText>zotero</w:instrText>
        </w:r>
        <w:r w:rsidRPr="00B647EB" w:rsidDel="00B91305">
          <w:instrText>.</w:instrText>
        </w:r>
        <w:r w:rsidRPr="00B647EB" w:rsidDel="00B91305">
          <w:rPr>
            <w:lang w:val="en-US"/>
          </w:rPr>
          <w:instrText>org</w:instrText>
        </w:r>
        <w:r w:rsidRPr="00B647EB" w:rsidDel="00B91305">
          <w:instrText>/</w:instrText>
        </w:r>
        <w:r w:rsidRPr="00B647EB" w:rsidDel="00B91305">
          <w:rPr>
            <w:lang w:val="en-US"/>
          </w:rPr>
          <w:instrText>groups</w:instrText>
        </w:r>
        <w:r w:rsidRPr="00B647EB" w:rsidDel="00B91305">
          <w:instrText>/4735135/</w:instrText>
        </w:r>
        <w:r w:rsidRPr="00B647EB" w:rsidDel="00B91305">
          <w:rPr>
            <w:lang w:val="en-US"/>
          </w:rPr>
          <w:instrText>items</w:instrText>
        </w:r>
        <w:r w:rsidRPr="00B647EB" w:rsidDel="00B91305">
          <w:instrText>/</w:instrText>
        </w:r>
        <w:r w:rsidRPr="00B647EB" w:rsidDel="00B91305">
          <w:rPr>
            <w:lang w:val="en-US"/>
          </w:rPr>
          <w:instrText>MYHRN</w:instrText>
        </w:r>
        <w:r w:rsidRPr="00B647EB" w:rsidDel="00B91305">
          <w:instrText>2</w:instrText>
        </w:r>
        <w:r w:rsidRPr="00B647EB" w:rsidDel="00B91305">
          <w:rPr>
            <w:lang w:val="en-US"/>
          </w:rPr>
          <w:instrText>I</w:instrText>
        </w:r>
        <w:r w:rsidRPr="00B647EB" w:rsidDel="00B91305">
          <w:instrText>7"],"</w:instrText>
        </w:r>
        <w:r w:rsidRPr="00B8644E" w:rsidDel="00B91305">
          <w:rPr>
            <w:iCs w:val="0"/>
            <w:lang w:val="en-US"/>
          </w:rPr>
          <w:instrText>itemData</w:instrText>
        </w:r>
        <w:r w:rsidRPr="00B8644E" w:rsidDel="00B91305">
          <w:rPr>
            <w:iCs w:val="0"/>
          </w:rPr>
          <w:instrText>":{"</w:instrText>
        </w:r>
        <w:r w:rsidRPr="00B8644E" w:rsidDel="00B91305">
          <w:rPr>
            <w:iCs w:val="0"/>
            <w:lang w:val="en-US"/>
          </w:rPr>
          <w:instrText>id</w:instrText>
        </w:r>
        <w:r w:rsidRPr="00B8644E" w:rsidDel="00B91305">
          <w:rPr>
            <w:iCs w:val="0"/>
          </w:rPr>
          <w:instrText>":161896,"</w:instrText>
        </w:r>
        <w:r w:rsidRPr="00B8644E" w:rsidDel="00B91305">
          <w:rPr>
            <w:iCs w:val="0"/>
            <w:lang w:val="en-US"/>
          </w:rPr>
          <w:instrText>type</w:instrText>
        </w:r>
        <w:r w:rsidRPr="00B8644E" w:rsidDel="00B91305">
          <w:rPr>
            <w:iCs w:val="0"/>
          </w:rPr>
          <w:instrText>":"</w:instrText>
        </w:r>
        <w:r w:rsidRPr="00B8644E" w:rsidDel="00B91305">
          <w:rPr>
            <w:iCs w:val="0"/>
            <w:lang w:val="en-US"/>
          </w:rPr>
          <w:instrText>webpage</w:instrText>
        </w:r>
        <w:r w:rsidRPr="00B8644E" w:rsidDel="00B91305">
          <w:rPr>
            <w:iCs w:val="0"/>
          </w:rPr>
          <w:instrText>","</w:instrText>
        </w:r>
        <w:r w:rsidRPr="00B8644E" w:rsidDel="00B91305">
          <w:rPr>
            <w:iCs w:val="0"/>
            <w:lang w:val="en-US"/>
          </w:rPr>
          <w:instrText>abstract</w:instrText>
        </w:r>
        <w:r w:rsidRPr="00B8644E" w:rsidDel="00B91305">
          <w:rPr>
            <w:iCs w:val="0"/>
          </w:rPr>
          <w:instrText>":"</w:instrText>
        </w:r>
        <w:r w:rsidRPr="00B8644E" w:rsidDel="00B91305">
          <w:rPr>
            <w:iCs w:val="0"/>
            <w:lang w:val="en-US"/>
          </w:rPr>
          <w:instrText>Osimertinib</w:instrText>
        </w:r>
        <w:r w:rsidRPr="00B8644E" w:rsidDel="00B91305">
          <w:rPr>
            <w:iCs w:val="0"/>
          </w:rPr>
          <w:instrText xml:space="preserve"> | </w:instrText>
        </w:r>
        <w:r w:rsidRPr="00B8644E" w:rsidDel="00B91305">
          <w:rPr>
            <w:iCs w:val="0"/>
            <w:lang w:val="en-US"/>
          </w:rPr>
          <w:instrText>C</w:instrText>
        </w:r>
        <w:r w:rsidRPr="00B8644E" w:rsidDel="00B91305">
          <w:rPr>
            <w:iCs w:val="0"/>
          </w:rPr>
          <w:instrText>28</w:instrText>
        </w:r>
        <w:r w:rsidRPr="00B8644E" w:rsidDel="00B91305">
          <w:rPr>
            <w:iCs w:val="0"/>
            <w:lang w:val="en-US"/>
          </w:rPr>
          <w:instrText>H</w:instrText>
        </w:r>
        <w:r w:rsidRPr="00B8644E" w:rsidDel="00B91305">
          <w:rPr>
            <w:iCs w:val="0"/>
          </w:rPr>
          <w:instrText>33</w:instrText>
        </w:r>
        <w:r w:rsidRPr="00B8644E" w:rsidDel="00B91305">
          <w:rPr>
            <w:iCs w:val="0"/>
            <w:lang w:val="en-US"/>
          </w:rPr>
          <w:instrText>N</w:instrText>
        </w:r>
        <w:r w:rsidRPr="005A74E6" w:rsidDel="00B91305">
          <w:rPr>
            <w:iCs w:val="0"/>
          </w:rPr>
          <w:instrText>7</w:instrText>
        </w:r>
        <w:r w:rsidRPr="007C662F" w:rsidDel="00B91305">
          <w:rPr>
            <w:iCs w:val="0"/>
            <w:lang w:val="en-US"/>
          </w:rPr>
          <w:instrText>O</w:instrText>
        </w:r>
        <w:r w:rsidRPr="002E36A6" w:rsidDel="00B91305">
          <w:rPr>
            <w:iCs w:val="0"/>
          </w:rPr>
          <w:instrText xml:space="preserve">2 | </w:instrText>
        </w:r>
        <w:r w:rsidRPr="002E36A6" w:rsidDel="00B91305">
          <w:rPr>
            <w:iCs w:val="0"/>
            <w:lang w:val="en-US"/>
          </w:rPr>
          <w:instrText>CID</w:instrText>
        </w:r>
        <w:r w:rsidRPr="002E36A6" w:rsidDel="00B91305">
          <w:rPr>
            <w:iCs w:val="0"/>
          </w:rPr>
          <w:instrText xml:space="preserve"> 71496458 - </w:instrText>
        </w:r>
        <w:r w:rsidRPr="002E36A6" w:rsidDel="00B91305">
          <w:rPr>
            <w:iCs w:val="0"/>
            <w:lang w:val="en-US"/>
          </w:rPr>
          <w:instrText>structure</w:instrText>
        </w:r>
        <w:r w:rsidRPr="002E36A6" w:rsidDel="00B91305">
          <w:rPr>
            <w:iCs w:val="0"/>
          </w:rPr>
          <w:instrText xml:space="preserve">, </w:instrText>
        </w:r>
        <w:r w:rsidRPr="002E36A6" w:rsidDel="00B91305">
          <w:rPr>
            <w:iCs w:val="0"/>
            <w:lang w:val="en-US"/>
          </w:rPr>
          <w:instrText>chemical</w:instrText>
        </w:r>
        <w:r w:rsidRPr="002E36A6" w:rsidDel="00B91305">
          <w:rPr>
            <w:iCs w:val="0"/>
          </w:rPr>
          <w:instrText xml:space="preserve"> </w:instrText>
        </w:r>
        <w:r w:rsidRPr="002E36A6" w:rsidDel="00B91305">
          <w:rPr>
            <w:iCs w:val="0"/>
            <w:lang w:val="en-US"/>
          </w:rPr>
          <w:instrText>names</w:instrText>
        </w:r>
        <w:r w:rsidRPr="002E36A6" w:rsidDel="00B91305">
          <w:rPr>
            <w:iCs w:val="0"/>
          </w:rPr>
          <w:instrText xml:space="preserve">, </w:instrText>
        </w:r>
        <w:r w:rsidRPr="002E36A6" w:rsidDel="00B91305">
          <w:rPr>
            <w:iCs w:val="0"/>
            <w:lang w:val="en-US"/>
          </w:rPr>
          <w:instrText>physical</w:instrText>
        </w:r>
        <w:r w:rsidRPr="002E36A6" w:rsidDel="00B91305">
          <w:rPr>
            <w:iCs w:val="0"/>
          </w:rPr>
          <w:instrText xml:space="preserve"> </w:instrText>
        </w:r>
        <w:r w:rsidRPr="002E36A6" w:rsidDel="00B91305">
          <w:rPr>
            <w:iCs w:val="0"/>
            <w:lang w:val="en-US"/>
          </w:rPr>
          <w:instrText>and</w:instrText>
        </w:r>
        <w:r w:rsidRPr="002E36A6" w:rsidDel="00B91305">
          <w:rPr>
            <w:iCs w:val="0"/>
          </w:rPr>
          <w:instrText xml:space="preserve"> </w:instrText>
        </w:r>
        <w:r w:rsidRPr="002E36A6" w:rsidDel="00B91305">
          <w:rPr>
            <w:iCs w:val="0"/>
            <w:lang w:val="en-US"/>
          </w:rPr>
          <w:instrText>chemical</w:instrText>
        </w:r>
        <w:r w:rsidRPr="002E36A6" w:rsidDel="00B91305">
          <w:rPr>
            <w:iCs w:val="0"/>
          </w:rPr>
          <w:instrText xml:space="preserve"> </w:instrText>
        </w:r>
        <w:r w:rsidRPr="002E36A6" w:rsidDel="00B91305">
          <w:rPr>
            <w:iCs w:val="0"/>
            <w:lang w:val="en-US"/>
          </w:rPr>
          <w:instrText>properties</w:instrText>
        </w:r>
        <w:r w:rsidRPr="002E36A6" w:rsidDel="00B91305">
          <w:rPr>
            <w:iCs w:val="0"/>
          </w:rPr>
          <w:instrText xml:space="preserve">, </w:instrText>
        </w:r>
        <w:r w:rsidRPr="002E36A6" w:rsidDel="00B91305">
          <w:rPr>
            <w:iCs w:val="0"/>
            <w:lang w:val="en-US"/>
          </w:rPr>
          <w:instrText>classification</w:instrText>
        </w:r>
        <w:r w:rsidRPr="002E36A6" w:rsidDel="00B91305">
          <w:rPr>
            <w:iCs w:val="0"/>
          </w:rPr>
          <w:instrText xml:space="preserve">, </w:instrText>
        </w:r>
        <w:r w:rsidRPr="002E36A6" w:rsidDel="00B91305">
          <w:rPr>
            <w:iCs w:val="0"/>
            <w:lang w:val="en-US"/>
          </w:rPr>
          <w:instrText>patents</w:instrText>
        </w:r>
        <w:r w:rsidRPr="002E36A6" w:rsidDel="00B91305">
          <w:rPr>
            <w:iCs w:val="0"/>
          </w:rPr>
          <w:instrText xml:space="preserve">, </w:instrText>
        </w:r>
        <w:r w:rsidRPr="002E36A6" w:rsidDel="00B91305">
          <w:rPr>
            <w:iCs w:val="0"/>
            <w:lang w:val="en-US"/>
          </w:rPr>
          <w:instrText>literature</w:instrText>
        </w:r>
        <w:r w:rsidRPr="002E36A6" w:rsidDel="00B91305">
          <w:rPr>
            <w:iCs w:val="0"/>
          </w:rPr>
          <w:instrText xml:space="preserve">, </w:instrText>
        </w:r>
        <w:r w:rsidRPr="002E36A6" w:rsidDel="00B91305">
          <w:rPr>
            <w:iCs w:val="0"/>
            <w:lang w:val="en-US"/>
          </w:rPr>
          <w:instrText>biological</w:instrText>
        </w:r>
        <w:r w:rsidRPr="002E36A6" w:rsidDel="00B91305">
          <w:rPr>
            <w:iCs w:val="0"/>
          </w:rPr>
          <w:instrText xml:space="preserve"> </w:instrText>
        </w:r>
        <w:r w:rsidRPr="002E36A6" w:rsidDel="00B91305">
          <w:rPr>
            <w:iCs w:val="0"/>
            <w:lang w:val="en-US"/>
          </w:rPr>
          <w:instrText>activities</w:instrText>
        </w:r>
        <w:r w:rsidRPr="002E36A6" w:rsidDel="00B91305">
          <w:rPr>
            <w:iCs w:val="0"/>
          </w:rPr>
          <w:instrText xml:space="preserve">, </w:instrText>
        </w:r>
        <w:r w:rsidRPr="002E36A6" w:rsidDel="00B91305">
          <w:rPr>
            <w:iCs w:val="0"/>
            <w:lang w:val="en-US"/>
          </w:rPr>
          <w:instrText>safety</w:instrText>
        </w:r>
        <w:r w:rsidRPr="002E36A6" w:rsidDel="00B91305">
          <w:rPr>
            <w:iCs w:val="0"/>
          </w:rPr>
          <w:instrText>/</w:instrText>
        </w:r>
        <w:r w:rsidRPr="002E36A6" w:rsidDel="00B91305">
          <w:rPr>
            <w:iCs w:val="0"/>
            <w:lang w:val="en-US"/>
          </w:rPr>
          <w:instrText>hazards</w:instrText>
        </w:r>
        <w:r w:rsidRPr="002E36A6" w:rsidDel="00B91305">
          <w:rPr>
            <w:iCs w:val="0"/>
          </w:rPr>
          <w:instrText>/</w:instrText>
        </w:r>
        <w:r w:rsidRPr="002E36A6" w:rsidDel="00B91305">
          <w:rPr>
            <w:iCs w:val="0"/>
            <w:lang w:val="en-US"/>
          </w:rPr>
          <w:instrText>toxicity</w:instrText>
        </w:r>
        <w:r w:rsidRPr="002E36A6" w:rsidDel="00B91305">
          <w:rPr>
            <w:iCs w:val="0"/>
          </w:rPr>
          <w:instrText xml:space="preserve"> </w:instrText>
        </w:r>
        <w:r w:rsidRPr="002E36A6" w:rsidDel="00B91305">
          <w:rPr>
            <w:iCs w:val="0"/>
            <w:lang w:val="en-US"/>
          </w:rPr>
          <w:instrText>information</w:instrText>
        </w:r>
        <w:r w:rsidRPr="002E36A6" w:rsidDel="00B91305">
          <w:rPr>
            <w:iCs w:val="0"/>
          </w:rPr>
          <w:instrText xml:space="preserve">, </w:instrText>
        </w:r>
        <w:r w:rsidRPr="002E36A6" w:rsidDel="00B91305">
          <w:rPr>
            <w:iCs w:val="0"/>
            <w:lang w:val="en-US"/>
          </w:rPr>
          <w:instrText>supplier</w:instrText>
        </w:r>
        <w:r w:rsidRPr="002E36A6" w:rsidDel="00B91305">
          <w:rPr>
            <w:iCs w:val="0"/>
          </w:rPr>
          <w:instrText xml:space="preserve"> </w:instrText>
        </w:r>
        <w:r w:rsidRPr="002E36A6" w:rsidDel="00B91305">
          <w:rPr>
            <w:iCs w:val="0"/>
            <w:lang w:val="en-US"/>
          </w:rPr>
          <w:instrText>lists</w:instrText>
        </w:r>
        <w:r w:rsidRPr="002E36A6" w:rsidDel="00B91305">
          <w:rPr>
            <w:iCs w:val="0"/>
          </w:rPr>
          <w:instrText xml:space="preserve">, </w:instrText>
        </w:r>
        <w:r w:rsidRPr="002E36A6" w:rsidDel="00B91305">
          <w:rPr>
            <w:iCs w:val="0"/>
            <w:lang w:val="en-US"/>
          </w:rPr>
          <w:instrText>and</w:instrText>
        </w:r>
        <w:r w:rsidRPr="002E36A6" w:rsidDel="00B91305">
          <w:rPr>
            <w:iCs w:val="0"/>
          </w:rPr>
          <w:instrText xml:space="preserve"> </w:instrText>
        </w:r>
        <w:r w:rsidRPr="002E36A6" w:rsidDel="00B91305">
          <w:rPr>
            <w:iCs w:val="0"/>
            <w:lang w:val="en-US"/>
          </w:rPr>
          <w:instrText>more</w:instrText>
        </w:r>
        <w:r w:rsidRPr="002E36A6" w:rsidDel="00B91305">
          <w:rPr>
            <w:iCs w:val="0"/>
          </w:rPr>
          <w:instrText>.","</w:instrText>
        </w:r>
        <w:r w:rsidRPr="002E36A6" w:rsidDel="00B91305">
          <w:rPr>
            <w:iCs w:val="0"/>
            <w:lang w:val="en-US"/>
          </w:rPr>
          <w:instrText>language</w:instrText>
        </w:r>
        <w:r w:rsidRPr="002E36A6" w:rsidDel="00B91305">
          <w:rPr>
            <w:iCs w:val="0"/>
          </w:rPr>
          <w:instrText>":"</w:instrText>
        </w:r>
        <w:r w:rsidRPr="002E36A6" w:rsidDel="00B91305">
          <w:rPr>
            <w:iCs w:val="0"/>
            <w:lang w:val="en-US"/>
          </w:rPr>
          <w:instrText>en</w:instrText>
        </w:r>
        <w:r w:rsidRPr="002E36A6" w:rsidDel="00B91305">
          <w:rPr>
            <w:iCs w:val="0"/>
          </w:rPr>
          <w:instrText>","</w:instrText>
        </w:r>
        <w:r w:rsidRPr="002E36A6" w:rsidDel="00B91305">
          <w:rPr>
            <w:iCs w:val="0"/>
            <w:lang w:val="en-US"/>
          </w:rPr>
          <w:instrText>title</w:instrText>
        </w:r>
        <w:r w:rsidRPr="002E36A6" w:rsidDel="00B91305">
          <w:rPr>
            <w:iCs w:val="0"/>
          </w:rPr>
          <w:instrText>":"</w:instrText>
        </w:r>
        <w:r w:rsidRPr="002E36A6" w:rsidDel="00B91305">
          <w:rPr>
            <w:iCs w:val="0"/>
            <w:lang w:val="en-US"/>
          </w:rPr>
          <w:instrText>Osimertinib</w:instrText>
        </w:r>
        <w:r w:rsidRPr="002E36A6" w:rsidDel="00B91305">
          <w:rPr>
            <w:iCs w:val="0"/>
          </w:rPr>
          <w:instrText>","</w:instrText>
        </w:r>
        <w:r w:rsidRPr="002E36A6" w:rsidDel="00B91305">
          <w:rPr>
            <w:iCs w:val="0"/>
            <w:lang w:val="en-US"/>
          </w:rPr>
          <w:instrText>URL</w:instrText>
        </w:r>
        <w:r w:rsidRPr="002E36A6" w:rsidDel="00B91305">
          <w:rPr>
            <w:iCs w:val="0"/>
          </w:rPr>
          <w:instrText>":"</w:instrText>
        </w:r>
        <w:r w:rsidRPr="002E36A6" w:rsidDel="00B91305">
          <w:rPr>
            <w:iCs w:val="0"/>
            <w:lang w:val="en-US"/>
          </w:rPr>
          <w:instrText>https</w:instrText>
        </w:r>
        <w:r w:rsidRPr="002E36A6" w:rsidDel="00B91305">
          <w:rPr>
            <w:iCs w:val="0"/>
          </w:rPr>
          <w:instrText>://</w:instrText>
        </w:r>
        <w:r w:rsidRPr="002E36A6" w:rsidDel="00B91305">
          <w:rPr>
            <w:iCs w:val="0"/>
            <w:lang w:val="en-US"/>
          </w:rPr>
          <w:instrText>pubchem</w:instrText>
        </w:r>
        <w:r w:rsidRPr="002E36A6" w:rsidDel="00B91305">
          <w:rPr>
            <w:iCs w:val="0"/>
          </w:rPr>
          <w:instrText>.</w:instrText>
        </w:r>
        <w:r w:rsidRPr="002E36A6" w:rsidDel="00B91305">
          <w:rPr>
            <w:iCs w:val="0"/>
            <w:lang w:val="en-US"/>
          </w:rPr>
          <w:instrText>ncbi</w:instrText>
        </w:r>
        <w:r w:rsidRPr="002E36A6" w:rsidDel="00B91305">
          <w:rPr>
            <w:iCs w:val="0"/>
          </w:rPr>
          <w:instrText>.</w:instrText>
        </w:r>
        <w:r w:rsidRPr="002E36A6" w:rsidDel="00B91305">
          <w:rPr>
            <w:iCs w:val="0"/>
            <w:lang w:val="en-US"/>
          </w:rPr>
          <w:instrText>nlm</w:instrText>
        </w:r>
        <w:r w:rsidRPr="002E36A6" w:rsidDel="00B91305">
          <w:rPr>
            <w:iCs w:val="0"/>
          </w:rPr>
          <w:instrText>.</w:instrText>
        </w:r>
        <w:r w:rsidRPr="002E36A6" w:rsidDel="00B91305">
          <w:rPr>
            <w:iCs w:val="0"/>
            <w:lang w:val="en-US"/>
          </w:rPr>
          <w:instrText>nih</w:instrText>
        </w:r>
        <w:r w:rsidRPr="002E36A6" w:rsidDel="00B91305">
          <w:rPr>
            <w:iCs w:val="0"/>
          </w:rPr>
          <w:instrText>.</w:instrText>
        </w:r>
        <w:r w:rsidRPr="002E36A6" w:rsidDel="00B91305">
          <w:rPr>
            <w:iCs w:val="0"/>
            <w:lang w:val="en-US"/>
          </w:rPr>
          <w:instrText>gov</w:instrText>
        </w:r>
        <w:r w:rsidRPr="002E36A6" w:rsidDel="00B91305">
          <w:rPr>
            <w:iCs w:val="0"/>
          </w:rPr>
          <w:instrText>/</w:instrText>
        </w:r>
        <w:r w:rsidRPr="002E36A6" w:rsidDel="00B91305">
          <w:rPr>
            <w:iCs w:val="0"/>
            <w:lang w:val="en-US"/>
          </w:rPr>
          <w:instrText>compound</w:instrText>
        </w:r>
        <w:r w:rsidRPr="002E36A6" w:rsidDel="00B91305">
          <w:rPr>
            <w:iCs w:val="0"/>
          </w:rPr>
          <w:instrText>/71496458","</w:instrText>
        </w:r>
        <w:r w:rsidRPr="002E36A6" w:rsidDel="00B91305">
          <w:rPr>
            <w:iCs w:val="0"/>
            <w:lang w:val="en-US"/>
          </w:rPr>
          <w:instrText>author</w:instrText>
        </w:r>
        <w:r w:rsidRPr="002E36A6" w:rsidDel="00B91305">
          <w:rPr>
            <w:iCs w:val="0"/>
          </w:rPr>
          <w:instrText>":[{"</w:instrText>
        </w:r>
        <w:r w:rsidRPr="002E36A6" w:rsidDel="00B91305">
          <w:rPr>
            <w:iCs w:val="0"/>
            <w:lang w:val="en-US"/>
          </w:rPr>
          <w:instrText>family</w:instrText>
        </w:r>
        <w:r w:rsidRPr="002E36A6" w:rsidDel="00B91305">
          <w:rPr>
            <w:iCs w:val="0"/>
          </w:rPr>
          <w:instrText>":"</w:instrText>
        </w:r>
        <w:r w:rsidRPr="002E36A6" w:rsidDel="00B91305">
          <w:rPr>
            <w:iCs w:val="0"/>
            <w:lang w:val="en-US"/>
          </w:rPr>
          <w:instrText>PubChem</w:instrText>
        </w:r>
        <w:r w:rsidRPr="002E36A6" w:rsidDel="00B91305">
          <w:rPr>
            <w:iCs w:val="0"/>
          </w:rPr>
          <w:instrText>","</w:instrText>
        </w:r>
        <w:r w:rsidRPr="002E36A6" w:rsidDel="00B91305">
          <w:rPr>
            <w:iCs w:val="0"/>
            <w:lang w:val="en-US"/>
          </w:rPr>
          <w:instrText>given</w:instrText>
        </w:r>
        <w:r w:rsidRPr="002E36A6" w:rsidDel="00B91305">
          <w:rPr>
            <w:iCs w:val="0"/>
          </w:rPr>
          <w:instrText>":""}],"</w:instrText>
        </w:r>
        <w:r w:rsidRPr="002E36A6" w:rsidDel="00B91305">
          <w:rPr>
            <w:iCs w:val="0"/>
            <w:lang w:val="en-US"/>
          </w:rPr>
          <w:instrText>accessed</w:instrText>
        </w:r>
        <w:r w:rsidRPr="002E36A6" w:rsidDel="00B91305">
          <w:rPr>
            <w:iCs w:val="0"/>
          </w:rPr>
          <w:instrText>":{"</w:instrText>
        </w:r>
        <w:r w:rsidRPr="002E36A6" w:rsidDel="00B91305">
          <w:rPr>
            <w:iCs w:val="0"/>
            <w:lang w:val="en-US"/>
          </w:rPr>
          <w:instrText>date</w:instrText>
        </w:r>
        <w:r w:rsidRPr="002E36A6" w:rsidDel="00B91305">
          <w:rPr>
            <w:iCs w:val="0"/>
          </w:rPr>
          <w:instrText>-</w:instrText>
        </w:r>
        <w:r w:rsidRPr="002E36A6" w:rsidDel="00B91305">
          <w:rPr>
            <w:iCs w:val="0"/>
            <w:lang w:val="en-US"/>
          </w:rPr>
          <w:instrText>parts</w:instrText>
        </w:r>
        <w:r w:rsidRPr="002E36A6" w:rsidDel="00B91305">
          <w:rPr>
            <w:iCs w:val="0"/>
          </w:rPr>
          <w:instrText>":[["2022",8,2]]}}}],"</w:instrText>
        </w:r>
        <w:r w:rsidRPr="002E36A6" w:rsidDel="00B91305">
          <w:rPr>
            <w:iCs w:val="0"/>
            <w:lang w:val="en-US"/>
          </w:rPr>
          <w:instrText>schema</w:instrText>
        </w:r>
        <w:r w:rsidRPr="002E36A6" w:rsidDel="00B91305">
          <w:rPr>
            <w:iCs w:val="0"/>
          </w:rPr>
          <w:instrText>":"</w:instrText>
        </w:r>
        <w:r w:rsidRPr="002E36A6" w:rsidDel="00B91305">
          <w:rPr>
            <w:iCs w:val="0"/>
            <w:lang w:val="en-US"/>
          </w:rPr>
          <w:instrText>https</w:instrText>
        </w:r>
        <w:r w:rsidRPr="002E36A6" w:rsidDel="00B91305">
          <w:rPr>
            <w:iCs w:val="0"/>
          </w:rPr>
          <w:instrText>://</w:instrText>
        </w:r>
        <w:r w:rsidRPr="002E36A6" w:rsidDel="00B91305">
          <w:rPr>
            <w:iCs w:val="0"/>
            <w:lang w:val="en-US"/>
          </w:rPr>
          <w:instrText>github</w:instrText>
        </w:r>
        <w:r w:rsidRPr="002E36A6" w:rsidDel="00B91305">
          <w:rPr>
            <w:iCs w:val="0"/>
          </w:rPr>
          <w:instrText>.</w:instrText>
        </w:r>
        <w:r w:rsidRPr="002E36A6" w:rsidDel="00B91305">
          <w:rPr>
            <w:iCs w:val="0"/>
            <w:lang w:val="en-US"/>
          </w:rPr>
          <w:instrText>com</w:instrText>
        </w:r>
        <w:r w:rsidRPr="002E36A6" w:rsidDel="00B91305">
          <w:rPr>
            <w:iCs w:val="0"/>
          </w:rPr>
          <w:instrText>/</w:instrText>
        </w:r>
        <w:r w:rsidRPr="002E36A6" w:rsidDel="00B91305">
          <w:rPr>
            <w:iCs w:val="0"/>
            <w:lang w:val="en-US"/>
          </w:rPr>
          <w:instrText>citation</w:instrText>
        </w:r>
        <w:r w:rsidRPr="002E36A6" w:rsidDel="00B91305">
          <w:rPr>
            <w:iCs w:val="0"/>
          </w:rPr>
          <w:instrText>-</w:instrText>
        </w:r>
        <w:r w:rsidRPr="002E36A6" w:rsidDel="00B91305">
          <w:rPr>
            <w:iCs w:val="0"/>
            <w:lang w:val="en-US"/>
          </w:rPr>
          <w:instrText>style</w:instrText>
        </w:r>
        <w:r w:rsidRPr="002E36A6" w:rsidDel="00B91305">
          <w:rPr>
            <w:iCs w:val="0"/>
          </w:rPr>
          <w:instrText>-</w:instrText>
        </w:r>
        <w:r w:rsidRPr="002E36A6" w:rsidDel="00B91305">
          <w:rPr>
            <w:iCs w:val="0"/>
            <w:lang w:val="en-US"/>
          </w:rPr>
          <w:instrText>language</w:instrText>
        </w:r>
        <w:r w:rsidRPr="002E36A6" w:rsidDel="00B91305">
          <w:rPr>
            <w:iCs w:val="0"/>
          </w:rPr>
          <w:instrText>/</w:instrText>
        </w:r>
        <w:r w:rsidRPr="002E36A6" w:rsidDel="00B91305">
          <w:rPr>
            <w:iCs w:val="0"/>
            <w:lang w:val="en-US"/>
          </w:rPr>
          <w:instrText>schema</w:instrText>
        </w:r>
        <w:r w:rsidRPr="002E36A6" w:rsidDel="00B91305">
          <w:rPr>
            <w:iCs w:val="0"/>
          </w:rPr>
          <w:instrText>/</w:instrText>
        </w:r>
        <w:r w:rsidRPr="002E36A6" w:rsidDel="00B91305">
          <w:rPr>
            <w:iCs w:val="0"/>
            <w:lang w:val="en-US"/>
          </w:rPr>
          <w:instrText>raw</w:instrText>
        </w:r>
        <w:r w:rsidRPr="002E36A6" w:rsidDel="00B91305">
          <w:rPr>
            <w:iCs w:val="0"/>
          </w:rPr>
          <w:instrText>/</w:instrText>
        </w:r>
        <w:r w:rsidRPr="002E36A6" w:rsidDel="00B91305">
          <w:rPr>
            <w:iCs w:val="0"/>
            <w:lang w:val="en-US"/>
          </w:rPr>
          <w:instrText>master</w:instrText>
        </w:r>
        <w:r w:rsidRPr="002E36A6" w:rsidDel="00B91305">
          <w:rPr>
            <w:iCs w:val="0"/>
          </w:rPr>
          <w:instrText>/</w:instrText>
        </w:r>
        <w:r w:rsidRPr="002E36A6" w:rsidDel="00B91305">
          <w:rPr>
            <w:iCs w:val="0"/>
            <w:lang w:val="en-US"/>
          </w:rPr>
          <w:instrText>csl</w:instrText>
        </w:r>
        <w:r w:rsidRPr="002E36A6" w:rsidDel="00B91305">
          <w:rPr>
            <w:iCs w:val="0"/>
          </w:rPr>
          <w:instrText>-</w:instrText>
        </w:r>
        <w:r w:rsidRPr="002E36A6" w:rsidDel="00B91305">
          <w:rPr>
            <w:iCs w:val="0"/>
            <w:lang w:val="en-US"/>
          </w:rPr>
          <w:instrText>citation</w:instrText>
        </w:r>
        <w:r w:rsidRPr="002E36A6" w:rsidDel="00B91305">
          <w:rPr>
            <w:iCs w:val="0"/>
          </w:rPr>
          <w:instrText>.</w:instrText>
        </w:r>
        <w:r w:rsidRPr="002E36A6" w:rsidDel="00B91305">
          <w:rPr>
            <w:iCs w:val="0"/>
            <w:lang w:val="en-US"/>
          </w:rPr>
          <w:instrText>json</w:instrText>
        </w:r>
        <w:r w:rsidRPr="002E36A6" w:rsidDel="00B91305">
          <w:rPr>
            <w:iCs w:val="0"/>
          </w:rPr>
          <w:instrText xml:space="preserve">"} </w:instrText>
        </w:r>
        <w:r w:rsidRPr="00527FD0" w:rsidDel="00B91305">
          <w:fldChar w:fldCharType="separate"/>
        </w:r>
        <w:r w:rsidRPr="004A73C2" w:rsidDel="00B91305">
          <w:rPr>
            <w:iCs w:val="0"/>
          </w:rPr>
          <w:t>(5)</w:t>
        </w:r>
        <w:bookmarkEnd w:id="3098"/>
        <w:r w:rsidRPr="00527FD0" w:rsidDel="00B91305">
          <w:fldChar w:fldCharType="end"/>
        </w:r>
      </w:moveFrom>
    </w:p>
    <w:p w14:paraId="08510DE5" w14:textId="2BD55473" w:rsidR="002A4491" w:rsidRPr="006E6534" w:rsidRDefault="00F735ED">
      <w:pPr>
        <w:pStyle w:val="3"/>
        <w:numPr>
          <w:ilvl w:val="0"/>
          <w:numId w:val="0"/>
        </w:numPr>
        <w:spacing w:line="240" w:lineRule="auto"/>
        <w:rPr>
          <w:rFonts w:cs="Times New Roman"/>
          <w:sz w:val="24"/>
          <w:rPrChange w:id="3103" w:author="N F" w:date="2023-12-05T03:08:00Z">
            <w:rPr/>
          </w:rPrChange>
        </w:rPr>
        <w:pPrChange w:id="3104" w:author="Barshadskaya, Yuliya" w:date="2024-01-12T23:13:00Z">
          <w:pPr>
            <w:pStyle w:val="3"/>
          </w:pPr>
        </w:pPrChange>
      </w:pPr>
      <w:bookmarkStart w:id="3105" w:name="_Toc115732995"/>
      <w:moveFromRangeEnd w:id="3099"/>
      <w:ins w:id="3106" w:author="Barshadskaya, Yuliya" w:date="2024-01-12T23:13:00Z">
        <w:r>
          <w:rPr>
            <w:rFonts w:cs="Times New Roman"/>
            <w:sz w:val="24"/>
          </w:rPr>
          <w:t xml:space="preserve">2.1.3. </w:t>
        </w:r>
      </w:ins>
      <w:r w:rsidR="008A576D" w:rsidRPr="006E6534">
        <w:rPr>
          <w:rFonts w:cs="Times New Roman"/>
          <w:sz w:val="24"/>
          <w:rPrChange w:id="3107" w:author="N F" w:date="2023-12-05T03:08:00Z">
            <w:rPr/>
          </w:rPrChange>
        </w:rPr>
        <w:t>Физико-химические и фармацевтические свойства</w:t>
      </w:r>
      <w:bookmarkEnd w:id="3105"/>
    </w:p>
    <w:p w14:paraId="7999E2C0" w14:textId="2D668042" w:rsidR="00364E23" w:rsidRPr="006E6534" w:rsidRDefault="00F735ED">
      <w:pPr>
        <w:pStyle w:val="SDText"/>
        <w:spacing w:after="0"/>
        <w:rPr>
          <w:rFonts w:cs="Times New Roman"/>
          <w:color w:val="000000" w:themeColor="text1"/>
          <w:rPrChange w:id="3108" w:author="N F" w:date="2023-12-05T03:08:00Z">
            <w:rPr>
              <w:rFonts w:cs="Times New Roman"/>
            </w:rPr>
          </w:rPrChange>
        </w:rPr>
        <w:pPrChange w:id="3109" w:author="Barshadskaya, Yuliya" w:date="2024-01-12T23:27:00Z">
          <w:pPr>
            <w:pStyle w:val="SDText"/>
          </w:pPr>
        </w:pPrChange>
      </w:pPr>
      <w:ins w:id="3110" w:author="Barshadskaya, Yuliya" w:date="2024-01-12T23:25:00Z">
        <w:r>
          <w:rPr>
            <w:rFonts w:cs="Times New Roman"/>
            <w:color w:val="000000" w:themeColor="text1"/>
          </w:rPr>
          <w:t xml:space="preserve">Осимертиниб представляет собой </w:t>
        </w:r>
        <w:r w:rsidRPr="00F735ED">
          <w:rPr>
            <w:rFonts w:cs="Times New Roman"/>
            <w:color w:val="000000" w:themeColor="text1"/>
          </w:rPr>
          <w:t>круглые</w:t>
        </w:r>
        <w:r>
          <w:rPr>
            <w:rFonts w:cs="Times New Roman"/>
            <w:color w:val="000000" w:themeColor="text1"/>
          </w:rPr>
          <w:t xml:space="preserve"> (40 мг</w:t>
        </w:r>
      </w:ins>
      <w:ins w:id="3111" w:author="Barshadskaya, Yuliya" w:date="2024-01-12T23:26:00Z">
        <w:r>
          <w:rPr>
            <w:rFonts w:cs="Times New Roman"/>
            <w:color w:val="000000" w:themeColor="text1"/>
          </w:rPr>
          <w:t>) или овальные (80 мг)</w:t>
        </w:r>
      </w:ins>
      <w:ins w:id="3112" w:author="Barshadskaya, Yuliya" w:date="2024-01-12T23:25:00Z">
        <w:r w:rsidRPr="00F735ED">
          <w:rPr>
            <w:rFonts w:cs="Times New Roman"/>
            <w:color w:val="000000" w:themeColor="text1"/>
          </w:rPr>
          <w:t>, двояковыпуклые, бежевые таблетки, покрытые пленочной оболочкой, с гравировкой «AZ» над «40»</w:t>
        </w:r>
      </w:ins>
      <w:ins w:id="3113" w:author="Barshadskaya, Yuliya" w:date="2024-01-12T23:26:00Z">
        <w:r>
          <w:rPr>
            <w:rFonts w:cs="Times New Roman"/>
            <w:color w:val="000000" w:themeColor="text1"/>
          </w:rPr>
          <w:t xml:space="preserve"> или </w:t>
        </w:r>
        <w:r w:rsidRPr="00F735ED">
          <w:rPr>
            <w:rFonts w:cs="Times New Roman"/>
            <w:color w:val="000000" w:themeColor="text1"/>
          </w:rPr>
          <w:t>«</w:t>
        </w:r>
        <w:r>
          <w:rPr>
            <w:rFonts w:cs="Times New Roman"/>
            <w:color w:val="000000" w:themeColor="text1"/>
          </w:rPr>
          <w:t>8</w:t>
        </w:r>
        <w:r w:rsidRPr="00F735ED">
          <w:rPr>
            <w:rFonts w:cs="Times New Roman"/>
            <w:color w:val="000000" w:themeColor="text1"/>
          </w:rPr>
          <w:t>0»</w:t>
        </w:r>
      </w:ins>
      <w:ins w:id="3114" w:author="Barshadskaya, Yuliya" w:date="2024-01-12T23:25:00Z">
        <w:r w:rsidRPr="00F735ED">
          <w:rPr>
            <w:rFonts w:cs="Times New Roman"/>
            <w:color w:val="000000" w:themeColor="text1"/>
          </w:rPr>
          <w:t xml:space="preserve"> на одной стороне и гладкие на обратной.</w:t>
        </w:r>
        <w:r w:rsidRPr="00F735ED" w:rsidDel="00F735ED">
          <w:rPr>
            <w:rFonts w:cs="Times New Roman"/>
            <w:color w:val="000000" w:themeColor="text1"/>
          </w:rPr>
          <w:t xml:space="preserve"> </w:t>
        </w:r>
      </w:ins>
      <w:del w:id="3115" w:author="Barshadskaya, Yuliya" w:date="2024-01-12T23:13:00Z">
        <w:r w:rsidR="00874D70" w:rsidRPr="006E6534" w:rsidDel="00F735ED">
          <w:rPr>
            <w:rFonts w:cs="Times New Roman"/>
            <w:color w:val="000000" w:themeColor="text1"/>
            <w:rPrChange w:id="3116" w:author="N F" w:date="2023-12-05T03:08:00Z">
              <w:rPr>
                <w:rFonts w:cs="Times New Roman"/>
              </w:rPr>
            </w:rPrChange>
          </w:rPr>
          <w:delText xml:space="preserve">Молекулярный вес осимертиниба составляет 499,6 г/моль </w:delText>
        </w:r>
        <w:r w:rsidR="00874D70" w:rsidRPr="006E6534" w:rsidDel="00F735ED">
          <w:rPr>
            <w:rFonts w:cs="Times New Roman"/>
            <w:color w:val="000000" w:themeColor="text1"/>
            <w:rPrChange w:id="3117" w:author="N F" w:date="2023-12-05T03:08:00Z">
              <w:rPr>
                <w:rFonts w:cs="Times New Roman"/>
              </w:rPr>
            </w:rPrChange>
          </w:rPr>
          <w:fldChar w:fldCharType="begin"/>
        </w:r>
        <w:r w:rsidR="00874D70" w:rsidRPr="006E6534" w:rsidDel="00F735ED">
          <w:rPr>
            <w:rFonts w:cs="Times New Roman"/>
            <w:color w:val="000000" w:themeColor="text1"/>
            <w:rPrChange w:id="3118" w:author="N F" w:date="2023-12-05T03:08:00Z">
              <w:rPr>
                <w:rFonts w:cs="Times New Roman"/>
              </w:rPr>
            </w:rPrChange>
          </w:rPr>
          <w:delInstrText xml:space="preserve"> </w:delInstrText>
        </w:r>
        <w:r w:rsidR="00874D70" w:rsidRPr="006E6534" w:rsidDel="00F735ED">
          <w:rPr>
            <w:rFonts w:cs="Times New Roman"/>
            <w:color w:val="000000" w:themeColor="text1"/>
            <w:lang w:val="en-US"/>
            <w:rPrChange w:id="3119" w:author="N F" w:date="2023-12-05T03:08:00Z">
              <w:rPr>
                <w:rFonts w:cs="Times New Roman"/>
                <w:lang w:val="en-US"/>
              </w:rPr>
            </w:rPrChange>
          </w:rPr>
          <w:delInstrText>ADDIN</w:delInstrText>
        </w:r>
        <w:r w:rsidR="00874D70" w:rsidRPr="006E6534" w:rsidDel="00F735ED">
          <w:rPr>
            <w:rFonts w:cs="Times New Roman"/>
            <w:color w:val="000000" w:themeColor="text1"/>
            <w:rPrChange w:id="3120" w:author="N F" w:date="2023-12-05T03:08:00Z">
              <w:rPr>
                <w:rFonts w:cs="Times New Roman"/>
              </w:rPr>
            </w:rPrChange>
          </w:rPr>
          <w:delInstrText xml:space="preserve"> </w:delInstrText>
        </w:r>
        <w:r w:rsidR="00874D70" w:rsidRPr="006E6534" w:rsidDel="00F735ED">
          <w:rPr>
            <w:rFonts w:cs="Times New Roman"/>
            <w:color w:val="000000" w:themeColor="text1"/>
            <w:lang w:val="en-US"/>
            <w:rPrChange w:id="3121" w:author="N F" w:date="2023-12-05T03:08:00Z">
              <w:rPr>
                <w:rFonts w:cs="Times New Roman"/>
                <w:lang w:val="en-US"/>
              </w:rPr>
            </w:rPrChange>
          </w:rPr>
          <w:delInstrText>ZOTERO</w:delInstrText>
        </w:r>
        <w:r w:rsidR="00874D70" w:rsidRPr="006E6534" w:rsidDel="00F735ED">
          <w:rPr>
            <w:rFonts w:cs="Times New Roman"/>
            <w:color w:val="000000" w:themeColor="text1"/>
            <w:rPrChange w:id="3122" w:author="N F" w:date="2023-12-05T03:08:00Z">
              <w:rPr>
                <w:rFonts w:cs="Times New Roman"/>
              </w:rPr>
            </w:rPrChange>
          </w:rPr>
          <w:delInstrText>_</w:delInstrText>
        </w:r>
        <w:r w:rsidR="00874D70" w:rsidRPr="006E6534" w:rsidDel="00F735ED">
          <w:rPr>
            <w:rFonts w:cs="Times New Roman"/>
            <w:color w:val="000000" w:themeColor="text1"/>
            <w:lang w:val="en-US"/>
            <w:rPrChange w:id="3123" w:author="N F" w:date="2023-12-05T03:08:00Z">
              <w:rPr>
                <w:rFonts w:cs="Times New Roman"/>
                <w:lang w:val="en-US"/>
              </w:rPr>
            </w:rPrChange>
          </w:rPr>
          <w:delInstrText>ITEM</w:delInstrText>
        </w:r>
        <w:r w:rsidR="00874D70" w:rsidRPr="006E6534" w:rsidDel="00F735ED">
          <w:rPr>
            <w:rFonts w:cs="Times New Roman"/>
            <w:color w:val="000000" w:themeColor="text1"/>
            <w:rPrChange w:id="3124" w:author="N F" w:date="2023-12-05T03:08:00Z">
              <w:rPr>
                <w:rFonts w:cs="Times New Roman"/>
              </w:rPr>
            </w:rPrChange>
          </w:rPr>
          <w:delInstrText xml:space="preserve"> </w:delInstrText>
        </w:r>
        <w:r w:rsidR="00874D70" w:rsidRPr="006E6534" w:rsidDel="00F735ED">
          <w:rPr>
            <w:rFonts w:cs="Times New Roman"/>
            <w:color w:val="000000" w:themeColor="text1"/>
            <w:lang w:val="en-US"/>
            <w:rPrChange w:id="3125" w:author="N F" w:date="2023-12-05T03:08:00Z">
              <w:rPr>
                <w:rFonts w:cs="Times New Roman"/>
                <w:lang w:val="en-US"/>
              </w:rPr>
            </w:rPrChange>
          </w:rPr>
          <w:delInstrText>CSL</w:delInstrText>
        </w:r>
        <w:r w:rsidR="00874D70" w:rsidRPr="006E6534" w:rsidDel="00F735ED">
          <w:rPr>
            <w:rFonts w:cs="Times New Roman"/>
            <w:color w:val="000000" w:themeColor="text1"/>
            <w:rPrChange w:id="3126" w:author="N F" w:date="2023-12-05T03:08:00Z">
              <w:rPr>
                <w:rFonts w:cs="Times New Roman"/>
              </w:rPr>
            </w:rPrChange>
          </w:rPr>
          <w:delInstrText>_</w:delInstrText>
        </w:r>
        <w:r w:rsidR="00874D70" w:rsidRPr="006E6534" w:rsidDel="00F735ED">
          <w:rPr>
            <w:rFonts w:cs="Times New Roman"/>
            <w:color w:val="000000" w:themeColor="text1"/>
            <w:lang w:val="en-US"/>
            <w:rPrChange w:id="3127" w:author="N F" w:date="2023-12-05T03:08:00Z">
              <w:rPr>
                <w:rFonts w:cs="Times New Roman"/>
                <w:lang w:val="en-US"/>
              </w:rPr>
            </w:rPrChange>
          </w:rPr>
          <w:delInstrText>CITATION</w:delInstrText>
        </w:r>
        <w:r w:rsidR="00874D70" w:rsidRPr="006E6534" w:rsidDel="00F735ED">
          <w:rPr>
            <w:rFonts w:cs="Times New Roman"/>
            <w:color w:val="000000" w:themeColor="text1"/>
            <w:rPrChange w:id="3128" w:author="N F" w:date="2023-12-05T03:08:00Z">
              <w:rPr>
                <w:rFonts w:cs="Times New Roman"/>
              </w:rPr>
            </w:rPrChange>
          </w:rPr>
          <w:delInstrText xml:space="preserve"> {"</w:delInstrText>
        </w:r>
        <w:r w:rsidR="00874D70" w:rsidRPr="006E6534" w:rsidDel="00F735ED">
          <w:rPr>
            <w:rFonts w:cs="Times New Roman"/>
            <w:color w:val="000000" w:themeColor="text1"/>
            <w:lang w:val="en-US"/>
            <w:rPrChange w:id="3129" w:author="N F" w:date="2023-12-05T03:08:00Z">
              <w:rPr>
                <w:rFonts w:cs="Times New Roman"/>
                <w:lang w:val="en-US"/>
              </w:rPr>
            </w:rPrChange>
          </w:rPr>
          <w:delInstrText>citationID</w:delInstrText>
        </w:r>
        <w:r w:rsidR="00874D70" w:rsidRPr="006E6534" w:rsidDel="00F735ED">
          <w:rPr>
            <w:rFonts w:cs="Times New Roman"/>
            <w:color w:val="000000" w:themeColor="text1"/>
            <w:rPrChange w:id="3130" w:author="N F" w:date="2023-12-05T03:08:00Z">
              <w:rPr>
                <w:rFonts w:cs="Times New Roman"/>
              </w:rPr>
            </w:rPrChange>
          </w:rPr>
          <w:delInstrText>":"</w:delInstrText>
        </w:r>
        <w:r w:rsidR="00874D70" w:rsidRPr="006E6534" w:rsidDel="00F735ED">
          <w:rPr>
            <w:rFonts w:cs="Times New Roman"/>
            <w:color w:val="000000" w:themeColor="text1"/>
            <w:lang w:val="en-US"/>
            <w:rPrChange w:id="3131" w:author="N F" w:date="2023-12-05T03:08:00Z">
              <w:rPr>
                <w:rFonts w:cs="Times New Roman"/>
                <w:lang w:val="en-US"/>
              </w:rPr>
            </w:rPrChange>
          </w:rPr>
          <w:delInstrText>Vtn</w:delInstrText>
        </w:r>
        <w:r w:rsidR="00874D70" w:rsidRPr="006E6534" w:rsidDel="00F735ED">
          <w:rPr>
            <w:rFonts w:cs="Times New Roman"/>
            <w:color w:val="000000" w:themeColor="text1"/>
            <w:rPrChange w:id="3132" w:author="N F" w:date="2023-12-05T03:08:00Z">
              <w:rPr>
                <w:rFonts w:cs="Times New Roman"/>
              </w:rPr>
            </w:rPrChange>
          </w:rPr>
          <w:delInstrText>4</w:delInstrText>
        </w:r>
        <w:r w:rsidR="00874D70" w:rsidRPr="006E6534" w:rsidDel="00F735ED">
          <w:rPr>
            <w:rFonts w:cs="Times New Roman"/>
            <w:color w:val="000000" w:themeColor="text1"/>
            <w:lang w:val="en-US"/>
            <w:rPrChange w:id="3133" w:author="N F" w:date="2023-12-05T03:08:00Z">
              <w:rPr>
                <w:rFonts w:cs="Times New Roman"/>
                <w:lang w:val="en-US"/>
              </w:rPr>
            </w:rPrChange>
          </w:rPr>
          <w:delInstrText>EqTI</w:delInstrText>
        </w:r>
        <w:r w:rsidR="00874D70" w:rsidRPr="006E6534" w:rsidDel="00F735ED">
          <w:rPr>
            <w:rFonts w:cs="Times New Roman"/>
            <w:color w:val="000000" w:themeColor="text1"/>
            <w:rPrChange w:id="3134" w:author="N F" w:date="2023-12-05T03:08:00Z">
              <w:rPr>
                <w:rFonts w:cs="Times New Roman"/>
              </w:rPr>
            </w:rPrChange>
          </w:rPr>
          <w:delInstrText>","</w:delInstrText>
        </w:r>
        <w:r w:rsidR="00874D70" w:rsidRPr="006E6534" w:rsidDel="00F735ED">
          <w:rPr>
            <w:rFonts w:cs="Times New Roman"/>
            <w:color w:val="000000" w:themeColor="text1"/>
            <w:lang w:val="en-US"/>
            <w:rPrChange w:id="3135" w:author="N F" w:date="2023-12-05T03:08:00Z">
              <w:rPr>
                <w:rFonts w:cs="Times New Roman"/>
                <w:lang w:val="en-US"/>
              </w:rPr>
            </w:rPrChange>
          </w:rPr>
          <w:delInstrText>properties</w:delInstrText>
        </w:r>
        <w:r w:rsidR="00874D70" w:rsidRPr="006E6534" w:rsidDel="00F735ED">
          <w:rPr>
            <w:rFonts w:cs="Times New Roman"/>
            <w:color w:val="000000" w:themeColor="text1"/>
            <w:rPrChange w:id="3136" w:author="N F" w:date="2023-12-05T03:08:00Z">
              <w:rPr>
                <w:rFonts w:cs="Times New Roman"/>
              </w:rPr>
            </w:rPrChange>
          </w:rPr>
          <w:delInstrText>":{"</w:delInstrText>
        </w:r>
        <w:r w:rsidR="00874D70" w:rsidRPr="006E6534" w:rsidDel="00F735ED">
          <w:rPr>
            <w:rFonts w:cs="Times New Roman"/>
            <w:color w:val="000000" w:themeColor="text1"/>
            <w:lang w:val="en-US"/>
            <w:rPrChange w:id="3137" w:author="N F" w:date="2023-12-05T03:08:00Z">
              <w:rPr>
                <w:rFonts w:cs="Times New Roman"/>
                <w:lang w:val="en-US"/>
              </w:rPr>
            </w:rPrChange>
          </w:rPr>
          <w:delInstrText>formattedCitation</w:delInstrText>
        </w:r>
        <w:r w:rsidR="00874D70" w:rsidRPr="006E6534" w:rsidDel="00F735ED">
          <w:rPr>
            <w:rFonts w:cs="Times New Roman"/>
            <w:color w:val="000000" w:themeColor="text1"/>
            <w:rPrChange w:id="3138" w:author="N F" w:date="2023-12-05T03:08:00Z">
              <w:rPr>
                <w:rFonts w:cs="Times New Roman"/>
              </w:rPr>
            </w:rPrChange>
          </w:rPr>
          <w:delInstrText>":"(5)","</w:delInstrText>
        </w:r>
        <w:r w:rsidR="00874D70" w:rsidRPr="006E6534" w:rsidDel="00F735ED">
          <w:rPr>
            <w:rFonts w:cs="Times New Roman"/>
            <w:color w:val="000000" w:themeColor="text1"/>
            <w:lang w:val="en-US"/>
            <w:rPrChange w:id="3139" w:author="N F" w:date="2023-12-05T03:08:00Z">
              <w:rPr>
                <w:rFonts w:cs="Times New Roman"/>
                <w:lang w:val="en-US"/>
              </w:rPr>
            </w:rPrChange>
          </w:rPr>
          <w:delInstrText>plainCitation</w:delInstrText>
        </w:r>
        <w:r w:rsidR="00874D70" w:rsidRPr="006E6534" w:rsidDel="00F735ED">
          <w:rPr>
            <w:rFonts w:cs="Times New Roman"/>
            <w:color w:val="000000" w:themeColor="text1"/>
            <w:rPrChange w:id="3140" w:author="N F" w:date="2023-12-05T03:08:00Z">
              <w:rPr>
                <w:rFonts w:cs="Times New Roman"/>
              </w:rPr>
            </w:rPrChange>
          </w:rPr>
          <w:delInstrText>":"(5)","</w:delInstrText>
        </w:r>
        <w:r w:rsidR="00874D70" w:rsidRPr="006E6534" w:rsidDel="00F735ED">
          <w:rPr>
            <w:rFonts w:cs="Times New Roman"/>
            <w:color w:val="000000" w:themeColor="text1"/>
            <w:lang w:val="en-US"/>
            <w:rPrChange w:id="3141" w:author="N F" w:date="2023-12-05T03:08:00Z">
              <w:rPr>
                <w:rFonts w:cs="Times New Roman"/>
                <w:lang w:val="en-US"/>
              </w:rPr>
            </w:rPrChange>
          </w:rPr>
          <w:delInstrText>noteIndex</w:delInstrText>
        </w:r>
        <w:r w:rsidR="00874D70" w:rsidRPr="006E6534" w:rsidDel="00F735ED">
          <w:rPr>
            <w:rFonts w:cs="Times New Roman"/>
            <w:color w:val="000000" w:themeColor="text1"/>
            <w:rPrChange w:id="3142" w:author="N F" w:date="2023-12-05T03:08:00Z">
              <w:rPr>
                <w:rFonts w:cs="Times New Roman"/>
              </w:rPr>
            </w:rPrChange>
          </w:rPr>
          <w:delInstrText>":0},"</w:delInstrText>
        </w:r>
        <w:r w:rsidR="00874D70" w:rsidRPr="006E6534" w:rsidDel="00F735ED">
          <w:rPr>
            <w:rFonts w:cs="Times New Roman"/>
            <w:color w:val="000000" w:themeColor="text1"/>
            <w:lang w:val="en-US"/>
            <w:rPrChange w:id="3143" w:author="N F" w:date="2023-12-05T03:08:00Z">
              <w:rPr>
                <w:rFonts w:cs="Times New Roman"/>
                <w:lang w:val="en-US"/>
              </w:rPr>
            </w:rPrChange>
          </w:rPr>
          <w:delInstrText>citationItems</w:delInstrText>
        </w:r>
        <w:r w:rsidR="00874D70" w:rsidRPr="006E6534" w:rsidDel="00F735ED">
          <w:rPr>
            <w:rFonts w:cs="Times New Roman"/>
            <w:color w:val="000000" w:themeColor="text1"/>
            <w:rPrChange w:id="3144" w:author="N F" w:date="2023-12-05T03:08:00Z">
              <w:rPr>
                <w:rFonts w:cs="Times New Roman"/>
              </w:rPr>
            </w:rPrChange>
          </w:rPr>
          <w:delInstrText>":[{"</w:delInstrText>
        </w:r>
        <w:r w:rsidR="00874D70" w:rsidRPr="006E6534" w:rsidDel="00F735ED">
          <w:rPr>
            <w:rFonts w:cs="Times New Roman"/>
            <w:color w:val="000000" w:themeColor="text1"/>
            <w:lang w:val="en-US"/>
            <w:rPrChange w:id="3145" w:author="N F" w:date="2023-12-05T03:08:00Z">
              <w:rPr>
                <w:rFonts w:cs="Times New Roman"/>
                <w:lang w:val="en-US"/>
              </w:rPr>
            </w:rPrChange>
          </w:rPr>
          <w:delInstrText>id</w:delInstrText>
        </w:r>
        <w:r w:rsidR="00874D70" w:rsidRPr="006E6534" w:rsidDel="00F735ED">
          <w:rPr>
            <w:rFonts w:cs="Times New Roman"/>
            <w:color w:val="000000" w:themeColor="text1"/>
            <w:rPrChange w:id="3146" w:author="N F" w:date="2023-12-05T03:08:00Z">
              <w:rPr>
                <w:rFonts w:cs="Times New Roman"/>
              </w:rPr>
            </w:rPrChange>
          </w:rPr>
          <w:delInstrText>":161896,"</w:delInstrText>
        </w:r>
        <w:r w:rsidR="00874D70" w:rsidRPr="006E6534" w:rsidDel="00F735ED">
          <w:rPr>
            <w:rFonts w:cs="Times New Roman"/>
            <w:color w:val="000000" w:themeColor="text1"/>
            <w:lang w:val="en-US"/>
            <w:rPrChange w:id="3147" w:author="N F" w:date="2023-12-05T03:08:00Z">
              <w:rPr>
                <w:rFonts w:cs="Times New Roman"/>
                <w:lang w:val="en-US"/>
              </w:rPr>
            </w:rPrChange>
          </w:rPr>
          <w:delInstrText>uris</w:delInstrText>
        </w:r>
        <w:r w:rsidR="00874D70" w:rsidRPr="006E6534" w:rsidDel="00F735ED">
          <w:rPr>
            <w:rFonts w:cs="Times New Roman"/>
            <w:color w:val="000000" w:themeColor="text1"/>
            <w:rPrChange w:id="3148" w:author="N F" w:date="2023-12-05T03:08:00Z">
              <w:rPr>
                <w:rFonts w:cs="Times New Roman"/>
              </w:rPr>
            </w:rPrChange>
          </w:rPr>
          <w:delInstrText>":["</w:delInstrText>
        </w:r>
        <w:r w:rsidR="00874D70" w:rsidRPr="006E6534" w:rsidDel="00F735ED">
          <w:rPr>
            <w:rFonts w:cs="Times New Roman"/>
            <w:color w:val="000000" w:themeColor="text1"/>
            <w:lang w:val="en-US"/>
            <w:rPrChange w:id="3149" w:author="N F" w:date="2023-12-05T03:08:00Z">
              <w:rPr>
                <w:rFonts w:cs="Times New Roman"/>
                <w:lang w:val="en-US"/>
              </w:rPr>
            </w:rPrChange>
          </w:rPr>
          <w:delInstrText>http</w:delInstrText>
        </w:r>
        <w:r w:rsidR="00874D70" w:rsidRPr="006E6534" w:rsidDel="00F735ED">
          <w:rPr>
            <w:rFonts w:cs="Times New Roman"/>
            <w:color w:val="000000" w:themeColor="text1"/>
            <w:rPrChange w:id="3150" w:author="N F" w:date="2023-12-05T03:08:00Z">
              <w:rPr>
                <w:rFonts w:cs="Times New Roman"/>
              </w:rPr>
            </w:rPrChange>
          </w:rPr>
          <w:delInstrText>://</w:delInstrText>
        </w:r>
        <w:r w:rsidR="00874D70" w:rsidRPr="006E6534" w:rsidDel="00F735ED">
          <w:rPr>
            <w:rFonts w:cs="Times New Roman"/>
            <w:color w:val="000000" w:themeColor="text1"/>
            <w:lang w:val="en-US"/>
            <w:rPrChange w:id="3151" w:author="N F" w:date="2023-12-05T03:08:00Z">
              <w:rPr>
                <w:rFonts w:cs="Times New Roman"/>
                <w:lang w:val="en-US"/>
              </w:rPr>
            </w:rPrChange>
          </w:rPr>
          <w:delInstrText>zotero</w:delInstrText>
        </w:r>
        <w:r w:rsidR="00874D70" w:rsidRPr="006E6534" w:rsidDel="00F735ED">
          <w:rPr>
            <w:rFonts w:cs="Times New Roman"/>
            <w:color w:val="000000" w:themeColor="text1"/>
            <w:rPrChange w:id="3152" w:author="N F" w:date="2023-12-05T03:08:00Z">
              <w:rPr>
                <w:rFonts w:cs="Times New Roman"/>
              </w:rPr>
            </w:rPrChange>
          </w:rPr>
          <w:delInstrText>.</w:delInstrText>
        </w:r>
        <w:r w:rsidR="00874D70" w:rsidRPr="006E6534" w:rsidDel="00F735ED">
          <w:rPr>
            <w:rFonts w:cs="Times New Roman"/>
            <w:color w:val="000000" w:themeColor="text1"/>
            <w:lang w:val="en-US"/>
            <w:rPrChange w:id="3153" w:author="N F" w:date="2023-12-05T03:08:00Z">
              <w:rPr>
                <w:rFonts w:cs="Times New Roman"/>
                <w:lang w:val="en-US"/>
              </w:rPr>
            </w:rPrChange>
          </w:rPr>
          <w:delInstrText>org</w:delInstrText>
        </w:r>
        <w:r w:rsidR="00874D70" w:rsidRPr="006E6534" w:rsidDel="00F735ED">
          <w:rPr>
            <w:rFonts w:cs="Times New Roman"/>
            <w:color w:val="000000" w:themeColor="text1"/>
            <w:rPrChange w:id="3154" w:author="N F" w:date="2023-12-05T03:08:00Z">
              <w:rPr>
                <w:rFonts w:cs="Times New Roman"/>
              </w:rPr>
            </w:rPrChange>
          </w:rPr>
          <w:delInstrText>/</w:delInstrText>
        </w:r>
        <w:r w:rsidR="00874D70" w:rsidRPr="006E6534" w:rsidDel="00F735ED">
          <w:rPr>
            <w:rFonts w:cs="Times New Roman"/>
            <w:color w:val="000000" w:themeColor="text1"/>
            <w:lang w:val="en-US"/>
            <w:rPrChange w:id="3155" w:author="N F" w:date="2023-12-05T03:08:00Z">
              <w:rPr>
                <w:rFonts w:cs="Times New Roman"/>
                <w:lang w:val="en-US"/>
              </w:rPr>
            </w:rPrChange>
          </w:rPr>
          <w:delInstrText>groups</w:delInstrText>
        </w:r>
        <w:r w:rsidR="00874D70" w:rsidRPr="006E6534" w:rsidDel="00F735ED">
          <w:rPr>
            <w:rFonts w:cs="Times New Roman"/>
            <w:color w:val="000000" w:themeColor="text1"/>
            <w:rPrChange w:id="3156" w:author="N F" w:date="2023-12-05T03:08:00Z">
              <w:rPr>
                <w:rFonts w:cs="Times New Roman"/>
              </w:rPr>
            </w:rPrChange>
          </w:rPr>
          <w:delInstrText>/4735135/</w:delInstrText>
        </w:r>
        <w:r w:rsidR="00874D70" w:rsidRPr="006E6534" w:rsidDel="00F735ED">
          <w:rPr>
            <w:rFonts w:cs="Times New Roman"/>
            <w:color w:val="000000" w:themeColor="text1"/>
            <w:lang w:val="en-US"/>
            <w:rPrChange w:id="3157" w:author="N F" w:date="2023-12-05T03:08:00Z">
              <w:rPr>
                <w:rFonts w:cs="Times New Roman"/>
                <w:lang w:val="en-US"/>
              </w:rPr>
            </w:rPrChange>
          </w:rPr>
          <w:delInstrText>items</w:delInstrText>
        </w:r>
        <w:r w:rsidR="00874D70" w:rsidRPr="006E6534" w:rsidDel="00F735ED">
          <w:rPr>
            <w:rFonts w:cs="Times New Roman"/>
            <w:color w:val="000000" w:themeColor="text1"/>
            <w:rPrChange w:id="3158" w:author="N F" w:date="2023-12-05T03:08:00Z">
              <w:rPr>
                <w:rFonts w:cs="Times New Roman"/>
              </w:rPr>
            </w:rPrChange>
          </w:rPr>
          <w:delInstrText>/</w:delInstrText>
        </w:r>
        <w:r w:rsidR="00874D70" w:rsidRPr="006E6534" w:rsidDel="00F735ED">
          <w:rPr>
            <w:rFonts w:cs="Times New Roman"/>
            <w:color w:val="000000" w:themeColor="text1"/>
            <w:lang w:val="en-US"/>
            <w:rPrChange w:id="3159" w:author="N F" w:date="2023-12-05T03:08:00Z">
              <w:rPr>
                <w:rFonts w:cs="Times New Roman"/>
                <w:lang w:val="en-US"/>
              </w:rPr>
            </w:rPrChange>
          </w:rPr>
          <w:delInstrText>MYHRN</w:delInstrText>
        </w:r>
        <w:r w:rsidR="00874D70" w:rsidRPr="006E6534" w:rsidDel="00F735ED">
          <w:rPr>
            <w:rFonts w:cs="Times New Roman"/>
            <w:color w:val="000000" w:themeColor="text1"/>
            <w:rPrChange w:id="3160" w:author="N F" w:date="2023-12-05T03:08:00Z">
              <w:rPr>
                <w:rFonts w:cs="Times New Roman"/>
              </w:rPr>
            </w:rPrChange>
          </w:rPr>
          <w:delInstrText>2</w:delInstrText>
        </w:r>
        <w:r w:rsidR="00874D70" w:rsidRPr="006E6534" w:rsidDel="00F735ED">
          <w:rPr>
            <w:rFonts w:cs="Times New Roman"/>
            <w:color w:val="000000" w:themeColor="text1"/>
            <w:lang w:val="en-US"/>
            <w:rPrChange w:id="3161" w:author="N F" w:date="2023-12-05T03:08:00Z">
              <w:rPr>
                <w:rFonts w:cs="Times New Roman"/>
                <w:lang w:val="en-US"/>
              </w:rPr>
            </w:rPrChange>
          </w:rPr>
          <w:delInstrText>I</w:delInstrText>
        </w:r>
        <w:r w:rsidR="00874D70" w:rsidRPr="006E6534" w:rsidDel="00F735ED">
          <w:rPr>
            <w:rFonts w:cs="Times New Roman"/>
            <w:color w:val="000000" w:themeColor="text1"/>
            <w:rPrChange w:id="3162" w:author="N F" w:date="2023-12-05T03:08:00Z">
              <w:rPr>
                <w:rFonts w:cs="Times New Roman"/>
              </w:rPr>
            </w:rPrChange>
          </w:rPr>
          <w:delInstrText>7"],"</w:delInstrText>
        </w:r>
        <w:r w:rsidR="00874D70" w:rsidRPr="006E6534" w:rsidDel="00F735ED">
          <w:rPr>
            <w:rFonts w:cs="Times New Roman"/>
            <w:color w:val="000000" w:themeColor="text1"/>
            <w:lang w:val="en-US"/>
            <w:rPrChange w:id="3163" w:author="N F" w:date="2023-12-05T03:08:00Z">
              <w:rPr>
                <w:rFonts w:cs="Times New Roman"/>
                <w:lang w:val="en-US"/>
              </w:rPr>
            </w:rPrChange>
          </w:rPr>
          <w:delInstrText>itemData</w:delInstrText>
        </w:r>
        <w:r w:rsidR="00874D70" w:rsidRPr="006E6534" w:rsidDel="00F735ED">
          <w:rPr>
            <w:rFonts w:cs="Times New Roman"/>
            <w:color w:val="000000" w:themeColor="text1"/>
            <w:rPrChange w:id="3164" w:author="N F" w:date="2023-12-05T03:08:00Z">
              <w:rPr>
                <w:rFonts w:cs="Times New Roman"/>
              </w:rPr>
            </w:rPrChange>
          </w:rPr>
          <w:delInstrText>":{"</w:delInstrText>
        </w:r>
        <w:r w:rsidR="00874D70" w:rsidRPr="006E6534" w:rsidDel="00F735ED">
          <w:rPr>
            <w:rFonts w:cs="Times New Roman"/>
            <w:color w:val="000000" w:themeColor="text1"/>
            <w:lang w:val="en-US"/>
            <w:rPrChange w:id="3165" w:author="N F" w:date="2023-12-05T03:08:00Z">
              <w:rPr>
                <w:rFonts w:cs="Times New Roman"/>
                <w:lang w:val="en-US"/>
              </w:rPr>
            </w:rPrChange>
          </w:rPr>
          <w:delInstrText>id</w:delInstrText>
        </w:r>
        <w:r w:rsidR="00874D70" w:rsidRPr="006E6534" w:rsidDel="00F735ED">
          <w:rPr>
            <w:rFonts w:cs="Times New Roman"/>
            <w:color w:val="000000" w:themeColor="text1"/>
            <w:rPrChange w:id="3166" w:author="N F" w:date="2023-12-05T03:08:00Z">
              <w:rPr>
                <w:rFonts w:cs="Times New Roman"/>
              </w:rPr>
            </w:rPrChange>
          </w:rPr>
          <w:delInstrText>":161896,"</w:delInstrText>
        </w:r>
        <w:r w:rsidR="00874D70" w:rsidRPr="006E6534" w:rsidDel="00F735ED">
          <w:rPr>
            <w:rFonts w:cs="Times New Roman"/>
            <w:color w:val="000000" w:themeColor="text1"/>
            <w:lang w:val="en-US"/>
            <w:rPrChange w:id="3167" w:author="N F" w:date="2023-12-05T03:08:00Z">
              <w:rPr>
                <w:rFonts w:cs="Times New Roman"/>
                <w:lang w:val="en-US"/>
              </w:rPr>
            </w:rPrChange>
          </w:rPr>
          <w:delInstrText>type</w:delInstrText>
        </w:r>
        <w:r w:rsidR="00874D70" w:rsidRPr="006E6534" w:rsidDel="00F735ED">
          <w:rPr>
            <w:rFonts w:cs="Times New Roman"/>
            <w:color w:val="000000" w:themeColor="text1"/>
            <w:rPrChange w:id="3168" w:author="N F" w:date="2023-12-05T03:08:00Z">
              <w:rPr>
                <w:rFonts w:cs="Times New Roman"/>
              </w:rPr>
            </w:rPrChange>
          </w:rPr>
          <w:delInstrText>":"</w:delInstrText>
        </w:r>
        <w:r w:rsidR="00874D70" w:rsidRPr="006E6534" w:rsidDel="00F735ED">
          <w:rPr>
            <w:rFonts w:cs="Times New Roman"/>
            <w:color w:val="000000" w:themeColor="text1"/>
            <w:lang w:val="en-US"/>
            <w:rPrChange w:id="3169" w:author="N F" w:date="2023-12-05T03:08:00Z">
              <w:rPr>
                <w:rFonts w:cs="Times New Roman"/>
                <w:lang w:val="en-US"/>
              </w:rPr>
            </w:rPrChange>
          </w:rPr>
          <w:delInstrText>webpage</w:delInstrText>
        </w:r>
        <w:r w:rsidR="00874D70" w:rsidRPr="006E6534" w:rsidDel="00F735ED">
          <w:rPr>
            <w:rFonts w:cs="Times New Roman"/>
            <w:color w:val="000000" w:themeColor="text1"/>
            <w:rPrChange w:id="3170" w:author="N F" w:date="2023-12-05T03:08:00Z">
              <w:rPr>
                <w:rFonts w:cs="Times New Roman"/>
              </w:rPr>
            </w:rPrChange>
          </w:rPr>
          <w:delInstrText>","</w:delInstrText>
        </w:r>
        <w:r w:rsidR="00874D70" w:rsidRPr="006E6534" w:rsidDel="00F735ED">
          <w:rPr>
            <w:rFonts w:cs="Times New Roman"/>
            <w:color w:val="000000" w:themeColor="text1"/>
            <w:lang w:val="en-US"/>
            <w:rPrChange w:id="3171" w:author="N F" w:date="2023-12-05T03:08:00Z">
              <w:rPr>
                <w:rFonts w:cs="Times New Roman"/>
                <w:lang w:val="en-US"/>
              </w:rPr>
            </w:rPrChange>
          </w:rPr>
          <w:delInstrText>abstract</w:delInstrText>
        </w:r>
        <w:r w:rsidR="00874D70" w:rsidRPr="006E6534" w:rsidDel="00F735ED">
          <w:rPr>
            <w:rFonts w:cs="Times New Roman"/>
            <w:color w:val="000000" w:themeColor="text1"/>
            <w:rPrChange w:id="3172" w:author="N F" w:date="2023-12-05T03:08:00Z">
              <w:rPr>
                <w:rFonts w:cs="Times New Roman"/>
              </w:rPr>
            </w:rPrChange>
          </w:rPr>
          <w:delInstrText>":"</w:delInstrText>
        </w:r>
        <w:r w:rsidR="00874D70" w:rsidRPr="006E6534" w:rsidDel="00F735ED">
          <w:rPr>
            <w:rFonts w:cs="Times New Roman"/>
            <w:color w:val="000000" w:themeColor="text1"/>
            <w:lang w:val="en-US"/>
            <w:rPrChange w:id="3173" w:author="N F" w:date="2023-12-05T03:08:00Z">
              <w:rPr>
                <w:rFonts w:cs="Times New Roman"/>
                <w:lang w:val="en-US"/>
              </w:rPr>
            </w:rPrChange>
          </w:rPr>
          <w:delInstrText>Osimertinib</w:delInstrText>
        </w:r>
        <w:r w:rsidR="00874D70" w:rsidRPr="006E6534" w:rsidDel="00F735ED">
          <w:rPr>
            <w:rFonts w:cs="Times New Roman"/>
            <w:color w:val="000000" w:themeColor="text1"/>
            <w:rPrChange w:id="3174" w:author="N F" w:date="2023-12-05T03:08:00Z">
              <w:rPr>
                <w:rFonts w:cs="Times New Roman"/>
              </w:rPr>
            </w:rPrChange>
          </w:rPr>
          <w:delInstrText xml:space="preserve"> | </w:delInstrText>
        </w:r>
        <w:r w:rsidR="00874D70" w:rsidRPr="006E6534" w:rsidDel="00F735ED">
          <w:rPr>
            <w:rFonts w:cs="Times New Roman"/>
            <w:color w:val="000000" w:themeColor="text1"/>
            <w:lang w:val="en-US"/>
            <w:rPrChange w:id="3175" w:author="N F" w:date="2023-12-05T03:08:00Z">
              <w:rPr>
                <w:rFonts w:cs="Times New Roman"/>
                <w:lang w:val="en-US"/>
              </w:rPr>
            </w:rPrChange>
          </w:rPr>
          <w:delInstrText>C</w:delInstrText>
        </w:r>
        <w:r w:rsidR="00874D70" w:rsidRPr="006E6534" w:rsidDel="00F735ED">
          <w:rPr>
            <w:rFonts w:cs="Times New Roman"/>
            <w:color w:val="000000" w:themeColor="text1"/>
            <w:rPrChange w:id="3176" w:author="N F" w:date="2023-12-05T03:08:00Z">
              <w:rPr>
                <w:rFonts w:cs="Times New Roman"/>
              </w:rPr>
            </w:rPrChange>
          </w:rPr>
          <w:delInstrText>28</w:delInstrText>
        </w:r>
        <w:r w:rsidR="00874D70" w:rsidRPr="006E6534" w:rsidDel="00F735ED">
          <w:rPr>
            <w:rFonts w:cs="Times New Roman"/>
            <w:color w:val="000000" w:themeColor="text1"/>
            <w:lang w:val="en-US"/>
            <w:rPrChange w:id="3177" w:author="N F" w:date="2023-12-05T03:08:00Z">
              <w:rPr>
                <w:rFonts w:cs="Times New Roman"/>
                <w:lang w:val="en-US"/>
              </w:rPr>
            </w:rPrChange>
          </w:rPr>
          <w:delInstrText>H</w:delInstrText>
        </w:r>
        <w:r w:rsidR="00874D70" w:rsidRPr="006E6534" w:rsidDel="00F735ED">
          <w:rPr>
            <w:rFonts w:cs="Times New Roman"/>
            <w:color w:val="000000" w:themeColor="text1"/>
            <w:rPrChange w:id="3178" w:author="N F" w:date="2023-12-05T03:08:00Z">
              <w:rPr>
                <w:rFonts w:cs="Times New Roman"/>
              </w:rPr>
            </w:rPrChange>
          </w:rPr>
          <w:delInstrText>33</w:delInstrText>
        </w:r>
        <w:r w:rsidR="00874D70" w:rsidRPr="006E6534" w:rsidDel="00F735ED">
          <w:rPr>
            <w:rFonts w:cs="Times New Roman"/>
            <w:color w:val="000000" w:themeColor="text1"/>
            <w:lang w:val="en-US"/>
            <w:rPrChange w:id="3179" w:author="N F" w:date="2023-12-05T03:08:00Z">
              <w:rPr>
                <w:rFonts w:cs="Times New Roman"/>
                <w:lang w:val="en-US"/>
              </w:rPr>
            </w:rPrChange>
          </w:rPr>
          <w:delInstrText>N</w:delInstrText>
        </w:r>
        <w:r w:rsidR="00874D70" w:rsidRPr="006E6534" w:rsidDel="00F735ED">
          <w:rPr>
            <w:rFonts w:cs="Times New Roman"/>
            <w:color w:val="000000" w:themeColor="text1"/>
            <w:rPrChange w:id="3180" w:author="N F" w:date="2023-12-05T03:08:00Z">
              <w:rPr>
                <w:rFonts w:cs="Times New Roman"/>
              </w:rPr>
            </w:rPrChange>
          </w:rPr>
          <w:delInstrText>7</w:delInstrText>
        </w:r>
        <w:r w:rsidR="00874D70" w:rsidRPr="006E6534" w:rsidDel="00F735ED">
          <w:rPr>
            <w:rFonts w:cs="Times New Roman"/>
            <w:color w:val="000000" w:themeColor="text1"/>
            <w:lang w:val="en-US"/>
            <w:rPrChange w:id="3181" w:author="N F" w:date="2023-12-05T03:08:00Z">
              <w:rPr>
                <w:rFonts w:cs="Times New Roman"/>
                <w:lang w:val="en-US"/>
              </w:rPr>
            </w:rPrChange>
          </w:rPr>
          <w:delInstrText>O</w:delInstrText>
        </w:r>
        <w:r w:rsidR="00874D70" w:rsidRPr="006E6534" w:rsidDel="00F735ED">
          <w:rPr>
            <w:rFonts w:cs="Times New Roman"/>
            <w:color w:val="000000" w:themeColor="text1"/>
            <w:rPrChange w:id="3182" w:author="N F" w:date="2023-12-05T03:08:00Z">
              <w:rPr>
                <w:rFonts w:cs="Times New Roman"/>
              </w:rPr>
            </w:rPrChange>
          </w:rPr>
          <w:delInstrText xml:space="preserve">2 | </w:delInstrText>
        </w:r>
        <w:r w:rsidR="00874D70" w:rsidRPr="006E6534" w:rsidDel="00F735ED">
          <w:rPr>
            <w:rFonts w:cs="Times New Roman"/>
            <w:color w:val="000000" w:themeColor="text1"/>
            <w:lang w:val="en-US"/>
            <w:rPrChange w:id="3183" w:author="N F" w:date="2023-12-05T03:08:00Z">
              <w:rPr>
                <w:rFonts w:cs="Times New Roman"/>
                <w:lang w:val="en-US"/>
              </w:rPr>
            </w:rPrChange>
          </w:rPr>
          <w:delInstrText>CID</w:delInstrText>
        </w:r>
        <w:r w:rsidR="00874D70" w:rsidRPr="006E6534" w:rsidDel="00F735ED">
          <w:rPr>
            <w:rFonts w:cs="Times New Roman"/>
            <w:color w:val="000000" w:themeColor="text1"/>
            <w:rPrChange w:id="3184" w:author="N F" w:date="2023-12-05T03:08:00Z">
              <w:rPr>
                <w:rFonts w:cs="Times New Roman"/>
              </w:rPr>
            </w:rPrChange>
          </w:rPr>
          <w:delInstrText xml:space="preserve"> 71496458 - </w:delInstrText>
        </w:r>
        <w:r w:rsidR="00874D70" w:rsidRPr="006E6534" w:rsidDel="00F735ED">
          <w:rPr>
            <w:rFonts w:cs="Times New Roman"/>
            <w:color w:val="000000" w:themeColor="text1"/>
            <w:lang w:val="en-US"/>
            <w:rPrChange w:id="3185" w:author="N F" w:date="2023-12-05T03:08:00Z">
              <w:rPr>
                <w:rFonts w:cs="Times New Roman"/>
                <w:lang w:val="en-US"/>
              </w:rPr>
            </w:rPrChange>
          </w:rPr>
          <w:delInstrText>structure</w:delInstrText>
        </w:r>
        <w:r w:rsidR="00874D70" w:rsidRPr="006E6534" w:rsidDel="00F735ED">
          <w:rPr>
            <w:rFonts w:cs="Times New Roman"/>
            <w:color w:val="000000" w:themeColor="text1"/>
            <w:rPrChange w:id="3186" w:author="N F" w:date="2023-12-05T03:08:00Z">
              <w:rPr>
                <w:rFonts w:cs="Times New Roman"/>
              </w:rPr>
            </w:rPrChange>
          </w:rPr>
          <w:delInstrText xml:space="preserve">, </w:delInstrText>
        </w:r>
        <w:r w:rsidR="00874D70" w:rsidRPr="006E6534" w:rsidDel="00F735ED">
          <w:rPr>
            <w:rFonts w:cs="Times New Roman"/>
            <w:color w:val="000000" w:themeColor="text1"/>
            <w:lang w:val="en-US"/>
            <w:rPrChange w:id="3187" w:author="N F" w:date="2023-12-05T03:08:00Z">
              <w:rPr>
                <w:rFonts w:cs="Times New Roman"/>
                <w:lang w:val="en-US"/>
              </w:rPr>
            </w:rPrChange>
          </w:rPr>
          <w:delInstrText>chemical</w:delInstrText>
        </w:r>
        <w:r w:rsidR="00874D70" w:rsidRPr="006E6534" w:rsidDel="00F735ED">
          <w:rPr>
            <w:rFonts w:cs="Times New Roman"/>
            <w:color w:val="000000" w:themeColor="text1"/>
            <w:rPrChange w:id="3188" w:author="N F" w:date="2023-12-05T03:08:00Z">
              <w:rPr>
                <w:rFonts w:cs="Times New Roman"/>
              </w:rPr>
            </w:rPrChange>
          </w:rPr>
          <w:delInstrText xml:space="preserve"> </w:delInstrText>
        </w:r>
        <w:r w:rsidR="00874D70" w:rsidRPr="006E6534" w:rsidDel="00F735ED">
          <w:rPr>
            <w:rFonts w:cs="Times New Roman"/>
            <w:color w:val="000000" w:themeColor="text1"/>
            <w:lang w:val="en-US"/>
            <w:rPrChange w:id="3189" w:author="N F" w:date="2023-12-05T03:08:00Z">
              <w:rPr>
                <w:rFonts w:cs="Times New Roman"/>
                <w:lang w:val="en-US"/>
              </w:rPr>
            </w:rPrChange>
          </w:rPr>
          <w:delInstrText>names</w:delInstrText>
        </w:r>
        <w:r w:rsidR="00874D70" w:rsidRPr="006E6534" w:rsidDel="00F735ED">
          <w:rPr>
            <w:rFonts w:cs="Times New Roman"/>
            <w:color w:val="000000" w:themeColor="text1"/>
            <w:rPrChange w:id="3190" w:author="N F" w:date="2023-12-05T03:08:00Z">
              <w:rPr>
                <w:rFonts w:cs="Times New Roman"/>
              </w:rPr>
            </w:rPrChange>
          </w:rPr>
          <w:delInstrText xml:space="preserve">, </w:delInstrText>
        </w:r>
        <w:r w:rsidR="00874D70" w:rsidRPr="006E6534" w:rsidDel="00F735ED">
          <w:rPr>
            <w:rFonts w:cs="Times New Roman"/>
            <w:color w:val="000000" w:themeColor="text1"/>
            <w:lang w:val="en-US"/>
            <w:rPrChange w:id="3191" w:author="N F" w:date="2023-12-05T03:08:00Z">
              <w:rPr>
                <w:rFonts w:cs="Times New Roman"/>
                <w:lang w:val="en-US"/>
              </w:rPr>
            </w:rPrChange>
          </w:rPr>
          <w:delInstrText>physical</w:delInstrText>
        </w:r>
        <w:r w:rsidR="00874D70" w:rsidRPr="006E6534" w:rsidDel="00F735ED">
          <w:rPr>
            <w:rFonts w:cs="Times New Roman"/>
            <w:color w:val="000000" w:themeColor="text1"/>
            <w:rPrChange w:id="3192" w:author="N F" w:date="2023-12-05T03:08:00Z">
              <w:rPr>
                <w:rFonts w:cs="Times New Roman"/>
              </w:rPr>
            </w:rPrChange>
          </w:rPr>
          <w:delInstrText xml:space="preserve"> </w:delInstrText>
        </w:r>
        <w:r w:rsidR="00874D70" w:rsidRPr="006E6534" w:rsidDel="00F735ED">
          <w:rPr>
            <w:rFonts w:cs="Times New Roman"/>
            <w:color w:val="000000" w:themeColor="text1"/>
            <w:lang w:val="en-US"/>
            <w:rPrChange w:id="3193" w:author="N F" w:date="2023-12-05T03:08:00Z">
              <w:rPr>
                <w:rFonts w:cs="Times New Roman"/>
                <w:lang w:val="en-US"/>
              </w:rPr>
            </w:rPrChange>
          </w:rPr>
          <w:delInstrText>and</w:delInstrText>
        </w:r>
        <w:r w:rsidR="00874D70" w:rsidRPr="006E6534" w:rsidDel="00F735ED">
          <w:rPr>
            <w:rFonts w:cs="Times New Roman"/>
            <w:color w:val="000000" w:themeColor="text1"/>
            <w:rPrChange w:id="3194" w:author="N F" w:date="2023-12-05T03:08:00Z">
              <w:rPr>
                <w:rFonts w:cs="Times New Roman"/>
              </w:rPr>
            </w:rPrChange>
          </w:rPr>
          <w:delInstrText xml:space="preserve"> </w:delInstrText>
        </w:r>
        <w:r w:rsidR="00874D70" w:rsidRPr="006E6534" w:rsidDel="00F735ED">
          <w:rPr>
            <w:rFonts w:cs="Times New Roman"/>
            <w:color w:val="000000" w:themeColor="text1"/>
            <w:lang w:val="en-US"/>
            <w:rPrChange w:id="3195" w:author="N F" w:date="2023-12-05T03:08:00Z">
              <w:rPr>
                <w:rFonts w:cs="Times New Roman"/>
                <w:lang w:val="en-US"/>
              </w:rPr>
            </w:rPrChange>
          </w:rPr>
          <w:delInstrText>chemical</w:delInstrText>
        </w:r>
        <w:r w:rsidR="00874D70" w:rsidRPr="006E6534" w:rsidDel="00F735ED">
          <w:rPr>
            <w:rFonts w:cs="Times New Roman"/>
            <w:color w:val="000000" w:themeColor="text1"/>
            <w:rPrChange w:id="3196" w:author="N F" w:date="2023-12-05T03:08:00Z">
              <w:rPr>
                <w:rFonts w:cs="Times New Roman"/>
              </w:rPr>
            </w:rPrChange>
          </w:rPr>
          <w:delInstrText xml:space="preserve"> </w:delInstrText>
        </w:r>
        <w:r w:rsidR="00874D70" w:rsidRPr="006E6534" w:rsidDel="00F735ED">
          <w:rPr>
            <w:rFonts w:cs="Times New Roman"/>
            <w:color w:val="000000" w:themeColor="text1"/>
            <w:lang w:val="en-US"/>
            <w:rPrChange w:id="3197" w:author="N F" w:date="2023-12-05T03:08:00Z">
              <w:rPr>
                <w:rFonts w:cs="Times New Roman"/>
                <w:lang w:val="en-US"/>
              </w:rPr>
            </w:rPrChange>
          </w:rPr>
          <w:delInstrText>properties</w:delInstrText>
        </w:r>
        <w:r w:rsidR="00874D70" w:rsidRPr="006E6534" w:rsidDel="00F735ED">
          <w:rPr>
            <w:rFonts w:cs="Times New Roman"/>
            <w:color w:val="000000" w:themeColor="text1"/>
            <w:rPrChange w:id="3198" w:author="N F" w:date="2023-12-05T03:08:00Z">
              <w:rPr>
                <w:rFonts w:cs="Times New Roman"/>
              </w:rPr>
            </w:rPrChange>
          </w:rPr>
          <w:delInstrText xml:space="preserve">, </w:delInstrText>
        </w:r>
        <w:r w:rsidR="00874D70" w:rsidRPr="006E6534" w:rsidDel="00F735ED">
          <w:rPr>
            <w:rFonts w:cs="Times New Roman"/>
            <w:color w:val="000000" w:themeColor="text1"/>
            <w:lang w:val="en-US"/>
            <w:rPrChange w:id="3199" w:author="N F" w:date="2023-12-05T03:08:00Z">
              <w:rPr>
                <w:rFonts w:cs="Times New Roman"/>
                <w:lang w:val="en-US"/>
              </w:rPr>
            </w:rPrChange>
          </w:rPr>
          <w:delInstrText>classification</w:delInstrText>
        </w:r>
        <w:r w:rsidR="00874D70" w:rsidRPr="006E6534" w:rsidDel="00F735ED">
          <w:rPr>
            <w:rFonts w:cs="Times New Roman"/>
            <w:color w:val="000000" w:themeColor="text1"/>
            <w:rPrChange w:id="3200" w:author="N F" w:date="2023-12-05T03:08:00Z">
              <w:rPr>
                <w:rFonts w:cs="Times New Roman"/>
              </w:rPr>
            </w:rPrChange>
          </w:rPr>
          <w:delInstrText xml:space="preserve">, </w:delInstrText>
        </w:r>
        <w:r w:rsidR="00874D70" w:rsidRPr="006E6534" w:rsidDel="00F735ED">
          <w:rPr>
            <w:rFonts w:cs="Times New Roman"/>
            <w:color w:val="000000" w:themeColor="text1"/>
            <w:lang w:val="en-US"/>
            <w:rPrChange w:id="3201" w:author="N F" w:date="2023-12-05T03:08:00Z">
              <w:rPr>
                <w:rFonts w:cs="Times New Roman"/>
                <w:lang w:val="en-US"/>
              </w:rPr>
            </w:rPrChange>
          </w:rPr>
          <w:delInstrText>patents</w:delInstrText>
        </w:r>
        <w:r w:rsidR="00874D70" w:rsidRPr="006E6534" w:rsidDel="00F735ED">
          <w:rPr>
            <w:rFonts w:cs="Times New Roman"/>
            <w:color w:val="000000" w:themeColor="text1"/>
            <w:rPrChange w:id="3202" w:author="N F" w:date="2023-12-05T03:08:00Z">
              <w:rPr>
                <w:rFonts w:cs="Times New Roman"/>
              </w:rPr>
            </w:rPrChange>
          </w:rPr>
          <w:delInstrText xml:space="preserve">, </w:delInstrText>
        </w:r>
        <w:r w:rsidR="00874D70" w:rsidRPr="006E6534" w:rsidDel="00F735ED">
          <w:rPr>
            <w:rFonts w:cs="Times New Roman"/>
            <w:color w:val="000000" w:themeColor="text1"/>
            <w:lang w:val="en-US"/>
            <w:rPrChange w:id="3203" w:author="N F" w:date="2023-12-05T03:08:00Z">
              <w:rPr>
                <w:rFonts w:cs="Times New Roman"/>
                <w:lang w:val="en-US"/>
              </w:rPr>
            </w:rPrChange>
          </w:rPr>
          <w:delInstrText>literature</w:delInstrText>
        </w:r>
        <w:r w:rsidR="00874D70" w:rsidRPr="006E6534" w:rsidDel="00F735ED">
          <w:rPr>
            <w:rFonts w:cs="Times New Roman"/>
            <w:color w:val="000000" w:themeColor="text1"/>
            <w:rPrChange w:id="3204" w:author="N F" w:date="2023-12-05T03:08:00Z">
              <w:rPr>
                <w:rFonts w:cs="Times New Roman"/>
              </w:rPr>
            </w:rPrChange>
          </w:rPr>
          <w:delInstrText xml:space="preserve">, </w:delInstrText>
        </w:r>
        <w:r w:rsidR="00874D70" w:rsidRPr="006E6534" w:rsidDel="00F735ED">
          <w:rPr>
            <w:rFonts w:cs="Times New Roman"/>
            <w:color w:val="000000" w:themeColor="text1"/>
            <w:lang w:val="en-US"/>
            <w:rPrChange w:id="3205" w:author="N F" w:date="2023-12-05T03:08:00Z">
              <w:rPr>
                <w:rFonts w:cs="Times New Roman"/>
                <w:lang w:val="en-US"/>
              </w:rPr>
            </w:rPrChange>
          </w:rPr>
          <w:delInstrText>biological</w:delInstrText>
        </w:r>
        <w:r w:rsidR="00874D70" w:rsidRPr="006E6534" w:rsidDel="00F735ED">
          <w:rPr>
            <w:rFonts w:cs="Times New Roman"/>
            <w:color w:val="000000" w:themeColor="text1"/>
            <w:rPrChange w:id="3206" w:author="N F" w:date="2023-12-05T03:08:00Z">
              <w:rPr>
                <w:rFonts w:cs="Times New Roman"/>
              </w:rPr>
            </w:rPrChange>
          </w:rPr>
          <w:delInstrText xml:space="preserve"> </w:delInstrText>
        </w:r>
        <w:r w:rsidR="00874D70" w:rsidRPr="006E6534" w:rsidDel="00F735ED">
          <w:rPr>
            <w:rFonts w:cs="Times New Roman"/>
            <w:color w:val="000000" w:themeColor="text1"/>
            <w:lang w:val="en-US"/>
            <w:rPrChange w:id="3207" w:author="N F" w:date="2023-12-05T03:08:00Z">
              <w:rPr>
                <w:rFonts w:cs="Times New Roman"/>
                <w:lang w:val="en-US"/>
              </w:rPr>
            </w:rPrChange>
          </w:rPr>
          <w:delInstrText>activities</w:delInstrText>
        </w:r>
        <w:r w:rsidR="00874D70" w:rsidRPr="006E6534" w:rsidDel="00F735ED">
          <w:rPr>
            <w:rFonts w:cs="Times New Roman"/>
            <w:color w:val="000000" w:themeColor="text1"/>
            <w:rPrChange w:id="3208" w:author="N F" w:date="2023-12-05T03:08:00Z">
              <w:rPr>
                <w:rFonts w:cs="Times New Roman"/>
              </w:rPr>
            </w:rPrChange>
          </w:rPr>
          <w:delInstrText xml:space="preserve">, </w:delInstrText>
        </w:r>
        <w:r w:rsidR="00874D70" w:rsidRPr="006E6534" w:rsidDel="00F735ED">
          <w:rPr>
            <w:rFonts w:cs="Times New Roman"/>
            <w:color w:val="000000" w:themeColor="text1"/>
            <w:lang w:val="en-US"/>
            <w:rPrChange w:id="3209" w:author="N F" w:date="2023-12-05T03:08:00Z">
              <w:rPr>
                <w:rFonts w:cs="Times New Roman"/>
                <w:lang w:val="en-US"/>
              </w:rPr>
            </w:rPrChange>
          </w:rPr>
          <w:delInstrText>safety</w:delInstrText>
        </w:r>
        <w:r w:rsidR="00874D70" w:rsidRPr="006E6534" w:rsidDel="00F735ED">
          <w:rPr>
            <w:rFonts w:cs="Times New Roman"/>
            <w:color w:val="000000" w:themeColor="text1"/>
            <w:rPrChange w:id="3210" w:author="N F" w:date="2023-12-05T03:08:00Z">
              <w:rPr>
                <w:rFonts w:cs="Times New Roman"/>
              </w:rPr>
            </w:rPrChange>
          </w:rPr>
          <w:delInstrText>/</w:delInstrText>
        </w:r>
        <w:r w:rsidR="00874D70" w:rsidRPr="006E6534" w:rsidDel="00F735ED">
          <w:rPr>
            <w:rFonts w:cs="Times New Roman"/>
            <w:color w:val="000000" w:themeColor="text1"/>
            <w:lang w:val="en-US"/>
            <w:rPrChange w:id="3211" w:author="N F" w:date="2023-12-05T03:08:00Z">
              <w:rPr>
                <w:rFonts w:cs="Times New Roman"/>
                <w:lang w:val="en-US"/>
              </w:rPr>
            </w:rPrChange>
          </w:rPr>
          <w:delInstrText>hazards</w:delInstrText>
        </w:r>
        <w:r w:rsidR="00874D70" w:rsidRPr="006E6534" w:rsidDel="00F735ED">
          <w:rPr>
            <w:rFonts w:cs="Times New Roman"/>
            <w:color w:val="000000" w:themeColor="text1"/>
            <w:rPrChange w:id="3212" w:author="N F" w:date="2023-12-05T03:08:00Z">
              <w:rPr>
                <w:rFonts w:cs="Times New Roman"/>
              </w:rPr>
            </w:rPrChange>
          </w:rPr>
          <w:delInstrText>/</w:delInstrText>
        </w:r>
        <w:r w:rsidR="00874D70" w:rsidRPr="006E6534" w:rsidDel="00F735ED">
          <w:rPr>
            <w:rFonts w:cs="Times New Roman"/>
            <w:color w:val="000000" w:themeColor="text1"/>
            <w:lang w:val="en-US"/>
            <w:rPrChange w:id="3213" w:author="N F" w:date="2023-12-05T03:08:00Z">
              <w:rPr>
                <w:rFonts w:cs="Times New Roman"/>
                <w:lang w:val="en-US"/>
              </w:rPr>
            </w:rPrChange>
          </w:rPr>
          <w:delInstrText>toxicity</w:delInstrText>
        </w:r>
        <w:r w:rsidR="00874D70" w:rsidRPr="006E6534" w:rsidDel="00F735ED">
          <w:rPr>
            <w:rFonts w:cs="Times New Roman"/>
            <w:color w:val="000000" w:themeColor="text1"/>
            <w:rPrChange w:id="3214" w:author="N F" w:date="2023-12-05T03:08:00Z">
              <w:rPr>
                <w:rFonts w:cs="Times New Roman"/>
              </w:rPr>
            </w:rPrChange>
          </w:rPr>
          <w:delInstrText xml:space="preserve"> </w:delInstrText>
        </w:r>
        <w:r w:rsidR="00874D70" w:rsidRPr="006E6534" w:rsidDel="00F735ED">
          <w:rPr>
            <w:rFonts w:cs="Times New Roman"/>
            <w:color w:val="000000" w:themeColor="text1"/>
            <w:lang w:val="en-US"/>
            <w:rPrChange w:id="3215" w:author="N F" w:date="2023-12-05T03:08:00Z">
              <w:rPr>
                <w:rFonts w:cs="Times New Roman"/>
                <w:lang w:val="en-US"/>
              </w:rPr>
            </w:rPrChange>
          </w:rPr>
          <w:delInstrText>information</w:delInstrText>
        </w:r>
        <w:r w:rsidR="00874D70" w:rsidRPr="006E6534" w:rsidDel="00F735ED">
          <w:rPr>
            <w:rFonts w:cs="Times New Roman"/>
            <w:color w:val="000000" w:themeColor="text1"/>
            <w:rPrChange w:id="3216" w:author="N F" w:date="2023-12-05T03:08:00Z">
              <w:rPr>
                <w:rFonts w:cs="Times New Roman"/>
              </w:rPr>
            </w:rPrChange>
          </w:rPr>
          <w:delInstrText xml:space="preserve">, </w:delInstrText>
        </w:r>
        <w:r w:rsidR="00874D70" w:rsidRPr="006E6534" w:rsidDel="00F735ED">
          <w:rPr>
            <w:rFonts w:cs="Times New Roman"/>
            <w:color w:val="000000" w:themeColor="text1"/>
            <w:lang w:val="en-US"/>
            <w:rPrChange w:id="3217" w:author="N F" w:date="2023-12-05T03:08:00Z">
              <w:rPr>
                <w:rFonts w:cs="Times New Roman"/>
                <w:lang w:val="en-US"/>
              </w:rPr>
            </w:rPrChange>
          </w:rPr>
          <w:delInstrText>supplier</w:delInstrText>
        </w:r>
        <w:r w:rsidR="00874D70" w:rsidRPr="006E6534" w:rsidDel="00F735ED">
          <w:rPr>
            <w:rFonts w:cs="Times New Roman"/>
            <w:color w:val="000000" w:themeColor="text1"/>
            <w:rPrChange w:id="3218" w:author="N F" w:date="2023-12-05T03:08:00Z">
              <w:rPr>
                <w:rFonts w:cs="Times New Roman"/>
              </w:rPr>
            </w:rPrChange>
          </w:rPr>
          <w:delInstrText xml:space="preserve"> </w:delInstrText>
        </w:r>
        <w:r w:rsidR="00874D70" w:rsidRPr="006E6534" w:rsidDel="00F735ED">
          <w:rPr>
            <w:rFonts w:cs="Times New Roman"/>
            <w:color w:val="000000" w:themeColor="text1"/>
            <w:lang w:val="en-US"/>
            <w:rPrChange w:id="3219" w:author="N F" w:date="2023-12-05T03:08:00Z">
              <w:rPr>
                <w:rFonts w:cs="Times New Roman"/>
                <w:lang w:val="en-US"/>
              </w:rPr>
            </w:rPrChange>
          </w:rPr>
          <w:delInstrText>lists</w:delInstrText>
        </w:r>
        <w:r w:rsidR="00874D70" w:rsidRPr="006E6534" w:rsidDel="00F735ED">
          <w:rPr>
            <w:rFonts w:cs="Times New Roman"/>
            <w:color w:val="000000" w:themeColor="text1"/>
            <w:rPrChange w:id="3220" w:author="N F" w:date="2023-12-05T03:08:00Z">
              <w:rPr>
                <w:rFonts w:cs="Times New Roman"/>
              </w:rPr>
            </w:rPrChange>
          </w:rPr>
          <w:delInstrText xml:space="preserve">, </w:delInstrText>
        </w:r>
        <w:r w:rsidR="00874D70" w:rsidRPr="006E6534" w:rsidDel="00F735ED">
          <w:rPr>
            <w:rFonts w:cs="Times New Roman"/>
            <w:color w:val="000000" w:themeColor="text1"/>
            <w:lang w:val="en-US"/>
            <w:rPrChange w:id="3221" w:author="N F" w:date="2023-12-05T03:08:00Z">
              <w:rPr>
                <w:rFonts w:cs="Times New Roman"/>
                <w:lang w:val="en-US"/>
              </w:rPr>
            </w:rPrChange>
          </w:rPr>
          <w:delInstrText>and</w:delInstrText>
        </w:r>
        <w:r w:rsidR="00874D70" w:rsidRPr="006E6534" w:rsidDel="00F735ED">
          <w:rPr>
            <w:rFonts w:cs="Times New Roman"/>
            <w:color w:val="000000" w:themeColor="text1"/>
            <w:rPrChange w:id="3222" w:author="N F" w:date="2023-12-05T03:08:00Z">
              <w:rPr>
                <w:rFonts w:cs="Times New Roman"/>
              </w:rPr>
            </w:rPrChange>
          </w:rPr>
          <w:delInstrText xml:space="preserve"> </w:delInstrText>
        </w:r>
        <w:r w:rsidR="00874D70" w:rsidRPr="006E6534" w:rsidDel="00F735ED">
          <w:rPr>
            <w:rFonts w:cs="Times New Roman"/>
            <w:color w:val="000000" w:themeColor="text1"/>
            <w:lang w:val="en-US"/>
            <w:rPrChange w:id="3223" w:author="N F" w:date="2023-12-05T03:08:00Z">
              <w:rPr>
                <w:rFonts w:cs="Times New Roman"/>
                <w:lang w:val="en-US"/>
              </w:rPr>
            </w:rPrChange>
          </w:rPr>
          <w:delInstrText>more</w:delInstrText>
        </w:r>
        <w:r w:rsidR="00874D70" w:rsidRPr="006E6534" w:rsidDel="00F735ED">
          <w:rPr>
            <w:rFonts w:cs="Times New Roman"/>
            <w:color w:val="000000" w:themeColor="text1"/>
            <w:rPrChange w:id="3224" w:author="N F" w:date="2023-12-05T03:08:00Z">
              <w:rPr>
                <w:rFonts w:cs="Times New Roman"/>
              </w:rPr>
            </w:rPrChange>
          </w:rPr>
          <w:delInstrText>.","</w:delInstrText>
        </w:r>
        <w:r w:rsidR="00874D70" w:rsidRPr="006E6534" w:rsidDel="00F735ED">
          <w:rPr>
            <w:rFonts w:cs="Times New Roman"/>
            <w:color w:val="000000" w:themeColor="text1"/>
            <w:lang w:val="en-US"/>
            <w:rPrChange w:id="3225" w:author="N F" w:date="2023-12-05T03:08:00Z">
              <w:rPr>
                <w:rFonts w:cs="Times New Roman"/>
                <w:lang w:val="en-US"/>
              </w:rPr>
            </w:rPrChange>
          </w:rPr>
          <w:delInstrText>language</w:delInstrText>
        </w:r>
        <w:r w:rsidR="00874D70" w:rsidRPr="006E6534" w:rsidDel="00F735ED">
          <w:rPr>
            <w:rFonts w:cs="Times New Roman"/>
            <w:color w:val="000000" w:themeColor="text1"/>
            <w:rPrChange w:id="3226" w:author="N F" w:date="2023-12-05T03:08:00Z">
              <w:rPr>
                <w:rFonts w:cs="Times New Roman"/>
              </w:rPr>
            </w:rPrChange>
          </w:rPr>
          <w:delInstrText>":"</w:delInstrText>
        </w:r>
        <w:r w:rsidR="00874D70" w:rsidRPr="006E6534" w:rsidDel="00F735ED">
          <w:rPr>
            <w:rFonts w:cs="Times New Roman"/>
            <w:color w:val="000000" w:themeColor="text1"/>
            <w:lang w:val="en-US"/>
            <w:rPrChange w:id="3227" w:author="N F" w:date="2023-12-05T03:08:00Z">
              <w:rPr>
                <w:rFonts w:cs="Times New Roman"/>
                <w:lang w:val="en-US"/>
              </w:rPr>
            </w:rPrChange>
          </w:rPr>
          <w:delInstrText>en</w:delInstrText>
        </w:r>
        <w:r w:rsidR="00874D70" w:rsidRPr="006E6534" w:rsidDel="00F735ED">
          <w:rPr>
            <w:rFonts w:cs="Times New Roman"/>
            <w:color w:val="000000" w:themeColor="text1"/>
            <w:rPrChange w:id="3228" w:author="N F" w:date="2023-12-05T03:08:00Z">
              <w:rPr>
                <w:rFonts w:cs="Times New Roman"/>
              </w:rPr>
            </w:rPrChange>
          </w:rPr>
          <w:delInstrText>","</w:delInstrText>
        </w:r>
        <w:r w:rsidR="00874D70" w:rsidRPr="006E6534" w:rsidDel="00F735ED">
          <w:rPr>
            <w:rFonts w:cs="Times New Roman"/>
            <w:color w:val="000000" w:themeColor="text1"/>
            <w:lang w:val="en-US"/>
            <w:rPrChange w:id="3229" w:author="N F" w:date="2023-12-05T03:08:00Z">
              <w:rPr>
                <w:rFonts w:cs="Times New Roman"/>
                <w:lang w:val="en-US"/>
              </w:rPr>
            </w:rPrChange>
          </w:rPr>
          <w:delInstrText>title</w:delInstrText>
        </w:r>
        <w:r w:rsidR="00874D70" w:rsidRPr="006E6534" w:rsidDel="00F735ED">
          <w:rPr>
            <w:rFonts w:cs="Times New Roman"/>
            <w:color w:val="000000" w:themeColor="text1"/>
            <w:rPrChange w:id="3230" w:author="N F" w:date="2023-12-05T03:08:00Z">
              <w:rPr>
                <w:rFonts w:cs="Times New Roman"/>
              </w:rPr>
            </w:rPrChange>
          </w:rPr>
          <w:delInstrText>":"</w:delInstrText>
        </w:r>
        <w:r w:rsidR="00874D70" w:rsidRPr="006E6534" w:rsidDel="00F735ED">
          <w:rPr>
            <w:rFonts w:cs="Times New Roman"/>
            <w:color w:val="000000" w:themeColor="text1"/>
            <w:lang w:val="en-US"/>
            <w:rPrChange w:id="3231" w:author="N F" w:date="2023-12-05T03:08:00Z">
              <w:rPr>
                <w:rFonts w:cs="Times New Roman"/>
                <w:lang w:val="en-US"/>
              </w:rPr>
            </w:rPrChange>
          </w:rPr>
          <w:delInstrText>Osimertinib</w:delInstrText>
        </w:r>
        <w:r w:rsidR="00874D70" w:rsidRPr="006E6534" w:rsidDel="00F735ED">
          <w:rPr>
            <w:rFonts w:cs="Times New Roman"/>
            <w:color w:val="000000" w:themeColor="text1"/>
            <w:rPrChange w:id="3232" w:author="N F" w:date="2023-12-05T03:08:00Z">
              <w:rPr>
                <w:rFonts w:cs="Times New Roman"/>
              </w:rPr>
            </w:rPrChange>
          </w:rPr>
          <w:delInstrText>","</w:delInstrText>
        </w:r>
        <w:r w:rsidR="00874D70" w:rsidRPr="006E6534" w:rsidDel="00F735ED">
          <w:rPr>
            <w:rFonts w:cs="Times New Roman"/>
            <w:color w:val="000000" w:themeColor="text1"/>
            <w:lang w:val="en-US"/>
            <w:rPrChange w:id="3233" w:author="N F" w:date="2023-12-05T03:08:00Z">
              <w:rPr>
                <w:rFonts w:cs="Times New Roman"/>
                <w:lang w:val="en-US"/>
              </w:rPr>
            </w:rPrChange>
          </w:rPr>
          <w:delInstrText>URL</w:delInstrText>
        </w:r>
        <w:r w:rsidR="00874D70" w:rsidRPr="006E6534" w:rsidDel="00F735ED">
          <w:rPr>
            <w:rFonts w:cs="Times New Roman"/>
            <w:color w:val="000000" w:themeColor="text1"/>
            <w:rPrChange w:id="3234" w:author="N F" w:date="2023-12-05T03:08:00Z">
              <w:rPr>
                <w:rFonts w:cs="Times New Roman"/>
              </w:rPr>
            </w:rPrChange>
          </w:rPr>
          <w:delInstrText>":"</w:delInstrText>
        </w:r>
        <w:r w:rsidR="00874D70" w:rsidRPr="006E6534" w:rsidDel="00F735ED">
          <w:rPr>
            <w:rFonts w:cs="Times New Roman"/>
            <w:color w:val="000000" w:themeColor="text1"/>
            <w:lang w:val="en-US"/>
            <w:rPrChange w:id="3235" w:author="N F" w:date="2023-12-05T03:08:00Z">
              <w:rPr>
                <w:rFonts w:cs="Times New Roman"/>
                <w:lang w:val="en-US"/>
              </w:rPr>
            </w:rPrChange>
          </w:rPr>
          <w:delInstrText>https</w:delInstrText>
        </w:r>
        <w:r w:rsidR="00874D70" w:rsidRPr="006E6534" w:rsidDel="00F735ED">
          <w:rPr>
            <w:rFonts w:cs="Times New Roman"/>
            <w:color w:val="000000" w:themeColor="text1"/>
            <w:rPrChange w:id="3236" w:author="N F" w:date="2023-12-05T03:08:00Z">
              <w:rPr>
                <w:rFonts w:cs="Times New Roman"/>
              </w:rPr>
            </w:rPrChange>
          </w:rPr>
          <w:delInstrText>://</w:delInstrText>
        </w:r>
        <w:r w:rsidR="00874D70" w:rsidRPr="006E6534" w:rsidDel="00F735ED">
          <w:rPr>
            <w:rFonts w:cs="Times New Roman"/>
            <w:color w:val="000000" w:themeColor="text1"/>
            <w:lang w:val="en-US"/>
            <w:rPrChange w:id="3237" w:author="N F" w:date="2023-12-05T03:08:00Z">
              <w:rPr>
                <w:rFonts w:cs="Times New Roman"/>
                <w:lang w:val="en-US"/>
              </w:rPr>
            </w:rPrChange>
          </w:rPr>
          <w:delInstrText>pubchem</w:delInstrText>
        </w:r>
        <w:r w:rsidR="00874D70" w:rsidRPr="006E6534" w:rsidDel="00F735ED">
          <w:rPr>
            <w:rFonts w:cs="Times New Roman"/>
            <w:color w:val="000000" w:themeColor="text1"/>
            <w:rPrChange w:id="3238" w:author="N F" w:date="2023-12-05T03:08:00Z">
              <w:rPr>
                <w:rFonts w:cs="Times New Roman"/>
              </w:rPr>
            </w:rPrChange>
          </w:rPr>
          <w:delInstrText>.</w:delInstrText>
        </w:r>
        <w:r w:rsidR="00874D70" w:rsidRPr="006E6534" w:rsidDel="00F735ED">
          <w:rPr>
            <w:rFonts w:cs="Times New Roman"/>
            <w:color w:val="000000" w:themeColor="text1"/>
            <w:lang w:val="en-US"/>
            <w:rPrChange w:id="3239" w:author="N F" w:date="2023-12-05T03:08:00Z">
              <w:rPr>
                <w:rFonts w:cs="Times New Roman"/>
                <w:lang w:val="en-US"/>
              </w:rPr>
            </w:rPrChange>
          </w:rPr>
          <w:delInstrText>ncbi</w:delInstrText>
        </w:r>
        <w:r w:rsidR="00874D70" w:rsidRPr="006E6534" w:rsidDel="00F735ED">
          <w:rPr>
            <w:rFonts w:cs="Times New Roman"/>
            <w:color w:val="000000" w:themeColor="text1"/>
            <w:rPrChange w:id="3240" w:author="N F" w:date="2023-12-05T03:08:00Z">
              <w:rPr>
                <w:rFonts w:cs="Times New Roman"/>
              </w:rPr>
            </w:rPrChange>
          </w:rPr>
          <w:delInstrText>.</w:delInstrText>
        </w:r>
        <w:r w:rsidR="00874D70" w:rsidRPr="006E6534" w:rsidDel="00F735ED">
          <w:rPr>
            <w:rFonts w:cs="Times New Roman"/>
            <w:color w:val="000000" w:themeColor="text1"/>
            <w:lang w:val="en-US"/>
            <w:rPrChange w:id="3241" w:author="N F" w:date="2023-12-05T03:08:00Z">
              <w:rPr>
                <w:rFonts w:cs="Times New Roman"/>
                <w:lang w:val="en-US"/>
              </w:rPr>
            </w:rPrChange>
          </w:rPr>
          <w:delInstrText>nlm</w:delInstrText>
        </w:r>
        <w:r w:rsidR="00874D70" w:rsidRPr="006E6534" w:rsidDel="00F735ED">
          <w:rPr>
            <w:rFonts w:cs="Times New Roman"/>
            <w:color w:val="000000" w:themeColor="text1"/>
            <w:rPrChange w:id="3242" w:author="N F" w:date="2023-12-05T03:08:00Z">
              <w:rPr>
                <w:rFonts w:cs="Times New Roman"/>
              </w:rPr>
            </w:rPrChange>
          </w:rPr>
          <w:delInstrText>.</w:delInstrText>
        </w:r>
        <w:r w:rsidR="00874D70" w:rsidRPr="006E6534" w:rsidDel="00F735ED">
          <w:rPr>
            <w:rFonts w:cs="Times New Roman"/>
            <w:color w:val="000000" w:themeColor="text1"/>
            <w:lang w:val="en-US"/>
            <w:rPrChange w:id="3243" w:author="N F" w:date="2023-12-05T03:08:00Z">
              <w:rPr>
                <w:rFonts w:cs="Times New Roman"/>
                <w:lang w:val="en-US"/>
              </w:rPr>
            </w:rPrChange>
          </w:rPr>
          <w:delInstrText>nih</w:delInstrText>
        </w:r>
        <w:r w:rsidR="00874D70" w:rsidRPr="006E6534" w:rsidDel="00F735ED">
          <w:rPr>
            <w:rFonts w:cs="Times New Roman"/>
            <w:color w:val="000000" w:themeColor="text1"/>
            <w:rPrChange w:id="3244" w:author="N F" w:date="2023-12-05T03:08:00Z">
              <w:rPr>
                <w:rFonts w:cs="Times New Roman"/>
              </w:rPr>
            </w:rPrChange>
          </w:rPr>
          <w:delInstrText>.</w:delInstrText>
        </w:r>
        <w:r w:rsidR="00874D70" w:rsidRPr="006E6534" w:rsidDel="00F735ED">
          <w:rPr>
            <w:rFonts w:cs="Times New Roman"/>
            <w:color w:val="000000" w:themeColor="text1"/>
            <w:lang w:val="en-US"/>
            <w:rPrChange w:id="3245" w:author="N F" w:date="2023-12-05T03:08:00Z">
              <w:rPr>
                <w:rFonts w:cs="Times New Roman"/>
                <w:lang w:val="en-US"/>
              </w:rPr>
            </w:rPrChange>
          </w:rPr>
          <w:delInstrText>gov</w:delInstrText>
        </w:r>
        <w:r w:rsidR="00874D70" w:rsidRPr="006E6534" w:rsidDel="00F735ED">
          <w:rPr>
            <w:rFonts w:cs="Times New Roman"/>
            <w:color w:val="000000" w:themeColor="text1"/>
            <w:rPrChange w:id="3246" w:author="N F" w:date="2023-12-05T03:08:00Z">
              <w:rPr>
                <w:rFonts w:cs="Times New Roman"/>
              </w:rPr>
            </w:rPrChange>
          </w:rPr>
          <w:delInstrText>/</w:delInstrText>
        </w:r>
        <w:r w:rsidR="00874D70" w:rsidRPr="006E6534" w:rsidDel="00F735ED">
          <w:rPr>
            <w:rFonts w:cs="Times New Roman"/>
            <w:color w:val="000000" w:themeColor="text1"/>
            <w:lang w:val="en-US"/>
            <w:rPrChange w:id="3247" w:author="N F" w:date="2023-12-05T03:08:00Z">
              <w:rPr>
                <w:rFonts w:cs="Times New Roman"/>
                <w:lang w:val="en-US"/>
              </w:rPr>
            </w:rPrChange>
          </w:rPr>
          <w:delInstrText>compound</w:delInstrText>
        </w:r>
        <w:r w:rsidR="00874D70" w:rsidRPr="006E6534" w:rsidDel="00F735ED">
          <w:rPr>
            <w:rFonts w:cs="Times New Roman"/>
            <w:color w:val="000000" w:themeColor="text1"/>
            <w:rPrChange w:id="3248" w:author="N F" w:date="2023-12-05T03:08:00Z">
              <w:rPr>
                <w:rFonts w:cs="Times New Roman"/>
              </w:rPr>
            </w:rPrChange>
          </w:rPr>
          <w:delInstrText>/71496458","</w:delInstrText>
        </w:r>
        <w:r w:rsidR="00874D70" w:rsidRPr="006E6534" w:rsidDel="00F735ED">
          <w:rPr>
            <w:rFonts w:cs="Times New Roman"/>
            <w:color w:val="000000" w:themeColor="text1"/>
            <w:lang w:val="en-US"/>
            <w:rPrChange w:id="3249" w:author="N F" w:date="2023-12-05T03:08:00Z">
              <w:rPr>
                <w:rFonts w:cs="Times New Roman"/>
                <w:lang w:val="en-US"/>
              </w:rPr>
            </w:rPrChange>
          </w:rPr>
          <w:delInstrText>author</w:delInstrText>
        </w:r>
        <w:r w:rsidR="00874D70" w:rsidRPr="006E6534" w:rsidDel="00F735ED">
          <w:rPr>
            <w:rFonts w:cs="Times New Roman"/>
            <w:color w:val="000000" w:themeColor="text1"/>
            <w:rPrChange w:id="3250" w:author="N F" w:date="2023-12-05T03:08:00Z">
              <w:rPr>
                <w:rFonts w:cs="Times New Roman"/>
              </w:rPr>
            </w:rPrChange>
          </w:rPr>
          <w:delInstrText>":[{"</w:delInstrText>
        </w:r>
        <w:r w:rsidR="00874D70" w:rsidRPr="006E6534" w:rsidDel="00F735ED">
          <w:rPr>
            <w:rFonts w:cs="Times New Roman"/>
            <w:color w:val="000000" w:themeColor="text1"/>
            <w:lang w:val="en-US"/>
            <w:rPrChange w:id="3251" w:author="N F" w:date="2023-12-05T03:08:00Z">
              <w:rPr>
                <w:rFonts w:cs="Times New Roman"/>
                <w:lang w:val="en-US"/>
              </w:rPr>
            </w:rPrChange>
          </w:rPr>
          <w:delInstrText>family</w:delInstrText>
        </w:r>
        <w:r w:rsidR="00874D70" w:rsidRPr="006E6534" w:rsidDel="00F735ED">
          <w:rPr>
            <w:rFonts w:cs="Times New Roman"/>
            <w:color w:val="000000" w:themeColor="text1"/>
            <w:rPrChange w:id="3252" w:author="N F" w:date="2023-12-05T03:08:00Z">
              <w:rPr>
                <w:rFonts w:cs="Times New Roman"/>
              </w:rPr>
            </w:rPrChange>
          </w:rPr>
          <w:delInstrText>":"</w:delInstrText>
        </w:r>
        <w:r w:rsidR="00874D70" w:rsidRPr="006E6534" w:rsidDel="00F735ED">
          <w:rPr>
            <w:rFonts w:cs="Times New Roman"/>
            <w:color w:val="000000" w:themeColor="text1"/>
            <w:lang w:val="en-US"/>
            <w:rPrChange w:id="3253" w:author="N F" w:date="2023-12-05T03:08:00Z">
              <w:rPr>
                <w:rFonts w:cs="Times New Roman"/>
                <w:lang w:val="en-US"/>
              </w:rPr>
            </w:rPrChange>
          </w:rPr>
          <w:delInstrText>PubChem</w:delInstrText>
        </w:r>
        <w:r w:rsidR="00874D70" w:rsidRPr="006E6534" w:rsidDel="00F735ED">
          <w:rPr>
            <w:rFonts w:cs="Times New Roman"/>
            <w:color w:val="000000" w:themeColor="text1"/>
            <w:rPrChange w:id="3254" w:author="N F" w:date="2023-12-05T03:08:00Z">
              <w:rPr>
                <w:rFonts w:cs="Times New Roman"/>
              </w:rPr>
            </w:rPrChange>
          </w:rPr>
          <w:delInstrText>","</w:delInstrText>
        </w:r>
        <w:r w:rsidR="00874D70" w:rsidRPr="006E6534" w:rsidDel="00F735ED">
          <w:rPr>
            <w:rFonts w:cs="Times New Roman"/>
            <w:color w:val="000000" w:themeColor="text1"/>
            <w:lang w:val="en-US"/>
            <w:rPrChange w:id="3255" w:author="N F" w:date="2023-12-05T03:08:00Z">
              <w:rPr>
                <w:rFonts w:cs="Times New Roman"/>
                <w:lang w:val="en-US"/>
              </w:rPr>
            </w:rPrChange>
          </w:rPr>
          <w:delInstrText>given</w:delInstrText>
        </w:r>
        <w:r w:rsidR="00874D70" w:rsidRPr="006E6534" w:rsidDel="00F735ED">
          <w:rPr>
            <w:rFonts w:cs="Times New Roman"/>
            <w:color w:val="000000" w:themeColor="text1"/>
            <w:rPrChange w:id="3256" w:author="N F" w:date="2023-12-05T03:08:00Z">
              <w:rPr>
                <w:rFonts w:cs="Times New Roman"/>
              </w:rPr>
            </w:rPrChange>
          </w:rPr>
          <w:delInstrText>":""}],"</w:delInstrText>
        </w:r>
        <w:r w:rsidR="00874D70" w:rsidRPr="006E6534" w:rsidDel="00F735ED">
          <w:rPr>
            <w:rFonts w:cs="Times New Roman"/>
            <w:color w:val="000000" w:themeColor="text1"/>
            <w:lang w:val="en-US"/>
            <w:rPrChange w:id="3257" w:author="N F" w:date="2023-12-05T03:08:00Z">
              <w:rPr>
                <w:rFonts w:cs="Times New Roman"/>
                <w:lang w:val="en-US"/>
              </w:rPr>
            </w:rPrChange>
          </w:rPr>
          <w:delInstrText>accessed</w:delInstrText>
        </w:r>
        <w:r w:rsidR="00874D70" w:rsidRPr="006E6534" w:rsidDel="00F735ED">
          <w:rPr>
            <w:rFonts w:cs="Times New Roman"/>
            <w:color w:val="000000" w:themeColor="text1"/>
            <w:rPrChange w:id="3258" w:author="N F" w:date="2023-12-05T03:08:00Z">
              <w:rPr>
                <w:rFonts w:cs="Times New Roman"/>
              </w:rPr>
            </w:rPrChange>
          </w:rPr>
          <w:delInstrText>":{"</w:delInstrText>
        </w:r>
        <w:r w:rsidR="00874D70" w:rsidRPr="006E6534" w:rsidDel="00F735ED">
          <w:rPr>
            <w:rFonts w:cs="Times New Roman"/>
            <w:color w:val="000000" w:themeColor="text1"/>
            <w:lang w:val="en-US"/>
            <w:rPrChange w:id="3259" w:author="N F" w:date="2023-12-05T03:08:00Z">
              <w:rPr>
                <w:rFonts w:cs="Times New Roman"/>
                <w:lang w:val="en-US"/>
              </w:rPr>
            </w:rPrChange>
          </w:rPr>
          <w:delInstrText>date</w:delInstrText>
        </w:r>
        <w:r w:rsidR="00874D70" w:rsidRPr="006E6534" w:rsidDel="00F735ED">
          <w:rPr>
            <w:rFonts w:cs="Times New Roman"/>
            <w:color w:val="000000" w:themeColor="text1"/>
            <w:rPrChange w:id="3260" w:author="N F" w:date="2023-12-05T03:08:00Z">
              <w:rPr>
                <w:rFonts w:cs="Times New Roman"/>
              </w:rPr>
            </w:rPrChange>
          </w:rPr>
          <w:delInstrText>-</w:delInstrText>
        </w:r>
        <w:r w:rsidR="00874D70" w:rsidRPr="006E6534" w:rsidDel="00F735ED">
          <w:rPr>
            <w:rFonts w:cs="Times New Roman"/>
            <w:color w:val="000000" w:themeColor="text1"/>
            <w:lang w:val="en-US"/>
            <w:rPrChange w:id="3261" w:author="N F" w:date="2023-12-05T03:08:00Z">
              <w:rPr>
                <w:rFonts w:cs="Times New Roman"/>
                <w:lang w:val="en-US"/>
              </w:rPr>
            </w:rPrChange>
          </w:rPr>
          <w:delInstrText>parts</w:delInstrText>
        </w:r>
        <w:r w:rsidR="00874D70" w:rsidRPr="006E6534" w:rsidDel="00F735ED">
          <w:rPr>
            <w:rFonts w:cs="Times New Roman"/>
            <w:color w:val="000000" w:themeColor="text1"/>
            <w:rPrChange w:id="3262" w:author="N F" w:date="2023-12-05T03:08:00Z">
              <w:rPr>
                <w:rFonts w:cs="Times New Roman"/>
              </w:rPr>
            </w:rPrChange>
          </w:rPr>
          <w:delInstrText>":[["2022",8,2]]}}}],"</w:delInstrText>
        </w:r>
        <w:r w:rsidR="00874D70" w:rsidRPr="006E6534" w:rsidDel="00F735ED">
          <w:rPr>
            <w:rFonts w:cs="Times New Roman"/>
            <w:color w:val="000000" w:themeColor="text1"/>
            <w:lang w:val="en-US"/>
            <w:rPrChange w:id="3263" w:author="N F" w:date="2023-12-05T03:08:00Z">
              <w:rPr>
                <w:rFonts w:cs="Times New Roman"/>
                <w:lang w:val="en-US"/>
              </w:rPr>
            </w:rPrChange>
          </w:rPr>
          <w:delInstrText>schema</w:delInstrText>
        </w:r>
        <w:r w:rsidR="00874D70" w:rsidRPr="006E6534" w:rsidDel="00F735ED">
          <w:rPr>
            <w:rFonts w:cs="Times New Roman"/>
            <w:color w:val="000000" w:themeColor="text1"/>
            <w:rPrChange w:id="3264" w:author="N F" w:date="2023-12-05T03:08:00Z">
              <w:rPr>
                <w:rFonts w:cs="Times New Roman"/>
              </w:rPr>
            </w:rPrChange>
          </w:rPr>
          <w:delInstrText>":"</w:delInstrText>
        </w:r>
        <w:r w:rsidR="00874D70" w:rsidRPr="006E6534" w:rsidDel="00F735ED">
          <w:rPr>
            <w:rFonts w:cs="Times New Roman"/>
            <w:color w:val="000000" w:themeColor="text1"/>
            <w:lang w:val="en-US"/>
            <w:rPrChange w:id="3265" w:author="N F" w:date="2023-12-05T03:08:00Z">
              <w:rPr>
                <w:rFonts w:cs="Times New Roman"/>
                <w:lang w:val="en-US"/>
              </w:rPr>
            </w:rPrChange>
          </w:rPr>
          <w:delInstrText>https</w:delInstrText>
        </w:r>
        <w:r w:rsidR="00874D70" w:rsidRPr="006E6534" w:rsidDel="00F735ED">
          <w:rPr>
            <w:rFonts w:cs="Times New Roman"/>
            <w:color w:val="000000" w:themeColor="text1"/>
            <w:rPrChange w:id="3266" w:author="N F" w:date="2023-12-05T03:08:00Z">
              <w:rPr>
                <w:rFonts w:cs="Times New Roman"/>
              </w:rPr>
            </w:rPrChange>
          </w:rPr>
          <w:delInstrText>://</w:delInstrText>
        </w:r>
        <w:r w:rsidR="00874D70" w:rsidRPr="006E6534" w:rsidDel="00F735ED">
          <w:rPr>
            <w:rFonts w:cs="Times New Roman"/>
            <w:color w:val="000000" w:themeColor="text1"/>
            <w:lang w:val="en-US"/>
            <w:rPrChange w:id="3267" w:author="N F" w:date="2023-12-05T03:08:00Z">
              <w:rPr>
                <w:rFonts w:cs="Times New Roman"/>
                <w:lang w:val="en-US"/>
              </w:rPr>
            </w:rPrChange>
          </w:rPr>
          <w:delInstrText>github</w:delInstrText>
        </w:r>
        <w:r w:rsidR="00874D70" w:rsidRPr="006E6534" w:rsidDel="00F735ED">
          <w:rPr>
            <w:rFonts w:cs="Times New Roman"/>
            <w:color w:val="000000" w:themeColor="text1"/>
            <w:rPrChange w:id="3268" w:author="N F" w:date="2023-12-05T03:08:00Z">
              <w:rPr>
                <w:rFonts w:cs="Times New Roman"/>
              </w:rPr>
            </w:rPrChange>
          </w:rPr>
          <w:delInstrText>.</w:delInstrText>
        </w:r>
        <w:r w:rsidR="00874D70" w:rsidRPr="006E6534" w:rsidDel="00F735ED">
          <w:rPr>
            <w:rFonts w:cs="Times New Roman"/>
            <w:color w:val="000000" w:themeColor="text1"/>
            <w:lang w:val="en-US"/>
            <w:rPrChange w:id="3269" w:author="N F" w:date="2023-12-05T03:08:00Z">
              <w:rPr>
                <w:rFonts w:cs="Times New Roman"/>
                <w:lang w:val="en-US"/>
              </w:rPr>
            </w:rPrChange>
          </w:rPr>
          <w:delInstrText>com</w:delInstrText>
        </w:r>
        <w:r w:rsidR="00874D70" w:rsidRPr="006E6534" w:rsidDel="00F735ED">
          <w:rPr>
            <w:rFonts w:cs="Times New Roman"/>
            <w:color w:val="000000" w:themeColor="text1"/>
            <w:rPrChange w:id="3270" w:author="N F" w:date="2023-12-05T03:08:00Z">
              <w:rPr>
                <w:rFonts w:cs="Times New Roman"/>
              </w:rPr>
            </w:rPrChange>
          </w:rPr>
          <w:delInstrText>/</w:delInstrText>
        </w:r>
        <w:r w:rsidR="00874D70" w:rsidRPr="006E6534" w:rsidDel="00F735ED">
          <w:rPr>
            <w:rFonts w:cs="Times New Roman"/>
            <w:color w:val="000000" w:themeColor="text1"/>
            <w:lang w:val="en-US"/>
            <w:rPrChange w:id="3271" w:author="N F" w:date="2023-12-05T03:08:00Z">
              <w:rPr>
                <w:rFonts w:cs="Times New Roman"/>
                <w:lang w:val="en-US"/>
              </w:rPr>
            </w:rPrChange>
          </w:rPr>
          <w:delInstrText>citation</w:delInstrText>
        </w:r>
        <w:r w:rsidR="00874D70" w:rsidRPr="006E6534" w:rsidDel="00F735ED">
          <w:rPr>
            <w:rFonts w:cs="Times New Roman"/>
            <w:color w:val="000000" w:themeColor="text1"/>
            <w:rPrChange w:id="3272" w:author="N F" w:date="2023-12-05T03:08:00Z">
              <w:rPr>
                <w:rFonts w:cs="Times New Roman"/>
              </w:rPr>
            </w:rPrChange>
          </w:rPr>
          <w:delInstrText>-</w:delInstrText>
        </w:r>
        <w:r w:rsidR="00874D70" w:rsidRPr="006E6534" w:rsidDel="00F735ED">
          <w:rPr>
            <w:rFonts w:cs="Times New Roman"/>
            <w:color w:val="000000" w:themeColor="text1"/>
            <w:lang w:val="en-US"/>
            <w:rPrChange w:id="3273" w:author="N F" w:date="2023-12-05T03:08:00Z">
              <w:rPr>
                <w:rFonts w:cs="Times New Roman"/>
                <w:lang w:val="en-US"/>
              </w:rPr>
            </w:rPrChange>
          </w:rPr>
          <w:delInstrText>style</w:delInstrText>
        </w:r>
        <w:r w:rsidR="00874D70" w:rsidRPr="006E6534" w:rsidDel="00F735ED">
          <w:rPr>
            <w:rFonts w:cs="Times New Roman"/>
            <w:color w:val="000000" w:themeColor="text1"/>
            <w:rPrChange w:id="3274" w:author="N F" w:date="2023-12-05T03:08:00Z">
              <w:rPr>
                <w:rFonts w:cs="Times New Roman"/>
              </w:rPr>
            </w:rPrChange>
          </w:rPr>
          <w:delInstrText>-</w:delInstrText>
        </w:r>
        <w:r w:rsidR="00874D70" w:rsidRPr="006E6534" w:rsidDel="00F735ED">
          <w:rPr>
            <w:rFonts w:cs="Times New Roman"/>
            <w:color w:val="000000" w:themeColor="text1"/>
            <w:lang w:val="en-US"/>
            <w:rPrChange w:id="3275" w:author="N F" w:date="2023-12-05T03:08:00Z">
              <w:rPr>
                <w:rFonts w:cs="Times New Roman"/>
                <w:lang w:val="en-US"/>
              </w:rPr>
            </w:rPrChange>
          </w:rPr>
          <w:delInstrText>language</w:delInstrText>
        </w:r>
        <w:r w:rsidR="00874D70" w:rsidRPr="006E6534" w:rsidDel="00F735ED">
          <w:rPr>
            <w:rFonts w:cs="Times New Roman"/>
            <w:color w:val="000000" w:themeColor="text1"/>
            <w:rPrChange w:id="3276" w:author="N F" w:date="2023-12-05T03:08:00Z">
              <w:rPr>
                <w:rFonts w:cs="Times New Roman"/>
              </w:rPr>
            </w:rPrChange>
          </w:rPr>
          <w:delInstrText>/</w:delInstrText>
        </w:r>
        <w:r w:rsidR="00874D70" w:rsidRPr="006E6534" w:rsidDel="00F735ED">
          <w:rPr>
            <w:rFonts w:cs="Times New Roman"/>
            <w:color w:val="000000" w:themeColor="text1"/>
            <w:lang w:val="en-US"/>
            <w:rPrChange w:id="3277" w:author="N F" w:date="2023-12-05T03:08:00Z">
              <w:rPr>
                <w:rFonts w:cs="Times New Roman"/>
                <w:lang w:val="en-US"/>
              </w:rPr>
            </w:rPrChange>
          </w:rPr>
          <w:delInstrText>schema</w:delInstrText>
        </w:r>
        <w:r w:rsidR="00874D70" w:rsidRPr="006E6534" w:rsidDel="00F735ED">
          <w:rPr>
            <w:rFonts w:cs="Times New Roman"/>
            <w:color w:val="000000" w:themeColor="text1"/>
            <w:rPrChange w:id="3278" w:author="N F" w:date="2023-12-05T03:08:00Z">
              <w:rPr>
                <w:rFonts w:cs="Times New Roman"/>
              </w:rPr>
            </w:rPrChange>
          </w:rPr>
          <w:delInstrText>/</w:delInstrText>
        </w:r>
        <w:r w:rsidR="00874D70" w:rsidRPr="006E6534" w:rsidDel="00F735ED">
          <w:rPr>
            <w:rFonts w:cs="Times New Roman"/>
            <w:color w:val="000000" w:themeColor="text1"/>
            <w:lang w:val="en-US"/>
            <w:rPrChange w:id="3279" w:author="N F" w:date="2023-12-05T03:08:00Z">
              <w:rPr>
                <w:rFonts w:cs="Times New Roman"/>
                <w:lang w:val="en-US"/>
              </w:rPr>
            </w:rPrChange>
          </w:rPr>
          <w:delInstrText>raw</w:delInstrText>
        </w:r>
        <w:r w:rsidR="00874D70" w:rsidRPr="006E6534" w:rsidDel="00F735ED">
          <w:rPr>
            <w:rFonts w:cs="Times New Roman"/>
            <w:color w:val="000000" w:themeColor="text1"/>
            <w:rPrChange w:id="3280" w:author="N F" w:date="2023-12-05T03:08:00Z">
              <w:rPr>
                <w:rFonts w:cs="Times New Roman"/>
              </w:rPr>
            </w:rPrChange>
          </w:rPr>
          <w:delInstrText>/</w:delInstrText>
        </w:r>
        <w:r w:rsidR="00874D70" w:rsidRPr="006E6534" w:rsidDel="00F735ED">
          <w:rPr>
            <w:rFonts w:cs="Times New Roman"/>
            <w:color w:val="000000" w:themeColor="text1"/>
            <w:lang w:val="en-US"/>
            <w:rPrChange w:id="3281" w:author="N F" w:date="2023-12-05T03:08:00Z">
              <w:rPr>
                <w:rFonts w:cs="Times New Roman"/>
                <w:lang w:val="en-US"/>
              </w:rPr>
            </w:rPrChange>
          </w:rPr>
          <w:delInstrText>master</w:delInstrText>
        </w:r>
        <w:r w:rsidR="00874D70" w:rsidRPr="006E6534" w:rsidDel="00F735ED">
          <w:rPr>
            <w:rFonts w:cs="Times New Roman"/>
            <w:color w:val="000000" w:themeColor="text1"/>
            <w:rPrChange w:id="3282" w:author="N F" w:date="2023-12-05T03:08:00Z">
              <w:rPr>
                <w:rFonts w:cs="Times New Roman"/>
              </w:rPr>
            </w:rPrChange>
          </w:rPr>
          <w:delInstrText>/</w:delInstrText>
        </w:r>
        <w:r w:rsidR="00874D70" w:rsidRPr="006E6534" w:rsidDel="00F735ED">
          <w:rPr>
            <w:rFonts w:cs="Times New Roman"/>
            <w:color w:val="000000" w:themeColor="text1"/>
            <w:lang w:val="en-US"/>
            <w:rPrChange w:id="3283" w:author="N F" w:date="2023-12-05T03:08:00Z">
              <w:rPr>
                <w:rFonts w:cs="Times New Roman"/>
                <w:lang w:val="en-US"/>
              </w:rPr>
            </w:rPrChange>
          </w:rPr>
          <w:delInstrText>csl</w:delInstrText>
        </w:r>
        <w:r w:rsidR="00874D70" w:rsidRPr="006E6534" w:rsidDel="00F735ED">
          <w:rPr>
            <w:rFonts w:cs="Times New Roman"/>
            <w:color w:val="000000" w:themeColor="text1"/>
            <w:rPrChange w:id="3284" w:author="N F" w:date="2023-12-05T03:08:00Z">
              <w:rPr>
                <w:rFonts w:cs="Times New Roman"/>
              </w:rPr>
            </w:rPrChange>
          </w:rPr>
          <w:delInstrText>-</w:delInstrText>
        </w:r>
        <w:r w:rsidR="00874D70" w:rsidRPr="006E6534" w:rsidDel="00F735ED">
          <w:rPr>
            <w:rFonts w:cs="Times New Roman"/>
            <w:color w:val="000000" w:themeColor="text1"/>
            <w:lang w:val="en-US"/>
            <w:rPrChange w:id="3285" w:author="N F" w:date="2023-12-05T03:08:00Z">
              <w:rPr>
                <w:rFonts w:cs="Times New Roman"/>
                <w:lang w:val="en-US"/>
              </w:rPr>
            </w:rPrChange>
          </w:rPr>
          <w:delInstrText>citation</w:delInstrText>
        </w:r>
        <w:r w:rsidR="00874D70" w:rsidRPr="006E6534" w:rsidDel="00F735ED">
          <w:rPr>
            <w:rFonts w:cs="Times New Roman"/>
            <w:color w:val="000000" w:themeColor="text1"/>
            <w:rPrChange w:id="3286" w:author="N F" w:date="2023-12-05T03:08:00Z">
              <w:rPr>
                <w:rFonts w:cs="Times New Roman"/>
              </w:rPr>
            </w:rPrChange>
          </w:rPr>
          <w:delInstrText>.</w:delInstrText>
        </w:r>
        <w:r w:rsidR="00874D70" w:rsidRPr="006E6534" w:rsidDel="00F735ED">
          <w:rPr>
            <w:rFonts w:cs="Times New Roman"/>
            <w:color w:val="000000" w:themeColor="text1"/>
            <w:lang w:val="en-US"/>
            <w:rPrChange w:id="3287" w:author="N F" w:date="2023-12-05T03:08:00Z">
              <w:rPr>
                <w:rFonts w:cs="Times New Roman"/>
                <w:lang w:val="en-US"/>
              </w:rPr>
            </w:rPrChange>
          </w:rPr>
          <w:delInstrText>json</w:delInstrText>
        </w:r>
        <w:r w:rsidR="00874D70" w:rsidRPr="006E6534" w:rsidDel="00F735ED">
          <w:rPr>
            <w:rFonts w:cs="Times New Roman"/>
            <w:color w:val="000000" w:themeColor="text1"/>
            <w:rPrChange w:id="3288" w:author="N F" w:date="2023-12-05T03:08:00Z">
              <w:rPr>
                <w:rFonts w:cs="Times New Roman"/>
              </w:rPr>
            </w:rPrChange>
          </w:rPr>
          <w:delInstrText xml:space="preserve">"} </w:delInstrText>
        </w:r>
        <w:r w:rsidR="00874D70" w:rsidRPr="006E6534" w:rsidDel="00F735ED">
          <w:rPr>
            <w:rFonts w:cs="Times New Roman"/>
            <w:color w:val="000000" w:themeColor="text1"/>
            <w:rPrChange w:id="3289" w:author="N F" w:date="2023-12-05T03:08:00Z">
              <w:rPr>
                <w:rFonts w:cs="Times New Roman"/>
              </w:rPr>
            </w:rPrChange>
          </w:rPr>
          <w:fldChar w:fldCharType="separate"/>
        </w:r>
        <w:r w:rsidR="00874D70" w:rsidRPr="006E6534" w:rsidDel="00F735ED">
          <w:rPr>
            <w:rFonts w:cs="Times New Roman"/>
            <w:color w:val="000000" w:themeColor="text1"/>
            <w:rPrChange w:id="3290" w:author="N F" w:date="2023-12-05T03:08:00Z">
              <w:rPr>
                <w:rFonts w:cs="Times New Roman"/>
              </w:rPr>
            </w:rPrChange>
          </w:rPr>
          <w:delText>(5)</w:delText>
        </w:r>
        <w:r w:rsidR="00874D70" w:rsidRPr="006E6534" w:rsidDel="00F735ED">
          <w:rPr>
            <w:rFonts w:cs="Times New Roman"/>
            <w:color w:val="000000" w:themeColor="text1"/>
            <w:rPrChange w:id="3291" w:author="N F" w:date="2023-12-05T03:08:00Z">
              <w:rPr>
                <w:rFonts w:cs="Times New Roman"/>
              </w:rPr>
            </w:rPrChange>
          </w:rPr>
          <w:fldChar w:fldCharType="end"/>
        </w:r>
      </w:del>
      <w:r w:rsidR="00874D70" w:rsidRPr="006E6534">
        <w:rPr>
          <w:rFonts w:cs="Times New Roman"/>
          <w:color w:val="000000" w:themeColor="text1"/>
          <w:rPrChange w:id="3292" w:author="N F" w:date="2023-12-05T03:08:00Z">
            <w:rPr>
              <w:rFonts w:cs="Times New Roman"/>
            </w:rPr>
          </w:rPrChange>
        </w:rPr>
        <w:t>.</w:t>
      </w:r>
    </w:p>
    <w:p w14:paraId="6FF0E8A0" w14:textId="77777777" w:rsidR="00874D70" w:rsidRPr="006E6534" w:rsidRDefault="00874D70">
      <w:pPr>
        <w:pStyle w:val="SDText"/>
        <w:spacing w:after="0"/>
        <w:rPr>
          <w:rFonts w:cs="Times New Roman"/>
          <w:color w:val="000000" w:themeColor="text1"/>
          <w:rPrChange w:id="3293" w:author="N F" w:date="2023-12-05T03:08:00Z">
            <w:rPr>
              <w:rFonts w:cs="Times New Roman"/>
            </w:rPr>
          </w:rPrChange>
        </w:rPr>
        <w:pPrChange w:id="3294" w:author="Barshadskaya, Yuliya" w:date="2024-01-12T23:27:00Z">
          <w:pPr>
            <w:pStyle w:val="SDText"/>
          </w:pPr>
        </w:pPrChange>
      </w:pPr>
    </w:p>
    <w:p w14:paraId="1D01D9CC" w14:textId="764C8B51" w:rsidR="006B7DB2" w:rsidRPr="006E6534" w:rsidRDefault="00393BEC">
      <w:pPr>
        <w:pStyle w:val="2"/>
        <w:numPr>
          <w:ilvl w:val="0"/>
          <w:numId w:val="0"/>
        </w:numPr>
        <w:spacing w:line="240" w:lineRule="auto"/>
        <w:rPr>
          <w:rFonts w:cs="Times New Roman"/>
          <w:sz w:val="24"/>
          <w:szCs w:val="24"/>
          <w:rPrChange w:id="3295" w:author="N F" w:date="2023-12-05T03:08:00Z">
            <w:rPr/>
          </w:rPrChange>
        </w:rPr>
        <w:pPrChange w:id="3296" w:author="Barshadskaya, Yuliya" w:date="2024-01-12T23:28:00Z">
          <w:pPr>
            <w:pStyle w:val="2"/>
          </w:pPr>
        </w:pPrChange>
      </w:pPr>
      <w:bookmarkStart w:id="3297" w:name="_Toc115732996"/>
      <w:ins w:id="3298" w:author="Barshadskaya, Yuliya" w:date="2024-01-12T23:28:00Z">
        <w:r>
          <w:rPr>
            <w:rFonts w:cs="Times New Roman"/>
            <w:sz w:val="24"/>
            <w:szCs w:val="24"/>
          </w:rPr>
          <w:t xml:space="preserve">2.2. </w:t>
        </w:r>
      </w:ins>
      <w:commentRangeStart w:id="3299"/>
      <w:r w:rsidR="00364E23" w:rsidRPr="006E6534">
        <w:rPr>
          <w:rFonts w:cs="Times New Roman"/>
          <w:sz w:val="24"/>
          <w:szCs w:val="24"/>
          <w:rPrChange w:id="3300" w:author="N F" w:date="2023-12-05T03:08:00Z">
            <w:rPr/>
          </w:rPrChange>
        </w:rPr>
        <w:t xml:space="preserve">Лекарственная форма </w:t>
      </w:r>
      <w:commentRangeEnd w:id="3299"/>
      <w:r w:rsidR="0070538F" w:rsidRPr="006E6534">
        <w:rPr>
          <w:rStyle w:val="af0"/>
          <w:rFonts w:eastAsiaTheme="minorHAnsi" w:cs="Times New Roman"/>
          <w:b w:val="0"/>
          <w:sz w:val="24"/>
          <w:szCs w:val="24"/>
          <w:rPrChange w:id="3301" w:author="N F" w:date="2023-12-05T03:08:00Z">
            <w:rPr>
              <w:rStyle w:val="af0"/>
              <w:rFonts w:eastAsiaTheme="minorHAnsi" w:cstheme="minorBidi"/>
              <w:b w:val="0"/>
              <w:color w:val="auto"/>
            </w:rPr>
          </w:rPrChange>
        </w:rPr>
        <w:commentReference w:id="3299"/>
      </w:r>
      <w:bookmarkEnd w:id="3297"/>
    </w:p>
    <w:p w14:paraId="0A8B0CBF" w14:textId="4223BCFB" w:rsidR="006B7DB2" w:rsidRPr="00393BEC" w:rsidRDefault="00393BEC">
      <w:pPr>
        <w:pStyle w:val="3"/>
        <w:numPr>
          <w:ilvl w:val="0"/>
          <w:numId w:val="0"/>
        </w:numPr>
        <w:spacing w:line="240" w:lineRule="auto"/>
        <w:rPr>
          <w:rFonts w:cs="Times New Roman"/>
          <w:sz w:val="24"/>
          <w:rPrChange w:id="3302" w:author="Barshadskaya, Yuliya" w:date="2024-01-12T23:28:00Z">
            <w:rPr>
              <w:highlight w:val="yellow"/>
            </w:rPr>
          </w:rPrChange>
        </w:rPr>
        <w:pPrChange w:id="3303" w:author="Barshadskaya, Yuliya" w:date="2024-01-12T23:28:00Z">
          <w:pPr>
            <w:pStyle w:val="3"/>
          </w:pPr>
        </w:pPrChange>
      </w:pPr>
      <w:bookmarkStart w:id="3304" w:name="_Toc115732997"/>
      <w:ins w:id="3305" w:author="Barshadskaya, Yuliya" w:date="2024-01-12T23:28:00Z">
        <w:r w:rsidRPr="00393BEC">
          <w:rPr>
            <w:rFonts w:cs="Times New Roman"/>
            <w:sz w:val="24"/>
            <w:rPrChange w:id="3306" w:author="Barshadskaya, Yuliya" w:date="2024-01-12T23:28:00Z">
              <w:rPr>
                <w:rFonts w:cs="Times New Roman"/>
                <w:sz w:val="24"/>
                <w:highlight w:val="yellow"/>
              </w:rPr>
            </w:rPrChange>
          </w:rPr>
          <w:t xml:space="preserve">2.2.1. </w:t>
        </w:r>
      </w:ins>
      <w:r w:rsidR="00B209C6" w:rsidRPr="00393BEC">
        <w:rPr>
          <w:rFonts w:cs="Times New Roman"/>
          <w:sz w:val="24"/>
          <w:rPrChange w:id="3307" w:author="Barshadskaya, Yuliya" w:date="2024-01-12T23:28:00Z">
            <w:rPr>
              <w:highlight w:val="yellow"/>
            </w:rPr>
          </w:rPrChange>
        </w:rPr>
        <w:t>Название лекарственной формы</w:t>
      </w:r>
      <w:bookmarkEnd w:id="3304"/>
    </w:p>
    <w:p w14:paraId="2BC1C6EC" w14:textId="165D85E0" w:rsidR="00DC22D8" w:rsidRPr="00393BEC" w:rsidRDefault="00866A4E" w:rsidP="00415551">
      <w:pPr>
        <w:pStyle w:val="SDText"/>
        <w:rPr>
          <w:rFonts w:cs="Times New Roman"/>
          <w:color w:val="000000" w:themeColor="text1"/>
          <w:highlight w:val="yellow"/>
          <w:rPrChange w:id="3308" w:author="Barshadskaya, Yuliya" w:date="2024-01-12T23:28:00Z">
            <w:rPr>
              <w:highlight w:val="yellow"/>
            </w:rPr>
          </w:rPrChange>
        </w:rPr>
      </w:pPr>
      <w:ins w:id="3309" w:author="N F" w:date="2023-08-03T18:28:00Z">
        <w:r w:rsidRPr="00393BEC">
          <w:rPr>
            <w:rFonts w:cs="Times New Roman"/>
            <w:color w:val="000000" w:themeColor="text1"/>
            <w:rPrChange w:id="3310" w:author="Barshadskaya, Yuliya" w:date="2024-01-12T23:28:00Z">
              <w:rPr>
                <w:rFonts w:cs="Times New Roman"/>
                <w:highlight w:val="yellow"/>
              </w:rPr>
            </w:rPrChange>
          </w:rPr>
          <w:t>Таблетки</w:t>
        </w:r>
      </w:ins>
      <w:ins w:id="3311" w:author="N F" w:date="2023-10-22T15:48:00Z">
        <w:r w:rsidR="00197684" w:rsidRPr="00393BEC">
          <w:rPr>
            <w:rFonts w:cs="Times New Roman"/>
            <w:color w:val="000000" w:themeColor="text1"/>
            <w:rPrChange w:id="3312" w:author="Barshadskaya, Yuliya" w:date="2024-01-12T23:28:00Z">
              <w:rPr>
                <w:rFonts w:cs="Times New Roman"/>
                <w:highlight w:val="yellow"/>
              </w:rPr>
            </w:rPrChange>
          </w:rPr>
          <w:t xml:space="preserve">, покрытые пленочной оболочкой. </w:t>
        </w:r>
      </w:ins>
    </w:p>
    <w:p w14:paraId="2A8A31CC" w14:textId="7178BFEC" w:rsidR="00B209C6" w:rsidRPr="006E6534" w:rsidRDefault="00393BEC">
      <w:pPr>
        <w:pStyle w:val="3"/>
        <w:numPr>
          <w:ilvl w:val="0"/>
          <w:numId w:val="0"/>
        </w:numPr>
        <w:spacing w:line="240" w:lineRule="auto"/>
        <w:rPr>
          <w:rFonts w:cs="Times New Roman"/>
          <w:sz w:val="24"/>
          <w:highlight w:val="yellow"/>
          <w:rPrChange w:id="3313" w:author="N F" w:date="2023-12-05T03:08:00Z">
            <w:rPr>
              <w:highlight w:val="yellow"/>
            </w:rPr>
          </w:rPrChange>
        </w:rPr>
        <w:pPrChange w:id="3314" w:author="Barshadskaya, Yuliya" w:date="2024-01-12T23:29:00Z">
          <w:pPr>
            <w:pStyle w:val="3"/>
          </w:pPr>
        </w:pPrChange>
      </w:pPr>
      <w:bookmarkStart w:id="3315" w:name="_Toc115669364"/>
      <w:bookmarkStart w:id="3316" w:name="_Toc115732998"/>
      <w:bookmarkEnd w:id="3315"/>
      <w:ins w:id="3317" w:author="Barshadskaya, Yuliya" w:date="2024-01-12T23:29:00Z">
        <w:r>
          <w:rPr>
            <w:rFonts w:cs="Times New Roman"/>
            <w:sz w:val="24"/>
            <w:highlight w:val="yellow"/>
          </w:rPr>
          <w:t xml:space="preserve">2.2.2. </w:t>
        </w:r>
      </w:ins>
      <w:r w:rsidR="006D572B" w:rsidRPr="006E6534">
        <w:rPr>
          <w:rFonts w:cs="Times New Roman"/>
          <w:sz w:val="24"/>
          <w:highlight w:val="yellow"/>
          <w:rPrChange w:id="3318" w:author="N F" w:date="2023-12-05T03:08:00Z">
            <w:rPr>
              <w:highlight w:val="yellow"/>
            </w:rPr>
          </w:rPrChange>
        </w:rPr>
        <w:t>Описание лекарственной формы</w:t>
      </w:r>
      <w:bookmarkEnd w:id="3316"/>
    </w:p>
    <w:p w14:paraId="06CE3C6D" w14:textId="6142493B" w:rsidR="00866A4E" w:rsidRPr="006E6534" w:rsidDel="00393BEC" w:rsidRDefault="00866A4E" w:rsidP="00415551">
      <w:pPr>
        <w:spacing w:after="0" w:line="240" w:lineRule="auto"/>
        <w:contextualSpacing/>
        <w:rPr>
          <w:ins w:id="3319" w:author="N F" w:date="2023-08-03T18:28:00Z"/>
          <w:del w:id="3320" w:author="Barshadskaya, Yuliya" w:date="2024-01-12T23:30:00Z"/>
          <w:rFonts w:cs="Times New Roman"/>
          <w:color w:val="000000" w:themeColor="text1"/>
          <w:rPrChange w:id="3321" w:author="N F" w:date="2023-12-05T03:08:00Z">
            <w:rPr>
              <w:ins w:id="3322" w:author="N F" w:date="2023-08-03T18:28:00Z"/>
              <w:del w:id="3323" w:author="Barshadskaya, Yuliya" w:date="2024-01-12T23:30:00Z"/>
              <w:rFonts w:cs="Times New Roman"/>
            </w:rPr>
          </w:rPrChange>
        </w:rPr>
      </w:pPr>
      <w:ins w:id="3324" w:author="N F" w:date="2023-08-03T18:28:00Z">
        <w:r w:rsidRPr="006E6534">
          <w:rPr>
            <w:rFonts w:cs="Times New Roman"/>
            <w:color w:val="000000" w:themeColor="text1"/>
            <w:rPrChange w:id="3325" w:author="N F" w:date="2023-12-05T03:08:00Z">
              <w:rPr>
                <w:rFonts w:cs="Times New Roman"/>
              </w:rPr>
            </w:rPrChange>
          </w:rPr>
          <w:t xml:space="preserve">Лекарственный препарат </w:t>
        </w:r>
      </w:ins>
      <w:ins w:id="3326" w:author="Barshadskaya, Yuliya" w:date="2024-01-12T23:30:00Z">
        <w:r w:rsidR="00393BEC" w:rsidRPr="00393BEC">
          <w:rPr>
            <w:rFonts w:cs="Times New Roman"/>
            <w:color w:val="000000" w:themeColor="text1"/>
            <w:lang w:val="en-US" w:eastAsia="ru-RU"/>
          </w:rPr>
          <w:t>P</w:t>
        </w:r>
      </w:ins>
      <w:ins w:id="3327" w:author="N F" w:date="2023-08-03T18:28:00Z">
        <w:del w:id="3328" w:author="Barshadskaya, Yuliya" w:date="2024-01-12T23:30:00Z">
          <w:r w:rsidRPr="006E6534" w:rsidDel="00393BEC">
            <w:rPr>
              <w:rFonts w:cs="Times New Roman"/>
              <w:color w:val="000000" w:themeColor="text1"/>
              <w:lang w:val="en-US" w:eastAsia="ru-RU"/>
              <w:rPrChange w:id="3329" w:author="N F" w:date="2023-12-05T03:08:00Z">
                <w:rPr>
                  <w:rFonts w:cs="Times New Roman"/>
                  <w:lang w:val="en-US" w:eastAsia="ru-RU"/>
                </w:rPr>
              </w:rPrChange>
            </w:rPr>
            <w:delText>D</w:delText>
          </w:r>
        </w:del>
        <w:r w:rsidRPr="006E6534">
          <w:rPr>
            <w:rFonts w:cs="Times New Roman"/>
            <w:color w:val="000000" w:themeColor="text1"/>
            <w:lang w:eastAsia="ru-RU"/>
            <w:rPrChange w:id="3330" w:author="N F" w:date="2023-12-05T03:08:00Z">
              <w:rPr>
                <w:rFonts w:cs="Times New Roman"/>
                <w:lang w:eastAsia="ru-RU"/>
              </w:rPr>
            </w:rPrChange>
          </w:rPr>
          <w:t>T-</w:t>
        </w:r>
        <w:r w:rsidRPr="006E6534">
          <w:rPr>
            <w:rFonts w:cs="Times New Roman"/>
            <w:color w:val="000000" w:themeColor="text1"/>
            <w:lang w:val="en-US" w:eastAsia="ru-RU"/>
            <w:rPrChange w:id="3331" w:author="N F" w:date="2023-12-05T03:08:00Z">
              <w:rPr>
                <w:rFonts w:cs="Times New Roman"/>
                <w:lang w:val="en-US" w:eastAsia="ru-RU"/>
              </w:rPr>
            </w:rPrChange>
          </w:rPr>
          <w:t>OSM</w:t>
        </w:r>
        <w:r w:rsidRPr="006E6534">
          <w:rPr>
            <w:rFonts w:cs="Times New Roman"/>
            <w:color w:val="000000" w:themeColor="text1"/>
            <w:rPrChange w:id="3332" w:author="N F" w:date="2023-12-05T03:08:00Z">
              <w:rPr>
                <w:rFonts w:cs="Times New Roman"/>
              </w:rPr>
            </w:rPrChange>
          </w:rPr>
          <w:t xml:space="preserve"> планируется выпускать в дозировках - 40 мг, 80 мг. </w:t>
        </w:r>
      </w:ins>
    </w:p>
    <w:p w14:paraId="47A05D3E" w14:textId="77777777" w:rsidR="00F55BA2" w:rsidRPr="00393BEC" w:rsidRDefault="00F55BA2">
      <w:pPr>
        <w:spacing w:after="0" w:line="240" w:lineRule="auto"/>
        <w:contextualSpacing/>
        <w:rPr>
          <w:highlight w:val="yellow"/>
        </w:rPr>
        <w:pPrChange w:id="3333" w:author="Barshadskaya, Yuliya" w:date="2024-01-12T23:30:00Z">
          <w:pPr>
            <w:pStyle w:val="SDText"/>
          </w:pPr>
        </w:pPrChange>
      </w:pPr>
    </w:p>
    <w:p w14:paraId="270F3B40" w14:textId="54BDFDBE" w:rsidR="006D572B" w:rsidRPr="006E6534" w:rsidRDefault="00393BEC">
      <w:pPr>
        <w:pStyle w:val="3"/>
        <w:numPr>
          <w:ilvl w:val="0"/>
          <w:numId w:val="0"/>
        </w:numPr>
        <w:spacing w:line="240" w:lineRule="auto"/>
        <w:rPr>
          <w:rFonts w:cs="Times New Roman"/>
          <w:sz w:val="24"/>
          <w:highlight w:val="yellow"/>
          <w:rPrChange w:id="3334" w:author="N F" w:date="2023-12-05T03:08:00Z">
            <w:rPr>
              <w:highlight w:val="yellow"/>
            </w:rPr>
          </w:rPrChange>
        </w:rPr>
        <w:pPrChange w:id="3335" w:author="Barshadskaya, Yuliya" w:date="2024-01-12T23:30:00Z">
          <w:pPr>
            <w:pStyle w:val="3"/>
          </w:pPr>
        </w:pPrChange>
      </w:pPr>
      <w:bookmarkStart w:id="3336" w:name="_Toc115732999"/>
      <w:ins w:id="3337" w:author="Barshadskaya, Yuliya" w:date="2024-01-12T23:30:00Z">
        <w:r>
          <w:rPr>
            <w:rFonts w:cs="Times New Roman"/>
            <w:sz w:val="24"/>
            <w:highlight w:val="yellow"/>
          </w:rPr>
          <w:t xml:space="preserve">2.2.3. </w:t>
        </w:r>
      </w:ins>
      <w:r w:rsidR="00825771" w:rsidRPr="006E6534">
        <w:rPr>
          <w:rFonts w:cs="Times New Roman"/>
          <w:sz w:val="24"/>
          <w:highlight w:val="yellow"/>
          <w:rPrChange w:id="3338" w:author="N F" w:date="2023-12-05T03:08:00Z">
            <w:rPr>
              <w:highlight w:val="yellow"/>
            </w:rPr>
          </w:rPrChange>
        </w:rPr>
        <w:t>Состав лекарственной формы</w:t>
      </w:r>
      <w:bookmarkEnd w:id="3336"/>
    </w:p>
    <w:p w14:paraId="2DF1BA6C" w14:textId="2A9B407B" w:rsidR="00DE2776" w:rsidRPr="006E6534" w:rsidRDefault="00DE2776">
      <w:pPr>
        <w:spacing w:after="0" w:line="240" w:lineRule="auto"/>
        <w:ind w:firstLine="0"/>
        <w:rPr>
          <w:ins w:id="3339" w:author="N F" w:date="2023-08-03T18:30:00Z"/>
          <w:rFonts w:cs="Times New Roman"/>
          <w:color w:val="000000" w:themeColor="text1"/>
        </w:rPr>
        <w:pPrChange w:id="3340" w:author="N F" w:date="2023-08-06T15:38:00Z">
          <w:pPr>
            <w:spacing w:after="0" w:line="240" w:lineRule="auto"/>
          </w:pPr>
        </w:pPrChange>
      </w:pPr>
      <w:ins w:id="3341" w:author="N F" w:date="2023-08-03T18:30:00Z">
        <w:r w:rsidRPr="006E6534">
          <w:rPr>
            <w:rFonts w:cs="Times New Roman"/>
            <w:b/>
            <w:color w:val="000000" w:themeColor="text1"/>
            <w:rPrChange w:id="3342" w:author="N F" w:date="2023-12-05T03:08:00Z">
              <w:rPr>
                <w:rFonts w:cs="Times New Roman"/>
                <w:b/>
              </w:rPr>
            </w:rPrChange>
          </w:rPr>
          <w:t>Таблица 2-1.</w:t>
        </w:r>
        <w:r w:rsidRPr="006E6534">
          <w:rPr>
            <w:rFonts w:cs="Times New Roman"/>
            <w:color w:val="000000" w:themeColor="text1"/>
            <w:rPrChange w:id="3343" w:author="N F" w:date="2023-12-05T03:08:00Z">
              <w:rPr>
                <w:rFonts w:cs="Times New Roman"/>
              </w:rPr>
            </w:rPrChange>
          </w:rPr>
          <w:t xml:space="preserve"> Состав готовой лекарственной формы препарата </w:t>
        </w:r>
      </w:ins>
      <w:ins w:id="3344" w:author="Barshadskaya, Yuliya" w:date="2024-01-12T23:30:00Z">
        <w:r w:rsidR="00393BEC" w:rsidRPr="00393BEC">
          <w:rPr>
            <w:rFonts w:cs="Times New Roman"/>
            <w:color w:val="000000" w:themeColor="text1"/>
          </w:rPr>
          <w:t>P</w:t>
        </w:r>
      </w:ins>
      <w:ins w:id="3345" w:author="N F" w:date="2023-08-03T18:30:00Z">
        <w:del w:id="3346" w:author="Barshadskaya, Yuliya" w:date="2024-01-12T23:30:00Z">
          <w:r w:rsidRPr="006E6534" w:rsidDel="00393BEC">
            <w:rPr>
              <w:rFonts w:cs="Times New Roman"/>
              <w:color w:val="000000" w:themeColor="text1"/>
            </w:rPr>
            <w:delText>D</w:delText>
          </w:r>
        </w:del>
        <w:r w:rsidRPr="006E6534">
          <w:rPr>
            <w:rFonts w:cs="Times New Roman"/>
            <w:color w:val="000000" w:themeColor="text1"/>
          </w:rPr>
          <w:t>T-</w:t>
        </w:r>
        <w:r w:rsidRPr="006E6534">
          <w:rPr>
            <w:rFonts w:cs="Times New Roman"/>
            <w:color w:val="000000" w:themeColor="text1"/>
            <w:lang w:eastAsia="ru-RU"/>
            <w:rPrChange w:id="3347" w:author="N F" w:date="2023-12-05T03:08:00Z">
              <w:rPr>
                <w:rFonts w:cs="Times New Roman"/>
                <w:lang w:eastAsia="ru-RU"/>
              </w:rPr>
            </w:rPrChange>
          </w:rPr>
          <w:t xml:space="preserve"> </w:t>
        </w:r>
        <w:r w:rsidRPr="006E6534">
          <w:rPr>
            <w:rFonts w:cs="Times New Roman"/>
            <w:color w:val="000000" w:themeColor="text1"/>
            <w:lang w:val="en-US" w:eastAsia="ru-RU"/>
            <w:rPrChange w:id="3348" w:author="N F" w:date="2023-12-05T03:08:00Z">
              <w:rPr>
                <w:rFonts w:cs="Times New Roman"/>
                <w:lang w:val="en-US" w:eastAsia="ru-RU"/>
              </w:rPr>
            </w:rPrChange>
          </w:rPr>
          <w:t>OSM</w:t>
        </w:r>
        <w:r w:rsidRPr="006E6534">
          <w:rPr>
            <w:rFonts w:cs="Times New Roman"/>
            <w:color w:val="000000" w:themeColor="text1"/>
          </w:rPr>
          <w:t xml:space="preserve">, </w:t>
        </w:r>
      </w:ins>
      <w:ins w:id="3349" w:author="N F" w:date="2023-08-08T22:35:00Z">
        <w:r w:rsidR="005B3FC9" w:rsidRPr="006E6534">
          <w:rPr>
            <w:rFonts w:cs="Times New Roman"/>
            <w:color w:val="000000" w:themeColor="text1"/>
            <w:rPrChange w:id="3350" w:author="N F" w:date="2023-12-05T03:08:00Z">
              <w:rPr>
                <w:rFonts w:cs="Times New Roman"/>
              </w:rPr>
            </w:rPrChange>
          </w:rPr>
          <w:t>таблетки, покрытые пленочной оболочкой,</w:t>
        </w:r>
      </w:ins>
      <w:ins w:id="3351" w:author="N F" w:date="2023-08-03T18:30:00Z">
        <w:r w:rsidRPr="006E6534">
          <w:rPr>
            <w:rFonts w:cs="Times New Roman"/>
            <w:color w:val="000000" w:themeColor="text1"/>
          </w:rPr>
          <w:t xml:space="preserve"> </w:t>
        </w:r>
        <w:r w:rsidRPr="006E6534">
          <w:rPr>
            <w:rFonts w:cs="Times New Roman"/>
            <w:color w:val="000000" w:themeColor="text1"/>
            <w:rPrChange w:id="3352" w:author="N F" w:date="2023-12-05T03:08:00Z">
              <w:rPr>
                <w:color w:val="000000" w:themeColor="text1"/>
                <w:lang w:val="en-US"/>
              </w:rPr>
            </w:rPrChange>
          </w:rPr>
          <w:t>4</w:t>
        </w:r>
        <w:r w:rsidRPr="006E6534">
          <w:rPr>
            <w:rFonts w:cs="Times New Roman"/>
            <w:color w:val="000000" w:themeColor="text1"/>
          </w:rPr>
          <w:t>0 мг.</w:t>
        </w:r>
      </w:ins>
    </w:p>
    <w:tbl>
      <w:tblPr>
        <w:tblStyle w:val="a4"/>
        <w:tblW w:w="9356" w:type="dxa"/>
        <w:tblInd w:w="-5" w:type="dxa"/>
        <w:tblLayout w:type="fixed"/>
        <w:tblLook w:val="01E0" w:firstRow="1" w:lastRow="1" w:firstColumn="1" w:lastColumn="1" w:noHBand="0" w:noVBand="0"/>
      </w:tblPr>
      <w:tblGrid>
        <w:gridCol w:w="6663"/>
        <w:gridCol w:w="2693"/>
      </w:tblGrid>
      <w:tr w:rsidR="006E6534" w:rsidRPr="006E6534" w14:paraId="4C740730" w14:textId="77777777" w:rsidTr="00787A04">
        <w:trPr>
          <w:trHeight w:val="20"/>
          <w:tblHeader/>
          <w:ins w:id="3353" w:author="N F" w:date="2023-08-03T18:30:00Z"/>
        </w:trPr>
        <w:tc>
          <w:tcPr>
            <w:tcW w:w="6663" w:type="dxa"/>
            <w:shd w:val="clear" w:color="auto" w:fill="D9D9D9" w:themeFill="background1" w:themeFillShade="D9"/>
          </w:tcPr>
          <w:p w14:paraId="3596A5CB" w14:textId="77777777" w:rsidR="00DE2776" w:rsidRPr="006E6534" w:rsidRDefault="00DE2776">
            <w:pPr>
              <w:spacing w:line="240" w:lineRule="auto"/>
              <w:jc w:val="center"/>
              <w:rPr>
                <w:ins w:id="3354" w:author="N F" w:date="2023-08-03T18:30:00Z"/>
                <w:rFonts w:eastAsia="Calibri" w:cs="Times New Roman"/>
                <w:b/>
                <w:color w:val="000000" w:themeColor="text1"/>
                <w:rPrChange w:id="3355" w:author="N F" w:date="2023-12-05T03:08:00Z">
                  <w:rPr>
                    <w:ins w:id="3356" w:author="N F" w:date="2023-08-03T18:30:00Z"/>
                    <w:rFonts w:eastAsia="Calibri" w:cs="Times New Roman"/>
                    <w:b/>
                  </w:rPr>
                </w:rPrChange>
              </w:rPr>
              <w:pPrChange w:id="3357" w:author="N F" w:date="2023-08-06T15:38:00Z">
                <w:pPr>
                  <w:jc w:val="center"/>
                </w:pPr>
              </w:pPrChange>
            </w:pPr>
            <w:ins w:id="3358" w:author="N F" w:date="2023-08-03T18:30:00Z">
              <w:r w:rsidRPr="006E6534">
                <w:rPr>
                  <w:rFonts w:eastAsia="Calibri" w:cs="Times New Roman"/>
                  <w:b/>
                  <w:color w:val="000000" w:themeColor="text1"/>
                  <w:rPrChange w:id="3359" w:author="N F" w:date="2023-12-05T03:08:00Z">
                    <w:rPr>
                      <w:rFonts w:eastAsia="Calibri" w:cs="Times New Roman"/>
                      <w:b/>
                    </w:rPr>
                  </w:rPrChange>
                </w:rPr>
                <w:t>Для дозировки:</w:t>
              </w:r>
            </w:ins>
          </w:p>
        </w:tc>
        <w:tc>
          <w:tcPr>
            <w:tcW w:w="2693" w:type="dxa"/>
            <w:shd w:val="clear" w:color="auto" w:fill="D9D9D9" w:themeFill="background1" w:themeFillShade="D9"/>
          </w:tcPr>
          <w:p w14:paraId="6F63384E" w14:textId="03C6765C" w:rsidR="00DE2776" w:rsidRPr="006E6534" w:rsidRDefault="00DE2776">
            <w:pPr>
              <w:spacing w:line="240" w:lineRule="auto"/>
              <w:jc w:val="center"/>
              <w:rPr>
                <w:ins w:id="3360" w:author="N F" w:date="2023-08-03T18:30:00Z"/>
                <w:rFonts w:eastAsia="Calibri" w:cs="Times New Roman"/>
                <w:b/>
                <w:color w:val="000000" w:themeColor="text1"/>
                <w:rPrChange w:id="3361" w:author="N F" w:date="2023-12-05T03:08:00Z">
                  <w:rPr>
                    <w:ins w:id="3362" w:author="N F" w:date="2023-08-03T18:30:00Z"/>
                    <w:rFonts w:eastAsia="Calibri" w:cs="Times New Roman"/>
                    <w:b/>
                  </w:rPr>
                </w:rPrChange>
              </w:rPr>
              <w:pPrChange w:id="3363" w:author="N F" w:date="2023-08-06T15:38:00Z">
                <w:pPr>
                  <w:jc w:val="center"/>
                </w:pPr>
              </w:pPrChange>
            </w:pPr>
            <w:ins w:id="3364" w:author="N F" w:date="2023-08-03T18:30:00Z">
              <w:r w:rsidRPr="006E6534">
                <w:rPr>
                  <w:rFonts w:eastAsia="Calibri" w:cs="Times New Roman"/>
                  <w:b/>
                  <w:color w:val="000000" w:themeColor="text1"/>
                  <w:lang w:val="en-US"/>
                  <w:rPrChange w:id="3365" w:author="N F" w:date="2023-12-05T03:08:00Z">
                    <w:rPr>
                      <w:rFonts w:eastAsia="Calibri" w:cs="Times New Roman"/>
                      <w:b/>
                      <w:lang w:val="en-US"/>
                    </w:rPr>
                  </w:rPrChange>
                </w:rPr>
                <w:t>4</w:t>
              </w:r>
              <w:r w:rsidRPr="006E6534">
                <w:rPr>
                  <w:rFonts w:eastAsia="Calibri" w:cs="Times New Roman"/>
                  <w:b/>
                  <w:color w:val="000000" w:themeColor="text1"/>
                  <w:rPrChange w:id="3366" w:author="N F" w:date="2023-12-05T03:08:00Z">
                    <w:rPr>
                      <w:rFonts w:eastAsia="Calibri" w:cs="Times New Roman"/>
                      <w:b/>
                    </w:rPr>
                  </w:rPrChange>
                </w:rPr>
                <w:t>0 мг</w:t>
              </w:r>
            </w:ins>
          </w:p>
        </w:tc>
      </w:tr>
      <w:tr w:rsidR="006E6534" w:rsidRPr="006E6534" w14:paraId="2FC3FC8A" w14:textId="77777777" w:rsidTr="00787A04">
        <w:trPr>
          <w:trHeight w:val="20"/>
          <w:ins w:id="3367" w:author="N F" w:date="2023-08-03T18:30:00Z"/>
        </w:trPr>
        <w:tc>
          <w:tcPr>
            <w:tcW w:w="6663" w:type="dxa"/>
          </w:tcPr>
          <w:p w14:paraId="1A44AA36" w14:textId="77777777" w:rsidR="00DE2776" w:rsidRPr="006E6534" w:rsidRDefault="00DE2776">
            <w:pPr>
              <w:spacing w:line="240" w:lineRule="auto"/>
              <w:rPr>
                <w:ins w:id="3368" w:author="N F" w:date="2023-08-03T18:30:00Z"/>
                <w:rFonts w:eastAsia="Calibri" w:cs="Times New Roman"/>
                <w:i/>
                <w:color w:val="000000" w:themeColor="text1"/>
                <w:rPrChange w:id="3369" w:author="N F" w:date="2023-12-05T03:08:00Z">
                  <w:rPr>
                    <w:ins w:id="3370" w:author="N F" w:date="2023-08-03T18:30:00Z"/>
                    <w:rFonts w:eastAsia="Calibri" w:cs="Times New Roman"/>
                    <w:i/>
                  </w:rPr>
                </w:rPrChange>
              </w:rPr>
              <w:pPrChange w:id="3371" w:author="N F" w:date="2023-08-06T15:38:00Z">
                <w:pPr/>
              </w:pPrChange>
            </w:pPr>
            <w:ins w:id="3372" w:author="N F" w:date="2023-08-03T18:30:00Z">
              <w:r w:rsidRPr="006E6534">
                <w:rPr>
                  <w:rFonts w:eastAsia="Calibri" w:cs="Times New Roman"/>
                  <w:i/>
                  <w:color w:val="000000" w:themeColor="text1"/>
                  <w:rPrChange w:id="3373" w:author="N F" w:date="2023-12-05T03:08:00Z">
                    <w:rPr>
                      <w:rFonts w:eastAsia="Calibri" w:cs="Times New Roman"/>
                      <w:i/>
                    </w:rPr>
                  </w:rPrChange>
                </w:rPr>
                <w:t>Действующее вещество:</w:t>
              </w:r>
            </w:ins>
          </w:p>
        </w:tc>
        <w:tc>
          <w:tcPr>
            <w:tcW w:w="2693" w:type="dxa"/>
          </w:tcPr>
          <w:p w14:paraId="57429110" w14:textId="77777777" w:rsidR="00DE2776" w:rsidRPr="006E6534" w:rsidRDefault="00DE2776">
            <w:pPr>
              <w:spacing w:line="240" w:lineRule="auto"/>
              <w:rPr>
                <w:ins w:id="3374" w:author="N F" w:date="2023-08-03T18:30:00Z"/>
                <w:rFonts w:eastAsia="Calibri" w:cs="Times New Roman"/>
                <w:i/>
                <w:color w:val="000000" w:themeColor="text1"/>
                <w:rPrChange w:id="3375" w:author="N F" w:date="2023-12-05T03:08:00Z">
                  <w:rPr>
                    <w:ins w:id="3376" w:author="N F" w:date="2023-08-03T18:30:00Z"/>
                    <w:rFonts w:eastAsia="Calibri" w:cs="Times New Roman"/>
                    <w:i/>
                  </w:rPr>
                </w:rPrChange>
              </w:rPr>
              <w:pPrChange w:id="3377" w:author="N F" w:date="2023-08-06T15:38:00Z">
                <w:pPr/>
              </w:pPrChange>
            </w:pPr>
          </w:p>
        </w:tc>
      </w:tr>
      <w:tr w:rsidR="006E6534" w:rsidRPr="006E6534" w14:paraId="72BABDD8" w14:textId="77777777" w:rsidTr="00787A04">
        <w:trPr>
          <w:trHeight w:val="20"/>
          <w:ins w:id="3378" w:author="N F" w:date="2023-08-03T18:30:00Z"/>
        </w:trPr>
        <w:tc>
          <w:tcPr>
            <w:tcW w:w="6663" w:type="dxa"/>
          </w:tcPr>
          <w:p w14:paraId="0CBBF8ED" w14:textId="0B485699" w:rsidR="00DE2776" w:rsidRPr="006E6534" w:rsidRDefault="00DE2776">
            <w:pPr>
              <w:spacing w:line="240" w:lineRule="auto"/>
              <w:ind w:left="708"/>
              <w:rPr>
                <w:ins w:id="3379" w:author="N F" w:date="2023-08-03T18:30:00Z"/>
                <w:rFonts w:eastAsia="Calibri" w:cs="Times New Roman"/>
                <w:color w:val="000000" w:themeColor="text1"/>
                <w:rPrChange w:id="3380" w:author="N F" w:date="2023-12-05T03:08:00Z">
                  <w:rPr>
                    <w:ins w:id="3381" w:author="N F" w:date="2023-08-03T18:30:00Z"/>
                    <w:rFonts w:eastAsia="Calibri" w:cs="Times New Roman"/>
                  </w:rPr>
                </w:rPrChange>
              </w:rPr>
              <w:pPrChange w:id="3382" w:author="N F" w:date="2023-08-06T15:38:00Z">
                <w:pPr>
                  <w:ind w:left="708"/>
                </w:pPr>
              </w:pPrChange>
            </w:pPr>
            <w:ins w:id="3383" w:author="N F" w:date="2023-08-03T18:31:00Z">
              <w:r w:rsidRPr="006E6534">
                <w:rPr>
                  <w:rFonts w:eastAsia="Calibri" w:cs="Times New Roman"/>
                  <w:color w:val="000000" w:themeColor="text1"/>
                  <w:rPrChange w:id="3384" w:author="N F" w:date="2023-12-05T03:08:00Z">
                    <w:rPr>
                      <w:rFonts w:eastAsia="Calibri" w:cs="Times New Roman"/>
                    </w:rPr>
                  </w:rPrChange>
                </w:rPr>
                <w:t>Осимертиниб</w:t>
              </w:r>
            </w:ins>
          </w:p>
        </w:tc>
        <w:tc>
          <w:tcPr>
            <w:tcW w:w="2693" w:type="dxa"/>
          </w:tcPr>
          <w:p w14:paraId="224957D1" w14:textId="148EC208" w:rsidR="00DE2776" w:rsidRPr="006E6534" w:rsidRDefault="00DE2776">
            <w:pPr>
              <w:spacing w:line="240" w:lineRule="auto"/>
              <w:jc w:val="center"/>
              <w:rPr>
                <w:ins w:id="3385" w:author="N F" w:date="2023-08-03T18:30:00Z"/>
                <w:rFonts w:eastAsia="Calibri" w:cs="Times New Roman"/>
                <w:color w:val="000000" w:themeColor="text1"/>
                <w:rPrChange w:id="3386" w:author="N F" w:date="2023-12-05T03:08:00Z">
                  <w:rPr>
                    <w:ins w:id="3387" w:author="N F" w:date="2023-08-03T18:30:00Z"/>
                    <w:rFonts w:eastAsia="Calibri" w:cs="Times New Roman"/>
                  </w:rPr>
                </w:rPrChange>
              </w:rPr>
              <w:pPrChange w:id="3388" w:author="N F" w:date="2023-08-06T15:38:00Z">
                <w:pPr>
                  <w:jc w:val="center"/>
                </w:pPr>
              </w:pPrChange>
            </w:pPr>
            <w:ins w:id="3389" w:author="N F" w:date="2023-08-03T18:31:00Z">
              <w:r w:rsidRPr="006E6534">
                <w:rPr>
                  <w:rFonts w:eastAsia="Calibri" w:cs="Times New Roman"/>
                  <w:color w:val="000000" w:themeColor="text1"/>
                  <w:rPrChange w:id="3390" w:author="N F" w:date="2023-12-05T03:08:00Z">
                    <w:rPr>
                      <w:rFonts w:eastAsia="Calibri" w:cs="Times New Roman"/>
                    </w:rPr>
                  </w:rPrChange>
                </w:rPr>
                <w:t>4</w:t>
              </w:r>
            </w:ins>
            <w:ins w:id="3391" w:author="N F" w:date="2023-08-03T18:30:00Z">
              <w:r w:rsidRPr="006E6534">
                <w:rPr>
                  <w:rFonts w:eastAsia="Calibri" w:cs="Times New Roman"/>
                  <w:color w:val="000000" w:themeColor="text1"/>
                  <w:rPrChange w:id="3392" w:author="N F" w:date="2023-12-05T03:08:00Z">
                    <w:rPr>
                      <w:rFonts w:eastAsia="Calibri" w:cs="Times New Roman"/>
                    </w:rPr>
                  </w:rPrChange>
                </w:rPr>
                <w:t>0 мг</w:t>
              </w:r>
            </w:ins>
          </w:p>
        </w:tc>
      </w:tr>
      <w:tr w:rsidR="006E6534" w:rsidRPr="006E6534" w14:paraId="7A31D52B" w14:textId="77777777" w:rsidTr="00787A04">
        <w:trPr>
          <w:trHeight w:val="20"/>
          <w:ins w:id="3393" w:author="N F" w:date="2023-08-03T18:30:00Z"/>
        </w:trPr>
        <w:tc>
          <w:tcPr>
            <w:tcW w:w="6663" w:type="dxa"/>
          </w:tcPr>
          <w:p w14:paraId="01120E45" w14:textId="77777777" w:rsidR="00DE2776" w:rsidRPr="006E6534" w:rsidRDefault="00DE2776">
            <w:pPr>
              <w:spacing w:line="240" w:lineRule="auto"/>
              <w:rPr>
                <w:ins w:id="3394" w:author="N F" w:date="2023-08-03T18:30:00Z"/>
                <w:rFonts w:eastAsia="Calibri" w:cs="Times New Roman"/>
                <w:color w:val="000000" w:themeColor="text1"/>
                <w:rPrChange w:id="3395" w:author="N F" w:date="2023-12-05T03:08:00Z">
                  <w:rPr>
                    <w:ins w:id="3396" w:author="N F" w:date="2023-08-03T18:30:00Z"/>
                    <w:rFonts w:eastAsia="Calibri" w:cs="Times New Roman"/>
                  </w:rPr>
                </w:rPrChange>
              </w:rPr>
              <w:pPrChange w:id="3397" w:author="N F" w:date="2023-08-06T15:38:00Z">
                <w:pPr/>
              </w:pPrChange>
            </w:pPr>
            <w:ins w:id="3398" w:author="N F" w:date="2023-08-03T18:30:00Z">
              <w:r w:rsidRPr="006E6534">
                <w:rPr>
                  <w:rFonts w:eastAsia="Calibri" w:cs="Times New Roman"/>
                  <w:i/>
                  <w:color w:val="000000" w:themeColor="text1"/>
                  <w:rPrChange w:id="3399" w:author="N F" w:date="2023-12-05T03:08:00Z">
                    <w:rPr>
                      <w:rFonts w:eastAsia="Calibri" w:cs="Times New Roman"/>
                      <w:i/>
                    </w:rPr>
                  </w:rPrChange>
                </w:rPr>
                <w:t>Вспомогательные вещества:</w:t>
              </w:r>
            </w:ins>
          </w:p>
        </w:tc>
        <w:tc>
          <w:tcPr>
            <w:tcW w:w="2693" w:type="dxa"/>
          </w:tcPr>
          <w:p w14:paraId="2CBA17DA" w14:textId="77777777" w:rsidR="00DE2776" w:rsidRPr="006E6534" w:rsidRDefault="00DE2776">
            <w:pPr>
              <w:spacing w:line="240" w:lineRule="auto"/>
              <w:jc w:val="center"/>
              <w:rPr>
                <w:ins w:id="3400" w:author="N F" w:date="2023-08-03T18:30:00Z"/>
                <w:rFonts w:eastAsia="Calibri" w:cs="Times New Roman"/>
                <w:color w:val="000000" w:themeColor="text1"/>
                <w:rPrChange w:id="3401" w:author="N F" w:date="2023-12-05T03:08:00Z">
                  <w:rPr>
                    <w:ins w:id="3402" w:author="N F" w:date="2023-08-03T18:30:00Z"/>
                    <w:rFonts w:eastAsia="Calibri" w:cs="Times New Roman"/>
                  </w:rPr>
                </w:rPrChange>
              </w:rPr>
              <w:pPrChange w:id="3403" w:author="N F" w:date="2023-08-06T15:38:00Z">
                <w:pPr>
                  <w:jc w:val="center"/>
                </w:pPr>
              </w:pPrChange>
            </w:pPr>
          </w:p>
        </w:tc>
      </w:tr>
      <w:tr w:rsidR="006E6534" w:rsidRPr="006E6534" w14:paraId="049C0467" w14:textId="77777777" w:rsidTr="00787A04">
        <w:trPr>
          <w:trHeight w:val="20"/>
          <w:ins w:id="3404" w:author="N F" w:date="2023-08-03T18:30:00Z"/>
        </w:trPr>
        <w:tc>
          <w:tcPr>
            <w:tcW w:w="6663" w:type="dxa"/>
          </w:tcPr>
          <w:p w14:paraId="64CBC931" w14:textId="54C829FE" w:rsidR="00DE2776" w:rsidRPr="006E6534" w:rsidRDefault="00DE2776">
            <w:pPr>
              <w:spacing w:line="240" w:lineRule="auto"/>
              <w:ind w:firstLine="743"/>
              <w:rPr>
                <w:ins w:id="3405" w:author="N F" w:date="2023-08-03T18:30:00Z"/>
                <w:rFonts w:eastAsia="Calibri" w:cs="Times New Roman"/>
                <w:i/>
                <w:color w:val="000000" w:themeColor="text1"/>
                <w:rPrChange w:id="3406" w:author="N F" w:date="2023-12-05T03:08:00Z">
                  <w:rPr>
                    <w:ins w:id="3407" w:author="N F" w:date="2023-08-03T18:30:00Z"/>
                    <w:rFonts w:eastAsia="Calibri" w:cs="Times New Roman"/>
                    <w:i/>
                  </w:rPr>
                </w:rPrChange>
              </w:rPr>
              <w:pPrChange w:id="3408" w:author="N F" w:date="2023-08-06T15:38:00Z">
                <w:pPr>
                  <w:ind w:firstLine="743"/>
                </w:pPr>
              </w:pPrChange>
            </w:pPr>
          </w:p>
        </w:tc>
        <w:tc>
          <w:tcPr>
            <w:tcW w:w="2693" w:type="dxa"/>
            <w:vAlign w:val="center"/>
          </w:tcPr>
          <w:p w14:paraId="78F25B0D" w14:textId="7FDBB6B9" w:rsidR="00DE2776" w:rsidRPr="006E6534" w:rsidRDefault="00DE2776">
            <w:pPr>
              <w:spacing w:line="240" w:lineRule="auto"/>
              <w:rPr>
                <w:ins w:id="3409" w:author="N F" w:date="2023-08-03T18:30:00Z"/>
                <w:rFonts w:eastAsia="Calibri" w:cs="Times New Roman"/>
                <w:i/>
                <w:color w:val="000000" w:themeColor="text1"/>
                <w:rPrChange w:id="3410" w:author="N F" w:date="2023-12-05T03:08:00Z">
                  <w:rPr>
                    <w:ins w:id="3411" w:author="N F" w:date="2023-08-03T18:30:00Z"/>
                    <w:rFonts w:eastAsia="Calibri" w:cs="Times New Roman"/>
                    <w:i/>
                  </w:rPr>
                </w:rPrChange>
              </w:rPr>
              <w:pPrChange w:id="3412" w:author="N F" w:date="2023-08-06T15:38:00Z">
                <w:pPr/>
              </w:pPrChange>
            </w:pPr>
          </w:p>
        </w:tc>
      </w:tr>
      <w:tr w:rsidR="006E6534" w:rsidRPr="006E6534" w14:paraId="6DE7C411" w14:textId="77777777" w:rsidTr="00787A04">
        <w:trPr>
          <w:trHeight w:val="20"/>
          <w:ins w:id="3413" w:author="N F" w:date="2023-08-03T18:30:00Z"/>
        </w:trPr>
        <w:tc>
          <w:tcPr>
            <w:tcW w:w="6663" w:type="dxa"/>
          </w:tcPr>
          <w:p w14:paraId="70618E80" w14:textId="0F4E9369" w:rsidR="00DE2776" w:rsidRPr="006E6534" w:rsidRDefault="00DE2776">
            <w:pPr>
              <w:spacing w:line="240" w:lineRule="auto"/>
              <w:ind w:left="738"/>
              <w:rPr>
                <w:ins w:id="3414" w:author="N F" w:date="2023-08-03T18:30:00Z"/>
                <w:rFonts w:eastAsia="Calibri" w:cs="Times New Roman"/>
                <w:color w:val="000000" w:themeColor="text1"/>
                <w:rPrChange w:id="3415" w:author="N F" w:date="2023-12-05T03:08:00Z">
                  <w:rPr>
                    <w:ins w:id="3416" w:author="N F" w:date="2023-08-03T18:30:00Z"/>
                    <w:rFonts w:eastAsia="Calibri" w:cs="Times New Roman"/>
                  </w:rPr>
                </w:rPrChange>
              </w:rPr>
              <w:pPrChange w:id="3417" w:author="N F" w:date="2023-08-06T15:38:00Z">
                <w:pPr>
                  <w:ind w:left="738"/>
                </w:pPr>
              </w:pPrChange>
            </w:pPr>
          </w:p>
        </w:tc>
        <w:tc>
          <w:tcPr>
            <w:tcW w:w="2693" w:type="dxa"/>
            <w:vAlign w:val="center"/>
          </w:tcPr>
          <w:p w14:paraId="69A4AF58" w14:textId="4C4C4C64" w:rsidR="00DE2776" w:rsidRPr="006E6534" w:rsidRDefault="00DE2776">
            <w:pPr>
              <w:spacing w:line="240" w:lineRule="auto"/>
              <w:jc w:val="center"/>
              <w:rPr>
                <w:ins w:id="3418" w:author="N F" w:date="2023-08-03T18:30:00Z"/>
                <w:rFonts w:eastAsia="Calibri" w:cs="Times New Roman"/>
                <w:color w:val="000000" w:themeColor="text1"/>
                <w:rPrChange w:id="3419" w:author="N F" w:date="2023-12-05T03:08:00Z">
                  <w:rPr>
                    <w:ins w:id="3420" w:author="N F" w:date="2023-08-03T18:30:00Z"/>
                    <w:rFonts w:eastAsia="Calibri" w:cs="Times New Roman"/>
                  </w:rPr>
                </w:rPrChange>
              </w:rPr>
              <w:pPrChange w:id="3421" w:author="N F" w:date="2023-08-06T15:38:00Z">
                <w:pPr>
                  <w:jc w:val="center"/>
                </w:pPr>
              </w:pPrChange>
            </w:pPr>
          </w:p>
        </w:tc>
      </w:tr>
      <w:tr w:rsidR="006E6534" w:rsidRPr="006E6534" w14:paraId="210BEDB6" w14:textId="77777777" w:rsidTr="00787A04">
        <w:trPr>
          <w:trHeight w:val="20"/>
          <w:ins w:id="3422" w:author="N F" w:date="2023-08-03T18:30:00Z"/>
        </w:trPr>
        <w:tc>
          <w:tcPr>
            <w:tcW w:w="6663" w:type="dxa"/>
          </w:tcPr>
          <w:p w14:paraId="6F59BF1A" w14:textId="39FB529E" w:rsidR="00DE2776" w:rsidRPr="006E6534" w:rsidRDefault="00DE2776">
            <w:pPr>
              <w:spacing w:line="240" w:lineRule="auto"/>
              <w:ind w:left="738"/>
              <w:rPr>
                <w:ins w:id="3423" w:author="N F" w:date="2023-08-03T18:30:00Z"/>
                <w:rFonts w:eastAsia="Calibri" w:cs="Times New Roman"/>
                <w:color w:val="000000" w:themeColor="text1"/>
                <w:rPrChange w:id="3424" w:author="N F" w:date="2023-12-05T03:08:00Z">
                  <w:rPr>
                    <w:ins w:id="3425" w:author="N F" w:date="2023-08-03T18:30:00Z"/>
                    <w:rFonts w:eastAsia="Calibri" w:cs="Times New Roman"/>
                  </w:rPr>
                </w:rPrChange>
              </w:rPr>
              <w:pPrChange w:id="3426" w:author="N F" w:date="2023-08-06T15:38:00Z">
                <w:pPr>
                  <w:ind w:left="738"/>
                </w:pPr>
              </w:pPrChange>
            </w:pPr>
          </w:p>
        </w:tc>
        <w:tc>
          <w:tcPr>
            <w:tcW w:w="2693" w:type="dxa"/>
            <w:vAlign w:val="center"/>
          </w:tcPr>
          <w:p w14:paraId="61053D42" w14:textId="301ED4FC" w:rsidR="00DE2776" w:rsidRPr="006E6534" w:rsidRDefault="00DE2776">
            <w:pPr>
              <w:spacing w:line="240" w:lineRule="auto"/>
              <w:jc w:val="center"/>
              <w:rPr>
                <w:ins w:id="3427" w:author="N F" w:date="2023-08-03T18:30:00Z"/>
                <w:rFonts w:eastAsia="Calibri" w:cs="Times New Roman"/>
                <w:color w:val="000000" w:themeColor="text1"/>
                <w:rPrChange w:id="3428" w:author="N F" w:date="2023-12-05T03:08:00Z">
                  <w:rPr>
                    <w:ins w:id="3429" w:author="N F" w:date="2023-08-03T18:30:00Z"/>
                    <w:rFonts w:eastAsia="Calibri" w:cs="Times New Roman"/>
                  </w:rPr>
                </w:rPrChange>
              </w:rPr>
              <w:pPrChange w:id="3430" w:author="N F" w:date="2023-08-06T15:38:00Z">
                <w:pPr>
                  <w:jc w:val="center"/>
                </w:pPr>
              </w:pPrChange>
            </w:pPr>
          </w:p>
        </w:tc>
      </w:tr>
      <w:tr w:rsidR="006E6534" w:rsidRPr="006E6534" w14:paraId="016BD857" w14:textId="77777777" w:rsidTr="00787A04">
        <w:trPr>
          <w:trHeight w:val="20"/>
          <w:ins w:id="3431" w:author="N F" w:date="2023-08-03T18:30:00Z"/>
        </w:trPr>
        <w:tc>
          <w:tcPr>
            <w:tcW w:w="6663" w:type="dxa"/>
          </w:tcPr>
          <w:p w14:paraId="61AB25B3" w14:textId="5D802F2C" w:rsidR="00DE2776" w:rsidRPr="006E6534" w:rsidRDefault="00DE2776">
            <w:pPr>
              <w:spacing w:line="240" w:lineRule="auto"/>
              <w:ind w:left="738"/>
              <w:rPr>
                <w:ins w:id="3432" w:author="N F" w:date="2023-08-03T18:30:00Z"/>
                <w:rFonts w:eastAsia="Calibri" w:cs="Times New Roman"/>
                <w:color w:val="000000" w:themeColor="text1"/>
                <w:rPrChange w:id="3433" w:author="N F" w:date="2023-12-05T03:08:00Z">
                  <w:rPr>
                    <w:ins w:id="3434" w:author="N F" w:date="2023-08-03T18:30:00Z"/>
                    <w:rFonts w:eastAsia="Calibri" w:cs="Times New Roman"/>
                  </w:rPr>
                </w:rPrChange>
              </w:rPr>
              <w:pPrChange w:id="3435" w:author="N F" w:date="2023-08-06T15:38:00Z">
                <w:pPr>
                  <w:ind w:left="738"/>
                </w:pPr>
              </w:pPrChange>
            </w:pPr>
          </w:p>
        </w:tc>
        <w:tc>
          <w:tcPr>
            <w:tcW w:w="2693" w:type="dxa"/>
            <w:vAlign w:val="center"/>
          </w:tcPr>
          <w:p w14:paraId="7DD221E9" w14:textId="26EF3779" w:rsidR="00DE2776" w:rsidRPr="006E6534" w:rsidRDefault="00DE2776">
            <w:pPr>
              <w:spacing w:line="240" w:lineRule="auto"/>
              <w:jc w:val="center"/>
              <w:rPr>
                <w:ins w:id="3436" w:author="N F" w:date="2023-08-03T18:30:00Z"/>
                <w:rFonts w:eastAsia="Calibri" w:cs="Times New Roman"/>
                <w:color w:val="000000" w:themeColor="text1"/>
                <w:rPrChange w:id="3437" w:author="N F" w:date="2023-12-05T03:08:00Z">
                  <w:rPr>
                    <w:ins w:id="3438" w:author="N F" w:date="2023-08-03T18:30:00Z"/>
                    <w:rFonts w:eastAsia="Calibri" w:cs="Times New Roman"/>
                  </w:rPr>
                </w:rPrChange>
              </w:rPr>
              <w:pPrChange w:id="3439" w:author="N F" w:date="2023-08-06T15:38:00Z">
                <w:pPr>
                  <w:jc w:val="center"/>
                </w:pPr>
              </w:pPrChange>
            </w:pPr>
          </w:p>
        </w:tc>
      </w:tr>
      <w:tr w:rsidR="006E6534" w:rsidRPr="006E6534" w14:paraId="43907C5E" w14:textId="77777777" w:rsidTr="00787A04">
        <w:trPr>
          <w:trHeight w:val="20"/>
          <w:ins w:id="3440" w:author="N F" w:date="2023-08-03T18:30:00Z"/>
        </w:trPr>
        <w:tc>
          <w:tcPr>
            <w:tcW w:w="6663" w:type="dxa"/>
          </w:tcPr>
          <w:p w14:paraId="21573C47" w14:textId="77777777" w:rsidR="00DE2776" w:rsidRPr="006E6534" w:rsidRDefault="00DE2776">
            <w:pPr>
              <w:spacing w:line="240" w:lineRule="auto"/>
              <w:rPr>
                <w:ins w:id="3441" w:author="N F" w:date="2023-08-03T18:30:00Z"/>
                <w:rFonts w:eastAsia="Calibri" w:cs="Times New Roman"/>
                <w:color w:val="000000" w:themeColor="text1"/>
                <w:rPrChange w:id="3442" w:author="N F" w:date="2023-12-05T03:08:00Z">
                  <w:rPr>
                    <w:ins w:id="3443" w:author="N F" w:date="2023-08-03T18:30:00Z"/>
                    <w:rFonts w:eastAsia="Calibri" w:cs="Times New Roman"/>
                  </w:rPr>
                </w:rPrChange>
              </w:rPr>
              <w:pPrChange w:id="3444" w:author="N F" w:date="2023-08-06T15:38:00Z">
                <w:pPr/>
              </w:pPrChange>
            </w:pPr>
            <w:ins w:id="3445" w:author="N F" w:date="2023-08-03T18:30:00Z">
              <w:r w:rsidRPr="006E6534">
                <w:rPr>
                  <w:rFonts w:eastAsia="Calibri" w:cs="Times New Roman"/>
                  <w:b/>
                  <w:color w:val="000000" w:themeColor="text1"/>
                  <w:rPrChange w:id="3446" w:author="N F" w:date="2023-12-05T03:08:00Z">
                    <w:rPr>
                      <w:rFonts w:eastAsia="Calibri" w:cs="Times New Roman"/>
                      <w:b/>
                    </w:rPr>
                  </w:rPrChange>
                </w:rPr>
                <w:t>Масса таблетки</w:t>
              </w:r>
            </w:ins>
          </w:p>
        </w:tc>
        <w:tc>
          <w:tcPr>
            <w:tcW w:w="2693" w:type="dxa"/>
            <w:vAlign w:val="center"/>
          </w:tcPr>
          <w:p w14:paraId="2AB02BE3" w14:textId="48433885" w:rsidR="00DE2776" w:rsidRPr="006E6534" w:rsidRDefault="00DE2776">
            <w:pPr>
              <w:spacing w:line="240" w:lineRule="auto"/>
              <w:jc w:val="center"/>
              <w:rPr>
                <w:ins w:id="3447" w:author="N F" w:date="2023-08-03T18:30:00Z"/>
                <w:rFonts w:eastAsia="Calibri" w:cs="Times New Roman"/>
                <w:color w:val="000000" w:themeColor="text1"/>
                <w:rPrChange w:id="3448" w:author="N F" w:date="2023-12-05T03:08:00Z">
                  <w:rPr>
                    <w:ins w:id="3449" w:author="N F" w:date="2023-08-03T18:30:00Z"/>
                    <w:rFonts w:eastAsia="Calibri" w:cs="Times New Roman"/>
                  </w:rPr>
                </w:rPrChange>
              </w:rPr>
              <w:pPrChange w:id="3450" w:author="N F" w:date="2023-08-06T15:38:00Z">
                <w:pPr>
                  <w:jc w:val="center"/>
                </w:pPr>
              </w:pPrChange>
            </w:pPr>
          </w:p>
        </w:tc>
      </w:tr>
    </w:tbl>
    <w:p w14:paraId="123DE5DE" w14:textId="77777777" w:rsidR="00DE2776" w:rsidRPr="006E6534" w:rsidRDefault="00DE2776" w:rsidP="00415551">
      <w:pPr>
        <w:spacing w:after="0" w:line="240" w:lineRule="auto"/>
        <w:rPr>
          <w:ins w:id="3451" w:author="N F" w:date="2023-08-03T18:31:00Z"/>
          <w:rFonts w:eastAsia="Calibri" w:cs="Times New Roman"/>
          <w:color w:val="000000" w:themeColor="text1"/>
          <w:lang w:eastAsia="ru-RU"/>
        </w:rPr>
      </w:pPr>
    </w:p>
    <w:p w14:paraId="23C58612" w14:textId="02924E1D" w:rsidR="00DE2776" w:rsidRPr="006E6534" w:rsidRDefault="00DE2776" w:rsidP="00415551">
      <w:pPr>
        <w:spacing w:after="0" w:line="240" w:lineRule="auto"/>
        <w:rPr>
          <w:ins w:id="3452" w:author="N F" w:date="2023-08-03T18:33:00Z"/>
          <w:rFonts w:cs="Times New Roman"/>
          <w:color w:val="000000" w:themeColor="text1"/>
        </w:rPr>
      </w:pPr>
      <w:ins w:id="3453" w:author="N F" w:date="2023-08-03T18:31:00Z">
        <w:r w:rsidRPr="006E6534">
          <w:rPr>
            <w:rFonts w:eastAsia="Calibri" w:cs="Times New Roman"/>
            <w:color w:val="000000" w:themeColor="text1"/>
            <w:lang w:eastAsia="ru-RU"/>
          </w:rPr>
          <w:t xml:space="preserve">Препарат </w:t>
        </w:r>
      </w:ins>
      <w:ins w:id="3454" w:author="Barshadskaya, Yuliya" w:date="2024-01-12T23:31:00Z">
        <w:r w:rsidR="00393BEC" w:rsidRPr="00393BEC">
          <w:rPr>
            <w:rFonts w:cs="Times New Roman"/>
            <w:color w:val="000000" w:themeColor="text1"/>
          </w:rPr>
          <w:t>P</w:t>
        </w:r>
      </w:ins>
      <w:ins w:id="3455" w:author="N F" w:date="2023-08-03T18:31:00Z">
        <w:del w:id="3456" w:author="Barshadskaya, Yuliya" w:date="2024-01-12T23:31:00Z">
          <w:r w:rsidRPr="006E6534" w:rsidDel="00393BEC">
            <w:rPr>
              <w:rFonts w:cs="Times New Roman"/>
              <w:color w:val="000000" w:themeColor="text1"/>
            </w:rPr>
            <w:delText>D</w:delText>
          </w:r>
        </w:del>
        <w:r w:rsidRPr="006E6534">
          <w:rPr>
            <w:rFonts w:cs="Times New Roman"/>
            <w:color w:val="000000" w:themeColor="text1"/>
          </w:rPr>
          <w:t>T-</w:t>
        </w:r>
        <w:r w:rsidRPr="006E6534">
          <w:rPr>
            <w:rFonts w:cs="Times New Roman"/>
            <w:color w:val="000000" w:themeColor="text1"/>
            <w:lang w:val="en-US" w:eastAsia="ru-RU"/>
            <w:rPrChange w:id="3457" w:author="N F" w:date="2023-12-05T03:08:00Z">
              <w:rPr>
                <w:rFonts w:cs="Times New Roman"/>
                <w:lang w:val="en-US" w:eastAsia="ru-RU"/>
              </w:rPr>
            </w:rPrChange>
          </w:rPr>
          <w:t>OSM</w:t>
        </w:r>
        <w:r w:rsidRPr="006E6534">
          <w:rPr>
            <w:rFonts w:cs="Times New Roman"/>
            <w:color w:val="000000" w:themeColor="text1"/>
          </w:rPr>
          <w:t xml:space="preserve">, </w:t>
        </w:r>
      </w:ins>
      <w:ins w:id="3458" w:author="N F" w:date="2023-10-22T15:51:00Z">
        <w:r w:rsidR="00197684" w:rsidRPr="006E6534">
          <w:rPr>
            <w:rFonts w:cs="Times New Roman"/>
            <w:color w:val="000000" w:themeColor="text1"/>
            <w:highlight w:val="green"/>
            <w:rPrChange w:id="3459" w:author="N F" w:date="2023-12-05T03:08:00Z">
              <w:rPr>
                <w:rFonts w:cs="Times New Roman"/>
                <w:highlight w:val="green"/>
              </w:rPr>
            </w:rPrChange>
          </w:rPr>
          <w:t xml:space="preserve">разработанный </w:t>
        </w:r>
      </w:ins>
      <w:ins w:id="3460" w:author="Barshadskaya, Yuliya" w:date="2024-01-12T23:31:00Z">
        <w:r w:rsidR="00393BEC">
          <w:rPr>
            <w:rFonts w:cs="Times New Roman"/>
            <w:szCs w:val="24"/>
          </w:rPr>
          <w:t>АО «ОРТАТ», Россия</w:t>
        </w:r>
      </w:ins>
      <w:ins w:id="3461" w:author="N F" w:date="2023-10-22T15:51:00Z">
        <w:del w:id="3462" w:author="Barshadskaya, Yuliya" w:date="2024-01-12T23:31:00Z">
          <w:r w:rsidR="00197684" w:rsidRPr="006E6534" w:rsidDel="00393BEC">
            <w:rPr>
              <w:rFonts w:cs="Times New Roman"/>
              <w:color w:val="000000" w:themeColor="text1"/>
              <w:rPrChange w:id="3463" w:author="N F" w:date="2023-12-05T03:08:00Z">
                <w:rPr>
                  <w:rFonts w:cs="Times New Roman"/>
                </w:rPr>
              </w:rPrChange>
            </w:rPr>
            <w:delText xml:space="preserve">ООО </w:delText>
          </w:r>
          <w:r w:rsidR="00197684" w:rsidRPr="006E6534" w:rsidDel="00393BEC">
            <w:rPr>
              <w:rFonts w:cs="Times New Roman"/>
              <w:color w:val="000000" w:themeColor="text1"/>
              <w:szCs w:val="24"/>
              <w:rPrChange w:id="3464" w:author="N F" w:date="2023-12-05T03:08:00Z">
                <w:rPr>
                  <w:rFonts w:cs="Times New Roman"/>
                  <w:szCs w:val="24"/>
                </w:rPr>
              </w:rPrChange>
            </w:rPr>
            <w:delText>«Технология лекарств», Россия</w:delText>
          </w:r>
        </w:del>
      </w:ins>
      <w:ins w:id="3465" w:author="N F" w:date="2023-08-03T18:31:00Z">
        <w:r w:rsidRPr="006E6534">
          <w:rPr>
            <w:rFonts w:cs="Times New Roman"/>
            <w:color w:val="000000" w:themeColor="text1"/>
          </w:rPr>
          <w:t xml:space="preserve">, </w:t>
        </w:r>
        <w:r w:rsidRPr="00393BEC">
          <w:rPr>
            <w:rFonts w:cs="Times New Roman"/>
            <w:color w:val="000000" w:themeColor="text1"/>
            <w:highlight w:val="yellow"/>
            <w:rPrChange w:id="3466" w:author="Barshadskaya, Yuliya" w:date="2024-01-12T23:31:00Z">
              <w:rPr>
                <w:rFonts w:cs="Times New Roman"/>
                <w:color w:val="000000" w:themeColor="text1"/>
              </w:rPr>
            </w:rPrChange>
          </w:rPr>
          <w:t xml:space="preserve">полностью соответствует </w:t>
        </w:r>
        <w:r w:rsidRPr="00393BEC">
          <w:rPr>
            <w:rFonts w:eastAsia="Calibri" w:cs="Times New Roman"/>
            <w:color w:val="000000" w:themeColor="text1"/>
            <w:highlight w:val="yellow"/>
            <w:lang w:eastAsia="ru-RU"/>
            <w:rPrChange w:id="3467" w:author="Barshadskaya, Yuliya" w:date="2024-01-12T23:31:00Z">
              <w:rPr>
                <w:rFonts w:eastAsia="Calibri" w:cs="Times New Roman"/>
                <w:color w:val="000000" w:themeColor="text1"/>
                <w:lang w:eastAsia="ru-RU"/>
              </w:rPr>
            </w:rPrChange>
          </w:rPr>
          <w:t>по качественному и количественному составу вспомогательных веществ референтному препарату</w:t>
        </w:r>
        <w:r w:rsidRPr="006E6534">
          <w:rPr>
            <w:rFonts w:eastAsia="Calibri" w:cs="Times New Roman"/>
            <w:color w:val="000000" w:themeColor="text1"/>
            <w:lang w:eastAsia="ru-RU"/>
          </w:rPr>
          <w:t xml:space="preserve"> </w:t>
        </w:r>
      </w:ins>
      <w:ins w:id="3468" w:author="N F" w:date="2023-08-03T18:32:00Z">
        <w:r w:rsidRPr="006E6534">
          <w:rPr>
            <w:rFonts w:cs="Times New Roman"/>
            <w:color w:val="000000" w:themeColor="text1"/>
            <w:lang w:eastAsia="ru-RU"/>
            <w:rPrChange w:id="3469" w:author="N F" w:date="2023-12-05T03:08:00Z">
              <w:rPr>
                <w:rFonts w:cs="Times New Roman"/>
                <w:lang w:eastAsia="ru-RU"/>
              </w:rPr>
            </w:rPrChange>
          </w:rPr>
          <w:t>Тагриссо</w:t>
        </w:r>
      </w:ins>
      <w:ins w:id="3470" w:author="N F" w:date="2023-08-03T18:31:00Z">
        <w:r w:rsidRPr="006E6534">
          <w:rPr>
            <w:rFonts w:cs="Times New Roman"/>
            <w:color w:val="000000" w:themeColor="text1"/>
            <w:vertAlign w:val="superscript"/>
            <w:lang w:eastAsia="ru-RU"/>
            <w:rPrChange w:id="3471" w:author="N F" w:date="2023-12-05T03:08:00Z">
              <w:rPr>
                <w:rFonts w:cs="Times New Roman"/>
                <w:vertAlign w:val="superscript"/>
                <w:lang w:eastAsia="ru-RU"/>
              </w:rPr>
            </w:rPrChange>
          </w:rPr>
          <w:t>®</w:t>
        </w:r>
        <w:r w:rsidRPr="006E6534">
          <w:rPr>
            <w:rFonts w:cs="Times New Roman"/>
            <w:color w:val="000000" w:themeColor="text1"/>
            <w:lang w:eastAsia="ru-RU"/>
            <w:rPrChange w:id="3472" w:author="N F" w:date="2023-12-05T03:08:00Z">
              <w:rPr>
                <w:rFonts w:cs="Times New Roman"/>
                <w:lang w:eastAsia="ru-RU"/>
              </w:rPr>
            </w:rPrChange>
          </w:rPr>
          <w:t xml:space="preserve">, </w:t>
        </w:r>
      </w:ins>
      <w:ins w:id="3473" w:author="N F" w:date="2023-08-08T22:35:00Z">
        <w:r w:rsidR="005B3FC9" w:rsidRPr="006E6534">
          <w:rPr>
            <w:rFonts w:cs="Times New Roman"/>
            <w:color w:val="000000" w:themeColor="text1"/>
            <w:rPrChange w:id="3474" w:author="N F" w:date="2023-12-05T03:08:00Z">
              <w:rPr>
                <w:rFonts w:cs="Times New Roman"/>
              </w:rPr>
            </w:rPrChange>
          </w:rPr>
          <w:t xml:space="preserve">таблетки, покрытые пленочной оболочкой, </w:t>
        </w:r>
      </w:ins>
      <w:ins w:id="3475" w:author="N F" w:date="2023-08-03T18:32:00Z">
        <w:r w:rsidRPr="006E6534">
          <w:rPr>
            <w:rFonts w:cs="Times New Roman"/>
            <w:bCs/>
            <w:color w:val="000000" w:themeColor="text1"/>
            <w:lang w:eastAsia="ru-RU"/>
            <w:rPrChange w:id="3476" w:author="N F" w:date="2023-12-05T03:08:00Z">
              <w:rPr>
                <w:rFonts w:cs="Times New Roman"/>
                <w:bCs/>
                <w:lang w:eastAsia="ru-RU"/>
              </w:rPr>
            </w:rPrChange>
          </w:rPr>
          <w:t>4</w:t>
        </w:r>
      </w:ins>
      <w:ins w:id="3477" w:author="N F" w:date="2023-08-03T18:31:00Z">
        <w:r w:rsidRPr="006E6534">
          <w:rPr>
            <w:rFonts w:cs="Times New Roman"/>
            <w:bCs/>
            <w:color w:val="000000" w:themeColor="text1"/>
            <w:lang w:eastAsia="ru-RU"/>
            <w:rPrChange w:id="3478" w:author="N F" w:date="2023-12-05T03:08:00Z">
              <w:rPr>
                <w:rFonts w:cs="Times New Roman"/>
                <w:bCs/>
                <w:lang w:eastAsia="ru-RU"/>
              </w:rPr>
            </w:rPrChange>
          </w:rPr>
          <w:t>0 мг</w:t>
        </w:r>
        <w:r w:rsidRPr="006E6534">
          <w:rPr>
            <w:rFonts w:eastAsia="Calibri" w:cs="Times New Roman"/>
            <w:color w:val="000000" w:themeColor="text1"/>
            <w:rPrChange w:id="3479" w:author="N F" w:date="2023-12-05T03:08:00Z">
              <w:rPr>
                <w:rFonts w:eastAsia="Calibri" w:cs="Times New Roman"/>
              </w:rPr>
            </w:rPrChange>
          </w:rPr>
          <w:t xml:space="preserve"> </w:t>
        </w:r>
        <w:r w:rsidRPr="006E6534">
          <w:rPr>
            <w:rFonts w:cs="Times New Roman"/>
            <w:color w:val="000000" w:themeColor="text1"/>
            <w:rPrChange w:id="3480" w:author="N F" w:date="2023-12-05T03:08:00Z">
              <w:rPr>
                <w:rFonts w:cs="Times New Roman"/>
                <w:color w:val="000000"/>
              </w:rPr>
            </w:rPrChange>
          </w:rPr>
          <w:t>(</w:t>
        </w:r>
      </w:ins>
      <w:ins w:id="3481" w:author="N F" w:date="2023-08-03T18:32:00Z">
        <w:r w:rsidRPr="006E6534">
          <w:rPr>
            <w:rFonts w:cs="Times New Roman"/>
            <w:color w:val="000000" w:themeColor="text1"/>
            <w:szCs w:val="24"/>
            <w:rPrChange w:id="3482" w:author="N F" w:date="2023-12-05T03:08:00Z">
              <w:rPr>
                <w:rFonts w:ascii="AppleSystemUIFont" w:hAnsi="AppleSystemUIFont" w:cs="AppleSystemUIFont"/>
                <w:szCs w:val="24"/>
              </w:rPr>
            </w:rPrChange>
          </w:rPr>
          <w:t>АстраЗенека АБ, Швеция</w:t>
        </w:r>
      </w:ins>
      <w:ins w:id="3483" w:author="N F" w:date="2023-08-03T18:31:00Z">
        <w:r w:rsidRPr="006E6534">
          <w:rPr>
            <w:rFonts w:cs="Times New Roman"/>
            <w:color w:val="000000" w:themeColor="text1"/>
            <w:rPrChange w:id="3484" w:author="N F" w:date="2023-12-05T03:08:00Z">
              <w:rPr>
                <w:rFonts w:cs="Times New Roman"/>
                <w:color w:val="000000"/>
              </w:rPr>
            </w:rPrChange>
          </w:rPr>
          <w:t>)</w:t>
        </w:r>
        <w:r w:rsidRPr="006E6534">
          <w:rPr>
            <w:rFonts w:cs="Times New Roman"/>
            <w:bCs/>
            <w:color w:val="000000" w:themeColor="text1"/>
            <w:lang w:eastAsia="ru-RU"/>
            <w:rPrChange w:id="3485" w:author="N F" w:date="2023-12-05T03:08:00Z">
              <w:rPr>
                <w:rFonts w:cs="Times New Roman"/>
                <w:bCs/>
                <w:lang w:eastAsia="ru-RU"/>
              </w:rPr>
            </w:rPrChange>
          </w:rPr>
          <w:t xml:space="preserve"> </w:t>
        </w:r>
        <w:r w:rsidRPr="006E6534">
          <w:rPr>
            <w:rFonts w:cs="Times New Roman"/>
            <w:color w:val="000000" w:themeColor="text1"/>
          </w:rPr>
          <w:t>(табл. 2-2).</w:t>
        </w:r>
      </w:ins>
    </w:p>
    <w:p w14:paraId="2ADEE8E7" w14:textId="5AF4A2AB" w:rsidR="00393BEC" w:rsidRDefault="00393BEC" w:rsidP="00393BEC">
      <w:pPr>
        <w:spacing w:after="0" w:line="240" w:lineRule="auto"/>
        <w:rPr>
          <w:ins w:id="3486" w:author="Barshadskaya, Yuliya" w:date="2024-01-12T23:35:00Z"/>
          <w:color w:val="000000" w:themeColor="text1"/>
        </w:rPr>
      </w:pPr>
      <w:ins w:id="3487" w:author="Barshadskaya, Yuliya" w:date="2024-01-12T23:35:00Z">
        <w:r>
          <w:rPr>
            <w:color w:val="000000" w:themeColor="text1"/>
          </w:rPr>
          <w:t xml:space="preserve">В планируемом клиническом исследовании биоэквивалентности будет использоваться дозировка 80 мг. Сопоставление </w:t>
        </w:r>
        <w:r w:rsidRPr="00243565">
          <w:rPr>
            <w:color w:val="000000" w:themeColor="text1"/>
          </w:rPr>
          <w:t xml:space="preserve">составов </w:t>
        </w:r>
        <w:r w:rsidRPr="00393BEC">
          <w:rPr>
            <w:rFonts w:cs="Times New Roman"/>
            <w:color w:val="000000" w:themeColor="text1"/>
          </w:rPr>
          <w:t>P</w:t>
        </w:r>
        <w:r w:rsidRPr="006E6534">
          <w:rPr>
            <w:rFonts w:cs="Times New Roman"/>
            <w:color w:val="000000" w:themeColor="text1"/>
          </w:rPr>
          <w:t>T-</w:t>
        </w:r>
        <w:r w:rsidRPr="0053076F">
          <w:rPr>
            <w:rFonts w:cs="Times New Roman"/>
            <w:color w:val="000000" w:themeColor="text1"/>
            <w:lang w:val="en-US" w:eastAsia="ru-RU"/>
          </w:rPr>
          <w:t>OSM</w:t>
        </w:r>
        <w:r>
          <w:rPr>
            <w:color w:val="000000" w:themeColor="text1"/>
          </w:rPr>
          <w:t xml:space="preserve"> (АО «Р-Фарм», Россия) </w:t>
        </w:r>
        <w:r w:rsidRPr="00243565">
          <w:rPr>
            <w:color w:val="000000" w:themeColor="text1"/>
          </w:rPr>
          <w:t>и референтного препарата</w:t>
        </w:r>
        <w:r>
          <w:rPr>
            <w:color w:val="000000" w:themeColor="text1"/>
          </w:rPr>
          <w:t xml:space="preserve"> Тагриссо</w:t>
        </w:r>
        <w:r w:rsidRPr="00ED15AE">
          <w:rPr>
            <w:color w:val="000000" w:themeColor="text1"/>
            <w:vertAlign w:val="superscript"/>
          </w:rPr>
          <w:t>®</w:t>
        </w:r>
        <w:r w:rsidRPr="00ED15AE">
          <w:rPr>
            <w:color w:val="000000" w:themeColor="text1"/>
          </w:rPr>
          <w:t xml:space="preserve"> (</w:t>
        </w:r>
        <w:r w:rsidRPr="0053076F">
          <w:rPr>
            <w:rFonts w:cs="Times New Roman"/>
            <w:color w:val="000000" w:themeColor="text1"/>
            <w:szCs w:val="24"/>
          </w:rPr>
          <w:t>АстраЗенека АБ, Швеция</w:t>
        </w:r>
        <w:r w:rsidRPr="00ED15AE">
          <w:rPr>
            <w:color w:val="000000" w:themeColor="text1"/>
          </w:rPr>
          <w:t>)</w:t>
        </w:r>
        <w:r w:rsidRPr="00243565">
          <w:rPr>
            <w:color w:val="000000" w:themeColor="text1"/>
          </w:rPr>
          <w:t xml:space="preserve"> представлено в табл. 2</w:t>
        </w:r>
        <w:r>
          <w:rPr>
            <w:color w:val="000000" w:themeColor="text1"/>
          </w:rPr>
          <w:t>-</w:t>
        </w:r>
        <w:r w:rsidRPr="00243565">
          <w:rPr>
            <w:color w:val="000000" w:themeColor="text1"/>
          </w:rPr>
          <w:t>2. ниже.</w:t>
        </w:r>
        <w:r>
          <w:rPr>
            <w:color w:val="000000" w:themeColor="text1"/>
          </w:rPr>
          <w:t xml:space="preserve"> </w:t>
        </w:r>
      </w:ins>
    </w:p>
    <w:p w14:paraId="5E95C515" w14:textId="3BD05A1F" w:rsidR="00DE2776" w:rsidRPr="006E6534" w:rsidRDefault="00DE2776" w:rsidP="00415551">
      <w:pPr>
        <w:spacing w:after="0" w:line="240" w:lineRule="auto"/>
        <w:rPr>
          <w:ins w:id="3488" w:author="N F" w:date="2023-08-03T18:33:00Z"/>
          <w:rFonts w:cs="Times New Roman"/>
          <w:color w:val="000000" w:themeColor="text1"/>
        </w:rPr>
      </w:pPr>
    </w:p>
    <w:p w14:paraId="44E8B2AE" w14:textId="6DF6E320" w:rsidR="00DE2776" w:rsidRPr="006E6534" w:rsidDel="00393BEC" w:rsidRDefault="00DE2776">
      <w:pPr>
        <w:spacing w:after="0" w:line="240" w:lineRule="auto"/>
        <w:ind w:firstLine="0"/>
        <w:rPr>
          <w:ins w:id="3489" w:author="N F" w:date="2023-08-03T18:33:00Z"/>
          <w:del w:id="3490" w:author="Barshadskaya, Yuliya" w:date="2024-01-12T23:32:00Z"/>
          <w:rFonts w:cs="Times New Roman"/>
          <w:color w:val="000000" w:themeColor="text1"/>
        </w:rPr>
        <w:pPrChange w:id="3491" w:author="N F" w:date="2023-08-06T15:38:00Z">
          <w:pPr>
            <w:spacing w:after="0" w:line="240" w:lineRule="auto"/>
          </w:pPr>
        </w:pPrChange>
      </w:pPr>
      <w:ins w:id="3492" w:author="N F" w:date="2023-08-03T18:33:00Z">
        <w:r w:rsidRPr="006E6534">
          <w:rPr>
            <w:rFonts w:cs="Times New Roman"/>
            <w:b/>
            <w:color w:val="000000" w:themeColor="text1"/>
            <w:rPrChange w:id="3493" w:author="N F" w:date="2023-12-05T03:08:00Z">
              <w:rPr>
                <w:rFonts w:cs="Times New Roman"/>
                <w:b/>
              </w:rPr>
            </w:rPrChange>
          </w:rPr>
          <w:t>Таблица 2-2.</w:t>
        </w:r>
        <w:r w:rsidRPr="006E6534">
          <w:rPr>
            <w:rFonts w:cs="Times New Roman"/>
            <w:color w:val="000000" w:themeColor="text1"/>
            <w:rPrChange w:id="3494" w:author="N F" w:date="2023-12-05T03:08:00Z">
              <w:rPr>
                <w:rFonts w:cs="Times New Roman"/>
              </w:rPr>
            </w:rPrChange>
          </w:rPr>
          <w:t xml:space="preserve"> Сопоставление составов препарата </w:t>
        </w:r>
      </w:ins>
      <w:ins w:id="3495" w:author="Barshadskaya, Yuliya" w:date="2024-01-12T23:31:00Z">
        <w:r w:rsidR="00393BEC" w:rsidRPr="00393BEC">
          <w:rPr>
            <w:rFonts w:cs="Times New Roman"/>
            <w:color w:val="000000" w:themeColor="text1"/>
          </w:rPr>
          <w:t>P</w:t>
        </w:r>
      </w:ins>
      <w:ins w:id="3496" w:author="N F" w:date="2023-08-03T18:33:00Z">
        <w:del w:id="3497" w:author="Barshadskaya, Yuliya" w:date="2024-01-12T23:31:00Z">
          <w:r w:rsidRPr="006E6534" w:rsidDel="00393BEC">
            <w:rPr>
              <w:rFonts w:cs="Times New Roman"/>
              <w:color w:val="000000" w:themeColor="text1"/>
            </w:rPr>
            <w:delText>D</w:delText>
          </w:r>
        </w:del>
        <w:r w:rsidRPr="006E6534">
          <w:rPr>
            <w:rFonts w:cs="Times New Roman"/>
            <w:color w:val="000000" w:themeColor="text1"/>
          </w:rPr>
          <w:t>T-</w:t>
        </w:r>
        <w:r w:rsidRPr="006E6534">
          <w:rPr>
            <w:rFonts w:cs="Times New Roman"/>
            <w:color w:val="000000" w:themeColor="text1"/>
            <w:lang w:val="en-US" w:eastAsia="ru-RU"/>
            <w:rPrChange w:id="3498" w:author="N F" w:date="2023-12-05T03:08:00Z">
              <w:rPr>
                <w:rFonts w:cs="Times New Roman"/>
                <w:lang w:val="en-US" w:eastAsia="ru-RU"/>
              </w:rPr>
            </w:rPrChange>
          </w:rPr>
          <w:t>OSM</w:t>
        </w:r>
        <w:r w:rsidRPr="006E6534">
          <w:rPr>
            <w:rFonts w:cs="Times New Roman"/>
            <w:color w:val="000000" w:themeColor="text1"/>
          </w:rPr>
          <w:t xml:space="preserve"> (АО «Р-Фарм», Россия) и референтного препарата </w:t>
        </w:r>
        <w:r w:rsidRPr="006E6534">
          <w:rPr>
            <w:rFonts w:cs="Times New Roman"/>
            <w:color w:val="000000" w:themeColor="text1"/>
            <w:lang w:eastAsia="ru-RU"/>
            <w:rPrChange w:id="3499" w:author="N F" w:date="2023-12-05T03:08:00Z">
              <w:rPr>
                <w:rFonts w:cs="Times New Roman"/>
                <w:lang w:eastAsia="ru-RU"/>
              </w:rPr>
            </w:rPrChange>
          </w:rPr>
          <w:t>Тагриссо</w:t>
        </w:r>
        <w:r w:rsidRPr="00393BEC">
          <w:rPr>
            <w:rFonts w:cs="Times New Roman"/>
            <w:color w:val="000000" w:themeColor="text1"/>
            <w:vertAlign w:val="superscript"/>
            <w:lang w:eastAsia="ru-RU"/>
            <w:rPrChange w:id="3500" w:author="Barshadskaya, Yuliya" w:date="2024-01-12T23:32:00Z">
              <w:rPr>
                <w:rFonts w:cs="Times New Roman"/>
                <w:lang w:eastAsia="ru-RU"/>
              </w:rPr>
            </w:rPrChange>
          </w:rPr>
          <w:t>®</w:t>
        </w:r>
        <w:r w:rsidRPr="006E6534">
          <w:rPr>
            <w:rFonts w:cs="Times New Roman"/>
            <w:color w:val="000000" w:themeColor="text1"/>
            <w:lang w:eastAsia="ru-RU"/>
            <w:rPrChange w:id="3501" w:author="N F" w:date="2023-12-05T03:08:00Z">
              <w:rPr>
                <w:rFonts w:cs="Times New Roman"/>
                <w:lang w:eastAsia="ru-RU"/>
              </w:rPr>
            </w:rPrChange>
          </w:rPr>
          <w:t xml:space="preserve">, </w:t>
        </w:r>
      </w:ins>
      <w:ins w:id="3502" w:author="N F" w:date="2023-08-08T22:35:00Z">
        <w:r w:rsidR="005B3FC9" w:rsidRPr="006E6534">
          <w:rPr>
            <w:rFonts w:cs="Times New Roman"/>
            <w:color w:val="000000" w:themeColor="text1"/>
            <w:rPrChange w:id="3503" w:author="N F" w:date="2023-12-05T03:08:00Z">
              <w:rPr>
                <w:rFonts w:cs="Times New Roman"/>
              </w:rPr>
            </w:rPrChange>
          </w:rPr>
          <w:t xml:space="preserve">таблетки, покрытые пленочной оболочкой, </w:t>
        </w:r>
      </w:ins>
      <w:ins w:id="3504" w:author="N F" w:date="2023-08-03T18:33:00Z">
        <w:del w:id="3505" w:author="Barshadskaya, Yuliya" w:date="2024-01-12T23:32:00Z">
          <w:r w:rsidRPr="006E6534" w:rsidDel="00393BEC">
            <w:rPr>
              <w:rFonts w:cs="Times New Roman"/>
              <w:bCs/>
              <w:color w:val="000000" w:themeColor="text1"/>
              <w:lang w:eastAsia="ru-RU"/>
              <w:rPrChange w:id="3506" w:author="N F" w:date="2023-12-05T03:08:00Z">
                <w:rPr>
                  <w:rFonts w:cs="Times New Roman"/>
                  <w:bCs/>
                  <w:lang w:eastAsia="ru-RU"/>
                </w:rPr>
              </w:rPrChange>
            </w:rPr>
            <w:delText>4</w:delText>
          </w:r>
        </w:del>
      </w:ins>
      <w:ins w:id="3507" w:author="Barshadskaya, Yuliya" w:date="2024-01-12T23:32:00Z">
        <w:r w:rsidR="00393BEC">
          <w:rPr>
            <w:rFonts w:cs="Times New Roman"/>
            <w:bCs/>
            <w:color w:val="000000" w:themeColor="text1"/>
            <w:lang w:eastAsia="ru-RU"/>
          </w:rPr>
          <w:t>8</w:t>
        </w:r>
      </w:ins>
      <w:ins w:id="3508" w:author="N F" w:date="2023-08-03T18:33:00Z">
        <w:r w:rsidRPr="006E6534">
          <w:rPr>
            <w:rFonts w:cs="Times New Roman"/>
            <w:bCs/>
            <w:color w:val="000000" w:themeColor="text1"/>
            <w:lang w:eastAsia="ru-RU"/>
            <w:rPrChange w:id="3509" w:author="N F" w:date="2023-12-05T03:08:00Z">
              <w:rPr>
                <w:rFonts w:cs="Times New Roman"/>
                <w:bCs/>
                <w:lang w:eastAsia="ru-RU"/>
              </w:rPr>
            </w:rPrChange>
          </w:rPr>
          <w:t>0 мг</w:t>
        </w:r>
        <w:r w:rsidRPr="006E6534">
          <w:rPr>
            <w:rFonts w:eastAsia="Calibri" w:cs="Times New Roman"/>
            <w:color w:val="000000" w:themeColor="text1"/>
            <w:rPrChange w:id="3510" w:author="N F" w:date="2023-12-05T03:08:00Z">
              <w:rPr>
                <w:rFonts w:eastAsia="Calibri" w:cs="Times New Roman"/>
              </w:rPr>
            </w:rPrChange>
          </w:rPr>
          <w:t xml:space="preserve"> </w:t>
        </w:r>
        <w:r w:rsidRPr="006E6534">
          <w:rPr>
            <w:rFonts w:cs="Times New Roman"/>
            <w:color w:val="000000" w:themeColor="text1"/>
            <w:rPrChange w:id="3511" w:author="N F" w:date="2023-12-05T03:08:00Z">
              <w:rPr>
                <w:rFonts w:cs="Times New Roman"/>
                <w:color w:val="000000"/>
              </w:rPr>
            </w:rPrChange>
          </w:rPr>
          <w:t>(</w:t>
        </w:r>
        <w:r w:rsidRPr="006E6534">
          <w:rPr>
            <w:rFonts w:cs="Times New Roman"/>
            <w:color w:val="000000" w:themeColor="text1"/>
            <w:szCs w:val="24"/>
            <w:rPrChange w:id="3512" w:author="N F" w:date="2023-12-05T03:08:00Z">
              <w:rPr>
                <w:rFonts w:ascii="AppleSystemUIFont" w:hAnsi="AppleSystemUIFont" w:cs="AppleSystemUIFont"/>
                <w:szCs w:val="24"/>
              </w:rPr>
            </w:rPrChange>
          </w:rPr>
          <w:t>АстраЗенека АБ, Швеция</w:t>
        </w:r>
        <w:r w:rsidRPr="006E6534">
          <w:rPr>
            <w:rFonts w:cs="Times New Roman"/>
            <w:color w:val="000000" w:themeColor="text1"/>
            <w:rPrChange w:id="3513" w:author="N F" w:date="2023-12-05T03:08:00Z">
              <w:rPr>
                <w:rFonts w:cs="Times New Roman"/>
                <w:color w:val="000000"/>
              </w:rPr>
            </w:rPrChange>
          </w:rPr>
          <w:t>)</w:t>
        </w:r>
        <w:r w:rsidRPr="006E6534">
          <w:rPr>
            <w:rFonts w:cs="Times New Roman"/>
            <w:bCs/>
            <w:color w:val="000000" w:themeColor="text1"/>
            <w:lang w:eastAsia="ru-RU"/>
            <w:rPrChange w:id="3514" w:author="N F" w:date="2023-12-05T03:08:00Z">
              <w:rPr>
                <w:rFonts w:cs="Times New Roman"/>
                <w:bCs/>
                <w:lang w:eastAsia="ru-RU"/>
              </w:rPr>
            </w:rPrChange>
          </w:rPr>
          <w:t xml:space="preserve"> </w:t>
        </w:r>
        <w:r w:rsidRPr="006E6534">
          <w:rPr>
            <w:rFonts w:cs="Times New Roman"/>
            <w:color w:val="000000" w:themeColor="text1"/>
          </w:rPr>
          <w:t xml:space="preserve">в дозировке </w:t>
        </w:r>
        <w:del w:id="3515" w:author="Barshadskaya, Yuliya" w:date="2024-01-12T23:32:00Z">
          <w:r w:rsidRPr="006E6534" w:rsidDel="00393BEC">
            <w:rPr>
              <w:rFonts w:cs="Times New Roman"/>
              <w:color w:val="000000" w:themeColor="text1"/>
            </w:rPr>
            <w:delText>4</w:delText>
          </w:r>
        </w:del>
      </w:ins>
      <w:ins w:id="3516" w:author="Barshadskaya, Yuliya" w:date="2024-01-12T23:32:00Z">
        <w:r w:rsidR="00393BEC">
          <w:rPr>
            <w:rFonts w:cs="Times New Roman"/>
            <w:color w:val="000000" w:themeColor="text1"/>
          </w:rPr>
          <w:t>8</w:t>
        </w:r>
      </w:ins>
      <w:ins w:id="3517" w:author="N F" w:date="2023-08-03T18:33:00Z">
        <w:r w:rsidRPr="006E6534">
          <w:rPr>
            <w:rFonts w:cs="Times New Roman"/>
            <w:color w:val="000000" w:themeColor="text1"/>
          </w:rPr>
          <w:t>0 мг.</w:t>
        </w:r>
      </w:ins>
    </w:p>
    <w:p w14:paraId="431E3512" w14:textId="45EAC068" w:rsidR="00DE2776" w:rsidRPr="006E6534" w:rsidDel="00393BEC" w:rsidRDefault="00DE2776">
      <w:pPr>
        <w:spacing w:after="0" w:line="240" w:lineRule="auto"/>
        <w:ind w:firstLine="0"/>
        <w:rPr>
          <w:ins w:id="3518" w:author="N F" w:date="2023-08-03T18:31:00Z"/>
          <w:del w:id="3519" w:author="Barshadskaya, Yuliya" w:date="2024-01-12T23:32:00Z"/>
          <w:rFonts w:cs="Times New Roman"/>
          <w:color w:val="000000" w:themeColor="text1"/>
        </w:rPr>
        <w:pPrChange w:id="3520" w:author="Barshadskaya, Yuliya" w:date="2024-01-12T23:32:00Z">
          <w:pPr>
            <w:spacing w:after="0" w:line="240" w:lineRule="auto"/>
          </w:pPr>
        </w:pPrChange>
      </w:pPr>
    </w:p>
    <w:tbl>
      <w:tblPr>
        <w:tblW w:w="9469" w:type="dxa"/>
        <w:tblInd w:w="-5" w:type="dxa"/>
        <w:tblLayout w:type="fixed"/>
        <w:tblLook w:val="01E0" w:firstRow="1" w:lastRow="1" w:firstColumn="1" w:lastColumn="1" w:noHBand="0" w:noVBand="0"/>
        <w:tblPrChange w:id="3521" w:author="Barshadskaya, Yuliya" w:date="2024-01-12T23:32:00Z">
          <w:tblPr>
            <w:tblW w:w="9356" w:type="dxa"/>
            <w:tblInd w:w="108" w:type="dxa"/>
            <w:tblLayout w:type="fixed"/>
            <w:tblLook w:val="01E0" w:firstRow="1" w:lastRow="1" w:firstColumn="1" w:lastColumn="1" w:noHBand="0" w:noVBand="0"/>
          </w:tblPr>
        </w:tblPrChange>
      </w:tblPr>
      <w:tblGrid>
        <w:gridCol w:w="5184"/>
        <w:gridCol w:w="2095"/>
        <w:gridCol w:w="2190"/>
        <w:tblGridChange w:id="3522">
          <w:tblGrid>
            <w:gridCol w:w="5071"/>
            <w:gridCol w:w="2095"/>
            <w:gridCol w:w="2190"/>
          </w:tblGrid>
        </w:tblGridChange>
      </w:tblGrid>
      <w:tr w:rsidR="006E6534" w:rsidRPr="006E6534" w14:paraId="67087618" w14:textId="77777777" w:rsidTr="00393BEC">
        <w:trPr>
          <w:trHeight w:val="480"/>
          <w:tblHeader/>
          <w:ins w:id="3523" w:author="N F" w:date="2023-08-03T18:33:00Z"/>
          <w:trPrChange w:id="3524" w:author="Barshadskaya, Yuliya" w:date="2024-01-12T23:32:00Z">
            <w:trPr>
              <w:trHeight w:val="480"/>
              <w:tblHeader/>
            </w:trPr>
          </w:trPrChange>
        </w:trPr>
        <w:tc>
          <w:tcPr>
            <w:tcW w:w="5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Change w:id="3525" w:author="Barshadskaya, Yuliya" w:date="2024-01-12T23:32:00Z">
              <w:tcPr>
                <w:tcW w:w="507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tcPrChange>
          </w:tcPr>
          <w:p w14:paraId="573E2609" w14:textId="77777777" w:rsidR="00DE2776" w:rsidRPr="006E6534" w:rsidRDefault="00DE2776" w:rsidP="00415551">
            <w:pPr>
              <w:spacing w:after="0" w:line="240" w:lineRule="auto"/>
              <w:jc w:val="center"/>
              <w:rPr>
                <w:ins w:id="3526" w:author="N F" w:date="2023-08-03T18:33:00Z"/>
                <w:rFonts w:cs="Times New Roman"/>
                <w:b/>
                <w:iCs/>
                <w:color w:val="000000" w:themeColor="text1"/>
                <w:rPrChange w:id="3527" w:author="N F" w:date="2023-12-05T03:08:00Z">
                  <w:rPr>
                    <w:ins w:id="3528" w:author="N F" w:date="2023-08-03T18:33:00Z"/>
                    <w:rFonts w:cs="Times New Roman"/>
                    <w:b/>
                    <w:iCs/>
                  </w:rPr>
                </w:rPrChange>
              </w:rPr>
            </w:pPr>
            <w:ins w:id="3529" w:author="N F" w:date="2023-08-03T18:33:00Z">
              <w:r w:rsidRPr="006E6534">
                <w:rPr>
                  <w:rFonts w:cs="Times New Roman"/>
                  <w:b/>
                  <w:iCs/>
                  <w:color w:val="000000" w:themeColor="text1"/>
                  <w:rPrChange w:id="3530" w:author="N F" w:date="2023-12-05T03:08:00Z">
                    <w:rPr>
                      <w:rFonts w:cs="Times New Roman"/>
                      <w:b/>
                      <w:iCs/>
                    </w:rPr>
                  </w:rPrChange>
                </w:rPr>
                <w:t>Компонент</w:t>
              </w:r>
            </w:ins>
          </w:p>
        </w:tc>
        <w:tc>
          <w:tcPr>
            <w:tcW w:w="209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Change w:id="3531" w:author="Barshadskaya, Yuliya" w:date="2024-01-12T23:32:00Z">
              <w:tcPr>
                <w:tcW w:w="209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tcPrChange>
          </w:tcPr>
          <w:p w14:paraId="781270E3" w14:textId="77777777" w:rsidR="00393BEC" w:rsidRPr="006E6534" w:rsidRDefault="00393BEC" w:rsidP="00393BEC">
            <w:pPr>
              <w:spacing w:after="0" w:line="240" w:lineRule="auto"/>
              <w:ind w:firstLine="0"/>
              <w:rPr>
                <w:ins w:id="3532" w:author="Barshadskaya, Yuliya" w:date="2024-01-12T23:33:00Z"/>
                <w:rFonts w:cs="Times New Roman"/>
                <w:color w:val="000000" w:themeColor="text1"/>
              </w:rPr>
            </w:pPr>
          </w:p>
          <w:p w14:paraId="0646066F" w14:textId="42AC4416" w:rsidR="00DE2776" w:rsidRPr="006E6534" w:rsidRDefault="00393BEC" w:rsidP="00415551">
            <w:pPr>
              <w:spacing w:after="0" w:line="240" w:lineRule="auto"/>
              <w:jc w:val="center"/>
              <w:rPr>
                <w:ins w:id="3533" w:author="N F" w:date="2023-08-03T18:33:00Z"/>
                <w:rFonts w:cs="Times New Roman"/>
                <w:b/>
                <w:color w:val="000000" w:themeColor="text1"/>
                <w:lang w:val="en-US"/>
                <w:rPrChange w:id="3534" w:author="N F" w:date="2023-12-05T03:08:00Z">
                  <w:rPr>
                    <w:ins w:id="3535" w:author="N F" w:date="2023-08-03T18:33:00Z"/>
                    <w:b/>
                  </w:rPr>
                </w:rPrChange>
              </w:rPr>
            </w:pPr>
            <w:ins w:id="3536" w:author="Barshadskaya, Yuliya" w:date="2024-01-12T23:33:00Z">
              <w:r w:rsidRPr="00393BEC">
                <w:rPr>
                  <w:rFonts w:cs="Times New Roman"/>
                  <w:b/>
                  <w:color w:val="000000" w:themeColor="text1"/>
                  <w:lang w:val="en-US"/>
                </w:rPr>
                <w:t>P</w:t>
              </w:r>
            </w:ins>
            <w:ins w:id="3537" w:author="N F" w:date="2023-08-03T18:33:00Z">
              <w:del w:id="3538" w:author="Barshadskaya, Yuliya" w:date="2024-01-12T23:33:00Z">
                <w:r w:rsidR="00DE2776" w:rsidRPr="006E6534" w:rsidDel="00393BEC">
                  <w:rPr>
                    <w:rFonts w:cs="Times New Roman"/>
                    <w:b/>
                    <w:color w:val="000000" w:themeColor="text1"/>
                    <w:lang w:val="en-US"/>
                  </w:rPr>
                  <w:delText>D</w:delText>
                </w:r>
              </w:del>
              <w:r w:rsidR="00DE2776" w:rsidRPr="006E6534">
                <w:rPr>
                  <w:rFonts w:cs="Times New Roman"/>
                  <w:b/>
                  <w:color w:val="000000" w:themeColor="text1"/>
                  <w:lang w:val="en-US"/>
                </w:rPr>
                <w:t>T-</w:t>
              </w:r>
              <w:r w:rsidR="00DE2776" w:rsidRPr="006E6534">
                <w:rPr>
                  <w:rFonts w:cs="Times New Roman"/>
                  <w:b/>
                  <w:color w:val="000000" w:themeColor="text1"/>
                  <w:lang w:val="en-US" w:eastAsia="ru-RU"/>
                  <w:rPrChange w:id="3539" w:author="N F" w:date="2023-12-05T03:08:00Z">
                    <w:rPr>
                      <w:rFonts w:cs="Times New Roman"/>
                      <w:b/>
                      <w:lang w:val="en-US" w:eastAsia="ru-RU"/>
                    </w:rPr>
                  </w:rPrChange>
                </w:rPr>
                <w:t>OSM</w:t>
              </w:r>
            </w:ins>
          </w:p>
        </w:tc>
        <w:tc>
          <w:tcPr>
            <w:tcW w:w="2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Change w:id="3540" w:author="Barshadskaya, Yuliya" w:date="2024-01-12T23:32:00Z">
              <w:tcPr>
                <w:tcW w:w="2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tcPrChange>
          </w:tcPr>
          <w:p w14:paraId="477177A9" w14:textId="0AC17222" w:rsidR="00DE2776" w:rsidRPr="006E6534" w:rsidRDefault="00DE2776" w:rsidP="00415551">
            <w:pPr>
              <w:spacing w:after="0" w:line="240" w:lineRule="auto"/>
              <w:jc w:val="center"/>
              <w:rPr>
                <w:ins w:id="3541" w:author="N F" w:date="2023-08-03T18:33:00Z"/>
                <w:rFonts w:cs="Times New Roman"/>
                <w:b/>
                <w:color w:val="000000" w:themeColor="text1"/>
                <w:rPrChange w:id="3542" w:author="N F" w:date="2023-12-05T03:08:00Z">
                  <w:rPr>
                    <w:ins w:id="3543" w:author="N F" w:date="2023-08-03T18:33:00Z"/>
                    <w:rFonts w:cs="Times New Roman"/>
                    <w:b/>
                  </w:rPr>
                </w:rPrChange>
              </w:rPr>
            </w:pPr>
            <w:ins w:id="3544" w:author="N F" w:date="2023-08-03T18:33:00Z">
              <w:r w:rsidRPr="006E6534">
                <w:rPr>
                  <w:rFonts w:cs="Times New Roman"/>
                  <w:b/>
                  <w:color w:val="000000" w:themeColor="text1"/>
                  <w:lang w:eastAsia="ru-RU"/>
                  <w:rPrChange w:id="3545" w:author="N F" w:date="2023-12-05T03:08:00Z">
                    <w:rPr>
                      <w:rFonts w:cs="Times New Roman"/>
                      <w:b/>
                      <w:lang w:eastAsia="ru-RU"/>
                    </w:rPr>
                  </w:rPrChange>
                </w:rPr>
                <w:t>Тагриссо</w:t>
              </w:r>
              <w:r w:rsidRPr="006E6534">
                <w:rPr>
                  <w:rFonts w:cs="Times New Roman"/>
                  <w:b/>
                  <w:color w:val="000000" w:themeColor="text1"/>
                  <w:vertAlign w:val="superscript"/>
                </w:rPr>
                <w:t xml:space="preserve"> ®</w:t>
              </w:r>
            </w:ins>
          </w:p>
        </w:tc>
      </w:tr>
      <w:tr w:rsidR="006E6534" w:rsidRPr="006E6534" w14:paraId="2FDD2EF3" w14:textId="77777777" w:rsidTr="00393BEC">
        <w:trPr>
          <w:trHeight w:val="64"/>
          <w:ins w:id="3546" w:author="N F" w:date="2023-08-03T18:33:00Z"/>
          <w:trPrChange w:id="3547" w:author="Barshadskaya, Yuliya" w:date="2024-01-12T23:32:00Z">
            <w:trPr>
              <w:trHeight w:val="64"/>
            </w:trPr>
          </w:trPrChange>
        </w:trPr>
        <w:tc>
          <w:tcPr>
            <w:tcW w:w="5184" w:type="dxa"/>
            <w:tcBorders>
              <w:top w:val="single" w:sz="4" w:space="0" w:color="auto"/>
              <w:left w:val="single" w:sz="4" w:space="0" w:color="auto"/>
              <w:bottom w:val="single" w:sz="4" w:space="0" w:color="auto"/>
              <w:right w:val="single" w:sz="4" w:space="0" w:color="auto"/>
            </w:tcBorders>
            <w:shd w:val="clear" w:color="auto" w:fill="auto"/>
            <w:vAlign w:val="center"/>
            <w:tcPrChange w:id="3548" w:author="Barshadskaya, Yuliya" w:date="2024-01-12T23:32:00Z">
              <w:tcPr>
                <w:tcW w:w="5071"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AA75F8B" w14:textId="77777777" w:rsidR="00DE2776" w:rsidRPr="006E6534" w:rsidRDefault="00DE2776" w:rsidP="00415551">
            <w:pPr>
              <w:spacing w:after="0" w:line="240" w:lineRule="auto"/>
              <w:rPr>
                <w:ins w:id="3549" w:author="N F" w:date="2023-08-03T18:33:00Z"/>
                <w:rFonts w:cs="Times New Roman"/>
                <w:i/>
                <w:iCs/>
                <w:color w:val="000000" w:themeColor="text1"/>
                <w:rPrChange w:id="3550" w:author="N F" w:date="2023-12-05T03:08:00Z">
                  <w:rPr>
                    <w:ins w:id="3551" w:author="N F" w:date="2023-08-03T18:33:00Z"/>
                    <w:rFonts w:cs="Times New Roman"/>
                    <w:i/>
                    <w:iCs/>
                  </w:rPr>
                </w:rPrChange>
              </w:rPr>
            </w:pPr>
            <w:ins w:id="3552" w:author="N F" w:date="2023-08-03T18:33:00Z">
              <w:r w:rsidRPr="006E6534">
                <w:rPr>
                  <w:rFonts w:cs="Times New Roman"/>
                  <w:i/>
                  <w:iCs/>
                  <w:color w:val="000000" w:themeColor="text1"/>
                  <w:rPrChange w:id="3553" w:author="N F" w:date="2023-12-05T03:08:00Z">
                    <w:rPr>
                      <w:rFonts w:cs="Times New Roman"/>
                      <w:i/>
                      <w:iCs/>
                    </w:rPr>
                  </w:rPrChange>
                </w:rPr>
                <w:t>Действующее вещество:</w:t>
              </w:r>
            </w:ins>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Change w:id="3554" w:author="Barshadskaya, Yuliya" w:date="2024-01-12T23:32:00Z">
              <w:tcPr>
                <w:tcW w:w="209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120935C2" w14:textId="77777777" w:rsidR="00DE2776" w:rsidRPr="006E6534" w:rsidRDefault="00DE2776" w:rsidP="00415551">
            <w:pPr>
              <w:spacing w:after="0" w:line="240" w:lineRule="auto"/>
              <w:jc w:val="center"/>
              <w:rPr>
                <w:ins w:id="3555" w:author="N F" w:date="2023-08-03T18:33:00Z"/>
                <w:rFonts w:cs="Times New Roman"/>
                <w:color w:val="000000" w:themeColor="text1"/>
                <w:rPrChange w:id="3556" w:author="N F" w:date="2023-12-05T03:08:00Z">
                  <w:rPr>
                    <w:ins w:id="3557" w:author="N F" w:date="2023-08-03T18:33:00Z"/>
                    <w:rFonts w:cs="Times New Roman"/>
                  </w:rPr>
                </w:rPrChange>
              </w:rPr>
            </w:pPr>
          </w:p>
        </w:tc>
        <w:tc>
          <w:tcPr>
            <w:tcW w:w="2190" w:type="dxa"/>
            <w:tcBorders>
              <w:top w:val="single" w:sz="4" w:space="0" w:color="auto"/>
              <w:left w:val="single" w:sz="4" w:space="0" w:color="auto"/>
              <w:bottom w:val="single" w:sz="4" w:space="0" w:color="auto"/>
              <w:right w:val="single" w:sz="4" w:space="0" w:color="auto"/>
            </w:tcBorders>
            <w:vAlign w:val="center"/>
            <w:tcPrChange w:id="3558" w:author="Barshadskaya, Yuliya" w:date="2024-01-12T23:32:00Z">
              <w:tcPr>
                <w:tcW w:w="2190" w:type="dxa"/>
                <w:tcBorders>
                  <w:top w:val="single" w:sz="4" w:space="0" w:color="auto"/>
                  <w:left w:val="single" w:sz="4" w:space="0" w:color="auto"/>
                  <w:bottom w:val="single" w:sz="4" w:space="0" w:color="auto"/>
                  <w:right w:val="single" w:sz="4" w:space="0" w:color="auto"/>
                </w:tcBorders>
                <w:vAlign w:val="center"/>
              </w:tcPr>
            </w:tcPrChange>
          </w:tcPr>
          <w:p w14:paraId="06601A4A" w14:textId="77777777" w:rsidR="00DE2776" w:rsidRPr="006E6534" w:rsidRDefault="00DE2776" w:rsidP="00415551">
            <w:pPr>
              <w:spacing w:after="0" w:line="240" w:lineRule="auto"/>
              <w:jc w:val="center"/>
              <w:rPr>
                <w:ins w:id="3559" w:author="N F" w:date="2023-08-03T18:33:00Z"/>
                <w:rFonts w:cs="Times New Roman"/>
                <w:color w:val="000000" w:themeColor="text1"/>
                <w:rPrChange w:id="3560" w:author="N F" w:date="2023-12-05T03:08:00Z">
                  <w:rPr>
                    <w:ins w:id="3561" w:author="N F" w:date="2023-08-03T18:33:00Z"/>
                    <w:rFonts w:cs="Times New Roman"/>
                  </w:rPr>
                </w:rPrChange>
              </w:rPr>
            </w:pPr>
          </w:p>
        </w:tc>
      </w:tr>
      <w:tr w:rsidR="006E6534" w:rsidRPr="006E6534" w14:paraId="6E4502D4" w14:textId="77777777" w:rsidTr="00393BEC">
        <w:trPr>
          <w:trHeight w:val="64"/>
          <w:ins w:id="3562" w:author="N F" w:date="2023-08-03T18:33:00Z"/>
          <w:trPrChange w:id="3563" w:author="Barshadskaya, Yuliya" w:date="2024-01-12T23:32:00Z">
            <w:trPr>
              <w:trHeight w:val="64"/>
            </w:trPr>
          </w:trPrChange>
        </w:trPr>
        <w:tc>
          <w:tcPr>
            <w:tcW w:w="5184" w:type="dxa"/>
            <w:tcBorders>
              <w:top w:val="single" w:sz="4" w:space="0" w:color="auto"/>
              <w:left w:val="single" w:sz="4" w:space="0" w:color="auto"/>
              <w:bottom w:val="single" w:sz="4" w:space="0" w:color="auto"/>
              <w:right w:val="single" w:sz="4" w:space="0" w:color="auto"/>
            </w:tcBorders>
            <w:shd w:val="clear" w:color="auto" w:fill="auto"/>
            <w:vAlign w:val="center"/>
            <w:tcPrChange w:id="3564" w:author="Barshadskaya, Yuliya" w:date="2024-01-12T23:32:00Z">
              <w:tcPr>
                <w:tcW w:w="5071"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535EDE3E" w14:textId="1D1130D2" w:rsidR="00DE2776" w:rsidRPr="006E6534" w:rsidRDefault="00DE2776" w:rsidP="00415551">
            <w:pPr>
              <w:spacing w:after="0" w:line="240" w:lineRule="auto"/>
              <w:ind w:left="567"/>
              <w:jc w:val="left"/>
              <w:rPr>
                <w:ins w:id="3565" w:author="N F" w:date="2023-08-03T18:33:00Z"/>
                <w:rFonts w:cs="Times New Roman"/>
                <w:iCs/>
                <w:color w:val="000000" w:themeColor="text1"/>
                <w:rPrChange w:id="3566" w:author="N F" w:date="2023-12-05T03:08:00Z">
                  <w:rPr>
                    <w:ins w:id="3567" w:author="N F" w:date="2023-08-03T18:33:00Z"/>
                    <w:rFonts w:cs="Times New Roman"/>
                    <w:iCs/>
                  </w:rPr>
                </w:rPrChange>
              </w:rPr>
            </w:pPr>
            <w:ins w:id="3568" w:author="N F" w:date="2023-08-03T18:34:00Z">
              <w:r w:rsidRPr="006E6534">
                <w:rPr>
                  <w:rFonts w:eastAsia="Calibri" w:cs="Times New Roman"/>
                  <w:color w:val="000000" w:themeColor="text1"/>
                  <w:rPrChange w:id="3569" w:author="N F" w:date="2023-12-05T03:08:00Z">
                    <w:rPr>
                      <w:rFonts w:eastAsia="Calibri" w:cs="Times New Roman"/>
                    </w:rPr>
                  </w:rPrChange>
                </w:rPr>
                <w:t>Осимертиниб</w:t>
              </w:r>
            </w:ins>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Change w:id="3570" w:author="Barshadskaya, Yuliya" w:date="2024-01-12T23:32:00Z">
              <w:tcPr>
                <w:tcW w:w="209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980D2AD" w14:textId="3D3E1158" w:rsidR="00DE2776" w:rsidRPr="006E6534" w:rsidRDefault="00DE2776" w:rsidP="00415551">
            <w:pPr>
              <w:spacing w:after="0" w:line="240" w:lineRule="auto"/>
              <w:jc w:val="center"/>
              <w:rPr>
                <w:ins w:id="3571" w:author="N F" w:date="2023-08-03T18:33:00Z"/>
                <w:rFonts w:cs="Times New Roman"/>
                <w:color w:val="000000" w:themeColor="text1"/>
                <w:rPrChange w:id="3572" w:author="N F" w:date="2023-12-05T03:08:00Z">
                  <w:rPr>
                    <w:ins w:id="3573" w:author="N F" w:date="2023-08-03T18:33:00Z"/>
                    <w:rFonts w:cs="Times New Roman"/>
                  </w:rPr>
                </w:rPrChange>
              </w:rPr>
            </w:pPr>
            <w:ins w:id="3574" w:author="N F" w:date="2023-08-03T18:34:00Z">
              <w:del w:id="3575" w:author="Barshadskaya, Yuliya" w:date="2024-01-12T23:33:00Z">
                <w:r w:rsidRPr="006E6534" w:rsidDel="00393BEC">
                  <w:rPr>
                    <w:rFonts w:cs="Times New Roman"/>
                    <w:color w:val="000000" w:themeColor="text1"/>
                    <w:rPrChange w:id="3576" w:author="N F" w:date="2023-12-05T03:08:00Z">
                      <w:rPr>
                        <w:rFonts w:cs="Times New Roman"/>
                      </w:rPr>
                    </w:rPrChange>
                  </w:rPr>
                  <w:delText>4</w:delText>
                </w:r>
              </w:del>
            </w:ins>
            <w:ins w:id="3577" w:author="Barshadskaya, Yuliya" w:date="2024-01-12T23:33:00Z">
              <w:r w:rsidR="00393BEC">
                <w:rPr>
                  <w:rFonts w:cs="Times New Roman"/>
                  <w:color w:val="000000" w:themeColor="text1"/>
                </w:rPr>
                <w:t>8</w:t>
              </w:r>
            </w:ins>
            <w:ins w:id="3578" w:author="N F" w:date="2023-08-03T18:33:00Z">
              <w:r w:rsidRPr="006E6534">
                <w:rPr>
                  <w:rFonts w:cs="Times New Roman"/>
                  <w:color w:val="000000" w:themeColor="text1"/>
                  <w:rPrChange w:id="3579" w:author="N F" w:date="2023-12-05T03:08:00Z">
                    <w:rPr>
                      <w:rFonts w:cs="Times New Roman"/>
                    </w:rPr>
                  </w:rPrChange>
                </w:rPr>
                <w:t>0 мг</w:t>
              </w:r>
            </w:ins>
          </w:p>
        </w:tc>
        <w:tc>
          <w:tcPr>
            <w:tcW w:w="2190" w:type="dxa"/>
            <w:tcBorders>
              <w:top w:val="single" w:sz="4" w:space="0" w:color="auto"/>
              <w:left w:val="single" w:sz="4" w:space="0" w:color="auto"/>
              <w:bottom w:val="single" w:sz="4" w:space="0" w:color="auto"/>
              <w:right w:val="single" w:sz="4" w:space="0" w:color="auto"/>
            </w:tcBorders>
            <w:vAlign w:val="center"/>
            <w:tcPrChange w:id="3580" w:author="Barshadskaya, Yuliya" w:date="2024-01-12T23:32:00Z">
              <w:tcPr>
                <w:tcW w:w="2190" w:type="dxa"/>
                <w:tcBorders>
                  <w:top w:val="single" w:sz="4" w:space="0" w:color="auto"/>
                  <w:left w:val="single" w:sz="4" w:space="0" w:color="auto"/>
                  <w:bottom w:val="single" w:sz="4" w:space="0" w:color="auto"/>
                  <w:right w:val="single" w:sz="4" w:space="0" w:color="auto"/>
                </w:tcBorders>
                <w:vAlign w:val="center"/>
              </w:tcPr>
            </w:tcPrChange>
          </w:tcPr>
          <w:p w14:paraId="5E1F351A" w14:textId="551862A9" w:rsidR="00DE2776" w:rsidRPr="006E6534" w:rsidRDefault="00DE2776" w:rsidP="00415551">
            <w:pPr>
              <w:spacing w:after="0" w:line="240" w:lineRule="auto"/>
              <w:jc w:val="center"/>
              <w:rPr>
                <w:ins w:id="3581" w:author="N F" w:date="2023-08-03T18:33:00Z"/>
                <w:rFonts w:cs="Times New Roman"/>
                <w:color w:val="000000" w:themeColor="text1"/>
                <w:rPrChange w:id="3582" w:author="N F" w:date="2023-12-05T03:08:00Z">
                  <w:rPr>
                    <w:ins w:id="3583" w:author="N F" w:date="2023-08-03T18:33:00Z"/>
                    <w:rFonts w:cs="Times New Roman"/>
                  </w:rPr>
                </w:rPrChange>
              </w:rPr>
            </w:pPr>
            <w:ins w:id="3584" w:author="N F" w:date="2023-08-03T18:34:00Z">
              <w:del w:id="3585" w:author="Barshadskaya, Yuliya" w:date="2024-01-12T23:33:00Z">
                <w:r w:rsidRPr="006E6534" w:rsidDel="00393BEC">
                  <w:rPr>
                    <w:rFonts w:cs="Times New Roman"/>
                    <w:color w:val="000000" w:themeColor="text1"/>
                    <w:rPrChange w:id="3586" w:author="N F" w:date="2023-12-05T03:08:00Z">
                      <w:rPr>
                        <w:rFonts w:cs="Times New Roman"/>
                      </w:rPr>
                    </w:rPrChange>
                  </w:rPr>
                  <w:delText>4</w:delText>
                </w:r>
              </w:del>
            </w:ins>
            <w:ins w:id="3587" w:author="Barshadskaya, Yuliya" w:date="2024-01-12T23:33:00Z">
              <w:r w:rsidR="00393BEC">
                <w:rPr>
                  <w:rFonts w:cs="Times New Roman"/>
                  <w:color w:val="000000" w:themeColor="text1"/>
                </w:rPr>
                <w:t>8</w:t>
              </w:r>
            </w:ins>
            <w:ins w:id="3588" w:author="N F" w:date="2023-08-03T18:33:00Z">
              <w:r w:rsidRPr="006E6534">
                <w:rPr>
                  <w:rFonts w:cs="Times New Roman"/>
                  <w:color w:val="000000" w:themeColor="text1"/>
                  <w:rPrChange w:id="3589" w:author="N F" w:date="2023-12-05T03:08:00Z">
                    <w:rPr>
                      <w:rFonts w:cs="Times New Roman"/>
                    </w:rPr>
                  </w:rPrChange>
                </w:rPr>
                <w:t>0мг</w:t>
              </w:r>
            </w:ins>
          </w:p>
        </w:tc>
      </w:tr>
      <w:tr w:rsidR="006E6534" w:rsidRPr="006E6534" w14:paraId="50C383D7" w14:textId="77777777" w:rsidTr="00393BEC">
        <w:trPr>
          <w:trHeight w:val="64"/>
          <w:ins w:id="3590" w:author="N F" w:date="2023-08-03T18:33:00Z"/>
          <w:trPrChange w:id="3591" w:author="Barshadskaya, Yuliya" w:date="2024-01-12T23:32:00Z">
            <w:trPr>
              <w:trHeight w:val="64"/>
            </w:trPr>
          </w:trPrChange>
        </w:trPr>
        <w:tc>
          <w:tcPr>
            <w:tcW w:w="5184" w:type="dxa"/>
            <w:tcBorders>
              <w:top w:val="single" w:sz="4" w:space="0" w:color="auto"/>
              <w:left w:val="single" w:sz="4" w:space="0" w:color="auto"/>
              <w:bottom w:val="single" w:sz="4" w:space="0" w:color="auto"/>
              <w:right w:val="single" w:sz="4" w:space="0" w:color="auto"/>
            </w:tcBorders>
            <w:shd w:val="clear" w:color="auto" w:fill="auto"/>
            <w:vAlign w:val="center"/>
            <w:tcPrChange w:id="3592" w:author="Barshadskaya, Yuliya" w:date="2024-01-12T23:32:00Z">
              <w:tcPr>
                <w:tcW w:w="5071"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88A7DCB" w14:textId="77777777" w:rsidR="00DE2776" w:rsidRPr="006E6534" w:rsidRDefault="00DE2776" w:rsidP="00415551">
            <w:pPr>
              <w:spacing w:after="0" w:line="240" w:lineRule="auto"/>
              <w:rPr>
                <w:ins w:id="3593" w:author="N F" w:date="2023-08-03T18:33:00Z"/>
                <w:rFonts w:cs="Times New Roman"/>
                <w:i/>
                <w:iCs/>
                <w:color w:val="000000" w:themeColor="text1"/>
                <w:rPrChange w:id="3594" w:author="N F" w:date="2023-12-05T03:08:00Z">
                  <w:rPr>
                    <w:ins w:id="3595" w:author="N F" w:date="2023-08-03T18:33:00Z"/>
                    <w:rFonts w:cs="Times New Roman"/>
                    <w:i/>
                    <w:iCs/>
                  </w:rPr>
                </w:rPrChange>
              </w:rPr>
            </w:pPr>
            <w:ins w:id="3596" w:author="N F" w:date="2023-08-03T18:33:00Z">
              <w:r w:rsidRPr="006E6534">
                <w:rPr>
                  <w:rFonts w:cs="Times New Roman"/>
                  <w:i/>
                  <w:iCs/>
                  <w:color w:val="000000" w:themeColor="text1"/>
                  <w:rPrChange w:id="3597" w:author="N F" w:date="2023-12-05T03:08:00Z">
                    <w:rPr>
                      <w:rFonts w:cs="Times New Roman"/>
                      <w:i/>
                      <w:iCs/>
                    </w:rPr>
                  </w:rPrChange>
                </w:rPr>
                <w:t>Вспомогательные вещества:</w:t>
              </w:r>
            </w:ins>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Change w:id="3598" w:author="Barshadskaya, Yuliya" w:date="2024-01-12T23:32:00Z">
              <w:tcPr>
                <w:tcW w:w="209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2408BB7A" w14:textId="77777777" w:rsidR="00DE2776" w:rsidRPr="006E6534" w:rsidRDefault="00DE2776" w:rsidP="00415551">
            <w:pPr>
              <w:spacing w:after="0" w:line="240" w:lineRule="auto"/>
              <w:jc w:val="center"/>
              <w:rPr>
                <w:ins w:id="3599" w:author="N F" w:date="2023-08-03T18:33:00Z"/>
                <w:rFonts w:cs="Times New Roman"/>
                <w:color w:val="000000" w:themeColor="text1"/>
                <w:rPrChange w:id="3600" w:author="N F" w:date="2023-12-05T03:08:00Z">
                  <w:rPr>
                    <w:ins w:id="3601" w:author="N F" w:date="2023-08-03T18:33:00Z"/>
                    <w:rFonts w:cs="Times New Roman"/>
                  </w:rPr>
                </w:rPrChange>
              </w:rPr>
            </w:pPr>
          </w:p>
        </w:tc>
        <w:tc>
          <w:tcPr>
            <w:tcW w:w="2190" w:type="dxa"/>
            <w:tcBorders>
              <w:top w:val="single" w:sz="4" w:space="0" w:color="auto"/>
              <w:left w:val="single" w:sz="4" w:space="0" w:color="auto"/>
              <w:bottom w:val="single" w:sz="4" w:space="0" w:color="auto"/>
              <w:right w:val="single" w:sz="4" w:space="0" w:color="auto"/>
            </w:tcBorders>
            <w:vAlign w:val="center"/>
            <w:tcPrChange w:id="3602" w:author="Barshadskaya, Yuliya" w:date="2024-01-12T23:32:00Z">
              <w:tcPr>
                <w:tcW w:w="2190" w:type="dxa"/>
                <w:tcBorders>
                  <w:top w:val="single" w:sz="4" w:space="0" w:color="auto"/>
                  <w:left w:val="single" w:sz="4" w:space="0" w:color="auto"/>
                  <w:bottom w:val="single" w:sz="4" w:space="0" w:color="auto"/>
                  <w:right w:val="single" w:sz="4" w:space="0" w:color="auto"/>
                </w:tcBorders>
                <w:vAlign w:val="center"/>
              </w:tcPr>
            </w:tcPrChange>
          </w:tcPr>
          <w:p w14:paraId="7E0CEBEB" w14:textId="77777777" w:rsidR="00DE2776" w:rsidRPr="006E6534" w:rsidRDefault="00DE2776" w:rsidP="00415551">
            <w:pPr>
              <w:spacing w:after="0" w:line="240" w:lineRule="auto"/>
              <w:jc w:val="center"/>
              <w:rPr>
                <w:ins w:id="3603" w:author="N F" w:date="2023-08-03T18:33:00Z"/>
                <w:rFonts w:cs="Times New Roman"/>
                <w:color w:val="000000" w:themeColor="text1"/>
                <w:rPrChange w:id="3604" w:author="N F" w:date="2023-12-05T03:08:00Z">
                  <w:rPr>
                    <w:ins w:id="3605" w:author="N F" w:date="2023-08-03T18:33:00Z"/>
                    <w:rFonts w:cs="Times New Roman"/>
                  </w:rPr>
                </w:rPrChange>
              </w:rPr>
            </w:pPr>
          </w:p>
        </w:tc>
      </w:tr>
      <w:tr w:rsidR="006E6534" w:rsidRPr="006E6534" w14:paraId="2FB15FAA" w14:textId="77777777" w:rsidTr="00393BEC">
        <w:trPr>
          <w:trHeight w:val="64"/>
          <w:ins w:id="3606" w:author="N F" w:date="2023-08-03T18:33:00Z"/>
          <w:trPrChange w:id="3607" w:author="Barshadskaya, Yuliya" w:date="2024-01-12T23:32:00Z">
            <w:trPr>
              <w:trHeight w:val="64"/>
            </w:trPr>
          </w:trPrChange>
        </w:trPr>
        <w:tc>
          <w:tcPr>
            <w:tcW w:w="5184" w:type="dxa"/>
            <w:tcBorders>
              <w:top w:val="single" w:sz="4" w:space="0" w:color="auto"/>
              <w:left w:val="single" w:sz="4" w:space="0" w:color="auto"/>
              <w:bottom w:val="single" w:sz="4" w:space="0" w:color="auto"/>
              <w:right w:val="single" w:sz="4" w:space="0" w:color="auto"/>
            </w:tcBorders>
            <w:shd w:val="clear" w:color="auto" w:fill="auto"/>
            <w:vAlign w:val="center"/>
            <w:tcPrChange w:id="3608" w:author="Barshadskaya, Yuliya" w:date="2024-01-12T23:32:00Z">
              <w:tcPr>
                <w:tcW w:w="5071"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7A5B77A" w14:textId="71CCFBBE" w:rsidR="00DE2776" w:rsidRPr="006E6534" w:rsidRDefault="00DE2776" w:rsidP="00415551">
            <w:pPr>
              <w:spacing w:after="0" w:line="240" w:lineRule="auto"/>
              <w:ind w:left="567"/>
              <w:jc w:val="left"/>
              <w:rPr>
                <w:ins w:id="3609" w:author="N F" w:date="2023-08-03T18:33:00Z"/>
                <w:rFonts w:cs="Times New Roman"/>
                <w:iCs/>
                <w:color w:val="000000" w:themeColor="text1"/>
                <w:rPrChange w:id="3610" w:author="N F" w:date="2023-12-05T03:08:00Z">
                  <w:rPr>
                    <w:ins w:id="3611" w:author="N F" w:date="2023-08-03T18:33:00Z"/>
                    <w:rFonts w:cs="Times New Roman"/>
                    <w:iCs/>
                  </w:rPr>
                </w:rPrChange>
              </w:rPr>
            </w:pPr>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Change w:id="3612" w:author="Barshadskaya, Yuliya" w:date="2024-01-12T23:32:00Z">
              <w:tcPr>
                <w:tcW w:w="209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2B7CC480" w14:textId="328111AA" w:rsidR="00DE2776" w:rsidRPr="006E6534" w:rsidRDefault="00DE2776" w:rsidP="00415551">
            <w:pPr>
              <w:spacing w:after="0" w:line="240" w:lineRule="auto"/>
              <w:jc w:val="center"/>
              <w:rPr>
                <w:ins w:id="3613" w:author="N F" w:date="2023-08-03T18:33:00Z"/>
                <w:rFonts w:cs="Times New Roman"/>
                <w:color w:val="000000" w:themeColor="text1"/>
                <w:rPrChange w:id="3614" w:author="N F" w:date="2023-12-05T03:08:00Z">
                  <w:rPr>
                    <w:ins w:id="3615" w:author="N F" w:date="2023-08-03T18:33:00Z"/>
                    <w:rFonts w:cs="Times New Roman"/>
                  </w:rPr>
                </w:rPrChange>
              </w:rPr>
            </w:pPr>
          </w:p>
        </w:tc>
        <w:tc>
          <w:tcPr>
            <w:tcW w:w="2190" w:type="dxa"/>
            <w:tcBorders>
              <w:top w:val="single" w:sz="4" w:space="0" w:color="auto"/>
              <w:left w:val="single" w:sz="4" w:space="0" w:color="auto"/>
              <w:bottom w:val="single" w:sz="4" w:space="0" w:color="auto"/>
              <w:right w:val="single" w:sz="4" w:space="0" w:color="auto"/>
            </w:tcBorders>
            <w:vAlign w:val="center"/>
            <w:tcPrChange w:id="3616" w:author="Barshadskaya, Yuliya" w:date="2024-01-12T23:32:00Z">
              <w:tcPr>
                <w:tcW w:w="2190" w:type="dxa"/>
                <w:tcBorders>
                  <w:top w:val="single" w:sz="4" w:space="0" w:color="auto"/>
                  <w:left w:val="single" w:sz="4" w:space="0" w:color="auto"/>
                  <w:bottom w:val="single" w:sz="4" w:space="0" w:color="auto"/>
                  <w:right w:val="single" w:sz="4" w:space="0" w:color="auto"/>
                </w:tcBorders>
                <w:vAlign w:val="center"/>
              </w:tcPr>
            </w:tcPrChange>
          </w:tcPr>
          <w:p w14:paraId="6C8B1BAB" w14:textId="39BBD19E" w:rsidR="00DE2776" w:rsidRPr="006E6534" w:rsidRDefault="00DE2776" w:rsidP="00415551">
            <w:pPr>
              <w:spacing w:after="0" w:line="240" w:lineRule="auto"/>
              <w:jc w:val="center"/>
              <w:rPr>
                <w:ins w:id="3617" w:author="N F" w:date="2023-08-03T18:33:00Z"/>
                <w:rFonts w:cs="Times New Roman"/>
                <w:color w:val="000000" w:themeColor="text1"/>
                <w:rPrChange w:id="3618" w:author="N F" w:date="2023-12-05T03:08:00Z">
                  <w:rPr>
                    <w:ins w:id="3619" w:author="N F" w:date="2023-08-03T18:33:00Z"/>
                    <w:rFonts w:cs="Times New Roman"/>
                  </w:rPr>
                </w:rPrChange>
              </w:rPr>
            </w:pPr>
          </w:p>
        </w:tc>
      </w:tr>
      <w:tr w:rsidR="006E6534" w:rsidRPr="006E6534" w14:paraId="6D2362D1" w14:textId="77777777" w:rsidTr="00393BEC">
        <w:trPr>
          <w:trHeight w:val="64"/>
          <w:ins w:id="3620" w:author="N F" w:date="2023-08-03T18:33:00Z"/>
          <w:trPrChange w:id="3621" w:author="Barshadskaya, Yuliya" w:date="2024-01-12T23:32:00Z">
            <w:trPr>
              <w:trHeight w:val="64"/>
            </w:trPr>
          </w:trPrChange>
        </w:trPr>
        <w:tc>
          <w:tcPr>
            <w:tcW w:w="5184" w:type="dxa"/>
            <w:tcBorders>
              <w:top w:val="single" w:sz="4" w:space="0" w:color="auto"/>
              <w:left w:val="single" w:sz="4" w:space="0" w:color="auto"/>
              <w:bottom w:val="single" w:sz="4" w:space="0" w:color="auto"/>
              <w:right w:val="single" w:sz="4" w:space="0" w:color="auto"/>
            </w:tcBorders>
            <w:shd w:val="clear" w:color="auto" w:fill="auto"/>
            <w:vAlign w:val="center"/>
            <w:tcPrChange w:id="3622" w:author="Barshadskaya, Yuliya" w:date="2024-01-12T23:32:00Z">
              <w:tcPr>
                <w:tcW w:w="5071"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2AFD001" w14:textId="1C7396F2" w:rsidR="00DE2776" w:rsidRPr="006E6534" w:rsidRDefault="00DE2776" w:rsidP="00415551">
            <w:pPr>
              <w:spacing w:after="0" w:line="240" w:lineRule="auto"/>
              <w:ind w:left="567"/>
              <w:jc w:val="left"/>
              <w:rPr>
                <w:ins w:id="3623" w:author="N F" w:date="2023-08-03T18:33:00Z"/>
                <w:rFonts w:cs="Times New Roman"/>
                <w:iCs/>
                <w:color w:val="000000" w:themeColor="text1"/>
                <w:lang w:val="en-US"/>
                <w:rPrChange w:id="3624" w:author="N F" w:date="2023-12-05T03:08:00Z">
                  <w:rPr>
                    <w:ins w:id="3625" w:author="N F" w:date="2023-08-03T18:33:00Z"/>
                    <w:rFonts w:cs="Times New Roman"/>
                    <w:iCs/>
                    <w:lang w:val="en-US"/>
                  </w:rPr>
                </w:rPrChange>
              </w:rPr>
            </w:pPr>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Change w:id="3626" w:author="Barshadskaya, Yuliya" w:date="2024-01-12T23:32:00Z">
              <w:tcPr>
                <w:tcW w:w="209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DCB88A2" w14:textId="036396DF" w:rsidR="00DE2776" w:rsidRPr="006E6534" w:rsidRDefault="00DE2776" w:rsidP="00415551">
            <w:pPr>
              <w:spacing w:after="0" w:line="240" w:lineRule="auto"/>
              <w:jc w:val="center"/>
              <w:rPr>
                <w:ins w:id="3627" w:author="N F" w:date="2023-08-03T18:33:00Z"/>
                <w:rFonts w:cs="Times New Roman"/>
                <w:color w:val="000000" w:themeColor="text1"/>
                <w:rPrChange w:id="3628" w:author="N F" w:date="2023-12-05T03:08:00Z">
                  <w:rPr>
                    <w:ins w:id="3629" w:author="N F" w:date="2023-08-03T18:33:00Z"/>
                    <w:rFonts w:cs="Times New Roman"/>
                  </w:rPr>
                </w:rPrChange>
              </w:rPr>
            </w:pPr>
          </w:p>
        </w:tc>
        <w:tc>
          <w:tcPr>
            <w:tcW w:w="2190" w:type="dxa"/>
            <w:tcBorders>
              <w:top w:val="single" w:sz="4" w:space="0" w:color="auto"/>
              <w:left w:val="single" w:sz="4" w:space="0" w:color="auto"/>
              <w:bottom w:val="single" w:sz="4" w:space="0" w:color="auto"/>
              <w:right w:val="single" w:sz="4" w:space="0" w:color="auto"/>
            </w:tcBorders>
            <w:vAlign w:val="center"/>
            <w:tcPrChange w:id="3630" w:author="Barshadskaya, Yuliya" w:date="2024-01-12T23:32:00Z">
              <w:tcPr>
                <w:tcW w:w="2190" w:type="dxa"/>
                <w:tcBorders>
                  <w:top w:val="single" w:sz="4" w:space="0" w:color="auto"/>
                  <w:left w:val="single" w:sz="4" w:space="0" w:color="auto"/>
                  <w:bottom w:val="single" w:sz="4" w:space="0" w:color="auto"/>
                  <w:right w:val="single" w:sz="4" w:space="0" w:color="auto"/>
                </w:tcBorders>
                <w:vAlign w:val="center"/>
              </w:tcPr>
            </w:tcPrChange>
          </w:tcPr>
          <w:p w14:paraId="344599A0" w14:textId="28238141" w:rsidR="00DE2776" w:rsidRPr="006E6534" w:rsidRDefault="00DE2776" w:rsidP="00415551">
            <w:pPr>
              <w:spacing w:after="0" w:line="240" w:lineRule="auto"/>
              <w:jc w:val="center"/>
              <w:rPr>
                <w:ins w:id="3631" w:author="N F" w:date="2023-08-03T18:33:00Z"/>
                <w:rFonts w:cs="Times New Roman"/>
                <w:color w:val="000000" w:themeColor="text1"/>
                <w:rPrChange w:id="3632" w:author="N F" w:date="2023-12-05T03:08:00Z">
                  <w:rPr>
                    <w:ins w:id="3633" w:author="N F" w:date="2023-08-03T18:33:00Z"/>
                    <w:rFonts w:cs="Times New Roman"/>
                  </w:rPr>
                </w:rPrChange>
              </w:rPr>
            </w:pPr>
          </w:p>
        </w:tc>
      </w:tr>
      <w:tr w:rsidR="006E6534" w:rsidRPr="006E6534" w14:paraId="1C5370A2" w14:textId="77777777" w:rsidTr="00393BEC">
        <w:trPr>
          <w:trHeight w:val="64"/>
          <w:ins w:id="3634" w:author="N F" w:date="2023-08-03T18:33:00Z"/>
          <w:trPrChange w:id="3635" w:author="Barshadskaya, Yuliya" w:date="2024-01-12T23:32:00Z">
            <w:trPr>
              <w:trHeight w:val="64"/>
            </w:trPr>
          </w:trPrChange>
        </w:trPr>
        <w:tc>
          <w:tcPr>
            <w:tcW w:w="5184" w:type="dxa"/>
            <w:tcBorders>
              <w:top w:val="single" w:sz="4" w:space="0" w:color="auto"/>
              <w:left w:val="single" w:sz="4" w:space="0" w:color="auto"/>
              <w:bottom w:val="single" w:sz="4" w:space="0" w:color="auto"/>
              <w:right w:val="single" w:sz="4" w:space="0" w:color="auto"/>
            </w:tcBorders>
            <w:shd w:val="clear" w:color="auto" w:fill="auto"/>
            <w:vAlign w:val="center"/>
            <w:tcPrChange w:id="3636" w:author="Barshadskaya, Yuliya" w:date="2024-01-12T23:32:00Z">
              <w:tcPr>
                <w:tcW w:w="5071"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192E803" w14:textId="55E9B813" w:rsidR="00DE2776" w:rsidRPr="006E6534" w:rsidRDefault="00DE2776" w:rsidP="00415551">
            <w:pPr>
              <w:spacing w:after="0" w:line="240" w:lineRule="auto"/>
              <w:ind w:left="567"/>
              <w:jc w:val="left"/>
              <w:rPr>
                <w:ins w:id="3637" w:author="N F" w:date="2023-08-03T18:33:00Z"/>
                <w:rFonts w:cs="Times New Roman"/>
                <w:iCs/>
                <w:color w:val="000000" w:themeColor="text1"/>
                <w:vertAlign w:val="superscript"/>
                <w:rPrChange w:id="3638" w:author="N F" w:date="2023-12-05T03:08:00Z">
                  <w:rPr>
                    <w:ins w:id="3639" w:author="N F" w:date="2023-08-03T18:33:00Z"/>
                    <w:rFonts w:cs="Times New Roman"/>
                    <w:iCs/>
                    <w:vertAlign w:val="superscript"/>
                  </w:rPr>
                </w:rPrChange>
              </w:rPr>
            </w:pPr>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Change w:id="3640" w:author="Barshadskaya, Yuliya" w:date="2024-01-12T23:32:00Z">
              <w:tcPr>
                <w:tcW w:w="209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BDB66C5" w14:textId="0F9B9A41" w:rsidR="00DE2776" w:rsidRPr="006E6534" w:rsidRDefault="00DE2776" w:rsidP="00415551">
            <w:pPr>
              <w:spacing w:after="0" w:line="240" w:lineRule="auto"/>
              <w:jc w:val="center"/>
              <w:rPr>
                <w:ins w:id="3641" w:author="N F" w:date="2023-08-03T18:33:00Z"/>
                <w:rFonts w:cs="Times New Roman"/>
                <w:color w:val="000000" w:themeColor="text1"/>
                <w:rPrChange w:id="3642" w:author="N F" w:date="2023-12-05T03:08:00Z">
                  <w:rPr>
                    <w:ins w:id="3643" w:author="N F" w:date="2023-08-03T18:33:00Z"/>
                    <w:rFonts w:cs="Times New Roman"/>
                  </w:rPr>
                </w:rPrChange>
              </w:rPr>
            </w:pPr>
          </w:p>
        </w:tc>
        <w:tc>
          <w:tcPr>
            <w:tcW w:w="2190" w:type="dxa"/>
            <w:tcBorders>
              <w:top w:val="single" w:sz="4" w:space="0" w:color="auto"/>
              <w:left w:val="single" w:sz="4" w:space="0" w:color="auto"/>
              <w:bottom w:val="single" w:sz="4" w:space="0" w:color="auto"/>
              <w:right w:val="single" w:sz="4" w:space="0" w:color="auto"/>
            </w:tcBorders>
            <w:vAlign w:val="center"/>
            <w:tcPrChange w:id="3644" w:author="Barshadskaya, Yuliya" w:date="2024-01-12T23:32:00Z">
              <w:tcPr>
                <w:tcW w:w="2190" w:type="dxa"/>
                <w:tcBorders>
                  <w:top w:val="single" w:sz="4" w:space="0" w:color="auto"/>
                  <w:left w:val="single" w:sz="4" w:space="0" w:color="auto"/>
                  <w:bottom w:val="single" w:sz="4" w:space="0" w:color="auto"/>
                  <w:right w:val="single" w:sz="4" w:space="0" w:color="auto"/>
                </w:tcBorders>
                <w:vAlign w:val="center"/>
              </w:tcPr>
            </w:tcPrChange>
          </w:tcPr>
          <w:p w14:paraId="2B028FCD" w14:textId="6D9EC0EC" w:rsidR="00DE2776" w:rsidRPr="006E6534" w:rsidRDefault="00DE2776" w:rsidP="00415551">
            <w:pPr>
              <w:spacing w:after="0" w:line="240" w:lineRule="auto"/>
              <w:jc w:val="center"/>
              <w:rPr>
                <w:ins w:id="3645" w:author="N F" w:date="2023-08-03T18:33:00Z"/>
                <w:rFonts w:cs="Times New Roman"/>
                <w:color w:val="000000" w:themeColor="text1"/>
                <w:rPrChange w:id="3646" w:author="N F" w:date="2023-12-05T03:08:00Z">
                  <w:rPr>
                    <w:ins w:id="3647" w:author="N F" w:date="2023-08-03T18:33:00Z"/>
                    <w:rFonts w:cs="Times New Roman"/>
                  </w:rPr>
                </w:rPrChange>
              </w:rPr>
            </w:pPr>
          </w:p>
        </w:tc>
      </w:tr>
      <w:tr w:rsidR="006E6534" w:rsidRPr="006E6534" w14:paraId="07BF232C" w14:textId="77777777" w:rsidTr="00393BEC">
        <w:trPr>
          <w:trHeight w:val="64"/>
          <w:ins w:id="3648" w:author="N F" w:date="2023-08-03T18:33:00Z"/>
          <w:trPrChange w:id="3649" w:author="Barshadskaya, Yuliya" w:date="2024-01-12T23:32:00Z">
            <w:trPr>
              <w:trHeight w:val="64"/>
            </w:trPr>
          </w:trPrChange>
        </w:trPr>
        <w:tc>
          <w:tcPr>
            <w:tcW w:w="5184" w:type="dxa"/>
            <w:tcBorders>
              <w:top w:val="single" w:sz="4" w:space="0" w:color="auto"/>
              <w:left w:val="single" w:sz="4" w:space="0" w:color="auto"/>
              <w:bottom w:val="single" w:sz="4" w:space="0" w:color="auto"/>
              <w:right w:val="single" w:sz="4" w:space="0" w:color="auto"/>
            </w:tcBorders>
            <w:shd w:val="clear" w:color="auto" w:fill="auto"/>
            <w:vAlign w:val="center"/>
            <w:tcPrChange w:id="3650" w:author="Barshadskaya, Yuliya" w:date="2024-01-12T23:32:00Z">
              <w:tcPr>
                <w:tcW w:w="5071"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814C36E" w14:textId="5B6BC3FC" w:rsidR="00DE2776" w:rsidRPr="006E6534" w:rsidRDefault="00DE2776" w:rsidP="00415551">
            <w:pPr>
              <w:spacing w:after="0" w:line="240" w:lineRule="auto"/>
              <w:ind w:left="567"/>
              <w:jc w:val="left"/>
              <w:rPr>
                <w:ins w:id="3651" w:author="N F" w:date="2023-08-03T18:33:00Z"/>
                <w:rFonts w:eastAsia="Calibri" w:cs="Times New Roman"/>
                <w:color w:val="000000" w:themeColor="text1"/>
                <w:rPrChange w:id="3652" w:author="N F" w:date="2023-12-05T03:08:00Z">
                  <w:rPr>
                    <w:ins w:id="3653" w:author="N F" w:date="2023-08-03T18:33:00Z"/>
                    <w:rFonts w:eastAsia="Calibri" w:cs="Times New Roman"/>
                  </w:rPr>
                </w:rPrChange>
              </w:rPr>
            </w:pPr>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Change w:id="3654" w:author="Barshadskaya, Yuliya" w:date="2024-01-12T23:32:00Z">
              <w:tcPr>
                <w:tcW w:w="209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5F9A1EDD" w14:textId="09B484A0" w:rsidR="00DE2776" w:rsidRPr="006E6534" w:rsidRDefault="00DE2776" w:rsidP="00415551">
            <w:pPr>
              <w:spacing w:after="0" w:line="240" w:lineRule="auto"/>
              <w:jc w:val="center"/>
              <w:rPr>
                <w:ins w:id="3655" w:author="N F" w:date="2023-08-03T18:33:00Z"/>
                <w:rFonts w:eastAsia="Calibri" w:cs="Times New Roman"/>
                <w:color w:val="000000" w:themeColor="text1"/>
                <w:rPrChange w:id="3656" w:author="N F" w:date="2023-12-05T03:08:00Z">
                  <w:rPr>
                    <w:ins w:id="3657" w:author="N F" w:date="2023-08-03T18:33:00Z"/>
                    <w:rFonts w:eastAsia="Calibri" w:cs="Times New Roman"/>
                  </w:rPr>
                </w:rPrChange>
              </w:rPr>
            </w:pPr>
          </w:p>
        </w:tc>
        <w:tc>
          <w:tcPr>
            <w:tcW w:w="2190" w:type="dxa"/>
            <w:tcBorders>
              <w:top w:val="single" w:sz="4" w:space="0" w:color="auto"/>
              <w:left w:val="single" w:sz="4" w:space="0" w:color="auto"/>
              <w:bottom w:val="single" w:sz="4" w:space="0" w:color="auto"/>
              <w:right w:val="single" w:sz="4" w:space="0" w:color="auto"/>
            </w:tcBorders>
            <w:vAlign w:val="center"/>
            <w:tcPrChange w:id="3658" w:author="Barshadskaya, Yuliya" w:date="2024-01-12T23:32:00Z">
              <w:tcPr>
                <w:tcW w:w="2190" w:type="dxa"/>
                <w:tcBorders>
                  <w:top w:val="single" w:sz="4" w:space="0" w:color="auto"/>
                  <w:left w:val="single" w:sz="4" w:space="0" w:color="auto"/>
                  <w:bottom w:val="single" w:sz="4" w:space="0" w:color="auto"/>
                  <w:right w:val="single" w:sz="4" w:space="0" w:color="auto"/>
                </w:tcBorders>
                <w:vAlign w:val="center"/>
              </w:tcPr>
            </w:tcPrChange>
          </w:tcPr>
          <w:p w14:paraId="369EDE33" w14:textId="2FCD1A84" w:rsidR="00DE2776" w:rsidRPr="006E6534" w:rsidRDefault="00DE2776" w:rsidP="00415551">
            <w:pPr>
              <w:spacing w:after="0" w:line="240" w:lineRule="auto"/>
              <w:jc w:val="center"/>
              <w:rPr>
                <w:ins w:id="3659" w:author="N F" w:date="2023-08-03T18:33:00Z"/>
                <w:rFonts w:eastAsia="Calibri" w:cs="Times New Roman"/>
                <w:color w:val="000000" w:themeColor="text1"/>
                <w:rPrChange w:id="3660" w:author="N F" w:date="2023-12-05T03:08:00Z">
                  <w:rPr>
                    <w:ins w:id="3661" w:author="N F" w:date="2023-08-03T18:33:00Z"/>
                    <w:rFonts w:eastAsia="Calibri" w:cs="Times New Roman"/>
                  </w:rPr>
                </w:rPrChange>
              </w:rPr>
            </w:pPr>
          </w:p>
        </w:tc>
      </w:tr>
      <w:tr w:rsidR="00DE2776" w:rsidRPr="006E6534" w14:paraId="7BB55B88" w14:textId="77777777" w:rsidTr="00393BEC">
        <w:trPr>
          <w:trHeight w:val="64"/>
          <w:ins w:id="3662" w:author="N F" w:date="2023-08-03T18:33:00Z"/>
          <w:trPrChange w:id="3663" w:author="Barshadskaya, Yuliya" w:date="2024-01-12T23:32:00Z">
            <w:trPr>
              <w:trHeight w:val="64"/>
            </w:trPr>
          </w:trPrChange>
        </w:trPr>
        <w:tc>
          <w:tcPr>
            <w:tcW w:w="5184" w:type="dxa"/>
            <w:tcBorders>
              <w:top w:val="single" w:sz="4" w:space="0" w:color="auto"/>
              <w:left w:val="single" w:sz="4" w:space="0" w:color="auto"/>
              <w:bottom w:val="single" w:sz="4" w:space="0" w:color="auto"/>
              <w:right w:val="single" w:sz="4" w:space="0" w:color="auto"/>
            </w:tcBorders>
            <w:shd w:val="clear" w:color="auto" w:fill="auto"/>
            <w:vAlign w:val="center"/>
            <w:tcPrChange w:id="3664" w:author="Barshadskaya, Yuliya" w:date="2024-01-12T23:32:00Z">
              <w:tcPr>
                <w:tcW w:w="5071"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AB4FDE4" w14:textId="77777777" w:rsidR="00DE2776" w:rsidRPr="006E6534" w:rsidRDefault="00DE2776" w:rsidP="00415551">
            <w:pPr>
              <w:spacing w:after="0" w:line="240" w:lineRule="auto"/>
              <w:rPr>
                <w:ins w:id="3665" w:author="N F" w:date="2023-08-03T18:33:00Z"/>
                <w:rFonts w:cs="Times New Roman"/>
                <w:b/>
                <w:iCs/>
                <w:color w:val="000000" w:themeColor="text1"/>
                <w:rPrChange w:id="3666" w:author="N F" w:date="2023-12-05T03:08:00Z">
                  <w:rPr>
                    <w:ins w:id="3667" w:author="N F" w:date="2023-08-03T18:33:00Z"/>
                    <w:rFonts w:cs="Times New Roman"/>
                    <w:b/>
                    <w:iCs/>
                  </w:rPr>
                </w:rPrChange>
              </w:rPr>
            </w:pPr>
            <w:ins w:id="3668" w:author="N F" w:date="2023-08-03T18:33:00Z">
              <w:r w:rsidRPr="006E6534">
                <w:rPr>
                  <w:rFonts w:cs="Times New Roman"/>
                  <w:b/>
                  <w:iCs/>
                  <w:color w:val="000000" w:themeColor="text1"/>
                  <w:rPrChange w:id="3669" w:author="N F" w:date="2023-12-05T03:08:00Z">
                    <w:rPr>
                      <w:rFonts w:cs="Times New Roman"/>
                      <w:b/>
                      <w:iCs/>
                    </w:rPr>
                  </w:rPrChange>
                </w:rPr>
                <w:t>Масса таблетки</w:t>
              </w:r>
            </w:ins>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Change w:id="3670" w:author="Barshadskaya, Yuliya" w:date="2024-01-12T23:32:00Z">
              <w:tcPr>
                <w:tcW w:w="209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1C7CE26E" w14:textId="723F2549" w:rsidR="00DE2776" w:rsidRPr="006E6534" w:rsidRDefault="00DE2776" w:rsidP="00415551">
            <w:pPr>
              <w:spacing w:after="0" w:line="240" w:lineRule="auto"/>
              <w:jc w:val="center"/>
              <w:rPr>
                <w:ins w:id="3671" w:author="N F" w:date="2023-08-03T18:33:00Z"/>
                <w:rFonts w:cs="Times New Roman"/>
                <w:b/>
                <w:color w:val="000000" w:themeColor="text1"/>
                <w:rPrChange w:id="3672" w:author="N F" w:date="2023-12-05T03:08:00Z">
                  <w:rPr>
                    <w:ins w:id="3673" w:author="N F" w:date="2023-08-03T18:33:00Z"/>
                    <w:rFonts w:cs="Times New Roman"/>
                    <w:b/>
                  </w:rPr>
                </w:rPrChange>
              </w:rPr>
            </w:pPr>
          </w:p>
        </w:tc>
        <w:tc>
          <w:tcPr>
            <w:tcW w:w="2190" w:type="dxa"/>
            <w:tcBorders>
              <w:top w:val="single" w:sz="4" w:space="0" w:color="auto"/>
              <w:left w:val="single" w:sz="4" w:space="0" w:color="auto"/>
              <w:bottom w:val="single" w:sz="4" w:space="0" w:color="auto"/>
              <w:right w:val="single" w:sz="4" w:space="0" w:color="auto"/>
            </w:tcBorders>
            <w:vAlign w:val="center"/>
            <w:tcPrChange w:id="3674" w:author="Barshadskaya, Yuliya" w:date="2024-01-12T23:32:00Z">
              <w:tcPr>
                <w:tcW w:w="2190" w:type="dxa"/>
                <w:tcBorders>
                  <w:top w:val="single" w:sz="4" w:space="0" w:color="auto"/>
                  <w:left w:val="single" w:sz="4" w:space="0" w:color="auto"/>
                  <w:bottom w:val="single" w:sz="4" w:space="0" w:color="auto"/>
                  <w:right w:val="single" w:sz="4" w:space="0" w:color="auto"/>
                </w:tcBorders>
                <w:vAlign w:val="center"/>
              </w:tcPr>
            </w:tcPrChange>
          </w:tcPr>
          <w:p w14:paraId="7E075E30" w14:textId="5A6E9687" w:rsidR="00DE2776" w:rsidRPr="006E6534" w:rsidRDefault="00DE2776" w:rsidP="00415551">
            <w:pPr>
              <w:spacing w:after="0" w:line="240" w:lineRule="auto"/>
              <w:jc w:val="center"/>
              <w:rPr>
                <w:ins w:id="3675" w:author="N F" w:date="2023-08-03T18:33:00Z"/>
                <w:rFonts w:cs="Times New Roman"/>
                <w:b/>
                <w:color w:val="000000" w:themeColor="text1"/>
                <w:rPrChange w:id="3676" w:author="N F" w:date="2023-12-05T03:08:00Z">
                  <w:rPr>
                    <w:ins w:id="3677" w:author="N F" w:date="2023-08-03T18:33:00Z"/>
                    <w:rFonts w:cs="Times New Roman"/>
                    <w:b/>
                  </w:rPr>
                </w:rPrChange>
              </w:rPr>
            </w:pPr>
          </w:p>
        </w:tc>
      </w:tr>
    </w:tbl>
    <w:p w14:paraId="01FE8AC2" w14:textId="77777777" w:rsidR="00BE5BEB" w:rsidRPr="006E6534" w:rsidRDefault="00BE5BEB" w:rsidP="00415551">
      <w:pPr>
        <w:pStyle w:val="SDText"/>
        <w:rPr>
          <w:ins w:id="3678" w:author="N F" w:date="2023-08-03T18:35:00Z"/>
          <w:rFonts w:cs="Times New Roman"/>
          <w:color w:val="000000" w:themeColor="text1"/>
        </w:rPr>
      </w:pPr>
    </w:p>
    <w:p w14:paraId="1D05D15F" w14:textId="33443791" w:rsidR="00E70967" w:rsidRPr="006E6534" w:rsidRDefault="00BE5BEB" w:rsidP="00415551">
      <w:pPr>
        <w:pStyle w:val="SDText"/>
        <w:rPr>
          <w:ins w:id="3679" w:author="N F" w:date="2023-08-03T18:35:00Z"/>
          <w:rFonts w:cs="Times New Roman"/>
          <w:color w:val="000000" w:themeColor="text1"/>
        </w:rPr>
      </w:pPr>
      <w:ins w:id="3680" w:author="N F" w:date="2023-08-03T18:35:00Z">
        <w:r w:rsidRPr="006E6534">
          <w:rPr>
            <w:rFonts w:cs="Times New Roman"/>
            <w:color w:val="000000" w:themeColor="text1"/>
          </w:rPr>
          <w:t>Осимертиниб</w:t>
        </w:r>
        <w:commentRangeStart w:id="3681"/>
        <w:r w:rsidRPr="006E6534">
          <w:rPr>
            <w:rFonts w:cs="Times New Roman"/>
            <w:color w:val="000000" w:themeColor="text1"/>
          </w:rPr>
          <w:t xml:space="preserve"> относится к … классу по БКС.</w:t>
        </w:r>
        <w:commentRangeEnd w:id="3681"/>
        <w:r w:rsidRPr="006E6534">
          <w:rPr>
            <w:rStyle w:val="af0"/>
            <w:rFonts w:cs="Times New Roman"/>
            <w:color w:val="000000" w:themeColor="text1"/>
            <w:rPrChange w:id="3682" w:author="N F" w:date="2023-12-05T03:08:00Z">
              <w:rPr>
                <w:rStyle w:val="af0"/>
                <w:rFonts w:cs="Times New Roman"/>
              </w:rPr>
            </w:rPrChange>
          </w:rPr>
          <w:commentReference w:id="3681"/>
        </w:r>
      </w:ins>
    </w:p>
    <w:p w14:paraId="41DF2E29" w14:textId="56A81573" w:rsidR="00BE5BEB" w:rsidRPr="006E6534" w:rsidRDefault="00BE5BEB" w:rsidP="00393BEC">
      <w:pPr>
        <w:spacing w:after="0" w:line="240" w:lineRule="auto"/>
        <w:rPr>
          <w:ins w:id="3683" w:author="N F" w:date="2023-08-03T18:35:00Z"/>
          <w:rFonts w:cs="Times New Roman"/>
          <w:color w:val="000000" w:themeColor="text1"/>
        </w:rPr>
      </w:pPr>
      <w:ins w:id="3684" w:author="N F" w:date="2023-08-03T18:35:00Z">
        <w:r w:rsidRPr="006E6534">
          <w:rPr>
            <w:rFonts w:cs="Times New Roman"/>
            <w:color w:val="000000" w:themeColor="text1"/>
          </w:rPr>
          <w:t xml:space="preserve">Для доказательства эквивалентности препарата </w:t>
        </w:r>
      </w:ins>
      <w:ins w:id="3685" w:author="Barshadskaya, Yuliya" w:date="2024-01-12T23:33:00Z">
        <w:r w:rsidR="00393BEC" w:rsidRPr="00393BEC">
          <w:rPr>
            <w:rFonts w:cs="Times New Roman"/>
            <w:color w:val="000000" w:themeColor="text1"/>
          </w:rPr>
          <w:t>P</w:t>
        </w:r>
      </w:ins>
      <w:ins w:id="3686" w:author="N F" w:date="2023-08-03T18:35:00Z">
        <w:del w:id="3687" w:author="Barshadskaya, Yuliya" w:date="2024-01-12T23:33:00Z">
          <w:r w:rsidRPr="006E6534" w:rsidDel="00393BEC">
            <w:rPr>
              <w:rFonts w:cs="Times New Roman"/>
              <w:color w:val="000000" w:themeColor="text1"/>
            </w:rPr>
            <w:delText>D</w:delText>
          </w:r>
        </w:del>
        <w:r w:rsidRPr="006E6534">
          <w:rPr>
            <w:rFonts w:cs="Times New Roman"/>
            <w:color w:val="000000" w:themeColor="text1"/>
          </w:rPr>
          <w:t>T-</w:t>
        </w:r>
        <w:r w:rsidRPr="006E6534">
          <w:rPr>
            <w:rFonts w:cs="Times New Roman"/>
            <w:color w:val="000000" w:themeColor="text1"/>
            <w:lang w:val="en-US" w:eastAsia="ru-RU"/>
            <w:rPrChange w:id="3688" w:author="N F" w:date="2023-12-05T03:08:00Z">
              <w:rPr>
                <w:rFonts w:cs="Times New Roman"/>
                <w:lang w:val="en-US" w:eastAsia="ru-RU"/>
              </w:rPr>
            </w:rPrChange>
          </w:rPr>
          <w:t>OSM</w:t>
        </w:r>
        <w:r w:rsidRPr="006E6534">
          <w:rPr>
            <w:rFonts w:cs="Times New Roman"/>
            <w:color w:val="000000" w:themeColor="text1"/>
          </w:rPr>
          <w:t xml:space="preserve"> были проведены исследования сравнительной кинетики растворения в сравнении с референтным препаратом </w:t>
        </w:r>
        <w:r w:rsidRPr="006E6534">
          <w:rPr>
            <w:rFonts w:cs="Times New Roman"/>
            <w:color w:val="000000" w:themeColor="text1"/>
            <w:lang w:eastAsia="ru-RU"/>
            <w:rPrChange w:id="3689" w:author="N F" w:date="2023-12-05T03:08:00Z">
              <w:rPr>
                <w:rFonts w:cs="Times New Roman"/>
                <w:lang w:eastAsia="ru-RU"/>
              </w:rPr>
            </w:rPrChange>
          </w:rPr>
          <w:t>Тагриссо</w:t>
        </w:r>
        <w:r w:rsidRPr="006E6534">
          <w:rPr>
            <w:rFonts w:cs="Times New Roman"/>
            <w:color w:val="000000" w:themeColor="text1"/>
            <w:vertAlign w:val="superscript"/>
            <w:lang w:eastAsia="ru-RU"/>
            <w:rPrChange w:id="3690" w:author="N F" w:date="2023-12-05T03:08:00Z">
              <w:rPr>
                <w:rFonts w:cs="Times New Roman"/>
                <w:vertAlign w:val="superscript"/>
                <w:lang w:eastAsia="ru-RU"/>
              </w:rPr>
            </w:rPrChange>
          </w:rPr>
          <w:t>®</w:t>
        </w:r>
        <w:r w:rsidRPr="006E6534">
          <w:rPr>
            <w:rFonts w:cs="Times New Roman"/>
            <w:color w:val="000000" w:themeColor="text1"/>
            <w:lang w:eastAsia="ru-RU"/>
            <w:rPrChange w:id="3691" w:author="N F" w:date="2023-12-05T03:08:00Z">
              <w:rPr>
                <w:rFonts w:cs="Times New Roman"/>
                <w:lang w:eastAsia="ru-RU"/>
              </w:rPr>
            </w:rPrChange>
          </w:rPr>
          <w:t xml:space="preserve">, </w:t>
        </w:r>
      </w:ins>
      <w:ins w:id="3692" w:author="N F" w:date="2023-08-08T22:36:00Z">
        <w:r w:rsidR="005B3FC9" w:rsidRPr="006E6534">
          <w:rPr>
            <w:rFonts w:cs="Times New Roman"/>
            <w:color w:val="000000" w:themeColor="text1"/>
            <w:rPrChange w:id="3693" w:author="N F" w:date="2023-12-05T03:08:00Z">
              <w:rPr>
                <w:rFonts w:cs="Times New Roman"/>
              </w:rPr>
            </w:rPrChange>
          </w:rPr>
          <w:t xml:space="preserve">таблетки, покрытые пленочной оболочкой, </w:t>
        </w:r>
      </w:ins>
      <w:ins w:id="3694" w:author="N F" w:date="2023-08-03T18:36:00Z">
        <w:del w:id="3695" w:author="Barshadskaya, Yuliya" w:date="2024-01-12T23:34:00Z">
          <w:r w:rsidRPr="006E6534" w:rsidDel="00393BEC">
            <w:rPr>
              <w:rFonts w:cs="Times New Roman"/>
              <w:bCs/>
              <w:color w:val="000000" w:themeColor="text1"/>
              <w:lang w:eastAsia="ru-RU"/>
              <w:rPrChange w:id="3696" w:author="N F" w:date="2023-12-05T03:08:00Z">
                <w:rPr>
                  <w:rFonts w:cs="Times New Roman"/>
                  <w:bCs/>
                  <w:lang w:eastAsia="ru-RU"/>
                </w:rPr>
              </w:rPrChange>
            </w:rPr>
            <w:delText>4</w:delText>
          </w:r>
        </w:del>
      </w:ins>
      <w:ins w:id="3697" w:author="Barshadskaya, Yuliya" w:date="2024-01-12T23:34:00Z">
        <w:r w:rsidR="00393BEC">
          <w:rPr>
            <w:rFonts w:cs="Times New Roman"/>
            <w:bCs/>
            <w:color w:val="000000" w:themeColor="text1"/>
            <w:lang w:eastAsia="ru-RU"/>
          </w:rPr>
          <w:t>8</w:t>
        </w:r>
      </w:ins>
      <w:ins w:id="3698" w:author="N F" w:date="2023-08-03T18:35:00Z">
        <w:r w:rsidRPr="006E6534">
          <w:rPr>
            <w:rFonts w:cs="Times New Roman"/>
            <w:bCs/>
            <w:color w:val="000000" w:themeColor="text1"/>
            <w:lang w:eastAsia="ru-RU"/>
            <w:rPrChange w:id="3699" w:author="N F" w:date="2023-12-05T03:08:00Z">
              <w:rPr>
                <w:rFonts w:cs="Times New Roman"/>
                <w:bCs/>
                <w:lang w:eastAsia="ru-RU"/>
              </w:rPr>
            </w:rPrChange>
          </w:rPr>
          <w:t>0 мг</w:t>
        </w:r>
        <w:r w:rsidRPr="006E6534">
          <w:rPr>
            <w:rFonts w:eastAsia="Calibri" w:cs="Times New Roman"/>
            <w:color w:val="000000" w:themeColor="text1"/>
            <w:rPrChange w:id="3700" w:author="N F" w:date="2023-12-05T03:08:00Z">
              <w:rPr>
                <w:rFonts w:eastAsia="Calibri" w:cs="Times New Roman"/>
              </w:rPr>
            </w:rPrChange>
          </w:rPr>
          <w:t xml:space="preserve"> </w:t>
        </w:r>
        <w:r w:rsidRPr="006E6534">
          <w:rPr>
            <w:rFonts w:cs="Times New Roman"/>
            <w:color w:val="000000" w:themeColor="text1"/>
            <w:rPrChange w:id="3701" w:author="N F" w:date="2023-12-05T03:08:00Z">
              <w:rPr>
                <w:rFonts w:cs="Times New Roman"/>
                <w:color w:val="000000"/>
              </w:rPr>
            </w:rPrChange>
          </w:rPr>
          <w:t>(</w:t>
        </w:r>
      </w:ins>
      <w:ins w:id="3702" w:author="N F" w:date="2023-08-03T18:36:00Z">
        <w:r w:rsidRPr="006E6534">
          <w:rPr>
            <w:rFonts w:cs="Times New Roman"/>
            <w:color w:val="000000" w:themeColor="text1"/>
            <w:szCs w:val="24"/>
            <w:rPrChange w:id="3703" w:author="N F" w:date="2023-12-05T03:08:00Z">
              <w:rPr>
                <w:rFonts w:ascii="AppleSystemUIFont" w:hAnsi="AppleSystemUIFont" w:cs="AppleSystemUIFont"/>
                <w:szCs w:val="24"/>
              </w:rPr>
            </w:rPrChange>
          </w:rPr>
          <w:t>АстраЗенека АБ, Швеция</w:t>
        </w:r>
      </w:ins>
      <w:ins w:id="3704" w:author="N F" w:date="2023-08-03T18:35:00Z">
        <w:r w:rsidRPr="006E6534">
          <w:rPr>
            <w:rFonts w:cs="Times New Roman"/>
            <w:color w:val="000000" w:themeColor="text1"/>
          </w:rPr>
          <w:t xml:space="preserve">) в дозировке </w:t>
        </w:r>
      </w:ins>
      <w:ins w:id="3705" w:author="N F" w:date="2023-08-03T18:36:00Z">
        <w:del w:id="3706" w:author="Barshadskaya, Yuliya" w:date="2024-01-12T23:34:00Z">
          <w:r w:rsidRPr="006E6534" w:rsidDel="00393BEC">
            <w:rPr>
              <w:rFonts w:cs="Times New Roman"/>
              <w:color w:val="000000" w:themeColor="text1"/>
            </w:rPr>
            <w:delText>4</w:delText>
          </w:r>
        </w:del>
      </w:ins>
      <w:ins w:id="3707" w:author="Barshadskaya, Yuliya" w:date="2024-01-12T23:34:00Z">
        <w:r w:rsidR="00393BEC">
          <w:rPr>
            <w:rFonts w:cs="Times New Roman"/>
            <w:color w:val="000000" w:themeColor="text1"/>
          </w:rPr>
          <w:t>8</w:t>
        </w:r>
      </w:ins>
      <w:ins w:id="3708" w:author="N F" w:date="2023-08-03T18:35:00Z">
        <w:r w:rsidRPr="006E6534">
          <w:rPr>
            <w:rFonts w:cs="Times New Roman"/>
            <w:color w:val="000000" w:themeColor="text1"/>
          </w:rPr>
          <w:t xml:space="preserve">0 мг. </w:t>
        </w:r>
        <w:r w:rsidRPr="006E6534">
          <w:rPr>
            <w:rFonts w:eastAsia="Calibri" w:cs="Times New Roman"/>
            <w:color w:val="000000" w:themeColor="text1"/>
            <w:rPrChange w:id="3709" w:author="N F" w:date="2023-12-05T03:08:00Z">
              <w:rPr>
                <w:rFonts w:eastAsia="Calibri" w:cs="Times New Roman"/>
              </w:rPr>
            </w:rPrChange>
          </w:rPr>
          <w:t xml:space="preserve">Исследование проводили с использованием прибора типа «Лопастная мешалка» в условиях скорости вращения </w:t>
        </w:r>
      </w:ins>
      <w:ins w:id="3710" w:author="N F" w:date="2023-08-03T18:36:00Z">
        <w:r w:rsidRPr="006E6534">
          <w:rPr>
            <w:rFonts w:eastAsia="Calibri" w:cs="Times New Roman"/>
            <w:color w:val="000000" w:themeColor="text1"/>
            <w:rPrChange w:id="3711" w:author="N F" w:date="2023-12-05T03:08:00Z">
              <w:rPr>
                <w:rFonts w:eastAsia="Calibri" w:cs="Times New Roman"/>
              </w:rPr>
            </w:rPrChange>
          </w:rPr>
          <w:t xml:space="preserve"> </w:t>
        </w:r>
      </w:ins>
      <w:ins w:id="3712" w:author="N F" w:date="2023-08-03T18:35:00Z">
        <w:r w:rsidRPr="006E6534">
          <w:rPr>
            <w:rFonts w:eastAsia="Calibri" w:cs="Times New Roman"/>
            <w:color w:val="000000" w:themeColor="text1"/>
            <w:rPrChange w:id="3713" w:author="N F" w:date="2023-12-05T03:08:00Z">
              <w:rPr>
                <w:rFonts w:eastAsia="Calibri" w:cs="Times New Roman"/>
              </w:rPr>
            </w:rPrChange>
          </w:rPr>
          <w:t xml:space="preserve">об/мин, температуре 37 ± 0,5 </w:t>
        </w:r>
        <w:r w:rsidRPr="006E6534">
          <w:rPr>
            <w:rFonts w:eastAsia="Calibri" w:cs="Times New Roman"/>
            <w:color w:val="000000" w:themeColor="text1"/>
            <w:vertAlign w:val="superscript"/>
            <w:rPrChange w:id="3714" w:author="N F" w:date="2023-12-05T03:08:00Z">
              <w:rPr>
                <w:rFonts w:eastAsia="Calibri" w:cs="Times New Roman"/>
                <w:vertAlign w:val="superscript"/>
              </w:rPr>
            </w:rPrChange>
          </w:rPr>
          <w:t>о</w:t>
        </w:r>
        <w:r w:rsidRPr="006E6534">
          <w:rPr>
            <w:rFonts w:eastAsia="Calibri" w:cs="Times New Roman"/>
            <w:color w:val="000000" w:themeColor="text1"/>
            <w:rPrChange w:id="3715" w:author="N F" w:date="2023-12-05T03:08:00Z">
              <w:rPr>
                <w:rFonts w:eastAsia="Calibri" w:cs="Times New Roman"/>
              </w:rPr>
            </w:rPrChange>
          </w:rPr>
          <w:t>С и объеме среды –</w:t>
        </w:r>
      </w:ins>
      <w:ins w:id="3716" w:author="N F" w:date="2023-08-03T18:36:00Z">
        <w:r w:rsidRPr="006E6534">
          <w:rPr>
            <w:rFonts w:eastAsia="Calibri" w:cs="Times New Roman"/>
            <w:color w:val="000000" w:themeColor="text1"/>
            <w:rPrChange w:id="3717" w:author="N F" w:date="2023-12-05T03:08:00Z">
              <w:rPr>
                <w:rFonts w:eastAsia="Calibri" w:cs="Times New Roman"/>
              </w:rPr>
            </w:rPrChange>
          </w:rPr>
          <w:t xml:space="preserve"> </w:t>
        </w:r>
      </w:ins>
      <w:ins w:id="3718" w:author="N F" w:date="2023-08-03T18:35:00Z">
        <w:r w:rsidRPr="006E6534">
          <w:rPr>
            <w:rFonts w:eastAsia="Calibri" w:cs="Times New Roman"/>
            <w:color w:val="000000" w:themeColor="text1"/>
            <w:rPrChange w:id="3719" w:author="N F" w:date="2023-12-05T03:08:00Z">
              <w:rPr>
                <w:rFonts w:eastAsia="Calibri" w:cs="Times New Roman"/>
              </w:rPr>
            </w:rPrChange>
          </w:rPr>
          <w:t xml:space="preserve">мл. </w:t>
        </w:r>
        <w:r w:rsidRPr="006E6534">
          <w:rPr>
            <w:rFonts w:cs="Times New Roman"/>
            <w:color w:val="000000" w:themeColor="text1"/>
          </w:rPr>
          <w:t xml:space="preserve"> </w:t>
        </w:r>
      </w:ins>
    </w:p>
    <w:p w14:paraId="5B1491E9" w14:textId="77777777" w:rsidR="00BE5BEB" w:rsidRPr="006E6534" w:rsidRDefault="00BE5BEB" w:rsidP="00415551">
      <w:pPr>
        <w:pStyle w:val="SDText"/>
        <w:rPr>
          <w:rFonts w:cs="Times New Roman"/>
          <w:color w:val="000000" w:themeColor="text1"/>
          <w:highlight w:val="yellow"/>
          <w:rPrChange w:id="3720" w:author="N F" w:date="2023-12-05T03:08:00Z">
            <w:rPr>
              <w:rFonts w:cs="Times New Roman"/>
              <w:highlight w:val="yellow"/>
            </w:rPr>
          </w:rPrChange>
        </w:rPr>
      </w:pPr>
    </w:p>
    <w:p w14:paraId="7DE24688" w14:textId="04D73099" w:rsidR="00825771" w:rsidRPr="006E6534" w:rsidRDefault="00393BEC">
      <w:pPr>
        <w:pStyle w:val="3"/>
        <w:numPr>
          <w:ilvl w:val="0"/>
          <w:numId w:val="0"/>
        </w:numPr>
        <w:spacing w:line="240" w:lineRule="auto"/>
        <w:rPr>
          <w:rFonts w:cs="Times New Roman"/>
          <w:sz w:val="24"/>
          <w:highlight w:val="yellow"/>
          <w:rPrChange w:id="3721" w:author="N F" w:date="2023-12-05T03:08:00Z">
            <w:rPr>
              <w:highlight w:val="yellow"/>
            </w:rPr>
          </w:rPrChange>
        </w:rPr>
        <w:pPrChange w:id="3722" w:author="Barshadskaya, Yuliya" w:date="2024-01-12T23:36:00Z">
          <w:pPr>
            <w:pStyle w:val="3"/>
          </w:pPr>
        </w:pPrChange>
      </w:pPr>
      <w:bookmarkStart w:id="3723" w:name="_Toc115733000"/>
      <w:ins w:id="3724" w:author="Barshadskaya, Yuliya" w:date="2024-01-12T23:36:00Z">
        <w:r>
          <w:rPr>
            <w:rFonts w:cs="Times New Roman"/>
            <w:sz w:val="24"/>
            <w:highlight w:val="yellow"/>
          </w:rPr>
          <w:t xml:space="preserve">2.2.4. </w:t>
        </w:r>
      </w:ins>
      <w:r w:rsidR="00E70967" w:rsidRPr="006E6534">
        <w:rPr>
          <w:rFonts w:cs="Times New Roman"/>
          <w:sz w:val="24"/>
          <w:highlight w:val="yellow"/>
          <w:rPrChange w:id="3725" w:author="N F" w:date="2023-12-05T03:08:00Z">
            <w:rPr>
              <w:highlight w:val="yellow"/>
            </w:rPr>
          </w:rPrChange>
        </w:rPr>
        <w:t>Форма выпуска</w:t>
      </w:r>
      <w:bookmarkEnd w:id="3723"/>
    </w:p>
    <w:p w14:paraId="5EA8AE53" w14:textId="3F9B9E7B" w:rsidR="00093540" w:rsidRPr="006E6534" w:rsidRDefault="005B3FC9" w:rsidP="00415551">
      <w:pPr>
        <w:spacing w:after="0" w:line="240" w:lineRule="auto"/>
        <w:contextualSpacing/>
        <w:rPr>
          <w:ins w:id="3726" w:author="N F" w:date="2023-08-03T18:36:00Z"/>
          <w:rFonts w:eastAsia="Calibri" w:cs="Times New Roman"/>
          <w:color w:val="000000" w:themeColor="text1"/>
          <w:szCs w:val="24"/>
          <w:lang w:eastAsia="ru-RU"/>
          <w:rPrChange w:id="3727" w:author="N F" w:date="2023-12-05T03:08:00Z">
            <w:rPr>
              <w:ins w:id="3728" w:author="N F" w:date="2023-08-03T18:36:00Z"/>
              <w:rFonts w:eastAsia="Calibri" w:cs="Times New Roman"/>
              <w:szCs w:val="24"/>
              <w:lang w:eastAsia="ru-RU"/>
            </w:rPr>
          </w:rPrChange>
        </w:rPr>
      </w:pPr>
      <w:bookmarkStart w:id="3729" w:name="_Hlk55572740"/>
      <w:ins w:id="3730" w:author="N F" w:date="2023-08-08T22:36:00Z">
        <w:r w:rsidRPr="006E6534">
          <w:rPr>
            <w:rFonts w:cs="Times New Roman"/>
            <w:color w:val="000000" w:themeColor="text1"/>
            <w:rPrChange w:id="3731" w:author="N F" w:date="2023-12-05T03:08:00Z">
              <w:rPr>
                <w:rFonts w:cs="Times New Roman"/>
              </w:rPr>
            </w:rPrChange>
          </w:rPr>
          <w:t xml:space="preserve">Таблетки, покрытые пленочной оболочкой, </w:t>
        </w:r>
      </w:ins>
      <w:ins w:id="3732" w:author="N F" w:date="2023-08-03T18:36:00Z">
        <w:r w:rsidR="00093540" w:rsidRPr="006E6534">
          <w:rPr>
            <w:rFonts w:cs="Times New Roman"/>
            <w:color w:val="000000" w:themeColor="text1"/>
            <w:szCs w:val="24"/>
            <w:rPrChange w:id="3733" w:author="N F" w:date="2023-12-05T03:08:00Z">
              <w:rPr>
                <w:rFonts w:cs="Times New Roman"/>
                <w:szCs w:val="24"/>
              </w:rPr>
            </w:rPrChange>
          </w:rPr>
          <w:t>40 мг</w:t>
        </w:r>
        <w:r w:rsidR="00093540" w:rsidRPr="006E6534">
          <w:rPr>
            <w:rFonts w:eastAsia="Calibri" w:cs="Times New Roman"/>
            <w:color w:val="000000" w:themeColor="text1"/>
            <w:szCs w:val="24"/>
            <w:lang w:eastAsia="ru-RU"/>
            <w:rPrChange w:id="3734" w:author="N F" w:date="2023-12-05T03:08:00Z">
              <w:rPr>
                <w:rFonts w:eastAsia="Calibri" w:cs="Times New Roman"/>
                <w:szCs w:val="24"/>
                <w:lang w:eastAsia="ru-RU"/>
              </w:rPr>
            </w:rPrChange>
          </w:rPr>
          <w:t xml:space="preserve">, 80 мг. </w:t>
        </w:r>
      </w:ins>
    </w:p>
    <w:bookmarkEnd w:id="3729"/>
    <w:p w14:paraId="5200CE19" w14:textId="77777777" w:rsidR="00381088" w:rsidRPr="006E6534" w:rsidRDefault="00381088">
      <w:pPr>
        <w:pStyle w:val="SDText"/>
        <w:spacing w:after="0"/>
        <w:rPr>
          <w:rFonts w:cs="Times New Roman"/>
          <w:color w:val="000000" w:themeColor="text1"/>
          <w:szCs w:val="24"/>
          <w:highlight w:val="yellow"/>
          <w:rPrChange w:id="3735" w:author="N F" w:date="2023-12-05T03:08:00Z">
            <w:rPr>
              <w:rFonts w:cs="Times New Roman"/>
              <w:szCs w:val="24"/>
              <w:highlight w:val="yellow"/>
            </w:rPr>
          </w:rPrChange>
        </w:rPr>
        <w:pPrChange w:id="3736" w:author="Barshadskaya, Yuliya" w:date="2024-01-12T23:36:00Z">
          <w:pPr>
            <w:pStyle w:val="SDText"/>
          </w:pPr>
        </w:pPrChange>
      </w:pPr>
    </w:p>
    <w:p w14:paraId="13749FCE" w14:textId="3F94CB9D" w:rsidR="006B7DB2" w:rsidRPr="006E6534" w:rsidRDefault="00393BEC">
      <w:pPr>
        <w:pStyle w:val="2"/>
        <w:numPr>
          <w:ilvl w:val="0"/>
          <w:numId w:val="0"/>
        </w:numPr>
        <w:spacing w:line="240" w:lineRule="auto"/>
        <w:rPr>
          <w:rFonts w:cs="Times New Roman"/>
          <w:sz w:val="24"/>
          <w:szCs w:val="24"/>
          <w:highlight w:val="yellow"/>
          <w:rPrChange w:id="3737" w:author="N F" w:date="2023-12-05T03:08:00Z">
            <w:rPr>
              <w:highlight w:val="yellow"/>
            </w:rPr>
          </w:rPrChange>
        </w:rPr>
        <w:pPrChange w:id="3738" w:author="Barshadskaya, Yuliya" w:date="2024-01-12T23:37:00Z">
          <w:pPr>
            <w:pStyle w:val="2"/>
          </w:pPr>
        </w:pPrChange>
      </w:pPr>
      <w:bookmarkStart w:id="3739" w:name="_Toc115733001"/>
      <w:ins w:id="3740" w:author="Barshadskaya, Yuliya" w:date="2024-01-12T23:37:00Z">
        <w:r>
          <w:rPr>
            <w:rFonts w:cs="Times New Roman"/>
            <w:sz w:val="24"/>
            <w:szCs w:val="24"/>
            <w:highlight w:val="yellow"/>
          </w:rPr>
          <w:t xml:space="preserve">2.3. </w:t>
        </w:r>
      </w:ins>
      <w:r w:rsidR="00073BAB" w:rsidRPr="006E6534">
        <w:rPr>
          <w:rFonts w:cs="Times New Roman"/>
          <w:sz w:val="24"/>
          <w:szCs w:val="24"/>
          <w:highlight w:val="yellow"/>
          <w:rPrChange w:id="3741" w:author="N F" w:date="2023-12-05T03:08:00Z">
            <w:rPr>
              <w:highlight w:val="yellow"/>
            </w:rPr>
          </w:rPrChange>
        </w:rPr>
        <w:t>Правила хранения и обращения</w:t>
      </w:r>
      <w:bookmarkEnd w:id="3739"/>
      <w:r w:rsidR="00073BAB" w:rsidRPr="006E6534">
        <w:rPr>
          <w:rFonts w:cs="Times New Roman"/>
          <w:sz w:val="24"/>
          <w:szCs w:val="24"/>
          <w:highlight w:val="yellow"/>
          <w:rPrChange w:id="3742" w:author="N F" w:date="2023-12-05T03:08:00Z">
            <w:rPr>
              <w:highlight w:val="yellow"/>
            </w:rPr>
          </w:rPrChange>
        </w:rPr>
        <w:t xml:space="preserve"> </w:t>
      </w:r>
    </w:p>
    <w:p w14:paraId="5BF64331" w14:textId="38E88A2E" w:rsidR="006B7DB2" w:rsidRPr="006E6534" w:rsidRDefault="00393BEC">
      <w:pPr>
        <w:pStyle w:val="3"/>
        <w:numPr>
          <w:ilvl w:val="0"/>
          <w:numId w:val="0"/>
        </w:numPr>
        <w:spacing w:line="240" w:lineRule="auto"/>
        <w:rPr>
          <w:rFonts w:cs="Times New Roman"/>
          <w:sz w:val="24"/>
          <w:highlight w:val="yellow"/>
          <w:rPrChange w:id="3743" w:author="N F" w:date="2023-12-05T03:08:00Z">
            <w:rPr>
              <w:highlight w:val="yellow"/>
            </w:rPr>
          </w:rPrChange>
        </w:rPr>
        <w:pPrChange w:id="3744" w:author="Barshadskaya, Yuliya" w:date="2024-01-12T23:37:00Z">
          <w:pPr>
            <w:pStyle w:val="3"/>
          </w:pPr>
        </w:pPrChange>
      </w:pPr>
      <w:bookmarkStart w:id="3745" w:name="_Toc115733002"/>
      <w:ins w:id="3746" w:author="Barshadskaya, Yuliya" w:date="2024-01-12T23:37:00Z">
        <w:r>
          <w:rPr>
            <w:rFonts w:cs="Times New Roman"/>
            <w:sz w:val="24"/>
            <w:highlight w:val="yellow"/>
          </w:rPr>
          <w:t xml:space="preserve">2.3.1. </w:t>
        </w:r>
      </w:ins>
      <w:r w:rsidR="000E127E" w:rsidRPr="006E6534">
        <w:rPr>
          <w:rFonts w:cs="Times New Roman"/>
          <w:sz w:val="24"/>
          <w:highlight w:val="yellow"/>
          <w:rPrChange w:id="3747" w:author="N F" w:date="2023-12-05T03:08:00Z">
            <w:rPr>
              <w:highlight w:val="yellow"/>
            </w:rPr>
          </w:rPrChange>
        </w:rPr>
        <w:t>Условия хранения и транспортировки</w:t>
      </w:r>
      <w:bookmarkEnd w:id="3745"/>
    </w:p>
    <w:p w14:paraId="7755003C" w14:textId="6E858EFE" w:rsidR="00EF642C" w:rsidRPr="006E6534" w:rsidRDefault="00093540" w:rsidP="00415551">
      <w:pPr>
        <w:pStyle w:val="SDText"/>
        <w:rPr>
          <w:rFonts w:cs="Times New Roman"/>
          <w:color w:val="000000" w:themeColor="text1"/>
          <w:szCs w:val="24"/>
          <w:highlight w:val="yellow"/>
          <w:rPrChange w:id="3748" w:author="N F" w:date="2023-12-05T03:08:00Z">
            <w:rPr>
              <w:rFonts w:cs="Times New Roman"/>
              <w:szCs w:val="24"/>
              <w:highlight w:val="yellow"/>
            </w:rPr>
          </w:rPrChange>
        </w:rPr>
      </w:pPr>
      <w:ins w:id="3749" w:author="N F" w:date="2023-08-03T18:37:00Z">
        <w:r w:rsidRPr="006E6534">
          <w:rPr>
            <w:rFonts w:cs="Times New Roman"/>
            <w:color w:val="000000" w:themeColor="text1"/>
            <w:szCs w:val="24"/>
            <w:rPrChange w:id="3750" w:author="N F" w:date="2023-12-05T03:08:00Z">
              <w:rPr>
                <w:rFonts w:cs="Times New Roman"/>
                <w:szCs w:val="24"/>
              </w:rPr>
            </w:rPrChange>
          </w:rPr>
          <w:t>При температуре не выше  °С.</w:t>
        </w:r>
      </w:ins>
    </w:p>
    <w:p w14:paraId="511C4825" w14:textId="1AC046EB" w:rsidR="000E127E" w:rsidRPr="006E6534" w:rsidRDefault="00121E03">
      <w:pPr>
        <w:pStyle w:val="3"/>
        <w:numPr>
          <w:ilvl w:val="0"/>
          <w:numId w:val="0"/>
        </w:numPr>
        <w:spacing w:line="240" w:lineRule="auto"/>
        <w:rPr>
          <w:rFonts w:cs="Times New Roman"/>
          <w:sz w:val="24"/>
          <w:highlight w:val="yellow"/>
          <w:rPrChange w:id="3751" w:author="N F" w:date="2023-12-05T03:08:00Z">
            <w:rPr>
              <w:highlight w:val="yellow"/>
            </w:rPr>
          </w:rPrChange>
        </w:rPr>
        <w:pPrChange w:id="3752" w:author="Barshadskaya, Yuliya" w:date="2024-01-12T23:37:00Z">
          <w:pPr>
            <w:pStyle w:val="3"/>
          </w:pPr>
        </w:pPrChange>
      </w:pPr>
      <w:bookmarkStart w:id="3753" w:name="_Toc115733003"/>
      <w:ins w:id="3754" w:author="Barshadskaya, Yuliya" w:date="2024-01-12T23:37:00Z">
        <w:r>
          <w:rPr>
            <w:rFonts w:cs="Times New Roman"/>
            <w:sz w:val="24"/>
            <w:highlight w:val="yellow"/>
          </w:rPr>
          <w:lastRenderedPageBreak/>
          <w:t xml:space="preserve">2.3.2. </w:t>
        </w:r>
      </w:ins>
      <w:r w:rsidR="0006567A" w:rsidRPr="006E6534">
        <w:rPr>
          <w:rFonts w:cs="Times New Roman"/>
          <w:sz w:val="24"/>
          <w:highlight w:val="yellow"/>
          <w:rPrChange w:id="3755" w:author="N F" w:date="2023-12-05T03:08:00Z">
            <w:rPr>
              <w:highlight w:val="yellow"/>
            </w:rPr>
          </w:rPrChange>
        </w:rPr>
        <w:t>Срок годности</w:t>
      </w:r>
      <w:bookmarkEnd w:id="3753"/>
    </w:p>
    <w:p w14:paraId="06D54226" w14:textId="2FE2DAFA" w:rsidR="00597983" w:rsidDel="00B8644E" w:rsidRDefault="00121E03">
      <w:pPr>
        <w:pStyle w:val="3"/>
        <w:numPr>
          <w:ilvl w:val="0"/>
          <w:numId w:val="0"/>
        </w:numPr>
        <w:spacing w:after="0" w:line="240" w:lineRule="auto"/>
        <w:rPr>
          <w:del w:id="3756" w:author="Barshadskaya, Yuliya" w:date="2024-01-12T23:38:00Z"/>
          <w:rFonts w:cs="Times New Roman"/>
          <w:highlight w:val="yellow"/>
        </w:rPr>
        <w:pPrChange w:id="3757" w:author="Barshadskaya, Yuliya" w:date="2024-01-12T23:40:00Z">
          <w:pPr>
            <w:pStyle w:val="3"/>
          </w:pPr>
        </w:pPrChange>
      </w:pPr>
      <w:ins w:id="3758" w:author="Barshadskaya, Yuliya" w:date="2024-01-12T23:38:00Z">
        <w:r>
          <w:rPr>
            <w:rFonts w:cs="Times New Roman"/>
            <w:highlight w:val="yellow"/>
          </w:rPr>
          <w:t xml:space="preserve">года. </w:t>
        </w:r>
      </w:ins>
    </w:p>
    <w:p w14:paraId="2CF76537" w14:textId="77777777" w:rsidR="00B8644E" w:rsidRPr="00B8644E" w:rsidRDefault="00B8644E" w:rsidP="00B8644E">
      <w:pPr>
        <w:pStyle w:val="SDText"/>
        <w:rPr>
          <w:ins w:id="3759" w:author="Barshadskaya, Yuliya" w:date="2024-02-22T23:34:00Z"/>
          <w:highlight w:val="yellow"/>
          <w:rPrChange w:id="3760" w:author="Barshadskaya, Yuliya" w:date="2024-02-22T23:34:00Z">
            <w:rPr>
              <w:ins w:id="3761" w:author="Barshadskaya, Yuliya" w:date="2024-02-22T23:34:00Z"/>
              <w:rFonts w:cs="Times New Roman"/>
              <w:color w:val="000000" w:themeColor="text1"/>
              <w:szCs w:val="24"/>
              <w:highlight w:val="yellow"/>
            </w:rPr>
          </w:rPrChange>
        </w:rPr>
      </w:pPr>
    </w:p>
    <w:p w14:paraId="5853EF93" w14:textId="1F7239DE" w:rsidR="00EF642C" w:rsidRPr="009556CC" w:rsidDel="00121E03" w:rsidRDefault="00EF642C">
      <w:pPr>
        <w:pStyle w:val="SDText"/>
        <w:spacing w:after="0"/>
        <w:rPr>
          <w:del w:id="3762" w:author="Barshadskaya, Yuliya" w:date="2024-01-12T23:38:00Z"/>
          <w:rFonts w:cs="Times New Roman"/>
          <w:color w:val="000000" w:themeColor="text1"/>
          <w:szCs w:val="24"/>
          <w:highlight w:val="yellow"/>
        </w:rPr>
        <w:pPrChange w:id="3763" w:author="Barshadskaya, Yuliya" w:date="2024-01-12T23:38:00Z">
          <w:pPr>
            <w:pStyle w:val="SDText"/>
          </w:pPr>
        </w:pPrChange>
      </w:pPr>
    </w:p>
    <w:p w14:paraId="5036F321" w14:textId="30DCEEEC" w:rsidR="00073BAB" w:rsidRPr="006E6534" w:rsidRDefault="00121E03">
      <w:pPr>
        <w:pStyle w:val="3"/>
        <w:numPr>
          <w:ilvl w:val="0"/>
          <w:numId w:val="0"/>
        </w:numPr>
        <w:spacing w:after="0" w:line="240" w:lineRule="auto"/>
        <w:rPr>
          <w:rFonts w:cs="Times New Roman"/>
          <w:sz w:val="24"/>
          <w:highlight w:val="yellow"/>
          <w:rPrChange w:id="3764" w:author="N F" w:date="2023-12-05T03:08:00Z">
            <w:rPr>
              <w:highlight w:val="yellow"/>
            </w:rPr>
          </w:rPrChange>
        </w:rPr>
        <w:pPrChange w:id="3765" w:author="Barshadskaya, Yuliya" w:date="2024-01-12T23:40:00Z">
          <w:pPr>
            <w:pStyle w:val="3"/>
          </w:pPr>
        </w:pPrChange>
      </w:pPr>
      <w:bookmarkStart w:id="3766" w:name="_Toc115733004"/>
      <w:ins w:id="3767" w:author="Barshadskaya, Yuliya" w:date="2024-01-12T23:39:00Z">
        <w:r>
          <w:rPr>
            <w:rFonts w:cs="Times New Roman"/>
            <w:sz w:val="24"/>
            <w:highlight w:val="yellow"/>
          </w:rPr>
          <w:t xml:space="preserve">2.3.3. </w:t>
        </w:r>
      </w:ins>
      <w:r w:rsidR="00597983" w:rsidRPr="006E6534">
        <w:rPr>
          <w:rFonts w:cs="Times New Roman"/>
          <w:sz w:val="24"/>
          <w:highlight w:val="yellow"/>
          <w:rPrChange w:id="3768" w:author="N F" w:date="2023-12-05T03:08:00Z">
            <w:rPr>
              <w:highlight w:val="yellow"/>
            </w:rPr>
          </w:rPrChange>
        </w:rPr>
        <w:t>Правила по обращению с препаратом</w:t>
      </w:r>
      <w:bookmarkEnd w:id="3766"/>
    </w:p>
    <w:p w14:paraId="30B8C8B8" w14:textId="4AB8B66C" w:rsidR="00597983" w:rsidRDefault="00597983">
      <w:pPr>
        <w:pStyle w:val="SDText"/>
        <w:ind w:firstLine="0"/>
        <w:rPr>
          <w:ins w:id="3769" w:author="Barshadskaya, Yuliya" w:date="2024-01-12T23:39:00Z"/>
          <w:rFonts w:cs="Times New Roman"/>
          <w:color w:val="000000" w:themeColor="text1"/>
        </w:rPr>
        <w:pPrChange w:id="3770" w:author="Barshadskaya, Yuliya" w:date="2024-01-12T23:39:00Z">
          <w:pPr>
            <w:pStyle w:val="SDText"/>
          </w:pPr>
        </w:pPrChange>
      </w:pPr>
    </w:p>
    <w:p w14:paraId="6B3E7B48" w14:textId="77777777" w:rsidR="00121E03" w:rsidRPr="00121E03" w:rsidRDefault="00121E03">
      <w:pPr>
        <w:pStyle w:val="3"/>
        <w:numPr>
          <w:ilvl w:val="0"/>
          <w:numId w:val="0"/>
        </w:numPr>
        <w:spacing w:after="240" w:line="240" w:lineRule="auto"/>
        <w:rPr>
          <w:ins w:id="3771" w:author="Barshadskaya, Yuliya" w:date="2024-01-12T23:39:00Z"/>
          <w:sz w:val="24"/>
          <w:rPrChange w:id="3772" w:author="Barshadskaya, Yuliya" w:date="2024-01-12T23:39:00Z">
            <w:rPr>
              <w:ins w:id="3773" w:author="Barshadskaya, Yuliya" w:date="2024-01-12T23:39:00Z"/>
            </w:rPr>
          </w:rPrChange>
        </w:rPr>
        <w:pPrChange w:id="3774" w:author="Barshadskaya, Yuliya" w:date="2024-01-12T23:39:00Z">
          <w:pPr>
            <w:pStyle w:val="3"/>
            <w:spacing w:after="240" w:line="240" w:lineRule="auto"/>
          </w:pPr>
        </w:pPrChange>
      </w:pPr>
      <w:bookmarkStart w:id="3775" w:name="_Toc112014957"/>
      <w:bookmarkStart w:id="3776" w:name="_Toc115217930"/>
      <w:ins w:id="3777" w:author="Barshadskaya, Yuliya" w:date="2024-01-12T23:39:00Z">
        <w:r w:rsidRPr="00121E03">
          <w:rPr>
            <w:sz w:val="24"/>
            <w:rPrChange w:id="3778" w:author="Barshadskaya, Yuliya" w:date="2024-01-12T23:39:00Z">
              <w:rPr/>
            </w:rPrChange>
          </w:rPr>
          <w:t>Список литературы</w:t>
        </w:r>
        <w:bookmarkEnd w:id="3775"/>
        <w:bookmarkEnd w:id="3776"/>
      </w:ins>
    </w:p>
    <w:p w14:paraId="570C7443" w14:textId="6F6FD6C2" w:rsidR="00121E03" w:rsidRPr="00436348" w:rsidRDefault="00121E03" w:rsidP="00121E03">
      <w:pPr>
        <w:tabs>
          <w:tab w:val="left" w:pos="4588"/>
        </w:tabs>
        <w:spacing w:after="0" w:line="240" w:lineRule="auto"/>
        <w:ind w:left="284" w:hanging="284"/>
        <w:rPr>
          <w:ins w:id="3779" w:author="Barshadskaya, Yuliya" w:date="2024-01-12T23:39:00Z"/>
          <w:color w:val="000000" w:themeColor="text1"/>
        </w:rPr>
        <w:sectPr w:rsidR="00121E03" w:rsidRPr="00436348" w:rsidSect="00DD38F1">
          <w:pgSz w:w="11906" w:h="16838"/>
          <w:pgMar w:top="1134" w:right="849" w:bottom="1134" w:left="1701" w:header="708" w:footer="708" w:gutter="0"/>
          <w:cols w:space="708"/>
          <w:docGrid w:linePitch="360"/>
        </w:sectPr>
      </w:pPr>
      <w:ins w:id="3780" w:author="Barshadskaya, Yuliya" w:date="2024-01-12T23:39:00Z">
        <w:r>
          <w:rPr>
            <w:color w:val="000000" w:themeColor="text1"/>
          </w:rPr>
          <w:t xml:space="preserve">1. </w:t>
        </w:r>
        <w:r w:rsidRPr="00670BD5">
          <w:rPr>
            <w:color w:val="000000" w:themeColor="text1"/>
          </w:rPr>
          <w:t>Отчет о проведении теста сравнительной кинетики растворения лекарственных препаратов «</w:t>
        </w:r>
      </w:ins>
      <w:ins w:id="3781" w:author="Barshadskaya, Yuliya" w:date="2024-01-12T23:40:00Z">
        <w:r>
          <w:rPr>
            <w:color w:val="000000" w:themeColor="text1"/>
          </w:rPr>
          <w:t>ОСИМЕРТИНИБ</w:t>
        </w:r>
      </w:ins>
      <w:ins w:id="3782" w:author="Barshadskaya, Yuliya" w:date="2024-01-12T23:39:00Z">
        <w:r w:rsidRPr="00670BD5">
          <w:rPr>
            <w:color w:val="000000" w:themeColor="text1"/>
          </w:rPr>
          <w:t xml:space="preserve"> таблетки </w:t>
        </w:r>
      </w:ins>
      <w:ins w:id="3783" w:author="Barshadskaya, Yuliya" w:date="2024-01-12T23:40:00Z">
        <w:r>
          <w:rPr>
            <w:color w:val="000000" w:themeColor="text1"/>
          </w:rPr>
          <w:t>8</w:t>
        </w:r>
      </w:ins>
      <w:ins w:id="3784" w:author="Barshadskaya, Yuliya" w:date="2024-01-12T23:39:00Z">
        <w:r w:rsidRPr="00670BD5">
          <w:rPr>
            <w:color w:val="000000" w:themeColor="text1"/>
          </w:rPr>
          <w:t>0 мг» производства АО «ОРТАТ», Российская Федерация и препарата сравнения «</w:t>
        </w:r>
      </w:ins>
      <w:ins w:id="3785" w:author="Barshadskaya, Yuliya" w:date="2024-01-12T23:40:00Z">
        <w:r w:rsidR="00B8644E">
          <w:rPr>
            <w:color w:val="000000" w:themeColor="text1"/>
          </w:rPr>
          <w:t>Таг</w:t>
        </w:r>
        <w:r>
          <w:rPr>
            <w:color w:val="000000" w:themeColor="text1"/>
          </w:rPr>
          <w:t>риссо</w:t>
        </w:r>
      </w:ins>
      <w:ins w:id="3786" w:author="Barshadskaya, Yuliya" w:date="2024-01-12T23:39:00Z">
        <w:r w:rsidRPr="00670BD5">
          <w:rPr>
            <w:color w:val="000000" w:themeColor="text1"/>
            <w:vertAlign w:val="superscript"/>
          </w:rPr>
          <w:t>®</w:t>
        </w:r>
        <w:r w:rsidRPr="00670BD5">
          <w:rPr>
            <w:color w:val="000000" w:themeColor="text1"/>
          </w:rPr>
          <w:t xml:space="preserve"> таблетки </w:t>
        </w:r>
      </w:ins>
      <w:ins w:id="3787" w:author="Barshadskaya, Yuliya" w:date="2024-01-12T23:40:00Z">
        <w:r>
          <w:rPr>
            <w:color w:val="000000" w:themeColor="text1"/>
          </w:rPr>
          <w:t>8</w:t>
        </w:r>
      </w:ins>
      <w:ins w:id="3788" w:author="Barshadskaya, Yuliya" w:date="2024-01-12T23:39:00Z">
        <w:r w:rsidRPr="00670BD5">
          <w:rPr>
            <w:color w:val="000000" w:themeColor="text1"/>
          </w:rPr>
          <w:t xml:space="preserve">0 мг» производства </w:t>
        </w:r>
      </w:ins>
      <w:ins w:id="3789" w:author="Barshadskaya, Yuliya" w:date="2024-01-12T23:41:00Z">
        <w:r w:rsidRPr="0053076F">
          <w:rPr>
            <w:rFonts w:cs="Times New Roman"/>
            <w:color w:val="000000" w:themeColor="text1"/>
            <w:szCs w:val="24"/>
          </w:rPr>
          <w:t>АстраЗенека АБ, Швеция</w:t>
        </w:r>
      </w:ins>
      <w:ins w:id="3790" w:author="Barshadskaya, Yuliya" w:date="2024-01-12T23:39:00Z">
        <w:r w:rsidRPr="00670BD5">
          <w:rPr>
            <w:color w:val="000000" w:themeColor="text1"/>
          </w:rPr>
          <w:t xml:space="preserve">»,  от </w:t>
        </w:r>
        <w:r w:rsidRPr="00121E03">
          <w:rPr>
            <w:color w:val="000000" w:themeColor="text1"/>
            <w:highlight w:val="yellow"/>
            <w:rPrChange w:id="3791" w:author="Barshadskaya, Yuliya" w:date="2024-01-12T23:41:00Z">
              <w:rPr>
                <w:color w:val="000000" w:themeColor="text1"/>
              </w:rPr>
            </w:rPrChange>
          </w:rPr>
          <w:t>16 сентября 2022 г.</w:t>
        </w:r>
      </w:ins>
    </w:p>
    <w:p w14:paraId="6C5B4F1D" w14:textId="248D2B5A" w:rsidR="00341576" w:rsidRPr="00121E03" w:rsidRDefault="00121E03">
      <w:pPr>
        <w:pStyle w:val="1"/>
        <w:numPr>
          <w:ilvl w:val="0"/>
          <w:numId w:val="0"/>
        </w:numPr>
        <w:spacing w:before="0" w:line="240" w:lineRule="auto"/>
        <w:rPr>
          <w:rFonts w:cs="Times New Roman"/>
          <w:sz w:val="24"/>
          <w:szCs w:val="24"/>
          <w:rPrChange w:id="3792" w:author="N F" w:date="2023-12-05T03:08:00Z">
            <w:rPr/>
          </w:rPrChange>
        </w:rPr>
        <w:pPrChange w:id="3793" w:author="N F" w:date="2023-08-06T15:38:00Z">
          <w:pPr>
            <w:pStyle w:val="1"/>
          </w:pPr>
        </w:pPrChange>
      </w:pPr>
      <w:bookmarkStart w:id="3794" w:name="_Toc115733005"/>
      <w:bookmarkEnd w:id="1702"/>
      <w:r w:rsidRPr="00121E03">
        <w:rPr>
          <w:rFonts w:cs="Times New Roman"/>
          <w:sz w:val="24"/>
          <w:szCs w:val="24"/>
        </w:rPr>
        <w:lastRenderedPageBreak/>
        <w:t>3</w:t>
      </w:r>
      <w:r>
        <w:rPr>
          <w:rFonts w:cs="Times New Roman"/>
          <w:sz w:val="24"/>
          <w:szCs w:val="24"/>
        </w:rPr>
        <w:t xml:space="preserve">. </w:t>
      </w:r>
      <w:r w:rsidR="00643566" w:rsidRPr="00121E03">
        <w:rPr>
          <w:rFonts w:cs="Times New Roman"/>
          <w:sz w:val="24"/>
          <w:szCs w:val="24"/>
          <w:rPrChange w:id="3795" w:author="N F" w:date="2023-12-05T03:08:00Z">
            <w:rPr/>
          </w:rPrChange>
        </w:rPr>
        <w:t>РЕЗУЛЬТАТЫ ДОКЛИНИЧЕСКИХ ИССЛЕДОВАНИЙ</w:t>
      </w:r>
      <w:bookmarkEnd w:id="3794"/>
      <w:r w:rsidR="00643566" w:rsidRPr="00121E03">
        <w:rPr>
          <w:rFonts w:cs="Times New Roman"/>
          <w:sz w:val="24"/>
          <w:szCs w:val="24"/>
          <w:rPrChange w:id="3796" w:author="N F" w:date="2023-12-05T03:08:00Z">
            <w:rPr/>
          </w:rPrChange>
        </w:rPr>
        <w:t xml:space="preserve"> </w:t>
      </w:r>
    </w:p>
    <w:p w14:paraId="34B1F635" w14:textId="72EB4EB6" w:rsidR="004A788F" w:rsidRPr="006E6534" w:rsidRDefault="00AC7D66">
      <w:pPr>
        <w:spacing w:line="240" w:lineRule="auto"/>
        <w:rPr>
          <w:rFonts w:cs="Times New Roman"/>
          <w:b/>
          <w:bCs/>
          <w:color w:val="000000" w:themeColor="text1"/>
          <w:rPrChange w:id="3797" w:author="N F" w:date="2023-12-05T03:08:00Z">
            <w:rPr>
              <w:rFonts w:cs="Times New Roman"/>
              <w:b/>
              <w:bCs/>
            </w:rPr>
          </w:rPrChange>
        </w:rPr>
        <w:pPrChange w:id="3798" w:author="N F" w:date="2023-08-06T15:38:00Z">
          <w:pPr/>
        </w:pPrChange>
      </w:pPr>
      <w:r w:rsidRPr="006E6534">
        <w:rPr>
          <w:rFonts w:cs="Times New Roman"/>
          <w:b/>
          <w:bCs/>
          <w:color w:val="000000" w:themeColor="text1"/>
          <w:rPrChange w:id="3799" w:author="N F" w:date="2023-12-05T03:08:00Z">
            <w:rPr>
              <w:rFonts w:cs="Times New Roman"/>
              <w:b/>
              <w:bCs/>
            </w:rPr>
          </w:rPrChange>
        </w:rPr>
        <w:t>Введение и резюме</w:t>
      </w:r>
    </w:p>
    <w:p w14:paraId="18911CAB" w14:textId="21DEE6E9" w:rsidR="007C1B8A" w:rsidRDefault="007C1B8A" w:rsidP="007C1B8A">
      <w:pPr>
        <w:spacing w:after="0" w:line="240" w:lineRule="auto"/>
        <w:rPr>
          <w:ins w:id="3800" w:author="Barshadskaya, Yuliya" w:date="2024-01-12T23:49:00Z"/>
        </w:rPr>
      </w:pPr>
      <w:bookmarkStart w:id="3801" w:name="_Toc92645858"/>
      <w:bookmarkStart w:id="3802" w:name="_Toc484199231"/>
      <w:r w:rsidRPr="00707D60">
        <w:t xml:space="preserve">Доклинических исследований препарата </w:t>
      </w:r>
      <w:r>
        <w:rPr>
          <w:rFonts w:cs="Times New Roman"/>
          <w:szCs w:val="24"/>
        </w:rPr>
        <w:t>PT-OSM</w:t>
      </w:r>
      <w:r w:rsidRPr="00A4718B">
        <w:t xml:space="preserve">, таблетки </w:t>
      </w:r>
      <w:r>
        <w:t xml:space="preserve">40 мг </w:t>
      </w:r>
      <w:r w:rsidRPr="00A4718B">
        <w:t xml:space="preserve">и </w:t>
      </w:r>
      <w:r>
        <w:t>8</w:t>
      </w:r>
      <w:r w:rsidRPr="00A4718B">
        <w:t xml:space="preserve">0 мг (АО «Р-Фарм», Россия) не проводилось. Так как препарат </w:t>
      </w:r>
      <w:r>
        <w:rPr>
          <w:rFonts w:cs="Times New Roman"/>
          <w:szCs w:val="24"/>
        </w:rPr>
        <w:t xml:space="preserve">PT-OSM </w:t>
      </w:r>
      <w:r w:rsidRPr="00A4718B">
        <w:t xml:space="preserve">(АО «Р-Фарм», Россия), представляет собой воспроизведенный препарат </w:t>
      </w:r>
      <w:r>
        <w:t>осимертиниб</w:t>
      </w:r>
      <w:r w:rsidRPr="00A4718B">
        <w:t xml:space="preserve">а, </w:t>
      </w:r>
      <w:r w:rsidRPr="007C1B8A">
        <w:rPr>
          <w:highlight w:val="yellow"/>
        </w:rPr>
        <w:t xml:space="preserve">который </w:t>
      </w:r>
      <w:r w:rsidRPr="007C1B8A">
        <w:rPr>
          <w:color w:val="000000"/>
          <w:highlight w:val="yellow"/>
        </w:rPr>
        <w:t>полностью соответствует по качественному и количественному составу действующего и вспомогательных веществ,</w:t>
      </w:r>
      <w:r>
        <w:rPr>
          <w:color w:val="000000"/>
        </w:rPr>
        <w:t xml:space="preserve"> лекарственной форме и дозировке референтному препарату осимертиниба Тагриссо</w:t>
      </w:r>
      <w:r w:rsidRPr="00DA75AA">
        <w:rPr>
          <w:color w:val="000000"/>
          <w:vertAlign w:val="superscript"/>
        </w:rPr>
        <w:t>®</w:t>
      </w:r>
      <w:r w:rsidRPr="00DA75AA">
        <w:rPr>
          <w:color w:val="000000"/>
        </w:rPr>
        <w:t xml:space="preserve"> </w:t>
      </w:r>
      <w:r w:rsidRPr="00DA75AA">
        <w:rPr>
          <w:lang w:eastAsia="ru-RU"/>
        </w:rPr>
        <w:t xml:space="preserve">(владелец РУ </w:t>
      </w:r>
      <w:r>
        <w:rPr>
          <w:lang w:eastAsia="ru-RU"/>
        </w:rPr>
        <w:t xml:space="preserve">– </w:t>
      </w:r>
      <w:r>
        <w:rPr>
          <w:rFonts w:cs="Times New Roman"/>
          <w:szCs w:val="24"/>
        </w:rPr>
        <w:t>АстраЗенека АБ, Швеция</w:t>
      </w:r>
      <w:r w:rsidRPr="00DA75AA">
        <w:rPr>
          <w:lang w:eastAsia="ru-RU"/>
        </w:rPr>
        <w:t xml:space="preserve">), </w:t>
      </w:r>
      <w:r w:rsidRPr="007C1B8A">
        <w:rPr>
          <w:highlight w:val="yellow"/>
          <w:lang w:eastAsia="ru-RU"/>
        </w:rPr>
        <w:t>имея минимальные отличия в количественном составе некоторых вспомогательных веществ, скорее всего обусловленные различным подходом к округлению,</w:t>
      </w:r>
      <w:r w:rsidRPr="007C1B8A">
        <w:rPr>
          <w:highlight w:val="yellow"/>
        </w:rPr>
        <w:t xml:space="preserve"> ожидается, что его свойства будут идентичны свойствам оригинального препарата.</w:t>
      </w:r>
      <w:r w:rsidRPr="00A4718B">
        <w:t xml:space="preserve"> </w:t>
      </w:r>
      <w:r>
        <w:t xml:space="preserve">Для прогнозирования токсического действия, планируемого к регистрации и коммерческому выпуску препарата </w:t>
      </w:r>
      <w:r w:rsidR="00030C22">
        <w:rPr>
          <w:rFonts w:cs="Times New Roman"/>
          <w:szCs w:val="24"/>
        </w:rPr>
        <w:t>PT-OSM</w:t>
      </w:r>
      <w:r>
        <w:t xml:space="preserve"> были проанализированы данные исследований по изучению фармакологии и токсикологии оригинального препарата </w:t>
      </w:r>
      <w:r w:rsidR="00030C22">
        <w:t>осимертиниба</w:t>
      </w:r>
      <w:r>
        <w:t xml:space="preserve">. Поскольку лекарственный препарат </w:t>
      </w:r>
      <w:r w:rsidR="00030C22">
        <w:rPr>
          <w:rFonts w:cs="Times New Roman"/>
          <w:szCs w:val="24"/>
        </w:rPr>
        <w:t>PT-OSM</w:t>
      </w:r>
      <w:r w:rsidR="00030C22">
        <w:t xml:space="preserve"> </w:t>
      </w:r>
      <w:r>
        <w:t>является воспроизведенным препаратом, собственные доклинические исследования не проводились.</w:t>
      </w:r>
    </w:p>
    <w:p w14:paraId="7F4D2ED0" w14:textId="41AF198D" w:rsidR="00030C22" w:rsidRPr="00DD38F1" w:rsidRDefault="00030C22">
      <w:pPr>
        <w:pStyle w:val="OT"/>
        <w:spacing w:after="0"/>
        <w:ind w:firstLine="709"/>
        <w:rPr>
          <w:szCs w:val="24"/>
        </w:rPr>
        <w:pPrChange w:id="3803" w:author="Barshadskaya, Yuliya" w:date="2024-01-12T23:49:00Z">
          <w:pPr>
            <w:spacing w:after="0" w:line="240" w:lineRule="auto"/>
          </w:pPr>
        </w:pPrChange>
      </w:pPr>
      <w:ins w:id="3804" w:author="Barshadskaya, Yuliya" w:date="2024-01-12T23:49:00Z">
        <w:r w:rsidRPr="0021251A">
          <w:rPr>
            <w:sz w:val="24"/>
            <w:szCs w:val="24"/>
          </w:rPr>
          <w:t xml:space="preserve">Для изучения </w:t>
        </w:r>
        <w:r>
          <w:rPr>
            <w:color w:val="000000"/>
            <w:sz w:val="24"/>
            <w:szCs w:val="24"/>
          </w:rPr>
          <w:t>осимертиниба</w:t>
        </w:r>
        <w:r w:rsidRPr="0021251A">
          <w:rPr>
            <w:sz w:val="24"/>
            <w:szCs w:val="24"/>
          </w:rPr>
          <w:t xml:space="preserve"> было проведено большое количество доклинических исследований. Эти исследования включали серию исследований как </w:t>
        </w:r>
        <w:r w:rsidRPr="0021251A">
          <w:rPr>
            <w:i/>
            <w:iCs/>
            <w:sz w:val="24"/>
            <w:szCs w:val="24"/>
          </w:rPr>
          <w:t>in vitro</w:t>
        </w:r>
        <w:r w:rsidRPr="0021251A">
          <w:rPr>
            <w:sz w:val="24"/>
            <w:szCs w:val="24"/>
          </w:rPr>
          <w:t xml:space="preserve">, так и </w:t>
        </w:r>
        <w:r w:rsidRPr="0021251A">
          <w:rPr>
            <w:i/>
            <w:iCs/>
            <w:sz w:val="24"/>
            <w:szCs w:val="24"/>
          </w:rPr>
          <w:t>in vivo</w:t>
        </w:r>
        <w:r w:rsidRPr="0021251A">
          <w:rPr>
            <w:sz w:val="24"/>
            <w:szCs w:val="24"/>
          </w:rPr>
          <w:t xml:space="preserve">, в результате которых были хорошо изучены фармакодинамические, фармакокинетические и токсикологические свойства </w:t>
        </w:r>
        <w:r>
          <w:rPr>
            <w:color w:val="000000"/>
            <w:sz w:val="24"/>
            <w:szCs w:val="24"/>
          </w:rPr>
          <w:t>осимертиниба</w:t>
        </w:r>
        <w:r w:rsidRPr="0021251A">
          <w:rPr>
            <w:sz w:val="24"/>
            <w:szCs w:val="24"/>
          </w:rPr>
          <w:t>.</w:t>
        </w:r>
      </w:ins>
    </w:p>
    <w:bookmarkEnd w:id="3801"/>
    <w:bookmarkEnd w:id="3802"/>
    <w:p w14:paraId="0ED54A63" w14:textId="5339F619" w:rsidR="00607A06" w:rsidRPr="006E6534" w:rsidRDefault="00A91A55">
      <w:pPr>
        <w:pStyle w:val="SDText"/>
        <w:spacing w:after="0"/>
        <w:rPr>
          <w:rFonts w:cs="Times New Roman"/>
          <w:color w:val="000000" w:themeColor="text1"/>
          <w:rPrChange w:id="3805" w:author="N F" w:date="2023-12-05T03:08:00Z">
            <w:rPr>
              <w:rFonts w:cs="Times New Roman"/>
            </w:rPr>
          </w:rPrChange>
        </w:rPr>
        <w:pPrChange w:id="3806" w:author="Barshadskaya, Yuliya" w:date="2024-01-13T18:00:00Z">
          <w:pPr>
            <w:pStyle w:val="SDText"/>
          </w:pPr>
        </w:pPrChange>
      </w:pPr>
      <w:ins w:id="3807" w:author="Barshadskaya, Yuliya" w:date="2024-01-12T23:51:00Z">
        <w:r w:rsidRPr="0053076F">
          <w:rPr>
            <w:rFonts w:cs="Times New Roman"/>
            <w:color w:val="000000" w:themeColor="text1"/>
          </w:rPr>
          <w:t xml:space="preserve">Осимертиниб (ТAZD9291) представляет собой пероральный ингибитор тирозинкиназы </w:t>
        </w:r>
        <w:r w:rsidRPr="0053076F">
          <w:rPr>
            <w:rFonts w:cs="Times New Roman"/>
            <w:color w:val="000000" w:themeColor="text1"/>
            <w:lang w:val="en-US"/>
          </w:rPr>
          <w:t>EGFR</w:t>
        </w:r>
        <w:r w:rsidRPr="0053076F">
          <w:rPr>
            <w:rFonts w:cs="Times New Roman"/>
            <w:color w:val="000000" w:themeColor="text1"/>
          </w:rPr>
          <w:t xml:space="preserve"> третьего поколения</w:t>
        </w:r>
        <w:r>
          <w:rPr>
            <w:rFonts w:cs="Times New Roman"/>
            <w:color w:val="000000" w:themeColor="text1"/>
          </w:rPr>
          <w:t>.</w:t>
        </w:r>
      </w:ins>
      <w:ins w:id="3808" w:author="Barshadskaya, Yuliya" w:date="2024-01-12T23:56:00Z">
        <w:r>
          <w:rPr>
            <w:rFonts w:cs="Times New Roman"/>
            <w:color w:val="000000" w:themeColor="text1"/>
          </w:rPr>
          <w:t xml:space="preserve"> </w:t>
        </w:r>
        <w:r w:rsidRPr="00A91A55">
          <w:rPr>
            <w:rFonts w:cs="Times New Roman"/>
            <w:color w:val="000000" w:themeColor="text1"/>
          </w:rPr>
          <w:t>EGFR, рецептор эпидермального фактора роста, относится к семейству тирозинкиназных рецепторов, которое также включает человеческий рецептор эпидермального фактора роста 2 (HER2, также известный как ERBB2), HER3 (ERBB3) и HER4 (ERBB4). Данный рецептор содержит четыре внеклеточных домена, трансмембранный домен, тирозинкиназный домен и С-концевой хвост. Связывание активирующих лигандов приводит к димеризации EGFR и транс-фосфорилированию остатков тирозина в С-концевом хвосте с активацией нижележащих сигнальных путей, таких как PI3K/AKT/mTOR, RAS/RAF/MAPK и JAK/STAT. Данные пути вовлечены в регуляцию клеточной пролиферации, выживании, инвазии и ангиогенезе.</w:t>
        </w:r>
        <w:r w:rsidRPr="00A91A55" w:rsidDel="00A91A55">
          <w:rPr>
            <w:rFonts w:cs="Times New Roman"/>
            <w:color w:val="000000" w:themeColor="text1"/>
          </w:rPr>
          <w:t xml:space="preserve"> </w:t>
        </w:r>
      </w:ins>
      <w:del w:id="3809" w:author="Barshadskaya, Yuliya" w:date="2024-01-12T23:51:00Z">
        <w:r w:rsidR="001B34B1" w:rsidRPr="006E6534" w:rsidDel="00A91A55">
          <w:rPr>
            <w:rFonts w:cs="Times New Roman"/>
            <w:color w:val="000000" w:themeColor="text1"/>
            <w:rPrChange w:id="3810" w:author="N F" w:date="2023-12-05T03:08:00Z">
              <w:rPr>
                <w:rFonts w:cs="Times New Roman"/>
              </w:rPr>
            </w:rPrChange>
          </w:rPr>
          <w:delText>Д</w:delText>
        </w:r>
        <w:r w:rsidR="00BB172E" w:rsidRPr="006E6534" w:rsidDel="00A91A55">
          <w:rPr>
            <w:rFonts w:cs="Times New Roman"/>
            <w:color w:val="000000" w:themeColor="text1"/>
            <w:rPrChange w:id="3811" w:author="N F" w:date="2023-12-05T03:08:00Z">
              <w:rPr>
                <w:rFonts w:cs="Times New Roman"/>
              </w:rPr>
            </w:rPrChange>
          </w:rPr>
          <w:delText xml:space="preserve">оступны результаты исследований, направленных на определение механизма действия осимертиниба. </w:delText>
        </w:r>
      </w:del>
      <w:r w:rsidR="00BB172E" w:rsidRPr="006E6534">
        <w:rPr>
          <w:rFonts w:cs="Times New Roman"/>
          <w:color w:val="000000" w:themeColor="text1"/>
          <w:rPrChange w:id="3812" w:author="N F" w:date="2023-12-05T03:08:00Z">
            <w:rPr>
              <w:rFonts w:cs="Times New Roman"/>
            </w:rPr>
          </w:rPrChange>
        </w:rPr>
        <w:t>Проводили измерение способности осимертиниба подавлять образование фосфорилированного рецептора эпидермального фактора роста (</w:t>
      </w:r>
      <w:r w:rsidR="00BB172E" w:rsidRPr="006E6534">
        <w:rPr>
          <w:rFonts w:cs="Times New Roman"/>
          <w:color w:val="000000" w:themeColor="text1"/>
          <w:lang w:val="en-US"/>
          <w:rPrChange w:id="3813" w:author="N F" w:date="2023-12-05T03:08:00Z">
            <w:rPr>
              <w:rFonts w:cs="Times New Roman"/>
              <w:lang w:val="en-US"/>
            </w:rPr>
          </w:rPrChange>
        </w:rPr>
        <w:t>phosphorylated</w:t>
      </w:r>
      <w:r w:rsidR="00BB172E" w:rsidRPr="006E6534">
        <w:rPr>
          <w:rFonts w:cs="Times New Roman"/>
          <w:color w:val="000000" w:themeColor="text1"/>
          <w:rPrChange w:id="3814" w:author="N F" w:date="2023-12-05T03:08:00Z">
            <w:rPr>
              <w:rFonts w:cs="Times New Roman"/>
            </w:rPr>
          </w:rPrChange>
        </w:rPr>
        <w:t xml:space="preserve"> epidermal growth factor receptor, pEGFR) в клеточных линиях, содержащих </w:t>
      </w:r>
      <w:r w:rsidR="00D5659B" w:rsidRPr="006E6534">
        <w:rPr>
          <w:rFonts w:cs="Times New Roman"/>
          <w:color w:val="000000" w:themeColor="text1"/>
          <w:rPrChange w:id="3815" w:author="N F" w:date="2023-12-05T03:08:00Z">
            <w:rPr>
              <w:rFonts w:cs="Times New Roman"/>
            </w:rPr>
          </w:rPrChange>
        </w:rPr>
        <w:t xml:space="preserve">дикий или мутантный тип </w:t>
      </w:r>
      <w:r w:rsidR="00BB172E" w:rsidRPr="006E6534">
        <w:rPr>
          <w:rFonts w:cs="Times New Roman"/>
          <w:color w:val="000000" w:themeColor="text1"/>
          <w:rPrChange w:id="3816" w:author="N F" w:date="2023-12-05T03:08:00Z">
            <w:rPr>
              <w:rFonts w:cs="Times New Roman"/>
            </w:rPr>
          </w:rPrChange>
        </w:rPr>
        <w:t>ген</w:t>
      </w:r>
      <w:r w:rsidR="00D5659B" w:rsidRPr="006E6534">
        <w:rPr>
          <w:rFonts w:cs="Times New Roman"/>
          <w:color w:val="000000" w:themeColor="text1"/>
          <w:rPrChange w:id="3817" w:author="N F" w:date="2023-12-05T03:08:00Z">
            <w:rPr>
              <w:rFonts w:cs="Times New Roman"/>
            </w:rPr>
          </w:rPrChange>
        </w:rPr>
        <w:t>а</w:t>
      </w:r>
      <w:r w:rsidR="00BB172E" w:rsidRPr="006E6534">
        <w:rPr>
          <w:rFonts w:cs="Times New Roman"/>
          <w:color w:val="000000" w:themeColor="text1"/>
          <w:rPrChange w:id="3818" w:author="N F" w:date="2023-12-05T03:08:00Z">
            <w:rPr>
              <w:rFonts w:cs="Times New Roman"/>
            </w:rPr>
          </w:rPrChange>
        </w:rPr>
        <w:t xml:space="preserve"> </w:t>
      </w:r>
      <w:r w:rsidR="00BB172E" w:rsidRPr="006E6534">
        <w:rPr>
          <w:rFonts w:cs="Times New Roman"/>
          <w:color w:val="000000" w:themeColor="text1"/>
          <w:lang w:val="en-US"/>
          <w:rPrChange w:id="3819" w:author="N F" w:date="2023-12-05T03:08:00Z">
            <w:rPr>
              <w:rFonts w:cs="Times New Roman"/>
              <w:lang w:val="en-US"/>
            </w:rPr>
          </w:rPrChange>
        </w:rPr>
        <w:t>EGFR</w:t>
      </w:r>
      <w:r w:rsidR="00BB172E" w:rsidRPr="006E6534">
        <w:rPr>
          <w:rFonts w:cs="Times New Roman"/>
          <w:color w:val="000000" w:themeColor="text1"/>
          <w:rPrChange w:id="3820" w:author="N F" w:date="2023-12-05T03:08:00Z">
            <w:rPr>
              <w:rFonts w:cs="Times New Roman"/>
            </w:rPr>
          </w:rPrChange>
        </w:rPr>
        <w:t>. Максимальное ингибирование достигалось после инкубационного периода приблизительно 8–10 ч.</w:t>
      </w:r>
      <w:r w:rsidR="001B34B1" w:rsidRPr="006E6534">
        <w:rPr>
          <w:rFonts w:cs="Times New Roman"/>
          <w:color w:val="000000" w:themeColor="text1"/>
          <w:rPrChange w:id="3821" w:author="N F" w:date="2023-12-05T03:08:00Z">
            <w:rPr>
              <w:rFonts w:cs="Times New Roman"/>
            </w:rPr>
          </w:rPrChange>
        </w:rPr>
        <w:t xml:space="preserve"> </w:t>
      </w:r>
      <w:r w:rsidR="00F570B7" w:rsidRPr="006E6534">
        <w:rPr>
          <w:rFonts w:cs="Times New Roman"/>
          <w:color w:val="000000" w:themeColor="text1"/>
          <w:rPrChange w:id="3822" w:author="N F" w:date="2023-12-05T03:08:00Z">
            <w:rPr>
              <w:rFonts w:cs="Times New Roman"/>
            </w:rPr>
          </w:rPrChange>
        </w:rPr>
        <w:t>А</w:t>
      </w:r>
      <w:r w:rsidR="00BB172E" w:rsidRPr="006E6534">
        <w:rPr>
          <w:rFonts w:cs="Times New Roman"/>
          <w:color w:val="000000" w:themeColor="text1"/>
          <w:rPrChange w:id="3823" w:author="N F" w:date="2023-12-05T03:08:00Z">
            <w:rPr>
              <w:rFonts w:cs="Times New Roman"/>
            </w:rPr>
          </w:rPrChange>
        </w:rPr>
        <w:t xml:space="preserve">ктивность осимертиниба была выше в отношении мутантных EGFR клеточных линий, чем в отношении клеточных линий дикого типа. </w:t>
      </w:r>
      <w:del w:id="3824" w:author="Barshadskaya, Yuliya" w:date="2024-01-13T17:56:00Z">
        <w:r w:rsidR="00BB172E" w:rsidRPr="006E6534" w:rsidDel="00DD38F1">
          <w:rPr>
            <w:rFonts w:cs="Times New Roman"/>
            <w:color w:val="000000" w:themeColor="text1"/>
            <w:rPrChange w:id="3825" w:author="N F" w:date="2023-12-05T03:08:00Z">
              <w:rPr>
                <w:rFonts w:cs="Times New Roman"/>
              </w:rPr>
            </w:rPrChange>
          </w:rPr>
          <w:delText xml:space="preserve">Авторы отмечали, что в качестве препарата сравнения использовали обратимый ингибитор EGFR, но никакой дополнительной информации об этом </w:delText>
        </w:r>
        <w:r w:rsidR="00A82340" w:rsidRPr="006E6534" w:rsidDel="00DD38F1">
          <w:rPr>
            <w:rFonts w:cs="Times New Roman"/>
            <w:color w:val="000000" w:themeColor="text1"/>
            <w:rPrChange w:id="3826" w:author="N F" w:date="2023-12-05T03:08:00Z">
              <w:rPr>
                <w:rFonts w:cs="Times New Roman"/>
              </w:rPr>
            </w:rPrChange>
          </w:rPr>
          <w:delText>лекарственном средстве</w:delText>
        </w:r>
        <w:r w:rsidR="00BB172E" w:rsidRPr="006E6534" w:rsidDel="00DD38F1">
          <w:rPr>
            <w:rFonts w:cs="Times New Roman"/>
            <w:color w:val="000000" w:themeColor="text1"/>
            <w:rPrChange w:id="3827" w:author="N F" w:date="2023-12-05T03:08:00Z">
              <w:rPr>
                <w:rFonts w:cs="Times New Roman"/>
              </w:rPr>
            </w:rPrChange>
          </w:rPr>
          <w:delText xml:space="preserve"> предоставлено не было. </w:delText>
        </w:r>
      </w:del>
      <w:r w:rsidR="00BB172E" w:rsidRPr="006E6534">
        <w:rPr>
          <w:rFonts w:cs="Times New Roman"/>
          <w:color w:val="000000" w:themeColor="text1"/>
          <w:rPrChange w:id="3828" w:author="N F" w:date="2023-12-05T03:08:00Z">
            <w:rPr>
              <w:rFonts w:cs="Times New Roman"/>
            </w:rPr>
          </w:rPrChange>
        </w:rPr>
        <w:t xml:space="preserve">Подавление было необратимым в течение оцениваемой продолжительности, поскольку подавление образования pEGFR сохранялось в обработанных клетках линии NCI H1975 в течение по меньшей мере 48 ч после вымывания. </w:t>
      </w:r>
      <w:del w:id="3829" w:author="Barshadskaya, Yuliya" w:date="2024-01-13T17:57:00Z">
        <w:r w:rsidR="00BB172E" w:rsidRPr="006E6534" w:rsidDel="00DD38F1">
          <w:rPr>
            <w:rFonts w:cs="Times New Roman"/>
            <w:color w:val="000000" w:themeColor="text1"/>
            <w:rPrChange w:id="3830" w:author="N F" w:date="2023-12-05T03:08:00Z">
              <w:rPr>
                <w:rFonts w:cs="Times New Roman"/>
              </w:rPr>
            </w:rPrChange>
          </w:rPr>
          <w:delText xml:space="preserve">У мутантов T790M/L858R (клетки H1975) этот эффект был аналогичен эффекту, наблюдаемому после лечения афатинибом (другим необратимым ингибитором EGFR), </w:delText>
        </w:r>
        <w:r w:rsidR="00A82340" w:rsidRPr="006E6534" w:rsidDel="00DD38F1">
          <w:rPr>
            <w:rFonts w:cs="Times New Roman"/>
            <w:color w:val="000000" w:themeColor="text1"/>
            <w:rPrChange w:id="3831" w:author="N F" w:date="2023-12-05T03:08:00Z">
              <w:rPr>
                <w:rFonts w:cs="Times New Roman"/>
              </w:rPr>
            </w:rPrChange>
          </w:rPr>
          <w:delText xml:space="preserve">что </w:delText>
        </w:r>
        <w:r w:rsidR="00BB172E" w:rsidRPr="006E6534" w:rsidDel="00DD38F1">
          <w:rPr>
            <w:rFonts w:cs="Times New Roman"/>
            <w:color w:val="000000" w:themeColor="text1"/>
            <w:rPrChange w:id="3832" w:author="N F" w:date="2023-12-05T03:08:00Z">
              <w:rPr>
                <w:rFonts w:cs="Times New Roman"/>
              </w:rPr>
            </w:rPrChange>
          </w:rPr>
          <w:delText xml:space="preserve">согласуется с механизмом необратимого связывания. </w:delText>
        </w:r>
        <w:r w:rsidR="000050C9" w:rsidRPr="006E6534" w:rsidDel="00DD38F1">
          <w:rPr>
            <w:rFonts w:cs="Times New Roman"/>
            <w:color w:val="000000" w:themeColor="text1"/>
            <w:rPrChange w:id="3833" w:author="N F" w:date="2023-12-05T03:08:00Z">
              <w:rPr>
                <w:rFonts w:cs="Times New Roman"/>
              </w:rPr>
            </w:rPrChange>
          </w:rPr>
          <w:delText>В образцах с к</w:delText>
        </w:r>
        <w:r w:rsidR="00BB172E" w:rsidRPr="006E6534" w:rsidDel="00DD38F1">
          <w:rPr>
            <w:rFonts w:cs="Times New Roman"/>
            <w:color w:val="000000" w:themeColor="text1"/>
            <w:rPrChange w:id="3834" w:author="N F" w:date="2023-12-05T03:08:00Z">
              <w:rPr>
                <w:rFonts w:cs="Times New Roman"/>
              </w:rPr>
            </w:rPrChange>
          </w:rPr>
          <w:delText>летк</w:delText>
        </w:r>
        <w:r w:rsidR="000050C9" w:rsidRPr="006E6534" w:rsidDel="00DD38F1">
          <w:rPr>
            <w:rFonts w:cs="Times New Roman"/>
            <w:color w:val="000000" w:themeColor="text1"/>
            <w:rPrChange w:id="3835" w:author="N F" w:date="2023-12-05T03:08:00Z">
              <w:rPr>
                <w:rFonts w:cs="Times New Roman"/>
              </w:rPr>
            </w:rPrChange>
          </w:rPr>
          <w:delText>ами</w:delText>
        </w:r>
        <w:r w:rsidR="00BB172E" w:rsidRPr="006E6534" w:rsidDel="00DD38F1">
          <w:rPr>
            <w:rFonts w:cs="Times New Roman"/>
            <w:color w:val="000000" w:themeColor="text1"/>
            <w:rPrChange w:id="3836" w:author="N F" w:date="2023-12-05T03:08:00Z">
              <w:rPr>
                <w:rFonts w:cs="Times New Roman"/>
              </w:rPr>
            </w:rPrChange>
          </w:rPr>
          <w:delText xml:space="preserve"> T790M, обработанны</w:delText>
        </w:r>
        <w:r w:rsidR="000050C9" w:rsidRPr="006E6534" w:rsidDel="00DD38F1">
          <w:rPr>
            <w:rFonts w:cs="Times New Roman"/>
            <w:color w:val="000000" w:themeColor="text1"/>
            <w:rPrChange w:id="3837" w:author="N F" w:date="2023-12-05T03:08:00Z">
              <w:rPr>
                <w:rFonts w:cs="Times New Roman"/>
              </w:rPr>
            </w:rPrChange>
          </w:rPr>
          <w:delText>ми</w:delText>
        </w:r>
        <w:r w:rsidR="00BB172E" w:rsidRPr="006E6534" w:rsidDel="00DD38F1">
          <w:rPr>
            <w:rFonts w:cs="Times New Roman"/>
            <w:color w:val="000000" w:themeColor="text1"/>
            <w:rPrChange w:id="3838" w:author="N F" w:date="2023-12-05T03:08:00Z">
              <w:rPr>
                <w:rFonts w:cs="Times New Roman"/>
              </w:rPr>
            </w:rPrChange>
          </w:rPr>
          <w:delText xml:space="preserve"> эрлотинибом, обратимым ингибитором, </w:delText>
        </w:r>
        <w:r w:rsidR="00C0628D" w:rsidRPr="006E6534" w:rsidDel="00DD38F1">
          <w:rPr>
            <w:rFonts w:cs="Times New Roman"/>
            <w:color w:val="000000" w:themeColor="text1"/>
            <w:rPrChange w:id="3839" w:author="N F" w:date="2023-12-05T03:08:00Z">
              <w:rPr>
                <w:rFonts w:cs="Times New Roman"/>
              </w:rPr>
            </w:rPrChange>
          </w:rPr>
          <w:delText xml:space="preserve">наблюдали </w:delText>
        </w:r>
        <w:r w:rsidR="00BB172E" w:rsidRPr="006E6534" w:rsidDel="00DD38F1">
          <w:rPr>
            <w:rFonts w:cs="Times New Roman"/>
            <w:color w:val="000000" w:themeColor="text1"/>
            <w:rPrChange w:id="3840" w:author="N F" w:date="2023-12-05T03:08:00Z">
              <w:rPr>
                <w:rFonts w:cs="Times New Roman"/>
              </w:rPr>
            </w:rPrChange>
          </w:rPr>
          <w:delText>быстрое восстановление pEGFR после вымывания препарата.</w:delText>
        </w:r>
        <w:r w:rsidR="00F570B7" w:rsidRPr="006E6534" w:rsidDel="00DD38F1">
          <w:rPr>
            <w:rFonts w:cs="Times New Roman"/>
            <w:color w:val="000000" w:themeColor="text1"/>
            <w:rPrChange w:id="3841" w:author="N F" w:date="2023-12-05T03:08:00Z">
              <w:rPr>
                <w:rFonts w:cs="Times New Roman"/>
              </w:rPr>
            </w:rPrChange>
          </w:rPr>
          <w:delText xml:space="preserve"> </w:delText>
        </w:r>
      </w:del>
      <w:r w:rsidR="00607A06" w:rsidRPr="006E6534">
        <w:rPr>
          <w:rFonts w:cs="Times New Roman"/>
          <w:color w:val="000000" w:themeColor="text1"/>
          <w:rPrChange w:id="3842" w:author="N F" w:date="2023-12-05T03:08:00Z">
            <w:rPr>
              <w:rFonts w:cs="Times New Roman"/>
            </w:rPr>
          </w:rPrChange>
        </w:rPr>
        <w:t xml:space="preserve">Провели оценку активности осимертиниба и его активных метаболитов </w:t>
      </w:r>
      <w:r w:rsidR="00C0628D" w:rsidRPr="006E6534">
        <w:rPr>
          <w:rFonts w:cs="Times New Roman"/>
          <w:color w:val="000000" w:themeColor="text1"/>
          <w:rPrChange w:id="3843" w:author="N F" w:date="2023-12-05T03:08:00Z">
            <w:rPr>
              <w:rFonts w:cs="Times New Roman"/>
            </w:rPr>
          </w:rPrChange>
        </w:rPr>
        <w:t xml:space="preserve">(лабораторные шифры </w:t>
      </w:r>
      <w:r w:rsidR="00607A06" w:rsidRPr="006E6534">
        <w:rPr>
          <w:rFonts w:cs="Times New Roman"/>
          <w:color w:val="000000" w:themeColor="text1"/>
          <w:rPrChange w:id="3844" w:author="N F" w:date="2023-12-05T03:08:00Z">
            <w:rPr>
              <w:rFonts w:cs="Times New Roman"/>
            </w:rPr>
          </w:rPrChange>
        </w:rPr>
        <w:t>AZ5104 и AZ7550</w:t>
      </w:r>
      <w:r w:rsidR="00C0628D" w:rsidRPr="006E6534">
        <w:rPr>
          <w:rFonts w:cs="Times New Roman"/>
          <w:color w:val="000000" w:themeColor="text1"/>
          <w:rPrChange w:id="3845" w:author="N F" w:date="2023-12-05T03:08:00Z">
            <w:rPr>
              <w:rFonts w:cs="Times New Roman"/>
            </w:rPr>
          </w:rPrChange>
        </w:rPr>
        <w:t>)</w:t>
      </w:r>
      <w:r w:rsidR="00607A06" w:rsidRPr="006E6534">
        <w:rPr>
          <w:rFonts w:cs="Times New Roman"/>
          <w:color w:val="000000" w:themeColor="text1"/>
          <w:rPrChange w:id="3846" w:author="N F" w:date="2023-12-05T03:08:00Z">
            <w:rPr>
              <w:rFonts w:cs="Times New Roman"/>
            </w:rPr>
          </w:rPrChange>
        </w:rPr>
        <w:t xml:space="preserve">, </w:t>
      </w:r>
      <w:r w:rsidR="00273422" w:rsidRPr="006E6534">
        <w:rPr>
          <w:rFonts w:cs="Times New Roman"/>
          <w:color w:val="000000" w:themeColor="text1"/>
          <w:rPrChange w:id="3847" w:author="N F" w:date="2023-12-05T03:08:00Z">
            <w:rPr>
              <w:rFonts w:cs="Times New Roman"/>
            </w:rPr>
          </w:rPrChange>
        </w:rPr>
        <w:t>определяя степень</w:t>
      </w:r>
      <w:r w:rsidR="00607A06" w:rsidRPr="006E6534">
        <w:rPr>
          <w:rFonts w:cs="Times New Roman"/>
          <w:color w:val="000000" w:themeColor="text1"/>
          <w:rPrChange w:id="3848" w:author="N F" w:date="2023-12-05T03:08:00Z">
            <w:rPr>
              <w:rFonts w:cs="Times New Roman"/>
            </w:rPr>
          </w:rPrChange>
        </w:rPr>
        <w:t>, в которой соединения ингибируют активность мутантной киназы EGFR. Соединения тестировали на панели клеток с разным мутационным статусом EGFR (NCI H1975 (T790M/L858R); PC9 (Ex19del) и LOVO (дикий тип). Клетки инкубировали с соединением в течение 2 ч</w:t>
      </w:r>
      <w:r w:rsidR="005C4D75" w:rsidRPr="006E6534">
        <w:rPr>
          <w:rFonts w:cs="Times New Roman"/>
          <w:color w:val="000000" w:themeColor="text1"/>
          <w:rPrChange w:id="3849" w:author="N F" w:date="2023-12-05T03:08:00Z">
            <w:rPr>
              <w:rFonts w:cs="Times New Roman"/>
            </w:rPr>
          </w:rPrChange>
        </w:rPr>
        <w:t>,</w:t>
      </w:r>
      <w:r w:rsidR="00607A06" w:rsidRPr="006E6534">
        <w:rPr>
          <w:rFonts w:cs="Times New Roman"/>
          <w:color w:val="000000" w:themeColor="text1"/>
          <w:rPrChange w:id="3850" w:author="N F" w:date="2023-12-05T03:08:00Z">
            <w:rPr>
              <w:rFonts w:cs="Times New Roman"/>
            </w:rPr>
          </w:rPrChange>
        </w:rPr>
        <w:t xml:space="preserve"> и фосфорилирование EGFR измеряли с использованием модифицированной системы имунноферментного анализа (ИФА) с антителом против </w:t>
      </w:r>
      <w:r w:rsidR="00607A06" w:rsidRPr="006E6534">
        <w:rPr>
          <w:rFonts w:cs="Times New Roman"/>
          <w:color w:val="000000" w:themeColor="text1"/>
          <w:lang w:val="en-US"/>
          <w:rPrChange w:id="3851" w:author="N F" w:date="2023-12-05T03:08:00Z">
            <w:rPr>
              <w:rFonts w:cs="Times New Roman"/>
              <w:lang w:val="en-US"/>
            </w:rPr>
          </w:rPrChange>
        </w:rPr>
        <w:t>p</w:t>
      </w:r>
      <w:r w:rsidR="00607A06" w:rsidRPr="006E6534">
        <w:rPr>
          <w:rFonts w:cs="Times New Roman"/>
          <w:color w:val="000000" w:themeColor="text1"/>
          <w:rPrChange w:id="3852" w:author="N F" w:date="2023-12-05T03:08:00Z">
            <w:rPr>
              <w:rFonts w:cs="Times New Roman"/>
            </w:rPr>
          </w:rPrChange>
        </w:rPr>
        <w:t>EGFR. Осимертиниб или его метаболиты ингибировали пролиферацию клеток с</w:t>
      </w:r>
      <w:r w:rsidR="00164EC1" w:rsidRPr="006E6534">
        <w:rPr>
          <w:rFonts w:cs="Times New Roman"/>
          <w:color w:val="000000" w:themeColor="text1"/>
          <w:rPrChange w:id="3853" w:author="N F" w:date="2023-12-05T03:08:00Z">
            <w:rPr>
              <w:rFonts w:cs="Times New Roman"/>
            </w:rPr>
          </w:rPrChange>
        </w:rPr>
        <w:t xml:space="preserve"> медианной ингибирующей концентраций (</w:t>
      </w:r>
      <w:r w:rsidR="00164EC1" w:rsidRPr="006E6534">
        <w:rPr>
          <w:rFonts w:cs="Times New Roman"/>
          <w:color w:val="000000" w:themeColor="text1"/>
          <w:lang w:val="en-US"/>
          <w:rPrChange w:id="3854" w:author="N F" w:date="2023-12-05T03:08:00Z">
            <w:rPr>
              <w:rFonts w:cs="Times New Roman"/>
              <w:lang w:val="en-US"/>
            </w:rPr>
          </w:rPrChange>
        </w:rPr>
        <w:t>median</w:t>
      </w:r>
      <w:r w:rsidR="00164EC1" w:rsidRPr="006E6534">
        <w:rPr>
          <w:rFonts w:cs="Times New Roman"/>
          <w:color w:val="000000" w:themeColor="text1"/>
          <w:rPrChange w:id="3855" w:author="N F" w:date="2023-12-05T03:08:00Z">
            <w:rPr>
              <w:rFonts w:cs="Times New Roman"/>
            </w:rPr>
          </w:rPrChange>
        </w:rPr>
        <w:t xml:space="preserve"> </w:t>
      </w:r>
      <w:r w:rsidR="00164EC1" w:rsidRPr="006E6534">
        <w:rPr>
          <w:rFonts w:cs="Times New Roman"/>
          <w:color w:val="000000" w:themeColor="text1"/>
          <w:lang w:val="en-US"/>
          <w:rPrChange w:id="3856" w:author="N F" w:date="2023-12-05T03:08:00Z">
            <w:rPr>
              <w:rFonts w:cs="Times New Roman"/>
              <w:lang w:val="en-US"/>
            </w:rPr>
          </w:rPrChange>
        </w:rPr>
        <w:t>inhibitory</w:t>
      </w:r>
      <w:r w:rsidR="00164EC1" w:rsidRPr="006E6534">
        <w:rPr>
          <w:rFonts w:cs="Times New Roman"/>
          <w:color w:val="000000" w:themeColor="text1"/>
          <w:rPrChange w:id="3857" w:author="N F" w:date="2023-12-05T03:08:00Z">
            <w:rPr>
              <w:rFonts w:cs="Times New Roman"/>
            </w:rPr>
          </w:rPrChange>
        </w:rPr>
        <w:t xml:space="preserve"> </w:t>
      </w:r>
      <w:r w:rsidR="00164EC1" w:rsidRPr="006E6534">
        <w:rPr>
          <w:rFonts w:cs="Times New Roman"/>
          <w:color w:val="000000" w:themeColor="text1"/>
          <w:lang w:val="en-US"/>
          <w:rPrChange w:id="3858" w:author="N F" w:date="2023-12-05T03:08:00Z">
            <w:rPr>
              <w:rFonts w:cs="Times New Roman"/>
              <w:lang w:val="en-US"/>
            </w:rPr>
          </w:rPrChange>
        </w:rPr>
        <w:t>concentration</w:t>
      </w:r>
      <w:r w:rsidR="00164EC1" w:rsidRPr="006E6534">
        <w:rPr>
          <w:rFonts w:cs="Times New Roman"/>
          <w:color w:val="000000" w:themeColor="text1"/>
          <w:rPrChange w:id="3859" w:author="N F" w:date="2023-12-05T03:08:00Z">
            <w:rPr>
              <w:rFonts w:cs="Times New Roman"/>
            </w:rPr>
          </w:rPrChange>
        </w:rPr>
        <w:t>,</w:t>
      </w:r>
      <w:r w:rsidR="00607A06" w:rsidRPr="006E6534">
        <w:rPr>
          <w:rFonts w:cs="Times New Roman"/>
          <w:color w:val="000000" w:themeColor="text1"/>
          <w:rPrChange w:id="3860" w:author="N F" w:date="2023-12-05T03:08:00Z">
            <w:rPr>
              <w:rFonts w:cs="Times New Roman"/>
            </w:rPr>
          </w:rPrChange>
        </w:rPr>
        <w:t xml:space="preserve"> IC</w:t>
      </w:r>
      <w:r w:rsidR="00607A06" w:rsidRPr="006E6534">
        <w:rPr>
          <w:rFonts w:cs="Times New Roman"/>
          <w:color w:val="000000" w:themeColor="text1"/>
          <w:vertAlign w:val="subscript"/>
          <w:rPrChange w:id="3861" w:author="N F" w:date="2023-12-05T03:08:00Z">
            <w:rPr>
              <w:rFonts w:cs="Times New Roman"/>
              <w:vertAlign w:val="subscript"/>
            </w:rPr>
          </w:rPrChange>
        </w:rPr>
        <w:t>50</w:t>
      </w:r>
      <w:r w:rsidR="00164EC1" w:rsidRPr="006E6534">
        <w:rPr>
          <w:rFonts w:cs="Times New Roman"/>
          <w:color w:val="000000" w:themeColor="text1"/>
          <w:rPrChange w:id="3862" w:author="N F" w:date="2023-12-05T03:08:00Z">
            <w:rPr>
              <w:rFonts w:cs="Times New Roman"/>
            </w:rPr>
          </w:rPrChange>
        </w:rPr>
        <w:t xml:space="preserve">) </w:t>
      </w:r>
      <w:r w:rsidR="00607A06" w:rsidRPr="006E6534">
        <w:rPr>
          <w:rFonts w:cs="Times New Roman"/>
          <w:color w:val="000000" w:themeColor="text1"/>
          <w:rPrChange w:id="3863" w:author="N F" w:date="2023-12-05T03:08:00Z">
            <w:rPr>
              <w:rFonts w:cs="Times New Roman"/>
            </w:rPr>
          </w:rPrChange>
        </w:rPr>
        <w:t>в диапазоне 2–45 нмоль/л. IC</w:t>
      </w:r>
      <w:r w:rsidR="00607A06" w:rsidRPr="006E6534">
        <w:rPr>
          <w:rFonts w:cs="Times New Roman"/>
          <w:color w:val="000000" w:themeColor="text1"/>
          <w:vertAlign w:val="subscript"/>
          <w:rPrChange w:id="3864" w:author="N F" w:date="2023-12-05T03:08:00Z">
            <w:rPr>
              <w:rFonts w:cs="Times New Roman"/>
              <w:vertAlign w:val="subscript"/>
            </w:rPr>
          </w:rPrChange>
        </w:rPr>
        <w:t>50</w:t>
      </w:r>
      <w:r w:rsidR="00607A06" w:rsidRPr="006E6534">
        <w:rPr>
          <w:rFonts w:cs="Times New Roman"/>
          <w:color w:val="000000" w:themeColor="text1"/>
          <w:rPrChange w:id="3865" w:author="N F" w:date="2023-12-05T03:08:00Z">
            <w:rPr>
              <w:rFonts w:cs="Times New Roman"/>
            </w:rPr>
          </w:rPrChange>
        </w:rPr>
        <w:t xml:space="preserve"> в </w:t>
      </w:r>
      <w:r w:rsidR="00607A06" w:rsidRPr="006E6534">
        <w:rPr>
          <w:rFonts w:cs="Times New Roman"/>
          <w:color w:val="000000" w:themeColor="text1"/>
          <w:rPrChange w:id="3866" w:author="N F" w:date="2023-12-05T03:08:00Z">
            <w:rPr>
              <w:rFonts w:cs="Times New Roman"/>
            </w:rPr>
          </w:rPrChange>
        </w:rPr>
        <w:lastRenderedPageBreak/>
        <w:t>отношении клеток, экспрессирующих EGFR дикого типа, составляла от 33 до 786 нмоль/л.</w:t>
      </w:r>
      <w:r w:rsidR="00F570B7" w:rsidRPr="006E6534">
        <w:rPr>
          <w:rFonts w:cs="Times New Roman"/>
          <w:color w:val="000000" w:themeColor="text1"/>
          <w:rPrChange w:id="3867" w:author="N F" w:date="2023-12-05T03:08:00Z">
            <w:rPr>
              <w:rFonts w:cs="Times New Roman"/>
            </w:rPr>
          </w:rPrChange>
        </w:rPr>
        <w:t xml:space="preserve"> </w:t>
      </w:r>
      <w:del w:id="3868" w:author="Barshadskaya, Yuliya" w:date="2024-01-13T17:58:00Z">
        <w:r w:rsidR="00607A06" w:rsidRPr="006E6534" w:rsidDel="00DD38F1">
          <w:rPr>
            <w:rFonts w:cs="Times New Roman"/>
            <w:color w:val="000000" w:themeColor="text1"/>
            <w:rPrChange w:id="3869" w:author="N F" w:date="2023-12-05T03:08:00Z">
              <w:rPr>
                <w:rFonts w:cs="Times New Roman"/>
              </w:rPr>
            </w:rPrChange>
          </w:rPr>
          <w:delText xml:space="preserve">Провели оценку влияния осимертиниба и двух его активных на пролиферацию и выживаемость клеток в клеточных линиях панельных EGFR-мутантов и клеток дикого типа. </w:delText>
        </w:r>
      </w:del>
      <w:r w:rsidR="00607A06" w:rsidRPr="006E6534">
        <w:rPr>
          <w:rFonts w:cs="Times New Roman"/>
          <w:color w:val="000000" w:themeColor="text1"/>
          <w:rPrChange w:id="3870" w:author="N F" w:date="2023-12-05T03:08:00Z">
            <w:rPr>
              <w:rFonts w:cs="Times New Roman"/>
            </w:rPr>
          </w:rPrChange>
        </w:rPr>
        <w:t>Осимертиниб и оба его метаболита проявляли большую эффективность в отношении мутантных форм EGFR, чем в отношении клеточных линий дикого типа.</w:t>
      </w:r>
      <w:r w:rsidR="00F570B7" w:rsidRPr="006E6534">
        <w:rPr>
          <w:rFonts w:cs="Times New Roman"/>
          <w:color w:val="000000" w:themeColor="text1"/>
          <w:rPrChange w:id="3871" w:author="N F" w:date="2023-12-05T03:08:00Z">
            <w:rPr>
              <w:rFonts w:cs="Times New Roman"/>
            </w:rPr>
          </w:rPrChange>
        </w:rPr>
        <w:t xml:space="preserve"> </w:t>
      </w:r>
      <w:r w:rsidR="00607A06" w:rsidRPr="006E6534">
        <w:rPr>
          <w:rFonts w:cs="Times New Roman"/>
          <w:color w:val="000000" w:themeColor="text1"/>
          <w:rPrChange w:id="3872" w:author="N F" w:date="2023-12-05T03:08:00Z">
            <w:rPr>
              <w:rFonts w:cs="Times New Roman"/>
            </w:rPr>
          </w:rPrChange>
        </w:rPr>
        <w:t xml:space="preserve">Осимертиниб вызывал зависимое от дозы подавление роста имплантированной мышам опухоли в диапазоне доз от 0,1 до 10 мг/кг, особенно в ксенотрансплантатах с мутацией EGFR </w:t>
      </w:r>
      <w:r w:rsidR="00607A06" w:rsidRPr="006E6534">
        <w:rPr>
          <w:rFonts w:cs="Times New Roman"/>
          <w:color w:val="000000" w:themeColor="text1"/>
          <w:lang w:val="en-US"/>
          <w:rPrChange w:id="3873" w:author="N F" w:date="2023-12-05T03:08:00Z">
            <w:rPr>
              <w:rFonts w:cs="Times New Roman"/>
              <w:lang w:val="en-US"/>
            </w:rPr>
          </w:rPrChange>
        </w:rPr>
        <w:fldChar w:fldCharType="begin"/>
      </w:r>
      <w:r w:rsidR="00607A06" w:rsidRPr="006E6534">
        <w:rPr>
          <w:rFonts w:cs="Times New Roman"/>
          <w:color w:val="000000" w:themeColor="text1"/>
          <w:rPrChange w:id="3874" w:author="N F" w:date="2023-12-05T03:08:00Z">
            <w:rPr>
              <w:rFonts w:cs="Times New Roman"/>
            </w:rPr>
          </w:rPrChange>
        </w:rPr>
        <w:instrText xml:space="preserve"> </w:instrText>
      </w:r>
      <w:r w:rsidR="00607A06" w:rsidRPr="006E6534">
        <w:rPr>
          <w:rFonts w:cs="Times New Roman"/>
          <w:color w:val="000000" w:themeColor="text1"/>
          <w:lang w:val="en-US"/>
          <w:rPrChange w:id="3875" w:author="N F" w:date="2023-12-05T03:08:00Z">
            <w:rPr>
              <w:rFonts w:cs="Times New Roman"/>
              <w:lang w:val="en-US"/>
            </w:rPr>
          </w:rPrChange>
        </w:rPr>
        <w:instrText>ADDIN</w:instrText>
      </w:r>
      <w:r w:rsidR="00607A06" w:rsidRPr="006E6534">
        <w:rPr>
          <w:rFonts w:cs="Times New Roman"/>
          <w:color w:val="000000" w:themeColor="text1"/>
          <w:rPrChange w:id="3876" w:author="N F" w:date="2023-12-05T03:08:00Z">
            <w:rPr>
              <w:rFonts w:cs="Times New Roman"/>
            </w:rPr>
          </w:rPrChange>
        </w:rPr>
        <w:instrText xml:space="preserve"> </w:instrText>
      </w:r>
      <w:r w:rsidR="00607A06" w:rsidRPr="006E6534">
        <w:rPr>
          <w:rFonts w:cs="Times New Roman"/>
          <w:color w:val="000000" w:themeColor="text1"/>
          <w:lang w:val="en-US"/>
          <w:rPrChange w:id="3877" w:author="N F" w:date="2023-12-05T03:08:00Z">
            <w:rPr>
              <w:rFonts w:cs="Times New Roman"/>
              <w:lang w:val="en-US"/>
            </w:rPr>
          </w:rPrChange>
        </w:rPr>
        <w:instrText>ZOTERO</w:instrText>
      </w:r>
      <w:r w:rsidR="00607A06" w:rsidRPr="006E6534">
        <w:rPr>
          <w:rFonts w:cs="Times New Roman"/>
          <w:color w:val="000000" w:themeColor="text1"/>
          <w:rPrChange w:id="3878" w:author="N F" w:date="2023-12-05T03:08:00Z">
            <w:rPr>
              <w:rFonts w:cs="Times New Roman"/>
            </w:rPr>
          </w:rPrChange>
        </w:rPr>
        <w:instrText>_</w:instrText>
      </w:r>
      <w:r w:rsidR="00607A06" w:rsidRPr="006E6534">
        <w:rPr>
          <w:rFonts w:cs="Times New Roman"/>
          <w:color w:val="000000" w:themeColor="text1"/>
          <w:lang w:val="en-US"/>
          <w:rPrChange w:id="3879" w:author="N F" w:date="2023-12-05T03:08:00Z">
            <w:rPr>
              <w:rFonts w:cs="Times New Roman"/>
              <w:lang w:val="en-US"/>
            </w:rPr>
          </w:rPrChange>
        </w:rPr>
        <w:instrText>ITEM</w:instrText>
      </w:r>
      <w:r w:rsidR="00607A06" w:rsidRPr="006E6534">
        <w:rPr>
          <w:rFonts w:cs="Times New Roman"/>
          <w:color w:val="000000" w:themeColor="text1"/>
          <w:rPrChange w:id="3880" w:author="N F" w:date="2023-12-05T03:08:00Z">
            <w:rPr>
              <w:rFonts w:cs="Times New Roman"/>
            </w:rPr>
          </w:rPrChange>
        </w:rPr>
        <w:instrText xml:space="preserve"> </w:instrText>
      </w:r>
      <w:r w:rsidR="00607A06" w:rsidRPr="006E6534">
        <w:rPr>
          <w:rFonts w:cs="Times New Roman"/>
          <w:color w:val="000000" w:themeColor="text1"/>
          <w:lang w:val="en-US"/>
          <w:rPrChange w:id="3881" w:author="N F" w:date="2023-12-05T03:08:00Z">
            <w:rPr>
              <w:rFonts w:cs="Times New Roman"/>
              <w:lang w:val="en-US"/>
            </w:rPr>
          </w:rPrChange>
        </w:rPr>
        <w:instrText>CSL</w:instrText>
      </w:r>
      <w:r w:rsidR="00607A06" w:rsidRPr="006E6534">
        <w:rPr>
          <w:rFonts w:cs="Times New Roman"/>
          <w:color w:val="000000" w:themeColor="text1"/>
          <w:rPrChange w:id="3882" w:author="N F" w:date="2023-12-05T03:08:00Z">
            <w:rPr>
              <w:rFonts w:cs="Times New Roman"/>
            </w:rPr>
          </w:rPrChange>
        </w:rPr>
        <w:instrText>_</w:instrText>
      </w:r>
      <w:r w:rsidR="00607A06" w:rsidRPr="006E6534">
        <w:rPr>
          <w:rFonts w:cs="Times New Roman"/>
          <w:color w:val="000000" w:themeColor="text1"/>
          <w:lang w:val="en-US"/>
          <w:rPrChange w:id="3883" w:author="N F" w:date="2023-12-05T03:08:00Z">
            <w:rPr>
              <w:rFonts w:cs="Times New Roman"/>
              <w:lang w:val="en-US"/>
            </w:rPr>
          </w:rPrChange>
        </w:rPr>
        <w:instrText>CITATION</w:instrText>
      </w:r>
      <w:r w:rsidR="00607A06" w:rsidRPr="006E6534">
        <w:rPr>
          <w:rFonts w:cs="Times New Roman"/>
          <w:color w:val="000000" w:themeColor="text1"/>
          <w:rPrChange w:id="3884" w:author="N F" w:date="2023-12-05T03:08:00Z">
            <w:rPr>
              <w:rFonts w:cs="Times New Roman"/>
            </w:rPr>
          </w:rPrChange>
        </w:rPr>
        <w:instrText xml:space="preserve"> {"</w:instrText>
      </w:r>
      <w:r w:rsidR="00607A06" w:rsidRPr="006E6534">
        <w:rPr>
          <w:rFonts w:cs="Times New Roman"/>
          <w:color w:val="000000" w:themeColor="text1"/>
          <w:lang w:val="en-US"/>
          <w:rPrChange w:id="3885" w:author="N F" w:date="2023-12-05T03:08:00Z">
            <w:rPr>
              <w:rFonts w:cs="Times New Roman"/>
              <w:lang w:val="en-US"/>
            </w:rPr>
          </w:rPrChange>
        </w:rPr>
        <w:instrText>citationID</w:instrText>
      </w:r>
      <w:r w:rsidR="00607A06" w:rsidRPr="006E6534">
        <w:rPr>
          <w:rFonts w:cs="Times New Roman"/>
          <w:color w:val="000000" w:themeColor="text1"/>
          <w:rPrChange w:id="3886" w:author="N F" w:date="2023-12-05T03:08:00Z">
            <w:rPr>
              <w:rFonts w:cs="Times New Roman"/>
            </w:rPr>
          </w:rPrChange>
        </w:rPr>
        <w:instrText>":"</w:instrText>
      </w:r>
      <w:r w:rsidR="00607A06" w:rsidRPr="006E6534">
        <w:rPr>
          <w:rFonts w:cs="Times New Roman"/>
          <w:color w:val="000000" w:themeColor="text1"/>
          <w:lang w:val="en-US"/>
          <w:rPrChange w:id="3887" w:author="N F" w:date="2023-12-05T03:08:00Z">
            <w:rPr>
              <w:rFonts w:cs="Times New Roman"/>
              <w:lang w:val="en-US"/>
            </w:rPr>
          </w:rPrChange>
        </w:rPr>
        <w:instrText>DgfpLWbZ</w:instrText>
      </w:r>
      <w:r w:rsidR="00607A06" w:rsidRPr="006E6534">
        <w:rPr>
          <w:rFonts w:cs="Times New Roman"/>
          <w:color w:val="000000" w:themeColor="text1"/>
          <w:rPrChange w:id="3888" w:author="N F" w:date="2023-12-05T03:08:00Z">
            <w:rPr>
              <w:rFonts w:cs="Times New Roman"/>
            </w:rPr>
          </w:rPrChange>
        </w:rPr>
        <w:instrText>","</w:instrText>
      </w:r>
      <w:r w:rsidR="00607A06" w:rsidRPr="006E6534">
        <w:rPr>
          <w:rFonts w:cs="Times New Roman"/>
          <w:color w:val="000000" w:themeColor="text1"/>
          <w:lang w:val="en-US"/>
          <w:rPrChange w:id="3889" w:author="N F" w:date="2023-12-05T03:08:00Z">
            <w:rPr>
              <w:rFonts w:cs="Times New Roman"/>
              <w:lang w:val="en-US"/>
            </w:rPr>
          </w:rPrChange>
        </w:rPr>
        <w:instrText>properties</w:instrText>
      </w:r>
      <w:r w:rsidR="00607A06" w:rsidRPr="006E6534">
        <w:rPr>
          <w:rFonts w:cs="Times New Roman"/>
          <w:color w:val="000000" w:themeColor="text1"/>
          <w:rPrChange w:id="3890" w:author="N F" w:date="2023-12-05T03:08:00Z">
            <w:rPr>
              <w:rFonts w:cs="Times New Roman"/>
            </w:rPr>
          </w:rPrChange>
        </w:rPr>
        <w:instrText>":{"</w:instrText>
      </w:r>
      <w:r w:rsidR="00607A06" w:rsidRPr="006E6534">
        <w:rPr>
          <w:rFonts w:cs="Times New Roman"/>
          <w:color w:val="000000" w:themeColor="text1"/>
          <w:lang w:val="en-US"/>
          <w:rPrChange w:id="3891" w:author="N F" w:date="2023-12-05T03:08:00Z">
            <w:rPr>
              <w:rFonts w:cs="Times New Roman"/>
              <w:lang w:val="en-US"/>
            </w:rPr>
          </w:rPrChange>
        </w:rPr>
        <w:instrText>formattedCitation</w:instrText>
      </w:r>
      <w:r w:rsidR="00607A06" w:rsidRPr="006E6534">
        <w:rPr>
          <w:rFonts w:cs="Times New Roman"/>
          <w:color w:val="000000" w:themeColor="text1"/>
          <w:rPrChange w:id="3892" w:author="N F" w:date="2023-12-05T03:08:00Z">
            <w:rPr>
              <w:rFonts w:cs="Times New Roman"/>
            </w:rPr>
          </w:rPrChange>
        </w:rPr>
        <w:instrText>":"(6)","</w:instrText>
      </w:r>
      <w:r w:rsidR="00607A06" w:rsidRPr="006E6534">
        <w:rPr>
          <w:rFonts w:cs="Times New Roman"/>
          <w:color w:val="000000" w:themeColor="text1"/>
          <w:lang w:val="en-US"/>
          <w:rPrChange w:id="3893" w:author="N F" w:date="2023-12-05T03:08:00Z">
            <w:rPr>
              <w:rFonts w:cs="Times New Roman"/>
              <w:lang w:val="en-US"/>
            </w:rPr>
          </w:rPrChange>
        </w:rPr>
        <w:instrText>plainCitation</w:instrText>
      </w:r>
      <w:r w:rsidR="00607A06" w:rsidRPr="006E6534">
        <w:rPr>
          <w:rFonts w:cs="Times New Roman"/>
          <w:color w:val="000000" w:themeColor="text1"/>
          <w:rPrChange w:id="3894" w:author="N F" w:date="2023-12-05T03:08:00Z">
            <w:rPr>
              <w:rFonts w:cs="Times New Roman"/>
            </w:rPr>
          </w:rPrChange>
        </w:rPr>
        <w:instrText>":"(6)","</w:instrText>
      </w:r>
      <w:r w:rsidR="00607A06" w:rsidRPr="006E6534">
        <w:rPr>
          <w:rFonts w:cs="Times New Roman"/>
          <w:color w:val="000000" w:themeColor="text1"/>
          <w:lang w:val="en-US"/>
          <w:rPrChange w:id="3895" w:author="N F" w:date="2023-12-05T03:08:00Z">
            <w:rPr>
              <w:rFonts w:cs="Times New Roman"/>
              <w:lang w:val="en-US"/>
            </w:rPr>
          </w:rPrChange>
        </w:rPr>
        <w:instrText>noteIndex</w:instrText>
      </w:r>
      <w:r w:rsidR="00607A06" w:rsidRPr="006E6534">
        <w:rPr>
          <w:rFonts w:cs="Times New Roman"/>
          <w:color w:val="000000" w:themeColor="text1"/>
          <w:rPrChange w:id="3896" w:author="N F" w:date="2023-12-05T03:08:00Z">
            <w:rPr>
              <w:rFonts w:cs="Times New Roman"/>
            </w:rPr>
          </w:rPrChange>
        </w:rPr>
        <w:instrText>":0},"</w:instrText>
      </w:r>
      <w:r w:rsidR="00607A06" w:rsidRPr="006E6534">
        <w:rPr>
          <w:rFonts w:cs="Times New Roman"/>
          <w:color w:val="000000" w:themeColor="text1"/>
          <w:lang w:val="en-US"/>
          <w:rPrChange w:id="3897" w:author="N F" w:date="2023-12-05T03:08:00Z">
            <w:rPr>
              <w:rFonts w:cs="Times New Roman"/>
              <w:lang w:val="en-US"/>
            </w:rPr>
          </w:rPrChange>
        </w:rPr>
        <w:instrText>citationItems</w:instrText>
      </w:r>
      <w:r w:rsidR="00607A06" w:rsidRPr="006E6534">
        <w:rPr>
          <w:rFonts w:cs="Times New Roman"/>
          <w:color w:val="000000" w:themeColor="text1"/>
          <w:rPrChange w:id="3898" w:author="N F" w:date="2023-12-05T03:08:00Z">
            <w:rPr>
              <w:rFonts w:cs="Times New Roman"/>
            </w:rPr>
          </w:rPrChange>
        </w:rPr>
        <w:instrText>":[{"</w:instrText>
      </w:r>
      <w:r w:rsidR="00607A06" w:rsidRPr="006E6534">
        <w:rPr>
          <w:rFonts w:cs="Times New Roman"/>
          <w:color w:val="000000" w:themeColor="text1"/>
          <w:lang w:val="en-US"/>
          <w:rPrChange w:id="3899" w:author="N F" w:date="2023-12-05T03:08:00Z">
            <w:rPr>
              <w:rFonts w:cs="Times New Roman"/>
              <w:lang w:val="en-US"/>
            </w:rPr>
          </w:rPrChange>
        </w:rPr>
        <w:instrText>id</w:instrText>
      </w:r>
      <w:r w:rsidR="00607A06" w:rsidRPr="006E6534">
        <w:rPr>
          <w:rFonts w:cs="Times New Roman"/>
          <w:color w:val="000000" w:themeColor="text1"/>
          <w:rPrChange w:id="3900" w:author="N F" w:date="2023-12-05T03:08:00Z">
            <w:rPr>
              <w:rFonts w:cs="Times New Roman"/>
            </w:rPr>
          </w:rPrChange>
        </w:rPr>
        <w:instrText>":161758,"</w:instrText>
      </w:r>
      <w:r w:rsidR="00607A06" w:rsidRPr="006E6534">
        <w:rPr>
          <w:rFonts w:cs="Times New Roman"/>
          <w:color w:val="000000" w:themeColor="text1"/>
          <w:lang w:val="en-US"/>
          <w:rPrChange w:id="3901" w:author="N F" w:date="2023-12-05T03:08:00Z">
            <w:rPr>
              <w:rFonts w:cs="Times New Roman"/>
              <w:lang w:val="en-US"/>
            </w:rPr>
          </w:rPrChange>
        </w:rPr>
        <w:instrText>uris</w:instrText>
      </w:r>
      <w:r w:rsidR="00607A06" w:rsidRPr="006E6534">
        <w:rPr>
          <w:rFonts w:cs="Times New Roman"/>
          <w:color w:val="000000" w:themeColor="text1"/>
          <w:rPrChange w:id="3902" w:author="N F" w:date="2023-12-05T03:08:00Z">
            <w:rPr>
              <w:rFonts w:cs="Times New Roman"/>
            </w:rPr>
          </w:rPrChange>
        </w:rPr>
        <w:instrText>":["</w:instrText>
      </w:r>
      <w:r w:rsidR="00607A06" w:rsidRPr="006E6534">
        <w:rPr>
          <w:rFonts w:cs="Times New Roman"/>
          <w:color w:val="000000" w:themeColor="text1"/>
          <w:lang w:val="en-US"/>
          <w:rPrChange w:id="3903" w:author="N F" w:date="2023-12-05T03:08:00Z">
            <w:rPr>
              <w:rFonts w:cs="Times New Roman"/>
              <w:lang w:val="en-US"/>
            </w:rPr>
          </w:rPrChange>
        </w:rPr>
        <w:instrText>http</w:instrText>
      </w:r>
      <w:r w:rsidR="00607A06" w:rsidRPr="006E6534">
        <w:rPr>
          <w:rFonts w:cs="Times New Roman"/>
          <w:color w:val="000000" w:themeColor="text1"/>
          <w:rPrChange w:id="3904" w:author="N F" w:date="2023-12-05T03:08:00Z">
            <w:rPr>
              <w:rFonts w:cs="Times New Roman"/>
            </w:rPr>
          </w:rPrChange>
        </w:rPr>
        <w:instrText>://</w:instrText>
      </w:r>
      <w:r w:rsidR="00607A06" w:rsidRPr="006E6534">
        <w:rPr>
          <w:rFonts w:cs="Times New Roman"/>
          <w:color w:val="000000" w:themeColor="text1"/>
          <w:lang w:val="en-US"/>
          <w:rPrChange w:id="3905" w:author="N F" w:date="2023-12-05T03:08:00Z">
            <w:rPr>
              <w:rFonts w:cs="Times New Roman"/>
              <w:lang w:val="en-US"/>
            </w:rPr>
          </w:rPrChange>
        </w:rPr>
        <w:instrText>zotero</w:instrText>
      </w:r>
      <w:r w:rsidR="00607A06" w:rsidRPr="006E6534">
        <w:rPr>
          <w:rFonts w:cs="Times New Roman"/>
          <w:color w:val="000000" w:themeColor="text1"/>
          <w:rPrChange w:id="3906" w:author="N F" w:date="2023-12-05T03:08:00Z">
            <w:rPr>
              <w:rFonts w:cs="Times New Roman"/>
            </w:rPr>
          </w:rPrChange>
        </w:rPr>
        <w:instrText>.</w:instrText>
      </w:r>
      <w:r w:rsidR="00607A06" w:rsidRPr="006E6534">
        <w:rPr>
          <w:rFonts w:cs="Times New Roman"/>
          <w:color w:val="000000" w:themeColor="text1"/>
          <w:lang w:val="en-US"/>
          <w:rPrChange w:id="3907" w:author="N F" w:date="2023-12-05T03:08:00Z">
            <w:rPr>
              <w:rFonts w:cs="Times New Roman"/>
              <w:lang w:val="en-US"/>
            </w:rPr>
          </w:rPrChange>
        </w:rPr>
        <w:instrText>org</w:instrText>
      </w:r>
      <w:r w:rsidR="00607A06" w:rsidRPr="006E6534">
        <w:rPr>
          <w:rFonts w:cs="Times New Roman"/>
          <w:color w:val="000000" w:themeColor="text1"/>
          <w:rPrChange w:id="3908" w:author="N F" w:date="2023-12-05T03:08:00Z">
            <w:rPr>
              <w:rFonts w:cs="Times New Roman"/>
            </w:rPr>
          </w:rPrChange>
        </w:rPr>
        <w:instrText>/</w:instrText>
      </w:r>
      <w:r w:rsidR="00607A06" w:rsidRPr="006E6534">
        <w:rPr>
          <w:rFonts w:cs="Times New Roman"/>
          <w:color w:val="000000" w:themeColor="text1"/>
          <w:lang w:val="en-US"/>
          <w:rPrChange w:id="3909" w:author="N F" w:date="2023-12-05T03:08:00Z">
            <w:rPr>
              <w:rFonts w:cs="Times New Roman"/>
              <w:lang w:val="en-US"/>
            </w:rPr>
          </w:rPrChange>
        </w:rPr>
        <w:instrText>groups</w:instrText>
      </w:r>
      <w:r w:rsidR="00607A06" w:rsidRPr="006E6534">
        <w:rPr>
          <w:rFonts w:cs="Times New Roman"/>
          <w:color w:val="000000" w:themeColor="text1"/>
          <w:rPrChange w:id="3910" w:author="N F" w:date="2023-12-05T03:08:00Z">
            <w:rPr>
              <w:rFonts w:cs="Times New Roman"/>
            </w:rPr>
          </w:rPrChange>
        </w:rPr>
        <w:instrText>/4735135/</w:instrText>
      </w:r>
      <w:r w:rsidR="00607A06" w:rsidRPr="006E6534">
        <w:rPr>
          <w:rFonts w:cs="Times New Roman"/>
          <w:color w:val="000000" w:themeColor="text1"/>
          <w:lang w:val="en-US"/>
          <w:rPrChange w:id="3911" w:author="N F" w:date="2023-12-05T03:08:00Z">
            <w:rPr>
              <w:rFonts w:cs="Times New Roman"/>
              <w:lang w:val="en-US"/>
            </w:rPr>
          </w:rPrChange>
        </w:rPr>
        <w:instrText>items</w:instrText>
      </w:r>
      <w:r w:rsidR="00607A06" w:rsidRPr="006E6534">
        <w:rPr>
          <w:rFonts w:cs="Times New Roman"/>
          <w:color w:val="000000" w:themeColor="text1"/>
          <w:rPrChange w:id="3912" w:author="N F" w:date="2023-12-05T03:08:00Z">
            <w:rPr>
              <w:rFonts w:cs="Times New Roman"/>
            </w:rPr>
          </w:rPrChange>
        </w:rPr>
        <w:instrText>/</w:instrText>
      </w:r>
      <w:r w:rsidR="00607A06" w:rsidRPr="006E6534">
        <w:rPr>
          <w:rFonts w:cs="Times New Roman"/>
          <w:color w:val="000000" w:themeColor="text1"/>
          <w:lang w:val="en-US"/>
          <w:rPrChange w:id="3913" w:author="N F" w:date="2023-12-05T03:08:00Z">
            <w:rPr>
              <w:rFonts w:cs="Times New Roman"/>
              <w:lang w:val="en-US"/>
            </w:rPr>
          </w:rPrChange>
        </w:rPr>
        <w:instrText>YQI</w:instrText>
      </w:r>
      <w:r w:rsidR="00607A06" w:rsidRPr="006E6534">
        <w:rPr>
          <w:rFonts w:cs="Times New Roman"/>
          <w:color w:val="000000" w:themeColor="text1"/>
          <w:rPrChange w:id="3914" w:author="N F" w:date="2023-12-05T03:08:00Z">
            <w:rPr>
              <w:rFonts w:cs="Times New Roman"/>
            </w:rPr>
          </w:rPrChange>
        </w:rPr>
        <w:instrText>77</w:instrText>
      </w:r>
      <w:r w:rsidR="00607A06" w:rsidRPr="006E6534">
        <w:rPr>
          <w:rFonts w:cs="Times New Roman"/>
          <w:color w:val="000000" w:themeColor="text1"/>
          <w:lang w:val="en-US"/>
          <w:rPrChange w:id="3915" w:author="N F" w:date="2023-12-05T03:08:00Z">
            <w:rPr>
              <w:rFonts w:cs="Times New Roman"/>
              <w:lang w:val="en-US"/>
            </w:rPr>
          </w:rPrChange>
        </w:rPr>
        <w:instrText>G</w:instrText>
      </w:r>
      <w:r w:rsidR="00607A06" w:rsidRPr="006E6534">
        <w:rPr>
          <w:rFonts w:cs="Times New Roman"/>
          <w:color w:val="000000" w:themeColor="text1"/>
          <w:rPrChange w:id="3916" w:author="N F" w:date="2023-12-05T03:08:00Z">
            <w:rPr>
              <w:rFonts w:cs="Times New Roman"/>
            </w:rPr>
          </w:rPrChange>
        </w:rPr>
        <w:instrText>3</w:instrText>
      </w:r>
      <w:r w:rsidR="00607A06" w:rsidRPr="006E6534">
        <w:rPr>
          <w:rFonts w:cs="Times New Roman"/>
          <w:color w:val="000000" w:themeColor="text1"/>
          <w:lang w:val="en-US"/>
          <w:rPrChange w:id="3917" w:author="N F" w:date="2023-12-05T03:08:00Z">
            <w:rPr>
              <w:rFonts w:cs="Times New Roman"/>
              <w:lang w:val="en-US"/>
            </w:rPr>
          </w:rPrChange>
        </w:rPr>
        <w:instrText>L</w:instrText>
      </w:r>
      <w:r w:rsidR="00607A06" w:rsidRPr="006E6534">
        <w:rPr>
          <w:rFonts w:cs="Times New Roman"/>
          <w:color w:val="000000" w:themeColor="text1"/>
          <w:rPrChange w:id="3918" w:author="N F" w:date="2023-12-05T03:08:00Z">
            <w:rPr>
              <w:rFonts w:cs="Times New Roman"/>
            </w:rPr>
          </w:rPrChange>
        </w:rPr>
        <w:instrText>"],"</w:instrText>
      </w:r>
      <w:r w:rsidR="00607A06" w:rsidRPr="006E6534">
        <w:rPr>
          <w:rFonts w:cs="Times New Roman"/>
          <w:color w:val="000000" w:themeColor="text1"/>
          <w:lang w:val="en-US"/>
          <w:rPrChange w:id="3919" w:author="N F" w:date="2023-12-05T03:08:00Z">
            <w:rPr>
              <w:rFonts w:cs="Times New Roman"/>
              <w:lang w:val="en-US"/>
            </w:rPr>
          </w:rPrChange>
        </w:rPr>
        <w:instrText>itemData</w:instrText>
      </w:r>
      <w:r w:rsidR="00607A06" w:rsidRPr="006E6534">
        <w:rPr>
          <w:rFonts w:cs="Times New Roman"/>
          <w:color w:val="000000" w:themeColor="text1"/>
          <w:rPrChange w:id="3920" w:author="N F" w:date="2023-12-05T03:08:00Z">
            <w:rPr>
              <w:rFonts w:cs="Times New Roman"/>
            </w:rPr>
          </w:rPrChange>
        </w:rPr>
        <w:instrText>":{"</w:instrText>
      </w:r>
      <w:r w:rsidR="00607A06" w:rsidRPr="006E6534">
        <w:rPr>
          <w:rFonts w:cs="Times New Roman"/>
          <w:color w:val="000000" w:themeColor="text1"/>
          <w:lang w:val="en-US"/>
          <w:rPrChange w:id="3921" w:author="N F" w:date="2023-12-05T03:08:00Z">
            <w:rPr>
              <w:rFonts w:cs="Times New Roman"/>
              <w:lang w:val="en-US"/>
            </w:rPr>
          </w:rPrChange>
        </w:rPr>
        <w:instrText>id</w:instrText>
      </w:r>
      <w:r w:rsidR="00607A06" w:rsidRPr="006E6534">
        <w:rPr>
          <w:rFonts w:cs="Times New Roman"/>
          <w:color w:val="000000" w:themeColor="text1"/>
          <w:rPrChange w:id="3922" w:author="N F" w:date="2023-12-05T03:08:00Z">
            <w:rPr>
              <w:rFonts w:cs="Times New Roman"/>
            </w:rPr>
          </w:rPrChange>
        </w:rPr>
        <w:instrText>":161758,"</w:instrText>
      </w:r>
      <w:r w:rsidR="00607A06" w:rsidRPr="006E6534">
        <w:rPr>
          <w:rFonts w:cs="Times New Roman"/>
          <w:color w:val="000000" w:themeColor="text1"/>
          <w:lang w:val="en-US"/>
          <w:rPrChange w:id="3923" w:author="N F" w:date="2023-12-05T03:08:00Z">
            <w:rPr>
              <w:rFonts w:cs="Times New Roman"/>
              <w:lang w:val="en-US"/>
            </w:rPr>
          </w:rPrChange>
        </w:rPr>
        <w:instrText>type</w:instrText>
      </w:r>
      <w:r w:rsidR="00607A06" w:rsidRPr="006E6534">
        <w:rPr>
          <w:rFonts w:cs="Times New Roman"/>
          <w:color w:val="000000" w:themeColor="text1"/>
          <w:rPrChange w:id="3924" w:author="N F" w:date="2023-12-05T03:08:00Z">
            <w:rPr>
              <w:rFonts w:cs="Times New Roman"/>
            </w:rPr>
          </w:rPrChange>
        </w:rPr>
        <w:instrText>":"</w:instrText>
      </w:r>
      <w:r w:rsidR="00607A06" w:rsidRPr="006E6534">
        <w:rPr>
          <w:rFonts w:cs="Times New Roman"/>
          <w:color w:val="000000" w:themeColor="text1"/>
          <w:lang w:val="en-US"/>
          <w:rPrChange w:id="3925" w:author="N F" w:date="2023-12-05T03:08:00Z">
            <w:rPr>
              <w:rFonts w:cs="Times New Roman"/>
              <w:lang w:val="en-US"/>
            </w:rPr>
          </w:rPrChange>
        </w:rPr>
        <w:instrText>webpage</w:instrText>
      </w:r>
      <w:r w:rsidR="00607A06" w:rsidRPr="006E6534">
        <w:rPr>
          <w:rFonts w:cs="Times New Roman"/>
          <w:color w:val="000000" w:themeColor="text1"/>
          <w:rPrChange w:id="3926" w:author="N F" w:date="2023-12-05T03:08:00Z">
            <w:rPr>
              <w:rFonts w:cs="Times New Roman"/>
            </w:rPr>
          </w:rPrChange>
        </w:rPr>
        <w:instrText>","</w:instrText>
      </w:r>
      <w:r w:rsidR="00607A06" w:rsidRPr="006E6534">
        <w:rPr>
          <w:rFonts w:cs="Times New Roman"/>
          <w:color w:val="000000" w:themeColor="text1"/>
          <w:lang w:val="en-US"/>
          <w:rPrChange w:id="3927" w:author="N F" w:date="2023-12-05T03:08:00Z">
            <w:rPr>
              <w:rFonts w:cs="Times New Roman"/>
              <w:lang w:val="en-US"/>
            </w:rPr>
          </w:rPrChange>
        </w:rPr>
        <w:instrText>title</w:instrText>
      </w:r>
      <w:r w:rsidR="00607A06" w:rsidRPr="006E6534">
        <w:rPr>
          <w:rFonts w:cs="Times New Roman"/>
          <w:color w:val="000000" w:themeColor="text1"/>
          <w:rPrChange w:id="3928" w:author="N F" w:date="2023-12-05T03:08:00Z">
            <w:rPr>
              <w:rFonts w:cs="Times New Roman"/>
            </w:rPr>
          </w:rPrChange>
        </w:rPr>
        <w:instrText>":"</w:instrText>
      </w:r>
      <w:r w:rsidR="00607A06" w:rsidRPr="006E6534">
        <w:rPr>
          <w:rFonts w:cs="Times New Roman"/>
          <w:color w:val="000000" w:themeColor="text1"/>
          <w:lang w:val="en-US"/>
          <w:rPrChange w:id="3929" w:author="N F" w:date="2023-12-05T03:08:00Z">
            <w:rPr>
              <w:rFonts w:cs="Times New Roman"/>
              <w:lang w:val="en-US"/>
            </w:rPr>
          </w:rPrChange>
        </w:rPr>
        <w:instrText>TAGRISSO</w:instrText>
      </w:r>
      <w:r w:rsidR="00607A06" w:rsidRPr="006E6534">
        <w:rPr>
          <w:rFonts w:cs="Times New Roman"/>
          <w:color w:val="000000" w:themeColor="text1"/>
          <w:rPrChange w:id="3930" w:author="N F" w:date="2023-12-05T03:08:00Z">
            <w:rPr>
              <w:rFonts w:cs="Times New Roman"/>
            </w:rPr>
          </w:rPrChange>
        </w:rPr>
        <w:instrText xml:space="preserve"> (</w:instrText>
      </w:r>
      <w:r w:rsidR="00607A06" w:rsidRPr="006E6534">
        <w:rPr>
          <w:rFonts w:cs="Times New Roman"/>
          <w:color w:val="000000" w:themeColor="text1"/>
          <w:lang w:val="en-US"/>
          <w:rPrChange w:id="3931" w:author="N F" w:date="2023-12-05T03:08:00Z">
            <w:rPr>
              <w:rFonts w:cs="Times New Roman"/>
              <w:lang w:val="en-US"/>
            </w:rPr>
          </w:rPrChange>
        </w:rPr>
        <w:instrText>osimertinib</w:instrText>
      </w:r>
      <w:r w:rsidR="00607A06" w:rsidRPr="006E6534">
        <w:rPr>
          <w:rFonts w:cs="Times New Roman"/>
          <w:color w:val="000000" w:themeColor="text1"/>
          <w:rPrChange w:id="3932" w:author="N F" w:date="2023-12-05T03:08:00Z">
            <w:rPr>
              <w:rFonts w:cs="Times New Roman"/>
            </w:rPr>
          </w:rPrChange>
        </w:rPr>
        <w:instrText xml:space="preserve">) </w:instrText>
      </w:r>
      <w:r w:rsidR="00607A06" w:rsidRPr="006E6534">
        <w:rPr>
          <w:rFonts w:cs="Times New Roman"/>
          <w:color w:val="000000" w:themeColor="text1"/>
          <w:lang w:val="en-US"/>
          <w:rPrChange w:id="3933" w:author="N F" w:date="2023-12-05T03:08:00Z">
            <w:rPr>
              <w:rFonts w:cs="Times New Roman"/>
              <w:lang w:val="en-US"/>
            </w:rPr>
          </w:rPrChange>
        </w:rPr>
        <w:instrText>tablets</w:instrText>
      </w:r>
      <w:r w:rsidR="00607A06" w:rsidRPr="006E6534">
        <w:rPr>
          <w:rFonts w:cs="Times New Roman"/>
          <w:color w:val="000000" w:themeColor="text1"/>
          <w:rPrChange w:id="3934" w:author="N F" w:date="2023-12-05T03:08:00Z">
            <w:rPr>
              <w:rFonts w:cs="Times New Roman"/>
            </w:rPr>
          </w:rPrChange>
        </w:rPr>
        <w:instrText xml:space="preserve">. </w:instrText>
      </w:r>
      <w:r w:rsidR="00607A06" w:rsidRPr="006E6534">
        <w:rPr>
          <w:rFonts w:cs="Times New Roman"/>
          <w:color w:val="000000" w:themeColor="text1"/>
          <w:lang w:val="en-US"/>
          <w:rPrChange w:id="3935" w:author="N F" w:date="2023-12-05T03:08:00Z">
            <w:rPr>
              <w:rFonts w:cs="Times New Roman"/>
              <w:lang w:val="en-US"/>
            </w:rPr>
          </w:rPrChange>
        </w:rPr>
        <w:instrText>AstraZeneca</w:instrText>
      </w:r>
      <w:r w:rsidR="00607A06" w:rsidRPr="006E6534">
        <w:rPr>
          <w:rFonts w:cs="Times New Roman"/>
          <w:color w:val="000000" w:themeColor="text1"/>
          <w:rPrChange w:id="3936" w:author="N F" w:date="2023-12-05T03:08:00Z">
            <w:rPr>
              <w:rFonts w:cs="Times New Roman"/>
            </w:rPr>
          </w:rPrChange>
        </w:rPr>
        <w:instrText xml:space="preserve"> </w:instrText>
      </w:r>
      <w:r w:rsidR="00607A06" w:rsidRPr="006E6534">
        <w:rPr>
          <w:rFonts w:cs="Times New Roman"/>
          <w:color w:val="000000" w:themeColor="text1"/>
          <w:lang w:val="en-US"/>
          <w:rPrChange w:id="3937" w:author="N F" w:date="2023-12-05T03:08:00Z">
            <w:rPr>
              <w:rFonts w:cs="Times New Roman"/>
              <w:lang w:val="en-US"/>
            </w:rPr>
          </w:rPrChange>
        </w:rPr>
        <w:instrText>Pharmaceuticals</w:instrText>
      </w:r>
      <w:r w:rsidR="00607A06" w:rsidRPr="006E6534">
        <w:rPr>
          <w:rFonts w:cs="Times New Roman"/>
          <w:color w:val="000000" w:themeColor="text1"/>
          <w:rPrChange w:id="3938" w:author="N F" w:date="2023-12-05T03:08:00Z">
            <w:rPr>
              <w:rFonts w:cs="Times New Roman"/>
            </w:rPr>
          </w:rPrChange>
        </w:rPr>
        <w:instrText xml:space="preserve">, </w:instrText>
      </w:r>
      <w:r w:rsidR="00607A06" w:rsidRPr="006E6534">
        <w:rPr>
          <w:rFonts w:cs="Times New Roman"/>
          <w:color w:val="000000" w:themeColor="text1"/>
          <w:lang w:val="en-US"/>
          <w:rPrChange w:id="3939" w:author="N F" w:date="2023-12-05T03:08:00Z">
            <w:rPr>
              <w:rFonts w:cs="Times New Roman"/>
              <w:lang w:val="en-US"/>
            </w:rPr>
          </w:rPrChange>
        </w:rPr>
        <w:instrText>LP</w:instrText>
      </w:r>
      <w:r w:rsidR="00607A06" w:rsidRPr="006E6534">
        <w:rPr>
          <w:rFonts w:cs="Times New Roman"/>
          <w:color w:val="000000" w:themeColor="text1"/>
          <w:rPrChange w:id="3940" w:author="N F" w:date="2023-12-05T03:08:00Z">
            <w:rPr>
              <w:rFonts w:cs="Times New Roman"/>
            </w:rPr>
          </w:rPrChange>
        </w:rPr>
        <w:instrText xml:space="preserve"> </w:instrText>
      </w:r>
      <w:r w:rsidR="00607A06" w:rsidRPr="006E6534">
        <w:rPr>
          <w:rFonts w:cs="Times New Roman"/>
          <w:color w:val="000000" w:themeColor="text1"/>
          <w:lang w:val="en-US"/>
          <w:rPrChange w:id="3941" w:author="N F" w:date="2023-12-05T03:08:00Z">
            <w:rPr>
              <w:rFonts w:cs="Times New Roman"/>
              <w:lang w:val="en-US"/>
            </w:rPr>
          </w:rPrChange>
        </w:rPr>
        <w:instrText>Application</w:instrText>
      </w:r>
      <w:r w:rsidR="00607A06" w:rsidRPr="006E6534">
        <w:rPr>
          <w:rFonts w:cs="Times New Roman"/>
          <w:color w:val="000000" w:themeColor="text1"/>
          <w:rPrChange w:id="3942" w:author="N F" w:date="2023-12-05T03:08:00Z">
            <w:rPr>
              <w:rFonts w:cs="Times New Roman"/>
            </w:rPr>
          </w:rPrChange>
        </w:rPr>
        <w:instrText xml:space="preserve"> </w:instrText>
      </w:r>
      <w:r w:rsidR="00607A06" w:rsidRPr="006E6534">
        <w:rPr>
          <w:rFonts w:cs="Times New Roman"/>
          <w:color w:val="000000" w:themeColor="text1"/>
          <w:lang w:val="en-US"/>
          <w:rPrChange w:id="3943" w:author="N F" w:date="2023-12-05T03:08:00Z">
            <w:rPr>
              <w:rFonts w:cs="Times New Roman"/>
              <w:lang w:val="en-US"/>
            </w:rPr>
          </w:rPrChange>
        </w:rPr>
        <w:instrText>No</w:instrText>
      </w:r>
      <w:r w:rsidR="00607A06" w:rsidRPr="006E6534">
        <w:rPr>
          <w:rFonts w:cs="Times New Roman"/>
          <w:color w:val="000000" w:themeColor="text1"/>
          <w:rPrChange w:id="3944" w:author="N F" w:date="2023-12-05T03:08:00Z">
            <w:rPr>
              <w:rFonts w:cs="Times New Roman"/>
            </w:rPr>
          </w:rPrChange>
        </w:rPr>
        <w:instrText xml:space="preserve">.:  208065. </w:instrText>
      </w:r>
      <w:r w:rsidR="00607A06" w:rsidRPr="006E6534">
        <w:rPr>
          <w:rFonts w:cs="Times New Roman"/>
          <w:color w:val="000000" w:themeColor="text1"/>
          <w:lang w:val="en-US"/>
          <w:rPrChange w:id="3945" w:author="N F" w:date="2023-12-05T03:08:00Z">
            <w:rPr>
              <w:rFonts w:cs="Times New Roman"/>
              <w:lang w:val="en-US"/>
            </w:rPr>
          </w:rPrChange>
        </w:rPr>
        <w:instrText>Approval</w:instrText>
      </w:r>
      <w:r w:rsidR="00607A06" w:rsidRPr="006E6534">
        <w:rPr>
          <w:rFonts w:cs="Times New Roman"/>
          <w:color w:val="000000" w:themeColor="text1"/>
          <w:rPrChange w:id="3946" w:author="N F" w:date="2023-12-05T03:08:00Z">
            <w:rPr>
              <w:rFonts w:cs="Times New Roman"/>
            </w:rPr>
          </w:rPrChange>
        </w:rPr>
        <w:instrText xml:space="preserve"> </w:instrText>
      </w:r>
      <w:r w:rsidR="00607A06" w:rsidRPr="006E6534">
        <w:rPr>
          <w:rFonts w:cs="Times New Roman"/>
          <w:color w:val="000000" w:themeColor="text1"/>
          <w:lang w:val="en-US"/>
          <w:rPrChange w:id="3947" w:author="N F" w:date="2023-12-05T03:08:00Z">
            <w:rPr>
              <w:rFonts w:cs="Times New Roman"/>
              <w:lang w:val="en-US"/>
            </w:rPr>
          </w:rPrChange>
        </w:rPr>
        <w:instrText>Date</w:instrText>
      </w:r>
      <w:r w:rsidR="00607A06" w:rsidRPr="006E6534">
        <w:rPr>
          <w:rFonts w:cs="Times New Roman"/>
          <w:color w:val="000000" w:themeColor="text1"/>
          <w:rPrChange w:id="3948" w:author="N F" w:date="2023-12-05T03:08:00Z">
            <w:rPr>
              <w:rFonts w:cs="Times New Roman"/>
            </w:rPr>
          </w:rPrChange>
        </w:rPr>
        <w:instrText xml:space="preserve">: 11/13/2015. </w:instrText>
      </w:r>
      <w:r w:rsidR="00607A06" w:rsidRPr="006E6534">
        <w:rPr>
          <w:rFonts w:cs="Times New Roman"/>
          <w:color w:val="000000" w:themeColor="text1"/>
          <w:lang w:val="en-US"/>
          <w:rPrChange w:id="3949" w:author="N F" w:date="2023-12-05T03:08:00Z">
            <w:rPr>
              <w:rFonts w:cs="Times New Roman"/>
              <w:lang w:val="en-US"/>
            </w:rPr>
          </w:rPrChange>
        </w:rPr>
        <w:instrText>Pharmacology</w:instrText>
      </w:r>
      <w:r w:rsidR="00607A06" w:rsidRPr="006E6534">
        <w:rPr>
          <w:rFonts w:cs="Times New Roman"/>
          <w:color w:val="000000" w:themeColor="text1"/>
          <w:rPrChange w:id="3950" w:author="N F" w:date="2023-12-05T03:08:00Z">
            <w:rPr>
              <w:rFonts w:cs="Times New Roman"/>
            </w:rPr>
          </w:rPrChange>
        </w:rPr>
        <w:instrText xml:space="preserve"> </w:instrText>
      </w:r>
      <w:r w:rsidR="00607A06" w:rsidRPr="006E6534">
        <w:rPr>
          <w:rFonts w:cs="Times New Roman"/>
          <w:color w:val="000000" w:themeColor="text1"/>
          <w:lang w:val="en-US"/>
          <w:rPrChange w:id="3951" w:author="N F" w:date="2023-12-05T03:08:00Z">
            <w:rPr>
              <w:rFonts w:cs="Times New Roman"/>
              <w:lang w:val="en-US"/>
            </w:rPr>
          </w:rPrChange>
        </w:rPr>
        <w:instrText>Review</w:instrText>
      </w:r>
      <w:r w:rsidR="00607A06" w:rsidRPr="006E6534">
        <w:rPr>
          <w:rFonts w:cs="Times New Roman"/>
          <w:color w:val="000000" w:themeColor="text1"/>
          <w:rPrChange w:id="3952" w:author="N F" w:date="2023-12-05T03:08:00Z">
            <w:rPr>
              <w:rFonts w:cs="Times New Roman"/>
            </w:rPr>
          </w:rPrChange>
        </w:rPr>
        <w:instrText>","</w:instrText>
      </w:r>
      <w:r w:rsidR="00607A06" w:rsidRPr="006E6534">
        <w:rPr>
          <w:rFonts w:cs="Times New Roman"/>
          <w:color w:val="000000" w:themeColor="text1"/>
          <w:lang w:val="en-US"/>
          <w:rPrChange w:id="3953" w:author="N F" w:date="2023-12-05T03:08:00Z">
            <w:rPr>
              <w:rFonts w:cs="Times New Roman"/>
              <w:lang w:val="en-US"/>
            </w:rPr>
          </w:rPrChange>
        </w:rPr>
        <w:instrText>URL</w:instrText>
      </w:r>
      <w:r w:rsidR="00607A06" w:rsidRPr="006E6534">
        <w:rPr>
          <w:rFonts w:cs="Times New Roman"/>
          <w:color w:val="000000" w:themeColor="text1"/>
          <w:rPrChange w:id="3954" w:author="N F" w:date="2023-12-05T03:08:00Z">
            <w:rPr>
              <w:rFonts w:cs="Times New Roman"/>
            </w:rPr>
          </w:rPrChange>
        </w:rPr>
        <w:instrText>":"</w:instrText>
      </w:r>
      <w:r w:rsidR="00607A06" w:rsidRPr="006E6534">
        <w:rPr>
          <w:rFonts w:cs="Times New Roman"/>
          <w:color w:val="000000" w:themeColor="text1"/>
          <w:lang w:val="en-US"/>
          <w:rPrChange w:id="3955" w:author="N F" w:date="2023-12-05T03:08:00Z">
            <w:rPr>
              <w:rFonts w:cs="Times New Roman"/>
              <w:lang w:val="en-US"/>
            </w:rPr>
          </w:rPrChange>
        </w:rPr>
        <w:instrText>https</w:instrText>
      </w:r>
      <w:r w:rsidR="00607A06" w:rsidRPr="006E6534">
        <w:rPr>
          <w:rFonts w:cs="Times New Roman"/>
          <w:color w:val="000000" w:themeColor="text1"/>
          <w:rPrChange w:id="3956" w:author="N F" w:date="2023-12-05T03:08:00Z">
            <w:rPr>
              <w:rFonts w:cs="Times New Roman"/>
            </w:rPr>
          </w:rPrChange>
        </w:rPr>
        <w:instrText>://</w:instrText>
      </w:r>
      <w:r w:rsidR="00607A06" w:rsidRPr="006E6534">
        <w:rPr>
          <w:rFonts w:cs="Times New Roman"/>
          <w:color w:val="000000" w:themeColor="text1"/>
          <w:lang w:val="en-US"/>
          <w:rPrChange w:id="3957" w:author="N F" w:date="2023-12-05T03:08:00Z">
            <w:rPr>
              <w:rFonts w:cs="Times New Roman"/>
              <w:lang w:val="en-US"/>
            </w:rPr>
          </w:rPrChange>
        </w:rPr>
        <w:instrText>www</w:instrText>
      </w:r>
      <w:r w:rsidR="00607A06" w:rsidRPr="006E6534">
        <w:rPr>
          <w:rFonts w:cs="Times New Roman"/>
          <w:color w:val="000000" w:themeColor="text1"/>
          <w:rPrChange w:id="3958" w:author="N F" w:date="2023-12-05T03:08:00Z">
            <w:rPr>
              <w:rFonts w:cs="Times New Roman"/>
            </w:rPr>
          </w:rPrChange>
        </w:rPr>
        <w:instrText>.</w:instrText>
      </w:r>
      <w:r w:rsidR="00607A06" w:rsidRPr="006E6534">
        <w:rPr>
          <w:rFonts w:cs="Times New Roman"/>
          <w:color w:val="000000" w:themeColor="text1"/>
          <w:lang w:val="en-US"/>
          <w:rPrChange w:id="3959" w:author="N F" w:date="2023-12-05T03:08:00Z">
            <w:rPr>
              <w:rFonts w:cs="Times New Roman"/>
              <w:lang w:val="en-US"/>
            </w:rPr>
          </w:rPrChange>
        </w:rPr>
        <w:instrText>accessdata</w:instrText>
      </w:r>
      <w:r w:rsidR="00607A06" w:rsidRPr="006E6534">
        <w:rPr>
          <w:rFonts w:cs="Times New Roman"/>
          <w:color w:val="000000" w:themeColor="text1"/>
          <w:rPrChange w:id="3960" w:author="N F" w:date="2023-12-05T03:08:00Z">
            <w:rPr>
              <w:rFonts w:cs="Times New Roman"/>
            </w:rPr>
          </w:rPrChange>
        </w:rPr>
        <w:instrText>.</w:instrText>
      </w:r>
      <w:r w:rsidR="00607A06" w:rsidRPr="006E6534">
        <w:rPr>
          <w:rFonts w:cs="Times New Roman"/>
          <w:color w:val="000000" w:themeColor="text1"/>
          <w:lang w:val="en-US"/>
          <w:rPrChange w:id="3961" w:author="N F" w:date="2023-12-05T03:08:00Z">
            <w:rPr>
              <w:rFonts w:cs="Times New Roman"/>
              <w:lang w:val="en-US"/>
            </w:rPr>
          </w:rPrChange>
        </w:rPr>
        <w:instrText>fda</w:instrText>
      </w:r>
      <w:r w:rsidR="00607A06" w:rsidRPr="006E6534">
        <w:rPr>
          <w:rFonts w:cs="Times New Roman"/>
          <w:color w:val="000000" w:themeColor="text1"/>
          <w:rPrChange w:id="3962" w:author="N F" w:date="2023-12-05T03:08:00Z">
            <w:rPr>
              <w:rFonts w:cs="Times New Roman"/>
            </w:rPr>
          </w:rPrChange>
        </w:rPr>
        <w:instrText>.</w:instrText>
      </w:r>
      <w:r w:rsidR="00607A06" w:rsidRPr="006E6534">
        <w:rPr>
          <w:rFonts w:cs="Times New Roman"/>
          <w:color w:val="000000" w:themeColor="text1"/>
          <w:lang w:val="en-US"/>
          <w:rPrChange w:id="3963" w:author="N F" w:date="2023-12-05T03:08:00Z">
            <w:rPr>
              <w:rFonts w:cs="Times New Roman"/>
              <w:lang w:val="en-US"/>
            </w:rPr>
          </w:rPrChange>
        </w:rPr>
        <w:instrText>gov</w:instrText>
      </w:r>
      <w:r w:rsidR="00607A06" w:rsidRPr="006E6534">
        <w:rPr>
          <w:rFonts w:cs="Times New Roman"/>
          <w:color w:val="000000" w:themeColor="text1"/>
          <w:rPrChange w:id="3964" w:author="N F" w:date="2023-12-05T03:08:00Z">
            <w:rPr>
              <w:rFonts w:cs="Times New Roman"/>
            </w:rPr>
          </w:rPrChange>
        </w:rPr>
        <w:instrText>/</w:instrText>
      </w:r>
      <w:r w:rsidR="00607A06" w:rsidRPr="006E6534">
        <w:rPr>
          <w:rFonts w:cs="Times New Roman"/>
          <w:color w:val="000000" w:themeColor="text1"/>
          <w:lang w:val="en-US"/>
          <w:rPrChange w:id="3965" w:author="N F" w:date="2023-12-05T03:08:00Z">
            <w:rPr>
              <w:rFonts w:cs="Times New Roman"/>
              <w:lang w:val="en-US"/>
            </w:rPr>
          </w:rPrChange>
        </w:rPr>
        <w:instrText>drugsatfda</w:instrText>
      </w:r>
      <w:r w:rsidR="00607A06" w:rsidRPr="006E6534">
        <w:rPr>
          <w:rFonts w:cs="Times New Roman"/>
          <w:color w:val="000000" w:themeColor="text1"/>
          <w:rPrChange w:id="3966" w:author="N F" w:date="2023-12-05T03:08:00Z">
            <w:rPr>
              <w:rFonts w:cs="Times New Roman"/>
            </w:rPr>
          </w:rPrChange>
        </w:rPr>
        <w:instrText>_</w:instrText>
      </w:r>
      <w:r w:rsidR="00607A06" w:rsidRPr="006E6534">
        <w:rPr>
          <w:rFonts w:cs="Times New Roman"/>
          <w:color w:val="000000" w:themeColor="text1"/>
          <w:lang w:val="en-US"/>
          <w:rPrChange w:id="3967" w:author="N F" w:date="2023-12-05T03:08:00Z">
            <w:rPr>
              <w:rFonts w:cs="Times New Roman"/>
              <w:lang w:val="en-US"/>
            </w:rPr>
          </w:rPrChange>
        </w:rPr>
        <w:instrText>docs</w:instrText>
      </w:r>
      <w:r w:rsidR="00607A06" w:rsidRPr="006E6534">
        <w:rPr>
          <w:rFonts w:cs="Times New Roman"/>
          <w:color w:val="000000" w:themeColor="text1"/>
          <w:rPrChange w:id="3968" w:author="N F" w:date="2023-12-05T03:08:00Z">
            <w:rPr>
              <w:rFonts w:cs="Times New Roman"/>
            </w:rPr>
          </w:rPrChange>
        </w:rPr>
        <w:instrText>/</w:instrText>
      </w:r>
      <w:r w:rsidR="00607A06" w:rsidRPr="006E6534">
        <w:rPr>
          <w:rFonts w:cs="Times New Roman"/>
          <w:color w:val="000000" w:themeColor="text1"/>
          <w:lang w:val="en-US"/>
          <w:rPrChange w:id="3969" w:author="N F" w:date="2023-12-05T03:08:00Z">
            <w:rPr>
              <w:rFonts w:cs="Times New Roman"/>
              <w:lang w:val="en-US"/>
            </w:rPr>
          </w:rPrChange>
        </w:rPr>
        <w:instrText>nda</w:instrText>
      </w:r>
      <w:r w:rsidR="00607A06" w:rsidRPr="006E6534">
        <w:rPr>
          <w:rFonts w:cs="Times New Roman"/>
          <w:color w:val="000000" w:themeColor="text1"/>
          <w:rPrChange w:id="3970" w:author="N F" w:date="2023-12-05T03:08:00Z">
            <w:rPr>
              <w:rFonts w:cs="Times New Roman"/>
            </w:rPr>
          </w:rPrChange>
        </w:rPr>
        <w:instrText>/2015/208065</w:instrText>
      </w:r>
      <w:r w:rsidR="00607A06" w:rsidRPr="006E6534">
        <w:rPr>
          <w:rFonts w:cs="Times New Roman"/>
          <w:color w:val="000000" w:themeColor="text1"/>
          <w:lang w:val="en-US"/>
          <w:rPrChange w:id="3971" w:author="N F" w:date="2023-12-05T03:08:00Z">
            <w:rPr>
              <w:rFonts w:cs="Times New Roman"/>
              <w:lang w:val="en-US"/>
            </w:rPr>
          </w:rPrChange>
        </w:rPr>
        <w:instrText>Orig</w:instrText>
      </w:r>
      <w:r w:rsidR="00607A06" w:rsidRPr="006E6534">
        <w:rPr>
          <w:rFonts w:cs="Times New Roman"/>
          <w:color w:val="000000" w:themeColor="text1"/>
          <w:rPrChange w:id="3972" w:author="N F" w:date="2023-12-05T03:08:00Z">
            <w:rPr>
              <w:rFonts w:cs="Times New Roman"/>
            </w:rPr>
          </w:rPrChange>
        </w:rPr>
        <w:instrText>1</w:instrText>
      </w:r>
      <w:r w:rsidR="00607A06" w:rsidRPr="006E6534">
        <w:rPr>
          <w:rFonts w:cs="Times New Roman"/>
          <w:color w:val="000000" w:themeColor="text1"/>
          <w:lang w:val="en-US"/>
          <w:rPrChange w:id="3973" w:author="N F" w:date="2023-12-05T03:08:00Z">
            <w:rPr>
              <w:rFonts w:cs="Times New Roman"/>
              <w:lang w:val="en-US"/>
            </w:rPr>
          </w:rPrChange>
        </w:rPr>
        <w:instrText>s</w:instrText>
      </w:r>
      <w:r w:rsidR="00607A06" w:rsidRPr="006E6534">
        <w:rPr>
          <w:rFonts w:cs="Times New Roman"/>
          <w:color w:val="000000" w:themeColor="text1"/>
          <w:rPrChange w:id="3974" w:author="N F" w:date="2023-12-05T03:08:00Z">
            <w:rPr>
              <w:rFonts w:cs="Times New Roman"/>
            </w:rPr>
          </w:rPrChange>
        </w:rPr>
        <w:instrText>000</w:instrText>
      </w:r>
      <w:r w:rsidR="00607A06" w:rsidRPr="006E6534">
        <w:rPr>
          <w:rFonts w:cs="Times New Roman"/>
          <w:color w:val="000000" w:themeColor="text1"/>
          <w:lang w:val="en-US"/>
          <w:rPrChange w:id="3975" w:author="N F" w:date="2023-12-05T03:08:00Z">
            <w:rPr>
              <w:rFonts w:cs="Times New Roman"/>
              <w:lang w:val="en-US"/>
            </w:rPr>
          </w:rPrChange>
        </w:rPr>
        <w:instrText>TOC</w:instrText>
      </w:r>
      <w:r w:rsidR="00607A06" w:rsidRPr="006E6534">
        <w:rPr>
          <w:rFonts w:cs="Times New Roman"/>
          <w:color w:val="000000" w:themeColor="text1"/>
          <w:rPrChange w:id="3976" w:author="N F" w:date="2023-12-05T03:08:00Z">
            <w:rPr>
              <w:rFonts w:cs="Times New Roman"/>
            </w:rPr>
          </w:rPrChange>
        </w:rPr>
        <w:instrText>.</w:instrText>
      </w:r>
      <w:r w:rsidR="00607A06" w:rsidRPr="006E6534">
        <w:rPr>
          <w:rFonts w:cs="Times New Roman"/>
          <w:color w:val="000000" w:themeColor="text1"/>
          <w:lang w:val="en-US"/>
          <w:rPrChange w:id="3977" w:author="N F" w:date="2023-12-05T03:08:00Z">
            <w:rPr>
              <w:rFonts w:cs="Times New Roman"/>
              <w:lang w:val="en-US"/>
            </w:rPr>
          </w:rPrChange>
        </w:rPr>
        <w:instrText>cfm</w:instrText>
      </w:r>
      <w:r w:rsidR="00607A06" w:rsidRPr="006E6534">
        <w:rPr>
          <w:rFonts w:cs="Times New Roman"/>
          <w:color w:val="000000" w:themeColor="text1"/>
          <w:rPrChange w:id="3978" w:author="N F" w:date="2023-12-05T03:08:00Z">
            <w:rPr>
              <w:rFonts w:cs="Times New Roman"/>
            </w:rPr>
          </w:rPrChange>
        </w:rPr>
        <w:instrText>","</w:instrText>
      </w:r>
      <w:r w:rsidR="00607A06" w:rsidRPr="006E6534">
        <w:rPr>
          <w:rFonts w:cs="Times New Roman"/>
          <w:color w:val="000000" w:themeColor="text1"/>
          <w:lang w:val="en-US"/>
          <w:rPrChange w:id="3979" w:author="N F" w:date="2023-12-05T03:08:00Z">
            <w:rPr>
              <w:rFonts w:cs="Times New Roman"/>
              <w:lang w:val="en-US"/>
            </w:rPr>
          </w:rPrChange>
        </w:rPr>
        <w:instrText>accessed</w:instrText>
      </w:r>
      <w:r w:rsidR="00607A06" w:rsidRPr="006E6534">
        <w:rPr>
          <w:rFonts w:cs="Times New Roman"/>
          <w:color w:val="000000" w:themeColor="text1"/>
          <w:rPrChange w:id="3980" w:author="N F" w:date="2023-12-05T03:08:00Z">
            <w:rPr>
              <w:rFonts w:cs="Times New Roman"/>
            </w:rPr>
          </w:rPrChange>
        </w:rPr>
        <w:instrText>":{"</w:instrText>
      </w:r>
      <w:r w:rsidR="00607A06" w:rsidRPr="006E6534">
        <w:rPr>
          <w:rFonts w:cs="Times New Roman"/>
          <w:color w:val="000000" w:themeColor="text1"/>
          <w:lang w:val="en-US"/>
          <w:rPrChange w:id="3981" w:author="N F" w:date="2023-12-05T03:08:00Z">
            <w:rPr>
              <w:rFonts w:cs="Times New Roman"/>
              <w:lang w:val="en-US"/>
            </w:rPr>
          </w:rPrChange>
        </w:rPr>
        <w:instrText>date</w:instrText>
      </w:r>
      <w:r w:rsidR="00607A06" w:rsidRPr="006E6534">
        <w:rPr>
          <w:rFonts w:cs="Times New Roman"/>
          <w:color w:val="000000" w:themeColor="text1"/>
          <w:rPrChange w:id="3982" w:author="N F" w:date="2023-12-05T03:08:00Z">
            <w:rPr>
              <w:rFonts w:cs="Times New Roman"/>
            </w:rPr>
          </w:rPrChange>
        </w:rPr>
        <w:instrText>-</w:instrText>
      </w:r>
      <w:r w:rsidR="00607A06" w:rsidRPr="006E6534">
        <w:rPr>
          <w:rFonts w:cs="Times New Roman"/>
          <w:color w:val="000000" w:themeColor="text1"/>
          <w:lang w:val="en-US"/>
          <w:rPrChange w:id="3983" w:author="N F" w:date="2023-12-05T03:08:00Z">
            <w:rPr>
              <w:rFonts w:cs="Times New Roman"/>
              <w:lang w:val="en-US"/>
            </w:rPr>
          </w:rPrChange>
        </w:rPr>
        <w:instrText>parts</w:instrText>
      </w:r>
      <w:r w:rsidR="00607A06" w:rsidRPr="006E6534">
        <w:rPr>
          <w:rFonts w:cs="Times New Roman"/>
          <w:color w:val="000000" w:themeColor="text1"/>
          <w:rPrChange w:id="3984" w:author="N F" w:date="2023-12-05T03:08:00Z">
            <w:rPr>
              <w:rFonts w:cs="Times New Roman"/>
            </w:rPr>
          </w:rPrChange>
        </w:rPr>
        <w:instrText>":[["2022",8,2]]}}}],"</w:instrText>
      </w:r>
      <w:r w:rsidR="00607A06" w:rsidRPr="006E6534">
        <w:rPr>
          <w:rFonts w:cs="Times New Roman"/>
          <w:color w:val="000000" w:themeColor="text1"/>
          <w:lang w:val="en-US"/>
          <w:rPrChange w:id="3985" w:author="N F" w:date="2023-12-05T03:08:00Z">
            <w:rPr>
              <w:rFonts w:cs="Times New Roman"/>
              <w:lang w:val="en-US"/>
            </w:rPr>
          </w:rPrChange>
        </w:rPr>
        <w:instrText>schema</w:instrText>
      </w:r>
      <w:r w:rsidR="00607A06" w:rsidRPr="006E6534">
        <w:rPr>
          <w:rFonts w:cs="Times New Roman"/>
          <w:color w:val="000000" w:themeColor="text1"/>
          <w:rPrChange w:id="3986" w:author="N F" w:date="2023-12-05T03:08:00Z">
            <w:rPr>
              <w:rFonts w:cs="Times New Roman"/>
            </w:rPr>
          </w:rPrChange>
        </w:rPr>
        <w:instrText>":"</w:instrText>
      </w:r>
      <w:r w:rsidR="00607A06" w:rsidRPr="006E6534">
        <w:rPr>
          <w:rFonts w:cs="Times New Roman"/>
          <w:color w:val="000000" w:themeColor="text1"/>
          <w:lang w:val="en-US"/>
          <w:rPrChange w:id="3987" w:author="N F" w:date="2023-12-05T03:08:00Z">
            <w:rPr>
              <w:rFonts w:cs="Times New Roman"/>
              <w:lang w:val="en-US"/>
            </w:rPr>
          </w:rPrChange>
        </w:rPr>
        <w:instrText>https</w:instrText>
      </w:r>
      <w:r w:rsidR="00607A06" w:rsidRPr="006E6534">
        <w:rPr>
          <w:rFonts w:cs="Times New Roman"/>
          <w:color w:val="000000" w:themeColor="text1"/>
          <w:rPrChange w:id="3988" w:author="N F" w:date="2023-12-05T03:08:00Z">
            <w:rPr>
              <w:rFonts w:cs="Times New Roman"/>
            </w:rPr>
          </w:rPrChange>
        </w:rPr>
        <w:instrText>://</w:instrText>
      </w:r>
      <w:r w:rsidR="00607A06" w:rsidRPr="006E6534">
        <w:rPr>
          <w:rFonts w:cs="Times New Roman"/>
          <w:color w:val="000000" w:themeColor="text1"/>
          <w:lang w:val="en-US"/>
          <w:rPrChange w:id="3989" w:author="N F" w:date="2023-12-05T03:08:00Z">
            <w:rPr>
              <w:rFonts w:cs="Times New Roman"/>
              <w:lang w:val="en-US"/>
            </w:rPr>
          </w:rPrChange>
        </w:rPr>
        <w:instrText>github</w:instrText>
      </w:r>
      <w:r w:rsidR="00607A06" w:rsidRPr="006E6534">
        <w:rPr>
          <w:rFonts w:cs="Times New Roman"/>
          <w:color w:val="000000" w:themeColor="text1"/>
          <w:rPrChange w:id="3990" w:author="N F" w:date="2023-12-05T03:08:00Z">
            <w:rPr>
              <w:rFonts w:cs="Times New Roman"/>
            </w:rPr>
          </w:rPrChange>
        </w:rPr>
        <w:instrText>.</w:instrText>
      </w:r>
      <w:r w:rsidR="00607A06" w:rsidRPr="006E6534">
        <w:rPr>
          <w:rFonts w:cs="Times New Roman"/>
          <w:color w:val="000000" w:themeColor="text1"/>
          <w:lang w:val="en-US"/>
          <w:rPrChange w:id="3991" w:author="N F" w:date="2023-12-05T03:08:00Z">
            <w:rPr>
              <w:rFonts w:cs="Times New Roman"/>
              <w:lang w:val="en-US"/>
            </w:rPr>
          </w:rPrChange>
        </w:rPr>
        <w:instrText>com</w:instrText>
      </w:r>
      <w:r w:rsidR="00607A06" w:rsidRPr="006E6534">
        <w:rPr>
          <w:rFonts w:cs="Times New Roman"/>
          <w:color w:val="000000" w:themeColor="text1"/>
          <w:rPrChange w:id="3992" w:author="N F" w:date="2023-12-05T03:08:00Z">
            <w:rPr>
              <w:rFonts w:cs="Times New Roman"/>
            </w:rPr>
          </w:rPrChange>
        </w:rPr>
        <w:instrText>/</w:instrText>
      </w:r>
      <w:r w:rsidR="00607A06" w:rsidRPr="006E6534">
        <w:rPr>
          <w:rFonts w:cs="Times New Roman"/>
          <w:color w:val="000000" w:themeColor="text1"/>
          <w:lang w:val="en-US"/>
          <w:rPrChange w:id="3993" w:author="N F" w:date="2023-12-05T03:08:00Z">
            <w:rPr>
              <w:rFonts w:cs="Times New Roman"/>
              <w:lang w:val="en-US"/>
            </w:rPr>
          </w:rPrChange>
        </w:rPr>
        <w:instrText>citation</w:instrText>
      </w:r>
      <w:r w:rsidR="00607A06" w:rsidRPr="006E6534">
        <w:rPr>
          <w:rFonts w:cs="Times New Roman"/>
          <w:color w:val="000000" w:themeColor="text1"/>
          <w:rPrChange w:id="3994" w:author="N F" w:date="2023-12-05T03:08:00Z">
            <w:rPr>
              <w:rFonts w:cs="Times New Roman"/>
            </w:rPr>
          </w:rPrChange>
        </w:rPr>
        <w:instrText>-</w:instrText>
      </w:r>
      <w:r w:rsidR="00607A06" w:rsidRPr="006E6534">
        <w:rPr>
          <w:rFonts w:cs="Times New Roman"/>
          <w:color w:val="000000" w:themeColor="text1"/>
          <w:lang w:val="en-US"/>
          <w:rPrChange w:id="3995" w:author="N F" w:date="2023-12-05T03:08:00Z">
            <w:rPr>
              <w:rFonts w:cs="Times New Roman"/>
              <w:lang w:val="en-US"/>
            </w:rPr>
          </w:rPrChange>
        </w:rPr>
        <w:instrText>style</w:instrText>
      </w:r>
      <w:r w:rsidR="00607A06" w:rsidRPr="006E6534">
        <w:rPr>
          <w:rFonts w:cs="Times New Roman"/>
          <w:color w:val="000000" w:themeColor="text1"/>
          <w:rPrChange w:id="3996" w:author="N F" w:date="2023-12-05T03:08:00Z">
            <w:rPr>
              <w:rFonts w:cs="Times New Roman"/>
            </w:rPr>
          </w:rPrChange>
        </w:rPr>
        <w:instrText>-</w:instrText>
      </w:r>
      <w:r w:rsidR="00607A06" w:rsidRPr="006E6534">
        <w:rPr>
          <w:rFonts w:cs="Times New Roman"/>
          <w:color w:val="000000" w:themeColor="text1"/>
          <w:lang w:val="en-US"/>
          <w:rPrChange w:id="3997" w:author="N F" w:date="2023-12-05T03:08:00Z">
            <w:rPr>
              <w:rFonts w:cs="Times New Roman"/>
              <w:lang w:val="en-US"/>
            </w:rPr>
          </w:rPrChange>
        </w:rPr>
        <w:instrText>language</w:instrText>
      </w:r>
      <w:r w:rsidR="00607A06" w:rsidRPr="006E6534">
        <w:rPr>
          <w:rFonts w:cs="Times New Roman"/>
          <w:color w:val="000000" w:themeColor="text1"/>
          <w:rPrChange w:id="3998" w:author="N F" w:date="2023-12-05T03:08:00Z">
            <w:rPr>
              <w:rFonts w:cs="Times New Roman"/>
            </w:rPr>
          </w:rPrChange>
        </w:rPr>
        <w:instrText>/</w:instrText>
      </w:r>
      <w:r w:rsidR="00607A06" w:rsidRPr="006E6534">
        <w:rPr>
          <w:rFonts w:cs="Times New Roman"/>
          <w:color w:val="000000" w:themeColor="text1"/>
          <w:lang w:val="en-US"/>
          <w:rPrChange w:id="3999" w:author="N F" w:date="2023-12-05T03:08:00Z">
            <w:rPr>
              <w:rFonts w:cs="Times New Roman"/>
              <w:lang w:val="en-US"/>
            </w:rPr>
          </w:rPrChange>
        </w:rPr>
        <w:instrText>schema</w:instrText>
      </w:r>
      <w:r w:rsidR="00607A06" w:rsidRPr="006E6534">
        <w:rPr>
          <w:rFonts w:cs="Times New Roman"/>
          <w:color w:val="000000" w:themeColor="text1"/>
          <w:rPrChange w:id="4000" w:author="N F" w:date="2023-12-05T03:08:00Z">
            <w:rPr>
              <w:rFonts w:cs="Times New Roman"/>
            </w:rPr>
          </w:rPrChange>
        </w:rPr>
        <w:instrText>/</w:instrText>
      </w:r>
      <w:r w:rsidR="00607A06" w:rsidRPr="006E6534">
        <w:rPr>
          <w:rFonts w:cs="Times New Roman"/>
          <w:color w:val="000000" w:themeColor="text1"/>
          <w:lang w:val="en-US"/>
          <w:rPrChange w:id="4001" w:author="N F" w:date="2023-12-05T03:08:00Z">
            <w:rPr>
              <w:rFonts w:cs="Times New Roman"/>
              <w:lang w:val="en-US"/>
            </w:rPr>
          </w:rPrChange>
        </w:rPr>
        <w:instrText>raw</w:instrText>
      </w:r>
      <w:r w:rsidR="00607A06" w:rsidRPr="006E6534">
        <w:rPr>
          <w:rFonts w:cs="Times New Roman"/>
          <w:color w:val="000000" w:themeColor="text1"/>
          <w:rPrChange w:id="4002" w:author="N F" w:date="2023-12-05T03:08:00Z">
            <w:rPr>
              <w:rFonts w:cs="Times New Roman"/>
            </w:rPr>
          </w:rPrChange>
        </w:rPr>
        <w:instrText>/</w:instrText>
      </w:r>
      <w:r w:rsidR="00607A06" w:rsidRPr="006E6534">
        <w:rPr>
          <w:rFonts w:cs="Times New Roman"/>
          <w:color w:val="000000" w:themeColor="text1"/>
          <w:lang w:val="en-US"/>
          <w:rPrChange w:id="4003" w:author="N F" w:date="2023-12-05T03:08:00Z">
            <w:rPr>
              <w:rFonts w:cs="Times New Roman"/>
              <w:lang w:val="en-US"/>
            </w:rPr>
          </w:rPrChange>
        </w:rPr>
        <w:instrText>master</w:instrText>
      </w:r>
      <w:r w:rsidR="00607A06" w:rsidRPr="006E6534">
        <w:rPr>
          <w:rFonts w:cs="Times New Roman"/>
          <w:color w:val="000000" w:themeColor="text1"/>
          <w:rPrChange w:id="4004" w:author="N F" w:date="2023-12-05T03:08:00Z">
            <w:rPr>
              <w:rFonts w:cs="Times New Roman"/>
            </w:rPr>
          </w:rPrChange>
        </w:rPr>
        <w:instrText>/</w:instrText>
      </w:r>
      <w:r w:rsidR="00607A06" w:rsidRPr="006E6534">
        <w:rPr>
          <w:rFonts w:cs="Times New Roman"/>
          <w:color w:val="000000" w:themeColor="text1"/>
          <w:lang w:val="en-US"/>
          <w:rPrChange w:id="4005" w:author="N F" w:date="2023-12-05T03:08:00Z">
            <w:rPr>
              <w:rFonts w:cs="Times New Roman"/>
              <w:lang w:val="en-US"/>
            </w:rPr>
          </w:rPrChange>
        </w:rPr>
        <w:instrText>csl</w:instrText>
      </w:r>
      <w:r w:rsidR="00607A06" w:rsidRPr="006E6534">
        <w:rPr>
          <w:rFonts w:cs="Times New Roman"/>
          <w:color w:val="000000" w:themeColor="text1"/>
          <w:rPrChange w:id="4006" w:author="N F" w:date="2023-12-05T03:08:00Z">
            <w:rPr>
              <w:rFonts w:cs="Times New Roman"/>
            </w:rPr>
          </w:rPrChange>
        </w:rPr>
        <w:instrText>-</w:instrText>
      </w:r>
      <w:r w:rsidR="00607A06" w:rsidRPr="006E6534">
        <w:rPr>
          <w:rFonts w:cs="Times New Roman"/>
          <w:color w:val="000000" w:themeColor="text1"/>
          <w:lang w:val="en-US"/>
          <w:rPrChange w:id="4007" w:author="N F" w:date="2023-12-05T03:08:00Z">
            <w:rPr>
              <w:rFonts w:cs="Times New Roman"/>
              <w:lang w:val="en-US"/>
            </w:rPr>
          </w:rPrChange>
        </w:rPr>
        <w:instrText>citation</w:instrText>
      </w:r>
      <w:r w:rsidR="00607A06" w:rsidRPr="006E6534">
        <w:rPr>
          <w:rFonts w:cs="Times New Roman"/>
          <w:color w:val="000000" w:themeColor="text1"/>
          <w:rPrChange w:id="4008" w:author="N F" w:date="2023-12-05T03:08:00Z">
            <w:rPr>
              <w:rFonts w:cs="Times New Roman"/>
            </w:rPr>
          </w:rPrChange>
        </w:rPr>
        <w:instrText>.</w:instrText>
      </w:r>
      <w:r w:rsidR="00607A06" w:rsidRPr="006E6534">
        <w:rPr>
          <w:rFonts w:cs="Times New Roman"/>
          <w:color w:val="000000" w:themeColor="text1"/>
          <w:lang w:val="en-US"/>
          <w:rPrChange w:id="4009" w:author="N F" w:date="2023-12-05T03:08:00Z">
            <w:rPr>
              <w:rFonts w:cs="Times New Roman"/>
              <w:lang w:val="en-US"/>
            </w:rPr>
          </w:rPrChange>
        </w:rPr>
        <w:instrText>json</w:instrText>
      </w:r>
      <w:r w:rsidR="00607A06" w:rsidRPr="006E6534">
        <w:rPr>
          <w:rFonts w:cs="Times New Roman"/>
          <w:color w:val="000000" w:themeColor="text1"/>
          <w:rPrChange w:id="4010" w:author="N F" w:date="2023-12-05T03:08:00Z">
            <w:rPr>
              <w:rFonts w:cs="Times New Roman"/>
            </w:rPr>
          </w:rPrChange>
        </w:rPr>
        <w:instrText xml:space="preserve">"} </w:instrText>
      </w:r>
      <w:r w:rsidR="00607A06" w:rsidRPr="006E6534">
        <w:rPr>
          <w:rFonts w:cs="Times New Roman"/>
          <w:color w:val="000000" w:themeColor="text1"/>
          <w:lang w:val="en-US"/>
          <w:rPrChange w:id="4011" w:author="N F" w:date="2023-12-05T03:08:00Z">
            <w:rPr>
              <w:rFonts w:cs="Times New Roman"/>
              <w:lang w:val="en-US"/>
            </w:rPr>
          </w:rPrChange>
        </w:rPr>
        <w:fldChar w:fldCharType="separate"/>
      </w:r>
      <w:ins w:id="4012" w:author="Barshadskaya, Yuliya" w:date="2024-01-13T17:59:00Z">
        <w:r w:rsidR="00DD38F1" w:rsidRPr="0018315E">
          <w:rPr>
            <w:rFonts w:cs="Times New Roman"/>
            <w:color w:val="000000" w:themeColor="text1"/>
          </w:rPr>
          <w:t>[</w:t>
        </w:r>
      </w:ins>
      <w:del w:id="4013" w:author="Barshadskaya, Yuliya" w:date="2024-01-13T17:59:00Z">
        <w:r w:rsidR="00607A06" w:rsidRPr="006E6534" w:rsidDel="00DD38F1">
          <w:rPr>
            <w:rFonts w:cs="Times New Roman"/>
            <w:color w:val="000000" w:themeColor="text1"/>
            <w:rPrChange w:id="4014" w:author="N F" w:date="2023-12-05T03:08:00Z">
              <w:rPr>
                <w:rFonts w:cs="Times New Roman"/>
              </w:rPr>
            </w:rPrChange>
          </w:rPr>
          <w:delText>(</w:delText>
        </w:r>
      </w:del>
      <w:r w:rsidR="00607A06" w:rsidRPr="006E6534">
        <w:rPr>
          <w:rFonts w:cs="Times New Roman"/>
          <w:color w:val="000000" w:themeColor="text1"/>
          <w:rPrChange w:id="4015" w:author="N F" w:date="2023-12-05T03:08:00Z">
            <w:rPr>
              <w:rFonts w:cs="Times New Roman"/>
            </w:rPr>
          </w:rPrChange>
        </w:rPr>
        <w:t>6</w:t>
      </w:r>
      <w:ins w:id="4016" w:author="Barshadskaya, Yuliya" w:date="2024-01-13T17:59:00Z">
        <w:r w:rsidR="00DD38F1" w:rsidRPr="00DD38F1">
          <w:rPr>
            <w:rFonts w:cs="Times New Roman"/>
            <w:color w:val="000000" w:themeColor="text1"/>
          </w:rPr>
          <w:t>]</w:t>
        </w:r>
      </w:ins>
      <w:del w:id="4017" w:author="Barshadskaya, Yuliya" w:date="2024-01-13T17:59:00Z">
        <w:r w:rsidR="00607A06" w:rsidRPr="006E6534" w:rsidDel="00DD38F1">
          <w:rPr>
            <w:rFonts w:cs="Times New Roman"/>
            <w:color w:val="000000" w:themeColor="text1"/>
            <w:rPrChange w:id="4018" w:author="N F" w:date="2023-12-05T03:08:00Z">
              <w:rPr>
                <w:rFonts w:cs="Times New Roman"/>
              </w:rPr>
            </w:rPrChange>
          </w:rPr>
          <w:delText>)</w:delText>
        </w:r>
      </w:del>
      <w:r w:rsidR="00607A06" w:rsidRPr="006E6534">
        <w:rPr>
          <w:rFonts w:cs="Times New Roman"/>
          <w:color w:val="000000" w:themeColor="text1"/>
          <w:lang w:val="en-US"/>
          <w:rPrChange w:id="4019" w:author="N F" w:date="2023-12-05T03:08:00Z">
            <w:rPr>
              <w:rFonts w:cs="Times New Roman"/>
              <w:lang w:val="en-US"/>
            </w:rPr>
          </w:rPrChange>
        </w:rPr>
        <w:fldChar w:fldCharType="end"/>
      </w:r>
      <w:r w:rsidR="00607A06" w:rsidRPr="006E6534">
        <w:rPr>
          <w:rFonts w:cs="Times New Roman"/>
          <w:color w:val="000000" w:themeColor="text1"/>
          <w:rPrChange w:id="4020" w:author="N F" w:date="2023-12-05T03:08:00Z">
            <w:rPr>
              <w:rFonts w:cs="Times New Roman"/>
            </w:rPr>
          </w:rPrChange>
        </w:rPr>
        <w:t>.</w:t>
      </w:r>
    </w:p>
    <w:p w14:paraId="6068344A" w14:textId="2CB63D10" w:rsidR="00B205C3" w:rsidRDefault="00107494">
      <w:pPr>
        <w:pStyle w:val="SDText"/>
        <w:spacing w:after="0"/>
        <w:rPr>
          <w:ins w:id="4021" w:author="Barshadskaya, Yuliya" w:date="2024-01-13T18:20:00Z"/>
          <w:rFonts w:cs="Times New Roman"/>
          <w:color w:val="000000" w:themeColor="text1"/>
        </w:rPr>
        <w:pPrChange w:id="4022" w:author="Barshadskaya, Yuliya" w:date="2024-01-13T18:20:00Z">
          <w:pPr>
            <w:pStyle w:val="SDText"/>
          </w:pPr>
        </w:pPrChange>
      </w:pPr>
      <w:r w:rsidRPr="006E6534">
        <w:rPr>
          <w:rFonts w:cs="Times New Roman"/>
          <w:color w:val="000000" w:themeColor="text1"/>
          <w:rPrChange w:id="4023" w:author="N F" w:date="2023-12-05T03:08:00Z">
            <w:rPr>
              <w:rFonts w:cs="Times New Roman"/>
            </w:rPr>
          </w:rPrChange>
        </w:rPr>
        <w:t xml:space="preserve">Фармакокинетика осимертиниба предсказуема и линейна. </w:t>
      </w:r>
      <w:ins w:id="4024" w:author="Barshadskaya, Yuliya" w:date="2024-01-13T18:14:00Z">
        <w:r w:rsidR="001F30B1" w:rsidRPr="00707D60">
          <w:rPr>
            <w:color w:val="000000" w:themeColor="text1"/>
            <w:shd w:val="clear" w:color="auto" w:fill="FFFFFF"/>
          </w:rPr>
          <w:t xml:space="preserve">Биодоступность </w:t>
        </w:r>
        <w:r w:rsidR="001F30B1">
          <w:rPr>
            <w:color w:val="000000" w:themeColor="text1"/>
            <w:shd w:val="clear" w:color="auto" w:fill="FFFFFF"/>
          </w:rPr>
          <w:t>осимертиниба и его метаболитов</w:t>
        </w:r>
        <w:r w:rsidR="001F30B1" w:rsidRPr="00707D60">
          <w:rPr>
            <w:color w:val="000000" w:themeColor="text1"/>
            <w:shd w:val="clear" w:color="auto" w:fill="FFFFFF"/>
          </w:rPr>
          <w:t xml:space="preserve"> составила </w:t>
        </w:r>
      </w:ins>
      <w:ins w:id="4025" w:author="Barshadskaya, Yuliya" w:date="2024-01-13T18:15:00Z">
        <w:r w:rsidR="001F30B1">
          <w:rPr>
            <w:color w:val="000000" w:themeColor="text1"/>
            <w:shd w:val="clear" w:color="auto" w:fill="FFFFFF"/>
          </w:rPr>
          <w:t>115</w:t>
        </w:r>
      </w:ins>
      <w:ins w:id="4026" w:author="Barshadskaya, Yuliya" w:date="2024-01-13T18:14:00Z">
        <w:r w:rsidR="001F30B1" w:rsidRPr="00707D60">
          <w:rPr>
            <w:color w:val="000000" w:themeColor="text1"/>
            <w:shd w:val="clear" w:color="auto" w:fill="FFFFFF"/>
          </w:rPr>
          <w:t xml:space="preserve">% </w:t>
        </w:r>
      </w:ins>
      <w:ins w:id="4027" w:author="Barshadskaya, Yuliya" w:date="2024-01-13T18:15:00Z">
        <w:r w:rsidR="001F30B1">
          <w:rPr>
            <w:color w:val="000000" w:themeColor="text1"/>
            <w:shd w:val="clear" w:color="auto" w:fill="FFFFFF"/>
          </w:rPr>
          <w:t xml:space="preserve">при </w:t>
        </w:r>
        <w:r w:rsidR="001F30B1" w:rsidRPr="0001519A">
          <w:rPr>
            <w:rFonts w:cs="Times New Roman"/>
            <w:bCs/>
            <w:color w:val="000000" w:themeColor="text1"/>
            <w:szCs w:val="24"/>
          </w:rPr>
          <w:t>пероральном введении</w:t>
        </w:r>
        <w:r w:rsidR="001F30B1">
          <w:rPr>
            <w:rFonts w:cs="Times New Roman"/>
            <w:bCs/>
            <w:color w:val="000000" w:themeColor="text1"/>
            <w:szCs w:val="24"/>
          </w:rPr>
          <w:t xml:space="preserve"> собакам породы бигль</w:t>
        </w:r>
      </w:ins>
      <w:ins w:id="4028" w:author="Barshadskaya, Yuliya" w:date="2024-01-13T18:14:00Z">
        <w:r w:rsidR="001F30B1" w:rsidRPr="00707D60">
          <w:t xml:space="preserve">. </w:t>
        </w:r>
      </w:ins>
      <w:r w:rsidRPr="006E6534">
        <w:rPr>
          <w:rFonts w:cs="Times New Roman"/>
          <w:color w:val="000000" w:themeColor="text1"/>
          <w:rPrChange w:id="4029" w:author="N F" w:date="2023-12-05T03:08:00Z">
            <w:rPr>
              <w:rFonts w:cs="Times New Roman"/>
            </w:rPr>
          </w:rPrChange>
        </w:rPr>
        <w:t xml:space="preserve">Он распределяется равномерно во все органы, с некоторым сродством к </w:t>
      </w:r>
      <w:r w:rsidR="00616A79" w:rsidRPr="006E6534">
        <w:rPr>
          <w:rFonts w:cs="Times New Roman"/>
          <w:color w:val="000000" w:themeColor="text1"/>
          <w:rPrChange w:id="4030" w:author="N F" w:date="2023-12-05T03:08:00Z">
            <w:rPr>
              <w:rFonts w:cs="Times New Roman"/>
            </w:rPr>
          </w:rPrChange>
        </w:rPr>
        <w:t xml:space="preserve">сетчатке глаза. </w:t>
      </w:r>
      <w:ins w:id="4031" w:author="Barshadskaya, Yuliya" w:date="2024-01-13T18:19:00Z">
        <w:r w:rsidR="00C347B2">
          <w:rPr>
            <w:rFonts w:cs="Times New Roman"/>
            <w:color w:val="000000" w:themeColor="text1"/>
            <w:szCs w:val="24"/>
          </w:rPr>
          <w:t>В</w:t>
        </w:r>
      </w:ins>
      <w:ins w:id="4032" w:author="Barshadskaya, Yuliya" w:date="2024-01-13T18:18:00Z">
        <w:r w:rsidR="00C347B2" w:rsidRPr="0001519A">
          <w:rPr>
            <w:rFonts w:cs="Times New Roman"/>
            <w:color w:val="000000" w:themeColor="text1"/>
            <w:szCs w:val="24"/>
          </w:rPr>
          <w:t xml:space="preserve"> плазме, моче и кале обнаруживался метаболит </w:t>
        </w:r>
        <w:r w:rsidR="00C347B2" w:rsidRPr="0001519A">
          <w:rPr>
            <w:rFonts w:cs="Times New Roman"/>
            <w:color w:val="000000" w:themeColor="text1"/>
            <w:szCs w:val="24"/>
            <w:lang w:val="en-US"/>
          </w:rPr>
          <w:t>AZ</w:t>
        </w:r>
        <w:r w:rsidR="00C347B2" w:rsidRPr="0001519A">
          <w:rPr>
            <w:rFonts w:cs="Times New Roman"/>
            <w:color w:val="000000" w:themeColor="text1"/>
            <w:szCs w:val="24"/>
          </w:rPr>
          <w:t xml:space="preserve">7550 в количестве 17%. Метаболит </w:t>
        </w:r>
        <w:r w:rsidR="00C347B2" w:rsidRPr="0001519A">
          <w:rPr>
            <w:rFonts w:cs="Times New Roman"/>
            <w:color w:val="000000" w:themeColor="text1"/>
            <w:szCs w:val="24"/>
            <w:lang w:val="en-US"/>
          </w:rPr>
          <w:t>AZ</w:t>
        </w:r>
        <w:r w:rsidR="00C347B2" w:rsidRPr="0001519A">
          <w:rPr>
            <w:rFonts w:cs="Times New Roman"/>
            <w:color w:val="000000" w:themeColor="text1"/>
            <w:szCs w:val="24"/>
          </w:rPr>
          <w:t xml:space="preserve">5104 не выявили у собак. Изофермент цитохромы </w:t>
        </w:r>
        <w:r w:rsidR="00C347B2" w:rsidRPr="0001519A">
          <w:rPr>
            <w:rFonts w:cs="Times New Roman"/>
            <w:color w:val="000000" w:themeColor="text1"/>
            <w:szCs w:val="24"/>
            <w:lang w:val="en-US"/>
          </w:rPr>
          <w:t>P</w:t>
        </w:r>
        <w:r w:rsidR="00C347B2" w:rsidRPr="0001519A">
          <w:rPr>
            <w:rFonts w:cs="Times New Roman"/>
            <w:color w:val="000000" w:themeColor="text1"/>
            <w:szCs w:val="24"/>
          </w:rPr>
          <w:t>450 (</w:t>
        </w:r>
        <w:r w:rsidR="00C347B2" w:rsidRPr="0001519A">
          <w:rPr>
            <w:rFonts w:cs="Times New Roman"/>
            <w:color w:val="000000" w:themeColor="text1"/>
            <w:szCs w:val="24"/>
            <w:lang w:val="en-US"/>
          </w:rPr>
          <w:t>cytochrome</w:t>
        </w:r>
        <w:r w:rsidR="00C347B2" w:rsidRPr="0001519A">
          <w:rPr>
            <w:rFonts w:cs="Times New Roman"/>
            <w:color w:val="000000" w:themeColor="text1"/>
            <w:szCs w:val="24"/>
          </w:rPr>
          <w:t xml:space="preserve"> </w:t>
        </w:r>
        <w:r w:rsidR="00C347B2" w:rsidRPr="0001519A">
          <w:rPr>
            <w:rFonts w:cs="Times New Roman"/>
            <w:color w:val="000000" w:themeColor="text1"/>
            <w:szCs w:val="24"/>
            <w:lang w:val="en-US"/>
          </w:rPr>
          <w:t>P</w:t>
        </w:r>
        <w:r w:rsidR="00C347B2" w:rsidRPr="0001519A">
          <w:rPr>
            <w:rFonts w:cs="Times New Roman"/>
            <w:color w:val="000000" w:themeColor="text1"/>
            <w:szCs w:val="24"/>
          </w:rPr>
          <w:t xml:space="preserve">450, </w:t>
        </w:r>
        <w:r w:rsidR="00C347B2" w:rsidRPr="0001519A">
          <w:rPr>
            <w:rFonts w:cs="Times New Roman"/>
            <w:color w:val="000000" w:themeColor="text1"/>
            <w:szCs w:val="24"/>
            <w:lang w:val="en-US"/>
          </w:rPr>
          <w:t>CYP</w:t>
        </w:r>
        <w:r w:rsidR="00C347B2" w:rsidRPr="0001519A">
          <w:rPr>
            <w:rFonts w:cs="Times New Roman"/>
            <w:color w:val="000000" w:themeColor="text1"/>
            <w:szCs w:val="24"/>
          </w:rPr>
          <w:t>) 3</w:t>
        </w:r>
        <w:r w:rsidR="00C347B2" w:rsidRPr="0001519A">
          <w:rPr>
            <w:rFonts w:cs="Times New Roman"/>
            <w:color w:val="000000" w:themeColor="text1"/>
            <w:szCs w:val="24"/>
            <w:lang w:val="en-US"/>
          </w:rPr>
          <w:t>A</w:t>
        </w:r>
        <w:r w:rsidR="00C347B2" w:rsidRPr="0001519A">
          <w:rPr>
            <w:rFonts w:cs="Times New Roman"/>
            <w:color w:val="000000" w:themeColor="text1"/>
            <w:szCs w:val="24"/>
          </w:rPr>
          <w:t xml:space="preserve">4 является основным ферментом, метаболизирующим осимертиниб. </w:t>
        </w:r>
      </w:ins>
      <w:r w:rsidR="00B205C3" w:rsidRPr="006E6534">
        <w:rPr>
          <w:rFonts w:cs="Times New Roman"/>
          <w:color w:val="000000" w:themeColor="text1"/>
          <w:rPrChange w:id="4033" w:author="N F" w:date="2023-12-05T03:08:00Z">
            <w:rPr>
              <w:rFonts w:cs="Times New Roman"/>
            </w:rPr>
          </w:rPrChange>
        </w:rPr>
        <w:t>Основным путем выделения осимертиниба и его метаболита AZ7550 был</w:t>
      </w:r>
      <w:r w:rsidR="00164EC1" w:rsidRPr="006E6534">
        <w:rPr>
          <w:rFonts w:cs="Times New Roman"/>
          <w:color w:val="000000" w:themeColor="text1"/>
          <w:rPrChange w:id="4034" w:author="N F" w:date="2023-12-05T03:08:00Z">
            <w:rPr>
              <w:rFonts w:cs="Times New Roman"/>
            </w:rPr>
          </w:rPrChange>
        </w:rPr>
        <w:t xml:space="preserve"> желудочно-кишечный тракт</w:t>
      </w:r>
      <w:r w:rsidR="00B205C3" w:rsidRPr="006E6534">
        <w:rPr>
          <w:rFonts w:cs="Times New Roman"/>
          <w:color w:val="000000" w:themeColor="text1"/>
          <w:rPrChange w:id="4035" w:author="N F" w:date="2023-12-05T03:08:00Z">
            <w:rPr>
              <w:rFonts w:cs="Times New Roman"/>
            </w:rPr>
          </w:rPrChange>
        </w:rPr>
        <w:t xml:space="preserve"> </w:t>
      </w:r>
      <w:r w:rsidR="00164EC1" w:rsidRPr="006E6534">
        <w:rPr>
          <w:rFonts w:cs="Times New Roman"/>
          <w:color w:val="000000" w:themeColor="text1"/>
          <w:rPrChange w:id="4036" w:author="N F" w:date="2023-12-05T03:08:00Z">
            <w:rPr>
              <w:rFonts w:cs="Times New Roman"/>
            </w:rPr>
          </w:rPrChange>
        </w:rPr>
        <w:t>(</w:t>
      </w:r>
      <w:r w:rsidR="00B205C3" w:rsidRPr="006E6534">
        <w:rPr>
          <w:rFonts w:cs="Times New Roman"/>
          <w:color w:val="000000" w:themeColor="text1"/>
          <w:rPrChange w:id="4037" w:author="N F" w:date="2023-12-05T03:08:00Z">
            <w:rPr>
              <w:rFonts w:cs="Times New Roman"/>
            </w:rPr>
          </w:rPrChange>
        </w:rPr>
        <w:t>ЖКТ</w:t>
      </w:r>
      <w:r w:rsidR="00164EC1" w:rsidRPr="006E6534">
        <w:rPr>
          <w:rFonts w:cs="Times New Roman"/>
          <w:color w:val="000000" w:themeColor="text1"/>
          <w:rPrChange w:id="4038" w:author="N F" w:date="2023-12-05T03:08:00Z">
            <w:rPr>
              <w:rFonts w:cs="Times New Roman"/>
            </w:rPr>
          </w:rPrChange>
        </w:rPr>
        <w:t>)</w:t>
      </w:r>
      <w:r w:rsidR="00B205C3" w:rsidRPr="006E6534">
        <w:rPr>
          <w:rFonts w:cs="Times New Roman"/>
          <w:color w:val="000000" w:themeColor="text1"/>
          <w:rPrChange w:id="4039" w:author="N F" w:date="2023-12-05T03:08:00Z">
            <w:rPr>
              <w:rFonts w:cs="Times New Roman"/>
            </w:rPr>
          </w:rPrChange>
        </w:rPr>
        <w:t xml:space="preserve">. С мочой выводилось менее 5% от </w:t>
      </w:r>
      <w:del w:id="4040" w:author="Barshadskaya, Yuliya" w:date="2024-01-13T18:19:00Z">
        <w:r w:rsidR="00B205C3" w:rsidRPr="006E6534" w:rsidDel="00C347B2">
          <w:rPr>
            <w:rFonts w:cs="Times New Roman"/>
            <w:color w:val="000000" w:themeColor="text1"/>
            <w:rPrChange w:id="4041" w:author="N F" w:date="2023-12-05T03:08:00Z">
              <w:rPr>
                <w:rFonts w:cs="Times New Roman"/>
              </w:rPr>
            </w:rPrChange>
          </w:rPr>
          <w:delText xml:space="preserve">введенной </w:delText>
        </w:r>
      </w:del>
      <w:ins w:id="4042" w:author="Barshadskaya, Yuliya" w:date="2024-01-13T18:19:00Z">
        <w:r w:rsidR="00C347B2" w:rsidRPr="006E6534">
          <w:rPr>
            <w:rFonts w:cs="Times New Roman"/>
            <w:color w:val="000000" w:themeColor="text1"/>
            <w:rPrChange w:id="4043" w:author="N F" w:date="2023-12-05T03:08:00Z">
              <w:rPr>
                <w:rFonts w:cs="Times New Roman"/>
              </w:rPr>
            </w:rPrChange>
          </w:rPr>
          <w:t>введенно</w:t>
        </w:r>
        <w:r w:rsidR="00C347B2">
          <w:rPr>
            <w:rFonts w:cs="Times New Roman"/>
            <w:color w:val="000000" w:themeColor="text1"/>
          </w:rPr>
          <w:t>го</w:t>
        </w:r>
        <w:r w:rsidR="00C347B2" w:rsidRPr="006E6534">
          <w:rPr>
            <w:rFonts w:cs="Times New Roman"/>
            <w:color w:val="000000" w:themeColor="text1"/>
            <w:rPrChange w:id="4044" w:author="N F" w:date="2023-12-05T03:08:00Z">
              <w:rPr>
                <w:rFonts w:cs="Times New Roman"/>
              </w:rPr>
            </w:rPrChange>
          </w:rPr>
          <w:t xml:space="preserve"> </w:t>
        </w:r>
      </w:ins>
      <w:del w:id="4045" w:author="Barshadskaya, Yuliya" w:date="2024-01-13T18:19:00Z">
        <w:r w:rsidR="00B205C3" w:rsidRPr="006E6534" w:rsidDel="00C347B2">
          <w:rPr>
            <w:rFonts w:cs="Times New Roman"/>
            <w:color w:val="000000" w:themeColor="text1"/>
            <w:rPrChange w:id="4046" w:author="N F" w:date="2023-12-05T03:08:00Z">
              <w:rPr>
                <w:rFonts w:cs="Times New Roman"/>
              </w:rPr>
            </w:rPrChange>
          </w:rPr>
          <w:delText xml:space="preserve">радиоактивности </w:delText>
        </w:r>
      </w:del>
      <w:ins w:id="4047" w:author="Barshadskaya, Yuliya" w:date="2024-01-13T18:19:00Z">
        <w:r w:rsidR="00C347B2" w:rsidRPr="006E6534">
          <w:rPr>
            <w:rFonts w:cs="Times New Roman"/>
            <w:color w:val="000000" w:themeColor="text1"/>
            <w:rPrChange w:id="4048" w:author="N F" w:date="2023-12-05T03:08:00Z">
              <w:rPr>
                <w:rFonts w:cs="Times New Roman"/>
              </w:rPr>
            </w:rPrChange>
          </w:rPr>
          <w:t>радиоактивно</w:t>
        </w:r>
        <w:r w:rsidR="00C347B2">
          <w:rPr>
            <w:rFonts w:cs="Times New Roman"/>
            <w:color w:val="000000" w:themeColor="text1"/>
          </w:rPr>
          <w:t>го препарата</w:t>
        </w:r>
        <w:r w:rsidR="00C347B2" w:rsidRPr="006E6534">
          <w:rPr>
            <w:rFonts w:cs="Times New Roman"/>
            <w:color w:val="000000" w:themeColor="text1"/>
            <w:rPrChange w:id="4049" w:author="N F" w:date="2023-12-05T03:08:00Z">
              <w:rPr>
                <w:rFonts w:cs="Times New Roman"/>
              </w:rPr>
            </w:rPrChange>
          </w:rPr>
          <w:t xml:space="preserve"> </w:t>
        </w:r>
      </w:ins>
      <w:r w:rsidR="00B205C3" w:rsidRPr="006E6534">
        <w:rPr>
          <w:rFonts w:cs="Times New Roman"/>
          <w:color w:val="000000" w:themeColor="text1"/>
          <w:rPrChange w:id="4050" w:author="N F" w:date="2023-12-05T03:08:00Z">
            <w:rPr>
              <w:rFonts w:cs="Times New Roman"/>
            </w:rPr>
          </w:rPrChange>
        </w:rPr>
        <w:fldChar w:fldCharType="begin"/>
      </w:r>
      <w:r w:rsidR="00B205C3" w:rsidRPr="006E6534">
        <w:rPr>
          <w:rFonts w:cs="Times New Roman"/>
          <w:color w:val="000000" w:themeColor="text1"/>
          <w:rPrChange w:id="4051" w:author="N F" w:date="2023-12-05T03:08:00Z">
            <w:rPr>
              <w:rFonts w:cs="Times New Roman"/>
            </w:rPr>
          </w:rPrChange>
        </w:rPr>
        <w:instrText xml:space="preserve"> ADDIN ZOTERO_ITEM CSL_CITATION {"citationID":"0K1ePYWM","properties":{"formattedCitation":"(6)","plainCitation":"(6)","noteIndex":0},"citationItems":[{"id":161758,"uris":["http://zotero.org/groups/4735135/items/YQI77G3L"],"itemData":{"id":161758,"type":"webpage","title":"TAGRISSO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B205C3" w:rsidRPr="006E6534">
        <w:rPr>
          <w:rFonts w:cs="Times New Roman"/>
          <w:color w:val="000000" w:themeColor="text1"/>
          <w:rPrChange w:id="4052" w:author="N F" w:date="2023-12-05T03:08:00Z">
            <w:rPr>
              <w:rFonts w:cs="Times New Roman"/>
            </w:rPr>
          </w:rPrChange>
        </w:rPr>
        <w:fldChar w:fldCharType="separate"/>
      </w:r>
      <w:ins w:id="4053" w:author="Barshadskaya, Yuliya" w:date="2024-01-13T18:19:00Z">
        <w:r w:rsidR="00C347B2" w:rsidRPr="0018315E">
          <w:rPr>
            <w:rFonts w:cs="Times New Roman"/>
            <w:color w:val="000000" w:themeColor="text1"/>
          </w:rPr>
          <w:t>[</w:t>
        </w:r>
      </w:ins>
      <w:del w:id="4054" w:author="Barshadskaya, Yuliya" w:date="2024-01-13T18:19:00Z">
        <w:r w:rsidR="00B205C3" w:rsidRPr="006E6534" w:rsidDel="00C347B2">
          <w:rPr>
            <w:rFonts w:cs="Times New Roman"/>
            <w:color w:val="000000" w:themeColor="text1"/>
            <w:rPrChange w:id="4055" w:author="N F" w:date="2023-12-05T03:08:00Z">
              <w:rPr>
                <w:rFonts w:cs="Times New Roman"/>
              </w:rPr>
            </w:rPrChange>
          </w:rPr>
          <w:delText>(</w:delText>
        </w:r>
      </w:del>
      <w:r w:rsidR="00B205C3" w:rsidRPr="006E6534">
        <w:rPr>
          <w:rFonts w:cs="Times New Roman"/>
          <w:color w:val="000000" w:themeColor="text1"/>
          <w:rPrChange w:id="4056" w:author="N F" w:date="2023-12-05T03:08:00Z">
            <w:rPr>
              <w:rFonts w:cs="Times New Roman"/>
            </w:rPr>
          </w:rPrChange>
        </w:rPr>
        <w:t>6</w:t>
      </w:r>
      <w:ins w:id="4057" w:author="Barshadskaya, Yuliya" w:date="2024-01-13T18:20:00Z">
        <w:r w:rsidR="00C347B2" w:rsidRPr="00DD38F1">
          <w:rPr>
            <w:rFonts w:cs="Times New Roman"/>
            <w:color w:val="000000" w:themeColor="text1"/>
          </w:rPr>
          <w:t>]</w:t>
        </w:r>
      </w:ins>
      <w:del w:id="4058" w:author="Barshadskaya, Yuliya" w:date="2024-01-13T18:20:00Z">
        <w:r w:rsidR="00B205C3" w:rsidRPr="006E6534" w:rsidDel="00C347B2">
          <w:rPr>
            <w:rFonts w:cs="Times New Roman"/>
            <w:color w:val="000000" w:themeColor="text1"/>
            <w:rPrChange w:id="4059" w:author="N F" w:date="2023-12-05T03:08:00Z">
              <w:rPr>
                <w:rFonts w:cs="Times New Roman"/>
              </w:rPr>
            </w:rPrChange>
          </w:rPr>
          <w:delText>)</w:delText>
        </w:r>
      </w:del>
      <w:r w:rsidR="00B205C3" w:rsidRPr="006E6534">
        <w:rPr>
          <w:rFonts w:cs="Times New Roman"/>
          <w:color w:val="000000" w:themeColor="text1"/>
          <w:rPrChange w:id="4060" w:author="N F" w:date="2023-12-05T03:08:00Z">
            <w:rPr>
              <w:rFonts w:cs="Times New Roman"/>
            </w:rPr>
          </w:rPrChange>
        </w:rPr>
        <w:fldChar w:fldCharType="end"/>
      </w:r>
      <w:r w:rsidR="00B205C3" w:rsidRPr="006E6534">
        <w:rPr>
          <w:rFonts w:cs="Times New Roman"/>
          <w:color w:val="000000" w:themeColor="text1"/>
          <w:rPrChange w:id="4061" w:author="N F" w:date="2023-12-05T03:08:00Z">
            <w:rPr>
              <w:rFonts w:cs="Times New Roman"/>
            </w:rPr>
          </w:rPrChange>
        </w:rPr>
        <w:t>.</w:t>
      </w:r>
    </w:p>
    <w:p w14:paraId="6651614E" w14:textId="22AD812A" w:rsidR="00C347B2" w:rsidRDefault="00C347B2">
      <w:pPr>
        <w:spacing w:after="0" w:line="240" w:lineRule="auto"/>
        <w:rPr>
          <w:ins w:id="4062" w:author="Barshadskaya, Yuliya" w:date="2024-01-13T18:24:00Z"/>
          <w:bCs/>
          <w:color w:val="000000" w:themeColor="text1"/>
          <w:lang w:bidi="ru-RU"/>
        </w:rPr>
        <w:pPrChange w:id="4063" w:author="Barshadskaya, Yuliya" w:date="2024-01-13T18:21:00Z">
          <w:pPr>
            <w:pStyle w:val="SDText"/>
          </w:pPr>
        </w:pPrChange>
      </w:pPr>
      <w:ins w:id="4064" w:author="Barshadskaya, Yuliya" w:date="2024-01-13T18:20:00Z">
        <w:r w:rsidRPr="00707D60">
          <w:rPr>
            <w:bCs/>
            <w:color w:val="000000" w:themeColor="text1"/>
            <w:lang w:bidi="ru-RU"/>
          </w:rPr>
          <w:t>Токсикологическая программа исследовани</w:t>
        </w:r>
        <w:r>
          <w:rPr>
            <w:bCs/>
            <w:color w:val="000000" w:themeColor="text1"/>
            <w:lang w:bidi="ru-RU"/>
          </w:rPr>
          <w:t>я</w:t>
        </w:r>
        <w:r w:rsidRPr="00707D60">
          <w:rPr>
            <w:bCs/>
            <w:color w:val="000000" w:themeColor="text1"/>
            <w:lang w:bidi="ru-RU"/>
          </w:rPr>
          <w:t xml:space="preserve"> </w:t>
        </w:r>
        <w:r>
          <w:rPr>
            <w:bCs/>
            <w:color w:val="000000" w:themeColor="text1"/>
            <w:lang w:bidi="ru-RU"/>
          </w:rPr>
          <w:t>осимертиниба</w:t>
        </w:r>
        <w:r w:rsidRPr="00707D60">
          <w:rPr>
            <w:bCs/>
            <w:color w:val="000000" w:themeColor="text1"/>
            <w:lang w:bidi="ru-RU"/>
          </w:rPr>
          <w:t xml:space="preserve"> включала исследования токсичности при однократном и многократном введении, исследования генотоксичности, канцерогенности и другие специфические токсикологические тесты (репродуктивная токсичность, местная переносимость).</w:t>
        </w:r>
      </w:ins>
    </w:p>
    <w:p w14:paraId="7540EBC4" w14:textId="2C8840EA" w:rsidR="006A7565" w:rsidRDefault="006A7565">
      <w:pPr>
        <w:spacing w:after="0" w:line="240" w:lineRule="auto"/>
        <w:ind w:firstLine="708"/>
        <w:rPr>
          <w:ins w:id="4065" w:author="Barshadskaya, Yuliya" w:date="2024-01-13T18:28:00Z"/>
          <w:color w:val="000000" w:themeColor="text1"/>
          <w:shd w:val="clear" w:color="auto" w:fill="FFFFFF"/>
        </w:rPr>
        <w:pPrChange w:id="4066" w:author="Barshadskaya, Yuliya" w:date="2024-01-13T18:25:00Z">
          <w:pPr>
            <w:pStyle w:val="SDText"/>
          </w:pPr>
        </w:pPrChange>
      </w:pPr>
      <w:ins w:id="4067" w:author="Barshadskaya, Yuliya" w:date="2024-01-13T18:24:00Z">
        <w:r w:rsidRPr="00707D60">
          <w:rPr>
            <w:color w:val="000000" w:themeColor="text1"/>
            <w:shd w:val="clear" w:color="auto" w:fill="FFFFFF"/>
          </w:rPr>
          <w:t xml:space="preserve">Исследования однократной токсичности проводились </w:t>
        </w:r>
        <w:r>
          <w:rPr>
            <w:color w:val="000000" w:themeColor="text1"/>
            <w:shd w:val="clear" w:color="auto" w:fill="FFFFFF"/>
          </w:rPr>
          <w:t>собак породы бигль</w:t>
        </w:r>
        <w:r w:rsidRPr="00707D60">
          <w:rPr>
            <w:color w:val="000000" w:themeColor="text1"/>
            <w:shd w:val="clear" w:color="auto" w:fill="FFFFFF"/>
          </w:rPr>
          <w:t xml:space="preserve">. </w:t>
        </w:r>
      </w:ins>
      <w:ins w:id="4068" w:author="Barshadskaya, Yuliya" w:date="2024-01-13T18:25:00Z">
        <w:r>
          <w:rPr>
            <w:color w:val="000000" w:themeColor="text1"/>
            <w:shd w:val="clear" w:color="auto" w:fill="FFFFFF"/>
          </w:rPr>
          <w:t>Осимертиниб</w:t>
        </w:r>
      </w:ins>
      <w:ins w:id="4069" w:author="Barshadskaya, Yuliya" w:date="2024-01-13T18:24:00Z">
        <w:r w:rsidRPr="00707D60">
          <w:rPr>
            <w:color w:val="000000" w:themeColor="text1"/>
            <w:shd w:val="clear" w:color="auto" w:fill="FFFFFF"/>
          </w:rPr>
          <w:t xml:space="preserve"> показал низкий острый токсический потенциал после перорального введения у </w:t>
        </w:r>
      </w:ins>
      <w:ins w:id="4070" w:author="Barshadskaya, Yuliya" w:date="2024-01-13T18:25:00Z">
        <w:r>
          <w:rPr>
            <w:color w:val="000000" w:themeColor="text1"/>
            <w:shd w:val="clear" w:color="auto" w:fill="FFFFFF"/>
          </w:rPr>
          <w:t>собак</w:t>
        </w:r>
      </w:ins>
      <w:ins w:id="4071" w:author="Barshadskaya, Yuliya" w:date="2024-01-13T18:24:00Z">
        <w:r w:rsidRPr="00707D60">
          <w:rPr>
            <w:color w:val="000000" w:themeColor="text1"/>
            <w:shd w:val="clear" w:color="auto" w:fill="FFFFFF"/>
          </w:rPr>
          <w:t xml:space="preserve">. Не наблюдалось летальности или сильной токсичности после однократного перорального введения препарата в дозировке </w:t>
        </w:r>
      </w:ins>
      <w:ins w:id="4072" w:author="Barshadskaya, Yuliya" w:date="2024-01-13T18:25:00Z">
        <w:r>
          <w:rPr>
            <w:color w:val="000000" w:themeColor="text1"/>
            <w:shd w:val="clear" w:color="auto" w:fill="FFFFFF"/>
          </w:rPr>
          <w:t>400</w:t>
        </w:r>
      </w:ins>
      <w:ins w:id="4073" w:author="Barshadskaya, Yuliya" w:date="2024-01-13T18:24:00Z">
        <w:r w:rsidRPr="00707D60">
          <w:rPr>
            <w:color w:val="000000" w:themeColor="text1"/>
            <w:shd w:val="clear" w:color="auto" w:fill="FFFFFF"/>
          </w:rPr>
          <w:t xml:space="preserve"> мг/кг (предельный тест) у </w:t>
        </w:r>
      </w:ins>
      <w:ins w:id="4074" w:author="Barshadskaya, Yuliya" w:date="2024-01-13T18:25:00Z">
        <w:r>
          <w:rPr>
            <w:color w:val="000000" w:themeColor="text1"/>
            <w:shd w:val="clear" w:color="auto" w:fill="FFFFFF"/>
          </w:rPr>
          <w:t>собак</w:t>
        </w:r>
      </w:ins>
      <w:ins w:id="4075" w:author="Barshadskaya, Yuliya" w:date="2024-01-13T18:24:00Z">
        <w:r w:rsidRPr="00707D60">
          <w:rPr>
            <w:color w:val="000000" w:themeColor="text1"/>
            <w:shd w:val="clear" w:color="auto" w:fill="FFFFFF"/>
          </w:rPr>
          <w:t xml:space="preserve">. </w:t>
        </w:r>
      </w:ins>
    </w:p>
    <w:p w14:paraId="41AA5DD3" w14:textId="322F474E" w:rsidR="007B6443" w:rsidRPr="00707D60" w:rsidRDefault="007B6443" w:rsidP="007B6443">
      <w:pPr>
        <w:spacing w:after="0" w:line="240" w:lineRule="auto"/>
        <w:ind w:firstLine="708"/>
        <w:rPr>
          <w:ins w:id="4076" w:author="Barshadskaya, Yuliya" w:date="2024-01-13T18:28:00Z"/>
          <w:color w:val="000000" w:themeColor="text1"/>
        </w:rPr>
      </w:pPr>
      <w:ins w:id="4077" w:author="Barshadskaya, Yuliya" w:date="2024-01-13T18:28:00Z">
        <w:r w:rsidRPr="00707D60">
          <w:rPr>
            <w:color w:val="000000" w:themeColor="text1"/>
            <w:shd w:val="clear" w:color="auto" w:fill="FFFFFF"/>
          </w:rPr>
          <w:t xml:space="preserve">Исследования токсичности повторных доз проводились у </w:t>
        </w:r>
        <w:r>
          <w:rPr>
            <w:color w:val="000000" w:themeColor="text1"/>
            <w:shd w:val="clear" w:color="auto" w:fill="FFFFFF"/>
          </w:rPr>
          <w:t>крыс</w:t>
        </w:r>
        <w:r w:rsidRPr="00707D60">
          <w:rPr>
            <w:color w:val="000000" w:themeColor="text1"/>
            <w:shd w:val="clear" w:color="auto" w:fill="FFFFFF"/>
          </w:rPr>
          <w:t xml:space="preserve"> в течение </w:t>
        </w:r>
        <w:r>
          <w:rPr>
            <w:color w:val="000000" w:themeColor="text1"/>
            <w:shd w:val="clear" w:color="auto" w:fill="FFFFFF"/>
          </w:rPr>
          <w:t xml:space="preserve">2, 7, 14, 28 </w:t>
        </w:r>
      </w:ins>
      <w:ins w:id="4078" w:author="Barshadskaya, Yuliya" w:date="2024-01-13T18:29:00Z">
        <w:r>
          <w:rPr>
            <w:color w:val="000000" w:themeColor="text1"/>
            <w:shd w:val="clear" w:color="auto" w:fill="FFFFFF"/>
          </w:rPr>
          <w:t xml:space="preserve">и 92 </w:t>
        </w:r>
      </w:ins>
      <w:ins w:id="4079" w:author="Barshadskaya, Yuliya" w:date="2024-01-13T18:28:00Z">
        <w:r>
          <w:rPr>
            <w:color w:val="000000" w:themeColor="text1"/>
            <w:shd w:val="clear" w:color="auto" w:fill="FFFFFF"/>
          </w:rPr>
          <w:t>дней, у собак</w:t>
        </w:r>
        <w:r w:rsidRPr="00707D60">
          <w:rPr>
            <w:color w:val="000000" w:themeColor="text1"/>
            <w:shd w:val="clear" w:color="auto" w:fill="FFFFFF"/>
          </w:rPr>
          <w:t xml:space="preserve"> </w:t>
        </w:r>
      </w:ins>
      <w:ins w:id="4080" w:author="Barshadskaya, Yuliya" w:date="2024-01-13T18:30:00Z">
        <w:r>
          <w:rPr>
            <w:color w:val="000000" w:themeColor="text1"/>
            <w:shd w:val="clear" w:color="auto" w:fill="FFFFFF"/>
          </w:rPr>
          <w:t>в течение 14, 28 и 92 дней</w:t>
        </w:r>
      </w:ins>
      <w:ins w:id="4081" w:author="Barshadskaya, Yuliya" w:date="2024-01-13T18:28:00Z">
        <w:r w:rsidRPr="00707D60">
          <w:rPr>
            <w:color w:val="000000" w:themeColor="text1"/>
            <w:shd w:val="clear" w:color="auto" w:fill="FFFFFF"/>
          </w:rPr>
          <w:t xml:space="preserve">. У </w:t>
        </w:r>
      </w:ins>
      <w:ins w:id="4082" w:author="Barshadskaya, Yuliya" w:date="2024-01-13T18:35:00Z">
        <w:r>
          <w:rPr>
            <w:color w:val="000000" w:themeColor="text1"/>
            <w:shd w:val="clear" w:color="auto" w:fill="FFFFFF"/>
          </w:rPr>
          <w:t>крыс</w:t>
        </w:r>
      </w:ins>
      <w:ins w:id="4083" w:author="Barshadskaya, Yuliya" w:date="2024-01-13T18:28:00Z">
        <w:r w:rsidRPr="00707D60">
          <w:rPr>
            <w:color w:val="000000" w:themeColor="text1"/>
            <w:shd w:val="clear" w:color="auto" w:fill="FFFFFF"/>
          </w:rPr>
          <w:t xml:space="preserve"> отмечал</w:t>
        </w:r>
      </w:ins>
      <w:ins w:id="4084" w:author="Barshadskaya, Yuliya" w:date="2024-01-13T18:35:00Z">
        <w:r>
          <w:rPr>
            <w:color w:val="000000" w:themeColor="text1"/>
            <w:shd w:val="clear" w:color="auto" w:fill="FFFFFF"/>
          </w:rPr>
          <w:t>и</w:t>
        </w:r>
      </w:ins>
      <w:ins w:id="4085" w:author="Barshadskaya, Yuliya" w:date="2024-01-13T18:28:00Z">
        <w:r w:rsidRPr="00707D60">
          <w:rPr>
            <w:color w:val="000000" w:themeColor="text1"/>
            <w:shd w:val="clear" w:color="auto" w:fill="FFFFFF"/>
          </w:rPr>
          <w:t xml:space="preserve">сь </w:t>
        </w:r>
      </w:ins>
      <w:ins w:id="4086" w:author="Barshadskaya, Yuliya" w:date="2024-01-13T18:36:00Z">
        <w:r>
          <w:rPr>
            <w:color w:val="000000" w:themeColor="text1"/>
            <w:shd w:val="clear" w:color="auto" w:fill="FFFFFF"/>
          </w:rPr>
          <w:t xml:space="preserve">изменения в </w:t>
        </w:r>
        <w:r w:rsidRPr="007B6443">
          <w:rPr>
            <w:rFonts w:cs="Times New Roman"/>
            <w:color w:val="000000" w:themeColor="text1"/>
            <w:szCs w:val="20"/>
            <w:rPrChange w:id="4087" w:author="Barshadskaya, Yuliya" w:date="2024-01-13T18:36:00Z">
              <w:rPr>
                <w:rFonts w:cs="Times New Roman"/>
                <w:color w:val="000000" w:themeColor="text1"/>
                <w:sz w:val="20"/>
                <w:szCs w:val="20"/>
              </w:rPr>
            </w:rPrChange>
          </w:rPr>
          <w:t>глаз</w:t>
        </w:r>
        <w:r>
          <w:rPr>
            <w:rFonts w:cs="Times New Roman"/>
            <w:color w:val="000000" w:themeColor="text1"/>
            <w:szCs w:val="20"/>
          </w:rPr>
          <w:t>ах</w:t>
        </w:r>
        <w:r w:rsidRPr="007B6443">
          <w:rPr>
            <w:rFonts w:cs="Times New Roman"/>
            <w:color w:val="000000" w:themeColor="text1"/>
            <w:szCs w:val="20"/>
            <w:rPrChange w:id="4088" w:author="Barshadskaya, Yuliya" w:date="2024-01-13T18:36:00Z">
              <w:rPr>
                <w:rFonts w:cs="Times New Roman"/>
                <w:color w:val="000000" w:themeColor="text1"/>
                <w:sz w:val="20"/>
                <w:szCs w:val="20"/>
              </w:rPr>
            </w:rPrChange>
          </w:rPr>
          <w:t xml:space="preserve">, тимусе, костном мозге, </w:t>
        </w:r>
        <w:r>
          <w:rPr>
            <w:rFonts w:cs="Times New Roman"/>
            <w:color w:val="000000" w:themeColor="text1"/>
            <w:szCs w:val="20"/>
          </w:rPr>
          <w:t xml:space="preserve">органах </w:t>
        </w:r>
        <w:r w:rsidRPr="007B6443">
          <w:rPr>
            <w:rFonts w:cs="Times New Roman"/>
            <w:color w:val="000000" w:themeColor="text1"/>
            <w:szCs w:val="24"/>
          </w:rPr>
          <w:t>ЖКТ</w:t>
        </w:r>
      </w:ins>
      <w:ins w:id="4089" w:author="Barshadskaya, Yuliya" w:date="2024-01-13T18:28:00Z">
        <w:r w:rsidRPr="007B6443">
          <w:rPr>
            <w:color w:val="000000" w:themeColor="text1"/>
            <w:szCs w:val="24"/>
            <w:rPrChange w:id="4090" w:author="Barshadskaya, Yuliya" w:date="2024-01-13T18:37:00Z">
              <w:rPr>
                <w:color w:val="000000" w:themeColor="text1"/>
                <w:sz w:val="32"/>
              </w:rPr>
            </w:rPrChange>
          </w:rPr>
          <w:t>,</w:t>
        </w:r>
        <w:r w:rsidRPr="007B6443">
          <w:rPr>
            <w:color w:val="000000" w:themeColor="text1"/>
            <w:sz w:val="32"/>
          </w:rPr>
          <w:t xml:space="preserve"> </w:t>
        </w:r>
      </w:ins>
      <w:ins w:id="4091" w:author="Barshadskaya, Yuliya" w:date="2024-01-13T18:37:00Z">
        <w:r>
          <w:rPr>
            <w:color w:val="000000" w:themeColor="text1"/>
          </w:rPr>
          <w:t xml:space="preserve">изменения в общем анализе крови </w:t>
        </w:r>
      </w:ins>
      <w:ins w:id="4092" w:author="Barshadskaya, Yuliya" w:date="2024-01-13T18:38:00Z">
        <w:r>
          <w:rPr>
            <w:color w:val="000000" w:themeColor="text1"/>
          </w:rPr>
          <w:t>(</w:t>
        </w:r>
      </w:ins>
      <w:ins w:id="4093" w:author="Barshadskaya, Yuliya" w:date="2024-01-13T18:37:00Z">
        <w:r w:rsidRPr="007B6443">
          <w:rPr>
            <w:color w:val="000000" w:themeColor="text1"/>
          </w:rPr>
          <w:t>снижение количества ретикулоцитов, лейкоцитов и лимфоцитов, повышение количества нейтрофилов</w:t>
        </w:r>
      </w:ins>
      <w:ins w:id="4094" w:author="Barshadskaya, Yuliya" w:date="2024-01-13T18:38:00Z">
        <w:r>
          <w:rPr>
            <w:color w:val="000000" w:themeColor="text1"/>
          </w:rPr>
          <w:t>)</w:t>
        </w:r>
      </w:ins>
      <w:ins w:id="4095" w:author="Barshadskaya, Yuliya" w:date="2024-01-13T18:39:00Z">
        <w:r w:rsidR="00A14C4F">
          <w:rPr>
            <w:color w:val="000000" w:themeColor="text1"/>
          </w:rPr>
          <w:t>, изменения в биохимическом анализе крови (</w:t>
        </w:r>
        <w:r w:rsidR="00A14C4F" w:rsidRPr="00A14C4F">
          <w:rPr>
            <w:rFonts w:cs="Times New Roman"/>
            <w:color w:val="000000" w:themeColor="text1"/>
            <w:szCs w:val="20"/>
            <w:rPrChange w:id="4096" w:author="Barshadskaya, Yuliya" w:date="2024-01-13T18:39:00Z">
              <w:rPr>
                <w:rFonts w:cs="Times New Roman"/>
                <w:color w:val="000000" w:themeColor="text1"/>
                <w:sz w:val="20"/>
                <w:szCs w:val="20"/>
              </w:rPr>
            </w:rPrChange>
          </w:rPr>
          <w:t>триглицериды, холестерин, общий белок крови, альбумин).</w:t>
        </w:r>
      </w:ins>
      <w:ins w:id="4097" w:author="Barshadskaya, Yuliya" w:date="2024-01-13T18:28:00Z">
        <w:r w:rsidRPr="00A14C4F">
          <w:rPr>
            <w:color w:val="000000" w:themeColor="text1"/>
            <w:sz w:val="32"/>
            <w:rPrChange w:id="4098" w:author="Barshadskaya, Yuliya" w:date="2024-01-13T18:39:00Z">
              <w:rPr>
                <w:color w:val="000000" w:themeColor="text1"/>
              </w:rPr>
            </w:rPrChange>
          </w:rPr>
          <w:t xml:space="preserve"> </w:t>
        </w:r>
        <w:r w:rsidRPr="00707D60">
          <w:rPr>
            <w:color w:val="000000" w:themeColor="text1"/>
          </w:rPr>
          <w:t xml:space="preserve">У </w:t>
        </w:r>
      </w:ins>
      <w:ins w:id="4099" w:author="Barshadskaya, Yuliya" w:date="2024-01-13T18:40:00Z">
        <w:r w:rsidR="00A14C4F">
          <w:rPr>
            <w:color w:val="000000" w:themeColor="text1"/>
          </w:rPr>
          <w:t>собак</w:t>
        </w:r>
      </w:ins>
      <w:ins w:id="4100" w:author="Barshadskaya, Yuliya" w:date="2024-01-13T18:28:00Z">
        <w:r w:rsidRPr="00707D60">
          <w:rPr>
            <w:color w:val="000000" w:themeColor="text1"/>
          </w:rPr>
          <w:t xml:space="preserve"> выявлял</w:t>
        </w:r>
      </w:ins>
      <w:ins w:id="4101" w:author="Barshadskaya, Yuliya" w:date="2024-01-13T18:41:00Z">
        <w:r w:rsidR="00A14C4F">
          <w:rPr>
            <w:color w:val="000000" w:themeColor="text1"/>
          </w:rPr>
          <w:t>и</w:t>
        </w:r>
      </w:ins>
      <w:ins w:id="4102" w:author="Barshadskaya, Yuliya" w:date="2024-01-13T18:28:00Z">
        <w:r w:rsidRPr="00707D60">
          <w:rPr>
            <w:color w:val="000000" w:themeColor="text1"/>
          </w:rPr>
          <w:t xml:space="preserve">сь </w:t>
        </w:r>
      </w:ins>
      <w:ins w:id="4103" w:author="Barshadskaya, Yuliya" w:date="2024-01-13T18:41:00Z">
        <w:r w:rsidR="00A14C4F">
          <w:rPr>
            <w:color w:val="000000" w:themeColor="text1"/>
          </w:rPr>
          <w:t>г</w:t>
        </w:r>
        <w:r w:rsidR="00A14C4F" w:rsidRPr="00A14C4F">
          <w:rPr>
            <w:color w:val="000000" w:themeColor="text1"/>
          </w:rPr>
          <w:t>истопатологические изменения в семенниках и придатке семенника</w:t>
        </w:r>
        <w:r w:rsidR="00A14C4F">
          <w:rPr>
            <w:color w:val="000000" w:themeColor="text1"/>
          </w:rPr>
          <w:t>, глазах коже, органах ЖКТ</w:t>
        </w:r>
      </w:ins>
      <w:ins w:id="4104" w:author="Barshadskaya, Yuliya" w:date="2024-01-13T18:28:00Z">
        <w:r w:rsidRPr="00707D60">
          <w:rPr>
            <w:color w:val="000000" w:themeColor="text1"/>
          </w:rPr>
          <w:t xml:space="preserve">. </w:t>
        </w:r>
      </w:ins>
      <w:ins w:id="4105" w:author="Barshadskaya, Yuliya" w:date="2024-01-13T18:42:00Z">
        <w:r w:rsidR="00A14C4F">
          <w:rPr>
            <w:color w:val="000000" w:themeColor="text1"/>
          </w:rPr>
          <w:t xml:space="preserve">У крыс с увеличением длительности введения препарата снижался </w:t>
        </w:r>
      </w:ins>
      <w:ins w:id="4106" w:author="Barshadskaya, Yuliya" w:date="2024-01-13T18:43:00Z">
        <w:r w:rsidR="00A14C4F" w:rsidRPr="00A14C4F">
          <w:rPr>
            <w:color w:val="000000" w:themeColor="text1"/>
          </w:rPr>
          <w:t xml:space="preserve">NOAEL </w:t>
        </w:r>
        <w:r w:rsidR="00A14C4F">
          <w:rPr>
            <w:color w:val="000000" w:themeColor="text1"/>
          </w:rPr>
          <w:t xml:space="preserve">от </w:t>
        </w:r>
        <w:r w:rsidR="00A14C4F" w:rsidRPr="00A14C4F">
          <w:rPr>
            <w:color w:val="000000" w:themeColor="text1"/>
          </w:rPr>
          <w:t>&lt; 100</w:t>
        </w:r>
      </w:ins>
      <w:ins w:id="4107" w:author="Barshadskaya, Yuliya" w:date="2024-01-13T18:44:00Z">
        <w:r w:rsidR="00A14C4F">
          <w:rPr>
            <w:color w:val="000000" w:themeColor="text1"/>
          </w:rPr>
          <w:t xml:space="preserve"> </w:t>
        </w:r>
        <w:r w:rsidR="00A14C4F" w:rsidRPr="00A14C4F">
          <w:rPr>
            <w:color w:val="000000" w:themeColor="text1"/>
          </w:rPr>
          <w:t xml:space="preserve">мг/кг/сут </w:t>
        </w:r>
        <w:r w:rsidR="00A14C4F">
          <w:rPr>
            <w:color w:val="000000" w:themeColor="text1"/>
          </w:rPr>
          <w:t xml:space="preserve">(введение в течение 2 дней) до </w:t>
        </w:r>
        <w:r w:rsidR="00A14C4F" w:rsidRPr="00A14C4F">
          <w:rPr>
            <w:color w:val="000000" w:themeColor="text1"/>
          </w:rPr>
          <w:t>1</w:t>
        </w:r>
        <w:r w:rsidR="00A14C4F">
          <w:rPr>
            <w:color w:val="000000" w:themeColor="text1"/>
          </w:rPr>
          <w:t xml:space="preserve"> </w:t>
        </w:r>
        <w:r w:rsidR="00A14C4F" w:rsidRPr="00A14C4F">
          <w:rPr>
            <w:color w:val="000000" w:themeColor="text1"/>
          </w:rPr>
          <w:t xml:space="preserve">мг/кг/сут </w:t>
        </w:r>
      </w:ins>
      <w:ins w:id="4108" w:author="Barshadskaya, Yuliya" w:date="2024-01-13T18:45:00Z">
        <w:r w:rsidR="00A14C4F">
          <w:rPr>
            <w:color w:val="000000" w:themeColor="text1"/>
          </w:rPr>
          <w:t xml:space="preserve">(введение в течение 92 дней). </w:t>
        </w:r>
      </w:ins>
      <w:moveToRangeStart w:id="4109" w:author="Barshadskaya, Yuliya" w:date="2024-01-13T18:46:00Z" w:name="move156064031"/>
      <w:moveTo w:id="4110" w:author="Barshadskaya, Yuliya" w:date="2024-01-13T18:46:00Z">
        <w:r w:rsidR="00A14C4F" w:rsidRPr="0001519A">
          <w:rPr>
            <w:rFonts w:cs="Times New Roman"/>
            <w:color w:val="000000" w:themeColor="text1"/>
          </w:rPr>
          <w:t xml:space="preserve">В исследованиях токсичности при многократном введении у крыс, подвергавшихся воздействию осимертиниба в течение ≥ 1 мес. в клинически значимых концентрациях в плазме, наблюдалось увеличение частоты анэструса, дегенерации желтого тела в яичниках и истончения эпителия в матке и влагалище. Изменения в яичниках, наблюдаемые после 1 мес. дозирования, были обратимыми </w:t>
        </w:r>
        <w:r w:rsidR="00A14C4F" w:rsidRPr="0001519A">
          <w:rPr>
            <w:rFonts w:cs="Times New Roman"/>
            <w:color w:val="000000" w:themeColor="text1"/>
          </w:rPr>
          <w:fldChar w:fldCharType="begin"/>
        </w:r>
        <w:r w:rsidR="00A14C4F" w:rsidRPr="0001519A">
          <w:rPr>
            <w:rFonts w:cs="Times New Roman"/>
            <w:color w:val="000000" w:themeColor="text1"/>
          </w:rPr>
          <w:instrText xml:space="preserve"> ADDIN ZOTERO_ITEM CSL_CITATION {"citationID":"zUTN4dCl","properties":{"formattedCitation":"(13)","plainCitation":"(13)","noteIndex":0},"citationItems":[{"id":161897,"uris":["http://zotero.org/groups/4735135/items/WX22NTFD"],"itemData":{"id":161897,"type":"webpage","title":"Assessment report. Tagrisso","URL":"https://www.ema.europa.eu/en/documents/assessment-report/tagrisso-epar-public-assessment-report_en.pdf","author":[{"family":"EMA","given":""}],"accessed":{"date-parts":[["2022",8,2]]},"issued":{"date-parts":[["2015"]]}}}],"schema":"https://github.com/citation-style-language/schema/raw/master/csl-citation.json"} </w:instrText>
        </w:r>
        <w:r w:rsidR="00A14C4F" w:rsidRPr="0001519A">
          <w:rPr>
            <w:rFonts w:cs="Times New Roman"/>
            <w:color w:val="000000" w:themeColor="text1"/>
          </w:rPr>
          <w:fldChar w:fldCharType="separate"/>
        </w:r>
      </w:moveTo>
      <w:ins w:id="4111" w:author="Barshadskaya, Yuliya" w:date="2024-01-13T18:47:00Z">
        <w:r w:rsidR="00A14C4F" w:rsidRPr="0018315E">
          <w:rPr>
            <w:rFonts w:cs="Times New Roman"/>
            <w:color w:val="000000" w:themeColor="text1"/>
          </w:rPr>
          <w:t>[</w:t>
        </w:r>
      </w:ins>
      <w:moveTo w:id="4112" w:author="Barshadskaya, Yuliya" w:date="2024-01-13T18:46:00Z">
        <w:del w:id="4113" w:author="Barshadskaya, Yuliya" w:date="2024-01-13T18:47:00Z">
          <w:r w:rsidR="00A14C4F" w:rsidRPr="0001519A" w:rsidDel="00A14C4F">
            <w:rPr>
              <w:rFonts w:cs="Times New Roman"/>
              <w:color w:val="000000" w:themeColor="text1"/>
            </w:rPr>
            <w:delText>(</w:delText>
          </w:r>
        </w:del>
        <w:r w:rsidR="00A14C4F" w:rsidRPr="0001519A">
          <w:rPr>
            <w:rFonts w:cs="Times New Roman"/>
            <w:color w:val="000000" w:themeColor="text1"/>
          </w:rPr>
          <w:t>13</w:t>
        </w:r>
      </w:moveTo>
      <w:ins w:id="4114" w:author="Barshadskaya, Yuliya" w:date="2024-01-13T18:47:00Z">
        <w:r w:rsidR="00A14C4F" w:rsidRPr="00DD38F1">
          <w:rPr>
            <w:rFonts w:cs="Times New Roman"/>
            <w:color w:val="000000" w:themeColor="text1"/>
          </w:rPr>
          <w:t>]</w:t>
        </w:r>
      </w:ins>
      <w:moveTo w:id="4115" w:author="Barshadskaya, Yuliya" w:date="2024-01-13T18:46:00Z">
        <w:del w:id="4116" w:author="Barshadskaya, Yuliya" w:date="2024-01-13T18:47:00Z">
          <w:r w:rsidR="00A14C4F" w:rsidRPr="0001519A" w:rsidDel="00A14C4F">
            <w:rPr>
              <w:rFonts w:cs="Times New Roman"/>
              <w:color w:val="000000" w:themeColor="text1"/>
            </w:rPr>
            <w:delText>)</w:delText>
          </w:r>
        </w:del>
        <w:r w:rsidR="00A14C4F" w:rsidRPr="0001519A">
          <w:rPr>
            <w:rFonts w:cs="Times New Roman"/>
            <w:color w:val="000000" w:themeColor="text1"/>
          </w:rPr>
          <w:fldChar w:fldCharType="end"/>
        </w:r>
        <w:r w:rsidR="00A14C4F" w:rsidRPr="0001519A">
          <w:rPr>
            <w:rFonts w:cs="Times New Roman"/>
            <w:color w:val="000000" w:themeColor="text1"/>
          </w:rPr>
          <w:t xml:space="preserve">. </w:t>
        </w:r>
      </w:moveTo>
      <w:moveToRangeEnd w:id="4109"/>
      <w:ins w:id="4117" w:author="Barshadskaya, Yuliya" w:date="2024-01-13T18:28:00Z">
        <w:r w:rsidR="00A14C4F">
          <w:rPr>
            <w:color w:val="000000" w:themeColor="text1"/>
          </w:rPr>
          <w:t>Не выявлено генотоксического потенциала, исследования канцерогенности не проводили</w:t>
        </w:r>
      </w:ins>
      <w:ins w:id="4118" w:author="Barshadskaya, Yuliya" w:date="2024-01-13T18:47:00Z">
        <w:r w:rsidR="00A14C4F">
          <w:rPr>
            <w:color w:val="000000" w:themeColor="text1"/>
          </w:rPr>
          <w:t>сь</w:t>
        </w:r>
      </w:ins>
      <w:ins w:id="4119" w:author="Barshadskaya, Yuliya" w:date="2024-01-13T18:28:00Z">
        <w:r w:rsidRPr="00707D60">
          <w:rPr>
            <w:color w:val="000000" w:themeColor="text1"/>
          </w:rPr>
          <w:t xml:space="preserve">. </w:t>
        </w:r>
      </w:ins>
      <w:ins w:id="4120" w:author="Barshadskaya, Yuliya" w:date="2024-01-13T18:48:00Z">
        <w:r w:rsidR="00A14C4F" w:rsidRPr="0001519A">
          <w:rPr>
            <w:rFonts w:cs="Times New Roman"/>
            <w:color w:val="000000" w:themeColor="text1"/>
          </w:rPr>
          <w:t>Введение осимертиниба крысам в течение 65 дней ассоциировалось со снижением фертильности у самцов крыс.</w:t>
        </w:r>
        <w:r w:rsidR="00BC57F6">
          <w:rPr>
            <w:rFonts w:cs="Times New Roman"/>
            <w:color w:val="000000" w:themeColor="text1"/>
          </w:rPr>
          <w:t xml:space="preserve"> </w:t>
        </w:r>
      </w:ins>
      <w:ins w:id="4121" w:author="Barshadskaya, Yuliya" w:date="2024-01-13T18:28:00Z">
        <w:r w:rsidRPr="00707D60">
          <w:rPr>
            <w:color w:val="000000" w:themeColor="text1"/>
          </w:rPr>
          <w:t>У</w:t>
        </w:r>
        <w:r>
          <w:rPr>
            <w:color w:val="000000" w:themeColor="text1"/>
          </w:rPr>
          <w:t xml:space="preserve"> крыс </w:t>
        </w:r>
      </w:ins>
      <w:ins w:id="4122" w:author="Barshadskaya, Yuliya" w:date="2024-01-13T18:49:00Z">
        <w:r w:rsidR="00BC57F6">
          <w:rPr>
            <w:color w:val="000000" w:themeColor="text1"/>
          </w:rPr>
          <w:t>осимертиниб</w:t>
        </w:r>
      </w:ins>
      <w:ins w:id="4123" w:author="Barshadskaya, Yuliya" w:date="2024-01-13T18:28:00Z">
        <w:r>
          <w:rPr>
            <w:color w:val="000000" w:themeColor="text1"/>
          </w:rPr>
          <w:t xml:space="preserve"> вызывал эмбрио-</w:t>
        </w:r>
        <w:r w:rsidRPr="00707D60">
          <w:rPr>
            <w:color w:val="000000" w:themeColor="text1"/>
          </w:rPr>
          <w:t xml:space="preserve"> и фетотоксичность при системном воздействии в дозировках ниже терапевтического уровня. Это проявлялось в увеличении смертности и снижении веса плода.</w:t>
        </w:r>
        <w:r>
          <w:rPr>
            <w:rStyle w:val="af0"/>
          </w:rPr>
          <w:commentReference w:id="4124"/>
        </w:r>
      </w:ins>
    </w:p>
    <w:p w14:paraId="526BD4E7" w14:textId="2F43C91B" w:rsidR="00971351" w:rsidRPr="0001519A" w:rsidRDefault="00971351" w:rsidP="00971351">
      <w:pPr>
        <w:spacing w:line="240" w:lineRule="auto"/>
        <w:rPr>
          <w:ins w:id="4125" w:author="Barshadskaya, Yuliya" w:date="2024-01-13T18:51:00Z"/>
          <w:rFonts w:cs="Times New Roman"/>
          <w:color w:val="000000" w:themeColor="text1"/>
          <w:szCs w:val="24"/>
        </w:rPr>
      </w:pPr>
      <w:ins w:id="4126" w:author="Barshadskaya, Yuliya" w:date="2024-01-13T18:51:00Z">
        <w:r w:rsidRPr="0001519A">
          <w:rPr>
            <w:rFonts w:cs="Times New Roman"/>
            <w:color w:val="000000" w:themeColor="text1"/>
            <w:szCs w:val="24"/>
          </w:rPr>
          <w:t xml:space="preserve">Исследования местной переносимости осимертиниба не проводили </w:t>
        </w:r>
        <w:r w:rsidRPr="0001519A">
          <w:rPr>
            <w:rFonts w:cs="Times New Roman"/>
            <w:color w:val="000000" w:themeColor="text1"/>
            <w:szCs w:val="24"/>
            <w:lang w:val="en-US"/>
          </w:rPr>
          <w:fldChar w:fldCharType="begin"/>
        </w:r>
        <w:r w:rsidRPr="0001519A">
          <w:rPr>
            <w:rFonts w:cs="Times New Roman"/>
            <w:color w:val="000000" w:themeColor="text1"/>
            <w:szCs w:val="24"/>
          </w:rPr>
          <w:instrText xml:space="preserve"> </w:instrText>
        </w:r>
        <w:r w:rsidRPr="0001519A">
          <w:rPr>
            <w:rFonts w:cs="Times New Roman"/>
            <w:color w:val="000000" w:themeColor="text1"/>
            <w:szCs w:val="24"/>
            <w:lang w:val="en-US"/>
          </w:rPr>
          <w:instrText>ADDIN</w:instrText>
        </w:r>
        <w:r w:rsidRPr="0001519A">
          <w:rPr>
            <w:rFonts w:cs="Times New Roman"/>
            <w:color w:val="000000" w:themeColor="text1"/>
            <w:szCs w:val="24"/>
          </w:rPr>
          <w:instrText xml:space="preserve"> </w:instrText>
        </w:r>
        <w:r w:rsidRPr="0001519A">
          <w:rPr>
            <w:rFonts w:cs="Times New Roman"/>
            <w:color w:val="000000" w:themeColor="text1"/>
            <w:szCs w:val="24"/>
            <w:lang w:val="en-US"/>
          </w:rPr>
          <w:instrText>ZOTERO</w:instrText>
        </w:r>
        <w:r w:rsidRPr="0001519A">
          <w:rPr>
            <w:rFonts w:cs="Times New Roman"/>
            <w:color w:val="000000" w:themeColor="text1"/>
            <w:szCs w:val="24"/>
          </w:rPr>
          <w:instrText>_</w:instrText>
        </w:r>
        <w:r w:rsidRPr="0001519A">
          <w:rPr>
            <w:rFonts w:cs="Times New Roman"/>
            <w:color w:val="000000" w:themeColor="text1"/>
            <w:szCs w:val="24"/>
            <w:lang w:val="en-US"/>
          </w:rPr>
          <w:instrText>ITEM</w:instrText>
        </w:r>
        <w:r w:rsidRPr="0001519A">
          <w:rPr>
            <w:rFonts w:cs="Times New Roman"/>
            <w:color w:val="000000" w:themeColor="text1"/>
            <w:szCs w:val="24"/>
          </w:rPr>
          <w:instrText xml:space="preserve"> </w:instrText>
        </w:r>
        <w:r w:rsidRPr="0001519A">
          <w:rPr>
            <w:rFonts w:cs="Times New Roman"/>
            <w:color w:val="000000" w:themeColor="text1"/>
            <w:szCs w:val="24"/>
            <w:lang w:val="en-US"/>
          </w:rPr>
          <w:instrText>CSL</w:instrText>
        </w:r>
        <w:r w:rsidRPr="0001519A">
          <w:rPr>
            <w:rFonts w:cs="Times New Roman"/>
            <w:color w:val="000000" w:themeColor="text1"/>
            <w:szCs w:val="24"/>
          </w:rPr>
          <w:instrText>_</w:instrText>
        </w:r>
        <w:r w:rsidRPr="0001519A">
          <w:rPr>
            <w:rFonts w:cs="Times New Roman"/>
            <w:color w:val="000000" w:themeColor="text1"/>
            <w:szCs w:val="24"/>
            <w:lang w:val="en-US"/>
          </w:rPr>
          <w:instrText>CITATION</w:instrText>
        </w:r>
        <w:r w:rsidRPr="0001519A">
          <w:rPr>
            <w:rFonts w:cs="Times New Roman"/>
            <w:color w:val="000000" w:themeColor="text1"/>
            <w:szCs w:val="24"/>
          </w:rPr>
          <w:instrText xml:space="preserve"> {"</w:instrText>
        </w:r>
        <w:r w:rsidRPr="0001519A">
          <w:rPr>
            <w:rFonts w:cs="Times New Roman"/>
            <w:color w:val="000000" w:themeColor="text1"/>
            <w:szCs w:val="24"/>
            <w:lang w:val="en-US"/>
          </w:rPr>
          <w:instrText>citationID</w:instrText>
        </w:r>
        <w:r w:rsidRPr="0001519A">
          <w:rPr>
            <w:rFonts w:cs="Times New Roman"/>
            <w:color w:val="000000" w:themeColor="text1"/>
            <w:szCs w:val="24"/>
          </w:rPr>
          <w:instrText>":"</w:instrText>
        </w:r>
        <w:r w:rsidRPr="0001519A">
          <w:rPr>
            <w:rFonts w:cs="Times New Roman"/>
            <w:color w:val="000000" w:themeColor="text1"/>
            <w:szCs w:val="24"/>
            <w:lang w:val="en-US"/>
          </w:rPr>
          <w:instrText>f</w:instrText>
        </w:r>
        <w:r w:rsidRPr="0001519A">
          <w:rPr>
            <w:rFonts w:cs="Times New Roman"/>
            <w:color w:val="000000" w:themeColor="text1"/>
            <w:szCs w:val="24"/>
          </w:rPr>
          <w:instrText>3</w:instrText>
        </w:r>
        <w:r w:rsidRPr="0001519A">
          <w:rPr>
            <w:rFonts w:cs="Times New Roman"/>
            <w:color w:val="000000" w:themeColor="text1"/>
            <w:szCs w:val="24"/>
            <w:lang w:val="en-US"/>
          </w:rPr>
          <w:instrText>FHyiqI</w:instrText>
        </w:r>
        <w:r w:rsidRPr="0001519A">
          <w:rPr>
            <w:rFonts w:cs="Times New Roman"/>
            <w:color w:val="000000" w:themeColor="text1"/>
            <w:szCs w:val="24"/>
          </w:rPr>
          <w:instrText>","</w:instrText>
        </w:r>
        <w:r w:rsidRPr="0001519A">
          <w:rPr>
            <w:rFonts w:cs="Times New Roman"/>
            <w:color w:val="000000" w:themeColor="text1"/>
            <w:szCs w:val="24"/>
            <w:lang w:val="en-US"/>
          </w:rPr>
          <w:instrText>properties</w:instrText>
        </w:r>
        <w:r w:rsidRPr="0001519A">
          <w:rPr>
            <w:rFonts w:cs="Times New Roman"/>
            <w:color w:val="000000" w:themeColor="text1"/>
            <w:szCs w:val="24"/>
          </w:rPr>
          <w:instrText>":{"</w:instrText>
        </w:r>
        <w:r w:rsidRPr="0001519A">
          <w:rPr>
            <w:rFonts w:cs="Times New Roman"/>
            <w:color w:val="000000" w:themeColor="text1"/>
            <w:szCs w:val="24"/>
            <w:lang w:val="en-US"/>
          </w:rPr>
          <w:instrText>formattedCitation</w:instrText>
        </w:r>
        <w:r w:rsidRPr="0001519A">
          <w:rPr>
            <w:rFonts w:cs="Times New Roman"/>
            <w:color w:val="000000" w:themeColor="text1"/>
            <w:szCs w:val="24"/>
          </w:rPr>
          <w:instrText>":"(6)","</w:instrText>
        </w:r>
        <w:r w:rsidRPr="0001519A">
          <w:rPr>
            <w:rFonts w:cs="Times New Roman"/>
            <w:color w:val="000000" w:themeColor="text1"/>
            <w:szCs w:val="24"/>
            <w:lang w:val="en-US"/>
          </w:rPr>
          <w:instrText>plainCitation</w:instrText>
        </w:r>
        <w:r w:rsidRPr="0001519A">
          <w:rPr>
            <w:rFonts w:cs="Times New Roman"/>
            <w:color w:val="000000" w:themeColor="text1"/>
            <w:szCs w:val="24"/>
          </w:rPr>
          <w:instrText>":"(6)","</w:instrText>
        </w:r>
        <w:r w:rsidRPr="0001519A">
          <w:rPr>
            <w:rFonts w:cs="Times New Roman"/>
            <w:color w:val="000000" w:themeColor="text1"/>
            <w:szCs w:val="24"/>
            <w:lang w:val="en-US"/>
          </w:rPr>
          <w:instrText>noteIndex</w:instrText>
        </w:r>
        <w:r w:rsidRPr="0001519A">
          <w:rPr>
            <w:rFonts w:cs="Times New Roman"/>
            <w:color w:val="000000" w:themeColor="text1"/>
            <w:szCs w:val="24"/>
          </w:rPr>
          <w:instrText>":0},"</w:instrText>
        </w:r>
        <w:r w:rsidRPr="0001519A">
          <w:rPr>
            <w:rFonts w:cs="Times New Roman"/>
            <w:color w:val="000000" w:themeColor="text1"/>
            <w:szCs w:val="24"/>
            <w:lang w:val="en-US"/>
          </w:rPr>
          <w:instrText>citationItems</w:instrText>
        </w:r>
        <w:r w:rsidRPr="0001519A">
          <w:rPr>
            <w:rFonts w:cs="Times New Roman"/>
            <w:color w:val="000000" w:themeColor="text1"/>
            <w:szCs w:val="24"/>
          </w:rPr>
          <w:instrText>":[{"</w:instrText>
        </w:r>
        <w:r w:rsidRPr="0001519A">
          <w:rPr>
            <w:rFonts w:cs="Times New Roman"/>
            <w:color w:val="000000" w:themeColor="text1"/>
            <w:szCs w:val="24"/>
            <w:lang w:val="en-US"/>
          </w:rPr>
          <w:instrText>id</w:instrText>
        </w:r>
        <w:r w:rsidRPr="0001519A">
          <w:rPr>
            <w:rFonts w:cs="Times New Roman"/>
            <w:color w:val="000000" w:themeColor="text1"/>
            <w:szCs w:val="24"/>
          </w:rPr>
          <w:instrText>":161758,"</w:instrText>
        </w:r>
        <w:r w:rsidRPr="0001519A">
          <w:rPr>
            <w:rFonts w:cs="Times New Roman"/>
            <w:color w:val="000000" w:themeColor="text1"/>
            <w:szCs w:val="24"/>
            <w:lang w:val="en-US"/>
          </w:rPr>
          <w:instrText>uris</w:instrText>
        </w:r>
        <w:r w:rsidRPr="0001519A">
          <w:rPr>
            <w:rFonts w:cs="Times New Roman"/>
            <w:color w:val="000000" w:themeColor="text1"/>
            <w:szCs w:val="24"/>
          </w:rPr>
          <w:instrText>":["</w:instrText>
        </w:r>
        <w:r w:rsidRPr="0001519A">
          <w:rPr>
            <w:rFonts w:cs="Times New Roman"/>
            <w:color w:val="000000" w:themeColor="text1"/>
            <w:szCs w:val="24"/>
            <w:lang w:val="en-US"/>
          </w:rPr>
          <w:instrText>http</w:instrText>
        </w:r>
        <w:r w:rsidRPr="0001519A">
          <w:rPr>
            <w:rFonts w:cs="Times New Roman"/>
            <w:color w:val="000000" w:themeColor="text1"/>
            <w:szCs w:val="24"/>
          </w:rPr>
          <w:instrText>://</w:instrText>
        </w:r>
        <w:r w:rsidRPr="0001519A">
          <w:rPr>
            <w:rFonts w:cs="Times New Roman"/>
            <w:color w:val="000000" w:themeColor="text1"/>
            <w:szCs w:val="24"/>
            <w:lang w:val="en-US"/>
          </w:rPr>
          <w:instrText>zotero</w:instrText>
        </w:r>
        <w:r w:rsidRPr="0001519A">
          <w:rPr>
            <w:rFonts w:cs="Times New Roman"/>
            <w:color w:val="000000" w:themeColor="text1"/>
            <w:szCs w:val="24"/>
          </w:rPr>
          <w:instrText>.</w:instrText>
        </w:r>
        <w:r w:rsidRPr="0001519A">
          <w:rPr>
            <w:rFonts w:cs="Times New Roman"/>
            <w:color w:val="000000" w:themeColor="text1"/>
            <w:szCs w:val="24"/>
            <w:lang w:val="en-US"/>
          </w:rPr>
          <w:instrText>org</w:instrText>
        </w:r>
        <w:r w:rsidRPr="0001519A">
          <w:rPr>
            <w:rFonts w:cs="Times New Roman"/>
            <w:color w:val="000000" w:themeColor="text1"/>
            <w:szCs w:val="24"/>
          </w:rPr>
          <w:instrText>/</w:instrText>
        </w:r>
        <w:r w:rsidRPr="0001519A">
          <w:rPr>
            <w:rFonts w:cs="Times New Roman"/>
            <w:color w:val="000000" w:themeColor="text1"/>
            <w:szCs w:val="24"/>
            <w:lang w:val="en-US"/>
          </w:rPr>
          <w:instrText>groups</w:instrText>
        </w:r>
        <w:r w:rsidRPr="0001519A">
          <w:rPr>
            <w:rFonts w:cs="Times New Roman"/>
            <w:color w:val="000000" w:themeColor="text1"/>
            <w:szCs w:val="24"/>
          </w:rPr>
          <w:instrText>/4735135/</w:instrText>
        </w:r>
        <w:r w:rsidRPr="0001519A">
          <w:rPr>
            <w:rFonts w:cs="Times New Roman"/>
            <w:color w:val="000000" w:themeColor="text1"/>
            <w:szCs w:val="24"/>
            <w:lang w:val="en-US"/>
          </w:rPr>
          <w:instrText>items</w:instrText>
        </w:r>
        <w:r w:rsidRPr="0001519A">
          <w:rPr>
            <w:rFonts w:cs="Times New Roman"/>
            <w:color w:val="000000" w:themeColor="text1"/>
            <w:szCs w:val="24"/>
          </w:rPr>
          <w:instrText>/</w:instrText>
        </w:r>
        <w:r w:rsidRPr="0001519A">
          <w:rPr>
            <w:rFonts w:cs="Times New Roman"/>
            <w:color w:val="000000" w:themeColor="text1"/>
            <w:szCs w:val="24"/>
            <w:lang w:val="en-US"/>
          </w:rPr>
          <w:instrText>YQI</w:instrText>
        </w:r>
        <w:r w:rsidRPr="0001519A">
          <w:rPr>
            <w:rFonts w:cs="Times New Roman"/>
            <w:color w:val="000000" w:themeColor="text1"/>
            <w:szCs w:val="24"/>
          </w:rPr>
          <w:instrText>77</w:instrText>
        </w:r>
        <w:r w:rsidRPr="0001519A">
          <w:rPr>
            <w:rFonts w:cs="Times New Roman"/>
            <w:color w:val="000000" w:themeColor="text1"/>
            <w:szCs w:val="24"/>
            <w:lang w:val="en-US"/>
          </w:rPr>
          <w:instrText>G</w:instrText>
        </w:r>
        <w:r w:rsidRPr="0001519A">
          <w:rPr>
            <w:rFonts w:cs="Times New Roman"/>
            <w:color w:val="000000" w:themeColor="text1"/>
            <w:szCs w:val="24"/>
          </w:rPr>
          <w:instrText>3</w:instrText>
        </w:r>
        <w:r w:rsidRPr="0001519A">
          <w:rPr>
            <w:rFonts w:cs="Times New Roman"/>
            <w:color w:val="000000" w:themeColor="text1"/>
            <w:szCs w:val="24"/>
            <w:lang w:val="en-US"/>
          </w:rPr>
          <w:instrText>L</w:instrText>
        </w:r>
        <w:r w:rsidRPr="0001519A">
          <w:rPr>
            <w:rFonts w:cs="Times New Roman"/>
            <w:color w:val="000000" w:themeColor="text1"/>
            <w:szCs w:val="24"/>
          </w:rPr>
          <w:instrText>"],"</w:instrText>
        </w:r>
        <w:r w:rsidRPr="0001519A">
          <w:rPr>
            <w:rFonts w:cs="Times New Roman"/>
            <w:color w:val="000000" w:themeColor="text1"/>
            <w:szCs w:val="24"/>
            <w:lang w:val="en-US"/>
          </w:rPr>
          <w:instrText>itemData</w:instrText>
        </w:r>
        <w:r w:rsidRPr="0001519A">
          <w:rPr>
            <w:rFonts w:cs="Times New Roman"/>
            <w:color w:val="000000" w:themeColor="text1"/>
            <w:szCs w:val="24"/>
          </w:rPr>
          <w:instrText>":{"</w:instrText>
        </w:r>
        <w:r w:rsidRPr="0001519A">
          <w:rPr>
            <w:rFonts w:cs="Times New Roman"/>
            <w:color w:val="000000" w:themeColor="text1"/>
            <w:szCs w:val="24"/>
            <w:lang w:val="en-US"/>
          </w:rPr>
          <w:instrText>id</w:instrText>
        </w:r>
        <w:r w:rsidRPr="0001519A">
          <w:rPr>
            <w:rFonts w:cs="Times New Roman"/>
            <w:color w:val="000000" w:themeColor="text1"/>
            <w:szCs w:val="24"/>
          </w:rPr>
          <w:instrText>":161758,"</w:instrText>
        </w:r>
        <w:r w:rsidRPr="0001519A">
          <w:rPr>
            <w:rFonts w:cs="Times New Roman"/>
            <w:color w:val="000000" w:themeColor="text1"/>
            <w:szCs w:val="24"/>
            <w:lang w:val="en-US"/>
          </w:rPr>
          <w:instrText>type</w:instrText>
        </w:r>
        <w:r w:rsidRPr="0001519A">
          <w:rPr>
            <w:rFonts w:cs="Times New Roman"/>
            <w:color w:val="000000" w:themeColor="text1"/>
            <w:szCs w:val="24"/>
          </w:rPr>
          <w:instrText>":"</w:instrText>
        </w:r>
        <w:r w:rsidRPr="0001519A">
          <w:rPr>
            <w:rFonts w:cs="Times New Roman"/>
            <w:color w:val="000000" w:themeColor="text1"/>
            <w:szCs w:val="24"/>
            <w:lang w:val="en-US"/>
          </w:rPr>
          <w:instrText>webpage</w:instrText>
        </w:r>
        <w:r w:rsidRPr="0001519A">
          <w:rPr>
            <w:rFonts w:cs="Times New Roman"/>
            <w:color w:val="000000" w:themeColor="text1"/>
            <w:szCs w:val="24"/>
          </w:rPr>
          <w:instrText>","</w:instrText>
        </w:r>
        <w:r w:rsidRPr="0001519A">
          <w:rPr>
            <w:rFonts w:cs="Times New Roman"/>
            <w:color w:val="000000" w:themeColor="text1"/>
            <w:szCs w:val="24"/>
            <w:lang w:val="en-US"/>
          </w:rPr>
          <w:instrText>title</w:instrText>
        </w:r>
        <w:r w:rsidRPr="0001519A">
          <w:rPr>
            <w:rFonts w:cs="Times New Roman"/>
            <w:color w:val="000000" w:themeColor="text1"/>
            <w:szCs w:val="24"/>
          </w:rPr>
          <w:instrText>":"</w:instrText>
        </w:r>
        <w:r w:rsidRPr="0001519A">
          <w:rPr>
            <w:rFonts w:cs="Times New Roman"/>
            <w:color w:val="000000" w:themeColor="text1"/>
            <w:szCs w:val="24"/>
            <w:lang w:val="en-US"/>
          </w:rPr>
          <w:instrText>TAGRISSO</w:instrText>
        </w:r>
        <w:r w:rsidRPr="0001519A">
          <w:rPr>
            <w:rFonts w:cs="Times New Roman"/>
            <w:color w:val="000000" w:themeColor="text1"/>
            <w:szCs w:val="24"/>
          </w:rPr>
          <w:instrText xml:space="preserve"> (</w:instrText>
        </w:r>
        <w:r w:rsidRPr="0001519A">
          <w:rPr>
            <w:rFonts w:cs="Times New Roman"/>
            <w:color w:val="000000" w:themeColor="text1"/>
            <w:szCs w:val="24"/>
            <w:lang w:val="en-US"/>
          </w:rPr>
          <w:instrText>osimertinib</w:instrText>
        </w:r>
        <w:r w:rsidRPr="0001519A">
          <w:rPr>
            <w:rFonts w:cs="Times New Roman"/>
            <w:color w:val="000000" w:themeColor="text1"/>
            <w:szCs w:val="24"/>
          </w:rPr>
          <w:instrText xml:space="preserve">) </w:instrText>
        </w:r>
        <w:r w:rsidRPr="0001519A">
          <w:rPr>
            <w:rFonts w:cs="Times New Roman"/>
            <w:color w:val="000000" w:themeColor="text1"/>
            <w:szCs w:val="24"/>
            <w:lang w:val="en-US"/>
          </w:rPr>
          <w:instrText>tablets</w:instrText>
        </w:r>
        <w:r w:rsidRPr="0001519A">
          <w:rPr>
            <w:rFonts w:cs="Times New Roman"/>
            <w:color w:val="000000" w:themeColor="text1"/>
            <w:szCs w:val="24"/>
          </w:rPr>
          <w:instrText xml:space="preserve">. </w:instrText>
        </w:r>
        <w:r w:rsidRPr="0001519A">
          <w:rPr>
            <w:rFonts w:cs="Times New Roman"/>
            <w:color w:val="000000" w:themeColor="text1"/>
            <w:szCs w:val="24"/>
            <w:lang w:val="en-US"/>
          </w:rPr>
          <w:instrText>AstraZeneca</w:instrText>
        </w:r>
        <w:r w:rsidRPr="0001519A">
          <w:rPr>
            <w:rFonts w:cs="Times New Roman"/>
            <w:color w:val="000000" w:themeColor="text1"/>
            <w:szCs w:val="24"/>
          </w:rPr>
          <w:instrText xml:space="preserve"> </w:instrText>
        </w:r>
        <w:r w:rsidRPr="0001519A">
          <w:rPr>
            <w:rFonts w:cs="Times New Roman"/>
            <w:color w:val="000000" w:themeColor="text1"/>
            <w:szCs w:val="24"/>
            <w:lang w:val="en-US"/>
          </w:rPr>
          <w:instrText>Pharmaceuticals</w:instrText>
        </w:r>
        <w:r w:rsidRPr="0001519A">
          <w:rPr>
            <w:rFonts w:cs="Times New Roman"/>
            <w:color w:val="000000" w:themeColor="text1"/>
            <w:szCs w:val="24"/>
          </w:rPr>
          <w:instrText xml:space="preserve">, </w:instrText>
        </w:r>
        <w:r w:rsidRPr="0001519A">
          <w:rPr>
            <w:rFonts w:cs="Times New Roman"/>
            <w:color w:val="000000" w:themeColor="text1"/>
            <w:szCs w:val="24"/>
            <w:lang w:val="en-US"/>
          </w:rPr>
          <w:instrText>LP</w:instrText>
        </w:r>
        <w:r w:rsidRPr="0001519A">
          <w:rPr>
            <w:rFonts w:cs="Times New Roman"/>
            <w:color w:val="000000" w:themeColor="text1"/>
            <w:szCs w:val="24"/>
          </w:rPr>
          <w:instrText xml:space="preserve"> </w:instrText>
        </w:r>
        <w:r w:rsidRPr="0001519A">
          <w:rPr>
            <w:rFonts w:cs="Times New Roman"/>
            <w:color w:val="000000" w:themeColor="text1"/>
            <w:szCs w:val="24"/>
            <w:lang w:val="en-US"/>
          </w:rPr>
          <w:instrText>Application</w:instrText>
        </w:r>
        <w:r w:rsidRPr="0001519A">
          <w:rPr>
            <w:rFonts w:cs="Times New Roman"/>
            <w:color w:val="000000" w:themeColor="text1"/>
            <w:szCs w:val="24"/>
          </w:rPr>
          <w:instrText xml:space="preserve"> </w:instrText>
        </w:r>
        <w:r w:rsidRPr="0001519A">
          <w:rPr>
            <w:rFonts w:cs="Times New Roman"/>
            <w:color w:val="000000" w:themeColor="text1"/>
            <w:szCs w:val="24"/>
            <w:lang w:val="en-US"/>
          </w:rPr>
          <w:instrText>No</w:instrText>
        </w:r>
        <w:r w:rsidRPr="0001519A">
          <w:rPr>
            <w:rFonts w:cs="Times New Roman"/>
            <w:color w:val="000000" w:themeColor="text1"/>
            <w:szCs w:val="24"/>
          </w:rPr>
          <w:instrText xml:space="preserve">.:  208065. </w:instrText>
        </w:r>
        <w:r w:rsidRPr="0001519A">
          <w:rPr>
            <w:rFonts w:cs="Times New Roman"/>
            <w:color w:val="000000" w:themeColor="text1"/>
            <w:szCs w:val="24"/>
            <w:lang w:val="en-US"/>
          </w:rPr>
          <w:instrText>Approval</w:instrText>
        </w:r>
        <w:r w:rsidRPr="0001519A">
          <w:rPr>
            <w:rFonts w:cs="Times New Roman"/>
            <w:color w:val="000000" w:themeColor="text1"/>
            <w:szCs w:val="24"/>
          </w:rPr>
          <w:instrText xml:space="preserve"> </w:instrText>
        </w:r>
        <w:r w:rsidRPr="0001519A">
          <w:rPr>
            <w:rFonts w:cs="Times New Roman"/>
            <w:color w:val="000000" w:themeColor="text1"/>
            <w:szCs w:val="24"/>
            <w:lang w:val="en-US"/>
          </w:rPr>
          <w:instrText>Date</w:instrText>
        </w:r>
        <w:r w:rsidRPr="0001519A">
          <w:rPr>
            <w:rFonts w:cs="Times New Roman"/>
            <w:color w:val="000000" w:themeColor="text1"/>
            <w:szCs w:val="24"/>
          </w:rPr>
          <w:instrText xml:space="preserve">: 11/13/2015. </w:instrText>
        </w:r>
        <w:r w:rsidRPr="0001519A">
          <w:rPr>
            <w:rFonts w:cs="Times New Roman"/>
            <w:color w:val="000000" w:themeColor="text1"/>
            <w:szCs w:val="24"/>
            <w:lang w:val="en-US"/>
          </w:rPr>
          <w:instrText>Pharmacology</w:instrText>
        </w:r>
        <w:r w:rsidRPr="0001519A">
          <w:rPr>
            <w:rFonts w:cs="Times New Roman"/>
            <w:color w:val="000000" w:themeColor="text1"/>
            <w:szCs w:val="24"/>
          </w:rPr>
          <w:instrText xml:space="preserve"> </w:instrText>
        </w:r>
        <w:r w:rsidRPr="0001519A">
          <w:rPr>
            <w:rFonts w:cs="Times New Roman"/>
            <w:color w:val="000000" w:themeColor="text1"/>
            <w:szCs w:val="24"/>
            <w:lang w:val="en-US"/>
          </w:rPr>
          <w:instrText>Review</w:instrText>
        </w:r>
        <w:r w:rsidRPr="0001519A">
          <w:rPr>
            <w:rFonts w:cs="Times New Roman"/>
            <w:color w:val="000000" w:themeColor="text1"/>
            <w:szCs w:val="24"/>
          </w:rPr>
          <w:instrText>","</w:instrText>
        </w:r>
        <w:r w:rsidRPr="0001519A">
          <w:rPr>
            <w:rFonts w:cs="Times New Roman"/>
            <w:color w:val="000000" w:themeColor="text1"/>
            <w:szCs w:val="24"/>
            <w:lang w:val="en-US"/>
          </w:rPr>
          <w:instrText>URL</w:instrText>
        </w:r>
        <w:r w:rsidRPr="0001519A">
          <w:rPr>
            <w:rFonts w:cs="Times New Roman"/>
            <w:color w:val="000000" w:themeColor="text1"/>
            <w:szCs w:val="24"/>
          </w:rPr>
          <w:instrText>":"</w:instrText>
        </w:r>
        <w:r w:rsidRPr="0001519A">
          <w:rPr>
            <w:rFonts w:cs="Times New Roman"/>
            <w:color w:val="000000" w:themeColor="text1"/>
            <w:szCs w:val="24"/>
            <w:lang w:val="en-US"/>
          </w:rPr>
          <w:instrText>https</w:instrText>
        </w:r>
        <w:r w:rsidRPr="0001519A">
          <w:rPr>
            <w:rFonts w:cs="Times New Roman"/>
            <w:color w:val="000000" w:themeColor="text1"/>
            <w:szCs w:val="24"/>
          </w:rPr>
          <w:instrText>://</w:instrText>
        </w:r>
        <w:r w:rsidRPr="0001519A">
          <w:rPr>
            <w:rFonts w:cs="Times New Roman"/>
            <w:color w:val="000000" w:themeColor="text1"/>
            <w:szCs w:val="24"/>
            <w:lang w:val="en-US"/>
          </w:rPr>
          <w:instrText>www</w:instrText>
        </w:r>
        <w:r w:rsidRPr="0001519A">
          <w:rPr>
            <w:rFonts w:cs="Times New Roman"/>
            <w:color w:val="000000" w:themeColor="text1"/>
            <w:szCs w:val="24"/>
          </w:rPr>
          <w:instrText>.</w:instrText>
        </w:r>
        <w:r w:rsidRPr="0001519A">
          <w:rPr>
            <w:rFonts w:cs="Times New Roman"/>
            <w:color w:val="000000" w:themeColor="text1"/>
            <w:szCs w:val="24"/>
            <w:lang w:val="en-US"/>
          </w:rPr>
          <w:instrText>accessdata</w:instrText>
        </w:r>
        <w:r w:rsidRPr="0001519A">
          <w:rPr>
            <w:rFonts w:cs="Times New Roman"/>
            <w:color w:val="000000" w:themeColor="text1"/>
            <w:szCs w:val="24"/>
          </w:rPr>
          <w:instrText>.</w:instrText>
        </w:r>
        <w:r w:rsidRPr="0001519A">
          <w:rPr>
            <w:rFonts w:cs="Times New Roman"/>
            <w:color w:val="000000" w:themeColor="text1"/>
            <w:szCs w:val="24"/>
            <w:lang w:val="en-US"/>
          </w:rPr>
          <w:instrText>fda</w:instrText>
        </w:r>
        <w:r w:rsidRPr="0001519A">
          <w:rPr>
            <w:rFonts w:cs="Times New Roman"/>
            <w:color w:val="000000" w:themeColor="text1"/>
            <w:szCs w:val="24"/>
          </w:rPr>
          <w:instrText>.</w:instrText>
        </w:r>
        <w:r w:rsidRPr="0001519A">
          <w:rPr>
            <w:rFonts w:cs="Times New Roman"/>
            <w:color w:val="000000" w:themeColor="text1"/>
            <w:szCs w:val="24"/>
            <w:lang w:val="en-US"/>
          </w:rPr>
          <w:instrText>gov</w:instrText>
        </w:r>
        <w:r w:rsidRPr="0001519A">
          <w:rPr>
            <w:rFonts w:cs="Times New Roman"/>
            <w:color w:val="000000" w:themeColor="text1"/>
            <w:szCs w:val="24"/>
          </w:rPr>
          <w:instrText>/</w:instrText>
        </w:r>
        <w:r w:rsidRPr="0001519A">
          <w:rPr>
            <w:rFonts w:cs="Times New Roman"/>
            <w:color w:val="000000" w:themeColor="text1"/>
            <w:szCs w:val="24"/>
            <w:lang w:val="en-US"/>
          </w:rPr>
          <w:instrText>drugsatfda</w:instrText>
        </w:r>
        <w:r w:rsidRPr="0001519A">
          <w:rPr>
            <w:rFonts w:cs="Times New Roman"/>
            <w:color w:val="000000" w:themeColor="text1"/>
            <w:szCs w:val="24"/>
          </w:rPr>
          <w:instrText>_</w:instrText>
        </w:r>
        <w:r w:rsidRPr="0001519A">
          <w:rPr>
            <w:rFonts w:cs="Times New Roman"/>
            <w:color w:val="000000" w:themeColor="text1"/>
            <w:szCs w:val="24"/>
            <w:lang w:val="en-US"/>
          </w:rPr>
          <w:instrText>docs</w:instrText>
        </w:r>
        <w:r w:rsidRPr="0001519A">
          <w:rPr>
            <w:rFonts w:cs="Times New Roman"/>
            <w:color w:val="000000" w:themeColor="text1"/>
            <w:szCs w:val="24"/>
          </w:rPr>
          <w:instrText>/</w:instrText>
        </w:r>
        <w:r w:rsidRPr="0001519A">
          <w:rPr>
            <w:rFonts w:cs="Times New Roman"/>
            <w:color w:val="000000" w:themeColor="text1"/>
            <w:szCs w:val="24"/>
            <w:lang w:val="en-US"/>
          </w:rPr>
          <w:instrText>nda</w:instrText>
        </w:r>
        <w:r w:rsidRPr="0001519A">
          <w:rPr>
            <w:rFonts w:cs="Times New Roman"/>
            <w:color w:val="000000" w:themeColor="text1"/>
            <w:szCs w:val="24"/>
          </w:rPr>
          <w:instrText>/2015/208065</w:instrText>
        </w:r>
        <w:r w:rsidRPr="0001519A">
          <w:rPr>
            <w:rFonts w:cs="Times New Roman"/>
            <w:color w:val="000000" w:themeColor="text1"/>
            <w:szCs w:val="24"/>
            <w:lang w:val="en-US"/>
          </w:rPr>
          <w:instrText>Orig</w:instrText>
        </w:r>
        <w:r w:rsidRPr="0001519A">
          <w:rPr>
            <w:rFonts w:cs="Times New Roman"/>
            <w:color w:val="000000" w:themeColor="text1"/>
            <w:szCs w:val="24"/>
          </w:rPr>
          <w:instrText>1</w:instrText>
        </w:r>
        <w:r w:rsidRPr="0001519A">
          <w:rPr>
            <w:rFonts w:cs="Times New Roman"/>
            <w:color w:val="000000" w:themeColor="text1"/>
            <w:szCs w:val="24"/>
            <w:lang w:val="en-US"/>
          </w:rPr>
          <w:instrText>s</w:instrText>
        </w:r>
        <w:r w:rsidRPr="0001519A">
          <w:rPr>
            <w:rFonts w:cs="Times New Roman"/>
            <w:color w:val="000000" w:themeColor="text1"/>
            <w:szCs w:val="24"/>
          </w:rPr>
          <w:instrText>000</w:instrText>
        </w:r>
        <w:r w:rsidRPr="0001519A">
          <w:rPr>
            <w:rFonts w:cs="Times New Roman"/>
            <w:color w:val="000000" w:themeColor="text1"/>
            <w:szCs w:val="24"/>
            <w:lang w:val="en-US"/>
          </w:rPr>
          <w:instrText>TOC</w:instrText>
        </w:r>
        <w:r w:rsidRPr="0001519A">
          <w:rPr>
            <w:rFonts w:cs="Times New Roman"/>
            <w:color w:val="000000" w:themeColor="text1"/>
            <w:szCs w:val="24"/>
          </w:rPr>
          <w:instrText>.</w:instrText>
        </w:r>
        <w:r w:rsidRPr="0001519A">
          <w:rPr>
            <w:rFonts w:cs="Times New Roman"/>
            <w:color w:val="000000" w:themeColor="text1"/>
            <w:szCs w:val="24"/>
            <w:lang w:val="en-US"/>
          </w:rPr>
          <w:instrText>cfm</w:instrText>
        </w:r>
        <w:r w:rsidRPr="0001519A">
          <w:rPr>
            <w:rFonts w:cs="Times New Roman"/>
            <w:color w:val="000000" w:themeColor="text1"/>
            <w:szCs w:val="24"/>
          </w:rPr>
          <w:instrText>","</w:instrText>
        </w:r>
        <w:r w:rsidRPr="0001519A">
          <w:rPr>
            <w:rFonts w:cs="Times New Roman"/>
            <w:color w:val="000000" w:themeColor="text1"/>
            <w:szCs w:val="24"/>
            <w:lang w:val="en-US"/>
          </w:rPr>
          <w:instrText>accessed</w:instrText>
        </w:r>
        <w:r w:rsidRPr="0001519A">
          <w:rPr>
            <w:rFonts w:cs="Times New Roman"/>
            <w:color w:val="000000" w:themeColor="text1"/>
            <w:szCs w:val="24"/>
          </w:rPr>
          <w:instrText>":{"</w:instrText>
        </w:r>
        <w:r w:rsidRPr="0001519A">
          <w:rPr>
            <w:rFonts w:cs="Times New Roman"/>
            <w:color w:val="000000" w:themeColor="text1"/>
            <w:szCs w:val="24"/>
            <w:lang w:val="en-US"/>
          </w:rPr>
          <w:instrText>date</w:instrText>
        </w:r>
        <w:r w:rsidRPr="0001519A">
          <w:rPr>
            <w:rFonts w:cs="Times New Roman"/>
            <w:color w:val="000000" w:themeColor="text1"/>
            <w:szCs w:val="24"/>
          </w:rPr>
          <w:instrText>-</w:instrText>
        </w:r>
        <w:r w:rsidRPr="0001519A">
          <w:rPr>
            <w:rFonts w:cs="Times New Roman"/>
            <w:color w:val="000000" w:themeColor="text1"/>
            <w:szCs w:val="24"/>
            <w:lang w:val="en-US"/>
          </w:rPr>
          <w:instrText>parts</w:instrText>
        </w:r>
        <w:r w:rsidRPr="0001519A">
          <w:rPr>
            <w:rFonts w:cs="Times New Roman"/>
            <w:color w:val="000000" w:themeColor="text1"/>
            <w:szCs w:val="24"/>
          </w:rPr>
          <w:instrText>":[["2022",8,2]]}}}],"</w:instrText>
        </w:r>
        <w:r w:rsidRPr="0001519A">
          <w:rPr>
            <w:rFonts w:cs="Times New Roman"/>
            <w:color w:val="000000" w:themeColor="text1"/>
            <w:szCs w:val="24"/>
            <w:lang w:val="en-US"/>
          </w:rPr>
          <w:instrText>schema</w:instrText>
        </w:r>
        <w:r w:rsidRPr="0001519A">
          <w:rPr>
            <w:rFonts w:cs="Times New Roman"/>
            <w:color w:val="000000" w:themeColor="text1"/>
            <w:szCs w:val="24"/>
          </w:rPr>
          <w:instrText>":"</w:instrText>
        </w:r>
        <w:r w:rsidRPr="0001519A">
          <w:rPr>
            <w:rFonts w:cs="Times New Roman"/>
            <w:color w:val="000000" w:themeColor="text1"/>
            <w:szCs w:val="24"/>
            <w:lang w:val="en-US"/>
          </w:rPr>
          <w:instrText>https</w:instrText>
        </w:r>
        <w:r w:rsidRPr="0001519A">
          <w:rPr>
            <w:rFonts w:cs="Times New Roman"/>
            <w:color w:val="000000" w:themeColor="text1"/>
            <w:szCs w:val="24"/>
          </w:rPr>
          <w:instrText>://</w:instrText>
        </w:r>
        <w:r w:rsidRPr="0001519A">
          <w:rPr>
            <w:rFonts w:cs="Times New Roman"/>
            <w:color w:val="000000" w:themeColor="text1"/>
            <w:szCs w:val="24"/>
            <w:lang w:val="en-US"/>
          </w:rPr>
          <w:instrText>github</w:instrText>
        </w:r>
        <w:r w:rsidRPr="0001519A">
          <w:rPr>
            <w:rFonts w:cs="Times New Roman"/>
            <w:color w:val="000000" w:themeColor="text1"/>
            <w:szCs w:val="24"/>
          </w:rPr>
          <w:instrText>.</w:instrText>
        </w:r>
        <w:r w:rsidRPr="0001519A">
          <w:rPr>
            <w:rFonts w:cs="Times New Roman"/>
            <w:color w:val="000000" w:themeColor="text1"/>
            <w:szCs w:val="24"/>
            <w:lang w:val="en-US"/>
          </w:rPr>
          <w:instrText>com</w:instrText>
        </w:r>
        <w:r w:rsidRPr="0001519A">
          <w:rPr>
            <w:rFonts w:cs="Times New Roman"/>
            <w:color w:val="000000" w:themeColor="text1"/>
            <w:szCs w:val="24"/>
          </w:rPr>
          <w:instrText>/</w:instrText>
        </w:r>
        <w:r w:rsidRPr="0001519A">
          <w:rPr>
            <w:rFonts w:cs="Times New Roman"/>
            <w:color w:val="000000" w:themeColor="text1"/>
            <w:szCs w:val="24"/>
            <w:lang w:val="en-US"/>
          </w:rPr>
          <w:instrText>citation</w:instrText>
        </w:r>
        <w:r w:rsidRPr="0001519A">
          <w:rPr>
            <w:rFonts w:cs="Times New Roman"/>
            <w:color w:val="000000" w:themeColor="text1"/>
            <w:szCs w:val="24"/>
          </w:rPr>
          <w:instrText>-</w:instrText>
        </w:r>
        <w:r w:rsidRPr="0001519A">
          <w:rPr>
            <w:rFonts w:cs="Times New Roman"/>
            <w:color w:val="000000" w:themeColor="text1"/>
            <w:szCs w:val="24"/>
            <w:lang w:val="en-US"/>
          </w:rPr>
          <w:instrText>style</w:instrText>
        </w:r>
        <w:r w:rsidRPr="0001519A">
          <w:rPr>
            <w:rFonts w:cs="Times New Roman"/>
            <w:color w:val="000000" w:themeColor="text1"/>
            <w:szCs w:val="24"/>
          </w:rPr>
          <w:instrText>-</w:instrText>
        </w:r>
        <w:r w:rsidRPr="0001519A">
          <w:rPr>
            <w:rFonts w:cs="Times New Roman"/>
            <w:color w:val="000000" w:themeColor="text1"/>
            <w:szCs w:val="24"/>
            <w:lang w:val="en-US"/>
          </w:rPr>
          <w:instrText>language</w:instrText>
        </w:r>
        <w:r w:rsidRPr="0001519A">
          <w:rPr>
            <w:rFonts w:cs="Times New Roman"/>
            <w:color w:val="000000" w:themeColor="text1"/>
            <w:szCs w:val="24"/>
          </w:rPr>
          <w:instrText>/</w:instrText>
        </w:r>
        <w:r w:rsidRPr="0001519A">
          <w:rPr>
            <w:rFonts w:cs="Times New Roman"/>
            <w:color w:val="000000" w:themeColor="text1"/>
            <w:szCs w:val="24"/>
            <w:lang w:val="en-US"/>
          </w:rPr>
          <w:instrText>schema</w:instrText>
        </w:r>
        <w:r w:rsidRPr="0001519A">
          <w:rPr>
            <w:rFonts w:cs="Times New Roman"/>
            <w:color w:val="000000" w:themeColor="text1"/>
            <w:szCs w:val="24"/>
          </w:rPr>
          <w:instrText>/</w:instrText>
        </w:r>
        <w:r w:rsidRPr="0001519A">
          <w:rPr>
            <w:rFonts w:cs="Times New Roman"/>
            <w:color w:val="000000" w:themeColor="text1"/>
            <w:szCs w:val="24"/>
            <w:lang w:val="en-US"/>
          </w:rPr>
          <w:instrText>raw</w:instrText>
        </w:r>
        <w:r w:rsidRPr="0001519A">
          <w:rPr>
            <w:rFonts w:cs="Times New Roman"/>
            <w:color w:val="000000" w:themeColor="text1"/>
            <w:szCs w:val="24"/>
          </w:rPr>
          <w:instrText>/</w:instrText>
        </w:r>
        <w:r w:rsidRPr="0001519A">
          <w:rPr>
            <w:rFonts w:cs="Times New Roman"/>
            <w:color w:val="000000" w:themeColor="text1"/>
            <w:szCs w:val="24"/>
            <w:lang w:val="en-US"/>
          </w:rPr>
          <w:instrText>master</w:instrText>
        </w:r>
        <w:r w:rsidRPr="0001519A">
          <w:rPr>
            <w:rFonts w:cs="Times New Roman"/>
            <w:color w:val="000000" w:themeColor="text1"/>
            <w:szCs w:val="24"/>
          </w:rPr>
          <w:instrText>/</w:instrText>
        </w:r>
        <w:r w:rsidRPr="0001519A">
          <w:rPr>
            <w:rFonts w:cs="Times New Roman"/>
            <w:color w:val="000000" w:themeColor="text1"/>
            <w:szCs w:val="24"/>
            <w:lang w:val="en-US"/>
          </w:rPr>
          <w:instrText>csl</w:instrText>
        </w:r>
        <w:r w:rsidRPr="0001519A">
          <w:rPr>
            <w:rFonts w:cs="Times New Roman"/>
            <w:color w:val="000000" w:themeColor="text1"/>
            <w:szCs w:val="24"/>
          </w:rPr>
          <w:instrText>-</w:instrText>
        </w:r>
        <w:r w:rsidRPr="0001519A">
          <w:rPr>
            <w:rFonts w:cs="Times New Roman"/>
            <w:color w:val="000000" w:themeColor="text1"/>
            <w:szCs w:val="24"/>
            <w:lang w:val="en-US"/>
          </w:rPr>
          <w:instrText>citation</w:instrText>
        </w:r>
        <w:r w:rsidRPr="0001519A">
          <w:rPr>
            <w:rFonts w:cs="Times New Roman"/>
            <w:color w:val="000000" w:themeColor="text1"/>
            <w:szCs w:val="24"/>
          </w:rPr>
          <w:instrText>.</w:instrText>
        </w:r>
        <w:r w:rsidRPr="0001519A">
          <w:rPr>
            <w:rFonts w:cs="Times New Roman"/>
            <w:color w:val="000000" w:themeColor="text1"/>
            <w:szCs w:val="24"/>
            <w:lang w:val="en-US"/>
          </w:rPr>
          <w:instrText>json</w:instrText>
        </w:r>
        <w:r w:rsidRPr="0001519A">
          <w:rPr>
            <w:rFonts w:cs="Times New Roman"/>
            <w:color w:val="000000" w:themeColor="text1"/>
            <w:szCs w:val="24"/>
          </w:rPr>
          <w:instrText xml:space="preserve">"} </w:instrText>
        </w:r>
        <w:r w:rsidRPr="0001519A">
          <w:rPr>
            <w:rFonts w:cs="Times New Roman"/>
            <w:color w:val="000000" w:themeColor="text1"/>
            <w:szCs w:val="24"/>
            <w:lang w:val="en-US"/>
          </w:rPr>
          <w:fldChar w:fldCharType="separate"/>
        </w:r>
        <w:r w:rsidRPr="0018315E">
          <w:rPr>
            <w:rFonts w:cs="Times New Roman"/>
            <w:color w:val="000000" w:themeColor="text1"/>
          </w:rPr>
          <w:t>[</w:t>
        </w:r>
        <w:r w:rsidRPr="0001519A">
          <w:rPr>
            <w:rFonts w:cs="Times New Roman"/>
            <w:color w:val="000000" w:themeColor="text1"/>
            <w:szCs w:val="24"/>
          </w:rPr>
          <w:t>6</w:t>
        </w:r>
      </w:ins>
      <w:ins w:id="4127" w:author="Barshadskaya, Yuliya" w:date="2024-01-13T18:52:00Z">
        <w:r w:rsidRPr="00DD38F1">
          <w:rPr>
            <w:rFonts w:cs="Times New Roman"/>
            <w:color w:val="000000" w:themeColor="text1"/>
          </w:rPr>
          <w:t>]</w:t>
        </w:r>
      </w:ins>
      <w:ins w:id="4128" w:author="Barshadskaya, Yuliya" w:date="2024-01-13T18:51:00Z">
        <w:r w:rsidRPr="0001519A">
          <w:rPr>
            <w:rFonts w:cs="Times New Roman"/>
            <w:color w:val="000000" w:themeColor="text1"/>
            <w:szCs w:val="24"/>
            <w:lang w:val="en-US"/>
          </w:rPr>
          <w:fldChar w:fldCharType="end"/>
        </w:r>
        <w:r w:rsidRPr="0001519A">
          <w:rPr>
            <w:rFonts w:cs="Times New Roman"/>
            <w:color w:val="000000" w:themeColor="text1"/>
            <w:szCs w:val="24"/>
          </w:rPr>
          <w:t>.</w:t>
        </w:r>
      </w:ins>
    </w:p>
    <w:p w14:paraId="022F18F1" w14:textId="2D091C2D" w:rsidR="007B6443" w:rsidRPr="006A7565" w:rsidDel="00971351" w:rsidRDefault="007B6443">
      <w:pPr>
        <w:spacing w:after="0" w:line="240" w:lineRule="auto"/>
        <w:ind w:firstLine="708"/>
        <w:rPr>
          <w:del w:id="4129" w:author="Barshadskaya, Yuliya" w:date="2024-01-13T18:51:00Z"/>
          <w:color w:val="000000" w:themeColor="text1"/>
          <w:shd w:val="clear" w:color="auto" w:fill="FFFFFF"/>
          <w:rPrChange w:id="4130" w:author="Barshadskaya, Yuliya" w:date="2024-01-13T18:25:00Z">
            <w:rPr>
              <w:del w:id="4131" w:author="Barshadskaya, Yuliya" w:date="2024-01-13T18:51:00Z"/>
              <w:rFonts w:cs="Times New Roman"/>
            </w:rPr>
          </w:rPrChange>
        </w:rPr>
        <w:pPrChange w:id="4132" w:author="Barshadskaya, Yuliya" w:date="2024-01-13T18:25:00Z">
          <w:pPr>
            <w:pStyle w:val="SDText"/>
          </w:pPr>
        </w:pPrChange>
      </w:pPr>
    </w:p>
    <w:p w14:paraId="06B82F01" w14:textId="25DE6862" w:rsidR="00325502" w:rsidRPr="008D2D2E" w:rsidDel="00BC57F6" w:rsidRDefault="00616A79" w:rsidP="00415551">
      <w:pPr>
        <w:pStyle w:val="SDText"/>
        <w:rPr>
          <w:del w:id="4133" w:author="Barshadskaya, Yuliya" w:date="2024-01-13T18:50:00Z"/>
          <w:rFonts w:cs="Times New Roman"/>
          <w:color w:val="000000" w:themeColor="text1"/>
        </w:rPr>
      </w:pPr>
      <w:del w:id="4134" w:author="Barshadskaya, Yuliya" w:date="2024-01-13T18:50:00Z">
        <w:r w:rsidRPr="004A73C2" w:rsidDel="00BC57F6">
          <w:rPr>
            <w:rFonts w:cs="Times New Roman"/>
            <w:color w:val="000000" w:themeColor="text1"/>
          </w:rPr>
          <w:delText xml:space="preserve">Токсичность осимертиниба </w:delText>
        </w:r>
        <w:r w:rsidR="00D82539" w:rsidRPr="004A73C2" w:rsidDel="00BC57F6">
          <w:rPr>
            <w:rFonts w:cs="Times New Roman"/>
            <w:color w:val="000000" w:themeColor="text1"/>
          </w:rPr>
          <w:delText xml:space="preserve">изучали при однократном и многократном введении различным видам животных. Осимертиниб обладает выраженной </w:delText>
        </w:r>
        <w:r w:rsidR="002B768C" w:rsidRPr="004A73C2" w:rsidDel="00BC57F6">
          <w:rPr>
            <w:rFonts w:cs="Times New Roman"/>
            <w:color w:val="000000" w:themeColor="text1"/>
          </w:rPr>
          <w:delText xml:space="preserve">системной токсичностью, характерной для данной группы лекарственных средств. </w:delText>
        </w:r>
        <w:r w:rsidRPr="004A73C2" w:rsidDel="00BC57F6">
          <w:rPr>
            <w:rFonts w:cs="Times New Roman"/>
            <w:color w:val="000000" w:themeColor="text1"/>
          </w:rPr>
          <w:delText xml:space="preserve">Осимертиниб не обладал генотоксичностью в стандартной батарее тестов </w:delText>
        </w:r>
        <w:r w:rsidRPr="009556CC" w:rsidDel="00BC57F6">
          <w:rPr>
            <w:rFonts w:cs="Times New Roman"/>
            <w:i/>
            <w:iCs/>
            <w:color w:val="000000" w:themeColor="text1"/>
            <w:lang w:val="en-US"/>
          </w:rPr>
          <w:delText>in</w:delText>
        </w:r>
        <w:r w:rsidRPr="008D2D2E" w:rsidDel="00BC57F6">
          <w:rPr>
            <w:rFonts w:cs="Times New Roman"/>
            <w:i/>
            <w:iCs/>
            <w:color w:val="000000" w:themeColor="text1"/>
          </w:rPr>
          <w:delText xml:space="preserve"> </w:delText>
        </w:r>
        <w:r w:rsidRPr="008D2D2E" w:rsidDel="00BC57F6">
          <w:rPr>
            <w:rFonts w:cs="Times New Roman"/>
            <w:i/>
            <w:iCs/>
            <w:color w:val="000000" w:themeColor="text1"/>
            <w:lang w:val="en-US"/>
          </w:rPr>
          <w:delText>vitro</w:delText>
        </w:r>
        <w:r w:rsidRPr="00B647EB" w:rsidDel="00BC57F6">
          <w:rPr>
            <w:rFonts w:cs="Times New Roman"/>
            <w:color w:val="000000" w:themeColor="text1"/>
          </w:rPr>
          <w:delText xml:space="preserve"> и </w:delText>
        </w:r>
        <w:r w:rsidRPr="00B8644E" w:rsidDel="00BC57F6">
          <w:rPr>
            <w:rFonts w:cs="Times New Roman"/>
            <w:i/>
            <w:iCs/>
            <w:color w:val="000000" w:themeColor="text1"/>
            <w:lang w:val="en-US"/>
          </w:rPr>
          <w:delText>in</w:delText>
        </w:r>
        <w:r w:rsidRPr="00B8644E" w:rsidDel="00BC57F6">
          <w:rPr>
            <w:rFonts w:cs="Times New Roman"/>
            <w:i/>
            <w:iCs/>
            <w:color w:val="000000" w:themeColor="text1"/>
          </w:rPr>
          <w:delText xml:space="preserve"> </w:delText>
        </w:r>
        <w:r w:rsidRPr="00B8644E" w:rsidDel="00BC57F6">
          <w:rPr>
            <w:rFonts w:cs="Times New Roman"/>
            <w:i/>
            <w:iCs/>
            <w:color w:val="000000" w:themeColor="text1"/>
            <w:lang w:val="en-US"/>
          </w:rPr>
          <w:delText>vivo</w:delText>
        </w:r>
        <w:r w:rsidRPr="00B8644E" w:rsidDel="00BC57F6">
          <w:rPr>
            <w:rFonts w:cs="Times New Roman"/>
            <w:color w:val="000000" w:themeColor="text1"/>
          </w:rPr>
          <w:delText xml:space="preserve"> </w:delText>
        </w:r>
        <w:r w:rsidRPr="004A73C2" w:rsidDel="00BC57F6">
          <w:rPr>
            <w:rFonts w:cs="Times New Roman"/>
            <w:color w:val="000000" w:themeColor="text1"/>
            <w:lang w:val="en-US"/>
          </w:rPr>
          <w:fldChar w:fldCharType="begin"/>
        </w:r>
        <w:r w:rsidRPr="004A73C2" w:rsidDel="00BC57F6">
          <w:rPr>
            <w:rFonts w:cs="Times New Roman"/>
            <w:color w:val="000000" w:themeColor="text1"/>
          </w:rPr>
          <w:delInstrText xml:space="preserve"> ADDIN ZOTERO_ITEM CSL_CITATION {"citationID":"0SmLW5st","properties":{"formattedCitation":"(6)","plainCitation":"(6)","noteIndex":0},"citationItems":[{"id":161758,"uris":["http://zotero.org/groups/4735135/items/YQI77G3L"],"itemData":{"id":161758,"type":"webpage","title":"TAGRISSO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w:delInstrText>
        </w:r>
        <w:r w:rsidRPr="009556CC" w:rsidDel="00BC57F6">
          <w:rPr>
            <w:rFonts w:cs="Times New Roman"/>
            <w:color w:val="000000" w:themeColor="text1"/>
          </w:rPr>
          <w:delInstrText xml:space="preserve">aw/master/csl-citation.json"} </w:delInstrText>
        </w:r>
        <w:r w:rsidRPr="004A73C2" w:rsidDel="00BC57F6">
          <w:rPr>
            <w:rFonts w:cs="Times New Roman"/>
            <w:color w:val="000000" w:themeColor="text1"/>
            <w:lang w:val="en-US"/>
          </w:rPr>
          <w:fldChar w:fldCharType="separate"/>
        </w:r>
        <w:r w:rsidRPr="004A73C2" w:rsidDel="00BC57F6">
          <w:rPr>
            <w:rFonts w:cs="Times New Roman"/>
            <w:color w:val="000000" w:themeColor="text1"/>
          </w:rPr>
          <w:delText>(6)</w:delText>
        </w:r>
        <w:r w:rsidRPr="004A73C2" w:rsidDel="00BC57F6">
          <w:rPr>
            <w:rFonts w:cs="Times New Roman"/>
            <w:color w:val="000000" w:themeColor="text1"/>
            <w:lang w:val="en-US"/>
          </w:rPr>
          <w:fldChar w:fldCharType="end"/>
        </w:r>
        <w:r w:rsidRPr="004A73C2" w:rsidDel="00BC57F6">
          <w:rPr>
            <w:rFonts w:cs="Times New Roman"/>
            <w:color w:val="000000" w:themeColor="text1"/>
          </w:rPr>
          <w:delText>.</w:delText>
        </w:r>
        <w:r w:rsidR="00847629" w:rsidRPr="004A73C2" w:rsidDel="00BC57F6">
          <w:rPr>
            <w:rFonts w:cs="Times New Roman"/>
            <w:color w:val="000000" w:themeColor="text1"/>
          </w:rPr>
          <w:delText xml:space="preserve"> </w:delText>
        </w:r>
        <w:r w:rsidRPr="004A73C2" w:rsidDel="00BC57F6">
          <w:rPr>
            <w:rFonts w:cs="Times New Roman"/>
            <w:color w:val="000000" w:themeColor="text1"/>
          </w:rPr>
          <w:delText>Введение осимертиниба крысам в течение 65 дней ассоциировалось со снижением фертильности</w:delText>
        </w:r>
        <w:r w:rsidR="002B768C" w:rsidRPr="004A73C2" w:rsidDel="00BC57F6">
          <w:rPr>
            <w:rFonts w:cs="Times New Roman"/>
            <w:color w:val="000000" w:themeColor="text1"/>
          </w:rPr>
          <w:delText xml:space="preserve"> у самцов</w:delText>
        </w:r>
        <w:r w:rsidR="00146022" w:rsidRPr="009556CC" w:rsidDel="00BC57F6">
          <w:rPr>
            <w:rFonts w:cs="Times New Roman"/>
            <w:color w:val="000000" w:themeColor="text1"/>
          </w:rPr>
          <w:delText xml:space="preserve"> крыс</w:delText>
        </w:r>
        <w:r w:rsidRPr="008D2D2E" w:rsidDel="00BC57F6">
          <w:rPr>
            <w:rFonts w:cs="Times New Roman"/>
            <w:color w:val="000000" w:themeColor="text1"/>
          </w:rPr>
          <w:delText>.</w:delText>
        </w:r>
        <w:r w:rsidR="00146022" w:rsidRPr="008D2D2E" w:rsidDel="00BC57F6">
          <w:rPr>
            <w:rFonts w:cs="Times New Roman"/>
            <w:color w:val="000000" w:themeColor="text1"/>
          </w:rPr>
          <w:delText xml:space="preserve"> </w:delText>
        </w:r>
      </w:del>
      <w:moveFromRangeStart w:id="4135" w:author="Barshadskaya, Yuliya" w:date="2024-01-13T18:46:00Z" w:name="move156064031"/>
      <w:moveFrom w:id="4136" w:author="Barshadskaya, Yuliya" w:date="2024-01-13T18:46:00Z">
        <w:del w:id="4137" w:author="Barshadskaya, Yuliya" w:date="2024-01-13T18:50:00Z">
          <w:r w:rsidRPr="00B647EB" w:rsidDel="00BC57F6">
            <w:rPr>
              <w:rFonts w:cs="Times New Roman"/>
              <w:color w:val="000000" w:themeColor="text1"/>
            </w:rPr>
            <w:delText>В исследованиях токсичности при многократном введении у крыс, подвергавшихся воздействию осимертиниба в течение ≥ 1 мес. в клинически значимых концентра</w:delText>
          </w:r>
          <w:r w:rsidRPr="00B8644E" w:rsidDel="00BC57F6">
            <w:rPr>
              <w:rFonts w:cs="Times New Roman"/>
              <w:color w:val="000000" w:themeColor="text1"/>
            </w:rPr>
            <w:delText>циях в плазме, наблюдалось увеличение частоты анэструса, дегенерации желтого тела в яичниках и истончения эпителия в матке и влагалище.</w:delText>
          </w:r>
          <w:r w:rsidR="009217E2" w:rsidRPr="00B8644E" w:rsidDel="00BC57F6">
            <w:rPr>
              <w:rFonts w:cs="Times New Roman"/>
              <w:color w:val="000000" w:themeColor="text1"/>
            </w:rPr>
            <w:delText xml:space="preserve"> </w:delText>
          </w:r>
          <w:r w:rsidRPr="00B8644E" w:rsidDel="00BC57F6">
            <w:rPr>
              <w:rFonts w:cs="Times New Roman"/>
              <w:color w:val="000000" w:themeColor="text1"/>
            </w:rPr>
            <w:delText xml:space="preserve">Изменения в яичниках, наблюдаемые после 1 мес. дозирования, были обратимыми </w:delText>
          </w:r>
          <w:r w:rsidRPr="004A73C2" w:rsidDel="00BC57F6">
            <w:rPr>
              <w:rFonts w:cs="Times New Roman"/>
              <w:color w:val="000000" w:themeColor="text1"/>
            </w:rPr>
            <w:fldChar w:fldCharType="begin"/>
          </w:r>
          <w:r w:rsidRPr="004A73C2" w:rsidDel="00BC57F6">
            <w:rPr>
              <w:rFonts w:cs="Times New Roman"/>
              <w:color w:val="000000" w:themeColor="text1"/>
            </w:rPr>
            <w:delInstrText xml:space="preserve"> ADDIN ZOTERO_ITEM CSL_CITATION {"citationID":"zUTN4dCl","properties":{"formattedCitation":"(13)","plainCitation":"(13)","noteIndex":0},"citationItems":[{"id":161897,"uris":["http://zotero.org/groups/4735135/items/WX22NTFD"],"itemData":{"id":161897,"type":"webpage","title":"Assessment report. Tagrisso","URL":"https://www.ema.europa.eu/en/documents/assessment-report/tagrisso-epar-public-assessment-report_en.pdf","author":[{"family":"EMA","given":""}],"accessed":{"date-parts":[["2022",8,2]]},"issued":{"date-parts":[["2015"]]}}}],"schema":"https://github.com/citation-style-language/schema/raw/master/csl-citation.json"} </w:delInstrText>
          </w:r>
          <w:r w:rsidRPr="004A73C2" w:rsidDel="00BC57F6">
            <w:rPr>
              <w:rFonts w:cs="Times New Roman"/>
              <w:color w:val="000000" w:themeColor="text1"/>
            </w:rPr>
            <w:fldChar w:fldCharType="separate"/>
          </w:r>
          <w:r w:rsidRPr="004A73C2" w:rsidDel="00BC57F6">
            <w:rPr>
              <w:rFonts w:cs="Times New Roman"/>
              <w:color w:val="000000" w:themeColor="text1"/>
            </w:rPr>
            <w:delText>(13)</w:delText>
          </w:r>
          <w:r w:rsidRPr="004A73C2" w:rsidDel="00BC57F6">
            <w:rPr>
              <w:rFonts w:cs="Times New Roman"/>
              <w:color w:val="000000" w:themeColor="text1"/>
            </w:rPr>
            <w:fldChar w:fldCharType="end"/>
          </w:r>
          <w:r w:rsidRPr="004A73C2" w:rsidDel="00BC57F6">
            <w:rPr>
              <w:rFonts w:cs="Times New Roman"/>
              <w:color w:val="000000" w:themeColor="text1"/>
            </w:rPr>
            <w:delText>.</w:delText>
          </w:r>
          <w:r w:rsidR="00146022" w:rsidRPr="004A73C2" w:rsidDel="00BC57F6">
            <w:rPr>
              <w:rFonts w:cs="Times New Roman"/>
              <w:color w:val="000000" w:themeColor="text1"/>
            </w:rPr>
            <w:delText xml:space="preserve"> </w:delText>
          </w:r>
        </w:del>
      </w:moveFrom>
      <w:moveFromRangeEnd w:id="4135"/>
      <w:del w:id="4138" w:author="Barshadskaya, Yuliya" w:date="2024-01-13T18:50:00Z">
        <w:r w:rsidR="00146022" w:rsidRPr="004A73C2" w:rsidDel="00BC57F6">
          <w:rPr>
            <w:rFonts w:cs="Times New Roman"/>
            <w:color w:val="000000" w:themeColor="text1"/>
          </w:rPr>
          <w:delText xml:space="preserve">На основании данных этих исследований </w:delText>
        </w:r>
        <w:r w:rsidR="00847629" w:rsidRPr="004A73C2" w:rsidDel="00BC57F6">
          <w:rPr>
            <w:rFonts w:cs="Times New Roman"/>
            <w:color w:val="000000" w:themeColor="text1"/>
          </w:rPr>
          <w:delText>сформирована рекомендация по применению контрацепции у лиц репродуктивного возраста, проходящих л</w:delText>
        </w:r>
        <w:r w:rsidR="00847629" w:rsidRPr="009556CC" w:rsidDel="00BC57F6">
          <w:rPr>
            <w:rFonts w:cs="Times New Roman"/>
            <w:color w:val="000000" w:themeColor="text1"/>
          </w:rPr>
          <w:delText>ечение осимертинибом.</w:delText>
        </w:r>
      </w:del>
    </w:p>
    <w:p w14:paraId="0A91D1C6" w14:textId="7A2B8330" w:rsidR="00847629" w:rsidRPr="008D2D2E" w:rsidDel="00971351" w:rsidRDefault="00847629">
      <w:pPr>
        <w:pStyle w:val="SDText"/>
        <w:ind w:firstLine="0"/>
        <w:rPr>
          <w:del w:id="4139" w:author="Barshadskaya, Yuliya" w:date="2024-01-13T18:52:00Z"/>
          <w:rFonts w:cs="Times New Roman"/>
          <w:color w:val="000000" w:themeColor="text1"/>
        </w:rPr>
        <w:pPrChange w:id="4140" w:author="Barshadskaya, Yuliya" w:date="2024-01-13T18:52:00Z">
          <w:pPr>
            <w:pStyle w:val="SDText"/>
          </w:pPr>
        </w:pPrChange>
      </w:pPr>
    </w:p>
    <w:p w14:paraId="05F70C91" w14:textId="7A809907" w:rsidR="0095427B" w:rsidRPr="006E6534" w:rsidRDefault="00971351">
      <w:pPr>
        <w:pStyle w:val="2"/>
        <w:numPr>
          <w:ilvl w:val="0"/>
          <w:numId w:val="0"/>
        </w:numPr>
        <w:spacing w:line="240" w:lineRule="auto"/>
        <w:rPr>
          <w:rFonts w:cs="Times New Roman"/>
          <w:sz w:val="24"/>
          <w:szCs w:val="24"/>
          <w:rPrChange w:id="4141" w:author="N F" w:date="2023-12-05T03:08:00Z">
            <w:rPr/>
          </w:rPrChange>
        </w:rPr>
        <w:pPrChange w:id="4142" w:author="Barshadskaya, Yuliya" w:date="2024-01-13T18:52:00Z">
          <w:pPr>
            <w:pStyle w:val="2"/>
          </w:pPr>
        </w:pPrChange>
      </w:pPr>
      <w:bookmarkStart w:id="4143" w:name="_Toc115733006"/>
      <w:ins w:id="4144" w:author="Barshadskaya, Yuliya" w:date="2024-01-13T18:52:00Z">
        <w:r>
          <w:rPr>
            <w:rFonts w:cs="Times New Roman"/>
            <w:sz w:val="24"/>
            <w:szCs w:val="24"/>
          </w:rPr>
          <w:t xml:space="preserve">3.1. </w:t>
        </w:r>
      </w:ins>
      <w:r w:rsidR="0095427B" w:rsidRPr="006E6534">
        <w:rPr>
          <w:rFonts w:cs="Times New Roman"/>
          <w:sz w:val="24"/>
          <w:szCs w:val="24"/>
          <w:rPrChange w:id="4145" w:author="N F" w:date="2023-12-05T03:08:00Z">
            <w:rPr/>
          </w:rPrChange>
        </w:rPr>
        <w:t>Доклиническая фармакология</w:t>
      </w:r>
      <w:bookmarkEnd w:id="4143"/>
    </w:p>
    <w:p w14:paraId="71A9C20E" w14:textId="0A3653A9" w:rsidR="0095427B" w:rsidRPr="006E6534" w:rsidRDefault="00971351">
      <w:pPr>
        <w:pStyle w:val="3"/>
        <w:numPr>
          <w:ilvl w:val="0"/>
          <w:numId w:val="0"/>
        </w:numPr>
        <w:spacing w:line="240" w:lineRule="auto"/>
        <w:rPr>
          <w:rFonts w:cs="Times New Roman"/>
          <w:sz w:val="24"/>
          <w:rPrChange w:id="4146" w:author="N F" w:date="2023-12-05T03:08:00Z">
            <w:rPr/>
          </w:rPrChange>
        </w:rPr>
        <w:pPrChange w:id="4147" w:author="Barshadskaya, Yuliya" w:date="2024-01-13T18:52:00Z">
          <w:pPr>
            <w:pStyle w:val="3"/>
          </w:pPr>
        </w:pPrChange>
      </w:pPr>
      <w:bookmarkStart w:id="4148" w:name="_Toc115733007"/>
      <w:ins w:id="4149" w:author="Barshadskaya, Yuliya" w:date="2024-01-13T18:52:00Z">
        <w:r>
          <w:rPr>
            <w:rFonts w:cs="Times New Roman"/>
            <w:sz w:val="24"/>
          </w:rPr>
          <w:t xml:space="preserve">3.1.1. </w:t>
        </w:r>
      </w:ins>
      <w:r w:rsidR="009D1AF4" w:rsidRPr="006E6534">
        <w:rPr>
          <w:rFonts w:cs="Times New Roman"/>
          <w:sz w:val="24"/>
          <w:rPrChange w:id="4150" w:author="N F" w:date="2023-12-05T03:08:00Z">
            <w:rPr/>
          </w:rPrChange>
        </w:rPr>
        <w:t>Механизм действия</w:t>
      </w:r>
      <w:bookmarkEnd w:id="4148"/>
      <w:r w:rsidR="009D1AF4" w:rsidRPr="006E6534">
        <w:rPr>
          <w:rFonts w:cs="Times New Roman"/>
          <w:sz w:val="24"/>
          <w:rPrChange w:id="4151" w:author="N F" w:date="2023-12-05T03:08:00Z">
            <w:rPr/>
          </w:rPrChange>
        </w:rPr>
        <w:t xml:space="preserve"> </w:t>
      </w:r>
    </w:p>
    <w:p w14:paraId="4DEFB65B" w14:textId="022A6E40" w:rsidR="00D755A4" w:rsidRPr="006E6534" w:rsidRDefault="00527FD0">
      <w:pPr>
        <w:spacing w:line="240" w:lineRule="auto"/>
        <w:rPr>
          <w:ins w:id="4152" w:author="N F" w:date="2023-08-03T18:42:00Z"/>
          <w:rFonts w:cs="Times New Roman"/>
          <w:color w:val="000000" w:themeColor="text1"/>
          <w:rPrChange w:id="4153" w:author="N F" w:date="2023-12-05T03:08:00Z">
            <w:rPr>
              <w:ins w:id="4154" w:author="N F" w:date="2023-08-03T18:42:00Z"/>
              <w:rFonts w:cs="Times New Roman"/>
            </w:rPr>
          </w:rPrChange>
        </w:rPr>
        <w:pPrChange w:id="4155" w:author="Barshadskaya, Yuliya" w:date="2024-01-13T18:55:00Z">
          <w:pPr/>
        </w:pPrChange>
      </w:pPr>
      <w:ins w:id="4156" w:author="Barshadskaya, Yuliya" w:date="2024-01-13T18:55:00Z">
        <w:r w:rsidRPr="0053076F">
          <w:rPr>
            <w:rFonts w:cs="Times New Roman"/>
            <w:color w:val="000000" w:themeColor="text1"/>
          </w:rPr>
          <w:t xml:space="preserve">Осимертиниб (ТAZD9291) представляет собой пероральный ингибитор тирозинкиназы </w:t>
        </w:r>
        <w:r w:rsidRPr="0053076F">
          <w:rPr>
            <w:rFonts w:cs="Times New Roman"/>
            <w:color w:val="000000" w:themeColor="text1"/>
            <w:lang w:val="en-US"/>
          </w:rPr>
          <w:t>EGFR</w:t>
        </w:r>
        <w:r w:rsidRPr="0053076F">
          <w:rPr>
            <w:rFonts w:cs="Times New Roman"/>
            <w:color w:val="000000" w:themeColor="text1"/>
          </w:rPr>
          <w:t xml:space="preserve"> третьего поколения</w:t>
        </w:r>
        <w:r>
          <w:rPr>
            <w:rFonts w:cs="Times New Roman"/>
            <w:color w:val="000000" w:themeColor="text1"/>
          </w:rPr>
          <w:t xml:space="preserve">. </w:t>
        </w:r>
        <w:r w:rsidRPr="00A91A55">
          <w:rPr>
            <w:rFonts w:cs="Times New Roman"/>
            <w:color w:val="000000" w:themeColor="text1"/>
          </w:rPr>
          <w:t xml:space="preserve">EGFR, рецептор эпидермального фактора роста, относится к семейству тирозинкиназных рецепторов, которое также включает человеческий рецептор эпидермального фактора роста 2 (HER2, также известный как </w:t>
        </w:r>
        <w:r w:rsidRPr="00A91A55">
          <w:rPr>
            <w:rFonts w:cs="Times New Roman"/>
            <w:color w:val="000000" w:themeColor="text1"/>
          </w:rPr>
          <w:lastRenderedPageBreak/>
          <w:t>ERBB2), HER3 (ERBB3) и HER4 (ERBB4). Данный рецептор содержит четыре внеклеточных домена, трансмембранный домен, тирозинкиназный домен и С-концевой хвост. Связывание активирующих лигандов приводит к димеризации EGFR и транс-фосфорилированию остатков тирозина в С-концевом хвосте с активацией нижележащих сигнальных путей, таких как PI3K/AKT/mTOR, RAS/RAF/MAPK и JAK/STAT. Данные пути вовлечены в регуляцию клеточной пролиферации, выживании, инвазии и ангиогенезе.</w:t>
        </w:r>
        <w:r>
          <w:rPr>
            <w:rFonts w:cs="Times New Roman"/>
            <w:color w:val="000000" w:themeColor="text1"/>
          </w:rPr>
          <w:t xml:space="preserve"> </w:t>
        </w:r>
      </w:ins>
      <w:del w:id="4157" w:author="Barshadskaya, Yuliya" w:date="2024-01-13T18:55:00Z">
        <w:r w:rsidR="00AE0506" w:rsidRPr="006E6534" w:rsidDel="00527FD0">
          <w:rPr>
            <w:rFonts w:cs="Times New Roman"/>
            <w:color w:val="000000" w:themeColor="text1"/>
            <w:rPrChange w:id="4158" w:author="N F" w:date="2023-12-05T03:08:00Z">
              <w:rPr>
                <w:rFonts w:cs="Times New Roman"/>
              </w:rPr>
            </w:rPrChange>
          </w:rPr>
          <w:delText xml:space="preserve">Согласно данным </w:delText>
        </w:r>
        <w:r w:rsidR="00200C9A" w:rsidRPr="006E6534" w:rsidDel="00527FD0">
          <w:rPr>
            <w:rFonts w:cs="Times New Roman"/>
            <w:color w:val="000000" w:themeColor="text1"/>
            <w:rPrChange w:id="4159" w:author="N F" w:date="2023-12-05T03:08:00Z">
              <w:rPr>
                <w:rFonts w:cs="Times New Roman"/>
              </w:rPr>
            </w:rPrChange>
          </w:rPr>
          <w:delText>обзора фармакологии</w:delText>
        </w:r>
        <w:r w:rsidR="00D5791C" w:rsidRPr="006E6534" w:rsidDel="00527FD0">
          <w:rPr>
            <w:rFonts w:cs="Times New Roman"/>
            <w:color w:val="000000" w:themeColor="text1"/>
            <w:rPrChange w:id="4160" w:author="N F" w:date="2023-12-05T03:08:00Z">
              <w:rPr>
                <w:rFonts w:cs="Times New Roman"/>
              </w:rPr>
            </w:rPrChange>
          </w:rPr>
          <w:delText xml:space="preserve"> </w:delText>
        </w:r>
        <w:r w:rsidR="00200C9A" w:rsidRPr="006E6534" w:rsidDel="00527FD0">
          <w:rPr>
            <w:rFonts w:cs="Times New Roman"/>
            <w:color w:val="000000" w:themeColor="text1"/>
            <w:rPrChange w:id="4161" w:author="N F" w:date="2023-12-05T03:08:00Z">
              <w:rPr>
                <w:rFonts w:cs="Times New Roman"/>
              </w:rPr>
            </w:rPrChange>
          </w:rPr>
          <w:delText>центра по оценке и изучению лекарственных средств</w:delText>
        </w:r>
        <w:r w:rsidR="009E1E65" w:rsidRPr="006E6534" w:rsidDel="00527FD0">
          <w:rPr>
            <w:rFonts w:cs="Times New Roman"/>
            <w:color w:val="000000" w:themeColor="text1"/>
            <w:rPrChange w:id="4162" w:author="N F" w:date="2023-12-05T03:08:00Z">
              <w:rPr>
                <w:rFonts w:cs="Times New Roman"/>
              </w:rPr>
            </w:rPrChange>
          </w:rPr>
          <w:delText>,</w:delText>
        </w:r>
        <w:r w:rsidR="00200C9A" w:rsidRPr="006E6534" w:rsidDel="00527FD0">
          <w:rPr>
            <w:rFonts w:cs="Times New Roman"/>
            <w:color w:val="000000" w:themeColor="text1"/>
            <w:rPrChange w:id="4163" w:author="N F" w:date="2023-12-05T03:08:00Z">
              <w:rPr>
                <w:rFonts w:cs="Times New Roman"/>
              </w:rPr>
            </w:rPrChange>
          </w:rPr>
          <w:delText xml:space="preserve"> </w:delText>
        </w:r>
        <w:r w:rsidR="00D5791C" w:rsidRPr="006E6534" w:rsidDel="00527FD0">
          <w:rPr>
            <w:rFonts w:cs="Times New Roman"/>
            <w:color w:val="000000" w:themeColor="text1"/>
            <w:rPrChange w:id="4164" w:author="N F" w:date="2023-12-05T03:08:00Z">
              <w:rPr>
                <w:rFonts w:cs="Times New Roman"/>
              </w:rPr>
            </w:rPrChange>
          </w:rPr>
          <w:delText>доступны результаты исследований</w:delText>
        </w:r>
        <w:r w:rsidR="005924B4" w:rsidRPr="006E6534" w:rsidDel="00527FD0">
          <w:rPr>
            <w:rFonts w:cs="Times New Roman"/>
            <w:color w:val="000000" w:themeColor="text1"/>
            <w:rPrChange w:id="4165" w:author="N F" w:date="2023-12-05T03:08:00Z">
              <w:rPr>
                <w:rFonts w:cs="Times New Roman"/>
              </w:rPr>
            </w:rPrChange>
          </w:rPr>
          <w:delText>,</w:delText>
        </w:r>
        <w:r w:rsidR="00D5791C" w:rsidRPr="006E6534" w:rsidDel="00527FD0">
          <w:rPr>
            <w:rFonts w:cs="Times New Roman"/>
            <w:color w:val="000000" w:themeColor="text1"/>
            <w:rPrChange w:id="4166" w:author="N F" w:date="2023-12-05T03:08:00Z">
              <w:rPr>
                <w:rFonts w:cs="Times New Roman"/>
              </w:rPr>
            </w:rPrChange>
          </w:rPr>
          <w:delText xml:space="preserve"> направленных на определение механизма действия осимертиниба.</w:delText>
        </w:r>
        <w:r w:rsidR="001F26FD" w:rsidRPr="006E6534" w:rsidDel="00527FD0">
          <w:rPr>
            <w:rFonts w:cs="Times New Roman"/>
            <w:color w:val="000000" w:themeColor="text1"/>
            <w:rPrChange w:id="4167" w:author="N F" w:date="2023-12-05T03:08:00Z">
              <w:rPr>
                <w:rFonts w:cs="Times New Roman"/>
              </w:rPr>
            </w:rPrChange>
          </w:rPr>
          <w:delText xml:space="preserve"> </w:delText>
        </w:r>
      </w:del>
      <w:r w:rsidR="001F26FD" w:rsidRPr="006E6534">
        <w:rPr>
          <w:rFonts w:cs="Times New Roman"/>
          <w:color w:val="000000" w:themeColor="text1"/>
          <w:rPrChange w:id="4168" w:author="N F" w:date="2023-12-05T03:08:00Z">
            <w:rPr>
              <w:rFonts w:cs="Times New Roman"/>
            </w:rPr>
          </w:rPrChange>
        </w:rPr>
        <w:t>Проводили измерение способности осимертиниба подавлять</w:t>
      </w:r>
      <w:r w:rsidR="00C00BF2" w:rsidRPr="006E6534">
        <w:rPr>
          <w:rFonts w:cs="Times New Roman"/>
          <w:color w:val="000000" w:themeColor="text1"/>
          <w:rPrChange w:id="4169" w:author="N F" w:date="2023-12-05T03:08:00Z">
            <w:rPr>
              <w:rFonts w:cs="Times New Roman"/>
            </w:rPr>
          </w:rPrChange>
        </w:rPr>
        <w:t xml:space="preserve"> образование </w:t>
      </w:r>
      <w:r w:rsidR="001F26FD" w:rsidRPr="006E6534">
        <w:rPr>
          <w:rFonts w:cs="Times New Roman"/>
          <w:color w:val="000000" w:themeColor="text1"/>
          <w:rPrChange w:id="4170" w:author="N F" w:date="2023-12-05T03:08:00Z">
            <w:rPr>
              <w:rFonts w:cs="Times New Roman"/>
            </w:rPr>
          </w:rPrChange>
        </w:rPr>
        <w:t xml:space="preserve">pEGFR </w:t>
      </w:r>
      <w:r w:rsidR="009E1E65" w:rsidRPr="006E6534">
        <w:rPr>
          <w:rFonts w:cs="Times New Roman"/>
          <w:color w:val="000000" w:themeColor="text1"/>
          <w:rPrChange w:id="4171" w:author="N F" w:date="2023-12-05T03:08:00Z">
            <w:rPr>
              <w:rFonts w:cs="Times New Roman"/>
            </w:rPr>
          </w:rPrChange>
        </w:rPr>
        <w:t xml:space="preserve">в </w:t>
      </w:r>
      <w:r w:rsidR="001F26FD" w:rsidRPr="006E6534">
        <w:rPr>
          <w:rFonts w:cs="Times New Roman"/>
          <w:color w:val="000000" w:themeColor="text1"/>
          <w:rPrChange w:id="4172" w:author="N F" w:date="2023-12-05T03:08:00Z">
            <w:rPr>
              <w:rFonts w:cs="Times New Roman"/>
            </w:rPr>
          </w:rPrChange>
        </w:rPr>
        <w:t>клеточных линиях</w:t>
      </w:r>
      <w:r w:rsidR="004D31F3" w:rsidRPr="006E6534">
        <w:rPr>
          <w:rFonts w:cs="Times New Roman"/>
          <w:color w:val="000000" w:themeColor="text1"/>
          <w:rPrChange w:id="4173" w:author="N F" w:date="2023-12-05T03:08:00Z">
            <w:rPr>
              <w:rFonts w:cs="Times New Roman"/>
            </w:rPr>
          </w:rPrChange>
        </w:rPr>
        <w:t xml:space="preserve">, содержащих ген </w:t>
      </w:r>
      <w:r w:rsidR="004D31F3" w:rsidRPr="006E6534">
        <w:rPr>
          <w:rFonts w:cs="Times New Roman"/>
          <w:color w:val="000000" w:themeColor="text1"/>
          <w:lang w:val="en-US"/>
          <w:rPrChange w:id="4174" w:author="N F" w:date="2023-12-05T03:08:00Z">
            <w:rPr>
              <w:rFonts w:cs="Times New Roman"/>
              <w:lang w:val="en-US"/>
            </w:rPr>
          </w:rPrChange>
        </w:rPr>
        <w:t>EGFR</w:t>
      </w:r>
      <w:r w:rsidR="004D31F3" w:rsidRPr="006E6534">
        <w:rPr>
          <w:rFonts w:cs="Times New Roman"/>
          <w:color w:val="000000" w:themeColor="text1"/>
          <w:rPrChange w:id="4175" w:author="N F" w:date="2023-12-05T03:08:00Z">
            <w:rPr>
              <w:rFonts w:cs="Times New Roman"/>
            </w:rPr>
          </w:rPrChange>
        </w:rPr>
        <w:t xml:space="preserve"> дикого</w:t>
      </w:r>
      <w:r w:rsidR="00136172" w:rsidRPr="006E6534">
        <w:rPr>
          <w:rFonts w:cs="Times New Roman"/>
          <w:color w:val="000000" w:themeColor="text1"/>
          <w:rPrChange w:id="4176" w:author="N F" w:date="2023-12-05T03:08:00Z">
            <w:rPr>
              <w:rFonts w:cs="Times New Roman"/>
            </w:rPr>
          </w:rPrChange>
        </w:rPr>
        <w:t xml:space="preserve"> (</w:t>
      </w:r>
      <w:r w:rsidR="00036D0C" w:rsidRPr="006E6534">
        <w:rPr>
          <w:rFonts w:cs="Times New Roman"/>
          <w:color w:val="000000" w:themeColor="text1"/>
          <w:rPrChange w:id="4177" w:author="N F" w:date="2023-12-05T03:08:00Z">
            <w:rPr>
              <w:rFonts w:cs="Times New Roman"/>
            </w:rPr>
          </w:rPrChange>
        </w:rPr>
        <w:fldChar w:fldCharType="begin"/>
      </w:r>
      <w:r w:rsidR="00036D0C" w:rsidRPr="006E6534">
        <w:rPr>
          <w:rFonts w:cs="Times New Roman"/>
          <w:color w:val="000000" w:themeColor="text1"/>
          <w:rPrChange w:id="4178" w:author="N F" w:date="2023-12-05T03:08:00Z">
            <w:rPr>
              <w:rFonts w:cs="Times New Roman"/>
            </w:rPr>
          </w:rPrChange>
        </w:rPr>
        <w:instrText xml:space="preserve"> REF _Ref115130648 \h </w:instrText>
      </w:r>
      <w:r w:rsidR="00415551" w:rsidRPr="006E6534">
        <w:rPr>
          <w:rFonts w:cs="Times New Roman"/>
          <w:color w:val="000000" w:themeColor="text1"/>
          <w:rPrChange w:id="4179" w:author="N F" w:date="2023-12-05T03:08:00Z">
            <w:rPr>
              <w:rFonts w:cs="Times New Roman"/>
            </w:rPr>
          </w:rPrChange>
        </w:rPr>
        <w:instrText xml:space="preserve"> \* MERGEFORMAT </w:instrText>
      </w:r>
      <w:r w:rsidR="00036D0C" w:rsidRPr="006E6534">
        <w:rPr>
          <w:rFonts w:cs="Times New Roman"/>
          <w:color w:val="000000" w:themeColor="text1"/>
          <w:rPrChange w:id="4180" w:author="N F" w:date="2023-12-05T03:08:00Z">
            <w:rPr>
              <w:rFonts w:cs="Times New Roman"/>
              <w:color w:val="000000" w:themeColor="text1"/>
            </w:rPr>
          </w:rPrChange>
        </w:rPr>
      </w:r>
      <w:r w:rsidR="00036D0C" w:rsidRPr="006E6534">
        <w:rPr>
          <w:rFonts w:cs="Times New Roman"/>
          <w:color w:val="000000" w:themeColor="text1"/>
          <w:rPrChange w:id="4181" w:author="N F" w:date="2023-12-05T03:08:00Z">
            <w:rPr>
              <w:rFonts w:cs="Times New Roman"/>
            </w:rPr>
          </w:rPrChange>
        </w:rPr>
        <w:fldChar w:fldCharType="separate"/>
      </w:r>
      <w:r w:rsidR="004C4CE2" w:rsidRPr="006E6534">
        <w:rPr>
          <w:rFonts w:cs="Times New Roman"/>
          <w:color w:val="000000" w:themeColor="text1"/>
          <w:rPrChange w:id="4182" w:author="N F" w:date="2023-12-05T03:08:00Z">
            <w:rPr>
              <w:rFonts w:cs="Times New Roman"/>
            </w:rPr>
          </w:rPrChange>
        </w:rPr>
        <w:t xml:space="preserve">Рисунок </w:t>
      </w:r>
      <w:r w:rsidR="004C4CE2" w:rsidRPr="006E6534">
        <w:rPr>
          <w:rFonts w:cs="Times New Roman"/>
          <w:noProof/>
          <w:color w:val="000000" w:themeColor="text1"/>
          <w:rPrChange w:id="4183" w:author="N F" w:date="2023-12-05T03:08:00Z">
            <w:rPr>
              <w:rFonts w:cs="Times New Roman"/>
              <w:noProof/>
            </w:rPr>
          </w:rPrChange>
        </w:rPr>
        <w:t>3</w:t>
      </w:r>
      <w:r w:rsidR="004C4CE2" w:rsidRPr="006E6534">
        <w:rPr>
          <w:rFonts w:cs="Times New Roman"/>
          <w:color w:val="000000" w:themeColor="text1"/>
          <w:rPrChange w:id="4184" w:author="N F" w:date="2023-12-05T03:08:00Z">
            <w:rPr>
              <w:rFonts w:cs="Times New Roman"/>
            </w:rPr>
          </w:rPrChange>
        </w:rPr>
        <w:noBreakHyphen/>
      </w:r>
      <w:r w:rsidR="004C4CE2" w:rsidRPr="006E6534">
        <w:rPr>
          <w:rFonts w:cs="Times New Roman"/>
          <w:noProof/>
          <w:color w:val="000000" w:themeColor="text1"/>
          <w:rPrChange w:id="4185" w:author="N F" w:date="2023-12-05T03:08:00Z">
            <w:rPr>
              <w:rFonts w:cs="Times New Roman"/>
              <w:noProof/>
            </w:rPr>
          </w:rPrChange>
        </w:rPr>
        <w:t>1</w:t>
      </w:r>
      <w:r w:rsidR="00036D0C" w:rsidRPr="006E6534">
        <w:rPr>
          <w:rFonts w:cs="Times New Roman"/>
          <w:color w:val="000000" w:themeColor="text1"/>
          <w:rPrChange w:id="4186" w:author="N F" w:date="2023-12-05T03:08:00Z">
            <w:rPr>
              <w:rFonts w:cs="Times New Roman"/>
            </w:rPr>
          </w:rPrChange>
        </w:rPr>
        <w:fldChar w:fldCharType="end"/>
      </w:r>
      <w:r w:rsidR="00136172" w:rsidRPr="006E6534">
        <w:rPr>
          <w:rFonts w:cs="Times New Roman"/>
          <w:color w:val="000000" w:themeColor="text1"/>
          <w:rPrChange w:id="4187" w:author="N F" w:date="2023-12-05T03:08:00Z">
            <w:rPr>
              <w:rFonts w:cs="Times New Roman"/>
            </w:rPr>
          </w:rPrChange>
        </w:rPr>
        <w:t>)</w:t>
      </w:r>
      <w:r w:rsidR="004D31F3" w:rsidRPr="006E6534">
        <w:rPr>
          <w:rFonts w:cs="Times New Roman"/>
          <w:color w:val="000000" w:themeColor="text1"/>
          <w:rPrChange w:id="4188" w:author="N F" w:date="2023-12-05T03:08:00Z">
            <w:rPr>
              <w:rFonts w:cs="Times New Roman"/>
            </w:rPr>
          </w:rPrChange>
        </w:rPr>
        <w:t xml:space="preserve"> или </w:t>
      </w:r>
      <w:r w:rsidR="00F13347" w:rsidRPr="006E6534">
        <w:rPr>
          <w:rFonts w:cs="Times New Roman"/>
          <w:color w:val="000000" w:themeColor="text1"/>
          <w:rPrChange w:id="4189" w:author="N F" w:date="2023-12-05T03:08:00Z">
            <w:rPr>
              <w:rFonts w:cs="Times New Roman"/>
            </w:rPr>
          </w:rPrChange>
        </w:rPr>
        <w:t>мутантного типа</w:t>
      </w:r>
      <w:r w:rsidR="004C4CE2" w:rsidRPr="006E6534">
        <w:rPr>
          <w:rFonts w:cs="Times New Roman"/>
          <w:color w:val="000000" w:themeColor="text1"/>
          <w:rPrChange w:id="4190" w:author="N F" w:date="2023-12-05T03:08:00Z">
            <w:rPr>
              <w:rFonts w:cs="Times New Roman"/>
            </w:rPr>
          </w:rPrChange>
        </w:rPr>
        <w:t xml:space="preserve"> </w:t>
      </w:r>
      <w:r w:rsidR="00DF15E3" w:rsidRPr="006E6534">
        <w:rPr>
          <w:rFonts w:cs="Times New Roman"/>
          <w:color w:val="000000" w:themeColor="text1"/>
          <w:rPrChange w:id="4191" w:author="N F" w:date="2023-12-05T03:08:00Z">
            <w:rPr>
              <w:rFonts w:cs="Times New Roman"/>
            </w:rPr>
          </w:rPrChange>
        </w:rPr>
        <w:t>(Рисунки</w:t>
      </w:r>
      <w:r w:rsidR="004C4CE2" w:rsidRPr="006E6534">
        <w:rPr>
          <w:rFonts w:cs="Times New Roman"/>
          <w:color w:val="000000" w:themeColor="text1"/>
          <w:rPrChange w:id="4192" w:author="N F" w:date="2023-12-05T03:08:00Z">
            <w:rPr>
              <w:rFonts w:cs="Times New Roman"/>
            </w:rPr>
          </w:rPrChange>
        </w:rPr>
        <w:t xml:space="preserve"> </w:t>
      </w:r>
      <w:r w:rsidR="00592A94" w:rsidRPr="006E6534">
        <w:rPr>
          <w:rFonts w:cs="Times New Roman"/>
          <w:color w:val="000000" w:themeColor="text1"/>
          <w:rPrChange w:id="4193" w:author="N F" w:date="2023-12-05T03:08:00Z">
            <w:rPr>
              <w:rFonts w:cs="Times New Roman"/>
            </w:rPr>
          </w:rPrChange>
        </w:rPr>
        <w:t>3-2</w:t>
      </w:r>
      <w:r w:rsidR="000A2B43" w:rsidRPr="006E6534">
        <w:rPr>
          <w:rFonts w:cs="Times New Roman"/>
          <w:color w:val="000000" w:themeColor="text1"/>
          <w:rPrChange w:id="4194" w:author="N F" w:date="2023-12-05T03:08:00Z">
            <w:rPr>
              <w:rFonts w:cs="Times New Roman"/>
            </w:rPr>
          </w:rPrChange>
        </w:rPr>
        <w:t xml:space="preserve"> и </w:t>
      </w:r>
      <w:r w:rsidR="00592A94" w:rsidRPr="006E6534">
        <w:rPr>
          <w:rFonts w:cs="Times New Roman"/>
          <w:color w:val="000000" w:themeColor="text1"/>
          <w:rPrChange w:id="4195" w:author="N F" w:date="2023-12-05T03:08:00Z">
            <w:rPr>
              <w:rFonts w:cs="Times New Roman"/>
            </w:rPr>
          </w:rPrChange>
        </w:rPr>
        <w:t>3-3</w:t>
      </w:r>
      <w:r w:rsidR="00DF15E3" w:rsidRPr="006E6534">
        <w:rPr>
          <w:rFonts w:cs="Times New Roman"/>
          <w:color w:val="000000" w:themeColor="text1"/>
          <w:rPrChange w:id="4196" w:author="N F" w:date="2023-12-05T03:08:00Z">
            <w:rPr>
              <w:rFonts w:cs="Times New Roman"/>
            </w:rPr>
          </w:rPrChange>
        </w:rPr>
        <w:t>)</w:t>
      </w:r>
      <w:r w:rsidR="00F13347" w:rsidRPr="006E6534">
        <w:rPr>
          <w:rFonts w:cs="Times New Roman"/>
          <w:color w:val="000000" w:themeColor="text1"/>
          <w:rPrChange w:id="4197" w:author="N F" w:date="2023-12-05T03:08:00Z">
            <w:rPr>
              <w:rFonts w:cs="Times New Roman"/>
            </w:rPr>
          </w:rPrChange>
        </w:rPr>
        <w:t>.</w:t>
      </w:r>
      <w:r w:rsidR="001F26FD" w:rsidRPr="006E6534">
        <w:rPr>
          <w:rFonts w:cs="Times New Roman"/>
          <w:color w:val="000000" w:themeColor="text1"/>
          <w:rPrChange w:id="4198" w:author="N F" w:date="2023-12-05T03:08:00Z">
            <w:rPr>
              <w:rFonts w:cs="Times New Roman"/>
            </w:rPr>
          </w:rPrChange>
        </w:rPr>
        <w:t xml:space="preserve"> </w:t>
      </w:r>
      <w:r w:rsidR="00F13347" w:rsidRPr="006E6534">
        <w:rPr>
          <w:rFonts w:cs="Times New Roman"/>
          <w:color w:val="000000" w:themeColor="text1"/>
          <w:rPrChange w:id="4199" w:author="N F" w:date="2023-12-05T03:08:00Z">
            <w:rPr>
              <w:rFonts w:cs="Times New Roman"/>
            </w:rPr>
          </w:rPrChange>
        </w:rPr>
        <w:t>Проводили оценку зависимости данного эффекта осимертиниба от времени</w:t>
      </w:r>
      <w:r w:rsidR="001F26FD" w:rsidRPr="006E6534">
        <w:rPr>
          <w:rFonts w:cs="Times New Roman"/>
          <w:color w:val="000000" w:themeColor="text1"/>
          <w:rPrChange w:id="4200" w:author="N F" w:date="2023-12-05T03:08:00Z">
            <w:rPr>
              <w:rFonts w:cs="Times New Roman"/>
            </w:rPr>
          </w:rPrChange>
        </w:rPr>
        <w:t xml:space="preserve">. </w:t>
      </w:r>
      <w:r w:rsidR="00F13347" w:rsidRPr="006E6534">
        <w:rPr>
          <w:rFonts w:cs="Times New Roman"/>
          <w:color w:val="000000" w:themeColor="text1"/>
          <w:rPrChange w:id="4201" w:author="N F" w:date="2023-12-05T03:08:00Z">
            <w:rPr>
              <w:rFonts w:cs="Times New Roman"/>
            </w:rPr>
          </w:rPrChange>
        </w:rPr>
        <w:t xml:space="preserve">Дополнительно </w:t>
      </w:r>
      <w:del w:id="4202" w:author="Barshadskaya, Yuliya" w:date="2024-01-13T18:56:00Z">
        <w:r w:rsidR="00F13347" w:rsidRPr="006E6534" w:rsidDel="00527FD0">
          <w:rPr>
            <w:rFonts w:cs="Times New Roman"/>
            <w:color w:val="000000" w:themeColor="text1"/>
            <w:rPrChange w:id="4203" w:author="N F" w:date="2023-12-05T03:08:00Z">
              <w:rPr>
                <w:rFonts w:cs="Times New Roman"/>
              </w:rPr>
            </w:rPrChange>
          </w:rPr>
          <w:delText xml:space="preserve">сравнили </w:delText>
        </w:r>
      </w:del>
      <w:ins w:id="4204" w:author="Barshadskaya, Yuliya" w:date="2024-01-13T18:56:00Z">
        <w:r w:rsidRPr="006E6534">
          <w:rPr>
            <w:rFonts w:cs="Times New Roman"/>
            <w:color w:val="000000" w:themeColor="text1"/>
            <w:rPrChange w:id="4205" w:author="N F" w:date="2023-12-05T03:08:00Z">
              <w:rPr>
                <w:rFonts w:cs="Times New Roman"/>
              </w:rPr>
            </w:rPrChange>
          </w:rPr>
          <w:t>сравни</w:t>
        </w:r>
        <w:r>
          <w:rPr>
            <w:rFonts w:cs="Times New Roman"/>
            <w:color w:val="000000" w:themeColor="text1"/>
          </w:rPr>
          <w:t>вали</w:t>
        </w:r>
        <w:r w:rsidRPr="006E6534">
          <w:rPr>
            <w:rFonts w:cs="Times New Roman"/>
            <w:color w:val="000000" w:themeColor="text1"/>
            <w:rPrChange w:id="4206" w:author="N F" w:date="2023-12-05T03:08:00Z">
              <w:rPr>
                <w:rFonts w:cs="Times New Roman"/>
              </w:rPr>
            </w:rPrChange>
          </w:rPr>
          <w:t xml:space="preserve"> </w:t>
        </w:r>
      </w:ins>
      <w:r w:rsidR="001F26FD" w:rsidRPr="006E6534">
        <w:rPr>
          <w:rFonts w:cs="Times New Roman"/>
          <w:color w:val="000000" w:themeColor="text1"/>
          <w:rPrChange w:id="4207" w:author="N F" w:date="2023-12-05T03:08:00Z">
            <w:rPr>
              <w:rFonts w:cs="Times New Roman"/>
            </w:rPr>
          </w:rPrChange>
        </w:rPr>
        <w:t xml:space="preserve">активность </w:t>
      </w:r>
      <w:r w:rsidR="00F13347" w:rsidRPr="006E6534">
        <w:rPr>
          <w:rFonts w:cs="Times New Roman"/>
          <w:color w:val="000000" w:themeColor="text1"/>
          <w:rPrChange w:id="4208" w:author="N F" w:date="2023-12-05T03:08:00Z">
            <w:rPr>
              <w:rFonts w:cs="Times New Roman"/>
            </w:rPr>
          </w:rPrChange>
        </w:rPr>
        <w:t xml:space="preserve">осимертиниба </w:t>
      </w:r>
      <w:r w:rsidR="009A1FD4" w:rsidRPr="006E6534">
        <w:rPr>
          <w:rFonts w:cs="Times New Roman"/>
          <w:color w:val="000000" w:themeColor="text1"/>
          <w:rPrChange w:id="4209" w:author="N F" w:date="2023-12-05T03:08:00Z">
            <w:rPr>
              <w:rFonts w:cs="Times New Roman"/>
            </w:rPr>
          </w:rPrChange>
        </w:rPr>
        <w:t>относительно</w:t>
      </w:r>
      <w:r w:rsidR="001F26FD" w:rsidRPr="006E6534">
        <w:rPr>
          <w:rFonts w:cs="Times New Roman"/>
          <w:color w:val="000000" w:themeColor="text1"/>
          <w:rPrChange w:id="4210" w:author="N F" w:date="2023-12-05T03:08:00Z">
            <w:rPr>
              <w:rFonts w:cs="Times New Roman"/>
            </w:rPr>
          </w:rPrChange>
        </w:rPr>
        <w:t xml:space="preserve"> други</w:t>
      </w:r>
      <w:r w:rsidR="009A1FD4" w:rsidRPr="006E6534">
        <w:rPr>
          <w:rFonts w:cs="Times New Roman"/>
          <w:color w:val="000000" w:themeColor="text1"/>
          <w:rPrChange w:id="4211" w:author="N F" w:date="2023-12-05T03:08:00Z">
            <w:rPr>
              <w:rFonts w:cs="Times New Roman"/>
            </w:rPr>
          </w:rPrChange>
        </w:rPr>
        <w:t>х</w:t>
      </w:r>
      <w:r w:rsidR="001F26FD" w:rsidRPr="006E6534">
        <w:rPr>
          <w:rFonts w:cs="Times New Roman"/>
          <w:color w:val="000000" w:themeColor="text1"/>
          <w:rPrChange w:id="4212" w:author="N F" w:date="2023-12-05T03:08:00Z">
            <w:rPr>
              <w:rFonts w:cs="Times New Roman"/>
            </w:rPr>
          </w:rPrChange>
        </w:rPr>
        <w:t xml:space="preserve"> ингибитор</w:t>
      </w:r>
      <w:r w:rsidR="009A1FD4" w:rsidRPr="006E6534">
        <w:rPr>
          <w:rFonts w:cs="Times New Roman"/>
          <w:color w:val="000000" w:themeColor="text1"/>
          <w:rPrChange w:id="4213" w:author="N F" w:date="2023-12-05T03:08:00Z">
            <w:rPr>
              <w:rFonts w:cs="Times New Roman"/>
            </w:rPr>
          </w:rPrChange>
        </w:rPr>
        <w:t>ов</w:t>
      </w:r>
      <w:r w:rsidR="001F26FD" w:rsidRPr="006E6534">
        <w:rPr>
          <w:rFonts w:cs="Times New Roman"/>
          <w:color w:val="000000" w:themeColor="text1"/>
          <w:rPrChange w:id="4214" w:author="N F" w:date="2023-12-05T03:08:00Z">
            <w:rPr>
              <w:rFonts w:cs="Times New Roman"/>
            </w:rPr>
          </w:rPrChange>
        </w:rPr>
        <w:t xml:space="preserve"> EGFR.</w:t>
      </w:r>
      <w:r w:rsidR="00D5791C" w:rsidRPr="006E6534">
        <w:rPr>
          <w:rFonts w:cs="Times New Roman"/>
          <w:color w:val="000000" w:themeColor="text1"/>
          <w:rPrChange w:id="4215" w:author="N F" w:date="2023-12-05T03:08:00Z">
            <w:rPr>
              <w:rFonts w:cs="Times New Roman"/>
            </w:rPr>
          </w:rPrChange>
        </w:rPr>
        <w:t xml:space="preserve"> </w:t>
      </w:r>
      <w:r w:rsidR="00A33293" w:rsidRPr="006E6534">
        <w:rPr>
          <w:rFonts w:cs="Times New Roman"/>
          <w:color w:val="000000" w:themeColor="text1"/>
          <w:rPrChange w:id="4216" w:author="N F" w:date="2023-12-05T03:08:00Z">
            <w:rPr>
              <w:rFonts w:cs="Times New Roman"/>
            </w:rPr>
          </w:rPrChange>
        </w:rPr>
        <w:t>Установили, что</w:t>
      </w:r>
      <w:r w:rsidR="00D755A4" w:rsidRPr="006E6534">
        <w:rPr>
          <w:rFonts w:cs="Times New Roman"/>
          <w:color w:val="000000" w:themeColor="text1"/>
          <w:rPrChange w:id="4217" w:author="N F" w:date="2023-12-05T03:08:00Z">
            <w:rPr>
              <w:rFonts w:cs="Times New Roman"/>
            </w:rPr>
          </w:rPrChange>
        </w:rPr>
        <w:t xml:space="preserve"> IC</w:t>
      </w:r>
      <w:r w:rsidR="00D755A4" w:rsidRPr="006E6534">
        <w:rPr>
          <w:rFonts w:cs="Times New Roman"/>
          <w:color w:val="000000" w:themeColor="text1"/>
          <w:vertAlign w:val="subscript"/>
          <w:rPrChange w:id="4218" w:author="N F" w:date="2023-12-05T03:08:00Z">
            <w:rPr>
              <w:rFonts w:cs="Times New Roman"/>
              <w:vertAlign w:val="subscript"/>
            </w:rPr>
          </w:rPrChange>
        </w:rPr>
        <w:t>50</w:t>
      </w:r>
      <w:r w:rsidR="00164EC1" w:rsidRPr="006E6534">
        <w:rPr>
          <w:rFonts w:cs="Times New Roman"/>
          <w:color w:val="000000" w:themeColor="text1"/>
          <w:rPrChange w:id="4219" w:author="N F" w:date="2023-12-05T03:08:00Z">
            <w:rPr>
              <w:rFonts w:cs="Times New Roman"/>
            </w:rPr>
          </w:rPrChange>
        </w:rPr>
        <w:t xml:space="preserve"> </w:t>
      </w:r>
      <w:r w:rsidR="00D755A4" w:rsidRPr="006E6534">
        <w:rPr>
          <w:rFonts w:cs="Times New Roman"/>
          <w:color w:val="000000" w:themeColor="text1"/>
          <w:rPrChange w:id="4220" w:author="N F" w:date="2023-12-05T03:08:00Z">
            <w:rPr>
              <w:rFonts w:cs="Times New Roman"/>
            </w:rPr>
          </w:rPrChange>
        </w:rPr>
        <w:t>образования pEGFR зависела от времени. Максимальное ингибирование достигалось после инкубационного периода приблизительно 8</w:t>
      </w:r>
      <w:r w:rsidR="00F51212" w:rsidRPr="006E6534">
        <w:rPr>
          <w:rFonts w:cs="Times New Roman"/>
          <w:color w:val="000000" w:themeColor="text1"/>
          <w:rPrChange w:id="4221" w:author="N F" w:date="2023-12-05T03:08:00Z">
            <w:rPr>
              <w:rFonts w:cs="Times New Roman"/>
            </w:rPr>
          </w:rPrChange>
        </w:rPr>
        <w:t>–</w:t>
      </w:r>
      <w:r w:rsidR="00D755A4" w:rsidRPr="006E6534">
        <w:rPr>
          <w:rFonts w:cs="Times New Roman"/>
          <w:color w:val="000000" w:themeColor="text1"/>
          <w:rPrChange w:id="4222" w:author="N F" w:date="2023-12-05T03:08:00Z">
            <w:rPr>
              <w:rFonts w:cs="Times New Roman"/>
            </w:rPr>
          </w:rPrChange>
        </w:rPr>
        <w:t>10 ч</w:t>
      </w:r>
      <w:r w:rsidR="00470C7E" w:rsidRPr="006E6534">
        <w:rPr>
          <w:rFonts w:cs="Times New Roman"/>
          <w:color w:val="000000" w:themeColor="text1"/>
          <w:rPrChange w:id="4223" w:author="N F" w:date="2023-12-05T03:08:00Z">
            <w:rPr>
              <w:rFonts w:cs="Times New Roman"/>
            </w:rPr>
          </w:rPrChange>
        </w:rPr>
        <w:t xml:space="preserve"> </w:t>
      </w:r>
      <w:r w:rsidR="00470C7E" w:rsidRPr="006E6534">
        <w:rPr>
          <w:rFonts w:cs="Times New Roman"/>
          <w:color w:val="000000" w:themeColor="text1"/>
          <w:lang w:val="en-US"/>
          <w:rPrChange w:id="4224" w:author="N F" w:date="2023-12-05T03:08:00Z">
            <w:rPr>
              <w:rFonts w:cs="Times New Roman"/>
              <w:lang w:val="en-US"/>
            </w:rPr>
          </w:rPrChange>
        </w:rPr>
        <w:fldChar w:fldCharType="begin"/>
      </w:r>
      <w:r w:rsidR="00470C7E" w:rsidRPr="006E6534">
        <w:rPr>
          <w:rFonts w:cs="Times New Roman"/>
          <w:color w:val="000000" w:themeColor="text1"/>
          <w:rPrChange w:id="4225" w:author="N F" w:date="2023-12-05T03:08:00Z">
            <w:rPr>
              <w:rFonts w:cs="Times New Roman"/>
            </w:rPr>
          </w:rPrChange>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470C7E" w:rsidRPr="006E6534">
        <w:rPr>
          <w:rFonts w:cs="Times New Roman"/>
          <w:color w:val="000000" w:themeColor="text1"/>
          <w:lang w:val="en-US"/>
          <w:rPrChange w:id="4226" w:author="N F" w:date="2023-12-05T03:08:00Z">
            <w:rPr>
              <w:rFonts w:cs="Times New Roman"/>
              <w:lang w:val="en-US"/>
            </w:rPr>
          </w:rPrChange>
        </w:rPr>
        <w:fldChar w:fldCharType="separate"/>
      </w:r>
      <w:ins w:id="4227" w:author="Barshadskaya, Yuliya" w:date="2024-01-13T18:56:00Z">
        <w:r w:rsidRPr="0018315E">
          <w:rPr>
            <w:rFonts w:cs="Times New Roman"/>
            <w:color w:val="000000" w:themeColor="text1"/>
          </w:rPr>
          <w:t>[</w:t>
        </w:r>
      </w:ins>
      <w:del w:id="4228" w:author="Barshadskaya, Yuliya" w:date="2024-01-13T18:56:00Z">
        <w:r w:rsidR="00470C7E" w:rsidRPr="006E6534" w:rsidDel="00527FD0">
          <w:rPr>
            <w:rFonts w:cs="Times New Roman"/>
            <w:color w:val="000000" w:themeColor="text1"/>
            <w:rPrChange w:id="4229" w:author="N F" w:date="2023-12-05T03:08:00Z">
              <w:rPr>
                <w:rFonts w:cs="Times New Roman"/>
              </w:rPr>
            </w:rPrChange>
          </w:rPr>
          <w:delText>(</w:delText>
        </w:r>
      </w:del>
      <w:del w:id="4230" w:author="Barshadskaya, Yuliya" w:date="2024-02-22T23:37:00Z">
        <w:r w:rsidR="00470C7E" w:rsidRPr="006E6534" w:rsidDel="00B8644E">
          <w:rPr>
            <w:rFonts w:cs="Times New Roman"/>
            <w:color w:val="000000" w:themeColor="text1"/>
            <w:rPrChange w:id="4231" w:author="N F" w:date="2023-12-05T03:08:00Z">
              <w:rPr>
                <w:rFonts w:cs="Times New Roman"/>
              </w:rPr>
            </w:rPrChange>
          </w:rPr>
          <w:delText>6</w:delText>
        </w:r>
      </w:del>
      <w:ins w:id="4232" w:author="Barshadskaya, Yuliya" w:date="2024-02-22T23:37:00Z">
        <w:r w:rsidR="00B8644E">
          <w:rPr>
            <w:rFonts w:cs="Times New Roman"/>
            <w:color w:val="000000" w:themeColor="text1"/>
          </w:rPr>
          <w:t>1</w:t>
        </w:r>
      </w:ins>
      <w:ins w:id="4233" w:author="Barshadskaya, Yuliya" w:date="2024-01-13T18:57:00Z">
        <w:r w:rsidRPr="00DD38F1">
          <w:rPr>
            <w:rFonts w:cs="Times New Roman"/>
            <w:color w:val="000000" w:themeColor="text1"/>
          </w:rPr>
          <w:t>]</w:t>
        </w:r>
      </w:ins>
      <w:del w:id="4234" w:author="Barshadskaya, Yuliya" w:date="2024-01-13T18:57:00Z">
        <w:r w:rsidR="00470C7E" w:rsidRPr="006E6534" w:rsidDel="00527FD0">
          <w:rPr>
            <w:rFonts w:cs="Times New Roman"/>
            <w:color w:val="000000" w:themeColor="text1"/>
            <w:rPrChange w:id="4235" w:author="N F" w:date="2023-12-05T03:08:00Z">
              <w:rPr>
                <w:rFonts w:cs="Times New Roman"/>
              </w:rPr>
            </w:rPrChange>
          </w:rPr>
          <w:delText>)</w:delText>
        </w:r>
      </w:del>
      <w:r w:rsidR="00470C7E" w:rsidRPr="006E6534">
        <w:rPr>
          <w:rFonts w:cs="Times New Roman"/>
          <w:color w:val="000000" w:themeColor="text1"/>
          <w:lang w:val="en-US"/>
          <w:rPrChange w:id="4236" w:author="N F" w:date="2023-12-05T03:08:00Z">
            <w:rPr>
              <w:rFonts w:cs="Times New Roman"/>
              <w:lang w:val="en-US"/>
            </w:rPr>
          </w:rPrChange>
        </w:rPr>
        <w:fldChar w:fldCharType="end"/>
      </w:r>
      <w:r w:rsidR="00D755A4" w:rsidRPr="006E6534">
        <w:rPr>
          <w:rFonts w:cs="Times New Roman"/>
          <w:color w:val="000000" w:themeColor="text1"/>
          <w:rPrChange w:id="4237" w:author="N F" w:date="2023-12-05T03:08:00Z">
            <w:rPr>
              <w:rFonts w:cs="Times New Roman"/>
            </w:rPr>
          </w:rPrChange>
        </w:rPr>
        <w:t>.</w:t>
      </w:r>
    </w:p>
    <w:p w14:paraId="239B5E87" w14:textId="310A9CC4" w:rsidR="00F334FE" w:rsidRPr="00527FD0" w:rsidRDefault="00F334FE" w:rsidP="00527FD0">
      <w:pPr>
        <w:pStyle w:val="a3"/>
        <w:spacing w:after="0"/>
        <w:rPr>
          <w:moveTo w:id="4238" w:author="N F" w:date="2023-08-03T18:42:00Z"/>
        </w:rPr>
      </w:pPr>
      <w:bookmarkStart w:id="4239" w:name="_Ref115130648"/>
      <w:moveToRangeStart w:id="4240" w:author="N F" w:date="2023-08-03T18:42:00Z" w:name="move141980537"/>
      <w:moveTo w:id="4241" w:author="N F" w:date="2023-08-03T18:42:00Z">
        <w:r w:rsidRPr="00527FD0">
          <w:rPr>
            <w:b/>
            <w:rPrChange w:id="4242" w:author="Barshadskaya, Yuliya" w:date="2024-01-13T18:57:00Z">
              <w:rPr/>
            </w:rPrChange>
          </w:rPr>
          <w:t xml:space="preserve">Рисунок </w:t>
        </w:r>
        <w:r w:rsidRPr="00527FD0">
          <w:rPr>
            <w:b/>
            <w:rPrChange w:id="4243" w:author="Barshadskaya, Yuliya" w:date="2024-01-13T18:57:00Z">
              <w:rPr/>
            </w:rPrChange>
          </w:rPr>
          <w:fldChar w:fldCharType="begin"/>
        </w:r>
        <w:r w:rsidRPr="00527FD0">
          <w:rPr>
            <w:b/>
            <w:rPrChange w:id="4244" w:author="Barshadskaya, Yuliya" w:date="2024-01-13T18:57:00Z">
              <w:rPr/>
            </w:rPrChange>
          </w:rPr>
          <w:instrText xml:space="preserve"> STYLEREF 1 \s </w:instrText>
        </w:r>
        <w:r w:rsidRPr="00527FD0">
          <w:rPr>
            <w:b/>
            <w:rPrChange w:id="4245" w:author="Barshadskaya, Yuliya" w:date="2024-01-13T18:57:00Z">
              <w:rPr>
                <w:noProof/>
              </w:rPr>
            </w:rPrChange>
          </w:rPr>
          <w:fldChar w:fldCharType="separate"/>
        </w:r>
        <w:r w:rsidRPr="00527FD0">
          <w:rPr>
            <w:b/>
            <w:noProof/>
            <w:rPrChange w:id="4246" w:author="Barshadskaya, Yuliya" w:date="2024-01-13T18:57:00Z">
              <w:rPr>
                <w:noProof/>
              </w:rPr>
            </w:rPrChange>
          </w:rPr>
          <w:t>3</w:t>
        </w:r>
        <w:r w:rsidRPr="00527FD0">
          <w:rPr>
            <w:b/>
            <w:noProof/>
            <w:rPrChange w:id="4247" w:author="Barshadskaya, Yuliya" w:date="2024-01-13T18:57:00Z">
              <w:rPr>
                <w:noProof/>
              </w:rPr>
            </w:rPrChange>
          </w:rPr>
          <w:fldChar w:fldCharType="end"/>
        </w:r>
        <w:r w:rsidRPr="00527FD0">
          <w:rPr>
            <w:b/>
            <w:rPrChange w:id="4248" w:author="Barshadskaya, Yuliya" w:date="2024-01-13T18:57:00Z">
              <w:rPr/>
            </w:rPrChange>
          </w:rPr>
          <w:noBreakHyphen/>
        </w:r>
        <w:r w:rsidRPr="00527FD0">
          <w:rPr>
            <w:b/>
            <w:rPrChange w:id="4249" w:author="Barshadskaya, Yuliya" w:date="2024-01-13T18:57:00Z">
              <w:rPr/>
            </w:rPrChange>
          </w:rPr>
          <w:fldChar w:fldCharType="begin"/>
        </w:r>
        <w:r w:rsidRPr="00527FD0">
          <w:rPr>
            <w:b/>
            <w:rPrChange w:id="4250" w:author="Barshadskaya, Yuliya" w:date="2024-01-13T18:57:00Z">
              <w:rPr/>
            </w:rPrChange>
          </w:rPr>
          <w:instrText xml:space="preserve"> SEQ Рисунок \* ARABIC \s 1 </w:instrText>
        </w:r>
        <w:r w:rsidRPr="00527FD0">
          <w:rPr>
            <w:b/>
            <w:rPrChange w:id="4251" w:author="Barshadskaya, Yuliya" w:date="2024-01-13T18:57:00Z">
              <w:rPr>
                <w:noProof/>
              </w:rPr>
            </w:rPrChange>
          </w:rPr>
          <w:fldChar w:fldCharType="separate"/>
        </w:r>
        <w:r w:rsidRPr="00527FD0">
          <w:rPr>
            <w:b/>
            <w:noProof/>
            <w:rPrChange w:id="4252" w:author="Barshadskaya, Yuliya" w:date="2024-01-13T18:57:00Z">
              <w:rPr>
                <w:noProof/>
              </w:rPr>
            </w:rPrChange>
          </w:rPr>
          <w:t>1</w:t>
        </w:r>
        <w:r w:rsidRPr="00527FD0">
          <w:rPr>
            <w:b/>
            <w:noProof/>
            <w:rPrChange w:id="4253" w:author="Barshadskaya, Yuliya" w:date="2024-01-13T18:57:00Z">
              <w:rPr>
                <w:noProof/>
              </w:rPr>
            </w:rPrChange>
          </w:rPr>
          <w:fldChar w:fldCharType="end"/>
        </w:r>
      </w:moveTo>
      <w:bookmarkEnd w:id="4239"/>
      <w:ins w:id="4254" w:author="Barshadskaya, Yuliya" w:date="2024-01-13T18:57:00Z">
        <w:r w:rsidR="00527FD0" w:rsidRPr="00527FD0">
          <w:rPr>
            <w:b/>
            <w:noProof/>
            <w:rPrChange w:id="4255" w:author="Barshadskaya, Yuliya" w:date="2024-01-13T18:57:00Z">
              <w:rPr>
                <w:noProof/>
              </w:rPr>
            </w:rPrChange>
          </w:rPr>
          <w:t>.</w:t>
        </w:r>
      </w:ins>
      <w:moveTo w:id="4256" w:author="N F" w:date="2023-08-03T18:42:00Z">
        <w:r w:rsidRPr="00527FD0">
          <w:t xml:space="preserve"> Зависимость медианной ингибирующей концентрации осимертиниба (</w:t>
        </w:r>
        <w:r w:rsidRPr="00527FD0">
          <w:rPr>
            <w:lang w:val="en-US"/>
          </w:rPr>
          <w:t>AZD</w:t>
        </w:r>
        <w:r w:rsidRPr="00452D3C">
          <w:t>9291) и его метаб</w:t>
        </w:r>
        <w:r w:rsidRPr="008A1743">
          <w:t>олита (</w:t>
        </w:r>
        <w:r w:rsidRPr="008A1743">
          <w:rPr>
            <w:lang w:val="en-US"/>
          </w:rPr>
          <w:t>AZ</w:t>
        </w:r>
        <w:r w:rsidRPr="008A1743">
          <w:t xml:space="preserve">5104) от времени в отношении подавления образования фосфорилированной формы </w:t>
        </w:r>
        <w:r w:rsidRPr="008A1743">
          <w:rPr>
            <w:lang w:val="en-US"/>
          </w:rPr>
          <w:t>EGFR</w:t>
        </w:r>
        <w:r w:rsidRPr="008A1743">
          <w:t xml:space="preserve"> в клетках линии </w:t>
        </w:r>
        <w:r w:rsidRPr="008A1743">
          <w:rPr>
            <w:lang w:val="en-US"/>
          </w:rPr>
          <w:t>NCI</w:t>
        </w:r>
        <w:r w:rsidRPr="008A1743">
          <w:t xml:space="preserve"> </w:t>
        </w:r>
        <w:r w:rsidRPr="008D162B">
          <w:rPr>
            <w:lang w:val="en-US"/>
          </w:rPr>
          <w:t>H</w:t>
        </w:r>
        <w:r w:rsidRPr="008D162B">
          <w:t xml:space="preserve">1975 с мутациями </w:t>
        </w:r>
        <w:r w:rsidRPr="008D162B">
          <w:rPr>
            <w:lang w:val="en-US"/>
          </w:rPr>
          <w:t>L</w:t>
        </w:r>
        <w:r w:rsidRPr="008D162B">
          <w:t>858</w:t>
        </w:r>
        <w:r w:rsidRPr="008D162B">
          <w:rPr>
            <w:lang w:val="en-US"/>
          </w:rPr>
          <w:t>R</w:t>
        </w:r>
        <w:r w:rsidRPr="00527FD0">
          <w:t xml:space="preserve"> и </w:t>
        </w:r>
        <w:r w:rsidRPr="00527FD0">
          <w:rPr>
            <w:lang w:val="en-US"/>
          </w:rPr>
          <w:t>T</w:t>
        </w:r>
        <w:r w:rsidRPr="00527FD0">
          <w:t>790</w:t>
        </w:r>
        <w:r w:rsidRPr="00527FD0">
          <w:rPr>
            <w:lang w:val="en-US"/>
          </w:rPr>
          <w:t>M</w:t>
        </w:r>
      </w:moveTo>
      <w:ins w:id="4257" w:author="N F" w:date="2023-08-03T18:43:00Z">
        <w:r w:rsidRPr="00527FD0">
          <w:t xml:space="preserve">. </w:t>
        </w:r>
      </w:ins>
      <w:moveTo w:id="4258" w:author="N F" w:date="2023-08-03T18:42:00Z">
        <w:del w:id="4259" w:author="N F" w:date="2023-08-03T18:43:00Z">
          <w:r w:rsidRPr="00527FD0" w:rsidDel="00F334FE">
            <w:delText xml:space="preserve"> </w:delText>
          </w:r>
        </w:del>
        <w:del w:id="4260" w:author="N F" w:date="2023-08-03T18:42:00Z">
          <w:r w:rsidRPr="004A73C2" w:rsidDel="00F334FE">
            <w:rPr>
              <w:lang w:val="en-US"/>
            </w:rPr>
            <w:fldChar w:fldCharType="begin"/>
          </w:r>
          <w:r w:rsidRPr="00527FD0" w:rsidDel="00F334FE">
            <w:del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delInstrText>
          </w:r>
          <w:r w:rsidRPr="004A73C2" w:rsidDel="00F334FE">
            <w:rPr>
              <w:lang w:val="en-US"/>
            </w:rPr>
            <w:fldChar w:fldCharType="separate"/>
          </w:r>
          <w:r w:rsidRPr="004A73C2" w:rsidDel="00F334FE">
            <w:delText>(6)</w:delText>
          </w:r>
          <w:r w:rsidRPr="004A73C2" w:rsidDel="00F334FE">
            <w:rPr>
              <w:lang w:val="en-US"/>
            </w:rPr>
            <w:fldChar w:fldCharType="end"/>
          </w:r>
        </w:del>
      </w:moveTo>
    </w:p>
    <w:moveToRangeEnd w:id="4240"/>
    <w:p w14:paraId="05CD76E2" w14:textId="77777777" w:rsidR="00F334FE" w:rsidRPr="006E6534" w:rsidRDefault="00F334FE">
      <w:pPr>
        <w:spacing w:line="240" w:lineRule="auto"/>
        <w:rPr>
          <w:rFonts w:cs="Times New Roman"/>
          <w:color w:val="000000" w:themeColor="text1"/>
          <w:rPrChange w:id="4261" w:author="N F" w:date="2023-12-05T03:08:00Z">
            <w:rPr>
              <w:rFonts w:cs="Times New Roman"/>
            </w:rPr>
          </w:rPrChange>
        </w:rPr>
        <w:pPrChange w:id="4262" w:author="N F" w:date="2023-08-06T15:38:00Z">
          <w:pPr/>
        </w:pPrChange>
      </w:pPr>
    </w:p>
    <w:p w14:paraId="4F4AD798" w14:textId="05D084DC" w:rsidR="00F51212" w:rsidRPr="006E6534" w:rsidRDefault="00470C7E">
      <w:pPr>
        <w:spacing w:line="240" w:lineRule="auto"/>
        <w:ind w:firstLine="0"/>
        <w:jc w:val="center"/>
        <w:rPr>
          <w:rFonts w:cs="Times New Roman"/>
          <w:color w:val="000000" w:themeColor="text1"/>
          <w:rPrChange w:id="4263" w:author="N F" w:date="2023-12-05T03:08:00Z">
            <w:rPr>
              <w:rFonts w:cs="Times New Roman"/>
            </w:rPr>
          </w:rPrChange>
        </w:rPr>
        <w:pPrChange w:id="4264" w:author="Barshadskaya, Yuliya" w:date="2024-01-13T19:07:00Z">
          <w:pPr/>
        </w:pPrChange>
      </w:pPr>
      <w:r w:rsidRPr="006E6534">
        <w:rPr>
          <w:rFonts w:cs="Times New Roman"/>
          <w:noProof/>
          <w:color w:val="000000" w:themeColor="text1"/>
          <w:lang w:eastAsia="ru-RU"/>
          <w:rPrChange w:id="4265" w:author="N F" w:date="2023-12-05T03:08:00Z">
            <w:rPr>
              <w:rFonts w:cs="Times New Roman"/>
              <w:noProof/>
              <w:lang w:eastAsia="ru-RU"/>
            </w:rPr>
          </w:rPrChange>
        </w:rPr>
        <w:drawing>
          <wp:inline distT="0" distB="0" distL="0" distR="0" wp14:anchorId="2B859835" wp14:editId="42CA2E7B">
            <wp:extent cx="4878153" cy="3935895"/>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3598" cy="3948357"/>
                    </a:xfrm>
                    <a:prstGeom prst="rect">
                      <a:avLst/>
                    </a:prstGeom>
                  </pic:spPr>
                </pic:pic>
              </a:graphicData>
            </a:graphic>
          </wp:inline>
        </w:drawing>
      </w:r>
    </w:p>
    <w:p w14:paraId="0FECC270" w14:textId="45E9B06C" w:rsidR="00470C7E" w:rsidRPr="006E6534" w:rsidDel="00F334FE" w:rsidRDefault="00470C7E" w:rsidP="00527FD0">
      <w:pPr>
        <w:pStyle w:val="a3"/>
        <w:rPr>
          <w:moveFrom w:id="4266" w:author="N F" w:date="2023-08-03T18:42:00Z"/>
          <w:lang w:val="en-US"/>
          <w:rPrChange w:id="4267" w:author="N F" w:date="2023-12-05T03:08:00Z">
            <w:rPr>
              <w:moveFrom w:id="4268" w:author="N F" w:date="2023-08-03T18:42:00Z"/>
            </w:rPr>
          </w:rPrChange>
        </w:rPr>
      </w:pPr>
      <w:bookmarkStart w:id="4269" w:name="_Toc115733150"/>
      <w:moveFromRangeStart w:id="4270" w:author="N F" w:date="2023-08-03T18:42:00Z" w:name="move141980537"/>
      <w:moveFrom w:id="4271" w:author="N F" w:date="2023-08-03T18:42:00Z">
        <w:r w:rsidRPr="006E6534" w:rsidDel="00F334FE">
          <w:rPr>
            <w:lang w:val="en-US"/>
            <w:rPrChange w:id="4272" w:author="N F" w:date="2023-12-05T03:08:00Z">
              <w:rPr/>
            </w:rPrChange>
          </w:rPr>
          <w:t xml:space="preserve">Рисунок </w:t>
        </w:r>
        <w:r w:rsidRPr="006E6534" w:rsidDel="00F334FE">
          <w:rPr>
            <w:lang w:val="en-US"/>
            <w:rPrChange w:id="4273" w:author="N F" w:date="2023-12-05T03:08:00Z">
              <w:rPr/>
            </w:rPrChange>
          </w:rPr>
          <w:fldChar w:fldCharType="begin"/>
        </w:r>
        <w:r w:rsidRPr="006E6534" w:rsidDel="00F334FE">
          <w:rPr>
            <w:lang w:val="en-US"/>
            <w:rPrChange w:id="4274" w:author="N F" w:date="2023-12-05T03:08:00Z">
              <w:rPr/>
            </w:rPrChange>
          </w:rPr>
          <w:instrText xml:space="preserve"> STYLEREF 1 \s </w:instrText>
        </w:r>
        <w:r w:rsidRPr="006E6534" w:rsidDel="00F334FE">
          <w:rPr>
            <w:lang w:val="en-US"/>
            <w:rPrChange w:id="4275" w:author="N F" w:date="2023-12-05T03:08:00Z">
              <w:rPr>
                <w:noProof/>
              </w:rPr>
            </w:rPrChange>
          </w:rPr>
          <w:fldChar w:fldCharType="separate"/>
        </w:r>
        <w:r w:rsidR="004C4CE2" w:rsidRPr="006E6534" w:rsidDel="00F334FE">
          <w:rPr>
            <w:lang w:val="en-US"/>
            <w:rPrChange w:id="4276" w:author="N F" w:date="2023-12-05T03:08:00Z">
              <w:rPr>
                <w:noProof/>
              </w:rPr>
            </w:rPrChange>
          </w:rPr>
          <w:t>3</w:t>
        </w:r>
        <w:r w:rsidRPr="006E6534" w:rsidDel="00F334FE">
          <w:rPr>
            <w:lang w:val="en-US"/>
            <w:rPrChange w:id="4277" w:author="N F" w:date="2023-12-05T03:08:00Z">
              <w:rPr>
                <w:noProof/>
              </w:rPr>
            </w:rPrChange>
          </w:rPr>
          <w:fldChar w:fldCharType="end"/>
        </w:r>
        <w:r w:rsidR="00953F52" w:rsidRPr="006E6534" w:rsidDel="00F334FE">
          <w:rPr>
            <w:lang w:val="en-US"/>
            <w:rPrChange w:id="4278" w:author="N F" w:date="2023-12-05T03:08:00Z">
              <w:rPr/>
            </w:rPrChange>
          </w:rPr>
          <w:noBreakHyphen/>
        </w:r>
        <w:r w:rsidRPr="006E6534" w:rsidDel="00F334FE">
          <w:rPr>
            <w:lang w:val="en-US"/>
            <w:rPrChange w:id="4279" w:author="N F" w:date="2023-12-05T03:08:00Z">
              <w:rPr/>
            </w:rPrChange>
          </w:rPr>
          <w:fldChar w:fldCharType="begin"/>
        </w:r>
        <w:r w:rsidRPr="006E6534" w:rsidDel="00F334FE">
          <w:rPr>
            <w:lang w:val="en-US"/>
            <w:rPrChange w:id="4280" w:author="N F" w:date="2023-12-05T03:08:00Z">
              <w:rPr/>
            </w:rPrChange>
          </w:rPr>
          <w:instrText xml:space="preserve"> SEQ Рисунок \* ARABIC \s 1 </w:instrText>
        </w:r>
        <w:r w:rsidRPr="006E6534" w:rsidDel="00F334FE">
          <w:rPr>
            <w:lang w:val="en-US"/>
            <w:rPrChange w:id="4281" w:author="N F" w:date="2023-12-05T03:08:00Z">
              <w:rPr>
                <w:noProof/>
              </w:rPr>
            </w:rPrChange>
          </w:rPr>
          <w:fldChar w:fldCharType="separate"/>
        </w:r>
        <w:r w:rsidR="004C4CE2" w:rsidRPr="006E6534" w:rsidDel="00F334FE">
          <w:rPr>
            <w:lang w:val="en-US"/>
            <w:rPrChange w:id="4282" w:author="N F" w:date="2023-12-05T03:08:00Z">
              <w:rPr>
                <w:noProof/>
              </w:rPr>
            </w:rPrChange>
          </w:rPr>
          <w:t>1</w:t>
        </w:r>
        <w:r w:rsidRPr="006E6534" w:rsidDel="00F334FE">
          <w:rPr>
            <w:lang w:val="en-US"/>
            <w:rPrChange w:id="4283" w:author="N F" w:date="2023-12-05T03:08:00Z">
              <w:rPr>
                <w:noProof/>
              </w:rPr>
            </w:rPrChange>
          </w:rPr>
          <w:fldChar w:fldCharType="end"/>
        </w:r>
        <w:r w:rsidR="000908D5" w:rsidRPr="006E6534" w:rsidDel="00F334FE">
          <w:rPr>
            <w:lang w:val="en-US"/>
            <w:rPrChange w:id="4284" w:author="N F" w:date="2023-12-05T03:08:00Z">
              <w:rPr/>
            </w:rPrChange>
          </w:rPr>
          <w:t xml:space="preserve"> </w:t>
        </w:r>
        <w:r w:rsidR="00953D29" w:rsidRPr="006E6534" w:rsidDel="00F334FE">
          <w:rPr>
            <w:lang w:val="en-US"/>
            <w:rPrChange w:id="4285" w:author="N F" w:date="2023-12-05T03:08:00Z">
              <w:rPr/>
            </w:rPrChange>
          </w:rPr>
          <w:t xml:space="preserve">Зависимость </w:t>
        </w:r>
        <w:r w:rsidR="00F313C7" w:rsidRPr="006E6534" w:rsidDel="00F334FE">
          <w:rPr>
            <w:lang w:val="en-US"/>
            <w:rPrChange w:id="4286" w:author="N F" w:date="2023-12-05T03:08:00Z">
              <w:rPr/>
            </w:rPrChange>
          </w:rPr>
          <w:t xml:space="preserve">медианной ингибирующей концентрации </w:t>
        </w:r>
        <w:r w:rsidR="00926F13" w:rsidRPr="006E6534" w:rsidDel="00F334FE">
          <w:rPr>
            <w:lang w:val="en-US"/>
            <w:rPrChange w:id="4287" w:author="N F" w:date="2023-12-05T03:08:00Z">
              <w:rPr/>
            </w:rPrChange>
          </w:rPr>
          <w:t>осимертиниба (</w:t>
        </w:r>
        <w:r w:rsidR="00926F13" w:rsidRPr="00527FD0" w:rsidDel="00F334FE">
          <w:rPr>
            <w:lang w:val="en-US"/>
          </w:rPr>
          <w:t>AZD</w:t>
        </w:r>
        <w:r w:rsidR="00926F13" w:rsidRPr="006E6534" w:rsidDel="00F334FE">
          <w:rPr>
            <w:lang w:val="en-US"/>
            <w:rPrChange w:id="4288" w:author="N F" w:date="2023-12-05T03:08:00Z">
              <w:rPr/>
            </w:rPrChange>
          </w:rPr>
          <w:t>9291) и его метаболита (</w:t>
        </w:r>
        <w:r w:rsidR="00926F13" w:rsidRPr="00527FD0" w:rsidDel="00F334FE">
          <w:rPr>
            <w:lang w:val="en-US"/>
          </w:rPr>
          <w:t>AZ</w:t>
        </w:r>
        <w:r w:rsidR="00926F13" w:rsidRPr="006E6534" w:rsidDel="00F334FE">
          <w:rPr>
            <w:lang w:val="en-US"/>
            <w:rPrChange w:id="4289" w:author="N F" w:date="2023-12-05T03:08:00Z">
              <w:rPr/>
            </w:rPrChange>
          </w:rPr>
          <w:t>5104) от времени</w:t>
        </w:r>
        <w:r w:rsidR="00593C4B" w:rsidRPr="006E6534" w:rsidDel="00F334FE">
          <w:rPr>
            <w:lang w:val="en-US"/>
            <w:rPrChange w:id="4290" w:author="N F" w:date="2023-12-05T03:08:00Z">
              <w:rPr/>
            </w:rPrChange>
          </w:rPr>
          <w:t xml:space="preserve"> в отношении подавления образования фосфорилированной формы </w:t>
        </w:r>
        <w:r w:rsidR="00593C4B" w:rsidRPr="00527FD0" w:rsidDel="00F334FE">
          <w:rPr>
            <w:lang w:val="en-US"/>
          </w:rPr>
          <w:t>EGFR</w:t>
        </w:r>
        <w:r w:rsidR="00593C4B" w:rsidRPr="006E6534" w:rsidDel="00F334FE">
          <w:rPr>
            <w:lang w:val="en-US"/>
            <w:rPrChange w:id="4291" w:author="N F" w:date="2023-12-05T03:08:00Z">
              <w:rPr/>
            </w:rPrChange>
          </w:rPr>
          <w:t xml:space="preserve"> в клетках линии </w:t>
        </w:r>
        <w:r w:rsidR="00593C4B" w:rsidRPr="00527FD0" w:rsidDel="00F334FE">
          <w:rPr>
            <w:lang w:val="en-US"/>
          </w:rPr>
          <w:t>NCI</w:t>
        </w:r>
        <w:r w:rsidR="00593C4B" w:rsidRPr="006E6534" w:rsidDel="00F334FE">
          <w:rPr>
            <w:lang w:val="en-US"/>
            <w:rPrChange w:id="4292" w:author="N F" w:date="2023-12-05T03:08:00Z">
              <w:rPr/>
            </w:rPrChange>
          </w:rPr>
          <w:t xml:space="preserve"> </w:t>
        </w:r>
        <w:r w:rsidR="00593C4B" w:rsidRPr="00527FD0" w:rsidDel="00F334FE">
          <w:rPr>
            <w:lang w:val="en-US"/>
          </w:rPr>
          <w:t>H</w:t>
        </w:r>
        <w:r w:rsidR="00593C4B" w:rsidRPr="006E6534" w:rsidDel="00F334FE">
          <w:rPr>
            <w:lang w:val="en-US"/>
            <w:rPrChange w:id="4293" w:author="N F" w:date="2023-12-05T03:08:00Z">
              <w:rPr/>
            </w:rPrChange>
          </w:rPr>
          <w:t>1975</w:t>
        </w:r>
        <w:r w:rsidR="00510CFD" w:rsidRPr="006E6534" w:rsidDel="00F334FE">
          <w:rPr>
            <w:lang w:val="en-US"/>
            <w:rPrChange w:id="4294" w:author="N F" w:date="2023-12-05T03:08:00Z">
              <w:rPr/>
            </w:rPrChange>
          </w:rPr>
          <w:t xml:space="preserve"> с мутациями </w:t>
        </w:r>
        <w:r w:rsidR="00510CFD" w:rsidRPr="00527FD0" w:rsidDel="00F334FE">
          <w:rPr>
            <w:lang w:val="en-US"/>
          </w:rPr>
          <w:t>L</w:t>
        </w:r>
        <w:r w:rsidR="00510CFD" w:rsidRPr="006E6534" w:rsidDel="00F334FE">
          <w:rPr>
            <w:lang w:val="en-US"/>
            <w:rPrChange w:id="4295" w:author="N F" w:date="2023-12-05T03:08:00Z">
              <w:rPr/>
            </w:rPrChange>
          </w:rPr>
          <w:t>858</w:t>
        </w:r>
        <w:r w:rsidR="00510CFD" w:rsidRPr="00527FD0" w:rsidDel="00F334FE">
          <w:rPr>
            <w:lang w:val="en-US"/>
          </w:rPr>
          <w:t>R</w:t>
        </w:r>
        <w:r w:rsidR="00510CFD" w:rsidRPr="006E6534" w:rsidDel="00F334FE">
          <w:rPr>
            <w:lang w:val="en-US"/>
            <w:rPrChange w:id="4296" w:author="N F" w:date="2023-12-05T03:08:00Z">
              <w:rPr/>
            </w:rPrChange>
          </w:rPr>
          <w:t xml:space="preserve"> и </w:t>
        </w:r>
        <w:r w:rsidR="00510CFD" w:rsidRPr="00527FD0" w:rsidDel="00F334FE">
          <w:rPr>
            <w:lang w:val="en-US"/>
          </w:rPr>
          <w:t>T</w:t>
        </w:r>
        <w:r w:rsidR="00510CFD" w:rsidRPr="006E6534" w:rsidDel="00F334FE">
          <w:rPr>
            <w:lang w:val="en-US"/>
            <w:rPrChange w:id="4297" w:author="N F" w:date="2023-12-05T03:08:00Z">
              <w:rPr/>
            </w:rPrChange>
          </w:rPr>
          <w:t>790</w:t>
        </w:r>
        <w:r w:rsidR="00510CFD" w:rsidRPr="00527FD0" w:rsidDel="00F334FE">
          <w:rPr>
            <w:lang w:val="en-US"/>
          </w:rPr>
          <w:t>M</w:t>
        </w:r>
        <w:r w:rsidRPr="006E6534" w:rsidDel="00F334FE">
          <w:rPr>
            <w:lang w:val="en-US"/>
            <w:rPrChange w:id="4298" w:author="N F" w:date="2023-12-05T03:08:00Z">
              <w:rPr/>
            </w:rPrChange>
          </w:rPr>
          <w:t xml:space="preserve"> </w:t>
        </w:r>
        <w:r w:rsidR="00DA76B9" w:rsidRPr="00527FD0" w:rsidDel="00F334FE">
          <w:rPr>
            <w:lang w:val="en-US"/>
          </w:rPr>
          <w:fldChar w:fldCharType="begin"/>
        </w:r>
        <w:r w:rsidR="00DA76B9" w:rsidRPr="006E6534" w:rsidDel="00F334FE">
          <w:rPr>
            <w:lang w:val="en-US"/>
            <w:rPrChange w:id="4299" w:author="N F" w:date="2023-12-05T03:08:00Z">
              <w:rPr/>
            </w:rPrChange>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DA76B9" w:rsidRPr="00527FD0" w:rsidDel="00F334FE">
          <w:rPr>
            <w:lang w:val="en-US"/>
          </w:rPr>
          <w:fldChar w:fldCharType="separate"/>
        </w:r>
        <w:r w:rsidR="00DA76B9" w:rsidRPr="006E6534" w:rsidDel="00F334FE">
          <w:rPr>
            <w:lang w:val="en-US"/>
            <w:rPrChange w:id="4300" w:author="N F" w:date="2023-12-05T03:08:00Z">
              <w:rPr>
                <w:rFonts w:cs="Times New Roman"/>
              </w:rPr>
            </w:rPrChange>
          </w:rPr>
          <w:t>(6)</w:t>
        </w:r>
        <w:bookmarkEnd w:id="4269"/>
        <w:r w:rsidR="00DA76B9" w:rsidRPr="00527FD0" w:rsidDel="00F334FE">
          <w:rPr>
            <w:lang w:val="en-US"/>
          </w:rPr>
          <w:fldChar w:fldCharType="end"/>
        </w:r>
      </w:moveFrom>
    </w:p>
    <w:moveFromRangeEnd w:id="4270"/>
    <w:p w14:paraId="03A2E33C" w14:textId="77777777" w:rsidR="009E433C" w:rsidRPr="006E6534" w:rsidRDefault="00510CFD" w:rsidP="00DB7C79">
      <w:pPr>
        <w:pStyle w:val="SDcomments"/>
        <w:ind w:firstLine="0"/>
        <w:rPr>
          <w:ins w:id="4301" w:author="N F" w:date="2023-08-07T20:09:00Z"/>
          <w:rFonts w:cs="Times New Roman"/>
          <w:color w:val="000000" w:themeColor="text1"/>
          <w:rPrChange w:id="4302" w:author="N F" w:date="2023-12-05T03:08:00Z">
            <w:rPr>
              <w:ins w:id="4303" w:author="N F" w:date="2023-08-07T20:09:00Z"/>
              <w:lang w:val="en-US"/>
            </w:rPr>
          </w:rPrChange>
        </w:rPr>
      </w:pPr>
      <w:r w:rsidRPr="006E6534">
        <w:rPr>
          <w:rFonts w:cs="Times New Roman"/>
          <w:b/>
          <w:bCs/>
          <w:color w:val="000000" w:themeColor="text1"/>
          <w:rPrChange w:id="4304" w:author="N F" w:date="2023-12-05T03:08:00Z">
            <w:rPr>
              <w:i/>
              <w:iCs/>
            </w:rPr>
          </w:rPrChange>
        </w:rPr>
        <w:t>Примечани</w:t>
      </w:r>
      <w:ins w:id="4305" w:author="N F" w:date="2023-08-07T20:09:00Z">
        <w:r w:rsidR="009E433C" w:rsidRPr="006E6534">
          <w:rPr>
            <w:rFonts w:cs="Times New Roman"/>
            <w:b/>
            <w:bCs/>
            <w:color w:val="000000" w:themeColor="text1"/>
            <w:rPrChange w:id="4306" w:author="N F" w:date="2023-12-05T03:08:00Z">
              <w:rPr>
                <w:rFonts w:cs="Times New Roman"/>
                <w:b/>
                <w:bCs/>
              </w:rPr>
            </w:rPrChange>
          </w:rPr>
          <w:t>е</w:t>
        </w:r>
      </w:ins>
      <w:del w:id="4307" w:author="N F" w:date="2023-08-07T20:09:00Z">
        <w:r w:rsidRPr="006E6534" w:rsidDel="009E433C">
          <w:rPr>
            <w:rFonts w:cs="Times New Roman"/>
            <w:b/>
            <w:bCs/>
            <w:color w:val="000000" w:themeColor="text1"/>
            <w:rPrChange w:id="4308" w:author="N F" w:date="2023-12-05T03:08:00Z">
              <w:rPr>
                <w:i/>
                <w:iCs/>
              </w:rPr>
            </w:rPrChange>
          </w:rPr>
          <w:delText>я</w:delText>
        </w:r>
      </w:del>
      <w:r w:rsidRPr="006E6534">
        <w:rPr>
          <w:rFonts w:cs="Times New Roman"/>
          <w:b/>
          <w:bCs/>
          <w:color w:val="000000" w:themeColor="text1"/>
          <w:rPrChange w:id="4309" w:author="N F" w:date="2023-12-05T03:08:00Z">
            <w:rPr>
              <w:i/>
              <w:iCs/>
            </w:rPr>
          </w:rPrChange>
        </w:rPr>
        <w:t>:</w:t>
      </w:r>
      <w:r w:rsidRPr="006E6534">
        <w:rPr>
          <w:rFonts w:cs="Times New Roman"/>
          <w:color w:val="000000" w:themeColor="text1"/>
          <w:rPrChange w:id="4310" w:author="N F" w:date="2023-12-05T03:08:00Z">
            <w:rPr>
              <w:rFonts w:cs="Times New Roman"/>
            </w:rPr>
          </w:rPrChange>
        </w:rPr>
        <w:t xml:space="preserve"> </w:t>
      </w:r>
    </w:p>
    <w:p w14:paraId="3DD09683" w14:textId="6B0A426B" w:rsidR="00D823AE" w:rsidRPr="006E6534" w:rsidDel="00527FD0" w:rsidRDefault="00510CFD">
      <w:pPr>
        <w:pStyle w:val="SDcomments"/>
        <w:ind w:firstLine="0"/>
        <w:rPr>
          <w:del w:id="4311" w:author="Barshadskaya, Yuliya" w:date="2024-01-13T18:58:00Z"/>
          <w:rFonts w:cs="Times New Roman"/>
          <w:b/>
          <w:bCs/>
          <w:color w:val="000000" w:themeColor="text1"/>
          <w:rPrChange w:id="4312" w:author="N F" w:date="2023-12-05T03:08:00Z">
            <w:rPr>
              <w:del w:id="4313" w:author="Barshadskaya, Yuliya" w:date="2024-01-13T18:58:00Z"/>
            </w:rPr>
          </w:rPrChange>
        </w:rPr>
        <w:pPrChange w:id="4314" w:author="N F" w:date="2023-08-07T19:59:00Z">
          <w:pPr>
            <w:pStyle w:val="SDcomments"/>
          </w:pPr>
        </w:pPrChange>
      </w:pPr>
      <w:r w:rsidRPr="006E6534">
        <w:rPr>
          <w:rFonts w:cs="Times New Roman"/>
          <w:color w:val="000000" w:themeColor="text1"/>
          <w:lang w:val="en-US"/>
          <w:rPrChange w:id="4315" w:author="N F" w:date="2023-12-05T03:08:00Z">
            <w:rPr>
              <w:rFonts w:cs="Times New Roman"/>
              <w:lang w:val="en-US"/>
            </w:rPr>
          </w:rPrChange>
        </w:rPr>
        <w:t>IC</w:t>
      </w:r>
      <w:r w:rsidRPr="006E6534">
        <w:rPr>
          <w:rFonts w:cs="Times New Roman"/>
          <w:color w:val="000000" w:themeColor="text1"/>
          <w:rPrChange w:id="4316" w:author="N F" w:date="2023-12-05T03:08:00Z">
            <w:rPr>
              <w:rFonts w:cs="Times New Roman"/>
            </w:rPr>
          </w:rPrChange>
        </w:rPr>
        <w:t>50</w:t>
      </w:r>
      <w:r w:rsidRPr="006E6534">
        <w:rPr>
          <w:rFonts w:cs="Times New Roman"/>
          <w:color w:val="000000" w:themeColor="text1"/>
          <w:lang w:val="en-US"/>
          <w:rPrChange w:id="4317" w:author="N F" w:date="2023-12-05T03:08:00Z">
            <w:rPr>
              <w:rFonts w:cs="Times New Roman"/>
              <w:lang w:val="en-US"/>
            </w:rPr>
          </w:rPrChange>
        </w:rPr>
        <w:t>s</w:t>
      </w:r>
      <w:r w:rsidRPr="006E6534">
        <w:rPr>
          <w:rFonts w:cs="Times New Roman"/>
          <w:color w:val="000000" w:themeColor="text1"/>
          <w:rPrChange w:id="4318" w:author="N F" w:date="2023-12-05T03:08:00Z">
            <w:rPr>
              <w:rFonts w:cs="Times New Roman"/>
            </w:rPr>
          </w:rPrChange>
        </w:rPr>
        <w:t xml:space="preserve"> – показатели медианной </w:t>
      </w:r>
      <w:r w:rsidR="00D87D30" w:rsidRPr="006E6534">
        <w:rPr>
          <w:rFonts w:cs="Times New Roman"/>
          <w:color w:val="000000" w:themeColor="text1"/>
          <w:rPrChange w:id="4319" w:author="N F" w:date="2023-12-05T03:08:00Z">
            <w:rPr>
              <w:rFonts w:cs="Times New Roman"/>
            </w:rPr>
          </w:rPrChange>
        </w:rPr>
        <w:t>ингибирующей концентрации (</w:t>
      </w:r>
      <w:r w:rsidR="00D87D30" w:rsidRPr="006E6534">
        <w:rPr>
          <w:rFonts w:cs="Times New Roman"/>
          <w:color w:val="000000" w:themeColor="text1"/>
          <w:lang w:val="en-US"/>
          <w:rPrChange w:id="4320" w:author="N F" w:date="2023-12-05T03:08:00Z">
            <w:rPr>
              <w:rFonts w:cs="Times New Roman"/>
              <w:lang w:val="en-US"/>
            </w:rPr>
          </w:rPrChange>
        </w:rPr>
        <w:t>median</w:t>
      </w:r>
      <w:r w:rsidR="00D87D30" w:rsidRPr="006E6534">
        <w:rPr>
          <w:rFonts w:cs="Times New Roman"/>
          <w:color w:val="000000" w:themeColor="text1"/>
          <w:rPrChange w:id="4321" w:author="N F" w:date="2023-12-05T03:08:00Z">
            <w:rPr>
              <w:rFonts w:cs="Times New Roman"/>
            </w:rPr>
          </w:rPrChange>
        </w:rPr>
        <w:t xml:space="preserve"> </w:t>
      </w:r>
      <w:r w:rsidR="00D87D30" w:rsidRPr="006E6534">
        <w:rPr>
          <w:rFonts w:cs="Times New Roman"/>
          <w:color w:val="000000" w:themeColor="text1"/>
          <w:lang w:val="en-US"/>
          <w:rPrChange w:id="4322" w:author="N F" w:date="2023-12-05T03:08:00Z">
            <w:rPr>
              <w:rFonts w:cs="Times New Roman"/>
              <w:lang w:val="en-US"/>
            </w:rPr>
          </w:rPrChange>
        </w:rPr>
        <w:t>inhibitory</w:t>
      </w:r>
      <w:r w:rsidR="00D87D30" w:rsidRPr="006E6534">
        <w:rPr>
          <w:rFonts w:cs="Times New Roman"/>
          <w:color w:val="000000" w:themeColor="text1"/>
          <w:rPrChange w:id="4323" w:author="N F" w:date="2023-12-05T03:08:00Z">
            <w:rPr>
              <w:rFonts w:cs="Times New Roman"/>
            </w:rPr>
          </w:rPrChange>
        </w:rPr>
        <w:t xml:space="preserve"> </w:t>
      </w:r>
      <w:r w:rsidR="00D87D30" w:rsidRPr="006E6534">
        <w:rPr>
          <w:rFonts w:cs="Times New Roman"/>
          <w:color w:val="000000" w:themeColor="text1"/>
          <w:lang w:val="en-US"/>
          <w:rPrChange w:id="4324" w:author="N F" w:date="2023-12-05T03:08:00Z">
            <w:rPr>
              <w:rFonts w:cs="Times New Roman"/>
              <w:lang w:val="en-US"/>
            </w:rPr>
          </w:rPrChange>
        </w:rPr>
        <w:t>concentration</w:t>
      </w:r>
      <w:r w:rsidR="00D87D30" w:rsidRPr="006E6534">
        <w:rPr>
          <w:rFonts w:cs="Times New Roman"/>
          <w:color w:val="000000" w:themeColor="text1"/>
          <w:rPrChange w:id="4325" w:author="N F" w:date="2023-12-05T03:08:00Z">
            <w:rPr>
              <w:rFonts w:cs="Times New Roman"/>
            </w:rPr>
          </w:rPrChange>
        </w:rPr>
        <w:t xml:space="preserve">), </w:t>
      </w:r>
      <w:r w:rsidR="00D87D30" w:rsidRPr="006E6534">
        <w:rPr>
          <w:rFonts w:cs="Times New Roman"/>
          <w:color w:val="000000" w:themeColor="text1"/>
          <w:lang w:val="en-US"/>
          <w:rPrChange w:id="4326" w:author="N F" w:date="2023-12-05T03:08:00Z">
            <w:rPr>
              <w:rFonts w:cs="Times New Roman"/>
              <w:lang w:val="en-US"/>
            </w:rPr>
          </w:rPrChange>
        </w:rPr>
        <w:t>Compound</w:t>
      </w:r>
      <w:r w:rsidR="00D87D30" w:rsidRPr="006E6534">
        <w:rPr>
          <w:rFonts w:cs="Times New Roman"/>
          <w:color w:val="000000" w:themeColor="text1"/>
          <w:rPrChange w:id="4327" w:author="N F" w:date="2023-12-05T03:08:00Z">
            <w:rPr>
              <w:rFonts w:cs="Times New Roman"/>
            </w:rPr>
          </w:rPrChange>
        </w:rPr>
        <w:t xml:space="preserve"> </w:t>
      </w:r>
      <w:r w:rsidR="00D87D30" w:rsidRPr="006E6534">
        <w:rPr>
          <w:rFonts w:cs="Times New Roman"/>
          <w:color w:val="000000" w:themeColor="text1"/>
          <w:lang w:val="en-US"/>
          <w:rPrChange w:id="4328" w:author="N F" w:date="2023-12-05T03:08:00Z">
            <w:rPr>
              <w:rFonts w:cs="Times New Roman"/>
              <w:lang w:val="en-US"/>
            </w:rPr>
          </w:rPrChange>
        </w:rPr>
        <w:t>incubation</w:t>
      </w:r>
      <w:r w:rsidR="00D87D30" w:rsidRPr="006E6534">
        <w:rPr>
          <w:rFonts w:cs="Times New Roman"/>
          <w:color w:val="000000" w:themeColor="text1"/>
          <w:rPrChange w:id="4329" w:author="N F" w:date="2023-12-05T03:08:00Z">
            <w:rPr>
              <w:rFonts w:cs="Times New Roman"/>
            </w:rPr>
          </w:rPrChange>
        </w:rPr>
        <w:t xml:space="preserve"> </w:t>
      </w:r>
      <w:r w:rsidR="00D87D30" w:rsidRPr="006E6534">
        <w:rPr>
          <w:rFonts w:cs="Times New Roman"/>
          <w:color w:val="000000" w:themeColor="text1"/>
          <w:lang w:val="en-US"/>
          <w:rPrChange w:id="4330" w:author="N F" w:date="2023-12-05T03:08:00Z">
            <w:rPr>
              <w:rFonts w:cs="Times New Roman"/>
              <w:lang w:val="en-US"/>
            </w:rPr>
          </w:rPrChange>
        </w:rPr>
        <w:t>time</w:t>
      </w:r>
      <w:r w:rsidR="00D87D30" w:rsidRPr="006E6534">
        <w:rPr>
          <w:rFonts w:cs="Times New Roman"/>
          <w:color w:val="000000" w:themeColor="text1"/>
          <w:rPrChange w:id="4331" w:author="N F" w:date="2023-12-05T03:08:00Z">
            <w:rPr>
              <w:rFonts w:cs="Times New Roman"/>
            </w:rPr>
          </w:rPrChange>
        </w:rPr>
        <w:t xml:space="preserve"> – время инкубации;</w:t>
      </w:r>
      <w:r w:rsidR="00BD1AE4" w:rsidRPr="006E6534">
        <w:rPr>
          <w:rFonts w:cs="Times New Roman"/>
          <w:color w:val="000000" w:themeColor="text1"/>
          <w:rPrChange w:id="4332" w:author="N F" w:date="2023-12-05T03:08:00Z">
            <w:rPr>
              <w:rFonts w:cs="Times New Roman"/>
            </w:rPr>
          </w:rPrChange>
        </w:rPr>
        <w:t xml:space="preserve"> данные представлены в виде среднего арифметического значения и стандартного отклонения среднего;</w:t>
      </w:r>
      <w:r w:rsidR="009217E2" w:rsidRPr="006E6534">
        <w:rPr>
          <w:rFonts w:cs="Times New Roman"/>
          <w:color w:val="000000" w:themeColor="text1"/>
          <w:rPrChange w:id="4333" w:author="N F" w:date="2023-12-05T03:08:00Z">
            <w:rPr>
              <w:rFonts w:cs="Times New Roman"/>
            </w:rPr>
          </w:rPrChange>
        </w:rPr>
        <w:t xml:space="preserve"> </w:t>
      </w:r>
      <w:r w:rsidR="005815F5" w:rsidRPr="006E6534">
        <w:rPr>
          <w:rFonts w:cs="Times New Roman"/>
          <w:color w:val="000000" w:themeColor="text1"/>
          <w:lang w:val="en-US"/>
          <w:rPrChange w:id="4334" w:author="N F" w:date="2023-12-05T03:08:00Z">
            <w:rPr>
              <w:rFonts w:cs="Times New Roman"/>
              <w:lang w:val="en-US"/>
            </w:rPr>
          </w:rPrChange>
        </w:rPr>
        <w:t>hrs</w:t>
      </w:r>
      <w:r w:rsidR="005815F5" w:rsidRPr="006E6534">
        <w:rPr>
          <w:rFonts w:cs="Times New Roman"/>
          <w:color w:val="000000" w:themeColor="text1"/>
          <w:rPrChange w:id="4335" w:author="N F" w:date="2023-12-05T03:08:00Z">
            <w:rPr>
              <w:rFonts w:cs="Times New Roman"/>
            </w:rPr>
          </w:rPrChange>
        </w:rPr>
        <w:t xml:space="preserve"> – ч;</w:t>
      </w:r>
      <w:r w:rsidR="00BD1AE4" w:rsidRPr="006E6534">
        <w:rPr>
          <w:rFonts w:cs="Times New Roman"/>
          <w:color w:val="000000" w:themeColor="text1"/>
          <w:rPrChange w:id="4336" w:author="N F" w:date="2023-12-05T03:08:00Z">
            <w:rPr>
              <w:rFonts w:cs="Times New Roman"/>
            </w:rPr>
          </w:rPrChange>
        </w:rPr>
        <w:t xml:space="preserve"> </w:t>
      </w:r>
      <w:r w:rsidR="005815F5" w:rsidRPr="006E6534">
        <w:rPr>
          <w:rFonts w:cs="Times New Roman"/>
          <w:color w:val="000000" w:themeColor="text1"/>
          <w:rPrChange w:id="4337" w:author="N F" w:date="2023-12-05T03:08:00Z">
            <w:rPr>
              <w:rFonts w:cs="Times New Roman"/>
            </w:rPr>
          </w:rPrChange>
        </w:rPr>
        <w:t xml:space="preserve">зеленой </w:t>
      </w:r>
      <w:r w:rsidR="00BD1AE4" w:rsidRPr="006E6534">
        <w:rPr>
          <w:rFonts w:cs="Times New Roman"/>
          <w:color w:val="000000" w:themeColor="text1"/>
          <w:rPrChange w:id="4338" w:author="N F" w:date="2023-12-05T03:08:00Z">
            <w:rPr>
              <w:rFonts w:cs="Times New Roman"/>
            </w:rPr>
          </w:rPrChange>
        </w:rPr>
        <w:t>линией показан</w:t>
      </w:r>
      <w:r w:rsidR="00D823AE" w:rsidRPr="006E6534">
        <w:rPr>
          <w:rFonts w:cs="Times New Roman"/>
          <w:color w:val="000000" w:themeColor="text1"/>
          <w:rPrChange w:id="4339" w:author="N F" w:date="2023-12-05T03:08:00Z">
            <w:rPr>
              <w:rFonts w:cs="Times New Roman"/>
            </w:rPr>
          </w:rPrChange>
        </w:rPr>
        <w:t>ы результаты для не указанного препарата сравнения.</w:t>
      </w:r>
    </w:p>
    <w:p w14:paraId="08CC8F13" w14:textId="6E0BB89B" w:rsidR="00510CFD" w:rsidRPr="00527FD0" w:rsidRDefault="00510CFD">
      <w:pPr>
        <w:pStyle w:val="SDcomments"/>
        <w:ind w:firstLine="0"/>
        <w:rPr>
          <w:ins w:id="4340" w:author="N F" w:date="2023-08-03T18:43:00Z"/>
        </w:rPr>
        <w:pPrChange w:id="4341" w:author="Barshadskaya, Yuliya" w:date="2024-01-13T18:58:00Z">
          <w:pPr/>
        </w:pPrChange>
      </w:pPr>
    </w:p>
    <w:p w14:paraId="085DAE60" w14:textId="2A719F36" w:rsidR="00F334FE" w:rsidRPr="006E6534" w:rsidRDefault="00F334FE" w:rsidP="00527FD0">
      <w:pPr>
        <w:pStyle w:val="a3"/>
        <w:rPr>
          <w:moveTo w:id="4342" w:author="N F" w:date="2023-08-03T18:43:00Z"/>
        </w:rPr>
      </w:pPr>
      <w:bookmarkStart w:id="4343" w:name="_Ref115130649"/>
      <w:moveToRangeStart w:id="4344" w:author="N F" w:date="2023-08-03T18:43:00Z" w:name="move141980626"/>
      <w:moveTo w:id="4345" w:author="N F" w:date="2023-08-03T18:43:00Z">
        <w:r w:rsidRPr="00527FD0">
          <w:rPr>
            <w:b/>
            <w:rPrChange w:id="4346" w:author="Barshadskaya, Yuliya" w:date="2024-01-13T18:58:00Z">
              <w:rPr/>
            </w:rPrChange>
          </w:rPr>
          <w:lastRenderedPageBreak/>
          <w:t xml:space="preserve">Рисунок </w:t>
        </w:r>
        <w:r w:rsidRPr="00527FD0">
          <w:rPr>
            <w:b/>
            <w:rPrChange w:id="4347" w:author="Barshadskaya, Yuliya" w:date="2024-01-13T18:58:00Z">
              <w:rPr/>
            </w:rPrChange>
          </w:rPr>
          <w:fldChar w:fldCharType="begin"/>
        </w:r>
        <w:r w:rsidRPr="00527FD0">
          <w:rPr>
            <w:b/>
            <w:rPrChange w:id="4348" w:author="Barshadskaya, Yuliya" w:date="2024-01-13T18:58:00Z">
              <w:rPr/>
            </w:rPrChange>
          </w:rPr>
          <w:instrText xml:space="preserve"> STYLEREF 1 \s </w:instrText>
        </w:r>
        <w:r w:rsidRPr="00527FD0">
          <w:rPr>
            <w:b/>
            <w:rPrChange w:id="4349" w:author="Barshadskaya, Yuliya" w:date="2024-01-13T18:58:00Z">
              <w:rPr>
                <w:noProof/>
              </w:rPr>
            </w:rPrChange>
          </w:rPr>
          <w:fldChar w:fldCharType="separate"/>
        </w:r>
        <w:r w:rsidRPr="00527FD0">
          <w:rPr>
            <w:b/>
            <w:noProof/>
            <w:rPrChange w:id="4350" w:author="Barshadskaya, Yuliya" w:date="2024-01-13T18:58:00Z">
              <w:rPr>
                <w:noProof/>
              </w:rPr>
            </w:rPrChange>
          </w:rPr>
          <w:t>3</w:t>
        </w:r>
        <w:r w:rsidRPr="00527FD0">
          <w:rPr>
            <w:b/>
            <w:noProof/>
            <w:rPrChange w:id="4351" w:author="Barshadskaya, Yuliya" w:date="2024-01-13T18:58:00Z">
              <w:rPr>
                <w:noProof/>
              </w:rPr>
            </w:rPrChange>
          </w:rPr>
          <w:fldChar w:fldCharType="end"/>
        </w:r>
        <w:r w:rsidRPr="00527FD0">
          <w:rPr>
            <w:b/>
            <w:rPrChange w:id="4352" w:author="Barshadskaya, Yuliya" w:date="2024-01-13T18:58:00Z">
              <w:rPr/>
            </w:rPrChange>
          </w:rPr>
          <w:noBreakHyphen/>
        </w:r>
        <w:r w:rsidRPr="00527FD0">
          <w:rPr>
            <w:b/>
            <w:rPrChange w:id="4353" w:author="Barshadskaya, Yuliya" w:date="2024-01-13T18:58:00Z">
              <w:rPr/>
            </w:rPrChange>
          </w:rPr>
          <w:fldChar w:fldCharType="begin"/>
        </w:r>
        <w:r w:rsidRPr="00527FD0">
          <w:rPr>
            <w:b/>
            <w:rPrChange w:id="4354" w:author="Barshadskaya, Yuliya" w:date="2024-01-13T18:58:00Z">
              <w:rPr/>
            </w:rPrChange>
          </w:rPr>
          <w:instrText xml:space="preserve"> SEQ Рисунок \* ARABIC \s 1 </w:instrText>
        </w:r>
        <w:r w:rsidRPr="00527FD0">
          <w:rPr>
            <w:b/>
            <w:rPrChange w:id="4355" w:author="Barshadskaya, Yuliya" w:date="2024-01-13T18:58:00Z">
              <w:rPr>
                <w:noProof/>
              </w:rPr>
            </w:rPrChange>
          </w:rPr>
          <w:fldChar w:fldCharType="separate"/>
        </w:r>
        <w:r w:rsidRPr="00527FD0">
          <w:rPr>
            <w:b/>
            <w:noProof/>
            <w:rPrChange w:id="4356" w:author="Barshadskaya, Yuliya" w:date="2024-01-13T18:58:00Z">
              <w:rPr>
                <w:noProof/>
              </w:rPr>
            </w:rPrChange>
          </w:rPr>
          <w:t>2</w:t>
        </w:r>
        <w:r w:rsidRPr="00527FD0">
          <w:rPr>
            <w:b/>
            <w:noProof/>
            <w:rPrChange w:id="4357" w:author="Barshadskaya, Yuliya" w:date="2024-01-13T18:58:00Z">
              <w:rPr>
                <w:noProof/>
              </w:rPr>
            </w:rPrChange>
          </w:rPr>
          <w:fldChar w:fldCharType="end"/>
        </w:r>
      </w:moveTo>
      <w:bookmarkEnd w:id="4343"/>
      <w:ins w:id="4358" w:author="Barshadskaya, Yuliya" w:date="2024-01-13T18:58:00Z">
        <w:r w:rsidR="00527FD0">
          <w:t>.</w:t>
        </w:r>
      </w:ins>
      <w:moveTo w:id="4359" w:author="N F" w:date="2023-08-03T18:43:00Z">
        <w:r w:rsidRPr="00527FD0">
          <w:t xml:space="preserve"> Зависимость медианной ингибирующей концентрации осимертиниба (</w:t>
        </w:r>
        <w:r w:rsidRPr="00527FD0">
          <w:rPr>
            <w:lang w:val="en-US"/>
          </w:rPr>
          <w:t>AZD</w:t>
        </w:r>
        <w:r w:rsidRPr="00452D3C">
          <w:t>9291) и его метаболита (</w:t>
        </w:r>
        <w:r w:rsidRPr="00452D3C">
          <w:rPr>
            <w:lang w:val="en-US"/>
          </w:rPr>
          <w:t>AZ</w:t>
        </w:r>
        <w:r w:rsidRPr="008A1743">
          <w:t xml:space="preserve">5104) от времени в отношении подавления образования фосфорилированной формы </w:t>
        </w:r>
        <w:r w:rsidRPr="008A1743">
          <w:rPr>
            <w:lang w:val="en-US"/>
          </w:rPr>
          <w:t>EGFR</w:t>
        </w:r>
        <w:r w:rsidRPr="008A1743">
          <w:t xml:space="preserve"> в клетках линии </w:t>
        </w:r>
        <w:r w:rsidRPr="008A1743">
          <w:rPr>
            <w:lang w:val="en-US"/>
          </w:rPr>
          <w:t>PC</w:t>
        </w:r>
        <w:r w:rsidRPr="008A1743">
          <w:t xml:space="preserve">9 с мутацией </w:t>
        </w:r>
        <w:r w:rsidRPr="008A1743">
          <w:rPr>
            <w:lang w:val="en-US"/>
          </w:rPr>
          <w:t>Ex</w:t>
        </w:r>
        <w:r w:rsidRPr="008A1743">
          <w:t>19</w:t>
        </w:r>
        <w:r w:rsidRPr="008A1743">
          <w:rPr>
            <w:lang w:val="en-US"/>
          </w:rPr>
          <w:t>del</w:t>
        </w:r>
        <w:r w:rsidRPr="008A1743">
          <w:t xml:space="preserve"> </w:t>
        </w:r>
        <w:del w:id="4360" w:author="N F" w:date="2023-08-03T18:43:00Z">
          <w:r w:rsidRPr="008D2D2E" w:rsidDel="00F334FE">
            <w:rPr>
              <w:lang w:val="en-US"/>
            </w:rPr>
            <w:fldChar w:fldCharType="begin"/>
          </w:r>
          <w:r w:rsidRPr="006E6534" w:rsidDel="00F334FE">
            <w:del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delInstrText>
          </w:r>
          <w:r w:rsidRPr="008D2D2E" w:rsidDel="00F334FE">
            <w:rPr>
              <w:lang w:val="en-US"/>
            </w:rPr>
            <w:fldChar w:fldCharType="separate"/>
          </w:r>
          <w:r w:rsidRPr="009556CC" w:rsidDel="00F334FE">
            <w:delText>(6)</w:delText>
          </w:r>
          <w:r w:rsidRPr="008D2D2E" w:rsidDel="00F334FE">
            <w:rPr>
              <w:lang w:val="en-US"/>
            </w:rPr>
            <w:fldChar w:fldCharType="end"/>
          </w:r>
        </w:del>
      </w:moveTo>
    </w:p>
    <w:moveToRangeEnd w:id="4344"/>
    <w:p w14:paraId="52B6076C" w14:textId="77777777" w:rsidR="00F334FE" w:rsidRPr="006E6534" w:rsidRDefault="00F334FE">
      <w:pPr>
        <w:spacing w:line="240" w:lineRule="auto"/>
        <w:rPr>
          <w:rFonts w:cs="Times New Roman"/>
          <w:color w:val="000000" w:themeColor="text1"/>
          <w:szCs w:val="24"/>
          <w:rPrChange w:id="4361" w:author="N F" w:date="2023-12-05T03:08:00Z">
            <w:rPr>
              <w:rFonts w:cs="Times New Roman"/>
              <w:szCs w:val="24"/>
            </w:rPr>
          </w:rPrChange>
        </w:rPr>
        <w:pPrChange w:id="4362" w:author="N F" w:date="2023-08-06T15:38:00Z">
          <w:pPr/>
        </w:pPrChange>
      </w:pPr>
    </w:p>
    <w:p w14:paraId="2679F326" w14:textId="6FFAD0BA" w:rsidR="00DF15E3" w:rsidRPr="006E6534" w:rsidRDefault="000A2B43">
      <w:pPr>
        <w:spacing w:line="240" w:lineRule="auto"/>
        <w:ind w:firstLine="0"/>
        <w:jc w:val="center"/>
        <w:rPr>
          <w:rFonts w:cs="Times New Roman"/>
          <w:color w:val="000000" w:themeColor="text1"/>
          <w:szCs w:val="24"/>
          <w:rPrChange w:id="4363" w:author="N F" w:date="2023-12-05T03:08:00Z">
            <w:rPr>
              <w:rFonts w:cs="Times New Roman"/>
              <w:szCs w:val="24"/>
            </w:rPr>
          </w:rPrChange>
        </w:rPr>
        <w:pPrChange w:id="4364" w:author="Barshadskaya, Yuliya" w:date="2024-01-13T19:07:00Z">
          <w:pPr/>
        </w:pPrChange>
      </w:pPr>
      <w:r w:rsidRPr="006E6534">
        <w:rPr>
          <w:rFonts w:cs="Times New Roman"/>
          <w:noProof/>
          <w:color w:val="000000" w:themeColor="text1"/>
          <w:szCs w:val="24"/>
          <w:lang w:eastAsia="ru-RU"/>
          <w:rPrChange w:id="4365" w:author="N F" w:date="2023-12-05T03:08:00Z">
            <w:rPr>
              <w:rFonts w:cs="Times New Roman"/>
              <w:noProof/>
              <w:szCs w:val="24"/>
              <w:lang w:eastAsia="ru-RU"/>
            </w:rPr>
          </w:rPrChange>
        </w:rPr>
        <w:drawing>
          <wp:inline distT="0" distB="0" distL="0" distR="0" wp14:anchorId="04264FD2" wp14:editId="742099FC">
            <wp:extent cx="4699221" cy="3699600"/>
            <wp:effectExtent l="0" t="0" r="635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8604" cy="3706987"/>
                    </a:xfrm>
                    <a:prstGeom prst="rect">
                      <a:avLst/>
                    </a:prstGeom>
                  </pic:spPr>
                </pic:pic>
              </a:graphicData>
            </a:graphic>
          </wp:inline>
        </w:drawing>
      </w:r>
    </w:p>
    <w:p w14:paraId="487824D0" w14:textId="09809DD9" w:rsidR="000A2B43" w:rsidRPr="004A73C2" w:rsidDel="00F334FE" w:rsidRDefault="000A2B43" w:rsidP="00527FD0">
      <w:pPr>
        <w:pStyle w:val="a3"/>
        <w:rPr>
          <w:moveFrom w:id="4366" w:author="N F" w:date="2023-08-03T18:43:00Z"/>
        </w:rPr>
      </w:pPr>
      <w:bookmarkStart w:id="4367" w:name="_Toc115733151"/>
      <w:moveFromRangeStart w:id="4368" w:author="N F" w:date="2023-08-03T18:43:00Z" w:name="move141980626"/>
      <w:moveFrom w:id="4369" w:author="N F" w:date="2023-08-03T18:43:00Z">
        <w:r w:rsidRPr="00527FD0" w:rsidDel="00F334FE">
          <w:t xml:space="preserve">Рисунок </w:t>
        </w:r>
        <w:r w:rsidRPr="004A73C2" w:rsidDel="00F334FE">
          <w:fldChar w:fldCharType="begin"/>
        </w:r>
        <w:r w:rsidRPr="004A73C2" w:rsidDel="00F334FE">
          <w:instrText xml:space="preserve"> STYLEREF 1 \s </w:instrText>
        </w:r>
        <w:r w:rsidRPr="004A73C2" w:rsidDel="00F334FE">
          <w:rPr>
            <w:rPrChange w:id="4370" w:author="N F" w:date="2023-12-05T03:08:00Z">
              <w:rPr>
                <w:noProof/>
              </w:rPr>
            </w:rPrChange>
          </w:rPr>
          <w:fldChar w:fldCharType="separate"/>
        </w:r>
        <w:r w:rsidR="004C4CE2" w:rsidRPr="004A73C2" w:rsidDel="00F334FE">
          <w:rPr>
            <w:noProof/>
          </w:rPr>
          <w:t>3</w:t>
        </w:r>
        <w:r w:rsidRPr="004A73C2" w:rsidDel="00F334FE">
          <w:rPr>
            <w:noProof/>
          </w:rPr>
          <w:fldChar w:fldCharType="end"/>
        </w:r>
        <w:r w:rsidR="00953F52" w:rsidRPr="004A73C2" w:rsidDel="00F334FE">
          <w:noBreakHyphen/>
        </w:r>
        <w:r w:rsidRPr="009556CC" w:rsidDel="00F334FE">
          <w:fldChar w:fldCharType="begin"/>
        </w:r>
        <w:r w:rsidRPr="009556CC" w:rsidDel="00F334FE">
          <w:instrText xml:space="preserve"> SEQ Рисунок \* ARABIC \s 1 </w:instrText>
        </w:r>
        <w:r w:rsidRPr="009556CC" w:rsidDel="00F334FE">
          <w:rPr>
            <w:rPrChange w:id="4371" w:author="N F" w:date="2023-12-05T03:08:00Z">
              <w:rPr>
                <w:noProof/>
              </w:rPr>
            </w:rPrChange>
          </w:rPr>
          <w:fldChar w:fldCharType="separate"/>
        </w:r>
        <w:r w:rsidR="004C4CE2" w:rsidRPr="009556CC" w:rsidDel="00F334FE">
          <w:rPr>
            <w:noProof/>
          </w:rPr>
          <w:t>2</w:t>
        </w:r>
        <w:r w:rsidRPr="009556CC" w:rsidDel="00F334FE">
          <w:rPr>
            <w:noProof/>
          </w:rPr>
          <w:fldChar w:fldCharType="end"/>
        </w:r>
        <w:r w:rsidRPr="004A73C2" w:rsidDel="00F334FE">
          <w:t xml:space="preserve"> Зависимость медианной ингибирующей концентрации осимертиниба (</w:t>
        </w:r>
        <w:r w:rsidRPr="009556CC" w:rsidDel="00F334FE">
          <w:rPr>
            <w:lang w:val="en-US"/>
          </w:rPr>
          <w:t>AZD</w:t>
        </w:r>
        <w:r w:rsidRPr="008D2D2E" w:rsidDel="00F334FE">
          <w:rPr>
            <w:iCs w:val="0"/>
          </w:rPr>
          <w:t>9291) и его метаболита (</w:t>
        </w:r>
        <w:r w:rsidRPr="00B647EB" w:rsidDel="00F334FE">
          <w:rPr>
            <w:iCs w:val="0"/>
            <w:lang w:val="en-US"/>
          </w:rPr>
          <w:t>AZ</w:t>
        </w:r>
        <w:r w:rsidRPr="00B8644E" w:rsidDel="00F334FE">
          <w:t xml:space="preserve">5104) от времени в отношении подавления образования фосфорилированной формы </w:t>
        </w:r>
        <w:r w:rsidRPr="00B8644E" w:rsidDel="00F334FE">
          <w:rPr>
            <w:lang w:val="en-US"/>
          </w:rPr>
          <w:t>EGFR</w:t>
        </w:r>
        <w:r w:rsidRPr="00B8644E" w:rsidDel="00F334FE">
          <w:t xml:space="preserve"> в клетках линии </w:t>
        </w:r>
        <w:r w:rsidR="00EC3BDA" w:rsidRPr="00B8644E" w:rsidDel="00F334FE">
          <w:rPr>
            <w:lang w:val="en-US"/>
          </w:rPr>
          <w:t>PC</w:t>
        </w:r>
        <w:r w:rsidR="00EC3BDA" w:rsidRPr="00B8644E" w:rsidDel="00F334FE">
          <w:t>9</w:t>
        </w:r>
        <w:r w:rsidRPr="00B8644E" w:rsidDel="00F334FE">
          <w:t xml:space="preserve"> с мутацией </w:t>
        </w:r>
        <w:r w:rsidRPr="00B8644E" w:rsidDel="00F334FE">
          <w:rPr>
            <w:lang w:val="en-US"/>
          </w:rPr>
          <w:t>Ex</w:t>
        </w:r>
        <w:r w:rsidRPr="00B8644E" w:rsidDel="00F334FE">
          <w:t>19</w:t>
        </w:r>
        <w:r w:rsidRPr="00B8644E" w:rsidDel="00F334FE">
          <w:rPr>
            <w:lang w:val="en-US"/>
          </w:rPr>
          <w:t>del</w:t>
        </w:r>
        <w:r w:rsidRPr="00B8644E" w:rsidDel="00F334FE">
          <w:t xml:space="preserve"> </w:t>
        </w:r>
        <w:r w:rsidRPr="009556CC" w:rsidDel="00F334FE">
          <w:rPr>
            <w:lang w:val="en-US"/>
          </w:rPr>
          <w:fldChar w:fldCharType="begin"/>
        </w:r>
        <w:r w:rsidRPr="009556CC" w:rsidDel="00F334FE">
          <w:instrText xml:space="preserve"> ADDIN ZOTERO_ITEM CSL_CITATION {"citationID":"uxBy8FJO","properties":{"formattedCitation":"(6)","plainCitation":"(6)","noteIndex":0},"citationItems":[{"id":161758,"uris":["http://zotero.org/groups/4735135/items/YQI77G3L"],"itemData":{"id"</w:instrText>
        </w:r>
        <w:r w:rsidRPr="008D2D2E" w:rsidDel="00F334FE">
          <w:rPr>
            <w:iCs w:val="0"/>
          </w:rPr>
          <w:instrText>:161758,"type":"webpage","title":"TAGRISSO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w:instrText>
        </w:r>
        <w:r w:rsidRPr="00B647EB" w:rsidDel="00F334FE">
          <w:rPr>
            <w:iCs w:val="0"/>
          </w:rPr>
          <w:instrText xml:space="preserve">"} </w:instrText>
        </w:r>
        <w:r w:rsidRPr="009556CC" w:rsidDel="00F334FE">
          <w:rPr>
            <w:lang w:val="en-US"/>
          </w:rPr>
          <w:fldChar w:fldCharType="separate"/>
        </w:r>
        <w:r w:rsidRPr="009556CC" w:rsidDel="00F334FE">
          <w:t>(6)</w:t>
        </w:r>
        <w:bookmarkEnd w:id="4367"/>
        <w:r w:rsidRPr="009556CC" w:rsidDel="00F334FE">
          <w:rPr>
            <w:lang w:val="en-US"/>
          </w:rPr>
          <w:fldChar w:fldCharType="end"/>
        </w:r>
      </w:moveFrom>
    </w:p>
    <w:moveFromRangeEnd w:id="4368"/>
    <w:p w14:paraId="4D961AC4" w14:textId="77777777" w:rsidR="000F0FF6" w:rsidRPr="006E6534" w:rsidDel="00B8644E" w:rsidRDefault="000A2B43" w:rsidP="000F0FF6">
      <w:pPr>
        <w:pStyle w:val="SDcomments"/>
        <w:ind w:firstLine="0"/>
        <w:rPr>
          <w:ins w:id="4372" w:author="N F" w:date="2023-08-07T19:31:00Z"/>
          <w:del w:id="4373" w:author="Barshadskaya, Yuliya" w:date="2024-02-22T23:37:00Z"/>
          <w:rFonts w:cs="Times New Roman"/>
          <w:color w:val="000000" w:themeColor="text1"/>
          <w:rPrChange w:id="4374" w:author="N F" w:date="2023-12-05T03:08:00Z">
            <w:rPr>
              <w:ins w:id="4375" w:author="N F" w:date="2023-08-07T19:31:00Z"/>
              <w:del w:id="4376" w:author="Barshadskaya, Yuliya" w:date="2024-02-22T23:37:00Z"/>
              <w:sz w:val="24"/>
              <w:szCs w:val="24"/>
            </w:rPr>
          </w:rPrChange>
        </w:rPr>
      </w:pPr>
      <w:r w:rsidRPr="006E6534">
        <w:rPr>
          <w:rFonts w:cs="Times New Roman"/>
          <w:b/>
          <w:bCs/>
          <w:color w:val="000000" w:themeColor="text1"/>
          <w:rPrChange w:id="4377" w:author="N F" w:date="2023-12-05T03:08:00Z">
            <w:rPr>
              <w:i/>
              <w:iCs/>
            </w:rPr>
          </w:rPrChange>
        </w:rPr>
        <w:t>Примечани</w:t>
      </w:r>
      <w:ins w:id="4378" w:author="N F" w:date="2023-08-07T19:31:00Z">
        <w:r w:rsidR="000F0FF6" w:rsidRPr="006E6534">
          <w:rPr>
            <w:rFonts w:cs="Times New Roman"/>
            <w:b/>
            <w:bCs/>
            <w:color w:val="000000" w:themeColor="text1"/>
            <w:rPrChange w:id="4379" w:author="N F" w:date="2023-12-05T03:08:00Z">
              <w:rPr>
                <w:i/>
                <w:iCs/>
                <w:szCs w:val="24"/>
              </w:rPr>
            </w:rPrChange>
          </w:rPr>
          <w:t>е</w:t>
        </w:r>
      </w:ins>
      <w:del w:id="4380" w:author="N F" w:date="2023-08-07T19:31:00Z">
        <w:r w:rsidRPr="006E6534" w:rsidDel="000F0FF6">
          <w:rPr>
            <w:rFonts w:cs="Times New Roman"/>
            <w:b/>
            <w:bCs/>
            <w:color w:val="000000" w:themeColor="text1"/>
            <w:rPrChange w:id="4381" w:author="N F" w:date="2023-12-05T03:08:00Z">
              <w:rPr>
                <w:i/>
                <w:iCs/>
              </w:rPr>
            </w:rPrChange>
          </w:rPr>
          <w:delText>я</w:delText>
        </w:r>
      </w:del>
      <w:r w:rsidRPr="006E6534">
        <w:rPr>
          <w:rFonts w:cs="Times New Roman"/>
          <w:b/>
          <w:bCs/>
          <w:color w:val="000000" w:themeColor="text1"/>
          <w:rPrChange w:id="4382" w:author="N F" w:date="2023-12-05T03:08:00Z">
            <w:rPr>
              <w:i/>
              <w:iCs/>
            </w:rPr>
          </w:rPrChange>
        </w:rPr>
        <w:t>:</w:t>
      </w:r>
      <w:r w:rsidRPr="006E6534">
        <w:rPr>
          <w:rFonts w:cs="Times New Roman"/>
          <w:color w:val="000000" w:themeColor="text1"/>
          <w:rPrChange w:id="4383" w:author="N F" w:date="2023-12-05T03:08:00Z">
            <w:rPr>
              <w:rFonts w:cs="Times New Roman"/>
            </w:rPr>
          </w:rPrChange>
        </w:rPr>
        <w:t xml:space="preserve"> </w:t>
      </w:r>
    </w:p>
    <w:p w14:paraId="3578A7C1" w14:textId="07D07A65" w:rsidR="000A2B43" w:rsidDel="00B8644E" w:rsidRDefault="000A2B43">
      <w:pPr>
        <w:pStyle w:val="SDcomments"/>
        <w:ind w:firstLine="0"/>
        <w:rPr>
          <w:del w:id="4384" w:author="Barshadskaya, Yuliya" w:date="2024-01-13T18:58:00Z"/>
          <w:rFonts w:cs="Times New Roman"/>
          <w:color w:val="000000" w:themeColor="text1"/>
        </w:rPr>
        <w:pPrChange w:id="4385" w:author="Barshadskaya, Yuliya" w:date="2024-02-22T23:37:00Z">
          <w:pPr>
            <w:pStyle w:val="a3"/>
          </w:pPr>
        </w:pPrChange>
      </w:pPr>
      <w:r w:rsidRPr="006E6534">
        <w:rPr>
          <w:rFonts w:cs="Times New Roman"/>
          <w:color w:val="000000" w:themeColor="text1"/>
          <w:lang w:val="en-US"/>
          <w:rPrChange w:id="4386" w:author="N F" w:date="2023-12-05T03:08:00Z">
            <w:rPr>
              <w:rFonts w:cs="Times New Roman"/>
              <w:szCs w:val="20"/>
              <w:lang w:val="en-US"/>
            </w:rPr>
          </w:rPrChange>
        </w:rPr>
        <w:t>IC</w:t>
      </w:r>
      <w:r w:rsidRPr="006E6534">
        <w:rPr>
          <w:rFonts w:cs="Times New Roman"/>
          <w:color w:val="000000" w:themeColor="text1"/>
          <w:rPrChange w:id="4387" w:author="N F" w:date="2023-12-05T03:08:00Z">
            <w:rPr>
              <w:rFonts w:cs="Times New Roman"/>
              <w:szCs w:val="20"/>
            </w:rPr>
          </w:rPrChange>
        </w:rPr>
        <w:t>50</w:t>
      </w:r>
      <w:r w:rsidRPr="006E6534">
        <w:rPr>
          <w:rFonts w:cs="Times New Roman"/>
          <w:color w:val="000000" w:themeColor="text1"/>
          <w:lang w:val="en-US"/>
          <w:rPrChange w:id="4388" w:author="N F" w:date="2023-12-05T03:08:00Z">
            <w:rPr>
              <w:rFonts w:cs="Times New Roman"/>
              <w:szCs w:val="20"/>
              <w:lang w:val="en-US"/>
            </w:rPr>
          </w:rPrChange>
        </w:rPr>
        <w:t>s</w:t>
      </w:r>
      <w:r w:rsidRPr="006E6534">
        <w:rPr>
          <w:rFonts w:cs="Times New Roman"/>
          <w:color w:val="000000" w:themeColor="text1"/>
          <w:rPrChange w:id="4389" w:author="N F" w:date="2023-12-05T03:08:00Z">
            <w:rPr>
              <w:rFonts w:cs="Times New Roman"/>
              <w:szCs w:val="20"/>
            </w:rPr>
          </w:rPrChange>
        </w:rPr>
        <w:t xml:space="preserve"> – показатели медианной ингибирующей концентрации (</w:t>
      </w:r>
      <w:r w:rsidRPr="006E6534">
        <w:rPr>
          <w:rFonts w:cs="Times New Roman"/>
          <w:color w:val="000000" w:themeColor="text1"/>
          <w:lang w:val="en-US"/>
          <w:rPrChange w:id="4390" w:author="N F" w:date="2023-12-05T03:08:00Z">
            <w:rPr>
              <w:rFonts w:cs="Times New Roman"/>
              <w:szCs w:val="20"/>
              <w:lang w:val="en-US"/>
            </w:rPr>
          </w:rPrChange>
        </w:rPr>
        <w:t>median</w:t>
      </w:r>
      <w:r w:rsidRPr="006E6534">
        <w:rPr>
          <w:rFonts w:cs="Times New Roman"/>
          <w:color w:val="000000" w:themeColor="text1"/>
          <w:rPrChange w:id="4391" w:author="N F" w:date="2023-12-05T03:08:00Z">
            <w:rPr>
              <w:rFonts w:cs="Times New Roman"/>
              <w:szCs w:val="20"/>
            </w:rPr>
          </w:rPrChange>
        </w:rPr>
        <w:t xml:space="preserve"> </w:t>
      </w:r>
      <w:r w:rsidRPr="006E6534">
        <w:rPr>
          <w:rFonts w:cs="Times New Roman"/>
          <w:color w:val="000000" w:themeColor="text1"/>
          <w:lang w:val="en-US"/>
          <w:rPrChange w:id="4392" w:author="N F" w:date="2023-12-05T03:08:00Z">
            <w:rPr>
              <w:rFonts w:cs="Times New Roman"/>
              <w:szCs w:val="20"/>
              <w:lang w:val="en-US"/>
            </w:rPr>
          </w:rPrChange>
        </w:rPr>
        <w:t>inhibitory</w:t>
      </w:r>
      <w:r w:rsidRPr="006E6534">
        <w:rPr>
          <w:rFonts w:cs="Times New Roman"/>
          <w:color w:val="000000" w:themeColor="text1"/>
          <w:rPrChange w:id="4393" w:author="N F" w:date="2023-12-05T03:08:00Z">
            <w:rPr>
              <w:rFonts w:cs="Times New Roman"/>
              <w:szCs w:val="20"/>
            </w:rPr>
          </w:rPrChange>
        </w:rPr>
        <w:t xml:space="preserve"> </w:t>
      </w:r>
      <w:r w:rsidRPr="006E6534">
        <w:rPr>
          <w:rFonts w:cs="Times New Roman"/>
          <w:color w:val="000000" w:themeColor="text1"/>
          <w:lang w:val="en-US"/>
          <w:rPrChange w:id="4394" w:author="N F" w:date="2023-12-05T03:08:00Z">
            <w:rPr>
              <w:rFonts w:cs="Times New Roman"/>
              <w:szCs w:val="20"/>
              <w:lang w:val="en-US"/>
            </w:rPr>
          </w:rPrChange>
        </w:rPr>
        <w:t>concentration</w:t>
      </w:r>
      <w:r w:rsidRPr="006E6534">
        <w:rPr>
          <w:rFonts w:cs="Times New Roman"/>
          <w:color w:val="000000" w:themeColor="text1"/>
          <w:rPrChange w:id="4395" w:author="N F" w:date="2023-12-05T03:08:00Z">
            <w:rPr>
              <w:rFonts w:cs="Times New Roman"/>
              <w:szCs w:val="20"/>
            </w:rPr>
          </w:rPrChange>
        </w:rPr>
        <w:t xml:space="preserve">), </w:t>
      </w:r>
      <w:r w:rsidRPr="006E6534">
        <w:rPr>
          <w:rFonts w:cs="Times New Roman"/>
          <w:color w:val="000000" w:themeColor="text1"/>
          <w:lang w:val="en-US"/>
          <w:rPrChange w:id="4396" w:author="N F" w:date="2023-12-05T03:08:00Z">
            <w:rPr>
              <w:rFonts w:cs="Times New Roman"/>
              <w:szCs w:val="20"/>
              <w:lang w:val="en-US"/>
            </w:rPr>
          </w:rPrChange>
        </w:rPr>
        <w:t>Compound</w:t>
      </w:r>
      <w:r w:rsidRPr="006E6534">
        <w:rPr>
          <w:rFonts w:cs="Times New Roman"/>
          <w:color w:val="000000" w:themeColor="text1"/>
          <w:rPrChange w:id="4397" w:author="N F" w:date="2023-12-05T03:08:00Z">
            <w:rPr>
              <w:rFonts w:cs="Times New Roman"/>
              <w:szCs w:val="20"/>
            </w:rPr>
          </w:rPrChange>
        </w:rPr>
        <w:t xml:space="preserve"> </w:t>
      </w:r>
      <w:r w:rsidRPr="006E6534">
        <w:rPr>
          <w:rFonts w:cs="Times New Roman"/>
          <w:color w:val="000000" w:themeColor="text1"/>
          <w:lang w:val="en-US"/>
          <w:rPrChange w:id="4398" w:author="N F" w:date="2023-12-05T03:08:00Z">
            <w:rPr>
              <w:rFonts w:cs="Times New Roman"/>
              <w:szCs w:val="20"/>
              <w:lang w:val="en-US"/>
            </w:rPr>
          </w:rPrChange>
        </w:rPr>
        <w:t>incubation</w:t>
      </w:r>
      <w:r w:rsidRPr="006E6534">
        <w:rPr>
          <w:rFonts w:cs="Times New Roman"/>
          <w:color w:val="000000" w:themeColor="text1"/>
          <w:rPrChange w:id="4399" w:author="N F" w:date="2023-12-05T03:08:00Z">
            <w:rPr>
              <w:rFonts w:cs="Times New Roman"/>
              <w:szCs w:val="20"/>
            </w:rPr>
          </w:rPrChange>
        </w:rPr>
        <w:t xml:space="preserve"> </w:t>
      </w:r>
      <w:r w:rsidRPr="006E6534">
        <w:rPr>
          <w:rFonts w:cs="Times New Roman"/>
          <w:color w:val="000000" w:themeColor="text1"/>
          <w:lang w:val="en-US"/>
          <w:rPrChange w:id="4400" w:author="N F" w:date="2023-12-05T03:08:00Z">
            <w:rPr>
              <w:rFonts w:cs="Times New Roman"/>
              <w:szCs w:val="20"/>
              <w:lang w:val="en-US"/>
            </w:rPr>
          </w:rPrChange>
        </w:rPr>
        <w:t>time</w:t>
      </w:r>
      <w:r w:rsidRPr="006E6534">
        <w:rPr>
          <w:rFonts w:cs="Times New Roman"/>
          <w:color w:val="000000" w:themeColor="text1"/>
          <w:rPrChange w:id="4401" w:author="N F" w:date="2023-12-05T03:08:00Z">
            <w:rPr>
              <w:rFonts w:cs="Times New Roman"/>
              <w:szCs w:val="20"/>
            </w:rPr>
          </w:rPrChange>
        </w:rPr>
        <w:t xml:space="preserve"> – время инкубации; данные представлены в виде среднего арифметического значения и стандартного отклонения среднего;</w:t>
      </w:r>
      <w:r w:rsidR="005815F5" w:rsidRPr="006E6534">
        <w:rPr>
          <w:rFonts w:cs="Times New Roman"/>
          <w:color w:val="000000" w:themeColor="text1"/>
          <w:rPrChange w:id="4402" w:author="N F" w:date="2023-12-05T03:08:00Z">
            <w:rPr>
              <w:rFonts w:cs="Times New Roman"/>
              <w:szCs w:val="20"/>
            </w:rPr>
          </w:rPrChange>
        </w:rPr>
        <w:t xml:space="preserve"> </w:t>
      </w:r>
      <w:r w:rsidR="005815F5" w:rsidRPr="006E6534">
        <w:rPr>
          <w:rFonts w:cs="Times New Roman"/>
          <w:color w:val="000000" w:themeColor="text1"/>
          <w:lang w:val="en-US"/>
          <w:rPrChange w:id="4403" w:author="N F" w:date="2023-12-05T03:08:00Z">
            <w:rPr>
              <w:rFonts w:cs="Times New Roman"/>
              <w:szCs w:val="20"/>
              <w:lang w:val="en-US"/>
            </w:rPr>
          </w:rPrChange>
        </w:rPr>
        <w:t>hrs</w:t>
      </w:r>
      <w:r w:rsidR="005815F5" w:rsidRPr="006E6534">
        <w:rPr>
          <w:rFonts w:cs="Times New Roman"/>
          <w:color w:val="000000" w:themeColor="text1"/>
          <w:rPrChange w:id="4404" w:author="N F" w:date="2023-12-05T03:08:00Z">
            <w:rPr>
              <w:rFonts w:cs="Times New Roman"/>
              <w:szCs w:val="20"/>
            </w:rPr>
          </w:rPrChange>
        </w:rPr>
        <w:t xml:space="preserve"> – ч;</w:t>
      </w:r>
      <w:r w:rsidRPr="006E6534">
        <w:rPr>
          <w:rFonts w:cs="Times New Roman"/>
          <w:color w:val="000000" w:themeColor="text1"/>
          <w:rPrChange w:id="4405" w:author="N F" w:date="2023-12-05T03:08:00Z">
            <w:rPr>
              <w:rFonts w:cs="Times New Roman"/>
              <w:szCs w:val="20"/>
            </w:rPr>
          </w:rPrChange>
        </w:rPr>
        <w:t xml:space="preserve"> </w:t>
      </w:r>
      <w:r w:rsidR="005815F5" w:rsidRPr="006E6534">
        <w:rPr>
          <w:rFonts w:cs="Times New Roman"/>
          <w:color w:val="000000" w:themeColor="text1"/>
          <w:rPrChange w:id="4406" w:author="N F" w:date="2023-12-05T03:08:00Z">
            <w:rPr>
              <w:rFonts w:cs="Times New Roman"/>
              <w:szCs w:val="20"/>
            </w:rPr>
          </w:rPrChange>
        </w:rPr>
        <w:t xml:space="preserve">зеленой </w:t>
      </w:r>
      <w:r w:rsidRPr="006E6534">
        <w:rPr>
          <w:rFonts w:cs="Times New Roman"/>
          <w:color w:val="000000" w:themeColor="text1"/>
          <w:rPrChange w:id="4407" w:author="N F" w:date="2023-12-05T03:08:00Z">
            <w:rPr>
              <w:rFonts w:cs="Times New Roman"/>
              <w:szCs w:val="20"/>
            </w:rPr>
          </w:rPrChange>
        </w:rPr>
        <w:t>линией показаны результаты для не указанного препарата сравнения.</w:t>
      </w:r>
    </w:p>
    <w:p w14:paraId="63F43953" w14:textId="77777777" w:rsidR="00B8644E" w:rsidRPr="006E6534" w:rsidRDefault="00B8644E">
      <w:pPr>
        <w:pStyle w:val="SDcomments"/>
        <w:ind w:firstLine="0"/>
        <w:rPr>
          <w:ins w:id="4408" w:author="Barshadskaya, Yuliya" w:date="2024-02-22T23:39:00Z"/>
          <w:rFonts w:cs="Times New Roman"/>
          <w:color w:val="000000" w:themeColor="text1"/>
          <w:rPrChange w:id="4409" w:author="N F" w:date="2023-12-05T03:08:00Z">
            <w:rPr>
              <w:ins w:id="4410" w:author="Barshadskaya, Yuliya" w:date="2024-02-22T23:39:00Z"/>
              <w:rFonts w:cs="Times New Roman"/>
            </w:rPr>
          </w:rPrChange>
        </w:rPr>
        <w:pPrChange w:id="4411" w:author="N F" w:date="2023-08-07T19:31:00Z">
          <w:pPr>
            <w:pStyle w:val="SDcomments"/>
          </w:pPr>
        </w:pPrChange>
      </w:pPr>
    </w:p>
    <w:p w14:paraId="5FEDCE3F" w14:textId="335E61F0" w:rsidR="00C05F2A" w:rsidDel="00B8644E" w:rsidRDefault="00C05F2A">
      <w:pPr>
        <w:pStyle w:val="SDcomments"/>
        <w:ind w:firstLine="0"/>
        <w:rPr>
          <w:del w:id="4412" w:author="Barshadskaya, Yuliya" w:date="2024-01-13T18:58:00Z"/>
        </w:rPr>
        <w:pPrChange w:id="4413" w:author="Barshadskaya, Yuliya" w:date="2024-02-22T23:37:00Z">
          <w:pPr>
            <w:pStyle w:val="a3"/>
          </w:pPr>
        </w:pPrChange>
      </w:pPr>
    </w:p>
    <w:p w14:paraId="46DFF0F4" w14:textId="77777777" w:rsidR="00B8644E" w:rsidRPr="00527FD0" w:rsidRDefault="00B8644E">
      <w:pPr>
        <w:pStyle w:val="SDcomments"/>
        <w:ind w:firstLine="0"/>
        <w:rPr>
          <w:ins w:id="4414" w:author="Barshadskaya, Yuliya" w:date="2024-02-22T23:39:00Z"/>
        </w:rPr>
        <w:pPrChange w:id="4415" w:author="Barshadskaya, Yuliya" w:date="2024-01-13T18:58:00Z">
          <w:pPr/>
        </w:pPrChange>
      </w:pPr>
    </w:p>
    <w:p w14:paraId="56C8D013" w14:textId="649C9B06" w:rsidR="00851D80" w:rsidRPr="00B8644E" w:rsidRDefault="00851D80">
      <w:pPr>
        <w:pStyle w:val="SDcomments"/>
        <w:ind w:firstLine="0"/>
        <w:rPr>
          <w:moveTo w:id="4416" w:author="N F" w:date="2023-08-06T15:35:00Z"/>
          <w:rPrChange w:id="4417" w:author="Barshadskaya, Yuliya" w:date="2024-02-22T23:39:00Z">
            <w:rPr>
              <w:moveTo w:id="4418" w:author="N F" w:date="2023-08-06T15:35:00Z"/>
            </w:rPr>
          </w:rPrChange>
        </w:rPr>
        <w:pPrChange w:id="4419" w:author="Barshadskaya, Yuliya" w:date="2024-02-22T23:37:00Z">
          <w:pPr>
            <w:pStyle w:val="a3"/>
          </w:pPr>
        </w:pPrChange>
      </w:pPr>
      <w:bookmarkStart w:id="4420" w:name="_Ref115130794"/>
      <w:moveToRangeStart w:id="4421" w:author="N F" w:date="2023-08-06T15:35:00Z" w:name="move142228523"/>
      <w:moveTo w:id="4422" w:author="N F" w:date="2023-08-06T15:35:00Z">
        <w:r w:rsidRPr="00B8644E">
          <w:rPr>
            <w:b/>
            <w:sz w:val="24"/>
            <w:rPrChange w:id="4423" w:author="Barshadskaya, Yuliya" w:date="2024-02-22T23:39:00Z">
              <w:rPr>
                <w:sz w:val="24"/>
              </w:rPr>
            </w:rPrChange>
          </w:rPr>
          <w:t xml:space="preserve">Рисунок </w:t>
        </w:r>
        <w:r w:rsidRPr="00B8644E">
          <w:rPr>
            <w:b/>
            <w:sz w:val="24"/>
            <w:rPrChange w:id="4424" w:author="Barshadskaya, Yuliya" w:date="2024-02-22T23:39:00Z">
              <w:rPr>
                <w:sz w:val="24"/>
              </w:rPr>
            </w:rPrChange>
          </w:rPr>
          <w:fldChar w:fldCharType="begin"/>
        </w:r>
        <w:r w:rsidRPr="00B8644E">
          <w:rPr>
            <w:b/>
            <w:sz w:val="24"/>
            <w:rPrChange w:id="4425" w:author="Barshadskaya, Yuliya" w:date="2024-02-22T23:39:00Z">
              <w:rPr>
                <w:sz w:val="24"/>
              </w:rPr>
            </w:rPrChange>
          </w:rPr>
          <w:instrText xml:space="preserve"> STYLEREF 1 \s </w:instrText>
        </w:r>
        <w:r w:rsidRPr="00B8644E">
          <w:rPr>
            <w:b/>
            <w:sz w:val="24"/>
            <w:rPrChange w:id="4426" w:author="Barshadskaya, Yuliya" w:date="2024-02-22T23:39:00Z">
              <w:rPr>
                <w:noProof/>
                <w:sz w:val="24"/>
              </w:rPr>
            </w:rPrChange>
          </w:rPr>
          <w:fldChar w:fldCharType="separate"/>
        </w:r>
        <w:r w:rsidRPr="00B8644E">
          <w:rPr>
            <w:b/>
            <w:noProof/>
            <w:sz w:val="24"/>
            <w:rPrChange w:id="4427" w:author="Barshadskaya, Yuliya" w:date="2024-02-22T23:39:00Z">
              <w:rPr>
                <w:noProof/>
                <w:sz w:val="24"/>
              </w:rPr>
            </w:rPrChange>
          </w:rPr>
          <w:t>3</w:t>
        </w:r>
        <w:r w:rsidRPr="00B8644E">
          <w:rPr>
            <w:b/>
            <w:noProof/>
            <w:sz w:val="24"/>
            <w:rPrChange w:id="4428" w:author="Barshadskaya, Yuliya" w:date="2024-02-22T23:39:00Z">
              <w:rPr>
                <w:noProof/>
                <w:sz w:val="24"/>
              </w:rPr>
            </w:rPrChange>
          </w:rPr>
          <w:fldChar w:fldCharType="end"/>
        </w:r>
        <w:r w:rsidRPr="00B8644E">
          <w:rPr>
            <w:b/>
            <w:sz w:val="24"/>
            <w:rPrChange w:id="4429" w:author="Barshadskaya, Yuliya" w:date="2024-02-22T23:39:00Z">
              <w:rPr>
                <w:sz w:val="24"/>
              </w:rPr>
            </w:rPrChange>
          </w:rPr>
          <w:noBreakHyphen/>
        </w:r>
        <w:r w:rsidRPr="00B8644E">
          <w:rPr>
            <w:b/>
            <w:sz w:val="24"/>
            <w:rPrChange w:id="4430" w:author="Barshadskaya, Yuliya" w:date="2024-02-22T23:39:00Z">
              <w:rPr>
                <w:sz w:val="24"/>
              </w:rPr>
            </w:rPrChange>
          </w:rPr>
          <w:fldChar w:fldCharType="begin"/>
        </w:r>
        <w:r w:rsidRPr="00B8644E">
          <w:rPr>
            <w:b/>
            <w:sz w:val="24"/>
            <w:rPrChange w:id="4431" w:author="Barshadskaya, Yuliya" w:date="2024-02-22T23:39:00Z">
              <w:rPr>
                <w:sz w:val="24"/>
              </w:rPr>
            </w:rPrChange>
          </w:rPr>
          <w:instrText xml:space="preserve"> SEQ Рисунок \* ARABIC \s 1 </w:instrText>
        </w:r>
        <w:r w:rsidRPr="00B8644E">
          <w:rPr>
            <w:b/>
            <w:sz w:val="24"/>
            <w:rPrChange w:id="4432" w:author="Barshadskaya, Yuliya" w:date="2024-02-22T23:39:00Z">
              <w:rPr>
                <w:noProof/>
                <w:sz w:val="24"/>
              </w:rPr>
            </w:rPrChange>
          </w:rPr>
          <w:fldChar w:fldCharType="separate"/>
        </w:r>
        <w:r w:rsidRPr="00B8644E">
          <w:rPr>
            <w:b/>
            <w:noProof/>
            <w:sz w:val="24"/>
            <w:rPrChange w:id="4433" w:author="Barshadskaya, Yuliya" w:date="2024-02-22T23:39:00Z">
              <w:rPr>
                <w:noProof/>
                <w:sz w:val="24"/>
              </w:rPr>
            </w:rPrChange>
          </w:rPr>
          <w:t>3</w:t>
        </w:r>
        <w:r w:rsidRPr="00B8644E">
          <w:rPr>
            <w:b/>
            <w:noProof/>
            <w:sz w:val="24"/>
            <w:rPrChange w:id="4434" w:author="Barshadskaya, Yuliya" w:date="2024-02-22T23:39:00Z">
              <w:rPr>
                <w:noProof/>
                <w:sz w:val="24"/>
              </w:rPr>
            </w:rPrChange>
          </w:rPr>
          <w:fldChar w:fldCharType="end"/>
        </w:r>
      </w:moveTo>
      <w:bookmarkEnd w:id="4420"/>
      <w:ins w:id="4435" w:author="Barshadskaya, Yuliya" w:date="2024-01-13T19:04:00Z">
        <w:r w:rsidR="008A1743" w:rsidRPr="00B8644E">
          <w:rPr>
            <w:b/>
            <w:noProof/>
            <w:sz w:val="24"/>
            <w:rPrChange w:id="4436" w:author="Barshadskaya, Yuliya" w:date="2024-02-22T23:39:00Z">
              <w:rPr>
                <w:noProof/>
                <w:sz w:val="24"/>
              </w:rPr>
            </w:rPrChange>
          </w:rPr>
          <w:t>.</w:t>
        </w:r>
      </w:ins>
      <w:moveTo w:id="4437" w:author="N F" w:date="2023-08-06T15:35:00Z">
        <w:r w:rsidRPr="00BF4043">
          <w:rPr>
            <w:sz w:val="24"/>
          </w:rPr>
          <w:t xml:space="preserve"> Зависимость медианной ингибирующей концентрации осимертиниба (</w:t>
        </w:r>
        <w:r w:rsidRPr="008E7CA8">
          <w:rPr>
            <w:sz w:val="24"/>
            <w:lang w:val="en-US"/>
          </w:rPr>
          <w:t>AZD</w:t>
        </w:r>
        <w:r w:rsidRPr="00484066">
          <w:rPr>
            <w:sz w:val="24"/>
          </w:rPr>
          <w:t>9291) и его метаболита (</w:t>
        </w:r>
        <w:r w:rsidRPr="00484066">
          <w:rPr>
            <w:sz w:val="24"/>
            <w:lang w:val="en-US"/>
          </w:rPr>
          <w:t>AZ</w:t>
        </w:r>
        <w:r w:rsidRPr="00B8644E">
          <w:rPr>
            <w:sz w:val="24"/>
            <w:rPrChange w:id="4438" w:author="Barshadskaya, Yuliya" w:date="2024-02-22T23:39:00Z">
              <w:rPr>
                <w:sz w:val="24"/>
              </w:rPr>
            </w:rPrChange>
          </w:rPr>
          <w:t xml:space="preserve">5104) от времени в отношении подавления образования фосфорилированной формы </w:t>
        </w:r>
        <w:r w:rsidRPr="00B8644E">
          <w:rPr>
            <w:sz w:val="24"/>
            <w:lang w:val="en-US"/>
            <w:rPrChange w:id="4439" w:author="Barshadskaya, Yuliya" w:date="2024-02-22T23:39:00Z">
              <w:rPr>
                <w:sz w:val="24"/>
                <w:lang w:val="en-US"/>
              </w:rPr>
            </w:rPrChange>
          </w:rPr>
          <w:t>EGFR</w:t>
        </w:r>
        <w:r w:rsidRPr="00B8644E">
          <w:rPr>
            <w:sz w:val="24"/>
            <w:rPrChange w:id="4440" w:author="Barshadskaya, Yuliya" w:date="2024-02-22T23:39:00Z">
              <w:rPr>
                <w:sz w:val="24"/>
              </w:rPr>
            </w:rPrChange>
          </w:rPr>
          <w:t xml:space="preserve"> в клетках линии </w:t>
        </w:r>
        <w:r w:rsidRPr="00B8644E">
          <w:rPr>
            <w:sz w:val="24"/>
            <w:lang w:val="en-US"/>
            <w:rPrChange w:id="4441" w:author="Barshadskaya, Yuliya" w:date="2024-02-22T23:39:00Z">
              <w:rPr>
                <w:sz w:val="24"/>
                <w:lang w:val="en-US"/>
              </w:rPr>
            </w:rPrChange>
          </w:rPr>
          <w:t>LOVO</w:t>
        </w:r>
        <w:r w:rsidRPr="00B8644E">
          <w:rPr>
            <w:sz w:val="24"/>
            <w:rPrChange w:id="4442" w:author="Barshadskaya, Yuliya" w:date="2024-02-22T23:39:00Z">
              <w:rPr>
                <w:sz w:val="24"/>
              </w:rPr>
            </w:rPrChange>
          </w:rPr>
          <w:t xml:space="preserve"> дикого типа </w:t>
        </w:r>
      </w:moveTo>
      <w:ins w:id="4443" w:author="Barshadskaya, Yuliya" w:date="2024-01-13T19:04:00Z">
        <w:r w:rsidR="008A1743" w:rsidRPr="00B8644E">
          <w:rPr>
            <w:rFonts w:cs="Times New Roman"/>
            <w:color w:val="000000" w:themeColor="text1"/>
            <w:sz w:val="24"/>
            <w:lang w:val="en-US"/>
            <w:rPrChange w:id="4444" w:author="Barshadskaya, Yuliya" w:date="2024-02-22T23:39:00Z">
              <w:rPr>
                <w:rFonts w:cs="Times New Roman"/>
                <w:color w:val="000000" w:themeColor="text1"/>
                <w:sz w:val="24"/>
                <w:lang w:val="en-US"/>
              </w:rPr>
            </w:rPrChange>
          </w:rPr>
          <w:fldChar w:fldCharType="begin"/>
        </w:r>
        <w:r w:rsidR="008A1743" w:rsidRPr="00B8644E">
          <w:rPr>
            <w:rFonts w:cs="Times New Roman"/>
            <w:color w:val="000000" w:themeColor="text1"/>
            <w:sz w:val="24"/>
            <w:rPrChange w:id="4445" w:author="Barshadskaya, Yuliya" w:date="2024-02-22T23:39:00Z">
              <w:rPr>
                <w:rFonts w:cs="Times New Roman"/>
                <w:color w:val="000000" w:themeColor="text1"/>
                <w:sz w:val="24"/>
              </w:rPr>
            </w:rPrChange>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8A1743" w:rsidRPr="00B8644E">
          <w:rPr>
            <w:rFonts w:cs="Times New Roman"/>
            <w:color w:val="000000" w:themeColor="text1"/>
            <w:sz w:val="24"/>
            <w:lang w:val="en-US"/>
            <w:rPrChange w:id="4446" w:author="Barshadskaya, Yuliya" w:date="2024-02-22T23:39:00Z">
              <w:rPr>
                <w:rFonts w:cs="Times New Roman"/>
                <w:color w:val="000000" w:themeColor="text1"/>
                <w:sz w:val="24"/>
                <w:lang w:val="en-US"/>
              </w:rPr>
            </w:rPrChange>
          </w:rPr>
          <w:fldChar w:fldCharType="separate"/>
        </w:r>
        <w:r w:rsidR="008A1743" w:rsidRPr="00B8644E">
          <w:rPr>
            <w:rFonts w:cs="Times New Roman"/>
            <w:color w:val="000000" w:themeColor="text1"/>
            <w:sz w:val="24"/>
            <w:rPrChange w:id="4447" w:author="Barshadskaya, Yuliya" w:date="2024-02-22T23:39:00Z">
              <w:rPr>
                <w:rFonts w:cs="Times New Roman"/>
                <w:color w:val="000000" w:themeColor="text1"/>
                <w:sz w:val="24"/>
              </w:rPr>
            </w:rPrChange>
          </w:rPr>
          <w:t>[</w:t>
        </w:r>
      </w:ins>
      <w:ins w:id="4448" w:author="Barshadskaya, Yuliya" w:date="2024-02-22T23:39:00Z">
        <w:r w:rsidR="00B8644E" w:rsidRPr="00B8644E">
          <w:rPr>
            <w:rFonts w:cs="Times New Roman"/>
            <w:color w:val="000000" w:themeColor="text1"/>
            <w:sz w:val="24"/>
            <w:rPrChange w:id="4449" w:author="Barshadskaya, Yuliya" w:date="2024-02-22T23:39:00Z">
              <w:rPr>
                <w:rFonts w:cs="Times New Roman"/>
                <w:color w:val="000000" w:themeColor="text1"/>
                <w:sz w:val="24"/>
              </w:rPr>
            </w:rPrChange>
          </w:rPr>
          <w:t>1</w:t>
        </w:r>
      </w:ins>
      <w:ins w:id="4450" w:author="Barshadskaya, Yuliya" w:date="2024-01-13T19:04:00Z">
        <w:r w:rsidR="008A1743" w:rsidRPr="00B8644E">
          <w:rPr>
            <w:rFonts w:cs="Times New Roman"/>
            <w:color w:val="000000" w:themeColor="text1"/>
            <w:sz w:val="24"/>
            <w:rPrChange w:id="4451" w:author="Barshadskaya, Yuliya" w:date="2024-02-22T23:39:00Z">
              <w:rPr>
                <w:rFonts w:cs="Times New Roman"/>
                <w:color w:val="000000" w:themeColor="text1"/>
                <w:sz w:val="24"/>
              </w:rPr>
            </w:rPrChange>
          </w:rPr>
          <w:t>]</w:t>
        </w:r>
        <w:r w:rsidR="008A1743" w:rsidRPr="00B8644E">
          <w:rPr>
            <w:rFonts w:cs="Times New Roman"/>
            <w:color w:val="000000" w:themeColor="text1"/>
            <w:sz w:val="24"/>
            <w:lang w:val="en-US"/>
            <w:rPrChange w:id="4452" w:author="Barshadskaya, Yuliya" w:date="2024-02-22T23:39:00Z">
              <w:rPr>
                <w:rFonts w:cs="Times New Roman"/>
                <w:color w:val="000000" w:themeColor="text1"/>
                <w:sz w:val="24"/>
                <w:lang w:val="en-US"/>
              </w:rPr>
            </w:rPrChange>
          </w:rPr>
          <w:fldChar w:fldCharType="end"/>
        </w:r>
        <w:r w:rsidR="008A1743" w:rsidRPr="00B8644E">
          <w:rPr>
            <w:rFonts w:cs="Times New Roman"/>
            <w:color w:val="000000" w:themeColor="text1"/>
            <w:sz w:val="24"/>
            <w:rPrChange w:id="4453" w:author="Barshadskaya, Yuliya" w:date="2024-02-22T23:39:00Z">
              <w:rPr>
                <w:rFonts w:cs="Times New Roman"/>
                <w:color w:val="000000" w:themeColor="text1"/>
                <w:sz w:val="24"/>
              </w:rPr>
            </w:rPrChange>
          </w:rPr>
          <w:t>.</w:t>
        </w:r>
      </w:ins>
      <w:moveTo w:id="4454" w:author="N F" w:date="2023-08-06T15:35:00Z">
        <w:del w:id="4455" w:author="Barshadskaya, Yuliya" w:date="2024-01-13T19:04:00Z">
          <w:r w:rsidRPr="00B8644E" w:rsidDel="008A1743">
            <w:rPr>
              <w:sz w:val="24"/>
              <w:szCs w:val="18"/>
              <w:lang w:val="en-US"/>
              <w:rPrChange w:id="4456" w:author="Barshadskaya, Yuliya" w:date="2024-02-22T23:39:00Z">
                <w:rPr>
                  <w:sz w:val="24"/>
                  <w:lang w:val="en-US"/>
                </w:rPr>
              </w:rPrChange>
            </w:rPr>
            <w:fldChar w:fldCharType="begin"/>
          </w:r>
          <w:r w:rsidRPr="00B8644E" w:rsidDel="008A1743">
            <w:rPr>
              <w:sz w:val="24"/>
              <w:rPrChange w:id="4457" w:author="Barshadskaya, Yuliya" w:date="2024-02-22T23:39:00Z">
                <w:rPr>
                  <w:sz w:val="24"/>
                </w:rPr>
              </w:rPrChange>
            </w:rPr>
            <w:del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delInstrText>
          </w:r>
          <w:r w:rsidRPr="00B8644E" w:rsidDel="008A1743">
            <w:rPr>
              <w:sz w:val="24"/>
              <w:szCs w:val="18"/>
              <w:lang w:val="en-US"/>
              <w:rPrChange w:id="4458" w:author="Barshadskaya, Yuliya" w:date="2024-02-22T23:39:00Z">
                <w:rPr>
                  <w:sz w:val="24"/>
                  <w:lang w:val="en-US"/>
                </w:rPr>
              </w:rPrChange>
            </w:rPr>
            <w:fldChar w:fldCharType="separate"/>
          </w:r>
          <w:r w:rsidRPr="00B8644E" w:rsidDel="008A1743">
            <w:rPr>
              <w:sz w:val="24"/>
              <w:szCs w:val="18"/>
            </w:rPr>
            <w:delText>(6)</w:delText>
          </w:r>
          <w:r w:rsidRPr="00B8644E" w:rsidDel="008A1743">
            <w:rPr>
              <w:sz w:val="24"/>
              <w:szCs w:val="18"/>
              <w:lang w:val="en-US"/>
              <w:rPrChange w:id="4459" w:author="Barshadskaya, Yuliya" w:date="2024-02-22T23:39:00Z">
                <w:rPr>
                  <w:sz w:val="24"/>
                  <w:lang w:val="en-US"/>
                </w:rPr>
              </w:rPrChange>
            </w:rPr>
            <w:fldChar w:fldCharType="end"/>
          </w:r>
        </w:del>
      </w:moveTo>
    </w:p>
    <w:moveToRangeEnd w:id="4421"/>
    <w:p w14:paraId="13EE5993" w14:textId="04FDDB24" w:rsidR="00C05F2A" w:rsidRPr="006E6534" w:rsidRDefault="00C05F2A">
      <w:pPr>
        <w:spacing w:line="240" w:lineRule="auto"/>
        <w:ind w:firstLine="0"/>
        <w:jc w:val="center"/>
        <w:rPr>
          <w:rFonts w:cs="Times New Roman"/>
          <w:color w:val="000000" w:themeColor="text1"/>
          <w:szCs w:val="24"/>
          <w:rPrChange w:id="4460" w:author="N F" w:date="2023-12-05T03:08:00Z">
            <w:rPr>
              <w:rFonts w:cs="Times New Roman"/>
              <w:szCs w:val="24"/>
            </w:rPr>
          </w:rPrChange>
        </w:rPr>
        <w:pPrChange w:id="4461" w:author="N F" w:date="2023-08-06T15:38:00Z">
          <w:pPr>
            <w:jc w:val="center"/>
          </w:pPr>
        </w:pPrChange>
      </w:pPr>
      <w:r w:rsidRPr="006E6534">
        <w:rPr>
          <w:rFonts w:cs="Times New Roman"/>
          <w:noProof/>
          <w:color w:val="000000" w:themeColor="text1"/>
          <w:szCs w:val="24"/>
          <w:lang w:eastAsia="ru-RU"/>
          <w:rPrChange w:id="4462" w:author="N F" w:date="2023-12-05T03:08:00Z">
            <w:rPr>
              <w:rFonts w:cs="Times New Roman"/>
              <w:noProof/>
              <w:szCs w:val="24"/>
              <w:lang w:eastAsia="ru-RU"/>
            </w:rPr>
          </w:rPrChange>
        </w:rPr>
        <w:lastRenderedPageBreak/>
        <w:drawing>
          <wp:inline distT="0" distB="0" distL="0" distR="0" wp14:anchorId="19CCA037" wp14:editId="0970F5A8">
            <wp:extent cx="4516341" cy="33383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6951" cy="3346217"/>
                    </a:xfrm>
                    <a:prstGeom prst="rect">
                      <a:avLst/>
                    </a:prstGeom>
                  </pic:spPr>
                </pic:pic>
              </a:graphicData>
            </a:graphic>
          </wp:inline>
        </w:drawing>
      </w:r>
    </w:p>
    <w:p w14:paraId="3CEC0F50" w14:textId="184B9F48" w:rsidR="00C05F2A" w:rsidRPr="004A73C2" w:rsidDel="00851D80" w:rsidRDefault="00C05F2A" w:rsidP="00527FD0">
      <w:pPr>
        <w:pStyle w:val="a3"/>
        <w:rPr>
          <w:moveFrom w:id="4463" w:author="N F" w:date="2023-08-06T15:35:00Z"/>
        </w:rPr>
      </w:pPr>
      <w:bookmarkStart w:id="4464" w:name="_Toc115733152"/>
      <w:moveFromRangeStart w:id="4465" w:author="N F" w:date="2023-08-06T15:35:00Z" w:name="move142228523"/>
      <w:moveFrom w:id="4466" w:author="N F" w:date="2023-08-06T15:35:00Z">
        <w:r w:rsidRPr="00527FD0" w:rsidDel="00851D80">
          <w:t xml:space="preserve">Рисунок </w:t>
        </w:r>
        <w:r w:rsidRPr="004A73C2" w:rsidDel="00851D80">
          <w:fldChar w:fldCharType="begin"/>
        </w:r>
        <w:r w:rsidRPr="004A73C2" w:rsidDel="00851D80">
          <w:instrText xml:space="preserve"> STYLEREF 1 \s </w:instrText>
        </w:r>
        <w:r w:rsidRPr="004A73C2" w:rsidDel="00851D80">
          <w:rPr>
            <w:rPrChange w:id="4467" w:author="N F" w:date="2023-12-05T03:08:00Z">
              <w:rPr>
                <w:noProof/>
              </w:rPr>
            </w:rPrChange>
          </w:rPr>
          <w:fldChar w:fldCharType="separate"/>
        </w:r>
        <w:r w:rsidR="004C4CE2" w:rsidRPr="004A73C2" w:rsidDel="00851D80">
          <w:rPr>
            <w:noProof/>
          </w:rPr>
          <w:t>3</w:t>
        </w:r>
        <w:r w:rsidRPr="004A73C2" w:rsidDel="00851D80">
          <w:rPr>
            <w:noProof/>
          </w:rPr>
          <w:fldChar w:fldCharType="end"/>
        </w:r>
        <w:r w:rsidR="00953F52" w:rsidRPr="004A73C2" w:rsidDel="00851D80">
          <w:noBreakHyphen/>
        </w:r>
        <w:r w:rsidRPr="009556CC" w:rsidDel="00851D80">
          <w:fldChar w:fldCharType="begin"/>
        </w:r>
        <w:r w:rsidRPr="009556CC" w:rsidDel="00851D80">
          <w:instrText xml:space="preserve"> SEQ Рисунок \* ARABIC \s 1 </w:instrText>
        </w:r>
        <w:r w:rsidRPr="009556CC" w:rsidDel="00851D80">
          <w:rPr>
            <w:rPrChange w:id="4468" w:author="N F" w:date="2023-12-05T03:08:00Z">
              <w:rPr>
                <w:noProof/>
              </w:rPr>
            </w:rPrChange>
          </w:rPr>
          <w:fldChar w:fldCharType="separate"/>
        </w:r>
        <w:r w:rsidR="004C4CE2" w:rsidRPr="009556CC" w:rsidDel="00851D80">
          <w:rPr>
            <w:noProof/>
          </w:rPr>
          <w:t>3</w:t>
        </w:r>
        <w:r w:rsidRPr="009556CC" w:rsidDel="00851D80">
          <w:rPr>
            <w:noProof/>
          </w:rPr>
          <w:fldChar w:fldCharType="end"/>
        </w:r>
        <w:r w:rsidR="00EC3BDA" w:rsidRPr="004A73C2" w:rsidDel="00851D80">
          <w:t xml:space="preserve"> Зависимость медианной ингибирующей концентрации осимертиниба (</w:t>
        </w:r>
        <w:r w:rsidR="00EC3BDA" w:rsidRPr="009556CC" w:rsidDel="00851D80">
          <w:rPr>
            <w:lang w:val="en-US"/>
          </w:rPr>
          <w:t>AZD</w:t>
        </w:r>
        <w:r w:rsidR="00EC3BDA" w:rsidRPr="008D2D2E" w:rsidDel="00851D80">
          <w:rPr>
            <w:iCs w:val="0"/>
          </w:rPr>
          <w:t>9291) и его метаболита (</w:t>
        </w:r>
        <w:r w:rsidR="00EC3BDA" w:rsidRPr="008D2D2E" w:rsidDel="00851D80">
          <w:rPr>
            <w:iCs w:val="0"/>
            <w:lang w:val="en-US"/>
          </w:rPr>
          <w:t>AZ</w:t>
        </w:r>
        <w:r w:rsidR="00EC3BDA" w:rsidRPr="00B647EB" w:rsidDel="00851D80">
          <w:rPr>
            <w:iCs w:val="0"/>
          </w:rPr>
          <w:t>5104) от времени в</w:t>
        </w:r>
        <w:r w:rsidR="00EC3BDA" w:rsidRPr="00B8644E" w:rsidDel="00851D80">
          <w:t xml:space="preserve"> отношении подавления образования фосфорилированной формы </w:t>
        </w:r>
        <w:r w:rsidR="00EC3BDA" w:rsidRPr="00B8644E" w:rsidDel="00851D80">
          <w:rPr>
            <w:lang w:val="en-US"/>
          </w:rPr>
          <w:t>EGFR</w:t>
        </w:r>
        <w:r w:rsidR="00EC3BDA" w:rsidRPr="00B8644E" w:rsidDel="00851D80">
          <w:t xml:space="preserve"> в клетках линии </w:t>
        </w:r>
        <w:r w:rsidR="00EC3BDA" w:rsidRPr="00B8644E" w:rsidDel="00851D80">
          <w:rPr>
            <w:lang w:val="en-US"/>
          </w:rPr>
          <w:t>LOVO</w:t>
        </w:r>
        <w:r w:rsidR="00EC3BDA" w:rsidRPr="00B8644E" w:rsidDel="00851D80">
          <w:t xml:space="preserve"> дикого типа</w:t>
        </w:r>
        <w:r w:rsidRPr="00B8644E" w:rsidDel="00851D80">
          <w:t xml:space="preserve"> </w:t>
        </w:r>
        <w:r w:rsidRPr="009556CC" w:rsidDel="00851D80">
          <w:rPr>
            <w:lang w:val="en-US"/>
          </w:rPr>
          <w:fldChar w:fldCharType="begin"/>
        </w:r>
        <w:r w:rsidRPr="009556CC" w:rsidDel="00851D80">
          <w:instrText xml:space="preserve"> ADDIN ZOTERO_ITEM CSL_CITATION {"citationID":"uxBy8FJO","properties":{"formattedCitation":"(6)","plainCitation":"(6)","noteIndex":0},"citationItems":[{"id":16</w:instrText>
        </w:r>
        <w:r w:rsidRPr="008D2D2E" w:rsidDel="00851D80">
          <w:rPr>
            <w:iCs w:val="0"/>
          </w:rPr>
          <w:instrText>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w:instrText>
        </w:r>
        <w:r w:rsidRPr="00B647EB" w:rsidDel="00851D80">
          <w:rPr>
            <w:iCs w:val="0"/>
          </w:rPr>
          <w:instrText xml:space="preserve">on"} </w:instrText>
        </w:r>
        <w:r w:rsidRPr="009556CC" w:rsidDel="00851D80">
          <w:rPr>
            <w:lang w:val="en-US"/>
          </w:rPr>
          <w:fldChar w:fldCharType="separate"/>
        </w:r>
        <w:r w:rsidRPr="009556CC" w:rsidDel="00851D80">
          <w:t>(6)</w:t>
        </w:r>
        <w:bookmarkEnd w:id="4464"/>
        <w:r w:rsidRPr="009556CC" w:rsidDel="00851D80">
          <w:rPr>
            <w:lang w:val="en-US"/>
          </w:rPr>
          <w:fldChar w:fldCharType="end"/>
        </w:r>
      </w:moveFrom>
    </w:p>
    <w:moveFromRangeEnd w:id="4465"/>
    <w:p w14:paraId="10723439" w14:textId="77777777" w:rsidR="00705180" w:rsidRPr="006E6534" w:rsidRDefault="006F7FD9" w:rsidP="00705180">
      <w:pPr>
        <w:pStyle w:val="SDcomments"/>
        <w:ind w:firstLine="0"/>
        <w:rPr>
          <w:ins w:id="4469" w:author="N F" w:date="2023-08-07T19:30:00Z"/>
          <w:rFonts w:cs="Times New Roman"/>
          <w:color w:val="000000" w:themeColor="text1"/>
          <w:rPrChange w:id="4470" w:author="N F" w:date="2023-12-05T03:08:00Z">
            <w:rPr>
              <w:ins w:id="4471" w:author="N F" w:date="2023-08-07T19:30:00Z"/>
              <w:rFonts w:cs="Times New Roman"/>
            </w:rPr>
          </w:rPrChange>
        </w:rPr>
      </w:pPr>
      <w:r w:rsidRPr="006E6534">
        <w:rPr>
          <w:rFonts w:cs="Times New Roman"/>
          <w:b/>
          <w:bCs/>
          <w:color w:val="000000" w:themeColor="text1"/>
          <w:rPrChange w:id="4472" w:author="N F" w:date="2023-12-05T03:08:00Z">
            <w:rPr>
              <w:i/>
              <w:iCs/>
            </w:rPr>
          </w:rPrChange>
        </w:rPr>
        <w:t>Примечани</w:t>
      </w:r>
      <w:ins w:id="4473" w:author="N F" w:date="2023-08-07T19:30:00Z">
        <w:r w:rsidR="00705180" w:rsidRPr="006E6534">
          <w:rPr>
            <w:rFonts w:cs="Times New Roman"/>
            <w:b/>
            <w:bCs/>
            <w:color w:val="000000" w:themeColor="text1"/>
            <w:rPrChange w:id="4474" w:author="N F" w:date="2023-12-05T03:08:00Z">
              <w:rPr>
                <w:i/>
                <w:iCs/>
              </w:rPr>
            </w:rPrChange>
          </w:rPr>
          <w:t>е</w:t>
        </w:r>
      </w:ins>
      <w:del w:id="4475" w:author="N F" w:date="2023-08-07T19:30:00Z">
        <w:r w:rsidRPr="006E6534" w:rsidDel="00705180">
          <w:rPr>
            <w:rFonts w:cs="Times New Roman"/>
            <w:b/>
            <w:bCs/>
            <w:color w:val="000000" w:themeColor="text1"/>
            <w:rPrChange w:id="4476" w:author="N F" w:date="2023-12-05T03:08:00Z">
              <w:rPr>
                <w:i/>
                <w:iCs/>
              </w:rPr>
            </w:rPrChange>
          </w:rPr>
          <w:delText>я</w:delText>
        </w:r>
      </w:del>
      <w:r w:rsidRPr="006E6534">
        <w:rPr>
          <w:rFonts w:cs="Times New Roman"/>
          <w:b/>
          <w:bCs/>
          <w:color w:val="000000" w:themeColor="text1"/>
          <w:rPrChange w:id="4477" w:author="N F" w:date="2023-12-05T03:08:00Z">
            <w:rPr>
              <w:i/>
              <w:iCs/>
            </w:rPr>
          </w:rPrChange>
        </w:rPr>
        <w:t>:</w:t>
      </w:r>
      <w:r w:rsidRPr="006E6534">
        <w:rPr>
          <w:rFonts w:cs="Times New Roman"/>
          <w:color w:val="000000" w:themeColor="text1"/>
          <w:rPrChange w:id="4478" w:author="N F" w:date="2023-12-05T03:08:00Z">
            <w:rPr>
              <w:rFonts w:cs="Times New Roman"/>
            </w:rPr>
          </w:rPrChange>
        </w:rPr>
        <w:t xml:space="preserve"> </w:t>
      </w:r>
    </w:p>
    <w:p w14:paraId="3E302AEF" w14:textId="7FE1B1E2" w:rsidR="006F7FD9" w:rsidRPr="006E6534" w:rsidDel="008A1743" w:rsidRDefault="006F7FD9">
      <w:pPr>
        <w:pStyle w:val="SDcomments"/>
        <w:ind w:firstLine="0"/>
        <w:rPr>
          <w:del w:id="4479" w:author="Barshadskaya, Yuliya" w:date="2024-01-13T19:05:00Z"/>
          <w:rFonts w:cs="Times New Roman"/>
          <w:color w:val="000000" w:themeColor="text1"/>
          <w:rPrChange w:id="4480" w:author="N F" w:date="2023-12-05T03:08:00Z">
            <w:rPr>
              <w:del w:id="4481" w:author="Barshadskaya, Yuliya" w:date="2024-01-13T19:05:00Z"/>
              <w:rFonts w:cs="Times New Roman"/>
            </w:rPr>
          </w:rPrChange>
        </w:rPr>
        <w:pPrChange w:id="4482" w:author="Barshadskaya, Yuliya" w:date="2024-02-22T23:39:00Z">
          <w:pPr>
            <w:pStyle w:val="SDcomments"/>
          </w:pPr>
        </w:pPrChange>
      </w:pPr>
      <w:r w:rsidRPr="006E6534">
        <w:rPr>
          <w:rFonts w:cs="Times New Roman"/>
          <w:color w:val="000000" w:themeColor="text1"/>
          <w:lang w:val="en-US"/>
          <w:rPrChange w:id="4483" w:author="N F" w:date="2023-12-05T03:08:00Z">
            <w:rPr>
              <w:rFonts w:cs="Times New Roman"/>
              <w:lang w:val="en-US"/>
            </w:rPr>
          </w:rPrChange>
        </w:rPr>
        <w:t>IC</w:t>
      </w:r>
      <w:r w:rsidRPr="006E6534">
        <w:rPr>
          <w:rFonts w:cs="Times New Roman"/>
          <w:color w:val="000000" w:themeColor="text1"/>
          <w:rPrChange w:id="4484" w:author="N F" w:date="2023-12-05T03:08:00Z">
            <w:rPr>
              <w:rFonts w:cs="Times New Roman"/>
            </w:rPr>
          </w:rPrChange>
        </w:rPr>
        <w:t>50</w:t>
      </w:r>
      <w:r w:rsidRPr="006E6534">
        <w:rPr>
          <w:rFonts w:cs="Times New Roman"/>
          <w:color w:val="000000" w:themeColor="text1"/>
          <w:lang w:val="en-US"/>
          <w:rPrChange w:id="4485" w:author="N F" w:date="2023-12-05T03:08:00Z">
            <w:rPr>
              <w:rFonts w:cs="Times New Roman"/>
              <w:lang w:val="en-US"/>
            </w:rPr>
          </w:rPrChange>
        </w:rPr>
        <w:t>s</w:t>
      </w:r>
      <w:r w:rsidRPr="006E6534">
        <w:rPr>
          <w:rFonts w:cs="Times New Roman"/>
          <w:color w:val="000000" w:themeColor="text1"/>
          <w:rPrChange w:id="4486" w:author="N F" w:date="2023-12-05T03:08:00Z">
            <w:rPr>
              <w:rFonts w:cs="Times New Roman"/>
            </w:rPr>
          </w:rPrChange>
        </w:rPr>
        <w:t xml:space="preserve"> – показатели медианной ингибирующей концентрации (</w:t>
      </w:r>
      <w:r w:rsidRPr="006E6534">
        <w:rPr>
          <w:rFonts w:cs="Times New Roman"/>
          <w:color w:val="000000" w:themeColor="text1"/>
          <w:lang w:val="en-US"/>
          <w:rPrChange w:id="4487" w:author="N F" w:date="2023-12-05T03:08:00Z">
            <w:rPr>
              <w:rFonts w:cs="Times New Roman"/>
              <w:lang w:val="en-US"/>
            </w:rPr>
          </w:rPrChange>
        </w:rPr>
        <w:t>median</w:t>
      </w:r>
      <w:r w:rsidRPr="006E6534">
        <w:rPr>
          <w:rFonts w:cs="Times New Roman"/>
          <w:color w:val="000000" w:themeColor="text1"/>
          <w:rPrChange w:id="4488" w:author="N F" w:date="2023-12-05T03:08:00Z">
            <w:rPr>
              <w:rFonts w:cs="Times New Roman"/>
            </w:rPr>
          </w:rPrChange>
        </w:rPr>
        <w:t xml:space="preserve"> </w:t>
      </w:r>
      <w:r w:rsidRPr="006E6534">
        <w:rPr>
          <w:rFonts w:cs="Times New Roman"/>
          <w:color w:val="000000" w:themeColor="text1"/>
          <w:lang w:val="en-US"/>
          <w:rPrChange w:id="4489" w:author="N F" w:date="2023-12-05T03:08:00Z">
            <w:rPr>
              <w:rFonts w:cs="Times New Roman"/>
              <w:lang w:val="en-US"/>
            </w:rPr>
          </w:rPrChange>
        </w:rPr>
        <w:t>inhibitory</w:t>
      </w:r>
      <w:r w:rsidRPr="006E6534">
        <w:rPr>
          <w:rFonts w:cs="Times New Roman"/>
          <w:color w:val="000000" w:themeColor="text1"/>
          <w:rPrChange w:id="4490" w:author="N F" w:date="2023-12-05T03:08:00Z">
            <w:rPr>
              <w:rFonts w:cs="Times New Roman"/>
            </w:rPr>
          </w:rPrChange>
        </w:rPr>
        <w:t xml:space="preserve"> </w:t>
      </w:r>
      <w:r w:rsidRPr="006E6534">
        <w:rPr>
          <w:rFonts w:cs="Times New Roman"/>
          <w:color w:val="000000" w:themeColor="text1"/>
          <w:lang w:val="en-US"/>
          <w:rPrChange w:id="4491" w:author="N F" w:date="2023-12-05T03:08:00Z">
            <w:rPr>
              <w:rFonts w:cs="Times New Roman"/>
              <w:lang w:val="en-US"/>
            </w:rPr>
          </w:rPrChange>
        </w:rPr>
        <w:t>concentration</w:t>
      </w:r>
      <w:r w:rsidRPr="006E6534">
        <w:rPr>
          <w:rFonts w:cs="Times New Roman"/>
          <w:color w:val="000000" w:themeColor="text1"/>
          <w:rPrChange w:id="4492" w:author="N F" w:date="2023-12-05T03:08:00Z">
            <w:rPr>
              <w:rFonts w:cs="Times New Roman"/>
            </w:rPr>
          </w:rPrChange>
        </w:rPr>
        <w:t xml:space="preserve">), </w:t>
      </w:r>
      <w:r w:rsidRPr="006E6534">
        <w:rPr>
          <w:rFonts w:cs="Times New Roman"/>
          <w:color w:val="000000" w:themeColor="text1"/>
          <w:lang w:val="en-US"/>
          <w:rPrChange w:id="4493" w:author="N F" w:date="2023-12-05T03:08:00Z">
            <w:rPr>
              <w:rFonts w:cs="Times New Roman"/>
              <w:lang w:val="en-US"/>
            </w:rPr>
          </w:rPrChange>
        </w:rPr>
        <w:t>Compound</w:t>
      </w:r>
      <w:r w:rsidRPr="006E6534">
        <w:rPr>
          <w:rFonts w:cs="Times New Roman"/>
          <w:color w:val="000000" w:themeColor="text1"/>
          <w:rPrChange w:id="4494" w:author="N F" w:date="2023-12-05T03:08:00Z">
            <w:rPr>
              <w:rFonts w:cs="Times New Roman"/>
            </w:rPr>
          </w:rPrChange>
        </w:rPr>
        <w:t xml:space="preserve"> </w:t>
      </w:r>
      <w:r w:rsidRPr="006E6534">
        <w:rPr>
          <w:rFonts w:cs="Times New Roman"/>
          <w:color w:val="000000" w:themeColor="text1"/>
          <w:lang w:val="en-US"/>
          <w:rPrChange w:id="4495" w:author="N F" w:date="2023-12-05T03:08:00Z">
            <w:rPr>
              <w:rFonts w:cs="Times New Roman"/>
              <w:lang w:val="en-US"/>
            </w:rPr>
          </w:rPrChange>
        </w:rPr>
        <w:t>incubation</w:t>
      </w:r>
      <w:r w:rsidRPr="006E6534">
        <w:rPr>
          <w:rFonts w:cs="Times New Roman"/>
          <w:color w:val="000000" w:themeColor="text1"/>
          <w:rPrChange w:id="4496" w:author="N F" w:date="2023-12-05T03:08:00Z">
            <w:rPr>
              <w:rFonts w:cs="Times New Roman"/>
            </w:rPr>
          </w:rPrChange>
        </w:rPr>
        <w:t xml:space="preserve"> </w:t>
      </w:r>
      <w:r w:rsidRPr="006E6534">
        <w:rPr>
          <w:rFonts w:cs="Times New Roman"/>
          <w:color w:val="000000" w:themeColor="text1"/>
          <w:lang w:val="en-US"/>
          <w:rPrChange w:id="4497" w:author="N F" w:date="2023-12-05T03:08:00Z">
            <w:rPr>
              <w:rFonts w:cs="Times New Roman"/>
              <w:lang w:val="en-US"/>
            </w:rPr>
          </w:rPrChange>
        </w:rPr>
        <w:t>time</w:t>
      </w:r>
      <w:r w:rsidRPr="006E6534">
        <w:rPr>
          <w:rFonts w:cs="Times New Roman"/>
          <w:color w:val="000000" w:themeColor="text1"/>
          <w:rPrChange w:id="4498" w:author="N F" w:date="2023-12-05T03:08:00Z">
            <w:rPr>
              <w:rFonts w:cs="Times New Roman"/>
            </w:rPr>
          </w:rPrChange>
        </w:rPr>
        <w:t xml:space="preserve"> – время инкубации; данные представлены в виде среднего арифметического значения и стандартного отклонения среднего;</w:t>
      </w:r>
      <w:r w:rsidR="005815F5" w:rsidRPr="006E6534">
        <w:rPr>
          <w:rFonts w:cs="Times New Roman"/>
          <w:color w:val="000000" w:themeColor="text1"/>
          <w:rPrChange w:id="4499" w:author="N F" w:date="2023-12-05T03:08:00Z">
            <w:rPr>
              <w:rFonts w:cs="Times New Roman"/>
            </w:rPr>
          </w:rPrChange>
        </w:rPr>
        <w:t xml:space="preserve"> </w:t>
      </w:r>
      <w:r w:rsidR="005815F5" w:rsidRPr="006E6534">
        <w:rPr>
          <w:rFonts w:cs="Times New Roman"/>
          <w:color w:val="000000" w:themeColor="text1"/>
          <w:lang w:val="en-US"/>
          <w:rPrChange w:id="4500" w:author="N F" w:date="2023-12-05T03:08:00Z">
            <w:rPr>
              <w:rFonts w:cs="Times New Roman"/>
              <w:lang w:val="en-US"/>
            </w:rPr>
          </w:rPrChange>
        </w:rPr>
        <w:t>hrs</w:t>
      </w:r>
      <w:r w:rsidR="005815F5" w:rsidRPr="006E6534">
        <w:rPr>
          <w:rFonts w:cs="Times New Roman"/>
          <w:color w:val="000000" w:themeColor="text1"/>
          <w:rPrChange w:id="4501" w:author="N F" w:date="2023-12-05T03:08:00Z">
            <w:rPr>
              <w:rFonts w:cs="Times New Roman"/>
            </w:rPr>
          </w:rPrChange>
        </w:rPr>
        <w:t xml:space="preserve"> – ч</w:t>
      </w:r>
      <w:r w:rsidR="00157B77" w:rsidRPr="006E6534">
        <w:rPr>
          <w:rFonts w:cs="Times New Roman"/>
          <w:color w:val="000000" w:themeColor="text1"/>
          <w:rPrChange w:id="4502" w:author="N F" w:date="2023-12-05T03:08:00Z">
            <w:rPr>
              <w:rFonts w:cs="Times New Roman"/>
            </w:rPr>
          </w:rPrChange>
        </w:rPr>
        <w:t>;</w:t>
      </w:r>
      <w:r w:rsidRPr="006E6534">
        <w:rPr>
          <w:rFonts w:cs="Times New Roman"/>
          <w:color w:val="000000" w:themeColor="text1"/>
          <w:rPrChange w:id="4503" w:author="N F" w:date="2023-12-05T03:08:00Z">
            <w:rPr>
              <w:rFonts w:cs="Times New Roman"/>
            </w:rPr>
          </w:rPrChange>
        </w:rPr>
        <w:t xml:space="preserve"> </w:t>
      </w:r>
      <w:r w:rsidR="005815F5" w:rsidRPr="006E6534">
        <w:rPr>
          <w:rFonts w:cs="Times New Roman"/>
          <w:color w:val="000000" w:themeColor="text1"/>
          <w:rPrChange w:id="4504" w:author="N F" w:date="2023-12-05T03:08:00Z">
            <w:rPr>
              <w:rFonts w:cs="Times New Roman"/>
            </w:rPr>
          </w:rPrChange>
        </w:rPr>
        <w:t xml:space="preserve">зеленой </w:t>
      </w:r>
      <w:r w:rsidRPr="006E6534">
        <w:rPr>
          <w:rFonts w:cs="Times New Roman"/>
          <w:color w:val="000000" w:themeColor="text1"/>
          <w:rPrChange w:id="4505" w:author="N F" w:date="2023-12-05T03:08:00Z">
            <w:rPr>
              <w:rFonts w:cs="Times New Roman"/>
            </w:rPr>
          </w:rPrChange>
        </w:rPr>
        <w:t>линией показаны результаты для не указанного препарата сравнения.</w:t>
      </w:r>
    </w:p>
    <w:p w14:paraId="24D65052" w14:textId="77777777" w:rsidR="006F7FD9" w:rsidRPr="008A1743" w:rsidDel="00B8644E" w:rsidRDefault="006F7FD9">
      <w:pPr>
        <w:pStyle w:val="SDcomments"/>
        <w:ind w:firstLine="0"/>
        <w:rPr>
          <w:del w:id="4506" w:author="Barshadskaya, Yuliya" w:date="2024-02-22T23:39:00Z"/>
        </w:rPr>
        <w:pPrChange w:id="4507" w:author="Barshadskaya, Yuliya" w:date="2024-02-22T23:39:00Z">
          <w:pPr/>
        </w:pPrChange>
      </w:pPr>
    </w:p>
    <w:p w14:paraId="253727BC" w14:textId="77777777" w:rsidR="00B8644E" w:rsidRDefault="00B8644E">
      <w:pPr>
        <w:spacing w:line="240" w:lineRule="auto"/>
        <w:ind w:firstLine="0"/>
        <w:rPr>
          <w:ins w:id="4508" w:author="Barshadskaya, Yuliya" w:date="2024-02-22T23:38:00Z"/>
          <w:rFonts w:cs="Times New Roman"/>
          <w:color w:val="000000" w:themeColor="text1"/>
          <w:szCs w:val="24"/>
        </w:rPr>
        <w:pPrChange w:id="4509" w:author="Barshadskaya, Yuliya" w:date="2024-02-22T23:39:00Z">
          <w:pPr/>
        </w:pPrChange>
      </w:pPr>
    </w:p>
    <w:p w14:paraId="4BA4171E" w14:textId="35227013" w:rsidR="00074314" w:rsidDel="00B8644E" w:rsidRDefault="00D755A4">
      <w:pPr>
        <w:pStyle w:val="a3"/>
        <w:rPr>
          <w:del w:id="4510" w:author="Barshadskaya, Yuliya" w:date="2024-01-13T19:05:00Z"/>
          <w:rFonts w:cs="Times New Roman"/>
          <w:color w:val="000000" w:themeColor="text1"/>
          <w:szCs w:val="24"/>
        </w:rPr>
      </w:pPr>
      <w:r w:rsidRPr="006E6534">
        <w:rPr>
          <w:rFonts w:cs="Times New Roman"/>
          <w:color w:val="000000" w:themeColor="text1"/>
          <w:szCs w:val="24"/>
          <w:rPrChange w:id="4511" w:author="N F" w:date="2023-12-05T03:08:00Z">
            <w:rPr>
              <w:rFonts w:cs="Times New Roman"/>
              <w:szCs w:val="24"/>
            </w:rPr>
          </w:rPrChange>
        </w:rPr>
        <w:t xml:space="preserve">Как наблюдалось в других исследованиях, активность </w:t>
      </w:r>
      <w:r w:rsidR="00EC3BDA" w:rsidRPr="006E6534">
        <w:rPr>
          <w:rFonts w:cs="Times New Roman"/>
          <w:color w:val="000000" w:themeColor="text1"/>
          <w:szCs w:val="24"/>
          <w:rPrChange w:id="4512" w:author="N F" w:date="2023-12-05T03:08:00Z">
            <w:rPr>
              <w:rFonts w:cs="Times New Roman"/>
              <w:szCs w:val="24"/>
            </w:rPr>
          </w:rPrChange>
        </w:rPr>
        <w:t>осимертиниба</w:t>
      </w:r>
      <w:r w:rsidRPr="006E6534">
        <w:rPr>
          <w:rFonts w:cs="Times New Roman"/>
          <w:color w:val="000000" w:themeColor="text1"/>
          <w:szCs w:val="24"/>
          <w:rPrChange w:id="4513" w:author="N F" w:date="2023-12-05T03:08:00Z">
            <w:rPr>
              <w:rFonts w:cs="Times New Roman"/>
              <w:szCs w:val="24"/>
            </w:rPr>
          </w:rPrChange>
        </w:rPr>
        <w:t xml:space="preserve"> была выше в отношении мутантных EGFR клеточных линий (например, NCI H1975, PC9 VanR, PC9, NCI H3255 и NCI H1650), чем в отношении клеточных линий дикого типа (например, LOVO, A431 и NCI H2073). </w:t>
      </w:r>
      <w:r w:rsidR="00136172" w:rsidRPr="006E6534">
        <w:rPr>
          <w:rFonts w:cs="Times New Roman"/>
          <w:color w:val="000000" w:themeColor="text1"/>
          <w:szCs w:val="24"/>
          <w:rPrChange w:id="4514" w:author="N F" w:date="2023-12-05T03:08:00Z">
            <w:rPr>
              <w:rFonts w:cs="Times New Roman"/>
              <w:szCs w:val="24"/>
            </w:rPr>
          </w:rPrChange>
        </w:rPr>
        <w:t>Авторы отмечали, что в качестве препарата сравнения использовали</w:t>
      </w:r>
      <w:r w:rsidRPr="006E6534">
        <w:rPr>
          <w:rFonts w:cs="Times New Roman"/>
          <w:color w:val="000000" w:themeColor="text1"/>
          <w:szCs w:val="24"/>
          <w:rPrChange w:id="4515" w:author="N F" w:date="2023-12-05T03:08:00Z">
            <w:rPr>
              <w:rFonts w:cs="Times New Roman"/>
              <w:szCs w:val="24"/>
            </w:rPr>
          </w:rPrChange>
        </w:rPr>
        <w:t xml:space="preserve"> обратимый ингибитор EGFR, но никакой дополнительной информации об этом </w:t>
      </w:r>
      <w:r w:rsidR="00157B77" w:rsidRPr="006E6534">
        <w:rPr>
          <w:rFonts w:cs="Times New Roman"/>
          <w:color w:val="000000" w:themeColor="text1"/>
          <w:szCs w:val="24"/>
          <w:rPrChange w:id="4516" w:author="N F" w:date="2023-12-05T03:08:00Z">
            <w:rPr>
              <w:rFonts w:cs="Times New Roman"/>
              <w:szCs w:val="24"/>
            </w:rPr>
          </w:rPrChange>
        </w:rPr>
        <w:t xml:space="preserve">лекарственном средстве </w:t>
      </w:r>
      <w:r w:rsidRPr="006E6534">
        <w:rPr>
          <w:rFonts w:cs="Times New Roman"/>
          <w:color w:val="000000" w:themeColor="text1"/>
          <w:szCs w:val="24"/>
          <w:rPrChange w:id="4517" w:author="N F" w:date="2023-12-05T03:08:00Z">
            <w:rPr>
              <w:rFonts w:cs="Times New Roman"/>
              <w:szCs w:val="24"/>
            </w:rPr>
          </w:rPrChange>
        </w:rPr>
        <w:t>предоставлено не было.</w:t>
      </w:r>
      <w:r w:rsidR="00DA6434" w:rsidRPr="006E6534">
        <w:rPr>
          <w:rFonts w:cs="Times New Roman"/>
          <w:color w:val="000000" w:themeColor="text1"/>
          <w:szCs w:val="24"/>
          <w:rPrChange w:id="4518" w:author="N F" w:date="2023-12-05T03:08:00Z">
            <w:rPr>
              <w:rFonts w:cs="Times New Roman"/>
              <w:szCs w:val="24"/>
            </w:rPr>
          </w:rPrChange>
        </w:rPr>
        <w:t xml:space="preserve"> Подавление было необратимым в течение оцениваемой продолжительности, поскольку подавление</w:t>
      </w:r>
      <w:r w:rsidR="00141129" w:rsidRPr="006E6534">
        <w:rPr>
          <w:rFonts w:cs="Times New Roman"/>
          <w:color w:val="000000" w:themeColor="text1"/>
          <w:szCs w:val="24"/>
          <w:rPrChange w:id="4519" w:author="N F" w:date="2023-12-05T03:08:00Z">
            <w:rPr>
              <w:rFonts w:cs="Times New Roman"/>
              <w:szCs w:val="24"/>
            </w:rPr>
          </w:rPrChange>
        </w:rPr>
        <w:t xml:space="preserve"> образования</w:t>
      </w:r>
      <w:r w:rsidR="00DA6434" w:rsidRPr="006E6534">
        <w:rPr>
          <w:rFonts w:cs="Times New Roman"/>
          <w:color w:val="000000" w:themeColor="text1"/>
          <w:szCs w:val="24"/>
          <w:rPrChange w:id="4520" w:author="N F" w:date="2023-12-05T03:08:00Z">
            <w:rPr>
              <w:rFonts w:cs="Times New Roman"/>
              <w:szCs w:val="24"/>
            </w:rPr>
          </w:rPrChange>
        </w:rPr>
        <w:t xml:space="preserve"> pEGFR сохранялось в обработанных клетках </w:t>
      </w:r>
      <w:r w:rsidR="00141129" w:rsidRPr="006E6534">
        <w:rPr>
          <w:rFonts w:cs="Times New Roman"/>
          <w:color w:val="000000" w:themeColor="text1"/>
          <w:szCs w:val="24"/>
          <w:rPrChange w:id="4521" w:author="N F" w:date="2023-12-05T03:08:00Z">
            <w:rPr>
              <w:rFonts w:cs="Times New Roman"/>
              <w:szCs w:val="24"/>
            </w:rPr>
          </w:rPrChange>
        </w:rPr>
        <w:t xml:space="preserve">линии </w:t>
      </w:r>
      <w:r w:rsidR="00DA6434" w:rsidRPr="006E6534">
        <w:rPr>
          <w:rFonts w:cs="Times New Roman"/>
          <w:color w:val="000000" w:themeColor="text1"/>
          <w:szCs w:val="24"/>
          <w:rPrChange w:id="4522" w:author="N F" w:date="2023-12-05T03:08:00Z">
            <w:rPr>
              <w:rFonts w:cs="Times New Roman"/>
              <w:szCs w:val="24"/>
            </w:rPr>
          </w:rPrChange>
        </w:rPr>
        <w:t>NCI H1975 в течение по меньшей мере 48 ч после вымывания (</w:t>
      </w:r>
      <w:r w:rsidR="00122E88" w:rsidRPr="006E6534">
        <w:rPr>
          <w:rFonts w:cs="Times New Roman"/>
          <w:color w:val="000000" w:themeColor="text1"/>
          <w:szCs w:val="24"/>
          <w:rPrChange w:id="4523" w:author="N F" w:date="2023-12-05T03:08:00Z">
            <w:rPr>
              <w:rFonts w:cs="Times New Roman"/>
              <w:szCs w:val="24"/>
            </w:rPr>
          </w:rPrChange>
        </w:rPr>
        <w:fldChar w:fldCharType="begin"/>
      </w:r>
      <w:r w:rsidR="00122E88" w:rsidRPr="006E6534">
        <w:rPr>
          <w:rFonts w:cs="Times New Roman"/>
          <w:color w:val="000000" w:themeColor="text1"/>
          <w:szCs w:val="24"/>
          <w:rPrChange w:id="4524" w:author="N F" w:date="2023-12-05T03:08:00Z">
            <w:rPr>
              <w:rFonts w:cs="Times New Roman"/>
              <w:szCs w:val="24"/>
            </w:rPr>
          </w:rPrChange>
        </w:rPr>
        <w:instrText xml:space="preserve"> REF _Ref115385193 \h </w:instrText>
      </w:r>
      <w:r w:rsidR="00F334FE" w:rsidRPr="006E6534">
        <w:rPr>
          <w:rFonts w:cs="Times New Roman"/>
          <w:color w:val="000000" w:themeColor="text1"/>
          <w:szCs w:val="24"/>
          <w:rPrChange w:id="4525" w:author="N F" w:date="2023-12-05T03:08:00Z">
            <w:rPr>
              <w:rFonts w:cs="Times New Roman"/>
              <w:szCs w:val="24"/>
            </w:rPr>
          </w:rPrChange>
        </w:rPr>
        <w:instrText xml:space="preserve"> \* MERGEFORMAT </w:instrText>
      </w:r>
      <w:r w:rsidR="00122E88" w:rsidRPr="006E6534">
        <w:rPr>
          <w:rFonts w:cs="Times New Roman"/>
          <w:color w:val="000000" w:themeColor="text1"/>
          <w:szCs w:val="24"/>
          <w:rPrChange w:id="4526" w:author="N F" w:date="2023-12-05T03:08:00Z">
            <w:rPr>
              <w:rFonts w:cs="Times New Roman"/>
              <w:color w:val="000000" w:themeColor="text1"/>
              <w:szCs w:val="24"/>
            </w:rPr>
          </w:rPrChange>
        </w:rPr>
      </w:r>
      <w:r w:rsidR="00122E88" w:rsidRPr="006E6534">
        <w:rPr>
          <w:rFonts w:cs="Times New Roman"/>
          <w:color w:val="000000" w:themeColor="text1"/>
          <w:szCs w:val="24"/>
          <w:rPrChange w:id="4527" w:author="N F" w:date="2023-12-05T03:08:00Z">
            <w:rPr>
              <w:rFonts w:cs="Times New Roman"/>
              <w:szCs w:val="24"/>
            </w:rPr>
          </w:rPrChange>
        </w:rPr>
        <w:fldChar w:fldCharType="separate"/>
      </w:r>
      <w:r w:rsidR="004C4CE2" w:rsidRPr="006E6534">
        <w:rPr>
          <w:rFonts w:cs="Times New Roman"/>
          <w:color w:val="000000" w:themeColor="text1"/>
          <w:szCs w:val="24"/>
          <w:rPrChange w:id="4528" w:author="N F" w:date="2023-12-05T03:08:00Z">
            <w:rPr>
              <w:rFonts w:cs="Times New Roman"/>
              <w:szCs w:val="24"/>
            </w:rPr>
          </w:rPrChange>
        </w:rPr>
        <w:t xml:space="preserve">Рисунок </w:t>
      </w:r>
      <w:r w:rsidR="004C4CE2" w:rsidRPr="006E6534">
        <w:rPr>
          <w:rFonts w:cs="Times New Roman"/>
          <w:noProof/>
          <w:color w:val="000000" w:themeColor="text1"/>
          <w:szCs w:val="24"/>
          <w:rPrChange w:id="4529" w:author="N F" w:date="2023-12-05T03:08:00Z">
            <w:rPr>
              <w:rFonts w:cs="Times New Roman"/>
              <w:noProof/>
              <w:szCs w:val="24"/>
            </w:rPr>
          </w:rPrChange>
        </w:rPr>
        <w:t>3</w:t>
      </w:r>
      <w:r w:rsidR="004C4CE2" w:rsidRPr="006E6534">
        <w:rPr>
          <w:rFonts w:cs="Times New Roman"/>
          <w:color w:val="000000" w:themeColor="text1"/>
          <w:szCs w:val="24"/>
          <w:rPrChange w:id="4530" w:author="N F" w:date="2023-12-05T03:08:00Z">
            <w:rPr>
              <w:rFonts w:cs="Times New Roman"/>
              <w:szCs w:val="24"/>
            </w:rPr>
          </w:rPrChange>
        </w:rPr>
        <w:noBreakHyphen/>
      </w:r>
      <w:r w:rsidR="004C4CE2" w:rsidRPr="006E6534">
        <w:rPr>
          <w:rFonts w:cs="Times New Roman"/>
          <w:noProof/>
          <w:color w:val="000000" w:themeColor="text1"/>
          <w:szCs w:val="24"/>
          <w:rPrChange w:id="4531" w:author="N F" w:date="2023-12-05T03:08:00Z">
            <w:rPr>
              <w:rFonts w:cs="Times New Roman"/>
              <w:noProof/>
              <w:szCs w:val="24"/>
            </w:rPr>
          </w:rPrChange>
        </w:rPr>
        <w:t>4</w:t>
      </w:r>
      <w:r w:rsidR="00122E88" w:rsidRPr="006E6534">
        <w:rPr>
          <w:rFonts w:cs="Times New Roman"/>
          <w:color w:val="000000" w:themeColor="text1"/>
          <w:szCs w:val="24"/>
          <w:rPrChange w:id="4532" w:author="N F" w:date="2023-12-05T03:08:00Z">
            <w:rPr>
              <w:rFonts w:cs="Times New Roman"/>
              <w:szCs w:val="24"/>
            </w:rPr>
          </w:rPrChange>
        </w:rPr>
        <w:fldChar w:fldCharType="end"/>
      </w:r>
      <w:r w:rsidR="00DA6434" w:rsidRPr="006E6534">
        <w:rPr>
          <w:rFonts w:cs="Times New Roman"/>
          <w:color w:val="000000" w:themeColor="text1"/>
          <w:szCs w:val="24"/>
          <w:rPrChange w:id="4533" w:author="N F" w:date="2023-12-05T03:08:00Z">
            <w:rPr>
              <w:rFonts w:cs="Times New Roman"/>
              <w:szCs w:val="24"/>
            </w:rPr>
          </w:rPrChange>
        </w:rPr>
        <w:t xml:space="preserve">). У мутантов T790M/L858R (клетки H1975) этот эффект был аналогичен эффекту, наблюдаемому после лечения афатинибом (другим необратимым ингибитором EGFR), </w:t>
      </w:r>
      <w:r w:rsidR="00CF0F0D" w:rsidRPr="006E6534">
        <w:rPr>
          <w:rFonts w:cs="Times New Roman"/>
          <w:color w:val="000000" w:themeColor="text1"/>
          <w:szCs w:val="24"/>
          <w:rPrChange w:id="4534" w:author="N F" w:date="2023-12-05T03:08:00Z">
            <w:rPr>
              <w:rFonts w:cs="Times New Roman"/>
              <w:szCs w:val="24"/>
            </w:rPr>
          </w:rPrChange>
        </w:rPr>
        <w:t xml:space="preserve">что </w:t>
      </w:r>
      <w:r w:rsidR="00DA6434" w:rsidRPr="006E6534">
        <w:rPr>
          <w:rFonts w:cs="Times New Roman"/>
          <w:color w:val="000000" w:themeColor="text1"/>
          <w:szCs w:val="24"/>
          <w:rPrChange w:id="4535" w:author="N F" w:date="2023-12-05T03:08:00Z">
            <w:rPr>
              <w:rFonts w:cs="Times New Roman"/>
              <w:szCs w:val="24"/>
            </w:rPr>
          </w:rPrChange>
        </w:rPr>
        <w:t xml:space="preserve">согласуется с механизмом необратимого связывания. </w:t>
      </w:r>
      <w:r w:rsidR="00CF0F0D" w:rsidRPr="006E6534">
        <w:rPr>
          <w:rFonts w:cs="Times New Roman"/>
          <w:color w:val="000000" w:themeColor="text1"/>
          <w:szCs w:val="24"/>
          <w:rPrChange w:id="4536" w:author="N F" w:date="2023-12-05T03:08:00Z">
            <w:rPr>
              <w:rFonts w:cs="Times New Roman"/>
              <w:szCs w:val="24"/>
            </w:rPr>
          </w:rPrChange>
        </w:rPr>
        <w:t>В образцах с клетками T790M, обработанными эрлотинибом, обратимым ингибитором, наблюдали быстрое восстановление</w:t>
      </w:r>
      <w:r w:rsidR="00CF0F0D" w:rsidRPr="006E6534" w:rsidDel="00CF0F0D">
        <w:rPr>
          <w:rFonts w:cs="Times New Roman"/>
          <w:color w:val="000000" w:themeColor="text1"/>
          <w:szCs w:val="24"/>
          <w:rPrChange w:id="4537" w:author="N F" w:date="2023-12-05T03:08:00Z">
            <w:rPr>
              <w:rFonts w:cs="Times New Roman"/>
              <w:szCs w:val="24"/>
            </w:rPr>
          </w:rPrChange>
        </w:rPr>
        <w:t xml:space="preserve"> </w:t>
      </w:r>
      <w:r w:rsidR="00DA6434" w:rsidRPr="006E6534">
        <w:rPr>
          <w:rFonts w:cs="Times New Roman"/>
          <w:color w:val="000000" w:themeColor="text1"/>
          <w:szCs w:val="24"/>
          <w:rPrChange w:id="4538" w:author="N F" w:date="2023-12-05T03:08:00Z">
            <w:rPr>
              <w:rFonts w:cs="Times New Roman"/>
              <w:szCs w:val="24"/>
            </w:rPr>
          </w:rPrChange>
        </w:rPr>
        <w:t xml:space="preserve">pEGFR после вымывания препарата </w:t>
      </w:r>
      <w:ins w:id="4539" w:author="Barshadskaya, Yuliya" w:date="2024-01-13T19:05:00Z">
        <w:r w:rsidR="008A1743" w:rsidRPr="0001519A">
          <w:rPr>
            <w:rFonts w:cs="Times New Roman"/>
            <w:color w:val="000000" w:themeColor="text1"/>
            <w:lang w:val="en-US"/>
          </w:rPr>
          <w:fldChar w:fldCharType="begin"/>
        </w:r>
        <w:r w:rsidR="008A1743"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8A1743" w:rsidRPr="0001519A">
          <w:rPr>
            <w:rFonts w:cs="Times New Roman"/>
            <w:color w:val="000000" w:themeColor="text1"/>
            <w:lang w:val="en-US"/>
          </w:rPr>
          <w:fldChar w:fldCharType="separate"/>
        </w:r>
        <w:r w:rsidR="008A1743" w:rsidRPr="0018315E">
          <w:rPr>
            <w:rFonts w:cs="Times New Roman"/>
            <w:color w:val="000000" w:themeColor="text1"/>
          </w:rPr>
          <w:t>[</w:t>
        </w:r>
      </w:ins>
      <w:ins w:id="4540" w:author="Barshadskaya, Yuliya" w:date="2024-02-22T23:38:00Z">
        <w:r w:rsidR="00B8644E">
          <w:rPr>
            <w:rFonts w:cs="Times New Roman"/>
            <w:color w:val="000000" w:themeColor="text1"/>
          </w:rPr>
          <w:t>1</w:t>
        </w:r>
      </w:ins>
      <w:ins w:id="4541" w:author="Barshadskaya, Yuliya" w:date="2024-01-13T19:05:00Z">
        <w:r w:rsidR="008A1743" w:rsidRPr="00DD38F1">
          <w:rPr>
            <w:rFonts w:cs="Times New Roman"/>
            <w:color w:val="000000" w:themeColor="text1"/>
          </w:rPr>
          <w:t>]</w:t>
        </w:r>
        <w:r w:rsidR="008A1743" w:rsidRPr="0001519A">
          <w:rPr>
            <w:rFonts w:cs="Times New Roman"/>
            <w:color w:val="000000" w:themeColor="text1"/>
            <w:lang w:val="en-US"/>
          </w:rPr>
          <w:fldChar w:fldCharType="end"/>
        </w:r>
      </w:ins>
      <w:del w:id="4542" w:author="Barshadskaya, Yuliya" w:date="2024-01-13T19:05:00Z">
        <w:r w:rsidR="00074314" w:rsidRPr="006E6534" w:rsidDel="008A1743">
          <w:rPr>
            <w:rFonts w:cs="Times New Roman"/>
            <w:color w:val="000000" w:themeColor="text1"/>
            <w:szCs w:val="24"/>
            <w:lang w:val="en-US"/>
            <w:rPrChange w:id="4543" w:author="N F" w:date="2023-12-05T03:08:00Z">
              <w:rPr>
                <w:rFonts w:cs="Times New Roman"/>
                <w:szCs w:val="24"/>
                <w:lang w:val="en-US"/>
              </w:rPr>
            </w:rPrChange>
          </w:rPr>
          <w:fldChar w:fldCharType="begin"/>
        </w:r>
        <w:r w:rsidR="00AE1425" w:rsidRPr="006E6534" w:rsidDel="008A1743">
          <w:rPr>
            <w:rFonts w:cs="Times New Roman"/>
            <w:color w:val="000000" w:themeColor="text1"/>
            <w:szCs w:val="24"/>
            <w:rPrChange w:id="4544" w:author="N F" w:date="2023-12-05T03:08:00Z">
              <w:rPr>
                <w:rFonts w:cs="Times New Roman"/>
                <w:szCs w:val="24"/>
              </w:rPr>
            </w:rPrChange>
          </w:rPr>
          <w:del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delInstrText>
        </w:r>
        <w:r w:rsidR="00074314" w:rsidRPr="006E6534" w:rsidDel="008A1743">
          <w:rPr>
            <w:rFonts w:cs="Times New Roman"/>
            <w:color w:val="000000" w:themeColor="text1"/>
            <w:szCs w:val="24"/>
            <w:lang w:val="en-US"/>
            <w:rPrChange w:id="4545" w:author="N F" w:date="2023-12-05T03:08:00Z">
              <w:rPr>
                <w:rFonts w:cs="Times New Roman"/>
                <w:szCs w:val="24"/>
                <w:lang w:val="en-US"/>
              </w:rPr>
            </w:rPrChange>
          </w:rPr>
          <w:fldChar w:fldCharType="separate"/>
        </w:r>
        <w:r w:rsidR="00AE1425" w:rsidRPr="006E6534" w:rsidDel="008A1743">
          <w:rPr>
            <w:rFonts w:cs="Times New Roman"/>
            <w:color w:val="000000" w:themeColor="text1"/>
            <w:szCs w:val="24"/>
            <w:rPrChange w:id="4546" w:author="N F" w:date="2023-12-05T03:08:00Z">
              <w:rPr>
                <w:rFonts w:cs="Times New Roman"/>
                <w:szCs w:val="24"/>
              </w:rPr>
            </w:rPrChange>
          </w:rPr>
          <w:delText>(6)</w:delText>
        </w:r>
        <w:r w:rsidR="00074314" w:rsidRPr="006E6534" w:rsidDel="008A1743">
          <w:rPr>
            <w:rFonts w:cs="Times New Roman"/>
            <w:color w:val="000000" w:themeColor="text1"/>
            <w:szCs w:val="24"/>
            <w:lang w:val="en-US"/>
            <w:rPrChange w:id="4547" w:author="N F" w:date="2023-12-05T03:08:00Z">
              <w:rPr>
                <w:rFonts w:cs="Times New Roman"/>
                <w:szCs w:val="24"/>
                <w:lang w:val="en-US"/>
              </w:rPr>
            </w:rPrChange>
          </w:rPr>
          <w:fldChar w:fldCharType="end"/>
        </w:r>
      </w:del>
      <w:r w:rsidR="00141129" w:rsidRPr="006E6534">
        <w:rPr>
          <w:rFonts w:cs="Times New Roman"/>
          <w:color w:val="000000" w:themeColor="text1"/>
          <w:szCs w:val="24"/>
          <w:rPrChange w:id="4548" w:author="N F" w:date="2023-12-05T03:08:00Z">
            <w:rPr>
              <w:rFonts w:cs="Times New Roman"/>
              <w:szCs w:val="24"/>
            </w:rPr>
          </w:rPrChange>
        </w:rPr>
        <w:t>.</w:t>
      </w:r>
    </w:p>
    <w:p w14:paraId="30C345CB" w14:textId="77777777" w:rsidR="00B8644E" w:rsidRPr="00B8644E" w:rsidRDefault="00B8644E">
      <w:pPr>
        <w:spacing w:line="240" w:lineRule="auto"/>
        <w:rPr>
          <w:ins w:id="4549" w:author="Barshadskaya, Yuliya" w:date="2024-02-22T23:38:00Z"/>
        </w:rPr>
        <w:pPrChange w:id="4550" w:author="Barshadskaya, Yuliya" w:date="2024-02-22T23:39:00Z">
          <w:pPr/>
        </w:pPrChange>
      </w:pPr>
    </w:p>
    <w:p w14:paraId="4FEF86F2" w14:textId="75D96B7B" w:rsidR="00F94F62" w:rsidRPr="006E6534" w:rsidDel="008A1743" w:rsidRDefault="00F94F62">
      <w:pPr>
        <w:spacing w:line="240" w:lineRule="auto"/>
        <w:rPr>
          <w:del w:id="4551" w:author="Barshadskaya, Yuliya" w:date="2024-01-13T19:05:00Z"/>
          <w:rFonts w:cs="Times New Roman"/>
          <w:color w:val="000000" w:themeColor="text1"/>
          <w:szCs w:val="24"/>
          <w:rPrChange w:id="4552" w:author="N F" w:date="2023-12-05T03:08:00Z">
            <w:rPr>
              <w:del w:id="4553" w:author="Barshadskaya, Yuliya" w:date="2024-01-13T19:05:00Z"/>
              <w:rFonts w:cs="Times New Roman"/>
              <w:szCs w:val="24"/>
            </w:rPr>
          </w:rPrChange>
        </w:rPr>
        <w:pPrChange w:id="4554" w:author="Barshadskaya, Yuliya" w:date="2024-01-13T19:05:00Z">
          <w:pPr/>
        </w:pPrChange>
      </w:pPr>
    </w:p>
    <w:p w14:paraId="0782F077" w14:textId="45601225" w:rsidR="00415551" w:rsidRPr="006E6534" w:rsidRDefault="00415551" w:rsidP="00527FD0">
      <w:pPr>
        <w:pStyle w:val="a3"/>
        <w:rPr>
          <w:moveTo w:id="4555" w:author="N F" w:date="2023-08-06T15:35:00Z"/>
        </w:rPr>
      </w:pPr>
      <w:bookmarkStart w:id="4556" w:name="_Ref115385193"/>
      <w:moveToRangeStart w:id="4557" w:author="N F" w:date="2023-08-06T15:35:00Z" w:name="move142228561"/>
      <w:moveTo w:id="4558" w:author="N F" w:date="2023-08-06T15:35:00Z">
        <w:r w:rsidRPr="008A1743">
          <w:rPr>
            <w:b/>
            <w:rPrChange w:id="4559" w:author="Barshadskaya, Yuliya" w:date="2024-01-13T19:06:00Z">
              <w:rPr/>
            </w:rPrChange>
          </w:rPr>
          <w:t xml:space="preserve">Рисунок </w:t>
        </w:r>
        <w:r w:rsidRPr="008A1743">
          <w:rPr>
            <w:b/>
            <w:rPrChange w:id="4560" w:author="Barshadskaya, Yuliya" w:date="2024-01-13T19:06:00Z">
              <w:rPr/>
            </w:rPrChange>
          </w:rPr>
          <w:fldChar w:fldCharType="begin"/>
        </w:r>
        <w:r w:rsidRPr="008A1743">
          <w:rPr>
            <w:b/>
            <w:rPrChange w:id="4561" w:author="Barshadskaya, Yuliya" w:date="2024-01-13T19:06:00Z">
              <w:rPr/>
            </w:rPrChange>
          </w:rPr>
          <w:instrText xml:space="preserve"> STYLEREF 1 \s </w:instrText>
        </w:r>
        <w:r w:rsidRPr="008A1743">
          <w:rPr>
            <w:b/>
            <w:rPrChange w:id="4562" w:author="Barshadskaya, Yuliya" w:date="2024-01-13T19:06:00Z">
              <w:rPr>
                <w:noProof/>
              </w:rPr>
            </w:rPrChange>
          </w:rPr>
          <w:fldChar w:fldCharType="separate"/>
        </w:r>
        <w:r w:rsidRPr="008A1743">
          <w:rPr>
            <w:b/>
            <w:noProof/>
            <w:rPrChange w:id="4563" w:author="Barshadskaya, Yuliya" w:date="2024-01-13T19:06:00Z">
              <w:rPr>
                <w:noProof/>
              </w:rPr>
            </w:rPrChange>
          </w:rPr>
          <w:t>3</w:t>
        </w:r>
        <w:r w:rsidRPr="008A1743">
          <w:rPr>
            <w:b/>
            <w:noProof/>
            <w:rPrChange w:id="4564" w:author="Barshadskaya, Yuliya" w:date="2024-01-13T19:06:00Z">
              <w:rPr>
                <w:noProof/>
              </w:rPr>
            </w:rPrChange>
          </w:rPr>
          <w:fldChar w:fldCharType="end"/>
        </w:r>
        <w:r w:rsidRPr="008A1743">
          <w:rPr>
            <w:b/>
            <w:rPrChange w:id="4565" w:author="Barshadskaya, Yuliya" w:date="2024-01-13T19:06:00Z">
              <w:rPr/>
            </w:rPrChange>
          </w:rPr>
          <w:noBreakHyphen/>
        </w:r>
        <w:r w:rsidRPr="008A1743">
          <w:rPr>
            <w:b/>
            <w:rPrChange w:id="4566" w:author="Barshadskaya, Yuliya" w:date="2024-01-13T19:06:00Z">
              <w:rPr/>
            </w:rPrChange>
          </w:rPr>
          <w:fldChar w:fldCharType="begin"/>
        </w:r>
        <w:r w:rsidRPr="008A1743">
          <w:rPr>
            <w:b/>
            <w:rPrChange w:id="4567" w:author="Barshadskaya, Yuliya" w:date="2024-01-13T19:06:00Z">
              <w:rPr/>
            </w:rPrChange>
          </w:rPr>
          <w:instrText xml:space="preserve"> SEQ Рисунок \* ARABIC \s 1 </w:instrText>
        </w:r>
        <w:r w:rsidRPr="008A1743">
          <w:rPr>
            <w:b/>
            <w:rPrChange w:id="4568" w:author="Barshadskaya, Yuliya" w:date="2024-01-13T19:06:00Z">
              <w:rPr>
                <w:noProof/>
              </w:rPr>
            </w:rPrChange>
          </w:rPr>
          <w:fldChar w:fldCharType="separate"/>
        </w:r>
        <w:r w:rsidRPr="008A1743">
          <w:rPr>
            <w:b/>
            <w:noProof/>
            <w:rPrChange w:id="4569" w:author="Barshadskaya, Yuliya" w:date="2024-01-13T19:06:00Z">
              <w:rPr>
                <w:noProof/>
              </w:rPr>
            </w:rPrChange>
          </w:rPr>
          <w:t>4</w:t>
        </w:r>
        <w:r w:rsidRPr="008A1743">
          <w:rPr>
            <w:b/>
            <w:noProof/>
            <w:rPrChange w:id="4570" w:author="Barshadskaya, Yuliya" w:date="2024-01-13T19:06:00Z">
              <w:rPr>
                <w:noProof/>
              </w:rPr>
            </w:rPrChange>
          </w:rPr>
          <w:fldChar w:fldCharType="end"/>
        </w:r>
      </w:moveTo>
      <w:bookmarkEnd w:id="4556"/>
      <w:ins w:id="4571" w:author="Barshadskaya, Yuliya" w:date="2024-01-13T19:05:00Z">
        <w:r w:rsidR="008A1743" w:rsidRPr="008A1743">
          <w:rPr>
            <w:b/>
            <w:noProof/>
            <w:rPrChange w:id="4572" w:author="Barshadskaya, Yuliya" w:date="2024-01-13T19:06:00Z">
              <w:rPr>
                <w:noProof/>
              </w:rPr>
            </w:rPrChange>
          </w:rPr>
          <w:t>.</w:t>
        </w:r>
      </w:ins>
      <w:moveTo w:id="4573" w:author="N F" w:date="2023-08-06T15:35:00Z">
        <w:r w:rsidRPr="008A1743">
          <w:t xml:space="preserve"> Зависимость подавления фосфорилирования </w:t>
        </w:r>
        <w:r w:rsidRPr="008A1743">
          <w:rPr>
            <w:lang w:val="en-US"/>
          </w:rPr>
          <w:t>EGFR</w:t>
        </w:r>
        <w:r w:rsidRPr="008A1743">
          <w:t xml:space="preserve"> в клетках линии </w:t>
        </w:r>
        <w:r w:rsidRPr="008A1743">
          <w:rPr>
            <w:lang w:val="en-US"/>
          </w:rPr>
          <w:t>NCI</w:t>
        </w:r>
        <w:r w:rsidRPr="008A1743">
          <w:t xml:space="preserve"> </w:t>
        </w:r>
        <w:r w:rsidRPr="008A1743">
          <w:rPr>
            <w:lang w:val="en-US"/>
          </w:rPr>
          <w:t>H</w:t>
        </w:r>
        <w:r w:rsidRPr="008A1743">
          <w:t xml:space="preserve">1975 с мутацией </w:t>
        </w:r>
        <w:r w:rsidRPr="008A1743">
          <w:rPr>
            <w:lang w:val="en-US"/>
          </w:rPr>
          <w:t>T</w:t>
        </w:r>
        <w:r w:rsidRPr="008A1743">
          <w:t>790</w:t>
        </w:r>
        <w:r w:rsidRPr="008A1743">
          <w:rPr>
            <w:lang w:val="en-US"/>
          </w:rPr>
          <w:t>M</w:t>
        </w:r>
        <w:r w:rsidRPr="008A1743">
          <w:t>/</w:t>
        </w:r>
        <w:r w:rsidRPr="008A1743">
          <w:rPr>
            <w:lang w:val="en-US"/>
          </w:rPr>
          <w:t>L</w:t>
        </w:r>
        <w:r w:rsidRPr="008A1743">
          <w:t>858</w:t>
        </w:r>
        <w:r w:rsidRPr="008A1743">
          <w:rPr>
            <w:lang w:val="en-US"/>
          </w:rPr>
          <w:t>R</w:t>
        </w:r>
        <w:r w:rsidRPr="008A1743">
          <w:t xml:space="preserve"> после отмывки </w:t>
        </w:r>
      </w:moveTo>
      <w:ins w:id="4574" w:author="Barshadskaya, Yuliya" w:date="2024-01-13T19:06:00Z">
        <w:r w:rsidR="008A1743" w:rsidRPr="0001519A">
          <w:rPr>
            <w:rFonts w:cs="Times New Roman"/>
            <w:color w:val="000000" w:themeColor="text1"/>
            <w:lang w:val="en-US"/>
          </w:rPr>
          <w:fldChar w:fldCharType="begin"/>
        </w:r>
        <w:r w:rsidR="008A1743"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8A1743" w:rsidRPr="0001519A">
          <w:rPr>
            <w:rFonts w:cs="Times New Roman"/>
            <w:color w:val="000000" w:themeColor="text1"/>
            <w:lang w:val="en-US"/>
          </w:rPr>
          <w:fldChar w:fldCharType="separate"/>
        </w:r>
        <w:r w:rsidR="008A1743" w:rsidRPr="0018315E">
          <w:rPr>
            <w:rFonts w:cs="Times New Roman"/>
            <w:color w:val="000000" w:themeColor="text1"/>
          </w:rPr>
          <w:t>[</w:t>
        </w:r>
      </w:ins>
      <w:ins w:id="4575" w:author="Barshadskaya, Yuliya" w:date="2024-02-22T23:39:00Z">
        <w:r w:rsidR="00B8644E">
          <w:rPr>
            <w:rFonts w:cs="Times New Roman"/>
            <w:color w:val="000000" w:themeColor="text1"/>
          </w:rPr>
          <w:t>1</w:t>
        </w:r>
      </w:ins>
      <w:ins w:id="4576" w:author="Barshadskaya, Yuliya" w:date="2024-01-13T19:06:00Z">
        <w:r w:rsidR="008A1743" w:rsidRPr="00DD38F1">
          <w:rPr>
            <w:rFonts w:cs="Times New Roman"/>
            <w:color w:val="000000" w:themeColor="text1"/>
          </w:rPr>
          <w:t>]</w:t>
        </w:r>
        <w:r w:rsidR="008A1743" w:rsidRPr="0001519A">
          <w:rPr>
            <w:rFonts w:cs="Times New Roman"/>
            <w:color w:val="000000" w:themeColor="text1"/>
            <w:lang w:val="en-US"/>
          </w:rPr>
          <w:fldChar w:fldCharType="end"/>
        </w:r>
        <w:r w:rsidR="008A1743">
          <w:rPr>
            <w:rFonts w:cs="Times New Roman"/>
            <w:color w:val="000000" w:themeColor="text1"/>
          </w:rPr>
          <w:t>.</w:t>
        </w:r>
      </w:ins>
      <w:moveTo w:id="4577" w:author="N F" w:date="2023-08-06T15:35:00Z">
        <w:del w:id="4578" w:author="Barshadskaya, Yuliya" w:date="2024-01-13T19:06:00Z">
          <w:r w:rsidRPr="009556CC" w:rsidDel="008A1743">
            <w:rPr>
              <w:lang w:val="en-US"/>
            </w:rPr>
            <w:fldChar w:fldCharType="begin"/>
          </w:r>
          <w:r w:rsidRPr="006E6534" w:rsidDel="008A1743">
            <w:del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delInstrText>
          </w:r>
          <w:r w:rsidRPr="009556CC" w:rsidDel="008A1743">
            <w:rPr>
              <w:lang w:val="en-US"/>
            </w:rPr>
            <w:fldChar w:fldCharType="separate"/>
          </w:r>
          <w:r w:rsidRPr="004A73C2" w:rsidDel="008A1743">
            <w:delText>(6)</w:delText>
          </w:r>
          <w:r w:rsidRPr="009556CC" w:rsidDel="008A1743">
            <w:rPr>
              <w:lang w:val="en-US"/>
            </w:rPr>
            <w:fldChar w:fldCharType="end"/>
          </w:r>
        </w:del>
      </w:moveTo>
    </w:p>
    <w:moveToRangeEnd w:id="4557"/>
    <w:p w14:paraId="13C4815D" w14:textId="2756FD2D" w:rsidR="00141129" w:rsidRPr="006E6534" w:rsidRDefault="00F94F62">
      <w:pPr>
        <w:spacing w:line="240" w:lineRule="auto"/>
        <w:jc w:val="center"/>
        <w:rPr>
          <w:rFonts w:cs="Times New Roman"/>
          <w:color w:val="000000" w:themeColor="text1"/>
          <w:szCs w:val="24"/>
          <w:rPrChange w:id="4579" w:author="N F" w:date="2023-12-05T03:08:00Z">
            <w:rPr>
              <w:rFonts w:cs="Times New Roman"/>
              <w:szCs w:val="24"/>
            </w:rPr>
          </w:rPrChange>
        </w:rPr>
        <w:pPrChange w:id="4580" w:author="Barshadskaya, Yuliya" w:date="2024-01-13T19:06:00Z">
          <w:pPr/>
        </w:pPrChange>
      </w:pPr>
      <w:r w:rsidRPr="006E6534">
        <w:rPr>
          <w:rFonts w:cs="Times New Roman"/>
          <w:noProof/>
          <w:color w:val="000000" w:themeColor="text1"/>
          <w:szCs w:val="24"/>
          <w:lang w:eastAsia="ru-RU"/>
          <w:rPrChange w:id="4581" w:author="N F" w:date="2023-12-05T03:08:00Z">
            <w:rPr>
              <w:rFonts w:cs="Times New Roman"/>
              <w:noProof/>
              <w:szCs w:val="24"/>
              <w:lang w:eastAsia="ru-RU"/>
            </w:rPr>
          </w:rPrChange>
        </w:rPr>
        <w:drawing>
          <wp:inline distT="0" distB="0" distL="0" distR="0" wp14:anchorId="14AB2BA8" wp14:editId="57CAF686">
            <wp:extent cx="4671553" cy="278295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453" cy="2788259"/>
                    </a:xfrm>
                    <a:prstGeom prst="rect">
                      <a:avLst/>
                    </a:prstGeom>
                  </pic:spPr>
                </pic:pic>
              </a:graphicData>
            </a:graphic>
          </wp:inline>
        </w:drawing>
      </w:r>
    </w:p>
    <w:p w14:paraId="7DF02CC9" w14:textId="24D9F495" w:rsidR="00F94F62" w:rsidRPr="00527FD0" w:rsidDel="00415551" w:rsidRDefault="00F94F62" w:rsidP="00527FD0">
      <w:pPr>
        <w:pStyle w:val="a3"/>
        <w:rPr>
          <w:moveFrom w:id="4582" w:author="N F" w:date="2023-08-06T15:35:00Z"/>
        </w:rPr>
      </w:pPr>
      <w:bookmarkStart w:id="4583" w:name="_Toc115733153"/>
      <w:moveFromRangeStart w:id="4584" w:author="N F" w:date="2023-08-06T15:35:00Z" w:name="move142228561"/>
      <w:moveFrom w:id="4585" w:author="N F" w:date="2023-08-06T15:35:00Z">
        <w:r w:rsidRPr="00527FD0" w:rsidDel="00415551">
          <w:t xml:space="preserve">Рисунок </w:t>
        </w:r>
        <w:r w:rsidRPr="00527FD0" w:rsidDel="00415551">
          <w:fldChar w:fldCharType="begin"/>
        </w:r>
        <w:r w:rsidRPr="004A73C2" w:rsidDel="00415551">
          <w:rPr>
            <w:iCs w:val="0"/>
          </w:rPr>
          <w:instrText xml:space="preserve"> STYLEREF 1 \s </w:instrText>
        </w:r>
        <w:r w:rsidRPr="00527FD0" w:rsidDel="00415551">
          <w:rPr>
            <w:rPrChange w:id="4586" w:author="N F" w:date="2023-12-05T03:08:00Z">
              <w:rPr>
                <w:noProof/>
              </w:rPr>
            </w:rPrChange>
          </w:rPr>
          <w:fldChar w:fldCharType="separate"/>
        </w:r>
        <w:r w:rsidR="004C4CE2" w:rsidRPr="004A73C2" w:rsidDel="00415551">
          <w:rPr>
            <w:iCs w:val="0"/>
            <w:noProof/>
          </w:rPr>
          <w:t>3</w:t>
        </w:r>
        <w:r w:rsidRPr="00527FD0" w:rsidDel="00415551">
          <w:rPr>
            <w:noProof/>
          </w:rPr>
          <w:fldChar w:fldCharType="end"/>
        </w:r>
        <w:r w:rsidR="00953F52" w:rsidRPr="00527FD0" w:rsidDel="00415551">
          <w:noBreakHyphen/>
        </w:r>
        <w:r w:rsidRPr="00527FD0" w:rsidDel="00415551">
          <w:fldChar w:fldCharType="begin"/>
        </w:r>
        <w:r w:rsidRPr="004A73C2" w:rsidDel="00415551">
          <w:rPr>
            <w:iCs w:val="0"/>
          </w:rPr>
          <w:instrText xml:space="preserve"> SEQ Рисунок \* ARABIC \s 1 </w:instrText>
        </w:r>
        <w:r w:rsidRPr="00527FD0" w:rsidDel="00415551">
          <w:rPr>
            <w:rPrChange w:id="4587" w:author="N F" w:date="2023-12-05T03:08:00Z">
              <w:rPr>
                <w:noProof/>
              </w:rPr>
            </w:rPrChange>
          </w:rPr>
          <w:fldChar w:fldCharType="separate"/>
        </w:r>
        <w:r w:rsidR="004C4CE2" w:rsidRPr="004A73C2" w:rsidDel="00415551">
          <w:rPr>
            <w:iCs w:val="0"/>
            <w:noProof/>
          </w:rPr>
          <w:t>4</w:t>
        </w:r>
        <w:r w:rsidRPr="00527FD0" w:rsidDel="00415551">
          <w:rPr>
            <w:noProof/>
          </w:rPr>
          <w:fldChar w:fldCharType="end"/>
        </w:r>
        <w:r w:rsidRPr="00527FD0" w:rsidDel="00415551">
          <w:t xml:space="preserve"> Зависимость подавления фосфорилирования </w:t>
        </w:r>
        <w:r w:rsidRPr="00452D3C" w:rsidDel="00415551">
          <w:rPr>
            <w:lang w:val="en-US"/>
          </w:rPr>
          <w:t>EGFR</w:t>
        </w:r>
        <w:r w:rsidR="00133AA5" w:rsidRPr="008A1743" w:rsidDel="00415551">
          <w:t xml:space="preserve"> в клетках линии </w:t>
        </w:r>
        <w:r w:rsidR="00133AA5" w:rsidRPr="008A1743" w:rsidDel="00415551">
          <w:rPr>
            <w:lang w:val="en-US"/>
          </w:rPr>
          <w:t>NCI</w:t>
        </w:r>
        <w:r w:rsidR="00133AA5" w:rsidRPr="008A1743" w:rsidDel="00415551">
          <w:t xml:space="preserve"> </w:t>
        </w:r>
        <w:r w:rsidR="00133AA5" w:rsidRPr="008A1743" w:rsidDel="00415551">
          <w:rPr>
            <w:lang w:val="en-US"/>
          </w:rPr>
          <w:t>H</w:t>
        </w:r>
        <w:r w:rsidR="00133AA5" w:rsidRPr="008A1743" w:rsidDel="00415551">
          <w:t xml:space="preserve">1975 с мутацией </w:t>
        </w:r>
        <w:r w:rsidR="00133AA5" w:rsidRPr="008A1743" w:rsidDel="00415551">
          <w:rPr>
            <w:lang w:val="en-US"/>
          </w:rPr>
          <w:t>T</w:t>
        </w:r>
        <w:r w:rsidR="00133AA5" w:rsidRPr="008A1743" w:rsidDel="00415551">
          <w:t>790</w:t>
        </w:r>
        <w:r w:rsidR="00133AA5" w:rsidRPr="008A1743" w:rsidDel="00415551">
          <w:rPr>
            <w:lang w:val="en-US"/>
          </w:rPr>
          <w:t>M</w:t>
        </w:r>
        <w:r w:rsidR="00133AA5" w:rsidRPr="008A1743" w:rsidDel="00415551">
          <w:t>/</w:t>
        </w:r>
        <w:r w:rsidR="00133AA5" w:rsidRPr="008A1743" w:rsidDel="00415551">
          <w:rPr>
            <w:lang w:val="en-US"/>
          </w:rPr>
          <w:t>L</w:t>
        </w:r>
        <w:r w:rsidR="00133AA5" w:rsidRPr="008A1743" w:rsidDel="00415551">
          <w:t>858</w:t>
        </w:r>
        <w:r w:rsidR="00133AA5" w:rsidRPr="008A1743" w:rsidDel="00415551">
          <w:rPr>
            <w:lang w:val="en-US"/>
          </w:rPr>
          <w:t>R</w:t>
        </w:r>
        <w:r w:rsidR="00133AA5" w:rsidRPr="008A1743" w:rsidDel="00415551">
          <w:t xml:space="preserve"> после </w:t>
        </w:r>
        <w:r w:rsidR="006F7FD9" w:rsidRPr="008A1743" w:rsidDel="00415551">
          <w:t>отмывки</w:t>
        </w:r>
        <w:r w:rsidRPr="008A1743" w:rsidDel="00415551">
          <w:t xml:space="preserve"> </w:t>
        </w:r>
        <w:r w:rsidRPr="00527FD0" w:rsidDel="00415551">
          <w:rPr>
            <w:lang w:val="en-US"/>
          </w:rPr>
          <w:fldChar w:fldCharType="begin"/>
        </w:r>
        <w:r w:rsidRPr="004A73C2" w:rsidDel="00415551">
          <w:rPr>
            <w:iCs w:val="0"/>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w:instrText>
        </w:r>
        <w:r w:rsidRPr="009556CC" w:rsidDel="00415551">
          <w:rPr>
            <w:iCs w:val="0"/>
          </w:rPr>
          <w:instrText>2015/208065Orig1s000TOC.cfm","accessed":{"date-parts":[["2022",8,2]]}}}],"schema":"https://github.com/citation-</w:instrText>
        </w:r>
        <w:r w:rsidRPr="008D2D2E" w:rsidDel="00415551">
          <w:instrText xml:space="preserve">style-language/schema/raw/master/csl-citation.json"} </w:instrText>
        </w:r>
        <w:r w:rsidRPr="00527FD0" w:rsidDel="00415551">
          <w:rPr>
            <w:lang w:val="en-US"/>
          </w:rPr>
          <w:fldChar w:fldCharType="separate"/>
        </w:r>
        <w:r w:rsidRPr="004A73C2" w:rsidDel="00415551">
          <w:rPr>
            <w:iCs w:val="0"/>
          </w:rPr>
          <w:t>(6)</w:t>
        </w:r>
        <w:bookmarkEnd w:id="4583"/>
        <w:r w:rsidRPr="00527FD0" w:rsidDel="00415551">
          <w:rPr>
            <w:lang w:val="en-US"/>
          </w:rPr>
          <w:fldChar w:fldCharType="end"/>
        </w:r>
      </w:moveFrom>
    </w:p>
    <w:moveFromRangeEnd w:id="4584"/>
    <w:p w14:paraId="23A8123D" w14:textId="77777777" w:rsidR="008A1743" w:rsidRDefault="006F7FD9" w:rsidP="008A1743">
      <w:pPr>
        <w:pStyle w:val="SDcomments"/>
        <w:ind w:firstLine="0"/>
        <w:rPr>
          <w:ins w:id="4588" w:author="Barshadskaya, Yuliya" w:date="2024-01-13T19:08:00Z"/>
          <w:rFonts w:cs="Times New Roman"/>
          <w:color w:val="000000" w:themeColor="text1"/>
          <w:szCs w:val="24"/>
        </w:rPr>
      </w:pPr>
      <w:del w:id="4589" w:author="Barshadskaya, Yuliya" w:date="2024-01-13T19:07:00Z">
        <w:r w:rsidRPr="008A1743" w:rsidDel="008A1743">
          <w:rPr>
            <w:rFonts w:cs="Times New Roman"/>
            <w:b/>
            <w:iCs/>
            <w:color w:val="000000" w:themeColor="text1"/>
            <w:szCs w:val="24"/>
            <w:rPrChange w:id="4590" w:author="Barshadskaya, Yuliya" w:date="2024-01-13T19:07:00Z">
              <w:rPr>
                <w:i/>
                <w:iCs/>
              </w:rPr>
            </w:rPrChange>
          </w:rPr>
          <w:delText>Примечания</w:delText>
        </w:r>
      </w:del>
      <w:ins w:id="4591" w:author="Barshadskaya, Yuliya" w:date="2024-01-13T19:07:00Z">
        <w:r w:rsidR="008A1743" w:rsidRPr="008A1743">
          <w:rPr>
            <w:rFonts w:cs="Times New Roman"/>
            <w:b/>
            <w:iCs/>
            <w:color w:val="000000" w:themeColor="text1"/>
            <w:szCs w:val="24"/>
            <w:rPrChange w:id="4592" w:author="Barshadskaya, Yuliya" w:date="2024-01-13T19:07:00Z">
              <w:rPr>
                <w:i/>
                <w:iCs/>
              </w:rPr>
            </w:rPrChange>
          </w:rPr>
          <w:t>Примечани</w:t>
        </w:r>
        <w:r w:rsidR="008A1743" w:rsidRPr="008A1743">
          <w:rPr>
            <w:rFonts w:cs="Times New Roman"/>
            <w:b/>
            <w:iCs/>
            <w:color w:val="000000" w:themeColor="text1"/>
            <w:szCs w:val="24"/>
            <w:rPrChange w:id="4593" w:author="Barshadskaya, Yuliya" w:date="2024-01-13T19:07:00Z">
              <w:rPr>
                <w:rFonts w:cs="Times New Roman"/>
                <w:i/>
                <w:iCs/>
                <w:color w:val="000000" w:themeColor="text1"/>
                <w:sz w:val="24"/>
                <w:szCs w:val="24"/>
              </w:rPr>
            </w:rPrChange>
          </w:rPr>
          <w:t>е</w:t>
        </w:r>
      </w:ins>
      <w:r w:rsidRPr="008A1743">
        <w:rPr>
          <w:rFonts w:cs="Times New Roman"/>
          <w:b/>
          <w:iCs/>
          <w:color w:val="000000" w:themeColor="text1"/>
          <w:szCs w:val="24"/>
          <w:rPrChange w:id="4594" w:author="Barshadskaya, Yuliya" w:date="2024-01-13T19:07:00Z">
            <w:rPr>
              <w:i/>
              <w:iCs/>
            </w:rPr>
          </w:rPrChange>
        </w:rPr>
        <w:t>:</w:t>
      </w:r>
      <w:r w:rsidRPr="008A1743">
        <w:rPr>
          <w:rFonts w:cs="Times New Roman"/>
          <w:color w:val="000000" w:themeColor="text1"/>
          <w:szCs w:val="24"/>
          <w:rPrChange w:id="4595" w:author="Barshadskaya, Yuliya" w:date="2024-01-13T19:07:00Z">
            <w:rPr/>
          </w:rPrChange>
        </w:rPr>
        <w:t xml:space="preserve"> </w:t>
      </w:r>
    </w:p>
    <w:p w14:paraId="4CEB92A3" w14:textId="62F67309" w:rsidR="00F94F62" w:rsidRPr="008A1743" w:rsidRDefault="00073EFF" w:rsidP="008A1743">
      <w:pPr>
        <w:pStyle w:val="SDcomments"/>
        <w:ind w:firstLine="0"/>
        <w:rPr>
          <w:rFonts w:cs="Times New Roman"/>
          <w:color w:val="000000" w:themeColor="text1"/>
          <w:szCs w:val="24"/>
          <w:rPrChange w:id="4596" w:author="Barshadskaya, Yuliya" w:date="2024-01-13T19:07:00Z">
            <w:rPr/>
          </w:rPrChange>
        </w:rPr>
      </w:pPr>
      <w:r w:rsidRPr="008A1743">
        <w:rPr>
          <w:rFonts w:cs="Times New Roman"/>
          <w:color w:val="000000" w:themeColor="text1"/>
          <w:szCs w:val="24"/>
          <w:rPrChange w:id="4597" w:author="Barshadskaya, Yuliya" w:date="2024-01-13T19:07:00Z">
            <w:rPr/>
          </w:rPrChange>
        </w:rPr>
        <w:t xml:space="preserve">% </w:t>
      </w:r>
      <w:r w:rsidRPr="008A1743">
        <w:rPr>
          <w:rFonts w:cs="Times New Roman"/>
          <w:color w:val="000000" w:themeColor="text1"/>
          <w:szCs w:val="24"/>
          <w:lang w:val="en-US"/>
          <w:rPrChange w:id="4598" w:author="Barshadskaya, Yuliya" w:date="2024-01-13T19:07:00Z">
            <w:rPr>
              <w:lang w:val="en-US"/>
            </w:rPr>
          </w:rPrChange>
        </w:rPr>
        <w:t>Effect</w:t>
      </w:r>
      <w:r w:rsidR="006F7FD9" w:rsidRPr="008A1743">
        <w:rPr>
          <w:rFonts w:cs="Times New Roman"/>
          <w:color w:val="000000" w:themeColor="text1"/>
          <w:szCs w:val="24"/>
          <w:rPrChange w:id="4599" w:author="Barshadskaya, Yuliya" w:date="2024-01-13T19:07:00Z">
            <w:rPr/>
          </w:rPrChange>
        </w:rPr>
        <w:t xml:space="preserve"> – </w:t>
      </w:r>
      <w:r w:rsidRPr="008A1743">
        <w:rPr>
          <w:rFonts w:cs="Times New Roman"/>
          <w:color w:val="000000" w:themeColor="text1"/>
          <w:szCs w:val="24"/>
          <w:rPrChange w:id="4600" w:author="Barshadskaya, Yuliya" w:date="2024-01-13T19:07:00Z">
            <w:rPr/>
          </w:rPrChange>
        </w:rPr>
        <w:t>Данные представлены в виде доли (%)</w:t>
      </w:r>
      <w:r w:rsidR="006F2349" w:rsidRPr="008A1743">
        <w:rPr>
          <w:rFonts w:cs="Times New Roman"/>
          <w:color w:val="000000" w:themeColor="text1"/>
          <w:szCs w:val="24"/>
          <w:rPrChange w:id="4601" w:author="Barshadskaya, Yuliya" w:date="2024-01-13T19:07:00Z">
            <w:rPr/>
          </w:rPrChange>
        </w:rPr>
        <w:t xml:space="preserve"> образовавшегося фосфорилированного </w:t>
      </w:r>
      <w:r w:rsidR="00954C42" w:rsidRPr="008A1743">
        <w:rPr>
          <w:rFonts w:cs="Times New Roman"/>
          <w:bCs/>
          <w:color w:val="000000" w:themeColor="text1"/>
          <w:szCs w:val="24"/>
          <w:rPrChange w:id="4602" w:author="Barshadskaya, Yuliya" w:date="2024-01-13T19:07:00Z">
            <w:rPr>
              <w:bCs/>
              <w:szCs w:val="24"/>
            </w:rPr>
          </w:rPrChange>
        </w:rPr>
        <w:t>рецептора эпидермального фактора роста</w:t>
      </w:r>
      <w:r w:rsidR="00954C42" w:rsidRPr="008A1743">
        <w:rPr>
          <w:rFonts w:cs="Times New Roman"/>
          <w:color w:val="000000" w:themeColor="text1"/>
          <w:szCs w:val="24"/>
          <w:rPrChange w:id="4603" w:author="Barshadskaya, Yuliya" w:date="2024-01-13T19:07:00Z">
            <w:rPr/>
          </w:rPrChange>
        </w:rPr>
        <w:t xml:space="preserve"> </w:t>
      </w:r>
      <w:r w:rsidRPr="008A1743">
        <w:rPr>
          <w:rFonts w:cs="Times New Roman"/>
          <w:color w:val="000000" w:themeColor="text1"/>
          <w:szCs w:val="24"/>
          <w:rPrChange w:id="4604" w:author="Barshadskaya, Yuliya" w:date="2024-01-13T19:07:00Z">
            <w:rPr/>
          </w:rPrChange>
        </w:rPr>
        <w:t xml:space="preserve">относительно </w:t>
      </w:r>
      <w:r w:rsidR="004841B6" w:rsidRPr="008A1743">
        <w:rPr>
          <w:rFonts w:cs="Times New Roman"/>
          <w:color w:val="000000" w:themeColor="text1"/>
          <w:szCs w:val="24"/>
          <w:rPrChange w:id="4605" w:author="Barshadskaya, Yuliya" w:date="2024-01-13T19:07:00Z">
            <w:rPr/>
          </w:rPrChange>
        </w:rPr>
        <w:t>контрольных образцов</w:t>
      </w:r>
      <w:r w:rsidRPr="008A1743">
        <w:rPr>
          <w:rFonts w:cs="Times New Roman"/>
          <w:color w:val="000000" w:themeColor="text1"/>
          <w:szCs w:val="24"/>
          <w:rPrChange w:id="4606" w:author="Barshadskaya, Yuliya" w:date="2024-01-13T19:07:00Z">
            <w:rPr/>
          </w:rPrChange>
        </w:rPr>
        <w:t>, обработанных носителем (диметилсульфоксид);</w:t>
      </w:r>
      <w:r w:rsidR="006F7FD9" w:rsidRPr="008A1743">
        <w:rPr>
          <w:rFonts w:cs="Times New Roman"/>
          <w:color w:val="000000" w:themeColor="text1"/>
          <w:szCs w:val="24"/>
          <w:rPrChange w:id="4607" w:author="Barshadskaya, Yuliya" w:date="2024-01-13T19:07:00Z">
            <w:rPr/>
          </w:rPrChange>
        </w:rPr>
        <w:t xml:space="preserve"> </w:t>
      </w:r>
      <w:r w:rsidR="004841B6" w:rsidRPr="008A1743">
        <w:rPr>
          <w:rFonts w:cs="Times New Roman"/>
          <w:color w:val="000000" w:themeColor="text1"/>
          <w:szCs w:val="24"/>
          <w:lang w:val="en-US"/>
          <w:rPrChange w:id="4608" w:author="Barshadskaya, Yuliya" w:date="2024-01-13T19:07:00Z">
            <w:rPr>
              <w:lang w:val="en-US"/>
            </w:rPr>
          </w:rPrChange>
        </w:rPr>
        <w:t>Washout</w:t>
      </w:r>
      <w:r w:rsidR="004841B6" w:rsidRPr="008A1743">
        <w:rPr>
          <w:rFonts w:cs="Times New Roman"/>
          <w:color w:val="000000" w:themeColor="text1"/>
          <w:szCs w:val="24"/>
          <w:rPrChange w:id="4609" w:author="Barshadskaya, Yuliya" w:date="2024-01-13T19:07:00Z">
            <w:rPr/>
          </w:rPrChange>
        </w:rPr>
        <w:t xml:space="preserve"> </w:t>
      </w:r>
      <w:r w:rsidR="004841B6" w:rsidRPr="008A1743">
        <w:rPr>
          <w:rFonts w:cs="Times New Roman"/>
          <w:color w:val="000000" w:themeColor="text1"/>
          <w:szCs w:val="24"/>
          <w:lang w:val="en-US"/>
          <w:rPrChange w:id="4610" w:author="Barshadskaya, Yuliya" w:date="2024-01-13T19:07:00Z">
            <w:rPr>
              <w:lang w:val="en-US"/>
            </w:rPr>
          </w:rPrChange>
        </w:rPr>
        <w:t>time</w:t>
      </w:r>
      <w:r w:rsidR="004841B6" w:rsidRPr="008A1743">
        <w:rPr>
          <w:rFonts w:cs="Times New Roman"/>
          <w:color w:val="000000" w:themeColor="text1"/>
          <w:szCs w:val="24"/>
          <w:rPrChange w:id="4611" w:author="Barshadskaya, Yuliya" w:date="2024-01-13T19:07:00Z">
            <w:rPr/>
          </w:rPrChange>
        </w:rPr>
        <w:t xml:space="preserve"> (</w:t>
      </w:r>
      <w:r w:rsidR="004841B6" w:rsidRPr="008A1743">
        <w:rPr>
          <w:rFonts w:cs="Times New Roman"/>
          <w:color w:val="000000" w:themeColor="text1"/>
          <w:szCs w:val="24"/>
          <w:lang w:val="en-US"/>
          <w:rPrChange w:id="4612" w:author="Barshadskaya, Yuliya" w:date="2024-01-13T19:07:00Z">
            <w:rPr>
              <w:lang w:val="en-US"/>
            </w:rPr>
          </w:rPrChange>
        </w:rPr>
        <w:t>hours</w:t>
      </w:r>
      <w:r w:rsidR="004841B6" w:rsidRPr="008A1743">
        <w:rPr>
          <w:rFonts w:cs="Times New Roman"/>
          <w:color w:val="000000" w:themeColor="text1"/>
          <w:szCs w:val="24"/>
          <w:rPrChange w:id="4613" w:author="Barshadskaya, Yuliya" w:date="2024-01-13T19:07:00Z">
            <w:rPr/>
          </w:rPrChange>
        </w:rPr>
        <w:t>) – время после отмывки, ч</w:t>
      </w:r>
      <w:r w:rsidR="006F7FD9" w:rsidRPr="008A1743">
        <w:rPr>
          <w:rFonts w:cs="Times New Roman"/>
          <w:color w:val="000000" w:themeColor="text1"/>
          <w:szCs w:val="24"/>
          <w:rPrChange w:id="4614" w:author="Barshadskaya, Yuliya" w:date="2024-01-13T19:07:00Z">
            <w:rPr/>
          </w:rPrChange>
        </w:rPr>
        <w:t>; данные представлены в виде среднего арифметического значения и стандартного отклонения среднего;</w:t>
      </w:r>
      <w:r w:rsidR="004841B6" w:rsidRPr="008A1743">
        <w:rPr>
          <w:rFonts w:cs="Times New Roman"/>
          <w:color w:val="000000" w:themeColor="text1"/>
          <w:szCs w:val="24"/>
          <w:rPrChange w:id="4615" w:author="Barshadskaya, Yuliya" w:date="2024-01-13T19:07:00Z">
            <w:rPr/>
          </w:rPrChange>
        </w:rPr>
        <w:t xml:space="preserve"> </w:t>
      </w:r>
      <w:r w:rsidR="004841B6" w:rsidRPr="008A1743">
        <w:rPr>
          <w:rFonts w:cs="Times New Roman"/>
          <w:color w:val="000000" w:themeColor="text1"/>
          <w:szCs w:val="24"/>
          <w:lang w:val="en-US"/>
          <w:rPrChange w:id="4616" w:author="Barshadskaya, Yuliya" w:date="2024-01-13T19:07:00Z">
            <w:rPr>
              <w:lang w:val="en-US"/>
            </w:rPr>
          </w:rPrChange>
        </w:rPr>
        <w:t>Er</w:t>
      </w:r>
      <w:r w:rsidR="00954C42" w:rsidRPr="008A1743">
        <w:rPr>
          <w:rFonts w:cs="Times New Roman"/>
          <w:color w:val="000000" w:themeColor="text1"/>
          <w:szCs w:val="24"/>
          <w:lang w:val="en-US"/>
          <w:rPrChange w:id="4617" w:author="Barshadskaya, Yuliya" w:date="2024-01-13T19:07:00Z">
            <w:rPr>
              <w:lang w:val="en-US"/>
            </w:rPr>
          </w:rPrChange>
        </w:rPr>
        <w:t>lot</w:t>
      </w:r>
      <w:r w:rsidR="0082790F" w:rsidRPr="008A1743">
        <w:rPr>
          <w:rFonts w:cs="Times New Roman"/>
          <w:color w:val="000000" w:themeColor="text1"/>
          <w:szCs w:val="24"/>
          <w:lang w:val="en-US"/>
          <w:rPrChange w:id="4618" w:author="Barshadskaya, Yuliya" w:date="2024-01-13T19:07:00Z">
            <w:rPr>
              <w:lang w:val="en-US"/>
            </w:rPr>
          </w:rPrChange>
        </w:rPr>
        <w:t>in</w:t>
      </w:r>
      <w:r w:rsidR="004841B6" w:rsidRPr="008A1743">
        <w:rPr>
          <w:rFonts w:cs="Times New Roman"/>
          <w:color w:val="000000" w:themeColor="text1"/>
          <w:szCs w:val="24"/>
          <w:lang w:val="en-US"/>
          <w:rPrChange w:id="4619" w:author="Barshadskaya, Yuliya" w:date="2024-01-13T19:07:00Z">
            <w:rPr>
              <w:lang w:val="en-US"/>
            </w:rPr>
          </w:rPrChange>
        </w:rPr>
        <w:t>ib</w:t>
      </w:r>
      <w:r w:rsidR="004841B6" w:rsidRPr="008A1743">
        <w:rPr>
          <w:rFonts w:cs="Times New Roman"/>
          <w:color w:val="000000" w:themeColor="text1"/>
          <w:szCs w:val="24"/>
          <w:rPrChange w:id="4620" w:author="Barshadskaya, Yuliya" w:date="2024-01-13T19:07:00Z">
            <w:rPr/>
          </w:rPrChange>
        </w:rPr>
        <w:t xml:space="preserve"> 10 </w:t>
      </w:r>
      <w:r w:rsidR="004841B6" w:rsidRPr="008A1743">
        <w:rPr>
          <w:rFonts w:cs="Times New Roman"/>
          <w:color w:val="000000" w:themeColor="text1"/>
          <w:szCs w:val="24"/>
          <w:rPrChange w:id="4621" w:author="Barshadskaya, Yuliya" w:date="2024-01-13T19:07:00Z">
            <w:rPr>
              <w:rFonts w:cs="Times New Roman"/>
            </w:rPr>
          </w:rPrChange>
        </w:rPr>
        <w:t>µ</w:t>
      </w:r>
      <w:r w:rsidR="004841B6" w:rsidRPr="008A1743">
        <w:rPr>
          <w:rFonts w:cs="Times New Roman"/>
          <w:color w:val="000000" w:themeColor="text1"/>
          <w:szCs w:val="24"/>
          <w:lang w:val="en-US"/>
          <w:rPrChange w:id="4622" w:author="Barshadskaya, Yuliya" w:date="2024-01-13T19:07:00Z">
            <w:rPr>
              <w:lang w:val="en-US"/>
            </w:rPr>
          </w:rPrChange>
        </w:rPr>
        <w:t>M</w:t>
      </w:r>
      <w:r w:rsidR="004841B6" w:rsidRPr="008A1743">
        <w:rPr>
          <w:rFonts w:cs="Times New Roman"/>
          <w:color w:val="000000" w:themeColor="text1"/>
          <w:szCs w:val="24"/>
          <w:rPrChange w:id="4623" w:author="Barshadskaya, Yuliya" w:date="2024-01-13T19:07:00Z">
            <w:rPr/>
          </w:rPrChange>
        </w:rPr>
        <w:t xml:space="preserve"> – показатели в образцах, содержавших эр</w:t>
      </w:r>
      <w:r w:rsidR="009C41CD" w:rsidRPr="008A1743">
        <w:rPr>
          <w:rFonts w:cs="Times New Roman"/>
          <w:color w:val="000000" w:themeColor="text1"/>
          <w:szCs w:val="24"/>
          <w:rPrChange w:id="4624" w:author="Barshadskaya, Yuliya" w:date="2024-01-13T19:07:00Z">
            <w:rPr/>
          </w:rPrChange>
        </w:rPr>
        <w:t>лоти</w:t>
      </w:r>
      <w:r w:rsidR="004841B6" w:rsidRPr="008A1743">
        <w:rPr>
          <w:rFonts w:cs="Times New Roman"/>
          <w:color w:val="000000" w:themeColor="text1"/>
          <w:szCs w:val="24"/>
          <w:rPrChange w:id="4625" w:author="Barshadskaya, Yuliya" w:date="2024-01-13T19:07:00Z">
            <w:rPr/>
          </w:rPrChange>
        </w:rPr>
        <w:t xml:space="preserve">ниб в концентрации 10 мкмоль/л до отмывки; </w:t>
      </w:r>
      <w:r w:rsidR="004841B6" w:rsidRPr="008A1743">
        <w:rPr>
          <w:rFonts w:cs="Times New Roman"/>
          <w:color w:val="000000" w:themeColor="text1"/>
          <w:szCs w:val="24"/>
          <w:lang w:val="en-US"/>
          <w:rPrChange w:id="4626" w:author="Barshadskaya, Yuliya" w:date="2024-01-13T19:07:00Z">
            <w:rPr>
              <w:lang w:val="en-US"/>
            </w:rPr>
          </w:rPrChange>
        </w:rPr>
        <w:t>AZD</w:t>
      </w:r>
      <w:r w:rsidR="004841B6" w:rsidRPr="008A1743">
        <w:rPr>
          <w:rFonts w:cs="Times New Roman"/>
          <w:color w:val="000000" w:themeColor="text1"/>
          <w:szCs w:val="24"/>
          <w:rPrChange w:id="4627" w:author="Barshadskaya, Yuliya" w:date="2024-01-13T19:07:00Z">
            <w:rPr/>
          </w:rPrChange>
        </w:rPr>
        <w:t>9291 0,1</w:t>
      </w:r>
      <w:r w:rsidR="004841B6" w:rsidRPr="008A1743">
        <w:rPr>
          <w:rFonts w:cs="Times New Roman"/>
          <w:color w:val="000000" w:themeColor="text1"/>
          <w:szCs w:val="24"/>
          <w:rPrChange w:id="4628" w:author="Barshadskaya, Yuliya" w:date="2024-01-13T19:07:00Z">
            <w:rPr>
              <w:rFonts w:cs="Times New Roman"/>
            </w:rPr>
          </w:rPrChange>
        </w:rPr>
        <w:t xml:space="preserve"> µ</w:t>
      </w:r>
      <w:r w:rsidR="004841B6" w:rsidRPr="008A1743">
        <w:rPr>
          <w:rFonts w:cs="Times New Roman"/>
          <w:color w:val="000000" w:themeColor="text1"/>
          <w:szCs w:val="24"/>
          <w:lang w:val="en-US"/>
          <w:rPrChange w:id="4629" w:author="Barshadskaya, Yuliya" w:date="2024-01-13T19:07:00Z">
            <w:rPr>
              <w:lang w:val="en-US"/>
            </w:rPr>
          </w:rPrChange>
        </w:rPr>
        <w:t>M</w:t>
      </w:r>
      <w:r w:rsidR="004841B6" w:rsidRPr="008A1743">
        <w:rPr>
          <w:rFonts w:cs="Times New Roman"/>
          <w:color w:val="000000" w:themeColor="text1"/>
          <w:szCs w:val="24"/>
          <w:rPrChange w:id="4630" w:author="Barshadskaya, Yuliya" w:date="2024-01-13T19:07:00Z">
            <w:rPr/>
          </w:rPrChange>
        </w:rPr>
        <w:t xml:space="preserve"> – показатели в образцах, содержавших осимертиниб в концентрации 0,1 мкмоль/л до отмывки; </w:t>
      </w:r>
      <w:r w:rsidR="004841B6" w:rsidRPr="008A1743">
        <w:rPr>
          <w:rFonts w:cs="Times New Roman"/>
          <w:color w:val="000000" w:themeColor="text1"/>
          <w:szCs w:val="24"/>
          <w:lang w:val="en-US"/>
          <w:rPrChange w:id="4631" w:author="Barshadskaya, Yuliya" w:date="2024-01-13T19:07:00Z">
            <w:rPr>
              <w:lang w:val="en-US"/>
            </w:rPr>
          </w:rPrChange>
        </w:rPr>
        <w:t>Afatinib</w:t>
      </w:r>
      <w:r w:rsidR="004841B6" w:rsidRPr="008A1743">
        <w:rPr>
          <w:rFonts w:cs="Times New Roman"/>
          <w:color w:val="000000" w:themeColor="text1"/>
          <w:szCs w:val="24"/>
          <w:rPrChange w:id="4632" w:author="Barshadskaya, Yuliya" w:date="2024-01-13T19:07:00Z">
            <w:rPr/>
          </w:rPrChange>
        </w:rPr>
        <w:t xml:space="preserve"> 0,1</w:t>
      </w:r>
      <w:r w:rsidR="004841B6" w:rsidRPr="008A1743">
        <w:rPr>
          <w:rFonts w:cs="Times New Roman"/>
          <w:color w:val="000000" w:themeColor="text1"/>
          <w:szCs w:val="24"/>
          <w:rPrChange w:id="4633" w:author="Barshadskaya, Yuliya" w:date="2024-01-13T19:07:00Z">
            <w:rPr>
              <w:rFonts w:cs="Times New Roman"/>
            </w:rPr>
          </w:rPrChange>
        </w:rPr>
        <w:t xml:space="preserve"> µ</w:t>
      </w:r>
      <w:r w:rsidR="004841B6" w:rsidRPr="008A1743">
        <w:rPr>
          <w:rFonts w:cs="Times New Roman"/>
          <w:color w:val="000000" w:themeColor="text1"/>
          <w:szCs w:val="24"/>
          <w:lang w:val="en-US"/>
          <w:rPrChange w:id="4634" w:author="Barshadskaya, Yuliya" w:date="2024-01-13T19:07:00Z">
            <w:rPr>
              <w:lang w:val="en-US"/>
            </w:rPr>
          </w:rPrChange>
        </w:rPr>
        <w:t>M</w:t>
      </w:r>
      <w:r w:rsidR="004841B6" w:rsidRPr="008A1743">
        <w:rPr>
          <w:rFonts w:cs="Times New Roman"/>
          <w:color w:val="000000" w:themeColor="text1"/>
          <w:szCs w:val="24"/>
          <w:rPrChange w:id="4635" w:author="Barshadskaya, Yuliya" w:date="2024-01-13T19:07:00Z">
            <w:rPr/>
          </w:rPrChange>
        </w:rPr>
        <w:t xml:space="preserve"> – показатели в образцах, содержавших афатиниб в концентрации 0,1 мкмоль/л до отмывки</w:t>
      </w:r>
      <w:r w:rsidR="006F7FD9" w:rsidRPr="008A1743">
        <w:rPr>
          <w:rFonts w:cs="Times New Roman"/>
          <w:color w:val="000000" w:themeColor="text1"/>
          <w:szCs w:val="24"/>
          <w:rPrChange w:id="4636" w:author="Barshadskaya, Yuliya" w:date="2024-01-13T19:07:00Z">
            <w:rPr/>
          </w:rPrChange>
        </w:rPr>
        <w:t>.</w:t>
      </w:r>
    </w:p>
    <w:p w14:paraId="259061B8" w14:textId="77777777" w:rsidR="00F94F62" w:rsidRPr="006E6534" w:rsidRDefault="00F94F62">
      <w:pPr>
        <w:spacing w:after="0" w:line="240" w:lineRule="auto"/>
        <w:rPr>
          <w:rFonts w:cs="Times New Roman"/>
          <w:color w:val="000000" w:themeColor="text1"/>
          <w:szCs w:val="24"/>
          <w:rPrChange w:id="4637" w:author="N F" w:date="2023-12-05T03:08:00Z">
            <w:rPr>
              <w:rFonts w:cs="Times New Roman"/>
              <w:szCs w:val="24"/>
            </w:rPr>
          </w:rPrChange>
        </w:rPr>
        <w:pPrChange w:id="4638" w:author="Barshadskaya, Yuliya" w:date="2024-01-13T19:08:00Z">
          <w:pPr/>
        </w:pPrChange>
      </w:pPr>
    </w:p>
    <w:p w14:paraId="7EC76473" w14:textId="6E6609A2" w:rsidR="0095427B" w:rsidRPr="008A1743" w:rsidRDefault="008A1743">
      <w:pPr>
        <w:pStyle w:val="3"/>
        <w:numPr>
          <w:ilvl w:val="0"/>
          <w:numId w:val="0"/>
        </w:numPr>
        <w:spacing w:line="240" w:lineRule="auto"/>
        <w:rPr>
          <w:rFonts w:cs="Times New Roman"/>
          <w:sz w:val="24"/>
          <w:rPrChange w:id="4639" w:author="Barshadskaya, Yuliya" w:date="2024-01-13T19:09:00Z">
            <w:rPr>
              <w:lang w:val="en-US"/>
            </w:rPr>
          </w:rPrChange>
        </w:rPr>
        <w:pPrChange w:id="4640" w:author="Barshadskaya, Yuliya" w:date="2024-01-13T19:08:00Z">
          <w:pPr>
            <w:pStyle w:val="3"/>
          </w:pPr>
        </w:pPrChange>
      </w:pPr>
      <w:bookmarkStart w:id="4641" w:name="_Toc115733008"/>
      <w:ins w:id="4642" w:author="Barshadskaya, Yuliya" w:date="2024-01-13T19:08:00Z">
        <w:r>
          <w:rPr>
            <w:rFonts w:cs="Times New Roman"/>
            <w:sz w:val="24"/>
          </w:rPr>
          <w:t xml:space="preserve">3.1.2. </w:t>
        </w:r>
      </w:ins>
      <w:r w:rsidR="00AF0A2E" w:rsidRPr="006E6534">
        <w:rPr>
          <w:rFonts w:cs="Times New Roman"/>
          <w:sz w:val="24"/>
          <w:rPrChange w:id="4643" w:author="N F" w:date="2023-12-05T03:08:00Z">
            <w:rPr/>
          </w:rPrChange>
        </w:rPr>
        <w:t>Первичная</w:t>
      </w:r>
      <w:r w:rsidR="009D1AF4" w:rsidRPr="006E6534">
        <w:rPr>
          <w:rFonts w:cs="Times New Roman"/>
          <w:sz w:val="24"/>
          <w:rPrChange w:id="4644" w:author="N F" w:date="2023-12-05T03:08:00Z">
            <w:rPr/>
          </w:rPrChange>
        </w:rPr>
        <w:t xml:space="preserve"> фармакодинамика</w:t>
      </w:r>
      <w:bookmarkEnd w:id="4641"/>
    </w:p>
    <w:p w14:paraId="42659034" w14:textId="7751A0B8" w:rsidR="0095427B" w:rsidRPr="008A1743" w:rsidRDefault="008A1743">
      <w:pPr>
        <w:pStyle w:val="4"/>
        <w:numPr>
          <w:ilvl w:val="0"/>
          <w:numId w:val="0"/>
        </w:numPr>
        <w:spacing w:line="240" w:lineRule="auto"/>
        <w:rPr>
          <w:rFonts w:cs="Times New Roman"/>
          <w:i w:val="0"/>
          <w:iCs w:val="0"/>
          <w:szCs w:val="24"/>
          <w:rPrChange w:id="4645" w:author="Barshadskaya, Yuliya" w:date="2024-01-13T19:09:00Z">
            <w:rPr>
              <w:szCs w:val="24"/>
              <w:lang w:val="en-US"/>
            </w:rPr>
          </w:rPrChange>
        </w:rPr>
        <w:pPrChange w:id="4646" w:author="Barshadskaya, Yuliya" w:date="2024-01-13T19:09:00Z">
          <w:pPr>
            <w:pStyle w:val="4"/>
          </w:pPr>
        </w:pPrChange>
      </w:pPr>
      <w:bookmarkStart w:id="4647" w:name="_Toc115733009"/>
      <w:ins w:id="4648" w:author="Barshadskaya, Yuliya" w:date="2024-01-13T19:09:00Z">
        <w:r>
          <w:rPr>
            <w:rFonts w:cs="Times New Roman"/>
            <w:i w:val="0"/>
            <w:iCs w:val="0"/>
            <w:szCs w:val="24"/>
          </w:rPr>
          <w:t xml:space="preserve">3.1.2.1. </w:t>
        </w:r>
      </w:ins>
      <w:r w:rsidR="00AF0A2E" w:rsidRPr="008A1743">
        <w:rPr>
          <w:rFonts w:cs="Times New Roman"/>
          <w:i w:val="0"/>
          <w:iCs w:val="0"/>
          <w:szCs w:val="24"/>
          <w:rPrChange w:id="4649" w:author="Barshadskaya, Yuliya" w:date="2024-01-13T19:09:00Z">
            <w:rPr>
              <w:szCs w:val="24"/>
              <w:lang w:val="en-US"/>
            </w:rPr>
          </w:rPrChange>
        </w:rPr>
        <w:t xml:space="preserve">Первичная фармакодинамика </w:t>
      </w:r>
      <w:r w:rsidR="00AF0A2E" w:rsidRPr="006E6534">
        <w:rPr>
          <w:rFonts w:cs="Times New Roman"/>
          <w:i w:val="0"/>
          <w:iCs w:val="0"/>
          <w:szCs w:val="24"/>
          <w:lang w:val="en-US"/>
          <w:rPrChange w:id="4650" w:author="N F" w:date="2023-12-05T03:08:00Z">
            <w:rPr>
              <w:szCs w:val="24"/>
              <w:lang w:val="en-US"/>
            </w:rPr>
          </w:rPrChange>
        </w:rPr>
        <w:t>in</w:t>
      </w:r>
      <w:r w:rsidR="00AF0A2E" w:rsidRPr="008A1743">
        <w:rPr>
          <w:rFonts w:cs="Times New Roman"/>
          <w:i w:val="0"/>
          <w:iCs w:val="0"/>
          <w:szCs w:val="24"/>
          <w:rPrChange w:id="4651" w:author="Barshadskaya, Yuliya" w:date="2024-01-13T19:09:00Z">
            <w:rPr>
              <w:szCs w:val="24"/>
              <w:lang w:val="en-US"/>
            </w:rPr>
          </w:rPrChange>
        </w:rPr>
        <w:t xml:space="preserve"> </w:t>
      </w:r>
      <w:r w:rsidR="00AF0A2E" w:rsidRPr="006E6534">
        <w:rPr>
          <w:rFonts w:cs="Times New Roman"/>
          <w:i w:val="0"/>
          <w:iCs w:val="0"/>
          <w:szCs w:val="24"/>
          <w:lang w:val="en-US"/>
          <w:rPrChange w:id="4652" w:author="N F" w:date="2023-12-05T03:08:00Z">
            <w:rPr>
              <w:szCs w:val="24"/>
              <w:lang w:val="en-US"/>
            </w:rPr>
          </w:rPrChange>
        </w:rPr>
        <w:t>vitro</w:t>
      </w:r>
      <w:bookmarkEnd w:id="4647"/>
    </w:p>
    <w:p w14:paraId="77E5D4DC" w14:textId="1DFF7464" w:rsidR="00BD7198" w:rsidRPr="006E6534" w:rsidRDefault="004F1120">
      <w:pPr>
        <w:spacing w:after="0" w:line="240" w:lineRule="auto"/>
        <w:rPr>
          <w:rFonts w:cs="Times New Roman"/>
          <w:color w:val="000000" w:themeColor="text1"/>
          <w:szCs w:val="24"/>
          <w:rPrChange w:id="4653" w:author="N F" w:date="2023-12-05T03:08:00Z">
            <w:rPr>
              <w:rFonts w:cs="Times New Roman"/>
              <w:szCs w:val="24"/>
            </w:rPr>
          </w:rPrChange>
        </w:rPr>
        <w:pPrChange w:id="4654" w:author="Barshadskaya, Yuliya" w:date="2024-01-13T19:10:00Z">
          <w:pPr/>
        </w:pPrChange>
      </w:pPr>
      <w:del w:id="4655" w:author="Barshadskaya, Yuliya" w:date="2024-01-13T19:09:00Z">
        <w:r w:rsidRPr="006E6534" w:rsidDel="008A1743">
          <w:rPr>
            <w:rFonts w:cs="Times New Roman"/>
            <w:color w:val="000000" w:themeColor="text1"/>
            <w:szCs w:val="24"/>
            <w:rPrChange w:id="4656" w:author="N F" w:date="2023-12-05T03:08:00Z">
              <w:rPr>
                <w:rFonts w:cs="Times New Roman"/>
                <w:szCs w:val="24"/>
              </w:rPr>
            </w:rPrChange>
          </w:rPr>
          <w:delText>Провели оценку</w:delText>
        </w:r>
      </w:del>
      <w:ins w:id="4657" w:author="Barshadskaya, Yuliya" w:date="2024-01-13T19:09:00Z">
        <w:r w:rsidR="008A1743">
          <w:rPr>
            <w:rFonts w:cs="Times New Roman"/>
            <w:color w:val="000000" w:themeColor="text1"/>
            <w:szCs w:val="24"/>
          </w:rPr>
          <w:t>Была проведена оценка</w:t>
        </w:r>
      </w:ins>
      <w:r w:rsidRPr="006E6534">
        <w:rPr>
          <w:rFonts w:cs="Times New Roman"/>
          <w:color w:val="000000" w:themeColor="text1"/>
          <w:szCs w:val="24"/>
          <w:rPrChange w:id="4658" w:author="N F" w:date="2023-12-05T03:08:00Z">
            <w:rPr>
              <w:rFonts w:cs="Times New Roman"/>
              <w:szCs w:val="24"/>
            </w:rPr>
          </w:rPrChange>
        </w:rPr>
        <w:t xml:space="preserve"> активности осимертиниба и его активных метаболитов, AZ5104 и AZ7550, определ</w:t>
      </w:r>
      <w:r w:rsidR="00164EC1" w:rsidRPr="006E6534">
        <w:rPr>
          <w:rFonts w:cs="Times New Roman"/>
          <w:color w:val="000000" w:themeColor="text1"/>
          <w:szCs w:val="24"/>
          <w:rPrChange w:id="4659" w:author="N F" w:date="2023-12-05T03:08:00Z">
            <w:rPr>
              <w:rFonts w:cs="Times New Roman"/>
              <w:szCs w:val="24"/>
            </w:rPr>
          </w:rPrChange>
        </w:rPr>
        <w:t>яя</w:t>
      </w:r>
      <w:r w:rsidRPr="006E6534">
        <w:rPr>
          <w:rFonts w:cs="Times New Roman"/>
          <w:color w:val="000000" w:themeColor="text1"/>
          <w:szCs w:val="24"/>
          <w:rPrChange w:id="4660" w:author="N F" w:date="2023-12-05T03:08:00Z">
            <w:rPr>
              <w:rFonts w:cs="Times New Roman"/>
              <w:szCs w:val="24"/>
            </w:rPr>
          </w:rPrChange>
        </w:rPr>
        <w:t xml:space="preserve"> степень, в которой соединения ингибируют активность мутантной киназы EGFR. Соединения тестировали на панели клеток с разным мутационным статусом EGFR (NCI H1975 </w:t>
      </w:r>
      <w:r w:rsidR="00A12986" w:rsidRPr="006E6534">
        <w:rPr>
          <w:rFonts w:cs="Times New Roman"/>
          <w:color w:val="000000" w:themeColor="text1"/>
          <w:szCs w:val="24"/>
          <w:rPrChange w:id="4661" w:author="N F" w:date="2023-12-05T03:08:00Z">
            <w:rPr>
              <w:rFonts w:cs="Times New Roman"/>
              <w:szCs w:val="24"/>
            </w:rPr>
          </w:rPrChange>
        </w:rPr>
        <w:t>[</w:t>
      </w:r>
      <w:r w:rsidRPr="006E6534">
        <w:rPr>
          <w:rFonts w:cs="Times New Roman"/>
          <w:color w:val="000000" w:themeColor="text1"/>
          <w:szCs w:val="24"/>
          <w:rPrChange w:id="4662" w:author="N F" w:date="2023-12-05T03:08:00Z">
            <w:rPr>
              <w:rFonts w:cs="Times New Roman"/>
              <w:szCs w:val="24"/>
            </w:rPr>
          </w:rPrChange>
        </w:rPr>
        <w:t>T790M/L858R</w:t>
      </w:r>
      <w:r w:rsidR="00A12986" w:rsidRPr="006E6534">
        <w:rPr>
          <w:rFonts w:cs="Times New Roman"/>
          <w:color w:val="000000" w:themeColor="text1"/>
          <w:szCs w:val="24"/>
          <w:rPrChange w:id="4663" w:author="N F" w:date="2023-12-05T03:08:00Z">
            <w:rPr>
              <w:rFonts w:cs="Times New Roman"/>
              <w:szCs w:val="24"/>
            </w:rPr>
          </w:rPrChange>
        </w:rPr>
        <w:t>]</w:t>
      </w:r>
      <w:r w:rsidRPr="006E6534">
        <w:rPr>
          <w:rFonts w:cs="Times New Roman"/>
          <w:color w:val="000000" w:themeColor="text1"/>
          <w:szCs w:val="24"/>
          <w:rPrChange w:id="4664" w:author="N F" w:date="2023-12-05T03:08:00Z">
            <w:rPr>
              <w:rFonts w:cs="Times New Roman"/>
              <w:szCs w:val="24"/>
            </w:rPr>
          </w:rPrChange>
        </w:rPr>
        <w:t xml:space="preserve">; PC9 </w:t>
      </w:r>
      <w:r w:rsidR="00A12986" w:rsidRPr="006E6534">
        <w:rPr>
          <w:rFonts w:cs="Times New Roman"/>
          <w:color w:val="000000" w:themeColor="text1"/>
          <w:szCs w:val="24"/>
          <w:rPrChange w:id="4665" w:author="N F" w:date="2023-12-05T03:08:00Z">
            <w:rPr>
              <w:rFonts w:cs="Times New Roman"/>
              <w:szCs w:val="24"/>
            </w:rPr>
          </w:rPrChange>
        </w:rPr>
        <w:t>[</w:t>
      </w:r>
      <w:r w:rsidRPr="006E6534">
        <w:rPr>
          <w:rFonts w:cs="Times New Roman"/>
          <w:color w:val="000000" w:themeColor="text1"/>
          <w:szCs w:val="24"/>
          <w:rPrChange w:id="4666" w:author="N F" w:date="2023-12-05T03:08:00Z">
            <w:rPr>
              <w:rFonts w:cs="Times New Roman"/>
              <w:szCs w:val="24"/>
            </w:rPr>
          </w:rPrChange>
        </w:rPr>
        <w:t>Ex19del</w:t>
      </w:r>
      <w:r w:rsidR="00A12986" w:rsidRPr="006E6534">
        <w:rPr>
          <w:rFonts w:cs="Times New Roman"/>
          <w:color w:val="000000" w:themeColor="text1"/>
          <w:szCs w:val="24"/>
          <w:rPrChange w:id="4667" w:author="N F" w:date="2023-12-05T03:08:00Z">
            <w:rPr>
              <w:rFonts w:cs="Times New Roman"/>
              <w:szCs w:val="24"/>
            </w:rPr>
          </w:rPrChange>
        </w:rPr>
        <w:t>]</w:t>
      </w:r>
      <w:r w:rsidRPr="006E6534">
        <w:rPr>
          <w:rFonts w:cs="Times New Roman"/>
          <w:color w:val="000000" w:themeColor="text1"/>
          <w:szCs w:val="24"/>
          <w:rPrChange w:id="4668" w:author="N F" w:date="2023-12-05T03:08:00Z">
            <w:rPr>
              <w:rFonts w:cs="Times New Roman"/>
              <w:szCs w:val="24"/>
            </w:rPr>
          </w:rPrChange>
        </w:rPr>
        <w:t xml:space="preserve"> и LOVO </w:t>
      </w:r>
      <w:r w:rsidR="00A12986" w:rsidRPr="006E6534">
        <w:rPr>
          <w:rFonts w:cs="Times New Roman"/>
          <w:color w:val="000000" w:themeColor="text1"/>
          <w:szCs w:val="24"/>
          <w:rPrChange w:id="4669" w:author="N F" w:date="2023-12-05T03:08:00Z">
            <w:rPr>
              <w:rFonts w:cs="Times New Roman"/>
              <w:szCs w:val="24"/>
            </w:rPr>
          </w:rPrChange>
        </w:rPr>
        <w:t>[</w:t>
      </w:r>
      <w:r w:rsidRPr="006E6534">
        <w:rPr>
          <w:rFonts w:cs="Times New Roman"/>
          <w:color w:val="000000" w:themeColor="text1"/>
          <w:szCs w:val="24"/>
          <w:rPrChange w:id="4670" w:author="N F" w:date="2023-12-05T03:08:00Z">
            <w:rPr>
              <w:rFonts w:cs="Times New Roman"/>
              <w:szCs w:val="24"/>
            </w:rPr>
          </w:rPrChange>
        </w:rPr>
        <w:t>дикий тип</w:t>
      </w:r>
      <w:r w:rsidR="00A12986" w:rsidRPr="006E6534">
        <w:rPr>
          <w:rFonts w:cs="Times New Roman"/>
          <w:color w:val="000000" w:themeColor="text1"/>
          <w:szCs w:val="24"/>
          <w:rPrChange w:id="4671" w:author="N F" w:date="2023-12-05T03:08:00Z">
            <w:rPr>
              <w:rFonts w:cs="Times New Roman"/>
              <w:szCs w:val="24"/>
            </w:rPr>
          </w:rPrChange>
        </w:rPr>
        <w:t>]</w:t>
      </w:r>
      <w:r w:rsidRPr="006E6534">
        <w:rPr>
          <w:rFonts w:cs="Times New Roman"/>
          <w:color w:val="000000" w:themeColor="text1"/>
          <w:szCs w:val="24"/>
          <w:rPrChange w:id="4672" w:author="N F" w:date="2023-12-05T03:08:00Z">
            <w:rPr>
              <w:rFonts w:cs="Times New Roman"/>
              <w:szCs w:val="24"/>
            </w:rPr>
          </w:rPrChange>
        </w:rPr>
        <w:t>). Клетки инкубировали с соединением в течение 2 ч и фосфорилирование EGFR измеряли с использованием модифицированной системы ИФА</w:t>
      </w:r>
      <w:r w:rsidR="001A192C" w:rsidRPr="006E6534">
        <w:rPr>
          <w:rFonts w:cs="Times New Roman"/>
          <w:color w:val="000000" w:themeColor="text1"/>
          <w:szCs w:val="24"/>
          <w:rPrChange w:id="4673" w:author="N F" w:date="2023-12-05T03:08:00Z">
            <w:rPr>
              <w:rFonts w:cs="Times New Roman"/>
              <w:szCs w:val="24"/>
            </w:rPr>
          </w:rPrChange>
        </w:rPr>
        <w:t xml:space="preserve"> </w:t>
      </w:r>
      <w:r w:rsidRPr="006E6534">
        <w:rPr>
          <w:rFonts w:cs="Times New Roman"/>
          <w:color w:val="000000" w:themeColor="text1"/>
          <w:szCs w:val="24"/>
          <w:rPrChange w:id="4674" w:author="N F" w:date="2023-12-05T03:08:00Z">
            <w:rPr>
              <w:rFonts w:cs="Times New Roman"/>
              <w:szCs w:val="24"/>
            </w:rPr>
          </w:rPrChange>
        </w:rPr>
        <w:t xml:space="preserve">с антителом против </w:t>
      </w:r>
      <w:r w:rsidRPr="006E6534">
        <w:rPr>
          <w:rFonts w:cs="Times New Roman"/>
          <w:color w:val="000000" w:themeColor="text1"/>
          <w:szCs w:val="24"/>
          <w:lang w:val="en-US"/>
          <w:rPrChange w:id="4675" w:author="N F" w:date="2023-12-05T03:08:00Z">
            <w:rPr>
              <w:rFonts w:cs="Times New Roman"/>
              <w:szCs w:val="24"/>
              <w:lang w:val="en-US"/>
            </w:rPr>
          </w:rPrChange>
        </w:rPr>
        <w:t>p</w:t>
      </w:r>
      <w:r w:rsidRPr="006E6534">
        <w:rPr>
          <w:rFonts w:cs="Times New Roman"/>
          <w:color w:val="000000" w:themeColor="text1"/>
          <w:szCs w:val="24"/>
          <w:rPrChange w:id="4676" w:author="N F" w:date="2023-12-05T03:08:00Z">
            <w:rPr>
              <w:rFonts w:cs="Times New Roman"/>
              <w:szCs w:val="24"/>
            </w:rPr>
          </w:rPrChange>
        </w:rPr>
        <w:t>EGFR.</w:t>
      </w:r>
      <w:r w:rsidR="00E12ABE" w:rsidRPr="006E6534">
        <w:rPr>
          <w:rFonts w:cs="Times New Roman"/>
          <w:color w:val="000000" w:themeColor="text1"/>
          <w:szCs w:val="24"/>
          <w:rPrChange w:id="4677" w:author="N F" w:date="2023-12-05T03:08:00Z">
            <w:rPr>
              <w:rFonts w:cs="Times New Roman"/>
              <w:szCs w:val="24"/>
            </w:rPr>
          </w:rPrChange>
        </w:rPr>
        <w:t xml:space="preserve"> Осимертиниб или его метаболиты ингибировали пролиферацию клеток с IC</w:t>
      </w:r>
      <w:r w:rsidR="00E12ABE" w:rsidRPr="006E6534">
        <w:rPr>
          <w:rFonts w:cs="Times New Roman"/>
          <w:color w:val="000000" w:themeColor="text1"/>
          <w:szCs w:val="24"/>
          <w:vertAlign w:val="subscript"/>
          <w:rPrChange w:id="4678" w:author="N F" w:date="2023-12-05T03:08:00Z">
            <w:rPr>
              <w:rFonts w:cs="Times New Roman"/>
              <w:szCs w:val="24"/>
              <w:vertAlign w:val="subscript"/>
            </w:rPr>
          </w:rPrChange>
        </w:rPr>
        <w:t>50</w:t>
      </w:r>
      <w:r w:rsidR="00E12ABE" w:rsidRPr="006E6534">
        <w:rPr>
          <w:rFonts w:cs="Times New Roman"/>
          <w:color w:val="000000" w:themeColor="text1"/>
          <w:szCs w:val="24"/>
          <w:rPrChange w:id="4679" w:author="N F" w:date="2023-12-05T03:08:00Z">
            <w:rPr>
              <w:rFonts w:cs="Times New Roman"/>
              <w:szCs w:val="24"/>
            </w:rPr>
          </w:rPrChange>
        </w:rPr>
        <w:t xml:space="preserve"> в диапазоне 2–45 нмоль/л. IC</w:t>
      </w:r>
      <w:r w:rsidR="00E12ABE" w:rsidRPr="006E6534">
        <w:rPr>
          <w:rFonts w:cs="Times New Roman"/>
          <w:color w:val="000000" w:themeColor="text1"/>
          <w:szCs w:val="24"/>
          <w:vertAlign w:val="subscript"/>
          <w:rPrChange w:id="4680" w:author="N F" w:date="2023-12-05T03:08:00Z">
            <w:rPr>
              <w:rFonts w:cs="Times New Roman"/>
              <w:szCs w:val="24"/>
              <w:vertAlign w:val="subscript"/>
            </w:rPr>
          </w:rPrChange>
        </w:rPr>
        <w:t>50</w:t>
      </w:r>
      <w:r w:rsidR="00E12ABE" w:rsidRPr="006E6534">
        <w:rPr>
          <w:rFonts w:cs="Times New Roman"/>
          <w:color w:val="000000" w:themeColor="text1"/>
          <w:szCs w:val="24"/>
          <w:rPrChange w:id="4681" w:author="N F" w:date="2023-12-05T03:08:00Z">
            <w:rPr>
              <w:rFonts w:cs="Times New Roman"/>
              <w:szCs w:val="24"/>
            </w:rPr>
          </w:rPrChange>
        </w:rPr>
        <w:t xml:space="preserve"> в отношении клеток, экспрессирующих EGFR дикого типа, составляла от 33 до 786 нмоль/л</w:t>
      </w:r>
      <w:r w:rsidRPr="006E6534">
        <w:rPr>
          <w:rFonts w:cs="Times New Roman"/>
          <w:color w:val="000000" w:themeColor="text1"/>
          <w:szCs w:val="24"/>
          <w:rPrChange w:id="4682" w:author="N F" w:date="2023-12-05T03:08:00Z">
            <w:rPr>
              <w:rFonts w:cs="Times New Roman"/>
              <w:szCs w:val="24"/>
            </w:rPr>
          </w:rPrChange>
        </w:rPr>
        <w:t xml:space="preserve"> </w:t>
      </w:r>
      <w:ins w:id="4683" w:author="Barshadskaya, Yuliya" w:date="2024-01-13T19:10:00Z">
        <w:r w:rsidR="008A1743" w:rsidRPr="0001519A">
          <w:rPr>
            <w:rFonts w:cs="Times New Roman"/>
            <w:color w:val="000000" w:themeColor="text1"/>
            <w:lang w:val="en-US"/>
          </w:rPr>
          <w:fldChar w:fldCharType="begin"/>
        </w:r>
        <w:r w:rsidR="008A1743"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8A1743" w:rsidRPr="0001519A">
          <w:rPr>
            <w:rFonts w:cs="Times New Roman"/>
            <w:color w:val="000000" w:themeColor="text1"/>
            <w:lang w:val="en-US"/>
          </w:rPr>
          <w:fldChar w:fldCharType="separate"/>
        </w:r>
        <w:r w:rsidR="008A1743" w:rsidRPr="0018315E">
          <w:rPr>
            <w:rFonts w:cs="Times New Roman"/>
            <w:color w:val="000000" w:themeColor="text1"/>
          </w:rPr>
          <w:t>[</w:t>
        </w:r>
      </w:ins>
      <w:ins w:id="4684" w:author="Barshadskaya, Yuliya" w:date="2024-02-22T23:40:00Z">
        <w:r w:rsidR="00B8644E">
          <w:rPr>
            <w:rFonts w:cs="Times New Roman"/>
            <w:color w:val="000000" w:themeColor="text1"/>
          </w:rPr>
          <w:t>1</w:t>
        </w:r>
      </w:ins>
      <w:ins w:id="4685" w:author="Barshadskaya, Yuliya" w:date="2024-01-13T19:10:00Z">
        <w:r w:rsidR="008A1743" w:rsidRPr="00DD38F1">
          <w:rPr>
            <w:rFonts w:cs="Times New Roman"/>
            <w:color w:val="000000" w:themeColor="text1"/>
          </w:rPr>
          <w:t>]</w:t>
        </w:r>
        <w:r w:rsidR="008A1743" w:rsidRPr="0001519A">
          <w:rPr>
            <w:rFonts w:cs="Times New Roman"/>
            <w:color w:val="000000" w:themeColor="text1"/>
            <w:lang w:val="en-US"/>
          </w:rPr>
          <w:fldChar w:fldCharType="end"/>
        </w:r>
      </w:ins>
      <w:del w:id="4686" w:author="Barshadskaya, Yuliya" w:date="2024-01-13T19:10:00Z">
        <w:r w:rsidR="00B16FEC" w:rsidRPr="006E6534" w:rsidDel="008A1743">
          <w:rPr>
            <w:rFonts w:cs="Times New Roman"/>
            <w:color w:val="000000" w:themeColor="text1"/>
            <w:szCs w:val="24"/>
            <w:lang w:val="en-US"/>
            <w:rPrChange w:id="4687" w:author="N F" w:date="2023-12-05T03:08:00Z">
              <w:rPr>
                <w:rFonts w:cs="Times New Roman"/>
                <w:szCs w:val="24"/>
                <w:lang w:val="en-US"/>
              </w:rPr>
            </w:rPrChange>
          </w:rPr>
          <w:fldChar w:fldCharType="begin"/>
        </w:r>
        <w:r w:rsidR="00AE1425" w:rsidRPr="006E6534" w:rsidDel="008A1743">
          <w:rPr>
            <w:rFonts w:cs="Times New Roman"/>
            <w:color w:val="000000" w:themeColor="text1"/>
            <w:szCs w:val="24"/>
            <w:rPrChange w:id="468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4689" w:author="N F" w:date="2023-12-05T03:08:00Z">
              <w:rPr>
                <w:rFonts w:cs="Times New Roman"/>
                <w:szCs w:val="24"/>
                <w:lang w:val="en-US"/>
              </w:rPr>
            </w:rPrChange>
          </w:rPr>
          <w:delInstrText>ADDIN</w:delInstrText>
        </w:r>
        <w:r w:rsidR="00AE1425" w:rsidRPr="006E6534" w:rsidDel="008A1743">
          <w:rPr>
            <w:rFonts w:cs="Times New Roman"/>
            <w:color w:val="000000" w:themeColor="text1"/>
            <w:szCs w:val="24"/>
            <w:rPrChange w:id="469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4691" w:author="N F" w:date="2023-12-05T03:08:00Z">
              <w:rPr>
                <w:rFonts w:cs="Times New Roman"/>
                <w:szCs w:val="24"/>
                <w:lang w:val="en-US"/>
              </w:rPr>
            </w:rPrChange>
          </w:rPr>
          <w:delInstrText>ZOTERO</w:delInstrText>
        </w:r>
        <w:r w:rsidR="00AE1425" w:rsidRPr="006E6534" w:rsidDel="008A1743">
          <w:rPr>
            <w:rFonts w:cs="Times New Roman"/>
            <w:color w:val="000000" w:themeColor="text1"/>
            <w:szCs w:val="24"/>
            <w:rPrChange w:id="4692" w:author="N F" w:date="2023-12-05T03:08:00Z">
              <w:rPr>
                <w:rFonts w:cs="Times New Roman"/>
                <w:szCs w:val="24"/>
              </w:rPr>
            </w:rPrChange>
          </w:rPr>
          <w:delInstrText>_</w:delInstrText>
        </w:r>
        <w:r w:rsidR="00AE1425" w:rsidRPr="006E6534" w:rsidDel="008A1743">
          <w:rPr>
            <w:rFonts w:cs="Times New Roman"/>
            <w:color w:val="000000" w:themeColor="text1"/>
            <w:szCs w:val="24"/>
            <w:lang w:val="en-US"/>
            <w:rPrChange w:id="4693" w:author="N F" w:date="2023-12-05T03:08:00Z">
              <w:rPr>
                <w:rFonts w:cs="Times New Roman"/>
                <w:szCs w:val="24"/>
                <w:lang w:val="en-US"/>
              </w:rPr>
            </w:rPrChange>
          </w:rPr>
          <w:delInstrText>ITEM</w:delInstrText>
        </w:r>
        <w:r w:rsidR="00AE1425" w:rsidRPr="006E6534" w:rsidDel="008A1743">
          <w:rPr>
            <w:rFonts w:cs="Times New Roman"/>
            <w:color w:val="000000" w:themeColor="text1"/>
            <w:szCs w:val="24"/>
            <w:rPrChange w:id="469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4695" w:author="N F" w:date="2023-12-05T03:08:00Z">
              <w:rPr>
                <w:rFonts w:cs="Times New Roman"/>
                <w:szCs w:val="24"/>
                <w:lang w:val="en-US"/>
              </w:rPr>
            </w:rPrChange>
          </w:rPr>
          <w:delInstrText>CSL</w:delInstrText>
        </w:r>
        <w:r w:rsidR="00AE1425" w:rsidRPr="006E6534" w:rsidDel="008A1743">
          <w:rPr>
            <w:rFonts w:cs="Times New Roman"/>
            <w:color w:val="000000" w:themeColor="text1"/>
            <w:szCs w:val="24"/>
            <w:rPrChange w:id="4696" w:author="N F" w:date="2023-12-05T03:08:00Z">
              <w:rPr>
                <w:rFonts w:cs="Times New Roman"/>
                <w:szCs w:val="24"/>
              </w:rPr>
            </w:rPrChange>
          </w:rPr>
          <w:delInstrText>_</w:delInstrText>
        </w:r>
        <w:r w:rsidR="00AE1425" w:rsidRPr="006E6534" w:rsidDel="008A1743">
          <w:rPr>
            <w:rFonts w:cs="Times New Roman"/>
            <w:color w:val="000000" w:themeColor="text1"/>
            <w:szCs w:val="24"/>
            <w:lang w:val="en-US"/>
            <w:rPrChange w:id="4697" w:author="N F" w:date="2023-12-05T03:08:00Z">
              <w:rPr>
                <w:rFonts w:cs="Times New Roman"/>
                <w:szCs w:val="24"/>
                <w:lang w:val="en-US"/>
              </w:rPr>
            </w:rPrChange>
          </w:rPr>
          <w:delInstrText>CITATION</w:delInstrText>
        </w:r>
        <w:r w:rsidR="00AE1425" w:rsidRPr="006E6534" w:rsidDel="008A1743">
          <w:rPr>
            <w:rFonts w:cs="Times New Roman"/>
            <w:color w:val="000000" w:themeColor="text1"/>
            <w:szCs w:val="24"/>
            <w:rPrChange w:id="469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4699" w:author="N F" w:date="2023-12-05T03:08:00Z">
              <w:rPr>
                <w:rFonts w:cs="Times New Roman"/>
                <w:szCs w:val="24"/>
                <w:lang w:val="en-US"/>
              </w:rPr>
            </w:rPrChange>
          </w:rPr>
          <w:delInstrText>citationID</w:delInstrText>
        </w:r>
        <w:r w:rsidR="00AE1425" w:rsidRPr="006E6534" w:rsidDel="008A1743">
          <w:rPr>
            <w:rFonts w:cs="Times New Roman"/>
            <w:color w:val="000000" w:themeColor="text1"/>
            <w:szCs w:val="24"/>
            <w:rPrChange w:id="4700" w:author="N F" w:date="2023-12-05T03:08:00Z">
              <w:rPr>
                <w:rFonts w:cs="Times New Roman"/>
                <w:szCs w:val="24"/>
              </w:rPr>
            </w:rPrChange>
          </w:rPr>
          <w:delInstrText>":"1</w:delInstrText>
        </w:r>
        <w:r w:rsidR="00AE1425" w:rsidRPr="006E6534" w:rsidDel="008A1743">
          <w:rPr>
            <w:rFonts w:cs="Times New Roman"/>
            <w:color w:val="000000" w:themeColor="text1"/>
            <w:szCs w:val="24"/>
            <w:lang w:val="en-US"/>
            <w:rPrChange w:id="4701" w:author="N F" w:date="2023-12-05T03:08:00Z">
              <w:rPr>
                <w:rFonts w:cs="Times New Roman"/>
                <w:szCs w:val="24"/>
                <w:lang w:val="en-US"/>
              </w:rPr>
            </w:rPrChange>
          </w:rPr>
          <w:delInstrText>UMLR</w:delInstrText>
        </w:r>
        <w:r w:rsidR="00AE1425" w:rsidRPr="006E6534" w:rsidDel="008A1743">
          <w:rPr>
            <w:rFonts w:cs="Times New Roman"/>
            <w:color w:val="000000" w:themeColor="text1"/>
            <w:szCs w:val="24"/>
            <w:rPrChange w:id="4702" w:author="N F" w:date="2023-12-05T03:08:00Z">
              <w:rPr>
                <w:rFonts w:cs="Times New Roman"/>
                <w:szCs w:val="24"/>
              </w:rPr>
            </w:rPrChange>
          </w:rPr>
          <w:delInstrText>79</w:delInstrText>
        </w:r>
        <w:r w:rsidR="00AE1425" w:rsidRPr="006E6534" w:rsidDel="008A1743">
          <w:rPr>
            <w:rFonts w:cs="Times New Roman"/>
            <w:color w:val="000000" w:themeColor="text1"/>
            <w:szCs w:val="24"/>
            <w:lang w:val="en-US"/>
            <w:rPrChange w:id="4703" w:author="N F" w:date="2023-12-05T03:08:00Z">
              <w:rPr>
                <w:rFonts w:cs="Times New Roman"/>
                <w:szCs w:val="24"/>
                <w:lang w:val="en-US"/>
              </w:rPr>
            </w:rPrChange>
          </w:rPr>
          <w:delInstrText>z</w:delInstrText>
        </w:r>
        <w:r w:rsidR="00AE1425" w:rsidRPr="006E6534" w:rsidDel="008A1743">
          <w:rPr>
            <w:rFonts w:cs="Times New Roman"/>
            <w:color w:val="000000" w:themeColor="text1"/>
            <w:szCs w:val="24"/>
            <w:rPrChange w:id="4704"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705" w:author="N F" w:date="2023-12-05T03:08:00Z">
              <w:rPr>
                <w:rFonts w:cs="Times New Roman"/>
                <w:szCs w:val="24"/>
                <w:lang w:val="en-US"/>
              </w:rPr>
            </w:rPrChange>
          </w:rPr>
          <w:delInstrText>properties</w:delInstrText>
        </w:r>
        <w:r w:rsidR="00AE1425" w:rsidRPr="006E6534" w:rsidDel="008A1743">
          <w:rPr>
            <w:rFonts w:cs="Times New Roman"/>
            <w:color w:val="000000" w:themeColor="text1"/>
            <w:szCs w:val="24"/>
            <w:rPrChange w:id="4706"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707" w:author="N F" w:date="2023-12-05T03:08:00Z">
              <w:rPr>
                <w:rFonts w:cs="Times New Roman"/>
                <w:szCs w:val="24"/>
                <w:lang w:val="en-US"/>
              </w:rPr>
            </w:rPrChange>
          </w:rPr>
          <w:delInstrText>formattedCitation</w:delInstrText>
        </w:r>
        <w:r w:rsidR="00AE1425" w:rsidRPr="006E6534" w:rsidDel="008A1743">
          <w:rPr>
            <w:rFonts w:cs="Times New Roman"/>
            <w:color w:val="000000" w:themeColor="text1"/>
            <w:szCs w:val="24"/>
            <w:rPrChange w:id="4708" w:author="N F" w:date="2023-12-05T03:08:00Z">
              <w:rPr>
                <w:rFonts w:cs="Times New Roman"/>
                <w:szCs w:val="24"/>
              </w:rPr>
            </w:rPrChange>
          </w:rPr>
          <w:delInstrText>":"(6)","</w:delInstrText>
        </w:r>
        <w:r w:rsidR="00AE1425" w:rsidRPr="006E6534" w:rsidDel="008A1743">
          <w:rPr>
            <w:rFonts w:cs="Times New Roman"/>
            <w:color w:val="000000" w:themeColor="text1"/>
            <w:szCs w:val="24"/>
            <w:lang w:val="en-US"/>
            <w:rPrChange w:id="4709" w:author="N F" w:date="2023-12-05T03:08:00Z">
              <w:rPr>
                <w:rFonts w:cs="Times New Roman"/>
                <w:szCs w:val="24"/>
                <w:lang w:val="en-US"/>
              </w:rPr>
            </w:rPrChange>
          </w:rPr>
          <w:delInstrText>plainCitation</w:delInstrText>
        </w:r>
        <w:r w:rsidR="00AE1425" w:rsidRPr="006E6534" w:rsidDel="008A1743">
          <w:rPr>
            <w:rFonts w:cs="Times New Roman"/>
            <w:color w:val="000000" w:themeColor="text1"/>
            <w:szCs w:val="24"/>
            <w:rPrChange w:id="4710" w:author="N F" w:date="2023-12-05T03:08:00Z">
              <w:rPr>
                <w:rFonts w:cs="Times New Roman"/>
                <w:szCs w:val="24"/>
              </w:rPr>
            </w:rPrChange>
          </w:rPr>
          <w:delInstrText>":"(6)","</w:delInstrText>
        </w:r>
        <w:r w:rsidR="00AE1425" w:rsidRPr="006E6534" w:rsidDel="008A1743">
          <w:rPr>
            <w:rFonts w:cs="Times New Roman"/>
            <w:color w:val="000000" w:themeColor="text1"/>
            <w:szCs w:val="24"/>
            <w:lang w:val="en-US"/>
            <w:rPrChange w:id="4711" w:author="N F" w:date="2023-12-05T03:08:00Z">
              <w:rPr>
                <w:rFonts w:cs="Times New Roman"/>
                <w:szCs w:val="24"/>
                <w:lang w:val="en-US"/>
              </w:rPr>
            </w:rPrChange>
          </w:rPr>
          <w:delInstrText>noteIndex</w:delInstrText>
        </w:r>
        <w:r w:rsidR="00AE1425" w:rsidRPr="006E6534" w:rsidDel="008A1743">
          <w:rPr>
            <w:rFonts w:cs="Times New Roman"/>
            <w:color w:val="000000" w:themeColor="text1"/>
            <w:szCs w:val="24"/>
            <w:rPrChange w:id="4712" w:author="N F" w:date="2023-12-05T03:08:00Z">
              <w:rPr>
                <w:rFonts w:cs="Times New Roman"/>
                <w:szCs w:val="24"/>
              </w:rPr>
            </w:rPrChange>
          </w:rPr>
          <w:delInstrText>":0},"</w:delInstrText>
        </w:r>
        <w:r w:rsidR="00AE1425" w:rsidRPr="006E6534" w:rsidDel="008A1743">
          <w:rPr>
            <w:rFonts w:cs="Times New Roman"/>
            <w:color w:val="000000" w:themeColor="text1"/>
            <w:szCs w:val="24"/>
            <w:lang w:val="en-US"/>
            <w:rPrChange w:id="4713" w:author="N F" w:date="2023-12-05T03:08:00Z">
              <w:rPr>
                <w:rFonts w:cs="Times New Roman"/>
                <w:szCs w:val="24"/>
                <w:lang w:val="en-US"/>
              </w:rPr>
            </w:rPrChange>
          </w:rPr>
          <w:delInstrText>citationItems</w:delInstrText>
        </w:r>
        <w:r w:rsidR="00AE1425" w:rsidRPr="006E6534" w:rsidDel="008A1743">
          <w:rPr>
            <w:rFonts w:cs="Times New Roman"/>
            <w:color w:val="000000" w:themeColor="text1"/>
            <w:szCs w:val="24"/>
            <w:rPrChange w:id="4714"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715" w:author="N F" w:date="2023-12-05T03:08:00Z">
              <w:rPr>
                <w:rFonts w:cs="Times New Roman"/>
                <w:szCs w:val="24"/>
                <w:lang w:val="en-US"/>
              </w:rPr>
            </w:rPrChange>
          </w:rPr>
          <w:delInstrText>id</w:delInstrText>
        </w:r>
        <w:r w:rsidR="00AE1425" w:rsidRPr="006E6534" w:rsidDel="008A1743">
          <w:rPr>
            <w:rFonts w:cs="Times New Roman"/>
            <w:color w:val="000000" w:themeColor="text1"/>
            <w:szCs w:val="24"/>
            <w:rPrChange w:id="4716" w:author="N F" w:date="2023-12-05T03:08:00Z">
              <w:rPr>
                <w:rFonts w:cs="Times New Roman"/>
                <w:szCs w:val="24"/>
              </w:rPr>
            </w:rPrChange>
          </w:rPr>
          <w:delInstrText>":161758,"</w:delInstrText>
        </w:r>
        <w:r w:rsidR="00AE1425" w:rsidRPr="006E6534" w:rsidDel="008A1743">
          <w:rPr>
            <w:rFonts w:cs="Times New Roman"/>
            <w:color w:val="000000" w:themeColor="text1"/>
            <w:szCs w:val="24"/>
            <w:lang w:val="en-US"/>
            <w:rPrChange w:id="4717" w:author="N F" w:date="2023-12-05T03:08:00Z">
              <w:rPr>
                <w:rFonts w:cs="Times New Roman"/>
                <w:szCs w:val="24"/>
                <w:lang w:val="en-US"/>
              </w:rPr>
            </w:rPrChange>
          </w:rPr>
          <w:delInstrText>uris</w:delInstrText>
        </w:r>
        <w:r w:rsidR="00AE1425" w:rsidRPr="006E6534" w:rsidDel="008A1743">
          <w:rPr>
            <w:rFonts w:cs="Times New Roman"/>
            <w:color w:val="000000" w:themeColor="text1"/>
            <w:szCs w:val="24"/>
            <w:rPrChange w:id="4718"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719" w:author="N F" w:date="2023-12-05T03:08:00Z">
              <w:rPr>
                <w:rFonts w:cs="Times New Roman"/>
                <w:szCs w:val="24"/>
                <w:lang w:val="en-US"/>
              </w:rPr>
            </w:rPrChange>
          </w:rPr>
          <w:delInstrText>http</w:delInstrText>
        </w:r>
        <w:r w:rsidR="00AE1425" w:rsidRPr="006E6534" w:rsidDel="008A1743">
          <w:rPr>
            <w:rFonts w:cs="Times New Roman"/>
            <w:color w:val="000000" w:themeColor="text1"/>
            <w:szCs w:val="24"/>
            <w:rPrChange w:id="4720"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721" w:author="N F" w:date="2023-12-05T03:08:00Z">
              <w:rPr>
                <w:rFonts w:cs="Times New Roman"/>
                <w:szCs w:val="24"/>
                <w:lang w:val="en-US"/>
              </w:rPr>
            </w:rPrChange>
          </w:rPr>
          <w:delInstrText>zotero</w:delInstrText>
        </w:r>
        <w:r w:rsidR="00AE1425" w:rsidRPr="006E6534" w:rsidDel="008A1743">
          <w:rPr>
            <w:rFonts w:cs="Times New Roman"/>
            <w:color w:val="000000" w:themeColor="text1"/>
            <w:szCs w:val="24"/>
            <w:rPrChange w:id="4722"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723" w:author="N F" w:date="2023-12-05T03:08:00Z">
              <w:rPr>
                <w:rFonts w:cs="Times New Roman"/>
                <w:szCs w:val="24"/>
                <w:lang w:val="en-US"/>
              </w:rPr>
            </w:rPrChange>
          </w:rPr>
          <w:delInstrText>org</w:delInstrText>
        </w:r>
        <w:r w:rsidR="00AE1425" w:rsidRPr="006E6534" w:rsidDel="008A1743">
          <w:rPr>
            <w:rFonts w:cs="Times New Roman"/>
            <w:color w:val="000000" w:themeColor="text1"/>
            <w:szCs w:val="24"/>
            <w:rPrChange w:id="4724"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725" w:author="N F" w:date="2023-12-05T03:08:00Z">
              <w:rPr>
                <w:rFonts w:cs="Times New Roman"/>
                <w:szCs w:val="24"/>
                <w:lang w:val="en-US"/>
              </w:rPr>
            </w:rPrChange>
          </w:rPr>
          <w:delInstrText>groups</w:delInstrText>
        </w:r>
        <w:r w:rsidR="00AE1425" w:rsidRPr="006E6534" w:rsidDel="008A1743">
          <w:rPr>
            <w:rFonts w:cs="Times New Roman"/>
            <w:color w:val="000000" w:themeColor="text1"/>
            <w:szCs w:val="24"/>
            <w:rPrChange w:id="4726" w:author="N F" w:date="2023-12-05T03:08:00Z">
              <w:rPr>
                <w:rFonts w:cs="Times New Roman"/>
                <w:szCs w:val="24"/>
              </w:rPr>
            </w:rPrChange>
          </w:rPr>
          <w:delInstrText>/4735135/</w:delInstrText>
        </w:r>
        <w:r w:rsidR="00AE1425" w:rsidRPr="006E6534" w:rsidDel="008A1743">
          <w:rPr>
            <w:rFonts w:cs="Times New Roman"/>
            <w:color w:val="000000" w:themeColor="text1"/>
            <w:szCs w:val="24"/>
            <w:lang w:val="en-US"/>
            <w:rPrChange w:id="4727" w:author="N F" w:date="2023-12-05T03:08:00Z">
              <w:rPr>
                <w:rFonts w:cs="Times New Roman"/>
                <w:szCs w:val="24"/>
                <w:lang w:val="en-US"/>
              </w:rPr>
            </w:rPrChange>
          </w:rPr>
          <w:delInstrText>items</w:delInstrText>
        </w:r>
        <w:r w:rsidR="00AE1425" w:rsidRPr="006E6534" w:rsidDel="008A1743">
          <w:rPr>
            <w:rFonts w:cs="Times New Roman"/>
            <w:color w:val="000000" w:themeColor="text1"/>
            <w:szCs w:val="24"/>
            <w:rPrChange w:id="4728"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729" w:author="N F" w:date="2023-12-05T03:08:00Z">
              <w:rPr>
                <w:rFonts w:cs="Times New Roman"/>
                <w:szCs w:val="24"/>
                <w:lang w:val="en-US"/>
              </w:rPr>
            </w:rPrChange>
          </w:rPr>
          <w:delInstrText>YQI</w:delInstrText>
        </w:r>
        <w:r w:rsidR="00AE1425" w:rsidRPr="006E6534" w:rsidDel="008A1743">
          <w:rPr>
            <w:rFonts w:cs="Times New Roman"/>
            <w:color w:val="000000" w:themeColor="text1"/>
            <w:szCs w:val="24"/>
            <w:rPrChange w:id="4730" w:author="N F" w:date="2023-12-05T03:08:00Z">
              <w:rPr>
                <w:rFonts w:cs="Times New Roman"/>
                <w:szCs w:val="24"/>
              </w:rPr>
            </w:rPrChange>
          </w:rPr>
          <w:delInstrText>77</w:delInstrText>
        </w:r>
        <w:r w:rsidR="00AE1425" w:rsidRPr="006E6534" w:rsidDel="008A1743">
          <w:rPr>
            <w:rFonts w:cs="Times New Roman"/>
            <w:color w:val="000000" w:themeColor="text1"/>
            <w:szCs w:val="24"/>
            <w:lang w:val="en-US"/>
            <w:rPrChange w:id="4731" w:author="N F" w:date="2023-12-05T03:08:00Z">
              <w:rPr>
                <w:rFonts w:cs="Times New Roman"/>
                <w:szCs w:val="24"/>
                <w:lang w:val="en-US"/>
              </w:rPr>
            </w:rPrChange>
          </w:rPr>
          <w:delInstrText>G</w:delInstrText>
        </w:r>
        <w:r w:rsidR="00AE1425" w:rsidRPr="006E6534" w:rsidDel="008A1743">
          <w:rPr>
            <w:rFonts w:cs="Times New Roman"/>
            <w:color w:val="000000" w:themeColor="text1"/>
            <w:szCs w:val="24"/>
            <w:rPrChange w:id="4732" w:author="N F" w:date="2023-12-05T03:08:00Z">
              <w:rPr>
                <w:rFonts w:cs="Times New Roman"/>
                <w:szCs w:val="24"/>
              </w:rPr>
            </w:rPrChange>
          </w:rPr>
          <w:delInstrText>3</w:delInstrText>
        </w:r>
        <w:r w:rsidR="00AE1425" w:rsidRPr="006E6534" w:rsidDel="008A1743">
          <w:rPr>
            <w:rFonts w:cs="Times New Roman"/>
            <w:color w:val="000000" w:themeColor="text1"/>
            <w:szCs w:val="24"/>
            <w:lang w:val="en-US"/>
            <w:rPrChange w:id="4733" w:author="N F" w:date="2023-12-05T03:08:00Z">
              <w:rPr>
                <w:rFonts w:cs="Times New Roman"/>
                <w:szCs w:val="24"/>
                <w:lang w:val="en-US"/>
              </w:rPr>
            </w:rPrChange>
          </w:rPr>
          <w:delInstrText>L</w:delInstrText>
        </w:r>
        <w:r w:rsidR="00AE1425" w:rsidRPr="006E6534" w:rsidDel="008A1743">
          <w:rPr>
            <w:rFonts w:cs="Times New Roman"/>
            <w:color w:val="000000" w:themeColor="text1"/>
            <w:szCs w:val="24"/>
            <w:rPrChange w:id="4734"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735" w:author="N F" w:date="2023-12-05T03:08:00Z">
              <w:rPr>
                <w:rFonts w:cs="Times New Roman"/>
                <w:szCs w:val="24"/>
                <w:lang w:val="en-US"/>
              </w:rPr>
            </w:rPrChange>
          </w:rPr>
          <w:delInstrText>itemData</w:delInstrText>
        </w:r>
        <w:r w:rsidR="00AE1425" w:rsidRPr="006E6534" w:rsidDel="008A1743">
          <w:rPr>
            <w:rFonts w:cs="Times New Roman"/>
            <w:color w:val="000000" w:themeColor="text1"/>
            <w:szCs w:val="24"/>
            <w:rPrChange w:id="4736"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737" w:author="N F" w:date="2023-12-05T03:08:00Z">
              <w:rPr>
                <w:rFonts w:cs="Times New Roman"/>
                <w:szCs w:val="24"/>
                <w:lang w:val="en-US"/>
              </w:rPr>
            </w:rPrChange>
          </w:rPr>
          <w:delInstrText>id</w:delInstrText>
        </w:r>
        <w:r w:rsidR="00AE1425" w:rsidRPr="006E6534" w:rsidDel="008A1743">
          <w:rPr>
            <w:rFonts w:cs="Times New Roman"/>
            <w:color w:val="000000" w:themeColor="text1"/>
            <w:szCs w:val="24"/>
            <w:rPrChange w:id="4738" w:author="N F" w:date="2023-12-05T03:08:00Z">
              <w:rPr>
                <w:rFonts w:cs="Times New Roman"/>
                <w:szCs w:val="24"/>
              </w:rPr>
            </w:rPrChange>
          </w:rPr>
          <w:delInstrText>":161758,"</w:delInstrText>
        </w:r>
        <w:r w:rsidR="00AE1425" w:rsidRPr="006E6534" w:rsidDel="008A1743">
          <w:rPr>
            <w:rFonts w:cs="Times New Roman"/>
            <w:color w:val="000000" w:themeColor="text1"/>
            <w:szCs w:val="24"/>
            <w:lang w:val="en-US"/>
            <w:rPrChange w:id="4739" w:author="N F" w:date="2023-12-05T03:08:00Z">
              <w:rPr>
                <w:rFonts w:cs="Times New Roman"/>
                <w:szCs w:val="24"/>
                <w:lang w:val="en-US"/>
              </w:rPr>
            </w:rPrChange>
          </w:rPr>
          <w:delInstrText>type</w:delInstrText>
        </w:r>
        <w:r w:rsidR="00AE1425" w:rsidRPr="006E6534" w:rsidDel="008A1743">
          <w:rPr>
            <w:rFonts w:cs="Times New Roman"/>
            <w:color w:val="000000" w:themeColor="text1"/>
            <w:szCs w:val="24"/>
            <w:rPrChange w:id="4740"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741" w:author="N F" w:date="2023-12-05T03:08:00Z">
              <w:rPr>
                <w:rFonts w:cs="Times New Roman"/>
                <w:szCs w:val="24"/>
                <w:lang w:val="en-US"/>
              </w:rPr>
            </w:rPrChange>
          </w:rPr>
          <w:delInstrText>webpage</w:delInstrText>
        </w:r>
        <w:r w:rsidR="00AE1425" w:rsidRPr="006E6534" w:rsidDel="008A1743">
          <w:rPr>
            <w:rFonts w:cs="Times New Roman"/>
            <w:color w:val="000000" w:themeColor="text1"/>
            <w:szCs w:val="24"/>
            <w:rPrChange w:id="4742"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743" w:author="N F" w:date="2023-12-05T03:08:00Z">
              <w:rPr>
                <w:rFonts w:cs="Times New Roman"/>
                <w:szCs w:val="24"/>
                <w:lang w:val="en-US"/>
              </w:rPr>
            </w:rPrChange>
          </w:rPr>
          <w:delInstrText>title</w:delInstrText>
        </w:r>
        <w:r w:rsidR="00AE1425" w:rsidRPr="006E6534" w:rsidDel="008A1743">
          <w:rPr>
            <w:rFonts w:cs="Times New Roman"/>
            <w:color w:val="000000" w:themeColor="text1"/>
            <w:szCs w:val="24"/>
            <w:rPrChange w:id="4744"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745" w:author="N F" w:date="2023-12-05T03:08:00Z">
              <w:rPr>
                <w:rFonts w:cs="Times New Roman"/>
                <w:szCs w:val="24"/>
                <w:lang w:val="en-US"/>
              </w:rPr>
            </w:rPrChange>
          </w:rPr>
          <w:delInstrText>TAGRISSO</w:delInstrText>
        </w:r>
        <w:r w:rsidR="00AE1425" w:rsidRPr="006E6534" w:rsidDel="008A1743">
          <w:rPr>
            <w:rFonts w:cs="Times New Roman"/>
            <w:color w:val="000000" w:themeColor="text1"/>
            <w:szCs w:val="24"/>
            <w:rPrChange w:id="474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4747" w:author="N F" w:date="2023-12-05T03:08:00Z">
              <w:rPr>
                <w:rFonts w:cs="Times New Roman"/>
                <w:szCs w:val="24"/>
                <w:lang w:val="en-US"/>
              </w:rPr>
            </w:rPrChange>
          </w:rPr>
          <w:delInstrText>osimertinib</w:delInstrText>
        </w:r>
        <w:r w:rsidR="00AE1425" w:rsidRPr="006E6534" w:rsidDel="008A1743">
          <w:rPr>
            <w:rFonts w:cs="Times New Roman"/>
            <w:color w:val="000000" w:themeColor="text1"/>
            <w:szCs w:val="24"/>
            <w:rPrChange w:id="474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4749" w:author="N F" w:date="2023-12-05T03:08:00Z">
              <w:rPr>
                <w:rFonts w:cs="Times New Roman"/>
                <w:szCs w:val="24"/>
                <w:lang w:val="en-US"/>
              </w:rPr>
            </w:rPrChange>
          </w:rPr>
          <w:delInstrText>tablets</w:delInstrText>
        </w:r>
        <w:r w:rsidR="00AE1425" w:rsidRPr="006E6534" w:rsidDel="008A1743">
          <w:rPr>
            <w:rFonts w:cs="Times New Roman"/>
            <w:color w:val="000000" w:themeColor="text1"/>
            <w:szCs w:val="24"/>
            <w:rPrChange w:id="475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4751" w:author="N F" w:date="2023-12-05T03:08:00Z">
              <w:rPr>
                <w:rFonts w:cs="Times New Roman"/>
                <w:szCs w:val="24"/>
                <w:lang w:val="en-US"/>
              </w:rPr>
            </w:rPrChange>
          </w:rPr>
          <w:delInstrText>AstraZeneca</w:delInstrText>
        </w:r>
        <w:r w:rsidR="00AE1425" w:rsidRPr="006E6534" w:rsidDel="008A1743">
          <w:rPr>
            <w:rFonts w:cs="Times New Roman"/>
            <w:color w:val="000000" w:themeColor="text1"/>
            <w:szCs w:val="24"/>
            <w:rPrChange w:id="475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4753" w:author="N F" w:date="2023-12-05T03:08:00Z">
              <w:rPr>
                <w:rFonts w:cs="Times New Roman"/>
                <w:szCs w:val="24"/>
                <w:lang w:val="en-US"/>
              </w:rPr>
            </w:rPrChange>
          </w:rPr>
          <w:delInstrText>Pharmaceuticals</w:delInstrText>
        </w:r>
        <w:r w:rsidR="00AE1425" w:rsidRPr="006E6534" w:rsidDel="008A1743">
          <w:rPr>
            <w:rFonts w:cs="Times New Roman"/>
            <w:color w:val="000000" w:themeColor="text1"/>
            <w:szCs w:val="24"/>
            <w:rPrChange w:id="475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4755" w:author="N F" w:date="2023-12-05T03:08:00Z">
              <w:rPr>
                <w:rFonts w:cs="Times New Roman"/>
                <w:szCs w:val="24"/>
                <w:lang w:val="en-US"/>
              </w:rPr>
            </w:rPrChange>
          </w:rPr>
          <w:delInstrText>LP</w:delInstrText>
        </w:r>
        <w:r w:rsidR="00AE1425" w:rsidRPr="006E6534" w:rsidDel="008A1743">
          <w:rPr>
            <w:rFonts w:cs="Times New Roman"/>
            <w:color w:val="000000" w:themeColor="text1"/>
            <w:szCs w:val="24"/>
            <w:rPrChange w:id="475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4757" w:author="N F" w:date="2023-12-05T03:08:00Z">
              <w:rPr>
                <w:rFonts w:cs="Times New Roman"/>
                <w:szCs w:val="24"/>
                <w:lang w:val="en-US"/>
              </w:rPr>
            </w:rPrChange>
          </w:rPr>
          <w:delInstrText>Application</w:delInstrText>
        </w:r>
        <w:r w:rsidR="00AE1425" w:rsidRPr="006E6534" w:rsidDel="008A1743">
          <w:rPr>
            <w:rFonts w:cs="Times New Roman"/>
            <w:color w:val="000000" w:themeColor="text1"/>
            <w:szCs w:val="24"/>
            <w:rPrChange w:id="475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4759" w:author="N F" w:date="2023-12-05T03:08:00Z">
              <w:rPr>
                <w:rFonts w:cs="Times New Roman"/>
                <w:szCs w:val="24"/>
                <w:lang w:val="en-US"/>
              </w:rPr>
            </w:rPrChange>
          </w:rPr>
          <w:delInstrText>No</w:delInstrText>
        </w:r>
        <w:r w:rsidR="00AE1425" w:rsidRPr="006E6534" w:rsidDel="008A1743">
          <w:rPr>
            <w:rFonts w:cs="Times New Roman"/>
            <w:color w:val="000000" w:themeColor="text1"/>
            <w:szCs w:val="24"/>
            <w:rPrChange w:id="4760" w:author="N F" w:date="2023-12-05T03:08:00Z">
              <w:rPr>
                <w:rFonts w:cs="Times New Roman"/>
                <w:szCs w:val="24"/>
              </w:rPr>
            </w:rPrChange>
          </w:rPr>
          <w:delInstrText xml:space="preserve">.:  208065. </w:delInstrText>
        </w:r>
        <w:r w:rsidR="00AE1425" w:rsidRPr="006E6534" w:rsidDel="008A1743">
          <w:rPr>
            <w:rFonts w:cs="Times New Roman"/>
            <w:color w:val="000000" w:themeColor="text1"/>
            <w:szCs w:val="24"/>
            <w:lang w:val="en-US"/>
            <w:rPrChange w:id="4761" w:author="N F" w:date="2023-12-05T03:08:00Z">
              <w:rPr>
                <w:rFonts w:cs="Times New Roman"/>
                <w:szCs w:val="24"/>
                <w:lang w:val="en-US"/>
              </w:rPr>
            </w:rPrChange>
          </w:rPr>
          <w:delInstrText>Approval</w:delInstrText>
        </w:r>
        <w:r w:rsidR="00AE1425" w:rsidRPr="006E6534" w:rsidDel="008A1743">
          <w:rPr>
            <w:rFonts w:cs="Times New Roman"/>
            <w:color w:val="000000" w:themeColor="text1"/>
            <w:szCs w:val="24"/>
            <w:rPrChange w:id="476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4763" w:author="N F" w:date="2023-12-05T03:08:00Z">
              <w:rPr>
                <w:rFonts w:cs="Times New Roman"/>
                <w:szCs w:val="24"/>
                <w:lang w:val="en-US"/>
              </w:rPr>
            </w:rPrChange>
          </w:rPr>
          <w:delInstrText>Date</w:delInstrText>
        </w:r>
        <w:r w:rsidR="00AE1425" w:rsidRPr="006E6534" w:rsidDel="008A1743">
          <w:rPr>
            <w:rFonts w:cs="Times New Roman"/>
            <w:color w:val="000000" w:themeColor="text1"/>
            <w:szCs w:val="24"/>
            <w:rPrChange w:id="4764" w:author="N F" w:date="2023-12-05T03:08:00Z">
              <w:rPr>
                <w:rFonts w:cs="Times New Roman"/>
                <w:szCs w:val="24"/>
              </w:rPr>
            </w:rPrChange>
          </w:rPr>
          <w:delInstrText xml:space="preserve">: 11/13/2015. </w:delInstrText>
        </w:r>
        <w:r w:rsidR="00AE1425" w:rsidRPr="006E6534" w:rsidDel="008A1743">
          <w:rPr>
            <w:rFonts w:cs="Times New Roman"/>
            <w:color w:val="000000" w:themeColor="text1"/>
            <w:szCs w:val="24"/>
            <w:lang w:val="en-US"/>
            <w:rPrChange w:id="4765" w:author="N F" w:date="2023-12-05T03:08:00Z">
              <w:rPr>
                <w:rFonts w:cs="Times New Roman"/>
                <w:szCs w:val="24"/>
                <w:lang w:val="en-US"/>
              </w:rPr>
            </w:rPrChange>
          </w:rPr>
          <w:delInstrText>Pharmacology</w:delInstrText>
        </w:r>
        <w:r w:rsidR="00AE1425" w:rsidRPr="006E6534" w:rsidDel="008A1743">
          <w:rPr>
            <w:rFonts w:cs="Times New Roman"/>
            <w:color w:val="000000" w:themeColor="text1"/>
            <w:szCs w:val="24"/>
            <w:rPrChange w:id="476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4767" w:author="N F" w:date="2023-12-05T03:08:00Z">
              <w:rPr>
                <w:rFonts w:cs="Times New Roman"/>
                <w:szCs w:val="24"/>
                <w:lang w:val="en-US"/>
              </w:rPr>
            </w:rPrChange>
          </w:rPr>
          <w:delInstrText>Review</w:delInstrText>
        </w:r>
        <w:r w:rsidR="00AE1425" w:rsidRPr="006E6534" w:rsidDel="008A1743">
          <w:rPr>
            <w:rFonts w:cs="Times New Roman"/>
            <w:color w:val="000000" w:themeColor="text1"/>
            <w:szCs w:val="24"/>
            <w:rPrChange w:id="4768"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769" w:author="N F" w:date="2023-12-05T03:08:00Z">
              <w:rPr>
                <w:rFonts w:cs="Times New Roman"/>
                <w:szCs w:val="24"/>
                <w:lang w:val="en-US"/>
              </w:rPr>
            </w:rPrChange>
          </w:rPr>
          <w:delInstrText>URL</w:delInstrText>
        </w:r>
        <w:r w:rsidR="00AE1425" w:rsidRPr="006E6534" w:rsidDel="008A1743">
          <w:rPr>
            <w:rFonts w:cs="Times New Roman"/>
            <w:color w:val="000000" w:themeColor="text1"/>
            <w:szCs w:val="24"/>
            <w:rPrChange w:id="4770"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771" w:author="N F" w:date="2023-12-05T03:08:00Z">
              <w:rPr>
                <w:rFonts w:cs="Times New Roman"/>
                <w:szCs w:val="24"/>
                <w:lang w:val="en-US"/>
              </w:rPr>
            </w:rPrChange>
          </w:rPr>
          <w:delInstrText>https</w:delInstrText>
        </w:r>
        <w:r w:rsidR="00AE1425" w:rsidRPr="006E6534" w:rsidDel="008A1743">
          <w:rPr>
            <w:rFonts w:cs="Times New Roman"/>
            <w:color w:val="000000" w:themeColor="text1"/>
            <w:szCs w:val="24"/>
            <w:rPrChange w:id="4772"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773" w:author="N F" w:date="2023-12-05T03:08:00Z">
              <w:rPr>
                <w:rFonts w:cs="Times New Roman"/>
                <w:szCs w:val="24"/>
                <w:lang w:val="en-US"/>
              </w:rPr>
            </w:rPrChange>
          </w:rPr>
          <w:delInstrText>www</w:delInstrText>
        </w:r>
        <w:r w:rsidR="00AE1425" w:rsidRPr="006E6534" w:rsidDel="008A1743">
          <w:rPr>
            <w:rFonts w:cs="Times New Roman"/>
            <w:color w:val="000000" w:themeColor="text1"/>
            <w:szCs w:val="24"/>
            <w:rPrChange w:id="4774"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775" w:author="N F" w:date="2023-12-05T03:08:00Z">
              <w:rPr>
                <w:rFonts w:cs="Times New Roman"/>
                <w:szCs w:val="24"/>
                <w:lang w:val="en-US"/>
              </w:rPr>
            </w:rPrChange>
          </w:rPr>
          <w:delInstrText>accessdata</w:delInstrText>
        </w:r>
        <w:r w:rsidR="00AE1425" w:rsidRPr="006E6534" w:rsidDel="008A1743">
          <w:rPr>
            <w:rFonts w:cs="Times New Roman"/>
            <w:color w:val="000000" w:themeColor="text1"/>
            <w:szCs w:val="24"/>
            <w:rPrChange w:id="4776"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777" w:author="N F" w:date="2023-12-05T03:08:00Z">
              <w:rPr>
                <w:rFonts w:cs="Times New Roman"/>
                <w:szCs w:val="24"/>
                <w:lang w:val="en-US"/>
              </w:rPr>
            </w:rPrChange>
          </w:rPr>
          <w:delInstrText>fda</w:delInstrText>
        </w:r>
        <w:r w:rsidR="00AE1425" w:rsidRPr="006E6534" w:rsidDel="008A1743">
          <w:rPr>
            <w:rFonts w:cs="Times New Roman"/>
            <w:color w:val="000000" w:themeColor="text1"/>
            <w:szCs w:val="24"/>
            <w:rPrChange w:id="4778"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779" w:author="N F" w:date="2023-12-05T03:08:00Z">
              <w:rPr>
                <w:rFonts w:cs="Times New Roman"/>
                <w:szCs w:val="24"/>
                <w:lang w:val="en-US"/>
              </w:rPr>
            </w:rPrChange>
          </w:rPr>
          <w:delInstrText>gov</w:delInstrText>
        </w:r>
        <w:r w:rsidR="00AE1425" w:rsidRPr="006E6534" w:rsidDel="008A1743">
          <w:rPr>
            <w:rFonts w:cs="Times New Roman"/>
            <w:color w:val="000000" w:themeColor="text1"/>
            <w:szCs w:val="24"/>
            <w:rPrChange w:id="4780"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781" w:author="N F" w:date="2023-12-05T03:08:00Z">
              <w:rPr>
                <w:rFonts w:cs="Times New Roman"/>
                <w:szCs w:val="24"/>
                <w:lang w:val="en-US"/>
              </w:rPr>
            </w:rPrChange>
          </w:rPr>
          <w:delInstrText>drugsatfda</w:delInstrText>
        </w:r>
        <w:r w:rsidR="00AE1425" w:rsidRPr="006E6534" w:rsidDel="008A1743">
          <w:rPr>
            <w:rFonts w:cs="Times New Roman"/>
            <w:color w:val="000000" w:themeColor="text1"/>
            <w:szCs w:val="24"/>
            <w:rPrChange w:id="4782" w:author="N F" w:date="2023-12-05T03:08:00Z">
              <w:rPr>
                <w:rFonts w:cs="Times New Roman"/>
                <w:szCs w:val="24"/>
              </w:rPr>
            </w:rPrChange>
          </w:rPr>
          <w:delInstrText>_</w:delInstrText>
        </w:r>
        <w:r w:rsidR="00AE1425" w:rsidRPr="006E6534" w:rsidDel="008A1743">
          <w:rPr>
            <w:rFonts w:cs="Times New Roman"/>
            <w:color w:val="000000" w:themeColor="text1"/>
            <w:szCs w:val="24"/>
            <w:lang w:val="en-US"/>
            <w:rPrChange w:id="4783" w:author="N F" w:date="2023-12-05T03:08:00Z">
              <w:rPr>
                <w:rFonts w:cs="Times New Roman"/>
                <w:szCs w:val="24"/>
                <w:lang w:val="en-US"/>
              </w:rPr>
            </w:rPrChange>
          </w:rPr>
          <w:delInstrText>docs</w:delInstrText>
        </w:r>
        <w:r w:rsidR="00AE1425" w:rsidRPr="006E6534" w:rsidDel="008A1743">
          <w:rPr>
            <w:rFonts w:cs="Times New Roman"/>
            <w:color w:val="000000" w:themeColor="text1"/>
            <w:szCs w:val="24"/>
            <w:rPrChange w:id="4784"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785" w:author="N F" w:date="2023-12-05T03:08:00Z">
              <w:rPr>
                <w:rFonts w:cs="Times New Roman"/>
                <w:szCs w:val="24"/>
                <w:lang w:val="en-US"/>
              </w:rPr>
            </w:rPrChange>
          </w:rPr>
          <w:delInstrText>nda</w:delInstrText>
        </w:r>
        <w:r w:rsidR="00AE1425" w:rsidRPr="006E6534" w:rsidDel="008A1743">
          <w:rPr>
            <w:rFonts w:cs="Times New Roman"/>
            <w:color w:val="000000" w:themeColor="text1"/>
            <w:szCs w:val="24"/>
            <w:rPrChange w:id="4786" w:author="N F" w:date="2023-12-05T03:08:00Z">
              <w:rPr>
                <w:rFonts w:cs="Times New Roman"/>
                <w:szCs w:val="24"/>
              </w:rPr>
            </w:rPrChange>
          </w:rPr>
          <w:delInstrText>/2015/208065</w:delInstrText>
        </w:r>
        <w:r w:rsidR="00AE1425" w:rsidRPr="006E6534" w:rsidDel="008A1743">
          <w:rPr>
            <w:rFonts w:cs="Times New Roman"/>
            <w:color w:val="000000" w:themeColor="text1"/>
            <w:szCs w:val="24"/>
            <w:lang w:val="en-US"/>
            <w:rPrChange w:id="4787" w:author="N F" w:date="2023-12-05T03:08:00Z">
              <w:rPr>
                <w:rFonts w:cs="Times New Roman"/>
                <w:szCs w:val="24"/>
                <w:lang w:val="en-US"/>
              </w:rPr>
            </w:rPrChange>
          </w:rPr>
          <w:delInstrText>Orig</w:delInstrText>
        </w:r>
        <w:r w:rsidR="00AE1425" w:rsidRPr="006E6534" w:rsidDel="008A1743">
          <w:rPr>
            <w:rFonts w:cs="Times New Roman"/>
            <w:color w:val="000000" w:themeColor="text1"/>
            <w:szCs w:val="24"/>
            <w:rPrChange w:id="4788" w:author="N F" w:date="2023-12-05T03:08:00Z">
              <w:rPr>
                <w:rFonts w:cs="Times New Roman"/>
                <w:szCs w:val="24"/>
              </w:rPr>
            </w:rPrChange>
          </w:rPr>
          <w:delInstrText>1</w:delInstrText>
        </w:r>
        <w:r w:rsidR="00AE1425" w:rsidRPr="006E6534" w:rsidDel="008A1743">
          <w:rPr>
            <w:rFonts w:cs="Times New Roman"/>
            <w:color w:val="000000" w:themeColor="text1"/>
            <w:szCs w:val="24"/>
            <w:lang w:val="en-US"/>
            <w:rPrChange w:id="4789" w:author="N F" w:date="2023-12-05T03:08:00Z">
              <w:rPr>
                <w:rFonts w:cs="Times New Roman"/>
                <w:szCs w:val="24"/>
                <w:lang w:val="en-US"/>
              </w:rPr>
            </w:rPrChange>
          </w:rPr>
          <w:delInstrText>s</w:delInstrText>
        </w:r>
        <w:r w:rsidR="00AE1425" w:rsidRPr="006E6534" w:rsidDel="008A1743">
          <w:rPr>
            <w:rFonts w:cs="Times New Roman"/>
            <w:color w:val="000000" w:themeColor="text1"/>
            <w:szCs w:val="24"/>
            <w:rPrChange w:id="4790" w:author="N F" w:date="2023-12-05T03:08:00Z">
              <w:rPr>
                <w:rFonts w:cs="Times New Roman"/>
                <w:szCs w:val="24"/>
              </w:rPr>
            </w:rPrChange>
          </w:rPr>
          <w:delInstrText>000</w:delInstrText>
        </w:r>
        <w:r w:rsidR="00AE1425" w:rsidRPr="006E6534" w:rsidDel="008A1743">
          <w:rPr>
            <w:rFonts w:cs="Times New Roman"/>
            <w:color w:val="000000" w:themeColor="text1"/>
            <w:szCs w:val="24"/>
            <w:lang w:val="en-US"/>
            <w:rPrChange w:id="4791" w:author="N F" w:date="2023-12-05T03:08:00Z">
              <w:rPr>
                <w:rFonts w:cs="Times New Roman"/>
                <w:szCs w:val="24"/>
                <w:lang w:val="en-US"/>
              </w:rPr>
            </w:rPrChange>
          </w:rPr>
          <w:delInstrText>TOC</w:delInstrText>
        </w:r>
        <w:r w:rsidR="00AE1425" w:rsidRPr="006E6534" w:rsidDel="008A1743">
          <w:rPr>
            <w:rFonts w:cs="Times New Roman"/>
            <w:color w:val="000000" w:themeColor="text1"/>
            <w:szCs w:val="24"/>
            <w:rPrChange w:id="4792"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793" w:author="N F" w:date="2023-12-05T03:08:00Z">
              <w:rPr>
                <w:rFonts w:cs="Times New Roman"/>
                <w:szCs w:val="24"/>
                <w:lang w:val="en-US"/>
              </w:rPr>
            </w:rPrChange>
          </w:rPr>
          <w:delInstrText>cfm</w:delInstrText>
        </w:r>
        <w:r w:rsidR="00AE1425" w:rsidRPr="006E6534" w:rsidDel="008A1743">
          <w:rPr>
            <w:rFonts w:cs="Times New Roman"/>
            <w:color w:val="000000" w:themeColor="text1"/>
            <w:szCs w:val="24"/>
            <w:rPrChange w:id="4794"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795" w:author="N F" w:date="2023-12-05T03:08:00Z">
              <w:rPr>
                <w:rFonts w:cs="Times New Roman"/>
                <w:szCs w:val="24"/>
                <w:lang w:val="en-US"/>
              </w:rPr>
            </w:rPrChange>
          </w:rPr>
          <w:delInstrText>accessed</w:delInstrText>
        </w:r>
        <w:r w:rsidR="00AE1425" w:rsidRPr="006E6534" w:rsidDel="008A1743">
          <w:rPr>
            <w:rFonts w:cs="Times New Roman"/>
            <w:color w:val="000000" w:themeColor="text1"/>
            <w:szCs w:val="24"/>
            <w:rPrChange w:id="4796"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797" w:author="N F" w:date="2023-12-05T03:08:00Z">
              <w:rPr>
                <w:rFonts w:cs="Times New Roman"/>
                <w:szCs w:val="24"/>
                <w:lang w:val="en-US"/>
              </w:rPr>
            </w:rPrChange>
          </w:rPr>
          <w:delInstrText>date</w:delInstrText>
        </w:r>
        <w:r w:rsidR="00AE1425" w:rsidRPr="006E6534" w:rsidDel="008A1743">
          <w:rPr>
            <w:rFonts w:cs="Times New Roman"/>
            <w:color w:val="000000" w:themeColor="text1"/>
            <w:szCs w:val="24"/>
            <w:rPrChange w:id="4798"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799" w:author="N F" w:date="2023-12-05T03:08:00Z">
              <w:rPr>
                <w:rFonts w:cs="Times New Roman"/>
                <w:szCs w:val="24"/>
                <w:lang w:val="en-US"/>
              </w:rPr>
            </w:rPrChange>
          </w:rPr>
          <w:delInstrText>parts</w:delInstrText>
        </w:r>
        <w:r w:rsidR="00AE1425" w:rsidRPr="006E6534" w:rsidDel="008A1743">
          <w:rPr>
            <w:rFonts w:cs="Times New Roman"/>
            <w:color w:val="000000" w:themeColor="text1"/>
            <w:szCs w:val="24"/>
            <w:rPrChange w:id="4800" w:author="N F" w:date="2023-12-05T03:08:00Z">
              <w:rPr>
                <w:rFonts w:cs="Times New Roman"/>
                <w:szCs w:val="24"/>
              </w:rPr>
            </w:rPrChange>
          </w:rPr>
          <w:delInstrText>":[["2022",8,2]]}}}],"</w:delInstrText>
        </w:r>
        <w:r w:rsidR="00AE1425" w:rsidRPr="006E6534" w:rsidDel="008A1743">
          <w:rPr>
            <w:rFonts w:cs="Times New Roman"/>
            <w:color w:val="000000" w:themeColor="text1"/>
            <w:szCs w:val="24"/>
            <w:lang w:val="en-US"/>
            <w:rPrChange w:id="4801" w:author="N F" w:date="2023-12-05T03:08:00Z">
              <w:rPr>
                <w:rFonts w:cs="Times New Roman"/>
                <w:szCs w:val="24"/>
                <w:lang w:val="en-US"/>
              </w:rPr>
            </w:rPrChange>
          </w:rPr>
          <w:delInstrText>schema</w:delInstrText>
        </w:r>
        <w:r w:rsidR="00AE1425" w:rsidRPr="006E6534" w:rsidDel="008A1743">
          <w:rPr>
            <w:rFonts w:cs="Times New Roman"/>
            <w:color w:val="000000" w:themeColor="text1"/>
            <w:szCs w:val="24"/>
            <w:rPrChange w:id="4802"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803" w:author="N F" w:date="2023-12-05T03:08:00Z">
              <w:rPr>
                <w:rFonts w:cs="Times New Roman"/>
                <w:szCs w:val="24"/>
                <w:lang w:val="en-US"/>
              </w:rPr>
            </w:rPrChange>
          </w:rPr>
          <w:delInstrText>https</w:delInstrText>
        </w:r>
        <w:r w:rsidR="00AE1425" w:rsidRPr="006E6534" w:rsidDel="008A1743">
          <w:rPr>
            <w:rFonts w:cs="Times New Roman"/>
            <w:color w:val="000000" w:themeColor="text1"/>
            <w:szCs w:val="24"/>
            <w:rPrChange w:id="4804"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805" w:author="N F" w:date="2023-12-05T03:08:00Z">
              <w:rPr>
                <w:rFonts w:cs="Times New Roman"/>
                <w:szCs w:val="24"/>
                <w:lang w:val="en-US"/>
              </w:rPr>
            </w:rPrChange>
          </w:rPr>
          <w:delInstrText>github</w:delInstrText>
        </w:r>
        <w:r w:rsidR="00AE1425" w:rsidRPr="006E6534" w:rsidDel="008A1743">
          <w:rPr>
            <w:rFonts w:cs="Times New Roman"/>
            <w:color w:val="000000" w:themeColor="text1"/>
            <w:szCs w:val="24"/>
            <w:rPrChange w:id="4806"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807" w:author="N F" w:date="2023-12-05T03:08:00Z">
              <w:rPr>
                <w:rFonts w:cs="Times New Roman"/>
                <w:szCs w:val="24"/>
                <w:lang w:val="en-US"/>
              </w:rPr>
            </w:rPrChange>
          </w:rPr>
          <w:delInstrText>com</w:delInstrText>
        </w:r>
        <w:r w:rsidR="00AE1425" w:rsidRPr="006E6534" w:rsidDel="008A1743">
          <w:rPr>
            <w:rFonts w:cs="Times New Roman"/>
            <w:color w:val="000000" w:themeColor="text1"/>
            <w:szCs w:val="24"/>
            <w:rPrChange w:id="4808"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809" w:author="N F" w:date="2023-12-05T03:08:00Z">
              <w:rPr>
                <w:rFonts w:cs="Times New Roman"/>
                <w:szCs w:val="24"/>
                <w:lang w:val="en-US"/>
              </w:rPr>
            </w:rPrChange>
          </w:rPr>
          <w:delInstrText>citation</w:delInstrText>
        </w:r>
        <w:r w:rsidR="00AE1425" w:rsidRPr="006E6534" w:rsidDel="008A1743">
          <w:rPr>
            <w:rFonts w:cs="Times New Roman"/>
            <w:color w:val="000000" w:themeColor="text1"/>
            <w:szCs w:val="24"/>
            <w:rPrChange w:id="4810"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811" w:author="N F" w:date="2023-12-05T03:08:00Z">
              <w:rPr>
                <w:rFonts w:cs="Times New Roman"/>
                <w:szCs w:val="24"/>
                <w:lang w:val="en-US"/>
              </w:rPr>
            </w:rPrChange>
          </w:rPr>
          <w:delInstrText>style</w:delInstrText>
        </w:r>
        <w:r w:rsidR="00AE1425" w:rsidRPr="006E6534" w:rsidDel="008A1743">
          <w:rPr>
            <w:rFonts w:cs="Times New Roman"/>
            <w:color w:val="000000" w:themeColor="text1"/>
            <w:szCs w:val="24"/>
            <w:rPrChange w:id="4812"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813" w:author="N F" w:date="2023-12-05T03:08:00Z">
              <w:rPr>
                <w:rFonts w:cs="Times New Roman"/>
                <w:szCs w:val="24"/>
                <w:lang w:val="en-US"/>
              </w:rPr>
            </w:rPrChange>
          </w:rPr>
          <w:delInstrText>language</w:delInstrText>
        </w:r>
        <w:r w:rsidR="00AE1425" w:rsidRPr="006E6534" w:rsidDel="008A1743">
          <w:rPr>
            <w:rFonts w:cs="Times New Roman"/>
            <w:color w:val="000000" w:themeColor="text1"/>
            <w:szCs w:val="24"/>
            <w:rPrChange w:id="4814"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815" w:author="N F" w:date="2023-12-05T03:08:00Z">
              <w:rPr>
                <w:rFonts w:cs="Times New Roman"/>
                <w:szCs w:val="24"/>
                <w:lang w:val="en-US"/>
              </w:rPr>
            </w:rPrChange>
          </w:rPr>
          <w:delInstrText>schema</w:delInstrText>
        </w:r>
        <w:r w:rsidR="00AE1425" w:rsidRPr="006E6534" w:rsidDel="008A1743">
          <w:rPr>
            <w:rFonts w:cs="Times New Roman"/>
            <w:color w:val="000000" w:themeColor="text1"/>
            <w:szCs w:val="24"/>
            <w:rPrChange w:id="4816"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817" w:author="N F" w:date="2023-12-05T03:08:00Z">
              <w:rPr>
                <w:rFonts w:cs="Times New Roman"/>
                <w:szCs w:val="24"/>
                <w:lang w:val="en-US"/>
              </w:rPr>
            </w:rPrChange>
          </w:rPr>
          <w:delInstrText>raw</w:delInstrText>
        </w:r>
        <w:r w:rsidR="00AE1425" w:rsidRPr="006E6534" w:rsidDel="008A1743">
          <w:rPr>
            <w:rFonts w:cs="Times New Roman"/>
            <w:color w:val="000000" w:themeColor="text1"/>
            <w:szCs w:val="24"/>
            <w:rPrChange w:id="4818"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819" w:author="N F" w:date="2023-12-05T03:08:00Z">
              <w:rPr>
                <w:rFonts w:cs="Times New Roman"/>
                <w:szCs w:val="24"/>
                <w:lang w:val="en-US"/>
              </w:rPr>
            </w:rPrChange>
          </w:rPr>
          <w:delInstrText>master</w:delInstrText>
        </w:r>
        <w:r w:rsidR="00AE1425" w:rsidRPr="006E6534" w:rsidDel="008A1743">
          <w:rPr>
            <w:rFonts w:cs="Times New Roman"/>
            <w:color w:val="000000" w:themeColor="text1"/>
            <w:szCs w:val="24"/>
            <w:rPrChange w:id="4820"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821" w:author="N F" w:date="2023-12-05T03:08:00Z">
              <w:rPr>
                <w:rFonts w:cs="Times New Roman"/>
                <w:szCs w:val="24"/>
                <w:lang w:val="en-US"/>
              </w:rPr>
            </w:rPrChange>
          </w:rPr>
          <w:delInstrText>csl</w:delInstrText>
        </w:r>
        <w:r w:rsidR="00AE1425" w:rsidRPr="006E6534" w:rsidDel="008A1743">
          <w:rPr>
            <w:rFonts w:cs="Times New Roman"/>
            <w:color w:val="000000" w:themeColor="text1"/>
            <w:szCs w:val="24"/>
            <w:rPrChange w:id="4822"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823" w:author="N F" w:date="2023-12-05T03:08:00Z">
              <w:rPr>
                <w:rFonts w:cs="Times New Roman"/>
                <w:szCs w:val="24"/>
                <w:lang w:val="en-US"/>
              </w:rPr>
            </w:rPrChange>
          </w:rPr>
          <w:delInstrText>citation</w:delInstrText>
        </w:r>
        <w:r w:rsidR="00AE1425" w:rsidRPr="006E6534" w:rsidDel="008A1743">
          <w:rPr>
            <w:rFonts w:cs="Times New Roman"/>
            <w:color w:val="000000" w:themeColor="text1"/>
            <w:szCs w:val="24"/>
            <w:rPrChange w:id="4824"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4825" w:author="N F" w:date="2023-12-05T03:08:00Z">
              <w:rPr>
                <w:rFonts w:cs="Times New Roman"/>
                <w:szCs w:val="24"/>
                <w:lang w:val="en-US"/>
              </w:rPr>
            </w:rPrChange>
          </w:rPr>
          <w:delInstrText>json</w:delInstrText>
        </w:r>
        <w:r w:rsidR="00AE1425" w:rsidRPr="006E6534" w:rsidDel="008A1743">
          <w:rPr>
            <w:rFonts w:cs="Times New Roman"/>
            <w:color w:val="000000" w:themeColor="text1"/>
            <w:szCs w:val="24"/>
            <w:rPrChange w:id="4826" w:author="N F" w:date="2023-12-05T03:08:00Z">
              <w:rPr>
                <w:rFonts w:cs="Times New Roman"/>
                <w:szCs w:val="24"/>
              </w:rPr>
            </w:rPrChange>
          </w:rPr>
          <w:delInstrText xml:space="preserve">"} </w:delInstrText>
        </w:r>
        <w:r w:rsidR="00B16FEC" w:rsidRPr="006E6534" w:rsidDel="008A1743">
          <w:rPr>
            <w:rFonts w:cs="Times New Roman"/>
            <w:color w:val="000000" w:themeColor="text1"/>
            <w:szCs w:val="24"/>
            <w:lang w:val="en-US"/>
            <w:rPrChange w:id="4827" w:author="N F" w:date="2023-12-05T03:08:00Z">
              <w:rPr>
                <w:rFonts w:cs="Times New Roman"/>
                <w:szCs w:val="24"/>
                <w:lang w:val="en-US"/>
              </w:rPr>
            </w:rPrChange>
          </w:rPr>
          <w:fldChar w:fldCharType="separate"/>
        </w:r>
        <w:r w:rsidR="00AE1425" w:rsidRPr="006E6534" w:rsidDel="008A1743">
          <w:rPr>
            <w:rFonts w:cs="Times New Roman"/>
            <w:color w:val="000000" w:themeColor="text1"/>
            <w:szCs w:val="24"/>
            <w:rPrChange w:id="4828" w:author="N F" w:date="2023-12-05T03:08:00Z">
              <w:rPr>
                <w:rFonts w:cs="Times New Roman"/>
                <w:szCs w:val="24"/>
              </w:rPr>
            </w:rPrChange>
          </w:rPr>
          <w:delText>(6)</w:delText>
        </w:r>
        <w:r w:rsidR="00B16FEC" w:rsidRPr="006E6534" w:rsidDel="008A1743">
          <w:rPr>
            <w:rFonts w:cs="Times New Roman"/>
            <w:color w:val="000000" w:themeColor="text1"/>
            <w:szCs w:val="24"/>
            <w:lang w:val="en-US"/>
            <w:rPrChange w:id="4829" w:author="N F" w:date="2023-12-05T03:08:00Z">
              <w:rPr>
                <w:rFonts w:cs="Times New Roman"/>
                <w:szCs w:val="24"/>
                <w:lang w:val="en-US"/>
              </w:rPr>
            </w:rPrChange>
          </w:rPr>
          <w:fldChar w:fldCharType="end"/>
        </w:r>
      </w:del>
      <w:r w:rsidR="00910DAE" w:rsidRPr="006E6534">
        <w:rPr>
          <w:rFonts w:cs="Times New Roman"/>
          <w:color w:val="000000" w:themeColor="text1"/>
          <w:szCs w:val="24"/>
          <w:rPrChange w:id="4830" w:author="N F" w:date="2023-12-05T03:08:00Z">
            <w:rPr>
              <w:rFonts w:cs="Times New Roman"/>
              <w:szCs w:val="24"/>
            </w:rPr>
          </w:rPrChange>
        </w:rPr>
        <w:t>.</w:t>
      </w:r>
    </w:p>
    <w:p w14:paraId="5B51732C" w14:textId="3B13B568" w:rsidR="00910DAE" w:rsidRPr="006E6534" w:rsidRDefault="00910DAE">
      <w:pPr>
        <w:spacing w:after="0" w:line="240" w:lineRule="auto"/>
        <w:rPr>
          <w:rFonts w:cs="Times New Roman"/>
          <w:color w:val="000000" w:themeColor="text1"/>
          <w:szCs w:val="24"/>
          <w:rPrChange w:id="4831" w:author="N F" w:date="2023-12-05T03:08:00Z">
            <w:rPr>
              <w:rFonts w:cs="Times New Roman"/>
              <w:szCs w:val="24"/>
            </w:rPr>
          </w:rPrChange>
        </w:rPr>
        <w:pPrChange w:id="4832" w:author="Barshadskaya, Yuliya" w:date="2024-02-22T23:40:00Z">
          <w:pPr/>
        </w:pPrChange>
      </w:pPr>
      <w:del w:id="4833" w:author="Barshadskaya, Yuliya" w:date="2024-01-13T19:10:00Z">
        <w:r w:rsidRPr="006E6534" w:rsidDel="008A1743">
          <w:rPr>
            <w:rFonts w:cs="Times New Roman"/>
            <w:color w:val="000000" w:themeColor="text1"/>
            <w:szCs w:val="24"/>
            <w:rPrChange w:id="4834" w:author="N F" w:date="2023-12-05T03:08:00Z">
              <w:rPr>
                <w:rFonts w:cs="Times New Roman"/>
                <w:szCs w:val="24"/>
              </w:rPr>
            </w:rPrChange>
          </w:rPr>
          <w:delText>Провели оценку</w:delText>
        </w:r>
      </w:del>
      <w:ins w:id="4835" w:author="Barshadskaya, Yuliya" w:date="2024-01-13T19:10:00Z">
        <w:r w:rsidR="008A1743">
          <w:rPr>
            <w:rFonts w:cs="Times New Roman"/>
            <w:color w:val="000000" w:themeColor="text1"/>
            <w:szCs w:val="24"/>
          </w:rPr>
          <w:t>Была проведена оценка</w:t>
        </w:r>
      </w:ins>
      <w:r w:rsidRPr="006E6534">
        <w:rPr>
          <w:rFonts w:cs="Times New Roman"/>
          <w:color w:val="000000" w:themeColor="text1"/>
          <w:szCs w:val="24"/>
          <w:rPrChange w:id="4836" w:author="N F" w:date="2023-12-05T03:08:00Z">
            <w:rPr>
              <w:rFonts w:cs="Times New Roman"/>
              <w:szCs w:val="24"/>
            </w:rPr>
          </w:rPrChange>
        </w:rPr>
        <w:t xml:space="preserve"> влияния осимертиниба и двух его активных метаболитов (AZ5104 и AZ7550) на пролиферацию и выживаемость клеток в клеточных линиях панельных EGFR-мутантов и клеток дикого типа. Клетки культивировали в присутствии возрастающих концентраций осимертиниба или одного из его метаболитов вместе с красителем Sytox Green</w:t>
      </w:r>
      <w:r w:rsidR="00075C84" w:rsidRPr="006E6534">
        <w:rPr>
          <w:rFonts w:cs="Times New Roman"/>
          <w:color w:val="000000" w:themeColor="text1"/>
          <w:szCs w:val="24"/>
          <w:rPrChange w:id="4837" w:author="N F" w:date="2023-12-05T03:08:00Z">
            <w:rPr>
              <w:rFonts w:cs="Times New Roman"/>
              <w:szCs w:val="24"/>
            </w:rPr>
          </w:rPrChange>
        </w:rPr>
        <w:t xml:space="preserve"> для оценки жизнеспособности</w:t>
      </w:r>
      <w:r w:rsidRPr="006E6534">
        <w:rPr>
          <w:rFonts w:cs="Times New Roman"/>
          <w:color w:val="000000" w:themeColor="text1"/>
          <w:szCs w:val="24"/>
          <w:rPrChange w:id="4838" w:author="N F" w:date="2023-12-05T03:08:00Z">
            <w:rPr>
              <w:rFonts w:cs="Times New Roman"/>
              <w:szCs w:val="24"/>
            </w:rPr>
          </w:rPrChange>
        </w:rPr>
        <w:t>.</w:t>
      </w:r>
      <w:r w:rsidR="00075C84" w:rsidRPr="006E6534">
        <w:rPr>
          <w:rFonts w:cs="Times New Roman"/>
          <w:color w:val="000000" w:themeColor="text1"/>
          <w:szCs w:val="24"/>
          <w:rPrChange w:id="4839" w:author="N F" w:date="2023-12-05T03:08:00Z">
            <w:rPr>
              <w:rFonts w:cs="Times New Roman"/>
              <w:szCs w:val="24"/>
            </w:rPr>
          </w:rPrChange>
        </w:rPr>
        <w:t xml:space="preserve"> Осимертиниб и оба его метаболита проявляли большую эффективность в отношении мутантных форм EGFR, чем в отношении клеточных линий дикого типа (Calu3, Calu6 и NCI-H203)</w:t>
      </w:r>
      <w:r w:rsidRPr="006E6534">
        <w:rPr>
          <w:rFonts w:cs="Times New Roman"/>
          <w:color w:val="000000" w:themeColor="text1"/>
          <w:szCs w:val="24"/>
          <w:rPrChange w:id="4840" w:author="N F" w:date="2023-12-05T03:08:00Z">
            <w:rPr>
              <w:rFonts w:cs="Times New Roman"/>
              <w:szCs w:val="24"/>
            </w:rPr>
          </w:rPrChange>
        </w:rPr>
        <w:t xml:space="preserve"> </w:t>
      </w:r>
      <w:ins w:id="4841" w:author="Barshadskaya, Yuliya" w:date="2024-01-13T19:10:00Z">
        <w:r w:rsidR="008A1743" w:rsidRPr="0001519A">
          <w:rPr>
            <w:rFonts w:cs="Times New Roman"/>
            <w:color w:val="000000" w:themeColor="text1"/>
            <w:lang w:val="en-US"/>
          </w:rPr>
          <w:fldChar w:fldCharType="begin"/>
        </w:r>
        <w:r w:rsidR="008A1743"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8A1743" w:rsidRPr="0001519A">
          <w:rPr>
            <w:rFonts w:cs="Times New Roman"/>
            <w:color w:val="000000" w:themeColor="text1"/>
            <w:lang w:val="en-US"/>
          </w:rPr>
          <w:fldChar w:fldCharType="separate"/>
        </w:r>
        <w:r w:rsidR="008A1743" w:rsidRPr="0018315E">
          <w:rPr>
            <w:rFonts w:cs="Times New Roman"/>
            <w:color w:val="000000" w:themeColor="text1"/>
          </w:rPr>
          <w:t>[</w:t>
        </w:r>
      </w:ins>
      <w:ins w:id="4842" w:author="Barshadskaya, Yuliya" w:date="2024-02-22T23:40:00Z">
        <w:r w:rsidR="00B8644E">
          <w:rPr>
            <w:rFonts w:cs="Times New Roman"/>
            <w:color w:val="000000" w:themeColor="text1"/>
          </w:rPr>
          <w:t>1</w:t>
        </w:r>
      </w:ins>
      <w:ins w:id="4843" w:author="Barshadskaya, Yuliya" w:date="2024-01-13T19:10:00Z">
        <w:r w:rsidR="008A1743" w:rsidRPr="00DD38F1">
          <w:rPr>
            <w:rFonts w:cs="Times New Roman"/>
            <w:color w:val="000000" w:themeColor="text1"/>
          </w:rPr>
          <w:t>]</w:t>
        </w:r>
        <w:r w:rsidR="008A1743" w:rsidRPr="0001519A">
          <w:rPr>
            <w:rFonts w:cs="Times New Roman"/>
            <w:color w:val="000000" w:themeColor="text1"/>
            <w:lang w:val="en-US"/>
          </w:rPr>
          <w:fldChar w:fldCharType="end"/>
        </w:r>
      </w:ins>
      <w:del w:id="4844" w:author="Barshadskaya, Yuliya" w:date="2024-01-13T19:10:00Z">
        <w:r w:rsidRPr="006E6534" w:rsidDel="008A1743">
          <w:rPr>
            <w:rFonts w:cs="Times New Roman"/>
            <w:color w:val="000000" w:themeColor="text1"/>
            <w:szCs w:val="24"/>
            <w:lang w:val="en-US"/>
            <w:rPrChange w:id="4845" w:author="N F" w:date="2023-12-05T03:08:00Z">
              <w:rPr>
                <w:rFonts w:cs="Times New Roman"/>
                <w:szCs w:val="24"/>
                <w:lang w:val="en-US"/>
              </w:rPr>
            </w:rPrChange>
          </w:rPr>
          <w:fldChar w:fldCharType="begin"/>
        </w:r>
        <w:r w:rsidRPr="006E6534" w:rsidDel="008A1743">
          <w:rPr>
            <w:rFonts w:cs="Times New Roman"/>
            <w:color w:val="000000" w:themeColor="text1"/>
            <w:szCs w:val="24"/>
            <w:rPrChange w:id="4846" w:author="N F" w:date="2023-12-05T03:08:00Z">
              <w:rPr>
                <w:rFonts w:cs="Times New Roman"/>
                <w:szCs w:val="24"/>
              </w:rPr>
            </w:rPrChange>
          </w:rPr>
          <w:delInstrText xml:space="preserve"> </w:delInstrText>
        </w:r>
        <w:r w:rsidRPr="006E6534" w:rsidDel="008A1743">
          <w:rPr>
            <w:rFonts w:cs="Times New Roman"/>
            <w:color w:val="000000" w:themeColor="text1"/>
            <w:szCs w:val="24"/>
            <w:lang w:val="en-US"/>
            <w:rPrChange w:id="4847" w:author="N F" w:date="2023-12-05T03:08:00Z">
              <w:rPr>
                <w:rFonts w:cs="Times New Roman"/>
                <w:szCs w:val="24"/>
                <w:lang w:val="en-US"/>
              </w:rPr>
            </w:rPrChange>
          </w:rPr>
          <w:delInstrText>ADDIN</w:delInstrText>
        </w:r>
        <w:r w:rsidRPr="006E6534" w:rsidDel="008A1743">
          <w:rPr>
            <w:rFonts w:cs="Times New Roman"/>
            <w:color w:val="000000" w:themeColor="text1"/>
            <w:szCs w:val="24"/>
            <w:rPrChange w:id="4848" w:author="N F" w:date="2023-12-05T03:08:00Z">
              <w:rPr>
                <w:rFonts w:cs="Times New Roman"/>
                <w:szCs w:val="24"/>
              </w:rPr>
            </w:rPrChange>
          </w:rPr>
          <w:delInstrText xml:space="preserve"> </w:delInstrText>
        </w:r>
        <w:r w:rsidRPr="006E6534" w:rsidDel="008A1743">
          <w:rPr>
            <w:rFonts w:cs="Times New Roman"/>
            <w:color w:val="000000" w:themeColor="text1"/>
            <w:szCs w:val="24"/>
            <w:lang w:val="en-US"/>
            <w:rPrChange w:id="4849" w:author="N F" w:date="2023-12-05T03:08:00Z">
              <w:rPr>
                <w:rFonts w:cs="Times New Roman"/>
                <w:szCs w:val="24"/>
                <w:lang w:val="en-US"/>
              </w:rPr>
            </w:rPrChange>
          </w:rPr>
          <w:delInstrText>ZOTERO</w:delInstrText>
        </w:r>
        <w:r w:rsidRPr="006E6534" w:rsidDel="008A1743">
          <w:rPr>
            <w:rFonts w:cs="Times New Roman"/>
            <w:color w:val="000000" w:themeColor="text1"/>
            <w:szCs w:val="24"/>
            <w:rPrChange w:id="4850" w:author="N F" w:date="2023-12-05T03:08:00Z">
              <w:rPr>
                <w:rFonts w:cs="Times New Roman"/>
                <w:szCs w:val="24"/>
              </w:rPr>
            </w:rPrChange>
          </w:rPr>
          <w:delInstrText>_</w:delInstrText>
        </w:r>
        <w:r w:rsidRPr="006E6534" w:rsidDel="008A1743">
          <w:rPr>
            <w:rFonts w:cs="Times New Roman"/>
            <w:color w:val="000000" w:themeColor="text1"/>
            <w:szCs w:val="24"/>
            <w:lang w:val="en-US"/>
            <w:rPrChange w:id="4851" w:author="N F" w:date="2023-12-05T03:08:00Z">
              <w:rPr>
                <w:rFonts w:cs="Times New Roman"/>
                <w:szCs w:val="24"/>
                <w:lang w:val="en-US"/>
              </w:rPr>
            </w:rPrChange>
          </w:rPr>
          <w:delInstrText>ITEM</w:delInstrText>
        </w:r>
        <w:r w:rsidRPr="006E6534" w:rsidDel="008A1743">
          <w:rPr>
            <w:rFonts w:cs="Times New Roman"/>
            <w:color w:val="000000" w:themeColor="text1"/>
            <w:szCs w:val="24"/>
            <w:rPrChange w:id="4852" w:author="N F" w:date="2023-12-05T03:08:00Z">
              <w:rPr>
                <w:rFonts w:cs="Times New Roman"/>
                <w:szCs w:val="24"/>
              </w:rPr>
            </w:rPrChange>
          </w:rPr>
          <w:delInstrText xml:space="preserve"> </w:delInstrText>
        </w:r>
        <w:r w:rsidRPr="006E6534" w:rsidDel="008A1743">
          <w:rPr>
            <w:rFonts w:cs="Times New Roman"/>
            <w:color w:val="000000" w:themeColor="text1"/>
            <w:szCs w:val="24"/>
            <w:lang w:val="en-US"/>
            <w:rPrChange w:id="4853" w:author="N F" w:date="2023-12-05T03:08:00Z">
              <w:rPr>
                <w:rFonts w:cs="Times New Roman"/>
                <w:szCs w:val="24"/>
                <w:lang w:val="en-US"/>
              </w:rPr>
            </w:rPrChange>
          </w:rPr>
          <w:delInstrText>CSL</w:delInstrText>
        </w:r>
        <w:r w:rsidRPr="006E6534" w:rsidDel="008A1743">
          <w:rPr>
            <w:rFonts w:cs="Times New Roman"/>
            <w:color w:val="000000" w:themeColor="text1"/>
            <w:szCs w:val="24"/>
            <w:rPrChange w:id="4854" w:author="N F" w:date="2023-12-05T03:08:00Z">
              <w:rPr>
                <w:rFonts w:cs="Times New Roman"/>
                <w:szCs w:val="24"/>
              </w:rPr>
            </w:rPrChange>
          </w:rPr>
          <w:delInstrText>_</w:delInstrText>
        </w:r>
        <w:r w:rsidRPr="006E6534" w:rsidDel="008A1743">
          <w:rPr>
            <w:rFonts w:cs="Times New Roman"/>
            <w:color w:val="000000" w:themeColor="text1"/>
            <w:szCs w:val="24"/>
            <w:lang w:val="en-US"/>
            <w:rPrChange w:id="4855" w:author="N F" w:date="2023-12-05T03:08:00Z">
              <w:rPr>
                <w:rFonts w:cs="Times New Roman"/>
                <w:szCs w:val="24"/>
                <w:lang w:val="en-US"/>
              </w:rPr>
            </w:rPrChange>
          </w:rPr>
          <w:delInstrText>CITATION</w:delInstrText>
        </w:r>
        <w:r w:rsidRPr="006E6534" w:rsidDel="008A1743">
          <w:rPr>
            <w:rFonts w:cs="Times New Roman"/>
            <w:color w:val="000000" w:themeColor="text1"/>
            <w:szCs w:val="24"/>
            <w:rPrChange w:id="4856" w:author="N F" w:date="2023-12-05T03:08:00Z">
              <w:rPr>
                <w:rFonts w:cs="Times New Roman"/>
                <w:szCs w:val="24"/>
              </w:rPr>
            </w:rPrChange>
          </w:rPr>
          <w:delInstrText xml:space="preserve"> {"</w:delInstrText>
        </w:r>
        <w:r w:rsidRPr="006E6534" w:rsidDel="008A1743">
          <w:rPr>
            <w:rFonts w:cs="Times New Roman"/>
            <w:color w:val="000000" w:themeColor="text1"/>
            <w:szCs w:val="24"/>
            <w:lang w:val="en-US"/>
            <w:rPrChange w:id="4857" w:author="N F" w:date="2023-12-05T03:08:00Z">
              <w:rPr>
                <w:rFonts w:cs="Times New Roman"/>
                <w:szCs w:val="24"/>
                <w:lang w:val="en-US"/>
              </w:rPr>
            </w:rPrChange>
          </w:rPr>
          <w:delInstrText>citationID</w:delInstrText>
        </w:r>
        <w:r w:rsidRPr="006E6534" w:rsidDel="008A1743">
          <w:rPr>
            <w:rFonts w:cs="Times New Roman"/>
            <w:color w:val="000000" w:themeColor="text1"/>
            <w:szCs w:val="24"/>
            <w:rPrChange w:id="4858" w:author="N F" w:date="2023-12-05T03:08:00Z">
              <w:rPr>
                <w:rFonts w:cs="Times New Roman"/>
                <w:szCs w:val="24"/>
              </w:rPr>
            </w:rPrChange>
          </w:rPr>
          <w:delInstrText>":"1</w:delInstrText>
        </w:r>
        <w:r w:rsidRPr="006E6534" w:rsidDel="008A1743">
          <w:rPr>
            <w:rFonts w:cs="Times New Roman"/>
            <w:color w:val="000000" w:themeColor="text1"/>
            <w:szCs w:val="24"/>
            <w:lang w:val="en-US"/>
            <w:rPrChange w:id="4859" w:author="N F" w:date="2023-12-05T03:08:00Z">
              <w:rPr>
                <w:rFonts w:cs="Times New Roman"/>
                <w:szCs w:val="24"/>
                <w:lang w:val="en-US"/>
              </w:rPr>
            </w:rPrChange>
          </w:rPr>
          <w:delInstrText>UMLR</w:delInstrText>
        </w:r>
        <w:r w:rsidRPr="006E6534" w:rsidDel="008A1743">
          <w:rPr>
            <w:rFonts w:cs="Times New Roman"/>
            <w:color w:val="000000" w:themeColor="text1"/>
            <w:szCs w:val="24"/>
            <w:rPrChange w:id="4860" w:author="N F" w:date="2023-12-05T03:08:00Z">
              <w:rPr>
                <w:rFonts w:cs="Times New Roman"/>
                <w:szCs w:val="24"/>
              </w:rPr>
            </w:rPrChange>
          </w:rPr>
          <w:delInstrText>79</w:delInstrText>
        </w:r>
        <w:r w:rsidRPr="006E6534" w:rsidDel="008A1743">
          <w:rPr>
            <w:rFonts w:cs="Times New Roman"/>
            <w:color w:val="000000" w:themeColor="text1"/>
            <w:szCs w:val="24"/>
            <w:lang w:val="en-US"/>
            <w:rPrChange w:id="4861" w:author="N F" w:date="2023-12-05T03:08:00Z">
              <w:rPr>
                <w:rFonts w:cs="Times New Roman"/>
                <w:szCs w:val="24"/>
                <w:lang w:val="en-US"/>
              </w:rPr>
            </w:rPrChange>
          </w:rPr>
          <w:delInstrText>z</w:delInstrText>
        </w:r>
        <w:r w:rsidRPr="006E6534" w:rsidDel="008A1743">
          <w:rPr>
            <w:rFonts w:cs="Times New Roman"/>
            <w:color w:val="000000" w:themeColor="text1"/>
            <w:szCs w:val="24"/>
            <w:rPrChange w:id="4862" w:author="N F" w:date="2023-12-05T03:08:00Z">
              <w:rPr>
                <w:rFonts w:cs="Times New Roman"/>
                <w:szCs w:val="24"/>
              </w:rPr>
            </w:rPrChange>
          </w:rPr>
          <w:delInstrText>","</w:delInstrText>
        </w:r>
        <w:r w:rsidRPr="006E6534" w:rsidDel="008A1743">
          <w:rPr>
            <w:rFonts w:cs="Times New Roman"/>
            <w:color w:val="000000" w:themeColor="text1"/>
            <w:szCs w:val="24"/>
            <w:lang w:val="en-US"/>
            <w:rPrChange w:id="4863" w:author="N F" w:date="2023-12-05T03:08:00Z">
              <w:rPr>
                <w:rFonts w:cs="Times New Roman"/>
                <w:szCs w:val="24"/>
                <w:lang w:val="en-US"/>
              </w:rPr>
            </w:rPrChange>
          </w:rPr>
          <w:delInstrText>properties</w:delInstrText>
        </w:r>
        <w:r w:rsidRPr="006E6534" w:rsidDel="008A1743">
          <w:rPr>
            <w:rFonts w:cs="Times New Roman"/>
            <w:color w:val="000000" w:themeColor="text1"/>
            <w:szCs w:val="24"/>
            <w:rPrChange w:id="4864" w:author="N F" w:date="2023-12-05T03:08:00Z">
              <w:rPr>
                <w:rFonts w:cs="Times New Roman"/>
                <w:szCs w:val="24"/>
              </w:rPr>
            </w:rPrChange>
          </w:rPr>
          <w:delInstrText>":{"</w:delInstrText>
        </w:r>
        <w:r w:rsidRPr="006E6534" w:rsidDel="008A1743">
          <w:rPr>
            <w:rFonts w:cs="Times New Roman"/>
            <w:color w:val="000000" w:themeColor="text1"/>
            <w:szCs w:val="24"/>
            <w:lang w:val="en-US"/>
            <w:rPrChange w:id="4865" w:author="N F" w:date="2023-12-05T03:08:00Z">
              <w:rPr>
                <w:rFonts w:cs="Times New Roman"/>
                <w:szCs w:val="24"/>
                <w:lang w:val="en-US"/>
              </w:rPr>
            </w:rPrChange>
          </w:rPr>
          <w:delInstrText>formattedCitation</w:delInstrText>
        </w:r>
        <w:r w:rsidRPr="006E6534" w:rsidDel="008A1743">
          <w:rPr>
            <w:rFonts w:cs="Times New Roman"/>
            <w:color w:val="000000" w:themeColor="text1"/>
            <w:szCs w:val="24"/>
            <w:rPrChange w:id="4866" w:author="N F" w:date="2023-12-05T03:08:00Z">
              <w:rPr>
                <w:rFonts w:cs="Times New Roman"/>
                <w:szCs w:val="24"/>
              </w:rPr>
            </w:rPrChange>
          </w:rPr>
          <w:delInstrText>":"(6)","</w:delInstrText>
        </w:r>
        <w:r w:rsidRPr="006E6534" w:rsidDel="008A1743">
          <w:rPr>
            <w:rFonts w:cs="Times New Roman"/>
            <w:color w:val="000000" w:themeColor="text1"/>
            <w:szCs w:val="24"/>
            <w:lang w:val="en-US"/>
            <w:rPrChange w:id="4867" w:author="N F" w:date="2023-12-05T03:08:00Z">
              <w:rPr>
                <w:rFonts w:cs="Times New Roman"/>
                <w:szCs w:val="24"/>
                <w:lang w:val="en-US"/>
              </w:rPr>
            </w:rPrChange>
          </w:rPr>
          <w:delInstrText>plainCitation</w:delInstrText>
        </w:r>
        <w:r w:rsidRPr="006E6534" w:rsidDel="008A1743">
          <w:rPr>
            <w:rFonts w:cs="Times New Roman"/>
            <w:color w:val="000000" w:themeColor="text1"/>
            <w:szCs w:val="24"/>
            <w:rPrChange w:id="4868" w:author="N F" w:date="2023-12-05T03:08:00Z">
              <w:rPr>
                <w:rFonts w:cs="Times New Roman"/>
                <w:szCs w:val="24"/>
              </w:rPr>
            </w:rPrChange>
          </w:rPr>
          <w:delInstrText>":"(6)","</w:delInstrText>
        </w:r>
        <w:r w:rsidRPr="006E6534" w:rsidDel="008A1743">
          <w:rPr>
            <w:rFonts w:cs="Times New Roman"/>
            <w:color w:val="000000" w:themeColor="text1"/>
            <w:szCs w:val="24"/>
            <w:lang w:val="en-US"/>
            <w:rPrChange w:id="4869" w:author="N F" w:date="2023-12-05T03:08:00Z">
              <w:rPr>
                <w:rFonts w:cs="Times New Roman"/>
                <w:szCs w:val="24"/>
                <w:lang w:val="en-US"/>
              </w:rPr>
            </w:rPrChange>
          </w:rPr>
          <w:delInstrText>noteIndex</w:delInstrText>
        </w:r>
        <w:r w:rsidRPr="006E6534" w:rsidDel="008A1743">
          <w:rPr>
            <w:rFonts w:cs="Times New Roman"/>
            <w:color w:val="000000" w:themeColor="text1"/>
            <w:szCs w:val="24"/>
            <w:rPrChange w:id="4870" w:author="N F" w:date="2023-12-05T03:08:00Z">
              <w:rPr>
                <w:rFonts w:cs="Times New Roman"/>
                <w:szCs w:val="24"/>
              </w:rPr>
            </w:rPrChange>
          </w:rPr>
          <w:delInstrText>":0},"</w:delInstrText>
        </w:r>
        <w:r w:rsidRPr="006E6534" w:rsidDel="008A1743">
          <w:rPr>
            <w:rFonts w:cs="Times New Roman"/>
            <w:color w:val="000000" w:themeColor="text1"/>
            <w:szCs w:val="24"/>
            <w:lang w:val="en-US"/>
            <w:rPrChange w:id="4871" w:author="N F" w:date="2023-12-05T03:08:00Z">
              <w:rPr>
                <w:rFonts w:cs="Times New Roman"/>
                <w:szCs w:val="24"/>
                <w:lang w:val="en-US"/>
              </w:rPr>
            </w:rPrChange>
          </w:rPr>
          <w:delInstrText>citationItems</w:delInstrText>
        </w:r>
        <w:r w:rsidRPr="006E6534" w:rsidDel="008A1743">
          <w:rPr>
            <w:rFonts w:cs="Times New Roman"/>
            <w:color w:val="000000" w:themeColor="text1"/>
            <w:szCs w:val="24"/>
            <w:rPrChange w:id="4872" w:author="N F" w:date="2023-12-05T03:08:00Z">
              <w:rPr>
                <w:rFonts w:cs="Times New Roman"/>
                <w:szCs w:val="24"/>
              </w:rPr>
            </w:rPrChange>
          </w:rPr>
          <w:delInstrText>":[{"</w:delInstrText>
        </w:r>
        <w:r w:rsidRPr="006E6534" w:rsidDel="008A1743">
          <w:rPr>
            <w:rFonts w:cs="Times New Roman"/>
            <w:color w:val="000000" w:themeColor="text1"/>
            <w:szCs w:val="24"/>
            <w:lang w:val="en-US"/>
            <w:rPrChange w:id="4873" w:author="N F" w:date="2023-12-05T03:08:00Z">
              <w:rPr>
                <w:rFonts w:cs="Times New Roman"/>
                <w:szCs w:val="24"/>
                <w:lang w:val="en-US"/>
              </w:rPr>
            </w:rPrChange>
          </w:rPr>
          <w:delInstrText>id</w:delInstrText>
        </w:r>
        <w:r w:rsidRPr="006E6534" w:rsidDel="008A1743">
          <w:rPr>
            <w:rFonts w:cs="Times New Roman"/>
            <w:color w:val="000000" w:themeColor="text1"/>
            <w:szCs w:val="24"/>
            <w:rPrChange w:id="4874" w:author="N F" w:date="2023-12-05T03:08:00Z">
              <w:rPr>
                <w:rFonts w:cs="Times New Roman"/>
                <w:szCs w:val="24"/>
              </w:rPr>
            </w:rPrChange>
          </w:rPr>
          <w:delInstrText>":161758,"</w:delInstrText>
        </w:r>
        <w:r w:rsidRPr="006E6534" w:rsidDel="008A1743">
          <w:rPr>
            <w:rFonts w:cs="Times New Roman"/>
            <w:color w:val="000000" w:themeColor="text1"/>
            <w:szCs w:val="24"/>
            <w:lang w:val="en-US"/>
            <w:rPrChange w:id="4875" w:author="N F" w:date="2023-12-05T03:08:00Z">
              <w:rPr>
                <w:rFonts w:cs="Times New Roman"/>
                <w:szCs w:val="24"/>
                <w:lang w:val="en-US"/>
              </w:rPr>
            </w:rPrChange>
          </w:rPr>
          <w:delInstrText>uris</w:delInstrText>
        </w:r>
        <w:r w:rsidRPr="006E6534" w:rsidDel="008A1743">
          <w:rPr>
            <w:rFonts w:cs="Times New Roman"/>
            <w:color w:val="000000" w:themeColor="text1"/>
            <w:szCs w:val="24"/>
            <w:rPrChange w:id="4876" w:author="N F" w:date="2023-12-05T03:08:00Z">
              <w:rPr>
                <w:rFonts w:cs="Times New Roman"/>
                <w:szCs w:val="24"/>
              </w:rPr>
            </w:rPrChange>
          </w:rPr>
          <w:delInstrText>":["</w:delInstrText>
        </w:r>
        <w:r w:rsidRPr="006E6534" w:rsidDel="008A1743">
          <w:rPr>
            <w:rFonts w:cs="Times New Roman"/>
            <w:color w:val="000000" w:themeColor="text1"/>
            <w:szCs w:val="24"/>
            <w:lang w:val="en-US"/>
            <w:rPrChange w:id="4877" w:author="N F" w:date="2023-12-05T03:08:00Z">
              <w:rPr>
                <w:rFonts w:cs="Times New Roman"/>
                <w:szCs w:val="24"/>
                <w:lang w:val="en-US"/>
              </w:rPr>
            </w:rPrChange>
          </w:rPr>
          <w:delInstrText>http</w:delInstrText>
        </w:r>
        <w:r w:rsidRPr="006E6534" w:rsidDel="008A1743">
          <w:rPr>
            <w:rFonts w:cs="Times New Roman"/>
            <w:color w:val="000000" w:themeColor="text1"/>
            <w:szCs w:val="24"/>
            <w:rPrChange w:id="4878" w:author="N F" w:date="2023-12-05T03:08:00Z">
              <w:rPr>
                <w:rFonts w:cs="Times New Roman"/>
                <w:szCs w:val="24"/>
              </w:rPr>
            </w:rPrChange>
          </w:rPr>
          <w:delInstrText>://</w:delInstrText>
        </w:r>
        <w:r w:rsidRPr="006E6534" w:rsidDel="008A1743">
          <w:rPr>
            <w:rFonts w:cs="Times New Roman"/>
            <w:color w:val="000000" w:themeColor="text1"/>
            <w:szCs w:val="24"/>
            <w:lang w:val="en-US"/>
            <w:rPrChange w:id="4879" w:author="N F" w:date="2023-12-05T03:08:00Z">
              <w:rPr>
                <w:rFonts w:cs="Times New Roman"/>
                <w:szCs w:val="24"/>
                <w:lang w:val="en-US"/>
              </w:rPr>
            </w:rPrChange>
          </w:rPr>
          <w:delInstrText>zotero</w:delInstrText>
        </w:r>
        <w:r w:rsidRPr="006E6534" w:rsidDel="008A1743">
          <w:rPr>
            <w:rFonts w:cs="Times New Roman"/>
            <w:color w:val="000000" w:themeColor="text1"/>
            <w:szCs w:val="24"/>
            <w:rPrChange w:id="4880" w:author="N F" w:date="2023-12-05T03:08:00Z">
              <w:rPr>
                <w:rFonts w:cs="Times New Roman"/>
                <w:szCs w:val="24"/>
              </w:rPr>
            </w:rPrChange>
          </w:rPr>
          <w:delInstrText>.</w:delInstrText>
        </w:r>
        <w:r w:rsidRPr="006E6534" w:rsidDel="008A1743">
          <w:rPr>
            <w:rFonts w:cs="Times New Roman"/>
            <w:color w:val="000000" w:themeColor="text1"/>
            <w:szCs w:val="24"/>
            <w:lang w:val="en-US"/>
            <w:rPrChange w:id="4881" w:author="N F" w:date="2023-12-05T03:08:00Z">
              <w:rPr>
                <w:rFonts w:cs="Times New Roman"/>
                <w:szCs w:val="24"/>
                <w:lang w:val="en-US"/>
              </w:rPr>
            </w:rPrChange>
          </w:rPr>
          <w:delInstrText>org</w:delInstrText>
        </w:r>
        <w:r w:rsidRPr="006E6534" w:rsidDel="008A1743">
          <w:rPr>
            <w:rFonts w:cs="Times New Roman"/>
            <w:color w:val="000000" w:themeColor="text1"/>
            <w:szCs w:val="24"/>
            <w:rPrChange w:id="4882" w:author="N F" w:date="2023-12-05T03:08:00Z">
              <w:rPr>
                <w:rFonts w:cs="Times New Roman"/>
                <w:szCs w:val="24"/>
              </w:rPr>
            </w:rPrChange>
          </w:rPr>
          <w:delInstrText>/</w:delInstrText>
        </w:r>
        <w:r w:rsidRPr="006E6534" w:rsidDel="008A1743">
          <w:rPr>
            <w:rFonts w:cs="Times New Roman"/>
            <w:color w:val="000000" w:themeColor="text1"/>
            <w:szCs w:val="24"/>
            <w:lang w:val="en-US"/>
            <w:rPrChange w:id="4883" w:author="N F" w:date="2023-12-05T03:08:00Z">
              <w:rPr>
                <w:rFonts w:cs="Times New Roman"/>
                <w:szCs w:val="24"/>
                <w:lang w:val="en-US"/>
              </w:rPr>
            </w:rPrChange>
          </w:rPr>
          <w:delInstrText>groups</w:delInstrText>
        </w:r>
        <w:r w:rsidRPr="006E6534" w:rsidDel="008A1743">
          <w:rPr>
            <w:rFonts w:cs="Times New Roman"/>
            <w:color w:val="000000" w:themeColor="text1"/>
            <w:szCs w:val="24"/>
            <w:rPrChange w:id="4884" w:author="N F" w:date="2023-12-05T03:08:00Z">
              <w:rPr>
                <w:rFonts w:cs="Times New Roman"/>
                <w:szCs w:val="24"/>
              </w:rPr>
            </w:rPrChange>
          </w:rPr>
          <w:delInstrText>/4735135/</w:delInstrText>
        </w:r>
        <w:r w:rsidRPr="006E6534" w:rsidDel="008A1743">
          <w:rPr>
            <w:rFonts w:cs="Times New Roman"/>
            <w:color w:val="000000" w:themeColor="text1"/>
            <w:szCs w:val="24"/>
            <w:lang w:val="en-US"/>
            <w:rPrChange w:id="4885" w:author="N F" w:date="2023-12-05T03:08:00Z">
              <w:rPr>
                <w:rFonts w:cs="Times New Roman"/>
                <w:szCs w:val="24"/>
                <w:lang w:val="en-US"/>
              </w:rPr>
            </w:rPrChange>
          </w:rPr>
          <w:delInstrText>items</w:delInstrText>
        </w:r>
        <w:r w:rsidRPr="006E6534" w:rsidDel="008A1743">
          <w:rPr>
            <w:rFonts w:cs="Times New Roman"/>
            <w:color w:val="000000" w:themeColor="text1"/>
            <w:szCs w:val="24"/>
            <w:rPrChange w:id="4886" w:author="N F" w:date="2023-12-05T03:08:00Z">
              <w:rPr>
                <w:rFonts w:cs="Times New Roman"/>
                <w:szCs w:val="24"/>
              </w:rPr>
            </w:rPrChange>
          </w:rPr>
          <w:delInstrText>/</w:delInstrText>
        </w:r>
        <w:r w:rsidRPr="006E6534" w:rsidDel="008A1743">
          <w:rPr>
            <w:rFonts w:cs="Times New Roman"/>
            <w:color w:val="000000" w:themeColor="text1"/>
            <w:szCs w:val="24"/>
            <w:lang w:val="en-US"/>
            <w:rPrChange w:id="4887" w:author="N F" w:date="2023-12-05T03:08:00Z">
              <w:rPr>
                <w:rFonts w:cs="Times New Roman"/>
                <w:szCs w:val="24"/>
                <w:lang w:val="en-US"/>
              </w:rPr>
            </w:rPrChange>
          </w:rPr>
          <w:delInstrText>YQI</w:delInstrText>
        </w:r>
        <w:r w:rsidRPr="006E6534" w:rsidDel="008A1743">
          <w:rPr>
            <w:rFonts w:cs="Times New Roman"/>
            <w:color w:val="000000" w:themeColor="text1"/>
            <w:szCs w:val="24"/>
            <w:rPrChange w:id="4888" w:author="N F" w:date="2023-12-05T03:08:00Z">
              <w:rPr>
                <w:rFonts w:cs="Times New Roman"/>
                <w:szCs w:val="24"/>
              </w:rPr>
            </w:rPrChange>
          </w:rPr>
          <w:delInstrText>77</w:delInstrText>
        </w:r>
        <w:r w:rsidRPr="006E6534" w:rsidDel="008A1743">
          <w:rPr>
            <w:rFonts w:cs="Times New Roman"/>
            <w:color w:val="000000" w:themeColor="text1"/>
            <w:szCs w:val="24"/>
            <w:lang w:val="en-US"/>
            <w:rPrChange w:id="4889" w:author="N F" w:date="2023-12-05T03:08:00Z">
              <w:rPr>
                <w:rFonts w:cs="Times New Roman"/>
                <w:szCs w:val="24"/>
                <w:lang w:val="en-US"/>
              </w:rPr>
            </w:rPrChange>
          </w:rPr>
          <w:delInstrText>G</w:delInstrText>
        </w:r>
        <w:r w:rsidRPr="006E6534" w:rsidDel="008A1743">
          <w:rPr>
            <w:rFonts w:cs="Times New Roman"/>
            <w:color w:val="000000" w:themeColor="text1"/>
            <w:szCs w:val="24"/>
            <w:rPrChange w:id="4890" w:author="N F" w:date="2023-12-05T03:08:00Z">
              <w:rPr>
                <w:rFonts w:cs="Times New Roman"/>
                <w:szCs w:val="24"/>
              </w:rPr>
            </w:rPrChange>
          </w:rPr>
          <w:delInstrText>3</w:delInstrText>
        </w:r>
        <w:r w:rsidRPr="006E6534" w:rsidDel="008A1743">
          <w:rPr>
            <w:rFonts w:cs="Times New Roman"/>
            <w:color w:val="000000" w:themeColor="text1"/>
            <w:szCs w:val="24"/>
            <w:lang w:val="en-US"/>
            <w:rPrChange w:id="4891" w:author="N F" w:date="2023-12-05T03:08:00Z">
              <w:rPr>
                <w:rFonts w:cs="Times New Roman"/>
                <w:szCs w:val="24"/>
                <w:lang w:val="en-US"/>
              </w:rPr>
            </w:rPrChange>
          </w:rPr>
          <w:delInstrText>L</w:delInstrText>
        </w:r>
        <w:r w:rsidRPr="006E6534" w:rsidDel="008A1743">
          <w:rPr>
            <w:rFonts w:cs="Times New Roman"/>
            <w:color w:val="000000" w:themeColor="text1"/>
            <w:szCs w:val="24"/>
            <w:rPrChange w:id="4892" w:author="N F" w:date="2023-12-05T03:08:00Z">
              <w:rPr>
                <w:rFonts w:cs="Times New Roman"/>
                <w:szCs w:val="24"/>
              </w:rPr>
            </w:rPrChange>
          </w:rPr>
          <w:delInstrText>"],"</w:delInstrText>
        </w:r>
        <w:r w:rsidRPr="006E6534" w:rsidDel="008A1743">
          <w:rPr>
            <w:rFonts w:cs="Times New Roman"/>
            <w:color w:val="000000" w:themeColor="text1"/>
            <w:szCs w:val="24"/>
            <w:lang w:val="en-US"/>
            <w:rPrChange w:id="4893" w:author="N F" w:date="2023-12-05T03:08:00Z">
              <w:rPr>
                <w:rFonts w:cs="Times New Roman"/>
                <w:szCs w:val="24"/>
                <w:lang w:val="en-US"/>
              </w:rPr>
            </w:rPrChange>
          </w:rPr>
          <w:delInstrText>itemData</w:delInstrText>
        </w:r>
        <w:r w:rsidRPr="006E6534" w:rsidDel="008A1743">
          <w:rPr>
            <w:rFonts w:cs="Times New Roman"/>
            <w:color w:val="000000" w:themeColor="text1"/>
            <w:szCs w:val="24"/>
            <w:rPrChange w:id="4894" w:author="N F" w:date="2023-12-05T03:08:00Z">
              <w:rPr>
                <w:rFonts w:cs="Times New Roman"/>
                <w:szCs w:val="24"/>
              </w:rPr>
            </w:rPrChange>
          </w:rPr>
          <w:delInstrText>":{"</w:delInstrText>
        </w:r>
        <w:r w:rsidRPr="006E6534" w:rsidDel="008A1743">
          <w:rPr>
            <w:rFonts w:cs="Times New Roman"/>
            <w:color w:val="000000" w:themeColor="text1"/>
            <w:szCs w:val="24"/>
            <w:lang w:val="en-US"/>
            <w:rPrChange w:id="4895" w:author="N F" w:date="2023-12-05T03:08:00Z">
              <w:rPr>
                <w:rFonts w:cs="Times New Roman"/>
                <w:szCs w:val="24"/>
                <w:lang w:val="en-US"/>
              </w:rPr>
            </w:rPrChange>
          </w:rPr>
          <w:delInstrText>id</w:delInstrText>
        </w:r>
        <w:r w:rsidRPr="006E6534" w:rsidDel="008A1743">
          <w:rPr>
            <w:rFonts w:cs="Times New Roman"/>
            <w:color w:val="000000" w:themeColor="text1"/>
            <w:szCs w:val="24"/>
            <w:rPrChange w:id="4896" w:author="N F" w:date="2023-12-05T03:08:00Z">
              <w:rPr>
                <w:rFonts w:cs="Times New Roman"/>
                <w:szCs w:val="24"/>
              </w:rPr>
            </w:rPrChange>
          </w:rPr>
          <w:delInstrText>":161758,"</w:delInstrText>
        </w:r>
        <w:r w:rsidRPr="006E6534" w:rsidDel="008A1743">
          <w:rPr>
            <w:rFonts w:cs="Times New Roman"/>
            <w:color w:val="000000" w:themeColor="text1"/>
            <w:szCs w:val="24"/>
            <w:lang w:val="en-US"/>
            <w:rPrChange w:id="4897" w:author="N F" w:date="2023-12-05T03:08:00Z">
              <w:rPr>
                <w:rFonts w:cs="Times New Roman"/>
                <w:szCs w:val="24"/>
                <w:lang w:val="en-US"/>
              </w:rPr>
            </w:rPrChange>
          </w:rPr>
          <w:delInstrText>type</w:delInstrText>
        </w:r>
        <w:r w:rsidRPr="006E6534" w:rsidDel="008A1743">
          <w:rPr>
            <w:rFonts w:cs="Times New Roman"/>
            <w:color w:val="000000" w:themeColor="text1"/>
            <w:szCs w:val="24"/>
            <w:rPrChange w:id="4898" w:author="N F" w:date="2023-12-05T03:08:00Z">
              <w:rPr>
                <w:rFonts w:cs="Times New Roman"/>
                <w:szCs w:val="24"/>
              </w:rPr>
            </w:rPrChange>
          </w:rPr>
          <w:delInstrText>":"</w:delInstrText>
        </w:r>
        <w:r w:rsidRPr="006E6534" w:rsidDel="008A1743">
          <w:rPr>
            <w:rFonts w:cs="Times New Roman"/>
            <w:color w:val="000000" w:themeColor="text1"/>
            <w:szCs w:val="24"/>
            <w:lang w:val="en-US"/>
            <w:rPrChange w:id="4899" w:author="N F" w:date="2023-12-05T03:08:00Z">
              <w:rPr>
                <w:rFonts w:cs="Times New Roman"/>
                <w:szCs w:val="24"/>
                <w:lang w:val="en-US"/>
              </w:rPr>
            </w:rPrChange>
          </w:rPr>
          <w:delInstrText>webpage</w:delInstrText>
        </w:r>
        <w:r w:rsidRPr="006E6534" w:rsidDel="008A1743">
          <w:rPr>
            <w:rFonts w:cs="Times New Roman"/>
            <w:color w:val="000000" w:themeColor="text1"/>
            <w:szCs w:val="24"/>
            <w:rPrChange w:id="4900" w:author="N F" w:date="2023-12-05T03:08:00Z">
              <w:rPr>
                <w:rFonts w:cs="Times New Roman"/>
                <w:szCs w:val="24"/>
              </w:rPr>
            </w:rPrChange>
          </w:rPr>
          <w:delInstrText>","</w:delInstrText>
        </w:r>
        <w:r w:rsidRPr="006E6534" w:rsidDel="008A1743">
          <w:rPr>
            <w:rFonts w:cs="Times New Roman"/>
            <w:color w:val="000000" w:themeColor="text1"/>
            <w:szCs w:val="24"/>
            <w:lang w:val="en-US"/>
            <w:rPrChange w:id="4901" w:author="N F" w:date="2023-12-05T03:08:00Z">
              <w:rPr>
                <w:rFonts w:cs="Times New Roman"/>
                <w:szCs w:val="24"/>
                <w:lang w:val="en-US"/>
              </w:rPr>
            </w:rPrChange>
          </w:rPr>
          <w:delInstrText>title</w:delInstrText>
        </w:r>
        <w:r w:rsidRPr="006E6534" w:rsidDel="008A1743">
          <w:rPr>
            <w:rFonts w:cs="Times New Roman"/>
            <w:color w:val="000000" w:themeColor="text1"/>
            <w:szCs w:val="24"/>
            <w:rPrChange w:id="4902" w:author="N F" w:date="2023-12-05T03:08:00Z">
              <w:rPr>
                <w:rFonts w:cs="Times New Roman"/>
                <w:szCs w:val="24"/>
              </w:rPr>
            </w:rPrChange>
          </w:rPr>
          <w:delInstrText>":"</w:delInstrText>
        </w:r>
        <w:r w:rsidRPr="006E6534" w:rsidDel="008A1743">
          <w:rPr>
            <w:rFonts w:cs="Times New Roman"/>
            <w:color w:val="000000" w:themeColor="text1"/>
            <w:szCs w:val="24"/>
            <w:lang w:val="en-US"/>
            <w:rPrChange w:id="4903" w:author="N F" w:date="2023-12-05T03:08:00Z">
              <w:rPr>
                <w:rFonts w:cs="Times New Roman"/>
                <w:szCs w:val="24"/>
                <w:lang w:val="en-US"/>
              </w:rPr>
            </w:rPrChange>
          </w:rPr>
          <w:delInstrText>TAGRISSO</w:delInstrText>
        </w:r>
        <w:r w:rsidRPr="006E6534" w:rsidDel="008A1743">
          <w:rPr>
            <w:rFonts w:cs="Times New Roman"/>
            <w:color w:val="000000" w:themeColor="text1"/>
            <w:szCs w:val="24"/>
            <w:rPrChange w:id="4904" w:author="N F" w:date="2023-12-05T03:08:00Z">
              <w:rPr>
                <w:rFonts w:cs="Times New Roman"/>
                <w:szCs w:val="24"/>
              </w:rPr>
            </w:rPrChange>
          </w:rPr>
          <w:delInstrText xml:space="preserve"> (</w:delInstrText>
        </w:r>
        <w:r w:rsidRPr="006E6534" w:rsidDel="008A1743">
          <w:rPr>
            <w:rFonts w:cs="Times New Roman"/>
            <w:color w:val="000000" w:themeColor="text1"/>
            <w:szCs w:val="24"/>
            <w:lang w:val="en-US"/>
            <w:rPrChange w:id="4905" w:author="N F" w:date="2023-12-05T03:08:00Z">
              <w:rPr>
                <w:rFonts w:cs="Times New Roman"/>
                <w:szCs w:val="24"/>
                <w:lang w:val="en-US"/>
              </w:rPr>
            </w:rPrChange>
          </w:rPr>
          <w:delInstrText>osimertinib</w:delInstrText>
        </w:r>
        <w:r w:rsidRPr="006E6534" w:rsidDel="008A1743">
          <w:rPr>
            <w:rFonts w:cs="Times New Roman"/>
            <w:color w:val="000000" w:themeColor="text1"/>
            <w:szCs w:val="24"/>
            <w:rPrChange w:id="4906" w:author="N F" w:date="2023-12-05T03:08:00Z">
              <w:rPr>
                <w:rFonts w:cs="Times New Roman"/>
                <w:szCs w:val="24"/>
              </w:rPr>
            </w:rPrChange>
          </w:rPr>
          <w:delInstrText xml:space="preserve">) </w:delInstrText>
        </w:r>
        <w:r w:rsidRPr="006E6534" w:rsidDel="008A1743">
          <w:rPr>
            <w:rFonts w:cs="Times New Roman"/>
            <w:color w:val="000000" w:themeColor="text1"/>
            <w:szCs w:val="24"/>
            <w:lang w:val="en-US"/>
            <w:rPrChange w:id="4907" w:author="N F" w:date="2023-12-05T03:08:00Z">
              <w:rPr>
                <w:rFonts w:cs="Times New Roman"/>
                <w:szCs w:val="24"/>
                <w:lang w:val="en-US"/>
              </w:rPr>
            </w:rPrChange>
          </w:rPr>
          <w:delInstrText>tablets</w:delInstrText>
        </w:r>
        <w:r w:rsidRPr="006E6534" w:rsidDel="008A1743">
          <w:rPr>
            <w:rFonts w:cs="Times New Roman"/>
            <w:color w:val="000000" w:themeColor="text1"/>
            <w:szCs w:val="24"/>
            <w:rPrChange w:id="4908" w:author="N F" w:date="2023-12-05T03:08:00Z">
              <w:rPr>
                <w:rFonts w:cs="Times New Roman"/>
                <w:szCs w:val="24"/>
              </w:rPr>
            </w:rPrChange>
          </w:rPr>
          <w:delInstrText xml:space="preserve">. </w:delInstrText>
        </w:r>
        <w:r w:rsidRPr="006E6534" w:rsidDel="008A1743">
          <w:rPr>
            <w:rFonts w:cs="Times New Roman"/>
            <w:color w:val="000000" w:themeColor="text1"/>
            <w:szCs w:val="24"/>
            <w:lang w:val="en-US"/>
            <w:rPrChange w:id="4909" w:author="N F" w:date="2023-12-05T03:08:00Z">
              <w:rPr>
                <w:rFonts w:cs="Times New Roman"/>
                <w:szCs w:val="24"/>
                <w:lang w:val="en-US"/>
              </w:rPr>
            </w:rPrChange>
          </w:rPr>
          <w:delInstrText>AstraZeneca</w:delInstrText>
        </w:r>
        <w:r w:rsidRPr="006E6534" w:rsidDel="008A1743">
          <w:rPr>
            <w:rFonts w:cs="Times New Roman"/>
            <w:color w:val="000000" w:themeColor="text1"/>
            <w:szCs w:val="24"/>
            <w:rPrChange w:id="4910" w:author="N F" w:date="2023-12-05T03:08:00Z">
              <w:rPr>
                <w:rFonts w:cs="Times New Roman"/>
                <w:szCs w:val="24"/>
              </w:rPr>
            </w:rPrChange>
          </w:rPr>
          <w:delInstrText xml:space="preserve"> </w:delInstrText>
        </w:r>
        <w:r w:rsidRPr="006E6534" w:rsidDel="008A1743">
          <w:rPr>
            <w:rFonts w:cs="Times New Roman"/>
            <w:color w:val="000000" w:themeColor="text1"/>
            <w:szCs w:val="24"/>
            <w:lang w:val="en-US"/>
            <w:rPrChange w:id="4911" w:author="N F" w:date="2023-12-05T03:08:00Z">
              <w:rPr>
                <w:rFonts w:cs="Times New Roman"/>
                <w:szCs w:val="24"/>
                <w:lang w:val="en-US"/>
              </w:rPr>
            </w:rPrChange>
          </w:rPr>
          <w:delInstrText>Pharmaceuticals</w:delInstrText>
        </w:r>
        <w:r w:rsidRPr="006E6534" w:rsidDel="008A1743">
          <w:rPr>
            <w:rFonts w:cs="Times New Roman"/>
            <w:color w:val="000000" w:themeColor="text1"/>
            <w:szCs w:val="24"/>
            <w:rPrChange w:id="4912" w:author="N F" w:date="2023-12-05T03:08:00Z">
              <w:rPr>
                <w:rFonts w:cs="Times New Roman"/>
                <w:szCs w:val="24"/>
              </w:rPr>
            </w:rPrChange>
          </w:rPr>
          <w:delInstrText xml:space="preserve">, </w:delInstrText>
        </w:r>
        <w:r w:rsidRPr="006E6534" w:rsidDel="008A1743">
          <w:rPr>
            <w:rFonts w:cs="Times New Roman"/>
            <w:color w:val="000000" w:themeColor="text1"/>
            <w:szCs w:val="24"/>
            <w:lang w:val="en-US"/>
            <w:rPrChange w:id="4913" w:author="N F" w:date="2023-12-05T03:08:00Z">
              <w:rPr>
                <w:rFonts w:cs="Times New Roman"/>
                <w:szCs w:val="24"/>
                <w:lang w:val="en-US"/>
              </w:rPr>
            </w:rPrChange>
          </w:rPr>
          <w:delInstrText>LP</w:delInstrText>
        </w:r>
        <w:r w:rsidRPr="006E6534" w:rsidDel="008A1743">
          <w:rPr>
            <w:rFonts w:cs="Times New Roman"/>
            <w:color w:val="000000" w:themeColor="text1"/>
            <w:szCs w:val="24"/>
            <w:rPrChange w:id="4914" w:author="N F" w:date="2023-12-05T03:08:00Z">
              <w:rPr>
                <w:rFonts w:cs="Times New Roman"/>
                <w:szCs w:val="24"/>
              </w:rPr>
            </w:rPrChange>
          </w:rPr>
          <w:delInstrText xml:space="preserve"> </w:delInstrText>
        </w:r>
        <w:r w:rsidRPr="006E6534" w:rsidDel="008A1743">
          <w:rPr>
            <w:rFonts w:cs="Times New Roman"/>
            <w:color w:val="000000" w:themeColor="text1"/>
            <w:szCs w:val="24"/>
            <w:lang w:val="en-US"/>
            <w:rPrChange w:id="4915" w:author="N F" w:date="2023-12-05T03:08:00Z">
              <w:rPr>
                <w:rFonts w:cs="Times New Roman"/>
                <w:szCs w:val="24"/>
                <w:lang w:val="en-US"/>
              </w:rPr>
            </w:rPrChange>
          </w:rPr>
          <w:delInstrText>Application</w:delInstrText>
        </w:r>
        <w:r w:rsidRPr="006E6534" w:rsidDel="008A1743">
          <w:rPr>
            <w:rFonts w:cs="Times New Roman"/>
            <w:color w:val="000000" w:themeColor="text1"/>
            <w:szCs w:val="24"/>
            <w:rPrChange w:id="4916" w:author="N F" w:date="2023-12-05T03:08:00Z">
              <w:rPr>
                <w:rFonts w:cs="Times New Roman"/>
                <w:szCs w:val="24"/>
              </w:rPr>
            </w:rPrChange>
          </w:rPr>
          <w:delInstrText xml:space="preserve"> </w:delInstrText>
        </w:r>
        <w:r w:rsidRPr="006E6534" w:rsidDel="008A1743">
          <w:rPr>
            <w:rFonts w:cs="Times New Roman"/>
            <w:color w:val="000000" w:themeColor="text1"/>
            <w:szCs w:val="24"/>
            <w:lang w:val="en-US"/>
            <w:rPrChange w:id="4917" w:author="N F" w:date="2023-12-05T03:08:00Z">
              <w:rPr>
                <w:rFonts w:cs="Times New Roman"/>
                <w:szCs w:val="24"/>
                <w:lang w:val="en-US"/>
              </w:rPr>
            </w:rPrChange>
          </w:rPr>
          <w:delInstrText>No</w:delInstrText>
        </w:r>
        <w:r w:rsidRPr="006E6534" w:rsidDel="008A1743">
          <w:rPr>
            <w:rFonts w:cs="Times New Roman"/>
            <w:color w:val="000000" w:themeColor="text1"/>
            <w:szCs w:val="24"/>
            <w:rPrChange w:id="4918" w:author="N F" w:date="2023-12-05T03:08:00Z">
              <w:rPr>
                <w:rFonts w:cs="Times New Roman"/>
                <w:szCs w:val="24"/>
              </w:rPr>
            </w:rPrChange>
          </w:rPr>
          <w:delInstrText xml:space="preserve">.:  208065. </w:delInstrText>
        </w:r>
        <w:r w:rsidRPr="006E6534" w:rsidDel="008A1743">
          <w:rPr>
            <w:rFonts w:cs="Times New Roman"/>
            <w:color w:val="000000" w:themeColor="text1"/>
            <w:szCs w:val="24"/>
            <w:lang w:val="en-US"/>
            <w:rPrChange w:id="4919" w:author="N F" w:date="2023-12-05T03:08:00Z">
              <w:rPr>
                <w:rFonts w:cs="Times New Roman"/>
                <w:szCs w:val="24"/>
                <w:lang w:val="en-US"/>
              </w:rPr>
            </w:rPrChange>
          </w:rPr>
          <w:delInstrText>Approval</w:delInstrText>
        </w:r>
        <w:r w:rsidRPr="006E6534" w:rsidDel="008A1743">
          <w:rPr>
            <w:rFonts w:cs="Times New Roman"/>
            <w:color w:val="000000" w:themeColor="text1"/>
            <w:szCs w:val="24"/>
            <w:rPrChange w:id="4920" w:author="N F" w:date="2023-12-05T03:08:00Z">
              <w:rPr>
                <w:rFonts w:cs="Times New Roman"/>
                <w:szCs w:val="24"/>
              </w:rPr>
            </w:rPrChange>
          </w:rPr>
          <w:delInstrText xml:space="preserve"> </w:delInstrText>
        </w:r>
        <w:r w:rsidRPr="006E6534" w:rsidDel="008A1743">
          <w:rPr>
            <w:rFonts w:cs="Times New Roman"/>
            <w:color w:val="000000" w:themeColor="text1"/>
            <w:szCs w:val="24"/>
            <w:lang w:val="en-US"/>
            <w:rPrChange w:id="4921" w:author="N F" w:date="2023-12-05T03:08:00Z">
              <w:rPr>
                <w:rFonts w:cs="Times New Roman"/>
                <w:szCs w:val="24"/>
                <w:lang w:val="en-US"/>
              </w:rPr>
            </w:rPrChange>
          </w:rPr>
          <w:delInstrText>Date</w:delInstrText>
        </w:r>
        <w:r w:rsidRPr="006E6534" w:rsidDel="008A1743">
          <w:rPr>
            <w:rFonts w:cs="Times New Roman"/>
            <w:color w:val="000000" w:themeColor="text1"/>
            <w:szCs w:val="24"/>
            <w:rPrChange w:id="4922" w:author="N F" w:date="2023-12-05T03:08:00Z">
              <w:rPr>
                <w:rFonts w:cs="Times New Roman"/>
                <w:szCs w:val="24"/>
              </w:rPr>
            </w:rPrChange>
          </w:rPr>
          <w:delInstrText xml:space="preserve">: 11/13/2015. </w:delInstrText>
        </w:r>
        <w:r w:rsidRPr="006E6534" w:rsidDel="008A1743">
          <w:rPr>
            <w:rFonts w:cs="Times New Roman"/>
            <w:color w:val="000000" w:themeColor="text1"/>
            <w:szCs w:val="24"/>
            <w:lang w:val="en-US"/>
            <w:rPrChange w:id="4923" w:author="N F" w:date="2023-12-05T03:08:00Z">
              <w:rPr>
                <w:rFonts w:cs="Times New Roman"/>
                <w:szCs w:val="24"/>
                <w:lang w:val="en-US"/>
              </w:rPr>
            </w:rPrChange>
          </w:rPr>
          <w:delInstrText>Pharmacology</w:delInstrText>
        </w:r>
        <w:r w:rsidRPr="006E6534" w:rsidDel="008A1743">
          <w:rPr>
            <w:rFonts w:cs="Times New Roman"/>
            <w:color w:val="000000" w:themeColor="text1"/>
            <w:szCs w:val="24"/>
            <w:rPrChange w:id="4924" w:author="N F" w:date="2023-12-05T03:08:00Z">
              <w:rPr>
                <w:rFonts w:cs="Times New Roman"/>
                <w:szCs w:val="24"/>
              </w:rPr>
            </w:rPrChange>
          </w:rPr>
          <w:delInstrText xml:space="preserve"> </w:delInstrText>
        </w:r>
        <w:r w:rsidRPr="006E6534" w:rsidDel="008A1743">
          <w:rPr>
            <w:rFonts w:cs="Times New Roman"/>
            <w:color w:val="000000" w:themeColor="text1"/>
            <w:szCs w:val="24"/>
            <w:lang w:val="en-US"/>
            <w:rPrChange w:id="4925" w:author="N F" w:date="2023-12-05T03:08:00Z">
              <w:rPr>
                <w:rFonts w:cs="Times New Roman"/>
                <w:szCs w:val="24"/>
                <w:lang w:val="en-US"/>
              </w:rPr>
            </w:rPrChange>
          </w:rPr>
          <w:delInstrText>Review</w:delInstrText>
        </w:r>
        <w:r w:rsidRPr="006E6534" w:rsidDel="008A1743">
          <w:rPr>
            <w:rFonts w:cs="Times New Roman"/>
            <w:color w:val="000000" w:themeColor="text1"/>
            <w:szCs w:val="24"/>
            <w:rPrChange w:id="4926" w:author="N F" w:date="2023-12-05T03:08:00Z">
              <w:rPr>
                <w:rFonts w:cs="Times New Roman"/>
                <w:szCs w:val="24"/>
              </w:rPr>
            </w:rPrChange>
          </w:rPr>
          <w:delInstrText>","</w:delInstrText>
        </w:r>
        <w:r w:rsidRPr="006E6534" w:rsidDel="008A1743">
          <w:rPr>
            <w:rFonts w:cs="Times New Roman"/>
            <w:color w:val="000000" w:themeColor="text1"/>
            <w:szCs w:val="24"/>
            <w:lang w:val="en-US"/>
            <w:rPrChange w:id="4927" w:author="N F" w:date="2023-12-05T03:08:00Z">
              <w:rPr>
                <w:rFonts w:cs="Times New Roman"/>
                <w:szCs w:val="24"/>
                <w:lang w:val="en-US"/>
              </w:rPr>
            </w:rPrChange>
          </w:rPr>
          <w:delInstrText>URL</w:delInstrText>
        </w:r>
        <w:r w:rsidRPr="006E6534" w:rsidDel="008A1743">
          <w:rPr>
            <w:rFonts w:cs="Times New Roman"/>
            <w:color w:val="000000" w:themeColor="text1"/>
            <w:szCs w:val="24"/>
            <w:rPrChange w:id="4928" w:author="N F" w:date="2023-12-05T03:08:00Z">
              <w:rPr>
                <w:rFonts w:cs="Times New Roman"/>
                <w:szCs w:val="24"/>
              </w:rPr>
            </w:rPrChange>
          </w:rPr>
          <w:delInstrText>":"</w:delInstrText>
        </w:r>
        <w:r w:rsidRPr="006E6534" w:rsidDel="008A1743">
          <w:rPr>
            <w:rFonts w:cs="Times New Roman"/>
            <w:color w:val="000000" w:themeColor="text1"/>
            <w:szCs w:val="24"/>
            <w:lang w:val="en-US"/>
            <w:rPrChange w:id="4929" w:author="N F" w:date="2023-12-05T03:08:00Z">
              <w:rPr>
                <w:rFonts w:cs="Times New Roman"/>
                <w:szCs w:val="24"/>
                <w:lang w:val="en-US"/>
              </w:rPr>
            </w:rPrChange>
          </w:rPr>
          <w:delInstrText>https</w:delInstrText>
        </w:r>
        <w:r w:rsidRPr="006E6534" w:rsidDel="008A1743">
          <w:rPr>
            <w:rFonts w:cs="Times New Roman"/>
            <w:color w:val="000000" w:themeColor="text1"/>
            <w:szCs w:val="24"/>
            <w:rPrChange w:id="4930" w:author="N F" w:date="2023-12-05T03:08:00Z">
              <w:rPr>
                <w:rFonts w:cs="Times New Roman"/>
                <w:szCs w:val="24"/>
              </w:rPr>
            </w:rPrChange>
          </w:rPr>
          <w:delInstrText>://</w:delInstrText>
        </w:r>
        <w:r w:rsidRPr="006E6534" w:rsidDel="008A1743">
          <w:rPr>
            <w:rFonts w:cs="Times New Roman"/>
            <w:color w:val="000000" w:themeColor="text1"/>
            <w:szCs w:val="24"/>
            <w:lang w:val="en-US"/>
            <w:rPrChange w:id="4931" w:author="N F" w:date="2023-12-05T03:08:00Z">
              <w:rPr>
                <w:rFonts w:cs="Times New Roman"/>
                <w:szCs w:val="24"/>
                <w:lang w:val="en-US"/>
              </w:rPr>
            </w:rPrChange>
          </w:rPr>
          <w:delInstrText>www</w:delInstrText>
        </w:r>
        <w:r w:rsidRPr="006E6534" w:rsidDel="008A1743">
          <w:rPr>
            <w:rFonts w:cs="Times New Roman"/>
            <w:color w:val="000000" w:themeColor="text1"/>
            <w:szCs w:val="24"/>
            <w:rPrChange w:id="4932" w:author="N F" w:date="2023-12-05T03:08:00Z">
              <w:rPr>
                <w:rFonts w:cs="Times New Roman"/>
                <w:szCs w:val="24"/>
              </w:rPr>
            </w:rPrChange>
          </w:rPr>
          <w:delInstrText>.</w:delInstrText>
        </w:r>
        <w:r w:rsidRPr="006E6534" w:rsidDel="008A1743">
          <w:rPr>
            <w:rFonts w:cs="Times New Roman"/>
            <w:color w:val="000000" w:themeColor="text1"/>
            <w:szCs w:val="24"/>
            <w:lang w:val="en-US"/>
            <w:rPrChange w:id="4933" w:author="N F" w:date="2023-12-05T03:08:00Z">
              <w:rPr>
                <w:rFonts w:cs="Times New Roman"/>
                <w:szCs w:val="24"/>
                <w:lang w:val="en-US"/>
              </w:rPr>
            </w:rPrChange>
          </w:rPr>
          <w:delInstrText>accessdata</w:delInstrText>
        </w:r>
        <w:r w:rsidRPr="006E6534" w:rsidDel="008A1743">
          <w:rPr>
            <w:rFonts w:cs="Times New Roman"/>
            <w:color w:val="000000" w:themeColor="text1"/>
            <w:szCs w:val="24"/>
            <w:rPrChange w:id="4934" w:author="N F" w:date="2023-12-05T03:08:00Z">
              <w:rPr>
                <w:rFonts w:cs="Times New Roman"/>
                <w:szCs w:val="24"/>
              </w:rPr>
            </w:rPrChange>
          </w:rPr>
          <w:delInstrText>.</w:delInstrText>
        </w:r>
        <w:r w:rsidRPr="006E6534" w:rsidDel="008A1743">
          <w:rPr>
            <w:rFonts w:cs="Times New Roman"/>
            <w:color w:val="000000" w:themeColor="text1"/>
            <w:szCs w:val="24"/>
            <w:lang w:val="en-US"/>
            <w:rPrChange w:id="4935" w:author="N F" w:date="2023-12-05T03:08:00Z">
              <w:rPr>
                <w:rFonts w:cs="Times New Roman"/>
                <w:szCs w:val="24"/>
                <w:lang w:val="en-US"/>
              </w:rPr>
            </w:rPrChange>
          </w:rPr>
          <w:delInstrText>fda</w:delInstrText>
        </w:r>
        <w:r w:rsidRPr="006E6534" w:rsidDel="008A1743">
          <w:rPr>
            <w:rFonts w:cs="Times New Roman"/>
            <w:color w:val="000000" w:themeColor="text1"/>
            <w:szCs w:val="24"/>
            <w:rPrChange w:id="4936" w:author="N F" w:date="2023-12-05T03:08:00Z">
              <w:rPr>
                <w:rFonts w:cs="Times New Roman"/>
                <w:szCs w:val="24"/>
              </w:rPr>
            </w:rPrChange>
          </w:rPr>
          <w:delInstrText>.</w:delInstrText>
        </w:r>
        <w:r w:rsidRPr="006E6534" w:rsidDel="008A1743">
          <w:rPr>
            <w:rFonts w:cs="Times New Roman"/>
            <w:color w:val="000000" w:themeColor="text1"/>
            <w:szCs w:val="24"/>
            <w:lang w:val="en-US"/>
            <w:rPrChange w:id="4937" w:author="N F" w:date="2023-12-05T03:08:00Z">
              <w:rPr>
                <w:rFonts w:cs="Times New Roman"/>
                <w:szCs w:val="24"/>
                <w:lang w:val="en-US"/>
              </w:rPr>
            </w:rPrChange>
          </w:rPr>
          <w:delInstrText>gov</w:delInstrText>
        </w:r>
        <w:r w:rsidRPr="006E6534" w:rsidDel="008A1743">
          <w:rPr>
            <w:rFonts w:cs="Times New Roman"/>
            <w:color w:val="000000" w:themeColor="text1"/>
            <w:szCs w:val="24"/>
            <w:rPrChange w:id="4938" w:author="N F" w:date="2023-12-05T03:08:00Z">
              <w:rPr>
                <w:rFonts w:cs="Times New Roman"/>
                <w:szCs w:val="24"/>
              </w:rPr>
            </w:rPrChange>
          </w:rPr>
          <w:delInstrText>/</w:delInstrText>
        </w:r>
        <w:r w:rsidRPr="006E6534" w:rsidDel="008A1743">
          <w:rPr>
            <w:rFonts w:cs="Times New Roman"/>
            <w:color w:val="000000" w:themeColor="text1"/>
            <w:szCs w:val="24"/>
            <w:lang w:val="en-US"/>
            <w:rPrChange w:id="4939" w:author="N F" w:date="2023-12-05T03:08:00Z">
              <w:rPr>
                <w:rFonts w:cs="Times New Roman"/>
                <w:szCs w:val="24"/>
                <w:lang w:val="en-US"/>
              </w:rPr>
            </w:rPrChange>
          </w:rPr>
          <w:delInstrText>drugsatfda</w:delInstrText>
        </w:r>
        <w:r w:rsidRPr="006E6534" w:rsidDel="008A1743">
          <w:rPr>
            <w:rFonts w:cs="Times New Roman"/>
            <w:color w:val="000000" w:themeColor="text1"/>
            <w:szCs w:val="24"/>
            <w:rPrChange w:id="4940" w:author="N F" w:date="2023-12-05T03:08:00Z">
              <w:rPr>
                <w:rFonts w:cs="Times New Roman"/>
                <w:szCs w:val="24"/>
              </w:rPr>
            </w:rPrChange>
          </w:rPr>
          <w:delInstrText>_</w:delInstrText>
        </w:r>
        <w:r w:rsidRPr="006E6534" w:rsidDel="008A1743">
          <w:rPr>
            <w:rFonts w:cs="Times New Roman"/>
            <w:color w:val="000000" w:themeColor="text1"/>
            <w:szCs w:val="24"/>
            <w:lang w:val="en-US"/>
            <w:rPrChange w:id="4941" w:author="N F" w:date="2023-12-05T03:08:00Z">
              <w:rPr>
                <w:rFonts w:cs="Times New Roman"/>
                <w:szCs w:val="24"/>
                <w:lang w:val="en-US"/>
              </w:rPr>
            </w:rPrChange>
          </w:rPr>
          <w:delInstrText>docs</w:delInstrText>
        </w:r>
        <w:r w:rsidRPr="006E6534" w:rsidDel="008A1743">
          <w:rPr>
            <w:rFonts w:cs="Times New Roman"/>
            <w:color w:val="000000" w:themeColor="text1"/>
            <w:szCs w:val="24"/>
            <w:rPrChange w:id="4942" w:author="N F" w:date="2023-12-05T03:08:00Z">
              <w:rPr>
                <w:rFonts w:cs="Times New Roman"/>
                <w:szCs w:val="24"/>
              </w:rPr>
            </w:rPrChange>
          </w:rPr>
          <w:delInstrText>/</w:delInstrText>
        </w:r>
        <w:r w:rsidRPr="006E6534" w:rsidDel="008A1743">
          <w:rPr>
            <w:rFonts w:cs="Times New Roman"/>
            <w:color w:val="000000" w:themeColor="text1"/>
            <w:szCs w:val="24"/>
            <w:lang w:val="en-US"/>
            <w:rPrChange w:id="4943" w:author="N F" w:date="2023-12-05T03:08:00Z">
              <w:rPr>
                <w:rFonts w:cs="Times New Roman"/>
                <w:szCs w:val="24"/>
                <w:lang w:val="en-US"/>
              </w:rPr>
            </w:rPrChange>
          </w:rPr>
          <w:delInstrText>nda</w:delInstrText>
        </w:r>
        <w:r w:rsidRPr="006E6534" w:rsidDel="008A1743">
          <w:rPr>
            <w:rFonts w:cs="Times New Roman"/>
            <w:color w:val="000000" w:themeColor="text1"/>
            <w:szCs w:val="24"/>
            <w:rPrChange w:id="4944" w:author="N F" w:date="2023-12-05T03:08:00Z">
              <w:rPr>
                <w:rFonts w:cs="Times New Roman"/>
                <w:szCs w:val="24"/>
              </w:rPr>
            </w:rPrChange>
          </w:rPr>
          <w:delInstrText>/2015/208065</w:delInstrText>
        </w:r>
        <w:r w:rsidRPr="006E6534" w:rsidDel="008A1743">
          <w:rPr>
            <w:rFonts w:cs="Times New Roman"/>
            <w:color w:val="000000" w:themeColor="text1"/>
            <w:szCs w:val="24"/>
            <w:lang w:val="en-US"/>
            <w:rPrChange w:id="4945" w:author="N F" w:date="2023-12-05T03:08:00Z">
              <w:rPr>
                <w:rFonts w:cs="Times New Roman"/>
                <w:szCs w:val="24"/>
                <w:lang w:val="en-US"/>
              </w:rPr>
            </w:rPrChange>
          </w:rPr>
          <w:delInstrText>Orig</w:delInstrText>
        </w:r>
        <w:r w:rsidRPr="006E6534" w:rsidDel="008A1743">
          <w:rPr>
            <w:rFonts w:cs="Times New Roman"/>
            <w:color w:val="000000" w:themeColor="text1"/>
            <w:szCs w:val="24"/>
            <w:rPrChange w:id="4946" w:author="N F" w:date="2023-12-05T03:08:00Z">
              <w:rPr>
                <w:rFonts w:cs="Times New Roman"/>
                <w:szCs w:val="24"/>
              </w:rPr>
            </w:rPrChange>
          </w:rPr>
          <w:delInstrText>1</w:delInstrText>
        </w:r>
        <w:r w:rsidRPr="006E6534" w:rsidDel="008A1743">
          <w:rPr>
            <w:rFonts w:cs="Times New Roman"/>
            <w:color w:val="000000" w:themeColor="text1"/>
            <w:szCs w:val="24"/>
            <w:lang w:val="en-US"/>
            <w:rPrChange w:id="4947" w:author="N F" w:date="2023-12-05T03:08:00Z">
              <w:rPr>
                <w:rFonts w:cs="Times New Roman"/>
                <w:szCs w:val="24"/>
                <w:lang w:val="en-US"/>
              </w:rPr>
            </w:rPrChange>
          </w:rPr>
          <w:delInstrText>s</w:delInstrText>
        </w:r>
        <w:r w:rsidRPr="006E6534" w:rsidDel="008A1743">
          <w:rPr>
            <w:rFonts w:cs="Times New Roman"/>
            <w:color w:val="000000" w:themeColor="text1"/>
            <w:szCs w:val="24"/>
            <w:rPrChange w:id="4948" w:author="N F" w:date="2023-12-05T03:08:00Z">
              <w:rPr>
                <w:rFonts w:cs="Times New Roman"/>
                <w:szCs w:val="24"/>
              </w:rPr>
            </w:rPrChange>
          </w:rPr>
          <w:delInstrText>000</w:delInstrText>
        </w:r>
        <w:r w:rsidRPr="006E6534" w:rsidDel="008A1743">
          <w:rPr>
            <w:rFonts w:cs="Times New Roman"/>
            <w:color w:val="000000" w:themeColor="text1"/>
            <w:szCs w:val="24"/>
            <w:lang w:val="en-US"/>
            <w:rPrChange w:id="4949" w:author="N F" w:date="2023-12-05T03:08:00Z">
              <w:rPr>
                <w:rFonts w:cs="Times New Roman"/>
                <w:szCs w:val="24"/>
                <w:lang w:val="en-US"/>
              </w:rPr>
            </w:rPrChange>
          </w:rPr>
          <w:delInstrText>TOC</w:delInstrText>
        </w:r>
        <w:r w:rsidRPr="006E6534" w:rsidDel="008A1743">
          <w:rPr>
            <w:rFonts w:cs="Times New Roman"/>
            <w:color w:val="000000" w:themeColor="text1"/>
            <w:szCs w:val="24"/>
            <w:rPrChange w:id="4950" w:author="N F" w:date="2023-12-05T03:08:00Z">
              <w:rPr>
                <w:rFonts w:cs="Times New Roman"/>
                <w:szCs w:val="24"/>
              </w:rPr>
            </w:rPrChange>
          </w:rPr>
          <w:delInstrText>.</w:delInstrText>
        </w:r>
        <w:r w:rsidRPr="006E6534" w:rsidDel="008A1743">
          <w:rPr>
            <w:rFonts w:cs="Times New Roman"/>
            <w:color w:val="000000" w:themeColor="text1"/>
            <w:szCs w:val="24"/>
            <w:lang w:val="en-US"/>
            <w:rPrChange w:id="4951" w:author="N F" w:date="2023-12-05T03:08:00Z">
              <w:rPr>
                <w:rFonts w:cs="Times New Roman"/>
                <w:szCs w:val="24"/>
                <w:lang w:val="en-US"/>
              </w:rPr>
            </w:rPrChange>
          </w:rPr>
          <w:delInstrText>cfm</w:delInstrText>
        </w:r>
        <w:r w:rsidRPr="006E6534" w:rsidDel="008A1743">
          <w:rPr>
            <w:rFonts w:cs="Times New Roman"/>
            <w:color w:val="000000" w:themeColor="text1"/>
            <w:szCs w:val="24"/>
            <w:rPrChange w:id="4952" w:author="N F" w:date="2023-12-05T03:08:00Z">
              <w:rPr>
                <w:rFonts w:cs="Times New Roman"/>
                <w:szCs w:val="24"/>
              </w:rPr>
            </w:rPrChange>
          </w:rPr>
          <w:delInstrText>","</w:delInstrText>
        </w:r>
        <w:r w:rsidRPr="006E6534" w:rsidDel="008A1743">
          <w:rPr>
            <w:rFonts w:cs="Times New Roman"/>
            <w:color w:val="000000" w:themeColor="text1"/>
            <w:szCs w:val="24"/>
            <w:lang w:val="en-US"/>
            <w:rPrChange w:id="4953" w:author="N F" w:date="2023-12-05T03:08:00Z">
              <w:rPr>
                <w:rFonts w:cs="Times New Roman"/>
                <w:szCs w:val="24"/>
                <w:lang w:val="en-US"/>
              </w:rPr>
            </w:rPrChange>
          </w:rPr>
          <w:delInstrText>accessed</w:delInstrText>
        </w:r>
        <w:r w:rsidRPr="006E6534" w:rsidDel="008A1743">
          <w:rPr>
            <w:rFonts w:cs="Times New Roman"/>
            <w:color w:val="000000" w:themeColor="text1"/>
            <w:szCs w:val="24"/>
            <w:rPrChange w:id="4954" w:author="N F" w:date="2023-12-05T03:08:00Z">
              <w:rPr>
                <w:rFonts w:cs="Times New Roman"/>
                <w:szCs w:val="24"/>
              </w:rPr>
            </w:rPrChange>
          </w:rPr>
          <w:delInstrText>":{"</w:delInstrText>
        </w:r>
        <w:r w:rsidRPr="006E6534" w:rsidDel="008A1743">
          <w:rPr>
            <w:rFonts w:cs="Times New Roman"/>
            <w:color w:val="000000" w:themeColor="text1"/>
            <w:szCs w:val="24"/>
            <w:lang w:val="en-US"/>
            <w:rPrChange w:id="4955" w:author="N F" w:date="2023-12-05T03:08:00Z">
              <w:rPr>
                <w:rFonts w:cs="Times New Roman"/>
                <w:szCs w:val="24"/>
                <w:lang w:val="en-US"/>
              </w:rPr>
            </w:rPrChange>
          </w:rPr>
          <w:delInstrText>date</w:delInstrText>
        </w:r>
        <w:r w:rsidRPr="006E6534" w:rsidDel="008A1743">
          <w:rPr>
            <w:rFonts w:cs="Times New Roman"/>
            <w:color w:val="000000" w:themeColor="text1"/>
            <w:szCs w:val="24"/>
            <w:rPrChange w:id="4956" w:author="N F" w:date="2023-12-05T03:08:00Z">
              <w:rPr>
                <w:rFonts w:cs="Times New Roman"/>
                <w:szCs w:val="24"/>
              </w:rPr>
            </w:rPrChange>
          </w:rPr>
          <w:delInstrText>-</w:delInstrText>
        </w:r>
        <w:r w:rsidRPr="006E6534" w:rsidDel="008A1743">
          <w:rPr>
            <w:rFonts w:cs="Times New Roman"/>
            <w:color w:val="000000" w:themeColor="text1"/>
            <w:szCs w:val="24"/>
            <w:lang w:val="en-US"/>
            <w:rPrChange w:id="4957" w:author="N F" w:date="2023-12-05T03:08:00Z">
              <w:rPr>
                <w:rFonts w:cs="Times New Roman"/>
                <w:szCs w:val="24"/>
                <w:lang w:val="en-US"/>
              </w:rPr>
            </w:rPrChange>
          </w:rPr>
          <w:delInstrText>parts</w:delInstrText>
        </w:r>
        <w:r w:rsidRPr="006E6534" w:rsidDel="008A1743">
          <w:rPr>
            <w:rFonts w:cs="Times New Roman"/>
            <w:color w:val="000000" w:themeColor="text1"/>
            <w:szCs w:val="24"/>
            <w:rPrChange w:id="4958" w:author="N F" w:date="2023-12-05T03:08:00Z">
              <w:rPr>
                <w:rFonts w:cs="Times New Roman"/>
                <w:szCs w:val="24"/>
              </w:rPr>
            </w:rPrChange>
          </w:rPr>
          <w:delInstrText>":[["2022",8,2]]}}}],"</w:delInstrText>
        </w:r>
        <w:r w:rsidRPr="006E6534" w:rsidDel="008A1743">
          <w:rPr>
            <w:rFonts w:cs="Times New Roman"/>
            <w:color w:val="000000" w:themeColor="text1"/>
            <w:szCs w:val="24"/>
            <w:lang w:val="en-US"/>
            <w:rPrChange w:id="4959" w:author="N F" w:date="2023-12-05T03:08:00Z">
              <w:rPr>
                <w:rFonts w:cs="Times New Roman"/>
                <w:szCs w:val="24"/>
                <w:lang w:val="en-US"/>
              </w:rPr>
            </w:rPrChange>
          </w:rPr>
          <w:delInstrText>schema</w:delInstrText>
        </w:r>
        <w:r w:rsidRPr="006E6534" w:rsidDel="008A1743">
          <w:rPr>
            <w:rFonts w:cs="Times New Roman"/>
            <w:color w:val="000000" w:themeColor="text1"/>
            <w:szCs w:val="24"/>
            <w:rPrChange w:id="4960" w:author="N F" w:date="2023-12-05T03:08:00Z">
              <w:rPr>
                <w:rFonts w:cs="Times New Roman"/>
                <w:szCs w:val="24"/>
              </w:rPr>
            </w:rPrChange>
          </w:rPr>
          <w:delInstrText>":"</w:delInstrText>
        </w:r>
        <w:r w:rsidRPr="006E6534" w:rsidDel="008A1743">
          <w:rPr>
            <w:rFonts w:cs="Times New Roman"/>
            <w:color w:val="000000" w:themeColor="text1"/>
            <w:szCs w:val="24"/>
            <w:lang w:val="en-US"/>
            <w:rPrChange w:id="4961" w:author="N F" w:date="2023-12-05T03:08:00Z">
              <w:rPr>
                <w:rFonts w:cs="Times New Roman"/>
                <w:szCs w:val="24"/>
                <w:lang w:val="en-US"/>
              </w:rPr>
            </w:rPrChange>
          </w:rPr>
          <w:delInstrText>https</w:delInstrText>
        </w:r>
        <w:r w:rsidRPr="006E6534" w:rsidDel="008A1743">
          <w:rPr>
            <w:rFonts w:cs="Times New Roman"/>
            <w:color w:val="000000" w:themeColor="text1"/>
            <w:szCs w:val="24"/>
            <w:rPrChange w:id="4962" w:author="N F" w:date="2023-12-05T03:08:00Z">
              <w:rPr>
                <w:rFonts w:cs="Times New Roman"/>
                <w:szCs w:val="24"/>
              </w:rPr>
            </w:rPrChange>
          </w:rPr>
          <w:delInstrText>://</w:delInstrText>
        </w:r>
        <w:r w:rsidRPr="006E6534" w:rsidDel="008A1743">
          <w:rPr>
            <w:rFonts w:cs="Times New Roman"/>
            <w:color w:val="000000" w:themeColor="text1"/>
            <w:szCs w:val="24"/>
            <w:lang w:val="en-US"/>
            <w:rPrChange w:id="4963" w:author="N F" w:date="2023-12-05T03:08:00Z">
              <w:rPr>
                <w:rFonts w:cs="Times New Roman"/>
                <w:szCs w:val="24"/>
                <w:lang w:val="en-US"/>
              </w:rPr>
            </w:rPrChange>
          </w:rPr>
          <w:delInstrText>github</w:delInstrText>
        </w:r>
        <w:r w:rsidRPr="006E6534" w:rsidDel="008A1743">
          <w:rPr>
            <w:rFonts w:cs="Times New Roman"/>
            <w:color w:val="000000" w:themeColor="text1"/>
            <w:szCs w:val="24"/>
            <w:rPrChange w:id="4964" w:author="N F" w:date="2023-12-05T03:08:00Z">
              <w:rPr>
                <w:rFonts w:cs="Times New Roman"/>
                <w:szCs w:val="24"/>
              </w:rPr>
            </w:rPrChange>
          </w:rPr>
          <w:delInstrText>.</w:delInstrText>
        </w:r>
        <w:r w:rsidRPr="006E6534" w:rsidDel="008A1743">
          <w:rPr>
            <w:rFonts w:cs="Times New Roman"/>
            <w:color w:val="000000" w:themeColor="text1"/>
            <w:szCs w:val="24"/>
            <w:lang w:val="en-US"/>
            <w:rPrChange w:id="4965" w:author="N F" w:date="2023-12-05T03:08:00Z">
              <w:rPr>
                <w:rFonts w:cs="Times New Roman"/>
                <w:szCs w:val="24"/>
                <w:lang w:val="en-US"/>
              </w:rPr>
            </w:rPrChange>
          </w:rPr>
          <w:delInstrText>com</w:delInstrText>
        </w:r>
        <w:r w:rsidRPr="006E6534" w:rsidDel="008A1743">
          <w:rPr>
            <w:rFonts w:cs="Times New Roman"/>
            <w:color w:val="000000" w:themeColor="text1"/>
            <w:szCs w:val="24"/>
            <w:rPrChange w:id="4966" w:author="N F" w:date="2023-12-05T03:08:00Z">
              <w:rPr>
                <w:rFonts w:cs="Times New Roman"/>
                <w:szCs w:val="24"/>
              </w:rPr>
            </w:rPrChange>
          </w:rPr>
          <w:delInstrText>/</w:delInstrText>
        </w:r>
        <w:r w:rsidRPr="006E6534" w:rsidDel="008A1743">
          <w:rPr>
            <w:rFonts w:cs="Times New Roman"/>
            <w:color w:val="000000" w:themeColor="text1"/>
            <w:szCs w:val="24"/>
            <w:lang w:val="en-US"/>
            <w:rPrChange w:id="4967" w:author="N F" w:date="2023-12-05T03:08:00Z">
              <w:rPr>
                <w:rFonts w:cs="Times New Roman"/>
                <w:szCs w:val="24"/>
                <w:lang w:val="en-US"/>
              </w:rPr>
            </w:rPrChange>
          </w:rPr>
          <w:delInstrText>citation</w:delInstrText>
        </w:r>
        <w:r w:rsidRPr="006E6534" w:rsidDel="008A1743">
          <w:rPr>
            <w:rFonts w:cs="Times New Roman"/>
            <w:color w:val="000000" w:themeColor="text1"/>
            <w:szCs w:val="24"/>
            <w:rPrChange w:id="4968" w:author="N F" w:date="2023-12-05T03:08:00Z">
              <w:rPr>
                <w:rFonts w:cs="Times New Roman"/>
                <w:szCs w:val="24"/>
              </w:rPr>
            </w:rPrChange>
          </w:rPr>
          <w:delInstrText>-</w:delInstrText>
        </w:r>
        <w:r w:rsidRPr="006E6534" w:rsidDel="008A1743">
          <w:rPr>
            <w:rFonts w:cs="Times New Roman"/>
            <w:color w:val="000000" w:themeColor="text1"/>
            <w:szCs w:val="24"/>
            <w:lang w:val="en-US"/>
            <w:rPrChange w:id="4969" w:author="N F" w:date="2023-12-05T03:08:00Z">
              <w:rPr>
                <w:rFonts w:cs="Times New Roman"/>
                <w:szCs w:val="24"/>
                <w:lang w:val="en-US"/>
              </w:rPr>
            </w:rPrChange>
          </w:rPr>
          <w:delInstrText>style</w:delInstrText>
        </w:r>
        <w:r w:rsidRPr="006E6534" w:rsidDel="008A1743">
          <w:rPr>
            <w:rFonts w:cs="Times New Roman"/>
            <w:color w:val="000000" w:themeColor="text1"/>
            <w:szCs w:val="24"/>
            <w:rPrChange w:id="4970" w:author="N F" w:date="2023-12-05T03:08:00Z">
              <w:rPr>
                <w:rFonts w:cs="Times New Roman"/>
                <w:szCs w:val="24"/>
              </w:rPr>
            </w:rPrChange>
          </w:rPr>
          <w:delInstrText>-</w:delInstrText>
        </w:r>
        <w:r w:rsidRPr="006E6534" w:rsidDel="008A1743">
          <w:rPr>
            <w:rFonts w:cs="Times New Roman"/>
            <w:color w:val="000000" w:themeColor="text1"/>
            <w:szCs w:val="24"/>
            <w:lang w:val="en-US"/>
            <w:rPrChange w:id="4971" w:author="N F" w:date="2023-12-05T03:08:00Z">
              <w:rPr>
                <w:rFonts w:cs="Times New Roman"/>
                <w:szCs w:val="24"/>
                <w:lang w:val="en-US"/>
              </w:rPr>
            </w:rPrChange>
          </w:rPr>
          <w:delInstrText>language</w:delInstrText>
        </w:r>
        <w:r w:rsidRPr="006E6534" w:rsidDel="008A1743">
          <w:rPr>
            <w:rFonts w:cs="Times New Roman"/>
            <w:color w:val="000000" w:themeColor="text1"/>
            <w:szCs w:val="24"/>
            <w:rPrChange w:id="4972" w:author="N F" w:date="2023-12-05T03:08:00Z">
              <w:rPr>
                <w:rFonts w:cs="Times New Roman"/>
                <w:szCs w:val="24"/>
              </w:rPr>
            </w:rPrChange>
          </w:rPr>
          <w:delInstrText>/</w:delInstrText>
        </w:r>
        <w:r w:rsidRPr="006E6534" w:rsidDel="008A1743">
          <w:rPr>
            <w:rFonts w:cs="Times New Roman"/>
            <w:color w:val="000000" w:themeColor="text1"/>
            <w:szCs w:val="24"/>
            <w:lang w:val="en-US"/>
            <w:rPrChange w:id="4973" w:author="N F" w:date="2023-12-05T03:08:00Z">
              <w:rPr>
                <w:rFonts w:cs="Times New Roman"/>
                <w:szCs w:val="24"/>
                <w:lang w:val="en-US"/>
              </w:rPr>
            </w:rPrChange>
          </w:rPr>
          <w:delInstrText>schema</w:delInstrText>
        </w:r>
        <w:r w:rsidRPr="006E6534" w:rsidDel="008A1743">
          <w:rPr>
            <w:rFonts w:cs="Times New Roman"/>
            <w:color w:val="000000" w:themeColor="text1"/>
            <w:szCs w:val="24"/>
            <w:rPrChange w:id="4974" w:author="N F" w:date="2023-12-05T03:08:00Z">
              <w:rPr>
                <w:rFonts w:cs="Times New Roman"/>
                <w:szCs w:val="24"/>
              </w:rPr>
            </w:rPrChange>
          </w:rPr>
          <w:delInstrText>/</w:delInstrText>
        </w:r>
        <w:r w:rsidRPr="006E6534" w:rsidDel="008A1743">
          <w:rPr>
            <w:rFonts w:cs="Times New Roman"/>
            <w:color w:val="000000" w:themeColor="text1"/>
            <w:szCs w:val="24"/>
            <w:lang w:val="en-US"/>
            <w:rPrChange w:id="4975" w:author="N F" w:date="2023-12-05T03:08:00Z">
              <w:rPr>
                <w:rFonts w:cs="Times New Roman"/>
                <w:szCs w:val="24"/>
                <w:lang w:val="en-US"/>
              </w:rPr>
            </w:rPrChange>
          </w:rPr>
          <w:delInstrText>raw</w:delInstrText>
        </w:r>
        <w:r w:rsidRPr="006E6534" w:rsidDel="008A1743">
          <w:rPr>
            <w:rFonts w:cs="Times New Roman"/>
            <w:color w:val="000000" w:themeColor="text1"/>
            <w:szCs w:val="24"/>
            <w:rPrChange w:id="4976" w:author="N F" w:date="2023-12-05T03:08:00Z">
              <w:rPr>
                <w:rFonts w:cs="Times New Roman"/>
                <w:szCs w:val="24"/>
              </w:rPr>
            </w:rPrChange>
          </w:rPr>
          <w:delInstrText>/</w:delInstrText>
        </w:r>
        <w:r w:rsidRPr="006E6534" w:rsidDel="008A1743">
          <w:rPr>
            <w:rFonts w:cs="Times New Roman"/>
            <w:color w:val="000000" w:themeColor="text1"/>
            <w:szCs w:val="24"/>
            <w:lang w:val="en-US"/>
            <w:rPrChange w:id="4977" w:author="N F" w:date="2023-12-05T03:08:00Z">
              <w:rPr>
                <w:rFonts w:cs="Times New Roman"/>
                <w:szCs w:val="24"/>
                <w:lang w:val="en-US"/>
              </w:rPr>
            </w:rPrChange>
          </w:rPr>
          <w:delInstrText>master</w:delInstrText>
        </w:r>
        <w:r w:rsidRPr="006E6534" w:rsidDel="008A1743">
          <w:rPr>
            <w:rFonts w:cs="Times New Roman"/>
            <w:color w:val="000000" w:themeColor="text1"/>
            <w:szCs w:val="24"/>
            <w:rPrChange w:id="4978" w:author="N F" w:date="2023-12-05T03:08:00Z">
              <w:rPr>
                <w:rFonts w:cs="Times New Roman"/>
                <w:szCs w:val="24"/>
              </w:rPr>
            </w:rPrChange>
          </w:rPr>
          <w:delInstrText>/</w:delInstrText>
        </w:r>
        <w:r w:rsidRPr="006E6534" w:rsidDel="008A1743">
          <w:rPr>
            <w:rFonts w:cs="Times New Roman"/>
            <w:color w:val="000000" w:themeColor="text1"/>
            <w:szCs w:val="24"/>
            <w:lang w:val="en-US"/>
            <w:rPrChange w:id="4979" w:author="N F" w:date="2023-12-05T03:08:00Z">
              <w:rPr>
                <w:rFonts w:cs="Times New Roman"/>
                <w:szCs w:val="24"/>
                <w:lang w:val="en-US"/>
              </w:rPr>
            </w:rPrChange>
          </w:rPr>
          <w:delInstrText>csl</w:delInstrText>
        </w:r>
        <w:r w:rsidRPr="006E6534" w:rsidDel="008A1743">
          <w:rPr>
            <w:rFonts w:cs="Times New Roman"/>
            <w:color w:val="000000" w:themeColor="text1"/>
            <w:szCs w:val="24"/>
            <w:rPrChange w:id="4980" w:author="N F" w:date="2023-12-05T03:08:00Z">
              <w:rPr>
                <w:rFonts w:cs="Times New Roman"/>
                <w:szCs w:val="24"/>
              </w:rPr>
            </w:rPrChange>
          </w:rPr>
          <w:delInstrText>-</w:delInstrText>
        </w:r>
        <w:r w:rsidRPr="006E6534" w:rsidDel="008A1743">
          <w:rPr>
            <w:rFonts w:cs="Times New Roman"/>
            <w:color w:val="000000" w:themeColor="text1"/>
            <w:szCs w:val="24"/>
            <w:lang w:val="en-US"/>
            <w:rPrChange w:id="4981" w:author="N F" w:date="2023-12-05T03:08:00Z">
              <w:rPr>
                <w:rFonts w:cs="Times New Roman"/>
                <w:szCs w:val="24"/>
                <w:lang w:val="en-US"/>
              </w:rPr>
            </w:rPrChange>
          </w:rPr>
          <w:delInstrText>citation</w:delInstrText>
        </w:r>
        <w:r w:rsidRPr="006E6534" w:rsidDel="008A1743">
          <w:rPr>
            <w:rFonts w:cs="Times New Roman"/>
            <w:color w:val="000000" w:themeColor="text1"/>
            <w:szCs w:val="24"/>
            <w:rPrChange w:id="4982" w:author="N F" w:date="2023-12-05T03:08:00Z">
              <w:rPr>
                <w:rFonts w:cs="Times New Roman"/>
                <w:szCs w:val="24"/>
              </w:rPr>
            </w:rPrChange>
          </w:rPr>
          <w:delInstrText>.</w:delInstrText>
        </w:r>
        <w:r w:rsidRPr="006E6534" w:rsidDel="008A1743">
          <w:rPr>
            <w:rFonts w:cs="Times New Roman"/>
            <w:color w:val="000000" w:themeColor="text1"/>
            <w:szCs w:val="24"/>
            <w:lang w:val="en-US"/>
            <w:rPrChange w:id="4983" w:author="N F" w:date="2023-12-05T03:08:00Z">
              <w:rPr>
                <w:rFonts w:cs="Times New Roman"/>
                <w:szCs w:val="24"/>
                <w:lang w:val="en-US"/>
              </w:rPr>
            </w:rPrChange>
          </w:rPr>
          <w:delInstrText>json</w:delInstrText>
        </w:r>
        <w:r w:rsidRPr="006E6534" w:rsidDel="008A1743">
          <w:rPr>
            <w:rFonts w:cs="Times New Roman"/>
            <w:color w:val="000000" w:themeColor="text1"/>
            <w:szCs w:val="24"/>
            <w:rPrChange w:id="4984" w:author="N F" w:date="2023-12-05T03:08:00Z">
              <w:rPr>
                <w:rFonts w:cs="Times New Roman"/>
                <w:szCs w:val="24"/>
              </w:rPr>
            </w:rPrChange>
          </w:rPr>
          <w:delInstrText xml:space="preserve">"} </w:delInstrText>
        </w:r>
        <w:r w:rsidRPr="006E6534" w:rsidDel="008A1743">
          <w:rPr>
            <w:rFonts w:cs="Times New Roman"/>
            <w:color w:val="000000" w:themeColor="text1"/>
            <w:szCs w:val="24"/>
            <w:lang w:val="en-US"/>
            <w:rPrChange w:id="4985" w:author="N F" w:date="2023-12-05T03:08:00Z">
              <w:rPr>
                <w:rFonts w:cs="Times New Roman"/>
                <w:szCs w:val="24"/>
                <w:lang w:val="en-US"/>
              </w:rPr>
            </w:rPrChange>
          </w:rPr>
          <w:fldChar w:fldCharType="separate"/>
        </w:r>
        <w:r w:rsidRPr="006E6534" w:rsidDel="008A1743">
          <w:rPr>
            <w:rFonts w:cs="Times New Roman"/>
            <w:color w:val="000000" w:themeColor="text1"/>
            <w:szCs w:val="24"/>
            <w:rPrChange w:id="4986" w:author="N F" w:date="2023-12-05T03:08:00Z">
              <w:rPr>
                <w:rFonts w:cs="Times New Roman"/>
                <w:szCs w:val="24"/>
              </w:rPr>
            </w:rPrChange>
          </w:rPr>
          <w:delText>(6)</w:delText>
        </w:r>
        <w:r w:rsidRPr="006E6534" w:rsidDel="008A1743">
          <w:rPr>
            <w:rFonts w:cs="Times New Roman"/>
            <w:color w:val="000000" w:themeColor="text1"/>
            <w:szCs w:val="24"/>
            <w:lang w:val="en-US"/>
            <w:rPrChange w:id="4987" w:author="N F" w:date="2023-12-05T03:08:00Z">
              <w:rPr>
                <w:rFonts w:cs="Times New Roman"/>
                <w:szCs w:val="24"/>
                <w:lang w:val="en-US"/>
              </w:rPr>
            </w:rPrChange>
          </w:rPr>
          <w:fldChar w:fldCharType="end"/>
        </w:r>
      </w:del>
      <w:r w:rsidRPr="006E6534">
        <w:rPr>
          <w:rFonts w:cs="Times New Roman"/>
          <w:color w:val="000000" w:themeColor="text1"/>
          <w:szCs w:val="24"/>
          <w:rPrChange w:id="4988" w:author="N F" w:date="2023-12-05T03:08:00Z">
            <w:rPr>
              <w:rFonts w:cs="Times New Roman"/>
              <w:szCs w:val="24"/>
            </w:rPr>
          </w:rPrChange>
        </w:rPr>
        <w:t>.</w:t>
      </w:r>
    </w:p>
    <w:p w14:paraId="401EC198" w14:textId="5DE95FD7" w:rsidR="00E654FD" w:rsidRPr="006E6534" w:rsidRDefault="000D78B3">
      <w:pPr>
        <w:spacing w:after="0" w:line="240" w:lineRule="auto"/>
        <w:rPr>
          <w:rFonts w:cs="Times New Roman"/>
          <w:color w:val="000000" w:themeColor="text1"/>
          <w:szCs w:val="24"/>
          <w:rPrChange w:id="4989" w:author="N F" w:date="2023-12-05T03:08:00Z">
            <w:rPr>
              <w:rFonts w:cs="Times New Roman"/>
              <w:szCs w:val="24"/>
            </w:rPr>
          </w:rPrChange>
        </w:rPr>
        <w:pPrChange w:id="4990" w:author="Barshadskaya, Yuliya" w:date="2024-01-13T19:11:00Z">
          <w:pPr/>
        </w:pPrChange>
      </w:pPr>
      <w:r w:rsidRPr="006E6534">
        <w:rPr>
          <w:rFonts w:cs="Times New Roman"/>
          <w:color w:val="000000" w:themeColor="text1"/>
          <w:szCs w:val="24"/>
          <w:lang w:val="en-GB"/>
          <w:rPrChange w:id="4991" w:author="N F" w:date="2023-12-05T03:08:00Z">
            <w:rPr>
              <w:rFonts w:cs="Times New Roman"/>
              <w:szCs w:val="24"/>
              <w:lang w:val="en-GB"/>
            </w:rPr>
          </w:rPrChange>
        </w:rPr>
        <w:t>Chuang</w:t>
      </w:r>
      <w:r w:rsidRPr="006E6534">
        <w:rPr>
          <w:rFonts w:cs="Times New Roman"/>
          <w:color w:val="000000" w:themeColor="text1"/>
          <w:szCs w:val="24"/>
          <w:rPrChange w:id="4992" w:author="N F" w:date="2023-12-05T03:08:00Z">
            <w:rPr>
              <w:rFonts w:cs="Times New Roman"/>
              <w:szCs w:val="24"/>
            </w:rPr>
          </w:rPrChange>
        </w:rPr>
        <w:t xml:space="preserve"> </w:t>
      </w:r>
      <w:r w:rsidRPr="006E6534">
        <w:rPr>
          <w:rFonts w:cs="Times New Roman"/>
          <w:color w:val="000000" w:themeColor="text1"/>
          <w:szCs w:val="24"/>
          <w:lang w:val="en-US"/>
          <w:rPrChange w:id="4993" w:author="N F" w:date="2023-12-05T03:08:00Z">
            <w:rPr>
              <w:rFonts w:cs="Times New Roman"/>
              <w:szCs w:val="24"/>
              <w:lang w:val="en-US"/>
            </w:rPr>
          </w:rPrChange>
        </w:rPr>
        <w:t>et</w:t>
      </w:r>
      <w:r w:rsidRPr="006E6534">
        <w:rPr>
          <w:rFonts w:cs="Times New Roman"/>
          <w:color w:val="000000" w:themeColor="text1"/>
          <w:szCs w:val="24"/>
          <w:rPrChange w:id="4994" w:author="N F" w:date="2023-12-05T03:08:00Z">
            <w:rPr>
              <w:rFonts w:cs="Times New Roman"/>
              <w:szCs w:val="24"/>
            </w:rPr>
          </w:rPrChange>
        </w:rPr>
        <w:t xml:space="preserve"> </w:t>
      </w:r>
      <w:r w:rsidRPr="006E6534">
        <w:rPr>
          <w:rFonts w:cs="Times New Roman"/>
          <w:color w:val="000000" w:themeColor="text1"/>
          <w:szCs w:val="24"/>
          <w:lang w:val="en-US"/>
          <w:rPrChange w:id="4995" w:author="N F" w:date="2023-12-05T03:08:00Z">
            <w:rPr>
              <w:rFonts w:cs="Times New Roman"/>
              <w:szCs w:val="24"/>
              <w:lang w:val="en-US"/>
            </w:rPr>
          </w:rPrChange>
        </w:rPr>
        <w:t>al</w:t>
      </w:r>
      <w:r w:rsidRPr="006E6534">
        <w:rPr>
          <w:rFonts w:cs="Times New Roman"/>
          <w:color w:val="000000" w:themeColor="text1"/>
          <w:szCs w:val="24"/>
          <w:rPrChange w:id="4996" w:author="N F" w:date="2023-12-05T03:08:00Z">
            <w:rPr>
              <w:rFonts w:cs="Times New Roman"/>
              <w:szCs w:val="24"/>
            </w:rPr>
          </w:rPrChange>
        </w:rPr>
        <w:t>. (2021)</w:t>
      </w:r>
      <w:r w:rsidR="006726A6" w:rsidRPr="006E6534">
        <w:rPr>
          <w:rFonts w:cs="Times New Roman"/>
          <w:color w:val="000000" w:themeColor="text1"/>
          <w:szCs w:val="24"/>
          <w:rPrChange w:id="4997" w:author="N F" w:date="2023-12-05T03:08:00Z">
            <w:rPr>
              <w:rFonts w:cs="Times New Roman"/>
              <w:szCs w:val="24"/>
            </w:rPr>
          </w:rPrChange>
        </w:rPr>
        <w:t xml:space="preserve"> оценивали связь аннексина </w:t>
      </w:r>
      <w:r w:rsidR="006726A6" w:rsidRPr="006E6534">
        <w:rPr>
          <w:rFonts w:cs="Times New Roman"/>
          <w:color w:val="000000" w:themeColor="text1"/>
          <w:szCs w:val="24"/>
          <w:lang w:val="en-US"/>
          <w:rPrChange w:id="4998" w:author="N F" w:date="2023-12-05T03:08:00Z">
            <w:rPr>
              <w:rFonts w:cs="Times New Roman"/>
              <w:szCs w:val="24"/>
              <w:lang w:val="en-US"/>
            </w:rPr>
          </w:rPrChange>
        </w:rPr>
        <w:t>A</w:t>
      </w:r>
      <w:r w:rsidR="006726A6" w:rsidRPr="006E6534">
        <w:rPr>
          <w:rFonts w:cs="Times New Roman"/>
          <w:color w:val="000000" w:themeColor="text1"/>
          <w:szCs w:val="24"/>
          <w:rPrChange w:id="4999" w:author="N F" w:date="2023-12-05T03:08:00Z">
            <w:rPr>
              <w:rFonts w:cs="Times New Roman"/>
              <w:szCs w:val="24"/>
            </w:rPr>
          </w:rPrChange>
        </w:rPr>
        <w:t xml:space="preserve">1 и химиочувствительности с ингибитором тирозинкиназы </w:t>
      </w:r>
      <w:r w:rsidR="006726A6" w:rsidRPr="006E6534">
        <w:rPr>
          <w:rFonts w:cs="Times New Roman"/>
          <w:color w:val="000000" w:themeColor="text1"/>
          <w:szCs w:val="24"/>
          <w:lang w:val="en-US"/>
          <w:rPrChange w:id="5000" w:author="N F" w:date="2023-12-05T03:08:00Z">
            <w:rPr>
              <w:rFonts w:cs="Times New Roman"/>
              <w:szCs w:val="24"/>
              <w:lang w:val="en-US"/>
            </w:rPr>
          </w:rPrChange>
        </w:rPr>
        <w:t>EGFR</w:t>
      </w:r>
      <w:r w:rsidR="006726A6" w:rsidRPr="006E6534">
        <w:rPr>
          <w:rFonts w:cs="Times New Roman"/>
          <w:color w:val="000000" w:themeColor="text1"/>
          <w:szCs w:val="24"/>
          <w:rPrChange w:id="5001" w:author="N F" w:date="2023-12-05T03:08:00Z">
            <w:rPr>
              <w:rFonts w:cs="Times New Roman"/>
              <w:szCs w:val="24"/>
            </w:rPr>
          </w:rPrChange>
        </w:rPr>
        <w:t xml:space="preserve"> третьего поколения осимертинибом в клетках рака легких с мутациями </w:t>
      </w:r>
      <w:r w:rsidR="006726A6" w:rsidRPr="006E6534">
        <w:rPr>
          <w:rFonts w:cs="Times New Roman"/>
          <w:color w:val="000000" w:themeColor="text1"/>
          <w:szCs w:val="24"/>
          <w:lang w:val="en-US"/>
          <w:rPrChange w:id="5002" w:author="N F" w:date="2023-12-05T03:08:00Z">
            <w:rPr>
              <w:rFonts w:cs="Times New Roman"/>
              <w:szCs w:val="24"/>
              <w:lang w:val="en-US"/>
            </w:rPr>
          </w:rPrChange>
        </w:rPr>
        <w:t>EGFR</w:t>
      </w:r>
      <w:r w:rsidR="006726A6" w:rsidRPr="006E6534">
        <w:rPr>
          <w:rFonts w:cs="Times New Roman"/>
          <w:color w:val="000000" w:themeColor="text1"/>
          <w:szCs w:val="24"/>
          <w:rPrChange w:id="5003" w:author="N F" w:date="2023-12-05T03:08:00Z">
            <w:rPr>
              <w:rFonts w:cs="Times New Roman"/>
              <w:szCs w:val="24"/>
            </w:rPr>
          </w:rPrChange>
        </w:rPr>
        <w:t xml:space="preserve">. Сверхэкспрессию аннексина </w:t>
      </w:r>
      <w:r w:rsidR="006726A6" w:rsidRPr="006E6534">
        <w:rPr>
          <w:rFonts w:cs="Times New Roman"/>
          <w:color w:val="000000" w:themeColor="text1"/>
          <w:szCs w:val="24"/>
          <w:lang w:val="en-US"/>
          <w:rPrChange w:id="5004" w:author="N F" w:date="2023-12-05T03:08:00Z">
            <w:rPr>
              <w:rFonts w:cs="Times New Roman"/>
              <w:szCs w:val="24"/>
              <w:lang w:val="en-US"/>
            </w:rPr>
          </w:rPrChange>
        </w:rPr>
        <w:t>A</w:t>
      </w:r>
      <w:r w:rsidR="006726A6" w:rsidRPr="006E6534">
        <w:rPr>
          <w:rFonts w:cs="Times New Roman"/>
          <w:color w:val="000000" w:themeColor="text1"/>
          <w:szCs w:val="24"/>
          <w:rPrChange w:id="5005" w:author="N F" w:date="2023-12-05T03:08:00Z">
            <w:rPr>
              <w:rFonts w:cs="Times New Roman"/>
              <w:szCs w:val="24"/>
            </w:rPr>
          </w:rPrChange>
        </w:rPr>
        <w:t xml:space="preserve">1 наблюдали в исследованных </w:t>
      </w:r>
      <w:r w:rsidR="006726A6" w:rsidRPr="006E6534">
        <w:rPr>
          <w:rFonts w:cs="Times New Roman"/>
          <w:color w:val="000000" w:themeColor="text1"/>
          <w:szCs w:val="24"/>
          <w:rPrChange w:id="5006" w:author="N F" w:date="2023-12-05T03:08:00Z">
            <w:rPr>
              <w:rFonts w:cs="Times New Roman"/>
              <w:szCs w:val="24"/>
            </w:rPr>
          </w:rPrChange>
        </w:rPr>
        <w:lastRenderedPageBreak/>
        <w:t xml:space="preserve">клетках рака легкого. Подавление аннексина </w:t>
      </w:r>
      <w:r w:rsidR="006726A6" w:rsidRPr="006E6534">
        <w:rPr>
          <w:rFonts w:cs="Times New Roman"/>
          <w:color w:val="000000" w:themeColor="text1"/>
          <w:szCs w:val="24"/>
          <w:lang w:val="en-US"/>
          <w:rPrChange w:id="5007" w:author="N F" w:date="2023-12-05T03:08:00Z">
            <w:rPr>
              <w:rFonts w:cs="Times New Roman"/>
              <w:szCs w:val="24"/>
              <w:lang w:val="en-US"/>
            </w:rPr>
          </w:rPrChange>
        </w:rPr>
        <w:t>A</w:t>
      </w:r>
      <w:r w:rsidR="006726A6" w:rsidRPr="006E6534">
        <w:rPr>
          <w:rFonts w:cs="Times New Roman"/>
          <w:color w:val="000000" w:themeColor="text1"/>
          <w:szCs w:val="24"/>
          <w:rPrChange w:id="5008" w:author="N F" w:date="2023-12-05T03:08:00Z">
            <w:rPr>
              <w:rFonts w:cs="Times New Roman"/>
              <w:szCs w:val="24"/>
            </w:rPr>
          </w:rPrChange>
        </w:rPr>
        <w:t xml:space="preserve">1 с помощью малой интерференционной РНК уменьшало рост клеток рака легкого. В клетках рака легких с мутациями </w:t>
      </w:r>
      <w:r w:rsidR="006726A6" w:rsidRPr="006E6534">
        <w:rPr>
          <w:rFonts w:cs="Times New Roman"/>
          <w:color w:val="000000" w:themeColor="text1"/>
          <w:szCs w:val="24"/>
          <w:lang w:val="en-US"/>
          <w:rPrChange w:id="5009" w:author="N F" w:date="2023-12-05T03:08:00Z">
            <w:rPr>
              <w:rFonts w:cs="Times New Roman"/>
              <w:szCs w:val="24"/>
              <w:lang w:val="en-US"/>
            </w:rPr>
          </w:rPrChange>
        </w:rPr>
        <w:t>EGFR</w:t>
      </w:r>
      <w:r w:rsidR="006726A6" w:rsidRPr="006E6534">
        <w:rPr>
          <w:rFonts w:cs="Times New Roman"/>
          <w:color w:val="000000" w:themeColor="text1"/>
          <w:szCs w:val="24"/>
          <w:rPrChange w:id="5010" w:author="N F" w:date="2023-12-05T03:08:00Z">
            <w:rPr>
              <w:rFonts w:cs="Times New Roman"/>
              <w:szCs w:val="24"/>
            </w:rPr>
          </w:rPrChange>
        </w:rPr>
        <w:t xml:space="preserve"> нокдаун аннексина </w:t>
      </w:r>
      <w:r w:rsidR="006726A6" w:rsidRPr="006E6534">
        <w:rPr>
          <w:rFonts w:cs="Times New Roman"/>
          <w:color w:val="000000" w:themeColor="text1"/>
          <w:szCs w:val="24"/>
          <w:lang w:val="en-US"/>
          <w:rPrChange w:id="5011" w:author="N F" w:date="2023-12-05T03:08:00Z">
            <w:rPr>
              <w:rFonts w:cs="Times New Roman"/>
              <w:szCs w:val="24"/>
              <w:lang w:val="en-US"/>
            </w:rPr>
          </w:rPrChange>
        </w:rPr>
        <w:t>A</w:t>
      </w:r>
      <w:r w:rsidR="006726A6" w:rsidRPr="006E6534">
        <w:rPr>
          <w:rFonts w:cs="Times New Roman"/>
          <w:color w:val="000000" w:themeColor="text1"/>
          <w:szCs w:val="24"/>
          <w:rPrChange w:id="5012" w:author="N F" w:date="2023-12-05T03:08:00Z">
            <w:rPr>
              <w:rFonts w:cs="Times New Roman"/>
              <w:szCs w:val="24"/>
            </w:rPr>
          </w:rPrChange>
        </w:rPr>
        <w:t xml:space="preserve">1 повышал химиочувствительность к осимертинибу и снижал онкогенез, инвазию и миграцию клеток рака легких. </w:t>
      </w:r>
      <w:r w:rsidR="00A12986" w:rsidRPr="006E6534">
        <w:rPr>
          <w:rFonts w:cs="Times New Roman"/>
          <w:color w:val="000000" w:themeColor="text1"/>
          <w:szCs w:val="24"/>
          <w:rPrChange w:id="5013" w:author="N F" w:date="2023-12-05T03:08:00Z">
            <w:rPr>
              <w:rFonts w:cs="Times New Roman"/>
              <w:szCs w:val="24"/>
            </w:rPr>
          </w:rPrChange>
        </w:rPr>
        <w:t>В другом эуксперименте установили,</w:t>
      </w:r>
      <w:r w:rsidR="006726A6" w:rsidRPr="006E6534">
        <w:rPr>
          <w:rFonts w:cs="Times New Roman"/>
          <w:color w:val="000000" w:themeColor="text1"/>
          <w:szCs w:val="24"/>
          <w:rPrChange w:id="5014" w:author="N F" w:date="2023-12-05T03:08:00Z">
            <w:rPr>
              <w:rFonts w:cs="Times New Roman"/>
              <w:szCs w:val="24"/>
            </w:rPr>
          </w:rPrChange>
        </w:rPr>
        <w:t xml:space="preserve"> что нокдаун аннексина </w:t>
      </w:r>
      <w:r w:rsidR="006726A6" w:rsidRPr="006E6534">
        <w:rPr>
          <w:rFonts w:cs="Times New Roman"/>
          <w:color w:val="000000" w:themeColor="text1"/>
          <w:szCs w:val="24"/>
          <w:lang w:val="en-US"/>
          <w:rPrChange w:id="5015" w:author="N F" w:date="2023-12-05T03:08:00Z">
            <w:rPr>
              <w:rFonts w:cs="Times New Roman"/>
              <w:szCs w:val="24"/>
              <w:lang w:val="en-US"/>
            </w:rPr>
          </w:rPrChange>
        </w:rPr>
        <w:t>A</w:t>
      </w:r>
      <w:r w:rsidR="006726A6" w:rsidRPr="006E6534">
        <w:rPr>
          <w:rFonts w:cs="Times New Roman"/>
          <w:color w:val="000000" w:themeColor="text1"/>
          <w:szCs w:val="24"/>
          <w:rPrChange w:id="5016" w:author="N F" w:date="2023-12-05T03:08:00Z">
            <w:rPr>
              <w:rFonts w:cs="Times New Roman"/>
              <w:szCs w:val="24"/>
            </w:rPr>
          </w:rPrChange>
        </w:rPr>
        <w:t xml:space="preserve">1 ингибирует фосфорилирование </w:t>
      </w:r>
      <w:r w:rsidR="006726A6" w:rsidRPr="006E6534">
        <w:rPr>
          <w:rFonts w:cs="Times New Roman"/>
          <w:color w:val="000000" w:themeColor="text1"/>
          <w:szCs w:val="24"/>
          <w:lang w:val="en-US"/>
          <w:rPrChange w:id="5017" w:author="N F" w:date="2023-12-05T03:08:00Z">
            <w:rPr>
              <w:rFonts w:cs="Times New Roman"/>
              <w:szCs w:val="24"/>
              <w:lang w:val="en-US"/>
            </w:rPr>
          </w:rPrChange>
        </w:rPr>
        <w:t>EGFR</w:t>
      </w:r>
      <w:r w:rsidR="006726A6" w:rsidRPr="006E6534">
        <w:rPr>
          <w:rFonts w:cs="Times New Roman"/>
          <w:color w:val="000000" w:themeColor="text1"/>
          <w:szCs w:val="24"/>
          <w:rPrChange w:id="5018" w:author="N F" w:date="2023-12-05T03:08:00Z">
            <w:rPr>
              <w:rFonts w:cs="Times New Roman"/>
              <w:szCs w:val="24"/>
            </w:rPr>
          </w:rPrChange>
        </w:rPr>
        <w:t xml:space="preserve"> и нижестоящих путей </w:t>
      </w:r>
      <w:r w:rsidR="006726A6" w:rsidRPr="006E6534">
        <w:rPr>
          <w:rFonts w:cs="Times New Roman"/>
          <w:color w:val="000000" w:themeColor="text1"/>
          <w:szCs w:val="24"/>
          <w:lang w:val="en-US"/>
          <w:rPrChange w:id="5019" w:author="N F" w:date="2023-12-05T03:08:00Z">
            <w:rPr>
              <w:rFonts w:cs="Times New Roman"/>
              <w:szCs w:val="24"/>
              <w:lang w:val="en-US"/>
            </w:rPr>
          </w:rPrChange>
        </w:rPr>
        <w:t>Akt</w:t>
      </w:r>
      <w:r w:rsidR="006726A6" w:rsidRPr="006E6534">
        <w:rPr>
          <w:rFonts w:cs="Times New Roman"/>
          <w:color w:val="000000" w:themeColor="text1"/>
          <w:szCs w:val="24"/>
          <w:rPrChange w:id="5020" w:author="N F" w:date="2023-12-05T03:08:00Z">
            <w:rPr>
              <w:rFonts w:cs="Times New Roman"/>
              <w:szCs w:val="24"/>
            </w:rPr>
          </w:rPrChange>
        </w:rPr>
        <w:t xml:space="preserve"> и способствует апоптозу в клетках рака легких, обработанных осимертинибом. Авторы заключили, что аннексин </w:t>
      </w:r>
      <w:r w:rsidR="006726A6" w:rsidRPr="006E6534">
        <w:rPr>
          <w:rFonts w:cs="Times New Roman"/>
          <w:color w:val="000000" w:themeColor="text1"/>
          <w:szCs w:val="24"/>
          <w:lang w:val="en-US"/>
          <w:rPrChange w:id="5021" w:author="N F" w:date="2023-12-05T03:08:00Z">
            <w:rPr>
              <w:rFonts w:cs="Times New Roman"/>
              <w:szCs w:val="24"/>
              <w:lang w:val="en-US"/>
            </w:rPr>
          </w:rPrChange>
        </w:rPr>
        <w:t>A</w:t>
      </w:r>
      <w:r w:rsidR="006726A6" w:rsidRPr="006E6534">
        <w:rPr>
          <w:rFonts w:cs="Times New Roman"/>
          <w:color w:val="000000" w:themeColor="text1"/>
          <w:szCs w:val="24"/>
          <w:rPrChange w:id="5022" w:author="N F" w:date="2023-12-05T03:08:00Z">
            <w:rPr>
              <w:rFonts w:cs="Times New Roman"/>
              <w:szCs w:val="24"/>
            </w:rPr>
          </w:rPrChange>
        </w:rPr>
        <w:t xml:space="preserve">1 играет решающую роль в химиочувствительности к осимертинибу в клетках рака легкого с мутацией </w:t>
      </w:r>
      <w:r w:rsidR="006726A6" w:rsidRPr="006E6534">
        <w:rPr>
          <w:rFonts w:cs="Times New Roman"/>
          <w:color w:val="000000" w:themeColor="text1"/>
          <w:szCs w:val="24"/>
          <w:lang w:val="en-US"/>
          <w:rPrChange w:id="5023" w:author="N F" w:date="2023-12-05T03:08:00Z">
            <w:rPr>
              <w:rFonts w:cs="Times New Roman"/>
              <w:szCs w:val="24"/>
              <w:lang w:val="en-US"/>
            </w:rPr>
          </w:rPrChange>
        </w:rPr>
        <w:t>EGFR</w:t>
      </w:r>
      <w:r w:rsidRPr="006E6534">
        <w:rPr>
          <w:rFonts w:cs="Times New Roman"/>
          <w:color w:val="000000" w:themeColor="text1"/>
          <w:szCs w:val="24"/>
          <w:rPrChange w:id="5024" w:author="N F" w:date="2023-12-05T03:08:00Z">
            <w:rPr>
              <w:rFonts w:cs="Times New Roman"/>
              <w:szCs w:val="24"/>
            </w:rPr>
          </w:rPrChange>
        </w:rPr>
        <w:t xml:space="preserve"> </w:t>
      </w:r>
      <w:ins w:id="5025" w:author="Barshadskaya, Yuliya" w:date="2024-01-13T19:11:00Z">
        <w:r w:rsidR="008A1743" w:rsidRPr="0001519A">
          <w:rPr>
            <w:rFonts w:cs="Times New Roman"/>
            <w:color w:val="000000" w:themeColor="text1"/>
            <w:lang w:val="en-US"/>
          </w:rPr>
          <w:fldChar w:fldCharType="begin"/>
        </w:r>
        <w:r w:rsidR="008A1743"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8A1743" w:rsidRPr="0001519A">
          <w:rPr>
            <w:rFonts w:cs="Times New Roman"/>
            <w:color w:val="000000" w:themeColor="text1"/>
            <w:lang w:val="en-US"/>
          </w:rPr>
          <w:fldChar w:fldCharType="separate"/>
        </w:r>
        <w:r w:rsidR="008A1743" w:rsidRPr="0018315E">
          <w:rPr>
            <w:rFonts w:cs="Times New Roman"/>
            <w:color w:val="000000" w:themeColor="text1"/>
          </w:rPr>
          <w:t>[</w:t>
        </w:r>
      </w:ins>
      <w:ins w:id="5026" w:author="Barshadskaya, Yuliya" w:date="2024-02-22T23:41:00Z">
        <w:r w:rsidR="00B8644E">
          <w:rPr>
            <w:rFonts w:cs="Times New Roman"/>
            <w:color w:val="000000" w:themeColor="text1"/>
          </w:rPr>
          <w:t>2</w:t>
        </w:r>
      </w:ins>
      <w:ins w:id="5027" w:author="Barshadskaya, Yuliya" w:date="2024-01-13T19:11:00Z">
        <w:r w:rsidR="008A1743" w:rsidRPr="00DD38F1">
          <w:rPr>
            <w:rFonts w:cs="Times New Roman"/>
            <w:color w:val="000000" w:themeColor="text1"/>
          </w:rPr>
          <w:t>]</w:t>
        </w:r>
        <w:r w:rsidR="008A1743" w:rsidRPr="0001519A">
          <w:rPr>
            <w:rFonts w:cs="Times New Roman"/>
            <w:color w:val="000000" w:themeColor="text1"/>
            <w:lang w:val="en-US"/>
          </w:rPr>
          <w:fldChar w:fldCharType="end"/>
        </w:r>
      </w:ins>
      <w:del w:id="5028" w:author="Barshadskaya, Yuliya" w:date="2024-01-13T19:11:00Z">
        <w:r w:rsidR="00A07306" w:rsidRPr="006E6534" w:rsidDel="008A1743">
          <w:rPr>
            <w:rFonts w:cs="Times New Roman"/>
            <w:color w:val="000000" w:themeColor="text1"/>
            <w:szCs w:val="24"/>
            <w:lang w:val="en-US"/>
            <w:rPrChange w:id="5029" w:author="N F" w:date="2023-12-05T03:08:00Z">
              <w:rPr>
                <w:rFonts w:cs="Times New Roman"/>
                <w:szCs w:val="24"/>
                <w:lang w:val="en-US"/>
              </w:rPr>
            </w:rPrChange>
          </w:rPr>
          <w:fldChar w:fldCharType="begin"/>
        </w:r>
        <w:r w:rsidR="00AE1425" w:rsidRPr="006E6534" w:rsidDel="008A1743">
          <w:rPr>
            <w:rFonts w:cs="Times New Roman"/>
            <w:color w:val="000000" w:themeColor="text1"/>
            <w:szCs w:val="24"/>
            <w:rPrChange w:id="503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031" w:author="N F" w:date="2023-12-05T03:08:00Z">
              <w:rPr>
                <w:rFonts w:cs="Times New Roman"/>
                <w:szCs w:val="24"/>
                <w:lang w:val="en-US"/>
              </w:rPr>
            </w:rPrChange>
          </w:rPr>
          <w:delInstrText>ADDIN</w:delInstrText>
        </w:r>
        <w:r w:rsidR="00AE1425" w:rsidRPr="006E6534" w:rsidDel="008A1743">
          <w:rPr>
            <w:rFonts w:cs="Times New Roman"/>
            <w:color w:val="000000" w:themeColor="text1"/>
            <w:szCs w:val="24"/>
            <w:rPrChange w:id="503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033" w:author="N F" w:date="2023-12-05T03:08:00Z">
              <w:rPr>
                <w:rFonts w:cs="Times New Roman"/>
                <w:szCs w:val="24"/>
                <w:lang w:val="en-US"/>
              </w:rPr>
            </w:rPrChange>
          </w:rPr>
          <w:delInstrText>ZOTERO</w:delInstrText>
        </w:r>
        <w:r w:rsidR="00AE1425" w:rsidRPr="006E6534" w:rsidDel="008A1743">
          <w:rPr>
            <w:rFonts w:cs="Times New Roman"/>
            <w:color w:val="000000" w:themeColor="text1"/>
            <w:szCs w:val="24"/>
            <w:rPrChange w:id="5034" w:author="N F" w:date="2023-12-05T03:08:00Z">
              <w:rPr>
                <w:rFonts w:cs="Times New Roman"/>
                <w:szCs w:val="24"/>
              </w:rPr>
            </w:rPrChange>
          </w:rPr>
          <w:delInstrText>_</w:delInstrText>
        </w:r>
        <w:r w:rsidR="00AE1425" w:rsidRPr="006E6534" w:rsidDel="008A1743">
          <w:rPr>
            <w:rFonts w:cs="Times New Roman"/>
            <w:color w:val="000000" w:themeColor="text1"/>
            <w:szCs w:val="24"/>
            <w:lang w:val="en-US"/>
            <w:rPrChange w:id="5035" w:author="N F" w:date="2023-12-05T03:08:00Z">
              <w:rPr>
                <w:rFonts w:cs="Times New Roman"/>
                <w:szCs w:val="24"/>
                <w:lang w:val="en-US"/>
              </w:rPr>
            </w:rPrChange>
          </w:rPr>
          <w:delInstrText>ITEM</w:delInstrText>
        </w:r>
        <w:r w:rsidR="00AE1425" w:rsidRPr="006E6534" w:rsidDel="008A1743">
          <w:rPr>
            <w:rFonts w:cs="Times New Roman"/>
            <w:color w:val="000000" w:themeColor="text1"/>
            <w:szCs w:val="24"/>
            <w:rPrChange w:id="503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037" w:author="N F" w:date="2023-12-05T03:08:00Z">
              <w:rPr>
                <w:rFonts w:cs="Times New Roman"/>
                <w:szCs w:val="24"/>
                <w:lang w:val="en-US"/>
              </w:rPr>
            </w:rPrChange>
          </w:rPr>
          <w:delInstrText>CSL</w:delInstrText>
        </w:r>
        <w:r w:rsidR="00AE1425" w:rsidRPr="006E6534" w:rsidDel="008A1743">
          <w:rPr>
            <w:rFonts w:cs="Times New Roman"/>
            <w:color w:val="000000" w:themeColor="text1"/>
            <w:szCs w:val="24"/>
            <w:rPrChange w:id="5038" w:author="N F" w:date="2023-12-05T03:08:00Z">
              <w:rPr>
                <w:rFonts w:cs="Times New Roman"/>
                <w:szCs w:val="24"/>
              </w:rPr>
            </w:rPrChange>
          </w:rPr>
          <w:delInstrText>_</w:delInstrText>
        </w:r>
        <w:r w:rsidR="00AE1425" w:rsidRPr="006E6534" w:rsidDel="008A1743">
          <w:rPr>
            <w:rFonts w:cs="Times New Roman"/>
            <w:color w:val="000000" w:themeColor="text1"/>
            <w:szCs w:val="24"/>
            <w:lang w:val="en-US"/>
            <w:rPrChange w:id="5039" w:author="N F" w:date="2023-12-05T03:08:00Z">
              <w:rPr>
                <w:rFonts w:cs="Times New Roman"/>
                <w:szCs w:val="24"/>
                <w:lang w:val="en-US"/>
              </w:rPr>
            </w:rPrChange>
          </w:rPr>
          <w:delInstrText>CITATION</w:delInstrText>
        </w:r>
        <w:r w:rsidR="00AE1425" w:rsidRPr="006E6534" w:rsidDel="008A1743">
          <w:rPr>
            <w:rFonts w:cs="Times New Roman"/>
            <w:color w:val="000000" w:themeColor="text1"/>
            <w:szCs w:val="24"/>
            <w:rPrChange w:id="504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041" w:author="N F" w:date="2023-12-05T03:08:00Z">
              <w:rPr>
                <w:rFonts w:cs="Times New Roman"/>
                <w:szCs w:val="24"/>
                <w:lang w:val="en-US"/>
              </w:rPr>
            </w:rPrChange>
          </w:rPr>
          <w:delInstrText>citationID</w:delInstrText>
        </w:r>
        <w:r w:rsidR="00AE1425" w:rsidRPr="006E6534" w:rsidDel="008A1743">
          <w:rPr>
            <w:rFonts w:cs="Times New Roman"/>
            <w:color w:val="000000" w:themeColor="text1"/>
            <w:szCs w:val="24"/>
            <w:rPrChange w:id="5042" w:author="N F" w:date="2023-12-05T03:08:00Z">
              <w:rPr>
                <w:rFonts w:cs="Times New Roman"/>
                <w:szCs w:val="24"/>
              </w:rPr>
            </w:rPrChange>
          </w:rPr>
          <w:delInstrText>":"0</w:delInstrText>
        </w:r>
        <w:r w:rsidR="00AE1425" w:rsidRPr="006E6534" w:rsidDel="008A1743">
          <w:rPr>
            <w:rFonts w:cs="Times New Roman"/>
            <w:color w:val="000000" w:themeColor="text1"/>
            <w:szCs w:val="24"/>
            <w:lang w:val="en-US"/>
            <w:rPrChange w:id="5043" w:author="N F" w:date="2023-12-05T03:08:00Z">
              <w:rPr>
                <w:rFonts w:cs="Times New Roman"/>
                <w:szCs w:val="24"/>
                <w:lang w:val="en-US"/>
              </w:rPr>
            </w:rPrChange>
          </w:rPr>
          <w:delInstrText>CWJLDIg</w:delInstrText>
        </w:r>
        <w:r w:rsidR="00AE1425" w:rsidRPr="006E6534" w:rsidDel="008A1743">
          <w:rPr>
            <w:rFonts w:cs="Times New Roman"/>
            <w:color w:val="000000" w:themeColor="text1"/>
            <w:szCs w:val="24"/>
            <w:rPrChange w:id="5044"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045" w:author="N F" w:date="2023-12-05T03:08:00Z">
              <w:rPr>
                <w:rFonts w:cs="Times New Roman"/>
                <w:szCs w:val="24"/>
                <w:lang w:val="en-US"/>
              </w:rPr>
            </w:rPrChange>
          </w:rPr>
          <w:delInstrText>properties</w:delInstrText>
        </w:r>
        <w:r w:rsidR="00AE1425" w:rsidRPr="006E6534" w:rsidDel="008A1743">
          <w:rPr>
            <w:rFonts w:cs="Times New Roman"/>
            <w:color w:val="000000" w:themeColor="text1"/>
            <w:szCs w:val="24"/>
            <w:rPrChange w:id="5046"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047" w:author="N F" w:date="2023-12-05T03:08:00Z">
              <w:rPr>
                <w:rFonts w:cs="Times New Roman"/>
                <w:szCs w:val="24"/>
                <w:lang w:val="en-US"/>
              </w:rPr>
            </w:rPrChange>
          </w:rPr>
          <w:delInstrText>formattedCitation</w:delInstrText>
        </w:r>
        <w:r w:rsidR="00AE1425" w:rsidRPr="006E6534" w:rsidDel="008A1743">
          <w:rPr>
            <w:rFonts w:cs="Times New Roman"/>
            <w:color w:val="000000" w:themeColor="text1"/>
            <w:szCs w:val="24"/>
            <w:rPrChange w:id="5048" w:author="N F" w:date="2023-12-05T03:08:00Z">
              <w:rPr>
                <w:rFonts w:cs="Times New Roman"/>
                <w:szCs w:val="24"/>
              </w:rPr>
            </w:rPrChange>
          </w:rPr>
          <w:delInstrText>":"(7)","</w:delInstrText>
        </w:r>
        <w:r w:rsidR="00AE1425" w:rsidRPr="006E6534" w:rsidDel="008A1743">
          <w:rPr>
            <w:rFonts w:cs="Times New Roman"/>
            <w:color w:val="000000" w:themeColor="text1"/>
            <w:szCs w:val="24"/>
            <w:lang w:val="en-US"/>
            <w:rPrChange w:id="5049" w:author="N F" w:date="2023-12-05T03:08:00Z">
              <w:rPr>
                <w:rFonts w:cs="Times New Roman"/>
                <w:szCs w:val="24"/>
                <w:lang w:val="en-US"/>
              </w:rPr>
            </w:rPrChange>
          </w:rPr>
          <w:delInstrText>plainCitation</w:delInstrText>
        </w:r>
        <w:r w:rsidR="00AE1425" w:rsidRPr="006E6534" w:rsidDel="008A1743">
          <w:rPr>
            <w:rFonts w:cs="Times New Roman"/>
            <w:color w:val="000000" w:themeColor="text1"/>
            <w:szCs w:val="24"/>
            <w:rPrChange w:id="5050" w:author="N F" w:date="2023-12-05T03:08:00Z">
              <w:rPr>
                <w:rFonts w:cs="Times New Roman"/>
                <w:szCs w:val="24"/>
              </w:rPr>
            </w:rPrChange>
          </w:rPr>
          <w:delInstrText>":"(7)","</w:delInstrText>
        </w:r>
        <w:r w:rsidR="00AE1425" w:rsidRPr="006E6534" w:rsidDel="008A1743">
          <w:rPr>
            <w:rFonts w:cs="Times New Roman"/>
            <w:color w:val="000000" w:themeColor="text1"/>
            <w:szCs w:val="24"/>
            <w:lang w:val="en-US"/>
            <w:rPrChange w:id="5051" w:author="N F" w:date="2023-12-05T03:08:00Z">
              <w:rPr>
                <w:rFonts w:cs="Times New Roman"/>
                <w:szCs w:val="24"/>
                <w:lang w:val="en-US"/>
              </w:rPr>
            </w:rPrChange>
          </w:rPr>
          <w:delInstrText>noteIndex</w:delInstrText>
        </w:r>
        <w:r w:rsidR="00AE1425" w:rsidRPr="006E6534" w:rsidDel="008A1743">
          <w:rPr>
            <w:rFonts w:cs="Times New Roman"/>
            <w:color w:val="000000" w:themeColor="text1"/>
            <w:szCs w:val="24"/>
            <w:rPrChange w:id="5052" w:author="N F" w:date="2023-12-05T03:08:00Z">
              <w:rPr>
                <w:rFonts w:cs="Times New Roman"/>
                <w:szCs w:val="24"/>
              </w:rPr>
            </w:rPrChange>
          </w:rPr>
          <w:delInstrText>":0},"</w:delInstrText>
        </w:r>
        <w:r w:rsidR="00AE1425" w:rsidRPr="006E6534" w:rsidDel="008A1743">
          <w:rPr>
            <w:rFonts w:cs="Times New Roman"/>
            <w:color w:val="000000" w:themeColor="text1"/>
            <w:szCs w:val="24"/>
            <w:lang w:val="en-US"/>
            <w:rPrChange w:id="5053" w:author="N F" w:date="2023-12-05T03:08:00Z">
              <w:rPr>
                <w:rFonts w:cs="Times New Roman"/>
                <w:szCs w:val="24"/>
                <w:lang w:val="en-US"/>
              </w:rPr>
            </w:rPrChange>
          </w:rPr>
          <w:delInstrText>citationItems</w:delInstrText>
        </w:r>
        <w:r w:rsidR="00AE1425" w:rsidRPr="006E6534" w:rsidDel="008A1743">
          <w:rPr>
            <w:rFonts w:cs="Times New Roman"/>
            <w:color w:val="000000" w:themeColor="text1"/>
            <w:szCs w:val="24"/>
            <w:rPrChange w:id="5054"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055" w:author="N F" w:date="2023-12-05T03:08:00Z">
              <w:rPr>
                <w:rFonts w:cs="Times New Roman"/>
                <w:szCs w:val="24"/>
                <w:lang w:val="en-US"/>
              </w:rPr>
            </w:rPrChange>
          </w:rPr>
          <w:delInstrText>id</w:delInstrText>
        </w:r>
        <w:r w:rsidR="00AE1425" w:rsidRPr="006E6534" w:rsidDel="008A1743">
          <w:rPr>
            <w:rFonts w:cs="Times New Roman"/>
            <w:color w:val="000000" w:themeColor="text1"/>
            <w:szCs w:val="24"/>
            <w:rPrChange w:id="5056" w:author="N F" w:date="2023-12-05T03:08:00Z">
              <w:rPr>
                <w:rFonts w:cs="Times New Roman"/>
                <w:szCs w:val="24"/>
              </w:rPr>
            </w:rPrChange>
          </w:rPr>
          <w:delInstrText>":161895,"</w:delInstrText>
        </w:r>
        <w:r w:rsidR="00AE1425" w:rsidRPr="006E6534" w:rsidDel="008A1743">
          <w:rPr>
            <w:rFonts w:cs="Times New Roman"/>
            <w:color w:val="000000" w:themeColor="text1"/>
            <w:szCs w:val="24"/>
            <w:lang w:val="en-US"/>
            <w:rPrChange w:id="5057" w:author="N F" w:date="2023-12-05T03:08:00Z">
              <w:rPr>
                <w:rFonts w:cs="Times New Roman"/>
                <w:szCs w:val="24"/>
                <w:lang w:val="en-US"/>
              </w:rPr>
            </w:rPrChange>
          </w:rPr>
          <w:delInstrText>uris</w:delInstrText>
        </w:r>
        <w:r w:rsidR="00AE1425" w:rsidRPr="006E6534" w:rsidDel="008A1743">
          <w:rPr>
            <w:rFonts w:cs="Times New Roman"/>
            <w:color w:val="000000" w:themeColor="text1"/>
            <w:szCs w:val="24"/>
            <w:rPrChange w:id="5058"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059" w:author="N F" w:date="2023-12-05T03:08:00Z">
              <w:rPr>
                <w:rFonts w:cs="Times New Roman"/>
                <w:szCs w:val="24"/>
                <w:lang w:val="en-US"/>
              </w:rPr>
            </w:rPrChange>
          </w:rPr>
          <w:delInstrText>http</w:delInstrText>
        </w:r>
        <w:r w:rsidR="00AE1425" w:rsidRPr="006E6534" w:rsidDel="008A1743">
          <w:rPr>
            <w:rFonts w:cs="Times New Roman"/>
            <w:color w:val="000000" w:themeColor="text1"/>
            <w:szCs w:val="24"/>
            <w:rPrChange w:id="5060"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061" w:author="N F" w:date="2023-12-05T03:08:00Z">
              <w:rPr>
                <w:rFonts w:cs="Times New Roman"/>
                <w:szCs w:val="24"/>
                <w:lang w:val="en-US"/>
              </w:rPr>
            </w:rPrChange>
          </w:rPr>
          <w:delInstrText>zotero</w:delInstrText>
        </w:r>
        <w:r w:rsidR="00AE1425" w:rsidRPr="006E6534" w:rsidDel="008A1743">
          <w:rPr>
            <w:rFonts w:cs="Times New Roman"/>
            <w:color w:val="000000" w:themeColor="text1"/>
            <w:szCs w:val="24"/>
            <w:rPrChange w:id="5062"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063" w:author="N F" w:date="2023-12-05T03:08:00Z">
              <w:rPr>
                <w:rFonts w:cs="Times New Roman"/>
                <w:szCs w:val="24"/>
                <w:lang w:val="en-US"/>
              </w:rPr>
            </w:rPrChange>
          </w:rPr>
          <w:delInstrText>org</w:delInstrText>
        </w:r>
        <w:r w:rsidR="00AE1425" w:rsidRPr="006E6534" w:rsidDel="008A1743">
          <w:rPr>
            <w:rFonts w:cs="Times New Roman"/>
            <w:color w:val="000000" w:themeColor="text1"/>
            <w:szCs w:val="24"/>
            <w:rPrChange w:id="5064"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065" w:author="N F" w:date="2023-12-05T03:08:00Z">
              <w:rPr>
                <w:rFonts w:cs="Times New Roman"/>
                <w:szCs w:val="24"/>
                <w:lang w:val="en-US"/>
              </w:rPr>
            </w:rPrChange>
          </w:rPr>
          <w:delInstrText>groups</w:delInstrText>
        </w:r>
        <w:r w:rsidR="00AE1425" w:rsidRPr="006E6534" w:rsidDel="008A1743">
          <w:rPr>
            <w:rFonts w:cs="Times New Roman"/>
            <w:color w:val="000000" w:themeColor="text1"/>
            <w:szCs w:val="24"/>
            <w:rPrChange w:id="5066" w:author="N F" w:date="2023-12-05T03:08:00Z">
              <w:rPr>
                <w:rFonts w:cs="Times New Roman"/>
                <w:szCs w:val="24"/>
              </w:rPr>
            </w:rPrChange>
          </w:rPr>
          <w:delInstrText>/4735135/</w:delInstrText>
        </w:r>
        <w:r w:rsidR="00AE1425" w:rsidRPr="006E6534" w:rsidDel="008A1743">
          <w:rPr>
            <w:rFonts w:cs="Times New Roman"/>
            <w:color w:val="000000" w:themeColor="text1"/>
            <w:szCs w:val="24"/>
            <w:lang w:val="en-US"/>
            <w:rPrChange w:id="5067" w:author="N F" w:date="2023-12-05T03:08:00Z">
              <w:rPr>
                <w:rFonts w:cs="Times New Roman"/>
                <w:szCs w:val="24"/>
                <w:lang w:val="en-US"/>
              </w:rPr>
            </w:rPrChange>
          </w:rPr>
          <w:delInstrText>items</w:delInstrText>
        </w:r>
        <w:r w:rsidR="00AE1425" w:rsidRPr="006E6534" w:rsidDel="008A1743">
          <w:rPr>
            <w:rFonts w:cs="Times New Roman"/>
            <w:color w:val="000000" w:themeColor="text1"/>
            <w:szCs w:val="24"/>
            <w:rPrChange w:id="5068"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069" w:author="N F" w:date="2023-12-05T03:08:00Z">
              <w:rPr>
                <w:rFonts w:cs="Times New Roman"/>
                <w:szCs w:val="24"/>
                <w:lang w:val="en-US"/>
              </w:rPr>
            </w:rPrChange>
          </w:rPr>
          <w:delInstrText>RW</w:delInstrText>
        </w:r>
        <w:r w:rsidR="00AE1425" w:rsidRPr="006E6534" w:rsidDel="008A1743">
          <w:rPr>
            <w:rFonts w:cs="Times New Roman"/>
            <w:color w:val="000000" w:themeColor="text1"/>
            <w:szCs w:val="24"/>
            <w:rPrChange w:id="5070" w:author="N F" w:date="2023-12-05T03:08:00Z">
              <w:rPr>
                <w:rFonts w:cs="Times New Roman"/>
                <w:szCs w:val="24"/>
              </w:rPr>
            </w:rPrChange>
          </w:rPr>
          <w:delInstrText>4</w:delInstrText>
        </w:r>
        <w:r w:rsidR="00AE1425" w:rsidRPr="006E6534" w:rsidDel="008A1743">
          <w:rPr>
            <w:rFonts w:cs="Times New Roman"/>
            <w:color w:val="000000" w:themeColor="text1"/>
            <w:szCs w:val="24"/>
            <w:lang w:val="en-US"/>
            <w:rPrChange w:id="5071" w:author="N F" w:date="2023-12-05T03:08:00Z">
              <w:rPr>
                <w:rFonts w:cs="Times New Roman"/>
                <w:szCs w:val="24"/>
                <w:lang w:val="en-US"/>
              </w:rPr>
            </w:rPrChange>
          </w:rPr>
          <w:delInstrText>K</w:delInstrText>
        </w:r>
        <w:r w:rsidR="00AE1425" w:rsidRPr="006E6534" w:rsidDel="008A1743">
          <w:rPr>
            <w:rFonts w:cs="Times New Roman"/>
            <w:color w:val="000000" w:themeColor="text1"/>
            <w:szCs w:val="24"/>
            <w:rPrChange w:id="5072" w:author="N F" w:date="2023-12-05T03:08:00Z">
              <w:rPr>
                <w:rFonts w:cs="Times New Roman"/>
                <w:szCs w:val="24"/>
              </w:rPr>
            </w:rPrChange>
          </w:rPr>
          <w:delInstrText>9687"],"</w:delInstrText>
        </w:r>
        <w:r w:rsidR="00AE1425" w:rsidRPr="006E6534" w:rsidDel="008A1743">
          <w:rPr>
            <w:rFonts w:cs="Times New Roman"/>
            <w:color w:val="000000" w:themeColor="text1"/>
            <w:szCs w:val="24"/>
            <w:lang w:val="en-US"/>
            <w:rPrChange w:id="5073" w:author="N F" w:date="2023-12-05T03:08:00Z">
              <w:rPr>
                <w:rFonts w:cs="Times New Roman"/>
                <w:szCs w:val="24"/>
                <w:lang w:val="en-US"/>
              </w:rPr>
            </w:rPrChange>
          </w:rPr>
          <w:delInstrText>itemData</w:delInstrText>
        </w:r>
        <w:r w:rsidR="00AE1425" w:rsidRPr="006E6534" w:rsidDel="008A1743">
          <w:rPr>
            <w:rFonts w:cs="Times New Roman"/>
            <w:color w:val="000000" w:themeColor="text1"/>
            <w:szCs w:val="24"/>
            <w:rPrChange w:id="5074"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075" w:author="N F" w:date="2023-12-05T03:08:00Z">
              <w:rPr>
                <w:rFonts w:cs="Times New Roman"/>
                <w:szCs w:val="24"/>
                <w:lang w:val="en-US"/>
              </w:rPr>
            </w:rPrChange>
          </w:rPr>
          <w:delInstrText>id</w:delInstrText>
        </w:r>
        <w:r w:rsidR="00AE1425" w:rsidRPr="006E6534" w:rsidDel="008A1743">
          <w:rPr>
            <w:rFonts w:cs="Times New Roman"/>
            <w:color w:val="000000" w:themeColor="text1"/>
            <w:szCs w:val="24"/>
            <w:rPrChange w:id="5076" w:author="N F" w:date="2023-12-05T03:08:00Z">
              <w:rPr>
                <w:rFonts w:cs="Times New Roman"/>
                <w:szCs w:val="24"/>
              </w:rPr>
            </w:rPrChange>
          </w:rPr>
          <w:delInstrText>":161895,"</w:delInstrText>
        </w:r>
        <w:r w:rsidR="00AE1425" w:rsidRPr="006E6534" w:rsidDel="008A1743">
          <w:rPr>
            <w:rFonts w:cs="Times New Roman"/>
            <w:color w:val="000000" w:themeColor="text1"/>
            <w:szCs w:val="24"/>
            <w:lang w:val="en-US"/>
            <w:rPrChange w:id="5077" w:author="N F" w:date="2023-12-05T03:08:00Z">
              <w:rPr>
                <w:rFonts w:cs="Times New Roman"/>
                <w:szCs w:val="24"/>
                <w:lang w:val="en-US"/>
              </w:rPr>
            </w:rPrChange>
          </w:rPr>
          <w:delInstrText>type</w:delInstrText>
        </w:r>
        <w:r w:rsidR="00AE1425" w:rsidRPr="006E6534" w:rsidDel="008A1743">
          <w:rPr>
            <w:rFonts w:cs="Times New Roman"/>
            <w:color w:val="000000" w:themeColor="text1"/>
            <w:szCs w:val="24"/>
            <w:rPrChange w:id="5078"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079" w:author="N F" w:date="2023-12-05T03:08:00Z">
              <w:rPr>
                <w:rFonts w:cs="Times New Roman"/>
                <w:szCs w:val="24"/>
                <w:lang w:val="en-US"/>
              </w:rPr>
            </w:rPrChange>
          </w:rPr>
          <w:delInstrText>article</w:delInstrText>
        </w:r>
        <w:r w:rsidR="00AE1425" w:rsidRPr="006E6534" w:rsidDel="008A1743">
          <w:rPr>
            <w:rFonts w:cs="Times New Roman"/>
            <w:color w:val="000000" w:themeColor="text1"/>
            <w:szCs w:val="24"/>
            <w:rPrChange w:id="5080"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081" w:author="N F" w:date="2023-12-05T03:08:00Z">
              <w:rPr>
                <w:rFonts w:cs="Times New Roman"/>
                <w:szCs w:val="24"/>
                <w:lang w:val="en-US"/>
              </w:rPr>
            </w:rPrChange>
          </w:rPr>
          <w:delInstrText>journal</w:delInstrText>
        </w:r>
        <w:r w:rsidR="00AE1425" w:rsidRPr="006E6534" w:rsidDel="008A1743">
          <w:rPr>
            <w:rFonts w:cs="Times New Roman"/>
            <w:color w:val="000000" w:themeColor="text1"/>
            <w:szCs w:val="24"/>
            <w:rPrChange w:id="5082"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083" w:author="N F" w:date="2023-12-05T03:08:00Z">
              <w:rPr>
                <w:rFonts w:cs="Times New Roman"/>
                <w:szCs w:val="24"/>
                <w:lang w:val="en-US"/>
              </w:rPr>
            </w:rPrChange>
          </w:rPr>
          <w:delInstrText>abstract</w:delInstrText>
        </w:r>
        <w:r w:rsidR="00AE1425" w:rsidRPr="006E6534" w:rsidDel="008A1743">
          <w:rPr>
            <w:rFonts w:cs="Times New Roman"/>
            <w:color w:val="000000" w:themeColor="text1"/>
            <w:szCs w:val="24"/>
            <w:rPrChange w:id="5084"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085" w:author="N F" w:date="2023-12-05T03:08:00Z">
              <w:rPr>
                <w:rFonts w:cs="Times New Roman"/>
                <w:szCs w:val="24"/>
                <w:lang w:val="en-US"/>
              </w:rPr>
            </w:rPrChange>
          </w:rPr>
          <w:delInstrText>Annexin</w:delInstrText>
        </w:r>
        <w:r w:rsidR="00AE1425" w:rsidRPr="006E6534" w:rsidDel="008A1743">
          <w:rPr>
            <w:rFonts w:cs="Times New Roman"/>
            <w:color w:val="000000" w:themeColor="text1"/>
            <w:szCs w:val="24"/>
            <w:rPrChange w:id="508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087" w:author="N F" w:date="2023-12-05T03:08:00Z">
              <w:rPr>
                <w:rFonts w:cs="Times New Roman"/>
                <w:szCs w:val="24"/>
                <w:lang w:val="en-US"/>
              </w:rPr>
            </w:rPrChange>
          </w:rPr>
          <w:delInstrText>A</w:delInstrText>
        </w:r>
        <w:r w:rsidR="00AE1425" w:rsidRPr="006E6534" w:rsidDel="008A1743">
          <w:rPr>
            <w:rFonts w:cs="Times New Roman"/>
            <w:color w:val="000000" w:themeColor="text1"/>
            <w:szCs w:val="24"/>
            <w:rPrChange w:id="5088" w:author="N F" w:date="2023-12-05T03:08:00Z">
              <w:rPr>
                <w:rFonts w:cs="Times New Roman"/>
                <w:szCs w:val="24"/>
              </w:rPr>
            </w:rPrChange>
          </w:rPr>
          <w:delInstrText>1 (</w:delInstrText>
        </w:r>
        <w:r w:rsidR="00AE1425" w:rsidRPr="006E6534" w:rsidDel="008A1743">
          <w:rPr>
            <w:rFonts w:cs="Times New Roman"/>
            <w:color w:val="000000" w:themeColor="text1"/>
            <w:szCs w:val="24"/>
            <w:lang w:val="en-US"/>
            <w:rPrChange w:id="5089" w:author="N F" w:date="2023-12-05T03:08:00Z">
              <w:rPr>
                <w:rFonts w:cs="Times New Roman"/>
                <w:szCs w:val="24"/>
                <w:lang w:val="en-US"/>
              </w:rPr>
            </w:rPrChange>
          </w:rPr>
          <w:delInstrText>ANXA</w:delInstrText>
        </w:r>
        <w:r w:rsidR="00AE1425" w:rsidRPr="006E6534" w:rsidDel="008A1743">
          <w:rPr>
            <w:rFonts w:cs="Times New Roman"/>
            <w:color w:val="000000" w:themeColor="text1"/>
            <w:szCs w:val="24"/>
            <w:rPrChange w:id="5090" w:author="N F" w:date="2023-12-05T03:08:00Z">
              <w:rPr>
                <w:rFonts w:cs="Times New Roman"/>
                <w:szCs w:val="24"/>
              </w:rPr>
            </w:rPrChange>
          </w:rPr>
          <w:delInstrText xml:space="preserve">1) </w:delInstrText>
        </w:r>
        <w:r w:rsidR="00AE1425" w:rsidRPr="006E6534" w:rsidDel="008A1743">
          <w:rPr>
            <w:rFonts w:cs="Times New Roman"/>
            <w:color w:val="000000" w:themeColor="text1"/>
            <w:szCs w:val="24"/>
            <w:lang w:val="en-US"/>
            <w:rPrChange w:id="5091" w:author="N F" w:date="2023-12-05T03:08:00Z">
              <w:rPr>
                <w:rFonts w:cs="Times New Roman"/>
                <w:szCs w:val="24"/>
                <w:lang w:val="en-US"/>
              </w:rPr>
            </w:rPrChange>
          </w:rPr>
          <w:delInstrText>has</w:delInstrText>
        </w:r>
        <w:r w:rsidR="00AE1425" w:rsidRPr="006E6534" w:rsidDel="008A1743">
          <w:rPr>
            <w:rFonts w:cs="Times New Roman"/>
            <w:color w:val="000000" w:themeColor="text1"/>
            <w:szCs w:val="24"/>
            <w:rPrChange w:id="509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093" w:author="N F" w:date="2023-12-05T03:08:00Z">
              <w:rPr>
                <w:rFonts w:cs="Times New Roman"/>
                <w:szCs w:val="24"/>
                <w:lang w:val="en-US"/>
              </w:rPr>
            </w:rPrChange>
          </w:rPr>
          <w:delInstrText>been</w:delInstrText>
        </w:r>
        <w:r w:rsidR="00AE1425" w:rsidRPr="006E6534" w:rsidDel="008A1743">
          <w:rPr>
            <w:rFonts w:cs="Times New Roman"/>
            <w:color w:val="000000" w:themeColor="text1"/>
            <w:szCs w:val="24"/>
            <w:rPrChange w:id="509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095" w:author="N F" w:date="2023-12-05T03:08:00Z">
              <w:rPr>
                <w:rFonts w:cs="Times New Roman"/>
                <w:szCs w:val="24"/>
                <w:lang w:val="en-US"/>
              </w:rPr>
            </w:rPrChange>
          </w:rPr>
          <w:delInstrText>reported</w:delInstrText>
        </w:r>
        <w:r w:rsidR="00AE1425" w:rsidRPr="006E6534" w:rsidDel="008A1743">
          <w:rPr>
            <w:rFonts w:cs="Times New Roman"/>
            <w:color w:val="000000" w:themeColor="text1"/>
            <w:szCs w:val="24"/>
            <w:rPrChange w:id="509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097" w:author="N F" w:date="2023-12-05T03:08:00Z">
              <w:rPr>
                <w:rFonts w:cs="Times New Roman"/>
                <w:szCs w:val="24"/>
                <w:lang w:val="en-US"/>
              </w:rPr>
            </w:rPrChange>
          </w:rPr>
          <w:delInstrText>to</w:delInstrText>
        </w:r>
        <w:r w:rsidR="00AE1425" w:rsidRPr="006E6534" w:rsidDel="008A1743">
          <w:rPr>
            <w:rFonts w:cs="Times New Roman"/>
            <w:color w:val="000000" w:themeColor="text1"/>
            <w:szCs w:val="24"/>
            <w:rPrChange w:id="509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099" w:author="N F" w:date="2023-12-05T03:08:00Z">
              <w:rPr>
                <w:rFonts w:cs="Times New Roman"/>
                <w:szCs w:val="24"/>
                <w:lang w:val="en-US"/>
              </w:rPr>
            </w:rPrChange>
          </w:rPr>
          <w:delInstrText>promote</w:delInstrText>
        </w:r>
        <w:r w:rsidR="00AE1425" w:rsidRPr="006E6534" w:rsidDel="008A1743">
          <w:rPr>
            <w:rFonts w:cs="Times New Roman"/>
            <w:color w:val="000000" w:themeColor="text1"/>
            <w:szCs w:val="24"/>
            <w:rPrChange w:id="510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01" w:author="N F" w:date="2023-12-05T03:08:00Z">
              <w:rPr>
                <w:rFonts w:cs="Times New Roman"/>
                <w:szCs w:val="24"/>
                <w:lang w:val="en-US"/>
              </w:rPr>
            </w:rPrChange>
          </w:rPr>
          <w:delInstrText>tumor</w:delInstrText>
        </w:r>
        <w:r w:rsidR="00AE1425" w:rsidRPr="006E6534" w:rsidDel="008A1743">
          <w:rPr>
            <w:rFonts w:cs="Times New Roman"/>
            <w:color w:val="000000" w:themeColor="text1"/>
            <w:szCs w:val="24"/>
            <w:rPrChange w:id="510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03" w:author="N F" w:date="2023-12-05T03:08:00Z">
              <w:rPr>
                <w:rFonts w:cs="Times New Roman"/>
                <w:szCs w:val="24"/>
                <w:lang w:val="en-US"/>
              </w:rPr>
            </w:rPrChange>
          </w:rPr>
          <w:delInstrText>growth</w:delInstrText>
        </w:r>
        <w:r w:rsidR="00AE1425" w:rsidRPr="006E6534" w:rsidDel="008A1743">
          <w:rPr>
            <w:rFonts w:cs="Times New Roman"/>
            <w:color w:val="000000" w:themeColor="text1"/>
            <w:szCs w:val="24"/>
            <w:rPrChange w:id="510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05" w:author="N F" w:date="2023-12-05T03:08:00Z">
              <w:rPr>
                <w:rFonts w:cs="Times New Roman"/>
                <w:szCs w:val="24"/>
                <w:lang w:val="en-US"/>
              </w:rPr>
            </w:rPrChange>
          </w:rPr>
          <w:delInstrText>and</w:delInstrText>
        </w:r>
        <w:r w:rsidR="00AE1425" w:rsidRPr="006E6534" w:rsidDel="008A1743">
          <w:rPr>
            <w:rFonts w:cs="Times New Roman"/>
            <w:color w:val="000000" w:themeColor="text1"/>
            <w:szCs w:val="24"/>
            <w:rPrChange w:id="510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07" w:author="N F" w:date="2023-12-05T03:08:00Z">
              <w:rPr>
                <w:rFonts w:cs="Times New Roman"/>
                <w:szCs w:val="24"/>
                <w:lang w:val="en-US"/>
              </w:rPr>
            </w:rPrChange>
          </w:rPr>
          <w:delInstrText>resistance</w:delInstrText>
        </w:r>
        <w:r w:rsidR="00AE1425" w:rsidRPr="006E6534" w:rsidDel="008A1743">
          <w:rPr>
            <w:rFonts w:cs="Times New Roman"/>
            <w:color w:val="000000" w:themeColor="text1"/>
            <w:szCs w:val="24"/>
            <w:rPrChange w:id="510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09" w:author="N F" w:date="2023-12-05T03:08:00Z">
              <w:rPr>
                <w:rFonts w:cs="Times New Roman"/>
                <w:szCs w:val="24"/>
                <w:lang w:val="en-US"/>
              </w:rPr>
            </w:rPrChange>
          </w:rPr>
          <w:delInstrText>to</w:delInstrText>
        </w:r>
        <w:r w:rsidR="00AE1425" w:rsidRPr="006E6534" w:rsidDel="008A1743">
          <w:rPr>
            <w:rFonts w:cs="Times New Roman"/>
            <w:color w:val="000000" w:themeColor="text1"/>
            <w:szCs w:val="24"/>
            <w:rPrChange w:id="511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11" w:author="N F" w:date="2023-12-05T03:08:00Z">
              <w:rPr>
                <w:rFonts w:cs="Times New Roman"/>
                <w:szCs w:val="24"/>
                <w:lang w:val="en-US"/>
              </w:rPr>
            </w:rPrChange>
          </w:rPr>
          <w:delInstrText>chemotherapy</w:delInstrText>
        </w:r>
        <w:r w:rsidR="00AE1425" w:rsidRPr="006E6534" w:rsidDel="008A1743">
          <w:rPr>
            <w:rFonts w:cs="Times New Roman"/>
            <w:color w:val="000000" w:themeColor="text1"/>
            <w:szCs w:val="24"/>
            <w:rPrChange w:id="511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13" w:author="N F" w:date="2023-12-05T03:08:00Z">
              <w:rPr>
                <w:rFonts w:cs="Times New Roman"/>
                <w:szCs w:val="24"/>
                <w:lang w:val="en-US"/>
              </w:rPr>
            </w:rPrChange>
          </w:rPr>
          <w:delInstrText>drugs</w:delInstrText>
        </w:r>
        <w:r w:rsidR="00AE1425" w:rsidRPr="006E6534" w:rsidDel="008A1743">
          <w:rPr>
            <w:rFonts w:cs="Times New Roman"/>
            <w:color w:val="000000" w:themeColor="text1"/>
            <w:szCs w:val="24"/>
            <w:rPrChange w:id="511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15" w:author="N F" w:date="2023-12-05T03:08:00Z">
              <w:rPr>
                <w:rFonts w:cs="Times New Roman"/>
                <w:szCs w:val="24"/>
                <w:lang w:val="en-US"/>
              </w:rPr>
            </w:rPrChange>
          </w:rPr>
          <w:delInstrText>in</w:delInstrText>
        </w:r>
        <w:r w:rsidR="00AE1425" w:rsidRPr="006E6534" w:rsidDel="008A1743">
          <w:rPr>
            <w:rFonts w:cs="Times New Roman"/>
            <w:color w:val="000000" w:themeColor="text1"/>
            <w:szCs w:val="24"/>
            <w:rPrChange w:id="511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17" w:author="N F" w:date="2023-12-05T03:08:00Z">
              <w:rPr>
                <w:rFonts w:cs="Times New Roman"/>
                <w:szCs w:val="24"/>
                <w:lang w:val="en-US"/>
              </w:rPr>
            </w:rPrChange>
          </w:rPr>
          <w:delInstrText>lung</w:delInstrText>
        </w:r>
        <w:r w:rsidR="00AE1425" w:rsidRPr="006E6534" w:rsidDel="008A1743">
          <w:rPr>
            <w:rFonts w:cs="Times New Roman"/>
            <w:color w:val="000000" w:themeColor="text1"/>
            <w:szCs w:val="24"/>
            <w:rPrChange w:id="511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19" w:author="N F" w:date="2023-12-05T03:08:00Z">
              <w:rPr>
                <w:rFonts w:cs="Times New Roman"/>
                <w:szCs w:val="24"/>
                <w:lang w:val="en-US"/>
              </w:rPr>
            </w:rPrChange>
          </w:rPr>
          <w:delInstrText>cancer</w:delInstrText>
        </w:r>
        <w:r w:rsidR="00AE1425" w:rsidRPr="006E6534" w:rsidDel="008A1743">
          <w:rPr>
            <w:rFonts w:cs="Times New Roman"/>
            <w:color w:val="000000" w:themeColor="text1"/>
            <w:szCs w:val="24"/>
            <w:rPrChange w:id="512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21" w:author="N F" w:date="2023-12-05T03:08:00Z">
              <w:rPr>
                <w:rFonts w:cs="Times New Roman"/>
                <w:szCs w:val="24"/>
                <w:lang w:val="en-US"/>
              </w:rPr>
            </w:rPrChange>
          </w:rPr>
          <w:delInstrText>cells</w:delInstrText>
        </w:r>
        <w:r w:rsidR="00AE1425" w:rsidRPr="006E6534" w:rsidDel="008A1743">
          <w:rPr>
            <w:rFonts w:cs="Times New Roman"/>
            <w:color w:val="000000" w:themeColor="text1"/>
            <w:szCs w:val="24"/>
            <w:rPrChange w:id="512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23" w:author="N F" w:date="2023-12-05T03:08:00Z">
              <w:rPr>
                <w:rFonts w:cs="Times New Roman"/>
                <w:szCs w:val="24"/>
                <w:lang w:val="en-US"/>
              </w:rPr>
            </w:rPrChange>
          </w:rPr>
          <w:delInstrText>In</w:delInstrText>
        </w:r>
        <w:r w:rsidR="00AE1425" w:rsidRPr="006E6534" w:rsidDel="008A1743">
          <w:rPr>
            <w:rFonts w:cs="Times New Roman"/>
            <w:color w:val="000000" w:themeColor="text1"/>
            <w:szCs w:val="24"/>
            <w:rPrChange w:id="512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25" w:author="N F" w:date="2023-12-05T03:08:00Z">
              <w:rPr>
                <w:rFonts w:cs="Times New Roman"/>
                <w:szCs w:val="24"/>
                <w:lang w:val="en-US"/>
              </w:rPr>
            </w:rPrChange>
          </w:rPr>
          <w:delInstrText>this</w:delInstrText>
        </w:r>
        <w:r w:rsidR="00AE1425" w:rsidRPr="006E6534" w:rsidDel="008A1743">
          <w:rPr>
            <w:rFonts w:cs="Times New Roman"/>
            <w:color w:val="000000" w:themeColor="text1"/>
            <w:szCs w:val="24"/>
            <w:rPrChange w:id="512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27" w:author="N F" w:date="2023-12-05T03:08:00Z">
              <w:rPr>
                <w:rFonts w:cs="Times New Roman"/>
                <w:szCs w:val="24"/>
                <w:lang w:val="en-US"/>
              </w:rPr>
            </w:rPrChange>
          </w:rPr>
          <w:delInstrText>study</w:delInstrText>
        </w:r>
        <w:r w:rsidR="00AE1425" w:rsidRPr="006E6534" w:rsidDel="008A1743">
          <w:rPr>
            <w:rFonts w:cs="Times New Roman"/>
            <w:color w:val="000000" w:themeColor="text1"/>
            <w:szCs w:val="24"/>
            <w:rPrChange w:id="512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29" w:author="N F" w:date="2023-12-05T03:08:00Z">
              <w:rPr>
                <w:rFonts w:cs="Times New Roman"/>
                <w:szCs w:val="24"/>
                <w:lang w:val="en-US"/>
              </w:rPr>
            </w:rPrChange>
          </w:rPr>
          <w:delInstrText>we</w:delInstrText>
        </w:r>
        <w:r w:rsidR="00AE1425" w:rsidRPr="006E6534" w:rsidDel="008A1743">
          <w:rPr>
            <w:rFonts w:cs="Times New Roman"/>
            <w:color w:val="000000" w:themeColor="text1"/>
            <w:szCs w:val="24"/>
            <w:rPrChange w:id="513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31" w:author="N F" w:date="2023-12-05T03:08:00Z">
              <w:rPr>
                <w:rFonts w:cs="Times New Roman"/>
                <w:szCs w:val="24"/>
                <w:lang w:val="en-US"/>
              </w:rPr>
            </w:rPrChange>
          </w:rPr>
          <w:delInstrText>focused</w:delInstrText>
        </w:r>
        <w:r w:rsidR="00AE1425" w:rsidRPr="006E6534" w:rsidDel="008A1743">
          <w:rPr>
            <w:rFonts w:cs="Times New Roman"/>
            <w:color w:val="000000" w:themeColor="text1"/>
            <w:szCs w:val="24"/>
            <w:rPrChange w:id="513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33" w:author="N F" w:date="2023-12-05T03:08:00Z">
              <w:rPr>
                <w:rFonts w:cs="Times New Roman"/>
                <w:szCs w:val="24"/>
                <w:lang w:val="en-US"/>
              </w:rPr>
            </w:rPrChange>
          </w:rPr>
          <w:delInstrText>on</w:delInstrText>
        </w:r>
        <w:r w:rsidR="00AE1425" w:rsidRPr="006E6534" w:rsidDel="008A1743">
          <w:rPr>
            <w:rFonts w:cs="Times New Roman"/>
            <w:color w:val="000000" w:themeColor="text1"/>
            <w:szCs w:val="24"/>
            <w:rPrChange w:id="513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35" w:author="N F" w:date="2023-12-05T03:08:00Z">
              <w:rPr>
                <w:rFonts w:cs="Times New Roman"/>
                <w:szCs w:val="24"/>
                <w:lang w:val="en-US"/>
              </w:rPr>
            </w:rPrChange>
          </w:rPr>
          <w:delInstrText>the</w:delInstrText>
        </w:r>
        <w:r w:rsidR="00AE1425" w:rsidRPr="006E6534" w:rsidDel="008A1743">
          <w:rPr>
            <w:rFonts w:cs="Times New Roman"/>
            <w:color w:val="000000" w:themeColor="text1"/>
            <w:szCs w:val="24"/>
            <w:rPrChange w:id="513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37" w:author="N F" w:date="2023-12-05T03:08:00Z">
              <w:rPr>
                <w:rFonts w:cs="Times New Roman"/>
                <w:szCs w:val="24"/>
                <w:lang w:val="en-US"/>
              </w:rPr>
            </w:rPrChange>
          </w:rPr>
          <w:delInstrText>association</w:delInstrText>
        </w:r>
        <w:r w:rsidR="00AE1425" w:rsidRPr="006E6534" w:rsidDel="008A1743">
          <w:rPr>
            <w:rFonts w:cs="Times New Roman"/>
            <w:color w:val="000000" w:themeColor="text1"/>
            <w:szCs w:val="24"/>
            <w:rPrChange w:id="513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39" w:author="N F" w:date="2023-12-05T03:08:00Z">
              <w:rPr>
                <w:rFonts w:cs="Times New Roman"/>
                <w:szCs w:val="24"/>
                <w:lang w:val="en-US"/>
              </w:rPr>
            </w:rPrChange>
          </w:rPr>
          <w:delInstrText>of</w:delInstrText>
        </w:r>
        <w:r w:rsidR="00AE1425" w:rsidRPr="006E6534" w:rsidDel="008A1743">
          <w:rPr>
            <w:rFonts w:cs="Times New Roman"/>
            <w:color w:val="000000" w:themeColor="text1"/>
            <w:szCs w:val="24"/>
            <w:rPrChange w:id="514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41" w:author="N F" w:date="2023-12-05T03:08:00Z">
              <w:rPr>
                <w:rFonts w:cs="Times New Roman"/>
                <w:szCs w:val="24"/>
                <w:lang w:val="en-US"/>
              </w:rPr>
            </w:rPrChange>
          </w:rPr>
          <w:delInstrText>ANXA</w:delInstrText>
        </w:r>
        <w:r w:rsidR="00AE1425" w:rsidRPr="006E6534" w:rsidDel="008A1743">
          <w:rPr>
            <w:rFonts w:cs="Times New Roman"/>
            <w:color w:val="000000" w:themeColor="text1"/>
            <w:szCs w:val="24"/>
            <w:rPrChange w:id="5142" w:author="N F" w:date="2023-12-05T03:08:00Z">
              <w:rPr>
                <w:rFonts w:cs="Times New Roman"/>
                <w:szCs w:val="24"/>
              </w:rPr>
            </w:rPrChange>
          </w:rPr>
          <w:delInstrText xml:space="preserve">1 </w:delInstrText>
        </w:r>
        <w:r w:rsidR="00AE1425" w:rsidRPr="006E6534" w:rsidDel="008A1743">
          <w:rPr>
            <w:rFonts w:cs="Times New Roman"/>
            <w:color w:val="000000" w:themeColor="text1"/>
            <w:szCs w:val="24"/>
            <w:lang w:val="en-US"/>
            <w:rPrChange w:id="5143" w:author="N F" w:date="2023-12-05T03:08:00Z">
              <w:rPr>
                <w:rFonts w:cs="Times New Roman"/>
                <w:szCs w:val="24"/>
                <w:lang w:val="en-US"/>
              </w:rPr>
            </w:rPrChange>
          </w:rPr>
          <w:delInstrText>and</w:delInstrText>
        </w:r>
        <w:r w:rsidR="00AE1425" w:rsidRPr="006E6534" w:rsidDel="008A1743">
          <w:rPr>
            <w:rFonts w:cs="Times New Roman"/>
            <w:color w:val="000000" w:themeColor="text1"/>
            <w:szCs w:val="24"/>
            <w:rPrChange w:id="514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45" w:author="N F" w:date="2023-12-05T03:08:00Z">
              <w:rPr>
                <w:rFonts w:cs="Times New Roman"/>
                <w:szCs w:val="24"/>
                <w:lang w:val="en-US"/>
              </w:rPr>
            </w:rPrChange>
          </w:rPr>
          <w:delInstrText>chemosensitivity</w:delInstrText>
        </w:r>
        <w:r w:rsidR="00AE1425" w:rsidRPr="006E6534" w:rsidDel="008A1743">
          <w:rPr>
            <w:rFonts w:cs="Times New Roman"/>
            <w:color w:val="000000" w:themeColor="text1"/>
            <w:szCs w:val="24"/>
            <w:rPrChange w:id="514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47" w:author="N F" w:date="2023-12-05T03:08:00Z">
              <w:rPr>
                <w:rFonts w:cs="Times New Roman"/>
                <w:szCs w:val="24"/>
                <w:lang w:val="en-US"/>
              </w:rPr>
            </w:rPrChange>
          </w:rPr>
          <w:delInstrText>with</w:delInstrText>
        </w:r>
        <w:r w:rsidR="00AE1425" w:rsidRPr="006E6534" w:rsidDel="008A1743">
          <w:rPr>
            <w:rFonts w:cs="Times New Roman"/>
            <w:color w:val="000000" w:themeColor="text1"/>
            <w:szCs w:val="24"/>
            <w:rPrChange w:id="514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49" w:author="N F" w:date="2023-12-05T03:08:00Z">
              <w:rPr>
                <w:rFonts w:cs="Times New Roman"/>
                <w:szCs w:val="24"/>
                <w:lang w:val="en-US"/>
              </w:rPr>
            </w:rPrChange>
          </w:rPr>
          <w:delInstrText>a</w:delInstrText>
        </w:r>
        <w:r w:rsidR="00AE1425" w:rsidRPr="006E6534" w:rsidDel="008A1743">
          <w:rPr>
            <w:rFonts w:cs="Times New Roman"/>
            <w:color w:val="000000" w:themeColor="text1"/>
            <w:szCs w:val="24"/>
            <w:rPrChange w:id="515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51" w:author="N F" w:date="2023-12-05T03:08:00Z">
              <w:rPr>
                <w:rFonts w:cs="Times New Roman"/>
                <w:szCs w:val="24"/>
                <w:lang w:val="en-US"/>
              </w:rPr>
            </w:rPrChange>
          </w:rPr>
          <w:delInstrText>third</w:delInstrText>
        </w:r>
        <w:r w:rsidR="00AE1425" w:rsidRPr="006E6534" w:rsidDel="008A1743">
          <w:rPr>
            <w:rFonts w:cs="Times New Roman"/>
            <w:color w:val="000000" w:themeColor="text1"/>
            <w:szCs w:val="24"/>
            <w:rPrChange w:id="515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53" w:author="N F" w:date="2023-12-05T03:08:00Z">
              <w:rPr>
                <w:rFonts w:cs="Times New Roman"/>
                <w:szCs w:val="24"/>
                <w:lang w:val="en-US"/>
              </w:rPr>
            </w:rPrChange>
          </w:rPr>
          <w:delInstrText>generation</w:delInstrText>
        </w:r>
        <w:r w:rsidR="00AE1425" w:rsidRPr="006E6534" w:rsidDel="008A1743">
          <w:rPr>
            <w:rFonts w:cs="Times New Roman"/>
            <w:color w:val="000000" w:themeColor="text1"/>
            <w:szCs w:val="24"/>
            <w:rPrChange w:id="515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55" w:author="N F" w:date="2023-12-05T03:08:00Z">
              <w:rPr>
                <w:rFonts w:cs="Times New Roman"/>
                <w:szCs w:val="24"/>
                <w:lang w:val="en-US"/>
              </w:rPr>
            </w:rPrChange>
          </w:rPr>
          <w:delInstrText>epidermal</w:delInstrText>
        </w:r>
        <w:r w:rsidR="00AE1425" w:rsidRPr="006E6534" w:rsidDel="008A1743">
          <w:rPr>
            <w:rFonts w:cs="Times New Roman"/>
            <w:color w:val="000000" w:themeColor="text1"/>
            <w:szCs w:val="24"/>
            <w:rPrChange w:id="515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57" w:author="N F" w:date="2023-12-05T03:08:00Z">
              <w:rPr>
                <w:rFonts w:cs="Times New Roman"/>
                <w:szCs w:val="24"/>
                <w:lang w:val="en-US"/>
              </w:rPr>
            </w:rPrChange>
          </w:rPr>
          <w:delInstrText>growth</w:delInstrText>
        </w:r>
        <w:r w:rsidR="00AE1425" w:rsidRPr="006E6534" w:rsidDel="008A1743">
          <w:rPr>
            <w:rFonts w:cs="Times New Roman"/>
            <w:color w:val="000000" w:themeColor="text1"/>
            <w:szCs w:val="24"/>
            <w:rPrChange w:id="515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59" w:author="N F" w:date="2023-12-05T03:08:00Z">
              <w:rPr>
                <w:rFonts w:cs="Times New Roman"/>
                <w:szCs w:val="24"/>
                <w:lang w:val="en-US"/>
              </w:rPr>
            </w:rPrChange>
          </w:rPr>
          <w:delInstrText>factor</w:delInstrText>
        </w:r>
        <w:r w:rsidR="00AE1425" w:rsidRPr="006E6534" w:rsidDel="008A1743">
          <w:rPr>
            <w:rFonts w:cs="Times New Roman"/>
            <w:color w:val="000000" w:themeColor="text1"/>
            <w:szCs w:val="24"/>
            <w:rPrChange w:id="516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61" w:author="N F" w:date="2023-12-05T03:08:00Z">
              <w:rPr>
                <w:rFonts w:cs="Times New Roman"/>
                <w:szCs w:val="24"/>
                <w:lang w:val="en-US"/>
              </w:rPr>
            </w:rPrChange>
          </w:rPr>
          <w:delInstrText>receptor</w:delInstrText>
        </w:r>
        <w:r w:rsidR="00AE1425" w:rsidRPr="006E6534" w:rsidDel="008A1743">
          <w:rPr>
            <w:rFonts w:cs="Times New Roman"/>
            <w:color w:val="000000" w:themeColor="text1"/>
            <w:szCs w:val="24"/>
            <w:rPrChange w:id="5162"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163" w:author="N F" w:date="2023-12-05T03:08:00Z">
              <w:rPr>
                <w:rFonts w:cs="Times New Roman"/>
                <w:szCs w:val="24"/>
                <w:lang w:val="en-US"/>
              </w:rPr>
            </w:rPrChange>
          </w:rPr>
          <w:delInstrText>tyrosine</w:delInstrText>
        </w:r>
        <w:r w:rsidR="00AE1425" w:rsidRPr="006E6534" w:rsidDel="008A1743">
          <w:rPr>
            <w:rFonts w:cs="Times New Roman"/>
            <w:color w:val="000000" w:themeColor="text1"/>
            <w:szCs w:val="24"/>
            <w:rPrChange w:id="516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65" w:author="N F" w:date="2023-12-05T03:08:00Z">
              <w:rPr>
                <w:rFonts w:cs="Times New Roman"/>
                <w:szCs w:val="24"/>
                <w:lang w:val="en-US"/>
              </w:rPr>
            </w:rPrChange>
          </w:rPr>
          <w:delInstrText>kinase</w:delInstrText>
        </w:r>
        <w:r w:rsidR="00AE1425" w:rsidRPr="006E6534" w:rsidDel="008A1743">
          <w:rPr>
            <w:rFonts w:cs="Times New Roman"/>
            <w:color w:val="000000" w:themeColor="text1"/>
            <w:szCs w:val="24"/>
            <w:rPrChange w:id="516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67" w:author="N F" w:date="2023-12-05T03:08:00Z">
              <w:rPr>
                <w:rFonts w:cs="Times New Roman"/>
                <w:szCs w:val="24"/>
                <w:lang w:val="en-US"/>
              </w:rPr>
            </w:rPrChange>
          </w:rPr>
          <w:delInstrText>inhibitor</w:delInstrText>
        </w:r>
        <w:r w:rsidR="00AE1425" w:rsidRPr="006E6534" w:rsidDel="008A1743">
          <w:rPr>
            <w:rFonts w:cs="Times New Roman"/>
            <w:color w:val="000000" w:themeColor="text1"/>
            <w:szCs w:val="24"/>
            <w:rPrChange w:id="516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69" w:author="N F" w:date="2023-12-05T03:08:00Z">
              <w:rPr>
                <w:rFonts w:cs="Times New Roman"/>
                <w:szCs w:val="24"/>
                <w:lang w:val="en-US"/>
              </w:rPr>
            </w:rPrChange>
          </w:rPr>
          <w:delInstrText>EGFR</w:delInstrText>
        </w:r>
        <w:r w:rsidR="00AE1425" w:rsidRPr="006E6534" w:rsidDel="008A1743">
          <w:rPr>
            <w:rFonts w:cs="Times New Roman"/>
            <w:color w:val="000000" w:themeColor="text1"/>
            <w:szCs w:val="24"/>
            <w:rPrChange w:id="5170"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171" w:author="N F" w:date="2023-12-05T03:08:00Z">
              <w:rPr>
                <w:rFonts w:cs="Times New Roman"/>
                <w:szCs w:val="24"/>
                <w:lang w:val="en-US"/>
              </w:rPr>
            </w:rPrChange>
          </w:rPr>
          <w:delInstrText>TKI</w:delInstrText>
        </w:r>
        <w:r w:rsidR="00AE1425" w:rsidRPr="006E6534" w:rsidDel="008A1743">
          <w:rPr>
            <w:rFonts w:cs="Times New Roman"/>
            <w:color w:val="000000" w:themeColor="text1"/>
            <w:szCs w:val="24"/>
            <w:rPrChange w:id="517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73" w:author="N F" w:date="2023-12-05T03:08:00Z">
              <w:rPr>
                <w:rFonts w:cs="Times New Roman"/>
                <w:szCs w:val="24"/>
                <w:lang w:val="en-US"/>
              </w:rPr>
            </w:rPrChange>
          </w:rPr>
          <w:delInstrText>Osimertinib</w:delInstrText>
        </w:r>
        <w:r w:rsidR="00AE1425" w:rsidRPr="006E6534" w:rsidDel="008A1743">
          <w:rPr>
            <w:rFonts w:cs="Times New Roman"/>
            <w:color w:val="000000" w:themeColor="text1"/>
            <w:szCs w:val="24"/>
            <w:rPrChange w:id="517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75" w:author="N F" w:date="2023-12-05T03:08:00Z">
              <w:rPr>
                <w:rFonts w:cs="Times New Roman"/>
                <w:szCs w:val="24"/>
                <w:lang w:val="en-US"/>
              </w:rPr>
            </w:rPrChange>
          </w:rPr>
          <w:delInstrText>in</w:delInstrText>
        </w:r>
        <w:r w:rsidR="00AE1425" w:rsidRPr="006E6534" w:rsidDel="008A1743">
          <w:rPr>
            <w:rFonts w:cs="Times New Roman"/>
            <w:color w:val="000000" w:themeColor="text1"/>
            <w:szCs w:val="24"/>
            <w:rPrChange w:id="517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77" w:author="N F" w:date="2023-12-05T03:08:00Z">
              <w:rPr>
                <w:rFonts w:cs="Times New Roman"/>
                <w:szCs w:val="24"/>
                <w:lang w:val="en-US"/>
              </w:rPr>
            </w:rPrChange>
          </w:rPr>
          <w:delInstrText>lung</w:delInstrText>
        </w:r>
        <w:r w:rsidR="00AE1425" w:rsidRPr="006E6534" w:rsidDel="008A1743">
          <w:rPr>
            <w:rFonts w:cs="Times New Roman"/>
            <w:color w:val="000000" w:themeColor="text1"/>
            <w:szCs w:val="24"/>
            <w:rPrChange w:id="517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79" w:author="N F" w:date="2023-12-05T03:08:00Z">
              <w:rPr>
                <w:rFonts w:cs="Times New Roman"/>
                <w:szCs w:val="24"/>
                <w:lang w:val="en-US"/>
              </w:rPr>
            </w:rPrChange>
          </w:rPr>
          <w:delInstrText>cancer</w:delInstrText>
        </w:r>
        <w:r w:rsidR="00AE1425" w:rsidRPr="006E6534" w:rsidDel="008A1743">
          <w:rPr>
            <w:rFonts w:cs="Times New Roman"/>
            <w:color w:val="000000" w:themeColor="text1"/>
            <w:szCs w:val="24"/>
            <w:rPrChange w:id="518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81" w:author="N F" w:date="2023-12-05T03:08:00Z">
              <w:rPr>
                <w:rFonts w:cs="Times New Roman"/>
                <w:szCs w:val="24"/>
                <w:lang w:val="en-US"/>
              </w:rPr>
            </w:rPrChange>
          </w:rPr>
          <w:delInstrText>cells</w:delInstrText>
        </w:r>
        <w:r w:rsidR="00AE1425" w:rsidRPr="006E6534" w:rsidDel="008A1743">
          <w:rPr>
            <w:rFonts w:cs="Times New Roman"/>
            <w:color w:val="000000" w:themeColor="text1"/>
            <w:szCs w:val="24"/>
            <w:rPrChange w:id="518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83" w:author="N F" w:date="2023-12-05T03:08:00Z">
              <w:rPr>
                <w:rFonts w:cs="Times New Roman"/>
                <w:szCs w:val="24"/>
                <w:lang w:val="en-US"/>
              </w:rPr>
            </w:rPrChange>
          </w:rPr>
          <w:delInstrText>with</w:delInstrText>
        </w:r>
        <w:r w:rsidR="00AE1425" w:rsidRPr="006E6534" w:rsidDel="008A1743">
          <w:rPr>
            <w:rFonts w:cs="Times New Roman"/>
            <w:color w:val="000000" w:themeColor="text1"/>
            <w:szCs w:val="24"/>
            <w:rPrChange w:id="518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85" w:author="N F" w:date="2023-12-05T03:08:00Z">
              <w:rPr>
                <w:rFonts w:cs="Times New Roman"/>
                <w:szCs w:val="24"/>
                <w:lang w:val="en-US"/>
              </w:rPr>
            </w:rPrChange>
          </w:rPr>
          <w:delInstrText>EGFR</w:delInstrText>
        </w:r>
        <w:r w:rsidR="00AE1425" w:rsidRPr="006E6534" w:rsidDel="008A1743">
          <w:rPr>
            <w:rFonts w:cs="Times New Roman"/>
            <w:color w:val="000000" w:themeColor="text1"/>
            <w:szCs w:val="24"/>
            <w:rPrChange w:id="518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87" w:author="N F" w:date="2023-12-05T03:08:00Z">
              <w:rPr>
                <w:rFonts w:cs="Times New Roman"/>
                <w:szCs w:val="24"/>
                <w:lang w:val="en-US"/>
              </w:rPr>
            </w:rPrChange>
          </w:rPr>
          <w:delInstrText>mutations</w:delInstrText>
        </w:r>
        <w:r w:rsidR="00AE1425" w:rsidRPr="006E6534" w:rsidDel="008A1743">
          <w:rPr>
            <w:rFonts w:cs="Times New Roman"/>
            <w:color w:val="000000" w:themeColor="text1"/>
            <w:szCs w:val="24"/>
            <w:rPrChange w:id="518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89" w:author="N F" w:date="2023-12-05T03:08:00Z">
              <w:rPr>
                <w:rFonts w:cs="Times New Roman"/>
                <w:szCs w:val="24"/>
                <w:lang w:val="en-US"/>
              </w:rPr>
            </w:rPrChange>
          </w:rPr>
          <w:delInstrText>The</w:delInstrText>
        </w:r>
        <w:r w:rsidR="00AE1425" w:rsidRPr="006E6534" w:rsidDel="008A1743">
          <w:rPr>
            <w:rFonts w:cs="Times New Roman"/>
            <w:color w:val="000000" w:themeColor="text1"/>
            <w:szCs w:val="24"/>
            <w:rPrChange w:id="519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91" w:author="N F" w:date="2023-12-05T03:08:00Z">
              <w:rPr>
                <w:rFonts w:cs="Times New Roman"/>
                <w:szCs w:val="24"/>
                <w:lang w:val="en-US"/>
              </w:rPr>
            </w:rPrChange>
          </w:rPr>
          <w:delInstrText>overexpression</w:delInstrText>
        </w:r>
        <w:r w:rsidR="00AE1425" w:rsidRPr="006E6534" w:rsidDel="008A1743">
          <w:rPr>
            <w:rFonts w:cs="Times New Roman"/>
            <w:color w:val="000000" w:themeColor="text1"/>
            <w:szCs w:val="24"/>
            <w:rPrChange w:id="519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93" w:author="N F" w:date="2023-12-05T03:08:00Z">
              <w:rPr>
                <w:rFonts w:cs="Times New Roman"/>
                <w:szCs w:val="24"/>
                <w:lang w:val="en-US"/>
              </w:rPr>
            </w:rPrChange>
          </w:rPr>
          <w:delInstrText>of</w:delInstrText>
        </w:r>
        <w:r w:rsidR="00AE1425" w:rsidRPr="006E6534" w:rsidDel="008A1743">
          <w:rPr>
            <w:rFonts w:cs="Times New Roman"/>
            <w:color w:val="000000" w:themeColor="text1"/>
            <w:szCs w:val="24"/>
            <w:rPrChange w:id="519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95" w:author="N F" w:date="2023-12-05T03:08:00Z">
              <w:rPr>
                <w:rFonts w:cs="Times New Roman"/>
                <w:szCs w:val="24"/>
                <w:lang w:val="en-US"/>
              </w:rPr>
            </w:rPrChange>
          </w:rPr>
          <w:delInstrText>ANXA</w:delInstrText>
        </w:r>
        <w:r w:rsidR="00AE1425" w:rsidRPr="006E6534" w:rsidDel="008A1743">
          <w:rPr>
            <w:rFonts w:cs="Times New Roman"/>
            <w:color w:val="000000" w:themeColor="text1"/>
            <w:szCs w:val="24"/>
            <w:rPrChange w:id="5196" w:author="N F" w:date="2023-12-05T03:08:00Z">
              <w:rPr>
                <w:rFonts w:cs="Times New Roman"/>
                <w:szCs w:val="24"/>
              </w:rPr>
            </w:rPrChange>
          </w:rPr>
          <w:delInstrText xml:space="preserve">1 </w:delInstrText>
        </w:r>
        <w:r w:rsidR="00AE1425" w:rsidRPr="006E6534" w:rsidDel="008A1743">
          <w:rPr>
            <w:rFonts w:cs="Times New Roman"/>
            <w:color w:val="000000" w:themeColor="text1"/>
            <w:szCs w:val="24"/>
            <w:lang w:val="en-US"/>
            <w:rPrChange w:id="5197" w:author="N F" w:date="2023-12-05T03:08:00Z">
              <w:rPr>
                <w:rFonts w:cs="Times New Roman"/>
                <w:szCs w:val="24"/>
                <w:lang w:val="en-US"/>
              </w:rPr>
            </w:rPrChange>
          </w:rPr>
          <w:delInstrText>was</w:delInstrText>
        </w:r>
        <w:r w:rsidR="00AE1425" w:rsidRPr="006E6534" w:rsidDel="008A1743">
          <w:rPr>
            <w:rFonts w:cs="Times New Roman"/>
            <w:color w:val="000000" w:themeColor="text1"/>
            <w:szCs w:val="24"/>
            <w:rPrChange w:id="519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199" w:author="N F" w:date="2023-12-05T03:08:00Z">
              <w:rPr>
                <w:rFonts w:cs="Times New Roman"/>
                <w:szCs w:val="24"/>
                <w:lang w:val="en-US"/>
              </w:rPr>
            </w:rPrChange>
          </w:rPr>
          <w:delInstrText>observed</w:delInstrText>
        </w:r>
        <w:r w:rsidR="00AE1425" w:rsidRPr="006E6534" w:rsidDel="008A1743">
          <w:rPr>
            <w:rFonts w:cs="Times New Roman"/>
            <w:color w:val="000000" w:themeColor="text1"/>
            <w:szCs w:val="24"/>
            <w:rPrChange w:id="520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01" w:author="N F" w:date="2023-12-05T03:08:00Z">
              <w:rPr>
                <w:rFonts w:cs="Times New Roman"/>
                <w:szCs w:val="24"/>
                <w:lang w:val="en-US"/>
              </w:rPr>
            </w:rPrChange>
          </w:rPr>
          <w:delInstrText>in</w:delInstrText>
        </w:r>
        <w:r w:rsidR="00AE1425" w:rsidRPr="006E6534" w:rsidDel="008A1743">
          <w:rPr>
            <w:rFonts w:cs="Times New Roman"/>
            <w:color w:val="000000" w:themeColor="text1"/>
            <w:szCs w:val="24"/>
            <w:rPrChange w:id="520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03" w:author="N F" w:date="2023-12-05T03:08:00Z">
              <w:rPr>
                <w:rFonts w:cs="Times New Roman"/>
                <w:szCs w:val="24"/>
                <w:lang w:val="en-US"/>
              </w:rPr>
            </w:rPrChange>
          </w:rPr>
          <w:delInstrText>the</w:delInstrText>
        </w:r>
        <w:r w:rsidR="00AE1425" w:rsidRPr="006E6534" w:rsidDel="008A1743">
          <w:rPr>
            <w:rFonts w:cs="Times New Roman"/>
            <w:color w:val="000000" w:themeColor="text1"/>
            <w:szCs w:val="24"/>
            <w:rPrChange w:id="520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05" w:author="N F" w:date="2023-12-05T03:08:00Z">
              <w:rPr>
                <w:rFonts w:cs="Times New Roman"/>
                <w:szCs w:val="24"/>
                <w:lang w:val="en-US"/>
              </w:rPr>
            </w:rPrChange>
          </w:rPr>
          <w:delInstrText>lung</w:delInstrText>
        </w:r>
        <w:r w:rsidR="00AE1425" w:rsidRPr="006E6534" w:rsidDel="008A1743">
          <w:rPr>
            <w:rFonts w:cs="Times New Roman"/>
            <w:color w:val="000000" w:themeColor="text1"/>
            <w:szCs w:val="24"/>
            <w:rPrChange w:id="520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07" w:author="N F" w:date="2023-12-05T03:08:00Z">
              <w:rPr>
                <w:rFonts w:cs="Times New Roman"/>
                <w:szCs w:val="24"/>
                <w:lang w:val="en-US"/>
              </w:rPr>
            </w:rPrChange>
          </w:rPr>
          <w:delInstrText>cancer</w:delInstrText>
        </w:r>
        <w:r w:rsidR="00AE1425" w:rsidRPr="006E6534" w:rsidDel="008A1743">
          <w:rPr>
            <w:rFonts w:cs="Times New Roman"/>
            <w:color w:val="000000" w:themeColor="text1"/>
            <w:szCs w:val="24"/>
            <w:rPrChange w:id="520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09" w:author="N F" w:date="2023-12-05T03:08:00Z">
              <w:rPr>
                <w:rFonts w:cs="Times New Roman"/>
                <w:szCs w:val="24"/>
                <w:lang w:val="en-US"/>
              </w:rPr>
            </w:rPrChange>
          </w:rPr>
          <w:delInstrText>cells</w:delInstrText>
        </w:r>
        <w:r w:rsidR="00AE1425" w:rsidRPr="006E6534" w:rsidDel="008A1743">
          <w:rPr>
            <w:rFonts w:cs="Times New Roman"/>
            <w:color w:val="000000" w:themeColor="text1"/>
            <w:szCs w:val="24"/>
            <w:rPrChange w:id="521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11" w:author="N F" w:date="2023-12-05T03:08:00Z">
              <w:rPr>
                <w:rFonts w:cs="Times New Roman"/>
                <w:szCs w:val="24"/>
                <w:lang w:val="en-US"/>
              </w:rPr>
            </w:rPrChange>
          </w:rPr>
          <w:delInstrText>studied</w:delInstrText>
        </w:r>
        <w:r w:rsidR="00AE1425" w:rsidRPr="006E6534" w:rsidDel="008A1743">
          <w:rPr>
            <w:rFonts w:cs="Times New Roman"/>
            <w:color w:val="000000" w:themeColor="text1"/>
            <w:szCs w:val="24"/>
            <w:rPrChange w:id="521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13" w:author="N F" w:date="2023-12-05T03:08:00Z">
              <w:rPr>
                <w:rFonts w:cs="Times New Roman"/>
                <w:szCs w:val="24"/>
                <w:lang w:val="en-US"/>
              </w:rPr>
            </w:rPrChange>
          </w:rPr>
          <w:delInstrText>The</w:delInstrText>
        </w:r>
        <w:r w:rsidR="00AE1425" w:rsidRPr="006E6534" w:rsidDel="008A1743">
          <w:rPr>
            <w:rFonts w:cs="Times New Roman"/>
            <w:color w:val="000000" w:themeColor="text1"/>
            <w:szCs w:val="24"/>
            <w:rPrChange w:id="521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15" w:author="N F" w:date="2023-12-05T03:08:00Z">
              <w:rPr>
                <w:rFonts w:cs="Times New Roman"/>
                <w:szCs w:val="24"/>
                <w:lang w:val="en-US"/>
              </w:rPr>
            </w:rPrChange>
          </w:rPr>
          <w:delInstrText>downregulation</w:delInstrText>
        </w:r>
        <w:r w:rsidR="00AE1425" w:rsidRPr="006E6534" w:rsidDel="008A1743">
          <w:rPr>
            <w:rFonts w:cs="Times New Roman"/>
            <w:color w:val="000000" w:themeColor="text1"/>
            <w:szCs w:val="24"/>
            <w:rPrChange w:id="521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17" w:author="N F" w:date="2023-12-05T03:08:00Z">
              <w:rPr>
                <w:rFonts w:cs="Times New Roman"/>
                <w:szCs w:val="24"/>
                <w:lang w:val="en-US"/>
              </w:rPr>
            </w:rPrChange>
          </w:rPr>
          <w:delInstrText>of</w:delInstrText>
        </w:r>
        <w:r w:rsidR="00AE1425" w:rsidRPr="006E6534" w:rsidDel="008A1743">
          <w:rPr>
            <w:rFonts w:cs="Times New Roman"/>
            <w:color w:val="000000" w:themeColor="text1"/>
            <w:szCs w:val="24"/>
            <w:rPrChange w:id="521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19" w:author="N F" w:date="2023-12-05T03:08:00Z">
              <w:rPr>
                <w:rFonts w:cs="Times New Roman"/>
                <w:szCs w:val="24"/>
                <w:lang w:val="en-US"/>
              </w:rPr>
            </w:rPrChange>
          </w:rPr>
          <w:delInstrText>ANXA</w:delInstrText>
        </w:r>
        <w:r w:rsidR="00AE1425" w:rsidRPr="006E6534" w:rsidDel="008A1743">
          <w:rPr>
            <w:rFonts w:cs="Times New Roman"/>
            <w:color w:val="000000" w:themeColor="text1"/>
            <w:szCs w:val="24"/>
            <w:rPrChange w:id="5220" w:author="N F" w:date="2023-12-05T03:08:00Z">
              <w:rPr>
                <w:rFonts w:cs="Times New Roman"/>
                <w:szCs w:val="24"/>
              </w:rPr>
            </w:rPrChange>
          </w:rPr>
          <w:delInstrText xml:space="preserve">1 </w:delInstrText>
        </w:r>
        <w:r w:rsidR="00AE1425" w:rsidRPr="006E6534" w:rsidDel="008A1743">
          <w:rPr>
            <w:rFonts w:cs="Times New Roman"/>
            <w:color w:val="000000" w:themeColor="text1"/>
            <w:szCs w:val="24"/>
            <w:lang w:val="en-US"/>
            <w:rPrChange w:id="5221" w:author="N F" w:date="2023-12-05T03:08:00Z">
              <w:rPr>
                <w:rFonts w:cs="Times New Roman"/>
                <w:szCs w:val="24"/>
                <w:lang w:val="en-US"/>
              </w:rPr>
            </w:rPrChange>
          </w:rPr>
          <w:delInstrText>with</w:delInstrText>
        </w:r>
        <w:r w:rsidR="00AE1425" w:rsidRPr="006E6534" w:rsidDel="008A1743">
          <w:rPr>
            <w:rFonts w:cs="Times New Roman"/>
            <w:color w:val="000000" w:themeColor="text1"/>
            <w:szCs w:val="24"/>
            <w:rPrChange w:id="522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23" w:author="N F" w:date="2023-12-05T03:08:00Z">
              <w:rPr>
                <w:rFonts w:cs="Times New Roman"/>
                <w:szCs w:val="24"/>
                <w:lang w:val="en-US"/>
              </w:rPr>
            </w:rPrChange>
          </w:rPr>
          <w:delInstrText>small</w:delInstrText>
        </w:r>
        <w:r w:rsidR="00AE1425" w:rsidRPr="006E6534" w:rsidDel="008A1743">
          <w:rPr>
            <w:rFonts w:cs="Times New Roman"/>
            <w:color w:val="000000" w:themeColor="text1"/>
            <w:szCs w:val="24"/>
            <w:rPrChange w:id="522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25" w:author="N F" w:date="2023-12-05T03:08:00Z">
              <w:rPr>
                <w:rFonts w:cs="Times New Roman"/>
                <w:szCs w:val="24"/>
                <w:lang w:val="en-US"/>
              </w:rPr>
            </w:rPrChange>
          </w:rPr>
          <w:delInstrText>interference</w:delInstrText>
        </w:r>
        <w:r w:rsidR="00AE1425" w:rsidRPr="006E6534" w:rsidDel="008A1743">
          <w:rPr>
            <w:rFonts w:cs="Times New Roman"/>
            <w:color w:val="000000" w:themeColor="text1"/>
            <w:szCs w:val="24"/>
            <w:rPrChange w:id="522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27" w:author="N F" w:date="2023-12-05T03:08:00Z">
              <w:rPr>
                <w:rFonts w:cs="Times New Roman"/>
                <w:szCs w:val="24"/>
                <w:lang w:val="en-US"/>
              </w:rPr>
            </w:rPrChange>
          </w:rPr>
          <w:delInstrText>RNA</w:delInstrText>
        </w:r>
        <w:r w:rsidR="00AE1425" w:rsidRPr="006E6534" w:rsidDel="008A1743">
          <w:rPr>
            <w:rFonts w:cs="Times New Roman"/>
            <w:color w:val="000000" w:themeColor="text1"/>
            <w:szCs w:val="24"/>
            <w:rPrChange w:id="522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29" w:author="N F" w:date="2023-12-05T03:08:00Z">
              <w:rPr>
                <w:rFonts w:cs="Times New Roman"/>
                <w:szCs w:val="24"/>
                <w:lang w:val="en-US"/>
              </w:rPr>
            </w:rPrChange>
          </w:rPr>
          <w:delInstrText>siRNA</w:delInstrText>
        </w:r>
        <w:r w:rsidR="00AE1425" w:rsidRPr="006E6534" w:rsidDel="008A1743">
          <w:rPr>
            <w:rFonts w:cs="Times New Roman"/>
            <w:color w:val="000000" w:themeColor="text1"/>
            <w:szCs w:val="24"/>
            <w:rPrChange w:id="523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31" w:author="N F" w:date="2023-12-05T03:08:00Z">
              <w:rPr>
                <w:rFonts w:cs="Times New Roman"/>
                <w:szCs w:val="24"/>
                <w:lang w:val="en-US"/>
              </w:rPr>
            </w:rPrChange>
          </w:rPr>
          <w:delInstrText>decreased</w:delInstrText>
        </w:r>
        <w:r w:rsidR="00AE1425" w:rsidRPr="006E6534" w:rsidDel="008A1743">
          <w:rPr>
            <w:rFonts w:cs="Times New Roman"/>
            <w:color w:val="000000" w:themeColor="text1"/>
            <w:szCs w:val="24"/>
            <w:rPrChange w:id="523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33" w:author="N F" w:date="2023-12-05T03:08:00Z">
              <w:rPr>
                <w:rFonts w:cs="Times New Roman"/>
                <w:szCs w:val="24"/>
                <w:lang w:val="en-US"/>
              </w:rPr>
            </w:rPrChange>
          </w:rPr>
          <w:delInstrText>the</w:delInstrText>
        </w:r>
        <w:r w:rsidR="00AE1425" w:rsidRPr="006E6534" w:rsidDel="008A1743">
          <w:rPr>
            <w:rFonts w:cs="Times New Roman"/>
            <w:color w:val="000000" w:themeColor="text1"/>
            <w:szCs w:val="24"/>
            <w:rPrChange w:id="523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35" w:author="N F" w:date="2023-12-05T03:08:00Z">
              <w:rPr>
                <w:rFonts w:cs="Times New Roman"/>
                <w:szCs w:val="24"/>
                <w:lang w:val="en-US"/>
              </w:rPr>
            </w:rPrChange>
          </w:rPr>
          <w:delInstrText>growth</w:delInstrText>
        </w:r>
        <w:r w:rsidR="00AE1425" w:rsidRPr="006E6534" w:rsidDel="008A1743">
          <w:rPr>
            <w:rFonts w:cs="Times New Roman"/>
            <w:color w:val="000000" w:themeColor="text1"/>
            <w:szCs w:val="24"/>
            <w:rPrChange w:id="523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37" w:author="N F" w:date="2023-12-05T03:08:00Z">
              <w:rPr>
                <w:rFonts w:cs="Times New Roman"/>
                <w:szCs w:val="24"/>
                <w:lang w:val="en-US"/>
              </w:rPr>
            </w:rPrChange>
          </w:rPr>
          <w:delInstrText>of</w:delInstrText>
        </w:r>
        <w:r w:rsidR="00AE1425" w:rsidRPr="006E6534" w:rsidDel="008A1743">
          <w:rPr>
            <w:rFonts w:cs="Times New Roman"/>
            <w:color w:val="000000" w:themeColor="text1"/>
            <w:szCs w:val="24"/>
            <w:rPrChange w:id="523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39" w:author="N F" w:date="2023-12-05T03:08:00Z">
              <w:rPr>
                <w:rFonts w:cs="Times New Roman"/>
                <w:szCs w:val="24"/>
                <w:lang w:val="en-US"/>
              </w:rPr>
            </w:rPrChange>
          </w:rPr>
          <w:delInstrText>lung</w:delInstrText>
        </w:r>
        <w:r w:rsidR="00AE1425" w:rsidRPr="006E6534" w:rsidDel="008A1743">
          <w:rPr>
            <w:rFonts w:cs="Times New Roman"/>
            <w:color w:val="000000" w:themeColor="text1"/>
            <w:szCs w:val="24"/>
            <w:rPrChange w:id="524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41" w:author="N F" w:date="2023-12-05T03:08:00Z">
              <w:rPr>
                <w:rFonts w:cs="Times New Roman"/>
                <w:szCs w:val="24"/>
                <w:lang w:val="en-US"/>
              </w:rPr>
            </w:rPrChange>
          </w:rPr>
          <w:delInstrText>cancer</w:delInstrText>
        </w:r>
        <w:r w:rsidR="00AE1425" w:rsidRPr="006E6534" w:rsidDel="008A1743">
          <w:rPr>
            <w:rFonts w:cs="Times New Roman"/>
            <w:color w:val="000000" w:themeColor="text1"/>
            <w:szCs w:val="24"/>
            <w:rPrChange w:id="524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43" w:author="N F" w:date="2023-12-05T03:08:00Z">
              <w:rPr>
                <w:rFonts w:cs="Times New Roman"/>
                <w:szCs w:val="24"/>
                <w:lang w:val="en-US"/>
              </w:rPr>
            </w:rPrChange>
          </w:rPr>
          <w:delInstrText>cells</w:delInstrText>
        </w:r>
        <w:r w:rsidR="00AE1425" w:rsidRPr="006E6534" w:rsidDel="008A1743">
          <w:rPr>
            <w:rFonts w:cs="Times New Roman"/>
            <w:color w:val="000000" w:themeColor="text1"/>
            <w:szCs w:val="24"/>
            <w:rPrChange w:id="524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45" w:author="N F" w:date="2023-12-05T03:08:00Z">
              <w:rPr>
                <w:rFonts w:cs="Times New Roman"/>
                <w:szCs w:val="24"/>
                <w:lang w:val="en-US"/>
              </w:rPr>
            </w:rPrChange>
          </w:rPr>
          <w:delInstrText>In</w:delInstrText>
        </w:r>
        <w:r w:rsidR="00AE1425" w:rsidRPr="006E6534" w:rsidDel="008A1743">
          <w:rPr>
            <w:rFonts w:cs="Times New Roman"/>
            <w:color w:val="000000" w:themeColor="text1"/>
            <w:szCs w:val="24"/>
            <w:rPrChange w:id="524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47" w:author="N F" w:date="2023-12-05T03:08:00Z">
              <w:rPr>
                <w:rFonts w:cs="Times New Roman"/>
                <w:szCs w:val="24"/>
                <w:lang w:val="en-US"/>
              </w:rPr>
            </w:rPrChange>
          </w:rPr>
          <w:delInstrText>lung</w:delInstrText>
        </w:r>
        <w:r w:rsidR="00AE1425" w:rsidRPr="006E6534" w:rsidDel="008A1743">
          <w:rPr>
            <w:rFonts w:cs="Times New Roman"/>
            <w:color w:val="000000" w:themeColor="text1"/>
            <w:szCs w:val="24"/>
            <w:rPrChange w:id="524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49" w:author="N F" w:date="2023-12-05T03:08:00Z">
              <w:rPr>
                <w:rFonts w:cs="Times New Roman"/>
                <w:szCs w:val="24"/>
                <w:lang w:val="en-US"/>
              </w:rPr>
            </w:rPrChange>
          </w:rPr>
          <w:delInstrText>cancer</w:delInstrText>
        </w:r>
        <w:r w:rsidR="00AE1425" w:rsidRPr="006E6534" w:rsidDel="008A1743">
          <w:rPr>
            <w:rFonts w:cs="Times New Roman"/>
            <w:color w:val="000000" w:themeColor="text1"/>
            <w:szCs w:val="24"/>
            <w:rPrChange w:id="525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51" w:author="N F" w:date="2023-12-05T03:08:00Z">
              <w:rPr>
                <w:rFonts w:cs="Times New Roman"/>
                <w:szCs w:val="24"/>
                <w:lang w:val="en-US"/>
              </w:rPr>
            </w:rPrChange>
          </w:rPr>
          <w:delInstrText>cells</w:delInstrText>
        </w:r>
        <w:r w:rsidR="00AE1425" w:rsidRPr="006E6534" w:rsidDel="008A1743">
          <w:rPr>
            <w:rFonts w:cs="Times New Roman"/>
            <w:color w:val="000000" w:themeColor="text1"/>
            <w:szCs w:val="24"/>
            <w:rPrChange w:id="525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53" w:author="N F" w:date="2023-12-05T03:08:00Z">
              <w:rPr>
                <w:rFonts w:cs="Times New Roman"/>
                <w:szCs w:val="24"/>
                <w:lang w:val="en-US"/>
              </w:rPr>
            </w:rPrChange>
          </w:rPr>
          <w:delInstrText>with</w:delInstrText>
        </w:r>
        <w:r w:rsidR="00AE1425" w:rsidRPr="006E6534" w:rsidDel="008A1743">
          <w:rPr>
            <w:rFonts w:cs="Times New Roman"/>
            <w:color w:val="000000" w:themeColor="text1"/>
            <w:szCs w:val="24"/>
            <w:rPrChange w:id="525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55" w:author="N F" w:date="2023-12-05T03:08:00Z">
              <w:rPr>
                <w:rFonts w:cs="Times New Roman"/>
                <w:szCs w:val="24"/>
                <w:lang w:val="en-US"/>
              </w:rPr>
            </w:rPrChange>
          </w:rPr>
          <w:delInstrText>EGFR</w:delInstrText>
        </w:r>
        <w:r w:rsidR="00AE1425" w:rsidRPr="006E6534" w:rsidDel="008A1743">
          <w:rPr>
            <w:rFonts w:cs="Times New Roman"/>
            <w:color w:val="000000" w:themeColor="text1"/>
            <w:szCs w:val="24"/>
            <w:rPrChange w:id="525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57" w:author="N F" w:date="2023-12-05T03:08:00Z">
              <w:rPr>
                <w:rFonts w:cs="Times New Roman"/>
                <w:szCs w:val="24"/>
                <w:lang w:val="en-US"/>
              </w:rPr>
            </w:rPrChange>
          </w:rPr>
          <w:delInstrText>mutations</w:delInstrText>
        </w:r>
        <w:r w:rsidR="00AE1425" w:rsidRPr="006E6534" w:rsidDel="008A1743">
          <w:rPr>
            <w:rFonts w:cs="Times New Roman"/>
            <w:color w:val="000000" w:themeColor="text1"/>
            <w:szCs w:val="24"/>
            <w:rPrChange w:id="525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59" w:author="N F" w:date="2023-12-05T03:08:00Z">
              <w:rPr>
                <w:rFonts w:cs="Times New Roman"/>
                <w:szCs w:val="24"/>
                <w:lang w:val="en-US"/>
              </w:rPr>
            </w:rPrChange>
          </w:rPr>
          <w:delInstrText>the</w:delInstrText>
        </w:r>
        <w:r w:rsidR="00AE1425" w:rsidRPr="006E6534" w:rsidDel="008A1743">
          <w:rPr>
            <w:rFonts w:cs="Times New Roman"/>
            <w:color w:val="000000" w:themeColor="text1"/>
            <w:szCs w:val="24"/>
            <w:rPrChange w:id="526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61" w:author="N F" w:date="2023-12-05T03:08:00Z">
              <w:rPr>
                <w:rFonts w:cs="Times New Roman"/>
                <w:szCs w:val="24"/>
                <w:lang w:val="en-US"/>
              </w:rPr>
            </w:rPrChange>
          </w:rPr>
          <w:delInstrText>knockdown</w:delInstrText>
        </w:r>
        <w:r w:rsidR="00AE1425" w:rsidRPr="006E6534" w:rsidDel="008A1743">
          <w:rPr>
            <w:rFonts w:cs="Times New Roman"/>
            <w:color w:val="000000" w:themeColor="text1"/>
            <w:szCs w:val="24"/>
            <w:rPrChange w:id="526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63" w:author="N F" w:date="2023-12-05T03:08:00Z">
              <w:rPr>
                <w:rFonts w:cs="Times New Roman"/>
                <w:szCs w:val="24"/>
                <w:lang w:val="en-US"/>
              </w:rPr>
            </w:rPrChange>
          </w:rPr>
          <w:delInstrText>of</w:delInstrText>
        </w:r>
        <w:r w:rsidR="00AE1425" w:rsidRPr="006E6534" w:rsidDel="008A1743">
          <w:rPr>
            <w:rFonts w:cs="Times New Roman"/>
            <w:color w:val="000000" w:themeColor="text1"/>
            <w:szCs w:val="24"/>
            <w:rPrChange w:id="526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65" w:author="N F" w:date="2023-12-05T03:08:00Z">
              <w:rPr>
                <w:rFonts w:cs="Times New Roman"/>
                <w:szCs w:val="24"/>
                <w:lang w:val="en-US"/>
              </w:rPr>
            </w:rPrChange>
          </w:rPr>
          <w:delInstrText>ANXA</w:delInstrText>
        </w:r>
        <w:r w:rsidR="00AE1425" w:rsidRPr="006E6534" w:rsidDel="008A1743">
          <w:rPr>
            <w:rFonts w:cs="Times New Roman"/>
            <w:color w:val="000000" w:themeColor="text1"/>
            <w:szCs w:val="24"/>
            <w:rPrChange w:id="5266" w:author="N F" w:date="2023-12-05T03:08:00Z">
              <w:rPr>
                <w:rFonts w:cs="Times New Roman"/>
                <w:szCs w:val="24"/>
              </w:rPr>
            </w:rPrChange>
          </w:rPr>
          <w:delInstrText xml:space="preserve">1 </w:delInstrText>
        </w:r>
        <w:r w:rsidR="00AE1425" w:rsidRPr="006E6534" w:rsidDel="008A1743">
          <w:rPr>
            <w:rFonts w:cs="Times New Roman"/>
            <w:color w:val="000000" w:themeColor="text1"/>
            <w:szCs w:val="24"/>
            <w:lang w:val="en-US"/>
            <w:rPrChange w:id="5267" w:author="N F" w:date="2023-12-05T03:08:00Z">
              <w:rPr>
                <w:rFonts w:cs="Times New Roman"/>
                <w:szCs w:val="24"/>
                <w:lang w:val="en-US"/>
              </w:rPr>
            </w:rPrChange>
          </w:rPr>
          <w:delInstrText>increased</w:delInstrText>
        </w:r>
        <w:r w:rsidR="00AE1425" w:rsidRPr="006E6534" w:rsidDel="008A1743">
          <w:rPr>
            <w:rFonts w:cs="Times New Roman"/>
            <w:color w:val="000000" w:themeColor="text1"/>
            <w:szCs w:val="24"/>
            <w:rPrChange w:id="526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69" w:author="N F" w:date="2023-12-05T03:08:00Z">
              <w:rPr>
                <w:rFonts w:cs="Times New Roman"/>
                <w:szCs w:val="24"/>
                <w:lang w:val="en-US"/>
              </w:rPr>
            </w:rPrChange>
          </w:rPr>
          <w:delInstrText>the</w:delInstrText>
        </w:r>
        <w:r w:rsidR="00AE1425" w:rsidRPr="006E6534" w:rsidDel="008A1743">
          <w:rPr>
            <w:rFonts w:cs="Times New Roman"/>
            <w:color w:val="000000" w:themeColor="text1"/>
            <w:szCs w:val="24"/>
            <w:rPrChange w:id="527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71" w:author="N F" w:date="2023-12-05T03:08:00Z">
              <w:rPr>
                <w:rFonts w:cs="Times New Roman"/>
                <w:szCs w:val="24"/>
                <w:lang w:val="en-US"/>
              </w:rPr>
            </w:rPrChange>
          </w:rPr>
          <w:delInstrText>chemosensitivity</w:delInstrText>
        </w:r>
        <w:r w:rsidR="00AE1425" w:rsidRPr="006E6534" w:rsidDel="008A1743">
          <w:rPr>
            <w:rFonts w:cs="Times New Roman"/>
            <w:color w:val="000000" w:themeColor="text1"/>
            <w:szCs w:val="24"/>
            <w:rPrChange w:id="527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73" w:author="N F" w:date="2023-12-05T03:08:00Z">
              <w:rPr>
                <w:rFonts w:cs="Times New Roman"/>
                <w:szCs w:val="24"/>
                <w:lang w:val="en-US"/>
              </w:rPr>
            </w:rPrChange>
          </w:rPr>
          <w:delInstrText>to</w:delInstrText>
        </w:r>
        <w:r w:rsidR="00AE1425" w:rsidRPr="006E6534" w:rsidDel="008A1743">
          <w:rPr>
            <w:rFonts w:cs="Times New Roman"/>
            <w:color w:val="000000" w:themeColor="text1"/>
            <w:szCs w:val="24"/>
            <w:rPrChange w:id="527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75" w:author="N F" w:date="2023-12-05T03:08:00Z">
              <w:rPr>
                <w:rFonts w:cs="Times New Roman"/>
                <w:szCs w:val="24"/>
                <w:lang w:val="en-US"/>
              </w:rPr>
            </w:rPrChange>
          </w:rPr>
          <w:delInstrText>Osimertinib</w:delInstrText>
        </w:r>
        <w:r w:rsidR="00AE1425" w:rsidRPr="006E6534" w:rsidDel="008A1743">
          <w:rPr>
            <w:rFonts w:cs="Times New Roman"/>
            <w:color w:val="000000" w:themeColor="text1"/>
            <w:szCs w:val="24"/>
            <w:rPrChange w:id="527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77" w:author="N F" w:date="2023-12-05T03:08:00Z">
              <w:rPr>
                <w:rFonts w:cs="Times New Roman"/>
                <w:szCs w:val="24"/>
                <w:lang w:val="en-US"/>
              </w:rPr>
            </w:rPrChange>
          </w:rPr>
          <w:delInstrText>and</w:delInstrText>
        </w:r>
        <w:r w:rsidR="00AE1425" w:rsidRPr="006E6534" w:rsidDel="008A1743">
          <w:rPr>
            <w:rFonts w:cs="Times New Roman"/>
            <w:color w:val="000000" w:themeColor="text1"/>
            <w:szCs w:val="24"/>
            <w:rPrChange w:id="527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79" w:author="N F" w:date="2023-12-05T03:08:00Z">
              <w:rPr>
                <w:rFonts w:cs="Times New Roman"/>
                <w:szCs w:val="24"/>
                <w:lang w:val="en-US"/>
              </w:rPr>
            </w:rPrChange>
          </w:rPr>
          <w:delInstrText>decreased</w:delInstrText>
        </w:r>
        <w:r w:rsidR="00AE1425" w:rsidRPr="006E6534" w:rsidDel="008A1743">
          <w:rPr>
            <w:rFonts w:cs="Times New Roman"/>
            <w:color w:val="000000" w:themeColor="text1"/>
            <w:szCs w:val="24"/>
            <w:rPrChange w:id="528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81" w:author="N F" w:date="2023-12-05T03:08:00Z">
              <w:rPr>
                <w:rFonts w:cs="Times New Roman"/>
                <w:szCs w:val="24"/>
                <w:lang w:val="en-US"/>
              </w:rPr>
            </w:rPrChange>
          </w:rPr>
          <w:delInstrText>the</w:delInstrText>
        </w:r>
        <w:r w:rsidR="00AE1425" w:rsidRPr="006E6534" w:rsidDel="008A1743">
          <w:rPr>
            <w:rFonts w:cs="Times New Roman"/>
            <w:color w:val="000000" w:themeColor="text1"/>
            <w:szCs w:val="24"/>
            <w:rPrChange w:id="528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83" w:author="N F" w:date="2023-12-05T03:08:00Z">
              <w:rPr>
                <w:rFonts w:cs="Times New Roman"/>
                <w:szCs w:val="24"/>
                <w:lang w:val="en-US"/>
              </w:rPr>
            </w:rPrChange>
          </w:rPr>
          <w:delInstrText>tumorigenesis</w:delInstrText>
        </w:r>
        <w:r w:rsidR="00AE1425" w:rsidRPr="006E6534" w:rsidDel="008A1743">
          <w:rPr>
            <w:rFonts w:cs="Times New Roman"/>
            <w:color w:val="000000" w:themeColor="text1"/>
            <w:szCs w:val="24"/>
            <w:rPrChange w:id="528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85" w:author="N F" w:date="2023-12-05T03:08:00Z">
              <w:rPr>
                <w:rFonts w:cs="Times New Roman"/>
                <w:szCs w:val="24"/>
                <w:lang w:val="en-US"/>
              </w:rPr>
            </w:rPrChange>
          </w:rPr>
          <w:delInstrText>invasion</w:delInstrText>
        </w:r>
        <w:r w:rsidR="00AE1425" w:rsidRPr="006E6534" w:rsidDel="008A1743">
          <w:rPr>
            <w:rFonts w:cs="Times New Roman"/>
            <w:color w:val="000000" w:themeColor="text1"/>
            <w:szCs w:val="24"/>
            <w:rPrChange w:id="528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87" w:author="N F" w:date="2023-12-05T03:08:00Z">
              <w:rPr>
                <w:rFonts w:cs="Times New Roman"/>
                <w:szCs w:val="24"/>
                <w:lang w:val="en-US"/>
              </w:rPr>
            </w:rPrChange>
          </w:rPr>
          <w:delInstrText>and</w:delInstrText>
        </w:r>
        <w:r w:rsidR="00AE1425" w:rsidRPr="006E6534" w:rsidDel="008A1743">
          <w:rPr>
            <w:rFonts w:cs="Times New Roman"/>
            <w:color w:val="000000" w:themeColor="text1"/>
            <w:szCs w:val="24"/>
            <w:rPrChange w:id="528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89" w:author="N F" w:date="2023-12-05T03:08:00Z">
              <w:rPr>
                <w:rFonts w:cs="Times New Roman"/>
                <w:szCs w:val="24"/>
                <w:lang w:val="en-US"/>
              </w:rPr>
            </w:rPrChange>
          </w:rPr>
          <w:delInstrText>migration</w:delInstrText>
        </w:r>
        <w:r w:rsidR="00AE1425" w:rsidRPr="006E6534" w:rsidDel="008A1743">
          <w:rPr>
            <w:rFonts w:cs="Times New Roman"/>
            <w:color w:val="000000" w:themeColor="text1"/>
            <w:szCs w:val="24"/>
            <w:rPrChange w:id="529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91" w:author="N F" w:date="2023-12-05T03:08:00Z">
              <w:rPr>
                <w:rFonts w:cs="Times New Roman"/>
                <w:szCs w:val="24"/>
                <w:lang w:val="en-US"/>
              </w:rPr>
            </w:rPrChange>
          </w:rPr>
          <w:delInstrText>of</w:delInstrText>
        </w:r>
        <w:r w:rsidR="00AE1425" w:rsidRPr="006E6534" w:rsidDel="008A1743">
          <w:rPr>
            <w:rFonts w:cs="Times New Roman"/>
            <w:color w:val="000000" w:themeColor="text1"/>
            <w:szCs w:val="24"/>
            <w:rPrChange w:id="529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93" w:author="N F" w:date="2023-12-05T03:08:00Z">
              <w:rPr>
                <w:rFonts w:cs="Times New Roman"/>
                <w:szCs w:val="24"/>
                <w:lang w:val="en-US"/>
              </w:rPr>
            </w:rPrChange>
          </w:rPr>
          <w:delInstrText>lung</w:delInstrText>
        </w:r>
        <w:r w:rsidR="00AE1425" w:rsidRPr="006E6534" w:rsidDel="008A1743">
          <w:rPr>
            <w:rFonts w:cs="Times New Roman"/>
            <w:color w:val="000000" w:themeColor="text1"/>
            <w:szCs w:val="24"/>
            <w:rPrChange w:id="529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95" w:author="N F" w:date="2023-12-05T03:08:00Z">
              <w:rPr>
                <w:rFonts w:cs="Times New Roman"/>
                <w:szCs w:val="24"/>
                <w:lang w:val="en-US"/>
              </w:rPr>
            </w:rPrChange>
          </w:rPr>
          <w:delInstrText>cancer</w:delInstrText>
        </w:r>
        <w:r w:rsidR="00AE1425" w:rsidRPr="006E6534" w:rsidDel="008A1743">
          <w:rPr>
            <w:rFonts w:cs="Times New Roman"/>
            <w:color w:val="000000" w:themeColor="text1"/>
            <w:szCs w:val="24"/>
            <w:rPrChange w:id="529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97" w:author="N F" w:date="2023-12-05T03:08:00Z">
              <w:rPr>
                <w:rFonts w:cs="Times New Roman"/>
                <w:szCs w:val="24"/>
                <w:lang w:val="en-US"/>
              </w:rPr>
            </w:rPrChange>
          </w:rPr>
          <w:delInstrText>cells</w:delInstrText>
        </w:r>
        <w:r w:rsidR="00AE1425" w:rsidRPr="006E6534" w:rsidDel="008A1743">
          <w:rPr>
            <w:rFonts w:cs="Times New Roman"/>
            <w:color w:val="000000" w:themeColor="text1"/>
            <w:szCs w:val="24"/>
            <w:rPrChange w:id="529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299" w:author="N F" w:date="2023-12-05T03:08:00Z">
              <w:rPr>
                <w:rFonts w:cs="Times New Roman"/>
                <w:szCs w:val="24"/>
                <w:lang w:val="en-US"/>
              </w:rPr>
            </w:rPrChange>
          </w:rPr>
          <w:delInstrText>Further</w:delInstrText>
        </w:r>
        <w:r w:rsidR="00AE1425" w:rsidRPr="006E6534" w:rsidDel="008A1743">
          <w:rPr>
            <w:rFonts w:cs="Times New Roman"/>
            <w:color w:val="000000" w:themeColor="text1"/>
            <w:szCs w:val="24"/>
            <w:rPrChange w:id="530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01" w:author="N F" w:date="2023-12-05T03:08:00Z">
              <w:rPr>
                <w:rFonts w:cs="Times New Roman"/>
                <w:szCs w:val="24"/>
                <w:lang w:val="en-US"/>
              </w:rPr>
            </w:rPrChange>
          </w:rPr>
          <w:delInstrText>study</w:delInstrText>
        </w:r>
        <w:r w:rsidR="00AE1425" w:rsidRPr="006E6534" w:rsidDel="008A1743">
          <w:rPr>
            <w:rFonts w:cs="Times New Roman"/>
            <w:color w:val="000000" w:themeColor="text1"/>
            <w:szCs w:val="24"/>
            <w:rPrChange w:id="530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03" w:author="N F" w:date="2023-12-05T03:08:00Z">
              <w:rPr>
                <w:rFonts w:cs="Times New Roman"/>
                <w:szCs w:val="24"/>
                <w:lang w:val="en-US"/>
              </w:rPr>
            </w:rPrChange>
          </w:rPr>
          <w:delInstrText>showed</w:delInstrText>
        </w:r>
        <w:r w:rsidR="00AE1425" w:rsidRPr="006E6534" w:rsidDel="008A1743">
          <w:rPr>
            <w:rFonts w:cs="Times New Roman"/>
            <w:color w:val="000000" w:themeColor="text1"/>
            <w:szCs w:val="24"/>
            <w:rPrChange w:id="530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05" w:author="N F" w:date="2023-12-05T03:08:00Z">
              <w:rPr>
                <w:rFonts w:cs="Times New Roman"/>
                <w:szCs w:val="24"/>
                <w:lang w:val="en-US"/>
              </w:rPr>
            </w:rPrChange>
          </w:rPr>
          <w:delInstrText>that</w:delInstrText>
        </w:r>
        <w:r w:rsidR="00AE1425" w:rsidRPr="006E6534" w:rsidDel="008A1743">
          <w:rPr>
            <w:rFonts w:cs="Times New Roman"/>
            <w:color w:val="000000" w:themeColor="text1"/>
            <w:szCs w:val="24"/>
            <w:rPrChange w:id="530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07" w:author="N F" w:date="2023-12-05T03:08:00Z">
              <w:rPr>
                <w:rFonts w:cs="Times New Roman"/>
                <w:szCs w:val="24"/>
                <w:lang w:val="en-US"/>
              </w:rPr>
            </w:rPrChange>
          </w:rPr>
          <w:delInstrText>the</w:delInstrText>
        </w:r>
        <w:r w:rsidR="00AE1425" w:rsidRPr="006E6534" w:rsidDel="008A1743">
          <w:rPr>
            <w:rFonts w:cs="Times New Roman"/>
            <w:color w:val="000000" w:themeColor="text1"/>
            <w:szCs w:val="24"/>
            <w:rPrChange w:id="530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09" w:author="N F" w:date="2023-12-05T03:08:00Z">
              <w:rPr>
                <w:rFonts w:cs="Times New Roman"/>
                <w:szCs w:val="24"/>
                <w:lang w:val="en-US"/>
              </w:rPr>
            </w:rPrChange>
          </w:rPr>
          <w:delInstrText>knockdown</w:delInstrText>
        </w:r>
        <w:r w:rsidR="00AE1425" w:rsidRPr="006E6534" w:rsidDel="008A1743">
          <w:rPr>
            <w:rFonts w:cs="Times New Roman"/>
            <w:color w:val="000000" w:themeColor="text1"/>
            <w:szCs w:val="24"/>
            <w:rPrChange w:id="531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11" w:author="N F" w:date="2023-12-05T03:08:00Z">
              <w:rPr>
                <w:rFonts w:cs="Times New Roman"/>
                <w:szCs w:val="24"/>
                <w:lang w:val="en-US"/>
              </w:rPr>
            </w:rPrChange>
          </w:rPr>
          <w:delInstrText>of</w:delInstrText>
        </w:r>
        <w:r w:rsidR="00AE1425" w:rsidRPr="006E6534" w:rsidDel="008A1743">
          <w:rPr>
            <w:rFonts w:cs="Times New Roman"/>
            <w:color w:val="000000" w:themeColor="text1"/>
            <w:szCs w:val="24"/>
            <w:rPrChange w:id="531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13" w:author="N F" w:date="2023-12-05T03:08:00Z">
              <w:rPr>
                <w:rFonts w:cs="Times New Roman"/>
                <w:szCs w:val="24"/>
                <w:lang w:val="en-US"/>
              </w:rPr>
            </w:rPrChange>
          </w:rPr>
          <w:delInstrText>ANXA</w:delInstrText>
        </w:r>
        <w:r w:rsidR="00AE1425" w:rsidRPr="006E6534" w:rsidDel="008A1743">
          <w:rPr>
            <w:rFonts w:cs="Times New Roman"/>
            <w:color w:val="000000" w:themeColor="text1"/>
            <w:szCs w:val="24"/>
            <w:rPrChange w:id="5314" w:author="N F" w:date="2023-12-05T03:08:00Z">
              <w:rPr>
                <w:rFonts w:cs="Times New Roman"/>
                <w:szCs w:val="24"/>
              </w:rPr>
            </w:rPrChange>
          </w:rPr>
          <w:delInstrText xml:space="preserve">1 </w:delInstrText>
        </w:r>
        <w:r w:rsidR="00AE1425" w:rsidRPr="006E6534" w:rsidDel="008A1743">
          <w:rPr>
            <w:rFonts w:cs="Times New Roman"/>
            <w:color w:val="000000" w:themeColor="text1"/>
            <w:szCs w:val="24"/>
            <w:lang w:val="en-US"/>
            <w:rPrChange w:id="5315" w:author="N F" w:date="2023-12-05T03:08:00Z">
              <w:rPr>
                <w:rFonts w:cs="Times New Roman"/>
                <w:szCs w:val="24"/>
                <w:lang w:val="en-US"/>
              </w:rPr>
            </w:rPrChange>
          </w:rPr>
          <w:delInstrText>inhibited</w:delInstrText>
        </w:r>
        <w:r w:rsidR="00AE1425" w:rsidRPr="006E6534" w:rsidDel="008A1743">
          <w:rPr>
            <w:rFonts w:cs="Times New Roman"/>
            <w:color w:val="000000" w:themeColor="text1"/>
            <w:szCs w:val="24"/>
            <w:rPrChange w:id="531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17" w:author="N F" w:date="2023-12-05T03:08:00Z">
              <w:rPr>
                <w:rFonts w:cs="Times New Roman"/>
                <w:szCs w:val="24"/>
                <w:lang w:val="en-US"/>
              </w:rPr>
            </w:rPrChange>
          </w:rPr>
          <w:delInstrText>the</w:delInstrText>
        </w:r>
        <w:r w:rsidR="00AE1425" w:rsidRPr="006E6534" w:rsidDel="008A1743">
          <w:rPr>
            <w:rFonts w:cs="Times New Roman"/>
            <w:color w:val="000000" w:themeColor="text1"/>
            <w:szCs w:val="24"/>
            <w:rPrChange w:id="531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19" w:author="N F" w:date="2023-12-05T03:08:00Z">
              <w:rPr>
                <w:rFonts w:cs="Times New Roman"/>
                <w:szCs w:val="24"/>
                <w:lang w:val="en-US"/>
              </w:rPr>
            </w:rPrChange>
          </w:rPr>
          <w:delInstrText>phosphorylation</w:delInstrText>
        </w:r>
        <w:r w:rsidR="00AE1425" w:rsidRPr="006E6534" w:rsidDel="008A1743">
          <w:rPr>
            <w:rFonts w:cs="Times New Roman"/>
            <w:color w:val="000000" w:themeColor="text1"/>
            <w:szCs w:val="24"/>
            <w:rPrChange w:id="532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21" w:author="N F" w:date="2023-12-05T03:08:00Z">
              <w:rPr>
                <w:rFonts w:cs="Times New Roman"/>
                <w:szCs w:val="24"/>
                <w:lang w:val="en-US"/>
              </w:rPr>
            </w:rPrChange>
          </w:rPr>
          <w:delInstrText>of</w:delInstrText>
        </w:r>
        <w:r w:rsidR="00AE1425" w:rsidRPr="006E6534" w:rsidDel="008A1743">
          <w:rPr>
            <w:rFonts w:cs="Times New Roman"/>
            <w:color w:val="000000" w:themeColor="text1"/>
            <w:szCs w:val="24"/>
            <w:rPrChange w:id="532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23" w:author="N F" w:date="2023-12-05T03:08:00Z">
              <w:rPr>
                <w:rFonts w:cs="Times New Roman"/>
                <w:szCs w:val="24"/>
                <w:lang w:val="en-US"/>
              </w:rPr>
            </w:rPrChange>
          </w:rPr>
          <w:delInstrText>EGFR</w:delInstrText>
        </w:r>
        <w:r w:rsidR="00AE1425" w:rsidRPr="006E6534" w:rsidDel="008A1743">
          <w:rPr>
            <w:rFonts w:cs="Times New Roman"/>
            <w:color w:val="000000" w:themeColor="text1"/>
            <w:szCs w:val="24"/>
            <w:rPrChange w:id="532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25" w:author="N F" w:date="2023-12-05T03:08:00Z">
              <w:rPr>
                <w:rFonts w:cs="Times New Roman"/>
                <w:szCs w:val="24"/>
                <w:lang w:val="en-US"/>
              </w:rPr>
            </w:rPrChange>
          </w:rPr>
          <w:delInstrText>and</w:delInstrText>
        </w:r>
        <w:r w:rsidR="00AE1425" w:rsidRPr="006E6534" w:rsidDel="008A1743">
          <w:rPr>
            <w:rFonts w:cs="Times New Roman"/>
            <w:color w:val="000000" w:themeColor="text1"/>
            <w:szCs w:val="24"/>
            <w:rPrChange w:id="532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27" w:author="N F" w:date="2023-12-05T03:08:00Z">
              <w:rPr>
                <w:rFonts w:cs="Times New Roman"/>
                <w:szCs w:val="24"/>
                <w:lang w:val="en-US"/>
              </w:rPr>
            </w:rPrChange>
          </w:rPr>
          <w:delInstrText>down</w:delInstrText>
        </w:r>
        <w:r w:rsidR="00AE1425" w:rsidRPr="006E6534" w:rsidDel="008A1743">
          <w:rPr>
            <w:rFonts w:cs="Times New Roman"/>
            <w:color w:val="000000" w:themeColor="text1"/>
            <w:szCs w:val="24"/>
            <w:rPrChange w:id="5328"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329" w:author="N F" w:date="2023-12-05T03:08:00Z">
              <w:rPr>
                <w:rFonts w:cs="Times New Roman"/>
                <w:szCs w:val="24"/>
                <w:lang w:val="en-US"/>
              </w:rPr>
            </w:rPrChange>
          </w:rPr>
          <w:delInstrText>stream</w:delInstrText>
        </w:r>
        <w:r w:rsidR="00AE1425" w:rsidRPr="006E6534" w:rsidDel="008A1743">
          <w:rPr>
            <w:rFonts w:cs="Times New Roman"/>
            <w:color w:val="000000" w:themeColor="text1"/>
            <w:szCs w:val="24"/>
            <w:rPrChange w:id="533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31" w:author="N F" w:date="2023-12-05T03:08:00Z">
              <w:rPr>
                <w:rFonts w:cs="Times New Roman"/>
                <w:szCs w:val="24"/>
                <w:lang w:val="en-US"/>
              </w:rPr>
            </w:rPrChange>
          </w:rPr>
          <w:delInstrText>Akt</w:delInstrText>
        </w:r>
        <w:r w:rsidR="00AE1425" w:rsidRPr="006E6534" w:rsidDel="008A1743">
          <w:rPr>
            <w:rFonts w:cs="Times New Roman"/>
            <w:color w:val="000000" w:themeColor="text1"/>
            <w:szCs w:val="24"/>
            <w:rPrChange w:id="533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33" w:author="N F" w:date="2023-12-05T03:08:00Z">
              <w:rPr>
                <w:rFonts w:cs="Times New Roman"/>
                <w:szCs w:val="24"/>
                <w:lang w:val="en-US"/>
              </w:rPr>
            </w:rPrChange>
          </w:rPr>
          <w:delInstrText>pathways</w:delInstrText>
        </w:r>
        <w:r w:rsidR="00AE1425" w:rsidRPr="006E6534" w:rsidDel="008A1743">
          <w:rPr>
            <w:rFonts w:cs="Times New Roman"/>
            <w:color w:val="000000" w:themeColor="text1"/>
            <w:szCs w:val="24"/>
            <w:rPrChange w:id="533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35" w:author="N F" w:date="2023-12-05T03:08:00Z">
              <w:rPr>
                <w:rFonts w:cs="Times New Roman"/>
                <w:szCs w:val="24"/>
                <w:lang w:val="en-US"/>
              </w:rPr>
            </w:rPrChange>
          </w:rPr>
          <w:delInstrText>and</w:delInstrText>
        </w:r>
        <w:r w:rsidR="00AE1425" w:rsidRPr="006E6534" w:rsidDel="008A1743">
          <w:rPr>
            <w:rFonts w:cs="Times New Roman"/>
            <w:color w:val="000000" w:themeColor="text1"/>
            <w:szCs w:val="24"/>
            <w:rPrChange w:id="533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37" w:author="N F" w:date="2023-12-05T03:08:00Z">
              <w:rPr>
                <w:rFonts w:cs="Times New Roman"/>
                <w:szCs w:val="24"/>
                <w:lang w:val="en-US"/>
              </w:rPr>
            </w:rPrChange>
          </w:rPr>
          <w:delInstrText>promoted</w:delInstrText>
        </w:r>
        <w:r w:rsidR="00AE1425" w:rsidRPr="006E6534" w:rsidDel="008A1743">
          <w:rPr>
            <w:rFonts w:cs="Times New Roman"/>
            <w:color w:val="000000" w:themeColor="text1"/>
            <w:szCs w:val="24"/>
            <w:rPrChange w:id="533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39" w:author="N F" w:date="2023-12-05T03:08:00Z">
              <w:rPr>
                <w:rFonts w:cs="Times New Roman"/>
                <w:szCs w:val="24"/>
                <w:lang w:val="en-US"/>
              </w:rPr>
            </w:rPrChange>
          </w:rPr>
          <w:delInstrText>apoptosis</w:delInstrText>
        </w:r>
        <w:r w:rsidR="00AE1425" w:rsidRPr="006E6534" w:rsidDel="008A1743">
          <w:rPr>
            <w:rFonts w:cs="Times New Roman"/>
            <w:color w:val="000000" w:themeColor="text1"/>
            <w:szCs w:val="24"/>
            <w:rPrChange w:id="534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41" w:author="N F" w:date="2023-12-05T03:08:00Z">
              <w:rPr>
                <w:rFonts w:cs="Times New Roman"/>
                <w:szCs w:val="24"/>
                <w:lang w:val="en-US"/>
              </w:rPr>
            </w:rPrChange>
          </w:rPr>
          <w:delInstrText>in</w:delInstrText>
        </w:r>
        <w:r w:rsidR="00AE1425" w:rsidRPr="006E6534" w:rsidDel="008A1743">
          <w:rPr>
            <w:rFonts w:cs="Times New Roman"/>
            <w:color w:val="000000" w:themeColor="text1"/>
            <w:szCs w:val="24"/>
            <w:rPrChange w:id="534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43" w:author="N F" w:date="2023-12-05T03:08:00Z">
              <w:rPr>
                <w:rFonts w:cs="Times New Roman"/>
                <w:szCs w:val="24"/>
                <w:lang w:val="en-US"/>
              </w:rPr>
            </w:rPrChange>
          </w:rPr>
          <w:delInstrText>lung</w:delInstrText>
        </w:r>
        <w:r w:rsidR="00AE1425" w:rsidRPr="006E6534" w:rsidDel="008A1743">
          <w:rPr>
            <w:rFonts w:cs="Times New Roman"/>
            <w:color w:val="000000" w:themeColor="text1"/>
            <w:szCs w:val="24"/>
            <w:rPrChange w:id="534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45" w:author="N F" w:date="2023-12-05T03:08:00Z">
              <w:rPr>
                <w:rFonts w:cs="Times New Roman"/>
                <w:szCs w:val="24"/>
                <w:lang w:val="en-US"/>
              </w:rPr>
            </w:rPrChange>
          </w:rPr>
          <w:delInstrText>cancer</w:delInstrText>
        </w:r>
        <w:r w:rsidR="00AE1425" w:rsidRPr="006E6534" w:rsidDel="008A1743">
          <w:rPr>
            <w:rFonts w:cs="Times New Roman"/>
            <w:color w:val="000000" w:themeColor="text1"/>
            <w:szCs w:val="24"/>
            <w:rPrChange w:id="534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47" w:author="N F" w:date="2023-12-05T03:08:00Z">
              <w:rPr>
                <w:rFonts w:cs="Times New Roman"/>
                <w:szCs w:val="24"/>
                <w:lang w:val="en-US"/>
              </w:rPr>
            </w:rPrChange>
          </w:rPr>
          <w:delInstrText>cells</w:delInstrText>
        </w:r>
        <w:r w:rsidR="00AE1425" w:rsidRPr="006E6534" w:rsidDel="008A1743">
          <w:rPr>
            <w:rFonts w:cs="Times New Roman"/>
            <w:color w:val="000000" w:themeColor="text1"/>
            <w:szCs w:val="24"/>
            <w:rPrChange w:id="534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49" w:author="N F" w:date="2023-12-05T03:08:00Z">
              <w:rPr>
                <w:rFonts w:cs="Times New Roman"/>
                <w:szCs w:val="24"/>
                <w:lang w:val="en-US"/>
              </w:rPr>
            </w:rPrChange>
          </w:rPr>
          <w:delInstrText>treated</w:delInstrText>
        </w:r>
        <w:r w:rsidR="00AE1425" w:rsidRPr="006E6534" w:rsidDel="008A1743">
          <w:rPr>
            <w:rFonts w:cs="Times New Roman"/>
            <w:color w:val="000000" w:themeColor="text1"/>
            <w:szCs w:val="24"/>
            <w:rPrChange w:id="535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51" w:author="N F" w:date="2023-12-05T03:08:00Z">
              <w:rPr>
                <w:rFonts w:cs="Times New Roman"/>
                <w:szCs w:val="24"/>
                <w:lang w:val="en-US"/>
              </w:rPr>
            </w:rPrChange>
          </w:rPr>
          <w:delInstrText>with</w:delInstrText>
        </w:r>
        <w:r w:rsidR="00AE1425" w:rsidRPr="006E6534" w:rsidDel="008A1743">
          <w:rPr>
            <w:rFonts w:cs="Times New Roman"/>
            <w:color w:val="000000" w:themeColor="text1"/>
            <w:szCs w:val="24"/>
            <w:rPrChange w:id="535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53" w:author="N F" w:date="2023-12-05T03:08:00Z">
              <w:rPr>
                <w:rFonts w:cs="Times New Roman"/>
                <w:szCs w:val="24"/>
                <w:lang w:val="en-US"/>
              </w:rPr>
            </w:rPrChange>
          </w:rPr>
          <w:delInstrText>Osimertinib</w:delInstrText>
        </w:r>
        <w:r w:rsidR="00AE1425" w:rsidRPr="006E6534" w:rsidDel="008A1743">
          <w:rPr>
            <w:rFonts w:cs="Times New Roman"/>
            <w:color w:val="000000" w:themeColor="text1"/>
            <w:szCs w:val="24"/>
            <w:rPrChange w:id="535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55" w:author="N F" w:date="2023-12-05T03:08:00Z">
              <w:rPr>
                <w:rFonts w:cs="Times New Roman"/>
                <w:szCs w:val="24"/>
                <w:lang w:val="en-US"/>
              </w:rPr>
            </w:rPrChange>
          </w:rPr>
          <w:delInstrText>A</w:delInstrText>
        </w:r>
        <w:r w:rsidR="00AE1425" w:rsidRPr="006E6534" w:rsidDel="008A1743">
          <w:rPr>
            <w:rFonts w:cs="Times New Roman"/>
            <w:color w:val="000000" w:themeColor="text1"/>
            <w:szCs w:val="24"/>
            <w:rPrChange w:id="535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57" w:author="N F" w:date="2023-12-05T03:08:00Z">
              <w:rPr>
                <w:rFonts w:cs="Times New Roman"/>
                <w:szCs w:val="24"/>
                <w:lang w:val="en-US"/>
              </w:rPr>
            </w:rPrChange>
          </w:rPr>
          <w:delInstrText>mice</w:delInstrText>
        </w:r>
        <w:r w:rsidR="00AE1425" w:rsidRPr="006E6534" w:rsidDel="008A1743">
          <w:rPr>
            <w:rFonts w:cs="Times New Roman"/>
            <w:color w:val="000000" w:themeColor="text1"/>
            <w:szCs w:val="24"/>
            <w:rPrChange w:id="535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59" w:author="N F" w:date="2023-12-05T03:08:00Z">
              <w:rPr>
                <w:rFonts w:cs="Times New Roman"/>
                <w:szCs w:val="24"/>
                <w:lang w:val="en-US"/>
              </w:rPr>
            </w:rPrChange>
          </w:rPr>
          <w:delInstrText>xenograft</w:delInstrText>
        </w:r>
        <w:r w:rsidR="00AE1425" w:rsidRPr="006E6534" w:rsidDel="008A1743">
          <w:rPr>
            <w:rFonts w:cs="Times New Roman"/>
            <w:color w:val="000000" w:themeColor="text1"/>
            <w:szCs w:val="24"/>
            <w:rPrChange w:id="536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61" w:author="N F" w:date="2023-12-05T03:08:00Z">
              <w:rPr>
                <w:rFonts w:cs="Times New Roman"/>
                <w:szCs w:val="24"/>
                <w:lang w:val="en-US"/>
              </w:rPr>
            </w:rPrChange>
          </w:rPr>
          <w:delInstrText>lung</w:delInstrText>
        </w:r>
        <w:r w:rsidR="00AE1425" w:rsidRPr="006E6534" w:rsidDel="008A1743">
          <w:rPr>
            <w:rFonts w:cs="Times New Roman"/>
            <w:color w:val="000000" w:themeColor="text1"/>
            <w:szCs w:val="24"/>
            <w:rPrChange w:id="536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63" w:author="N F" w:date="2023-12-05T03:08:00Z">
              <w:rPr>
                <w:rFonts w:cs="Times New Roman"/>
                <w:szCs w:val="24"/>
                <w:lang w:val="en-US"/>
              </w:rPr>
            </w:rPrChange>
          </w:rPr>
          <w:delInstrText>cancer</w:delInstrText>
        </w:r>
        <w:r w:rsidR="00AE1425" w:rsidRPr="006E6534" w:rsidDel="008A1743">
          <w:rPr>
            <w:rFonts w:cs="Times New Roman"/>
            <w:color w:val="000000" w:themeColor="text1"/>
            <w:szCs w:val="24"/>
            <w:rPrChange w:id="536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65" w:author="N F" w:date="2023-12-05T03:08:00Z">
              <w:rPr>
                <w:rFonts w:cs="Times New Roman"/>
                <w:szCs w:val="24"/>
                <w:lang w:val="en-US"/>
              </w:rPr>
            </w:rPrChange>
          </w:rPr>
          <w:delInstrText>model</w:delInstrText>
        </w:r>
        <w:r w:rsidR="00AE1425" w:rsidRPr="006E6534" w:rsidDel="008A1743">
          <w:rPr>
            <w:rFonts w:cs="Times New Roman"/>
            <w:color w:val="000000" w:themeColor="text1"/>
            <w:szCs w:val="24"/>
            <w:rPrChange w:id="536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67" w:author="N F" w:date="2023-12-05T03:08:00Z">
              <w:rPr>
                <w:rFonts w:cs="Times New Roman"/>
                <w:szCs w:val="24"/>
                <w:lang w:val="en-US"/>
              </w:rPr>
            </w:rPrChange>
          </w:rPr>
          <w:delInstrText>was</w:delInstrText>
        </w:r>
        <w:r w:rsidR="00AE1425" w:rsidRPr="006E6534" w:rsidDel="008A1743">
          <w:rPr>
            <w:rFonts w:cs="Times New Roman"/>
            <w:color w:val="000000" w:themeColor="text1"/>
            <w:szCs w:val="24"/>
            <w:rPrChange w:id="536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69" w:author="N F" w:date="2023-12-05T03:08:00Z">
              <w:rPr>
                <w:rFonts w:cs="Times New Roman"/>
                <w:szCs w:val="24"/>
                <w:lang w:val="en-US"/>
              </w:rPr>
            </w:rPrChange>
          </w:rPr>
          <w:delInstrText>established</w:delInstrText>
        </w:r>
        <w:r w:rsidR="00AE1425" w:rsidRPr="006E6534" w:rsidDel="008A1743">
          <w:rPr>
            <w:rFonts w:cs="Times New Roman"/>
            <w:color w:val="000000" w:themeColor="text1"/>
            <w:szCs w:val="24"/>
            <w:rPrChange w:id="537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71" w:author="N F" w:date="2023-12-05T03:08:00Z">
              <w:rPr>
                <w:rFonts w:cs="Times New Roman"/>
                <w:szCs w:val="24"/>
                <w:lang w:val="en-US"/>
              </w:rPr>
            </w:rPrChange>
          </w:rPr>
          <w:delInstrText>in</w:delInstrText>
        </w:r>
        <w:r w:rsidR="00AE1425" w:rsidRPr="006E6534" w:rsidDel="008A1743">
          <w:rPr>
            <w:rFonts w:cs="Times New Roman"/>
            <w:color w:val="000000" w:themeColor="text1"/>
            <w:szCs w:val="24"/>
            <w:rPrChange w:id="537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73" w:author="N F" w:date="2023-12-05T03:08:00Z">
              <w:rPr>
                <w:rFonts w:cs="Times New Roman"/>
                <w:szCs w:val="24"/>
                <w:lang w:val="en-US"/>
              </w:rPr>
            </w:rPrChange>
          </w:rPr>
          <w:delInstrText>our</w:delInstrText>
        </w:r>
        <w:r w:rsidR="00AE1425" w:rsidRPr="006E6534" w:rsidDel="008A1743">
          <w:rPr>
            <w:rFonts w:cs="Times New Roman"/>
            <w:color w:val="000000" w:themeColor="text1"/>
            <w:szCs w:val="24"/>
            <w:rPrChange w:id="537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75" w:author="N F" w:date="2023-12-05T03:08:00Z">
              <w:rPr>
                <w:rFonts w:cs="Times New Roman"/>
                <w:szCs w:val="24"/>
                <w:lang w:val="en-US"/>
              </w:rPr>
            </w:rPrChange>
          </w:rPr>
          <w:delInstrText>study</w:delInstrText>
        </w:r>
        <w:r w:rsidR="00AE1425" w:rsidRPr="006E6534" w:rsidDel="008A1743">
          <w:rPr>
            <w:rFonts w:cs="Times New Roman"/>
            <w:color w:val="000000" w:themeColor="text1"/>
            <w:szCs w:val="24"/>
            <w:rPrChange w:id="537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77" w:author="N F" w:date="2023-12-05T03:08:00Z">
              <w:rPr>
                <w:rFonts w:cs="Times New Roman"/>
                <w:szCs w:val="24"/>
                <w:lang w:val="en-US"/>
              </w:rPr>
            </w:rPrChange>
          </w:rPr>
          <w:delInstrText>and</w:delInstrText>
        </w:r>
        <w:r w:rsidR="00AE1425" w:rsidRPr="006E6534" w:rsidDel="008A1743">
          <w:rPr>
            <w:rFonts w:cs="Times New Roman"/>
            <w:color w:val="000000" w:themeColor="text1"/>
            <w:szCs w:val="24"/>
            <w:rPrChange w:id="537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79" w:author="N F" w:date="2023-12-05T03:08:00Z">
              <w:rPr>
                <w:rFonts w:cs="Times New Roman"/>
                <w:szCs w:val="24"/>
                <w:lang w:val="en-US"/>
              </w:rPr>
            </w:rPrChange>
          </w:rPr>
          <w:delInstrText>showed</w:delInstrText>
        </w:r>
        <w:r w:rsidR="00AE1425" w:rsidRPr="006E6534" w:rsidDel="008A1743">
          <w:rPr>
            <w:rFonts w:cs="Times New Roman"/>
            <w:color w:val="000000" w:themeColor="text1"/>
            <w:szCs w:val="24"/>
            <w:rPrChange w:id="538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81" w:author="N F" w:date="2023-12-05T03:08:00Z">
              <w:rPr>
                <w:rFonts w:cs="Times New Roman"/>
                <w:szCs w:val="24"/>
                <w:lang w:val="en-US"/>
              </w:rPr>
            </w:rPrChange>
          </w:rPr>
          <w:delInstrText>that</w:delInstrText>
        </w:r>
        <w:r w:rsidR="00AE1425" w:rsidRPr="006E6534" w:rsidDel="008A1743">
          <w:rPr>
            <w:rFonts w:cs="Times New Roman"/>
            <w:color w:val="000000" w:themeColor="text1"/>
            <w:szCs w:val="24"/>
            <w:rPrChange w:id="538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83" w:author="N F" w:date="2023-12-05T03:08:00Z">
              <w:rPr>
                <w:rFonts w:cs="Times New Roman"/>
                <w:szCs w:val="24"/>
                <w:lang w:val="en-US"/>
              </w:rPr>
            </w:rPrChange>
          </w:rPr>
          <w:delInstrText>ANXA</w:delInstrText>
        </w:r>
        <w:r w:rsidR="00AE1425" w:rsidRPr="006E6534" w:rsidDel="008A1743">
          <w:rPr>
            <w:rFonts w:cs="Times New Roman"/>
            <w:color w:val="000000" w:themeColor="text1"/>
            <w:szCs w:val="24"/>
            <w:rPrChange w:id="5384" w:author="N F" w:date="2023-12-05T03:08:00Z">
              <w:rPr>
                <w:rFonts w:cs="Times New Roman"/>
                <w:szCs w:val="24"/>
              </w:rPr>
            </w:rPrChange>
          </w:rPr>
          <w:delInstrText xml:space="preserve">1 </w:delInstrText>
        </w:r>
        <w:r w:rsidR="00AE1425" w:rsidRPr="006E6534" w:rsidDel="008A1743">
          <w:rPr>
            <w:rFonts w:cs="Times New Roman"/>
            <w:color w:val="000000" w:themeColor="text1"/>
            <w:szCs w:val="24"/>
            <w:lang w:val="en-US"/>
            <w:rPrChange w:id="5385" w:author="N F" w:date="2023-12-05T03:08:00Z">
              <w:rPr>
                <w:rFonts w:cs="Times New Roman"/>
                <w:szCs w:val="24"/>
                <w:lang w:val="en-US"/>
              </w:rPr>
            </w:rPrChange>
          </w:rPr>
          <w:delInstrText>siRNA</w:delInstrText>
        </w:r>
        <w:r w:rsidR="00AE1425" w:rsidRPr="006E6534" w:rsidDel="008A1743">
          <w:rPr>
            <w:rFonts w:cs="Times New Roman"/>
            <w:color w:val="000000" w:themeColor="text1"/>
            <w:szCs w:val="24"/>
            <w:rPrChange w:id="538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87" w:author="N F" w:date="2023-12-05T03:08:00Z">
              <w:rPr>
                <w:rFonts w:cs="Times New Roman"/>
                <w:szCs w:val="24"/>
                <w:lang w:val="en-US"/>
              </w:rPr>
            </w:rPrChange>
          </w:rPr>
          <w:delInstrText>enhanced</w:delInstrText>
        </w:r>
        <w:r w:rsidR="00AE1425" w:rsidRPr="006E6534" w:rsidDel="008A1743">
          <w:rPr>
            <w:rFonts w:cs="Times New Roman"/>
            <w:color w:val="000000" w:themeColor="text1"/>
            <w:szCs w:val="24"/>
            <w:rPrChange w:id="538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89" w:author="N F" w:date="2023-12-05T03:08:00Z">
              <w:rPr>
                <w:rFonts w:cs="Times New Roman"/>
                <w:szCs w:val="24"/>
                <w:lang w:val="en-US"/>
              </w:rPr>
            </w:rPrChange>
          </w:rPr>
          <w:delInstrText>the</w:delInstrText>
        </w:r>
        <w:r w:rsidR="00AE1425" w:rsidRPr="006E6534" w:rsidDel="008A1743">
          <w:rPr>
            <w:rFonts w:cs="Times New Roman"/>
            <w:color w:val="000000" w:themeColor="text1"/>
            <w:szCs w:val="24"/>
            <w:rPrChange w:id="539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91" w:author="N F" w:date="2023-12-05T03:08:00Z">
              <w:rPr>
                <w:rFonts w:cs="Times New Roman"/>
                <w:szCs w:val="24"/>
                <w:lang w:val="en-US"/>
              </w:rPr>
            </w:rPrChange>
          </w:rPr>
          <w:delInstrText>effects</w:delInstrText>
        </w:r>
        <w:r w:rsidR="00AE1425" w:rsidRPr="006E6534" w:rsidDel="008A1743">
          <w:rPr>
            <w:rFonts w:cs="Times New Roman"/>
            <w:color w:val="000000" w:themeColor="text1"/>
            <w:szCs w:val="24"/>
            <w:rPrChange w:id="539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93" w:author="N F" w:date="2023-12-05T03:08:00Z">
              <w:rPr>
                <w:rFonts w:cs="Times New Roman"/>
                <w:szCs w:val="24"/>
                <w:lang w:val="en-US"/>
              </w:rPr>
            </w:rPrChange>
          </w:rPr>
          <w:delInstrText>of</w:delInstrText>
        </w:r>
        <w:r w:rsidR="00AE1425" w:rsidRPr="006E6534" w:rsidDel="008A1743">
          <w:rPr>
            <w:rFonts w:cs="Times New Roman"/>
            <w:color w:val="000000" w:themeColor="text1"/>
            <w:szCs w:val="24"/>
            <w:rPrChange w:id="539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95" w:author="N F" w:date="2023-12-05T03:08:00Z">
              <w:rPr>
                <w:rFonts w:cs="Times New Roman"/>
                <w:szCs w:val="24"/>
                <w:lang w:val="en-US"/>
              </w:rPr>
            </w:rPrChange>
          </w:rPr>
          <w:delInstrText>Osimertinib</w:delInstrText>
        </w:r>
        <w:r w:rsidR="00AE1425" w:rsidRPr="006E6534" w:rsidDel="008A1743">
          <w:rPr>
            <w:rFonts w:cs="Times New Roman"/>
            <w:color w:val="000000" w:themeColor="text1"/>
            <w:szCs w:val="24"/>
            <w:rPrChange w:id="539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97" w:author="N F" w:date="2023-12-05T03:08:00Z">
              <w:rPr>
                <w:rFonts w:cs="Times New Roman"/>
                <w:szCs w:val="24"/>
                <w:lang w:val="en-US"/>
              </w:rPr>
            </w:rPrChange>
          </w:rPr>
          <w:delInstrText>in</w:delInstrText>
        </w:r>
        <w:r w:rsidR="00AE1425" w:rsidRPr="006E6534" w:rsidDel="008A1743">
          <w:rPr>
            <w:rFonts w:cs="Times New Roman"/>
            <w:color w:val="000000" w:themeColor="text1"/>
            <w:szCs w:val="24"/>
            <w:rPrChange w:id="539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399" w:author="N F" w:date="2023-12-05T03:08:00Z">
              <w:rPr>
                <w:rFonts w:cs="Times New Roman"/>
                <w:szCs w:val="24"/>
                <w:lang w:val="en-US"/>
              </w:rPr>
            </w:rPrChange>
          </w:rPr>
          <w:delInstrText>vivo</w:delInstrText>
        </w:r>
        <w:r w:rsidR="00AE1425" w:rsidRPr="006E6534" w:rsidDel="008A1743">
          <w:rPr>
            <w:rFonts w:cs="Times New Roman"/>
            <w:color w:val="000000" w:themeColor="text1"/>
            <w:szCs w:val="24"/>
            <w:rPrChange w:id="540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01" w:author="N F" w:date="2023-12-05T03:08:00Z">
              <w:rPr>
                <w:rFonts w:cs="Times New Roman"/>
                <w:szCs w:val="24"/>
                <w:lang w:val="en-US"/>
              </w:rPr>
            </w:rPrChange>
          </w:rPr>
          <w:delInstrText>Our</w:delInstrText>
        </w:r>
        <w:r w:rsidR="00AE1425" w:rsidRPr="006E6534" w:rsidDel="008A1743">
          <w:rPr>
            <w:rFonts w:cs="Times New Roman"/>
            <w:color w:val="000000" w:themeColor="text1"/>
            <w:szCs w:val="24"/>
            <w:rPrChange w:id="540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03" w:author="N F" w:date="2023-12-05T03:08:00Z">
              <w:rPr>
                <w:rFonts w:cs="Times New Roman"/>
                <w:szCs w:val="24"/>
                <w:lang w:val="en-US"/>
              </w:rPr>
            </w:rPrChange>
          </w:rPr>
          <w:delInstrText>study</w:delInstrText>
        </w:r>
        <w:r w:rsidR="00AE1425" w:rsidRPr="006E6534" w:rsidDel="008A1743">
          <w:rPr>
            <w:rFonts w:cs="Times New Roman"/>
            <w:color w:val="000000" w:themeColor="text1"/>
            <w:szCs w:val="24"/>
            <w:rPrChange w:id="540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05" w:author="N F" w:date="2023-12-05T03:08:00Z">
              <w:rPr>
                <w:rFonts w:cs="Times New Roman"/>
                <w:szCs w:val="24"/>
                <w:lang w:val="en-US"/>
              </w:rPr>
            </w:rPrChange>
          </w:rPr>
          <w:delInstrText>results</w:delInstrText>
        </w:r>
        <w:r w:rsidR="00AE1425" w:rsidRPr="006E6534" w:rsidDel="008A1743">
          <w:rPr>
            <w:rFonts w:cs="Times New Roman"/>
            <w:color w:val="000000" w:themeColor="text1"/>
            <w:szCs w:val="24"/>
            <w:rPrChange w:id="540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07" w:author="N F" w:date="2023-12-05T03:08:00Z">
              <w:rPr>
                <w:rFonts w:cs="Times New Roman"/>
                <w:szCs w:val="24"/>
                <w:lang w:val="en-US"/>
              </w:rPr>
            </w:rPrChange>
          </w:rPr>
          <w:delInstrText>showed</w:delInstrText>
        </w:r>
        <w:r w:rsidR="00AE1425" w:rsidRPr="006E6534" w:rsidDel="008A1743">
          <w:rPr>
            <w:rFonts w:cs="Times New Roman"/>
            <w:color w:val="000000" w:themeColor="text1"/>
            <w:szCs w:val="24"/>
            <w:rPrChange w:id="540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09" w:author="N F" w:date="2023-12-05T03:08:00Z">
              <w:rPr>
                <w:rFonts w:cs="Times New Roman"/>
                <w:szCs w:val="24"/>
                <w:lang w:val="en-US"/>
              </w:rPr>
            </w:rPrChange>
          </w:rPr>
          <w:delInstrText>that</w:delInstrText>
        </w:r>
        <w:r w:rsidR="00AE1425" w:rsidRPr="006E6534" w:rsidDel="008A1743">
          <w:rPr>
            <w:rFonts w:cs="Times New Roman"/>
            <w:color w:val="000000" w:themeColor="text1"/>
            <w:szCs w:val="24"/>
            <w:rPrChange w:id="541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11" w:author="N F" w:date="2023-12-05T03:08:00Z">
              <w:rPr>
                <w:rFonts w:cs="Times New Roman"/>
                <w:szCs w:val="24"/>
                <w:lang w:val="en-US"/>
              </w:rPr>
            </w:rPrChange>
          </w:rPr>
          <w:delInstrText>ANXA</w:delInstrText>
        </w:r>
        <w:r w:rsidR="00AE1425" w:rsidRPr="006E6534" w:rsidDel="008A1743">
          <w:rPr>
            <w:rFonts w:cs="Times New Roman"/>
            <w:color w:val="000000" w:themeColor="text1"/>
            <w:szCs w:val="24"/>
            <w:rPrChange w:id="5412" w:author="N F" w:date="2023-12-05T03:08:00Z">
              <w:rPr>
                <w:rFonts w:cs="Times New Roman"/>
                <w:szCs w:val="24"/>
              </w:rPr>
            </w:rPrChange>
          </w:rPr>
          <w:delInstrText xml:space="preserve">1 </w:delInstrText>
        </w:r>
        <w:r w:rsidR="00AE1425" w:rsidRPr="006E6534" w:rsidDel="008A1743">
          <w:rPr>
            <w:rFonts w:cs="Times New Roman"/>
            <w:color w:val="000000" w:themeColor="text1"/>
            <w:szCs w:val="24"/>
            <w:lang w:val="en-US"/>
            <w:rPrChange w:id="5413" w:author="N F" w:date="2023-12-05T03:08:00Z">
              <w:rPr>
                <w:rFonts w:cs="Times New Roman"/>
                <w:szCs w:val="24"/>
                <w:lang w:val="en-US"/>
              </w:rPr>
            </w:rPrChange>
          </w:rPr>
          <w:delInstrText>plays</w:delInstrText>
        </w:r>
        <w:r w:rsidR="00AE1425" w:rsidRPr="006E6534" w:rsidDel="008A1743">
          <w:rPr>
            <w:rFonts w:cs="Times New Roman"/>
            <w:color w:val="000000" w:themeColor="text1"/>
            <w:szCs w:val="24"/>
            <w:rPrChange w:id="541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15" w:author="N F" w:date="2023-12-05T03:08:00Z">
              <w:rPr>
                <w:rFonts w:cs="Times New Roman"/>
                <w:szCs w:val="24"/>
                <w:lang w:val="en-US"/>
              </w:rPr>
            </w:rPrChange>
          </w:rPr>
          <w:delInstrText>critical</w:delInstrText>
        </w:r>
        <w:r w:rsidR="00AE1425" w:rsidRPr="006E6534" w:rsidDel="008A1743">
          <w:rPr>
            <w:rFonts w:cs="Times New Roman"/>
            <w:color w:val="000000" w:themeColor="text1"/>
            <w:szCs w:val="24"/>
            <w:rPrChange w:id="541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17" w:author="N F" w:date="2023-12-05T03:08:00Z">
              <w:rPr>
                <w:rFonts w:cs="Times New Roman"/>
                <w:szCs w:val="24"/>
                <w:lang w:val="en-US"/>
              </w:rPr>
            </w:rPrChange>
          </w:rPr>
          <w:delInstrText>roles</w:delInstrText>
        </w:r>
        <w:r w:rsidR="00AE1425" w:rsidRPr="006E6534" w:rsidDel="008A1743">
          <w:rPr>
            <w:rFonts w:cs="Times New Roman"/>
            <w:color w:val="000000" w:themeColor="text1"/>
            <w:szCs w:val="24"/>
            <w:rPrChange w:id="541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19" w:author="N F" w:date="2023-12-05T03:08:00Z">
              <w:rPr>
                <w:rFonts w:cs="Times New Roman"/>
                <w:szCs w:val="24"/>
                <w:lang w:val="en-US"/>
              </w:rPr>
            </w:rPrChange>
          </w:rPr>
          <w:delInstrText>in</w:delInstrText>
        </w:r>
        <w:r w:rsidR="00AE1425" w:rsidRPr="006E6534" w:rsidDel="008A1743">
          <w:rPr>
            <w:rFonts w:cs="Times New Roman"/>
            <w:color w:val="000000" w:themeColor="text1"/>
            <w:szCs w:val="24"/>
            <w:rPrChange w:id="542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21" w:author="N F" w:date="2023-12-05T03:08:00Z">
              <w:rPr>
                <w:rFonts w:cs="Times New Roman"/>
                <w:szCs w:val="24"/>
                <w:lang w:val="en-US"/>
              </w:rPr>
            </w:rPrChange>
          </w:rPr>
          <w:delInstrText>chemosensitivity</w:delInstrText>
        </w:r>
        <w:r w:rsidR="00AE1425" w:rsidRPr="006E6534" w:rsidDel="008A1743">
          <w:rPr>
            <w:rFonts w:cs="Times New Roman"/>
            <w:color w:val="000000" w:themeColor="text1"/>
            <w:szCs w:val="24"/>
            <w:rPrChange w:id="542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23" w:author="N F" w:date="2023-12-05T03:08:00Z">
              <w:rPr>
                <w:rFonts w:cs="Times New Roman"/>
                <w:szCs w:val="24"/>
                <w:lang w:val="en-US"/>
              </w:rPr>
            </w:rPrChange>
          </w:rPr>
          <w:delInstrText>to</w:delInstrText>
        </w:r>
        <w:r w:rsidR="00AE1425" w:rsidRPr="006E6534" w:rsidDel="008A1743">
          <w:rPr>
            <w:rFonts w:cs="Times New Roman"/>
            <w:color w:val="000000" w:themeColor="text1"/>
            <w:szCs w:val="24"/>
            <w:rPrChange w:id="542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25" w:author="N F" w:date="2023-12-05T03:08:00Z">
              <w:rPr>
                <w:rFonts w:cs="Times New Roman"/>
                <w:szCs w:val="24"/>
                <w:lang w:val="en-US"/>
              </w:rPr>
            </w:rPrChange>
          </w:rPr>
          <w:delInstrText>EGFR</w:delInstrText>
        </w:r>
        <w:r w:rsidR="00AE1425" w:rsidRPr="006E6534" w:rsidDel="008A1743">
          <w:rPr>
            <w:rFonts w:cs="Times New Roman"/>
            <w:color w:val="000000" w:themeColor="text1"/>
            <w:szCs w:val="24"/>
            <w:rPrChange w:id="5426"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427" w:author="N F" w:date="2023-12-05T03:08:00Z">
              <w:rPr>
                <w:rFonts w:cs="Times New Roman"/>
                <w:szCs w:val="24"/>
                <w:lang w:val="en-US"/>
              </w:rPr>
            </w:rPrChange>
          </w:rPr>
          <w:delInstrText>TKI</w:delInstrText>
        </w:r>
        <w:r w:rsidR="00AE1425" w:rsidRPr="006E6534" w:rsidDel="008A1743">
          <w:rPr>
            <w:rFonts w:cs="Times New Roman"/>
            <w:color w:val="000000" w:themeColor="text1"/>
            <w:szCs w:val="24"/>
            <w:rPrChange w:id="542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29" w:author="N F" w:date="2023-12-05T03:08:00Z">
              <w:rPr>
                <w:rFonts w:cs="Times New Roman"/>
                <w:szCs w:val="24"/>
                <w:lang w:val="en-US"/>
              </w:rPr>
            </w:rPrChange>
          </w:rPr>
          <w:delInstrText>in</w:delInstrText>
        </w:r>
        <w:r w:rsidR="00AE1425" w:rsidRPr="006E6534" w:rsidDel="008A1743">
          <w:rPr>
            <w:rFonts w:cs="Times New Roman"/>
            <w:color w:val="000000" w:themeColor="text1"/>
            <w:szCs w:val="24"/>
            <w:rPrChange w:id="543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31" w:author="N F" w:date="2023-12-05T03:08:00Z">
              <w:rPr>
                <w:rFonts w:cs="Times New Roman"/>
                <w:szCs w:val="24"/>
                <w:lang w:val="en-US"/>
              </w:rPr>
            </w:rPrChange>
          </w:rPr>
          <w:delInstrText>lung</w:delInstrText>
        </w:r>
        <w:r w:rsidR="00AE1425" w:rsidRPr="006E6534" w:rsidDel="008A1743">
          <w:rPr>
            <w:rFonts w:cs="Times New Roman"/>
            <w:color w:val="000000" w:themeColor="text1"/>
            <w:szCs w:val="24"/>
            <w:rPrChange w:id="543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33" w:author="N F" w:date="2023-12-05T03:08:00Z">
              <w:rPr>
                <w:rFonts w:cs="Times New Roman"/>
                <w:szCs w:val="24"/>
                <w:lang w:val="en-US"/>
              </w:rPr>
            </w:rPrChange>
          </w:rPr>
          <w:delInstrText>cancer</w:delInstrText>
        </w:r>
        <w:r w:rsidR="00AE1425" w:rsidRPr="006E6534" w:rsidDel="008A1743">
          <w:rPr>
            <w:rFonts w:cs="Times New Roman"/>
            <w:color w:val="000000" w:themeColor="text1"/>
            <w:szCs w:val="24"/>
            <w:rPrChange w:id="543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35" w:author="N F" w:date="2023-12-05T03:08:00Z">
              <w:rPr>
                <w:rFonts w:cs="Times New Roman"/>
                <w:szCs w:val="24"/>
                <w:lang w:val="en-US"/>
              </w:rPr>
            </w:rPrChange>
          </w:rPr>
          <w:delInstrText>cells</w:delInstrText>
        </w:r>
        <w:r w:rsidR="00AE1425" w:rsidRPr="006E6534" w:rsidDel="008A1743">
          <w:rPr>
            <w:rFonts w:cs="Times New Roman"/>
            <w:color w:val="000000" w:themeColor="text1"/>
            <w:szCs w:val="24"/>
            <w:rPrChange w:id="543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37" w:author="N F" w:date="2023-12-05T03:08:00Z">
              <w:rPr>
                <w:rFonts w:cs="Times New Roman"/>
                <w:szCs w:val="24"/>
                <w:lang w:val="en-US"/>
              </w:rPr>
            </w:rPrChange>
          </w:rPr>
          <w:delInstrText>with</w:delInstrText>
        </w:r>
        <w:r w:rsidR="00AE1425" w:rsidRPr="006E6534" w:rsidDel="008A1743">
          <w:rPr>
            <w:rFonts w:cs="Times New Roman"/>
            <w:color w:val="000000" w:themeColor="text1"/>
            <w:szCs w:val="24"/>
            <w:rPrChange w:id="543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39" w:author="N F" w:date="2023-12-05T03:08:00Z">
              <w:rPr>
                <w:rFonts w:cs="Times New Roman"/>
                <w:szCs w:val="24"/>
                <w:lang w:val="en-US"/>
              </w:rPr>
            </w:rPrChange>
          </w:rPr>
          <w:delInstrText>the</w:delInstrText>
        </w:r>
        <w:r w:rsidR="00AE1425" w:rsidRPr="006E6534" w:rsidDel="008A1743">
          <w:rPr>
            <w:rFonts w:cs="Times New Roman"/>
            <w:color w:val="000000" w:themeColor="text1"/>
            <w:szCs w:val="24"/>
            <w:rPrChange w:id="544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41" w:author="N F" w:date="2023-12-05T03:08:00Z">
              <w:rPr>
                <w:rFonts w:cs="Times New Roman"/>
                <w:szCs w:val="24"/>
                <w:lang w:val="en-US"/>
              </w:rPr>
            </w:rPrChange>
          </w:rPr>
          <w:delInstrText>EGFR</w:delInstrText>
        </w:r>
        <w:r w:rsidR="00AE1425" w:rsidRPr="006E6534" w:rsidDel="008A1743">
          <w:rPr>
            <w:rFonts w:cs="Times New Roman"/>
            <w:color w:val="000000" w:themeColor="text1"/>
            <w:szCs w:val="24"/>
            <w:rPrChange w:id="544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43" w:author="N F" w:date="2023-12-05T03:08:00Z">
              <w:rPr>
                <w:rFonts w:cs="Times New Roman"/>
                <w:szCs w:val="24"/>
                <w:lang w:val="en-US"/>
              </w:rPr>
            </w:rPrChange>
          </w:rPr>
          <w:delInstrText>mutation</w:delInstrText>
        </w:r>
        <w:r w:rsidR="00AE1425" w:rsidRPr="006E6534" w:rsidDel="008A1743">
          <w:rPr>
            <w:rFonts w:cs="Times New Roman"/>
            <w:color w:val="000000" w:themeColor="text1"/>
            <w:szCs w:val="24"/>
            <w:rPrChange w:id="544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45" w:author="N F" w:date="2023-12-05T03:08:00Z">
              <w:rPr>
                <w:rFonts w:cs="Times New Roman"/>
                <w:szCs w:val="24"/>
                <w:lang w:val="en-US"/>
              </w:rPr>
            </w:rPrChange>
          </w:rPr>
          <w:delInstrText>Our</w:delInstrText>
        </w:r>
        <w:r w:rsidR="00AE1425" w:rsidRPr="006E6534" w:rsidDel="008A1743">
          <w:rPr>
            <w:rFonts w:cs="Times New Roman"/>
            <w:color w:val="000000" w:themeColor="text1"/>
            <w:szCs w:val="24"/>
            <w:rPrChange w:id="544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47" w:author="N F" w:date="2023-12-05T03:08:00Z">
              <w:rPr>
                <w:rFonts w:cs="Times New Roman"/>
                <w:szCs w:val="24"/>
                <w:lang w:val="en-US"/>
              </w:rPr>
            </w:rPrChange>
          </w:rPr>
          <w:delInstrText>efforts</w:delInstrText>
        </w:r>
        <w:r w:rsidR="00AE1425" w:rsidRPr="006E6534" w:rsidDel="008A1743">
          <w:rPr>
            <w:rFonts w:cs="Times New Roman"/>
            <w:color w:val="000000" w:themeColor="text1"/>
            <w:szCs w:val="24"/>
            <w:rPrChange w:id="544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49" w:author="N F" w:date="2023-12-05T03:08:00Z">
              <w:rPr>
                <w:rFonts w:cs="Times New Roman"/>
                <w:szCs w:val="24"/>
                <w:lang w:val="en-US"/>
              </w:rPr>
            </w:rPrChange>
          </w:rPr>
          <w:delInstrText>may</w:delInstrText>
        </w:r>
        <w:r w:rsidR="00AE1425" w:rsidRPr="006E6534" w:rsidDel="008A1743">
          <w:rPr>
            <w:rFonts w:cs="Times New Roman"/>
            <w:color w:val="000000" w:themeColor="text1"/>
            <w:szCs w:val="24"/>
            <w:rPrChange w:id="545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51" w:author="N F" w:date="2023-12-05T03:08:00Z">
              <w:rPr>
                <w:rFonts w:cs="Times New Roman"/>
                <w:szCs w:val="24"/>
                <w:lang w:val="en-US"/>
              </w:rPr>
            </w:rPrChange>
          </w:rPr>
          <w:delInstrText>be</w:delInstrText>
        </w:r>
        <w:r w:rsidR="00AE1425" w:rsidRPr="006E6534" w:rsidDel="008A1743">
          <w:rPr>
            <w:rFonts w:cs="Times New Roman"/>
            <w:color w:val="000000" w:themeColor="text1"/>
            <w:szCs w:val="24"/>
            <w:rPrChange w:id="545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53" w:author="N F" w:date="2023-12-05T03:08:00Z">
              <w:rPr>
                <w:rFonts w:cs="Times New Roman"/>
                <w:szCs w:val="24"/>
                <w:lang w:val="en-US"/>
              </w:rPr>
            </w:rPrChange>
          </w:rPr>
          <w:delInstrText>used</w:delInstrText>
        </w:r>
        <w:r w:rsidR="00AE1425" w:rsidRPr="006E6534" w:rsidDel="008A1743">
          <w:rPr>
            <w:rFonts w:cs="Times New Roman"/>
            <w:color w:val="000000" w:themeColor="text1"/>
            <w:szCs w:val="24"/>
            <w:rPrChange w:id="545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55" w:author="N F" w:date="2023-12-05T03:08:00Z">
              <w:rPr>
                <w:rFonts w:cs="Times New Roman"/>
                <w:szCs w:val="24"/>
                <w:lang w:val="en-US"/>
              </w:rPr>
            </w:rPrChange>
          </w:rPr>
          <w:delInstrText>in</w:delInstrText>
        </w:r>
        <w:r w:rsidR="00AE1425" w:rsidRPr="006E6534" w:rsidDel="008A1743">
          <w:rPr>
            <w:rFonts w:cs="Times New Roman"/>
            <w:color w:val="000000" w:themeColor="text1"/>
            <w:szCs w:val="24"/>
            <w:rPrChange w:id="545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57" w:author="N F" w:date="2023-12-05T03:08:00Z">
              <w:rPr>
                <w:rFonts w:cs="Times New Roman"/>
                <w:szCs w:val="24"/>
                <w:lang w:val="en-US"/>
              </w:rPr>
            </w:rPrChange>
          </w:rPr>
          <w:delInstrText>the</w:delInstrText>
        </w:r>
        <w:r w:rsidR="00AE1425" w:rsidRPr="006E6534" w:rsidDel="008A1743">
          <w:rPr>
            <w:rFonts w:cs="Times New Roman"/>
            <w:color w:val="000000" w:themeColor="text1"/>
            <w:szCs w:val="24"/>
            <w:rPrChange w:id="545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59" w:author="N F" w:date="2023-12-05T03:08:00Z">
              <w:rPr>
                <w:rFonts w:cs="Times New Roman"/>
                <w:szCs w:val="24"/>
                <w:lang w:val="en-US"/>
              </w:rPr>
            </w:rPrChange>
          </w:rPr>
          <w:delInstrText>development</w:delInstrText>
        </w:r>
        <w:r w:rsidR="00AE1425" w:rsidRPr="006E6534" w:rsidDel="008A1743">
          <w:rPr>
            <w:rFonts w:cs="Times New Roman"/>
            <w:color w:val="000000" w:themeColor="text1"/>
            <w:szCs w:val="24"/>
            <w:rPrChange w:id="546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61" w:author="N F" w:date="2023-12-05T03:08:00Z">
              <w:rPr>
                <w:rFonts w:cs="Times New Roman"/>
                <w:szCs w:val="24"/>
                <w:lang w:val="en-US"/>
              </w:rPr>
            </w:rPrChange>
          </w:rPr>
          <w:delInstrText>of</w:delInstrText>
        </w:r>
        <w:r w:rsidR="00AE1425" w:rsidRPr="006E6534" w:rsidDel="008A1743">
          <w:rPr>
            <w:rFonts w:cs="Times New Roman"/>
            <w:color w:val="000000" w:themeColor="text1"/>
            <w:szCs w:val="24"/>
            <w:rPrChange w:id="546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63" w:author="N F" w:date="2023-12-05T03:08:00Z">
              <w:rPr>
                <w:rFonts w:cs="Times New Roman"/>
                <w:szCs w:val="24"/>
                <w:lang w:val="en-US"/>
              </w:rPr>
            </w:rPrChange>
          </w:rPr>
          <w:delInstrText>lung</w:delInstrText>
        </w:r>
        <w:r w:rsidR="00AE1425" w:rsidRPr="006E6534" w:rsidDel="008A1743">
          <w:rPr>
            <w:rFonts w:cs="Times New Roman"/>
            <w:color w:val="000000" w:themeColor="text1"/>
            <w:szCs w:val="24"/>
            <w:rPrChange w:id="546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65" w:author="N F" w:date="2023-12-05T03:08:00Z">
              <w:rPr>
                <w:rFonts w:cs="Times New Roman"/>
                <w:szCs w:val="24"/>
                <w:lang w:val="en-US"/>
              </w:rPr>
            </w:rPrChange>
          </w:rPr>
          <w:delInstrText>cancer</w:delInstrText>
        </w:r>
        <w:r w:rsidR="00AE1425" w:rsidRPr="006E6534" w:rsidDel="008A1743">
          <w:rPr>
            <w:rFonts w:cs="Times New Roman"/>
            <w:color w:val="000000" w:themeColor="text1"/>
            <w:szCs w:val="24"/>
            <w:rPrChange w:id="546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67" w:author="N F" w:date="2023-12-05T03:08:00Z">
              <w:rPr>
                <w:rFonts w:cs="Times New Roman"/>
                <w:szCs w:val="24"/>
                <w:lang w:val="en-US"/>
              </w:rPr>
            </w:rPrChange>
          </w:rPr>
          <w:delInstrText>treatment</w:delInstrText>
        </w:r>
        <w:r w:rsidR="00AE1425" w:rsidRPr="006E6534" w:rsidDel="008A1743">
          <w:rPr>
            <w:rFonts w:cs="Times New Roman"/>
            <w:color w:val="000000" w:themeColor="text1"/>
            <w:szCs w:val="24"/>
            <w:rPrChange w:id="546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69" w:author="N F" w:date="2023-12-05T03:08:00Z">
              <w:rPr>
                <w:rFonts w:cs="Times New Roman"/>
                <w:szCs w:val="24"/>
                <w:lang w:val="en-US"/>
              </w:rPr>
            </w:rPrChange>
          </w:rPr>
          <w:delInstrText>strategies</w:delInstrText>
        </w:r>
        <w:r w:rsidR="00AE1425" w:rsidRPr="006E6534" w:rsidDel="008A1743">
          <w:rPr>
            <w:rFonts w:cs="Times New Roman"/>
            <w:color w:val="000000" w:themeColor="text1"/>
            <w:szCs w:val="24"/>
            <w:rPrChange w:id="547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71" w:author="N F" w:date="2023-12-05T03:08:00Z">
              <w:rPr>
                <w:rFonts w:cs="Times New Roman"/>
                <w:szCs w:val="24"/>
                <w:lang w:val="en-US"/>
              </w:rPr>
            </w:rPrChange>
          </w:rPr>
          <w:delInstrText>in</w:delInstrText>
        </w:r>
        <w:r w:rsidR="00AE1425" w:rsidRPr="006E6534" w:rsidDel="008A1743">
          <w:rPr>
            <w:rFonts w:cs="Times New Roman"/>
            <w:color w:val="000000" w:themeColor="text1"/>
            <w:szCs w:val="24"/>
            <w:rPrChange w:id="547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73" w:author="N F" w:date="2023-12-05T03:08:00Z">
              <w:rPr>
                <w:rFonts w:cs="Times New Roman"/>
                <w:szCs w:val="24"/>
                <w:lang w:val="en-US"/>
              </w:rPr>
            </w:rPrChange>
          </w:rPr>
          <w:delInstrText>the</w:delInstrText>
        </w:r>
        <w:r w:rsidR="00AE1425" w:rsidRPr="006E6534" w:rsidDel="008A1743">
          <w:rPr>
            <w:rFonts w:cs="Times New Roman"/>
            <w:color w:val="000000" w:themeColor="text1"/>
            <w:szCs w:val="24"/>
            <w:rPrChange w:id="547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475" w:author="N F" w:date="2023-12-05T03:08:00Z">
              <w:rPr>
                <w:rFonts w:cs="Times New Roman"/>
                <w:szCs w:val="24"/>
                <w:lang w:val="en-US"/>
              </w:rPr>
            </w:rPrChange>
          </w:rPr>
          <w:delInstrText>future</w:delInstrText>
        </w:r>
        <w:r w:rsidR="00AE1425" w:rsidRPr="006E6534" w:rsidDel="008A1743">
          <w:rPr>
            <w:rFonts w:cs="Times New Roman"/>
            <w:color w:val="000000" w:themeColor="text1"/>
            <w:szCs w:val="24"/>
            <w:rPrChange w:id="5476"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477" w:author="N F" w:date="2023-12-05T03:08:00Z">
              <w:rPr>
                <w:rFonts w:cs="Times New Roman"/>
                <w:szCs w:val="24"/>
                <w:lang w:val="en-US"/>
              </w:rPr>
            </w:rPrChange>
          </w:rPr>
          <w:delInstrText>container</w:delInstrText>
        </w:r>
        <w:r w:rsidR="00AE1425" w:rsidRPr="006E6534" w:rsidDel="008A1743">
          <w:rPr>
            <w:rFonts w:cs="Times New Roman"/>
            <w:color w:val="000000" w:themeColor="text1"/>
            <w:szCs w:val="24"/>
            <w:rPrChange w:id="5478"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479" w:author="N F" w:date="2023-12-05T03:08:00Z">
              <w:rPr>
                <w:rFonts w:cs="Times New Roman"/>
                <w:szCs w:val="24"/>
                <w:lang w:val="en-US"/>
              </w:rPr>
            </w:rPrChange>
          </w:rPr>
          <w:delInstrText>title</w:delInstrText>
        </w:r>
        <w:r w:rsidR="00AE1425" w:rsidRPr="006E6534" w:rsidDel="008A1743">
          <w:rPr>
            <w:rFonts w:cs="Times New Roman"/>
            <w:color w:val="000000" w:themeColor="text1"/>
            <w:szCs w:val="24"/>
            <w:rPrChange w:id="5480"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481" w:author="N F" w:date="2023-12-05T03:08:00Z">
              <w:rPr>
                <w:rFonts w:cs="Times New Roman"/>
                <w:szCs w:val="24"/>
                <w:lang w:val="en-US"/>
              </w:rPr>
            </w:rPrChange>
          </w:rPr>
          <w:delInstrText>Cancers</w:delInstrText>
        </w:r>
        <w:r w:rsidR="00AE1425" w:rsidRPr="006E6534" w:rsidDel="008A1743">
          <w:rPr>
            <w:rFonts w:cs="Times New Roman"/>
            <w:color w:val="000000" w:themeColor="text1"/>
            <w:szCs w:val="24"/>
            <w:rPrChange w:id="5482"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483" w:author="N F" w:date="2023-12-05T03:08:00Z">
              <w:rPr>
                <w:rFonts w:cs="Times New Roman"/>
                <w:szCs w:val="24"/>
                <w:lang w:val="en-US"/>
              </w:rPr>
            </w:rPrChange>
          </w:rPr>
          <w:delInstrText>DOI</w:delInstrText>
        </w:r>
        <w:r w:rsidR="00AE1425" w:rsidRPr="006E6534" w:rsidDel="008A1743">
          <w:rPr>
            <w:rFonts w:cs="Times New Roman"/>
            <w:color w:val="000000" w:themeColor="text1"/>
            <w:szCs w:val="24"/>
            <w:rPrChange w:id="5484" w:author="N F" w:date="2023-12-05T03:08:00Z">
              <w:rPr>
                <w:rFonts w:cs="Times New Roman"/>
                <w:szCs w:val="24"/>
              </w:rPr>
            </w:rPrChange>
          </w:rPr>
          <w:delInstrText>":"10.3390/</w:delInstrText>
        </w:r>
        <w:r w:rsidR="00AE1425" w:rsidRPr="006E6534" w:rsidDel="008A1743">
          <w:rPr>
            <w:rFonts w:cs="Times New Roman"/>
            <w:color w:val="000000" w:themeColor="text1"/>
            <w:szCs w:val="24"/>
            <w:lang w:val="en-US"/>
            <w:rPrChange w:id="5485" w:author="N F" w:date="2023-12-05T03:08:00Z">
              <w:rPr>
                <w:rFonts w:cs="Times New Roman"/>
                <w:szCs w:val="24"/>
                <w:lang w:val="en-US"/>
              </w:rPr>
            </w:rPrChange>
          </w:rPr>
          <w:delInstrText>cancers</w:delInstrText>
        </w:r>
        <w:r w:rsidR="00AE1425" w:rsidRPr="006E6534" w:rsidDel="008A1743">
          <w:rPr>
            <w:rFonts w:cs="Times New Roman"/>
            <w:color w:val="000000" w:themeColor="text1"/>
            <w:szCs w:val="24"/>
            <w:rPrChange w:id="5486" w:author="N F" w:date="2023-12-05T03:08:00Z">
              <w:rPr>
                <w:rFonts w:cs="Times New Roman"/>
                <w:szCs w:val="24"/>
              </w:rPr>
            </w:rPrChange>
          </w:rPr>
          <w:delInstrText>13164106","</w:delInstrText>
        </w:r>
        <w:r w:rsidR="00AE1425" w:rsidRPr="006E6534" w:rsidDel="008A1743">
          <w:rPr>
            <w:rFonts w:cs="Times New Roman"/>
            <w:color w:val="000000" w:themeColor="text1"/>
            <w:szCs w:val="24"/>
            <w:lang w:val="en-US"/>
            <w:rPrChange w:id="5487" w:author="N F" w:date="2023-12-05T03:08:00Z">
              <w:rPr>
                <w:rFonts w:cs="Times New Roman"/>
                <w:szCs w:val="24"/>
                <w:lang w:val="en-US"/>
              </w:rPr>
            </w:rPrChange>
          </w:rPr>
          <w:delInstrText>ISSN</w:delInstrText>
        </w:r>
        <w:r w:rsidR="00AE1425" w:rsidRPr="006E6534" w:rsidDel="008A1743">
          <w:rPr>
            <w:rFonts w:cs="Times New Roman"/>
            <w:color w:val="000000" w:themeColor="text1"/>
            <w:szCs w:val="24"/>
            <w:rPrChange w:id="5488" w:author="N F" w:date="2023-12-05T03:08:00Z">
              <w:rPr>
                <w:rFonts w:cs="Times New Roman"/>
                <w:szCs w:val="24"/>
              </w:rPr>
            </w:rPrChange>
          </w:rPr>
          <w:delInstrText>":"2072-6694","</w:delInstrText>
        </w:r>
        <w:r w:rsidR="00AE1425" w:rsidRPr="006E6534" w:rsidDel="008A1743">
          <w:rPr>
            <w:rFonts w:cs="Times New Roman"/>
            <w:color w:val="000000" w:themeColor="text1"/>
            <w:szCs w:val="24"/>
            <w:lang w:val="en-US"/>
            <w:rPrChange w:id="5489" w:author="N F" w:date="2023-12-05T03:08:00Z">
              <w:rPr>
                <w:rFonts w:cs="Times New Roman"/>
                <w:szCs w:val="24"/>
                <w:lang w:val="en-US"/>
              </w:rPr>
            </w:rPrChange>
          </w:rPr>
          <w:delInstrText>issue</w:delInstrText>
        </w:r>
        <w:r w:rsidR="00AE1425" w:rsidRPr="006E6534" w:rsidDel="008A1743">
          <w:rPr>
            <w:rFonts w:cs="Times New Roman"/>
            <w:color w:val="000000" w:themeColor="text1"/>
            <w:szCs w:val="24"/>
            <w:rPrChange w:id="5490" w:author="N F" w:date="2023-12-05T03:08:00Z">
              <w:rPr>
                <w:rFonts w:cs="Times New Roman"/>
                <w:szCs w:val="24"/>
              </w:rPr>
            </w:rPrChange>
          </w:rPr>
          <w:delInstrText>":"16","</w:delInstrText>
        </w:r>
        <w:r w:rsidR="00AE1425" w:rsidRPr="006E6534" w:rsidDel="008A1743">
          <w:rPr>
            <w:rFonts w:cs="Times New Roman"/>
            <w:color w:val="000000" w:themeColor="text1"/>
            <w:szCs w:val="24"/>
            <w:lang w:val="en-US"/>
            <w:rPrChange w:id="5491" w:author="N F" w:date="2023-12-05T03:08:00Z">
              <w:rPr>
                <w:rFonts w:cs="Times New Roman"/>
                <w:szCs w:val="24"/>
                <w:lang w:val="en-US"/>
              </w:rPr>
            </w:rPrChange>
          </w:rPr>
          <w:delInstrText>language</w:delInstrText>
        </w:r>
        <w:r w:rsidR="00AE1425" w:rsidRPr="006E6534" w:rsidDel="008A1743">
          <w:rPr>
            <w:rFonts w:cs="Times New Roman"/>
            <w:color w:val="000000" w:themeColor="text1"/>
            <w:szCs w:val="24"/>
            <w:rPrChange w:id="5492"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493" w:author="N F" w:date="2023-12-05T03:08:00Z">
              <w:rPr>
                <w:rFonts w:cs="Times New Roman"/>
                <w:szCs w:val="24"/>
                <w:lang w:val="en-US"/>
              </w:rPr>
            </w:rPrChange>
          </w:rPr>
          <w:delInstrText>en</w:delInstrText>
        </w:r>
        <w:r w:rsidR="00AE1425" w:rsidRPr="006E6534" w:rsidDel="008A1743">
          <w:rPr>
            <w:rFonts w:cs="Times New Roman"/>
            <w:color w:val="000000" w:themeColor="text1"/>
            <w:szCs w:val="24"/>
            <w:rPrChange w:id="5494"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495" w:author="N F" w:date="2023-12-05T03:08:00Z">
              <w:rPr>
                <w:rFonts w:cs="Times New Roman"/>
                <w:szCs w:val="24"/>
                <w:lang w:val="en-US"/>
              </w:rPr>
            </w:rPrChange>
          </w:rPr>
          <w:delInstrText>license</w:delInstrText>
        </w:r>
        <w:r w:rsidR="00AE1425" w:rsidRPr="006E6534" w:rsidDel="008A1743">
          <w:rPr>
            <w:rFonts w:cs="Times New Roman"/>
            <w:color w:val="000000" w:themeColor="text1"/>
            <w:szCs w:val="24"/>
            <w:rPrChange w:id="5496"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497" w:author="N F" w:date="2023-12-05T03:08:00Z">
              <w:rPr>
                <w:rFonts w:cs="Times New Roman"/>
                <w:szCs w:val="24"/>
                <w:lang w:val="en-US"/>
              </w:rPr>
            </w:rPrChange>
          </w:rPr>
          <w:delInstrText>http</w:delInstrText>
        </w:r>
        <w:r w:rsidR="00AE1425" w:rsidRPr="006E6534" w:rsidDel="008A1743">
          <w:rPr>
            <w:rFonts w:cs="Times New Roman"/>
            <w:color w:val="000000" w:themeColor="text1"/>
            <w:szCs w:val="24"/>
            <w:rPrChange w:id="5498"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499" w:author="N F" w:date="2023-12-05T03:08:00Z">
              <w:rPr>
                <w:rFonts w:cs="Times New Roman"/>
                <w:szCs w:val="24"/>
                <w:lang w:val="en-US"/>
              </w:rPr>
            </w:rPrChange>
          </w:rPr>
          <w:delInstrText>creativecommons</w:delInstrText>
        </w:r>
        <w:r w:rsidR="00AE1425" w:rsidRPr="006E6534" w:rsidDel="008A1743">
          <w:rPr>
            <w:rFonts w:cs="Times New Roman"/>
            <w:color w:val="000000" w:themeColor="text1"/>
            <w:szCs w:val="24"/>
            <w:rPrChange w:id="5500"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501" w:author="N F" w:date="2023-12-05T03:08:00Z">
              <w:rPr>
                <w:rFonts w:cs="Times New Roman"/>
                <w:szCs w:val="24"/>
                <w:lang w:val="en-US"/>
              </w:rPr>
            </w:rPrChange>
          </w:rPr>
          <w:delInstrText>org</w:delInstrText>
        </w:r>
        <w:r w:rsidR="00AE1425" w:rsidRPr="006E6534" w:rsidDel="008A1743">
          <w:rPr>
            <w:rFonts w:cs="Times New Roman"/>
            <w:color w:val="000000" w:themeColor="text1"/>
            <w:szCs w:val="24"/>
            <w:rPrChange w:id="5502"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503" w:author="N F" w:date="2023-12-05T03:08:00Z">
              <w:rPr>
                <w:rFonts w:cs="Times New Roman"/>
                <w:szCs w:val="24"/>
                <w:lang w:val="en-US"/>
              </w:rPr>
            </w:rPrChange>
          </w:rPr>
          <w:delInstrText>licenses</w:delInstrText>
        </w:r>
        <w:r w:rsidR="00AE1425" w:rsidRPr="006E6534" w:rsidDel="008A1743">
          <w:rPr>
            <w:rFonts w:cs="Times New Roman"/>
            <w:color w:val="000000" w:themeColor="text1"/>
            <w:szCs w:val="24"/>
            <w:rPrChange w:id="5504"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505" w:author="N F" w:date="2023-12-05T03:08:00Z">
              <w:rPr>
                <w:rFonts w:cs="Times New Roman"/>
                <w:szCs w:val="24"/>
                <w:lang w:val="en-US"/>
              </w:rPr>
            </w:rPrChange>
          </w:rPr>
          <w:delInstrText>by</w:delInstrText>
        </w:r>
        <w:r w:rsidR="00AE1425" w:rsidRPr="006E6534" w:rsidDel="008A1743">
          <w:rPr>
            <w:rFonts w:cs="Times New Roman"/>
            <w:color w:val="000000" w:themeColor="text1"/>
            <w:szCs w:val="24"/>
            <w:rPrChange w:id="5506" w:author="N F" w:date="2023-12-05T03:08:00Z">
              <w:rPr>
                <w:rFonts w:cs="Times New Roman"/>
                <w:szCs w:val="24"/>
              </w:rPr>
            </w:rPrChange>
          </w:rPr>
          <w:delInstrText>/3.0/","</w:delInstrText>
        </w:r>
        <w:r w:rsidR="00AE1425" w:rsidRPr="006E6534" w:rsidDel="008A1743">
          <w:rPr>
            <w:rFonts w:cs="Times New Roman"/>
            <w:color w:val="000000" w:themeColor="text1"/>
            <w:szCs w:val="24"/>
            <w:lang w:val="en-US"/>
            <w:rPrChange w:id="5507" w:author="N F" w:date="2023-12-05T03:08:00Z">
              <w:rPr>
                <w:rFonts w:cs="Times New Roman"/>
                <w:szCs w:val="24"/>
                <w:lang w:val="en-US"/>
              </w:rPr>
            </w:rPrChange>
          </w:rPr>
          <w:delInstrText>note</w:delInstrText>
        </w:r>
        <w:r w:rsidR="00AE1425" w:rsidRPr="006E6534" w:rsidDel="008A1743">
          <w:rPr>
            <w:rFonts w:cs="Times New Roman"/>
            <w:color w:val="000000" w:themeColor="text1"/>
            <w:szCs w:val="24"/>
            <w:rPrChange w:id="5508"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509" w:author="N F" w:date="2023-12-05T03:08:00Z">
              <w:rPr>
                <w:rFonts w:cs="Times New Roman"/>
                <w:szCs w:val="24"/>
                <w:lang w:val="en-US"/>
              </w:rPr>
            </w:rPrChange>
          </w:rPr>
          <w:delInstrText>number</w:delInstrText>
        </w:r>
        <w:r w:rsidR="00AE1425" w:rsidRPr="006E6534" w:rsidDel="008A1743">
          <w:rPr>
            <w:rFonts w:cs="Times New Roman"/>
            <w:color w:val="000000" w:themeColor="text1"/>
            <w:szCs w:val="24"/>
            <w:rPrChange w:id="5510" w:author="N F" w:date="2023-12-05T03:08:00Z">
              <w:rPr>
                <w:rFonts w:cs="Times New Roman"/>
                <w:szCs w:val="24"/>
              </w:rPr>
            </w:rPrChange>
          </w:rPr>
          <w:delInstrText>: 16\</w:delInstrText>
        </w:r>
        <w:r w:rsidR="00AE1425" w:rsidRPr="006E6534" w:rsidDel="008A1743">
          <w:rPr>
            <w:rFonts w:cs="Times New Roman"/>
            <w:color w:val="000000" w:themeColor="text1"/>
            <w:szCs w:val="24"/>
            <w:lang w:val="en-US"/>
            <w:rPrChange w:id="5511" w:author="N F" w:date="2023-12-05T03:08:00Z">
              <w:rPr>
                <w:rFonts w:cs="Times New Roman"/>
                <w:szCs w:val="24"/>
                <w:lang w:val="en-US"/>
              </w:rPr>
            </w:rPrChange>
          </w:rPr>
          <w:delInstrText>npublisher</w:delInstrText>
        </w:r>
        <w:r w:rsidR="00AE1425" w:rsidRPr="006E6534" w:rsidDel="008A1743">
          <w:rPr>
            <w:rFonts w:cs="Times New Roman"/>
            <w:color w:val="000000" w:themeColor="text1"/>
            <w:szCs w:val="24"/>
            <w:rPrChange w:id="551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513" w:author="N F" w:date="2023-12-05T03:08:00Z">
              <w:rPr>
                <w:rFonts w:cs="Times New Roman"/>
                <w:szCs w:val="24"/>
                <w:lang w:val="en-US"/>
              </w:rPr>
            </w:rPrChange>
          </w:rPr>
          <w:delInstrText>Multidisciplinary</w:delInstrText>
        </w:r>
        <w:r w:rsidR="00AE1425" w:rsidRPr="006E6534" w:rsidDel="008A1743">
          <w:rPr>
            <w:rFonts w:cs="Times New Roman"/>
            <w:color w:val="000000" w:themeColor="text1"/>
            <w:szCs w:val="24"/>
            <w:rPrChange w:id="551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515" w:author="N F" w:date="2023-12-05T03:08:00Z">
              <w:rPr>
                <w:rFonts w:cs="Times New Roman"/>
                <w:szCs w:val="24"/>
                <w:lang w:val="en-US"/>
              </w:rPr>
            </w:rPrChange>
          </w:rPr>
          <w:delInstrText>Digital</w:delInstrText>
        </w:r>
        <w:r w:rsidR="00AE1425" w:rsidRPr="006E6534" w:rsidDel="008A1743">
          <w:rPr>
            <w:rFonts w:cs="Times New Roman"/>
            <w:color w:val="000000" w:themeColor="text1"/>
            <w:szCs w:val="24"/>
            <w:rPrChange w:id="551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517" w:author="N F" w:date="2023-12-05T03:08:00Z">
              <w:rPr>
                <w:rFonts w:cs="Times New Roman"/>
                <w:szCs w:val="24"/>
                <w:lang w:val="en-US"/>
              </w:rPr>
            </w:rPrChange>
          </w:rPr>
          <w:delInstrText>Publishing</w:delInstrText>
        </w:r>
        <w:r w:rsidR="00AE1425" w:rsidRPr="006E6534" w:rsidDel="008A1743">
          <w:rPr>
            <w:rFonts w:cs="Times New Roman"/>
            <w:color w:val="000000" w:themeColor="text1"/>
            <w:szCs w:val="24"/>
            <w:rPrChange w:id="551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519" w:author="N F" w:date="2023-12-05T03:08:00Z">
              <w:rPr>
                <w:rFonts w:cs="Times New Roman"/>
                <w:szCs w:val="24"/>
                <w:lang w:val="en-US"/>
              </w:rPr>
            </w:rPrChange>
          </w:rPr>
          <w:delInstrText>Institute</w:delInstrText>
        </w:r>
        <w:r w:rsidR="00AE1425" w:rsidRPr="006E6534" w:rsidDel="008A1743">
          <w:rPr>
            <w:rFonts w:cs="Times New Roman"/>
            <w:color w:val="000000" w:themeColor="text1"/>
            <w:szCs w:val="24"/>
            <w:rPrChange w:id="5520"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521" w:author="N F" w:date="2023-12-05T03:08:00Z">
              <w:rPr>
                <w:rFonts w:cs="Times New Roman"/>
                <w:szCs w:val="24"/>
                <w:lang w:val="en-US"/>
              </w:rPr>
            </w:rPrChange>
          </w:rPr>
          <w:delInstrText>page</w:delInstrText>
        </w:r>
        <w:r w:rsidR="00AE1425" w:rsidRPr="006E6534" w:rsidDel="008A1743">
          <w:rPr>
            <w:rFonts w:cs="Times New Roman"/>
            <w:color w:val="000000" w:themeColor="text1"/>
            <w:szCs w:val="24"/>
            <w:rPrChange w:id="5522" w:author="N F" w:date="2023-12-05T03:08:00Z">
              <w:rPr>
                <w:rFonts w:cs="Times New Roman"/>
                <w:szCs w:val="24"/>
              </w:rPr>
            </w:rPrChange>
          </w:rPr>
          <w:delInstrText>":"4106","</w:delInstrText>
        </w:r>
        <w:r w:rsidR="00AE1425" w:rsidRPr="006E6534" w:rsidDel="008A1743">
          <w:rPr>
            <w:rFonts w:cs="Times New Roman"/>
            <w:color w:val="000000" w:themeColor="text1"/>
            <w:szCs w:val="24"/>
            <w:lang w:val="en-US"/>
            <w:rPrChange w:id="5523" w:author="N F" w:date="2023-12-05T03:08:00Z">
              <w:rPr>
                <w:rFonts w:cs="Times New Roman"/>
                <w:szCs w:val="24"/>
                <w:lang w:val="en-US"/>
              </w:rPr>
            </w:rPrChange>
          </w:rPr>
          <w:delInstrText>source</w:delInstrText>
        </w:r>
        <w:r w:rsidR="00AE1425" w:rsidRPr="006E6534" w:rsidDel="008A1743">
          <w:rPr>
            <w:rFonts w:cs="Times New Roman"/>
            <w:color w:val="000000" w:themeColor="text1"/>
            <w:szCs w:val="24"/>
            <w:rPrChange w:id="5524"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525" w:author="N F" w:date="2023-12-05T03:08:00Z">
              <w:rPr>
                <w:rFonts w:cs="Times New Roman"/>
                <w:szCs w:val="24"/>
                <w:lang w:val="en-US"/>
              </w:rPr>
            </w:rPrChange>
          </w:rPr>
          <w:delInstrText>www</w:delInstrText>
        </w:r>
        <w:r w:rsidR="00AE1425" w:rsidRPr="006E6534" w:rsidDel="008A1743">
          <w:rPr>
            <w:rFonts w:cs="Times New Roman"/>
            <w:color w:val="000000" w:themeColor="text1"/>
            <w:szCs w:val="24"/>
            <w:rPrChange w:id="5526"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527" w:author="N F" w:date="2023-12-05T03:08:00Z">
              <w:rPr>
                <w:rFonts w:cs="Times New Roman"/>
                <w:szCs w:val="24"/>
                <w:lang w:val="en-US"/>
              </w:rPr>
            </w:rPrChange>
          </w:rPr>
          <w:delInstrText>mdpi</w:delInstrText>
        </w:r>
        <w:r w:rsidR="00AE1425" w:rsidRPr="006E6534" w:rsidDel="008A1743">
          <w:rPr>
            <w:rFonts w:cs="Times New Roman"/>
            <w:color w:val="000000" w:themeColor="text1"/>
            <w:szCs w:val="24"/>
            <w:rPrChange w:id="5528"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529" w:author="N F" w:date="2023-12-05T03:08:00Z">
              <w:rPr>
                <w:rFonts w:cs="Times New Roman"/>
                <w:szCs w:val="24"/>
                <w:lang w:val="en-US"/>
              </w:rPr>
            </w:rPrChange>
          </w:rPr>
          <w:delInstrText>com</w:delInstrText>
        </w:r>
        <w:r w:rsidR="00AE1425" w:rsidRPr="006E6534" w:rsidDel="008A1743">
          <w:rPr>
            <w:rFonts w:cs="Times New Roman"/>
            <w:color w:val="000000" w:themeColor="text1"/>
            <w:szCs w:val="24"/>
            <w:rPrChange w:id="5530"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531" w:author="N F" w:date="2023-12-05T03:08:00Z">
              <w:rPr>
                <w:rFonts w:cs="Times New Roman"/>
                <w:szCs w:val="24"/>
                <w:lang w:val="en-US"/>
              </w:rPr>
            </w:rPrChange>
          </w:rPr>
          <w:delInstrText>title</w:delInstrText>
        </w:r>
        <w:r w:rsidR="00AE1425" w:rsidRPr="006E6534" w:rsidDel="008A1743">
          <w:rPr>
            <w:rFonts w:cs="Times New Roman"/>
            <w:color w:val="000000" w:themeColor="text1"/>
            <w:szCs w:val="24"/>
            <w:rPrChange w:id="5532"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533" w:author="N F" w:date="2023-12-05T03:08:00Z">
              <w:rPr>
                <w:rFonts w:cs="Times New Roman"/>
                <w:szCs w:val="24"/>
                <w:lang w:val="en-US"/>
              </w:rPr>
            </w:rPrChange>
          </w:rPr>
          <w:delInstrText>The</w:delInstrText>
        </w:r>
        <w:r w:rsidR="00AE1425" w:rsidRPr="006E6534" w:rsidDel="008A1743">
          <w:rPr>
            <w:rFonts w:cs="Times New Roman"/>
            <w:color w:val="000000" w:themeColor="text1"/>
            <w:szCs w:val="24"/>
            <w:rPrChange w:id="553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535" w:author="N F" w:date="2023-12-05T03:08:00Z">
              <w:rPr>
                <w:rFonts w:cs="Times New Roman"/>
                <w:szCs w:val="24"/>
                <w:lang w:val="en-US"/>
              </w:rPr>
            </w:rPrChange>
          </w:rPr>
          <w:delInstrText>Association</w:delInstrText>
        </w:r>
        <w:r w:rsidR="00AE1425" w:rsidRPr="006E6534" w:rsidDel="008A1743">
          <w:rPr>
            <w:rFonts w:cs="Times New Roman"/>
            <w:color w:val="000000" w:themeColor="text1"/>
            <w:szCs w:val="24"/>
            <w:rPrChange w:id="553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537" w:author="N F" w:date="2023-12-05T03:08:00Z">
              <w:rPr>
                <w:rFonts w:cs="Times New Roman"/>
                <w:szCs w:val="24"/>
                <w:lang w:val="en-US"/>
              </w:rPr>
            </w:rPrChange>
          </w:rPr>
          <w:delInstrText>of</w:delInstrText>
        </w:r>
        <w:r w:rsidR="00AE1425" w:rsidRPr="006E6534" w:rsidDel="008A1743">
          <w:rPr>
            <w:rFonts w:cs="Times New Roman"/>
            <w:color w:val="000000" w:themeColor="text1"/>
            <w:szCs w:val="24"/>
            <w:rPrChange w:id="553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539" w:author="N F" w:date="2023-12-05T03:08:00Z">
              <w:rPr>
                <w:rFonts w:cs="Times New Roman"/>
                <w:szCs w:val="24"/>
                <w:lang w:val="en-US"/>
              </w:rPr>
            </w:rPrChange>
          </w:rPr>
          <w:delInstrText>Annexin</w:delInstrText>
        </w:r>
        <w:r w:rsidR="00AE1425" w:rsidRPr="006E6534" w:rsidDel="008A1743">
          <w:rPr>
            <w:rFonts w:cs="Times New Roman"/>
            <w:color w:val="000000" w:themeColor="text1"/>
            <w:szCs w:val="24"/>
            <w:rPrChange w:id="554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541" w:author="N F" w:date="2023-12-05T03:08:00Z">
              <w:rPr>
                <w:rFonts w:cs="Times New Roman"/>
                <w:szCs w:val="24"/>
                <w:lang w:val="en-US"/>
              </w:rPr>
            </w:rPrChange>
          </w:rPr>
          <w:delInstrText>A</w:delInstrText>
        </w:r>
        <w:r w:rsidR="00AE1425" w:rsidRPr="006E6534" w:rsidDel="008A1743">
          <w:rPr>
            <w:rFonts w:cs="Times New Roman"/>
            <w:color w:val="000000" w:themeColor="text1"/>
            <w:szCs w:val="24"/>
            <w:rPrChange w:id="5542" w:author="N F" w:date="2023-12-05T03:08:00Z">
              <w:rPr>
                <w:rFonts w:cs="Times New Roman"/>
                <w:szCs w:val="24"/>
              </w:rPr>
            </w:rPrChange>
          </w:rPr>
          <w:delInstrText xml:space="preserve">1 </w:delInstrText>
        </w:r>
        <w:r w:rsidR="00AE1425" w:rsidRPr="006E6534" w:rsidDel="008A1743">
          <w:rPr>
            <w:rFonts w:cs="Times New Roman"/>
            <w:color w:val="000000" w:themeColor="text1"/>
            <w:szCs w:val="24"/>
            <w:lang w:val="en-US"/>
            <w:rPrChange w:id="5543" w:author="N F" w:date="2023-12-05T03:08:00Z">
              <w:rPr>
                <w:rFonts w:cs="Times New Roman"/>
                <w:szCs w:val="24"/>
                <w:lang w:val="en-US"/>
              </w:rPr>
            </w:rPrChange>
          </w:rPr>
          <w:delInstrText>and</w:delInstrText>
        </w:r>
        <w:r w:rsidR="00AE1425" w:rsidRPr="006E6534" w:rsidDel="008A1743">
          <w:rPr>
            <w:rFonts w:cs="Times New Roman"/>
            <w:color w:val="000000" w:themeColor="text1"/>
            <w:szCs w:val="24"/>
            <w:rPrChange w:id="554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545" w:author="N F" w:date="2023-12-05T03:08:00Z">
              <w:rPr>
                <w:rFonts w:cs="Times New Roman"/>
                <w:szCs w:val="24"/>
                <w:lang w:val="en-US"/>
              </w:rPr>
            </w:rPrChange>
          </w:rPr>
          <w:delInstrText>Chemosensitivity</w:delInstrText>
        </w:r>
        <w:r w:rsidR="00AE1425" w:rsidRPr="006E6534" w:rsidDel="008A1743">
          <w:rPr>
            <w:rFonts w:cs="Times New Roman"/>
            <w:color w:val="000000" w:themeColor="text1"/>
            <w:szCs w:val="24"/>
            <w:rPrChange w:id="554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547" w:author="N F" w:date="2023-12-05T03:08:00Z">
              <w:rPr>
                <w:rFonts w:cs="Times New Roman"/>
                <w:szCs w:val="24"/>
                <w:lang w:val="en-US"/>
              </w:rPr>
            </w:rPrChange>
          </w:rPr>
          <w:delInstrText>to</w:delInstrText>
        </w:r>
        <w:r w:rsidR="00AE1425" w:rsidRPr="006E6534" w:rsidDel="008A1743">
          <w:rPr>
            <w:rFonts w:cs="Times New Roman"/>
            <w:color w:val="000000" w:themeColor="text1"/>
            <w:szCs w:val="24"/>
            <w:rPrChange w:id="5548"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549" w:author="N F" w:date="2023-12-05T03:08:00Z">
              <w:rPr>
                <w:rFonts w:cs="Times New Roman"/>
                <w:szCs w:val="24"/>
                <w:lang w:val="en-US"/>
              </w:rPr>
            </w:rPrChange>
          </w:rPr>
          <w:delInstrText>Osimertinib</w:delInstrText>
        </w:r>
        <w:r w:rsidR="00AE1425" w:rsidRPr="006E6534" w:rsidDel="008A1743">
          <w:rPr>
            <w:rFonts w:cs="Times New Roman"/>
            <w:color w:val="000000" w:themeColor="text1"/>
            <w:szCs w:val="24"/>
            <w:rPrChange w:id="5550"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551" w:author="N F" w:date="2023-12-05T03:08:00Z">
              <w:rPr>
                <w:rFonts w:cs="Times New Roman"/>
                <w:szCs w:val="24"/>
                <w:lang w:val="en-US"/>
              </w:rPr>
            </w:rPrChange>
          </w:rPr>
          <w:delInstrText>in</w:delInstrText>
        </w:r>
        <w:r w:rsidR="00AE1425" w:rsidRPr="006E6534" w:rsidDel="008A1743">
          <w:rPr>
            <w:rFonts w:cs="Times New Roman"/>
            <w:color w:val="000000" w:themeColor="text1"/>
            <w:szCs w:val="24"/>
            <w:rPrChange w:id="5552"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553" w:author="N F" w:date="2023-12-05T03:08:00Z">
              <w:rPr>
                <w:rFonts w:cs="Times New Roman"/>
                <w:szCs w:val="24"/>
                <w:lang w:val="en-US"/>
              </w:rPr>
            </w:rPrChange>
          </w:rPr>
          <w:delInstrText>Lung</w:delInstrText>
        </w:r>
        <w:r w:rsidR="00AE1425" w:rsidRPr="006E6534" w:rsidDel="008A1743">
          <w:rPr>
            <w:rFonts w:cs="Times New Roman"/>
            <w:color w:val="000000" w:themeColor="text1"/>
            <w:szCs w:val="24"/>
            <w:rPrChange w:id="5554"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555" w:author="N F" w:date="2023-12-05T03:08:00Z">
              <w:rPr>
                <w:rFonts w:cs="Times New Roman"/>
                <w:szCs w:val="24"/>
                <w:lang w:val="en-US"/>
              </w:rPr>
            </w:rPrChange>
          </w:rPr>
          <w:delInstrText>Cancer</w:delInstrText>
        </w:r>
        <w:r w:rsidR="00AE1425" w:rsidRPr="006E6534" w:rsidDel="008A1743">
          <w:rPr>
            <w:rFonts w:cs="Times New Roman"/>
            <w:color w:val="000000" w:themeColor="text1"/>
            <w:szCs w:val="24"/>
            <w:rPrChange w:id="5556" w:author="N F" w:date="2023-12-05T03:08:00Z">
              <w:rPr>
                <w:rFonts w:cs="Times New Roman"/>
                <w:szCs w:val="24"/>
              </w:rPr>
            </w:rPrChange>
          </w:rPr>
          <w:delInstrText xml:space="preserve"> </w:delInstrText>
        </w:r>
        <w:r w:rsidR="00AE1425" w:rsidRPr="006E6534" w:rsidDel="008A1743">
          <w:rPr>
            <w:rFonts w:cs="Times New Roman"/>
            <w:color w:val="000000" w:themeColor="text1"/>
            <w:szCs w:val="24"/>
            <w:lang w:val="en-US"/>
            <w:rPrChange w:id="5557" w:author="N F" w:date="2023-12-05T03:08:00Z">
              <w:rPr>
                <w:rFonts w:cs="Times New Roman"/>
                <w:szCs w:val="24"/>
                <w:lang w:val="en-US"/>
              </w:rPr>
            </w:rPrChange>
          </w:rPr>
          <w:delInstrText>Cells</w:delInstrText>
        </w:r>
        <w:r w:rsidR="00AE1425" w:rsidRPr="006E6534" w:rsidDel="008A1743">
          <w:rPr>
            <w:rFonts w:cs="Times New Roman"/>
            <w:color w:val="000000" w:themeColor="text1"/>
            <w:szCs w:val="24"/>
            <w:rPrChange w:id="5558"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559" w:author="N F" w:date="2023-12-05T03:08:00Z">
              <w:rPr>
                <w:rFonts w:cs="Times New Roman"/>
                <w:szCs w:val="24"/>
                <w:lang w:val="en-US"/>
              </w:rPr>
            </w:rPrChange>
          </w:rPr>
          <w:delInstrText>volume</w:delInstrText>
        </w:r>
        <w:r w:rsidR="00AE1425" w:rsidRPr="006E6534" w:rsidDel="008A1743">
          <w:rPr>
            <w:rFonts w:cs="Times New Roman"/>
            <w:color w:val="000000" w:themeColor="text1"/>
            <w:szCs w:val="24"/>
            <w:rPrChange w:id="5560" w:author="N F" w:date="2023-12-05T03:08:00Z">
              <w:rPr>
                <w:rFonts w:cs="Times New Roman"/>
                <w:szCs w:val="24"/>
              </w:rPr>
            </w:rPrChange>
          </w:rPr>
          <w:delInstrText>":"13","</w:delInstrText>
        </w:r>
        <w:r w:rsidR="00AE1425" w:rsidRPr="006E6534" w:rsidDel="008A1743">
          <w:rPr>
            <w:rFonts w:cs="Times New Roman"/>
            <w:color w:val="000000" w:themeColor="text1"/>
            <w:szCs w:val="24"/>
            <w:lang w:val="en-US"/>
            <w:rPrChange w:id="5561" w:author="N F" w:date="2023-12-05T03:08:00Z">
              <w:rPr>
                <w:rFonts w:cs="Times New Roman"/>
                <w:szCs w:val="24"/>
                <w:lang w:val="en-US"/>
              </w:rPr>
            </w:rPrChange>
          </w:rPr>
          <w:delInstrText>author</w:delInstrText>
        </w:r>
        <w:r w:rsidR="00AE1425" w:rsidRPr="006E6534" w:rsidDel="008A1743">
          <w:rPr>
            <w:rFonts w:cs="Times New Roman"/>
            <w:color w:val="000000" w:themeColor="text1"/>
            <w:szCs w:val="24"/>
            <w:rPrChange w:id="5562"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563" w:author="N F" w:date="2023-12-05T03:08:00Z">
              <w:rPr>
                <w:rFonts w:cs="Times New Roman"/>
                <w:szCs w:val="24"/>
                <w:lang w:val="en-US"/>
              </w:rPr>
            </w:rPrChange>
          </w:rPr>
          <w:delInstrText>family</w:delInstrText>
        </w:r>
        <w:r w:rsidR="00AE1425" w:rsidRPr="006E6534" w:rsidDel="008A1743">
          <w:rPr>
            <w:rFonts w:cs="Times New Roman"/>
            <w:color w:val="000000" w:themeColor="text1"/>
            <w:szCs w:val="24"/>
            <w:rPrChange w:id="5564"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565" w:author="N F" w:date="2023-12-05T03:08:00Z">
              <w:rPr>
                <w:rFonts w:cs="Times New Roman"/>
                <w:szCs w:val="24"/>
                <w:lang w:val="en-US"/>
              </w:rPr>
            </w:rPrChange>
          </w:rPr>
          <w:delInstrText>Chuang</w:delInstrText>
        </w:r>
        <w:r w:rsidR="00AE1425" w:rsidRPr="006E6534" w:rsidDel="008A1743">
          <w:rPr>
            <w:rFonts w:cs="Times New Roman"/>
            <w:color w:val="000000" w:themeColor="text1"/>
            <w:szCs w:val="24"/>
            <w:rPrChange w:id="5566"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567" w:author="N F" w:date="2023-12-05T03:08:00Z">
              <w:rPr>
                <w:rFonts w:cs="Times New Roman"/>
                <w:szCs w:val="24"/>
                <w:lang w:val="en-US"/>
              </w:rPr>
            </w:rPrChange>
          </w:rPr>
          <w:delInstrText>given</w:delInstrText>
        </w:r>
        <w:r w:rsidR="00AE1425" w:rsidRPr="006E6534" w:rsidDel="008A1743">
          <w:rPr>
            <w:rFonts w:cs="Times New Roman"/>
            <w:color w:val="000000" w:themeColor="text1"/>
            <w:szCs w:val="24"/>
            <w:rPrChange w:id="5568"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569" w:author="N F" w:date="2023-12-05T03:08:00Z">
              <w:rPr>
                <w:rFonts w:cs="Times New Roman"/>
                <w:szCs w:val="24"/>
                <w:lang w:val="en-US"/>
              </w:rPr>
            </w:rPrChange>
          </w:rPr>
          <w:delInstrText>Min</w:delInstrText>
        </w:r>
        <w:r w:rsidR="00AE1425" w:rsidRPr="006E6534" w:rsidDel="008A1743">
          <w:rPr>
            <w:rFonts w:cs="Times New Roman"/>
            <w:color w:val="000000" w:themeColor="text1"/>
            <w:szCs w:val="24"/>
            <w:rPrChange w:id="5570"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571" w:author="N F" w:date="2023-12-05T03:08:00Z">
              <w:rPr>
                <w:rFonts w:cs="Times New Roman"/>
                <w:szCs w:val="24"/>
                <w:lang w:val="en-US"/>
              </w:rPr>
            </w:rPrChange>
          </w:rPr>
          <w:delInstrText>Chun</w:delInstrText>
        </w:r>
        <w:r w:rsidR="00AE1425" w:rsidRPr="006E6534" w:rsidDel="008A1743">
          <w:rPr>
            <w:rFonts w:cs="Times New Roman"/>
            <w:color w:val="000000" w:themeColor="text1"/>
            <w:szCs w:val="24"/>
            <w:rPrChange w:id="5572"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573" w:author="N F" w:date="2023-12-05T03:08:00Z">
              <w:rPr>
                <w:rFonts w:cs="Times New Roman"/>
                <w:szCs w:val="24"/>
                <w:lang w:val="en-US"/>
              </w:rPr>
            </w:rPrChange>
          </w:rPr>
          <w:delInstrText>family</w:delInstrText>
        </w:r>
        <w:r w:rsidR="00AE1425" w:rsidRPr="006E6534" w:rsidDel="008A1743">
          <w:rPr>
            <w:rFonts w:cs="Times New Roman"/>
            <w:color w:val="000000" w:themeColor="text1"/>
            <w:szCs w:val="24"/>
            <w:rPrChange w:id="5574"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575" w:author="N F" w:date="2023-12-05T03:08:00Z">
              <w:rPr>
                <w:rFonts w:cs="Times New Roman"/>
                <w:szCs w:val="24"/>
                <w:lang w:val="en-US"/>
              </w:rPr>
            </w:rPrChange>
          </w:rPr>
          <w:delInstrText>Lung</w:delInstrText>
        </w:r>
        <w:r w:rsidR="00AE1425" w:rsidRPr="006E6534" w:rsidDel="008A1743">
          <w:rPr>
            <w:rFonts w:cs="Times New Roman"/>
            <w:color w:val="000000" w:themeColor="text1"/>
            <w:szCs w:val="24"/>
            <w:rPrChange w:id="5576"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577" w:author="N F" w:date="2023-12-05T03:08:00Z">
              <w:rPr>
                <w:rFonts w:cs="Times New Roman"/>
                <w:szCs w:val="24"/>
                <w:lang w:val="en-US"/>
              </w:rPr>
            </w:rPrChange>
          </w:rPr>
          <w:delInstrText>given</w:delInstrText>
        </w:r>
        <w:r w:rsidR="00AE1425" w:rsidRPr="006E6534" w:rsidDel="008A1743">
          <w:rPr>
            <w:rFonts w:cs="Times New Roman"/>
            <w:color w:val="000000" w:themeColor="text1"/>
            <w:szCs w:val="24"/>
            <w:rPrChange w:id="5578"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579" w:author="N F" w:date="2023-12-05T03:08:00Z">
              <w:rPr>
                <w:rFonts w:cs="Times New Roman"/>
                <w:szCs w:val="24"/>
                <w:lang w:val="en-US"/>
              </w:rPr>
            </w:rPrChange>
          </w:rPr>
          <w:delInstrText>Jr</w:delInstrText>
        </w:r>
        <w:r w:rsidR="00AE1425" w:rsidRPr="006E6534" w:rsidDel="008A1743">
          <w:rPr>
            <w:rFonts w:cs="Times New Roman"/>
            <w:color w:val="000000" w:themeColor="text1"/>
            <w:szCs w:val="24"/>
            <w:rPrChange w:id="5580"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581" w:author="N F" w:date="2023-12-05T03:08:00Z">
              <w:rPr>
                <w:rFonts w:cs="Times New Roman"/>
                <w:szCs w:val="24"/>
                <w:lang w:val="en-US"/>
              </w:rPr>
            </w:rPrChange>
          </w:rPr>
          <w:delInstrText>Hau</w:delInstrText>
        </w:r>
        <w:r w:rsidR="00AE1425" w:rsidRPr="006E6534" w:rsidDel="008A1743">
          <w:rPr>
            <w:rFonts w:cs="Times New Roman"/>
            <w:color w:val="000000" w:themeColor="text1"/>
            <w:szCs w:val="24"/>
            <w:rPrChange w:id="5582"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583" w:author="N F" w:date="2023-12-05T03:08:00Z">
              <w:rPr>
                <w:rFonts w:cs="Times New Roman"/>
                <w:szCs w:val="24"/>
                <w:lang w:val="en-US"/>
              </w:rPr>
            </w:rPrChange>
          </w:rPr>
          <w:delInstrText>family</w:delInstrText>
        </w:r>
        <w:r w:rsidR="00AE1425" w:rsidRPr="006E6534" w:rsidDel="008A1743">
          <w:rPr>
            <w:rFonts w:cs="Times New Roman"/>
            <w:color w:val="000000" w:themeColor="text1"/>
            <w:szCs w:val="24"/>
            <w:rPrChange w:id="5584"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585" w:author="N F" w:date="2023-12-05T03:08:00Z">
              <w:rPr>
                <w:rFonts w:cs="Times New Roman"/>
                <w:szCs w:val="24"/>
                <w:lang w:val="en-US"/>
              </w:rPr>
            </w:rPrChange>
          </w:rPr>
          <w:delInstrText>Chen</w:delInstrText>
        </w:r>
        <w:r w:rsidR="00AE1425" w:rsidRPr="006E6534" w:rsidDel="008A1743">
          <w:rPr>
            <w:rFonts w:cs="Times New Roman"/>
            <w:color w:val="000000" w:themeColor="text1"/>
            <w:szCs w:val="24"/>
            <w:rPrChange w:id="5586"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587" w:author="N F" w:date="2023-12-05T03:08:00Z">
              <w:rPr>
                <w:rFonts w:cs="Times New Roman"/>
                <w:szCs w:val="24"/>
                <w:lang w:val="en-US"/>
              </w:rPr>
            </w:rPrChange>
          </w:rPr>
          <w:delInstrText>given</w:delInstrText>
        </w:r>
        <w:r w:rsidR="00AE1425" w:rsidRPr="006E6534" w:rsidDel="008A1743">
          <w:rPr>
            <w:rFonts w:cs="Times New Roman"/>
            <w:color w:val="000000" w:themeColor="text1"/>
            <w:szCs w:val="24"/>
            <w:rPrChange w:id="5588"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589" w:author="N F" w:date="2023-12-05T03:08:00Z">
              <w:rPr>
                <w:rFonts w:cs="Times New Roman"/>
                <w:szCs w:val="24"/>
                <w:lang w:val="en-US"/>
              </w:rPr>
            </w:rPrChange>
          </w:rPr>
          <w:delInstrText>Yi</w:delInstrText>
        </w:r>
        <w:r w:rsidR="00AE1425" w:rsidRPr="006E6534" w:rsidDel="008A1743">
          <w:rPr>
            <w:rFonts w:cs="Times New Roman"/>
            <w:color w:val="000000" w:themeColor="text1"/>
            <w:szCs w:val="24"/>
            <w:rPrChange w:id="5590"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591" w:author="N F" w:date="2023-12-05T03:08:00Z">
              <w:rPr>
                <w:rFonts w:cs="Times New Roman"/>
                <w:szCs w:val="24"/>
                <w:lang w:val="en-US"/>
              </w:rPr>
            </w:rPrChange>
          </w:rPr>
          <w:delInstrText>Chuan</w:delInstrText>
        </w:r>
        <w:r w:rsidR="00AE1425" w:rsidRPr="006E6534" w:rsidDel="008A1743">
          <w:rPr>
            <w:rFonts w:cs="Times New Roman"/>
            <w:color w:val="000000" w:themeColor="text1"/>
            <w:szCs w:val="24"/>
            <w:rPrChange w:id="5592"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593" w:author="N F" w:date="2023-12-05T03:08:00Z">
              <w:rPr>
                <w:rFonts w:cs="Times New Roman"/>
                <w:szCs w:val="24"/>
                <w:lang w:val="en-US"/>
              </w:rPr>
            </w:rPrChange>
          </w:rPr>
          <w:delInstrText>family</w:delInstrText>
        </w:r>
        <w:r w:rsidR="00AE1425" w:rsidRPr="006E6534" w:rsidDel="008A1743">
          <w:rPr>
            <w:rFonts w:cs="Times New Roman"/>
            <w:color w:val="000000" w:themeColor="text1"/>
            <w:szCs w:val="24"/>
            <w:rPrChange w:id="5594"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595" w:author="N F" w:date="2023-12-05T03:08:00Z">
              <w:rPr>
                <w:rFonts w:cs="Times New Roman"/>
                <w:szCs w:val="24"/>
                <w:lang w:val="en-US"/>
              </w:rPr>
            </w:rPrChange>
          </w:rPr>
          <w:delInstrText>Lin</w:delInstrText>
        </w:r>
        <w:r w:rsidR="00AE1425" w:rsidRPr="006E6534" w:rsidDel="008A1743">
          <w:rPr>
            <w:rFonts w:cs="Times New Roman"/>
            <w:color w:val="000000" w:themeColor="text1"/>
            <w:szCs w:val="24"/>
            <w:rPrChange w:id="5596"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597" w:author="N F" w:date="2023-12-05T03:08:00Z">
              <w:rPr>
                <w:rFonts w:cs="Times New Roman"/>
                <w:szCs w:val="24"/>
                <w:lang w:val="en-US"/>
              </w:rPr>
            </w:rPrChange>
          </w:rPr>
          <w:delInstrText>given</w:delInstrText>
        </w:r>
        <w:r w:rsidR="00AE1425" w:rsidRPr="006E6534" w:rsidDel="008A1743">
          <w:rPr>
            <w:rFonts w:cs="Times New Roman"/>
            <w:color w:val="000000" w:themeColor="text1"/>
            <w:szCs w:val="24"/>
            <w:rPrChange w:id="5598"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599" w:author="N F" w:date="2023-12-05T03:08:00Z">
              <w:rPr>
                <w:rFonts w:cs="Times New Roman"/>
                <w:szCs w:val="24"/>
                <w:lang w:val="en-US"/>
              </w:rPr>
            </w:rPrChange>
          </w:rPr>
          <w:delInstrText>Yu</w:delInstrText>
        </w:r>
        <w:r w:rsidR="00AE1425" w:rsidRPr="006E6534" w:rsidDel="008A1743">
          <w:rPr>
            <w:rFonts w:cs="Times New Roman"/>
            <w:color w:val="000000" w:themeColor="text1"/>
            <w:szCs w:val="24"/>
            <w:rPrChange w:id="5600"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601" w:author="N F" w:date="2023-12-05T03:08:00Z">
              <w:rPr>
                <w:rFonts w:cs="Times New Roman"/>
                <w:szCs w:val="24"/>
                <w:lang w:val="en-US"/>
              </w:rPr>
            </w:rPrChange>
          </w:rPr>
          <w:delInstrText>Ching</w:delInstrText>
        </w:r>
        <w:r w:rsidR="00AE1425" w:rsidRPr="006E6534" w:rsidDel="008A1743">
          <w:rPr>
            <w:rFonts w:cs="Times New Roman"/>
            <w:color w:val="000000" w:themeColor="text1"/>
            <w:szCs w:val="24"/>
            <w:rPrChange w:id="5602"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603" w:author="N F" w:date="2023-12-05T03:08:00Z">
              <w:rPr>
                <w:rFonts w:cs="Times New Roman"/>
                <w:szCs w:val="24"/>
                <w:lang w:val="en-US"/>
              </w:rPr>
            </w:rPrChange>
          </w:rPr>
          <w:delInstrText>family</w:delInstrText>
        </w:r>
        <w:r w:rsidR="00AE1425" w:rsidRPr="006E6534" w:rsidDel="008A1743">
          <w:rPr>
            <w:rFonts w:cs="Times New Roman"/>
            <w:color w:val="000000" w:themeColor="text1"/>
            <w:szCs w:val="24"/>
            <w:rPrChange w:id="5604"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605" w:author="N F" w:date="2023-12-05T03:08:00Z">
              <w:rPr>
                <w:rFonts w:cs="Times New Roman"/>
                <w:szCs w:val="24"/>
                <w:lang w:val="en-US"/>
              </w:rPr>
            </w:rPrChange>
          </w:rPr>
          <w:delInstrText>Li</w:delInstrText>
        </w:r>
        <w:r w:rsidR="00AE1425" w:rsidRPr="006E6534" w:rsidDel="008A1743">
          <w:rPr>
            <w:rFonts w:cs="Times New Roman"/>
            <w:color w:val="000000" w:themeColor="text1"/>
            <w:szCs w:val="24"/>
            <w:rPrChange w:id="5606"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607" w:author="N F" w:date="2023-12-05T03:08:00Z">
              <w:rPr>
                <w:rFonts w:cs="Times New Roman"/>
                <w:szCs w:val="24"/>
                <w:lang w:val="en-US"/>
              </w:rPr>
            </w:rPrChange>
          </w:rPr>
          <w:delInstrText>given</w:delInstrText>
        </w:r>
        <w:r w:rsidR="00AE1425" w:rsidRPr="006E6534" w:rsidDel="008A1743">
          <w:rPr>
            <w:rFonts w:cs="Times New Roman"/>
            <w:color w:val="000000" w:themeColor="text1"/>
            <w:szCs w:val="24"/>
            <w:rPrChange w:id="5608"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609" w:author="N F" w:date="2023-12-05T03:08:00Z">
              <w:rPr>
                <w:rFonts w:cs="Times New Roman"/>
                <w:szCs w:val="24"/>
                <w:lang w:val="en-US"/>
              </w:rPr>
            </w:rPrChange>
          </w:rPr>
          <w:delInstrText>Ya</w:delInstrText>
        </w:r>
        <w:r w:rsidR="00AE1425" w:rsidRPr="006E6534" w:rsidDel="008A1743">
          <w:rPr>
            <w:rFonts w:cs="Times New Roman"/>
            <w:color w:val="000000" w:themeColor="text1"/>
            <w:szCs w:val="24"/>
            <w:rPrChange w:id="5610"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611" w:author="N F" w:date="2023-12-05T03:08:00Z">
              <w:rPr>
                <w:rFonts w:cs="Times New Roman"/>
                <w:szCs w:val="24"/>
                <w:lang w:val="en-US"/>
              </w:rPr>
            </w:rPrChange>
          </w:rPr>
          <w:delInstrText>Chin</w:delInstrText>
        </w:r>
        <w:r w:rsidR="00AE1425" w:rsidRPr="006E6534" w:rsidDel="008A1743">
          <w:rPr>
            <w:rFonts w:cs="Times New Roman"/>
            <w:color w:val="000000" w:themeColor="text1"/>
            <w:szCs w:val="24"/>
            <w:rPrChange w:id="5612"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613" w:author="N F" w:date="2023-12-05T03:08:00Z">
              <w:rPr>
                <w:rFonts w:cs="Times New Roman"/>
                <w:szCs w:val="24"/>
                <w:lang w:val="en-US"/>
              </w:rPr>
            </w:rPrChange>
          </w:rPr>
          <w:delInstrText>family</w:delInstrText>
        </w:r>
        <w:r w:rsidR="00AE1425" w:rsidRPr="006E6534" w:rsidDel="008A1743">
          <w:rPr>
            <w:rFonts w:cs="Times New Roman"/>
            <w:color w:val="000000" w:themeColor="text1"/>
            <w:szCs w:val="24"/>
            <w:rPrChange w:id="5614"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615" w:author="N F" w:date="2023-12-05T03:08:00Z">
              <w:rPr>
                <w:rFonts w:cs="Times New Roman"/>
                <w:szCs w:val="24"/>
                <w:lang w:val="en-US"/>
              </w:rPr>
            </w:rPrChange>
          </w:rPr>
          <w:delInstrText>Hung</w:delInstrText>
        </w:r>
        <w:r w:rsidR="00AE1425" w:rsidRPr="006E6534" w:rsidDel="008A1743">
          <w:rPr>
            <w:rFonts w:cs="Times New Roman"/>
            <w:color w:val="000000" w:themeColor="text1"/>
            <w:szCs w:val="24"/>
            <w:rPrChange w:id="5616"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617" w:author="N F" w:date="2023-12-05T03:08:00Z">
              <w:rPr>
                <w:rFonts w:cs="Times New Roman"/>
                <w:szCs w:val="24"/>
                <w:lang w:val="en-US"/>
              </w:rPr>
            </w:rPrChange>
          </w:rPr>
          <w:delInstrText>given</w:delInstrText>
        </w:r>
        <w:r w:rsidR="00AE1425" w:rsidRPr="006E6534" w:rsidDel="008A1743">
          <w:rPr>
            <w:rFonts w:cs="Times New Roman"/>
            <w:color w:val="000000" w:themeColor="text1"/>
            <w:szCs w:val="24"/>
            <w:rPrChange w:id="5618"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619" w:author="N F" w:date="2023-12-05T03:08:00Z">
              <w:rPr>
                <w:rFonts w:cs="Times New Roman"/>
                <w:szCs w:val="24"/>
                <w:lang w:val="en-US"/>
              </w:rPr>
            </w:rPrChange>
          </w:rPr>
          <w:delInstrText>Ming</w:delInstrText>
        </w:r>
        <w:r w:rsidR="00AE1425" w:rsidRPr="006E6534" w:rsidDel="008A1743">
          <w:rPr>
            <w:rFonts w:cs="Times New Roman"/>
            <w:color w:val="000000" w:themeColor="text1"/>
            <w:szCs w:val="24"/>
            <w:rPrChange w:id="5620"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621" w:author="N F" w:date="2023-12-05T03:08:00Z">
              <w:rPr>
                <w:rFonts w:cs="Times New Roman"/>
                <w:szCs w:val="24"/>
                <w:lang w:val="en-US"/>
              </w:rPr>
            </w:rPrChange>
          </w:rPr>
          <w:delInstrText>Szu</w:delInstrText>
        </w:r>
        <w:r w:rsidR="00AE1425" w:rsidRPr="006E6534" w:rsidDel="008A1743">
          <w:rPr>
            <w:rFonts w:cs="Times New Roman"/>
            <w:color w:val="000000" w:themeColor="text1"/>
            <w:szCs w:val="24"/>
            <w:rPrChange w:id="5622"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623" w:author="N F" w:date="2023-12-05T03:08:00Z">
              <w:rPr>
                <w:rFonts w:cs="Times New Roman"/>
                <w:szCs w:val="24"/>
                <w:lang w:val="en-US"/>
              </w:rPr>
            </w:rPrChange>
          </w:rPr>
          <w:delInstrText>issued</w:delInstrText>
        </w:r>
        <w:r w:rsidR="00AE1425" w:rsidRPr="006E6534" w:rsidDel="008A1743">
          <w:rPr>
            <w:rFonts w:cs="Times New Roman"/>
            <w:color w:val="000000" w:themeColor="text1"/>
            <w:szCs w:val="24"/>
            <w:rPrChange w:id="5624"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625" w:author="N F" w:date="2023-12-05T03:08:00Z">
              <w:rPr>
                <w:rFonts w:cs="Times New Roman"/>
                <w:szCs w:val="24"/>
                <w:lang w:val="en-US"/>
              </w:rPr>
            </w:rPrChange>
          </w:rPr>
          <w:delInstrText>date</w:delInstrText>
        </w:r>
        <w:r w:rsidR="00AE1425" w:rsidRPr="006E6534" w:rsidDel="008A1743">
          <w:rPr>
            <w:rFonts w:cs="Times New Roman"/>
            <w:color w:val="000000" w:themeColor="text1"/>
            <w:szCs w:val="24"/>
            <w:rPrChange w:id="5626"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627" w:author="N F" w:date="2023-12-05T03:08:00Z">
              <w:rPr>
                <w:rFonts w:cs="Times New Roman"/>
                <w:szCs w:val="24"/>
                <w:lang w:val="en-US"/>
              </w:rPr>
            </w:rPrChange>
          </w:rPr>
          <w:delInstrText>parts</w:delInstrText>
        </w:r>
        <w:r w:rsidR="00AE1425" w:rsidRPr="006E6534" w:rsidDel="008A1743">
          <w:rPr>
            <w:rFonts w:cs="Times New Roman"/>
            <w:color w:val="000000" w:themeColor="text1"/>
            <w:szCs w:val="24"/>
            <w:rPrChange w:id="5628" w:author="N F" w:date="2023-12-05T03:08:00Z">
              <w:rPr>
                <w:rFonts w:cs="Times New Roman"/>
                <w:szCs w:val="24"/>
              </w:rPr>
            </w:rPrChange>
          </w:rPr>
          <w:delInstrText>":[["2021",1]]}}}],"</w:delInstrText>
        </w:r>
        <w:r w:rsidR="00AE1425" w:rsidRPr="006E6534" w:rsidDel="008A1743">
          <w:rPr>
            <w:rFonts w:cs="Times New Roman"/>
            <w:color w:val="000000" w:themeColor="text1"/>
            <w:szCs w:val="24"/>
            <w:lang w:val="en-US"/>
            <w:rPrChange w:id="5629" w:author="N F" w:date="2023-12-05T03:08:00Z">
              <w:rPr>
                <w:rFonts w:cs="Times New Roman"/>
                <w:szCs w:val="24"/>
                <w:lang w:val="en-US"/>
              </w:rPr>
            </w:rPrChange>
          </w:rPr>
          <w:delInstrText>schema</w:delInstrText>
        </w:r>
        <w:r w:rsidR="00AE1425" w:rsidRPr="006E6534" w:rsidDel="008A1743">
          <w:rPr>
            <w:rFonts w:cs="Times New Roman"/>
            <w:color w:val="000000" w:themeColor="text1"/>
            <w:szCs w:val="24"/>
            <w:rPrChange w:id="5630"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631" w:author="N F" w:date="2023-12-05T03:08:00Z">
              <w:rPr>
                <w:rFonts w:cs="Times New Roman"/>
                <w:szCs w:val="24"/>
                <w:lang w:val="en-US"/>
              </w:rPr>
            </w:rPrChange>
          </w:rPr>
          <w:delInstrText>https</w:delInstrText>
        </w:r>
        <w:r w:rsidR="00AE1425" w:rsidRPr="006E6534" w:rsidDel="008A1743">
          <w:rPr>
            <w:rFonts w:cs="Times New Roman"/>
            <w:color w:val="000000" w:themeColor="text1"/>
            <w:szCs w:val="24"/>
            <w:rPrChange w:id="5632"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633" w:author="N F" w:date="2023-12-05T03:08:00Z">
              <w:rPr>
                <w:rFonts w:cs="Times New Roman"/>
                <w:szCs w:val="24"/>
                <w:lang w:val="en-US"/>
              </w:rPr>
            </w:rPrChange>
          </w:rPr>
          <w:delInstrText>github</w:delInstrText>
        </w:r>
        <w:r w:rsidR="00AE1425" w:rsidRPr="006E6534" w:rsidDel="008A1743">
          <w:rPr>
            <w:rFonts w:cs="Times New Roman"/>
            <w:color w:val="000000" w:themeColor="text1"/>
            <w:szCs w:val="24"/>
            <w:rPrChange w:id="5634"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635" w:author="N F" w:date="2023-12-05T03:08:00Z">
              <w:rPr>
                <w:rFonts w:cs="Times New Roman"/>
                <w:szCs w:val="24"/>
                <w:lang w:val="en-US"/>
              </w:rPr>
            </w:rPrChange>
          </w:rPr>
          <w:delInstrText>com</w:delInstrText>
        </w:r>
        <w:r w:rsidR="00AE1425" w:rsidRPr="006E6534" w:rsidDel="008A1743">
          <w:rPr>
            <w:rFonts w:cs="Times New Roman"/>
            <w:color w:val="000000" w:themeColor="text1"/>
            <w:szCs w:val="24"/>
            <w:rPrChange w:id="5636"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637" w:author="N F" w:date="2023-12-05T03:08:00Z">
              <w:rPr>
                <w:rFonts w:cs="Times New Roman"/>
                <w:szCs w:val="24"/>
                <w:lang w:val="en-US"/>
              </w:rPr>
            </w:rPrChange>
          </w:rPr>
          <w:delInstrText>citation</w:delInstrText>
        </w:r>
        <w:r w:rsidR="00AE1425" w:rsidRPr="006E6534" w:rsidDel="008A1743">
          <w:rPr>
            <w:rFonts w:cs="Times New Roman"/>
            <w:color w:val="000000" w:themeColor="text1"/>
            <w:szCs w:val="24"/>
            <w:rPrChange w:id="5638"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639" w:author="N F" w:date="2023-12-05T03:08:00Z">
              <w:rPr>
                <w:rFonts w:cs="Times New Roman"/>
                <w:szCs w:val="24"/>
                <w:lang w:val="en-US"/>
              </w:rPr>
            </w:rPrChange>
          </w:rPr>
          <w:delInstrText>style</w:delInstrText>
        </w:r>
        <w:r w:rsidR="00AE1425" w:rsidRPr="006E6534" w:rsidDel="008A1743">
          <w:rPr>
            <w:rFonts w:cs="Times New Roman"/>
            <w:color w:val="000000" w:themeColor="text1"/>
            <w:szCs w:val="24"/>
            <w:rPrChange w:id="5640"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641" w:author="N F" w:date="2023-12-05T03:08:00Z">
              <w:rPr>
                <w:rFonts w:cs="Times New Roman"/>
                <w:szCs w:val="24"/>
                <w:lang w:val="en-US"/>
              </w:rPr>
            </w:rPrChange>
          </w:rPr>
          <w:delInstrText>language</w:delInstrText>
        </w:r>
        <w:r w:rsidR="00AE1425" w:rsidRPr="006E6534" w:rsidDel="008A1743">
          <w:rPr>
            <w:rFonts w:cs="Times New Roman"/>
            <w:color w:val="000000" w:themeColor="text1"/>
            <w:szCs w:val="24"/>
            <w:rPrChange w:id="5642"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643" w:author="N F" w:date="2023-12-05T03:08:00Z">
              <w:rPr>
                <w:rFonts w:cs="Times New Roman"/>
                <w:szCs w:val="24"/>
                <w:lang w:val="en-US"/>
              </w:rPr>
            </w:rPrChange>
          </w:rPr>
          <w:delInstrText>schema</w:delInstrText>
        </w:r>
        <w:r w:rsidR="00AE1425" w:rsidRPr="006E6534" w:rsidDel="008A1743">
          <w:rPr>
            <w:rFonts w:cs="Times New Roman"/>
            <w:color w:val="000000" w:themeColor="text1"/>
            <w:szCs w:val="24"/>
            <w:rPrChange w:id="5644"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645" w:author="N F" w:date="2023-12-05T03:08:00Z">
              <w:rPr>
                <w:rFonts w:cs="Times New Roman"/>
                <w:szCs w:val="24"/>
                <w:lang w:val="en-US"/>
              </w:rPr>
            </w:rPrChange>
          </w:rPr>
          <w:delInstrText>raw</w:delInstrText>
        </w:r>
        <w:r w:rsidR="00AE1425" w:rsidRPr="006E6534" w:rsidDel="008A1743">
          <w:rPr>
            <w:rFonts w:cs="Times New Roman"/>
            <w:color w:val="000000" w:themeColor="text1"/>
            <w:szCs w:val="24"/>
            <w:rPrChange w:id="5646"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647" w:author="N F" w:date="2023-12-05T03:08:00Z">
              <w:rPr>
                <w:rFonts w:cs="Times New Roman"/>
                <w:szCs w:val="24"/>
                <w:lang w:val="en-US"/>
              </w:rPr>
            </w:rPrChange>
          </w:rPr>
          <w:delInstrText>master</w:delInstrText>
        </w:r>
        <w:r w:rsidR="00AE1425" w:rsidRPr="006E6534" w:rsidDel="008A1743">
          <w:rPr>
            <w:rFonts w:cs="Times New Roman"/>
            <w:color w:val="000000" w:themeColor="text1"/>
            <w:szCs w:val="24"/>
            <w:rPrChange w:id="5648"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649" w:author="N F" w:date="2023-12-05T03:08:00Z">
              <w:rPr>
                <w:rFonts w:cs="Times New Roman"/>
                <w:szCs w:val="24"/>
                <w:lang w:val="en-US"/>
              </w:rPr>
            </w:rPrChange>
          </w:rPr>
          <w:delInstrText>csl</w:delInstrText>
        </w:r>
        <w:r w:rsidR="00AE1425" w:rsidRPr="006E6534" w:rsidDel="008A1743">
          <w:rPr>
            <w:rFonts w:cs="Times New Roman"/>
            <w:color w:val="000000" w:themeColor="text1"/>
            <w:szCs w:val="24"/>
            <w:rPrChange w:id="5650"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651" w:author="N F" w:date="2023-12-05T03:08:00Z">
              <w:rPr>
                <w:rFonts w:cs="Times New Roman"/>
                <w:szCs w:val="24"/>
                <w:lang w:val="en-US"/>
              </w:rPr>
            </w:rPrChange>
          </w:rPr>
          <w:delInstrText>citation</w:delInstrText>
        </w:r>
        <w:r w:rsidR="00AE1425" w:rsidRPr="006E6534" w:rsidDel="008A1743">
          <w:rPr>
            <w:rFonts w:cs="Times New Roman"/>
            <w:color w:val="000000" w:themeColor="text1"/>
            <w:szCs w:val="24"/>
            <w:rPrChange w:id="5652" w:author="N F" w:date="2023-12-05T03:08:00Z">
              <w:rPr>
                <w:rFonts w:cs="Times New Roman"/>
                <w:szCs w:val="24"/>
              </w:rPr>
            </w:rPrChange>
          </w:rPr>
          <w:delInstrText>.</w:delInstrText>
        </w:r>
        <w:r w:rsidR="00AE1425" w:rsidRPr="006E6534" w:rsidDel="008A1743">
          <w:rPr>
            <w:rFonts w:cs="Times New Roman"/>
            <w:color w:val="000000" w:themeColor="text1"/>
            <w:szCs w:val="24"/>
            <w:lang w:val="en-US"/>
            <w:rPrChange w:id="5653" w:author="N F" w:date="2023-12-05T03:08:00Z">
              <w:rPr>
                <w:rFonts w:cs="Times New Roman"/>
                <w:szCs w:val="24"/>
                <w:lang w:val="en-US"/>
              </w:rPr>
            </w:rPrChange>
          </w:rPr>
          <w:delInstrText>json</w:delInstrText>
        </w:r>
        <w:r w:rsidR="00AE1425" w:rsidRPr="006E6534" w:rsidDel="008A1743">
          <w:rPr>
            <w:rFonts w:cs="Times New Roman"/>
            <w:color w:val="000000" w:themeColor="text1"/>
            <w:szCs w:val="24"/>
            <w:rPrChange w:id="5654" w:author="N F" w:date="2023-12-05T03:08:00Z">
              <w:rPr>
                <w:rFonts w:cs="Times New Roman"/>
                <w:szCs w:val="24"/>
              </w:rPr>
            </w:rPrChange>
          </w:rPr>
          <w:delInstrText xml:space="preserve">"} </w:delInstrText>
        </w:r>
        <w:r w:rsidR="00A07306" w:rsidRPr="006E6534" w:rsidDel="008A1743">
          <w:rPr>
            <w:rFonts w:cs="Times New Roman"/>
            <w:color w:val="000000" w:themeColor="text1"/>
            <w:szCs w:val="24"/>
            <w:lang w:val="en-US"/>
            <w:rPrChange w:id="5655" w:author="N F" w:date="2023-12-05T03:08:00Z">
              <w:rPr>
                <w:rFonts w:cs="Times New Roman"/>
                <w:szCs w:val="24"/>
                <w:lang w:val="en-US"/>
              </w:rPr>
            </w:rPrChange>
          </w:rPr>
          <w:fldChar w:fldCharType="separate"/>
        </w:r>
        <w:r w:rsidR="00AE1425" w:rsidRPr="006E6534" w:rsidDel="008A1743">
          <w:rPr>
            <w:rFonts w:cs="Times New Roman"/>
            <w:color w:val="000000" w:themeColor="text1"/>
            <w:szCs w:val="24"/>
            <w:rPrChange w:id="5656" w:author="N F" w:date="2023-12-05T03:08:00Z">
              <w:rPr>
                <w:rFonts w:cs="Times New Roman"/>
                <w:szCs w:val="24"/>
              </w:rPr>
            </w:rPrChange>
          </w:rPr>
          <w:delText>(7)</w:delText>
        </w:r>
        <w:r w:rsidR="00A07306" w:rsidRPr="006E6534" w:rsidDel="008A1743">
          <w:rPr>
            <w:rFonts w:cs="Times New Roman"/>
            <w:color w:val="000000" w:themeColor="text1"/>
            <w:szCs w:val="24"/>
            <w:lang w:val="en-US"/>
            <w:rPrChange w:id="5657" w:author="N F" w:date="2023-12-05T03:08:00Z">
              <w:rPr>
                <w:rFonts w:cs="Times New Roman"/>
                <w:szCs w:val="24"/>
                <w:lang w:val="en-US"/>
              </w:rPr>
            </w:rPrChange>
          </w:rPr>
          <w:fldChar w:fldCharType="end"/>
        </w:r>
      </w:del>
      <w:r w:rsidR="006726A6" w:rsidRPr="006E6534">
        <w:rPr>
          <w:rFonts w:cs="Times New Roman"/>
          <w:color w:val="000000" w:themeColor="text1"/>
          <w:szCs w:val="24"/>
          <w:rPrChange w:id="5658" w:author="N F" w:date="2023-12-05T03:08:00Z">
            <w:rPr>
              <w:rFonts w:cs="Times New Roman"/>
              <w:szCs w:val="24"/>
            </w:rPr>
          </w:rPrChange>
        </w:rPr>
        <w:t>.</w:t>
      </w:r>
    </w:p>
    <w:p w14:paraId="346541DF" w14:textId="080C0DC6" w:rsidR="005713FE" w:rsidRDefault="005713FE">
      <w:pPr>
        <w:spacing w:after="0" w:line="240" w:lineRule="auto"/>
        <w:rPr>
          <w:ins w:id="5659" w:author="Barshadskaya, Yuliya" w:date="2024-01-13T19:11:00Z"/>
          <w:rFonts w:cs="Times New Roman"/>
          <w:color w:val="000000" w:themeColor="text1"/>
          <w:szCs w:val="24"/>
        </w:rPr>
        <w:pPrChange w:id="5660" w:author="Barshadskaya, Yuliya" w:date="2024-01-13T19:11:00Z">
          <w:pPr/>
        </w:pPrChange>
      </w:pPr>
      <w:r w:rsidRPr="006E6534">
        <w:rPr>
          <w:rFonts w:cs="Times New Roman"/>
          <w:color w:val="000000" w:themeColor="text1"/>
          <w:szCs w:val="24"/>
          <w:rPrChange w:id="5661" w:author="N F" w:date="2023-12-05T03:08:00Z">
            <w:rPr>
              <w:rFonts w:cs="Times New Roman"/>
              <w:szCs w:val="24"/>
            </w:rPr>
          </w:rPrChange>
        </w:rPr>
        <w:t xml:space="preserve">Доступны результаты исследований по оценке активности осимертиниба, </w:t>
      </w:r>
      <w:r w:rsidRPr="006E6534">
        <w:rPr>
          <w:rFonts w:cs="Times New Roman"/>
          <w:color w:val="000000" w:themeColor="text1"/>
          <w:szCs w:val="24"/>
          <w:lang w:val="en-US"/>
          <w:rPrChange w:id="5662" w:author="N F" w:date="2023-12-05T03:08:00Z">
            <w:rPr>
              <w:rFonts w:cs="Times New Roman"/>
              <w:szCs w:val="24"/>
              <w:lang w:val="en-US"/>
            </w:rPr>
          </w:rPrChange>
        </w:rPr>
        <w:t>AZ</w:t>
      </w:r>
      <w:r w:rsidRPr="006E6534">
        <w:rPr>
          <w:rFonts w:cs="Times New Roman"/>
          <w:color w:val="000000" w:themeColor="text1"/>
          <w:szCs w:val="24"/>
          <w:rPrChange w:id="5663" w:author="N F" w:date="2023-12-05T03:08:00Z">
            <w:rPr>
              <w:rFonts w:cs="Times New Roman"/>
              <w:szCs w:val="24"/>
            </w:rPr>
          </w:rPrChange>
        </w:rPr>
        <w:t xml:space="preserve">5104 и </w:t>
      </w:r>
      <w:r w:rsidRPr="006E6534">
        <w:rPr>
          <w:rFonts w:cs="Times New Roman"/>
          <w:color w:val="000000" w:themeColor="text1"/>
          <w:szCs w:val="24"/>
          <w:lang w:val="en-US"/>
          <w:rPrChange w:id="5664" w:author="N F" w:date="2023-12-05T03:08:00Z">
            <w:rPr>
              <w:rFonts w:cs="Times New Roman"/>
              <w:szCs w:val="24"/>
              <w:lang w:val="en-US"/>
            </w:rPr>
          </w:rPrChange>
        </w:rPr>
        <w:t>AZ</w:t>
      </w:r>
      <w:r w:rsidRPr="006E6534">
        <w:rPr>
          <w:rFonts w:cs="Times New Roman"/>
          <w:color w:val="000000" w:themeColor="text1"/>
          <w:szCs w:val="24"/>
          <w:rPrChange w:id="5665" w:author="N F" w:date="2023-12-05T03:08:00Z">
            <w:rPr>
              <w:rFonts w:cs="Times New Roman"/>
              <w:szCs w:val="24"/>
            </w:rPr>
          </w:rPrChange>
        </w:rPr>
        <w:t xml:space="preserve">7550 в отношении киназ </w:t>
      </w:r>
      <w:ins w:id="5666" w:author="Barshadskaya, Yuliya" w:date="2024-01-13T19:11:00Z">
        <w:r w:rsidR="008A1743" w:rsidRPr="0001519A">
          <w:rPr>
            <w:rFonts w:cs="Times New Roman"/>
            <w:color w:val="000000" w:themeColor="text1"/>
            <w:lang w:val="en-US"/>
          </w:rPr>
          <w:fldChar w:fldCharType="begin"/>
        </w:r>
        <w:r w:rsidR="008A1743"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8A1743" w:rsidRPr="0001519A">
          <w:rPr>
            <w:rFonts w:cs="Times New Roman"/>
            <w:color w:val="000000" w:themeColor="text1"/>
            <w:lang w:val="en-US"/>
          </w:rPr>
          <w:fldChar w:fldCharType="separate"/>
        </w:r>
        <w:r w:rsidR="008A1743" w:rsidRPr="0018315E">
          <w:rPr>
            <w:rFonts w:cs="Times New Roman"/>
            <w:color w:val="000000" w:themeColor="text1"/>
          </w:rPr>
          <w:t>[</w:t>
        </w:r>
        <w:r w:rsidR="008A1743">
          <w:rPr>
            <w:rFonts w:cs="Times New Roman"/>
            <w:color w:val="000000" w:themeColor="text1"/>
          </w:rPr>
          <w:t>3</w:t>
        </w:r>
        <w:r w:rsidR="008A1743" w:rsidRPr="00DD38F1">
          <w:rPr>
            <w:rFonts w:cs="Times New Roman"/>
            <w:color w:val="000000" w:themeColor="text1"/>
          </w:rPr>
          <w:t>]</w:t>
        </w:r>
        <w:r w:rsidR="008A1743" w:rsidRPr="0001519A">
          <w:rPr>
            <w:rFonts w:cs="Times New Roman"/>
            <w:color w:val="000000" w:themeColor="text1"/>
            <w:lang w:val="en-US"/>
          </w:rPr>
          <w:fldChar w:fldCharType="end"/>
        </w:r>
      </w:ins>
      <w:del w:id="5667" w:author="Barshadskaya, Yuliya" w:date="2024-01-13T19:11:00Z">
        <w:r w:rsidRPr="006E6534" w:rsidDel="008A1743">
          <w:rPr>
            <w:rFonts w:cs="Times New Roman"/>
            <w:color w:val="000000" w:themeColor="text1"/>
            <w:szCs w:val="24"/>
            <w:rPrChange w:id="5668" w:author="N F" w:date="2023-12-05T03:08:00Z">
              <w:rPr>
                <w:rFonts w:cs="Times New Roman"/>
                <w:szCs w:val="24"/>
              </w:rPr>
            </w:rPrChange>
          </w:rPr>
          <w:fldChar w:fldCharType="begin"/>
        </w:r>
        <w:r w:rsidRPr="006E6534" w:rsidDel="008A1743">
          <w:rPr>
            <w:rFonts w:cs="Times New Roman"/>
            <w:color w:val="000000" w:themeColor="text1"/>
            <w:szCs w:val="24"/>
            <w:rPrChange w:id="5669" w:author="N F" w:date="2023-12-05T03:08:00Z">
              <w:rPr>
                <w:rFonts w:cs="Times New Roman"/>
                <w:szCs w:val="24"/>
              </w:rPr>
            </w:rPrChange>
          </w:rPr>
          <w:delInstrText xml:space="preserve"> ADDIN ZOTERO_ITEM CSL_CITATION {"citationID":"zUTN4dCl","properties":{"formattedCitation":"(13)","plainCitation":"(13)","noteIndex":0},"citationItems":[{"id":161897,"uris":["http://zotero.org/groups/4735135/items/WX22NTFD"],"itemData":{"id":161897,"type":"webpage","title":"Assessment report. Tagrisso","URL":"https://www.ema.europa.eu/en/documents/assessment-report/tagrisso-epar-public-assessment-report_en.pdf","author":[{"family":"EMA","given":""}],"accessed":{"date-parts":[["2022",8,2]]},"issued":{"date-parts":[["2015"]]}}}],"schema":"https://github.com/citation-style-language/schema/raw/master/csl-citation.json"} </w:delInstrText>
        </w:r>
        <w:r w:rsidRPr="006E6534" w:rsidDel="008A1743">
          <w:rPr>
            <w:rFonts w:cs="Times New Roman"/>
            <w:color w:val="000000" w:themeColor="text1"/>
            <w:szCs w:val="24"/>
            <w:rPrChange w:id="5670" w:author="N F" w:date="2023-12-05T03:08:00Z">
              <w:rPr>
                <w:rFonts w:cs="Times New Roman"/>
                <w:szCs w:val="24"/>
              </w:rPr>
            </w:rPrChange>
          </w:rPr>
          <w:fldChar w:fldCharType="separate"/>
        </w:r>
        <w:r w:rsidRPr="006E6534" w:rsidDel="008A1743">
          <w:rPr>
            <w:rFonts w:cs="Times New Roman"/>
            <w:color w:val="000000" w:themeColor="text1"/>
            <w:szCs w:val="24"/>
            <w:rPrChange w:id="5671" w:author="N F" w:date="2023-12-05T03:08:00Z">
              <w:rPr>
                <w:rFonts w:cs="Times New Roman"/>
                <w:szCs w:val="24"/>
              </w:rPr>
            </w:rPrChange>
          </w:rPr>
          <w:delText>(13)</w:delText>
        </w:r>
        <w:r w:rsidRPr="006E6534" w:rsidDel="008A1743">
          <w:rPr>
            <w:rFonts w:cs="Times New Roman"/>
            <w:color w:val="000000" w:themeColor="text1"/>
            <w:szCs w:val="24"/>
            <w:rPrChange w:id="5672" w:author="N F" w:date="2023-12-05T03:08:00Z">
              <w:rPr>
                <w:rFonts w:cs="Times New Roman"/>
                <w:szCs w:val="24"/>
              </w:rPr>
            </w:rPrChange>
          </w:rPr>
          <w:fldChar w:fldCharType="end"/>
        </w:r>
      </w:del>
      <w:r w:rsidRPr="006E6534">
        <w:rPr>
          <w:rFonts w:cs="Times New Roman"/>
          <w:color w:val="000000" w:themeColor="text1"/>
          <w:szCs w:val="24"/>
          <w:rPrChange w:id="5673" w:author="N F" w:date="2023-12-05T03:08:00Z">
            <w:rPr>
              <w:rFonts w:cs="Times New Roman"/>
              <w:szCs w:val="24"/>
            </w:rPr>
          </w:rPrChange>
        </w:rPr>
        <w:t>.</w:t>
      </w:r>
    </w:p>
    <w:p w14:paraId="6055DA69" w14:textId="77777777" w:rsidR="008A1743" w:rsidRPr="006E6534" w:rsidRDefault="008A1743">
      <w:pPr>
        <w:spacing w:after="0" w:line="240" w:lineRule="auto"/>
        <w:rPr>
          <w:rFonts w:cs="Times New Roman"/>
          <w:color w:val="000000" w:themeColor="text1"/>
          <w:szCs w:val="24"/>
          <w:rPrChange w:id="5674" w:author="N F" w:date="2023-12-05T03:08:00Z">
            <w:rPr>
              <w:rFonts w:cs="Times New Roman"/>
              <w:szCs w:val="24"/>
            </w:rPr>
          </w:rPrChange>
        </w:rPr>
        <w:pPrChange w:id="5675" w:author="Barshadskaya, Yuliya" w:date="2024-01-13T19:11:00Z">
          <w:pPr/>
        </w:pPrChange>
      </w:pPr>
    </w:p>
    <w:p w14:paraId="2B9CE0F4" w14:textId="564DDA2A" w:rsidR="005713FE" w:rsidRPr="00527FD0" w:rsidRDefault="005713FE">
      <w:pPr>
        <w:pStyle w:val="SDTable"/>
        <w:spacing w:after="0"/>
        <w:jc w:val="both"/>
        <w:pPrChange w:id="5676" w:author="Barshadskaya, Yuliya" w:date="2024-01-13T19:12:00Z">
          <w:pPr>
            <w:pStyle w:val="SDTable"/>
          </w:pPr>
        </w:pPrChange>
      </w:pPr>
      <w:bookmarkStart w:id="5677" w:name="_Toc115733158"/>
      <w:r w:rsidRPr="008A1743">
        <w:rPr>
          <w:b/>
          <w:rPrChange w:id="5678" w:author="Barshadskaya, Yuliya" w:date="2024-01-13T19:11:00Z">
            <w:rPr/>
          </w:rPrChange>
        </w:rPr>
        <w:t xml:space="preserve">Таблица </w:t>
      </w:r>
      <w:r w:rsidR="003D1135" w:rsidRPr="008A1743">
        <w:rPr>
          <w:b/>
          <w:rPrChange w:id="5679" w:author="Barshadskaya, Yuliya" w:date="2024-01-13T19:11:00Z">
            <w:rPr/>
          </w:rPrChange>
        </w:rPr>
        <w:fldChar w:fldCharType="begin"/>
      </w:r>
      <w:r w:rsidR="003D1135" w:rsidRPr="008A1743">
        <w:rPr>
          <w:b/>
          <w:rPrChange w:id="5680" w:author="Barshadskaya, Yuliya" w:date="2024-01-13T19:11:00Z">
            <w:rPr/>
          </w:rPrChange>
        </w:rPr>
        <w:instrText xml:space="preserve"> STYLEREF 1 \s </w:instrText>
      </w:r>
      <w:r w:rsidR="003D1135" w:rsidRPr="008A1743">
        <w:rPr>
          <w:b/>
          <w:rPrChange w:id="5681" w:author="Barshadskaya, Yuliya" w:date="2024-01-13T19:11:00Z">
            <w:rPr/>
          </w:rPrChange>
        </w:rPr>
        <w:fldChar w:fldCharType="separate"/>
      </w:r>
      <w:r w:rsidR="004C4CE2" w:rsidRPr="008A1743">
        <w:rPr>
          <w:b/>
          <w:noProof/>
          <w:rPrChange w:id="5682" w:author="Barshadskaya, Yuliya" w:date="2024-01-13T19:11:00Z">
            <w:rPr>
              <w:noProof/>
            </w:rPr>
          </w:rPrChange>
        </w:rPr>
        <w:t>3</w:t>
      </w:r>
      <w:r w:rsidR="003D1135" w:rsidRPr="008A1743">
        <w:rPr>
          <w:b/>
          <w:rPrChange w:id="5683" w:author="Barshadskaya, Yuliya" w:date="2024-01-13T19:11:00Z">
            <w:rPr/>
          </w:rPrChange>
        </w:rPr>
        <w:fldChar w:fldCharType="end"/>
      </w:r>
      <w:r w:rsidR="003D1135" w:rsidRPr="008A1743">
        <w:rPr>
          <w:b/>
          <w:rPrChange w:id="5684" w:author="Barshadskaya, Yuliya" w:date="2024-01-13T19:11:00Z">
            <w:rPr/>
          </w:rPrChange>
        </w:rPr>
        <w:noBreakHyphen/>
      </w:r>
      <w:r w:rsidR="003D1135" w:rsidRPr="008A1743">
        <w:rPr>
          <w:b/>
          <w:rPrChange w:id="5685" w:author="Barshadskaya, Yuliya" w:date="2024-01-13T19:11:00Z">
            <w:rPr/>
          </w:rPrChange>
        </w:rPr>
        <w:fldChar w:fldCharType="begin"/>
      </w:r>
      <w:r w:rsidR="003D1135" w:rsidRPr="008A1743">
        <w:rPr>
          <w:b/>
          <w:rPrChange w:id="5686" w:author="Barshadskaya, Yuliya" w:date="2024-01-13T19:11:00Z">
            <w:rPr/>
          </w:rPrChange>
        </w:rPr>
        <w:instrText xml:space="preserve"> SEQ Таблица \* ARABIC \s 1 </w:instrText>
      </w:r>
      <w:r w:rsidR="003D1135" w:rsidRPr="008A1743">
        <w:rPr>
          <w:b/>
          <w:rPrChange w:id="5687" w:author="Barshadskaya, Yuliya" w:date="2024-01-13T19:11:00Z">
            <w:rPr/>
          </w:rPrChange>
        </w:rPr>
        <w:fldChar w:fldCharType="separate"/>
      </w:r>
      <w:r w:rsidR="004C4CE2" w:rsidRPr="008A1743">
        <w:rPr>
          <w:b/>
          <w:noProof/>
          <w:rPrChange w:id="5688" w:author="Barshadskaya, Yuliya" w:date="2024-01-13T19:11:00Z">
            <w:rPr>
              <w:noProof/>
            </w:rPr>
          </w:rPrChange>
        </w:rPr>
        <w:t>1</w:t>
      </w:r>
      <w:r w:rsidR="003D1135" w:rsidRPr="008A1743">
        <w:rPr>
          <w:b/>
          <w:rPrChange w:id="5689" w:author="Barshadskaya, Yuliya" w:date="2024-01-13T19:11:00Z">
            <w:rPr/>
          </w:rPrChange>
        </w:rPr>
        <w:fldChar w:fldCharType="end"/>
      </w:r>
      <w:ins w:id="5690" w:author="Barshadskaya, Yuliya" w:date="2024-01-13T19:11:00Z">
        <w:r w:rsidR="008A1743" w:rsidRPr="008A1743">
          <w:rPr>
            <w:b/>
            <w:rPrChange w:id="5691" w:author="Barshadskaya, Yuliya" w:date="2024-01-13T19:11:00Z">
              <w:rPr/>
            </w:rPrChange>
          </w:rPr>
          <w:t>.</w:t>
        </w:r>
      </w:ins>
      <w:r w:rsidRPr="00527FD0">
        <w:t xml:space="preserve"> Активность осимертиниба в отношении киназ </w:t>
      </w:r>
      <w:ins w:id="5692" w:author="Barshadskaya, Yuliya" w:date="2024-01-13T19:12:00Z">
        <w:r w:rsidR="008A1743" w:rsidRPr="0001519A">
          <w:rPr>
            <w:rFonts w:cs="Times New Roman"/>
            <w:color w:val="000000" w:themeColor="text1"/>
            <w:lang w:val="en-US"/>
          </w:rPr>
          <w:fldChar w:fldCharType="begin"/>
        </w:r>
        <w:r w:rsidR="008A1743"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8A1743" w:rsidRPr="0001519A">
          <w:rPr>
            <w:rFonts w:cs="Times New Roman"/>
            <w:color w:val="000000" w:themeColor="text1"/>
            <w:lang w:val="en-US"/>
          </w:rPr>
          <w:fldChar w:fldCharType="separate"/>
        </w:r>
        <w:r w:rsidR="008A1743" w:rsidRPr="0018315E">
          <w:rPr>
            <w:rFonts w:cs="Times New Roman"/>
            <w:color w:val="000000" w:themeColor="text1"/>
          </w:rPr>
          <w:t>[</w:t>
        </w:r>
        <w:r w:rsidR="008A1743">
          <w:rPr>
            <w:rFonts w:cs="Times New Roman"/>
            <w:color w:val="000000" w:themeColor="text1"/>
          </w:rPr>
          <w:t>3</w:t>
        </w:r>
        <w:r w:rsidR="008A1743" w:rsidRPr="00DD38F1">
          <w:rPr>
            <w:rFonts w:cs="Times New Roman"/>
            <w:color w:val="000000" w:themeColor="text1"/>
          </w:rPr>
          <w:t>]</w:t>
        </w:r>
        <w:r w:rsidR="008A1743" w:rsidRPr="0001519A">
          <w:rPr>
            <w:rFonts w:cs="Times New Roman"/>
            <w:color w:val="000000" w:themeColor="text1"/>
            <w:lang w:val="en-US"/>
          </w:rPr>
          <w:fldChar w:fldCharType="end"/>
        </w:r>
        <w:r w:rsidR="008A1743">
          <w:rPr>
            <w:rFonts w:cs="Times New Roman"/>
            <w:color w:val="000000" w:themeColor="text1"/>
          </w:rPr>
          <w:t>.</w:t>
        </w:r>
      </w:ins>
      <w:del w:id="5693" w:author="Barshadskaya, Yuliya" w:date="2024-01-13T19:12:00Z">
        <w:r w:rsidRPr="00527FD0" w:rsidDel="008A1743">
          <w:fldChar w:fldCharType="begin"/>
        </w:r>
        <w:r w:rsidRPr="006E6534" w:rsidDel="008A1743">
          <w:delInstrText xml:space="preserve"> ADDIN ZOTERO_ITEM CSL_CITATION {"citationID":"zUTN4dCl","properties":{"formattedCitation":"(13)","plainCitation":"(13)","noteIndex":0},"citationItems":[{"id":161897,"uris":["http://zotero.org/groups/4735135/items/WX22NTFD"],"itemData":{"id":161897,"type":"webpage","title":"Assessment report. Tagrisso","URL":"https://www.ema.europa.eu/en/documents/assessment-report/tagrisso-epar-public-assessment-report_en.pdf","author":[{"family":"EMA","given":""}],"accessed":{"date-parts":[["2022",8,2]]},"issued":{"date-parts":[["2015"]]}}}],"schema":"https://github.com/citation-style-language/schema/raw/master/csl-citation.json"} </w:delInstrText>
        </w:r>
        <w:r w:rsidRPr="00527FD0" w:rsidDel="008A1743">
          <w:fldChar w:fldCharType="separate"/>
        </w:r>
        <w:r w:rsidRPr="00527FD0" w:rsidDel="008A1743">
          <w:delText>(13)</w:delText>
        </w:r>
        <w:bookmarkEnd w:id="5677"/>
        <w:r w:rsidRPr="00527FD0" w:rsidDel="008A1743">
          <w:fldChar w:fldCharType="end"/>
        </w:r>
      </w:del>
    </w:p>
    <w:tbl>
      <w:tblPr>
        <w:tblStyle w:val="a4"/>
        <w:tblW w:w="0" w:type="auto"/>
        <w:tblLook w:val="04A0" w:firstRow="1" w:lastRow="0" w:firstColumn="1" w:lastColumn="0" w:noHBand="0" w:noVBand="1"/>
      </w:tblPr>
      <w:tblGrid>
        <w:gridCol w:w="889"/>
        <w:gridCol w:w="1562"/>
        <w:gridCol w:w="1256"/>
        <w:gridCol w:w="1563"/>
        <w:gridCol w:w="1256"/>
        <w:gridCol w:w="1563"/>
        <w:gridCol w:w="1256"/>
      </w:tblGrid>
      <w:tr w:rsidR="006E6534" w:rsidRPr="006E6534" w14:paraId="6AD60105" w14:textId="77777777" w:rsidTr="00415551">
        <w:trPr>
          <w:tblHeader/>
        </w:trPr>
        <w:tc>
          <w:tcPr>
            <w:tcW w:w="839" w:type="dxa"/>
            <w:vMerge w:val="restart"/>
            <w:shd w:val="clear" w:color="auto" w:fill="D9D9D9" w:themeFill="background1" w:themeFillShade="D9"/>
          </w:tcPr>
          <w:p w14:paraId="3C6EBB6B" w14:textId="77777777" w:rsidR="005713FE" w:rsidRPr="006E6534" w:rsidRDefault="005713FE">
            <w:pPr>
              <w:spacing w:line="240" w:lineRule="auto"/>
              <w:ind w:firstLine="0"/>
              <w:jc w:val="center"/>
              <w:rPr>
                <w:rFonts w:cs="Times New Roman"/>
                <w:b/>
                <w:bCs/>
                <w:color w:val="000000" w:themeColor="text1"/>
                <w:szCs w:val="24"/>
                <w:rPrChange w:id="5694" w:author="N F" w:date="2023-12-05T03:08:00Z">
                  <w:rPr>
                    <w:b/>
                    <w:bCs/>
                    <w:sz w:val="22"/>
                  </w:rPr>
                </w:rPrChange>
              </w:rPr>
              <w:pPrChange w:id="5695" w:author="N F" w:date="2023-08-06T15:38:00Z">
                <w:pPr>
                  <w:ind w:firstLine="0"/>
                  <w:jc w:val="center"/>
                </w:pPr>
              </w:pPrChange>
            </w:pPr>
            <w:r w:rsidRPr="006E6534">
              <w:rPr>
                <w:rFonts w:cs="Times New Roman"/>
                <w:b/>
                <w:bCs/>
                <w:color w:val="000000" w:themeColor="text1"/>
                <w:szCs w:val="24"/>
                <w:rPrChange w:id="5696" w:author="N F" w:date="2023-12-05T03:08:00Z">
                  <w:rPr>
                    <w:b/>
                    <w:bCs/>
                    <w:sz w:val="22"/>
                  </w:rPr>
                </w:rPrChange>
              </w:rPr>
              <w:t>Киназа</w:t>
            </w:r>
          </w:p>
        </w:tc>
        <w:tc>
          <w:tcPr>
            <w:tcW w:w="2836" w:type="dxa"/>
            <w:gridSpan w:val="2"/>
            <w:shd w:val="clear" w:color="auto" w:fill="D9D9D9" w:themeFill="background1" w:themeFillShade="D9"/>
          </w:tcPr>
          <w:p w14:paraId="7F18DC59" w14:textId="77777777" w:rsidR="005713FE" w:rsidRPr="006E6534" w:rsidRDefault="005713FE">
            <w:pPr>
              <w:spacing w:line="240" w:lineRule="auto"/>
              <w:ind w:firstLine="0"/>
              <w:jc w:val="center"/>
              <w:rPr>
                <w:rFonts w:cs="Times New Roman"/>
                <w:b/>
                <w:bCs/>
                <w:color w:val="000000" w:themeColor="text1"/>
                <w:szCs w:val="24"/>
                <w:rPrChange w:id="5697" w:author="N F" w:date="2023-12-05T03:08:00Z">
                  <w:rPr>
                    <w:b/>
                    <w:bCs/>
                    <w:sz w:val="22"/>
                  </w:rPr>
                </w:rPrChange>
              </w:rPr>
              <w:pPrChange w:id="5698" w:author="N F" w:date="2023-08-06T15:38:00Z">
                <w:pPr>
                  <w:ind w:firstLine="0"/>
                  <w:jc w:val="center"/>
                </w:pPr>
              </w:pPrChange>
            </w:pPr>
            <w:r w:rsidRPr="006E6534">
              <w:rPr>
                <w:rFonts w:cs="Times New Roman"/>
                <w:b/>
                <w:bCs/>
                <w:color w:val="000000" w:themeColor="text1"/>
                <w:szCs w:val="24"/>
                <w:rPrChange w:id="5699" w:author="N F" w:date="2023-12-05T03:08:00Z">
                  <w:rPr>
                    <w:b/>
                    <w:bCs/>
                    <w:sz w:val="22"/>
                  </w:rPr>
                </w:rPrChange>
              </w:rPr>
              <w:t>Осимертиниб</w:t>
            </w:r>
          </w:p>
        </w:tc>
        <w:tc>
          <w:tcPr>
            <w:tcW w:w="2835" w:type="dxa"/>
            <w:gridSpan w:val="2"/>
            <w:shd w:val="clear" w:color="auto" w:fill="D9D9D9" w:themeFill="background1" w:themeFillShade="D9"/>
          </w:tcPr>
          <w:p w14:paraId="77CA326C" w14:textId="77777777" w:rsidR="005713FE" w:rsidRPr="006E6534" w:rsidRDefault="005713FE">
            <w:pPr>
              <w:spacing w:line="240" w:lineRule="auto"/>
              <w:ind w:firstLine="0"/>
              <w:jc w:val="center"/>
              <w:rPr>
                <w:rFonts w:cs="Times New Roman"/>
                <w:b/>
                <w:bCs/>
                <w:color w:val="000000" w:themeColor="text1"/>
                <w:szCs w:val="24"/>
                <w:rPrChange w:id="5700" w:author="N F" w:date="2023-12-05T03:08:00Z">
                  <w:rPr>
                    <w:b/>
                    <w:bCs/>
                    <w:sz w:val="22"/>
                  </w:rPr>
                </w:rPrChange>
              </w:rPr>
              <w:pPrChange w:id="5701" w:author="N F" w:date="2023-08-06T15:38:00Z">
                <w:pPr>
                  <w:ind w:firstLine="0"/>
                  <w:jc w:val="center"/>
                </w:pPr>
              </w:pPrChange>
            </w:pPr>
            <w:r w:rsidRPr="006E6534">
              <w:rPr>
                <w:rFonts w:cs="Times New Roman"/>
                <w:b/>
                <w:bCs/>
                <w:color w:val="000000" w:themeColor="text1"/>
                <w:szCs w:val="24"/>
                <w:lang w:val="en-US"/>
                <w:rPrChange w:id="5702" w:author="N F" w:date="2023-12-05T03:08:00Z">
                  <w:rPr>
                    <w:b/>
                    <w:bCs/>
                    <w:sz w:val="22"/>
                    <w:lang w:val="en-US"/>
                  </w:rPr>
                </w:rPrChange>
              </w:rPr>
              <w:t>AZ</w:t>
            </w:r>
            <w:r w:rsidRPr="006E6534">
              <w:rPr>
                <w:rFonts w:cs="Times New Roman"/>
                <w:b/>
                <w:bCs/>
                <w:color w:val="000000" w:themeColor="text1"/>
                <w:szCs w:val="24"/>
                <w:rPrChange w:id="5703" w:author="N F" w:date="2023-12-05T03:08:00Z">
                  <w:rPr>
                    <w:b/>
                    <w:bCs/>
                    <w:sz w:val="22"/>
                  </w:rPr>
                </w:rPrChange>
              </w:rPr>
              <w:t>5104</w:t>
            </w:r>
          </w:p>
        </w:tc>
        <w:tc>
          <w:tcPr>
            <w:tcW w:w="2835" w:type="dxa"/>
            <w:gridSpan w:val="2"/>
            <w:shd w:val="clear" w:color="auto" w:fill="D9D9D9" w:themeFill="background1" w:themeFillShade="D9"/>
          </w:tcPr>
          <w:p w14:paraId="22FD4F40" w14:textId="77777777" w:rsidR="005713FE" w:rsidRPr="006E6534" w:rsidRDefault="005713FE">
            <w:pPr>
              <w:spacing w:line="240" w:lineRule="auto"/>
              <w:ind w:firstLine="0"/>
              <w:jc w:val="center"/>
              <w:rPr>
                <w:rFonts w:cs="Times New Roman"/>
                <w:b/>
                <w:bCs/>
                <w:color w:val="000000" w:themeColor="text1"/>
                <w:szCs w:val="24"/>
                <w:rPrChange w:id="5704" w:author="N F" w:date="2023-12-05T03:08:00Z">
                  <w:rPr>
                    <w:b/>
                    <w:bCs/>
                    <w:sz w:val="22"/>
                  </w:rPr>
                </w:rPrChange>
              </w:rPr>
              <w:pPrChange w:id="5705" w:author="N F" w:date="2023-08-06T15:38:00Z">
                <w:pPr>
                  <w:ind w:firstLine="0"/>
                  <w:jc w:val="center"/>
                </w:pPr>
              </w:pPrChange>
            </w:pPr>
            <w:r w:rsidRPr="006E6534">
              <w:rPr>
                <w:rFonts w:cs="Times New Roman"/>
                <w:b/>
                <w:bCs/>
                <w:color w:val="000000" w:themeColor="text1"/>
                <w:szCs w:val="24"/>
                <w:lang w:val="en-US"/>
                <w:rPrChange w:id="5706" w:author="N F" w:date="2023-12-05T03:08:00Z">
                  <w:rPr>
                    <w:b/>
                    <w:bCs/>
                    <w:sz w:val="22"/>
                    <w:lang w:val="en-US"/>
                  </w:rPr>
                </w:rPrChange>
              </w:rPr>
              <w:t>AZ</w:t>
            </w:r>
            <w:r w:rsidRPr="006E6534">
              <w:rPr>
                <w:rFonts w:cs="Times New Roman"/>
                <w:b/>
                <w:bCs/>
                <w:color w:val="000000" w:themeColor="text1"/>
                <w:szCs w:val="24"/>
                <w:rPrChange w:id="5707" w:author="N F" w:date="2023-12-05T03:08:00Z">
                  <w:rPr>
                    <w:b/>
                    <w:bCs/>
                    <w:sz w:val="22"/>
                  </w:rPr>
                </w:rPrChange>
              </w:rPr>
              <w:t>7550</w:t>
            </w:r>
          </w:p>
        </w:tc>
      </w:tr>
      <w:tr w:rsidR="006E6534" w:rsidRPr="006E6534" w14:paraId="0E7F45D1" w14:textId="77777777" w:rsidTr="00415551">
        <w:trPr>
          <w:tblHeader/>
        </w:trPr>
        <w:tc>
          <w:tcPr>
            <w:tcW w:w="839" w:type="dxa"/>
            <w:vMerge/>
            <w:shd w:val="clear" w:color="auto" w:fill="D9D9D9" w:themeFill="background1" w:themeFillShade="D9"/>
          </w:tcPr>
          <w:p w14:paraId="2EF2148E" w14:textId="77777777" w:rsidR="005713FE" w:rsidRPr="006E6534" w:rsidRDefault="005713FE">
            <w:pPr>
              <w:spacing w:line="240" w:lineRule="auto"/>
              <w:ind w:firstLine="0"/>
              <w:jc w:val="center"/>
              <w:rPr>
                <w:rFonts w:cs="Times New Roman"/>
                <w:b/>
                <w:bCs/>
                <w:color w:val="000000" w:themeColor="text1"/>
                <w:sz w:val="22"/>
                <w:rPrChange w:id="5708" w:author="N F" w:date="2023-12-05T03:08:00Z">
                  <w:rPr>
                    <w:rFonts w:cs="Times New Roman"/>
                    <w:b/>
                    <w:bCs/>
                    <w:sz w:val="22"/>
                  </w:rPr>
                </w:rPrChange>
              </w:rPr>
              <w:pPrChange w:id="5709" w:author="N F" w:date="2023-08-06T15:38:00Z">
                <w:pPr>
                  <w:ind w:firstLine="0"/>
                  <w:jc w:val="center"/>
                </w:pPr>
              </w:pPrChange>
            </w:pPr>
          </w:p>
        </w:tc>
        <w:tc>
          <w:tcPr>
            <w:tcW w:w="1573" w:type="dxa"/>
            <w:shd w:val="clear" w:color="auto" w:fill="D9D9D9" w:themeFill="background1" w:themeFillShade="D9"/>
          </w:tcPr>
          <w:p w14:paraId="180B4941" w14:textId="77777777" w:rsidR="005713FE" w:rsidRPr="006E6534" w:rsidRDefault="005713FE">
            <w:pPr>
              <w:spacing w:line="240" w:lineRule="auto"/>
              <w:ind w:firstLine="0"/>
              <w:jc w:val="center"/>
              <w:rPr>
                <w:rFonts w:cs="Times New Roman"/>
                <w:b/>
                <w:bCs/>
                <w:color w:val="000000" w:themeColor="text1"/>
                <w:sz w:val="22"/>
                <w:rPrChange w:id="5710" w:author="N F" w:date="2023-12-05T03:08:00Z">
                  <w:rPr>
                    <w:rFonts w:cs="Times New Roman"/>
                    <w:b/>
                    <w:bCs/>
                    <w:sz w:val="22"/>
                  </w:rPr>
                </w:rPrChange>
              </w:rPr>
              <w:pPrChange w:id="5711" w:author="N F" w:date="2023-08-06T15:38:00Z">
                <w:pPr>
                  <w:ind w:firstLine="0"/>
                  <w:jc w:val="center"/>
                </w:pPr>
              </w:pPrChange>
            </w:pPr>
            <w:r w:rsidRPr="006E6534">
              <w:rPr>
                <w:rFonts w:cs="Times New Roman"/>
                <w:b/>
                <w:bCs/>
                <w:color w:val="000000" w:themeColor="text1"/>
                <w:sz w:val="22"/>
                <w:rPrChange w:id="5712" w:author="N F" w:date="2023-12-05T03:08:00Z">
                  <w:rPr>
                    <w:rFonts w:cs="Times New Roman"/>
                    <w:b/>
                    <w:bCs/>
                    <w:sz w:val="22"/>
                  </w:rPr>
                </w:rPrChange>
              </w:rPr>
              <w:t>Ингибирование активности, % (1 мкмоль/л)</w:t>
            </w:r>
          </w:p>
        </w:tc>
        <w:tc>
          <w:tcPr>
            <w:tcW w:w="1263" w:type="dxa"/>
            <w:shd w:val="clear" w:color="auto" w:fill="D9D9D9" w:themeFill="background1" w:themeFillShade="D9"/>
          </w:tcPr>
          <w:p w14:paraId="040608E6" w14:textId="77777777" w:rsidR="005713FE" w:rsidRPr="006E6534" w:rsidRDefault="005713FE">
            <w:pPr>
              <w:spacing w:line="240" w:lineRule="auto"/>
              <w:ind w:firstLine="0"/>
              <w:jc w:val="center"/>
              <w:rPr>
                <w:rFonts w:cs="Times New Roman"/>
                <w:b/>
                <w:bCs/>
                <w:color w:val="000000" w:themeColor="text1"/>
                <w:sz w:val="22"/>
                <w:rPrChange w:id="5713" w:author="N F" w:date="2023-12-05T03:08:00Z">
                  <w:rPr>
                    <w:rFonts w:cs="Times New Roman"/>
                    <w:b/>
                    <w:bCs/>
                    <w:sz w:val="22"/>
                  </w:rPr>
                </w:rPrChange>
              </w:rPr>
              <w:pPrChange w:id="5714" w:author="N F" w:date="2023-08-06T15:38:00Z">
                <w:pPr>
                  <w:ind w:firstLine="0"/>
                  <w:jc w:val="center"/>
                </w:pPr>
              </w:pPrChange>
            </w:pPr>
            <w:r w:rsidRPr="006E6534">
              <w:rPr>
                <w:rFonts w:cs="Times New Roman"/>
                <w:b/>
                <w:bCs/>
                <w:color w:val="000000" w:themeColor="text1"/>
                <w:sz w:val="22"/>
                <w:lang w:val="en-US"/>
                <w:rPrChange w:id="5715" w:author="N F" w:date="2023-12-05T03:08:00Z">
                  <w:rPr>
                    <w:rFonts w:cs="Times New Roman"/>
                    <w:b/>
                    <w:bCs/>
                    <w:sz w:val="22"/>
                    <w:lang w:val="en-US"/>
                  </w:rPr>
                </w:rPrChange>
              </w:rPr>
              <w:t>IC</w:t>
            </w:r>
            <w:r w:rsidRPr="006E6534">
              <w:rPr>
                <w:rFonts w:cs="Times New Roman"/>
                <w:b/>
                <w:bCs/>
                <w:color w:val="000000" w:themeColor="text1"/>
                <w:sz w:val="22"/>
                <w:vertAlign w:val="subscript"/>
                <w:rPrChange w:id="5716" w:author="N F" w:date="2023-12-05T03:08:00Z">
                  <w:rPr>
                    <w:rFonts w:cs="Times New Roman"/>
                    <w:b/>
                    <w:bCs/>
                    <w:sz w:val="22"/>
                    <w:vertAlign w:val="subscript"/>
                  </w:rPr>
                </w:rPrChange>
              </w:rPr>
              <w:t>50</w:t>
            </w:r>
            <w:r w:rsidRPr="006E6534">
              <w:rPr>
                <w:rFonts w:cs="Times New Roman"/>
                <w:b/>
                <w:bCs/>
                <w:color w:val="000000" w:themeColor="text1"/>
                <w:sz w:val="22"/>
                <w:rPrChange w:id="5717" w:author="N F" w:date="2023-12-05T03:08:00Z">
                  <w:rPr>
                    <w:rFonts w:cs="Times New Roman"/>
                    <w:b/>
                    <w:bCs/>
                    <w:sz w:val="22"/>
                  </w:rPr>
                </w:rPrChange>
              </w:rPr>
              <w:t xml:space="preserve"> киназной активности, нмоль/л</w:t>
            </w:r>
          </w:p>
        </w:tc>
        <w:tc>
          <w:tcPr>
            <w:tcW w:w="1572" w:type="dxa"/>
            <w:shd w:val="clear" w:color="auto" w:fill="D9D9D9" w:themeFill="background1" w:themeFillShade="D9"/>
          </w:tcPr>
          <w:p w14:paraId="76902190" w14:textId="77777777" w:rsidR="005713FE" w:rsidRPr="006E6534" w:rsidRDefault="005713FE">
            <w:pPr>
              <w:spacing w:line="240" w:lineRule="auto"/>
              <w:ind w:firstLine="0"/>
              <w:jc w:val="center"/>
              <w:rPr>
                <w:rFonts w:cs="Times New Roman"/>
                <w:b/>
                <w:bCs/>
                <w:color w:val="000000" w:themeColor="text1"/>
                <w:sz w:val="22"/>
                <w:rPrChange w:id="5718" w:author="N F" w:date="2023-12-05T03:08:00Z">
                  <w:rPr>
                    <w:rFonts w:cs="Times New Roman"/>
                    <w:b/>
                    <w:bCs/>
                    <w:sz w:val="22"/>
                  </w:rPr>
                </w:rPrChange>
              </w:rPr>
              <w:pPrChange w:id="5719" w:author="N F" w:date="2023-08-06T15:38:00Z">
                <w:pPr>
                  <w:ind w:firstLine="0"/>
                  <w:jc w:val="center"/>
                </w:pPr>
              </w:pPrChange>
            </w:pPr>
            <w:r w:rsidRPr="006E6534">
              <w:rPr>
                <w:rFonts w:cs="Times New Roman"/>
                <w:b/>
                <w:bCs/>
                <w:color w:val="000000" w:themeColor="text1"/>
                <w:sz w:val="22"/>
                <w:rPrChange w:id="5720" w:author="N F" w:date="2023-12-05T03:08:00Z">
                  <w:rPr>
                    <w:rFonts w:cs="Times New Roman"/>
                    <w:b/>
                    <w:bCs/>
                    <w:sz w:val="22"/>
                  </w:rPr>
                </w:rPrChange>
              </w:rPr>
              <w:t>Ингибирование активности, % (1 мкмоль/л)</w:t>
            </w:r>
          </w:p>
        </w:tc>
        <w:tc>
          <w:tcPr>
            <w:tcW w:w="1263" w:type="dxa"/>
            <w:shd w:val="clear" w:color="auto" w:fill="D9D9D9" w:themeFill="background1" w:themeFillShade="D9"/>
          </w:tcPr>
          <w:p w14:paraId="1264927E" w14:textId="77777777" w:rsidR="005713FE" w:rsidRPr="006E6534" w:rsidRDefault="005713FE">
            <w:pPr>
              <w:spacing w:line="240" w:lineRule="auto"/>
              <w:ind w:firstLine="0"/>
              <w:jc w:val="center"/>
              <w:rPr>
                <w:rFonts w:cs="Times New Roman"/>
                <w:b/>
                <w:bCs/>
                <w:color w:val="000000" w:themeColor="text1"/>
                <w:sz w:val="22"/>
                <w:rPrChange w:id="5721" w:author="N F" w:date="2023-12-05T03:08:00Z">
                  <w:rPr>
                    <w:rFonts w:cs="Times New Roman"/>
                    <w:b/>
                    <w:bCs/>
                    <w:sz w:val="22"/>
                  </w:rPr>
                </w:rPrChange>
              </w:rPr>
              <w:pPrChange w:id="5722" w:author="N F" w:date="2023-08-06T15:38:00Z">
                <w:pPr>
                  <w:ind w:firstLine="0"/>
                  <w:jc w:val="center"/>
                </w:pPr>
              </w:pPrChange>
            </w:pPr>
            <w:r w:rsidRPr="006E6534">
              <w:rPr>
                <w:rFonts w:cs="Times New Roman"/>
                <w:b/>
                <w:bCs/>
                <w:color w:val="000000" w:themeColor="text1"/>
                <w:sz w:val="22"/>
                <w:lang w:val="en-US"/>
                <w:rPrChange w:id="5723" w:author="N F" w:date="2023-12-05T03:08:00Z">
                  <w:rPr>
                    <w:rFonts w:cs="Times New Roman"/>
                    <w:b/>
                    <w:bCs/>
                    <w:sz w:val="22"/>
                    <w:lang w:val="en-US"/>
                  </w:rPr>
                </w:rPrChange>
              </w:rPr>
              <w:t>IC</w:t>
            </w:r>
            <w:r w:rsidRPr="006E6534">
              <w:rPr>
                <w:rFonts w:cs="Times New Roman"/>
                <w:b/>
                <w:bCs/>
                <w:color w:val="000000" w:themeColor="text1"/>
                <w:sz w:val="22"/>
                <w:vertAlign w:val="subscript"/>
                <w:rPrChange w:id="5724" w:author="N F" w:date="2023-12-05T03:08:00Z">
                  <w:rPr>
                    <w:rFonts w:cs="Times New Roman"/>
                    <w:b/>
                    <w:bCs/>
                    <w:sz w:val="22"/>
                    <w:vertAlign w:val="subscript"/>
                  </w:rPr>
                </w:rPrChange>
              </w:rPr>
              <w:t>50</w:t>
            </w:r>
            <w:r w:rsidRPr="006E6534">
              <w:rPr>
                <w:rFonts w:cs="Times New Roman"/>
                <w:b/>
                <w:bCs/>
                <w:color w:val="000000" w:themeColor="text1"/>
                <w:sz w:val="22"/>
                <w:rPrChange w:id="5725" w:author="N F" w:date="2023-12-05T03:08:00Z">
                  <w:rPr>
                    <w:rFonts w:cs="Times New Roman"/>
                    <w:b/>
                    <w:bCs/>
                    <w:sz w:val="22"/>
                  </w:rPr>
                </w:rPrChange>
              </w:rPr>
              <w:t xml:space="preserve"> киназной активности, нмоль/л</w:t>
            </w:r>
          </w:p>
        </w:tc>
        <w:tc>
          <w:tcPr>
            <w:tcW w:w="1572" w:type="dxa"/>
            <w:shd w:val="clear" w:color="auto" w:fill="D9D9D9" w:themeFill="background1" w:themeFillShade="D9"/>
          </w:tcPr>
          <w:p w14:paraId="3754A4F2" w14:textId="77777777" w:rsidR="005713FE" w:rsidRPr="006E6534" w:rsidRDefault="005713FE">
            <w:pPr>
              <w:spacing w:line="240" w:lineRule="auto"/>
              <w:ind w:firstLine="0"/>
              <w:jc w:val="center"/>
              <w:rPr>
                <w:rFonts w:cs="Times New Roman"/>
                <w:b/>
                <w:bCs/>
                <w:color w:val="000000" w:themeColor="text1"/>
                <w:sz w:val="22"/>
                <w:rPrChange w:id="5726" w:author="N F" w:date="2023-12-05T03:08:00Z">
                  <w:rPr>
                    <w:rFonts w:cs="Times New Roman"/>
                    <w:b/>
                    <w:bCs/>
                    <w:sz w:val="22"/>
                  </w:rPr>
                </w:rPrChange>
              </w:rPr>
              <w:pPrChange w:id="5727" w:author="N F" w:date="2023-08-06T15:38:00Z">
                <w:pPr>
                  <w:ind w:firstLine="0"/>
                  <w:jc w:val="center"/>
                </w:pPr>
              </w:pPrChange>
            </w:pPr>
            <w:r w:rsidRPr="006E6534">
              <w:rPr>
                <w:rFonts w:cs="Times New Roman"/>
                <w:b/>
                <w:bCs/>
                <w:color w:val="000000" w:themeColor="text1"/>
                <w:sz w:val="22"/>
                <w:rPrChange w:id="5728" w:author="N F" w:date="2023-12-05T03:08:00Z">
                  <w:rPr>
                    <w:rFonts w:cs="Times New Roman"/>
                    <w:b/>
                    <w:bCs/>
                    <w:sz w:val="22"/>
                  </w:rPr>
                </w:rPrChange>
              </w:rPr>
              <w:t>Ингибирование активности, % (1 мкмоль/л)</w:t>
            </w:r>
          </w:p>
        </w:tc>
        <w:tc>
          <w:tcPr>
            <w:tcW w:w="1263" w:type="dxa"/>
            <w:shd w:val="clear" w:color="auto" w:fill="D9D9D9" w:themeFill="background1" w:themeFillShade="D9"/>
          </w:tcPr>
          <w:p w14:paraId="4548A218" w14:textId="77777777" w:rsidR="005713FE" w:rsidRPr="006E6534" w:rsidRDefault="005713FE">
            <w:pPr>
              <w:spacing w:line="240" w:lineRule="auto"/>
              <w:ind w:firstLine="0"/>
              <w:jc w:val="center"/>
              <w:rPr>
                <w:rFonts w:cs="Times New Roman"/>
                <w:b/>
                <w:bCs/>
                <w:color w:val="000000" w:themeColor="text1"/>
                <w:sz w:val="22"/>
                <w:rPrChange w:id="5729" w:author="N F" w:date="2023-12-05T03:08:00Z">
                  <w:rPr>
                    <w:rFonts w:cs="Times New Roman"/>
                    <w:b/>
                    <w:bCs/>
                    <w:sz w:val="22"/>
                  </w:rPr>
                </w:rPrChange>
              </w:rPr>
              <w:pPrChange w:id="5730" w:author="N F" w:date="2023-08-06T15:38:00Z">
                <w:pPr>
                  <w:ind w:firstLine="0"/>
                  <w:jc w:val="center"/>
                </w:pPr>
              </w:pPrChange>
            </w:pPr>
            <w:r w:rsidRPr="006E6534">
              <w:rPr>
                <w:rFonts w:cs="Times New Roman"/>
                <w:b/>
                <w:bCs/>
                <w:color w:val="000000" w:themeColor="text1"/>
                <w:sz w:val="22"/>
                <w:lang w:val="en-US"/>
                <w:rPrChange w:id="5731" w:author="N F" w:date="2023-12-05T03:08:00Z">
                  <w:rPr>
                    <w:rFonts w:cs="Times New Roman"/>
                    <w:b/>
                    <w:bCs/>
                    <w:sz w:val="22"/>
                    <w:lang w:val="en-US"/>
                  </w:rPr>
                </w:rPrChange>
              </w:rPr>
              <w:t>IC</w:t>
            </w:r>
            <w:r w:rsidRPr="006E6534">
              <w:rPr>
                <w:rFonts w:cs="Times New Roman"/>
                <w:b/>
                <w:bCs/>
                <w:color w:val="000000" w:themeColor="text1"/>
                <w:sz w:val="22"/>
                <w:vertAlign w:val="subscript"/>
                <w:rPrChange w:id="5732" w:author="N F" w:date="2023-12-05T03:08:00Z">
                  <w:rPr>
                    <w:rFonts w:cs="Times New Roman"/>
                    <w:b/>
                    <w:bCs/>
                    <w:sz w:val="22"/>
                    <w:vertAlign w:val="subscript"/>
                  </w:rPr>
                </w:rPrChange>
              </w:rPr>
              <w:t>50</w:t>
            </w:r>
            <w:r w:rsidRPr="006E6534">
              <w:rPr>
                <w:rFonts w:cs="Times New Roman"/>
                <w:b/>
                <w:bCs/>
                <w:color w:val="000000" w:themeColor="text1"/>
                <w:sz w:val="22"/>
                <w:rPrChange w:id="5733" w:author="N F" w:date="2023-12-05T03:08:00Z">
                  <w:rPr>
                    <w:rFonts w:cs="Times New Roman"/>
                    <w:b/>
                    <w:bCs/>
                    <w:sz w:val="22"/>
                  </w:rPr>
                </w:rPrChange>
              </w:rPr>
              <w:t xml:space="preserve"> киназной активности, нмоль/л</w:t>
            </w:r>
          </w:p>
        </w:tc>
      </w:tr>
      <w:tr w:rsidR="006E6534" w:rsidRPr="006E6534" w14:paraId="52C0C8B4" w14:textId="77777777" w:rsidTr="00787A04">
        <w:tc>
          <w:tcPr>
            <w:tcW w:w="839" w:type="dxa"/>
          </w:tcPr>
          <w:p w14:paraId="43A62743" w14:textId="77777777" w:rsidR="005713FE" w:rsidRPr="006E6534" w:rsidRDefault="005713FE">
            <w:pPr>
              <w:spacing w:line="240" w:lineRule="auto"/>
              <w:ind w:firstLine="0"/>
              <w:rPr>
                <w:rFonts w:cs="Times New Roman"/>
                <w:color w:val="000000" w:themeColor="text1"/>
                <w:sz w:val="22"/>
                <w:lang w:val="en-US"/>
                <w:rPrChange w:id="5734" w:author="N F" w:date="2023-12-05T03:08:00Z">
                  <w:rPr>
                    <w:rFonts w:cs="Times New Roman"/>
                    <w:sz w:val="22"/>
                    <w:lang w:val="en-US"/>
                  </w:rPr>
                </w:rPrChange>
              </w:rPr>
              <w:pPrChange w:id="5735" w:author="N F" w:date="2023-08-06T15:38:00Z">
                <w:pPr>
                  <w:ind w:firstLine="0"/>
                </w:pPr>
              </w:pPrChange>
            </w:pPr>
            <w:r w:rsidRPr="006E6534">
              <w:rPr>
                <w:rFonts w:cs="Times New Roman"/>
                <w:color w:val="000000" w:themeColor="text1"/>
                <w:sz w:val="22"/>
                <w:lang w:val="en-US"/>
                <w:rPrChange w:id="5736" w:author="N F" w:date="2023-12-05T03:08:00Z">
                  <w:rPr>
                    <w:rFonts w:cs="Times New Roman"/>
                    <w:sz w:val="22"/>
                    <w:lang w:val="en-US"/>
                  </w:rPr>
                </w:rPrChange>
              </w:rPr>
              <w:t>ACK1</w:t>
            </w:r>
          </w:p>
        </w:tc>
        <w:tc>
          <w:tcPr>
            <w:tcW w:w="1573" w:type="dxa"/>
          </w:tcPr>
          <w:p w14:paraId="583D01FE" w14:textId="77777777" w:rsidR="005713FE" w:rsidRPr="006E6534" w:rsidRDefault="005713FE">
            <w:pPr>
              <w:spacing w:line="240" w:lineRule="auto"/>
              <w:ind w:firstLine="0"/>
              <w:rPr>
                <w:rFonts w:cs="Times New Roman"/>
                <w:color w:val="000000" w:themeColor="text1"/>
                <w:sz w:val="22"/>
                <w:rPrChange w:id="5737" w:author="N F" w:date="2023-12-05T03:08:00Z">
                  <w:rPr>
                    <w:rFonts w:cs="Times New Roman"/>
                    <w:sz w:val="22"/>
                  </w:rPr>
                </w:rPrChange>
              </w:rPr>
              <w:pPrChange w:id="5738" w:author="N F" w:date="2023-08-06T15:38:00Z">
                <w:pPr>
                  <w:ind w:firstLine="0"/>
                </w:pPr>
              </w:pPrChange>
            </w:pPr>
            <w:r w:rsidRPr="006E6534">
              <w:rPr>
                <w:rFonts w:cs="Times New Roman"/>
                <w:color w:val="000000" w:themeColor="text1"/>
                <w:sz w:val="22"/>
                <w:rPrChange w:id="5739" w:author="N F" w:date="2023-12-05T03:08:00Z">
                  <w:rPr>
                    <w:rFonts w:cs="Times New Roman"/>
                    <w:sz w:val="22"/>
                  </w:rPr>
                </w:rPrChange>
              </w:rPr>
              <w:t>100</w:t>
            </w:r>
          </w:p>
        </w:tc>
        <w:tc>
          <w:tcPr>
            <w:tcW w:w="1263" w:type="dxa"/>
          </w:tcPr>
          <w:p w14:paraId="37824025" w14:textId="77777777" w:rsidR="005713FE" w:rsidRPr="006E6534" w:rsidRDefault="005713FE">
            <w:pPr>
              <w:spacing w:line="240" w:lineRule="auto"/>
              <w:ind w:firstLine="0"/>
              <w:rPr>
                <w:rFonts w:cs="Times New Roman"/>
                <w:color w:val="000000" w:themeColor="text1"/>
                <w:sz w:val="22"/>
                <w:rPrChange w:id="5740" w:author="N F" w:date="2023-12-05T03:08:00Z">
                  <w:rPr>
                    <w:rFonts w:cs="Times New Roman"/>
                    <w:sz w:val="22"/>
                  </w:rPr>
                </w:rPrChange>
              </w:rPr>
              <w:pPrChange w:id="5741" w:author="N F" w:date="2023-08-06T15:38:00Z">
                <w:pPr>
                  <w:ind w:firstLine="0"/>
                </w:pPr>
              </w:pPrChange>
            </w:pPr>
            <w:r w:rsidRPr="006E6534">
              <w:rPr>
                <w:rFonts w:cs="Times New Roman"/>
                <w:color w:val="000000" w:themeColor="text1"/>
                <w:sz w:val="22"/>
                <w:rPrChange w:id="5742" w:author="N F" w:date="2023-12-05T03:08:00Z">
                  <w:rPr>
                    <w:rFonts w:cs="Times New Roman"/>
                    <w:sz w:val="22"/>
                  </w:rPr>
                </w:rPrChange>
              </w:rPr>
              <w:t>71</w:t>
            </w:r>
          </w:p>
        </w:tc>
        <w:tc>
          <w:tcPr>
            <w:tcW w:w="1572" w:type="dxa"/>
          </w:tcPr>
          <w:p w14:paraId="1AE3A13D" w14:textId="77777777" w:rsidR="005713FE" w:rsidRPr="006E6534" w:rsidRDefault="005713FE">
            <w:pPr>
              <w:spacing w:line="240" w:lineRule="auto"/>
              <w:ind w:firstLine="0"/>
              <w:rPr>
                <w:rFonts w:cs="Times New Roman"/>
                <w:color w:val="000000" w:themeColor="text1"/>
                <w:sz w:val="22"/>
                <w:lang w:val="en-US"/>
                <w:rPrChange w:id="5743" w:author="N F" w:date="2023-12-05T03:08:00Z">
                  <w:rPr>
                    <w:rFonts w:cs="Times New Roman"/>
                    <w:sz w:val="22"/>
                    <w:lang w:val="en-US"/>
                  </w:rPr>
                </w:rPrChange>
              </w:rPr>
              <w:pPrChange w:id="5744" w:author="N F" w:date="2023-08-06T15:38:00Z">
                <w:pPr>
                  <w:ind w:firstLine="0"/>
                </w:pPr>
              </w:pPrChange>
            </w:pPr>
            <w:r w:rsidRPr="006E6534">
              <w:rPr>
                <w:rFonts w:cs="Times New Roman"/>
                <w:color w:val="000000" w:themeColor="text1"/>
                <w:sz w:val="22"/>
                <w:lang w:val="en-US"/>
                <w:rPrChange w:id="5745" w:author="N F" w:date="2023-12-05T03:08:00Z">
                  <w:rPr>
                    <w:rFonts w:cs="Times New Roman"/>
                    <w:sz w:val="22"/>
                    <w:lang w:val="en-US"/>
                  </w:rPr>
                </w:rPrChange>
              </w:rPr>
              <w:t>100</w:t>
            </w:r>
          </w:p>
        </w:tc>
        <w:tc>
          <w:tcPr>
            <w:tcW w:w="1263" w:type="dxa"/>
          </w:tcPr>
          <w:p w14:paraId="29AD53D0" w14:textId="77777777" w:rsidR="005713FE" w:rsidRPr="006E6534" w:rsidRDefault="005713FE">
            <w:pPr>
              <w:spacing w:line="240" w:lineRule="auto"/>
              <w:ind w:firstLine="0"/>
              <w:rPr>
                <w:rFonts w:cs="Times New Roman"/>
                <w:color w:val="000000" w:themeColor="text1"/>
                <w:sz w:val="22"/>
                <w:rPrChange w:id="5746" w:author="N F" w:date="2023-12-05T03:08:00Z">
                  <w:rPr>
                    <w:rFonts w:cs="Times New Roman"/>
                    <w:sz w:val="22"/>
                  </w:rPr>
                </w:rPrChange>
              </w:rPr>
              <w:pPrChange w:id="5747" w:author="N F" w:date="2023-08-06T15:38:00Z">
                <w:pPr>
                  <w:ind w:firstLine="0"/>
                </w:pPr>
              </w:pPrChange>
            </w:pPr>
            <w:r w:rsidRPr="006E6534">
              <w:rPr>
                <w:rFonts w:cs="Times New Roman"/>
                <w:color w:val="000000" w:themeColor="text1"/>
                <w:sz w:val="22"/>
                <w:rPrChange w:id="5748" w:author="N F" w:date="2023-12-05T03:08:00Z">
                  <w:rPr>
                    <w:rFonts w:cs="Times New Roman"/>
                    <w:sz w:val="22"/>
                  </w:rPr>
                </w:rPrChange>
              </w:rPr>
              <w:t>27</w:t>
            </w:r>
          </w:p>
        </w:tc>
        <w:tc>
          <w:tcPr>
            <w:tcW w:w="1572" w:type="dxa"/>
          </w:tcPr>
          <w:p w14:paraId="7975244E" w14:textId="77777777" w:rsidR="005713FE" w:rsidRPr="006E6534" w:rsidRDefault="005713FE">
            <w:pPr>
              <w:spacing w:line="240" w:lineRule="auto"/>
              <w:ind w:firstLine="0"/>
              <w:rPr>
                <w:rFonts w:cs="Times New Roman"/>
                <w:color w:val="000000" w:themeColor="text1"/>
                <w:sz w:val="22"/>
                <w:rPrChange w:id="5749" w:author="N F" w:date="2023-12-05T03:08:00Z">
                  <w:rPr>
                    <w:rFonts w:cs="Times New Roman"/>
                    <w:sz w:val="22"/>
                  </w:rPr>
                </w:rPrChange>
              </w:rPr>
              <w:pPrChange w:id="5750" w:author="N F" w:date="2023-08-06T15:38:00Z">
                <w:pPr>
                  <w:ind w:firstLine="0"/>
                </w:pPr>
              </w:pPrChange>
            </w:pPr>
            <w:r w:rsidRPr="006E6534">
              <w:rPr>
                <w:rFonts w:cs="Times New Roman"/>
                <w:color w:val="000000" w:themeColor="text1"/>
                <w:sz w:val="22"/>
                <w:rPrChange w:id="5751" w:author="N F" w:date="2023-12-05T03:08:00Z">
                  <w:rPr>
                    <w:rFonts w:cs="Times New Roman"/>
                    <w:sz w:val="22"/>
                  </w:rPr>
                </w:rPrChange>
              </w:rPr>
              <w:t>76</w:t>
            </w:r>
          </w:p>
        </w:tc>
        <w:tc>
          <w:tcPr>
            <w:tcW w:w="1263" w:type="dxa"/>
          </w:tcPr>
          <w:p w14:paraId="1DFECB0F" w14:textId="77777777" w:rsidR="005713FE" w:rsidRPr="006E6534" w:rsidRDefault="005713FE">
            <w:pPr>
              <w:spacing w:line="240" w:lineRule="auto"/>
              <w:ind w:firstLine="0"/>
              <w:rPr>
                <w:rFonts w:cs="Times New Roman"/>
                <w:color w:val="000000" w:themeColor="text1"/>
                <w:sz w:val="22"/>
                <w:rPrChange w:id="5752" w:author="N F" w:date="2023-12-05T03:08:00Z">
                  <w:rPr>
                    <w:rFonts w:cs="Times New Roman"/>
                    <w:sz w:val="22"/>
                  </w:rPr>
                </w:rPrChange>
              </w:rPr>
              <w:pPrChange w:id="5753" w:author="N F" w:date="2023-08-06T15:38:00Z">
                <w:pPr>
                  <w:ind w:firstLine="0"/>
                </w:pPr>
              </w:pPrChange>
            </w:pPr>
            <w:r w:rsidRPr="006E6534">
              <w:rPr>
                <w:rFonts w:cs="Times New Roman"/>
                <w:color w:val="000000" w:themeColor="text1"/>
                <w:sz w:val="22"/>
                <w:rPrChange w:id="5754" w:author="N F" w:date="2023-12-05T03:08:00Z">
                  <w:rPr>
                    <w:rFonts w:cs="Times New Roman"/>
                    <w:sz w:val="22"/>
                  </w:rPr>
                </w:rPrChange>
              </w:rPr>
              <w:t>156</w:t>
            </w:r>
          </w:p>
        </w:tc>
      </w:tr>
      <w:tr w:rsidR="006E6534" w:rsidRPr="006E6534" w14:paraId="0F82FD51" w14:textId="77777777" w:rsidTr="00787A04">
        <w:tc>
          <w:tcPr>
            <w:tcW w:w="839" w:type="dxa"/>
          </w:tcPr>
          <w:p w14:paraId="48E07B74" w14:textId="77777777" w:rsidR="005713FE" w:rsidRPr="006E6534" w:rsidRDefault="005713FE">
            <w:pPr>
              <w:spacing w:line="240" w:lineRule="auto"/>
              <w:ind w:firstLine="0"/>
              <w:rPr>
                <w:rFonts w:cs="Times New Roman"/>
                <w:color w:val="000000" w:themeColor="text1"/>
                <w:sz w:val="22"/>
                <w:lang w:val="en-US"/>
                <w:rPrChange w:id="5755" w:author="N F" w:date="2023-12-05T03:08:00Z">
                  <w:rPr>
                    <w:rFonts w:cs="Times New Roman"/>
                    <w:sz w:val="22"/>
                    <w:lang w:val="en-US"/>
                  </w:rPr>
                </w:rPrChange>
              </w:rPr>
              <w:pPrChange w:id="5756" w:author="N F" w:date="2023-08-06T15:38:00Z">
                <w:pPr>
                  <w:ind w:firstLine="0"/>
                </w:pPr>
              </w:pPrChange>
            </w:pPr>
            <w:r w:rsidRPr="006E6534">
              <w:rPr>
                <w:rFonts w:cs="Times New Roman"/>
                <w:color w:val="000000" w:themeColor="text1"/>
                <w:sz w:val="22"/>
                <w:lang w:val="en-US"/>
                <w:rPrChange w:id="5757" w:author="N F" w:date="2023-12-05T03:08:00Z">
                  <w:rPr>
                    <w:rFonts w:cs="Times New Roman"/>
                    <w:sz w:val="22"/>
                    <w:lang w:val="en-US"/>
                  </w:rPr>
                </w:rPrChange>
              </w:rPr>
              <w:t>ALK</w:t>
            </w:r>
          </w:p>
        </w:tc>
        <w:tc>
          <w:tcPr>
            <w:tcW w:w="1573" w:type="dxa"/>
          </w:tcPr>
          <w:p w14:paraId="66ECF7B7" w14:textId="77777777" w:rsidR="005713FE" w:rsidRPr="006E6534" w:rsidRDefault="005713FE">
            <w:pPr>
              <w:spacing w:line="240" w:lineRule="auto"/>
              <w:ind w:firstLine="0"/>
              <w:rPr>
                <w:rFonts w:cs="Times New Roman"/>
                <w:color w:val="000000" w:themeColor="text1"/>
                <w:sz w:val="22"/>
                <w:rPrChange w:id="5758" w:author="N F" w:date="2023-12-05T03:08:00Z">
                  <w:rPr>
                    <w:rFonts w:cs="Times New Roman"/>
                    <w:sz w:val="22"/>
                  </w:rPr>
                </w:rPrChange>
              </w:rPr>
              <w:pPrChange w:id="5759" w:author="N F" w:date="2023-08-06T15:38:00Z">
                <w:pPr>
                  <w:ind w:firstLine="0"/>
                </w:pPr>
              </w:pPrChange>
            </w:pPr>
            <w:r w:rsidRPr="006E6534">
              <w:rPr>
                <w:rFonts w:cs="Times New Roman"/>
                <w:color w:val="000000" w:themeColor="text1"/>
                <w:sz w:val="22"/>
                <w:rPrChange w:id="5760" w:author="N F" w:date="2023-12-05T03:08:00Z">
                  <w:rPr>
                    <w:rFonts w:cs="Times New Roman"/>
                    <w:sz w:val="22"/>
                  </w:rPr>
                </w:rPrChange>
              </w:rPr>
              <w:t>66</w:t>
            </w:r>
          </w:p>
        </w:tc>
        <w:tc>
          <w:tcPr>
            <w:tcW w:w="1263" w:type="dxa"/>
          </w:tcPr>
          <w:p w14:paraId="2BE81ADF" w14:textId="77777777" w:rsidR="005713FE" w:rsidRPr="006E6534" w:rsidRDefault="005713FE">
            <w:pPr>
              <w:spacing w:line="240" w:lineRule="auto"/>
              <w:ind w:firstLine="0"/>
              <w:rPr>
                <w:rFonts w:cs="Times New Roman"/>
                <w:color w:val="000000" w:themeColor="text1"/>
                <w:sz w:val="22"/>
                <w:rPrChange w:id="5761" w:author="N F" w:date="2023-12-05T03:08:00Z">
                  <w:rPr>
                    <w:rFonts w:cs="Times New Roman"/>
                    <w:sz w:val="22"/>
                  </w:rPr>
                </w:rPrChange>
              </w:rPr>
              <w:pPrChange w:id="5762" w:author="N F" w:date="2023-08-06T15:38:00Z">
                <w:pPr>
                  <w:ind w:firstLine="0"/>
                </w:pPr>
              </w:pPrChange>
            </w:pPr>
            <w:r w:rsidRPr="006E6534">
              <w:rPr>
                <w:rFonts w:cs="Times New Roman"/>
                <w:color w:val="000000" w:themeColor="text1"/>
                <w:sz w:val="22"/>
                <w:rPrChange w:id="5763" w:author="N F" w:date="2023-12-05T03:08:00Z">
                  <w:rPr>
                    <w:rFonts w:cs="Times New Roman"/>
                    <w:sz w:val="22"/>
                  </w:rPr>
                </w:rPrChange>
              </w:rPr>
              <w:t>231</w:t>
            </w:r>
          </w:p>
        </w:tc>
        <w:tc>
          <w:tcPr>
            <w:tcW w:w="1572" w:type="dxa"/>
          </w:tcPr>
          <w:p w14:paraId="025BAC5D" w14:textId="77777777" w:rsidR="005713FE" w:rsidRPr="006E6534" w:rsidRDefault="005713FE">
            <w:pPr>
              <w:spacing w:line="240" w:lineRule="auto"/>
              <w:ind w:firstLine="0"/>
              <w:rPr>
                <w:rFonts w:cs="Times New Roman"/>
                <w:color w:val="000000" w:themeColor="text1"/>
                <w:sz w:val="22"/>
                <w:lang w:val="en-US"/>
                <w:rPrChange w:id="5764" w:author="N F" w:date="2023-12-05T03:08:00Z">
                  <w:rPr>
                    <w:rFonts w:cs="Times New Roman"/>
                    <w:sz w:val="22"/>
                    <w:lang w:val="en-US"/>
                  </w:rPr>
                </w:rPrChange>
              </w:rPr>
              <w:pPrChange w:id="5765" w:author="N F" w:date="2023-08-06T15:38:00Z">
                <w:pPr>
                  <w:ind w:firstLine="0"/>
                </w:pPr>
              </w:pPrChange>
            </w:pPr>
            <w:r w:rsidRPr="006E6534">
              <w:rPr>
                <w:rFonts w:cs="Times New Roman"/>
                <w:color w:val="000000" w:themeColor="text1"/>
                <w:sz w:val="22"/>
                <w:lang w:val="en-US"/>
                <w:rPrChange w:id="5766" w:author="N F" w:date="2023-12-05T03:08:00Z">
                  <w:rPr>
                    <w:rFonts w:cs="Times New Roman"/>
                    <w:sz w:val="22"/>
                    <w:lang w:val="en-US"/>
                  </w:rPr>
                </w:rPrChange>
              </w:rPr>
              <w:t>89</w:t>
            </w:r>
          </w:p>
        </w:tc>
        <w:tc>
          <w:tcPr>
            <w:tcW w:w="1263" w:type="dxa"/>
          </w:tcPr>
          <w:p w14:paraId="11F02CFA" w14:textId="77777777" w:rsidR="005713FE" w:rsidRPr="006E6534" w:rsidRDefault="005713FE">
            <w:pPr>
              <w:spacing w:line="240" w:lineRule="auto"/>
              <w:ind w:firstLine="0"/>
              <w:rPr>
                <w:rFonts w:cs="Times New Roman"/>
                <w:color w:val="000000" w:themeColor="text1"/>
                <w:sz w:val="22"/>
                <w:rPrChange w:id="5767" w:author="N F" w:date="2023-12-05T03:08:00Z">
                  <w:rPr>
                    <w:rFonts w:cs="Times New Roman"/>
                    <w:sz w:val="22"/>
                  </w:rPr>
                </w:rPrChange>
              </w:rPr>
              <w:pPrChange w:id="5768" w:author="N F" w:date="2023-08-06T15:38:00Z">
                <w:pPr>
                  <w:ind w:firstLine="0"/>
                </w:pPr>
              </w:pPrChange>
            </w:pPr>
            <w:r w:rsidRPr="006E6534">
              <w:rPr>
                <w:rFonts w:cs="Times New Roman"/>
                <w:color w:val="000000" w:themeColor="text1"/>
                <w:sz w:val="22"/>
                <w:rPrChange w:id="5769" w:author="N F" w:date="2023-12-05T03:08:00Z">
                  <w:rPr>
                    <w:rFonts w:cs="Times New Roman"/>
                    <w:sz w:val="22"/>
                  </w:rPr>
                </w:rPrChange>
              </w:rPr>
              <w:t>97</w:t>
            </w:r>
          </w:p>
        </w:tc>
        <w:tc>
          <w:tcPr>
            <w:tcW w:w="1572" w:type="dxa"/>
          </w:tcPr>
          <w:p w14:paraId="45FA2759" w14:textId="77777777" w:rsidR="005713FE" w:rsidRPr="006E6534" w:rsidRDefault="005713FE">
            <w:pPr>
              <w:spacing w:line="240" w:lineRule="auto"/>
              <w:ind w:firstLine="0"/>
              <w:rPr>
                <w:rFonts w:cs="Times New Roman"/>
                <w:color w:val="000000" w:themeColor="text1"/>
                <w:sz w:val="22"/>
                <w:rPrChange w:id="5770" w:author="N F" w:date="2023-12-05T03:08:00Z">
                  <w:rPr>
                    <w:rFonts w:cs="Times New Roman"/>
                    <w:sz w:val="22"/>
                  </w:rPr>
                </w:rPrChange>
              </w:rPr>
              <w:pPrChange w:id="5771" w:author="N F" w:date="2023-08-06T15:38:00Z">
                <w:pPr>
                  <w:ind w:firstLine="0"/>
                </w:pPr>
              </w:pPrChange>
            </w:pPr>
            <w:r w:rsidRPr="006E6534">
              <w:rPr>
                <w:rFonts w:cs="Times New Roman"/>
                <w:color w:val="000000" w:themeColor="text1"/>
                <w:sz w:val="22"/>
                <w:rPrChange w:id="5772" w:author="N F" w:date="2023-12-05T03:08:00Z">
                  <w:rPr>
                    <w:rFonts w:cs="Times New Roman"/>
                    <w:sz w:val="22"/>
                  </w:rPr>
                </w:rPrChange>
              </w:rPr>
              <w:t>58</w:t>
            </w:r>
          </w:p>
        </w:tc>
        <w:tc>
          <w:tcPr>
            <w:tcW w:w="1263" w:type="dxa"/>
          </w:tcPr>
          <w:p w14:paraId="28C4587A" w14:textId="77777777" w:rsidR="005713FE" w:rsidRPr="006E6534" w:rsidRDefault="005713FE">
            <w:pPr>
              <w:spacing w:line="240" w:lineRule="auto"/>
              <w:ind w:firstLine="0"/>
              <w:rPr>
                <w:rFonts w:cs="Times New Roman"/>
                <w:color w:val="000000" w:themeColor="text1"/>
                <w:sz w:val="22"/>
                <w:rPrChange w:id="5773" w:author="N F" w:date="2023-12-05T03:08:00Z">
                  <w:rPr>
                    <w:rFonts w:cs="Times New Roman"/>
                    <w:sz w:val="22"/>
                  </w:rPr>
                </w:rPrChange>
              </w:rPr>
              <w:pPrChange w:id="5774" w:author="N F" w:date="2023-08-06T15:38:00Z">
                <w:pPr>
                  <w:ind w:firstLine="0"/>
                </w:pPr>
              </w:pPrChange>
            </w:pPr>
            <w:r w:rsidRPr="006E6534">
              <w:rPr>
                <w:rFonts w:cs="Times New Roman"/>
                <w:color w:val="000000" w:themeColor="text1"/>
                <w:sz w:val="22"/>
                <w:rPrChange w:id="5775" w:author="N F" w:date="2023-12-05T03:08:00Z">
                  <w:rPr>
                    <w:rFonts w:cs="Times New Roman"/>
                    <w:sz w:val="22"/>
                  </w:rPr>
                </w:rPrChange>
              </w:rPr>
              <w:t>420</w:t>
            </w:r>
          </w:p>
        </w:tc>
      </w:tr>
      <w:tr w:rsidR="006E6534" w:rsidRPr="006E6534" w14:paraId="391C380C" w14:textId="77777777" w:rsidTr="00787A04">
        <w:tc>
          <w:tcPr>
            <w:tcW w:w="839" w:type="dxa"/>
          </w:tcPr>
          <w:p w14:paraId="2F3CBA5C" w14:textId="77777777" w:rsidR="005713FE" w:rsidRPr="006E6534" w:rsidRDefault="005713FE">
            <w:pPr>
              <w:spacing w:line="240" w:lineRule="auto"/>
              <w:ind w:firstLine="0"/>
              <w:rPr>
                <w:rFonts w:cs="Times New Roman"/>
                <w:color w:val="000000" w:themeColor="text1"/>
                <w:sz w:val="22"/>
                <w:lang w:val="en-US"/>
                <w:rPrChange w:id="5776" w:author="N F" w:date="2023-12-05T03:08:00Z">
                  <w:rPr>
                    <w:rFonts w:cs="Times New Roman"/>
                    <w:sz w:val="22"/>
                    <w:lang w:val="en-US"/>
                  </w:rPr>
                </w:rPrChange>
              </w:rPr>
              <w:pPrChange w:id="5777" w:author="N F" w:date="2023-08-06T15:38:00Z">
                <w:pPr>
                  <w:ind w:firstLine="0"/>
                </w:pPr>
              </w:pPrChange>
            </w:pPr>
            <w:r w:rsidRPr="006E6534">
              <w:rPr>
                <w:rFonts w:cs="Times New Roman"/>
                <w:color w:val="000000" w:themeColor="text1"/>
                <w:sz w:val="22"/>
                <w:lang w:val="en-US"/>
                <w:rPrChange w:id="5778" w:author="N F" w:date="2023-12-05T03:08:00Z">
                  <w:rPr>
                    <w:rFonts w:cs="Times New Roman"/>
                    <w:sz w:val="22"/>
                    <w:lang w:val="en-US"/>
                  </w:rPr>
                </w:rPrChange>
              </w:rPr>
              <w:t>BLK</w:t>
            </w:r>
          </w:p>
        </w:tc>
        <w:tc>
          <w:tcPr>
            <w:tcW w:w="1573" w:type="dxa"/>
          </w:tcPr>
          <w:p w14:paraId="47C61C29" w14:textId="77777777" w:rsidR="005713FE" w:rsidRPr="006E6534" w:rsidRDefault="005713FE">
            <w:pPr>
              <w:spacing w:line="240" w:lineRule="auto"/>
              <w:ind w:firstLine="0"/>
              <w:rPr>
                <w:rFonts w:cs="Times New Roman"/>
                <w:color w:val="000000" w:themeColor="text1"/>
                <w:sz w:val="22"/>
                <w:rPrChange w:id="5779" w:author="N F" w:date="2023-12-05T03:08:00Z">
                  <w:rPr>
                    <w:rFonts w:cs="Times New Roman"/>
                    <w:sz w:val="22"/>
                  </w:rPr>
                </w:rPrChange>
              </w:rPr>
              <w:pPrChange w:id="5780" w:author="N F" w:date="2023-08-06T15:38:00Z">
                <w:pPr>
                  <w:ind w:firstLine="0"/>
                </w:pPr>
              </w:pPrChange>
            </w:pPr>
            <w:r w:rsidRPr="006E6534">
              <w:rPr>
                <w:rFonts w:cs="Times New Roman"/>
                <w:color w:val="000000" w:themeColor="text1"/>
                <w:sz w:val="22"/>
                <w:rPrChange w:id="5781" w:author="N F" w:date="2023-12-05T03:08:00Z">
                  <w:rPr>
                    <w:rFonts w:cs="Times New Roman"/>
                    <w:sz w:val="22"/>
                  </w:rPr>
                </w:rPrChange>
              </w:rPr>
              <w:t>100</w:t>
            </w:r>
          </w:p>
        </w:tc>
        <w:tc>
          <w:tcPr>
            <w:tcW w:w="1263" w:type="dxa"/>
          </w:tcPr>
          <w:p w14:paraId="16332857" w14:textId="77777777" w:rsidR="005713FE" w:rsidRPr="006E6534" w:rsidRDefault="005713FE">
            <w:pPr>
              <w:spacing w:line="240" w:lineRule="auto"/>
              <w:ind w:firstLine="0"/>
              <w:rPr>
                <w:rFonts w:cs="Times New Roman"/>
                <w:color w:val="000000" w:themeColor="text1"/>
                <w:sz w:val="22"/>
                <w:rPrChange w:id="5782" w:author="N F" w:date="2023-12-05T03:08:00Z">
                  <w:rPr>
                    <w:rFonts w:cs="Times New Roman"/>
                    <w:sz w:val="22"/>
                  </w:rPr>
                </w:rPrChange>
              </w:rPr>
              <w:pPrChange w:id="5783" w:author="N F" w:date="2023-08-06T15:38:00Z">
                <w:pPr>
                  <w:ind w:firstLine="0"/>
                </w:pPr>
              </w:pPrChange>
            </w:pPr>
            <w:r w:rsidRPr="006E6534">
              <w:rPr>
                <w:rFonts w:cs="Times New Roman"/>
                <w:color w:val="000000" w:themeColor="text1"/>
                <w:sz w:val="22"/>
                <w:rPrChange w:id="5784" w:author="N F" w:date="2023-12-05T03:08:00Z">
                  <w:rPr>
                    <w:rFonts w:cs="Times New Roman"/>
                    <w:sz w:val="22"/>
                  </w:rPr>
                </w:rPrChange>
              </w:rPr>
              <w:t>168</w:t>
            </w:r>
          </w:p>
        </w:tc>
        <w:tc>
          <w:tcPr>
            <w:tcW w:w="1572" w:type="dxa"/>
          </w:tcPr>
          <w:p w14:paraId="439F441B" w14:textId="77777777" w:rsidR="005713FE" w:rsidRPr="006E6534" w:rsidRDefault="005713FE">
            <w:pPr>
              <w:spacing w:line="240" w:lineRule="auto"/>
              <w:ind w:firstLine="0"/>
              <w:rPr>
                <w:rFonts w:cs="Times New Roman"/>
                <w:color w:val="000000" w:themeColor="text1"/>
                <w:sz w:val="22"/>
                <w:rPrChange w:id="5785" w:author="N F" w:date="2023-12-05T03:08:00Z">
                  <w:rPr>
                    <w:rFonts w:cs="Times New Roman"/>
                    <w:sz w:val="22"/>
                  </w:rPr>
                </w:rPrChange>
              </w:rPr>
              <w:pPrChange w:id="5786" w:author="N F" w:date="2023-08-06T15:38:00Z">
                <w:pPr>
                  <w:ind w:firstLine="0"/>
                </w:pPr>
              </w:pPrChange>
            </w:pPr>
            <w:r w:rsidRPr="006E6534">
              <w:rPr>
                <w:rFonts w:cs="Times New Roman"/>
                <w:color w:val="000000" w:themeColor="text1"/>
                <w:sz w:val="22"/>
                <w:rPrChange w:id="5787" w:author="N F" w:date="2023-12-05T03:08:00Z">
                  <w:rPr>
                    <w:rFonts w:cs="Times New Roman"/>
                    <w:sz w:val="22"/>
                  </w:rPr>
                </w:rPrChange>
              </w:rPr>
              <w:t>100</w:t>
            </w:r>
          </w:p>
        </w:tc>
        <w:tc>
          <w:tcPr>
            <w:tcW w:w="1263" w:type="dxa"/>
          </w:tcPr>
          <w:p w14:paraId="5004A9FB" w14:textId="77777777" w:rsidR="005713FE" w:rsidRPr="006E6534" w:rsidRDefault="005713FE">
            <w:pPr>
              <w:spacing w:line="240" w:lineRule="auto"/>
              <w:ind w:firstLine="0"/>
              <w:rPr>
                <w:rFonts w:cs="Times New Roman"/>
                <w:color w:val="000000" w:themeColor="text1"/>
                <w:sz w:val="22"/>
                <w:rPrChange w:id="5788" w:author="N F" w:date="2023-12-05T03:08:00Z">
                  <w:rPr>
                    <w:rFonts w:cs="Times New Roman"/>
                    <w:sz w:val="22"/>
                  </w:rPr>
                </w:rPrChange>
              </w:rPr>
              <w:pPrChange w:id="5789" w:author="N F" w:date="2023-08-06T15:38:00Z">
                <w:pPr>
                  <w:ind w:firstLine="0"/>
                </w:pPr>
              </w:pPrChange>
            </w:pPr>
            <w:r w:rsidRPr="006E6534">
              <w:rPr>
                <w:rFonts w:cs="Times New Roman"/>
                <w:color w:val="000000" w:themeColor="text1"/>
                <w:sz w:val="22"/>
                <w:rPrChange w:id="5790" w:author="N F" w:date="2023-12-05T03:08:00Z">
                  <w:rPr>
                    <w:rFonts w:cs="Times New Roman"/>
                    <w:sz w:val="22"/>
                  </w:rPr>
                </w:rPrChange>
              </w:rPr>
              <w:t>27</w:t>
            </w:r>
          </w:p>
        </w:tc>
        <w:tc>
          <w:tcPr>
            <w:tcW w:w="1572" w:type="dxa"/>
          </w:tcPr>
          <w:p w14:paraId="5DF9EAC8" w14:textId="77777777" w:rsidR="005713FE" w:rsidRPr="006E6534" w:rsidRDefault="005713FE">
            <w:pPr>
              <w:spacing w:line="240" w:lineRule="auto"/>
              <w:ind w:firstLine="0"/>
              <w:rPr>
                <w:rFonts w:cs="Times New Roman"/>
                <w:color w:val="000000" w:themeColor="text1"/>
                <w:sz w:val="22"/>
                <w:rPrChange w:id="5791" w:author="N F" w:date="2023-12-05T03:08:00Z">
                  <w:rPr>
                    <w:rFonts w:cs="Times New Roman"/>
                    <w:sz w:val="22"/>
                  </w:rPr>
                </w:rPrChange>
              </w:rPr>
              <w:pPrChange w:id="5792" w:author="N F" w:date="2023-08-06T15:38:00Z">
                <w:pPr>
                  <w:ind w:firstLine="0"/>
                </w:pPr>
              </w:pPrChange>
            </w:pPr>
            <w:r w:rsidRPr="006E6534">
              <w:rPr>
                <w:rFonts w:cs="Times New Roman"/>
                <w:color w:val="000000" w:themeColor="text1"/>
                <w:sz w:val="22"/>
                <w:rPrChange w:id="5793" w:author="N F" w:date="2023-12-05T03:08:00Z">
                  <w:rPr>
                    <w:rFonts w:cs="Times New Roman"/>
                    <w:sz w:val="22"/>
                  </w:rPr>
                </w:rPrChange>
              </w:rPr>
              <w:t>50</w:t>
            </w:r>
          </w:p>
        </w:tc>
        <w:tc>
          <w:tcPr>
            <w:tcW w:w="1263" w:type="dxa"/>
          </w:tcPr>
          <w:p w14:paraId="57B0EA60" w14:textId="77777777" w:rsidR="005713FE" w:rsidRPr="006E6534" w:rsidRDefault="005713FE">
            <w:pPr>
              <w:spacing w:line="240" w:lineRule="auto"/>
              <w:ind w:firstLine="0"/>
              <w:rPr>
                <w:rFonts w:cs="Times New Roman"/>
                <w:color w:val="000000" w:themeColor="text1"/>
                <w:sz w:val="22"/>
                <w:rPrChange w:id="5794" w:author="N F" w:date="2023-12-05T03:08:00Z">
                  <w:rPr>
                    <w:rFonts w:cs="Times New Roman"/>
                    <w:sz w:val="22"/>
                  </w:rPr>
                </w:rPrChange>
              </w:rPr>
              <w:pPrChange w:id="5795" w:author="N F" w:date="2023-08-06T15:38:00Z">
                <w:pPr>
                  <w:ind w:firstLine="0"/>
                </w:pPr>
              </w:pPrChange>
            </w:pPr>
            <w:r w:rsidRPr="006E6534">
              <w:rPr>
                <w:rFonts w:cs="Times New Roman"/>
                <w:color w:val="000000" w:themeColor="text1"/>
                <w:sz w:val="22"/>
                <w:rPrChange w:id="5796" w:author="N F" w:date="2023-12-05T03:08:00Z">
                  <w:rPr>
                    <w:rFonts w:cs="Times New Roman"/>
                    <w:sz w:val="22"/>
                  </w:rPr>
                </w:rPrChange>
              </w:rPr>
              <w:t>977</w:t>
            </w:r>
          </w:p>
        </w:tc>
      </w:tr>
      <w:tr w:rsidR="006E6534" w:rsidRPr="006E6534" w14:paraId="2C0BB982" w14:textId="77777777" w:rsidTr="00787A04">
        <w:tc>
          <w:tcPr>
            <w:tcW w:w="839" w:type="dxa"/>
          </w:tcPr>
          <w:p w14:paraId="0A9EEFAA" w14:textId="77777777" w:rsidR="005713FE" w:rsidRPr="006E6534" w:rsidRDefault="005713FE">
            <w:pPr>
              <w:spacing w:line="240" w:lineRule="auto"/>
              <w:ind w:firstLine="0"/>
              <w:rPr>
                <w:rFonts w:cs="Times New Roman"/>
                <w:color w:val="000000" w:themeColor="text1"/>
                <w:sz w:val="22"/>
                <w:lang w:val="en-US"/>
                <w:rPrChange w:id="5797" w:author="N F" w:date="2023-12-05T03:08:00Z">
                  <w:rPr>
                    <w:rFonts w:cs="Times New Roman"/>
                    <w:sz w:val="22"/>
                    <w:lang w:val="en-US"/>
                  </w:rPr>
                </w:rPrChange>
              </w:rPr>
              <w:pPrChange w:id="5798" w:author="N F" w:date="2023-08-06T15:38:00Z">
                <w:pPr>
                  <w:ind w:firstLine="0"/>
                </w:pPr>
              </w:pPrChange>
            </w:pPr>
            <w:r w:rsidRPr="006E6534">
              <w:rPr>
                <w:rFonts w:cs="Times New Roman"/>
                <w:color w:val="000000" w:themeColor="text1"/>
                <w:sz w:val="22"/>
                <w:lang w:val="en-US"/>
                <w:rPrChange w:id="5799" w:author="N F" w:date="2023-12-05T03:08:00Z">
                  <w:rPr>
                    <w:rFonts w:cs="Times New Roman"/>
                    <w:sz w:val="22"/>
                    <w:lang w:val="en-US"/>
                  </w:rPr>
                </w:rPrChange>
              </w:rPr>
              <w:t>BMX</w:t>
            </w:r>
          </w:p>
        </w:tc>
        <w:tc>
          <w:tcPr>
            <w:tcW w:w="1573" w:type="dxa"/>
          </w:tcPr>
          <w:p w14:paraId="0E5D154B" w14:textId="77777777" w:rsidR="005713FE" w:rsidRPr="006E6534" w:rsidRDefault="005713FE">
            <w:pPr>
              <w:spacing w:line="240" w:lineRule="auto"/>
              <w:ind w:firstLine="0"/>
              <w:rPr>
                <w:rFonts w:cs="Times New Roman"/>
                <w:color w:val="000000" w:themeColor="text1"/>
                <w:sz w:val="22"/>
                <w:rPrChange w:id="5800" w:author="N F" w:date="2023-12-05T03:08:00Z">
                  <w:rPr>
                    <w:rFonts w:cs="Times New Roman"/>
                    <w:sz w:val="22"/>
                  </w:rPr>
                </w:rPrChange>
              </w:rPr>
              <w:pPrChange w:id="5801" w:author="N F" w:date="2023-08-06T15:38:00Z">
                <w:pPr>
                  <w:ind w:firstLine="0"/>
                </w:pPr>
              </w:pPrChange>
            </w:pPr>
            <w:r w:rsidRPr="006E6534">
              <w:rPr>
                <w:rFonts w:cs="Times New Roman"/>
                <w:color w:val="000000" w:themeColor="text1"/>
                <w:sz w:val="22"/>
                <w:rPrChange w:id="5802" w:author="N F" w:date="2023-12-05T03:08:00Z">
                  <w:rPr>
                    <w:rFonts w:cs="Times New Roman"/>
                    <w:sz w:val="22"/>
                  </w:rPr>
                </w:rPrChange>
              </w:rPr>
              <w:t>19</w:t>
            </w:r>
          </w:p>
        </w:tc>
        <w:tc>
          <w:tcPr>
            <w:tcW w:w="1263" w:type="dxa"/>
          </w:tcPr>
          <w:p w14:paraId="24068B21" w14:textId="77777777" w:rsidR="005713FE" w:rsidRPr="006E6534" w:rsidRDefault="005713FE">
            <w:pPr>
              <w:spacing w:line="240" w:lineRule="auto"/>
              <w:ind w:firstLine="0"/>
              <w:rPr>
                <w:rFonts w:cs="Times New Roman"/>
                <w:color w:val="000000" w:themeColor="text1"/>
                <w:sz w:val="22"/>
                <w:rPrChange w:id="5803" w:author="N F" w:date="2023-12-05T03:08:00Z">
                  <w:rPr>
                    <w:rFonts w:cs="Times New Roman"/>
                    <w:sz w:val="22"/>
                  </w:rPr>
                </w:rPrChange>
              </w:rPr>
              <w:pPrChange w:id="5804" w:author="N F" w:date="2023-08-06T15:38:00Z">
                <w:pPr>
                  <w:ind w:firstLine="0"/>
                </w:pPr>
              </w:pPrChange>
            </w:pPr>
            <w:r w:rsidRPr="006E6534">
              <w:rPr>
                <w:rFonts w:cs="Times New Roman"/>
                <w:color w:val="000000" w:themeColor="text1"/>
                <w:sz w:val="22"/>
                <w:rPrChange w:id="5805" w:author="N F" w:date="2023-12-05T03:08:00Z">
                  <w:rPr>
                    <w:rFonts w:cs="Times New Roman"/>
                    <w:sz w:val="22"/>
                  </w:rPr>
                </w:rPrChange>
              </w:rPr>
              <w:t>2425</w:t>
            </w:r>
          </w:p>
        </w:tc>
        <w:tc>
          <w:tcPr>
            <w:tcW w:w="1572" w:type="dxa"/>
          </w:tcPr>
          <w:p w14:paraId="2A144343" w14:textId="77777777" w:rsidR="005713FE" w:rsidRPr="006E6534" w:rsidRDefault="005713FE">
            <w:pPr>
              <w:spacing w:line="240" w:lineRule="auto"/>
              <w:ind w:firstLine="0"/>
              <w:rPr>
                <w:rFonts w:cs="Times New Roman"/>
                <w:color w:val="000000" w:themeColor="text1"/>
                <w:sz w:val="22"/>
                <w:rPrChange w:id="5806" w:author="N F" w:date="2023-12-05T03:08:00Z">
                  <w:rPr>
                    <w:rFonts w:cs="Times New Roman"/>
                    <w:sz w:val="22"/>
                  </w:rPr>
                </w:rPrChange>
              </w:rPr>
              <w:pPrChange w:id="5807" w:author="N F" w:date="2023-08-06T15:38:00Z">
                <w:pPr>
                  <w:ind w:firstLine="0"/>
                </w:pPr>
              </w:pPrChange>
            </w:pPr>
            <w:r w:rsidRPr="006E6534">
              <w:rPr>
                <w:rFonts w:cs="Times New Roman"/>
                <w:color w:val="000000" w:themeColor="text1"/>
                <w:sz w:val="22"/>
                <w:rPrChange w:id="5808" w:author="N F" w:date="2023-12-05T03:08:00Z">
                  <w:rPr>
                    <w:rFonts w:cs="Times New Roman"/>
                    <w:sz w:val="22"/>
                  </w:rPr>
                </w:rPrChange>
              </w:rPr>
              <w:t>68</w:t>
            </w:r>
          </w:p>
        </w:tc>
        <w:tc>
          <w:tcPr>
            <w:tcW w:w="1263" w:type="dxa"/>
          </w:tcPr>
          <w:p w14:paraId="666525BF" w14:textId="77777777" w:rsidR="005713FE" w:rsidRPr="006E6534" w:rsidRDefault="005713FE">
            <w:pPr>
              <w:spacing w:line="240" w:lineRule="auto"/>
              <w:ind w:firstLine="0"/>
              <w:rPr>
                <w:rFonts w:cs="Times New Roman"/>
                <w:color w:val="000000" w:themeColor="text1"/>
                <w:sz w:val="22"/>
                <w:rPrChange w:id="5809" w:author="N F" w:date="2023-12-05T03:08:00Z">
                  <w:rPr>
                    <w:rFonts w:cs="Times New Roman"/>
                    <w:sz w:val="22"/>
                  </w:rPr>
                </w:rPrChange>
              </w:rPr>
              <w:pPrChange w:id="5810" w:author="N F" w:date="2023-08-06T15:38:00Z">
                <w:pPr>
                  <w:ind w:firstLine="0"/>
                </w:pPr>
              </w:pPrChange>
            </w:pPr>
            <w:r w:rsidRPr="006E6534">
              <w:rPr>
                <w:rFonts w:cs="Times New Roman"/>
                <w:color w:val="000000" w:themeColor="text1"/>
                <w:sz w:val="22"/>
                <w:rPrChange w:id="5811" w:author="N F" w:date="2023-12-05T03:08:00Z">
                  <w:rPr>
                    <w:rFonts w:cs="Times New Roman"/>
                    <w:sz w:val="22"/>
                  </w:rPr>
                </w:rPrChange>
              </w:rPr>
              <w:t>505</w:t>
            </w:r>
          </w:p>
        </w:tc>
        <w:tc>
          <w:tcPr>
            <w:tcW w:w="1572" w:type="dxa"/>
          </w:tcPr>
          <w:p w14:paraId="51660A5F" w14:textId="77777777" w:rsidR="005713FE" w:rsidRPr="006E6534" w:rsidRDefault="005713FE">
            <w:pPr>
              <w:spacing w:line="240" w:lineRule="auto"/>
              <w:ind w:firstLine="0"/>
              <w:rPr>
                <w:rFonts w:cs="Times New Roman"/>
                <w:color w:val="000000" w:themeColor="text1"/>
                <w:sz w:val="22"/>
                <w:rPrChange w:id="5812" w:author="N F" w:date="2023-12-05T03:08:00Z">
                  <w:rPr>
                    <w:rFonts w:cs="Times New Roman"/>
                    <w:sz w:val="22"/>
                  </w:rPr>
                </w:rPrChange>
              </w:rPr>
              <w:pPrChange w:id="5813" w:author="N F" w:date="2023-08-06T15:38:00Z">
                <w:pPr>
                  <w:ind w:firstLine="0"/>
                </w:pPr>
              </w:pPrChange>
            </w:pPr>
            <w:r w:rsidRPr="006E6534">
              <w:rPr>
                <w:rFonts w:cs="Times New Roman"/>
                <w:color w:val="000000" w:themeColor="text1"/>
                <w:sz w:val="22"/>
                <w:rPrChange w:id="5814" w:author="N F" w:date="2023-12-05T03:08:00Z">
                  <w:rPr>
                    <w:rFonts w:cs="Times New Roman"/>
                    <w:sz w:val="22"/>
                  </w:rPr>
                </w:rPrChange>
              </w:rPr>
              <w:t>14</w:t>
            </w:r>
          </w:p>
        </w:tc>
        <w:tc>
          <w:tcPr>
            <w:tcW w:w="1263" w:type="dxa"/>
          </w:tcPr>
          <w:p w14:paraId="52A8AD43" w14:textId="77777777" w:rsidR="005713FE" w:rsidRPr="006E6534" w:rsidRDefault="005713FE">
            <w:pPr>
              <w:spacing w:line="240" w:lineRule="auto"/>
              <w:ind w:firstLine="0"/>
              <w:rPr>
                <w:rFonts w:cs="Times New Roman"/>
                <w:color w:val="000000" w:themeColor="text1"/>
                <w:sz w:val="22"/>
                <w:lang w:val="en-US"/>
                <w:rPrChange w:id="5815" w:author="N F" w:date="2023-12-05T03:08:00Z">
                  <w:rPr>
                    <w:rFonts w:cs="Times New Roman"/>
                    <w:sz w:val="22"/>
                    <w:lang w:val="en-US"/>
                  </w:rPr>
                </w:rPrChange>
              </w:rPr>
              <w:pPrChange w:id="5816" w:author="N F" w:date="2023-08-06T15:38:00Z">
                <w:pPr>
                  <w:ind w:firstLine="0"/>
                </w:pPr>
              </w:pPrChange>
            </w:pPr>
            <w:r w:rsidRPr="006E6534">
              <w:rPr>
                <w:rFonts w:cs="Times New Roman"/>
                <w:color w:val="000000" w:themeColor="text1"/>
                <w:sz w:val="22"/>
                <w:lang w:val="en-US"/>
                <w:rPrChange w:id="5817" w:author="N F" w:date="2023-12-05T03:08:00Z">
                  <w:rPr>
                    <w:rFonts w:cs="Times New Roman"/>
                    <w:sz w:val="22"/>
                    <w:lang w:val="en-US"/>
                  </w:rPr>
                </w:rPrChange>
              </w:rPr>
              <w:t>&gt; 10000</w:t>
            </w:r>
          </w:p>
        </w:tc>
      </w:tr>
      <w:tr w:rsidR="006E6534" w:rsidRPr="006E6534" w14:paraId="36419243" w14:textId="77777777" w:rsidTr="00787A04">
        <w:tc>
          <w:tcPr>
            <w:tcW w:w="839" w:type="dxa"/>
          </w:tcPr>
          <w:p w14:paraId="58D885B8" w14:textId="77777777" w:rsidR="005713FE" w:rsidRPr="006E6534" w:rsidRDefault="005713FE">
            <w:pPr>
              <w:spacing w:line="240" w:lineRule="auto"/>
              <w:ind w:firstLine="0"/>
              <w:rPr>
                <w:rFonts w:cs="Times New Roman"/>
                <w:color w:val="000000" w:themeColor="text1"/>
                <w:sz w:val="22"/>
                <w:lang w:val="en-US"/>
                <w:rPrChange w:id="5818" w:author="N F" w:date="2023-12-05T03:08:00Z">
                  <w:rPr>
                    <w:rFonts w:cs="Times New Roman"/>
                    <w:sz w:val="22"/>
                    <w:lang w:val="en-US"/>
                  </w:rPr>
                </w:rPrChange>
              </w:rPr>
              <w:pPrChange w:id="5819" w:author="N F" w:date="2023-08-06T15:38:00Z">
                <w:pPr>
                  <w:ind w:firstLine="0"/>
                </w:pPr>
              </w:pPrChange>
            </w:pPr>
            <w:r w:rsidRPr="006E6534">
              <w:rPr>
                <w:rFonts w:cs="Times New Roman"/>
                <w:color w:val="000000" w:themeColor="text1"/>
                <w:sz w:val="22"/>
                <w:lang w:val="en-US"/>
                <w:rPrChange w:id="5820" w:author="N F" w:date="2023-12-05T03:08:00Z">
                  <w:rPr>
                    <w:rFonts w:cs="Times New Roman"/>
                    <w:sz w:val="22"/>
                    <w:lang w:val="en-US"/>
                  </w:rPr>
                </w:rPrChange>
              </w:rPr>
              <w:t>BRK</w:t>
            </w:r>
          </w:p>
        </w:tc>
        <w:tc>
          <w:tcPr>
            <w:tcW w:w="1573" w:type="dxa"/>
          </w:tcPr>
          <w:p w14:paraId="058EC75A" w14:textId="77777777" w:rsidR="005713FE" w:rsidRPr="006E6534" w:rsidRDefault="005713FE">
            <w:pPr>
              <w:spacing w:line="240" w:lineRule="auto"/>
              <w:ind w:firstLine="0"/>
              <w:rPr>
                <w:rFonts w:cs="Times New Roman"/>
                <w:color w:val="000000" w:themeColor="text1"/>
                <w:sz w:val="22"/>
                <w:rPrChange w:id="5821" w:author="N F" w:date="2023-12-05T03:08:00Z">
                  <w:rPr>
                    <w:rFonts w:cs="Times New Roman"/>
                    <w:sz w:val="22"/>
                  </w:rPr>
                </w:rPrChange>
              </w:rPr>
              <w:pPrChange w:id="5822" w:author="N F" w:date="2023-08-06T15:38:00Z">
                <w:pPr>
                  <w:ind w:firstLine="0"/>
                </w:pPr>
              </w:pPrChange>
            </w:pPr>
            <w:r w:rsidRPr="006E6534">
              <w:rPr>
                <w:rFonts w:cs="Times New Roman"/>
                <w:color w:val="000000" w:themeColor="text1"/>
                <w:sz w:val="22"/>
                <w:rPrChange w:id="5823" w:author="N F" w:date="2023-12-05T03:08:00Z">
                  <w:rPr>
                    <w:rFonts w:cs="Times New Roman"/>
                    <w:sz w:val="22"/>
                  </w:rPr>
                </w:rPrChange>
              </w:rPr>
              <w:t>87</w:t>
            </w:r>
          </w:p>
        </w:tc>
        <w:tc>
          <w:tcPr>
            <w:tcW w:w="1263" w:type="dxa"/>
          </w:tcPr>
          <w:p w14:paraId="51828390" w14:textId="77777777" w:rsidR="005713FE" w:rsidRPr="006E6534" w:rsidRDefault="005713FE">
            <w:pPr>
              <w:spacing w:line="240" w:lineRule="auto"/>
              <w:ind w:firstLine="0"/>
              <w:rPr>
                <w:rFonts w:cs="Times New Roman"/>
                <w:color w:val="000000" w:themeColor="text1"/>
                <w:sz w:val="22"/>
                <w:rPrChange w:id="5824" w:author="N F" w:date="2023-12-05T03:08:00Z">
                  <w:rPr>
                    <w:rFonts w:cs="Times New Roman"/>
                    <w:sz w:val="22"/>
                  </w:rPr>
                </w:rPrChange>
              </w:rPr>
              <w:pPrChange w:id="5825" w:author="N F" w:date="2023-08-06T15:38:00Z">
                <w:pPr>
                  <w:ind w:firstLine="0"/>
                </w:pPr>
              </w:pPrChange>
            </w:pPr>
            <w:r w:rsidRPr="006E6534">
              <w:rPr>
                <w:rFonts w:cs="Times New Roman"/>
                <w:color w:val="000000" w:themeColor="text1"/>
                <w:sz w:val="22"/>
                <w:rPrChange w:id="5826" w:author="N F" w:date="2023-12-05T03:08:00Z">
                  <w:rPr>
                    <w:rFonts w:cs="Times New Roman"/>
                    <w:sz w:val="22"/>
                  </w:rPr>
                </w:rPrChange>
              </w:rPr>
              <w:t>255</w:t>
            </w:r>
          </w:p>
        </w:tc>
        <w:tc>
          <w:tcPr>
            <w:tcW w:w="1572" w:type="dxa"/>
          </w:tcPr>
          <w:p w14:paraId="16FE0A2D" w14:textId="77777777" w:rsidR="005713FE" w:rsidRPr="006E6534" w:rsidRDefault="005713FE">
            <w:pPr>
              <w:spacing w:line="240" w:lineRule="auto"/>
              <w:ind w:firstLine="0"/>
              <w:rPr>
                <w:rFonts w:cs="Times New Roman"/>
                <w:color w:val="000000" w:themeColor="text1"/>
                <w:sz w:val="22"/>
                <w:rPrChange w:id="5827" w:author="N F" w:date="2023-12-05T03:08:00Z">
                  <w:rPr>
                    <w:rFonts w:cs="Times New Roman"/>
                    <w:sz w:val="22"/>
                  </w:rPr>
                </w:rPrChange>
              </w:rPr>
              <w:pPrChange w:id="5828" w:author="N F" w:date="2023-08-06T15:38:00Z">
                <w:pPr>
                  <w:ind w:firstLine="0"/>
                </w:pPr>
              </w:pPrChange>
            </w:pPr>
            <w:r w:rsidRPr="006E6534">
              <w:rPr>
                <w:rFonts w:cs="Times New Roman"/>
                <w:color w:val="000000" w:themeColor="text1"/>
                <w:sz w:val="22"/>
                <w:rPrChange w:id="5829" w:author="N F" w:date="2023-12-05T03:08:00Z">
                  <w:rPr>
                    <w:rFonts w:cs="Times New Roman"/>
                    <w:sz w:val="22"/>
                  </w:rPr>
                </w:rPrChange>
              </w:rPr>
              <w:t>99</w:t>
            </w:r>
          </w:p>
        </w:tc>
        <w:tc>
          <w:tcPr>
            <w:tcW w:w="1263" w:type="dxa"/>
          </w:tcPr>
          <w:p w14:paraId="2AD9122D" w14:textId="77777777" w:rsidR="005713FE" w:rsidRPr="006E6534" w:rsidRDefault="005713FE">
            <w:pPr>
              <w:spacing w:line="240" w:lineRule="auto"/>
              <w:ind w:firstLine="0"/>
              <w:rPr>
                <w:rFonts w:cs="Times New Roman"/>
                <w:color w:val="000000" w:themeColor="text1"/>
                <w:sz w:val="22"/>
                <w:rPrChange w:id="5830" w:author="N F" w:date="2023-12-05T03:08:00Z">
                  <w:rPr>
                    <w:rFonts w:cs="Times New Roman"/>
                    <w:sz w:val="22"/>
                  </w:rPr>
                </w:rPrChange>
              </w:rPr>
              <w:pPrChange w:id="5831" w:author="N F" w:date="2023-08-06T15:38:00Z">
                <w:pPr>
                  <w:ind w:firstLine="0"/>
                </w:pPr>
              </w:pPrChange>
            </w:pPr>
            <w:r w:rsidRPr="006E6534">
              <w:rPr>
                <w:rFonts w:cs="Times New Roman"/>
                <w:color w:val="000000" w:themeColor="text1"/>
                <w:sz w:val="22"/>
                <w:rPrChange w:id="5832" w:author="N F" w:date="2023-12-05T03:08:00Z">
                  <w:rPr>
                    <w:rFonts w:cs="Times New Roman"/>
                    <w:sz w:val="22"/>
                  </w:rPr>
                </w:rPrChange>
              </w:rPr>
              <w:t>45</w:t>
            </w:r>
          </w:p>
        </w:tc>
        <w:tc>
          <w:tcPr>
            <w:tcW w:w="1572" w:type="dxa"/>
          </w:tcPr>
          <w:p w14:paraId="649B1A2B" w14:textId="77777777" w:rsidR="005713FE" w:rsidRPr="006E6534" w:rsidRDefault="005713FE">
            <w:pPr>
              <w:spacing w:line="240" w:lineRule="auto"/>
              <w:ind w:firstLine="0"/>
              <w:rPr>
                <w:rFonts w:cs="Times New Roman"/>
                <w:color w:val="000000" w:themeColor="text1"/>
                <w:sz w:val="22"/>
                <w:rPrChange w:id="5833" w:author="N F" w:date="2023-12-05T03:08:00Z">
                  <w:rPr>
                    <w:rFonts w:cs="Times New Roman"/>
                    <w:sz w:val="22"/>
                  </w:rPr>
                </w:rPrChange>
              </w:rPr>
              <w:pPrChange w:id="5834" w:author="N F" w:date="2023-08-06T15:38:00Z">
                <w:pPr>
                  <w:ind w:firstLine="0"/>
                </w:pPr>
              </w:pPrChange>
            </w:pPr>
            <w:r w:rsidRPr="006E6534">
              <w:rPr>
                <w:rFonts w:cs="Times New Roman"/>
                <w:color w:val="000000" w:themeColor="text1"/>
                <w:sz w:val="22"/>
                <w:rPrChange w:id="5835" w:author="N F" w:date="2023-12-05T03:08:00Z">
                  <w:rPr>
                    <w:rFonts w:cs="Times New Roman"/>
                    <w:sz w:val="22"/>
                  </w:rPr>
                </w:rPrChange>
              </w:rPr>
              <w:t>56</w:t>
            </w:r>
          </w:p>
        </w:tc>
        <w:tc>
          <w:tcPr>
            <w:tcW w:w="1263" w:type="dxa"/>
          </w:tcPr>
          <w:p w14:paraId="2D47CAF3" w14:textId="77777777" w:rsidR="005713FE" w:rsidRPr="006E6534" w:rsidRDefault="005713FE">
            <w:pPr>
              <w:spacing w:line="240" w:lineRule="auto"/>
              <w:ind w:firstLine="0"/>
              <w:rPr>
                <w:rFonts w:cs="Times New Roman"/>
                <w:color w:val="000000" w:themeColor="text1"/>
                <w:sz w:val="22"/>
                <w:lang w:val="en-US"/>
                <w:rPrChange w:id="5836" w:author="N F" w:date="2023-12-05T03:08:00Z">
                  <w:rPr>
                    <w:rFonts w:cs="Times New Roman"/>
                    <w:sz w:val="22"/>
                    <w:lang w:val="en-US"/>
                  </w:rPr>
                </w:rPrChange>
              </w:rPr>
              <w:pPrChange w:id="5837" w:author="N F" w:date="2023-08-06T15:38:00Z">
                <w:pPr>
                  <w:ind w:firstLine="0"/>
                </w:pPr>
              </w:pPrChange>
            </w:pPr>
            <w:r w:rsidRPr="006E6534">
              <w:rPr>
                <w:rFonts w:cs="Times New Roman"/>
                <w:color w:val="000000" w:themeColor="text1"/>
                <w:sz w:val="22"/>
                <w:lang w:val="en-US"/>
                <w:rPrChange w:id="5838" w:author="N F" w:date="2023-12-05T03:08:00Z">
                  <w:rPr>
                    <w:rFonts w:cs="Times New Roman"/>
                    <w:sz w:val="22"/>
                    <w:lang w:val="en-US"/>
                  </w:rPr>
                </w:rPrChange>
              </w:rPr>
              <w:t>843</w:t>
            </w:r>
          </w:p>
        </w:tc>
      </w:tr>
      <w:tr w:rsidR="006E6534" w:rsidRPr="006E6534" w14:paraId="1BC1ACDF" w14:textId="77777777" w:rsidTr="00787A04">
        <w:tc>
          <w:tcPr>
            <w:tcW w:w="839" w:type="dxa"/>
          </w:tcPr>
          <w:p w14:paraId="0C94E0D8" w14:textId="77777777" w:rsidR="005713FE" w:rsidRPr="006E6534" w:rsidRDefault="005713FE">
            <w:pPr>
              <w:spacing w:line="240" w:lineRule="auto"/>
              <w:ind w:firstLine="0"/>
              <w:rPr>
                <w:rFonts w:cs="Times New Roman"/>
                <w:color w:val="000000" w:themeColor="text1"/>
                <w:sz w:val="22"/>
                <w:lang w:val="en-US"/>
                <w:rPrChange w:id="5839" w:author="N F" w:date="2023-12-05T03:08:00Z">
                  <w:rPr>
                    <w:rFonts w:cs="Times New Roman"/>
                    <w:sz w:val="22"/>
                    <w:lang w:val="en-US"/>
                  </w:rPr>
                </w:rPrChange>
              </w:rPr>
              <w:pPrChange w:id="5840" w:author="N F" w:date="2023-08-06T15:38:00Z">
                <w:pPr>
                  <w:ind w:firstLine="0"/>
                </w:pPr>
              </w:pPrChange>
            </w:pPr>
            <w:r w:rsidRPr="006E6534">
              <w:rPr>
                <w:rFonts w:cs="Times New Roman"/>
                <w:color w:val="000000" w:themeColor="text1"/>
                <w:sz w:val="22"/>
                <w:lang w:val="en-US"/>
                <w:rPrChange w:id="5841" w:author="N F" w:date="2023-12-05T03:08:00Z">
                  <w:rPr>
                    <w:rFonts w:cs="Times New Roman"/>
                    <w:sz w:val="22"/>
                    <w:lang w:val="en-US"/>
                  </w:rPr>
                </w:rPrChange>
              </w:rPr>
              <w:t>BTK</w:t>
            </w:r>
          </w:p>
        </w:tc>
        <w:tc>
          <w:tcPr>
            <w:tcW w:w="1573" w:type="dxa"/>
          </w:tcPr>
          <w:p w14:paraId="46828367" w14:textId="77777777" w:rsidR="005713FE" w:rsidRPr="006E6534" w:rsidRDefault="005713FE">
            <w:pPr>
              <w:spacing w:line="240" w:lineRule="auto"/>
              <w:ind w:firstLine="0"/>
              <w:rPr>
                <w:rFonts w:cs="Times New Roman"/>
                <w:color w:val="000000" w:themeColor="text1"/>
                <w:sz w:val="22"/>
                <w:rPrChange w:id="5842" w:author="N F" w:date="2023-12-05T03:08:00Z">
                  <w:rPr>
                    <w:rFonts w:cs="Times New Roman"/>
                    <w:sz w:val="22"/>
                  </w:rPr>
                </w:rPrChange>
              </w:rPr>
              <w:pPrChange w:id="5843" w:author="N F" w:date="2023-08-06T15:38:00Z">
                <w:pPr>
                  <w:ind w:firstLine="0"/>
                </w:pPr>
              </w:pPrChange>
            </w:pPr>
            <w:r w:rsidRPr="006E6534">
              <w:rPr>
                <w:rFonts w:cs="Times New Roman"/>
                <w:color w:val="000000" w:themeColor="text1"/>
                <w:sz w:val="22"/>
                <w:rPrChange w:id="5844" w:author="N F" w:date="2023-12-05T03:08:00Z">
                  <w:rPr>
                    <w:rFonts w:cs="Times New Roman"/>
                    <w:sz w:val="22"/>
                  </w:rPr>
                </w:rPrChange>
              </w:rPr>
              <w:t>64</w:t>
            </w:r>
          </w:p>
        </w:tc>
        <w:tc>
          <w:tcPr>
            <w:tcW w:w="1263" w:type="dxa"/>
          </w:tcPr>
          <w:p w14:paraId="17F7E475" w14:textId="77777777" w:rsidR="005713FE" w:rsidRPr="006E6534" w:rsidRDefault="005713FE">
            <w:pPr>
              <w:spacing w:line="240" w:lineRule="auto"/>
              <w:ind w:firstLine="0"/>
              <w:rPr>
                <w:rFonts w:cs="Times New Roman"/>
                <w:color w:val="000000" w:themeColor="text1"/>
                <w:sz w:val="22"/>
                <w:rPrChange w:id="5845" w:author="N F" w:date="2023-12-05T03:08:00Z">
                  <w:rPr>
                    <w:rFonts w:cs="Times New Roman"/>
                    <w:sz w:val="22"/>
                  </w:rPr>
                </w:rPrChange>
              </w:rPr>
              <w:pPrChange w:id="5846" w:author="N F" w:date="2023-08-06T15:38:00Z">
                <w:pPr>
                  <w:ind w:firstLine="0"/>
                </w:pPr>
              </w:pPrChange>
            </w:pPr>
            <w:r w:rsidRPr="006E6534">
              <w:rPr>
                <w:rFonts w:cs="Times New Roman"/>
                <w:color w:val="000000" w:themeColor="text1"/>
                <w:sz w:val="22"/>
                <w:rPrChange w:id="5847" w:author="N F" w:date="2023-12-05T03:08:00Z">
                  <w:rPr>
                    <w:rFonts w:cs="Times New Roman"/>
                    <w:sz w:val="22"/>
                  </w:rPr>
                </w:rPrChange>
              </w:rPr>
              <w:t>699</w:t>
            </w:r>
          </w:p>
        </w:tc>
        <w:tc>
          <w:tcPr>
            <w:tcW w:w="1572" w:type="dxa"/>
          </w:tcPr>
          <w:p w14:paraId="1C040E69" w14:textId="77777777" w:rsidR="005713FE" w:rsidRPr="006E6534" w:rsidRDefault="005713FE">
            <w:pPr>
              <w:spacing w:line="240" w:lineRule="auto"/>
              <w:ind w:firstLine="0"/>
              <w:rPr>
                <w:rFonts w:cs="Times New Roman"/>
                <w:color w:val="000000" w:themeColor="text1"/>
                <w:sz w:val="22"/>
                <w:rPrChange w:id="5848" w:author="N F" w:date="2023-12-05T03:08:00Z">
                  <w:rPr>
                    <w:rFonts w:cs="Times New Roman"/>
                    <w:sz w:val="22"/>
                  </w:rPr>
                </w:rPrChange>
              </w:rPr>
              <w:pPrChange w:id="5849" w:author="N F" w:date="2023-08-06T15:38:00Z">
                <w:pPr>
                  <w:ind w:firstLine="0"/>
                </w:pPr>
              </w:pPrChange>
            </w:pPr>
            <w:r w:rsidRPr="006E6534">
              <w:rPr>
                <w:rFonts w:cs="Times New Roman"/>
                <w:color w:val="000000" w:themeColor="text1"/>
                <w:sz w:val="22"/>
                <w:rPrChange w:id="5850" w:author="N F" w:date="2023-12-05T03:08:00Z">
                  <w:rPr>
                    <w:rFonts w:cs="Times New Roman"/>
                    <w:sz w:val="22"/>
                  </w:rPr>
                </w:rPrChange>
              </w:rPr>
              <w:t>91</w:t>
            </w:r>
          </w:p>
        </w:tc>
        <w:tc>
          <w:tcPr>
            <w:tcW w:w="1263" w:type="dxa"/>
          </w:tcPr>
          <w:p w14:paraId="62A98492" w14:textId="77777777" w:rsidR="005713FE" w:rsidRPr="006E6534" w:rsidRDefault="005713FE">
            <w:pPr>
              <w:spacing w:line="240" w:lineRule="auto"/>
              <w:ind w:firstLine="0"/>
              <w:rPr>
                <w:rFonts w:cs="Times New Roman"/>
                <w:color w:val="000000" w:themeColor="text1"/>
                <w:sz w:val="22"/>
                <w:rPrChange w:id="5851" w:author="N F" w:date="2023-12-05T03:08:00Z">
                  <w:rPr>
                    <w:rFonts w:cs="Times New Roman"/>
                    <w:sz w:val="22"/>
                  </w:rPr>
                </w:rPrChange>
              </w:rPr>
              <w:pPrChange w:id="5852" w:author="N F" w:date="2023-08-06T15:38:00Z">
                <w:pPr>
                  <w:ind w:firstLine="0"/>
                </w:pPr>
              </w:pPrChange>
            </w:pPr>
            <w:r w:rsidRPr="006E6534">
              <w:rPr>
                <w:rFonts w:cs="Times New Roman"/>
                <w:color w:val="000000" w:themeColor="text1"/>
                <w:sz w:val="22"/>
                <w:rPrChange w:id="5853" w:author="N F" w:date="2023-12-05T03:08:00Z">
                  <w:rPr>
                    <w:rFonts w:cs="Times New Roman"/>
                    <w:sz w:val="22"/>
                  </w:rPr>
                </w:rPrChange>
              </w:rPr>
              <w:t>132</w:t>
            </w:r>
          </w:p>
        </w:tc>
        <w:tc>
          <w:tcPr>
            <w:tcW w:w="1572" w:type="dxa"/>
          </w:tcPr>
          <w:p w14:paraId="1C4FB83F" w14:textId="77777777" w:rsidR="005713FE" w:rsidRPr="006E6534" w:rsidRDefault="005713FE">
            <w:pPr>
              <w:spacing w:line="240" w:lineRule="auto"/>
              <w:ind w:firstLine="0"/>
              <w:rPr>
                <w:rFonts w:cs="Times New Roman"/>
                <w:color w:val="000000" w:themeColor="text1"/>
                <w:sz w:val="22"/>
                <w:rPrChange w:id="5854" w:author="N F" w:date="2023-12-05T03:08:00Z">
                  <w:rPr>
                    <w:rFonts w:cs="Times New Roman"/>
                    <w:sz w:val="22"/>
                  </w:rPr>
                </w:rPrChange>
              </w:rPr>
              <w:pPrChange w:id="5855" w:author="N F" w:date="2023-08-06T15:38:00Z">
                <w:pPr>
                  <w:ind w:firstLine="0"/>
                </w:pPr>
              </w:pPrChange>
            </w:pPr>
            <w:r w:rsidRPr="006E6534">
              <w:rPr>
                <w:rFonts w:cs="Times New Roman"/>
                <w:color w:val="000000" w:themeColor="text1"/>
                <w:sz w:val="22"/>
                <w:rPrChange w:id="5856" w:author="N F" w:date="2023-12-05T03:08:00Z">
                  <w:rPr>
                    <w:rFonts w:cs="Times New Roman"/>
                    <w:sz w:val="22"/>
                  </w:rPr>
                </w:rPrChange>
              </w:rPr>
              <w:t>12</w:t>
            </w:r>
          </w:p>
        </w:tc>
        <w:tc>
          <w:tcPr>
            <w:tcW w:w="1263" w:type="dxa"/>
          </w:tcPr>
          <w:p w14:paraId="395C0F3F" w14:textId="77777777" w:rsidR="005713FE" w:rsidRPr="006E6534" w:rsidRDefault="005713FE">
            <w:pPr>
              <w:spacing w:line="240" w:lineRule="auto"/>
              <w:ind w:firstLine="0"/>
              <w:rPr>
                <w:rFonts w:cs="Times New Roman"/>
                <w:color w:val="000000" w:themeColor="text1"/>
                <w:sz w:val="22"/>
                <w:lang w:val="en-US"/>
                <w:rPrChange w:id="5857" w:author="N F" w:date="2023-12-05T03:08:00Z">
                  <w:rPr>
                    <w:rFonts w:cs="Times New Roman"/>
                    <w:sz w:val="22"/>
                    <w:lang w:val="en-US"/>
                  </w:rPr>
                </w:rPrChange>
              </w:rPr>
              <w:pPrChange w:id="5858" w:author="N F" w:date="2023-08-06T15:38:00Z">
                <w:pPr>
                  <w:ind w:firstLine="0"/>
                </w:pPr>
              </w:pPrChange>
            </w:pPr>
            <w:r w:rsidRPr="006E6534">
              <w:rPr>
                <w:rFonts w:cs="Times New Roman"/>
                <w:color w:val="000000" w:themeColor="text1"/>
                <w:sz w:val="22"/>
                <w:lang w:val="en-US"/>
                <w:rPrChange w:id="5859" w:author="N F" w:date="2023-12-05T03:08:00Z">
                  <w:rPr>
                    <w:rFonts w:cs="Times New Roman"/>
                    <w:sz w:val="22"/>
                    <w:lang w:val="en-US"/>
                  </w:rPr>
                </w:rPrChange>
              </w:rPr>
              <w:t>5104</w:t>
            </w:r>
          </w:p>
        </w:tc>
      </w:tr>
      <w:tr w:rsidR="006E6534" w:rsidRPr="006E6534" w14:paraId="652F9F5A" w14:textId="77777777" w:rsidTr="00787A04">
        <w:tc>
          <w:tcPr>
            <w:tcW w:w="839" w:type="dxa"/>
          </w:tcPr>
          <w:p w14:paraId="70119756" w14:textId="77777777" w:rsidR="005713FE" w:rsidRPr="006E6534" w:rsidRDefault="005713FE">
            <w:pPr>
              <w:spacing w:line="240" w:lineRule="auto"/>
              <w:ind w:firstLine="0"/>
              <w:rPr>
                <w:rFonts w:cs="Times New Roman"/>
                <w:color w:val="000000" w:themeColor="text1"/>
                <w:sz w:val="22"/>
                <w:lang w:val="en-US"/>
                <w:rPrChange w:id="5860" w:author="N F" w:date="2023-12-05T03:08:00Z">
                  <w:rPr>
                    <w:rFonts w:cs="Times New Roman"/>
                    <w:sz w:val="22"/>
                    <w:lang w:val="en-US"/>
                  </w:rPr>
                </w:rPrChange>
              </w:rPr>
              <w:pPrChange w:id="5861" w:author="N F" w:date="2023-08-06T15:38:00Z">
                <w:pPr>
                  <w:ind w:firstLine="0"/>
                </w:pPr>
              </w:pPrChange>
            </w:pPr>
            <w:r w:rsidRPr="006E6534">
              <w:rPr>
                <w:rFonts w:cs="Times New Roman"/>
                <w:color w:val="000000" w:themeColor="text1"/>
                <w:sz w:val="22"/>
                <w:lang w:val="en-US"/>
                <w:rPrChange w:id="5862" w:author="N F" w:date="2023-12-05T03:08:00Z">
                  <w:rPr>
                    <w:rFonts w:cs="Times New Roman"/>
                    <w:sz w:val="22"/>
                    <w:lang w:val="en-US"/>
                  </w:rPr>
                </w:rPrChange>
              </w:rPr>
              <w:t>ErbB2</w:t>
            </w:r>
          </w:p>
        </w:tc>
        <w:tc>
          <w:tcPr>
            <w:tcW w:w="1573" w:type="dxa"/>
          </w:tcPr>
          <w:p w14:paraId="6DE7C483" w14:textId="77777777" w:rsidR="005713FE" w:rsidRPr="006E6534" w:rsidRDefault="005713FE">
            <w:pPr>
              <w:spacing w:line="240" w:lineRule="auto"/>
              <w:ind w:firstLine="0"/>
              <w:rPr>
                <w:rFonts w:cs="Times New Roman"/>
                <w:color w:val="000000" w:themeColor="text1"/>
                <w:sz w:val="22"/>
                <w:rPrChange w:id="5863" w:author="N F" w:date="2023-12-05T03:08:00Z">
                  <w:rPr>
                    <w:rFonts w:cs="Times New Roman"/>
                    <w:sz w:val="22"/>
                  </w:rPr>
                </w:rPrChange>
              </w:rPr>
              <w:pPrChange w:id="5864" w:author="N F" w:date="2023-08-06T15:38:00Z">
                <w:pPr>
                  <w:ind w:firstLine="0"/>
                </w:pPr>
              </w:pPrChange>
            </w:pPr>
            <w:r w:rsidRPr="006E6534">
              <w:rPr>
                <w:rFonts w:cs="Times New Roman"/>
                <w:color w:val="000000" w:themeColor="text1"/>
                <w:sz w:val="22"/>
                <w:rPrChange w:id="5865" w:author="N F" w:date="2023-12-05T03:08:00Z">
                  <w:rPr>
                    <w:rFonts w:cs="Times New Roman"/>
                    <w:sz w:val="22"/>
                  </w:rPr>
                </w:rPrChange>
              </w:rPr>
              <w:t>97</w:t>
            </w:r>
          </w:p>
        </w:tc>
        <w:tc>
          <w:tcPr>
            <w:tcW w:w="1263" w:type="dxa"/>
          </w:tcPr>
          <w:p w14:paraId="6F6AC29C" w14:textId="77777777" w:rsidR="005713FE" w:rsidRPr="006E6534" w:rsidRDefault="005713FE">
            <w:pPr>
              <w:spacing w:line="240" w:lineRule="auto"/>
              <w:ind w:firstLine="0"/>
              <w:rPr>
                <w:rFonts w:cs="Times New Roman"/>
                <w:color w:val="000000" w:themeColor="text1"/>
                <w:sz w:val="22"/>
                <w:rPrChange w:id="5866" w:author="N F" w:date="2023-12-05T03:08:00Z">
                  <w:rPr>
                    <w:rFonts w:cs="Times New Roman"/>
                    <w:sz w:val="22"/>
                  </w:rPr>
                </w:rPrChange>
              </w:rPr>
              <w:pPrChange w:id="5867" w:author="N F" w:date="2023-08-06T15:38:00Z">
                <w:pPr>
                  <w:ind w:firstLine="0"/>
                </w:pPr>
              </w:pPrChange>
            </w:pPr>
            <w:r w:rsidRPr="006E6534">
              <w:rPr>
                <w:rFonts w:cs="Times New Roman"/>
                <w:color w:val="000000" w:themeColor="text1"/>
                <w:sz w:val="22"/>
                <w:rPrChange w:id="5868" w:author="N F" w:date="2023-12-05T03:08:00Z">
                  <w:rPr>
                    <w:rFonts w:cs="Times New Roman"/>
                    <w:sz w:val="22"/>
                  </w:rPr>
                </w:rPrChange>
              </w:rPr>
              <w:t>116</w:t>
            </w:r>
          </w:p>
        </w:tc>
        <w:tc>
          <w:tcPr>
            <w:tcW w:w="1572" w:type="dxa"/>
          </w:tcPr>
          <w:p w14:paraId="6DB8BF99" w14:textId="77777777" w:rsidR="005713FE" w:rsidRPr="006E6534" w:rsidRDefault="005713FE">
            <w:pPr>
              <w:spacing w:line="240" w:lineRule="auto"/>
              <w:ind w:firstLine="0"/>
              <w:rPr>
                <w:rFonts w:cs="Times New Roman"/>
                <w:color w:val="000000" w:themeColor="text1"/>
                <w:sz w:val="22"/>
                <w:rPrChange w:id="5869" w:author="N F" w:date="2023-12-05T03:08:00Z">
                  <w:rPr>
                    <w:rFonts w:cs="Times New Roman"/>
                    <w:sz w:val="22"/>
                  </w:rPr>
                </w:rPrChange>
              </w:rPr>
              <w:pPrChange w:id="5870" w:author="N F" w:date="2023-08-06T15:38:00Z">
                <w:pPr>
                  <w:ind w:firstLine="0"/>
                </w:pPr>
              </w:pPrChange>
            </w:pPr>
            <w:r w:rsidRPr="006E6534">
              <w:rPr>
                <w:rFonts w:cs="Times New Roman"/>
                <w:color w:val="000000" w:themeColor="text1"/>
                <w:sz w:val="22"/>
                <w:rPrChange w:id="5871" w:author="N F" w:date="2023-12-05T03:08:00Z">
                  <w:rPr>
                    <w:rFonts w:cs="Times New Roman"/>
                    <w:sz w:val="22"/>
                  </w:rPr>
                </w:rPrChange>
              </w:rPr>
              <w:t>98</w:t>
            </w:r>
          </w:p>
        </w:tc>
        <w:tc>
          <w:tcPr>
            <w:tcW w:w="1263" w:type="dxa"/>
          </w:tcPr>
          <w:p w14:paraId="639B4432" w14:textId="77777777" w:rsidR="005713FE" w:rsidRPr="006E6534" w:rsidRDefault="005713FE">
            <w:pPr>
              <w:spacing w:line="240" w:lineRule="auto"/>
              <w:ind w:firstLine="0"/>
              <w:rPr>
                <w:rFonts w:cs="Times New Roman"/>
                <w:color w:val="000000" w:themeColor="text1"/>
                <w:sz w:val="22"/>
                <w:rPrChange w:id="5872" w:author="N F" w:date="2023-12-05T03:08:00Z">
                  <w:rPr>
                    <w:rFonts w:cs="Times New Roman"/>
                    <w:sz w:val="22"/>
                  </w:rPr>
                </w:rPrChange>
              </w:rPr>
              <w:pPrChange w:id="5873" w:author="N F" w:date="2023-08-06T15:38:00Z">
                <w:pPr>
                  <w:ind w:firstLine="0"/>
                </w:pPr>
              </w:pPrChange>
            </w:pPr>
            <w:r w:rsidRPr="006E6534">
              <w:rPr>
                <w:rFonts w:cs="Times New Roman"/>
                <w:color w:val="000000" w:themeColor="text1"/>
                <w:sz w:val="22"/>
                <w:rPrChange w:id="5874" w:author="N F" w:date="2023-12-05T03:08:00Z">
                  <w:rPr>
                    <w:rFonts w:cs="Times New Roman"/>
                    <w:sz w:val="22"/>
                  </w:rPr>
                </w:rPrChange>
              </w:rPr>
              <w:t>61</w:t>
            </w:r>
          </w:p>
        </w:tc>
        <w:tc>
          <w:tcPr>
            <w:tcW w:w="1572" w:type="dxa"/>
          </w:tcPr>
          <w:p w14:paraId="5694167E" w14:textId="77777777" w:rsidR="005713FE" w:rsidRPr="006E6534" w:rsidRDefault="005713FE">
            <w:pPr>
              <w:spacing w:line="240" w:lineRule="auto"/>
              <w:ind w:firstLine="0"/>
              <w:rPr>
                <w:rFonts w:cs="Times New Roman"/>
                <w:color w:val="000000" w:themeColor="text1"/>
                <w:sz w:val="22"/>
                <w:rPrChange w:id="5875" w:author="N F" w:date="2023-12-05T03:08:00Z">
                  <w:rPr>
                    <w:rFonts w:cs="Times New Roman"/>
                    <w:sz w:val="22"/>
                  </w:rPr>
                </w:rPrChange>
              </w:rPr>
              <w:pPrChange w:id="5876" w:author="N F" w:date="2023-08-06T15:38:00Z">
                <w:pPr>
                  <w:ind w:firstLine="0"/>
                </w:pPr>
              </w:pPrChange>
            </w:pPr>
            <w:r w:rsidRPr="006E6534">
              <w:rPr>
                <w:rFonts w:cs="Times New Roman"/>
                <w:color w:val="000000" w:themeColor="text1"/>
                <w:sz w:val="22"/>
                <w:rPrChange w:id="5877" w:author="N F" w:date="2023-12-05T03:08:00Z">
                  <w:rPr>
                    <w:rFonts w:cs="Times New Roman"/>
                    <w:sz w:val="22"/>
                  </w:rPr>
                </w:rPrChange>
              </w:rPr>
              <w:t>89</w:t>
            </w:r>
          </w:p>
        </w:tc>
        <w:tc>
          <w:tcPr>
            <w:tcW w:w="1263" w:type="dxa"/>
          </w:tcPr>
          <w:p w14:paraId="0A2FC1EF" w14:textId="77777777" w:rsidR="005713FE" w:rsidRPr="006E6534" w:rsidRDefault="005713FE">
            <w:pPr>
              <w:spacing w:line="240" w:lineRule="auto"/>
              <w:ind w:firstLine="0"/>
              <w:rPr>
                <w:rFonts w:cs="Times New Roman"/>
                <w:color w:val="000000" w:themeColor="text1"/>
                <w:sz w:val="22"/>
                <w:lang w:val="en-US"/>
                <w:rPrChange w:id="5878" w:author="N F" w:date="2023-12-05T03:08:00Z">
                  <w:rPr>
                    <w:rFonts w:cs="Times New Roman"/>
                    <w:sz w:val="22"/>
                    <w:lang w:val="en-US"/>
                  </w:rPr>
                </w:rPrChange>
              </w:rPr>
              <w:pPrChange w:id="5879" w:author="N F" w:date="2023-08-06T15:38:00Z">
                <w:pPr>
                  <w:ind w:firstLine="0"/>
                </w:pPr>
              </w:pPrChange>
            </w:pPr>
            <w:r w:rsidRPr="006E6534">
              <w:rPr>
                <w:rFonts w:cs="Times New Roman"/>
                <w:color w:val="000000" w:themeColor="text1"/>
                <w:sz w:val="22"/>
                <w:lang w:val="en-US"/>
                <w:rPrChange w:id="5880" w:author="N F" w:date="2023-12-05T03:08:00Z">
                  <w:rPr>
                    <w:rFonts w:cs="Times New Roman"/>
                    <w:sz w:val="22"/>
                    <w:lang w:val="en-US"/>
                  </w:rPr>
                </w:rPrChange>
              </w:rPr>
              <w:t>700</w:t>
            </w:r>
          </w:p>
        </w:tc>
      </w:tr>
      <w:tr w:rsidR="006E6534" w:rsidRPr="006E6534" w14:paraId="76D41A16" w14:textId="77777777" w:rsidTr="00787A04">
        <w:tc>
          <w:tcPr>
            <w:tcW w:w="839" w:type="dxa"/>
          </w:tcPr>
          <w:p w14:paraId="6F011C01" w14:textId="77777777" w:rsidR="005713FE" w:rsidRPr="006E6534" w:rsidRDefault="005713FE">
            <w:pPr>
              <w:spacing w:line="240" w:lineRule="auto"/>
              <w:ind w:firstLine="0"/>
              <w:rPr>
                <w:rFonts w:cs="Times New Roman"/>
                <w:color w:val="000000" w:themeColor="text1"/>
                <w:sz w:val="22"/>
                <w:lang w:val="en-US"/>
                <w:rPrChange w:id="5881" w:author="N F" w:date="2023-12-05T03:08:00Z">
                  <w:rPr>
                    <w:rFonts w:cs="Times New Roman"/>
                    <w:sz w:val="22"/>
                    <w:lang w:val="en-US"/>
                  </w:rPr>
                </w:rPrChange>
              </w:rPr>
              <w:pPrChange w:id="5882" w:author="N F" w:date="2023-08-06T15:38:00Z">
                <w:pPr>
                  <w:ind w:firstLine="0"/>
                </w:pPr>
              </w:pPrChange>
            </w:pPr>
            <w:r w:rsidRPr="006E6534">
              <w:rPr>
                <w:rFonts w:cs="Times New Roman"/>
                <w:color w:val="000000" w:themeColor="text1"/>
                <w:sz w:val="22"/>
                <w:lang w:val="en-US"/>
                <w:rPrChange w:id="5883" w:author="N F" w:date="2023-12-05T03:08:00Z">
                  <w:rPr>
                    <w:rFonts w:cs="Times New Roman"/>
                    <w:sz w:val="22"/>
                    <w:lang w:val="en-US"/>
                  </w:rPr>
                </w:rPrChange>
              </w:rPr>
              <w:t>ErbB4</w:t>
            </w:r>
          </w:p>
        </w:tc>
        <w:tc>
          <w:tcPr>
            <w:tcW w:w="1573" w:type="dxa"/>
          </w:tcPr>
          <w:p w14:paraId="189C4A2D" w14:textId="77777777" w:rsidR="005713FE" w:rsidRPr="006E6534" w:rsidRDefault="005713FE">
            <w:pPr>
              <w:spacing w:line="240" w:lineRule="auto"/>
              <w:ind w:firstLine="0"/>
              <w:rPr>
                <w:rFonts w:cs="Times New Roman"/>
                <w:color w:val="000000" w:themeColor="text1"/>
                <w:sz w:val="22"/>
                <w:rPrChange w:id="5884" w:author="N F" w:date="2023-12-05T03:08:00Z">
                  <w:rPr>
                    <w:rFonts w:cs="Times New Roman"/>
                    <w:sz w:val="22"/>
                  </w:rPr>
                </w:rPrChange>
              </w:rPr>
              <w:pPrChange w:id="5885" w:author="N F" w:date="2023-08-06T15:38:00Z">
                <w:pPr>
                  <w:ind w:firstLine="0"/>
                </w:pPr>
              </w:pPrChange>
            </w:pPr>
            <w:r w:rsidRPr="006E6534">
              <w:rPr>
                <w:rFonts w:cs="Times New Roman"/>
                <w:color w:val="000000" w:themeColor="text1"/>
                <w:sz w:val="22"/>
                <w:rPrChange w:id="5886" w:author="N F" w:date="2023-12-05T03:08:00Z">
                  <w:rPr>
                    <w:rFonts w:cs="Times New Roman"/>
                    <w:sz w:val="22"/>
                  </w:rPr>
                </w:rPrChange>
              </w:rPr>
              <w:t>94</w:t>
            </w:r>
          </w:p>
        </w:tc>
        <w:tc>
          <w:tcPr>
            <w:tcW w:w="1263" w:type="dxa"/>
          </w:tcPr>
          <w:p w14:paraId="3ED664E8" w14:textId="77777777" w:rsidR="005713FE" w:rsidRPr="006E6534" w:rsidRDefault="005713FE">
            <w:pPr>
              <w:spacing w:line="240" w:lineRule="auto"/>
              <w:ind w:firstLine="0"/>
              <w:rPr>
                <w:rFonts w:cs="Times New Roman"/>
                <w:color w:val="000000" w:themeColor="text1"/>
                <w:sz w:val="22"/>
                <w:rPrChange w:id="5887" w:author="N F" w:date="2023-12-05T03:08:00Z">
                  <w:rPr>
                    <w:rFonts w:cs="Times New Roman"/>
                    <w:sz w:val="22"/>
                  </w:rPr>
                </w:rPrChange>
              </w:rPr>
              <w:pPrChange w:id="5888" w:author="N F" w:date="2023-08-06T15:38:00Z">
                <w:pPr>
                  <w:ind w:firstLine="0"/>
                </w:pPr>
              </w:pPrChange>
            </w:pPr>
            <w:r w:rsidRPr="006E6534">
              <w:rPr>
                <w:rFonts w:cs="Times New Roman"/>
                <w:color w:val="000000" w:themeColor="text1"/>
                <w:sz w:val="22"/>
                <w:rPrChange w:id="5889" w:author="N F" w:date="2023-12-05T03:08:00Z">
                  <w:rPr>
                    <w:rFonts w:cs="Times New Roman"/>
                    <w:sz w:val="22"/>
                  </w:rPr>
                </w:rPrChange>
              </w:rPr>
              <w:t>67</w:t>
            </w:r>
          </w:p>
        </w:tc>
        <w:tc>
          <w:tcPr>
            <w:tcW w:w="1572" w:type="dxa"/>
          </w:tcPr>
          <w:p w14:paraId="41E9F9D7" w14:textId="77777777" w:rsidR="005713FE" w:rsidRPr="006E6534" w:rsidRDefault="005713FE">
            <w:pPr>
              <w:spacing w:line="240" w:lineRule="auto"/>
              <w:ind w:firstLine="0"/>
              <w:rPr>
                <w:rFonts w:cs="Times New Roman"/>
                <w:color w:val="000000" w:themeColor="text1"/>
                <w:sz w:val="22"/>
                <w:rPrChange w:id="5890" w:author="N F" w:date="2023-12-05T03:08:00Z">
                  <w:rPr>
                    <w:rFonts w:cs="Times New Roman"/>
                    <w:sz w:val="22"/>
                  </w:rPr>
                </w:rPrChange>
              </w:rPr>
              <w:pPrChange w:id="5891" w:author="N F" w:date="2023-08-06T15:38:00Z">
                <w:pPr>
                  <w:ind w:firstLine="0"/>
                </w:pPr>
              </w:pPrChange>
            </w:pPr>
            <w:r w:rsidRPr="006E6534">
              <w:rPr>
                <w:rFonts w:cs="Times New Roman"/>
                <w:color w:val="000000" w:themeColor="text1"/>
                <w:sz w:val="22"/>
                <w:rPrChange w:id="5892" w:author="N F" w:date="2023-12-05T03:08:00Z">
                  <w:rPr>
                    <w:rFonts w:cs="Times New Roman"/>
                    <w:sz w:val="22"/>
                  </w:rPr>
                </w:rPrChange>
              </w:rPr>
              <w:t>97</w:t>
            </w:r>
          </w:p>
        </w:tc>
        <w:tc>
          <w:tcPr>
            <w:tcW w:w="1263" w:type="dxa"/>
          </w:tcPr>
          <w:p w14:paraId="4822739D" w14:textId="77777777" w:rsidR="005713FE" w:rsidRPr="006E6534" w:rsidRDefault="005713FE">
            <w:pPr>
              <w:spacing w:line="240" w:lineRule="auto"/>
              <w:ind w:firstLine="0"/>
              <w:rPr>
                <w:rFonts w:cs="Times New Roman"/>
                <w:color w:val="000000" w:themeColor="text1"/>
                <w:sz w:val="22"/>
                <w:rPrChange w:id="5893" w:author="N F" w:date="2023-12-05T03:08:00Z">
                  <w:rPr>
                    <w:rFonts w:cs="Times New Roman"/>
                    <w:sz w:val="22"/>
                  </w:rPr>
                </w:rPrChange>
              </w:rPr>
              <w:pPrChange w:id="5894" w:author="N F" w:date="2023-08-06T15:38:00Z">
                <w:pPr>
                  <w:ind w:firstLine="0"/>
                </w:pPr>
              </w:pPrChange>
            </w:pPr>
            <w:r w:rsidRPr="006E6534">
              <w:rPr>
                <w:rFonts w:cs="Times New Roman"/>
                <w:color w:val="000000" w:themeColor="text1"/>
                <w:sz w:val="22"/>
                <w:rPrChange w:id="5895" w:author="N F" w:date="2023-12-05T03:08:00Z">
                  <w:rPr>
                    <w:rFonts w:cs="Times New Roman"/>
                    <w:sz w:val="22"/>
                  </w:rPr>
                </w:rPrChange>
              </w:rPr>
              <w:t>7</w:t>
            </w:r>
          </w:p>
        </w:tc>
        <w:tc>
          <w:tcPr>
            <w:tcW w:w="1572" w:type="dxa"/>
          </w:tcPr>
          <w:p w14:paraId="6CBA24F3" w14:textId="77777777" w:rsidR="005713FE" w:rsidRPr="006E6534" w:rsidRDefault="005713FE">
            <w:pPr>
              <w:spacing w:line="240" w:lineRule="auto"/>
              <w:ind w:firstLine="0"/>
              <w:rPr>
                <w:rFonts w:cs="Times New Roman"/>
                <w:color w:val="000000" w:themeColor="text1"/>
                <w:sz w:val="22"/>
                <w:rPrChange w:id="5896" w:author="N F" w:date="2023-12-05T03:08:00Z">
                  <w:rPr>
                    <w:rFonts w:cs="Times New Roman"/>
                    <w:sz w:val="22"/>
                  </w:rPr>
                </w:rPrChange>
              </w:rPr>
              <w:pPrChange w:id="5897" w:author="N F" w:date="2023-08-06T15:38:00Z">
                <w:pPr>
                  <w:ind w:firstLine="0"/>
                </w:pPr>
              </w:pPrChange>
            </w:pPr>
            <w:r w:rsidRPr="006E6534">
              <w:rPr>
                <w:rFonts w:cs="Times New Roman"/>
                <w:color w:val="000000" w:themeColor="text1"/>
                <w:sz w:val="22"/>
                <w:rPrChange w:id="5898" w:author="N F" w:date="2023-12-05T03:08:00Z">
                  <w:rPr>
                    <w:rFonts w:cs="Times New Roman"/>
                    <w:sz w:val="22"/>
                  </w:rPr>
                </w:rPrChange>
              </w:rPr>
              <w:t>81</w:t>
            </w:r>
          </w:p>
        </w:tc>
        <w:tc>
          <w:tcPr>
            <w:tcW w:w="1263" w:type="dxa"/>
          </w:tcPr>
          <w:p w14:paraId="3C287317" w14:textId="77777777" w:rsidR="005713FE" w:rsidRPr="006E6534" w:rsidRDefault="005713FE">
            <w:pPr>
              <w:spacing w:line="240" w:lineRule="auto"/>
              <w:ind w:firstLine="0"/>
              <w:rPr>
                <w:rFonts w:cs="Times New Roman"/>
                <w:color w:val="000000" w:themeColor="text1"/>
                <w:sz w:val="22"/>
                <w:lang w:val="en-US"/>
                <w:rPrChange w:id="5899" w:author="N F" w:date="2023-12-05T03:08:00Z">
                  <w:rPr>
                    <w:rFonts w:cs="Times New Roman"/>
                    <w:sz w:val="22"/>
                    <w:lang w:val="en-US"/>
                  </w:rPr>
                </w:rPrChange>
              </w:rPr>
              <w:pPrChange w:id="5900" w:author="N F" w:date="2023-08-06T15:38:00Z">
                <w:pPr>
                  <w:ind w:firstLine="0"/>
                </w:pPr>
              </w:pPrChange>
            </w:pPr>
            <w:r w:rsidRPr="006E6534">
              <w:rPr>
                <w:rFonts w:cs="Times New Roman"/>
                <w:color w:val="000000" w:themeColor="text1"/>
                <w:sz w:val="22"/>
                <w:lang w:val="en-US"/>
                <w:rPrChange w:id="5901" w:author="N F" w:date="2023-12-05T03:08:00Z">
                  <w:rPr>
                    <w:rFonts w:cs="Times New Roman"/>
                    <w:sz w:val="22"/>
                    <w:lang w:val="en-US"/>
                  </w:rPr>
                </w:rPrChange>
              </w:rPr>
              <w:t>195</w:t>
            </w:r>
          </w:p>
        </w:tc>
      </w:tr>
      <w:tr w:rsidR="006E6534" w:rsidRPr="006E6534" w14:paraId="0B8B1C95" w14:textId="77777777" w:rsidTr="00787A04">
        <w:tc>
          <w:tcPr>
            <w:tcW w:w="839" w:type="dxa"/>
          </w:tcPr>
          <w:p w14:paraId="41F9AAF0" w14:textId="77777777" w:rsidR="005713FE" w:rsidRPr="006E6534" w:rsidRDefault="005713FE">
            <w:pPr>
              <w:spacing w:line="240" w:lineRule="auto"/>
              <w:ind w:firstLine="0"/>
              <w:rPr>
                <w:rFonts w:cs="Times New Roman"/>
                <w:color w:val="000000" w:themeColor="text1"/>
                <w:sz w:val="22"/>
                <w:lang w:val="en-US"/>
                <w:rPrChange w:id="5902" w:author="N F" w:date="2023-12-05T03:08:00Z">
                  <w:rPr>
                    <w:rFonts w:cs="Times New Roman"/>
                    <w:sz w:val="22"/>
                    <w:lang w:val="en-US"/>
                  </w:rPr>
                </w:rPrChange>
              </w:rPr>
              <w:pPrChange w:id="5903" w:author="N F" w:date="2023-08-06T15:38:00Z">
                <w:pPr>
                  <w:ind w:firstLine="0"/>
                </w:pPr>
              </w:pPrChange>
            </w:pPr>
            <w:r w:rsidRPr="006E6534">
              <w:rPr>
                <w:rFonts w:cs="Times New Roman"/>
                <w:color w:val="000000" w:themeColor="text1"/>
                <w:sz w:val="22"/>
                <w:lang w:val="en-US"/>
                <w:rPrChange w:id="5904" w:author="N F" w:date="2023-12-05T03:08:00Z">
                  <w:rPr>
                    <w:rFonts w:cs="Times New Roman"/>
                    <w:sz w:val="22"/>
                    <w:lang w:val="en-US"/>
                  </w:rPr>
                </w:rPrChange>
              </w:rPr>
              <w:t>FAK</w:t>
            </w:r>
          </w:p>
        </w:tc>
        <w:tc>
          <w:tcPr>
            <w:tcW w:w="1573" w:type="dxa"/>
          </w:tcPr>
          <w:p w14:paraId="221F973A" w14:textId="77777777" w:rsidR="005713FE" w:rsidRPr="006E6534" w:rsidRDefault="005713FE">
            <w:pPr>
              <w:spacing w:line="240" w:lineRule="auto"/>
              <w:ind w:firstLine="0"/>
              <w:rPr>
                <w:rFonts w:cs="Times New Roman"/>
                <w:color w:val="000000" w:themeColor="text1"/>
                <w:sz w:val="22"/>
                <w:rPrChange w:id="5905" w:author="N F" w:date="2023-12-05T03:08:00Z">
                  <w:rPr>
                    <w:rFonts w:cs="Times New Roman"/>
                    <w:sz w:val="22"/>
                  </w:rPr>
                </w:rPrChange>
              </w:rPr>
              <w:pPrChange w:id="5906" w:author="N F" w:date="2023-08-06T15:38:00Z">
                <w:pPr>
                  <w:ind w:firstLine="0"/>
                </w:pPr>
              </w:pPrChange>
            </w:pPr>
            <w:r w:rsidRPr="006E6534">
              <w:rPr>
                <w:rFonts w:cs="Times New Roman"/>
                <w:color w:val="000000" w:themeColor="text1"/>
                <w:sz w:val="22"/>
                <w:rPrChange w:id="5907" w:author="N F" w:date="2023-12-05T03:08:00Z">
                  <w:rPr>
                    <w:rFonts w:cs="Times New Roman"/>
                    <w:sz w:val="22"/>
                  </w:rPr>
                </w:rPrChange>
              </w:rPr>
              <w:t>67</w:t>
            </w:r>
          </w:p>
        </w:tc>
        <w:tc>
          <w:tcPr>
            <w:tcW w:w="1263" w:type="dxa"/>
          </w:tcPr>
          <w:p w14:paraId="30F93DF9" w14:textId="77777777" w:rsidR="005713FE" w:rsidRPr="006E6534" w:rsidRDefault="005713FE">
            <w:pPr>
              <w:spacing w:line="240" w:lineRule="auto"/>
              <w:ind w:firstLine="0"/>
              <w:rPr>
                <w:rFonts w:cs="Times New Roman"/>
                <w:color w:val="000000" w:themeColor="text1"/>
                <w:sz w:val="22"/>
                <w:rPrChange w:id="5908" w:author="N F" w:date="2023-12-05T03:08:00Z">
                  <w:rPr>
                    <w:rFonts w:cs="Times New Roman"/>
                    <w:sz w:val="22"/>
                  </w:rPr>
                </w:rPrChange>
              </w:rPr>
              <w:pPrChange w:id="5909" w:author="N F" w:date="2023-08-06T15:38:00Z">
                <w:pPr>
                  <w:ind w:firstLine="0"/>
                </w:pPr>
              </w:pPrChange>
            </w:pPr>
            <w:r w:rsidRPr="006E6534">
              <w:rPr>
                <w:rFonts w:cs="Times New Roman"/>
                <w:color w:val="000000" w:themeColor="text1"/>
                <w:sz w:val="22"/>
                <w:rPrChange w:id="5910" w:author="N F" w:date="2023-12-05T03:08:00Z">
                  <w:rPr>
                    <w:rFonts w:cs="Times New Roman"/>
                    <w:sz w:val="22"/>
                  </w:rPr>
                </w:rPrChange>
              </w:rPr>
              <w:t>598</w:t>
            </w:r>
          </w:p>
        </w:tc>
        <w:tc>
          <w:tcPr>
            <w:tcW w:w="1572" w:type="dxa"/>
          </w:tcPr>
          <w:p w14:paraId="64CB523F" w14:textId="77777777" w:rsidR="005713FE" w:rsidRPr="006E6534" w:rsidRDefault="005713FE">
            <w:pPr>
              <w:spacing w:line="240" w:lineRule="auto"/>
              <w:ind w:firstLine="0"/>
              <w:rPr>
                <w:rFonts w:cs="Times New Roman"/>
                <w:color w:val="000000" w:themeColor="text1"/>
                <w:sz w:val="22"/>
                <w:rPrChange w:id="5911" w:author="N F" w:date="2023-12-05T03:08:00Z">
                  <w:rPr>
                    <w:rFonts w:cs="Times New Roman"/>
                    <w:sz w:val="22"/>
                  </w:rPr>
                </w:rPrChange>
              </w:rPr>
              <w:pPrChange w:id="5912" w:author="N F" w:date="2023-08-06T15:38:00Z">
                <w:pPr>
                  <w:ind w:firstLine="0"/>
                </w:pPr>
              </w:pPrChange>
            </w:pPr>
            <w:r w:rsidRPr="006E6534">
              <w:rPr>
                <w:rFonts w:cs="Times New Roman"/>
                <w:color w:val="000000" w:themeColor="text1"/>
                <w:sz w:val="22"/>
                <w:rPrChange w:id="5913" w:author="N F" w:date="2023-12-05T03:08:00Z">
                  <w:rPr>
                    <w:rFonts w:cs="Times New Roman"/>
                    <w:sz w:val="22"/>
                  </w:rPr>
                </w:rPrChange>
              </w:rPr>
              <w:t>95</w:t>
            </w:r>
          </w:p>
        </w:tc>
        <w:tc>
          <w:tcPr>
            <w:tcW w:w="1263" w:type="dxa"/>
          </w:tcPr>
          <w:p w14:paraId="671F1E17" w14:textId="77777777" w:rsidR="005713FE" w:rsidRPr="006E6534" w:rsidRDefault="005713FE">
            <w:pPr>
              <w:spacing w:line="240" w:lineRule="auto"/>
              <w:ind w:firstLine="0"/>
              <w:rPr>
                <w:rFonts w:cs="Times New Roman"/>
                <w:color w:val="000000" w:themeColor="text1"/>
                <w:sz w:val="22"/>
                <w:rPrChange w:id="5914" w:author="N F" w:date="2023-12-05T03:08:00Z">
                  <w:rPr>
                    <w:rFonts w:cs="Times New Roman"/>
                    <w:sz w:val="22"/>
                  </w:rPr>
                </w:rPrChange>
              </w:rPr>
              <w:pPrChange w:id="5915" w:author="N F" w:date="2023-08-06T15:38:00Z">
                <w:pPr>
                  <w:ind w:firstLine="0"/>
                </w:pPr>
              </w:pPrChange>
            </w:pPr>
            <w:r w:rsidRPr="006E6534">
              <w:rPr>
                <w:rFonts w:cs="Times New Roman"/>
                <w:color w:val="000000" w:themeColor="text1"/>
                <w:sz w:val="22"/>
                <w:rPrChange w:id="5916" w:author="N F" w:date="2023-12-05T03:08:00Z">
                  <w:rPr>
                    <w:rFonts w:cs="Times New Roman"/>
                    <w:sz w:val="22"/>
                  </w:rPr>
                </w:rPrChange>
              </w:rPr>
              <w:t>136</w:t>
            </w:r>
          </w:p>
        </w:tc>
        <w:tc>
          <w:tcPr>
            <w:tcW w:w="1572" w:type="dxa"/>
          </w:tcPr>
          <w:p w14:paraId="2FD24514" w14:textId="77777777" w:rsidR="005713FE" w:rsidRPr="006E6534" w:rsidRDefault="005713FE">
            <w:pPr>
              <w:spacing w:line="240" w:lineRule="auto"/>
              <w:ind w:firstLine="0"/>
              <w:rPr>
                <w:rFonts w:cs="Times New Roman"/>
                <w:color w:val="000000" w:themeColor="text1"/>
                <w:sz w:val="22"/>
                <w:rPrChange w:id="5917" w:author="N F" w:date="2023-12-05T03:08:00Z">
                  <w:rPr>
                    <w:rFonts w:cs="Times New Roman"/>
                    <w:sz w:val="22"/>
                  </w:rPr>
                </w:rPrChange>
              </w:rPr>
              <w:pPrChange w:id="5918" w:author="N F" w:date="2023-08-06T15:38:00Z">
                <w:pPr>
                  <w:ind w:firstLine="0"/>
                </w:pPr>
              </w:pPrChange>
            </w:pPr>
            <w:r w:rsidRPr="006E6534">
              <w:rPr>
                <w:rFonts w:cs="Times New Roman"/>
                <w:color w:val="000000" w:themeColor="text1"/>
                <w:sz w:val="22"/>
                <w:rPrChange w:id="5919" w:author="N F" w:date="2023-12-05T03:08:00Z">
                  <w:rPr>
                    <w:rFonts w:cs="Times New Roman"/>
                    <w:sz w:val="22"/>
                  </w:rPr>
                </w:rPrChange>
              </w:rPr>
              <w:t>37</w:t>
            </w:r>
          </w:p>
        </w:tc>
        <w:tc>
          <w:tcPr>
            <w:tcW w:w="1263" w:type="dxa"/>
          </w:tcPr>
          <w:p w14:paraId="30B0D93F" w14:textId="77777777" w:rsidR="005713FE" w:rsidRPr="006E6534" w:rsidRDefault="005713FE">
            <w:pPr>
              <w:spacing w:line="240" w:lineRule="auto"/>
              <w:ind w:firstLine="0"/>
              <w:rPr>
                <w:rFonts w:cs="Times New Roman"/>
                <w:color w:val="000000" w:themeColor="text1"/>
                <w:sz w:val="22"/>
                <w:lang w:val="en-US"/>
                <w:rPrChange w:id="5920" w:author="N F" w:date="2023-12-05T03:08:00Z">
                  <w:rPr>
                    <w:rFonts w:cs="Times New Roman"/>
                    <w:sz w:val="22"/>
                    <w:lang w:val="en-US"/>
                  </w:rPr>
                </w:rPrChange>
              </w:rPr>
              <w:pPrChange w:id="5921" w:author="N F" w:date="2023-08-06T15:38:00Z">
                <w:pPr>
                  <w:ind w:firstLine="0"/>
                </w:pPr>
              </w:pPrChange>
            </w:pPr>
            <w:r w:rsidRPr="006E6534">
              <w:rPr>
                <w:rFonts w:cs="Times New Roman"/>
                <w:color w:val="000000" w:themeColor="text1"/>
                <w:sz w:val="22"/>
                <w:lang w:val="en-US"/>
                <w:rPrChange w:id="5922" w:author="N F" w:date="2023-12-05T03:08:00Z">
                  <w:rPr>
                    <w:rFonts w:cs="Times New Roman"/>
                    <w:sz w:val="22"/>
                    <w:lang w:val="en-US"/>
                  </w:rPr>
                </w:rPrChange>
              </w:rPr>
              <w:t>995</w:t>
            </w:r>
          </w:p>
        </w:tc>
      </w:tr>
      <w:tr w:rsidR="006E6534" w:rsidRPr="006E6534" w14:paraId="6A2137CC" w14:textId="77777777" w:rsidTr="00787A04">
        <w:tc>
          <w:tcPr>
            <w:tcW w:w="839" w:type="dxa"/>
          </w:tcPr>
          <w:p w14:paraId="72D439AC" w14:textId="77777777" w:rsidR="005713FE" w:rsidRPr="006E6534" w:rsidRDefault="005713FE">
            <w:pPr>
              <w:spacing w:line="240" w:lineRule="auto"/>
              <w:ind w:firstLine="0"/>
              <w:rPr>
                <w:rFonts w:cs="Times New Roman"/>
                <w:color w:val="000000" w:themeColor="text1"/>
                <w:sz w:val="22"/>
                <w:lang w:val="en-US"/>
                <w:rPrChange w:id="5923" w:author="N F" w:date="2023-12-05T03:08:00Z">
                  <w:rPr>
                    <w:rFonts w:cs="Times New Roman"/>
                    <w:sz w:val="22"/>
                    <w:lang w:val="en-US"/>
                  </w:rPr>
                </w:rPrChange>
              </w:rPr>
              <w:pPrChange w:id="5924" w:author="N F" w:date="2023-08-06T15:38:00Z">
                <w:pPr>
                  <w:ind w:firstLine="0"/>
                </w:pPr>
              </w:pPrChange>
            </w:pPr>
            <w:r w:rsidRPr="006E6534">
              <w:rPr>
                <w:rFonts w:cs="Times New Roman"/>
                <w:color w:val="000000" w:themeColor="text1"/>
                <w:sz w:val="22"/>
                <w:lang w:val="en-US"/>
                <w:rPrChange w:id="5925" w:author="N F" w:date="2023-12-05T03:08:00Z">
                  <w:rPr>
                    <w:rFonts w:cs="Times New Roman"/>
                    <w:sz w:val="22"/>
                    <w:lang w:val="en-US"/>
                  </w:rPr>
                </w:rPrChange>
              </w:rPr>
              <w:t>FES</w:t>
            </w:r>
          </w:p>
        </w:tc>
        <w:tc>
          <w:tcPr>
            <w:tcW w:w="1573" w:type="dxa"/>
          </w:tcPr>
          <w:p w14:paraId="52B56881" w14:textId="77777777" w:rsidR="005713FE" w:rsidRPr="006E6534" w:rsidRDefault="005713FE">
            <w:pPr>
              <w:spacing w:line="240" w:lineRule="auto"/>
              <w:ind w:firstLine="0"/>
              <w:rPr>
                <w:rFonts w:cs="Times New Roman"/>
                <w:color w:val="000000" w:themeColor="text1"/>
                <w:sz w:val="22"/>
                <w:rPrChange w:id="5926" w:author="N F" w:date="2023-12-05T03:08:00Z">
                  <w:rPr>
                    <w:rFonts w:cs="Times New Roman"/>
                    <w:sz w:val="22"/>
                  </w:rPr>
                </w:rPrChange>
              </w:rPr>
              <w:pPrChange w:id="5927" w:author="N F" w:date="2023-08-06T15:38:00Z">
                <w:pPr>
                  <w:ind w:firstLine="0"/>
                </w:pPr>
              </w:pPrChange>
            </w:pPr>
            <w:r w:rsidRPr="006E6534">
              <w:rPr>
                <w:rFonts w:cs="Times New Roman"/>
                <w:color w:val="000000" w:themeColor="text1"/>
                <w:sz w:val="22"/>
                <w:rPrChange w:id="5928" w:author="N F" w:date="2023-12-05T03:08:00Z">
                  <w:rPr>
                    <w:rFonts w:cs="Times New Roman"/>
                    <w:sz w:val="22"/>
                  </w:rPr>
                </w:rPrChange>
              </w:rPr>
              <w:t>39</w:t>
            </w:r>
          </w:p>
        </w:tc>
        <w:tc>
          <w:tcPr>
            <w:tcW w:w="1263" w:type="dxa"/>
          </w:tcPr>
          <w:p w14:paraId="147701CB" w14:textId="77777777" w:rsidR="005713FE" w:rsidRPr="006E6534" w:rsidRDefault="005713FE">
            <w:pPr>
              <w:spacing w:line="240" w:lineRule="auto"/>
              <w:ind w:firstLine="0"/>
              <w:rPr>
                <w:rFonts w:cs="Times New Roman"/>
                <w:color w:val="000000" w:themeColor="text1"/>
                <w:sz w:val="22"/>
                <w:rPrChange w:id="5929" w:author="N F" w:date="2023-12-05T03:08:00Z">
                  <w:rPr>
                    <w:rFonts w:cs="Times New Roman"/>
                    <w:sz w:val="22"/>
                  </w:rPr>
                </w:rPrChange>
              </w:rPr>
              <w:pPrChange w:id="5930" w:author="N F" w:date="2023-08-06T15:38:00Z">
                <w:pPr>
                  <w:ind w:firstLine="0"/>
                </w:pPr>
              </w:pPrChange>
            </w:pPr>
            <w:r w:rsidRPr="006E6534">
              <w:rPr>
                <w:rFonts w:cs="Times New Roman"/>
                <w:color w:val="000000" w:themeColor="text1"/>
                <w:sz w:val="22"/>
                <w:rPrChange w:id="5931" w:author="N F" w:date="2023-12-05T03:08:00Z">
                  <w:rPr>
                    <w:rFonts w:cs="Times New Roman"/>
                    <w:sz w:val="22"/>
                  </w:rPr>
                </w:rPrChange>
              </w:rPr>
              <w:t>389</w:t>
            </w:r>
          </w:p>
        </w:tc>
        <w:tc>
          <w:tcPr>
            <w:tcW w:w="1572" w:type="dxa"/>
          </w:tcPr>
          <w:p w14:paraId="348C95EC" w14:textId="77777777" w:rsidR="005713FE" w:rsidRPr="006E6534" w:rsidRDefault="005713FE">
            <w:pPr>
              <w:spacing w:line="240" w:lineRule="auto"/>
              <w:ind w:firstLine="0"/>
              <w:rPr>
                <w:rFonts w:cs="Times New Roman"/>
                <w:color w:val="000000" w:themeColor="text1"/>
                <w:sz w:val="22"/>
                <w:rPrChange w:id="5932" w:author="N F" w:date="2023-12-05T03:08:00Z">
                  <w:rPr>
                    <w:rFonts w:cs="Times New Roman"/>
                    <w:sz w:val="22"/>
                  </w:rPr>
                </w:rPrChange>
              </w:rPr>
              <w:pPrChange w:id="5933" w:author="N F" w:date="2023-08-06T15:38:00Z">
                <w:pPr>
                  <w:ind w:firstLine="0"/>
                </w:pPr>
              </w:pPrChange>
            </w:pPr>
            <w:r w:rsidRPr="006E6534">
              <w:rPr>
                <w:rFonts w:cs="Times New Roman"/>
                <w:color w:val="000000" w:themeColor="text1"/>
                <w:sz w:val="22"/>
                <w:rPrChange w:id="5934" w:author="N F" w:date="2023-12-05T03:08:00Z">
                  <w:rPr>
                    <w:rFonts w:cs="Times New Roman"/>
                    <w:sz w:val="22"/>
                  </w:rPr>
                </w:rPrChange>
              </w:rPr>
              <w:t>83</w:t>
            </w:r>
          </w:p>
        </w:tc>
        <w:tc>
          <w:tcPr>
            <w:tcW w:w="1263" w:type="dxa"/>
          </w:tcPr>
          <w:p w14:paraId="10605C06" w14:textId="77777777" w:rsidR="005713FE" w:rsidRPr="006E6534" w:rsidRDefault="005713FE">
            <w:pPr>
              <w:spacing w:line="240" w:lineRule="auto"/>
              <w:ind w:firstLine="0"/>
              <w:rPr>
                <w:rFonts w:cs="Times New Roman"/>
                <w:color w:val="000000" w:themeColor="text1"/>
                <w:sz w:val="22"/>
                <w:rPrChange w:id="5935" w:author="N F" w:date="2023-12-05T03:08:00Z">
                  <w:rPr>
                    <w:rFonts w:cs="Times New Roman"/>
                    <w:sz w:val="22"/>
                  </w:rPr>
                </w:rPrChange>
              </w:rPr>
              <w:pPrChange w:id="5936" w:author="N F" w:date="2023-08-06T15:38:00Z">
                <w:pPr>
                  <w:ind w:firstLine="0"/>
                </w:pPr>
              </w:pPrChange>
            </w:pPr>
            <w:r w:rsidRPr="006E6534">
              <w:rPr>
                <w:rFonts w:cs="Times New Roman"/>
                <w:color w:val="000000" w:themeColor="text1"/>
                <w:sz w:val="22"/>
                <w:rPrChange w:id="5937" w:author="N F" w:date="2023-12-05T03:08:00Z">
                  <w:rPr>
                    <w:rFonts w:cs="Times New Roman"/>
                    <w:sz w:val="22"/>
                  </w:rPr>
                </w:rPrChange>
              </w:rPr>
              <w:t>127</w:t>
            </w:r>
          </w:p>
        </w:tc>
        <w:tc>
          <w:tcPr>
            <w:tcW w:w="1572" w:type="dxa"/>
          </w:tcPr>
          <w:p w14:paraId="5BB70B20" w14:textId="77777777" w:rsidR="005713FE" w:rsidRPr="006E6534" w:rsidRDefault="005713FE">
            <w:pPr>
              <w:spacing w:line="240" w:lineRule="auto"/>
              <w:ind w:firstLine="0"/>
              <w:rPr>
                <w:rFonts w:cs="Times New Roman"/>
                <w:color w:val="000000" w:themeColor="text1"/>
                <w:sz w:val="22"/>
                <w:rPrChange w:id="5938" w:author="N F" w:date="2023-12-05T03:08:00Z">
                  <w:rPr>
                    <w:rFonts w:cs="Times New Roman"/>
                    <w:sz w:val="22"/>
                  </w:rPr>
                </w:rPrChange>
              </w:rPr>
              <w:pPrChange w:id="5939" w:author="N F" w:date="2023-08-06T15:38:00Z">
                <w:pPr>
                  <w:ind w:firstLine="0"/>
                </w:pPr>
              </w:pPrChange>
            </w:pPr>
            <w:r w:rsidRPr="006E6534">
              <w:rPr>
                <w:rFonts w:cs="Times New Roman"/>
                <w:color w:val="000000" w:themeColor="text1"/>
                <w:sz w:val="22"/>
                <w:rPrChange w:id="5940" w:author="N F" w:date="2023-12-05T03:08:00Z">
                  <w:rPr>
                    <w:rFonts w:cs="Times New Roman"/>
                    <w:sz w:val="22"/>
                  </w:rPr>
                </w:rPrChange>
              </w:rPr>
              <w:t>59</w:t>
            </w:r>
          </w:p>
        </w:tc>
        <w:tc>
          <w:tcPr>
            <w:tcW w:w="1263" w:type="dxa"/>
          </w:tcPr>
          <w:p w14:paraId="1832A644" w14:textId="77777777" w:rsidR="005713FE" w:rsidRPr="006E6534" w:rsidRDefault="005713FE">
            <w:pPr>
              <w:spacing w:line="240" w:lineRule="auto"/>
              <w:ind w:firstLine="0"/>
              <w:rPr>
                <w:rFonts w:cs="Times New Roman"/>
                <w:color w:val="000000" w:themeColor="text1"/>
                <w:sz w:val="22"/>
                <w:lang w:val="en-US"/>
                <w:rPrChange w:id="5941" w:author="N F" w:date="2023-12-05T03:08:00Z">
                  <w:rPr>
                    <w:rFonts w:cs="Times New Roman"/>
                    <w:sz w:val="22"/>
                    <w:lang w:val="en-US"/>
                  </w:rPr>
                </w:rPrChange>
              </w:rPr>
              <w:pPrChange w:id="5942" w:author="N F" w:date="2023-08-06T15:38:00Z">
                <w:pPr>
                  <w:ind w:firstLine="0"/>
                </w:pPr>
              </w:pPrChange>
            </w:pPr>
            <w:r w:rsidRPr="006E6534">
              <w:rPr>
                <w:rFonts w:cs="Times New Roman"/>
                <w:color w:val="000000" w:themeColor="text1"/>
                <w:sz w:val="22"/>
                <w:lang w:val="en-US"/>
                <w:rPrChange w:id="5943" w:author="N F" w:date="2023-12-05T03:08:00Z">
                  <w:rPr>
                    <w:rFonts w:cs="Times New Roman"/>
                    <w:sz w:val="22"/>
                    <w:lang w:val="en-US"/>
                  </w:rPr>
                </w:rPrChange>
              </w:rPr>
              <w:t>449</w:t>
            </w:r>
          </w:p>
        </w:tc>
      </w:tr>
      <w:tr w:rsidR="006E6534" w:rsidRPr="006E6534" w14:paraId="56777631" w14:textId="77777777" w:rsidTr="00787A04">
        <w:tc>
          <w:tcPr>
            <w:tcW w:w="839" w:type="dxa"/>
          </w:tcPr>
          <w:p w14:paraId="176676B0" w14:textId="77777777" w:rsidR="005713FE" w:rsidRPr="006E6534" w:rsidRDefault="005713FE">
            <w:pPr>
              <w:spacing w:line="240" w:lineRule="auto"/>
              <w:ind w:firstLine="0"/>
              <w:rPr>
                <w:rFonts w:cs="Times New Roman"/>
                <w:color w:val="000000" w:themeColor="text1"/>
                <w:sz w:val="22"/>
                <w:lang w:val="en-US"/>
                <w:rPrChange w:id="5944" w:author="N F" w:date="2023-12-05T03:08:00Z">
                  <w:rPr>
                    <w:rFonts w:cs="Times New Roman"/>
                    <w:sz w:val="22"/>
                    <w:lang w:val="en-US"/>
                  </w:rPr>
                </w:rPrChange>
              </w:rPr>
              <w:pPrChange w:id="5945" w:author="N F" w:date="2023-08-06T15:38:00Z">
                <w:pPr>
                  <w:ind w:firstLine="0"/>
                </w:pPr>
              </w:pPrChange>
            </w:pPr>
            <w:r w:rsidRPr="006E6534">
              <w:rPr>
                <w:rFonts w:cs="Times New Roman"/>
                <w:color w:val="000000" w:themeColor="text1"/>
                <w:sz w:val="22"/>
                <w:lang w:val="en-US"/>
                <w:rPrChange w:id="5946" w:author="N F" w:date="2023-12-05T03:08:00Z">
                  <w:rPr>
                    <w:rFonts w:cs="Times New Roman"/>
                    <w:sz w:val="22"/>
                    <w:lang w:val="en-US"/>
                  </w:rPr>
                </w:rPrChange>
              </w:rPr>
              <w:t>FGFR1</w:t>
            </w:r>
          </w:p>
        </w:tc>
        <w:tc>
          <w:tcPr>
            <w:tcW w:w="1573" w:type="dxa"/>
          </w:tcPr>
          <w:p w14:paraId="50E3EECA" w14:textId="77777777" w:rsidR="005713FE" w:rsidRPr="006E6534" w:rsidRDefault="005713FE">
            <w:pPr>
              <w:spacing w:line="240" w:lineRule="auto"/>
              <w:ind w:firstLine="0"/>
              <w:rPr>
                <w:rFonts w:cs="Times New Roman"/>
                <w:color w:val="000000" w:themeColor="text1"/>
                <w:sz w:val="22"/>
                <w:rPrChange w:id="5947" w:author="N F" w:date="2023-12-05T03:08:00Z">
                  <w:rPr>
                    <w:rFonts w:cs="Times New Roman"/>
                    <w:sz w:val="22"/>
                  </w:rPr>
                </w:rPrChange>
              </w:rPr>
              <w:pPrChange w:id="5948" w:author="N F" w:date="2023-08-06T15:38:00Z">
                <w:pPr>
                  <w:ind w:firstLine="0"/>
                </w:pPr>
              </w:pPrChange>
            </w:pPr>
            <w:r w:rsidRPr="006E6534">
              <w:rPr>
                <w:rFonts w:cs="Times New Roman"/>
                <w:color w:val="000000" w:themeColor="text1"/>
                <w:sz w:val="22"/>
                <w:rPrChange w:id="5949" w:author="N F" w:date="2023-12-05T03:08:00Z">
                  <w:rPr>
                    <w:rFonts w:cs="Times New Roman"/>
                    <w:sz w:val="22"/>
                  </w:rPr>
                </w:rPrChange>
              </w:rPr>
              <w:t>77</w:t>
            </w:r>
          </w:p>
        </w:tc>
        <w:tc>
          <w:tcPr>
            <w:tcW w:w="1263" w:type="dxa"/>
          </w:tcPr>
          <w:p w14:paraId="534CA5B5" w14:textId="77777777" w:rsidR="005713FE" w:rsidRPr="006E6534" w:rsidRDefault="005713FE">
            <w:pPr>
              <w:spacing w:line="240" w:lineRule="auto"/>
              <w:ind w:firstLine="0"/>
              <w:rPr>
                <w:rFonts w:cs="Times New Roman"/>
                <w:color w:val="000000" w:themeColor="text1"/>
                <w:sz w:val="22"/>
                <w:rPrChange w:id="5950" w:author="N F" w:date="2023-12-05T03:08:00Z">
                  <w:rPr>
                    <w:rFonts w:cs="Times New Roman"/>
                    <w:sz w:val="22"/>
                  </w:rPr>
                </w:rPrChange>
              </w:rPr>
              <w:pPrChange w:id="5951" w:author="N F" w:date="2023-08-06T15:38:00Z">
                <w:pPr>
                  <w:ind w:firstLine="0"/>
                </w:pPr>
              </w:pPrChange>
            </w:pPr>
            <w:r w:rsidRPr="006E6534">
              <w:rPr>
                <w:rFonts w:cs="Times New Roman"/>
                <w:color w:val="000000" w:themeColor="text1"/>
                <w:sz w:val="22"/>
                <w:lang w:val="en-US"/>
                <w:rPrChange w:id="5952" w:author="N F" w:date="2023-12-05T03:08:00Z">
                  <w:rPr>
                    <w:rFonts w:cs="Times New Roman"/>
                    <w:sz w:val="22"/>
                    <w:lang w:val="en-US"/>
                  </w:rPr>
                </w:rPrChange>
              </w:rPr>
              <w:t>&gt; 10000</w:t>
            </w:r>
          </w:p>
        </w:tc>
        <w:tc>
          <w:tcPr>
            <w:tcW w:w="1572" w:type="dxa"/>
          </w:tcPr>
          <w:p w14:paraId="3E7DE0ED" w14:textId="77777777" w:rsidR="005713FE" w:rsidRPr="006E6534" w:rsidRDefault="005713FE">
            <w:pPr>
              <w:spacing w:line="240" w:lineRule="auto"/>
              <w:ind w:firstLine="0"/>
              <w:rPr>
                <w:rFonts w:cs="Times New Roman"/>
                <w:color w:val="000000" w:themeColor="text1"/>
                <w:sz w:val="22"/>
                <w:rPrChange w:id="5953" w:author="N F" w:date="2023-12-05T03:08:00Z">
                  <w:rPr>
                    <w:rFonts w:cs="Times New Roman"/>
                    <w:sz w:val="22"/>
                  </w:rPr>
                </w:rPrChange>
              </w:rPr>
              <w:pPrChange w:id="5954" w:author="N F" w:date="2023-08-06T15:38:00Z">
                <w:pPr>
                  <w:ind w:firstLine="0"/>
                </w:pPr>
              </w:pPrChange>
            </w:pPr>
            <w:r w:rsidRPr="006E6534">
              <w:rPr>
                <w:rFonts w:cs="Times New Roman"/>
                <w:color w:val="000000" w:themeColor="text1"/>
                <w:sz w:val="22"/>
                <w:rPrChange w:id="5955" w:author="N F" w:date="2023-12-05T03:08:00Z">
                  <w:rPr>
                    <w:rFonts w:cs="Times New Roman"/>
                    <w:sz w:val="22"/>
                  </w:rPr>
                </w:rPrChange>
              </w:rPr>
              <w:t>31</w:t>
            </w:r>
          </w:p>
        </w:tc>
        <w:tc>
          <w:tcPr>
            <w:tcW w:w="1263" w:type="dxa"/>
          </w:tcPr>
          <w:p w14:paraId="7E2ACB92" w14:textId="77777777" w:rsidR="005713FE" w:rsidRPr="006E6534" w:rsidRDefault="005713FE">
            <w:pPr>
              <w:spacing w:line="240" w:lineRule="auto"/>
              <w:ind w:firstLine="0"/>
              <w:rPr>
                <w:rFonts w:cs="Times New Roman"/>
                <w:color w:val="000000" w:themeColor="text1"/>
                <w:sz w:val="22"/>
                <w:rPrChange w:id="5956" w:author="N F" w:date="2023-12-05T03:08:00Z">
                  <w:rPr>
                    <w:rFonts w:cs="Times New Roman"/>
                    <w:sz w:val="22"/>
                  </w:rPr>
                </w:rPrChange>
              </w:rPr>
              <w:pPrChange w:id="5957" w:author="N F" w:date="2023-08-06T15:38:00Z">
                <w:pPr>
                  <w:ind w:firstLine="0"/>
                </w:pPr>
              </w:pPrChange>
            </w:pPr>
            <w:r w:rsidRPr="006E6534">
              <w:rPr>
                <w:rFonts w:cs="Times New Roman"/>
                <w:color w:val="000000" w:themeColor="text1"/>
                <w:sz w:val="22"/>
                <w:rPrChange w:id="5958" w:author="N F" w:date="2023-12-05T03:08:00Z">
                  <w:rPr>
                    <w:rFonts w:cs="Times New Roman"/>
                    <w:sz w:val="22"/>
                  </w:rPr>
                </w:rPrChange>
              </w:rPr>
              <w:t>6018</w:t>
            </w:r>
          </w:p>
        </w:tc>
        <w:tc>
          <w:tcPr>
            <w:tcW w:w="1572" w:type="dxa"/>
          </w:tcPr>
          <w:p w14:paraId="4AD09A52" w14:textId="77777777" w:rsidR="005713FE" w:rsidRPr="006E6534" w:rsidRDefault="005713FE">
            <w:pPr>
              <w:spacing w:line="240" w:lineRule="auto"/>
              <w:ind w:firstLine="0"/>
              <w:rPr>
                <w:rFonts w:cs="Times New Roman"/>
                <w:color w:val="000000" w:themeColor="text1"/>
                <w:sz w:val="22"/>
                <w:rPrChange w:id="5959" w:author="N F" w:date="2023-12-05T03:08:00Z">
                  <w:rPr>
                    <w:rFonts w:cs="Times New Roman"/>
                    <w:sz w:val="22"/>
                  </w:rPr>
                </w:rPrChange>
              </w:rPr>
              <w:pPrChange w:id="5960" w:author="N F" w:date="2023-08-06T15:38:00Z">
                <w:pPr>
                  <w:ind w:firstLine="0"/>
                </w:pPr>
              </w:pPrChange>
            </w:pPr>
            <w:r w:rsidRPr="006E6534">
              <w:rPr>
                <w:rFonts w:cs="Times New Roman"/>
                <w:color w:val="000000" w:themeColor="text1"/>
                <w:sz w:val="22"/>
                <w:rPrChange w:id="5961" w:author="N F" w:date="2023-12-05T03:08:00Z">
                  <w:rPr>
                    <w:rFonts w:cs="Times New Roman"/>
                    <w:sz w:val="22"/>
                  </w:rPr>
                </w:rPrChange>
              </w:rPr>
              <w:t>12</w:t>
            </w:r>
          </w:p>
        </w:tc>
        <w:tc>
          <w:tcPr>
            <w:tcW w:w="1263" w:type="dxa"/>
          </w:tcPr>
          <w:p w14:paraId="3FBD266A" w14:textId="77777777" w:rsidR="005713FE" w:rsidRPr="006E6534" w:rsidRDefault="005713FE">
            <w:pPr>
              <w:spacing w:line="240" w:lineRule="auto"/>
              <w:ind w:firstLine="0"/>
              <w:rPr>
                <w:rFonts w:cs="Times New Roman"/>
                <w:color w:val="000000" w:themeColor="text1"/>
                <w:sz w:val="22"/>
                <w:lang w:val="en-US"/>
                <w:rPrChange w:id="5962" w:author="N F" w:date="2023-12-05T03:08:00Z">
                  <w:rPr>
                    <w:rFonts w:cs="Times New Roman"/>
                    <w:sz w:val="22"/>
                    <w:lang w:val="en-US"/>
                  </w:rPr>
                </w:rPrChange>
              </w:rPr>
              <w:pPrChange w:id="5963" w:author="N F" w:date="2023-08-06T15:38:00Z">
                <w:pPr>
                  <w:ind w:firstLine="0"/>
                </w:pPr>
              </w:pPrChange>
            </w:pPr>
            <w:r w:rsidRPr="006E6534">
              <w:rPr>
                <w:rFonts w:cs="Times New Roman"/>
                <w:color w:val="000000" w:themeColor="text1"/>
                <w:sz w:val="22"/>
                <w:lang w:val="en-US"/>
                <w:rPrChange w:id="5964" w:author="N F" w:date="2023-12-05T03:08:00Z">
                  <w:rPr>
                    <w:rFonts w:cs="Times New Roman"/>
                    <w:sz w:val="22"/>
                    <w:lang w:val="en-US"/>
                  </w:rPr>
                </w:rPrChange>
              </w:rPr>
              <w:t>&gt; 10000</w:t>
            </w:r>
          </w:p>
        </w:tc>
      </w:tr>
      <w:tr w:rsidR="006E6534" w:rsidRPr="006E6534" w14:paraId="724766C7" w14:textId="77777777" w:rsidTr="00787A04">
        <w:tc>
          <w:tcPr>
            <w:tcW w:w="839" w:type="dxa"/>
          </w:tcPr>
          <w:p w14:paraId="3FFE0CCB" w14:textId="77777777" w:rsidR="005713FE" w:rsidRPr="006E6534" w:rsidRDefault="005713FE">
            <w:pPr>
              <w:spacing w:line="240" w:lineRule="auto"/>
              <w:ind w:firstLine="0"/>
              <w:rPr>
                <w:rFonts w:cs="Times New Roman"/>
                <w:color w:val="000000" w:themeColor="text1"/>
                <w:sz w:val="22"/>
                <w:lang w:val="en-US"/>
                <w:rPrChange w:id="5965" w:author="N F" w:date="2023-12-05T03:08:00Z">
                  <w:rPr>
                    <w:rFonts w:cs="Times New Roman"/>
                    <w:sz w:val="22"/>
                    <w:lang w:val="en-US"/>
                  </w:rPr>
                </w:rPrChange>
              </w:rPr>
              <w:pPrChange w:id="5966" w:author="N F" w:date="2023-08-06T15:38:00Z">
                <w:pPr>
                  <w:ind w:firstLine="0"/>
                </w:pPr>
              </w:pPrChange>
            </w:pPr>
            <w:r w:rsidRPr="006E6534">
              <w:rPr>
                <w:rFonts w:cs="Times New Roman"/>
                <w:color w:val="000000" w:themeColor="text1"/>
                <w:sz w:val="22"/>
                <w:lang w:val="en-US"/>
                <w:rPrChange w:id="5967" w:author="N F" w:date="2023-12-05T03:08:00Z">
                  <w:rPr>
                    <w:rFonts w:cs="Times New Roman"/>
                    <w:sz w:val="22"/>
                    <w:lang w:val="en-US"/>
                  </w:rPr>
                </w:rPrChange>
              </w:rPr>
              <w:t>FLT3</w:t>
            </w:r>
          </w:p>
        </w:tc>
        <w:tc>
          <w:tcPr>
            <w:tcW w:w="1573" w:type="dxa"/>
          </w:tcPr>
          <w:p w14:paraId="103D9D2B" w14:textId="77777777" w:rsidR="005713FE" w:rsidRPr="006E6534" w:rsidRDefault="005713FE">
            <w:pPr>
              <w:spacing w:line="240" w:lineRule="auto"/>
              <w:ind w:firstLine="0"/>
              <w:rPr>
                <w:rFonts w:cs="Times New Roman"/>
                <w:color w:val="000000" w:themeColor="text1"/>
                <w:sz w:val="22"/>
                <w:rPrChange w:id="5968" w:author="N F" w:date="2023-12-05T03:08:00Z">
                  <w:rPr>
                    <w:rFonts w:cs="Times New Roman"/>
                    <w:sz w:val="22"/>
                  </w:rPr>
                </w:rPrChange>
              </w:rPr>
              <w:pPrChange w:id="5969" w:author="N F" w:date="2023-08-06T15:38:00Z">
                <w:pPr>
                  <w:ind w:firstLine="0"/>
                </w:pPr>
              </w:pPrChange>
            </w:pPr>
            <w:r w:rsidRPr="006E6534">
              <w:rPr>
                <w:rFonts w:cs="Times New Roman"/>
                <w:color w:val="000000" w:themeColor="text1"/>
                <w:sz w:val="22"/>
                <w:rPrChange w:id="5970" w:author="N F" w:date="2023-12-05T03:08:00Z">
                  <w:rPr>
                    <w:rFonts w:cs="Times New Roman"/>
                    <w:sz w:val="22"/>
                  </w:rPr>
                </w:rPrChange>
              </w:rPr>
              <w:t>55</w:t>
            </w:r>
          </w:p>
        </w:tc>
        <w:tc>
          <w:tcPr>
            <w:tcW w:w="1263" w:type="dxa"/>
          </w:tcPr>
          <w:p w14:paraId="26C330CC" w14:textId="77777777" w:rsidR="005713FE" w:rsidRPr="006E6534" w:rsidRDefault="005713FE">
            <w:pPr>
              <w:spacing w:line="240" w:lineRule="auto"/>
              <w:ind w:firstLine="0"/>
              <w:rPr>
                <w:rFonts w:cs="Times New Roman"/>
                <w:color w:val="000000" w:themeColor="text1"/>
                <w:sz w:val="22"/>
                <w:lang w:val="en-US"/>
                <w:rPrChange w:id="5971" w:author="N F" w:date="2023-12-05T03:08:00Z">
                  <w:rPr>
                    <w:rFonts w:cs="Times New Roman"/>
                    <w:sz w:val="22"/>
                    <w:lang w:val="en-US"/>
                  </w:rPr>
                </w:rPrChange>
              </w:rPr>
              <w:pPrChange w:id="5972" w:author="N F" w:date="2023-08-06T15:38:00Z">
                <w:pPr>
                  <w:ind w:firstLine="0"/>
                </w:pPr>
              </w:pPrChange>
            </w:pPr>
            <w:r w:rsidRPr="006E6534">
              <w:rPr>
                <w:rFonts w:cs="Times New Roman"/>
                <w:color w:val="000000" w:themeColor="text1"/>
                <w:sz w:val="22"/>
                <w:lang w:val="en-US"/>
                <w:rPrChange w:id="5973" w:author="N F" w:date="2023-12-05T03:08:00Z">
                  <w:rPr>
                    <w:rFonts w:cs="Times New Roman"/>
                    <w:sz w:val="22"/>
                    <w:lang w:val="en-US"/>
                  </w:rPr>
                </w:rPrChange>
              </w:rPr>
              <w:t>562</w:t>
            </w:r>
          </w:p>
        </w:tc>
        <w:tc>
          <w:tcPr>
            <w:tcW w:w="1572" w:type="dxa"/>
          </w:tcPr>
          <w:p w14:paraId="2933C21A" w14:textId="77777777" w:rsidR="005713FE" w:rsidRPr="006E6534" w:rsidRDefault="005713FE">
            <w:pPr>
              <w:spacing w:line="240" w:lineRule="auto"/>
              <w:ind w:firstLine="0"/>
              <w:rPr>
                <w:rFonts w:cs="Times New Roman"/>
                <w:color w:val="000000" w:themeColor="text1"/>
                <w:sz w:val="22"/>
                <w:rPrChange w:id="5974" w:author="N F" w:date="2023-12-05T03:08:00Z">
                  <w:rPr>
                    <w:rFonts w:cs="Times New Roman"/>
                    <w:sz w:val="22"/>
                  </w:rPr>
                </w:rPrChange>
              </w:rPr>
              <w:pPrChange w:id="5975" w:author="N F" w:date="2023-08-06T15:38:00Z">
                <w:pPr>
                  <w:ind w:firstLine="0"/>
                </w:pPr>
              </w:pPrChange>
            </w:pPr>
            <w:r w:rsidRPr="006E6534">
              <w:rPr>
                <w:rFonts w:cs="Times New Roman"/>
                <w:color w:val="000000" w:themeColor="text1"/>
                <w:sz w:val="22"/>
                <w:rPrChange w:id="5976" w:author="N F" w:date="2023-12-05T03:08:00Z">
                  <w:rPr>
                    <w:rFonts w:cs="Times New Roman"/>
                    <w:sz w:val="22"/>
                  </w:rPr>
                </w:rPrChange>
              </w:rPr>
              <w:t>75</w:t>
            </w:r>
          </w:p>
        </w:tc>
        <w:tc>
          <w:tcPr>
            <w:tcW w:w="1263" w:type="dxa"/>
          </w:tcPr>
          <w:p w14:paraId="41AA1791" w14:textId="77777777" w:rsidR="005713FE" w:rsidRPr="006E6534" w:rsidRDefault="005713FE">
            <w:pPr>
              <w:spacing w:line="240" w:lineRule="auto"/>
              <w:ind w:firstLine="0"/>
              <w:rPr>
                <w:rFonts w:cs="Times New Roman"/>
                <w:color w:val="000000" w:themeColor="text1"/>
                <w:sz w:val="22"/>
                <w:rPrChange w:id="5977" w:author="N F" w:date="2023-12-05T03:08:00Z">
                  <w:rPr>
                    <w:rFonts w:cs="Times New Roman"/>
                    <w:sz w:val="22"/>
                  </w:rPr>
                </w:rPrChange>
              </w:rPr>
              <w:pPrChange w:id="5978" w:author="N F" w:date="2023-08-06T15:38:00Z">
                <w:pPr>
                  <w:ind w:firstLine="0"/>
                </w:pPr>
              </w:pPrChange>
            </w:pPr>
            <w:r w:rsidRPr="006E6534">
              <w:rPr>
                <w:rFonts w:cs="Times New Roman"/>
                <w:color w:val="000000" w:themeColor="text1"/>
                <w:sz w:val="22"/>
                <w:rPrChange w:id="5979" w:author="N F" w:date="2023-12-05T03:08:00Z">
                  <w:rPr>
                    <w:rFonts w:cs="Times New Roman"/>
                    <w:sz w:val="22"/>
                  </w:rPr>
                </w:rPrChange>
              </w:rPr>
              <w:t>129</w:t>
            </w:r>
          </w:p>
        </w:tc>
        <w:tc>
          <w:tcPr>
            <w:tcW w:w="1572" w:type="dxa"/>
          </w:tcPr>
          <w:p w14:paraId="3556F164" w14:textId="77777777" w:rsidR="005713FE" w:rsidRPr="006E6534" w:rsidRDefault="005713FE">
            <w:pPr>
              <w:spacing w:line="240" w:lineRule="auto"/>
              <w:ind w:firstLine="0"/>
              <w:rPr>
                <w:rFonts w:cs="Times New Roman"/>
                <w:color w:val="000000" w:themeColor="text1"/>
                <w:sz w:val="22"/>
                <w:rPrChange w:id="5980" w:author="N F" w:date="2023-12-05T03:08:00Z">
                  <w:rPr>
                    <w:rFonts w:cs="Times New Roman"/>
                    <w:sz w:val="22"/>
                  </w:rPr>
                </w:rPrChange>
              </w:rPr>
              <w:pPrChange w:id="5981" w:author="N F" w:date="2023-08-06T15:38:00Z">
                <w:pPr>
                  <w:ind w:firstLine="0"/>
                </w:pPr>
              </w:pPrChange>
            </w:pPr>
            <w:r w:rsidRPr="006E6534">
              <w:rPr>
                <w:rFonts w:cs="Times New Roman"/>
                <w:color w:val="000000" w:themeColor="text1"/>
                <w:sz w:val="22"/>
                <w:rPrChange w:id="5982" w:author="N F" w:date="2023-12-05T03:08:00Z">
                  <w:rPr>
                    <w:rFonts w:cs="Times New Roman"/>
                    <w:sz w:val="22"/>
                  </w:rPr>
                </w:rPrChange>
              </w:rPr>
              <w:t>39</w:t>
            </w:r>
          </w:p>
        </w:tc>
        <w:tc>
          <w:tcPr>
            <w:tcW w:w="1263" w:type="dxa"/>
          </w:tcPr>
          <w:p w14:paraId="63774964" w14:textId="77777777" w:rsidR="005713FE" w:rsidRPr="006E6534" w:rsidRDefault="005713FE">
            <w:pPr>
              <w:spacing w:line="240" w:lineRule="auto"/>
              <w:ind w:firstLine="0"/>
              <w:rPr>
                <w:rFonts w:cs="Times New Roman"/>
                <w:color w:val="000000" w:themeColor="text1"/>
                <w:sz w:val="22"/>
                <w:lang w:val="en-US"/>
                <w:rPrChange w:id="5983" w:author="N F" w:date="2023-12-05T03:08:00Z">
                  <w:rPr>
                    <w:rFonts w:cs="Times New Roman"/>
                    <w:sz w:val="22"/>
                    <w:lang w:val="en-US"/>
                  </w:rPr>
                </w:rPrChange>
              </w:rPr>
              <w:pPrChange w:id="5984" w:author="N F" w:date="2023-08-06T15:38:00Z">
                <w:pPr>
                  <w:ind w:firstLine="0"/>
                </w:pPr>
              </w:pPrChange>
            </w:pPr>
            <w:r w:rsidRPr="006E6534">
              <w:rPr>
                <w:rFonts w:cs="Times New Roman"/>
                <w:color w:val="000000" w:themeColor="text1"/>
                <w:sz w:val="22"/>
                <w:lang w:val="en-US"/>
                <w:rPrChange w:id="5985" w:author="N F" w:date="2023-12-05T03:08:00Z">
                  <w:rPr>
                    <w:rFonts w:cs="Times New Roman"/>
                    <w:sz w:val="22"/>
                    <w:lang w:val="en-US"/>
                  </w:rPr>
                </w:rPrChange>
              </w:rPr>
              <w:t>302</w:t>
            </w:r>
          </w:p>
        </w:tc>
      </w:tr>
      <w:tr w:rsidR="006E6534" w:rsidRPr="006E6534" w14:paraId="276A9591" w14:textId="77777777" w:rsidTr="00787A04">
        <w:tc>
          <w:tcPr>
            <w:tcW w:w="839" w:type="dxa"/>
          </w:tcPr>
          <w:p w14:paraId="383EDE40" w14:textId="77777777" w:rsidR="005713FE" w:rsidRPr="006E6534" w:rsidRDefault="005713FE">
            <w:pPr>
              <w:spacing w:line="240" w:lineRule="auto"/>
              <w:ind w:firstLine="0"/>
              <w:rPr>
                <w:rFonts w:cs="Times New Roman"/>
                <w:color w:val="000000" w:themeColor="text1"/>
                <w:sz w:val="22"/>
                <w:rPrChange w:id="5986" w:author="N F" w:date="2023-12-05T03:08:00Z">
                  <w:rPr>
                    <w:rFonts w:cs="Times New Roman"/>
                    <w:sz w:val="22"/>
                  </w:rPr>
                </w:rPrChange>
              </w:rPr>
              <w:pPrChange w:id="5987" w:author="N F" w:date="2023-08-06T15:38:00Z">
                <w:pPr>
                  <w:ind w:firstLine="0"/>
                </w:pPr>
              </w:pPrChange>
            </w:pPr>
            <w:r w:rsidRPr="006E6534">
              <w:rPr>
                <w:rFonts w:cs="Times New Roman"/>
                <w:color w:val="000000" w:themeColor="text1"/>
                <w:sz w:val="22"/>
                <w:lang w:val="en-US"/>
                <w:rPrChange w:id="5988" w:author="N F" w:date="2023-12-05T03:08:00Z">
                  <w:rPr>
                    <w:rFonts w:cs="Times New Roman"/>
                    <w:sz w:val="22"/>
                    <w:lang w:val="en-US"/>
                  </w:rPr>
                </w:rPrChange>
              </w:rPr>
              <w:t>FLT4</w:t>
            </w:r>
          </w:p>
        </w:tc>
        <w:tc>
          <w:tcPr>
            <w:tcW w:w="1573" w:type="dxa"/>
          </w:tcPr>
          <w:p w14:paraId="5EE0FDC3" w14:textId="77777777" w:rsidR="005713FE" w:rsidRPr="006E6534" w:rsidRDefault="005713FE">
            <w:pPr>
              <w:spacing w:line="240" w:lineRule="auto"/>
              <w:ind w:firstLine="0"/>
              <w:rPr>
                <w:rFonts w:cs="Times New Roman"/>
                <w:color w:val="000000" w:themeColor="text1"/>
                <w:sz w:val="22"/>
                <w:rPrChange w:id="5989" w:author="N F" w:date="2023-12-05T03:08:00Z">
                  <w:rPr>
                    <w:rFonts w:cs="Times New Roman"/>
                    <w:sz w:val="22"/>
                  </w:rPr>
                </w:rPrChange>
              </w:rPr>
              <w:pPrChange w:id="5990" w:author="N F" w:date="2023-08-06T15:38:00Z">
                <w:pPr>
                  <w:ind w:firstLine="0"/>
                </w:pPr>
              </w:pPrChange>
            </w:pPr>
            <w:r w:rsidRPr="006E6534">
              <w:rPr>
                <w:rFonts w:cs="Times New Roman"/>
                <w:color w:val="000000" w:themeColor="text1"/>
                <w:sz w:val="22"/>
                <w:rPrChange w:id="5991" w:author="N F" w:date="2023-12-05T03:08:00Z">
                  <w:rPr>
                    <w:rFonts w:cs="Times New Roman"/>
                    <w:sz w:val="22"/>
                  </w:rPr>
                </w:rPrChange>
              </w:rPr>
              <w:t>78</w:t>
            </w:r>
          </w:p>
        </w:tc>
        <w:tc>
          <w:tcPr>
            <w:tcW w:w="1263" w:type="dxa"/>
          </w:tcPr>
          <w:p w14:paraId="78740ABD" w14:textId="77777777" w:rsidR="005713FE" w:rsidRPr="006E6534" w:rsidRDefault="005713FE">
            <w:pPr>
              <w:spacing w:line="240" w:lineRule="auto"/>
              <w:ind w:firstLine="0"/>
              <w:rPr>
                <w:rFonts w:cs="Times New Roman"/>
                <w:color w:val="000000" w:themeColor="text1"/>
                <w:sz w:val="22"/>
                <w:lang w:val="en-US"/>
                <w:rPrChange w:id="5992" w:author="N F" w:date="2023-12-05T03:08:00Z">
                  <w:rPr>
                    <w:rFonts w:cs="Times New Roman"/>
                    <w:sz w:val="22"/>
                    <w:lang w:val="en-US"/>
                  </w:rPr>
                </w:rPrChange>
              </w:rPr>
              <w:pPrChange w:id="5993" w:author="N F" w:date="2023-08-06T15:38:00Z">
                <w:pPr>
                  <w:ind w:firstLine="0"/>
                </w:pPr>
              </w:pPrChange>
            </w:pPr>
            <w:r w:rsidRPr="006E6534">
              <w:rPr>
                <w:rFonts w:cs="Times New Roman"/>
                <w:color w:val="000000" w:themeColor="text1"/>
                <w:sz w:val="22"/>
                <w:lang w:val="en-US"/>
                <w:rPrChange w:id="5994" w:author="N F" w:date="2023-12-05T03:08:00Z">
                  <w:rPr>
                    <w:rFonts w:cs="Times New Roman"/>
                    <w:sz w:val="22"/>
                    <w:lang w:val="en-US"/>
                  </w:rPr>
                </w:rPrChange>
              </w:rPr>
              <w:t>678</w:t>
            </w:r>
          </w:p>
        </w:tc>
        <w:tc>
          <w:tcPr>
            <w:tcW w:w="1572" w:type="dxa"/>
          </w:tcPr>
          <w:p w14:paraId="16CCD9E4" w14:textId="77777777" w:rsidR="005713FE" w:rsidRPr="006E6534" w:rsidRDefault="005713FE">
            <w:pPr>
              <w:spacing w:line="240" w:lineRule="auto"/>
              <w:ind w:firstLine="0"/>
              <w:rPr>
                <w:rFonts w:cs="Times New Roman"/>
                <w:color w:val="000000" w:themeColor="text1"/>
                <w:sz w:val="22"/>
                <w:rPrChange w:id="5995" w:author="N F" w:date="2023-12-05T03:08:00Z">
                  <w:rPr>
                    <w:rFonts w:cs="Times New Roman"/>
                    <w:sz w:val="22"/>
                  </w:rPr>
                </w:rPrChange>
              </w:rPr>
              <w:pPrChange w:id="5996" w:author="N F" w:date="2023-08-06T15:38:00Z">
                <w:pPr>
                  <w:ind w:firstLine="0"/>
                </w:pPr>
              </w:pPrChange>
            </w:pPr>
            <w:r w:rsidRPr="006E6534">
              <w:rPr>
                <w:rFonts w:cs="Times New Roman"/>
                <w:color w:val="000000" w:themeColor="text1"/>
                <w:sz w:val="22"/>
                <w:rPrChange w:id="5997" w:author="N F" w:date="2023-12-05T03:08:00Z">
                  <w:rPr>
                    <w:rFonts w:cs="Times New Roman"/>
                    <w:sz w:val="22"/>
                  </w:rPr>
                </w:rPrChange>
              </w:rPr>
              <w:t>82</w:t>
            </w:r>
          </w:p>
        </w:tc>
        <w:tc>
          <w:tcPr>
            <w:tcW w:w="1263" w:type="dxa"/>
          </w:tcPr>
          <w:p w14:paraId="4BCFC297" w14:textId="77777777" w:rsidR="005713FE" w:rsidRPr="006E6534" w:rsidRDefault="005713FE">
            <w:pPr>
              <w:spacing w:line="240" w:lineRule="auto"/>
              <w:ind w:firstLine="0"/>
              <w:rPr>
                <w:rFonts w:cs="Times New Roman"/>
                <w:color w:val="000000" w:themeColor="text1"/>
                <w:sz w:val="22"/>
                <w:rPrChange w:id="5998" w:author="N F" w:date="2023-12-05T03:08:00Z">
                  <w:rPr>
                    <w:rFonts w:cs="Times New Roman"/>
                    <w:sz w:val="22"/>
                  </w:rPr>
                </w:rPrChange>
              </w:rPr>
              <w:pPrChange w:id="5999" w:author="N F" w:date="2023-08-06T15:38:00Z">
                <w:pPr>
                  <w:ind w:firstLine="0"/>
                </w:pPr>
              </w:pPrChange>
            </w:pPr>
            <w:r w:rsidRPr="006E6534">
              <w:rPr>
                <w:rFonts w:cs="Times New Roman"/>
                <w:color w:val="000000" w:themeColor="text1"/>
                <w:sz w:val="22"/>
                <w:rPrChange w:id="6000" w:author="N F" w:date="2023-12-05T03:08:00Z">
                  <w:rPr>
                    <w:rFonts w:cs="Times New Roman"/>
                    <w:sz w:val="22"/>
                  </w:rPr>
                </w:rPrChange>
              </w:rPr>
              <w:t>142</w:t>
            </w:r>
          </w:p>
        </w:tc>
        <w:tc>
          <w:tcPr>
            <w:tcW w:w="1572" w:type="dxa"/>
          </w:tcPr>
          <w:p w14:paraId="7C68EE9F" w14:textId="77777777" w:rsidR="005713FE" w:rsidRPr="006E6534" w:rsidRDefault="005713FE">
            <w:pPr>
              <w:spacing w:line="240" w:lineRule="auto"/>
              <w:ind w:firstLine="0"/>
              <w:rPr>
                <w:rFonts w:cs="Times New Roman"/>
                <w:color w:val="000000" w:themeColor="text1"/>
                <w:sz w:val="22"/>
                <w:rPrChange w:id="6001" w:author="N F" w:date="2023-12-05T03:08:00Z">
                  <w:rPr>
                    <w:rFonts w:cs="Times New Roman"/>
                    <w:sz w:val="22"/>
                  </w:rPr>
                </w:rPrChange>
              </w:rPr>
              <w:pPrChange w:id="6002" w:author="N F" w:date="2023-08-06T15:38:00Z">
                <w:pPr>
                  <w:ind w:firstLine="0"/>
                </w:pPr>
              </w:pPrChange>
            </w:pPr>
            <w:r w:rsidRPr="006E6534">
              <w:rPr>
                <w:rFonts w:cs="Times New Roman"/>
                <w:color w:val="000000" w:themeColor="text1"/>
                <w:sz w:val="22"/>
                <w:rPrChange w:id="6003" w:author="N F" w:date="2023-12-05T03:08:00Z">
                  <w:rPr>
                    <w:rFonts w:cs="Times New Roman"/>
                    <w:sz w:val="22"/>
                  </w:rPr>
                </w:rPrChange>
              </w:rPr>
              <w:t>50</w:t>
            </w:r>
          </w:p>
        </w:tc>
        <w:tc>
          <w:tcPr>
            <w:tcW w:w="1263" w:type="dxa"/>
          </w:tcPr>
          <w:p w14:paraId="60974CCF" w14:textId="77777777" w:rsidR="005713FE" w:rsidRPr="006E6534" w:rsidRDefault="005713FE">
            <w:pPr>
              <w:spacing w:line="240" w:lineRule="auto"/>
              <w:ind w:firstLine="0"/>
              <w:rPr>
                <w:rFonts w:cs="Times New Roman"/>
                <w:color w:val="000000" w:themeColor="text1"/>
                <w:sz w:val="22"/>
                <w:lang w:val="en-US"/>
                <w:rPrChange w:id="6004" w:author="N F" w:date="2023-12-05T03:08:00Z">
                  <w:rPr>
                    <w:rFonts w:cs="Times New Roman"/>
                    <w:sz w:val="22"/>
                    <w:lang w:val="en-US"/>
                  </w:rPr>
                </w:rPrChange>
              </w:rPr>
              <w:pPrChange w:id="6005" w:author="N F" w:date="2023-08-06T15:38:00Z">
                <w:pPr>
                  <w:ind w:firstLine="0"/>
                </w:pPr>
              </w:pPrChange>
            </w:pPr>
            <w:r w:rsidRPr="006E6534">
              <w:rPr>
                <w:rFonts w:cs="Times New Roman"/>
                <w:color w:val="000000" w:themeColor="text1"/>
                <w:sz w:val="22"/>
                <w:lang w:val="en-US"/>
                <w:rPrChange w:id="6006" w:author="N F" w:date="2023-12-05T03:08:00Z">
                  <w:rPr>
                    <w:rFonts w:cs="Times New Roman"/>
                    <w:sz w:val="22"/>
                    <w:lang w:val="en-US"/>
                  </w:rPr>
                </w:rPrChange>
              </w:rPr>
              <w:t>1784</w:t>
            </w:r>
          </w:p>
        </w:tc>
      </w:tr>
      <w:tr w:rsidR="006E6534" w:rsidRPr="006E6534" w14:paraId="3CC25A25" w14:textId="77777777" w:rsidTr="00787A04">
        <w:tc>
          <w:tcPr>
            <w:tcW w:w="839" w:type="dxa"/>
          </w:tcPr>
          <w:p w14:paraId="3EF89286" w14:textId="77777777" w:rsidR="005713FE" w:rsidRPr="006E6534" w:rsidRDefault="005713FE">
            <w:pPr>
              <w:spacing w:line="240" w:lineRule="auto"/>
              <w:ind w:firstLine="0"/>
              <w:rPr>
                <w:rFonts w:cs="Times New Roman"/>
                <w:color w:val="000000" w:themeColor="text1"/>
                <w:sz w:val="22"/>
                <w:lang w:val="en-US"/>
                <w:rPrChange w:id="6007" w:author="N F" w:date="2023-12-05T03:08:00Z">
                  <w:rPr>
                    <w:rFonts w:cs="Times New Roman"/>
                    <w:sz w:val="22"/>
                    <w:lang w:val="en-US"/>
                  </w:rPr>
                </w:rPrChange>
              </w:rPr>
              <w:pPrChange w:id="6008" w:author="N F" w:date="2023-08-06T15:38:00Z">
                <w:pPr>
                  <w:ind w:firstLine="0"/>
                </w:pPr>
              </w:pPrChange>
            </w:pPr>
            <w:r w:rsidRPr="006E6534">
              <w:rPr>
                <w:rFonts w:cs="Times New Roman"/>
                <w:color w:val="000000" w:themeColor="text1"/>
                <w:sz w:val="22"/>
                <w:lang w:val="en-US"/>
                <w:rPrChange w:id="6009" w:author="N F" w:date="2023-12-05T03:08:00Z">
                  <w:rPr>
                    <w:rFonts w:cs="Times New Roman"/>
                    <w:sz w:val="22"/>
                    <w:lang w:val="en-US"/>
                  </w:rPr>
                </w:rPrChange>
              </w:rPr>
              <w:t>IGF1-R</w:t>
            </w:r>
          </w:p>
        </w:tc>
        <w:tc>
          <w:tcPr>
            <w:tcW w:w="1573" w:type="dxa"/>
          </w:tcPr>
          <w:p w14:paraId="6119F705" w14:textId="77777777" w:rsidR="005713FE" w:rsidRPr="006E6534" w:rsidRDefault="005713FE">
            <w:pPr>
              <w:spacing w:line="240" w:lineRule="auto"/>
              <w:ind w:firstLine="0"/>
              <w:rPr>
                <w:rFonts w:cs="Times New Roman"/>
                <w:color w:val="000000" w:themeColor="text1"/>
                <w:sz w:val="22"/>
                <w:rPrChange w:id="6010" w:author="N F" w:date="2023-12-05T03:08:00Z">
                  <w:rPr>
                    <w:rFonts w:cs="Times New Roman"/>
                    <w:sz w:val="22"/>
                  </w:rPr>
                </w:rPrChange>
              </w:rPr>
              <w:pPrChange w:id="6011" w:author="N F" w:date="2023-08-06T15:38:00Z">
                <w:pPr>
                  <w:ind w:firstLine="0"/>
                </w:pPr>
              </w:pPrChange>
            </w:pPr>
            <w:r w:rsidRPr="006E6534">
              <w:rPr>
                <w:rFonts w:cs="Times New Roman"/>
                <w:color w:val="000000" w:themeColor="text1"/>
                <w:sz w:val="22"/>
                <w:rPrChange w:id="6012" w:author="N F" w:date="2023-12-05T03:08:00Z">
                  <w:rPr>
                    <w:rFonts w:cs="Times New Roman"/>
                    <w:sz w:val="22"/>
                  </w:rPr>
                </w:rPrChange>
              </w:rPr>
              <w:t>64</w:t>
            </w:r>
          </w:p>
        </w:tc>
        <w:tc>
          <w:tcPr>
            <w:tcW w:w="1263" w:type="dxa"/>
          </w:tcPr>
          <w:p w14:paraId="3C265A93" w14:textId="77777777" w:rsidR="005713FE" w:rsidRPr="006E6534" w:rsidRDefault="005713FE">
            <w:pPr>
              <w:spacing w:line="240" w:lineRule="auto"/>
              <w:ind w:firstLine="0"/>
              <w:rPr>
                <w:rFonts w:cs="Times New Roman"/>
                <w:color w:val="000000" w:themeColor="text1"/>
                <w:sz w:val="22"/>
                <w:lang w:val="en-US"/>
                <w:rPrChange w:id="6013" w:author="N F" w:date="2023-12-05T03:08:00Z">
                  <w:rPr>
                    <w:rFonts w:cs="Times New Roman"/>
                    <w:sz w:val="22"/>
                    <w:lang w:val="en-US"/>
                  </w:rPr>
                </w:rPrChange>
              </w:rPr>
              <w:pPrChange w:id="6014" w:author="N F" w:date="2023-08-06T15:38:00Z">
                <w:pPr>
                  <w:ind w:firstLine="0"/>
                </w:pPr>
              </w:pPrChange>
            </w:pPr>
            <w:r w:rsidRPr="006E6534">
              <w:rPr>
                <w:rFonts w:cs="Times New Roman"/>
                <w:color w:val="000000" w:themeColor="text1"/>
                <w:sz w:val="22"/>
                <w:lang w:val="en-US"/>
                <w:rPrChange w:id="6015" w:author="N F" w:date="2023-12-05T03:08:00Z">
                  <w:rPr>
                    <w:rFonts w:cs="Times New Roman"/>
                    <w:sz w:val="22"/>
                    <w:lang w:val="en-US"/>
                  </w:rPr>
                </w:rPrChange>
              </w:rPr>
              <w:t>941</w:t>
            </w:r>
          </w:p>
        </w:tc>
        <w:tc>
          <w:tcPr>
            <w:tcW w:w="1572" w:type="dxa"/>
          </w:tcPr>
          <w:p w14:paraId="266D987D" w14:textId="77777777" w:rsidR="005713FE" w:rsidRPr="006E6534" w:rsidRDefault="005713FE">
            <w:pPr>
              <w:spacing w:line="240" w:lineRule="auto"/>
              <w:ind w:firstLine="0"/>
              <w:rPr>
                <w:rFonts w:cs="Times New Roman"/>
                <w:color w:val="000000" w:themeColor="text1"/>
                <w:sz w:val="22"/>
                <w:rPrChange w:id="6016" w:author="N F" w:date="2023-12-05T03:08:00Z">
                  <w:rPr>
                    <w:rFonts w:cs="Times New Roman"/>
                    <w:sz w:val="22"/>
                  </w:rPr>
                </w:rPrChange>
              </w:rPr>
              <w:pPrChange w:id="6017" w:author="N F" w:date="2023-08-06T15:38:00Z">
                <w:pPr>
                  <w:ind w:firstLine="0"/>
                </w:pPr>
              </w:pPrChange>
            </w:pPr>
            <w:r w:rsidRPr="006E6534">
              <w:rPr>
                <w:rFonts w:cs="Times New Roman"/>
                <w:color w:val="000000" w:themeColor="text1"/>
                <w:sz w:val="22"/>
                <w:rPrChange w:id="6018" w:author="N F" w:date="2023-12-05T03:08:00Z">
                  <w:rPr>
                    <w:rFonts w:cs="Times New Roman"/>
                    <w:sz w:val="22"/>
                  </w:rPr>
                </w:rPrChange>
              </w:rPr>
              <w:t>87</w:t>
            </w:r>
          </w:p>
        </w:tc>
        <w:tc>
          <w:tcPr>
            <w:tcW w:w="1263" w:type="dxa"/>
          </w:tcPr>
          <w:p w14:paraId="557FBA24" w14:textId="77777777" w:rsidR="005713FE" w:rsidRPr="006E6534" w:rsidRDefault="005713FE">
            <w:pPr>
              <w:spacing w:line="240" w:lineRule="auto"/>
              <w:ind w:firstLine="0"/>
              <w:rPr>
                <w:rFonts w:cs="Times New Roman"/>
                <w:color w:val="000000" w:themeColor="text1"/>
                <w:sz w:val="22"/>
                <w:rPrChange w:id="6019" w:author="N F" w:date="2023-12-05T03:08:00Z">
                  <w:rPr>
                    <w:rFonts w:cs="Times New Roman"/>
                    <w:sz w:val="22"/>
                  </w:rPr>
                </w:rPrChange>
              </w:rPr>
              <w:pPrChange w:id="6020" w:author="N F" w:date="2023-08-06T15:38:00Z">
                <w:pPr>
                  <w:ind w:firstLine="0"/>
                </w:pPr>
              </w:pPrChange>
            </w:pPr>
            <w:r w:rsidRPr="006E6534">
              <w:rPr>
                <w:rFonts w:cs="Times New Roman"/>
                <w:color w:val="000000" w:themeColor="text1"/>
                <w:sz w:val="22"/>
                <w:rPrChange w:id="6021" w:author="N F" w:date="2023-12-05T03:08:00Z">
                  <w:rPr>
                    <w:rFonts w:cs="Times New Roman"/>
                    <w:sz w:val="22"/>
                  </w:rPr>
                </w:rPrChange>
              </w:rPr>
              <w:t>78</w:t>
            </w:r>
          </w:p>
        </w:tc>
        <w:tc>
          <w:tcPr>
            <w:tcW w:w="1572" w:type="dxa"/>
          </w:tcPr>
          <w:p w14:paraId="2014E2E7" w14:textId="77777777" w:rsidR="005713FE" w:rsidRPr="006E6534" w:rsidRDefault="005713FE">
            <w:pPr>
              <w:spacing w:line="240" w:lineRule="auto"/>
              <w:ind w:firstLine="0"/>
              <w:rPr>
                <w:rFonts w:cs="Times New Roman"/>
                <w:color w:val="000000" w:themeColor="text1"/>
                <w:sz w:val="22"/>
                <w:rPrChange w:id="6022" w:author="N F" w:date="2023-12-05T03:08:00Z">
                  <w:rPr>
                    <w:rFonts w:cs="Times New Roman"/>
                    <w:sz w:val="22"/>
                  </w:rPr>
                </w:rPrChange>
              </w:rPr>
              <w:pPrChange w:id="6023" w:author="N F" w:date="2023-08-06T15:38:00Z">
                <w:pPr>
                  <w:ind w:firstLine="0"/>
                </w:pPr>
              </w:pPrChange>
            </w:pPr>
            <w:r w:rsidRPr="006E6534">
              <w:rPr>
                <w:rFonts w:cs="Times New Roman"/>
                <w:color w:val="000000" w:themeColor="text1"/>
                <w:sz w:val="22"/>
                <w:rPrChange w:id="6024" w:author="N F" w:date="2023-12-05T03:08:00Z">
                  <w:rPr>
                    <w:rFonts w:cs="Times New Roman"/>
                    <w:sz w:val="22"/>
                  </w:rPr>
                </w:rPrChange>
              </w:rPr>
              <w:t>38</w:t>
            </w:r>
          </w:p>
        </w:tc>
        <w:tc>
          <w:tcPr>
            <w:tcW w:w="1263" w:type="dxa"/>
          </w:tcPr>
          <w:p w14:paraId="5C517A01" w14:textId="77777777" w:rsidR="005713FE" w:rsidRPr="006E6534" w:rsidRDefault="005713FE">
            <w:pPr>
              <w:spacing w:line="240" w:lineRule="auto"/>
              <w:ind w:firstLine="0"/>
              <w:rPr>
                <w:rFonts w:cs="Times New Roman"/>
                <w:color w:val="000000" w:themeColor="text1"/>
                <w:sz w:val="22"/>
                <w:lang w:val="en-US"/>
                <w:rPrChange w:id="6025" w:author="N F" w:date="2023-12-05T03:08:00Z">
                  <w:rPr>
                    <w:rFonts w:cs="Times New Roman"/>
                    <w:sz w:val="22"/>
                    <w:lang w:val="en-US"/>
                  </w:rPr>
                </w:rPrChange>
              </w:rPr>
              <w:pPrChange w:id="6026" w:author="N F" w:date="2023-08-06T15:38:00Z">
                <w:pPr>
                  <w:ind w:firstLine="0"/>
                </w:pPr>
              </w:pPrChange>
            </w:pPr>
            <w:r w:rsidRPr="006E6534">
              <w:rPr>
                <w:rFonts w:cs="Times New Roman"/>
                <w:color w:val="000000" w:themeColor="text1"/>
                <w:sz w:val="22"/>
                <w:lang w:val="en-US"/>
                <w:rPrChange w:id="6027" w:author="N F" w:date="2023-12-05T03:08:00Z">
                  <w:rPr>
                    <w:rFonts w:cs="Times New Roman"/>
                    <w:sz w:val="22"/>
                    <w:lang w:val="en-US"/>
                  </w:rPr>
                </w:rPrChange>
              </w:rPr>
              <w:t>1005</w:t>
            </w:r>
          </w:p>
        </w:tc>
      </w:tr>
      <w:tr w:rsidR="006E6534" w:rsidRPr="006E6534" w14:paraId="04ABABF3" w14:textId="77777777" w:rsidTr="00787A04">
        <w:tc>
          <w:tcPr>
            <w:tcW w:w="839" w:type="dxa"/>
          </w:tcPr>
          <w:p w14:paraId="070918DC" w14:textId="77777777" w:rsidR="005713FE" w:rsidRPr="006E6534" w:rsidRDefault="005713FE">
            <w:pPr>
              <w:spacing w:line="240" w:lineRule="auto"/>
              <w:ind w:firstLine="0"/>
              <w:rPr>
                <w:rFonts w:cs="Times New Roman"/>
                <w:color w:val="000000" w:themeColor="text1"/>
                <w:sz w:val="22"/>
                <w:lang w:val="en-US"/>
                <w:rPrChange w:id="6028" w:author="N F" w:date="2023-12-05T03:08:00Z">
                  <w:rPr>
                    <w:rFonts w:cs="Times New Roman"/>
                    <w:sz w:val="22"/>
                    <w:lang w:val="en-US"/>
                  </w:rPr>
                </w:rPrChange>
              </w:rPr>
              <w:pPrChange w:id="6029" w:author="N F" w:date="2023-08-06T15:38:00Z">
                <w:pPr>
                  <w:ind w:firstLine="0"/>
                </w:pPr>
              </w:pPrChange>
            </w:pPr>
            <w:r w:rsidRPr="006E6534">
              <w:rPr>
                <w:rFonts w:cs="Times New Roman"/>
                <w:color w:val="000000" w:themeColor="text1"/>
                <w:sz w:val="22"/>
                <w:lang w:val="en-US"/>
                <w:rPrChange w:id="6030" w:author="N F" w:date="2023-12-05T03:08:00Z">
                  <w:rPr>
                    <w:rFonts w:cs="Times New Roman"/>
                    <w:sz w:val="22"/>
                    <w:lang w:val="en-US"/>
                  </w:rPr>
                </w:rPrChange>
              </w:rPr>
              <w:t>Ins R</w:t>
            </w:r>
          </w:p>
        </w:tc>
        <w:tc>
          <w:tcPr>
            <w:tcW w:w="1573" w:type="dxa"/>
          </w:tcPr>
          <w:p w14:paraId="030B541E" w14:textId="77777777" w:rsidR="005713FE" w:rsidRPr="006E6534" w:rsidRDefault="005713FE">
            <w:pPr>
              <w:spacing w:line="240" w:lineRule="auto"/>
              <w:ind w:firstLine="0"/>
              <w:rPr>
                <w:rFonts w:cs="Times New Roman"/>
                <w:color w:val="000000" w:themeColor="text1"/>
                <w:sz w:val="22"/>
                <w:rPrChange w:id="6031" w:author="N F" w:date="2023-12-05T03:08:00Z">
                  <w:rPr>
                    <w:rFonts w:cs="Times New Roman"/>
                    <w:sz w:val="22"/>
                  </w:rPr>
                </w:rPrChange>
              </w:rPr>
              <w:pPrChange w:id="6032" w:author="N F" w:date="2023-08-06T15:38:00Z">
                <w:pPr>
                  <w:ind w:firstLine="0"/>
                </w:pPr>
              </w:pPrChange>
            </w:pPr>
            <w:r w:rsidRPr="006E6534">
              <w:rPr>
                <w:rFonts w:cs="Times New Roman"/>
                <w:color w:val="000000" w:themeColor="text1"/>
                <w:sz w:val="22"/>
                <w:rPrChange w:id="6033" w:author="N F" w:date="2023-12-05T03:08:00Z">
                  <w:rPr>
                    <w:rFonts w:cs="Times New Roman"/>
                    <w:sz w:val="22"/>
                  </w:rPr>
                </w:rPrChange>
              </w:rPr>
              <w:t>66</w:t>
            </w:r>
          </w:p>
        </w:tc>
        <w:tc>
          <w:tcPr>
            <w:tcW w:w="1263" w:type="dxa"/>
          </w:tcPr>
          <w:p w14:paraId="64A6AC1B" w14:textId="77777777" w:rsidR="005713FE" w:rsidRPr="006E6534" w:rsidRDefault="005713FE">
            <w:pPr>
              <w:spacing w:line="240" w:lineRule="auto"/>
              <w:ind w:firstLine="0"/>
              <w:rPr>
                <w:rFonts w:cs="Times New Roman"/>
                <w:color w:val="000000" w:themeColor="text1"/>
                <w:sz w:val="22"/>
                <w:lang w:val="en-US"/>
                <w:rPrChange w:id="6034" w:author="N F" w:date="2023-12-05T03:08:00Z">
                  <w:rPr>
                    <w:rFonts w:cs="Times New Roman"/>
                    <w:sz w:val="22"/>
                    <w:lang w:val="en-US"/>
                  </w:rPr>
                </w:rPrChange>
              </w:rPr>
              <w:pPrChange w:id="6035" w:author="N F" w:date="2023-08-06T15:38:00Z">
                <w:pPr>
                  <w:ind w:firstLine="0"/>
                </w:pPr>
              </w:pPrChange>
            </w:pPr>
            <w:r w:rsidRPr="006E6534">
              <w:rPr>
                <w:rFonts w:cs="Times New Roman"/>
                <w:color w:val="000000" w:themeColor="text1"/>
                <w:sz w:val="22"/>
                <w:lang w:val="en-US"/>
                <w:rPrChange w:id="6036" w:author="N F" w:date="2023-12-05T03:08:00Z">
                  <w:rPr>
                    <w:rFonts w:cs="Times New Roman"/>
                    <w:sz w:val="22"/>
                    <w:lang w:val="en-US"/>
                  </w:rPr>
                </w:rPrChange>
              </w:rPr>
              <w:t>432</w:t>
            </w:r>
          </w:p>
        </w:tc>
        <w:tc>
          <w:tcPr>
            <w:tcW w:w="1572" w:type="dxa"/>
          </w:tcPr>
          <w:p w14:paraId="69258444" w14:textId="77777777" w:rsidR="005713FE" w:rsidRPr="006E6534" w:rsidRDefault="005713FE">
            <w:pPr>
              <w:spacing w:line="240" w:lineRule="auto"/>
              <w:ind w:firstLine="0"/>
              <w:rPr>
                <w:rFonts w:cs="Times New Roman"/>
                <w:color w:val="000000" w:themeColor="text1"/>
                <w:sz w:val="22"/>
                <w:rPrChange w:id="6037" w:author="N F" w:date="2023-12-05T03:08:00Z">
                  <w:rPr>
                    <w:rFonts w:cs="Times New Roman"/>
                    <w:sz w:val="22"/>
                  </w:rPr>
                </w:rPrChange>
              </w:rPr>
              <w:pPrChange w:id="6038" w:author="N F" w:date="2023-08-06T15:38:00Z">
                <w:pPr>
                  <w:ind w:firstLine="0"/>
                </w:pPr>
              </w:pPrChange>
            </w:pPr>
            <w:r w:rsidRPr="006E6534">
              <w:rPr>
                <w:rFonts w:cs="Times New Roman"/>
                <w:color w:val="000000" w:themeColor="text1"/>
                <w:sz w:val="22"/>
                <w:rPrChange w:id="6039" w:author="N F" w:date="2023-12-05T03:08:00Z">
                  <w:rPr>
                    <w:rFonts w:cs="Times New Roman"/>
                    <w:sz w:val="22"/>
                  </w:rPr>
                </w:rPrChange>
              </w:rPr>
              <w:t>90</w:t>
            </w:r>
          </w:p>
        </w:tc>
        <w:tc>
          <w:tcPr>
            <w:tcW w:w="1263" w:type="dxa"/>
          </w:tcPr>
          <w:p w14:paraId="5F500A3B" w14:textId="77777777" w:rsidR="005713FE" w:rsidRPr="006E6534" w:rsidRDefault="005713FE">
            <w:pPr>
              <w:spacing w:line="240" w:lineRule="auto"/>
              <w:ind w:firstLine="0"/>
              <w:rPr>
                <w:rFonts w:cs="Times New Roman"/>
                <w:color w:val="000000" w:themeColor="text1"/>
                <w:sz w:val="22"/>
                <w:rPrChange w:id="6040" w:author="N F" w:date="2023-12-05T03:08:00Z">
                  <w:rPr>
                    <w:rFonts w:cs="Times New Roman"/>
                    <w:sz w:val="22"/>
                  </w:rPr>
                </w:rPrChange>
              </w:rPr>
              <w:pPrChange w:id="6041" w:author="N F" w:date="2023-08-06T15:38:00Z">
                <w:pPr>
                  <w:ind w:firstLine="0"/>
                </w:pPr>
              </w:pPrChange>
            </w:pPr>
            <w:r w:rsidRPr="006E6534">
              <w:rPr>
                <w:rFonts w:cs="Times New Roman"/>
                <w:color w:val="000000" w:themeColor="text1"/>
                <w:sz w:val="22"/>
                <w:rPrChange w:id="6042" w:author="N F" w:date="2023-12-05T03:08:00Z">
                  <w:rPr>
                    <w:rFonts w:cs="Times New Roman"/>
                    <w:sz w:val="22"/>
                  </w:rPr>
                </w:rPrChange>
              </w:rPr>
              <w:t>127</w:t>
            </w:r>
          </w:p>
        </w:tc>
        <w:tc>
          <w:tcPr>
            <w:tcW w:w="1572" w:type="dxa"/>
          </w:tcPr>
          <w:p w14:paraId="1CA557FF" w14:textId="77777777" w:rsidR="005713FE" w:rsidRPr="006E6534" w:rsidRDefault="005713FE">
            <w:pPr>
              <w:spacing w:line="240" w:lineRule="auto"/>
              <w:ind w:firstLine="0"/>
              <w:rPr>
                <w:rFonts w:cs="Times New Roman"/>
                <w:color w:val="000000" w:themeColor="text1"/>
                <w:sz w:val="22"/>
                <w:rPrChange w:id="6043" w:author="N F" w:date="2023-12-05T03:08:00Z">
                  <w:rPr>
                    <w:rFonts w:cs="Times New Roman"/>
                    <w:sz w:val="22"/>
                  </w:rPr>
                </w:rPrChange>
              </w:rPr>
              <w:pPrChange w:id="6044" w:author="N F" w:date="2023-08-06T15:38:00Z">
                <w:pPr>
                  <w:ind w:firstLine="0"/>
                </w:pPr>
              </w:pPrChange>
            </w:pPr>
            <w:r w:rsidRPr="006E6534">
              <w:rPr>
                <w:rFonts w:cs="Times New Roman"/>
                <w:color w:val="000000" w:themeColor="text1"/>
                <w:sz w:val="22"/>
                <w:rPrChange w:id="6045" w:author="N F" w:date="2023-12-05T03:08:00Z">
                  <w:rPr>
                    <w:rFonts w:cs="Times New Roman"/>
                    <w:sz w:val="22"/>
                  </w:rPr>
                </w:rPrChange>
              </w:rPr>
              <w:t>39</w:t>
            </w:r>
          </w:p>
        </w:tc>
        <w:tc>
          <w:tcPr>
            <w:tcW w:w="1263" w:type="dxa"/>
          </w:tcPr>
          <w:p w14:paraId="0E2D8DF5" w14:textId="77777777" w:rsidR="005713FE" w:rsidRPr="006E6534" w:rsidRDefault="005713FE">
            <w:pPr>
              <w:spacing w:line="240" w:lineRule="auto"/>
              <w:ind w:firstLine="0"/>
              <w:rPr>
                <w:rFonts w:cs="Times New Roman"/>
                <w:color w:val="000000" w:themeColor="text1"/>
                <w:sz w:val="22"/>
                <w:lang w:val="en-US"/>
                <w:rPrChange w:id="6046" w:author="N F" w:date="2023-12-05T03:08:00Z">
                  <w:rPr>
                    <w:rFonts w:cs="Times New Roman"/>
                    <w:sz w:val="22"/>
                    <w:lang w:val="en-US"/>
                  </w:rPr>
                </w:rPrChange>
              </w:rPr>
              <w:pPrChange w:id="6047" w:author="N F" w:date="2023-08-06T15:38:00Z">
                <w:pPr>
                  <w:ind w:firstLine="0"/>
                </w:pPr>
              </w:pPrChange>
            </w:pPr>
            <w:r w:rsidRPr="006E6534">
              <w:rPr>
                <w:rFonts w:cs="Times New Roman"/>
                <w:color w:val="000000" w:themeColor="text1"/>
                <w:sz w:val="22"/>
                <w:lang w:val="en-US"/>
                <w:rPrChange w:id="6048" w:author="N F" w:date="2023-12-05T03:08:00Z">
                  <w:rPr>
                    <w:rFonts w:cs="Times New Roman"/>
                    <w:sz w:val="22"/>
                    <w:lang w:val="en-US"/>
                  </w:rPr>
                </w:rPrChange>
              </w:rPr>
              <w:t>1256</w:t>
            </w:r>
          </w:p>
        </w:tc>
      </w:tr>
      <w:tr w:rsidR="006E6534" w:rsidRPr="006E6534" w14:paraId="2BB0CBF0" w14:textId="77777777" w:rsidTr="00787A04">
        <w:tc>
          <w:tcPr>
            <w:tcW w:w="839" w:type="dxa"/>
          </w:tcPr>
          <w:p w14:paraId="48F048BE" w14:textId="77777777" w:rsidR="005713FE" w:rsidRPr="006E6534" w:rsidRDefault="005713FE">
            <w:pPr>
              <w:spacing w:line="240" w:lineRule="auto"/>
              <w:ind w:firstLine="0"/>
              <w:rPr>
                <w:rFonts w:cs="Times New Roman"/>
                <w:color w:val="000000" w:themeColor="text1"/>
                <w:sz w:val="22"/>
                <w:lang w:val="en-US"/>
                <w:rPrChange w:id="6049" w:author="N F" w:date="2023-12-05T03:08:00Z">
                  <w:rPr>
                    <w:rFonts w:cs="Times New Roman"/>
                    <w:sz w:val="22"/>
                    <w:lang w:val="en-US"/>
                  </w:rPr>
                </w:rPrChange>
              </w:rPr>
              <w:pPrChange w:id="6050" w:author="N F" w:date="2023-08-06T15:38:00Z">
                <w:pPr>
                  <w:ind w:firstLine="0"/>
                </w:pPr>
              </w:pPrChange>
            </w:pPr>
            <w:r w:rsidRPr="006E6534">
              <w:rPr>
                <w:rFonts w:cs="Times New Roman"/>
                <w:color w:val="000000" w:themeColor="text1"/>
                <w:sz w:val="22"/>
                <w:lang w:val="en-US"/>
                <w:rPrChange w:id="6051" w:author="N F" w:date="2023-12-05T03:08:00Z">
                  <w:rPr>
                    <w:rFonts w:cs="Times New Roman"/>
                    <w:sz w:val="22"/>
                    <w:lang w:val="en-US"/>
                  </w:rPr>
                </w:rPrChange>
              </w:rPr>
              <w:t>IRR</w:t>
            </w:r>
          </w:p>
        </w:tc>
        <w:tc>
          <w:tcPr>
            <w:tcW w:w="1573" w:type="dxa"/>
          </w:tcPr>
          <w:p w14:paraId="45237518" w14:textId="77777777" w:rsidR="005713FE" w:rsidRPr="006E6534" w:rsidRDefault="005713FE">
            <w:pPr>
              <w:spacing w:line="240" w:lineRule="auto"/>
              <w:ind w:firstLine="0"/>
              <w:rPr>
                <w:rFonts w:cs="Times New Roman"/>
                <w:color w:val="000000" w:themeColor="text1"/>
                <w:sz w:val="22"/>
                <w:rPrChange w:id="6052" w:author="N F" w:date="2023-12-05T03:08:00Z">
                  <w:rPr>
                    <w:rFonts w:cs="Times New Roman"/>
                    <w:sz w:val="22"/>
                  </w:rPr>
                </w:rPrChange>
              </w:rPr>
              <w:pPrChange w:id="6053" w:author="N F" w:date="2023-08-06T15:38:00Z">
                <w:pPr>
                  <w:ind w:firstLine="0"/>
                </w:pPr>
              </w:pPrChange>
            </w:pPr>
            <w:r w:rsidRPr="006E6534">
              <w:rPr>
                <w:rFonts w:cs="Times New Roman"/>
                <w:color w:val="000000" w:themeColor="text1"/>
                <w:sz w:val="22"/>
                <w:rPrChange w:id="6054" w:author="N F" w:date="2023-12-05T03:08:00Z">
                  <w:rPr>
                    <w:rFonts w:cs="Times New Roman"/>
                    <w:sz w:val="22"/>
                  </w:rPr>
                </w:rPrChange>
              </w:rPr>
              <w:t>21</w:t>
            </w:r>
          </w:p>
        </w:tc>
        <w:tc>
          <w:tcPr>
            <w:tcW w:w="1263" w:type="dxa"/>
          </w:tcPr>
          <w:p w14:paraId="7C4FEBE9" w14:textId="77777777" w:rsidR="005713FE" w:rsidRPr="006E6534" w:rsidRDefault="005713FE">
            <w:pPr>
              <w:spacing w:line="240" w:lineRule="auto"/>
              <w:ind w:firstLine="0"/>
              <w:rPr>
                <w:rFonts w:cs="Times New Roman"/>
                <w:color w:val="000000" w:themeColor="text1"/>
                <w:sz w:val="22"/>
                <w:lang w:val="en-US"/>
                <w:rPrChange w:id="6055" w:author="N F" w:date="2023-12-05T03:08:00Z">
                  <w:rPr>
                    <w:rFonts w:cs="Times New Roman"/>
                    <w:sz w:val="22"/>
                    <w:lang w:val="en-US"/>
                  </w:rPr>
                </w:rPrChange>
              </w:rPr>
              <w:pPrChange w:id="6056" w:author="N F" w:date="2023-08-06T15:38:00Z">
                <w:pPr>
                  <w:ind w:firstLine="0"/>
                </w:pPr>
              </w:pPrChange>
            </w:pPr>
            <w:r w:rsidRPr="006E6534">
              <w:rPr>
                <w:rFonts w:cs="Times New Roman"/>
                <w:color w:val="000000" w:themeColor="text1"/>
                <w:sz w:val="22"/>
                <w:lang w:val="en-US"/>
                <w:rPrChange w:id="6057" w:author="N F" w:date="2023-12-05T03:08:00Z">
                  <w:rPr>
                    <w:rFonts w:cs="Times New Roman"/>
                    <w:sz w:val="22"/>
                    <w:lang w:val="en-US"/>
                  </w:rPr>
                </w:rPrChange>
              </w:rPr>
              <w:t>281</w:t>
            </w:r>
          </w:p>
        </w:tc>
        <w:tc>
          <w:tcPr>
            <w:tcW w:w="1572" w:type="dxa"/>
          </w:tcPr>
          <w:p w14:paraId="211A53D1" w14:textId="77777777" w:rsidR="005713FE" w:rsidRPr="006E6534" w:rsidRDefault="005713FE">
            <w:pPr>
              <w:spacing w:line="240" w:lineRule="auto"/>
              <w:ind w:firstLine="0"/>
              <w:rPr>
                <w:rFonts w:cs="Times New Roman"/>
                <w:color w:val="000000" w:themeColor="text1"/>
                <w:sz w:val="22"/>
                <w:rPrChange w:id="6058" w:author="N F" w:date="2023-12-05T03:08:00Z">
                  <w:rPr>
                    <w:rFonts w:cs="Times New Roman"/>
                    <w:sz w:val="22"/>
                  </w:rPr>
                </w:rPrChange>
              </w:rPr>
              <w:pPrChange w:id="6059" w:author="N F" w:date="2023-08-06T15:38:00Z">
                <w:pPr>
                  <w:ind w:firstLine="0"/>
                </w:pPr>
              </w:pPrChange>
            </w:pPr>
            <w:r w:rsidRPr="006E6534">
              <w:rPr>
                <w:rFonts w:cs="Times New Roman"/>
                <w:color w:val="000000" w:themeColor="text1"/>
                <w:sz w:val="22"/>
                <w:rPrChange w:id="6060" w:author="N F" w:date="2023-12-05T03:08:00Z">
                  <w:rPr>
                    <w:rFonts w:cs="Times New Roman"/>
                    <w:sz w:val="22"/>
                  </w:rPr>
                </w:rPrChange>
              </w:rPr>
              <w:t>95</w:t>
            </w:r>
          </w:p>
        </w:tc>
        <w:tc>
          <w:tcPr>
            <w:tcW w:w="1263" w:type="dxa"/>
          </w:tcPr>
          <w:p w14:paraId="0A0E2A4F" w14:textId="77777777" w:rsidR="005713FE" w:rsidRPr="006E6534" w:rsidRDefault="005713FE">
            <w:pPr>
              <w:spacing w:line="240" w:lineRule="auto"/>
              <w:ind w:firstLine="0"/>
              <w:rPr>
                <w:rFonts w:cs="Times New Roman"/>
                <w:color w:val="000000" w:themeColor="text1"/>
                <w:sz w:val="22"/>
                <w:rPrChange w:id="6061" w:author="N F" w:date="2023-12-05T03:08:00Z">
                  <w:rPr>
                    <w:rFonts w:cs="Times New Roman"/>
                    <w:sz w:val="22"/>
                  </w:rPr>
                </w:rPrChange>
              </w:rPr>
              <w:pPrChange w:id="6062" w:author="N F" w:date="2023-08-06T15:38:00Z">
                <w:pPr>
                  <w:ind w:firstLine="0"/>
                </w:pPr>
              </w:pPrChange>
            </w:pPr>
            <w:r w:rsidRPr="006E6534">
              <w:rPr>
                <w:rFonts w:cs="Times New Roman"/>
                <w:color w:val="000000" w:themeColor="text1"/>
                <w:sz w:val="22"/>
                <w:rPrChange w:id="6063" w:author="N F" w:date="2023-12-05T03:08:00Z">
                  <w:rPr>
                    <w:rFonts w:cs="Times New Roman"/>
                    <w:sz w:val="22"/>
                  </w:rPr>
                </w:rPrChange>
              </w:rPr>
              <w:t>423</w:t>
            </w:r>
          </w:p>
        </w:tc>
        <w:tc>
          <w:tcPr>
            <w:tcW w:w="1572" w:type="dxa"/>
          </w:tcPr>
          <w:p w14:paraId="5C79C0B6" w14:textId="77777777" w:rsidR="005713FE" w:rsidRPr="006E6534" w:rsidRDefault="005713FE">
            <w:pPr>
              <w:spacing w:line="240" w:lineRule="auto"/>
              <w:ind w:firstLine="0"/>
              <w:rPr>
                <w:rFonts w:cs="Times New Roman"/>
                <w:color w:val="000000" w:themeColor="text1"/>
                <w:sz w:val="22"/>
                <w:rPrChange w:id="6064" w:author="N F" w:date="2023-12-05T03:08:00Z">
                  <w:rPr>
                    <w:rFonts w:cs="Times New Roman"/>
                    <w:sz w:val="22"/>
                  </w:rPr>
                </w:rPrChange>
              </w:rPr>
              <w:pPrChange w:id="6065" w:author="N F" w:date="2023-08-06T15:38:00Z">
                <w:pPr>
                  <w:ind w:firstLine="0"/>
                </w:pPr>
              </w:pPrChange>
            </w:pPr>
            <w:r w:rsidRPr="006E6534">
              <w:rPr>
                <w:rFonts w:cs="Times New Roman"/>
                <w:color w:val="000000" w:themeColor="text1"/>
                <w:sz w:val="22"/>
                <w:rPrChange w:id="6066" w:author="N F" w:date="2023-12-05T03:08:00Z">
                  <w:rPr>
                    <w:rFonts w:cs="Times New Roman"/>
                    <w:sz w:val="22"/>
                  </w:rPr>
                </w:rPrChange>
              </w:rPr>
              <w:t>19</w:t>
            </w:r>
          </w:p>
        </w:tc>
        <w:tc>
          <w:tcPr>
            <w:tcW w:w="1263" w:type="dxa"/>
          </w:tcPr>
          <w:p w14:paraId="45E2DFCE" w14:textId="77777777" w:rsidR="005713FE" w:rsidRPr="006E6534" w:rsidRDefault="005713FE">
            <w:pPr>
              <w:spacing w:line="240" w:lineRule="auto"/>
              <w:ind w:firstLine="0"/>
              <w:rPr>
                <w:rFonts w:cs="Times New Roman"/>
                <w:color w:val="000000" w:themeColor="text1"/>
                <w:sz w:val="22"/>
                <w:lang w:val="en-US"/>
                <w:rPrChange w:id="6067" w:author="N F" w:date="2023-12-05T03:08:00Z">
                  <w:rPr>
                    <w:rFonts w:cs="Times New Roman"/>
                    <w:sz w:val="22"/>
                    <w:lang w:val="en-US"/>
                  </w:rPr>
                </w:rPrChange>
              </w:rPr>
              <w:pPrChange w:id="6068" w:author="N F" w:date="2023-08-06T15:38:00Z">
                <w:pPr>
                  <w:ind w:firstLine="0"/>
                </w:pPr>
              </w:pPrChange>
            </w:pPr>
            <w:r w:rsidRPr="006E6534">
              <w:rPr>
                <w:rFonts w:cs="Times New Roman"/>
                <w:color w:val="000000" w:themeColor="text1"/>
                <w:sz w:val="22"/>
                <w:lang w:val="en-US"/>
                <w:rPrChange w:id="6069" w:author="N F" w:date="2023-12-05T03:08:00Z">
                  <w:rPr>
                    <w:rFonts w:cs="Times New Roman"/>
                    <w:sz w:val="22"/>
                    <w:lang w:val="en-US"/>
                  </w:rPr>
                </w:rPrChange>
              </w:rPr>
              <w:t>840</w:t>
            </w:r>
          </w:p>
        </w:tc>
      </w:tr>
      <w:tr w:rsidR="006E6534" w:rsidRPr="006E6534" w14:paraId="66124597" w14:textId="77777777" w:rsidTr="00787A04">
        <w:tc>
          <w:tcPr>
            <w:tcW w:w="839" w:type="dxa"/>
          </w:tcPr>
          <w:p w14:paraId="388C7175" w14:textId="77777777" w:rsidR="005713FE" w:rsidRPr="006E6534" w:rsidRDefault="005713FE">
            <w:pPr>
              <w:spacing w:line="240" w:lineRule="auto"/>
              <w:ind w:firstLine="0"/>
              <w:rPr>
                <w:rFonts w:cs="Times New Roman"/>
                <w:color w:val="000000" w:themeColor="text1"/>
                <w:sz w:val="22"/>
                <w:lang w:val="en-US"/>
                <w:rPrChange w:id="6070" w:author="N F" w:date="2023-12-05T03:08:00Z">
                  <w:rPr>
                    <w:rFonts w:cs="Times New Roman"/>
                    <w:sz w:val="22"/>
                    <w:lang w:val="en-US"/>
                  </w:rPr>
                </w:rPrChange>
              </w:rPr>
              <w:pPrChange w:id="6071" w:author="N F" w:date="2023-08-06T15:38:00Z">
                <w:pPr>
                  <w:ind w:firstLine="0"/>
                </w:pPr>
              </w:pPrChange>
            </w:pPr>
            <w:r w:rsidRPr="006E6534">
              <w:rPr>
                <w:rFonts w:cs="Times New Roman"/>
                <w:color w:val="000000" w:themeColor="text1"/>
                <w:sz w:val="22"/>
                <w:lang w:val="en-US"/>
                <w:rPrChange w:id="6072" w:author="N F" w:date="2023-12-05T03:08:00Z">
                  <w:rPr>
                    <w:rFonts w:cs="Times New Roman"/>
                    <w:sz w:val="22"/>
                    <w:lang w:val="en-US"/>
                  </w:rPr>
                </w:rPrChange>
              </w:rPr>
              <w:t>ITK</w:t>
            </w:r>
          </w:p>
        </w:tc>
        <w:tc>
          <w:tcPr>
            <w:tcW w:w="1573" w:type="dxa"/>
          </w:tcPr>
          <w:p w14:paraId="7EE962FA" w14:textId="77777777" w:rsidR="005713FE" w:rsidRPr="006E6534" w:rsidRDefault="005713FE">
            <w:pPr>
              <w:spacing w:line="240" w:lineRule="auto"/>
              <w:ind w:firstLine="0"/>
              <w:rPr>
                <w:rFonts w:cs="Times New Roman"/>
                <w:color w:val="000000" w:themeColor="text1"/>
                <w:sz w:val="22"/>
                <w:rPrChange w:id="6073" w:author="N F" w:date="2023-12-05T03:08:00Z">
                  <w:rPr>
                    <w:rFonts w:cs="Times New Roman"/>
                    <w:sz w:val="22"/>
                  </w:rPr>
                </w:rPrChange>
              </w:rPr>
              <w:pPrChange w:id="6074" w:author="N F" w:date="2023-08-06T15:38:00Z">
                <w:pPr>
                  <w:ind w:firstLine="0"/>
                </w:pPr>
              </w:pPrChange>
            </w:pPr>
            <w:r w:rsidRPr="006E6534">
              <w:rPr>
                <w:rFonts w:cs="Times New Roman"/>
                <w:color w:val="000000" w:themeColor="text1"/>
                <w:sz w:val="22"/>
                <w:rPrChange w:id="6075" w:author="N F" w:date="2023-12-05T03:08:00Z">
                  <w:rPr>
                    <w:rFonts w:cs="Times New Roman"/>
                    <w:sz w:val="22"/>
                  </w:rPr>
                </w:rPrChange>
              </w:rPr>
              <w:t>17</w:t>
            </w:r>
          </w:p>
        </w:tc>
        <w:tc>
          <w:tcPr>
            <w:tcW w:w="1263" w:type="dxa"/>
          </w:tcPr>
          <w:p w14:paraId="5A8709FA" w14:textId="77777777" w:rsidR="005713FE" w:rsidRPr="006E6534" w:rsidRDefault="005713FE">
            <w:pPr>
              <w:spacing w:line="240" w:lineRule="auto"/>
              <w:ind w:firstLine="0"/>
              <w:rPr>
                <w:rFonts w:cs="Times New Roman"/>
                <w:color w:val="000000" w:themeColor="text1"/>
                <w:sz w:val="22"/>
                <w:lang w:val="en-US"/>
                <w:rPrChange w:id="6076" w:author="N F" w:date="2023-12-05T03:08:00Z">
                  <w:rPr>
                    <w:rFonts w:cs="Times New Roman"/>
                    <w:sz w:val="22"/>
                    <w:lang w:val="en-US"/>
                  </w:rPr>
                </w:rPrChange>
              </w:rPr>
              <w:pPrChange w:id="6077" w:author="N F" w:date="2023-08-06T15:38:00Z">
                <w:pPr>
                  <w:ind w:firstLine="0"/>
                </w:pPr>
              </w:pPrChange>
            </w:pPr>
            <w:r w:rsidRPr="006E6534">
              <w:rPr>
                <w:rFonts w:cs="Times New Roman"/>
                <w:color w:val="000000" w:themeColor="text1"/>
                <w:sz w:val="22"/>
                <w:lang w:val="en-US"/>
                <w:rPrChange w:id="6078" w:author="N F" w:date="2023-12-05T03:08:00Z">
                  <w:rPr>
                    <w:rFonts w:cs="Times New Roman"/>
                    <w:sz w:val="22"/>
                    <w:lang w:val="en-US"/>
                  </w:rPr>
                </w:rPrChange>
              </w:rPr>
              <w:t>6956</w:t>
            </w:r>
          </w:p>
        </w:tc>
        <w:tc>
          <w:tcPr>
            <w:tcW w:w="1572" w:type="dxa"/>
          </w:tcPr>
          <w:p w14:paraId="0996B116" w14:textId="77777777" w:rsidR="005713FE" w:rsidRPr="006E6534" w:rsidRDefault="005713FE">
            <w:pPr>
              <w:spacing w:line="240" w:lineRule="auto"/>
              <w:ind w:firstLine="0"/>
              <w:rPr>
                <w:rFonts w:cs="Times New Roman"/>
                <w:color w:val="000000" w:themeColor="text1"/>
                <w:sz w:val="22"/>
                <w:rPrChange w:id="6079" w:author="N F" w:date="2023-12-05T03:08:00Z">
                  <w:rPr>
                    <w:rFonts w:cs="Times New Roman"/>
                    <w:sz w:val="22"/>
                  </w:rPr>
                </w:rPrChange>
              </w:rPr>
              <w:pPrChange w:id="6080" w:author="N F" w:date="2023-08-06T15:38:00Z">
                <w:pPr>
                  <w:ind w:firstLine="0"/>
                </w:pPr>
              </w:pPrChange>
            </w:pPr>
            <w:r w:rsidRPr="006E6534">
              <w:rPr>
                <w:rFonts w:cs="Times New Roman"/>
                <w:color w:val="000000" w:themeColor="text1"/>
                <w:sz w:val="22"/>
                <w:rPrChange w:id="6081" w:author="N F" w:date="2023-12-05T03:08:00Z">
                  <w:rPr>
                    <w:rFonts w:cs="Times New Roman"/>
                    <w:sz w:val="22"/>
                  </w:rPr>
                </w:rPrChange>
              </w:rPr>
              <w:t>81</w:t>
            </w:r>
          </w:p>
        </w:tc>
        <w:tc>
          <w:tcPr>
            <w:tcW w:w="1263" w:type="dxa"/>
          </w:tcPr>
          <w:p w14:paraId="751456BB" w14:textId="77777777" w:rsidR="005713FE" w:rsidRPr="006E6534" w:rsidRDefault="005713FE">
            <w:pPr>
              <w:spacing w:line="240" w:lineRule="auto"/>
              <w:ind w:firstLine="0"/>
              <w:rPr>
                <w:rFonts w:cs="Times New Roman"/>
                <w:color w:val="000000" w:themeColor="text1"/>
                <w:sz w:val="22"/>
                <w:rPrChange w:id="6082" w:author="N F" w:date="2023-12-05T03:08:00Z">
                  <w:rPr>
                    <w:rFonts w:cs="Times New Roman"/>
                    <w:sz w:val="22"/>
                  </w:rPr>
                </w:rPrChange>
              </w:rPr>
              <w:pPrChange w:id="6083" w:author="N F" w:date="2023-08-06T15:38:00Z">
                <w:pPr>
                  <w:ind w:firstLine="0"/>
                </w:pPr>
              </w:pPrChange>
            </w:pPr>
            <w:r w:rsidRPr="006E6534">
              <w:rPr>
                <w:rFonts w:cs="Times New Roman"/>
                <w:color w:val="000000" w:themeColor="text1"/>
                <w:sz w:val="22"/>
                <w:rPrChange w:id="6084" w:author="N F" w:date="2023-12-05T03:08:00Z">
                  <w:rPr>
                    <w:rFonts w:cs="Times New Roman"/>
                    <w:sz w:val="22"/>
                  </w:rPr>
                </w:rPrChange>
              </w:rPr>
              <w:t>925</w:t>
            </w:r>
          </w:p>
        </w:tc>
        <w:tc>
          <w:tcPr>
            <w:tcW w:w="1572" w:type="dxa"/>
          </w:tcPr>
          <w:p w14:paraId="2850378D" w14:textId="77777777" w:rsidR="005713FE" w:rsidRPr="006E6534" w:rsidRDefault="005713FE">
            <w:pPr>
              <w:spacing w:line="240" w:lineRule="auto"/>
              <w:ind w:firstLine="0"/>
              <w:rPr>
                <w:rFonts w:cs="Times New Roman"/>
                <w:color w:val="000000" w:themeColor="text1"/>
                <w:sz w:val="22"/>
                <w:rPrChange w:id="6085" w:author="N F" w:date="2023-12-05T03:08:00Z">
                  <w:rPr>
                    <w:rFonts w:cs="Times New Roman"/>
                    <w:sz w:val="22"/>
                  </w:rPr>
                </w:rPrChange>
              </w:rPr>
              <w:pPrChange w:id="6086" w:author="N F" w:date="2023-08-06T15:38:00Z">
                <w:pPr>
                  <w:ind w:firstLine="0"/>
                </w:pPr>
              </w:pPrChange>
            </w:pPr>
            <w:r w:rsidRPr="006E6534">
              <w:rPr>
                <w:rFonts w:cs="Times New Roman"/>
                <w:color w:val="000000" w:themeColor="text1"/>
                <w:sz w:val="22"/>
                <w:rPrChange w:id="6087" w:author="N F" w:date="2023-12-05T03:08:00Z">
                  <w:rPr>
                    <w:rFonts w:cs="Times New Roman"/>
                    <w:sz w:val="22"/>
                  </w:rPr>
                </w:rPrChange>
              </w:rPr>
              <w:t>23</w:t>
            </w:r>
          </w:p>
        </w:tc>
        <w:tc>
          <w:tcPr>
            <w:tcW w:w="1263" w:type="dxa"/>
          </w:tcPr>
          <w:p w14:paraId="286FDA31" w14:textId="77777777" w:rsidR="005713FE" w:rsidRPr="006E6534" w:rsidRDefault="005713FE">
            <w:pPr>
              <w:spacing w:line="240" w:lineRule="auto"/>
              <w:ind w:firstLine="0"/>
              <w:rPr>
                <w:rFonts w:cs="Times New Roman"/>
                <w:color w:val="000000" w:themeColor="text1"/>
                <w:sz w:val="22"/>
                <w:rPrChange w:id="6088" w:author="N F" w:date="2023-12-05T03:08:00Z">
                  <w:rPr>
                    <w:rFonts w:cs="Times New Roman"/>
                    <w:sz w:val="22"/>
                  </w:rPr>
                </w:rPrChange>
              </w:rPr>
              <w:pPrChange w:id="6089" w:author="N F" w:date="2023-08-06T15:38:00Z">
                <w:pPr>
                  <w:ind w:firstLine="0"/>
                </w:pPr>
              </w:pPrChange>
            </w:pPr>
            <w:r w:rsidRPr="006E6534">
              <w:rPr>
                <w:rFonts w:cs="Times New Roman"/>
                <w:color w:val="000000" w:themeColor="text1"/>
                <w:sz w:val="22"/>
                <w:lang w:val="en-US"/>
                <w:rPrChange w:id="6090" w:author="N F" w:date="2023-12-05T03:08:00Z">
                  <w:rPr>
                    <w:rFonts w:cs="Times New Roman"/>
                    <w:sz w:val="22"/>
                    <w:lang w:val="en-US"/>
                  </w:rPr>
                </w:rPrChange>
              </w:rPr>
              <w:t>&gt; 10000</w:t>
            </w:r>
          </w:p>
        </w:tc>
      </w:tr>
      <w:tr w:rsidR="006E6534" w:rsidRPr="006E6534" w14:paraId="7A2DD9A2" w14:textId="77777777" w:rsidTr="00787A04">
        <w:tc>
          <w:tcPr>
            <w:tcW w:w="839" w:type="dxa"/>
          </w:tcPr>
          <w:p w14:paraId="6604B01C" w14:textId="77777777" w:rsidR="005713FE" w:rsidRPr="006E6534" w:rsidRDefault="005713FE">
            <w:pPr>
              <w:spacing w:line="240" w:lineRule="auto"/>
              <w:ind w:firstLine="0"/>
              <w:rPr>
                <w:rFonts w:cs="Times New Roman"/>
                <w:color w:val="000000" w:themeColor="text1"/>
                <w:sz w:val="22"/>
                <w:lang w:val="en-US"/>
                <w:rPrChange w:id="6091" w:author="N F" w:date="2023-12-05T03:08:00Z">
                  <w:rPr>
                    <w:rFonts w:cs="Times New Roman"/>
                    <w:sz w:val="22"/>
                    <w:lang w:val="en-US"/>
                  </w:rPr>
                </w:rPrChange>
              </w:rPr>
              <w:pPrChange w:id="6092" w:author="N F" w:date="2023-08-06T15:38:00Z">
                <w:pPr>
                  <w:ind w:firstLine="0"/>
                </w:pPr>
              </w:pPrChange>
            </w:pPr>
            <w:r w:rsidRPr="006E6534">
              <w:rPr>
                <w:rFonts w:cs="Times New Roman"/>
                <w:color w:val="000000" w:themeColor="text1"/>
                <w:sz w:val="22"/>
                <w:lang w:val="en-US"/>
                <w:rPrChange w:id="6093" w:author="N F" w:date="2023-12-05T03:08:00Z">
                  <w:rPr>
                    <w:rFonts w:cs="Times New Roman"/>
                    <w:sz w:val="22"/>
                    <w:lang w:val="en-US"/>
                  </w:rPr>
                </w:rPrChange>
              </w:rPr>
              <w:t>JAK3</w:t>
            </w:r>
          </w:p>
        </w:tc>
        <w:tc>
          <w:tcPr>
            <w:tcW w:w="1573" w:type="dxa"/>
          </w:tcPr>
          <w:p w14:paraId="5CE4FE7B" w14:textId="77777777" w:rsidR="005713FE" w:rsidRPr="006E6534" w:rsidRDefault="005713FE">
            <w:pPr>
              <w:spacing w:line="240" w:lineRule="auto"/>
              <w:ind w:firstLine="0"/>
              <w:rPr>
                <w:rFonts w:cs="Times New Roman"/>
                <w:color w:val="000000" w:themeColor="text1"/>
                <w:sz w:val="22"/>
                <w:rPrChange w:id="6094" w:author="N F" w:date="2023-12-05T03:08:00Z">
                  <w:rPr>
                    <w:rFonts w:cs="Times New Roman"/>
                    <w:sz w:val="22"/>
                  </w:rPr>
                </w:rPrChange>
              </w:rPr>
              <w:pPrChange w:id="6095" w:author="N F" w:date="2023-08-06T15:38:00Z">
                <w:pPr>
                  <w:ind w:firstLine="0"/>
                </w:pPr>
              </w:pPrChange>
            </w:pPr>
            <w:r w:rsidRPr="006E6534">
              <w:rPr>
                <w:rFonts w:cs="Times New Roman"/>
                <w:color w:val="000000" w:themeColor="text1"/>
                <w:sz w:val="22"/>
                <w:rPrChange w:id="6096" w:author="N F" w:date="2023-12-05T03:08:00Z">
                  <w:rPr>
                    <w:rFonts w:cs="Times New Roman"/>
                    <w:sz w:val="22"/>
                  </w:rPr>
                </w:rPrChange>
              </w:rPr>
              <w:t>44</w:t>
            </w:r>
          </w:p>
        </w:tc>
        <w:tc>
          <w:tcPr>
            <w:tcW w:w="1263" w:type="dxa"/>
          </w:tcPr>
          <w:p w14:paraId="5803AC7E" w14:textId="77777777" w:rsidR="005713FE" w:rsidRPr="006E6534" w:rsidRDefault="005713FE">
            <w:pPr>
              <w:spacing w:line="240" w:lineRule="auto"/>
              <w:ind w:firstLine="0"/>
              <w:rPr>
                <w:rFonts w:cs="Times New Roman"/>
                <w:color w:val="000000" w:themeColor="text1"/>
                <w:sz w:val="22"/>
                <w:lang w:val="en-US"/>
                <w:rPrChange w:id="6097" w:author="N F" w:date="2023-12-05T03:08:00Z">
                  <w:rPr>
                    <w:rFonts w:cs="Times New Roman"/>
                    <w:sz w:val="22"/>
                    <w:lang w:val="en-US"/>
                  </w:rPr>
                </w:rPrChange>
              </w:rPr>
              <w:pPrChange w:id="6098" w:author="N F" w:date="2023-08-06T15:38:00Z">
                <w:pPr>
                  <w:ind w:firstLine="0"/>
                </w:pPr>
              </w:pPrChange>
            </w:pPr>
            <w:r w:rsidRPr="006E6534">
              <w:rPr>
                <w:rFonts w:cs="Times New Roman"/>
                <w:color w:val="000000" w:themeColor="text1"/>
                <w:sz w:val="22"/>
                <w:lang w:val="en-US"/>
                <w:rPrChange w:id="6099" w:author="N F" w:date="2023-12-05T03:08:00Z">
                  <w:rPr>
                    <w:rFonts w:cs="Times New Roman"/>
                    <w:sz w:val="22"/>
                    <w:lang w:val="en-US"/>
                  </w:rPr>
                </w:rPrChange>
              </w:rPr>
              <w:t>2640</w:t>
            </w:r>
          </w:p>
        </w:tc>
        <w:tc>
          <w:tcPr>
            <w:tcW w:w="1572" w:type="dxa"/>
          </w:tcPr>
          <w:p w14:paraId="1FFD48A0" w14:textId="77777777" w:rsidR="005713FE" w:rsidRPr="006E6534" w:rsidRDefault="005713FE">
            <w:pPr>
              <w:spacing w:line="240" w:lineRule="auto"/>
              <w:ind w:firstLine="0"/>
              <w:rPr>
                <w:rFonts w:cs="Times New Roman"/>
                <w:color w:val="000000" w:themeColor="text1"/>
                <w:sz w:val="22"/>
                <w:rPrChange w:id="6100" w:author="N F" w:date="2023-12-05T03:08:00Z">
                  <w:rPr>
                    <w:rFonts w:cs="Times New Roman"/>
                    <w:sz w:val="22"/>
                  </w:rPr>
                </w:rPrChange>
              </w:rPr>
              <w:pPrChange w:id="6101" w:author="N F" w:date="2023-08-06T15:38:00Z">
                <w:pPr>
                  <w:ind w:firstLine="0"/>
                </w:pPr>
              </w:pPrChange>
            </w:pPr>
            <w:r w:rsidRPr="006E6534">
              <w:rPr>
                <w:rFonts w:cs="Times New Roman"/>
                <w:color w:val="000000" w:themeColor="text1"/>
                <w:sz w:val="22"/>
                <w:rPrChange w:id="6102" w:author="N F" w:date="2023-12-05T03:08:00Z">
                  <w:rPr>
                    <w:rFonts w:cs="Times New Roman"/>
                    <w:sz w:val="22"/>
                  </w:rPr>
                </w:rPrChange>
              </w:rPr>
              <w:t>49</w:t>
            </w:r>
          </w:p>
        </w:tc>
        <w:tc>
          <w:tcPr>
            <w:tcW w:w="1263" w:type="dxa"/>
          </w:tcPr>
          <w:p w14:paraId="52D7D659" w14:textId="77777777" w:rsidR="005713FE" w:rsidRPr="006E6534" w:rsidRDefault="005713FE">
            <w:pPr>
              <w:spacing w:line="240" w:lineRule="auto"/>
              <w:ind w:firstLine="0"/>
              <w:rPr>
                <w:rFonts w:cs="Times New Roman"/>
                <w:color w:val="000000" w:themeColor="text1"/>
                <w:sz w:val="22"/>
                <w:rPrChange w:id="6103" w:author="N F" w:date="2023-12-05T03:08:00Z">
                  <w:rPr>
                    <w:rFonts w:cs="Times New Roman"/>
                    <w:sz w:val="22"/>
                  </w:rPr>
                </w:rPrChange>
              </w:rPr>
              <w:pPrChange w:id="6104" w:author="N F" w:date="2023-08-06T15:38:00Z">
                <w:pPr>
                  <w:ind w:firstLine="0"/>
                </w:pPr>
              </w:pPrChange>
            </w:pPr>
            <w:r w:rsidRPr="006E6534">
              <w:rPr>
                <w:rFonts w:cs="Times New Roman"/>
                <w:color w:val="000000" w:themeColor="text1"/>
                <w:sz w:val="22"/>
                <w:rPrChange w:id="6105" w:author="N F" w:date="2023-12-05T03:08:00Z">
                  <w:rPr>
                    <w:rFonts w:cs="Times New Roman"/>
                    <w:sz w:val="22"/>
                  </w:rPr>
                </w:rPrChange>
              </w:rPr>
              <w:t>1358</w:t>
            </w:r>
          </w:p>
        </w:tc>
        <w:tc>
          <w:tcPr>
            <w:tcW w:w="1572" w:type="dxa"/>
          </w:tcPr>
          <w:p w14:paraId="3D470553" w14:textId="77777777" w:rsidR="005713FE" w:rsidRPr="006E6534" w:rsidRDefault="005713FE">
            <w:pPr>
              <w:spacing w:line="240" w:lineRule="auto"/>
              <w:ind w:firstLine="0"/>
              <w:rPr>
                <w:rFonts w:cs="Times New Roman"/>
                <w:color w:val="000000" w:themeColor="text1"/>
                <w:sz w:val="22"/>
                <w:rPrChange w:id="6106" w:author="N F" w:date="2023-12-05T03:08:00Z">
                  <w:rPr>
                    <w:rFonts w:cs="Times New Roman"/>
                    <w:sz w:val="22"/>
                  </w:rPr>
                </w:rPrChange>
              </w:rPr>
              <w:pPrChange w:id="6107" w:author="N F" w:date="2023-08-06T15:38:00Z">
                <w:pPr>
                  <w:ind w:firstLine="0"/>
                </w:pPr>
              </w:pPrChange>
            </w:pPr>
            <w:r w:rsidRPr="006E6534">
              <w:rPr>
                <w:rFonts w:cs="Times New Roman"/>
                <w:color w:val="000000" w:themeColor="text1"/>
                <w:sz w:val="22"/>
                <w:rPrChange w:id="6108" w:author="N F" w:date="2023-12-05T03:08:00Z">
                  <w:rPr>
                    <w:rFonts w:cs="Times New Roman"/>
                    <w:sz w:val="22"/>
                  </w:rPr>
                </w:rPrChange>
              </w:rPr>
              <w:t>19</w:t>
            </w:r>
          </w:p>
        </w:tc>
        <w:tc>
          <w:tcPr>
            <w:tcW w:w="1263" w:type="dxa"/>
          </w:tcPr>
          <w:p w14:paraId="68A417B1" w14:textId="77777777" w:rsidR="005713FE" w:rsidRPr="006E6534" w:rsidRDefault="005713FE">
            <w:pPr>
              <w:spacing w:line="240" w:lineRule="auto"/>
              <w:ind w:firstLine="0"/>
              <w:rPr>
                <w:rFonts w:cs="Times New Roman"/>
                <w:color w:val="000000" w:themeColor="text1"/>
                <w:sz w:val="22"/>
                <w:rPrChange w:id="6109" w:author="N F" w:date="2023-12-05T03:08:00Z">
                  <w:rPr>
                    <w:rFonts w:cs="Times New Roman"/>
                    <w:sz w:val="22"/>
                  </w:rPr>
                </w:rPrChange>
              </w:rPr>
              <w:pPrChange w:id="6110" w:author="N F" w:date="2023-08-06T15:38:00Z">
                <w:pPr>
                  <w:ind w:firstLine="0"/>
                </w:pPr>
              </w:pPrChange>
            </w:pPr>
            <w:r w:rsidRPr="006E6534">
              <w:rPr>
                <w:rFonts w:cs="Times New Roman"/>
                <w:color w:val="000000" w:themeColor="text1"/>
                <w:sz w:val="22"/>
                <w:lang w:val="en-US"/>
                <w:rPrChange w:id="6111" w:author="N F" w:date="2023-12-05T03:08:00Z">
                  <w:rPr>
                    <w:rFonts w:cs="Times New Roman"/>
                    <w:sz w:val="22"/>
                    <w:lang w:val="en-US"/>
                  </w:rPr>
                </w:rPrChange>
              </w:rPr>
              <w:t>&gt; 10000</w:t>
            </w:r>
          </w:p>
        </w:tc>
      </w:tr>
      <w:tr w:rsidR="006E6534" w:rsidRPr="006E6534" w14:paraId="7CFDEDEF" w14:textId="77777777" w:rsidTr="00787A04">
        <w:tc>
          <w:tcPr>
            <w:tcW w:w="839" w:type="dxa"/>
          </w:tcPr>
          <w:p w14:paraId="4C03111D" w14:textId="77777777" w:rsidR="005713FE" w:rsidRPr="006E6534" w:rsidRDefault="005713FE">
            <w:pPr>
              <w:spacing w:line="240" w:lineRule="auto"/>
              <w:ind w:firstLine="0"/>
              <w:rPr>
                <w:rFonts w:cs="Times New Roman"/>
                <w:color w:val="000000" w:themeColor="text1"/>
                <w:sz w:val="22"/>
                <w:lang w:val="en-US"/>
                <w:rPrChange w:id="6112" w:author="N F" w:date="2023-12-05T03:08:00Z">
                  <w:rPr>
                    <w:rFonts w:cs="Times New Roman"/>
                    <w:sz w:val="22"/>
                    <w:lang w:val="en-US"/>
                  </w:rPr>
                </w:rPrChange>
              </w:rPr>
              <w:pPrChange w:id="6113" w:author="N F" w:date="2023-08-06T15:38:00Z">
                <w:pPr>
                  <w:ind w:firstLine="0"/>
                </w:pPr>
              </w:pPrChange>
            </w:pPr>
            <w:r w:rsidRPr="006E6534">
              <w:rPr>
                <w:rFonts w:cs="Times New Roman"/>
                <w:color w:val="000000" w:themeColor="text1"/>
                <w:sz w:val="22"/>
                <w:lang w:val="en-US"/>
                <w:rPrChange w:id="6114" w:author="N F" w:date="2023-12-05T03:08:00Z">
                  <w:rPr>
                    <w:rFonts w:cs="Times New Roman"/>
                    <w:sz w:val="22"/>
                    <w:lang w:val="en-US"/>
                  </w:rPr>
                </w:rPrChange>
              </w:rPr>
              <w:t>LRRK2</w:t>
            </w:r>
          </w:p>
        </w:tc>
        <w:tc>
          <w:tcPr>
            <w:tcW w:w="1573" w:type="dxa"/>
          </w:tcPr>
          <w:p w14:paraId="2CB469B7" w14:textId="77777777" w:rsidR="005713FE" w:rsidRPr="006E6534" w:rsidRDefault="005713FE">
            <w:pPr>
              <w:spacing w:line="240" w:lineRule="auto"/>
              <w:ind w:firstLine="0"/>
              <w:rPr>
                <w:rFonts w:cs="Times New Roman"/>
                <w:color w:val="000000" w:themeColor="text1"/>
                <w:sz w:val="22"/>
                <w:rPrChange w:id="6115" w:author="N F" w:date="2023-12-05T03:08:00Z">
                  <w:rPr>
                    <w:rFonts w:cs="Times New Roman"/>
                    <w:sz w:val="22"/>
                  </w:rPr>
                </w:rPrChange>
              </w:rPr>
              <w:pPrChange w:id="6116" w:author="N F" w:date="2023-08-06T15:38:00Z">
                <w:pPr>
                  <w:ind w:firstLine="0"/>
                </w:pPr>
              </w:pPrChange>
            </w:pPr>
            <w:r w:rsidRPr="006E6534">
              <w:rPr>
                <w:rFonts w:cs="Times New Roman"/>
                <w:color w:val="000000" w:themeColor="text1"/>
                <w:sz w:val="22"/>
                <w:rPrChange w:id="6117" w:author="N F" w:date="2023-12-05T03:08:00Z">
                  <w:rPr>
                    <w:rFonts w:cs="Times New Roman"/>
                    <w:sz w:val="22"/>
                  </w:rPr>
                </w:rPrChange>
              </w:rPr>
              <w:t>75</w:t>
            </w:r>
          </w:p>
        </w:tc>
        <w:tc>
          <w:tcPr>
            <w:tcW w:w="1263" w:type="dxa"/>
          </w:tcPr>
          <w:p w14:paraId="204865B4" w14:textId="77777777" w:rsidR="005713FE" w:rsidRPr="006E6534" w:rsidRDefault="005713FE">
            <w:pPr>
              <w:spacing w:line="240" w:lineRule="auto"/>
              <w:ind w:firstLine="0"/>
              <w:rPr>
                <w:rFonts w:cs="Times New Roman"/>
                <w:color w:val="000000" w:themeColor="text1"/>
                <w:sz w:val="22"/>
                <w:lang w:val="en-US"/>
                <w:rPrChange w:id="6118" w:author="N F" w:date="2023-12-05T03:08:00Z">
                  <w:rPr>
                    <w:rFonts w:cs="Times New Roman"/>
                    <w:sz w:val="22"/>
                    <w:lang w:val="en-US"/>
                  </w:rPr>
                </w:rPrChange>
              </w:rPr>
              <w:pPrChange w:id="6119" w:author="N F" w:date="2023-08-06T15:38:00Z">
                <w:pPr>
                  <w:ind w:firstLine="0"/>
                </w:pPr>
              </w:pPrChange>
            </w:pPr>
            <w:r w:rsidRPr="006E6534">
              <w:rPr>
                <w:rFonts w:cs="Times New Roman"/>
                <w:color w:val="000000" w:themeColor="text1"/>
                <w:sz w:val="22"/>
                <w:lang w:val="en-US"/>
                <w:rPrChange w:id="6120" w:author="N F" w:date="2023-12-05T03:08:00Z">
                  <w:rPr>
                    <w:rFonts w:cs="Times New Roman"/>
                    <w:sz w:val="22"/>
                    <w:lang w:val="en-US"/>
                  </w:rPr>
                </w:rPrChange>
              </w:rPr>
              <w:t>375</w:t>
            </w:r>
          </w:p>
        </w:tc>
        <w:tc>
          <w:tcPr>
            <w:tcW w:w="1572" w:type="dxa"/>
          </w:tcPr>
          <w:p w14:paraId="1472642A" w14:textId="77777777" w:rsidR="005713FE" w:rsidRPr="006E6534" w:rsidRDefault="005713FE">
            <w:pPr>
              <w:spacing w:line="240" w:lineRule="auto"/>
              <w:ind w:firstLine="0"/>
              <w:rPr>
                <w:rFonts w:cs="Times New Roman"/>
                <w:color w:val="000000" w:themeColor="text1"/>
                <w:sz w:val="22"/>
                <w:rPrChange w:id="6121" w:author="N F" w:date="2023-12-05T03:08:00Z">
                  <w:rPr>
                    <w:rFonts w:cs="Times New Roman"/>
                    <w:sz w:val="22"/>
                  </w:rPr>
                </w:rPrChange>
              </w:rPr>
              <w:pPrChange w:id="6122" w:author="N F" w:date="2023-08-06T15:38:00Z">
                <w:pPr>
                  <w:ind w:firstLine="0"/>
                </w:pPr>
              </w:pPrChange>
            </w:pPr>
            <w:r w:rsidRPr="006E6534">
              <w:rPr>
                <w:rFonts w:cs="Times New Roman"/>
                <w:color w:val="000000" w:themeColor="text1"/>
                <w:sz w:val="22"/>
                <w:rPrChange w:id="6123" w:author="N F" w:date="2023-12-05T03:08:00Z">
                  <w:rPr>
                    <w:rFonts w:cs="Times New Roman"/>
                    <w:sz w:val="22"/>
                  </w:rPr>
                </w:rPrChange>
              </w:rPr>
              <w:t>65</w:t>
            </w:r>
          </w:p>
        </w:tc>
        <w:tc>
          <w:tcPr>
            <w:tcW w:w="1263" w:type="dxa"/>
          </w:tcPr>
          <w:p w14:paraId="03795476" w14:textId="77777777" w:rsidR="005713FE" w:rsidRPr="006E6534" w:rsidRDefault="005713FE">
            <w:pPr>
              <w:spacing w:line="240" w:lineRule="auto"/>
              <w:ind w:firstLine="0"/>
              <w:rPr>
                <w:rFonts w:cs="Times New Roman"/>
                <w:color w:val="000000" w:themeColor="text1"/>
                <w:sz w:val="22"/>
                <w:rPrChange w:id="6124" w:author="N F" w:date="2023-12-05T03:08:00Z">
                  <w:rPr>
                    <w:rFonts w:cs="Times New Roman"/>
                    <w:sz w:val="22"/>
                  </w:rPr>
                </w:rPrChange>
              </w:rPr>
              <w:pPrChange w:id="6125" w:author="N F" w:date="2023-08-06T15:38:00Z">
                <w:pPr>
                  <w:ind w:firstLine="0"/>
                </w:pPr>
              </w:pPrChange>
            </w:pPr>
            <w:r w:rsidRPr="006E6534">
              <w:rPr>
                <w:rFonts w:cs="Times New Roman"/>
                <w:color w:val="000000" w:themeColor="text1"/>
                <w:sz w:val="22"/>
                <w:rPrChange w:id="6126" w:author="N F" w:date="2023-12-05T03:08:00Z">
                  <w:rPr>
                    <w:rFonts w:cs="Times New Roman"/>
                    <w:sz w:val="22"/>
                  </w:rPr>
                </w:rPrChange>
              </w:rPr>
              <w:t>993</w:t>
            </w:r>
          </w:p>
        </w:tc>
        <w:tc>
          <w:tcPr>
            <w:tcW w:w="1572" w:type="dxa"/>
          </w:tcPr>
          <w:p w14:paraId="60A9E4FE" w14:textId="77777777" w:rsidR="005713FE" w:rsidRPr="006E6534" w:rsidRDefault="005713FE">
            <w:pPr>
              <w:spacing w:line="240" w:lineRule="auto"/>
              <w:ind w:firstLine="0"/>
              <w:rPr>
                <w:rFonts w:cs="Times New Roman"/>
                <w:color w:val="000000" w:themeColor="text1"/>
                <w:sz w:val="22"/>
                <w:rPrChange w:id="6127" w:author="N F" w:date="2023-12-05T03:08:00Z">
                  <w:rPr>
                    <w:rFonts w:cs="Times New Roman"/>
                    <w:sz w:val="22"/>
                  </w:rPr>
                </w:rPrChange>
              </w:rPr>
              <w:pPrChange w:id="6128" w:author="N F" w:date="2023-08-06T15:38:00Z">
                <w:pPr>
                  <w:ind w:firstLine="0"/>
                </w:pPr>
              </w:pPrChange>
            </w:pPr>
            <w:r w:rsidRPr="006E6534">
              <w:rPr>
                <w:rFonts w:cs="Times New Roman"/>
                <w:color w:val="000000" w:themeColor="text1"/>
                <w:sz w:val="22"/>
                <w:rPrChange w:id="6129" w:author="N F" w:date="2023-12-05T03:08:00Z">
                  <w:rPr>
                    <w:rFonts w:cs="Times New Roman"/>
                    <w:sz w:val="22"/>
                  </w:rPr>
                </w:rPrChange>
              </w:rPr>
              <w:t>35</w:t>
            </w:r>
          </w:p>
        </w:tc>
        <w:tc>
          <w:tcPr>
            <w:tcW w:w="1263" w:type="dxa"/>
          </w:tcPr>
          <w:p w14:paraId="70C2D1F7" w14:textId="77777777" w:rsidR="005713FE" w:rsidRPr="006E6534" w:rsidRDefault="005713FE">
            <w:pPr>
              <w:spacing w:line="240" w:lineRule="auto"/>
              <w:ind w:firstLine="0"/>
              <w:rPr>
                <w:rFonts w:cs="Times New Roman"/>
                <w:color w:val="000000" w:themeColor="text1"/>
                <w:sz w:val="22"/>
                <w:lang w:val="en-US"/>
                <w:rPrChange w:id="6130" w:author="N F" w:date="2023-12-05T03:08:00Z">
                  <w:rPr>
                    <w:rFonts w:cs="Times New Roman"/>
                    <w:sz w:val="22"/>
                    <w:lang w:val="en-US"/>
                  </w:rPr>
                </w:rPrChange>
              </w:rPr>
              <w:pPrChange w:id="6131" w:author="N F" w:date="2023-08-06T15:38:00Z">
                <w:pPr>
                  <w:ind w:firstLine="0"/>
                </w:pPr>
              </w:pPrChange>
            </w:pPr>
            <w:r w:rsidRPr="006E6534">
              <w:rPr>
                <w:rFonts w:cs="Times New Roman"/>
                <w:color w:val="000000" w:themeColor="text1"/>
                <w:sz w:val="22"/>
                <w:lang w:val="en-US"/>
                <w:rPrChange w:id="6132" w:author="N F" w:date="2023-12-05T03:08:00Z">
                  <w:rPr>
                    <w:rFonts w:cs="Times New Roman"/>
                    <w:sz w:val="22"/>
                    <w:lang w:val="en-US"/>
                  </w:rPr>
                </w:rPrChange>
              </w:rPr>
              <w:t>3933</w:t>
            </w:r>
          </w:p>
        </w:tc>
      </w:tr>
      <w:tr w:rsidR="006E6534" w:rsidRPr="006E6534" w14:paraId="78C077E5" w14:textId="77777777" w:rsidTr="00787A04">
        <w:tc>
          <w:tcPr>
            <w:tcW w:w="839" w:type="dxa"/>
          </w:tcPr>
          <w:p w14:paraId="349DD7BF" w14:textId="77777777" w:rsidR="005713FE" w:rsidRPr="006E6534" w:rsidRDefault="005713FE">
            <w:pPr>
              <w:spacing w:line="240" w:lineRule="auto"/>
              <w:ind w:firstLine="0"/>
              <w:rPr>
                <w:rFonts w:cs="Times New Roman"/>
                <w:color w:val="000000" w:themeColor="text1"/>
                <w:sz w:val="22"/>
                <w:lang w:val="en-US"/>
                <w:rPrChange w:id="6133" w:author="N F" w:date="2023-12-05T03:08:00Z">
                  <w:rPr>
                    <w:rFonts w:cs="Times New Roman"/>
                    <w:sz w:val="22"/>
                    <w:lang w:val="en-US"/>
                  </w:rPr>
                </w:rPrChange>
              </w:rPr>
              <w:pPrChange w:id="6134" w:author="N F" w:date="2023-08-06T15:38:00Z">
                <w:pPr>
                  <w:ind w:firstLine="0"/>
                </w:pPr>
              </w:pPrChange>
            </w:pPr>
            <w:r w:rsidRPr="006E6534">
              <w:rPr>
                <w:rFonts w:cs="Times New Roman"/>
                <w:color w:val="000000" w:themeColor="text1"/>
                <w:sz w:val="22"/>
                <w:lang w:val="en-US"/>
                <w:rPrChange w:id="6135" w:author="N F" w:date="2023-12-05T03:08:00Z">
                  <w:rPr>
                    <w:rFonts w:cs="Times New Roman"/>
                    <w:sz w:val="22"/>
                    <w:lang w:val="en-US"/>
                  </w:rPr>
                </w:rPrChange>
              </w:rPr>
              <w:t>MLK1</w:t>
            </w:r>
          </w:p>
        </w:tc>
        <w:tc>
          <w:tcPr>
            <w:tcW w:w="1573" w:type="dxa"/>
          </w:tcPr>
          <w:p w14:paraId="266A7FD9" w14:textId="77777777" w:rsidR="005713FE" w:rsidRPr="006E6534" w:rsidRDefault="005713FE">
            <w:pPr>
              <w:spacing w:line="240" w:lineRule="auto"/>
              <w:ind w:firstLine="0"/>
              <w:rPr>
                <w:rFonts w:cs="Times New Roman"/>
                <w:color w:val="000000" w:themeColor="text1"/>
                <w:sz w:val="22"/>
                <w:rPrChange w:id="6136" w:author="N F" w:date="2023-12-05T03:08:00Z">
                  <w:rPr>
                    <w:rFonts w:cs="Times New Roman"/>
                    <w:sz w:val="22"/>
                  </w:rPr>
                </w:rPrChange>
              </w:rPr>
              <w:pPrChange w:id="6137" w:author="N F" w:date="2023-08-06T15:38:00Z">
                <w:pPr>
                  <w:ind w:firstLine="0"/>
                </w:pPr>
              </w:pPrChange>
            </w:pPr>
            <w:r w:rsidRPr="006E6534">
              <w:rPr>
                <w:rFonts w:cs="Times New Roman"/>
                <w:color w:val="000000" w:themeColor="text1"/>
                <w:sz w:val="22"/>
                <w:rPrChange w:id="6138" w:author="N F" w:date="2023-12-05T03:08:00Z">
                  <w:rPr>
                    <w:rFonts w:cs="Times New Roman"/>
                    <w:sz w:val="22"/>
                  </w:rPr>
                </w:rPrChange>
              </w:rPr>
              <w:t>88</w:t>
            </w:r>
          </w:p>
        </w:tc>
        <w:tc>
          <w:tcPr>
            <w:tcW w:w="1263" w:type="dxa"/>
          </w:tcPr>
          <w:p w14:paraId="5EB769EB" w14:textId="77777777" w:rsidR="005713FE" w:rsidRPr="006E6534" w:rsidRDefault="005713FE">
            <w:pPr>
              <w:spacing w:line="240" w:lineRule="auto"/>
              <w:ind w:firstLine="0"/>
              <w:rPr>
                <w:rFonts w:cs="Times New Roman"/>
                <w:color w:val="000000" w:themeColor="text1"/>
                <w:sz w:val="22"/>
                <w:lang w:val="en-US"/>
                <w:rPrChange w:id="6139" w:author="N F" w:date="2023-12-05T03:08:00Z">
                  <w:rPr>
                    <w:rFonts w:cs="Times New Roman"/>
                    <w:sz w:val="22"/>
                    <w:lang w:val="en-US"/>
                  </w:rPr>
                </w:rPrChange>
              </w:rPr>
              <w:pPrChange w:id="6140" w:author="N F" w:date="2023-08-06T15:38:00Z">
                <w:pPr>
                  <w:ind w:firstLine="0"/>
                </w:pPr>
              </w:pPrChange>
            </w:pPr>
            <w:r w:rsidRPr="006E6534">
              <w:rPr>
                <w:rFonts w:cs="Times New Roman"/>
                <w:color w:val="000000" w:themeColor="text1"/>
                <w:sz w:val="22"/>
                <w:lang w:val="en-US"/>
                <w:rPrChange w:id="6141" w:author="N F" w:date="2023-12-05T03:08:00Z">
                  <w:rPr>
                    <w:rFonts w:cs="Times New Roman"/>
                    <w:sz w:val="22"/>
                    <w:lang w:val="en-US"/>
                  </w:rPr>
                </w:rPrChange>
              </w:rPr>
              <w:t>85</w:t>
            </w:r>
          </w:p>
        </w:tc>
        <w:tc>
          <w:tcPr>
            <w:tcW w:w="1572" w:type="dxa"/>
          </w:tcPr>
          <w:p w14:paraId="3D673E27" w14:textId="77777777" w:rsidR="005713FE" w:rsidRPr="006E6534" w:rsidRDefault="005713FE">
            <w:pPr>
              <w:spacing w:line="240" w:lineRule="auto"/>
              <w:ind w:firstLine="0"/>
              <w:rPr>
                <w:rFonts w:cs="Times New Roman"/>
                <w:color w:val="000000" w:themeColor="text1"/>
                <w:sz w:val="22"/>
                <w:rPrChange w:id="6142" w:author="N F" w:date="2023-12-05T03:08:00Z">
                  <w:rPr>
                    <w:rFonts w:cs="Times New Roman"/>
                    <w:sz w:val="22"/>
                  </w:rPr>
                </w:rPrChange>
              </w:rPr>
              <w:pPrChange w:id="6143" w:author="N F" w:date="2023-08-06T15:38:00Z">
                <w:pPr>
                  <w:ind w:firstLine="0"/>
                </w:pPr>
              </w:pPrChange>
            </w:pPr>
            <w:r w:rsidRPr="006E6534">
              <w:rPr>
                <w:rFonts w:cs="Times New Roman"/>
                <w:color w:val="000000" w:themeColor="text1"/>
                <w:sz w:val="22"/>
                <w:rPrChange w:id="6144" w:author="N F" w:date="2023-12-05T03:08:00Z">
                  <w:rPr>
                    <w:rFonts w:cs="Times New Roman"/>
                    <w:sz w:val="22"/>
                  </w:rPr>
                </w:rPrChange>
              </w:rPr>
              <w:t>63</w:t>
            </w:r>
          </w:p>
        </w:tc>
        <w:tc>
          <w:tcPr>
            <w:tcW w:w="1263" w:type="dxa"/>
          </w:tcPr>
          <w:p w14:paraId="3CC83995" w14:textId="77777777" w:rsidR="005713FE" w:rsidRPr="006E6534" w:rsidRDefault="005713FE">
            <w:pPr>
              <w:spacing w:line="240" w:lineRule="auto"/>
              <w:ind w:firstLine="0"/>
              <w:rPr>
                <w:rFonts w:cs="Times New Roman"/>
                <w:color w:val="000000" w:themeColor="text1"/>
                <w:sz w:val="22"/>
                <w:rPrChange w:id="6145" w:author="N F" w:date="2023-12-05T03:08:00Z">
                  <w:rPr>
                    <w:rFonts w:cs="Times New Roman"/>
                    <w:sz w:val="22"/>
                  </w:rPr>
                </w:rPrChange>
              </w:rPr>
              <w:pPrChange w:id="6146" w:author="N F" w:date="2023-08-06T15:38:00Z">
                <w:pPr>
                  <w:ind w:firstLine="0"/>
                </w:pPr>
              </w:pPrChange>
            </w:pPr>
            <w:r w:rsidRPr="006E6534">
              <w:rPr>
                <w:rFonts w:cs="Times New Roman"/>
                <w:color w:val="000000" w:themeColor="text1"/>
                <w:sz w:val="22"/>
                <w:rPrChange w:id="6147" w:author="N F" w:date="2023-12-05T03:08:00Z">
                  <w:rPr>
                    <w:rFonts w:cs="Times New Roman"/>
                    <w:sz w:val="22"/>
                  </w:rPr>
                </w:rPrChange>
              </w:rPr>
              <w:t>141</w:t>
            </w:r>
          </w:p>
        </w:tc>
        <w:tc>
          <w:tcPr>
            <w:tcW w:w="1572" w:type="dxa"/>
          </w:tcPr>
          <w:p w14:paraId="6855D3AE" w14:textId="77777777" w:rsidR="005713FE" w:rsidRPr="006E6534" w:rsidRDefault="005713FE">
            <w:pPr>
              <w:spacing w:line="240" w:lineRule="auto"/>
              <w:ind w:firstLine="0"/>
              <w:rPr>
                <w:rFonts w:cs="Times New Roman"/>
                <w:color w:val="000000" w:themeColor="text1"/>
                <w:sz w:val="22"/>
                <w:rPrChange w:id="6148" w:author="N F" w:date="2023-12-05T03:08:00Z">
                  <w:rPr>
                    <w:rFonts w:cs="Times New Roman"/>
                    <w:sz w:val="22"/>
                  </w:rPr>
                </w:rPrChange>
              </w:rPr>
              <w:pPrChange w:id="6149" w:author="N F" w:date="2023-08-06T15:38:00Z">
                <w:pPr>
                  <w:ind w:firstLine="0"/>
                </w:pPr>
              </w:pPrChange>
            </w:pPr>
            <w:r w:rsidRPr="006E6534">
              <w:rPr>
                <w:rFonts w:cs="Times New Roman"/>
                <w:color w:val="000000" w:themeColor="text1"/>
                <w:sz w:val="22"/>
                <w:rPrChange w:id="6150" w:author="N F" w:date="2023-12-05T03:08:00Z">
                  <w:rPr>
                    <w:rFonts w:cs="Times New Roman"/>
                    <w:sz w:val="22"/>
                  </w:rPr>
                </w:rPrChange>
              </w:rPr>
              <w:t>69</w:t>
            </w:r>
          </w:p>
        </w:tc>
        <w:tc>
          <w:tcPr>
            <w:tcW w:w="1263" w:type="dxa"/>
          </w:tcPr>
          <w:p w14:paraId="3FA6B026" w14:textId="77777777" w:rsidR="005713FE" w:rsidRPr="006E6534" w:rsidRDefault="005713FE">
            <w:pPr>
              <w:spacing w:line="240" w:lineRule="auto"/>
              <w:ind w:firstLine="0"/>
              <w:rPr>
                <w:rFonts w:cs="Times New Roman"/>
                <w:color w:val="000000" w:themeColor="text1"/>
                <w:sz w:val="22"/>
                <w:lang w:val="en-US"/>
                <w:rPrChange w:id="6151" w:author="N F" w:date="2023-12-05T03:08:00Z">
                  <w:rPr>
                    <w:rFonts w:cs="Times New Roman"/>
                    <w:sz w:val="22"/>
                    <w:lang w:val="en-US"/>
                  </w:rPr>
                </w:rPrChange>
              </w:rPr>
              <w:pPrChange w:id="6152" w:author="N F" w:date="2023-08-06T15:38:00Z">
                <w:pPr>
                  <w:ind w:firstLine="0"/>
                </w:pPr>
              </w:pPrChange>
            </w:pPr>
            <w:r w:rsidRPr="006E6534">
              <w:rPr>
                <w:rFonts w:cs="Times New Roman"/>
                <w:color w:val="000000" w:themeColor="text1"/>
                <w:sz w:val="22"/>
                <w:lang w:val="en-US"/>
                <w:rPrChange w:id="6153" w:author="N F" w:date="2023-12-05T03:08:00Z">
                  <w:rPr>
                    <w:rFonts w:cs="Times New Roman"/>
                    <w:sz w:val="22"/>
                    <w:lang w:val="en-US"/>
                  </w:rPr>
                </w:rPrChange>
              </w:rPr>
              <w:t>88</w:t>
            </w:r>
          </w:p>
        </w:tc>
      </w:tr>
      <w:tr w:rsidR="006E6534" w:rsidRPr="006E6534" w14:paraId="7CA3DD4D" w14:textId="77777777" w:rsidTr="00787A04">
        <w:tc>
          <w:tcPr>
            <w:tcW w:w="839" w:type="dxa"/>
          </w:tcPr>
          <w:p w14:paraId="0AC48115" w14:textId="77777777" w:rsidR="005713FE" w:rsidRPr="006E6534" w:rsidRDefault="005713FE">
            <w:pPr>
              <w:spacing w:line="240" w:lineRule="auto"/>
              <w:ind w:firstLine="0"/>
              <w:rPr>
                <w:rFonts w:cs="Times New Roman"/>
                <w:color w:val="000000" w:themeColor="text1"/>
                <w:sz w:val="22"/>
                <w:lang w:val="en-US"/>
                <w:rPrChange w:id="6154" w:author="N F" w:date="2023-12-05T03:08:00Z">
                  <w:rPr>
                    <w:rFonts w:cs="Times New Roman"/>
                    <w:sz w:val="22"/>
                    <w:lang w:val="en-US"/>
                  </w:rPr>
                </w:rPrChange>
              </w:rPr>
              <w:pPrChange w:id="6155" w:author="N F" w:date="2023-08-06T15:38:00Z">
                <w:pPr>
                  <w:ind w:firstLine="0"/>
                </w:pPr>
              </w:pPrChange>
            </w:pPr>
            <w:r w:rsidRPr="006E6534">
              <w:rPr>
                <w:rFonts w:cs="Times New Roman"/>
                <w:color w:val="000000" w:themeColor="text1"/>
                <w:sz w:val="22"/>
                <w:lang w:val="en-US"/>
                <w:rPrChange w:id="6156" w:author="N F" w:date="2023-12-05T03:08:00Z">
                  <w:rPr>
                    <w:rFonts w:cs="Times New Roman"/>
                    <w:sz w:val="22"/>
                    <w:lang w:val="en-US"/>
                  </w:rPr>
                </w:rPrChange>
              </w:rPr>
              <w:t>MNK2</w:t>
            </w:r>
          </w:p>
        </w:tc>
        <w:tc>
          <w:tcPr>
            <w:tcW w:w="1573" w:type="dxa"/>
          </w:tcPr>
          <w:p w14:paraId="2F98C3E5" w14:textId="77777777" w:rsidR="005713FE" w:rsidRPr="006E6534" w:rsidRDefault="005713FE">
            <w:pPr>
              <w:spacing w:line="240" w:lineRule="auto"/>
              <w:ind w:firstLine="0"/>
              <w:rPr>
                <w:rFonts w:cs="Times New Roman"/>
                <w:color w:val="000000" w:themeColor="text1"/>
                <w:sz w:val="22"/>
                <w:rPrChange w:id="6157" w:author="N F" w:date="2023-12-05T03:08:00Z">
                  <w:rPr>
                    <w:rFonts w:cs="Times New Roman"/>
                    <w:sz w:val="22"/>
                  </w:rPr>
                </w:rPrChange>
              </w:rPr>
              <w:pPrChange w:id="6158" w:author="N F" w:date="2023-08-06T15:38:00Z">
                <w:pPr>
                  <w:ind w:firstLine="0"/>
                </w:pPr>
              </w:pPrChange>
            </w:pPr>
            <w:r w:rsidRPr="006E6534">
              <w:rPr>
                <w:rFonts w:cs="Times New Roman"/>
                <w:color w:val="000000" w:themeColor="text1"/>
                <w:sz w:val="22"/>
                <w:rPrChange w:id="6159" w:author="N F" w:date="2023-12-05T03:08:00Z">
                  <w:rPr>
                    <w:rFonts w:cs="Times New Roman"/>
                    <w:sz w:val="22"/>
                  </w:rPr>
                </w:rPrChange>
              </w:rPr>
              <w:t>91</w:t>
            </w:r>
          </w:p>
        </w:tc>
        <w:tc>
          <w:tcPr>
            <w:tcW w:w="1263" w:type="dxa"/>
          </w:tcPr>
          <w:p w14:paraId="129FE3B0" w14:textId="77777777" w:rsidR="005713FE" w:rsidRPr="006E6534" w:rsidRDefault="005713FE">
            <w:pPr>
              <w:spacing w:line="240" w:lineRule="auto"/>
              <w:ind w:firstLine="0"/>
              <w:rPr>
                <w:rFonts w:cs="Times New Roman"/>
                <w:color w:val="000000" w:themeColor="text1"/>
                <w:sz w:val="22"/>
                <w:lang w:val="en-US"/>
                <w:rPrChange w:id="6160" w:author="N F" w:date="2023-12-05T03:08:00Z">
                  <w:rPr>
                    <w:rFonts w:cs="Times New Roman"/>
                    <w:sz w:val="22"/>
                    <w:lang w:val="en-US"/>
                  </w:rPr>
                </w:rPrChange>
              </w:rPr>
              <w:pPrChange w:id="6161" w:author="N F" w:date="2023-08-06T15:38:00Z">
                <w:pPr>
                  <w:ind w:firstLine="0"/>
                </w:pPr>
              </w:pPrChange>
            </w:pPr>
            <w:r w:rsidRPr="006E6534">
              <w:rPr>
                <w:rFonts w:cs="Times New Roman"/>
                <w:color w:val="000000" w:themeColor="text1"/>
                <w:sz w:val="22"/>
                <w:lang w:val="en-US"/>
                <w:rPrChange w:id="6162" w:author="N F" w:date="2023-12-05T03:08:00Z">
                  <w:rPr>
                    <w:rFonts w:cs="Times New Roman"/>
                    <w:sz w:val="22"/>
                    <w:lang w:val="en-US"/>
                  </w:rPr>
                </w:rPrChange>
              </w:rPr>
              <w:t>95</w:t>
            </w:r>
          </w:p>
        </w:tc>
        <w:tc>
          <w:tcPr>
            <w:tcW w:w="1572" w:type="dxa"/>
          </w:tcPr>
          <w:p w14:paraId="1AEE92F5" w14:textId="77777777" w:rsidR="005713FE" w:rsidRPr="006E6534" w:rsidRDefault="005713FE">
            <w:pPr>
              <w:spacing w:line="240" w:lineRule="auto"/>
              <w:ind w:firstLine="0"/>
              <w:rPr>
                <w:rFonts w:cs="Times New Roman"/>
                <w:color w:val="000000" w:themeColor="text1"/>
                <w:sz w:val="22"/>
                <w:rPrChange w:id="6163" w:author="N F" w:date="2023-12-05T03:08:00Z">
                  <w:rPr>
                    <w:rFonts w:cs="Times New Roman"/>
                    <w:sz w:val="22"/>
                  </w:rPr>
                </w:rPrChange>
              </w:rPr>
              <w:pPrChange w:id="6164" w:author="N F" w:date="2023-08-06T15:38:00Z">
                <w:pPr>
                  <w:ind w:firstLine="0"/>
                </w:pPr>
              </w:pPrChange>
            </w:pPr>
            <w:r w:rsidRPr="006E6534">
              <w:rPr>
                <w:rFonts w:cs="Times New Roman"/>
                <w:color w:val="000000" w:themeColor="text1"/>
                <w:sz w:val="22"/>
                <w:rPrChange w:id="6165" w:author="N F" w:date="2023-12-05T03:08:00Z">
                  <w:rPr>
                    <w:rFonts w:cs="Times New Roman"/>
                    <w:sz w:val="22"/>
                  </w:rPr>
                </w:rPrChange>
              </w:rPr>
              <w:t>91</w:t>
            </w:r>
          </w:p>
        </w:tc>
        <w:tc>
          <w:tcPr>
            <w:tcW w:w="1263" w:type="dxa"/>
          </w:tcPr>
          <w:p w14:paraId="4D888770" w14:textId="77777777" w:rsidR="005713FE" w:rsidRPr="006E6534" w:rsidRDefault="005713FE">
            <w:pPr>
              <w:spacing w:line="240" w:lineRule="auto"/>
              <w:ind w:firstLine="0"/>
              <w:rPr>
                <w:rFonts w:cs="Times New Roman"/>
                <w:color w:val="000000" w:themeColor="text1"/>
                <w:sz w:val="22"/>
                <w:rPrChange w:id="6166" w:author="N F" w:date="2023-12-05T03:08:00Z">
                  <w:rPr>
                    <w:rFonts w:cs="Times New Roman"/>
                    <w:sz w:val="22"/>
                  </w:rPr>
                </w:rPrChange>
              </w:rPr>
              <w:pPrChange w:id="6167" w:author="N F" w:date="2023-08-06T15:38:00Z">
                <w:pPr>
                  <w:ind w:firstLine="0"/>
                </w:pPr>
              </w:pPrChange>
            </w:pPr>
            <w:r w:rsidRPr="006E6534">
              <w:rPr>
                <w:rFonts w:cs="Times New Roman"/>
                <w:color w:val="000000" w:themeColor="text1"/>
                <w:sz w:val="22"/>
                <w:rPrChange w:id="6168" w:author="N F" w:date="2023-12-05T03:08:00Z">
                  <w:rPr>
                    <w:rFonts w:cs="Times New Roman"/>
                    <w:sz w:val="22"/>
                  </w:rPr>
                </w:rPrChange>
              </w:rPr>
              <w:t>62</w:t>
            </w:r>
          </w:p>
        </w:tc>
        <w:tc>
          <w:tcPr>
            <w:tcW w:w="1572" w:type="dxa"/>
          </w:tcPr>
          <w:p w14:paraId="09C0A3A4" w14:textId="77777777" w:rsidR="005713FE" w:rsidRPr="006E6534" w:rsidRDefault="005713FE">
            <w:pPr>
              <w:spacing w:line="240" w:lineRule="auto"/>
              <w:ind w:firstLine="0"/>
              <w:rPr>
                <w:rFonts w:cs="Times New Roman"/>
                <w:color w:val="000000" w:themeColor="text1"/>
                <w:sz w:val="22"/>
                <w:rPrChange w:id="6169" w:author="N F" w:date="2023-12-05T03:08:00Z">
                  <w:rPr>
                    <w:rFonts w:cs="Times New Roman"/>
                    <w:sz w:val="22"/>
                  </w:rPr>
                </w:rPrChange>
              </w:rPr>
              <w:pPrChange w:id="6170" w:author="N F" w:date="2023-08-06T15:38:00Z">
                <w:pPr>
                  <w:ind w:firstLine="0"/>
                </w:pPr>
              </w:pPrChange>
            </w:pPr>
            <w:r w:rsidRPr="006E6534">
              <w:rPr>
                <w:rFonts w:cs="Times New Roman"/>
                <w:color w:val="000000" w:themeColor="text1"/>
                <w:sz w:val="22"/>
                <w:rPrChange w:id="6171" w:author="N F" w:date="2023-12-05T03:08:00Z">
                  <w:rPr>
                    <w:rFonts w:cs="Times New Roman"/>
                    <w:sz w:val="22"/>
                  </w:rPr>
                </w:rPrChange>
              </w:rPr>
              <w:t>75</w:t>
            </w:r>
          </w:p>
        </w:tc>
        <w:tc>
          <w:tcPr>
            <w:tcW w:w="1263" w:type="dxa"/>
          </w:tcPr>
          <w:p w14:paraId="3E5276C9" w14:textId="77777777" w:rsidR="005713FE" w:rsidRPr="006E6534" w:rsidRDefault="005713FE">
            <w:pPr>
              <w:spacing w:line="240" w:lineRule="auto"/>
              <w:ind w:firstLine="0"/>
              <w:rPr>
                <w:rFonts w:cs="Times New Roman"/>
                <w:color w:val="000000" w:themeColor="text1"/>
                <w:sz w:val="22"/>
                <w:lang w:val="en-US"/>
                <w:rPrChange w:id="6172" w:author="N F" w:date="2023-12-05T03:08:00Z">
                  <w:rPr>
                    <w:rFonts w:cs="Times New Roman"/>
                    <w:sz w:val="22"/>
                    <w:lang w:val="en-US"/>
                  </w:rPr>
                </w:rPrChange>
              </w:rPr>
              <w:pPrChange w:id="6173" w:author="N F" w:date="2023-08-06T15:38:00Z">
                <w:pPr>
                  <w:ind w:firstLine="0"/>
                </w:pPr>
              </w:pPrChange>
            </w:pPr>
            <w:r w:rsidRPr="006E6534">
              <w:rPr>
                <w:rFonts w:cs="Times New Roman"/>
                <w:color w:val="000000" w:themeColor="text1"/>
                <w:sz w:val="22"/>
                <w:lang w:val="en-US"/>
                <w:rPrChange w:id="6174" w:author="N F" w:date="2023-12-05T03:08:00Z">
                  <w:rPr>
                    <w:rFonts w:cs="Times New Roman"/>
                    <w:sz w:val="22"/>
                    <w:lang w:val="en-US"/>
                  </w:rPr>
                </w:rPrChange>
              </w:rPr>
              <w:t>228</w:t>
            </w:r>
          </w:p>
        </w:tc>
      </w:tr>
      <w:tr w:rsidR="006E6534" w:rsidRPr="006E6534" w14:paraId="140FB766" w14:textId="77777777" w:rsidTr="00787A04">
        <w:tc>
          <w:tcPr>
            <w:tcW w:w="839" w:type="dxa"/>
          </w:tcPr>
          <w:p w14:paraId="356DBC79" w14:textId="77777777" w:rsidR="005713FE" w:rsidRPr="006E6534" w:rsidRDefault="005713FE">
            <w:pPr>
              <w:spacing w:line="240" w:lineRule="auto"/>
              <w:ind w:firstLine="0"/>
              <w:rPr>
                <w:rFonts w:cs="Times New Roman"/>
                <w:color w:val="000000" w:themeColor="text1"/>
                <w:sz w:val="22"/>
                <w:lang w:val="en-US"/>
                <w:rPrChange w:id="6175" w:author="N F" w:date="2023-12-05T03:08:00Z">
                  <w:rPr>
                    <w:rFonts w:cs="Times New Roman"/>
                    <w:sz w:val="22"/>
                    <w:lang w:val="en-US"/>
                  </w:rPr>
                </w:rPrChange>
              </w:rPr>
              <w:pPrChange w:id="6176" w:author="N F" w:date="2023-08-06T15:38:00Z">
                <w:pPr>
                  <w:ind w:firstLine="0"/>
                </w:pPr>
              </w:pPrChange>
            </w:pPr>
            <w:r w:rsidRPr="006E6534">
              <w:rPr>
                <w:rFonts w:cs="Times New Roman"/>
                <w:color w:val="000000" w:themeColor="text1"/>
                <w:sz w:val="22"/>
                <w:lang w:val="en-US"/>
                <w:rPrChange w:id="6177" w:author="N F" w:date="2023-12-05T03:08:00Z">
                  <w:rPr>
                    <w:rFonts w:cs="Times New Roman"/>
                    <w:sz w:val="22"/>
                    <w:lang w:val="en-US"/>
                  </w:rPr>
                </w:rPrChange>
              </w:rPr>
              <w:t>PYK2</w:t>
            </w:r>
          </w:p>
        </w:tc>
        <w:tc>
          <w:tcPr>
            <w:tcW w:w="1573" w:type="dxa"/>
          </w:tcPr>
          <w:p w14:paraId="4DE43E34" w14:textId="77777777" w:rsidR="005713FE" w:rsidRPr="006E6534" w:rsidRDefault="005713FE">
            <w:pPr>
              <w:spacing w:line="240" w:lineRule="auto"/>
              <w:ind w:firstLine="0"/>
              <w:rPr>
                <w:rFonts w:cs="Times New Roman"/>
                <w:color w:val="000000" w:themeColor="text1"/>
                <w:sz w:val="22"/>
                <w:rPrChange w:id="6178" w:author="N F" w:date="2023-12-05T03:08:00Z">
                  <w:rPr>
                    <w:rFonts w:cs="Times New Roman"/>
                    <w:sz w:val="22"/>
                  </w:rPr>
                </w:rPrChange>
              </w:rPr>
              <w:pPrChange w:id="6179" w:author="N F" w:date="2023-08-06T15:38:00Z">
                <w:pPr>
                  <w:ind w:firstLine="0"/>
                </w:pPr>
              </w:pPrChange>
            </w:pPr>
            <w:r w:rsidRPr="006E6534">
              <w:rPr>
                <w:rFonts w:cs="Times New Roman"/>
                <w:color w:val="000000" w:themeColor="text1"/>
                <w:sz w:val="22"/>
                <w:rPrChange w:id="6180" w:author="N F" w:date="2023-12-05T03:08:00Z">
                  <w:rPr>
                    <w:rFonts w:cs="Times New Roman"/>
                    <w:sz w:val="22"/>
                  </w:rPr>
                </w:rPrChange>
              </w:rPr>
              <w:t>59</w:t>
            </w:r>
          </w:p>
        </w:tc>
        <w:tc>
          <w:tcPr>
            <w:tcW w:w="1263" w:type="dxa"/>
          </w:tcPr>
          <w:p w14:paraId="48333F56" w14:textId="77777777" w:rsidR="005713FE" w:rsidRPr="006E6534" w:rsidRDefault="005713FE">
            <w:pPr>
              <w:spacing w:line="240" w:lineRule="auto"/>
              <w:ind w:firstLine="0"/>
              <w:rPr>
                <w:rFonts w:cs="Times New Roman"/>
                <w:color w:val="000000" w:themeColor="text1"/>
                <w:sz w:val="22"/>
                <w:lang w:val="en-US"/>
                <w:rPrChange w:id="6181" w:author="N F" w:date="2023-12-05T03:08:00Z">
                  <w:rPr>
                    <w:rFonts w:cs="Times New Roman"/>
                    <w:sz w:val="22"/>
                    <w:lang w:val="en-US"/>
                  </w:rPr>
                </w:rPrChange>
              </w:rPr>
              <w:pPrChange w:id="6182" w:author="N F" w:date="2023-08-06T15:38:00Z">
                <w:pPr>
                  <w:ind w:firstLine="0"/>
                </w:pPr>
              </w:pPrChange>
            </w:pPr>
            <w:r w:rsidRPr="006E6534">
              <w:rPr>
                <w:rFonts w:cs="Times New Roman"/>
                <w:color w:val="000000" w:themeColor="text1"/>
                <w:sz w:val="22"/>
                <w:lang w:val="en-US"/>
                <w:rPrChange w:id="6183" w:author="N F" w:date="2023-12-05T03:08:00Z">
                  <w:rPr>
                    <w:rFonts w:cs="Times New Roman"/>
                    <w:sz w:val="22"/>
                    <w:lang w:val="en-US"/>
                  </w:rPr>
                </w:rPrChange>
              </w:rPr>
              <w:t>682</w:t>
            </w:r>
          </w:p>
        </w:tc>
        <w:tc>
          <w:tcPr>
            <w:tcW w:w="1572" w:type="dxa"/>
          </w:tcPr>
          <w:p w14:paraId="7111960A" w14:textId="77777777" w:rsidR="005713FE" w:rsidRPr="006E6534" w:rsidRDefault="005713FE">
            <w:pPr>
              <w:spacing w:line="240" w:lineRule="auto"/>
              <w:ind w:firstLine="0"/>
              <w:rPr>
                <w:rFonts w:cs="Times New Roman"/>
                <w:color w:val="000000" w:themeColor="text1"/>
                <w:sz w:val="22"/>
                <w:rPrChange w:id="6184" w:author="N F" w:date="2023-12-05T03:08:00Z">
                  <w:rPr>
                    <w:rFonts w:cs="Times New Roman"/>
                    <w:sz w:val="22"/>
                  </w:rPr>
                </w:rPrChange>
              </w:rPr>
              <w:pPrChange w:id="6185" w:author="N F" w:date="2023-08-06T15:38:00Z">
                <w:pPr>
                  <w:ind w:firstLine="0"/>
                </w:pPr>
              </w:pPrChange>
            </w:pPr>
            <w:r w:rsidRPr="006E6534">
              <w:rPr>
                <w:rFonts w:cs="Times New Roman"/>
                <w:color w:val="000000" w:themeColor="text1"/>
                <w:sz w:val="22"/>
                <w:rPrChange w:id="6186" w:author="N F" w:date="2023-12-05T03:08:00Z">
                  <w:rPr>
                    <w:rFonts w:cs="Times New Roman"/>
                    <w:sz w:val="22"/>
                  </w:rPr>
                </w:rPrChange>
              </w:rPr>
              <w:t>81</w:t>
            </w:r>
          </w:p>
        </w:tc>
        <w:tc>
          <w:tcPr>
            <w:tcW w:w="1263" w:type="dxa"/>
          </w:tcPr>
          <w:p w14:paraId="4AB5E8A1" w14:textId="77777777" w:rsidR="005713FE" w:rsidRPr="006E6534" w:rsidRDefault="005713FE">
            <w:pPr>
              <w:spacing w:line="240" w:lineRule="auto"/>
              <w:ind w:firstLine="0"/>
              <w:rPr>
                <w:rFonts w:cs="Times New Roman"/>
                <w:color w:val="000000" w:themeColor="text1"/>
                <w:sz w:val="22"/>
                <w:rPrChange w:id="6187" w:author="N F" w:date="2023-12-05T03:08:00Z">
                  <w:rPr>
                    <w:rFonts w:cs="Times New Roman"/>
                    <w:sz w:val="22"/>
                  </w:rPr>
                </w:rPrChange>
              </w:rPr>
              <w:pPrChange w:id="6188" w:author="N F" w:date="2023-08-06T15:38:00Z">
                <w:pPr>
                  <w:ind w:firstLine="0"/>
                </w:pPr>
              </w:pPrChange>
            </w:pPr>
            <w:r w:rsidRPr="006E6534">
              <w:rPr>
                <w:rFonts w:cs="Times New Roman"/>
                <w:color w:val="000000" w:themeColor="text1"/>
                <w:sz w:val="22"/>
                <w:rPrChange w:id="6189" w:author="N F" w:date="2023-12-05T03:08:00Z">
                  <w:rPr>
                    <w:rFonts w:cs="Times New Roman"/>
                    <w:sz w:val="22"/>
                  </w:rPr>
                </w:rPrChange>
              </w:rPr>
              <w:t>284</w:t>
            </w:r>
          </w:p>
        </w:tc>
        <w:tc>
          <w:tcPr>
            <w:tcW w:w="1572" w:type="dxa"/>
          </w:tcPr>
          <w:p w14:paraId="3FAA5103" w14:textId="77777777" w:rsidR="005713FE" w:rsidRPr="006E6534" w:rsidRDefault="005713FE">
            <w:pPr>
              <w:spacing w:line="240" w:lineRule="auto"/>
              <w:ind w:firstLine="0"/>
              <w:rPr>
                <w:rFonts w:cs="Times New Roman"/>
                <w:color w:val="000000" w:themeColor="text1"/>
                <w:sz w:val="22"/>
                <w:rPrChange w:id="6190" w:author="N F" w:date="2023-12-05T03:08:00Z">
                  <w:rPr>
                    <w:rFonts w:cs="Times New Roman"/>
                    <w:sz w:val="22"/>
                  </w:rPr>
                </w:rPrChange>
              </w:rPr>
              <w:pPrChange w:id="6191" w:author="N F" w:date="2023-08-06T15:38:00Z">
                <w:pPr>
                  <w:ind w:firstLine="0"/>
                </w:pPr>
              </w:pPrChange>
            </w:pPr>
            <w:r w:rsidRPr="006E6534">
              <w:rPr>
                <w:rFonts w:cs="Times New Roman"/>
                <w:color w:val="000000" w:themeColor="text1"/>
                <w:sz w:val="22"/>
                <w:rPrChange w:id="6192" w:author="N F" w:date="2023-12-05T03:08:00Z">
                  <w:rPr>
                    <w:rFonts w:cs="Times New Roman"/>
                    <w:sz w:val="22"/>
                  </w:rPr>
                </w:rPrChange>
              </w:rPr>
              <w:t>28</w:t>
            </w:r>
          </w:p>
        </w:tc>
        <w:tc>
          <w:tcPr>
            <w:tcW w:w="1263" w:type="dxa"/>
          </w:tcPr>
          <w:p w14:paraId="03F2C8D8" w14:textId="77777777" w:rsidR="005713FE" w:rsidRPr="006E6534" w:rsidRDefault="005713FE">
            <w:pPr>
              <w:spacing w:line="240" w:lineRule="auto"/>
              <w:ind w:firstLine="0"/>
              <w:rPr>
                <w:rFonts w:cs="Times New Roman"/>
                <w:color w:val="000000" w:themeColor="text1"/>
                <w:sz w:val="22"/>
                <w:lang w:val="en-US"/>
                <w:rPrChange w:id="6193" w:author="N F" w:date="2023-12-05T03:08:00Z">
                  <w:rPr>
                    <w:rFonts w:cs="Times New Roman"/>
                    <w:sz w:val="22"/>
                    <w:lang w:val="en-US"/>
                  </w:rPr>
                </w:rPrChange>
              </w:rPr>
              <w:pPrChange w:id="6194" w:author="N F" w:date="2023-08-06T15:38:00Z">
                <w:pPr>
                  <w:ind w:firstLine="0"/>
                </w:pPr>
              </w:pPrChange>
            </w:pPr>
            <w:r w:rsidRPr="006E6534">
              <w:rPr>
                <w:rFonts w:cs="Times New Roman"/>
                <w:color w:val="000000" w:themeColor="text1"/>
                <w:sz w:val="22"/>
                <w:lang w:val="en-US"/>
                <w:rPrChange w:id="6195" w:author="N F" w:date="2023-12-05T03:08:00Z">
                  <w:rPr>
                    <w:rFonts w:cs="Times New Roman"/>
                    <w:sz w:val="22"/>
                    <w:lang w:val="en-US"/>
                  </w:rPr>
                </w:rPrChange>
              </w:rPr>
              <w:t>2288</w:t>
            </w:r>
          </w:p>
        </w:tc>
      </w:tr>
      <w:tr w:rsidR="006E6534" w:rsidRPr="006E6534" w14:paraId="7C228EBD" w14:textId="77777777" w:rsidTr="00787A04">
        <w:tc>
          <w:tcPr>
            <w:tcW w:w="839" w:type="dxa"/>
          </w:tcPr>
          <w:p w14:paraId="39FB8EFC" w14:textId="77777777" w:rsidR="005713FE" w:rsidRPr="006E6534" w:rsidRDefault="005713FE">
            <w:pPr>
              <w:spacing w:line="240" w:lineRule="auto"/>
              <w:ind w:firstLine="0"/>
              <w:rPr>
                <w:rFonts w:cs="Times New Roman"/>
                <w:color w:val="000000" w:themeColor="text1"/>
                <w:sz w:val="22"/>
                <w:lang w:val="en-US"/>
                <w:rPrChange w:id="6196" w:author="N F" w:date="2023-12-05T03:08:00Z">
                  <w:rPr>
                    <w:rFonts w:cs="Times New Roman"/>
                    <w:sz w:val="22"/>
                    <w:lang w:val="en-US"/>
                  </w:rPr>
                </w:rPrChange>
              </w:rPr>
              <w:pPrChange w:id="6197" w:author="N F" w:date="2023-08-06T15:38:00Z">
                <w:pPr>
                  <w:ind w:firstLine="0"/>
                </w:pPr>
              </w:pPrChange>
            </w:pPr>
            <w:r w:rsidRPr="006E6534">
              <w:rPr>
                <w:rFonts w:cs="Times New Roman"/>
                <w:color w:val="000000" w:themeColor="text1"/>
                <w:sz w:val="22"/>
                <w:lang w:val="en-US"/>
                <w:rPrChange w:id="6198" w:author="N F" w:date="2023-12-05T03:08:00Z">
                  <w:rPr>
                    <w:rFonts w:cs="Times New Roman"/>
                    <w:sz w:val="22"/>
                    <w:lang w:val="en-US"/>
                  </w:rPr>
                </w:rPrChange>
              </w:rPr>
              <w:t>TEC</w:t>
            </w:r>
          </w:p>
        </w:tc>
        <w:tc>
          <w:tcPr>
            <w:tcW w:w="1573" w:type="dxa"/>
          </w:tcPr>
          <w:p w14:paraId="02A9259A" w14:textId="77777777" w:rsidR="005713FE" w:rsidRPr="006E6534" w:rsidRDefault="005713FE">
            <w:pPr>
              <w:spacing w:line="240" w:lineRule="auto"/>
              <w:ind w:firstLine="0"/>
              <w:rPr>
                <w:rFonts w:cs="Times New Roman"/>
                <w:color w:val="000000" w:themeColor="text1"/>
                <w:sz w:val="22"/>
                <w:rPrChange w:id="6199" w:author="N F" w:date="2023-12-05T03:08:00Z">
                  <w:rPr>
                    <w:rFonts w:cs="Times New Roman"/>
                    <w:sz w:val="22"/>
                  </w:rPr>
                </w:rPrChange>
              </w:rPr>
              <w:pPrChange w:id="6200" w:author="N F" w:date="2023-08-06T15:38:00Z">
                <w:pPr>
                  <w:ind w:firstLine="0"/>
                </w:pPr>
              </w:pPrChange>
            </w:pPr>
            <w:r w:rsidRPr="006E6534">
              <w:rPr>
                <w:rFonts w:cs="Times New Roman"/>
                <w:color w:val="000000" w:themeColor="text1"/>
                <w:sz w:val="22"/>
                <w:rPrChange w:id="6201" w:author="N F" w:date="2023-12-05T03:08:00Z">
                  <w:rPr>
                    <w:rFonts w:cs="Times New Roman"/>
                    <w:sz w:val="22"/>
                  </w:rPr>
                </w:rPrChange>
              </w:rPr>
              <w:t>79</w:t>
            </w:r>
          </w:p>
        </w:tc>
        <w:tc>
          <w:tcPr>
            <w:tcW w:w="1263" w:type="dxa"/>
          </w:tcPr>
          <w:p w14:paraId="2E14466F" w14:textId="77777777" w:rsidR="005713FE" w:rsidRPr="006E6534" w:rsidRDefault="005713FE">
            <w:pPr>
              <w:spacing w:line="240" w:lineRule="auto"/>
              <w:ind w:firstLine="0"/>
              <w:rPr>
                <w:rFonts w:cs="Times New Roman"/>
                <w:color w:val="000000" w:themeColor="text1"/>
                <w:sz w:val="22"/>
                <w:lang w:val="en-US"/>
                <w:rPrChange w:id="6202" w:author="N F" w:date="2023-12-05T03:08:00Z">
                  <w:rPr>
                    <w:rFonts w:cs="Times New Roman"/>
                    <w:sz w:val="22"/>
                    <w:lang w:val="en-US"/>
                  </w:rPr>
                </w:rPrChange>
              </w:rPr>
              <w:pPrChange w:id="6203" w:author="N F" w:date="2023-08-06T15:38:00Z">
                <w:pPr>
                  <w:ind w:firstLine="0"/>
                </w:pPr>
              </w:pPrChange>
            </w:pPr>
            <w:r w:rsidRPr="006E6534">
              <w:rPr>
                <w:rFonts w:cs="Times New Roman"/>
                <w:color w:val="000000" w:themeColor="text1"/>
                <w:sz w:val="22"/>
                <w:lang w:val="en-US"/>
                <w:rPrChange w:id="6204" w:author="N F" w:date="2023-12-05T03:08:00Z">
                  <w:rPr>
                    <w:rFonts w:cs="Times New Roman"/>
                    <w:sz w:val="22"/>
                    <w:lang w:val="en-US"/>
                  </w:rPr>
                </w:rPrChange>
              </w:rPr>
              <w:t>420</w:t>
            </w:r>
          </w:p>
        </w:tc>
        <w:tc>
          <w:tcPr>
            <w:tcW w:w="1572" w:type="dxa"/>
          </w:tcPr>
          <w:p w14:paraId="5ADEE0B9" w14:textId="77777777" w:rsidR="005713FE" w:rsidRPr="006E6534" w:rsidRDefault="005713FE">
            <w:pPr>
              <w:spacing w:line="240" w:lineRule="auto"/>
              <w:ind w:firstLine="0"/>
              <w:rPr>
                <w:rFonts w:cs="Times New Roman"/>
                <w:color w:val="000000" w:themeColor="text1"/>
                <w:sz w:val="22"/>
                <w:rPrChange w:id="6205" w:author="N F" w:date="2023-12-05T03:08:00Z">
                  <w:rPr>
                    <w:rFonts w:cs="Times New Roman"/>
                    <w:sz w:val="22"/>
                  </w:rPr>
                </w:rPrChange>
              </w:rPr>
              <w:pPrChange w:id="6206" w:author="N F" w:date="2023-08-06T15:38:00Z">
                <w:pPr>
                  <w:ind w:firstLine="0"/>
                </w:pPr>
              </w:pPrChange>
            </w:pPr>
            <w:r w:rsidRPr="006E6534">
              <w:rPr>
                <w:rFonts w:cs="Times New Roman"/>
                <w:color w:val="000000" w:themeColor="text1"/>
                <w:sz w:val="22"/>
                <w:rPrChange w:id="6207" w:author="N F" w:date="2023-12-05T03:08:00Z">
                  <w:rPr>
                    <w:rFonts w:cs="Times New Roman"/>
                    <w:sz w:val="22"/>
                  </w:rPr>
                </w:rPrChange>
              </w:rPr>
              <w:t>91</w:t>
            </w:r>
          </w:p>
        </w:tc>
        <w:tc>
          <w:tcPr>
            <w:tcW w:w="1263" w:type="dxa"/>
          </w:tcPr>
          <w:p w14:paraId="3360063B" w14:textId="77777777" w:rsidR="005713FE" w:rsidRPr="006E6534" w:rsidRDefault="005713FE">
            <w:pPr>
              <w:spacing w:line="240" w:lineRule="auto"/>
              <w:ind w:firstLine="0"/>
              <w:rPr>
                <w:rFonts w:cs="Times New Roman"/>
                <w:color w:val="000000" w:themeColor="text1"/>
                <w:sz w:val="22"/>
                <w:rPrChange w:id="6208" w:author="N F" w:date="2023-12-05T03:08:00Z">
                  <w:rPr>
                    <w:rFonts w:cs="Times New Roman"/>
                    <w:sz w:val="22"/>
                  </w:rPr>
                </w:rPrChange>
              </w:rPr>
              <w:pPrChange w:id="6209" w:author="N F" w:date="2023-08-06T15:38:00Z">
                <w:pPr>
                  <w:ind w:firstLine="0"/>
                </w:pPr>
              </w:pPrChange>
            </w:pPr>
            <w:r w:rsidRPr="006E6534">
              <w:rPr>
                <w:rFonts w:cs="Times New Roman"/>
                <w:color w:val="000000" w:themeColor="text1"/>
                <w:sz w:val="22"/>
                <w:rPrChange w:id="6210" w:author="N F" w:date="2023-12-05T03:08:00Z">
                  <w:rPr>
                    <w:rFonts w:cs="Times New Roman"/>
                    <w:sz w:val="22"/>
                  </w:rPr>
                </w:rPrChange>
              </w:rPr>
              <w:t>118</w:t>
            </w:r>
          </w:p>
        </w:tc>
        <w:tc>
          <w:tcPr>
            <w:tcW w:w="1572" w:type="dxa"/>
          </w:tcPr>
          <w:p w14:paraId="05DBC3ED" w14:textId="77777777" w:rsidR="005713FE" w:rsidRPr="006E6534" w:rsidRDefault="005713FE">
            <w:pPr>
              <w:spacing w:line="240" w:lineRule="auto"/>
              <w:ind w:firstLine="0"/>
              <w:rPr>
                <w:rFonts w:cs="Times New Roman"/>
                <w:color w:val="000000" w:themeColor="text1"/>
                <w:sz w:val="22"/>
                <w:rPrChange w:id="6211" w:author="N F" w:date="2023-12-05T03:08:00Z">
                  <w:rPr>
                    <w:rFonts w:cs="Times New Roman"/>
                    <w:sz w:val="22"/>
                  </w:rPr>
                </w:rPrChange>
              </w:rPr>
              <w:pPrChange w:id="6212" w:author="N F" w:date="2023-08-06T15:38:00Z">
                <w:pPr>
                  <w:ind w:firstLine="0"/>
                </w:pPr>
              </w:pPrChange>
            </w:pPr>
            <w:r w:rsidRPr="006E6534">
              <w:rPr>
                <w:rFonts w:cs="Times New Roman"/>
                <w:color w:val="000000" w:themeColor="text1"/>
                <w:sz w:val="22"/>
                <w:rPrChange w:id="6213" w:author="N F" w:date="2023-12-05T03:08:00Z">
                  <w:rPr>
                    <w:rFonts w:cs="Times New Roman"/>
                    <w:sz w:val="22"/>
                  </w:rPr>
                </w:rPrChange>
              </w:rPr>
              <w:t>43</w:t>
            </w:r>
          </w:p>
        </w:tc>
        <w:tc>
          <w:tcPr>
            <w:tcW w:w="1263" w:type="dxa"/>
          </w:tcPr>
          <w:p w14:paraId="5AF8214E" w14:textId="77777777" w:rsidR="005713FE" w:rsidRPr="006E6534" w:rsidRDefault="005713FE">
            <w:pPr>
              <w:spacing w:line="240" w:lineRule="auto"/>
              <w:ind w:firstLine="0"/>
              <w:rPr>
                <w:rFonts w:cs="Times New Roman"/>
                <w:color w:val="000000" w:themeColor="text1"/>
                <w:sz w:val="22"/>
                <w:lang w:val="en-US"/>
                <w:rPrChange w:id="6214" w:author="N F" w:date="2023-12-05T03:08:00Z">
                  <w:rPr>
                    <w:rFonts w:cs="Times New Roman"/>
                    <w:sz w:val="22"/>
                    <w:lang w:val="en-US"/>
                  </w:rPr>
                </w:rPrChange>
              </w:rPr>
              <w:pPrChange w:id="6215" w:author="N F" w:date="2023-08-06T15:38:00Z">
                <w:pPr>
                  <w:ind w:firstLine="0"/>
                </w:pPr>
              </w:pPrChange>
            </w:pPr>
            <w:r w:rsidRPr="006E6534">
              <w:rPr>
                <w:rFonts w:cs="Times New Roman"/>
                <w:color w:val="000000" w:themeColor="text1"/>
                <w:sz w:val="22"/>
                <w:lang w:val="en-US"/>
                <w:rPrChange w:id="6216" w:author="N F" w:date="2023-12-05T03:08:00Z">
                  <w:rPr>
                    <w:rFonts w:cs="Times New Roman"/>
                    <w:sz w:val="22"/>
                    <w:lang w:val="en-US"/>
                  </w:rPr>
                </w:rPrChange>
              </w:rPr>
              <w:t>1317</w:t>
            </w:r>
          </w:p>
        </w:tc>
      </w:tr>
      <w:tr w:rsidR="006E6534" w:rsidRPr="006E6534" w14:paraId="2B302976" w14:textId="77777777" w:rsidTr="00787A04">
        <w:tc>
          <w:tcPr>
            <w:tcW w:w="839" w:type="dxa"/>
          </w:tcPr>
          <w:p w14:paraId="54CAEDF5" w14:textId="77777777" w:rsidR="005713FE" w:rsidRPr="006E6534" w:rsidRDefault="005713FE">
            <w:pPr>
              <w:spacing w:line="240" w:lineRule="auto"/>
              <w:ind w:firstLine="0"/>
              <w:rPr>
                <w:rFonts w:cs="Times New Roman"/>
                <w:color w:val="000000" w:themeColor="text1"/>
                <w:sz w:val="22"/>
                <w:lang w:val="en-US"/>
                <w:rPrChange w:id="6217" w:author="N F" w:date="2023-12-05T03:08:00Z">
                  <w:rPr>
                    <w:rFonts w:cs="Times New Roman"/>
                    <w:sz w:val="22"/>
                    <w:lang w:val="en-US"/>
                  </w:rPr>
                </w:rPrChange>
              </w:rPr>
              <w:pPrChange w:id="6218" w:author="N F" w:date="2023-08-06T15:38:00Z">
                <w:pPr>
                  <w:ind w:firstLine="0"/>
                </w:pPr>
              </w:pPrChange>
            </w:pPr>
            <w:r w:rsidRPr="006E6534">
              <w:rPr>
                <w:rFonts w:cs="Times New Roman"/>
                <w:color w:val="000000" w:themeColor="text1"/>
                <w:sz w:val="22"/>
                <w:lang w:val="en-US"/>
                <w:rPrChange w:id="6219" w:author="N F" w:date="2023-12-05T03:08:00Z">
                  <w:rPr>
                    <w:rFonts w:cs="Times New Roman"/>
                    <w:sz w:val="22"/>
                    <w:lang w:val="en-US"/>
                  </w:rPr>
                </w:rPrChange>
              </w:rPr>
              <w:t>TrkB</w:t>
            </w:r>
          </w:p>
        </w:tc>
        <w:tc>
          <w:tcPr>
            <w:tcW w:w="1573" w:type="dxa"/>
          </w:tcPr>
          <w:p w14:paraId="0817AF3E" w14:textId="77777777" w:rsidR="005713FE" w:rsidRPr="006E6534" w:rsidRDefault="005713FE">
            <w:pPr>
              <w:spacing w:line="240" w:lineRule="auto"/>
              <w:ind w:firstLine="0"/>
              <w:rPr>
                <w:rFonts w:cs="Times New Roman"/>
                <w:color w:val="000000" w:themeColor="text1"/>
                <w:sz w:val="22"/>
                <w:rPrChange w:id="6220" w:author="N F" w:date="2023-12-05T03:08:00Z">
                  <w:rPr>
                    <w:rFonts w:cs="Times New Roman"/>
                    <w:sz w:val="22"/>
                  </w:rPr>
                </w:rPrChange>
              </w:rPr>
              <w:pPrChange w:id="6221" w:author="N F" w:date="2023-08-06T15:38:00Z">
                <w:pPr>
                  <w:ind w:firstLine="0"/>
                </w:pPr>
              </w:pPrChange>
            </w:pPr>
            <w:r w:rsidRPr="006E6534">
              <w:rPr>
                <w:rFonts w:cs="Times New Roman"/>
                <w:color w:val="000000" w:themeColor="text1"/>
                <w:sz w:val="22"/>
                <w:rPrChange w:id="6222" w:author="N F" w:date="2023-12-05T03:08:00Z">
                  <w:rPr>
                    <w:rFonts w:cs="Times New Roman"/>
                    <w:sz w:val="22"/>
                  </w:rPr>
                </w:rPrChange>
              </w:rPr>
              <w:t>0</w:t>
            </w:r>
          </w:p>
        </w:tc>
        <w:tc>
          <w:tcPr>
            <w:tcW w:w="1263" w:type="dxa"/>
          </w:tcPr>
          <w:p w14:paraId="0FAA8BD5" w14:textId="77777777" w:rsidR="005713FE" w:rsidRPr="006E6534" w:rsidRDefault="005713FE">
            <w:pPr>
              <w:spacing w:line="240" w:lineRule="auto"/>
              <w:ind w:firstLine="0"/>
              <w:rPr>
                <w:rFonts w:cs="Times New Roman"/>
                <w:color w:val="000000" w:themeColor="text1"/>
                <w:sz w:val="22"/>
                <w:lang w:val="en-US"/>
                <w:rPrChange w:id="6223" w:author="N F" w:date="2023-12-05T03:08:00Z">
                  <w:rPr>
                    <w:rFonts w:cs="Times New Roman"/>
                    <w:sz w:val="22"/>
                    <w:lang w:val="en-US"/>
                  </w:rPr>
                </w:rPrChange>
              </w:rPr>
              <w:pPrChange w:id="6224" w:author="N F" w:date="2023-08-06T15:38:00Z">
                <w:pPr>
                  <w:ind w:firstLine="0"/>
                </w:pPr>
              </w:pPrChange>
            </w:pPr>
            <w:r w:rsidRPr="006E6534">
              <w:rPr>
                <w:rFonts w:cs="Times New Roman"/>
                <w:color w:val="000000" w:themeColor="text1"/>
                <w:sz w:val="22"/>
                <w:lang w:val="en-US"/>
                <w:rPrChange w:id="6225" w:author="N F" w:date="2023-12-05T03:08:00Z">
                  <w:rPr>
                    <w:rFonts w:cs="Times New Roman"/>
                    <w:sz w:val="22"/>
                    <w:lang w:val="en-US"/>
                  </w:rPr>
                </w:rPrChange>
              </w:rPr>
              <w:t>&gt; 10000</w:t>
            </w:r>
          </w:p>
        </w:tc>
        <w:tc>
          <w:tcPr>
            <w:tcW w:w="1572" w:type="dxa"/>
          </w:tcPr>
          <w:p w14:paraId="1CC32799" w14:textId="77777777" w:rsidR="005713FE" w:rsidRPr="006E6534" w:rsidRDefault="005713FE">
            <w:pPr>
              <w:spacing w:line="240" w:lineRule="auto"/>
              <w:ind w:firstLine="0"/>
              <w:rPr>
                <w:rFonts w:cs="Times New Roman"/>
                <w:color w:val="000000" w:themeColor="text1"/>
                <w:sz w:val="22"/>
                <w:rPrChange w:id="6226" w:author="N F" w:date="2023-12-05T03:08:00Z">
                  <w:rPr>
                    <w:rFonts w:cs="Times New Roman"/>
                    <w:sz w:val="22"/>
                  </w:rPr>
                </w:rPrChange>
              </w:rPr>
              <w:pPrChange w:id="6227" w:author="N F" w:date="2023-08-06T15:38:00Z">
                <w:pPr>
                  <w:ind w:firstLine="0"/>
                </w:pPr>
              </w:pPrChange>
            </w:pPr>
            <w:r w:rsidRPr="006E6534">
              <w:rPr>
                <w:rFonts w:cs="Times New Roman"/>
                <w:color w:val="000000" w:themeColor="text1"/>
                <w:sz w:val="22"/>
                <w:rPrChange w:id="6228" w:author="N F" w:date="2023-12-05T03:08:00Z">
                  <w:rPr>
                    <w:rFonts w:cs="Times New Roman"/>
                    <w:sz w:val="22"/>
                  </w:rPr>
                </w:rPrChange>
              </w:rPr>
              <w:t>100</w:t>
            </w:r>
          </w:p>
        </w:tc>
        <w:tc>
          <w:tcPr>
            <w:tcW w:w="1263" w:type="dxa"/>
          </w:tcPr>
          <w:p w14:paraId="05D2DB6C" w14:textId="77777777" w:rsidR="005713FE" w:rsidRPr="006E6534" w:rsidRDefault="005713FE">
            <w:pPr>
              <w:spacing w:line="240" w:lineRule="auto"/>
              <w:ind w:firstLine="0"/>
              <w:rPr>
                <w:rFonts w:cs="Times New Roman"/>
                <w:color w:val="000000" w:themeColor="text1"/>
                <w:sz w:val="22"/>
                <w:rPrChange w:id="6229" w:author="N F" w:date="2023-12-05T03:08:00Z">
                  <w:rPr>
                    <w:rFonts w:cs="Times New Roman"/>
                    <w:sz w:val="22"/>
                  </w:rPr>
                </w:rPrChange>
              </w:rPr>
              <w:pPrChange w:id="6230" w:author="N F" w:date="2023-08-06T15:38:00Z">
                <w:pPr>
                  <w:ind w:firstLine="0"/>
                </w:pPr>
              </w:pPrChange>
            </w:pPr>
            <w:r w:rsidRPr="006E6534">
              <w:rPr>
                <w:rFonts w:cs="Times New Roman"/>
                <w:color w:val="000000" w:themeColor="text1"/>
                <w:sz w:val="22"/>
                <w:lang w:val="en-US"/>
                <w:rPrChange w:id="6231" w:author="N F" w:date="2023-12-05T03:08:00Z">
                  <w:rPr>
                    <w:rFonts w:cs="Times New Roman"/>
                    <w:sz w:val="22"/>
                    <w:lang w:val="en-US"/>
                  </w:rPr>
                </w:rPrChange>
              </w:rPr>
              <w:t xml:space="preserve">&gt; </w:t>
            </w:r>
            <w:r w:rsidRPr="006E6534">
              <w:rPr>
                <w:rFonts w:cs="Times New Roman"/>
                <w:color w:val="000000" w:themeColor="text1"/>
                <w:sz w:val="22"/>
                <w:rPrChange w:id="6232" w:author="N F" w:date="2023-12-05T03:08:00Z">
                  <w:rPr>
                    <w:rFonts w:cs="Times New Roman"/>
                    <w:sz w:val="22"/>
                  </w:rPr>
                </w:rPrChange>
              </w:rPr>
              <w:t>10000</w:t>
            </w:r>
          </w:p>
        </w:tc>
        <w:tc>
          <w:tcPr>
            <w:tcW w:w="1572" w:type="dxa"/>
          </w:tcPr>
          <w:p w14:paraId="0538729D" w14:textId="77777777" w:rsidR="005713FE" w:rsidRPr="006E6534" w:rsidRDefault="005713FE">
            <w:pPr>
              <w:spacing w:line="240" w:lineRule="auto"/>
              <w:ind w:firstLine="0"/>
              <w:rPr>
                <w:rFonts w:cs="Times New Roman"/>
                <w:color w:val="000000" w:themeColor="text1"/>
                <w:sz w:val="22"/>
                <w:rPrChange w:id="6233" w:author="N F" w:date="2023-12-05T03:08:00Z">
                  <w:rPr>
                    <w:rFonts w:cs="Times New Roman"/>
                    <w:sz w:val="22"/>
                  </w:rPr>
                </w:rPrChange>
              </w:rPr>
              <w:pPrChange w:id="6234" w:author="N F" w:date="2023-08-06T15:38:00Z">
                <w:pPr>
                  <w:ind w:firstLine="0"/>
                </w:pPr>
              </w:pPrChange>
            </w:pPr>
            <w:r w:rsidRPr="006E6534">
              <w:rPr>
                <w:rFonts w:cs="Times New Roman"/>
                <w:color w:val="000000" w:themeColor="text1"/>
                <w:sz w:val="22"/>
                <w:rPrChange w:id="6235" w:author="N F" w:date="2023-12-05T03:08:00Z">
                  <w:rPr>
                    <w:rFonts w:cs="Times New Roman"/>
                    <w:sz w:val="22"/>
                  </w:rPr>
                </w:rPrChange>
              </w:rPr>
              <w:t>100</w:t>
            </w:r>
          </w:p>
        </w:tc>
        <w:tc>
          <w:tcPr>
            <w:tcW w:w="1263" w:type="dxa"/>
          </w:tcPr>
          <w:p w14:paraId="6191A33C" w14:textId="77777777" w:rsidR="005713FE" w:rsidRPr="006E6534" w:rsidRDefault="005713FE">
            <w:pPr>
              <w:spacing w:line="240" w:lineRule="auto"/>
              <w:ind w:firstLine="0"/>
              <w:rPr>
                <w:rFonts w:cs="Times New Roman"/>
                <w:color w:val="000000" w:themeColor="text1"/>
                <w:sz w:val="22"/>
                <w:rPrChange w:id="6236" w:author="N F" w:date="2023-12-05T03:08:00Z">
                  <w:rPr>
                    <w:rFonts w:cs="Times New Roman"/>
                    <w:sz w:val="22"/>
                  </w:rPr>
                </w:rPrChange>
              </w:rPr>
              <w:pPrChange w:id="6237" w:author="N F" w:date="2023-08-06T15:38:00Z">
                <w:pPr>
                  <w:ind w:firstLine="0"/>
                </w:pPr>
              </w:pPrChange>
            </w:pPr>
            <w:r w:rsidRPr="006E6534">
              <w:rPr>
                <w:rFonts w:cs="Times New Roman"/>
                <w:color w:val="000000" w:themeColor="text1"/>
                <w:sz w:val="22"/>
                <w:lang w:val="en-US"/>
                <w:rPrChange w:id="6238" w:author="N F" w:date="2023-12-05T03:08:00Z">
                  <w:rPr>
                    <w:rFonts w:cs="Times New Roman"/>
                    <w:sz w:val="22"/>
                    <w:lang w:val="en-US"/>
                  </w:rPr>
                </w:rPrChange>
              </w:rPr>
              <w:t>&gt; 10000</w:t>
            </w:r>
          </w:p>
        </w:tc>
      </w:tr>
      <w:tr w:rsidR="006E6534" w:rsidRPr="006E6534" w14:paraId="3FDE895B" w14:textId="77777777" w:rsidTr="00787A04">
        <w:tc>
          <w:tcPr>
            <w:tcW w:w="839" w:type="dxa"/>
          </w:tcPr>
          <w:p w14:paraId="71B36696" w14:textId="77777777" w:rsidR="005713FE" w:rsidRPr="006E6534" w:rsidRDefault="005713FE">
            <w:pPr>
              <w:spacing w:line="240" w:lineRule="auto"/>
              <w:ind w:firstLine="0"/>
              <w:rPr>
                <w:rFonts w:cs="Times New Roman"/>
                <w:color w:val="000000" w:themeColor="text1"/>
                <w:sz w:val="22"/>
                <w:lang w:val="en-US"/>
                <w:rPrChange w:id="6239" w:author="N F" w:date="2023-12-05T03:08:00Z">
                  <w:rPr>
                    <w:rFonts w:cs="Times New Roman"/>
                    <w:sz w:val="22"/>
                    <w:lang w:val="en-US"/>
                  </w:rPr>
                </w:rPrChange>
              </w:rPr>
              <w:pPrChange w:id="6240" w:author="N F" w:date="2023-08-06T15:38:00Z">
                <w:pPr>
                  <w:ind w:firstLine="0"/>
                </w:pPr>
              </w:pPrChange>
            </w:pPr>
            <w:r w:rsidRPr="006E6534">
              <w:rPr>
                <w:rFonts w:cs="Times New Roman"/>
                <w:color w:val="000000" w:themeColor="text1"/>
                <w:sz w:val="22"/>
                <w:lang w:val="en-US"/>
                <w:rPrChange w:id="6241" w:author="N F" w:date="2023-12-05T03:08:00Z">
                  <w:rPr>
                    <w:rFonts w:cs="Times New Roman"/>
                    <w:sz w:val="22"/>
                    <w:lang w:val="en-US"/>
                  </w:rPr>
                </w:rPrChange>
              </w:rPr>
              <w:t>Txk</w:t>
            </w:r>
          </w:p>
        </w:tc>
        <w:tc>
          <w:tcPr>
            <w:tcW w:w="1573" w:type="dxa"/>
          </w:tcPr>
          <w:p w14:paraId="0A7376B7" w14:textId="77777777" w:rsidR="005713FE" w:rsidRPr="006E6534" w:rsidRDefault="005713FE">
            <w:pPr>
              <w:spacing w:line="240" w:lineRule="auto"/>
              <w:ind w:firstLine="0"/>
              <w:rPr>
                <w:rFonts w:cs="Times New Roman"/>
                <w:color w:val="000000" w:themeColor="text1"/>
                <w:sz w:val="22"/>
                <w:rPrChange w:id="6242" w:author="N F" w:date="2023-12-05T03:08:00Z">
                  <w:rPr>
                    <w:rFonts w:cs="Times New Roman"/>
                    <w:sz w:val="22"/>
                  </w:rPr>
                </w:rPrChange>
              </w:rPr>
              <w:pPrChange w:id="6243" w:author="N F" w:date="2023-08-06T15:38:00Z">
                <w:pPr>
                  <w:ind w:firstLine="0"/>
                </w:pPr>
              </w:pPrChange>
            </w:pPr>
            <w:r w:rsidRPr="006E6534">
              <w:rPr>
                <w:rFonts w:cs="Times New Roman"/>
                <w:color w:val="000000" w:themeColor="text1"/>
                <w:sz w:val="22"/>
                <w:rPrChange w:id="6244" w:author="N F" w:date="2023-12-05T03:08:00Z">
                  <w:rPr>
                    <w:rFonts w:cs="Times New Roman"/>
                    <w:sz w:val="22"/>
                  </w:rPr>
                </w:rPrChange>
              </w:rPr>
              <w:t>66</w:t>
            </w:r>
          </w:p>
        </w:tc>
        <w:tc>
          <w:tcPr>
            <w:tcW w:w="1263" w:type="dxa"/>
          </w:tcPr>
          <w:p w14:paraId="0A9E0574" w14:textId="77777777" w:rsidR="005713FE" w:rsidRPr="006E6534" w:rsidRDefault="005713FE">
            <w:pPr>
              <w:spacing w:line="240" w:lineRule="auto"/>
              <w:ind w:firstLine="0"/>
              <w:rPr>
                <w:rFonts w:cs="Times New Roman"/>
                <w:color w:val="000000" w:themeColor="text1"/>
                <w:sz w:val="22"/>
                <w:lang w:val="en-US"/>
                <w:rPrChange w:id="6245" w:author="N F" w:date="2023-12-05T03:08:00Z">
                  <w:rPr>
                    <w:rFonts w:cs="Times New Roman"/>
                    <w:sz w:val="22"/>
                    <w:lang w:val="en-US"/>
                  </w:rPr>
                </w:rPrChange>
              </w:rPr>
              <w:pPrChange w:id="6246" w:author="N F" w:date="2023-08-06T15:38:00Z">
                <w:pPr>
                  <w:ind w:firstLine="0"/>
                </w:pPr>
              </w:pPrChange>
            </w:pPr>
            <w:r w:rsidRPr="006E6534">
              <w:rPr>
                <w:rFonts w:cs="Times New Roman"/>
                <w:color w:val="000000" w:themeColor="text1"/>
                <w:sz w:val="22"/>
                <w:lang w:val="en-US"/>
                <w:rPrChange w:id="6247" w:author="N F" w:date="2023-12-05T03:08:00Z">
                  <w:rPr>
                    <w:rFonts w:cs="Times New Roman"/>
                    <w:sz w:val="22"/>
                    <w:lang w:val="en-US"/>
                  </w:rPr>
                </w:rPrChange>
              </w:rPr>
              <w:t>1590</w:t>
            </w:r>
          </w:p>
        </w:tc>
        <w:tc>
          <w:tcPr>
            <w:tcW w:w="1572" w:type="dxa"/>
          </w:tcPr>
          <w:p w14:paraId="6B43E4BE" w14:textId="77777777" w:rsidR="005713FE" w:rsidRPr="006E6534" w:rsidRDefault="005713FE">
            <w:pPr>
              <w:spacing w:line="240" w:lineRule="auto"/>
              <w:ind w:firstLine="0"/>
              <w:rPr>
                <w:rFonts w:cs="Times New Roman"/>
                <w:color w:val="000000" w:themeColor="text1"/>
                <w:sz w:val="22"/>
                <w:rPrChange w:id="6248" w:author="N F" w:date="2023-12-05T03:08:00Z">
                  <w:rPr>
                    <w:rFonts w:cs="Times New Roman"/>
                    <w:sz w:val="22"/>
                  </w:rPr>
                </w:rPrChange>
              </w:rPr>
              <w:pPrChange w:id="6249" w:author="N F" w:date="2023-08-06T15:38:00Z">
                <w:pPr>
                  <w:ind w:firstLine="0"/>
                </w:pPr>
              </w:pPrChange>
            </w:pPr>
            <w:r w:rsidRPr="006E6534">
              <w:rPr>
                <w:rFonts w:cs="Times New Roman"/>
                <w:color w:val="000000" w:themeColor="text1"/>
                <w:sz w:val="22"/>
                <w:rPrChange w:id="6250" w:author="N F" w:date="2023-12-05T03:08:00Z">
                  <w:rPr>
                    <w:rFonts w:cs="Times New Roman"/>
                    <w:sz w:val="22"/>
                  </w:rPr>
                </w:rPrChange>
              </w:rPr>
              <w:t>83</w:t>
            </w:r>
          </w:p>
        </w:tc>
        <w:tc>
          <w:tcPr>
            <w:tcW w:w="1263" w:type="dxa"/>
          </w:tcPr>
          <w:p w14:paraId="26AB304E" w14:textId="77777777" w:rsidR="005713FE" w:rsidRPr="006E6534" w:rsidRDefault="005713FE">
            <w:pPr>
              <w:spacing w:line="240" w:lineRule="auto"/>
              <w:ind w:firstLine="0"/>
              <w:rPr>
                <w:rFonts w:cs="Times New Roman"/>
                <w:color w:val="000000" w:themeColor="text1"/>
                <w:sz w:val="22"/>
                <w:rPrChange w:id="6251" w:author="N F" w:date="2023-12-05T03:08:00Z">
                  <w:rPr>
                    <w:rFonts w:cs="Times New Roman"/>
                    <w:sz w:val="22"/>
                  </w:rPr>
                </w:rPrChange>
              </w:rPr>
              <w:pPrChange w:id="6252" w:author="N F" w:date="2023-08-06T15:38:00Z">
                <w:pPr>
                  <w:ind w:firstLine="0"/>
                </w:pPr>
              </w:pPrChange>
            </w:pPr>
            <w:r w:rsidRPr="006E6534">
              <w:rPr>
                <w:rFonts w:cs="Times New Roman"/>
                <w:color w:val="000000" w:themeColor="text1"/>
                <w:sz w:val="22"/>
                <w:rPrChange w:id="6253" w:author="N F" w:date="2023-12-05T03:08:00Z">
                  <w:rPr>
                    <w:rFonts w:cs="Times New Roman"/>
                    <w:sz w:val="22"/>
                  </w:rPr>
                </w:rPrChange>
              </w:rPr>
              <w:t>426</w:t>
            </w:r>
          </w:p>
        </w:tc>
        <w:tc>
          <w:tcPr>
            <w:tcW w:w="1572" w:type="dxa"/>
          </w:tcPr>
          <w:p w14:paraId="1068EDBD" w14:textId="77777777" w:rsidR="005713FE" w:rsidRPr="006E6534" w:rsidRDefault="005713FE">
            <w:pPr>
              <w:spacing w:line="240" w:lineRule="auto"/>
              <w:ind w:firstLine="0"/>
              <w:rPr>
                <w:rFonts w:cs="Times New Roman"/>
                <w:color w:val="000000" w:themeColor="text1"/>
                <w:sz w:val="22"/>
                <w:rPrChange w:id="6254" w:author="N F" w:date="2023-12-05T03:08:00Z">
                  <w:rPr>
                    <w:rFonts w:cs="Times New Roman"/>
                    <w:sz w:val="22"/>
                  </w:rPr>
                </w:rPrChange>
              </w:rPr>
              <w:pPrChange w:id="6255" w:author="N F" w:date="2023-08-06T15:38:00Z">
                <w:pPr>
                  <w:ind w:firstLine="0"/>
                </w:pPr>
              </w:pPrChange>
            </w:pPr>
            <w:r w:rsidRPr="006E6534">
              <w:rPr>
                <w:rFonts w:cs="Times New Roman"/>
                <w:color w:val="000000" w:themeColor="text1"/>
                <w:sz w:val="22"/>
                <w:rPrChange w:id="6256" w:author="N F" w:date="2023-12-05T03:08:00Z">
                  <w:rPr>
                    <w:rFonts w:cs="Times New Roman"/>
                    <w:sz w:val="22"/>
                  </w:rPr>
                </w:rPrChange>
              </w:rPr>
              <w:t>29</w:t>
            </w:r>
          </w:p>
        </w:tc>
        <w:tc>
          <w:tcPr>
            <w:tcW w:w="1263" w:type="dxa"/>
          </w:tcPr>
          <w:p w14:paraId="2475377D" w14:textId="77777777" w:rsidR="005713FE" w:rsidRPr="006E6534" w:rsidRDefault="005713FE">
            <w:pPr>
              <w:spacing w:line="240" w:lineRule="auto"/>
              <w:ind w:firstLine="0"/>
              <w:rPr>
                <w:rFonts w:cs="Times New Roman"/>
                <w:color w:val="000000" w:themeColor="text1"/>
                <w:sz w:val="22"/>
                <w:lang w:val="en-US"/>
                <w:rPrChange w:id="6257" w:author="N F" w:date="2023-12-05T03:08:00Z">
                  <w:rPr>
                    <w:rFonts w:cs="Times New Roman"/>
                    <w:sz w:val="22"/>
                    <w:lang w:val="en-US"/>
                  </w:rPr>
                </w:rPrChange>
              </w:rPr>
              <w:pPrChange w:id="6258" w:author="N F" w:date="2023-08-06T15:38:00Z">
                <w:pPr>
                  <w:ind w:firstLine="0"/>
                </w:pPr>
              </w:pPrChange>
            </w:pPr>
            <w:r w:rsidRPr="006E6534">
              <w:rPr>
                <w:rFonts w:cs="Times New Roman"/>
                <w:color w:val="000000" w:themeColor="text1"/>
                <w:sz w:val="22"/>
                <w:lang w:val="en-US"/>
                <w:rPrChange w:id="6259" w:author="N F" w:date="2023-12-05T03:08:00Z">
                  <w:rPr>
                    <w:rFonts w:cs="Times New Roman"/>
                    <w:sz w:val="22"/>
                    <w:lang w:val="en-US"/>
                  </w:rPr>
                </w:rPrChange>
              </w:rPr>
              <w:t>2443</w:t>
            </w:r>
          </w:p>
        </w:tc>
      </w:tr>
      <w:tr w:rsidR="006E6534" w:rsidRPr="006E6534" w14:paraId="0796E747" w14:textId="77777777" w:rsidTr="00787A04">
        <w:tc>
          <w:tcPr>
            <w:tcW w:w="839" w:type="dxa"/>
          </w:tcPr>
          <w:p w14:paraId="574844D2" w14:textId="77777777" w:rsidR="005713FE" w:rsidRPr="006E6534" w:rsidRDefault="005713FE">
            <w:pPr>
              <w:spacing w:line="240" w:lineRule="auto"/>
              <w:ind w:firstLine="0"/>
              <w:rPr>
                <w:rFonts w:cs="Times New Roman"/>
                <w:color w:val="000000" w:themeColor="text1"/>
                <w:sz w:val="22"/>
                <w:lang w:val="en-US"/>
                <w:rPrChange w:id="6260" w:author="N F" w:date="2023-12-05T03:08:00Z">
                  <w:rPr>
                    <w:rFonts w:cs="Times New Roman"/>
                    <w:sz w:val="22"/>
                    <w:lang w:val="en-US"/>
                  </w:rPr>
                </w:rPrChange>
              </w:rPr>
              <w:pPrChange w:id="6261" w:author="N F" w:date="2023-08-06T15:38:00Z">
                <w:pPr>
                  <w:ind w:firstLine="0"/>
                </w:pPr>
              </w:pPrChange>
            </w:pPr>
            <w:r w:rsidRPr="006E6534">
              <w:rPr>
                <w:rFonts w:cs="Times New Roman"/>
                <w:color w:val="000000" w:themeColor="text1"/>
                <w:sz w:val="22"/>
                <w:lang w:val="en-US"/>
                <w:rPrChange w:id="6262" w:author="N F" w:date="2023-12-05T03:08:00Z">
                  <w:rPr>
                    <w:rFonts w:cs="Times New Roman"/>
                    <w:sz w:val="22"/>
                    <w:lang w:val="en-US"/>
                  </w:rPr>
                </w:rPrChange>
              </w:rPr>
              <w:t>YES</w:t>
            </w:r>
          </w:p>
        </w:tc>
        <w:tc>
          <w:tcPr>
            <w:tcW w:w="1573" w:type="dxa"/>
          </w:tcPr>
          <w:p w14:paraId="0A850130" w14:textId="77777777" w:rsidR="005713FE" w:rsidRPr="006E6534" w:rsidRDefault="005713FE">
            <w:pPr>
              <w:spacing w:line="240" w:lineRule="auto"/>
              <w:ind w:firstLine="0"/>
              <w:rPr>
                <w:rFonts w:cs="Times New Roman"/>
                <w:color w:val="000000" w:themeColor="text1"/>
                <w:sz w:val="22"/>
                <w:rPrChange w:id="6263" w:author="N F" w:date="2023-12-05T03:08:00Z">
                  <w:rPr>
                    <w:rFonts w:cs="Times New Roman"/>
                    <w:sz w:val="22"/>
                  </w:rPr>
                </w:rPrChange>
              </w:rPr>
              <w:pPrChange w:id="6264" w:author="N F" w:date="2023-08-06T15:38:00Z">
                <w:pPr>
                  <w:ind w:firstLine="0"/>
                </w:pPr>
              </w:pPrChange>
            </w:pPr>
            <w:r w:rsidRPr="006E6534">
              <w:rPr>
                <w:rFonts w:cs="Times New Roman"/>
                <w:color w:val="000000" w:themeColor="text1"/>
                <w:sz w:val="22"/>
                <w:rPrChange w:id="6265" w:author="N F" w:date="2023-12-05T03:08:00Z">
                  <w:rPr>
                    <w:rFonts w:cs="Times New Roman"/>
                    <w:sz w:val="22"/>
                  </w:rPr>
                </w:rPrChange>
              </w:rPr>
              <w:t>89</w:t>
            </w:r>
          </w:p>
        </w:tc>
        <w:tc>
          <w:tcPr>
            <w:tcW w:w="1263" w:type="dxa"/>
          </w:tcPr>
          <w:p w14:paraId="2B8B3A32" w14:textId="77777777" w:rsidR="005713FE" w:rsidRPr="006E6534" w:rsidRDefault="005713FE">
            <w:pPr>
              <w:spacing w:line="240" w:lineRule="auto"/>
              <w:ind w:firstLine="0"/>
              <w:rPr>
                <w:rFonts w:cs="Times New Roman"/>
                <w:color w:val="000000" w:themeColor="text1"/>
                <w:sz w:val="22"/>
                <w:lang w:val="en-US"/>
                <w:rPrChange w:id="6266" w:author="N F" w:date="2023-12-05T03:08:00Z">
                  <w:rPr>
                    <w:rFonts w:cs="Times New Roman"/>
                    <w:sz w:val="22"/>
                    <w:lang w:val="en-US"/>
                  </w:rPr>
                </w:rPrChange>
              </w:rPr>
              <w:pPrChange w:id="6267" w:author="N F" w:date="2023-08-06T15:38:00Z">
                <w:pPr>
                  <w:ind w:firstLine="0"/>
                </w:pPr>
              </w:pPrChange>
            </w:pPr>
            <w:r w:rsidRPr="006E6534">
              <w:rPr>
                <w:rFonts w:cs="Times New Roman"/>
                <w:color w:val="000000" w:themeColor="text1"/>
                <w:sz w:val="22"/>
                <w:lang w:val="en-US"/>
                <w:rPrChange w:id="6268" w:author="N F" w:date="2023-12-05T03:08:00Z">
                  <w:rPr>
                    <w:rFonts w:cs="Times New Roman"/>
                    <w:sz w:val="22"/>
                    <w:lang w:val="en-US"/>
                  </w:rPr>
                </w:rPrChange>
              </w:rPr>
              <w:t>8193</w:t>
            </w:r>
          </w:p>
        </w:tc>
        <w:tc>
          <w:tcPr>
            <w:tcW w:w="1572" w:type="dxa"/>
          </w:tcPr>
          <w:p w14:paraId="17446D01" w14:textId="77777777" w:rsidR="005713FE" w:rsidRPr="006E6534" w:rsidRDefault="005713FE">
            <w:pPr>
              <w:spacing w:line="240" w:lineRule="auto"/>
              <w:ind w:firstLine="0"/>
              <w:rPr>
                <w:rFonts w:cs="Times New Roman"/>
                <w:color w:val="000000" w:themeColor="text1"/>
                <w:sz w:val="22"/>
                <w:rPrChange w:id="6269" w:author="N F" w:date="2023-12-05T03:08:00Z">
                  <w:rPr>
                    <w:rFonts w:cs="Times New Roman"/>
                    <w:sz w:val="22"/>
                  </w:rPr>
                </w:rPrChange>
              </w:rPr>
              <w:pPrChange w:id="6270" w:author="N F" w:date="2023-08-06T15:38:00Z">
                <w:pPr>
                  <w:ind w:firstLine="0"/>
                </w:pPr>
              </w:pPrChange>
            </w:pPr>
            <w:r w:rsidRPr="006E6534">
              <w:rPr>
                <w:rFonts w:cs="Times New Roman"/>
                <w:color w:val="000000" w:themeColor="text1"/>
                <w:sz w:val="22"/>
                <w:rPrChange w:id="6271" w:author="N F" w:date="2023-12-05T03:08:00Z">
                  <w:rPr>
                    <w:rFonts w:cs="Times New Roman"/>
                    <w:sz w:val="22"/>
                  </w:rPr>
                </w:rPrChange>
              </w:rPr>
              <w:t>22</w:t>
            </w:r>
          </w:p>
        </w:tc>
        <w:tc>
          <w:tcPr>
            <w:tcW w:w="1263" w:type="dxa"/>
          </w:tcPr>
          <w:p w14:paraId="371674DD" w14:textId="77777777" w:rsidR="005713FE" w:rsidRPr="006E6534" w:rsidRDefault="005713FE">
            <w:pPr>
              <w:spacing w:line="240" w:lineRule="auto"/>
              <w:ind w:firstLine="0"/>
              <w:rPr>
                <w:rFonts w:cs="Times New Roman"/>
                <w:color w:val="000000" w:themeColor="text1"/>
                <w:sz w:val="22"/>
                <w:rPrChange w:id="6272" w:author="N F" w:date="2023-12-05T03:08:00Z">
                  <w:rPr>
                    <w:rFonts w:cs="Times New Roman"/>
                    <w:sz w:val="22"/>
                  </w:rPr>
                </w:rPrChange>
              </w:rPr>
              <w:pPrChange w:id="6273" w:author="N F" w:date="2023-08-06T15:38:00Z">
                <w:pPr>
                  <w:ind w:firstLine="0"/>
                </w:pPr>
              </w:pPrChange>
            </w:pPr>
            <w:r w:rsidRPr="006E6534">
              <w:rPr>
                <w:rFonts w:cs="Times New Roman"/>
                <w:color w:val="000000" w:themeColor="text1"/>
                <w:sz w:val="22"/>
                <w:rPrChange w:id="6274" w:author="N F" w:date="2023-12-05T03:08:00Z">
                  <w:rPr>
                    <w:rFonts w:cs="Times New Roman"/>
                    <w:sz w:val="22"/>
                  </w:rPr>
                </w:rPrChange>
              </w:rPr>
              <w:t>4803</w:t>
            </w:r>
          </w:p>
        </w:tc>
        <w:tc>
          <w:tcPr>
            <w:tcW w:w="1572" w:type="dxa"/>
          </w:tcPr>
          <w:p w14:paraId="738E1048" w14:textId="77777777" w:rsidR="005713FE" w:rsidRPr="006E6534" w:rsidRDefault="005713FE">
            <w:pPr>
              <w:spacing w:line="240" w:lineRule="auto"/>
              <w:ind w:firstLine="0"/>
              <w:rPr>
                <w:rFonts w:cs="Times New Roman"/>
                <w:color w:val="000000" w:themeColor="text1"/>
                <w:sz w:val="22"/>
                <w:rPrChange w:id="6275" w:author="N F" w:date="2023-12-05T03:08:00Z">
                  <w:rPr>
                    <w:rFonts w:cs="Times New Roman"/>
                    <w:sz w:val="22"/>
                  </w:rPr>
                </w:rPrChange>
              </w:rPr>
              <w:pPrChange w:id="6276" w:author="N F" w:date="2023-08-06T15:38:00Z">
                <w:pPr>
                  <w:ind w:firstLine="0"/>
                </w:pPr>
              </w:pPrChange>
            </w:pPr>
            <w:r w:rsidRPr="006E6534">
              <w:rPr>
                <w:rFonts w:cs="Times New Roman"/>
                <w:color w:val="000000" w:themeColor="text1"/>
                <w:sz w:val="22"/>
                <w:rPrChange w:id="6277" w:author="N F" w:date="2023-12-05T03:08:00Z">
                  <w:rPr>
                    <w:rFonts w:cs="Times New Roman"/>
                    <w:sz w:val="22"/>
                  </w:rPr>
                </w:rPrChange>
              </w:rPr>
              <w:t>4</w:t>
            </w:r>
          </w:p>
        </w:tc>
        <w:tc>
          <w:tcPr>
            <w:tcW w:w="1263" w:type="dxa"/>
          </w:tcPr>
          <w:p w14:paraId="2C139DBB" w14:textId="77777777" w:rsidR="005713FE" w:rsidRPr="006E6534" w:rsidRDefault="005713FE">
            <w:pPr>
              <w:spacing w:line="240" w:lineRule="auto"/>
              <w:ind w:firstLine="0"/>
              <w:rPr>
                <w:rFonts w:cs="Times New Roman"/>
                <w:color w:val="000000" w:themeColor="text1"/>
                <w:sz w:val="22"/>
                <w:rPrChange w:id="6278" w:author="N F" w:date="2023-12-05T03:08:00Z">
                  <w:rPr>
                    <w:rFonts w:cs="Times New Roman"/>
                    <w:sz w:val="22"/>
                  </w:rPr>
                </w:rPrChange>
              </w:rPr>
              <w:pPrChange w:id="6279" w:author="N F" w:date="2023-08-06T15:38:00Z">
                <w:pPr>
                  <w:ind w:firstLine="0"/>
                </w:pPr>
              </w:pPrChange>
            </w:pPr>
            <w:r w:rsidRPr="006E6534">
              <w:rPr>
                <w:rFonts w:cs="Times New Roman"/>
                <w:color w:val="000000" w:themeColor="text1"/>
                <w:sz w:val="22"/>
                <w:lang w:val="en-US"/>
                <w:rPrChange w:id="6280" w:author="N F" w:date="2023-12-05T03:08:00Z">
                  <w:rPr>
                    <w:rFonts w:cs="Times New Roman"/>
                    <w:sz w:val="22"/>
                    <w:lang w:val="en-US"/>
                  </w:rPr>
                </w:rPrChange>
              </w:rPr>
              <w:t>&gt; 10000</w:t>
            </w:r>
          </w:p>
        </w:tc>
      </w:tr>
    </w:tbl>
    <w:p w14:paraId="43334830" w14:textId="77777777" w:rsidR="005713FE" w:rsidRPr="006E6534" w:rsidRDefault="005713FE">
      <w:pPr>
        <w:spacing w:after="0" w:line="240" w:lineRule="auto"/>
        <w:rPr>
          <w:rFonts w:cs="Times New Roman"/>
          <w:color w:val="000000" w:themeColor="text1"/>
          <w:rPrChange w:id="6281" w:author="N F" w:date="2023-12-05T03:08:00Z">
            <w:rPr>
              <w:rFonts w:cs="Times New Roman"/>
            </w:rPr>
          </w:rPrChange>
        </w:rPr>
        <w:pPrChange w:id="6282" w:author="Barshadskaya, Yuliya" w:date="2024-02-22T23:42:00Z">
          <w:pPr/>
        </w:pPrChange>
      </w:pPr>
    </w:p>
    <w:p w14:paraId="2F4CBC98" w14:textId="6C67BFEF" w:rsidR="006726A6" w:rsidDel="00B8644E" w:rsidRDefault="005713FE">
      <w:pPr>
        <w:pStyle w:val="4"/>
        <w:numPr>
          <w:ilvl w:val="0"/>
          <w:numId w:val="0"/>
        </w:numPr>
        <w:spacing w:line="240" w:lineRule="auto"/>
        <w:rPr>
          <w:del w:id="6283" w:author="Barshadskaya, Yuliya" w:date="2024-01-13T19:14:00Z"/>
          <w:rFonts w:cs="Times New Roman"/>
        </w:rPr>
        <w:pPrChange w:id="6284" w:author="Barshadskaya, Yuliya" w:date="2024-02-22T23:42:00Z">
          <w:pPr>
            <w:pStyle w:val="4"/>
          </w:pPr>
        </w:pPrChange>
      </w:pPr>
      <w:r w:rsidRPr="004A73C2">
        <w:rPr>
          <w:rFonts w:cs="Times New Roman"/>
        </w:rPr>
        <w:t xml:space="preserve">На основании полученных данных авторы заключили, что осимертиниб выраженно ингибирует активность большого количества (&gt; 80% изученных) киназ в концентрации 1 </w:t>
      </w:r>
      <w:r w:rsidRPr="004A73C2">
        <w:rPr>
          <w:rFonts w:cs="Times New Roman"/>
        </w:rPr>
        <w:lastRenderedPageBreak/>
        <w:t xml:space="preserve">мкмоль/л, что </w:t>
      </w:r>
      <w:r w:rsidRPr="009556CC">
        <w:rPr>
          <w:rFonts w:cs="Times New Roman"/>
        </w:rPr>
        <w:t>дважды превышает максимальную концентрацию (</w:t>
      </w:r>
      <w:r w:rsidRPr="008D2D2E">
        <w:rPr>
          <w:rFonts w:cs="Times New Roman"/>
          <w:lang w:val="en-US"/>
        </w:rPr>
        <w:t>C</w:t>
      </w:r>
      <w:r w:rsidRPr="008D2D2E">
        <w:rPr>
          <w:rFonts w:cs="Times New Roman"/>
          <w:vertAlign w:val="subscript"/>
          <w:lang w:val="en-US"/>
        </w:rPr>
        <w:t>max</w:t>
      </w:r>
      <w:r w:rsidRPr="00B647EB">
        <w:rPr>
          <w:rFonts w:cs="Times New Roman"/>
        </w:rPr>
        <w:t xml:space="preserve">) в плазме крови человека при лечении </w:t>
      </w:r>
      <w:ins w:id="6285" w:author="Barshadskaya, Yuliya" w:date="2024-01-13T19:13:00Z">
        <w:r w:rsidR="00311C69" w:rsidRPr="0001519A">
          <w:rPr>
            <w:rFonts w:cs="Times New Roman"/>
            <w:lang w:val="en-US"/>
          </w:rPr>
          <w:fldChar w:fldCharType="begin"/>
        </w:r>
        <w:r w:rsidR="00311C69" w:rsidRPr="0001519A">
          <w:rPr>
            <w:rFonts w:cs="Times New Roman"/>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311C69" w:rsidRPr="0001519A">
          <w:rPr>
            <w:rFonts w:cs="Times New Roman"/>
            <w:lang w:val="en-US"/>
          </w:rPr>
          <w:fldChar w:fldCharType="separate"/>
        </w:r>
        <w:r w:rsidR="00311C69" w:rsidRPr="0018315E">
          <w:rPr>
            <w:rFonts w:cs="Times New Roman"/>
          </w:rPr>
          <w:t>[</w:t>
        </w:r>
        <w:r w:rsidR="00311C69">
          <w:rPr>
            <w:rFonts w:cs="Times New Roman"/>
          </w:rPr>
          <w:t>3</w:t>
        </w:r>
        <w:r w:rsidR="00311C69" w:rsidRPr="00DD38F1">
          <w:rPr>
            <w:rFonts w:cs="Times New Roman"/>
          </w:rPr>
          <w:t>]</w:t>
        </w:r>
        <w:r w:rsidR="00311C69" w:rsidRPr="0001519A">
          <w:rPr>
            <w:rFonts w:cs="Times New Roman"/>
            <w:lang w:val="en-US"/>
          </w:rPr>
          <w:fldChar w:fldCharType="end"/>
        </w:r>
      </w:ins>
      <w:del w:id="6286" w:author="Barshadskaya, Yuliya" w:date="2024-01-13T19:13:00Z">
        <w:r w:rsidRPr="009556CC" w:rsidDel="00311C69">
          <w:rPr>
            <w:rFonts w:cs="Times New Roman"/>
          </w:rPr>
          <w:fldChar w:fldCharType="begin"/>
        </w:r>
        <w:r w:rsidRPr="009556CC" w:rsidDel="00311C69">
          <w:rPr>
            <w:rFonts w:cs="Times New Roman"/>
          </w:rPr>
          <w:delInstrText xml:space="preserve"> ADDIN ZOTERO_ITEM CSL_C</w:delInstrText>
        </w:r>
        <w:r w:rsidRPr="008D2D2E" w:rsidDel="00311C69">
          <w:rPr>
            <w:rFonts w:cs="Times New Roman"/>
          </w:rPr>
          <w:delInstrText>ITATION {"citationID":"zUTN4dCl","properties":{"formattedCitation":"(13)","plainCitation":"(13)","noteIndex":0},"citationItems":[{"id":161897,"uris":["http://zotero.org/groups/4735135/items/WX22NTFD"],"itemData":{"id":161897,"type":"webpage","title":"Assessment report. Tagrisso","URL":"https://www.ema.europa.eu/en/documents/assessment-report/tagrisso-epar-public-assessment-report_en.pdf","author":[{"family":"EMA","given":""}],"accessed":{"date-parts":[["2022",8,2]]},"issued":{"date-parts":[["2015"]]}}}],"sc</w:delInstrText>
        </w:r>
        <w:r w:rsidRPr="00B647EB" w:rsidDel="00311C69">
          <w:rPr>
            <w:rFonts w:cs="Times New Roman"/>
          </w:rPr>
          <w:delInstrText xml:space="preserve">hema":"https://github.com/citation-style-language/schema/raw/master/csl-citation.json"} </w:delInstrText>
        </w:r>
        <w:r w:rsidRPr="009556CC" w:rsidDel="00311C69">
          <w:rPr>
            <w:rFonts w:cs="Times New Roman"/>
          </w:rPr>
          <w:fldChar w:fldCharType="separate"/>
        </w:r>
        <w:r w:rsidRPr="009556CC" w:rsidDel="00311C69">
          <w:rPr>
            <w:rFonts w:cs="Times New Roman"/>
          </w:rPr>
          <w:delText>(13)</w:delText>
        </w:r>
        <w:r w:rsidRPr="009556CC" w:rsidDel="00311C69">
          <w:rPr>
            <w:rFonts w:cs="Times New Roman"/>
          </w:rPr>
          <w:fldChar w:fldCharType="end"/>
        </w:r>
      </w:del>
      <w:r w:rsidRPr="004A73C2">
        <w:rPr>
          <w:rFonts w:cs="Times New Roman"/>
        </w:rPr>
        <w:t>.</w:t>
      </w:r>
    </w:p>
    <w:p w14:paraId="633B2484" w14:textId="77777777" w:rsidR="00B8644E" w:rsidRPr="00B8644E" w:rsidRDefault="00B8644E">
      <w:pPr>
        <w:spacing w:line="240" w:lineRule="auto"/>
        <w:rPr>
          <w:ins w:id="6287" w:author="Barshadskaya, Yuliya" w:date="2024-02-22T23:42:00Z"/>
          <w:rPrChange w:id="6288" w:author="Barshadskaya, Yuliya" w:date="2024-02-22T23:42:00Z">
            <w:rPr>
              <w:ins w:id="6289" w:author="Barshadskaya, Yuliya" w:date="2024-02-22T23:42:00Z"/>
              <w:rFonts w:cs="Times New Roman"/>
              <w:color w:val="000000" w:themeColor="text1"/>
            </w:rPr>
          </w:rPrChange>
        </w:rPr>
        <w:pPrChange w:id="6290" w:author="Barshadskaya, Yuliya" w:date="2024-02-22T23:42:00Z">
          <w:pPr/>
        </w:pPrChange>
      </w:pPr>
    </w:p>
    <w:p w14:paraId="4C0E6C8A" w14:textId="20EFB819" w:rsidR="005713FE" w:rsidRPr="008D2D2E" w:rsidDel="00CC1B33" w:rsidRDefault="005713FE">
      <w:pPr>
        <w:spacing w:after="0" w:line="240" w:lineRule="auto"/>
        <w:rPr>
          <w:del w:id="6291" w:author="Barshadskaya, Yuliya" w:date="2024-01-13T19:13:00Z"/>
          <w:rFonts w:cs="Times New Roman"/>
          <w:color w:val="000000" w:themeColor="text1"/>
        </w:rPr>
        <w:pPrChange w:id="6292" w:author="Barshadskaya, Yuliya" w:date="2024-01-13T19:14:00Z">
          <w:pPr/>
        </w:pPrChange>
      </w:pPr>
    </w:p>
    <w:p w14:paraId="1D947630" w14:textId="2397C604" w:rsidR="00AF0A2E" w:rsidRPr="006E6534" w:rsidRDefault="00CC1B33">
      <w:pPr>
        <w:pStyle w:val="4"/>
        <w:numPr>
          <w:ilvl w:val="0"/>
          <w:numId w:val="0"/>
        </w:numPr>
        <w:spacing w:line="240" w:lineRule="auto"/>
        <w:rPr>
          <w:rFonts w:cs="Times New Roman"/>
          <w:i w:val="0"/>
          <w:iCs w:val="0"/>
          <w:rPrChange w:id="6293" w:author="N F" w:date="2023-12-05T03:08:00Z">
            <w:rPr/>
          </w:rPrChange>
        </w:rPr>
        <w:pPrChange w:id="6294" w:author="Barshadskaya, Yuliya" w:date="2024-01-13T19:14:00Z">
          <w:pPr>
            <w:pStyle w:val="4"/>
          </w:pPr>
        </w:pPrChange>
      </w:pPr>
      <w:bookmarkStart w:id="6295" w:name="_Toc115733010"/>
      <w:ins w:id="6296" w:author="Barshadskaya, Yuliya" w:date="2024-01-13T19:14:00Z">
        <w:r>
          <w:rPr>
            <w:rFonts w:cs="Times New Roman"/>
            <w:i w:val="0"/>
            <w:iCs w:val="0"/>
          </w:rPr>
          <w:t xml:space="preserve">3.1.2.2. </w:t>
        </w:r>
      </w:ins>
      <w:r w:rsidR="00D64296" w:rsidRPr="006E6534">
        <w:rPr>
          <w:rFonts w:cs="Times New Roman"/>
          <w:i w:val="0"/>
          <w:iCs w:val="0"/>
          <w:rPrChange w:id="6297" w:author="N F" w:date="2023-12-05T03:08:00Z">
            <w:rPr/>
          </w:rPrChange>
        </w:rPr>
        <w:t xml:space="preserve">Первичная фармакодинамика </w:t>
      </w:r>
      <w:r w:rsidR="00D64296" w:rsidRPr="006E6534">
        <w:rPr>
          <w:rFonts w:cs="Times New Roman"/>
          <w:i w:val="0"/>
          <w:iCs w:val="0"/>
          <w:lang w:val="en-US"/>
          <w:rPrChange w:id="6298" w:author="N F" w:date="2023-12-05T03:08:00Z">
            <w:rPr>
              <w:lang w:val="en-US"/>
            </w:rPr>
          </w:rPrChange>
        </w:rPr>
        <w:t>in</w:t>
      </w:r>
      <w:r w:rsidR="00D64296" w:rsidRPr="006E6534">
        <w:rPr>
          <w:rFonts w:cs="Times New Roman"/>
          <w:i w:val="0"/>
          <w:iCs w:val="0"/>
          <w:rPrChange w:id="6299" w:author="N F" w:date="2023-12-05T03:08:00Z">
            <w:rPr/>
          </w:rPrChange>
        </w:rPr>
        <w:t xml:space="preserve"> </w:t>
      </w:r>
      <w:r w:rsidR="00D64296" w:rsidRPr="006E6534">
        <w:rPr>
          <w:rFonts w:cs="Times New Roman"/>
          <w:i w:val="0"/>
          <w:iCs w:val="0"/>
          <w:lang w:val="en-US"/>
          <w:rPrChange w:id="6300" w:author="N F" w:date="2023-12-05T03:08:00Z">
            <w:rPr>
              <w:lang w:val="en-US"/>
            </w:rPr>
          </w:rPrChange>
        </w:rPr>
        <w:t>vivo</w:t>
      </w:r>
      <w:bookmarkEnd w:id="6295"/>
    </w:p>
    <w:p w14:paraId="160E9689" w14:textId="7DE0A713" w:rsidR="00CA1A0C" w:rsidRPr="006E6534" w:rsidRDefault="007300CC">
      <w:pPr>
        <w:spacing w:after="0" w:line="240" w:lineRule="auto"/>
        <w:rPr>
          <w:rFonts w:cs="Times New Roman"/>
          <w:color w:val="000000" w:themeColor="text1"/>
          <w:rPrChange w:id="6301" w:author="N F" w:date="2023-12-05T03:08:00Z">
            <w:rPr>
              <w:rFonts w:cs="Times New Roman"/>
            </w:rPr>
          </w:rPrChange>
        </w:rPr>
        <w:pPrChange w:id="6302" w:author="Barshadskaya, Yuliya" w:date="2024-01-13T19:15:00Z">
          <w:pPr/>
        </w:pPrChange>
      </w:pPr>
      <w:del w:id="6303" w:author="Barshadskaya, Yuliya" w:date="2024-01-13T19:14:00Z">
        <w:r w:rsidRPr="006E6534" w:rsidDel="00CC1B33">
          <w:rPr>
            <w:rFonts w:cs="Times New Roman"/>
            <w:color w:val="000000" w:themeColor="text1"/>
            <w:rPrChange w:id="6304" w:author="N F" w:date="2023-12-05T03:08:00Z">
              <w:rPr>
                <w:rFonts w:cs="Times New Roman"/>
              </w:rPr>
            </w:rPrChange>
          </w:rPr>
          <w:delText xml:space="preserve">Провели </w:delText>
        </w:r>
      </w:del>
      <w:ins w:id="6305" w:author="Barshadskaya, Yuliya" w:date="2024-01-13T19:14:00Z">
        <w:r w:rsidR="00CC1B33">
          <w:rPr>
            <w:rFonts w:cs="Times New Roman"/>
            <w:color w:val="000000" w:themeColor="text1"/>
          </w:rPr>
          <w:t>Было проведено</w:t>
        </w:r>
        <w:r w:rsidR="00CC1B33" w:rsidRPr="006E6534">
          <w:rPr>
            <w:rFonts w:cs="Times New Roman"/>
            <w:color w:val="000000" w:themeColor="text1"/>
            <w:rPrChange w:id="6306" w:author="N F" w:date="2023-12-05T03:08:00Z">
              <w:rPr>
                <w:rFonts w:cs="Times New Roman"/>
              </w:rPr>
            </w:rPrChange>
          </w:rPr>
          <w:t xml:space="preserve"> </w:t>
        </w:r>
      </w:ins>
      <w:r w:rsidRPr="006E6534">
        <w:rPr>
          <w:rFonts w:cs="Times New Roman"/>
          <w:color w:val="000000" w:themeColor="text1"/>
          <w:rPrChange w:id="6307" w:author="N F" w:date="2023-12-05T03:08:00Z">
            <w:rPr>
              <w:rFonts w:cs="Times New Roman"/>
            </w:rPr>
          </w:rPrChange>
        </w:rPr>
        <w:t>исследование</w:t>
      </w:r>
      <w:r w:rsidR="00531274" w:rsidRPr="006E6534">
        <w:rPr>
          <w:rFonts w:cs="Times New Roman"/>
          <w:color w:val="000000" w:themeColor="text1"/>
          <w:rPrChange w:id="6308" w:author="N F" w:date="2023-12-05T03:08:00Z">
            <w:rPr>
              <w:rFonts w:cs="Times New Roman"/>
            </w:rPr>
          </w:rPrChange>
        </w:rPr>
        <w:t>,</w:t>
      </w:r>
      <w:r w:rsidRPr="006E6534">
        <w:rPr>
          <w:rFonts w:cs="Times New Roman"/>
          <w:color w:val="000000" w:themeColor="text1"/>
          <w:rPrChange w:id="6309" w:author="N F" w:date="2023-12-05T03:08:00Z">
            <w:rPr>
              <w:rFonts w:cs="Times New Roman"/>
            </w:rPr>
          </w:rPrChange>
        </w:rPr>
        <w:t xml:space="preserve"> </w:t>
      </w:r>
      <w:r w:rsidR="00531274" w:rsidRPr="006E6534">
        <w:rPr>
          <w:rFonts w:cs="Times New Roman"/>
          <w:color w:val="000000" w:themeColor="text1"/>
          <w:rPrChange w:id="6310" w:author="N F" w:date="2023-12-05T03:08:00Z">
            <w:rPr>
              <w:rFonts w:cs="Times New Roman"/>
            </w:rPr>
          </w:rPrChange>
        </w:rPr>
        <w:t>ц</w:t>
      </w:r>
      <w:r w:rsidRPr="006E6534">
        <w:rPr>
          <w:rFonts w:cs="Times New Roman"/>
          <w:color w:val="000000" w:themeColor="text1"/>
          <w:rPrChange w:id="6311" w:author="N F" w:date="2023-12-05T03:08:00Z">
            <w:rPr>
              <w:rFonts w:cs="Times New Roman"/>
            </w:rPr>
          </w:rPrChange>
        </w:rPr>
        <w:t xml:space="preserve">ель </w:t>
      </w:r>
      <w:r w:rsidR="00531274" w:rsidRPr="006E6534">
        <w:rPr>
          <w:rFonts w:cs="Times New Roman"/>
          <w:color w:val="000000" w:themeColor="text1"/>
          <w:rPrChange w:id="6312" w:author="N F" w:date="2023-12-05T03:08:00Z">
            <w:rPr>
              <w:rFonts w:cs="Times New Roman"/>
            </w:rPr>
          </w:rPrChange>
        </w:rPr>
        <w:t xml:space="preserve">которого </w:t>
      </w:r>
      <w:r w:rsidRPr="006E6534">
        <w:rPr>
          <w:rFonts w:cs="Times New Roman"/>
          <w:color w:val="000000" w:themeColor="text1"/>
          <w:rPrChange w:id="6313" w:author="N F" w:date="2023-12-05T03:08:00Z">
            <w:rPr>
              <w:rFonts w:cs="Times New Roman"/>
            </w:rPr>
          </w:rPrChange>
        </w:rPr>
        <w:t xml:space="preserve">состояла в том, чтобы сопоставить противоопухолевую активность </w:t>
      </w:r>
      <w:r w:rsidR="00531274" w:rsidRPr="006E6534">
        <w:rPr>
          <w:rFonts w:cs="Times New Roman"/>
          <w:color w:val="000000" w:themeColor="text1"/>
          <w:rPrChange w:id="6314" w:author="N F" w:date="2023-12-05T03:08:00Z">
            <w:rPr>
              <w:rFonts w:cs="Times New Roman"/>
            </w:rPr>
          </w:rPrChange>
        </w:rPr>
        <w:t>осимертиниба</w:t>
      </w:r>
      <w:r w:rsidRPr="006E6534">
        <w:rPr>
          <w:rFonts w:cs="Times New Roman"/>
          <w:color w:val="000000" w:themeColor="text1"/>
          <w:rPrChange w:id="6315" w:author="N F" w:date="2023-12-05T03:08:00Z">
            <w:rPr>
              <w:rFonts w:cs="Times New Roman"/>
            </w:rPr>
          </w:rPrChange>
        </w:rPr>
        <w:t xml:space="preserve"> со статусом мутации EGFR. Самкам бестимусных мышей (</w:t>
      </w:r>
      <w:r w:rsidR="00531274" w:rsidRPr="006E6534">
        <w:rPr>
          <w:rFonts w:cs="Times New Roman"/>
          <w:color w:val="000000" w:themeColor="text1"/>
          <w:rPrChange w:id="6316" w:author="N F" w:date="2023-12-05T03:08:00Z">
            <w:rPr>
              <w:rFonts w:cs="Times New Roman"/>
            </w:rPr>
          </w:rPrChange>
        </w:rPr>
        <w:t>Свисс</w:t>
      </w:r>
      <w:r w:rsidR="00E640AE" w:rsidRPr="006E6534">
        <w:rPr>
          <w:rFonts w:cs="Times New Roman"/>
          <w:color w:val="000000" w:themeColor="text1"/>
          <w:rPrChange w:id="6317" w:author="N F" w:date="2023-12-05T03:08:00Z">
            <w:rPr>
              <w:rFonts w:cs="Times New Roman"/>
            </w:rPr>
          </w:rPrChange>
        </w:rPr>
        <w:t xml:space="preserve"> </w:t>
      </w:r>
      <w:r w:rsidRPr="006E6534">
        <w:rPr>
          <w:rFonts w:cs="Times New Roman"/>
          <w:color w:val="000000" w:themeColor="text1"/>
          <w:rPrChange w:id="6318" w:author="N F" w:date="2023-12-05T03:08:00Z">
            <w:rPr>
              <w:rFonts w:cs="Times New Roman"/>
            </w:rPr>
          </w:rPrChange>
        </w:rPr>
        <w:t>nu/nu) имплантировали опухоли, полученные из клеточных линий A431 (</w:t>
      </w:r>
      <w:r w:rsidR="00531274" w:rsidRPr="006E6534">
        <w:rPr>
          <w:rFonts w:cs="Times New Roman"/>
          <w:color w:val="000000" w:themeColor="text1"/>
          <w:rPrChange w:id="6319" w:author="N F" w:date="2023-12-05T03:08:00Z">
            <w:rPr>
              <w:rFonts w:cs="Times New Roman"/>
            </w:rPr>
          </w:rPrChange>
        </w:rPr>
        <w:t>дикий тип</w:t>
      </w:r>
      <w:r w:rsidRPr="006E6534">
        <w:rPr>
          <w:rFonts w:cs="Times New Roman"/>
          <w:color w:val="000000" w:themeColor="text1"/>
          <w:rPrChange w:id="6320" w:author="N F" w:date="2023-12-05T03:08:00Z">
            <w:rPr>
              <w:rFonts w:cs="Times New Roman"/>
            </w:rPr>
          </w:rPrChange>
        </w:rPr>
        <w:t xml:space="preserve"> EGFR), </w:t>
      </w:r>
      <w:r w:rsidR="00DD1FBA" w:rsidRPr="006E6534">
        <w:rPr>
          <w:rFonts w:cs="Times New Roman"/>
          <w:color w:val="000000" w:themeColor="text1"/>
          <w:rPrChange w:id="6321" w:author="N F" w:date="2023-12-05T03:08:00Z">
            <w:rPr>
              <w:rFonts w:cs="Times New Roman"/>
            </w:rPr>
          </w:rPrChange>
        </w:rPr>
        <w:t>LOVO</w:t>
      </w:r>
      <w:r w:rsidRPr="006E6534">
        <w:rPr>
          <w:rFonts w:cs="Times New Roman"/>
          <w:color w:val="000000" w:themeColor="text1"/>
          <w:rPrChange w:id="6322" w:author="N F" w:date="2023-12-05T03:08:00Z">
            <w:rPr>
              <w:rFonts w:cs="Times New Roman"/>
            </w:rPr>
          </w:rPrChange>
        </w:rPr>
        <w:t xml:space="preserve"> (</w:t>
      </w:r>
      <w:r w:rsidR="00531274" w:rsidRPr="006E6534">
        <w:rPr>
          <w:rFonts w:cs="Times New Roman"/>
          <w:color w:val="000000" w:themeColor="text1"/>
          <w:rPrChange w:id="6323" w:author="N F" w:date="2023-12-05T03:08:00Z">
            <w:rPr>
              <w:rFonts w:cs="Times New Roman"/>
            </w:rPr>
          </w:rPrChange>
        </w:rPr>
        <w:t xml:space="preserve">дикий тип </w:t>
      </w:r>
      <w:r w:rsidRPr="006E6534">
        <w:rPr>
          <w:rFonts w:cs="Times New Roman"/>
          <w:color w:val="000000" w:themeColor="text1"/>
          <w:rPrChange w:id="6324" w:author="N F" w:date="2023-12-05T03:08:00Z">
            <w:rPr>
              <w:rFonts w:cs="Times New Roman"/>
            </w:rPr>
          </w:rPrChange>
        </w:rPr>
        <w:t>EGFR) или H1975 (EGFR</w:t>
      </w:r>
      <w:r w:rsidR="00531274" w:rsidRPr="006E6534">
        <w:rPr>
          <w:rFonts w:cs="Times New Roman"/>
          <w:color w:val="000000" w:themeColor="text1"/>
          <w:rPrChange w:id="6325" w:author="N F" w:date="2023-12-05T03:08:00Z">
            <w:rPr>
              <w:rFonts w:cs="Times New Roman"/>
            </w:rPr>
          </w:rPrChange>
        </w:rPr>
        <w:t xml:space="preserve"> мутация</w:t>
      </w:r>
      <w:r w:rsidRPr="006E6534">
        <w:rPr>
          <w:rFonts w:cs="Times New Roman"/>
          <w:color w:val="000000" w:themeColor="text1"/>
          <w:rPrChange w:id="6326" w:author="N F" w:date="2023-12-05T03:08:00Z">
            <w:rPr>
              <w:rFonts w:cs="Times New Roman"/>
            </w:rPr>
          </w:rPrChange>
        </w:rPr>
        <w:t xml:space="preserve"> L858R/T790M), а самкам мышей</w:t>
      </w:r>
      <w:r w:rsidR="00531274" w:rsidRPr="006E6534">
        <w:rPr>
          <w:rFonts w:cs="Times New Roman"/>
          <w:color w:val="000000" w:themeColor="text1"/>
          <w:rPrChange w:id="6327" w:author="N F" w:date="2023-12-05T03:08:00Z">
            <w:rPr>
              <w:rFonts w:cs="Times New Roman"/>
            </w:rPr>
          </w:rPrChange>
        </w:rPr>
        <w:t xml:space="preserve"> линии</w:t>
      </w:r>
      <w:r w:rsidRPr="006E6534">
        <w:rPr>
          <w:rFonts w:cs="Times New Roman"/>
          <w:color w:val="000000" w:themeColor="text1"/>
          <w:rPrChange w:id="6328" w:author="N F" w:date="2023-12-05T03:08:00Z">
            <w:rPr>
              <w:rFonts w:cs="Times New Roman"/>
            </w:rPr>
          </w:rPrChange>
        </w:rPr>
        <w:t xml:space="preserve"> SCID имплантировали опухоли, полученные из PC9 (клеточные линии EGFR</w:t>
      </w:r>
      <w:r w:rsidR="00531274" w:rsidRPr="006E6534">
        <w:rPr>
          <w:rFonts w:cs="Times New Roman"/>
          <w:color w:val="000000" w:themeColor="text1"/>
          <w:rPrChange w:id="6329" w:author="N F" w:date="2023-12-05T03:08:00Z">
            <w:rPr>
              <w:rFonts w:cs="Times New Roman"/>
            </w:rPr>
          </w:rPrChange>
        </w:rPr>
        <w:t xml:space="preserve"> мутация</w:t>
      </w:r>
      <w:r w:rsidRPr="006E6534">
        <w:rPr>
          <w:rFonts w:cs="Times New Roman"/>
          <w:color w:val="000000" w:themeColor="text1"/>
          <w:rPrChange w:id="6330" w:author="N F" w:date="2023-12-05T03:08:00Z">
            <w:rPr>
              <w:rFonts w:cs="Times New Roman"/>
            </w:rPr>
          </w:rPrChange>
        </w:rPr>
        <w:t xml:space="preserve"> Ex19del), H3255 (EGFR</w:t>
      </w:r>
      <w:r w:rsidR="00531274" w:rsidRPr="006E6534">
        <w:rPr>
          <w:rFonts w:cs="Times New Roman"/>
          <w:color w:val="000000" w:themeColor="text1"/>
          <w:rPrChange w:id="6331" w:author="N F" w:date="2023-12-05T03:08:00Z">
            <w:rPr>
              <w:rFonts w:cs="Times New Roman"/>
            </w:rPr>
          </w:rPrChange>
        </w:rPr>
        <w:t xml:space="preserve"> мутация</w:t>
      </w:r>
      <w:r w:rsidRPr="006E6534">
        <w:rPr>
          <w:rFonts w:cs="Times New Roman"/>
          <w:color w:val="000000" w:themeColor="text1"/>
          <w:rPrChange w:id="6332" w:author="N F" w:date="2023-12-05T03:08:00Z">
            <w:rPr>
              <w:rFonts w:cs="Times New Roman"/>
            </w:rPr>
          </w:rPrChange>
        </w:rPr>
        <w:t xml:space="preserve"> L858R) и PC9/VanR (EGFR</w:t>
      </w:r>
      <w:r w:rsidR="00531274" w:rsidRPr="006E6534">
        <w:rPr>
          <w:rFonts w:cs="Times New Roman"/>
          <w:color w:val="000000" w:themeColor="text1"/>
          <w:rPrChange w:id="6333" w:author="N F" w:date="2023-12-05T03:08:00Z">
            <w:rPr>
              <w:rFonts w:cs="Times New Roman"/>
            </w:rPr>
          </w:rPrChange>
        </w:rPr>
        <w:t xml:space="preserve"> мутация</w:t>
      </w:r>
      <w:r w:rsidRPr="006E6534">
        <w:rPr>
          <w:rFonts w:cs="Times New Roman"/>
          <w:color w:val="000000" w:themeColor="text1"/>
          <w:rPrChange w:id="6334" w:author="N F" w:date="2023-12-05T03:08:00Z">
            <w:rPr>
              <w:rFonts w:cs="Times New Roman"/>
            </w:rPr>
          </w:rPrChange>
        </w:rPr>
        <w:t xml:space="preserve"> Ex19del/T790M).</w:t>
      </w:r>
      <w:r w:rsidR="00D73F0A" w:rsidRPr="006E6534">
        <w:rPr>
          <w:rFonts w:cs="Times New Roman"/>
          <w:color w:val="000000" w:themeColor="text1"/>
          <w:rPrChange w:id="6335" w:author="N F" w:date="2023-12-05T03:08:00Z">
            <w:rPr>
              <w:rFonts w:cs="Times New Roman"/>
            </w:rPr>
          </w:rPrChange>
        </w:rPr>
        <w:t xml:space="preserve"> Осимертиниб вызывал зависимое от дозы подавление роста опухоли в диапазоне доз от 0,1 до 10 мг/кг, особенно в ксенотрансплантатах с мутацией EGFR</w:t>
      </w:r>
      <w:r w:rsidRPr="006E6534">
        <w:rPr>
          <w:rFonts w:cs="Times New Roman"/>
          <w:color w:val="000000" w:themeColor="text1"/>
          <w:rPrChange w:id="6336" w:author="N F" w:date="2023-12-05T03:08:00Z">
            <w:rPr>
              <w:rFonts w:cs="Times New Roman"/>
            </w:rPr>
          </w:rPrChange>
        </w:rPr>
        <w:t xml:space="preserve"> </w:t>
      </w:r>
      <w:ins w:id="6337" w:author="Barshadskaya, Yuliya" w:date="2024-01-13T19:15:00Z">
        <w:r w:rsidR="00CC1B33" w:rsidRPr="0001519A">
          <w:rPr>
            <w:rFonts w:cs="Times New Roman"/>
            <w:color w:val="000000" w:themeColor="text1"/>
            <w:lang w:val="en-US"/>
          </w:rPr>
          <w:fldChar w:fldCharType="begin"/>
        </w:r>
        <w:r w:rsidR="00CC1B33"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CC1B33" w:rsidRPr="0001519A">
          <w:rPr>
            <w:rFonts w:cs="Times New Roman"/>
            <w:color w:val="000000" w:themeColor="text1"/>
            <w:lang w:val="en-US"/>
          </w:rPr>
          <w:fldChar w:fldCharType="separate"/>
        </w:r>
        <w:r w:rsidR="00CC1B33" w:rsidRPr="0018315E">
          <w:rPr>
            <w:rFonts w:cs="Times New Roman"/>
            <w:color w:val="000000" w:themeColor="text1"/>
          </w:rPr>
          <w:t>[</w:t>
        </w:r>
      </w:ins>
      <w:ins w:id="6338" w:author="Barshadskaya, Yuliya" w:date="2024-02-22T23:42:00Z">
        <w:r w:rsidR="00B8644E">
          <w:rPr>
            <w:rFonts w:cs="Times New Roman"/>
            <w:color w:val="000000" w:themeColor="text1"/>
          </w:rPr>
          <w:t>1</w:t>
        </w:r>
      </w:ins>
      <w:ins w:id="6339" w:author="Barshadskaya, Yuliya" w:date="2024-01-13T19:15:00Z">
        <w:r w:rsidR="00CC1B33" w:rsidRPr="00DD38F1">
          <w:rPr>
            <w:rFonts w:cs="Times New Roman"/>
            <w:color w:val="000000" w:themeColor="text1"/>
          </w:rPr>
          <w:t>]</w:t>
        </w:r>
        <w:r w:rsidR="00CC1B33" w:rsidRPr="0001519A">
          <w:rPr>
            <w:rFonts w:cs="Times New Roman"/>
            <w:color w:val="000000" w:themeColor="text1"/>
            <w:lang w:val="en-US"/>
          </w:rPr>
          <w:fldChar w:fldCharType="end"/>
        </w:r>
      </w:ins>
      <w:del w:id="6340" w:author="Barshadskaya, Yuliya" w:date="2024-01-13T19:15:00Z">
        <w:r w:rsidR="00CA1A0C" w:rsidRPr="006E6534" w:rsidDel="00CC1B33">
          <w:rPr>
            <w:rFonts w:cs="Times New Roman"/>
            <w:color w:val="000000" w:themeColor="text1"/>
            <w:rPrChange w:id="6341" w:author="N F" w:date="2023-12-05T03:08:00Z">
              <w:rPr>
                <w:rFonts w:cs="Times New Roman"/>
              </w:rPr>
            </w:rPrChange>
          </w:rPr>
          <w:fldChar w:fldCharType="begin"/>
        </w:r>
        <w:r w:rsidR="00AE1425" w:rsidRPr="006E6534" w:rsidDel="00CC1B33">
          <w:rPr>
            <w:rFonts w:cs="Times New Roman"/>
            <w:color w:val="000000" w:themeColor="text1"/>
            <w:rPrChange w:id="6342" w:author="N F" w:date="2023-12-05T03:08:00Z">
              <w:rPr>
                <w:rFonts w:cs="Times New Roman"/>
              </w:rPr>
            </w:rPrChange>
          </w:rPr>
          <w:delInstrText xml:space="preserve"> ADDIN ZOTERO_ITEM CSL_CITATION {"citationID":"DgfpLWbZ","properties":{"formattedCitation":"(6)","plainCitation":"(6)","noteIndex":0},"citationItems":[{"id":161758,"uris":["http://zotero.org/groups/4735135/items/YQI77G3L"],"itemData":{"id":161758,"type":"webpage","title":"TAGRISSO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delInstrText>
        </w:r>
        <w:r w:rsidR="00CA1A0C" w:rsidRPr="006E6534" w:rsidDel="00CC1B33">
          <w:rPr>
            <w:rFonts w:cs="Times New Roman"/>
            <w:color w:val="000000" w:themeColor="text1"/>
            <w:rPrChange w:id="6343" w:author="N F" w:date="2023-12-05T03:08:00Z">
              <w:rPr>
                <w:rFonts w:cs="Times New Roman"/>
              </w:rPr>
            </w:rPrChange>
          </w:rPr>
          <w:fldChar w:fldCharType="separate"/>
        </w:r>
        <w:r w:rsidR="00AE1425" w:rsidRPr="006E6534" w:rsidDel="00CC1B33">
          <w:rPr>
            <w:rFonts w:cs="Times New Roman"/>
            <w:color w:val="000000" w:themeColor="text1"/>
            <w:rPrChange w:id="6344" w:author="N F" w:date="2023-12-05T03:08:00Z">
              <w:rPr>
                <w:rFonts w:cs="Times New Roman"/>
              </w:rPr>
            </w:rPrChange>
          </w:rPr>
          <w:delText>(6)</w:delText>
        </w:r>
        <w:r w:rsidR="00CA1A0C" w:rsidRPr="006E6534" w:rsidDel="00CC1B33">
          <w:rPr>
            <w:rFonts w:cs="Times New Roman"/>
            <w:color w:val="000000" w:themeColor="text1"/>
            <w:rPrChange w:id="6345" w:author="N F" w:date="2023-12-05T03:08:00Z">
              <w:rPr>
                <w:rFonts w:cs="Times New Roman"/>
              </w:rPr>
            </w:rPrChange>
          </w:rPr>
          <w:fldChar w:fldCharType="end"/>
        </w:r>
      </w:del>
      <w:r w:rsidR="00D73F0A" w:rsidRPr="006E6534">
        <w:rPr>
          <w:rFonts w:cs="Times New Roman"/>
          <w:color w:val="000000" w:themeColor="text1"/>
          <w:rPrChange w:id="6346" w:author="N F" w:date="2023-12-05T03:08:00Z">
            <w:rPr>
              <w:rFonts w:cs="Times New Roman"/>
            </w:rPr>
          </w:rPrChange>
        </w:rPr>
        <w:t>.</w:t>
      </w:r>
    </w:p>
    <w:p w14:paraId="7CD5F125" w14:textId="1655C96E" w:rsidR="00AF0A2E" w:rsidRPr="006E6534" w:rsidRDefault="00D87D4A">
      <w:pPr>
        <w:spacing w:after="0" w:line="240" w:lineRule="auto"/>
        <w:rPr>
          <w:rFonts w:cs="Times New Roman"/>
          <w:color w:val="000000" w:themeColor="text1"/>
          <w:rPrChange w:id="6347" w:author="N F" w:date="2023-12-05T03:08:00Z">
            <w:rPr>
              <w:rFonts w:cs="Times New Roman"/>
            </w:rPr>
          </w:rPrChange>
        </w:rPr>
        <w:pPrChange w:id="6348" w:author="Barshadskaya, Yuliya" w:date="2024-01-13T19:16:00Z">
          <w:pPr/>
        </w:pPrChange>
      </w:pPr>
      <w:del w:id="6349" w:author="Barshadskaya, Yuliya" w:date="2024-01-13T19:15:00Z">
        <w:r w:rsidRPr="006E6534" w:rsidDel="00CC1B33">
          <w:rPr>
            <w:rFonts w:cs="Times New Roman"/>
            <w:color w:val="000000" w:themeColor="text1"/>
            <w:rPrChange w:id="6350" w:author="N F" w:date="2023-12-05T03:08:00Z">
              <w:rPr>
                <w:rFonts w:cs="Times New Roman"/>
              </w:rPr>
            </w:rPrChange>
          </w:rPr>
          <w:delText xml:space="preserve">Провели </w:delText>
        </w:r>
      </w:del>
      <w:ins w:id="6351" w:author="Barshadskaya, Yuliya" w:date="2024-01-13T19:15:00Z">
        <w:r w:rsidR="00CC1B33">
          <w:rPr>
            <w:rFonts w:cs="Times New Roman"/>
            <w:color w:val="000000" w:themeColor="text1"/>
          </w:rPr>
          <w:t>Было проведено</w:t>
        </w:r>
        <w:r w:rsidR="00CC1B33" w:rsidRPr="006E6534">
          <w:rPr>
            <w:rFonts w:cs="Times New Roman"/>
            <w:color w:val="000000" w:themeColor="text1"/>
            <w:rPrChange w:id="6352" w:author="N F" w:date="2023-12-05T03:08:00Z">
              <w:rPr>
                <w:rFonts w:cs="Times New Roman"/>
              </w:rPr>
            </w:rPrChange>
          </w:rPr>
          <w:t xml:space="preserve"> </w:t>
        </w:r>
      </w:ins>
      <w:r w:rsidRPr="006E6534">
        <w:rPr>
          <w:rFonts w:cs="Times New Roman"/>
          <w:color w:val="000000" w:themeColor="text1"/>
          <w:rPrChange w:id="6353" w:author="N F" w:date="2023-12-05T03:08:00Z">
            <w:rPr>
              <w:rFonts w:cs="Times New Roman"/>
            </w:rPr>
          </w:rPrChange>
        </w:rPr>
        <w:t>исследование по оценке влияния AZ5104</w:t>
      </w:r>
      <w:r w:rsidR="00A16F1D" w:rsidRPr="006E6534">
        <w:rPr>
          <w:rFonts w:cs="Times New Roman"/>
          <w:color w:val="000000" w:themeColor="text1"/>
          <w:rPrChange w:id="6354" w:author="N F" w:date="2023-12-05T03:08:00Z">
            <w:rPr>
              <w:rFonts w:cs="Times New Roman"/>
            </w:rPr>
          </w:rPrChange>
        </w:rPr>
        <w:t xml:space="preserve"> на рост опухоли </w:t>
      </w:r>
      <w:r w:rsidR="00141089" w:rsidRPr="006E6534">
        <w:rPr>
          <w:rFonts w:cs="Times New Roman"/>
          <w:color w:val="000000" w:themeColor="text1"/>
          <w:rPrChange w:id="6355" w:author="N F" w:date="2023-12-05T03:08:00Z">
            <w:rPr>
              <w:rFonts w:cs="Times New Roman"/>
            </w:rPr>
          </w:rPrChange>
        </w:rPr>
        <w:t xml:space="preserve">НМРЛ у </w:t>
      </w:r>
      <w:r w:rsidR="00DC1D63" w:rsidRPr="006E6534">
        <w:rPr>
          <w:rFonts w:cs="Times New Roman"/>
          <w:color w:val="000000" w:themeColor="text1"/>
          <w:rPrChange w:id="6356" w:author="N F" w:date="2023-12-05T03:08:00Z">
            <w:rPr>
              <w:rFonts w:cs="Times New Roman"/>
            </w:rPr>
          </w:rPrChange>
        </w:rPr>
        <w:t xml:space="preserve">самок </w:t>
      </w:r>
      <w:r w:rsidR="00141089" w:rsidRPr="006E6534">
        <w:rPr>
          <w:rFonts w:cs="Times New Roman"/>
          <w:color w:val="000000" w:themeColor="text1"/>
          <w:rPrChange w:id="6357" w:author="N F" w:date="2023-12-05T03:08:00Z">
            <w:rPr>
              <w:rFonts w:cs="Times New Roman"/>
            </w:rPr>
          </w:rPrChange>
        </w:rPr>
        <w:t>мышей. Использовали мышей линии Свисс</w:t>
      </w:r>
      <w:r w:rsidR="00DC1D63" w:rsidRPr="006E6534">
        <w:rPr>
          <w:rFonts w:cs="Times New Roman"/>
          <w:color w:val="000000" w:themeColor="text1"/>
          <w:rPrChange w:id="6358" w:author="N F" w:date="2023-12-05T03:08:00Z">
            <w:rPr>
              <w:rFonts w:cs="Times New Roman"/>
            </w:rPr>
          </w:rPrChange>
        </w:rPr>
        <w:t xml:space="preserve"> (возраст не менее 6 недель)</w:t>
      </w:r>
      <w:r w:rsidR="00141089" w:rsidRPr="006E6534">
        <w:rPr>
          <w:rFonts w:cs="Times New Roman"/>
          <w:color w:val="000000" w:themeColor="text1"/>
          <w:rPrChange w:id="6359" w:author="N F" w:date="2023-12-05T03:08:00Z">
            <w:rPr>
              <w:rFonts w:cs="Times New Roman"/>
            </w:rPr>
          </w:rPrChange>
        </w:rPr>
        <w:t>, которым имплантировали мутантные клетки под кожу спины</w:t>
      </w:r>
      <w:r w:rsidR="00DC1D63" w:rsidRPr="006E6534">
        <w:rPr>
          <w:rFonts w:cs="Times New Roman"/>
          <w:color w:val="000000" w:themeColor="text1"/>
          <w:rPrChange w:id="6360" w:author="N F" w:date="2023-12-05T03:08:00Z">
            <w:rPr>
              <w:rFonts w:cs="Times New Roman"/>
            </w:rPr>
          </w:rPrChange>
        </w:rPr>
        <w:t>.</w:t>
      </w:r>
      <w:r w:rsidR="0049718E" w:rsidRPr="006E6534">
        <w:rPr>
          <w:rFonts w:cs="Times New Roman"/>
          <w:color w:val="000000" w:themeColor="text1"/>
          <w:rPrChange w:id="6361" w:author="N F" w:date="2023-12-05T03:08:00Z">
            <w:rPr>
              <w:rFonts w:cs="Times New Roman"/>
            </w:rPr>
          </w:rPrChange>
        </w:rPr>
        <w:t xml:space="preserve"> Использовали лысых мышей Свисс для имплантации </w:t>
      </w:r>
      <w:r w:rsidR="00E22B54" w:rsidRPr="006E6534">
        <w:rPr>
          <w:rFonts w:cs="Times New Roman"/>
          <w:color w:val="000000" w:themeColor="text1"/>
          <w:rPrChange w:id="6362" w:author="N F" w:date="2023-12-05T03:08:00Z">
            <w:rPr>
              <w:rFonts w:cs="Times New Roman"/>
            </w:rPr>
          </w:rPrChange>
        </w:rPr>
        <w:t>клеток линии H1975 с фенотипом T790M/L858R</w:t>
      </w:r>
      <w:r w:rsidR="00680498" w:rsidRPr="006E6534">
        <w:rPr>
          <w:rFonts w:cs="Times New Roman"/>
          <w:color w:val="000000" w:themeColor="text1"/>
          <w:rPrChange w:id="6363" w:author="N F" w:date="2023-12-05T03:08:00Z">
            <w:rPr>
              <w:rFonts w:cs="Times New Roman"/>
            </w:rPr>
          </w:rPrChange>
        </w:rPr>
        <w:t xml:space="preserve"> или имплантации клеток линии A431 с диким типом EGFR. </w:t>
      </w:r>
      <w:r w:rsidR="00CE0221" w:rsidRPr="006E6534">
        <w:rPr>
          <w:rFonts w:cs="Times New Roman"/>
          <w:color w:val="000000" w:themeColor="text1"/>
          <w:rPrChange w:id="6364" w:author="N F" w:date="2023-12-05T03:08:00Z">
            <w:rPr>
              <w:rFonts w:cs="Times New Roman"/>
            </w:rPr>
          </w:rPrChange>
        </w:rPr>
        <w:t>Мыш</w:t>
      </w:r>
      <w:r w:rsidR="008C453B" w:rsidRPr="006E6534">
        <w:rPr>
          <w:rFonts w:cs="Times New Roman"/>
          <w:color w:val="000000" w:themeColor="text1"/>
          <w:rPrChange w:id="6365" w:author="N F" w:date="2023-12-05T03:08:00Z">
            <w:rPr>
              <w:rFonts w:cs="Times New Roman"/>
            </w:rPr>
          </w:rPrChange>
        </w:rPr>
        <w:t>ам</w:t>
      </w:r>
      <w:r w:rsidR="00CE0221" w:rsidRPr="006E6534">
        <w:rPr>
          <w:rFonts w:cs="Times New Roman"/>
          <w:color w:val="000000" w:themeColor="text1"/>
          <w:rPrChange w:id="6366" w:author="N F" w:date="2023-12-05T03:08:00Z">
            <w:rPr>
              <w:rFonts w:cs="Times New Roman"/>
            </w:rPr>
          </w:rPrChange>
        </w:rPr>
        <w:t xml:space="preserve"> Свисс SCID </w:t>
      </w:r>
      <w:r w:rsidR="008C453B" w:rsidRPr="006E6534">
        <w:rPr>
          <w:rFonts w:cs="Times New Roman"/>
          <w:color w:val="000000" w:themeColor="text1"/>
          <w:rPrChange w:id="6367" w:author="N F" w:date="2023-12-05T03:08:00Z">
            <w:rPr>
              <w:rFonts w:cs="Times New Roman"/>
            </w:rPr>
          </w:rPrChange>
        </w:rPr>
        <w:t>имплантировали клетки линии PC9 с делецией 19 экзона.</w:t>
      </w:r>
      <w:r w:rsidR="00DC1D63" w:rsidRPr="006E6534">
        <w:rPr>
          <w:rFonts w:cs="Times New Roman"/>
          <w:color w:val="000000" w:themeColor="text1"/>
          <w:rPrChange w:id="6368" w:author="N F" w:date="2023-12-05T03:08:00Z">
            <w:rPr>
              <w:rFonts w:cs="Times New Roman"/>
            </w:rPr>
          </w:rPrChange>
        </w:rPr>
        <w:t xml:space="preserve"> После увеличения объема опухоли до </w:t>
      </w:r>
      <w:r w:rsidR="003D0C8D" w:rsidRPr="006E6534">
        <w:rPr>
          <w:rFonts w:cs="Times New Roman"/>
          <w:color w:val="000000" w:themeColor="text1"/>
          <w:rPrChange w:id="6369" w:author="N F" w:date="2023-12-05T03:08:00Z">
            <w:rPr>
              <w:rFonts w:cs="Times New Roman"/>
            </w:rPr>
          </w:rPrChange>
        </w:rPr>
        <w:t>0,2</w:t>
      </w:r>
      <w:r w:rsidR="00C21925" w:rsidRPr="006E6534">
        <w:rPr>
          <w:rFonts w:cs="Times New Roman"/>
          <w:color w:val="000000" w:themeColor="text1"/>
          <w:rPrChange w:id="6370" w:author="N F" w:date="2023-12-05T03:08:00Z">
            <w:rPr>
              <w:rFonts w:cs="Times New Roman"/>
            </w:rPr>
          </w:rPrChange>
        </w:rPr>
        <w:t>–0,4</w:t>
      </w:r>
      <w:r w:rsidR="003D0C8D" w:rsidRPr="006E6534">
        <w:rPr>
          <w:rFonts w:cs="Times New Roman"/>
          <w:color w:val="000000" w:themeColor="text1"/>
          <w:rPrChange w:id="6371" w:author="N F" w:date="2023-12-05T03:08:00Z">
            <w:rPr>
              <w:rFonts w:cs="Times New Roman"/>
            </w:rPr>
          </w:rPrChange>
        </w:rPr>
        <w:t xml:space="preserve"> см</w:t>
      </w:r>
      <w:r w:rsidR="003D0C8D" w:rsidRPr="006E6534">
        <w:rPr>
          <w:rFonts w:cs="Times New Roman"/>
          <w:color w:val="000000" w:themeColor="text1"/>
          <w:vertAlign w:val="superscript"/>
          <w:rPrChange w:id="6372" w:author="N F" w:date="2023-12-05T03:08:00Z">
            <w:rPr>
              <w:rFonts w:cs="Times New Roman"/>
              <w:vertAlign w:val="superscript"/>
            </w:rPr>
          </w:rPrChange>
        </w:rPr>
        <w:t>3</w:t>
      </w:r>
      <w:r w:rsidRPr="006E6534">
        <w:rPr>
          <w:rFonts w:cs="Times New Roman"/>
          <w:color w:val="000000" w:themeColor="text1"/>
          <w:rPrChange w:id="6373" w:author="N F" w:date="2023-12-05T03:08:00Z">
            <w:rPr>
              <w:rFonts w:cs="Times New Roman"/>
            </w:rPr>
          </w:rPrChange>
        </w:rPr>
        <w:t xml:space="preserve"> </w:t>
      </w:r>
      <w:r w:rsidR="00A60AA7" w:rsidRPr="006E6534">
        <w:rPr>
          <w:rFonts w:cs="Times New Roman"/>
          <w:color w:val="000000" w:themeColor="text1"/>
          <w:rPrChange w:id="6374" w:author="N F" w:date="2023-12-05T03:08:00Z">
            <w:rPr>
              <w:rFonts w:cs="Times New Roman"/>
            </w:rPr>
          </w:rPrChange>
        </w:rPr>
        <w:t xml:space="preserve">животным начинали вводить </w:t>
      </w:r>
      <w:r w:rsidR="00B711A5" w:rsidRPr="006E6534">
        <w:rPr>
          <w:rFonts w:cs="Times New Roman"/>
          <w:color w:val="000000" w:themeColor="text1"/>
          <w:rPrChange w:id="6375" w:author="N F" w:date="2023-12-05T03:08:00Z">
            <w:rPr>
              <w:rFonts w:cs="Times New Roman"/>
            </w:rPr>
          </w:rPrChange>
        </w:rPr>
        <w:t>AZ5104</w:t>
      </w:r>
      <w:r w:rsidR="00A60AA7" w:rsidRPr="006E6534">
        <w:rPr>
          <w:rFonts w:cs="Times New Roman"/>
          <w:color w:val="000000" w:themeColor="text1"/>
          <w:rPrChange w:id="6376" w:author="N F" w:date="2023-12-05T03:08:00Z">
            <w:rPr>
              <w:rFonts w:cs="Times New Roman"/>
            </w:rPr>
          </w:rPrChange>
        </w:rPr>
        <w:t xml:space="preserve"> в дозе 2,5, 10 или 50 мг/кг/сут</w:t>
      </w:r>
      <w:r w:rsidR="00B711A5" w:rsidRPr="006E6534">
        <w:rPr>
          <w:rFonts w:cs="Times New Roman"/>
          <w:color w:val="000000" w:themeColor="text1"/>
          <w:rPrChange w:id="6377" w:author="N F" w:date="2023-12-05T03:08:00Z">
            <w:rPr>
              <w:rFonts w:cs="Times New Roman"/>
            </w:rPr>
          </w:rPrChange>
        </w:rPr>
        <w:t>. Животным из контрольных групп вводили носитель (путь введения не указан). Согласно полученным результатам</w:t>
      </w:r>
      <w:r w:rsidR="001B6FF8" w:rsidRPr="006E6534">
        <w:rPr>
          <w:rFonts w:cs="Times New Roman"/>
          <w:color w:val="000000" w:themeColor="text1"/>
          <w:rPrChange w:id="6378" w:author="N F" w:date="2023-12-05T03:08:00Z">
            <w:rPr>
              <w:rFonts w:cs="Times New Roman"/>
            </w:rPr>
          </w:rPrChange>
        </w:rPr>
        <w:t xml:space="preserve"> </w:t>
      </w:r>
      <w:r w:rsidR="00270AD2" w:rsidRPr="006E6534">
        <w:rPr>
          <w:rFonts w:cs="Times New Roman"/>
          <w:color w:val="000000" w:themeColor="text1"/>
          <w:rPrChange w:id="6379" w:author="N F" w:date="2023-12-05T03:08:00Z">
            <w:rPr>
              <w:rFonts w:cs="Times New Roman"/>
            </w:rPr>
          </w:rPrChange>
        </w:rPr>
        <w:t>AZ5104 подавлял рост всех видов опухолей у обоих подвидов мышей Свисс</w:t>
      </w:r>
      <w:r w:rsidR="00E36709" w:rsidRPr="006E6534">
        <w:rPr>
          <w:rFonts w:cs="Times New Roman"/>
          <w:color w:val="000000" w:themeColor="text1"/>
          <w:rPrChange w:id="6380" w:author="N F" w:date="2023-12-05T03:08:00Z">
            <w:rPr>
              <w:rFonts w:cs="Times New Roman"/>
            </w:rPr>
          </w:rPrChange>
        </w:rPr>
        <w:t>. Выраженность эффекта прямо зависела от дозы</w:t>
      </w:r>
      <w:r w:rsidR="00FB345C" w:rsidRPr="006E6534">
        <w:rPr>
          <w:rFonts w:cs="Times New Roman"/>
          <w:color w:val="000000" w:themeColor="text1"/>
          <w:rPrChange w:id="6381" w:author="N F" w:date="2023-12-05T03:08:00Z">
            <w:rPr>
              <w:rFonts w:cs="Times New Roman"/>
            </w:rPr>
          </w:rPrChange>
        </w:rPr>
        <w:t xml:space="preserve">. Наиболее выраженным эффектом AZ5104 обладал в отношении </w:t>
      </w:r>
      <w:r w:rsidR="00C62CE5" w:rsidRPr="006E6534">
        <w:rPr>
          <w:rFonts w:cs="Times New Roman"/>
          <w:color w:val="000000" w:themeColor="text1"/>
          <w:rPrChange w:id="6382" w:author="N F" w:date="2023-12-05T03:08:00Z">
            <w:rPr>
              <w:rFonts w:cs="Times New Roman"/>
            </w:rPr>
          </w:rPrChange>
        </w:rPr>
        <w:t>клеток PC9 с делецией 19 экзона EGFR</w:t>
      </w:r>
      <w:r w:rsidR="00A60AA7" w:rsidRPr="006E6534">
        <w:rPr>
          <w:rFonts w:cs="Times New Roman"/>
          <w:color w:val="000000" w:themeColor="text1"/>
          <w:rPrChange w:id="6383" w:author="N F" w:date="2023-12-05T03:08:00Z">
            <w:rPr>
              <w:rFonts w:cs="Times New Roman"/>
            </w:rPr>
          </w:rPrChange>
        </w:rPr>
        <w:t xml:space="preserve"> </w:t>
      </w:r>
      <w:ins w:id="6384" w:author="Barshadskaya, Yuliya" w:date="2024-01-13T19:16:00Z">
        <w:r w:rsidR="00CC1B33" w:rsidRPr="0001519A">
          <w:rPr>
            <w:rFonts w:cs="Times New Roman"/>
            <w:color w:val="000000" w:themeColor="text1"/>
            <w:lang w:val="en-US"/>
          </w:rPr>
          <w:fldChar w:fldCharType="begin"/>
        </w:r>
        <w:r w:rsidR="00CC1B33"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CC1B33" w:rsidRPr="0001519A">
          <w:rPr>
            <w:rFonts w:cs="Times New Roman"/>
            <w:color w:val="000000" w:themeColor="text1"/>
            <w:lang w:val="en-US"/>
          </w:rPr>
          <w:fldChar w:fldCharType="separate"/>
        </w:r>
        <w:r w:rsidR="00CC1B33" w:rsidRPr="0018315E">
          <w:rPr>
            <w:rFonts w:cs="Times New Roman"/>
            <w:color w:val="000000" w:themeColor="text1"/>
          </w:rPr>
          <w:t>[</w:t>
        </w:r>
      </w:ins>
      <w:ins w:id="6385" w:author="Barshadskaya, Yuliya" w:date="2024-02-22T23:42:00Z">
        <w:r w:rsidR="00B8644E">
          <w:rPr>
            <w:rFonts w:cs="Times New Roman"/>
            <w:color w:val="000000" w:themeColor="text1"/>
          </w:rPr>
          <w:t>1</w:t>
        </w:r>
      </w:ins>
      <w:ins w:id="6386" w:author="Barshadskaya, Yuliya" w:date="2024-01-13T19:16:00Z">
        <w:r w:rsidR="00CC1B33" w:rsidRPr="00DD38F1">
          <w:rPr>
            <w:rFonts w:cs="Times New Roman"/>
            <w:color w:val="000000" w:themeColor="text1"/>
          </w:rPr>
          <w:t>]</w:t>
        </w:r>
        <w:r w:rsidR="00CC1B33" w:rsidRPr="0001519A">
          <w:rPr>
            <w:rFonts w:cs="Times New Roman"/>
            <w:color w:val="000000" w:themeColor="text1"/>
            <w:lang w:val="en-US"/>
          </w:rPr>
          <w:fldChar w:fldCharType="end"/>
        </w:r>
      </w:ins>
      <w:del w:id="6387" w:author="Barshadskaya, Yuliya" w:date="2024-01-13T19:16:00Z">
        <w:r w:rsidR="003A75DA" w:rsidRPr="006E6534" w:rsidDel="00CC1B33">
          <w:rPr>
            <w:rFonts w:cs="Times New Roman"/>
            <w:color w:val="000000" w:themeColor="text1"/>
            <w:rPrChange w:id="6388" w:author="N F" w:date="2023-12-05T03:08:00Z">
              <w:rPr>
                <w:rFonts w:cs="Times New Roman"/>
              </w:rPr>
            </w:rPrChange>
          </w:rPr>
          <w:fldChar w:fldCharType="begin"/>
        </w:r>
        <w:r w:rsidR="003A75DA" w:rsidRPr="006E6534" w:rsidDel="00CC1B33">
          <w:rPr>
            <w:rFonts w:cs="Times New Roman"/>
            <w:color w:val="000000" w:themeColor="text1"/>
            <w:rPrChange w:id="6389" w:author="N F" w:date="2023-12-05T03:08:00Z">
              <w:rPr>
                <w:rFonts w:cs="Times New Roman"/>
              </w:rPr>
            </w:rPrChange>
          </w:rPr>
          <w:delInstrText xml:space="preserve"> ADDIN ZOTERO_ITEM CSL_CITATION {"citationID":"DgfpLWbZ","properties":{"formattedCitation":"(6)","plainCitation":"(6)","noteIndex":0},"citationItems":[{"id":161758,"uris":["http://zotero.org/groups/4735135/items/YQI77G3L"],"itemData":{"id":161758,"type":"webpage","title":"TAGRISSO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delInstrText>
        </w:r>
        <w:r w:rsidR="003A75DA" w:rsidRPr="006E6534" w:rsidDel="00CC1B33">
          <w:rPr>
            <w:rFonts w:cs="Times New Roman"/>
            <w:color w:val="000000" w:themeColor="text1"/>
            <w:rPrChange w:id="6390" w:author="N F" w:date="2023-12-05T03:08:00Z">
              <w:rPr>
                <w:rFonts w:cs="Times New Roman"/>
              </w:rPr>
            </w:rPrChange>
          </w:rPr>
          <w:fldChar w:fldCharType="separate"/>
        </w:r>
        <w:r w:rsidR="003A75DA" w:rsidRPr="006E6534" w:rsidDel="00CC1B33">
          <w:rPr>
            <w:rFonts w:cs="Times New Roman"/>
            <w:color w:val="000000" w:themeColor="text1"/>
            <w:rPrChange w:id="6391" w:author="N F" w:date="2023-12-05T03:08:00Z">
              <w:rPr>
                <w:rFonts w:cs="Times New Roman"/>
              </w:rPr>
            </w:rPrChange>
          </w:rPr>
          <w:delText>(6)</w:delText>
        </w:r>
        <w:r w:rsidR="003A75DA" w:rsidRPr="006E6534" w:rsidDel="00CC1B33">
          <w:rPr>
            <w:rFonts w:cs="Times New Roman"/>
            <w:color w:val="000000" w:themeColor="text1"/>
            <w:rPrChange w:id="6392" w:author="N F" w:date="2023-12-05T03:08:00Z">
              <w:rPr>
                <w:rFonts w:cs="Times New Roman"/>
              </w:rPr>
            </w:rPrChange>
          </w:rPr>
          <w:fldChar w:fldCharType="end"/>
        </w:r>
      </w:del>
      <w:r w:rsidR="003A75DA" w:rsidRPr="006E6534">
        <w:rPr>
          <w:rFonts w:cs="Times New Roman"/>
          <w:color w:val="000000" w:themeColor="text1"/>
          <w:rPrChange w:id="6393" w:author="N F" w:date="2023-12-05T03:08:00Z">
            <w:rPr>
              <w:rFonts w:cs="Times New Roman"/>
            </w:rPr>
          </w:rPrChange>
        </w:rPr>
        <w:t>.</w:t>
      </w:r>
    </w:p>
    <w:p w14:paraId="425D473D" w14:textId="462CEB51" w:rsidR="006F1D5A" w:rsidRPr="006E6534" w:rsidRDefault="006F1D5A">
      <w:pPr>
        <w:spacing w:after="0" w:line="240" w:lineRule="auto"/>
        <w:rPr>
          <w:rFonts w:cs="Times New Roman"/>
          <w:color w:val="000000" w:themeColor="text1"/>
          <w:rPrChange w:id="6394" w:author="N F" w:date="2023-12-05T03:08:00Z">
            <w:rPr>
              <w:rFonts w:cs="Times New Roman"/>
            </w:rPr>
          </w:rPrChange>
        </w:rPr>
        <w:pPrChange w:id="6395" w:author="Barshadskaya, Yuliya" w:date="2024-01-13T19:16:00Z">
          <w:pPr/>
        </w:pPrChange>
      </w:pPr>
      <w:r w:rsidRPr="006E6534">
        <w:rPr>
          <w:rFonts w:cs="Times New Roman"/>
          <w:color w:val="000000" w:themeColor="text1"/>
          <w:rPrChange w:id="6396" w:author="N F" w:date="2023-12-05T03:08:00Z">
            <w:rPr>
              <w:rFonts w:cs="Times New Roman"/>
            </w:rPr>
          </w:rPrChange>
        </w:rPr>
        <w:t>Доступны результаты исследования</w:t>
      </w:r>
      <w:r w:rsidR="00F3016B" w:rsidRPr="006E6534">
        <w:rPr>
          <w:rFonts w:cs="Times New Roman"/>
          <w:color w:val="000000" w:themeColor="text1"/>
          <w:rPrChange w:id="6397" w:author="N F" w:date="2023-12-05T03:08:00Z">
            <w:rPr>
              <w:rFonts w:cs="Times New Roman"/>
            </w:rPr>
          </w:rPrChange>
        </w:rPr>
        <w:t xml:space="preserve"> противоопухолевой активности осимертиниба</w:t>
      </w:r>
      <w:r w:rsidR="003F6A42" w:rsidRPr="006E6534">
        <w:rPr>
          <w:rFonts w:cs="Times New Roman"/>
          <w:color w:val="000000" w:themeColor="text1"/>
          <w:rPrChange w:id="6398" w:author="N F" w:date="2023-12-05T03:08:00Z">
            <w:rPr>
              <w:rFonts w:cs="Times New Roman"/>
            </w:rPr>
          </w:rPrChange>
        </w:rPr>
        <w:t xml:space="preserve"> у мышей с подкожным ксенотрансплантатом </w:t>
      </w:r>
      <w:r w:rsidR="00D07DCE" w:rsidRPr="006E6534">
        <w:rPr>
          <w:rFonts w:cs="Times New Roman"/>
          <w:color w:val="000000" w:themeColor="text1"/>
          <w:rPrChange w:id="6399" w:author="N F" w:date="2023-12-05T03:08:00Z">
            <w:rPr>
              <w:rFonts w:cs="Times New Roman"/>
            </w:rPr>
          </w:rPrChange>
        </w:rPr>
        <w:t xml:space="preserve">опухоли НМРЛ. Метод трансплантации и группы мышей были аналогичны описанному выше протоколу. </w:t>
      </w:r>
      <w:r w:rsidR="00DA6EE7" w:rsidRPr="006E6534">
        <w:rPr>
          <w:rFonts w:cs="Times New Roman"/>
          <w:color w:val="000000" w:themeColor="text1"/>
          <w:rPrChange w:id="6400" w:author="N F" w:date="2023-12-05T03:08:00Z">
            <w:rPr>
              <w:rFonts w:cs="Times New Roman"/>
            </w:rPr>
          </w:rPrChange>
        </w:rPr>
        <w:t>Животным после имплантации однократно перорально вводили осимертиниб в дозе 0,5, 1 или 5 мг/кг</w:t>
      </w:r>
      <w:r w:rsidR="00DB7B53" w:rsidRPr="006E6534">
        <w:rPr>
          <w:rFonts w:cs="Times New Roman"/>
          <w:color w:val="000000" w:themeColor="text1"/>
          <w:rPrChange w:id="6401" w:author="N F" w:date="2023-12-05T03:08:00Z">
            <w:rPr>
              <w:rFonts w:cs="Times New Roman"/>
            </w:rPr>
          </w:rPrChange>
        </w:rPr>
        <w:t>. Затем животных</w:t>
      </w:r>
      <w:r w:rsidR="00230C18" w:rsidRPr="006E6534">
        <w:rPr>
          <w:rFonts w:cs="Times New Roman"/>
          <w:color w:val="000000" w:themeColor="text1"/>
          <w:rPrChange w:id="6402" w:author="N F" w:date="2023-12-05T03:08:00Z">
            <w:rPr>
              <w:rFonts w:cs="Times New Roman"/>
            </w:rPr>
          </w:rPrChange>
        </w:rPr>
        <w:t xml:space="preserve"> в различные промежутки времени</w:t>
      </w:r>
      <w:r w:rsidR="00DB7B53" w:rsidRPr="006E6534">
        <w:rPr>
          <w:rFonts w:cs="Times New Roman"/>
          <w:color w:val="000000" w:themeColor="text1"/>
          <w:rPrChange w:id="6403" w:author="N F" w:date="2023-12-05T03:08:00Z">
            <w:rPr>
              <w:rFonts w:cs="Times New Roman"/>
            </w:rPr>
          </w:rPrChange>
        </w:rPr>
        <w:t xml:space="preserve"> умерщвляли, отбирали образец ткани опухоли и с помощью метода ИФА определяли </w:t>
      </w:r>
      <w:r w:rsidR="009A1868" w:rsidRPr="006E6534">
        <w:rPr>
          <w:rFonts w:cs="Times New Roman"/>
          <w:color w:val="000000" w:themeColor="text1"/>
          <w:rPrChange w:id="6404" w:author="N F" w:date="2023-12-05T03:08:00Z">
            <w:rPr>
              <w:rFonts w:cs="Times New Roman"/>
            </w:rPr>
          </w:rPrChange>
        </w:rPr>
        <w:t>количество маркеров активации EGFR. Активность этих факторов снижалась по мере увеличения дозы осимертиниба</w:t>
      </w:r>
      <w:r w:rsidR="0018580A" w:rsidRPr="006E6534">
        <w:rPr>
          <w:rFonts w:cs="Times New Roman"/>
          <w:color w:val="000000" w:themeColor="text1"/>
          <w:rPrChange w:id="6405" w:author="N F" w:date="2023-12-05T03:08:00Z">
            <w:rPr>
              <w:rFonts w:cs="Times New Roman"/>
            </w:rPr>
          </w:rPrChange>
        </w:rPr>
        <w:t>. Наи</w:t>
      </w:r>
      <w:r w:rsidR="00E84256" w:rsidRPr="006E6534">
        <w:rPr>
          <w:rFonts w:cs="Times New Roman"/>
          <w:color w:val="000000" w:themeColor="text1"/>
          <w:rPrChange w:id="6406" w:author="N F" w:date="2023-12-05T03:08:00Z">
            <w:rPr>
              <w:rFonts w:cs="Times New Roman"/>
            </w:rPr>
          </w:rPrChange>
        </w:rPr>
        <w:t xml:space="preserve">больший эффект наблюдали </w:t>
      </w:r>
      <w:r w:rsidR="00230C18" w:rsidRPr="006E6534">
        <w:rPr>
          <w:rFonts w:cs="Times New Roman"/>
          <w:color w:val="000000" w:themeColor="text1"/>
          <w:rPrChange w:id="6407" w:author="N F" w:date="2023-12-05T03:08:00Z">
            <w:rPr>
              <w:rFonts w:cs="Times New Roman"/>
            </w:rPr>
          </w:rPrChange>
        </w:rPr>
        <w:t>через 6 ч после введения максимальной дозы осимертиниба</w:t>
      </w:r>
      <w:r w:rsidR="00BF3EAD" w:rsidRPr="006E6534">
        <w:rPr>
          <w:rFonts w:cs="Times New Roman"/>
          <w:color w:val="000000" w:themeColor="text1"/>
          <w:rPrChange w:id="6408" w:author="N F" w:date="2023-12-05T03:08:00Z">
            <w:rPr>
              <w:rFonts w:cs="Times New Roman"/>
            </w:rPr>
          </w:rPrChange>
        </w:rPr>
        <w:t xml:space="preserve">. Противоопухолевого действия осимертиниба при его введении в дозе 0,5 мг/кг в отношении ксенотрансплантатов с </w:t>
      </w:r>
      <w:r w:rsidR="00A6112D" w:rsidRPr="006E6534">
        <w:rPr>
          <w:rFonts w:cs="Times New Roman"/>
          <w:color w:val="000000" w:themeColor="text1"/>
          <w:rPrChange w:id="6409" w:author="N F" w:date="2023-12-05T03:08:00Z">
            <w:rPr>
              <w:rFonts w:cs="Times New Roman"/>
            </w:rPr>
          </w:rPrChange>
        </w:rPr>
        <w:t>диким типом гена EGFR не наблюдали</w:t>
      </w:r>
      <w:r w:rsidR="00671EFA" w:rsidRPr="006E6534">
        <w:rPr>
          <w:rFonts w:cs="Times New Roman"/>
          <w:color w:val="000000" w:themeColor="text1"/>
          <w:rPrChange w:id="6410" w:author="N F" w:date="2023-12-05T03:08:00Z">
            <w:rPr>
              <w:rFonts w:cs="Times New Roman"/>
            </w:rPr>
          </w:rPrChange>
        </w:rPr>
        <w:t xml:space="preserve"> </w:t>
      </w:r>
      <w:ins w:id="6411" w:author="Barshadskaya, Yuliya" w:date="2024-01-13T19:16:00Z">
        <w:r w:rsidR="00CC1B33" w:rsidRPr="0001519A">
          <w:rPr>
            <w:rFonts w:cs="Times New Roman"/>
            <w:color w:val="000000" w:themeColor="text1"/>
            <w:lang w:val="en-US"/>
          </w:rPr>
          <w:fldChar w:fldCharType="begin"/>
        </w:r>
        <w:r w:rsidR="00CC1B33"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CC1B33" w:rsidRPr="0001519A">
          <w:rPr>
            <w:rFonts w:cs="Times New Roman"/>
            <w:color w:val="000000" w:themeColor="text1"/>
            <w:lang w:val="en-US"/>
          </w:rPr>
          <w:fldChar w:fldCharType="separate"/>
        </w:r>
        <w:r w:rsidR="00CC1B33" w:rsidRPr="0018315E">
          <w:rPr>
            <w:rFonts w:cs="Times New Roman"/>
            <w:color w:val="000000" w:themeColor="text1"/>
          </w:rPr>
          <w:t>[</w:t>
        </w:r>
      </w:ins>
      <w:ins w:id="6412" w:author="Barshadskaya, Yuliya" w:date="2024-02-22T23:42:00Z">
        <w:r w:rsidR="00B8644E">
          <w:rPr>
            <w:rFonts w:cs="Times New Roman"/>
            <w:color w:val="000000" w:themeColor="text1"/>
          </w:rPr>
          <w:t>1</w:t>
        </w:r>
      </w:ins>
      <w:ins w:id="6413" w:author="Barshadskaya, Yuliya" w:date="2024-01-13T19:16:00Z">
        <w:r w:rsidR="00CC1B33" w:rsidRPr="00DD38F1">
          <w:rPr>
            <w:rFonts w:cs="Times New Roman"/>
            <w:color w:val="000000" w:themeColor="text1"/>
          </w:rPr>
          <w:t>]</w:t>
        </w:r>
        <w:r w:rsidR="00CC1B33" w:rsidRPr="0001519A">
          <w:rPr>
            <w:rFonts w:cs="Times New Roman"/>
            <w:color w:val="000000" w:themeColor="text1"/>
            <w:lang w:val="en-US"/>
          </w:rPr>
          <w:fldChar w:fldCharType="end"/>
        </w:r>
      </w:ins>
      <w:del w:id="6414" w:author="Barshadskaya, Yuliya" w:date="2024-01-13T19:16:00Z">
        <w:r w:rsidR="00671EFA" w:rsidRPr="006E6534" w:rsidDel="00CC1B33">
          <w:rPr>
            <w:rFonts w:cs="Times New Roman"/>
            <w:color w:val="000000" w:themeColor="text1"/>
            <w:rPrChange w:id="6415" w:author="N F" w:date="2023-12-05T03:08:00Z">
              <w:rPr>
                <w:rFonts w:cs="Times New Roman"/>
              </w:rPr>
            </w:rPrChange>
          </w:rPr>
          <w:fldChar w:fldCharType="begin"/>
        </w:r>
        <w:r w:rsidR="00671EFA" w:rsidRPr="006E6534" w:rsidDel="00CC1B33">
          <w:rPr>
            <w:rFonts w:cs="Times New Roman"/>
            <w:color w:val="000000" w:themeColor="text1"/>
            <w:rPrChange w:id="6416" w:author="N F" w:date="2023-12-05T03:08:00Z">
              <w:rPr>
                <w:rFonts w:cs="Times New Roman"/>
              </w:rPr>
            </w:rPrChange>
          </w:rPr>
          <w:delInstrText xml:space="preserve"> ADDIN ZOTERO_ITEM CSL_CITATION {"citationID":"DgfpLWbZ","properties":{"formattedCitation":"(6)","plainCitation":"(6)","noteIndex":0},"citationItems":[{"id":161758,"uris":["http://zotero.org/groups/4735135/items/YQI77G3L"],"itemData":{"id":161758,"type":"webpage","title":"TAGRISSO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delInstrText>
        </w:r>
        <w:r w:rsidR="00671EFA" w:rsidRPr="006E6534" w:rsidDel="00CC1B33">
          <w:rPr>
            <w:rFonts w:cs="Times New Roman"/>
            <w:color w:val="000000" w:themeColor="text1"/>
            <w:rPrChange w:id="6417" w:author="N F" w:date="2023-12-05T03:08:00Z">
              <w:rPr>
                <w:rFonts w:cs="Times New Roman"/>
              </w:rPr>
            </w:rPrChange>
          </w:rPr>
          <w:fldChar w:fldCharType="separate"/>
        </w:r>
        <w:r w:rsidR="00671EFA" w:rsidRPr="006E6534" w:rsidDel="00CC1B33">
          <w:rPr>
            <w:rFonts w:cs="Times New Roman"/>
            <w:color w:val="000000" w:themeColor="text1"/>
            <w:rPrChange w:id="6418" w:author="N F" w:date="2023-12-05T03:08:00Z">
              <w:rPr>
                <w:rFonts w:cs="Times New Roman"/>
              </w:rPr>
            </w:rPrChange>
          </w:rPr>
          <w:delText>(6)</w:delText>
        </w:r>
        <w:r w:rsidR="00671EFA" w:rsidRPr="006E6534" w:rsidDel="00CC1B33">
          <w:rPr>
            <w:rFonts w:cs="Times New Roman"/>
            <w:color w:val="000000" w:themeColor="text1"/>
            <w:rPrChange w:id="6419" w:author="N F" w:date="2023-12-05T03:08:00Z">
              <w:rPr>
                <w:rFonts w:cs="Times New Roman"/>
              </w:rPr>
            </w:rPrChange>
          </w:rPr>
          <w:fldChar w:fldCharType="end"/>
        </w:r>
      </w:del>
      <w:r w:rsidR="00671EFA" w:rsidRPr="006E6534">
        <w:rPr>
          <w:rFonts w:cs="Times New Roman"/>
          <w:color w:val="000000" w:themeColor="text1"/>
          <w:rPrChange w:id="6420" w:author="N F" w:date="2023-12-05T03:08:00Z">
            <w:rPr>
              <w:rFonts w:cs="Times New Roman"/>
            </w:rPr>
          </w:rPrChange>
        </w:rPr>
        <w:t>.</w:t>
      </w:r>
    </w:p>
    <w:p w14:paraId="63A03C09" w14:textId="63F7BAF8" w:rsidR="00232A98" w:rsidRPr="006E6534" w:rsidRDefault="0076210E">
      <w:pPr>
        <w:spacing w:after="0" w:line="240" w:lineRule="auto"/>
        <w:rPr>
          <w:rFonts w:cs="Times New Roman"/>
          <w:color w:val="000000" w:themeColor="text1"/>
          <w:rPrChange w:id="6421" w:author="N F" w:date="2023-12-05T03:08:00Z">
            <w:rPr>
              <w:rFonts w:cs="Times New Roman"/>
            </w:rPr>
          </w:rPrChange>
        </w:rPr>
        <w:pPrChange w:id="6422" w:author="Barshadskaya, Yuliya" w:date="2024-01-13T19:17:00Z">
          <w:pPr/>
        </w:pPrChange>
      </w:pPr>
      <w:del w:id="6423" w:author="Barshadskaya, Yuliya" w:date="2024-01-13T19:16:00Z">
        <w:r w:rsidRPr="006E6534" w:rsidDel="00CC1B33">
          <w:rPr>
            <w:rFonts w:cs="Times New Roman"/>
            <w:color w:val="000000" w:themeColor="text1"/>
            <w:rPrChange w:id="6424" w:author="N F" w:date="2023-12-05T03:08:00Z">
              <w:rPr>
                <w:rFonts w:cs="Times New Roman"/>
              </w:rPr>
            </w:rPrChange>
          </w:rPr>
          <w:delText xml:space="preserve">Провели </w:delText>
        </w:r>
      </w:del>
      <w:ins w:id="6425" w:author="Barshadskaya, Yuliya" w:date="2024-01-13T19:16:00Z">
        <w:r w:rsidR="00CC1B33">
          <w:rPr>
            <w:rFonts w:cs="Times New Roman"/>
            <w:color w:val="000000" w:themeColor="text1"/>
          </w:rPr>
          <w:t>Было проведено</w:t>
        </w:r>
        <w:r w:rsidR="00CC1B33" w:rsidRPr="006E6534">
          <w:rPr>
            <w:rFonts w:cs="Times New Roman"/>
            <w:color w:val="000000" w:themeColor="text1"/>
            <w:rPrChange w:id="6426" w:author="N F" w:date="2023-12-05T03:08:00Z">
              <w:rPr>
                <w:rFonts w:cs="Times New Roman"/>
              </w:rPr>
            </w:rPrChange>
          </w:rPr>
          <w:t xml:space="preserve"> </w:t>
        </w:r>
      </w:ins>
      <w:r w:rsidRPr="006E6534">
        <w:rPr>
          <w:rFonts w:cs="Times New Roman"/>
          <w:color w:val="000000" w:themeColor="text1"/>
          <w:rPrChange w:id="6427" w:author="N F" w:date="2023-12-05T03:08:00Z">
            <w:rPr>
              <w:rFonts w:cs="Times New Roman"/>
            </w:rPr>
          </w:rPrChange>
        </w:rPr>
        <w:t xml:space="preserve">исследование по оценке влияния осимертинина на </w:t>
      </w:r>
      <w:r w:rsidR="004F6F95" w:rsidRPr="006E6534">
        <w:rPr>
          <w:rFonts w:cs="Times New Roman"/>
          <w:color w:val="000000" w:themeColor="text1"/>
          <w:rPrChange w:id="6428" w:author="N F" w:date="2023-12-05T03:08:00Z">
            <w:rPr>
              <w:rFonts w:cs="Times New Roman"/>
            </w:rPr>
          </w:rPrChange>
        </w:rPr>
        <w:t>опухоль с двойной мутацией EGFR T790M/L858R</w:t>
      </w:r>
      <w:r w:rsidR="00FA321C" w:rsidRPr="006E6534">
        <w:rPr>
          <w:rFonts w:cs="Times New Roman"/>
          <w:color w:val="000000" w:themeColor="text1"/>
          <w:rPrChange w:id="6429" w:author="N F" w:date="2023-12-05T03:08:00Z">
            <w:rPr>
              <w:rFonts w:cs="Times New Roman"/>
            </w:rPr>
          </w:rPrChange>
        </w:rPr>
        <w:t xml:space="preserve">, вживленную </w:t>
      </w:r>
      <w:r w:rsidR="00F860E3" w:rsidRPr="006E6534">
        <w:rPr>
          <w:rFonts w:cs="Times New Roman"/>
          <w:color w:val="000000" w:themeColor="text1"/>
          <w:rPrChange w:id="6430" w:author="N F" w:date="2023-12-05T03:08:00Z">
            <w:rPr>
              <w:rFonts w:cs="Times New Roman"/>
            </w:rPr>
          </w:rPrChange>
        </w:rPr>
        <w:t xml:space="preserve">эмбрионам </w:t>
      </w:r>
      <w:r w:rsidR="00FA321C" w:rsidRPr="006E6534">
        <w:rPr>
          <w:rFonts w:cs="Times New Roman"/>
          <w:color w:val="000000" w:themeColor="text1"/>
          <w:rPrChange w:id="6431" w:author="N F" w:date="2023-12-05T03:08:00Z">
            <w:rPr>
              <w:rFonts w:cs="Times New Roman"/>
            </w:rPr>
          </w:rPrChange>
        </w:rPr>
        <w:t>мыш</w:t>
      </w:r>
      <w:r w:rsidR="00F860E3" w:rsidRPr="006E6534">
        <w:rPr>
          <w:rFonts w:cs="Times New Roman"/>
          <w:color w:val="000000" w:themeColor="text1"/>
          <w:rPrChange w:id="6432" w:author="N F" w:date="2023-12-05T03:08:00Z">
            <w:rPr>
              <w:rFonts w:cs="Times New Roman"/>
            </w:rPr>
          </w:rPrChange>
        </w:rPr>
        <w:t>ей. Родивши</w:t>
      </w:r>
      <w:r w:rsidR="009C41CD" w:rsidRPr="006E6534">
        <w:rPr>
          <w:rFonts w:cs="Times New Roman"/>
          <w:color w:val="000000" w:themeColor="text1"/>
          <w:rPrChange w:id="6433" w:author="N F" w:date="2023-12-05T03:08:00Z">
            <w:rPr>
              <w:rFonts w:cs="Times New Roman"/>
            </w:rPr>
          </w:rPrChange>
        </w:rPr>
        <w:t>х</w:t>
      </w:r>
      <w:r w:rsidR="00F860E3" w:rsidRPr="006E6534">
        <w:rPr>
          <w:rFonts w:cs="Times New Roman"/>
          <w:color w:val="000000" w:themeColor="text1"/>
          <w:rPrChange w:id="6434" w:author="N F" w:date="2023-12-05T03:08:00Z">
            <w:rPr>
              <w:rFonts w:cs="Times New Roman"/>
            </w:rPr>
          </w:rPrChange>
        </w:rPr>
        <w:t>ся мыш</w:t>
      </w:r>
      <w:r w:rsidR="009C41CD" w:rsidRPr="006E6534">
        <w:rPr>
          <w:rFonts w:cs="Times New Roman"/>
          <w:color w:val="000000" w:themeColor="text1"/>
          <w:rPrChange w:id="6435" w:author="N F" w:date="2023-12-05T03:08:00Z">
            <w:rPr>
              <w:rFonts w:cs="Times New Roman"/>
            </w:rPr>
          </w:rPrChange>
        </w:rPr>
        <w:t>ей</w:t>
      </w:r>
      <w:r w:rsidR="00183AD3" w:rsidRPr="006E6534">
        <w:rPr>
          <w:rFonts w:cs="Times New Roman"/>
          <w:color w:val="000000" w:themeColor="text1"/>
          <w:rPrChange w:id="6436" w:author="N F" w:date="2023-12-05T03:08:00Z">
            <w:rPr>
              <w:rFonts w:cs="Times New Roman"/>
            </w:rPr>
          </w:rPrChange>
        </w:rPr>
        <w:t xml:space="preserve"> с подтвержденными мутациями выращивали в течение 16 недель с использованием корма, содержащего доксициклин для индукции </w:t>
      </w:r>
      <w:r w:rsidR="00C42CD6" w:rsidRPr="006E6534">
        <w:rPr>
          <w:rFonts w:cs="Times New Roman"/>
          <w:color w:val="000000" w:themeColor="text1"/>
          <w:rPrChange w:id="6437" w:author="N F" w:date="2023-12-05T03:08:00Z">
            <w:rPr>
              <w:rFonts w:cs="Times New Roman"/>
            </w:rPr>
          </w:rPrChange>
        </w:rPr>
        <w:t xml:space="preserve">роста опухоли. Животным вводли осимертиниб в дозе 1 или 5 мг/кг/сут. После </w:t>
      </w:r>
      <w:r w:rsidR="008767E1" w:rsidRPr="006E6534">
        <w:rPr>
          <w:rFonts w:cs="Times New Roman"/>
          <w:color w:val="000000" w:themeColor="text1"/>
          <w:rPrChange w:id="6438" w:author="N F" w:date="2023-12-05T03:08:00Z">
            <w:rPr>
              <w:rFonts w:cs="Times New Roman"/>
            </w:rPr>
          </w:rPrChange>
        </w:rPr>
        <w:t xml:space="preserve">умерщвления отбирали образец опухолевой ткани с последующей микроскопической оценкой. Осимертиниб подавлял рост опухоли зависимо от дозы. Введение препарата сравнения (гефитиниб) не оказывало подобного действия в данной </w:t>
      </w:r>
      <w:r w:rsidR="00917A9B" w:rsidRPr="006E6534">
        <w:rPr>
          <w:rFonts w:cs="Times New Roman"/>
          <w:color w:val="000000" w:themeColor="text1"/>
          <w:rPrChange w:id="6439" w:author="N F" w:date="2023-12-05T03:08:00Z">
            <w:rPr>
              <w:rFonts w:cs="Times New Roman"/>
            </w:rPr>
          </w:rPrChange>
        </w:rPr>
        <w:t>модели</w:t>
      </w:r>
      <w:r w:rsidR="004F6F95" w:rsidRPr="006E6534">
        <w:rPr>
          <w:rFonts w:cs="Times New Roman"/>
          <w:color w:val="000000" w:themeColor="text1"/>
          <w:rPrChange w:id="6440" w:author="N F" w:date="2023-12-05T03:08:00Z">
            <w:rPr>
              <w:rFonts w:cs="Times New Roman"/>
            </w:rPr>
          </w:rPrChange>
        </w:rPr>
        <w:t xml:space="preserve"> </w:t>
      </w:r>
      <w:ins w:id="6441" w:author="Barshadskaya, Yuliya" w:date="2024-01-13T19:16:00Z">
        <w:r w:rsidR="00CC1B33" w:rsidRPr="0001519A">
          <w:rPr>
            <w:rFonts w:cs="Times New Roman"/>
            <w:color w:val="000000" w:themeColor="text1"/>
            <w:lang w:val="en-US"/>
          </w:rPr>
          <w:fldChar w:fldCharType="begin"/>
        </w:r>
        <w:r w:rsidR="00CC1B33"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CC1B33" w:rsidRPr="0001519A">
          <w:rPr>
            <w:rFonts w:cs="Times New Roman"/>
            <w:color w:val="000000" w:themeColor="text1"/>
            <w:lang w:val="en-US"/>
          </w:rPr>
          <w:fldChar w:fldCharType="separate"/>
        </w:r>
        <w:r w:rsidR="00CC1B33" w:rsidRPr="0018315E">
          <w:rPr>
            <w:rFonts w:cs="Times New Roman"/>
            <w:color w:val="000000" w:themeColor="text1"/>
          </w:rPr>
          <w:t>[</w:t>
        </w:r>
      </w:ins>
      <w:ins w:id="6442" w:author="Barshadskaya, Yuliya" w:date="2024-02-22T23:42:00Z">
        <w:r w:rsidR="00B8644E">
          <w:rPr>
            <w:rFonts w:cs="Times New Roman"/>
            <w:color w:val="000000" w:themeColor="text1"/>
          </w:rPr>
          <w:t>1</w:t>
        </w:r>
      </w:ins>
      <w:ins w:id="6443" w:author="Barshadskaya, Yuliya" w:date="2024-01-13T19:16:00Z">
        <w:r w:rsidR="00CC1B33" w:rsidRPr="00DD38F1">
          <w:rPr>
            <w:rFonts w:cs="Times New Roman"/>
            <w:color w:val="000000" w:themeColor="text1"/>
          </w:rPr>
          <w:t>]</w:t>
        </w:r>
        <w:r w:rsidR="00CC1B33" w:rsidRPr="0001519A">
          <w:rPr>
            <w:rFonts w:cs="Times New Roman"/>
            <w:color w:val="000000" w:themeColor="text1"/>
            <w:lang w:val="en-US"/>
          </w:rPr>
          <w:fldChar w:fldCharType="end"/>
        </w:r>
      </w:ins>
      <w:del w:id="6444" w:author="Barshadskaya, Yuliya" w:date="2024-01-13T19:16:00Z">
        <w:r w:rsidR="00232A98" w:rsidRPr="006E6534" w:rsidDel="00CC1B33">
          <w:rPr>
            <w:rFonts w:cs="Times New Roman"/>
            <w:color w:val="000000" w:themeColor="text1"/>
            <w:rPrChange w:id="6445" w:author="N F" w:date="2023-12-05T03:08:00Z">
              <w:rPr>
                <w:rFonts w:cs="Times New Roman"/>
              </w:rPr>
            </w:rPrChange>
          </w:rPr>
          <w:fldChar w:fldCharType="begin"/>
        </w:r>
        <w:r w:rsidR="00232A98" w:rsidRPr="006E6534" w:rsidDel="00CC1B33">
          <w:rPr>
            <w:rFonts w:cs="Times New Roman"/>
            <w:color w:val="000000" w:themeColor="text1"/>
            <w:rPrChange w:id="6446" w:author="N F" w:date="2023-12-05T03:08:00Z">
              <w:rPr>
                <w:rFonts w:cs="Times New Roman"/>
              </w:rPr>
            </w:rPrChange>
          </w:rPr>
          <w:delInstrText xml:space="preserve"> ADDIN ZOTERO_ITEM CSL_CITATION {"citationID":"DgfpLWbZ","properties":{"formattedCitation":"(6)","plainCitation":"(6)","noteIndex":0},"citationItems":[{"id":161758,"uris":["http://zotero.org/groups/4735135/items/YQI77G3L"],"itemData":{"id":161758,"type":"webpage","title":"TAGRISSO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delInstrText>
        </w:r>
        <w:r w:rsidR="00232A98" w:rsidRPr="006E6534" w:rsidDel="00CC1B33">
          <w:rPr>
            <w:rFonts w:cs="Times New Roman"/>
            <w:color w:val="000000" w:themeColor="text1"/>
            <w:rPrChange w:id="6447" w:author="N F" w:date="2023-12-05T03:08:00Z">
              <w:rPr>
                <w:rFonts w:cs="Times New Roman"/>
              </w:rPr>
            </w:rPrChange>
          </w:rPr>
          <w:fldChar w:fldCharType="separate"/>
        </w:r>
        <w:r w:rsidR="00232A98" w:rsidRPr="006E6534" w:rsidDel="00CC1B33">
          <w:rPr>
            <w:rFonts w:cs="Times New Roman"/>
            <w:color w:val="000000" w:themeColor="text1"/>
            <w:rPrChange w:id="6448" w:author="N F" w:date="2023-12-05T03:08:00Z">
              <w:rPr>
                <w:rFonts w:cs="Times New Roman"/>
              </w:rPr>
            </w:rPrChange>
          </w:rPr>
          <w:delText>(6)</w:delText>
        </w:r>
        <w:r w:rsidR="00232A98" w:rsidRPr="006E6534" w:rsidDel="00CC1B33">
          <w:rPr>
            <w:rFonts w:cs="Times New Roman"/>
            <w:color w:val="000000" w:themeColor="text1"/>
            <w:rPrChange w:id="6449" w:author="N F" w:date="2023-12-05T03:08:00Z">
              <w:rPr>
                <w:rFonts w:cs="Times New Roman"/>
              </w:rPr>
            </w:rPrChange>
          </w:rPr>
          <w:fldChar w:fldCharType="end"/>
        </w:r>
      </w:del>
      <w:r w:rsidR="00232A98" w:rsidRPr="006E6534">
        <w:rPr>
          <w:rFonts w:cs="Times New Roman"/>
          <w:color w:val="000000" w:themeColor="text1"/>
          <w:rPrChange w:id="6450" w:author="N F" w:date="2023-12-05T03:08:00Z">
            <w:rPr>
              <w:rFonts w:cs="Times New Roman"/>
            </w:rPr>
          </w:rPrChange>
        </w:rPr>
        <w:t>.</w:t>
      </w:r>
    </w:p>
    <w:p w14:paraId="0653567E" w14:textId="06AFEA93" w:rsidR="00230C7C" w:rsidRPr="006E6534" w:rsidRDefault="00347A46">
      <w:pPr>
        <w:spacing w:after="0" w:line="240" w:lineRule="auto"/>
        <w:rPr>
          <w:rFonts w:cs="Times New Roman"/>
          <w:color w:val="000000" w:themeColor="text1"/>
          <w:rPrChange w:id="6451" w:author="N F" w:date="2023-12-05T03:08:00Z">
            <w:rPr>
              <w:rFonts w:cs="Times New Roman"/>
            </w:rPr>
          </w:rPrChange>
        </w:rPr>
        <w:pPrChange w:id="6452" w:author="Barshadskaya, Yuliya" w:date="2024-01-13T19:17:00Z">
          <w:pPr/>
        </w:pPrChange>
      </w:pPr>
      <w:del w:id="6453" w:author="Barshadskaya, Yuliya" w:date="2024-01-13T19:17:00Z">
        <w:r w:rsidRPr="006E6534" w:rsidDel="00CC1B33">
          <w:rPr>
            <w:rFonts w:cs="Times New Roman"/>
            <w:color w:val="000000" w:themeColor="text1"/>
            <w:rPrChange w:id="6454" w:author="N F" w:date="2023-12-05T03:08:00Z">
              <w:rPr>
                <w:rFonts w:cs="Times New Roman"/>
              </w:rPr>
            </w:rPrChange>
          </w:rPr>
          <w:delText xml:space="preserve">Провели </w:delText>
        </w:r>
      </w:del>
      <w:ins w:id="6455" w:author="Barshadskaya, Yuliya" w:date="2024-01-13T19:17:00Z">
        <w:r w:rsidR="00CC1B33">
          <w:rPr>
            <w:rFonts w:cs="Times New Roman"/>
            <w:color w:val="000000" w:themeColor="text1"/>
          </w:rPr>
          <w:t>Была проведена</w:t>
        </w:r>
        <w:r w:rsidR="00CC1B33" w:rsidRPr="006E6534">
          <w:rPr>
            <w:rFonts w:cs="Times New Roman"/>
            <w:color w:val="000000" w:themeColor="text1"/>
            <w:rPrChange w:id="6456" w:author="N F" w:date="2023-12-05T03:08:00Z">
              <w:rPr>
                <w:rFonts w:cs="Times New Roman"/>
              </w:rPr>
            </w:rPrChange>
          </w:rPr>
          <w:t xml:space="preserve"> </w:t>
        </w:r>
      </w:ins>
      <w:r w:rsidRPr="006E6534">
        <w:rPr>
          <w:rFonts w:cs="Times New Roman"/>
          <w:color w:val="000000" w:themeColor="text1"/>
          <w:rPrChange w:id="6457" w:author="N F" w:date="2023-12-05T03:08:00Z">
            <w:rPr>
              <w:rFonts w:cs="Times New Roman"/>
            </w:rPr>
          </w:rPrChange>
        </w:rPr>
        <w:t>оценк</w:t>
      </w:r>
      <w:ins w:id="6458" w:author="Barshadskaya, Yuliya" w:date="2024-01-13T19:17:00Z">
        <w:r w:rsidR="00CC1B33">
          <w:rPr>
            <w:rFonts w:cs="Times New Roman"/>
            <w:color w:val="000000" w:themeColor="text1"/>
          </w:rPr>
          <w:t>а</w:t>
        </w:r>
      </w:ins>
      <w:del w:id="6459" w:author="Barshadskaya, Yuliya" w:date="2024-01-13T19:17:00Z">
        <w:r w:rsidRPr="006E6534" w:rsidDel="00CC1B33">
          <w:rPr>
            <w:rFonts w:cs="Times New Roman"/>
            <w:color w:val="000000" w:themeColor="text1"/>
            <w:rPrChange w:id="6460" w:author="N F" w:date="2023-12-05T03:08:00Z">
              <w:rPr>
                <w:rFonts w:cs="Times New Roman"/>
              </w:rPr>
            </w:rPrChange>
          </w:rPr>
          <w:delText>у</w:delText>
        </w:r>
      </w:del>
      <w:r w:rsidRPr="006E6534">
        <w:rPr>
          <w:rFonts w:cs="Times New Roman"/>
          <w:color w:val="000000" w:themeColor="text1"/>
          <w:rPrChange w:id="6461" w:author="N F" w:date="2023-12-05T03:08:00Z">
            <w:rPr>
              <w:rFonts w:cs="Times New Roman"/>
            </w:rPr>
          </w:rPrChange>
        </w:rPr>
        <w:t xml:space="preserve"> продолжительности ответа на лечение осимертинибом </w:t>
      </w:r>
      <w:r w:rsidR="0089144E" w:rsidRPr="006E6534">
        <w:rPr>
          <w:rFonts w:cs="Times New Roman"/>
          <w:color w:val="000000" w:themeColor="text1"/>
          <w:rPrChange w:id="6462" w:author="N F" w:date="2023-12-05T03:08:00Z">
            <w:rPr>
              <w:rFonts w:cs="Times New Roman"/>
            </w:rPr>
          </w:rPrChange>
        </w:rPr>
        <w:t xml:space="preserve">у самок бестимусных лысых мышей линии Свисс после имплантации опухоли </w:t>
      </w:r>
      <w:r w:rsidR="00FE6862" w:rsidRPr="006E6534">
        <w:rPr>
          <w:rFonts w:cs="Times New Roman"/>
          <w:color w:val="000000" w:themeColor="text1"/>
          <w:rPrChange w:id="6463" w:author="N F" w:date="2023-12-05T03:08:00Z">
            <w:rPr>
              <w:rFonts w:cs="Times New Roman"/>
            </w:rPr>
          </w:rPrChange>
        </w:rPr>
        <w:t>NCI-H1975 с мутацией L858/</w:t>
      </w:r>
      <w:r w:rsidR="009E4511" w:rsidRPr="006E6534">
        <w:rPr>
          <w:rFonts w:cs="Times New Roman"/>
          <w:color w:val="000000" w:themeColor="text1"/>
          <w:rPrChange w:id="6464" w:author="N F" w:date="2023-12-05T03:08:00Z">
            <w:rPr>
              <w:rFonts w:cs="Times New Roman"/>
            </w:rPr>
          </w:rPrChange>
        </w:rPr>
        <w:t xml:space="preserve">T790M EGFR. </w:t>
      </w:r>
      <w:r w:rsidR="0009024E" w:rsidRPr="006E6534">
        <w:rPr>
          <w:rFonts w:cs="Times New Roman"/>
          <w:color w:val="000000" w:themeColor="text1"/>
          <w:rPrChange w:id="6465" w:author="N F" w:date="2023-12-05T03:08:00Z">
            <w:rPr>
              <w:rFonts w:cs="Times New Roman"/>
            </w:rPr>
          </w:rPrChange>
        </w:rPr>
        <w:t>Когда размер имплантированной опухоли</w:t>
      </w:r>
      <w:r w:rsidR="00C70815" w:rsidRPr="006E6534">
        <w:rPr>
          <w:rFonts w:cs="Times New Roman"/>
          <w:color w:val="000000" w:themeColor="text1"/>
          <w:rPrChange w:id="6466" w:author="N F" w:date="2023-12-05T03:08:00Z">
            <w:rPr>
              <w:rFonts w:cs="Times New Roman"/>
            </w:rPr>
          </w:rPrChange>
        </w:rPr>
        <w:t xml:space="preserve"> достигал размера 0,2 см</w:t>
      </w:r>
      <w:r w:rsidR="00C70815" w:rsidRPr="006E6534">
        <w:rPr>
          <w:rFonts w:cs="Times New Roman"/>
          <w:color w:val="000000" w:themeColor="text1"/>
          <w:vertAlign w:val="superscript"/>
          <w:rPrChange w:id="6467" w:author="N F" w:date="2023-12-05T03:08:00Z">
            <w:rPr>
              <w:rFonts w:cs="Times New Roman"/>
              <w:vertAlign w:val="superscript"/>
            </w:rPr>
          </w:rPrChange>
        </w:rPr>
        <w:t>3</w:t>
      </w:r>
      <w:r w:rsidR="00C70815" w:rsidRPr="006E6534">
        <w:rPr>
          <w:rFonts w:cs="Times New Roman"/>
          <w:color w:val="000000" w:themeColor="text1"/>
          <w:rPrChange w:id="6468" w:author="N F" w:date="2023-12-05T03:08:00Z">
            <w:rPr>
              <w:rFonts w:cs="Times New Roman"/>
            </w:rPr>
          </w:rPrChange>
        </w:rPr>
        <w:t xml:space="preserve"> начинали </w:t>
      </w:r>
      <w:r w:rsidR="00643DE6" w:rsidRPr="006E6534">
        <w:rPr>
          <w:rFonts w:cs="Times New Roman"/>
          <w:color w:val="000000" w:themeColor="text1"/>
          <w:rPrChange w:id="6469" w:author="N F" w:date="2023-12-05T03:08:00Z">
            <w:rPr>
              <w:rFonts w:cs="Times New Roman"/>
            </w:rPr>
          </w:rPrChange>
        </w:rPr>
        <w:t xml:space="preserve">пероральное </w:t>
      </w:r>
      <w:r w:rsidR="00C70815" w:rsidRPr="006E6534">
        <w:rPr>
          <w:rFonts w:cs="Times New Roman"/>
          <w:color w:val="000000" w:themeColor="text1"/>
          <w:rPrChange w:id="6470" w:author="N F" w:date="2023-12-05T03:08:00Z">
            <w:rPr>
              <w:rFonts w:cs="Times New Roman"/>
            </w:rPr>
          </w:rPrChange>
        </w:rPr>
        <w:t xml:space="preserve">введение осимертиниба в дозе 1, 5 или 25 мг/кг/сут. </w:t>
      </w:r>
      <w:r w:rsidR="00990B8F" w:rsidRPr="006E6534">
        <w:rPr>
          <w:rFonts w:cs="Times New Roman"/>
          <w:color w:val="000000" w:themeColor="text1"/>
          <w:rPrChange w:id="6471" w:author="N F" w:date="2023-12-05T03:08:00Z">
            <w:rPr>
              <w:rFonts w:cs="Times New Roman"/>
            </w:rPr>
          </w:rPrChange>
        </w:rPr>
        <w:t>Длительность лечения составляла до 327 дней. Осимертиниб в дозе 5 или 25 мг/кг/сут подавлял рост опухоли</w:t>
      </w:r>
      <w:r w:rsidR="00EF11C3" w:rsidRPr="006E6534">
        <w:rPr>
          <w:rFonts w:cs="Times New Roman"/>
          <w:color w:val="000000" w:themeColor="text1"/>
          <w:rPrChange w:id="6472" w:author="N F" w:date="2023-12-05T03:08:00Z">
            <w:rPr>
              <w:rFonts w:cs="Times New Roman"/>
            </w:rPr>
          </w:rPrChange>
        </w:rPr>
        <w:t xml:space="preserve"> с выраженностью, зависимой от дозы. Осимертиниб при введении в дозе 1 мг/кг/сут подавлял рост опухоли в первые 100 дней введения, но </w:t>
      </w:r>
      <w:r w:rsidR="00B2443A" w:rsidRPr="006E6534">
        <w:rPr>
          <w:rFonts w:cs="Times New Roman"/>
          <w:color w:val="000000" w:themeColor="text1"/>
          <w:rPrChange w:id="6473" w:author="N F" w:date="2023-12-05T03:08:00Z">
            <w:rPr>
              <w:rFonts w:cs="Times New Roman"/>
            </w:rPr>
          </w:rPrChange>
        </w:rPr>
        <w:t xml:space="preserve">затем рост опухоли </w:t>
      </w:r>
      <w:r w:rsidR="00B2443A" w:rsidRPr="006E6534">
        <w:rPr>
          <w:rFonts w:cs="Times New Roman"/>
          <w:color w:val="000000" w:themeColor="text1"/>
          <w:rPrChange w:id="6474" w:author="N F" w:date="2023-12-05T03:08:00Z">
            <w:rPr>
              <w:rFonts w:cs="Times New Roman"/>
            </w:rPr>
          </w:rPrChange>
        </w:rPr>
        <w:lastRenderedPageBreak/>
        <w:t>продолжался. При изменении дозы осимертиниба у этих животных на 25 мг/кг/сут рост опухоли быстро снижался</w:t>
      </w:r>
      <w:r w:rsidR="00643DE6" w:rsidRPr="006E6534">
        <w:rPr>
          <w:rFonts w:cs="Times New Roman"/>
          <w:color w:val="000000" w:themeColor="text1"/>
          <w:rPrChange w:id="6475" w:author="N F" w:date="2023-12-05T03:08:00Z">
            <w:rPr>
              <w:rFonts w:cs="Times New Roman"/>
            </w:rPr>
          </w:rPrChange>
        </w:rPr>
        <w:t>. Авторы заключили, что применение осимертиниба в дозе ≥ 5 мг/кг/сут</w:t>
      </w:r>
      <w:r w:rsidR="000F4FF4" w:rsidRPr="006E6534">
        <w:rPr>
          <w:rFonts w:cs="Times New Roman"/>
          <w:color w:val="000000" w:themeColor="text1"/>
          <w:rPrChange w:id="6476" w:author="N F" w:date="2023-12-05T03:08:00Z">
            <w:rPr>
              <w:rFonts w:cs="Times New Roman"/>
            </w:rPr>
          </w:rPrChange>
        </w:rPr>
        <w:t xml:space="preserve"> заметно подавляло рост опухоли. У 9 из 12 животных в группе 5 мг/кг/сут к концу эксперимента не наблюдали видимой опухоли</w:t>
      </w:r>
      <w:r w:rsidR="0089144E" w:rsidRPr="006E6534">
        <w:rPr>
          <w:rFonts w:cs="Times New Roman"/>
          <w:color w:val="000000" w:themeColor="text1"/>
          <w:rPrChange w:id="6477" w:author="N F" w:date="2023-12-05T03:08:00Z">
            <w:rPr>
              <w:rFonts w:cs="Times New Roman"/>
            </w:rPr>
          </w:rPrChange>
        </w:rPr>
        <w:t xml:space="preserve"> </w:t>
      </w:r>
      <w:ins w:id="6478" w:author="Barshadskaya, Yuliya" w:date="2024-01-13T19:17:00Z">
        <w:r w:rsidR="00CC1B33" w:rsidRPr="0001519A">
          <w:rPr>
            <w:rFonts w:cs="Times New Roman"/>
            <w:color w:val="000000" w:themeColor="text1"/>
            <w:lang w:val="en-US"/>
          </w:rPr>
          <w:fldChar w:fldCharType="begin"/>
        </w:r>
        <w:r w:rsidR="00CC1B33"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CC1B33" w:rsidRPr="0001519A">
          <w:rPr>
            <w:rFonts w:cs="Times New Roman"/>
            <w:color w:val="000000" w:themeColor="text1"/>
            <w:lang w:val="en-US"/>
          </w:rPr>
          <w:fldChar w:fldCharType="separate"/>
        </w:r>
        <w:r w:rsidR="00CC1B33" w:rsidRPr="0018315E">
          <w:rPr>
            <w:rFonts w:cs="Times New Roman"/>
            <w:color w:val="000000" w:themeColor="text1"/>
          </w:rPr>
          <w:t>[</w:t>
        </w:r>
      </w:ins>
      <w:ins w:id="6479" w:author="Barshadskaya, Yuliya" w:date="2024-02-22T23:42:00Z">
        <w:r w:rsidR="00B8644E">
          <w:rPr>
            <w:rFonts w:cs="Times New Roman"/>
            <w:color w:val="000000" w:themeColor="text1"/>
          </w:rPr>
          <w:t>1</w:t>
        </w:r>
      </w:ins>
      <w:ins w:id="6480" w:author="Barshadskaya, Yuliya" w:date="2024-01-13T19:17:00Z">
        <w:r w:rsidR="00CC1B33" w:rsidRPr="00DD38F1">
          <w:rPr>
            <w:rFonts w:cs="Times New Roman"/>
            <w:color w:val="000000" w:themeColor="text1"/>
          </w:rPr>
          <w:t>]</w:t>
        </w:r>
        <w:r w:rsidR="00CC1B33" w:rsidRPr="0001519A">
          <w:rPr>
            <w:rFonts w:cs="Times New Roman"/>
            <w:color w:val="000000" w:themeColor="text1"/>
            <w:lang w:val="en-US"/>
          </w:rPr>
          <w:fldChar w:fldCharType="end"/>
        </w:r>
      </w:ins>
      <w:del w:id="6481" w:author="Barshadskaya, Yuliya" w:date="2024-01-13T19:17:00Z">
        <w:r w:rsidR="00230C7C" w:rsidRPr="006E6534" w:rsidDel="00CC1B33">
          <w:rPr>
            <w:rFonts w:cs="Times New Roman"/>
            <w:color w:val="000000" w:themeColor="text1"/>
            <w:rPrChange w:id="6482" w:author="N F" w:date="2023-12-05T03:08:00Z">
              <w:rPr>
                <w:rFonts w:cs="Times New Roman"/>
              </w:rPr>
            </w:rPrChange>
          </w:rPr>
          <w:fldChar w:fldCharType="begin"/>
        </w:r>
        <w:r w:rsidR="00230C7C" w:rsidRPr="006E6534" w:rsidDel="00CC1B33">
          <w:rPr>
            <w:rFonts w:cs="Times New Roman"/>
            <w:color w:val="000000" w:themeColor="text1"/>
            <w:rPrChange w:id="6483" w:author="N F" w:date="2023-12-05T03:08:00Z">
              <w:rPr>
                <w:rFonts w:cs="Times New Roman"/>
              </w:rPr>
            </w:rPrChange>
          </w:rPr>
          <w:delInstrText xml:space="preserve"> ADDIN ZOTERO_ITEM CSL_CITATION {"citationID":"DgfpLWbZ","properties":{"formattedCitation":"(6)","plainCitation":"(6)","noteIndex":0},"citationItems":[{"id":161758,"uris":["http://zotero.org/groups/4735135/items/YQI77G3L"],"itemData":{"id":161758,"type":"webpage","title":"TAGRISSO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delInstrText>
        </w:r>
        <w:r w:rsidR="00230C7C" w:rsidRPr="006E6534" w:rsidDel="00CC1B33">
          <w:rPr>
            <w:rFonts w:cs="Times New Roman"/>
            <w:color w:val="000000" w:themeColor="text1"/>
            <w:rPrChange w:id="6484" w:author="N F" w:date="2023-12-05T03:08:00Z">
              <w:rPr>
                <w:rFonts w:cs="Times New Roman"/>
              </w:rPr>
            </w:rPrChange>
          </w:rPr>
          <w:fldChar w:fldCharType="separate"/>
        </w:r>
        <w:r w:rsidR="00230C7C" w:rsidRPr="006E6534" w:rsidDel="00CC1B33">
          <w:rPr>
            <w:rFonts w:cs="Times New Roman"/>
            <w:color w:val="000000" w:themeColor="text1"/>
            <w:rPrChange w:id="6485" w:author="N F" w:date="2023-12-05T03:08:00Z">
              <w:rPr>
                <w:rFonts w:cs="Times New Roman"/>
              </w:rPr>
            </w:rPrChange>
          </w:rPr>
          <w:delText>(6)</w:delText>
        </w:r>
        <w:r w:rsidR="00230C7C" w:rsidRPr="006E6534" w:rsidDel="00CC1B33">
          <w:rPr>
            <w:rFonts w:cs="Times New Roman"/>
            <w:color w:val="000000" w:themeColor="text1"/>
            <w:rPrChange w:id="6486" w:author="N F" w:date="2023-12-05T03:08:00Z">
              <w:rPr>
                <w:rFonts w:cs="Times New Roman"/>
              </w:rPr>
            </w:rPrChange>
          </w:rPr>
          <w:fldChar w:fldCharType="end"/>
        </w:r>
      </w:del>
      <w:r w:rsidR="00230C7C" w:rsidRPr="006E6534">
        <w:rPr>
          <w:rFonts w:cs="Times New Roman"/>
          <w:color w:val="000000" w:themeColor="text1"/>
          <w:rPrChange w:id="6487" w:author="N F" w:date="2023-12-05T03:08:00Z">
            <w:rPr>
              <w:rFonts w:cs="Times New Roman"/>
            </w:rPr>
          </w:rPrChange>
        </w:rPr>
        <w:t>.</w:t>
      </w:r>
    </w:p>
    <w:p w14:paraId="4AA801C9" w14:textId="3D5F4CA9" w:rsidR="00765B5C" w:rsidRPr="006E6534" w:rsidRDefault="009476AE">
      <w:pPr>
        <w:spacing w:after="0" w:line="240" w:lineRule="auto"/>
        <w:rPr>
          <w:rFonts w:cs="Times New Roman"/>
          <w:color w:val="000000" w:themeColor="text1"/>
          <w:rPrChange w:id="6488" w:author="N F" w:date="2023-12-05T03:08:00Z">
            <w:rPr>
              <w:rFonts w:cs="Times New Roman"/>
            </w:rPr>
          </w:rPrChange>
        </w:rPr>
        <w:pPrChange w:id="6489" w:author="Barshadskaya, Yuliya" w:date="2024-01-13T19:17:00Z">
          <w:pPr/>
        </w:pPrChange>
      </w:pPr>
      <w:r w:rsidRPr="006E6534">
        <w:rPr>
          <w:rFonts w:cs="Times New Roman"/>
          <w:color w:val="000000" w:themeColor="text1"/>
          <w:rPrChange w:id="6490" w:author="N F" w:date="2023-12-05T03:08:00Z">
            <w:rPr>
              <w:rFonts w:cs="Times New Roman"/>
            </w:rPr>
          </w:rPrChange>
        </w:rPr>
        <w:t xml:space="preserve">Доступны результаты исследования устойчивости </w:t>
      </w:r>
      <w:r w:rsidR="003F64B7" w:rsidRPr="006E6534">
        <w:rPr>
          <w:rFonts w:cs="Times New Roman"/>
          <w:color w:val="000000" w:themeColor="text1"/>
          <w:rPrChange w:id="6491" w:author="N F" w:date="2023-12-05T03:08:00Z">
            <w:rPr>
              <w:rFonts w:cs="Times New Roman"/>
            </w:rPr>
          </w:rPrChange>
        </w:rPr>
        <w:t xml:space="preserve">ответа на лечение осимертинибом или гефинитибом белых бестимусных мышей </w:t>
      </w:r>
      <w:r w:rsidR="006D23AC" w:rsidRPr="006E6534">
        <w:rPr>
          <w:rFonts w:cs="Times New Roman"/>
          <w:color w:val="000000" w:themeColor="text1"/>
          <w:rPrChange w:id="6492" w:author="N F" w:date="2023-12-05T03:08:00Z">
            <w:rPr>
              <w:rFonts w:cs="Times New Roman"/>
            </w:rPr>
          </w:rPrChange>
        </w:rPr>
        <w:t>линии Свисс (лысые, самки) после имплантации клеток НМРЛ линии PC9 (делеция 19 экзона гена EGFR)</w:t>
      </w:r>
      <w:r w:rsidR="00E04157" w:rsidRPr="006E6534">
        <w:rPr>
          <w:rFonts w:cs="Times New Roman"/>
          <w:color w:val="000000" w:themeColor="text1"/>
          <w:rPrChange w:id="6493" w:author="N F" w:date="2023-12-05T03:08:00Z">
            <w:rPr>
              <w:rFonts w:cs="Times New Roman"/>
            </w:rPr>
          </w:rPrChange>
        </w:rPr>
        <w:t>. Осимертиниб вводили в дозе 5 ил</w:t>
      </w:r>
      <w:r w:rsidR="00410BC7" w:rsidRPr="006E6534">
        <w:rPr>
          <w:rFonts w:cs="Times New Roman"/>
          <w:color w:val="000000" w:themeColor="text1"/>
          <w:rPrChange w:id="6494" w:author="N F" w:date="2023-12-05T03:08:00Z">
            <w:rPr>
              <w:rFonts w:cs="Times New Roman"/>
            </w:rPr>
          </w:rPrChange>
        </w:rPr>
        <w:t>и</w:t>
      </w:r>
      <w:r w:rsidR="00E04157" w:rsidRPr="006E6534">
        <w:rPr>
          <w:rFonts w:cs="Times New Roman"/>
          <w:color w:val="000000" w:themeColor="text1"/>
          <w:rPrChange w:id="6495" w:author="N F" w:date="2023-12-05T03:08:00Z">
            <w:rPr>
              <w:rFonts w:cs="Times New Roman"/>
            </w:rPr>
          </w:rPrChange>
        </w:rPr>
        <w:t xml:space="preserve"> 25 мг/кг</w:t>
      </w:r>
      <w:r w:rsidR="009067CE" w:rsidRPr="006E6534">
        <w:rPr>
          <w:rFonts w:cs="Times New Roman"/>
          <w:color w:val="000000" w:themeColor="text1"/>
          <w:rPrChange w:id="6496" w:author="N F" w:date="2023-12-05T03:08:00Z">
            <w:rPr>
              <w:rFonts w:cs="Times New Roman"/>
            </w:rPr>
          </w:rPrChange>
        </w:rPr>
        <w:t>, а препарат сравнения в дозе 6,5 мг/кг. Гефитиниб и осим</w:t>
      </w:r>
      <w:r w:rsidR="006906DE" w:rsidRPr="006E6534">
        <w:rPr>
          <w:rFonts w:cs="Times New Roman"/>
          <w:color w:val="000000" w:themeColor="text1"/>
          <w:rPrChange w:id="6497" w:author="N F" w:date="2023-12-05T03:08:00Z">
            <w:rPr>
              <w:rFonts w:cs="Times New Roman"/>
            </w:rPr>
          </w:rPrChange>
        </w:rPr>
        <w:t xml:space="preserve">ертиниб в дозе 25 мг/кг полностью подавляли рост опухоли в этой модели. В дозе 5 мг/кг осимертиниб частично подавлял рост опухоли </w:t>
      </w:r>
      <w:ins w:id="6498" w:author="Barshadskaya, Yuliya" w:date="2024-01-13T19:17:00Z">
        <w:r w:rsidR="00CC1B33" w:rsidRPr="0001519A">
          <w:rPr>
            <w:rFonts w:cs="Times New Roman"/>
            <w:color w:val="000000" w:themeColor="text1"/>
            <w:lang w:val="en-US"/>
          </w:rPr>
          <w:fldChar w:fldCharType="begin"/>
        </w:r>
        <w:r w:rsidR="00CC1B33"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CC1B33" w:rsidRPr="0001519A">
          <w:rPr>
            <w:rFonts w:cs="Times New Roman"/>
            <w:color w:val="000000" w:themeColor="text1"/>
            <w:lang w:val="en-US"/>
          </w:rPr>
          <w:fldChar w:fldCharType="separate"/>
        </w:r>
        <w:r w:rsidR="00CC1B33" w:rsidRPr="0018315E">
          <w:rPr>
            <w:rFonts w:cs="Times New Roman"/>
            <w:color w:val="000000" w:themeColor="text1"/>
          </w:rPr>
          <w:t>[</w:t>
        </w:r>
      </w:ins>
      <w:ins w:id="6499" w:author="Barshadskaya, Yuliya" w:date="2024-02-22T23:42:00Z">
        <w:r w:rsidR="00B8644E">
          <w:rPr>
            <w:rFonts w:cs="Times New Roman"/>
            <w:color w:val="000000" w:themeColor="text1"/>
          </w:rPr>
          <w:t>1</w:t>
        </w:r>
      </w:ins>
      <w:ins w:id="6500" w:author="Barshadskaya, Yuliya" w:date="2024-01-13T19:17:00Z">
        <w:r w:rsidR="00CC1B33" w:rsidRPr="00DD38F1">
          <w:rPr>
            <w:rFonts w:cs="Times New Roman"/>
            <w:color w:val="000000" w:themeColor="text1"/>
          </w:rPr>
          <w:t>]</w:t>
        </w:r>
        <w:r w:rsidR="00CC1B33" w:rsidRPr="0001519A">
          <w:rPr>
            <w:rFonts w:cs="Times New Roman"/>
            <w:color w:val="000000" w:themeColor="text1"/>
            <w:lang w:val="en-US"/>
          </w:rPr>
          <w:fldChar w:fldCharType="end"/>
        </w:r>
      </w:ins>
      <w:del w:id="6501" w:author="Barshadskaya, Yuliya" w:date="2024-01-13T19:17:00Z">
        <w:r w:rsidR="00765B5C" w:rsidRPr="006E6534" w:rsidDel="00CC1B33">
          <w:rPr>
            <w:rFonts w:cs="Times New Roman"/>
            <w:color w:val="000000" w:themeColor="text1"/>
            <w:rPrChange w:id="6502" w:author="N F" w:date="2023-12-05T03:08:00Z">
              <w:rPr>
                <w:rFonts w:cs="Times New Roman"/>
              </w:rPr>
            </w:rPrChange>
          </w:rPr>
          <w:fldChar w:fldCharType="begin"/>
        </w:r>
        <w:r w:rsidR="00765B5C" w:rsidRPr="006E6534" w:rsidDel="00CC1B33">
          <w:rPr>
            <w:rFonts w:cs="Times New Roman"/>
            <w:color w:val="000000" w:themeColor="text1"/>
            <w:rPrChange w:id="6503" w:author="N F" w:date="2023-12-05T03:08:00Z">
              <w:rPr>
                <w:rFonts w:cs="Times New Roman"/>
              </w:rPr>
            </w:rPrChange>
          </w:rPr>
          <w:delInstrText xml:space="preserve"> ADDIN ZOTERO_ITEM CSL_CITATION {"citationID":"DgfpLWbZ","properties":{"formattedCitation":"(6)","plainCitation":"(6)","noteIndex":0},"citationItems":[{"id":161758,"uris":["http://zotero.org/groups/4735135/items/YQI77G3L"],"itemData":{"id":161758,"type":"webpage","title":"TAGRISSO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delInstrText>
        </w:r>
        <w:r w:rsidR="00765B5C" w:rsidRPr="006E6534" w:rsidDel="00CC1B33">
          <w:rPr>
            <w:rFonts w:cs="Times New Roman"/>
            <w:color w:val="000000" w:themeColor="text1"/>
            <w:rPrChange w:id="6504" w:author="N F" w:date="2023-12-05T03:08:00Z">
              <w:rPr>
                <w:rFonts w:cs="Times New Roman"/>
              </w:rPr>
            </w:rPrChange>
          </w:rPr>
          <w:fldChar w:fldCharType="separate"/>
        </w:r>
        <w:r w:rsidR="00765B5C" w:rsidRPr="006E6534" w:rsidDel="00CC1B33">
          <w:rPr>
            <w:rFonts w:cs="Times New Roman"/>
            <w:color w:val="000000" w:themeColor="text1"/>
            <w:rPrChange w:id="6505" w:author="N F" w:date="2023-12-05T03:08:00Z">
              <w:rPr>
                <w:rFonts w:cs="Times New Roman"/>
              </w:rPr>
            </w:rPrChange>
          </w:rPr>
          <w:delText>(6)</w:delText>
        </w:r>
        <w:r w:rsidR="00765B5C" w:rsidRPr="006E6534" w:rsidDel="00CC1B33">
          <w:rPr>
            <w:rFonts w:cs="Times New Roman"/>
            <w:color w:val="000000" w:themeColor="text1"/>
            <w:rPrChange w:id="6506" w:author="N F" w:date="2023-12-05T03:08:00Z">
              <w:rPr>
                <w:rFonts w:cs="Times New Roman"/>
              </w:rPr>
            </w:rPrChange>
          </w:rPr>
          <w:fldChar w:fldCharType="end"/>
        </w:r>
      </w:del>
      <w:r w:rsidR="00765B5C" w:rsidRPr="006E6534">
        <w:rPr>
          <w:rFonts w:cs="Times New Roman"/>
          <w:color w:val="000000" w:themeColor="text1"/>
          <w:rPrChange w:id="6507" w:author="N F" w:date="2023-12-05T03:08:00Z">
            <w:rPr>
              <w:rFonts w:cs="Times New Roman"/>
            </w:rPr>
          </w:rPrChange>
        </w:rPr>
        <w:t>.</w:t>
      </w:r>
    </w:p>
    <w:p w14:paraId="0EA7833E" w14:textId="61337704" w:rsidR="00222307" w:rsidRPr="006E6534" w:rsidRDefault="00A077C8">
      <w:pPr>
        <w:spacing w:after="0" w:line="240" w:lineRule="auto"/>
        <w:rPr>
          <w:rFonts w:cs="Times New Roman"/>
          <w:color w:val="000000" w:themeColor="text1"/>
          <w:rPrChange w:id="6508" w:author="N F" w:date="2023-12-05T03:08:00Z">
            <w:rPr>
              <w:rFonts w:cs="Times New Roman"/>
            </w:rPr>
          </w:rPrChange>
        </w:rPr>
        <w:pPrChange w:id="6509" w:author="Barshadskaya, Yuliya" w:date="2024-01-13T19:18:00Z">
          <w:pPr/>
        </w:pPrChange>
      </w:pPr>
      <w:r w:rsidRPr="006E6534">
        <w:rPr>
          <w:rFonts w:cs="Times New Roman"/>
          <w:color w:val="000000" w:themeColor="text1"/>
          <w:rPrChange w:id="6510" w:author="N F" w:date="2023-12-05T03:08:00Z">
            <w:rPr>
              <w:rFonts w:cs="Times New Roman"/>
            </w:rPr>
          </w:rPrChange>
        </w:rPr>
        <w:t xml:space="preserve">Сравнение с гефитинибом провели в аналогичной модели с использованием клеток с мутацией EGFR L858R. </w:t>
      </w:r>
      <w:r w:rsidR="00500949" w:rsidRPr="006E6534">
        <w:rPr>
          <w:rFonts w:cs="Times New Roman"/>
          <w:color w:val="000000" w:themeColor="text1"/>
          <w:rPrChange w:id="6511" w:author="N F" w:date="2023-12-05T03:08:00Z">
            <w:rPr>
              <w:rFonts w:cs="Times New Roman"/>
            </w:rPr>
          </w:rPrChange>
        </w:rPr>
        <w:t xml:space="preserve">Лекарственные средства перорально вводили в течение 75 дней </w:t>
      </w:r>
      <w:r w:rsidR="002243D7" w:rsidRPr="006E6534">
        <w:rPr>
          <w:rFonts w:cs="Times New Roman"/>
          <w:color w:val="000000" w:themeColor="text1"/>
          <w:rPrChange w:id="6512" w:author="N F" w:date="2023-12-05T03:08:00Z">
            <w:rPr>
              <w:rFonts w:cs="Times New Roman"/>
            </w:rPr>
          </w:rPrChange>
        </w:rPr>
        <w:t>после достижения об</w:t>
      </w:r>
      <w:r w:rsidR="00072B59" w:rsidRPr="006E6534">
        <w:rPr>
          <w:rFonts w:cs="Times New Roman"/>
          <w:color w:val="000000" w:themeColor="text1"/>
          <w:rPrChange w:id="6513" w:author="N F" w:date="2023-12-05T03:08:00Z">
            <w:rPr>
              <w:rFonts w:cs="Times New Roman"/>
            </w:rPr>
          </w:rPrChange>
        </w:rPr>
        <w:t>ъ</w:t>
      </w:r>
      <w:r w:rsidR="00EB0D51" w:rsidRPr="006E6534">
        <w:rPr>
          <w:rFonts w:cs="Times New Roman"/>
          <w:color w:val="000000" w:themeColor="text1"/>
          <w:rPrChange w:id="6514" w:author="N F" w:date="2023-12-05T03:08:00Z">
            <w:rPr>
              <w:rFonts w:cs="Times New Roman"/>
            </w:rPr>
          </w:rPrChange>
        </w:rPr>
        <w:t>е</w:t>
      </w:r>
      <w:r w:rsidR="002243D7" w:rsidRPr="006E6534">
        <w:rPr>
          <w:rFonts w:cs="Times New Roman"/>
          <w:color w:val="000000" w:themeColor="text1"/>
          <w:rPrChange w:id="6515" w:author="N F" w:date="2023-12-05T03:08:00Z">
            <w:rPr>
              <w:rFonts w:cs="Times New Roman"/>
            </w:rPr>
          </w:rPrChange>
        </w:rPr>
        <w:t xml:space="preserve">ма опухоли </w:t>
      </w:r>
      <w:r w:rsidR="00072B59" w:rsidRPr="006E6534">
        <w:rPr>
          <w:rFonts w:cs="Times New Roman"/>
          <w:color w:val="000000" w:themeColor="text1"/>
          <w:rPrChange w:id="6516" w:author="N F" w:date="2023-12-05T03:08:00Z">
            <w:rPr>
              <w:rFonts w:cs="Times New Roman"/>
            </w:rPr>
          </w:rPrChange>
        </w:rPr>
        <w:t>0,4 см</w:t>
      </w:r>
      <w:r w:rsidR="00072B59" w:rsidRPr="006E6534">
        <w:rPr>
          <w:rFonts w:cs="Times New Roman"/>
          <w:color w:val="000000" w:themeColor="text1"/>
          <w:vertAlign w:val="superscript"/>
          <w:rPrChange w:id="6517" w:author="N F" w:date="2023-12-05T03:08:00Z">
            <w:rPr>
              <w:rFonts w:cs="Times New Roman"/>
              <w:vertAlign w:val="superscript"/>
            </w:rPr>
          </w:rPrChange>
        </w:rPr>
        <w:t>3</w:t>
      </w:r>
      <w:r w:rsidR="00072B59" w:rsidRPr="006E6534">
        <w:rPr>
          <w:rFonts w:cs="Times New Roman"/>
          <w:color w:val="000000" w:themeColor="text1"/>
          <w:rPrChange w:id="6518" w:author="N F" w:date="2023-12-05T03:08:00Z">
            <w:rPr>
              <w:rFonts w:cs="Times New Roman"/>
            </w:rPr>
          </w:rPrChange>
        </w:rPr>
        <w:t>.</w:t>
      </w:r>
      <w:r w:rsidR="00B01C0B" w:rsidRPr="006E6534">
        <w:rPr>
          <w:rFonts w:cs="Times New Roman"/>
          <w:color w:val="000000" w:themeColor="text1"/>
          <w:rPrChange w:id="6519" w:author="N F" w:date="2023-12-05T03:08:00Z">
            <w:rPr>
              <w:rFonts w:cs="Times New Roman"/>
            </w:rPr>
          </w:rPrChange>
        </w:rPr>
        <w:t xml:space="preserve"> Осимертиниб подавлял опухол</w:t>
      </w:r>
      <w:r w:rsidR="00EB0D51" w:rsidRPr="006E6534">
        <w:rPr>
          <w:rFonts w:cs="Times New Roman"/>
          <w:color w:val="000000" w:themeColor="text1"/>
          <w:rPrChange w:id="6520" w:author="N F" w:date="2023-12-05T03:08:00Z">
            <w:rPr>
              <w:rFonts w:cs="Times New Roman"/>
            </w:rPr>
          </w:rPrChange>
        </w:rPr>
        <w:t>и</w:t>
      </w:r>
      <w:r w:rsidR="00B01C0B" w:rsidRPr="006E6534">
        <w:rPr>
          <w:rFonts w:cs="Times New Roman"/>
          <w:color w:val="000000" w:themeColor="text1"/>
          <w:rPrChange w:id="6521" w:author="N F" w:date="2023-12-05T03:08:00Z">
            <w:rPr>
              <w:rFonts w:cs="Times New Roman"/>
            </w:rPr>
          </w:rPrChange>
        </w:rPr>
        <w:t xml:space="preserve"> существенно выраженее</w:t>
      </w:r>
      <w:r w:rsidR="00470457" w:rsidRPr="006E6534">
        <w:rPr>
          <w:rFonts w:cs="Times New Roman"/>
          <w:color w:val="000000" w:themeColor="text1"/>
          <w:rPrChange w:id="6522" w:author="N F" w:date="2023-12-05T03:08:00Z">
            <w:rPr>
              <w:rFonts w:cs="Times New Roman"/>
            </w:rPr>
          </w:rPrChange>
        </w:rPr>
        <w:t xml:space="preserve"> гефитиниба</w:t>
      </w:r>
      <w:r w:rsidRPr="006E6534">
        <w:rPr>
          <w:rFonts w:cs="Times New Roman"/>
          <w:color w:val="000000" w:themeColor="text1"/>
          <w:rPrChange w:id="6523" w:author="N F" w:date="2023-12-05T03:08:00Z">
            <w:rPr>
              <w:rFonts w:cs="Times New Roman"/>
            </w:rPr>
          </w:rPrChange>
        </w:rPr>
        <w:t xml:space="preserve"> </w:t>
      </w:r>
      <w:ins w:id="6524" w:author="Barshadskaya, Yuliya" w:date="2024-01-13T19:18:00Z">
        <w:r w:rsidR="00CC1B33" w:rsidRPr="0001519A">
          <w:rPr>
            <w:rFonts w:cs="Times New Roman"/>
            <w:color w:val="000000" w:themeColor="text1"/>
            <w:lang w:val="en-US"/>
          </w:rPr>
          <w:fldChar w:fldCharType="begin"/>
        </w:r>
        <w:r w:rsidR="00CC1B33"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CC1B33" w:rsidRPr="0001519A">
          <w:rPr>
            <w:rFonts w:cs="Times New Roman"/>
            <w:color w:val="000000" w:themeColor="text1"/>
            <w:lang w:val="en-US"/>
          </w:rPr>
          <w:fldChar w:fldCharType="separate"/>
        </w:r>
        <w:r w:rsidR="00CC1B33" w:rsidRPr="0018315E">
          <w:rPr>
            <w:rFonts w:cs="Times New Roman"/>
            <w:color w:val="000000" w:themeColor="text1"/>
          </w:rPr>
          <w:t>[</w:t>
        </w:r>
      </w:ins>
      <w:ins w:id="6525" w:author="Barshadskaya, Yuliya" w:date="2024-02-22T23:42:00Z">
        <w:r w:rsidR="00B8644E">
          <w:rPr>
            <w:rFonts w:cs="Times New Roman"/>
            <w:color w:val="000000" w:themeColor="text1"/>
          </w:rPr>
          <w:t>1</w:t>
        </w:r>
      </w:ins>
      <w:ins w:id="6526" w:author="Barshadskaya, Yuliya" w:date="2024-01-13T19:18:00Z">
        <w:r w:rsidR="00CC1B33" w:rsidRPr="00DD38F1">
          <w:rPr>
            <w:rFonts w:cs="Times New Roman"/>
            <w:color w:val="000000" w:themeColor="text1"/>
          </w:rPr>
          <w:t>]</w:t>
        </w:r>
        <w:r w:rsidR="00CC1B33" w:rsidRPr="0001519A">
          <w:rPr>
            <w:rFonts w:cs="Times New Roman"/>
            <w:color w:val="000000" w:themeColor="text1"/>
            <w:lang w:val="en-US"/>
          </w:rPr>
          <w:fldChar w:fldCharType="end"/>
        </w:r>
      </w:ins>
      <w:del w:id="6527" w:author="Barshadskaya, Yuliya" w:date="2024-01-13T19:18:00Z">
        <w:r w:rsidRPr="006E6534" w:rsidDel="00CC1B33">
          <w:rPr>
            <w:rFonts w:cs="Times New Roman"/>
            <w:color w:val="000000" w:themeColor="text1"/>
            <w:rPrChange w:id="6528" w:author="N F" w:date="2023-12-05T03:08:00Z">
              <w:rPr>
                <w:rFonts w:cs="Times New Roman"/>
              </w:rPr>
            </w:rPrChange>
          </w:rPr>
          <w:fldChar w:fldCharType="begin"/>
        </w:r>
        <w:r w:rsidRPr="006E6534" w:rsidDel="00CC1B33">
          <w:rPr>
            <w:rFonts w:cs="Times New Roman"/>
            <w:color w:val="000000" w:themeColor="text1"/>
            <w:rPrChange w:id="6529" w:author="N F" w:date="2023-12-05T03:08:00Z">
              <w:rPr>
                <w:rFonts w:cs="Times New Roman"/>
              </w:rPr>
            </w:rPrChange>
          </w:rPr>
          <w:delInstrText xml:space="preserve"> ADDIN ZOTERO_ITEM CSL_CITATION {"citationID":"DgfpLWbZ","properties":{"formattedCitation":"(6)","plainCitation":"(6)","noteIndex":0},"citationItems":[{"id":161758,"uris":["http://zotero.org/groups/4735135/items/YQI77G3L"],"itemData":{"id":161758,"type":"webpage","title":"TAGRISSO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delInstrText>
        </w:r>
        <w:r w:rsidRPr="006E6534" w:rsidDel="00CC1B33">
          <w:rPr>
            <w:rFonts w:cs="Times New Roman"/>
            <w:color w:val="000000" w:themeColor="text1"/>
            <w:rPrChange w:id="6530" w:author="N F" w:date="2023-12-05T03:08:00Z">
              <w:rPr>
                <w:rFonts w:cs="Times New Roman"/>
              </w:rPr>
            </w:rPrChange>
          </w:rPr>
          <w:fldChar w:fldCharType="separate"/>
        </w:r>
        <w:r w:rsidRPr="006E6534" w:rsidDel="00CC1B33">
          <w:rPr>
            <w:rFonts w:cs="Times New Roman"/>
            <w:color w:val="000000" w:themeColor="text1"/>
            <w:rPrChange w:id="6531" w:author="N F" w:date="2023-12-05T03:08:00Z">
              <w:rPr>
                <w:rFonts w:cs="Times New Roman"/>
              </w:rPr>
            </w:rPrChange>
          </w:rPr>
          <w:delText>(6)</w:delText>
        </w:r>
        <w:r w:rsidRPr="006E6534" w:rsidDel="00CC1B33">
          <w:rPr>
            <w:rFonts w:cs="Times New Roman"/>
            <w:color w:val="000000" w:themeColor="text1"/>
            <w:rPrChange w:id="6532" w:author="N F" w:date="2023-12-05T03:08:00Z">
              <w:rPr>
                <w:rFonts w:cs="Times New Roman"/>
              </w:rPr>
            </w:rPrChange>
          </w:rPr>
          <w:fldChar w:fldCharType="end"/>
        </w:r>
      </w:del>
      <w:r w:rsidRPr="006E6534">
        <w:rPr>
          <w:rFonts w:cs="Times New Roman"/>
          <w:color w:val="000000" w:themeColor="text1"/>
          <w:rPrChange w:id="6533" w:author="N F" w:date="2023-12-05T03:08:00Z">
            <w:rPr>
              <w:rFonts w:cs="Times New Roman"/>
            </w:rPr>
          </w:rPrChange>
        </w:rPr>
        <w:t>.</w:t>
      </w:r>
    </w:p>
    <w:p w14:paraId="2DB9E8CE" w14:textId="26A8640B" w:rsidR="00222307" w:rsidDel="00B8644E" w:rsidRDefault="003205A7">
      <w:pPr>
        <w:spacing w:after="0" w:line="240" w:lineRule="auto"/>
        <w:rPr>
          <w:del w:id="6534" w:author="Barshadskaya, Yuliya" w:date="2024-01-13T19:18:00Z"/>
          <w:rFonts w:cs="Times New Roman"/>
          <w:color w:val="000000" w:themeColor="text1"/>
        </w:rPr>
        <w:pPrChange w:id="6535" w:author="Barshadskaya, Yuliya" w:date="2024-01-13T19:18:00Z">
          <w:pPr>
            <w:pStyle w:val="SDText"/>
          </w:pPr>
        </w:pPrChange>
      </w:pPr>
      <w:del w:id="6536" w:author="Barshadskaya, Yuliya" w:date="2024-01-13T19:18:00Z">
        <w:r w:rsidRPr="006E6534" w:rsidDel="00CC1B33">
          <w:rPr>
            <w:rFonts w:cs="Times New Roman"/>
            <w:color w:val="000000" w:themeColor="text1"/>
            <w:rPrChange w:id="6537" w:author="N F" w:date="2023-12-05T03:08:00Z">
              <w:rPr>
                <w:rFonts w:cs="Times New Roman"/>
              </w:rPr>
            </w:rPrChange>
          </w:rPr>
          <w:delText xml:space="preserve">Провели </w:delText>
        </w:r>
      </w:del>
      <w:ins w:id="6538" w:author="Barshadskaya, Yuliya" w:date="2024-01-13T19:18:00Z">
        <w:r w:rsidR="00CC1B33">
          <w:rPr>
            <w:rFonts w:cs="Times New Roman"/>
            <w:color w:val="000000" w:themeColor="text1"/>
          </w:rPr>
          <w:t>Было проведено</w:t>
        </w:r>
        <w:r w:rsidR="00CC1B33" w:rsidRPr="006E6534">
          <w:rPr>
            <w:rFonts w:cs="Times New Roman"/>
            <w:color w:val="000000" w:themeColor="text1"/>
            <w:rPrChange w:id="6539" w:author="N F" w:date="2023-12-05T03:08:00Z">
              <w:rPr>
                <w:rFonts w:cs="Times New Roman"/>
              </w:rPr>
            </w:rPrChange>
          </w:rPr>
          <w:t xml:space="preserve"> </w:t>
        </w:r>
      </w:ins>
      <w:r w:rsidRPr="006E6534">
        <w:rPr>
          <w:rFonts w:cs="Times New Roman"/>
          <w:color w:val="000000" w:themeColor="text1"/>
          <w:rPrChange w:id="6540" w:author="N F" w:date="2023-12-05T03:08:00Z">
            <w:rPr>
              <w:rFonts w:cs="Times New Roman"/>
            </w:rPr>
          </w:rPrChange>
        </w:rPr>
        <w:t xml:space="preserve">исследование по оценке активности осимертиниба в модели метастазов в головной мозг у мышей. </w:t>
      </w:r>
      <w:r w:rsidR="004D1189" w:rsidRPr="006E6534">
        <w:rPr>
          <w:rFonts w:cs="Times New Roman"/>
          <w:color w:val="000000" w:themeColor="text1"/>
          <w:rPrChange w:id="6541" w:author="N F" w:date="2023-12-05T03:08:00Z">
            <w:rPr>
              <w:rFonts w:cs="Times New Roman"/>
            </w:rPr>
          </w:rPrChange>
        </w:rPr>
        <w:t xml:space="preserve">Самкам бестимусных лысых мышей вводили импланты </w:t>
      </w:r>
      <w:r w:rsidR="00AC64B5" w:rsidRPr="006E6534">
        <w:rPr>
          <w:rFonts w:cs="Times New Roman"/>
          <w:color w:val="000000" w:themeColor="text1"/>
          <w:rPrChange w:id="6542" w:author="N F" w:date="2023-12-05T03:08:00Z">
            <w:rPr>
              <w:rFonts w:cs="Times New Roman"/>
            </w:rPr>
          </w:rPrChange>
        </w:rPr>
        <w:t xml:space="preserve">клеток PC9 с мутацией делеции экзона 19 EGFR, клетки дополнительно помечали геном люциферазы. </w:t>
      </w:r>
      <w:r w:rsidR="00946238" w:rsidRPr="006E6534">
        <w:rPr>
          <w:rFonts w:cs="Times New Roman"/>
          <w:color w:val="000000" w:themeColor="text1"/>
          <w:rPrChange w:id="6543" w:author="N F" w:date="2023-12-05T03:08:00Z">
            <w:rPr>
              <w:rFonts w:cs="Times New Roman"/>
            </w:rPr>
          </w:rPrChange>
        </w:rPr>
        <w:t xml:space="preserve">Инъекцию осуществляли во внутреннюю сонную артерию. Ежедневно после достижения объема опухоли </w:t>
      </w:r>
      <w:r w:rsidR="00B23C1B" w:rsidRPr="006E6534">
        <w:rPr>
          <w:rFonts w:cs="Times New Roman"/>
          <w:color w:val="000000" w:themeColor="text1"/>
          <w:rPrChange w:id="6544" w:author="N F" w:date="2023-12-05T03:08:00Z">
            <w:rPr>
              <w:rFonts w:cs="Times New Roman"/>
            </w:rPr>
          </w:rPrChange>
        </w:rPr>
        <w:t>примерно 10</w:t>
      </w:r>
      <w:r w:rsidR="00B23C1B" w:rsidRPr="006E6534">
        <w:rPr>
          <w:rFonts w:cs="Times New Roman"/>
          <w:color w:val="000000" w:themeColor="text1"/>
          <w:vertAlign w:val="superscript"/>
          <w:rPrChange w:id="6545" w:author="N F" w:date="2023-12-05T03:08:00Z">
            <w:rPr>
              <w:rFonts w:cs="Times New Roman"/>
              <w:vertAlign w:val="superscript"/>
            </w:rPr>
          </w:rPrChange>
        </w:rPr>
        <w:t xml:space="preserve">7 </w:t>
      </w:r>
      <w:r w:rsidR="00B23C1B" w:rsidRPr="006E6534">
        <w:rPr>
          <w:rFonts w:cs="Times New Roman"/>
          <w:color w:val="000000" w:themeColor="text1"/>
          <w:rPrChange w:id="6546" w:author="N F" w:date="2023-12-05T03:08:00Z">
            <w:rPr>
              <w:rFonts w:cs="Times New Roman"/>
            </w:rPr>
          </w:rPrChange>
        </w:rPr>
        <w:t>клеток животным вводили осимертиниб перорально в дозе 5 или 25 мг/кг</w:t>
      </w:r>
      <w:r w:rsidR="00B92560" w:rsidRPr="006E6534">
        <w:rPr>
          <w:rFonts w:cs="Times New Roman"/>
          <w:color w:val="000000" w:themeColor="text1"/>
          <w:rPrChange w:id="6547" w:author="N F" w:date="2023-12-05T03:08:00Z">
            <w:rPr>
              <w:rFonts w:cs="Times New Roman"/>
            </w:rPr>
          </w:rPrChange>
        </w:rPr>
        <w:t xml:space="preserve">. Рост опухоли оценивали по интенсивности биолюминисценции (сравнивали значения в день начала лечения и </w:t>
      </w:r>
      <w:r w:rsidR="00E5195A" w:rsidRPr="006E6534">
        <w:rPr>
          <w:rFonts w:cs="Times New Roman"/>
          <w:color w:val="000000" w:themeColor="text1"/>
          <w:rPrChange w:id="6548" w:author="N F" w:date="2023-12-05T03:08:00Z">
            <w:rPr>
              <w:rFonts w:cs="Times New Roman"/>
            </w:rPr>
          </w:rPrChange>
        </w:rPr>
        <w:t>после его окончания</w:t>
      </w:r>
      <w:r w:rsidR="00B92560" w:rsidRPr="006E6534">
        <w:rPr>
          <w:rFonts w:cs="Times New Roman"/>
          <w:color w:val="000000" w:themeColor="text1"/>
          <w:rPrChange w:id="6549" w:author="N F" w:date="2023-12-05T03:08:00Z">
            <w:rPr>
              <w:rFonts w:cs="Times New Roman"/>
            </w:rPr>
          </w:rPrChange>
        </w:rPr>
        <w:t>)</w:t>
      </w:r>
      <w:r w:rsidR="00E5195A" w:rsidRPr="006E6534">
        <w:rPr>
          <w:rFonts w:cs="Times New Roman"/>
          <w:color w:val="000000" w:themeColor="text1"/>
          <w:rPrChange w:id="6550" w:author="N F" w:date="2023-12-05T03:08:00Z">
            <w:rPr>
              <w:rFonts w:cs="Times New Roman"/>
            </w:rPr>
          </w:rPrChange>
        </w:rPr>
        <w:t xml:space="preserve">. Осимертиниб зависимо от дозы подавлял рост опухоли в </w:t>
      </w:r>
      <w:r w:rsidR="00F97558" w:rsidRPr="006E6534">
        <w:rPr>
          <w:rFonts w:cs="Times New Roman"/>
          <w:color w:val="000000" w:themeColor="text1"/>
          <w:rPrChange w:id="6551" w:author="N F" w:date="2023-12-05T03:08:00Z">
            <w:rPr>
              <w:rFonts w:cs="Times New Roman"/>
            </w:rPr>
          </w:rPrChange>
        </w:rPr>
        <w:t xml:space="preserve">этой модели, увеличивая выживаемость животных. Авторы заключили, что осимертиниб оказывает устойчивое противоопухолеваое действие в отношении </w:t>
      </w:r>
      <w:r w:rsidR="00524A43" w:rsidRPr="006E6534">
        <w:rPr>
          <w:rFonts w:cs="Times New Roman"/>
          <w:color w:val="000000" w:themeColor="text1"/>
          <w:rPrChange w:id="6552" w:author="N F" w:date="2023-12-05T03:08:00Z">
            <w:rPr>
              <w:rFonts w:cs="Times New Roman"/>
            </w:rPr>
          </w:rPrChange>
        </w:rPr>
        <w:t>метастазов НМРЛ в головной мозг</w:t>
      </w:r>
      <w:r w:rsidRPr="006E6534">
        <w:rPr>
          <w:rFonts w:cs="Times New Roman"/>
          <w:color w:val="000000" w:themeColor="text1"/>
          <w:rPrChange w:id="6553" w:author="N F" w:date="2023-12-05T03:08:00Z">
            <w:rPr>
              <w:rFonts w:cs="Times New Roman"/>
            </w:rPr>
          </w:rPrChange>
        </w:rPr>
        <w:t xml:space="preserve"> </w:t>
      </w:r>
      <w:ins w:id="6554" w:author="Barshadskaya, Yuliya" w:date="2024-01-13T19:18:00Z">
        <w:r w:rsidR="00CC1B33" w:rsidRPr="0001519A">
          <w:rPr>
            <w:rFonts w:cs="Times New Roman"/>
            <w:color w:val="000000" w:themeColor="text1"/>
            <w:lang w:val="en-US"/>
          </w:rPr>
          <w:fldChar w:fldCharType="begin"/>
        </w:r>
        <w:r w:rsidR="00CC1B33"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CC1B33" w:rsidRPr="0001519A">
          <w:rPr>
            <w:rFonts w:cs="Times New Roman"/>
            <w:color w:val="000000" w:themeColor="text1"/>
            <w:lang w:val="en-US"/>
          </w:rPr>
          <w:fldChar w:fldCharType="separate"/>
        </w:r>
        <w:r w:rsidR="00CC1B33" w:rsidRPr="0018315E">
          <w:rPr>
            <w:rFonts w:cs="Times New Roman"/>
            <w:color w:val="000000" w:themeColor="text1"/>
          </w:rPr>
          <w:t>[</w:t>
        </w:r>
      </w:ins>
      <w:ins w:id="6555" w:author="Barshadskaya, Yuliya" w:date="2024-02-22T23:43:00Z">
        <w:r w:rsidR="00B8644E">
          <w:rPr>
            <w:rFonts w:cs="Times New Roman"/>
            <w:color w:val="000000" w:themeColor="text1"/>
          </w:rPr>
          <w:t>1</w:t>
        </w:r>
      </w:ins>
      <w:ins w:id="6556" w:author="Barshadskaya, Yuliya" w:date="2024-01-13T19:18:00Z">
        <w:r w:rsidR="00CC1B33" w:rsidRPr="00DD38F1">
          <w:rPr>
            <w:rFonts w:cs="Times New Roman"/>
            <w:color w:val="000000" w:themeColor="text1"/>
          </w:rPr>
          <w:t>]</w:t>
        </w:r>
        <w:r w:rsidR="00CC1B33" w:rsidRPr="0001519A">
          <w:rPr>
            <w:rFonts w:cs="Times New Roman"/>
            <w:color w:val="000000" w:themeColor="text1"/>
            <w:lang w:val="en-US"/>
          </w:rPr>
          <w:fldChar w:fldCharType="end"/>
        </w:r>
      </w:ins>
      <w:del w:id="6557" w:author="Barshadskaya, Yuliya" w:date="2024-01-13T19:18:00Z">
        <w:r w:rsidRPr="006E6534" w:rsidDel="00CC1B33">
          <w:rPr>
            <w:rFonts w:cs="Times New Roman"/>
            <w:color w:val="000000" w:themeColor="text1"/>
            <w:rPrChange w:id="6558" w:author="N F" w:date="2023-12-05T03:08:00Z">
              <w:rPr>
                <w:rFonts w:cs="Times New Roman"/>
              </w:rPr>
            </w:rPrChange>
          </w:rPr>
          <w:fldChar w:fldCharType="begin"/>
        </w:r>
        <w:r w:rsidRPr="006E6534" w:rsidDel="00CC1B33">
          <w:rPr>
            <w:rFonts w:cs="Times New Roman"/>
            <w:color w:val="000000" w:themeColor="text1"/>
            <w:rPrChange w:id="6559" w:author="N F" w:date="2023-12-05T03:08:00Z">
              <w:rPr>
                <w:rFonts w:cs="Times New Roman"/>
              </w:rPr>
            </w:rPrChange>
          </w:rPr>
          <w:delInstrText xml:space="preserve"> ADDIN ZOTERO_ITEM CSL_CITATION {"citationID":"DgfpLWbZ","properties":{"formattedCitation":"(6)","plainCitation":"(6)","noteIndex":0},"citationItems":[{"id":161758,"uris":["http://zotero.org/groups/4735135/items/YQI77G3L"],"itemData":{"id":161758,"type":"webpage","title":"TAGRISSO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delInstrText>
        </w:r>
        <w:r w:rsidRPr="006E6534" w:rsidDel="00CC1B33">
          <w:rPr>
            <w:rFonts w:cs="Times New Roman"/>
            <w:color w:val="000000" w:themeColor="text1"/>
            <w:rPrChange w:id="6560" w:author="N F" w:date="2023-12-05T03:08:00Z">
              <w:rPr>
                <w:rFonts w:cs="Times New Roman"/>
              </w:rPr>
            </w:rPrChange>
          </w:rPr>
          <w:fldChar w:fldCharType="separate"/>
        </w:r>
        <w:r w:rsidRPr="006E6534" w:rsidDel="00CC1B33">
          <w:rPr>
            <w:rFonts w:cs="Times New Roman"/>
            <w:color w:val="000000" w:themeColor="text1"/>
            <w:rPrChange w:id="6561" w:author="N F" w:date="2023-12-05T03:08:00Z">
              <w:rPr>
                <w:rFonts w:cs="Times New Roman"/>
              </w:rPr>
            </w:rPrChange>
          </w:rPr>
          <w:delText>(6)</w:delText>
        </w:r>
        <w:r w:rsidRPr="006E6534" w:rsidDel="00CC1B33">
          <w:rPr>
            <w:rFonts w:cs="Times New Roman"/>
            <w:color w:val="000000" w:themeColor="text1"/>
            <w:rPrChange w:id="6562" w:author="N F" w:date="2023-12-05T03:08:00Z">
              <w:rPr>
                <w:rFonts w:cs="Times New Roman"/>
              </w:rPr>
            </w:rPrChange>
          </w:rPr>
          <w:fldChar w:fldCharType="end"/>
        </w:r>
      </w:del>
      <w:r w:rsidRPr="006E6534">
        <w:rPr>
          <w:rFonts w:cs="Times New Roman"/>
          <w:color w:val="000000" w:themeColor="text1"/>
          <w:rPrChange w:id="6563" w:author="N F" w:date="2023-12-05T03:08:00Z">
            <w:rPr>
              <w:rFonts w:cs="Times New Roman"/>
            </w:rPr>
          </w:rPrChange>
        </w:rPr>
        <w:t>.</w:t>
      </w:r>
    </w:p>
    <w:p w14:paraId="2512C454" w14:textId="77777777" w:rsidR="00B8644E" w:rsidRPr="006E6534" w:rsidRDefault="00B8644E">
      <w:pPr>
        <w:spacing w:after="0" w:line="240" w:lineRule="auto"/>
        <w:rPr>
          <w:ins w:id="6564" w:author="Barshadskaya, Yuliya" w:date="2024-02-22T23:43:00Z"/>
          <w:rFonts w:cs="Times New Roman"/>
          <w:color w:val="000000" w:themeColor="text1"/>
          <w:rPrChange w:id="6565" w:author="N F" w:date="2023-12-05T03:08:00Z">
            <w:rPr>
              <w:ins w:id="6566" w:author="Barshadskaya, Yuliya" w:date="2024-02-22T23:43:00Z"/>
              <w:rFonts w:cs="Times New Roman"/>
            </w:rPr>
          </w:rPrChange>
        </w:rPr>
        <w:pPrChange w:id="6567" w:author="Barshadskaya, Yuliya" w:date="2024-01-13T19:18:00Z">
          <w:pPr/>
        </w:pPrChange>
      </w:pPr>
    </w:p>
    <w:p w14:paraId="0E4B24B0" w14:textId="77777777" w:rsidR="00222307" w:rsidRPr="00CC1B33" w:rsidRDefault="00222307">
      <w:pPr>
        <w:spacing w:after="0" w:line="240" w:lineRule="auto"/>
        <w:pPrChange w:id="6568" w:author="Barshadskaya, Yuliya" w:date="2024-01-13T19:18:00Z">
          <w:pPr>
            <w:pStyle w:val="SDText"/>
          </w:pPr>
        </w:pPrChange>
      </w:pPr>
    </w:p>
    <w:p w14:paraId="60E4F5E2" w14:textId="4AE89E30" w:rsidR="00E654FD" w:rsidRPr="006E6534" w:rsidRDefault="00CC1B33">
      <w:pPr>
        <w:pStyle w:val="3"/>
        <w:numPr>
          <w:ilvl w:val="0"/>
          <w:numId w:val="0"/>
        </w:numPr>
        <w:spacing w:before="0" w:line="240" w:lineRule="auto"/>
        <w:rPr>
          <w:rFonts w:cs="Times New Roman"/>
          <w:sz w:val="24"/>
          <w:rPrChange w:id="6569" w:author="N F" w:date="2023-12-05T03:08:00Z">
            <w:rPr/>
          </w:rPrChange>
        </w:rPr>
        <w:pPrChange w:id="6570" w:author="Barshadskaya, Yuliya" w:date="2024-01-13T19:19:00Z">
          <w:pPr>
            <w:pStyle w:val="3"/>
          </w:pPr>
        </w:pPrChange>
      </w:pPr>
      <w:bookmarkStart w:id="6571" w:name="_Toc115733011"/>
      <w:ins w:id="6572" w:author="Barshadskaya, Yuliya" w:date="2024-01-13T19:18:00Z">
        <w:r>
          <w:rPr>
            <w:rFonts w:cs="Times New Roman"/>
            <w:sz w:val="24"/>
          </w:rPr>
          <w:t xml:space="preserve">3.1.3. </w:t>
        </w:r>
      </w:ins>
      <w:r w:rsidR="00E654FD" w:rsidRPr="006E6534">
        <w:rPr>
          <w:rFonts w:cs="Times New Roman"/>
          <w:sz w:val="24"/>
          <w:rPrChange w:id="6573" w:author="N F" w:date="2023-12-05T03:08:00Z">
            <w:rPr/>
          </w:rPrChange>
        </w:rPr>
        <w:t>Вторичная фармакодинамика</w:t>
      </w:r>
      <w:bookmarkEnd w:id="6571"/>
      <w:r w:rsidR="00E654FD" w:rsidRPr="006E6534">
        <w:rPr>
          <w:rFonts w:cs="Times New Roman"/>
          <w:sz w:val="24"/>
          <w:rPrChange w:id="6574" w:author="N F" w:date="2023-12-05T03:08:00Z">
            <w:rPr/>
          </w:rPrChange>
        </w:rPr>
        <w:t xml:space="preserve"> </w:t>
      </w:r>
    </w:p>
    <w:p w14:paraId="0240FE9A" w14:textId="665DA1A9" w:rsidR="004C2B38" w:rsidDel="00B8644E" w:rsidRDefault="0045170B">
      <w:pPr>
        <w:spacing w:after="0" w:line="240" w:lineRule="auto"/>
        <w:rPr>
          <w:del w:id="6575" w:author="Barshadskaya, Yuliya" w:date="2024-01-13T19:19:00Z"/>
          <w:rFonts w:cs="Times New Roman"/>
          <w:color w:val="000000" w:themeColor="text1"/>
        </w:rPr>
        <w:pPrChange w:id="6576" w:author="Barshadskaya, Yuliya" w:date="2024-01-13T19:19:00Z">
          <w:pPr/>
        </w:pPrChange>
      </w:pPr>
      <w:r w:rsidRPr="006E6534">
        <w:rPr>
          <w:rFonts w:cs="Times New Roman"/>
          <w:color w:val="000000" w:themeColor="text1"/>
          <w:rPrChange w:id="6577" w:author="N F" w:date="2023-12-05T03:08:00Z">
            <w:rPr>
              <w:rFonts w:cs="Times New Roman"/>
            </w:rPr>
          </w:rPrChange>
        </w:rPr>
        <w:t xml:space="preserve">Установлено, что осимертиниб является антагонистом адренергического </w:t>
      </w:r>
      <w:r w:rsidR="00202199" w:rsidRPr="006E6534">
        <w:rPr>
          <w:rFonts w:cs="Times New Roman"/>
          <w:color w:val="000000" w:themeColor="text1"/>
          <w:rPrChange w:id="6578" w:author="N F" w:date="2023-12-05T03:08:00Z">
            <w:rPr>
              <w:rFonts w:cs="Times New Roman"/>
            </w:rPr>
          </w:rPrChange>
        </w:rPr>
        <w:t>α2-</w:t>
      </w:r>
      <w:r w:rsidRPr="006E6534">
        <w:rPr>
          <w:rFonts w:cs="Times New Roman"/>
          <w:color w:val="000000" w:themeColor="text1"/>
          <w:rPrChange w:id="6579" w:author="N F" w:date="2023-12-05T03:08:00Z">
            <w:rPr>
              <w:rFonts w:cs="Times New Roman"/>
            </w:rPr>
          </w:rPrChange>
        </w:rPr>
        <w:t>рецептора</w:t>
      </w:r>
      <w:r w:rsidR="00202199" w:rsidRPr="006E6534">
        <w:rPr>
          <w:rFonts w:cs="Times New Roman"/>
          <w:color w:val="000000" w:themeColor="text1"/>
          <w:rPrChange w:id="6580" w:author="N F" w:date="2023-12-05T03:08:00Z">
            <w:rPr>
              <w:rFonts w:cs="Times New Roman"/>
            </w:rPr>
          </w:rPrChange>
        </w:rPr>
        <w:t xml:space="preserve"> и рецепторов к серотонину 2</w:t>
      </w:r>
      <w:r w:rsidR="00202199" w:rsidRPr="006E6534">
        <w:rPr>
          <w:rFonts w:cs="Times New Roman"/>
          <w:color w:val="000000" w:themeColor="text1"/>
          <w:lang w:val="en-US"/>
          <w:rPrChange w:id="6581" w:author="N F" w:date="2023-12-05T03:08:00Z">
            <w:rPr>
              <w:rFonts w:cs="Times New Roman"/>
              <w:lang w:val="en-US"/>
            </w:rPr>
          </w:rPrChange>
        </w:rPr>
        <w:t>A</w:t>
      </w:r>
      <w:r w:rsidR="00202199" w:rsidRPr="006E6534">
        <w:rPr>
          <w:rFonts w:cs="Times New Roman"/>
          <w:color w:val="000000" w:themeColor="text1"/>
          <w:rPrChange w:id="6582" w:author="N F" w:date="2023-12-05T03:08:00Z">
            <w:rPr>
              <w:rFonts w:cs="Times New Roman"/>
            </w:rPr>
          </w:rPrChange>
        </w:rPr>
        <w:t xml:space="preserve"> и 3</w:t>
      </w:r>
      <w:r w:rsidR="00202199" w:rsidRPr="006E6534">
        <w:rPr>
          <w:rFonts w:cs="Times New Roman"/>
          <w:color w:val="000000" w:themeColor="text1"/>
          <w:lang w:val="en-US"/>
          <w:rPrChange w:id="6583" w:author="N F" w:date="2023-12-05T03:08:00Z">
            <w:rPr>
              <w:rFonts w:cs="Times New Roman"/>
              <w:lang w:val="en-US"/>
            </w:rPr>
          </w:rPrChange>
        </w:rPr>
        <w:t>B</w:t>
      </w:r>
      <w:r w:rsidR="0069059E" w:rsidRPr="006E6534">
        <w:rPr>
          <w:rFonts w:cs="Times New Roman"/>
          <w:color w:val="000000" w:themeColor="text1"/>
          <w:rPrChange w:id="6584" w:author="N F" w:date="2023-12-05T03:08:00Z">
            <w:rPr>
              <w:rFonts w:cs="Times New Roman"/>
            </w:rPr>
          </w:rPrChange>
        </w:rPr>
        <w:t xml:space="preserve">, данная активность установлена и для </w:t>
      </w:r>
      <w:r w:rsidR="0069059E" w:rsidRPr="006E6534">
        <w:rPr>
          <w:rFonts w:cs="Times New Roman"/>
          <w:color w:val="000000" w:themeColor="text1"/>
          <w:lang w:val="en-US"/>
          <w:rPrChange w:id="6585" w:author="N F" w:date="2023-12-05T03:08:00Z">
            <w:rPr>
              <w:rFonts w:cs="Times New Roman"/>
              <w:lang w:val="en-US"/>
            </w:rPr>
          </w:rPrChange>
        </w:rPr>
        <w:t>AZ</w:t>
      </w:r>
      <w:r w:rsidR="0069059E" w:rsidRPr="006E6534">
        <w:rPr>
          <w:rFonts w:cs="Times New Roman"/>
          <w:color w:val="000000" w:themeColor="text1"/>
          <w:rPrChange w:id="6586" w:author="N F" w:date="2023-12-05T03:08:00Z">
            <w:rPr>
              <w:rFonts w:cs="Times New Roman"/>
            </w:rPr>
          </w:rPrChange>
        </w:rPr>
        <w:t>5104</w:t>
      </w:r>
      <w:r w:rsidR="00202199" w:rsidRPr="006E6534">
        <w:rPr>
          <w:rFonts w:cs="Times New Roman"/>
          <w:color w:val="000000" w:themeColor="text1"/>
          <w:rPrChange w:id="6587" w:author="N F" w:date="2023-12-05T03:08:00Z">
            <w:rPr>
              <w:rFonts w:cs="Times New Roman"/>
            </w:rPr>
          </w:rPrChange>
        </w:rPr>
        <w:t xml:space="preserve">. </w:t>
      </w:r>
      <w:r w:rsidR="00AB5857" w:rsidRPr="006E6534">
        <w:rPr>
          <w:rFonts w:cs="Times New Roman"/>
          <w:color w:val="000000" w:themeColor="text1"/>
          <w:rPrChange w:id="6588" w:author="N F" w:date="2023-12-05T03:08:00Z">
            <w:rPr>
              <w:rFonts w:cs="Times New Roman"/>
            </w:rPr>
          </w:rPrChange>
        </w:rPr>
        <w:t xml:space="preserve">При высоких концентрациях в условиях </w:t>
      </w:r>
      <w:r w:rsidR="00AB5857" w:rsidRPr="006E6534">
        <w:rPr>
          <w:rFonts w:cs="Times New Roman"/>
          <w:i/>
          <w:iCs/>
          <w:color w:val="000000" w:themeColor="text1"/>
          <w:lang w:val="en-US"/>
          <w:rPrChange w:id="6589" w:author="N F" w:date="2023-12-05T03:08:00Z">
            <w:rPr>
              <w:rFonts w:cs="Times New Roman"/>
              <w:i/>
              <w:iCs/>
              <w:lang w:val="en-US"/>
            </w:rPr>
          </w:rPrChange>
        </w:rPr>
        <w:t>in</w:t>
      </w:r>
      <w:r w:rsidR="00AB5857" w:rsidRPr="006E6534">
        <w:rPr>
          <w:rFonts w:cs="Times New Roman"/>
          <w:i/>
          <w:iCs/>
          <w:color w:val="000000" w:themeColor="text1"/>
          <w:rPrChange w:id="6590" w:author="N F" w:date="2023-12-05T03:08:00Z">
            <w:rPr>
              <w:rFonts w:cs="Times New Roman"/>
              <w:i/>
              <w:iCs/>
            </w:rPr>
          </w:rPrChange>
        </w:rPr>
        <w:t xml:space="preserve"> </w:t>
      </w:r>
      <w:r w:rsidR="00AB5857" w:rsidRPr="006E6534">
        <w:rPr>
          <w:rFonts w:cs="Times New Roman"/>
          <w:i/>
          <w:iCs/>
          <w:color w:val="000000" w:themeColor="text1"/>
          <w:lang w:val="en-US"/>
          <w:rPrChange w:id="6591" w:author="N F" w:date="2023-12-05T03:08:00Z">
            <w:rPr>
              <w:rFonts w:cs="Times New Roman"/>
              <w:i/>
              <w:iCs/>
              <w:lang w:val="en-US"/>
            </w:rPr>
          </w:rPrChange>
        </w:rPr>
        <w:t>vitro</w:t>
      </w:r>
      <w:r w:rsidR="00AB5857" w:rsidRPr="006E6534">
        <w:rPr>
          <w:rFonts w:cs="Times New Roman"/>
          <w:color w:val="000000" w:themeColor="text1"/>
          <w:rPrChange w:id="6592" w:author="N F" w:date="2023-12-05T03:08:00Z">
            <w:rPr>
              <w:rFonts w:cs="Times New Roman"/>
            </w:rPr>
          </w:rPrChange>
        </w:rPr>
        <w:t xml:space="preserve"> осимертиниб обладал сродством к калиевым и натриевым каналам. </w:t>
      </w:r>
      <w:r w:rsidR="00412FC3" w:rsidRPr="006E6534">
        <w:rPr>
          <w:rFonts w:cs="Times New Roman"/>
          <w:color w:val="000000" w:themeColor="text1"/>
          <w:rPrChange w:id="6593" w:author="N F" w:date="2023-12-05T03:08:00Z">
            <w:rPr>
              <w:rFonts w:cs="Times New Roman"/>
            </w:rPr>
          </w:rPrChange>
        </w:rPr>
        <w:t xml:space="preserve">Наблюдали частичное подавление работы рецептора аденозина </w:t>
      </w:r>
      <w:r w:rsidR="00412FC3" w:rsidRPr="006E6534">
        <w:rPr>
          <w:rFonts w:cs="Times New Roman"/>
          <w:color w:val="000000" w:themeColor="text1"/>
          <w:lang w:val="en-US"/>
          <w:rPrChange w:id="6594" w:author="N F" w:date="2023-12-05T03:08:00Z">
            <w:rPr>
              <w:rFonts w:cs="Times New Roman"/>
              <w:lang w:val="en-US"/>
            </w:rPr>
          </w:rPrChange>
        </w:rPr>
        <w:t>A</w:t>
      </w:r>
      <w:r w:rsidR="00412FC3" w:rsidRPr="006E6534">
        <w:rPr>
          <w:rFonts w:cs="Times New Roman"/>
          <w:color w:val="000000" w:themeColor="text1"/>
          <w:rPrChange w:id="6595" w:author="N F" w:date="2023-12-05T03:08:00Z">
            <w:rPr>
              <w:rFonts w:cs="Times New Roman"/>
            </w:rPr>
          </w:rPrChange>
        </w:rPr>
        <w:t xml:space="preserve">3 и кальциевых каналов </w:t>
      </w:r>
      <w:r w:rsidR="00412FC3" w:rsidRPr="006E6534">
        <w:rPr>
          <w:rFonts w:cs="Times New Roman"/>
          <w:color w:val="000000" w:themeColor="text1"/>
          <w:lang w:val="en-US"/>
          <w:rPrChange w:id="6596" w:author="N F" w:date="2023-12-05T03:08:00Z">
            <w:rPr>
              <w:rFonts w:cs="Times New Roman"/>
              <w:lang w:val="en-US"/>
            </w:rPr>
          </w:rPrChange>
        </w:rPr>
        <w:t>L</w:t>
      </w:r>
      <w:r w:rsidR="00412FC3" w:rsidRPr="006E6534">
        <w:rPr>
          <w:rFonts w:cs="Times New Roman"/>
          <w:color w:val="000000" w:themeColor="text1"/>
          <w:rPrChange w:id="6597" w:author="N F" w:date="2023-12-05T03:08:00Z">
            <w:rPr>
              <w:rFonts w:cs="Times New Roman"/>
            </w:rPr>
          </w:rPrChange>
        </w:rPr>
        <w:t>-типа</w:t>
      </w:r>
      <w:r w:rsidR="008C6D8B" w:rsidRPr="006E6534">
        <w:rPr>
          <w:rFonts w:cs="Times New Roman"/>
          <w:color w:val="000000" w:themeColor="text1"/>
          <w:rPrChange w:id="6598" w:author="N F" w:date="2023-12-05T03:08:00Z">
            <w:rPr>
              <w:rFonts w:cs="Times New Roman"/>
            </w:rPr>
          </w:rPrChange>
        </w:rPr>
        <w:t xml:space="preserve"> при добавлении </w:t>
      </w:r>
      <w:r w:rsidR="0069059E" w:rsidRPr="006E6534">
        <w:rPr>
          <w:rFonts w:cs="Times New Roman"/>
          <w:color w:val="000000" w:themeColor="text1"/>
          <w:lang w:val="en-US"/>
          <w:rPrChange w:id="6599" w:author="N F" w:date="2023-12-05T03:08:00Z">
            <w:rPr>
              <w:rFonts w:cs="Times New Roman"/>
              <w:lang w:val="en-US"/>
            </w:rPr>
          </w:rPrChange>
        </w:rPr>
        <w:t>AZ</w:t>
      </w:r>
      <w:r w:rsidR="0069059E" w:rsidRPr="006E6534">
        <w:rPr>
          <w:rFonts w:cs="Times New Roman"/>
          <w:color w:val="000000" w:themeColor="text1"/>
          <w:rPrChange w:id="6600" w:author="N F" w:date="2023-12-05T03:08:00Z">
            <w:rPr>
              <w:rFonts w:cs="Times New Roman"/>
            </w:rPr>
          </w:rPrChange>
        </w:rPr>
        <w:t xml:space="preserve">5104. В высоких концентрациях </w:t>
      </w:r>
      <w:r w:rsidR="0069059E" w:rsidRPr="006E6534">
        <w:rPr>
          <w:rFonts w:cs="Times New Roman"/>
          <w:color w:val="000000" w:themeColor="text1"/>
          <w:lang w:val="en-US"/>
          <w:rPrChange w:id="6601" w:author="N F" w:date="2023-12-05T03:08:00Z">
            <w:rPr>
              <w:rFonts w:cs="Times New Roman"/>
              <w:lang w:val="en-US"/>
            </w:rPr>
          </w:rPrChange>
        </w:rPr>
        <w:t>AZ</w:t>
      </w:r>
      <w:r w:rsidR="0069059E" w:rsidRPr="006E6534">
        <w:rPr>
          <w:rFonts w:cs="Times New Roman"/>
          <w:color w:val="000000" w:themeColor="text1"/>
          <w:rPrChange w:id="6602" w:author="N F" w:date="2023-12-05T03:08:00Z">
            <w:rPr>
              <w:rFonts w:cs="Times New Roman"/>
            </w:rPr>
          </w:rPrChange>
        </w:rPr>
        <w:t>7550 оказывал действие на рекомбинантные</w:t>
      </w:r>
      <w:r w:rsidR="001514E7" w:rsidRPr="006E6534">
        <w:rPr>
          <w:rFonts w:cs="Times New Roman"/>
          <w:color w:val="000000" w:themeColor="text1"/>
          <w:rPrChange w:id="6603" w:author="N F" w:date="2023-12-05T03:08:00Z">
            <w:rPr>
              <w:rFonts w:cs="Times New Roman"/>
            </w:rPr>
          </w:rPrChange>
        </w:rPr>
        <w:t xml:space="preserve"> потенциалзависимые ионные каналы сердца</w:t>
      </w:r>
      <w:r w:rsidRPr="006E6534">
        <w:rPr>
          <w:rFonts w:cs="Times New Roman"/>
          <w:color w:val="000000" w:themeColor="text1"/>
          <w:rPrChange w:id="6604" w:author="N F" w:date="2023-12-05T03:08:00Z">
            <w:rPr>
              <w:rFonts w:cs="Times New Roman"/>
            </w:rPr>
          </w:rPrChange>
        </w:rPr>
        <w:t xml:space="preserve"> </w:t>
      </w:r>
      <w:ins w:id="6605" w:author="Barshadskaya, Yuliya" w:date="2024-01-13T19:19:00Z">
        <w:r w:rsidR="00CC1B33" w:rsidRPr="0001519A">
          <w:rPr>
            <w:rFonts w:cs="Times New Roman"/>
            <w:color w:val="000000" w:themeColor="text1"/>
            <w:lang w:val="en-US"/>
          </w:rPr>
          <w:fldChar w:fldCharType="begin"/>
        </w:r>
        <w:r w:rsidR="00CC1B33"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CC1B33" w:rsidRPr="0001519A">
          <w:rPr>
            <w:rFonts w:cs="Times New Roman"/>
            <w:color w:val="000000" w:themeColor="text1"/>
            <w:lang w:val="en-US"/>
          </w:rPr>
          <w:fldChar w:fldCharType="separate"/>
        </w:r>
        <w:r w:rsidR="00CC1B33" w:rsidRPr="0018315E">
          <w:rPr>
            <w:rFonts w:cs="Times New Roman"/>
            <w:color w:val="000000" w:themeColor="text1"/>
          </w:rPr>
          <w:t>[</w:t>
        </w:r>
      </w:ins>
      <w:ins w:id="6606" w:author="Barshadskaya, Yuliya" w:date="2024-02-22T23:43:00Z">
        <w:r w:rsidR="00B8644E">
          <w:rPr>
            <w:rFonts w:cs="Times New Roman"/>
            <w:color w:val="000000" w:themeColor="text1"/>
          </w:rPr>
          <w:t>1</w:t>
        </w:r>
      </w:ins>
      <w:ins w:id="6607" w:author="Barshadskaya, Yuliya" w:date="2024-01-13T19:19:00Z">
        <w:r w:rsidR="00CC1B33" w:rsidRPr="00DD38F1">
          <w:rPr>
            <w:rFonts w:cs="Times New Roman"/>
            <w:color w:val="000000" w:themeColor="text1"/>
          </w:rPr>
          <w:t>]</w:t>
        </w:r>
        <w:r w:rsidR="00CC1B33" w:rsidRPr="0001519A">
          <w:rPr>
            <w:rFonts w:cs="Times New Roman"/>
            <w:color w:val="000000" w:themeColor="text1"/>
            <w:lang w:val="en-US"/>
          </w:rPr>
          <w:fldChar w:fldCharType="end"/>
        </w:r>
      </w:ins>
      <w:del w:id="6608" w:author="Barshadskaya, Yuliya" w:date="2024-01-13T19:19:00Z">
        <w:r w:rsidR="000753F6" w:rsidRPr="006E6534" w:rsidDel="00CC1B33">
          <w:rPr>
            <w:rFonts w:cs="Times New Roman"/>
            <w:color w:val="000000" w:themeColor="text1"/>
            <w:lang w:val="en-US"/>
            <w:rPrChange w:id="6609" w:author="N F" w:date="2023-12-05T03:08:00Z">
              <w:rPr>
                <w:rFonts w:cs="Times New Roman"/>
                <w:lang w:val="en-US"/>
              </w:rPr>
            </w:rPrChange>
          </w:rPr>
          <w:fldChar w:fldCharType="begin"/>
        </w:r>
        <w:r w:rsidR="000753F6" w:rsidRPr="006E6534" w:rsidDel="00CC1B33">
          <w:rPr>
            <w:rFonts w:cs="Times New Roman"/>
            <w:color w:val="000000" w:themeColor="text1"/>
            <w:rPrChange w:id="6610" w:author="N F" w:date="2023-12-05T03:08:00Z">
              <w:rPr>
                <w:rFonts w:cs="Times New Roman"/>
              </w:rPr>
            </w:rPrChange>
          </w:rPr>
          <w:delInstrText xml:space="preserve"> </w:delInstrText>
        </w:r>
        <w:r w:rsidR="000753F6" w:rsidRPr="006E6534" w:rsidDel="00CC1B33">
          <w:rPr>
            <w:rFonts w:cs="Times New Roman"/>
            <w:color w:val="000000" w:themeColor="text1"/>
            <w:lang w:val="en-US"/>
            <w:rPrChange w:id="6611" w:author="N F" w:date="2023-12-05T03:08:00Z">
              <w:rPr>
                <w:rFonts w:cs="Times New Roman"/>
                <w:lang w:val="en-US"/>
              </w:rPr>
            </w:rPrChange>
          </w:rPr>
          <w:delInstrText>ADDIN</w:delInstrText>
        </w:r>
        <w:r w:rsidR="000753F6" w:rsidRPr="006E6534" w:rsidDel="00CC1B33">
          <w:rPr>
            <w:rFonts w:cs="Times New Roman"/>
            <w:color w:val="000000" w:themeColor="text1"/>
            <w:rPrChange w:id="6612" w:author="N F" w:date="2023-12-05T03:08:00Z">
              <w:rPr>
                <w:rFonts w:cs="Times New Roman"/>
              </w:rPr>
            </w:rPrChange>
          </w:rPr>
          <w:delInstrText xml:space="preserve"> </w:delInstrText>
        </w:r>
        <w:r w:rsidR="000753F6" w:rsidRPr="006E6534" w:rsidDel="00CC1B33">
          <w:rPr>
            <w:rFonts w:cs="Times New Roman"/>
            <w:color w:val="000000" w:themeColor="text1"/>
            <w:lang w:val="en-US"/>
            <w:rPrChange w:id="6613" w:author="N F" w:date="2023-12-05T03:08:00Z">
              <w:rPr>
                <w:rFonts w:cs="Times New Roman"/>
                <w:lang w:val="en-US"/>
              </w:rPr>
            </w:rPrChange>
          </w:rPr>
          <w:delInstrText>ZOTERO</w:delInstrText>
        </w:r>
        <w:r w:rsidR="000753F6" w:rsidRPr="006E6534" w:rsidDel="00CC1B33">
          <w:rPr>
            <w:rFonts w:cs="Times New Roman"/>
            <w:color w:val="000000" w:themeColor="text1"/>
            <w:rPrChange w:id="6614" w:author="N F" w:date="2023-12-05T03:08:00Z">
              <w:rPr>
                <w:rFonts w:cs="Times New Roman"/>
              </w:rPr>
            </w:rPrChange>
          </w:rPr>
          <w:delInstrText>_</w:delInstrText>
        </w:r>
        <w:r w:rsidR="000753F6" w:rsidRPr="006E6534" w:rsidDel="00CC1B33">
          <w:rPr>
            <w:rFonts w:cs="Times New Roman"/>
            <w:color w:val="000000" w:themeColor="text1"/>
            <w:lang w:val="en-US"/>
            <w:rPrChange w:id="6615" w:author="N F" w:date="2023-12-05T03:08:00Z">
              <w:rPr>
                <w:rFonts w:cs="Times New Roman"/>
                <w:lang w:val="en-US"/>
              </w:rPr>
            </w:rPrChange>
          </w:rPr>
          <w:delInstrText>ITEM</w:delInstrText>
        </w:r>
        <w:r w:rsidR="000753F6" w:rsidRPr="006E6534" w:rsidDel="00CC1B33">
          <w:rPr>
            <w:rFonts w:cs="Times New Roman"/>
            <w:color w:val="000000" w:themeColor="text1"/>
            <w:rPrChange w:id="6616" w:author="N F" w:date="2023-12-05T03:08:00Z">
              <w:rPr>
                <w:rFonts w:cs="Times New Roman"/>
              </w:rPr>
            </w:rPrChange>
          </w:rPr>
          <w:delInstrText xml:space="preserve"> </w:delInstrText>
        </w:r>
        <w:r w:rsidR="000753F6" w:rsidRPr="006E6534" w:rsidDel="00CC1B33">
          <w:rPr>
            <w:rFonts w:cs="Times New Roman"/>
            <w:color w:val="000000" w:themeColor="text1"/>
            <w:lang w:val="en-US"/>
            <w:rPrChange w:id="6617" w:author="N F" w:date="2023-12-05T03:08:00Z">
              <w:rPr>
                <w:rFonts w:cs="Times New Roman"/>
                <w:lang w:val="en-US"/>
              </w:rPr>
            </w:rPrChange>
          </w:rPr>
          <w:delInstrText>CSL</w:delInstrText>
        </w:r>
        <w:r w:rsidR="000753F6" w:rsidRPr="006E6534" w:rsidDel="00CC1B33">
          <w:rPr>
            <w:rFonts w:cs="Times New Roman"/>
            <w:color w:val="000000" w:themeColor="text1"/>
            <w:rPrChange w:id="6618" w:author="N F" w:date="2023-12-05T03:08:00Z">
              <w:rPr>
                <w:rFonts w:cs="Times New Roman"/>
              </w:rPr>
            </w:rPrChange>
          </w:rPr>
          <w:delInstrText>_</w:delInstrText>
        </w:r>
        <w:r w:rsidR="000753F6" w:rsidRPr="006E6534" w:rsidDel="00CC1B33">
          <w:rPr>
            <w:rFonts w:cs="Times New Roman"/>
            <w:color w:val="000000" w:themeColor="text1"/>
            <w:lang w:val="en-US"/>
            <w:rPrChange w:id="6619" w:author="N F" w:date="2023-12-05T03:08:00Z">
              <w:rPr>
                <w:rFonts w:cs="Times New Roman"/>
                <w:lang w:val="en-US"/>
              </w:rPr>
            </w:rPrChange>
          </w:rPr>
          <w:delInstrText>CITATION</w:delInstrText>
        </w:r>
        <w:r w:rsidR="000753F6" w:rsidRPr="006E6534" w:rsidDel="00CC1B33">
          <w:rPr>
            <w:rFonts w:cs="Times New Roman"/>
            <w:color w:val="000000" w:themeColor="text1"/>
            <w:rPrChange w:id="6620" w:author="N F" w:date="2023-12-05T03:08:00Z">
              <w:rPr>
                <w:rFonts w:cs="Times New Roman"/>
              </w:rPr>
            </w:rPrChange>
          </w:rPr>
          <w:delInstrText xml:space="preserve"> {"</w:delInstrText>
        </w:r>
        <w:r w:rsidR="000753F6" w:rsidRPr="006E6534" w:rsidDel="00CC1B33">
          <w:rPr>
            <w:rFonts w:cs="Times New Roman"/>
            <w:color w:val="000000" w:themeColor="text1"/>
            <w:lang w:val="en-US"/>
            <w:rPrChange w:id="6621" w:author="N F" w:date="2023-12-05T03:08:00Z">
              <w:rPr>
                <w:rFonts w:cs="Times New Roman"/>
                <w:lang w:val="en-US"/>
              </w:rPr>
            </w:rPrChange>
          </w:rPr>
          <w:delInstrText>citationID</w:delInstrText>
        </w:r>
        <w:r w:rsidR="000753F6" w:rsidRPr="006E6534" w:rsidDel="00CC1B33">
          <w:rPr>
            <w:rFonts w:cs="Times New Roman"/>
            <w:color w:val="000000" w:themeColor="text1"/>
            <w:rPrChange w:id="6622" w:author="N F" w:date="2023-12-05T03:08:00Z">
              <w:rPr>
                <w:rFonts w:cs="Times New Roman"/>
              </w:rPr>
            </w:rPrChange>
          </w:rPr>
          <w:delInstrText>":"</w:delInstrText>
        </w:r>
        <w:r w:rsidR="000753F6" w:rsidRPr="006E6534" w:rsidDel="00CC1B33">
          <w:rPr>
            <w:rFonts w:cs="Times New Roman"/>
            <w:color w:val="000000" w:themeColor="text1"/>
            <w:lang w:val="en-US"/>
            <w:rPrChange w:id="6623" w:author="N F" w:date="2023-12-05T03:08:00Z">
              <w:rPr>
                <w:rFonts w:cs="Times New Roman"/>
                <w:lang w:val="en-US"/>
              </w:rPr>
            </w:rPrChange>
          </w:rPr>
          <w:delInstrText>DgfpLWbZ</w:delInstrText>
        </w:r>
        <w:r w:rsidR="000753F6" w:rsidRPr="006E6534" w:rsidDel="00CC1B33">
          <w:rPr>
            <w:rFonts w:cs="Times New Roman"/>
            <w:color w:val="000000" w:themeColor="text1"/>
            <w:rPrChange w:id="6624" w:author="N F" w:date="2023-12-05T03:08:00Z">
              <w:rPr>
                <w:rFonts w:cs="Times New Roman"/>
              </w:rPr>
            </w:rPrChange>
          </w:rPr>
          <w:delInstrText>","</w:delInstrText>
        </w:r>
        <w:r w:rsidR="000753F6" w:rsidRPr="006E6534" w:rsidDel="00CC1B33">
          <w:rPr>
            <w:rFonts w:cs="Times New Roman"/>
            <w:color w:val="000000" w:themeColor="text1"/>
            <w:lang w:val="en-US"/>
            <w:rPrChange w:id="6625" w:author="N F" w:date="2023-12-05T03:08:00Z">
              <w:rPr>
                <w:rFonts w:cs="Times New Roman"/>
                <w:lang w:val="en-US"/>
              </w:rPr>
            </w:rPrChange>
          </w:rPr>
          <w:delInstrText>properties</w:delInstrText>
        </w:r>
        <w:r w:rsidR="000753F6" w:rsidRPr="006E6534" w:rsidDel="00CC1B33">
          <w:rPr>
            <w:rFonts w:cs="Times New Roman"/>
            <w:color w:val="000000" w:themeColor="text1"/>
            <w:rPrChange w:id="6626" w:author="N F" w:date="2023-12-05T03:08:00Z">
              <w:rPr>
                <w:rFonts w:cs="Times New Roman"/>
              </w:rPr>
            </w:rPrChange>
          </w:rPr>
          <w:delInstrText>":{"</w:delInstrText>
        </w:r>
        <w:r w:rsidR="000753F6" w:rsidRPr="006E6534" w:rsidDel="00CC1B33">
          <w:rPr>
            <w:rFonts w:cs="Times New Roman"/>
            <w:color w:val="000000" w:themeColor="text1"/>
            <w:lang w:val="en-US"/>
            <w:rPrChange w:id="6627" w:author="N F" w:date="2023-12-05T03:08:00Z">
              <w:rPr>
                <w:rFonts w:cs="Times New Roman"/>
                <w:lang w:val="en-US"/>
              </w:rPr>
            </w:rPrChange>
          </w:rPr>
          <w:delInstrText>formattedCitation</w:delInstrText>
        </w:r>
        <w:r w:rsidR="000753F6" w:rsidRPr="006E6534" w:rsidDel="00CC1B33">
          <w:rPr>
            <w:rFonts w:cs="Times New Roman"/>
            <w:color w:val="000000" w:themeColor="text1"/>
            <w:rPrChange w:id="6628" w:author="N F" w:date="2023-12-05T03:08:00Z">
              <w:rPr>
                <w:rFonts w:cs="Times New Roman"/>
              </w:rPr>
            </w:rPrChange>
          </w:rPr>
          <w:delInstrText>":"(6)","</w:delInstrText>
        </w:r>
        <w:r w:rsidR="000753F6" w:rsidRPr="006E6534" w:rsidDel="00CC1B33">
          <w:rPr>
            <w:rFonts w:cs="Times New Roman"/>
            <w:color w:val="000000" w:themeColor="text1"/>
            <w:lang w:val="en-US"/>
            <w:rPrChange w:id="6629" w:author="N F" w:date="2023-12-05T03:08:00Z">
              <w:rPr>
                <w:rFonts w:cs="Times New Roman"/>
                <w:lang w:val="en-US"/>
              </w:rPr>
            </w:rPrChange>
          </w:rPr>
          <w:delInstrText>plainCitation</w:delInstrText>
        </w:r>
        <w:r w:rsidR="000753F6" w:rsidRPr="006E6534" w:rsidDel="00CC1B33">
          <w:rPr>
            <w:rFonts w:cs="Times New Roman"/>
            <w:color w:val="000000" w:themeColor="text1"/>
            <w:rPrChange w:id="6630" w:author="N F" w:date="2023-12-05T03:08:00Z">
              <w:rPr>
                <w:rFonts w:cs="Times New Roman"/>
              </w:rPr>
            </w:rPrChange>
          </w:rPr>
          <w:delInstrText>":"(6)","</w:delInstrText>
        </w:r>
        <w:r w:rsidR="000753F6" w:rsidRPr="006E6534" w:rsidDel="00CC1B33">
          <w:rPr>
            <w:rFonts w:cs="Times New Roman"/>
            <w:color w:val="000000" w:themeColor="text1"/>
            <w:lang w:val="en-US"/>
            <w:rPrChange w:id="6631" w:author="N F" w:date="2023-12-05T03:08:00Z">
              <w:rPr>
                <w:rFonts w:cs="Times New Roman"/>
                <w:lang w:val="en-US"/>
              </w:rPr>
            </w:rPrChange>
          </w:rPr>
          <w:delInstrText>noteIndex</w:delInstrText>
        </w:r>
        <w:r w:rsidR="000753F6" w:rsidRPr="006E6534" w:rsidDel="00CC1B33">
          <w:rPr>
            <w:rFonts w:cs="Times New Roman"/>
            <w:color w:val="000000" w:themeColor="text1"/>
            <w:rPrChange w:id="6632" w:author="N F" w:date="2023-12-05T03:08:00Z">
              <w:rPr>
                <w:rFonts w:cs="Times New Roman"/>
              </w:rPr>
            </w:rPrChange>
          </w:rPr>
          <w:delInstrText>":0},"</w:delInstrText>
        </w:r>
        <w:r w:rsidR="000753F6" w:rsidRPr="006E6534" w:rsidDel="00CC1B33">
          <w:rPr>
            <w:rFonts w:cs="Times New Roman"/>
            <w:color w:val="000000" w:themeColor="text1"/>
            <w:lang w:val="en-US"/>
            <w:rPrChange w:id="6633" w:author="N F" w:date="2023-12-05T03:08:00Z">
              <w:rPr>
                <w:rFonts w:cs="Times New Roman"/>
                <w:lang w:val="en-US"/>
              </w:rPr>
            </w:rPrChange>
          </w:rPr>
          <w:delInstrText>citationItems</w:delInstrText>
        </w:r>
        <w:r w:rsidR="000753F6" w:rsidRPr="006E6534" w:rsidDel="00CC1B33">
          <w:rPr>
            <w:rFonts w:cs="Times New Roman"/>
            <w:color w:val="000000" w:themeColor="text1"/>
            <w:rPrChange w:id="6634" w:author="N F" w:date="2023-12-05T03:08:00Z">
              <w:rPr>
                <w:rFonts w:cs="Times New Roman"/>
              </w:rPr>
            </w:rPrChange>
          </w:rPr>
          <w:delInstrText>":[{"</w:delInstrText>
        </w:r>
        <w:r w:rsidR="000753F6" w:rsidRPr="006E6534" w:rsidDel="00CC1B33">
          <w:rPr>
            <w:rFonts w:cs="Times New Roman"/>
            <w:color w:val="000000" w:themeColor="text1"/>
            <w:lang w:val="en-US"/>
            <w:rPrChange w:id="6635" w:author="N F" w:date="2023-12-05T03:08:00Z">
              <w:rPr>
                <w:rFonts w:cs="Times New Roman"/>
                <w:lang w:val="en-US"/>
              </w:rPr>
            </w:rPrChange>
          </w:rPr>
          <w:delInstrText>id</w:delInstrText>
        </w:r>
        <w:r w:rsidR="000753F6" w:rsidRPr="006E6534" w:rsidDel="00CC1B33">
          <w:rPr>
            <w:rFonts w:cs="Times New Roman"/>
            <w:color w:val="000000" w:themeColor="text1"/>
            <w:rPrChange w:id="6636" w:author="N F" w:date="2023-12-05T03:08:00Z">
              <w:rPr>
                <w:rFonts w:cs="Times New Roman"/>
              </w:rPr>
            </w:rPrChange>
          </w:rPr>
          <w:delInstrText>":161758,"</w:delInstrText>
        </w:r>
        <w:r w:rsidR="000753F6" w:rsidRPr="006E6534" w:rsidDel="00CC1B33">
          <w:rPr>
            <w:rFonts w:cs="Times New Roman"/>
            <w:color w:val="000000" w:themeColor="text1"/>
            <w:lang w:val="en-US"/>
            <w:rPrChange w:id="6637" w:author="N F" w:date="2023-12-05T03:08:00Z">
              <w:rPr>
                <w:rFonts w:cs="Times New Roman"/>
                <w:lang w:val="en-US"/>
              </w:rPr>
            </w:rPrChange>
          </w:rPr>
          <w:delInstrText>uris</w:delInstrText>
        </w:r>
        <w:r w:rsidR="000753F6" w:rsidRPr="006E6534" w:rsidDel="00CC1B33">
          <w:rPr>
            <w:rFonts w:cs="Times New Roman"/>
            <w:color w:val="000000" w:themeColor="text1"/>
            <w:rPrChange w:id="6638" w:author="N F" w:date="2023-12-05T03:08:00Z">
              <w:rPr>
                <w:rFonts w:cs="Times New Roman"/>
              </w:rPr>
            </w:rPrChange>
          </w:rPr>
          <w:delInstrText>":["</w:delInstrText>
        </w:r>
        <w:r w:rsidR="000753F6" w:rsidRPr="006E6534" w:rsidDel="00CC1B33">
          <w:rPr>
            <w:rFonts w:cs="Times New Roman"/>
            <w:color w:val="000000" w:themeColor="text1"/>
            <w:lang w:val="en-US"/>
            <w:rPrChange w:id="6639" w:author="N F" w:date="2023-12-05T03:08:00Z">
              <w:rPr>
                <w:rFonts w:cs="Times New Roman"/>
                <w:lang w:val="en-US"/>
              </w:rPr>
            </w:rPrChange>
          </w:rPr>
          <w:delInstrText>http</w:delInstrText>
        </w:r>
        <w:r w:rsidR="000753F6" w:rsidRPr="006E6534" w:rsidDel="00CC1B33">
          <w:rPr>
            <w:rFonts w:cs="Times New Roman"/>
            <w:color w:val="000000" w:themeColor="text1"/>
            <w:rPrChange w:id="6640" w:author="N F" w:date="2023-12-05T03:08:00Z">
              <w:rPr>
                <w:rFonts w:cs="Times New Roman"/>
              </w:rPr>
            </w:rPrChange>
          </w:rPr>
          <w:delInstrText>://</w:delInstrText>
        </w:r>
        <w:r w:rsidR="000753F6" w:rsidRPr="006E6534" w:rsidDel="00CC1B33">
          <w:rPr>
            <w:rFonts w:cs="Times New Roman"/>
            <w:color w:val="000000" w:themeColor="text1"/>
            <w:lang w:val="en-US"/>
            <w:rPrChange w:id="6641" w:author="N F" w:date="2023-12-05T03:08:00Z">
              <w:rPr>
                <w:rFonts w:cs="Times New Roman"/>
                <w:lang w:val="en-US"/>
              </w:rPr>
            </w:rPrChange>
          </w:rPr>
          <w:delInstrText>zotero</w:delInstrText>
        </w:r>
        <w:r w:rsidR="000753F6" w:rsidRPr="006E6534" w:rsidDel="00CC1B33">
          <w:rPr>
            <w:rFonts w:cs="Times New Roman"/>
            <w:color w:val="000000" w:themeColor="text1"/>
            <w:rPrChange w:id="6642" w:author="N F" w:date="2023-12-05T03:08:00Z">
              <w:rPr>
                <w:rFonts w:cs="Times New Roman"/>
              </w:rPr>
            </w:rPrChange>
          </w:rPr>
          <w:delInstrText>.</w:delInstrText>
        </w:r>
        <w:r w:rsidR="000753F6" w:rsidRPr="006E6534" w:rsidDel="00CC1B33">
          <w:rPr>
            <w:rFonts w:cs="Times New Roman"/>
            <w:color w:val="000000" w:themeColor="text1"/>
            <w:lang w:val="en-US"/>
            <w:rPrChange w:id="6643" w:author="N F" w:date="2023-12-05T03:08:00Z">
              <w:rPr>
                <w:rFonts w:cs="Times New Roman"/>
                <w:lang w:val="en-US"/>
              </w:rPr>
            </w:rPrChange>
          </w:rPr>
          <w:delInstrText>org</w:delInstrText>
        </w:r>
        <w:r w:rsidR="000753F6" w:rsidRPr="006E6534" w:rsidDel="00CC1B33">
          <w:rPr>
            <w:rFonts w:cs="Times New Roman"/>
            <w:color w:val="000000" w:themeColor="text1"/>
            <w:rPrChange w:id="6644" w:author="N F" w:date="2023-12-05T03:08:00Z">
              <w:rPr>
                <w:rFonts w:cs="Times New Roman"/>
              </w:rPr>
            </w:rPrChange>
          </w:rPr>
          <w:delInstrText>/</w:delInstrText>
        </w:r>
        <w:r w:rsidR="000753F6" w:rsidRPr="006E6534" w:rsidDel="00CC1B33">
          <w:rPr>
            <w:rFonts w:cs="Times New Roman"/>
            <w:color w:val="000000" w:themeColor="text1"/>
            <w:lang w:val="en-US"/>
            <w:rPrChange w:id="6645" w:author="N F" w:date="2023-12-05T03:08:00Z">
              <w:rPr>
                <w:rFonts w:cs="Times New Roman"/>
                <w:lang w:val="en-US"/>
              </w:rPr>
            </w:rPrChange>
          </w:rPr>
          <w:delInstrText>groups</w:delInstrText>
        </w:r>
        <w:r w:rsidR="000753F6" w:rsidRPr="006E6534" w:rsidDel="00CC1B33">
          <w:rPr>
            <w:rFonts w:cs="Times New Roman"/>
            <w:color w:val="000000" w:themeColor="text1"/>
            <w:rPrChange w:id="6646" w:author="N F" w:date="2023-12-05T03:08:00Z">
              <w:rPr>
                <w:rFonts w:cs="Times New Roman"/>
              </w:rPr>
            </w:rPrChange>
          </w:rPr>
          <w:delInstrText>/4735135/</w:delInstrText>
        </w:r>
        <w:r w:rsidR="000753F6" w:rsidRPr="006E6534" w:rsidDel="00CC1B33">
          <w:rPr>
            <w:rFonts w:cs="Times New Roman"/>
            <w:color w:val="000000" w:themeColor="text1"/>
            <w:lang w:val="en-US"/>
            <w:rPrChange w:id="6647" w:author="N F" w:date="2023-12-05T03:08:00Z">
              <w:rPr>
                <w:rFonts w:cs="Times New Roman"/>
                <w:lang w:val="en-US"/>
              </w:rPr>
            </w:rPrChange>
          </w:rPr>
          <w:delInstrText>items</w:delInstrText>
        </w:r>
        <w:r w:rsidR="000753F6" w:rsidRPr="006E6534" w:rsidDel="00CC1B33">
          <w:rPr>
            <w:rFonts w:cs="Times New Roman"/>
            <w:color w:val="000000" w:themeColor="text1"/>
            <w:rPrChange w:id="6648" w:author="N F" w:date="2023-12-05T03:08:00Z">
              <w:rPr>
                <w:rFonts w:cs="Times New Roman"/>
              </w:rPr>
            </w:rPrChange>
          </w:rPr>
          <w:delInstrText>/</w:delInstrText>
        </w:r>
        <w:r w:rsidR="000753F6" w:rsidRPr="006E6534" w:rsidDel="00CC1B33">
          <w:rPr>
            <w:rFonts w:cs="Times New Roman"/>
            <w:color w:val="000000" w:themeColor="text1"/>
            <w:lang w:val="en-US"/>
            <w:rPrChange w:id="6649" w:author="N F" w:date="2023-12-05T03:08:00Z">
              <w:rPr>
                <w:rFonts w:cs="Times New Roman"/>
                <w:lang w:val="en-US"/>
              </w:rPr>
            </w:rPrChange>
          </w:rPr>
          <w:delInstrText>YQI</w:delInstrText>
        </w:r>
        <w:r w:rsidR="000753F6" w:rsidRPr="006E6534" w:rsidDel="00CC1B33">
          <w:rPr>
            <w:rFonts w:cs="Times New Roman"/>
            <w:color w:val="000000" w:themeColor="text1"/>
            <w:rPrChange w:id="6650" w:author="N F" w:date="2023-12-05T03:08:00Z">
              <w:rPr>
                <w:rFonts w:cs="Times New Roman"/>
              </w:rPr>
            </w:rPrChange>
          </w:rPr>
          <w:delInstrText>77</w:delInstrText>
        </w:r>
        <w:r w:rsidR="000753F6" w:rsidRPr="006E6534" w:rsidDel="00CC1B33">
          <w:rPr>
            <w:rFonts w:cs="Times New Roman"/>
            <w:color w:val="000000" w:themeColor="text1"/>
            <w:lang w:val="en-US"/>
            <w:rPrChange w:id="6651" w:author="N F" w:date="2023-12-05T03:08:00Z">
              <w:rPr>
                <w:rFonts w:cs="Times New Roman"/>
                <w:lang w:val="en-US"/>
              </w:rPr>
            </w:rPrChange>
          </w:rPr>
          <w:delInstrText>G</w:delInstrText>
        </w:r>
        <w:r w:rsidR="000753F6" w:rsidRPr="006E6534" w:rsidDel="00CC1B33">
          <w:rPr>
            <w:rFonts w:cs="Times New Roman"/>
            <w:color w:val="000000" w:themeColor="text1"/>
            <w:rPrChange w:id="6652" w:author="N F" w:date="2023-12-05T03:08:00Z">
              <w:rPr>
                <w:rFonts w:cs="Times New Roman"/>
              </w:rPr>
            </w:rPrChange>
          </w:rPr>
          <w:delInstrText>3</w:delInstrText>
        </w:r>
        <w:r w:rsidR="000753F6" w:rsidRPr="006E6534" w:rsidDel="00CC1B33">
          <w:rPr>
            <w:rFonts w:cs="Times New Roman"/>
            <w:color w:val="000000" w:themeColor="text1"/>
            <w:lang w:val="en-US"/>
            <w:rPrChange w:id="6653" w:author="N F" w:date="2023-12-05T03:08:00Z">
              <w:rPr>
                <w:rFonts w:cs="Times New Roman"/>
                <w:lang w:val="en-US"/>
              </w:rPr>
            </w:rPrChange>
          </w:rPr>
          <w:delInstrText>L</w:delInstrText>
        </w:r>
        <w:r w:rsidR="000753F6" w:rsidRPr="006E6534" w:rsidDel="00CC1B33">
          <w:rPr>
            <w:rFonts w:cs="Times New Roman"/>
            <w:color w:val="000000" w:themeColor="text1"/>
            <w:rPrChange w:id="6654" w:author="N F" w:date="2023-12-05T03:08:00Z">
              <w:rPr>
                <w:rFonts w:cs="Times New Roman"/>
              </w:rPr>
            </w:rPrChange>
          </w:rPr>
          <w:delInstrText>"],"</w:delInstrText>
        </w:r>
        <w:r w:rsidR="000753F6" w:rsidRPr="006E6534" w:rsidDel="00CC1B33">
          <w:rPr>
            <w:rFonts w:cs="Times New Roman"/>
            <w:color w:val="000000" w:themeColor="text1"/>
            <w:lang w:val="en-US"/>
            <w:rPrChange w:id="6655" w:author="N F" w:date="2023-12-05T03:08:00Z">
              <w:rPr>
                <w:rFonts w:cs="Times New Roman"/>
                <w:lang w:val="en-US"/>
              </w:rPr>
            </w:rPrChange>
          </w:rPr>
          <w:delInstrText>itemData</w:delInstrText>
        </w:r>
        <w:r w:rsidR="000753F6" w:rsidRPr="006E6534" w:rsidDel="00CC1B33">
          <w:rPr>
            <w:rFonts w:cs="Times New Roman"/>
            <w:color w:val="000000" w:themeColor="text1"/>
            <w:rPrChange w:id="6656" w:author="N F" w:date="2023-12-05T03:08:00Z">
              <w:rPr>
                <w:rFonts w:cs="Times New Roman"/>
              </w:rPr>
            </w:rPrChange>
          </w:rPr>
          <w:delInstrText>":{"</w:delInstrText>
        </w:r>
        <w:r w:rsidR="000753F6" w:rsidRPr="006E6534" w:rsidDel="00CC1B33">
          <w:rPr>
            <w:rFonts w:cs="Times New Roman"/>
            <w:color w:val="000000" w:themeColor="text1"/>
            <w:lang w:val="en-US"/>
            <w:rPrChange w:id="6657" w:author="N F" w:date="2023-12-05T03:08:00Z">
              <w:rPr>
                <w:rFonts w:cs="Times New Roman"/>
                <w:lang w:val="en-US"/>
              </w:rPr>
            </w:rPrChange>
          </w:rPr>
          <w:delInstrText>id</w:delInstrText>
        </w:r>
        <w:r w:rsidR="000753F6" w:rsidRPr="006E6534" w:rsidDel="00CC1B33">
          <w:rPr>
            <w:rFonts w:cs="Times New Roman"/>
            <w:color w:val="000000" w:themeColor="text1"/>
            <w:rPrChange w:id="6658" w:author="N F" w:date="2023-12-05T03:08:00Z">
              <w:rPr>
                <w:rFonts w:cs="Times New Roman"/>
              </w:rPr>
            </w:rPrChange>
          </w:rPr>
          <w:delInstrText>":161758,"</w:delInstrText>
        </w:r>
        <w:r w:rsidR="000753F6" w:rsidRPr="006E6534" w:rsidDel="00CC1B33">
          <w:rPr>
            <w:rFonts w:cs="Times New Roman"/>
            <w:color w:val="000000" w:themeColor="text1"/>
            <w:lang w:val="en-US"/>
            <w:rPrChange w:id="6659" w:author="N F" w:date="2023-12-05T03:08:00Z">
              <w:rPr>
                <w:rFonts w:cs="Times New Roman"/>
                <w:lang w:val="en-US"/>
              </w:rPr>
            </w:rPrChange>
          </w:rPr>
          <w:delInstrText>type</w:delInstrText>
        </w:r>
        <w:r w:rsidR="000753F6" w:rsidRPr="006E6534" w:rsidDel="00CC1B33">
          <w:rPr>
            <w:rFonts w:cs="Times New Roman"/>
            <w:color w:val="000000" w:themeColor="text1"/>
            <w:rPrChange w:id="6660" w:author="N F" w:date="2023-12-05T03:08:00Z">
              <w:rPr>
                <w:rFonts w:cs="Times New Roman"/>
              </w:rPr>
            </w:rPrChange>
          </w:rPr>
          <w:delInstrText>":"</w:delInstrText>
        </w:r>
        <w:r w:rsidR="000753F6" w:rsidRPr="006E6534" w:rsidDel="00CC1B33">
          <w:rPr>
            <w:rFonts w:cs="Times New Roman"/>
            <w:color w:val="000000" w:themeColor="text1"/>
            <w:lang w:val="en-US"/>
            <w:rPrChange w:id="6661" w:author="N F" w:date="2023-12-05T03:08:00Z">
              <w:rPr>
                <w:rFonts w:cs="Times New Roman"/>
                <w:lang w:val="en-US"/>
              </w:rPr>
            </w:rPrChange>
          </w:rPr>
          <w:delInstrText>webpage</w:delInstrText>
        </w:r>
        <w:r w:rsidR="000753F6" w:rsidRPr="006E6534" w:rsidDel="00CC1B33">
          <w:rPr>
            <w:rFonts w:cs="Times New Roman"/>
            <w:color w:val="000000" w:themeColor="text1"/>
            <w:rPrChange w:id="6662" w:author="N F" w:date="2023-12-05T03:08:00Z">
              <w:rPr>
                <w:rFonts w:cs="Times New Roman"/>
              </w:rPr>
            </w:rPrChange>
          </w:rPr>
          <w:delInstrText>","</w:delInstrText>
        </w:r>
        <w:r w:rsidR="000753F6" w:rsidRPr="006E6534" w:rsidDel="00CC1B33">
          <w:rPr>
            <w:rFonts w:cs="Times New Roman"/>
            <w:color w:val="000000" w:themeColor="text1"/>
            <w:lang w:val="en-US"/>
            <w:rPrChange w:id="6663" w:author="N F" w:date="2023-12-05T03:08:00Z">
              <w:rPr>
                <w:rFonts w:cs="Times New Roman"/>
                <w:lang w:val="en-US"/>
              </w:rPr>
            </w:rPrChange>
          </w:rPr>
          <w:delInstrText>title</w:delInstrText>
        </w:r>
        <w:r w:rsidR="000753F6" w:rsidRPr="006E6534" w:rsidDel="00CC1B33">
          <w:rPr>
            <w:rFonts w:cs="Times New Roman"/>
            <w:color w:val="000000" w:themeColor="text1"/>
            <w:rPrChange w:id="6664" w:author="N F" w:date="2023-12-05T03:08:00Z">
              <w:rPr>
                <w:rFonts w:cs="Times New Roman"/>
              </w:rPr>
            </w:rPrChange>
          </w:rPr>
          <w:delInstrText>":"</w:delInstrText>
        </w:r>
        <w:r w:rsidR="000753F6" w:rsidRPr="006E6534" w:rsidDel="00CC1B33">
          <w:rPr>
            <w:rFonts w:cs="Times New Roman"/>
            <w:color w:val="000000" w:themeColor="text1"/>
            <w:lang w:val="en-US"/>
            <w:rPrChange w:id="6665" w:author="N F" w:date="2023-12-05T03:08:00Z">
              <w:rPr>
                <w:rFonts w:cs="Times New Roman"/>
                <w:lang w:val="en-US"/>
              </w:rPr>
            </w:rPrChange>
          </w:rPr>
          <w:delInstrText>TAGRISSO</w:delInstrText>
        </w:r>
        <w:r w:rsidR="000753F6" w:rsidRPr="006E6534" w:rsidDel="00CC1B33">
          <w:rPr>
            <w:rFonts w:cs="Times New Roman"/>
            <w:color w:val="000000" w:themeColor="text1"/>
            <w:rPrChange w:id="6666" w:author="N F" w:date="2023-12-05T03:08:00Z">
              <w:rPr>
                <w:rFonts w:cs="Times New Roman"/>
              </w:rPr>
            </w:rPrChange>
          </w:rPr>
          <w:delInstrText xml:space="preserve"> (</w:delInstrText>
        </w:r>
        <w:r w:rsidR="000753F6" w:rsidRPr="006E6534" w:rsidDel="00CC1B33">
          <w:rPr>
            <w:rFonts w:cs="Times New Roman"/>
            <w:color w:val="000000" w:themeColor="text1"/>
            <w:lang w:val="en-US"/>
            <w:rPrChange w:id="6667" w:author="N F" w:date="2023-12-05T03:08:00Z">
              <w:rPr>
                <w:rFonts w:cs="Times New Roman"/>
                <w:lang w:val="en-US"/>
              </w:rPr>
            </w:rPrChange>
          </w:rPr>
          <w:delInstrText>osimertinib</w:delInstrText>
        </w:r>
        <w:r w:rsidR="000753F6" w:rsidRPr="006E6534" w:rsidDel="00CC1B33">
          <w:rPr>
            <w:rFonts w:cs="Times New Roman"/>
            <w:color w:val="000000" w:themeColor="text1"/>
            <w:rPrChange w:id="6668" w:author="N F" w:date="2023-12-05T03:08:00Z">
              <w:rPr>
                <w:rFonts w:cs="Times New Roman"/>
              </w:rPr>
            </w:rPrChange>
          </w:rPr>
          <w:delInstrText xml:space="preserve">) </w:delInstrText>
        </w:r>
        <w:r w:rsidR="000753F6" w:rsidRPr="006E6534" w:rsidDel="00CC1B33">
          <w:rPr>
            <w:rFonts w:cs="Times New Roman"/>
            <w:color w:val="000000" w:themeColor="text1"/>
            <w:lang w:val="en-US"/>
            <w:rPrChange w:id="6669" w:author="N F" w:date="2023-12-05T03:08:00Z">
              <w:rPr>
                <w:rFonts w:cs="Times New Roman"/>
                <w:lang w:val="en-US"/>
              </w:rPr>
            </w:rPrChange>
          </w:rPr>
          <w:delInstrText>tablets</w:delInstrText>
        </w:r>
        <w:r w:rsidR="000753F6" w:rsidRPr="006E6534" w:rsidDel="00CC1B33">
          <w:rPr>
            <w:rFonts w:cs="Times New Roman"/>
            <w:color w:val="000000" w:themeColor="text1"/>
            <w:rPrChange w:id="6670" w:author="N F" w:date="2023-12-05T03:08:00Z">
              <w:rPr>
                <w:rFonts w:cs="Times New Roman"/>
              </w:rPr>
            </w:rPrChange>
          </w:rPr>
          <w:delInstrText xml:space="preserve">. </w:delInstrText>
        </w:r>
        <w:r w:rsidR="000753F6" w:rsidRPr="006E6534" w:rsidDel="00CC1B33">
          <w:rPr>
            <w:rFonts w:cs="Times New Roman"/>
            <w:color w:val="000000" w:themeColor="text1"/>
            <w:lang w:val="en-US"/>
            <w:rPrChange w:id="6671" w:author="N F" w:date="2023-12-05T03:08:00Z">
              <w:rPr>
                <w:rFonts w:cs="Times New Roman"/>
                <w:lang w:val="en-US"/>
              </w:rPr>
            </w:rPrChange>
          </w:rPr>
          <w:delInstrText>AstraZeneca</w:delInstrText>
        </w:r>
        <w:r w:rsidR="000753F6" w:rsidRPr="006E6534" w:rsidDel="00CC1B33">
          <w:rPr>
            <w:rFonts w:cs="Times New Roman"/>
            <w:color w:val="000000" w:themeColor="text1"/>
            <w:rPrChange w:id="6672" w:author="N F" w:date="2023-12-05T03:08:00Z">
              <w:rPr>
                <w:rFonts w:cs="Times New Roman"/>
              </w:rPr>
            </w:rPrChange>
          </w:rPr>
          <w:delInstrText xml:space="preserve"> </w:delInstrText>
        </w:r>
        <w:r w:rsidR="000753F6" w:rsidRPr="006E6534" w:rsidDel="00CC1B33">
          <w:rPr>
            <w:rFonts w:cs="Times New Roman"/>
            <w:color w:val="000000" w:themeColor="text1"/>
            <w:lang w:val="en-US"/>
            <w:rPrChange w:id="6673" w:author="N F" w:date="2023-12-05T03:08:00Z">
              <w:rPr>
                <w:rFonts w:cs="Times New Roman"/>
                <w:lang w:val="en-US"/>
              </w:rPr>
            </w:rPrChange>
          </w:rPr>
          <w:delInstrText>Pharmaceuticals</w:delInstrText>
        </w:r>
        <w:r w:rsidR="000753F6" w:rsidRPr="006E6534" w:rsidDel="00CC1B33">
          <w:rPr>
            <w:rFonts w:cs="Times New Roman"/>
            <w:color w:val="000000" w:themeColor="text1"/>
            <w:rPrChange w:id="6674" w:author="N F" w:date="2023-12-05T03:08:00Z">
              <w:rPr>
                <w:rFonts w:cs="Times New Roman"/>
              </w:rPr>
            </w:rPrChange>
          </w:rPr>
          <w:delInstrText xml:space="preserve">, </w:delInstrText>
        </w:r>
        <w:r w:rsidR="000753F6" w:rsidRPr="006E6534" w:rsidDel="00CC1B33">
          <w:rPr>
            <w:rFonts w:cs="Times New Roman"/>
            <w:color w:val="000000" w:themeColor="text1"/>
            <w:lang w:val="en-US"/>
            <w:rPrChange w:id="6675" w:author="N F" w:date="2023-12-05T03:08:00Z">
              <w:rPr>
                <w:rFonts w:cs="Times New Roman"/>
                <w:lang w:val="en-US"/>
              </w:rPr>
            </w:rPrChange>
          </w:rPr>
          <w:delInstrText>LP</w:delInstrText>
        </w:r>
        <w:r w:rsidR="000753F6" w:rsidRPr="006E6534" w:rsidDel="00CC1B33">
          <w:rPr>
            <w:rFonts w:cs="Times New Roman"/>
            <w:color w:val="000000" w:themeColor="text1"/>
            <w:rPrChange w:id="6676" w:author="N F" w:date="2023-12-05T03:08:00Z">
              <w:rPr>
                <w:rFonts w:cs="Times New Roman"/>
              </w:rPr>
            </w:rPrChange>
          </w:rPr>
          <w:delInstrText xml:space="preserve"> </w:delInstrText>
        </w:r>
        <w:r w:rsidR="000753F6" w:rsidRPr="006E6534" w:rsidDel="00CC1B33">
          <w:rPr>
            <w:rFonts w:cs="Times New Roman"/>
            <w:color w:val="000000" w:themeColor="text1"/>
            <w:lang w:val="en-US"/>
            <w:rPrChange w:id="6677" w:author="N F" w:date="2023-12-05T03:08:00Z">
              <w:rPr>
                <w:rFonts w:cs="Times New Roman"/>
                <w:lang w:val="en-US"/>
              </w:rPr>
            </w:rPrChange>
          </w:rPr>
          <w:delInstrText>Application</w:delInstrText>
        </w:r>
        <w:r w:rsidR="000753F6" w:rsidRPr="006E6534" w:rsidDel="00CC1B33">
          <w:rPr>
            <w:rFonts w:cs="Times New Roman"/>
            <w:color w:val="000000" w:themeColor="text1"/>
            <w:rPrChange w:id="6678" w:author="N F" w:date="2023-12-05T03:08:00Z">
              <w:rPr>
                <w:rFonts w:cs="Times New Roman"/>
              </w:rPr>
            </w:rPrChange>
          </w:rPr>
          <w:delInstrText xml:space="preserve"> </w:delInstrText>
        </w:r>
        <w:r w:rsidR="000753F6" w:rsidRPr="006E6534" w:rsidDel="00CC1B33">
          <w:rPr>
            <w:rFonts w:cs="Times New Roman"/>
            <w:color w:val="000000" w:themeColor="text1"/>
            <w:lang w:val="en-US"/>
            <w:rPrChange w:id="6679" w:author="N F" w:date="2023-12-05T03:08:00Z">
              <w:rPr>
                <w:rFonts w:cs="Times New Roman"/>
                <w:lang w:val="en-US"/>
              </w:rPr>
            </w:rPrChange>
          </w:rPr>
          <w:delInstrText>No</w:delInstrText>
        </w:r>
        <w:r w:rsidR="000753F6" w:rsidRPr="006E6534" w:rsidDel="00CC1B33">
          <w:rPr>
            <w:rFonts w:cs="Times New Roman"/>
            <w:color w:val="000000" w:themeColor="text1"/>
            <w:rPrChange w:id="6680" w:author="N F" w:date="2023-12-05T03:08:00Z">
              <w:rPr>
                <w:rFonts w:cs="Times New Roman"/>
              </w:rPr>
            </w:rPrChange>
          </w:rPr>
          <w:delInstrText xml:space="preserve">.:  208065. </w:delInstrText>
        </w:r>
        <w:r w:rsidR="000753F6" w:rsidRPr="006E6534" w:rsidDel="00CC1B33">
          <w:rPr>
            <w:rFonts w:cs="Times New Roman"/>
            <w:color w:val="000000" w:themeColor="text1"/>
            <w:lang w:val="en-US"/>
            <w:rPrChange w:id="6681" w:author="N F" w:date="2023-12-05T03:08:00Z">
              <w:rPr>
                <w:rFonts w:cs="Times New Roman"/>
                <w:lang w:val="en-US"/>
              </w:rPr>
            </w:rPrChange>
          </w:rPr>
          <w:delInstrText>Approval</w:delInstrText>
        </w:r>
        <w:r w:rsidR="000753F6" w:rsidRPr="006E6534" w:rsidDel="00CC1B33">
          <w:rPr>
            <w:rFonts w:cs="Times New Roman"/>
            <w:color w:val="000000" w:themeColor="text1"/>
            <w:rPrChange w:id="6682" w:author="N F" w:date="2023-12-05T03:08:00Z">
              <w:rPr>
                <w:rFonts w:cs="Times New Roman"/>
              </w:rPr>
            </w:rPrChange>
          </w:rPr>
          <w:delInstrText xml:space="preserve"> </w:delInstrText>
        </w:r>
        <w:r w:rsidR="000753F6" w:rsidRPr="006E6534" w:rsidDel="00CC1B33">
          <w:rPr>
            <w:rFonts w:cs="Times New Roman"/>
            <w:color w:val="000000" w:themeColor="text1"/>
            <w:lang w:val="en-US"/>
            <w:rPrChange w:id="6683" w:author="N F" w:date="2023-12-05T03:08:00Z">
              <w:rPr>
                <w:rFonts w:cs="Times New Roman"/>
                <w:lang w:val="en-US"/>
              </w:rPr>
            </w:rPrChange>
          </w:rPr>
          <w:delInstrText>Date</w:delInstrText>
        </w:r>
        <w:r w:rsidR="000753F6" w:rsidRPr="006E6534" w:rsidDel="00CC1B33">
          <w:rPr>
            <w:rFonts w:cs="Times New Roman"/>
            <w:color w:val="000000" w:themeColor="text1"/>
            <w:rPrChange w:id="6684" w:author="N F" w:date="2023-12-05T03:08:00Z">
              <w:rPr>
                <w:rFonts w:cs="Times New Roman"/>
              </w:rPr>
            </w:rPrChange>
          </w:rPr>
          <w:delInstrText xml:space="preserve">: 11/13/2015. </w:delInstrText>
        </w:r>
        <w:r w:rsidR="000753F6" w:rsidRPr="006E6534" w:rsidDel="00CC1B33">
          <w:rPr>
            <w:rFonts w:cs="Times New Roman"/>
            <w:color w:val="000000" w:themeColor="text1"/>
            <w:lang w:val="en-US"/>
            <w:rPrChange w:id="6685" w:author="N F" w:date="2023-12-05T03:08:00Z">
              <w:rPr>
                <w:rFonts w:cs="Times New Roman"/>
                <w:lang w:val="en-US"/>
              </w:rPr>
            </w:rPrChange>
          </w:rPr>
          <w:delInstrText>Pharmacology</w:delInstrText>
        </w:r>
        <w:r w:rsidR="000753F6" w:rsidRPr="006E6534" w:rsidDel="00CC1B33">
          <w:rPr>
            <w:rFonts w:cs="Times New Roman"/>
            <w:color w:val="000000" w:themeColor="text1"/>
            <w:rPrChange w:id="6686" w:author="N F" w:date="2023-12-05T03:08:00Z">
              <w:rPr>
                <w:rFonts w:cs="Times New Roman"/>
              </w:rPr>
            </w:rPrChange>
          </w:rPr>
          <w:delInstrText xml:space="preserve"> </w:delInstrText>
        </w:r>
        <w:r w:rsidR="000753F6" w:rsidRPr="006E6534" w:rsidDel="00CC1B33">
          <w:rPr>
            <w:rFonts w:cs="Times New Roman"/>
            <w:color w:val="000000" w:themeColor="text1"/>
            <w:lang w:val="en-US"/>
            <w:rPrChange w:id="6687" w:author="N F" w:date="2023-12-05T03:08:00Z">
              <w:rPr>
                <w:rFonts w:cs="Times New Roman"/>
                <w:lang w:val="en-US"/>
              </w:rPr>
            </w:rPrChange>
          </w:rPr>
          <w:delInstrText>Review</w:delInstrText>
        </w:r>
        <w:r w:rsidR="000753F6" w:rsidRPr="006E6534" w:rsidDel="00CC1B33">
          <w:rPr>
            <w:rFonts w:cs="Times New Roman"/>
            <w:color w:val="000000" w:themeColor="text1"/>
            <w:rPrChange w:id="6688" w:author="N F" w:date="2023-12-05T03:08:00Z">
              <w:rPr>
                <w:rFonts w:cs="Times New Roman"/>
              </w:rPr>
            </w:rPrChange>
          </w:rPr>
          <w:delInstrText>","</w:delInstrText>
        </w:r>
        <w:r w:rsidR="000753F6" w:rsidRPr="006E6534" w:rsidDel="00CC1B33">
          <w:rPr>
            <w:rFonts w:cs="Times New Roman"/>
            <w:color w:val="000000" w:themeColor="text1"/>
            <w:lang w:val="en-US"/>
            <w:rPrChange w:id="6689" w:author="N F" w:date="2023-12-05T03:08:00Z">
              <w:rPr>
                <w:rFonts w:cs="Times New Roman"/>
                <w:lang w:val="en-US"/>
              </w:rPr>
            </w:rPrChange>
          </w:rPr>
          <w:delInstrText>URL</w:delInstrText>
        </w:r>
        <w:r w:rsidR="000753F6" w:rsidRPr="006E6534" w:rsidDel="00CC1B33">
          <w:rPr>
            <w:rFonts w:cs="Times New Roman"/>
            <w:color w:val="000000" w:themeColor="text1"/>
            <w:rPrChange w:id="6690" w:author="N F" w:date="2023-12-05T03:08:00Z">
              <w:rPr>
                <w:rFonts w:cs="Times New Roman"/>
              </w:rPr>
            </w:rPrChange>
          </w:rPr>
          <w:delInstrText>":"</w:delInstrText>
        </w:r>
        <w:r w:rsidR="000753F6" w:rsidRPr="006E6534" w:rsidDel="00CC1B33">
          <w:rPr>
            <w:rFonts w:cs="Times New Roman"/>
            <w:color w:val="000000" w:themeColor="text1"/>
            <w:lang w:val="en-US"/>
            <w:rPrChange w:id="6691" w:author="N F" w:date="2023-12-05T03:08:00Z">
              <w:rPr>
                <w:rFonts w:cs="Times New Roman"/>
                <w:lang w:val="en-US"/>
              </w:rPr>
            </w:rPrChange>
          </w:rPr>
          <w:delInstrText>https</w:delInstrText>
        </w:r>
        <w:r w:rsidR="000753F6" w:rsidRPr="006E6534" w:rsidDel="00CC1B33">
          <w:rPr>
            <w:rFonts w:cs="Times New Roman"/>
            <w:color w:val="000000" w:themeColor="text1"/>
            <w:rPrChange w:id="6692" w:author="N F" w:date="2023-12-05T03:08:00Z">
              <w:rPr>
                <w:rFonts w:cs="Times New Roman"/>
              </w:rPr>
            </w:rPrChange>
          </w:rPr>
          <w:delInstrText>://</w:delInstrText>
        </w:r>
        <w:r w:rsidR="000753F6" w:rsidRPr="006E6534" w:rsidDel="00CC1B33">
          <w:rPr>
            <w:rFonts w:cs="Times New Roman"/>
            <w:color w:val="000000" w:themeColor="text1"/>
            <w:lang w:val="en-US"/>
            <w:rPrChange w:id="6693" w:author="N F" w:date="2023-12-05T03:08:00Z">
              <w:rPr>
                <w:rFonts w:cs="Times New Roman"/>
                <w:lang w:val="en-US"/>
              </w:rPr>
            </w:rPrChange>
          </w:rPr>
          <w:delInstrText>www</w:delInstrText>
        </w:r>
        <w:r w:rsidR="000753F6" w:rsidRPr="006E6534" w:rsidDel="00CC1B33">
          <w:rPr>
            <w:rFonts w:cs="Times New Roman"/>
            <w:color w:val="000000" w:themeColor="text1"/>
            <w:rPrChange w:id="6694" w:author="N F" w:date="2023-12-05T03:08:00Z">
              <w:rPr>
                <w:rFonts w:cs="Times New Roman"/>
              </w:rPr>
            </w:rPrChange>
          </w:rPr>
          <w:delInstrText>.</w:delInstrText>
        </w:r>
        <w:r w:rsidR="000753F6" w:rsidRPr="006E6534" w:rsidDel="00CC1B33">
          <w:rPr>
            <w:rFonts w:cs="Times New Roman"/>
            <w:color w:val="000000" w:themeColor="text1"/>
            <w:lang w:val="en-US"/>
            <w:rPrChange w:id="6695" w:author="N F" w:date="2023-12-05T03:08:00Z">
              <w:rPr>
                <w:rFonts w:cs="Times New Roman"/>
                <w:lang w:val="en-US"/>
              </w:rPr>
            </w:rPrChange>
          </w:rPr>
          <w:delInstrText>accessdata</w:delInstrText>
        </w:r>
        <w:r w:rsidR="000753F6" w:rsidRPr="006E6534" w:rsidDel="00CC1B33">
          <w:rPr>
            <w:rFonts w:cs="Times New Roman"/>
            <w:color w:val="000000" w:themeColor="text1"/>
            <w:rPrChange w:id="6696" w:author="N F" w:date="2023-12-05T03:08:00Z">
              <w:rPr>
                <w:rFonts w:cs="Times New Roman"/>
              </w:rPr>
            </w:rPrChange>
          </w:rPr>
          <w:delInstrText>.</w:delInstrText>
        </w:r>
        <w:r w:rsidR="000753F6" w:rsidRPr="006E6534" w:rsidDel="00CC1B33">
          <w:rPr>
            <w:rFonts w:cs="Times New Roman"/>
            <w:color w:val="000000" w:themeColor="text1"/>
            <w:lang w:val="en-US"/>
            <w:rPrChange w:id="6697" w:author="N F" w:date="2023-12-05T03:08:00Z">
              <w:rPr>
                <w:rFonts w:cs="Times New Roman"/>
                <w:lang w:val="en-US"/>
              </w:rPr>
            </w:rPrChange>
          </w:rPr>
          <w:delInstrText>fda</w:delInstrText>
        </w:r>
        <w:r w:rsidR="000753F6" w:rsidRPr="006E6534" w:rsidDel="00CC1B33">
          <w:rPr>
            <w:rFonts w:cs="Times New Roman"/>
            <w:color w:val="000000" w:themeColor="text1"/>
            <w:rPrChange w:id="6698" w:author="N F" w:date="2023-12-05T03:08:00Z">
              <w:rPr>
                <w:rFonts w:cs="Times New Roman"/>
              </w:rPr>
            </w:rPrChange>
          </w:rPr>
          <w:delInstrText>.</w:delInstrText>
        </w:r>
        <w:r w:rsidR="000753F6" w:rsidRPr="006E6534" w:rsidDel="00CC1B33">
          <w:rPr>
            <w:rFonts w:cs="Times New Roman"/>
            <w:color w:val="000000" w:themeColor="text1"/>
            <w:lang w:val="en-US"/>
            <w:rPrChange w:id="6699" w:author="N F" w:date="2023-12-05T03:08:00Z">
              <w:rPr>
                <w:rFonts w:cs="Times New Roman"/>
                <w:lang w:val="en-US"/>
              </w:rPr>
            </w:rPrChange>
          </w:rPr>
          <w:delInstrText>gov</w:delInstrText>
        </w:r>
        <w:r w:rsidR="000753F6" w:rsidRPr="006E6534" w:rsidDel="00CC1B33">
          <w:rPr>
            <w:rFonts w:cs="Times New Roman"/>
            <w:color w:val="000000" w:themeColor="text1"/>
            <w:rPrChange w:id="6700" w:author="N F" w:date="2023-12-05T03:08:00Z">
              <w:rPr>
                <w:rFonts w:cs="Times New Roman"/>
              </w:rPr>
            </w:rPrChange>
          </w:rPr>
          <w:delInstrText>/</w:delInstrText>
        </w:r>
        <w:r w:rsidR="000753F6" w:rsidRPr="006E6534" w:rsidDel="00CC1B33">
          <w:rPr>
            <w:rFonts w:cs="Times New Roman"/>
            <w:color w:val="000000" w:themeColor="text1"/>
            <w:lang w:val="en-US"/>
            <w:rPrChange w:id="6701" w:author="N F" w:date="2023-12-05T03:08:00Z">
              <w:rPr>
                <w:rFonts w:cs="Times New Roman"/>
                <w:lang w:val="en-US"/>
              </w:rPr>
            </w:rPrChange>
          </w:rPr>
          <w:delInstrText>drugsatfda</w:delInstrText>
        </w:r>
        <w:r w:rsidR="000753F6" w:rsidRPr="006E6534" w:rsidDel="00CC1B33">
          <w:rPr>
            <w:rFonts w:cs="Times New Roman"/>
            <w:color w:val="000000" w:themeColor="text1"/>
            <w:rPrChange w:id="6702" w:author="N F" w:date="2023-12-05T03:08:00Z">
              <w:rPr>
                <w:rFonts w:cs="Times New Roman"/>
              </w:rPr>
            </w:rPrChange>
          </w:rPr>
          <w:delInstrText>_</w:delInstrText>
        </w:r>
        <w:r w:rsidR="000753F6" w:rsidRPr="006E6534" w:rsidDel="00CC1B33">
          <w:rPr>
            <w:rFonts w:cs="Times New Roman"/>
            <w:color w:val="000000" w:themeColor="text1"/>
            <w:lang w:val="en-US"/>
            <w:rPrChange w:id="6703" w:author="N F" w:date="2023-12-05T03:08:00Z">
              <w:rPr>
                <w:rFonts w:cs="Times New Roman"/>
                <w:lang w:val="en-US"/>
              </w:rPr>
            </w:rPrChange>
          </w:rPr>
          <w:delInstrText>docs</w:delInstrText>
        </w:r>
        <w:r w:rsidR="000753F6" w:rsidRPr="006E6534" w:rsidDel="00CC1B33">
          <w:rPr>
            <w:rFonts w:cs="Times New Roman"/>
            <w:color w:val="000000" w:themeColor="text1"/>
            <w:rPrChange w:id="6704" w:author="N F" w:date="2023-12-05T03:08:00Z">
              <w:rPr>
                <w:rFonts w:cs="Times New Roman"/>
              </w:rPr>
            </w:rPrChange>
          </w:rPr>
          <w:delInstrText>/</w:delInstrText>
        </w:r>
        <w:r w:rsidR="000753F6" w:rsidRPr="006E6534" w:rsidDel="00CC1B33">
          <w:rPr>
            <w:rFonts w:cs="Times New Roman"/>
            <w:color w:val="000000" w:themeColor="text1"/>
            <w:lang w:val="en-US"/>
            <w:rPrChange w:id="6705" w:author="N F" w:date="2023-12-05T03:08:00Z">
              <w:rPr>
                <w:rFonts w:cs="Times New Roman"/>
                <w:lang w:val="en-US"/>
              </w:rPr>
            </w:rPrChange>
          </w:rPr>
          <w:delInstrText>nda</w:delInstrText>
        </w:r>
        <w:r w:rsidR="000753F6" w:rsidRPr="006E6534" w:rsidDel="00CC1B33">
          <w:rPr>
            <w:rFonts w:cs="Times New Roman"/>
            <w:color w:val="000000" w:themeColor="text1"/>
            <w:rPrChange w:id="6706" w:author="N F" w:date="2023-12-05T03:08:00Z">
              <w:rPr>
                <w:rFonts w:cs="Times New Roman"/>
              </w:rPr>
            </w:rPrChange>
          </w:rPr>
          <w:delInstrText>/2015/208065</w:delInstrText>
        </w:r>
        <w:r w:rsidR="000753F6" w:rsidRPr="006E6534" w:rsidDel="00CC1B33">
          <w:rPr>
            <w:rFonts w:cs="Times New Roman"/>
            <w:color w:val="000000" w:themeColor="text1"/>
            <w:lang w:val="en-US"/>
            <w:rPrChange w:id="6707" w:author="N F" w:date="2023-12-05T03:08:00Z">
              <w:rPr>
                <w:rFonts w:cs="Times New Roman"/>
                <w:lang w:val="en-US"/>
              </w:rPr>
            </w:rPrChange>
          </w:rPr>
          <w:delInstrText>Orig</w:delInstrText>
        </w:r>
        <w:r w:rsidR="000753F6" w:rsidRPr="006E6534" w:rsidDel="00CC1B33">
          <w:rPr>
            <w:rFonts w:cs="Times New Roman"/>
            <w:color w:val="000000" w:themeColor="text1"/>
            <w:rPrChange w:id="6708" w:author="N F" w:date="2023-12-05T03:08:00Z">
              <w:rPr>
                <w:rFonts w:cs="Times New Roman"/>
              </w:rPr>
            </w:rPrChange>
          </w:rPr>
          <w:delInstrText>1</w:delInstrText>
        </w:r>
        <w:r w:rsidR="000753F6" w:rsidRPr="006E6534" w:rsidDel="00CC1B33">
          <w:rPr>
            <w:rFonts w:cs="Times New Roman"/>
            <w:color w:val="000000" w:themeColor="text1"/>
            <w:lang w:val="en-US"/>
            <w:rPrChange w:id="6709" w:author="N F" w:date="2023-12-05T03:08:00Z">
              <w:rPr>
                <w:rFonts w:cs="Times New Roman"/>
                <w:lang w:val="en-US"/>
              </w:rPr>
            </w:rPrChange>
          </w:rPr>
          <w:delInstrText>s</w:delInstrText>
        </w:r>
        <w:r w:rsidR="000753F6" w:rsidRPr="006E6534" w:rsidDel="00CC1B33">
          <w:rPr>
            <w:rFonts w:cs="Times New Roman"/>
            <w:color w:val="000000" w:themeColor="text1"/>
            <w:rPrChange w:id="6710" w:author="N F" w:date="2023-12-05T03:08:00Z">
              <w:rPr>
                <w:rFonts w:cs="Times New Roman"/>
              </w:rPr>
            </w:rPrChange>
          </w:rPr>
          <w:delInstrText>000</w:delInstrText>
        </w:r>
        <w:r w:rsidR="000753F6" w:rsidRPr="006E6534" w:rsidDel="00CC1B33">
          <w:rPr>
            <w:rFonts w:cs="Times New Roman"/>
            <w:color w:val="000000" w:themeColor="text1"/>
            <w:lang w:val="en-US"/>
            <w:rPrChange w:id="6711" w:author="N F" w:date="2023-12-05T03:08:00Z">
              <w:rPr>
                <w:rFonts w:cs="Times New Roman"/>
                <w:lang w:val="en-US"/>
              </w:rPr>
            </w:rPrChange>
          </w:rPr>
          <w:delInstrText>TOC</w:delInstrText>
        </w:r>
        <w:r w:rsidR="000753F6" w:rsidRPr="006E6534" w:rsidDel="00CC1B33">
          <w:rPr>
            <w:rFonts w:cs="Times New Roman"/>
            <w:color w:val="000000" w:themeColor="text1"/>
            <w:rPrChange w:id="6712" w:author="N F" w:date="2023-12-05T03:08:00Z">
              <w:rPr>
                <w:rFonts w:cs="Times New Roman"/>
              </w:rPr>
            </w:rPrChange>
          </w:rPr>
          <w:delInstrText>.</w:delInstrText>
        </w:r>
        <w:r w:rsidR="000753F6" w:rsidRPr="006E6534" w:rsidDel="00CC1B33">
          <w:rPr>
            <w:rFonts w:cs="Times New Roman"/>
            <w:color w:val="000000" w:themeColor="text1"/>
            <w:lang w:val="en-US"/>
            <w:rPrChange w:id="6713" w:author="N F" w:date="2023-12-05T03:08:00Z">
              <w:rPr>
                <w:rFonts w:cs="Times New Roman"/>
                <w:lang w:val="en-US"/>
              </w:rPr>
            </w:rPrChange>
          </w:rPr>
          <w:delInstrText>cfm</w:delInstrText>
        </w:r>
        <w:r w:rsidR="000753F6" w:rsidRPr="006E6534" w:rsidDel="00CC1B33">
          <w:rPr>
            <w:rFonts w:cs="Times New Roman"/>
            <w:color w:val="000000" w:themeColor="text1"/>
            <w:rPrChange w:id="6714" w:author="N F" w:date="2023-12-05T03:08:00Z">
              <w:rPr>
                <w:rFonts w:cs="Times New Roman"/>
              </w:rPr>
            </w:rPrChange>
          </w:rPr>
          <w:delInstrText>","</w:delInstrText>
        </w:r>
        <w:r w:rsidR="000753F6" w:rsidRPr="006E6534" w:rsidDel="00CC1B33">
          <w:rPr>
            <w:rFonts w:cs="Times New Roman"/>
            <w:color w:val="000000" w:themeColor="text1"/>
            <w:lang w:val="en-US"/>
            <w:rPrChange w:id="6715" w:author="N F" w:date="2023-12-05T03:08:00Z">
              <w:rPr>
                <w:rFonts w:cs="Times New Roman"/>
                <w:lang w:val="en-US"/>
              </w:rPr>
            </w:rPrChange>
          </w:rPr>
          <w:delInstrText>accessed</w:delInstrText>
        </w:r>
        <w:r w:rsidR="000753F6" w:rsidRPr="006E6534" w:rsidDel="00CC1B33">
          <w:rPr>
            <w:rFonts w:cs="Times New Roman"/>
            <w:color w:val="000000" w:themeColor="text1"/>
            <w:rPrChange w:id="6716" w:author="N F" w:date="2023-12-05T03:08:00Z">
              <w:rPr>
                <w:rFonts w:cs="Times New Roman"/>
              </w:rPr>
            </w:rPrChange>
          </w:rPr>
          <w:delInstrText>":{"</w:delInstrText>
        </w:r>
        <w:r w:rsidR="000753F6" w:rsidRPr="006E6534" w:rsidDel="00CC1B33">
          <w:rPr>
            <w:rFonts w:cs="Times New Roman"/>
            <w:color w:val="000000" w:themeColor="text1"/>
            <w:lang w:val="en-US"/>
            <w:rPrChange w:id="6717" w:author="N F" w:date="2023-12-05T03:08:00Z">
              <w:rPr>
                <w:rFonts w:cs="Times New Roman"/>
                <w:lang w:val="en-US"/>
              </w:rPr>
            </w:rPrChange>
          </w:rPr>
          <w:delInstrText>date</w:delInstrText>
        </w:r>
        <w:r w:rsidR="000753F6" w:rsidRPr="006E6534" w:rsidDel="00CC1B33">
          <w:rPr>
            <w:rFonts w:cs="Times New Roman"/>
            <w:color w:val="000000" w:themeColor="text1"/>
            <w:rPrChange w:id="6718" w:author="N F" w:date="2023-12-05T03:08:00Z">
              <w:rPr>
                <w:rFonts w:cs="Times New Roman"/>
              </w:rPr>
            </w:rPrChange>
          </w:rPr>
          <w:delInstrText>-</w:delInstrText>
        </w:r>
        <w:r w:rsidR="000753F6" w:rsidRPr="006E6534" w:rsidDel="00CC1B33">
          <w:rPr>
            <w:rFonts w:cs="Times New Roman"/>
            <w:color w:val="000000" w:themeColor="text1"/>
            <w:lang w:val="en-US"/>
            <w:rPrChange w:id="6719" w:author="N F" w:date="2023-12-05T03:08:00Z">
              <w:rPr>
                <w:rFonts w:cs="Times New Roman"/>
                <w:lang w:val="en-US"/>
              </w:rPr>
            </w:rPrChange>
          </w:rPr>
          <w:delInstrText>parts</w:delInstrText>
        </w:r>
        <w:r w:rsidR="000753F6" w:rsidRPr="006E6534" w:rsidDel="00CC1B33">
          <w:rPr>
            <w:rFonts w:cs="Times New Roman"/>
            <w:color w:val="000000" w:themeColor="text1"/>
            <w:rPrChange w:id="6720" w:author="N F" w:date="2023-12-05T03:08:00Z">
              <w:rPr>
                <w:rFonts w:cs="Times New Roman"/>
              </w:rPr>
            </w:rPrChange>
          </w:rPr>
          <w:delInstrText>":[["2022",8,2]]}}}],"</w:delInstrText>
        </w:r>
        <w:r w:rsidR="000753F6" w:rsidRPr="006E6534" w:rsidDel="00CC1B33">
          <w:rPr>
            <w:rFonts w:cs="Times New Roman"/>
            <w:color w:val="000000" w:themeColor="text1"/>
            <w:lang w:val="en-US"/>
            <w:rPrChange w:id="6721" w:author="N F" w:date="2023-12-05T03:08:00Z">
              <w:rPr>
                <w:rFonts w:cs="Times New Roman"/>
                <w:lang w:val="en-US"/>
              </w:rPr>
            </w:rPrChange>
          </w:rPr>
          <w:delInstrText>schema</w:delInstrText>
        </w:r>
        <w:r w:rsidR="000753F6" w:rsidRPr="006E6534" w:rsidDel="00CC1B33">
          <w:rPr>
            <w:rFonts w:cs="Times New Roman"/>
            <w:color w:val="000000" w:themeColor="text1"/>
            <w:rPrChange w:id="6722" w:author="N F" w:date="2023-12-05T03:08:00Z">
              <w:rPr>
                <w:rFonts w:cs="Times New Roman"/>
              </w:rPr>
            </w:rPrChange>
          </w:rPr>
          <w:delInstrText>":"</w:delInstrText>
        </w:r>
        <w:r w:rsidR="000753F6" w:rsidRPr="006E6534" w:rsidDel="00CC1B33">
          <w:rPr>
            <w:rFonts w:cs="Times New Roman"/>
            <w:color w:val="000000" w:themeColor="text1"/>
            <w:lang w:val="en-US"/>
            <w:rPrChange w:id="6723" w:author="N F" w:date="2023-12-05T03:08:00Z">
              <w:rPr>
                <w:rFonts w:cs="Times New Roman"/>
                <w:lang w:val="en-US"/>
              </w:rPr>
            </w:rPrChange>
          </w:rPr>
          <w:delInstrText>https</w:delInstrText>
        </w:r>
        <w:r w:rsidR="000753F6" w:rsidRPr="006E6534" w:rsidDel="00CC1B33">
          <w:rPr>
            <w:rFonts w:cs="Times New Roman"/>
            <w:color w:val="000000" w:themeColor="text1"/>
            <w:rPrChange w:id="6724" w:author="N F" w:date="2023-12-05T03:08:00Z">
              <w:rPr>
                <w:rFonts w:cs="Times New Roman"/>
              </w:rPr>
            </w:rPrChange>
          </w:rPr>
          <w:delInstrText>://</w:delInstrText>
        </w:r>
        <w:r w:rsidR="000753F6" w:rsidRPr="006E6534" w:rsidDel="00CC1B33">
          <w:rPr>
            <w:rFonts w:cs="Times New Roman"/>
            <w:color w:val="000000" w:themeColor="text1"/>
            <w:lang w:val="en-US"/>
            <w:rPrChange w:id="6725" w:author="N F" w:date="2023-12-05T03:08:00Z">
              <w:rPr>
                <w:rFonts w:cs="Times New Roman"/>
                <w:lang w:val="en-US"/>
              </w:rPr>
            </w:rPrChange>
          </w:rPr>
          <w:delInstrText>github</w:delInstrText>
        </w:r>
        <w:r w:rsidR="000753F6" w:rsidRPr="006E6534" w:rsidDel="00CC1B33">
          <w:rPr>
            <w:rFonts w:cs="Times New Roman"/>
            <w:color w:val="000000" w:themeColor="text1"/>
            <w:rPrChange w:id="6726" w:author="N F" w:date="2023-12-05T03:08:00Z">
              <w:rPr>
                <w:rFonts w:cs="Times New Roman"/>
              </w:rPr>
            </w:rPrChange>
          </w:rPr>
          <w:delInstrText>.</w:delInstrText>
        </w:r>
        <w:r w:rsidR="000753F6" w:rsidRPr="006E6534" w:rsidDel="00CC1B33">
          <w:rPr>
            <w:rFonts w:cs="Times New Roman"/>
            <w:color w:val="000000" w:themeColor="text1"/>
            <w:lang w:val="en-US"/>
            <w:rPrChange w:id="6727" w:author="N F" w:date="2023-12-05T03:08:00Z">
              <w:rPr>
                <w:rFonts w:cs="Times New Roman"/>
                <w:lang w:val="en-US"/>
              </w:rPr>
            </w:rPrChange>
          </w:rPr>
          <w:delInstrText>com</w:delInstrText>
        </w:r>
        <w:r w:rsidR="000753F6" w:rsidRPr="006E6534" w:rsidDel="00CC1B33">
          <w:rPr>
            <w:rFonts w:cs="Times New Roman"/>
            <w:color w:val="000000" w:themeColor="text1"/>
            <w:rPrChange w:id="6728" w:author="N F" w:date="2023-12-05T03:08:00Z">
              <w:rPr>
                <w:rFonts w:cs="Times New Roman"/>
              </w:rPr>
            </w:rPrChange>
          </w:rPr>
          <w:delInstrText>/</w:delInstrText>
        </w:r>
        <w:r w:rsidR="000753F6" w:rsidRPr="006E6534" w:rsidDel="00CC1B33">
          <w:rPr>
            <w:rFonts w:cs="Times New Roman"/>
            <w:color w:val="000000" w:themeColor="text1"/>
            <w:lang w:val="en-US"/>
            <w:rPrChange w:id="6729" w:author="N F" w:date="2023-12-05T03:08:00Z">
              <w:rPr>
                <w:rFonts w:cs="Times New Roman"/>
                <w:lang w:val="en-US"/>
              </w:rPr>
            </w:rPrChange>
          </w:rPr>
          <w:delInstrText>citation</w:delInstrText>
        </w:r>
        <w:r w:rsidR="000753F6" w:rsidRPr="006E6534" w:rsidDel="00CC1B33">
          <w:rPr>
            <w:rFonts w:cs="Times New Roman"/>
            <w:color w:val="000000" w:themeColor="text1"/>
            <w:rPrChange w:id="6730" w:author="N F" w:date="2023-12-05T03:08:00Z">
              <w:rPr>
                <w:rFonts w:cs="Times New Roman"/>
              </w:rPr>
            </w:rPrChange>
          </w:rPr>
          <w:delInstrText>-</w:delInstrText>
        </w:r>
        <w:r w:rsidR="000753F6" w:rsidRPr="006E6534" w:rsidDel="00CC1B33">
          <w:rPr>
            <w:rFonts w:cs="Times New Roman"/>
            <w:color w:val="000000" w:themeColor="text1"/>
            <w:lang w:val="en-US"/>
            <w:rPrChange w:id="6731" w:author="N F" w:date="2023-12-05T03:08:00Z">
              <w:rPr>
                <w:rFonts w:cs="Times New Roman"/>
                <w:lang w:val="en-US"/>
              </w:rPr>
            </w:rPrChange>
          </w:rPr>
          <w:delInstrText>style</w:delInstrText>
        </w:r>
        <w:r w:rsidR="000753F6" w:rsidRPr="006E6534" w:rsidDel="00CC1B33">
          <w:rPr>
            <w:rFonts w:cs="Times New Roman"/>
            <w:color w:val="000000" w:themeColor="text1"/>
            <w:rPrChange w:id="6732" w:author="N F" w:date="2023-12-05T03:08:00Z">
              <w:rPr>
                <w:rFonts w:cs="Times New Roman"/>
              </w:rPr>
            </w:rPrChange>
          </w:rPr>
          <w:delInstrText>-</w:delInstrText>
        </w:r>
        <w:r w:rsidR="000753F6" w:rsidRPr="006E6534" w:rsidDel="00CC1B33">
          <w:rPr>
            <w:rFonts w:cs="Times New Roman"/>
            <w:color w:val="000000" w:themeColor="text1"/>
            <w:lang w:val="en-US"/>
            <w:rPrChange w:id="6733" w:author="N F" w:date="2023-12-05T03:08:00Z">
              <w:rPr>
                <w:rFonts w:cs="Times New Roman"/>
                <w:lang w:val="en-US"/>
              </w:rPr>
            </w:rPrChange>
          </w:rPr>
          <w:delInstrText>language</w:delInstrText>
        </w:r>
        <w:r w:rsidR="000753F6" w:rsidRPr="006E6534" w:rsidDel="00CC1B33">
          <w:rPr>
            <w:rFonts w:cs="Times New Roman"/>
            <w:color w:val="000000" w:themeColor="text1"/>
            <w:rPrChange w:id="6734" w:author="N F" w:date="2023-12-05T03:08:00Z">
              <w:rPr>
                <w:rFonts w:cs="Times New Roman"/>
              </w:rPr>
            </w:rPrChange>
          </w:rPr>
          <w:delInstrText>/</w:delInstrText>
        </w:r>
        <w:r w:rsidR="000753F6" w:rsidRPr="006E6534" w:rsidDel="00CC1B33">
          <w:rPr>
            <w:rFonts w:cs="Times New Roman"/>
            <w:color w:val="000000" w:themeColor="text1"/>
            <w:lang w:val="en-US"/>
            <w:rPrChange w:id="6735" w:author="N F" w:date="2023-12-05T03:08:00Z">
              <w:rPr>
                <w:rFonts w:cs="Times New Roman"/>
                <w:lang w:val="en-US"/>
              </w:rPr>
            </w:rPrChange>
          </w:rPr>
          <w:delInstrText>schema</w:delInstrText>
        </w:r>
        <w:r w:rsidR="000753F6" w:rsidRPr="006E6534" w:rsidDel="00CC1B33">
          <w:rPr>
            <w:rFonts w:cs="Times New Roman"/>
            <w:color w:val="000000" w:themeColor="text1"/>
            <w:rPrChange w:id="6736" w:author="N F" w:date="2023-12-05T03:08:00Z">
              <w:rPr>
                <w:rFonts w:cs="Times New Roman"/>
              </w:rPr>
            </w:rPrChange>
          </w:rPr>
          <w:delInstrText>/</w:delInstrText>
        </w:r>
        <w:r w:rsidR="000753F6" w:rsidRPr="006E6534" w:rsidDel="00CC1B33">
          <w:rPr>
            <w:rFonts w:cs="Times New Roman"/>
            <w:color w:val="000000" w:themeColor="text1"/>
            <w:lang w:val="en-US"/>
            <w:rPrChange w:id="6737" w:author="N F" w:date="2023-12-05T03:08:00Z">
              <w:rPr>
                <w:rFonts w:cs="Times New Roman"/>
                <w:lang w:val="en-US"/>
              </w:rPr>
            </w:rPrChange>
          </w:rPr>
          <w:delInstrText>raw</w:delInstrText>
        </w:r>
        <w:r w:rsidR="000753F6" w:rsidRPr="006E6534" w:rsidDel="00CC1B33">
          <w:rPr>
            <w:rFonts w:cs="Times New Roman"/>
            <w:color w:val="000000" w:themeColor="text1"/>
            <w:rPrChange w:id="6738" w:author="N F" w:date="2023-12-05T03:08:00Z">
              <w:rPr>
                <w:rFonts w:cs="Times New Roman"/>
              </w:rPr>
            </w:rPrChange>
          </w:rPr>
          <w:delInstrText>/</w:delInstrText>
        </w:r>
        <w:r w:rsidR="000753F6" w:rsidRPr="006E6534" w:rsidDel="00CC1B33">
          <w:rPr>
            <w:rFonts w:cs="Times New Roman"/>
            <w:color w:val="000000" w:themeColor="text1"/>
            <w:lang w:val="en-US"/>
            <w:rPrChange w:id="6739" w:author="N F" w:date="2023-12-05T03:08:00Z">
              <w:rPr>
                <w:rFonts w:cs="Times New Roman"/>
                <w:lang w:val="en-US"/>
              </w:rPr>
            </w:rPrChange>
          </w:rPr>
          <w:delInstrText>master</w:delInstrText>
        </w:r>
        <w:r w:rsidR="000753F6" w:rsidRPr="006E6534" w:rsidDel="00CC1B33">
          <w:rPr>
            <w:rFonts w:cs="Times New Roman"/>
            <w:color w:val="000000" w:themeColor="text1"/>
            <w:rPrChange w:id="6740" w:author="N F" w:date="2023-12-05T03:08:00Z">
              <w:rPr>
                <w:rFonts w:cs="Times New Roman"/>
              </w:rPr>
            </w:rPrChange>
          </w:rPr>
          <w:delInstrText>/</w:delInstrText>
        </w:r>
        <w:r w:rsidR="000753F6" w:rsidRPr="006E6534" w:rsidDel="00CC1B33">
          <w:rPr>
            <w:rFonts w:cs="Times New Roman"/>
            <w:color w:val="000000" w:themeColor="text1"/>
            <w:lang w:val="en-US"/>
            <w:rPrChange w:id="6741" w:author="N F" w:date="2023-12-05T03:08:00Z">
              <w:rPr>
                <w:rFonts w:cs="Times New Roman"/>
                <w:lang w:val="en-US"/>
              </w:rPr>
            </w:rPrChange>
          </w:rPr>
          <w:delInstrText>csl</w:delInstrText>
        </w:r>
        <w:r w:rsidR="000753F6" w:rsidRPr="006E6534" w:rsidDel="00CC1B33">
          <w:rPr>
            <w:rFonts w:cs="Times New Roman"/>
            <w:color w:val="000000" w:themeColor="text1"/>
            <w:rPrChange w:id="6742" w:author="N F" w:date="2023-12-05T03:08:00Z">
              <w:rPr>
                <w:rFonts w:cs="Times New Roman"/>
              </w:rPr>
            </w:rPrChange>
          </w:rPr>
          <w:delInstrText>-</w:delInstrText>
        </w:r>
        <w:r w:rsidR="000753F6" w:rsidRPr="006E6534" w:rsidDel="00CC1B33">
          <w:rPr>
            <w:rFonts w:cs="Times New Roman"/>
            <w:color w:val="000000" w:themeColor="text1"/>
            <w:lang w:val="en-US"/>
            <w:rPrChange w:id="6743" w:author="N F" w:date="2023-12-05T03:08:00Z">
              <w:rPr>
                <w:rFonts w:cs="Times New Roman"/>
                <w:lang w:val="en-US"/>
              </w:rPr>
            </w:rPrChange>
          </w:rPr>
          <w:delInstrText>citation</w:delInstrText>
        </w:r>
        <w:r w:rsidR="000753F6" w:rsidRPr="006E6534" w:rsidDel="00CC1B33">
          <w:rPr>
            <w:rFonts w:cs="Times New Roman"/>
            <w:color w:val="000000" w:themeColor="text1"/>
            <w:rPrChange w:id="6744" w:author="N F" w:date="2023-12-05T03:08:00Z">
              <w:rPr>
                <w:rFonts w:cs="Times New Roman"/>
              </w:rPr>
            </w:rPrChange>
          </w:rPr>
          <w:delInstrText>.</w:delInstrText>
        </w:r>
        <w:r w:rsidR="000753F6" w:rsidRPr="006E6534" w:rsidDel="00CC1B33">
          <w:rPr>
            <w:rFonts w:cs="Times New Roman"/>
            <w:color w:val="000000" w:themeColor="text1"/>
            <w:lang w:val="en-US"/>
            <w:rPrChange w:id="6745" w:author="N F" w:date="2023-12-05T03:08:00Z">
              <w:rPr>
                <w:rFonts w:cs="Times New Roman"/>
                <w:lang w:val="en-US"/>
              </w:rPr>
            </w:rPrChange>
          </w:rPr>
          <w:delInstrText>json</w:delInstrText>
        </w:r>
        <w:r w:rsidR="000753F6" w:rsidRPr="006E6534" w:rsidDel="00CC1B33">
          <w:rPr>
            <w:rFonts w:cs="Times New Roman"/>
            <w:color w:val="000000" w:themeColor="text1"/>
            <w:rPrChange w:id="6746" w:author="N F" w:date="2023-12-05T03:08:00Z">
              <w:rPr>
                <w:rFonts w:cs="Times New Roman"/>
              </w:rPr>
            </w:rPrChange>
          </w:rPr>
          <w:delInstrText xml:space="preserve">"} </w:delInstrText>
        </w:r>
        <w:r w:rsidR="000753F6" w:rsidRPr="006E6534" w:rsidDel="00CC1B33">
          <w:rPr>
            <w:rFonts w:cs="Times New Roman"/>
            <w:color w:val="000000" w:themeColor="text1"/>
            <w:lang w:val="en-US"/>
            <w:rPrChange w:id="6747" w:author="N F" w:date="2023-12-05T03:08:00Z">
              <w:rPr>
                <w:rFonts w:cs="Times New Roman"/>
                <w:lang w:val="en-US"/>
              </w:rPr>
            </w:rPrChange>
          </w:rPr>
          <w:fldChar w:fldCharType="separate"/>
        </w:r>
        <w:r w:rsidR="000753F6" w:rsidRPr="006E6534" w:rsidDel="00CC1B33">
          <w:rPr>
            <w:rFonts w:cs="Times New Roman"/>
            <w:color w:val="000000" w:themeColor="text1"/>
            <w:rPrChange w:id="6748" w:author="N F" w:date="2023-12-05T03:08:00Z">
              <w:rPr>
                <w:rFonts w:cs="Times New Roman"/>
              </w:rPr>
            </w:rPrChange>
          </w:rPr>
          <w:delText>(6)</w:delText>
        </w:r>
        <w:r w:rsidR="000753F6" w:rsidRPr="006E6534" w:rsidDel="00CC1B33">
          <w:rPr>
            <w:rFonts w:cs="Times New Roman"/>
            <w:color w:val="000000" w:themeColor="text1"/>
            <w:lang w:val="en-US"/>
            <w:rPrChange w:id="6749" w:author="N F" w:date="2023-12-05T03:08:00Z">
              <w:rPr>
                <w:rFonts w:cs="Times New Roman"/>
                <w:lang w:val="en-US"/>
              </w:rPr>
            </w:rPrChange>
          </w:rPr>
          <w:fldChar w:fldCharType="end"/>
        </w:r>
      </w:del>
      <w:r w:rsidR="000753F6" w:rsidRPr="006E6534">
        <w:rPr>
          <w:rFonts w:cs="Times New Roman"/>
          <w:color w:val="000000" w:themeColor="text1"/>
          <w:rPrChange w:id="6750" w:author="N F" w:date="2023-12-05T03:08:00Z">
            <w:rPr>
              <w:rFonts w:cs="Times New Roman"/>
            </w:rPr>
          </w:rPrChange>
        </w:rPr>
        <w:t>.</w:t>
      </w:r>
    </w:p>
    <w:p w14:paraId="310FC941" w14:textId="77777777" w:rsidR="00B8644E" w:rsidRPr="006E6534" w:rsidRDefault="00B8644E">
      <w:pPr>
        <w:spacing w:after="0" w:line="240" w:lineRule="auto"/>
        <w:rPr>
          <w:ins w:id="6751" w:author="Barshadskaya, Yuliya" w:date="2024-02-22T23:43:00Z"/>
          <w:rFonts w:cs="Times New Roman"/>
          <w:color w:val="000000" w:themeColor="text1"/>
          <w:rPrChange w:id="6752" w:author="N F" w:date="2023-12-05T03:08:00Z">
            <w:rPr>
              <w:ins w:id="6753" w:author="Barshadskaya, Yuliya" w:date="2024-02-22T23:43:00Z"/>
              <w:rFonts w:cs="Times New Roman"/>
            </w:rPr>
          </w:rPrChange>
        </w:rPr>
        <w:pPrChange w:id="6754" w:author="Barshadskaya, Yuliya" w:date="2024-01-13T19:19:00Z">
          <w:pPr/>
        </w:pPrChange>
      </w:pPr>
    </w:p>
    <w:p w14:paraId="64189EE7" w14:textId="77777777" w:rsidR="006726A6" w:rsidRPr="006E6534" w:rsidRDefault="006726A6">
      <w:pPr>
        <w:spacing w:after="0" w:line="240" w:lineRule="auto"/>
        <w:rPr>
          <w:rFonts w:cs="Times New Roman"/>
          <w:color w:val="000000" w:themeColor="text1"/>
          <w:rPrChange w:id="6755" w:author="N F" w:date="2023-12-05T03:08:00Z">
            <w:rPr>
              <w:rFonts w:cs="Times New Roman"/>
            </w:rPr>
          </w:rPrChange>
        </w:rPr>
        <w:pPrChange w:id="6756" w:author="Barshadskaya, Yuliya" w:date="2024-01-13T19:19:00Z">
          <w:pPr/>
        </w:pPrChange>
      </w:pPr>
    </w:p>
    <w:p w14:paraId="693F6BBF" w14:textId="5E063A35" w:rsidR="00E654FD" w:rsidRPr="006E6534" w:rsidRDefault="00CC1B33">
      <w:pPr>
        <w:pStyle w:val="3"/>
        <w:numPr>
          <w:ilvl w:val="0"/>
          <w:numId w:val="0"/>
        </w:numPr>
        <w:spacing w:line="240" w:lineRule="auto"/>
        <w:rPr>
          <w:rFonts w:cs="Times New Roman"/>
          <w:sz w:val="24"/>
          <w:rPrChange w:id="6757" w:author="N F" w:date="2023-12-05T03:08:00Z">
            <w:rPr/>
          </w:rPrChange>
        </w:rPr>
        <w:pPrChange w:id="6758" w:author="Barshadskaya, Yuliya" w:date="2024-01-13T19:19:00Z">
          <w:pPr>
            <w:pStyle w:val="3"/>
          </w:pPr>
        </w:pPrChange>
      </w:pPr>
      <w:bookmarkStart w:id="6759" w:name="_Toc115733012"/>
      <w:ins w:id="6760" w:author="Barshadskaya, Yuliya" w:date="2024-01-13T19:20:00Z">
        <w:r>
          <w:rPr>
            <w:rFonts w:cs="Times New Roman"/>
            <w:sz w:val="24"/>
          </w:rPr>
          <w:t xml:space="preserve">3.1.4. </w:t>
        </w:r>
      </w:ins>
      <w:r w:rsidR="001C5F7B" w:rsidRPr="006E6534">
        <w:rPr>
          <w:rFonts w:cs="Times New Roman"/>
          <w:sz w:val="24"/>
          <w:rPrChange w:id="6761" w:author="N F" w:date="2023-12-05T03:08:00Z">
            <w:rPr/>
          </w:rPrChange>
        </w:rPr>
        <w:t>Фармакологическая безопасность</w:t>
      </w:r>
      <w:bookmarkEnd w:id="6759"/>
    </w:p>
    <w:p w14:paraId="3263CA7E" w14:textId="62503BE9" w:rsidR="005B09D0" w:rsidRPr="006E6534" w:rsidRDefault="00A12986">
      <w:pPr>
        <w:spacing w:line="240" w:lineRule="auto"/>
        <w:rPr>
          <w:rFonts w:cs="Times New Roman"/>
          <w:color w:val="000000" w:themeColor="text1"/>
          <w:rPrChange w:id="6762" w:author="N F" w:date="2023-12-05T03:08:00Z">
            <w:rPr>
              <w:rFonts w:cs="Times New Roman"/>
            </w:rPr>
          </w:rPrChange>
        </w:rPr>
        <w:pPrChange w:id="6763" w:author="N F" w:date="2023-08-06T15:38:00Z">
          <w:pPr/>
        </w:pPrChange>
      </w:pPr>
      <w:r w:rsidRPr="006E6534">
        <w:rPr>
          <w:rFonts w:cs="Times New Roman"/>
          <w:color w:val="000000" w:themeColor="text1"/>
          <w:rPrChange w:id="6764" w:author="N F" w:date="2023-12-05T03:08:00Z">
            <w:rPr>
              <w:rFonts w:cs="Times New Roman"/>
            </w:rPr>
          </w:rPrChange>
        </w:rPr>
        <w:t>Д</w:t>
      </w:r>
      <w:r w:rsidR="009E14C8" w:rsidRPr="006E6534">
        <w:rPr>
          <w:rFonts w:cs="Times New Roman"/>
          <w:color w:val="000000" w:themeColor="text1"/>
          <w:rPrChange w:id="6765" w:author="N F" w:date="2023-12-05T03:08:00Z">
            <w:rPr>
              <w:rFonts w:cs="Times New Roman"/>
            </w:rPr>
          </w:rPrChange>
        </w:rPr>
        <w:t xml:space="preserve">оступны результаты </w:t>
      </w:r>
      <w:r w:rsidR="00E22173" w:rsidRPr="006E6534">
        <w:rPr>
          <w:rFonts w:cs="Times New Roman"/>
          <w:color w:val="000000" w:themeColor="text1"/>
          <w:rPrChange w:id="6766" w:author="N F" w:date="2023-12-05T03:08:00Z">
            <w:rPr>
              <w:rFonts w:cs="Times New Roman"/>
            </w:rPr>
          </w:rPrChange>
        </w:rPr>
        <w:t>электрофизиологического анализ</w:t>
      </w:r>
      <w:r w:rsidR="00004BE3" w:rsidRPr="006E6534">
        <w:rPr>
          <w:rFonts w:cs="Times New Roman"/>
          <w:color w:val="000000" w:themeColor="text1"/>
          <w:rPrChange w:id="6767" w:author="N F" w:date="2023-12-05T03:08:00Z">
            <w:rPr>
              <w:rFonts w:cs="Times New Roman"/>
            </w:rPr>
          </w:rPrChange>
        </w:rPr>
        <w:t>а</w:t>
      </w:r>
      <w:r w:rsidR="00E22173" w:rsidRPr="006E6534">
        <w:rPr>
          <w:rFonts w:cs="Times New Roman"/>
          <w:color w:val="000000" w:themeColor="text1"/>
          <w:rPrChange w:id="6768" w:author="N F" w:date="2023-12-05T03:08:00Z">
            <w:rPr>
              <w:rFonts w:cs="Times New Roman"/>
            </w:rPr>
          </w:rPrChange>
        </w:rPr>
        <w:t xml:space="preserve"> влияния осимертиниба на</w:t>
      </w:r>
      <w:r w:rsidR="009217E2" w:rsidRPr="006E6534">
        <w:rPr>
          <w:rFonts w:cs="Times New Roman"/>
          <w:color w:val="000000" w:themeColor="text1"/>
          <w:rPrChange w:id="6769" w:author="N F" w:date="2023-12-05T03:08:00Z">
            <w:rPr>
              <w:rFonts w:cs="Times New Roman"/>
            </w:rPr>
          </w:rPrChange>
        </w:rPr>
        <w:t xml:space="preserve"> </w:t>
      </w:r>
      <w:r w:rsidR="00490D11" w:rsidRPr="006E6534">
        <w:rPr>
          <w:rFonts w:cs="Times New Roman"/>
          <w:color w:val="000000" w:themeColor="text1"/>
          <w:rPrChange w:id="6770" w:author="N F" w:date="2023-12-05T03:08:00Z">
            <w:rPr>
              <w:rFonts w:cs="Times New Roman"/>
            </w:rPr>
          </w:rPrChange>
        </w:rPr>
        <w:t xml:space="preserve">ген специфических калиевых каналов сердца (human ether-a-go-go-related gene, </w:t>
      </w:r>
      <w:r w:rsidR="00E22173" w:rsidRPr="006E6534">
        <w:rPr>
          <w:rFonts w:cs="Times New Roman"/>
          <w:color w:val="000000" w:themeColor="text1"/>
          <w:lang w:val="en-US"/>
          <w:rPrChange w:id="6771" w:author="N F" w:date="2023-12-05T03:08:00Z">
            <w:rPr>
              <w:rFonts w:cs="Times New Roman"/>
              <w:lang w:val="en-US"/>
            </w:rPr>
          </w:rPrChange>
        </w:rPr>
        <w:t>hERG</w:t>
      </w:r>
      <w:r w:rsidR="00490D11" w:rsidRPr="006E6534">
        <w:rPr>
          <w:rFonts w:cs="Times New Roman"/>
          <w:color w:val="000000" w:themeColor="text1"/>
          <w:rPrChange w:id="6772" w:author="N F" w:date="2023-12-05T03:08:00Z">
            <w:rPr>
              <w:rFonts w:cs="Times New Roman"/>
            </w:rPr>
          </w:rPrChange>
        </w:rPr>
        <w:t>)</w:t>
      </w:r>
      <w:r w:rsidR="001747A6" w:rsidRPr="006E6534">
        <w:rPr>
          <w:rFonts w:cs="Times New Roman"/>
          <w:color w:val="000000" w:themeColor="text1"/>
          <w:rPrChange w:id="6773" w:author="N F" w:date="2023-12-05T03:08:00Z">
            <w:rPr>
              <w:rFonts w:cs="Times New Roman"/>
            </w:rPr>
          </w:rPrChange>
        </w:rPr>
        <w:t>, проведенного</w:t>
      </w:r>
      <w:r w:rsidR="00A94204" w:rsidRPr="006E6534">
        <w:rPr>
          <w:rFonts w:cs="Times New Roman"/>
          <w:color w:val="000000" w:themeColor="text1"/>
          <w:rPrChange w:id="6774" w:author="N F" w:date="2023-12-05T03:08:00Z">
            <w:rPr>
              <w:rFonts w:cs="Times New Roman"/>
            </w:rPr>
          </w:rPrChange>
        </w:rPr>
        <w:t xml:space="preserve"> </w:t>
      </w:r>
      <w:r w:rsidR="001747A6" w:rsidRPr="006E6534">
        <w:rPr>
          <w:rFonts w:cs="Times New Roman"/>
          <w:color w:val="000000" w:themeColor="text1"/>
          <w:rPrChange w:id="6775" w:author="N F" w:date="2023-12-05T03:08:00Z">
            <w:rPr>
              <w:rFonts w:cs="Times New Roman"/>
            </w:rPr>
          </w:rPrChange>
        </w:rPr>
        <w:t>с помощью метода</w:t>
      </w:r>
      <w:r w:rsidR="00E22173" w:rsidRPr="006E6534">
        <w:rPr>
          <w:rFonts w:cs="Times New Roman"/>
          <w:color w:val="000000" w:themeColor="text1"/>
          <w:rPrChange w:id="6776" w:author="N F" w:date="2023-12-05T03:08:00Z">
            <w:rPr>
              <w:rFonts w:cs="Times New Roman"/>
            </w:rPr>
          </w:rPrChange>
        </w:rPr>
        <w:t xml:space="preserve"> </w:t>
      </w:r>
      <w:r w:rsidR="001747A6" w:rsidRPr="006E6534">
        <w:rPr>
          <w:rFonts w:cs="Times New Roman"/>
          <w:color w:val="000000" w:themeColor="text1"/>
          <w:rPrChange w:id="6777" w:author="N F" w:date="2023-12-05T03:08:00Z">
            <w:rPr>
              <w:rFonts w:cs="Times New Roman"/>
            </w:rPr>
          </w:rPrChange>
        </w:rPr>
        <w:t>локальной фиксации потенциала в клетках яичника китайского хомяка</w:t>
      </w:r>
      <w:r w:rsidR="00E22173" w:rsidRPr="006E6534">
        <w:rPr>
          <w:rFonts w:cs="Times New Roman"/>
          <w:color w:val="000000" w:themeColor="text1"/>
          <w:rPrChange w:id="6778" w:author="N F" w:date="2023-12-05T03:08:00Z">
            <w:rPr>
              <w:rFonts w:cs="Times New Roman"/>
            </w:rPr>
          </w:rPrChange>
        </w:rPr>
        <w:t xml:space="preserve"> </w:t>
      </w:r>
      <w:r w:rsidR="001747A6" w:rsidRPr="006E6534">
        <w:rPr>
          <w:rFonts w:cs="Times New Roman"/>
          <w:color w:val="000000" w:themeColor="text1"/>
          <w:rPrChange w:id="6779" w:author="N F" w:date="2023-12-05T03:08:00Z">
            <w:rPr>
              <w:rFonts w:cs="Times New Roman"/>
            </w:rPr>
          </w:rPrChange>
        </w:rPr>
        <w:t>(</w:t>
      </w:r>
      <w:r w:rsidR="001747A6" w:rsidRPr="006E6534">
        <w:rPr>
          <w:rFonts w:cs="Times New Roman"/>
          <w:color w:val="000000" w:themeColor="text1"/>
          <w:lang w:val="en-US"/>
          <w:rPrChange w:id="6780" w:author="N F" w:date="2023-12-05T03:08:00Z">
            <w:rPr>
              <w:rFonts w:cs="Times New Roman"/>
              <w:lang w:val="en-US"/>
            </w:rPr>
          </w:rPrChange>
        </w:rPr>
        <w:t>Chinese</w:t>
      </w:r>
      <w:r w:rsidR="001747A6" w:rsidRPr="006E6534">
        <w:rPr>
          <w:rFonts w:cs="Times New Roman"/>
          <w:color w:val="000000" w:themeColor="text1"/>
          <w:rPrChange w:id="6781" w:author="N F" w:date="2023-12-05T03:08:00Z">
            <w:rPr>
              <w:rFonts w:cs="Times New Roman"/>
            </w:rPr>
          </w:rPrChange>
        </w:rPr>
        <w:t xml:space="preserve"> </w:t>
      </w:r>
      <w:r w:rsidR="001747A6" w:rsidRPr="006E6534">
        <w:rPr>
          <w:rFonts w:cs="Times New Roman"/>
          <w:color w:val="000000" w:themeColor="text1"/>
          <w:lang w:val="en-US"/>
          <w:rPrChange w:id="6782" w:author="N F" w:date="2023-12-05T03:08:00Z">
            <w:rPr>
              <w:rFonts w:cs="Times New Roman"/>
              <w:lang w:val="en-US"/>
            </w:rPr>
          </w:rPrChange>
        </w:rPr>
        <w:t>hamster</w:t>
      </w:r>
      <w:r w:rsidR="001747A6" w:rsidRPr="006E6534">
        <w:rPr>
          <w:rFonts w:cs="Times New Roman"/>
          <w:color w:val="000000" w:themeColor="text1"/>
          <w:rPrChange w:id="6783" w:author="N F" w:date="2023-12-05T03:08:00Z">
            <w:rPr>
              <w:rFonts w:cs="Times New Roman"/>
            </w:rPr>
          </w:rPrChange>
        </w:rPr>
        <w:t xml:space="preserve"> </w:t>
      </w:r>
      <w:r w:rsidR="001747A6" w:rsidRPr="006E6534">
        <w:rPr>
          <w:rFonts w:cs="Times New Roman"/>
          <w:color w:val="000000" w:themeColor="text1"/>
          <w:lang w:val="en-US"/>
          <w:rPrChange w:id="6784" w:author="N F" w:date="2023-12-05T03:08:00Z">
            <w:rPr>
              <w:rFonts w:cs="Times New Roman"/>
              <w:lang w:val="en-US"/>
            </w:rPr>
          </w:rPrChange>
        </w:rPr>
        <w:t>ovary</w:t>
      </w:r>
      <w:r w:rsidR="001747A6" w:rsidRPr="006E6534">
        <w:rPr>
          <w:rFonts w:cs="Times New Roman"/>
          <w:color w:val="000000" w:themeColor="text1"/>
          <w:rPrChange w:id="6785" w:author="N F" w:date="2023-12-05T03:08:00Z">
            <w:rPr>
              <w:rFonts w:cs="Times New Roman"/>
            </w:rPr>
          </w:rPrChange>
        </w:rPr>
        <w:t xml:space="preserve">, </w:t>
      </w:r>
      <w:r w:rsidR="00E22173" w:rsidRPr="006E6534">
        <w:rPr>
          <w:rFonts w:cs="Times New Roman"/>
          <w:color w:val="000000" w:themeColor="text1"/>
          <w:lang w:val="en-US"/>
          <w:rPrChange w:id="6786" w:author="N F" w:date="2023-12-05T03:08:00Z">
            <w:rPr>
              <w:rFonts w:cs="Times New Roman"/>
              <w:lang w:val="en-US"/>
            </w:rPr>
          </w:rPrChange>
        </w:rPr>
        <w:t>CHO</w:t>
      </w:r>
      <w:r w:rsidR="001747A6" w:rsidRPr="006E6534">
        <w:rPr>
          <w:rFonts w:cs="Times New Roman"/>
          <w:color w:val="000000" w:themeColor="text1"/>
          <w:rPrChange w:id="6787" w:author="N F" w:date="2023-12-05T03:08:00Z">
            <w:rPr>
              <w:rFonts w:cs="Times New Roman"/>
            </w:rPr>
          </w:rPrChange>
        </w:rPr>
        <w:t>)</w:t>
      </w:r>
      <w:r w:rsidR="00E22173" w:rsidRPr="006E6534">
        <w:rPr>
          <w:rFonts w:cs="Times New Roman"/>
          <w:color w:val="000000" w:themeColor="text1"/>
          <w:rPrChange w:id="6788" w:author="N F" w:date="2023-12-05T03:08:00Z">
            <w:rPr>
              <w:rFonts w:cs="Times New Roman"/>
            </w:rPr>
          </w:rPrChange>
        </w:rPr>
        <w:t>, экспрессирующи</w:t>
      </w:r>
      <w:r w:rsidR="001747A6" w:rsidRPr="006E6534">
        <w:rPr>
          <w:rFonts w:cs="Times New Roman"/>
          <w:color w:val="000000" w:themeColor="text1"/>
          <w:rPrChange w:id="6789" w:author="N F" w:date="2023-12-05T03:08:00Z">
            <w:rPr>
              <w:rFonts w:cs="Times New Roman"/>
            </w:rPr>
          </w:rPrChange>
        </w:rPr>
        <w:t>х</w:t>
      </w:r>
      <w:r w:rsidR="00E22173" w:rsidRPr="006E6534">
        <w:rPr>
          <w:rFonts w:cs="Times New Roman"/>
          <w:color w:val="000000" w:themeColor="text1"/>
          <w:rPrChange w:id="6790" w:author="N F" w:date="2023-12-05T03:08:00Z">
            <w:rPr>
              <w:rFonts w:cs="Times New Roman"/>
            </w:rPr>
          </w:rPrChange>
        </w:rPr>
        <w:t xml:space="preserve"> </w:t>
      </w:r>
      <w:r w:rsidR="00E22173" w:rsidRPr="006E6534">
        <w:rPr>
          <w:rFonts w:cs="Times New Roman"/>
          <w:color w:val="000000" w:themeColor="text1"/>
          <w:lang w:val="en-US"/>
          <w:rPrChange w:id="6791" w:author="N F" w:date="2023-12-05T03:08:00Z">
            <w:rPr>
              <w:rFonts w:cs="Times New Roman"/>
              <w:lang w:val="en-US"/>
            </w:rPr>
          </w:rPrChange>
        </w:rPr>
        <w:t>hERG</w:t>
      </w:r>
      <w:r w:rsidR="001747A6" w:rsidRPr="006E6534">
        <w:rPr>
          <w:rFonts w:cs="Times New Roman"/>
          <w:color w:val="000000" w:themeColor="text1"/>
          <w:rPrChange w:id="6792" w:author="N F" w:date="2023-12-05T03:08:00Z">
            <w:rPr>
              <w:rFonts w:cs="Times New Roman"/>
            </w:rPr>
          </w:rPrChange>
        </w:rPr>
        <w:t xml:space="preserve">. Клетки </w:t>
      </w:r>
      <w:r w:rsidR="00E22173" w:rsidRPr="006E6534">
        <w:rPr>
          <w:rFonts w:cs="Times New Roman"/>
          <w:color w:val="000000" w:themeColor="text1"/>
          <w:rPrChange w:id="6793" w:author="N F" w:date="2023-12-05T03:08:00Z">
            <w:rPr>
              <w:rFonts w:cs="Times New Roman"/>
            </w:rPr>
          </w:rPrChange>
        </w:rPr>
        <w:t xml:space="preserve">подвергали воздействию возрастающих концентраций </w:t>
      </w:r>
      <w:r w:rsidR="001747A6" w:rsidRPr="006E6534">
        <w:rPr>
          <w:rFonts w:cs="Times New Roman"/>
          <w:color w:val="000000" w:themeColor="text1"/>
          <w:rPrChange w:id="6794" w:author="N F" w:date="2023-12-05T03:08:00Z">
            <w:rPr>
              <w:rFonts w:cs="Times New Roman"/>
            </w:rPr>
          </w:rPrChange>
        </w:rPr>
        <w:t>осимертиниба</w:t>
      </w:r>
      <w:r w:rsidR="00E22173" w:rsidRPr="006E6534">
        <w:rPr>
          <w:rFonts w:cs="Times New Roman"/>
          <w:color w:val="000000" w:themeColor="text1"/>
          <w:rPrChange w:id="6795" w:author="N F" w:date="2023-12-05T03:08:00Z">
            <w:rPr>
              <w:rFonts w:cs="Times New Roman"/>
            </w:rPr>
          </w:rPrChange>
        </w:rPr>
        <w:t xml:space="preserve"> для оценки способности лекарственного средства ингибировать калиевый канал </w:t>
      </w:r>
      <w:r w:rsidR="00E22173" w:rsidRPr="006E6534">
        <w:rPr>
          <w:rFonts w:cs="Times New Roman"/>
          <w:color w:val="000000" w:themeColor="text1"/>
          <w:lang w:val="en-US"/>
          <w:rPrChange w:id="6796" w:author="N F" w:date="2023-12-05T03:08:00Z">
            <w:rPr>
              <w:rFonts w:cs="Times New Roman"/>
              <w:lang w:val="en-US"/>
            </w:rPr>
          </w:rPrChange>
        </w:rPr>
        <w:t>hERG</w:t>
      </w:r>
      <w:r w:rsidR="00E22173" w:rsidRPr="006E6534">
        <w:rPr>
          <w:rFonts w:cs="Times New Roman"/>
          <w:color w:val="000000" w:themeColor="text1"/>
          <w:rPrChange w:id="6797" w:author="N F" w:date="2023-12-05T03:08:00Z">
            <w:rPr>
              <w:rFonts w:cs="Times New Roman"/>
            </w:rPr>
          </w:rPrChange>
        </w:rPr>
        <w:t xml:space="preserve">. </w:t>
      </w:r>
      <w:r w:rsidR="00E22173" w:rsidRPr="006E6534">
        <w:rPr>
          <w:rFonts w:cs="Times New Roman"/>
          <w:color w:val="000000" w:themeColor="text1"/>
          <w:lang w:val="en-US"/>
          <w:rPrChange w:id="6798" w:author="N F" w:date="2023-12-05T03:08:00Z">
            <w:rPr>
              <w:rFonts w:cs="Times New Roman"/>
              <w:lang w:val="en-US"/>
            </w:rPr>
          </w:rPrChange>
        </w:rPr>
        <w:t>IC</w:t>
      </w:r>
      <w:r w:rsidR="00E22173" w:rsidRPr="006E6534">
        <w:rPr>
          <w:rFonts w:cs="Times New Roman"/>
          <w:color w:val="000000" w:themeColor="text1"/>
          <w:vertAlign w:val="subscript"/>
          <w:rPrChange w:id="6799" w:author="N F" w:date="2023-12-05T03:08:00Z">
            <w:rPr>
              <w:rFonts w:cs="Times New Roman"/>
              <w:vertAlign w:val="subscript"/>
            </w:rPr>
          </w:rPrChange>
        </w:rPr>
        <w:t>50</w:t>
      </w:r>
      <w:r w:rsidR="00E22173" w:rsidRPr="006E6534">
        <w:rPr>
          <w:rFonts w:cs="Times New Roman"/>
          <w:color w:val="000000" w:themeColor="text1"/>
          <w:rPrChange w:id="6800" w:author="N F" w:date="2023-12-05T03:08:00Z">
            <w:rPr>
              <w:rFonts w:cs="Times New Roman"/>
            </w:rPr>
          </w:rPrChange>
        </w:rPr>
        <w:t xml:space="preserve"> для ингибирования </w:t>
      </w:r>
      <w:r w:rsidR="00E22173" w:rsidRPr="006E6534">
        <w:rPr>
          <w:rFonts w:cs="Times New Roman"/>
          <w:color w:val="000000" w:themeColor="text1"/>
          <w:lang w:val="en-US"/>
          <w:rPrChange w:id="6801" w:author="N F" w:date="2023-12-05T03:08:00Z">
            <w:rPr>
              <w:rFonts w:cs="Times New Roman"/>
              <w:lang w:val="en-US"/>
            </w:rPr>
          </w:rPrChange>
        </w:rPr>
        <w:t>hERG</w:t>
      </w:r>
      <w:r w:rsidR="00E22173" w:rsidRPr="006E6534">
        <w:rPr>
          <w:rFonts w:cs="Times New Roman"/>
          <w:color w:val="000000" w:themeColor="text1"/>
          <w:rPrChange w:id="6802" w:author="N F" w:date="2023-12-05T03:08:00Z">
            <w:rPr>
              <w:rFonts w:cs="Times New Roman"/>
            </w:rPr>
          </w:rPrChange>
        </w:rPr>
        <w:t xml:space="preserve"> с помощью </w:t>
      </w:r>
      <w:r w:rsidR="005B09D0" w:rsidRPr="006E6534">
        <w:rPr>
          <w:rFonts w:cs="Times New Roman"/>
          <w:color w:val="000000" w:themeColor="text1"/>
          <w:rPrChange w:id="6803" w:author="N F" w:date="2023-12-05T03:08:00Z">
            <w:rPr>
              <w:rFonts w:cs="Times New Roman"/>
            </w:rPr>
          </w:rPrChange>
        </w:rPr>
        <w:t>осимертиниба</w:t>
      </w:r>
      <w:r w:rsidR="00E22173" w:rsidRPr="006E6534">
        <w:rPr>
          <w:rFonts w:cs="Times New Roman"/>
          <w:color w:val="000000" w:themeColor="text1"/>
          <w:rPrChange w:id="6804" w:author="N F" w:date="2023-12-05T03:08:00Z">
            <w:rPr>
              <w:rFonts w:cs="Times New Roman"/>
            </w:rPr>
          </w:rPrChange>
        </w:rPr>
        <w:t xml:space="preserve"> составляла 0,69 </w:t>
      </w:r>
      <w:r w:rsidR="005B09D0" w:rsidRPr="006E6534">
        <w:rPr>
          <w:rFonts w:cs="Times New Roman"/>
          <w:color w:val="000000" w:themeColor="text1"/>
          <w:rPrChange w:id="6805" w:author="N F" w:date="2023-12-05T03:08:00Z">
            <w:rPr>
              <w:rFonts w:cs="Times New Roman"/>
            </w:rPr>
          </w:rPrChange>
        </w:rPr>
        <w:t>мкмоль/л</w:t>
      </w:r>
      <w:r w:rsidR="00E22173" w:rsidRPr="006E6534">
        <w:rPr>
          <w:rFonts w:cs="Times New Roman"/>
          <w:color w:val="000000" w:themeColor="text1"/>
          <w:rPrChange w:id="6806" w:author="N F" w:date="2023-12-05T03:08:00Z">
            <w:rPr>
              <w:rFonts w:cs="Times New Roman"/>
            </w:rPr>
          </w:rPrChange>
        </w:rPr>
        <w:t xml:space="preserve"> </w:t>
      </w:r>
      <w:r w:rsidR="005B09D0" w:rsidRPr="006E6534">
        <w:rPr>
          <w:rFonts w:cs="Times New Roman"/>
          <w:color w:val="000000" w:themeColor="text1"/>
          <w:rPrChange w:id="6807" w:author="N F" w:date="2023-12-05T03:08:00Z">
            <w:rPr>
              <w:rFonts w:cs="Times New Roman"/>
            </w:rPr>
          </w:rPrChange>
        </w:rPr>
        <w:t>(</w:t>
      </w:r>
      <w:r w:rsidR="00C576C8" w:rsidRPr="006E6534">
        <w:rPr>
          <w:rFonts w:cs="Times New Roman"/>
          <w:color w:val="000000" w:themeColor="text1"/>
          <w:rPrChange w:id="6808" w:author="N F" w:date="2023-12-05T03:08:00Z">
            <w:rPr>
              <w:rFonts w:cs="Times New Roman"/>
            </w:rPr>
          </w:rPrChange>
        </w:rPr>
        <w:fldChar w:fldCharType="begin"/>
      </w:r>
      <w:r w:rsidR="00C576C8" w:rsidRPr="006E6534">
        <w:rPr>
          <w:rFonts w:cs="Times New Roman"/>
          <w:color w:val="000000" w:themeColor="text1"/>
          <w:rPrChange w:id="6809" w:author="N F" w:date="2023-12-05T03:08:00Z">
            <w:rPr>
              <w:rFonts w:cs="Times New Roman"/>
            </w:rPr>
          </w:rPrChange>
        </w:rPr>
        <w:instrText xml:space="preserve"> REF _Ref115171931 \h </w:instrText>
      </w:r>
      <w:r w:rsidR="00415551" w:rsidRPr="006E6534">
        <w:rPr>
          <w:rFonts w:cs="Times New Roman"/>
          <w:color w:val="000000" w:themeColor="text1"/>
          <w:rPrChange w:id="6810" w:author="N F" w:date="2023-12-05T03:08:00Z">
            <w:rPr>
              <w:rFonts w:cs="Times New Roman"/>
            </w:rPr>
          </w:rPrChange>
        </w:rPr>
        <w:instrText xml:space="preserve"> \* MERGEFORMAT </w:instrText>
      </w:r>
      <w:r w:rsidR="00C576C8" w:rsidRPr="006E6534">
        <w:rPr>
          <w:rFonts w:cs="Times New Roman"/>
          <w:color w:val="000000" w:themeColor="text1"/>
          <w:rPrChange w:id="6811" w:author="N F" w:date="2023-12-05T03:08:00Z">
            <w:rPr>
              <w:rFonts w:cs="Times New Roman"/>
              <w:color w:val="000000" w:themeColor="text1"/>
            </w:rPr>
          </w:rPrChange>
        </w:rPr>
      </w:r>
      <w:r w:rsidR="00C576C8" w:rsidRPr="006E6534">
        <w:rPr>
          <w:rFonts w:cs="Times New Roman"/>
          <w:color w:val="000000" w:themeColor="text1"/>
          <w:rPrChange w:id="6812" w:author="N F" w:date="2023-12-05T03:08:00Z">
            <w:rPr>
              <w:rFonts w:cs="Times New Roman"/>
            </w:rPr>
          </w:rPrChange>
        </w:rPr>
        <w:fldChar w:fldCharType="separate"/>
      </w:r>
      <w:r w:rsidR="004C4CE2" w:rsidRPr="006E6534">
        <w:rPr>
          <w:rFonts w:cs="Times New Roman"/>
          <w:color w:val="000000" w:themeColor="text1"/>
          <w:rPrChange w:id="6813" w:author="N F" w:date="2023-12-05T03:08:00Z">
            <w:rPr>
              <w:rFonts w:cs="Times New Roman"/>
            </w:rPr>
          </w:rPrChange>
        </w:rPr>
        <w:t xml:space="preserve">Рисунок </w:t>
      </w:r>
      <w:r w:rsidR="004C4CE2" w:rsidRPr="006E6534">
        <w:rPr>
          <w:rFonts w:cs="Times New Roman"/>
          <w:noProof/>
          <w:color w:val="000000" w:themeColor="text1"/>
          <w:rPrChange w:id="6814" w:author="N F" w:date="2023-12-05T03:08:00Z">
            <w:rPr>
              <w:rFonts w:cs="Times New Roman"/>
              <w:noProof/>
            </w:rPr>
          </w:rPrChange>
        </w:rPr>
        <w:t>3</w:t>
      </w:r>
      <w:r w:rsidR="004C4CE2" w:rsidRPr="006E6534">
        <w:rPr>
          <w:rFonts w:cs="Times New Roman"/>
          <w:color w:val="000000" w:themeColor="text1"/>
          <w:rPrChange w:id="6815" w:author="N F" w:date="2023-12-05T03:08:00Z">
            <w:rPr>
              <w:rFonts w:cs="Times New Roman"/>
            </w:rPr>
          </w:rPrChange>
        </w:rPr>
        <w:noBreakHyphen/>
      </w:r>
      <w:r w:rsidR="004C4CE2" w:rsidRPr="006E6534">
        <w:rPr>
          <w:rFonts w:cs="Times New Roman"/>
          <w:noProof/>
          <w:color w:val="000000" w:themeColor="text1"/>
          <w:rPrChange w:id="6816" w:author="N F" w:date="2023-12-05T03:08:00Z">
            <w:rPr>
              <w:rFonts w:cs="Times New Roman"/>
              <w:noProof/>
            </w:rPr>
          </w:rPrChange>
        </w:rPr>
        <w:t>5</w:t>
      </w:r>
      <w:r w:rsidR="00C576C8" w:rsidRPr="006E6534">
        <w:rPr>
          <w:rFonts w:cs="Times New Roman"/>
          <w:color w:val="000000" w:themeColor="text1"/>
          <w:rPrChange w:id="6817" w:author="N F" w:date="2023-12-05T03:08:00Z">
            <w:rPr>
              <w:rFonts w:cs="Times New Roman"/>
            </w:rPr>
          </w:rPrChange>
        </w:rPr>
        <w:fldChar w:fldCharType="end"/>
      </w:r>
      <w:r w:rsidR="005B09D0" w:rsidRPr="006E6534">
        <w:rPr>
          <w:rFonts w:cs="Times New Roman"/>
          <w:color w:val="000000" w:themeColor="text1"/>
          <w:rPrChange w:id="6818" w:author="N F" w:date="2023-12-05T03:08:00Z">
            <w:rPr>
              <w:rFonts w:cs="Times New Roman"/>
            </w:rPr>
          </w:rPrChange>
        </w:rPr>
        <w:t>)</w:t>
      </w:r>
      <w:r w:rsidR="00917059" w:rsidRPr="006E6534">
        <w:rPr>
          <w:rFonts w:cs="Times New Roman"/>
          <w:color w:val="000000" w:themeColor="text1"/>
          <w:rPrChange w:id="6819" w:author="N F" w:date="2023-12-05T03:08:00Z">
            <w:rPr>
              <w:rFonts w:cs="Times New Roman"/>
            </w:rPr>
          </w:rPrChange>
        </w:rPr>
        <w:t xml:space="preserve"> </w:t>
      </w:r>
      <w:ins w:id="6820" w:author="Barshadskaya, Yuliya" w:date="2024-01-13T19:20:00Z">
        <w:r w:rsidR="00CC1B33" w:rsidRPr="0001519A">
          <w:rPr>
            <w:rFonts w:cs="Times New Roman"/>
            <w:color w:val="000000" w:themeColor="text1"/>
            <w:lang w:val="en-US"/>
          </w:rPr>
          <w:fldChar w:fldCharType="begin"/>
        </w:r>
        <w:r w:rsidR="00CC1B33"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CC1B33" w:rsidRPr="0001519A">
          <w:rPr>
            <w:rFonts w:cs="Times New Roman"/>
            <w:color w:val="000000" w:themeColor="text1"/>
            <w:lang w:val="en-US"/>
          </w:rPr>
          <w:fldChar w:fldCharType="separate"/>
        </w:r>
        <w:r w:rsidR="00CC1B33" w:rsidRPr="0018315E">
          <w:rPr>
            <w:rFonts w:cs="Times New Roman"/>
            <w:color w:val="000000" w:themeColor="text1"/>
          </w:rPr>
          <w:t>[</w:t>
        </w:r>
      </w:ins>
      <w:ins w:id="6821" w:author="Barshadskaya, Yuliya" w:date="2024-02-22T23:43:00Z">
        <w:r w:rsidR="00B8644E">
          <w:rPr>
            <w:rFonts w:cs="Times New Roman"/>
            <w:color w:val="000000" w:themeColor="text1"/>
          </w:rPr>
          <w:t>1</w:t>
        </w:r>
      </w:ins>
      <w:ins w:id="6822" w:author="Barshadskaya, Yuliya" w:date="2024-01-13T19:20:00Z">
        <w:r w:rsidR="00CC1B33" w:rsidRPr="00DD38F1">
          <w:rPr>
            <w:rFonts w:cs="Times New Roman"/>
            <w:color w:val="000000" w:themeColor="text1"/>
          </w:rPr>
          <w:t>]</w:t>
        </w:r>
        <w:r w:rsidR="00CC1B33" w:rsidRPr="0001519A">
          <w:rPr>
            <w:rFonts w:cs="Times New Roman"/>
            <w:color w:val="000000" w:themeColor="text1"/>
            <w:lang w:val="en-US"/>
          </w:rPr>
          <w:fldChar w:fldCharType="end"/>
        </w:r>
      </w:ins>
      <w:del w:id="6823" w:author="Barshadskaya, Yuliya" w:date="2024-01-13T19:20:00Z">
        <w:r w:rsidR="00917059" w:rsidRPr="006E6534" w:rsidDel="00CC1B33">
          <w:rPr>
            <w:rFonts w:cs="Times New Roman"/>
            <w:color w:val="000000" w:themeColor="text1"/>
            <w:lang w:val="en-US"/>
            <w:rPrChange w:id="6824" w:author="N F" w:date="2023-12-05T03:08:00Z">
              <w:rPr>
                <w:rFonts w:cs="Times New Roman"/>
                <w:lang w:val="en-US"/>
              </w:rPr>
            </w:rPrChange>
          </w:rPr>
          <w:fldChar w:fldCharType="begin"/>
        </w:r>
        <w:r w:rsidR="00917059" w:rsidRPr="006E6534" w:rsidDel="00CC1B33">
          <w:rPr>
            <w:rFonts w:cs="Times New Roman"/>
            <w:color w:val="000000" w:themeColor="text1"/>
            <w:rPrChange w:id="6825" w:author="N F" w:date="2023-12-05T03:08:00Z">
              <w:rPr>
                <w:rFonts w:cs="Times New Roman"/>
              </w:rPr>
            </w:rPrChange>
          </w:rPr>
          <w:delInstrText xml:space="preserve"> </w:delInstrText>
        </w:r>
        <w:r w:rsidR="00917059" w:rsidRPr="006E6534" w:rsidDel="00CC1B33">
          <w:rPr>
            <w:rFonts w:cs="Times New Roman"/>
            <w:color w:val="000000" w:themeColor="text1"/>
            <w:lang w:val="en-US"/>
            <w:rPrChange w:id="6826" w:author="N F" w:date="2023-12-05T03:08:00Z">
              <w:rPr>
                <w:rFonts w:cs="Times New Roman"/>
                <w:lang w:val="en-US"/>
              </w:rPr>
            </w:rPrChange>
          </w:rPr>
          <w:delInstrText>ADDIN</w:delInstrText>
        </w:r>
        <w:r w:rsidR="00917059" w:rsidRPr="006E6534" w:rsidDel="00CC1B33">
          <w:rPr>
            <w:rFonts w:cs="Times New Roman"/>
            <w:color w:val="000000" w:themeColor="text1"/>
            <w:rPrChange w:id="6827" w:author="N F" w:date="2023-12-05T03:08:00Z">
              <w:rPr>
                <w:rFonts w:cs="Times New Roman"/>
              </w:rPr>
            </w:rPrChange>
          </w:rPr>
          <w:delInstrText xml:space="preserve"> </w:delInstrText>
        </w:r>
        <w:r w:rsidR="00917059" w:rsidRPr="006E6534" w:rsidDel="00CC1B33">
          <w:rPr>
            <w:rFonts w:cs="Times New Roman"/>
            <w:color w:val="000000" w:themeColor="text1"/>
            <w:lang w:val="en-US"/>
            <w:rPrChange w:id="6828" w:author="N F" w:date="2023-12-05T03:08:00Z">
              <w:rPr>
                <w:rFonts w:cs="Times New Roman"/>
                <w:lang w:val="en-US"/>
              </w:rPr>
            </w:rPrChange>
          </w:rPr>
          <w:delInstrText>ZOTERO</w:delInstrText>
        </w:r>
        <w:r w:rsidR="00917059" w:rsidRPr="006E6534" w:rsidDel="00CC1B33">
          <w:rPr>
            <w:rFonts w:cs="Times New Roman"/>
            <w:color w:val="000000" w:themeColor="text1"/>
            <w:rPrChange w:id="6829" w:author="N F" w:date="2023-12-05T03:08:00Z">
              <w:rPr>
                <w:rFonts w:cs="Times New Roman"/>
              </w:rPr>
            </w:rPrChange>
          </w:rPr>
          <w:delInstrText>_</w:delInstrText>
        </w:r>
        <w:r w:rsidR="00917059" w:rsidRPr="006E6534" w:rsidDel="00CC1B33">
          <w:rPr>
            <w:rFonts w:cs="Times New Roman"/>
            <w:color w:val="000000" w:themeColor="text1"/>
            <w:lang w:val="en-US"/>
            <w:rPrChange w:id="6830" w:author="N F" w:date="2023-12-05T03:08:00Z">
              <w:rPr>
                <w:rFonts w:cs="Times New Roman"/>
                <w:lang w:val="en-US"/>
              </w:rPr>
            </w:rPrChange>
          </w:rPr>
          <w:delInstrText>ITEM</w:delInstrText>
        </w:r>
        <w:r w:rsidR="00917059" w:rsidRPr="006E6534" w:rsidDel="00CC1B33">
          <w:rPr>
            <w:rFonts w:cs="Times New Roman"/>
            <w:color w:val="000000" w:themeColor="text1"/>
            <w:rPrChange w:id="6831" w:author="N F" w:date="2023-12-05T03:08:00Z">
              <w:rPr>
                <w:rFonts w:cs="Times New Roman"/>
              </w:rPr>
            </w:rPrChange>
          </w:rPr>
          <w:delInstrText xml:space="preserve"> </w:delInstrText>
        </w:r>
        <w:r w:rsidR="00917059" w:rsidRPr="006E6534" w:rsidDel="00CC1B33">
          <w:rPr>
            <w:rFonts w:cs="Times New Roman"/>
            <w:color w:val="000000" w:themeColor="text1"/>
            <w:lang w:val="en-US"/>
            <w:rPrChange w:id="6832" w:author="N F" w:date="2023-12-05T03:08:00Z">
              <w:rPr>
                <w:rFonts w:cs="Times New Roman"/>
                <w:lang w:val="en-US"/>
              </w:rPr>
            </w:rPrChange>
          </w:rPr>
          <w:delInstrText>CSL</w:delInstrText>
        </w:r>
        <w:r w:rsidR="00917059" w:rsidRPr="006E6534" w:rsidDel="00CC1B33">
          <w:rPr>
            <w:rFonts w:cs="Times New Roman"/>
            <w:color w:val="000000" w:themeColor="text1"/>
            <w:rPrChange w:id="6833" w:author="N F" w:date="2023-12-05T03:08:00Z">
              <w:rPr>
                <w:rFonts w:cs="Times New Roman"/>
              </w:rPr>
            </w:rPrChange>
          </w:rPr>
          <w:delInstrText>_</w:delInstrText>
        </w:r>
        <w:r w:rsidR="00917059" w:rsidRPr="006E6534" w:rsidDel="00CC1B33">
          <w:rPr>
            <w:rFonts w:cs="Times New Roman"/>
            <w:color w:val="000000" w:themeColor="text1"/>
            <w:lang w:val="en-US"/>
            <w:rPrChange w:id="6834" w:author="N F" w:date="2023-12-05T03:08:00Z">
              <w:rPr>
                <w:rFonts w:cs="Times New Roman"/>
                <w:lang w:val="en-US"/>
              </w:rPr>
            </w:rPrChange>
          </w:rPr>
          <w:delInstrText>CITATION</w:delInstrText>
        </w:r>
        <w:r w:rsidR="00917059" w:rsidRPr="006E6534" w:rsidDel="00CC1B33">
          <w:rPr>
            <w:rFonts w:cs="Times New Roman"/>
            <w:color w:val="000000" w:themeColor="text1"/>
            <w:rPrChange w:id="6835" w:author="N F" w:date="2023-12-05T03:08:00Z">
              <w:rPr>
                <w:rFonts w:cs="Times New Roman"/>
              </w:rPr>
            </w:rPrChange>
          </w:rPr>
          <w:delInstrText xml:space="preserve"> {"</w:delInstrText>
        </w:r>
        <w:r w:rsidR="00917059" w:rsidRPr="006E6534" w:rsidDel="00CC1B33">
          <w:rPr>
            <w:rFonts w:cs="Times New Roman"/>
            <w:color w:val="000000" w:themeColor="text1"/>
            <w:lang w:val="en-US"/>
            <w:rPrChange w:id="6836" w:author="N F" w:date="2023-12-05T03:08:00Z">
              <w:rPr>
                <w:rFonts w:cs="Times New Roman"/>
                <w:lang w:val="en-US"/>
              </w:rPr>
            </w:rPrChange>
          </w:rPr>
          <w:delInstrText>citationID</w:delInstrText>
        </w:r>
        <w:r w:rsidR="00917059" w:rsidRPr="006E6534" w:rsidDel="00CC1B33">
          <w:rPr>
            <w:rFonts w:cs="Times New Roman"/>
            <w:color w:val="000000" w:themeColor="text1"/>
            <w:rPrChange w:id="6837" w:author="N F" w:date="2023-12-05T03:08:00Z">
              <w:rPr>
                <w:rFonts w:cs="Times New Roman"/>
              </w:rPr>
            </w:rPrChange>
          </w:rPr>
          <w:delInstrText>":"</w:delInstrText>
        </w:r>
        <w:r w:rsidR="00917059" w:rsidRPr="006E6534" w:rsidDel="00CC1B33">
          <w:rPr>
            <w:rFonts w:cs="Times New Roman"/>
            <w:color w:val="000000" w:themeColor="text1"/>
            <w:lang w:val="en-US"/>
            <w:rPrChange w:id="6838" w:author="N F" w:date="2023-12-05T03:08:00Z">
              <w:rPr>
                <w:rFonts w:cs="Times New Roman"/>
                <w:lang w:val="en-US"/>
              </w:rPr>
            </w:rPrChange>
          </w:rPr>
          <w:delInstrText>iWmfkBAL</w:delInstrText>
        </w:r>
        <w:r w:rsidR="00917059" w:rsidRPr="006E6534" w:rsidDel="00CC1B33">
          <w:rPr>
            <w:rFonts w:cs="Times New Roman"/>
            <w:color w:val="000000" w:themeColor="text1"/>
            <w:rPrChange w:id="6839" w:author="N F" w:date="2023-12-05T03:08:00Z">
              <w:rPr>
                <w:rFonts w:cs="Times New Roman"/>
              </w:rPr>
            </w:rPrChange>
          </w:rPr>
          <w:delInstrText>","</w:delInstrText>
        </w:r>
        <w:r w:rsidR="00917059" w:rsidRPr="006E6534" w:rsidDel="00CC1B33">
          <w:rPr>
            <w:rFonts w:cs="Times New Roman"/>
            <w:color w:val="000000" w:themeColor="text1"/>
            <w:lang w:val="en-US"/>
            <w:rPrChange w:id="6840" w:author="N F" w:date="2023-12-05T03:08:00Z">
              <w:rPr>
                <w:rFonts w:cs="Times New Roman"/>
                <w:lang w:val="en-US"/>
              </w:rPr>
            </w:rPrChange>
          </w:rPr>
          <w:delInstrText>properties</w:delInstrText>
        </w:r>
        <w:r w:rsidR="00917059" w:rsidRPr="006E6534" w:rsidDel="00CC1B33">
          <w:rPr>
            <w:rFonts w:cs="Times New Roman"/>
            <w:color w:val="000000" w:themeColor="text1"/>
            <w:rPrChange w:id="6841" w:author="N F" w:date="2023-12-05T03:08:00Z">
              <w:rPr>
                <w:rFonts w:cs="Times New Roman"/>
              </w:rPr>
            </w:rPrChange>
          </w:rPr>
          <w:delInstrText>":{"</w:delInstrText>
        </w:r>
        <w:r w:rsidR="00917059" w:rsidRPr="006E6534" w:rsidDel="00CC1B33">
          <w:rPr>
            <w:rFonts w:cs="Times New Roman"/>
            <w:color w:val="000000" w:themeColor="text1"/>
            <w:lang w:val="en-US"/>
            <w:rPrChange w:id="6842" w:author="N F" w:date="2023-12-05T03:08:00Z">
              <w:rPr>
                <w:rFonts w:cs="Times New Roman"/>
                <w:lang w:val="en-US"/>
              </w:rPr>
            </w:rPrChange>
          </w:rPr>
          <w:delInstrText>formattedCitation</w:delInstrText>
        </w:r>
        <w:r w:rsidR="00917059" w:rsidRPr="006E6534" w:rsidDel="00CC1B33">
          <w:rPr>
            <w:rFonts w:cs="Times New Roman"/>
            <w:color w:val="000000" w:themeColor="text1"/>
            <w:rPrChange w:id="6843" w:author="N F" w:date="2023-12-05T03:08:00Z">
              <w:rPr>
                <w:rFonts w:cs="Times New Roman"/>
              </w:rPr>
            </w:rPrChange>
          </w:rPr>
          <w:delInstrText>":"(6)","</w:delInstrText>
        </w:r>
        <w:r w:rsidR="00917059" w:rsidRPr="006E6534" w:rsidDel="00CC1B33">
          <w:rPr>
            <w:rFonts w:cs="Times New Roman"/>
            <w:color w:val="000000" w:themeColor="text1"/>
            <w:lang w:val="en-US"/>
            <w:rPrChange w:id="6844" w:author="N F" w:date="2023-12-05T03:08:00Z">
              <w:rPr>
                <w:rFonts w:cs="Times New Roman"/>
                <w:lang w:val="en-US"/>
              </w:rPr>
            </w:rPrChange>
          </w:rPr>
          <w:delInstrText>plainCitation</w:delInstrText>
        </w:r>
        <w:r w:rsidR="00917059" w:rsidRPr="006E6534" w:rsidDel="00CC1B33">
          <w:rPr>
            <w:rFonts w:cs="Times New Roman"/>
            <w:color w:val="000000" w:themeColor="text1"/>
            <w:rPrChange w:id="6845" w:author="N F" w:date="2023-12-05T03:08:00Z">
              <w:rPr>
                <w:rFonts w:cs="Times New Roman"/>
              </w:rPr>
            </w:rPrChange>
          </w:rPr>
          <w:delInstrText>":"(6)","</w:delInstrText>
        </w:r>
        <w:r w:rsidR="00917059" w:rsidRPr="006E6534" w:rsidDel="00CC1B33">
          <w:rPr>
            <w:rFonts w:cs="Times New Roman"/>
            <w:color w:val="000000" w:themeColor="text1"/>
            <w:lang w:val="en-US"/>
            <w:rPrChange w:id="6846" w:author="N F" w:date="2023-12-05T03:08:00Z">
              <w:rPr>
                <w:rFonts w:cs="Times New Roman"/>
                <w:lang w:val="en-US"/>
              </w:rPr>
            </w:rPrChange>
          </w:rPr>
          <w:delInstrText>noteIndex</w:delInstrText>
        </w:r>
        <w:r w:rsidR="00917059" w:rsidRPr="006E6534" w:rsidDel="00CC1B33">
          <w:rPr>
            <w:rFonts w:cs="Times New Roman"/>
            <w:color w:val="000000" w:themeColor="text1"/>
            <w:rPrChange w:id="6847" w:author="N F" w:date="2023-12-05T03:08:00Z">
              <w:rPr>
                <w:rFonts w:cs="Times New Roman"/>
              </w:rPr>
            </w:rPrChange>
          </w:rPr>
          <w:delInstrText>":0},"</w:delInstrText>
        </w:r>
        <w:r w:rsidR="00917059" w:rsidRPr="006E6534" w:rsidDel="00CC1B33">
          <w:rPr>
            <w:rFonts w:cs="Times New Roman"/>
            <w:color w:val="000000" w:themeColor="text1"/>
            <w:lang w:val="en-US"/>
            <w:rPrChange w:id="6848" w:author="N F" w:date="2023-12-05T03:08:00Z">
              <w:rPr>
                <w:rFonts w:cs="Times New Roman"/>
                <w:lang w:val="en-US"/>
              </w:rPr>
            </w:rPrChange>
          </w:rPr>
          <w:delInstrText>citationItems</w:delInstrText>
        </w:r>
        <w:r w:rsidR="00917059" w:rsidRPr="006E6534" w:rsidDel="00CC1B33">
          <w:rPr>
            <w:rFonts w:cs="Times New Roman"/>
            <w:color w:val="000000" w:themeColor="text1"/>
            <w:rPrChange w:id="6849" w:author="N F" w:date="2023-12-05T03:08:00Z">
              <w:rPr>
                <w:rFonts w:cs="Times New Roman"/>
              </w:rPr>
            </w:rPrChange>
          </w:rPr>
          <w:delInstrText>":[{"</w:delInstrText>
        </w:r>
        <w:r w:rsidR="00917059" w:rsidRPr="006E6534" w:rsidDel="00CC1B33">
          <w:rPr>
            <w:rFonts w:cs="Times New Roman"/>
            <w:color w:val="000000" w:themeColor="text1"/>
            <w:lang w:val="en-US"/>
            <w:rPrChange w:id="6850" w:author="N F" w:date="2023-12-05T03:08:00Z">
              <w:rPr>
                <w:rFonts w:cs="Times New Roman"/>
                <w:lang w:val="en-US"/>
              </w:rPr>
            </w:rPrChange>
          </w:rPr>
          <w:delInstrText>id</w:delInstrText>
        </w:r>
        <w:r w:rsidR="00917059" w:rsidRPr="006E6534" w:rsidDel="00CC1B33">
          <w:rPr>
            <w:rFonts w:cs="Times New Roman"/>
            <w:color w:val="000000" w:themeColor="text1"/>
            <w:rPrChange w:id="6851" w:author="N F" w:date="2023-12-05T03:08:00Z">
              <w:rPr>
                <w:rFonts w:cs="Times New Roman"/>
              </w:rPr>
            </w:rPrChange>
          </w:rPr>
          <w:delInstrText>":161758,"</w:delInstrText>
        </w:r>
        <w:r w:rsidR="00917059" w:rsidRPr="006E6534" w:rsidDel="00CC1B33">
          <w:rPr>
            <w:rFonts w:cs="Times New Roman"/>
            <w:color w:val="000000" w:themeColor="text1"/>
            <w:lang w:val="en-US"/>
            <w:rPrChange w:id="6852" w:author="N F" w:date="2023-12-05T03:08:00Z">
              <w:rPr>
                <w:rFonts w:cs="Times New Roman"/>
                <w:lang w:val="en-US"/>
              </w:rPr>
            </w:rPrChange>
          </w:rPr>
          <w:delInstrText>uris</w:delInstrText>
        </w:r>
        <w:r w:rsidR="00917059" w:rsidRPr="006E6534" w:rsidDel="00CC1B33">
          <w:rPr>
            <w:rFonts w:cs="Times New Roman"/>
            <w:color w:val="000000" w:themeColor="text1"/>
            <w:rPrChange w:id="6853" w:author="N F" w:date="2023-12-05T03:08:00Z">
              <w:rPr>
                <w:rFonts w:cs="Times New Roman"/>
              </w:rPr>
            </w:rPrChange>
          </w:rPr>
          <w:delInstrText>":["</w:delInstrText>
        </w:r>
        <w:r w:rsidR="00917059" w:rsidRPr="006E6534" w:rsidDel="00CC1B33">
          <w:rPr>
            <w:rFonts w:cs="Times New Roman"/>
            <w:color w:val="000000" w:themeColor="text1"/>
            <w:lang w:val="en-US"/>
            <w:rPrChange w:id="6854" w:author="N F" w:date="2023-12-05T03:08:00Z">
              <w:rPr>
                <w:rFonts w:cs="Times New Roman"/>
                <w:lang w:val="en-US"/>
              </w:rPr>
            </w:rPrChange>
          </w:rPr>
          <w:delInstrText>http</w:delInstrText>
        </w:r>
        <w:r w:rsidR="00917059" w:rsidRPr="006E6534" w:rsidDel="00CC1B33">
          <w:rPr>
            <w:rFonts w:cs="Times New Roman"/>
            <w:color w:val="000000" w:themeColor="text1"/>
            <w:rPrChange w:id="6855" w:author="N F" w:date="2023-12-05T03:08:00Z">
              <w:rPr>
                <w:rFonts w:cs="Times New Roman"/>
              </w:rPr>
            </w:rPrChange>
          </w:rPr>
          <w:delInstrText>://</w:delInstrText>
        </w:r>
        <w:r w:rsidR="00917059" w:rsidRPr="006E6534" w:rsidDel="00CC1B33">
          <w:rPr>
            <w:rFonts w:cs="Times New Roman"/>
            <w:color w:val="000000" w:themeColor="text1"/>
            <w:lang w:val="en-US"/>
            <w:rPrChange w:id="6856" w:author="N F" w:date="2023-12-05T03:08:00Z">
              <w:rPr>
                <w:rFonts w:cs="Times New Roman"/>
                <w:lang w:val="en-US"/>
              </w:rPr>
            </w:rPrChange>
          </w:rPr>
          <w:delInstrText>zotero</w:delInstrText>
        </w:r>
        <w:r w:rsidR="00917059" w:rsidRPr="006E6534" w:rsidDel="00CC1B33">
          <w:rPr>
            <w:rFonts w:cs="Times New Roman"/>
            <w:color w:val="000000" w:themeColor="text1"/>
            <w:rPrChange w:id="6857" w:author="N F" w:date="2023-12-05T03:08:00Z">
              <w:rPr>
                <w:rFonts w:cs="Times New Roman"/>
              </w:rPr>
            </w:rPrChange>
          </w:rPr>
          <w:delInstrText>.</w:delInstrText>
        </w:r>
        <w:r w:rsidR="00917059" w:rsidRPr="006E6534" w:rsidDel="00CC1B33">
          <w:rPr>
            <w:rFonts w:cs="Times New Roman"/>
            <w:color w:val="000000" w:themeColor="text1"/>
            <w:lang w:val="en-US"/>
            <w:rPrChange w:id="6858" w:author="N F" w:date="2023-12-05T03:08:00Z">
              <w:rPr>
                <w:rFonts w:cs="Times New Roman"/>
                <w:lang w:val="en-US"/>
              </w:rPr>
            </w:rPrChange>
          </w:rPr>
          <w:delInstrText>org</w:delInstrText>
        </w:r>
        <w:r w:rsidR="00917059" w:rsidRPr="006E6534" w:rsidDel="00CC1B33">
          <w:rPr>
            <w:rFonts w:cs="Times New Roman"/>
            <w:color w:val="000000" w:themeColor="text1"/>
            <w:rPrChange w:id="6859" w:author="N F" w:date="2023-12-05T03:08:00Z">
              <w:rPr>
                <w:rFonts w:cs="Times New Roman"/>
              </w:rPr>
            </w:rPrChange>
          </w:rPr>
          <w:delInstrText>/</w:delInstrText>
        </w:r>
        <w:r w:rsidR="00917059" w:rsidRPr="006E6534" w:rsidDel="00CC1B33">
          <w:rPr>
            <w:rFonts w:cs="Times New Roman"/>
            <w:color w:val="000000" w:themeColor="text1"/>
            <w:lang w:val="en-US"/>
            <w:rPrChange w:id="6860" w:author="N F" w:date="2023-12-05T03:08:00Z">
              <w:rPr>
                <w:rFonts w:cs="Times New Roman"/>
                <w:lang w:val="en-US"/>
              </w:rPr>
            </w:rPrChange>
          </w:rPr>
          <w:delInstrText>groups</w:delInstrText>
        </w:r>
        <w:r w:rsidR="00917059" w:rsidRPr="006E6534" w:rsidDel="00CC1B33">
          <w:rPr>
            <w:rFonts w:cs="Times New Roman"/>
            <w:color w:val="000000" w:themeColor="text1"/>
            <w:rPrChange w:id="6861" w:author="N F" w:date="2023-12-05T03:08:00Z">
              <w:rPr>
                <w:rFonts w:cs="Times New Roman"/>
              </w:rPr>
            </w:rPrChange>
          </w:rPr>
          <w:delInstrText>/4735135/</w:delInstrText>
        </w:r>
        <w:r w:rsidR="00917059" w:rsidRPr="006E6534" w:rsidDel="00CC1B33">
          <w:rPr>
            <w:rFonts w:cs="Times New Roman"/>
            <w:color w:val="000000" w:themeColor="text1"/>
            <w:lang w:val="en-US"/>
            <w:rPrChange w:id="6862" w:author="N F" w:date="2023-12-05T03:08:00Z">
              <w:rPr>
                <w:rFonts w:cs="Times New Roman"/>
                <w:lang w:val="en-US"/>
              </w:rPr>
            </w:rPrChange>
          </w:rPr>
          <w:delInstrText>items</w:delInstrText>
        </w:r>
        <w:r w:rsidR="00917059" w:rsidRPr="006E6534" w:rsidDel="00CC1B33">
          <w:rPr>
            <w:rFonts w:cs="Times New Roman"/>
            <w:color w:val="000000" w:themeColor="text1"/>
            <w:rPrChange w:id="6863" w:author="N F" w:date="2023-12-05T03:08:00Z">
              <w:rPr>
                <w:rFonts w:cs="Times New Roman"/>
              </w:rPr>
            </w:rPrChange>
          </w:rPr>
          <w:delInstrText>/</w:delInstrText>
        </w:r>
        <w:r w:rsidR="00917059" w:rsidRPr="006E6534" w:rsidDel="00CC1B33">
          <w:rPr>
            <w:rFonts w:cs="Times New Roman"/>
            <w:color w:val="000000" w:themeColor="text1"/>
            <w:lang w:val="en-US"/>
            <w:rPrChange w:id="6864" w:author="N F" w:date="2023-12-05T03:08:00Z">
              <w:rPr>
                <w:rFonts w:cs="Times New Roman"/>
                <w:lang w:val="en-US"/>
              </w:rPr>
            </w:rPrChange>
          </w:rPr>
          <w:delInstrText>YQI</w:delInstrText>
        </w:r>
        <w:r w:rsidR="00917059" w:rsidRPr="006E6534" w:rsidDel="00CC1B33">
          <w:rPr>
            <w:rFonts w:cs="Times New Roman"/>
            <w:color w:val="000000" w:themeColor="text1"/>
            <w:rPrChange w:id="6865" w:author="N F" w:date="2023-12-05T03:08:00Z">
              <w:rPr>
                <w:rFonts w:cs="Times New Roman"/>
              </w:rPr>
            </w:rPrChange>
          </w:rPr>
          <w:delInstrText>77</w:delInstrText>
        </w:r>
        <w:r w:rsidR="00917059" w:rsidRPr="006E6534" w:rsidDel="00CC1B33">
          <w:rPr>
            <w:rFonts w:cs="Times New Roman"/>
            <w:color w:val="000000" w:themeColor="text1"/>
            <w:lang w:val="en-US"/>
            <w:rPrChange w:id="6866" w:author="N F" w:date="2023-12-05T03:08:00Z">
              <w:rPr>
                <w:rFonts w:cs="Times New Roman"/>
                <w:lang w:val="en-US"/>
              </w:rPr>
            </w:rPrChange>
          </w:rPr>
          <w:delInstrText>G</w:delInstrText>
        </w:r>
        <w:r w:rsidR="00917059" w:rsidRPr="006E6534" w:rsidDel="00CC1B33">
          <w:rPr>
            <w:rFonts w:cs="Times New Roman"/>
            <w:color w:val="000000" w:themeColor="text1"/>
            <w:rPrChange w:id="6867" w:author="N F" w:date="2023-12-05T03:08:00Z">
              <w:rPr>
                <w:rFonts w:cs="Times New Roman"/>
              </w:rPr>
            </w:rPrChange>
          </w:rPr>
          <w:delInstrText>3</w:delInstrText>
        </w:r>
        <w:r w:rsidR="00917059" w:rsidRPr="006E6534" w:rsidDel="00CC1B33">
          <w:rPr>
            <w:rFonts w:cs="Times New Roman"/>
            <w:color w:val="000000" w:themeColor="text1"/>
            <w:lang w:val="en-US"/>
            <w:rPrChange w:id="6868" w:author="N F" w:date="2023-12-05T03:08:00Z">
              <w:rPr>
                <w:rFonts w:cs="Times New Roman"/>
                <w:lang w:val="en-US"/>
              </w:rPr>
            </w:rPrChange>
          </w:rPr>
          <w:delInstrText>L</w:delInstrText>
        </w:r>
        <w:r w:rsidR="00917059" w:rsidRPr="006E6534" w:rsidDel="00CC1B33">
          <w:rPr>
            <w:rFonts w:cs="Times New Roman"/>
            <w:color w:val="000000" w:themeColor="text1"/>
            <w:rPrChange w:id="6869" w:author="N F" w:date="2023-12-05T03:08:00Z">
              <w:rPr>
                <w:rFonts w:cs="Times New Roman"/>
              </w:rPr>
            </w:rPrChange>
          </w:rPr>
          <w:delInstrText>"],"</w:delInstrText>
        </w:r>
        <w:r w:rsidR="00917059" w:rsidRPr="006E6534" w:rsidDel="00CC1B33">
          <w:rPr>
            <w:rFonts w:cs="Times New Roman"/>
            <w:color w:val="000000" w:themeColor="text1"/>
            <w:lang w:val="en-US"/>
            <w:rPrChange w:id="6870" w:author="N F" w:date="2023-12-05T03:08:00Z">
              <w:rPr>
                <w:rFonts w:cs="Times New Roman"/>
                <w:lang w:val="en-US"/>
              </w:rPr>
            </w:rPrChange>
          </w:rPr>
          <w:delInstrText>itemData</w:delInstrText>
        </w:r>
        <w:r w:rsidR="00917059" w:rsidRPr="006E6534" w:rsidDel="00CC1B33">
          <w:rPr>
            <w:rFonts w:cs="Times New Roman"/>
            <w:color w:val="000000" w:themeColor="text1"/>
            <w:rPrChange w:id="6871" w:author="N F" w:date="2023-12-05T03:08:00Z">
              <w:rPr>
                <w:rFonts w:cs="Times New Roman"/>
              </w:rPr>
            </w:rPrChange>
          </w:rPr>
          <w:delInstrText>":{"</w:delInstrText>
        </w:r>
        <w:r w:rsidR="00917059" w:rsidRPr="006E6534" w:rsidDel="00CC1B33">
          <w:rPr>
            <w:rFonts w:cs="Times New Roman"/>
            <w:color w:val="000000" w:themeColor="text1"/>
            <w:lang w:val="en-US"/>
            <w:rPrChange w:id="6872" w:author="N F" w:date="2023-12-05T03:08:00Z">
              <w:rPr>
                <w:rFonts w:cs="Times New Roman"/>
                <w:lang w:val="en-US"/>
              </w:rPr>
            </w:rPrChange>
          </w:rPr>
          <w:delInstrText>id</w:delInstrText>
        </w:r>
        <w:r w:rsidR="00917059" w:rsidRPr="006E6534" w:rsidDel="00CC1B33">
          <w:rPr>
            <w:rFonts w:cs="Times New Roman"/>
            <w:color w:val="000000" w:themeColor="text1"/>
            <w:rPrChange w:id="6873" w:author="N F" w:date="2023-12-05T03:08:00Z">
              <w:rPr>
                <w:rFonts w:cs="Times New Roman"/>
              </w:rPr>
            </w:rPrChange>
          </w:rPr>
          <w:delInstrText>":161758,"</w:delInstrText>
        </w:r>
        <w:r w:rsidR="00917059" w:rsidRPr="006E6534" w:rsidDel="00CC1B33">
          <w:rPr>
            <w:rFonts w:cs="Times New Roman"/>
            <w:color w:val="000000" w:themeColor="text1"/>
            <w:lang w:val="en-US"/>
            <w:rPrChange w:id="6874" w:author="N F" w:date="2023-12-05T03:08:00Z">
              <w:rPr>
                <w:rFonts w:cs="Times New Roman"/>
                <w:lang w:val="en-US"/>
              </w:rPr>
            </w:rPrChange>
          </w:rPr>
          <w:delInstrText>type</w:delInstrText>
        </w:r>
        <w:r w:rsidR="00917059" w:rsidRPr="006E6534" w:rsidDel="00CC1B33">
          <w:rPr>
            <w:rFonts w:cs="Times New Roman"/>
            <w:color w:val="000000" w:themeColor="text1"/>
            <w:rPrChange w:id="6875" w:author="N F" w:date="2023-12-05T03:08:00Z">
              <w:rPr>
                <w:rFonts w:cs="Times New Roman"/>
              </w:rPr>
            </w:rPrChange>
          </w:rPr>
          <w:delInstrText>":"</w:delInstrText>
        </w:r>
        <w:r w:rsidR="00917059" w:rsidRPr="006E6534" w:rsidDel="00CC1B33">
          <w:rPr>
            <w:rFonts w:cs="Times New Roman"/>
            <w:color w:val="000000" w:themeColor="text1"/>
            <w:lang w:val="en-US"/>
            <w:rPrChange w:id="6876" w:author="N F" w:date="2023-12-05T03:08:00Z">
              <w:rPr>
                <w:rFonts w:cs="Times New Roman"/>
                <w:lang w:val="en-US"/>
              </w:rPr>
            </w:rPrChange>
          </w:rPr>
          <w:delInstrText>webpage</w:delInstrText>
        </w:r>
        <w:r w:rsidR="00917059" w:rsidRPr="006E6534" w:rsidDel="00CC1B33">
          <w:rPr>
            <w:rFonts w:cs="Times New Roman"/>
            <w:color w:val="000000" w:themeColor="text1"/>
            <w:rPrChange w:id="6877" w:author="N F" w:date="2023-12-05T03:08:00Z">
              <w:rPr>
                <w:rFonts w:cs="Times New Roman"/>
              </w:rPr>
            </w:rPrChange>
          </w:rPr>
          <w:delInstrText>","</w:delInstrText>
        </w:r>
        <w:r w:rsidR="00917059" w:rsidRPr="006E6534" w:rsidDel="00CC1B33">
          <w:rPr>
            <w:rFonts w:cs="Times New Roman"/>
            <w:color w:val="000000" w:themeColor="text1"/>
            <w:lang w:val="en-US"/>
            <w:rPrChange w:id="6878" w:author="N F" w:date="2023-12-05T03:08:00Z">
              <w:rPr>
                <w:rFonts w:cs="Times New Roman"/>
                <w:lang w:val="en-US"/>
              </w:rPr>
            </w:rPrChange>
          </w:rPr>
          <w:delInstrText>title</w:delInstrText>
        </w:r>
        <w:r w:rsidR="00917059" w:rsidRPr="006E6534" w:rsidDel="00CC1B33">
          <w:rPr>
            <w:rFonts w:cs="Times New Roman"/>
            <w:color w:val="000000" w:themeColor="text1"/>
            <w:rPrChange w:id="6879" w:author="N F" w:date="2023-12-05T03:08:00Z">
              <w:rPr>
                <w:rFonts w:cs="Times New Roman"/>
              </w:rPr>
            </w:rPrChange>
          </w:rPr>
          <w:delInstrText>":"</w:delInstrText>
        </w:r>
        <w:r w:rsidR="00917059" w:rsidRPr="006E6534" w:rsidDel="00CC1B33">
          <w:rPr>
            <w:rFonts w:cs="Times New Roman"/>
            <w:color w:val="000000" w:themeColor="text1"/>
            <w:lang w:val="en-US"/>
            <w:rPrChange w:id="6880" w:author="N F" w:date="2023-12-05T03:08:00Z">
              <w:rPr>
                <w:rFonts w:cs="Times New Roman"/>
                <w:lang w:val="en-US"/>
              </w:rPr>
            </w:rPrChange>
          </w:rPr>
          <w:delInstrText>TAGRISSO</w:delInstrText>
        </w:r>
        <w:r w:rsidR="00917059" w:rsidRPr="006E6534" w:rsidDel="00CC1B33">
          <w:rPr>
            <w:rFonts w:cs="Times New Roman"/>
            <w:color w:val="000000" w:themeColor="text1"/>
            <w:rPrChange w:id="6881" w:author="N F" w:date="2023-12-05T03:08:00Z">
              <w:rPr>
                <w:rFonts w:cs="Times New Roman"/>
              </w:rPr>
            </w:rPrChange>
          </w:rPr>
          <w:delInstrText xml:space="preserve"> (</w:delInstrText>
        </w:r>
        <w:r w:rsidR="00917059" w:rsidRPr="006E6534" w:rsidDel="00CC1B33">
          <w:rPr>
            <w:rFonts w:cs="Times New Roman"/>
            <w:color w:val="000000" w:themeColor="text1"/>
            <w:lang w:val="en-US"/>
            <w:rPrChange w:id="6882" w:author="N F" w:date="2023-12-05T03:08:00Z">
              <w:rPr>
                <w:rFonts w:cs="Times New Roman"/>
                <w:lang w:val="en-US"/>
              </w:rPr>
            </w:rPrChange>
          </w:rPr>
          <w:delInstrText>osimertinib</w:delInstrText>
        </w:r>
        <w:r w:rsidR="00917059" w:rsidRPr="006E6534" w:rsidDel="00CC1B33">
          <w:rPr>
            <w:rFonts w:cs="Times New Roman"/>
            <w:color w:val="000000" w:themeColor="text1"/>
            <w:rPrChange w:id="6883" w:author="N F" w:date="2023-12-05T03:08:00Z">
              <w:rPr>
                <w:rFonts w:cs="Times New Roman"/>
              </w:rPr>
            </w:rPrChange>
          </w:rPr>
          <w:delInstrText xml:space="preserve">) </w:delInstrText>
        </w:r>
        <w:r w:rsidR="00917059" w:rsidRPr="006E6534" w:rsidDel="00CC1B33">
          <w:rPr>
            <w:rFonts w:cs="Times New Roman"/>
            <w:color w:val="000000" w:themeColor="text1"/>
            <w:lang w:val="en-US"/>
            <w:rPrChange w:id="6884" w:author="N F" w:date="2023-12-05T03:08:00Z">
              <w:rPr>
                <w:rFonts w:cs="Times New Roman"/>
                <w:lang w:val="en-US"/>
              </w:rPr>
            </w:rPrChange>
          </w:rPr>
          <w:delInstrText>tablets</w:delInstrText>
        </w:r>
        <w:r w:rsidR="00917059" w:rsidRPr="006E6534" w:rsidDel="00CC1B33">
          <w:rPr>
            <w:rFonts w:cs="Times New Roman"/>
            <w:color w:val="000000" w:themeColor="text1"/>
            <w:rPrChange w:id="6885" w:author="N F" w:date="2023-12-05T03:08:00Z">
              <w:rPr>
                <w:rFonts w:cs="Times New Roman"/>
              </w:rPr>
            </w:rPrChange>
          </w:rPr>
          <w:delInstrText xml:space="preserve">. </w:delInstrText>
        </w:r>
        <w:r w:rsidR="00917059" w:rsidRPr="006E6534" w:rsidDel="00CC1B33">
          <w:rPr>
            <w:rFonts w:cs="Times New Roman"/>
            <w:color w:val="000000" w:themeColor="text1"/>
            <w:lang w:val="en-US"/>
            <w:rPrChange w:id="6886" w:author="N F" w:date="2023-12-05T03:08:00Z">
              <w:rPr>
                <w:rFonts w:cs="Times New Roman"/>
                <w:lang w:val="en-US"/>
              </w:rPr>
            </w:rPrChange>
          </w:rPr>
          <w:delInstrText>AstraZeneca</w:delInstrText>
        </w:r>
        <w:r w:rsidR="00917059" w:rsidRPr="006E6534" w:rsidDel="00CC1B33">
          <w:rPr>
            <w:rFonts w:cs="Times New Roman"/>
            <w:color w:val="000000" w:themeColor="text1"/>
            <w:rPrChange w:id="6887" w:author="N F" w:date="2023-12-05T03:08:00Z">
              <w:rPr>
                <w:rFonts w:cs="Times New Roman"/>
              </w:rPr>
            </w:rPrChange>
          </w:rPr>
          <w:delInstrText xml:space="preserve"> </w:delInstrText>
        </w:r>
        <w:r w:rsidR="00917059" w:rsidRPr="006E6534" w:rsidDel="00CC1B33">
          <w:rPr>
            <w:rFonts w:cs="Times New Roman"/>
            <w:color w:val="000000" w:themeColor="text1"/>
            <w:lang w:val="en-US"/>
            <w:rPrChange w:id="6888" w:author="N F" w:date="2023-12-05T03:08:00Z">
              <w:rPr>
                <w:rFonts w:cs="Times New Roman"/>
                <w:lang w:val="en-US"/>
              </w:rPr>
            </w:rPrChange>
          </w:rPr>
          <w:delInstrText>Pharmaceuticals</w:delInstrText>
        </w:r>
        <w:r w:rsidR="00917059" w:rsidRPr="006E6534" w:rsidDel="00CC1B33">
          <w:rPr>
            <w:rFonts w:cs="Times New Roman"/>
            <w:color w:val="000000" w:themeColor="text1"/>
            <w:rPrChange w:id="6889" w:author="N F" w:date="2023-12-05T03:08:00Z">
              <w:rPr>
                <w:rFonts w:cs="Times New Roman"/>
              </w:rPr>
            </w:rPrChange>
          </w:rPr>
          <w:delInstrText xml:space="preserve">, </w:delInstrText>
        </w:r>
        <w:r w:rsidR="00917059" w:rsidRPr="006E6534" w:rsidDel="00CC1B33">
          <w:rPr>
            <w:rFonts w:cs="Times New Roman"/>
            <w:color w:val="000000" w:themeColor="text1"/>
            <w:lang w:val="en-US"/>
            <w:rPrChange w:id="6890" w:author="N F" w:date="2023-12-05T03:08:00Z">
              <w:rPr>
                <w:rFonts w:cs="Times New Roman"/>
                <w:lang w:val="en-US"/>
              </w:rPr>
            </w:rPrChange>
          </w:rPr>
          <w:delInstrText>LP</w:delInstrText>
        </w:r>
        <w:r w:rsidR="00917059" w:rsidRPr="006E6534" w:rsidDel="00CC1B33">
          <w:rPr>
            <w:rFonts w:cs="Times New Roman"/>
            <w:color w:val="000000" w:themeColor="text1"/>
            <w:rPrChange w:id="6891" w:author="N F" w:date="2023-12-05T03:08:00Z">
              <w:rPr>
                <w:rFonts w:cs="Times New Roman"/>
              </w:rPr>
            </w:rPrChange>
          </w:rPr>
          <w:delInstrText xml:space="preserve"> </w:delInstrText>
        </w:r>
        <w:r w:rsidR="00917059" w:rsidRPr="006E6534" w:rsidDel="00CC1B33">
          <w:rPr>
            <w:rFonts w:cs="Times New Roman"/>
            <w:color w:val="000000" w:themeColor="text1"/>
            <w:lang w:val="en-US"/>
            <w:rPrChange w:id="6892" w:author="N F" w:date="2023-12-05T03:08:00Z">
              <w:rPr>
                <w:rFonts w:cs="Times New Roman"/>
                <w:lang w:val="en-US"/>
              </w:rPr>
            </w:rPrChange>
          </w:rPr>
          <w:delInstrText>Application</w:delInstrText>
        </w:r>
        <w:r w:rsidR="00917059" w:rsidRPr="006E6534" w:rsidDel="00CC1B33">
          <w:rPr>
            <w:rFonts w:cs="Times New Roman"/>
            <w:color w:val="000000" w:themeColor="text1"/>
            <w:rPrChange w:id="6893" w:author="N F" w:date="2023-12-05T03:08:00Z">
              <w:rPr>
                <w:rFonts w:cs="Times New Roman"/>
              </w:rPr>
            </w:rPrChange>
          </w:rPr>
          <w:delInstrText xml:space="preserve"> </w:delInstrText>
        </w:r>
        <w:r w:rsidR="00917059" w:rsidRPr="006E6534" w:rsidDel="00CC1B33">
          <w:rPr>
            <w:rFonts w:cs="Times New Roman"/>
            <w:color w:val="000000" w:themeColor="text1"/>
            <w:lang w:val="en-US"/>
            <w:rPrChange w:id="6894" w:author="N F" w:date="2023-12-05T03:08:00Z">
              <w:rPr>
                <w:rFonts w:cs="Times New Roman"/>
                <w:lang w:val="en-US"/>
              </w:rPr>
            </w:rPrChange>
          </w:rPr>
          <w:delInstrText>No</w:delInstrText>
        </w:r>
        <w:r w:rsidR="00917059" w:rsidRPr="006E6534" w:rsidDel="00CC1B33">
          <w:rPr>
            <w:rFonts w:cs="Times New Roman"/>
            <w:color w:val="000000" w:themeColor="text1"/>
            <w:rPrChange w:id="6895" w:author="N F" w:date="2023-12-05T03:08:00Z">
              <w:rPr>
                <w:rFonts w:cs="Times New Roman"/>
              </w:rPr>
            </w:rPrChange>
          </w:rPr>
          <w:delInstrText xml:space="preserve">.:  208065. </w:delInstrText>
        </w:r>
        <w:r w:rsidR="00917059" w:rsidRPr="006E6534" w:rsidDel="00CC1B33">
          <w:rPr>
            <w:rFonts w:cs="Times New Roman"/>
            <w:color w:val="000000" w:themeColor="text1"/>
            <w:lang w:val="en-US"/>
            <w:rPrChange w:id="6896" w:author="N F" w:date="2023-12-05T03:08:00Z">
              <w:rPr>
                <w:rFonts w:cs="Times New Roman"/>
                <w:lang w:val="en-US"/>
              </w:rPr>
            </w:rPrChange>
          </w:rPr>
          <w:delInstrText>Approval</w:delInstrText>
        </w:r>
        <w:r w:rsidR="00917059" w:rsidRPr="006E6534" w:rsidDel="00CC1B33">
          <w:rPr>
            <w:rFonts w:cs="Times New Roman"/>
            <w:color w:val="000000" w:themeColor="text1"/>
            <w:rPrChange w:id="6897" w:author="N F" w:date="2023-12-05T03:08:00Z">
              <w:rPr>
                <w:rFonts w:cs="Times New Roman"/>
              </w:rPr>
            </w:rPrChange>
          </w:rPr>
          <w:delInstrText xml:space="preserve"> </w:delInstrText>
        </w:r>
        <w:r w:rsidR="00917059" w:rsidRPr="006E6534" w:rsidDel="00CC1B33">
          <w:rPr>
            <w:rFonts w:cs="Times New Roman"/>
            <w:color w:val="000000" w:themeColor="text1"/>
            <w:lang w:val="en-US"/>
            <w:rPrChange w:id="6898" w:author="N F" w:date="2023-12-05T03:08:00Z">
              <w:rPr>
                <w:rFonts w:cs="Times New Roman"/>
                <w:lang w:val="en-US"/>
              </w:rPr>
            </w:rPrChange>
          </w:rPr>
          <w:delInstrText>Date</w:delInstrText>
        </w:r>
        <w:r w:rsidR="00917059" w:rsidRPr="006E6534" w:rsidDel="00CC1B33">
          <w:rPr>
            <w:rFonts w:cs="Times New Roman"/>
            <w:color w:val="000000" w:themeColor="text1"/>
            <w:rPrChange w:id="6899" w:author="N F" w:date="2023-12-05T03:08:00Z">
              <w:rPr>
                <w:rFonts w:cs="Times New Roman"/>
              </w:rPr>
            </w:rPrChange>
          </w:rPr>
          <w:delInstrText xml:space="preserve">: 11/13/2015. </w:delInstrText>
        </w:r>
        <w:r w:rsidR="00917059" w:rsidRPr="006E6534" w:rsidDel="00CC1B33">
          <w:rPr>
            <w:rFonts w:cs="Times New Roman"/>
            <w:color w:val="000000" w:themeColor="text1"/>
            <w:lang w:val="en-US"/>
            <w:rPrChange w:id="6900" w:author="N F" w:date="2023-12-05T03:08:00Z">
              <w:rPr>
                <w:rFonts w:cs="Times New Roman"/>
                <w:lang w:val="en-US"/>
              </w:rPr>
            </w:rPrChange>
          </w:rPr>
          <w:delInstrText>Pharmacology</w:delInstrText>
        </w:r>
        <w:r w:rsidR="00917059" w:rsidRPr="006E6534" w:rsidDel="00CC1B33">
          <w:rPr>
            <w:rFonts w:cs="Times New Roman"/>
            <w:color w:val="000000" w:themeColor="text1"/>
            <w:rPrChange w:id="6901" w:author="N F" w:date="2023-12-05T03:08:00Z">
              <w:rPr>
                <w:rFonts w:cs="Times New Roman"/>
              </w:rPr>
            </w:rPrChange>
          </w:rPr>
          <w:delInstrText xml:space="preserve"> </w:delInstrText>
        </w:r>
        <w:r w:rsidR="00917059" w:rsidRPr="006E6534" w:rsidDel="00CC1B33">
          <w:rPr>
            <w:rFonts w:cs="Times New Roman"/>
            <w:color w:val="000000" w:themeColor="text1"/>
            <w:lang w:val="en-US"/>
            <w:rPrChange w:id="6902" w:author="N F" w:date="2023-12-05T03:08:00Z">
              <w:rPr>
                <w:rFonts w:cs="Times New Roman"/>
                <w:lang w:val="en-US"/>
              </w:rPr>
            </w:rPrChange>
          </w:rPr>
          <w:delInstrText>Review</w:delInstrText>
        </w:r>
        <w:r w:rsidR="00917059" w:rsidRPr="006E6534" w:rsidDel="00CC1B33">
          <w:rPr>
            <w:rFonts w:cs="Times New Roman"/>
            <w:color w:val="000000" w:themeColor="text1"/>
            <w:rPrChange w:id="6903" w:author="N F" w:date="2023-12-05T03:08:00Z">
              <w:rPr>
                <w:rFonts w:cs="Times New Roman"/>
              </w:rPr>
            </w:rPrChange>
          </w:rPr>
          <w:delInstrText>","</w:delInstrText>
        </w:r>
        <w:r w:rsidR="00917059" w:rsidRPr="006E6534" w:rsidDel="00CC1B33">
          <w:rPr>
            <w:rFonts w:cs="Times New Roman"/>
            <w:color w:val="000000" w:themeColor="text1"/>
            <w:lang w:val="en-US"/>
            <w:rPrChange w:id="6904" w:author="N F" w:date="2023-12-05T03:08:00Z">
              <w:rPr>
                <w:rFonts w:cs="Times New Roman"/>
                <w:lang w:val="en-US"/>
              </w:rPr>
            </w:rPrChange>
          </w:rPr>
          <w:delInstrText>URL</w:delInstrText>
        </w:r>
        <w:r w:rsidR="00917059" w:rsidRPr="006E6534" w:rsidDel="00CC1B33">
          <w:rPr>
            <w:rFonts w:cs="Times New Roman"/>
            <w:color w:val="000000" w:themeColor="text1"/>
            <w:rPrChange w:id="6905" w:author="N F" w:date="2023-12-05T03:08:00Z">
              <w:rPr>
                <w:rFonts w:cs="Times New Roman"/>
              </w:rPr>
            </w:rPrChange>
          </w:rPr>
          <w:delInstrText>":"</w:delInstrText>
        </w:r>
        <w:r w:rsidR="00917059" w:rsidRPr="006E6534" w:rsidDel="00CC1B33">
          <w:rPr>
            <w:rFonts w:cs="Times New Roman"/>
            <w:color w:val="000000" w:themeColor="text1"/>
            <w:lang w:val="en-US"/>
            <w:rPrChange w:id="6906" w:author="N F" w:date="2023-12-05T03:08:00Z">
              <w:rPr>
                <w:rFonts w:cs="Times New Roman"/>
                <w:lang w:val="en-US"/>
              </w:rPr>
            </w:rPrChange>
          </w:rPr>
          <w:delInstrText>https</w:delInstrText>
        </w:r>
        <w:r w:rsidR="00917059" w:rsidRPr="006E6534" w:rsidDel="00CC1B33">
          <w:rPr>
            <w:rFonts w:cs="Times New Roman"/>
            <w:color w:val="000000" w:themeColor="text1"/>
            <w:rPrChange w:id="6907" w:author="N F" w:date="2023-12-05T03:08:00Z">
              <w:rPr>
                <w:rFonts w:cs="Times New Roman"/>
              </w:rPr>
            </w:rPrChange>
          </w:rPr>
          <w:delInstrText>://</w:delInstrText>
        </w:r>
        <w:r w:rsidR="00917059" w:rsidRPr="006E6534" w:rsidDel="00CC1B33">
          <w:rPr>
            <w:rFonts w:cs="Times New Roman"/>
            <w:color w:val="000000" w:themeColor="text1"/>
            <w:lang w:val="en-US"/>
            <w:rPrChange w:id="6908" w:author="N F" w:date="2023-12-05T03:08:00Z">
              <w:rPr>
                <w:rFonts w:cs="Times New Roman"/>
                <w:lang w:val="en-US"/>
              </w:rPr>
            </w:rPrChange>
          </w:rPr>
          <w:delInstrText>www</w:delInstrText>
        </w:r>
        <w:r w:rsidR="00917059" w:rsidRPr="006E6534" w:rsidDel="00CC1B33">
          <w:rPr>
            <w:rFonts w:cs="Times New Roman"/>
            <w:color w:val="000000" w:themeColor="text1"/>
            <w:rPrChange w:id="6909" w:author="N F" w:date="2023-12-05T03:08:00Z">
              <w:rPr>
                <w:rFonts w:cs="Times New Roman"/>
              </w:rPr>
            </w:rPrChange>
          </w:rPr>
          <w:delInstrText>.</w:delInstrText>
        </w:r>
        <w:r w:rsidR="00917059" w:rsidRPr="006E6534" w:rsidDel="00CC1B33">
          <w:rPr>
            <w:rFonts w:cs="Times New Roman"/>
            <w:color w:val="000000" w:themeColor="text1"/>
            <w:lang w:val="en-US"/>
            <w:rPrChange w:id="6910" w:author="N F" w:date="2023-12-05T03:08:00Z">
              <w:rPr>
                <w:rFonts w:cs="Times New Roman"/>
                <w:lang w:val="en-US"/>
              </w:rPr>
            </w:rPrChange>
          </w:rPr>
          <w:delInstrText>accessdata</w:delInstrText>
        </w:r>
        <w:r w:rsidR="00917059" w:rsidRPr="006E6534" w:rsidDel="00CC1B33">
          <w:rPr>
            <w:rFonts w:cs="Times New Roman"/>
            <w:color w:val="000000" w:themeColor="text1"/>
            <w:rPrChange w:id="6911" w:author="N F" w:date="2023-12-05T03:08:00Z">
              <w:rPr>
                <w:rFonts w:cs="Times New Roman"/>
              </w:rPr>
            </w:rPrChange>
          </w:rPr>
          <w:delInstrText>.</w:delInstrText>
        </w:r>
        <w:r w:rsidR="00917059" w:rsidRPr="006E6534" w:rsidDel="00CC1B33">
          <w:rPr>
            <w:rFonts w:cs="Times New Roman"/>
            <w:color w:val="000000" w:themeColor="text1"/>
            <w:lang w:val="en-US"/>
            <w:rPrChange w:id="6912" w:author="N F" w:date="2023-12-05T03:08:00Z">
              <w:rPr>
                <w:rFonts w:cs="Times New Roman"/>
                <w:lang w:val="en-US"/>
              </w:rPr>
            </w:rPrChange>
          </w:rPr>
          <w:delInstrText>fda</w:delInstrText>
        </w:r>
        <w:r w:rsidR="00917059" w:rsidRPr="006E6534" w:rsidDel="00CC1B33">
          <w:rPr>
            <w:rFonts w:cs="Times New Roman"/>
            <w:color w:val="000000" w:themeColor="text1"/>
            <w:rPrChange w:id="6913" w:author="N F" w:date="2023-12-05T03:08:00Z">
              <w:rPr>
                <w:rFonts w:cs="Times New Roman"/>
              </w:rPr>
            </w:rPrChange>
          </w:rPr>
          <w:delInstrText>.</w:delInstrText>
        </w:r>
        <w:r w:rsidR="00917059" w:rsidRPr="006E6534" w:rsidDel="00CC1B33">
          <w:rPr>
            <w:rFonts w:cs="Times New Roman"/>
            <w:color w:val="000000" w:themeColor="text1"/>
            <w:lang w:val="en-US"/>
            <w:rPrChange w:id="6914" w:author="N F" w:date="2023-12-05T03:08:00Z">
              <w:rPr>
                <w:rFonts w:cs="Times New Roman"/>
                <w:lang w:val="en-US"/>
              </w:rPr>
            </w:rPrChange>
          </w:rPr>
          <w:delInstrText>gov</w:delInstrText>
        </w:r>
        <w:r w:rsidR="00917059" w:rsidRPr="006E6534" w:rsidDel="00CC1B33">
          <w:rPr>
            <w:rFonts w:cs="Times New Roman"/>
            <w:color w:val="000000" w:themeColor="text1"/>
            <w:rPrChange w:id="6915" w:author="N F" w:date="2023-12-05T03:08:00Z">
              <w:rPr>
                <w:rFonts w:cs="Times New Roman"/>
              </w:rPr>
            </w:rPrChange>
          </w:rPr>
          <w:delInstrText>/</w:delInstrText>
        </w:r>
        <w:r w:rsidR="00917059" w:rsidRPr="006E6534" w:rsidDel="00CC1B33">
          <w:rPr>
            <w:rFonts w:cs="Times New Roman"/>
            <w:color w:val="000000" w:themeColor="text1"/>
            <w:lang w:val="en-US"/>
            <w:rPrChange w:id="6916" w:author="N F" w:date="2023-12-05T03:08:00Z">
              <w:rPr>
                <w:rFonts w:cs="Times New Roman"/>
                <w:lang w:val="en-US"/>
              </w:rPr>
            </w:rPrChange>
          </w:rPr>
          <w:delInstrText>drugsatfda</w:delInstrText>
        </w:r>
        <w:r w:rsidR="00917059" w:rsidRPr="006E6534" w:rsidDel="00CC1B33">
          <w:rPr>
            <w:rFonts w:cs="Times New Roman"/>
            <w:color w:val="000000" w:themeColor="text1"/>
            <w:rPrChange w:id="6917" w:author="N F" w:date="2023-12-05T03:08:00Z">
              <w:rPr>
                <w:rFonts w:cs="Times New Roman"/>
              </w:rPr>
            </w:rPrChange>
          </w:rPr>
          <w:delInstrText>_</w:delInstrText>
        </w:r>
        <w:r w:rsidR="00917059" w:rsidRPr="006E6534" w:rsidDel="00CC1B33">
          <w:rPr>
            <w:rFonts w:cs="Times New Roman"/>
            <w:color w:val="000000" w:themeColor="text1"/>
            <w:lang w:val="en-US"/>
            <w:rPrChange w:id="6918" w:author="N F" w:date="2023-12-05T03:08:00Z">
              <w:rPr>
                <w:rFonts w:cs="Times New Roman"/>
                <w:lang w:val="en-US"/>
              </w:rPr>
            </w:rPrChange>
          </w:rPr>
          <w:delInstrText>docs</w:delInstrText>
        </w:r>
        <w:r w:rsidR="00917059" w:rsidRPr="006E6534" w:rsidDel="00CC1B33">
          <w:rPr>
            <w:rFonts w:cs="Times New Roman"/>
            <w:color w:val="000000" w:themeColor="text1"/>
            <w:rPrChange w:id="6919" w:author="N F" w:date="2023-12-05T03:08:00Z">
              <w:rPr>
                <w:rFonts w:cs="Times New Roman"/>
              </w:rPr>
            </w:rPrChange>
          </w:rPr>
          <w:delInstrText>/</w:delInstrText>
        </w:r>
        <w:r w:rsidR="00917059" w:rsidRPr="006E6534" w:rsidDel="00CC1B33">
          <w:rPr>
            <w:rFonts w:cs="Times New Roman"/>
            <w:color w:val="000000" w:themeColor="text1"/>
            <w:lang w:val="en-US"/>
            <w:rPrChange w:id="6920" w:author="N F" w:date="2023-12-05T03:08:00Z">
              <w:rPr>
                <w:rFonts w:cs="Times New Roman"/>
                <w:lang w:val="en-US"/>
              </w:rPr>
            </w:rPrChange>
          </w:rPr>
          <w:delInstrText>nda</w:delInstrText>
        </w:r>
        <w:r w:rsidR="00917059" w:rsidRPr="006E6534" w:rsidDel="00CC1B33">
          <w:rPr>
            <w:rFonts w:cs="Times New Roman"/>
            <w:color w:val="000000" w:themeColor="text1"/>
            <w:rPrChange w:id="6921" w:author="N F" w:date="2023-12-05T03:08:00Z">
              <w:rPr>
                <w:rFonts w:cs="Times New Roman"/>
              </w:rPr>
            </w:rPrChange>
          </w:rPr>
          <w:delInstrText>/2015/208065</w:delInstrText>
        </w:r>
        <w:r w:rsidR="00917059" w:rsidRPr="006E6534" w:rsidDel="00CC1B33">
          <w:rPr>
            <w:rFonts w:cs="Times New Roman"/>
            <w:color w:val="000000" w:themeColor="text1"/>
            <w:lang w:val="en-US"/>
            <w:rPrChange w:id="6922" w:author="N F" w:date="2023-12-05T03:08:00Z">
              <w:rPr>
                <w:rFonts w:cs="Times New Roman"/>
                <w:lang w:val="en-US"/>
              </w:rPr>
            </w:rPrChange>
          </w:rPr>
          <w:delInstrText>Orig</w:delInstrText>
        </w:r>
        <w:r w:rsidR="00917059" w:rsidRPr="006E6534" w:rsidDel="00CC1B33">
          <w:rPr>
            <w:rFonts w:cs="Times New Roman"/>
            <w:color w:val="000000" w:themeColor="text1"/>
            <w:rPrChange w:id="6923" w:author="N F" w:date="2023-12-05T03:08:00Z">
              <w:rPr>
                <w:rFonts w:cs="Times New Roman"/>
              </w:rPr>
            </w:rPrChange>
          </w:rPr>
          <w:delInstrText>1</w:delInstrText>
        </w:r>
        <w:r w:rsidR="00917059" w:rsidRPr="006E6534" w:rsidDel="00CC1B33">
          <w:rPr>
            <w:rFonts w:cs="Times New Roman"/>
            <w:color w:val="000000" w:themeColor="text1"/>
            <w:lang w:val="en-US"/>
            <w:rPrChange w:id="6924" w:author="N F" w:date="2023-12-05T03:08:00Z">
              <w:rPr>
                <w:rFonts w:cs="Times New Roman"/>
                <w:lang w:val="en-US"/>
              </w:rPr>
            </w:rPrChange>
          </w:rPr>
          <w:delInstrText>s</w:delInstrText>
        </w:r>
        <w:r w:rsidR="00917059" w:rsidRPr="006E6534" w:rsidDel="00CC1B33">
          <w:rPr>
            <w:rFonts w:cs="Times New Roman"/>
            <w:color w:val="000000" w:themeColor="text1"/>
            <w:rPrChange w:id="6925" w:author="N F" w:date="2023-12-05T03:08:00Z">
              <w:rPr>
                <w:rFonts w:cs="Times New Roman"/>
              </w:rPr>
            </w:rPrChange>
          </w:rPr>
          <w:delInstrText>000</w:delInstrText>
        </w:r>
        <w:r w:rsidR="00917059" w:rsidRPr="006E6534" w:rsidDel="00CC1B33">
          <w:rPr>
            <w:rFonts w:cs="Times New Roman"/>
            <w:color w:val="000000" w:themeColor="text1"/>
            <w:lang w:val="en-US"/>
            <w:rPrChange w:id="6926" w:author="N F" w:date="2023-12-05T03:08:00Z">
              <w:rPr>
                <w:rFonts w:cs="Times New Roman"/>
                <w:lang w:val="en-US"/>
              </w:rPr>
            </w:rPrChange>
          </w:rPr>
          <w:delInstrText>TOC</w:delInstrText>
        </w:r>
        <w:r w:rsidR="00917059" w:rsidRPr="006E6534" w:rsidDel="00CC1B33">
          <w:rPr>
            <w:rFonts w:cs="Times New Roman"/>
            <w:color w:val="000000" w:themeColor="text1"/>
            <w:rPrChange w:id="6927" w:author="N F" w:date="2023-12-05T03:08:00Z">
              <w:rPr>
                <w:rFonts w:cs="Times New Roman"/>
              </w:rPr>
            </w:rPrChange>
          </w:rPr>
          <w:delInstrText>.</w:delInstrText>
        </w:r>
        <w:r w:rsidR="00917059" w:rsidRPr="006E6534" w:rsidDel="00CC1B33">
          <w:rPr>
            <w:rFonts w:cs="Times New Roman"/>
            <w:color w:val="000000" w:themeColor="text1"/>
            <w:lang w:val="en-US"/>
            <w:rPrChange w:id="6928" w:author="N F" w:date="2023-12-05T03:08:00Z">
              <w:rPr>
                <w:rFonts w:cs="Times New Roman"/>
                <w:lang w:val="en-US"/>
              </w:rPr>
            </w:rPrChange>
          </w:rPr>
          <w:delInstrText>cfm</w:delInstrText>
        </w:r>
        <w:r w:rsidR="00917059" w:rsidRPr="006E6534" w:rsidDel="00CC1B33">
          <w:rPr>
            <w:rFonts w:cs="Times New Roman"/>
            <w:color w:val="000000" w:themeColor="text1"/>
            <w:rPrChange w:id="6929" w:author="N F" w:date="2023-12-05T03:08:00Z">
              <w:rPr>
                <w:rFonts w:cs="Times New Roman"/>
              </w:rPr>
            </w:rPrChange>
          </w:rPr>
          <w:delInstrText>","</w:delInstrText>
        </w:r>
        <w:r w:rsidR="00917059" w:rsidRPr="006E6534" w:rsidDel="00CC1B33">
          <w:rPr>
            <w:rFonts w:cs="Times New Roman"/>
            <w:color w:val="000000" w:themeColor="text1"/>
            <w:lang w:val="en-US"/>
            <w:rPrChange w:id="6930" w:author="N F" w:date="2023-12-05T03:08:00Z">
              <w:rPr>
                <w:rFonts w:cs="Times New Roman"/>
                <w:lang w:val="en-US"/>
              </w:rPr>
            </w:rPrChange>
          </w:rPr>
          <w:delInstrText>accessed</w:delInstrText>
        </w:r>
        <w:r w:rsidR="00917059" w:rsidRPr="006E6534" w:rsidDel="00CC1B33">
          <w:rPr>
            <w:rFonts w:cs="Times New Roman"/>
            <w:color w:val="000000" w:themeColor="text1"/>
            <w:rPrChange w:id="6931" w:author="N F" w:date="2023-12-05T03:08:00Z">
              <w:rPr>
                <w:rFonts w:cs="Times New Roman"/>
              </w:rPr>
            </w:rPrChange>
          </w:rPr>
          <w:delInstrText>":{"</w:delInstrText>
        </w:r>
        <w:r w:rsidR="00917059" w:rsidRPr="006E6534" w:rsidDel="00CC1B33">
          <w:rPr>
            <w:rFonts w:cs="Times New Roman"/>
            <w:color w:val="000000" w:themeColor="text1"/>
            <w:lang w:val="en-US"/>
            <w:rPrChange w:id="6932" w:author="N F" w:date="2023-12-05T03:08:00Z">
              <w:rPr>
                <w:rFonts w:cs="Times New Roman"/>
                <w:lang w:val="en-US"/>
              </w:rPr>
            </w:rPrChange>
          </w:rPr>
          <w:delInstrText>date</w:delInstrText>
        </w:r>
        <w:r w:rsidR="00917059" w:rsidRPr="006E6534" w:rsidDel="00CC1B33">
          <w:rPr>
            <w:rFonts w:cs="Times New Roman"/>
            <w:color w:val="000000" w:themeColor="text1"/>
            <w:rPrChange w:id="6933" w:author="N F" w:date="2023-12-05T03:08:00Z">
              <w:rPr>
                <w:rFonts w:cs="Times New Roman"/>
              </w:rPr>
            </w:rPrChange>
          </w:rPr>
          <w:delInstrText>-</w:delInstrText>
        </w:r>
        <w:r w:rsidR="00917059" w:rsidRPr="006E6534" w:rsidDel="00CC1B33">
          <w:rPr>
            <w:rFonts w:cs="Times New Roman"/>
            <w:color w:val="000000" w:themeColor="text1"/>
            <w:lang w:val="en-US"/>
            <w:rPrChange w:id="6934" w:author="N F" w:date="2023-12-05T03:08:00Z">
              <w:rPr>
                <w:rFonts w:cs="Times New Roman"/>
                <w:lang w:val="en-US"/>
              </w:rPr>
            </w:rPrChange>
          </w:rPr>
          <w:delInstrText>parts</w:delInstrText>
        </w:r>
        <w:r w:rsidR="00917059" w:rsidRPr="006E6534" w:rsidDel="00CC1B33">
          <w:rPr>
            <w:rFonts w:cs="Times New Roman"/>
            <w:color w:val="000000" w:themeColor="text1"/>
            <w:rPrChange w:id="6935" w:author="N F" w:date="2023-12-05T03:08:00Z">
              <w:rPr>
                <w:rFonts w:cs="Times New Roman"/>
              </w:rPr>
            </w:rPrChange>
          </w:rPr>
          <w:delInstrText>":[["2022",8,2]]}}}],"</w:delInstrText>
        </w:r>
        <w:r w:rsidR="00917059" w:rsidRPr="006E6534" w:rsidDel="00CC1B33">
          <w:rPr>
            <w:rFonts w:cs="Times New Roman"/>
            <w:color w:val="000000" w:themeColor="text1"/>
            <w:lang w:val="en-US"/>
            <w:rPrChange w:id="6936" w:author="N F" w:date="2023-12-05T03:08:00Z">
              <w:rPr>
                <w:rFonts w:cs="Times New Roman"/>
                <w:lang w:val="en-US"/>
              </w:rPr>
            </w:rPrChange>
          </w:rPr>
          <w:delInstrText>schema</w:delInstrText>
        </w:r>
        <w:r w:rsidR="00917059" w:rsidRPr="006E6534" w:rsidDel="00CC1B33">
          <w:rPr>
            <w:rFonts w:cs="Times New Roman"/>
            <w:color w:val="000000" w:themeColor="text1"/>
            <w:rPrChange w:id="6937" w:author="N F" w:date="2023-12-05T03:08:00Z">
              <w:rPr>
                <w:rFonts w:cs="Times New Roman"/>
              </w:rPr>
            </w:rPrChange>
          </w:rPr>
          <w:delInstrText>":"</w:delInstrText>
        </w:r>
        <w:r w:rsidR="00917059" w:rsidRPr="006E6534" w:rsidDel="00CC1B33">
          <w:rPr>
            <w:rFonts w:cs="Times New Roman"/>
            <w:color w:val="000000" w:themeColor="text1"/>
            <w:lang w:val="en-US"/>
            <w:rPrChange w:id="6938" w:author="N F" w:date="2023-12-05T03:08:00Z">
              <w:rPr>
                <w:rFonts w:cs="Times New Roman"/>
                <w:lang w:val="en-US"/>
              </w:rPr>
            </w:rPrChange>
          </w:rPr>
          <w:delInstrText>https</w:delInstrText>
        </w:r>
        <w:r w:rsidR="00917059" w:rsidRPr="006E6534" w:rsidDel="00CC1B33">
          <w:rPr>
            <w:rFonts w:cs="Times New Roman"/>
            <w:color w:val="000000" w:themeColor="text1"/>
            <w:rPrChange w:id="6939" w:author="N F" w:date="2023-12-05T03:08:00Z">
              <w:rPr>
                <w:rFonts w:cs="Times New Roman"/>
              </w:rPr>
            </w:rPrChange>
          </w:rPr>
          <w:delInstrText>://</w:delInstrText>
        </w:r>
        <w:r w:rsidR="00917059" w:rsidRPr="006E6534" w:rsidDel="00CC1B33">
          <w:rPr>
            <w:rFonts w:cs="Times New Roman"/>
            <w:color w:val="000000" w:themeColor="text1"/>
            <w:lang w:val="en-US"/>
            <w:rPrChange w:id="6940" w:author="N F" w:date="2023-12-05T03:08:00Z">
              <w:rPr>
                <w:rFonts w:cs="Times New Roman"/>
                <w:lang w:val="en-US"/>
              </w:rPr>
            </w:rPrChange>
          </w:rPr>
          <w:delInstrText>github</w:delInstrText>
        </w:r>
        <w:r w:rsidR="00917059" w:rsidRPr="006E6534" w:rsidDel="00CC1B33">
          <w:rPr>
            <w:rFonts w:cs="Times New Roman"/>
            <w:color w:val="000000" w:themeColor="text1"/>
            <w:rPrChange w:id="6941" w:author="N F" w:date="2023-12-05T03:08:00Z">
              <w:rPr>
                <w:rFonts w:cs="Times New Roman"/>
              </w:rPr>
            </w:rPrChange>
          </w:rPr>
          <w:delInstrText>.</w:delInstrText>
        </w:r>
        <w:r w:rsidR="00917059" w:rsidRPr="006E6534" w:rsidDel="00CC1B33">
          <w:rPr>
            <w:rFonts w:cs="Times New Roman"/>
            <w:color w:val="000000" w:themeColor="text1"/>
            <w:lang w:val="en-US"/>
            <w:rPrChange w:id="6942" w:author="N F" w:date="2023-12-05T03:08:00Z">
              <w:rPr>
                <w:rFonts w:cs="Times New Roman"/>
                <w:lang w:val="en-US"/>
              </w:rPr>
            </w:rPrChange>
          </w:rPr>
          <w:delInstrText>com</w:delInstrText>
        </w:r>
        <w:r w:rsidR="00917059" w:rsidRPr="006E6534" w:rsidDel="00CC1B33">
          <w:rPr>
            <w:rFonts w:cs="Times New Roman"/>
            <w:color w:val="000000" w:themeColor="text1"/>
            <w:rPrChange w:id="6943" w:author="N F" w:date="2023-12-05T03:08:00Z">
              <w:rPr>
                <w:rFonts w:cs="Times New Roman"/>
              </w:rPr>
            </w:rPrChange>
          </w:rPr>
          <w:delInstrText>/</w:delInstrText>
        </w:r>
        <w:r w:rsidR="00917059" w:rsidRPr="006E6534" w:rsidDel="00CC1B33">
          <w:rPr>
            <w:rFonts w:cs="Times New Roman"/>
            <w:color w:val="000000" w:themeColor="text1"/>
            <w:lang w:val="en-US"/>
            <w:rPrChange w:id="6944" w:author="N F" w:date="2023-12-05T03:08:00Z">
              <w:rPr>
                <w:rFonts w:cs="Times New Roman"/>
                <w:lang w:val="en-US"/>
              </w:rPr>
            </w:rPrChange>
          </w:rPr>
          <w:delInstrText>citation</w:delInstrText>
        </w:r>
        <w:r w:rsidR="00917059" w:rsidRPr="006E6534" w:rsidDel="00CC1B33">
          <w:rPr>
            <w:rFonts w:cs="Times New Roman"/>
            <w:color w:val="000000" w:themeColor="text1"/>
            <w:rPrChange w:id="6945" w:author="N F" w:date="2023-12-05T03:08:00Z">
              <w:rPr>
                <w:rFonts w:cs="Times New Roman"/>
              </w:rPr>
            </w:rPrChange>
          </w:rPr>
          <w:delInstrText>-</w:delInstrText>
        </w:r>
        <w:r w:rsidR="00917059" w:rsidRPr="006E6534" w:rsidDel="00CC1B33">
          <w:rPr>
            <w:rFonts w:cs="Times New Roman"/>
            <w:color w:val="000000" w:themeColor="text1"/>
            <w:lang w:val="en-US"/>
            <w:rPrChange w:id="6946" w:author="N F" w:date="2023-12-05T03:08:00Z">
              <w:rPr>
                <w:rFonts w:cs="Times New Roman"/>
                <w:lang w:val="en-US"/>
              </w:rPr>
            </w:rPrChange>
          </w:rPr>
          <w:delInstrText>style</w:delInstrText>
        </w:r>
        <w:r w:rsidR="00917059" w:rsidRPr="006E6534" w:rsidDel="00CC1B33">
          <w:rPr>
            <w:rFonts w:cs="Times New Roman"/>
            <w:color w:val="000000" w:themeColor="text1"/>
            <w:rPrChange w:id="6947" w:author="N F" w:date="2023-12-05T03:08:00Z">
              <w:rPr>
                <w:rFonts w:cs="Times New Roman"/>
              </w:rPr>
            </w:rPrChange>
          </w:rPr>
          <w:delInstrText>-</w:delInstrText>
        </w:r>
        <w:r w:rsidR="00917059" w:rsidRPr="006E6534" w:rsidDel="00CC1B33">
          <w:rPr>
            <w:rFonts w:cs="Times New Roman"/>
            <w:color w:val="000000" w:themeColor="text1"/>
            <w:lang w:val="en-US"/>
            <w:rPrChange w:id="6948" w:author="N F" w:date="2023-12-05T03:08:00Z">
              <w:rPr>
                <w:rFonts w:cs="Times New Roman"/>
                <w:lang w:val="en-US"/>
              </w:rPr>
            </w:rPrChange>
          </w:rPr>
          <w:delInstrText>language</w:delInstrText>
        </w:r>
        <w:r w:rsidR="00917059" w:rsidRPr="006E6534" w:rsidDel="00CC1B33">
          <w:rPr>
            <w:rFonts w:cs="Times New Roman"/>
            <w:color w:val="000000" w:themeColor="text1"/>
            <w:rPrChange w:id="6949" w:author="N F" w:date="2023-12-05T03:08:00Z">
              <w:rPr>
                <w:rFonts w:cs="Times New Roman"/>
              </w:rPr>
            </w:rPrChange>
          </w:rPr>
          <w:delInstrText>/</w:delInstrText>
        </w:r>
        <w:r w:rsidR="00917059" w:rsidRPr="006E6534" w:rsidDel="00CC1B33">
          <w:rPr>
            <w:rFonts w:cs="Times New Roman"/>
            <w:color w:val="000000" w:themeColor="text1"/>
            <w:lang w:val="en-US"/>
            <w:rPrChange w:id="6950" w:author="N F" w:date="2023-12-05T03:08:00Z">
              <w:rPr>
                <w:rFonts w:cs="Times New Roman"/>
                <w:lang w:val="en-US"/>
              </w:rPr>
            </w:rPrChange>
          </w:rPr>
          <w:delInstrText>schema</w:delInstrText>
        </w:r>
        <w:r w:rsidR="00917059" w:rsidRPr="006E6534" w:rsidDel="00CC1B33">
          <w:rPr>
            <w:rFonts w:cs="Times New Roman"/>
            <w:color w:val="000000" w:themeColor="text1"/>
            <w:rPrChange w:id="6951" w:author="N F" w:date="2023-12-05T03:08:00Z">
              <w:rPr>
                <w:rFonts w:cs="Times New Roman"/>
              </w:rPr>
            </w:rPrChange>
          </w:rPr>
          <w:delInstrText>/</w:delInstrText>
        </w:r>
        <w:r w:rsidR="00917059" w:rsidRPr="006E6534" w:rsidDel="00CC1B33">
          <w:rPr>
            <w:rFonts w:cs="Times New Roman"/>
            <w:color w:val="000000" w:themeColor="text1"/>
            <w:lang w:val="en-US"/>
            <w:rPrChange w:id="6952" w:author="N F" w:date="2023-12-05T03:08:00Z">
              <w:rPr>
                <w:rFonts w:cs="Times New Roman"/>
                <w:lang w:val="en-US"/>
              </w:rPr>
            </w:rPrChange>
          </w:rPr>
          <w:delInstrText>raw</w:delInstrText>
        </w:r>
        <w:r w:rsidR="00917059" w:rsidRPr="006E6534" w:rsidDel="00CC1B33">
          <w:rPr>
            <w:rFonts w:cs="Times New Roman"/>
            <w:color w:val="000000" w:themeColor="text1"/>
            <w:rPrChange w:id="6953" w:author="N F" w:date="2023-12-05T03:08:00Z">
              <w:rPr>
                <w:rFonts w:cs="Times New Roman"/>
              </w:rPr>
            </w:rPrChange>
          </w:rPr>
          <w:delInstrText>/</w:delInstrText>
        </w:r>
        <w:r w:rsidR="00917059" w:rsidRPr="006E6534" w:rsidDel="00CC1B33">
          <w:rPr>
            <w:rFonts w:cs="Times New Roman"/>
            <w:color w:val="000000" w:themeColor="text1"/>
            <w:lang w:val="en-US"/>
            <w:rPrChange w:id="6954" w:author="N F" w:date="2023-12-05T03:08:00Z">
              <w:rPr>
                <w:rFonts w:cs="Times New Roman"/>
                <w:lang w:val="en-US"/>
              </w:rPr>
            </w:rPrChange>
          </w:rPr>
          <w:delInstrText>master</w:delInstrText>
        </w:r>
        <w:r w:rsidR="00917059" w:rsidRPr="006E6534" w:rsidDel="00CC1B33">
          <w:rPr>
            <w:rFonts w:cs="Times New Roman"/>
            <w:color w:val="000000" w:themeColor="text1"/>
            <w:rPrChange w:id="6955" w:author="N F" w:date="2023-12-05T03:08:00Z">
              <w:rPr>
                <w:rFonts w:cs="Times New Roman"/>
              </w:rPr>
            </w:rPrChange>
          </w:rPr>
          <w:delInstrText>/</w:delInstrText>
        </w:r>
        <w:r w:rsidR="00917059" w:rsidRPr="006E6534" w:rsidDel="00CC1B33">
          <w:rPr>
            <w:rFonts w:cs="Times New Roman"/>
            <w:color w:val="000000" w:themeColor="text1"/>
            <w:lang w:val="en-US"/>
            <w:rPrChange w:id="6956" w:author="N F" w:date="2023-12-05T03:08:00Z">
              <w:rPr>
                <w:rFonts w:cs="Times New Roman"/>
                <w:lang w:val="en-US"/>
              </w:rPr>
            </w:rPrChange>
          </w:rPr>
          <w:delInstrText>csl</w:delInstrText>
        </w:r>
        <w:r w:rsidR="00917059" w:rsidRPr="006E6534" w:rsidDel="00CC1B33">
          <w:rPr>
            <w:rFonts w:cs="Times New Roman"/>
            <w:color w:val="000000" w:themeColor="text1"/>
            <w:rPrChange w:id="6957" w:author="N F" w:date="2023-12-05T03:08:00Z">
              <w:rPr>
                <w:rFonts w:cs="Times New Roman"/>
              </w:rPr>
            </w:rPrChange>
          </w:rPr>
          <w:delInstrText>-</w:delInstrText>
        </w:r>
        <w:r w:rsidR="00917059" w:rsidRPr="006E6534" w:rsidDel="00CC1B33">
          <w:rPr>
            <w:rFonts w:cs="Times New Roman"/>
            <w:color w:val="000000" w:themeColor="text1"/>
            <w:lang w:val="en-US"/>
            <w:rPrChange w:id="6958" w:author="N F" w:date="2023-12-05T03:08:00Z">
              <w:rPr>
                <w:rFonts w:cs="Times New Roman"/>
                <w:lang w:val="en-US"/>
              </w:rPr>
            </w:rPrChange>
          </w:rPr>
          <w:delInstrText>citation</w:delInstrText>
        </w:r>
        <w:r w:rsidR="00917059" w:rsidRPr="006E6534" w:rsidDel="00CC1B33">
          <w:rPr>
            <w:rFonts w:cs="Times New Roman"/>
            <w:color w:val="000000" w:themeColor="text1"/>
            <w:rPrChange w:id="6959" w:author="N F" w:date="2023-12-05T03:08:00Z">
              <w:rPr>
                <w:rFonts w:cs="Times New Roman"/>
              </w:rPr>
            </w:rPrChange>
          </w:rPr>
          <w:delInstrText>.</w:delInstrText>
        </w:r>
        <w:r w:rsidR="00917059" w:rsidRPr="006E6534" w:rsidDel="00CC1B33">
          <w:rPr>
            <w:rFonts w:cs="Times New Roman"/>
            <w:color w:val="000000" w:themeColor="text1"/>
            <w:lang w:val="en-US"/>
            <w:rPrChange w:id="6960" w:author="N F" w:date="2023-12-05T03:08:00Z">
              <w:rPr>
                <w:rFonts w:cs="Times New Roman"/>
                <w:lang w:val="en-US"/>
              </w:rPr>
            </w:rPrChange>
          </w:rPr>
          <w:delInstrText>json</w:delInstrText>
        </w:r>
        <w:r w:rsidR="00917059" w:rsidRPr="006E6534" w:rsidDel="00CC1B33">
          <w:rPr>
            <w:rFonts w:cs="Times New Roman"/>
            <w:color w:val="000000" w:themeColor="text1"/>
            <w:rPrChange w:id="6961" w:author="N F" w:date="2023-12-05T03:08:00Z">
              <w:rPr>
                <w:rFonts w:cs="Times New Roman"/>
              </w:rPr>
            </w:rPrChange>
          </w:rPr>
          <w:delInstrText xml:space="preserve">"} </w:delInstrText>
        </w:r>
        <w:r w:rsidR="00917059" w:rsidRPr="006E6534" w:rsidDel="00CC1B33">
          <w:rPr>
            <w:rFonts w:cs="Times New Roman"/>
            <w:color w:val="000000" w:themeColor="text1"/>
            <w:lang w:val="en-US"/>
            <w:rPrChange w:id="6962" w:author="N F" w:date="2023-12-05T03:08:00Z">
              <w:rPr>
                <w:rFonts w:cs="Times New Roman"/>
                <w:lang w:val="en-US"/>
              </w:rPr>
            </w:rPrChange>
          </w:rPr>
          <w:fldChar w:fldCharType="separate"/>
        </w:r>
        <w:r w:rsidR="00917059" w:rsidRPr="006E6534" w:rsidDel="00CC1B33">
          <w:rPr>
            <w:rFonts w:cs="Times New Roman"/>
            <w:color w:val="000000" w:themeColor="text1"/>
            <w:rPrChange w:id="6963" w:author="N F" w:date="2023-12-05T03:08:00Z">
              <w:rPr>
                <w:rFonts w:cs="Times New Roman"/>
              </w:rPr>
            </w:rPrChange>
          </w:rPr>
          <w:delText>(6)</w:delText>
        </w:r>
        <w:r w:rsidR="00917059" w:rsidRPr="006E6534" w:rsidDel="00CC1B33">
          <w:rPr>
            <w:rFonts w:cs="Times New Roman"/>
            <w:color w:val="000000" w:themeColor="text1"/>
            <w:lang w:val="en-US"/>
            <w:rPrChange w:id="6964" w:author="N F" w:date="2023-12-05T03:08:00Z">
              <w:rPr>
                <w:rFonts w:cs="Times New Roman"/>
                <w:lang w:val="en-US"/>
              </w:rPr>
            </w:rPrChange>
          </w:rPr>
          <w:fldChar w:fldCharType="end"/>
        </w:r>
      </w:del>
      <w:r w:rsidR="00E22173" w:rsidRPr="006E6534">
        <w:rPr>
          <w:rFonts w:cs="Times New Roman"/>
          <w:color w:val="000000" w:themeColor="text1"/>
          <w:rPrChange w:id="6965" w:author="N F" w:date="2023-12-05T03:08:00Z">
            <w:rPr>
              <w:rFonts w:cs="Times New Roman"/>
            </w:rPr>
          </w:rPrChange>
        </w:rPr>
        <w:t>.</w:t>
      </w:r>
    </w:p>
    <w:p w14:paraId="75C1066B" w14:textId="2E3A3F22" w:rsidR="00BD5519" w:rsidRPr="006E6534" w:rsidRDefault="00BD5519" w:rsidP="00527FD0">
      <w:pPr>
        <w:pStyle w:val="a3"/>
        <w:rPr>
          <w:moveTo w:id="6966" w:author="N F" w:date="2023-08-07T19:21:00Z"/>
        </w:rPr>
      </w:pPr>
      <w:bookmarkStart w:id="6967" w:name="_Ref115171931"/>
      <w:moveToRangeStart w:id="6968" w:author="N F" w:date="2023-08-07T19:21:00Z" w:name="move142328510"/>
      <w:moveTo w:id="6969" w:author="N F" w:date="2023-08-07T19:21:00Z">
        <w:r w:rsidRPr="00CC1B33">
          <w:rPr>
            <w:b/>
            <w:rPrChange w:id="6970" w:author="Barshadskaya, Yuliya" w:date="2024-01-13T19:20:00Z">
              <w:rPr/>
            </w:rPrChange>
          </w:rPr>
          <w:lastRenderedPageBreak/>
          <w:t xml:space="preserve">Рисунок </w:t>
        </w:r>
        <w:r w:rsidRPr="00CC1B33">
          <w:rPr>
            <w:b/>
            <w:rPrChange w:id="6971" w:author="Barshadskaya, Yuliya" w:date="2024-01-13T19:20:00Z">
              <w:rPr/>
            </w:rPrChange>
          </w:rPr>
          <w:fldChar w:fldCharType="begin"/>
        </w:r>
        <w:r w:rsidRPr="00CC1B33">
          <w:rPr>
            <w:b/>
            <w:rPrChange w:id="6972" w:author="Barshadskaya, Yuliya" w:date="2024-01-13T19:20:00Z">
              <w:rPr/>
            </w:rPrChange>
          </w:rPr>
          <w:instrText xml:space="preserve"> STYLEREF 1 \s </w:instrText>
        </w:r>
        <w:r w:rsidRPr="00CC1B33">
          <w:rPr>
            <w:b/>
            <w:rPrChange w:id="6973" w:author="Barshadskaya, Yuliya" w:date="2024-01-13T19:20:00Z">
              <w:rPr>
                <w:noProof/>
              </w:rPr>
            </w:rPrChange>
          </w:rPr>
          <w:fldChar w:fldCharType="separate"/>
        </w:r>
        <w:r w:rsidRPr="00CC1B33">
          <w:rPr>
            <w:b/>
            <w:noProof/>
            <w:rPrChange w:id="6974" w:author="Barshadskaya, Yuliya" w:date="2024-01-13T19:20:00Z">
              <w:rPr>
                <w:noProof/>
              </w:rPr>
            </w:rPrChange>
          </w:rPr>
          <w:t>3</w:t>
        </w:r>
        <w:r w:rsidRPr="00CC1B33">
          <w:rPr>
            <w:b/>
            <w:noProof/>
            <w:rPrChange w:id="6975" w:author="Barshadskaya, Yuliya" w:date="2024-01-13T19:20:00Z">
              <w:rPr>
                <w:noProof/>
              </w:rPr>
            </w:rPrChange>
          </w:rPr>
          <w:fldChar w:fldCharType="end"/>
        </w:r>
        <w:r w:rsidRPr="00CC1B33">
          <w:rPr>
            <w:b/>
            <w:rPrChange w:id="6976" w:author="Barshadskaya, Yuliya" w:date="2024-01-13T19:20:00Z">
              <w:rPr/>
            </w:rPrChange>
          </w:rPr>
          <w:noBreakHyphen/>
        </w:r>
        <w:r w:rsidRPr="00CC1B33">
          <w:rPr>
            <w:b/>
            <w:rPrChange w:id="6977" w:author="Barshadskaya, Yuliya" w:date="2024-01-13T19:20:00Z">
              <w:rPr/>
            </w:rPrChange>
          </w:rPr>
          <w:fldChar w:fldCharType="begin"/>
        </w:r>
        <w:r w:rsidRPr="00CC1B33">
          <w:rPr>
            <w:b/>
            <w:rPrChange w:id="6978" w:author="Barshadskaya, Yuliya" w:date="2024-01-13T19:20:00Z">
              <w:rPr/>
            </w:rPrChange>
          </w:rPr>
          <w:instrText xml:space="preserve"> SEQ Рисунок \* ARABIC \s 1 </w:instrText>
        </w:r>
        <w:r w:rsidRPr="00CC1B33">
          <w:rPr>
            <w:b/>
            <w:rPrChange w:id="6979" w:author="Barshadskaya, Yuliya" w:date="2024-01-13T19:20:00Z">
              <w:rPr>
                <w:noProof/>
              </w:rPr>
            </w:rPrChange>
          </w:rPr>
          <w:fldChar w:fldCharType="separate"/>
        </w:r>
        <w:r w:rsidRPr="00CC1B33">
          <w:rPr>
            <w:b/>
            <w:noProof/>
            <w:rPrChange w:id="6980" w:author="Barshadskaya, Yuliya" w:date="2024-01-13T19:20:00Z">
              <w:rPr>
                <w:noProof/>
              </w:rPr>
            </w:rPrChange>
          </w:rPr>
          <w:t>5</w:t>
        </w:r>
        <w:r w:rsidRPr="00CC1B33">
          <w:rPr>
            <w:b/>
            <w:noProof/>
            <w:rPrChange w:id="6981" w:author="Barshadskaya, Yuliya" w:date="2024-01-13T19:20:00Z">
              <w:rPr>
                <w:noProof/>
              </w:rPr>
            </w:rPrChange>
          </w:rPr>
          <w:fldChar w:fldCharType="end"/>
        </w:r>
      </w:moveTo>
      <w:bookmarkEnd w:id="6967"/>
      <w:ins w:id="6982" w:author="Barshadskaya, Yuliya" w:date="2024-01-13T19:20:00Z">
        <w:r w:rsidR="00CC1B33" w:rsidRPr="00CC1B33">
          <w:rPr>
            <w:b/>
            <w:noProof/>
            <w:rPrChange w:id="6983" w:author="Barshadskaya, Yuliya" w:date="2024-01-13T19:20:00Z">
              <w:rPr>
                <w:noProof/>
              </w:rPr>
            </w:rPrChange>
          </w:rPr>
          <w:t>.</w:t>
        </w:r>
      </w:ins>
      <w:moveTo w:id="6984" w:author="N F" w:date="2023-08-07T19:21:00Z">
        <w:r w:rsidRPr="00CC1B33">
          <w:t xml:space="preserve"> Зависимость «концентрация-эффект» осимертиниба в отношении гена калиевых каналов сердца </w:t>
        </w:r>
      </w:moveTo>
      <w:ins w:id="6985" w:author="Barshadskaya, Yuliya" w:date="2024-01-13T19:20:00Z">
        <w:r w:rsidR="00CC1B33" w:rsidRPr="0001519A">
          <w:rPr>
            <w:rFonts w:cs="Times New Roman"/>
            <w:color w:val="000000" w:themeColor="text1"/>
            <w:lang w:val="en-US"/>
          </w:rPr>
          <w:fldChar w:fldCharType="begin"/>
        </w:r>
        <w:r w:rsidR="00CC1B33"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CC1B33" w:rsidRPr="0001519A">
          <w:rPr>
            <w:rFonts w:cs="Times New Roman"/>
            <w:color w:val="000000" w:themeColor="text1"/>
            <w:lang w:val="en-US"/>
          </w:rPr>
          <w:fldChar w:fldCharType="separate"/>
        </w:r>
        <w:r w:rsidR="00CC1B33" w:rsidRPr="0018315E">
          <w:rPr>
            <w:rFonts w:cs="Times New Roman"/>
            <w:color w:val="000000" w:themeColor="text1"/>
          </w:rPr>
          <w:t>[</w:t>
        </w:r>
      </w:ins>
      <w:ins w:id="6986" w:author="Barshadskaya, Yuliya" w:date="2024-02-22T23:43:00Z">
        <w:r w:rsidR="00B8644E">
          <w:rPr>
            <w:rFonts w:cs="Times New Roman"/>
            <w:color w:val="000000" w:themeColor="text1"/>
          </w:rPr>
          <w:t>1</w:t>
        </w:r>
      </w:ins>
      <w:ins w:id="6987" w:author="Barshadskaya, Yuliya" w:date="2024-01-13T19:20:00Z">
        <w:r w:rsidR="00CC1B33" w:rsidRPr="00DD38F1">
          <w:rPr>
            <w:rFonts w:cs="Times New Roman"/>
            <w:color w:val="000000" w:themeColor="text1"/>
          </w:rPr>
          <w:t>]</w:t>
        </w:r>
        <w:r w:rsidR="00CC1B33" w:rsidRPr="0001519A">
          <w:rPr>
            <w:rFonts w:cs="Times New Roman"/>
            <w:color w:val="000000" w:themeColor="text1"/>
            <w:lang w:val="en-US"/>
          </w:rPr>
          <w:fldChar w:fldCharType="end"/>
        </w:r>
        <w:r w:rsidR="00CC1B33">
          <w:rPr>
            <w:rFonts w:cs="Times New Roman"/>
            <w:color w:val="000000" w:themeColor="text1"/>
          </w:rPr>
          <w:t>.</w:t>
        </w:r>
      </w:ins>
      <w:moveTo w:id="6988" w:author="N F" w:date="2023-08-07T19:21:00Z">
        <w:del w:id="6989" w:author="Barshadskaya, Yuliya" w:date="2024-01-13T19:20:00Z">
          <w:r w:rsidRPr="008D2D2E" w:rsidDel="00CC1B33">
            <w:rPr>
              <w:lang w:val="en-US"/>
            </w:rPr>
            <w:fldChar w:fldCharType="begin"/>
          </w:r>
          <w:r w:rsidRPr="006E6534" w:rsidDel="00CC1B33">
            <w:delInstrText xml:space="preserve"> </w:delInstrText>
          </w:r>
          <w:r w:rsidRPr="006E6534" w:rsidDel="00CC1B33">
            <w:rPr>
              <w:lang w:val="en-US"/>
            </w:rPr>
            <w:delInstrText>ADDIN</w:delInstrText>
          </w:r>
          <w:r w:rsidRPr="006E6534" w:rsidDel="00CC1B33">
            <w:delInstrText xml:space="preserve"> </w:delInstrText>
          </w:r>
          <w:r w:rsidRPr="006E6534" w:rsidDel="00CC1B33">
            <w:rPr>
              <w:lang w:val="en-US"/>
            </w:rPr>
            <w:delInstrText>ZOTERO</w:delInstrText>
          </w:r>
          <w:r w:rsidRPr="006E6534" w:rsidDel="00CC1B33">
            <w:delInstrText>_</w:delInstrText>
          </w:r>
          <w:r w:rsidRPr="006E6534" w:rsidDel="00CC1B33">
            <w:rPr>
              <w:lang w:val="en-US"/>
            </w:rPr>
            <w:delInstrText>ITEM</w:delInstrText>
          </w:r>
          <w:r w:rsidRPr="006E6534" w:rsidDel="00CC1B33">
            <w:delInstrText xml:space="preserve"> </w:delInstrText>
          </w:r>
          <w:r w:rsidRPr="006E6534" w:rsidDel="00CC1B33">
            <w:rPr>
              <w:lang w:val="en-US"/>
            </w:rPr>
            <w:delInstrText>CSL</w:delInstrText>
          </w:r>
          <w:r w:rsidRPr="006E6534" w:rsidDel="00CC1B33">
            <w:delInstrText>_</w:delInstrText>
          </w:r>
          <w:r w:rsidRPr="006E6534" w:rsidDel="00CC1B33">
            <w:rPr>
              <w:lang w:val="en-US"/>
            </w:rPr>
            <w:delInstrText>CITATION</w:delInstrText>
          </w:r>
          <w:r w:rsidRPr="006E6534" w:rsidDel="00CC1B33">
            <w:delInstrText xml:space="preserve"> {"</w:delInstrText>
          </w:r>
          <w:r w:rsidRPr="006E6534" w:rsidDel="00CC1B33">
            <w:rPr>
              <w:lang w:val="en-US"/>
            </w:rPr>
            <w:delInstrText>citationID</w:delInstrText>
          </w:r>
          <w:r w:rsidRPr="006E6534" w:rsidDel="00CC1B33">
            <w:delInstrText>":"</w:delInstrText>
          </w:r>
          <w:r w:rsidRPr="006E6534" w:rsidDel="00CC1B33">
            <w:rPr>
              <w:lang w:val="en-US"/>
            </w:rPr>
            <w:delInstrText>iWmfkBAL</w:delInstrText>
          </w:r>
          <w:r w:rsidRPr="006E6534" w:rsidDel="00CC1B33">
            <w:delInstrText>","</w:delInstrText>
          </w:r>
          <w:r w:rsidRPr="006E6534" w:rsidDel="00CC1B33">
            <w:rPr>
              <w:lang w:val="en-US"/>
            </w:rPr>
            <w:delInstrText>properties</w:delInstrText>
          </w:r>
          <w:r w:rsidRPr="006E6534" w:rsidDel="00CC1B33">
            <w:delInstrText>":{"</w:delInstrText>
          </w:r>
          <w:r w:rsidRPr="006E6534" w:rsidDel="00CC1B33">
            <w:rPr>
              <w:lang w:val="en-US"/>
            </w:rPr>
            <w:delInstrText>formattedCitation</w:delInstrText>
          </w:r>
          <w:r w:rsidRPr="006E6534" w:rsidDel="00CC1B33">
            <w:delInstrText>":"(6)","</w:delInstrText>
          </w:r>
          <w:r w:rsidRPr="006E6534" w:rsidDel="00CC1B33">
            <w:rPr>
              <w:lang w:val="en-US"/>
            </w:rPr>
            <w:delInstrText>plainCitation</w:delInstrText>
          </w:r>
          <w:r w:rsidRPr="006E6534" w:rsidDel="00CC1B33">
            <w:delInstrText>":"(6)","</w:delInstrText>
          </w:r>
          <w:r w:rsidRPr="006E6534" w:rsidDel="00CC1B33">
            <w:rPr>
              <w:lang w:val="en-US"/>
            </w:rPr>
            <w:delInstrText>noteIndex</w:delInstrText>
          </w:r>
          <w:r w:rsidRPr="006E6534" w:rsidDel="00CC1B33">
            <w:delInstrText>":0},"</w:delInstrText>
          </w:r>
          <w:r w:rsidRPr="006E6534" w:rsidDel="00CC1B33">
            <w:rPr>
              <w:lang w:val="en-US"/>
            </w:rPr>
            <w:delInstrText>citationItems</w:delInstrText>
          </w:r>
          <w:r w:rsidRPr="006E6534" w:rsidDel="00CC1B33">
            <w:delInstrText>":[{"</w:delInstrText>
          </w:r>
          <w:r w:rsidRPr="006E6534" w:rsidDel="00CC1B33">
            <w:rPr>
              <w:lang w:val="en-US"/>
            </w:rPr>
            <w:delInstrText>id</w:delInstrText>
          </w:r>
          <w:r w:rsidRPr="006E6534" w:rsidDel="00CC1B33">
            <w:delInstrText>":161758,"</w:delInstrText>
          </w:r>
          <w:r w:rsidRPr="006E6534" w:rsidDel="00CC1B33">
            <w:rPr>
              <w:lang w:val="en-US"/>
            </w:rPr>
            <w:delInstrText>uris</w:delInstrText>
          </w:r>
          <w:r w:rsidRPr="006E6534" w:rsidDel="00CC1B33">
            <w:delInstrText>":["</w:delInstrText>
          </w:r>
          <w:r w:rsidRPr="006E6534" w:rsidDel="00CC1B33">
            <w:rPr>
              <w:lang w:val="en-US"/>
            </w:rPr>
            <w:delInstrText>http</w:delInstrText>
          </w:r>
          <w:r w:rsidRPr="006E6534" w:rsidDel="00CC1B33">
            <w:delInstrText>://</w:delInstrText>
          </w:r>
          <w:r w:rsidRPr="006E6534" w:rsidDel="00CC1B33">
            <w:rPr>
              <w:lang w:val="en-US"/>
            </w:rPr>
            <w:delInstrText>zotero</w:delInstrText>
          </w:r>
          <w:r w:rsidRPr="006E6534" w:rsidDel="00CC1B33">
            <w:delInstrText>.</w:delInstrText>
          </w:r>
          <w:r w:rsidRPr="006E6534" w:rsidDel="00CC1B33">
            <w:rPr>
              <w:lang w:val="en-US"/>
            </w:rPr>
            <w:delInstrText>org</w:delInstrText>
          </w:r>
          <w:r w:rsidRPr="006E6534" w:rsidDel="00CC1B33">
            <w:delInstrText>/</w:delInstrText>
          </w:r>
          <w:r w:rsidRPr="006E6534" w:rsidDel="00CC1B33">
            <w:rPr>
              <w:lang w:val="en-US"/>
            </w:rPr>
            <w:delInstrText>groups</w:delInstrText>
          </w:r>
          <w:r w:rsidRPr="006E6534" w:rsidDel="00CC1B33">
            <w:delInstrText>/4735135/</w:delInstrText>
          </w:r>
          <w:r w:rsidRPr="006E6534" w:rsidDel="00CC1B33">
            <w:rPr>
              <w:lang w:val="en-US"/>
            </w:rPr>
            <w:delInstrText>items</w:delInstrText>
          </w:r>
          <w:r w:rsidRPr="006E6534" w:rsidDel="00CC1B33">
            <w:delInstrText>/</w:delInstrText>
          </w:r>
          <w:r w:rsidRPr="006E6534" w:rsidDel="00CC1B33">
            <w:rPr>
              <w:lang w:val="en-US"/>
            </w:rPr>
            <w:delInstrText>YQI</w:delInstrText>
          </w:r>
          <w:r w:rsidRPr="006E6534" w:rsidDel="00CC1B33">
            <w:delInstrText>77</w:delInstrText>
          </w:r>
          <w:r w:rsidRPr="006E6534" w:rsidDel="00CC1B33">
            <w:rPr>
              <w:lang w:val="en-US"/>
            </w:rPr>
            <w:delInstrText>G</w:delInstrText>
          </w:r>
          <w:r w:rsidRPr="006E6534" w:rsidDel="00CC1B33">
            <w:delInstrText>3</w:delInstrText>
          </w:r>
          <w:r w:rsidRPr="006E6534" w:rsidDel="00CC1B33">
            <w:rPr>
              <w:lang w:val="en-US"/>
            </w:rPr>
            <w:delInstrText>L</w:delInstrText>
          </w:r>
          <w:r w:rsidRPr="006E6534" w:rsidDel="00CC1B33">
            <w:delInstrText>"],"</w:delInstrText>
          </w:r>
          <w:r w:rsidRPr="006E6534" w:rsidDel="00CC1B33">
            <w:rPr>
              <w:lang w:val="en-US"/>
            </w:rPr>
            <w:delInstrText>itemData</w:delInstrText>
          </w:r>
          <w:r w:rsidRPr="006E6534" w:rsidDel="00CC1B33">
            <w:delInstrText>":{"</w:delInstrText>
          </w:r>
          <w:r w:rsidRPr="006E6534" w:rsidDel="00CC1B33">
            <w:rPr>
              <w:lang w:val="en-US"/>
            </w:rPr>
            <w:delInstrText>id</w:delInstrText>
          </w:r>
          <w:r w:rsidRPr="006E6534" w:rsidDel="00CC1B33">
            <w:delInstrText>":161758,"</w:delInstrText>
          </w:r>
          <w:r w:rsidRPr="006E6534" w:rsidDel="00CC1B33">
            <w:rPr>
              <w:lang w:val="en-US"/>
            </w:rPr>
            <w:delInstrText>type</w:delInstrText>
          </w:r>
          <w:r w:rsidRPr="006E6534" w:rsidDel="00CC1B33">
            <w:delInstrText>":"</w:delInstrText>
          </w:r>
          <w:r w:rsidRPr="006E6534" w:rsidDel="00CC1B33">
            <w:rPr>
              <w:lang w:val="en-US"/>
            </w:rPr>
            <w:delInstrText>webpage</w:delInstrText>
          </w:r>
          <w:r w:rsidRPr="006E6534" w:rsidDel="00CC1B33">
            <w:delInstrText>","</w:delInstrText>
          </w:r>
          <w:r w:rsidRPr="006E6534" w:rsidDel="00CC1B33">
            <w:rPr>
              <w:lang w:val="en-US"/>
            </w:rPr>
            <w:delInstrText>title</w:delInstrText>
          </w:r>
          <w:r w:rsidRPr="006E6534" w:rsidDel="00CC1B33">
            <w:delInstrText>":"</w:delInstrText>
          </w:r>
          <w:r w:rsidRPr="006E6534" w:rsidDel="00CC1B33">
            <w:rPr>
              <w:lang w:val="en-US"/>
            </w:rPr>
            <w:delInstrText>TAGRISSO</w:delInstrText>
          </w:r>
          <w:r w:rsidRPr="006E6534" w:rsidDel="00CC1B33">
            <w:delInstrText xml:space="preserve"> (</w:delInstrText>
          </w:r>
          <w:r w:rsidRPr="006E6534" w:rsidDel="00CC1B33">
            <w:rPr>
              <w:lang w:val="en-US"/>
            </w:rPr>
            <w:delInstrText>osimertinib</w:delInstrText>
          </w:r>
          <w:r w:rsidRPr="006E6534" w:rsidDel="00CC1B33">
            <w:delInstrText xml:space="preserve">) </w:delInstrText>
          </w:r>
          <w:r w:rsidRPr="006E6534" w:rsidDel="00CC1B33">
            <w:rPr>
              <w:lang w:val="en-US"/>
            </w:rPr>
            <w:delInstrText>tablets</w:delInstrText>
          </w:r>
          <w:r w:rsidRPr="006E6534" w:rsidDel="00CC1B33">
            <w:delInstrText xml:space="preserve">. </w:delInstrText>
          </w:r>
          <w:r w:rsidRPr="006E6534" w:rsidDel="00CC1B33">
            <w:rPr>
              <w:lang w:val="en-US"/>
            </w:rPr>
            <w:delInstrText>AstraZeneca</w:delInstrText>
          </w:r>
          <w:r w:rsidRPr="006E6534" w:rsidDel="00CC1B33">
            <w:delInstrText xml:space="preserve"> </w:delInstrText>
          </w:r>
          <w:r w:rsidRPr="006E6534" w:rsidDel="00CC1B33">
            <w:rPr>
              <w:lang w:val="en-US"/>
            </w:rPr>
            <w:delInstrText>Pharmaceuticals</w:delInstrText>
          </w:r>
          <w:r w:rsidRPr="006E6534" w:rsidDel="00CC1B33">
            <w:delInstrText xml:space="preserve">, </w:delInstrText>
          </w:r>
          <w:r w:rsidRPr="006E6534" w:rsidDel="00CC1B33">
            <w:rPr>
              <w:lang w:val="en-US"/>
            </w:rPr>
            <w:delInstrText>LP</w:delInstrText>
          </w:r>
          <w:r w:rsidRPr="006E6534" w:rsidDel="00CC1B33">
            <w:delInstrText xml:space="preserve"> </w:delInstrText>
          </w:r>
          <w:r w:rsidRPr="006E6534" w:rsidDel="00CC1B33">
            <w:rPr>
              <w:lang w:val="en-US"/>
            </w:rPr>
            <w:delInstrText>Application</w:delInstrText>
          </w:r>
          <w:r w:rsidRPr="006E6534" w:rsidDel="00CC1B33">
            <w:delInstrText xml:space="preserve"> </w:delInstrText>
          </w:r>
          <w:r w:rsidRPr="006E6534" w:rsidDel="00CC1B33">
            <w:rPr>
              <w:lang w:val="en-US"/>
            </w:rPr>
            <w:delInstrText>No</w:delInstrText>
          </w:r>
          <w:r w:rsidRPr="006E6534" w:rsidDel="00CC1B33">
            <w:delInstrText xml:space="preserve">.:  208065. </w:delInstrText>
          </w:r>
          <w:r w:rsidRPr="006E6534" w:rsidDel="00CC1B33">
            <w:rPr>
              <w:lang w:val="en-US"/>
            </w:rPr>
            <w:delInstrText>Approval</w:delInstrText>
          </w:r>
          <w:r w:rsidRPr="006E6534" w:rsidDel="00CC1B33">
            <w:delInstrText xml:space="preserve"> </w:delInstrText>
          </w:r>
          <w:r w:rsidRPr="006E6534" w:rsidDel="00CC1B33">
            <w:rPr>
              <w:lang w:val="en-US"/>
            </w:rPr>
            <w:delInstrText>Date</w:delInstrText>
          </w:r>
          <w:r w:rsidRPr="006E6534" w:rsidDel="00CC1B33">
            <w:delInstrText xml:space="preserve">: 11/13/2015. </w:delInstrText>
          </w:r>
          <w:r w:rsidRPr="006E6534" w:rsidDel="00CC1B33">
            <w:rPr>
              <w:lang w:val="en-US"/>
            </w:rPr>
            <w:delInstrText>Pharmacology</w:delInstrText>
          </w:r>
          <w:r w:rsidRPr="006E6534" w:rsidDel="00CC1B33">
            <w:delInstrText xml:space="preserve"> </w:delInstrText>
          </w:r>
          <w:r w:rsidRPr="006E6534" w:rsidDel="00CC1B33">
            <w:rPr>
              <w:lang w:val="en-US"/>
            </w:rPr>
            <w:delInstrText>Review</w:delInstrText>
          </w:r>
          <w:r w:rsidRPr="006E6534" w:rsidDel="00CC1B33">
            <w:delInstrText>","</w:delInstrText>
          </w:r>
          <w:r w:rsidRPr="006E6534" w:rsidDel="00CC1B33">
            <w:rPr>
              <w:lang w:val="en-US"/>
            </w:rPr>
            <w:delInstrText>URL</w:delInstrText>
          </w:r>
          <w:r w:rsidRPr="006E6534" w:rsidDel="00CC1B33">
            <w:delInstrText>":"</w:delInstrText>
          </w:r>
          <w:r w:rsidRPr="006E6534" w:rsidDel="00CC1B33">
            <w:rPr>
              <w:lang w:val="en-US"/>
            </w:rPr>
            <w:delInstrText>https</w:delInstrText>
          </w:r>
          <w:r w:rsidRPr="006E6534" w:rsidDel="00CC1B33">
            <w:delInstrText>://</w:delInstrText>
          </w:r>
          <w:r w:rsidRPr="006E6534" w:rsidDel="00CC1B33">
            <w:rPr>
              <w:lang w:val="en-US"/>
            </w:rPr>
            <w:delInstrText>www</w:delInstrText>
          </w:r>
          <w:r w:rsidRPr="006E6534" w:rsidDel="00CC1B33">
            <w:delInstrText>.</w:delInstrText>
          </w:r>
          <w:r w:rsidRPr="006E6534" w:rsidDel="00CC1B33">
            <w:rPr>
              <w:lang w:val="en-US"/>
            </w:rPr>
            <w:delInstrText>accessdata</w:delInstrText>
          </w:r>
          <w:r w:rsidRPr="006E6534" w:rsidDel="00CC1B33">
            <w:delInstrText>.</w:delInstrText>
          </w:r>
          <w:r w:rsidRPr="006E6534" w:rsidDel="00CC1B33">
            <w:rPr>
              <w:lang w:val="en-US"/>
            </w:rPr>
            <w:delInstrText>fda</w:delInstrText>
          </w:r>
          <w:r w:rsidRPr="006E6534" w:rsidDel="00CC1B33">
            <w:delInstrText>.</w:delInstrText>
          </w:r>
          <w:r w:rsidRPr="006E6534" w:rsidDel="00CC1B33">
            <w:rPr>
              <w:lang w:val="en-US"/>
            </w:rPr>
            <w:delInstrText>gov</w:delInstrText>
          </w:r>
          <w:r w:rsidRPr="006E6534" w:rsidDel="00CC1B33">
            <w:delInstrText>/</w:delInstrText>
          </w:r>
          <w:r w:rsidRPr="006E6534" w:rsidDel="00CC1B33">
            <w:rPr>
              <w:lang w:val="en-US"/>
            </w:rPr>
            <w:delInstrText>drugsatfda</w:delInstrText>
          </w:r>
          <w:r w:rsidRPr="006E6534" w:rsidDel="00CC1B33">
            <w:delInstrText>_</w:delInstrText>
          </w:r>
          <w:r w:rsidRPr="006E6534" w:rsidDel="00CC1B33">
            <w:rPr>
              <w:lang w:val="en-US"/>
            </w:rPr>
            <w:delInstrText>docs</w:delInstrText>
          </w:r>
          <w:r w:rsidRPr="006E6534" w:rsidDel="00CC1B33">
            <w:delInstrText>/</w:delInstrText>
          </w:r>
          <w:r w:rsidRPr="006E6534" w:rsidDel="00CC1B33">
            <w:rPr>
              <w:lang w:val="en-US"/>
            </w:rPr>
            <w:delInstrText>nda</w:delInstrText>
          </w:r>
          <w:r w:rsidRPr="006E6534" w:rsidDel="00CC1B33">
            <w:delInstrText>/2015/208065</w:delInstrText>
          </w:r>
          <w:r w:rsidRPr="006E6534" w:rsidDel="00CC1B33">
            <w:rPr>
              <w:lang w:val="en-US"/>
            </w:rPr>
            <w:delInstrText>Orig</w:delInstrText>
          </w:r>
          <w:r w:rsidRPr="006E6534" w:rsidDel="00CC1B33">
            <w:delInstrText>1</w:delInstrText>
          </w:r>
          <w:r w:rsidRPr="006E6534" w:rsidDel="00CC1B33">
            <w:rPr>
              <w:lang w:val="en-US"/>
            </w:rPr>
            <w:delInstrText>s</w:delInstrText>
          </w:r>
          <w:r w:rsidRPr="006E6534" w:rsidDel="00CC1B33">
            <w:delInstrText>000</w:delInstrText>
          </w:r>
          <w:r w:rsidRPr="006E6534" w:rsidDel="00CC1B33">
            <w:rPr>
              <w:lang w:val="en-US"/>
            </w:rPr>
            <w:delInstrText>TOC</w:delInstrText>
          </w:r>
          <w:r w:rsidRPr="006E6534" w:rsidDel="00CC1B33">
            <w:delInstrText>.</w:delInstrText>
          </w:r>
          <w:r w:rsidRPr="006E6534" w:rsidDel="00CC1B33">
            <w:rPr>
              <w:lang w:val="en-US"/>
            </w:rPr>
            <w:delInstrText>cfm</w:delInstrText>
          </w:r>
          <w:r w:rsidRPr="006E6534" w:rsidDel="00CC1B33">
            <w:delInstrText>","</w:delInstrText>
          </w:r>
          <w:r w:rsidRPr="006E6534" w:rsidDel="00CC1B33">
            <w:rPr>
              <w:lang w:val="en-US"/>
            </w:rPr>
            <w:delInstrText>accessed</w:delInstrText>
          </w:r>
          <w:r w:rsidRPr="006E6534" w:rsidDel="00CC1B33">
            <w:delInstrText>":{"</w:delInstrText>
          </w:r>
          <w:r w:rsidRPr="006E6534" w:rsidDel="00CC1B33">
            <w:rPr>
              <w:lang w:val="en-US"/>
            </w:rPr>
            <w:delInstrText>date</w:delInstrText>
          </w:r>
          <w:r w:rsidRPr="006E6534" w:rsidDel="00CC1B33">
            <w:delInstrText>-</w:delInstrText>
          </w:r>
          <w:r w:rsidRPr="006E6534" w:rsidDel="00CC1B33">
            <w:rPr>
              <w:lang w:val="en-US"/>
            </w:rPr>
            <w:delInstrText>parts</w:delInstrText>
          </w:r>
          <w:r w:rsidRPr="006E6534" w:rsidDel="00CC1B33">
            <w:delInstrText>":[["2022",8,2]]}}}],"</w:delInstrText>
          </w:r>
          <w:r w:rsidRPr="006E6534" w:rsidDel="00CC1B33">
            <w:rPr>
              <w:lang w:val="en-US"/>
            </w:rPr>
            <w:delInstrText>schema</w:delInstrText>
          </w:r>
          <w:r w:rsidRPr="006E6534" w:rsidDel="00CC1B33">
            <w:delInstrText>":"</w:delInstrText>
          </w:r>
          <w:r w:rsidRPr="006E6534" w:rsidDel="00CC1B33">
            <w:rPr>
              <w:lang w:val="en-US"/>
            </w:rPr>
            <w:delInstrText>https</w:delInstrText>
          </w:r>
          <w:r w:rsidRPr="006E6534" w:rsidDel="00CC1B33">
            <w:delInstrText>://</w:delInstrText>
          </w:r>
          <w:r w:rsidRPr="006E6534" w:rsidDel="00CC1B33">
            <w:rPr>
              <w:lang w:val="en-US"/>
            </w:rPr>
            <w:delInstrText>github</w:delInstrText>
          </w:r>
          <w:r w:rsidRPr="006E6534" w:rsidDel="00CC1B33">
            <w:delInstrText>.</w:delInstrText>
          </w:r>
          <w:r w:rsidRPr="006E6534" w:rsidDel="00CC1B33">
            <w:rPr>
              <w:lang w:val="en-US"/>
            </w:rPr>
            <w:delInstrText>com</w:delInstrText>
          </w:r>
          <w:r w:rsidRPr="006E6534" w:rsidDel="00CC1B33">
            <w:delInstrText>/</w:delInstrText>
          </w:r>
          <w:r w:rsidRPr="006E6534" w:rsidDel="00CC1B33">
            <w:rPr>
              <w:lang w:val="en-US"/>
            </w:rPr>
            <w:delInstrText>citation</w:delInstrText>
          </w:r>
          <w:r w:rsidRPr="006E6534" w:rsidDel="00CC1B33">
            <w:delInstrText>-</w:delInstrText>
          </w:r>
          <w:r w:rsidRPr="006E6534" w:rsidDel="00CC1B33">
            <w:rPr>
              <w:lang w:val="en-US"/>
            </w:rPr>
            <w:delInstrText>style</w:delInstrText>
          </w:r>
          <w:r w:rsidRPr="006E6534" w:rsidDel="00CC1B33">
            <w:delInstrText>-</w:delInstrText>
          </w:r>
          <w:r w:rsidRPr="006E6534" w:rsidDel="00CC1B33">
            <w:rPr>
              <w:lang w:val="en-US"/>
            </w:rPr>
            <w:delInstrText>language</w:delInstrText>
          </w:r>
          <w:r w:rsidRPr="006E6534" w:rsidDel="00CC1B33">
            <w:delInstrText>/</w:delInstrText>
          </w:r>
          <w:r w:rsidRPr="006E6534" w:rsidDel="00CC1B33">
            <w:rPr>
              <w:lang w:val="en-US"/>
            </w:rPr>
            <w:delInstrText>schema</w:delInstrText>
          </w:r>
          <w:r w:rsidRPr="006E6534" w:rsidDel="00CC1B33">
            <w:delInstrText>/</w:delInstrText>
          </w:r>
          <w:r w:rsidRPr="006E6534" w:rsidDel="00CC1B33">
            <w:rPr>
              <w:lang w:val="en-US"/>
            </w:rPr>
            <w:delInstrText>raw</w:delInstrText>
          </w:r>
          <w:r w:rsidRPr="006E6534" w:rsidDel="00CC1B33">
            <w:delInstrText>/</w:delInstrText>
          </w:r>
          <w:r w:rsidRPr="006E6534" w:rsidDel="00CC1B33">
            <w:rPr>
              <w:lang w:val="en-US"/>
            </w:rPr>
            <w:delInstrText>master</w:delInstrText>
          </w:r>
          <w:r w:rsidRPr="006E6534" w:rsidDel="00CC1B33">
            <w:delInstrText>/</w:delInstrText>
          </w:r>
          <w:r w:rsidRPr="006E6534" w:rsidDel="00CC1B33">
            <w:rPr>
              <w:lang w:val="en-US"/>
            </w:rPr>
            <w:delInstrText>csl</w:delInstrText>
          </w:r>
          <w:r w:rsidRPr="006E6534" w:rsidDel="00CC1B33">
            <w:delInstrText>-</w:delInstrText>
          </w:r>
          <w:r w:rsidRPr="006E6534" w:rsidDel="00CC1B33">
            <w:rPr>
              <w:lang w:val="en-US"/>
            </w:rPr>
            <w:delInstrText>citation</w:delInstrText>
          </w:r>
          <w:r w:rsidRPr="006E6534" w:rsidDel="00CC1B33">
            <w:delInstrText>.</w:delInstrText>
          </w:r>
          <w:r w:rsidRPr="006E6534" w:rsidDel="00CC1B33">
            <w:rPr>
              <w:lang w:val="en-US"/>
            </w:rPr>
            <w:delInstrText>json</w:delInstrText>
          </w:r>
          <w:r w:rsidRPr="006E6534" w:rsidDel="00CC1B33">
            <w:delInstrText xml:space="preserve">"} </w:delInstrText>
          </w:r>
          <w:r w:rsidRPr="008D2D2E" w:rsidDel="00CC1B33">
            <w:rPr>
              <w:lang w:val="en-US"/>
            </w:rPr>
            <w:fldChar w:fldCharType="separate"/>
          </w:r>
          <w:r w:rsidRPr="009556CC" w:rsidDel="00CC1B33">
            <w:delText>(6</w:delText>
          </w:r>
          <w:r w:rsidRPr="008D2D2E" w:rsidDel="00CC1B33">
            <w:delText>)</w:delText>
          </w:r>
          <w:r w:rsidRPr="008D2D2E" w:rsidDel="00CC1B33">
            <w:rPr>
              <w:lang w:val="en-US"/>
            </w:rPr>
            <w:fldChar w:fldCharType="end"/>
          </w:r>
        </w:del>
      </w:moveTo>
    </w:p>
    <w:moveToRangeEnd w:id="6968"/>
    <w:p w14:paraId="7ED88DDE" w14:textId="70309820" w:rsidR="005B09D0" w:rsidRPr="00CC1B33" w:rsidRDefault="0082128D">
      <w:pPr>
        <w:spacing w:line="240" w:lineRule="auto"/>
        <w:ind w:firstLine="0"/>
        <w:jc w:val="center"/>
        <w:rPr>
          <w:rFonts w:cs="Times New Roman"/>
          <w:color w:val="000000" w:themeColor="text1"/>
          <w:rPrChange w:id="6990" w:author="Barshadskaya, Yuliya" w:date="2024-01-13T19:20:00Z">
            <w:rPr>
              <w:rFonts w:cs="Times New Roman"/>
              <w:lang w:val="en-US"/>
            </w:rPr>
          </w:rPrChange>
        </w:rPr>
        <w:pPrChange w:id="6991" w:author="Barshadskaya, Yuliya" w:date="2024-01-13T19:21:00Z">
          <w:pPr/>
        </w:pPrChange>
      </w:pPr>
      <w:r w:rsidRPr="006E6534">
        <w:rPr>
          <w:rFonts w:cs="Times New Roman"/>
          <w:noProof/>
          <w:color w:val="000000" w:themeColor="text1"/>
          <w:lang w:eastAsia="ru-RU"/>
          <w:rPrChange w:id="6992" w:author="N F" w:date="2023-12-05T03:08:00Z">
            <w:rPr>
              <w:rFonts w:cs="Times New Roman"/>
              <w:noProof/>
              <w:lang w:eastAsia="ru-RU"/>
            </w:rPr>
          </w:rPrChange>
        </w:rPr>
        <w:drawing>
          <wp:inline distT="0" distB="0" distL="0" distR="0" wp14:anchorId="1348E961" wp14:editId="3C0DE7A7">
            <wp:extent cx="4206240" cy="2483727"/>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4417" cy="2494460"/>
                    </a:xfrm>
                    <a:prstGeom prst="rect">
                      <a:avLst/>
                    </a:prstGeom>
                  </pic:spPr>
                </pic:pic>
              </a:graphicData>
            </a:graphic>
          </wp:inline>
        </w:drawing>
      </w:r>
    </w:p>
    <w:p w14:paraId="7A95B22E" w14:textId="1AA9112A" w:rsidR="0082128D" w:rsidRPr="00527FD0" w:rsidDel="00BD5519" w:rsidRDefault="0082128D" w:rsidP="00527FD0">
      <w:pPr>
        <w:pStyle w:val="a3"/>
        <w:rPr>
          <w:moveFrom w:id="6993" w:author="N F" w:date="2023-08-07T19:21:00Z"/>
        </w:rPr>
      </w:pPr>
      <w:bookmarkStart w:id="6994" w:name="_Toc115733154"/>
      <w:moveFromRangeStart w:id="6995" w:author="N F" w:date="2023-08-07T19:21:00Z" w:name="move142328510"/>
      <w:moveFrom w:id="6996" w:author="N F" w:date="2023-08-07T19:21:00Z">
        <w:r w:rsidRPr="00527FD0" w:rsidDel="00BD5519">
          <w:t xml:space="preserve">Рисунок </w:t>
        </w:r>
        <w:r w:rsidRPr="00527FD0" w:rsidDel="00BD5519">
          <w:fldChar w:fldCharType="begin"/>
        </w:r>
        <w:r w:rsidRPr="004A73C2" w:rsidDel="00BD5519">
          <w:rPr>
            <w:iCs w:val="0"/>
          </w:rPr>
          <w:instrText xml:space="preserve"> STYLEREF 1 \s </w:instrText>
        </w:r>
        <w:r w:rsidRPr="00527FD0" w:rsidDel="00BD5519">
          <w:rPr>
            <w:rPrChange w:id="6997" w:author="N F" w:date="2023-12-05T03:08:00Z">
              <w:rPr>
                <w:noProof/>
              </w:rPr>
            </w:rPrChange>
          </w:rPr>
          <w:fldChar w:fldCharType="separate"/>
        </w:r>
        <w:r w:rsidR="004C4CE2" w:rsidRPr="004A73C2" w:rsidDel="00BD5519">
          <w:rPr>
            <w:iCs w:val="0"/>
            <w:noProof/>
          </w:rPr>
          <w:t>3</w:t>
        </w:r>
        <w:r w:rsidRPr="00527FD0" w:rsidDel="00BD5519">
          <w:rPr>
            <w:noProof/>
          </w:rPr>
          <w:fldChar w:fldCharType="end"/>
        </w:r>
        <w:r w:rsidR="00953F52" w:rsidRPr="00527FD0" w:rsidDel="00BD5519">
          <w:noBreakHyphen/>
        </w:r>
        <w:r w:rsidRPr="00527FD0" w:rsidDel="00BD5519">
          <w:fldChar w:fldCharType="begin"/>
        </w:r>
        <w:r w:rsidRPr="004A73C2" w:rsidDel="00BD5519">
          <w:rPr>
            <w:iCs w:val="0"/>
          </w:rPr>
          <w:instrText xml:space="preserve"> SEQ Рисунок \* ARABIC \s 1 </w:instrText>
        </w:r>
        <w:r w:rsidRPr="00527FD0" w:rsidDel="00BD5519">
          <w:rPr>
            <w:rPrChange w:id="6998" w:author="N F" w:date="2023-12-05T03:08:00Z">
              <w:rPr>
                <w:noProof/>
              </w:rPr>
            </w:rPrChange>
          </w:rPr>
          <w:fldChar w:fldCharType="separate"/>
        </w:r>
        <w:r w:rsidR="004C4CE2" w:rsidRPr="004A73C2" w:rsidDel="00BD5519">
          <w:rPr>
            <w:iCs w:val="0"/>
            <w:noProof/>
          </w:rPr>
          <w:t>5</w:t>
        </w:r>
        <w:r w:rsidRPr="00527FD0" w:rsidDel="00BD5519">
          <w:rPr>
            <w:noProof/>
          </w:rPr>
          <w:fldChar w:fldCharType="end"/>
        </w:r>
        <w:r w:rsidRPr="00527FD0" w:rsidDel="00BD5519">
          <w:t xml:space="preserve"> Зависимость «концентрация-эффект» осимертиниба в отношении </w:t>
        </w:r>
        <w:r w:rsidR="0026648E" w:rsidRPr="00452D3C" w:rsidDel="00BD5519">
          <w:t>гена калиевых каналов сердца</w:t>
        </w:r>
        <w:r w:rsidR="00917059" w:rsidRPr="008A1743" w:rsidDel="00BD5519">
          <w:t xml:space="preserve"> </w:t>
        </w:r>
        <w:r w:rsidR="00917059" w:rsidRPr="00527FD0" w:rsidDel="00BD5519">
          <w:rPr>
            <w:lang w:val="en-US"/>
          </w:rPr>
          <w:fldChar w:fldCharType="begin"/>
        </w:r>
        <w:r w:rsidR="00917059" w:rsidRPr="004A73C2" w:rsidDel="00BD5519">
          <w:rPr>
            <w:iCs w:val="0"/>
          </w:rPr>
          <w:instrText xml:space="preserve"> </w:instrText>
        </w:r>
        <w:r w:rsidR="00917059" w:rsidRPr="009556CC" w:rsidDel="00BD5519">
          <w:rPr>
            <w:iCs w:val="0"/>
            <w:lang w:val="en-US"/>
          </w:rPr>
          <w:instrText>ADDIN</w:instrText>
        </w:r>
        <w:r w:rsidR="00917059" w:rsidRPr="008D2D2E" w:rsidDel="00BD5519">
          <w:instrText xml:space="preserve"> </w:instrText>
        </w:r>
        <w:r w:rsidR="00917059" w:rsidRPr="008D2D2E" w:rsidDel="00BD5519">
          <w:rPr>
            <w:lang w:val="en-US"/>
          </w:rPr>
          <w:instrText>ZOTERO</w:instrText>
        </w:r>
        <w:r w:rsidR="00917059" w:rsidRPr="00B647EB" w:rsidDel="00BD5519">
          <w:instrText>_</w:instrText>
        </w:r>
        <w:r w:rsidR="00917059" w:rsidRPr="00B8644E" w:rsidDel="00BD5519">
          <w:rPr>
            <w:iCs w:val="0"/>
            <w:lang w:val="en-US"/>
          </w:rPr>
          <w:instrText>ITEM</w:instrText>
        </w:r>
        <w:r w:rsidR="00917059" w:rsidRPr="00B8644E" w:rsidDel="00BD5519">
          <w:rPr>
            <w:iCs w:val="0"/>
          </w:rPr>
          <w:instrText xml:space="preserve"> </w:instrText>
        </w:r>
        <w:r w:rsidR="00917059" w:rsidRPr="00B8644E" w:rsidDel="00BD5519">
          <w:rPr>
            <w:iCs w:val="0"/>
            <w:lang w:val="en-US"/>
          </w:rPr>
          <w:instrText>CSL</w:instrText>
        </w:r>
        <w:r w:rsidR="00917059" w:rsidRPr="00B8644E" w:rsidDel="00BD5519">
          <w:rPr>
            <w:iCs w:val="0"/>
          </w:rPr>
          <w:instrText>_</w:instrText>
        </w:r>
        <w:r w:rsidR="00917059" w:rsidRPr="00B8644E" w:rsidDel="00BD5519">
          <w:rPr>
            <w:iCs w:val="0"/>
            <w:lang w:val="en-US"/>
          </w:rPr>
          <w:instrText>CITATION</w:instrText>
        </w:r>
        <w:r w:rsidR="00917059" w:rsidRPr="00B8644E" w:rsidDel="00BD5519">
          <w:rPr>
            <w:iCs w:val="0"/>
          </w:rPr>
          <w:instrText xml:space="preserve"> {"</w:instrText>
        </w:r>
        <w:r w:rsidR="00917059" w:rsidRPr="00B8644E" w:rsidDel="00BD5519">
          <w:rPr>
            <w:iCs w:val="0"/>
            <w:lang w:val="en-US"/>
          </w:rPr>
          <w:instrText>citationID</w:instrText>
        </w:r>
        <w:r w:rsidR="00917059" w:rsidRPr="00B8644E" w:rsidDel="00BD5519">
          <w:rPr>
            <w:iCs w:val="0"/>
          </w:rPr>
          <w:instrText>":"</w:instrText>
        </w:r>
        <w:r w:rsidR="00917059" w:rsidRPr="00B8644E" w:rsidDel="00BD5519">
          <w:rPr>
            <w:iCs w:val="0"/>
            <w:lang w:val="en-US"/>
          </w:rPr>
          <w:instrText>iWmfkBAL</w:instrText>
        </w:r>
        <w:r w:rsidR="00917059" w:rsidRPr="00B8644E" w:rsidDel="00BD5519">
          <w:rPr>
            <w:iCs w:val="0"/>
          </w:rPr>
          <w:instrText>","</w:instrText>
        </w:r>
        <w:r w:rsidR="00917059" w:rsidRPr="00B8644E" w:rsidDel="00BD5519">
          <w:rPr>
            <w:iCs w:val="0"/>
            <w:lang w:val="en-US"/>
          </w:rPr>
          <w:instrText>properties</w:instrText>
        </w:r>
        <w:r w:rsidR="00917059" w:rsidRPr="00B8644E" w:rsidDel="00BD5519">
          <w:rPr>
            <w:iCs w:val="0"/>
          </w:rPr>
          <w:instrText>":{"</w:instrText>
        </w:r>
        <w:r w:rsidR="00917059" w:rsidRPr="00B8644E" w:rsidDel="00BD5519">
          <w:rPr>
            <w:iCs w:val="0"/>
            <w:lang w:val="en-US"/>
          </w:rPr>
          <w:instrText>formattedCitation</w:instrText>
        </w:r>
        <w:r w:rsidR="00917059" w:rsidRPr="00B8644E" w:rsidDel="00BD5519">
          <w:rPr>
            <w:iCs w:val="0"/>
          </w:rPr>
          <w:instrText>":"(6)","</w:instrText>
        </w:r>
        <w:r w:rsidR="00917059" w:rsidRPr="00B8644E" w:rsidDel="00BD5519">
          <w:rPr>
            <w:iCs w:val="0"/>
            <w:lang w:val="en-US"/>
          </w:rPr>
          <w:instrText>plainCitation</w:instrText>
        </w:r>
        <w:r w:rsidR="00917059" w:rsidRPr="00B8644E" w:rsidDel="00BD5519">
          <w:rPr>
            <w:iCs w:val="0"/>
          </w:rPr>
          <w:instrText>":"(6)","</w:instrText>
        </w:r>
        <w:r w:rsidR="00917059" w:rsidRPr="00B8644E" w:rsidDel="00BD5519">
          <w:rPr>
            <w:iCs w:val="0"/>
            <w:lang w:val="en-US"/>
          </w:rPr>
          <w:instrText>noteIndex</w:instrText>
        </w:r>
        <w:r w:rsidR="00917059" w:rsidRPr="00B8644E" w:rsidDel="00BD5519">
          <w:rPr>
            <w:iCs w:val="0"/>
          </w:rPr>
          <w:instrText>":0},"</w:instrText>
        </w:r>
        <w:r w:rsidR="00917059" w:rsidRPr="00B8644E" w:rsidDel="00BD5519">
          <w:rPr>
            <w:iCs w:val="0"/>
            <w:lang w:val="en-US"/>
          </w:rPr>
          <w:instrText>citationItems</w:instrText>
        </w:r>
        <w:r w:rsidR="00917059" w:rsidRPr="00B8644E" w:rsidDel="00BD5519">
          <w:rPr>
            <w:iCs w:val="0"/>
          </w:rPr>
          <w:instrText>":[{"</w:instrText>
        </w:r>
        <w:r w:rsidR="00917059" w:rsidRPr="00B8644E" w:rsidDel="00BD5519">
          <w:rPr>
            <w:iCs w:val="0"/>
            <w:lang w:val="en-US"/>
          </w:rPr>
          <w:instrText>id</w:instrText>
        </w:r>
        <w:r w:rsidR="00917059" w:rsidRPr="00B8644E" w:rsidDel="00BD5519">
          <w:rPr>
            <w:iCs w:val="0"/>
          </w:rPr>
          <w:instrText>":161758,"</w:instrText>
        </w:r>
        <w:r w:rsidR="00917059" w:rsidRPr="00B8644E" w:rsidDel="00BD5519">
          <w:rPr>
            <w:iCs w:val="0"/>
            <w:lang w:val="en-US"/>
          </w:rPr>
          <w:instrText>uris</w:instrText>
        </w:r>
        <w:r w:rsidR="00917059" w:rsidRPr="00B8644E" w:rsidDel="00BD5519">
          <w:rPr>
            <w:iCs w:val="0"/>
          </w:rPr>
          <w:instrText>":["</w:instrText>
        </w:r>
        <w:r w:rsidR="00917059" w:rsidRPr="00B8644E" w:rsidDel="00BD5519">
          <w:rPr>
            <w:iCs w:val="0"/>
            <w:lang w:val="en-US"/>
          </w:rPr>
          <w:instrText>http</w:instrText>
        </w:r>
        <w:r w:rsidR="00917059" w:rsidRPr="00B8644E" w:rsidDel="00BD5519">
          <w:rPr>
            <w:iCs w:val="0"/>
          </w:rPr>
          <w:instrText>://</w:instrText>
        </w:r>
        <w:r w:rsidR="00917059" w:rsidRPr="00B8644E" w:rsidDel="00BD5519">
          <w:rPr>
            <w:iCs w:val="0"/>
            <w:lang w:val="en-US"/>
          </w:rPr>
          <w:instrText>zotero</w:instrText>
        </w:r>
        <w:r w:rsidR="00917059" w:rsidRPr="00B8644E" w:rsidDel="00BD5519">
          <w:rPr>
            <w:iCs w:val="0"/>
          </w:rPr>
          <w:instrText>.</w:instrText>
        </w:r>
        <w:r w:rsidR="00917059" w:rsidRPr="005A74E6" w:rsidDel="00BD5519">
          <w:rPr>
            <w:iCs w:val="0"/>
            <w:lang w:val="en-US"/>
          </w:rPr>
          <w:instrText>org</w:instrText>
        </w:r>
        <w:r w:rsidR="00917059" w:rsidRPr="007C662F" w:rsidDel="00BD5519">
          <w:rPr>
            <w:iCs w:val="0"/>
          </w:rPr>
          <w:instrText>/</w:instrText>
        </w:r>
        <w:r w:rsidR="00917059" w:rsidRPr="002E36A6" w:rsidDel="00BD5519">
          <w:rPr>
            <w:iCs w:val="0"/>
            <w:lang w:val="en-US"/>
          </w:rPr>
          <w:instrText>groups</w:instrText>
        </w:r>
        <w:r w:rsidR="00917059" w:rsidRPr="002E36A6" w:rsidDel="00BD5519">
          <w:rPr>
            <w:iCs w:val="0"/>
          </w:rPr>
          <w:instrText>/4735135/</w:instrText>
        </w:r>
        <w:r w:rsidR="00917059" w:rsidRPr="002E36A6" w:rsidDel="00BD5519">
          <w:rPr>
            <w:iCs w:val="0"/>
            <w:lang w:val="en-US"/>
          </w:rPr>
          <w:instrText>items</w:instrText>
        </w:r>
        <w:r w:rsidR="00917059" w:rsidRPr="002E36A6" w:rsidDel="00BD5519">
          <w:rPr>
            <w:iCs w:val="0"/>
          </w:rPr>
          <w:instrText>/</w:instrText>
        </w:r>
        <w:r w:rsidR="00917059" w:rsidRPr="002E36A6" w:rsidDel="00BD5519">
          <w:rPr>
            <w:iCs w:val="0"/>
            <w:lang w:val="en-US"/>
          </w:rPr>
          <w:instrText>YQI</w:instrText>
        </w:r>
        <w:r w:rsidR="00917059" w:rsidRPr="002E36A6" w:rsidDel="00BD5519">
          <w:rPr>
            <w:iCs w:val="0"/>
          </w:rPr>
          <w:instrText>77</w:instrText>
        </w:r>
        <w:r w:rsidR="00917059" w:rsidRPr="002E36A6" w:rsidDel="00BD5519">
          <w:rPr>
            <w:iCs w:val="0"/>
            <w:lang w:val="en-US"/>
          </w:rPr>
          <w:instrText>G</w:instrText>
        </w:r>
        <w:r w:rsidR="00917059" w:rsidRPr="002E36A6" w:rsidDel="00BD5519">
          <w:rPr>
            <w:iCs w:val="0"/>
          </w:rPr>
          <w:instrText>3</w:instrText>
        </w:r>
        <w:r w:rsidR="00917059" w:rsidRPr="002E36A6" w:rsidDel="00BD5519">
          <w:rPr>
            <w:iCs w:val="0"/>
            <w:lang w:val="en-US"/>
          </w:rPr>
          <w:instrText>L</w:instrText>
        </w:r>
        <w:r w:rsidR="00917059" w:rsidRPr="002E36A6" w:rsidDel="00BD5519">
          <w:rPr>
            <w:iCs w:val="0"/>
          </w:rPr>
          <w:instrText>"],"</w:instrText>
        </w:r>
        <w:r w:rsidR="00917059" w:rsidRPr="002E36A6" w:rsidDel="00BD5519">
          <w:rPr>
            <w:iCs w:val="0"/>
            <w:lang w:val="en-US"/>
          </w:rPr>
          <w:instrText>itemData</w:instrText>
        </w:r>
        <w:r w:rsidR="00917059" w:rsidRPr="002E36A6" w:rsidDel="00BD5519">
          <w:rPr>
            <w:iCs w:val="0"/>
          </w:rPr>
          <w:instrText>":{"</w:instrText>
        </w:r>
        <w:r w:rsidR="00917059" w:rsidRPr="002E36A6" w:rsidDel="00BD5519">
          <w:rPr>
            <w:iCs w:val="0"/>
            <w:lang w:val="en-US"/>
          </w:rPr>
          <w:instrText>id</w:instrText>
        </w:r>
        <w:r w:rsidR="00917059" w:rsidRPr="002E36A6" w:rsidDel="00BD5519">
          <w:rPr>
            <w:iCs w:val="0"/>
          </w:rPr>
          <w:instrText>":161758,"</w:instrText>
        </w:r>
        <w:r w:rsidR="00917059" w:rsidRPr="002E36A6" w:rsidDel="00BD5519">
          <w:rPr>
            <w:iCs w:val="0"/>
            <w:lang w:val="en-US"/>
          </w:rPr>
          <w:instrText>type</w:instrText>
        </w:r>
        <w:r w:rsidR="00917059" w:rsidRPr="002E36A6" w:rsidDel="00BD5519">
          <w:rPr>
            <w:iCs w:val="0"/>
          </w:rPr>
          <w:instrText>":"</w:instrText>
        </w:r>
        <w:r w:rsidR="00917059" w:rsidRPr="002E36A6" w:rsidDel="00BD5519">
          <w:rPr>
            <w:iCs w:val="0"/>
            <w:lang w:val="en-US"/>
          </w:rPr>
          <w:instrText>webpage</w:instrText>
        </w:r>
        <w:r w:rsidR="00917059" w:rsidRPr="002E36A6" w:rsidDel="00BD5519">
          <w:rPr>
            <w:iCs w:val="0"/>
          </w:rPr>
          <w:instrText>","</w:instrText>
        </w:r>
        <w:r w:rsidR="00917059" w:rsidRPr="002E36A6" w:rsidDel="00BD5519">
          <w:rPr>
            <w:iCs w:val="0"/>
            <w:lang w:val="en-US"/>
          </w:rPr>
          <w:instrText>title</w:instrText>
        </w:r>
        <w:r w:rsidR="00917059" w:rsidRPr="002E36A6" w:rsidDel="00BD5519">
          <w:rPr>
            <w:iCs w:val="0"/>
          </w:rPr>
          <w:instrText>":"</w:instrText>
        </w:r>
        <w:r w:rsidR="00917059" w:rsidRPr="002E36A6" w:rsidDel="00BD5519">
          <w:rPr>
            <w:iCs w:val="0"/>
            <w:lang w:val="en-US"/>
          </w:rPr>
          <w:instrText>TAGRISSO</w:instrText>
        </w:r>
        <w:r w:rsidR="00917059" w:rsidRPr="002E36A6" w:rsidDel="00BD5519">
          <w:rPr>
            <w:iCs w:val="0"/>
          </w:rPr>
          <w:instrText xml:space="preserve"> (</w:instrText>
        </w:r>
        <w:r w:rsidR="00917059" w:rsidRPr="002E36A6" w:rsidDel="00BD5519">
          <w:rPr>
            <w:iCs w:val="0"/>
            <w:lang w:val="en-US"/>
          </w:rPr>
          <w:instrText>osimertinib</w:instrText>
        </w:r>
        <w:r w:rsidR="00917059" w:rsidRPr="002E36A6" w:rsidDel="00BD5519">
          <w:rPr>
            <w:iCs w:val="0"/>
          </w:rPr>
          <w:instrText xml:space="preserve">) </w:instrText>
        </w:r>
        <w:r w:rsidR="00917059" w:rsidRPr="002E36A6" w:rsidDel="00BD5519">
          <w:rPr>
            <w:iCs w:val="0"/>
            <w:lang w:val="en-US"/>
          </w:rPr>
          <w:instrText>tablets</w:instrText>
        </w:r>
        <w:r w:rsidR="00917059" w:rsidRPr="002E36A6" w:rsidDel="00BD5519">
          <w:rPr>
            <w:iCs w:val="0"/>
          </w:rPr>
          <w:instrText xml:space="preserve">. </w:instrText>
        </w:r>
        <w:r w:rsidR="00917059" w:rsidRPr="002E36A6" w:rsidDel="00BD5519">
          <w:rPr>
            <w:iCs w:val="0"/>
            <w:lang w:val="en-US"/>
          </w:rPr>
          <w:instrText>AstraZeneca</w:instrText>
        </w:r>
        <w:r w:rsidR="00917059" w:rsidRPr="002E36A6" w:rsidDel="00BD5519">
          <w:rPr>
            <w:iCs w:val="0"/>
          </w:rPr>
          <w:instrText xml:space="preserve"> </w:instrText>
        </w:r>
        <w:r w:rsidR="00917059" w:rsidRPr="002E36A6" w:rsidDel="00BD5519">
          <w:rPr>
            <w:iCs w:val="0"/>
            <w:lang w:val="en-US"/>
          </w:rPr>
          <w:instrText>Pharmaceuticals</w:instrText>
        </w:r>
        <w:r w:rsidR="00917059" w:rsidRPr="002E36A6" w:rsidDel="00BD5519">
          <w:rPr>
            <w:iCs w:val="0"/>
          </w:rPr>
          <w:instrText xml:space="preserve">, </w:instrText>
        </w:r>
        <w:r w:rsidR="00917059" w:rsidRPr="002E36A6" w:rsidDel="00BD5519">
          <w:rPr>
            <w:iCs w:val="0"/>
            <w:lang w:val="en-US"/>
          </w:rPr>
          <w:instrText>LP</w:instrText>
        </w:r>
        <w:r w:rsidR="00917059" w:rsidRPr="002E36A6" w:rsidDel="00BD5519">
          <w:rPr>
            <w:iCs w:val="0"/>
          </w:rPr>
          <w:instrText xml:space="preserve"> </w:instrText>
        </w:r>
        <w:r w:rsidR="00917059" w:rsidRPr="002E36A6" w:rsidDel="00BD5519">
          <w:rPr>
            <w:iCs w:val="0"/>
            <w:lang w:val="en-US"/>
          </w:rPr>
          <w:instrText>Application</w:instrText>
        </w:r>
        <w:r w:rsidR="00917059" w:rsidRPr="002E36A6" w:rsidDel="00BD5519">
          <w:rPr>
            <w:iCs w:val="0"/>
          </w:rPr>
          <w:instrText xml:space="preserve"> </w:instrText>
        </w:r>
        <w:r w:rsidR="00917059" w:rsidRPr="002E36A6" w:rsidDel="00BD5519">
          <w:rPr>
            <w:iCs w:val="0"/>
            <w:lang w:val="en-US"/>
          </w:rPr>
          <w:instrText>No</w:instrText>
        </w:r>
        <w:r w:rsidR="00917059" w:rsidRPr="002E36A6" w:rsidDel="00BD5519">
          <w:rPr>
            <w:iCs w:val="0"/>
          </w:rPr>
          <w:instrText xml:space="preserve">.:  208065. </w:instrText>
        </w:r>
        <w:r w:rsidR="00917059" w:rsidRPr="002E36A6" w:rsidDel="00BD5519">
          <w:rPr>
            <w:iCs w:val="0"/>
            <w:lang w:val="en-US"/>
          </w:rPr>
          <w:instrText>Approval</w:instrText>
        </w:r>
        <w:r w:rsidR="00917059" w:rsidRPr="002E36A6" w:rsidDel="00BD5519">
          <w:rPr>
            <w:iCs w:val="0"/>
          </w:rPr>
          <w:instrText xml:space="preserve"> </w:instrText>
        </w:r>
        <w:r w:rsidR="00917059" w:rsidRPr="002E36A6" w:rsidDel="00BD5519">
          <w:rPr>
            <w:iCs w:val="0"/>
            <w:lang w:val="en-US"/>
          </w:rPr>
          <w:instrText>Date</w:instrText>
        </w:r>
        <w:r w:rsidR="00917059" w:rsidRPr="002E36A6" w:rsidDel="00BD5519">
          <w:rPr>
            <w:iCs w:val="0"/>
          </w:rPr>
          <w:instrText xml:space="preserve">: 11/13/2015. </w:instrText>
        </w:r>
        <w:r w:rsidR="00917059" w:rsidRPr="002E36A6" w:rsidDel="00BD5519">
          <w:rPr>
            <w:iCs w:val="0"/>
            <w:lang w:val="en-US"/>
          </w:rPr>
          <w:instrText>Pharmacology</w:instrText>
        </w:r>
        <w:r w:rsidR="00917059" w:rsidRPr="002E36A6" w:rsidDel="00BD5519">
          <w:rPr>
            <w:iCs w:val="0"/>
          </w:rPr>
          <w:instrText xml:space="preserve"> </w:instrText>
        </w:r>
        <w:r w:rsidR="00917059" w:rsidRPr="002E36A6" w:rsidDel="00BD5519">
          <w:rPr>
            <w:iCs w:val="0"/>
            <w:lang w:val="en-US"/>
          </w:rPr>
          <w:instrText>Review</w:instrText>
        </w:r>
        <w:r w:rsidR="00917059" w:rsidRPr="002E36A6" w:rsidDel="00BD5519">
          <w:rPr>
            <w:iCs w:val="0"/>
          </w:rPr>
          <w:instrText>","</w:instrText>
        </w:r>
        <w:r w:rsidR="00917059" w:rsidRPr="002E36A6" w:rsidDel="00BD5519">
          <w:rPr>
            <w:iCs w:val="0"/>
            <w:lang w:val="en-US"/>
          </w:rPr>
          <w:instrText>URL</w:instrText>
        </w:r>
        <w:r w:rsidR="00917059" w:rsidRPr="002E36A6" w:rsidDel="00BD5519">
          <w:rPr>
            <w:iCs w:val="0"/>
          </w:rPr>
          <w:instrText>":"</w:instrText>
        </w:r>
        <w:r w:rsidR="00917059" w:rsidRPr="002E36A6" w:rsidDel="00BD5519">
          <w:rPr>
            <w:iCs w:val="0"/>
            <w:lang w:val="en-US"/>
          </w:rPr>
          <w:instrText>https</w:instrText>
        </w:r>
        <w:r w:rsidR="00917059" w:rsidRPr="002E36A6" w:rsidDel="00BD5519">
          <w:rPr>
            <w:iCs w:val="0"/>
          </w:rPr>
          <w:instrText>://</w:instrText>
        </w:r>
        <w:r w:rsidR="00917059" w:rsidRPr="002E36A6" w:rsidDel="00BD5519">
          <w:rPr>
            <w:iCs w:val="0"/>
            <w:lang w:val="en-US"/>
          </w:rPr>
          <w:instrText>www</w:instrText>
        </w:r>
        <w:r w:rsidR="00917059" w:rsidRPr="002E36A6" w:rsidDel="00BD5519">
          <w:rPr>
            <w:iCs w:val="0"/>
          </w:rPr>
          <w:instrText>.</w:instrText>
        </w:r>
        <w:r w:rsidR="00917059" w:rsidRPr="002E36A6" w:rsidDel="00BD5519">
          <w:rPr>
            <w:iCs w:val="0"/>
            <w:lang w:val="en-US"/>
          </w:rPr>
          <w:instrText>accessdata</w:instrText>
        </w:r>
        <w:r w:rsidR="00917059" w:rsidRPr="002E36A6" w:rsidDel="00BD5519">
          <w:rPr>
            <w:iCs w:val="0"/>
          </w:rPr>
          <w:instrText>.</w:instrText>
        </w:r>
        <w:r w:rsidR="00917059" w:rsidRPr="002E36A6" w:rsidDel="00BD5519">
          <w:rPr>
            <w:iCs w:val="0"/>
            <w:lang w:val="en-US"/>
          </w:rPr>
          <w:instrText>fda</w:instrText>
        </w:r>
        <w:r w:rsidR="00917059" w:rsidRPr="002E36A6" w:rsidDel="00BD5519">
          <w:rPr>
            <w:iCs w:val="0"/>
          </w:rPr>
          <w:instrText>.</w:instrText>
        </w:r>
        <w:r w:rsidR="00917059" w:rsidRPr="002E36A6" w:rsidDel="00BD5519">
          <w:rPr>
            <w:iCs w:val="0"/>
            <w:lang w:val="en-US"/>
          </w:rPr>
          <w:instrText>gov</w:instrText>
        </w:r>
        <w:r w:rsidR="00917059" w:rsidRPr="002E36A6" w:rsidDel="00BD5519">
          <w:rPr>
            <w:iCs w:val="0"/>
          </w:rPr>
          <w:instrText>/</w:instrText>
        </w:r>
        <w:r w:rsidR="00917059" w:rsidRPr="002E36A6" w:rsidDel="00BD5519">
          <w:rPr>
            <w:iCs w:val="0"/>
            <w:lang w:val="en-US"/>
          </w:rPr>
          <w:instrText>drugsatfda</w:instrText>
        </w:r>
        <w:r w:rsidR="00917059" w:rsidRPr="002E36A6" w:rsidDel="00BD5519">
          <w:rPr>
            <w:iCs w:val="0"/>
          </w:rPr>
          <w:instrText>_</w:instrText>
        </w:r>
        <w:r w:rsidR="00917059" w:rsidRPr="002E36A6" w:rsidDel="00BD5519">
          <w:rPr>
            <w:iCs w:val="0"/>
            <w:lang w:val="en-US"/>
          </w:rPr>
          <w:instrText>docs</w:instrText>
        </w:r>
        <w:r w:rsidR="00917059" w:rsidRPr="002E36A6" w:rsidDel="00BD5519">
          <w:rPr>
            <w:iCs w:val="0"/>
          </w:rPr>
          <w:instrText>/</w:instrText>
        </w:r>
        <w:r w:rsidR="00917059" w:rsidRPr="002E36A6" w:rsidDel="00BD5519">
          <w:rPr>
            <w:iCs w:val="0"/>
            <w:lang w:val="en-US"/>
          </w:rPr>
          <w:instrText>nda</w:instrText>
        </w:r>
        <w:r w:rsidR="00917059" w:rsidRPr="002E36A6" w:rsidDel="00BD5519">
          <w:rPr>
            <w:iCs w:val="0"/>
          </w:rPr>
          <w:instrText>/2015/208065</w:instrText>
        </w:r>
        <w:r w:rsidR="00917059" w:rsidRPr="002E36A6" w:rsidDel="00BD5519">
          <w:rPr>
            <w:iCs w:val="0"/>
            <w:lang w:val="en-US"/>
          </w:rPr>
          <w:instrText>Orig</w:instrText>
        </w:r>
        <w:r w:rsidR="00917059" w:rsidRPr="002E36A6" w:rsidDel="00BD5519">
          <w:rPr>
            <w:iCs w:val="0"/>
          </w:rPr>
          <w:instrText>1</w:instrText>
        </w:r>
        <w:r w:rsidR="00917059" w:rsidRPr="002E36A6" w:rsidDel="00BD5519">
          <w:rPr>
            <w:iCs w:val="0"/>
            <w:lang w:val="en-US"/>
          </w:rPr>
          <w:instrText>s</w:instrText>
        </w:r>
        <w:r w:rsidR="00917059" w:rsidRPr="002E36A6" w:rsidDel="00BD5519">
          <w:rPr>
            <w:iCs w:val="0"/>
          </w:rPr>
          <w:instrText>000</w:instrText>
        </w:r>
        <w:r w:rsidR="00917059" w:rsidRPr="002E36A6" w:rsidDel="00BD5519">
          <w:rPr>
            <w:iCs w:val="0"/>
            <w:lang w:val="en-US"/>
          </w:rPr>
          <w:instrText>TOC</w:instrText>
        </w:r>
        <w:r w:rsidR="00917059" w:rsidRPr="002E36A6" w:rsidDel="00BD5519">
          <w:rPr>
            <w:iCs w:val="0"/>
          </w:rPr>
          <w:instrText>.</w:instrText>
        </w:r>
        <w:r w:rsidR="00917059" w:rsidRPr="002E36A6" w:rsidDel="00BD5519">
          <w:rPr>
            <w:iCs w:val="0"/>
            <w:lang w:val="en-US"/>
          </w:rPr>
          <w:instrText>cfm</w:instrText>
        </w:r>
        <w:r w:rsidR="00917059" w:rsidRPr="002E36A6" w:rsidDel="00BD5519">
          <w:rPr>
            <w:iCs w:val="0"/>
          </w:rPr>
          <w:instrText>","</w:instrText>
        </w:r>
        <w:r w:rsidR="00917059" w:rsidRPr="002E36A6" w:rsidDel="00BD5519">
          <w:rPr>
            <w:iCs w:val="0"/>
            <w:lang w:val="en-US"/>
          </w:rPr>
          <w:instrText>accessed</w:instrText>
        </w:r>
        <w:r w:rsidR="00917059" w:rsidRPr="002E36A6" w:rsidDel="00BD5519">
          <w:rPr>
            <w:iCs w:val="0"/>
          </w:rPr>
          <w:instrText>":{"</w:instrText>
        </w:r>
        <w:r w:rsidR="00917059" w:rsidRPr="002E36A6" w:rsidDel="00BD5519">
          <w:rPr>
            <w:iCs w:val="0"/>
            <w:lang w:val="en-US"/>
          </w:rPr>
          <w:instrText>date</w:instrText>
        </w:r>
        <w:r w:rsidR="00917059" w:rsidRPr="002E36A6" w:rsidDel="00BD5519">
          <w:rPr>
            <w:iCs w:val="0"/>
          </w:rPr>
          <w:instrText>-</w:instrText>
        </w:r>
        <w:r w:rsidR="00917059" w:rsidRPr="002E36A6" w:rsidDel="00BD5519">
          <w:rPr>
            <w:iCs w:val="0"/>
            <w:lang w:val="en-US"/>
          </w:rPr>
          <w:instrText>parts</w:instrText>
        </w:r>
        <w:r w:rsidR="00917059" w:rsidRPr="002E36A6" w:rsidDel="00BD5519">
          <w:rPr>
            <w:iCs w:val="0"/>
          </w:rPr>
          <w:instrText>":[["2022",8,2]]}}}],"</w:instrText>
        </w:r>
        <w:r w:rsidR="00917059" w:rsidRPr="002E36A6" w:rsidDel="00BD5519">
          <w:rPr>
            <w:iCs w:val="0"/>
            <w:lang w:val="en-US"/>
          </w:rPr>
          <w:instrText>schema</w:instrText>
        </w:r>
        <w:r w:rsidR="00917059" w:rsidRPr="002E36A6" w:rsidDel="00BD5519">
          <w:rPr>
            <w:iCs w:val="0"/>
          </w:rPr>
          <w:instrText>":"</w:instrText>
        </w:r>
        <w:r w:rsidR="00917059" w:rsidRPr="002E36A6" w:rsidDel="00BD5519">
          <w:rPr>
            <w:iCs w:val="0"/>
            <w:lang w:val="en-US"/>
          </w:rPr>
          <w:instrText>https</w:instrText>
        </w:r>
        <w:r w:rsidR="00917059" w:rsidRPr="002E36A6" w:rsidDel="00BD5519">
          <w:rPr>
            <w:iCs w:val="0"/>
          </w:rPr>
          <w:instrText>://</w:instrText>
        </w:r>
        <w:r w:rsidR="00917059" w:rsidRPr="002E36A6" w:rsidDel="00BD5519">
          <w:rPr>
            <w:iCs w:val="0"/>
            <w:lang w:val="en-US"/>
          </w:rPr>
          <w:instrText>github</w:instrText>
        </w:r>
        <w:r w:rsidR="00917059" w:rsidRPr="002E36A6" w:rsidDel="00BD5519">
          <w:rPr>
            <w:iCs w:val="0"/>
          </w:rPr>
          <w:instrText>.</w:instrText>
        </w:r>
        <w:r w:rsidR="00917059" w:rsidRPr="002E36A6" w:rsidDel="00BD5519">
          <w:rPr>
            <w:iCs w:val="0"/>
            <w:lang w:val="en-US"/>
          </w:rPr>
          <w:instrText>com</w:instrText>
        </w:r>
        <w:r w:rsidR="00917059" w:rsidRPr="002E36A6" w:rsidDel="00BD5519">
          <w:rPr>
            <w:iCs w:val="0"/>
          </w:rPr>
          <w:instrText>/</w:instrText>
        </w:r>
        <w:r w:rsidR="00917059" w:rsidRPr="002E36A6" w:rsidDel="00BD5519">
          <w:rPr>
            <w:iCs w:val="0"/>
            <w:lang w:val="en-US"/>
          </w:rPr>
          <w:instrText>citation</w:instrText>
        </w:r>
        <w:r w:rsidR="00917059" w:rsidRPr="002E36A6" w:rsidDel="00BD5519">
          <w:rPr>
            <w:iCs w:val="0"/>
          </w:rPr>
          <w:instrText>-</w:instrText>
        </w:r>
        <w:r w:rsidR="00917059" w:rsidRPr="002E36A6" w:rsidDel="00BD5519">
          <w:rPr>
            <w:iCs w:val="0"/>
            <w:lang w:val="en-US"/>
          </w:rPr>
          <w:instrText>style</w:instrText>
        </w:r>
        <w:r w:rsidR="00917059" w:rsidRPr="002E36A6" w:rsidDel="00BD5519">
          <w:rPr>
            <w:iCs w:val="0"/>
          </w:rPr>
          <w:instrText>-</w:instrText>
        </w:r>
        <w:r w:rsidR="00917059" w:rsidRPr="002E36A6" w:rsidDel="00BD5519">
          <w:rPr>
            <w:iCs w:val="0"/>
            <w:lang w:val="en-US"/>
          </w:rPr>
          <w:instrText>language</w:instrText>
        </w:r>
        <w:r w:rsidR="00917059" w:rsidRPr="002E36A6" w:rsidDel="00BD5519">
          <w:rPr>
            <w:iCs w:val="0"/>
          </w:rPr>
          <w:instrText>/</w:instrText>
        </w:r>
        <w:r w:rsidR="00917059" w:rsidRPr="002E36A6" w:rsidDel="00BD5519">
          <w:rPr>
            <w:iCs w:val="0"/>
            <w:lang w:val="en-US"/>
          </w:rPr>
          <w:instrText>schema</w:instrText>
        </w:r>
        <w:r w:rsidR="00917059" w:rsidRPr="002E36A6" w:rsidDel="00BD5519">
          <w:rPr>
            <w:iCs w:val="0"/>
          </w:rPr>
          <w:instrText>/</w:instrText>
        </w:r>
        <w:r w:rsidR="00917059" w:rsidRPr="002E36A6" w:rsidDel="00BD5519">
          <w:rPr>
            <w:iCs w:val="0"/>
            <w:lang w:val="en-US"/>
          </w:rPr>
          <w:instrText>raw</w:instrText>
        </w:r>
        <w:r w:rsidR="00917059" w:rsidRPr="002E36A6" w:rsidDel="00BD5519">
          <w:rPr>
            <w:iCs w:val="0"/>
          </w:rPr>
          <w:instrText>/</w:instrText>
        </w:r>
        <w:r w:rsidR="00917059" w:rsidRPr="002E36A6" w:rsidDel="00BD5519">
          <w:rPr>
            <w:iCs w:val="0"/>
            <w:lang w:val="en-US"/>
          </w:rPr>
          <w:instrText>master</w:instrText>
        </w:r>
        <w:r w:rsidR="00917059" w:rsidRPr="002E36A6" w:rsidDel="00BD5519">
          <w:rPr>
            <w:iCs w:val="0"/>
          </w:rPr>
          <w:instrText>/</w:instrText>
        </w:r>
        <w:r w:rsidR="00917059" w:rsidRPr="002E36A6" w:rsidDel="00BD5519">
          <w:rPr>
            <w:iCs w:val="0"/>
            <w:lang w:val="en-US"/>
          </w:rPr>
          <w:instrText>csl</w:instrText>
        </w:r>
        <w:r w:rsidR="00917059" w:rsidRPr="002E36A6" w:rsidDel="00BD5519">
          <w:rPr>
            <w:iCs w:val="0"/>
          </w:rPr>
          <w:instrText>-</w:instrText>
        </w:r>
        <w:r w:rsidR="00917059" w:rsidRPr="002E36A6" w:rsidDel="00BD5519">
          <w:rPr>
            <w:iCs w:val="0"/>
            <w:lang w:val="en-US"/>
          </w:rPr>
          <w:instrText>citation</w:instrText>
        </w:r>
        <w:r w:rsidR="00917059" w:rsidRPr="002E36A6" w:rsidDel="00BD5519">
          <w:rPr>
            <w:iCs w:val="0"/>
          </w:rPr>
          <w:instrText>.</w:instrText>
        </w:r>
        <w:r w:rsidR="00917059" w:rsidRPr="002E36A6" w:rsidDel="00BD5519">
          <w:rPr>
            <w:iCs w:val="0"/>
            <w:lang w:val="en-US"/>
          </w:rPr>
          <w:instrText>json</w:instrText>
        </w:r>
        <w:r w:rsidR="00917059" w:rsidRPr="002E36A6" w:rsidDel="00BD5519">
          <w:rPr>
            <w:iCs w:val="0"/>
          </w:rPr>
          <w:instrText xml:space="preserve">"} </w:instrText>
        </w:r>
        <w:r w:rsidR="00917059" w:rsidRPr="00527FD0" w:rsidDel="00BD5519">
          <w:rPr>
            <w:lang w:val="en-US"/>
          </w:rPr>
          <w:fldChar w:fldCharType="separate"/>
        </w:r>
        <w:r w:rsidR="00917059" w:rsidRPr="004A73C2" w:rsidDel="00BD5519">
          <w:rPr>
            <w:iCs w:val="0"/>
          </w:rPr>
          <w:t>(6)</w:t>
        </w:r>
        <w:bookmarkEnd w:id="6994"/>
        <w:r w:rsidR="00917059" w:rsidRPr="00527FD0" w:rsidDel="00BD5519">
          <w:rPr>
            <w:lang w:val="en-US"/>
          </w:rPr>
          <w:fldChar w:fldCharType="end"/>
        </w:r>
      </w:moveFrom>
    </w:p>
    <w:moveFromRangeEnd w:id="6995"/>
    <w:p w14:paraId="13550322" w14:textId="77777777" w:rsidR="00DA65D2" w:rsidRPr="006E6534" w:rsidRDefault="0026648E" w:rsidP="00DA65D2">
      <w:pPr>
        <w:pStyle w:val="SDcomments"/>
        <w:ind w:firstLine="0"/>
        <w:rPr>
          <w:ins w:id="6999" w:author="N F" w:date="2023-08-07T19:26:00Z"/>
          <w:rFonts w:cs="Times New Roman"/>
          <w:b/>
          <w:bCs/>
          <w:color w:val="000000" w:themeColor="text1"/>
          <w:rPrChange w:id="7000" w:author="N F" w:date="2023-12-05T03:08:00Z">
            <w:rPr>
              <w:ins w:id="7001" w:author="N F" w:date="2023-08-07T19:26:00Z"/>
            </w:rPr>
          </w:rPrChange>
        </w:rPr>
      </w:pPr>
      <w:r w:rsidRPr="006E6534">
        <w:rPr>
          <w:rFonts w:cs="Times New Roman"/>
          <w:b/>
          <w:bCs/>
          <w:color w:val="000000" w:themeColor="text1"/>
          <w:rPrChange w:id="7002" w:author="N F" w:date="2023-12-05T03:08:00Z">
            <w:rPr>
              <w:i/>
              <w:iCs/>
            </w:rPr>
          </w:rPrChange>
        </w:rPr>
        <w:t>Примечани</w:t>
      </w:r>
      <w:ins w:id="7003" w:author="N F" w:date="2023-08-07T19:26:00Z">
        <w:r w:rsidR="00DA65D2" w:rsidRPr="006E6534">
          <w:rPr>
            <w:rFonts w:cs="Times New Roman"/>
            <w:b/>
            <w:bCs/>
            <w:color w:val="000000" w:themeColor="text1"/>
            <w:rPrChange w:id="7004" w:author="N F" w:date="2023-12-05T03:08:00Z">
              <w:rPr>
                <w:i/>
                <w:iCs/>
              </w:rPr>
            </w:rPrChange>
          </w:rPr>
          <w:t>е</w:t>
        </w:r>
      </w:ins>
      <w:del w:id="7005" w:author="N F" w:date="2023-08-07T19:26:00Z">
        <w:r w:rsidRPr="006E6534" w:rsidDel="00DA65D2">
          <w:rPr>
            <w:rFonts w:cs="Times New Roman"/>
            <w:b/>
            <w:bCs/>
            <w:color w:val="000000" w:themeColor="text1"/>
            <w:rPrChange w:id="7006" w:author="N F" w:date="2023-12-05T03:08:00Z">
              <w:rPr>
                <w:i/>
                <w:iCs/>
              </w:rPr>
            </w:rPrChange>
          </w:rPr>
          <w:delText>я</w:delText>
        </w:r>
      </w:del>
      <w:r w:rsidRPr="006E6534">
        <w:rPr>
          <w:rFonts w:cs="Times New Roman"/>
          <w:b/>
          <w:bCs/>
          <w:color w:val="000000" w:themeColor="text1"/>
          <w:rPrChange w:id="7007" w:author="N F" w:date="2023-12-05T03:08:00Z">
            <w:rPr>
              <w:i/>
              <w:iCs/>
            </w:rPr>
          </w:rPrChange>
        </w:rPr>
        <w:t>:</w:t>
      </w:r>
      <w:r w:rsidRPr="006E6534">
        <w:rPr>
          <w:rFonts w:cs="Times New Roman"/>
          <w:b/>
          <w:bCs/>
          <w:color w:val="000000" w:themeColor="text1"/>
          <w:rPrChange w:id="7008" w:author="N F" w:date="2023-12-05T03:08:00Z">
            <w:rPr/>
          </w:rPrChange>
        </w:rPr>
        <w:t xml:space="preserve"> </w:t>
      </w:r>
    </w:p>
    <w:p w14:paraId="5459F7AC" w14:textId="252B908C" w:rsidR="0026648E" w:rsidRPr="006E6534" w:rsidDel="00CC1B33" w:rsidRDefault="0026648E">
      <w:pPr>
        <w:pStyle w:val="SDcomments"/>
        <w:ind w:firstLine="0"/>
        <w:rPr>
          <w:del w:id="7009" w:author="Barshadskaya, Yuliya" w:date="2024-01-13T19:21:00Z"/>
          <w:rFonts w:cs="Times New Roman"/>
          <w:color w:val="000000" w:themeColor="text1"/>
          <w:rPrChange w:id="7010" w:author="N F" w:date="2023-12-05T03:08:00Z">
            <w:rPr>
              <w:del w:id="7011" w:author="Barshadskaya, Yuliya" w:date="2024-01-13T19:21:00Z"/>
              <w:rFonts w:cs="Times New Roman"/>
            </w:rPr>
          </w:rPrChange>
        </w:rPr>
        <w:pPrChange w:id="7012" w:author="N F" w:date="2023-08-07T19:26:00Z">
          <w:pPr>
            <w:pStyle w:val="SDcomments"/>
          </w:pPr>
        </w:pPrChange>
      </w:pPr>
      <w:r w:rsidRPr="006E6534">
        <w:rPr>
          <w:rFonts w:cs="Times New Roman"/>
          <w:color w:val="000000" w:themeColor="text1"/>
          <w:lang w:val="en-US"/>
          <w:rPrChange w:id="7013" w:author="N F" w:date="2023-12-05T03:08:00Z">
            <w:rPr>
              <w:rFonts w:cs="Times New Roman"/>
              <w:lang w:val="en-US"/>
            </w:rPr>
          </w:rPrChange>
        </w:rPr>
        <w:t>Response</w:t>
      </w:r>
      <w:r w:rsidRPr="006E6534">
        <w:rPr>
          <w:rFonts w:cs="Times New Roman"/>
          <w:color w:val="000000" w:themeColor="text1"/>
          <w:rPrChange w:id="7014" w:author="N F" w:date="2023-12-05T03:08:00Z">
            <w:rPr>
              <w:rFonts w:cs="Times New Roman"/>
            </w:rPr>
          </w:rPrChange>
        </w:rPr>
        <w:t xml:space="preserve"> (% </w:t>
      </w:r>
      <w:r w:rsidRPr="006E6534">
        <w:rPr>
          <w:rFonts w:cs="Times New Roman"/>
          <w:color w:val="000000" w:themeColor="text1"/>
          <w:lang w:val="en-US"/>
          <w:rPrChange w:id="7015" w:author="N F" w:date="2023-12-05T03:08:00Z">
            <w:rPr>
              <w:rFonts w:cs="Times New Roman"/>
              <w:lang w:val="en-US"/>
            </w:rPr>
          </w:rPrChange>
        </w:rPr>
        <w:t>control</w:t>
      </w:r>
      <w:r w:rsidRPr="006E6534">
        <w:rPr>
          <w:rFonts w:cs="Times New Roman"/>
          <w:color w:val="000000" w:themeColor="text1"/>
          <w:rPrChange w:id="7016" w:author="N F" w:date="2023-12-05T03:08:00Z">
            <w:rPr>
              <w:rFonts w:cs="Times New Roman"/>
            </w:rPr>
          </w:rPrChange>
        </w:rPr>
        <w:t>) – выраженность ответа</w:t>
      </w:r>
      <w:r w:rsidR="00C576C8" w:rsidRPr="006E6534">
        <w:rPr>
          <w:rFonts w:cs="Times New Roman"/>
          <w:color w:val="000000" w:themeColor="text1"/>
          <w:rPrChange w:id="7017" w:author="N F" w:date="2023-12-05T03:08:00Z">
            <w:rPr>
              <w:rFonts w:cs="Times New Roman"/>
            </w:rPr>
          </w:rPrChange>
        </w:rPr>
        <w:t xml:space="preserve"> относительно контрольного значения, %</w:t>
      </w:r>
      <w:r w:rsidRPr="006E6534">
        <w:rPr>
          <w:rFonts w:cs="Times New Roman"/>
          <w:color w:val="000000" w:themeColor="text1"/>
          <w:rPrChange w:id="7018" w:author="N F" w:date="2023-12-05T03:08:00Z">
            <w:rPr>
              <w:rFonts w:cs="Times New Roman"/>
            </w:rPr>
          </w:rPrChange>
        </w:rPr>
        <w:t>; [</w:t>
      </w:r>
      <w:r w:rsidRPr="006E6534">
        <w:rPr>
          <w:rFonts w:cs="Times New Roman"/>
          <w:color w:val="000000" w:themeColor="text1"/>
          <w:lang w:val="en-US"/>
          <w:rPrChange w:id="7019" w:author="N F" w:date="2023-12-05T03:08:00Z">
            <w:rPr>
              <w:rFonts w:cs="Times New Roman"/>
              <w:lang w:val="en-US"/>
            </w:rPr>
          </w:rPrChange>
        </w:rPr>
        <w:t>AZD</w:t>
      </w:r>
      <w:r w:rsidRPr="006E6534">
        <w:rPr>
          <w:rFonts w:cs="Times New Roman"/>
          <w:color w:val="000000" w:themeColor="text1"/>
          <w:rPrChange w:id="7020" w:author="N F" w:date="2023-12-05T03:08:00Z">
            <w:rPr>
              <w:rFonts w:cs="Times New Roman"/>
            </w:rPr>
          </w:rPrChange>
        </w:rPr>
        <w:t>9291] (µ</w:t>
      </w:r>
      <w:r w:rsidRPr="006E6534">
        <w:rPr>
          <w:rFonts w:cs="Times New Roman"/>
          <w:color w:val="000000" w:themeColor="text1"/>
          <w:lang w:val="en-US"/>
          <w:rPrChange w:id="7021" w:author="N F" w:date="2023-12-05T03:08:00Z">
            <w:rPr>
              <w:rFonts w:cs="Times New Roman"/>
              <w:lang w:val="en-US"/>
            </w:rPr>
          </w:rPrChange>
        </w:rPr>
        <w:t>M</w:t>
      </w:r>
      <w:r w:rsidRPr="006E6534">
        <w:rPr>
          <w:rFonts w:cs="Times New Roman"/>
          <w:color w:val="000000" w:themeColor="text1"/>
          <w:rPrChange w:id="7022" w:author="N F" w:date="2023-12-05T03:08:00Z">
            <w:rPr>
              <w:rFonts w:cs="Times New Roman"/>
            </w:rPr>
          </w:rPrChange>
        </w:rPr>
        <w:t xml:space="preserve">) – </w:t>
      </w:r>
      <w:r w:rsidR="00C576C8" w:rsidRPr="006E6534">
        <w:rPr>
          <w:rFonts w:cs="Times New Roman"/>
          <w:color w:val="000000" w:themeColor="text1"/>
          <w:rPrChange w:id="7023" w:author="N F" w:date="2023-12-05T03:08:00Z">
            <w:rPr>
              <w:rFonts w:cs="Times New Roman"/>
            </w:rPr>
          </w:rPrChange>
        </w:rPr>
        <w:t>концентрация осимертиниба, мкмоль/л</w:t>
      </w:r>
      <w:r w:rsidRPr="006E6534">
        <w:rPr>
          <w:rFonts w:cs="Times New Roman"/>
          <w:color w:val="000000" w:themeColor="text1"/>
          <w:rPrChange w:id="7024" w:author="N F" w:date="2023-12-05T03:08:00Z">
            <w:rPr>
              <w:rFonts w:cs="Times New Roman"/>
            </w:rPr>
          </w:rPrChange>
        </w:rPr>
        <w:t>; данные представлены в виде индивидуальных значений экспериментов, выполненных в трипликатах.</w:t>
      </w:r>
    </w:p>
    <w:p w14:paraId="3788C044" w14:textId="77777777" w:rsidR="00C576C8" w:rsidRPr="00CC1B33" w:rsidRDefault="00C576C8">
      <w:pPr>
        <w:pStyle w:val="SDcomments"/>
        <w:ind w:firstLine="0"/>
        <w:pPrChange w:id="7025" w:author="Barshadskaya, Yuliya" w:date="2024-01-13T19:21:00Z">
          <w:pPr/>
        </w:pPrChange>
      </w:pPr>
    </w:p>
    <w:p w14:paraId="291EEFAD" w14:textId="77777777" w:rsidR="00B8644E" w:rsidRDefault="00B8644E">
      <w:pPr>
        <w:spacing w:after="0" w:line="240" w:lineRule="auto"/>
        <w:rPr>
          <w:ins w:id="7026" w:author="Barshadskaya, Yuliya" w:date="2024-02-22T23:43:00Z"/>
          <w:rFonts w:cs="Times New Roman"/>
          <w:color w:val="000000" w:themeColor="text1"/>
        </w:rPr>
        <w:pPrChange w:id="7027" w:author="Barshadskaya, Yuliya" w:date="2024-01-13T19:21:00Z">
          <w:pPr/>
        </w:pPrChange>
      </w:pPr>
    </w:p>
    <w:p w14:paraId="686235E4" w14:textId="4190481F" w:rsidR="00057FA2" w:rsidRPr="006E6534" w:rsidRDefault="005B09D0">
      <w:pPr>
        <w:spacing w:after="0" w:line="240" w:lineRule="auto"/>
        <w:rPr>
          <w:rFonts w:cs="Times New Roman"/>
          <w:color w:val="000000" w:themeColor="text1"/>
          <w:rPrChange w:id="7028" w:author="N F" w:date="2023-12-05T03:08:00Z">
            <w:rPr>
              <w:rFonts w:cs="Times New Roman"/>
            </w:rPr>
          </w:rPrChange>
        </w:rPr>
        <w:pPrChange w:id="7029" w:author="Barshadskaya, Yuliya" w:date="2024-01-13T19:21:00Z">
          <w:pPr/>
        </w:pPrChange>
      </w:pPr>
      <w:r w:rsidRPr="006E6534">
        <w:rPr>
          <w:rFonts w:cs="Times New Roman"/>
          <w:color w:val="000000" w:themeColor="text1"/>
          <w:rPrChange w:id="7030" w:author="N F" w:date="2023-12-05T03:08:00Z">
            <w:rPr>
              <w:rFonts w:cs="Times New Roman"/>
            </w:rPr>
          </w:rPrChange>
        </w:rPr>
        <w:t>Авторы отмечают</w:t>
      </w:r>
      <w:r w:rsidR="00E22173" w:rsidRPr="006E6534">
        <w:rPr>
          <w:rFonts w:cs="Times New Roman"/>
          <w:color w:val="000000" w:themeColor="text1"/>
          <w:rPrChange w:id="7031" w:author="N F" w:date="2023-12-05T03:08:00Z">
            <w:rPr>
              <w:rFonts w:cs="Times New Roman"/>
            </w:rPr>
          </w:rPrChange>
        </w:rPr>
        <w:t xml:space="preserve">, что эта оценка </w:t>
      </w:r>
      <w:r w:rsidR="0038531B" w:rsidRPr="006E6534">
        <w:rPr>
          <w:rFonts w:cs="Times New Roman"/>
          <w:color w:val="000000" w:themeColor="text1"/>
          <w:lang w:val="en-US"/>
          <w:rPrChange w:id="7032" w:author="N F" w:date="2023-12-05T03:08:00Z">
            <w:rPr>
              <w:rFonts w:cs="Times New Roman"/>
              <w:lang w:val="en-US"/>
            </w:rPr>
          </w:rPrChange>
        </w:rPr>
        <w:t>IC</w:t>
      </w:r>
      <w:r w:rsidR="0038531B" w:rsidRPr="006E6534">
        <w:rPr>
          <w:rFonts w:cs="Times New Roman"/>
          <w:color w:val="000000" w:themeColor="text1"/>
          <w:vertAlign w:val="subscript"/>
          <w:rPrChange w:id="7033" w:author="N F" w:date="2023-12-05T03:08:00Z">
            <w:rPr>
              <w:rFonts w:cs="Times New Roman"/>
              <w:vertAlign w:val="subscript"/>
            </w:rPr>
          </w:rPrChange>
        </w:rPr>
        <w:t>50</w:t>
      </w:r>
      <w:r w:rsidR="0038531B" w:rsidRPr="006E6534">
        <w:rPr>
          <w:rFonts w:cs="Times New Roman"/>
          <w:color w:val="000000" w:themeColor="text1"/>
          <w:rPrChange w:id="7034" w:author="N F" w:date="2023-12-05T03:08:00Z">
            <w:rPr>
              <w:rFonts w:cs="Times New Roman"/>
            </w:rPr>
          </w:rPrChange>
        </w:rPr>
        <w:t xml:space="preserve"> осимертиниба в отношении </w:t>
      </w:r>
      <w:r w:rsidR="00E22173" w:rsidRPr="006E6534">
        <w:rPr>
          <w:rFonts w:cs="Times New Roman"/>
          <w:color w:val="000000" w:themeColor="text1"/>
          <w:lang w:val="en-US"/>
          <w:rPrChange w:id="7035" w:author="N F" w:date="2023-12-05T03:08:00Z">
            <w:rPr>
              <w:rFonts w:cs="Times New Roman"/>
              <w:lang w:val="en-US"/>
            </w:rPr>
          </w:rPrChange>
        </w:rPr>
        <w:t>hERG</w:t>
      </w:r>
      <w:r w:rsidR="00E22173" w:rsidRPr="006E6534">
        <w:rPr>
          <w:rFonts w:cs="Times New Roman"/>
          <w:color w:val="000000" w:themeColor="text1"/>
          <w:rPrChange w:id="7036" w:author="N F" w:date="2023-12-05T03:08:00Z">
            <w:rPr>
              <w:rFonts w:cs="Times New Roman"/>
            </w:rPr>
          </w:rPrChange>
        </w:rPr>
        <w:t xml:space="preserve"> была скорректирована с использованием фактической концентрации перфузата, измеренной в испытуемых растворах</w:t>
      </w:r>
      <w:r w:rsidR="0044013F" w:rsidRPr="006E6534">
        <w:rPr>
          <w:rFonts w:cs="Times New Roman"/>
          <w:color w:val="000000" w:themeColor="text1"/>
          <w:rPrChange w:id="7037" w:author="N F" w:date="2023-12-05T03:08:00Z">
            <w:rPr>
              <w:rFonts w:cs="Times New Roman"/>
            </w:rPr>
          </w:rPrChange>
        </w:rPr>
        <w:t>. Согласно корректировке</w:t>
      </w:r>
      <w:r w:rsidR="00721FE8" w:rsidRPr="006E6534">
        <w:rPr>
          <w:rFonts w:cs="Times New Roman"/>
          <w:color w:val="000000" w:themeColor="text1"/>
          <w:rPrChange w:id="7038" w:author="N F" w:date="2023-12-05T03:08:00Z">
            <w:rPr>
              <w:rFonts w:cs="Times New Roman"/>
            </w:rPr>
          </w:rPrChange>
        </w:rPr>
        <w:t>,</w:t>
      </w:r>
      <w:r w:rsidR="0044013F" w:rsidRPr="006E6534">
        <w:rPr>
          <w:rFonts w:cs="Times New Roman"/>
          <w:color w:val="000000" w:themeColor="text1"/>
          <w:rPrChange w:id="7039" w:author="N F" w:date="2023-12-05T03:08:00Z">
            <w:rPr>
              <w:rFonts w:cs="Times New Roman"/>
            </w:rPr>
          </w:rPrChange>
        </w:rPr>
        <w:t xml:space="preserve"> </w:t>
      </w:r>
      <w:r w:rsidR="00E22173" w:rsidRPr="006E6534">
        <w:rPr>
          <w:rFonts w:cs="Times New Roman"/>
          <w:color w:val="000000" w:themeColor="text1"/>
          <w:rPrChange w:id="7040" w:author="N F" w:date="2023-12-05T03:08:00Z">
            <w:rPr>
              <w:rFonts w:cs="Times New Roman"/>
            </w:rPr>
          </w:rPrChange>
        </w:rPr>
        <w:t xml:space="preserve">клетки подвергались воздействию концентраций от 44,9% до 66,0% от номинальной в оцениваемом диапазоне. </w:t>
      </w:r>
      <w:r w:rsidR="00721FE8" w:rsidRPr="006E6534">
        <w:rPr>
          <w:rFonts w:cs="Times New Roman"/>
          <w:color w:val="000000" w:themeColor="text1"/>
          <w:rPrChange w:id="7041" w:author="N F" w:date="2023-12-05T03:08:00Z">
            <w:rPr>
              <w:rFonts w:cs="Times New Roman"/>
            </w:rPr>
          </w:rPrChange>
        </w:rPr>
        <w:t>Авторы сочли</w:t>
      </w:r>
      <w:r w:rsidR="00E22173" w:rsidRPr="006E6534">
        <w:rPr>
          <w:rFonts w:cs="Times New Roman"/>
          <w:color w:val="000000" w:themeColor="text1"/>
          <w:rPrChange w:id="7042" w:author="N F" w:date="2023-12-05T03:08:00Z">
            <w:rPr>
              <w:rFonts w:cs="Times New Roman"/>
            </w:rPr>
          </w:rPrChange>
        </w:rPr>
        <w:t xml:space="preserve">, что это снижение тестируемой концентрации является результатом адсорбции лекарственного средства к клетке и/или аппарату перфузионной культуры. Основываясь на </w:t>
      </w:r>
      <w:r w:rsidR="00721FE8" w:rsidRPr="006E6534">
        <w:rPr>
          <w:rFonts w:cs="Times New Roman"/>
          <w:color w:val="000000" w:themeColor="text1"/>
          <w:rPrChange w:id="7043" w:author="N F" w:date="2023-12-05T03:08:00Z">
            <w:rPr>
              <w:rFonts w:cs="Times New Roman"/>
            </w:rPr>
          </w:rPrChange>
        </w:rPr>
        <w:t>полученной</w:t>
      </w:r>
      <w:r w:rsidR="00E22173" w:rsidRPr="006E6534">
        <w:rPr>
          <w:rFonts w:cs="Times New Roman"/>
          <w:color w:val="000000" w:themeColor="text1"/>
          <w:rPrChange w:id="7044" w:author="N F" w:date="2023-12-05T03:08:00Z">
            <w:rPr>
              <w:rFonts w:cs="Times New Roman"/>
            </w:rPr>
          </w:rPrChange>
        </w:rPr>
        <w:t xml:space="preserve"> </w:t>
      </w:r>
      <w:r w:rsidR="00E22173" w:rsidRPr="006E6534">
        <w:rPr>
          <w:rFonts w:cs="Times New Roman"/>
          <w:color w:val="000000" w:themeColor="text1"/>
          <w:lang w:val="en-US"/>
          <w:rPrChange w:id="7045" w:author="N F" w:date="2023-12-05T03:08:00Z">
            <w:rPr>
              <w:rFonts w:cs="Times New Roman"/>
              <w:lang w:val="en-US"/>
            </w:rPr>
          </w:rPrChange>
        </w:rPr>
        <w:t>IC</w:t>
      </w:r>
      <w:r w:rsidR="00E22173" w:rsidRPr="006E6534">
        <w:rPr>
          <w:rFonts w:cs="Times New Roman"/>
          <w:color w:val="000000" w:themeColor="text1"/>
          <w:vertAlign w:val="subscript"/>
          <w:rPrChange w:id="7046" w:author="N F" w:date="2023-12-05T03:08:00Z">
            <w:rPr>
              <w:rFonts w:cs="Times New Roman"/>
              <w:vertAlign w:val="subscript"/>
            </w:rPr>
          </w:rPrChange>
        </w:rPr>
        <w:t>50</w:t>
      </w:r>
      <w:r w:rsidR="00E22173" w:rsidRPr="006E6534">
        <w:rPr>
          <w:rFonts w:cs="Times New Roman"/>
          <w:color w:val="000000" w:themeColor="text1"/>
          <w:rPrChange w:id="7047" w:author="N F" w:date="2023-12-05T03:08:00Z">
            <w:rPr>
              <w:rFonts w:cs="Times New Roman"/>
            </w:rPr>
          </w:rPrChange>
        </w:rPr>
        <w:t>,</w:t>
      </w:r>
      <w:r w:rsidR="00721FE8" w:rsidRPr="006E6534">
        <w:rPr>
          <w:rFonts w:cs="Times New Roman"/>
          <w:color w:val="000000" w:themeColor="text1"/>
          <w:rPrChange w:id="7048" w:author="N F" w:date="2023-12-05T03:08:00Z">
            <w:rPr>
              <w:rFonts w:cs="Times New Roman"/>
            </w:rPr>
          </w:rPrChange>
        </w:rPr>
        <w:t xml:space="preserve"> заключили, что</w:t>
      </w:r>
      <w:r w:rsidR="00E22173" w:rsidRPr="006E6534">
        <w:rPr>
          <w:rFonts w:cs="Times New Roman"/>
          <w:color w:val="000000" w:themeColor="text1"/>
          <w:rPrChange w:id="7049" w:author="N F" w:date="2023-12-05T03:08:00Z">
            <w:rPr>
              <w:rFonts w:cs="Times New Roman"/>
            </w:rPr>
          </w:rPrChange>
        </w:rPr>
        <w:t xml:space="preserve"> существует некоторый потенциал для ингибирования </w:t>
      </w:r>
      <w:r w:rsidR="00E22173" w:rsidRPr="006E6534">
        <w:rPr>
          <w:rFonts w:cs="Times New Roman"/>
          <w:color w:val="000000" w:themeColor="text1"/>
          <w:lang w:val="en-US"/>
          <w:rPrChange w:id="7050" w:author="N F" w:date="2023-12-05T03:08:00Z">
            <w:rPr>
              <w:rFonts w:cs="Times New Roman"/>
              <w:lang w:val="en-US"/>
            </w:rPr>
          </w:rPrChange>
        </w:rPr>
        <w:t>hERG</w:t>
      </w:r>
      <w:r w:rsidR="00E22173" w:rsidRPr="006E6534">
        <w:rPr>
          <w:rFonts w:cs="Times New Roman"/>
          <w:color w:val="000000" w:themeColor="text1"/>
          <w:rPrChange w:id="7051" w:author="N F" w:date="2023-12-05T03:08:00Z">
            <w:rPr>
              <w:rFonts w:cs="Times New Roman"/>
            </w:rPr>
          </w:rPrChange>
        </w:rPr>
        <w:t xml:space="preserve"> при клинической </w:t>
      </w:r>
      <w:r w:rsidR="00E22173" w:rsidRPr="006E6534">
        <w:rPr>
          <w:rFonts w:cs="Times New Roman"/>
          <w:color w:val="000000" w:themeColor="text1"/>
          <w:lang w:val="en-US"/>
          <w:rPrChange w:id="7052" w:author="N F" w:date="2023-12-05T03:08:00Z">
            <w:rPr>
              <w:rFonts w:cs="Times New Roman"/>
              <w:lang w:val="en-US"/>
            </w:rPr>
          </w:rPrChange>
        </w:rPr>
        <w:t>C</w:t>
      </w:r>
      <w:r w:rsidR="00E22173" w:rsidRPr="006E6534">
        <w:rPr>
          <w:rFonts w:cs="Times New Roman"/>
          <w:color w:val="000000" w:themeColor="text1"/>
          <w:vertAlign w:val="subscript"/>
          <w:lang w:val="en-US"/>
          <w:rPrChange w:id="7053" w:author="N F" w:date="2023-12-05T03:08:00Z">
            <w:rPr>
              <w:rFonts w:cs="Times New Roman"/>
              <w:vertAlign w:val="subscript"/>
              <w:lang w:val="en-US"/>
            </w:rPr>
          </w:rPrChange>
        </w:rPr>
        <w:t>max</w:t>
      </w:r>
      <w:r w:rsidR="00A94204" w:rsidRPr="006E6534">
        <w:rPr>
          <w:rFonts w:cs="Times New Roman"/>
          <w:color w:val="000000" w:themeColor="text1"/>
          <w:rPrChange w:id="7054" w:author="N F" w:date="2023-12-05T03:08:00Z">
            <w:rPr>
              <w:rFonts w:cs="Times New Roman"/>
            </w:rPr>
          </w:rPrChange>
        </w:rPr>
        <w:t>,</w:t>
      </w:r>
      <w:r w:rsidR="00B25A33" w:rsidRPr="006E6534">
        <w:rPr>
          <w:rFonts w:cs="Times New Roman"/>
          <w:color w:val="000000" w:themeColor="text1"/>
          <w:rPrChange w:id="7055" w:author="N F" w:date="2023-12-05T03:08:00Z">
            <w:rPr>
              <w:rFonts w:cs="Times New Roman"/>
            </w:rPr>
          </w:rPrChange>
        </w:rPr>
        <w:t xml:space="preserve"> составляющей</w:t>
      </w:r>
      <w:r w:rsidR="00E22173" w:rsidRPr="006E6534">
        <w:rPr>
          <w:rFonts w:cs="Times New Roman"/>
          <w:color w:val="000000" w:themeColor="text1"/>
          <w:rPrChange w:id="7056" w:author="N F" w:date="2023-12-05T03:08:00Z">
            <w:rPr>
              <w:rFonts w:cs="Times New Roman"/>
            </w:rPr>
          </w:rPrChange>
        </w:rPr>
        <w:t xml:space="preserve"> 0,5 </w:t>
      </w:r>
      <w:r w:rsidR="00B25A33" w:rsidRPr="006E6534">
        <w:rPr>
          <w:rFonts w:cs="Times New Roman"/>
          <w:color w:val="000000" w:themeColor="text1"/>
          <w:rPrChange w:id="7057" w:author="N F" w:date="2023-12-05T03:08:00Z">
            <w:rPr>
              <w:rFonts w:cs="Times New Roman"/>
            </w:rPr>
          </w:rPrChange>
        </w:rPr>
        <w:t>мкмоль/л</w:t>
      </w:r>
      <w:r w:rsidR="00B076FD" w:rsidRPr="006E6534">
        <w:rPr>
          <w:rFonts w:cs="Times New Roman"/>
          <w:color w:val="000000" w:themeColor="text1"/>
          <w:rPrChange w:id="7058" w:author="N F" w:date="2023-12-05T03:08:00Z">
            <w:rPr>
              <w:rFonts w:cs="Times New Roman"/>
            </w:rPr>
          </w:rPrChange>
        </w:rPr>
        <w:t>. П</w:t>
      </w:r>
      <w:r w:rsidR="00E22173" w:rsidRPr="006E6534">
        <w:rPr>
          <w:rFonts w:cs="Times New Roman"/>
          <w:color w:val="000000" w:themeColor="text1"/>
          <w:rPrChange w:id="7059" w:author="N F" w:date="2023-12-05T03:08:00Z">
            <w:rPr>
              <w:rFonts w:cs="Times New Roman"/>
            </w:rPr>
          </w:rPrChange>
        </w:rPr>
        <w:t>оскольку свойства осимертиниба связываться с белками плазмы</w:t>
      </w:r>
      <w:r w:rsidR="00B076FD" w:rsidRPr="006E6534">
        <w:rPr>
          <w:rFonts w:cs="Times New Roman"/>
          <w:color w:val="000000" w:themeColor="text1"/>
          <w:rPrChange w:id="7060" w:author="N F" w:date="2023-12-05T03:08:00Z">
            <w:rPr>
              <w:rFonts w:cs="Times New Roman"/>
            </w:rPr>
          </w:rPrChange>
        </w:rPr>
        <w:t xml:space="preserve"> в данном исследовании</w:t>
      </w:r>
      <w:r w:rsidR="00E22173" w:rsidRPr="006E6534">
        <w:rPr>
          <w:rFonts w:cs="Times New Roman"/>
          <w:color w:val="000000" w:themeColor="text1"/>
          <w:rPrChange w:id="7061" w:author="N F" w:date="2023-12-05T03:08:00Z">
            <w:rPr>
              <w:rFonts w:cs="Times New Roman"/>
            </w:rPr>
          </w:rPrChange>
        </w:rPr>
        <w:t xml:space="preserve"> не были охарактеризованы, степень, в которой </w:t>
      </w:r>
      <w:r w:rsidR="00B076FD" w:rsidRPr="006E6534">
        <w:rPr>
          <w:rFonts w:cs="Times New Roman"/>
          <w:color w:val="000000" w:themeColor="text1"/>
          <w:rPrChange w:id="7062" w:author="N F" w:date="2023-12-05T03:08:00Z">
            <w:rPr>
              <w:rFonts w:cs="Times New Roman"/>
            </w:rPr>
          </w:rPrChange>
        </w:rPr>
        <w:t>наблюдаемые изменения</w:t>
      </w:r>
      <w:r w:rsidR="00E22173" w:rsidRPr="006E6534">
        <w:rPr>
          <w:rFonts w:cs="Times New Roman"/>
          <w:color w:val="000000" w:themeColor="text1"/>
          <w:rPrChange w:id="7063" w:author="N F" w:date="2023-12-05T03:08:00Z">
            <w:rPr>
              <w:rFonts w:cs="Times New Roman"/>
            </w:rPr>
          </w:rPrChange>
        </w:rPr>
        <w:t xml:space="preserve"> представля</w:t>
      </w:r>
      <w:r w:rsidR="00B076FD" w:rsidRPr="006E6534">
        <w:rPr>
          <w:rFonts w:cs="Times New Roman"/>
          <w:color w:val="000000" w:themeColor="text1"/>
          <w:rPrChange w:id="7064" w:author="N F" w:date="2023-12-05T03:08:00Z">
            <w:rPr>
              <w:rFonts w:cs="Times New Roman"/>
            </w:rPr>
          </w:rPrChange>
        </w:rPr>
        <w:t>ют</w:t>
      </w:r>
      <w:r w:rsidR="00E22173" w:rsidRPr="006E6534">
        <w:rPr>
          <w:rFonts w:cs="Times New Roman"/>
          <w:color w:val="000000" w:themeColor="text1"/>
          <w:rPrChange w:id="7065" w:author="N F" w:date="2023-12-05T03:08:00Z">
            <w:rPr>
              <w:rFonts w:cs="Times New Roman"/>
            </w:rPr>
          </w:rPrChange>
        </w:rPr>
        <w:t xml:space="preserve"> собой клинически значимый риск, неясна</w:t>
      </w:r>
      <w:r w:rsidR="009E14C8" w:rsidRPr="006E6534">
        <w:rPr>
          <w:rFonts w:cs="Times New Roman"/>
          <w:color w:val="000000" w:themeColor="text1"/>
          <w:rPrChange w:id="7066" w:author="N F" w:date="2023-12-05T03:08:00Z">
            <w:rPr>
              <w:rFonts w:cs="Times New Roman"/>
            </w:rPr>
          </w:rPrChange>
        </w:rPr>
        <w:t xml:space="preserve"> </w:t>
      </w:r>
      <w:ins w:id="7067" w:author="Barshadskaya, Yuliya" w:date="2024-01-13T19:21:00Z">
        <w:r w:rsidR="00CC1B33" w:rsidRPr="0001519A">
          <w:rPr>
            <w:rFonts w:cs="Times New Roman"/>
            <w:color w:val="000000" w:themeColor="text1"/>
            <w:lang w:val="en-US"/>
          </w:rPr>
          <w:fldChar w:fldCharType="begin"/>
        </w:r>
        <w:r w:rsidR="00CC1B33"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CC1B33" w:rsidRPr="0001519A">
          <w:rPr>
            <w:rFonts w:cs="Times New Roman"/>
            <w:color w:val="000000" w:themeColor="text1"/>
            <w:lang w:val="en-US"/>
          </w:rPr>
          <w:fldChar w:fldCharType="separate"/>
        </w:r>
        <w:r w:rsidR="00CC1B33" w:rsidRPr="0018315E">
          <w:rPr>
            <w:rFonts w:cs="Times New Roman"/>
            <w:color w:val="000000" w:themeColor="text1"/>
          </w:rPr>
          <w:t>[</w:t>
        </w:r>
      </w:ins>
      <w:ins w:id="7068" w:author="Barshadskaya, Yuliya" w:date="2024-02-22T23:43:00Z">
        <w:r w:rsidR="00B8644E">
          <w:rPr>
            <w:rFonts w:cs="Times New Roman"/>
            <w:color w:val="000000" w:themeColor="text1"/>
          </w:rPr>
          <w:t>1</w:t>
        </w:r>
      </w:ins>
      <w:ins w:id="7069" w:author="Barshadskaya, Yuliya" w:date="2024-01-13T19:21:00Z">
        <w:r w:rsidR="00CC1B33" w:rsidRPr="00DD38F1">
          <w:rPr>
            <w:rFonts w:cs="Times New Roman"/>
            <w:color w:val="000000" w:themeColor="text1"/>
          </w:rPr>
          <w:t>]</w:t>
        </w:r>
        <w:r w:rsidR="00CC1B33" w:rsidRPr="0001519A">
          <w:rPr>
            <w:rFonts w:cs="Times New Roman"/>
            <w:color w:val="000000" w:themeColor="text1"/>
            <w:lang w:val="en-US"/>
          </w:rPr>
          <w:fldChar w:fldCharType="end"/>
        </w:r>
      </w:ins>
      <w:del w:id="7070" w:author="Barshadskaya, Yuliya" w:date="2024-01-13T19:21:00Z">
        <w:r w:rsidR="00057FA2" w:rsidRPr="006E6534" w:rsidDel="00CC1B33">
          <w:rPr>
            <w:rFonts w:cs="Times New Roman"/>
            <w:color w:val="000000" w:themeColor="text1"/>
            <w:lang w:val="en-US"/>
            <w:rPrChange w:id="7071" w:author="N F" w:date="2023-12-05T03:08:00Z">
              <w:rPr>
                <w:rFonts w:cs="Times New Roman"/>
                <w:lang w:val="en-US"/>
              </w:rPr>
            </w:rPrChange>
          </w:rPr>
          <w:fldChar w:fldCharType="begin"/>
        </w:r>
        <w:r w:rsidR="00AE1425" w:rsidRPr="006E6534" w:rsidDel="00CC1B33">
          <w:rPr>
            <w:rFonts w:cs="Times New Roman"/>
            <w:color w:val="000000" w:themeColor="text1"/>
            <w:rPrChange w:id="7072" w:author="N F" w:date="2023-12-05T03:08:00Z">
              <w:rPr>
                <w:rFonts w:cs="Times New Roman"/>
              </w:rPr>
            </w:rPrChange>
          </w:rPr>
          <w:delInstrText xml:space="preserve"> </w:delInstrText>
        </w:r>
        <w:r w:rsidR="00AE1425" w:rsidRPr="006E6534" w:rsidDel="00CC1B33">
          <w:rPr>
            <w:rFonts w:cs="Times New Roman"/>
            <w:color w:val="000000" w:themeColor="text1"/>
            <w:lang w:val="en-US"/>
            <w:rPrChange w:id="7073" w:author="N F" w:date="2023-12-05T03:08:00Z">
              <w:rPr>
                <w:rFonts w:cs="Times New Roman"/>
                <w:lang w:val="en-US"/>
              </w:rPr>
            </w:rPrChange>
          </w:rPr>
          <w:delInstrText>ADDIN</w:delInstrText>
        </w:r>
        <w:r w:rsidR="00AE1425" w:rsidRPr="006E6534" w:rsidDel="00CC1B33">
          <w:rPr>
            <w:rFonts w:cs="Times New Roman"/>
            <w:color w:val="000000" w:themeColor="text1"/>
            <w:rPrChange w:id="7074" w:author="N F" w:date="2023-12-05T03:08:00Z">
              <w:rPr>
                <w:rFonts w:cs="Times New Roman"/>
              </w:rPr>
            </w:rPrChange>
          </w:rPr>
          <w:delInstrText xml:space="preserve"> </w:delInstrText>
        </w:r>
        <w:r w:rsidR="00AE1425" w:rsidRPr="006E6534" w:rsidDel="00CC1B33">
          <w:rPr>
            <w:rFonts w:cs="Times New Roman"/>
            <w:color w:val="000000" w:themeColor="text1"/>
            <w:lang w:val="en-US"/>
            <w:rPrChange w:id="7075" w:author="N F" w:date="2023-12-05T03:08:00Z">
              <w:rPr>
                <w:rFonts w:cs="Times New Roman"/>
                <w:lang w:val="en-US"/>
              </w:rPr>
            </w:rPrChange>
          </w:rPr>
          <w:delInstrText>ZOTERO</w:delInstrText>
        </w:r>
        <w:r w:rsidR="00AE1425" w:rsidRPr="006E6534" w:rsidDel="00CC1B33">
          <w:rPr>
            <w:rFonts w:cs="Times New Roman"/>
            <w:color w:val="000000" w:themeColor="text1"/>
            <w:rPrChange w:id="7076" w:author="N F" w:date="2023-12-05T03:08:00Z">
              <w:rPr>
                <w:rFonts w:cs="Times New Roman"/>
              </w:rPr>
            </w:rPrChange>
          </w:rPr>
          <w:delInstrText>_</w:delInstrText>
        </w:r>
        <w:r w:rsidR="00AE1425" w:rsidRPr="006E6534" w:rsidDel="00CC1B33">
          <w:rPr>
            <w:rFonts w:cs="Times New Roman"/>
            <w:color w:val="000000" w:themeColor="text1"/>
            <w:lang w:val="en-US"/>
            <w:rPrChange w:id="7077" w:author="N F" w:date="2023-12-05T03:08:00Z">
              <w:rPr>
                <w:rFonts w:cs="Times New Roman"/>
                <w:lang w:val="en-US"/>
              </w:rPr>
            </w:rPrChange>
          </w:rPr>
          <w:delInstrText>ITEM</w:delInstrText>
        </w:r>
        <w:r w:rsidR="00AE1425" w:rsidRPr="006E6534" w:rsidDel="00CC1B33">
          <w:rPr>
            <w:rFonts w:cs="Times New Roman"/>
            <w:color w:val="000000" w:themeColor="text1"/>
            <w:rPrChange w:id="7078" w:author="N F" w:date="2023-12-05T03:08:00Z">
              <w:rPr>
                <w:rFonts w:cs="Times New Roman"/>
              </w:rPr>
            </w:rPrChange>
          </w:rPr>
          <w:delInstrText xml:space="preserve"> </w:delInstrText>
        </w:r>
        <w:r w:rsidR="00AE1425" w:rsidRPr="006E6534" w:rsidDel="00CC1B33">
          <w:rPr>
            <w:rFonts w:cs="Times New Roman"/>
            <w:color w:val="000000" w:themeColor="text1"/>
            <w:lang w:val="en-US"/>
            <w:rPrChange w:id="7079" w:author="N F" w:date="2023-12-05T03:08:00Z">
              <w:rPr>
                <w:rFonts w:cs="Times New Roman"/>
                <w:lang w:val="en-US"/>
              </w:rPr>
            </w:rPrChange>
          </w:rPr>
          <w:delInstrText>CSL</w:delInstrText>
        </w:r>
        <w:r w:rsidR="00AE1425" w:rsidRPr="006E6534" w:rsidDel="00CC1B33">
          <w:rPr>
            <w:rFonts w:cs="Times New Roman"/>
            <w:color w:val="000000" w:themeColor="text1"/>
            <w:rPrChange w:id="7080" w:author="N F" w:date="2023-12-05T03:08:00Z">
              <w:rPr>
                <w:rFonts w:cs="Times New Roman"/>
              </w:rPr>
            </w:rPrChange>
          </w:rPr>
          <w:delInstrText>_</w:delInstrText>
        </w:r>
        <w:r w:rsidR="00AE1425" w:rsidRPr="006E6534" w:rsidDel="00CC1B33">
          <w:rPr>
            <w:rFonts w:cs="Times New Roman"/>
            <w:color w:val="000000" w:themeColor="text1"/>
            <w:lang w:val="en-US"/>
            <w:rPrChange w:id="7081" w:author="N F" w:date="2023-12-05T03:08:00Z">
              <w:rPr>
                <w:rFonts w:cs="Times New Roman"/>
                <w:lang w:val="en-US"/>
              </w:rPr>
            </w:rPrChange>
          </w:rPr>
          <w:delInstrText>CITATION</w:delInstrText>
        </w:r>
        <w:r w:rsidR="00AE1425" w:rsidRPr="006E6534" w:rsidDel="00CC1B33">
          <w:rPr>
            <w:rFonts w:cs="Times New Roman"/>
            <w:color w:val="000000" w:themeColor="text1"/>
            <w:rPrChange w:id="7082" w:author="N F" w:date="2023-12-05T03:08:00Z">
              <w:rPr>
                <w:rFonts w:cs="Times New Roman"/>
              </w:rPr>
            </w:rPrChange>
          </w:rPr>
          <w:delInstrText xml:space="preserve"> {"</w:delInstrText>
        </w:r>
        <w:r w:rsidR="00AE1425" w:rsidRPr="006E6534" w:rsidDel="00CC1B33">
          <w:rPr>
            <w:rFonts w:cs="Times New Roman"/>
            <w:color w:val="000000" w:themeColor="text1"/>
            <w:lang w:val="en-US"/>
            <w:rPrChange w:id="7083" w:author="N F" w:date="2023-12-05T03:08:00Z">
              <w:rPr>
                <w:rFonts w:cs="Times New Roman"/>
                <w:lang w:val="en-US"/>
              </w:rPr>
            </w:rPrChange>
          </w:rPr>
          <w:delInstrText>citationID</w:delInstrText>
        </w:r>
        <w:r w:rsidR="00AE1425" w:rsidRPr="006E6534" w:rsidDel="00CC1B33">
          <w:rPr>
            <w:rFonts w:cs="Times New Roman"/>
            <w:color w:val="000000" w:themeColor="text1"/>
            <w:rPrChange w:id="7084" w:author="N F" w:date="2023-12-05T03:08:00Z">
              <w:rPr>
                <w:rFonts w:cs="Times New Roman"/>
              </w:rPr>
            </w:rPrChange>
          </w:rPr>
          <w:delInstrText>":"</w:delInstrText>
        </w:r>
        <w:r w:rsidR="00AE1425" w:rsidRPr="006E6534" w:rsidDel="00CC1B33">
          <w:rPr>
            <w:rFonts w:cs="Times New Roman"/>
            <w:color w:val="000000" w:themeColor="text1"/>
            <w:lang w:val="en-US"/>
            <w:rPrChange w:id="7085" w:author="N F" w:date="2023-12-05T03:08:00Z">
              <w:rPr>
                <w:rFonts w:cs="Times New Roman"/>
                <w:lang w:val="en-US"/>
              </w:rPr>
            </w:rPrChange>
          </w:rPr>
          <w:delInstrText>iWmfkBAL</w:delInstrText>
        </w:r>
        <w:r w:rsidR="00AE1425" w:rsidRPr="006E6534" w:rsidDel="00CC1B33">
          <w:rPr>
            <w:rFonts w:cs="Times New Roman"/>
            <w:color w:val="000000" w:themeColor="text1"/>
            <w:rPrChange w:id="7086" w:author="N F" w:date="2023-12-05T03:08:00Z">
              <w:rPr>
                <w:rFonts w:cs="Times New Roman"/>
              </w:rPr>
            </w:rPrChange>
          </w:rPr>
          <w:delInstrText>","</w:delInstrText>
        </w:r>
        <w:r w:rsidR="00AE1425" w:rsidRPr="006E6534" w:rsidDel="00CC1B33">
          <w:rPr>
            <w:rFonts w:cs="Times New Roman"/>
            <w:color w:val="000000" w:themeColor="text1"/>
            <w:lang w:val="en-US"/>
            <w:rPrChange w:id="7087" w:author="N F" w:date="2023-12-05T03:08:00Z">
              <w:rPr>
                <w:rFonts w:cs="Times New Roman"/>
                <w:lang w:val="en-US"/>
              </w:rPr>
            </w:rPrChange>
          </w:rPr>
          <w:delInstrText>properties</w:delInstrText>
        </w:r>
        <w:r w:rsidR="00AE1425" w:rsidRPr="006E6534" w:rsidDel="00CC1B33">
          <w:rPr>
            <w:rFonts w:cs="Times New Roman"/>
            <w:color w:val="000000" w:themeColor="text1"/>
            <w:rPrChange w:id="7088" w:author="N F" w:date="2023-12-05T03:08:00Z">
              <w:rPr>
                <w:rFonts w:cs="Times New Roman"/>
              </w:rPr>
            </w:rPrChange>
          </w:rPr>
          <w:delInstrText>":{"</w:delInstrText>
        </w:r>
        <w:r w:rsidR="00AE1425" w:rsidRPr="006E6534" w:rsidDel="00CC1B33">
          <w:rPr>
            <w:rFonts w:cs="Times New Roman"/>
            <w:color w:val="000000" w:themeColor="text1"/>
            <w:lang w:val="en-US"/>
            <w:rPrChange w:id="7089" w:author="N F" w:date="2023-12-05T03:08:00Z">
              <w:rPr>
                <w:rFonts w:cs="Times New Roman"/>
                <w:lang w:val="en-US"/>
              </w:rPr>
            </w:rPrChange>
          </w:rPr>
          <w:delInstrText>formattedCitation</w:delInstrText>
        </w:r>
        <w:r w:rsidR="00AE1425" w:rsidRPr="006E6534" w:rsidDel="00CC1B33">
          <w:rPr>
            <w:rFonts w:cs="Times New Roman"/>
            <w:color w:val="000000" w:themeColor="text1"/>
            <w:rPrChange w:id="7090" w:author="N F" w:date="2023-12-05T03:08:00Z">
              <w:rPr>
                <w:rFonts w:cs="Times New Roman"/>
              </w:rPr>
            </w:rPrChange>
          </w:rPr>
          <w:delInstrText>":"(6)","</w:delInstrText>
        </w:r>
        <w:r w:rsidR="00AE1425" w:rsidRPr="006E6534" w:rsidDel="00CC1B33">
          <w:rPr>
            <w:rFonts w:cs="Times New Roman"/>
            <w:color w:val="000000" w:themeColor="text1"/>
            <w:lang w:val="en-US"/>
            <w:rPrChange w:id="7091" w:author="N F" w:date="2023-12-05T03:08:00Z">
              <w:rPr>
                <w:rFonts w:cs="Times New Roman"/>
                <w:lang w:val="en-US"/>
              </w:rPr>
            </w:rPrChange>
          </w:rPr>
          <w:delInstrText>plainCitation</w:delInstrText>
        </w:r>
        <w:r w:rsidR="00AE1425" w:rsidRPr="006E6534" w:rsidDel="00CC1B33">
          <w:rPr>
            <w:rFonts w:cs="Times New Roman"/>
            <w:color w:val="000000" w:themeColor="text1"/>
            <w:rPrChange w:id="7092" w:author="N F" w:date="2023-12-05T03:08:00Z">
              <w:rPr>
                <w:rFonts w:cs="Times New Roman"/>
              </w:rPr>
            </w:rPrChange>
          </w:rPr>
          <w:delInstrText>":"(6)","</w:delInstrText>
        </w:r>
        <w:r w:rsidR="00AE1425" w:rsidRPr="006E6534" w:rsidDel="00CC1B33">
          <w:rPr>
            <w:rFonts w:cs="Times New Roman"/>
            <w:color w:val="000000" w:themeColor="text1"/>
            <w:lang w:val="en-US"/>
            <w:rPrChange w:id="7093" w:author="N F" w:date="2023-12-05T03:08:00Z">
              <w:rPr>
                <w:rFonts w:cs="Times New Roman"/>
                <w:lang w:val="en-US"/>
              </w:rPr>
            </w:rPrChange>
          </w:rPr>
          <w:delInstrText>noteIndex</w:delInstrText>
        </w:r>
        <w:r w:rsidR="00AE1425" w:rsidRPr="006E6534" w:rsidDel="00CC1B33">
          <w:rPr>
            <w:rFonts w:cs="Times New Roman"/>
            <w:color w:val="000000" w:themeColor="text1"/>
            <w:rPrChange w:id="7094" w:author="N F" w:date="2023-12-05T03:08:00Z">
              <w:rPr>
                <w:rFonts w:cs="Times New Roman"/>
              </w:rPr>
            </w:rPrChange>
          </w:rPr>
          <w:delInstrText>":0},"</w:delInstrText>
        </w:r>
        <w:r w:rsidR="00AE1425" w:rsidRPr="006E6534" w:rsidDel="00CC1B33">
          <w:rPr>
            <w:rFonts w:cs="Times New Roman"/>
            <w:color w:val="000000" w:themeColor="text1"/>
            <w:lang w:val="en-US"/>
            <w:rPrChange w:id="7095" w:author="N F" w:date="2023-12-05T03:08:00Z">
              <w:rPr>
                <w:rFonts w:cs="Times New Roman"/>
                <w:lang w:val="en-US"/>
              </w:rPr>
            </w:rPrChange>
          </w:rPr>
          <w:delInstrText>citationItems</w:delInstrText>
        </w:r>
        <w:r w:rsidR="00AE1425" w:rsidRPr="006E6534" w:rsidDel="00CC1B33">
          <w:rPr>
            <w:rFonts w:cs="Times New Roman"/>
            <w:color w:val="000000" w:themeColor="text1"/>
            <w:rPrChange w:id="7096" w:author="N F" w:date="2023-12-05T03:08:00Z">
              <w:rPr>
                <w:rFonts w:cs="Times New Roman"/>
              </w:rPr>
            </w:rPrChange>
          </w:rPr>
          <w:delInstrText>":[{"</w:delInstrText>
        </w:r>
        <w:r w:rsidR="00AE1425" w:rsidRPr="006E6534" w:rsidDel="00CC1B33">
          <w:rPr>
            <w:rFonts w:cs="Times New Roman"/>
            <w:color w:val="000000" w:themeColor="text1"/>
            <w:lang w:val="en-US"/>
            <w:rPrChange w:id="7097" w:author="N F" w:date="2023-12-05T03:08:00Z">
              <w:rPr>
                <w:rFonts w:cs="Times New Roman"/>
                <w:lang w:val="en-US"/>
              </w:rPr>
            </w:rPrChange>
          </w:rPr>
          <w:delInstrText>id</w:delInstrText>
        </w:r>
        <w:r w:rsidR="00AE1425" w:rsidRPr="006E6534" w:rsidDel="00CC1B33">
          <w:rPr>
            <w:rFonts w:cs="Times New Roman"/>
            <w:color w:val="000000" w:themeColor="text1"/>
            <w:rPrChange w:id="7098" w:author="N F" w:date="2023-12-05T03:08:00Z">
              <w:rPr>
                <w:rFonts w:cs="Times New Roman"/>
              </w:rPr>
            </w:rPrChange>
          </w:rPr>
          <w:delInstrText>":161758,"</w:delInstrText>
        </w:r>
        <w:r w:rsidR="00AE1425" w:rsidRPr="006E6534" w:rsidDel="00CC1B33">
          <w:rPr>
            <w:rFonts w:cs="Times New Roman"/>
            <w:color w:val="000000" w:themeColor="text1"/>
            <w:lang w:val="en-US"/>
            <w:rPrChange w:id="7099" w:author="N F" w:date="2023-12-05T03:08:00Z">
              <w:rPr>
                <w:rFonts w:cs="Times New Roman"/>
                <w:lang w:val="en-US"/>
              </w:rPr>
            </w:rPrChange>
          </w:rPr>
          <w:delInstrText>uris</w:delInstrText>
        </w:r>
        <w:r w:rsidR="00AE1425" w:rsidRPr="006E6534" w:rsidDel="00CC1B33">
          <w:rPr>
            <w:rFonts w:cs="Times New Roman"/>
            <w:color w:val="000000" w:themeColor="text1"/>
            <w:rPrChange w:id="7100" w:author="N F" w:date="2023-12-05T03:08:00Z">
              <w:rPr>
                <w:rFonts w:cs="Times New Roman"/>
              </w:rPr>
            </w:rPrChange>
          </w:rPr>
          <w:delInstrText>":["</w:delInstrText>
        </w:r>
        <w:r w:rsidR="00AE1425" w:rsidRPr="006E6534" w:rsidDel="00CC1B33">
          <w:rPr>
            <w:rFonts w:cs="Times New Roman"/>
            <w:color w:val="000000" w:themeColor="text1"/>
            <w:lang w:val="en-US"/>
            <w:rPrChange w:id="7101" w:author="N F" w:date="2023-12-05T03:08:00Z">
              <w:rPr>
                <w:rFonts w:cs="Times New Roman"/>
                <w:lang w:val="en-US"/>
              </w:rPr>
            </w:rPrChange>
          </w:rPr>
          <w:delInstrText>http</w:delInstrText>
        </w:r>
        <w:r w:rsidR="00AE1425" w:rsidRPr="006E6534" w:rsidDel="00CC1B33">
          <w:rPr>
            <w:rFonts w:cs="Times New Roman"/>
            <w:color w:val="000000" w:themeColor="text1"/>
            <w:rPrChange w:id="7102" w:author="N F" w:date="2023-12-05T03:08:00Z">
              <w:rPr>
                <w:rFonts w:cs="Times New Roman"/>
              </w:rPr>
            </w:rPrChange>
          </w:rPr>
          <w:delInstrText>://</w:delInstrText>
        </w:r>
        <w:r w:rsidR="00AE1425" w:rsidRPr="006E6534" w:rsidDel="00CC1B33">
          <w:rPr>
            <w:rFonts w:cs="Times New Roman"/>
            <w:color w:val="000000" w:themeColor="text1"/>
            <w:lang w:val="en-US"/>
            <w:rPrChange w:id="7103" w:author="N F" w:date="2023-12-05T03:08:00Z">
              <w:rPr>
                <w:rFonts w:cs="Times New Roman"/>
                <w:lang w:val="en-US"/>
              </w:rPr>
            </w:rPrChange>
          </w:rPr>
          <w:delInstrText>zotero</w:delInstrText>
        </w:r>
        <w:r w:rsidR="00AE1425" w:rsidRPr="006E6534" w:rsidDel="00CC1B33">
          <w:rPr>
            <w:rFonts w:cs="Times New Roman"/>
            <w:color w:val="000000" w:themeColor="text1"/>
            <w:rPrChange w:id="7104" w:author="N F" w:date="2023-12-05T03:08:00Z">
              <w:rPr>
                <w:rFonts w:cs="Times New Roman"/>
              </w:rPr>
            </w:rPrChange>
          </w:rPr>
          <w:delInstrText>.</w:delInstrText>
        </w:r>
        <w:r w:rsidR="00AE1425" w:rsidRPr="006E6534" w:rsidDel="00CC1B33">
          <w:rPr>
            <w:rFonts w:cs="Times New Roman"/>
            <w:color w:val="000000" w:themeColor="text1"/>
            <w:lang w:val="en-US"/>
            <w:rPrChange w:id="7105" w:author="N F" w:date="2023-12-05T03:08:00Z">
              <w:rPr>
                <w:rFonts w:cs="Times New Roman"/>
                <w:lang w:val="en-US"/>
              </w:rPr>
            </w:rPrChange>
          </w:rPr>
          <w:delInstrText>org</w:delInstrText>
        </w:r>
        <w:r w:rsidR="00AE1425" w:rsidRPr="006E6534" w:rsidDel="00CC1B33">
          <w:rPr>
            <w:rFonts w:cs="Times New Roman"/>
            <w:color w:val="000000" w:themeColor="text1"/>
            <w:rPrChange w:id="7106" w:author="N F" w:date="2023-12-05T03:08:00Z">
              <w:rPr>
                <w:rFonts w:cs="Times New Roman"/>
              </w:rPr>
            </w:rPrChange>
          </w:rPr>
          <w:delInstrText>/</w:delInstrText>
        </w:r>
        <w:r w:rsidR="00AE1425" w:rsidRPr="006E6534" w:rsidDel="00CC1B33">
          <w:rPr>
            <w:rFonts w:cs="Times New Roman"/>
            <w:color w:val="000000" w:themeColor="text1"/>
            <w:lang w:val="en-US"/>
            <w:rPrChange w:id="7107" w:author="N F" w:date="2023-12-05T03:08:00Z">
              <w:rPr>
                <w:rFonts w:cs="Times New Roman"/>
                <w:lang w:val="en-US"/>
              </w:rPr>
            </w:rPrChange>
          </w:rPr>
          <w:delInstrText>groups</w:delInstrText>
        </w:r>
        <w:r w:rsidR="00AE1425" w:rsidRPr="006E6534" w:rsidDel="00CC1B33">
          <w:rPr>
            <w:rFonts w:cs="Times New Roman"/>
            <w:color w:val="000000" w:themeColor="text1"/>
            <w:rPrChange w:id="7108" w:author="N F" w:date="2023-12-05T03:08:00Z">
              <w:rPr>
                <w:rFonts w:cs="Times New Roman"/>
              </w:rPr>
            </w:rPrChange>
          </w:rPr>
          <w:delInstrText>/4735135/</w:delInstrText>
        </w:r>
        <w:r w:rsidR="00AE1425" w:rsidRPr="006E6534" w:rsidDel="00CC1B33">
          <w:rPr>
            <w:rFonts w:cs="Times New Roman"/>
            <w:color w:val="000000" w:themeColor="text1"/>
            <w:lang w:val="en-US"/>
            <w:rPrChange w:id="7109" w:author="N F" w:date="2023-12-05T03:08:00Z">
              <w:rPr>
                <w:rFonts w:cs="Times New Roman"/>
                <w:lang w:val="en-US"/>
              </w:rPr>
            </w:rPrChange>
          </w:rPr>
          <w:delInstrText>items</w:delInstrText>
        </w:r>
        <w:r w:rsidR="00AE1425" w:rsidRPr="006E6534" w:rsidDel="00CC1B33">
          <w:rPr>
            <w:rFonts w:cs="Times New Roman"/>
            <w:color w:val="000000" w:themeColor="text1"/>
            <w:rPrChange w:id="7110" w:author="N F" w:date="2023-12-05T03:08:00Z">
              <w:rPr>
                <w:rFonts w:cs="Times New Roman"/>
              </w:rPr>
            </w:rPrChange>
          </w:rPr>
          <w:delInstrText>/</w:delInstrText>
        </w:r>
        <w:r w:rsidR="00AE1425" w:rsidRPr="006E6534" w:rsidDel="00CC1B33">
          <w:rPr>
            <w:rFonts w:cs="Times New Roman"/>
            <w:color w:val="000000" w:themeColor="text1"/>
            <w:lang w:val="en-US"/>
            <w:rPrChange w:id="7111" w:author="N F" w:date="2023-12-05T03:08:00Z">
              <w:rPr>
                <w:rFonts w:cs="Times New Roman"/>
                <w:lang w:val="en-US"/>
              </w:rPr>
            </w:rPrChange>
          </w:rPr>
          <w:delInstrText>YQI</w:delInstrText>
        </w:r>
        <w:r w:rsidR="00AE1425" w:rsidRPr="006E6534" w:rsidDel="00CC1B33">
          <w:rPr>
            <w:rFonts w:cs="Times New Roman"/>
            <w:color w:val="000000" w:themeColor="text1"/>
            <w:rPrChange w:id="7112" w:author="N F" w:date="2023-12-05T03:08:00Z">
              <w:rPr>
                <w:rFonts w:cs="Times New Roman"/>
              </w:rPr>
            </w:rPrChange>
          </w:rPr>
          <w:delInstrText>77</w:delInstrText>
        </w:r>
        <w:r w:rsidR="00AE1425" w:rsidRPr="006E6534" w:rsidDel="00CC1B33">
          <w:rPr>
            <w:rFonts w:cs="Times New Roman"/>
            <w:color w:val="000000" w:themeColor="text1"/>
            <w:lang w:val="en-US"/>
            <w:rPrChange w:id="7113" w:author="N F" w:date="2023-12-05T03:08:00Z">
              <w:rPr>
                <w:rFonts w:cs="Times New Roman"/>
                <w:lang w:val="en-US"/>
              </w:rPr>
            </w:rPrChange>
          </w:rPr>
          <w:delInstrText>G</w:delInstrText>
        </w:r>
        <w:r w:rsidR="00AE1425" w:rsidRPr="006E6534" w:rsidDel="00CC1B33">
          <w:rPr>
            <w:rFonts w:cs="Times New Roman"/>
            <w:color w:val="000000" w:themeColor="text1"/>
            <w:rPrChange w:id="7114" w:author="N F" w:date="2023-12-05T03:08:00Z">
              <w:rPr>
                <w:rFonts w:cs="Times New Roman"/>
              </w:rPr>
            </w:rPrChange>
          </w:rPr>
          <w:delInstrText>3</w:delInstrText>
        </w:r>
        <w:r w:rsidR="00AE1425" w:rsidRPr="006E6534" w:rsidDel="00CC1B33">
          <w:rPr>
            <w:rFonts w:cs="Times New Roman"/>
            <w:color w:val="000000" w:themeColor="text1"/>
            <w:lang w:val="en-US"/>
            <w:rPrChange w:id="7115" w:author="N F" w:date="2023-12-05T03:08:00Z">
              <w:rPr>
                <w:rFonts w:cs="Times New Roman"/>
                <w:lang w:val="en-US"/>
              </w:rPr>
            </w:rPrChange>
          </w:rPr>
          <w:delInstrText>L</w:delInstrText>
        </w:r>
        <w:r w:rsidR="00AE1425" w:rsidRPr="006E6534" w:rsidDel="00CC1B33">
          <w:rPr>
            <w:rFonts w:cs="Times New Roman"/>
            <w:color w:val="000000" w:themeColor="text1"/>
            <w:rPrChange w:id="7116" w:author="N F" w:date="2023-12-05T03:08:00Z">
              <w:rPr>
                <w:rFonts w:cs="Times New Roman"/>
              </w:rPr>
            </w:rPrChange>
          </w:rPr>
          <w:delInstrText>"],"</w:delInstrText>
        </w:r>
        <w:r w:rsidR="00AE1425" w:rsidRPr="006E6534" w:rsidDel="00CC1B33">
          <w:rPr>
            <w:rFonts w:cs="Times New Roman"/>
            <w:color w:val="000000" w:themeColor="text1"/>
            <w:lang w:val="en-US"/>
            <w:rPrChange w:id="7117" w:author="N F" w:date="2023-12-05T03:08:00Z">
              <w:rPr>
                <w:rFonts w:cs="Times New Roman"/>
                <w:lang w:val="en-US"/>
              </w:rPr>
            </w:rPrChange>
          </w:rPr>
          <w:delInstrText>itemData</w:delInstrText>
        </w:r>
        <w:r w:rsidR="00AE1425" w:rsidRPr="006E6534" w:rsidDel="00CC1B33">
          <w:rPr>
            <w:rFonts w:cs="Times New Roman"/>
            <w:color w:val="000000" w:themeColor="text1"/>
            <w:rPrChange w:id="7118" w:author="N F" w:date="2023-12-05T03:08:00Z">
              <w:rPr>
                <w:rFonts w:cs="Times New Roman"/>
              </w:rPr>
            </w:rPrChange>
          </w:rPr>
          <w:delInstrText>":{"</w:delInstrText>
        </w:r>
        <w:r w:rsidR="00AE1425" w:rsidRPr="006E6534" w:rsidDel="00CC1B33">
          <w:rPr>
            <w:rFonts w:cs="Times New Roman"/>
            <w:color w:val="000000" w:themeColor="text1"/>
            <w:lang w:val="en-US"/>
            <w:rPrChange w:id="7119" w:author="N F" w:date="2023-12-05T03:08:00Z">
              <w:rPr>
                <w:rFonts w:cs="Times New Roman"/>
                <w:lang w:val="en-US"/>
              </w:rPr>
            </w:rPrChange>
          </w:rPr>
          <w:delInstrText>id</w:delInstrText>
        </w:r>
        <w:r w:rsidR="00AE1425" w:rsidRPr="006E6534" w:rsidDel="00CC1B33">
          <w:rPr>
            <w:rFonts w:cs="Times New Roman"/>
            <w:color w:val="000000" w:themeColor="text1"/>
            <w:rPrChange w:id="7120" w:author="N F" w:date="2023-12-05T03:08:00Z">
              <w:rPr>
                <w:rFonts w:cs="Times New Roman"/>
              </w:rPr>
            </w:rPrChange>
          </w:rPr>
          <w:delInstrText>":161758,"</w:delInstrText>
        </w:r>
        <w:r w:rsidR="00AE1425" w:rsidRPr="006E6534" w:rsidDel="00CC1B33">
          <w:rPr>
            <w:rFonts w:cs="Times New Roman"/>
            <w:color w:val="000000" w:themeColor="text1"/>
            <w:lang w:val="en-US"/>
            <w:rPrChange w:id="7121" w:author="N F" w:date="2023-12-05T03:08:00Z">
              <w:rPr>
                <w:rFonts w:cs="Times New Roman"/>
                <w:lang w:val="en-US"/>
              </w:rPr>
            </w:rPrChange>
          </w:rPr>
          <w:delInstrText>type</w:delInstrText>
        </w:r>
        <w:r w:rsidR="00AE1425" w:rsidRPr="006E6534" w:rsidDel="00CC1B33">
          <w:rPr>
            <w:rFonts w:cs="Times New Roman"/>
            <w:color w:val="000000" w:themeColor="text1"/>
            <w:rPrChange w:id="7122" w:author="N F" w:date="2023-12-05T03:08:00Z">
              <w:rPr>
                <w:rFonts w:cs="Times New Roman"/>
              </w:rPr>
            </w:rPrChange>
          </w:rPr>
          <w:delInstrText>":"</w:delInstrText>
        </w:r>
        <w:r w:rsidR="00AE1425" w:rsidRPr="006E6534" w:rsidDel="00CC1B33">
          <w:rPr>
            <w:rFonts w:cs="Times New Roman"/>
            <w:color w:val="000000" w:themeColor="text1"/>
            <w:lang w:val="en-US"/>
            <w:rPrChange w:id="7123" w:author="N F" w:date="2023-12-05T03:08:00Z">
              <w:rPr>
                <w:rFonts w:cs="Times New Roman"/>
                <w:lang w:val="en-US"/>
              </w:rPr>
            </w:rPrChange>
          </w:rPr>
          <w:delInstrText>webpage</w:delInstrText>
        </w:r>
        <w:r w:rsidR="00AE1425" w:rsidRPr="006E6534" w:rsidDel="00CC1B33">
          <w:rPr>
            <w:rFonts w:cs="Times New Roman"/>
            <w:color w:val="000000" w:themeColor="text1"/>
            <w:rPrChange w:id="7124" w:author="N F" w:date="2023-12-05T03:08:00Z">
              <w:rPr>
                <w:rFonts w:cs="Times New Roman"/>
              </w:rPr>
            </w:rPrChange>
          </w:rPr>
          <w:delInstrText>","</w:delInstrText>
        </w:r>
        <w:r w:rsidR="00AE1425" w:rsidRPr="006E6534" w:rsidDel="00CC1B33">
          <w:rPr>
            <w:rFonts w:cs="Times New Roman"/>
            <w:color w:val="000000" w:themeColor="text1"/>
            <w:lang w:val="en-US"/>
            <w:rPrChange w:id="7125" w:author="N F" w:date="2023-12-05T03:08:00Z">
              <w:rPr>
                <w:rFonts w:cs="Times New Roman"/>
                <w:lang w:val="en-US"/>
              </w:rPr>
            </w:rPrChange>
          </w:rPr>
          <w:delInstrText>title</w:delInstrText>
        </w:r>
        <w:r w:rsidR="00AE1425" w:rsidRPr="006E6534" w:rsidDel="00CC1B33">
          <w:rPr>
            <w:rFonts w:cs="Times New Roman"/>
            <w:color w:val="000000" w:themeColor="text1"/>
            <w:rPrChange w:id="7126" w:author="N F" w:date="2023-12-05T03:08:00Z">
              <w:rPr>
                <w:rFonts w:cs="Times New Roman"/>
              </w:rPr>
            </w:rPrChange>
          </w:rPr>
          <w:delInstrText>":"</w:delInstrText>
        </w:r>
        <w:r w:rsidR="00AE1425" w:rsidRPr="006E6534" w:rsidDel="00CC1B33">
          <w:rPr>
            <w:rFonts w:cs="Times New Roman"/>
            <w:color w:val="000000" w:themeColor="text1"/>
            <w:lang w:val="en-US"/>
            <w:rPrChange w:id="7127" w:author="N F" w:date="2023-12-05T03:08:00Z">
              <w:rPr>
                <w:rFonts w:cs="Times New Roman"/>
                <w:lang w:val="en-US"/>
              </w:rPr>
            </w:rPrChange>
          </w:rPr>
          <w:delInstrText>TAGRISSO</w:delInstrText>
        </w:r>
        <w:r w:rsidR="00AE1425" w:rsidRPr="006E6534" w:rsidDel="00CC1B33">
          <w:rPr>
            <w:rFonts w:cs="Times New Roman"/>
            <w:color w:val="000000" w:themeColor="text1"/>
            <w:rPrChange w:id="7128" w:author="N F" w:date="2023-12-05T03:08:00Z">
              <w:rPr>
                <w:rFonts w:cs="Times New Roman"/>
              </w:rPr>
            </w:rPrChange>
          </w:rPr>
          <w:delInstrText xml:space="preserve"> (</w:delInstrText>
        </w:r>
        <w:r w:rsidR="00AE1425" w:rsidRPr="006E6534" w:rsidDel="00CC1B33">
          <w:rPr>
            <w:rFonts w:cs="Times New Roman"/>
            <w:color w:val="000000" w:themeColor="text1"/>
            <w:lang w:val="en-US"/>
            <w:rPrChange w:id="7129" w:author="N F" w:date="2023-12-05T03:08:00Z">
              <w:rPr>
                <w:rFonts w:cs="Times New Roman"/>
                <w:lang w:val="en-US"/>
              </w:rPr>
            </w:rPrChange>
          </w:rPr>
          <w:delInstrText>osimertinib</w:delInstrText>
        </w:r>
        <w:r w:rsidR="00AE1425" w:rsidRPr="006E6534" w:rsidDel="00CC1B33">
          <w:rPr>
            <w:rFonts w:cs="Times New Roman"/>
            <w:color w:val="000000" w:themeColor="text1"/>
            <w:rPrChange w:id="7130" w:author="N F" w:date="2023-12-05T03:08:00Z">
              <w:rPr>
                <w:rFonts w:cs="Times New Roman"/>
              </w:rPr>
            </w:rPrChange>
          </w:rPr>
          <w:delInstrText xml:space="preserve">) </w:delInstrText>
        </w:r>
        <w:r w:rsidR="00AE1425" w:rsidRPr="006E6534" w:rsidDel="00CC1B33">
          <w:rPr>
            <w:rFonts w:cs="Times New Roman"/>
            <w:color w:val="000000" w:themeColor="text1"/>
            <w:lang w:val="en-US"/>
            <w:rPrChange w:id="7131" w:author="N F" w:date="2023-12-05T03:08:00Z">
              <w:rPr>
                <w:rFonts w:cs="Times New Roman"/>
                <w:lang w:val="en-US"/>
              </w:rPr>
            </w:rPrChange>
          </w:rPr>
          <w:delInstrText>tablets</w:delInstrText>
        </w:r>
        <w:r w:rsidR="00AE1425" w:rsidRPr="006E6534" w:rsidDel="00CC1B33">
          <w:rPr>
            <w:rFonts w:cs="Times New Roman"/>
            <w:color w:val="000000" w:themeColor="text1"/>
            <w:rPrChange w:id="7132" w:author="N F" w:date="2023-12-05T03:08:00Z">
              <w:rPr>
                <w:rFonts w:cs="Times New Roman"/>
              </w:rPr>
            </w:rPrChange>
          </w:rPr>
          <w:delInstrText xml:space="preserve">. </w:delInstrText>
        </w:r>
        <w:r w:rsidR="00AE1425" w:rsidRPr="006E6534" w:rsidDel="00CC1B33">
          <w:rPr>
            <w:rFonts w:cs="Times New Roman"/>
            <w:color w:val="000000" w:themeColor="text1"/>
            <w:lang w:val="en-US"/>
            <w:rPrChange w:id="7133" w:author="N F" w:date="2023-12-05T03:08:00Z">
              <w:rPr>
                <w:rFonts w:cs="Times New Roman"/>
                <w:lang w:val="en-US"/>
              </w:rPr>
            </w:rPrChange>
          </w:rPr>
          <w:delInstrText>AstraZeneca</w:delInstrText>
        </w:r>
        <w:r w:rsidR="00AE1425" w:rsidRPr="006E6534" w:rsidDel="00CC1B33">
          <w:rPr>
            <w:rFonts w:cs="Times New Roman"/>
            <w:color w:val="000000" w:themeColor="text1"/>
            <w:rPrChange w:id="7134" w:author="N F" w:date="2023-12-05T03:08:00Z">
              <w:rPr>
                <w:rFonts w:cs="Times New Roman"/>
              </w:rPr>
            </w:rPrChange>
          </w:rPr>
          <w:delInstrText xml:space="preserve"> </w:delInstrText>
        </w:r>
        <w:r w:rsidR="00AE1425" w:rsidRPr="006E6534" w:rsidDel="00CC1B33">
          <w:rPr>
            <w:rFonts w:cs="Times New Roman"/>
            <w:color w:val="000000" w:themeColor="text1"/>
            <w:lang w:val="en-US"/>
            <w:rPrChange w:id="7135" w:author="N F" w:date="2023-12-05T03:08:00Z">
              <w:rPr>
                <w:rFonts w:cs="Times New Roman"/>
                <w:lang w:val="en-US"/>
              </w:rPr>
            </w:rPrChange>
          </w:rPr>
          <w:delInstrText>Pharmaceuticals</w:delInstrText>
        </w:r>
        <w:r w:rsidR="00AE1425" w:rsidRPr="006E6534" w:rsidDel="00CC1B33">
          <w:rPr>
            <w:rFonts w:cs="Times New Roman"/>
            <w:color w:val="000000" w:themeColor="text1"/>
            <w:rPrChange w:id="7136" w:author="N F" w:date="2023-12-05T03:08:00Z">
              <w:rPr>
                <w:rFonts w:cs="Times New Roman"/>
              </w:rPr>
            </w:rPrChange>
          </w:rPr>
          <w:delInstrText xml:space="preserve">, </w:delInstrText>
        </w:r>
        <w:r w:rsidR="00AE1425" w:rsidRPr="006E6534" w:rsidDel="00CC1B33">
          <w:rPr>
            <w:rFonts w:cs="Times New Roman"/>
            <w:color w:val="000000" w:themeColor="text1"/>
            <w:lang w:val="en-US"/>
            <w:rPrChange w:id="7137" w:author="N F" w:date="2023-12-05T03:08:00Z">
              <w:rPr>
                <w:rFonts w:cs="Times New Roman"/>
                <w:lang w:val="en-US"/>
              </w:rPr>
            </w:rPrChange>
          </w:rPr>
          <w:delInstrText>LP</w:delInstrText>
        </w:r>
        <w:r w:rsidR="00AE1425" w:rsidRPr="006E6534" w:rsidDel="00CC1B33">
          <w:rPr>
            <w:rFonts w:cs="Times New Roman"/>
            <w:color w:val="000000" w:themeColor="text1"/>
            <w:rPrChange w:id="7138" w:author="N F" w:date="2023-12-05T03:08:00Z">
              <w:rPr>
                <w:rFonts w:cs="Times New Roman"/>
              </w:rPr>
            </w:rPrChange>
          </w:rPr>
          <w:delInstrText xml:space="preserve"> </w:delInstrText>
        </w:r>
        <w:r w:rsidR="00AE1425" w:rsidRPr="006E6534" w:rsidDel="00CC1B33">
          <w:rPr>
            <w:rFonts w:cs="Times New Roman"/>
            <w:color w:val="000000" w:themeColor="text1"/>
            <w:lang w:val="en-US"/>
            <w:rPrChange w:id="7139" w:author="N F" w:date="2023-12-05T03:08:00Z">
              <w:rPr>
                <w:rFonts w:cs="Times New Roman"/>
                <w:lang w:val="en-US"/>
              </w:rPr>
            </w:rPrChange>
          </w:rPr>
          <w:delInstrText>Application</w:delInstrText>
        </w:r>
        <w:r w:rsidR="00AE1425" w:rsidRPr="006E6534" w:rsidDel="00CC1B33">
          <w:rPr>
            <w:rFonts w:cs="Times New Roman"/>
            <w:color w:val="000000" w:themeColor="text1"/>
            <w:rPrChange w:id="7140" w:author="N F" w:date="2023-12-05T03:08:00Z">
              <w:rPr>
                <w:rFonts w:cs="Times New Roman"/>
              </w:rPr>
            </w:rPrChange>
          </w:rPr>
          <w:delInstrText xml:space="preserve"> </w:delInstrText>
        </w:r>
        <w:r w:rsidR="00AE1425" w:rsidRPr="006E6534" w:rsidDel="00CC1B33">
          <w:rPr>
            <w:rFonts w:cs="Times New Roman"/>
            <w:color w:val="000000" w:themeColor="text1"/>
            <w:lang w:val="en-US"/>
            <w:rPrChange w:id="7141" w:author="N F" w:date="2023-12-05T03:08:00Z">
              <w:rPr>
                <w:rFonts w:cs="Times New Roman"/>
                <w:lang w:val="en-US"/>
              </w:rPr>
            </w:rPrChange>
          </w:rPr>
          <w:delInstrText>No</w:delInstrText>
        </w:r>
        <w:r w:rsidR="00AE1425" w:rsidRPr="006E6534" w:rsidDel="00CC1B33">
          <w:rPr>
            <w:rFonts w:cs="Times New Roman"/>
            <w:color w:val="000000" w:themeColor="text1"/>
            <w:rPrChange w:id="7142" w:author="N F" w:date="2023-12-05T03:08:00Z">
              <w:rPr>
                <w:rFonts w:cs="Times New Roman"/>
              </w:rPr>
            </w:rPrChange>
          </w:rPr>
          <w:delInstrText xml:space="preserve">.:  208065. </w:delInstrText>
        </w:r>
        <w:r w:rsidR="00AE1425" w:rsidRPr="006E6534" w:rsidDel="00CC1B33">
          <w:rPr>
            <w:rFonts w:cs="Times New Roman"/>
            <w:color w:val="000000" w:themeColor="text1"/>
            <w:lang w:val="en-US"/>
            <w:rPrChange w:id="7143" w:author="N F" w:date="2023-12-05T03:08:00Z">
              <w:rPr>
                <w:rFonts w:cs="Times New Roman"/>
                <w:lang w:val="en-US"/>
              </w:rPr>
            </w:rPrChange>
          </w:rPr>
          <w:delInstrText>Approval</w:delInstrText>
        </w:r>
        <w:r w:rsidR="00AE1425" w:rsidRPr="006E6534" w:rsidDel="00CC1B33">
          <w:rPr>
            <w:rFonts w:cs="Times New Roman"/>
            <w:color w:val="000000" w:themeColor="text1"/>
            <w:rPrChange w:id="7144" w:author="N F" w:date="2023-12-05T03:08:00Z">
              <w:rPr>
                <w:rFonts w:cs="Times New Roman"/>
              </w:rPr>
            </w:rPrChange>
          </w:rPr>
          <w:delInstrText xml:space="preserve"> </w:delInstrText>
        </w:r>
        <w:r w:rsidR="00AE1425" w:rsidRPr="006E6534" w:rsidDel="00CC1B33">
          <w:rPr>
            <w:rFonts w:cs="Times New Roman"/>
            <w:color w:val="000000" w:themeColor="text1"/>
            <w:lang w:val="en-US"/>
            <w:rPrChange w:id="7145" w:author="N F" w:date="2023-12-05T03:08:00Z">
              <w:rPr>
                <w:rFonts w:cs="Times New Roman"/>
                <w:lang w:val="en-US"/>
              </w:rPr>
            </w:rPrChange>
          </w:rPr>
          <w:delInstrText>Date</w:delInstrText>
        </w:r>
        <w:r w:rsidR="00AE1425" w:rsidRPr="006E6534" w:rsidDel="00CC1B33">
          <w:rPr>
            <w:rFonts w:cs="Times New Roman"/>
            <w:color w:val="000000" w:themeColor="text1"/>
            <w:rPrChange w:id="7146" w:author="N F" w:date="2023-12-05T03:08:00Z">
              <w:rPr>
                <w:rFonts w:cs="Times New Roman"/>
              </w:rPr>
            </w:rPrChange>
          </w:rPr>
          <w:delInstrText xml:space="preserve">: 11/13/2015. </w:delInstrText>
        </w:r>
        <w:r w:rsidR="00AE1425" w:rsidRPr="006E6534" w:rsidDel="00CC1B33">
          <w:rPr>
            <w:rFonts w:cs="Times New Roman"/>
            <w:color w:val="000000" w:themeColor="text1"/>
            <w:lang w:val="en-US"/>
            <w:rPrChange w:id="7147" w:author="N F" w:date="2023-12-05T03:08:00Z">
              <w:rPr>
                <w:rFonts w:cs="Times New Roman"/>
                <w:lang w:val="en-US"/>
              </w:rPr>
            </w:rPrChange>
          </w:rPr>
          <w:delInstrText>Pharmacology</w:delInstrText>
        </w:r>
        <w:r w:rsidR="00AE1425" w:rsidRPr="006E6534" w:rsidDel="00CC1B33">
          <w:rPr>
            <w:rFonts w:cs="Times New Roman"/>
            <w:color w:val="000000" w:themeColor="text1"/>
            <w:rPrChange w:id="7148" w:author="N F" w:date="2023-12-05T03:08:00Z">
              <w:rPr>
                <w:rFonts w:cs="Times New Roman"/>
              </w:rPr>
            </w:rPrChange>
          </w:rPr>
          <w:delInstrText xml:space="preserve"> </w:delInstrText>
        </w:r>
        <w:r w:rsidR="00AE1425" w:rsidRPr="006E6534" w:rsidDel="00CC1B33">
          <w:rPr>
            <w:rFonts w:cs="Times New Roman"/>
            <w:color w:val="000000" w:themeColor="text1"/>
            <w:lang w:val="en-US"/>
            <w:rPrChange w:id="7149" w:author="N F" w:date="2023-12-05T03:08:00Z">
              <w:rPr>
                <w:rFonts w:cs="Times New Roman"/>
                <w:lang w:val="en-US"/>
              </w:rPr>
            </w:rPrChange>
          </w:rPr>
          <w:delInstrText>Review</w:delInstrText>
        </w:r>
        <w:r w:rsidR="00AE1425" w:rsidRPr="006E6534" w:rsidDel="00CC1B33">
          <w:rPr>
            <w:rFonts w:cs="Times New Roman"/>
            <w:color w:val="000000" w:themeColor="text1"/>
            <w:rPrChange w:id="7150" w:author="N F" w:date="2023-12-05T03:08:00Z">
              <w:rPr>
                <w:rFonts w:cs="Times New Roman"/>
              </w:rPr>
            </w:rPrChange>
          </w:rPr>
          <w:delInstrText>","</w:delInstrText>
        </w:r>
        <w:r w:rsidR="00AE1425" w:rsidRPr="006E6534" w:rsidDel="00CC1B33">
          <w:rPr>
            <w:rFonts w:cs="Times New Roman"/>
            <w:color w:val="000000" w:themeColor="text1"/>
            <w:lang w:val="en-US"/>
            <w:rPrChange w:id="7151" w:author="N F" w:date="2023-12-05T03:08:00Z">
              <w:rPr>
                <w:rFonts w:cs="Times New Roman"/>
                <w:lang w:val="en-US"/>
              </w:rPr>
            </w:rPrChange>
          </w:rPr>
          <w:delInstrText>URL</w:delInstrText>
        </w:r>
        <w:r w:rsidR="00AE1425" w:rsidRPr="006E6534" w:rsidDel="00CC1B33">
          <w:rPr>
            <w:rFonts w:cs="Times New Roman"/>
            <w:color w:val="000000" w:themeColor="text1"/>
            <w:rPrChange w:id="7152" w:author="N F" w:date="2023-12-05T03:08:00Z">
              <w:rPr>
                <w:rFonts w:cs="Times New Roman"/>
              </w:rPr>
            </w:rPrChange>
          </w:rPr>
          <w:delInstrText>":"</w:delInstrText>
        </w:r>
        <w:r w:rsidR="00AE1425" w:rsidRPr="006E6534" w:rsidDel="00CC1B33">
          <w:rPr>
            <w:rFonts w:cs="Times New Roman"/>
            <w:color w:val="000000" w:themeColor="text1"/>
            <w:lang w:val="en-US"/>
            <w:rPrChange w:id="7153" w:author="N F" w:date="2023-12-05T03:08:00Z">
              <w:rPr>
                <w:rFonts w:cs="Times New Roman"/>
                <w:lang w:val="en-US"/>
              </w:rPr>
            </w:rPrChange>
          </w:rPr>
          <w:delInstrText>https</w:delInstrText>
        </w:r>
        <w:r w:rsidR="00AE1425" w:rsidRPr="006E6534" w:rsidDel="00CC1B33">
          <w:rPr>
            <w:rFonts w:cs="Times New Roman"/>
            <w:color w:val="000000" w:themeColor="text1"/>
            <w:rPrChange w:id="7154" w:author="N F" w:date="2023-12-05T03:08:00Z">
              <w:rPr>
                <w:rFonts w:cs="Times New Roman"/>
              </w:rPr>
            </w:rPrChange>
          </w:rPr>
          <w:delInstrText>://</w:delInstrText>
        </w:r>
        <w:r w:rsidR="00AE1425" w:rsidRPr="006E6534" w:rsidDel="00CC1B33">
          <w:rPr>
            <w:rFonts w:cs="Times New Roman"/>
            <w:color w:val="000000" w:themeColor="text1"/>
            <w:lang w:val="en-US"/>
            <w:rPrChange w:id="7155" w:author="N F" w:date="2023-12-05T03:08:00Z">
              <w:rPr>
                <w:rFonts w:cs="Times New Roman"/>
                <w:lang w:val="en-US"/>
              </w:rPr>
            </w:rPrChange>
          </w:rPr>
          <w:delInstrText>www</w:delInstrText>
        </w:r>
        <w:r w:rsidR="00AE1425" w:rsidRPr="006E6534" w:rsidDel="00CC1B33">
          <w:rPr>
            <w:rFonts w:cs="Times New Roman"/>
            <w:color w:val="000000" w:themeColor="text1"/>
            <w:rPrChange w:id="7156" w:author="N F" w:date="2023-12-05T03:08:00Z">
              <w:rPr>
                <w:rFonts w:cs="Times New Roman"/>
              </w:rPr>
            </w:rPrChange>
          </w:rPr>
          <w:delInstrText>.</w:delInstrText>
        </w:r>
        <w:r w:rsidR="00AE1425" w:rsidRPr="006E6534" w:rsidDel="00CC1B33">
          <w:rPr>
            <w:rFonts w:cs="Times New Roman"/>
            <w:color w:val="000000" w:themeColor="text1"/>
            <w:lang w:val="en-US"/>
            <w:rPrChange w:id="7157" w:author="N F" w:date="2023-12-05T03:08:00Z">
              <w:rPr>
                <w:rFonts w:cs="Times New Roman"/>
                <w:lang w:val="en-US"/>
              </w:rPr>
            </w:rPrChange>
          </w:rPr>
          <w:delInstrText>accessdata</w:delInstrText>
        </w:r>
        <w:r w:rsidR="00AE1425" w:rsidRPr="006E6534" w:rsidDel="00CC1B33">
          <w:rPr>
            <w:rFonts w:cs="Times New Roman"/>
            <w:color w:val="000000" w:themeColor="text1"/>
            <w:rPrChange w:id="7158" w:author="N F" w:date="2023-12-05T03:08:00Z">
              <w:rPr>
                <w:rFonts w:cs="Times New Roman"/>
              </w:rPr>
            </w:rPrChange>
          </w:rPr>
          <w:delInstrText>.</w:delInstrText>
        </w:r>
        <w:r w:rsidR="00AE1425" w:rsidRPr="006E6534" w:rsidDel="00CC1B33">
          <w:rPr>
            <w:rFonts w:cs="Times New Roman"/>
            <w:color w:val="000000" w:themeColor="text1"/>
            <w:lang w:val="en-US"/>
            <w:rPrChange w:id="7159" w:author="N F" w:date="2023-12-05T03:08:00Z">
              <w:rPr>
                <w:rFonts w:cs="Times New Roman"/>
                <w:lang w:val="en-US"/>
              </w:rPr>
            </w:rPrChange>
          </w:rPr>
          <w:delInstrText>fda</w:delInstrText>
        </w:r>
        <w:r w:rsidR="00AE1425" w:rsidRPr="006E6534" w:rsidDel="00CC1B33">
          <w:rPr>
            <w:rFonts w:cs="Times New Roman"/>
            <w:color w:val="000000" w:themeColor="text1"/>
            <w:rPrChange w:id="7160" w:author="N F" w:date="2023-12-05T03:08:00Z">
              <w:rPr>
                <w:rFonts w:cs="Times New Roman"/>
              </w:rPr>
            </w:rPrChange>
          </w:rPr>
          <w:delInstrText>.</w:delInstrText>
        </w:r>
        <w:r w:rsidR="00AE1425" w:rsidRPr="006E6534" w:rsidDel="00CC1B33">
          <w:rPr>
            <w:rFonts w:cs="Times New Roman"/>
            <w:color w:val="000000" w:themeColor="text1"/>
            <w:lang w:val="en-US"/>
            <w:rPrChange w:id="7161" w:author="N F" w:date="2023-12-05T03:08:00Z">
              <w:rPr>
                <w:rFonts w:cs="Times New Roman"/>
                <w:lang w:val="en-US"/>
              </w:rPr>
            </w:rPrChange>
          </w:rPr>
          <w:delInstrText>gov</w:delInstrText>
        </w:r>
        <w:r w:rsidR="00AE1425" w:rsidRPr="006E6534" w:rsidDel="00CC1B33">
          <w:rPr>
            <w:rFonts w:cs="Times New Roman"/>
            <w:color w:val="000000" w:themeColor="text1"/>
            <w:rPrChange w:id="7162" w:author="N F" w:date="2023-12-05T03:08:00Z">
              <w:rPr>
                <w:rFonts w:cs="Times New Roman"/>
              </w:rPr>
            </w:rPrChange>
          </w:rPr>
          <w:delInstrText>/</w:delInstrText>
        </w:r>
        <w:r w:rsidR="00AE1425" w:rsidRPr="006E6534" w:rsidDel="00CC1B33">
          <w:rPr>
            <w:rFonts w:cs="Times New Roman"/>
            <w:color w:val="000000" w:themeColor="text1"/>
            <w:lang w:val="en-US"/>
            <w:rPrChange w:id="7163" w:author="N F" w:date="2023-12-05T03:08:00Z">
              <w:rPr>
                <w:rFonts w:cs="Times New Roman"/>
                <w:lang w:val="en-US"/>
              </w:rPr>
            </w:rPrChange>
          </w:rPr>
          <w:delInstrText>drugsatfda</w:delInstrText>
        </w:r>
        <w:r w:rsidR="00AE1425" w:rsidRPr="006E6534" w:rsidDel="00CC1B33">
          <w:rPr>
            <w:rFonts w:cs="Times New Roman"/>
            <w:color w:val="000000" w:themeColor="text1"/>
            <w:rPrChange w:id="7164" w:author="N F" w:date="2023-12-05T03:08:00Z">
              <w:rPr>
                <w:rFonts w:cs="Times New Roman"/>
              </w:rPr>
            </w:rPrChange>
          </w:rPr>
          <w:delInstrText>_</w:delInstrText>
        </w:r>
        <w:r w:rsidR="00AE1425" w:rsidRPr="006E6534" w:rsidDel="00CC1B33">
          <w:rPr>
            <w:rFonts w:cs="Times New Roman"/>
            <w:color w:val="000000" w:themeColor="text1"/>
            <w:lang w:val="en-US"/>
            <w:rPrChange w:id="7165" w:author="N F" w:date="2023-12-05T03:08:00Z">
              <w:rPr>
                <w:rFonts w:cs="Times New Roman"/>
                <w:lang w:val="en-US"/>
              </w:rPr>
            </w:rPrChange>
          </w:rPr>
          <w:delInstrText>docs</w:delInstrText>
        </w:r>
        <w:r w:rsidR="00AE1425" w:rsidRPr="006E6534" w:rsidDel="00CC1B33">
          <w:rPr>
            <w:rFonts w:cs="Times New Roman"/>
            <w:color w:val="000000" w:themeColor="text1"/>
            <w:rPrChange w:id="7166" w:author="N F" w:date="2023-12-05T03:08:00Z">
              <w:rPr>
                <w:rFonts w:cs="Times New Roman"/>
              </w:rPr>
            </w:rPrChange>
          </w:rPr>
          <w:delInstrText>/</w:delInstrText>
        </w:r>
        <w:r w:rsidR="00AE1425" w:rsidRPr="006E6534" w:rsidDel="00CC1B33">
          <w:rPr>
            <w:rFonts w:cs="Times New Roman"/>
            <w:color w:val="000000" w:themeColor="text1"/>
            <w:lang w:val="en-US"/>
            <w:rPrChange w:id="7167" w:author="N F" w:date="2023-12-05T03:08:00Z">
              <w:rPr>
                <w:rFonts w:cs="Times New Roman"/>
                <w:lang w:val="en-US"/>
              </w:rPr>
            </w:rPrChange>
          </w:rPr>
          <w:delInstrText>nda</w:delInstrText>
        </w:r>
        <w:r w:rsidR="00AE1425" w:rsidRPr="006E6534" w:rsidDel="00CC1B33">
          <w:rPr>
            <w:rFonts w:cs="Times New Roman"/>
            <w:color w:val="000000" w:themeColor="text1"/>
            <w:rPrChange w:id="7168" w:author="N F" w:date="2023-12-05T03:08:00Z">
              <w:rPr>
                <w:rFonts w:cs="Times New Roman"/>
              </w:rPr>
            </w:rPrChange>
          </w:rPr>
          <w:delInstrText>/2015/208065</w:delInstrText>
        </w:r>
        <w:r w:rsidR="00AE1425" w:rsidRPr="006E6534" w:rsidDel="00CC1B33">
          <w:rPr>
            <w:rFonts w:cs="Times New Roman"/>
            <w:color w:val="000000" w:themeColor="text1"/>
            <w:lang w:val="en-US"/>
            <w:rPrChange w:id="7169" w:author="N F" w:date="2023-12-05T03:08:00Z">
              <w:rPr>
                <w:rFonts w:cs="Times New Roman"/>
                <w:lang w:val="en-US"/>
              </w:rPr>
            </w:rPrChange>
          </w:rPr>
          <w:delInstrText>Orig</w:delInstrText>
        </w:r>
        <w:r w:rsidR="00AE1425" w:rsidRPr="006E6534" w:rsidDel="00CC1B33">
          <w:rPr>
            <w:rFonts w:cs="Times New Roman"/>
            <w:color w:val="000000" w:themeColor="text1"/>
            <w:rPrChange w:id="7170" w:author="N F" w:date="2023-12-05T03:08:00Z">
              <w:rPr>
                <w:rFonts w:cs="Times New Roman"/>
              </w:rPr>
            </w:rPrChange>
          </w:rPr>
          <w:delInstrText>1</w:delInstrText>
        </w:r>
        <w:r w:rsidR="00AE1425" w:rsidRPr="006E6534" w:rsidDel="00CC1B33">
          <w:rPr>
            <w:rFonts w:cs="Times New Roman"/>
            <w:color w:val="000000" w:themeColor="text1"/>
            <w:lang w:val="en-US"/>
            <w:rPrChange w:id="7171" w:author="N F" w:date="2023-12-05T03:08:00Z">
              <w:rPr>
                <w:rFonts w:cs="Times New Roman"/>
                <w:lang w:val="en-US"/>
              </w:rPr>
            </w:rPrChange>
          </w:rPr>
          <w:delInstrText>s</w:delInstrText>
        </w:r>
        <w:r w:rsidR="00AE1425" w:rsidRPr="006E6534" w:rsidDel="00CC1B33">
          <w:rPr>
            <w:rFonts w:cs="Times New Roman"/>
            <w:color w:val="000000" w:themeColor="text1"/>
            <w:rPrChange w:id="7172" w:author="N F" w:date="2023-12-05T03:08:00Z">
              <w:rPr>
                <w:rFonts w:cs="Times New Roman"/>
              </w:rPr>
            </w:rPrChange>
          </w:rPr>
          <w:delInstrText>000</w:delInstrText>
        </w:r>
        <w:r w:rsidR="00AE1425" w:rsidRPr="006E6534" w:rsidDel="00CC1B33">
          <w:rPr>
            <w:rFonts w:cs="Times New Roman"/>
            <w:color w:val="000000" w:themeColor="text1"/>
            <w:lang w:val="en-US"/>
            <w:rPrChange w:id="7173" w:author="N F" w:date="2023-12-05T03:08:00Z">
              <w:rPr>
                <w:rFonts w:cs="Times New Roman"/>
                <w:lang w:val="en-US"/>
              </w:rPr>
            </w:rPrChange>
          </w:rPr>
          <w:delInstrText>TOC</w:delInstrText>
        </w:r>
        <w:r w:rsidR="00AE1425" w:rsidRPr="006E6534" w:rsidDel="00CC1B33">
          <w:rPr>
            <w:rFonts w:cs="Times New Roman"/>
            <w:color w:val="000000" w:themeColor="text1"/>
            <w:rPrChange w:id="7174" w:author="N F" w:date="2023-12-05T03:08:00Z">
              <w:rPr>
                <w:rFonts w:cs="Times New Roman"/>
              </w:rPr>
            </w:rPrChange>
          </w:rPr>
          <w:delInstrText>.</w:delInstrText>
        </w:r>
        <w:r w:rsidR="00AE1425" w:rsidRPr="006E6534" w:rsidDel="00CC1B33">
          <w:rPr>
            <w:rFonts w:cs="Times New Roman"/>
            <w:color w:val="000000" w:themeColor="text1"/>
            <w:lang w:val="en-US"/>
            <w:rPrChange w:id="7175" w:author="N F" w:date="2023-12-05T03:08:00Z">
              <w:rPr>
                <w:rFonts w:cs="Times New Roman"/>
                <w:lang w:val="en-US"/>
              </w:rPr>
            </w:rPrChange>
          </w:rPr>
          <w:delInstrText>cfm</w:delInstrText>
        </w:r>
        <w:r w:rsidR="00AE1425" w:rsidRPr="006E6534" w:rsidDel="00CC1B33">
          <w:rPr>
            <w:rFonts w:cs="Times New Roman"/>
            <w:color w:val="000000" w:themeColor="text1"/>
            <w:rPrChange w:id="7176" w:author="N F" w:date="2023-12-05T03:08:00Z">
              <w:rPr>
                <w:rFonts w:cs="Times New Roman"/>
              </w:rPr>
            </w:rPrChange>
          </w:rPr>
          <w:delInstrText>","</w:delInstrText>
        </w:r>
        <w:r w:rsidR="00AE1425" w:rsidRPr="006E6534" w:rsidDel="00CC1B33">
          <w:rPr>
            <w:rFonts w:cs="Times New Roman"/>
            <w:color w:val="000000" w:themeColor="text1"/>
            <w:lang w:val="en-US"/>
            <w:rPrChange w:id="7177" w:author="N F" w:date="2023-12-05T03:08:00Z">
              <w:rPr>
                <w:rFonts w:cs="Times New Roman"/>
                <w:lang w:val="en-US"/>
              </w:rPr>
            </w:rPrChange>
          </w:rPr>
          <w:delInstrText>accessed</w:delInstrText>
        </w:r>
        <w:r w:rsidR="00AE1425" w:rsidRPr="006E6534" w:rsidDel="00CC1B33">
          <w:rPr>
            <w:rFonts w:cs="Times New Roman"/>
            <w:color w:val="000000" w:themeColor="text1"/>
            <w:rPrChange w:id="7178" w:author="N F" w:date="2023-12-05T03:08:00Z">
              <w:rPr>
                <w:rFonts w:cs="Times New Roman"/>
              </w:rPr>
            </w:rPrChange>
          </w:rPr>
          <w:delInstrText>":{"</w:delInstrText>
        </w:r>
        <w:r w:rsidR="00AE1425" w:rsidRPr="006E6534" w:rsidDel="00CC1B33">
          <w:rPr>
            <w:rFonts w:cs="Times New Roman"/>
            <w:color w:val="000000" w:themeColor="text1"/>
            <w:lang w:val="en-US"/>
            <w:rPrChange w:id="7179" w:author="N F" w:date="2023-12-05T03:08:00Z">
              <w:rPr>
                <w:rFonts w:cs="Times New Roman"/>
                <w:lang w:val="en-US"/>
              </w:rPr>
            </w:rPrChange>
          </w:rPr>
          <w:delInstrText>date</w:delInstrText>
        </w:r>
        <w:r w:rsidR="00AE1425" w:rsidRPr="006E6534" w:rsidDel="00CC1B33">
          <w:rPr>
            <w:rFonts w:cs="Times New Roman"/>
            <w:color w:val="000000" w:themeColor="text1"/>
            <w:rPrChange w:id="7180" w:author="N F" w:date="2023-12-05T03:08:00Z">
              <w:rPr>
                <w:rFonts w:cs="Times New Roman"/>
              </w:rPr>
            </w:rPrChange>
          </w:rPr>
          <w:delInstrText>-</w:delInstrText>
        </w:r>
        <w:r w:rsidR="00AE1425" w:rsidRPr="006E6534" w:rsidDel="00CC1B33">
          <w:rPr>
            <w:rFonts w:cs="Times New Roman"/>
            <w:color w:val="000000" w:themeColor="text1"/>
            <w:lang w:val="en-US"/>
            <w:rPrChange w:id="7181" w:author="N F" w:date="2023-12-05T03:08:00Z">
              <w:rPr>
                <w:rFonts w:cs="Times New Roman"/>
                <w:lang w:val="en-US"/>
              </w:rPr>
            </w:rPrChange>
          </w:rPr>
          <w:delInstrText>parts</w:delInstrText>
        </w:r>
        <w:r w:rsidR="00AE1425" w:rsidRPr="006E6534" w:rsidDel="00CC1B33">
          <w:rPr>
            <w:rFonts w:cs="Times New Roman"/>
            <w:color w:val="000000" w:themeColor="text1"/>
            <w:rPrChange w:id="7182" w:author="N F" w:date="2023-12-05T03:08:00Z">
              <w:rPr>
                <w:rFonts w:cs="Times New Roman"/>
              </w:rPr>
            </w:rPrChange>
          </w:rPr>
          <w:delInstrText>":[["2022",8,2]]}}}],"</w:delInstrText>
        </w:r>
        <w:r w:rsidR="00AE1425" w:rsidRPr="006E6534" w:rsidDel="00CC1B33">
          <w:rPr>
            <w:rFonts w:cs="Times New Roman"/>
            <w:color w:val="000000" w:themeColor="text1"/>
            <w:lang w:val="en-US"/>
            <w:rPrChange w:id="7183" w:author="N F" w:date="2023-12-05T03:08:00Z">
              <w:rPr>
                <w:rFonts w:cs="Times New Roman"/>
                <w:lang w:val="en-US"/>
              </w:rPr>
            </w:rPrChange>
          </w:rPr>
          <w:delInstrText>schema</w:delInstrText>
        </w:r>
        <w:r w:rsidR="00AE1425" w:rsidRPr="006E6534" w:rsidDel="00CC1B33">
          <w:rPr>
            <w:rFonts w:cs="Times New Roman"/>
            <w:color w:val="000000" w:themeColor="text1"/>
            <w:rPrChange w:id="7184" w:author="N F" w:date="2023-12-05T03:08:00Z">
              <w:rPr>
                <w:rFonts w:cs="Times New Roman"/>
              </w:rPr>
            </w:rPrChange>
          </w:rPr>
          <w:delInstrText>":"</w:delInstrText>
        </w:r>
        <w:r w:rsidR="00AE1425" w:rsidRPr="006E6534" w:rsidDel="00CC1B33">
          <w:rPr>
            <w:rFonts w:cs="Times New Roman"/>
            <w:color w:val="000000" w:themeColor="text1"/>
            <w:lang w:val="en-US"/>
            <w:rPrChange w:id="7185" w:author="N F" w:date="2023-12-05T03:08:00Z">
              <w:rPr>
                <w:rFonts w:cs="Times New Roman"/>
                <w:lang w:val="en-US"/>
              </w:rPr>
            </w:rPrChange>
          </w:rPr>
          <w:delInstrText>https</w:delInstrText>
        </w:r>
        <w:r w:rsidR="00AE1425" w:rsidRPr="006E6534" w:rsidDel="00CC1B33">
          <w:rPr>
            <w:rFonts w:cs="Times New Roman"/>
            <w:color w:val="000000" w:themeColor="text1"/>
            <w:rPrChange w:id="7186" w:author="N F" w:date="2023-12-05T03:08:00Z">
              <w:rPr>
                <w:rFonts w:cs="Times New Roman"/>
              </w:rPr>
            </w:rPrChange>
          </w:rPr>
          <w:delInstrText>://</w:delInstrText>
        </w:r>
        <w:r w:rsidR="00AE1425" w:rsidRPr="006E6534" w:rsidDel="00CC1B33">
          <w:rPr>
            <w:rFonts w:cs="Times New Roman"/>
            <w:color w:val="000000" w:themeColor="text1"/>
            <w:lang w:val="en-US"/>
            <w:rPrChange w:id="7187" w:author="N F" w:date="2023-12-05T03:08:00Z">
              <w:rPr>
                <w:rFonts w:cs="Times New Roman"/>
                <w:lang w:val="en-US"/>
              </w:rPr>
            </w:rPrChange>
          </w:rPr>
          <w:delInstrText>github</w:delInstrText>
        </w:r>
        <w:r w:rsidR="00AE1425" w:rsidRPr="006E6534" w:rsidDel="00CC1B33">
          <w:rPr>
            <w:rFonts w:cs="Times New Roman"/>
            <w:color w:val="000000" w:themeColor="text1"/>
            <w:rPrChange w:id="7188" w:author="N F" w:date="2023-12-05T03:08:00Z">
              <w:rPr>
                <w:rFonts w:cs="Times New Roman"/>
              </w:rPr>
            </w:rPrChange>
          </w:rPr>
          <w:delInstrText>.</w:delInstrText>
        </w:r>
        <w:r w:rsidR="00AE1425" w:rsidRPr="006E6534" w:rsidDel="00CC1B33">
          <w:rPr>
            <w:rFonts w:cs="Times New Roman"/>
            <w:color w:val="000000" w:themeColor="text1"/>
            <w:lang w:val="en-US"/>
            <w:rPrChange w:id="7189" w:author="N F" w:date="2023-12-05T03:08:00Z">
              <w:rPr>
                <w:rFonts w:cs="Times New Roman"/>
                <w:lang w:val="en-US"/>
              </w:rPr>
            </w:rPrChange>
          </w:rPr>
          <w:delInstrText>com</w:delInstrText>
        </w:r>
        <w:r w:rsidR="00AE1425" w:rsidRPr="006E6534" w:rsidDel="00CC1B33">
          <w:rPr>
            <w:rFonts w:cs="Times New Roman"/>
            <w:color w:val="000000" w:themeColor="text1"/>
            <w:rPrChange w:id="7190" w:author="N F" w:date="2023-12-05T03:08:00Z">
              <w:rPr>
                <w:rFonts w:cs="Times New Roman"/>
              </w:rPr>
            </w:rPrChange>
          </w:rPr>
          <w:delInstrText>/</w:delInstrText>
        </w:r>
        <w:r w:rsidR="00AE1425" w:rsidRPr="006E6534" w:rsidDel="00CC1B33">
          <w:rPr>
            <w:rFonts w:cs="Times New Roman"/>
            <w:color w:val="000000" w:themeColor="text1"/>
            <w:lang w:val="en-US"/>
            <w:rPrChange w:id="7191" w:author="N F" w:date="2023-12-05T03:08:00Z">
              <w:rPr>
                <w:rFonts w:cs="Times New Roman"/>
                <w:lang w:val="en-US"/>
              </w:rPr>
            </w:rPrChange>
          </w:rPr>
          <w:delInstrText>citation</w:delInstrText>
        </w:r>
        <w:r w:rsidR="00AE1425" w:rsidRPr="006E6534" w:rsidDel="00CC1B33">
          <w:rPr>
            <w:rFonts w:cs="Times New Roman"/>
            <w:color w:val="000000" w:themeColor="text1"/>
            <w:rPrChange w:id="7192" w:author="N F" w:date="2023-12-05T03:08:00Z">
              <w:rPr>
                <w:rFonts w:cs="Times New Roman"/>
              </w:rPr>
            </w:rPrChange>
          </w:rPr>
          <w:delInstrText>-</w:delInstrText>
        </w:r>
        <w:r w:rsidR="00AE1425" w:rsidRPr="006E6534" w:rsidDel="00CC1B33">
          <w:rPr>
            <w:rFonts w:cs="Times New Roman"/>
            <w:color w:val="000000" w:themeColor="text1"/>
            <w:lang w:val="en-US"/>
            <w:rPrChange w:id="7193" w:author="N F" w:date="2023-12-05T03:08:00Z">
              <w:rPr>
                <w:rFonts w:cs="Times New Roman"/>
                <w:lang w:val="en-US"/>
              </w:rPr>
            </w:rPrChange>
          </w:rPr>
          <w:delInstrText>style</w:delInstrText>
        </w:r>
        <w:r w:rsidR="00AE1425" w:rsidRPr="006E6534" w:rsidDel="00CC1B33">
          <w:rPr>
            <w:rFonts w:cs="Times New Roman"/>
            <w:color w:val="000000" w:themeColor="text1"/>
            <w:rPrChange w:id="7194" w:author="N F" w:date="2023-12-05T03:08:00Z">
              <w:rPr>
                <w:rFonts w:cs="Times New Roman"/>
              </w:rPr>
            </w:rPrChange>
          </w:rPr>
          <w:delInstrText>-</w:delInstrText>
        </w:r>
        <w:r w:rsidR="00AE1425" w:rsidRPr="006E6534" w:rsidDel="00CC1B33">
          <w:rPr>
            <w:rFonts w:cs="Times New Roman"/>
            <w:color w:val="000000" w:themeColor="text1"/>
            <w:lang w:val="en-US"/>
            <w:rPrChange w:id="7195" w:author="N F" w:date="2023-12-05T03:08:00Z">
              <w:rPr>
                <w:rFonts w:cs="Times New Roman"/>
                <w:lang w:val="en-US"/>
              </w:rPr>
            </w:rPrChange>
          </w:rPr>
          <w:delInstrText>language</w:delInstrText>
        </w:r>
        <w:r w:rsidR="00AE1425" w:rsidRPr="006E6534" w:rsidDel="00CC1B33">
          <w:rPr>
            <w:rFonts w:cs="Times New Roman"/>
            <w:color w:val="000000" w:themeColor="text1"/>
            <w:rPrChange w:id="7196" w:author="N F" w:date="2023-12-05T03:08:00Z">
              <w:rPr>
                <w:rFonts w:cs="Times New Roman"/>
              </w:rPr>
            </w:rPrChange>
          </w:rPr>
          <w:delInstrText>/</w:delInstrText>
        </w:r>
        <w:r w:rsidR="00AE1425" w:rsidRPr="006E6534" w:rsidDel="00CC1B33">
          <w:rPr>
            <w:rFonts w:cs="Times New Roman"/>
            <w:color w:val="000000" w:themeColor="text1"/>
            <w:lang w:val="en-US"/>
            <w:rPrChange w:id="7197" w:author="N F" w:date="2023-12-05T03:08:00Z">
              <w:rPr>
                <w:rFonts w:cs="Times New Roman"/>
                <w:lang w:val="en-US"/>
              </w:rPr>
            </w:rPrChange>
          </w:rPr>
          <w:delInstrText>schema</w:delInstrText>
        </w:r>
        <w:r w:rsidR="00AE1425" w:rsidRPr="006E6534" w:rsidDel="00CC1B33">
          <w:rPr>
            <w:rFonts w:cs="Times New Roman"/>
            <w:color w:val="000000" w:themeColor="text1"/>
            <w:rPrChange w:id="7198" w:author="N F" w:date="2023-12-05T03:08:00Z">
              <w:rPr>
                <w:rFonts w:cs="Times New Roman"/>
              </w:rPr>
            </w:rPrChange>
          </w:rPr>
          <w:delInstrText>/</w:delInstrText>
        </w:r>
        <w:r w:rsidR="00AE1425" w:rsidRPr="006E6534" w:rsidDel="00CC1B33">
          <w:rPr>
            <w:rFonts w:cs="Times New Roman"/>
            <w:color w:val="000000" w:themeColor="text1"/>
            <w:lang w:val="en-US"/>
            <w:rPrChange w:id="7199" w:author="N F" w:date="2023-12-05T03:08:00Z">
              <w:rPr>
                <w:rFonts w:cs="Times New Roman"/>
                <w:lang w:val="en-US"/>
              </w:rPr>
            </w:rPrChange>
          </w:rPr>
          <w:delInstrText>raw</w:delInstrText>
        </w:r>
        <w:r w:rsidR="00AE1425" w:rsidRPr="006E6534" w:rsidDel="00CC1B33">
          <w:rPr>
            <w:rFonts w:cs="Times New Roman"/>
            <w:color w:val="000000" w:themeColor="text1"/>
            <w:rPrChange w:id="7200" w:author="N F" w:date="2023-12-05T03:08:00Z">
              <w:rPr>
                <w:rFonts w:cs="Times New Roman"/>
              </w:rPr>
            </w:rPrChange>
          </w:rPr>
          <w:delInstrText>/</w:delInstrText>
        </w:r>
        <w:r w:rsidR="00AE1425" w:rsidRPr="006E6534" w:rsidDel="00CC1B33">
          <w:rPr>
            <w:rFonts w:cs="Times New Roman"/>
            <w:color w:val="000000" w:themeColor="text1"/>
            <w:lang w:val="en-US"/>
            <w:rPrChange w:id="7201" w:author="N F" w:date="2023-12-05T03:08:00Z">
              <w:rPr>
                <w:rFonts w:cs="Times New Roman"/>
                <w:lang w:val="en-US"/>
              </w:rPr>
            </w:rPrChange>
          </w:rPr>
          <w:delInstrText>master</w:delInstrText>
        </w:r>
        <w:r w:rsidR="00AE1425" w:rsidRPr="006E6534" w:rsidDel="00CC1B33">
          <w:rPr>
            <w:rFonts w:cs="Times New Roman"/>
            <w:color w:val="000000" w:themeColor="text1"/>
            <w:rPrChange w:id="7202" w:author="N F" w:date="2023-12-05T03:08:00Z">
              <w:rPr>
                <w:rFonts w:cs="Times New Roman"/>
              </w:rPr>
            </w:rPrChange>
          </w:rPr>
          <w:delInstrText>/</w:delInstrText>
        </w:r>
        <w:r w:rsidR="00AE1425" w:rsidRPr="006E6534" w:rsidDel="00CC1B33">
          <w:rPr>
            <w:rFonts w:cs="Times New Roman"/>
            <w:color w:val="000000" w:themeColor="text1"/>
            <w:lang w:val="en-US"/>
            <w:rPrChange w:id="7203" w:author="N F" w:date="2023-12-05T03:08:00Z">
              <w:rPr>
                <w:rFonts w:cs="Times New Roman"/>
                <w:lang w:val="en-US"/>
              </w:rPr>
            </w:rPrChange>
          </w:rPr>
          <w:delInstrText>csl</w:delInstrText>
        </w:r>
        <w:r w:rsidR="00AE1425" w:rsidRPr="006E6534" w:rsidDel="00CC1B33">
          <w:rPr>
            <w:rFonts w:cs="Times New Roman"/>
            <w:color w:val="000000" w:themeColor="text1"/>
            <w:rPrChange w:id="7204" w:author="N F" w:date="2023-12-05T03:08:00Z">
              <w:rPr>
                <w:rFonts w:cs="Times New Roman"/>
              </w:rPr>
            </w:rPrChange>
          </w:rPr>
          <w:delInstrText>-</w:delInstrText>
        </w:r>
        <w:r w:rsidR="00AE1425" w:rsidRPr="006E6534" w:rsidDel="00CC1B33">
          <w:rPr>
            <w:rFonts w:cs="Times New Roman"/>
            <w:color w:val="000000" w:themeColor="text1"/>
            <w:lang w:val="en-US"/>
            <w:rPrChange w:id="7205" w:author="N F" w:date="2023-12-05T03:08:00Z">
              <w:rPr>
                <w:rFonts w:cs="Times New Roman"/>
                <w:lang w:val="en-US"/>
              </w:rPr>
            </w:rPrChange>
          </w:rPr>
          <w:delInstrText>citation</w:delInstrText>
        </w:r>
        <w:r w:rsidR="00AE1425" w:rsidRPr="006E6534" w:rsidDel="00CC1B33">
          <w:rPr>
            <w:rFonts w:cs="Times New Roman"/>
            <w:color w:val="000000" w:themeColor="text1"/>
            <w:rPrChange w:id="7206" w:author="N F" w:date="2023-12-05T03:08:00Z">
              <w:rPr>
                <w:rFonts w:cs="Times New Roman"/>
              </w:rPr>
            </w:rPrChange>
          </w:rPr>
          <w:delInstrText>.</w:delInstrText>
        </w:r>
        <w:r w:rsidR="00AE1425" w:rsidRPr="006E6534" w:rsidDel="00CC1B33">
          <w:rPr>
            <w:rFonts w:cs="Times New Roman"/>
            <w:color w:val="000000" w:themeColor="text1"/>
            <w:lang w:val="en-US"/>
            <w:rPrChange w:id="7207" w:author="N F" w:date="2023-12-05T03:08:00Z">
              <w:rPr>
                <w:rFonts w:cs="Times New Roman"/>
                <w:lang w:val="en-US"/>
              </w:rPr>
            </w:rPrChange>
          </w:rPr>
          <w:delInstrText>json</w:delInstrText>
        </w:r>
        <w:r w:rsidR="00AE1425" w:rsidRPr="006E6534" w:rsidDel="00CC1B33">
          <w:rPr>
            <w:rFonts w:cs="Times New Roman"/>
            <w:color w:val="000000" w:themeColor="text1"/>
            <w:rPrChange w:id="7208" w:author="N F" w:date="2023-12-05T03:08:00Z">
              <w:rPr>
                <w:rFonts w:cs="Times New Roman"/>
              </w:rPr>
            </w:rPrChange>
          </w:rPr>
          <w:delInstrText xml:space="preserve">"} </w:delInstrText>
        </w:r>
        <w:r w:rsidR="00057FA2" w:rsidRPr="006E6534" w:rsidDel="00CC1B33">
          <w:rPr>
            <w:rFonts w:cs="Times New Roman"/>
            <w:color w:val="000000" w:themeColor="text1"/>
            <w:lang w:val="en-US"/>
            <w:rPrChange w:id="7209" w:author="N F" w:date="2023-12-05T03:08:00Z">
              <w:rPr>
                <w:rFonts w:cs="Times New Roman"/>
                <w:lang w:val="en-US"/>
              </w:rPr>
            </w:rPrChange>
          </w:rPr>
          <w:fldChar w:fldCharType="separate"/>
        </w:r>
        <w:r w:rsidR="00AE1425" w:rsidRPr="006E6534" w:rsidDel="00CC1B33">
          <w:rPr>
            <w:rFonts w:cs="Times New Roman"/>
            <w:color w:val="000000" w:themeColor="text1"/>
            <w:rPrChange w:id="7210" w:author="N F" w:date="2023-12-05T03:08:00Z">
              <w:rPr>
                <w:rFonts w:cs="Times New Roman"/>
              </w:rPr>
            </w:rPrChange>
          </w:rPr>
          <w:delText>(6)</w:delText>
        </w:r>
        <w:r w:rsidR="00057FA2" w:rsidRPr="006E6534" w:rsidDel="00CC1B33">
          <w:rPr>
            <w:rFonts w:cs="Times New Roman"/>
            <w:color w:val="000000" w:themeColor="text1"/>
            <w:lang w:val="en-US"/>
            <w:rPrChange w:id="7211" w:author="N F" w:date="2023-12-05T03:08:00Z">
              <w:rPr>
                <w:rFonts w:cs="Times New Roman"/>
                <w:lang w:val="en-US"/>
              </w:rPr>
            </w:rPrChange>
          </w:rPr>
          <w:fldChar w:fldCharType="end"/>
        </w:r>
      </w:del>
      <w:r w:rsidR="009E14C8" w:rsidRPr="006E6534">
        <w:rPr>
          <w:rFonts w:cs="Times New Roman"/>
          <w:color w:val="000000" w:themeColor="text1"/>
          <w:rPrChange w:id="7212" w:author="N F" w:date="2023-12-05T03:08:00Z">
            <w:rPr>
              <w:rFonts w:cs="Times New Roman"/>
            </w:rPr>
          </w:rPrChange>
        </w:rPr>
        <w:t>.</w:t>
      </w:r>
    </w:p>
    <w:p w14:paraId="428202A1" w14:textId="7D9462EF" w:rsidR="00B076FD" w:rsidRPr="006E6534" w:rsidRDefault="00917059">
      <w:pPr>
        <w:spacing w:after="0" w:line="240" w:lineRule="auto"/>
        <w:rPr>
          <w:rFonts w:cs="Times New Roman"/>
          <w:color w:val="000000" w:themeColor="text1"/>
          <w:rPrChange w:id="7213" w:author="N F" w:date="2023-12-05T03:08:00Z">
            <w:rPr>
              <w:rFonts w:cs="Times New Roman"/>
            </w:rPr>
          </w:rPrChange>
        </w:rPr>
        <w:pPrChange w:id="7214" w:author="Barshadskaya, Yuliya" w:date="2024-01-13T19:21:00Z">
          <w:pPr/>
        </w:pPrChange>
      </w:pPr>
      <w:r w:rsidRPr="006E6534">
        <w:rPr>
          <w:rFonts w:cs="Times New Roman"/>
          <w:color w:val="000000" w:themeColor="text1"/>
          <w:rPrChange w:id="7215" w:author="N F" w:date="2023-12-05T03:08:00Z">
            <w:rPr>
              <w:rFonts w:cs="Times New Roman"/>
            </w:rPr>
          </w:rPrChange>
        </w:rPr>
        <w:t>Доступны результаты исследования</w:t>
      </w:r>
      <w:r w:rsidR="00381DC3" w:rsidRPr="006E6534">
        <w:rPr>
          <w:rFonts w:cs="Times New Roman"/>
          <w:color w:val="000000" w:themeColor="text1"/>
          <w:rPrChange w:id="7216" w:author="N F" w:date="2023-12-05T03:08:00Z">
            <w:rPr>
              <w:rFonts w:cs="Times New Roman"/>
            </w:rPr>
          </w:rPrChange>
        </w:rPr>
        <w:t xml:space="preserve"> влияния активного метаболита осимертиниба (</w:t>
      </w:r>
      <w:r w:rsidR="00381DC3" w:rsidRPr="006E6534">
        <w:rPr>
          <w:rFonts w:cs="Times New Roman"/>
          <w:color w:val="000000" w:themeColor="text1"/>
          <w:lang w:val="en-US"/>
          <w:rPrChange w:id="7217" w:author="N F" w:date="2023-12-05T03:08:00Z">
            <w:rPr>
              <w:rFonts w:cs="Times New Roman"/>
              <w:lang w:val="en-US"/>
            </w:rPr>
          </w:rPrChange>
        </w:rPr>
        <w:t>AZ</w:t>
      </w:r>
      <w:r w:rsidR="00381DC3" w:rsidRPr="006E6534">
        <w:rPr>
          <w:rFonts w:cs="Times New Roman"/>
          <w:color w:val="000000" w:themeColor="text1"/>
          <w:rPrChange w:id="7218" w:author="N F" w:date="2023-12-05T03:08:00Z">
            <w:rPr>
              <w:rFonts w:cs="Times New Roman"/>
            </w:rPr>
          </w:rPrChange>
        </w:rPr>
        <w:t xml:space="preserve">7550) на ионные каналы (калиевый </w:t>
      </w:r>
      <w:r w:rsidR="00637F08" w:rsidRPr="006E6534">
        <w:rPr>
          <w:rFonts w:cs="Times New Roman"/>
          <w:color w:val="000000" w:themeColor="text1"/>
          <w:lang w:val="en-US"/>
          <w:rPrChange w:id="7219" w:author="N F" w:date="2023-12-05T03:08:00Z">
            <w:rPr>
              <w:rFonts w:cs="Times New Roman"/>
              <w:lang w:val="en-US"/>
            </w:rPr>
          </w:rPrChange>
        </w:rPr>
        <w:t>hK</w:t>
      </w:r>
      <w:r w:rsidR="00637F08" w:rsidRPr="006E6534">
        <w:rPr>
          <w:rFonts w:cs="Times New Roman"/>
          <w:color w:val="000000" w:themeColor="text1"/>
          <w:vertAlign w:val="subscript"/>
          <w:lang w:val="en-US"/>
          <w:rPrChange w:id="7220" w:author="N F" w:date="2023-12-05T03:08:00Z">
            <w:rPr>
              <w:rFonts w:cs="Times New Roman"/>
              <w:vertAlign w:val="subscript"/>
              <w:lang w:val="en-US"/>
            </w:rPr>
          </w:rPrChange>
        </w:rPr>
        <w:t>V</w:t>
      </w:r>
      <w:r w:rsidR="00637F08" w:rsidRPr="006E6534">
        <w:rPr>
          <w:rFonts w:cs="Times New Roman"/>
          <w:color w:val="000000" w:themeColor="text1"/>
          <w:rPrChange w:id="7221" w:author="N F" w:date="2023-12-05T03:08:00Z">
            <w:rPr>
              <w:rFonts w:cs="Times New Roman"/>
            </w:rPr>
          </w:rPrChange>
        </w:rPr>
        <w:t>1</w:t>
      </w:r>
      <w:r w:rsidR="00415248" w:rsidRPr="006E6534">
        <w:rPr>
          <w:rFonts w:cs="Times New Roman"/>
          <w:color w:val="000000" w:themeColor="text1"/>
          <w:rPrChange w:id="7222" w:author="N F" w:date="2023-12-05T03:08:00Z">
            <w:rPr>
              <w:rFonts w:cs="Times New Roman"/>
            </w:rPr>
          </w:rPrChange>
        </w:rPr>
        <w:t>.</w:t>
      </w:r>
      <w:r w:rsidR="00637F08" w:rsidRPr="006E6534">
        <w:rPr>
          <w:rFonts w:cs="Times New Roman"/>
          <w:color w:val="000000" w:themeColor="text1"/>
          <w:rPrChange w:id="7223" w:author="N F" w:date="2023-12-05T03:08:00Z">
            <w:rPr>
              <w:rFonts w:cs="Times New Roman"/>
            </w:rPr>
          </w:rPrChange>
        </w:rPr>
        <w:t xml:space="preserve">5, кальциевый </w:t>
      </w:r>
      <w:r w:rsidR="00637F08" w:rsidRPr="006E6534">
        <w:rPr>
          <w:rFonts w:cs="Times New Roman"/>
          <w:color w:val="000000" w:themeColor="text1"/>
          <w:lang w:val="en-US"/>
          <w:rPrChange w:id="7224" w:author="N F" w:date="2023-12-05T03:08:00Z">
            <w:rPr>
              <w:rFonts w:cs="Times New Roman"/>
              <w:lang w:val="en-US"/>
            </w:rPr>
          </w:rPrChange>
        </w:rPr>
        <w:t>hCa</w:t>
      </w:r>
      <w:r w:rsidR="00637F08" w:rsidRPr="006E6534">
        <w:rPr>
          <w:rFonts w:cs="Times New Roman"/>
          <w:color w:val="000000" w:themeColor="text1"/>
          <w:vertAlign w:val="subscript"/>
          <w:lang w:val="en-US"/>
          <w:rPrChange w:id="7225" w:author="N F" w:date="2023-12-05T03:08:00Z">
            <w:rPr>
              <w:rFonts w:cs="Times New Roman"/>
              <w:vertAlign w:val="subscript"/>
              <w:lang w:val="en-US"/>
            </w:rPr>
          </w:rPrChange>
        </w:rPr>
        <w:t>V</w:t>
      </w:r>
      <w:r w:rsidR="00637F08" w:rsidRPr="006E6534">
        <w:rPr>
          <w:rFonts w:cs="Times New Roman"/>
          <w:color w:val="000000" w:themeColor="text1"/>
          <w:rPrChange w:id="7226" w:author="N F" w:date="2023-12-05T03:08:00Z">
            <w:rPr>
              <w:rFonts w:cs="Times New Roman"/>
            </w:rPr>
          </w:rPrChange>
        </w:rPr>
        <w:t>3.2</w:t>
      </w:r>
      <w:r w:rsidR="002925C1" w:rsidRPr="006E6534">
        <w:rPr>
          <w:rFonts w:cs="Times New Roman"/>
          <w:color w:val="000000" w:themeColor="text1"/>
          <w:rPrChange w:id="7227" w:author="N F" w:date="2023-12-05T03:08:00Z">
            <w:rPr>
              <w:rFonts w:cs="Times New Roman"/>
            </w:rPr>
          </w:rPrChange>
        </w:rPr>
        <w:t xml:space="preserve"> и калиевый канал</w:t>
      </w:r>
      <w:r w:rsidR="005C52B7" w:rsidRPr="006E6534">
        <w:rPr>
          <w:rFonts w:cs="Times New Roman"/>
          <w:color w:val="000000" w:themeColor="text1"/>
          <w:rPrChange w:id="7228" w:author="N F" w:date="2023-12-05T03:08:00Z">
            <w:rPr>
              <w:rFonts w:cs="Times New Roman"/>
            </w:rPr>
          </w:rPrChange>
        </w:rPr>
        <w:t xml:space="preserve"> 4 типа</w:t>
      </w:r>
      <w:r w:rsidR="00DA54C2" w:rsidRPr="006E6534">
        <w:rPr>
          <w:rFonts w:cs="Times New Roman"/>
          <w:color w:val="000000" w:themeColor="text1"/>
          <w:rPrChange w:id="7229" w:author="N F" w:date="2023-12-05T03:08:00Z">
            <w:rPr>
              <w:rFonts w:cs="Times New Roman"/>
            </w:rPr>
          </w:rPrChange>
        </w:rPr>
        <w:t>,</w:t>
      </w:r>
      <w:r w:rsidR="002925C1" w:rsidRPr="006E6534">
        <w:rPr>
          <w:rFonts w:cs="Times New Roman"/>
          <w:color w:val="000000" w:themeColor="text1"/>
          <w:rPrChange w:id="7230" w:author="N F" w:date="2023-12-05T03:08:00Z">
            <w:rPr>
              <w:rFonts w:cs="Times New Roman"/>
            </w:rPr>
          </w:rPrChange>
        </w:rPr>
        <w:t xml:space="preserve"> активируемый </w:t>
      </w:r>
      <w:r w:rsidR="005C52B7" w:rsidRPr="006E6534">
        <w:rPr>
          <w:rFonts w:cs="Times New Roman"/>
          <w:color w:val="000000" w:themeColor="text1"/>
          <w:rPrChange w:id="7231" w:author="N F" w:date="2023-12-05T03:08:00Z">
            <w:rPr>
              <w:rFonts w:cs="Times New Roman"/>
            </w:rPr>
          </w:rPrChange>
        </w:rPr>
        <w:t xml:space="preserve">при </w:t>
      </w:r>
      <w:r w:rsidR="002925C1" w:rsidRPr="006E6534">
        <w:rPr>
          <w:rFonts w:cs="Times New Roman"/>
          <w:color w:val="000000" w:themeColor="text1"/>
          <w:rPrChange w:id="7232" w:author="N F" w:date="2023-12-05T03:08:00Z">
            <w:rPr>
              <w:rFonts w:cs="Times New Roman"/>
            </w:rPr>
          </w:rPrChange>
        </w:rPr>
        <w:t>гиперполяризаци</w:t>
      </w:r>
      <w:r w:rsidR="005C52B7" w:rsidRPr="006E6534">
        <w:rPr>
          <w:rFonts w:cs="Times New Roman"/>
          <w:color w:val="000000" w:themeColor="text1"/>
          <w:rPrChange w:id="7233" w:author="N F" w:date="2023-12-05T03:08:00Z">
            <w:rPr>
              <w:rFonts w:cs="Times New Roman"/>
            </w:rPr>
          </w:rPrChange>
        </w:rPr>
        <w:t>и, степень которого регулируется циклическим нуклеотидом [</w:t>
      </w:r>
      <w:r w:rsidR="00840445" w:rsidRPr="006E6534">
        <w:rPr>
          <w:rFonts w:cs="Times New Roman"/>
          <w:color w:val="000000" w:themeColor="text1"/>
          <w:lang w:val="en-US"/>
          <w:rPrChange w:id="7234" w:author="N F" w:date="2023-12-05T03:08:00Z">
            <w:rPr>
              <w:rFonts w:cs="Times New Roman"/>
              <w:lang w:val="en-US"/>
            </w:rPr>
          </w:rPrChange>
        </w:rPr>
        <w:t>hHCN</w:t>
      </w:r>
      <w:r w:rsidR="00840445" w:rsidRPr="006E6534">
        <w:rPr>
          <w:rFonts w:cs="Times New Roman"/>
          <w:color w:val="000000" w:themeColor="text1"/>
          <w:rPrChange w:id="7235" w:author="N F" w:date="2023-12-05T03:08:00Z">
            <w:rPr>
              <w:rFonts w:cs="Times New Roman"/>
            </w:rPr>
          </w:rPrChange>
        </w:rPr>
        <w:t>4</w:t>
      </w:r>
      <w:r w:rsidR="005C52B7" w:rsidRPr="006E6534">
        <w:rPr>
          <w:rFonts w:cs="Times New Roman"/>
          <w:color w:val="000000" w:themeColor="text1"/>
          <w:rPrChange w:id="7236" w:author="N F" w:date="2023-12-05T03:08:00Z">
            <w:rPr>
              <w:rFonts w:cs="Times New Roman"/>
            </w:rPr>
          </w:rPrChange>
        </w:rPr>
        <w:t>]</w:t>
      </w:r>
      <w:r w:rsidR="00381DC3" w:rsidRPr="006E6534">
        <w:rPr>
          <w:rFonts w:cs="Times New Roman"/>
          <w:color w:val="000000" w:themeColor="text1"/>
          <w:rPrChange w:id="7237" w:author="N F" w:date="2023-12-05T03:08:00Z">
            <w:rPr>
              <w:rFonts w:cs="Times New Roman"/>
            </w:rPr>
          </w:rPrChange>
        </w:rPr>
        <w:t>)</w:t>
      </w:r>
      <w:r w:rsidR="00840445" w:rsidRPr="006E6534">
        <w:rPr>
          <w:rFonts w:cs="Times New Roman"/>
          <w:color w:val="000000" w:themeColor="text1"/>
          <w:rPrChange w:id="7238" w:author="N F" w:date="2023-12-05T03:08:00Z">
            <w:rPr>
              <w:rFonts w:cs="Times New Roman"/>
            </w:rPr>
          </w:rPrChange>
        </w:rPr>
        <w:t>. Согласно полученным данным</w:t>
      </w:r>
      <w:r w:rsidR="00DA54C2" w:rsidRPr="006E6534">
        <w:rPr>
          <w:rFonts w:cs="Times New Roman"/>
          <w:color w:val="000000" w:themeColor="text1"/>
          <w:rPrChange w:id="7239" w:author="N F" w:date="2023-12-05T03:08:00Z">
            <w:rPr>
              <w:rFonts w:cs="Times New Roman"/>
            </w:rPr>
          </w:rPrChange>
        </w:rPr>
        <w:t>,</w:t>
      </w:r>
      <w:r w:rsidR="00840445" w:rsidRPr="006E6534">
        <w:rPr>
          <w:rFonts w:cs="Times New Roman"/>
          <w:color w:val="000000" w:themeColor="text1"/>
          <w:rPrChange w:id="7240" w:author="N F" w:date="2023-12-05T03:08:00Z">
            <w:rPr>
              <w:rFonts w:cs="Times New Roman"/>
            </w:rPr>
          </w:rPrChange>
        </w:rPr>
        <w:t xml:space="preserve"> </w:t>
      </w:r>
      <w:r w:rsidR="00840445" w:rsidRPr="006E6534">
        <w:rPr>
          <w:rFonts w:cs="Times New Roman"/>
          <w:color w:val="000000" w:themeColor="text1"/>
          <w:lang w:val="en-US"/>
          <w:rPrChange w:id="7241" w:author="N F" w:date="2023-12-05T03:08:00Z">
            <w:rPr>
              <w:rFonts w:cs="Times New Roman"/>
              <w:lang w:val="en-US"/>
            </w:rPr>
          </w:rPrChange>
        </w:rPr>
        <w:t>AZ</w:t>
      </w:r>
      <w:r w:rsidR="00840445" w:rsidRPr="006E6534">
        <w:rPr>
          <w:rFonts w:cs="Times New Roman"/>
          <w:color w:val="000000" w:themeColor="text1"/>
          <w:rPrChange w:id="7242" w:author="N F" w:date="2023-12-05T03:08:00Z">
            <w:rPr>
              <w:rFonts w:cs="Times New Roman"/>
            </w:rPr>
          </w:rPrChange>
        </w:rPr>
        <w:t xml:space="preserve">7550 оказывает ингибирующее действие на </w:t>
      </w:r>
      <w:r w:rsidR="00415248" w:rsidRPr="006E6534">
        <w:rPr>
          <w:rFonts w:cs="Times New Roman"/>
          <w:color w:val="000000" w:themeColor="text1"/>
          <w:rPrChange w:id="7243" w:author="N F" w:date="2023-12-05T03:08:00Z">
            <w:rPr>
              <w:rFonts w:cs="Times New Roman"/>
            </w:rPr>
          </w:rPrChange>
        </w:rPr>
        <w:t xml:space="preserve">кальциевый канал </w:t>
      </w:r>
      <w:r w:rsidR="00415248" w:rsidRPr="006E6534">
        <w:rPr>
          <w:rFonts w:cs="Times New Roman"/>
          <w:color w:val="000000" w:themeColor="text1"/>
          <w:lang w:val="en-US"/>
          <w:rPrChange w:id="7244" w:author="N F" w:date="2023-12-05T03:08:00Z">
            <w:rPr>
              <w:rFonts w:cs="Times New Roman"/>
              <w:lang w:val="en-US"/>
            </w:rPr>
          </w:rPrChange>
        </w:rPr>
        <w:t>hCa</w:t>
      </w:r>
      <w:r w:rsidR="00415248" w:rsidRPr="006E6534">
        <w:rPr>
          <w:rFonts w:cs="Times New Roman"/>
          <w:color w:val="000000" w:themeColor="text1"/>
          <w:vertAlign w:val="subscript"/>
          <w:lang w:val="en-US"/>
          <w:rPrChange w:id="7245" w:author="N F" w:date="2023-12-05T03:08:00Z">
            <w:rPr>
              <w:rFonts w:cs="Times New Roman"/>
              <w:vertAlign w:val="subscript"/>
              <w:lang w:val="en-US"/>
            </w:rPr>
          </w:rPrChange>
        </w:rPr>
        <w:t>V</w:t>
      </w:r>
      <w:r w:rsidR="00415248" w:rsidRPr="006E6534">
        <w:rPr>
          <w:rFonts w:cs="Times New Roman"/>
          <w:color w:val="000000" w:themeColor="text1"/>
          <w:rPrChange w:id="7246" w:author="N F" w:date="2023-12-05T03:08:00Z">
            <w:rPr>
              <w:rFonts w:cs="Times New Roman"/>
            </w:rPr>
          </w:rPrChange>
        </w:rPr>
        <w:t xml:space="preserve">3.2 при </w:t>
      </w:r>
      <w:r w:rsidR="00415248" w:rsidRPr="006E6534">
        <w:rPr>
          <w:rFonts w:cs="Times New Roman"/>
          <w:color w:val="000000" w:themeColor="text1"/>
          <w:lang w:val="en-US"/>
          <w:rPrChange w:id="7247" w:author="N F" w:date="2023-12-05T03:08:00Z">
            <w:rPr>
              <w:rFonts w:cs="Times New Roman"/>
              <w:lang w:val="en-US"/>
            </w:rPr>
          </w:rPrChange>
        </w:rPr>
        <w:t>IC</w:t>
      </w:r>
      <w:r w:rsidR="00415248" w:rsidRPr="006E6534">
        <w:rPr>
          <w:rFonts w:cs="Times New Roman"/>
          <w:color w:val="000000" w:themeColor="text1"/>
          <w:vertAlign w:val="subscript"/>
          <w:rPrChange w:id="7248" w:author="N F" w:date="2023-12-05T03:08:00Z">
            <w:rPr>
              <w:rFonts w:cs="Times New Roman"/>
              <w:vertAlign w:val="subscript"/>
            </w:rPr>
          </w:rPrChange>
        </w:rPr>
        <w:t>50</w:t>
      </w:r>
      <w:r w:rsidR="00415248" w:rsidRPr="006E6534">
        <w:rPr>
          <w:rFonts w:cs="Times New Roman"/>
          <w:color w:val="000000" w:themeColor="text1"/>
          <w:rPrChange w:id="7249" w:author="N F" w:date="2023-12-05T03:08:00Z">
            <w:rPr>
              <w:rFonts w:cs="Times New Roman"/>
            </w:rPr>
          </w:rPrChange>
        </w:rPr>
        <w:t xml:space="preserve"> 31,91 мкмоль/л. Другой активный метаболит осимертиниба с лабораторным шифром </w:t>
      </w:r>
      <w:r w:rsidR="00415248" w:rsidRPr="006E6534">
        <w:rPr>
          <w:rFonts w:cs="Times New Roman"/>
          <w:color w:val="000000" w:themeColor="text1"/>
          <w:lang w:val="en-US"/>
          <w:rPrChange w:id="7250" w:author="N F" w:date="2023-12-05T03:08:00Z">
            <w:rPr>
              <w:rFonts w:cs="Times New Roman"/>
              <w:lang w:val="en-US"/>
            </w:rPr>
          </w:rPrChange>
        </w:rPr>
        <w:t>AZ</w:t>
      </w:r>
      <w:r w:rsidR="00415248" w:rsidRPr="006E6534">
        <w:rPr>
          <w:rFonts w:cs="Times New Roman"/>
          <w:color w:val="000000" w:themeColor="text1"/>
          <w:rPrChange w:id="7251" w:author="N F" w:date="2023-12-05T03:08:00Z">
            <w:rPr>
              <w:rFonts w:cs="Times New Roman"/>
            </w:rPr>
          </w:rPrChange>
        </w:rPr>
        <w:t xml:space="preserve">5104 оказывал аналогичное действие на кальциевый канал </w:t>
      </w:r>
      <w:r w:rsidR="00415248" w:rsidRPr="006E6534">
        <w:rPr>
          <w:rFonts w:cs="Times New Roman"/>
          <w:color w:val="000000" w:themeColor="text1"/>
          <w:lang w:val="en-US"/>
          <w:rPrChange w:id="7252" w:author="N F" w:date="2023-12-05T03:08:00Z">
            <w:rPr>
              <w:rFonts w:cs="Times New Roman"/>
              <w:lang w:val="en-US"/>
            </w:rPr>
          </w:rPrChange>
        </w:rPr>
        <w:t>hCa</w:t>
      </w:r>
      <w:r w:rsidR="00415248" w:rsidRPr="006E6534">
        <w:rPr>
          <w:rFonts w:cs="Times New Roman"/>
          <w:color w:val="000000" w:themeColor="text1"/>
          <w:vertAlign w:val="subscript"/>
          <w:lang w:val="en-US"/>
          <w:rPrChange w:id="7253" w:author="N F" w:date="2023-12-05T03:08:00Z">
            <w:rPr>
              <w:rFonts w:cs="Times New Roman"/>
              <w:vertAlign w:val="subscript"/>
              <w:lang w:val="en-US"/>
            </w:rPr>
          </w:rPrChange>
        </w:rPr>
        <w:t>V</w:t>
      </w:r>
      <w:r w:rsidR="00415248" w:rsidRPr="006E6534">
        <w:rPr>
          <w:rFonts w:cs="Times New Roman"/>
          <w:color w:val="000000" w:themeColor="text1"/>
          <w:rPrChange w:id="7254" w:author="N F" w:date="2023-12-05T03:08:00Z">
            <w:rPr>
              <w:rFonts w:cs="Times New Roman"/>
            </w:rPr>
          </w:rPrChange>
        </w:rPr>
        <w:t xml:space="preserve">3.2 при </w:t>
      </w:r>
      <w:r w:rsidR="00415248" w:rsidRPr="006E6534">
        <w:rPr>
          <w:rFonts w:cs="Times New Roman"/>
          <w:color w:val="000000" w:themeColor="text1"/>
          <w:lang w:val="en-US"/>
          <w:rPrChange w:id="7255" w:author="N F" w:date="2023-12-05T03:08:00Z">
            <w:rPr>
              <w:rFonts w:cs="Times New Roman"/>
              <w:lang w:val="en-US"/>
            </w:rPr>
          </w:rPrChange>
        </w:rPr>
        <w:t>IC</w:t>
      </w:r>
      <w:r w:rsidR="00415248" w:rsidRPr="006E6534">
        <w:rPr>
          <w:rFonts w:cs="Times New Roman"/>
          <w:color w:val="000000" w:themeColor="text1"/>
          <w:vertAlign w:val="subscript"/>
          <w:rPrChange w:id="7256" w:author="N F" w:date="2023-12-05T03:08:00Z">
            <w:rPr>
              <w:rFonts w:cs="Times New Roman"/>
              <w:vertAlign w:val="subscript"/>
            </w:rPr>
          </w:rPrChange>
        </w:rPr>
        <w:t>50</w:t>
      </w:r>
      <w:r w:rsidR="00415248" w:rsidRPr="006E6534">
        <w:rPr>
          <w:rFonts w:cs="Times New Roman"/>
          <w:color w:val="000000" w:themeColor="text1"/>
          <w:rPrChange w:id="7257" w:author="N F" w:date="2023-12-05T03:08:00Z">
            <w:rPr>
              <w:rFonts w:cs="Times New Roman"/>
            </w:rPr>
          </w:rPrChange>
        </w:rPr>
        <w:t xml:space="preserve"> 37,54</w:t>
      </w:r>
      <w:r w:rsidR="00931212" w:rsidRPr="006E6534">
        <w:rPr>
          <w:rFonts w:cs="Times New Roman"/>
          <w:color w:val="000000" w:themeColor="text1"/>
          <w:rPrChange w:id="7258" w:author="N F" w:date="2023-12-05T03:08:00Z">
            <w:rPr>
              <w:rFonts w:cs="Times New Roman"/>
            </w:rPr>
          </w:rPrChange>
        </w:rPr>
        <w:t xml:space="preserve"> мкмоль/л</w:t>
      </w:r>
      <w:r w:rsidR="00415248" w:rsidRPr="006E6534">
        <w:rPr>
          <w:rFonts w:cs="Times New Roman"/>
          <w:color w:val="000000" w:themeColor="text1"/>
          <w:rPrChange w:id="7259" w:author="N F" w:date="2023-12-05T03:08:00Z">
            <w:rPr>
              <w:rFonts w:cs="Times New Roman"/>
            </w:rPr>
          </w:rPrChange>
        </w:rPr>
        <w:t xml:space="preserve">. Данный метаболит обладал </w:t>
      </w:r>
      <w:r w:rsidR="00415248" w:rsidRPr="006E6534">
        <w:rPr>
          <w:rFonts w:cs="Times New Roman"/>
          <w:color w:val="000000" w:themeColor="text1"/>
          <w:lang w:val="en-US"/>
          <w:rPrChange w:id="7260" w:author="N F" w:date="2023-12-05T03:08:00Z">
            <w:rPr>
              <w:rFonts w:cs="Times New Roman"/>
              <w:lang w:val="en-US"/>
            </w:rPr>
          </w:rPrChange>
        </w:rPr>
        <w:t>IC</w:t>
      </w:r>
      <w:r w:rsidR="00415248" w:rsidRPr="006E6534">
        <w:rPr>
          <w:rFonts w:cs="Times New Roman"/>
          <w:color w:val="000000" w:themeColor="text1"/>
          <w:vertAlign w:val="subscript"/>
          <w:rPrChange w:id="7261" w:author="N F" w:date="2023-12-05T03:08:00Z">
            <w:rPr>
              <w:rFonts w:cs="Times New Roman"/>
              <w:vertAlign w:val="subscript"/>
            </w:rPr>
          </w:rPrChange>
        </w:rPr>
        <w:t>50</w:t>
      </w:r>
      <w:r w:rsidR="00415248" w:rsidRPr="006E6534">
        <w:rPr>
          <w:rFonts w:cs="Times New Roman"/>
          <w:color w:val="000000" w:themeColor="text1"/>
          <w:rPrChange w:id="7262" w:author="N F" w:date="2023-12-05T03:08:00Z">
            <w:rPr>
              <w:rFonts w:cs="Times New Roman"/>
            </w:rPr>
          </w:rPrChange>
        </w:rPr>
        <w:t xml:space="preserve"> в отношении калиевого канала </w:t>
      </w:r>
      <w:r w:rsidR="00415248" w:rsidRPr="006E6534">
        <w:rPr>
          <w:rFonts w:cs="Times New Roman"/>
          <w:color w:val="000000" w:themeColor="text1"/>
          <w:lang w:val="en-US"/>
          <w:rPrChange w:id="7263" w:author="N F" w:date="2023-12-05T03:08:00Z">
            <w:rPr>
              <w:rFonts w:cs="Times New Roman"/>
              <w:lang w:val="en-US"/>
            </w:rPr>
          </w:rPrChange>
        </w:rPr>
        <w:t>hK</w:t>
      </w:r>
      <w:r w:rsidR="00415248" w:rsidRPr="006E6534">
        <w:rPr>
          <w:rFonts w:cs="Times New Roman"/>
          <w:color w:val="000000" w:themeColor="text1"/>
          <w:vertAlign w:val="subscript"/>
          <w:lang w:val="en-US"/>
          <w:rPrChange w:id="7264" w:author="N F" w:date="2023-12-05T03:08:00Z">
            <w:rPr>
              <w:rFonts w:cs="Times New Roman"/>
              <w:vertAlign w:val="subscript"/>
              <w:lang w:val="en-US"/>
            </w:rPr>
          </w:rPrChange>
        </w:rPr>
        <w:t>V</w:t>
      </w:r>
      <w:r w:rsidR="00415248" w:rsidRPr="006E6534">
        <w:rPr>
          <w:rFonts w:cs="Times New Roman"/>
          <w:color w:val="000000" w:themeColor="text1"/>
          <w:rPrChange w:id="7265" w:author="N F" w:date="2023-12-05T03:08:00Z">
            <w:rPr>
              <w:rFonts w:cs="Times New Roman"/>
            </w:rPr>
          </w:rPrChange>
        </w:rPr>
        <w:t>1.5 &gt;</w:t>
      </w:r>
      <w:r w:rsidR="00931212" w:rsidRPr="006E6534">
        <w:rPr>
          <w:rFonts w:cs="Times New Roman"/>
          <w:color w:val="000000" w:themeColor="text1"/>
          <w:rPrChange w:id="7266" w:author="N F" w:date="2023-12-05T03:08:00Z">
            <w:rPr>
              <w:rFonts w:cs="Times New Roman"/>
            </w:rPr>
          </w:rPrChange>
        </w:rPr>
        <w:t xml:space="preserve"> </w:t>
      </w:r>
      <w:r w:rsidR="00415248" w:rsidRPr="006E6534">
        <w:rPr>
          <w:rFonts w:cs="Times New Roman"/>
          <w:color w:val="000000" w:themeColor="text1"/>
          <w:rPrChange w:id="7267" w:author="N F" w:date="2023-12-05T03:08:00Z">
            <w:rPr>
              <w:rFonts w:cs="Times New Roman"/>
            </w:rPr>
          </w:rPrChange>
        </w:rPr>
        <w:t>89,6</w:t>
      </w:r>
      <w:r w:rsidR="00931212" w:rsidRPr="006E6534">
        <w:rPr>
          <w:rFonts w:cs="Times New Roman"/>
          <w:color w:val="000000" w:themeColor="text1"/>
          <w:rPrChange w:id="7268" w:author="N F" w:date="2023-12-05T03:08:00Z">
            <w:rPr>
              <w:rFonts w:cs="Times New Roman"/>
            </w:rPr>
          </w:rPrChange>
        </w:rPr>
        <w:t>4 мкмоль/л</w:t>
      </w:r>
      <w:r w:rsidRPr="006E6534">
        <w:rPr>
          <w:rFonts w:cs="Times New Roman"/>
          <w:color w:val="000000" w:themeColor="text1"/>
          <w:rPrChange w:id="7269" w:author="N F" w:date="2023-12-05T03:08:00Z">
            <w:rPr>
              <w:rFonts w:cs="Times New Roman"/>
            </w:rPr>
          </w:rPrChange>
        </w:rPr>
        <w:t xml:space="preserve"> </w:t>
      </w:r>
      <w:ins w:id="7270" w:author="Barshadskaya, Yuliya" w:date="2024-01-13T19:21:00Z">
        <w:r w:rsidR="00CC1B33" w:rsidRPr="0001519A">
          <w:rPr>
            <w:rFonts w:cs="Times New Roman"/>
            <w:color w:val="000000" w:themeColor="text1"/>
            <w:lang w:val="en-US"/>
          </w:rPr>
          <w:fldChar w:fldCharType="begin"/>
        </w:r>
        <w:r w:rsidR="00CC1B33"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CC1B33" w:rsidRPr="0001519A">
          <w:rPr>
            <w:rFonts w:cs="Times New Roman"/>
            <w:color w:val="000000" w:themeColor="text1"/>
            <w:lang w:val="en-US"/>
          </w:rPr>
          <w:fldChar w:fldCharType="separate"/>
        </w:r>
        <w:r w:rsidR="00CC1B33" w:rsidRPr="0018315E">
          <w:rPr>
            <w:rFonts w:cs="Times New Roman"/>
            <w:color w:val="000000" w:themeColor="text1"/>
          </w:rPr>
          <w:t>[</w:t>
        </w:r>
      </w:ins>
      <w:ins w:id="7271" w:author="Barshadskaya, Yuliya" w:date="2024-02-22T23:43:00Z">
        <w:r w:rsidR="00B8644E">
          <w:rPr>
            <w:rFonts w:cs="Times New Roman"/>
            <w:color w:val="000000" w:themeColor="text1"/>
          </w:rPr>
          <w:t>1</w:t>
        </w:r>
      </w:ins>
      <w:ins w:id="7272" w:author="Barshadskaya, Yuliya" w:date="2024-01-13T19:21:00Z">
        <w:r w:rsidR="00CC1B33" w:rsidRPr="00DD38F1">
          <w:rPr>
            <w:rFonts w:cs="Times New Roman"/>
            <w:color w:val="000000" w:themeColor="text1"/>
          </w:rPr>
          <w:t>]</w:t>
        </w:r>
        <w:r w:rsidR="00CC1B33" w:rsidRPr="0001519A">
          <w:rPr>
            <w:rFonts w:cs="Times New Roman"/>
            <w:color w:val="000000" w:themeColor="text1"/>
            <w:lang w:val="en-US"/>
          </w:rPr>
          <w:fldChar w:fldCharType="end"/>
        </w:r>
      </w:ins>
      <w:del w:id="7273" w:author="Barshadskaya, Yuliya" w:date="2024-01-13T19:21:00Z">
        <w:r w:rsidRPr="006E6534" w:rsidDel="00CC1B33">
          <w:rPr>
            <w:rFonts w:cs="Times New Roman"/>
            <w:color w:val="000000" w:themeColor="text1"/>
            <w:lang w:val="en-US"/>
            <w:rPrChange w:id="7274" w:author="N F" w:date="2023-12-05T03:08:00Z">
              <w:rPr>
                <w:rFonts w:cs="Times New Roman"/>
                <w:lang w:val="en-US"/>
              </w:rPr>
            </w:rPrChange>
          </w:rPr>
          <w:fldChar w:fldCharType="begin"/>
        </w:r>
        <w:r w:rsidRPr="006E6534" w:rsidDel="00CC1B33">
          <w:rPr>
            <w:rFonts w:cs="Times New Roman"/>
            <w:color w:val="000000" w:themeColor="text1"/>
            <w:rPrChange w:id="7275" w:author="N F" w:date="2023-12-05T03:08:00Z">
              <w:rPr>
                <w:rFonts w:cs="Times New Roman"/>
              </w:rPr>
            </w:rPrChange>
          </w:rPr>
          <w:delInstrText xml:space="preserve"> </w:delInstrText>
        </w:r>
        <w:r w:rsidRPr="006E6534" w:rsidDel="00CC1B33">
          <w:rPr>
            <w:rFonts w:cs="Times New Roman"/>
            <w:color w:val="000000" w:themeColor="text1"/>
            <w:lang w:val="en-US"/>
            <w:rPrChange w:id="7276" w:author="N F" w:date="2023-12-05T03:08:00Z">
              <w:rPr>
                <w:rFonts w:cs="Times New Roman"/>
                <w:lang w:val="en-US"/>
              </w:rPr>
            </w:rPrChange>
          </w:rPr>
          <w:delInstrText>ADDIN</w:delInstrText>
        </w:r>
        <w:r w:rsidRPr="006E6534" w:rsidDel="00CC1B33">
          <w:rPr>
            <w:rFonts w:cs="Times New Roman"/>
            <w:color w:val="000000" w:themeColor="text1"/>
            <w:rPrChange w:id="7277" w:author="N F" w:date="2023-12-05T03:08:00Z">
              <w:rPr>
                <w:rFonts w:cs="Times New Roman"/>
              </w:rPr>
            </w:rPrChange>
          </w:rPr>
          <w:delInstrText xml:space="preserve"> </w:delInstrText>
        </w:r>
        <w:r w:rsidRPr="006E6534" w:rsidDel="00CC1B33">
          <w:rPr>
            <w:rFonts w:cs="Times New Roman"/>
            <w:color w:val="000000" w:themeColor="text1"/>
            <w:lang w:val="en-US"/>
            <w:rPrChange w:id="7278" w:author="N F" w:date="2023-12-05T03:08:00Z">
              <w:rPr>
                <w:rFonts w:cs="Times New Roman"/>
                <w:lang w:val="en-US"/>
              </w:rPr>
            </w:rPrChange>
          </w:rPr>
          <w:delInstrText>ZOTERO</w:delInstrText>
        </w:r>
        <w:r w:rsidRPr="006E6534" w:rsidDel="00CC1B33">
          <w:rPr>
            <w:rFonts w:cs="Times New Roman"/>
            <w:color w:val="000000" w:themeColor="text1"/>
            <w:rPrChange w:id="7279" w:author="N F" w:date="2023-12-05T03:08:00Z">
              <w:rPr>
                <w:rFonts w:cs="Times New Roman"/>
              </w:rPr>
            </w:rPrChange>
          </w:rPr>
          <w:delInstrText>_</w:delInstrText>
        </w:r>
        <w:r w:rsidRPr="006E6534" w:rsidDel="00CC1B33">
          <w:rPr>
            <w:rFonts w:cs="Times New Roman"/>
            <w:color w:val="000000" w:themeColor="text1"/>
            <w:lang w:val="en-US"/>
            <w:rPrChange w:id="7280" w:author="N F" w:date="2023-12-05T03:08:00Z">
              <w:rPr>
                <w:rFonts w:cs="Times New Roman"/>
                <w:lang w:val="en-US"/>
              </w:rPr>
            </w:rPrChange>
          </w:rPr>
          <w:delInstrText>ITEM</w:delInstrText>
        </w:r>
        <w:r w:rsidRPr="006E6534" w:rsidDel="00CC1B33">
          <w:rPr>
            <w:rFonts w:cs="Times New Roman"/>
            <w:color w:val="000000" w:themeColor="text1"/>
            <w:rPrChange w:id="7281" w:author="N F" w:date="2023-12-05T03:08:00Z">
              <w:rPr>
                <w:rFonts w:cs="Times New Roman"/>
              </w:rPr>
            </w:rPrChange>
          </w:rPr>
          <w:delInstrText xml:space="preserve"> </w:delInstrText>
        </w:r>
        <w:r w:rsidRPr="006E6534" w:rsidDel="00CC1B33">
          <w:rPr>
            <w:rFonts w:cs="Times New Roman"/>
            <w:color w:val="000000" w:themeColor="text1"/>
            <w:lang w:val="en-US"/>
            <w:rPrChange w:id="7282" w:author="N F" w:date="2023-12-05T03:08:00Z">
              <w:rPr>
                <w:rFonts w:cs="Times New Roman"/>
                <w:lang w:val="en-US"/>
              </w:rPr>
            </w:rPrChange>
          </w:rPr>
          <w:delInstrText>CSL</w:delInstrText>
        </w:r>
        <w:r w:rsidRPr="006E6534" w:rsidDel="00CC1B33">
          <w:rPr>
            <w:rFonts w:cs="Times New Roman"/>
            <w:color w:val="000000" w:themeColor="text1"/>
            <w:rPrChange w:id="7283" w:author="N F" w:date="2023-12-05T03:08:00Z">
              <w:rPr>
                <w:rFonts w:cs="Times New Roman"/>
              </w:rPr>
            </w:rPrChange>
          </w:rPr>
          <w:delInstrText>_</w:delInstrText>
        </w:r>
        <w:r w:rsidRPr="006E6534" w:rsidDel="00CC1B33">
          <w:rPr>
            <w:rFonts w:cs="Times New Roman"/>
            <w:color w:val="000000" w:themeColor="text1"/>
            <w:lang w:val="en-US"/>
            <w:rPrChange w:id="7284" w:author="N F" w:date="2023-12-05T03:08:00Z">
              <w:rPr>
                <w:rFonts w:cs="Times New Roman"/>
                <w:lang w:val="en-US"/>
              </w:rPr>
            </w:rPrChange>
          </w:rPr>
          <w:delInstrText>CITATION</w:delInstrText>
        </w:r>
        <w:r w:rsidRPr="006E6534" w:rsidDel="00CC1B33">
          <w:rPr>
            <w:rFonts w:cs="Times New Roman"/>
            <w:color w:val="000000" w:themeColor="text1"/>
            <w:rPrChange w:id="7285" w:author="N F" w:date="2023-12-05T03:08:00Z">
              <w:rPr>
                <w:rFonts w:cs="Times New Roman"/>
              </w:rPr>
            </w:rPrChange>
          </w:rPr>
          <w:delInstrText xml:space="preserve"> {"</w:delInstrText>
        </w:r>
        <w:r w:rsidRPr="006E6534" w:rsidDel="00CC1B33">
          <w:rPr>
            <w:rFonts w:cs="Times New Roman"/>
            <w:color w:val="000000" w:themeColor="text1"/>
            <w:lang w:val="en-US"/>
            <w:rPrChange w:id="7286" w:author="N F" w:date="2023-12-05T03:08:00Z">
              <w:rPr>
                <w:rFonts w:cs="Times New Roman"/>
                <w:lang w:val="en-US"/>
              </w:rPr>
            </w:rPrChange>
          </w:rPr>
          <w:delInstrText>citationID</w:delInstrText>
        </w:r>
        <w:r w:rsidRPr="006E6534" w:rsidDel="00CC1B33">
          <w:rPr>
            <w:rFonts w:cs="Times New Roman"/>
            <w:color w:val="000000" w:themeColor="text1"/>
            <w:rPrChange w:id="7287" w:author="N F" w:date="2023-12-05T03:08:00Z">
              <w:rPr>
                <w:rFonts w:cs="Times New Roman"/>
              </w:rPr>
            </w:rPrChange>
          </w:rPr>
          <w:delInstrText>":"</w:delInstrText>
        </w:r>
        <w:r w:rsidRPr="006E6534" w:rsidDel="00CC1B33">
          <w:rPr>
            <w:rFonts w:cs="Times New Roman"/>
            <w:color w:val="000000" w:themeColor="text1"/>
            <w:lang w:val="en-US"/>
            <w:rPrChange w:id="7288" w:author="N F" w:date="2023-12-05T03:08:00Z">
              <w:rPr>
                <w:rFonts w:cs="Times New Roman"/>
                <w:lang w:val="en-US"/>
              </w:rPr>
            </w:rPrChange>
          </w:rPr>
          <w:delInstrText>iWmfkBAL</w:delInstrText>
        </w:r>
        <w:r w:rsidRPr="006E6534" w:rsidDel="00CC1B33">
          <w:rPr>
            <w:rFonts w:cs="Times New Roman"/>
            <w:color w:val="000000" w:themeColor="text1"/>
            <w:rPrChange w:id="7289" w:author="N F" w:date="2023-12-05T03:08:00Z">
              <w:rPr>
                <w:rFonts w:cs="Times New Roman"/>
              </w:rPr>
            </w:rPrChange>
          </w:rPr>
          <w:delInstrText>","</w:delInstrText>
        </w:r>
        <w:r w:rsidRPr="006E6534" w:rsidDel="00CC1B33">
          <w:rPr>
            <w:rFonts w:cs="Times New Roman"/>
            <w:color w:val="000000" w:themeColor="text1"/>
            <w:lang w:val="en-US"/>
            <w:rPrChange w:id="7290" w:author="N F" w:date="2023-12-05T03:08:00Z">
              <w:rPr>
                <w:rFonts w:cs="Times New Roman"/>
                <w:lang w:val="en-US"/>
              </w:rPr>
            </w:rPrChange>
          </w:rPr>
          <w:delInstrText>properties</w:delInstrText>
        </w:r>
        <w:r w:rsidRPr="006E6534" w:rsidDel="00CC1B33">
          <w:rPr>
            <w:rFonts w:cs="Times New Roman"/>
            <w:color w:val="000000" w:themeColor="text1"/>
            <w:rPrChange w:id="7291" w:author="N F" w:date="2023-12-05T03:08:00Z">
              <w:rPr>
                <w:rFonts w:cs="Times New Roman"/>
              </w:rPr>
            </w:rPrChange>
          </w:rPr>
          <w:delInstrText>":{"</w:delInstrText>
        </w:r>
        <w:r w:rsidRPr="006E6534" w:rsidDel="00CC1B33">
          <w:rPr>
            <w:rFonts w:cs="Times New Roman"/>
            <w:color w:val="000000" w:themeColor="text1"/>
            <w:lang w:val="en-US"/>
            <w:rPrChange w:id="7292" w:author="N F" w:date="2023-12-05T03:08:00Z">
              <w:rPr>
                <w:rFonts w:cs="Times New Roman"/>
                <w:lang w:val="en-US"/>
              </w:rPr>
            </w:rPrChange>
          </w:rPr>
          <w:delInstrText>formattedCitation</w:delInstrText>
        </w:r>
        <w:r w:rsidRPr="006E6534" w:rsidDel="00CC1B33">
          <w:rPr>
            <w:rFonts w:cs="Times New Roman"/>
            <w:color w:val="000000" w:themeColor="text1"/>
            <w:rPrChange w:id="7293" w:author="N F" w:date="2023-12-05T03:08:00Z">
              <w:rPr>
                <w:rFonts w:cs="Times New Roman"/>
              </w:rPr>
            </w:rPrChange>
          </w:rPr>
          <w:delInstrText>":"(6)","</w:delInstrText>
        </w:r>
        <w:r w:rsidRPr="006E6534" w:rsidDel="00CC1B33">
          <w:rPr>
            <w:rFonts w:cs="Times New Roman"/>
            <w:color w:val="000000" w:themeColor="text1"/>
            <w:lang w:val="en-US"/>
            <w:rPrChange w:id="7294" w:author="N F" w:date="2023-12-05T03:08:00Z">
              <w:rPr>
                <w:rFonts w:cs="Times New Roman"/>
                <w:lang w:val="en-US"/>
              </w:rPr>
            </w:rPrChange>
          </w:rPr>
          <w:delInstrText>plainCitation</w:delInstrText>
        </w:r>
        <w:r w:rsidRPr="006E6534" w:rsidDel="00CC1B33">
          <w:rPr>
            <w:rFonts w:cs="Times New Roman"/>
            <w:color w:val="000000" w:themeColor="text1"/>
            <w:rPrChange w:id="7295" w:author="N F" w:date="2023-12-05T03:08:00Z">
              <w:rPr>
                <w:rFonts w:cs="Times New Roman"/>
              </w:rPr>
            </w:rPrChange>
          </w:rPr>
          <w:delInstrText>":"(6)","</w:delInstrText>
        </w:r>
        <w:r w:rsidRPr="006E6534" w:rsidDel="00CC1B33">
          <w:rPr>
            <w:rFonts w:cs="Times New Roman"/>
            <w:color w:val="000000" w:themeColor="text1"/>
            <w:lang w:val="en-US"/>
            <w:rPrChange w:id="7296" w:author="N F" w:date="2023-12-05T03:08:00Z">
              <w:rPr>
                <w:rFonts w:cs="Times New Roman"/>
                <w:lang w:val="en-US"/>
              </w:rPr>
            </w:rPrChange>
          </w:rPr>
          <w:delInstrText>noteIndex</w:delInstrText>
        </w:r>
        <w:r w:rsidRPr="006E6534" w:rsidDel="00CC1B33">
          <w:rPr>
            <w:rFonts w:cs="Times New Roman"/>
            <w:color w:val="000000" w:themeColor="text1"/>
            <w:rPrChange w:id="7297" w:author="N F" w:date="2023-12-05T03:08:00Z">
              <w:rPr>
                <w:rFonts w:cs="Times New Roman"/>
              </w:rPr>
            </w:rPrChange>
          </w:rPr>
          <w:delInstrText>":0},"</w:delInstrText>
        </w:r>
        <w:r w:rsidRPr="006E6534" w:rsidDel="00CC1B33">
          <w:rPr>
            <w:rFonts w:cs="Times New Roman"/>
            <w:color w:val="000000" w:themeColor="text1"/>
            <w:lang w:val="en-US"/>
            <w:rPrChange w:id="7298" w:author="N F" w:date="2023-12-05T03:08:00Z">
              <w:rPr>
                <w:rFonts w:cs="Times New Roman"/>
                <w:lang w:val="en-US"/>
              </w:rPr>
            </w:rPrChange>
          </w:rPr>
          <w:delInstrText>citationItems</w:delInstrText>
        </w:r>
        <w:r w:rsidRPr="006E6534" w:rsidDel="00CC1B33">
          <w:rPr>
            <w:rFonts w:cs="Times New Roman"/>
            <w:color w:val="000000" w:themeColor="text1"/>
            <w:rPrChange w:id="7299" w:author="N F" w:date="2023-12-05T03:08:00Z">
              <w:rPr>
                <w:rFonts w:cs="Times New Roman"/>
              </w:rPr>
            </w:rPrChange>
          </w:rPr>
          <w:delInstrText>":[{"</w:delInstrText>
        </w:r>
        <w:r w:rsidRPr="006E6534" w:rsidDel="00CC1B33">
          <w:rPr>
            <w:rFonts w:cs="Times New Roman"/>
            <w:color w:val="000000" w:themeColor="text1"/>
            <w:lang w:val="en-US"/>
            <w:rPrChange w:id="7300" w:author="N F" w:date="2023-12-05T03:08:00Z">
              <w:rPr>
                <w:rFonts w:cs="Times New Roman"/>
                <w:lang w:val="en-US"/>
              </w:rPr>
            </w:rPrChange>
          </w:rPr>
          <w:delInstrText>id</w:delInstrText>
        </w:r>
        <w:r w:rsidRPr="006E6534" w:rsidDel="00CC1B33">
          <w:rPr>
            <w:rFonts w:cs="Times New Roman"/>
            <w:color w:val="000000" w:themeColor="text1"/>
            <w:rPrChange w:id="7301" w:author="N F" w:date="2023-12-05T03:08:00Z">
              <w:rPr>
                <w:rFonts w:cs="Times New Roman"/>
              </w:rPr>
            </w:rPrChange>
          </w:rPr>
          <w:delInstrText>":161758,"</w:delInstrText>
        </w:r>
        <w:r w:rsidRPr="006E6534" w:rsidDel="00CC1B33">
          <w:rPr>
            <w:rFonts w:cs="Times New Roman"/>
            <w:color w:val="000000" w:themeColor="text1"/>
            <w:lang w:val="en-US"/>
            <w:rPrChange w:id="7302" w:author="N F" w:date="2023-12-05T03:08:00Z">
              <w:rPr>
                <w:rFonts w:cs="Times New Roman"/>
                <w:lang w:val="en-US"/>
              </w:rPr>
            </w:rPrChange>
          </w:rPr>
          <w:delInstrText>uris</w:delInstrText>
        </w:r>
        <w:r w:rsidRPr="006E6534" w:rsidDel="00CC1B33">
          <w:rPr>
            <w:rFonts w:cs="Times New Roman"/>
            <w:color w:val="000000" w:themeColor="text1"/>
            <w:rPrChange w:id="7303" w:author="N F" w:date="2023-12-05T03:08:00Z">
              <w:rPr>
                <w:rFonts w:cs="Times New Roman"/>
              </w:rPr>
            </w:rPrChange>
          </w:rPr>
          <w:delInstrText>":["</w:delInstrText>
        </w:r>
        <w:r w:rsidRPr="006E6534" w:rsidDel="00CC1B33">
          <w:rPr>
            <w:rFonts w:cs="Times New Roman"/>
            <w:color w:val="000000" w:themeColor="text1"/>
            <w:lang w:val="en-US"/>
            <w:rPrChange w:id="7304" w:author="N F" w:date="2023-12-05T03:08:00Z">
              <w:rPr>
                <w:rFonts w:cs="Times New Roman"/>
                <w:lang w:val="en-US"/>
              </w:rPr>
            </w:rPrChange>
          </w:rPr>
          <w:delInstrText>http</w:delInstrText>
        </w:r>
        <w:r w:rsidRPr="006E6534" w:rsidDel="00CC1B33">
          <w:rPr>
            <w:rFonts w:cs="Times New Roman"/>
            <w:color w:val="000000" w:themeColor="text1"/>
            <w:rPrChange w:id="7305" w:author="N F" w:date="2023-12-05T03:08:00Z">
              <w:rPr>
                <w:rFonts w:cs="Times New Roman"/>
              </w:rPr>
            </w:rPrChange>
          </w:rPr>
          <w:delInstrText>://</w:delInstrText>
        </w:r>
        <w:r w:rsidRPr="006E6534" w:rsidDel="00CC1B33">
          <w:rPr>
            <w:rFonts w:cs="Times New Roman"/>
            <w:color w:val="000000" w:themeColor="text1"/>
            <w:lang w:val="en-US"/>
            <w:rPrChange w:id="7306" w:author="N F" w:date="2023-12-05T03:08:00Z">
              <w:rPr>
                <w:rFonts w:cs="Times New Roman"/>
                <w:lang w:val="en-US"/>
              </w:rPr>
            </w:rPrChange>
          </w:rPr>
          <w:delInstrText>zotero</w:delInstrText>
        </w:r>
        <w:r w:rsidRPr="006E6534" w:rsidDel="00CC1B33">
          <w:rPr>
            <w:rFonts w:cs="Times New Roman"/>
            <w:color w:val="000000" w:themeColor="text1"/>
            <w:rPrChange w:id="7307" w:author="N F" w:date="2023-12-05T03:08:00Z">
              <w:rPr>
                <w:rFonts w:cs="Times New Roman"/>
              </w:rPr>
            </w:rPrChange>
          </w:rPr>
          <w:delInstrText>.</w:delInstrText>
        </w:r>
        <w:r w:rsidRPr="006E6534" w:rsidDel="00CC1B33">
          <w:rPr>
            <w:rFonts w:cs="Times New Roman"/>
            <w:color w:val="000000" w:themeColor="text1"/>
            <w:lang w:val="en-US"/>
            <w:rPrChange w:id="7308" w:author="N F" w:date="2023-12-05T03:08:00Z">
              <w:rPr>
                <w:rFonts w:cs="Times New Roman"/>
                <w:lang w:val="en-US"/>
              </w:rPr>
            </w:rPrChange>
          </w:rPr>
          <w:delInstrText>org</w:delInstrText>
        </w:r>
        <w:r w:rsidRPr="006E6534" w:rsidDel="00CC1B33">
          <w:rPr>
            <w:rFonts w:cs="Times New Roman"/>
            <w:color w:val="000000" w:themeColor="text1"/>
            <w:rPrChange w:id="7309" w:author="N F" w:date="2023-12-05T03:08:00Z">
              <w:rPr>
                <w:rFonts w:cs="Times New Roman"/>
              </w:rPr>
            </w:rPrChange>
          </w:rPr>
          <w:delInstrText>/</w:delInstrText>
        </w:r>
        <w:r w:rsidRPr="006E6534" w:rsidDel="00CC1B33">
          <w:rPr>
            <w:rFonts w:cs="Times New Roman"/>
            <w:color w:val="000000" w:themeColor="text1"/>
            <w:lang w:val="en-US"/>
            <w:rPrChange w:id="7310" w:author="N F" w:date="2023-12-05T03:08:00Z">
              <w:rPr>
                <w:rFonts w:cs="Times New Roman"/>
                <w:lang w:val="en-US"/>
              </w:rPr>
            </w:rPrChange>
          </w:rPr>
          <w:delInstrText>groups</w:delInstrText>
        </w:r>
        <w:r w:rsidRPr="006E6534" w:rsidDel="00CC1B33">
          <w:rPr>
            <w:rFonts w:cs="Times New Roman"/>
            <w:color w:val="000000" w:themeColor="text1"/>
            <w:rPrChange w:id="7311" w:author="N F" w:date="2023-12-05T03:08:00Z">
              <w:rPr>
                <w:rFonts w:cs="Times New Roman"/>
              </w:rPr>
            </w:rPrChange>
          </w:rPr>
          <w:delInstrText>/4735135/</w:delInstrText>
        </w:r>
        <w:r w:rsidRPr="006E6534" w:rsidDel="00CC1B33">
          <w:rPr>
            <w:rFonts w:cs="Times New Roman"/>
            <w:color w:val="000000" w:themeColor="text1"/>
            <w:lang w:val="en-US"/>
            <w:rPrChange w:id="7312" w:author="N F" w:date="2023-12-05T03:08:00Z">
              <w:rPr>
                <w:rFonts w:cs="Times New Roman"/>
                <w:lang w:val="en-US"/>
              </w:rPr>
            </w:rPrChange>
          </w:rPr>
          <w:delInstrText>items</w:delInstrText>
        </w:r>
        <w:r w:rsidRPr="006E6534" w:rsidDel="00CC1B33">
          <w:rPr>
            <w:rFonts w:cs="Times New Roman"/>
            <w:color w:val="000000" w:themeColor="text1"/>
            <w:rPrChange w:id="7313" w:author="N F" w:date="2023-12-05T03:08:00Z">
              <w:rPr>
                <w:rFonts w:cs="Times New Roman"/>
              </w:rPr>
            </w:rPrChange>
          </w:rPr>
          <w:delInstrText>/</w:delInstrText>
        </w:r>
        <w:r w:rsidRPr="006E6534" w:rsidDel="00CC1B33">
          <w:rPr>
            <w:rFonts w:cs="Times New Roman"/>
            <w:color w:val="000000" w:themeColor="text1"/>
            <w:lang w:val="en-US"/>
            <w:rPrChange w:id="7314" w:author="N F" w:date="2023-12-05T03:08:00Z">
              <w:rPr>
                <w:rFonts w:cs="Times New Roman"/>
                <w:lang w:val="en-US"/>
              </w:rPr>
            </w:rPrChange>
          </w:rPr>
          <w:delInstrText>YQI</w:delInstrText>
        </w:r>
        <w:r w:rsidRPr="006E6534" w:rsidDel="00CC1B33">
          <w:rPr>
            <w:rFonts w:cs="Times New Roman"/>
            <w:color w:val="000000" w:themeColor="text1"/>
            <w:rPrChange w:id="7315" w:author="N F" w:date="2023-12-05T03:08:00Z">
              <w:rPr>
                <w:rFonts w:cs="Times New Roman"/>
              </w:rPr>
            </w:rPrChange>
          </w:rPr>
          <w:delInstrText>77</w:delInstrText>
        </w:r>
        <w:r w:rsidRPr="006E6534" w:rsidDel="00CC1B33">
          <w:rPr>
            <w:rFonts w:cs="Times New Roman"/>
            <w:color w:val="000000" w:themeColor="text1"/>
            <w:lang w:val="en-US"/>
            <w:rPrChange w:id="7316" w:author="N F" w:date="2023-12-05T03:08:00Z">
              <w:rPr>
                <w:rFonts w:cs="Times New Roman"/>
                <w:lang w:val="en-US"/>
              </w:rPr>
            </w:rPrChange>
          </w:rPr>
          <w:delInstrText>G</w:delInstrText>
        </w:r>
        <w:r w:rsidRPr="006E6534" w:rsidDel="00CC1B33">
          <w:rPr>
            <w:rFonts w:cs="Times New Roman"/>
            <w:color w:val="000000" w:themeColor="text1"/>
            <w:rPrChange w:id="7317" w:author="N F" w:date="2023-12-05T03:08:00Z">
              <w:rPr>
                <w:rFonts w:cs="Times New Roman"/>
              </w:rPr>
            </w:rPrChange>
          </w:rPr>
          <w:delInstrText>3</w:delInstrText>
        </w:r>
        <w:r w:rsidRPr="006E6534" w:rsidDel="00CC1B33">
          <w:rPr>
            <w:rFonts w:cs="Times New Roman"/>
            <w:color w:val="000000" w:themeColor="text1"/>
            <w:lang w:val="en-US"/>
            <w:rPrChange w:id="7318" w:author="N F" w:date="2023-12-05T03:08:00Z">
              <w:rPr>
                <w:rFonts w:cs="Times New Roman"/>
                <w:lang w:val="en-US"/>
              </w:rPr>
            </w:rPrChange>
          </w:rPr>
          <w:delInstrText>L</w:delInstrText>
        </w:r>
        <w:r w:rsidRPr="006E6534" w:rsidDel="00CC1B33">
          <w:rPr>
            <w:rFonts w:cs="Times New Roman"/>
            <w:color w:val="000000" w:themeColor="text1"/>
            <w:rPrChange w:id="7319" w:author="N F" w:date="2023-12-05T03:08:00Z">
              <w:rPr>
                <w:rFonts w:cs="Times New Roman"/>
              </w:rPr>
            </w:rPrChange>
          </w:rPr>
          <w:delInstrText>"],"</w:delInstrText>
        </w:r>
        <w:r w:rsidRPr="006E6534" w:rsidDel="00CC1B33">
          <w:rPr>
            <w:rFonts w:cs="Times New Roman"/>
            <w:color w:val="000000" w:themeColor="text1"/>
            <w:lang w:val="en-US"/>
            <w:rPrChange w:id="7320" w:author="N F" w:date="2023-12-05T03:08:00Z">
              <w:rPr>
                <w:rFonts w:cs="Times New Roman"/>
                <w:lang w:val="en-US"/>
              </w:rPr>
            </w:rPrChange>
          </w:rPr>
          <w:delInstrText>itemData</w:delInstrText>
        </w:r>
        <w:r w:rsidRPr="006E6534" w:rsidDel="00CC1B33">
          <w:rPr>
            <w:rFonts w:cs="Times New Roman"/>
            <w:color w:val="000000" w:themeColor="text1"/>
            <w:rPrChange w:id="7321" w:author="N F" w:date="2023-12-05T03:08:00Z">
              <w:rPr>
                <w:rFonts w:cs="Times New Roman"/>
              </w:rPr>
            </w:rPrChange>
          </w:rPr>
          <w:delInstrText>":{"</w:delInstrText>
        </w:r>
        <w:r w:rsidRPr="006E6534" w:rsidDel="00CC1B33">
          <w:rPr>
            <w:rFonts w:cs="Times New Roman"/>
            <w:color w:val="000000" w:themeColor="text1"/>
            <w:lang w:val="en-US"/>
            <w:rPrChange w:id="7322" w:author="N F" w:date="2023-12-05T03:08:00Z">
              <w:rPr>
                <w:rFonts w:cs="Times New Roman"/>
                <w:lang w:val="en-US"/>
              </w:rPr>
            </w:rPrChange>
          </w:rPr>
          <w:delInstrText>id</w:delInstrText>
        </w:r>
        <w:r w:rsidRPr="006E6534" w:rsidDel="00CC1B33">
          <w:rPr>
            <w:rFonts w:cs="Times New Roman"/>
            <w:color w:val="000000" w:themeColor="text1"/>
            <w:rPrChange w:id="7323" w:author="N F" w:date="2023-12-05T03:08:00Z">
              <w:rPr>
                <w:rFonts w:cs="Times New Roman"/>
              </w:rPr>
            </w:rPrChange>
          </w:rPr>
          <w:delInstrText>":161758,"</w:delInstrText>
        </w:r>
        <w:r w:rsidRPr="006E6534" w:rsidDel="00CC1B33">
          <w:rPr>
            <w:rFonts w:cs="Times New Roman"/>
            <w:color w:val="000000" w:themeColor="text1"/>
            <w:lang w:val="en-US"/>
            <w:rPrChange w:id="7324" w:author="N F" w:date="2023-12-05T03:08:00Z">
              <w:rPr>
                <w:rFonts w:cs="Times New Roman"/>
                <w:lang w:val="en-US"/>
              </w:rPr>
            </w:rPrChange>
          </w:rPr>
          <w:delInstrText>type</w:delInstrText>
        </w:r>
        <w:r w:rsidRPr="006E6534" w:rsidDel="00CC1B33">
          <w:rPr>
            <w:rFonts w:cs="Times New Roman"/>
            <w:color w:val="000000" w:themeColor="text1"/>
            <w:rPrChange w:id="7325" w:author="N F" w:date="2023-12-05T03:08:00Z">
              <w:rPr>
                <w:rFonts w:cs="Times New Roman"/>
              </w:rPr>
            </w:rPrChange>
          </w:rPr>
          <w:delInstrText>":"</w:delInstrText>
        </w:r>
        <w:r w:rsidRPr="006E6534" w:rsidDel="00CC1B33">
          <w:rPr>
            <w:rFonts w:cs="Times New Roman"/>
            <w:color w:val="000000" w:themeColor="text1"/>
            <w:lang w:val="en-US"/>
            <w:rPrChange w:id="7326" w:author="N F" w:date="2023-12-05T03:08:00Z">
              <w:rPr>
                <w:rFonts w:cs="Times New Roman"/>
                <w:lang w:val="en-US"/>
              </w:rPr>
            </w:rPrChange>
          </w:rPr>
          <w:delInstrText>webpage</w:delInstrText>
        </w:r>
        <w:r w:rsidRPr="006E6534" w:rsidDel="00CC1B33">
          <w:rPr>
            <w:rFonts w:cs="Times New Roman"/>
            <w:color w:val="000000" w:themeColor="text1"/>
            <w:rPrChange w:id="7327" w:author="N F" w:date="2023-12-05T03:08:00Z">
              <w:rPr>
                <w:rFonts w:cs="Times New Roman"/>
              </w:rPr>
            </w:rPrChange>
          </w:rPr>
          <w:delInstrText>","</w:delInstrText>
        </w:r>
        <w:r w:rsidRPr="006E6534" w:rsidDel="00CC1B33">
          <w:rPr>
            <w:rFonts w:cs="Times New Roman"/>
            <w:color w:val="000000" w:themeColor="text1"/>
            <w:lang w:val="en-US"/>
            <w:rPrChange w:id="7328" w:author="N F" w:date="2023-12-05T03:08:00Z">
              <w:rPr>
                <w:rFonts w:cs="Times New Roman"/>
                <w:lang w:val="en-US"/>
              </w:rPr>
            </w:rPrChange>
          </w:rPr>
          <w:delInstrText>title</w:delInstrText>
        </w:r>
        <w:r w:rsidRPr="006E6534" w:rsidDel="00CC1B33">
          <w:rPr>
            <w:rFonts w:cs="Times New Roman"/>
            <w:color w:val="000000" w:themeColor="text1"/>
            <w:rPrChange w:id="7329" w:author="N F" w:date="2023-12-05T03:08:00Z">
              <w:rPr>
                <w:rFonts w:cs="Times New Roman"/>
              </w:rPr>
            </w:rPrChange>
          </w:rPr>
          <w:delInstrText>":"</w:delInstrText>
        </w:r>
        <w:r w:rsidRPr="006E6534" w:rsidDel="00CC1B33">
          <w:rPr>
            <w:rFonts w:cs="Times New Roman"/>
            <w:color w:val="000000" w:themeColor="text1"/>
            <w:lang w:val="en-US"/>
            <w:rPrChange w:id="7330" w:author="N F" w:date="2023-12-05T03:08:00Z">
              <w:rPr>
                <w:rFonts w:cs="Times New Roman"/>
                <w:lang w:val="en-US"/>
              </w:rPr>
            </w:rPrChange>
          </w:rPr>
          <w:delInstrText>TAGRISSO</w:delInstrText>
        </w:r>
        <w:r w:rsidRPr="006E6534" w:rsidDel="00CC1B33">
          <w:rPr>
            <w:rFonts w:cs="Times New Roman"/>
            <w:color w:val="000000" w:themeColor="text1"/>
            <w:rPrChange w:id="7331" w:author="N F" w:date="2023-12-05T03:08:00Z">
              <w:rPr>
                <w:rFonts w:cs="Times New Roman"/>
              </w:rPr>
            </w:rPrChange>
          </w:rPr>
          <w:delInstrText xml:space="preserve"> (</w:delInstrText>
        </w:r>
        <w:r w:rsidRPr="006E6534" w:rsidDel="00CC1B33">
          <w:rPr>
            <w:rFonts w:cs="Times New Roman"/>
            <w:color w:val="000000" w:themeColor="text1"/>
            <w:lang w:val="en-US"/>
            <w:rPrChange w:id="7332" w:author="N F" w:date="2023-12-05T03:08:00Z">
              <w:rPr>
                <w:rFonts w:cs="Times New Roman"/>
                <w:lang w:val="en-US"/>
              </w:rPr>
            </w:rPrChange>
          </w:rPr>
          <w:delInstrText>osimertinib</w:delInstrText>
        </w:r>
        <w:r w:rsidRPr="006E6534" w:rsidDel="00CC1B33">
          <w:rPr>
            <w:rFonts w:cs="Times New Roman"/>
            <w:color w:val="000000" w:themeColor="text1"/>
            <w:rPrChange w:id="7333" w:author="N F" w:date="2023-12-05T03:08:00Z">
              <w:rPr>
                <w:rFonts w:cs="Times New Roman"/>
              </w:rPr>
            </w:rPrChange>
          </w:rPr>
          <w:delInstrText xml:space="preserve">) </w:delInstrText>
        </w:r>
        <w:r w:rsidRPr="006E6534" w:rsidDel="00CC1B33">
          <w:rPr>
            <w:rFonts w:cs="Times New Roman"/>
            <w:color w:val="000000" w:themeColor="text1"/>
            <w:lang w:val="en-US"/>
            <w:rPrChange w:id="7334" w:author="N F" w:date="2023-12-05T03:08:00Z">
              <w:rPr>
                <w:rFonts w:cs="Times New Roman"/>
                <w:lang w:val="en-US"/>
              </w:rPr>
            </w:rPrChange>
          </w:rPr>
          <w:delInstrText>tablets</w:delInstrText>
        </w:r>
        <w:r w:rsidRPr="006E6534" w:rsidDel="00CC1B33">
          <w:rPr>
            <w:rFonts w:cs="Times New Roman"/>
            <w:color w:val="000000" w:themeColor="text1"/>
            <w:rPrChange w:id="7335" w:author="N F" w:date="2023-12-05T03:08:00Z">
              <w:rPr>
                <w:rFonts w:cs="Times New Roman"/>
              </w:rPr>
            </w:rPrChange>
          </w:rPr>
          <w:delInstrText xml:space="preserve">. </w:delInstrText>
        </w:r>
        <w:r w:rsidRPr="006E6534" w:rsidDel="00CC1B33">
          <w:rPr>
            <w:rFonts w:cs="Times New Roman"/>
            <w:color w:val="000000" w:themeColor="text1"/>
            <w:lang w:val="en-US"/>
            <w:rPrChange w:id="7336" w:author="N F" w:date="2023-12-05T03:08:00Z">
              <w:rPr>
                <w:rFonts w:cs="Times New Roman"/>
                <w:lang w:val="en-US"/>
              </w:rPr>
            </w:rPrChange>
          </w:rPr>
          <w:delInstrText>AstraZeneca</w:delInstrText>
        </w:r>
        <w:r w:rsidRPr="006E6534" w:rsidDel="00CC1B33">
          <w:rPr>
            <w:rFonts w:cs="Times New Roman"/>
            <w:color w:val="000000" w:themeColor="text1"/>
            <w:rPrChange w:id="7337" w:author="N F" w:date="2023-12-05T03:08:00Z">
              <w:rPr>
                <w:rFonts w:cs="Times New Roman"/>
              </w:rPr>
            </w:rPrChange>
          </w:rPr>
          <w:delInstrText xml:space="preserve"> </w:delInstrText>
        </w:r>
        <w:r w:rsidRPr="006E6534" w:rsidDel="00CC1B33">
          <w:rPr>
            <w:rFonts w:cs="Times New Roman"/>
            <w:color w:val="000000" w:themeColor="text1"/>
            <w:lang w:val="en-US"/>
            <w:rPrChange w:id="7338" w:author="N F" w:date="2023-12-05T03:08:00Z">
              <w:rPr>
                <w:rFonts w:cs="Times New Roman"/>
                <w:lang w:val="en-US"/>
              </w:rPr>
            </w:rPrChange>
          </w:rPr>
          <w:delInstrText>Pharmaceuticals</w:delInstrText>
        </w:r>
        <w:r w:rsidRPr="006E6534" w:rsidDel="00CC1B33">
          <w:rPr>
            <w:rFonts w:cs="Times New Roman"/>
            <w:color w:val="000000" w:themeColor="text1"/>
            <w:rPrChange w:id="7339" w:author="N F" w:date="2023-12-05T03:08:00Z">
              <w:rPr>
                <w:rFonts w:cs="Times New Roman"/>
              </w:rPr>
            </w:rPrChange>
          </w:rPr>
          <w:delInstrText xml:space="preserve">, </w:delInstrText>
        </w:r>
        <w:r w:rsidRPr="006E6534" w:rsidDel="00CC1B33">
          <w:rPr>
            <w:rFonts w:cs="Times New Roman"/>
            <w:color w:val="000000" w:themeColor="text1"/>
            <w:lang w:val="en-US"/>
            <w:rPrChange w:id="7340" w:author="N F" w:date="2023-12-05T03:08:00Z">
              <w:rPr>
                <w:rFonts w:cs="Times New Roman"/>
                <w:lang w:val="en-US"/>
              </w:rPr>
            </w:rPrChange>
          </w:rPr>
          <w:delInstrText>LP</w:delInstrText>
        </w:r>
        <w:r w:rsidRPr="006E6534" w:rsidDel="00CC1B33">
          <w:rPr>
            <w:rFonts w:cs="Times New Roman"/>
            <w:color w:val="000000" w:themeColor="text1"/>
            <w:rPrChange w:id="7341" w:author="N F" w:date="2023-12-05T03:08:00Z">
              <w:rPr>
                <w:rFonts w:cs="Times New Roman"/>
              </w:rPr>
            </w:rPrChange>
          </w:rPr>
          <w:delInstrText xml:space="preserve"> </w:delInstrText>
        </w:r>
        <w:r w:rsidRPr="006E6534" w:rsidDel="00CC1B33">
          <w:rPr>
            <w:rFonts w:cs="Times New Roman"/>
            <w:color w:val="000000" w:themeColor="text1"/>
            <w:lang w:val="en-US"/>
            <w:rPrChange w:id="7342" w:author="N F" w:date="2023-12-05T03:08:00Z">
              <w:rPr>
                <w:rFonts w:cs="Times New Roman"/>
                <w:lang w:val="en-US"/>
              </w:rPr>
            </w:rPrChange>
          </w:rPr>
          <w:delInstrText>Application</w:delInstrText>
        </w:r>
        <w:r w:rsidRPr="006E6534" w:rsidDel="00CC1B33">
          <w:rPr>
            <w:rFonts w:cs="Times New Roman"/>
            <w:color w:val="000000" w:themeColor="text1"/>
            <w:rPrChange w:id="7343" w:author="N F" w:date="2023-12-05T03:08:00Z">
              <w:rPr>
                <w:rFonts w:cs="Times New Roman"/>
              </w:rPr>
            </w:rPrChange>
          </w:rPr>
          <w:delInstrText xml:space="preserve"> </w:delInstrText>
        </w:r>
        <w:r w:rsidRPr="006E6534" w:rsidDel="00CC1B33">
          <w:rPr>
            <w:rFonts w:cs="Times New Roman"/>
            <w:color w:val="000000" w:themeColor="text1"/>
            <w:lang w:val="en-US"/>
            <w:rPrChange w:id="7344" w:author="N F" w:date="2023-12-05T03:08:00Z">
              <w:rPr>
                <w:rFonts w:cs="Times New Roman"/>
                <w:lang w:val="en-US"/>
              </w:rPr>
            </w:rPrChange>
          </w:rPr>
          <w:delInstrText>No</w:delInstrText>
        </w:r>
        <w:r w:rsidRPr="006E6534" w:rsidDel="00CC1B33">
          <w:rPr>
            <w:rFonts w:cs="Times New Roman"/>
            <w:color w:val="000000" w:themeColor="text1"/>
            <w:rPrChange w:id="7345" w:author="N F" w:date="2023-12-05T03:08:00Z">
              <w:rPr>
                <w:rFonts w:cs="Times New Roman"/>
              </w:rPr>
            </w:rPrChange>
          </w:rPr>
          <w:delInstrText xml:space="preserve">.:  208065. </w:delInstrText>
        </w:r>
        <w:r w:rsidRPr="006E6534" w:rsidDel="00CC1B33">
          <w:rPr>
            <w:rFonts w:cs="Times New Roman"/>
            <w:color w:val="000000" w:themeColor="text1"/>
            <w:lang w:val="en-US"/>
            <w:rPrChange w:id="7346" w:author="N F" w:date="2023-12-05T03:08:00Z">
              <w:rPr>
                <w:rFonts w:cs="Times New Roman"/>
                <w:lang w:val="en-US"/>
              </w:rPr>
            </w:rPrChange>
          </w:rPr>
          <w:delInstrText>Approval</w:delInstrText>
        </w:r>
        <w:r w:rsidRPr="006E6534" w:rsidDel="00CC1B33">
          <w:rPr>
            <w:rFonts w:cs="Times New Roman"/>
            <w:color w:val="000000" w:themeColor="text1"/>
            <w:rPrChange w:id="7347" w:author="N F" w:date="2023-12-05T03:08:00Z">
              <w:rPr>
                <w:rFonts w:cs="Times New Roman"/>
              </w:rPr>
            </w:rPrChange>
          </w:rPr>
          <w:delInstrText xml:space="preserve"> </w:delInstrText>
        </w:r>
        <w:r w:rsidRPr="006E6534" w:rsidDel="00CC1B33">
          <w:rPr>
            <w:rFonts w:cs="Times New Roman"/>
            <w:color w:val="000000" w:themeColor="text1"/>
            <w:lang w:val="en-US"/>
            <w:rPrChange w:id="7348" w:author="N F" w:date="2023-12-05T03:08:00Z">
              <w:rPr>
                <w:rFonts w:cs="Times New Roman"/>
                <w:lang w:val="en-US"/>
              </w:rPr>
            </w:rPrChange>
          </w:rPr>
          <w:delInstrText>Date</w:delInstrText>
        </w:r>
        <w:r w:rsidRPr="006E6534" w:rsidDel="00CC1B33">
          <w:rPr>
            <w:rFonts w:cs="Times New Roman"/>
            <w:color w:val="000000" w:themeColor="text1"/>
            <w:rPrChange w:id="7349" w:author="N F" w:date="2023-12-05T03:08:00Z">
              <w:rPr>
                <w:rFonts w:cs="Times New Roman"/>
              </w:rPr>
            </w:rPrChange>
          </w:rPr>
          <w:delInstrText xml:space="preserve">: 11/13/2015. </w:delInstrText>
        </w:r>
        <w:r w:rsidRPr="006E6534" w:rsidDel="00CC1B33">
          <w:rPr>
            <w:rFonts w:cs="Times New Roman"/>
            <w:color w:val="000000" w:themeColor="text1"/>
            <w:lang w:val="en-US"/>
            <w:rPrChange w:id="7350" w:author="N F" w:date="2023-12-05T03:08:00Z">
              <w:rPr>
                <w:rFonts w:cs="Times New Roman"/>
                <w:lang w:val="en-US"/>
              </w:rPr>
            </w:rPrChange>
          </w:rPr>
          <w:delInstrText>Pharmacology</w:delInstrText>
        </w:r>
        <w:r w:rsidRPr="006E6534" w:rsidDel="00CC1B33">
          <w:rPr>
            <w:rFonts w:cs="Times New Roman"/>
            <w:color w:val="000000" w:themeColor="text1"/>
            <w:rPrChange w:id="7351" w:author="N F" w:date="2023-12-05T03:08:00Z">
              <w:rPr>
                <w:rFonts w:cs="Times New Roman"/>
              </w:rPr>
            </w:rPrChange>
          </w:rPr>
          <w:delInstrText xml:space="preserve"> </w:delInstrText>
        </w:r>
        <w:r w:rsidRPr="006E6534" w:rsidDel="00CC1B33">
          <w:rPr>
            <w:rFonts w:cs="Times New Roman"/>
            <w:color w:val="000000" w:themeColor="text1"/>
            <w:lang w:val="en-US"/>
            <w:rPrChange w:id="7352" w:author="N F" w:date="2023-12-05T03:08:00Z">
              <w:rPr>
                <w:rFonts w:cs="Times New Roman"/>
                <w:lang w:val="en-US"/>
              </w:rPr>
            </w:rPrChange>
          </w:rPr>
          <w:delInstrText>Review</w:delInstrText>
        </w:r>
        <w:r w:rsidRPr="006E6534" w:rsidDel="00CC1B33">
          <w:rPr>
            <w:rFonts w:cs="Times New Roman"/>
            <w:color w:val="000000" w:themeColor="text1"/>
            <w:rPrChange w:id="7353" w:author="N F" w:date="2023-12-05T03:08:00Z">
              <w:rPr>
                <w:rFonts w:cs="Times New Roman"/>
              </w:rPr>
            </w:rPrChange>
          </w:rPr>
          <w:delInstrText>","</w:delInstrText>
        </w:r>
        <w:r w:rsidRPr="006E6534" w:rsidDel="00CC1B33">
          <w:rPr>
            <w:rFonts w:cs="Times New Roman"/>
            <w:color w:val="000000" w:themeColor="text1"/>
            <w:lang w:val="en-US"/>
            <w:rPrChange w:id="7354" w:author="N F" w:date="2023-12-05T03:08:00Z">
              <w:rPr>
                <w:rFonts w:cs="Times New Roman"/>
                <w:lang w:val="en-US"/>
              </w:rPr>
            </w:rPrChange>
          </w:rPr>
          <w:delInstrText>URL</w:delInstrText>
        </w:r>
        <w:r w:rsidRPr="006E6534" w:rsidDel="00CC1B33">
          <w:rPr>
            <w:rFonts w:cs="Times New Roman"/>
            <w:color w:val="000000" w:themeColor="text1"/>
            <w:rPrChange w:id="7355" w:author="N F" w:date="2023-12-05T03:08:00Z">
              <w:rPr>
                <w:rFonts w:cs="Times New Roman"/>
              </w:rPr>
            </w:rPrChange>
          </w:rPr>
          <w:delInstrText>":"</w:delInstrText>
        </w:r>
        <w:r w:rsidRPr="006E6534" w:rsidDel="00CC1B33">
          <w:rPr>
            <w:rFonts w:cs="Times New Roman"/>
            <w:color w:val="000000" w:themeColor="text1"/>
            <w:lang w:val="en-US"/>
            <w:rPrChange w:id="7356" w:author="N F" w:date="2023-12-05T03:08:00Z">
              <w:rPr>
                <w:rFonts w:cs="Times New Roman"/>
                <w:lang w:val="en-US"/>
              </w:rPr>
            </w:rPrChange>
          </w:rPr>
          <w:delInstrText>https</w:delInstrText>
        </w:r>
        <w:r w:rsidRPr="006E6534" w:rsidDel="00CC1B33">
          <w:rPr>
            <w:rFonts w:cs="Times New Roman"/>
            <w:color w:val="000000" w:themeColor="text1"/>
            <w:rPrChange w:id="7357" w:author="N F" w:date="2023-12-05T03:08:00Z">
              <w:rPr>
                <w:rFonts w:cs="Times New Roman"/>
              </w:rPr>
            </w:rPrChange>
          </w:rPr>
          <w:delInstrText>://</w:delInstrText>
        </w:r>
        <w:r w:rsidRPr="006E6534" w:rsidDel="00CC1B33">
          <w:rPr>
            <w:rFonts w:cs="Times New Roman"/>
            <w:color w:val="000000" w:themeColor="text1"/>
            <w:lang w:val="en-US"/>
            <w:rPrChange w:id="7358" w:author="N F" w:date="2023-12-05T03:08:00Z">
              <w:rPr>
                <w:rFonts w:cs="Times New Roman"/>
                <w:lang w:val="en-US"/>
              </w:rPr>
            </w:rPrChange>
          </w:rPr>
          <w:delInstrText>www</w:delInstrText>
        </w:r>
        <w:r w:rsidRPr="006E6534" w:rsidDel="00CC1B33">
          <w:rPr>
            <w:rFonts w:cs="Times New Roman"/>
            <w:color w:val="000000" w:themeColor="text1"/>
            <w:rPrChange w:id="7359" w:author="N F" w:date="2023-12-05T03:08:00Z">
              <w:rPr>
                <w:rFonts w:cs="Times New Roman"/>
              </w:rPr>
            </w:rPrChange>
          </w:rPr>
          <w:delInstrText>.</w:delInstrText>
        </w:r>
        <w:r w:rsidRPr="006E6534" w:rsidDel="00CC1B33">
          <w:rPr>
            <w:rFonts w:cs="Times New Roman"/>
            <w:color w:val="000000" w:themeColor="text1"/>
            <w:lang w:val="en-US"/>
            <w:rPrChange w:id="7360" w:author="N F" w:date="2023-12-05T03:08:00Z">
              <w:rPr>
                <w:rFonts w:cs="Times New Roman"/>
                <w:lang w:val="en-US"/>
              </w:rPr>
            </w:rPrChange>
          </w:rPr>
          <w:delInstrText>accessdata</w:delInstrText>
        </w:r>
        <w:r w:rsidRPr="006E6534" w:rsidDel="00CC1B33">
          <w:rPr>
            <w:rFonts w:cs="Times New Roman"/>
            <w:color w:val="000000" w:themeColor="text1"/>
            <w:rPrChange w:id="7361" w:author="N F" w:date="2023-12-05T03:08:00Z">
              <w:rPr>
                <w:rFonts w:cs="Times New Roman"/>
              </w:rPr>
            </w:rPrChange>
          </w:rPr>
          <w:delInstrText>.</w:delInstrText>
        </w:r>
        <w:r w:rsidRPr="006E6534" w:rsidDel="00CC1B33">
          <w:rPr>
            <w:rFonts w:cs="Times New Roman"/>
            <w:color w:val="000000" w:themeColor="text1"/>
            <w:lang w:val="en-US"/>
            <w:rPrChange w:id="7362" w:author="N F" w:date="2023-12-05T03:08:00Z">
              <w:rPr>
                <w:rFonts w:cs="Times New Roman"/>
                <w:lang w:val="en-US"/>
              </w:rPr>
            </w:rPrChange>
          </w:rPr>
          <w:delInstrText>fda</w:delInstrText>
        </w:r>
        <w:r w:rsidRPr="006E6534" w:rsidDel="00CC1B33">
          <w:rPr>
            <w:rFonts w:cs="Times New Roman"/>
            <w:color w:val="000000" w:themeColor="text1"/>
            <w:rPrChange w:id="7363" w:author="N F" w:date="2023-12-05T03:08:00Z">
              <w:rPr>
                <w:rFonts w:cs="Times New Roman"/>
              </w:rPr>
            </w:rPrChange>
          </w:rPr>
          <w:delInstrText>.</w:delInstrText>
        </w:r>
        <w:r w:rsidRPr="006E6534" w:rsidDel="00CC1B33">
          <w:rPr>
            <w:rFonts w:cs="Times New Roman"/>
            <w:color w:val="000000" w:themeColor="text1"/>
            <w:lang w:val="en-US"/>
            <w:rPrChange w:id="7364" w:author="N F" w:date="2023-12-05T03:08:00Z">
              <w:rPr>
                <w:rFonts w:cs="Times New Roman"/>
                <w:lang w:val="en-US"/>
              </w:rPr>
            </w:rPrChange>
          </w:rPr>
          <w:delInstrText>gov</w:delInstrText>
        </w:r>
        <w:r w:rsidRPr="006E6534" w:rsidDel="00CC1B33">
          <w:rPr>
            <w:rFonts w:cs="Times New Roman"/>
            <w:color w:val="000000" w:themeColor="text1"/>
            <w:rPrChange w:id="7365" w:author="N F" w:date="2023-12-05T03:08:00Z">
              <w:rPr>
                <w:rFonts w:cs="Times New Roman"/>
              </w:rPr>
            </w:rPrChange>
          </w:rPr>
          <w:delInstrText>/</w:delInstrText>
        </w:r>
        <w:r w:rsidRPr="006E6534" w:rsidDel="00CC1B33">
          <w:rPr>
            <w:rFonts w:cs="Times New Roman"/>
            <w:color w:val="000000" w:themeColor="text1"/>
            <w:lang w:val="en-US"/>
            <w:rPrChange w:id="7366" w:author="N F" w:date="2023-12-05T03:08:00Z">
              <w:rPr>
                <w:rFonts w:cs="Times New Roman"/>
                <w:lang w:val="en-US"/>
              </w:rPr>
            </w:rPrChange>
          </w:rPr>
          <w:delInstrText>drugsatfda</w:delInstrText>
        </w:r>
        <w:r w:rsidRPr="006E6534" w:rsidDel="00CC1B33">
          <w:rPr>
            <w:rFonts w:cs="Times New Roman"/>
            <w:color w:val="000000" w:themeColor="text1"/>
            <w:rPrChange w:id="7367" w:author="N F" w:date="2023-12-05T03:08:00Z">
              <w:rPr>
                <w:rFonts w:cs="Times New Roman"/>
              </w:rPr>
            </w:rPrChange>
          </w:rPr>
          <w:delInstrText>_</w:delInstrText>
        </w:r>
        <w:r w:rsidRPr="006E6534" w:rsidDel="00CC1B33">
          <w:rPr>
            <w:rFonts w:cs="Times New Roman"/>
            <w:color w:val="000000" w:themeColor="text1"/>
            <w:lang w:val="en-US"/>
            <w:rPrChange w:id="7368" w:author="N F" w:date="2023-12-05T03:08:00Z">
              <w:rPr>
                <w:rFonts w:cs="Times New Roman"/>
                <w:lang w:val="en-US"/>
              </w:rPr>
            </w:rPrChange>
          </w:rPr>
          <w:delInstrText>docs</w:delInstrText>
        </w:r>
        <w:r w:rsidRPr="006E6534" w:rsidDel="00CC1B33">
          <w:rPr>
            <w:rFonts w:cs="Times New Roman"/>
            <w:color w:val="000000" w:themeColor="text1"/>
            <w:rPrChange w:id="7369" w:author="N F" w:date="2023-12-05T03:08:00Z">
              <w:rPr>
                <w:rFonts w:cs="Times New Roman"/>
              </w:rPr>
            </w:rPrChange>
          </w:rPr>
          <w:delInstrText>/</w:delInstrText>
        </w:r>
        <w:r w:rsidRPr="006E6534" w:rsidDel="00CC1B33">
          <w:rPr>
            <w:rFonts w:cs="Times New Roman"/>
            <w:color w:val="000000" w:themeColor="text1"/>
            <w:lang w:val="en-US"/>
            <w:rPrChange w:id="7370" w:author="N F" w:date="2023-12-05T03:08:00Z">
              <w:rPr>
                <w:rFonts w:cs="Times New Roman"/>
                <w:lang w:val="en-US"/>
              </w:rPr>
            </w:rPrChange>
          </w:rPr>
          <w:delInstrText>nda</w:delInstrText>
        </w:r>
        <w:r w:rsidRPr="006E6534" w:rsidDel="00CC1B33">
          <w:rPr>
            <w:rFonts w:cs="Times New Roman"/>
            <w:color w:val="000000" w:themeColor="text1"/>
            <w:rPrChange w:id="7371" w:author="N F" w:date="2023-12-05T03:08:00Z">
              <w:rPr>
                <w:rFonts w:cs="Times New Roman"/>
              </w:rPr>
            </w:rPrChange>
          </w:rPr>
          <w:delInstrText>/2015/208065</w:delInstrText>
        </w:r>
        <w:r w:rsidRPr="006E6534" w:rsidDel="00CC1B33">
          <w:rPr>
            <w:rFonts w:cs="Times New Roman"/>
            <w:color w:val="000000" w:themeColor="text1"/>
            <w:lang w:val="en-US"/>
            <w:rPrChange w:id="7372" w:author="N F" w:date="2023-12-05T03:08:00Z">
              <w:rPr>
                <w:rFonts w:cs="Times New Roman"/>
                <w:lang w:val="en-US"/>
              </w:rPr>
            </w:rPrChange>
          </w:rPr>
          <w:delInstrText>Orig</w:delInstrText>
        </w:r>
        <w:r w:rsidRPr="006E6534" w:rsidDel="00CC1B33">
          <w:rPr>
            <w:rFonts w:cs="Times New Roman"/>
            <w:color w:val="000000" w:themeColor="text1"/>
            <w:rPrChange w:id="7373" w:author="N F" w:date="2023-12-05T03:08:00Z">
              <w:rPr>
                <w:rFonts w:cs="Times New Roman"/>
              </w:rPr>
            </w:rPrChange>
          </w:rPr>
          <w:delInstrText>1</w:delInstrText>
        </w:r>
        <w:r w:rsidRPr="006E6534" w:rsidDel="00CC1B33">
          <w:rPr>
            <w:rFonts w:cs="Times New Roman"/>
            <w:color w:val="000000" w:themeColor="text1"/>
            <w:lang w:val="en-US"/>
            <w:rPrChange w:id="7374" w:author="N F" w:date="2023-12-05T03:08:00Z">
              <w:rPr>
                <w:rFonts w:cs="Times New Roman"/>
                <w:lang w:val="en-US"/>
              </w:rPr>
            </w:rPrChange>
          </w:rPr>
          <w:delInstrText>s</w:delInstrText>
        </w:r>
        <w:r w:rsidRPr="006E6534" w:rsidDel="00CC1B33">
          <w:rPr>
            <w:rFonts w:cs="Times New Roman"/>
            <w:color w:val="000000" w:themeColor="text1"/>
            <w:rPrChange w:id="7375" w:author="N F" w:date="2023-12-05T03:08:00Z">
              <w:rPr>
                <w:rFonts w:cs="Times New Roman"/>
              </w:rPr>
            </w:rPrChange>
          </w:rPr>
          <w:delInstrText>000</w:delInstrText>
        </w:r>
        <w:r w:rsidRPr="006E6534" w:rsidDel="00CC1B33">
          <w:rPr>
            <w:rFonts w:cs="Times New Roman"/>
            <w:color w:val="000000" w:themeColor="text1"/>
            <w:lang w:val="en-US"/>
            <w:rPrChange w:id="7376" w:author="N F" w:date="2023-12-05T03:08:00Z">
              <w:rPr>
                <w:rFonts w:cs="Times New Roman"/>
                <w:lang w:val="en-US"/>
              </w:rPr>
            </w:rPrChange>
          </w:rPr>
          <w:delInstrText>TOC</w:delInstrText>
        </w:r>
        <w:r w:rsidRPr="006E6534" w:rsidDel="00CC1B33">
          <w:rPr>
            <w:rFonts w:cs="Times New Roman"/>
            <w:color w:val="000000" w:themeColor="text1"/>
            <w:rPrChange w:id="7377" w:author="N F" w:date="2023-12-05T03:08:00Z">
              <w:rPr>
                <w:rFonts w:cs="Times New Roman"/>
              </w:rPr>
            </w:rPrChange>
          </w:rPr>
          <w:delInstrText>.</w:delInstrText>
        </w:r>
        <w:r w:rsidRPr="006E6534" w:rsidDel="00CC1B33">
          <w:rPr>
            <w:rFonts w:cs="Times New Roman"/>
            <w:color w:val="000000" w:themeColor="text1"/>
            <w:lang w:val="en-US"/>
            <w:rPrChange w:id="7378" w:author="N F" w:date="2023-12-05T03:08:00Z">
              <w:rPr>
                <w:rFonts w:cs="Times New Roman"/>
                <w:lang w:val="en-US"/>
              </w:rPr>
            </w:rPrChange>
          </w:rPr>
          <w:delInstrText>cfm</w:delInstrText>
        </w:r>
        <w:r w:rsidRPr="006E6534" w:rsidDel="00CC1B33">
          <w:rPr>
            <w:rFonts w:cs="Times New Roman"/>
            <w:color w:val="000000" w:themeColor="text1"/>
            <w:rPrChange w:id="7379" w:author="N F" w:date="2023-12-05T03:08:00Z">
              <w:rPr>
                <w:rFonts w:cs="Times New Roman"/>
              </w:rPr>
            </w:rPrChange>
          </w:rPr>
          <w:delInstrText>","</w:delInstrText>
        </w:r>
        <w:r w:rsidRPr="006E6534" w:rsidDel="00CC1B33">
          <w:rPr>
            <w:rFonts w:cs="Times New Roman"/>
            <w:color w:val="000000" w:themeColor="text1"/>
            <w:lang w:val="en-US"/>
            <w:rPrChange w:id="7380" w:author="N F" w:date="2023-12-05T03:08:00Z">
              <w:rPr>
                <w:rFonts w:cs="Times New Roman"/>
                <w:lang w:val="en-US"/>
              </w:rPr>
            </w:rPrChange>
          </w:rPr>
          <w:delInstrText>accessed</w:delInstrText>
        </w:r>
        <w:r w:rsidRPr="006E6534" w:rsidDel="00CC1B33">
          <w:rPr>
            <w:rFonts w:cs="Times New Roman"/>
            <w:color w:val="000000" w:themeColor="text1"/>
            <w:rPrChange w:id="7381" w:author="N F" w:date="2023-12-05T03:08:00Z">
              <w:rPr>
                <w:rFonts w:cs="Times New Roman"/>
              </w:rPr>
            </w:rPrChange>
          </w:rPr>
          <w:delInstrText>":{"</w:delInstrText>
        </w:r>
        <w:r w:rsidRPr="006E6534" w:rsidDel="00CC1B33">
          <w:rPr>
            <w:rFonts w:cs="Times New Roman"/>
            <w:color w:val="000000" w:themeColor="text1"/>
            <w:lang w:val="en-US"/>
            <w:rPrChange w:id="7382" w:author="N F" w:date="2023-12-05T03:08:00Z">
              <w:rPr>
                <w:rFonts w:cs="Times New Roman"/>
                <w:lang w:val="en-US"/>
              </w:rPr>
            </w:rPrChange>
          </w:rPr>
          <w:delInstrText>date</w:delInstrText>
        </w:r>
        <w:r w:rsidRPr="006E6534" w:rsidDel="00CC1B33">
          <w:rPr>
            <w:rFonts w:cs="Times New Roman"/>
            <w:color w:val="000000" w:themeColor="text1"/>
            <w:rPrChange w:id="7383" w:author="N F" w:date="2023-12-05T03:08:00Z">
              <w:rPr>
                <w:rFonts w:cs="Times New Roman"/>
              </w:rPr>
            </w:rPrChange>
          </w:rPr>
          <w:delInstrText>-</w:delInstrText>
        </w:r>
        <w:r w:rsidRPr="006E6534" w:rsidDel="00CC1B33">
          <w:rPr>
            <w:rFonts w:cs="Times New Roman"/>
            <w:color w:val="000000" w:themeColor="text1"/>
            <w:lang w:val="en-US"/>
            <w:rPrChange w:id="7384" w:author="N F" w:date="2023-12-05T03:08:00Z">
              <w:rPr>
                <w:rFonts w:cs="Times New Roman"/>
                <w:lang w:val="en-US"/>
              </w:rPr>
            </w:rPrChange>
          </w:rPr>
          <w:delInstrText>parts</w:delInstrText>
        </w:r>
        <w:r w:rsidRPr="006E6534" w:rsidDel="00CC1B33">
          <w:rPr>
            <w:rFonts w:cs="Times New Roman"/>
            <w:color w:val="000000" w:themeColor="text1"/>
            <w:rPrChange w:id="7385" w:author="N F" w:date="2023-12-05T03:08:00Z">
              <w:rPr>
                <w:rFonts w:cs="Times New Roman"/>
              </w:rPr>
            </w:rPrChange>
          </w:rPr>
          <w:delInstrText>":[["2022",8,2]]}}}],"</w:delInstrText>
        </w:r>
        <w:r w:rsidRPr="006E6534" w:rsidDel="00CC1B33">
          <w:rPr>
            <w:rFonts w:cs="Times New Roman"/>
            <w:color w:val="000000" w:themeColor="text1"/>
            <w:lang w:val="en-US"/>
            <w:rPrChange w:id="7386" w:author="N F" w:date="2023-12-05T03:08:00Z">
              <w:rPr>
                <w:rFonts w:cs="Times New Roman"/>
                <w:lang w:val="en-US"/>
              </w:rPr>
            </w:rPrChange>
          </w:rPr>
          <w:delInstrText>schema</w:delInstrText>
        </w:r>
        <w:r w:rsidRPr="006E6534" w:rsidDel="00CC1B33">
          <w:rPr>
            <w:rFonts w:cs="Times New Roman"/>
            <w:color w:val="000000" w:themeColor="text1"/>
            <w:rPrChange w:id="7387" w:author="N F" w:date="2023-12-05T03:08:00Z">
              <w:rPr>
                <w:rFonts w:cs="Times New Roman"/>
              </w:rPr>
            </w:rPrChange>
          </w:rPr>
          <w:delInstrText>":"</w:delInstrText>
        </w:r>
        <w:r w:rsidRPr="006E6534" w:rsidDel="00CC1B33">
          <w:rPr>
            <w:rFonts w:cs="Times New Roman"/>
            <w:color w:val="000000" w:themeColor="text1"/>
            <w:lang w:val="en-US"/>
            <w:rPrChange w:id="7388" w:author="N F" w:date="2023-12-05T03:08:00Z">
              <w:rPr>
                <w:rFonts w:cs="Times New Roman"/>
                <w:lang w:val="en-US"/>
              </w:rPr>
            </w:rPrChange>
          </w:rPr>
          <w:delInstrText>https</w:delInstrText>
        </w:r>
        <w:r w:rsidRPr="006E6534" w:rsidDel="00CC1B33">
          <w:rPr>
            <w:rFonts w:cs="Times New Roman"/>
            <w:color w:val="000000" w:themeColor="text1"/>
            <w:rPrChange w:id="7389" w:author="N F" w:date="2023-12-05T03:08:00Z">
              <w:rPr>
                <w:rFonts w:cs="Times New Roman"/>
              </w:rPr>
            </w:rPrChange>
          </w:rPr>
          <w:delInstrText>://</w:delInstrText>
        </w:r>
        <w:r w:rsidRPr="006E6534" w:rsidDel="00CC1B33">
          <w:rPr>
            <w:rFonts w:cs="Times New Roman"/>
            <w:color w:val="000000" w:themeColor="text1"/>
            <w:lang w:val="en-US"/>
            <w:rPrChange w:id="7390" w:author="N F" w:date="2023-12-05T03:08:00Z">
              <w:rPr>
                <w:rFonts w:cs="Times New Roman"/>
                <w:lang w:val="en-US"/>
              </w:rPr>
            </w:rPrChange>
          </w:rPr>
          <w:delInstrText>github</w:delInstrText>
        </w:r>
        <w:r w:rsidRPr="006E6534" w:rsidDel="00CC1B33">
          <w:rPr>
            <w:rFonts w:cs="Times New Roman"/>
            <w:color w:val="000000" w:themeColor="text1"/>
            <w:rPrChange w:id="7391" w:author="N F" w:date="2023-12-05T03:08:00Z">
              <w:rPr>
                <w:rFonts w:cs="Times New Roman"/>
              </w:rPr>
            </w:rPrChange>
          </w:rPr>
          <w:delInstrText>.</w:delInstrText>
        </w:r>
        <w:r w:rsidRPr="006E6534" w:rsidDel="00CC1B33">
          <w:rPr>
            <w:rFonts w:cs="Times New Roman"/>
            <w:color w:val="000000" w:themeColor="text1"/>
            <w:lang w:val="en-US"/>
            <w:rPrChange w:id="7392" w:author="N F" w:date="2023-12-05T03:08:00Z">
              <w:rPr>
                <w:rFonts w:cs="Times New Roman"/>
                <w:lang w:val="en-US"/>
              </w:rPr>
            </w:rPrChange>
          </w:rPr>
          <w:delInstrText>com</w:delInstrText>
        </w:r>
        <w:r w:rsidRPr="006E6534" w:rsidDel="00CC1B33">
          <w:rPr>
            <w:rFonts w:cs="Times New Roman"/>
            <w:color w:val="000000" w:themeColor="text1"/>
            <w:rPrChange w:id="7393" w:author="N F" w:date="2023-12-05T03:08:00Z">
              <w:rPr>
                <w:rFonts w:cs="Times New Roman"/>
              </w:rPr>
            </w:rPrChange>
          </w:rPr>
          <w:delInstrText>/</w:delInstrText>
        </w:r>
        <w:r w:rsidRPr="006E6534" w:rsidDel="00CC1B33">
          <w:rPr>
            <w:rFonts w:cs="Times New Roman"/>
            <w:color w:val="000000" w:themeColor="text1"/>
            <w:lang w:val="en-US"/>
            <w:rPrChange w:id="7394" w:author="N F" w:date="2023-12-05T03:08:00Z">
              <w:rPr>
                <w:rFonts w:cs="Times New Roman"/>
                <w:lang w:val="en-US"/>
              </w:rPr>
            </w:rPrChange>
          </w:rPr>
          <w:delInstrText>citation</w:delInstrText>
        </w:r>
        <w:r w:rsidRPr="006E6534" w:rsidDel="00CC1B33">
          <w:rPr>
            <w:rFonts w:cs="Times New Roman"/>
            <w:color w:val="000000" w:themeColor="text1"/>
            <w:rPrChange w:id="7395" w:author="N F" w:date="2023-12-05T03:08:00Z">
              <w:rPr>
                <w:rFonts w:cs="Times New Roman"/>
              </w:rPr>
            </w:rPrChange>
          </w:rPr>
          <w:delInstrText>-</w:delInstrText>
        </w:r>
        <w:r w:rsidRPr="006E6534" w:rsidDel="00CC1B33">
          <w:rPr>
            <w:rFonts w:cs="Times New Roman"/>
            <w:color w:val="000000" w:themeColor="text1"/>
            <w:lang w:val="en-US"/>
            <w:rPrChange w:id="7396" w:author="N F" w:date="2023-12-05T03:08:00Z">
              <w:rPr>
                <w:rFonts w:cs="Times New Roman"/>
                <w:lang w:val="en-US"/>
              </w:rPr>
            </w:rPrChange>
          </w:rPr>
          <w:delInstrText>style</w:delInstrText>
        </w:r>
        <w:r w:rsidRPr="006E6534" w:rsidDel="00CC1B33">
          <w:rPr>
            <w:rFonts w:cs="Times New Roman"/>
            <w:color w:val="000000" w:themeColor="text1"/>
            <w:rPrChange w:id="7397" w:author="N F" w:date="2023-12-05T03:08:00Z">
              <w:rPr>
                <w:rFonts w:cs="Times New Roman"/>
              </w:rPr>
            </w:rPrChange>
          </w:rPr>
          <w:delInstrText>-</w:delInstrText>
        </w:r>
        <w:r w:rsidRPr="006E6534" w:rsidDel="00CC1B33">
          <w:rPr>
            <w:rFonts w:cs="Times New Roman"/>
            <w:color w:val="000000" w:themeColor="text1"/>
            <w:lang w:val="en-US"/>
            <w:rPrChange w:id="7398" w:author="N F" w:date="2023-12-05T03:08:00Z">
              <w:rPr>
                <w:rFonts w:cs="Times New Roman"/>
                <w:lang w:val="en-US"/>
              </w:rPr>
            </w:rPrChange>
          </w:rPr>
          <w:delInstrText>language</w:delInstrText>
        </w:r>
        <w:r w:rsidRPr="006E6534" w:rsidDel="00CC1B33">
          <w:rPr>
            <w:rFonts w:cs="Times New Roman"/>
            <w:color w:val="000000" w:themeColor="text1"/>
            <w:rPrChange w:id="7399" w:author="N F" w:date="2023-12-05T03:08:00Z">
              <w:rPr>
                <w:rFonts w:cs="Times New Roman"/>
              </w:rPr>
            </w:rPrChange>
          </w:rPr>
          <w:delInstrText>/</w:delInstrText>
        </w:r>
        <w:r w:rsidRPr="006E6534" w:rsidDel="00CC1B33">
          <w:rPr>
            <w:rFonts w:cs="Times New Roman"/>
            <w:color w:val="000000" w:themeColor="text1"/>
            <w:lang w:val="en-US"/>
            <w:rPrChange w:id="7400" w:author="N F" w:date="2023-12-05T03:08:00Z">
              <w:rPr>
                <w:rFonts w:cs="Times New Roman"/>
                <w:lang w:val="en-US"/>
              </w:rPr>
            </w:rPrChange>
          </w:rPr>
          <w:delInstrText>schema</w:delInstrText>
        </w:r>
        <w:r w:rsidRPr="006E6534" w:rsidDel="00CC1B33">
          <w:rPr>
            <w:rFonts w:cs="Times New Roman"/>
            <w:color w:val="000000" w:themeColor="text1"/>
            <w:rPrChange w:id="7401" w:author="N F" w:date="2023-12-05T03:08:00Z">
              <w:rPr>
                <w:rFonts w:cs="Times New Roman"/>
              </w:rPr>
            </w:rPrChange>
          </w:rPr>
          <w:delInstrText>/</w:delInstrText>
        </w:r>
        <w:r w:rsidRPr="006E6534" w:rsidDel="00CC1B33">
          <w:rPr>
            <w:rFonts w:cs="Times New Roman"/>
            <w:color w:val="000000" w:themeColor="text1"/>
            <w:lang w:val="en-US"/>
            <w:rPrChange w:id="7402" w:author="N F" w:date="2023-12-05T03:08:00Z">
              <w:rPr>
                <w:rFonts w:cs="Times New Roman"/>
                <w:lang w:val="en-US"/>
              </w:rPr>
            </w:rPrChange>
          </w:rPr>
          <w:delInstrText>raw</w:delInstrText>
        </w:r>
        <w:r w:rsidRPr="006E6534" w:rsidDel="00CC1B33">
          <w:rPr>
            <w:rFonts w:cs="Times New Roman"/>
            <w:color w:val="000000" w:themeColor="text1"/>
            <w:rPrChange w:id="7403" w:author="N F" w:date="2023-12-05T03:08:00Z">
              <w:rPr>
                <w:rFonts w:cs="Times New Roman"/>
              </w:rPr>
            </w:rPrChange>
          </w:rPr>
          <w:delInstrText>/</w:delInstrText>
        </w:r>
        <w:r w:rsidRPr="006E6534" w:rsidDel="00CC1B33">
          <w:rPr>
            <w:rFonts w:cs="Times New Roman"/>
            <w:color w:val="000000" w:themeColor="text1"/>
            <w:lang w:val="en-US"/>
            <w:rPrChange w:id="7404" w:author="N F" w:date="2023-12-05T03:08:00Z">
              <w:rPr>
                <w:rFonts w:cs="Times New Roman"/>
                <w:lang w:val="en-US"/>
              </w:rPr>
            </w:rPrChange>
          </w:rPr>
          <w:delInstrText>master</w:delInstrText>
        </w:r>
        <w:r w:rsidRPr="006E6534" w:rsidDel="00CC1B33">
          <w:rPr>
            <w:rFonts w:cs="Times New Roman"/>
            <w:color w:val="000000" w:themeColor="text1"/>
            <w:rPrChange w:id="7405" w:author="N F" w:date="2023-12-05T03:08:00Z">
              <w:rPr>
                <w:rFonts w:cs="Times New Roman"/>
              </w:rPr>
            </w:rPrChange>
          </w:rPr>
          <w:delInstrText>/</w:delInstrText>
        </w:r>
        <w:r w:rsidRPr="006E6534" w:rsidDel="00CC1B33">
          <w:rPr>
            <w:rFonts w:cs="Times New Roman"/>
            <w:color w:val="000000" w:themeColor="text1"/>
            <w:lang w:val="en-US"/>
            <w:rPrChange w:id="7406" w:author="N F" w:date="2023-12-05T03:08:00Z">
              <w:rPr>
                <w:rFonts w:cs="Times New Roman"/>
                <w:lang w:val="en-US"/>
              </w:rPr>
            </w:rPrChange>
          </w:rPr>
          <w:delInstrText>csl</w:delInstrText>
        </w:r>
        <w:r w:rsidRPr="006E6534" w:rsidDel="00CC1B33">
          <w:rPr>
            <w:rFonts w:cs="Times New Roman"/>
            <w:color w:val="000000" w:themeColor="text1"/>
            <w:rPrChange w:id="7407" w:author="N F" w:date="2023-12-05T03:08:00Z">
              <w:rPr>
                <w:rFonts w:cs="Times New Roman"/>
              </w:rPr>
            </w:rPrChange>
          </w:rPr>
          <w:delInstrText>-</w:delInstrText>
        </w:r>
        <w:r w:rsidRPr="006E6534" w:rsidDel="00CC1B33">
          <w:rPr>
            <w:rFonts w:cs="Times New Roman"/>
            <w:color w:val="000000" w:themeColor="text1"/>
            <w:lang w:val="en-US"/>
            <w:rPrChange w:id="7408" w:author="N F" w:date="2023-12-05T03:08:00Z">
              <w:rPr>
                <w:rFonts w:cs="Times New Roman"/>
                <w:lang w:val="en-US"/>
              </w:rPr>
            </w:rPrChange>
          </w:rPr>
          <w:delInstrText>citation</w:delInstrText>
        </w:r>
        <w:r w:rsidRPr="006E6534" w:rsidDel="00CC1B33">
          <w:rPr>
            <w:rFonts w:cs="Times New Roman"/>
            <w:color w:val="000000" w:themeColor="text1"/>
            <w:rPrChange w:id="7409" w:author="N F" w:date="2023-12-05T03:08:00Z">
              <w:rPr>
                <w:rFonts w:cs="Times New Roman"/>
              </w:rPr>
            </w:rPrChange>
          </w:rPr>
          <w:delInstrText>.</w:delInstrText>
        </w:r>
        <w:r w:rsidRPr="006E6534" w:rsidDel="00CC1B33">
          <w:rPr>
            <w:rFonts w:cs="Times New Roman"/>
            <w:color w:val="000000" w:themeColor="text1"/>
            <w:lang w:val="en-US"/>
            <w:rPrChange w:id="7410" w:author="N F" w:date="2023-12-05T03:08:00Z">
              <w:rPr>
                <w:rFonts w:cs="Times New Roman"/>
                <w:lang w:val="en-US"/>
              </w:rPr>
            </w:rPrChange>
          </w:rPr>
          <w:delInstrText>json</w:delInstrText>
        </w:r>
        <w:r w:rsidRPr="006E6534" w:rsidDel="00CC1B33">
          <w:rPr>
            <w:rFonts w:cs="Times New Roman"/>
            <w:color w:val="000000" w:themeColor="text1"/>
            <w:rPrChange w:id="7411" w:author="N F" w:date="2023-12-05T03:08:00Z">
              <w:rPr>
                <w:rFonts w:cs="Times New Roman"/>
              </w:rPr>
            </w:rPrChange>
          </w:rPr>
          <w:delInstrText xml:space="preserve">"} </w:delInstrText>
        </w:r>
        <w:r w:rsidRPr="006E6534" w:rsidDel="00CC1B33">
          <w:rPr>
            <w:rFonts w:cs="Times New Roman"/>
            <w:color w:val="000000" w:themeColor="text1"/>
            <w:lang w:val="en-US"/>
            <w:rPrChange w:id="7412" w:author="N F" w:date="2023-12-05T03:08:00Z">
              <w:rPr>
                <w:rFonts w:cs="Times New Roman"/>
                <w:lang w:val="en-US"/>
              </w:rPr>
            </w:rPrChange>
          </w:rPr>
          <w:fldChar w:fldCharType="separate"/>
        </w:r>
        <w:r w:rsidRPr="006E6534" w:rsidDel="00CC1B33">
          <w:rPr>
            <w:rFonts w:cs="Times New Roman"/>
            <w:color w:val="000000" w:themeColor="text1"/>
            <w:rPrChange w:id="7413" w:author="N F" w:date="2023-12-05T03:08:00Z">
              <w:rPr>
                <w:rFonts w:cs="Times New Roman"/>
              </w:rPr>
            </w:rPrChange>
          </w:rPr>
          <w:delText>(6)</w:delText>
        </w:r>
        <w:r w:rsidRPr="006E6534" w:rsidDel="00CC1B33">
          <w:rPr>
            <w:rFonts w:cs="Times New Roman"/>
            <w:color w:val="000000" w:themeColor="text1"/>
            <w:lang w:val="en-US"/>
            <w:rPrChange w:id="7414" w:author="N F" w:date="2023-12-05T03:08:00Z">
              <w:rPr>
                <w:rFonts w:cs="Times New Roman"/>
                <w:lang w:val="en-US"/>
              </w:rPr>
            </w:rPrChange>
          </w:rPr>
          <w:fldChar w:fldCharType="end"/>
        </w:r>
      </w:del>
      <w:r w:rsidRPr="006E6534">
        <w:rPr>
          <w:rFonts w:cs="Times New Roman"/>
          <w:color w:val="000000" w:themeColor="text1"/>
          <w:rPrChange w:id="7415" w:author="N F" w:date="2023-12-05T03:08:00Z">
            <w:rPr>
              <w:rFonts w:cs="Times New Roman"/>
            </w:rPr>
          </w:rPrChange>
        </w:rPr>
        <w:t>.</w:t>
      </w:r>
    </w:p>
    <w:p w14:paraId="24BCA6F4" w14:textId="1E42E0D6" w:rsidR="00F12581" w:rsidRPr="006E6534" w:rsidRDefault="00081E62">
      <w:pPr>
        <w:spacing w:line="240" w:lineRule="auto"/>
        <w:rPr>
          <w:rFonts w:cs="Times New Roman"/>
          <w:color w:val="000000" w:themeColor="text1"/>
          <w:rPrChange w:id="7416" w:author="N F" w:date="2023-12-05T03:08:00Z">
            <w:rPr>
              <w:rFonts w:cs="Times New Roman"/>
            </w:rPr>
          </w:rPrChange>
        </w:rPr>
        <w:pPrChange w:id="7417" w:author="N F" w:date="2023-08-06T15:38:00Z">
          <w:pPr/>
        </w:pPrChange>
      </w:pPr>
      <w:del w:id="7418" w:author="Barshadskaya, Yuliya" w:date="2024-01-13T19:21:00Z">
        <w:r w:rsidRPr="006E6534" w:rsidDel="00CC1B33">
          <w:rPr>
            <w:rFonts w:cs="Times New Roman"/>
            <w:color w:val="000000" w:themeColor="text1"/>
            <w:rPrChange w:id="7419" w:author="N F" w:date="2023-12-05T03:08:00Z">
              <w:rPr>
                <w:rFonts w:cs="Times New Roman"/>
              </w:rPr>
            </w:rPrChange>
          </w:rPr>
          <w:delText xml:space="preserve">Провели </w:delText>
        </w:r>
      </w:del>
      <w:ins w:id="7420" w:author="Barshadskaya, Yuliya" w:date="2024-01-13T19:21:00Z">
        <w:r w:rsidR="00CC1B33">
          <w:rPr>
            <w:rFonts w:cs="Times New Roman"/>
            <w:color w:val="000000" w:themeColor="text1"/>
          </w:rPr>
          <w:t>Было проведено</w:t>
        </w:r>
        <w:r w:rsidR="00CC1B33" w:rsidRPr="006E6534">
          <w:rPr>
            <w:rFonts w:cs="Times New Roman"/>
            <w:color w:val="000000" w:themeColor="text1"/>
            <w:rPrChange w:id="7421" w:author="N F" w:date="2023-12-05T03:08:00Z">
              <w:rPr>
                <w:rFonts w:cs="Times New Roman"/>
              </w:rPr>
            </w:rPrChange>
          </w:rPr>
          <w:t xml:space="preserve"> </w:t>
        </w:r>
      </w:ins>
      <w:r w:rsidR="00F12581" w:rsidRPr="006E6534">
        <w:rPr>
          <w:rFonts w:cs="Times New Roman"/>
          <w:color w:val="000000" w:themeColor="text1"/>
          <w:rPrChange w:id="7422" w:author="N F" w:date="2023-12-05T03:08:00Z">
            <w:rPr>
              <w:rFonts w:cs="Times New Roman"/>
            </w:rPr>
          </w:rPrChange>
        </w:rPr>
        <w:t>исследован</w:t>
      </w:r>
      <w:r w:rsidRPr="006E6534">
        <w:rPr>
          <w:rFonts w:cs="Times New Roman"/>
          <w:color w:val="000000" w:themeColor="text1"/>
          <w:rPrChange w:id="7423" w:author="N F" w:date="2023-12-05T03:08:00Z">
            <w:rPr>
              <w:rFonts w:cs="Times New Roman"/>
            </w:rPr>
          </w:rPrChange>
        </w:rPr>
        <w:t>ие</w:t>
      </w:r>
      <w:r w:rsidR="00F12581" w:rsidRPr="006E6534">
        <w:rPr>
          <w:rFonts w:cs="Times New Roman"/>
          <w:color w:val="000000" w:themeColor="text1"/>
          <w:rPrChange w:id="7424" w:author="N F" w:date="2023-12-05T03:08:00Z">
            <w:rPr>
              <w:rFonts w:cs="Times New Roman"/>
            </w:rPr>
          </w:rPrChange>
        </w:rPr>
        <w:t xml:space="preserve"> с использованием морских свинок </w:t>
      </w:r>
      <w:r w:rsidRPr="006E6534">
        <w:rPr>
          <w:rFonts w:cs="Times New Roman"/>
          <w:color w:val="000000" w:themeColor="text1"/>
          <w:rPrChange w:id="7425" w:author="N F" w:date="2023-12-05T03:08:00Z">
            <w:rPr>
              <w:rFonts w:cs="Times New Roman"/>
            </w:rPr>
          </w:rPrChange>
        </w:rPr>
        <w:t xml:space="preserve">по оценке влияния </w:t>
      </w:r>
      <w:r w:rsidR="00EA4E68" w:rsidRPr="006E6534">
        <w:rPr>
          <w:rFonts w:cs="Times New Roman"/>
          <w:color w:val="000000" w:themeColor="text1"/>
          <w:rPrChange w:id="7426" w:author="N F" w:date="2023-12-05T03:08:00Z">
            <w:rPr>
              <w:rFonts w:cs="Times New Roman"/>
            </w:rPr>
          </w:rPrChange>
        </w:rPr>
        <w:t>осимертиниб</w:t>
      </w:r>
      <w:r w:rsidRPr="006E6534">
        <w:rPr>
          <w:rFonts w:cs="Times New Roman"/>
          <w:color w:val="000000" w:themeColor="text1"/>
          <w:rPrChange w:id="7427" w:author="N F" w:date="2023-12-05T03:08:00Z">
            <w:rPr>
              <w:rFonts w:cs="Times New Roman"/>
            </w:rPr>
          </w:rPrChange>
        </w:rPr>
        <w:t>а</w:t>
      </w:r>
      <w:r w:rsidR="00EA4E68" w:rsidRPr="006E6534">
        <w:rPr>
          <w:rFonts w:cs="Times New Roman"/>
          <w:color w:val="000000" w:themeColor="text1"/>
          <w:rPrChange w:id="7428" w:author="N F" w:date="2023-12-05T03:08:00Z">
            <w:rPr>
              <w:rFonts w:cs="Times New Roman"/>
            </w:rPr>
          </w:rPrChange>
        </w:rPr>
        <w:t xml:space="preserve"> при внутривенном введении (</w:t>
      </w:r>
      <w:r w:rsidR="00DB56A3" w:rsidRPr="006E6534">
        <w:rPr>
          <w:rFonts w:cs="Times New Roman"/>
          <w:color w:val="000000" w:themeColor="text1"/>
          <w:rPrChange w:id="7429" w:author="N F" w:date="2023-12-05T03:08:00Z">
            <w:rPr>
              <w:rFonts w:cs="Times New Roman"/>
            </w:rPr>
          </w:rPrChange>
        </w:rPr>
        <w:t>2 инфузии по 15 мин в дозе 5 или 40 мг/кг, период между инфузиями – 30 мин</w:t>
      </w:r>
      <w:r w:rsidR="00EA4E68" w:rsidRPr="006E6534">
        <w:rPr>
          <w:rFonts w:cs="Times New Roman"/>
          <w:color w:val="000000" w:themeColor="text1"/>
          <w:rPrChange w:id="7430" w:author="N F" w:date="2023-12-05T03:08:00Z">
            <w:rPr>
              <w:rFonts w:cs="Times New Roman"/>
            </w:rPr>
          </w:rPrChange>
        </w:rPr>
        <w:t>)</w:t>
      </w:r>
      <w:r w:rsidRPr="006E6534">
        <w:rPr>
          <w:rFonts w:cs="Times New Roman"/>
          <w:color w:val="000000" w:themeColor="text1"/>
          <w:rPrChange w:id="7431" w:author="N F" w:date="2023-12-05T03:08:00Z">
            <w:rPr>
              <w:rFonts w:cs="Times New Roman"/>
            </w:rPr>
          </w:rPrChange>
        </w:rPr>
        <w:t xml:space="preserve"> на сердечно-сосудист</w:t>
      </w:r>
      <w:r w:rsidR="00A12986" w:rsidRPr="006E6534">
        <w:rPr>
          <w:rFonts w:cs="Times New Roman"/>
          <w:color w:val="000000" w:themeColor="text1"/>
          <w:rPrChange w:id="7432" w:author="N F" w:date="2023-12-05T03:08:00Z">
            <w:rPr>
              <w:rFonts w:cs="Times New Roman"/>
            </w:rPr>
          </w:rPrChange>
        </w:rPr>
        <w:t>ую</w:t>
      </w:r>
      <w:r w:rsidRPr="006E6534">
        <w:rPr>
          <w:rFonts w:cs="Times New Roman"/>
          <w:color w:val="000000" w:themeColor="text1"/>
          <w:rPrChange w:id="7433" w:author="N F" w:date="2023-12-05T03:08:00Z">
            <w:rPr>
              <w:rFonts w:cs="Times New Roman"/>
            </w:rPr>
          </w:rPrChange>
        </w:rPr>
        <w:t xml:space="preserve"> деятельност</w:t>
      </w:r>
      <w:r w:rsidR="00300E79" w:rsidRPr="006E6534">
        <w:rPr>
          <w:rFonts w:cs="Times New Roman"/>
          <w:color w:val="000000" w:themeColor="text1"/>
          <w:rPrChange w:id="7434" w:author="N F" w:date="2023-12-05T03:08:00Z">
            <w:rPr>
              <w:rFonts w:cs="Times New Roman"/>
            </w:rPr>
          </w:rPrChange>
        </w:rPr>
        <w:t>ь.</w:t>
      </w:r>
      <w:r w:rsidR="00D242C4" w:rsidRPr="006E6534">
        <w:rPr>
          <w:rFonts w:cs="Times New Roman"/>
          <w:color w:val="000000" w:themeColor="text1"/>
          <w:rPrChange w:id="7435" w:author="N F" w:date="2023-12-05T03:08:00Z">
            <w:rPr>
              <w:rFonts w:cs="Times New Roman"/>
            </w:rPr>
          </w:rPrChange>
        </w:rPr>
        <w:t xml:space="preserve"> Полученные результаты представлены в </w:t>
      </w:r>
      <w:r w:rsidR="00A05AA6" w:rsidRPr="006E6534">
        <w:rPr>
          <w:rFonts w:cs="Times New Roman"/>
          <w:color w:val="000000" w:themeColor="text1"/>
          <w:rPrChange w:id="7436" w:author="N F" w:date="2023-12-05T03:08:00Z">
            <w:rPr>
              <w:rFonts w:cs="Times New Roman"/>
            </w:rPr>
          </w:rPrChange>
        </w:rPr>
        <w:t>т</w:t>
      </w:r>
      <w:r w:rsidR="00D242C4" w:rsidRPr="006E6534">
        <w:rPr>
          <w:rFonts w:cs="Times New Roman"/>
          <w:color w:val="000000" w:themeColor="text1"/>
          <w:rPrChange w:id="7437" w:author="N F" w:date="2023-12-05T03:08:00Z">
            <w:rPr>
              <w:rFonts w:cs="Times New Roman"/>
            </w:rPr>
          </w:rPrChange>
        </w:rPr>
        <w:t>аблице</w:t>
      </w:r>
      <w:r w:rsidR="00F95B4E" w:rsidRPr="006E6534">
        <w:rPr>
          <w:rFonts w:cs="Times New Roman"/>
          <w:color w:val="000000" w:themeColor="text1"/>
          <w:rPrChange w:id="7438" w:author="N F" w:date="2023-12-05T03:08:00Z">
            <w:rPr>
              <w:rFonts w:cs="Times New Roman"/>
            </w:rPr>
          </w:rPrChange>
        </w:rPr>
        <w:t xml:space="preserve"> </w:t>
      </w:r>
      <w:r w:rsidR="00A05AA6" w:rsidRPr="006E6534">
        <w:rPr>
          <w:rFonts w:cs="Times New Roman"/>
          <w:color w:val="000000" w:themeColor="text1"/>
          <w:rPrChange w:id="7439" w:author="N F" w:date="2023-12-05T03:08:00Z">
            <w:rPr>
              <w:rFonts w:cs="Times New Roman"/>
            </w:rPr>
          </w:rPrChange>
        </w:rPr>
        <w:t>ниже (</w:t>
      </w:r>
      <w:r w:rsidR="00A05AA6" w:rsidRPr="006E6534">
        <w:rPr>
          <w:rFonts w:cs="Times New Roman"/>
          <w:color w:val="000000" w:themeColor="text1"/>
          <w:rPrChange w:id="7440" w:author="N F" w:date="2023-12-05T03:08:00Z">
            <w:rPr>
              <w:rFonts w:cs="Times New Roman"/>
            </w:rPr>
          </w:rPrChange>
        </w:rPr>
        <w:fldChar w:fldCharType="begin"/>
      </w:r>
      <w:r w:rsidR="00A05AA6" w:rsidRPr="006E6534">
        <w:rPr>
          <w:rFonts w:cs="Times New Roman"/>
          <w:color w:val="000000" w:themeColor="text1"/>
          <w:rPrChange w:id="7441" w:author="N F" w:date="2023-12-05T03:08:00Z">
            <w:rPr>
              <w:rFonts w:cs="Times New Roman"/>
            </w:rPr>
          </w:rPrChange>
        </w:rPr>
        <w:instrText xml:space="preserve"> REF _Ref115172873 \h </w:instrText>
      </w:r>
      <w:r w:rsidR="00415551" w:rsidRPr="006E6534">
        <w:rPr>
          <w:rFonts w:cs="Times New Roman"/>
          <w:color w:val="000000" w:themeColor="text1"/>
          <w:rPrChange w:id="7442" w:author="N F" w:date="2023-12-05T03:08:00Z">
            <w:rPr>
              <w:rFonts w:cs="Times New Roman"/>
            </w:rPr>
          </w:rPrChange>
        </w:rPr>
        <w:instrText xml:space="preserve"> \* MERGEFORMAT </w:instrText>
      </w:r>
      <w:r w:rsidR="00A05AA6" w:rsidRPr="006E6534">
        <w:rPr>
          <w:rFonts w:cs="Times New Roman"/>
          <w:color w:val="000000" w:themeColor="text1"/>
          <w:rPrChange w:id="7443" w:author="N F" w:date="2023-12-05T03:08:00Z">
            <w:rPr>
              <w:rFonts w:cs="Times New Roman"/>
              <w:color w:val="000000" w:themeColor="text1"/>
            </w:rPr>
          </w:rPrChange>
        </w:rPr>
      </w:r>
      <w:r w:rsidR="00A05AA6" w:rsidRPr="006E6534">
        <w:rPr>
          <w:rFonts w:cs="Times New Roman"/>
          <w:color w:val="000000" w:themeColor="text1"/>
          <w:rPrChange w:id="7444" w:author="N F" w:date="2023-12-05T03:08:00Z">
            <w:rPr>
              <w:rFonts w:cs="Times New Roman"/>
            </w:rPr>
          </w:rPrChange>
        </w:rPr>
        <w:fldChar w:fldCharType="separate"/>
      </w:r>
      <w:r w:rsidR="004C4CE2" w:rsidRPr="006E6534">
        <w:rPr>
          <w:rFonts w:cs="Times New Roman"/>
          <w:color w:val="000000" w:themeColor="text1"/>
          <w:rPrChange w:id="7445" w:author="N F" w:date="2023-12-05T03:08:00Z">
            <w:rPr>
              <w:rFonts w:cs="Times New Roman"/>
            </w:rPr>
          </w:rPrChange>
        </w:rPr>
        <w:t xml:space="preserve">Таблица </w:t>
      </w:r>
      <w:r w:rsidR="004C4CE2" w:rsidRPr="006E6534">
        <w:rPr>
          <w:rFonts w:cs="Times New Roman"/>
          <w:noProof/>
          <w:color w:val="000000" w:themeColor="text1"/>
          <w:rPrChange w:id="7446" w:author="N F" w:date="2023-12-05T03:08:00Z">
            <w:rPr>
              <w:rFonts w:cs="Times New Roman"/>
              <w:noProof/>
            </w:rPr>
          </w:rPrChange>
        </w:rPr>
        <w:t>3</w:t>
      </w:r>
      <w:r w:rsidR="004C4CE2" w:rsidRPr="006E6534">
        <w:rPr>
          <w:rFonts w:cs="Times New Roman"/>
          <w:color w:val="000000" w:themeColor="text1"/>
          <w:rPrChange w:id="7447" w:author="N F" w:date="2023-12-05T03:08:00Z">
            <w:rPr>
              <w:rFonts w:cs="Times New Roman"/>
            </w:rPr>
          </w:rPrChange>
        </w:rPr>
        <w:noBreakHyphen/>
      </w:r>
      <w:r w:rsidR="004C4CE2" w:rsidRPr="006E6534">
        <w:rPr>
          <w:rFonts w:cs="Times New Roman"/>
          <w:noProof/>
          <w:color w:val="000000" w:themeColor="text1"/>
          <w:rPrChange w:id="7448" w:author="N F" w:date="2023-12-05T03:08:00Z">
            <w:rPr>
              <w:rFonts w:cs="Times New Roman"/>
              <w:noProof/>
            </w:rPr>
          </w:rPrChange>
        </w:rPr>
        <w:t>2</w:t>
      </w:r>
      <w:r w:rsidR="00A05AA6" w:rsidRPr="006E6534">
        <w:rPr>
          <w:rFonts w:cs="Times New Roman"/>
          <w:color w:val="000000" w:themeColor="text1"/>
          <w:rPrChange w:id="7449" w:author="N F" w:date="2023-12-05T03:08:00Z">
            <w:rPr>
              <w:rFonts w:cs="Times New Roman"/>
            </w:rPr>
          </w:rPrChange>
        </w:rPr>
        <w:fldChar w:fldCharType="end"/>
      </w:r>
      <w:r w:rsidR="00A05AA6" w:rsidRPr="006E6534">
        <w:rPr>
          <w:rFonts w:cs="Times New Roman"/>
          <w:color w:val="000000" w:themeColor="text1"/>
          <w:rPrChange w:id="7450" w:author="N F" w:date="2023-12-05T03:08:00Z">
            <w:rPr>
              <w:rFonts w:cs="Times New Roman"/>
            </w:rPr>
          </w:rPrChange>
        </w:rPr>
        <w:t xml:space="preserve">) </w:t>
      </w:r>
      <w:ins w:id="7451" w:author="Barshadskaya, Yuliya" w:date="2024-01-13T19:22:00Z">
        <w:r w:rsidR="00CC1B33" w:rsidRPr="0001519A">
          <w:rPr>
            <w:rFonts w:cs="Times New Roman"/>
            <w:color w:val="000000" w:themeColor="text1"/>
            <w:lang w:val="en-US"/>
          </w:rPr>
          <w:fldChar w:fldCharType="begin"/>
        </w:r>
        <w:r w:rsidR="00CC1B33"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CC1B33" w:rsidRPr="0001519A">
          <w:rPr>
            <w:rFonts w:cs="Times New Roman"/>
            <w:color w:val="000000" w:themeColor="text1"/>
            <w:lang w:val="en-US"/>
          </w:rPr>
          <w:fldChar w:fldCharType="separate"/>
        </w:r>
        <w:r w:rsidR="00CC1B33" w:rsidRPr="0018315E">
          <w:rPr>
            <w:rFonts w:cs="Times New Roman"/>
            <w:color w:val="000000" w:themeColor="text1"/>
          </w:rPr>
          <w:t>[</w:t>
        </w:r>
      </w:ins>
      <w:ins w:id="7452" w:author="Barshadskaya, Yuliya" w:date="2024-02-22T23:43:00Z">
        <w:r w:rsidR="00B8644E">
          <w:rPr>
            <w:rFonts w:cs="Times New Roman"/>
            <w:color w:val="000000" w:themeColor="text1"/>
          </w:rPr>
          <w:t>1</w:t>
        </w:r>
      </w:ins>
      <w:ins w:id="7453" w:author="Barshadskaya, Yuliya" w:date="2024-01-13T19:22:00Z">
        <w:r w:rsidR="00CC1B33" w:rsidRPr="00DD38F1">
          <w:rPr>
            <w:rFonts w:cs="Times New Roman"/>
            <w:color w:val="000000" w:themeColor="text1"/>
          </w:rPr>
          <w:t>]</w:t>
        </w:r>
        <w:r w:rsidR="00CC1B33" w:rsidRPr="0001519A">
          <w:rPr>
            <w:rFonts w:cs="Times New Roman"/>
            <w:color w:val="000000" w:themeColor="text1"/>
            <w:lang w:val="en-US"/>
          </w:rPr>
          <w:fldChar w:fldCharType="end"/>
        </w:r>
      </w:ins>
      <w:del w:id="7454" w:author="Barshadskaya, Yuliya" w:date="2024-01-13T19:22:00Z">
        <w:r w:rsidR="00F12581" w:rsidRPr="006E6534" w:rsidDel="00CC1B33">
          <w:rPr>
            <w:rFonts w:cs="Times New Roman"/>
            <w:color w:val="000000" w:themeColor="text1"/>
            <w:lang w:val="en-US"/>
            <w:rPrChange w:id="7455" w:author="N F" w:date="2023-12-05T03:08:00Z">
              <w:rPr>
                <w:rFonts w:cs="Times New Roman"/>
                <w:lang w:val="en-US"/>
              </w:rPr>
            </w:rPrChange>
          </w:rPr>
          <w:fldChar w:fldCharType="begin"/>
        </w:r>
        <w:r w:rsidR="00F12581" w:rsidRPr="006E6534" w:rsidDel="00CC1B33">
          <w:rPr>
            <w:rFonts w:cs="Times New Roman"/>
            <w:color w:val="000000" w:themeColor="text1"/>
            <w:rPrChange w:id="7456" w:author="N F" w:date="2023-12-05T03:08:00Z">
              <w:rPr>
                <w:rFonts w:cs="Times New Roman"/>
              </w:rPr>
            </w:rPrChange>
          </w:rPr>
          <w:delInstrText xml:space="preserve"> </w:delInstrText>
        </w:r>
        <w:r w:rsidR="00F12581" w:rsidRPr="006E6534" w:rsidDel="00CC1B33">
          <w:rPr>
            <w:rFonts w:cs="Times New Roman"/>
            <w:color w:val="000000" w:themeColor="text1"/>
            <w:lang w:val="en-US"/>
            <w:rPrChange w:id="7457" w:author="N F" w:date="2023-12-05T03:08:00Z">
              <w:rPr>
                <w:rFonts w:cs="Times New Roman"/>
                <w:lang w:val="en-US"/>
              </w:rPr>
            </w:rPrChange>
          </w:rPr>
          <w:delInstrText>ADDIN</w:delInstrText>
        </w:r>
        <w:r w:rsidR="00F12581" w:rsidRPr="006E6534" w:rsidDel="00CC1B33">
          <w:rPr>
            <w:rFonts w:cs="Times New Roman"/>
            <w:color w:val="000000" w:themeColor="text1"/>
            <w:rPrChange w:id="7458" w:author="N F" w:date="2023-12-05T03:08:00Z">
              <w:rPr>
                <w:rFonts w:cs="Times New Roman"/>
              </w:rPr>
            </w:rPrChange>
          </w:rPr>
          <w:delInstrText xml:space="preserve"> </w:delInstrText>
        </w:r>
        <w:r w:rsidR="00F12581" w:rsidRPr="006E6534" w:rsidDel="00CC1B33">
          <w:rPr>
            <w:rFonts w:cs="Times New Roman"/>
            <w:color w:val="000000" w:themeColor="text1"/>
            <w:lang w:val="en-US"/>
            <w:rPrChange w:id="7459" w:author="N F" w:date="2023-12-05T03:08:00Z">
              <w:rPr>
                <w:rFonts w:cs="Times New Roman"/>
                <w:lang w:val="en-US"/>
              </w:rPr>
            </w:rPrChange>
          </w:rPr>
          <w:delInstrText>ZOTERO</w:delInstrText>
        </w:r>
        <w:r w:rsidR="00F12581" w:rsidRPr="006E6534" w:rsidDel="00CC1B33">
          <w:rPr>
            <w:rFonts w:cs="Times New Roman"/>
            <w:color w:val="000000" w:themeColor="text1"/>
            <w:rPrChange w:id="7460" w:author="N F" w:date="2023-12-05T03:08:00Z">
              <w:rPr>
                <w:rFonts w:cs="Times New Roman"/>
              </w:rPr>
            </w:rPrChange>
          </w:rPr>
          <w:delInstrText>_</w:delInstrText>
        </w:r>
        <w:r w:rsidR="00F12581" w:rsidRPr="006E6534" w:rsidDel="00CC1B33">
          <w:rPr>
            <w:rFonts w:cs="Times New Roman"/>
            <w:color w:val="000000" w:themeColor="text1"/>
            <w:lang w:val="en-US"/>
            <w:rPrChange w:id="7461" w:author="N F" w:date="2023-12-05T03:08:00Z">
              <w:rPr>
                <w:rFonts w:cs="Times New Roman"/>
                <w:lang w:val="en-US"/>
              </w:rPr>
            </w:rPrChange>
          </w:rPr>
          <w:delInstrText>ITEM</w:delInstrText>
        </w:r>
        <w:r w:rsidR="00F12581" w:rsidRPr="006E6534" w:rsidDel="00CC1B33">
          <w:rPr>
            <w:rFonts w:cs="Times New Roman"/>
            <w:color w:val="000000" w:themeColor="text1"/>
            <w:rPrChange w:id="7462" w:author="N F" w:date="2023-12-05T03:08:00Z">
              <w:rPr>
                <w:rFonts w:cs="Times New Roman"/>
              </w:rPr>
            </w:rPrChange>
          </w:rPr>
          <w:delInstrText xml:space="preserve"> </w:delInstrText>
        </w:r>
        <w:r w:rsidR="00F12581" w:rsidRPr="006E6534" w:rsidDel="00CC1B33">
          <w:rPr>
            <w:rFonts w:cs="Times New Roman"/>
            <w:color w:val="000000" w:themeColor="text1"/>
            <w:lang w:val="en-US"/>
            <w:rPrChange w:id="7463" w:author="N F" w:date="2023-12-05T03:08:00Z">
              <w:rPr>
                <w:rFonts w:cs="Times New Roman"/>
                <w:lang w:val="en-US"/>
              </w:rPr>
            </w:rPrChange>
          </w:rPr>
          <w:delInstrText>CSL</w:delInstrText>
        </w:r>
        <w:r w:rsidR="00F12581" w:rsidRPr="006E6534" w:rsidDel="00CC1B33">
          <w:rPr>
            <w:rFonts w:cs="Times New Roman"/>
            <w:color w:val="000000" w:themeColor="text1"/>
            <w:rPrChange w:id="7464" w:author="N F" w:date="2023-12-05T03:08:00Z">
              <w:rPr>
                <w:rFonts w:cs="Times New Roman"/>
              </w:rPr>
            </w:rPrChange>
          </w:rPr>
          <w:delInstrText>_</w:delInstrText>
        </w:r>
        <w:r w:rsidR="00F12581" w:rsidRPr="006E6534" w:rsidDel="00CC1B33">
          <w:rPr>
            <w:rFonts w:cs="Times New Roman"/>
            <w:color w:val="000000" w:themeColor="text1"/>
            <w:lang w:val="en-US"/>
            <w:rPrChange w:id="7465" w:author="N F" w:date="2023-12-05T03:08:00Z">
              <w:rPr>
                <w:rFonts w:cs="Times New Roman"/>
                <w:lang w:val="en-US"/>
              </w:rPr>
            </w:rPrChange>
          </w:rPr>
          <w:delInstrText>CITATION</w:delInstrText>
        </w:r>
        <w:r w:rsidR="00F12581" w:rsidRPr="006E6534" w:rsidDel="00CC1B33">
          <w:rPr>
            <w:rFonts w:cs="Times New Roman"/>
            <w:color w:val="000000" w:themeColor="text1"/>
            <w:rPrChange w:id="7466" w:author="N F" w:date="2023-12-05T03:08:00Z">
              <w:rPr>
                <w:rFonts w:cs="Times New Roman"/>
              </w:rPr>
            </w:rPrChange>
          </w:rPr>
          <w:delInstrText xml:space="preserve"> {"</w:delInstrText>
        </w:r>
        <w:r w:rsidR="00F12581" w:rsidRPr="006E6534" w:rsidDel="00CC1B33">
          <w:rPr>
            <w:rFonts w:cs="Times New Roman"/>
            <w:color w:val="000000" w:themeColor="text1"/>
            <w:lang w:val="en-US"/>
            <w:rPrChange w:id="7467" w:author="N F" w:date="2023-12-05T03:08:00Z">
              <w:rPr>
                <w:rFonts w:cs="Times New Roman"/>
                <w:lang w:val="en-US"/>
              </w:rPr>
            </w:rPrChange>
          </w:rPr>
          <w:delInstrText>citationID</w:delInstrText>
        </w:r>
        <w:r w:rsidR="00F12581" w:rsidRPr="006E6534" w:rsidDel="00CC1B33">
          <w:rPr>
            <w:rFonts w:cs="Times New Roman"/>
            <w:color w:val="000000" w:themeColor="text1"/>
            <w:rPrChange w:id="7468" w:author="N F" w:date="2023-12-05T03:08:00Z">
              <w:rPr>
                <w:rFonts w:cs="Times New Roman"/>
              </w:rPr>
            </w:rPrChange>
          </w:rPr>
          <w:delInstrText>":"</w:delInstrText>
        </w:r>
        <w:r w:rsidR="00F12581" w:rsidRPr="006E6534" w:rsidDel="00CC1B33">
          <w:rPr>
            <w:rFonts w:cs="Times New Roman"/>
            <w:color w:val="000000" w:themeColor="text1"/>
            <w:lang w:val="en-US"/>
            <w:rPrChange w:id="7469" w:author="N F" w:date="2023-12-05T03:08:00Z">
              <w:rPr>
                <w:rFonts w:cs="Times New Roman"/>
                <w:lang w:val="en-US"/>
              </w:rPr>
            </w:rPrChange>
          </w:rPr>
          <w:delInstrText>iWmfkBAL</w:delInstrText>
        </w:r>
        <w:r w:rsidR="00F12581" w:rsidRPr="006E6534" w:rsidDel="00CC1B33">
          <w:rPr>
            <w:rFonts w:cs="Times New Roman"/>
            <w:color w:val="000000" w:themeColor="text1"/>
            <w:rPrChange w:id="7470" w:author="N F" w:date="2023-12-05T03:08:00Z">
              <w:rPr>
                <w:rFonts w:cs="Times New Roman"/>
              </w:rPr>
            </w:rPrChange>
          </w:rPr>
          <w:delInstrText>","</w:delInstrText>
        </w:r>
        <w:r w:rsidR="00F12581" w:rsidRPr="006E6534" w:rsidDel="00CC1B33">
          <w:rPr>
            <w:rFonts w:cs="Times New Roman"/>
            <w:color w:val="000000" w:themeColor="text1"/>
            <w:lang w:val="en-US"/>
            <w:rPrChange w:id="7471" w:author="N F" w:date="2023-12-05T03:08:00Z">
              <w:rPr>
                <w:rFonts w:cs="Times New Roman"/>
                <w:lang w:val="en-US"/>
              </w:rPr>
            </w:rPrChange>
          </w:rPr>
          <w:delInstrText>properties</w:delInstrText>
        </w:r>
        <w:r w:rsidR="00F12581" w:rsidRPr="006E6534" w:rsidDel="00CC1B33">
          <w:rPr>
            <w:rFonts w:cs="Times New Roman"/>
            <w:color w:val="000000" w:themeColor="text1"/>
            <w:rPrChange w:id="7472" w:author="N F" w:date="2023-12-05T03:08:00Z">
              <w:rPr>
                <w:rFonts w:cs="Times New Roman"/>
              </w:rPr>
            </w:rPrChange>
          </w:rPr>
          <w:delInstrText>":{"</w:delInstrText>
        </w:r>
        <w:r w:rsidR="00F12581" w:rsidRPr="006E6534" w:rsidDel="00CC1B33">
          <w:rPr>
            <w:rFonts w:cs="Times New Roman"/>
            <w:color w:val="000000" w:themeColor="text1"/>
            <w:lang w:val="en-US"/>
            <w:rPrChange w:id="7473" w:author="N F" w:date="2023-12-05T03:08:00Z">
              <w:rPr>
                <w:rFonts w:cs="Times New Roman"/>
                <w:lang w:val="en-US"/>
              </w:rPr>
            </w:rPrChange>
          </w:rPr>
          <w:delInstrText>formattedCitation</w:delInstrText>
        </w:r>
        <w:r w:rsidR="00F12581" w:rsidRPr="006E6534" w:rsidDel="00CC1B33">
          <w:rPr>
            <w:rFonts w:cs="Times New Roman"/>
            <w:color w:val="000000" w:themeColor="text1"/>
            <w:rPrChange w:id="7474" w:author="N F" w:date="2023-12-05T03:08:00Z">
              <w:rPr>
                <w:rFonts w:cs="Times New Roman"/>
              </w:rPr>
            </w:rPrChange>
          </w:rPr>
          <w:delInstrText>":"(6)","</w:delInstrText>
        </w:r>
        <w:r w:rsidR="00F12581" w:rsidRPr="006E6534" w:rsidDel="00CC1B33">
          <w:rPr>
            <w:rFonts w:cs="Times New Roman"/>
            <w:color w:val="000000" w:themeColor="text1"/>
            <w:lang w:val="en-US"/>
            <w:rPrChange w:id="7475" w:author="N F" w:date="2023-12-05T03:08:00Z">
              <w:rPr>
                <w:rFonts w:cs="Times New Roman"/>
                <w:lang w:val="en-US"/>
              </w:rPr>
            </w:rPrChange>
          </w:rPr>
          <w:delInstrText>plainCitation</w:delInstrText>
        </w:r>
        <w:r w:rsidR="00F12581" w:rsidRPr="006E6534" w:rsidDel="00CC1B33">
          <w:rPr>
            <w:rFonts w:cs="Times New Roman"/>
            <w:color w:val="000000" w:themeColor="text1"/>
            <w:rPrChange w:id="7476" w:author="N F" w:date="2023-12-05T03:08:00Z">
              <w:rPr>
                <w:rFonts w:cs="Times New Roman"/>
              </w:rPr>
            </w:rPrChange>
          </w:rPr>
          <w:delInstrText>":"(6)","</w:delInstrText>
        </w:r>
        <w:r w:rsidR="00F12581" w:rsidRPr="006E6534" w:rsidDel="00CC1B33">
          <w:rPr>
            <w:rFonts w:cs="Times New Roman"/>
            <w:color w:val="000000" w:themeColor="text1"/>
            <w:lang w:val="en-US"/>
            <w:rPrChange w:id="7477" w:author="N F" w:date="2023-12-05T03:08:00Z">
              <w:rPr>
                <w:rFonts w:cs="Times New Roman"/>
                <w:lang w:val="en-US"/>
              </w:rPr>
            </w:rPrChange>
          </w:rPr>
          <w:delInstrText>noteIndex</w:delInstrText>
        </w:r>
        <w:r w:rsidR="00F12581" w:rsidRPr="006E6534" w:rsidDel="00CC1B33">
          <w:rPr>
            <w:rFonts w:cs="Times New Roman"/>
            <w:color w:val="000000" w:themeColor="text1"/>
            <w:rPrChange w:id="7478" w:author="N F" w:date="2023-12-05T03:08:00Z">
              <w:rPr>
                <w:rFonts w:cs="Times New Roman"/>
              </w:rPr>
            </w:rPrChange>
          </w:rPr>
          <w:delInstrText>":0},"</w:delInstrText>
        </w:r>
        <w:r w:rsidR="00F12581" w:rsidRPr="006E6534" w:rsidDel="00CC1B33">
          <w:rPr>
            <w:rFonts w:cs="Times New Roman"/>
            <w:color w:val="000000" w:themeColor="text1"/>
            <w:lang w:val="en-US"/>
            <w:rPrChange w:id="7479" w:author="N F" w:date="2023-12-05T03:08:00Z">
              <w:rPr>
                <w:rFonts w:cs="Times New Roman"/>
                <w:lang w:val="en-US"/>
              </w:rPr>
            </w:rPrChange>
          </w:rPr>
          <w:delInstrText>citationItems</w:delInstrText>
        </w:r>
        <w:r w:rsidR="00F12581" w:rsidRPr="006E6534" w:rsidDel="00CC1B33">
          <w:rPr>
            <w:rFonts w:cs="Times New Roman"/>
            <w:color w:val="000000" w:themeColor="text1"/>
            <w:rPrChange w:id="7480" w:author="N F" w:date="2023-12-05T03:08:00Z">
              <w:rPr>
                <w:rFonts w:cs="Times New Roman"/>
              </w:rPr>
            </w:rPrChange>
          </w:rPr>
          <w:delInstrText>":[{"</w:delInstrText>
        </w:r>
        <w:r w:rsidR="00F12581" w:rsidRPr="006E6534" w:rsidDel="00CC1B33">
          <w:rPr>
            <w:rFonts w:cs="Times New Roman"/>
            <w:color w:val="000000" w:themeColor="text1"/>
            <w:lang w:val="en-US"/>
            <w:rPrChange w:id="7481" w:author="N F" w:date="2023-12-05T03:08:00Z">
              <w:rPr>
                <w:rFonts w:cs="Times New Roman"/>
                <w:lang w:val="en-US"/>
              </w:rPr>
            </w:rPrChange>
          </w:rPr>
          <w:delInstrText>id</w:delInstrText>
        </w:r>
        <w:r w:rsidR="00F12581" w:rsidRPr="006E6534" w:rsidDel="00CC1B33">
          <w:rPr>
            <w:rFonts w:cs="Times New Roman"/>
            <w:color w:val="000000" w:themeColor="text1"/>
            <w:rPrChange w:id="7482" w:author="N F" w:date="2023-12-05T03:08:00Z">
              <w:rPr>
                <w:rFonts w:cs="Times New Roman"/>
              </w:rPr>
            </w:rPrChange>
          </w:rPr>
          <w:delInstrText>":161758,"</w:delInstrText>
        </w:r>
        <w:r w:rsidR="00F12581" w:rsidRPr="006E6534" w:rsidDel="00CC1B33">
          <w:rPr>
            <w:rFonts w:cs="Times New Roman"/>
            <w:color w:val="000000" w:themeColor="text1"/>
            <w:lang w:val="en-US"/>
            <w:rPrChange w:id="7483" w:author="N F" w:date="2023-12-05T03:08:00Z">
              <w:rPr>
                <w:rFonts w:cs="Times New Roman"/>
                <w:lang w:val="en-US"/>
              </w:rPr>
            </w:rPrChange>
          </w:rPr>
          <w:delInstrText>uris</w:delInstrText>
        </w:r>
        <w:r w:rsidR="00F12581" w:rsidRPr="006E6534" w:rsidDel="00CC1B33">
          <w:rPr>
            <w:rFonts w:cs="Times New Roman"/>
            <w:color w:val="000000" w:themeColor="text1"/>
            <w:rPrChange w:id="7484" w:author="N F" w:date="2023-12-05T03:08:00Z">
              <w:rPr>
                <w:rFonts w:cs="Times New Roman"/>
              </w:rPr>
            </w:rPrChange>
          </w:rPr>
          <w:delInstrText>":["</w:delInstrText>
        </w:r>
        <w:r w:rsidR="00F12581" w:rsidRPr="006E6534" w:rsidDel="00CC1B33">
          <w:rPr>
            <w:rFonts w:cs="Times New Roman"/>
            <w:color w:val="000000" w:themeColor="text1"/>
            <w:lang w:val="en-US"/>
            <w:rPrChange w:id="7485" w:author="N F" w:date="2023-12-05T03:08:00Z">
              <w:rPr>
                <w:rFonts w:cs="Times New Roman"/>
                <w:lang w:val="en-US"/>
              </w:rPr>
            </w:rPrChange>
          </w:rPr>
          <w:delInstrText>http</w:delInstrText>
        </w:r>
        <w:r w:rsidR="00F12581" w:rsidRPr="006E6534" w:rsidDel="00CC1B33">
          <w:rPr>
            <w:rFonts w:cs="Times New Roman"/>
            <w:color w:val="000000" w:themeColor="text1"/>
            <w:rPrChange w:id="7486" w:author="N F" w:date="2023-12-05T03:08:00Z">
              <w:rPr>
                <w:rFonts w:cs="Times New Roman"/>
              </w:rPr>
            </w:rPrChange>
          </w:rPr>
          <w:delInstrText>://</w:delInstrText>
        </w:r>
        <w:r w:rsidR="00F12581" w:rsidRPr="006E6534" w:rsidDel="00CC1B33">
          <w:rPr>
            <w:rFonts w:cs="Times New Roman"/>
            <w:color w:val="000000" w:themeColor="text1"/>
            <w:lang w:val="en-US"/>
            <w:rPrChange w:id="7487" w:author="N F" w:date="2023-12-05T03:08:00Z">
              <w:rPr>
                <w:rFonts w:cs="Times New Roman"/>
                <w:lang w:val="en-US"/>
              </w:rPr>
            </w:rPrChange>
          </w:rPr>
          <w:delInstrText>zotero</w:delInstrText>
        </w:r>
        <w:r w:rsidR="00F12581" w:rsidRPr="006E6534" w:rsidDel="00CC1B33">
          <w:rPr>
            <w:rFonts w:cs="Times New Roman"/>
            <w:color w:val="000000" w:themeColor="text1"/>
            <w:rPrChange w:id="7488" w:author="N F" w:date="2023-12-05T03:08:00Z">
              <w:rPr>
                <w:rFonts w:cs="Times New Roman"/>
              </w:rPr>
            </w:rPrChange>
          </w:rPr>
          <w:delInstrText>.</w:delInstrText>
        </w:r>
        <w:r w:rsidR="00F12581" w:rsidRPr="006E6534" w:rsidDel="00CC1B33">
          <w:rPr>
            <w:rFonts w:cs="Times New Roman"/>
            <w:color w:val="000000" w:themeColor="text1"/>
            <w:lang w:val="en-US"/>
            <w:rPrChange w:id="7489" w:author="N F" w:date="2023-12-05T03:08:00Z">
              <w:rPr>
                <w:rFonts w:cs="Times New Roman"/>
                <w:lang w:val="en-US"/>
              </w:rPr>
            </w:rPrChange>
          </w:rPr>
          <w:delInstrText>org</w:delInstrText>
        </w:r>
        <w:r w:rsidR="00F12581" w:rsidRPr="006E6534" w:rsidDel="00CC1B33">
          <w:rPr>
            <w:rFonts w:cs="Times New Roman"/>
            <w:color w:val="000000" w:themeColor="text1"/>
            <w:rPrChange w:id="7490" w:author="N F" w:date="2023-12-05T03:08:00Z">
              <w:rPr>
                <w:rFonts w:cs="Times New Roman"/>
              </w:rPr>
            </w:rPrChange>
          </w:rPr>
          <w:delInstrText>/</w:delInstrText>
        </w:r>
        <w:r w:rsidR="00F12581" w:rsidRPr="006E6534" w:rsidDel="00CC1B33">
          <w:rPr>
            <w:rFonts w:cs="Times New Roman"/>
            <w:color w:val="000000" w:themeColor="text1"/>
            <w:lang w:val="en-US"/>
            <w:rPrChange w:id="7491" w:author="N F" w:date="2023-12-05T03:08:00Z">
              <w:rPr>
                <w:rFonts w:cs="Times New Roman"/>
                <w:lang w:val="en-US"/>
              </w:rPr>
            </w:rPrChange>
          </w:rPr>
          <w:delInstrText>groups</w:delInstrText>
        </w:r>
        <w:r w:rsidR="00F12581" w:rsidRPr="006E6534" w:rsidDel="00CC1B33">
          <w:rPr>
            <w:rFonts w:cs="Times New Roman"/>
            <w:color w:val="000000" w:themeColor="text1"/>
            <w:rPrChange w:id="7492" w:author="N F" w:date="2023-12-05T03:08:00Z">
              <w:rPr>
                <w:rFonts w:cs="Times New Roman"/>
              </w:rPr>
            </w:rPrChange>
          </w:rPr>
          <w:delInstrText>/4735135/</w:delInstrText>
        </w:r>
        <w:r w:rsidR="00F12581" w:rsidRPr="006E6534" w:rsidDel="00CC1B33">
          <w:rPr>
            <w:rFonts w:cs="Times New Roman"/>
            <w:color w:val="000000" w:themeColor="text1"/>
            <w:lang w:val="en-US"/>
            <w:rPrChange w:id="7493" w:author="N F" w:date="2023-12-05T03:08:00Z">
              <w:rPr>
                <w:rFonts w:cs="Times New Roman"/>
                <w:lang w:val="en-US"/>
              </w:rPr>
            </w:rPrChange>
          </w:rPr>
          <w:delInstrText>items</w:delInstrText>
        </w:r>
        <w:r w:rsidR="00F12581" w:rsidRPr="006E6534" w:rsidDel="00CC1B33">
          <w:rPr>
            <w:rFonts w:cs="Times New Roman"/>
            <w:color w:val="000000" w:themeColor="text1"/>
            <w:rPrChange w:id="7494" w:author="N F" w:date="2023-12-05T03:08:00Z">
              <w:rPr>
                <w:rFonts w:cs="Times New Roman"/>
              </w:rPr>
            </w:rPrChange>
          </w:rPr>
          <w:delInstrText>/</w:delInstrText>
        </w:r>
        <w:r w:rsidR="00F12581" w:rsidRPr="006E6534" w:rsidDel="00CC1B33">
          <w:rPr>
            <w:rFonts w:cs="Times New Roman"/>
            <w:color w:val="000000" w:themeColor="text1"/>
            <w:lang w:val="en-US"/>
            <w:rPrChange w:id="7495" w:author="N F" w:date="2023-12-05T03:08:00Z">
              <w:rPr>
                <w:rFonts w:cs="Times New Roman"/>
                <w:lang w:val="en-US"/>
              </w:rPr>
            </w:rPrChange>
          </w:rPr>
          <w:delInstrText>YQI</w:delInstrText>
        </w:r>
        <w:r w:rsidR="00F12581" w:rsidRPr="006E6534" w:rsidDel="00CC1B33">
          <w:rPr>
            <w:rFonts w:cs="Times New Roman"/>
            <w:color w:val="000000" w:themeColor="text1"/>
            <w:rPrChange w:id="7496" w:author="N F" w:date="2023-12-05T03:08:00Z">
              <w:rPr>
                <w:rFonts w:cs="Times New Roman"/>
              </w:rPr>
            </w:rPrChange>
          </w:rPr>
          <w:delInstrText>77</w:delInstrText>
        </w:r>
        <w:r w:rsidR="00F12581" w:rsidRPr="006E6534" w:rsidDel="00CC1B33">
          <w:rPr>
            <w:rFonts w:cs="Times New Roman"/>
            <w:color w:val="000000" w:themeColor="text1"/>
            <w:lang w:val="en-US"/>
            <w:rPrChange w:id="7497" w:author="N F" w:date="2023-12-05T03:08:00Z">
              <w:rPr>
                <w:rFonts w:cs="Times New Roman"/>
                <w:lang w:val="en-US"/>
              </w:rPr>
            </w:rPrChange>
          </w:rPr>
          <w:delInstrText>G</w:delInstrText>
        </w:r>
        <w:r w:rsidR="00F12581" w:rsidRPr="006E6534" w:rsidDel="00CC1B33">
          <w:rPr>
            <w:rFonts w:cs="Times New Roman"/>
            <w:color w:val="000000" w:themeColor="text1"/>
            <w:rPrChange w:id="7498" w:author="N F" w:date="2023-12-05T03:08:00Z">
              <w:rPr>
                <w:rFonts w:cs="Times New Roman"/>
              </w:rPr>
            </w:rPrChange>
          </w:rPr>
          <w:delInstrText>3</w:delInstrText>
        </w:r>
        <w:r w:rsidR="00F12581" w:rsidRPr="006E6534" w:rsidDel="00CC1B33">
          <w:rPr>
            <w:rFonts w:cs="Times New Roman"/>
            <w:color w:val="000000" w:themeColor="text1"/>
            <w:lang w:val="en-US"/>
            <w:rPrChange w:id="7499" w:author="N F" w:date="2023-12-05T03:08:00Z">
              <w:rPr>
                <w:rFonts w:cs="Times New Roman"/>
                <w:lang w:val="en-US"/>
              </w:rPr>
            </w:rPrChange>
          </w:rPr>
          <w:delInstrText>L</w:delInstrText>
        </w:r>
        <w:r w:rsidR="00F12581" w:rsidRPr="006E6534" w:rsidDel="00CC1B33">
          <w:rPr>
            <w:rFonts w:cs="Times New Roman"/>
            <w:color w:val="000000" w:themeColor="text1"/>
            <w:rPrChange w:id="7500" w:author="N F" w:date="2023-12-05T03:08:00Z">
              <w:rPr>
                <w:rFonts w:cs="Times New Roman"/>
              </w:rPr>
            </w:rPrChange>
          </w:rPr>
          <w:delInstrText>"],"</w:delInstrText>
        </w:r>
        <w:r w:rsidR="00F12581" w:rsidRPr="006E6534" w:rsidDel="00CC1B33">
          <w:rPr>
            <w:rFonts w:cs="Times New Roman"/>
            <w:color w:val="000000" w:themeColor="text1"/>
            <w:lang w:val="en-US"/>
            <w:rPrChange w:id="7501" w:author="N F" w:date="2023-12-05T03:08:00Z">
              <w:rPr>
                <w:rFonts w:cs="Times New Roman"/>
                <w:lang w:val="en-US"/>
              </w:rPr>
            </w:rPrChange>
          </w:rPr>
          <w:delInstrText>itemData</w:delInstrText>
        </w:r>
        <w:r w:rsidR="00F12581" w:rsidRPr="006E6534" w:rsidDel="00CC1B33">
          <w:rPr>
            <w:rFonts w:cs="Times New Roman"/>
            <w:color w:val="000000" w:themeColor="text1"/>
            <w:rPrChange w:id="7502" w:author="N F" w:date="2023-12-05T03:08:00Z">
              <w:rPr>
                <w:rFonts w:cs="Times New Roman"/>
              </w:rPr>
            </w:rPrChange>
          </w:rPr>
          <w:delInstrText>":{"</w:delInstrText>
        </w:r>
        <w:r w:rsidR="00F12581" w:rsidRPr="006E6534" w:rsidDel="00CC1B33">
          <w:rPr>
            <w:rFonts w:cs="Times New Roman"/>
            <w:color w:val="000000" w:themeColor="text1"/>
            <w:lang w:val="en-US"/>
            <w:rPrChange w:id="7503" w:author="N F" w:date="2023-12-05T03:08:00Z">
              <w:rPr>
                <w:rFonts w:cs="Times New Roman"/>
                <w:lang w:val="en-US"/>
              </w:rPr>
            </w:rPrChange>
          </w:rPr>
          <w:delInstrText>id</w:delInstrText>
        </w:r>
        <w:r w:rsidR="00F12581" w:rsidRPr="006E6534" w:rsidDel="00CC1B33">
          <w:rPr>
            <w:rFonts w:cs="Times New Roman"/>
            <w:color w:val="000000" w:themeColor="text1"/>
            <w:rPrChange w:id="7504" w:author="N F" w:date="2023-12-05T03:08:00Z">
              <w:rPr>
                <w:rFonts w:cs="Times New Roman"/>
              </w:rPr>
            </w:rPrChange>
          </w:rPr>
          <w:delInstrText>":161758,"</w:delInstrText>
        </w:r>
        <w:r w:rsidR="00F12581" w:rsidRPr="006E6534" w:rsidDel="00CC1B33">
          <w:rPr>
            <w:rFonts w:cs="Times New Roman"/>
            <w:color w:val="000000" w:themeColor="text1"/>
            <w:lang w:val="en-US"/>
            <w:rPrChange w:id="7505" w:author="N F" w:date="2023-12-05T03:08:00Z">
              <w:rPr>
                <w:rFonts w:cs="Times New Roman"/>
                <w:lang w:val="en-US"/>
              </w:rPr>
            </w:rPrChange>
          </w:rPr>
          <w:delInstrText>type</w:delInstrText>
        </w:r>
        <w:r w:rsidR="00F12581" w:rsidRPr="006E6534" w:rsidDel="00CC1B33">
          <w:rPr>
            <w:rFonts w:cs="Times New Roman"/>
            <w:color w:val="000000" w:themeColor="text1"/>
            <w:rPrChange w:id="7506" w:author="N F" w:date="2023-12-05T03:08:00Z">
              <w:rPr>
                <w:rFonts w:cs="Times New Roman"/>
              </w:rPr>
            </w:rPrChange>
          </w:rPr>
          <w:delInstrText>":"</w:delInstrText>
        </w:r>
        <w:r w:rsidR="00F12581" w:rsidRPr="006E6534" w:rsidDel="00CC1B33">
          <w:rPr>
            <w:rFonts w:cs="Times New Roman"/>
            <w:color w:val="000000" w:themeColor="text1"/>
            <w:lang w:val="en-US"/>
            <w:rPrChange w:id="7507" w:author="N F" w:date="2023-12-05T03:08:00Z">
              <w:rPr>
                <w:rFonts w:cs="Times New Roman"/>
                <w:lang w:val="en-US"/>
              </w:rPr>
            </w:rPrChange>
          </w:rPr>
          <w:delInstrText>webpage</w:delInstrText>
        </w:r>
        <w:r w:rsidR="00F12581" w:rsidRPr="006E6534" w:rsidDel="00CC1B33">
          <w:rPr>
            <w:rFonts w:cs="Times New Roman"/>
            <w:color w:val="000000" w:themeColor="text1"/>
            <w:rPrChange w:id="7508" w:author="N F" w:date="2023-12-05T03:08:00Z">
              <w:rPr>
                <w:rFonts w:cs="Times New Roman"/>
              </w:rPr>
            </w:rPrChange>
          </w:rPr>
          <w:delInstrText>","</w:delInstrText>
        </w:r>
        <w:r w:rsidR="00F12581" w:rsidRPr="006E6534" w:rsidDel="00CC1B33">
          <w:rPr>
            <w:rFonts w:cs="Times New Roman"/>
            <w:color w:val="000000" w:themeColor="text1"/>
            <w:lang w:val="en-US"/>
            <w:rPrChange w:id="7509" w:author="N F" w:date="2023-12-05T03:08:00Z">
              <w:rPr>
                <w:rFonts w:cs="Times New Roman"/>
                <w:lang w:val="en-US"/>
              </w:rPr>
            </w:rPrChange>
          </w:rPr>
          <w:delInstrText>title</w:delInstrText>
        </w:r>
        <w:r w:rsidR="00F12581" w:rsidRPr="006E6534" w:rsidDel="00CC1B33">
          <w:rPr>
            <w:rFonts w:cs="Times New Roman"/>
            <w:color w:val="000000" w:themeColor="text1"/>
            <w:rPrChange w:id="7510" w:author="N F" w:date="2023-12-05T03:08:00Z">
              <w:rPr>
                <w:rFonts w:cs="Times New Roman"/>
              </w:rPr>
            </w:rPrChange>
          </w:rPr>
          <w:delInstrText>":"</w:delInstrText>
        </w:r>
        <w:r w:rsidR="00F12581" w:rsidRPr="006E6534" w:rsidDel="00CC1B33">
          <w:rPr>
            <w:rFonts w:cs="Times New Roman"/>
            <w:color w:val="000000" w:themeColor="text1"/>
            <w:lang w:val="en-US"/>
            <w:rPrChange w:id="7511" w:author="N F" w:date="2023-12-05T03:08:00Z">
              <w:rPr>
                <w:rFonts w:cs="Times New Roman"/>
                <w:lang w:val="en-US"/>
              </w:rPr>
            </w:rPrChange>
          </w:rPr>
          <w:delInstrText>TAGRISSO</w:delInstrText>
        </w:r>
        <w:r w:rsidR="00F12581" w:rsidRPr="006E6534" w:rsidDel="00CC1B33">
          <w:rPr>
            <w:rFonts w:cs="Times New Roman"/>
            <w:color w:val="000000" w:themeColor="text1"/>
            <w:rPrChange w:id="7512" w:author="N F" w:date="2023-12-05T03:08:00Z">
              <w:rPr>
                <w:rFonts w:cs="Times New Roman"/>
              </w:rPr>
            </w:rPrChange>
          </w:rPr>
          <w:delInstrText xml:space="preserve"> (</w:delInstrText>
        </w:r>
        <w:r w:rsidR="00F12581" w:rsidRPr="006E6534" w:rsidDel="00CC1B33">
          <w:rPr>
            <w:rFonts w:cs="Times New Roman"/>
            <w:color w:val="000000" w:themeColor="text1"/>
            <w:lang w:val="en-US"/>
            <w:rPrChange w:id="7513" w:author="N F" w:date="2023-12-05T03:08:00Z">
              <w:rPr>
                <w:rFonts w:cs="Times New Roman"/>
                <w:lang w:val="en-US"/>
              </w:rPr>
            </w:rPrChange>
          </w:rPr>
          <w:delInstrText>osimertinib</w:delInstrText>
        </w:r>
        <w:r w:rsidR="00F12581" w:rsidRPr="006E6534" w:rsidDel="00CC1B33">
          <w:rPr>
            <w:rFonts w:cs="Times New Roman"/>
            <w:color w:val="000000" w:themeColor="text1"/>
            <w:rPrChange w:id="7514" w:author="N F" w:date="2023-12-05T03:08:00Z">
              <w:rPr>
                <w:rFonts w:cs="Times New Roman"/>
              </w:rPr>
            </w:rPrChange>
          </w:rPr>
          <w:delInstrText xml:space="preserve">) </w:delInstrText>
        </w:r>
        <w:r w:rsidR="00F12581" w:rsidRPr="006E6534" w:rsidDel="00CC1B33">
          <w:rPr>
            <w:rFonts w:cs="Times New Roman"/>
            <w:color w:val="000000" w:themeColor="text1"/>
            <w:lang w:val="en-US"/>
            <w:rPrChange w:id="7515" w:author="N F" w:date="2023-12-05T03:08:00Z">
              <w:rPr>
                <w:rFonts w:cs="Times New Roman"/>
                <w:lang w:val="en-US"/>
              </w:rPr>
            </w:rPrChange>
          </w:rPr>
          <w:delInstrText>tablets</w:delInstrText>
        </w:r>
        <w:r w:rsidR="00F12581" w:rsidRPr="006E6534" w:rsidDel="00CC1B33">
          <w:rPr>
            <w:rFonts w:cs="Times New Roman"/>
            <w:color w:val="000000" w:themeColor="text1"/>
            <w:rPrChange w:id="7516" w:author="N F" w:date="2023-12-05T03:08:00Z">
              <w:rPr>
                <w:rFonts w:cs="Times New Roman"/>
              </w:rPr>
            </w:rPrChange>
          </w:rPr>
          <w:delInstrText xml:space="preserve">. </w:delInstrText>
        </w:r>
        <w:r w:rsidR="00F12581" w:rsidRPr="006E6534" w:rsidDel="00CC1B33">
          <w:rPr>
            <w:rFonts w:cs="Times New Roman"/>
            <w:color w:val="000000" w:themeColor="text1"/>
            <w:lang w:val="en-US"/>
            <w:rPrChange w:id="7517" w:author="N F" w:date="2023-12-05T03:08:00Z">
              <w:rPr>
                <w:rFonts w:cs="Times New Roman"/>
                <w:lang w:val="en-US"/>
              </w:rPr>
            </w:rPrChange>
          </w:rPr>
          <w:delInstrText>AstraZeneca</w:delInstrText>
        </w:r>
        <w:r w:rsidR="00F12581" w:rsidRPr="006E6534" w:rsidDel="00CC1B33">
          <w:rPr>
            <w:rFonts w:cs="Times New Roman"/>
            <w:color w:val="000000" w:themeColor="text1"/>
            <w:rPrChange w:id="7518" w:author="N F" w:date="2023-12-05T03:08:00Z">
              <w:rPr>
                <w:rFonts w:cs="Times New Roman"/>
              </w:rPr>
            </w:rPrChange>
          </w:rPr>
          <w:delInstrText xml:space="preserve"> </w:delInstrText>
        </w:r>
        <w:r w:rsidR="00F12581" w:rsidRPr="006E6534" w:rsidDel="00CC1B33">
          <w:rPr>
            <w:rFonts w:cs="Times New Roman"/>
            <w:color w:val="000000" w:themeColor="text1"/>
            <w:lang w:val="en-US"/>
            <w:rPrChange w:id="7519" w:author="N F" w:date="2023-12-05T03:08:00Z">
              <w:rPr>
                <w:rFonts w:cs="Times New Roman"/>
                <w:lang w:val="en-US"/>
              </w:rPr>
            </w:rPrChange>
          </w:rPr>
          <w:delInstrText>Pharmaceuticals</w:delInstrText>
        </w:r>
        <w:r w:rsidR="00F12581" w:rsidRPr="006E6534" w:rsidDel="00CC1B33">
          <w:rPr>
            <w:rFonts w:cs="Times New Roman"/>
            <w:color w:val="000000" w:themeColor="text1"/>
            <w:rPrChange w:id="7520" w:author="N F" w:date="2023-12-05T03:08:00Z">
              <w:rPr>
                <w:rFonts w:cs="Times New Roman"/>
              </w:rPr>
            </w:rPrChange>
          </w:rPr>
          <w:delInstrText xml:space="preserve">, </w:delInstrText>
        </w:r>
        <w:r w:rsidR="00F12581" w:rsidRPr="006E6534" w:rsidDel="00CC1B33">
          <w:rPr>
            <w:rFonts w:cs="Times New Roman"/>
            <w:color w:val="000000" w:themeColor="text1"/>
            <w:lang w:val="en-US"/>
            <w:rPrChange w:id="7521" w:author="N F" w:date="2023-12-05T03:08:00Z">
              <w:rPr>
                <w:rFonts w:cs="Times New Roman"/>
                <w:lang w:val="en-US"/>
              </w:rPr>
            </w:rPrChange>
          </w:rPr>
          <w:delInstrText>LP</w:delInstrText>
        </w:r>
        <w:r w:rsidR="00F12581" w:rsidRPr="006E6534" w:rsidDel="00CC1B33">
          <w:rPr>
            <w:rFonts w:cs="Times New Roman"/>
            <w:color w:val="000000" w:themeColor="text1"/>
            <w:rPrChange w:id="7522" w:author="N F" w:date="2023-12-05T03:08:00Z">
              <w:rPr>
                <w:rFonts w:cs="Times New Roman"/>
              </w:rPr>
            </w:rPrChange>
          </w:rPr>
          <w:delInstrText xml:space="preserve"> </w:delInstrText>
        </w:r>
        <w:r w:rsidR="00F12581" w:rsidRPr="006E6534" w:rsidDel="00CC1B33">
          <w:rPr>
            <w:rFonts w:cs="Times New Roman"/>
            <w:color w:val="000000" w:themeColor="text1"/>
            <w:lang w:val="en-US"/>
            <w:rPrChange w:id="7523" w:author="N F" w:date="2023-12-05T03:08:00Z">
              <w:rPr>
                <w:rFonts w:cs="Times New Roman"/>
                <w:lang w:val="en-US"/>
              </w:rPr>
            </w:rPrChange>
          </w:rPr>
          <w:delInstrText>Application</w:delInstrText>
        </w:r>
        <w:r w:rsidR="00F12581" w:rsidRPr="006E6534" w:rsidDel="00CC1B33">
          <w:rPr>
            <w:rFonts w:cs="Times New Roman"/>
            <w:color w:val="000000" w:themeColor="text1"/>
            <w:rPrChange w:id="7524" w:author="N F" w:date="2023-12-05T03:08:00Z">
              <w:rPr>
                <w:rFonts w:cs="Times New Roman"/>
              </w:rPr>
            </w:rPrChange>
          </w:rPr>
          <w:delInstrText xml:space="preserve"> </w:delInstrText>
        </w:r>
        <w:r w:rsidR="00F12581" w:rsidRPr="006E6534" w:rsidDel="00CC1B33">
          <w:rPr>
            <w:rFonts w:cs="Times New Roman"/>
            <w:color w:val="000000" w:themeColor="text1"/>
            <w:lang w:val="en-US"/>
            <w:rPrChange w:id="7525" w:author="N F" w:date="2023-12-05T03:08:00Z">
              <w:rPr>
                <w:rFonts w:cs="Times New Roman"/>
                <w:lang w:val="en-US"/>
              </w:rPr>
            </w:rPrChange>
          </w:rPr>
          <w:delInstrText>No</w:delInstrText>
        </w:r>
        <w:r w:rsidR="00F12581" w:rsidRPr="006E6534" w:rsidDel="00CC1B33">
          <w:rPr>
            <w:rFonts w:cs="Times New Roman"/>
            <w:color w:val="000000" w:themeColor="text1"/>
            <w:rPrChange w:id="7526" w:author="N F" w:date="2023-12-05T03:08:00Z">
              <w:rPr>
                <w:rFonts w:cs="Times New Roman"/>
              </w:rPr>
            </w:rPrChange>
          </w:rPr>
          <w:delInstrText xml:space="preserve">.:  208065. </w:delInstrText>
        </w:r>
        <w:r w:rsidR="00F12581" w:rsidRPr="006E6534" w:rsidDel="00CC1B33">
          <w:rPr>
            <w:rFonts w:cs="Times New Roman"/>
            <w:color w:val="000000" w:themeColor="text1"/>
            <w:lang w:val="en-US"/>
            <w:rPrChange w:id="7527" w:author="N F" w:date="2023-12-05T03:08:00Z">
              <w:rPr>
                <w:rFonts w:cs="Times New Roman"/>
                <w:lang w:val="en-US"/>
              </w:rPr>
            </w:rPrChange>
          </w:rPr>
          <w:delInstrText>Approval</w:delInstrText>
        </w:r>
        <w:r w:rsidR="00F12581" w:rsidRPr="006E6534" w:rsidDel="00CC1B33">
          <w:rPr>
            <w:rFonts w:cs="Times New Roman"/>
            <w:color w:val="000000" w:themeColor="text1"/>
            <w:rPrChange w:id="7528" w:author="N F" w:date="2023-12-05T03:08:00Z">
              <w:rPr>
                <w:rFonts w:cs="Times New Roman"/>
              </w:rPr>
            </w:rPrChange>
          </w:rPr>
          <w:delInstrText xml:space="preserve"> </w:delInstrText>
        </w:r>
        <w:r w:rsidR="00F12581" w:rsidRPr="006E6534" w:rsidDel="00CC1B33">
          <w:rPr>
            <w:rFonts w:cs="Times New Roman"/>
            <w:color w:val="000000" w:themeColor="text1"/>
            <w:lang w:val="en-US"/>
            <w:rPrChange w:id="7529" w:author="N F" w:date="2023-12-05T03:08:00Z">
              <w:rPr>
                <w:rFonts w:cs="Times New Roman"/>
                <w:lang w:val="en-US"/>
              </w:rPr>
            </w:rPrChange>
          </w:rPr>
          <w:delInstrText>Date</w:delInstrText>
        </w:r>
        <w:r w:rsidR="00F12581" w:rsidRPr="006E6534" w:rsidDel="00CC1B33">
          <w:rPr>
            <w:rFonts w:cs="Times New Roman"/>
            <w:color w:val="000000" w:themeColor="text1"/>
            <w:rPrChange w:id="7530" w:author="N F" w:date="2023-12-05T03:08:00Z">
              <w:rPr>
                <w:rFonts w:cs="Times New Roman"/>
              </w:rPr>
            </w:rPrChange>
          </w:rPr>
          <w:delInstrText xml:space="preserve">: 11/13/2015. </w:delInstrText>
        </w:r>
        <w:r w:rsidR="00F12581" w:rsidRPr="006E6534" w:rsidDel="00CC1B33">
          <w:rPr>
            <w:rFonts w:cs="Times New Roman"/>
            <w:color w:val="000000" w:themeColor="text1"/>
            <w:lang w:val="en-US"/>
            <w:rPrChange w:id="7531" w:author="N F" w:date="2023-12-05T03:08:00Z">
              <w:rPr>
                <w:rFonts w:cs="Times New Roman"/>
                <w:lang w:val="en-US"/>
              </w:rPr>
            </w:rPrChange>
          </w:rPr>
          <w:delInstrText>Pharmacology</w:delInstrText>
        </w:r>
        <w:r w:rsidR="00F12581" w:rsidRPr="006E6534" w:rsidDel="00CC1B33">
          <w:rPr>
            <w:rFonts w:cs="Times New Roman"/>
            <w:color w:val="000000" w:themeColor="text1"/>
            <w:rPrChange w:id="7532" w:author="N F" w:date="2023-12-05T03:08:00Z">
              <w:rPr>
                <w:rFonts w:cs="Times New Roman"/>
              </w:rPr>
            </w:rPrChange>
          </w:rPr>
          <w:delInstrText xml:space="preserve"> </w:delInstrText>
        </w:r>
        <w:r w:rsidR="00F12581" w:rsidRPr="006E6534" w:rsidDel="00CC1B33">
          <w:rPr>
            <w:rFonts w:cs="Times New Roman"/>
            <w:color w:val="000000" w:themeColor="text1"/>
            <w:lang w:val="en-US"/>
            <w:rPrChange w:id="7533" w:author="N F" w:date="2023-12-05T03:08:00Z">
              <w:rPr>
                <w:rFonts w:cs="Times New Roman"/>
                <w:lang w:val="en-US"/>
              </w:rPr>
            </w:rPrChange>
          </w:rPr>
          <w:delInstrText>Review</w:delInstrText>
        </w:r>
        <w:r w:rsidR="00F12581" w:rsidRPr="006E6534" w:rsidDel="00CC1B33">
          <w:rPr>
            <w:rFonts w:cs="Times New Roman"/>
            <w:color w:val="000000" w:themeColor="text1"/>
            <w:rPrChange w:id="7534" w:author="N F" w:date="2023-12-05T03:08:00Z">
              <w:rPr>
                <w:rFonts w:cs="Times New Roman"/>
              </w:rPr>
            </w:rPrChange>
          </w:rPr>
          <w:delInstrText>","</w:delInstrText>
        </w:r>
        <w:r w:rsidR="00F12581" w:rsidRPr="006E6534" w:rsidDel="00CC1B33">
          <w:rPr>
            <w:rFonts w:cs="Times New Roman"/>
            <w:color w:val="000000" w:themeColor="text1"/>
            <w:lang w:val="en-US"/>
            <w:rPrChange w:id="7535" w:author="N F" w:date="2023-12-05T03:08:00Z">
              <w:rPr>
                <w:rFonts w:cs="Times New Roman"/>
                <w:lang w:val="en-US"/>
              </w:rPr>
            </w:rPrChange>
          </w:rPr>
          <w:delInstrText>URL</w:delInstrText>
        </w:r>
        <w:r w:rsidR="00F12581" w:rsidRPr="006E6534" w:rsidDel="00CC1B33">
          <w:rPr>
            <w:rFonts w:cs="Times New Roman"/>
            <w:color w:val="000000" w:themeColor="text1"/>
            <w:rPrChange w:id="7536" w:author="N F" w:date="2023-12-05T03:08:00Z">
              <w:rPr>
                <w:rFonts w:cs="Times New Roman"/>
              </w:rPr>
            </w:rPrChange>
          </w:rPr>
          <w:delInstrText>":"</w:delInstrText>
        </w:r>
        <w:r w:rsidR="00F12581" w:rsidRPr="006E6534" w:rsidDel="00CC1B33">
          <w:rPr>
            <w:rFonts w:cs="Times New Roman"/>
            <w:color w:val="000000" w:themeColor="text1"/>
            <w:lang w:val="en-US"/>
            <w:rPrChange w:id="7537" w:author="N F" w:date="2023-12-05T03:08:00Z">
              <w:rPr>
                <w:rFonts w:cs="Times New Roman"/>
                <w:lang w:val="en-US"/>
              </w:rPr>
            </w:rPrChange>
          </w:rPr>
          <w:delInstrText>https</w:delInstrText>
        </w:r>
        <w:r w:rsidR="00F12581" w:rsidRPr="006E6534" w:rsidDel="00CC1B33">
          <w:rPr>
            <w:rFonts w:cs="Times New Roman"/>
            <w:color w:val="000000" w:themeColor="text1"/>
            <w:rPrChange w:id="7538" w:author="N F" w:date="2023-12-05T03:08:00Z">
              <w:rPr>
                <w:rFonts w:cs="Times New Roman"/>
              </w:rPr>
            </w:rPrChange>
          </w:rPr>
          <w:delInstrText>://</w:delInstrText>
        </w:r>
        <w:r w:rsidR="00F12581" w:rsidRPr="006E6534" w:rsidDel="00CC1B33">
          <w:rPr>
            <w:rFonts w:cs="Times New Roman"/>
            <w:color w:val="000000" w:themeColor="text1"/>
            <w:lang w:val="en-US"/>
            <w:rPrChange w:id="7539" w:author="N F" w:date="2023-12-05T03:08:00Z">
              <w:rPr>
                <w:rFonts w:cs="Times New Roman"/>
                <w:lang w:val="en-US"/>
              </w:rPr>
            </w:rPrChange>
          </w:rPr>
          <w:delInstrText>www</w:delInstrText>
        </w:r>
        <w:r w:rsidR="00F12581" w:rsidRPr="006E6534" w:rsidDel="00CC1B33">
          <w:rPr>
            <w:rFonts w:cs="Times New Roman"/>
            <w:color w:val="000000" w:themeColor="text1"/>
            <w:rPrChange w:id="7540" w:author="N F" w:date="2023-12-05T03:08:00Z">
              <w:rPr>
                <w:rFonts w:cs="Times New Roman"/>
              </w:rPr>
            </w:rPrChange>
          </w:rPr>
          <w:delInstrText>.</w:delInstrText>
        </w:r>
        <w:r w:rsidR="00F12581" w:rsidRPr="006E6534" w:rsidDel="00CC1B33">
          <w:rPr>
            <w:rFonts w:cs="Times New Roman"/>
            <w:color w:val="000000" w:themeColor="text1"/>
            <w:lang w:val="en-US"/>
            <w:rPrChange w:id="7541" w:author="N F" w:date="2023-12-05T03:08:00Z">
              <w:rPr>
                <w:rFonts w:cs="Times New Roman"/>
                <w:lang w:val="en-US"/>
              </w:rPr>
            </w:rPrChange>
          </w:rPr>
          <w:delInstrText>accessdata</w:delInstrText>
        </w:r>
        <w:r w:rsidR="00F12581" w:rsidRPr="006E6534" w:rsidDel="00CC1B33">
          <w:rPr>
            <w:rFonts w:cs="Times New Roman"/>
            <w:color w:val="000000" w:themeColor="text1"/>
            <w:rPrChange w:id="7542" w:author="N F" w:date="2023-12-05T03:08:00Z">
              <w:rPr>
                <w:rFonts w:cs="Times New Roman"/>
              </w:rPr>
            </w:rPrChange>
          </w:rPr>
          <w:delInstrText>.</w:delInstrText>
        </w:r>
        <w:r w:rsidR="00F12581" w:rsidRPr="006E6534" w:rsidDel="00CC1B33">
          <w:rPr>
            <w:rFonts w:cs="Times New Roman"/>
            <w:color w:val="000000" w:themeColor="text1"/>
            <w:lang w:val="en-US"/>
            <w:rPrChange w:id="7543" w:author="N F" w:date="2023-12-05T03:08:00Z">
              <w:rPr>
                <w:rFonts w:cs="Times New Roman"/>
                <w:lang w:val="en-US"/>
              </w:rPr>
            </w:rPrChange>
          </w:rPr>
          <w:delInstrText>fda</w:delInstrText>
        </w:r>
        <w:r w:rsidR="00F12581" w:rsidRPr="006E6534" w:rsidDel="00CC1B33">
          <w:rPr>
            <w:rFonts w:cs="Times New Roman"/>
            <w:color w:val="000000" w:themeColor="text1"/>
            <w:rPrChange w:id="7544" w:author="N F" w:date="2023-12-05T03:08:00Z">
              <w:rPr>
                <w:rFonts w:cs="Times New Roman"/>
              </w:rPr>
            </w:rPrChange>
          </w:rPr>
          <w:delInstrText>.</w:delInstrText>
        </w:r>
        <w:r w:rsidR="00F12581" w:rsidRPr="006E6534" w:rsidDel="00CC1B33">
          <w:rPr>
            <w:rFonts w:cs="Times New Roman"/>
            <w:color w:val="000000" w:themeColor="text1"/>
            <w:lang w:val="en-US"/>
            <w:rPrChange w:id="7545" w:author="N F" w:date="2023-12-05T03:08:00Z">
              <w:rPr>
                <w:rFonts w:cs="Times New Roman"/>
                <w:lang w:val="en-US"/>
              </w:rPr>
            </w:rPrChange>
          </w:rPr>
          <w:delInstrText>gov</w:delInstrText>
        </w:r>
        <w:r w:rsidR="00F12581" w:rsidRPr="006E6534" w:rsidDel="00CC1B33">
          <w:rPr>
            <w:rFonts w:cs="Times New Roman"/>
            <w:color w:val="000000" w:themeColor="text1"/>
            <w:rPrChange w:id="7546" w:author="N F" w:date="2023-12-05T03:08:00Z">
              <w:rPr>
                <w:rFonts w:cs="Times New Roman"/>
              </w:rPr>
            </w:rPrChange>
          </w:rPr>
          <w:delInstrText>/</w:delInstrText>
        </w:r>
        <w:r w:rsidR="00F12581" w:rsidRPr="006E6534" w:rsidDel="00CC1B33">
          <w:rPr>
            <w:rFonts w:cs="Times New Roman"/>
            <w:color w:val="000000" w:themeColor="text1"/>
            <w:lang w:val="en-US"/>
            <w:rPrChange w:id="7547" w:author="N F" w:date="2023-12-05T03:08:00Z">
              <w:rPr>
                <w:rFonts w:cs="Times New Roman"/>
                <w:lang w:val="en-US"/>
              </w:rPr>
            </w:rPrChange>
          </w:rPr>
          <w:delInstrText>drugsatfda</w:delInstrText>
        </w:r>
        <w:r w:rsidR="00F12581" w:rsidRPr="006E6534" w:rsidDel="00CC1B33">
          <w:rPr>
            <w:rFonts w:cs="Times New Roman"/>
            <w:color w:val="000000" w:themeColor="text1"/>
            <w:rPrChange w:id="7548" w:author="N F" w:date="2023-12-05T03:08:00Z">
              <w:rPr>
                <w:rFonts w:cs="Times New Roman"/>
              </w:rPr>
            </w:rPrChange>
          </w:rPr>
          <w:delInstrText>_</w:delInstrText>
        </w:r>
        <w:r w:rsidR="00F12581" w:rsidRPr="006E6534" w:rsidDel="00CC1B33">
          <w:rPr>
            <w:rFonts w:cs="Times New Roman"/>
            <w:color w:val="000000" w:themeColor="text1"/>
            <w:lang w:val="en-US"/>
            <w:rPrChange w:id="7549" w:author="N F" w:date="2023-12-05T03:08:00Z">
              <w:rPr>
                <w:rFonts w:cs="Times New Roman"/>
                <w:lang w:val="en-US"/>
              </w:rPr>
            </w:rPrChange>
          </w:rPr>
          <w:delInstrText>docs</w:delInstrText>
        </w:r>
        <w:r w:rsidR="00F12581" w:rsidRPr="006E6534" w:rsidDel="00CC1B33">
          <w:rPr>
            <w:rFonts w:cs="Times New Roman"/>
            <w:color w:val="000000" w:themeColor="text1"/>
            <w:rPrChange w:id="7550" w:author="N F" w:date="2023-12-05T03:08:00Z">
              <w:rPr>
                <w:rFonts w:cs="Times New Roman"/>
              </w:rPr>
            </w:rPrChange>
          </w:rPr>
          <w:delInstrText>/</w:delInstrText>
        </w:r>
        <w:r w:rsidR="00F12581" w:rsidRPr="006E6534" w:rsidDel="00CC1B33">
          <w:rPr>
            <w:rFonts w:cs="Times New Roman"/>
            <w:color w:val="000000" w:themeColor="text1"/>
            <w:lang w:val="en-US"/>
            <w:rPrChange w:id="7551" w:author="N F" w:date="2023-12-05T03:08:00Z">
              <w:rPr>
                <w:rFonts w:cs="Times New Roman"/>
                <w:lang w:val="en-US"/>
              </w:rPr>
            </w:rPrChange>
          </w:rPr>
          <w:delInstrText>nda</w:delInstrText>
        </w:r>
        <w:r w:rsidR="00F12581" w:rsidRPr="006E6534" w:rsidDel="00CC1B33">
          <w:rPr>
            <w:rFonts w:cs="Times New Roman"/>
            <w:color w:val="000000" w:themeColor="text1"/>
            <w:rPrChange w:id="7552" w:author="N F" w:date="2023-12-05T03:08:00Z">
              <w:rPr>
                <w:rFonts w:cs="Times New Roman"/>
              </w:rPr>
            </w:rPrChange>
          </w:rPr>
          <w:delInstrText>/2015/208065</w:delInstrText>
        </w:r>
        <w:r w:rsidR="00F12581" w:rsidRPr="006E6534" w:rsidDel="00CC1B33">
          <w:rPr>
            <w:rFonts w:cs="Times New Roman"/>
            <w:color w:val="000000" w:themeColor="text1"/>
            <w:lang w:val="en-US"/>
            <w:rPrChange w:id="7553" w:author="N F" w:date="2023-12-05T03:08:00Z">
              <w:rPr>
                <w:rFonts w:cs="Times New Roman"/>
                <w:lang w:val="en-US"/>
              </w:rPr>
            </w:rPrChange>
          </w:rPr>
          <w:delInstrText>Orig</w:delInstrText>
        </w:r>
        <w:r w:rsidR="00F12581" w:rsidRPr="006E6534" w:rsidDel="00CC1B33">
          <w:rPr>
            <w:rFonts w:cs="Times New Roman"/>
            <w:color w:val="000000" w:themeColor="text1"/>
            <w:rPrChange w:id="7554" w:author="N F" w:date="2023-12-05T03:08:00Z">
              <w:rPr>
                <w:rFonts w:cs="Times New Roman"/>
              </w:rPr>
            </w:rPrChange>
          </w:rPr>
          <w:delInstrText>1</w:delInstrText>
        </w:r>
        <w:r w:rsidR="00F12581" w:rsidRPr="006E6534" w:rsidDel="00CC1B33">
          <w:rPr>
            <w:rFonts w:cs="Times New Roman"/>
            <w:color w:val="000000" w:themeColor="text1"/>
            <w:lang w:val="en-US"/>
            <w:rPrChange w:id="7555" w:author="N F" w:date="2023-12-05T03:08:00Z">
              <w:rPr>
                <w:rFonts w:cs="Times New Roman"/>
                <w:lang w:val="en-US"/>
              </w:rPr>
            </w:rPrChange>
          </w:rPr>
          <w:delInstrText>s</w:delInstrText>
        </w:r>
        <w:r w:rsidR="00F12581" w:rsidRPr="006E6534" w:rsidDel="00CC1B33">
          <w:rPr>
            <w:rFonts w:cs="Times New Roman"/>
            <w:color w:val="000000" w:themeColor="text1"/>
            <w:rPrChange w:id="7556" w:author="N F" w:date="2023-12-05T03:08:00Z">
              <w:rPr>
                <w:rFonts w:cs="Times New Roman"/>
              </w:rPr>
            </w:rPrChange>
          </w:rPr>
          <w:delInstrText>000</w:delInstrText>
        </w:r>
        <w:r w:rsidR="00F12581" w:rsidRPr="006E6534" w:rsidDel="00CC1B33">
          <w:rPr>
            <w:rFonts w:cs="Times New Roman"/>
            <w:color w:val="000000" w:themeColor="text1"/>
            <w:lang w:val="en-US"/>
            <w:rPrChange w:id="7557" w:author="N F" w:date="2023-12-05T03:08:00Z">
              <w:rPr>
                <w:rFonts w:cs="Times New Roman"/>
                <w:lang w:val="en-US"/>
              </w:rPr>
            </w:rPrChange>
          </w:rPr>
          <w:delInstrText>TOC</w:delInstrText>
        </w:r>
        <w:r w:rsidR="00F12581" w:rsidRPr="006E6534" w:rsidDel="00CC1B33">
          <w:rPr>
            <w:rFonts w:cs="Times New Roman"/>
            <w:color w:val="000000" w:themeColor="text1"/>
            <w:rPrChange w:id="7558" w:author="N F" w:date="2023-12-05T03:08:00Z">
              <w:rPr>
                <w:rFonts w:cs="Times New Roman"/>
              </w:rPr>
            </w:rPrChange>
          </w:rPr>
          <w:delInstrText>.</w:delInstrText>
        </w:r>
        <w:r w:rsidR="00F12581" w:rsidRPr="006E6534" w:rsidDel="00CC1B33">
          <w:rPr>
            <w:rFonts w:cs="Times New Roman"/>
            <w:color w:val="000000" w:themeColor="text1"/>
            <w:lang w:val="en-US"/>
            <w:rPrChange w:id="7559" w:author="N F" w:date="2023-12-05T03:08:00Z">
              <w:rPr>
                <w:rFonts w:cs="Times New Roman"/>
                <w:lang w:val="en-US"/>
              </w:rPr>
            </w:rPrChange>
          </w:rPr>
          <w:delInstrText>cfm</w:delInstrText>
        </w:r>
        <w:r w:rsidR="00F12581" w:rsidRPr="006E6534" w:rsidDel="00CC1B33">
          <w:rPr>
            <w:rFonts w:cs="Times New Roman"/>
            <w:color w:val="000000" w:themeColor="text1"/>
            <w:rPrChange w:id="7560" w:author="N F" w:date="2023-12-05T03:08:00Z">
              <w:rPr>
                <w:rFonts w:cs="Times New Roman"/>
              </w:rPr>
            </w:rPrChange>
          </w:rPr>
          <w:delInstrText>","</w:delInstrText>
        </w:r>
        <w:r w:rsidR="00F12581" w:rsidRPr="006E6534" w:rsidDel="00CC1B33">
          <w:rPr>
            <w:rFonts w:cs="Times New Roman"/>
            <w:color w:val="000000" w:themeColor="text1"/>
            <w:lang w:val="en-US"/>
            <w:rPrChange w:id="7561" w:author="N F" w:date="2023-12-05T03:08:00Z">
              <w:rPr>
                <w:rFonts w:cs="Times New Roman"/>
                <w:lang w:val="en-US"/>
              </w:rPr>
            </w:rPrChange>
          </w:rPr>
          <w:delInstrText>accessed</w:delInstrText>
        </w:r>
        <w:r w:rsidR="00F12581" w:rsidRPr="006E6534" w:rsidDel="00CC1B33">
          <w:rPr>
            <w:rFonts w:cs="Times New Roman"/>
            <w:color w:val="000000" w:themeColor="text1"/>
            <w:rPrChange w:id="7562" w:author="N F" w:date="2023-12-05T03:08:00Z">
              <w:rPr>
                <w:rFonts w:cs="Times New Roman"/>
              </w:rPr>
            </w:rPrChange>
          </w:rPr>
          <w:delInstrText>":{"</w:delInstrText>
        </w:r>
        <w:r w:rsidR="00F12581" w:rsidRPr="006E6534" w:rsidDel="00CC1B33">
          <w:rPr>
            <w:rFonts w:cs="Times New Roman"/>
            <w:color w:val="000000" w:themeColor="text1"/>
            <w:lang w:val="en-US"/>
            <w:rPrChange w:id="7563" w:author="N F" w:date="2023-12-05T03:08:00Z">
              <w:rPr>
                <w:rFonts w:cs="Times New Roman"/>
                <w:lang w:val="en-US"/>
              </w:rPr>
            </w:rPrChange>
          </w:rPr>
          <w:delInstrText>date</w:delInstrText>
        </w:r>
        <w:r w:rsidR="00F12581" w:rsidRPr="006E6534" w:rsidDel="00CC1B33">
          <w:rPr>
            <w:rFonts w:cs="Times New Roman"/>
            <w:color w:val="000000" w:themeColor="text1"/>
            <w:rPrChange w:id="7564" w:author="N F" w:date="2023-12-05T03:08:00Z">
              <w:rPr>
                <w:rFonts w:cs="Times New Roman"/>
              </w:rPr>
            </w:rPrChange>
          </w:rPr>
          <w:delInstrText>-</w:delInstrText>
        </w:r>
        <w:r w:rsidR="00F12581" w:rsidRPr="006E6534" w:rsidDel="00CC1B33">
          <w:rPr>
            <w:rFonts w:cs="Times New Roman"/>
            <w:color w:val="000000" w:themeColor="text1"/>
            <w:lang w:val="en-US"/>
            <w:rPrChange w:id="7565" w:author="N F" w:date="2023-12-05T03:08:00Z">
              <w:rPr>
                <w:rFonts w:cs="Times New Roman"/>
                <w:lang w:val="en-US"/>
              </w:rPr>
            </w:rPrChange>
          </w:rPr>
          <w:delInstrText>parts</w:delInstrText>
        </w:r>
        <w:r w:rsidR="00F12581" w:rsidRPr="006E6534" w:rsidDel="00CC1B33">
          <w:rPr>
            <w:rFonts w:cs="Times New Roman"/>
            <w:color w:val="000000" w:themeColor="text1"/>
            <w:rPrChange w:id="7566" w:author="N F" w:date="2023-12-05T03:08:00Z">
              <w:rPr>
                <w:rFonts w:cs="Times New Roman"/>
              </w:rPr>
            </w:rPrChange>
          </w:rPr>
          <w:delInstrText>":[["2022",8,2]]}}}],"</w:delInstrText>
        </w:r>
        <w:r w:rsidR="00F12581" w:rsidRPr="006E6534" w:rsidDel="00CC1B33">
          <w:rPr>
            <w:rFonts w:cs="Times New Roman"/>
            <w:color w:val="000000" w:themeColor="text1"/>
            <w:lang w:val="en-US"/>
            <w:rPrChange w:id="7567" w:author="N F" w:date="2023-12-05T03:08:00Z">
              <w:rPr>
                <w:rFonts w:cs="Times New Roman"/>
                <w:lang w:val="en-US"/>
              </w:rPr>
            </w:rPrChange>
          </w:rPr>
          <w:delInstrText>schema</w:delInstrText>
        </w:r>
        <w:r w:rsidR="00F12581" w:rsidRPr="006E6534" w:rsidDel="00CC1B33">
          <w:rPr>
            <w:rFonts w:cs="Times New Roman"/>
            <w:color w:val="000000" w:themeColor="text1"/>
            <w:rPrChange w:id="7568" w:author="N F" w:date="2023-12-05T03:08:00Z">
              <w:rPr>
                <w:rFonts w:cs="Times New Roman"/>
              </w:rPr>
            </w:rPrChange>
          </w:rPr>
          <w:delInstrText>":"</w:delInstrText>
        </w:r>
        <w:r w:rsidR="00F12581" w:rsidRPr="006E6534" w:rsidDel="00CC1B33">
          <w:rPr>
            <w:rFonts w:cs="Times New Roman"/>
            <w:color w:val="000000" w:themeColor="text1"/>
            <w:lang w:val="en-US"/>
            <w:rPrChange w:id="7569" w:author="N F" w:date="2023-12-05T03:08:00Z">
              <w:rPr>
                <w:rFonts w:cs="Times New Roman"/>
                <w:lang w:val="en-US"/>
              </w:rPr>
            </w:rPrChange>
          </w:rPr>
          <w:delInstrText>https</w:delInstrText>
        </w:r>
        <w:r w:rsidR="00F12581" w:rsidRPr="006E6534" w:rsidDel="00CC1B33">
          <w:rPr>
            <w:rFonts w:cs="Times New Roman"/>
            <w:color w:val="000000" w:themeColor="text1"/>
            <w:rPrChange w:id="7570" w:author="N F" w:date="2023-12-05T03:08:00Z">
              <w:rPr>
                <w:rFonts w:cs="Times New Roman"/>
              </w:rPr>
            </w:rPrChange>
          </w:rPr>
          <w:delInstrText>://</w:delInstrText>
        </w:r>
        <w:r w:rsidR="00F12581" w:rsidRPr="006E6534" w:rsidDel="00CC1B33">
          <w:rPr>
            <w:rFonts w:cs="Times New Roman"/>
            <w:color w:val="000000" w:themeColor="text1"/>
            <w:lang w:val="en-US"/>
            <w:rPrChange w:id="7571" w:author="N F" w:date="2023-12-05T03:08:00Z">
              <w:rPr>
                <w:rFonts w:cs="Times New Roman"/>
                <w:lang w:val="en-US"/>
              </w:rPr>
            </w:rPrChange>
          </w:rPr>
          <w:delInstrText>github</w:delInstrText>
        </w:r>
        <w:r w:rsidR="00F12581" w:rsidRPr="006E6534" w:rsidDel="00CC1B33">
          <w:rPr>
            <w:rFonts w:cs="Times New Roman"/>
            <w:color w:val="000000" w:themeColor="text1"/>
            <w:rPrChange w:id="7572" w:author="N F" w:date="2023-12-05T03:08:00Z">
              <w:rPr>
                <w:rFonts w:cs="Times New Roman"/>
              </w:rPr>
            </w:rPrChange>
          </w:rPr>
          <w:delInstrText>.</w:delInstrText>
        </w:r>
        <w:r w:rsidR="00F12581" w:rsidRPr="006E6534" w:rsidDel="00CC1B33">
          <w:rPr>
            <w:rFonts w:cs="Times New Roman"/>
            <w:color w:val="000000" w:themeColor="text1"/>
            <w:lang w:val="en-US"/>
            <w:rPrChange w:id="7573" w:author="N F" w:date="2023-12-05T03:08:00Z">
              <w:rPr>
                <w:rFonts w:cs="Times New Roman"/>
                <w:lang w:val="en-US"/>
              </w:rPr>
            </w:rPrChange>
          </w:rPr>
          <w:delInstrText>com</w:delInstrText>
        </w:r>
        <w:r w:rsidR="00F12581" w:rsidRPr="006E6534" w:rsidDel="00CC1B33">
          <w:rPr>
            <w:rFonts w:cs="Times New Roman"/>
            <w:color w:val="000000" w:themeColor="text1"/>
            <w:rPrChange w:id="7574" w:author="N F" w:date="2023-12-05T03:08:00Z">
              <w:rPr>
                <w:rFonts w:cs="Times New Roman"/>
              </w:rPr>
            </w:rPrChange>
          </w:rPr>
          <w:delInstrText>/</w:delInstrText>
        </w:r>
        <w:r w:rsidR="00F12581" w:rsidRPr="006E6534" w:rsidDel="00CC1B33">
          <w:rPr>
            <w:rFonts w:cs="Times New Roman"/>
            <w:color w:val="000000" w:themeColor="text1"/>
            <w:lang w:val="en-US"/>
            <w:rPrChange w:id="7575" w:author="N F" w:date="2023-12-05T03:08:00Z">
              <w:rPr>
                <w:rFonts w:cs="Times New Roman"/>
                <w:lang w:val="en-US"/>
              </w:rPr>
            </w:rPrChange>
          </w:rPr>
          <w:delInstrText>citation</w:delInstrText>
        </w:r>
        <w:r w:rsidR="00F12581" w:rsidRPr="006E6534" w:rsidDel="00CC1B33">
          <w:rPr>
            <w:rFonts w:cs="Times New Roman"/>
            <w:color w:val="000000" w:themeColor="text1"/>
            <w:rPrChange w:id="7576" w:author="N F" w:date="2023-12-05T03:08:00Z">
              <w:rPr>
                <w:rFonts w:cs="Times New Roman"/>
              </w:rPr>
            </w:rPrChange>
          </w:rPr>
          <w:delInstrText>-</w:delInstrText>
        </w:r>
        <w:r w:rsidR="00F12581" w:rsidRPr="006E6534" w:rsidDel="00CC1B33">
          <w:rPr>
            <w:rFonts w:cs="Times New Roman"/>
            <w:color w:val="000000" w:themeColor="text1"/>
            <w:lang w:val="en-US"/>
            <w:rPrChange w:id="7577" w:author="N F" w:date="2023-12-05T03:08:00Z">
              <w:rPr>
                <w:rFonts w:cs="Times New Roman"/>
                <w:lang w:val="en-US"/>
              </w:rPr>
            </w:rPrChange>
          </w:rPr>
          <w:delInstrText>style</w:delInstrText>
        </w:r>
        <w:r w:rsidR="00F12581" w:rsidRPr="006E6534" w:rsidDel="00CC1B33">
          <w:rPr>
            <w:rFonts w:cs="Times New Roman"/>
            <w:color w:val="000000" w:themeColor="text1"/>
            <w:rPrChange w:id="7578" w:author="N F" w:date="2023-12-05T03:08:00Z">
              <w:rPr>
                <w:rFonts w:cs="Times New Roman"/>
              </w:rPr>
            </w:rPrChange>
          </w:rPr>
          <w:delInstrText>-</w:delInstrText>
        </w:r>
        <w:r w:rsidR="00F12581" w:rsidRPr="006E6534" w:rsidDel="00CC1B33">
          <w:rPr>
            <w:rFonts w:cs="Times New Roman"/>
            <w:color w:val="000000" w:themeColor="text1"/>
            <w:lang w:val="en-US"/>
            <w:rPrChange w:id="7579" w:author="N F" w:date="2023-12-05T03:08:00Z">
              <w:rPr>
                <w:rFonts w:cs="Times New Roman"/>
                <w:lang w:val="en-US"/>
              </w:rPr>
            </w:rPrChange>
          </w:rPr>
          <w:delInstrText>language</w:delInstrText>
        </w:r>
        <w:r w:rsidR="00F12581" w:rsidRPr="006E6534" w:rsidDel="00CC1B33">
          <w:rPr>
            <w:rFonts w:cs="Times New Roman"/>
            <w:color w:val="000000" w:themeColor="text1"/>
            <w:rPrChange w:id="7580" w:author="N F" w:date="2023-12-05T03:08:00Z">
              <w:rPr>
                <w:rFonts w:cs="Times New Roman"/>
              </w:rPr>
            </w:rPrChange>
          </w:rPr>
          <w:delInstrText>/</w:delInstrText>
        </w:r>
        <w:r w:rsidR="00F12581" w:rsidRPr="006E6534" w:rsidDel="00CC1B33">
          <w:rPr>
            <w:rFonts w:cs="Times New Roman"/>
            <w:color w:val="000000" w:themeColor="text1"/>
            <w:lang w:val="en-US"/>
            <w:rPrChange w:id="7581" w:author="N F" w:date="2023-12-05T03:08:00Z">
              <w:rPr>
                <w:rFonts w:cs="Times New Roman"/>
                <w:lang w:val="en-US"/>
              </w:rPr>
            </w:rPrChange>
          </w:rPr>
          <w:delInstrText>schema</w:delInstrText>
        </w:r>
        <w:r w:rsidR="00F12581" w:rsidRPr="006E6534" w:rsidDel="00CC1B33">
          <w:rPr>
            <w:rFonts w:cs="Times New Roman"/>
            <w:color w:val="000000" w:themeColor="text1"/>
            <w:rPrChange w:id="7582" w:author="N F" w:date="2023-12-05T03:08:00Z">
              <w:rPr>
                <w:rFonts w:cs="Times New Roman"/>
              </w:rPr>
            </w:rPrChange>
          </w:rPr>
          <w:delInstrText>/</w:delInstrText>
        </w:r>
        <w:r w:rsidR="00F12581" w:rsidRPr="006E6534" w:rsidDel="00CC1B33">
          <w:rPr>
            <w:rFonts w:cs="Times New Roman"/>
            <w:color w:val="000000" w:themeColor="text1"/>
            <w:lang w:val="en-US"/>
            <w:rPrChange w:id="7583" w:author="N F" w:date="2023-12-05T03:08:00Z">
              <w:rPr>
                <w:rFonts w:cs="Times New Roman"/>
                <w:lang w:val="en-US"/>
              </w:rPr>
            </w:rPrChange>
          </w:rPr>
          <w:delInstrText>raw</w:delInstrText>
        </w:r>
        <w:r w:rsidR="00F12581" w:rsidRPr="006E6534" w:rsidDel="00CC1B33">
          <w:rPr>
            <w:rFonts w:cs="Times New Roman"/>
            <w:color w:val="000000" w:themeColor="text1"/>
            <w:rPrChange w:id="7584" w:author="N F" w:date="2023-12-05T03:08:00Z">
              <w:rPr>
                <w:rFonts w:cs="Times New Roman"/>
              </w:rPr>
            </w:rPrChange>
          </w:rPr>
          <w:delInstrText>/</w:delInstrText>
        </w:r>
        <w:r w:rsidR="00F12581" w:rsidRPr="006E6534" w:rsidDel="00CC1B33">
          <w:rPr>
            <w:rFonts w:cs="Times New Roman"/>
            <w:color w:val="000000" w:themeColor="text1"/>
            <w:lang w:val="en-US"/>
            <w:rPrChange w:id="7585" w:author="N F" w:date="2023-12-05T03:08:00Z">
              <w:rPr>
                <w:rFonts w:cs="Times New Roman"/>
                <w:lang w:val="en-US"/>
              </w:rPr>
            </w:rPrChange>
          </w:rPr>
          <w:delInstrText>master</w:delInstrText>
        </w:r>
        <w:r w:rsidR="00F12581" w:rsidRPr="006E6534" w:rsidDel="00CC1B33">
          <w:rPr>
            <w:rFonts w:cs="Times New Roman"/>
            <w:color w:val="000000" w:themeColor="text1"/>
            <w:rPrChange w:id="7586" w:author="N F" w:date="2023-12-05T03:08:00Z">
              <w:rPr>
                <w:rFonts w:cs="Times New Roman"/>
              </w:rPr>
            </w:rPrChange>
          </w:rPr>
          <w:delInstrText>/</w:delInstrText>
        </w:r>
        <w:r w:rsidR="00F12581" w:rsidRPr="006E6534" w:rsidDel="00CC1B33">
          <w:rPr>
            <w:rFonts w:cs="Times New Roman"/>
            <w:color w:val="000000" w:themeColor="text1"/>
            <w:lang w:val="en-US"/>
            <w:rPrChange w:id="7587" w:author="N F" w:date="2023-12-05T03:08:00Z">
              <w:rPr>
                <w:rFonts w:cs="Times New Roman"/>
                <w:lang w:val="en-US"/>
              </w:rPr>
            </w:rPrChange>
          </w:rPr>
          <w:delInstrText>csl</w:delInstrText>
        </w:r>
        <w:r w:rsidR="00F12581" w:rsidRPr="006E6534" w:rsidDel="00CC1B33">
          <w:rPr>
            <w:rFonts w:cs="Times New Roman"/>
            <w:color w:val="000000" w:themeColor="text1"/>
            <w:rPrChange w:id="7588" w:author="N F" w:date="2023-12-05T03:08:00Z">
              <w:rPr>
                <w:rFonts w:cs="Times New Roman"/>
              </w:rPr>
            </w:rPrChange>
          </w:rPr>
          <w:delInstrText>-</w:delInstrText>
        </w:r>
        <w:r w:rsidR="00F12581" w:rsidRPr="006E6534" w:rsidDel="00CC1B33">
          <w:rPr>
            <w:rFonts w:cs="Times New Roman"/>
            <w:color w:val="000000" w:themeColor="text1"/>
            <w:lang w:val="en-US"/>
            <w:rPrChange w:id="7589" w:author="N F" w:date="2023-12-05T03:08:00Z">
              <w:rPr>
                <w:rFonts w:cs="Times New Roman"/>
                <w:lang w:val="en-US"/>
              </w:rPr>
            </w:rPrChange>
          </w:rPr>
          <w:delInstrText>citation</w:delInstrText>
        </w:r>
        <w:r w:rsidR="00F12581" w:rsidRPr="006E6534" w:rsidDel="00CC1B33">
          <w:rPr>
            <w:rFonts w:cs="Times New Roman"/>
            <w:color w:val="000000" w:themeColor="text1"/>
            <w:rPrChange w:id="7590" w:author="N F" w:date="2023-12-05T03:08:00Z">
              <w:rPr>
                <w:rFonts w:cs="Times New Roman"/>
              </w:rPr>
            </w:rPrChange>
          </w:rPr>
          <w:delInstrText>.</w:delInstrText>
        </w:r>
        <w:r w:rsidR="00F12581" w:rsidRPr="006E6534" w:rsidDel="00CC1B33">
          <w:rPr>
            <w:rFonts w:cs="Times New Roman"/>
            <w:color w:val="000000" w:themeColor="text1"/>
            <w:lang w:val="en-US"/>
            <w:rPrChange w:id="7591" w:author="N F" w:date="2023-12-05T03:08:00Z">
              <w:rPr>
                <w:rFonts w:cs="Times New Roman"/>
                <w:lang w:val="en-US"/>
              </w:rPr>
            </w:rPrChange>
          </w:rPr>
          <w:delInstrText>json</w:delInstrText>
        </w:r>
        <w:r w:rsidR="00F12581" w:rsidRPr="006E6534" w:rsidDel="00CC1B33">
          <w:rPr>
            <w:rFonts w:cs="Times New Roman"/>
            <w:color w:val="000000" w:themeColor="text1"/>
            <w:rPrChange w:id="7592" w:author="N F" w:date="2023-12-05T03:08:00Z">
              <w:rPr>
                <w:rFonts w:cs="Times New Roman"/>
              </w:rPr>
            </w:rPrChange>
          </w:rPr>
          <w:delInstrText xml:space="preserve">"} </w:delInstrText>
        </w:r>
        <w:r w:rsidR="00F12581" w:rsidRPr="006E6534" w:rsidDel="00CC1B33">
          <w:rPr>
            <w:rFonts w:cs="Times New Roman"/>
            <w:color w:val="000000" w:themeColor="text1"/>
            <w:lang w:val="en-US"/>
            <w:rPrChange w:id="7593" w:author="N F" w:date="2023-12-05T03:08:00Z">
              <w:rPr>
                <w:rFonts w:cs="Times New Roman"/>
                <w:lang w:val="en-US"/>
              </w:rPr>
            </w:rPrChange>
          </w:rPr>
          <w:fldChar w:fldCharType="separate"/>
        </w:r>
        <w:r w:rsidR="00F12581" w:rsidRPr="006E6534" w:rsidDel="00CC1B33">
          <w:rPr>
            <w:rFonts w:cs="Times New Roman"/>
            <w:color w:val="000000" w:themeColor="text1"/>
            <w:rPrChange w:id="7594" w:author="N F" w:date="2023-12-05T03:08:00Z">
              <w:rPr>
                <w:rFonts w:cs="Times New Roman"/>
              </w:rPr>
            </w:rPrChange>
          </w:rPr>
          <w:delText>(6)</w:delText>
        </w:r>
        <w:r w:rsidR="00F12581" w:rsidRPr="006E6534" w:rsidDel="00CC1B33">
          <w:rPr>
            <w:rFonts w:cs="Times New Roman"/>
            <w:color w:val="000000" w:themeColor="text1"/>
            <w:lang w:val="en-US"/>
            <w:rPrChange w:id="7595" w:author="N F" w:date="2023-12-05T03:08:00Z">
              <w:rPr>
                <w:rFonts w:cs="Times New Roman"/>
                <w:lang w:val="en-US"/>
              </w:rPr>
            </w:rPrChange>
          </w:rPr>
          <w:fldChar w:fldCharType="end"/>
        </w:r>
      </w:del>
      <w:r w:rsidR="00F12581" w:rsidRPr="006E6534">
        <w:rPr>
          <w:rFonts w:cs="Times New Roman"/>
          <w:color w:val="000000" w:themeColor="text1"/>
          <w:rPrChange w:id="7596" w:author="N F" w:date="2023-12-05T03:08:00Z">
            <w:rPr>
              <w:rFonts w:cs="Times New Roman"/>
            </w:rPr>
          </w:rPrChange>
        </w:rPr>
        <w:t>.</w:t>
      </w:r>
    </w:p>
    <w:p w14:paraId="4B89EA66" w14:textId="7B631789" w:rsidR="00F95B4E" w:rsidRPr="00527FD0" w:rsidRDefault="00F95B4E">
      <w:pPr>
        <w:pStyle w:val="SDTable"/>
        <w:spacing w:after="0"/>
        <w:jc w:val="both"/>
        <w:pPrChange w:id="7597" w:author="Barshadskaya, Yuliya" w:date="2024-01-13T19:22:00Z">
          <w:pPr>
            <w:pStyle w:val="SDTable"/>
          </w:pPr>
        </w:pPrChange>
      </w:pPr>
      <w:bookmarkStart w:id="7598" w:name="_Ref115172873"/>
      <w:bookmarkStart w:id="7599" w:name="_Toc115733159"/>
      <w:r w:rsidRPr="00CC1B33">
        <w:rPr>
          <w:b/>
          <w:rPrChange w:id="7600" w:author="Barshadskaya, Yuliya" w:date="2024-01-13T19:22:00Z">
            <w:rPr/>
          </w:rPrChange>
        </w:rPr>
        <w:lastRenderedPageBreak/>
        <w:t xml:space="preserve">Таблица </w:t>
      </w:r>
      <w:r w:rsidR="003D1135" w:rsidRPr="00CC1B33">
        <w:rPr>
          <w:b/>
          <w:rPrChange w:id="7601" w:author="Barshadskaya, Yuliya" w:date="2024-01-13T19:22:00Z">
            <w:rPr/>
          </w:rPrChange>
        </w:rPr>
        <w:fldChar w:fldCharType="begin"/>
      </w:r>
      <w:r w:rsidR="003D1135" w:rsidRPr="00CC1B33">
        <w:rPr>
          <w:b/>
          <w:rPrChange w:id="7602" w:author="Barshadskaya, Yuliya" w:date="2024-01-13T19:22:00Z">
            <w:rPr/>
          </w:rPrChange>
        </w:rPr>
        <w:instrText xml:space="preserve"> STYLEREF 1 \s </w:instrText>
      </w:r>
      <w:r w:rsidR="003D1135" w:rsidRPr="00CC1B33">
        <w:rPr>
          <w:b/>
          <w:rPrChange w:id="7603" w:author="Barshadskaya, Yuliya" w:date="2024-01-13T19:22:00Z">
            <w:rPr/>
          </w:rPrChange>
        </w:rPr>
        <w:fldChar w:fldCharType="separate"/>
      </w:r>
      <w:r w:rsidR="004C4CE2" w:rsidRPr="00CC1B33">
        <w:rPr>
          <w:b/>
          <w:noProof/>
          <w:rPrChange w:id="7604" w:author="Barshadskaya, Yuliya" w:date="2024-01-13T19:22:00Z">
            <w:rPr>
              <w:noProof/>
            </w:rPr>
          </w:rPrChange>
        </w:rPr>
        <w:t>3</w:t>
      </w:r>
      <w:r w:rsidR="003D1135" w:rsidRPr="00CC1B33">
        <w:rPr>
          <w:b/>
          <w:rPrChange w:id="7605" w:author="Barshadskaya, Yuliya" w:date="2024-01-13T19:22:00Z">
            <w:rPr/>
          </w:rPrChange>
        </w:rPr>
        <w:fldChar w:fldCharType="end"/>
      </w:r>
      <w:r w:rsidR="003D1135" w:rsidRPr="00CC1B33">
        <w:rPr>
          <w:b/>
          <w:rPrChange w:id="7606" w:author="Barshadskaya, Yuliya" w:date="2024-01-13T19:22:00Z">
            <w:rPr/>
          </w:rPrChange>
        </w:rPr>
        <w:noBreakHyphen/>
      </w:r>
      <w:r w:rsidR="003D1135" w:rsidRPr="00CC1B33">
        <w:rPr>
          <w:b/>
          <w:rPrChange w:id="7607" w:author="Barshadskaya, Yuliya" w:date="2024-01-13T19:22:00Z">
            <w:rPr/>
          </w:rPrChange>
        </w:rPr>
        <w:fldChar w:fldCharType="begin"/>
      </w:r>
      <w:r w:rsidR="003D1135" w:rsidRPr="00CC1B33">
        <w:rPr>
          <w:b/>
          <w:rPrChange w:id="7608" w:author="Barshadskaya, Yuliya" w:date="2024-01-13T19:22:00Z">
            <w:rPr/>
          </w:rPrChange>
        </w:rPr>
        <w:instrText xml:space="preserve"> SEQ Таблица \* ARABIC \s 1 </w:instrText>
      </w:r>
      <w:r w:rsidR="003D1135" w:rsidRPr="00CC1B33">
        <w:rPr>
          <w:b/>
          <w:rPrChange w:id="7609" w:author="Barshadskaya, Yuliya" w:date="2024-01-13T19:22:00Z">
            <w:rPr/>
          </w:rPrChange>
        </w:rPr>
        <w:fldChar w:fldCharType="separate"/>
      </w:r>
      <w:r w:rsidR="004C4CE2" w:rsidRPr="00CC1B33">
        <w:rPr>
          <w:b/>
          <w:noProof/>
          <w:rPrChange w:id="7610" w:author="Barshadskaya, Yuliya" w:date="2024-01-13T19:22:00Z">
            <w:rPr>
              <w:noProof/>
            </w:rPr>
          </w:rPrChange>
        </w:rPr>
        <w:t>2</w:t>
      </w:r>
      <w:r w:rsidR="003D1135" w:rsidRPr="00CC1B33">
        <w:rPr>
          <w:b/>
          <w:rPrChange w:id="7611" w:author="Barshadskaya, Yuliya" w:date="2024-01-13T19:22:00Z">
            <w:rPr/>
          </w:rPrChange>
        </w:rPr>
        <w:fldChar w:fldCharType="end"/>
      </w:r>
      <w:bookmarkEnd w:id="7598"/>
      <w:ins w:id="7612" w:author="Barshadskaya, Yuliya" w:date="2024-01-13T19:22:00Z">
        <w:r w:rsidR="00CC1B33" w:rsidRPr="00CC1B33">
          <w:rPr>
            <w:b/>
            <w:rPrChange w:id="7613" w:author="Barshadskaya, Yuliya" w:date="2024-01-13T19:22:00Z">
              <w:rPr/>
            </w:rPrChange>
          </w:rPr>
          <w:t>.</w:t>
        </w:r>
      </w:ins>
      <w:r w:rsidRPr="00527FD0">
        <w:t xml:space="preserve"> Влияние осимертиниба при внутривенном введении</w:t>
      </w:r>
      <w:r w:rsidR="002A540B" w:rsidRPr="00452D3C">
        <w:t xml:space="preserve"> наркотизированным</w:t>
      </w:r>
      <w:r w:rsidR="00A46A67" w:rsidRPr="008A1743">
        <w:t xml:space="preserve"> морским свинкам на показатели сердечной деятельности</w:t>
      </w:r>
      <w:r w:rsidRPr="008A1743">
        <w:t xml:space="preserve"> </w:t>
      </w:r>
      <w:ins w:id="7614" w:author="Barshadskaya, Yuliya" w:date="2024-01-13T19:22:00Z">
        <w:r w:rsidR="00CC1B33" w:rsidRPr="0001519A">
          <w:rPr>
            <w:rFonts w:cs="Times New Roman"/>
            <w:color w:val="000000" w:themeColor="text1"/>
            <w:lang w:val="en-US"/>
          </w:rPr>
          <w:fldChar w:fldCharType="begin"/>
        </w:r>
        <w:r w:rsidR="00CC1B33"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CC1B33" w:rsidRPr="0001519A">
          <w:rPr>
            <w:rFonts w:cs="Times New Roman"/>
            <w:color w:val="000000" w:themeColor="text1"/>
            <w:lang w:val="en-US"/>
          </w:rPr>
          <w:fldChar w:fldCharType="separate"/>
        </w:r>
        <w:r w:rsidR="00CC1B33" w:rsidRPr="0018315E">
          <w:rPr>
            <w:rFonts w:cs="Times New Roman"/>
            <w:color w:val="000000" w:themeColor="text1"/>
          </w:rPr>
          <w:t>[</w:t>
        </w:r>
      </w:ins>
      <w:ins w:id="7615" w:author="Barshadskaya, Yuliya" w:date="2024-02-22T23:43:00Z">
        <w:r w:rsidR="00B8644E">
          <w:rPr>
            <w:rFonts w:cs="Times New Roman"/>
            <w:color w:val="000000" w:themeColor="text1"/>
          </w:rPr>
          <w:t>1</w:t>
        </w:r>
      </w:ins>
      <w:ins w:id="7616" w:author="Barshadskaya, Yuliya" w:date="2024-01-13T19:22:00Z">
        <w:r w:rsidR="00CC1B33" w:rsidRPr="00DD38F1">
          <w:rPr>
            <w:rFonts w:cs="Times New Roman"/>
            <w:color w:val="000000" w:themeColor="text1"/>
          </w:rPr>
          <w:t>]</w:t>
        </w:r>
        <w:r w:rsidR="00CC1B33" w:rsidRPr="0001519A">
          <w:rPr>
            <w:rFonts w:cs="Times New Roman"/>
            <w:color w:val="000000" w:themeColor="text1"/>
            <w:lang w:val="en-US"/>
          </w:rPr>
          <w:fldChar w:fldCharType="end"/>
        </w:r>
        <w:r w:rsidR="00CC1B33">
          <w:rPr>
            <w:rFonts w:cs="Times New Roman"/>
            <w:color w:val="000000" w:themeColor="text1"/>
          </w:rPr>
          <w:t>.</w:t>
        </w:r>
      </w:ins>
      <w:del w:id="7617" w:author="Barshadskaya, Yuliya" w:date="2024-01-13T19:22:00Z">
        <w:r w:rsidRPr="00527FD0" w:rsidDel="00CC1B33">
          <w:rPr>
            <w:lang w:val="en-US"/>
          </w:rPr>
          <w:fldChar w:fldCharType="begin"/>
        </w:r>
        <w:r w:rsidRPr="006E6534" w:rsidDel="00CC1B33">
          <w:delInstrText xml:space="preserve"> </w:delInstrText>
        </w:r>
        <w:r w:rsidRPr="006E6534" w:rsidDel="00CC1B33">
          <w:rPr>
            <w:lang w:val="en-US"/>
          </w:rPr>
          <w:delInstrText>ADDIN</w:delInstrText>
        </w:r>
        <w:r w:rsidRPr="006E6534" w:rsidDel="00CC1B33">
          <w:delInstrText xml:space="preserve"> </w:delInstrText>
        </w:r>
        <w:r w:rsidRPr="006E6534" w:rsidDel="00CC1B33">
          <w:rPr>
            <w:lang w:val="en-US"/>
          </w:rPr>
          <w:delInstrText>ZOTERO</w:delInstrText>
        </w:r>
        <w:r w:rsidRPr="006E6534" w:rsidDel="00CC1B33">
          <w:delInstrText>_</w:delInstrText>
        </w:r>
        <w:r w:rsidRPr="006E6534" w:rsidDel="00CC1B33">
          <w:rPr>
            <w:lang w:val="en-US"/>
          </w:rPr>
          <w:delInstrText>ITEM</w:delInstrText>
        </w:r>
        <w:r w:rsidRPr="006E6534" w:rsidDel="00CC1B33">
          <w:delInstrText xml:space="preserve"> </w:delInstrText>
        </w:r>
        <w:r w:rsidRPr="006E6534" w:rsidDel="00CC1B33">
          <w:rPr>
            <w:lang w:val="en-US"/>
          </w:rPr>
          <w:delInstrText>CSL</w:delInstrText>
        </w:r>
        <w:r w:rsidRPr="006E6534" w:rsidDel="00CC1B33">
          <w:delInstrText>_</w:delInstrText>
        </w:r>
        <w:r w:rsidRPr="006E6534" w:rsidDel="00CC1B33">
          <w:rPr>
            <w:lang w:val="en-US"/>
          </w:rPr>
          <w:delInstrText>CITATION</w:delInstrText>
        </w:r>
        <w:r w:rsidRPr="006E6534" w:rsidDel="00CC1B33">
          <w:delInstrText xml:space="preserve"> {"</w:delInstrText>
        </w:r>
        <w:r w:rsidRPr="006E6534" w:rsidDel="00CC1B33">
          <w:rPr>
            <w:lang w:val="en-US"/>
          </w:rPr>
          <w:delInstrText>citationID</w:delInstrText>
        </w:r>
        <w:r w:rsidRPr="006E6534" w:rsidDel="00CC1B33">
          <w:delInstrText>":"</w:delInstrText>
        </w:r>
        <w:r w:rsidRPr="006E6534" w:rsidDel="00CC1B33">
          <w:rPr>
            <w:lang w:val="en-US"/>
          </w:rPr>
          <w:delInstrText>iWmfkBAL</w:delInstrText>
        </w:r>
        <w:r w:rsidRPr="006E6534" w:rsidDel="00CC1B33">
          <w:delInstrText>","</w:delInstrText>
        </w:r>
        <w:r w:rsidRPr="006E6534" w:rsidDel="00CC1B33">
          <w:rPr>
            <w:lang w:val="en-US"/>
          </w:rPr>
          <w:delInstrText>properties</w:delInstrText>
        </w:r>
        <w:r w:rsidRPr="006E6534" w:rsidDel="00CC1B33">
          <w:delInstrText>":{"</w:delInstrText>
        </w:r>
        <w:r w:rsidRPr="006E6534" w:rsidDel="00CC1B33">
          <w:rPr>
            <w:lang w:val="en-US"/>
          </w:rPr>
          <w:delInstrText>formattedCitation</w:delInstrText>
        </w:r>
        <w:r w:rsidRPr="006E6534" w:rsidDel="00CC1B33">
          <w:delInstrText>":"(6)","</w:delInstrText>
        </w:r>
        <w:r w:rsidRPr="006E6534" w:rsidDel="00CC1B33">
          <w:rPr>
            <w:lang w:val="en-US"/>
          </w:rPr>
          <w:delInstrText>plainCitation</w:delInstrText>
        </w:r>
        <w:r w:rsidRPr="006E6534" w:rsidDel="00CC1B33">
          <w:delInstrText>":"(6)","</w:delInstrText>
        </w:r>
        <w:r w:rsidRPr="006E6534" w:rsidDel="00CC1B33">
          <w:rPr>
            <w:lang w:val="en-US"/>
          </w:rPr>
          <w:delInstrText>noteIndex</w:delInstrText>
        </w:r>
        <w:r w:rsidRPr="006E6534" w:rsidDel="00CC1B33">
          <w:delInstrText>":0},"</w:delInstrText>
        </w:r>
        <w:r w:rsidRPr="006E6534" w:rsidDel="00CC1B33">
          <w:rPr>
            <w:lang w:val="en-US"/>
          </w:rPr>
          <w:delInstrText>citationItems</w:delInstrText>
        </w:r>
        <w:r w:rsidRPr="006E6534" w:rsidDel="00CC1B33">
          <w:delInstrText>":[{"</w:delInstrText>
        </w:r>
        <w:r w:rsidRPr="006E6534" w:rsidDel="00CC1B33">
          <w:rPr>
            <w:lang w:val="en-US"/>
          </w:rPr>
          <w:delInstrText>id</w:delInstrText>
        </w:r>
        <w:r w:rsidRPr="006E6534" w:rsidDel="00CC1B33">
          <w:delInstrText>":161758,"</w:delInstrText>
        </w:r>
        <w:r w:rsidRPr="006E6534" w:rsidDel="00CC1B33">
          <w:rPr>
            <w:lang w:val="en-US"/>
          </w:rPr>
          <w:delInstrText>uris</w:delInstrText>
        </w:r>
        <w:r w:rsidRPr="006E6534" w:rsidDel="00CC1B33">
          <w:delInstrText>":["</w:delInstrText>
        </w:r>
        <w:r w:rsidRPr="006E6534" w:rsidDel="00CC1B33">
          <w:rPr>
            <w:lang w:val="en-US"/>
          </w:rPr>
          <w:delInstrText>http</w:delInstrText>
        </w:r>
        <w:r w:rsidRPr="006E6534" w:rsidDel="00CC1B33">
          <w:delInstrText>://</w:delInstrText>
        </w:r>
        <w:r w:rsidRPr="006E6534" w:rsidDel="00CC1B33">
          <w:rPr>
            <w:lang w:val="en-US"/>
          </w:rPr>
          <w:delInstrText>zotero</w:delInstrText>
        </w:r>
        <w:r w:rsidRPr="006E6534" w:rsidDel="00CC1B33">
          <w:delInstrText>.</w:delInstrText>
        </w:r>
        <w:r w:rsidRPr="006E6534" w:rsidDel="00CC1B33">
          <w:rPr>
            <w:lang w:val="en-US"/>
          </w:rPr>
          <w:delInstrText>org</w:delInstrText>
        </w:r>
        <w:r w:rsidRPr="006E6534" w:rsidDel="00CC1B33">
          <w:delInstrText>/</w:delInstrText>
        </w:r>
        <w:r w:rsidRPr="006E6534" w:rsidDel="00CC1B33">
          <w:rPr>
            <w:lang w:val="en-US"/>
          </w:rPr>
          <w:delInstrText>groups</w:delInstrText>
        </w:r>
        <w:r w:rsidRPr="006E6534" w:rsidDel="00CC1B33">
          <w:delInstrText>/4735135/</w:delInstrText>
        </w:r>
        <w:r w:rsidRPr="006E6534" w:rsidDel="00CC1B33">
          <w:rPr>
            <w:lang w:val="en-US"/>
          </w:rPr>
          <w:delInstrText>items</w:delInstrText>
        </w:r>
        <w:r w:rsidRPr="006E6534" w:rsidDel="00CC1B33">
          <w:delInstrText>/</w:delInstrText>
        </w:r>
        <w:r w:rsidRPr="006E6534" w:rsidDel="00CC1B33">
          <w:rPr>
            <w:lang w:val="en-US"/>
          </w:rPr>
          <w:delInstrText>YQI</w:delInstrText>
        </w:r>
        <w:r w:rsidRPr="006E6534" w:rsidDel="00CC1B33">
          <w:delInstrText>77</w:delInstrText>
        </w:r>
        <w:r w:rsidRPr="006E6534" w:rsidDel="00CC1B33">
          <w:rPr>
            <w:lang w:val="en-US"/>
          </w:rPr>
          <w:delInstrText>G</w:delInstrText>
        </w:r>
        <w:r w:rsidRPr="006E6534" w:rsidDel="00CC1B33">
          <w:delInstrText>3</w:delInstrText>
        </w:r>
        <w:r w:rsidRPr="006E6534" w:rsidDel="00CC1B33">
          <w:rPr>
            <w:lang w:val="en-US"/>
          </w:rPr>
          <w:delInstrText>L</w:delInstrText>
        </w:r>
        <w:r w:rsidRPr="006E6534" w:rsidDel="00CC1B33">
          <w:delInstrText>"],"</w:delInstrText>
        </w:r>
        <w:r w:rsidRPr="006E6534" w:rsidDel="00CC1B33">
          <w:rPr>
            <w:lang w:val="en-US"/>
          </w:rPr>
          <w:delInstrText>itemData</w:delInstrText>
        </w:r>
        <w:r w:rsidRPr="006E6534" w:rsidDel="00CC1B33">
          <w:delInstrText>":{"</w:delInstrText>
        </w:r>
        <w:r w:rsidRPr="006E6534" w:rsidDel="00CC1B33">
          <w:rPr>
            <w:lang w:val="en-US"/>
          </w:rPr>
          <w:delInstrText>id</w:delInstrText>
        </w:r>
        <w:r w:rsidRPr="006E6534" w:rsidDel="00CC1B33">
          <w:delInstrText>":161758,"</w:delInstrText>
        </w:r>
        <w:r w:rsidRPr="006E6534" w:rsidDel="00CC1B33">
          <w:rPr>
            <w:lang w:val="en-US"/>
          </w:rPr>
          <w:delInstrText>type</w:delInstrText>
        </w:r>
        <w:r w:rsidRPr="006E6534" w:rsidDel="00CC1B33">
          <w:delInstrText>":"</w:delInstrText>
        </w:r>
        <w:r w:rsidRPr="006E6534" w:rsidDel="00CC1B33">
          <w:rPr>
            <w:lang w:val="en-US"/>
          </w:rPr>
          <w:delInstrText>webpage</w:delInstrText>
        </w:r>
        <w:r w:rsidRPr="006E6534" w:rsidDel="00CC1B33">
          <w:delInstrText>","</w:delInstrText>
        </w:r>
        <w:r w:rsidRPr="006E6534" w:rsidDel="00CC1B33">
          <w:rPr>
            <w:lang w:val="en-US"/>
          </w:rPr>
          <w:delInstrText>title</w:delInstrText>
        </w:r>
        <w:r w:rsidRPr="006E6534" w:rsidDel="00CC1B33">
          <w:delInstrText>":"</w:delInstrText>
        </w:r>
        <w:r w:rsidRPr="006E6534" w:rsidDel="00CC1B33">
          <w:rPr>
            <w:lang w:val="en-US"/>
          </w:rPr>
          <w:delInstrText>TAGRISSO</w:delInstrText>
        </w:r>
        <w:r w:rsidRPr="006E6534" w:rsidDel="00CC1B33">
          <w:delInstrText xml:space="preserve"> (</w:delInstrText>
        </w:r>
        <w:r w:rsidRPr="006E6534" w:rsidDel="00CC1B33">
          <w:rPr>
            <w:lang w:val="en-US"/>
          </w:rPr>
          <w:delInstrText>osimertinib</w:delInstrText>
        </w:r>
        <w:r w:rsidRPr="006E6534" w:rsidDel="00CC1B33">
          <w:delInstrText xml:space="preserve">) </w:delInstrText>
        </w:r>
        <w:r w:rsidRPr="006E6534" w:rsidDel="00CC1B33">
          <w:rPr>
            <w:lang w:val="en-US"/>
          </w:rPr>
          <w:delInstrText>tablets</w:delInstrText>
        </w:r>
        <w:r w:rsidRPr="006E6534" w:rsidDel="00CC1B33">
          <w:delInstrText xml:space="preserve">. </w:delInstrText>
        </w:r>
        <w:r w:rsidRPr="006E6534" w:rsidDel="00CC1B33">
          <w:rPr>
            <w:lang w:val="en-US"/>
          </w:rPr>
          <w:delInstrText>AstraZeneca</w:delInstrText>
        </w:r>
        <w:r w:rsidRPr="006E6534" w:rsidDel="00CC1B33">
          <w:delInstrText xml:space="preserve"> </w:delInstrText>
        </w:r>
        <w:r w:rsidRPr="006E6534" w:rsidDel="00CC1B33">
          <w:rPr>
            <w:lang w:val="en-US"/>
          </w:rPr>
          <w:delInstrText>Pharmaceuticals</w:delInstrText>
        </w:r>
        <w:r w:rsidRPr="006E6534" w:rsidDel="00CC1B33">
          <w:delInstrText xml:space="preserve">, </w:delInstrText>
        </w:r>
        <w:r w:rsidRPr="006E6534" w:rsidDel="00CC1B33">
          <w:rPr>
            <w:lang w:val="en-US"/>
          </w:rPr>
          <w:delInstrText>LP</w:delInstrText>
        </w:r>
        <w:r w:rsidRPr="006E6534" w:rsidDel="00CC1B33">
          <w:delInstrText xml:space="preserve"> </w:delInstrText>
        </w:r>
        <w:r w:rsidRPr="006E6534" w:rsidDel="00CC1B33">
          <w:rPr>
            <w:lang w:val="en-US"/>
          </w:rPr>
          <w:delInstrText>Application</w:delInstrText>
        </w:r>
        <w:r w:rsidRPr="006E6534" w:rsidDel="00CC1B33">
          <w:delInstrText xml:space="preserve"> </w:delInstrText>
        </w:r>
        <w:r w:rsidRPr="006E6534" w:rsidDel="00CC1B33">
          <w:rPr>
            <w:lang w:val="en-US"/>
          </w:rPr>
          <w:delInstrText>No</w:delInstrText>
        </w:r>
        <w:r w:rsidRPr="006E6534" w:rsidDel="00CC1B33">
          <w:delInstrText xml:space="preserve">.:  208065. </w:delInstrText>
        </w:r>
        <w:r w:rsidRPr="006E6534" w:rsidDel="00CC1B33">
          <w:rPr>
            <w:lang w:val="en-US"/>
          </w:rPr>
          <w:delInstrText>Approval</w:delInstrText>
        </w:r>
        <w:r w:rsidRPr="006E6534" w:rsidDel="00CC1B33">
          <w:delInstrText xml:space="preserve"> </w:delInstrText>
        </w:r>
        <w:r w:rsidRPr="006E6534" w:rsidDel="00CC1B33">
          <w:rPr>
            <w:lang w:val="en-US"/>
          </w:rPr>
          <w:delInstrText>Date</w:delInstrText>
        </w:r>
        <w:r w:rsidRPr="006E6534" w:rsidDel="00CC1B33">
          <w:delInstrText xml:space="preserve">: 11/13/2015. </w:delInstrText>
        </w:r>
        <w:r w:rsidRPr="006E6534" w:rsidDel="00CC1B33">
          <w:rPr>
            <w:lang w:val="en-US"/>
          </w:rPr>
          <w:delInstrText>Pharmacology</w:delInstrText>
        </w:r>
        <w:r w:rsidRPr="006E6534" w:rsidDel="00CC1B33">
          <w:delInstrText xml:space="preserve"> </w:delInstrText>
        </w:r>
        <w:r w:rsidRPr="006E6534" w:rsidDel="00CC1B33">
          <w:rPr>
            <w:lang w:val="en-US"/>
          </w:rPr>
          <w:delInstrText>Review</w:delInstrText>
        </w:r>
        <w:r w:rsidRPr="006E6534" w:rsidDel="00CC1B33">
          <w:delInstrText>","</w:delInstrText>
        </w:r>
        <w:r w:rsidRPr="006E6534" w:rsidDel="00CC1B33">
          <w:rPr>
            <w:lang w:val="en-US"/>
          </w:rPr>
          <w:delInstrText>URL</w:delInstrText>
        </w:r>
        <w:r w:rsidRPr="006E6534" w:rsidDel="00CC1B33">
          <w:delInstrText>":"</w:delInstrText>
        </w:r>
        <w:r w:rsidRPr="006E6534" w:rsidDel="00CC1B33">
          <w:rPr>
            <w:lang w:val="en-US"/>
          </w:rPr>
          <w:delInstrText>https</w:delInstrText>
        </w:r>
        <w:r w:rsidRPr="006E6534" w:rsidDel="00CC1B33">
          <w:delInstrText>://</w:delInstrText>
        </w:r>
        <w:r w:rsidRPr="006E6534" w:rsidDel="00CC1B33">
          <w:rPr>
            <w:lang w:val="en-US"/>
          </w:rPr>
          <w:delInstrText>www</w:delInstrText>
        </w:r>
        <w:r w:rsidRPr="006E6534" w:rsidDel="00CC1B33">
          <w:delInstrText>.</w:delInstrText>
        </w:r>
        <w:r w:rsidRPr="006E6534" w:rsidDel="00CC1B33">
          <w:rPr>
            <w:lang w:val="en-US"/>
          </w:rPr>
          <w:delInstrText>accessdata</w:delInstrText>
        </w:r>
        <w:r w:rsidRPr="006E6534" w:rsidDel="00CC1B33">
          <w:delInstrText>.</w:delInstrText>
        </w:r>
        <w:r w:rsidRPr="006E6534" w:rsidDel="00CC1B33">
          <w:rPr>
            <w:lang w:val="en-US"/>
          </w:rPr>
          <w:delInstrText>fda</w:delInstrText>
        </w:r>
        <w:r w:rsidRPr="006E6534" w:rsidDel="00CC1B33">
          <w:delInstrText>.</w:delInstrText>
        </w:r>
        <w:r w:rsidRPr="006E6534" w:rsidDel="00CC1B33">
          <w:rPr>
            <w:lang w:val="en-US"/>
          </w:rPr>
          <w:delInstrText>gov</w:delInstrText>
        </w:r>
        <w:r w:rsidRPr="006E6534" w:rsidDel="00CC1B33">
          <w:delInstrText>/</w:delInstrText>
        </w:r>
        <w:r w:rsidRPr="006E6534" w:rsidDel="00CC1B33">
          <w:rPr>
            <w:lang w:val="en-US"/>
          </w:rPr>
          <w:delInstrText>drugsatfda</w:delInstrText>
        </w:r>
        <w:r w:rsidRPr="006E6534" w:rsidDel="00CC1B33">
          <w:delInstrText>_</w:delInstrText>
        </w:r>
        <w:r w:rsidRPr="006E6534" w:rsidDel="00CC1B33">
          <w:rPr>
            <w:lang w:val="en-US"/>
          </w:rPr>
          <w:delInstrText>docs</w:delInstrText>
        </w:r>
        <w:r w:rsidRPr="006E6534" w:rsidDel="00CC1B33">
          <w:delInstrText>/</w:delInstrText>
        </w:r>
        <w:r w:rsidRPr="006E6534" w:rsidDel="00CC1B33">
          <w:rPr>
            <w:lang w:val="en-US"/>
          </w:rPr>
          <w:delInstrText>nda</w:delInstrText>
        </w:r>
        <w:r w:rsidRPr="006E6534" w:rsidDel="00CC1B33">
          <w:delInstrText>/2015/208065</w:delInstrText>
        </w:r>
        <w:r w:rsidRPr="006E6534" w:rsidDel="00CC1B33">
          <w:rPr>
            <w:lang w:val="en-US"/>
          </w:rPr>
          <w:delInstrText>Orig</w:delInstrText>
        </w:r>
        <w:r w:rsidRPr="006E6534" w:rsidDel="00CC1B33">
          <w:delInstrText>1</w:delInstrText>
        </w:r>
        <w:r w:rsidRPr="006E6534" w:rsidDel="00CC1B33">
          <w:rPr>
            <w:lang w:val="en-US"/>
          </w:rPr>
          <w:delInstrText>s</w:delInstrText>
        </w:r>
        <w:r w:rsidRPr="006E6534" w:rsidDel="00CC1B33">
          <w:delInstrText>000</w:delInstrText>
        </w:r>
        <w:r w:rsidRPr="006E6534" w:rsidDel="00CC1B33">
          <w:rPr>
            <w:lang w:val="en-US"/>
          </w:rPr>
          <w:delInstrText>TOC</w:delInstrText>
        </w:r>
        <w:r w:rsidRPr="006E6534" w:rsidDel="00CC1B33">
          <w:delInstrText>.</w:delInstrText>
        </w:r>
        <w:r w:rsidRPr="006E6534" w:rsidDel="00CC1B33">
          <w:rPr>
            <w:lang w:val="en-US"/>
          </w:rPr>
          <w:delInstrText>cfm</w:delInstrText>
        </w:r>
        <w:r w:rsidRPr="006E6534" w:rsidDel="00CC1B33">
          <w:delInstrText>","</w:delInstrText>
        </w:r>
        <w:r w:rsidRPr="006E6534" w:rsidDel="00CC1B33">
          <w:rPr>
            <w:lang w:val="en-US"/>
          </w:rPr>
          <w:delInstrText>accessed</w:delInstrText>
        </w:r>
        <w:r w:rsidRPr="006E6534" w:rsidDel="00CC1B33">
          <w:delInstrText>":{"</w:delInstrText>
        </w:r>
        <w:r w:rsidRPr="006E6534" w:rsidDel="00CC1B33">
          <w:rPr>
            <w:lang w:val="en-US"/>
          </w:rPr>
          <w:delInstrText>date</w:delInstrText>
        </w:r>
        <w:r w:rsidRPr="006E6534" w:rsidDel="00CC1B33">
          <w:delInstrText>-</w:delInstrText>
        </w:r>
        <w:r w:rsidRPr="006E6534" w:rsidDel="00CC1B33">
          <w:rPr>
            <w:lang w:val="en-US"/>
          </w:rPr>
          <w:delInstrText>parts</w:delInstrText>
        </w:r>
        <w:r w:rsidRPr="006E6534" w:rsidDel="00CC1B33">
          <w:delInstrText>":[["2022",8,2]]}}}],"</w:delInstrText>
        </w:r>
        <w:r w:rsidRPr="006E6534" w:rsidDel="00CC1B33">
          <w:rPr>
            <w:lang w:val="en-US"/>
          </w:rPr>
          <w:delInstrText>schema</w:delInstrText>
        </w:r>
        <w:r w:rsidRPr="006E6534" w:rsidDel="00CC1B33">
          <w:delInstrText>":"</w:delInstrText>
        </w:r>
        <w:r w:rsidRPr="006E6534" w:rsidDel="00CC1B33">
          <w:rPr>
            <w:lang w:val="en-US"/>
          </w:rPr>
          <w:delInstrText>https</w:delInstrText>
        </w:r>
        <w:r w:rsidRPr="006E6534" w:rsidDel="00CC1B33">
          <w:delInstrText>://</w:delInstrText>
        </w:r>
        <w:r w:rsidRPr="006E6534" w:rsidDel="00CC1B33">
          <w:rPr>
            <w:lang w:val="en-US"/>
          </w:rPr>
          <w:delInstrText>github</w:delInstrText>
        </w:r>
        <w:r w:rsidRPr="006E6534" w:rsidDel="00CC1B33">
          <w:delInstrText>.</w:delInstrText>
        </w:r>
        <w:r w:rsidRPr="006E6534" w:rsidDel="00CC1B33">
          <w:rPr>
            <w:lang w:val="en-US"/>
          </w:rPr>
          <w:delInstrText>com</w:delInstrText>
        </w:r>
        <w:r w:rsidRPr="006E6534" w:rsidDel="00CC1B33">
          <w:delInstrText>/</w:delInstrText>
        </w:r>
        <w:r w:rsidRPr="006E6534" w:rsidDel="00CC1B33">
          <w:rPr>
            <w:lang w:val="en-US"/>
          </w:rPr>
          <w:delInstrText>citation</w:delInstrText>
        </w:r>
        <w:r w:rsidRPr="006E6534" w:rsidDel="00CC1B33">
          <w:delInstrText>-</w:delInstrText>
        </w:r>
        <w:r w:rsidRPr="006E6534" w:rsidDel="00CC1B33">
          <w:rPr>
            <w:lang w:val="en-US"/>
          </w:rPr>
          <w:delInstrText>style</w:delInstrText>
        </w:r>
        <w:r w:rsidRPr="006E6534" w:rsidDel="00CC1B33">
          <w:delInstrText>-</w:delInstrText>
        </w:r>
        <w:r w:rsidRPr="006E6534" w:rsidDel="00CC1B33">
          <w:rPr>
            <w:lang w:val="en-US"/>
          </w:rPr>
          <w:delInstrText>language</w:delInstrText>
        </w:r>
        <w:r w:rsidRPr="006E6534" w:rsidDel="00CC1B33">
          <w:delInstrText>/</w:delInstrText>
        </w:r>
        <w:r w:rsidRPr="006E6534" w:rsidDel="00CC1B33">
          <w:rPr>
            <w:lang w:val="en-US"/>
          </w:rPr>
          <w:delInstrText>schema</w:delInstrText>
        </w:r>
        <w:r w:rsidRPr="006E6534" w:rsidDel="00CC1B33">
          <w:delInstrText>/</w:delInstrText>
        </w:r>
        <w:r w:rsidRPr="006E6534" w:rsidDel="00CC1B33">
          <w:rPr>
            <w:lang w:val="en-US"/>
          </w:rPr>
          <w:delInstrText>raw</w:delInstrText>
        </w:r>
        <w:r w:rsidRPr="006E6534" w:rsidDel="00CC1B33">
          <w:delInstrText>/</w:delInstrText>
        </w:r>
        <w:r w:rsidRPr="006E6534" w:rsidDel="00CC1B33">
          <w:rPr>
            <w:lang w:val="en-US"/>
          </w:rPr>
          <w:delInstrText>master</w:delInstrText>
        </w:r>
        <w:r w:rsidRPr="006E6534" w:rsidDel="00CC1B33">
          <w:delInstrText>/</w:delInstrText>
        </w:r>
        <w:r w:rsidRPr="006E6534" w:rsidDel="00CC1B33">
          <w:rPr>
            <w:lang w:val="en-US"/>
          </w:rPr>
          <w:delInstrText>csl</w:delInstrText>
        </w:r>
        <w:r w:rsidRPr="006E6534" w:rsidDel="00CC1B33">
          <w:delInstrText>-</w:delInstrText>
        </w:r>
        <w:r w:rsidRPr="006E6534" w:rsidDel="00CC1B33">
          <w:rPr>
            <w:lang w:val="en-US"/>
          </w:rPr>
          <w:delInstrText>citation</w:delInstrText>
        </w:r>
        <w:r w:rsidRPr="006E6534" w:rsidDel="00CC1B33">
          <w:delInstrText>.</w:delInstrText>
        </w:r>
        <w:r w:rsidRPr="006E6534" w:rsidDel="00CC1B33">
          <w:rPr>
            <w:lang w:val="en-US"/>
          </w:rPr>
          <w:delInstrText>json</w:delInstrText>
        </w:r>
        <w:r w:rsidRPr="006E6534" w:rsidDel="00CC1B33">
          <w:delInstrText xml:space="preserve">"} </w:delInstrText>
        </w:r>
        <w:r w:rsidRPr="00527FD0" w:rsidDel="00CC1B33">
          <w:rPr>
            <w:lang w:val="en-US"/>
          </w:rPr>
          <w:fldChar w:fldCharType="separate"/>
        </w:r>
        <w:r w:rsidRPr="00527FD0" w:rsidDel="00CC1B33">
          <w:delText>(6)</w:delText>
        </w:r>
        <w:bookmarkEnd w:id="7599"/>
        <w:r w:rsidRPr="00527FD0" w:rsidDel="00CC1B33">
          <w:rPr>
            <w:lang w:val="en-US"/>
          </w:rPr>
          <w:fldChar w:fldCharType="end"/>
        </w:r>
      </w:del>
    </w:p>
    <w:tbl>
      <w:tblPr>
        <w:tblStyle w:val="a4"/>
        <w:tblW w:w="0" w:type="auto"/>
        <w:tblLook w:val="04A0" w:firstRow="1" w:lastRow="0" w:firstColumn="1" w:lastColumn="0" w:noHBand="0" w:noVBand="1"/>
      </w:tblPr>
      <w:tblGrid>
        <w:gridCol w:w="3115"/>
        <w:gridCol w:w="3115"/>
        <w:gridCol w:w="3115"/>
      </w:tblGrid>
      <w:tr w:rsidR="006E6534" w:rsidRPr="006E6534" w14:paraId="35E5884F" w14:textId="77777777" w:rsidTr="00BD5519">
        <w:tc>
          <w:tcPr>
            <w:tcW w:w="3115" w:type="dxa"/>
            <w:shd w:val="clear" w:color="auto" w:fill="D9D9D9" w:themeFill="background1" w:themeFillShade="D9"/>
          </w:tcPr>
          <w:p w14:paraId="20ED8D40" w14:textId="348C6AD2" w:rsidR="00F95B4E" w:rsidRPr="006E6534" w:rsidRDefault="00A46A67">
            <w:pPr>
              <w:spacing w:line="240" w:lineRule="auto"/>
              <w:ind w:firstLine="0"/>
              <w:jc w:val="center"/>
              <w:rPr>
                <w:rFonts w:cs="Times New Roman"/>
                <w:b/>
                <w:bCs/>
                <w:color w:val="000000" w:themeColor="text1"/>
                <w:rPrChange w:id="7618" w:author="N F" w:date="2023-12-05T03:08:00Z">
                  <w:rPr>
                    <w:rFonts w:cs="Times New Roman"/>
                    <w:b/>
                    <w:bCs/>
                  </w:rPr>
                </w:rPrChange>
              </w:rPr>
              <w:pPrChange w:id="7619" w:author="N F" w:date="2023-08-06T15:38:00Z">
                <w:pPr>
                  <w:ind w:firstLine="0"/>
                  <w:jc w:val="center"/>
                </w:pPr>
              </w:pPrChange>
            </w:pPr>
            <w:r w:rsidRPr="006E6534">
              <w:rPr>
                <w:rFonts w:cs="Times New Roman"/>
                <w:b/>
                <w:bCs/>
                <w:color w:val="000000" w:themeColor="text1"/>
                <w:rPrChange w:id="7620" w:author="N F" w:date="2023-12-05T03:08:00Z">
                  <w:rPr>
                    <w:rFonts w:cs="Times New Roman"/>
                    <w:b/>
                    <w:bCs/>
                  </w:rPr>
                </w:rPrChange>
              </w:rPr>
              <w:t>Показатель</w:t>
            </w:r>
          </w:p>
        </w:tc>
        <w:tc>
          <w:tcPr>
            <w:tcW w:w="3115" w:type="dxa"/>
            <w:shd w:val="clear" w:color="auto" w:fill="D9D9D9" w:themeFill="background1" w:themeFillShade="D9"/>
          </w:tcPr>
          <w:p w14:paraId="5450A717" w14:textId="0878A809" w:rsidR="00F95B4E" w:rsidRPr="006E6534" w:rsidRDefault="00A46A67">
            <w:pPr>
              <w:spacing w:line="240" w:lineRule="auto"/>
              <w:ind w:firstLine="0"/>
              <w:jc w:val="center"/>
              <w:rPr>
                <w:rFonts w:cs="Times New Roman"/>
                <w:b/>
                <w:bCs/>
                <w:color w:val="000000" w:themeColor="text1"/>
                <w:rPrChange w:id="7621" w:author="N F" w:date="2023-12-05T03:08:00Z">
                  <w:rPr>
                    <w:rFonts w:cs="Times New Roman"/>
                    <w:b/>
                    <w:bCs/>
                  </w:rPr>
                </w:rPrChange>
              </w:rPr>
              <w:pPrChange w:id="7622" w:author="N F" w:date="2023-08-06T15:38:00Z">
                <w:pPr>
                  <w:ind w:firstLine="0"/>
                  <w:jc w:val="center"/>
                </w:pPr>
              </w:pPrChange>
            </w:pPr>
            <w:r w:rsidRPr="006E6534">
              <w:rPr>
                <w:rFonts w:cs="Times New Roman"/>
                <w:b/>
                <w:bCs/>
                <w:color w:val="000000" w:themeColor="text1"/>
                <w:rPrChange w:id="7623" w:author="N F" w:date="2023-12-05T03:08:00Z">
                  <w:rPr>
                    <w:rFonts w:cs="Times New Roman"/>
                    <w:b/>
                    <w:bCs/>
                  </w:rPr>
                </w:rPrChange>
              </w:rPr>
              <w:t>Изменение относительно базального значения</w:t>
            </w:r>
          </w:p>
        </w:tc>
        <w:tc>
          <w:tcPr>
            <w:tcW w:w="3115" w:type="dxa"/>
            <w:shd w:val="clear" w:color="auto" w:fill="D9D9D9" w:themeFill="background1" w:themeFillShade="D9"/>
          </w:tcPr>
          <w:p w14:paraId="35270B34" w14:textId="004D4863" w:rsidR="00F95B4E" w:rsidRPr="006E6534" w:rsidRDefault="00A46A67">
            <w:pPr>
              <w:spacing w:line="240" w:lineRule="auto"/>
              <w:ind w:firstLine="0"/>
              <w:jc w:val="center"/>
              <w:rPr>
                <w:rFonts w:cs="Times New Roman"/>
                <w:b/>
                <w:bCs/>
                <w:color w:val="000000" w:themeColor="text1"/>
                <w:rPrChange w:id="7624" w:author="N F" w:date="2023-12-05T03:08:00Z">
                  <w:rPr>
                    <w:rFonts w:cs="Times New Roman"/>
                    <w:b/>
                    <w:bCs/>
                  </w:rPr>
                </w:rPrChange>
              </w:rPr>
              <w:pPrChange w:id="7625" w:author="N F" w:date="2023-08-06T15:38:00Z">
                <w:pPr>
                  <w:ind w:firstLine="0"/>
                  <w:jc w:val="center"/>
                </w:pPr>
              </w:pPrChange>
            </w:pPr>
            <w:r w:rsidRPr="006E6534">
              <w:rPr>
                <w:rFonts w:cs="Times New Roman"/>
                <w:b/>
                <w:bCs/>
                <w:color w:val="000000" w:themeColor="text1"/>
                <w:rPrChange w:id="7626" w:author="N F" w:date="2023-12-05T03:08:00Z">
                  <w:rPr>
                    <w:rFonts w:cs="Times New Roman"/>
                    <w:b/>
                    <w:bCs/>
                  </w:rPr>
                </w:rPrChange>
              </w:rPr>
              <w:t>Изменение относительно базального значения</w:t>
            </w:r>
            <w:r w:rsidR="009C2B06" w:rsidRPr="006E6534">
              <w:rPr>
                <w:rFonts w:cs="Times New Roman"/>
                <w:b/>
                <w:bCs/>
                <w:color w:val="000000" w:themeColor="text1"/>
                <w:rPrChange w:id="7627" w:author="N F" w:date="2023-12-05T03:08:00Z">
                  <w:rPr>
                    <w:rFonts w:cs="Times New Roman"/>
                    <w:b/>
                    <w:bCs/>
                  </w:rPr>
                </w:rPrChange>
              </w:rPr>
              <w:t xml:space="preserve"> с учетом влияния носителя</w:t>
            </w:r>
          </w:p>
        </w:tc>
      </w:tr>
      <w:tr w:rsidR="006E6534" w:rsidRPr="006E6534" w14:paraId="689B4E50" w14:textId="77777777" w:rsidTr="00F95B4E">
        <w:tc>
          <w:tcPr>
            <w:tcW w:w="3115" w:type="dxa"/>
          </w:tcPr>
          <w:p w14:paraId="41AAFDF0" w14:textId="0B8E6F89" w:rsidR="00F95B4E" w:rsidRPr="006E6534" w:rsidRDefault="009C2B06">
            <w:pPr>
              <w:spacing w:line="240" w:lineRule="auto"/>
              <w:ind w:firstLine="0"/>
              <w:rPr>
                <w:rFonts w:cs="Times New Roman"/>
                <w:color w:val="000000" w:themeColor="text1"/>
                <w:rPrChange w:id="7628" w:author="N F" w:date="2023-12-05T03:08:00Z">
                  <w:rPr>
                    <w:rFonts w:cs="Times New Roman"/>
                  </w:rPr>
                </w:rPrChange>
              </w:rPr>
              <w:pPrChange w:id="7629" w:author="N F" w:date="2023-08-06T15:38:00Z">
                <w:pPr>
                  <w:ind w:firstLine="0"/>
                </w:pPr>
              </w:pPrChange>
            </w:pPr>
            <w:r w:rsidRPr="006E6534">
              <w:rPr>
                <w:rFonts w:cs="Times New Roman"/>
                <w:color w:val="000000" w:themeColor="text1"/>
                <w:rPrChange w:id="7630" w:author="N F" w:date="2023-12-05T03:08:00Z">
                  <w:rPr>
                    <w:rFonts w:cs="Times New Roman"/>
                  </w:rPr>
                </w:rPrChange>
              </w:rPr>
              <w:t>Диастолическое артериальное давление</w:t>
            </w:r>
          </w:p>
        </w:tc>
        <w:tc>
          <w:tcPr>
            <w:tcW w:w="3115" w:type="dxa"/>
          </w:tcPr>
          <w:p w14:paraId="57DCC5B7" w14:textId="5E59CE9D" w:rsidR="00F95B4E" w:rsidRPr="006E6534" w:rsidRDefault="00454302">
            <w:pPr>
              <w:spacing w:line="240" w:lineRule="auto"/>
              <w:ind w:firstLine="0"/>
              <w:rPr>
                <w:rFonts w:cs="Times New Roman"/>
                <w:color w:val="000000" w:themeColor="text1"/>
                <w:rPrChange w:id="7631" w:author="N F" w:date="2023-12-05T03:08:00Z">
                  <w:rPr>
                    <w:rFonts w:cs="Times New Roman"/>
                  </w:rPr>
                </w:rPrChange>
              </w:rPr>
              <w:pPrChange w:id="7632" w:author="N F" w:date="2023-08-06T15:38:00Z">
                <w:pPr>
                  <w:ind w:firstLine="0"/>
                </w:pPr>
              </w:pPrChange>
            </w:pPr>
            <w:r w:rsidRPr="006E6534">
              <w:rPr>
                <w:rFonts w:cs="Times New Roman"/>
                <w:color w:val="000000" w:themeColor="text1"/>
                <w:rPrChange w:id="7633" w:author="N F" w:date="2023-12-05T03:08:00Z">
                  <w:rPr>
                    <w:rFonts w:cs="Times New Roman"/>
                  </w:rPr>
                </w:rPrChange>
              </w:rPr>
              <w:t>↑6</w:t>
            </w:r>
            <w:r w:rsidR="00E65B6D" w:rsidRPr="006E6534">
              <w:rPr>
                <w:rFonts w:cs="Times New Roman"/>
                <w:color w:val="000000" w:themeColor="text1"/>
                <w:rPrChange w:id="7634" w:author="N F" w:date="2023-12-05T03:08:00Z">
                  <w:rPr>
                    <w:rFonts w:cs="Times New Roman"/>
                  </w:rPr>
                </w:rPrChange>
              </w:rPr>
              <w:t>–</w:t>
            </w:r>
            <w:r w:rsidRPr="006E6534">
              <w:rPr>
                <w:rFonts w:cs="Times New Roman"/>
                <w:color w:val="000000" w:themeColor="text1"/>
                <w:rPrChange w:id="7635" w:author="N F" w:date="2023-12-05T03:08:00Z">
                  <w:rPr>
                    <w:rFonts w:cs="Times New Roman"/>
                  </w:rPr>
                </w:rPrChange>
              </w:rPr>
              <w:t>14%</w:t>
            </w:r>
          </w:p>
        </w:tc>
        <w:tc>
          <w:tcPr>
            <w:tcW w:w="3115" w:type="dxa"/>
          </w:tcPr>
          <w:p w14:paraId="4B99DC0A" w14:textId="7569E109" w:rsidR="00F95B4E" w:rsidRPr="006E6534" w:rsidRDefault="00454302">
            <w:pPr>
              <w:spacing w:line="240" w:lineRule="auto"/>
              <w:ind w:firstLine="0"/>
              <w:rPr>
                <w:rFonts w:cs="Times New Roman"/>
                <w:color w:val="000000" w:themeColor="text1"/>
                <w:rPrChange w:id="7636" w:author="N F" w:date="2023-12-05T03:08:00Z">
                  <w:rPr>
                    <w:rFonts w:cs="Times New Roman"/>
                  </w:rPr>
                </w:rPrChange>
              </w:rPr>
              <w:pPrChange w:id="7637" w:author="N F" w:date="2023-08-06T15:38:00Z">
                <w:pPr>
                  <w:ind w:firstLine="0"/>
                </w:pPr>
              </w:pPrChange>
            </w:pPr>
            <w:r w:rsidRPr="006E6534">
              <w:rPr>
                <w:rFonts w:cs="Times New Roman"/>
                <w:color w:val="000000" w:themeColor="text1"/>
                <w:rPrChange w:id="7638" w:author="N F" w:date="2023-12-05T03:08:00Z">
                  <w:rPr>
                    <w:rFonts w:cs="Times New Roman"/>
                  </w:rPr>
                </w:rPrChange>
              </w:rPr>
              <w:t>↑14</w:t>
            </w:r>
            <w:r w:rsidR="00E65B6D" w:rsidRPr="006E6534">
              <w:rPr>
                <w:rFonts w:cs="Times New Roman"/>
                <w:color w:val="000000" w:themeColor="text1"/>
                <w:rPrChange w:id="7639" w:author="N F" w:date="2023-12-05T03:08:00Z">
                  <w:rPr>
                    <w:rFonts w:cs="Times New Roman"/>
                  </w:rPr>
                </w:rPrChange>
              </w:rPr>
              <w:t>–</w:t>
            </w:r>
            <w:r w:rsidRPr="006E6534">
              <w:rPr>
                <w:rFonts w:cs="Times New Roman"/>
                <w:color w:val="000000" w:themeColor="text1"/>
                <w:rPrChange w:id="7640" w:author="N F" w:date="2023-12-05T03:08:00Z">
                  <w:rPr>
                    <w:rFonts w:cs="Times New Roman"/>
                  </w:rPr>
                </w:rPrChange>
              </w:rPr>
              <w:t>21%</w:t>
            </w:r>
          </w:p>
        </w:tc>
      </w:tr>
      <w:tr w:rsidR="006E6534" w:rsidRPr="006E6534" w14:paraId="51CEFB06" w14:textId="77777777" w:rsidTr="00F95B4E">
        <w:tc>
          <w:tcPr>
            <w:tcW w:w="3115" w:type="dxa"/>
          </w:tcPr>
          <w:p w14:paraId="2918355F" w14:textId="6F6DEA37" w:rsidR="00F95B4E" w:rsidRPr="006E6534" w:rsidRDefault="009C2B06">
            <w:pPr>
              <w:spacing w:line="240" w:lineRule="auto"/>
              <w:ind w:firstLine="0"/>
              <w:rPr>
                <w:rFonts w:cs="Times New Roman"/>
                <w:color w:val="000000" w:themeColor="text1"/>
                <w:rPrChange w:id="7641" w:author="N F" w:date="2023-12-05T03:08:00Z">
                  <w:rPr>
                    <w:rFonts w:cs="Times New Roman"/>
                  </w:rPr>
                </w:rPrChange>
              </w:rPr>
              <w:pPrChange w:id="7642" w:author="N F" w:date="2023-08-06T15:38:00Z">
                <w:pPr>
                  <w:ind w:firstLine="0"/>
                </w:pPr>
              </w:pPrChange>
            </w:pPr>
            <w:r w:rsidRPr="006E6534">
              <w:rPr>
                <w:rFonts w:cs="Times New Roman"/>
                <w:color w:val="000000" w:themeColor="text1"/>
                <w:rPrChange w:id="7643" w:author="N F" w:date="2023-12-05T03:08:00Z">
                  <w:rPr>
                    <w:rFonts w:cs="Times New Roman"/>
                  </w:rPr>
                </w:rPrChange>
              </w:rPr>
              <w:t>Среднее артериальное давление</w:t>
            </w:r>
          </w:p>
        </w:tc>
        <w:tc>
          <w:tcPr>
            <w:tcW w:w="3115" w:type="dxa"/>
          </w:tcPr>
          <w:p w14:paraId="20C43CFA" w14:textId="4BC6E653" w:rsidR="00F95B4E" w:rsidRPr="006E6534" w:rsidRDefault="00454302">
            <w:pPr>
              <w:spacing w:line="240" w:lineRule="auto"/>
              <w:ind w:firstLine="0"/>
              <w:rPr>
                <w:rFonts w:cs="Times New Roman"/>
                <w:color w:val="000000" w:themeColor="text1"/>
                <w:rPrChange w:id="7644" w:author="N F" w:date="2023-12-05T03:08:00Z">
                  <w:rPr>
                    <w:rFonts w:cs="Times New Roman"/>
                  </w:rPr>
                </w:rPrChange>
              </w:rPr>
              <w:pPrChange w:id="7645" w:author="N F" w:date="2023-08-06T15:38:00Z">
                <w:pPr>
                  <w:ind w:firstLine="0"/>
                </w:pPr>
              </w:pPrChange>
            </w:pPr>
            <w:r w:rsidRPr="006E6534">
              <w:rPr>
                <w:rFonts w:cs="Times New Roman"/>
                <w:color w:val="000000" w:themeColor="text1"/>
                <w:rPrChange w:id="7646" w:author="N F" w:date="2023-12-05T03:08:00Z">
                  <w:rPr>
                    <w:rFonts w:cs="Times New Roman"/>
                  </w:rPr>
                </w:rPrChange>
              </w:rPr>
              <w:t>↑12</w:t>
            </w:r>
            <w:r w:rsidR="00E65B6D" w:rsidRPr="006E6534">
              <w:rPr>
                <w:rFonts w:cs="Times New Roman"/>
                <w:color w:val="000000" w:themeColor="text1"/>
                <w:rPrChange w:id="7647" w:author="N F" w:date="2023-12-05T03:08:00Z">
                  <w:rPr>
                    <w:rFonts w:cs="Times New Roman"/>
                  </w:rPr>
                </w:rPrChange>
              </w:rPr>
              <w:t>–</w:t>
            </w:r>
            <w:r w:rsidRPr="006E6534">
              <w:rPr>
                <w:rFonts w:cs="Times New Roman"/>
                <w:color w:val="000000" w:themeColor="text1"/>
                <w:rPrChange w:id="7648" w:author="N F" w:date="2023-12-05T03:08:00Z">
                  <w:rPr>
                    <w:rFonts w:cs="Times New Roman"/>
                  </w:rPr>
                </w:rPrChange>
              </w:rPr>
              <w:t>18%</w:t>
            </w:r>
          </w:p>
        </w:tc>
        <w:tc>
          <w:tcPr>
            <w:tcW w:w="3115" w:type="dxa"/>
          </w:tcPr>
          <w:p w14:paraId="236416E4" w14:textId="23930F92" w:rsidR="00F95B4E" w:rsidRPr="006E6534" w:rsidRDefault="00E65B6D">
            <w:pPr>
              <w:spacing w:line="240" w:lineRule="auto"/>
              <w:ind w:firstLine="0"/>
              <w:rPr>
                <w:rFonts w:cs="Times New Roman"/>
                <w:color w:val="000000" w:themeColor="text1"/>
                <w:rPrChange w:id="7649" w:author="N F" w:date="2023-12-05T03:08:00Z">
                  <w:rPr>
                    <w:rFonts w:cs="Times New Roman"/>
                  </w:rPr>
                </w:rPrChange>
              </w:rPr>
              <w:pPrChange w:id="7650" w:author="N F" w:date="2023-08-06T15:38:00Z">
                <w:pPr>
                  <w:ind w:firstLine="0"/>
                </w:pPr>
              </w:pPrChange>
            </w:pPr>
            <w:r w:rsidRPr="006E6534">
              <w:rPr>
                <w:rFonts w:cs="Times New Roman"/>
                <w:color w:val="000000" w:themeColor="text1"/>
                <w:rPrChange w:id="7651" w:author="N F" w:date="2023-12-05T03:08:00Z">
                  <w:rPr>
                    <w:rFonts w:cs="Times New Roman"/>
                  </w:rPr>
                </w:rPrChange>
              </w:rPr>
              <w:t>↑11–19%</w:t>
            </w:r>
          </w:p>
        </w:tc>
      </w:tr>
      <w:tr w:rsidR="006E6534" w:rsidRPr="006E6534" w14:paraId="433279AA" w14:textId="77777777" w:rsidTr="00F95B4E">
        <w:tc>
          <w:tcPr>
            <w:tcW w:w="3115" w:type="dxa"/>
          </w:tcPr>
          <w:p w14:paraId="0C80F8FD" w14:textId="04829527" w:rsidR="00F95B4E" w:rsidRPr="006E6534" w:rsidRDefault="009C2B06">
            <w:pPr>
              <w:spacing w:line="240" w:lineRule="auto"/>
              <w:ind w:firstLine="0"/>
              <w:rPr>
                <w:rFonts w:cs="Times New Roman"/>
                <w:color w:val="000000" w:themeColor="text1"/>
                <w:rPrChange w:id="7652" w:author="N F" w:date="2023-12-05T03:08:00Z">
                  <w:rPr>
                    <w:rFonts w:cs="Times New Roman"/>
                  </w:rPr>
                </w:rPrChange>
              </w:rPr>
              <w:pPrChange w:id="7653" w:author="N F" w:date="2023-08-06T15:38:00Z">
                <w:pPr>
                  <w:ind w:firstLine="0"/>
                </w:pPr>
              </w:pPrChange>
            </w:pPr>
            <w:r w:rsidRPr="006E6534">
              <w:rPr>
                <w:rFonts w:cs="Times New Roman"/>
                <w:color w:val="000000" w:themeColor="text1"/>
                <w:rPrChange w:id="7654" w:author="N F" w:date="2023-12-05T03:08:00Z">
                  <w:rPr>
                    <w:rFonts w:cs="Times New Roman"/>
                  </w:rPr>
                </w:rPrChange>
              </w:rPr>
              <w:t>Частота сердечных сокращений</w:t>
            </w:r>
          </w:p>
        </w:tc>
        <w:tc>
          <w:tcPr>
            <w:tcW w:w="3115" w:type="dxa"/>
          </w:tcPr>
          <w:p w14:paraId="4ADCB34A" w14:textId="4CD2C65D" w:rsidR="00F95B4E" w:rsidRPr="006E6534" w:rsidRDefault="00454302">
            <w:pPr>
              <w:spacing w:line="240" w:lineRule="auto"/>
              <w:ind w:firstLine="0"/>
              <w:rPr>
                <w:rFonts w:cs="Times New Roman"/>
                <w:color w:val="000000" w:themeColor="text1"/>
                <w:rPrChange w:id="7655" w:author="N F" w:date="2023-12-05T03:08:00Z">
                  <w:rPr>
                    <w:rFonts w:cs="Times New Roman"/>
                  </w:rPr>
                </w:rPrChange>
              </w:rPr>
              <w:pPrChange w:id="7656" w:author="N F" w:date="2023-08-06T15:38:00Z">
                <w:pPr>
                  <w:ind w:firstLine="0"/>
                </w:pPr>
              </w:pPrChange>
            </w:pPr>
            <w:r w:rsidRPr="006E6534">
              <w:rPr>
                <w:rFonts w:cs="Times New Roman"/>
                <w:color w:val="000000" w:themeColor="text1"/>
                <w:rPrChange w:id="7657" w:author="N F" w:date="2023-12-05T03:08:00Z">
                  <w:rPr>
                    <w:rFonts w:cs="Times New Roman"/>
                  </w:rPr>
                </w:rPrChange>
              </w:rPr>
              <w:t>↓4</w:t>
            </w:r>
            <w:r w:rsidR="00E65B6D" w:rsidRPr="006E6534">
              <w:rPr>
                <w:rFonts w:cs="Times New Roman"/>
                <w:color w:val="000000" w:themeColor="text1"/>
                <w:rPrChange w:id="7658" w:author="N F" w:date="2023-12-05T03:08:00Z">
                  <w:rPr>
                    <w:rFonts w:cs="Times New Roman"/>
                  </w:rPr>
                </w:rPrChange>
              </w:rPr>
              <w:t>–</w:t>
            </w:r>
            <w:r w:rsidRPr="006E6534">
              <w:rPr>
                <w:rFonts w:cs="Times New Roman"/>
                <w:color w:val="000000" w:themeColor="text1"/>
                <w:rPrChange w:id="7659" w:author="N F" w:date="2023-12-05T03:08:00Z">
                  <w:rPr>
                    <w:rFonts w:cs="Times New Roman"/>
                  </w:rPr>
                </w:rPrChange>
              </w:rPr>
              <w:t>7%</w:t>
            </w:r>
          </w:p>
        </w:tc>
        <w:tc>
          <w:tcPr>
            <w:tcW w:w="3115" w:type="dxa"/>
          </w:tcPr>
          <w:p w14:paraId="0FD6EC43" w14:textId="1486D0A1" w:rsidR="00F95B4E" w:rsidRPr="006E6534" w:rsidRDefault="00E65B6D">
            <w:pPr>
              <w:spacing w:line="240" w:lineRule="auto"/>
              <w:ind w:firstLine="0"/>
              <w:rPr>
                <w:rFonts w:cs="Times New Roman"/>
                <w:color w:val="000000" w:themeColor="text1"/>
                <w:rPrChange w:id="7660" w:author="N F" w:date="2023-12-05T03:08:00Z">
                  <w:rPr>
                    <w:rFonts w:cs="Times New Roman"/>
                  </w:rPr>
                </w:rPrChange>
              </w:rPr>
              <w:pPrChange w:id="7661" w:author="N F" w:date="2023-08-06T15:38:00Z">
                <w:pPr>
                  <w:ind w:firstLine="0"/>
                </w:pPr>
              </w:pPrChange>
            </w:pPr>
            <w:r w:rsidRPr="006E6534">
              <w:rPr>
                <w:rFonts w:cs="Times New Roman"/>
                <w:color w:val="000000" w:themeColor="text1"/>
                <w:rPrChange w:id="7662" w:author="N F" w:date="2023-12-05T03:08:00Z">
                  <w:rPr>
                    <w:rFonts w:cs="Times New Roman"/>
                  </w:rPr>
                </w:rPrChange>
              </w:rPr>
              <w:t>↓6–8%</w:t>
            </w:r>
          </w:p>
        </w:tc>
      </w:tr>
      <w:tr w:rsidR="006E6534" w:rsidRPr="006E6534" w14:paraId="78EB41AA" w14:textId="77777777" w:rsidTr="00F95B4E">
        <w:tc>
          <w:tcPr>
            <w:tcW w:w="3115" w:type="dxa"/>
          </w:tcPr>
          <w:p w14:paraId="027258DC" w14:textId="60B64087" w:rsidR="00F95B4E" w:rsidRPr="006E6534" w:rsidRDefault="009C2B06">
            <w:pPr>
              <w:spacing w:line="240" w:lineRule="auto"/>
              <w:ind w:firstLine="0"/>
              <w:rPr>
                <w:rFonts w:cs="Times New Roman"/>
                <w:color w:val="000000" w:themeColor="text1"/>
                <w:lang w:val="en-US"/>
                <w:rPrChange w:id="7663" w:author="N F" w:date="2023-12-05T03:08:00Z">
                  <w:rPr>
                    <w:rFonts w:cs="Times New Roman"/>
                    <w:lang w:val="en-US"/>
                  </w:rPr>
                </w:rPrChange>
              </w:rPr>
              <w:pPrChange w:id="7664" w:author="N F" w:date="2023-08-06T15:38:00Z">
                <w:pPr>
                  <w:ind w:firstLine="0"/>
                </w:pPr>
              </w:pPrChange>
            </w:pPr>
            <w:r w:rsidRPr="006E6534">
              <w:rPr>
                <w:rFonts w:cs="Times New Roman"/>
                <w:color w:val="000000" w:themeColor="text1"/>
                <w:rPrChange w:id="7665" w:author="N F" w:date="2023-12-05T03:08:00Z">
                  <w:rPr>
                    <w:rFonts w:cs="Times New Roman"/>
                  </w:rPr>
                </w:rPrChange>
              </w:rPr>
              <w:t>Длина</w:t>
            </w:r>
            <w:r w:rsidR="00910B12" w:rsidRPr="006E6534">
              <w:rPr>
                <w:rFonts w:cs="Times New Roman"/>
                <w:color w:val="000000" w:themeColor="text1"/>
                <w:rPrChange w:id="7666" w:author="N F" w:date="2023-12-05T03:08:00Z">
                  <w:rPr>
                    <w:rFonts w:cs="Times New Roman"/>
                  </w:rPr>
                </w:rPrChange>
              </w:rPr>
              <w:t xml:space="preserve"> </w:t>
            </w:r>
            <w:r w:rsidR="00C94177" w:rsidRPr="006E6534">
              <w:rPr>
                <w:rFonts w:cs="Times New Roman"/>
                <w:color w:val="000000" w:themeColor="text1"/>
                <w:rPrChange w:id="7667" w:author="N F" w:date="2023-12-05T03:08:00Z">
                  <w:rPr>
                    <w:rFonts w:cs="Times New Roman"/>
                  </w:rPr>
                </w:rPrChange>
              </w:rPr>
              <w:t>интервала</w:t>
            </w:r>
            <w:r w:rsidRPr="006E6534">
              <w:rPr>
                <w:rFonts w:cs="Times New Roman"/>
                <w:color w:val="000000" w:themeColor="text1"/>
                <w:rPrChange w:id="7668" w:author="N F" w:date="2023-12-05T03:08:00Z">
                  <w:rPr>
                    <w:rFonts w:cs="Times New Roman"/>
                  </w:rPr>
                </w:rPrChange>
              </w:rPr>
              <w:t xml:space="preserve"> </w:t>
            </w:r>
            <w:r w:rsidRPr="006E6534">
              <w:rPr>
                <w:rFonts w:cs="Times New Roman"/>
                <w:color w:val="000000" w:themeColor="text1"/>
                <w:lang w:val="en-US"/>
                <w:rPrChange w:id="7669" w:author="N F" w:date="2023-12-05T03:08:00Z">
                  <w:rPr>
                    <w:rFonts w:cs="Times New Roman"/>
                    <w:lang w:val="en-US"/>
                  </w:rPr>
                </w:rPrChange>
              </w:rPr>
              <w:t>QRS</w:t>
            </w:r>
          </w:p>
        </w:tc>
        <w:tc>
          <w:tcPr>
            <w:tcW w:w="3115" w:type="dxa"/>
          </w:tcPr>
          <w:p w14:paraId="77C7AB30" w14:textId="452E0251" w:rsidR="00F95B4E" w:rsidRPr="006E6534" w:rsidRDefault="00454302">
            <w:pPr>
              <w:spacing w:line="240" w:lineRule="auto"/>
              <w:ind w:firstLine="0"/>
              <w:rPr>
                <w:rFonts w:cs="Times New Roman"/>
                <w:color w:val="000000" w:themeColor="text1"/>
                <w:rPrChange w:id="7670" w:author="N F" w:date="2023-12-05T03:08:00Z">
                  <w:rPr>
                    <w:rFonts w:cs="Times New Roman"/>
                  </w:rPr>
                </w:rPrChange>
              </w:rPr>
              <w:pPrChange w:id="7671" w:author="N F" w:date="2023-08-06T15:38:00Z">
                <w:pPr>
                  <w:ind w:firstLine="0"/>
                </w:pPr>
              </w:pPrChange>
            </w:pPr>
            <w:r w:rsidRPr="006E6534">
              <w:rPr>
                <w:rFonts w:cs="Times New Roman"/>
                <w:color w:val="000000" w:themeColor="text1"/>
                <w:rPrChange w:id="7672" w:author="N F" w:date="2023-12-05T03:08:00Z">
                  <w:rPr>
                    <w:rFonts w:cs="Times New Roman"/>
                  </w:rPr>
                </w:rPrChange>
              </w:rPr>
              <w:t>↑15</w:t>
            </w:r>
            <w:r w:rsidR="00E65B6D" w:rsidRPr="006E6534">
              <w:rPr>
                <w:rFonts w:cs="Times New Roman"/>
                <w:color w:val="000000" w:themeColor="text1"/>
                <w:rPrChange w:id="7673" w:author="N F" w:date="2023-12-05T03:08:00Z">
                  <w:rPr>
                    <w:rFonts w:cs="Times New Roman"/>
                  </w:rPr>
                </w:rPrChange>
              </w:rPr>
              <w:t>–</w:t>
            </w:r>
            <w:r w:rsidRPr="006E6534">
              <w:rPr>
                <w:rFonts w:cs="Times New Roman"/>
                <w:color w:val="000000" w:themeColor="text1"/>
                <w:rPrChange w:id="7674" w:author="N F" w:date="2023-12-05T03:08:00Z">
                  <w:rPr>
                    <w:rFonts w:cs="Times New Roman"/>
                  </w:rPr>
                </w:rPrChange>
              </w:rPr>
              <w:t>29%</w:t>
            </w:r>
          </w:p>
        </w:tc>
        <w:tc>
          <w:tcPr>
            <w:tcW w:w="3115" w:type="dxa"/>
          </w:tcPr>
          <w:p w14:paraId="41FF4447" w14:textId="6D13973D" w:rsidR="00F95B4E" w:rsidRPr="006E6534" w:rsidRDefault="00E65B6D">
            <w:pPr>
              <w:spacing w:line="240" w:lineRule="auto"/>
              <w:ind w:firstLine="0"/>
              <w:rPr>
                <w:rFonts w:cs="Times New Roman"/>
                <w:color w:val="000000" w:themeColor="text1"/>
                <w:rPrChange w:id="7675" w:author="N F" w:date="2023-12-05T03:08:00Z">
                  <w:rPr>
                    <w:rFonts w:cs="Times New Roman"/>
                  </w:rPr>
                </w:rPrChange>
              </w:rPr>
              <w:pPrChange w:id="7676" w:author="N F" w:date="2023-08-06T15:38:00Z">
                <w:pPr>
                  <w:ind w:firstLine="0"/>
                </w:pPr>
              </w:pPrChange>
            </w:pPr>
            <w:r w:rsidRPr="006E6534">
              <w:rPr>
                <w:rFonts w:cs="Times New Roman"/>
                <w:color w:val="000000" w:themeColor="text1"/>
                <w:rPrChange w:id="7677" w:author="N F" w:date="2023-12-05T03:08:00Z">
                  <w:rPr>
                    <w:rFonts w:cs="Times New Roman"/>
                  </w:rPr>
                </w:rPrChange>
              </w:rPr>
              <w:t>↑11–26%</w:t>
            </w:r>
          </w:p>
        </w:tc>
      </w:tr>
      <w:tr w:rsidR="006E6534" w:rsidRPr="006E6534" w14:paraId="3906EACB" w14:textId="77777777" w:rsidTr="00F95B4E">
        <w:tc>
          <w:tcPr>
            <w:tcW w:w="3115" w:type="dxa"/>
          </w:tcPr>
          <w:p w14:paraId="744309D8" w14:textId="3C476255" w:rsidR="00F95B4E" w:rsidRPr="006E6534" w:rsidRDefault="00910B12">
            <w:pPr>
              <w:spacing w:line="240" w:lineRule="auto"/>
              <w:ind w:firstLine="0"/>
              <w:rPr>
                <w:rFonts w:cs="Times New Roman"/>
                <w:color w:val="000000" w:themeColor="text1"/>
                <w:rPrChange w:id="7678" w:author="N F" w:date="2023-12-05T03:08:00Z">
                  <w:rPr>
                    <w:rFonts w:cs="Times New Roman"/>
                  </w:rPr>
                </w:rPrChange>
              </w:rPr>
              <w:pPrChange w:id="7679" w:author="N F" w:date="2023-08-06T15:38:00Z">
                <w:pPr>
                  <w:ind w:firstLine="0"/>
                </w:pPr>
              </w:pPrChange>
            </w:pPr>
            <w:r w:rsidRPr="006E6534">
              <w:rPr>
                <w:rFonts w:cs="Times New Roman"/>
                <w:color w:val="000000" w:themeColor="text1"/>
                <w:rPrChange w:id="7680" w:author="N F" w:date="2023-12-05T03:08:00Z">
                  <w:rPr>
                    <w:rFonts w:cs="Times New Roman"/>
                  </w:rPr>
                </w:rPrChange>
              </w:rPr>
              <w:t xml:space="preserve">Длина интервала </w:t>
            </w:r>
            <w:r w:rsidRPr="006E6534">
              <w:rPr>
                <w:rFonts w:cs="Times New Roman"/>
                <w:color w:val="000000" w:themeColor="text1"/>
                <w:lang w:val="en-US"/>
                <w:rPrChange w:id="7681" w:author="N F" w:date="2023-12-05T03:08:00Z">
                  <w:rPr>
                    <w:rFonts w:cs="Times New Roman"/>
                    <w:lang w:val="en-US"/>
                  </w:rPr>
                </w:rPrChange>
              </w:rPr>
              <w:t>PR</w:t>
            </w:r>
          </w:p>
        </w:tc>
        <w:tc>
          <w:tcPr>
            <w:tcW w:w="3115" w:type="dxa"/>
          </w:tcPr>
          <w:p w14:paraId="4ADDA3AC" w14:textId="378B405C" w:rsidR="00F95B4E" w:rsidRPr="006E6534" w:rsidRDefault="00454302">
            <w:pPr>
              <w:spacing w:line="240" w:lineRule="auto"/>
              <w:ind w:firstLine="0"/>
              <w:rPr>
                <w:rFonts w:cs="Times New Roman"/>
                <w:color w:val="000000" w:themeColor="text1"/>
                <w:rPrChange w:id="7682" w:author="N F" w:date="2023-12-05T03:08:00Z">
                  <w:rPr>
                    <w:rFonts w:cs="Times New Roman"/>
                  </w:rPr>
                </w:rPrChange>
              </w:rPr>
              <w:pPrChange w:id="7683" w:author="N F" w:date="2023-08-06T15:38:00Z">
                <w:pPr>
                  <w:ind w:firstLine="0"/>
                </w:pPr>
              </w:pPrChange>
            </w:pPr>
            <w:r w:rsidRPr="006E6534">
              <w:rPr>
                <w:rFonts w:cs="Times New Roman"/>
                <w:color w:val="000000" w:themeColor="text1"/>
                <w:rPrChange w:id="7684" w:author="N F" w:date="2023-12-05T03:08:00Z">
                  <w:rPr>
                    <w:rFonts w:cs="Times New Roman"/>
                  </w:rPr>
                </w:rPrChange>
              </w:rPr>
              <w:t>↑12%</w:t>
            </w:r>
          </w:p>
        </w:tc>
        <w:tc>
          <w:tcPr>
            <w:tcW w:w="3115" w:type="dxa"/>
          </w:tcPr>
          <w:p w14:paraId="33DCCF3B" w14:textId="49B3D4D6" w:rsidR="00F95B4E" w:rsidRPr="006E6534" w:rsidRDefault="00E65B6D">
            <w:pPr>
              <w:spacing w:line="240" w:lineRule="auto"/>
              <w:ind w:firstLine="0"/>
              <w:rPr>
                <w:rFonts w:cs="Times New Roman"/>
                <w:color w:val="000000" w:themeColor="text1"/>
                <w:rPrChange w:id="7685" w:author="N F" w:date="2023-12-05T03:08:00Z">
                  <w:rPr>
                    <w:rFonts w:cs="Times New Roman"/>
                  </w:rPr>
                </w:rPrChange>
              </w:rPr>
              <w:pPrChange w:id="7686" w:author="N F" w:date="2023-08-06T15:38:00Z">
                <w:pPr>
                  <w:ind w:firstLine="0"/>
                </w:pPr>
              </w:pPrChange>
            </w:pPr>
            <w:r w:rsidRPr="006E6534">
              <w:rPr>
                <w:rFonts w:cs="Times New Roman"/>
                <w:color w:val="000000" w:themeColor="text1"/>
                <w:rPrChange w:id="7687" w:author="N F" w:date="2023-12-05T03:08:00Z">
                  <w:rPr>
                    <w:rFonts w:cs="Times New Roman"/>
                  </w:rPr>
                </w:rPrChange>
              </w:rPr>
              <w:t>↑7%</w:t>
            </w:r>
          </w:p>
        </w:tc>
      </w:tr>
      <w:tr w:rsidR="006E6534" w:rsidRPr="006E6534" w14:paraId="713606F2" w14:textId="77777777" w:rsidTr="00F95B4E">
        <w:tc>
          <w:tcPr>
            <w:tcW w:w="3115" w:type="dxa"/>
          </w:tcPr>
          <w:p w14:paraId="596A37D9" w14:textId="694948B2" w:rsidR="00F95B4E" w:rsidRPr="006E6534" w:rsidRDefault="00EA4C63">
            <w:pPr>
              <w:spacing w:line="240" w:lineRule="auto"/>
              <w:ind w:firstLine="0"/>
              <w:rPr>
                <w:rFonts w:cs="Times New Roman"/>
                <w:color w:val="000000" w:themeColor="text1"/>
                <w:rPrChange w:id="7688" w:author="N F" w:date="2023-12-05T03:08:00Z">
                  <w:rPr>
                    <w:rFonts w:cs="Times New Roman"/>
                  </w:rPr>
                </w:rPrChange>
              </w:rPr>
              <w:pPrChange w:id="7689" w:author="N F" w:date="2023-08-06T15:38:00Z">
                <w:pPr>
                  <w:ind w:firstLine="0"/>
                </w:pPr>
              </w:pPrChange>
            </w:pPr>
            <w:r w:rsidRPr="006E6534">
              <w:rPr>
                <w:rFonts w:cs="Times New Roman"/>
                <w:color w:val="000000" w:themeColor="text1"/>
                <w:rPrChange w:id="7690" w:author="N F" w:date="2023-12-05T03:08:00Z">
                  <w:rPr>
                    <w:rFonts w:cs="Times New Roman"/>
                  </w:rPr>
                </w:rPrChange>
              </w:rPr>
              <w:t>Длина интервала QT с корректировкой Базетта</w:t>
            </w:r>
          </w:p>
        </w:tc>
        <w:tc>
          <w:tcPr>
            <w:tcW w:w="3115" w:type="dxa"/>
          </w:tcPr>
          <w:p w14:paraId="5AED7252" w14:textId="7C524772" w:rsidR="00F95B4E" w:rsidRPr="006E6534" w:rsidRDefault="00454302">
            <w:pPr>
              <w:spacing w:line="240" w:lineRule="auto"/>
              <w:ind w:firstLine="0"/>
              <w:rPr>
                <w:rFonts w:cs="Times New Roman"/>
                <w:color w:val="000000" w:themeColor="text1"/>
                <w:rPrChange w:id="7691" w:author="N F" w:date="2023-12-05T03:08:00Z">
                  <w:rPr>
                    <w:rFonts w:cs="Times New Roman"/>
                  </w:rPr>
                </w:rPrChange>
              </w:rPr>
              <w:pPrChange w:id="7692" w:author="N F" w:date="2023-08-06T15:38:00Z">
                <w:pPr>
                  <w:ind w:firstLine="0"/>
                </w:pPr>
              </w:pPrChange>
            </w:pPr>
            <w:r w:rsidRPr="006E6534">
              <w:rPr>
                <w:rFonts w:cs="Times New Roman"/>
                <w:color w:val="000000" w:themeColor="text1"/>
                <w:rPrChange w:id="7693" w:author="N F" w:date="2023-12-05T03:08:00Z">
                  <w:rPr>
                    <w:rFonts w:cs="Times New Roman"/>
                  </w:rPr>
                </w:rPrChange>
              </w:rPr>
              <w:t>↑4</w:t>
            </w:r>
            <w:r w:rsidR="00E65B6D" w:rsidRPr="006E6534">
              <w:rPr>
                <w:rFonts w:cs="Times New Roman"/>
                <w:color w:val="000000" w:themeColor="text1"/>
                <w:rPrChange w:id="7694" w:author="N F" w:date="2023-12-05T03:08:00Z">
                  <w:rPr>
                    <w:rFonts w:cs="Times New Roman"/>
                  </w:rPr>
                </w:rPrChange>
              </w:rPr>
              <w:t>–</w:t>
            </w:r>
            <w:r w:rsidRPr="006E6534">
              <w:rPr>
                <w:rFonts w:cs="Times New Roman"/>
                <w:color w:val="000000" w:themeColor="text1"/>
                <w:rPrChange w:id="7695" w:author="N F" w:date="2023-12-05T03:08:00Z">
                  <w:rPr>
                    <w:rFonts w:cs="Times New Roman"/>
                  </w:rPr>
                </w:rPrChange>
              </w:rPr>
              <w:t>9%</w:t>
            </w:r>
          </w:p>
        </w:tc>
        <w:tc>
          <w:tcPr>
            <w:tcW w:w="3115" w:type="dxa"/>
          </w:tcPr>
          <w:p w14:paraId="6247A29B" w14:textId="4134B38F" w:rsidR="00F95B4E" w:rsidRPr="006E6534" w:rsidRDefault="00E65B6D">
            <w:pPr>
              <w:spacing w:line="240" w:lineRule="auto"/>
              <w:ind w:firstLine="0"/>
              <w:rPr>
                <w:rFonts w:cs="Times New Roman"/>
                <w:color w:val="000000" w:themeColor="text1"/>
                <w:rPrChange w:id="7696" w:author="N F" w:date="2023-12-05T03:08:00Z">
                  <w:rPr>
                    <w:rFonts w:cs="Times New Roman"/>
                  </w:rPr>
                </w:rPrChange>
              </w:rPr>
              <w:pPrChange w:id="7697" w:author="N F" w:date="2023-08-06T15:38:00Z">
                <w:pPr>
                  <w:ind w:firstLine="0"/>
                </w:pPr>
              </w:pPrChange>
            </w:pPr>
            <w:r w:rsidRPr="006E6534">
              <w:rPr>
                <w:rFonts w:cs="Times New Roman"/>
                <w:color w:val="000000" w:themeColor="text1"/>
                <w:rPrChange w:id="7698" w:author="N F" w:date="2023-12-05T03:08:00Z">
                  <w:rPr>
                    <w:rFonts w:cs="Times New Roman"/>
                  </w:rPr>
                </w:rPrChange>
              </w:rPr>
              <w:t>↑4–9%</w:t>
            </w:r>
          </w:p>
        </w:tc>
      </w:tr>
      <w:tr w:rsidR="006E6534" w:rsidRPr="006E6534" w14:paraId="2829E6C0" w14:textId="77777777" w:rsidTr="00F95B4E">
        <w:tc>
          <w:tcPr>
            <w:tcW w:w="3115" w:type="dxa"/>
          </w:tcPr>
          <w:p w14:paraId="40B56EAC" w14:textId="332581B6" w:rsidR="00F95B4E" w:rsidRPr="006E6534" w:rsidRDefault="00EA4C63">
            <w:pPr>
              <w:spacing w:line="240" w:lineRule="auto"/>
              <w:ind w:firstLine="0"/>
              <w:rPr>
                <w:rFonts w:cs="Times New Roman"/>
                <w:color w:val="000000" w:themeColor="text1"/>
                <w:rPrChange w:id="7699" w:author="N F" w:date="2023-12-05T03:08:00Z">
                  <w:rPr>
                    <w:rFonts w:cs="Times New Roman"/>
                  </w:rPr>
                </w:rPrChange>
              </w:rPr>
              <w:pPrChange w:id="7700" w:author="N F" w:date="2023-08-06T15:38:00Z">
                <w:pPr>
                  <w:ind w:firstLine="0"/>
                </w:pPr>
              </w:pPrChange>
            </w:pPr>
            <w:r w:rsidRPr="006E6534">
              <w:rPr>
                <w:rFonts w:cs="Times New Roman"/>
                <w:color w:val="000000" w:themeColor="text1"/>
                <w:rPrChange w:id="7701" w:author="N F" w:date="2023-12-05T03:08:00Z">
                  <w:rPr>
                    <w:rFonts w:cs="Times New Roman"/>
                  </w:rPr>
                </w:rPrChange>
              </w:rPr>
              <w:t>Систолическое давление в левом желудочке</w:t>
            </w:r>
          </w:p>
        </w:tc>
        <w:tc>
          <w:tcPr>
            <w:tcW w:w="3115" w:type="dxa"/>
          </w:tcPr>
          <w:p w14:paraId="0B638099" w14:textId="3728D09B" w:rsidR="00F95B4E" w:rsidRPr="006E6534" w:rsidRDefault="00454302">
            <w:pPr>
              <w:spacing w:line="240" w:lineRule="auto"/>
              <w:ind w:firstLine="0"/>
              <w:rPr>
                <w:rFonts w:cs="Times New Roman"/>
                <w:color w:val="000000" w:themeColor="text1"/>
                <w:rPrChange w:id="7702" w:author="N F" w:date="2023-12-05T03:08:00Z">
                  <w:rPr>
                    <w:rFonts w:cs="Times New Roman"/>
                  </w:rPr>
                </w:rPrChange>
              </w:rPr>
              <w:pPrChange w:id="7703" w:author="N F" w:date="2023-08-06T15:38:00Z">
                <w:pPr>
                  <w:ind w:firstLine="0"/>
                </w:pPr>
              </w:pPrChange>
            </w:pPr>
            <w:r w:rsidRPr="006E6534">
              <w:rPr>
                <w:rFonts w:cs="Times New Roman"/>
                <w:color w:val="000000" w:themeColor="text1"/>
                <w:rPrChange w:id="7704" w:author="N F" w:date="2023-12-05T03:08:00Z">
                  <w:rPr>
                    <w:rFonts w:cs="Times New Roman"/>
                  </w:rPr>
                </w:rPrChange>
              </w:rPr>
              <w:t>↑11</w:t>
            </w:r>
            <w:r w:rsidR="00E65B6D" w:rsidRPr="006E6534">
              <w:rPr>
                <w:rFonts w:cs="Times New Roman"/>
                <w:color w:val="000000" w:themeColor="text1"/>
                <w:rPrChange w:id="7705" w:author="N F" w:date="2023-12-05T03:08:00Z">
                  <w:rPr>
                    <w:rFonts w:cs="Times New Roman"/>
                  </w:rPr>
                </w:rPrChange>
              </w:rPr>
              <w:t>–</w:t>
            </w:r>
            <w:r w:rsidRPr="006E6534">
              <w:rPr>
                <w:rFonts w:cs="Times New Roman"/>
                <w:color w:val="000000" w:themeColor="text1"/>
                <w:rPrChange w:id="7706" w:author="N F" w:date="2023-12-05T03:08:00Z">
                  <w:rPr>
                    <w:rFonts w:cs="Times New Roman"/>
                  </w:rPr>
                </w:rPrChange>
              </w:rPr>
              <w:t>15%</w:t>
            </w:r>
          </w:p>
        </w:tc>
        <w:tc>
          <w:tcPr>
            <w:tcW w:w="3115" w:type="dxa"/>
          </w:tcPr>
          <w:p w14:paraId="03492555" w14:textId="6F0C8227" w:rsidR="00F95B4E" w:rsidRPr="006E6534" w:rsidRDefault="00E65B6D">
            <w:pPr>
              <w:spacing w:line="240" w:lineRule="auto"/>
              <w:ind w:firstLine="0"/>
              <w:rPr>
                <w:rFonts w:cs="Times New Roman"/>
                <w:color w:val="000000" w:themeColor="text1"/>
                <w:rPrChange w:id="7707" w:author="N F" w:date="2023-12-05T03:08:00Z">
                  <w:rPr>
                    <w:rFonts w:cs="Times New Roman"/>
                  </w:rPr>
                </w:rPrChange>
              </w:rPr>
              <w:pPrChange w:id="7708" w:author="N F" w:date="2023-08-06T15:38:00Z">
                <w:pPr>
                  <w:ind w:firstLine="0"/>
                </w:pPr>
              </w:pPrChange>
            </w:pPr>
            <w:r w:rsidRPr="006E6534">
              <w:rPr>
                <w:rFonts w:cs="Times New Roman"/>
                <w:color w:val="000000" w:themeColor="text1"/>
                <w:rPrChange w:id="7709" w:author="N F" w:date="2023-12-05T03:08:00Z">
                  <w:rPr>
                    <w:rFonts w:cs="Times New Roman"/>
                  </w:rPr>
                </w:rPrChange>
              </w:rPr>
              <w:t>↑10–16%</w:t>
            </w:r>
          </w:p>
        </w:tc>
      </w:tr>
    </w:tbl>
    <w:p w14:paraId="2669589D" w14:textId="77777777" w:rsidR="00D242C4" w:rsidRPr="006E6534" w:rsidRDefault="00D242C4">
      <w:pPr>
        <w:spacing w:after="0" w:line="240" w:lineRule="auto"/>
        <w:ind w:firstLine="0"/>
        <w:rPr>
          <w:rFonts w:cs="Times New Roman"/>
          <w:color w:val="000000" w:themeColor="text1"/>
          <w:rPrChange w:id="7710" w:author="N F" w:date="2023-12-05T03:08:00Z">
            <w:rPr>
              <w:rFonts w:cs="Times New Roman"/>
            </w:rPr>
          </w:rPrChange>
        </w:rPr>
        <w:pPrChange w:id="7711" w:author="Barshadskaya, Yuliya" w:date="2024-01-13T19:23:00Z">
          <w:pPr>
            <w:ind w:firstLine="0"/>
          </w:pPr>
        </w:pPrChange>
      </w:pPr>
    </w:p>
    <w:p w14:paraId="49C76124" w14:textId="0D671D19" w:rsidR="000277A8" w:rsidRPr="006E6534" w:rsidRDefault="000277A8">
      <w:pPr>
        <w:pStyle w:val="SDText"/>
        <w:spacing w:after="0"/>
        <w:rPr>
          <w:rFonts w:cs="Times New Roman"/>
          <w:color w:val="000000" w:themeColor="text1"/>
          <w:rPrChange w:id="7712" w:author="N F" w:date="2023-12-05T03:08:00Z">
            <w:rPr>
              <w:rFonts w:cs="Times New Roman"/>
            </w:rPr>
          </w:rPrChange>
        </w:rPr>
        <w:pPrChange w:id="7713" w:author="Barshadskaya, Yuliya" w:date="2024-01-13T19:23:00Z">
          <w:pPr>
            <w:pStyle w:val="SDText"/>
          </w:pPr>
        </w:pPrChange>
      </w:pPr>
      <w:del w:id="7714" w:author="Barshadskaya, Yuliya" w:date="2024-01-13T19:23:00Z">
        <w:r w:rsidRPr="006E6534" w:rsidDel="008D162B">
          <w:rPr>
            <w:rFonts w:cs="Times New Roman"/>
            <w:color w:val="000000" w:themeColor="text1"/>
            <w:rPrChange w:id="7715" w:author="N F" w:date="2023-12-05T03:08:00Z">
              <w:rPr>
                <w:rFonts w:cs="Times New Roman"/>
              </w:rPr>
            </w:rPrChange>
          </w:rPr>
          <w:delText>Провели оценку</w:delText>
        </w:r>
      </w:del>
      <w:ins w:id="7716" w:author="Barshadskaya, Yuliya" w:date="2024-01-13T19:23:00Z">
        <w:r w:rsidR="008D162B">
          <w:rPr>
            <w:rFonts w:cs="Times New Roman"/>
            <w:color w:val="000000" w:themeColor="text1"/>
          </w:rPr>
          <w:t>Была проведена оценка</w:t>
        </w:r>
      </w:ins>
      <w:r w:rsidRPr="006E6534">
        <w:rPr>
          <w:rFonts w:cs="Times New Roman"/>
          <w:color w:val="000000" w:themeColor="text1"/>
          <w:rPrChange w:id="7717" w:author="N F" w:date="2023-12-05T03:08:00Z">
            <w:rPr>
              <w:rFonts w:cs="Times New Roman"/>
            </w:rPr>
          </w:rPrChange>
        </w:rPr>
        <w:t xml:space="preserve"> влияния осимертиниба и его метаболитов </w:t>
      </w:r>
      <w:r w:rsidRPr="006E6534">
        <w:rPr>
          <w:rFonts w:cs="Times New Roman"/>
          <w:color w:val="000000" w:themeColor="text1"/>
          <w:lang w:val="en-US"/>
          <w:rPrChange w:id="7718" w:author="N F" w:date="2023-12-05T03:08:00Z">
            <w:rPr>
              <w:rFonts w:cs="Times New Roman"/>
              <w:lang w:val="en-US"/>
            </w:rPr>
          </w:rPrChange>
        </w:rPr>
        <w:t>AZ</w:t>
      </w:r>
      <w:r w:rsidRPr="006E6534">
        <w:rPr>
          <w:rFonts w:cs="Times New Roman"/>
          <w:color w:val="000000" w:themeColor="text1"/>
          <w:rPrChange w:id="7719" w:author="N F" w:date="2023-12-05T03:08:00Z">
            <w:rPr>
              <w:rFonts w:cs="Times New Roman"/>
            </w:rPr>
          </w:rPrChange>
        </w:rPr>
        <w:t xml:space="preserve">5104 и </w:t>
      </w:r>
      <w:r w:rsidRPr="006E6534">
        <w:rPr>
          <w:rFonts w:cs="Times New Roman"/>
          <w:color w:val="000000" w:themeColor="text1"/>
          <w:lang w:val="en-US"/>
          <w:rPrChange w:id="7720" w:author="N F" w:date="2023-12-05T03:08:00Z">
            <w:rPr>
              <w:rFonts w:cs="Times New Roman"/>
              <w:lang w:val="en-US"/>
            </w:rPr>
          </w:rPrChange>
        </w:rPr>
        <w:t>AZ</w:t>
      </w:r>
      <w:r w:rsidR="00AC731A" w:rsidRPr="006E6534">
        <w:rPr>
          <w:rFonts w:cs="Times New Roman"/>
          <w:color w:val="000000" w:themeColor="text1"/>
          <w:rPrChange w:id="7721" w:author="N F" w:date="2023-12-05T03:08:00Z">
            <w:rPr>
              <w:rFonts w:cs="Times New Roman"/>
            </w:rPr>
          </w:rPrChange>
        </w:rPr>
        <w:t>7550 на сердечно-сосудистую систему у собак породы бигль при пероральном введении. Использовали возрастающие дозы осимертиниба</w:t>
      </w:r>
      <w:r w:rsidR="009B2477" w:rsidRPr="006E6534">
        <w:rPr>
          <w:rFonts w:cs="Times New Roman"/>
          <w:color w:val="000000" w:themeColor="text1"/>
          <w:rPrChange w:id="7722" w:author="N F" w:date="2023-12-05T03:08:00Z">
            <w:rPr>
              <w:rFonts w:cs="Times New Roman"/>
            </w:rPr>
          </w:rPrChange>
        </w:rPr>
        <w:t xml:space="preserve"> 6, 20 и 60 мг/кг</w:t>
      </w:r>
      <w:r w:rsidR="00DE00DD" w:rsidRPr="006E6534">
        <w:rPr>
          <w:rFonts w:cs="Times New Roman"/>
          <w:color w:val="000000" w:themeColor="text1"/>
          <w:rPrChange w:id="7723" w:author="N F" w:date="2023-12-05T03:08:00Z">
            <w:rPr>
              <w:rFonts w:cs="Times New Roman"/>
            </w:rPr>
          </w:rPrChange>
        </w:rPr>
        <w:t xml:space="preserve"> (3, 7 и 10 дни эксперимента соответственно)</w:t>
      </w:r>
      <w:r w:rsidR="009B2477" w:rsidRPr="006E6534">
        <w:rPr>
          <w:rFonts w:cs="Times New Roman"/>
          <w:color w:val="000000" w:themeColor="text1"/>
          <w:rPrChange w:id="7724" w:author="N F" w:date="2023-12-05T03:08:00Z">
            <w:rPr>
              <w:rFonts w:cs="Times New Roman"/>
            </w:rPr>
          </w:rPrChange>
        </w:rPr>
        <w:t xml:space="preserve">, телеметрию осуществляли в различные промежутки времени </w:t>
      </w:r>
      <w:r w:rsidR="00DE00DD" w:rsidRPr="006E6534">
        <w:rPr>
          <w:rFonts w:cs="Times New Roman"/>
          <w:color w:val="000000" w:themeColor="text1"/>
          <w:rPrChange w:id="7725" w:author="N F" w:date="2023-12-05T03:08:00Z">
            <w:rPr>
              <w:rFonts w:cs="Times New Roman"/>
            </w:rPr>
          </w:rPrChange>
        </w:rPr>
        <w:t>до и после введения. Через 2–2,5 ч после введения осимертиниба наблюдали небольшое, статистически значимое (</w:t>
      </w:r>
      <w:r w:rsidR="00DE00DD" w:rsidRPr="006E6534">
        <w:rPr>
          <w:rFonts w:cs="Times New Roman"/>
          <w:color w:val="000000" w:themeColor="text1"/>
          <w:lang w:val="en-US"/>
          <w:rPrChange w:id="7726" w:author="N F" w:date="2023-12-05T03:08:00Z">
            <w:rPr>
              <w:rFonts w:cs="Times New Roman"/>
              <w:lang w:val="en-US"/>
            </w:rPr>
          </w:rPrChange>
        </w:rPr>
        <w:t>p</w:t>
      </w:r>
      <w:r w:rsidR="00DE00DD" w:rsidRPr="006E6534">
        <w:rPr>
          <w:rFonts w:cs="Times New Roman"/>
          <w:color w:val="000000" w:themeColor="text1"/>
          <w:rPrChange w:id="7727" w:author="N F" w:date="2023-12-05T03:08:00Z">
            <w:rPr>
              <w:rFonts w:cs="Times New Roman"/>
            </w:rPr>
          </w:rPrChange>
        </w:rPr>
        <w:t xml:space="preserve"> &lt; 0,05) и, предположительно, дозозависимое снижение dP/dt+ левого желудочка (максимальная скорость повышения желудочкового давления), у собак </w:t>
      </w:r>
      <w:r w:rsidR="002B18A2" w:rsidRPr="006E6534">
        <w:rPr>
          <w:rFonts w:cs="Times New Roman"/>
          <w:color w:val="000000" w:themeColor="text1"/>
          <w:rPrChange w:id="7728" w:author="N F" w:date="2023-12-05T03:08:00Z">
            <w:rPr>
              <w:rFonts w:cs="Times New Roman"/>
            </w:rPr>
          </w:rPrChange>
        </w:rPr>
        <w:t xml:space="preserve">из опытной группы </w:t>
      </w:r>
      <w:r w:rsidR="00DE00DD" w:rsidRPr="006E6534">
        <w:rPr>
          <w:rFonts w:cs="Times New Roman"/>
          <w:color w:val="000000" w:themeColor="text1"/>
          <w:rPrChange w:id="7729" w:author="N F" w:date="2023-12-05T03:08:00Z">
            <w:rPr>
              <w:rFonts w:cs="Times New Roman"/>
            </w:rPr>
          </w:rPrChange>
        </w:rPr>
        <w:t xml:space="preserve">по сравнению с </w:t>
      </w:r>
      <w:r w:rsidR="002B18A2" w:rsidRPr="006E6534">
        <w:rPr>
          <w:rFonts w:cs="Times New Roman"/>
          <w:color w:val="000000" w:themeColor="text1"/>
          <w:rPrChange w:id="7730" w:author="N F" w:date="2023-12-05T03:08:00Z">
            <w:rPr>
              <w:rFonts w:cs="Times New Roman"/>
            </w:rPr>
          </w:rPrChange>
        </w:rPr>
        <w:t>показателем у животных, которым не вводили осимертиниб</w:t>
      </w:r>
      <w:r w:rsidR="007830B6" w:rsidRPr="006E6534">
        <w:rPr>
          <w:rFonts w:cs="Times New Roman"/>
          <w:color w:val="000000" w:themeColor="text1"/>
          <w:rPrChange w:id="7731" w:author="N F" w:date="2023-12-05T03:08:00Z">
            <w:rPr>
              <w:rFonts w:cs="Times New Roman"/>
            </w:rPr>
          </w:rPrChange>
        </w:rPr>
        <w:t xml:space="preserve">. Введение осимертиниба также вызывало небольшое, </w:t>
      </w:r>
      <w:r w:rsidR="00D64B89" w:rsidRPr="006E6534">
        <w:rPr>
          <w:rFonts w:cs="Times New Roman"/>
          <w:color w:val="000000" w:themeColor="text1"/>
          <w:rPrChange w:id="7732" w:author="N F" w:date="2023-12-05T03:08:00Z">
            <w:rPr>
              <w:rFonts w:cs="Times New Roman"/>
            </w:rPr>
          </w:rPrChange>
        </w:rPr>
        <w:t>не зависящее от дозы</w:t>
      </w:r>
      <w:r w:rsidR="007830B6" w:rsidRPr="006E6534">
        <w:rPr>
          <w:rFonts w:cs="Times New Roman"/>
          <w:color w:val="000000" w:themeColor="text1"/>
          <w:rPrChange w:id="7733" w:author="N F" w:date="2023-12-05T03:08:00Z">
            <w:rPr>
              <w:rFonts w:cs="Times New Roman"/>
            </w:rPr>
          </w:rPrChange>
        </w:rPr>
        <w:t xml:space="preserve">, снижение частоты сердечных сокращений (ЧСС) у леченных по сравнению с </w:t>
      </w:r>
      <w:r w:rsidR="00271EE4" w:rsidRPr="006E6534">
        <w:rPr>
          <w:rFonts w:cs="Times New Roman"/>
          <w:color w:val="000000" w:themeColor="text1"/>
          <w:rPrChange w:id="7734" w:author="N F" w:date="2023-12-05T03:08:00Z">
            <w:rPr>
              <w:rFonts w:cs="Times New Roman"/>
            </w:rPr>
          </w:rPrChange>
        </w:rPr>
        <w:t xml:space="preserve">показателем у интактных собак </w:t>
      </w:r>
      <w:r w:rsidR="007830B6" w:rsidRPr="006E6534">
        <w:rPr>
          <w:rFonts w:cs="Times New Roman"/>
          <w:color w:val="000000" w:themeColor="text1"/>
          <w:rPrChange w:id="7735" w:author="N F" w:date="2023-12-05T03:08:00Z">
            <w:rPr>
              <w:rFonts w:cs="Times New Roman"/>
            </w:rPr>
          </w:rPrChange>
        </w:rPr>
        <w:t xml:space="preserve">и увеличение скорректированного по </w:t>
      </w:r>
      <w:r w:rsidR="00271EE4" w:rsidRPr="006E6534">
        <w:rPr>
          <w:rFonts w:cs="Times New Roman"/>
          <w:color w:val="000000" w:themeColor="text1"/>
          <w:rPrChange w:id="7736" w:author="N F" w:date="2023-12-05T03:08:00Z">
            <w:rPr>
              <w:rFonts w:cs="Times New Roman"/>
            </w:rPr>
          </w:rPrChange>
        </w:rPr>
        <w:t>ЧСС</w:t>
      </w:r>
      <w:r w:rsidR="007830B6" w:rsidRPr="006E6534">
        <w:rPr>
          <w:rFonts w:cs="Times New Roman"/>
          <w:color w:val="000000" w:themeColor="text1"/>
          <w:rPrChange w:id="7737" w:author="N F" w:date="2023-12-05T03:08:00Z">
            <w:rPr>
              <w:rFonts w:cs="Times New Roman"/>
            </w:rPr>
          </w:rPrChange>
        </w:rPr>
        <w:t xml:space="preserve"> интервала QT</w:t>
      </w:r>
      <w:r w:rsidR="00783B00" w:rsidRPr="006E6534">
        <w:rPr>
          <w:rFonts w:cs="Times New Roman"/>
          <w:color w:val="000000" w:themeColor="text1"/>
          <w:rPrChange w:id="7738" w:author="N F" w:date="2023-12-05T03:08:00Z">
            <w:rPr>
              <w:rFonts w:cs="Times New Roman"/>
            </w:rPr>
          </w:rPrChange>
        </w:rPr>
        <w:t xml:space="preserve">. Из-за небольшой величины этих изменений, особенно в контексте небольшого размера выборки и неперекрестного дизайна исследования, неясно, представляют ли эти результаты клиническое значение. Осимертиниб при введении в любой дозе </w:t>
      </w:r>
      <w:r w:rsidR="00910B12" w:rsidRPr="006E6534">
        <w:rPr>
          <w:rFonts w:cs="Times New Roman"/>
          <w:color w:val="000000" w:themeColor="text1"/>
          <w:rPrChange w:id="7739" w:author="N F" w:date="2023-12-05T03:08:00Z">
            <w:rPr>
              <w:rFonts w:cs="Times New Roman"/>
            </w:rPr>
          </w:rPrChange>
        </w:rPr>
        <w:t xml:space="preserve">не оказывал влияния на </w:t>
      </w:r>
      <w:r w:rsidR="00783B00" w:rsidRPr="006E6534">
        <w:rPr>
          <w:rFonts w:cs="Times New Roman"/>
          <w:color w:val="000000" w:themeColor="text1"/>
          <w:rPrChange w:id="7740" w:author="N F" w:date="2023-12-05T03:08:00Z">
            <w:rPr>
              <w:rFonts w:cs="Times New Roman"/>
            </w:rPr>
          </w:rPrChange>
        </w:rPr>
        <w:t>продолжительность интервалов PR или QRS. Не наблюдал</w:t>
      </w:r>
      <w:r w:rsidR="00C94177" w:rsidRPr="006E6534">
        <w:rPr>
          <w:rFonts w:cs="Times New Roman"/>
          <w:color w:val="000000" w:themeColor="text1"/>
          <w:rPrChange w:id="7741" w:author="N F" w:date="2023-12-05T03:08:00Z">
            <w:rPr>
              <w:rFonts w:cs="Times New Roman"/>
            </w:rPr>
          </w:rPrChange>
        </w:rPr>
        <w:t>и</w:t>
      </w:r>
      <w:r w:rsidR="00783B00" w:rsidRPr="006E6534">
        <w:rPr>
          <w:rFonts w:cs="Times New Roman"/>
          <w:color w:val="000000" w:themeColor="text1"/>
          <w:rPrChange w:id="7742" w:author="N F" w:date="2023-12-05T03:08:00Z">
            <w:rPr>
              <w:rFonts w:cs="Times New Roman"/>
            </w:rPr>
          </w:rPrChange>
        </w:rPr>
        <w:t xml:space="preserve"> влияния</w:t>
      </w:r>
      <w:r w:rsidR="00C94177" w:rsidRPr="006E6534">
        <w:rPr>
          <w:rFonts w:cs="Times New Roman"/>
          <w:color w:val="000000" w:themeColor="text1"/>
          <w:rPrChange w:id="7743" w:author="N F" w:date="2023-12-05T03:08:00Z">
            <w:rPr>
              <w:rFonts w:cs="Times New Roman"/>
            </w:rPr>
          </w:rPrChange>
        </w:rPr>
        <w:t xml:space="preserve"> осимертиниба</w:t>
      </w:r>
      <w:r w:rsidR="00783B00" w:rsidRPr="006E6534">
        <w:rPr>
          <w:rFonts w:cs="Times New Roman"/>
          <w:color w:val="000000" w:themeColor="text1"/>
          <w:rPrChange w:id="7744" w:author="N F" w:date="2023-12-05T03:08:00Z">
            <w:rPr>
              <w:rFonts w:cs="Times New Roman"/>
            </w:rPr>
          </w:rPrChange>
        </w:rPr>
        <w:t xml:space="preserve"> на систолическое или диастолическое артериальное давление</w:t>
      </w:r>
      <w:r w:rsidR="00B10250" w:rsidRPr="006E6534">
        <w:rPr>
          <w:rFonts w:cs="Times New Roman"/>
          <w:color w:val="000000" w:themeColor="text1"/>
          <w:rPrChange w:id="7745" w:author="N F" w:date="2023-12-05T03:08:00Z">
            <w:rPr>
              <w:rFonts w:cs="Times New Roman"/>
            </w:rPr>
          </w:rPrChange>
        </w:rPr>
        <w:t>, а также на давление в</w:t>
      </w:r>
      <w:r w:rsidR="00783B00" w:rsidRPr="006E6534">
        <w:rPr>
          <w:rFonts w:cs="Times New Roman"/>
          <w:color w:val="000000" w:themeColor="text1"/>
          <w:rPrChange w:id="7746" w:author="N F" w:date="2023-12-05T03:08:00Z">
            <w:rPr>
              <w:rFonts w:cs="Times New Roman"/>
            </w:rPr>
          </w:rPrChange>
        </w:rPr>
        <w:t xml:space="preserve"> лево</w:t>
      </w:r>
      <w:r w:rsidR="00B10250" w:rsidRPr="006E6534">
        <w:rPr>
          <w:rFonts w:cs="Times New Roman"/>
          <w:color w:val="000000" w:themeColor="text1"/>
          <w:rPrChange w:id="7747" w:author="N F" w:date="2023-12-05T03:08:00Z">
            <w:rPr>
              <w:rFonts w:cs="Times New Roman"/>
            </w:rPr>
          </w:rPrChange>
        </w:rPr>
        <w:t>м</w:t>
      </w:r>
      <w:r w:rsidR="00783B00" w:rsidRPr="006E6534">
        <w:rPr>
          <w:rFonts w:cs="Times New Roman"/>
          <w:color w:val="000000" w:themeColor="text1"/>
          <w:rPrChange w:id="7748" w:author="N F" w:date="2023-12-05T03:08:00Z">
            <w:rPr>
              <w:rFonts w:cs="Times New Roman"/>
            </w:rPr>
          </w:rPrChange>
        </w:rPr>
        <w:t xml:space="preserve"> желудочк</w:t>
      </w:r>
      <w:r w:rsidR="00B10250" w:rsidRPr="006E6534">
        <w:rPr>
          <w:rFonts w:cs="Times New Roman"/>
          <w:color w:val="000000" w:themeColor="text1"/>
          <w:rPrChange w:id="7749" w:author="N F" w:date="2023-12-05T03:08:00Z">
            <w:rPr>
              <w:rFonts w:cs="Times New Roman"/>
            </w:rPr>
          </w:rPrChange>
        </w:rPr>
        <w:t>е</w:t>
      </w:r>
      <w:r w:rsidR="00776FD0" w:rsidRPr="006E6534">
        <w:rPr>
          <w:rFonts w:cs="Times New Roman"/>
          <w:color w:val="000000" w:themeColor="text1"/>
          <w:rPrChange w:id="7750" w:author="N F" w:date="2023-12-05T03:08:00Z">
            <w:rPr>
              <w:rFonts w:cs="Times New Roman"/>
            </w:rPr>
          </w:rPrChange>
        </w:rPr>
        <w:t>,</w:t>
      </w:r>
      <w:r w:rsidR="00783B00" w:rsidRPr="006E6534">
        <w:rPr>
          <w:rFonts w:cs="Times New Roman"/>
          <w:color w:val="000000" w:themeColor="text1"/>
          <w:rPrChange w:id="7751" w:author="N F" w:date="2023-12-05T03:08:00Z">
            <w:rPr>
              <w:rFonts w:cs="Times New Roman"/>
            </w:rPr>
          </w:rPrChange>
        </w:rPr>
        <w:t xml:space="preserve"> или на температуру тела</w:t>
      </w:r>
      <w:r w:rsidR="00C159D3" w:rsidRPr="006E6534">
        <w:rPr>
          <w:rFonts w:cs="Times New Roman"/>
          <w:color w:val="000000" w:themeColor="text1"/>
          <w:rPrChange w:id="7752" w:author="N F" w:date="2023-12-05T03:08:00Z">
            <w:rPr>
              <w:rFonts w:cs="Times New Roman"/>
            </w:rPr>
          </w:rPrChange>
        </w:rPr>
        <w:t xml:space="preserve"> </w:t>
      </w:r>
      <w:ins w:id="7753" w:author="Barshadskaya, Yuliya" w:date="2024-01-13T19:23:00Z">
        <w:r w:rsidR="008D162B" w:rsidRPr="0001519A">
          <w:rPr>
            <w:rFonts w:cs="Times New Roman"/>
            <w:color w:val="000000" w:themeColor="text1"/>
            <w:lang w:val="en-US"/>
          </w:rPr>
          <w:fldChar w:fldCharType="begin"/>
        </w:r>
        <w:r w:rsidR="008D162B"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8D162B" w:rsidRPr="0001519A">
          <w:rPr>
            <w:rFonts w:cs="Times New Roman"/>
            <w:color w:val="000000" w:themeColor="text1"/>
            <w:lang w:val="en-US"/>
          </w:rPr>
          <w:fldChar w:fldCharType="separate"/>
        </w:r>
        <w:r w:rsidR="008D162B" w:rsidRPr="0018315E">
          <w:rPr>
            <w:rFonts w:cs="Times New Roman"/>
            <w:color w:val="000000" w:themeColor="text1"/>
          </w:rPr>
          <w:t>[</w:t>
        </w:r>
      </w:ins>
      <w:ins w:id="7754" w:author="Barshadskaya, Yuliya" w:date="2024-02-22T23:43:00Z">
        <w:r w:rsidR="00B8644E">
          <w:rPr>
            <w:rFonts w:cs="Times New Roman"/>
            <w:color w:val="000000" w:themeColor="text1"/>
          </w:rPr>
          <w:t>1</w:t>
        </w:r>
      </w:ins>
      <w:ins w:id="7755" w:author="Barshadskaya, Yuliya" w:date="2024-01-13T19:23:00Z">
        <w:r w:rsidR="008D162B" w:rsidRPr="00DD38F1">
          <w:rPr>
            <w:rFonts w:cs="Times New Roman"/>
            <w:color w:val="000000" w:themeColor="text1"/>
          </w:rPr>
          <w:t>]</w:t>
        </w:r>
        <w:r w:rsidR="008D162B" w:rsidRPr="0001519A">
          <w:rPr>
            <w:rFonts w:cs="Times New Roman"/>
            <w:color w:val="000000" w:themeColor="text1"/>
            <w:lang w:val="en-US"/>
          </w:rPr>
          <w:fldChar w:fldCharType="end"/>
        </w:r>
      </w:ins>
      <w:del w:id="7756" w:author="Barshadskaya, Yuliya" w:date="2024-01-13T19:23:00Z">
        <w:r w:rsidRPr="006E6534" w:rsidDel="008D162B">
          <w:rPr>
            <w:rFonts w:cs="Times New Roman"/>
            <w:color w:val="000000" w:themeColor="text1"/>
            <w:lang w:val="en-US"/>
            <w:rPrChange w:id="7757" w:author="N F" w:date="2023-12-05T03:08:00Z">
              <w:rPr>
                <w:rFonts w:cs="Times New Roman"/>
                <w:lang w:val="en-US"/>
              </w:rPr>
            </w:rPrChange>
          </w:rPr>
          <w:fldChar w:fldCharType="begin"/>
        </w:r>
        <w:r w:rsidRPr="006E6534" w:rsidDel="008D162B">
          <w:rPr>
            <w:rFonts w:cs="Times New Roman"/>
            <w:color w:val="000000" w:themeColor="text1"/>
            <w:rPrChange w:id="7758" w:author="N F" w:date="2023-12-05T03:08:00Z">
              <w:rPr>
                <w:rFonts w:cs="Times New Roman"/>
              </w:rPr>
            </w:rPrChange>
          </w:rPr>
          <w:delInstrText xml:space="preserve"> </w:delInstrText>
        </w:r>
        <w:r w:rsidRPr="006E6534" w:rsidDel="008D162B">
          <w:rPr>
            <w:rFonts w:cs="Times New Roman"/>
            <w:color w:val="000000" w:themeColor="text1"/>
            <w:lang w:val="en-US"/>
            <w:rPrChange w:id="7759" w:author="N F" w:date="2023-12-05T03:08:00Z">
              <w:rPr>
                <w:rFonts w:cs="Times New Roman"/>
                <w:lang w:val="en-US"/>
              </w:rPr>
            </w:rPrChange>
          </w:rPr>
          <w:delInstrText>ADDIN</w:delInstrText>
        </w:r>
        <w:r w:rsidRPr="006E6534" w:rsidDel="008D162B">
          <w:rPr>
            <w:rFonts w:cs="Times New Roman"/>
            <w:color w:val="000000" w:themeColor="text1"/>
            <w:rPrChange w:id="7760" w:author="N F" w:date="2023-12-05T03:08:00Z">
              <w:rPr>
                <w:rFonts w:cs="Times New Roman"/>
              </w:rPr>
            </w:rPrChange>
          </w:rPr>
          <w:delInstrText xml:space="preserve"> </w:delInstrText>
        </w:r>
        <w:r w:rsidRPr="006E6534" w:rsidDel="008D162B">
          <w:rPr>
            <w:rFonts w:cs="Times New Roman"/>
            <w:color w:val="000000" w:themeColor="text1"/>
            <w:lang w:val="en-US"/>
            <w:rPrChange w:id="7761" w:author="N F" w:date="2023-12-05T03:08:00Z">
              <w:rPr>
                <w:rFonts w:cs="Times New Roman"/>
                <w:lang w:val="en-US"/>
              </w:rPr>
            </w:rPrChange>
          </w:rPr>
          <w:delInstrText>ZOTERO</w:delInstrText>
        </w:r>
        <w:r w:rsidRPr="006E6534" w:rsidDel="008D162B">
          <w:rPr>
            <w:rFonts w:cs="Times New Roman"/>
            <w:color w:val="000000" w:themeColor="text1"/>
            <w:rPrChange w:id="7762" w:author="N F" w:date="2023-12-05T03:08:00Z">
              <w:rPr>
                <w:rFonts w:cs="Times New Roman"/>
              </w:rPr>
            </w:rPrChange>
          </w:rPr>
          <w:delInstrText>_</w:delInstrText>
        </w:r>
        <w:r w:rsidRPr="006E6534" w:rsidDel="008D162B">
          <w:rPr>
            <w:rFonts w:cs="Times New Roman"/>
            <w:color w:val="000000" w:themeColor="text1"/>
            <w:lang w:val="en-US"/>
            <w:rPrChange w:id="7763" w:author="N F" w:date="2023-12-05T03:08:00Z">
              <w:rPr>
                <w:rFonts w:cs="Times New Roman"/>
                <w:lang w:val="en-US"/>
              </w:rPr>
            </w:rPrChange>
          </w:rPr>
          <w:delInstrText>ITEM</w:delInstrText>
        </w:r>
        <w:r w:rsidRPr="006E6534" w:rsidDel="008D162B">
          <w:rPr>
            <w:rFonts w:cs="Times New Roman"/>
            <w:color w:val="000000" w:themeColor="text1"/>
            <w:rPrChange w:id="7764" w:author="N F" w:date="2023-12-05T03:08:00Z">
              <w:rPr>
                <w:rFonts w:cs="Times New Roman"/>
              </w:rPr>
            </w:rPrChange>
          </w:rPr>
          <w:delInstrText xml:space="preserve"> </w:delInstrText>
        </w:r>
        <w:r w:rsidRPr="006E6534" w:rsidDel="008D162B">
          <w:rPr>
            <w:rFonts w:cs="Times New Roman"/>
            <w:color w:val="000000" w:themeColor="text1"/>
            <w:lang w:val="en-US"/>
            <w:rPrChange w:id="7765" w:author="N F" w:date="2023-12-05T03:08:00Z">
              <w:rPr>
                <w:rFonts w:cs="Times New Roman"/>
                <w:lang w:val="en-US"/>
              </w:rPr>
            </w:rPrChange>
          </w:rPr>
          <w:delInstrText>CSL</w:delInstrText>
        </w:r>
        <w:r w:rsidRPr="006E6534" w:rsidDel="008D162B">
          <w:rPr>
            <w:rFonts w:cs="Times New Roman"/>
            <w:color w:val="000000" w:themeColor="text1"/>
            <w:rPrChange w:id="7766" w:author="N F" w:date="2023-12-05T03:08:00Z">
              <w:rPr>
                <w:rFonts w:cs="Times New Roman"/>
              </w:rPr>
            </w:rPrChange>
          </w:rPr>
          <w:delInstrText>_</w:delInstrText>
        </w:r>
        <w:r w:rsidRPr="006E6534" w:rsidDel="008D162B">
          <w:rPr>
            <w:rFonts w:cs="Times New Roman"/>
            <w:color w:val="000000" w:themeColor="text1"/>
            <w:lang w:val="en-US"/>
            <w:rPrChange w:id="7767" w:author="N F" w:date="2023-12-05T03:08:00Z">
              <w:rPr>
                <w:rFonts w:cs="Times New Roman"/>
                <w:lang w:val="en-US"/>
              </w:rPr>
            </w:rPrChange>
          </w:rPr>
          <w:delInstrText>CITATION</w:delInstrText>
        </w:r>
        <w:r w:rsidRPr="006E6534" w:rsidDel="008D162B">
          <w:rPr>
            <w:rFonts w:cs="Times New Roman"/>
            <w:color w:val="000000" w:themeColor="text1"/>
            <w:rPrChange w:id="7768" w:author="N F" w:date="2023-12-05T03:08:00Z">
              <w:rPr>
                <w:rFonts w:cs="Times New Roman"/>
              </w:rPr>
            </w:rPrChange>
          </w:rPr>
          <w:delInstrText xml:space="preserve"> {"</w:delInstrText>
        </w:r>
        <w:r w:rsidRPr="006E6534" w:rsidDel="008D162B">
          <w:rPr>
            <w:rFonts w:cs="Times New Roman"/>
            <w:color w:val="000000" w:themeColor="text1"/>
            <w:lang w:val="en-US"/>
            <w:rPrChange w:id="7769" w:author="N F" w:date="2023-12-05T03:08:00Z">
              <w:rPr>
                <w:rFonts w:cs="Times New Roman"/>
                <w:lang w:val="en-US"/>
              </w:rPr>
            </w:rPrChange>
          </w:rPr>
          <w:delInstrText>citationID</w:delInstrText>
        </w:r>
        <w:r w:rsidRPr="006E6534" w:rsidDel="008D162B">
          <w:rPr>
            <w:rFonts w:cs="Times New Roman"/>
            <w:color w:val="000000" w:themeColor="text1"/>
            <w:rPrChange w:id="7770" w:author="N F" w:date="2023-12-05T03:08:00Z">
              <w:rPr>
                <w:rFonts w:cs="Times New Roman"/>
              </w:rPr>
            </w:rPrChange>
          </w:rPr>
          <w:delInstrText>":"</w:delInstrText>
        </w:r>
        <w:r w:rsidRPr="006E6534" w:rsidDel="008D162B">
          <w:rPr>
            <w:rFonts w:cs="Times New Roman"/>
            <w:color w:val="000000" w:themeColor="text1"/>
            <w:lang w:val="en-US"/>
            <w:rPrChange w:id="7771" w:author="N F" w:date="2023-12-05T03:08:00Z">
              <w:rPr>
                <w:rFonts w:cs="Times New Roman"/>
                <w:lang w:val="en-US"/>
              </w:rPr>
            </w:rPrChange>
          </w:rPr>
          <w:delInstrText>iWmfkBAL</w:delInstrText>
        </w:r>
        <w:r w:rsidRPr="006E6534" w:rsidDel="008D162B">
          <w:rPr>
            <w:rFonts w:cs="Times New Roman"/>
            <w:color w:val="000000" w:themeColor="text1"/>
            <w:rPrChange w:id="7772" w:author="N F" w:date="2023-12-05T03:08:00Z">
              <w:rPr>
                <w:rFonts w:cs="Times New Roman"/>
              </w:rPr>
            </w:rPrChange>
          </w:rPr>
          <w:delInstrText>","</w:delInstrText>
        </w:r>
        <w:r w:rsidRPr="006E6534" w:rsidDel="008D162B">
          <w:rPr>
            <w:rFonts w:cs="Times New Roman"/>
            <w:color w:val="000000" w:themeColor="text1"/>
            <w:lang w:val="en-US"/>
            <w:rPrChange w:id="7773" w:author="N F" w:date="2023-12-05T03:08:00Z">
              <w:rPr>
                <w:rFonts w:cs="Times New Roman"/>
                <w:lang w:val="en-US"/>
              </w:rPr>
            </w:rPrChange>
          </w:rPr>
          <w:delInstrText>properties</w:delInstrText>
        </w:r>
        <w:r w:rsidRPr="006E6534" w:rsidDel="008D162B">
          <w:rPr>
            <w:rFonts w:cs="Times New Roman"/>
            <w:color w:val="000000" w:themeColor="text1"/>
            <w:rPrChange w:id="7774" w:author="N F" w:date="2023-12-05T03:08:00Z">
              <w:rPr>
                <w:rFonts w:cs="Times New Roman"/>
              </w:rPr>
            </w:rPrChange>
          </w:rPr>
          <w:delInstrText>":{"</w:delInstrText>
        </w:r>
        <w:r w:rsidRPr="006E6534" w:rsidDel="008D162B">
          <w:rPr>
            <w:rFonts w:cs="Times New Roman"/>
            <w:color w:val="000000" w:themeColor="text1"/>
            <w:lang w:val="en-US"/>
            <w:rPrChange w:id="7775" w:author="N F" w:date="2023-12-05T03:08:00Z">
              <w:rPr>
                <w:rFonts w:cs="Times New Roman"/>
                <w:lang w:val="en-US"/>
              </w:rPr>
            </w:rPrChange>
          </w:rPr>
          <w:delInstrText>formattedCitation</w:delInstrText>
        </w:r>
        <w:r w:rsidRPr="006E6534" w:rsidDel="008D162B">
          <w:rPr>
            <w:rFonts w:cs="Times New Roman"/>
            <w:color w:val="000000" w:themeColor="text1"/>
            <w:rPrChange w:id="7776" w:author="N F" w:date="2023-12-05T03:08:00Z">
              <w:rPr>
                <w:rFonts w:cs="Times New Roman"/>
              </w:rPr>
            </w:rPrChange>
          </w:rPr>
          <w:delInstrText>":"(6)","</w:delInstrText>
        </w:r>
        <w:r w:rsidRPr="006E6534" w:rsidDel="008D162B">
          <w:rPr>
            <w:rFonts w:cs="Times New Roman"/>
            <w:color w:val="000000" w:themeColor="text1"/>
            <w:lang w:val="en-US"/>
            <w:rPrChange w:id="7777" w:author="N F" w:date="2023-12-05T03:08:00Z">
              <w:rPr>
                <w:rFonts w:cs="Times New Roman"/>
                <w:lang w:val="en-US"/>
              </w:rPr>
            </w:rPrChange>
          </w:rPr>
          <w:delInstrText>plainCitation</w:delInstrText>
        </w:r>
        <w:r w:rsidRPr="006E6534" w:rsidDel="008D162B">
          <w:rPr>
            <w:rFonts w:cs="Times New Roman"/>
            <w:color w:val="000000" w:themeColor="text1"/>
            <w:rPrChange w:id="7778" w:author="N F" w:date="2023-12-05T03:08:00Z">
              <w:rPr>
                <w:rFonts w:cs="Times New Roman"/>
              </w:rPr>
            </w:rPrChange>
          </w:rPr>
          <w:delInstrText>":"(6)","</w:delInstrText>
        </w:r>
        <w:r w:rsidRPr="006E6534" w:rsidDel="008D162B">
          <w:rPr>
            <w:rFonts w:cs="Times New Roman"/>
            <w:color w:val="000000" w:themeColor="text1"/>
            <w:lang w:val="en-US"/>
            <w:rPrChange w:id="7779" w:author="N F" w:date="2023-12-05T03:08:00Z">
              <w:rPr>
                <w:rFonts w:cs="Times New Roman"/>
                <w:lang w:val="en-US"/>
              </w:rPr>
            </w:rPrChange>
          </w:rPr>
          <w:delInstrText>noteIndex</w:delInstrText>
        </w:r>
        <w:r w:rsidRPr="006E6534" w:rsidDel="008D162B">
          <w:rPr>
            <w:rFonts w:cs="Times New Roman"/>
            <w:color w:val="000000" w:themeColor="text1"/>
            <w:rPrChange w:id="7780" w:author="N F" w:date="2023-12-05T03:08:00Z">
              <w:rPr>
                <w:rFonts w:cs="Times New Roman"/>
              </w:rPr>
            </w:rPrChange>
          </w:rPr>
          <w:delInstrText>":0},"</w:delInstrText>
        </w:r>
        <w:r w:rsidRPr="006E6534" w:rsidDel="008D162B">
          <w:rPr>
            <w:rFonts w:cs="Times New Roman"/>
            <w:color w:val="000000" w:themeColor="text1"/>
            <w:lang w:val="en-US"/>
            <w:rPrChange w:id="7781" w:author="N F" w:date="2023-12-05T03:08:00Z">
              <w:rPr>
                <w:rFonts w:cs="Times New Roman"/>
                <w:lang w:val="en-US"/>
              </w:rPr>
            </w:rPrChange>
          </w:rPr>
          <w:delInstrText>citationItems</w:delInstrText>
        </w:r>
        <w:r w:rsidRPr="006E6534" w:rsidDel="008D162B">
          <w:rPr>
            <w:rFonts w:cs="Times New Roman"/>
            <w:color w:val="000000" w:themeColor="text1"/>
            <w:rPrChange w:id="7782" w:author="N F" w:date="2023-12-05T03:08:00Z">
              <w:rPr>
                <w:rFonts w:cs="Times New Roman"/>
              </w:rPr>
            </w:rPrChange>
          </w:rPr>
          <w:delInstrText>":[{"</w:delInstrText>
        </w:r>
        <w:r w:rsidRPr="006E6534" w:rsidDel="008D162B">
          <w:rPr>
            <w:rFonts w:cs="Times New Roman"/>
            <w:color w:val="000000" w:themeColor="text1"/>
            <w:lang w:val="en-US"/>
            <w:rPrChange w:id="7783" w:author="N F" w:date="2023-12-05T03:08:00Z">
              <w:rPr>
                <w:rFonts w:cs="Times New Roman"/>
                <w:lang w:val="en-US"/>
              </w:rPr>
            </w:rPrChange>
          </w:rPr>
          <w:delInstrText>id</w:delInstrText>
        </w:r>
        <w:r w:rsidRPr="006E6534" w:rsidDel="008D162B">
          <w:rPr>
            <w:rFonts w:cs="Times New Roman"/>
            <w:color w:val="000000" w:themeColor="text1"/>
            <w:rPrChange w:id="7784" w:author="N F" w:date="2023-12-05T03:08:00Z">
              <w:rPr>
                <w:rFonts w:cs="Times New Roman"/>
              </w:rPr>
            </w:rPrChange>
          </w:rPr>
          <w:delInstrText>":161758,"</w:delInstrText>
        </w:r>
        <w:r w:rsidRPr="006E6534" w:rsidDel="008D162B">
          <w:rPr>
            <w:rFonts w:cs="Times New Roman"/>
            <w:color w:val="000000" w:themeColor="text1"/>
            <w:lang w:val="en-US"/>
            <w:rPrChange w:id="7785" w:author="N F" w:date="2023-12-05T03:08:00Z">
              <w:rPr>
                <w:rFonts w:cs="Times New Roman"/>
                <w:lang w:val="en-US"/>
              </w:rPr>
            </w:rPrChange>
          </w:rPr>
          <w:delInstrText>uris</w:delInstrText>
        </w:r>
        <w:r w:rsidRPr="006E6534" w:rsidDel="008D162B">
          <w:rPr>
            <w:rFonts w:cs="Times New Roman"/>
            <w:color w:val="000000" w:themeColor="text1"/>
            <w:rPrChange w:id="7786" w:author="N F" w:date="2023-12-05T03:08:00Z">
              <w:rPr>
                <w:rFonts w:cs="Times New Roman"/>
              </w:rPr>
            </w:rPrChange>
          </w:rPr>
          <w:delInstrText>":["</w:delInstrText>
        </w:r>
        <w:r w:rsidRPr="006E6534" w:rsidDel="008D162B">
          <w:rPr>
            <w:rFonts w:cs="Times New Roman"/>
            <w:color w:val="000000" w:themeColor="text1"/>
            <w:lang w:val="en-US"/>
            <w:rPrChange w:id="7787" w:author="N F" w:date="2023-12-05T03:08:00Z">
              <w:rPr>
                <w:rFonts w:cs="Times New Roman"/>
                <w:lang w:val="en-US"/>
              </w:rPr>
            </w:rPrChange>
          </w:rPr>
          <w:delInstrText>http</w:delInstrText>
        </w:r>
        <w:r w:rsidRPr="006E6534" w:rsidDel="008D162B">
          <w:rPr>
            <w:rFonts w:cs="Times New Roman"/>
            <w:color w:val="000000" w:themeColor="text1"/>
            <w:rPrChange w:id="7788" w:author="N F" w:date="2023-12-05T03:08:00Z">
              <w:rPr>
                <w:rFonts w:cs="Times New Roman"/>
              </w:rPr>
            </w:rPrChange>
          </w:rPr>
          <w:delInstrText>://</w:delInstrText>
        </w:r>
        <w:r w:rsidRPr="006E6534" w:rsidDel="008D162B">
          <w:rPr>
            <w:rFonts w:cs="Times New Roman"/>
            <w:color w:val="000000" w:themeColor="text1"/>
            <w:lang w:val="en-US"/>
            <w:rPrChange w:id="7789" w:author="N F" w:date="2023-12-05T03:08:00Z">
              <w:rPr>
                <w:rFonts w:cs="Times New Roman"/>
                <w:lang w:val="en-US"/>
              </w:rPr>
            </w:rPrChange>
          </w:rPr>
          <w:delInstrText>zotero</w:delInstrText>
        </w:r>
        <w:r w:rsidRPr="006E6534" w:rsidDel="008D162B">
          <w:rPr>
            <w:rFonts w:cs="Times New Roman"/>
            <w:color w:val="000000" w:themeColor="text1"/>
            <w:rPrChange w:id="7790" w:author="N F" w:date="2023-12-05T03:08:00Z">
              <w:rPr>
                <w:rFonts w:cs="Times New Roman"/>
              </w:rPr>
            </w:rPrChange>
          </w:rPr>
          <w:delInstrText>.</w:delInstrText>
        </w:r>
        <w:r w:rsidRPr="006E6534" w:rsidDel="008D162B">
          <w:rPr>
            <w:rFonts w:cs="Times New Roman"/>
            <w:color w:val="000000" w:themeColor="text1"/>
            <w:lang w:val="en-US"/>
            <w:rPrChange w:id="7791" w:author="N F" w:date="2023-12-05T03:08:00Z">
              <w:rPr>
                <w:rFonts w:cs="Times New Roman"/>
                <w:lang w:val="en-US"/>
              </w:rPr>
            </w:rPrChange>
          </w:rPr>
          <w:delInstrText>org</w:delInstrText>
        </w:r>
        <w:r w:rsidRPr="006E6534" w:rsidDel="008D162B">
          <w:rPr>
            <w:rFonts w:cs="Times New Roman"/>
            <w:color w:val="000000" w:themeColor="text1"/>
            <w:rPrChange w:id="7792" w:author="N F" w:date="2023-12-05T03:08:00Z">
              <w:rPr>
                <w:rFonts w:cs="Times New Roman"/>
              </w:rPr>
            </w:rPrChange>
          </w:rPr>
          <w:delInstrText>/</w:delInstrText>
        </w:r>
        <w:r w:rsidRPr="006E6534" w:rsidDel="008D162B">
          <w:rPr>
            <w:rFonts w:cs="Times New Roman"/>
            <w:color w:val="000000" w:themeColor="text1"/>
            <w:lang w:val="en-US"/>
            <w:rPrChange w:id="7793" w:author="N F" w:date="2023-12-05T03:08:00Z">
              <w:rPr>
                <w:rFonts w:cs="Times New Roman"/>
                <w:lang w:val="en-US"/>
              </w:rPr>
            </w:rPrChange>
          </w:rPr>
          <w:delInstrText>groups</w:delInstrText>
        </w:r>
        <w:r w:rsidRPr="006E6534" w:rsidDel="008D162B">
          <w:rPr>
            <w:rFonts w:cs="Times New Roman"/>
            <w:color w:val="000000" w:themeColor="text1"/>
            <w:rPrChange w:id="7794" w:author="N F" w:date="2023-12-05T03:08:00Z">
              <w:rPr>
                <w:rFonts w:cs="Times New Roman"/>
              </w:rPr>
            </w:rPrChange>
          </w:rPr>
          <w:delInstrText>/4735135/</w:delInstrText>
        </w:r>
        <w:r w:rsidRPr="006E6534" w:rsidDel="008D162B">
          <w:rPr>
            <w:rFonts w:cs="Times New Roman"/>
            <w:color w:val="000000" w:themeColor="text1"/>
            <w:lang w:val="en-US"/>
            <w:rPrChange w:id="7795" w:author="N F" w:date="2023-12-05T03:08:00Z">
              <w:rPr>
                <w:rFonts w:cs="Times New Roman"/>
                <w:lang w:val="en-US"/>
              </w:rPr>
            </w:rPrChange>
          </w:rPr>
          <w:delInstrText>items</w:delInstrText>
        </w:r>
        <w:r w:rsidRPr="006E6534" w:rsidDel="008D162B">
          <w:rPr>
            <w:rFonts w:cs="Times New Roman"/>
            <w:color w:val="000000" w:themeColor="text1"/>
            <w:rPrChange w:id="7796" w:author="N F" w:date="2023-12-05T03:08:00Z">
              <w:rPr>
                <w:rFonts w:cs="Times New Roman"/>
              </w:rPr>
            </w:rPrChange>
          </w:rPr>
          <w:delInstrText>/</w:delInstrText>
        </w:r>
        <w:r w:rsidRPr="006E6534" w:rsidDel="008D162B">
          <w:rPr>
            <w:rFonts w:cs="Times New Roman"/>
            <w:color w:val="000000" w:themeColor="text1"/>
            <w:lang w:val="en-US"/>
            <w:rPrChange w:id="7797" w:author="N F" w:date="2023-12-05T03:08:00Z">
              <w:rPr>
                <w:rFonts w:cs="Times New Roman"/>
                <w:lang w:val="en-US"/>
              </w:rPr>
            </w:rPrChange>
          </w:rPr>
          <w:delInstrText>YQI</w:delInstrText>
        </w:r>
        <w:r w:rsidRPr="006E6534" w:rsidDel="008D162B">
          <w:rPr>
            <w:rFonts w:cs="Times New Roman"/>
            <w:color w:val="000000" w:themeColor="text1"/>
            <w:rPrChange w:id="7798" w:author="N F" w:date="2023-12-05T03:08:00Z">
              <w:rPr>
                <w:rFonts w:cs="Times New Roman"/>
              </w:rPr>
            </w:rPrChange>
          </w:rPr>
          <w:delInstrText>77</w:delInstrText>
        </w:r>
        <w:r w:rsidRPr="006E6534" w:rsidDel="008D162B">
          <w:rPr>
            <w:rFonts w:cs="Times New Roman"/>
            <w:color w:val="000000" w:themeColor="text1"/>
            <w:lang w:val="en-US"/>
            <w:rPrChange w:id="7799" w:author="N F" w:date="2023-12-05T03:08:00Z">
              <w:rPr>
                <w:rFonts w:cs="Times New Roman"/>
                <w:lang w:val="en-US"/>
              </w:rPr>
            </w:rPrChange>
          </w:rPr>
          <w:delInstrText>G</w:delInstrText>
        </w:r>
        <w:r w:rsidRPr="006E6534" w:rsidDel="008D162B">
          <w:rPr>
            <w:rFonts w:cs="Times New Roman"/>
            <w:color w:val="000000" w:themeColor="text1"/>
            <w:rPrChange w:id="7800" w:author="N F" w:date="2023-12-05T03:08:00Z">
              <w:rPr>
                <w:rFonts w:cs="Times New Roman"/>
              </w:rPr>
            </w:rPrChange>
          </w:rPr>
          <w:delInstrText>3</w:delInstrText>
        </w:r>
        <w:r w:rsidRPr="006E6534" w:rsidDel="008D162B">
          <w:rPr>
            <w:rFonts w:cs="Times New Roman"/>
            <w:color w:val="000000" w:themeColor="text1"/>
            <w:lang w:val="en-US"/>
            <w:rPrChange w:id="7801" w:author="N F" w:date="2023-12-05T03:08:00Z">
              <w:rPr>
                <w:rFonts w:cs="Times New Roman"/>
                <w:lang w:val="en-US"/>
              </w:rPr>
            </w:rPrChange>
          </w:rPr>
          <w:delInstrText>L</w:delInstrText>
        </w:r>
        <w:r w:rsidRPr="006E6534" w:rsidDel="008D162B">
          <w:rPr>
            <w:rFonts w:cs="Times New Roman"/>
            <w:color w:val="000000" w:themeColor="text1"/>
            <w:rPrChange w:id="7802" w:author="N F" w:date="2023-12-05T03:08:00Z">
              <w:rPr>
                <w:rFonts w:cs="Times New Roman"/>
              </w:rPr>
            </w:rPrChange>
          </w:rPr>
          <w:delInstrText>"],"</w:delInstrText>
        </w:r>
        <w:r w:rsidRPr="006E6534" w:rsidDel="008D162B">
          <w:rPr>
            <w:rFonts w:cs="Times New Roman"/>
            <w:color w:val="000000" w:themeColor="text1"/>
            <w:lang w:val="en-US"/>
            <w:rPrChange w:id="7803" w:author="N F" w:date="2023-12-05T03:08:00Z">
              <w:rPr>
                <w:rFonts w:cs="Times New Roman"/>
                <w:lang w:val="en-US"/>
              </w:rPr>
            </w:rPrChange>
          </w:rPr>
          <w:delInstrText>itemData</w:delInstrText>
        </w:r>
        <w:r w:rsidRPr="006E6534" w:rsidDel="008D162B">
          <w:rPr>
            <w:rFonts w:cs="Times New Roman"/>
            <w:color w:val="000000" w:themeColor="text1"/>
            <w:rPrChange w:id="7804" w:author="N F" w:date="2023-12-05T03:08:00Z">
              <w:rPr>
                <w:rFonts w:cs="Times New Roman"/>
              </w:rPr>
            </w:rPrChange>
          </w:rPr>
          <w:delInstrText>":{"</w:delInstrText>
        </w:r>
        <w:r w:rsidRPr="006E6534" w:rsidDel="008D162B">
          <w:rPr>
            <w:rFonts w:cs="Times New Roman"/>
            <w:color w:val="000000" w:themeColor="text1"/>
            <w:lang w:val="en-US"/>
            <w:rPrChange w:id="7805" w:author="N F" w:date="2023-12-05T03:08:00Z">
              <w:rPr>
                <w:rFonts w:cs="Times New Roman"/>
                <w:lang w:val="en-US"/>
              </w:rPr>
            </w:rPrChange>
          </w:rPr>
          <w:delInstrText>id</w:delInstrText>
        </w:r>
        <w:r w:rsidRPr="006E6534" w:rsidDel="008D162B">
          <w:rPr>
            <w:rFonts w:cs="Times New Roman"/>
            <w:color w:val="000000" w:themeColor="text1"/>
            <w:rPrChange w:id="7806" w:author="N F" w:date="2023-12-05T03:08:00Z">
              <w:rPr>
                <w:rFonts w:cs="Times New Roman"/>
              </w:rPr>
            </w:rPrChange>
          </w:rPr>
          <w:delInstrText>":161758,"</w:delInstrText>
        </w:r>
        <w:r w:rsidRPr="006E6534" w:rsidDel="008D162B">
          <w:rPr>
            <w:rFonts w:cs="Times New Roman"/>
            <w:color w:val="000000" w:themeColor="text1"/>
            <w:lang w:val="en-US"/>
            <w:rPrChange w:id="7807" w:author="N F" w:date="2023-12-05T03:08:00Z">
              <w:rPr>
                <w:rFonts w:cs="Times New Roman"/>
                <w:lang w:val="en-US"/>
              </w:rPr>
            </w:rPrChange>
          </w:rPr>
          <w:delInstrText>type</w:delInstrText>
        </w:r>
        <w:r w:rsidRPr="006E6534" w:rsidDel="008D162B">
          <w:rPr>
            <w:rFonts w:cs="Times New Roman"/>
            <w:color w:val="000000" w:themeColor="text1"/>
            <w:rPrChange w:id="7808" w:author="N F" w:date="2023-12-05T03:08:00Z">
              <w:rPr>
                <w:rFonts w:cs="Times New Roman"/>
              </w:rPr>
            </w:rPrChange>
          </w:rPr>
          <w:delInstrText>":"</w:delInstrText>
        </w:r>
        <w:r w:rsidRPr="006E6534" w:rsidDel="008D162B">
          <w:rPr>
            <w:rFonts w:cs="Times New Roman"/>
            <w:color w:val="000000" w:themeColor="text1"/>
            <w:lang w:val="en-US"/>
            <w:rPrChange w:id="7809" w:author="N F" w:date="2023-12-05T03:08:00Z">
              <w:rPr>
                <w:rFonts w:cs="Times New Roman"/>
                <w:lang w:val="en-US"/>
              </w:rPr>
            </w:rPrChange>
          </w:rPr>
          <w:delInstrText>webpage</w:delInstrText>
        </w:r>
        <w:r w:rsidRPr="006E6534" w:rsidDel="008D162B">
          <w:rPr>
            <w:rFonts w:cs="Times New Roman"/>
            <w:color w:val="000000" w:themeColor="text1"/>
            <w:rPrChange w:id="7810" w:author="N F" w:date="2023-12-05T03:08:00Z">
              <w:rPr>
                <w:rFonts w:cs="Times New Roman"/>
              </w:rPr>
            </w:rPrChange>
          </w:rPr>
          <w:delInstrText>","</w:delInstrText>
        </w:r>
        <w:r w:rsidRPr="006E6534" w:rsidDel="008D162B">
          <w:rPr>
            <w:rFonts w:cs="Times New Roman"/>
            <w:color w:val="000000" w:themeColor="text1"/>
            <w:lang w:val="en-US"/>
            <w:rPrChange w:id="7811" w:author="N F" w:date="2023-12-05T03:08:00Z">
              <w:rPr>
                <w:rFonts w:cs="Times New Roman"/>
                <w:lang w:val="en-US"/>
              </w:rPr>
            </w:rPrChange>
          </w:rPr>
          <w:delInstrText>title</w:delInstrText>
        </w:r>
        <w:r w:rsidRPr="006E6534" w:rsidDel="008D162B">
          <w:rPr>
            <w:rFonts w:cs="Times New Roman"/>
            <w:color w:val="000000" w:themeColor="text1"/>
            <w:rPrChange w:id="7812" w:author="N F" w:date="2023-12-05T03:08:00Z">
              <w:rPr>
                <w:rFonts w:cs="Times New Roman"/>
              </w:rPr>
            </w:rPrChange>
          </w:rPr>
          <w:delInstrText>":"</w:delInstrText>
        </w:r>
        <w:r w:rsidRPr="006E6534" w:rsidDel="008D162B">
          <w:rPr>
            <w:rFonts w:cs="Times New Roman"/>
            <w:color w:val="000000" w:themeColor="text1"/>
            <w:lang w:val="en-US"/>
            <w:rPrChange w:id="7813" w:author="N F" w:date="2023-12-05T03:08:00Z">
              <w:rPr>
                <w:rFonts w:cs="Times New Roman"/>
                <w:lang w:val="en-US"/>
              </w:rPr>
            </w:rPrChange>
          </w:rPr>
          <w:delInstrText>TAGRISSO</w:delInstrText>
        </w:r>
        <w:r w:rsidRPr="006E6534" w:rsidDel="008D162B">
          <w:rPr>
            <w:rFonts w:cs="Times New Roman"/>
            <w:color w:val="000000" w:themeColor="text1"/>
            <w:rPrChange w:id="7814" w:author="N F" w:date="2023-12-05T03:08:00Z">
              <w:rPr>
                <w:rFonts w:cs="Times New Roman"/>
              </w:rPr>
            </w:rPrChange>
          </w:rPr>
          <w:delInstrText xml:space="preserve"> (</w:delInstrText>
        </w:r>
        <w:r w:rsidRPr="006E6534" w:rsidDel="008D162B">
          <w:rPr>
            <w:rFonts w:cs="Times New Roman"/>
            <w:color w:val="000000" w:themeColor="text1"/>
            <w:lang w:val="en-US"/>
            <w:rPrChange w:id="7815" w:author="N F" w:date="2023-12-05T03:08:00Z">
              <w:rPr>
                <w:rFonts w:cs="Times New Roman"/>
                <w:lang w:val="en-US"/>
              </w:rPr>
            </w:rPrChange>
          </w:rPr>
          <w:delInstrText>osimertinib</w:delInstrText>
        </w:r>
        <w:r w:rsidRPr="006E6534" w:rsidDel="008D162B">
          <w:rPr>
            <w:rFonts w:cs="Times New Roman"/>
            <w:color w:val="000000" w:themeColor="text1"/>
            <w:rPrChange w:id="7816" w:author="N F" w:date="2023-12-05T03:08:00Z">
              <w:rPr>
                <w:rFonts w:cs="Times New Roman"/>
              </w:rPr>
            </w:rPrChange>
          </w:rPr>
          <w:delInstrText xml:space="preserve">) </w:delInstrText>
        </w:r>
        <w:r w:rsidRPr="006E6534" w:rsidDel="008D162B">
          <w:rPr>
            <w:rFonts w:cs="Times New Roman"/>
            <w:color w:val="000000" w:themeColor="text1"/>
            <w:lang w:val="en-US"/>
            <w:rPrChange w:id="7817" w:author="N F" w:date="2023-12-05T03:08:00Z">
              <w:rPr>
                <w:rFonts w:cs="Times New Roman"/>
                <w:lang w:val="en-US"/>
              </w:rPr>
            </w:rPrChange>
          </w:rPr>
          <w:delInstrText>tablets</w:delInstrText>
        </w:r>
        <w:r w:rsidRPr="006E6534" w:rsidDel="008D162B">
          <w:rPr>
            <w:rFonts w:cs="Times New Roman"/>
            <w:color w:val="000000" w:themeColor="text1"/>
            <w:rPrChange w:id="7818" w:author="N F" w:date="2023-12-05T03:08:00Z">
              <w:rPr>
                <w:rFonts w:cs="Times New Roman"/>
              </w:rPr>
            </w:rPrChange>
          </w:rPr>
          <w:delInstrText xml:space="preserve">. </w:delInstrText>
        </w:r>
        <w:r w:rsidRPr="006E6534" w:rsidDel="008D162B">
          <w:rPr>
            <w:rFonts w:cs="Times New Roman"/>
            <w:color w:val="000000" w:themeColor="text1"/>
            <w:lang w:val="en-US"/>
            <w:rPrChange w:id="7819" w:author="N F" w:date="2023-12-05T03:08:00Z">
              <w:rPr>
                <w:rFonts w:cs="Times New Roman"/>
                <w:lang w:val="en-US"/>
              </w:rPr>
            </w:rPrChange>
          </w:rPr>
          <w:delInstrText>AstraZeneca</w:delInstrText>
        </w:r>
        <w:r w:rsidRPr="006E6534" w:rsidDel="008D162B">
          <w:rPr>
            <w:rFonts w:cs="Times New Roman"/>
            <w:color w:val="000000" w:themeColor="text1"/>
            <w:rPrChange w:id="7820" w:author="N F" w:date="2023-12-05T03:08:00Z">
              <w:rPr>
                <w:rFonts w:cs="Times New Roman"/>
              </w:rPr>
            </w:rPrChange>
          </w:rPr>
          <w:delInstrText xml:space="preserve"> </w:delInstrText>
        </w:r>
        <w:r w:rsidRPr="006E6534" w:rsidDel="008D162B">
          <w:rPr>
            <w:rFonts w:cs="Times New Roman"/>
            <w:color w:val="000000" w:themeColor="text1"/>
            <w:lang w:val="en-US"/>
            <w:rPrChange w:id="7821" w:author="N F" w:date="2023-12-05T03:08:00Z">
              <w:rPr>
                <w:rFonts w:cs="Times New Roman"/>
                <w:lang w:val="en-US"/>
              </w:rPr>
            </w:rPrChange>
          </w:rPr>
          <w:delInstrText>Pharmaceuticals</w:delInstrText>
        </w:r>
        <w:r w:rsidRPr="006E6534" w:rsidDel="008D162B">
          <w:rPr>
            <w:rFonts w:cs="Times New Roman"/>
            <w:color w:val="000000" w:themeColor="text1"/>
            <w:rPrChange w:id="7822" w:author="N F" w:date="2023-12-05T03:08:00Z">
              <w:rPr>
                <w:rFonts w:cs="Times New Roman"/>
              </w:rPr>
            </w:rPrChange>
          </w:rPr>
          <w:delInstrText xml:space="preserve">, </w:delInstrText>
        </w:r>
        <w:r w:rsidRPr="006E6534" w:rsidDel="008D162B">
          <w:rPr>
            <w:rFonts w:cs="Times New Roman"/>
            <w:color w:val="000000" w:themeColor="text1"/>
            <w:lang w:val="en-US"/>
            <w:rPrChange w:id="7823" w:author="N F" w:date="2023-12-05T03:08:00Z">
              <w:rPr>
                <w:rFonts w:cs="Times New Roman"/>
                <w:lang w:val="en-US"/>
              </w:rPr>
            </w:rPrChange>
          </w:rPr>
          <w:delInstrText>LP</w:delInstrText>
        </w:r>
        <w:r w:rsidRPr="006E6534" w:rsidDel="008D162B">
          <w:rPr>
            <w:rFonts w:cs="Times New Roman"/>
            <w:color w:val="000000" w:themeColor="text1"/>
            <w:rPrChange w:id="7824" w:author="N F" w:date="2023-12-05T03:08:00Z">
              <w:rPr>
                <w:rFonts w:cs="Times New Roman"/>
              </w:rPr>
            </w:rPrChange>
          </w:rPr>
          <w:delInstrText xml:space="preserve"> </w:delInstrText>
        </w:r>
        <w:r w:rsidRPr="006E6534" w:rsidDel="008D162B">
          <w:rPr>
            <w:rFonts w:cs="Times New Roman"/>
            <w:color w:val="000000" w:themeColor="text1"/>
            <w:lang w:val="en-US"/>
            <w:rPrChange w:id="7825" w:author="N F" w:date="2023-12-05T03:08:00Z">
              <w:rPr>
                <w:rFonts w:cs="Times New Roman"/>
                <w:lang w:val="en-US"/>
              </w:rPr>
            </w:rPrChange>
          </w:rPr>
          <w:delInstrText>Application</w:delInstrText>
        </w:r>
        <w:r w:rsidRPr="006E6534" w:rsidDel="008D162B">
          <w:rPr>
            <w:rFonts w:cs="Times New Roman"/>
            <w:color w:val="000000" w:themeColor="text1"/>
            <w:rPrChange w:id="7826" w:author="N F" w:date="2023-12-05T03:08:00Z">
              <w:rPr>
                <w:rFonts w:cs="Times New Roman"/>
              </w:rPr>
            </w:rPrChange>
          </w:rPr>
          <w:delInstrText xml:space="preserve"> </w:delInstrText>
        </w:r>
        <w:r w:rsidRPr="006E6534" w:rsidDel="008D162B">
          <w:rPr>
            <w:rFonts w:cs="Times New Roman"/>
            <w:color w:val="000000" w:themeColor="text1"/>
            <w:lang w:val="en-US"/>
            <w:rPrChange w:id="7827" w:author="N F" w:date="2023-12-05T03:08:00Z">
              <w:rPr>
                <w:rFonts w:cs="Times New Roman"/>
                <w:lang w:val="en-US"/>
              </w:rPr>
            </w:rPrChange>
          </w:rPr>
          <w:delInstrText>No</w:delInstrText>
        </w:r>
        <w:r w:rsidRPr="006E6534" w:rsidDel="008D162B">
          <w:rPr>
            <w:rFonts w:cs="Times New Roman"/>
            <w:color w:val="000000" w:themeColor="text1"/>
            <w:rPrChange w:id="7828" w:author="N F" w:date="2023-12-05T03:08:00Z">
              <w:rPr>
                <w:rFonts w:cs="Times New Roman"/>
              </w:rPr>
            </w:rPrChange>
          </w:rPr>
          <w:delInstrText xml:space="preserve">.:  208065. </w:delInstrText>
        </w:r>
        <w:r w:rsidRPr="006E6534" w:rsidDel="008D162B">
          <w:rPr>
            <w:rFonts w:cs="Times New Roman"/>
            <w:color w:val="000000" w:themeColor="text1"/>
            <w:lang w:val="en-US"/>
            <w:rPrChange w:id="7829" w:author="N F" w:date="2023-12-05T03:08:00Z">
              <w:rPr>
                <w:rFonts w:cs="Times New Roman"/>
                <w:lang w:val="en-US"/>
              </w:rPr>
            </w:rPrChange>
          </w:rPr>
          <w:delInstrText>Approval</w:delInstrText>
        </w:r>
        <w:r w:rsidRPr="006E6534" w:rsidDel="008D162B">
          <w:rPr>
            <w:rFonts w:cs="Times New Roman"/>
            <w:color w:val="000000" w:themeColor="text1"/>
            <w:rPrChange w:id="7830" w:author="N F" w:date="2023-12-05T03:08:00Z">
              <w:rPr>
                <w:rFonts w:cs="Times New Roman"/>
              </w:rPr>
            </w:rPrChange>
          </w:rPr>
          <w:delInstrText xml:space="preserve"> </w:delInstrText>
        </w:r>
        <w:r w:rsidRPr="006E6534" w:rsidDel="008D162B">
          <w:rPr>
            <w:rFonts w:cs="Times New Roman"/>
            <w:color w:val="000000" w:themeColor="text1"/>
            <w:lang w:val="en-US"/>
            <w:rPrChange w:id="7831" w:author="N F" w:date="2023-12-05T03:08:00Z">
              <w:rPr>
                <w:rFonts w:cs="Times New Roman"/>
                <w:lang w:val="en-US"/>
              </w:rPr>
            </w:rPrChange>
          </w:rPr>
          <w:delInstrText>Date</w:delInstrText>
        </w:r>
        <w:r w:rsidRPr="006E6534" w:rsidDel="008D162B">
          <w:rPr>
            <w:rFonts w:cs="Times New Roman"/>
            <w:color w:val="000000" w:themeColor="text1"/>
            <w:rPrChange w:id="7832" w:author="N F" w:date="2023-12-05T03:08:00Z">
              <w:rPr>
                <w:rFonts w:cs="Times New Roman"/>
              </w:rPr>
            </w:rPrChange>
          </w:rPr>
          <w:delInstrText xml:space="preserve">: 11/13/2015. </w:delInstrText>
        </w:r>
        <w:r w:rsidRPr="006E6534" w:rsidDel="008D162B">
          <w:rPr>
            <w:rFonts w:cs="Times New Roman"/>
            <w:color w:val="000000" w:themeColor="text1"/>
            <w:lang w:val="en-US"/>
            <w:rPrChange w:id="7833" w:author="N F" w:date="2023-12-05T03:08:00Z">
              <w:rPr>
                <w:rFonts w:cs="Times New Roman"/>
                <w:lang w:val="en-US"/>
              </w:rPr>
            </w:rPrChange>
          </w:rPr>
          <w:delInstrText>Pharmacology</w:delInstrText>
        </w:r>
        <w:r w:rsidRPr="006E6534" w:rsidDel="008D162B">
          <w:rPr>
            <w:rFonts w:cs="Times New Roman"/>
            <w:color w:val="000000" w:themeColor="text1"/>
            <w:rPrChange w:id="7834" w:author="N F" w:date="2023-12-05T03:08:00Z">
              <w:rPr>
                <w:rFonts w:cs="Times New Roman"/>
              </w:rPr>
            </w:rPrChange>
          </w:rPr>
          <w:delInstrText xml:space="preserve"> </w:delInstrText>
        </w:r>
        <w:r w:rsidRPr="006E6534" w:rsidDel="008D162B">
          <w:rPr>
            <w:rFonts w:cs="Times New Roman"/>
            <w:color w:val="000000" w:themeColor="text1"/>
            <w:lang w:val="en-US"/>
            <w:rPrChange w:id="7835" w:author="N F" w:date="2023-12-05T03:08:00Z">
              <w:rPr>
                <w:rFonts w:cs="Times New Roman"/>
                <w:lang w:val="en-US"/>
              </w:rPr>
            </w:rPrChange>
          </w:rPr>
          <w:delInstrText>Review</w:delInstrText>
        </w:r>
        <w:r w:rsidRPr="006E6534" w:rsidDel="008D162B">
          <w:rPr>
            <w:rFonts w:cs="Times New Roman"/>
            <w:color w:val="000000" w:themeColor="text1"/>
            <w:rPrChange w:id="7836" w:author="N F" w:date="2023-12-05T03:08:00Z">
              <w:rPr>
                <w:rFonts w:cs="Times New Roman"/>
              </w:rPr>
            </w:rPrChange>
          </w:rPr>
          <w:delInstrText>","</w:delInstrText>
        </w:r>
        <w:r w:rsidRPr="006E6534" w:rsidDel="008D162B">
          <w:rPr>
            <w:rFonts w:cs="Times New Roman"/>
            <w:color w:val="000000" w:themeColor="text1"/>
            <w:lang w:val="en-US"/>
            <w:rPrChange w:id="7837" w:author="N F" w:date="2023-12-05T03:08:00Z">
              <w:rPr>
                <w:rFonts w:cs="Times New Roman"/>
                <w:lang w:val="en-US"/>
              </w:rPr>
            </w:rPrChange>
          </w:rPr>
          <w:delInstrText>URL</w:delInstrText>
        </w:r>
        <w:r w:rsidRPr="006E6534" w:rsidDel="008D162B">
          <w:rPr>
            <w:rFonts w:cs="Times New Roman"/>
            <w:color w:val="000000" w:themeColor="text1"/>
            <w:rPrChange w:id="7838" w:author="N F" w:date="2023-12-05T03:08:00Z">
              <w:rPr>
                <w:rFonts w:cs="Times New Roman"/>
              </w:rPr>
            </w:rPrChange>
          </w:rPr>
          <w:delInstrText>":"</w:delInstrText>
        </w:r>
        <w:r w:rsidRPr="006E6534" w:rsidDel="008D162B">
          <w:rPr>
            <w:rFonts w:cs="Times New Roman"/>
            <w:color w:val="000000" w:themeColor="text1"/>
            <w:lang w:val="en-US"/>
            <w:rPrChange w:id="7839" w:author="N F" w:date="2023-12-05T03:08:00Z">
              <w:rPr>
                <w:rFonts w:cs="Times New Roman"/>
                <w:lang w:val="en-US"/>
              </w:rPr>
            </w:rPrChange>
          </w:rPr>
          <w:delInstrText>https</w:delInstrText>
        </w:r>
        <w:r w:rsidRPr="006E6534" w:rsidDel="008D162B">
          <w:rPr>
            <w:rFonts w:cs="Times New Roman"/>
            <w:color w:val="000000" w:themeColor="text1"/>
            <w:rPrChange w:id="7840" w:author="N F" w:date="2023-12-05T03:08:00Z">
              <w:rPr>
                <w:rFonts w:cs="Times New Roman"/>
              </w:rPr>
            </w:rPrChange>
          </w:rPr>
          <w:delInstrText>://</w:delInstrText>
        </w:r>
        <w:r w:rsidRPr="006E6534" w:rsidDel="008D162B">
          <w:rPr>
            <w:rFonts w:cs="Times New Roman"/>
            <w:color w:val="000000" w:themeColor="text1"/>
            <w:lang w:val="en-US"/>
            <w:rPrChange w:id="7841" w:author="N F" w:date="2023-12-05T03:08:00Z">
              <w:rPr>
                <w:rFonts w:cs="Times New Roman"/>
                <w:lang w:val="en-US"/>
              </w:rPr>
            </w:rPrChange>
          </w:rPr>
          <w:delInstrText>www</w:delInstrText>
        </w:r>
        <w:r w:rsidRPr="006E6534" w:rsidDel="008D162B">
          <w:rPr>
            <w:rFonts w:cs="Times New Roman"/>
            <w:color w:val="000000" w:themeColor="text1"/>
            <w:rPrChange w:id="7842" w:author="N F" w:date="2023-12-05T03:08:00Z">
              <w:rPr>
                <w:rFonts w:cs="Times New Roman"/>
              </w:rPr>
            </w:rPrChange>
          </w:rPr>
          <w:delInstrText>.</w:delInstrText>
        </w:r>
        <w:r w:rsidRPr="006E6534" w:rsidDel="008D162B">
          <w:rPr>
            <w:rFonts w:cs="Times New Roman"/>
            <w:color w:val="000000" w:themeColor="text1"/>
            <w:lang w:val="en-US"/>
            <w:rPrChange w:id="7843" w:author="N F" w:date="2023-12-05T03:08:00Z">
              <w:rPr>
                <w:rFonts w:cs="Times New Roman"/>
                <w:lang w:val="en-US"/>
              </w:rPr>
            </w:rPrChange>
          </w:rPr>
          <w:delInstrText>accessdata</w:delInstrText>
        </w:r>
        <w:r w:rsidRPr="006E6534" w:rsidDel="008D162B">
          <w:rPr>
            <w:rFonts w:cs="Times New Roman"/>
            <w:color w:val="000000" w:themeColor="text1"/>
            <w:rPrChange w:id="7844" w:author="N F" w:date="2023-12-05T03:08:00Z">
              <w:rPr>
                <w:rFonts w:cs="Times New Roman"/>
              </w:rPr>
            </w:rPrChange>
          </w:rPr>
          <w:delInstrText>.</w:delInstrText>
        </w:r>
        <w:r w:rsidRPr="006E6534" w:rsidDel="008D162B">
          <w:rPr>
            <w:rFonts w:cs="Times New Roman"/>
            <w:color w:val="000000" w:themeColor="text1"/>
            <w:lang w:val="en-US"/>
            <w:rPrChange w:id="7845" w:author="N F" w:date="2023-12-05T03:08:00Z">
              <w:rPr>
                <w:rFonts w:cs="Times New Roman"/>
                <w:lang w:val="en-US"/>
              </w:rPr>
            </w:rPrChange>
          </w:rPr>
          <w:delInstrText>fda</w:delInstrText>
        </w:r>
        <w:r w:rsidRPr="006E6534" w:rsidDel="008D162B">
          <w:rPr>
            <w:rFonts w:cs="Times New Roman"/>
            <w:color w:val="000000" w:themeColor="text1"/>
            <w:rPrChange w:id="7846" w:author="N F" w:date="2023-12-05T03:08:00Z">
              <w:rPr>
                <w:rFonts w:cs="Times New Roman"/>
              </w:rPr>
            </w:rPrChange>
          </w:rPr>
          <w:delInstrText>.</w:delInstrText>
        </w:r>
        <w:r w:rsidRPr="006E6534" w:rsidDel="008D162B">
          <w:rPr>
            <w:rFonts w:cs="Times New Roman"/>
            <w:color w:val="000000" w:themeColor="text1"/>
            <w:lang w:val="en-US"/>
            <w:rPrChange w:id="7847" w:author="N F" w:date="2023-12-05T03:08:00Z">
              <w:rPr>
                <w:rFonts w:cs="Times New Roman"/>
                <w:lang w:val="en-US"/>
              </w:rPr>
            </w:rPrChange>
          </w:rPr>
          <w:delInstrText>gov</w:delInstrText>
        </w:r>
        <w:r w:rsidRPr="006E6534" w:rsidDel="008D162B">
          <w:rPr>
            <w:rFonts w:cs="Times New Roman"/>
            <w:color w:val="000000" w:themeColor="text1"/>
            <w:rPrChange w:id="7848" w:author="N F" w:date="2023-12-05T03:08:00Z">
              <w:rPr>
                <w:rFonts w:cs="Times New Roman"/>
              </w:rPr>
            </w:rPrChange>
          </w:rPr>
          <w:delInstrText>/</w:delInstrText>
        </w:r>
        <w:r w:rsidRPr="006E6534" w:rsidDel="008D162B">
          <w:rPr>
            <w:rFonts w:cs="Times New Roman"/>
            <w:color w:val="000000" w:themeColor="text1"/>
            <w:lang w:val="en-US"/>
            <w:rPrChange w:id="7849" w:author="N F" w:date="2023-12-05T03:08:00Z">
              <w:rPr>
                <w:rFonts w:cs="Times New Roman"/>
                <w:lang w:val="en-US"/>
              </w:rPr>
            </w:rPrChange>
          </w:rPr>
          <w:delInstrText>drugsatfda</w:delInstrText>
        </w:r>
        <w:r w:rsidRPr="006E6534" w:rsidDel="008D162B">
          <w:rPr>
            <w:rFonts w:cs="Times New Roman"/>
            <w:color w:val="000000" w:themeColor="text1"/>
            <w:rPrChange w:id="7850" w:author="N F" w:date="2023-12-05T03:08:00Z">
              <w:rPr>
                <w:rFonts w:cs="Times New Roman"/>
              </w:rPr>
            </w:rPrChange>
          </w:rPr>
          <w:delInstrText>_</w:delInstrText>
        </w:r>
        <w:r w:rsidRPr="006E6534" w:rsidDel="008D162B">
          <w:rPr>
            <w:rFonts w:cs="Times New Roman"/>
            <w:color w:val="000000" w:themeColor="text1"/>
            <w:lang w:val="en-US"/>
            <w:rPrChange w:id="7851" w:author="N F" w:date="2023-12-05T03:08:00Z">
              <w:rPr>
                <w:rFonts w:cs="Times New Roman"/>
                <w:lang w:val="en-US"/>
              </w:rPr>
            </w:rPrChange>
          </w:rPr>
          <w:delInstrText>docs</w:delInstrText>
        </w:r>
        <w:r w:rsidRPr="006E6534" w:rsidDel="008D162B">
          <w:rPr>
            <w:rFonts w:cs="Times New Roman"/>
            <w:color w:val="000000" w:themeColor="text1"/>
            <w:rPrChange w:id="7852" w:author="N F" w:date="2023-12-05T03:08:00Z">
              <w:rPr>
                <w:rFonts w:cs="Times New Roman"/>
              </w:rPr>
            </w:rPrChange>
          </w:rPr>
          <w:delInstrText>/</w:delInstrText>
        </w:r>
        <w:r w:rsidRPr="006E6534" w:rsidDel="008D162B">
          <w:rPr>
            <w:rFonts w:cs="Times New Roman"/>
            <w:color w:val="000000" w:themeColor="text1"/>
            <w:lang w:val="en-US"/>
            <w:rPrChange w:id="7853" w:author="N F" w:date="2023-12-05T03:08:00Z">
              <w:rPr>
                <w:rFonts w:cs="Times New Roman"/>
                <w:lang w:val="en-US"/>
              </w:rPr>
            </w:rPrChange>
          </w:rPr>
          <w:delInstrText>nda</w:delInstrText>
        </w:r>
        <w:r w:rsidRPr="006E6534" w:rsidDel="008D162B">
          <w:rPr>
            <w:rFonts w:cs="Times New Roman"/>
            <w:color w:val="000000" w:themeColor="text1"/>
            <w:rPrChange w:id="7854" w:author="N F" w:date="2023-12-05T03:08:00Z">
              <w:rPr>
                <w:rFonts w:cs="Times New Roman"/>
              </w:rPr>
            </w:rPrChange>
          </w:rPr>
          <w:delInstrText>/2015/208065</w:delInstrText>
        </w:r>
        <w:r w:rsidRPr="006E6534" w:rsidDel="008D162B">
          <w:rPr>
            <w:rFonts w:cs="Times New Roman"/>
            <w:color w:val="000000" w:themeColor="text1"/>
            <w:lang w:val="en-US"/>
            <w:rPrChange w:id="7855" w:author="N F" w:date="2023-12-05T03:08:00Z">
              <w:rPr>
                <w:rFonts w:cs="Times New Roman"/>
                <w:lang w:val="en-US"/>
              </w:rPr>
            </w:rPrChange>
          </w:rPr>
          <w:delInstrText>Orig</w:delInstrText>
        </w:r>
        <w:r w:rsidRPr="006E6534" w:rsidDel="008D162B">
          <w:rPr>
            <w:rFonts w:cs="Times New Roman"/>
            <w:color w:val="000000" w:themeColor="text1"/>
            <w:rPrChange w:id="7856" w:author="N F" w:date="2023-12-05T03:08:00Z">
              <w:rPr>
                <w:rFonts w:cs="Times New Roman"/>
              </w:rPr>
            </w:rPrChange>
          </w:rPr>
          <w:delInstrText>1</w:delInstrText>
        </w:r>
        <w:r w:rsidRPr="006E6534" w:rsidDel="008D162B">
          <w:rPr>
            <w:rFonts w:cs="Times New Roman"/>
            <w:color w:val="000000" w:themeColor="text1"/>
            <w:lang w:val="en-US"/>
            <w:rPrChange w:id="7857" w:author="N F" w:date="2023-12-05T03:08:00Z">
              <w:rPr>
                <w:rFonts w:cs="Times New Roman"/>
                <w:lang w:val="en-US"/>
              </w:rPr>
            </w:rPrChange>
          </w:rPr>
          <w:delInstrText>s</w:delInstrText>
        </w:r>
        <w:r w:rsidRPr="006E6534" w:rsidDel="008D162B">
          <w:rPr>
            <w:rFonts w:cs="Times New Roman"/>
            <w:color w:val="000000" w:themeColor="text1"/>
            <w:rPrChange w:id="7858" w:author="N F" w:date="2023-12-05T03:08:00Z">
              <w:rPr>
                <w:rFonts w:cs="Times New Roman"/>
              </w:rPr>
            </w:rPrChange>
          </w:rPr>
          <w:delInstrText>000</w:delInstrText>
        </w:r>
        <w:r w:rsidRPr="006E6534" w:rsidDel="008D162B">
          <w:rPr>
            <w:rFonts w:cs="Times New Roman"/>
            <w:color w:val="000000" w:themeColor="text1"/>
            <w:lang w:val="en-US"/>
            <w:rPrChange w:id="7859" w:author="N F" w:date="2023-12-05T03:08:00Z">
              <w:rPr>
                <w:rFonts w:cs="Times New Roman"/>
                <w:lang w:val="en-US"/>
              </w:rPr>
            </w:rPrChange>
          </w:rPr>
          <w:delInstrText>TOC</w:delInstrText>
        </w:r>
        <w:r w:rsidRPr="006E6534" w:rsidDel="008D162B">
          <w:rPr>
            <w:rFonts w:cs="Times New Roman"/>
            <w:color w:val="000000" w:themeColor="text1"/>
            <w:rPrChange w:id="7860" w:author="N F" w:date="2023-12-05T03:08:00Z">
              <w:rPr>
                <w:rFonts w:cs="Times New Roman"/>
              </w:rPr>
            </w:rPrChange>
          </w:rPr>
          <w:delInstrText>.</w:delInstrText>
        </w:r>
        <w:r w:rsidRPr="006E6534" w:rsidDel="008D162B">
          <w:rPr>
            <w:rFonts w:cs="Times New Roman"/>
            <w:color w:val="000000" w:themeColor="text1"/>
            <w:lang w:val="en-US"/>
            <w:rPrChange w:id="7861" w:author="N F" w:date="2023-12-05T03:08:00Z">
              <w:rPr>
                <w:rFonts w:cs="Times New Roman"/>
                <w:lang w:val="en-US"/>
              </w:rPr>
            </w:rPrChange>
          </w:rPr>
          <w:delInstrText>cfm</w:delInstrText>
        </w:r>
        <w:r w:rsidRPr="006E6534" w:rsidDel="008D162B">
          <w:rPr>
            <w:rFonts w:cs="Times New Roman"/>
            <w:color w:val="000000" w:themeColor="text1"/>
            <w:rPrChange w:id="7862" w:author="N F" w:date="2023-12-05T03:08:00Z">
              <w:rPr>
                <w:rFonts w:cs="Times New Roman"/>
              </w:rPr>
            </w:rPrChange>
          </w:rPr>
          <w:delInstrText>","</w:delInstrText>
        </w:r>
        <w:r w:rsidRPr="006E6534" w:rsidDel="008D162B">
          <w:rPr>
            <w:rFonts w:cs="Times New Roman"/>
            <w:color w:val="000000" w:themeColor="text1"/>
            <w:lang w:val="en-US"/>
            <w:rPrChange w:id="7863" w:author="N F" w:date="2023-12-05T03:08:00Z">
              <w:rPr>
                <w:rFonts w:cs="Times New Roman"/>
                <w:lang w:val="en-US"/>
              </w:rPr>
            </w:rPrChange>
          </w:rPr>
          <w:delInstrText>accessed</w:delInstrText>
        </w:r>
        <w:r w:rsidRPr="006E6534" w:rsidDel="008D162B">
          <w:rPr>
            <w:rFonts w:cs="Times New Roman"/>
            <w:color w:val="000000" w:themeColor="text1"/>
            <w:rPrChange w:id="7864" w:author="N F" w:date="2023-12-05T03:08:00Z">
              <w:rPr>
                <w:rFonts w:cs="Times New Roman"/>
              </w:rPr>
            </w:rPrChange>
          </w:rPr>
          <w:delInstrText>":{"</w:delInstrText>
        </w:r>
        <w:r w:rsidRPr="006E6534" w:rsidDel="008D162B">
          <w:rPr>
            <w:rFonts w:cs="Times New Roman"/>
            <w:color w:val="000000" w:themeColor="text1"/>
            <w:lang w:val="en-US"/>
            <w:rPrChange w:id="7865" w:author="N F" w:date="2023-12-05T03:08:00Z">
              <w:rPr>
                <w:rFonts w:cs="Times New Roman"/>
                <w:lang w:val="en-US"/>
              </w:rPr>
            </w:rPrChange>
          </w:rPr>
          <w:delInstrText>date</w:delInstrText>
        </w:r>
        <w:r w:rsidRPr="006E6534" w:rsidDel="008D162B">
          <w:rPr>
            <w:rFonts w:cs="Times New Roman"/>
            <w:color w:val="000000" w:themeColor="text1"/>
            <w:rPrChange w:id="7866" w:author="N F" w:date="2023-12-05T03:08:00Z">
              <w:rPr>
                <w:rFonts w:cs="Times New Roman"/>
              </w:rPr>
            </w:rPrChange>
          </w:rPr>
          <w:delInstrText>-</w:delInstrText>
        </w:r>
        <w:r w:rsidRPr="006E6534" w:rsidDel="008D162B">
          <w:rPr>
            <w:rFonts w:cs="Times New Roman"/>
            <w:color w:val="000000" w:themeColor="text1"/>
            <w:lang w:val="en-US"/>
            <w:rPrChange w:id="7867" w:author="N F" w:date="2023-12-05T03:08:00Z">
              <w:rPr>
                <w:rFonts w:cs="Times New Roman"/>
                <w:lang w:val="en-US"/>
              </w:rPr>
            </w:rPrChange>
          </w:rPr>
          <w:delInstrText>parts</w:delInstrText>
        </w:r>
        <w:r w:rsidRPr="006E6534" w:rsidDel="008D162B">
          <w:rPr>
            <w:rFonts w:cs="Times New Roman"/>
            <w:color w:val="000000" w:themeColor="text1"/>
            <w:rPrChange w:id="7868" w:author="N F" w:date="2023-12-05T03:08:00Z">
              <w:rPr>
                <w:rFonts w:cs="Times New Roman"/>
              </w:rPr>
            </w:rPrChange>
          </w:rPr>
          <w:delInstrText>":[["2022",8,2]]}}}],"</w:delInstrText>
        </w:r>
        <w:r w:rsidRPr="006E6534" w:rsidDel="008D162B">
          <w:rPr>
            <w:rFonts w:cs="Times New Roman"/>
            <w:color w:val="000000" w:themeColor="text1"/>
            <w:lang w:val="en-US"/>
            <w:rPrChange w:id="7869" w:author="N F" w:date="2023-12-05T03:08:00Z">
              <w:rPr>
                <w:rFonts w:cs="Times New Roman"/>
                <w:lang w:val="en-US"/>
              </w:rPr>
            </w:rPrChange>
          </w:rPr>
          <w:delInstrText>schema</w:delInstrText>
        </w:r>
        <w:r w:rsidRPr="006E6534" w:rsidDel="008D162B">
          <w:rPr>
            <w:rFonts w:cs="Times New Roman"/>
            <w:color w:val="000000" w:themeColor="text1"/>
            <w:rPrChange w:id="7870" w:author="N F" w:date="2023-12-05T03:08:00Z">
              <w:rPr>
                <w:rFonts w:cs="Times New Roman"/>
              </w:rPr>
            </w:rPrChange>
          </w:rPr>
          <w:delInstrText>":"</w:delInstrText>
        </w:r>
        <w:r w:rsidRPr="006E6534" w:rsidDel="008D162B">
          <w:rPr>
            <w:rFonts w:cs="Times New Roman"/>
            <w:color w:val="000000" w:themeColor="text1"/>
            <w:lang w:val="en-US"/>
            <w:rPrChange w:id="7871" w:author="N F" w:date="2023-12-05T03:08:00Z">
              <w:rPr>
                <w:rFonts w:cs="Times New Roman"/>
                <w:lang w:val="en-US"/>
              </w:rPr>
            </w:rPrChange>
          </w:rPr>
          <w:delInstrText>https</w:delInstrText>
        </w:r>
        <w:r w:rsidRPr="006E6534" w:rsidDel="008D162B">
          <w:rPr>
            <w:rFonts w:cs="Times New Roman"/>
            <w:color w:val="000000" w:themeColor="text1"/>
            <w:rPrChange w:id="7872" w:author="N F" w:date="2023-12-05T03:08:00Z">
              <w:rPr>
                <w:rFonts w:cs="Times New Roman"/>
              </w:rPr>
            </w:rPrChange>
          </w:rPr>
          <w:delInstrText>://</w:delInstrText>
        </w:r>
        <w:r w:rsidRPr="006E6534" w:rsidDel="008D162B">
          <w:rPr>
            <w:rFonts w:cs="Times New Roman"/>
            <w:color w:val="000000" w:themeColor="text1"/>
            <w:lang w:val="en-US"/>
            <w:rPrChange w:id="7873" w:author="N F" w:date="2023-12-05T03:08:00Z">
              <w:rPr>
                <w:rFonts w:cs="Times New Roman"/>
                <w:lang w:val="en-US"/>
              </w:rPr>
            </w:rPrChange>
          </w:rPr>
          <w:delInstrText>github</w:delInstrText>
        </w:r>
        <w:r w:rsidRPr="006E6534" w:rsidDel="008D162B">
          <w:rPr>
            <w:rFonts w:cs="Times New Roman"/>
            <w:color w:val="000000" w:themeColor="text1"/>
            <w:rPrChange w:id="7874" w:author="N F" w:date="2023-12-05T03:08:00Z">
              <w:rPr>
                <w:rFonts w:cs="Times New Roman"/>
              </w:rPr>
            </w:rPrChange>
          </w:rPr>
          <w:delInstrText>.</w:delInstrText>
        </w:r>
        <w:r w:rsidRPr="006E6534" w:rsidDel="008D162B">
          <w:rPr>
            <w:rFonts w:cs="Times New Roman"/>
            <w:color w:val="000000" w:themeColor="text1"/>
            <w:lang w:val="en-US"/>
            <w:rPrChange w:id="7875" w:author="N F" w:date="2023-12-05T03:08:00Z">
              <w:rPr>
                <w:rFonts w:cs="Times New Roman"/>
                <w:lang w:val="en-US"/>
              </w:rPr>
            </w:rPrChange>
          </w:rPr>
          <w:delInstrText>com</w:delInstrText>
        </w:r>
        <w:r w:rsidRPr="006E6534" w:rsidDel="008D162B">
          <w:rPr>
            <w:rFonts w:cs="Times New Roman"/>
            <w:color w:val="000000" w:themeColor="text1"/>
            <w:rPrChange w:id="7876" w:author="N F" w:date="2023-12-05T03:08:00Z">
              <w:rPr>
                <w:rFonts w:cs="Times New Roman"/>
              </w:rPr>
            </w:rPrChange>
          </w:rPr>
          <w:delInstrText>/</w:delInstrText>
        </w:r>
        <w:r w:rsidRPr="006E6534" w:rsidDel="008D162B">
          <w:rPr>
            <w:rFonts w:cs="Times New Roman"/>
            <w:color w:val="000000" w:themeColor="text1"/>
            <w:lang w:val="en-US"/>
            <w:rPrChange w:id="7877" w:author="N F" w:date="2023-12-05T03:08:00Z">
              <w:rPr>
                <w:rFonts w:cs="Times New Roman"/>
                <w:lang w:val="en-US"/>
              </w:rPr>
            </w:rPrChange>
          </w:rPr>
          <w:delInstrText>citation</w:delInstrText>
        </w:r>
        <w:r w:rsidRPr="006E6534" w:rsidDel="008D162B">
          <w:rPr>
            <w:rFonts w:cs="Times New Roman"/>
            <w:color w:val="000000" w:themeColor="text1"/>
            <w:rPrChange w:id="7878" w:author="N F" w:date="2023-12-05T03:08:00Z">
              <w:rPr>
                <w:rFonts w:cs="Times New Roman"/>
              </w:rPr>
            </w:rPrChange>
          </w:rPr>
          <w:delInstrText>-</w:delInstrText>
        </w:r>
        <w:r w:rsidRPr="006E6534" w:rsidDel="008D162B">
          <w:rPr>
            <w:rFonts w:cs="Times New Roman"/>
            <w:color w:val="000000" w:themeColor="text1"/>
            <w:lang w:val="en-US"/>
            <w:rPrChange w:id="7879" w:author="N F" w:date="2023-12-05T03:08:00Z">
              <w:rPr>
                <w:rFonts w:cs="Times New Roman"/>
                <w:lang w:val="en-US"/>
              </w:rPr>
            </w:rPrChange>
          </w:rPr>
          <w:delInstrText>style</w:delInstrText>
        </w:r>
        <w:r w:rsidRPr="006E6534" w:rsidDel="008D162B">
          <w:rPr>
            <w:rFonts w:cs="Times New Roman"/>
            <w:color w:val="000000" w:themeColor="text1"/>
            <w:rPrChange w:id="7880" w:author="N F" w:date="2023-12-05T03:08:00Z">
              <w:rPr>
                <w:rFonts w:cs="Times New Roman"/>
              </w:rPr>
            </w:rPrChange>
          </w:rPr>
          <w:delInstrText>-</w:delInstrText>
        </w:r>
        <w:r w:rsidRPr="006E6534" w:rsidDel="008D162B">
          <w:rPr>
            <w:rFonts w:cs="Times New Roman"/>
            <w:color w:val="000000" w:themeColor="text1"/>
            <w:lang w:val="en-US"/>
            <w:rPrChange w:id="7881" w:author="N F" w:date="2023-12-05T03:08:00Z">
              <w:rPr>
                <w:rFonts w:cs="Times New Roman"/>
                <w:lang w:val="en-US"/>
              </w:rPr>
            </w:rPrChange>
          </w:rPr>
          <w:delInstrText>language</w:delInstrText>
        </w:r>
        <w:r w:rsidRPr="006E6534" w:rsidDel="008D162B">
          <w:rPr>
            <w:rFonts w:cs="Times New Roman"/>
            <w:color w:val="000000" w:themeColor="text1"/>
            <w:rPrChange w:id="7882" w:author="N F" w:date="2023-12-05T03:08:00Z">
              <w:rPr>
                <w:rFonts w:cs="Times New Roman"/>
              </w:rPr>
            </w:rPrChange>
          </w:rPr>
          <w:delInstrText>/</w:delInstrText>
        </w:r>
        <w:r w:rsidRPr="006E6534" w:rsidDel="008D162B">
          <w:rPr>
            <w:rFonts w:cs="Times New Roman"/>
            <w:color w:val="000000" w:themeColor="text1"/>
            <w:lang w:val="en-US"/>
            <w:rPrChange w:id="7883" w:author="N F" w:date="2023-12-05T03:08:00Z">
              <w:rPr>
                <w:rFonts w:cs="Times New Roman"/>
                <w:lang w:val="en-US"/>
              </w:rPr>
            </w:rPrChange>
          </w:rPr>
          <w:delInstrText>schema</w:delInstrText>
        </w:r>
        <w:r w:rsidRPr="006E6534" w:rsidDel="008D162B">
          <w:rPr>
            <w:rFonts w:cs="Times New Roman"/>
            <w:color w:val="000000" w:themeColor="text1"/>
            <w:rPrChange w:id="7884" w:author="N F" w:date="2023-12-05T03:08:00Z">
              <w:rPr>
                <w:rFonts w:cs="Times New Roman"/>
              </w:rPr>
            </w:rPrChange>
          </w:rPr>
          <w:delInstrText>/</w:delInstrText>
        </w:r>
        <w:r w:rsidRPr="006E6534" w:rsidDel="008D162B">
          <w:rPr>
            <w:rFonts w:cs="Times New Roman"/>
            <w:color w:val="000000" w:themeColor="text1"/>
            <w:lang w:val="en-US"/>
            <w:rPrChange w:id="7885" w:author="N F" w:date="2023-12-05T03:08:00Z">
              <w:rPr>
                <w:rFonts w:cs="Times New Roman"/>
                <w:lang w:val="en-US"/>
              </w:rPr>
            </w:rPrChange>
          </w:rPr>
          <w:delInstrText>raw</w:delInstrText>
        </w:r>
        <w:r w:rsidRPr="006E6534" w:rsidDel="008D162B">
          <w:rPr>
            <w:rFonts w:cs="Times New Roman"/>
            <w:color w:val="000000" w:themeColor="text1"/>
            <w:rPrChange w:id="7886" w:author="N F" w:date="2023-12-05T03:08:00Z">
              <w:rPr>
                <w:rFonts w:cs="Times New Roman"/>
              </w:rPr>
            </w:rPrChange>
          </w:rPr>
          <w:delInstrText>/</w:delInstrText>
        </w:r>
        <w:r w:rsidRPr="006E6534" w:rsidDel="008D162B">
          <w:rPr>
            <w:rFonts w:cs="Times New Roman"/>
            <w:color w:val="000000" w:themeColor="text1"/>
            <w:lang w:val="en-US"/>
            <w:rPrChange w:id="7887" w:author="N F" w:date="2023-12-05T03:08:00Z">
              <w:rPr>
                <w:rFonts w:cs="Times New Roman"/>
                <w:lang w:val="en-US"/>
              </w:rPr>
            </w:rPrChange>
          </w:rPr>
          <w:delInstrText>master</w:delInstrText>
        </w:r>
        <w:r w:rsidRPr="006E6534" w:rsidDel="008D162B">
          <w:rPr>
            <w:rFonts w:cs="Times New Roman"/>
            <w:color w:val="000000" w:themeColor="text1"/>
            <w:rPrChange w:id="7888" w:author="N F" w:date="2023-12-05T03:08:00Z">
              <w:rPr>
                <w:rFonts w:cs="Times New Roman"/>
              </w:rPr>
            </w:rPrChange>
          </w:rPr>
          <w:delInstrText>/</w:delInstrText>
        </w:r>
        <w:r w:rsidRPr="006E6534" w:rsidDel="008D162B">
          <w:rPr>
            <w:rFonts w:cs="Times New Roman"/>
            <w:color w:val="000000" w:themeColor="text1"/>
            <w:lang w:val="en-US"/>
            <w:rPrChange w:id="7889" w:author="N F" w:date="2023-12-05T03:08:00Z">
              <w:rPr>
                <w:rFonts w:cs="Times New Roman"/>
                <w:lang w:val="en-US"/>
              </w:rPr>
            </w:rPrChange>
          </w:rPr>
          <w:delInstrText>csl</w:delInstrText>
        </w:r>
        <w:r w:rsidRPr="006E6534" w:rsidDel="008D162B">
          <w:rPr>
            <w:rFonts w:cs="Times New Roman"/>
            <w:color w:val="000000" w:themeColor="text1"/>
            <w:rPrChange w:id="7890" w:author="N F" w:date="2023-12-05T03:08:00Z">
              <w:rPr>
                <w:rFonts w:cs="Times New Roman"/>
              </w:rPr>
            </w:rPrChange>
          </w:rPr>
          <w:delInstrText>-</w:delInstrText>
        </w:r>
        <w:r w:rsidRPr="006E6534" w:rsidDel="008D162B">
          <w:rPr>
            <w:rFonts w:cs="Times New Roman"/>
            <w:color w:val="000000" w:themeColor="text1"/>
            <w:lang w:val="en-US"/>
            <w:rPrChange w:id="7891" w:author="N F" w:date="2023-12-05T03:08:00Z">
              <w:rPr>
                <w:rFonts w:cs="Times New Roman"/>
                <w:lang w:val="en-US"/>
              </w:rPr>
            </w:rPrChange>
          </w:rPr>
          <w:delInstrText>citation</w:delInstrText>
        </w:r>
        <w:r w:rsidRPr="006E6534" w:rsidDel="008D162B">
          <w:rPr>
            <w:rFonts w:cs="Times New Roman"/>
            <w:color w:val="000000" w:themeColor="text1"/>
            <w:rPrChange w:id="7892" w:author="N F" w:date="2023-12-05T03:08:00Z">
              <w:rPr>
                <w:rFonts w:cs="Times New Roman"/>
              </w:rPr>
            </w:rPrChange>
          </w:rPr>
          <w:delInstrText>.</w:delInstrText>
        </w:r>
        <w:r w:rsidRPr="006E6534" w:rsidDel="008D162B">
          <w:rPr>
            <w:rFonts w:cs="Times New Roman"/>
            <w:color w:val="000000" w:themeColor="text1"/>
            <w:lang w:val="en-US"/>
            <w:rPrChange w:id="7893" w:author="N F" w:date="2023-12-05T03:08:00Z">
              <w:rPr>
                <w:rFonts w:cs="Times New Roman"/>
                <w:lang w:val="en-US"/>
              </w:rPr>
            </w:rPrChange>
          </w:rPr>
          <w:delInstrText>json</w:delInstrText>
        </w:r>
        <w:r w:rsidRPr="006E6534" w:rsidDel="008D162B">
          <w:rPr>
            <w:rFonts w:cs="Times New Roman"/>
            <w:color w:val="000000" w:themeColor="text1"/>
            <w:rPrChange w:id="7894" w:author="N F" w:date="2023-12-05T03:08:00Z">
              <w:rPr>
                <w:rFonts w:cs="Times New Roman"/>
              </w:rPr>
            </w:rPrChange>
          </w:rPr>
          <w:delInstrText xml:space="preserve">"} </w:delInstrText>
        </w:r>
        <w:r w:rsidRPr="006E6534" w:rsidDel="008D162B">
          <w:rPr>
            <w:rFonts w:cs="Times New Roman"/>
            <w:color w:val="000000" w:themeColor="text1"/>
            <w:lang w:val="en-US"/>
            <w:rPrChange w:id="7895" w:author="N F" w:date="2023-12-05T03:08:00Z">
              <w:rPr>
                <w:rFonts w:cs="Times New Roman"/>
                <w:lang w:val="en-US"/>
              </w:rPr>
            </w:rPrChange>
          </w:rPr>
          <w:fldChar w:fldCharType="separate"/>
        </w:r>
        <w:r w:rsidRPr="006E6534" w:rsidDel="008D162B">
          <w:rPr>
            <w:rFonts w:cs="Times New Roman"/>
            <w:color w:val="000000" w:themeColor="text1"/>
            <w:rPrChange w:id="7896" w:author="N F" w:date="2023-12-05T03:08:00Z">
              <w:rPr>
                <w:rFonts w:cs="Times New Roman"/>
              </w:rPr>
            </w:rPrChange>
          </w:rPr>
          <w:delText>(6)</w:delText>
        </w:r>
        <w:r w:rsidRPr="006E6534" w:rsidDel="008D162B">
          <w:rPr>
            <w:rFonts w:cs="Times New Roman"/>
            <w:color w:val="000000" w:themeColor="text1"/>
            <w:lang w:val="en-US"/>
            <w:rPrChange w:id="7897" w:author="N F" w:date="2023-12-05T03:08:00Z">
              <w:rPr>
                <w:rFonts w:cs="Times New Roman"/>
                <w:lang w:val="en-US"/>
              </w:rPr>
            </w:rPrChange>
          </w:rPr>
          <w:fldChar w:fldCharType="end"/>
        </w:r>
      </w:del>
      <w:r w:rsidRPr="006E6534">
        <w:rPr>
          <w:rFonts w:cs="Times New Roman"/>
          <w:color w:val="000000" w:themeColor="text1"/>
          <w:rPrChange w:id="7898" w:author="N F" w:date="2023-12-05T03:08:00Z">
            <w:rPr>
              <w:rFonts w:cs="Times New Roman"/>
            </w:rPr>
          </w:rPrChange>
        </w:rPr>
        <w:t>.</w:t>
      </w:r>
    </w:p>
    <w:p w14:paraId="3406AAE0" w14:textId="7F113C14" w:rsidR="002D6737" w:rsidRPr="006E6534" w:rsidRDefault="002D6737">
      <w:pPr>
        <w:pStyle w:val="SDText"/>
        <w:spacing w:after="0"/>
        <w:rPr>
          <w:rFonts w:cs="Times New Roman"/>
          <w:color w:val="000000" w:themeColor="text1"/>
          <w:rPrChange w:id="7899" w:author="N F" w:date="2023-12-05T03:08:00Z">
            <w:rPr>
              <w:rFonts w:cs="Times New Roman"/>
            </w:rPr>
          </w:rPrChange>
        </w:rPr>
        <w:pPrChange w:id="7900" w:author="Barshadskaya, Yuliya" w:date="2024-01-13T19:24:00Z">
          <w:pPr>
            <w:pStyle w:val="SDText"/>
          </w:pPr>
        </w:pPrChange>
      </w:pPr>
      <w:r w:rsidRPr="006E6534">
        <w:rPr>
          <w:rFonts w:cs="Times New Roman"/>
          <w:color w:val="000000" w:themeColor="text1"/>
          <w:rPrChange w:id="7901" w:author="N F" w:date="2023-12-05T03:08:00Z">
            <w:rPr>
              <w:rFonts w:cs="Times New Roman"/>
            </w:rPr>
          </w:rPrChange>
        </w:rPr>
        <w:t>В исследовании с использованием крыс</w:t>
      </w:r>
      <w:r w:rsidR="001C7DE2" w:rsidRPr="006E6534">
        <w:rPr>
          <w:rFonts w:cs="Times New Roman"/>
          <w:color w:val="000000" w:themeColor="text1"/>
          <w:rPrChange w:id="7902" w:author="N F" w:date="2023-12-05T03:08:00Z">
            <w:rPr>
              <w:rFonts w:cs="Times New Roman"/>
            </w:rPr>
          </w:rPrChange>
        </w:rPr>
        <w:t xml:space="preserve">, которым </w:t>
      </w:r>
      <w:r w:rsidR="00416DC1" w:rsidRPr="006E6534">
        <w:rPr>
          <w:rFonts w:cs="Times New Roman"/>
          <w:color w:val="000000" w:themeColor="text1"/>
          <w:rPrChange w:id="7903" w:author="N F" w:date="2023-12-05T03:08:00Z">
            <w:rPr>
              <w:rFonts w:cs="Times New Roman"/>
            </w:rPr>
          </w:rPrChange>
        </w:rPr>
        <w:t>вводили осимертиниб</w:t>
      </w:r>
      <w:r w:rsidR="0082576A" w:rsidRPr="006E6534">
        <w:rPr>
          <w:rFonts w:cs="Times New Roman"/>
          <w:color w:val="000000" w:themeColor="text1"/>
          <w:rPrChange w:id="7904" w:author="N F" w:date="2023-12-05T03:08:00Z">
            <w:rPr>
              <w:rFonts w:cs="Times New Roman"/>
            </w:rPr>
          </w:rPrChange>
        </w:rPr>
        <w:t xml:space="preserve"> в дозе 20, 50 или 100 мг/кг</w:t>
      </w:r>
      <w:r w:rsidR="00776FD0" w:rsidRPr="006E6534">
        <w:rPr>
          <w:rFonts w:cs="Times New Roman"/>
          <w:color w:val="000000" w:themeColor="text1"/>
          <w:rPrChange w:id="7905" w:author="N F" w:date="2023-12-05T03:08:00Z">
            <w:rPr>
              <w:rFonts w:cs="Times New Roman"/>
            </w:rPr>
          </w:rPrChange>
        </w:rPr>
        <w:t>,</w:t>
      </w:r>
      <w:r w:rsidR="0082576A" w:rsidRPr="006E6534">
        <w:rPr>
          <w:rFonts w:cs="Times New Roman"/>
          <w:color w:val="000000" w:themeColor="text1"/>
          <w:rPrChange w:id="7906" w:author="N F" w:date="2023-12-05T03:08:00Z">
            <w:rPr>
              <w:rFonts w:cs="Times New Roman"/>
            </w:rPr>
          </w:rPrChange>
        </w:rPr>
        <w:t xml:space="preserve"> </w:t>
      </w:r>
      <w:r w:rsidR="00776FD0" w:rsidRPr="006E6534">
        <w:rPr>
          <w:rFonts w:cs="Times New Roman"/>
          <w:color w:val="000000" w:themeColor="text1"/>
          <w:rPrChange w:id="7907" w:author="N F" w:date="2023-12-05T03:08:00Z">
            <w:rPr>
              <w:rFonts w:cs="Times New Roman"/>
            </w:rPr>
          </w:rPrChange>
        </w:rPr>
        <w:t>п</w:t>
      </w:r>
      <w:r w:rsidR="0082576A" w:rsidRPr="006E6534">
        <w:rPr>
          <w:rFonts w:cs="Times New Roman"/>
          <w:color w:val="000000" w:themeColor="text1"/>
          <w:rPrChange w:id="7908" w:author="N F" w:date="2023-12-05T03:08:00Z">
            <w:rPr>
              <w:rFonts w:cs="Times New Roman"/>
            </w:rPr>
          </w:rPrChange>
        </w:rPr>
        <w:t xml:space="preserve">ри введении в максимальной дозе </w:t>
      </w:r>
      <w:r w:rsidR="005D05A5" w:rsidRPr="006E6534">
        <w:rPr>
          <w:rFonts w:cs="Times New Roman"/>
          <w:color w:val="000000" w:themeColor="text1"/>
          <w:rPrChange w:id="7909" w:author="N F" w:date="2023-12-05T03:08:00Z">
            <w:rPr>
              <w:rFonts w:cs="Times New Roman"/>
            </w:rPr>
          </w:rPrChange>
        </w:rPr>
        <w:t>наблюдали повышение систолического и диастолического артериального давления. Данный эффект и</w:t>
      </w:r>
      <w:r w:rsidR="00776FD0" w:rsidRPr="006E6534">
        <w:rPr>
          <w:rFonts w:cs="Times New Roman"/>
          <w:color w:val="000000" w:themeColor="text1"/>
          <w:rPrChange w:id="7910" w:author="N F" w:date="2023-12-05T03:08:00Z">
            <w:rPr>
              <w:rFonts w:cs="Times New Roman"/>
            </w:rPr>
          </w:rPrChange>
        </w:rPr>
        <w:t>с</w:t>
      </w:r>
      <w:r w:rsidR="005D05A5" w:rsidRPr="006E6534">
        <w:rPr>
          <w:rFonts w:cs="Times New Roman"/>
          <w:color w:val="000000" w:themeColor="text1"/>
          <w:rPrChange w:id="7911" w:author="N F" w:date="2023-12-05T03:08:00Z">
            <w:rPr>
              <w:rFonts w:cs="Times New Roman"/>
            </w:rPr>
          </w:rPrChange>
        </w:rPr>
        <w:t>чез через 24 ч после введения</w:t>
      </w:r>
      <w:r w:rsidRPr="006E6534">
        <w:rPr>
          <w:rFonts w:cs="Times New Roman"/>
          <w:color w:val="000000" w:themeColor="text1"/>
          <w:rPrChange w:id="7912" w:author="N F" w:date="2023-12-05T03:08:00Z">
            <w:rPr>
              <w:rFonts w:cs="Times New Roman"/>
            </w:rPr>
          </w:rPrChange>
        </w:rPr>
        <w:t xml:space="preserve"> </w:t>
      </w:r>
      <w:ins w:id="7913" w:author="Barshadskaya, Yuliya" w:date="2024-01-13T19:23:00Z">
        <w:r w:rsidR="008D162B" w:rsidRPr="0001519A">
          <w:rPr>
            <w:rFonts w:cs="Times New Roman"/>
            <w:color w:val="000000" w:themeColor="text1"/>
            <w:lang w:val="en-US"/>
          </w:rPr>
          <w:fldChar w:fldCharType="begin"/>
        </w:r>
        <w:r w:rsidR="008D162B"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8D162B" w:rsidRPr="0001519A">
          <w:rPr>
            <w:rFonts w:cs="Times New Roman"/>
            <w:color w:val="000000" w:themeColor="text1"/>
            <w:lang w:val="en-US"/>
          </w:rPr>
          <w:fldChar w:fldCharType="separate"/>
        </w:r>
        <w:r w:rsidR="008D162B" w:rsidRPr="0018315E">
          <w:rPr>
            <w:rFonts w:cs="Times New Roman"/>
            <w:color w:val="000000" w:themeColor="text1"/>
          </w:rPr>
          <w:t>[</w:t>
        </w:r>
      </w:ins>
      <w:ins w:id="7914" w:author="Barshadskaya, Yuliya" w:date="2024-02-22T23:44:00Z">
        <w:r w:rsidR="00B8644E">
          <w:rPr>
            <w:rFonts w:cs="Times New Roman"/>
            <w:color w:val="000000" w:themeColor="text1"/>
          </w:rPr>
          <w:t>1</w:t>
        </w:r>
      </w:ins>
      <w:ins w:id="7915" w:author="Barshadskaya, Yuliya" w:date="2024-01-13T19:23:00Z">
        <w:r w:rsidR="008D162B" w:rsidRPr="00DD38F1">
          <w:rPr>
            <w:rFonts w:cs="Times New Roman"/>
            <w:color w:val="000000" w:themeColor="text1"/>
          </w:rPr>
          <w:t>]</w:t>
        </w:r>
        <w:r w:rsidR="008D162B" w:rsidRPr="0001519A">
          <w:rPr>
            <w:rFonts w:cs="Times New Roman"/>
            <w:color w:val="000000" w:themeColor="text1"/>
            <w:lang w:val="en-US"/>
          </w:rPr>
          <w:fldChar w:fldCharType="end"/>
        </w:r>
      </w:ins>
      <w:del w:id="7916" w:author="Barshadskaya, Yuliya" w:date="2024-01-13T19:23:00Z">
        <w:r w:rsidRPr="006E6534" w:rsidDel="008D162B">
          <w:rPr>
            <w:rFonts w:cs="Times New Roman"/>
            <w:color w:val="000000" w:themeColor="text1"/>
            <w:lang w:val="en-US"/>
            <w:rPrChange w:id="7917" w:author="N F" w:date="2023-12-05T03:08:00Z">
              <w:rPr>
                <w:rFonts w:cs="Times New Roman"/>
                <w:lang w:val="en-US"/>
              </w:rPr>
            </w:rPrChange>
          </w:rPr>
          <w:fldChar w:fldCharType="begin"/>
        </w:r>
        <w:r w:rsidRPr="006E6534" w:rsidDel="008D162B">
          <w:rPr>
            <w:rFonts w:cs="Times New Roman"/>
            <w:color w:val="000000" w:themeColor="text1"/>
            <w:rPrChange w:id="7918" w:author="N F" w:date="2023-12-05T03:08:00Z">
              <w:rPr>
                <w:rFonts w:cs="Times New Roman"/>
              </w:rPr>
            </w:rPrChange>
          </w:rPr>
          <w:delInstrText xml:space="preserve"> </w:delInstrText>
        </w:r>
        <w:r w:rsidRPr="006E6534" w:rsidDel="008D162B">
          <w:rPr>
            <w:rFonts w:cs="Times New Roman"/>
            <w:color w:val="000000" w:themeColor="text1"/>
            <w:lang w:val="en-US"/>
            <w:rPrChange w:id="7919" w:author="N F" w:date="2023-12-05T03:08:00Z">
              <w:rPr>
                <w:rFonts w:cs="Times New Roman"/>
                <w:lang w:val="en-US"/>
              </w:rPr>
            </w:rPrChange>
          </w:rPr>
          <w:delInstrText>ADDIN</w:delInstrText>
        </w:r>
        <w:r w:rsidRPr="006E6534" w:rsidDel="008D162B">
          <w:rPr>
            <w:rFonts w:cs="Times New Roman"/>
            <w:color w:val="000000" w:themeColor="text1"/>
            <w:rPrChange w:id="7920" w:author="N F" w:date="2023-12-05T03:08:00Z">
              <w:rPr>
                <w:rFonts w:cs="Times New Roman"/>
              </w:rPr>
            </w:rPrChange>
          </w:rPr>
          <w:delInstrText xml:space="preserve"> </w:delInstrText>
        </w:r>
        <w:r w:rsidRPr="006E6534" w:rsidDel="008D162B">
          <w:rPr>
            <w:rFonts w:cs="Times New Roman"/>
            <w:color w:val="000000" w:themeColor="text1"/>
            <w:lang w:val="en-US"/>
            <w:rPrChange w:id="7921" w:author="N F" w:date="2023-12-05T03:08:00Z">
              <w:rPr>
                <w:rFonts w:cs="Times New Roman"/>
                <w:lang w:val="en-US"/>
              </w:rPr>
            </w:rPrChange>
          </w:rPr>
          <w:delInstrText>ZOTERO</w:delInstrText>
        </w:r>
        <w:r w:rsidRPr="006E6534" w:rsidDel="008D162B">
          <w:rPr>
            <w:rFonts w:cs="Times New Roman"/>
            <w:color w:val="000000" w:themeColor="text1"/>
            <w:rPrChange w:id="7922" w:author="N F" w:date="2023-12-05T03:08:00Z">
              <w:rPr>
                <w:rFonts w:cs="Times New Roman"/>
              </w:rPr>
            </w:rPrChange>
          </w:rPr>
          <w:delInstrText>_</w:delInstrText>
        </w:r>
        <w:r w:rsidRPr="006E6534" w:rsidDel="008D162B">
          <w:rPr>
            <w:rFonts w:cs="Times New Roman"/>
            <w:color w:val="000000" w:themeColor="text1"/>
            <w:lang w:val="en-US"/>
            <w:rPrChange w:id="7923" w:author="N F" w:date="2023-12-05T03:08:00Z">
              <w:rPr>
                <w:rFonts w:cs="Times New Roman"/>
                <w:lang w:val="en-US"/>
              </w:rPr>
            </w:rPrChange>
          </w:rPr>
          <w:delInstrText>ITEM</w:delInstrText>
        </w:r>
        <w:r w:rsidRPr="006E6534" w:rsidDel="008D162B">
          <w:rPr>
            <w:rFonts w:cs="Times New Roman"/>
            <w:color w:val="000000" w:themeColor="text1"/>
            <w:rPrChange w:id="7924" w:author="N F" w:date="2023-12-05T03:08:00Z">
              <w:rPr>
                <w:rFonts w:cs="Times New Roman"/>
              </w:rPr>
            </w:rPrChange>
          </w:rPr>
          <w:delInstrText xml:space="preserve"> </w:delInstrText>
        </w:r>
        <w:r w:rsidRPr="006E6534" w:rsidDel="008D162B">
          <w:rPr>
            <w:rFonts w:cs="Times New Roman"/>
            <w:color w:val="000000" w:themeColor="text1"/>
            <w:lang w:val="en-US"/>
            <w:rPrChange w:id="7925" w:author="N F" w:date="2023-12-05T03:08:00Z">
              <w:rPr>
                <w:rFonts w:cs="Times New Roman"/>
                <w:lang w:val="en-US"/>
              </w:rPr>
            </w:rPrChange>
          </w:rPr>
          <w:delInstrText>CSL</w:delInstrText>
        </w:r>
        <w:r w:rsidRPr="006E6534" w:rsidDel="008D162B">
          <w:rPr>
            <w:rFonts w:cs="Times New Roman"/>
            <w:color w:val="000000" w:themeColor="text1"/>
            <w:rPrChange w:id="7926" w:author="N F" w:date="2023-12-05T03:08:00Z">
              <w:rPr>
                <w:rFonts w:cs="Times New Roman"/>
              </w:rPr>
            </w:rPrChange>
          </w:rPr>
          <w:delInstrText>_</w:delInstrText>
        </w:r>
        <w:r w:rsidRPr="006E6534" w:rsidDel="008D162B">
          <w:rPr>
            <w:rFonts w:cs="Times New Roman"/>
            <w:color w:val="000000" w:themeColor="text1"/>
            <w:lang w:val="en-US"/>
            <w:rPrChange w:id="7927" w:author="N F" w:date="2023-12-05T03:08:00Z">
              <w:rPr>
                <w:rFonts w:cs="Times New Roman"/>
                <w:lang w:val="en-US"/>
              </w:rPr>
            </w:rPrChange>
          </w:rPr>
          <w:delInstrText>CITATION</w:delInstrText>
        </w:r>
        <w:r w:rsidRPr="006E6534" w:rsidDel="008D162B">
          <w:rPr>
            <w:rFonts w:cs="Times New Roman"/>
            <w:color w:val="000000" w:themeColor="text1"/>
            <w:rPrChange w:id="7928" w:author="N F" w:date="2023-12-05T03:08:00Z">
              <w:rPr>
                <w:rFonts w:cs="Times New Roman"/>
              </w:rPr>
            </w:rPrChange>
          </w:rPr>
          <w:delInstrText xml:space="preserve"> {"</w:delInstrText>
        </w:r>
        <w:r w:rsidRPr="006E6534" w:rsidDel="008D162B">
          <w:rPr>
            <w:rFonts w:cs="Times New Roman"/>
            <w:color w:val="000000" w:themeColor="text1"/>
            <w:lang w:val="en-US"/>
            <w:rPrChange w:id="7929" w:author="N F" w:date="2023-12-05T03:08:00Z">
              <w:rPr>
                <w:rFonts w:cs="Times New Roman"/>
                <w:lang w:val="en-US"/>
              </w:rPr>
            </w:rPrChange>
          </w:rPr>
          <w:delInstrText>citationID</w:delInstrText>
        </w:r>
        <w:r w:rsidRPr="006E6534" w:rsidDel="008D162B">
          <w:rPr>
            <w:rFonts w:cs="Times New Roman"/>
            <w:color w:val="000000" w:themeColor="text1"/>
            <w:rPrChange w:id="7930" w:author="N F" w:date="2023-12-05T03:08:00Z">
              <w:rPr>
                <w:rFonts w:cs="Times New Roman"/>
              </w:rPr>
            </w:rPrChange>
          </w:rPr>
          <w:delInstrText>":"</w:delInstrText>
        </w:r>
        <w:r w:rsidRPr="006E6534" w:rsidDel="008D162B">
          <w:rPr>
            <w:rFonts w:cs="Times New Roman"/>
            <w:color w:val="000000" w:themeColor="text1"/>
            <w:lang w:val="en-US"/>
            <w:rPrChange w:id="7931" w:author="N F" w:date="2023-12-05T03:08:00Z">
              <w:rPr>
                <w:rFonts w:cs="Times New Roman"/>
                <w:lang w:val="en-US"/>
              </w:rPr>
            </w:rPrChange>
          </w:rPr>
          <w:delInstrText>iWmfkBAL</w:delInstrText>
        </w:r>
        <w:r w:rsidRPr="006E6534" w:rsidDel="008D162B">
          <w:rPr>
            <w:rFonts w:cs="Times New Roman"/>
            <w:color w:val="000000" w:themeColor="text1"/>
            <w:rPrChange w:id="7932" w:author="N F" w:date="2023-12-05T03:08:00Z">
              <w:rPr>
                <w:rFonts w:cs="Times New Roman"/>
              </w:rPr>
            </w:rPrChange>
          </w:rPr>
          <w:delInstrText>","</w:delInstrText>
        </w:r>
        <w:r w:rsidRPr="006E6534" w:rsidDel="008D162B">
          <w:rPr>
            <w:rFonts w:cs="Times New Roman"/>
            <w:color w:val="000000" w:themeColor="text1"/>
            <w:lang w:val="en-US"/>
            <w:rPrChange w:id="7933" w:author="N F" w:date="2023-12-05T03:08:00Z">
              <w:rPr>
                <w:rFonts w:cs="Times New Roman"/>
                <w:lang w:val="en-US"/>
              </w:rPr>
            </w:rPrChange>
          </w:rPr>
          <w:delInstrText>properties</w:delInstrText>
        </w:r>
        <w:r w:rsidRPr="006E6534" w:rsidDel="008D162B">
          <w:rPr>
            <w:rFonts w:cs="Times New Roman"/>
            <w:color w:val="000000" w:themeColor="text1"/>
            <w:rPrChange w:id="7934" w:author="N F" w:date="2023-12-05T03:08:00Z">
              <w:rPr>
                <w:rFonts w:cs="Times New Roman"/>
              </w:rPr>
            </w:rPrChange>
          </w:rPr>
          <w:delInstrText>":{"</w:delInstrText>
        </w:r>
        <w:r w:rsidRPr="006E6534" w:rsidDel="008D162B">
          <w:rPr>
            <w:rFonts w:cs="Times New Roman"/>
            <w:color w:val="000000" w:themeColor="text1"/>
            <w:lang w:val="en-US"/>
            <w:rPrChange w:id="7935" w:author="N F" w:date="2023-12-05T03:08:00Z">
              <w:rPr>
                <w:rFonts w:cs="Times New Roman"/>
                <w:lang w:val="en-US"/>
              </w:rPr>
            </w:rPrChange>
          </w:rPr>
          <w:delInstrText>formattedCitation</w:delInstrText>
        </w:r>
        <w:r w:rsidRPr="006E6534" w:rsidDel="008D162B">
          <w:rPr>
            <w:rFonts w:cs="Times New Roman"/>
            <w:color w:val="000000" w:themeColor="text1"/>
            <w:rPrChange w:id="7936" w:author="N F" w:date="2023-12-05T03:08:00Z">
              <w:rPr>
                <w:rFonts w:cs="Times New Roman"/>
              </w:rPr>
            </w:rPrChange>
          </w:rPr>
          <w:delInstrText>":"(6)","</w:delInstrText>
        </w:r>
        <w:r w:rsidRPr="006E6534" w:rsidDel="008D162B">
          <w:rPr>
            <w:rFonts w:cs="Times New Roman"/>
            <w:color w:val="000000" w:themeColor="text1"/>
            <w:lang w:val="en-US"/>
            <w:rPrChange w:id="7937" w:author="N F" w:date="2023-12-05T03:08:00Z">
              <w:rPr>
                <w:rFonts w:cs="Times New Roman"/>
                <w:lang w:val="en-US"/>
              </w:rPr>
            </w:rPrChange>
          </w:rPr>
          <w:delInstrText>plainCitation</w:delInstrText>
        </w:r>
        <w:r w:rsidRPr="006E6534" w:rsidDel="008D162B">
          <w:rPr>
            <w:rFonts w:cs="Times New Roman"/>
            <w:color w:val="000000" w:themeColor="text1"/>
            <w:rPrChange w:id="7938" w:author="N F" w:date="2023-12-05T03:08:00Z">
              <w:rPr>
                <w:rFonts w:cs="Times New Roman"/>
              </w:rPr>
            </w:rPrChange>
          </w:rPr>
          <w:delInstrText>":"(6)","</w:delInstrText>
        </w:r>
        <w:r w:rsidRPr="006E6534" w:rsidDel="008D162B">
          <w:rPr>
            <w:rFonts w:cs="Times New Roman"/>
            <w:color w:val="000000" w:themeColor="text1"/>
            <w:lang w:val="en-US"/>
            <w:rPrChange w:id="7939" w:author="N F" w:date="2023-12-05T03:08:00Z">
              <w:rPr>
                <w:rFonts w:cs="Times New Roman"/>
                <w:lang w:val="en-US"/>
              </w:rPr>
            </w:rPrChange>
          </w:rPr>
          <w:delInstrText>noteIndex</w:delInstrText>
        </w:r>
        <w:r w:rsidRPr="006E6534" w:rsidDel="008D162B">
          <w:rPr>
            <w:rFonts w:cs="Times New Roman"/>
            <w:color w:val="000000" w:themeColor="text1"/>
            <w:rPrChange w:id="7940" w:author="N F" w:date="2023-12-05T03:08:00Z">
              <w:rPr>
                <w:rFonts w:cs="Times New Roman"/>
              </w:rPr>
            </w:rPrChange>
          </w:rPr>
          <w:delInstrText>":0},"</w:delInstrText>
        </w:r>
        <w:r w:rsidRPr="006E6534" w:rsidDel="008D162B">
          <w:rPr>
            <w:rFonts w:cs="Times New Roman"/>
            <w:color w:val="000000" w:themeColor="text1"/>
            <w:lang w:val="en-US"/>
            <w:rPrChange w:id="7941" w:author="N F" w:date="2023-12-05T03:08:00Z">
              <w:rPr>
                <w:rFonts w:cs="Times New Roman"/>
                <w:lang w:val="en-US"/>
              </w:rPr>
            </w:rPrChange>
          </w:rPr>
          <w:delInstrText>citationItems</w:delInstrText>
        </w:r>
        <w:r w:rsidRPr="006E6534" w:rsidDel="008D162B">
          <w:rPr>
            <w:rFonts w:cs="Times New Roman"/>
            <w:color w:val="000000" w:themeColor="text1"/>
            <w:rPrChange w:id="7942" w:author="N F" w:date="2023-12-05T03:08:00Z">
              <w:rPr>
                <w:rFonts w:cs="Times New Roman"/>
              </w:rPr>
            </w:rPrChange>
          </w:rPr>
          <w:delInstrText>":[{"</w:delInstrText>
        </w:r>
        <w:r w:rsidRPr="006E6534" w:rsidDel="008D162B">
          <w:rPr>
            <w:rFonts w:cs="Times New Roman"/>
            <w:color w:val="000000" w:themeColor="text1"/>
            <w:lang w:val="en-US"/>
            <w:rPrChange w:id="7943" w:author="N F" w:date="2023-12-05T03:08:00Z">
              <w:rPr>
                <w:rFonts w:cs="Times New Roman"/>
                <w:lang w:val="en-US"/>
              </w:rPr>
            </w:rPrChange>
          </w:rPr>
          <w:delInstrText>id</w:delInstrText>
        </w:r>
        <w:r w:rsidRPr="006E6534" w:rsidDel="008D162B">
          <w:rPr>
            <w:rFonts w:cs="Times New Roman"/>
            <w:color w:val="000000" w:themeColor="text1"/>
            <w:rPrChange w:id="7944" w:author="N F" w:date="2023-12-05T03:08:00Z">
              <w:rPr>
                <w:rFonts w:cs="Times New Roman"/>
              </w:rPr>
            </w:rPrChange>
          </w:rPr>
          <w:delInstrText>":161758,"</w:delInstrText>
        </w:r>
        <w:r w:rsidRPr="006E6534" w:rsidDel="008D162B">
          <w:rPr>
            <w:rFonts w:cs="Times New Roman"/>
            <w:color w:val="000000" w:themeColor="text1"/>
            <w:lang w:val="en-US"/>
            <w:rPrChange w:id="7945" w:author="N F" w:date="2023-12-05T03:08:00Z">
              <w:rPr>
                <w:rFonts w:cs="Times New Roman"/>
                <w:lang w:val="en-US"/>
              </w:rPr>
            </w:rPrChange>
          </w:rPr>
          <w:delInstrText>uris</w:delInstrText>
        </w:r>
        <w:r w:rsidRPr="006E6534" w:rsidDel="008D162B">
          <w:rPr>
            <w:rFonts w:cs="Times New Roman"/>
            <w:color w:val="000000" w:themeColor="text1"/>
            <w:rPrChange w:id="7946" w:author="N F" w:date="2023-12-05T03:08:00Z">
              <w:rPr>
                <w:rFonts w:cs="Times New Roman"/>
              </w:rPr>
            </w:rPrChange>
          </w:rPr>
          <w:delInstrText>":["</w:delInstrText>
        </w:r>
        <w:r w:rsidRPr="006E6534" w:rsidDel="008D162B">
          <w:rPr>
            <w:rFonts w:cs="Times New Roman"/>
            <w:color w:val="000000" w:themeColor="text1"/>
            <w:lang w:val="en-US"/>
            <w:rPrChange w:id="7947" w:author="N F" w:date="2023-12-05T03:08:00Z">
              <w:rPr>
                <w:rFonts w:cs="Times New Roman"/>
                <w:lang w:val="en-US"/>
              </w:rPr>
            </w:rPrChange>
          </w:rPr>
          <w:delInstrText>http</w:delInstrText>
        </w:r>
        <w:r w:rsidRPr="006E6534" w:rsidDel="008D162B">
          <w:rPr>
            <w:rFonts w:cs="Times New Roman"/>
            <w:color w:val="000000" w:themeColor="text1"/>
            <w:rPrChange w:id="7948" w:author="N F" w:date="2023-12-05T03:08:00Z">
              <w:rPr>
                <w:rFonts w:cs="Times New Roman"/>
              </w:rPr>
            </w:rPrChange>
          </w:rPr>
          <w:delInstrText>://</w:delInstrText>
        </w:r>
        <w:r w:rsidRPr="006E6534" w:rsidDel="008D162B">
          <w:rPr>
            <w:rFonts w:cs="Times New Roman"/>
            <w:color w:val="000000" w:themeColor="text1"/>
            <w:lang w:val="en-US"/>
            <w:rPrChange w:id="7949" w:author="N F" w:date="2023-12-05T03:08:00Z">
              <w:rPr>
                <w:rFonts w:cs="Times New Roman"/>
                <w:lang w:val="en-US"/>
              </w:rPr>
            </w:rPrChange>
          </w:rPr>
          <w:delInstrText>zotero</w:delInstrText>
        </w:r>
        <w:r w:rsidRPr="006E6534" w:rsidDel="008D162B">
          <w:rPr>
            <w:rFonts w:cs="Times New Roman"/>
            <w:color w:val="000000" w:themeColor="text1"/>
            <w:rPrChange w:id="7950" w:author="N F" w:date="2023-12-05T03:08:00Z">
              <w:rPr>
                <w:rFonts w:cs="Times New Roman"/>
              </w:rPr>
            </w:rPrChange>
          </w:rPr>
          <w:delInstrText>.</w:delInstrText>
        </w:r>
        <w:r w:rsidRPr="006E6534" w:rsidDel="008D162B">
          <w:rPr>
            <w:rFonts w:cs="Times New Roman"/>
            <w:color w:val="000000" w:themeColor="text1"/>
            <w:lang w:val="en-US"/>
            <w:rPrChange w:id="7951" w:author="N F" w:date="2023-12-05T03:08:00Z">
              <w:rPr>
                <w:rFonts w:cs="Times New Roman"/>
                <w:lang w:val="en-US"/>
              </w:rPr>
            </w:rPrChange>
          </w:rPr>
          <w:delInstrText>org</w:delInstrText>
        </w:r>
        <w:r w:rsidRPr="006E6534" w:rsidDel="008D162B">
          <w:rPr>
            <w:rFonts w:cs="Times New Roman"/>
            <w:color w:val="000000" w:themeColor="text1"/>
            <w:rPrChange w:id="7952" w:author="N F" w:date="2023-12-05T03:08:00Z">
              <w:rPr>
                <w:rFonts w:cs="Times New Roman"/>
              </w:rPr>
            </w:rPrChange>
          </w:rPr>
          <w:delInstrText>/</w:delInstrText>
        </w:r>
        <w:r w:rsidRPr="006E6534" w:rsidDel="008D162B">
          <w:rPr>
            <w:rFonts w:cs="Times New Roman"/>
            <w:color w:val="000000" w:themeColor="text1"/>
            <w:lang w:val="en-US"/>
            <w:rPrChange w:id="7953" w:author="N F" w:date="2023-12-05T03:08:00Z">
              <w:rPr>
                <w:rFonts w:cs="Times New Roman"/>
                <w:lang w:val="en-US"/>
              </w:rPr>
            </w:rPrChange>
          </w:rPr>
          <w:delInstrText>groups</w:delInstrText>
        </w:r>
        <w:r w:rsidRPr="006E6534" w:rsidDel="008D162B">
          <w:rPr>
            <w:rFonts w:cs="Times New Roman"/>
            <w:color w:val="000000" w:themeColor="text1"/>
            <w:rPrChange w:id="7954" w:author="N F" w:date="2023-12-05T03:08:00Z">
              <w:rPr>
                <w:rFonts w:cs="Times New Roman"/>
              </w:rPr>
            </w:rPrChange>
          </w:rPr>
          <w:delInstrText>/4735135/</w:delInstrText>
        </w:r>
        <w:r w:rsidRPr="006E6534" w:rsidDel="008D162B">
          <w:rPr>
            <w:rFonts w:cs="Times New Roman"/>
            <w:color w:val="000000" w:themeColor="text1"/>
            <w:lang w:val="en-US"/>
            <w:rPrChange w:id="7955" w:author="N F" w:date="2023-12-05T03:08:00Z">
              <w:rPr>
                <w:rFonts w:cs="Times New Roman"/>
                <w:lang w:val="en-US"/>
              </w:rPr>
            </w:rPrChange>
          </w:rPr>
          <w:delInstrText>items</w:delInstrText>
        </w:r>
        <w:r w:rsidRPr="006E6534" w:rsidDel="008D162B">
          <w:rPr>
            <w:rFonts w:cs="Times New Roman"/>
            <w:color w:val="000000" w:themeColor="text1"/>
            <w:rPrChange w:id="7956" w:author="N F" w:date="2023-12-05T03:08:00Z">
              <w:rPr>
                <w:rFonts w:cs="Times New Roman"/>
              </w:rPr>
            </w:rPrChange>
          </w:rPr>
          <w:delInstrText>/</w:delInstrText>
        </w:r>
        <w:r w:rsidRPr="006E6534" w:rsidDel="008D162B">
          <w:rPr>
            <w:rFonts w:cs="Times New Roman"/>
            <w:color w:val="000000" w:themeColor="text1"/>
            <w:lang w:val="en-US"/>
            <w:rPrChange w:id="7957" w:author="N F" w:date="2023-12-05T03:08:00Z">
              <w:rPr>
                <w:rFonts w:cs="Times New Roman"/>
                <w:lang w:val="en-US"/>
              </w:rPr>
            </w:rPrChange>
          </w:rPr>
          <w:delInstrText>YQI</w:delInstrText>
        </w:r>
        <w:r w:rsidRPr="006E6534" w:rsidDel="008D162B">
          <w:rPr>
            <w:rFonts w:cs="Times New Roman"/>
            <w:color w:val="000000" w:themeColor="text1"/>
            <w:rPrChange w:id="7958" w:author="N F" w:date="2023-12-05T03:08:00Z">
              <w:rPr>
                <w:rFonts w:cs="Times New Roman"/>
              </w:rPr>
            </w:rPrChange>
          </w:rPr>
          <w:delInstrText>77</w:delInstrText>
        </w:r>
        <w:r w:rsidRPr="006E6534" w:rsidDel="008D162B">
          <w:rPr>
            <w:rFonts w:cs="Times New Roman"/>
            <w:color w:val="000000" w:themeColor="text1"/>
            <w:lang w:val="en-US"/>
            <w:rPrChange w:id="7959" w:author="N F" w:date="2023-12-05T03:08:00Z">
              <w:rPr>
                <w:rFonts w:cs="Times New Roman"/>
                <w:lang w:val="en-US"/>
              </w:rPr>
            </w:rPrChange>
          </w:rPr>
          <w:delInstrText>G</w:delInstrText>
        </w:r>
        <w:r w:rsidRPr="006E6534" w:rsidDel="008D162B">
          <w:rPr>
            <w:rFonts w:cs="Times New Roman"/>
            <w:color w:val="000000" w:themeColor="text1"/>
            <w:rPrChange w:id="7960" w:author="N F" w:date="2023-12-05T03:08:00Z">
              <w:rPr>
                <w:rFonts w:cs="Times New Roman"/>
              </w:rPr>
            </w:rPrChange>
          </w:rPr>
          <w:delInstrText>3</w:delInstrText>
        </w:r>
        <w:r w:rsidRPr="006E6534" w:rsidDel="008D162B">
          <w:rPr>
            <w:rFonts w:cs="Times New Roman"/>
            <w:color w:val="000000" w:themeColor="text1"/>
            <w:lang w:val="en-US"/>
            <w:rPrChange w:id="7961" w:author="N F" w:date="2023-12-05T03:08:00Z">
              <w:rPr>
                <w:rFonts w:cs="Times New Roman"/>
                <w:lang w:val="en-US"/>
              </w:rPr>
            </w:rPrChange>
          </w:rPr>
          <w:delInstrText>L</w:delInstrText>
        </w:r>
        <w:r w:rsidRPr="006E6534" w:rsidDel="008D162B">
          <w:rPr>
            <w:rFonts w:cs="Times New Roman"/>
            <w:color w:val="000000" w:themeColor="text1"/>
            <w:rPrChange w:id="7962" w:author="N F" w:date="2023-12-05T03:08:00Z">
              <w:rPr>
                <w:rFonts w:cs="Times New Roman"/>
              </w:rPr>
            </w:rPrChange>
          </w:rPr>
          <w:delInstrText>"],"</w:delInstrText>
        </w:r>
        <w:r w:rsidRPr="006E6534" w:rsidDel="008D162B">
          <w:rPr>
            <w:rFonts w:cs="Times New Roman"/>
            <w:color w:val="000000" w:themeColor="text1"/>
            <w:lang w:val="en-US"/>
            <w:rPrChange w:id="7963" w:author="N F" w:date="2023-12-05T03:08:00Z">
              <w:rPr>
                <w:rFonts w:cs="Times New Roman"/>
                <w:lang w:val="en-US"/>
              </w:rPr>
            </w:rPrChange>
          </w:rPr>
          <w:delInstrText>itemData</w:delInstrText>
        </w:r>
        <w:r w:rsidRPr="006E6534" w:rsidDel="008D162B">
          <w:rPr>
            <w:rFonts w:cs="Times New Roman"/>
            <w:color w:val="000000" w:themeColor="text1"/>
            <w:rPrChange w:id="7964" w:author="N F" w:date="2023-12-05T03:08:00Z">
              <w:rPr>
                <w:rFonts w:cs="Times New Roman"/>
              </w:rPr>
            </w:rPrChange>
          </w:rPr>
          <w:delInstrText>":{"</w:delInstrText>
        </w:r>
        <w:r w:rsidRPr="006E6534" w:rsidDel="008D162B">
          <w:rPr>
            <w:rFonts w:cs="Times New Roman"/>
            <w:color w:val="000000" w:themeColor="text1"/>
            <w:lang w:val="en-US"/>
            <w:rPrChange w:id="7965" w:author="N F" w:date="2023-12-05T03:08:00Z">
              <w:rPr>
                <w:rFonts w:cs="Times New Roman"/>
                <w:lang w:val="en-US"/>
              </w:rPr>
            </w:rPrChange>
          </w:rPr>
          <w:delInstrText>id</w:delInstrText>
        </w:r>
        <w:r w:rsidRPr="006E6534" w:rsidDel="008D162B">
          <w:rPr>
            <w:rFonts w:cs="Times New Roman"/>
            <w:color w:val="000000" w:themeColor="text1"/>
            <w:rPrChange w:id="7966" w:author="N F" w:date="2023-12-05T03:08:00Z">
              <w:rPr>
                <w:rFonts w:cs="Times New Roman"/>
              </w:rPr>
            </w:rPrChange>
          </w:rPr>
          <w:delInstrText>":161758,"</w:delInstrText>
        </w:r>
        <w:r w:rsidRPr="006E6534" w:rsidDel="008D162B">
          <w:rPr>
            <w:rFonts w:cs="Times New Roman"/>
            <w:color w:val="000000" w:themeColor="text1"/>
            <w:lang w:val="en-US"/>
            <w:rPrChange w:id="7967" w:author="N F" w:date="2023-12-05T03:08:00Z">
              <w:rPr>
                <w:rFonts w:cs="Times New Roman"/>
                <w:lang w:val="en-US"/>
              </w:rPr>
            </w:rPrChange>
          </w:rPr>
          <w:delInstrText>type</w:delInstrText>
        </w:r>
        <w:r w:rsidRPr="006E6534" w:rsidDel="008D162B">
          <w:rPr>
            <w:rFonts w:cs="Times New Roman"/>
            <w:color w:val="000000" w:themeColor="text1"/>
            <w:rPrChange w:id="7968" w:author="N F" w:date="2023-12-05T03:08:00Z">
              <w:rPr>
                <w:rFonts w:cs="Times New Roman"/>
              </w:rPr>
            </w:rPrChange>
          </w:rPr>
          <w:delInstrText>":"</w:delInstrText>
        </w:r>
        <w:r w:rsidRPr="006E6534" w:rsidDel="008D162B">
          <w:rPr>
            <w:rFonts w:cs="Times New Roman"/>
            <w:color w:val="000000" w:themeColor="text1"/>
            <w:lang w:val="en-US"/>
            <w:rPrChange w:id="7969" w:author="N F" w:date="2023-12-05T03:08:00Z">
              <w:rPr>
                <w:rFonts w:cs="Times New Roman"/>
                <w:lang w:val="en-US"/>
              </w:rPr>
            </w:rPrChange>
          </w:rPr>
          <w:delInstrText>webpage</w:delInstrText>
        </w:r>
        <w:r w:rsidRPr="006E6534" w:rsidDel="008D162B">
          <w:rPr>
            <w:rFonts w:cs="Times New Roman"/>
            <w:color w:val="000000" w:themeColor="text1"/>
            <w:rPrChange w:id="7970" w:author="N F" w:date="2023-12-05T03:08:00Z">
              <w:rPr>
                <w:rFonts w:cs="Times New Roman"/>
              </w:rPr>
            </w:rPrChange>
          </w:rPr>
          <w:delInstrText>","</w:delInstrText>
        </w:r>
        <w:r w:rsidRPr="006E6534" w:rsidDel="008D162B">
          <w:rPr>
            <w:rFonts w:cs="Times New Roman"/>
            <w:color w:val="000000" w:themeColor="text1"/>
            <w:lang w:val="en-US"/>
            <w:rPrChange w:id="7971" w:author="N F" w:date="2023-12-05T03:08:00Z">
              <w:rPr>
                <w:rFonts w:cs="Times New Roman"/>
                <w:lang w:val="en-US"/>
              </w:rPr>
            </w:rPrChange>
          </w:rPr>
          <w:delInstrText>title</w:delInstrText>
        </w:r>
        <w:r w:rsidRPr="006E6534" w:rsidDel="008D162B">
          <w:rPr>
            <w:rFonts w:cs="Times New Roman"/>
            <w:color w:val="000000" w:themeColor="text1"/>
            <w:rPrChange w:id="7972" w:author="N F" w:date="2023-12-05T03:08:00Z">
              <w:rPr>
                <w:rFonts w:cs="Times New Roman"/>
              </w:rPr>
            </w:rPrChange>
          </w:rPr>
          <w:delInstrText>":"</w:delInstrText>
        </w:r>
        <w:r w:rsidRPr="006E6534" w:rsidDel="008D162B">
          <w:rPr>
            <w:rFonts w:cs="Times New Roman"/>
            <w:color w:val="000000" w:themeColor="text1"/>
            <w:lang w:val="en-US"/>
            <w:rPrChange w:id="7973" w:author="N F" w:date="2023-12-05T03:08:00Z">
              <w:rPr>
                <w:rFonts w:cs="Times New Roman"/>
                <w:lang w:val="en-US"/>
              </w:rPr>
            </w:rPrChange>
          </w:rPr>
          <w:delInstrText>TAGRISSO</w:delInstrText>
        </w:r>
        <w:r w:rsidRPr="006E6534" w:rsidDel="008D162B">
          <w:rPr>
            <w:rFonts w:cs="Times New Roman"/>
            <w:color w:val="000000" w:themeColor="text1"/>
            <w:rPrChange w:id="7974" w:author="N F" w:date="2023-12-05T03:08:00Z">
              <w:rPr>
                <w:rFonts w:cs="Times New Roman"/>
              </w:rPr>
            </w:rPrChange>
          </w:rPr>
          <w:delInstrText xml:space="preserve"> (</w:delInstrText>
        </w:r>
        <w:r w:rsidRPr="006E6534" w:rsidDel="008D162B">
          <w:rPr>
            <w:rFonts w:cs="Times New Roman"/>
            <w:color w:val="000000" w:themeColor="text1"/>
            <w:lang w:val="en-US"/>
            <w:rPrChange w:id="7975" w:author="N F" w:date="2023-12-05T03:08:00Z">
              <w:rPr>
                <w:rFonts w:cs="Times New Roman"/>
                <w:lang w:val="en-US"/>
              </w:rPr>
            </w:rPrChange>
          </w:rPr>
          <w:delInstrText>osimertinib</w:delInstrText>
        </w:r>
        <w:r w:rsidRPr="006E6534" w:rsidDel="008D162B">
          <w:rPr>
            <w:rFonts w:cs="Times New Roman"/>
            <w:color w:val="000000" w:themeColor="text1"/>
            <w:rPrChange w:id="7976" w:author="N F" w:date="2023-12-05T03:08:00Z">
              <w:rPr>
                <w:rFonts w:cs="Times New Roman"/>
              </w:rPr>
            </w:rPrChange>
          </w:rPr>
          <w:delInstrText xml:space="preserve">) </w:delInstrText>
        </w:r>
        <w:r w:rsidRPr="006E6534" w:rsidDel="008D162B">
          <w:rPr>
            <w:rFonts w:cs="Times New Roman"/>
            <w:color w:val="000000" w:themeColor="text1"/>
            <w:lang w:val="en-US"/>
            <w:rPrChange w:id="7977" w:author="N F" w:date="2023-12-05T03:08:00Z">
              <w:rPr>
                <w:rFonts w:cs="Times New Roman"/>
                <w:lang w:val="en-US"/>
              </w:rPr>
            </w:rPrChange>
          </w:rPr>
          <w:delInstrText>tablets</w:delInstrText>
        </w:r>
        <w:r w:rsidRPr="006E6534" w:rsidDel="008D162B">
          <w:rPr>
            <w:rFonts w:cs="Times New Roman"/>
            <w:color w:val="000000" w:themeColor="text1"/>
            <w:rPrChange w:id="7978" w:author="N F" w:date="2023-12-05T03:08:00Z">
              <w:rPr>
                <w:rFonts w:cs="Times New Roman"/>
              </w:rPr>
            </w:rPrChange>
          </w:rPr>
          <w:delInstrText xml:space="preserve">. </w:delInstrText>
        </w:r>
        <w:r w:rsidRPr="006E6534" w:rsidDel="008D162B">
          <w:rPr>
            <w:rFonts w:cs="Times New Roman"/>
            <w:color w:val="000000" w:themeColor="text1"/>
            <w:lang w:val="en-US"/>
            <w:rPrChange w:id="7979" w:author="N F" w:date="2023-12-05T03:08:00Z">
              <w:rPr>
                <w:rFonts w:cs="Times New Roman"/>
                <w:lang w:val="en-US"/>
              </w:rPr>
            </w:rPrChange>
          </w:rPr>
          <w:delInstrText>AstraZeneca</w:delInstrText>
        </w:r>
        <w:r w:rsidRPr="006E6534" w:rsidDel="008D162B">
          <w:rPr>
            <w:rFonts w:cs="Times New Roman"/>
            <w:color w:val="000000" w:themeColor="text1"/>
            <w:rPrChange w:id="7980" w:author="N F" w:date="2023-12-05T03:08:00Z">
              <w:rPr>
                <w:rFonts w:cs="Times New Roman"/>
              </w:rPr>
            </w:rPrChange>
          </w:rPr>
          <w:delInstrText xml:space="preserve"> </w:delInstrText>
        </w:r>
        <w:r w:rsidRPr="006E6534" w:rsidDel="008D162B">
          <w:rPr>
            <w:rFonts w:cs="Times New Roman"/>
            <w:color w:val="000000" w:themeColor="text1"/>
            <w:lang w:val="en-US"/>
            <w:rPrChange w:id="7981" w:author="N F" w:date="2023-12-05T03:08:00Z">
              <w:rPr>
                <w:rFonts w:cs="Times New Roman"/>
                <w:lang w:val="en-US"/>
              </w:rPr>
            </w:rPrChange>
          </w:rPr>
          <w:delInstrText>Pharmaceuticals</w:delInstrText>
        </w:r>
        <w:r w:rsidRPr="006E6534" w:rsidDel="008D162B">
          <w:rPr>
            <w:rFonts w:cs="Times New Roman"/>
            <w:color w:val="000000" w:themeColor="text1"/>
            <w:rPrChange w:id="7982" w:author="N F" w:date="2023-12-05T03:08:00Z">
              <w:rPr>
                <w:rFonts w:cs="Times New Roman"/>
              </w:rPr>
            </w:rPrChange>
          </w:rPr>
          <w:delInstrText xml:space="preserve">, </w:delInstrText>
        </w:r>
        <w:r w:rsidRPr="006E6534" w:rsidDel="008D162B">
          <w:rPr>
            <w:rFonts w:cs="Times New Roman"/>
            <w:color w:val="000000" w:themeColor="text1"/>
            <w:lang w:val="en-US"/>
            <w:rPrChange w:id="7983" w:author="N F" w:date="2023-12-05T03:08:00Z">
              <w:rPr>
                <w:rFonts w:cs="Times New Roman"/>
                <w:lang w:val="en-US"/>
              </w:rPr>
            </w:rPrChange>
          </w:rPr>
          <w:delInstrText>LP</w:delInstrText>
        </w:r>
        <w:r w:rsidRPr="006E6534" w:rsidDel="008D162B">
          <w:rPr>
            <w:rFonts w:cs="Times New Roman"/>
            <w:color w:val="000000" w:themeColor="text1"/>
            <w:rPrChange w:id="7984" w:author="N F" w:date="2023-12-05T03:08:00Z">
              <w:rPr>
                <w:rFonts w:cs="Times New Roman"/>
              </w:rPr>
            </w:rPrChange>
          </w:rPr>
          <w:delInstrText xml:space="preserve"> </w:delInstrText>
        </w:r>
        <w:r w:rsidRPr="006E6534" w:rsidDel="008D162B">
          <w:rPr>
            <w:rFonts w:cs="Times New Roman"/>
            <w:color w:val="000000" w:themeColor="text1"/>
            <w:lang w:val="en-US"/>
            <w:rPrChange w:id="7985" w:author="N F" w:date="2023-12-05T03:08:00Z">
              <w:rPr>
                <w:rFonts w:cs="Times New Roman"/>
                <w:lang w:val="en-US"/>
              </w:rPr>
            </w:rPrChange>
          </w:rPr>
          <w:delInstrText>Application</w:delInstrText>
        </w:r>
        <w:r w:rsidRPr="006E6534" w:rsidDel="008D162B">
          <w:rPr>
            <w:rFonts w:cs="Times New Roman"/>
            <w:color w:val="000000" w:themeColor="text1"/>
            <w:rPrChange w:id="7986" w:author="N F" w:date="2023-12-05T03:08:00Z">
              <w:rPr>
                <w:rFonts w:cs="Times New Roman"/>
              </w:rPr>
            </w:rPrChange>
          </w:rPr>
          <w:delInstrText xml:space="preserve"> </w:delInstrText>
        </w:r>
        <w:r w:rsidRPr="006E6534" w:rsidDel="008D162B">
          <w:rPr>
            <w:rFonts w:cs="Times New Roman"/>
            <w:color w:val="000000" w:themeColor="text1"/>
            <w:lang w:val="en-US"/>
            <w:rPrChange w:id="7987" w:author="N F" w:date="2023-12-05T03:08:00Z">
              <w:rPr>
                <w:rFonts w:cs="Times New Roman"/>
                <w:lang w:val="en-US"/>
              </w:rPr>
            </w:rPrChange>
          </w:rPr>
          <w:delInstrText>No</w:delInstrText>
        </w:r>
        <w:r w:rsidRPr="006E6534" w:rsidDel="008D162B">
          <w:rPr>
            <w:rFonts w:cs="Times New Roman"/>
            <w:color w:val="000000" w:themeColor="text1"/>
            <w:rPrChange w:id="7988" w:author="N F" w:date="2023-12-05T03:08:00Z">
              <w:rPr>
                <w:rFonts w:cs="Times New Roman"/>
              </w:rPr>
            </w:rPrChange>
          </w:rPr>
          <w:delInstrText xml:space="preserve">.:  208065. </w:delInstrText>
        </w:r>
        <w:r w:rsidRPr="006E6534" w:rsidDel="008D162B">
          <w:rPr>
            <w:rFonts w:cs="Times New Roman"/>
            <w:color w:val="000000" w:themeColor="text1"/>
            <w:lang w:val="en-US"/>
            <w:rPrChange w:id="7989" w:author="N F" w:date="2023-12-05T03:08:00Z">
              <w:rPr>
                <w:rFonts w:cs="Times New Roman"/>
                <w:lang w:val="en-US"/>
              </w:rPr>
            </w:rPrChange>
          </w:rPr>
          <w:delInstrText>Approval</w:delInstrText>
        </w:r>
        <w:r w:rsidRPr="006E6534" w:rsidDel="008D162B">
          <w:rPr>
            <w:rFonts w:cs="Times New Roman"/>
            <w:color w:val="000000" w:themeColor="text1"/>
            <w:rPrChange w:id="7990" w:author="N F" w:date="2023-12-05T03:08:00Z">
              <w:rPr>
                <w:rFonts w:cs="Times New Roman"/>
              </w:rPr>
            </w:rPrChange>
          </w:rPr>
          <w:delInstrText xml:space="preserve"> </w:delInstrText>
        </w:r>
        <w:r w:rsidRPr="006E6534" w:rsidDel="008D162B">
          <w:rPr>
            <w:rFonts w:cs="Times New Roman"/>
            <w:color w:val="000000" w:themeColor="text1"/>
            <w:lang w:val="en-US"/>
            <w:rPrChange w:id="7991" w:author="N F" w:date="2023-12-05T03:08:00Z">
              <w:rPr>
                <w:rFonts w:cs="Times New Roman"/>
                <w:lang w:val="en-US"/>
              </w:rPr>
            </w:rPrChange>
          </w:rPr>
          <w:delInstrText>Date</w:delInstrText>
        </w:r>
        <w:r w:rsidRPr="006E6534" w:rsidDel="008D162B">
          <w:rPr>
            <w:rFonts w:cs="Times New Roman"/>
            <w:color w:val="000000" w:themeColor="text1"/>
            <w:rPrChange w:id="7992" w:author="N F" w:date="2023-12-05T03:08:00Z">
              <w:rPr>
                <w:rFonts w:cs="Times New Roman"/>
              </w:rPr>
            </w:rPrChange>
          </w:rPr>
          <w:delInstrText xml:space="preserve">: 11/13/2015. </w:delInstrText>
        </w:r>
        <w:r w:rsidRPr="006E6534" w:rsidDel="008D162B">
          <w:rPr>
            <w:rFonts w:cs="Times New Roman"/>
            <w:color w:val="000000" w:themeColor="text1"/>
            <w:lang w:val="en-US"/>
            <w:rPrChange w:id="7993" w:author="N F" w:date="2023-12-05T03:08:00Z">
              <w:rPr>
                <w:rFonts w:cs="Times New Roman"/>
                <w:lang w:val="en-US"/>
              </w:rPr>
            </w:rPrChange>
          </w:rPr>
          <w:delInstrText>Pharmacology</w:delInstrText>
        </w:r>
        <w:r w:rsidRPr="006E6534" w:rsidDel="008D162B">
          <w:rPr>
            <w:rFonts w:cs="Times New Roman"/>
            <w:color w:val="000000" w:themeColor="text1"/>
            <w:rPrChange w:id="7994" w:author="N F" w:date="2023-12-05T03:08:00Z">
              <w:rPr>
                <w:rFonts w:cs="Times New Roman"/>
              </w:rPr>
            </w:rPrChange>
          </w:rPr>
          <w:delInstrText xml:space="preserve"> </w:delInstrText>
        </w:r>
        <w:r w:rsidRPr="006E6534" w:rsidDel="008D162B">
          <w:rPr>
            <w:rFonts w:cs="Times New Roman"/>
            <w:color w:val="000000" w:themeColor="text1"/>
            <w:lang w:val="en-US"/>
            <w:rPrChange w:id="7995" w:author="N F" w:date="2023-12-05T03:08:00Z">
              <w:rPr>
                <w:rFonts w:cs="Times New Roman"/>
                <w:lang w:val="en-US"/>
              </w:rPr>
            </w:rPrChange>
          </w:rPr>
          <w:delInstrText>Review</w:delInstrText>
        </w:r>
        <w:r w:rsidRPr="006E6534" w:rsidDel="008D162B">
          <w:rPr>
            <w:rFonts w:cs="Times New Roman"/>
            <w:color w:val="000000" w:themeColor="text1"/>
            <w:rPrChange w:id="7996" w:author="N F" w:date="2023-12-05T03:08:00Z">
              <w:rPr>
                <w:rFonts w:cs="Times New Roman"/>
              </w:rPr>
            </w:rPrChange>
          </w:rPr>
          <w:delInstrText>","</w:delInstrText>
        </w:r>
        <w:r w:rsidRPr="006E6534" w:rsidDel="008D162B">
          <w:rPr>
            <w:rFonts w:cs="Times New Roman"/>
            <w:color w:val="000000" w:themeColor="text1"/>
            <w:lang w:val="en-US"/>
            <w:rPrChange w:id="7997" w:author="N F" w:date="2023-12-05T03:08:00Z">
              <w:rPr>
                <w:rFonts w:cs="Times New Roman"/>
                <w:lang w:val="en-US"/>
              </w:rPr>
            </w:rPrChange>
          </w:rPr>
          <w:delInstrText>URL</w:delInstrText>
        </w:r>
        <w:r w:rsidRPr="006E6534" w:rsidDel="008D162B">
          <w:rPr>
            <w:rFonts w:cs="Times New Roman"/>
            <w:color w:val="000000" w:themeColor="text1"/>
            <w:rPrChange w:id="7998" w:author="N F" w:date="2023-12-05T03:08:00Z">
              <w:rPr>
                <w:rFonts w:cs="Times New Roman"/>
              </w:rPr>
            </w:rPrChange>
          </w:rPr>
          <w:delInstrText>":"</w:delInstrText>
        </w:r>
        <w:r w:rsidRPr="006E6534" w:rsidDel="008D162B">
          <w:rPr>
            <w:rFonts w:cs="Times New Roman"/>
            <w:color w:val="000000" w:themeColor="text1"/>
            <w:lang w:val="en-US"/>
            <w:rPrChange w:id="7999" w:author="N F" w:date="2023-12-05T03:08:00Z">
              <w:rPr>
                <w:rFonts w:cs="Times New Roman"/>
                <w:lang w:val="en-US"/>
              </w:rPr>
            </w:rPrChange>
          </w:rPr>
          <w:delInstrText>https</w:delInstrText>
        </w:r>
        <w:r w:rsidRPr="006E6534" w:rsidDel="008D162B">
          <w:rPr>
            <w:rFonts w:cs="Times New Roman"/>
            <w:color w:val="000000" w:themeColor="text1"/>
            <w:rPrChange w:id="8000" w:author="N F" w:date="2023-12-05T03:08:00Z">
              <w:rPr>
                <w:rFonts w:cs="Times New Roman"/>
              </w:rPr>
            </w:rPrChange>
          </w:rPr>
          <w:delInstrText>://</w:delInstrText>
        </w:r>
        <w:r w:rsidRPr="006E6534" w:rsidDel="008D162B">
          <w:rPr>
            <w:rFonts w:cs="Times New Roman"/>
            <w:color w:val="000000" w:themeColor="text1"/>
            <w:lang w:val="en-US"/>
            <w:rPrChange w:id="8001" w:author="N F" w:date="2023-12-05T03:08:00Z">
              <w:rPr>
                <w:rFonts w:cs="Times New Roman"/>
                <w:lang w:val="en-US"/>
              </w:rPr>
            </w:rPrChange>
          </w:rPr>
          <w:delInstrText>www</w:delInstrText>
        </w:r>
        <w:r w:rsidRPr="006E6534" w:rsidDel="008D162B">
          <w:rPr>
            <w:rFonts w:cs="Times New Roman"/>
            <w:color w:val="000000" w:themeColor="text1"/>
            <w:rPrChange w:id="8002" w:author="N F" w:date="2023-12-05T03:08:00Z">
              <w:rPr>
                <w:rFonts w:cs="Times New Roman"/>
              </w:rPr>
            </w:rPrChange>
          </w:rPr>
          <w:delInstrText>.</w:delInstrText>
        </w:r>
        <w:r w:rsidRPr="006E6534" w:rsidDel="008D162B">
          <w:rPr>
            <w:rFonts w:cs="Times New Roman"/>
            <w:color w:val="000000" w:themeColor="text1"/>
            <w:lang w:val="en-US"/>
            <w:rPrChange w:id="8003" w:author="N F" w:date="2023-12-05T03:08:00Z">
              <w:rPr>
                <w:rFonts w:cs="Times New Roman"/>
                <w:lang w:val="en-US"/>
              </w:rPr>
            </w:rPrChange>
          </w:rPr>
          <w:delInstrText>accessdata</w:delInstrText>
        </w:r>
        <w:r w:rsidRPr="006E6534" w:rsidDel="008D162B">
          <w:rPr>
            <w:rFonts w:cs="Times New Roman"/>
            <w:color w:val="000000" w:themeColor="text1"/>
            <w:rPrChange w:id="8004" w:author="N F" w:date="2023-12-05T03:08:00Z">
              <w:rPr>
                <w:rFonts w:cs="Times New Roman"/>
              </w:rPr>
            </w:rPrChange>
          </w:rPr>
          <w:delInstrText>.</w:delInstrText>
        </w:r>
        <w:r w:rsidRPr="006E6534" w:rsidDel="008D162B">
          <w:rPr>
            <w:rFonts w:cs="Times New Roman"/>
            <w:color w:val="000000" w:themeColor="text1"/>
            <w:lang w:val="en-US"/>
            <w:rPrChange w:id="8005" w:author="N F" w:date="2023-12-05T03:08:00Z">
              <w:rPr>
                <w:rFonts w:cs="Times New Roman"/>
                <w:lang w:val="en-US"/>
              </w:rPr>
            </w:rPrChange>
          </w:rPr>
          <w:delInstrText>fda</w:delInstrText>
        </w:r>
        <w:r w:rsidRPr="006E6534" w:rsidDel="008D162B">
          <w:rPr>
            <w:rFonts w:cs="Times New Roman"/>
            <w:color w:val="000000" w:themeColor="text1"/>
            <w:rPrChange w:id="8006" w:author="N F" w:date="2023-12-05T03:08:00Z">
              <w:rPr>
                <w:rFonts w:cs="Times New Roman"/>
              </w:rPr>
            </w:rPrChange>
          </w:rPr>
          <w:delInstrText>.</w:delInstrText>
        </w:r>
        <w:r w:rsidRPr="006E6534" w:rsidDel="008D162B">
          <w:rPr>
            <w:rFonts w:cs="Times New Roman"/>
            <w:color w:val="000000" w:themeColor="text1"/>
            <w:lang w:val="en-US"/>
            <w:rPrChange w:id="8007" w:author="N F" w:date="2023-12-05T03:08:00Z">
              <w:rPr>
                <w:rFonts w:cs="Times New Roman"/>
                <w:lang w:val="en-US"/>
              </w:rPr>
            </w:rPrChange>
          </w:rPr>
          <w:delInstrText>gov</w:delInstrText>
        </w:r>
        <w:r w:rsidRPr="006E6534" w:rsidDel="008D162B">
          <w:rPr>
            <w:rFonts w:cs="Times New Roman"/>
            <w:color w:val="000000" w:themeColor="text1"/>
            <w:rPrChange w:id="8008" w:author="N F" w:date="2023-12-05T03:08:00Z">
              <w:rPr>
                <w:rFonts w:cs="Times New Roman"/>
              </w:rPr>
            </w:rPrChange>
          </w:rPr>
          <w:delInstrText>/</w:delInstrText>
        </w:r>
        <w:r w:rsidRPr="006E6534" w:rsidDel="008D162B">
          <w:rPr>
            <w:rFonts w:cs="Times New Roman"/>
            <w:color w:val="000000" w:themeColor="text1"/>
            <w:lang w:val="en-US"/>
            <w:rPrChange w:id="8009" w:author="N F" w:date="2023-12-05T03:08:00Z">
              <w:rPr>
                <w:rFonts w:cs="Times New Roman"/>
                <w:lang w:val="en-US"/>
              </w:rPr>
            </w:rPrChange>
          </w:rPr>
          <w:delInstrText>drugsatfda</w:delInstrText>
        </w:r>
        <w:r w:rsidRPr="006E6534" w:rsidDel="008D162B">
          <w:rPr>
            <w:rFonts w:cs="Times New Roman"/>
            <w:color w:val="000000" w:themeColor="text1"/>
            <w:rPrChange w:id="8010" w:author="N F" w:date="2023-12-05T03:08:00Z">
              <w:rPr>
                <w:rFonts w:cs="Times New Roman"/>
              </w:rPr>
            </w:rPrChange>
          </w:rPr>
          <w:delInstrText>_</w:delInstrText>
        </w:r>
        <w:r w:rsidRPr="006E6534" w:rsidDel="008D162B">
          <w:rPr>
            <w:rFonts w:cs="Times New Roman"/>
            <w:color w:val="000000" w:themeColor="text1"/>
            <w:lang w:val="en-US"/>
            <w:rPrChange w:id="8011" w:author="N F" w:date="2023-12-05T03:08:00Z">
              <w:rPr>
                <w:rFonts w:cs="Times New Roman"/>
                <w:lang w:val="en-US"/>
              </w:rPr>
            </w:rPrChange>
          </w:rPr>
          <w:delInstrText>docs</w:delInstrText>
        </w:r>
        <w:r w:rsidRPr="006E6534" w:rsidDel="008D162B">
          <w:rPr>
            <w:rFonts w:cs="Times New Roman"/>
            <w:color w:val="000000" w:themeColor="text1"/>
            <w:rPrChange w:id="8012" w:author="N F" w:date="2023-12-05T03:08:00Z">
              <w:rPr>
                <w:rFonts w:cs="Times New Roman"/>
              </w:rPr>
            </w:rPrChange>
          </w:rPr>
          <w:delInstrText>/</w:delInstrText>
        </w:r>
        <w:r w:rsidRPr="006E6534" w:rsidDel="008D162B">
          <w:rPr>
            <w:rFonts w:cs="Times New Roman"/>
            <w:color w:val="000000" w:themeColor="text1"/>
            <w:lang w:val="en-US"/>
            <w:rPrChange w:id="8013" w:author="N F" w:date="2023-12-05T03:08:00Z">
              <w:rPr>
                <w:rFonts w:cs="Times New Roman"/>
                <w:lang w:val="en-US"/>
              </w:rPr>
            </w:rPrChange>
          </w:rPr>
          <w:delInstrText>nda</w:delInstrText>
        </w:r>
        <w:r w:rsidRPr="006E6534" w:rsidDel="008D162B">
          <w:rPr>
            <w:rFonts w:cs="Times New Roman"/>
            <w:color w:val="000000" w:themeColor="text1"/>
            <w:rPrChange w:id="8014" w:author="N F" w:date="2023-12-05T03:08:00Z">
              <w:rPr>
                <w:rFonts w:cs="Times New Roman"/>
              </w:rPr>
            </w:rPrChange>
          </w:rPr>
          <w:delInstrText>/2015/208065</w:delInstrText>
        </w:r>
        <w:r w:rsidRPr="006E6534" w:rsidDel="008D162B">
          <w:rPr>
            <w:rFonts w:cs="Times New Roman"/>
            <w:color w:val="000000" w:themeColor="text1"/>
            <w:lang w:val="en-US"/>
            <w:rPrChange w:id="8015" w:author="N F" w:date="2023-12-05T03:08:00Z">
              <w:rPr>
                <w:rFonts w:cs="Times New Roman"/>
                <w:lang w:val="en-US"/>
              </w:rPr>
            </w:rPrChange>
          </w:rPr>
          <w:delInstrText>Orig</w:delInstrText>
        </w:r>
        <w:r w:rsidRPr="006E6534" w:rsidDel="008D162B">
          <w:rPr>
            <w:rFonts w:cs="Times New Roman"/>
            <w:color w:val="000000" w:themeColor="text1"/>
            <w:rPrChange w:id="8016" w:author="N F" w:date="2023-12-05T03:08:00Z">
              <w:rPr>
                <w:rFonts w:cs="Times New Roman"/>
              </w:rPr>
            </w:rPrChange>
          </w:rPr>
          <w:delInstrText>1</w:delInstrText>
        </w:r>
        <w:r w:rsidRPr="006E6534" w:rsidDel="008D162B">
          <w:rPr>
            <w:rFonts w:cs="Times New Roman"/>
            <w:color w:val="000000" w:themeColor="text1"/>
            <w:lang w:val="en-US"/>
            <w:rPrChange w:id="8017" w:author="N F" w:date="2023-12-05T03:08:00Z">
              <w:rPr>
                <w:rFonts w:cs="Times New Roman"/>
                <w:lang w:val="en-US"/>
              </w:rPr>
            </w:rPrChange>
          </w:rPr>
          <w:delInstrText>s</w:delInstrText>
        </w:r>
        <w:r w:rsidRPr="006E6534" w:rsidDel="008D162B">
          <w:rPr>
            <w:rFonts w:cs="Times New Roman"/>
            <w:color w:val="000000" w:themeColor="text1"/>
            <w:rPrChange w:id="8018" w:author="N F" w:date="2023-12-05T03:08:00Z">
              <w:rPr>
                <w:rFonts w:cs="Times New Roman"/>
              </w:rPr>
            </w:rPrChange>
          </w:rPr>
          <w:delInstrText>000</w:delInstrText>
        </w:r>
        <w:r w:rsidRPr="006E6534" w:rsidDel="008D162B">
          <w:rPr>
            <w:rFonts w:cs="Times New Roman"/>
            <w:color w:val="000000" w:themeColor="text1"/>
            <w:lang w:val="en-US"/>
            <w:rPrChange w:id="8019" w:author="N F" w:date="2023-12-05T03:08:00Z">
              <w:rPr>
                <w:rFonts w:cs="Times New Roman"/>
                <w:lang w:val="en-US"/>
              </w:rPr>
            </w:rPrChange>
          </w:rPr>
          <w:delInstrText>TOC</w:delInstrText>
        </w:r>
        <w:r w:rsidRPr="006E6534" w:rsidDel="008D162B">
          <w:rPr>
            <w:rFonts w:cs="Times New Roman"/>
            <w:color w:val="000000" w:themeColor="text1"/>
            <w:rPrChange w:id="8020" w:author="N F" w:date="2023-12-05T03:08:00Z">
              <w:rPr>
                <w:rFonts w:cs="Times New Roman"/>
              </w:rPr>
            </w:rPrChange>
          </w:rPr>
          <w:delInstrText>.</w:delInstrText>
        </w:r>
        <w:r w:rsidRPr="006E6534" w:rsidDel="008D162B">
          <w:rPr>
            <w:rFonts w:cs="Times New Roman"/>
            <w:color w:val="000000" w:themeColor="text1"/>
            <w:lang w:val="en-US"/>
            <w:rPrChange w:id="8021" w:author="N F" w:date="2023-12-05T03:08:00Z">
              <w:rPr>
                <w:rFonts w:cs="Times New Roman"/>
                <w:lang w:val="en-US"/>
              </w:rPr>
            </w:rPrChange>
          </w:rPr>
          <w:delInstrText>cfm</w:delInstrText>
        </w:r>
        <w:r w:rsidRPr="006E6534" w:rsidDel="008D162B">
          <w:rPr>
            <w:rFonts w:cs="Times New Roman"/>
            <w:color w:val="000000" w:themeColor="text1"/>
            <w:rPrChange w:id="8022" w:author="N F" w:date="2023-12-05T03:08:00Z">
              <w:rPr>
                <w:rFonts w:cs="Times New Roman"/>
              </w:rPr>
            </w:rPrChange>
          </w:rPr>
          <w:delInstrText>","</w:delInstrText>
        </w:r>
        <w:r w:rsidRPr="006E6534" w:rsidDel="008D162B">
          <w:rPr>
            <w:rFonts w:cs="Times New Roman"/>
            <w:color w:val="000000" w:themeColor="text1"/>
            <w:lang w:val="en-US"/>
            <w:rPrChange w:id="8023" w:author="N F" w:date="2023-12-05T03:08:00Z">
              <w:rPr>
                <w:rFonts w:cs="Times New Roman"/>
                <w:lang w:val="en-US"/>
              </w:rPr>
            </w:rPrChange>
          </w:rPr>
          <w:delInstrText>accessed</w:delInstrText>
        </w:r>
        <w:r w:rsidRPr="006E6534" w:rsidDel="008D162B">
          <w:rPr>
            <w:rFonts w:cs="Times New Roman"/>
            <w:color w:val="000000" w:themeColor="text1"/>
            <w:rPrChange w:id="8024" w:author="N F" w:date="2023-12-05T03:08:00Z">
              <w:rPr>
                <w:rFonts w:cs="Times New Roman"/>
              </w:rPr>
            </w:rPrChange>
          </w:rPr>
          <w:delInstrText>":{"</w:delInstrText>
        </w:r>
        <w:r w:rsidRPr="006E6534" w:rsidDel="008D162B">
          <w:rPr>
            <w:rFonts w:cs="Times New Roman"/>
            <w:color w:val="000000" w:themeColor="text1"/>
            <w:lang w:val="en-US"/>
            <w:rPrChange w:id="8025" w:author="N F" w:date="2023-12-05T03:08:00Z">
              <w:rPr>
                <w:rFonts w:cs="Times New Roman"/>
                <w:lang w:val="en-US"/>
              </w:rPr>
            </w:rPrChange>
          </w:rPr>
          <w:delInstrText>date</w:delInstrText>
        </w:r>
        <w:r w:rsidRPr="006E6534" w:rsidDel="008D162B">
          <w:rPr>
            <w:rFonts w:cs="Times New Roman"/>
            <w:color w:val="000000" w:themeColor="text1"/>
            <w:rPrChange w:id="8026" w:author="N F" w:date="2023-12-05T03:08:00Z">
              <w:rPr>
                <w:rFonts w:cs="Times New Roman"/>
              </w:rPr>
            </w:rPrChange>
          </w:rPr>
          <w:delInstrText>-</w:delInstrText>
        </w:r>
        <w:r w:rsidRPr="006E6534" w:rsidDel="008D162B">
          <w:rPr>
            <w:rFonts w:cs="Times New Roman"/>
            <w:color w:val="000000" w:themeColor="text1"/>
            <w:lang w:val="en-US"/>
            <w:rPrChange w:id="8027" w:author="N F" w:date="2023-12-05T03:08:00Z">
              <w:rPr>
                <w:rFonts w:cs="Times New Roman"/>
                <w:lang w:val="en-US"/>
              </w:rPr>
            </w:rPrChange>
          </w:rPr>
          <w:delInstrText>parts</w:delInstrText>
        </w:r>
        <w:r w:rsidRPr="006E6534" w:rsidDel="008D162B">
          <w:rPr>
            <w:rFonts w:cs="Times New Roman"/>
            <w:color w:val="000000" w:themeColor="text1"/>
            <w:rPrChange w:id="8028" w:author="N F" w:date="2023-12-05T03:08:00Z">
              <w:rPr>
                <w:rFonts w:cs="Times New Roman"/>
              </w:rPr>
            </w:rPrChange>
          </w:rPr>
          <w:delInstrText>":[["2022",8,2]]}}}],"</w:delInstrText>
        </w:r>
        <w:r w:rsidRPr="006E6534" w:rsidDel="008D162B">
          <w:rPr>
            <w:rFonts w:cs="Times New Roman"/>
            <w:color w:val="000000" w:themeColor="text1"/>
            <w:lang w:val="en-US"/>
            <w:rPrChange w:id="8029" w:author="N F" w:date="2023-12-05T03:08:00Z">
              <w:rPr>
                <w:rFonts w:cs="Times New Roman"/>
                <w:lang w:val="en-US"/>
              </w:rPr>
            </w:rPrChange>
          </w:rPr>
          <w:delInstrText>schema</w:delInstrText>
        </w:r>
        <w:r w:rsidRPr="006E6534" w:rsidDel="008D162B">
          <w:rPr>
            <w:rFonts w:cs="Times New Roman"/>
            <w:color w:val="000000" w:themeColor="text1"/>
            <w:rPrChange w:id="8030" w:author="N F" w:date="2023-12-05T03:08:00Z">
              <w:rPr>
                <w:rFonts w:cs="Times New Roman"/>
              </w:rPr>
            </w:rPrChange>
          </w:rPr>
          <w:delInstrText>":"</w:delInstrText>
        </w:r>
        <w:r w:rsidRPr="006E6534" w:rsidDel="008D162B">
          <w:rPr>
            <w:rFonts w:cs="Times New Roman"/>
            <w:color w:val="000000" w:themeColor="text1"/>
            <w:lang w:val="en-US"/>
            <w:rPrChange w:id="8031" w:author="N F" w:date="2023-12-05T03:08:00Z">
              <w:rPr>
                <w:rFonts w:cs="Times New Roman"/>
                <w:lang w:val="en-US"/>
              </w:rPr>
            </w:rPrChange>
          </w:rPr>
          <w:delInstrText>https</w:delInstrText>
        </w:r>
        <w:r w:rsidRPr="006E6534" w:rsidDel="008D162B">
          <w:rPr>
            <w:rFonts w:cs="Times New Roman"/>
            <w:color w:val="000000" w:themeColor="text1"/>
            <w:rPrChange w:id="8032" w:author="N F" w:date="2023-12-05T03:08:00Z">
              <w:rPr>
                <w:rFonts w:cs="Times New Roman"/>
              </w:rPr>
            </w:rPrChange>
          </w:rPr>
          <w:delInstrText>://</w:delInstrText>
        </w:r>
        <w:r w:rsidRPr="006E6534" w:rsidDel="008D162B">
          <w:rPr>
            <w:rFonts w:cs="Times New Roman"/>
            <w:color w:val="000000" w:themeColor="text1"/>
            <w:lang w:val="en-US"/>
            <w:rPrChange w:id="8033" w:author="N F" w:date="2023-12-05T03:08:00Z">
              <w:rPr>
                <w:rFonts w:cs="Times New Roman"/>
                <w:lang w:val="en-US"/>
              </w:rPr>
            </w:rPrChange>
          </w:rPr>
          <w:delInstrText>github</w:delInstrText>
        </w:r>
        <w:r w:rsidRPr="006E6534" w:rsidDel="008D162B">
          <w:rPr>
            <w:rFonts w:cs="Times New Roman"/>
            <w:color w:val="000000" w:themeColor="text1"/>
            <w:rPrChange w:id="8034" w:author="N F" w:date="2023-12-05T03:08:00Z">
              <w:rPr>
                <w:rFonts w:cs="Times New Roman"/>
              </w:rPr>
            </w:rPrChange>
          </w:rPr>
          <w:delInstrText>.</w:delInstrText>
        </w:r>
        <w:r w:rsidRPr="006E6534" w:rsidDel="008D162B">
          <w:rPr>
            <w:rFonts w:cs="Times New Roman"/>
            <w:color w:val="000000" w:themeColor="text1"/>
            <w:lang w:val="en-US"/>
            <w:rPrChange w:id="8035" w:author="N F" w:date="2023-12-05T03:08:00Z">
              <w:rPr>
                <w:rFonts w:cs="Times New Roman"/>
                <w:lang w:val="en-US"/>
              </w:rPr>
            </w:rPrChange>
          </w:rPr>
          <w:delInstrText>com</w:delInstrText>
        </w:r>
        <w:r w:rsidRPr="006E6534" w:rsidDel="008D162B">
          <w:rPr>
            <w:rFonts w:cs="Times New Roman"/>
            <w:color w:val="000000" w:themeColor="text1"/>
            <w:rPrChange w:id="8036" w:author="N F" w:date="2023-12-05T03:08:00Z">
              <w:rPr>
                <w:rFonts w:cs="Times New Roman"/>
              </w:rPr>
            </w:rPrChange>
          </w:rPr>
          <w:delInstrText>/</w:delInstrText>
        </w:r>
        <w:r w:rsidRPr="006E6534" w:rsidDel="008D162B">
          <w:rPr>
            <w:rFonts w:cs="Times New Roman"/>
            <w:color w:val="000000" w:themeColor="text1"/>
            <w:lang w:val="en-US"/>
            <w:rPrChange w:id="8037" w:author="N F" w:date="2023-12-05T03:08:00Z">
              <w:rPr>
                <w:rFonts w:cs="Times New Roman"/>
                <w:lang w:val="en-US"/>
              </w:rPr>
            </w:rPrChange>
          </w:rPr>
          <w:delInstrText>citation</w:delInstrText>
        </w:r>
        <w:r w:rsidRPr="006E6534" w:rsidDel="008D162B">
          <w:rPr>
            <w:rFonts w:cs="Times New Roman"/>
            <w:color w:val="000000" w:themeColor="text1"/>
            <w:rPrChange w:id="8038" w:author="N F" w:date="2023-12-05T03:08:00Z">
              <w:rPr>
                <w:rFonts w:cs="Times New Roman"/>
              </w:rPr>
            </w:rPrChange>
          </w:rPr>
          <w:delInstrText>-</w:delInstrText>
        </w:r>
        <w:r w:rsidRPr="006E6534" w:rsidDel="008D162B">
          <w:rPr>
            <w:rFonts w:cs="Times New Roman"/>
            <w:color w:val="000000" w:themeColor="text1"/>
            <w:lang w:val="en-US"/>
            <w:rPrChange w:id="8039" w:author="N F" w:date="2023-12-05T03:08:00Z">
              <w:rPr>
                <w:rFonts w:cs="Times New Roman"/>
                <w:lang w:val="en-US"/>
              </w:rPr>
            </w:rPrChange>
          </w:rPr>
          <w:delInstrText>style</w:delInstrText>
        </w:r>
        <w:r w:rsidRPr="006E6534" w:rsidDel="008D162B">
          <w:rPr>
            <w:rFonts w:cs="Times New Roman"/>
            <w:color w:val="000000" w:themeColor="text1"/>
            <w:rPrChange w:id="8040" w:author="N F" w:date="2023-12-05T03:08:00Z">
              <w:rPr>
                <w:rFonts w:cs="Times New Roman"/>
              </w:rPr>
            </w:rPrChange>
          </w:rPr>
          <w:delInstrText>-</w:delInstrText>
        </w:r>
        <w:r w:rsidRPr="006E6534" w:rsidDel="008D162B">
          <w:rPr>
            <w:rFonts w:cs="Times New Roman"/>
            <w:color w:val="000000" w:themeColor="text1"/>
            <w:lang w:val="en-US"/>
            <w:rPrChange w:id="8041" w:author="N F" w:date="2023-12-05T03:08:00Z">
              <w:rPr>
                <w:rFonts w:cs="Times New Roman"/>
                <w:lang w:val="en-US"/>
              </w:rPr>
            </w:rPrChange>
          </w:rPr>
          <w:delInstrText>language</w:delInstrText>
        </w:r>
        <w:r w:rsidRPr="006E6534" w:rsidDel="008D162B">
          <w:rPr>
            <w:rFonts w:cs="Times New Roman"/>
            <w:color w:val="000000" w:themeColor="text1"/>
            <w:rPrChange w:id="8042" w:author="N F" w:date="2023-12-05T03:08:00Z">
              <w:rPr>
                <w:rFonts w:cs="Times New Roman"/>
              </w:rPr>
            </w:rPrChange>
          </w:rPr>
          <w:delInstrText>/</w:delInstrText>
        </w:r>
        <w:r w:rsidRPr="006E6534" w:rsidDel="008D162B">
          <w:rPr>
            <w:rFonts w:cs="Times New Roman"/>
            <w:color w:val="000000" w:themeColor="text1"/>
            <w:lang w:val="en-US"/>
            <w:rPrChange w:id="8043" w:author="N F" w:date="2023-12-05T03:08:00Z">
              <w:rPr>
                <w:rFonts w:cs="Times New Roman"/>
                <w:lang w:val="en-US"/>
              </w:rPr>
            </w:rPrChange>
          </w:rPr>
          <w:delInstrText>schema</w:delInstrText>
        </w:r>
        <w:r w:rsidRPr="006E6534" w:rsidDel="008D162B">
          <w:rPr>
            <w:rFonts w:cs="Times New Roman"/>
            <w:color w:val="000000" w:themeColor="text1"/>
            <w:rPrChange w:id="8044" w:author="N F" w:date="2023-12-05T03:08:00Z">
              <w:rPr>
                <w:rFonts w:cs="Times New Roman"/>
              </w:rPr>
            </w:rPrChange>
          </w:rPr>
          <w:delInstrText>/</w:delInstrText>
        </w:r>
        <w:r w:rsidRPr="006E6534" w:rsidDel="008D162B">
          <w:rPr>
            <w:rFonts w:cs="Times New Roman"/>
            <w:color w:val="000000" w:themeColor="text1"/>
            <w:lang w:val="en-US"/>
            <w:rPrChange w:id="8045" w:author="N F" w:date="2023-12-05T03:08:00Z">
              <w:rPr>
                <w:rFonts w:cs="Times New Roman"/>
                <w:lang w:val="en-US"/>
              </w:rPr>
            </w:rPrChange>
          </w:rPr>
          <w:delInstrText>raw</w:delInstrText>
        </w:r>
        <w:r w:rsidRPr="006E6534" w:rsidDel="008D162B">
          <w:rPr>
            <w:rFonts w:cs="Times New Roman"/>
            <w:color w:val="000000" w:themeColor="text1"/>
            <w:rPrChange w:id="8046" w:author="N F" w:date="2023-12-05T03:08:00Z">
              <w:rPr>
                <w:rFonts w:cs="Times New Roman"/>
              </w:rPr>
            </w:rPrChange>
          </w:rPr>
          <w:delInstrText>/</w:delInstrText>
        </w:r>
        <w:r w:rsidRPr="006E6534" w:rsidDel="008D162B">
          <w:rPr>
            <w:rFonts w:cs="Times New Roman"/>
            <w:color w:val="000000" w:themeColor="text1"/>
            <w:lang w:val="en-US"/>
            <w:rPrChange w:id="8047" w:author="N F" w:date="2023-12-05T03:08:00Z">
              <w:rPr>
                <w:rFonts w:cs="Times New Roman"/>
                <w:lang w:val="en-US"/>
              </w:rPr>
            </w:rPrChange>
          </w:rPr>
          <w:delInstrText>master</w:delInstrText>
        </w:r>
        <w:r w:rsidRPr="006E6534" w:rsidDel="008D162B">
          <w:rPr>
            <w:rFonts w:cs="Times New Roman"/>
            <w:color w:val="000000" w:themeColor="text1"/>
            <w:rPrChange w:id="8048" w:author="N F" w:date="2023-12-05T03:08:00Z">
              <w:rPr>
                <w:rFonts w:cs="Times New Roman"/>
              </w:rPr>
            </w:rPrChange>
          </w:rPr>
          <w:delInstrText>/</w:delInstrText>
        </w:r>
        <w:r w:rsidRPr="006E6534" w:rsidDel="008D162B">
          <w:rPr>
            <w:rFonts w:cs="Times New Roman"/>
            <w:color w:val="000000" w:themeColor="text1"/>
            <w:lang w:val="en-US"/>
            <w:rPrChange w:id="8049" w:author="N F" w:date="2023-12-05T03:08:00Z">
              <w:rPr>
                <w:rFonts w:cs="Times New Roman"/>
                <w:lang w:val="en-US"/>
              </w:rPr>
            </w:rPrChange>
          </w:rPr>
          <w:delInstrText>csl</w:delInstrText>
        </w:r>
        <w:r w:rsidRPr="006E6534" w:rsidDel="008D162B">
          <w:rPr>
            <w:rFonts w:cs="Times New Roman"/>
            <w:color w:val="000000" w:themeColor="text1"/>
            <w:rPrChange w:id="8050" w:author="N F" w:date="2023-12-05T03:08:00Z">
              <w:rPr>
                <w:rFonts w:cs="Times New Roman"/>
              </w:rPr>
            </w:rPrChange>
          </w:rPr>
          <w:delInstrText>-</w:delInstrText>
        </w:r>
        <w:r w:rsidRPr="006E6534" w:rsidDel="008D162B">
          <w:rPr>
            <w:rFonts w:cs="Times New Roman"/>
            <w:color w:val="000000" w:themeColor="text1"/>
            <w:lang w:val="en-US"/>
            <w:rPrChange w:id="8051" w:author="N F" w:date="2023-12-05T03:08:00Z">
              <w:rPr>
                <w:rFonts w:cs="Times New Roman"/>
                <w:lang w:val="en-US"/>
              </w:rPr>
            </w:rPrChange>
          </w:rPr>
          <w:delInstrText>citation</w:delInstrText>
        </w:r>
        <w:r w:rsidRPr="006E6534" w:rsidDel="008D162B">
          <w:rPr>
            <w:rFonts w:cs="Times New Roman"/>
            <w:color w:val="000000" w:themeColor="text1"/>
            <w:rPrChange w:id="8052" w:author="N F" w:date="2023-12-05T03:08:00Z">
              <w:rPr>
                <w:rFonts w:cs="Times New Roman"/>
              </w:rPr>
            </w:rPrChange>
          </w:rPr>
          <w:delInstrText>.</w:delInstrText>
        </w:r>
        <w:r w:rsidRPr="006E6534" w:rsidDel="008D162B">
          <w:rPr>
            <w:rFonts w:cs="Times New Roman"/>
            <w:color w:val="000000" w:themeColor="text1"/>
            <w:lang w:val="en-US"/>
            <w:rPrChange w:id="8053" w:author="N F" w:date="2023-12-05T03:08:00Z">
              <w:rPr>
                <w:rFonts w:cs="Times New Roman"/>
                <w:lang w:val="en-US"/>
              </w:rPr>
            </w:rPrChange>
          </w:rPr>
          <w:delInstrText>json</w:delInstrText>
        </w:r>
        <w:r w:rsidRPr="006E6534" w:rsidDel="008D162B">
          <w:rPr>
            <w:rFonts w:cs="Times New Roman"/>
            <w:color w:val="000000" w:themeColor="text1"/>
            <w:rPrChange w:id="8054" w:author="N F" w:date="2023-12-05T03:08:00Z">
              <w:rPr>
                <w:rFonts w:cs="Times New Roman"/>
              </w:rPr>
            </w:rPrChange>
          </w:rPr>
          <w:delInstrText xml:space="preserve">"} </w:delInstrText>
        </w:r>
        <w:r w:rsidRPr="006E6534" w:rsidDel="008D162B">
          <w:rPr>
            <w:rFonts w:cs="Times New Roman"/>
            <w:color w:val="000000" w:themeColor="text1"/>
            <w:lang w:val="en-US"/>
            <w:rPrChange w:id="8055" w:author="N F" w:date="2023-12-05T03:08:00Z">
              <w:rPr>
                <w:rFonts w:cs="Times New Roman"/>
                <w:lang w:val="en-US"/>
              </w:rPr>
            </w:rPrChange>
          </w:rPr>
          <w:fldChar w:fldCharType="separate"/>
        </w:r>
        <w:r w:rsidRPr="006E6534" w:rsidDel="008D162B">
          <w:rPr>
            <w:rFonts w:cs="Times New Roman"/>
            <w:color w:val="000000" w:themeColor="text1"/>
            <w:rPrChange w:id="8056" w:author="N F" w:date="2023-12-05T03:08:00Z">
              <w:rPr>
                <w:rFonts w:cs="Times New Roman"/>
              </w:rPr>
            </w:rPrChange>
          </w:rPr>
          <w:delText>(6)</w:delText>
        </w:r>
        <w:r w:rsidRPr="006E6534" w:rsidDel="008D162B">
          <w:rPr>
            <w:rFonts w:cs="Times New Roman"/>
            <w:color w:val="000000" w:themeColor="text1"/>
            <w:lang w:val="en-US"/>
            <w:rPrChange w:id="8057" w:author="N F" w:date="2023-12-05T03:08:00Z">
              <w:rPr>
                <w:rFonts w:cs="Times New Roman"/>
                <w:lang w:val="en-US"/>
              </w:rPr>
            </w:rPrChange>
          </w:rPr>
          <w:fldChar w:fldCharType="end"/>
        </w:r>
      </w:del>
      <w:r w:rsidRPr="006E6534">
        <w:rPr>
          <w:rFonts w:cs="Times New Roman"/>
          <w:color w:val="000000" w:themeColor="text1"/>
          <w:rPrChange w:id="8058" w:author="N F" w:date="2023-12-05T03:08:00Z">
            <w:rPr>
              <w:rFonts w:cs="Times New Roman"/>
            </w:rPr>
          </w:rPrChange>
        </w:rPr>
        <w:t>.</w:t>
      </w:r>
    </w:p>
    <w:p w14:paraId="673B9B66" w14:textId="7B597E04" w:rsidR="006046C8" w:rsidRPr="006E6534" w:rsidRDefault="00C159D3">
      <w:pPr>
        <w:pStyle w:val="SDText"/>
        <w:spacing w:after="0"/>
        <w:rPr>
          <w:rFonts w:cs="Times New Roman"/>
          <w:color w:val="000000" w:themeColor="text1"/>
          <w:rPrChange w:id="8059" w:author="N F" w:date="2023-12-05T03:08:00Z">
            <w:rPr>
              <w:rFonts w:cs="Times New Roman"/>
            </w:rPr>
          </w:rPrChange>
        </w:rPr>
        <w:pPrChange w:id="8060" w:author="Barshadskaya, Yuliya" w:date="2024-01-13T19:24:00Z">
          <w:pPr>
            <w:pStyle w:val="SDText"/>
          </w:pPr>
        </w:pPrChange>
      </w:pPr>
      <w:del w:id="8061" w:author="Barshadskaya, Yuliya" w:date="2024-01-13T19:24:00Z">
        <w:r w:rsidRPr="006E6534" w:rsidDel="008D162B">
          <w:rPr>
            <w:rFonts w:cs="Times New Roman"/>
            <w:color w:val="000000" w:themeColor="text1"/>
            <w:rPrChange w:id="8062" w:author="N F" w:date="2023-12-05T03:08:00Z">
              <w:rPr>
                <w:rFonts w:cs="Times New Roman"/>
              </w:rPr>
            </w:rPrChange>
          </w:rPr>
          <w:delText xml:space="preserve">Провели </w:delText>
        </w:r>
      </w:del>
      <w:ins w:id="8063" w:author="Barshadskaya, Yuliya" w:date="2024-01-13T19:24:00Z">
        <w:r w:rsidR="008D162B">
          <w:rPr>
            <w:rFonts w:cs="Times New Roman"/>
            <w:color w:val="000000" w:themeColor="text1"/>
          </w:rPr>
          <w:t>Было проведено</w:t>
        </w:r>
        <w:r w:rsidR="008D162B" w:rsidRPr="006E6534">
          <w:rPr>
            <w:rFonts w:cs="Times New Roman"/>
            <w:color w:val="000000" w:themeColor="text1"/>
            <w:rPrChange w:id="8064" w:author="N F" w:date="2023-12-05T03:08:00Z">
              <w:rPr>
                <w:rFonts w:cs="Times New Roman"/>
              </w:rPr>
            </w:rPrChange>
          </w:rPr>
          <w:t xml:space="preserve"> </w:t>
        </w:r>
      </w:ins>
      <w:r w:rsidRPr="006E6534">
        <w:rPr>
          <w:rFonts w:cs="Times New Roman"/>
          <w:color w:val="000000" w:themeColor="text1"/>
          <w:rPrChange w:id="8065" w:author="N F" w:date="2023-12-05T03:08:00Z">
            <w:rPr>
              <w:rFonts w:cs="Times New Roman"/>
            </w:rPr>
          </w:rPrChange>
        </w:rPr>
        <w:t xml:space="preserve">исследование по оценке влияния осимертиниба на </w:t>
      </w:r>
      <w:r w:rsidR="00E36B34" w:rsidRPr="006E6534">
        <w:rPr>
          <w:rFonts w:cs="Times New Roman"/>
          <w:color w:val="000000" w:themeColor="text1"/>
          <w:rPrChange w:id="8066" w:author="N F" w:date="2023-12-05T03:08:00Z">
            <w:rPr>
              <w:rFonts w:cs="Times New Roman"/>
            </w:rPr>
          </w:rPrChange>
        </w:rPr>
        <w:t>нервную систему, ЖКТ, дыхательную систему с оценкой общего состояния у</w:t>
      </w:r>
      <w:r w:rsidR="00E41974" w:rsidRPr="006E6534">
        <w:rPr>
          <w:rFonts w:cs="Times New Roman"/>
          <w:color w:val="000000" w:themeColor="text1"/>
          <w:rPrChange w:id="8067" w:author="N F" w:date="2023-12-05T03:08:00Z">
            <w:rPr>
              <w:rFonts w:cs="Times New Roman"/>
            </w:rPr>
          </w:rPrChange>
        </w:rPr>
        <w:t xml:space="preserve"> самцов</w:t>
      </w:r>
      <w:r w:rsidR="00E36B34" w:rsidRPr="006E6534">
        <w:rPr>
          <w:rFonts w:cs="Times New Roman"/>
          <w:color w:val="000000" w:themeColor="text1"/>
          <w:rPrChange w:id="8068" w:author="N F" w:date="2023-12-05T03:08:00Z">
            <w:rPr>
              <w:rFonts w:cs="Times New Roman"/>
            </w:rPr>
          </w:rPrChange>
        </w:rPr>
        <w:t xml:space="preserve"> крыс линии Вистар при пероральном введении. Животным однократно перорально вводили осимертиниб в дозе 10, 40 или 100 мг/кг</w:t>
      </w:r>
      <w:r w:rsidR="00E41974" w:rsidRPr="006E6534">
        <w:rPr>
          <w:rFonts w:cs="Times New Roman"/>
          <w:color w:val="000000" w:themeColor="text1"/>
          <w:rPrChange w:id="8069" w:author="N F" w:date="2023-12-05T03:08:00Z">
            <w:rPr>
              <w:rFonts w:cs="Times New Roman"/>
            </w:rPr>
          </w:rPrChange>
        </w:rPr>
        <w:t xml:space="preserve">. Оценку состояния животных осуществляли в течение 24 ч после </w:t>
      </w:r>
      <w:r w:rsidR="00261568" w:rsidRPr="006E6534">
        <w:rPr>
          <w:rFonts w:cs="Times New Roman"/>
          <w:color w:val="000000" w:themeColor="text1"/>
          <w:rPrChange w:id="8070" w:author="N F" w:date="2023-12-05T03:08:00Z">
            <w:rPr>
              <w:rFonts w:cs="Times New Roman"/>
            </w:rPr>
          </w:rPrChange>
        </w:rPr>
        <w:t>введения осимертиниба</w:t>
      </w:r>
      <w:r w:rsidR="006046C8" w:rsidRPr="006E6534">
        <w:rPr>
          <w:rFonts w:cs="Times New Roman"/>
          <w:color w:val="000000" w:themeColor="text1"/>
          <w:rPrChange w:id="8071" w:author="N F" w:date="2023-12-05T03:08:00Z">
            <w:rPr>
              <w:rFonts w:cs="Times New Roman"/>
            </w:rPr>
          </w:rPrChange>
        </w:rPr>
        <w:t xml:space="preserve"> </w:t>
      </w:r>
      <w:ins w:id="8072" w:author="Barshadskaya, Yuliya" w:date="2024-01-13T19:24:00Z">
        <w:r w:rsidR="008D162B" w:rsidRPr="0001519A">
          <w:rPr>
            <w:rFonts w:cs="Times New Roman"/>
            <w:color w:val="000000" w:themeColor="text1"/>
            <w:lang w:val="en-US"/>
          </w:rPr>
          <w:fldChar w:fldCharType="begin"/>
        </w:r>
        <w:r w:rsidR="008D162B"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8D162B" w:rsidRPr="0001519A">
          <w:rPr>
            <w:rFonts w:cs="Times New Roman"/>
            <w:color w:val="000000" w:themeColor="text1"/>
            <w:lang w:val="en-US"/>
          </w:rPr>
          <w:fldChar w:fldCharType="separate"/>
        </w:r>
        <w:r w:rsidR="008D162B" w:rsidRPr="0018315E">
          <w:rPr>
            <w:rFonts w:cs="Times New Roman"/>
            <w:color w:val="000000" w:themeColor="text1"/>
          </w:rPr>
          <w:t>[</w:t>
        </w:r>
      </w:ins>
      <w:ins w:id="8073" w:author="Barshadskaya, Yuliya" w:date="2024-02-22T23:44:00Z">
        <w:r w:rsidR="00B8644E">
          <w:rPr>
            <w:rFonts w:cs="Times New Roman"/>
            <w:color w:val="000000" w:themeColor="text1"/>
          </w:rPr>
          <w:t>1</w:t>
        </w:r>
      </w:ins>
      <w:ins w:id="8074" w:author="Barshadskaya, Yuliya" w:date="2024-01-13T19:24:00Z">
        <w:r w:rsidR="008D162B" w:rsidRPr="00DD38F1">
          <w:rPr>
            <w:rFonts w:cs="Times New Roman"/>
            <w:color w:val="000000" w:themeColor="text1"/>
          </w:rPr>
          <w:t>]</w:t>
        </w:r>
        <w:r w:rsidR="008D162B" w:rsidRPr="0001519A">
          <w:rPr>
            <w:rFonts w:cs="Times New Roman"/>
            <w:color w:val="000000" w:themeColor="text1"/>
            <w:lang w:val="en-US"/>
          </w:rPr>
          <w:fldChar w:fldCharType="end"/>
        </w:r>
      </w:ins>
      <w:del w:id="8075" w:author="Barshadskaya, Yuliya" w:date="2024-01-13T19:24:00Z">
        <w:r w:rsidR="006046C8" w:rsidRPr="006E6534" w:rsidDel="008D162B">
          <w:rPr>
            <w:rFonts w:cs="Times New Roman"/>
            <w:color w:val="000000" w:themeColor="text1"/>
            <w:lang w:val="en-US"/>
            <w:rPrChange w:id="8076" w:author="N F" w:date="2023-12-05T03:08:00Z">
              <w:rPr>
                <w:rFonts w:cs="Times New Roman"/>
                <w:lang w:val="en-US"/>
              </w:rPr>
            </w:rPrChange>
          </w:rPr>
          <w:fldChar w:fldCharType="begin"/>
        </w:r>
        <w:r w:rsidR="006046C8" w:rsidRPr="006E6534" w:rsidDel="008D162B">
          <w:rPr>
            <w:rFonts w:cs="Times New Roman"/>
            <w:color w:val="000000" w:themeColor="text1"/>
            <w:rPrChange w:id="8077" w:author="N F" w:date="2023-12-05T03:08:00Z">
              <w:rPr>
                <w:rFonts w:cs="Times New Roman"/>
              </w:rPr>
            </w:rPrChange>
          </w:rPr>
          <w:delInstrText xml:space="preserve"> </w:delInstrText>
        </w:r>
        <w:r w:rsidR="006046C8" w:rsidRPr="006E6534" w:rsidDel="008D162B">
          <w:rPr>
            <w:rFonts w:cs="Times New Roman"/>
            <w:color w:val="000000" w:themeColor="text1"/>
            <w:lang w:val="en-US"/>
            <w:rPrChange w:id="8078" w:author="N F" w:date="2023-12-05T03:08:00Z">
              <w:rPr>
                <w:rFonts w:cs="Times New Roman"/>
                <w:lang w:val="en-US"/>
              </w:rPr>
            </w:rPrChange>
          </w:rPr>
          <w:delInstrText>ADDIN</w:delInstrText>
        </w:r>
        <w:r w:rsidR="006046C8" w:rsidRPr="006E6534" w:rsidDel="008D162B">
          <w:rPr>
            <w:rFonts w:cs="Times New Roman"/>
            <w:color w:val="000000" w:themeColor="text1"/>
            <w:rPrChange w:id="8079" w:author="N F" w:date="2023-12-05T03:08:00Z">
              <w:rPr>
                <w:rFonts w:cs="Times New Roman"/>
              </w:rPr>
            </w:rPrChange>
          </w:rPr>
          <w:delInstrText xml:space="preserve"> </w:delInstrText>
        </w:r>
        <w:r w:rsidR="006046C8" w:rsidRPr="006E6534" w:rsidDel="008D162B">
          <w:rPr>
            <w:rFonts w:cs="Times New Roman"/>
            <w:color w:val="000000" w:themeColor="text1"/>
            <w:lang w:val="en-US"/>
            <w:rPrChange w:id="8080" w:author="N F" w:date="2023-12-05T03:08:00Z">
              <w:rPr>
                <w:rFonts w:cs="Times New Roman"/>
                <w:lang w:val="en-US"/>
              </w:rPr>
            </w:rPrChange>
          </w:rPr>
          <w:delInstrText>ZOTERO</w:delInstrText>
        </w:r>
        <w:r w:rsidR="006046C8" w:rsidRPr="006E6534" w:rsidDel="008D162B">
          <w:rPr>
            <w:rFonts w:cs="Times New Roman"/>
            <w:color w:val="000000" w:themeColor="text1"/>
            <w:rPrChange w:id="8081" w:author="N F" w:date="2023-12-05T03:08:00Z">
              <w:rPr>
                <w:rFonts w:cs="Times New Roman"/>
              </w:rPr>
            </w:rPrChange>
          </w:rPr>
          <w:delInstrText>_</w:delInstrText>
        </w:r>
        <w:r w:rsidR="006046C8" w:rsidRPr="006E6534" w:rsidDel="008D162B">
          <w:rPr>
            <w:rFonts w:cs="Times New Roman"/>
            <w:color w:val="000000" w:themeColor="text1"/>
            <w:lang w:val="en-US"/>
            <w:rPrChange w:id="8082" w:author="N F" w:date="2023-12-05T03:08:00Z">
              <w:rPr>
                <w:rFonts w:cs="Times New Roman"/>
                <w:lang w:val="en-US"/>
              </w:rPr>
            </w:rPrChange>
          </w:rPr>
          <w:delInstrText>ITEM</w:delInstrText>
        </w:r>
        <w:r w:rsidR="006046C8" w:rsidRPr="006E6534" w:rsidDel="008D162B">
          <w:rPr>
            <w:rFonts w:cs="Times New Roman"/>
            <w:color w:val="000000" w:themeColor="text1"/>
            <w:rPrChange w:id="8083" w:author="N F" w:date="2023-12-05T03:08:00Z">
              <w:rPr>
                <w:rFonts w:cs="Times New Roman"/>
              </w:rPr>
            </w:rPrChange>
          </w:rPr>
          <w:delInstrText xml:space="preserve"> </w:delInstrText>
        </w:r>
        <w:r w:rsidR="006046C8" w:rsidRPr="006E6534" w:rsidDel="008D162B">
          <w:rPr>
            <w:rFonts w:cs="Times New Roman"/>
            <w:color w:val="000000" w:themeColor="text1"/>
            <w:lang w:val="en-US"/>
            <w:rPrChange w:id="8084" w:author="N F" w:date="2023-12-05T03:08:00Z">
              <w:rPr>
                <w:rFonts w:cs="Times New Roman"/>
                <w:lang w:val="en-US"/>
              </w:rPr>
            </w:rPrChange>
          </w:rPr>
          <w:delInstrText>CSL</w:delInstrText>
        </w:r>
        <w:r w:rsidR="006046C8" w:rsidRPr="006E6534" w:rsidDel="008D162B">
          <w:rPr>
            <w:rFonts w:cs="Times New Roman"/>
            <w:color w:val="000000" w:themeColor="text1"/>
            <w:rPrChange w:id="8085" w:author="N F" w:date="2023-12-05T03:08:00Z">
              <w:rPr>
                <w:rFonts w:cs="Times New Roman"/>
              </w:rPr>
            </w:rPrChange>
          </w:rPr>
          <w:delInstrText>_</w:delInstrText>
        </w:r>
        <w:r w:rsidR="006046C8" w:rsidRPr="006E6534" w:rsidDel="008D162B">
          <w:rPr>
            <w:rFonts w:cs="Times New Roman"/>
            <w:color w:val="000000" w:themeColor="text1"/>
            <w:lang w:val="en-US"/>
            <w:rPrChange w:id="8086" w:author="N F" w:date="2023-12-05T03:08:00Z">
              <w:rPr>
                <w:rFonts w:cs="Times New Roman"/>
                <w:lang w:val="en-US"/>
              </w:rPr>
            </w:rPrChange>
          </w:rPr>
          <w:delInstrText>CITATION</w:delInstrText>
        </w:r>
        <w:r w:rsidR="006046C8" w:rsidRPr="006E6534" w:rsidDel="008D162B">
          <w:rPr>
            <w:rFonts w:cs="Times New Roman"/>
            <w:color w:val="000000" w:themeColor="text1"/>
            <w:rPrChange w:id="8087" w:author="N F" w:date="2023-12-05T03:08:00Z">
              <w:rPr>
                <w:rFonts w:cs="Times New Roman"/>
              </w:rPr>
            </w:rPrChange>
          </w:rPr>
          <w:delInstrText xml:space="preserve"> {"</w:delInstrText>
        </w:r>
        <w:r w:rsidR="006046C8" w:rsidRPr="006E6534" w:rsidDel="008D162B">
          <w:rPr>
            <w:rFonts w:cs="Times New Roman"/>
            <w:color w:val="000000" w:themeColor="text1"/>
            <w:lang w:val="en-US"/>
            <w:rPrChange w:id="8088" w:author="N F" w:date="2023-12-05T03:08:00Z">
              <w:rPr>
                <w:rFonts w:cs="Times New Roman"/>
                <w:lang w:val="en-US"/>
              </w:rPr>
            </w:rPrChange>
          </w:rPr>
          <w:delInstrText>citationID</w:delInstrText>
        </w:r>
        <w:r w:rsidR="006046C8" w:rsidRPr="006E6534" w:rsidDel="008D162B">
          <w:rPr>
            <w:rFonts w:cs="Times New Roman"/>
            <w:color w:val="000000" w:themeColor="text1"/>
            <w:rPrChange w:id="8089" w:author="N F" w:date="2023-12-05T03:08:00Z">
              <w:rPr>
                <w:rFonts w:cs="Times New Roman"/>
              </w:rPr>
            </w:rPrChange>
          </w:rPr>
          <w:delInstrText>":"</w:delInstrText>
        </w:r>
        <w:r w:rsidR="006046C8" w:rsidRPr="006E6534" w:rsidDel="008D162B">
          <w:rPr>
            <w:rFonts w:cs="Times New Roman"/>
            <w:color w:val="000000" w:themeColor="text1"/>
            <w:lang w:val="en-US"/>
            <w:rPrChange w:id="8090" w:author="N F" w:date="2023-12-05T03:08:00Z">
              <w:rPr>
                <w:rFonts w:cs="Times New Roman"/>
                <w:lang w:val="en-US"/>
              </w:rPr>
            </w:rPrChange>
          </w:rPr>
          <w:delInstrText>iWmfkBAL</w:delInstrText>
        </w:r>
        <w:r w:rsidR="006046C8" w:rsidRPr="006E6534" w:rsidDel="008D162B">
          <w:rPr>
            <w:rFonts w:cs="Times New Roman"/>
            <w:color w:val="000000" w:themeColor="text1"/>
            <w:rPrChange w:id="8091" w:author="N F" w:date="2023-12-05T03:08:00Z">
              <w:rPr>
                <w:rFonts w:cs="Times New Roman"/>
              </w:rPr>
            </w:rPrChange>
          </w:rPr>
          <w:delInstrText>","</w:delInstrText>
        </w:r>
        <w:r w:rsidR="006046C8" w:rsidRPr="006E6534" w:rsidDel="008D162B">
          <w:rPr>
            <w:rFonts w:cs="Times New Roman"/>
            <w:color w:val="000000" w:themeColor="text1"/>
            <w:lang w:val="en-US"/>
            <w:rPrChange w:id="8092" w:author="N F" w:date="2023-12-05T03:08:00Z">
              <w:rPr>
                <w:rFonts w:cs="Times New Roman"/>
                <w:lang w:val="en-US"/>
              </w:rPr>
            </w:rPrChange>
          </w:rPr>
          <w:delInstrText>properties</w:delInstrText>
        </w:r>
        <w:r w:rsidR="006046C8" w:rsidRPr="006E6534" w:rsidDel="008D162B">
          <w:rPr>
            <w:rFonts w:cs="Times New Roman"/>
            <w:color w:val="000000" w:themeColor="text1"/>
            <w:rPrChange w:id="8093" w:author="N F" w:date="2023-12-05T03:08:00Z">
              <w:rPr>
                <w:rFonts w:cs="Times New Roman"/>
              </w:rPr>
            </w:rPrChange>
          </w:rPr>
          <w:delInstrText>":{"</w:delInstrText>
        </w:r>
        <w:r w:rsidR="006046C8" w:rsidRPr="006E6534" w:rsidDel="008D162B">
          <w:rPr>
            <w:rFonts w:cs="Times New Roman"/>
            <w:color w:val="000000" w:themeColor="text1"/>
            <w:lang w:val="en-US"/>
            <w:rPrChange w:id="8094" w:author="N F" w:date="2023-12-05T03:08:00Z">
              <w:rPr>
                <w:rFonts w:cs="Times New Roman"/>
                <w:lang w:val="en-US"/>
              </w:rPr>
            </w:rPrChange>
          </w:rPr>
          <w:delInstrText>formattedCitation</w:delInstrText>
        </w:r>
        <w:r w:rsidR="006046C8" w:rsidRPr="006E6534" w:rsidDel="008D162B">
          <w:rPr>
            <w:rFonts w:cs="Times New Roman"/>
            <w:color w:val="000000" w:themeColor="text1"/>
            <w:rPrChange w:id="8095" w:author="N F" w:date="2023-12-05T03:08:00Z">
              <w:rPr>
                <w:rFonts w:cs="Times New Roman"/>
              </w:rPr>
            </w:rPrChange>
          </w:rPr>
          <w:delInstrText>":"(6)","</w:delInstrText>
        </w:r>
        <w:r w:rsidR="006046C8" w:rsidRPr="006E6534" w:rsidDel="008D162B">
          <w:rPr>
            <w:rFonts w:cs="Times New Roman"/>
            <w:color w:val="000000" w:themeColor="text1"/>
            <w:lang w:val="en-US"/>
            <w:rPrChange w:id="8096" w:author="N F" w:date="2023-12-05T03:08:00Z">
              <w:rPr>
                <w:rFonts w:cs="Times New Roman"/>
                <w:lang w:val="en-US"/>
              </w:rPr>
            </w:rPrChange>
          </w:rPr>
          <w:delInstrText>plainCitation</w:delInstrText>
        </w:r>
        <w:r w:rsidR="006046C8" w:rsidRPr="006E6534" w:rsidDel="008D162B">
          <w:rPr>
            <w:rFonts w:cs="Times New Roman"/>
            <w:color w:val="000000" w:themeColor="text1"/>
            <w:rPrChange w:id="8097" w:author="N F" w:date="2023-12-05T03:08:00Z">
              <w:rPr>
                <w:rFonts w:cs="Times New Roman"/>
              </w:rPr>
            </w:rPrChange>
          </w:rPr>
          <w:delInstrText>":"(6)","</w:delInstrText>
        </w:r>
        <w:r w:rsidR="006046C8" w:rsidRPr="006E6534" w:rsidDel="008D162B">
          <w:rPr>
            <w:rFonts w:cs="Times New Roman"/>
            <w:color w:val="000000" w:themeColor="text1"/>
            <w:lang w:val="en-US"/>
            <w:rPrChange w:id="8098" w:author="N F" w:date="2023-12-05T03:08:00Z">
              <w:rPr>
                <w:rFonts w:cs="Times New Roman"/>
                <w:lang w:val="en-US"/>
              </w:rPr>
            </w:rPrChange>
          </w:rPr>
          <w:delInstrText>noteIndex</w:delInstrText>
        </w:r>
        <w:r w:rsidR="006046C8" w:rsidRPr="006E6534" w:rsidDel="008D162B">
          <w:rPr>
            <w:rFonts w:cs="Times New Roman"/>
            <w:color w:val="000000" w:themeColor="text1"/>
            <w:rPrChange w:id="8099" w:author="N F" w:date="2023-12-05T03:08:00Z">
              <w:rPr>
                <w:rFonts w:cs="Times New Roman"/>
              </w:rPr>
            </w:rPrChange>
          </w:rPr>
          <w:delInstrText>":0},"</w:delInstrText>
        </w:r>
        <w:r w:rsidR="006046C8" w:rsidRPr="006E6534" w:rsidDel="008D162B">
          <w:rPr>
            <w:rFonts w:cs="Times New Roman"/>
            <w:color w:val="000000" w:themeColor="text1"/>
            <w:lang w:val="en-US"/>
            <w:rPrChange w:id="8100" w:author="N F" w:date="2023-12-05T03:08:00Z">
              <w:rPr>
                <w:rFonts w:cs="Times New Roman"/>
                <w:lang w:val="en-US"/>
              </w:rPr>
            </w:rPrChange>
          </w:rPr>
          <w:delInstrText>citationItems</w:delInstrText>
        </w:r>
        <w:r w:rsidR="006046C8" w:rsidRPr="006E6534" w:rsidDel="008D162B">
          <w:rPr>
            <w:rFonts w:cs="Times New Roman"/>
            <w:color w:val="000000" w:themeColor="text1"/>
            <w:rPrChange w:id="8101" w:author="N F" w:date="2023-12-05T03:08:00Z">
              <w:rPr>
                <w:rFonts w:cs="Times New Roman"/>
              </w:rPr>
            </w:rPrChange>
          </w:rPr>
          <w:delInstrText>":[{"</w:delInstrText>
        </w:r>
        <w:r w:rsidR="006046C8" w:rsidRPr="006E6534" w:rsidDel="008D162B">
          <w:rPr>
            <w:rFonts w:cs="Times New Roman"/>
            <w:color w:val="000000" w:themeColor="text1"/>
            <w:lang w:val="en-US"/>
            <w:rPrChange w:id="8102" w:author="N F" w:date="2023-12-05T03:08:00Z">
              <w:rPr>
                <w:rFonts w:cs="Times New Roman"/>
                <w:lang w:val="en-US"/>
              </w:rPr>
            </w:rPrChange>
          </w:rPr>
          <w:delInstrText>id</w:delInstrText>
        </w:r>
        <w:r w:rsidR="006046C8" w:rsidRPr="006E6534" w:rsidDel="008D162B">
          <w:rPr>
            <w:rFonts w:cs="Times New Roman"/>
            <w:color w:val="000000" w:themeColor="text1"/>
            <w:rPrChange w:id="8103" w:author="N F" w:date="2023-12-05T03:08:00Z">
              <w:rPr>
                <w:rFonts w:cs="Times New Roman"/>
              </w:rPr>
            </w:rPrChange>
          </w:rPr>
          <w:delInstrText>":161758,"</w:delInstrText>
        </w:r>
        <w:r w:rsidR="006046C8" w:rsidRPr="006E6534" w:rsidDel="008D162B">
          <w:rPr>
            <w:rFonts w:cs="Times New Roman"/>
            <w:color w:val="000000" w:themeColor="text1"/>
            <w:lang w:val="en-US"/>
            <w:rPrChange w:id="8104" w:author="N F" w:date="2023-12-05T03:08:00Z">
              <w:rPr>
                <w:rFonts w:cs="Times New Roman"/>
                <w:lang w:val="en-US"/>
              </w:rPr>
            </w:rPrChange>
          </w:rPr>
          <w:delInstrText>uris</w:delInstrText>
        </w:r>
        <w:r w:rsidR="006046C8" w:rsidRPr="006E6534" w:rsidDel="008D162B">
          <w:rPr>
            <w:rFonts w:cs="Times New Roman"/>
            <w:color w:val="000000" w:themeColor="text1"/>
            <w:rPrChange w:id="8105" w:author="N F" w:date="2023-12-05T03:08:00Z">
              <w:rPr>
                <w:rFonts w:cs="Times New Roman"/>
              </w:rPr>
            </w:rPrChange>
          </w:rPr>
          <w:delInstrText>":["</w:delInstrText>
        </w:r>
        <w:r w:rsidR="006046C8" w:rsidRPr="006E6534" w:rsidDel="008D162B">
          <w:rPr>
            <w:rFonts w:cs="Times New Roman"/>
            <w:color w:val="000000" w:themeColor="text1"/>
            <w:lang w:val="en-US"/>
            <w:rPrChange w:id="8106" w:author="N F" w:date="2023-12-05T03:08:00Z">
              <w:rPr>
                <w:rFonts w:cs="Times New Roman"/>
                <w:lang w:val="en-US"/>
              </w:rPr>
            </w:rPrChange>
          </w:rPr>
          <w:delInstrText>http</w:delInstrText>
        </w:r>
        <w:r w:rsidR="006046C8" w:rsidRPr="006E6534" w:rsidDel="008D162B">
          <w:rPr>
            <w:rFonts w:cs="Times New Roman"/>
            <w:color w:val="000000" w:themeColor="text1"/>
            <w:rPrChange w:id="8107" w:author="N F" w:date="2023-12-05T03:08:00Z">
              <w:rPr>
                <w:rFonts w:cs="Times New Roman"/>
              </w:rPr>
            </w:rPrChange>
          </w:rPr>
          <w:delInstrText>://</w:delInstrText>
        </w:r>
        <w:r w:rsidR="006046C8" w:rsidRPr="006E6534" w:rsidDel="008D162B">
          <w:rPr>
            <w:rFonts w:cs="Times New Roman"/>
            <w:color w:val="000000" w:themeColor="text1"/>
            <w:lang w:val="en-US"/>
            <w:rPrChange w:id="8108" w:author="N F" w:date="2023-12-05T03:08:00Z">
              <w:rPr>
                <w:rFonts w:cs="Times New Roman"/>
                <w:lang w:val="en-US"/>
              </w:rPr>
            </w:rPrChange>
          </w:rPr>
          <w:delInstrText>zotero</w:delInstrText>
        </w:r>
        <w:r w:rsidR="006046C8" w:rsidRPr="006E6534" w:rsidDel="008D162B">
          <w:rPr>
            <w:rFonts w:cs="Times New Roman"/>
            <w:color w:val="000000" w:themeColor="text1"/>
            <w:rPrChange w:id="8109" w:author="N F" w:date="2023-12-05T03:08:00Z">
              <w:rPr>
                <w:rFonts w:cs="Times New Roman"/>
              </w:rPr>
            </w:rPrChange>
          </w:rPr>
          <w:delInstrText>.</w:delInstrText>
        </w:r>
        <w:r w:rsidR="006046C8" w:rsidRPr="006E6534" w:rsidDel="008D162B">
          <w:rPr>
            <w:rFonts w:cs="Times New Roman"/>
            <w:color w:val="000000" w:themeColor="text1"/>
            <w:lang w:val="en-US"/>
            <w:rPrChange w:id="8110" w:author="N F" w:date="2023-12-05T03:08:00Z">
              <w:rPr>
                <w:rFonts w:cs="Times New Roman"/>
                <w:lang w:val="en-US"/>
              </w:rPr>
            </w:rPrChange>
          </w:rPr>
          <w:delInstrText>org</w:delInstrText>
        </w:r>
        <w:r w:rsidR="006046C8" w:rsidRPr="006E6534" w:rsidDel="008D162B">
          <w:rPr>
            <w:rFonts w:cs="Times New Roman"/>
            <w:color w:val="000000" w:themeColor="text1"/>
            <w:rPrChange w:id="8111" w:author="N F" w:date="2023-12-05T03:08:00Z">
              <w:rPr>
                <w:rFonts w:cs="Times New Roman"/>
              </w:rPr>
            </w:rPrChange>
          </w:rPr>
          <w:delInstrText>/</w:delInstrText>
        </w:r>
        <w:r w:rsidR="006046C8" w:rsidRPr="006E6534" w:rsidDel="008D162B">
          <w:rPr>
            <w:rFonts w:cs="Times New Roman"/>
            <w:color w:val="000000" w:themeColor="text1"/>
            <w:lang w:val="en-US"/>
            <w:rPrChange w:id="8112" w:author="N F" w:date="2023-12-05T03:08:00Z">
              <w:rPr>
                <w:rFonts w:cs="Times New Roman"/>
                <w:lang w:val="en-US"/>
              </w:rPr>
            </w:rPrChange>
          </w:rPr>
          <w:delInstrText>groups</w:delInstrText>
        </w:r>
        <w:r w:rsidR="006046C8" w:rsidRPr="006E6534" w:rsidDel="008D162B">
          <w:rPr>
            <w:rFonts w:cs="Times New Roman"/>
            <w:color w:val="000000" w:themeColor="text1"/>
            <w:rPrChange w:id="8113" w:author="N F" w:date="2023-12-05T03:08:00Z">
              <w:rPr>
                <w:rFonts w:cs="Times New Roman"/>
              </w:rPr>
            </w:rPrChange>
          </w:rPr>
          <w:delInstrText>/4735135/</w:delInstrText>
        </w:r>
        <w:r w:rsidR="006046C8" w:rsidRPr="006E6534" w:rsidDel="008D162B">
          <w:rPr>
            <w:rFonts w:cs="Times New Roman"/>
            <w:color w:val="000000" w:themeColor="text1"/>
            <w:lang w:val="en-US"/>
            <w:rPrChange w:id="8114" w:author="N F" w:date="2023-12-05T03:08:00Z">
              <w:rPr>
                <w:rFonts w:cs="Times New Roman"/>
                <w:lang w:val="en-US"/>
              </w:rPr>
            </w:rPrChange>
          </w:rPr>
          <w:delInstrText>items</w:delInstrText>
        </w:r>
        <w:r w:rsidR="006046C8" w:rsidRPr="006E6534" w:rsidDel="008D162B">
          <w:rPr>
            <w:rFonts w:cs="Times New Roman"/>
            <w:color w:val="000000" w:themeColor="text1"/>
            <w:rPrChange w:id="8115" w:author="N F" w:date="2023-12-05T03:08:00Z">
              <w:rPr>
                <w:rFonts w:cs="Times New Roman"/>
              </w:rPr>
            </w:rPrChange>
          </w:rPr>
          <w:delInstrText>/</w:delInstrText>
        </w:r>
        <w:r w:rsidR="006046C8" w:rsidRPr="006E6534" w:rsidDel="008D162B">
          <w:rPr>
            <w:rFonts w:cs="Times New Roman"/>
            <w:color w:val="000000" w:themeColor="text1"/>
            <w:lang w:val="en-US"/>
            <w:rPrChange w:id="8116" w:author="N F" w:date="2023-12-05T03:08:00Z">
              <w:rPr>
                <w:rFonts w:cs="Times New Roman"/>
                <w:lang w:val="en-US"/>
              </w:rPr>
            </w:rPrChange>
          </w:rPr>
          <w:delInstrText>YQI</w:delInstrText>
        </w:r>
        <w:r w:rsidR="006046C8" w:rsidRPr="006E6534" w:rsidDel="008D162B">
          <w:rPr>
            <w:rFonts w:cs="Times New Roman"/>
            <w:color w:val="000000" w:themeColor="text1"/>
            <w:rPrChange w:id="8117" w:author="N F" w:date="2023-12-05T03:08:00Z">
              <w:rPr>
                <w:rFonts w:cs="Times New Roman"/>
              </w:rPr>
            </w:rPrChange>
          </w:rPr>
          <w:delInstrText>77</w:delInstrText>
        </w:r>
        <w:r w:rsidR="006046C8" w:rsidRPr="006E6534" w:rsidDel="008D162B">
          <w:rPr>
            <w:rFonts w:cs="Times New Roman"/>
            <w:color w:val="000000" w:themeColor="text1"/>
            <w:lang w:val="en-US"/>
            <w:rPrChange w:id="8118" w:author="N F" w:date="2023-12-05T03:08:00Z">
              <w:rPr>
                <w:rFonts w:cs="Times New Roman"/>
                <w:lang w:val="en-US"/>
              </w:rPr>
            </w:rPrChange>
          </w:rPr>
          <w:delInstrText>G</w:delInstrText>
        </w:r>
        <w:r w:rsidR="006046C8" w:rsidRPr="006E6534" w:rsidDel="008D162B">
          <w:rPr>
            <w:rFonts w:cs="Times New Roman"/>
            <w:color w:val="000000" w:themeColor="text1"/>
            <w:rPrChange w:id="8119" w:author="N F" w:date="2023-12-05T03:08:00Z">
              <w:rPr>
                <w:rFonts w:cs="Times New Roman"/>
              </w:rPr>
            </w:rPrChange>
          </w:rPr>
          <w:delInstrText>3</w:delInstrText>
        </w:r>
        <w:r w:rsidR="006046C8" w:rsidRPr="006E6534" w:rsidDel="008D162B">
          <w:rPr>
            <w:rFonts w:cs="Times New Roman"/>
            <w:color w:val="000000" w:themeColor="text1"/>
            <w:lang w:val="en-US"/>
            <w:rPrChange w:id="8120" w:author="N F" w:date="2023-12-05T03:08:00Z">
              <w:rPr>
                <w:rFonts w:cs="Times New Roman"/>
                <w:lang w:val="en-US"/>
              </w:rPr>
            </w:rPrChange>
          </w:rPr>
          <w:delInstrText>L</w:delInstrText>
        </w:r>
        <w:r w:rsidR="006046C8" w:rsidRPr="006E6534" w:rsidDel="008D162B">
          <w:rPr>
            <w:rFonts w:cs="Times New Roman"/>
            <w:color w:val="000000" w:themeColor="text1"/>
            <w:rPrChange w:id="8121" w:author="N F" w:date="2023-12-05T03:08:00Z">
              <w:rPr>
                <w:rFonts w:cs="Times New Roman"/>
              </w:rPr>
            </w:rPrChange>
          </w:rPr>
          <w:delInstrText>"],"</w:delInstrText>
        </w:r>
        <w:r w:rsidR="006046C8" w:rsidRPr="006E6534" w:rsidDel="008D162B">
          <w:rPr>
            <w:rFonts w:cs="Times New Roman"/>
            <w:color w:val="000000" w:themeColor="text1"/>
            <w:lang w:val="en-US"/>
            <w:rPrChange w:id="8122" w:author="N F" w:date="2023-12-05T03:08:00Z">
              <w:rPr>
                <w:rFonts w:cs="Times New Roman"/>
                <w:lang w:val="en-US"/>
              </w:rPr>
            </w:rPrChange>
          </w:rPr>
          <w:delInstrText>itemData</w:delInstrText>
        </w:r>
        <w:r w:rsidR="006046C8" w:rsidRPr="006E6534" w:rsidDel="008D162B">
          <w:rPr>
            <w:rFonts w:cs="Times New Roman"/>
            <w:color w:val="000000" w:themeColor="text1"/>
            <w:rPrChange w:id="8123" w:author="N F" w:date="2023-12-05T03:08:00Z">
              <w:rPr>
                <w:rFonts w:cs="Times New Roman"/>
              </w:rPr>
            </w:rPrChange>
          </w:rPr>
          <w:delInstrText>":{"</w:delInstrText>
        </w:r>
        <w:r w:rsidR="006046C8" w:rsidRPr="006E6534" w:rsidDel="008D162B">
          <w:rPr>
            <w:rFonts w:cs="Times New Roman"/>
            <w:color w:val="000000" w:themeColor="text1"/>
            <w:lang w:val="en-US"/>
            <w:rPrChange w:id="8124" w:author="N F" w:date="2023-12-05T03:08:00Z">
              <w:rPr>
                <w:rFonts w:cs="Times New Roman"/>
                <w:lang w:val="en-US"/>
              </w:rPr>
            </w:rPrChange>
          </w:rPr>
          <w:delInstrText>id</w:delInstrText>
        </w:r>
        <w:r w:rsidR="006046C8" w:rsidRPr="006E6534" w:rsidDel="008D162B">
          <w:rPr>
            <w:rFonts w:cs="Times New Roman"/>
            <w:color w:val="000000" w:themeColor="text1"/>
            <w:rPrChange w:id="8125" w:author="N F" w:date="2023-12-05T03:08:00Z">
              <w:rPr>
                <w:rFonts w:cs="Times New Roman"/>
              </w:rPr>
            </w:rPrChange>
          </w:rPr>
          <w:delInstrText>":161758,"</w:delInstrText>
        </w:r>
        <w:r w:rsidR="006046C8" w:rsidRPr="006E6534" w:rsidDel="008D162B">
          <w:rPr>
            <w:rFonts w:cs="Times New Roman"/>
            <w:color w:val="000000" w:themeColor="text1"/>
            <w:lang w:val="en-US"/>
            <w:rPrChange w:id="8126" w:author="N F" w:date="2023-12-05T03:08:00Z">
              <w:rPr>
                <w:rFonts w:cs="Times New Roman"/>
                <w:lang w:val="en-US"/>
              </w:rPr>
            </w:rPrChange>
          </w:rPr>
          <w:delInstrText>type</w:delInstrText>
        </w:r>
        <w:r w:rsidR="006046C8" w:rsidRPr="006E6534" w:rsidDel="008D162B">
          <w:rPr>
            <w:rFonts w:cs="Times New Roman"/>
            <w:color w:val="000000" w:themeColor="text1"/>
            <w:rPrChange w:id="8127" w:author="N F" w:date="2023-12-05T03:08:00Z">
              <w:rPr>
                <w:rFonts w:cs="Times New Roman"/>
              </w:rPr>
            </w:rPrChange>
          </w:rPr>
          <w:delInstrText>":"</w:delInstrText>
        </w:r>
        <w:r w:rsidR="006046C8" w:rsidRPr="006E6534" w:rsidDel="008D162B">
          <w:rPr>
            <w:rFonts w:cs="Times New Roman"/>
            <w:color w:val="000000" w:themeColor="text1"/>
            <w:lang w:val="en-US"/>
            <w:rPrChange w:id="8128" w:author="N F" w:date="2023-12-05T03:08:00Z">
              <w:rPr>
                <w:rFonts w:cs="Times New Roman"/>
                <w:lang w:val="en-US"/>
              </w:rPr>
            </w:rPrChange>
          </w:rPr>
          <w:delInstrText>webpage</w:delInstrText>
        </w:r>
        <w:r w:rsidR="006046C8" w:rsidRPr="006E6534" w:rsidDel="008D162B">
          <w:rPr>
            <w:rFonts w:cs="Times New Roman"/>
            <w:color w:val="000000" w:themeColor="text1"/>
            <w:rPrChange w:id="8129" w:author="N F" w:date="2023-12-05T03:08:00Z">
              <w:rPr>
                <w:rFonts w:cs="Times New Roman"/>
              </w:rPr>
            </w:rPrChange>
          </w:rPr>
          <w:delInstrText>","</w:delInstrText>
        </w:r>
        <w:r w:rsidR="006046C8" w:rsidRPr="006E6534" w:rsidDel="008D162B">
          <w:rPr>
            <w:rFonts w:cs="Times New Roman"/>
            <w:color w:val="000000" w:themeColor="text1"/>
            <w:lang w:val="en-US"/>
            <w:rPrChange w:id="8130" w:author="N F" w:date="2023-12-05T03:08:00Z">
              <w:rPr>
                <w:rFonts w:cs="Times New Roman"/>
                <w:lang w:val="en-US"/>
              </w:rPr>
            </w:rPrChange>
          </w:rPr>
          <w:delInstrText>title</w:delInstrText>
        </w:r>
        <w:r w:rsidR="006046C8" w:rsidRPr="006E6534" w:rsidDel="008D162B">
          <w:rPr>
            <w:rFonts w:cs="Times New Roman"/>
            <w:color w:val="000000" w:themeColor="text1"/>
            <w:rPrChange w:id="8131" w:author="N F" w:date="2023-12-05T03:08:00Z">
              <w:rPr>
                <w:rFonts w:cs="Times New Roman"/>
              </w:rPr>
            </w:rPrChange>
          </w:rPr>
          <w:delInstrText>":"</w:delInstrText>
        </w:r>
        <w:r w:rsidR="006046C8" w:rsidRPr="006E6534" w:rsidDel="008D162B">
          <w:rPr>
            <w:rFonts w:cs="Times New Roman"/>
            <w:color w:val="000000" w:themeColor="text1"/>
            <w:lang w:val="en-US"/>
            <w:rPrChange w:id="8132" w:author="N F" w:date="2023-12-05T03:08:00Z">
              <w:rPr>
                <w:rFonts w:cs="Times New Roman"/>
                <w:lang w:val="en-US"/>
              </w:rPr>
            </w:rPrChange>
          </w:rPr>
          <w:delInstrText>TAGRISSO</w:delInstrText>
        </w:r>
        <w:r w:rsidR="006046C8" w:rsidRPr="006E6534" w:rsidDel="008D162B">
          <w:rPr>
            <w:rFonts w:cs="Times New Roman"/>
            <w:color w:val="000000" w:themeColor="text1"/>
            <w:rPrChange w:id="8133" w:author="N F" w:date="2023-12-05T03:08:00Z">
              <w:rPr>
                <w:rFonts w:cs="Times New Roman"/>
              </w:rPr>
            </w:rPrChange>
          </w:rPr>
          <w:delInstrText xml:space="preserve"> (</w:delInstrText>
        </w:r>
        <w:r w:rsidR="006046C8" w:rsidRPr="006E6534" w:rsidDel="008D162B">
          <w:rPr>
            <w:rFonts w:cs="Times New Roman"/>
            <w:color w:val="000000" w:themeColor="text1"/>
            <w:lang w:val="en-US"/>
            <w:rPrChange w:id="8134" w:author="N F" w:date="2023-12-05T03:08:00Z">
              <w:rPr>
                <w:rFonts w:cs="Times New Roman"/>
                <w:lang w:val="en-US"/>
              </w:rPr>
            </w:rPrChange>
          </w:rPr>
          <w:delInstrText>osimertinib</w:delInstrText>
        </w:r>
        <w:r w:rsidR="006046C8" w:rsidRPr="006E6534" w:rsidDel="008D162B">
          <w:rPr>
            <w:rFonts w:cs="Times New Roman"/>
            <w:color w:val="000000" w:themeColor="text1"/>
            <w:rPrChange w:id="8135" w:author="N F" w:date="2023-12-05T03:08:00Z">
              <w:rPr>
                <w:rFonts w:cs="Times New Roman"/>
              </w:rPr>
            </w:rPrChange>
          </w:rPr>
          <w:delInstrText xml:space="preserve">) </w:delInstrText>
        </w:r>
        <w:r w:rsidR="006046C8" w:rsidRPr="006E6534" w:rsidDel="008D162B">
          <w:rPr>
            <w:rFonts w:cs="Times New Roman"/>
            <w:color w:val="000000" w:themeColor="text1"/>
            <w:lang w:val="en-US"/>
            <w:rPrChange w:id="8136" w:author="N F" w:date="2023-12-05T03:08:00Z">
              <w:rPr>
                <w:rFonts w:cs="Times New Roman"/>
                <w:lang w:val="en-US"/>
              </w:rPr>
            </w:rPrChange>
          </w:rPr>
          <w:delInstrText>tablets</w:delInstrText>
        </w:r>
        <w:r w:rsidR="006046C8" w:rsidRPr="006E6534" w:rsidDel="008D162B">
          <w:rPr>
            <w:rFonts w:cs="Times New Roman"/>
            <w:color w:val="000000" w:themeColor="text1"/>
            <w:rPrChange w:id="8137" w:author="N F" w:date="2023-12-05T03:08:00Z">
              <w:rPr>
                <w:rFonts w:cs="Times New Roman"/>
              </w:rPr>
            </w:rPrChange>
          </w:rPr>
          <w:delInstrText xml:space="preserve">. </w:delInstrText>
        </w:r>
        <w:r w:rsidR="006046C8" w:rsidRPr="006E6534" w:rsidDel="008D162B">
          <w:rPr>
            <w:rFonts w:cs="Times New Roman"/>
            <w:color w:val="000000" w:themeColor="text1"/>
            <w:lang w:val="en-US"/>
            <w:rPrChange w:id="8138" w:author="N F" w:date="2023-12-05T03:08:00Z">
              <w:rPr>
                <w:rFonts w:cs="Times New Roman"/>
                <w:lang w:val="en-US"/>
              </w:rPr>
            </w:rPrChange>
          </w:rPr>
          <w:delInstrText>AstraZeneca</w:delInstrText>
        </w:r>
        <w:r w:rsidR="006046C8" w:rsidRPr="006E6534" w:rsidDel="008D162B">
          <w:rPr>
            <w:rFonts w:cs="Times New Roman"/>
            <w:color w:val="000000" w:themeColor="text1"/>
            <w:rPrChange w:id="8139" w:author="N F" w:date="2023-12-05T03:08:00Z">
              <w:rPr>
                <w:rFonts w:cs="Times New Roman"/>
              </w:rPr>
            </w:rPrChange>
          </w:rPr>
          <w:delInstrText xml:space="preserve"> </w:delInstrText>
        </w:r>
        <w:r w:rsidR="006046C8" w:rsidRPr="006E6534" w:rsidDel="008D162B">
          <w:rPr>
            <w:rFonts w:cs="Times New Roman"/>
            <w:color w:val="000000" w:themeColor="text1"/>
            <w:lang w:val="en-US"/>
            <w:rPrChange w:id="8140" w:author="N F" w:date="2023-12-05T03:08:00Z">
              <w:rPr>
                <w:rFonts w:cs="Times New Roman"/>
                <w:lang w:val="en-US"/>
              </w:rPr>
            </w:rPrChange>
          </w:rPr>
          <w:delInstrText>Pharmaceuticals</w:delInstrText>
        </w:r>
        <w:r w:rsidR="006046C8" w:rsidRPr="006E6534" w:rsidDel="008D162B">
          <w:rPr>
            <w:rFonts w:cs="Times New Roman"/>
            <w:color w:val="000000" w:themeColor="text1"/>
            <w:rPrChange w:id="8141" w:author="N F" w:date="2023-12-05T03:08:00Z">
              <w:rPr>
                <w:rFonts w:cs="Times New Roman"/>
              </w:rPr>
            </w:rPrChange>
          </w:rPr>
          <w:delInstrText xml:space="preserve">, </w:delInstrText>
        </w:r>
        <w:r w:rsidR="006046C8" w:rsidRPr="006E6534" w:rsidDel="008D162B">
          <w:rPr>
            <w:rFonts w:cs="Times New Roman"/>
            <w:color w:val="000000" w:themeColor="text1"/>
            <w:lang w:val="en-US"/>
            <w:rPrChange w:id="8142" w:author="N F" w:date="2023-12-05T03:08:00Z">
              <w:rPr>
                <w:rFonts w:cs="Times New Roman"/>
                <w:lang w:val="en-US"/>
              </w:rPr>
            </w:rPrChange>
          </w:rPr>
          <w:delInstrText>LP</w:delInstrText>
        </w:r>
        <w:r w:rsidR="006046C8" w:rsidRPr="006E6534" w:rsidDel="008D162B">
          <w:rPr>
            <w:rFonts w:cs="Times New Roman"/>
            <w:color w:val="000000" w:themeColor="text1"/>
            <w:rPrChange w:id="8143" w:author="N F" w:date="2023-12-05T03:08:00Z">
              <w:rPr>
                <w:rFonts w:cs="Times New Roman"/>
              </w:rPr>
            </w:rPrChange>
          </w:rPr>
          <w:delInstrText xml:space="preserve"> </w:delInstrText>
        </w:r>
        <w:r w:rsidR="006046C8" w:rsidRPr="006E6534" w:rsidDel="008D162B">
          <w:rPr>
            <w:rFonts w:cs="Times New Roman"/>
            <w:color w:val="000000" w:themeColor="text1"/>
            <w:lang w:val="en-US"/>
            <w:rPrChange w:id="8144" w:author="N F" w:date="2023-12-05T03:08:00Z">
              <w:rPr>
                <w:rFonts w:cs="Times New Roman"/>
                <w:lang w:val="en-US"/>
              </w:rPr>
            </w:rPrChange>
          </w:rPr>
          <w:delInstrText>Application</w:delInstrText>
        </w:r>
        <w:r w:rsidR="006046C8" w:rsidRPr="006E6534" w:rsidDel="008D162B">
          <w:rPr>
            <w:rFonts w:cs="Times New Roman"/>
            <w:color w:val="000000" w:themeColor="text1"/>
            <w:rPrChange w:id="8145" w:author="N F" w:date="2023-12-05T03:08:00Z">
              <w:rPr>
                <w:rFonts w:cs="Times New Roman"/>
              </w:rPr>
            </w:rPrChange>
          </w:rPr>
          <w:delInstrText xml:space="preserve"> </w:delInstrText>
        </w:r>
        <w:r w:rsidR="006046C8" w:rsidRPr="006E6534" w:rsidDel="008D162B">
          <w:rPr>
            <w:rFonts w:cs="Times New Roman"/>
            <w:color w:val="000000" w:themeColor="text1"/>
            <w:lang w:val="en-US"/>
            <w:rPrChange w:id="8146" w:author="N F" w:date="2023-12-05T03:08:00Z">
              <w:rPr>
                <w:rFonts w:cs="Times New Roman"/>
                <w:lang w:val="en-US"/>
              </w:rPr>
            </w:rPrChange>
          </w:rPr>
          <w:delInstrText>No</w:delInstrText>
        </w:r>
        <w:r w:rsidR="006046C8" w:rsidRPr="006E6534" w:rsidDel="008D162B">
          <w:rPr>
            <w:rFonts w:cs="Times New Roman"/>
            <w:color w:val="000000" w:themeColor="text1"/>
            <w:rPrChange w:id="8147" w:author="N F" w:date="2023-12-05T03:08:00Z">
              <w:rPr>
                <w:rFonts w:cs="Times New Roman"/>
              </w:rPr>
            </w:rPrChange>
          </w:rPr>
          <w:delInstrText xml:space="preserve">.:  208065. </w:delInstrText>
        </w:r>
        <w:r w:rsidR="006046C8" w:rsidRPr="006E6534" w:rsidDel="008D162B">
          <w:rPr>
            <w:rFonts w:cs="Times New Roman"/>
            <w:color w:val="000000" w:themeColor="text1"/>
            <w:lang w:val="en-US"/>
            <w:rPrChange w:id="8148" w:author="N F" w:date="2023-12-05T03:08:00Z">
              <w:rPr>
                <w:rFonts w:cs="Times New Roman"/>
                <w:lang w:val="en-US"/>
              </w:rPr>
            </w:rPrChange>
          </w:rPr>
          <w:delInstrText>Approval</w:delInstrText>
        </w:r>
        <w:r w:rsidR="006046C8" w:rsidRPr="006E6534" w:rsidDel="008D162B">
          <w:rPr>
            <w:rFonts w:cs="Times New Roman"/>
            <w:color w:val="000000" w:themeColor="text1"/>
            <w:rPrChange w:id="8149" w:author="N F" w:date="2023-12-05T03:08:00Z">
              <w:rPr>
                <w:rFonts w:cs="Times New Roman"/>
              </w:rPr>
            </w:rPrChange>
          </w:rPr>
          <w:delInstrText xml:space="preserve"> </w:delInstrText>
        </w:r>
        <w:r w:rsidR="006046C8" w:rsidRPr="006E6534" w:rsidDel="008D162B">
          <w:rPr>
            <w:rFonts w:cs="Times New Roman"/>
            <w:color w:val="000000" w:themeColor="text1"/>
            <w:lang w:val="en-US"/>
            <w:rPrChange w:id="8150" w:author="N F" w:date="2023-12-05T03:08:00Z">
              <w:rPr>
                <w:rFonts w:cs="Times New Roman"/>
                <w:lang w:val="en-US"/>
              </w:rPr>
            </w:rPrChange>
          </w:rPr>
          <w:delInstrText>Date</w:delInstrText>
        </w:r>
        <w:r w:rsidR="006046C8" w:rsidRPr="006E6534" w:rsidDel="008D162B">
          <w:rPr>
            <w:rFonts w:cs="Times New Roman"/>
            <w:color w:val="000000" w:themeColor="text1"/>
            <w:rPrChange w:id="8151" w:author="N F" w:date="2023-12-05T03:08:00Z">
              <w:rPr>
                <w:rFonts w:cs="Times New Roman"/>
              </w:rPr>
            </w:rPrChange>
          </w:rPr>
          <w:delInstrText xml:space="preserve">: 11/13/2015. </w:delInstrText>
        </w:r>
        <w:r w:rsidR="006046C8" w:rsidRPr="006E6534" w:rsidDel="008D162B">
          <w:rPr>
            <w:rFonts w:cs="Times New Roman"/>
            <w:color w:val="000000" w:themeColor="text1"/>
            <w:lang w:val="en-US"/>
            <w:rPrChange w:id="8152" w:author="N F" w:date="2023-12-05T03:08:00Z">
              <w:rPr>
                <w:rFonts w:cs="Times New Roman"/>
                <w:lang w:val="en-US"/>
              </w:rPr>
            </w:rPrChange>
          </w:rPr>
          <w:delInstrText>Pharmacology</w:delInstrText>
        </w:r>
        <w:r w:rsidR="006046C8" w:rsidRPr="006E6534" w:rsidDel="008D162B">
          <w:rPr>
            <w:rFonts w:cs="Times New Roman"/>
            <w:color w:val="000000" w:themeColor="text1"/>
            <w:rPrChange w:id="8153" w:author="N F" w:date="2023-12-05T03:08:00Z">
              <w:rPr>
                <w:rFonts w:cs="Times New Roman"/>
              </w:rPr>
            </w:rPrChange>
          </w:rPr>
          <w:delInstrText xml:space="preserve"> </w:delInstrText>
        </w:r>
        <w:r w:rsidR="006046C8" w:rsidRPr="006E6534" w:rsidDel="008D162B">
          <w:rPr>
            <w:rFonts w:cs="Times New Roman"/>
            <w:color w:val="000000" w:themeColor="text1"/>
            <w:lang w:val="en-US"/>
            <w:rPrChange w:id="8154" w:author="N F" w:date="2023-12-05T03:08:00Z">
              <w:rPr>
                <w:rFonts w:cs="Times New Roman"/>
                <w:lang w:val="en-US"/>
              </w:rPr>
            </w:rPrChange>
          </w:rPr>
          <w:delInstrText>Review</w:delInstrText>
        </w:r>
        <w:r w:rsidR="006046C8" w:rsidRPr="006E6534" w:rsidDel="008D162B">
          <w:rPr>
            <w:rFonts w:cs="Times New Roman"/>
            <w:color w:val="000000" w:themeColor="text1"/>
            <w:rPrChange w:id="8155" w:author="N F" w:date="2023-12-05T03:08:00Z">
              <w:rPr>
                <w:rFonts w:cs="Times New Roman"/>
              </w:rPr>
            </w:rPrChange>
          </w:rPr>
          <w:delInstrText>","</w:delInstrText>
        </w:r>
        <w:r w:rsidR="006046C8" w:rsidRPr="006E6534" w:rsidDel="008D162B">
          <w:rPr>
            <w:rFonts w:cs="Times New Roman"/>
            <w:color w:val="000000" w:themeColor="text1"/>
            <w:lang w:val="en-US"/>
            <w:rPrChange w:id="8156" w:author="N F" w:date="2023-12-05T03:08:00Z">
              <w:rPr>
                <w:rFonts w:cs="Times New Roman"/>
                <w:lang w:val="en-US"/>
              </w:rPr>
            </w:rPrChange>
          </w:rPr>
          <w:delInstrText>URL</w:delInstrText>
        </w:r>
        <w:r w:rsidR="006046C8" w:rsidRPr="006E6534" w:rsidDel="008D162B">
          <w:rPr>
            <w:rFonts w:cs="Times New Roman"/>
            <w:color w:val="000000" w:themeColor="text1"/>
            <w:rPrChange w:id="8157" w:author="N F" w:date="2023-12-05T03:08:00Z">
              <w:rPr>
                <w:rFonts w:cs="Times New Roman"/>
              </w:rPr>
            </w:rPrChange>
          </w:rPr>
          <w:delInstrText>":"</w:delInstrText>
        </w:r>
        <w:r w:rsidR="006046C8" w:rsidRPr="006E6534" w:rsidDel="008D162B">
          <w:rPr>
            <w:rFonts w:cs="Times New Roman"/>
            <w:color w:val="000000" w:themeColor="text1"/>
            <w:lang w:val="en-US"/>
            <w:rPrChange w:id="8158" w:author="N F" w:date="2023-12-05T03:08:00Z">
              <w:rPr>
                <w:rFonts w:cs="Times New Roman"/>
                <w:lang w:val="en-US"/>
              </w:rPr>
            </w:rPrChange>
          </w:rPr>
          <w:delInstrText>https</w:delInstrText>
        </w:r>
        <w:r w:rsidR="006046C8" w:rsidRPr="006E6534" w:rsidDel="008D162B">
          <w:rPr>
            <w:rFonts w:cs="Times New Roman"/>
            <w:color w:val="000000" w:themeColor="text1"/>
            <w:rPrChange w:id="8159" w:author="N F" w:date="2023-12-05T03:08:00Z">
              <w:rPr>
                <w:rFonts w:cs="Times New Roman"/>
              </w:rPr>
            </w:rPrChange>
          </w:rPr>
          <w:delInstrText>://</w:delInstrText>
        </w:r>
        <w:r w:rsidR="006046C8" w:rsidRPr="006E6534" w:rsidDel="008D162B">
          <w:rPr>
            <w:rFonts w:cs="Times New Roman"/>
            <w:color w:val="000000" w:themeColor="text1"/>
            <w:lang w:val="en-US"/>
            <w:rPrChange w:id="8160" w:author="N F" w:date="2023-12-05T03:08:00Z">
              <w:rPr>
                <w:rFonts w:cs="Times New Roman"/>
                <w:lang w:val="en-US"/>
              </w:rPr>
            </w:rPrChange>
          </w:rPr>
          <w:delInstrText>www</w:delInstrText>
        </w:r>
        <w:r w:rsidR="006046C8" w:rsidRPr="006E6534" w:rsidDel="008D162B">
          <w:rPr>
            <w:rFonts w:cs="Times New Roman"/>
            <w:color w:val="000000" w:themeColor="text1"/>
            <w:rPrChange w:id="8161" w:author="N F" w:date="2023-12-05T03:08:00Z">
              <w:rPr>
                <w:rFonts w:cs="Times New Roman"/>
              </w:rPr>
            </w:rPrChange>
          </w:rPr>
          <w:delInstrText>.</w:delInstrText>
        </w:r>
        <w:r w:rsidR="006046C8" w:rsidRPr="006E6534" w:rsidDel="008D162B">
          <w:rPr>
            <w:rFonts w:cs="Times New Roman"/>
            <w:color w:val="000000" w:themeColor="text1"/>
            <w:lang w:val="en-US"/>
            <w:rPrChange w:id="8162" w:author="N F" w:date="2023-12-05T03:08:00Z">
              <w:rPr>
                <w:rFonts w:cs="Times New Roman"/>
                <w:lang w:val="en-US"/>
              </w:rPr>
            </w:rPrChange>
          </w:rPr>
          <w:delInstrText>accessdata</w:delInstrText>
        </w:r>
        <w:r w:rsidR="006046C8" w:rsidRPr="006E6534" w:rsidDel="008D162B">
          <w:rPr>
            <w:rFonts w:cs="Times New Roman"/>
            <w:color w:val="000000" w:themeColor="text1"/>
            <w:rPrChange w:id="8163" w:author="N F" w:date="2023-12-05T03:08:00Z">
              <w:rPr>
                <w:rFonts w:cs="Times New Roman"/>
              </w:rPr>
            </w:rPrChange>
          </w:rPr>
          <w:delInstrText>.</w:delInstrText>
        </w:r>
        <w:r w:rsidR="006046C8" w:rsidRPr="006E6534" w:rsidDel="008D162B">
          <w:rPr>
            <w:rFonts w:cs="Times New Roman"/>
            <w:color w:val="000000" w:themeColor="text1"/>
            <w:lang w:val="en-US"/>
            <w:rPrChange w:id="8164" w:author="N F" w:date="2023-12-05T03:08:00Z">
              <w:rPr>
                <w:rFonts w:cs="Times New Roman"/>
                <w:lang w:val="en-US"/>
              </w:rPr>
            </w:rPrChange>
          </w:rPr>
          <w:delInstrText>fda</w:delInstrText>
        </w:r>
        <w:r w:rsidR="006046C8" w:rsidRPr="006E6534" w:rsidDel="008D162B">
          <w:rPr>
            <w:rFonts w:cs="Times New Roman"/>
            <w:color w:val="000000" w:themeColor="text1"/>
            <w:rPrChange w:id="8165" w:author="N F" w:date="2023-12-05T03:08:00Z">
              <w:rPr>
                <w:rFonts w:cs="Times New Roman"/>
              </w:rPr>
            </w:rPrChange>
          </w:rPr>
          <w:delInstrText>.</w:delInstrText>
        </w:r>
        <w:r w:rsidR="006046C8" w:rsidRPr="006E6534" w:rsidDel="008D162B">
          <w:rPr>
            <w:rFonts w:cs="Times New Roman"/>
            <w:color w:val="000000" w:themeColor="text1"/>
            <w:lang w:val="en-US"/>
            <w:rPrChange w:id="8166" w:author="N F" w:date="2023-12-05T03:08:00Z">
              <w:rPr>
                <w:rFonts w:cs="Times New Roman"/>
                <w:lang w:val="en-US"/>
              </w:rPr>
            </w:rPrChange>
          </w:rPr>
          <w:delInstrText>gov</w:delInstrText>
        </w:r>
        <w:r w:rsidR="006046C8" w:rsidRPr="006E6534" w:rsidDel="008D162B">
          <w:rPr>
            <w:rFonts w:cs="Times New Roman"/>
            <w:color w:val="000000" w:themeColor="text1"/>
            <w:rPrChange w:id="8167" w:author="N F" w:date="2023-12-05T03:08:00Z">
              <w:rPr>
                <w:rFonts w:cs="Times New Roman"/>
              </w:rPr>
            </w:rPrChange>
          </w:rPr>
          <w:delInstrText>/</w:delInstrText>
        </w:r>
        <w:r w:rsidR="006046C8" w:rsidRPr="006E6534" w:rsidDel="008D162B">
          <w:rPr>
            <w:rFonts w:cs="Times New Roman"/>
            <w:color w:val="000000" w:themeColor="text1"/>
            <w:lang w:val="en-US"/>
            <w:rPrChange w:id="8168" w:author="N F" w:date="2023-12-05T03:08:00Z">
              <w:rPr>
                <w:rFonts w:cs="Times New Roman"/>
                <w:lang w:val="en-US"/>
              </w:rPr>
            </w:rPrChange>
          </w:rPr>
          <w:delInstrText>drugsatfda</w:delInstrText>
        </w:r>
        <w:r w:rsidR="006046C8" w:rsidRPr="006E6534" w:rsidDel="008D162B">
          <w:rPr>
            <w:rFonts w:cs="Times New Roman"/>
            <w:color w:val="000000" w:themeColor="text1"/>
            <w:rPrChange w:id="8169" w:author="N F" w:date="2023-12-05T03:08:00Z">
              <w:rPr>
                <w:rFonts w:cs="Times New Roman"/>
              </w:rPr>
            </w:rPrChange>
          </w:rPr>
          <w:delInstrText>_</w:delInstrText>
        </w:r>
        <w:r w:rsidR="006046C8" w:rsidRPr="006E6534" w:rsidDel="008D162B">
          <w:rPr>
            <w:rFonts w:cs="Times New Roman"/>
            <w:color w:val="000000" w:themeColor="text1"/>
            <w:lang w:val="en-US"/>
            <w:rPrChange w:id="8170" w:author="N F" w:date="2023-12-05T03:08:00Z">
              <w:rPr>
                <w:rFonts w:cs="Times New Roman"/>
                <w:lang w:val="en-US"/>
              </w:rPr>
            </w:rPrChange>
          </w:rPr>
          <w:delInstrText>docs</w:delInstrText>
        </w:r>
        <w:r w:rsidR="006046C8" w:rsidRPr="006E6534" w:rsidDel="008D162B">
          <w:rPr>
            <w:rFonts w:cs="Times New Roman"/>
            <w:color w:val="000000" w:themeColor="text1"/>
            <w:rPrChange w:id="8171" w:author="N F" w:date="2023-12-05T03:08:00Z">
              <w:rPr>
                <w:rFonts w:cs="Times New Roman"/>
              </w:rPr>
            </w:rPrChange>
          </w:rPr>
          <w:delInstrText>/</w:delInstrText>
        </w:r>
        <w:r w:rsidR="006046C8" w:rsidRPr="006E6534" w:rsidDel="008D162B">
          <w:rPr>
            <w:rFonts w:cs="Times New Roman"/>
            <w:color w:val="000000" w:themeColor="text1"/>
            <w:lang w:val="en-US"/>
            <w:rPrChange w:id="8172" w:author="N F" w:date="2023-12-05T03:08:00Z">
              <w:rPr>
                <w:rFonts w:cs="Times New Roman"/>
                <w:lang w:val="en-US"/>
              </w:rPr>
            </w:rPrChange>
          </w:rPr>
          <w:delInstrText>nda</w:delInstrText>
        </w:r>
        <w:r w:rsidR="006046C8" w:rsidRPr="006E6534" w:rsidDel="008D162B">
          <w:rPr>
            <w:rFonts w:cs="Times New Roman"/>
            <w:color w:val="000000" w:themeColor="text1"/>
            <w:rPrChange w:id="8173" w:author="N F" w:date="2023-12-05T03:08:00Z">
              <w:rPr>
                <w:rFonts w:cs="Times New Roman"/>
              </w:rPr>
            </w:rPrChange>
          </w:rPr>
          <w:delInstrText>/2015/208065</w:delInstrText>
        </w:r>
        <w:r w:rsidR="006046C8" w:rsidRPr="006E6534" w:rsidDel="008D162B">
          <w:rPr>
            <w:rFonts w:cs="Times New Roman"/>
            <w:color w:val="000000" w:themeColor="text1"/>
            <w:lang w:val="en-US"/>
            <w:rPrChange w:id="8174" w:author="N F" w:date="2023-12-05T03:08:00Z">
              <w:rPr>
                <w:rFonts w:cs="Times New Roman"/>
                <w:lang w:val="en-US"/>
              </w:rPr>
            </w:rPrChange>
          </w:rPr>
          <w:delInstrText>Orig</w:delInstrText>
        </w:r>
        <w:r w:rsidR="006046C8" w:rsidRPr="006E6534" w:rsidDel="008D162B">
          <w:rPr>
            <w:rFonts w:cs="Times New Roman"/>
            <w:color w:val="000000" w:themeColor="text1"/>
            <w:rPrChange w:id="8175" w:author="N F" w:date="2023-12-05T03:08:00Z">
              <w:rPr>
                <w:rFonts w:cs="Times New Roman"/>
              </w:rPr>
            </w:rPrChange>
          </w:rPr>
          <w:delInstrText>1</w:delInstrText>
        </w:r>
        <w:r w:rsidR="006046C8" w:rsidRPr="006E6534" w:rsidDel="008D162B">
          <w:rPr>
            <w:rFonts w:cs="Times New Roman"/>
            <w:color w:val="000000" w:themeColor="text1"/>
            <w:lang w:val="en-US"/>
            <w:rPrChange w:id="8176" w:author="N F" w:date="2023-12-05T03:08:00Z">
              <w:rPr>
                <w:rFonts w:cs="Times New Roman"/>
                <w:lang w:val="en-US"/>
              </w:rPr>
            </w:rPrChange>
          </w:rPr>
          <w:delInstrText>s</w:delInstrText>
        </w:r>
        <w:r w:rsidR="006046C8" w:rsidRPr="006E6534" w:rsidDel="008D162B">
          <w:rPr>
            <w:rFonts w:cs="Times New Roman"/>
            <w:color w:val="000000" w:themeColor="text1"/>
            <w:rPrChange w:id="8177" w:author="N F" w:date="2023-12-05T03:08:00Z">
              <w:rPr>
                <w:rFonts w:cs="Times New Roman"/>
              </w:rPr>
            </w:rPrChange>
          </w:rPr>
          <w:delInstrText>000</w:delInstrText>
        </w:r>
        <w:r w:rsidR="006046C8" w:rsidRPr="006E6534" w:rsidDel="008D162B">
          <w:rPr>
            <w:rFonts w:cs="Times New Roman"/>
            <w:color w:val="000000" w:themeColor="text1"/>
            <w:lang w:val="en-US"/>
            <w:rPrChange w:id="8178" w:author="N F" w:date="2023-12-05T03:08:00Z">
              <w:rPr>
                <w:rFonts w:cs="Times New Roman"/>
                <w:lang w:val="en-US"/>
              </w:rPr>
            </w:rPrChange>
          </w:rPr>
          <w:delInstrText>TOC</w:delInstrText>
        </w:r>
        <w:r w:rsidR="006046C8" w:rsidRPr="006E6534" w:rsidDel="008D162B">
          <w:rPr>
            <w:rFonts w:cs="Times New Roman"/>
            <w:color w:val="000000" w:themeColor="text1"/>
            <w:rPrChange w:id="8179" w:author="N F" w:date="2023-12-05T03:08:00Z">
              <w:rPr>
                <w:rFonts w:cs="Times New Roman"/>
              </w:rPr>
            </w:rPrChange>
          </w:rPr>
          <w:delInstrText>.</w:delInstrText>
        </w:r>
        <w:r w:rsidR="006046C8" w:rsidRPr="006E6534" w:rsidDel="008D162B">
          <w:rPr>
            <w:rFonts w:cs="Times New Roman"/>
            <w:color w:val="000000" w:themeColor="text1"/>
            <w:lang w:val="en-US"/>
            <w:rPrChange w:id="8180" w:author="N F" w:date="2023-12-05T03:08:00Z">
              <w:rPr>
                <w:rFonts w:cs="Times New Roman"/>
                <w:lang w:val="en-US"/>
              </w:rPr>
            </w:rPrChange>
          </w:rPr>
          <w:delInstrText>cfm</w:delInstrText>
        </w:r>
        <w:r w:rsidR="006046C8" w:rsidRPr="006E6534" w:rsidDel="008D162B">
          <w:rPr>
            <w:rFonts w:cs="Times New Roman"/>
            <w:color w:val="000000" w:themeColor="text1"/>
            <w:rPrChange w:id="8181" w:author="N F" w:date="2023-12-05T03:08:00Z">
              <w:rPr>
                <w:rFonts w:cs="Times New Roman"/>
              </w:rPr>
            </w:rPrChange>
          </w:rPr>
          <w:delInstrText>","</w:delInstrText>
        </w:r>
        <w:r w:rsidR="006046C8" w:rsidRPr="006E6534" w:rsidDel="008D162B">
          <w:rPr>
            <w:rFonts w:cs="Times New Roman"/>
            <w:color w:val="000000" w:themeColor="text1"/>
            <w:lang w:val="en-US"/>
            <w:rPrChange w:id="8182" w:author="N F" w:date="2023-12-05T03:08:00Z">
              <w:rPr>
                <w:rFonts w:cs="Times New Roman"/>
                <w:lang w:val="en-US"/>
              </w:rPr>
            </w:rPrChange>
          </w:rPr>
          <w:delInstrText>accessed</w:delInstrText>
        </w:r>
        <w:r w:rsidR="006046C8" w:rsidRPr="006E6534" w:rsidDel="008D162B">
          <w:rPr>
            <w:rFonts w:cs="Times New Roman"/>
            <w:color w:val="000000" w:themeColor="text1"/>
            <w:rPrChange w:id="8183" w:author="N F" w:date="2023-12-05T03:08:00Z">
              <w:rPr>
                <w:rFonts w:cs="Times New Roman"/>
              </w:rPr>
            </w:rPrChange>
          </w:rPr>
          <w:delInstrText>":{"</w:delInstrText>
        </w:r>
        <w:r w:rsidR="006046C8" w:rsidRPr="006E6534" w:rsidDel="008D162B">
          <w:rPr>
            <w:rFonts w:cs="Times New Roman"/>
            <w:color w:val="000000" w:themeColor="text1"/>
            <w:lang w:val="en-US"/>
            <w:rPrChange w:id="8184" w:author="N F" w:date="2023-12-05T03:08:00Z">
              <w:rPr>
                <w:rFonts w:cs="Times New Roman"/>
                <w:lang w:val="en-US"/>
              </w:rPr>
            </w:rPrChange>
          </w:rPr>
          <w:delInstrText>date</w:delInstrText>
        </w:r>
        <w:r w:rsidR="006046C8" w:rsidRPr="006E6534" w:rsidDel="008D162B">
          <w:rPr>
            <w:rFonts w:cs="Times New Roman"/>
            <w:color w:val="000000" w:themeColor="text1"/>
            <w:rPrChange w:id="8185" w:author="N F" w:date="2023-12-05T03:08:00Z">
              <w:rPr>
                <w:rFonts w:cs="Times New Roman"/>
              </w:rPr>
            </w:rPrChange>
          </w:rPr>
          <w:delInstrText>-</w:delInstrText>
        </w:r>
        <w:r w:rsidR="006046C8" w:rsidRPr="006E6534" w:rsidDel="008D162B">
          <w:rPr>
            <w:rFonts w:cs="Times New Roman"/>
            <w:color w:val="000000" w:themeColor="text1"/>
            <w:lang w:val="en-US"/>
            <w:rPrChange w:id="8186" w:author="N F" w:date="2023-12-05T03:08:00Z">
              <w:rPr>
                <w:rFonts w:cs="Times New Roman"/>
                <w:lang w:val="en-US"/>
              </w:rPr>
            </w:rPrChange>
          </w:rPr>
          <w:delInstrText>parts</w:delInstrText>
        </w:r>
        <w:r w:rsidR="006046C8" w:rsidRPr="006E6534" w:rsidDel="008D162B">
          <w:rPr>
            <w:rFonts w:cs="Times New Roman"/>
            <w:color w:val="000000" w:themeColor="text1"/>
            <w:rPrChange w:id="8187" w:author="N F" w:date="2023-12-05T03:08:00Z">
              <w:rPr>
                <w:rFonts w:cs="Times New Roman"/>
              </w:rPr>
            </w:rPrChange>
          </w:rPr>
          <w:delInstrText>":[["2022",8,2]]}}}],"</w:delInstrText>
        </w:r>
        <w:r w:rsidR="006046C8" w:rsidRPr="006E6534" w:rsidDel="008D162B">
          <w:rPr>
            <w:rFonts w:cs="Times New Roman"/>
            <w:color w:val="000000" w:themeColor="text1"/>
            <w:lang w:val="en-US"/>
            <w:rPrChange w:id="8188" w:author="N F" w:date="2023-12-05T03:08:00Z">
              <w:rPr>
                <w:rFonts w:cs="Times New Roman"/>
                <w:lang w:val="en-US"/>
              </w:rPr>
            </w:rPrChange>
          </w:rPr>
          <w:delInstrText>schema</w:delInstrText>
        </w:r>
        <w:r w:rsidR="006046C8" w:rsidRPr="006E6534" w:rsidDel="008D162B">
          <w:rPr>
            <w:rFonts w:cs="Times New Roman"/>
            <w:color w:val="000000" w:themeColor="text1"/>
            <w:rPrChange w:id="8189" w:author="N F" w:date="2023-12-05T03:08:00Z">
              <w:rPr>
                <w:rFonts w:cs="Times New Roman"/>
              </w:rPr>
            </w:rPrChange>
          </w:rPr>
          <w:delInstrText>":"</w:delInstrText>
        </w:r>
        <w:r w:rsidR="006046C8" w:rsidRPr="006E6534" w:rsidDel="008D162B">
          <w:rPr>
            <w:rFonts w:cs="Times New Roman"/>
            <w:color w:val="000000" w:themeColor="text1"/>
            <w:lang w:val="en-US"/>
            <w:rPrChange w:id="8190" w:author="N F" w:date="2023-12-05T03:08:00Z">
              <w:rPr>
                <w:rFonts w:cs="Times New Roman"/>
                <w:lang w:val="en-US"/>
              </w:rPr>
            </w:rPrChange>
          </w:rPr>
          <w:delInstrText>https</w:delInstrText>
        </w:r>
        <w:r w:rsidR="006046C8" w:rsidRPr="006E6534" w:rsidDel="008D162B">
          <w:rPr>
            <w:rFonts w:cs="Times New Roman"/>
            <w:color w:val="000000" w:themeColor="text1"/>
            <w:rPrChange w:id="8191" w:author="N F" w:date="2023-12-05T03:08:00Z">
              <w:rPr>
                <w:rFonts w:cs="Times New Roman"/>
              </w:rPr>
            </w:rPrChange>
          </w:rPr>
          <w:delInstrText>://</w:delInstrText>
        </w:r>
        <w:r w:rsidR="006046C8" w:rsidRPr="006E6534" w:rsidDel="008D162B">
          <w:rPr>
            <w:rFonts w:cs="Times New Roman"/>
            <w:color w:val="000000" w:themeColor="text1"/>
            <w:lang w:val="en-US"/>
            <w:rPrChange w:id="8192" w:author="N F" w:date="2023-12-05T03:08:00Z">
              <w:rPr>
                <w:rFonts w:cs="Times New Roman"/>
                <w:lang w:val="en-US"/>
              </w:rPr>
            </w:rPrChange>
          </w:rPr>
          <w:delInstrText>github</w:delInstrText>
        </w:r>
        <w:r w:rsidR="006046C8" w:rsidRPr="006E6534" w:rsidDel="008D162B">
          <w:rPr>
            <w:rFonts w:cs="Times New Roman"/>
            <w:color w:val="000000" w:themeColor="text1"/>
            <w:rPrChange w:id="8193" w:author="N F" w:date="2023-12-05T03:08:00Z">
              <w:rPr>
                <w:rFonts w:cs="Times New Roman"/>
              </w:rPr>
            </w:rPrChange>
          </w:rPr>
          <w:delInstrText>.</w:delInstrText>
        </w:r>
        <w:r w:rsidR="006046C8" w:rsidRPr="006E6534" w:rsidDel="008D162B">
          <w:rPr>
            <w:rFonts w:cs="Times New Roman"/>
            <w:color w:val="000000" w:themeColor="text1"/>
            <w:lang w:val="en-US"/>
            <w:rPrChange w:id="8194" w:author="N F" w:date="2023-12-05T03:08:00Z">
              <w:rPr>
                <w:rFonts w:cs="Times New Roman"/>
                <w:lang w:val="en-US"/>
              </w:rPr>
            </w:rPrChange>
          </w:rPr>
          <w:delInstrText>com</w:delInstrText>
        </w:r>
        <w:r w:rsidR="006046C8" w:rsidRPr="006E6534" w:rsidDel="008D162B">
          <w:rPr>
            <w:rFonts w:cs="Times New Roman"/>
            <w:color w:val="000000" w:themeColor="text1"/>
            <w:rPrChange w:id="8195" w:author="N F" w:date="2023-12-05T03:08:00Z">
              <w:rPr>
                <w:rFonts w:cs="Times New Roman"/>
              </w:rPr>
            </w:rPrChange>
          </w:rPr>
          <w:delInstrText>/</w:delInstrText>
        </w:r>
        <w:r w:rsidR="006046C8" w:rsidRPr="006E6534" w:rsidDel="008D162B">
          <w:rPr>
            <w:rFonts w:cs="Times New Roman"/>
            <w:color w:val="000000" w:themeColor="text1"/>
            <w:lang w:val="en-US"/>
            <w:rPrChange w:id="8196" w:author="N F" w:date="2023-12-05T03:08:00Z">
              <w:rPr>
                <w:rFonts w:cs="Times New Roman"/>
                <w:lang w:val="en-US"/>
              </w:rPr>
            </w:rPrChange>
          </w:rPr>
          <w:delInstrText>citation</w:delInstrText>
        </w:r>
        <w:r w:rsidR="006046C8" w:rsidRPr="006E6534" w:rsidDel="008D162B">
          <w:rPr>
            <w:rFonts w:cs="Times New Roman"/>
            <w:color w:val="000000" w:themeColor="text1"/>
            <w:rPrChange w:id="8197" w:author="N F" w:date="2023-12-05T03:08:00Z">
              <w:rPr>
                <w:rFonts w:cs="Times New Roman"/>
              </w:rPr>
            </w:rPrChange>
          </w:rPr>
          <w:delInstrText>-</w:delInstrText>
        </w:r>
        <w:r w:rsidR="006046C8" w:rsidRPr="006E6534" w:rsidDel="008D162B">
          <w:rPr>
            <w:rFonts w:cs="Times New Roman"/>
            <w:color w:val="000000" w:themeColor="text1"/>
            <w:lang w:val="en-US"/>
            <w:rPrChange w:id="8198" w:author="N F" w:date="2023-12-05T03:08:00Z">
              <w:rPr>
                <w:rFonts w:cs="Times New Roman"/>
                <w:lang w:val="en-US"/>
              </w:rPr>
            </w:rPrChange>
          </w:rPr>
          <w:delInstrText>style</w:delInstrText>
        </w:r>
        <w:r w:rsidR="006046C8" w:rsidRPr="006E6534" w:rsidDel="008D162B">
          <w:rPr>
            <w:rFonts w:cs="Times New Roman"/>
            <w:color w:val="000000" w:themeColor="text1"/>
            <w:rPrChange w:id="8199" w:author="N F" w:date="2023-12-05T03:08:00Z">
              <w:rPr>
                <w:rFonts w:cs="Times New Roman"/>
              </w:rPr>
            </w:rPrChange>
          </w:rPr>
          <w:delInstrText>-</w:delInstrText>
        </w:r>
        <w:r w:rsidR="006046C8" w:rsidRPr="006E6534" w:rsidDel="008D162B">
          <w:rPr>
            <w:rFonts w:cs="Times New Roman"/>
            <w:color w:val="000000" w:themeColor="text1"/>
            <w:lang w:val="en-US"/>
            <w:rPrChange w:id="8200" w:author="N F" w:date="2023-12-05T03:08:00Z">
              <w:rPr>
                <w:rFonts w:cs="Times New Roman"/>
                <w:lang w:val="en-US"/>
              </w:rPr>
            </w:rPrChange>
          </w:rPr>
          <w:delInstrText>language</w:delInstrText>
        </w:r>
        <w:r w:rsidR="006046C8" w:rsidRPr="006E6534" w:rsidDel="008D162B">
          <w:rPr>
            <w:rFonts w:cs="Times New Roman"/>
            <w:color w:val="000000" w:themeColor="text1"/>
            <w:rPrChange w:id="8201" w:author="N F" w:date="2023-12-05T03:08:00Z">
              <w:rPr>
                <w:rFonts w:cs="Times New Roman"/>
              </w:rPr>
            </w:rPrChange>
          </w:rPr>
          <w:delInstrText>/</w:delInstrText>
        </w:r>
        <w:r w:rsidR="006046C8" w:rsidRPr="006E6534" w:rsidDel="008D162B">
          <w:rPr>
            <w:rFonts w:cs="Times New Roman"/>
            <w:color w:val="000000" w:themeColor="text1"/>
            <w:lang w:val="en-US"/>
            <w:rPrChange w:id="8202" w:author="N F" w:date="2023-12-05T03:08:00Z">
              <w:rPr>
                <w:rFonts w:cs="Times New Roman"/>
                <w:lang w:val="en-US"/>
              </w:rPr>
            </w:rPrChange>
          </w:rPr>
          <w:delInstrText>schema</w:delInstrText>
        </w:r>
        <w:r w:rsidR="006046C8" w:rsidRPr="006E6534" w:rsidDel="008D162B">
          <w:rPr>
            <w:rFonts w:cs="Times New Roman"/>
            <w:color w:val="000000" w:themeColor="text1"/>
            <w:rPrChange w:id="8203" w:author="N F" w:date="2023-12-05T03:08:00Z">
              <w:rPr>
                <w:rFonts w:cs="Times New Roman"/>
              </w:rPr>
            </w:rPrChange>
          </w:rPr>
          <w:delInstrText>/</w:delInstrText>
        </w:r>
        <w:r w:rsidR="006046C8" w:rsidRPr="006E6534" w:rsidDel="008D162B">
          <w:rPr>
            <w:rFonts w:cs="Times New Roman"/>
            <w:color w:val="000000" w:themeColor="text1"/>
            <w:lang w:val="en-US"/>
            <w:rPrChange w:id="8204" w:author="N F" w:date="2023-12-05T03:08:00Z">
              <w:rPr>
                <w:rFonts w:cs="Times New Roman"/>
                <w:lang w:val="en-US"/>
              </w:rPr>
            </w:rPrChange>
          </w:rPr>
          <w:delInstrText>raw</w:delInstrText>
        </w:r>
        <w:r w:rsidR="006046C8" w:rsidRPr="006E6534" w:rsidDel="008D162B">
          <w:rPr>
            <w:rFonts w:cs="Times New Roman"/>
            <w:color w:val="000000" w:themeColor="text1"/>
            <w:rPrChange w:id="8205" w:author="N F" w:date="2023-12-05T03:08:00Z">
              <w:rPr>
                <w:rFonts w:cs="Times New Roman"/>
              </w:rPr>
            </w:rPrChange>
          </w:rPr>
          <w:delInstrText>/</w:delInstrText>
        </w:r>
        <w:r w:rsidR="006046C8" w:rsidRPr="006E6534" w:rsidDel="008D162B">
          <w:rPr>
            <w:rFonts w:cs="Times New Roman"/>
            <w:color w:val="000000" w:themeColor="text1"/>
            <w:lang w:val="en-US"/>
            <w:rPrChange w:id="8206" w:author="N F" w:date="2023-12-05T03:08:00Z">
              <w:rPr>
                <w:rFonts w:cs="Times New Roman"/>
                <w:lang w:val="en-US"/>
              </w:rPr>
            </w:rPrChange>
          </w:rPr>
          <w:delInstrText>master</w:delInstrText>
        </w:r>
        <w:r w:rsidR="006046C8" w:rsidRPr="006E6534" w:rsidDel="008D162B">
          <w:rPr>
            <w:rFonts w:cs="Times New Roman"/>
            <w:color w:val="000000" w:themeColor="text1"/>
            <w:rPrChange w:id="8207" w:author="N F" w:date="2023-12-05T03:08:00Z">
              <w:rPr>
                <w:rFonts w:cs="Times New Roman"/>
              </w:rPr>
            </w:rPrChange>
          </w:rPr>
          <w:delInstrText>/</w:delInstrText>
        </w:r>
        <w:r w:rsidR="006046C8" w:rsidRPr="006E6534" w:rsidDel="008D162B">
          <w:rPr>
            <w:rFonts w:cs="Times New Roman"/>
            <w:color w:val="000000" w:themeColor="text1"/>
            <w:lang w:val="en-US"/>
            <w:rPrChange w:id="8208" w:author="N F" w:date="2023-12-05T03:08:00Z">
              <w:rPr>
                <w:rFonts w:cs="Times New Roman"/>
                <w:lang w:val="en-US"/>
              </w:rPr>
            </w:rPrChange>
          </w:rPr>
          <w:delInstrText>csl</w:delInstrText>
        </w:r>
        <w:r w:rsidR="006046C8" w:rsidRPr="006E6534" w:rsidDel="008D162B">
          <w:rPr>
            <w:rFonts w:cs="Times New Roman"/>
            <w:color w:val="000000" w:themeColor="text1"/>
            <w:rPrChange w:id="8209" w:author="N F" w:date="2023-12-05T03:08:00Z">
              <w:rPr>
                <w:rFonts w:cs="Times New Roman"/>
              </w:rPr>
            </w:rPrChange>
          </w:rPr>
          <w:delInstrText>-</w:delInstrText>
        </w:r>
        <w:r w:rsidR="006046C8" w:rsidRPr="006E6534" w:rsidDel="008D162B">
          <w:rPr>
            <w:rFonts w:cs="Times New Roman"/>
            <w:color w:val="000000" w:themeColor="text1"/>
            <w:lang w:val="en-US"/>
            <w:rPrChange w:id="8210" w:author="N F" w:date="2023-12-05T03:08:00Z">
              <w:rPr>
                <w:rFonts w:cs="Times New Roman"/>
                <w:lang w:val="en-US"/>
              </w:rPr>
            </w:rPrChange>
          </w:rPr>
          <w:delInstrText>citation</w:delInstrText>
        </w:r>
        <w:r w:rsidR="006046C8" w:rsidRPr="006E6534" w:rsidDel="008D162B">
          <w:rPr>
            <w:rFonts w:cs="Times New Roman"/>
            <w:color w:val="000000" w:themeColor="text1"/>
            <w:rPrChange w:id="8211" w:author="N F" w:date="2023-12-05T03:08:00Z">
              <w:rPr>
                <w:rFonts w:cs="Times New Roman"/>
              </w:rPr>
            </w:rPrChange>
          </w:rPr>
          <w:delInstrText>.</w:delInstrText>
        </w:r>
        <w:r w:rsidR="006046C8" w:rsidRPr="006E6534" w:rsidDel="008D162B">
          <w:rPr>
            <w:rFonts w:cs="Times New Roman"/>
            <w:color w:val="000000" w:themeColor="text1"/>
            <w:lang w:val="en-US"/>
            <w:rPrChange w:id="8212" w:author="N F" w:date="2023-12-05T03:08:00Z">
              <w:rPr>
                <w:rFonts w:cs="Times New Roman"/>
                <w:lang w:val="en-US"/>
              </w:rPr>
            </w:rPrChange>
          </w:rPr>
          <w:delInstrText>json</w:delInstrText>
        </w:r>
        <w:r w:rsidR="006046C8" w:rsidRPr="006E6534" w:rsidDel="008D162B">
          <w:rPr>
            <w:rFonts w:cs="Times New Roman"/>
            <w:color w:val="000000" w:themeColor="text1"/>
            <w:rPrChange w:id="8213" w:author="N F" w:date="2023-12-05T03:08:00Z">
              <w:rPr>
                <w:rFonts w:cs="Times New Roman"/>
              </w:rPr>
            </w:rPrChange>
          </w:rPr>
          <w:delInstrText xml:space="preserve">"} </w:delInstrText>
        </w:r>
        <w:r w:rsidR="006046C8" w:rsidRPr="006E6534" w:rsidDel="008D162B">
          <w:rPr>
            <w:rFonts w:cs="Times New Roman"/>
            <w:color w:val="000000" w:themeColor="text1"/>
            <w:lang w:val="en-US"/>
            <w:rPrChange w:id="8214" w:author="N F" w:date="2023-12-05T03:08:00Z">
              <w:rPr>
                <w:rFonts w:cs="Times New Roman"/>
                <w:lang w:val="en-US"/>
              </w:rPr>
            </w:rPrChange>
          </w:rPr>
          <w:fldChar w:fldCharType="separate"/>
        </w:r>
        <w:r w:rsidR="006046C8" w:rsidRPr="006E6534" w:rsidDel="008D162B">
          <w:rPr>
            <w:rFonts w:cs="Times New Roman"/>
            <w:color w:val="000000" w:themeColor="text1"/>
            <w:rPrChange w:id="8215" w:author="N F" w:date="2023-12-05T03:08:00Z">
              <w:rPr>
                <w:rFonts w:cs="Times New Roman"/>
              </w:rPr>
            </w:rPrChange>
          </w:rPr>
          <w:delText>(6)</w:delText>
        </w:r>
        <w:r w:rsidR="006046C8" w:rsidRPr="006E6534" w:rsidDel="008D162B">
          <w:rPr>
            <w:rFonts w:cs="Times New Roman"/>
            <w:color w:val="000000" w:themeColor="text1"/>
            <w:lang w:val="en-US"/>
            <w:rPrChange w:id="8216" w:author="N F" w:date="2023-12-05T03:08:00Z">
              <w:rPr>
                <w:rFonts w:cs="Times New Roman"/>
                <w:lang w:val="en-US"/>
              </w:rPr>
            </w:rPrChange>
          </w:rPr>
          <w:fldChar w:fldCharType="end"/>
        </w:r>
      </w:del>
      <w:r w:rsidR="00261568" w:rsidRPr="006E6534">
        <w:rPr>
          <w:rFonts w:cs="Times New Roman"/>
          <w:color w:val="000000" w:themeColor="text1"/>
          <w:rPrChange w:id="8217" w:author="N F" w:date="2023-12-05T03:08:00Z">
            <w:rPr>
              <w:rFonts w:cs="Times New Roman"/>
            </w:rPr>
          </w:rPrChange>
        </w:rPr>
        <w:t>.</w:t>
      </w:r>
    </w:p>
    <w:p w14:paraId="0C20778A" w14:textId="64426E42" w:rsidR="00C159D3" w:rsidRPr="006E6534" w:rsidRDefault="00261568">
      <w:pPr>
        <w:pStyle w:val="SDText"/>
        <w:spacing w:after="0"/>
        <w:rPr>
          <w:rFonts w:cs="Times New Roman"/>
          <w:color w:val="000000" w:themeColor="text1"/>
          <w:rPrChange w:id="8218" w:author="N F" w:date="2023-12-05T03:08:00Z">
            <w:rPr>
              <w:rFonts w:cs="Times New Roman"/>
            </w:rPr>
          </w:rPrChange>
        </w:rPr>
        <w:pPrChange w:id="8219" w:author="Barshadskaya, Yuliya" w:date="2024-01-13T19:25:00Z">
          <w:pPr>
            <w:pStyle w:val="SDText"/>
          </w:pPr>
        </w:pPrChange>
      </w:pPr>
      <w:del w:id="8220" w:author="Barshadskaya, Yuliya" w:date="2024-01-13T19:25:00Z">
        <w:r w:rsidRPr="006E6534" w:rsidDel="008D162B">
          <w:rPr>
            <w:rFonts w:cs="Times New Roman"/>
            <w:color w:val="000000" w:themeColor="text1"/>
            <w:rPrChange w:id="8221" w:author="N F" w:date="2023-12-05T03:08:00Z">
              <w:rPr>
                <w:rFonts w:cs="Times New Roman"/>
              </w:rPr>
            </w:rPrChange>
          </w:rPr>
          <w:delText xml:space="preserve">Обнаружили </w:delText>
        </w:r>
      </w:del>
      <w:ins w:id="8222" w:author="Barshadskaya, Yuliya" w:date="2024-01-13T19:25:00Z">
        <w:r w:rsidR="008D162B">
          <w:rPr>
            <w:rFonts w:cs="Times New Roman"/>
            <w:color w:val="000000" w:themeColor="text1"/>
          </w:rPr>
          <w:t>Было обнаружено</w:t>
        </w:r>
        <w:r w:rsidR="008D162B" w:rsidRPr="006E6534">
          <w:rPr>
            <w:rFonts w:cs="Times New Roman"/>
            <w:color w:val="000000" w:themeColor="text1"/>
            <w:rPrChange w:id="8223" w:author="N F" w:date="2023-12-05T03:08:00Z">
              <w:rPr>
                <w:rFonts w:cs="Times New Roman"/>
              </w:rPr>
            </w:rPrChange>
          </w:rPr>
          <w:t xml:space="preserve"> </w:t>
        </w:r>
      </w:ins>
      <w:r w:rsidRPr="006E6534">
        <w:rPr>
          <w:rFonts w:cs="Times New Roman"/>
          <w:color w:val="000000" w:themeColor="text1"/>
          <w:rPrChange w:id="8224" w:author="N F" w:date="2023-12-05T03:08:00Z">
            <w:rPr>
              <w:rFonts w:cs="Times New Roman"/>
            </w:rPr>
          </w:rPrChange>
        </w:rPr>
        <w:t>снижение средней массы тела (</w:t>
      </w:r>
      <w:r w:rsidRPr="006E6534">
        <w:rPr>
          <w:rFonts w:cs="Times New Roman"/>
          <w:color w:val="000000" w:themeColor="text1"/>
          <w:lang w:val="en-US"/>
          <w:rPrChange w:id="8225" w:author="N F" w:date="2023-12-05T03:08:00Z">
            <w:rPr>
              <w:rFonts w:cs="Times New Roman"/>
              <w:lang w:val="en-US"/>
            </w:rPr>
          </w:rPrChange>
        </w:rPr>
        <w:t>p</w:t>
      </w:r>
      <w:r w:rsidRPr="006E6534">
        <w:rPr>
          <w:rFonts w:cs="Times New Roman"/>
          <w:color w:val="000000" w:themeColor="text1"/>
          <w:rPrChange w:id="8226" w:author="N F" w:date="2023-12-05T03:08:00Z">
            <w:rPr>
              <w:rFonts w:cs="Times New Roman"/>
            </w:rPr>
          </w:rPrChange>
        </w:rPr>
        <w:t xml:space="preserve"> &lt; 0,05 при сравнении с показателем у животных из контрольной группы)</w:t>
      </w:r>
      <w:r w:rsidR="00993F6A" w:rsidRPr="006E6534">
        <w:rPr>
          <w:rFonts w:cs="Times New Roman"/>
          <w:color w:val="000000" w:themeColor="text1"/>
          <w:rPrChange w:id="8227" w:author="N F" w:date="2023-12-05T03:08:00Z">
            <w:rPr>
              <w:rFonts w:cs="Times New Roman"/>
            </w:rPr>
          </w:rPrChange>
        </w:rPr>
        <w:t xml:space="preserve">. </w:t>
      </w:r>
      <w:r w:rsidR="004D2B06" w:rsidRPr="006E6534">
        <w:rPr>
          <w:rFonts w:cs="Times New Roman"/>
          <w:color w:val="000000" w:themeColor="text1"/>
          <w:rPrChange w:id="8228" w:author="N F" w:date="2023-12-05T03:08:00Z">
            <w:rPr>
              <w:rFonts w:cs="Times New Roman"/>
            </w:rPr>
          </w:rPrChange>
        </w:rPr>
        <w:t>Н</w:t>
      </w:r>
      <w:r w:rsidR="006046C8" w:rsidRPr="006E6534">
        <w:rPr>
          <w:rFonts w:cs="Times New Roman"/>
          <w:color w:val="000000" w:themeColor="text1"/>
          <w:rPrChange w:id="8229" w:author="N F" w:date="2023-12-05T03:08:00Z">
            <w:rPr>
              <w:rFonts w:cs="Times New Roman"/>
            </w:rPr>
          </w:rPrChange>
        </w:rPr>
        <w:t>а</w:t>
      </w:r>
      <w:r w:rsidR="004D2B06" w:rsidRPr="006E6534">
        <w:rPr>
          <w:rFonts w:cs="Times New Roman"/>
          <w:color w:val="000000" w:themeColor="text1"/>
          <w:rPrChange w:id="8230" w:author="N F" w:date="2023-12-05T03:08:00Z">
            <w:rPr>
              <w:rFonts w:cs="Times New Roman"/>
            </w:rPr>
          </w:rPrChange>
        </w:rPr>
        <w:t xml:space="preserve"> 1440 мин после введения обнаружили статистически значимое (</w:t>
      </w:r>
      <w:r w:rsidR="004D2B06" w:rsidRPr="006E6534">
        <w:rPr>
          <w:rFonts w:cs="Times New Roman"/>
          <w:color w:val="000000" w:themeColor="text1"/>
          <w:lang w:val="en-US"/>
          <w:rPrChange w:id="8231" w:author="N F" w:date="2023-12-05T03:08:00Z">
            <w:rPr>
              <w:rFonts w:cs="Times New Roman"/>
              <w:lang w:val="en-US"/>
            </w:rPr>
          </w:rPrChange>
        </w:rPr>
        <w:t>p</w:t>
      </w:r>
      <w:r w:rsidR="004D2B06" w:rsidRPr="006E6534">
        <w:rPr>
          <w:rFonts w:cs="Times New Roman"/>
          <w:color w:val="000000" w:themeColor="text1"/>
          <w:rPrChange w:id="8232" w:author="N F" w:date="2023-12-05T03:08:00Z">
            <w:rPr>
              <w:rFonts w:cs="Times New Roman"/>
            </w:rPr>
          </w:rPrChange>
        </w:rPr>
        <w:t xml:space="preserve"> &lt; 0,05 относительно показателя в контрольной группе) сужение зрачка у животных из группы 40 мг/кг</w:t>
      </w:r>
      <w:r w:rsidR="00700EA3" w:rsidRPr="006E6534">
        <w:rPr>
          <w:rFonts w:cs="Times New Roman"/>
          <w:color w:val="000000" w:themeColor="text1"/>
          <w:rPrChange w:id="8233" w:author="N F" w:date="2023-12-05T03:08:00Z">
            <w:rPr>
              <w:rFonts w:cs="Times New Roman"/>
            </w:rPr>
          </w:rPrChange>
        </w:rPr>
        <w:t xml:space="preserve">. У животных из групп </w:t>
      </w:r>
      <w:r w:rsidR="00C5769F" w:rsidRPr="006E6534">
        <w:rPr>
          <w:rFonts w:cs="Times New Roman"/>
          <w:color w:val="000000" w:themeColor="text1"/>
          <w:rPrChange w:id="8234" w:author="N F" w:date="2023-12-05T03:08:00Z">
            <w:rPr>
              <w:rFonts w:cs="Times New Roman"/>
            </w:rPr>
          </w:rPrChange>
        </w:rPr>
        <w:t>40 и 100 мг/кг</w:t>
      </w:r>
      <w:r w:rsidR="0063402F" w:rsidRPr="006E6534">
        <w:rPr>
          <w:rFonts w:cs="Times New Roman"/>
          <w:color w:val="000000" w:themeColor="text1"/>
          <w:rPrChange w:id="8235" w:author="N F" w:date="2023-12-05T03:08:00Z">
            <w:rPr>
              <w:rFonts w:cs="Times New Roman"/>
            </w:rPr>
          </w:rPrChange>
        </w:rPr>
        <w:t xml:space="preserve"> снизилась </w:t>
      </w:r>
      <w:r w:rsidR="0063402F" w:rsidRPr="006E6534">
        <w:rPr>
          <w:rFonts w:cs="Times New Roman"/>
          <w:color w:val="000000" w:themeColor="text1"/>
          <w:rPrChange w:id="8236" w:author="N F" w:date="2023-12-05T03:08:00Z">
            <w:rPr>
              <w:rFonts w:cs="Times New Roman"/>
            </w:rPr>
          </w:rPrChange>
        </w:rPr>
        <w:lastRenderedPageBreak/>
        <w:t>двигательная активность</w:t>
      </w:r>
      <w:r w:rsidR="003F3361" w:rsidRPr="006E6534">
        <w:rPr>
          <w:rFonts w:cs="Times New Roman"/>
          <w:color w:val="000000" w:themeColor="text1"/>
          <w:rPrChange w:id="8237" w:author="N F" w:date="2023-12-05T03:08:00Z">
            <w:rPr>
              <w:rFonts w:cs="Times New Roman"/>
            </w:rPr>
          </w:rPrChange>
        </w:rPr>
        <w:t>, оцениваемая визуально</w:t>
      </w:r>
      <w:r w:rsidR="0063402F" w:rsidRPr="006E6534">
        <w:rPr>
          <w:rFonts w:cs="Times New Roman"/>
          <w:color w:val="000000" w:themeColor="text1"/>
          <w:rPrChange w:id="8238" w:author="N F" w:date="2023-12-05T03:08:00Z">
            <w:rPr>
              <w:rFonts w:cs="Times New Roman"/>
            </w:rPr>
          </w:rPrChange>
        </w:rPr>
        <w:t xml:space="preserve"> (</w:t>
      </w:r>
      <w:r w:rsidR="0063402F" w:rsidRPr="006E6534">
        <w:rPr>
          <w:rFonts w:cs="Times New Roman"/>
          <w:color w:val="000000" w:themeColor="text1"/>
          <w:lang w:val="en-US"/>
          <w:rPrChange w:id="8239" w:author="N F" w:date="2023-12-05T03:08:00Z">
            <w:rPr>
              <w:rFonts w:cs="Times New Roman"/>
              <w:lang w:val="en-US"/>
            </w:rPr>
          </w:rPrChange>
        </w:rPr>
        <w:t>p</w:t>
      </w:r>
      <w:r w:rsidR="0063402F" w:rsidRPr="006E6534">
        <w:rPr>
          <w:rFonts w:cs="Times New Roman"/>
          <w:color w:val="000000" w:themeColor="text1"/>
          <w:rPrChange w:id="8240" w:author="N F" w:date="2023-12-05T03:08:00Z">
            <w:rPr>
              <w:rFonts w:cs="Times New Roman"/>
            </w:rPr>
          </w:rPrChange>
        </w:rPr>
        <w:t xml:space="preserve"> &lt; 0,05 при сравнении с показателем у животных, которым вводили </w:t>
      </w:r>
      <w:r w:rsidR="003607F3" w:rsidRPr="006E6534">
        <w:rPr>
          <w:rFonts w:cs="Times New Roman"/>
          <w:color w:val="000000" w:themeColor="text1"/>
          <w:rPrChange w:id="8241" w:author="N F" w:date="2023-12-05T03:08:00Z">
            <w:rPr>
              <w:rFonts w:cs="Times New Roman"/>
            </w:rPr>
          </w:rPrChange>
        </w:rPr>
        <w:t>носитель</w:t>
      </w:r>
      <w:r w:rsidR="0063402F" w:rsidRPr="006E6534">
        <w:rPr>
          <w:rFonts w:cs="Times New Roman"/>
          <w:color w:val="000000" w:themeColor="text1"/>
          <w:rPrChange w:id="8242" w:author="N F" w:date="2023-12-05T03:08:00Z">
            <w:rPr>
              <w:rFonts w:cs="Times New Roman"/>
            </w:rPr>
          </w:rPrChange>
        </w:rPr>
        <w:t>)</w:t>
      </w:r>
      <w:r w:rsidR="004D2B66" w:rsidRPr="006E6534">
        <w:rPr>
          <w:rFonts w:cs="Times New Roman"/>
          <w:color w:val="000000" w:themeColor="text1"/>
          <w:rPrChange w:id="8243" w:author="N F" w:date="2023-12-05T03:08:00Z">
            <w:rPr>
              <w:rFonts w:cs="Times New Roman"/>
            </w:rPr>
          </w:rPrChange>
        </w:rPr>
        <w:t xml:space="preserve">. </w:t>
      </w:r>
      <w:r w:rsidR="004C7314" w:rsidRPr="006E6534">
        <w:rPr>
          <w:rFonts w:cs="Times New Roman"/>
          <w:color w:val="000000" w:themeColor="text1"/>
          <w:rPrChange w:id="8244" w:author="N F" w:date="2023-12-05T03:08:00Z">
            <w:rPr>
              <w:rFonts w:cs="Times New Roman"/>
            </w:rPr>
          </w:rPrChange>
        </w:rPr>
        <w:t>Зависимое от дозы</w:t>
      </w:r>
      <w:r w:rsidR="004D2B66" w:rsidRPr="006E6534">
        <w:rPr>
          <w:rFonts w:cs="Times New Roman"/>
          <w:color w:val="000000" w:themeColor="text1"/>
          <w:rPrChange w:id="8245" w:author="N F" w:date="2023-12-05T03:08:00Z">
            <w:rPr>
              <w:rFonts w:cs="Times New Roman"/>
            </w:rPr>
          </w:rPrChange>
        </w:rPr>
        <w:t xml:space="preserve"> </w:t>
      </w:r>
      <w:r w:rsidR="004C7314" w:rsidRPr="006E6534">
        <w:rPr>
          <w:rFonts w:cs="Times New Roman"/>
          <w:color w:val="000000" w:themeColor="text1"/>
          <w:rPrChange w:id="8246" w:author="N F" w:date="2023-12-05T03:08:00Z">
            <w:rPr>
              <w:rFonts w:cs="Times New Roman"/>
            </w:rPr>
          </w:rPrChange>
        </w:rPr>
        <w:t xml:space="preserve">влияние </w:t>
      </w:r>
      <w:r w:rsidR="004D2B66" w:rsidRPr="006E6534">
        <w:rPr>
          <w:rFonts w:cs="Times New Roman"/>
          <w:color w:val="000000" w:themeColor="text1"/>
          <w:rPrChange w:id="8247" w:author="N F" w:date="2023-12-05T03:08:00Z">
            <w:rPr>
              <w:rFonts w:cs="Times New Roman"/>
            </w:rPr>
          </w:rPrChange>
        </w:rPr>
        <w:t>на скорость выдоха наблюдал</w:t>
      </w:r>
      <w:r w:rsidR="004C7314" w:rsidRPr="006E6534">
        <w:rPr>
          <w:rFonts w:cs="Times New Roman"/>
          <w:color w:val="000000" w:themeColor="text1"/>
          <w:rPrChange w:id="8248" w:author="N F" w:date="2023-12-05T03:08:00Z">
            <w:rPr>
              <w:rFonts w:cs="Times New Roman"/>
            </w:rPr>
          </w:rPrChange>
        </w:rPr>
        <w:t>и</w:t>
      </w:r>
      <w:r w:rsidR="004D2B66" w:rsidRPr="006E6534">
        <w:rPr>
          <w:rFonts w:cs="Times New Roman"/>
          <w:color w:val="000000" w:themeColor="text1"/>
          <w:rPrChange w:id="8249" w:author="N F" w:date="2023-12-05T03:08:00Z">
            <w:rPr>
              <w:rFonts w:cs="Times New Roman"/>
            </w:rPr>
          </w:rPrChange>
        </w:rPr>
        <w:t xml:space="preserve"> в опытных группах по сравнению с контрольными через 300–360 мин после введения осимертиниба. Минутный объем дыхания также статистически </w:t>
      </w:r>
      <w:r w:rsidR="00776FD0" w:rsidRPr="006E6534">
        <w:rPr>
          <w:rFonts w:cs="Times New Roman"/>
          <w:color w:val="000000" w:themeColor="text1"/>
          <w:rPrChange w:id="8250" w:author="N F" w:date="2023-12-05T03:08:00Z">
            <w:rPr>
              <w:rFonts w:cs="Times New Roman"/>
            </w:rPr>
          </w:rPrChange>
        </w:rPr>
        <w:t xml:space="preserve">значимо </w:t>
      </w:r>
      <w:r w:rsidR="004D2B66" w:rsidRPr="006E6534">
        <w:rPr>
          <w:rFonts w:cs="Times New Roman"/>
          <w:color w:val="000000" w:themeColor="text1"/>
          <w:rPrChange w:id="8251" w:author="N F" w:date="2023-12-05T03:08:00Z">
            <w:rPr>
              <w:rFonts w:cs="Times New Roman"/>
            </w:rPr>
          </w:rPrChange>
        </w:rPr>
        <w:t xml:space="preserve">уменьшался между 240–300 минутами после введения дозы при уровне дозы 10 мг/кг и через 300 мин после введения </w:t>
      </w:r>
      <w:r w:rsidR="00300E79" w:rsidRPr="006E6534">
        <w:rPr>
          <w:rFonts w:cs="Times New Roman"/>
          <w:color w:val="000000" w:themeColor="text1"/>
          <w:rPrChange w:id="8252" w:author="N F" w:date="2023-12-05T03:08:00Z">
            <w:rPr>
              <w:rFonts w:cs="Times New Roman"/>
            </w:rPr>
          </w:rPrChange>
        </w:rPr>
        <w:t xml:space="preserve">лекарственного средства </w:t>
      </w:r>
      <w:r w:rsidR="004D2B66" w:rsidRPr="006E6534">
        <w:rPr>
          <w:rFonts w:cs="Times New Roman"/>
          <w:color w:val="000000" w:themeColor="text1"/>
          <w:rPrChange w:id="8253" w:author="N F" w:date="2023-12-05T03:08:00Z">
            <w:rPr>
              <w:rFonts w:cs="Times New Roman"/>
            </w:rPr>
          </w:rPrChange>
        </w:rPr>
        <w:t xml:space="preserve">при уровнях дозы 40 и 100 мг/кг. Эти изменения </w:t>
      </w:r>
      <w:r w:rsidR="00E975C0" w:rsidRPr="006E6534">
        <w:rPr>
          <w:rFonts w:cs="Times New Roman"/>
          <w:color w:val="000000" w:themeColor="text1"/>
          <w:rPrChange w:id="8254" w:author="N F" w:date="2023-12-05T03:08:00Z">
            <w:rPr>
              <w:rFonts w:cs="Times New Roman"/>
            </w:rPr>
          </w:rPrChange>
        </w:rPr>
        <w:t>сочли находящимися</w:t>
      </w:r>
      <w:r w:rsidR="004D2B66" w:rsidRPr="006E6534">
        <w:rPr>
          <w:rFonts w:cs="Times New Roman"/>
          <w:color w:val="000000" w:themeColor="text1"/>
          <w:rPrChange w:id="8255" w:author="N F" w:date="2023-12-05T03:08:00Z">
            <w:rPr>
              <w:rFonts w:cs="Times New Roman"/>
            </w:rPr>
          </w:rPrChange>
        </w:rPr>
        <w:t xml:space="preserve"> в пределах нормы</w:t>
      </w:r>
      <w:r w:rsidR="00776FD0" w:rsidRPr="006E6534">
        <w:rPr>
          <w:rFonts w:cs="Times New Roman"/>
          <w:color w:val="000000" w:themeColor="text1"/>
          <w:rPrChange w:id="8256" w:author="N F" w:date="2023-12-05T03:08:00Z">
            <w:rPr>
              <w:rFonts w:cs="Times New Roman"/>
            </w:rPr>
          </w:rPrChange>
        </w:rPr>
        <w:t>,</w:t>
      </w:r>
      <w:r w:rsidR="004D2B66" w:rsidRPr="006E6534">
        <w:rPr>
          <w:rFonts w:cs="Times New Roman"/>
          <w:color w:val="000000" w:themeColor="text1"/>
          <w:rPrChange w:id="8257" w:author="N F" w:date="2023-12-05T03:08:00Z">
            <w:rPr>
              <w:rFonts w:cs="Times New Roman"/>
            </w:rPr>
          </w:rPrChange>
        </w:rPr>
        <w:t xml:space="preserve"> и </w:t>
      </w:r>
      <w:r w:rsidR="00776FD0" w:rsidRPr="006E6534">
        <w:rPr>
          <w:rFonts w:cs="Times New Roman"/>
          <w:color w:val="000000" w:themeColor="text1"/>
          <w:rPrChange w:id="8258" w:author="N F" w:date="2023-12-05T03:08:00Z">
            <w:rPr>
              <w:rFonts w:cs="Times New Roman"/>
            </w:rPr>
          </w:rPrChange>
        </w:rPr>
        <w:t xml:space="preserve">они </w:t>
      </w:r>
      <w:r w:rsidR="004D2B66" w:rsidRPr="006E6534">
        <w:rPr>
          <w:rFonts w:cs="Times New Roman"/>
          <w:color w:val="000000" w:themeColor="text1"/>
          <w:rPrChange w:id="8259" w:author="N F" w:date="2023-12-05T03:08:00Z">
            <w:rPr>
              <w:rFonts w:cs="Times New Roman"/>
            </w:rPr>
          </w:rPrChange>
        </w:rPr>
        <w:t xml:space="preserve">были преходящими, и поэтому их связь с лечением неясна. Увеличение времени выдоха также наблюдалось во всех группах, получавших лечение. Хотя увеличение наблюдалось как по сравнению с исходными измерениями, так и по сравнению с </w:t>
      </w:r>
      <w:r w:rsidR="00D4745D" w:rsidRPr="006E6534">
        <w:rPr>
          <w:rFonts w:cs="Times New Roman"/>
          <w:color w:val="000000" w:themeColor="text1"/>
          <w:rPrChange w:id="8260" w:author="N F" w:date="2023-12-05T03:08:00Z">
            <w:rPr>
              <w:rFonts w:cs="Times New Roman"/>
            </w:rPr>
          </w:rPrChange>
        </w:rPr>
        <w:t>показателем в контрольной группе (</w:t>
      </w:r>
      <w:r w:rsidR="004D2B66" w:rsidRPr="006E6534">
        <w:rPr>
          <w:rFonts w:cs="Times New Roman"/>
          <w:color w:val="000000" w:themeColor="text1"/>
          <w:rPrChange w:id="8261" w:author="N F" w:date="2023-12-05T03:08:00Z">
            <w:rPr>
              <w:rFonts w:cs="Times New Roman"/>
            </w:rPr>
          </w:rPrChange>
        </w:rPr>
        <w:t>носител</w:t>
      </w:r>
      <w:r w:rsidR="00D4745D" w:rsidRPr="006E6534">
        <w:rPr>
          <w:rFonts w:cs="Times New Roman"/>
          <w:color w:val="000000" w:themeColor="text1"/>
          <w:rPrChange w:id="8262" w:author="N F" w:date="2023-12-05T03:08:00Z">
            <w:rPr>
              <w:rFonts w:cs="Times New Roman"/>
            </w:rPr>
          </w:rPrChange>
        </w:rPr>
        <w:t>ь)</w:t>
      </w:r>
      <w:r w:rsidR="004D2B66" w:rsidRPr="006E6534">
        <w:rPr>
          <w:rFonts w:cs="Times New Roman"/>
          <w:color w:val="000000" w:themeColor="text1"/>
          <w:rPrChange w:id="8263" w:author="N F" w:date="2023-12-05T03:08:00Z">
            <w:rPr>
              <w:rFonts w:cs="Times New Roman"/>
            </w:rPr>
          </w:rPrChange>
        </w:rPr>
        <w:t xml:space="preserve"> статистическая оценка учитывала только изменения относительно </w:t>
      </w:r>
      <w:r w:rsidR="00D4745D" w:rsidRPr="006E6534">
        <w:rPr>
          <w:rFonts w:cs="Times New Roman"/>
          <w:color w:val="000000" w:themeColor="text1"/>
          <w:rPrChange w:id="8264" w:author="N F" w:date="2023-12-05T03:08:00Z">
            <w:rPr>
              <w:rFonts w:cs="Times New Roman"/>
            </w:rPr>
          </w:rPrChange>
        </w:rPr>
        <w:t>контрольного</w:t>
      </w:r>
      <w:r w:rsidR="008741AF" w:rsidRPr="006E6534">
        <w:rPr>
          <w:rFonts w:cs="Times New Roman"/>
          <w:color w:val="000000" w:themeColor="text1"/>
          <w:rPrChange w:id="8265" w:author="N F" w:date="2023-12-05T03:08:00Z">
            <w:rPr>
              <w:rFonts w:cs="Times New Roman"/>
            </w:rPr>
          </w:rPrChange>
        </w:rPr>
        <w:t xml:space="preserve"> значения</w:t>
      </w:r>
      <w:r w:rsidR="006046C8" w:rsidRPr="006E6534">
        <w:rPr>
          <w:rFonts w:cs="Times New Roman"/>
          <w:color w:val="000000" w:themeColor="text1"/>
          <w:rPrChange w:id="8266" w:author="N F" w:date="2023-12-05T03:08:00Z">
            <w:rPr>
              <w:rFonts w:cs="Times New Roman"/>
            </w:rPr>
          </w:rPrChange>
        </w:rPr>
        <w:t>. Обнаружили статистически значимо</w:t>
      </w:r>
      <w:r w:rsidR="00275CBE" w:rsidRPr="006E6534">
        <w:rPr>
          <w:rFonts w:cs="Times New Roman"/>
          <w:color w:val="000000" w:themeColor="text1"/>
          <w:rPrChange w:id="8267" w:author="N F" w:date="2023-12-05T03:08:00Z">
            <w:rPr>
              <w:rFonts w:cs="Times New Roman"/>
            </w:rPr>
          </w:rPrChange>
        </w:rPr>
        <w:t>е</w:t>
      </w:r>
      <w:r w:rsidR="006046C8" w:rsidRPr="006E6534">
        <w:rPr>
          <w:rFonts w:cs="Times New Roman"/>
          <w:color w:val="000000" w:themeColor="text1"/>
          <w:rPrChange w:id="8268" w:author="N F" w:date="2023-12-05T03:08:00Z">
            <w:rPr>
              <w:rFonts w:cs="Times New Roman"/>
            </w:rPr>
          </w:rPrChange>
        </w:rPr>
        <w:t xml:space="preserve"> (</w:t>
      </w:r>
      <w:r w:rsidR="006046C8" w:rsidRPr="006E6534">
        <w:rPr>
          <w:rFonts w:cs="Times New Roman"/>
          <w:color w:val="000000" w:themeColor="text1"/>
          <w:lang w:val="en-US"/>
          <w:rPrChange w:id="8269" w:author="N F" w:date="2023-12-05T03:08:00Z">
            <w:rPr>
              <w:rFonts w:cs="Times New Roman"/>
              <w:lang w:val="en-US"/>
            </w:rPr>
          </w:rPrChange>
        </w:rPr>
        <w:t>p</w:t>
      </w:r>
      <w:r w:rsidR="006046C8" w:rsidRPr="006E6534">
        <w:rPr>
          <w:rFonts w:cs="Times New Roman"/>
          <w:color w:val="000000" w:themeColor="text1"/>
          <w:rPrChange w:id="8270" w:author="N F" w:date="2023-12-05T03:08:00Z">
            <w:rPr>
              <w:rFonts w:cs="Times New Roman"/>
            </w:rPr>
          </w:rPrChange>
        </w:rPr>
        <w:t xml:space="preserve"> &lt; 0,05) снижение </w:t>
      </w:r>
      <w:r w:rsidR="000D635D" w:rsidRPr="006E6534">
        <w:rPr>
          <w:rFonts w:cs="Times New Roman"/>
          <w:color w:val="000000" w:themeColor="text1"/>
          <w:rPrChange w:id="8271" w:author="N F" w:date="2023-12-05T03:08:00Z">
            <w:rPr>
              <w:rFonts w:cs="Times New Roman"/>
            </w:rPr>
          </w:rPrChange>
        </w:rPr>
        <w:t>скорости кишечного пассажа у животных, которым вводили осимертиниб</w:t>
      </w:r>
      <w:r w:rsidR="00E36B34" w:rsidRPr="006E6534">
        <w:rPr>
          <w:rFonts w:cs="Times New Roman"/>
          <w:color w:val="000000" w:themeColor="text1"/>
          <w:rPrChange w:id="8272" w:author="N F" w:date="2023-12-05T03:08:00Z">
            <w:rPr>
              <w:rFonts w:cs="Times New Roman"/>
            </w:rPr>
          </w:rPrChange>
        </w:rPr>
        <w:t xml:space="preserve"> </w:t>
      </w:r>
      <w:ins w:id="8273" w:author="Barshadskaya, Yuliya" w:date="2024-01-13T19:25:00Z">
        <w:r w:rsidR="008D162B" w:rsidRPr="0001519A">
          <w:rPr>
            <w:rFonts w:cs="Times New Roman"/>
            <w:color w:val="000000" w:themeColor="text1"/>
            <w:lang w:val="en-US"/>
          </w:rPr>
          <w:fldChar w:fldCharType="begin"/>
        </w:r>
        <w:r w:rsidR="008D162B"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8D162B" w:rsidRPr="0001519A">
          <w:rPr>
            <w:rFonts w:cs="Times New Roman"/>
            <w:color w:val="000000" w:themeColor="text1"/>
            <w:lang w:val="en-US"/>
          </w:rPr>
          <w:fldChar w:fldCharType="separate"/>
        </w:r>
        <w:r w:rsidR="008D162B" w:rsidRPr="0018315E">
          <w:rPr>
            <w:rFonts w:cs="Times New Roman"/>
            <w:color w:val="000000" w:themeColor="text1"/>
          </w:rPr>
          <w:t>[</w:t>
        </w:r>
      </w:ins>
      <w:ins w:id="8274" w:author="Barshadskaya, Yuliya" w:date="2024-02-22T23:44:00Z">
        <w:r w:rsidR="00B8644E">
          <w:rPr>
            <w:rFonts w:cs="Times New Roman"/>
            <w:color w:val="000000" w:themeColor="text1"/>
          </w:rPr>
          <w:t>1</w:t>
        </w:r>
      </w:ins>
      <w:ins w:id="8275" w:author="Barshadskaya, Yuliya" w:date="2024-01-13T19:25:00Z">
        <w:r w:rsidR="008D162B" w:rsidRPr="00DD38F1">
          <w:rPr>
            <w:rFonts w:cs="Times New Roman"/>
            <w:color w:val="000000" w:themeColor="text1"/>
          </w:rPr>
          <w:t>]</w:t>
        </w:r>
        <w:r w:rsidR="008D162B" w:rsidRPr="0001519A">
          <w:rPr>
            <w:rFonts w:cs="Times New Roman"/>
            <w:color w:val="000000" w:themeColor="text1"/>
            <w:lang w:val="en-US"/>
          </w:rPr>
          <w:fldChar w:fldCharType="end"/>
        </w:r>
      </w:ins>
      <w:del w:id="8276" w:author="Barshadskaya, Yuliya" w:date="2024-01-13T19:25:00Z">
        <w:r w:rsidR="00C159D3" w:rsidRPr="006E6534" w:rsidDel="008D162B">
          <w:rPr>
            <w:rFonts w:cs="Times New Roman"/>
            <w:color w:val="000000" w:themeColor="text1"/>
            <w:lang w:val="en-US"/>
            <w:rPrChange w:id="8277" w:author="N F" w:date="2023-12-05T03:08:00Z">
              <w:rPr>
                <w:rFonts w:cs="Times New Roman"/>
                <w:lang w:val="en-US"/>
              </w:rPr>
            </w:rPrChange>
          </w:rPr>
          <w:fldChar w:fldCharType="begin"/>
        </w:r>
        <w:r w:rsidR="00C159D3" w:rsidRPr="006E6534" w:rsidDel="008D162B">
          <w:rPr>
            <w:rFonts w:cs="Times New Roman"/>
            <w:color w:val="000000" w:themeColor="text1"/>
            <w:rPrChange w:id="8278" w:author="N F" w:date="2023-12-05T03:08:00Z">
              <w:rPr>
                <w:rFonts w:cs="Times New Roman"/>
              </w:rPr>
            </w:rPrChange>
          </w:rPr>
          <w:delInstrText xml:space="preserve"> </w:delInstrText>
        </w:r>
        <w:r w:rsidR="00C159D3" w:rsidRPr="006E6534" w:rsidDel="008D162B">
          <w:rPr>
            <w:rFonts w:cs="Times New Roman"/>
            <w:color w:val="000000" w:themeColor="text1"/>
            <w:lang w:val="en-US"/>
            <w:rPrChange w:id="8279" w:author="N F" w:date="2023-12-05T03:08:00Z">
              <w:rPr>
                <w:rFonts w:cs="Times New Roman"/>
                <w:lang w:val="en-US"/>
              </w:rPr>
            </w:rPrChange>
          </w:rPr>
          <w:delInstrText>ADDIN</w:delInstrText>
        </w:r>
        <w:r w:rsidR="00C159D3" w:rsidRPr="006E6534" w:rsidDel="008D162B">
          <w:rPr>
            <w:rFonts w:cs="Times New Roman"/>
            <w:color w:val="000000" w:themeColor="text1"/>
            <w:rPrChange w:id="8280" w:author="N F" w:date="2023-12-05T03:08:00Z">
              <w:rPr>
                <w:rFonts w:cs="Times New Roman"/>
              </w:rPr>
            </w:rPrChange>
          </w:rPr>
          <w:delInstrText xml:space="preserve"> </w:delInstrText>
        </w:r>
        <w:r w:rsidR="00C159D3" w:rsidRPr="006E6534" w:rsidDel="008D162B">
          <w:rPr>
            <w:rFonts w:cs="Times New Roman"/>
            <w:color w:val="000000" w:themeColor="text1"/>
            <w:lang w:val="en-US"/>
            <w:rPrChange w:id="8281" w:author="N F" w:date="2023-12-05T03:08:00Z">
              <w:rPr>
                <w:rFonts w:cs="Times New Roman"/>
                <w:lang w:val="en-US"/>
              </w:rPr>
            </w:rPrChange>
          </w:rPr>
          <w:delInstrText>ZOTERO</w:delInstrText>
        </w:r>
        <w:r w:rsidR="00C159D3" w:rsidRPr="006E6534" w:rsidDel="008D162B">
          <w:rPr>
            <w:rFonts w:cs="Times New Roman"/>
            <w:color w:val="000000" w:themeColor="text1"/>
            <w:rPrChange w:id="8282" w:author="N F" w:date="2023-12-05T03:08:00Z">
              <w:rPr>
                <w:rFonts w:cs="Times New Roman"/>
              </w:rPr>
            </w:rPrChange>
          </w:rPr>
          <w:delInstrText>_</w:delInstrText>
        </w:r>
        <w:r w:rsidR="00C159D3" w:rsidRPr="006E6534" w:rsidDel="008D162B">
          <w:rPr>
            <w:rFonts w:cs="Times New Roman"/>
            <w:color w:val="000000" w:themeColor="text1"/>
            <w:lang w:val="en-US"/>
            <w:rPrChange w:id="8283" w:author="N F" w:date="2023-12-05T03:08:00Z">
              <w:rPr>
                <w:rFonts w:cs="Times New Roman"/>
                <w:lang w:val="en-US"/>
              </w:rPr>
            </w:rPrChange>
          </w:rPr>
          <w:delInstrText>ITEM</w:delInstrText>
        </w:r>
        <w:r w:rsidR="00C159D3" w:rsidRPr="006E6534" w:rsidDel="008D162B">
          <w:rPr>
            <w:rFonts w:cs="Times New Roman"/>
            <w:color w:val="000000" w:themeColor="text1"/>
            <w:rPrChange w:id="8284" w:author="N F" w:date="2023-12-05T03:08:00Z">
              <w:rPr>
                <w:rFonts w:cs="Times New Roman"/>
              </w:rPr>
            </w:rPrChange>
          </w:rPr>
          <w:delInstrText xml:space="preserve"> </w:delInstrText>
        </w:r>
        <w:r w:rsidR="00C159D3" w:rsidRPr="006E6534" w:rsidDel="008D162B">
          <w:rPr>
            <w:rFonts w:cs="Times New Roman"/>
            <w:color w:val="000000" w:themeColor="text1"/>
            <w:lang w:val="en-US"/>
            <w:rPrChange w:id="8285" w:author="N F" w:date="2023-12-05T03:08:00Z">
              <w:rPr>
                <w:rFonts w:cs="Times New Roman"/>
                <w:lang w:val="en-US"/>
              </w:rPr>
            </w:rPrChange>
          </w:rPr>
          <w:delInstrText>CSL</w:delInstrText>
        </w:r>
        <w:r w:rsidR="00C159D3" w:rsidRPr="006E6534" w:rsidDel="008D162B">
          <w:rPr>
            <w:rFonts w:cs="Times New Roman"/>
            <w:color w:val="000000" w:themeColor="text1"/>
            <w:rPrChange w:id="8286" w:author="N F" w:date="2023-12-05T03:08:00Z">
              <w:rPr>
                <w:rFonts w:cs="Times New Roman"/>
              </w:rPr>
            </w:rPrChange>
          </w:rPr>
          <w:delInstrText>_</w:delInstrText>
        </w:r>
        <w:r w:rsidR="00C159D3" w:rsidRPr="006E6534" w:rsidDel="008D162B">
          <w:rPr>
            <w:rFonts w:cs="Times New Roman"/>
            <w:color w:val="000000" w:themeColor="text1"/>
            <w:lang w:val="en-US"/>
            <w:rPrChange w:id="8287" w:author="N F" w:date="2023-12-05T03:08:00Z">
              <w:rPr>
                <w:rFonts w:cs="Times New Roman"/>
                <w:lang w:val="en-US"/>
              </w:rPr>
            </w:rPrChange>
          </w:rPr>
          <w:delInstrText>CITATION</w:delInstrText>
        </w:r>
        <w:r w:rsidR="00C159D3" w:rsidRPr="006E6534" w:rsidDel="008D162B">
          <w:rPr>
            <w:rFonts w:cs="Times New Roman"/>
            <w:color w:val="000000" w:themeColor="text1"/>
            <w:rPrChange w:id="8288" w:author="N F" w:date="2023-12-05T03:08:00Z">
              <w:rPr>
                <w:rFonts w:cs="Times New Roman"/>
              </w:rPr>
            </w:rPrChange>
          </w:rPr>
          <w:delInstrText xml:space="preserve"> {"</w:delInstrText>
        </w:r>
        <w:r w:rsidR="00C159D3" w:rsidRPr="006E6534" w:rsidDel="008D162B">
          <w:rPr>
            <w:rFonts w:cs="Times New Roman"/>
            <w:color w:val="000000" w:themeColor="text1"/>
            <w:lang w:val="en-US"/>
            <w:rPrChange w:id="8289" w:author="N F" w:date="2023-12-05T03:08:00Z">
              <w:rPr>
                <w:rFonts w:cs="Times New Roman"/>
                <w:lang w:val="en-US"/>
              </w:rPr>
            </w:rPrChange>
          </w:rPr>
          <w:delInstrText>citationID</w:delInstrText>
        </w:r>
        <w:r w:rsidR="00C159D3" w:rsidRPr="006E6534" w:rsidDel="008D162B">
          <w:rPr>
            <w:rFonts w:cs="Times New Roman"/>
            <w:color w:val="000000" w:themeColor="text1"/>
            <w:rPrChange w:id="8290" w:author="N F" w:date="2023-12-05T03:08:00Z">
              <w:rPr>
                <w:rFonts w:cs="Times New Roman"/>
              </w:rPr>
            </w:rPrChange>
          </w:rPr>
          <w:delInstrText>":"</w:delInstrText>
        </w:r>
        <w:r w:rsidR="00C159D3" w:rsidRPr="006E6534" w:rsidDel="008D162B">
          <w:rPr>
            <w:rFonts w:cs="Times New Roman"/>
            <w:color w:val="000000" w:themeColor="text1"/>
            <w:lang w:val="en-US"/>
            <w:rPrChange w:id="8291" w:author="N F" w:date="2023-12-05T03:08:00Z">
              <w:rPr>
                <w:rFonts w:cs="Times New Roman"/>
                <w:lang w:val="en-US"/>
              </w:rPr>
            </w:rPrChange>
          </w:rPr>
          <w:delInstrText>iWmfkBAL</w:delInstrText>
        </w:r>
        <w:r w:rsidR="00C159D3" w:rsidRPr="006E6534" w:rsidDel="008D162B">
          <w:rPr>
            <w:rFonts w:cs="Times New Roman"/>
            <w:color w:val="000000" w:themeColor="text1"/>
            <w:rPrChange w:id="8292" w:author="N F" w:date="2023-12-05T03:08:00Z">
              <w:rPr>
                <w:rFonts w:cs="Times New Roman"/>
              </w:rPr>
            </w:rPrChange>
          </w:rPr>
          <w:delInstrText>","</w:delInstrText>
        </w:r>
        <w:r w:rsidR="00C159D3" w:rsidRPr="006E6534" w:rsidDel="008D162B">
          <w:rPr>
            <w:rFonts w:cs="Times New Roman"/>
            <w:color w:val="000000" w:themeColor="text1"/>
            <w:lang w:val="en-US"/>
            <w:rPrChange w:id="8293" w:author="N F" w:date="2023-12-05T03:08:00Z">
              <w:rPr>
                <w:rFonts w:cs="Times New Roman"/>
                <w:lang w:val="en-US"/>
              </w:rPr>
            </w:rPrChange>
          </w:rPr>
          <w:delInstrText>properties</w:delInstrText>
        </w:r>
        <w:r w:rsidR="00C159D3" w:rsidRPr="006E6534" w:rsidDel="008D162B">
          <w:rPr>
            <w:rFonts w:cs="Times New Roman"/>
            <w:color w:val="000000" w:themeColor="text1"/>
            <w:rPrChange w:id="8294" w:author="N F" w:date="2023-12-05T03:08:00Z">
              <w:rPr>
                <w:rFonts w:cs="Times New Roman"/>
              </w:rPr>
            </w:rPrChange>
          </w:rPr>
          <w:delInstrText>":{"</w:delInstrText>
        </w:r>
        <w:r w:rsidR="00C159D3" w:rsidRPr="006E6534" w:rsidDel="008D162B">
          <w:rPr>
            <w:rFonts w:cs="Times New Roman"/>
            <w:color w:val="000000" w:themeColor="text1"/>
            <w:lang w:val="en-US"/>
            <w:rPrChange w:id="8295" w:author="N F" w:date="2023-12-05T03:08:00Z">
              <w:rPr>
                <w:rFonts w:cs="Times New Roman"/>
                <w:lang w:val="en-US"/>
              </w:rPr>
            </w:rPrChange>
          </w:rPr>
          <w:delInstrText>formattedCitation</w:delInstrText>
        </w:r>
        <w:r w:rsidR="00C159D3" w:rsidRPr="006E6534" w:rsidDel="008D162B">
          <w:rPr>
            <w:rFonts w:cs="Times New Roman"/>
            <w:color w:val="000000" w:themeColor="text1"/>
            <w:rPrChange w:id="8296" w:author="N F" w:date="2023-12-05T03:08:00Z">
              <w:rPr>
                <w:rFonts w:cs="Times New Roman"/>
              </w:rPr>
            </w:rPrChange>
          </w:rPr>
          <w:delInstrText>":"(6)","</w:delInstrText>
        </w:r>
        <w:r w:rsidR="00C159D3" w:rsidRPr="006E6534" w:rsidDel="008D162B">
          <w:rPr>
            <w:rFonts w:cs="Times New Roman"/>
            <w:color w:val="000000" w:themeColor="text1"/>
            <w:lang w:val="en-US"/>
            <w:rPrChange w:id="8297" w:author="N F" w:date="2023-12-05T03:08:00Z">
              <w:rPr>
                <w:rFonts w:cs="Times New Roman"/>
                <w:lang w:val="en-US"/>
              </w:rPr>
            </w:rPrChange>
          </w:rPr>
          <w:delInstrText>plainCitation</w:delInstrText>
        </w:r>
        <w:r w:rsidR="00C159D3" w:rsidRPr="006E6534" w:rsidDel="008D162B">
          <w:rPr>
            <w:rFonts w:cs="Times New Roman"/>
            <w:color w:val="000000" w:themeColor="text1"/>
            <w:rPrChange w:id="8298" w:author="N F" w:date="2023-12-05T03:08:00Z">
              <w:rPr>
                <w:rFonts w:cs="Times New Roman"/>
              </w:rPr>
            </w:rPrChange>
          </w:rPr>
          <w:delInstrText>":"(6)","</w:delInstrText>
        </w:r>
        <w:r w:rsidR="00C159D3" w:rsidRPr="006E6534" w:rsidDel="008D162B">
          <w:rPr>
            <w:rFonts w:cs="Times New Roman"/>
            <w:color w:val="000000" w:themeColor="text1"/>
            <w:lang w:val="en-US"/>
            <w:rPrChange w:id="8299" w:author="N F" w:date="2023-12-05T03:08:00Z">
              <w:rPr>
                <w:rFonts w:cs="Times New Roman"/>
                <w:lang w:val="en-US"/>
              </w:rPr>
            </w:rPrChange>
          </w:rPr>
          <w:delInstrText>noteIndex</w:delInstrText>
        </w:r>
        <w:r w:rsidR="00C159D3" w:rsidRPr="006E6534" w:rsidDel="008D162B">
          <w:rPr>
            <w:rFonts w:cs="Times New Roman"/>
            <w:color w:val="000000" w:themeColor="text1"/>
            <w:rPrChange w:id="8300" w:author="N F" w:date="2023-12-05T03:08:00Z">
              <w:rPr>
                <w:rFonts w:cs="Times New Roman"/>
              </w:rPr>
            </w:rPrChange>
          </w:rPr>
          <w:delInstrText>":0},"</w:delInstrText>
        </w:r>
        <w:r w:rsidR="00C159D3" w:rsidRPr="006E6534" w:rsidDel="008D162B">
          <w:rPr>
            <w:rFonts w:cs="Times New Roman"/>
            <w:color w:val="000000" w:themeColor="text1"/>
            <w:lang w:val="en-US"/>
            <w:rPrChange w:id="8301" w:author="N F" w:date="2023-12-05T03:08:00Z">
              <w:rPr>
                <w:rFonts w:cs="Times New Roman"/>
                <w:lang w:val="en-US"/>
              </w:rPr>
            </w:rPrChange>
          </w:rPr>
          <w:delInstrText>citationItems</w:delInstrText>
        </w:r>
        <w:r w:rsidR="00C159D3" w:rsidRPr="006E6534" w:rsidDel="008D162B">
          <w:rPr>
            <w:rFonts w:cs="Times New Roman"/>
            <w:color w:val="000000" w:themeColor="text1"/>
            <w:rPrChange w:id="8302" w:author="N F" w:date="2023-12-05T03:08:00Z">
              <w:rPr>
                <w:rFonts w:cs="Times New Roman"/>
              </w:rPr>
            </w:rPrChange>
          </w:rPr>
          <w:delInstrText>":[{"</w:delInstrText>
        </w:r>
        <w:r w:rsidR="00C159D3" w:rsidRPr="006E6534" w:rsidDel="008D162B">
          <w:rPr>
            <w:rFonts w:cs="Times New Roman"/>
            <w:color w:val="000000" w:themeColor="text1"/>
            <w:lang w:val="en-US"/>
            <w:rPrChange w:id="8303" w:author="N F" w:date="2023-12-05T03:08:00Z">
              <w:rPr>
                <w:rFonts w:cs="Times New Roman"/>
                <w:lang w:val="en-US"/>
              </w:rPr>
            </w:rPrChange>
          </w:rPr>
          <w:delInstrText>id</w:delInstrText>
        </w:r>
        <w:r w:rsidR="00C159D3" w:rsidRPr="006E6534" w:rsidDel="008D162B">
          <w:rPr>
            <w:rFonts w:cs="Times New Roman"/>
            <w:color w:val="000000" w:themeColor="text1"/>
            <w:rPrChange w:id="8304" w:author="N F" w:date="2023-12-05T03:08:00Z">
              <w:rPr>
                <w:rFonts w:cs="Times New Roman"/>
              </w:rPr>
            </w:rPrChange>
          </w:rPr>
          <w:delInstrText>":161758,"</w:delInstrText>
        </w:r>
        <w:r w:rsidR="00C159D3" w:rsidRPr="006E6534" w:rsidDel="008D162B">
          <w:rPr>
            <w:rFonts w:cs="Times New Roman"/>
            <w:color w:val="000000" w:themeColor="text1"/>
            <w:lang w:val="en-US"/>
            <w:rPrChange w:id="8305" w:author="N F" w:date="2023-12-05T03:08:00Z">
              <w:rPr>
                <w:rFonts w:cs="Times New Roman"/>
                <w:lang w:val="en-US"/>
              </w:rPr>
            </w:rPrChange>
          </w:rPr>
          <w:delInstrText>uris</w:delInstrText>
        </w:r>
        <w:r w:rsidR="00C159D3" w:rsidRPr="006E6534" w:rsidDel="008D162B">
          <w:rPr>
            <w:rFonts w:cs="Times New Roman"/>
            <w:color w:val="000000" w:themeColor="text1"/>
            <w:rPrChange w:id="8306" w:author="N F" w:date="2023-12-05T03:08:00Z">
              <w:rPr>
                <w:rFonts w:cs="Times New Roman"/>
              </w:rPr>
            </w:rPrChange>
          </w:rPr>
          <w:delInstrText>":["</w:delInstrText>
        </w:r>
        <w:r w:rsidR="00C159D3" w:rsidRPr="006E6534" w:rsidDel="008D162B">
          <w:rPr>
            <w:rFonts w:cs="Times New Roman"/>
            <w:color w:val="000000" w:themeColor="text1"/>
            <w:lang w:val="en-US"/>
            <w:rPrChange w:id="8307" w:author="N F" w:date="2023-12-05T03:08:00Z">
              <w:rPr>
                <w:rFonts w:cs="Times New Roman"/>
                <w:lang w:val="en-US"/>
              </w:rPr>
            </w:rPrChange>
          </w:rPr>
          <w:delInstrText>http</w:delInstrText>
        </w:r>
        <w:r w:rsidR="00C159D3" w:rsidRPr="006E6534" w:rsidDel="008D162B">
          <w:rPr>
            <w:rFonts w:cs="Times New Roman"/>
            <w:color w:val="000000" w:themeColor="text1"/>
            <w:rPrChange w:id="8308" w:author="N F" w:date="2023-12-05T03:08:00Z">
              <w:rPr>
                <w:rFonts w:cs="Times New Roman"/>
              </w:rPr>
            </w:rPrChange>
          </w:rPr>
          <w:delInstrText>://</w:delInstrText>
        </w:r>
        <w:r w:rsidR="00C159D3" w:rsidRPr="006E6534" w:rsidDel="008D162B">
          <w:rPr>
            <w:rFonts w:cs="Times New Roman"/>
            <w:color w:val="000000" w:themeColor="text1"/>
            <w:lang w:val="en-US"/>
            <w:rPrChange w:id="8309" w:author="N F" w:date="2023-12-05T03:08:00Z">
              <w:rPr>
                <w:rFonts w:cs="Times New Roman"/>
                <w:lang w:val="en-US"/>
              </w:rPr>
            </w:rPrChange>
          </w:rPr>
          <w:delInstrText>zotero</w:delInstrText>
        </w:r>
        <w:r w:rsidR="00C159D3" w:rsidRPr="006E6534" w:rsidDel="008D162B">
          <w:rPr>
            <w:rFonts w:cs="Times New Roman"/>
            <w:color w:val="000000" w:themeColor="text1"/>
            <w:rPrChange w:id="8310" w:author="N F" w:date="2023-12-05T03:08:00Z">
              <w:rPr>
                <w:rFonts w:cs="Times New Roman"/>
              </w:rPr>
            </w:rPrChange>
          </w:rPr>
          <w:delInstrText>.</w:delInstrText>
        </w:r>
        <w:r w:rsidR="00C159D3" w:rsidRPr="006E6534" w:rsidDel="008D162B">
          <w:rPr>
            <w:rFonts w:cs="Times New Roman"/>
            <w:color w:val="000000" w:themeColor="text1"/>
            <w:lang w:val="en-US"/>
            <w:rPrChange w:id="8311" w:author="N F" w:date="2023-12-05T03:08:00Z">
              <w:rPr>
                <w:rFonts w:cs="Times New Roman"/>
                <w:lang w:val="en-US"/>
              </w:rPr>
            </w:rPrChange>
          </w:rPr>
          <w:delInstrText>org</w:delInstrText>
        </w:r>
        <w:r w:rsidR="00C159D3" w:rsidRPr="006E6534" w:rsidDel="008D162B">
          <w:rPr>
            <w:rFonts w:cs="Times New Roman"/>
            <w:color w:val="000000" w:themeColor="text1"/>
            <w:rPrChange w:id="8312" w:author="N F" w:date="2023-12-05T03:08:00Z">
              <w:rPr>
                <w:rFonts w:cs="Times New Roman"/>
              </w:rPr>
            </w:rPrChange>
          </w:rPr>
          <w:delInstrText>/</w:delInstrText>
        </w:r>
        <w:r w:rsidR="00C159D3" w:rsidRPr="006E6534" w:rsidDel="008D162B">
          <w:rPr>
            <w:rFonts w:cs="Times New Roman"/>
            <w:color w:val="000000" w:themeColor="text1"/>
            <w:lang w:val="en-US"/>
            <w:rPrChange w:id="8313" w:author="N F" w:date="2023-12-05T03:08:00Z">
              <w:rPr>
                <w:rFonts w:cs="Times New Roman"/>
                <w:lang w:val="en-US"/>
              </w:rPr>
            </w:rPrChange>
          </w:rPr>
          <w:delInstrText>groups</w:delInstrText>
        </w:r>
        <w:r w:rsidR="00C159D3" w:rsidRPr="006E6534" w:rsidDel="008D162B">
          <w:rPr>
            <w:rFonts w:cs="Times New Roman"/>
            <w:color w:val="000000" w:themeColor="text1"/>
            <w:rPrChange w:id="8314" w:author="N F" w:date="2023-12-05T03:08:00Z">
              <w:rPr>
                <w:rFonts w:cs="Times New Roman"/>
              </w:rPr>
            </w:rPrChange>
          </w:rPr>
          <w:delInstrText>/4735135/</w:delInstrText>
        </w:r>
        <w:r w:rsidR="00C159D3" w:rsidRPr="006E6534" w:rsidDel="008D162B">
          <w:rPr>
            <w:rFonts w:cs="Times New Roman"/>
            <w:color w:val="000000" w:themeColor="text1"/>
            <w:lang w:val="en-US"/>
            <w:rPrChange w:id="8315" w:author="N F" w:date="2023-12-05T03:08:00Z">
              <w:rPr>
                <w:rFonts w:cs="Times New Roman"/>
                <w:lang w:val="en-US"/>
              </w:rPr>
            </w:rPrChange>
          </w:rPr>
          <w:delInstrText>items</w:delInstrText>
        </w:r>
        <w:r w:rsidR="00C159D3" w:rsidRPr="006E6534" w:rsidDel="008D162B">
          <w:rPr>
            <w:rFonts w:cs="Times New Roman"/>
            <w:color w:val="000000" w:themeColor="text1"/>
            <w:rPrChange w:id="8316" w:author="N F" w:date="2023-12-05T03:08:00Z">
              <w:rPr>
                <w:rFonts w:cs="Times New Roman"/>
              </w:rPr>
            </w:rPrChange>
          </w:rPr>
          <w:delInstrText>/</w:delInstrText>
        </w:r>
        <w:r w:rsidR="00C159D3" w:rsidRPr="006E6534" w:rsidDel="008D162B">
          <w:rPr>
            <w:rFonts w:cs="Times New Roman"/>
            <w:color w:val="000000" w:themeColor="text1"/>
            <w:lang w:val="en-US"/>
            <w:rPrChange w:id="8317" w:author="N F" w:date="2023-12-05T03:08:00Z">
              <w:rPr>
                <w:rFonts w:cs="Times New Roman"/>
                <w:lang w:val="en-US"/>
              </w:rPr>
            </w:rPrChange>
          </w:rPr>
          <w:delInstrText>YQI</w:delInstrText>
        </w:r>
        <w:r w:rsidR="00C159D3" w:rsidRPr="006E6534" w:rsidDel="008D162B">
          <w:rPr>
            <w:rFonts w:cs="Times New Roman"/>
            <w:color w:val="000000" w:themeColor="text1"/>
            <w:rPrChange w:id="8318" w:author="N F" w:date="2023-12-05T03:08:00Z">
              <w:rPr>
                <w:rFonts w:cs="Times New Roman"/>
              </w:rPr>
            </w:rPrChange>
          </w:rPr>
          <w:delInstrText>77</w:delInstrText>
        </w:r>
        <w:r w:rsidR="00C159D3" w:rsidRPr="006E6534" w:rsidDel="008D162B">
          <w:rPr>
            <w:rFonts w:cs="Times New Roman"/>
            <w:color w:val="000000" w:themeColor="text1"/>
            <w:lang w:val="en-US"/>
            <w:rPrChange w:id="8319" w:author="N F" w:date="2023-12-05T03:08:00Z">
              <w:rPr>
                <w:rFonts w:cs="Times New Roman"/>
                <w:lang w:val="en-US"/>
              </w:rPr>
            </w:rPrChange>
          </w:rPr>
          <w:delInstrText>G</w:delInstrText>
        </w:r>
        <w:r w:rsidR="00C159D3" w:rsidRPr="006E6534" w:rsidDel="008D162B">
          <w:rPr>
            <w:rFonts w:cs="Times New Roman"/>
            <w:color w:val="000000" w:themeColor="text1"/>
            <w:rPrChange w:id="8320" w:author="N F" w:date="2023-12-05T03:08:00Z">
              <w:rPr>
                <w:rFonts w:cs="Times New Roman"/>
              </w:rPr>
            </w:rPrChange>
          </w:rPr>
          <w:delInstrText>3</w:delInstrText>
        </w:r>
        <w:r w:rsidR="00C159D3" w:rsidRPr="006E6534" w:rsidDel="008D162B">
          <w:rPr>
            <w:rFonts w:cs="Times New Roman"/>
            <w:color w:val="000000" w:themeColor="text1"/>
            <w:lang w:val="en-US"/>
            <w:rPrChange w:id="8321" w:author="N F" w:date="2023-12-05T03:08:00Z">
              <w:rPr>
                <w:rFonts w:cs="Times New Roman"/>
                <w:lang w:val="en-US"/>
              </w:rPr>
            </w:rPrChange>
          </w:rPr>
          <w:delInstrText>L</w:delInstrText>
        </w:r>
        <w:r w:rsidR="00C159D3" w:rsidRPr="006E6534" w:rsidDel="008D162B">
          <w:rPr>
            <w:rFonts w:cs="Times New Roman"/>
            <w:color w:val="000000" w:themeColor="text1"/>
            <w:rPrChange w:id="8322" w:author="N F" w:date="2023-12-05T03:08:00Z">
              <w:rPr>
                <w:rFonts w:cs="Times New Roman"/>
              </w:rPr>
            </w:rPrChange>
          </w:rPr>
          <w:delInstrText>"],"</w:delInstrText>
        </w:r>
        <w:r w:rsidR="00C159D3" w:rsidRPr="006E6534" w:rsidDel="008D162B">
          <w:rPr>
            <w:rFonts w:cs="Times New Roman"/>
            <w:color w:val="000000" w:themeColor="text1"/>
            <w:lang w:val="en-US"/>
            <w:rPrChange w:id="8323" w:author="N F" w:date="2023-12-05T03:08:00Z">
              <w:rPr>
                <w:rFonts w:cs="Times New Roman"/>
                <w:lang w:val="en-US"/>
              </w:rPr>
            </w:rPrChange>
          </w:rPr>
          <w:delInstrText>itemData</w:delInstrText>
        </w:r>
        <w:r w:rsidR="00C159D3" w:rsidRPr="006E6534" w:rsidDel="008D162B">
          <w:rPr>
            <w:rFonts w:cs="Times New Roman"/>
            <w:color w:val="000000" w:themeColor="text1"/>
            <w:rPrChange w:id="8324" w:author="N F" w:date="2023-12-05T03:08:00Z">
              <w:rPr>
                <w:rFonts w:cs="Times New Roman"/>
              </w:rPr>
            </w:rPrChange>
          </w:rPr>
          <w:delInstrText>":{"</w:delInstrText>
        </w:r>
        <w:r w:rsidR="00C159D3" w:rsidRPr="006E6534" w:rsidDel="008D162B">
          <w:rPr>
            <w:rFonts w:cs="Times New Roman"/>
            <w:color w:val="000000" w:themeColor="text1"/>
            <w:lang w:val="en-US"/>
            <w:rPrChange w:id="8325" w:author="N F" w:date="2023-12-05T03:08:00Z">
              <w:rPr>
                <w:rFonts w:cs="Times New Roman"/>
                <w:lang w:val="en-US"/>
              </w:rPr>
            </w:rPrChange>
          </w:rPr>
          <w:delInstrText>id</w:delInstrText>
        </w:r>
        <w:r w:rsidR="00C159D3" w:rsidRPr="006E6534" w:rsidDel="008D162B">
          <w:rPr>
            <w:rFonts w:cs="Times New Roman"/>
            <w:color w:val="000000" w:themeColor="text1"/>
            <w:rPrChange w:id="8326" w:author="N F" w:date="2023-12-05T03:08:00Z">
              <w:rPr>
                <w:rFonts w:cs="Times New Roman"/>
              </w:rPr>
            </w:rPrChange>
          </w:rPr>
          <w:delInstrText>":161758,"</w:delInstrText>
        </w:r>
        <w:r w:rsidR="00C159D3" w:rsidRPr="006E6534" w:rsidDel="008D162B">
          <w:rPr>
            <w:rFonts w:cs="Times New Roman"/>
            <w:color w:val="000000" w:themeColor="text1"/>
            <w:lang w:val="en-US"/>
            <w:rPrChange w:id="8327" w:author="N F" w:date="2023-12-05T03:08:00Z">
              <w:rPr>
                <w:rFonts w:cs="Times New Roman"/>
                <w:lang w:val="en-US"/>
              </w:rPr>
            </w:rPrChange>
          </w:rPr>
          <w:delInstrText>type</w:delInstrText>
        </w:r>
        <w:r w:rsidR="00C159D3" w:rsidRPr="006E6534" w:rsidDel="008D162B">
          <w:rPr>
            <w:rFonts w:cs="Times New Roman"/>
            <w:color w:val="000000" w:themeColor="text1"/>
            <w:rPrChange w:id="8328" w:author="N F" w:date="2023-12-05T03:08:00Z">
              <w:rPr>
                <w:rFonts w:cs="Times New Roman"/>
              </w:rPr>
            </w:rPrChange>
          </w:rPr>
          <w:delInstrText>":"</w:delInstrText>
        </w:r>
        <w:r w:rsidR="00C159D3" w:rsidRPr="006E6534" w:rsidDel="008D162B">
          <w:rPr>
            <w:rFonts w:cs="Times New Roman"/>
            <w:color w:val="000000" w:themeColor="text1"/>
            <w:lang w:val="en-US"/>
            <w:rPrChange w:id="8329" w:author="N F" w:date="2023-12-05T03:08:00Z">
              <w:rPr>
                <w:rFonts w:cs="Times New Roman"/>
                <w:lang w:val="en-US"/>
              </w:rPr>
            </w:rPrChange>
          </w:rPr>
          <w:delInstrText>webpage</w:delInstrText>
        </w:r>
        <w:r w:rsidR="00C159D3" w:rsidRPr="006E6534" w:rsidDel="008D162B">
          <w:rPr>
            <w:rFonts w:cs="Times New Roman"/>
            <w:color w:val="000000" w:themeColor="text1"/>
            <w:rPrChange w:id="8330" w:author="N F" w:date="2023-12-05T03:08:00Z">
              <w:rPr>
                <w:rFonts w:cs="Times New Roman"/>
              </w:rPr>
            </w:rPrChange>
          </w:rPr>
          <w:delInstrText>","</w:delInstrText>
        </w:r>
        <w:r w:rsidR="00C159D3" w:rsidRPr="006E6534" w:rsidDel="008D162B">
          <w:rPr>
            <w:rFonts w:cs="Times New Roman"/>
            <w:color w:val="000000" w:themeColor="text1"/>
            <w:lang w:val="en-US"/>
            <w:rPrChange w:id="8331" w:author="N F" w:date="2023-12-05T03:08:00Z">
              <w:rPr>
                <w:rFonts w:cs="Times New Roman"/>
                <w:lang w:val="en-US"/>
              </w:rPr>
            </w:rPrChange>
          </w:rPr>
          <w:delInstrText>title</w:delInstrText>
        </w:r>
        <w:r w:rsidR="00C159D3" w:rsidRPr="006E6534" w:rsidDel="008D162B">
          <w:rPr>
            <w:rFonts w:cs="Times New Roman"/>
            <w:color w:val="000000" w:themeColor="text1"/>
            <w:rPrChange w:id="8332" w:author="N F" w:date="2023-12-05T03:08:00Z">
              <w:rPr>
                <w:rFonts w:cs="Times New Roman"/>
              </w:rPr>
            </w:rPrChange>
          </w:rPr>
          <w:delInstrText>":"</w:delInstrText>
        </w:r>
        <w:r w:rsidR="00C159D3" w:rsidRPr="006E6534" w:rsidDel="008D162B">
          <w:rPr>
            <w:rFonts w:cs="Times New Roman"/>
            <w:color w:val="000000" w:themeColor="text1"/>
            <w:lang w:val="en-US"/>
            <w:rPrChange w:id="8333" w:author="N F" w:date="2023-12-05T03:08:00Z">
              <w:rPr>
                <w:rFonts w:cs="Times New Roman"/>
                <w:lang w:val="en-US"/>
              </w:rPr>
            </w:rPrChange>
          </w:rPr>
          <w:delInstrText>TAGRISSO</w:delInstrText>
        </w:r>
        <w:r w:rsidR="00C159D3" w:rsidRPr="006E6534" w:rsidDel="008D162B">
          <w:rPr>
            <w:rFonts w:cs="Times New Roman"/>
            <w:color w:val="000000" w:themeColor="text1"/>
            <w:rPrChange w:id="8334" w:author="N F" w:date="2023-12-05T03:08:00Z">
              <w:rPr>
                <w:rFonts w:cs="Times New Roman"/>
              </w:rPr>
            </w:rPrChange>
          </w:rPr>
          <w:delInstrText xml:space="preserve"> (</w:delInstrText>
        </w:r>
        <w:r w:rsidR="00C159D3" w:rsidRPr="006E6534" w:rsidDel="008D162B">
          <w:rPr>
            <w:rFonts w:cs="Times New Roman"/>
            <w:color w:val="000000" w:themeColor="text1"/>
            <w:lang w:val="en-US"/>
            <w:rPrChange w:id="8335" w:author="N F" w:date="2023-12-05T03:08:00Z">
              <w:rPr>
                <w:rFonts w:cs="Times New Roman"/>
                <w:lang w:val="en-US"/>
              </w:rPr>
            </w:rPrChange>
          </w:rPr>
          <w:delInstrText>osimertinib</w:delInstrText>
        </w:r>
        <w:r w:rsidR="00C159D3" w:rsidRPr="006E6534" w:rsidDel="008D162B">
          <w:rPr>
            <w:rFonts w:cs="Times New Roman"/>
            <w:color w:val="000000" w:themeColor="text1"/>
            <w:rPrChange w:id="8336" w:author="N F" w:date="2023-12-05T03:08:00Z">
              <w:rPr>
                <w:rFonts w:cs="Times New Roman"/>
              </w:rPr>
            </w:rPrChange>
          </w:rPr>
          <w:delInstrText xml:space="preserve">) </w:delInstrText>
        </w:r>
        <w:r w:rsidR="00C159D3" w:rsidRPr="006E6534" w:rsidDel="008D162B">
          <w:rPr>
            <w:rFonts w:cs="Times New Roman"/>
            <w:color w:val="000000" w:themeColor="text1"/>
            <w:lang w:val="en-US"/>
            <w:rPrChange w:id="8337" w:author="N F" w:date="2023-12-05T03:08:00Z">
              <w:rPr>
                <w:rFonts w:cs="Times New Roman"/>
                <w:lang w:val="en-US"/>
              </w:rPr>
            </w:rPrChange>
          </w:rPr>
          <w:delInstrText>tablets</w:delInstrText>
        </w:r>
        <w:r w:rsidR="00C159D3" w:rsidRPr="006E6534" w:rsidDel="008D162B">
          <w:rPr>
            <w:rFonts w:cs="Times New Roman"/>
            <w:color w:val="000000" w:themeColor="text1"/>
            <w:rPrChange w:id="8338" w:author="N F" w:date="2023-12-05T03:08:00Z">
              <w:rPr>
                <w:rFonts w:cs="Times New Roman"/>
              </w:rPr>
            </w:rPrChange>
          </w:rPr>
          <w:delInstrText xml:space="preserve">. </w:delInstrText>
        </w:r>
        <w:r w:rsidR="00C159D3" w:rsidRPr="006E6534" w:rsidDel="008D162B">
          <w:rPr>
            <w:rFonts w:cs="Times New Roman"/>
            <w:color w:val="000000" w:themeColor="text1"/>
            <w:lang w:val="en-US"/>
            <w:rPrChange w:id="8339" w:author="N F" w:date="2023-12-05T03:08:00Z">
              <w:rPr>
                <w:rFonts w:cs="Times New Roman"/>
                <w:lang w:val="en-US"/>
              </w:rPr>
            </w:rPrChange>
          </w:rPr>
          <w:delInstrText>AstraZeneca</w:delInstrText>
        </w:r>
        <w:r w:rsidR="00C159D3" w:rsidRPr="006E6534" w:rsidDel="008D162B">
          <w:rPr>
            <w:rFonts w:cs="Times New Roman"/>
            <w:color w:val="000000" w:themeColor="text1"/>
            <w:rPrChange w:id="8340" w:author="N F" w:date="2023-12-05T03:08:00Z">
              <w:rPr>
                <w:rFonts w:cs="Times New Roman"/>
              </w:rPr>
            </w:rPrChange>
          </w:rPr>
          <w:delInstrText xml:space="preserve"> </w:delInstrText>
        </w:r>
        <w:r w:rsidR="00C159D3" w:rsidRPr="006E6534" w:rsidDel="008D162B">
          <w:rPr>
            <w:rFonts w:cs="Times New Roman"/>
            <w:color w:val="000000" w:themeColor="text1"/>
            <w:lang w:val="en-US"/>
            <w:rPrChange w:id="8341" w:author="N F" w:date="2023-12-05T03:08:00Z">
              <w:rPr>
                <w:rFonts w:cs="Times New Roman"/>
                <w:lang w:val="en-US"/>
              </w:rPr>
            </w:rPrChange>
          </w:rPr>
          <w:delInstrText>Pharmaceuticals</w:delInstrText>
        </w:r>
        <w:r w:rsidR="00C159D3" w:rsidRPr="006E6534" w:rsidDel="008D162B">
          <w:rPr>
            <w:rFonts w:cs="Times New Roman"/>
            <w:color w:val="000000" w:themeColor="text1"/>
            <w:rPrChange w:id="8342" w:author="N F" w:date="2023-12-05T03:08:00Z">
              <w:rPr>
                <w:rFonts w:cs="Times New Roman"/>
              </w:rPr>
            </w:rPrChange>
          </w:rPr>
          <w:delInstrText xml:space="preserve">, </w:delInstrText>
        </w:r>
        <w:r w:rsidR="00C159D3" w:rsidRPr="006E6534" w:rsidDel="008D162B">
          <w:rPr>
            <w:rFonts w:cs="Times New Roman"/>
            <w:color w:val="000000" w:themeColor="text1"/>
            <w:lang w:val="en-US"/>
            <w:rPrChange w:id="8343" w:author="N F" w:date="2023-12-05T03:08:00Z">
              <w:rPr>
                <w:rFonts w:cs="Times New Roman"/>
                <w:lang w:val="en-US"/>
              </w:rPr>
            </w:rPrChange>
          </w:rPr>
          <w:delInstrText>LP</w:delInstrText>
        </w:r>
        <w:r w:rsidR="00C159D3" w:rsidRPr="006E6534" w:rsidDel="008D162B">
          <w:rPr>
            <w:rFonts w:cs="Times New Roman"/>
            <w:color w:val="000000" w:themeColor="text1"/>
            <w:rPrChange w:id="8344" w:author="N F" w:date="2023-12-05T03:08:00Z">
              <w:rPr>
                <w:rFonts w:cs="Times New Roman"/>
              </w:rPr>
            </w:rPrChange>
          </w:rPr>
          <w:delInstrText xml:space="preserve"> </w:delInstrText>
        </w:r>
        <w:r w:rsidR="00C159D3" w:rsidRPr="006E6534" w:rsidDel="008D162B">
          <w:rPr>
            <w:rFonts w:cs="Times New Roman"/>
            <w:color w:val="000000" w:themeColor="text1"/>
            <w:lang w:val="en-US"/>
            <w:rPrChange w:id="8345" w:author="N F" w:date="2023-12-05T03:08:00Z">
              <w:rPr>
                <w:rFonts w:cs="Times New Roman"/>
                <w:lang w:val="en-US"/>
              </w:rPr>
            </w:rPrChange>
          </w:rPr>
          <w:delInstrText>Application</w:delInstrText>
        </w:r>
        <w:r w:rsidR="00C159D3" w:rsidRPr="006E6534" w:rsidDel="008D162B">
          <w:rPr>
            <w:rFonts w:cs="Times New Roman"/>
            <w:color w:val="000000" w:themeColor="text1"/>
            <w:rPrChange w:id="8346" w:author="N F" w:date="2023-12-05T03:08:00Z">
              <w:rPr>
                <w:rFonts w:cs="Times New Roman"/>
              </w:rPr>
            </w:rPrChange>
          </w:rPr>
          <w:delInstrText xml:space="preserve"> </w:delInstrText>
        </w:r>
        <w:r w:rsidR="00C159D3" w:rsidRPr="006E6534" w:rsidDel="008D162B">
          <w:rPr>
            <w:rFonts w:cs="Times New Roman"/>
            <w:color w:val="000000" w:themeColor="text1"/>
            <w:lang w:val="en-US"/>
            <w:rPrChange w:id="8347" w:author="N F" w:date="2023-12-05T03:08:00Z">
              <w:rPr>
                <w:rFonts w:cs="Times New Roman"/>
                <w:lang w:val="en-US"/>
              </w:rPr>
            </w:rPrChange>
          </w:rPr>
          <w:delInstrText>No</w:delInstrText>
        </w:r>
        <w:r w:rsidR="00C159D3" w:rsidRPr="006E6534" w:rsidDel="008D162B">
          <w:rPr>
            <w:rFonts w:cs="Times New Roman"/>
            <w:color w:val="000000" w:themeColor="text1"/>
            <w:rPrChange w:id="8348" w:author="N F" w:date="2023-12-05T03:08:00Z">
              <w:rPr>
                <w:rFonts w:cs="Times New Roman"/>
              </w:rPr>
            </w:rPrChange>
          </w:rPr>
          <w:delInstrText xml:space="preserve">.:  208065. </w:delInstrText>
        </w:r>
        <w:r w:rsidR="00C159D3" w:rsidRPr="006E6534" w:rsidDel="008D162B">
          <w:rPr>
            <w:rFonts w:cs="Times New Roman"/>
            <w:color w:val="000000" w:themeColor="text1"/>
            <w:lang w:val="en-US"/>
            <w:rPrChange w:id="8349" w:author="N F" w:date="2023-12-05T03:08:00Z">
              <w:rPr>
                <w:rFonts w:cs="Times New Roman"/>
                <w:lang w:val="en-US"/>
              </w:rPr>
            </w:rPrChange>
          </w:rPr>
          <w:delInstrText>Approval</w:delInstrText>
        </w:r>
        <w:r w:rsidR="00C159D3" w:rsidRPr="006E6534" w:rsidDel="008D162B">
          <w:rPr>
            <w:rFonts w:cs="Times New Roman"/>
            <w:color w:val="000000" w:themeColor="text1"/>
            <w:rPrChange w:id="8350" w:author="N F" w:date="2023-12-05T03:08:00Z">
              <w:rPr>
                <w:rFonts w:cs="Times New Roman"/>
              </w:rPr>
            </w:rPrChange>
          </w:rPr>
          <w:delInstrText xml:space="preserve"> </w:delInstrText>
        </w:r>
        <w:r w:rsidR="00C159D3" w:rsidRPr="006E6534" w:rsidDel="008D162B">
          <w:rPr>
            <w:rFonts w:cs="Times New Roman"/>
            <w:color w:val="000000" w:themeColor="text1"/>
            <w:lang w:val="en-US"/>
            <w:rPrChange w:id="8351" w:author="N F" w:date="2023-12-05T03:08:00Z">
              <w:rPr>
                <w:rFonts w:cs="Times New Roman"/>
                <w:lang w:val="en-US"/>
              </w:rPr>
            </w:rPrChange>
          </w:rPr>
          <w:delInstrText>Date</w:delInstrText>
        </w:r>
        <w:r w:rsidR="00C159D3" w:rsidRPr="006E6534" w:rsidDel="008D162B">
          <w:rPr>
            <w:rFonts w:cs="Times New Roman"/>
            <w:color w:val="000000" w:themeColor="text1"/>
            <w:rPrChange w:id="8352" w:author="N F" w:date="2023-12-05T03:08:00Z">
              <w:rPr>
                <w:rFonts w:cs="Times New Roman"/>
              </w:rPr>
            </w:rPrChange>
          </w:rPr>
          <w:delInstrText xml:space="preserve">: 11/13/2015. </w:delInstrText>
        </w:r>
        <w:r w:rsidR="00C159D3" w:rsidRPr="006E6534" w:rsidDel="008D162B">
          <w:rPr>
            <w:rFonts w:cs="Times New Roman"/>
            <w:color w:val="000000" w:themeColor="text1"/>
            <w:lang w:val="en-US"/>
            <w:rPrChange w:id="8353" w:author="N F" w:date="2023-12-05T03:08:00Z">
              <w:rPr>
                <w:rFonts w:cs="Times New Roman"/>
                <w:lang w:val="en-US"/>
              </w:rPr>
            </w:rPrChange>
          </w:rPr>
          <w:delInstrText>Pharmacology</w:delInstrText>
        </w:r>
        <w:r w:rsidR="00C159D3" w:rsidRPr="006E6534" w:rsidDel="008D162B">
          <w:rPr>
            <w:rFonts w:cs="Times New Roman"/>
            <w:color w:val="000000" w:themeColor="text1"/>
            <w:rPrChange w:id="8354" w:author="N F" w:date="2023-12-05T03:08:00Z">
              <w:rPr>
                <w:rFonts w:cs="Times New Roman"/>
              </w:rPr>
            </w:rPrChange>
          </w:rPr>
          <w:delInstrText xml:space="preserve"> </w:delInstrText>
        </w:r>
        <w:r w:rsidR="00C159D3" w:rsidRPr="006E6534" w:rsidDel="008D162B">
          <w:rPr>
            <w:rFonts w:cs="Times New Roman"/>
            <w:color w:val="000000" w:themeColor="text1"/>
            <w:lang w:val="en-US"/>
            <w:rPrChange w:id="8355" w:author="N F" w:date="2023-12-05T03:08:00Z">
              <w:rPr>
                <w:rFonts w:cs="Times New Roman"/>
                <w:lang w:val="en-US"/>
              </w:rPr>
            </w:rPrChange>
          </w:rPr>
          <w:delInstrText>Review</w:delInstrText>
        </w:r>
        <w:r w:rsidR="00C159D3" w:rsidRPr="006E6534" w:rsidDel="008D162B">
          <w:rPr>
            <w:rFonts w:cs="Times New Roman"/>
            <w:color w:val="000000" w:themeColor="text1"/>
            <w:rPrChange w:id="8356" w:author="N F" w:date="2023-12-05T03:08:00Z">
              <w:rPr>
                <w:rFonts w:cs="Times New Roman"/>
              </w:rPr>
            </w:rPrChange>
          </w:rPr>
          <w:delInstrText>","</w:delInstrText>
        </w:r>
        <w:r w:rsidR="00C159D3" w:rsidRPr="006E6534" w:rsidDel="008D162B">
          <w:rPr>
            <w:rFonts w:cs="Times New Roman"/>
            <w:color w:val="000000" w:themeColor="text1"/>
            <w:lang w:val="en-US"/>
            <w:rPrChange w:id="8357" w:author="N F" w:date="2023-12-05T03:08:00Z">
              <w:rPr>
                <w:rFonts w:cs="Times New Roman"/>
                <w:lang w:val="en-US"/>
              </w:rPr>
            </w:rPrChange>
          </w:rPr>
          <w:delInstrText>URL</w:delInstrText>
        </w:r>
        <w:r w:rsidR="00C159D3" w:rsidRPr="006E6534" w:rsidDel="008D162B">
          <w:rPr>
            <w:rFonts w:cs="Times New Roman"/>
            <w:color w:val="000000" w:themeColor="text1"/>
            <w:rPrChange w:id="8358" w:author="N F" w:date="2023-12-05T03:08:00Z">
              <w:rPr>
                <w:rFonts w:cs="Times New Roman"/>
              </w:rPr>
            </w:rPrChange>
          </w:rPr>
          <w:delInstrText>":"</w:delInstrText>
        </w:r>
        <w:r w:rsidR="00C159D3" w:rsidRPr="006E6534" w:rsidDel="008D162B">
          <w:rPr>
            <w:rFonts w:cs="Times New Roman"/>
            <w:color w:val="000000" w:themeColor="text1"/>
            <w:lang w:val="en-US"/>
            <w:rPrChange w:id="8359" w:author="N F" w:date="2023-12-05T03:08:00Z">
              <w:rPr>
                <w:rFonts w:cs="Times New Roman"/>
                <w:lang w:val="en-US"/>
              </w:rPr>
            </w:rPrChange>
          </w:rPr>
          <w:delInstrText>https</w:delInstrText>
        </w:r>
        <w:r w:rsidR="00C159D3" w:rsidRPr="006E6534" w:rsidDel="008D162B">
          <w:rPr>
            <w:rFonts w:cs="Times New Roman"/>
            <w:color w:val="000000" w:themeColor="text1"/>
            <w:rPrChange w:id="8360" w:author="N F" w:date="2023-12-05T03:08:00Z">
              <w:rPr>
                <w:rFonts w:cs="Times New Roman"/>
              </w:rPr>
            </w:rPrChange>
          </w:rPr>
          <w:delInstrText>://</w:delInstrText>
        </w:r>
        <w:r w:rsidR="00C159D3" w:rsidRPr="006E6534" w:rsidDel="008D162B">
          <w:rPr>
            <w:rFonts w:cs="Times New Roman"/>
            <w:color w:val="000000" w:themeColor="text1"/>
            <w:lang w:val="en-US"/>
            <w:rPrChange w:id="8361" w:author="N F" w:date="2023-12-05T03:08:00Z">
              <w:rPr>
                <w:rFonts w:cs="Times New Roman"/>
                <w:lang w:val="en-US"/>
              </w:rPr>
            </w:rPrChange>
          </w:rPr>
          <w:delInstrText>www</w:delInstrText>
        </w:r>
        <w:r w:rsidR="00C159D3" w:rsidRPr="006E6534" w:rsidDel="008D162B">
          <w:rPr>
            <w:rFonts w:cs="Times New Roman"/>
            <w:color w:val="000000" w:themeColor="text1"/>
            <w:rPrChange w:id="8362" w:author="N F" w:date="2023-12-05T03:08:00Z">
              <w:rPr>
                <w:rFonts w:cs="Times New Roman"/>
              </w:rPr>
            </w:rPrChange>
          </w:rPr>
          <w:delInstrText>.</w:delInstrText>
        </w:r>
        <w:r w:rsidR="00C159D3" w:rsidRPr="006E6534" w:rsidDel="008D162B">
          <w:rPr>
            <w:rFonts w:cs="Times New Roman"/>
            <w:color w:val="000000" w:themeColor="text1"/>
            <w:lang w:val="en-US"/>
            <w:rPrChange w:id="8363" w:author="N F" w:date="2023-12-05T03:08:00Z">
              <w:rPr>
                <w:rFonts w:cs="Times New Roman"/>
                <w:lang w:val="en-US"/>
              </w:rPr>
            </w:rPrChange>
          </w:rPr>
          <w:delInstrText>accessdata</w:delInstrText>
        </w:r>
        <w:r w:rsidR="00C159D3" w:rsidRPr="006E6534" w:rsidDel="008D162B">
          <w:rPr>
            <w:rFonts w:cs="Times New Roman"/>
            <w:color w:val="000000" w:themeColor="text1"/>
            <w:rPrChange w:id="8364" w:author="N F" w:date="2023-12-05T03:08:00Z">
              <w:rPr>
                <w:rFonts w:cs="Times New Roman"/>
              </w:rPr>
            </w:rPrChange>
          </w:rPr>
          <w:delInstrText>.</w:delInstrText>
        </w:r>
        <w:r w:rsidR="00C159D3" w:rsidRPr="006E6534" w:rsidDel="008D162B">
          <w:rPr>
            <w:rFonts w:cs="Times New Roman"/>
            <w:color w:val="000000" w:themeColor="text1"/>
            <w:lang w:val="en-US"/>
            <w:rPrChange w:id="8365" w:author="N F" w:date="2023-12-05T03:08:00Z">
              <w:rPr>
                <w:rFonts w:cs="Times New Roman"/>
                <w:lang w:val="en-US"/>
              </w:rPr>
            </w:rPrChange>
          </w:rPr>
          <w:delInstrText>fda</w:delInstrText>
        </w:r>
        <w:r w:rsidR="00C159D3" w:rsidRPr="006E6534" w:rsidDel="008D162B">
          <w:rPr>
            <w:rFonts w:cs="Times New Roman"/>
            <w:color w:val="000000" w:themeColor="text1"/>
            <w:rPrChange w:id="8366" w:author="N F" w:date="2023-12-05T03:08:00Z">
              <w:rPr>
                <w:rFonts w:cs="Times New Roman"/>
              </w:rPr>
            </w:rPrChange>
          </w:rPr>
          <w:delInstrText>.</w:delInstrText>
        </w:r>
        <w:r w:rsidR="00C159D3" w:rsidRPr="006E6534" w:rsidDel="008D162B">
          <w:rPr>
            <w:rFonts w:cs="Times New Roman"/>
            <w:color w:val="000000" w:themeColor="text1"/>
            <w:lang w:val="en-US"/>
            <w:rPrChange w:id="8367" w:author="N F" w:date="2023-12-05T03:08:00Z">
              <w:rPr>
                <w:rFonts w:cs="Times New Roman"/>
                <w:lang w:val="en-US"/>
              </w:rPr>
            </w:rPrChange>
          </w:rPr>
          <w:delInstrText>gov</w:delInstrText>
        </w:r>
        <w:r w:rsidR="00C159D3" w:rsidRPr="006E6534" w:rsidDel="008D162B">
          <w:rPr>
            <w:rFonts w:cs="Times New Roman"/>
            <w:color w:val="000000" w:themeColor="text1"/>
            <w:rPrChange w:id="8368" w:author="N F" w:date="2023-12-05T03:08:00Z">
              <w:rPr>
                <w:rFonts w:cs="Times New Roman"/>
              </w:rPr>
            </w:rPrChange>
          </w:rPr>
          <w:delInstrText>/</w:delInstrText>
        </w:r>
        <w:r w:rsidR="00C159D3" w:rsidRPr="006E6534" w:rsidDel="008D162B">
          <w:rPr>
            <w:rFonts w:cs="Times New Roman"/>
            <w:color w:val="000000" w:themeColor="text1"/>
            <w:lang w:val="en-US"/>
            <w:rPrChange w:id="8369" w:author="N F" w:date="2023-12-05T03:08:00Z">
              <w:rPr>
                <w:rFonts w:cs="Times New Roman"/>
                <w:lang w:val="en-US"/>
              </w:rPr>
            </w:rPrChange>
          </w:rPr>
          <w:delInstrText>drugsatfda</w:delInstrText>
        </w:r>
        <w:r w:rsidR="00C159D3" w:rsidRPr="006E6534" w:rsidDel="008D162B">
          <w:rPr>
            <w:rFonts w:cs="Times New Roman"/>
            <w:color w:val="000000" w:themeColor="text1"/>
            <w:rPrChange w:id="8370" w:author="N F" w:date="2023-12-05T03:08:00Z">
              <w:rPr>
                <w:rFonts w:cs="Times New Roman"/>
              </w:rPr>
            </w:rPrChange>
          </w:rPr>
          <w:delInstrText>_</w:delInstrText>
        </w:r>
        <w:r w:rsidR="00C159D3" w:rsidRPr="006E6534" w:rsidDel="008D162B">
          <w:rPr>
            <w:rFonts w:cs="Times New Roman"/>
            <w:color w:val="000000" w:themeColor="text1"/>
            <w:lang w:val="en-US"/>
            <w:rPrChange w:id="8371" w:author="N F" w:date="2023-12-05T03:08:00Z">
              <w:rPr>
                <w:rFonts w:cs="Times New Roman"/>
                <w:lang w:val="en-US"/>
              </w:rPr>
            </w:rPrChange>
          </w:rPr>
          <w:delInstrText>docs</w:delInstrText>
        </w:r>
        <w:r w:rsidR="00C159D3" w:rsidRPr="006E6534" w:rsidDel="008D162B">
          <w:rPr>
            <w:rFonts w:cs="Times New Roman"/>
            <w:color w:val="000000" w:themeColor="text1"/>
            <w:rPrChange w:id="8372" w:author="N F" w:date="2023-12-05T03:08:00Z">
              <w:rPr>
                <w:rFonts w:cs="Times New Roman"/>
              </w:rPr>
            </w:rPrChange>
          </w:rPr>
          <w:delInstrText>/</w:delInstrText>
        </w:r>
        <w:r w:rsidR="00C159D3" w:rsidRPr="006E6534" w:rsidDel="008D162B">
          <w:rPr>
            <w:rFonts w:cs="Times New Roman"/>
            <w:color w:val="000000" w:themeColor="text1"/>
            <w:lang w:val="en-US"/>
            <w:rPrChange w:id="8373" w:author="N F" w:date="2023-12-05T03:08:00Z">
              <w:rPr>
                <w:rFonts w:cs="Times New Roman"/>
                <w:lang w:val="en-US"/>
              </w:rPr>
            </w:rPrChange>
          </w:rPr>
          <w:delInstrText>nda</w:delInstrText>
        </w:r>
        <w:r w:rsidR="00C159D3" w:rsidRPr="006E6534" w:rsidDel="008D162B">
          <w:rPr>
            <w:rFonts w:cs="Times New Roman"/>
            <w:color w:val="000000" w:themeColor="text1"/>
            <w:rPrChange w:id="8374" w:author="N F" w:date="2023-12-05T03:08:00Z">
              <w:rPr>
                <w:rFonts w:cs="Times New Roman"/>
              </w:rPr>
            </w:rPrChange>
          </w:rPr>
          <w:delInstrText>/2015/208065</w:delInstrText>
        </w:r>
        <w:r w:rsidR="00C159D3" w:rsidRPr="006E6534" w:rsidDel="008D162B">
          <w:rPr>
            <w:rFonts w:cs="Times New Roman"/>
            <w:color w:val="000000" w:themeColor="text1"/>
            <w:lang w:val="en-US"/>
            <w:rPrChange w:id="8375" w:author="N F" w:date="2023-12-05T03:08:00Z">
              <w:rPr>
                <w:rFonts w:cs="Times New Roman"/>
                <w:lang w:val="en-US"/>
              </w:rPr>
            </w:rPrChange>
          </w:rPr>
          <w:delInstrText>Orig</w:delInstrText>
        </w:r>
        <w:r w:rsidR="00C159D3" w:rsidRPr="006E6534" w:rsidDel="008D162B">
          <w:rPr>
            <w:rFonts w:cs="Times New Roman"/>
            <w:color w:val="000000" w:themeColor="text1"/>
            <w:rPrChange w:id="8376" w:author="N F" w:date="2023-12-05T03:08:00Z">
              <w:rPr>
                <w:rFonts w:cs="Times New Roman"/>
              </w:rPr>
            </w:rPrChange>
          </w:rPr>
          <w:delInstrText>1</w:delInstrText>
        </w:r>
        <w:r w:rsidR="00C159D3" w:rsidRPr="006E6534" w:rsidDel="008D162B">
          <w:rPr>
            <w:rFonts w:cs="Times New Roman"/>
            <w:color w:val="000000" w:themeColor="text1"/>
            <w:lang w:val="en-US"/>
            <w:rPrChange w:id="8377" w:author="N F" w:date="2023-12-05T03:08:00Z">
              <w:rPr>
                <w:rFonts w:cs="Times New Roman"/>
                <w:lang w:val="en-US"/>
              </w:rPr>
            </w:rPrChange>
          </w:rPr>
          <w:delInstrText>s</w:delInstrText>
        </w:r>
        <w:r w:rsidR="00C159D3" w:rsidRPr="006E6534" w:rsidDel="008D162B">
          <w:rPr>
            <w:rFonts w:cs="Times New Roman"/>
            <w:color w:val="000000" w:themeColor="text1"/>
            <w:rPrChange w:id="8378" w:author="N F" w:date="2023-12-05T03:08:00Z">
              <w:rPr>
                <w:rFonts w:cs="Times New Roman"/>
              </w:rPr>
            </w:rPrChange>
          </w:rPr>
          <w:delInstrText>000</w:delInstrText>
        </w:r>
        <w:r w:rsidR="00C159D3" w:rsidRPr="006E6534" w:rsidDel="008D162B">
          <w:rPr>
            <w:rFonts w:cs="Times New Roman"/>
            <w:color w:val="000000" w:themeColor="text1"/>
            <w:lang w:val="en-US"/>
            <w:rPrChange w:id="8379" w:author="N F" w:date="2023-12-05T03:08:00Z">
              <w:rPr>
                <w:rFonts w:cs="Times New Roman"/>
                <w:lang w:val="en-US"/>
              </w:rPr>
            </w:rPrChange>
          </w:rPr>
          <w:delInstrText>TOC</w:delInstrText>
        </w:r>
        <w:r w:rsidR="00C159D3" w:rsidRPr="006E6534" w:rsidDel="008D162B">
          <w:rPr>
            <w:rFonts w:cs="Times New Roman"/>
            <w:color w:val="000000" w:themeColor="text1"/>
            <w:rPrChange w:id="8380" w:author="N F" w:date="2023-12-05T03:08:00Z">
              <w:rPr>
                <w:rFonts w:cs="Times New Roman"/>
              </w:rPr>
            </w:rPrChange>
          </w:rPr>
          <w:delInstrText>.</w:delInstrText>
        </w:r>
        <w:r w:rsidR="00C159D3" w:rsidRPr="006E6534" w:rsidDel="008D162B">
          <w:rPr>
            <w:rFonts w:cs="Times New Roman"/>
            <w:color w:val="000000" w:themeColor="text1"/>
            <w:lang w:val="en-US"/>
            <w:rPrChange w:id="8381" w:author="N F" w:date="2023-12-05T03:08:00Z">
              <w:rPr>
                <w:rFonts w:cs="Times New Roman"/>
                <w:lang w:val="en-US"/>
              </w:rPr>
            </w:rPrChange>
          </w:rPr>
          <w:delInstrText>cfm</w:delInstrText>
        </w:r>
        <w:r w:rsidR="00C159D3" w:rsidRPr="006E6534" w:rsidDel="008D162B">
          <w:rPr>
            <w:rFonts w:cs="Times New Roman"/>
            <w:color w:val="000000" w:themeColor="text1"/>
            <w:rPrChange w:id="8382" w:author="N F" w:date="2023-12-05T03:08:00Z">
              <w:rPr>
                <w:rFonts w:cs="Times New Roman"/>
              </w:rPr>
            </w:rPrChange>
          </w:rPr>
          <w:delInstrText>","</w:delInstrText>
        </w:r>
        <w:r w:rsidR="00C159D3" w:rsidRPr="006E6534" w:rsidDel="008D162B">
          <w:rPr>
            <w:rFonts w:cs="Times New Roman"/>
            <w:color w:val="000000" w:themeColor="text1"/>
            <w:lang w:val="en-US"/>
            <w:rPrChange w:id="8383" w:author="N F" w:date="2023-12-05T03:08:00Z">
              <w:rPr>
                <w:rFonts w:cs="Times New Roman"/>
                <w:lang w:val="en-US"/>
              </w:rPr>
            </w:rPrChange>
          </w:rPr>
          <w:delInstrText>accessed</w:delInstrText>
        </w:r>
        <w:r w:rsidR="00C159D3" w:rsidRPr="006E6534" w:rsidDel="008D162B">
          <w:rPr>
            <w:rFonts w:cs="Times New Roman"/>
            <w:color w:val="000000" w:themeColor="text1"/>
            <w:rPrChange w:id="8384" w:author="N F" w:date="2023-12-05T03:08:00Z">
              <w:rPr>
                <w:rFonts w:cs="Times New Roman"/>
              </w:rPr>
            </w:rPrChange>
          </w:rPr>
          <w:delInstrText>":{"</w:delInstrText>
        </w:r>
        <w:r w:rsidR="00C159D3" w:rsidRPr="006E6534" w:rsidDel="008D162B">
          <w:rPr>
            <w:rFonts w:cs="Times New Roman"/>
            <w:color w:val="000000" w:themeColor="text1"/>
            <w:lang w:val="en-US"/>
            <w:rPrChange w:id="8385" w:author="N F" w:date="2023-12-05T03:08:00Z">
              <w:rPr>
                <w:rFonts w:cs="Times New Roman"/>
                <w:lang w:val="en-US"/>
              </w:rPr>
            </w:rPrChange>
          </w:rPr>
          <w:delInstrText>date</w:delInstrText>
        </w:r>
        <w:r w:rsidR="00C159D3" w:rsidRPr="006E6534" w:rsidDel="008D162B">
          <w:rPr>
            <w:rFonts w:cs="Times New Roman"/>
            <w:color w:val="000000" w:themeColor="text1"/>
            <w:rPrChange w:id="8386" w:author="N F" w:date="2023-12-05T03:08:00Z">
              <w:rPr>
                <w:rFonts w:cs="Times New Roman"/>
              </w:rPr>
            </w:rPrChange>
          </w:rPr>
          <w:delInstrText>-</w:delInstrText>
        </w:r>
        <w:r w:rsidR="00C159D3" w:rsidRPr="006E6534" w:rsidDel="008D162B">
          <w:rPr>
            <w:rFonts w:cs="Times New Roman"/>
            <w:color w:val="000000" w:themeColor="text1"/>
            <w:lang w:val="en-US"/>
            <w:rPrChange w:id="8387" w:author="N F" w:date="2023-12-05T03:08:00Z">
              <w:rPr>
                <w:rFonts w:cs="Times New Roman"/>
                <w:lang w:val="en-US"/>
              </w:rPr>
            </w:rPrChange>
          </w:rPr>
          <w:delInstrText>parts</w:delInstrText>
        </w:r>
        <w:r w:rsidR="00C159D3" w:rsidRPr="006E6534" w:rsidDel="008D162B">
          <w:rPr>
            <w:rFonts w:cs="Times New Roman"/>
            <w:color w:val="000000" w:themeColor="text1"/>
            <w:rPrChange w:id="8388" w:author="N F" w:date="2023-12-05T03:08:00Z">
              <w:rPr>
                <w:rFonts w:cs="Times New Roman"/>
              </w:rPr>
            </w:rPrChange>
          </w:rPr>
          <w:delInstrText>":[["2022",8,2]]}}}],"</w:delInstrText>
        </w:r>
        <w:r w:rsidR="00C159D3" w:rsidRPr="006E6534" w:rsidDel="008D162B">
          <w:rPr>
            <w:rFonts w:cs="Times New Roman"/>
            <w:color w:val="000000" w:themeColor="text1"/>
            <w:lang w:val="en-US"/>
            <w:rPrChange w:id="8389" w:author="N F" w:date="2023-12-05T03:08:00Z">
              <w:rPr>
                <w:rFonts w:cs="Times New Roman"/>
                <w:lang w:val="en-US"/>
              </w:rPr>
            </w:rPrChange>
          </w:rPr>
          <w:delInstrText>schema</w:delInstrText>
        </w:r>
        <w:r w:rsidR="00C159D3" w:rsidRPr="006E6534" w:rsidDel="008D162B">
          <w:rPr>
            <w:rFonts w:cs="Times New Roman"/>
            <w:color w:val="000000" w:themeColor="text1"/>
            <w:rPrChange w:id="8390" w:author="N F" w:date="2023-12-05T03:08:00Z">
              <w:rPr>
                <w:rFonts w:cs="Times New Roman"/>
              </w:rPr>
            </w:rPrChange>
          </w:rPr>
          <w:delInstrText>":"</w:delInstrText>
        </w:r>
        <w:r w:rsidR="00C159D3" w:rsidRPr="006E6534" w:rsidDel="008D162B">
          <w:rPr>
            <w:rFonts w:cs="Times New Roman"/>
            <w:color w:val="000000" w:themeColor="text1"/>
            <w:lang w:val="en-US"/>
            <w:rPrChange w:id="8391" w:author="N F" w:date="2023-12-05T03:08:00Z">
              <w:rPr>
                <w:rFonts w:cs="Times New Roman"/>
                <w:lang w:val="en-US"/>
              </w:rPr>
            </w:rPrChange>
          </w:rPr>
          <w:delInstrText>https</w:delInstrText>
        </w:r>
        <w:r w:rsidR="00C159D3" w:rsidRPr="006E6534" w:rsidDel="008D162B">
          <w:rPr>
            <w:rFonts w:cs="Times New Roman"/>
            <w:color w:val="000000" w:themeColor="text1"/>
            <w:rPrChange w:id="8392" w:author="N F" w:date="2023-12-05T03:08:00Z">
              <w:rPr>
                <w:rFonts w:cs="Times New Roman"/>
              </w:rPr>
            </w:rPrChange>
          </w:rPr>
          <w:delInstrText>://</w:delInstrText>
        </w:r>
        <w:r w:rsidR="00C159D3" w:rsidRPr="006E6534" w:rsidDel="008D162B">
          <w:rPr>
            <w:rFonts w:cs="Times New Roman"/>
            <w:color w:val="000000" w:themeColor="text1"/>
            <w:lang w:val="en-US"/>
            <w:rPrChange w:id="8393" w:author="N F" w:date="2023-12-05T03:08:00Z">
              <w:rPr>
                <w:rFonts w:cs="Times New Roman"/>
                <w:lang w:val="en-US"/>
              </w:rPr>
            </w:rPrChange>
          </w:rPr>
          <w:delInstrText>github</w:delInstrText>
        </w:r>
        <w:r w:rsidR="00C159D3" w:rsidRPr="006E6534" w:rsidDel="008D162B">
          <w:rPr>
            <w:rFonts w:cs="Times New Roman"/>
            <w:color w:val="000000" w:themeColor="text1"/>
            <w:rPrChange w:id="8394" w:author="N F" w:date="2023-12-05T03:08:00Z">
              <w:rPr>
                <w:rFonts w:cs="Times New Roman"/>
              </w:rPr>
            </w:rPrChange>
          </w:rPr>
          <w:delInstrText>.</w:delInstrText>
        </w:r>
        <w:r w:rsidR="00C159D3" w:rsidRPr="006E6534" w:rsidDel="008D162B">
          <w:rPr>
            <w:rFonts w:cs="Times New Roman"/>
            <w:color w:val="000000" w:themeColor="text1"/>
            <w:lang w:val="en-US"/>
            <w:rPrChange w:id="8395" w:author="N F" w:date="2023-12-05T03:08:00Z">
              <w:rPr>
                <w:rFonts w:cs="Times New Roman"/>
                <w:lang w:val="en-US"/>
              </w:rPr>
            </w:rPrChange>
          </w:rPr>
          <w:delInstrText>com</w:delInstrText>
        </w:r>
        <w:r w:rsidR="00C159D3" w:rsidRPr="006E6534" w:rsidDel="008D162B">
          <w:rPr>
            <w:rFonts w:cs="Times New Roman"/>
            <w:color w:val="000000" w:themeColor="text1"/>
            <w:rPrChange w:id="8396" w:author="N F" w:date="2023-12-05T03:08:00Z">
              <w:rPr>
                <w:rFonts w:cs="Times New Roman"/>
              </w:rPr>
            </w:rPrChange>
          </w:rPr>
          <w:delInstrText>/</w:delInstrText>
        </w:r>
        <w:r w:rsidR="00C159D3" w:rsidRPr="006E6534" w:rsidDel="008D162B">
          <w:rPr>
            <w:rFonts w:cs="Times New Roman"/>
            <w:color w:val="000000" w:themeColor="text1"/>
            <w:lang w:val="en-US"/>
            <w:rPrChange w:id="8397" w:author="N F" w:date="2023-12-05T03:08:00Z">
              <w:rPr>
                <w:rFonts w:cs="Times New Roman"/>
                <w:lang w:val="en-US"/>
              </w:rPr>
            </w:rPrChange>
          </w:rPr>
          <w:delInstrText>citation</w:delInstrText>
        </w:r>
        <w:r w:rsidR="00C159D3" w:rsidRPr="006E6534" w:rsidDel="008D162B">
          <w:rPr>
            <w:rFonts w:cs="Times New Roman"/>
            <w:color w:val="000000" w:themeColor="text1"/>
            <w:rPrChange w:id="8398" w:author="N F" w:date="2023-12-05T03:08:00Z">
              <w:rPr>
                <w:rFonts w:cs="Times New Roman"/>
              </w:rPr>
            </w:rPrChange>
          </w:rPr>
          <w:delInstrText>-</w:delInstrText>
        </w:r>
        <w:r w:rsidR="00C159D3" w:rsidRPr="006E6534" w:rsidDel="008D162B">
          <w:rPr>
            <w:rFonts w:cs="Times New Roman"/>
            <w:color w:val="000000" w:themeColor="text1"/>
            <w:lang w:val="en-US"/>
            <w:rPrChange w:id="8399" w:author="N F" w:date="2023-12-05T03:08:00Z">
              <w:rPr>
                <w:rFonts w:cs="Times New Roman"/>
                <w:lang w:val="en-US"/>
              </w:rPr>
            </w:rPrChange>
          </w:rPr>
          <w:delInstrText>style</w:delInstrText>
        </w:r>
        <w:r w:rsidR="00C159D3" w:rsidRPr="006E6534" w:rsidDel="008D162B">
          <w:rPr>
            <w:rFonts w:cs="Times New Roman"/>
            <w:color w:val="000000" w:themeColor="text1"/>
            <w:rPrChange w:id="8400" w:author="N F" w:date="2023-12-05T03:08:00Z">
              <w:rPr>
                <w:rFonts w:cs="Times New Roman"/>
              </w:rPr>
            </w:rPrChange>
          </w:rPr>
          <w:delInstrText>-</w:delInstrText>
        </w:r>
        <w:r w:rsidR="00C159D3" w:rsidRPr="006E6534" w:rsidDel="008D162B">
          <w:rPr>
            <w:rFonts w:cs="Times New Roman"/>
            <w:color w:val="000000" w:themeColor="text1"/>
            <w:lang w:val="en-US"/>
            <w:rPrChange w:id="8401" w:author="N F" w:date="2023-12-05T03:08:00Z">
              <w:rPr>
                <w:rFonts w:cs="Times New Roman"/>
                <w:lang w:val="en-US"/>
              </w:rPr>
            </w:rPrChange>
          </w:rPr>
          <w:delInstrText>language</w:delInstrText>
        </w:r>
        <w:r w:rsidR="00C159D3" w:rsidRPr="006E6534" w:rsidDel="008D162B">
          <w:rPr>
            <w:rFonts w:cs="Times New Roman"/>
            <w:color w:val="000000" w:themeColor="text1"/>
            <w:rPrChange w:id="8402" w:author="N F" w:date="2023-12-05T03:08:00Z">
              <w:rPr>
                <w:rFonts w:cs="Times New Roman"/>
              </w:rPr>
            </w:rPrChange>
          </w:rPr>
          <w:delInstrText>/</w:delInstrText>
        </w:r>
        <w:r w:rsidR="00C159D3" w:rsidRPr="006E6534" w:rsidDel="008D162B">
          <w:rPr>
            <w:rFonts w:cs="Times New Roman"/>
            <w:color w:val="000000" w:themeColor="text1"/>
            <w:lang w:val="en-US"/>
            <w:rPrChange w:id="8403" w:author="N F" w:date="2023-12-05T03:08:00Z">
              <w:rPr>
                <w:rFonts w:cs="Times New Roman"/>
                <w:lang w:val="en-US"/>
              </w:rPr>
            </w:rPrChange>
          </w:rPr>
          <w:delInstrText>schema</w:delInstrText>
        </w:r>
        <w:r w:rsidR="00C159D3" w:rsidRPr="006E6534" w:rsidDel="008D162B">
          <w:rPr>
            <w:rFonts w:cs="Times New Roman"/>
            <w:color w:val="000000" w:themeColor="text1"/>
            <w:rPrChange w:id="8404" w:author="N F" w:date="2023-12-05T03:08:00Z">
              <w:rPr>
                <w:rFonts w:cs="Times New Roman"/>
              </w:rPr>
            </w:rPrChange>
          </w:rPr>
          <w:delInstrText>/</w:delInstrText>
        </w:r>
        <w:r w:rsidR="00C159D3" w:rsidRPr="006E6534" w:rsidDel="008D162B">
          <w:rPr>
            <w:rFonts w:cs="Times New Roman"/>
            <w:color w:val="000000" w:themeColor="text1"/>
            <w:lang w:val="en-US"/>
            <w:rPrChange w:id="8405" w:author="N F" w:date="2023-12-05T03:08:00Z">
              <w:rPr>
                <w:rFonts w:cs="Times New Roman"/>
                <w:lang w:val="en-US"/>
              </w:rPr>
            </w:rPrChange>
          </w:rPr>
          <w:delInstrText>raw</w:delInstrText>
        </w:r>
        <w:r w:rsidR="00C159D3" w:rsidRPr="006E6534" w:rsidDel="008D162B">
          <w:rPr>
            <w:rFonts w:cs="Times New Roman"/>
            <w:color w:val="000000" w:themeColor="text1"/>
            <w:rPrChange w:id="8406" w:author="N F" w:date="2023-12-05T03:08:00Z">
              <w:rPr>
                <w:rFonts w:cs="Times New Roman"/>
              </w:rPr>
            </w:rPrChange>
          </w:rPr>
          <w:delInstrText>/</w:delInstrText>
        </w:r>
        <w:r w:rsidR="00C159D3" w:rsidRPr="006E6534" w:rsidDel="008D162B">
          <w:rPr>
            <w:rFonts w:cs="Times New Roman"/>
            <w:color w:val="000000" w:themeColor="text1"/>
            <w:lang w:val="en-US"/>
            <w:rPrChange w:id="8407" w:author="N F" w:date="2023-12-05T03:08:00Z">
              <w:rPr>
                <w:rFonts w:cs="Times New Roman"/>
                <w:lang w:val="en-US"/>
              </w:rPr>
            </w:rPrChange>
          </w:rPr>
          <w:delInstrText>master</w:delInstrText>
        </w:r>
        <w:r w:rsidR="00C159D3" w:rsidRPr="006E6534" w:rsidDel="008D162B">
          <w:rPr>
            <w:rFonts w:cs="Times New Roman"/>
            <w:color w:val="000000" w:themeColor="text1"/>
            <w:rPrChange w:id="8408" w:author="N F" w:date="2023-12-05T03:08:00Z">
              <w:rPr>
                <w:rFonts w:cs="Times New Roman"/>
              </w:rPr>
            </w:rPrChange>
          </w:rPr>
          <w:delInstrText>/</w:delInstrText>
        </w:r>
        <w:r w:rsidR="00C159D3" w:rsidRPr="006E6534" w:rsidDel="008D162B">
          <w:rPr>
            <w:rFonts w:cs="Times New Roman"/>
            <w:color w:val="000000" w:themeColor="text1"/>
            <w:lang w:val="en-US"/>
            <w:rPrChange w:id="8409" w:author="N F" w:date="2023-12-05T03:08:00Z">
              <w:rPr>
                <w:rFonts w:cs="Times New Roman"/>
                <w:lang w:val="en-US"/>
              </w:rPr>
            </w:rPrChange>
          </w:rPr>
          <w:delInstrText>csl</w:delInstrText>
        </w:r>
        <w:r w:rsidR="00C159D3" w:rsidRPr="006E6534" w:rsidDel="008D162B">
          <w:rPr>
            <w:rFonts w:cs="Times New Roman"/>
            <w:color w:val="000000" w:themeColor="text1"/>
            <w:rPrChange w:id="8410" w:author="N F" w:date="2023-12-05T03:08:00Z">
              <w:rPr>
                <w:rFonts w:cs="Times New Roman"/>
              </w:rPr>
            </w:rPrChange>
          </w:rPr>
          <w:delInstrText>-</w:delInstrText>
        </w:r>
        <w:r w:rsidR="00C159D3" w:rsidRPr="006E6534" w:rsidDel="008D162B">
          <w:rPr>
            <w:rFonts w:cs="Times New Roman"/>
            <w:color w:val="000000" w:themeColor="text1"/>
            <w:lang w:val="en-US"/>
            <w:rPrChange w:id="8411" w:author="N F" w:date="2023-12-05T03:08:00Z">
              <w:rPr>
                <w:rFonts w:cs="Times New Roman"/>
                <w:lang w:val="en-US"/>
              </w:rPr>
            </w:rPrChange>
          </w:rPr>
          <w:delInstrText>citation</w:delInstrText>
        </w:r>
        <w:r w:rsidR="00C159D3" w:rsidRPr="006E6534" w:rsidDel="008D162B">
          <w:rPr>
            <w:rFonts w:cs="Times New Roman"/>
            <w:color w:val="000000" w:themeColor="text1"/>
            <w:rPrChange w:id="8412" w:author="N F" w:date="2023-12-05T03:08:00Z">
              <w:rPr>
                <w:rFonts w:cs="Times New Roman"/>
              </w:rPr>
            </w:rPrChange>
          </w:rPr>
          <w:delInstrText>.</w:delInstrText>
        </w:r>
        <w:r w:rsidR="00C159D3" w:rsidRPr="006E6534" w:rsidDel="008D162B">
          <w:rPr>
            <w:rFonts w:cs="Times New Roman"/>
            <w:color w:val="000000" w:themeColor="text1"/>
            <w:lang w:val="en-US"/>
            <w:rPrChange w:id="8413" w:author="N F" w:date="2023-12-05T03:08:00Z">
              <w:rPr>
                <w:rFonts w:cs="Times New Roman"/>
                <w:lang w:val="en-US"/>
              </w:rPr>
            </w:rPrChange>
          </w:rPr>
          <w:delInstrText>json</w:delInstrText>
        </w:r>
        <w:r w:rsidR="00C159D3" w:rsidRPr="006E6534" w:rsidDel="008D162B">
          <w:rPr>
            <w:rFonts w:cs="Times New Roman"/>
            <w:color w:val="000000" w:themeColor="text1"/>
            <w:rPrChange w:id="8414" w:author="N F" w:date="2023-12-05T03:08:00Z">
              <w:rPr>
                <w:rFonts w:cs="Times New Roman"/>
              </w:rPr>
            </w:rPrChange>
          </w:rPr>
          <w:delInstrText xml:space="preserve">"} </w:delInstrText>
        </w:r>
        <w:r w:rsidR="00C159D3" w:rsidRPr="006E6534" w:rsidDel="008D162B">
          <w:rPr>
            <w:rFonts w:cs="Times New Roman"/>
            <w:color w:val="000000" w:themeColor="text1"/>
            <w:lang w:val="en-US"/>
            <w:rPrChange w:id="8415" w:author="N F" w:date="2023-12-05T03:08:00Z">
              <w:rPr>
                <w:rFonts w:cs="Times New Roman"/>
                <w:lang w:val="en-US"/>
              </w:rPr>
            </w:rPrChange>
          </w:rPr>
          <w:fldChar w:fldCharType="separate"/>
        </w:r>
        <w:r w:rsidR="00C159D3" w:rsidRPr="006E6534" w:rsidDel="008D162B">
          <w:rPr>
            <w:rFonts w:cs="Times New Roman"/>
            <w:color w:val="000000" w:themeColor="text1"/>
            <w:rPrChange w:id="8416" w:author="N F" w:date="2023-12-05T03:08:00Z">
              <w:rPr>
                <w:rFonts w:cs="Times New Roman"/>
              </w:rPr>
            </w:rPrChange>
          </w:rPr>
          <w:delText>(6)</w:delText>
        </w:r>
        <w:r w:rsidR="00C159D3" w:rsidRPr="006E6534" w:rsidDel="008D162B">
          <w:rPr>
            <w:rFonts w:cs="Times New Roman"/>
            <w:color w:val="000000" w:themeColor="text1"/>
            <w:lang w:val="en-US"/>
            <w:rPrChange w:id="8417" w:author="N F" w:date="2023-12-05T03:08:00Z">
              <w:rPr>
                <w:rFonts w:cs="Times New Roman"/>
                <w:lang w:val="en-US"/>
              </w:rPr>
            </w:rPrChange>
          </w:rPr>
          <w:fldChar w:fldCharType="end"/>
        </w:r>
      </w:del>
      <w:r w:rsidR="00C159D3" w:rsidRPr="006E6534">
        <w:rPr>
          <w:rFonts w:cs="Times New Roman"/>
          <w:color w:val="000000" w:themeColor="text1"/>
          <w:rPrChange w:id="8418" w:author="N F" w:date="2023-12-05T03:08:00Z">
            <w:rPr>
              <w:rFonts w:cs="Times New Roman"/>
            </w:rPr>
          </w:rPrChange>
        </w:rPr>
        <w:t>.</w:t>
      </w:r>
    </w:p>
    <w:p w14:paraId="004534D6" w14:textId="77777777" w:rsidR="00D269B6" w:rsidRPr="006E6534" w:rsidRDefault="00D269B6">
      <w:pPr>
        <w:pStyle w:val="SDText"/>
        <w:spacing w:after="0"/>
        <w:rPr>
          <w:rFonts w:cs="Times New Roman"/>
          <w:color w:val="000000" w:themeColor="text1"/>
          <w:rPrChange w:id="8419" w:author="N F" w:date="2023-12-05T03:08:00Z">
            <w:rPr>
              <w:rFonts w:cs="Times New Roman"/>
            </w:rPr>
          </w:rPrChange>
        </w:rPr>
        <w:pPrChange w:id="8420" w:author="Barshadskaya, Yuliya" w:date="2024-01-13T19:25:00Z">
          <w:pPr>
            <w:pStyle w:val="SDText"/>
          </w:pPr>
        </w:pPrChange>
      </w:pPr>
    </w:p>
    <w:p w14:paraId="18E9187C" w14:textId="1C78839E" w:rsidR="00C23DE4" w:rsidRPr="006E6534" w:rsidRDefault="008D162B">
      <w:pPr>
        <w:pStyle w:val="3"/>
        <w:numPr>
          <w:ilvl w:val="0"/>
          <w:numId w:val="0"/>
        </w:numPr>
        <w:spacing w:line="240" w:lineRule="auto"/>
        <w:rPr>
          <w:rFonts w:cs="Times New Roman"/>
          <w:sz w:val="24"/>
          <w:rPrChange w:id="8421" w:author="N F" w:date="2023-12-05T03:08:00Z">
            <w:rPr/>
          </w:rPrChange>
        </w:rPr>
        <w:pPrChange w:id="8422" w:author="Barshadskaya, Yuliya" w:date="2024-01-13T19:25:00Z">
          <w:pPr>
            <w:pStyle w:val="3"/>
          </w:pPr>
        </w:pPrChange>
      </w:pPr>
      <w:bookmarkStart w:id="8423" w:name="_Toc115733013"/>
      <w:ins w:id="8424" w:author="Barshadskaya, Yuliya" w:date="2024-01-13T19:25:00Z">
        <w:r>
          <w:rPr>
            <w:rFonts w:cs="Times New Roman"/>
            <w:sz w:val="24"/>
          </w:rPr>
          <w:t xml:space="preserve">3.1.5. </w:t>
        </w:r>
      </w:ins>
      <w:r w:rsidR="00C23DE4" w:rsidRPr="006E6534">
        <w:rPr>
          <w:rFonts w:cs="Times New Roman"/>
          <w:sz w:val="24"/>
          <w:rPrChange w:id="8425" w:author="N F" w:date="2023-12-05T03:08:00Z">
            <w:rPr/>
          </w:rPrChange>
        </w:rPr>
        <w:t>Фармакодинамические лекарственные взаимодействия</w:t>
      </w:r>
      <w:bookmarkEnd w:id="8423"/>
    </w:p>
    <w:p w14:paraId="1E80C144" w14:textId="0FDF5AC6" w:rsidR="0055299E" w:rsidRPr="006E6534" w:rsidRDefault="0055299E">
      <w:pPr>
        <w:pStyle w:val="SDText"/>
        <w:spacing w:after="0"/>
        <w:rPr>
          <w:rFonts w:cs="Times New Roman"/>
          <w:color w:val="000000" w:themeColor="text1"/>
          <w:rPrChange w:id="8426" w:author="N F" w:date="2023-12-05T03:08:00Z">
            <w:rPr>
              <w:rFonts w:cs="Times New Roman"/>
            </w:rPr>
          </w:rPrChange>
        </w:rPr>
        <w:pPrChange w:id="8427" w:author="Barshadskaya, Yuliya" w:date="2024-01-13T19:27:00Z">
          <w:pPr>
            <w:pStyle w:val="SDText"/>
          </w:pPr>
        </w:pPrChange>
      </w:pPr>
      <w:r w:rsidRPr="006E6534">
        <w:rPr>
          <w:rFonts w:cs="Times New Roman"/>
          <w:color w:val="000000" w:themeColor="text1"/>
          <w:lang w:val="en-US"/>
          <w:rPrChange w:id="8428" w:author="N F" w:date="2023-12-05T03:08:00Z">
            <w:rPr>
              <w:rFonts w:cs="Times New Roman"/>
              <w:lang w:val="en-US"/>
            </w:rPr>
          </w:rPrChange>
        </w:rPr>
        <w:t>Gu</w:t>
      </w:r>
      <w:r w:rsidRPr="006E6534">
        <w:rPr>
          <w:rFonts w:cs="Times New Roman"/>
          <w:color w:val="000000" w:themeColor="text1"/>
          <w:rPrChange w:id="8429" w:author="N F" w:date="2023-12-05T03:08:00Z">
            <w:rPr>
              <w:rFonts w:cs="Times New Roman"/>
            </w:rPr>
          </w:rPrChange>
        </w:rPr>
        <w:t xml:space="preserve"> </w:t>
      </w:r>
      <w:r w:rsidRPr="006E6534">
        <w:rPr>
          <w:rFonts w:cs="Times New Roman"/>
          <w:color w:val="000000" w:themeColor="text1"/>
          <w:lang w:val="en-US"/>
          <w:rPrChange w:id="8430" w:author="N F" w:date="2023-12-05T03:08:00Z">
            <w:rPr>
              <w:rFonts w:cs="Times New Roman"/>
              <w:lang w:val="en-US"/>
            </w:rPr>
          </w:rPrChange>
        </w:rPr>
        <w:t>et</w:t>
      </w:r>
      <w:r w:rsidRPr="006E6534">
        <w:rPr>
          <w:rFonts w:cs="Times New Roman"/>
          <w:color w:val="000000" w:themeColor="text1"/>
          <w:rPrChange w:id="8431" w:author="N F" w:date="2023-12-05T03:08:00Z">
            <w:rPr>
              <w:rFonts w:cs="Times New Roman"/>
            </w:rPr>
          </w:rPrChange>
        </w:rPr>
        <w:t xml:space="preserve"> </w:t>
      </w:r>
      <w:r w:rsidRPr="006E6534">
        <w:rPr>
          <w:rFonts w:cs="Times New Roman"/>
          <w:color w:val="000000" w:themeColor="text1"/>
          <w:lang w:val="en-US"/>
          <w:rPrChange w:id="8432" w:author="N F" w:date="2023-12-05T03:08:00Z">
            <w:rPr>
              <w:rFonts w:cs="Times New Roman"/>
              <w:lang w:val="en-US"/>
            </w:rPr>
          </w:rPrChange>
        </w:rPr>
        <w:t>al</w:t>
      </w:r>
      <w:r w:rsidRPr="006E6534">
        <w:rPr>
          <w:rFonts w:cs="Times New Roman"/>
          <w:color w:val="000000" w:themeColor="text1"/>
          <w:rPrChange w:id="8433" w:author="N F" w:date="2023-12-05T03:08:00Z">
            <w:rPr>
              <w:rFonts w:cs="Times New Roman"/>
            </w:rPr>
          </w:rPrChange>
        </w:rPr>
        <w:t>. (2020)</w:t>
      </w:r>
      <w:r w:rsidR="00733777" w:rsidRPr="006E6534">
        <w:rPr>
          <w:rFonts w:cs="Times New Roman"/>
          <w:color w:val="000000" w:themeColor="text1"/>
          <w:rPrChange w:id="8434" w:author="N F" w:date="2023-12-05T03:08:00Z">
            <w:rPr>
              <w:rFonts w:cs="Times New Roman"/>
            </w:rPr>
          </w:rPrChange>
        </w:rPr>
        <w:t xml:space="preserve"> исследовали способность клеток с мутацией </w:t>
      </w:r>
      <w:r w:rsidR="00733777" w:rsidRPr="006E6534">
        <w:rPr>
          <w:rFonts w:cs="Times New Roman"/>
          <w:color w:val="000000" w:themeColor="text1"/>
          <w:lang w:val="en-US"/>
          <w:rPrChange w:id="8435" w:author="N F" w:date="2023-12-05T03:08:00Z">
            <w:rPr>
              <w:rFonts w:cs="Times New Roman"/>
              <w:lang w:val="en-US"/>
            </w:rPr>
          </w:rPrChange>
        </w:rPr>
        <w:t>EGFR</w:t>
      </w:r>
      <w:r w:rsidR="00733777" w:rsidRPr="006E6534">
        <w:rPr>
          <w:rFonts w:cs="Times New Roman"/>
          <w:color w:val="000000" w:themeColor="text1"/>
          <w:rPrChange w:id="8436" w:author="N F" w:date="2023-12-05T03:08:00Z">
            <w:rPr>
              <w:rFonts w:cs="Times New Roman"/>
            </w:rPr>
          </w:rPrChange>
        </w:rPr>
        <w:t xml:space="preserve"> формировать резистентность к осимертинибу. </w:t>
      </w:r>
      <w:r w:rsidR="000B5EC8" w:rsidRPr="006E6534">
        <w:rPr>
          <w:rFonts w:cs="Times New Roman"/>
          <w:color w:val="000000" w:themeColor="text1"/>
          <w:rPrChange w:id="8437" w:author="N F" w:date="2023-12-05T03:08:00Z">
            <w:rPr>
              <w:rFonts w:cs="Times New Roman"/>
            </w:rPr>
          </w:rPrChange>
        </w:rPr>
        <w:t>Влияние лекарственного средства на выживаемость клеток определяли путем измерения изменения количества клеток. Апоптоз оценивали с помощью проточной цитометрии для обнаружения аннексин V-позитивных клеток и с помощью</w:t>
      </w:r>
      <w:r w:rsidR="001306A2" w:rsidRPr="006E6534">
        <w:rPr>
          <w:rFonts w:cs="Times New Roman"/>
          <w:color w:val="000000" w:themeColor="text1"/>
          <w:rPrChange w:id="8438" w:author="N F" w:date="2023-12-05T03:08:00Z">
            <w:rPr>
              <w:rFonts w:cs="Times New Roman"/>
            </w:rPr>
          </w:rPrChange>
        </w:rPr>
        <w:t xml:space="preserve"> </w:t>
      </w:r>
      <w:r w:rsidR="000B5EC8" w:rsidRPr="006E6534">
        <w:rPr>
          <w:rFonts w:cs="Times New Roman"/>
          <w:color w:val="000000" w:themeColor="text1"/>
          <w:rPrChange w:id="8439" w:author="N F" w:date="2023-12-05T03:08:00Z">
            <w:rPr>
              <w:rFonts w:cs="Times New Roman"/>
            </w:rPr>
          </w:rPrChange>
        </w:rPr>
        <w:t>вестерн-блот</w:t>
      </w:r>
      <w:r w:rsidR="00300E79" w:rsidRPr="006E6534">
        <w:rPr>
          <w:rFonts w:cs="Times New Roman"/>
          <w:color w:val="000000" w:themeColor="text1"/>
          <w:rPrChange w:id="8440" w:author="N F" w:date="2023-12-05T03:08:00Z">
            <w:rPr>
              <w:rFonts w:cs="Times New Roman"/>
            </w:rPr>
          </w:rPrChange>
        </w:rPr>
        <w:t>тинга</w:t>
      </w:r>
      <w:r w:rsidR="001306A2" w:rsidRPr="006E6534">
        <w:rPr>
          <w:rFonts w:cs="Times New Roman"/>
          <w:color w:val="000000" w:themeColor="text1"/>
          <w:rPrChange w:id="8441" w:author="N F" w:date="2023-12-05T03:08:00Z">
            <w:rPr>
              <w:rFonts w:cs="Times New Roman"/>
            </w:rPr>
          </w:rPrChange>
        </w:rPr>
        <w:t xml:space="preserve">. </w:t>
      </w:r>
      <w:r w:rsidR="000B5EC8" w:rsidRPr="006E6534">
        <w:rPr>
          <w:rFonts w:cs="Times New Roman"/>
          <w:color w:val="000000" w:themeColor="text1"/>
          <w:rPrChange w:id="8442" w:author="N F" w:date="2023-12-05T03:08:00Z">
            <w:rPr>
              <w:rFonts w:cs="Times New Roman"/>
            </w:rPr>
          </w:rPrChange>
        </w:rPr>
        <w:t xml:space="preserve">Влияние </w:t>
      </w:r>
      <w:r w:rsidR="00235D48" w:rsidRPr="006E6534">
        <w:rPr>
          <w:rFonts w:cs="Times New Roman"/>
          <w:color w:val="000000" w:themeColor="text1"/>
          <w:rPrChange w:id="8443" w:author="N F" w:date="2023-12-05T03:08:00Z">
            <w:rPr>
              <w:rFonts w:cs="Times New Roman"/>
            </w:rPr>
          </w:rPrChange>
        </w:rPr>
        <w:t>различных веществ</w:t>
      </w:r>
      <w:r w:rsidR="000B5EC8" w:rsidRPr="006E6534">
        <w:rPr>
          <w:rFonts w:cs="Times New Roman"/>
          <w:color w:val="000000" w:themeColor="text1"/>
          <w:rPrChange w:id="8444" w:author="N F" w:date="2023-12-05T03:08:00Z">
            <w:rPr>
              <w:rFonts w:cs="Times New Roman"/>
            </w:rPr>
          </w:rPrChange>
        </w:rPr>
        <w:t xml:space="preserve"> на замедление появления резистентности к </w:t>
      </w:r>
      <w:r w:rsidR="00D622E4" w:rsidRPr="006E6534">
        <w:rPr>
          <w:rFonts w:cs="Times New Roman"/>
          <w:color w:val="000000" w:themeColor="text1"/>
          <w:rPrChange w:id="8445" w:author="N F" w:date="2023-12-05T03:08:00Z">
            <w:rPr>
              <w:rFonts w:cs="Times New Roman"/>
            </w:rPr>
          </w:rPrChange>
        </w:rPr>
        <w:t>нему</w:t>
      </w:r>
      <w:r w:rsidR="000B5EC8" w:rsidRPr="006E6534">
        <w:rPr>
          <w:rFonts w:cs="Times New Roman"/>
          <w:color w:val="000000" w:themeColor="text1"/>
          <w:rPrChange w:id="8446" w:author="N F" w:date="2023-12-05T03:08:00Z">
            <w:rPr>
              <w:rFonts w:cs="Times New Roman"/>
            </w:rPr>
          </w:rPrChange>
        </w:rPr>
        <w:t xml:space="preserve"> оценивали </w:t>
      </w:r>
      <w:r w:rsidR="00EB590F" w:rsidRPr="006E6534">
        <w:rPr>
          <w:rFonts w:cs="Times New Roman"/>
          <w:color w:val="000000" w:themeColor="text1"/>
          <w:rPrChange w:id="8447" w:author="N F" w:date="2023-12-05T03:08:00Z">
            <w:rPr>
              <w:rFonts w:cs="Times New Roman"/>
            </w:rPr>
          </w:rPrChange>
        </w:rPr>
        <w:t>по количеству образовавшихся колоний клеток</w:t>
      </w:r>
      <w:r w:rsidR="000B5EC8" w:rsidRPr="006E6534">
        <w:rPr>
          <w:rFonts w:cs="Times New Roman"/>
          <w:color w:val="000000" w:themeColor="text1"/>
          <w:rPrChange w:id="8448" w:author="N F" w:date="2023-12-05T03:08:00Z">
            <w:rPr>
              <w:rFonts w:cs="Times New Roman"/>
            </w:rPr>
          </w:rPrChange>
        </w:rPr>
        <w:t xml:space="preserve"> </w:t>
      </w:r>
      <w:r w:rsidR="000B5EC8" w:rsidRPr="006E6534">
        <w:rPr>
          <w:rFonts w:cs="Times New Roman"/>
          <w:i/>
          <w:iCs/>
          <w:color w:val="000000" w:themeColor="text1"/>
          <w:rPrChange w:id="8449" w:author="N F" w:date="2023-12-05T03:08:00Z">
            <w:rPr>
              <w:rFonts w:cs="Times New Roman"/>
              <w:i/>
              <w:iCs/>
            </w:rPr>
          </w:rPrChange>
        </w:rPr>
        <w:t>in vitro</w:t>
      </w:r>
      <w:r w:rsidR="000B5EC8" w:rsidRPr="006E6534">
        <w:rPr>
          <w:rFonts w:cs="Times New Roman"/>
          <w:color w:val="000000" w:themeColor="text1"/>
          <w:rPrChange w:id="8450" w:author="N F" w:date="2023-12-05T03:08:00Z">
            <w:rPr>
              <w:rFonts w:cs="Times New Roman"/>
            </w:rPr>
          </w:rPrChange>
        </w:rPr>
        <w:t xml:space="preserve"> и ксенотрансплантат</w:t>
      </w:r>
      <w:r w:rsidR="000B5698" w:rsidRPr="006E6534">
        <w:rPr>
          <w:rFonts w:cs="Times New Roman"/>
          <w:color w:val="000000" w:themeColor="text1"/>
          <w:rPrChange w:id="8451" w:author="N F" w:date="2023-12-05T03:08:00Z">
            <w:rPr>
              <w:rFonts w:cs="Times New Roman"/>
            </w:rPr>
          </w:rPrChange>
        </w:rPr>
        <w:t>ов</w:t>
      </w:r>
      <w:r w:rsidR="000B5EC8" w:rsidRPr="006E6534">
        <w:rPr>
          <w:rFonts w:cs="Times New Roman"/>
          <w:color w:val="000000" w:themeColor="text1"/>
          <w:rPrChange w:id="8452" w:author="N F" w:date="2023-12-05T03:08:00Z">
            <w:rPr>
              <w:rFonts w:cs="Times New Roman"/>
            </w:rPr>
          </w:rPrChange>
        </w:rPr>
        <w:t xml:space="preserve"> у мышей </w:t>
      </w:r>
      <w:r w:rsidR="000B5EC8" w:rsidRPr="006E6534">
        <w:rPr>
          <w:rFonts w:cs="Times New Roman"/>
          <w:i/>
          <w:iCs/>
          <w:color w:val="000000" w:themeColor="text1"/>
          <w:rPrChange w:id="8453" w:author="N F" w:date="2023-12-05T03:08:00Z">
            <w:rPr>
              <w:rFonts w:cs="Times New Roman"/>
              <w:i/>
              <w:iCs/>
            </w:rPr>
          </w:rPrChange>
        </w:rPr>
        <w:t>in vivo</w:t>
      </w:r>
      <w:r w:rsidR="000B5EC8" w:rsidRPr="006E6534">
        <w:rPr>
          <w:rFonts w:cs="Times New Roman"/>
          <w:color w:val="000000" w:themeColor="text1"/>
          <w:rPrChange w:id="8454" w:author="N F" w:date="2023-12-05T03:08:00Z">
            <w:rPr>
              <w:rFonts w:cs="Times New Roman"/>
            </w:rPr>
          </w:rPrChange>
        </w:rPr>
        <w:t>. Осимертиниб в сочетании с ингибитором</w:t>
      </w:r>
      <w:r w:rsidR="006F5B38" w:rsidRPr="006E6534">
        <w:rPr>
          <w:rFonts w:cs="Times New Roman"/>
          <w:color w:val="000000" w:themeColor="text1"/>
          <w:rPrChange w:id="8455" w:author="N F" w:date="2023-12-05T03:08:00Z">
            <w:rPr>
              <w:rFonts w:cs="Times New Roman"/>
            </w:rPr>
          </w:rPrChange>
        </w:rPr>
        <w:t xml:space="preserve"> киназы</w:t>
      </w:r>
      <w:r w:rsidR="0083736F" w:rsidRPr="006E6534">
        <w:rPr>
          <w:rFonts w:cs="Times New Roman"/>
          <w:color w:val="000000" w:themeColor="text1"/>
          <w:rPrChange w:id="8456" w:author="N F" w:date="2023-12-05T03:08:00Z">
            <w:rPr>
              <w:rFonts w:cs="Times New Roman"/>
            </w:rPr>
          </w:rPrChange>
        </w:rPr>
        <w:t xml:space="preserve"> митоген</w:t>
      </w:r>
      <w:r w:rsidR="006F5B38" w:rsidRPr="006E6534">
        <w:rPr>
          <w:rFonts w:cs="Times New Roman"/>
          <w:color w:val="000000" w:themeColor="text1"/>
          <w:rPrChange w:id="8457" w:author="N F" w:date="2023-12-05T03:08:00Z">
            <w:rPr>
              <w:rFonts w:cs="Times New Roman"/>
            </w:rPr>
          </w:rPrChange>
        </w:rPr>
        <w:t>-активируемой протеинкиназы (</w:t>
      </w:r>
      <w:r w:rsidR="0069416C" w:rsidRPr="006E6534">
        <w:rPr>
          <w:rFonts w:cs="Times New Roman"/>
          <w:color w:val="000000" w:themeColor="text1"/>
          <w:rPrChange w:id="8458" w:author="N F" w:date="2023-12-05T03:08:00Z">
            <w:rPr>
              <w:rFonts w:cs="Times New Roman"/>
            </w:rPr>
          </w:rPrChange>
        </w:rPr>
        <w:t xml:space="preserve">mitogen-activated protein kinase kinase, </w:t>
      </w:r>
      <w:r w:rsidR="000B5EC8" w:rsidRPr="006E6534">
        <w:rPr>
          <w:rFonts w:cs="Times New Roman"/>
          <w:color w:val="000000" w:themeColor="text1"/>
          <w:rPrChange w:id="8459" w:author="N F" w:date="2023-12-05T03:08:00Z">
            <w:rPr>
              <w:rFonts w:cs="Times New Roman"/>
            </w:rPr>
          </w:rPrChange>
        </w:rPr>
        <w:t>MEK</w:t>
      </w:r>
      <w:r w:rsidR="0069416C" w:rsidRPr="006E6534">
        <w:rPr>
          <w:rFonts w:cs="Times New Roman"/>
          <w:color w:val="000000" w:themeColor="text1"/>
          <w:rPrChange w:id="8460" w:author="N F" w:date="2023-12-05T03:08:00Z">
            <w:rPr>
              <w:rFonts w:cs="Times New Roman"/>
            </w:rPr>
          </w:rPrChange>
        </w:rPr>
        <w:t>)</w:t>
      </w:r>
      <w:r w:rsidR="000B5EC8" w:rsidRPr="006E6534">
        <w:rPr>
          <w:rFonts w:cs="Times New Roman"/>
          <w:color w:val="000000" w:themeColor="text1"/>
          <w:rPrChange w:id="8461" w:author="N F" w:date="2023-12-05T03:08:00Z">
            <w:rPr>
              <w:rFonts w:cs="Times New Roman"/>
            </w:rPr>
          </w:rPrChange>
        </w:rPr>
        <w:t xml:space="preserve"> или</w:t>
      </w:r>
      <w:r w:rsidR="00A330DD" w:rsidRPr="006E6534">
        <w:rPr>
          <w:rFonts w:cs="Times New Roman"/>
          <w:color w:val="000000" w:themeColor="text1"/>
          <w:rPrChange w:id="8462" w:author="N F" w:date="2023-12-05T03:08:00Z">
            <w:rPr>
              <w:rFonts w:cs="Times New Roman"/>
            </w:rPr>
          </w:rPrChange>
        </w:rPr>
        <w:t xml:space="preserve"> киназы</w:t>
      </w:r>
      <w:r w:rsidR="004D70C0" w:rsidRPr="006E6534">
        <w:rPr>
          <w:rFonts w:cs="Times New Roman"/>
          <w:color w:val="000000" w:themeColor="text1"/>
          <w:rPrChange w:id="8463" w:author="N F" w:date="2023-12-05T03:08:00Z">
            <w:rPr>
              <w:rFonts w:cs="Times New Roman"/>
            </w:rPr>
          </w:rPrChange>
        </w:rPr>
        <w:t>,</w:t>
      </w:r>
      <w:r w:rsidR="00A330DD" w:rsidRPr="006E6534">
        <w:rPr>
          <w:rFonts w:cs="Times New Roman"/>
          <w:color w:val="000000" w:themeColor="text1"/>
          <w:rPrChange w:id="8464" w:author="N F" w:date="2023-12-05T03:08:00Z">
            <w:rPr>
              <w:rFonts w:cs="Times New Roman"/>
            </w:rPr>
          </w:rPrChange>
        </w:rPr>
        <w:t xml:space="preserve"> регулируемой внеклеточными сигналами</w:t>
      </w:r>
      <w:r w:rsidR="000B5EC8" w:rsidRPr="006E6534">
        <w:rPr>
          <w:rFonts w:cs="Times New Roman"/>
          <w:color w:val="000000" w:themeColor="text1"/>
          <w:rPrChange w:id="8465" w:author="N F" w:date="2023-12-05T03:08:00Z">
            <w:rPr>
              <w:rFonts w:cs="Times New Roman"/>
            </w:rPr>
          </w:rPrChange>
        </w:rPr>
        <w:t xml:space="preserve"> </w:t>
      </w:r>
      <w:r w:rsidR="00A330DD" w:rsidRPr="006E6534">
        <w:rPr>
          <w:rFonts w:cs="Times New Roman"/>
          <w:color w:val="000000" w:themeColor="text1"/>
          <w:rPrChange w:id="8466" w:author="N F" w:date="2023-12-05T03:08:00Z">
            <w:rPr>
              <w:rFonts w:cs="Times New Roman"/>
            </w:rPr>
          </w:rPrChange>
        </w:rPr>
        <w:t>(</w:t>
      </w:r>
      <w:r w:rsidR="0083736F" w:rsidRPr="006E6534">
        <w:rPr>
          <w:rFonts w:cs="Times New Roman"/>
          <w:color w:val="000000" w:themeColor="text1"/>
          <w:rPrChange w:id="8467" w:author="N F" w:date="2023-12-05T03:08:00Z">
            <w:rPr>
              <w:rFonts w:cs="Times New Roman"/>
            </w:rPr>
          </w:rPrChange>
        </w:rPr>
        <w:t xml:space="preserve">extracellular signal-regulated kinase, </w:t>
      </w:r>
      <w:r w:rsidR="000B5EC8" w:rsidRPr="006E6534">
        <w:rPr>
          <w:rFonts w:cs="Times New Roman"/>
          <w:color w:val="000000" w:themeColor="text1"/>
          <w:rPrChange w:id="8468" w:author="N F" w:date="2023-12-05T03:08:00Z">
            <w:rPr>
              <w:rFonts w:cs="Times New Roman"/>
            </w:rPr>
          </w:rPrChange>
        </w:rPr>
        <w:t>ERK</w:t>
      </w:r>
      <w:r w:rsidR="00A330DD" w:rsidRPr="006E6534">
        <w:rPr>
          <w:rFonts w:cs="Times New Roman"/>
          <w:color w:val="000000" w:themeColor="text1"/>
          <w:rPrChange w:id="8469" w:author="N F" w:date="2023-12-05T03:08:00Z">
            <w:rPr>
              <w:rFonts w:cs="Times New Roman"/>
            </w:rPr>
          </w:rPrChange>
        </w:rPr>
        <w:t>)</w:t>
      </w:r>
      <w:r w:rsidR="004D70C0" w:rsidRPr="006E6534">
        <w:rPr>
          <w:rFonts w:cs="Times New Roman"/>
          <w:color w:val="000000" w:themeColor="text1"/>
          <w:rPrChange w:id="8470" w:author="N F" w:date="2023-12-05T03:08:00Z">
            <w:rPr>
              <w:rFonts w:cs="Times New Roman"/>
            </w:rPr>
          </w:rPrChange>
        </w:rPr>
        <w:t>,</w:t>
      </w:r>
      <w:r w:rsidR="000B5EC8" w:rsidRPr="006E6534">
        <w:rPr>
          <w:rFonts w:cs="Times New Roman"/>
          <w:color w:val="000000" w:themeColor="text1"/>
          <w:rPrChange w:id="8471" w:author="N F" w:date="2023-12-05T03:08:00Z">
            <w:rPr>
              <w:rFonts w:cs="Times New Roman"/>
            </w:rPr>
          </w:rPrChange>
        </w:rPr>
        <w:t xml:space="preserve"> синергически снижал выживаемость клеток с усилением индукции апоптоза в клетках НМРЛ с мутацией EGFR, но не в клетках НМРЛ с EGFR</w:t>
      </w:r>
      <w:r w:rsidR="00235D48" w:rsidRPr="006E6534">
        <w:rPr>
          <w:rFonts w:cs="Times New Roman"/>
          <w:color w:val="000000" w:themeColor="text1"/>
          <w:rPrChange w:id="8472" w:author="N F" w:date="2023-12-05T03:08:00Z">
            <w:rPr>
              <w:rFonts w:cs="Times New Roman"/>
            </w:rPr>
          </w:rPrChange>
        </w:rPr>
        <w:t xml:space="preserve"> дикого типа</w:t>
      </w:r>
      <w:r w:rsidR="000B5EC8" w:rsidRPr="006E6534">
        <w:rPr>
          <w:rFonts w:cs="Times New Roman"/>
          <w:color w:val="000000" w:themeColor="text1"/>
          <w:rPrChange w:id="8473" w:author="N F" w:date="2023-12-05T03:08:00Z">
            <w:rPr>
              <w:rFonts w:cs="Times New Roman"/>
            </w:rPr>
          </w:rPrChange>
        </w:rPr>
        <w:t xml:space="preserve">. </w:t>
      </w:r>
      <w:r w:rsidR="003E3E97" w:rsidRPr="006E6534">
        <w:rPr>
          <w:rFonts w:cs="Times New Roman"/>
          <w:color w:val="000000" w:themeColor="text1"/>
          <w:rPrChange w:id="8474" w:author="N F" w:date="2023-12-05T03:08:00Z">
            <w:rPr>
              <w:rFonts w:cs="Times New Roman"/>
            </w:rPr>
          </w:rPrChange>
        </w:rPr>
        <w:t xml:space="preserve">Осимертиниб в комбинации с </w:t>
      </w:r>
      <w:r w:rsidR="003E3E97" w:rsidRPr="006E6534">
        <w:rPr>
          <w:rFonts w:cs="Times New Roman"/>
          <w:color w:val="000000" w:themeColor="text1"/>
          <w:lang w:val="en-US"/>
          <w:rPrChange w:id="8475" w:author="N F" w:date="2023-12-05T03:08:00Z">
            <w:rPr>
              <w:rFonts w:cs="Times New Roman"/>
              <w:lang w:val="en-US"/>
            </w:rPr>
          </w:rPrChange>
        </w:rPr>
        <w:t>MEK</w:t>
      </w:r>
      <w:r w:rsidR="003E3E97" w:rsidRPr="006E6534">
        <w:rPr>
          <w:rFonts w:cs="Times New Roman"/>
          <w:color w:val="000000" w:themeColor="text1"/>
          <w:rPrChange w:id="8476" w:author="N F" w:date="2023-12-05T03:08:00Z">
            <w:rPr>
              <w:rFonts w:cs="Times New Roman"/>
            </w:rPr>
          </w:rPrChange>
        </w:rPr>
        <w:t xml:space="preserve"> или </w:t>
      </w:r>
      <w:r w:rsidR="003E3E97" w:rsidRPr="006E6534">
        <w:rPr>
          <w:rFonts w:cs="Times New Roman"/>
          <w:color w:val="000000" w:themeColor="text1"/>
          <w:lang w:val="en-US"/>
          <w:rPrChange w:id="8477" w:author="N F" w:date="2023-12-05T03:08:00Z">
            <w:rPr>
              <w:rFonts w:cs="Times New Roman"/>
              <w:lang w:val="en-US"/>
            </w:rPr>
          </w:rPrChange>
        </w:rPr>
        <w:t>ERK</w:t>
      </w:r>
      <w:r w:rsidR="003E3E97" w:rsidRPr="006E6534">
        <w:rPr>
          <w:rFonts w:cs="Times New Roman"/>
          <w:color w:val="000000" w:themeColor="text1"/>
          <w:rPrChange w:id="8478" w:author="N F" w:date="2023-12-05T03:08:00Z">
            <w:rPr>
              <w:rFonts w:cs="Times New Roman"/>
            </w:rPr>
          </w:rPrChange>
        </w:rPr>
        <w:t xml:space="preserve"> </w:t>
      </w:r>
      <w:r w:rsidR="000B5EC8" w:rsidRPr="006E6534">
        <w:rPr>
          <w:rFonts w:cs="Times New Roman"/>
          <w:color w:val="000000" w:themeColor="text1"/>
          <w:rPrChange w:id="8479" w:author="N F" w:date="2023-12-05T03:08:00Z">
            <w:rPr>
              <w:rFonts w:cs="Times New Roman"/>
            </w:rPr>
          </w:rPrChange>
        </w:rPr>
        <w:t>был эффектив</w:t>
      </w:r>
      <w:r w:rsidR="003E3E97" w:rsidRPr="006E6534">
        <w:rPr>
          <w:rFonts w:cs="Times New Roman"/>
          <w:color w:val="000000" w:themeColor="text1"/>
          <w:rPrChange w:id="8480" w:author="N F" w:date="2023-12-05T03:08:00Z">
            <w:rPr>
              <w:rFonts w:cs="Times New Roman"/>
            </w:rPr>
          </w:rPrChange>
        </w:rPr>
        <w:t>ен</w:t>
      </w:r>
      <w:r w:rsidR="000B5EC8" w:rsidRPr="006E6534">
        <w:rPr>
          <w:rFonts w:cs="Times New Roman"/>
          <w:color w:val="000000" w:themeColor="text1"/>
          <w:rPrChange w:id="8481" w:author="N F" w:date="2023-12-05T03:08:00Z">
            <w:rPr>
              <w:rFonts w:cs="Times New Roman"/>
            </w:rPr>
          </w:rPrChange>
        </w:rPr>
        <w:t xml:space="preserve"> для уничтожения клеточных клонов с первичной внутренней устойчивостью к осимертинибу. Непрерывное и прерывистое фармакологическое ингибирование передачи сигналов MEK/ERK задерживает появление резистентности к осимертинибу как </w:t>
      </w:r>
      <w:r w:rsidR="000B5EC8" w:rsidRPr="006E6534">
        <w:rPr>
          <w:rFonts w:cs="Times New Roman"/>
          <w:i/>
          <w:iCs/>
          <w:color w:val="000000" w:themeColor="text1"/>
          <w:rPrChange w:id="8482" w:author="N F" w:date="2023-12-05T03:08:00Z">
            <w:rPr>
              <w:rFonts w:cs="Times New Roman"/>
              <w:i/>
              <w:iCs/>
            </w:rPr>
          </w:rPrChange>
        </w:rPr>
        <w:t>in vitro</w:t>
      </w:r>
      <w:r w:rsidR="000B5EC8" w:rsidRPr="006E6534">
        <w:rPr>
          <w:rFonts w:cs="Times New Roman"/>
          <w:color w:val="000000" w:themeColor="text1"/>
          <w:rPrChange w:id="8483" w:author="N F" w:date="2023-12-05T03:08:00Z">
            <w:rPr>
              <w:rFonts w:cs="Times New Roman"/>
            </w:rPr>
          </w:rPrChange>
        </w:rPr>
        <w:t xml:space="preserve">, так и </w:t>
      </w:r>
      <w:r w:rsidR="000B5EC8" w:rsidRPr="006E6534">
        <w:rPr>
          <w:rFonts w:cs="Times New Roman"/>
          <w:i/>
          <w:iCs/>
          <w:color w:val="000000" w:themeColor="text1"/>
          <w:rPrChange w:id="8484" w:author="N F" w:date="2023-12-05T03:08:00Z">
            <w:rPr>
              <w:rFonts w:cs="Times New Roman"/>
              <w:i/>
              <w:iCs/>
            </w:rPr>
          </w:rPrChange>
        </w:rPr>
        <w:t>in vivo</w:t>
      </w:r>
      <w:r w:rsidR="000B5EC8" w:rsidRPr="006E6534">
        <w:rPr>
          <w:rFonts w:cs="Times New Roman"/>
          <w:color w:val="000000" w:themeColor="text1"/>
          <w:rPrChange w:id="8485" w:author="N F" w:date="2023-12-05T03:08:00Z">
            <w:rPr>
              <w:rFonts w:cs="Times New Roman"/>
            </w:rPr>
          </w:rPrChange>
        </w:rPr>
        <w:t xml:space="preserve">. </w:t>
      </w:r>
      <w:r w:rsidR="003F7D1A" w:rsidRPr="006E6534">
        <w:rPr>
          <w:rFonts w:cs="Times New Roman"/>
          <w:color w:val="000000" w:themeColor="text1"/>
          <w:rPrChange w:id="8486" w:author="N F" w:date="2023-12-05T03:08:00Z">
            <w:rPr>
              <w:rFonts w:cs="Times New Roman"/>
            </w:rPr>
          </w:rPrChange>
        </w:rPr>
        <w:t>Авторы сочли э</w:t>
      </w:r>
      <w:r w:rsidR="000B5EC8" w:rsidRPr="006E6534">
        <w:rPr>
          <w:rFonts w:cs="Times New Roman"/>
          <w:color w:val="000000" w:themeColor="text1"/>
          <w:rPrChange w:id="8487" w:author="N F" w:date="2023-12-05T03:08:00Z">
            <w:rPr>
              <w:rFonts w:cs="Times New Roman"/>
            </w:rPr>
          </w:rPrChange>
        </w:rPr>
        <w:t>ти результаты убедительны</w:t>
      </w:r>
      <w:r w:rsidR="003F7D1A" w:rsidRPr="006E6534">
        <w:rPr>
          <w:rFonts w:cs="Times New Roman"/>
          <w:color w:val="000000" w:themeColor="text1"/>
          <w:rPrChange w:id="8488" w:author="N F" w:date="2023-12-05T03:08:00Z">
            <w:rPr>
              <w:rFonts w:cs="Times New Roman"/>
            </w:rPr>
          </w:rPrChange>
        </w:rPr>
        <w:t>ми</w:t>
      </w:r>
      <w:r w:rsidR="000B5EC8" w:rsidRPr="006E6534">
        <w:rPr>
          <w:rFonts w:cs="Times New Roman"/>
          <w:color w:val="000000" w:themeColor="text1"/>
          <w:rPrChange w:id="8489" w:author="N F" w:date="2023-12-05T03:08:00Z">
            <w:rPr>
              <w:rFonts w:cs="Times New Roman"/>
            </w:rPr>
          </w:rPrChange>
        </w:rPr>
        <w:t xml:space="preserve"> доклинически</w:t>
      </w:r>
      <w:r w:rsidR="003F7D1A" w:rsidRPr="006E6534">
        <w:rPr>
          <w:rFonts w:cs="Times New Roman"/>
          <w:color w:val="000000" w:themeColor="text1"/>
          <w:rPrChange w:id="8490" w:author="N F" w:date="2023-12-05T03:08:00Z">
            <w:rPr>
              <w:rFonts w:cs="Times New Roman"/>
            </w:rPr>
          </w:rPrChange>
        </w:rPr>
        <w:t>ми</w:t>
      </w:r>
      <w:r w:rsidR="000B5EC8" w:rsidRPr="006E6534">
        <w:rPr>
          <w:rFonts w:cs="Times New Roman"/>
          <w:color w:val="000000" w:themeColor="text1"/>
          <w:rPrChange w:id="8491" w:author="N F" w:date="2023-12-05T03:08:00Z">
            <w:rPr>
              <w:rFonts w:cs="Times New Roman"/>
            </w:rPr>
          </w:rPrChange>
        </w:rPr>
        <w:t xml:space="preserve"> доказательства</w:t>
      </w:r>
      <w:r w:rsidR="003F7D1A" w:rsidRPr="006E6534">
        <w:rPr>
          <w:rFonts w:cs="Times New Roman"/>
          <w:color w:val="000000" w:themeColor="text1"/>
          <w:rPrChange w:id="8492" w:author="N F" w:date="2023-12-05T03:08:00Z">
            <w:rPr>
              <w:rFonts w:cs="Times New Roman"/>
            </w:rPr>
          </w:rPrChange>
        </w:rPr>
        <w:t>ми</w:t>
      </w:r>
      <w:r w:rsidR="000B5EC8" w:rsidRPr="006E6534">
        <w:rPr>
          <w:rFonts w:cs="Times New Roman"/>
          <w:color w:val="000000" w:themeColor="text1"/>
          <w:rPrChange w:id="8493" w:author="N F" w:date="2023-12-05T03:08:00Z">
            <w:rPr>
              <w:rFonts w:cs="Times New Roman"/>
            </w:rPr>
          </w:rPrChange>
        </w:rPr>
        <w:t xml:space="preserve"> в поддержку нацеливания на передачу сигналов MEK/ERK в качестве стратегии отсрочки или предотвращения приобретенной резистентности к осимертинибу в клинике для улучшения долгосрочной терапевтической эффективности осимертиниба. С клинической точки зрения данные подтверждают оценку прерывистой схемы лечения осимертинибом в комбинации с ингибитором MEK или ERK у пациентов с НМРЛ с мутацией EGFR</w:t>
      </w:r>
      <w:r w:rsidRPr="006E6534">
        <w:rPr>
          <w:rFonts w:cs="Times New Roman"/>
          <w:color w:val="000000" w:themeColor="text1"/>
          <w:rPrChange w:id="8494" w:author="N F" w:date="2023-12-05T03:08:00Z">
            <w:rPr>
              <w:rFonts w:cs="Times New Roman"/>
            </w:rPr>
          </w:rPrChange>
        </w:rPr>
        <w:t xml:space="preserve"> </w:t>
      </w:r>
      <w:ins w:id="8495" w:author="Barshadskaya, Yuliya" w:date="2024-01-13T19:27:00Z">
        <w:r w:rsidR="008D162B" w:rsidRPr="0001519A">
          <w:rPr>
            <w:rFonts w:cs="Times New Roman"/>
            <w:color w:val="000000" w:themeColor="text1"/>
            <w:lang w:val="en-US"/>
          </w:rPr>
          <w:fldChar w:fldCharType="begin"/>
        </w:r>
        <w:r w:rsidR="008D162B"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8D162B" w:rsidRPr="0001519A">
          <w:rPr>
            <w:rFonts w:cs="Times New Roman"/>
            <w:color w:val="000000" w:themeColor="text1"/>
            <w:lang w:val="en-US"/>
          </w:rPr>
          <w:fldChar w:fldCharType="separate"/>
        </w:r>
        <w:r w:rsidR="008D162B" w:rsidRPr="0018315E">
          <w:rPr>
            <w:rFonts w:cs="Times New Roman"/>
            <w:color w:val="000000" w:themeColor="text1"/>
          </w:rPr>
          <w:t>[</w:t>
        </w:r>
      </w:ins>
      <w:ins w:id="8496" w:author="Barshadskaya, Yuliya" w:date="2024-02-22T23:44:00Z">
        <w:r w:rsidR="00B8644E">
          <w:rPr>
            <w:rFonts w:cs="Times New Roman"/>
            <w:color w:val="000000" w:themeColor="text1"/>
          </w:rPr>
          <w:t>4</w:t>
        </w:r>
      </w:ins>
      <w:ins w:id="8497" w:author="Barshadskaya, Yuliya" w:date="2024-01-13T19:27:00Z">
        <w:r w:rsidR="008D162B" w:rsidRPr="00DD38F1">
          <w:rPr>
            <w:rFonts w:cs="Times New Roman"/>
            <w:color w:val="000000" w:themeColor="text1"/>
          </w:rPr>
          <w:t>]</w:t>
        </w:r>
        <w:r w:rsidR="008D162B" w:rsidRPr="0001519A">
          <w:rPr>
            <w:rFonts w:cs="Times New Roman"/>
            <w:color w:val="000000" w:themeColor="text1"/>
            <w:lang w:val="en-US"/>
          </w:rPr>
          <w:fldChar w:fldCharType="end"/>
        </w:r>
      </w:ins>
      <w:del w:id="8498" w:author="Barshadskaya, Yuliya" w:date="2024-01-13T19:27:00Z">
        <w:r w:rsidR="004D339F" w:rsidRPr="006E6534" w:rsidDel="008D162B">
          <w:rPr>
            <w:rFonts w:cs="Times New Roman"/>
            <w:color w:val="000000" w:themeColor="text1"/>
            <w:rPrChange w:id="8499" w:author="N F" w:date="2023-12-05T03:08:00Z">
              <w:rPr>
                <w:rFonts w:cs="Times New Roman"/>
              </w:rPr>
            </w:rPrChange>
          </w:rPr>
          <w:fldChar w:fldCharType="begin"/>
        </w:r>
        <w:r w:rsidR="00AE1425" w:rsidRPr="006E6534" w:rsidDel="008D162B">
          <w:rPr>
            <w:rFonts w:cs="Times New Roman"/>
            <w:color w:val="000000" w:themeColor="text1"/>
            <w:rPrChange w:id="8500" w:author="N F" w:date="2023-12-05T03:08:00Z">
              <w:rPr>
                <w:rFonts w:cs="Times New Roman"/>
              </w:rPr>
            </w:rPrChange>
          </w:rPr>
          <w:delInstrText xml:space="preserve"> ADDIN ZOTERO_ITEM CSL_CITATION {"citationID":"KJo4QG0K","properties":{"formattedCitation":"(8)","plainCitation":"(8)","noteIndex":0},"citationItems":[{"id":161890,"uris":["http://zotero.org/groups/4735135/items/S6GZMW78"],"itemData":{"id":161890,"type":"article-journal","abstract":"Background The majority of patients with non–small cell lung cancer (NSCLC) harboring activating epidermal growth factor receptor (EGFR) mutations respond well to osimertinib (AZD9291), a third-generation, mutation-selective EGFR inhibitor. The current study focuses on determining whether targeting MEK/ERK signaling prevents or delays the development of acquired resistance to osimertinib. Methods Drug effects on cell survival were determined by measuring cell number alterations. Apoptosis was assessed with flow cytometry for the detection of annexin V–positive cells and with Western blotting for protein cleavage. Alterations of proteins in cells were detected with Western blotting. Drug effects on delaying the emergence of osimertinib resistance were evaluated with colony formation in vitro and xenografts in nude mice in vivo. Results Osimertinib combined with an MEK or ERK inhibitor synergistically decreased cell survival with enhanced induction of apoptosis in EGFR-mutant NSCLC cells but not in EGFR wild-type NSCLC cells. These combinations were also very effective in killing cell clones with primary intrinsic resistance to osimertinib. Continuous and intermittent pharmacologic inhibition of MEK/ERK signaling delayed the emergence of osimertinib resistance both in vitro and in vivo. Conclusions These results provide strong preclinical evidence in support of targeting MEK/ERK signaling as a strategy for delaying or preventing acquired resistance to osimertinib in the clinic to improve the long-term therapeutic efficacy of osimertinib. From a clinical standpoint, the data support the evaluation of an intermittent treatment schedule of osimertinib in combination with an MEK or ERK inhibitor in patients with EGFR-mutated NSCLC.","container-title":"Cancer","DOI":"10.1002/cncr.32996","ISSN":"1097-0142","issue":"16","language":"en","note":"_eprint: https://onlinelibrary.wiley.com/doi/pdf/10.1002/cncr.32996","page":"3788-3799","source":"Wiley Online Library","title":"MEK or ERK inhibition effectively abrogates emergence of acquired osimertinib resistance in the treatment of epidermal growth factor receptor–mutant lung cancers","volume":"126","author":[{"family":"Gu","given":"Jiajia"},{"family":"Yao","given":"Weilong"},{"family":"Shi","given":"Puyu"},{"family":"Zhang","given":"Guojing"},{"family":"Owonikoko","given":"Taofeek K."},{"family":"Ramalingam","given":"Suresh S."},{"family":"Sun","given":"Shi-Yong"}],"issued":{"date-parts":[["2020"]]}}}],"schema":"https://github.com/citation-style-language/schema/raw/master/csl-citation.json"} </w:delInstrText>
        </w:r>
        <w:r w:rsidR="004D339F" w:rsidRPr="006E6534" w:rsidDel="008D162B">
          <w:rPr>
            <w:rFonts w:cs="Times New Roman"/>
            <w:color w:val="000000" w:themeColor="text1"/>
            <w:rPrChange w:id="8501" w:author="N F" w:date="2023-12-05T03:08:00Z">
              <w:rPr>
                <w:rFonts w:cs="Times New Roman"/>
              </w:rPr>
            </w:rPrChange>
          </w:rPr>
          <w:fldChar w:fldCharType="separate"/>
        </w:r>
        <w:r w:rsidR="00AE1425" w:rsidRPr="006E6534" w:rsidDel="008D162B">
          <w:rPr>
            <w:rFonts w:cs="Times New Roman"/>
            <w:color w:val="000000" w:themeColor="text1"/>
            <w:rPrChange w:id="8502" w:author="N F" w:date="2023-12-05T03:08:00Z">
              <w:rPr>
                <w:rFonts w:cs="Times New Roman"/>
              </w:rPr>
            </w:rPrChange>
          </w:rPr>
          <w:delText>(8)</w:delText>
        </w:r>
        <w:r w:rsidR="004D339F" w:rsidRPr="006E6534" w:rsidDel="008D162B">
          <w:rPr>
            <w:rFonts w:cs="Times New Roman"/>
            <w:color w:val="000000" w:themeColor="text1"/>
            <w:rPrChange w:id="8503" w:author="N F" w:date="2023-12-05T03:08:00Z">
              <w:rPr>
                <w:rFonts w:cs="Times New Roman"/>
              </w:rPr>
            </w:rPrChange>
          </w:rPr>
          <w:fldChar w:fldCharType="end"/>
        </w:r>
      </w:del>
      <w:r w:rsidR="00873C56" w:rsidRPr="006E6534">
        <w:rPr>
          <w:rFonts w:cs="Times New Roman"/>
          <w:color w:val="000000" w:themeColor="text1"/>
          <w:rPrChange w:id="8504" w:author="N F" w:date="2023-12-05T03:08:00Z">
            <w:rPr>
              <w:rFonts w:cs="Times New Roman"/>
            </w:rPr>
          </w:rPrChange>
        </w:rPr>
        <w:t>.</w:t>
      </w:r>
    </w:p>
    <w:p w14:paraId="2D45AE81" w14:textId="65965A21" w:rsidR="00C23DE4" w:rsidRPr="006E6534" w:rsidRDefault="006021DA">
      <w:pPr>
        <w:pStyle w:val="SDText"/>
        <w:spacing w:after="0"/>
        <w:rPr>
          <w:rFonts w:cs="Times New Roman"/>
          <w:color w:val="000000" w:themeColor="text1"/>
          <w:rPrChange w:id="8505" w:author="N F" w:date="2023-12-05T03:08:00Z">
            <w:rPr>
              <w:rFonts w:cs="Times New Roman"/>
            </w:rPr>
          </w:rPrChange>
        </w:rPr>
        <w:pPrChange w:id="8506" w:author="Barshadskaya, Yuliya" w:date="2024-01-13T19:28:00Z">
          <w:pPr>
            <w:pStyle w:val="SDText"/>
          </w:pPr>
        </w:pPrChange>
      </w:pPr>
      <w:r w:rsidRPr="006E6534">
        <w:rPr>
          <w:rFonts w:cs="Times New Roman"/>
          <w:color w:val="000000" w:themeColor="text1"/>
          <w:lang w:val="en-US"/>
          <w:rPrChange w:id="8507" w:author="N F" w:date="2023-12-05T03:08:00Z">
            <w:rPr>
              <w:rFonts w:cs="Times New Roman"/>
              <w:lang w:val="en-US"/>
            </w:rPr>
          </w:rPrChange>
        </w:rPr>
        <w:t>Li</w:t>
      </w:r>
      <w:r w:rsidRPr="006E6534">
        <w:rPr>
          <w:rFonts w:cs="Times New Roman"/>
          <w:color w:val="000000" w:themeColor="text1"/>
          <w:rPrChange w:id="8508" w:author="N F" w:date="2023-12-05T03:08:00Z">
            <w:rPr>
              <w:rFonts w:cs="Times New Roman"/>
            </w:rPr>
          </w:rPrChange>
        </w:rPr>
        <w:t xml:space="preserve"> </w:t>
      </w:r>
      <w:r w:rsidRPr="006E6534">
        <w:rPr>
          <w:rFonts w:cs="Times New Roman"/>
          <w:color w:val="000000" w:themeColor="text1"/>
          <w:lang w:val="en-US"/>
          <w:rPrChange w:id="8509" w:author="N F" w:date="2023-12-05T03:08:00Z">
            <w:rPr>
              <w:rFonts w:cs="Times New Roman"/>
              <w:lang w:val="en-US"/>
            </w:rPr>
          </w:rPrChange>
        </w:rPr>
        <w:t>et</w:t>
      </w:r>
      <w:r w:rsidRPr="006E6534">
        <w:rPr>
          <w:rFonts w:cs="Times New Roman"/>
          <w:color w:val="000000" w:themeColor="text1"/>
          <w:rPrChange w:id="8510" w:author="N F" w:date="2023-12-05T03:08:00Z">
            <w:rPr>
              <w:rFonts w:cs="Times New Roman"/>
            </w:rPr>
          </w:rPrChange>
        </w:rPr>
        <w:t xml:space="preserve"> </w:t>
      </w:r>
      <w:r w:rsidRPr="006E6534">
        <w:rPr>
          <w:rFonts w:cs="Times New Roman"/>
          <w:color w:val="000000" w:themeColor="text1"/>
          <w:lang w:val="en-US"/>
          <w:rPrChange w:id="8511" w:author="N F" w:date="2023-12-05T03:08:00Z">
            <w:rPr>
              <w:rFonts w:cs="Times New Roman"/>
              <w:lang w:val="en-US"/>
            </w:rPr>
          </w:rPrChange>
        </w:rPr>
        <w:t>al</w:t>
      </w:r>
      <w:r w:rsidRPr="006E6534">
        <w:rPr>
          <w:rFonts w:cs="Times New Roman"/>
          <w:color w:val="000000" w:themeColor="text1"/>
          <w:rPrChange w:id="8512" w:author="N F" w:date="2023-12-05T03:08:00Z">
            <w:rPr>
              <w:rFonts w:cs="Times New Roman"/>
            </w:rPr>
          </w:rPrChange>
        </w:rPr>
        <w:t xml:space="preserve">. (2019) </w:t>
      </w:r>
      <w:r w:rsidR="00F22328" w:rsidRPr="006E6534">
        <w:rPr>
          <w:rFonts w:cs="Times New Roman"/>
          <w:color w:val="000000" w:themeColor="text1"/>
          <w:rPrChange w:id="8513" w:author="N F" w:date="2023-12-05T03:08:00Z">
            <w:rPr>
              <w:rFonts w:cs="Times New Roman"/>
            </w:rPr>
          </w:rPrChange>
        </w:rPr>
        <w:t>обнаружили, что усиленная аутофагия</w:t>
      </w:r>
      <w:r w:rsidR="002B38E3" w:rsidRPr="006E6534">
        <w:rPr>
          <w:rFonts w:cs="Times New Roman"/>
          <w:color w:val="000000" w:themeColor="text1"/>
          <w:rPrChange w:id="8514" w:author="N F" w:date="2023-12-05T03:08:00Z">
            <w:rPr>
              <w:rFonts w:cs="Times New Roman"/>
            </w:rPr>
          </w:rPrChange>
        </w:rPr>
        <w:t xml:space="preserve"> клеток НМРЛ</w:t>
      </w:r>
      <w:r w:rsidR="00F22328" w:rsidRPr="006E6534">
        <w:rPr>
          <w:rFonts w:cs="Times New Roman"/>
          <w:color w:val="000000" w:themeColor="text1"/>
          <w:rPrChange w:id="8515" w:author="N F" w:date="2023-12-05T03:08:00Z">
            <w:rPr>
              <w:rFonts w:cs="Times New Roman"/>
            </w:rPr>
          </w:rPrChange>
        </w:rPr>
        <w:t xml:space="preserve"> связана с устойчивостью к осимертинибу </w:t>
      </w:r>
      <w:r w:rsidR="00F22328" w:rsidRPr="006E6534">
        <w:rPr>
          <w:rFonts w:cs="Times New Roman"/>
          <w:i/>
          <w:iCs/>
          <w:color w:val="000000" w:themeColor="text1"/>
          <w:lang w:val="en-US"/>
          <w:rPrChange w:id="8516" w:author="N F" w:date="2023-12-05T03:08:00Z">
            <w:rPr>
              <w:rFonts w:cs="Times New Roman"/>
              <w:i/>
              <w:iCs/>
              <w:lang w:val="en-US"/>
            </w:rPr>
          </w:rPrChange>
        </w:rPr>
        <w:t>in</w:t>
      </w:r>
      <w:r w:rsidR="00F22328" w:rsidRPr="006E6534">
        <w:rPr>
          <w:rFonts w:cs="Times New Roman"/>
          <w:i/>
          <w:iCs/>
          <w:color w:val="000000" w:themeColor="text1"/>
          <w:rPrChange w:id="8517" w:author="N F" w:date="2023-12-05T03:08:00Z">
            <w:rPr>
              <w:rFonts w:cs="Times New Roman"/>
              <w:i/>
              <w:iCs/>
            </w:rPr>
          </w:rPrChange>
        </w:rPr>
        <w:t xml:space="preserve"> </w:t>
      </w:r>
      <w:r w:rsidR="00F22328" w:rsidRPr="006E6534">
        <w:rPr>
          <w:rFonts w:cs="Times New Roman"/>
          <w:i/>
          <w:iCs/>
          <w:color w:val="000000" w:themeColor="text1"/>
          <w:lang w:val="en-US"/>
          <w:rPrChange w:id="8518" w:author="N F" w:date="2023-12-05T03:08:00Z">
            <w:rPr>
              <w:rFonts w:cs="Times New Roman"/>
              <w:i/>
              <w:iCs/>
              <w:lang w:val="en-US"/>
            </w:rPr>
          </w:rPrChange>
        </w:rPr>
        <w:t>vitro</w:t>
      </w:r>
      <w:r w:rsidR="00F22328" w:rsidRPr="006E6534">
        <w:rPr>
          <w:rFonts w:cs="Times New Roman"/>
          <w:color w:val="000000" w:themeColor="text1"/>
          <w:rPrChange w:id="8519" w:author="N F" w:date="2023-12-05T03:08:00Z">
            <w:rPr>
              <w:rFonts w:cs="Times New Roman"/>
            </w:rPr>
          </w:rPrChange>
        </w:rPr>
        <w:t xml:space="preserve"> и </w:t>
      </w:r>
      <w:r w:rsidR="00F22328" w:rsidRPr="006E6534">
        <w:rPr>
          <w:rFonts w:cs="Times New Roman"/>
          <w:i/>
          <w:iCs/>
          <w:color w:val="000000" w:themeColor="text1"/>
          <w:lang w:val="en-US"/>
          <w:rPrChange w:id="8520" w:author="N F" w:date="2023-12-05T03:08:00Z">
            <w:rPr>
              <w:rFonts w:cs="Times New Roman"/>
              <w:i/>
              <w:iCs/>
              <w:lang w:val="en-US"/>
            </w:rPr>
          </w:rPrChange>
        </w:rPr>
        <w:t>in</w:t>
      </w:r>
      <w:r w:rsidR="00F22328" w:rsidRPr="006E6534">
        <w:rPr>
          <w:rFonts w:cs="Times New Roman"/>
          <w:i/>
          <w:iCs/>
          <w:color w:val="000000" w:themeColor="text1"/>
          <w:rPrChange w:id="8521" w:author="N F" w:date="2023-12-05T03:08:00Z">
            <w:rPr>
              <w:rFonts w:cs="Times New Roman"/>
              <w:i/>
              <w:iCs/>
            </w:rPr>
          </w:rPrChange>
        </w:rPr>
        <w:t xml:space="preserve"> </w:t>
      </w:r>
      <w:r w:rsidR="00F22328" w:rsidRPr="006E6534">
        <w:rPr>
          <w:rFonts w:cs="Times New Roman"/>
          <w:i/>
          <w:iCs/>
          <w:color w:val="000000" w:themeColor="text1"/>
          <w:lang w:val="en-US"/>
          <w:rPrChange w:id="8522" w:author="N F" w:date="2023-12-05T03:08:00Z">
            <w:rPr>
              <w:rFonts w:cs="Times New Roman"/>
              <w:i/>
              <w:iCs/>
              <w:lang w:val="en-US"/>
            </w:rPr>
          </w:rPrChange>
        </w:rPr>
        <w:t>vivo</w:t>
      </w:r>
      <w:r w:rsidR="00F22328" w:rsidRPr="006E6534">
        <w:rPr>
          <w:rFonts w:cs="Times New Roman"/>
          <w:color w:val="000000" w:themeColor="text1"/>
          <w:rPrChange w:id="8523" w:author="N F" w:date="2023-12-05T03:08:00Z">
            <w:rPr>
              <w:rFonts w:cs="Times New Roman"/>
            </w:rPr>
          </w:rPrChange>
        </w:rPr>
        <w:t xml:space="preserve">. Ингибирование аутофагии усиливало цитотоксичность осимертиниба как в резистентных к осимертинибу, так и в чувствительных клетках. Кроме того, устойчивые к осимертинибу клетки проявляли свойства, подобные стволовым клеткам, тогда как ингибирование аутофагии снижало </w:t>
      </w:r>
      <w:r w:rsidR="002B38E3" w:rsidRPr="006E6534">
        <w:rPr>
          <w:rFonts w:cs="Times New Roman"/>
          <w:color w:val="000000" w:themeColor="text1"/>
          <w:rPrChange w:id="8524" w:author="N F" w:date="2023-12-05T03:08:00Z">
            <w:rPr>
              <w:rFonts w:cs="Times New Roman"/>
            </w:rPr>
          </w:rPrChange>
        </w:rPr>
        <w:t>данные свойства</w:t>
      </w:r>
      <w:r w:rsidR="00F22328" w:rsidRPr="006E6534">
        <w:rPr>
          <w:rFonts w:cs="Times New Roman"/>
          <w:color w:val="000000" w:themeColor="text1"/>
          <w:rPrChange w:id="8525" w:author="N F" w:date="2023-12-05T03:08:00Z">
            <w:rPr>
              <w:rFonts w:cs="Times New Roman"/>
            </w:rPr>
          </w:rPrChange>
        </w:rPr>
        <w:t xml:space="preserve"> за счет подавления экспрессии </w:t>
      </w:r>
      <w:r w:rsidR="00F22328" w:rsidRPr="006E6534">
        <w:rPr>
          <w:rFonts w:cs="Times New Roman"/>
          <w:color w:val="000000" w:themeColor="text1"/>
          <w:lang w:val="en-US"/>
          <w:rPrChange w:id="8526" w:author="N F" w:date="2023-12-05T03:08:00Z">
            <w:rPr>
              <w:rFonts w:cs="Times New Roman"/>
              <w:lang w:val="en-US"/>
            </w:rPr>
          </w:rPrChange>
        </w:rPr>
        <w:t>SOX</w:t>
      </w:r>
      <w:r w:rsidR="00F22328" w:rsidRPr="006E6534">
        <w:rPr>
          <w:rFonts w:cs="Times New Roman"/>
          <w:color w:val="000000" w:themeColor="text1"/>
          <w:rPrChange w:id="8527" w:author="N F" w:date="2023-12-05T03:08:00Z">
            <w:rPr>
              <w:rFonts w:cs="Times New Roman"/>
            </w:rPr>
          </w:rPrChange>
        </w:rPr>
        <w:t xml:space="preserve">2 и </w:t>
      </w:r>
      <w:r w:rsidR="00F22328" w:rsidRPr="006E6534">
        <w:rPr>
          <w:rFonts w:cs="Times New Roman"/>
          <w:color w:val="000000" w:themeColor="text1"/>
          <w:lang w:val="en-US"/>
          <w:rPrChange w:id="8528" w:author="N F" w:date="2023-12-05T03:08:00Z">
            <w:rPr>
              <w:rFonts w:cs="Times New Roman"/>
              <w:lang w:val="en-US"/>
            </w:rPr>
          </w:rPrChange>
        </w:rPr>
        <w:t>ALDH</w:t>
      </w:r>
      <w:r w:rsidR="00F22328" w:rsidRPr="006E6534">
        <w:rPr>
          <w:rFonts w:cs="Times New Roman"/>
          <w:color w:val="000000" w:themeColor="text1"/>
          <w:rPrChange w:id="8529" w:author="N F" w:date="2023-12-05T03:08:00Z">
            <w:rPr>
              <w:rFonts w:cs="Times New Roman"/>
            </w:rPr>
          </w:rPrChange>
        </w:rPr>
        <w:t>1</w:t>
      </w:r>
      <w:r w:rsidR="00F22328" w:rsidRPr="006E6534">
        <w:rPr>
          <w:rFonts w:cs="Times New Roman"/>
          <w:color w:val="000000" w:themeColor="text1"/>
          <w:lang w:val="en-US"/>
          <w:rPrChange w:id="8530" w:author="N F" w:date="2023-12-05T03:08:00Z">
            <w:rPr>
              <w:rFonts w:cs="Times New Roman"/>
              <w:lang w:val="en-US"/>
            </w:rPr>
          </w:rPrChange>
        </w:rPr>
        <w:t>A</w:t>
      </w:r>
      <w:r w:rsidR="00F22328" w:rsidRPr="006E6534">
        <w:rPr>
          <w:rFonts w:cs="Times New Roman"/>
          <w:color w:val="000000" w:themeColor="text1"/>
          <w:rPrChange w:id="8531" w:author="N F" w:date="2023-12-05T03:08:00Z">
            <w:rPr>
              <w:rFonts w:cs="Times New Roman"/>
            </w:rPr>
          </w:rPrChange>
        </w:rPr>
        <w:t xml:space="preserve">1. Кроме того, </w:t>
      </w:r>
      <w:r w:rsidR="002B38E3" w:rsidRPr="006E6534">
        <w:rPr>
          <w:rFonts w:cs="Times New Roman"/>
          <w:color w:val="000000" w:themeColor="text1"/>
          <w:rPrChange w:id="8532" w:author="N F" w:date="2023-12-05T03:08:00Z">
            <w:rPr>
              <w:rFonts w:cs="Times New Roman"/>
            </w:rPr>
          </w:rPrChange>
        </w:rPr>
        <w:t xml:space="preserve">авторы </w:t>
      </w:r>
      <w:r w:rsidR="00F22328" w:rsidRPr="006E6534">
        <w:rPr>
          <w:rFonts w:cs="Times New Roman"/>
          <w:color w:val="000000" w:themeColor="text1"/>
          <w:rPrChange w:id="8533" w:author="N F" w:date="2023-12-05T03:08:00Z">
            <w:rPr>
              <w:rFonts w:cs="Times New Roman"/>
            </w:rPr>
          </w:rPrChange>
        </w:rPr>
        <w:t>обнаружили, что нокдаун беклина-1 ингибирует свойства, подобные стволовым клеткам, и восстанавливает цитотоксичность осимертиниба. Осимертиниб в сочетании с хлорохином ингибировал рост опухоли более эффективн</w:t>
      </w:r>
      <w:r w:rsidR="007762D2" w:rsidRPr="006E6534">
        <w:rPr>
          <w:rFonts w:cs="Times New Roman"/>
          <w:color w:val="000000" w:themeColor="text1"/>
          <w:rPrChange w:id="8534" w:author="N F" w:date="2023-12-05T03:08:00Z">
            <w:rPr>
              <w:rFonts w:cs="Times New Roman"/>
            </w:rPr>
          </w:rPrChange>
        </w:rPr>
        <w:t>о</w:t>
      </w:r>
      <w:r w:rsidR="00F22328" w:rsidRPr="006E6534">
        <w:rPr>
          <w:rFonts w:cs="Times New Roman"/>
          <w:color w:val="000000" w:themeColor="text1"/>
          <w:rPrChange w:id="8535" w:author="N F" w:date="2023-12-05T03:08:00Z">
            <w:rPr>
              <w:rFonts w:cs="Times New Roman"/>
            </w:rPr>
          </w:rPrChange>
        </w:rPr>
        <w:t>, чем</w:t>
      </w:r>
      <w:r w:rsidR="00F8023C" w:rsidRPr="006E6534">
        <w:rPr>
          <w:rFonts w:cs="Times New Roman"/>
          <w:color w:val="000000" w:themeColor="text1"/>
          <w:rPrChange w:id="8536" w:author="N F" w:date="2023-12-05T03:08:00Z">
            <w:rPr>
              <w:rFonts w:cs="Times New Roman"/>
            </w:rPr>
          </w:rPrChange>
        </w:rPr>
        <w:t xml:space="preserve"> при</w:t>
      </w:r>
      <w:r w:rsidR="00F22328" w:rsidRPr="006E6534">
        <w:rPr>
          <w:rFonts w:cs="Times New Roman"/>
          <w:color w:val="000000" w:themeColor="text1"/>
          <w:rPrChange w:id="8537" w:author="N F" w:date="2023-12-05T03:08:00Z">
            <w:rPr>
              <w:rFonts w:cs="Times New Roman"/>
            </w:rPr>
          </w:rPrChange>
        </w:rPr>
        <w:t xml:space="preserve"> отдельно</w:t>
      </w:r>
      <w:r w:rsidR="00F8023C" w:rsidRPr="006E6534">
        <w:rPr>
          <w:rFonts w:cs="Times New Roman"/>
          <w:color w:val="000000" w:themeColor="text1"/>
          <w:rPrChange w:id="8538" w:author="N F" w:date="2023-12-05T03:08:00Z">
            <w:rPr>
              <w:rFonts w:cs="Times New Roman"/>
            </w:rPr>
          </w:rPrChange>
        </w:rPr>
        <w:t>м введении</w:t>
      </w:r>
      <w:r w:rsidR="00F22328" w:rsidRPr="006E6534">
        <w:rPr>
          <w:rFonts w:cs="Times New Roman"/>
          <w:color w:val="000000" w:themeColor="text1"/>
          <w:rPrChange w:id="8539" w:author="N F" w:date="2023-12-05T03:08:00Z">
            <w:rPr>
              <w:rFonts w:cs="Times New Roman"/>
            </w:rPr>
          </w:rPrChange>
        </w:rPr>
        <w:t xml:space="preserve"> у мышей с ксенотрансплантатом. </w:t>
      </w:r>
      <w:r w:rsidR="00F8023C" w:rsidRPr="006E6534">
        <w:rPr>
          <w:rFonts w:cs="Times New Roman"/>
          <w:color w:val="000000" w:themeColor="text1"/>
          <w:rPrChange w:id="8540" w:author="N F" w:date="2023-12-05T03:08:00Z">
            <w:rPr>
              <w:rFonts w:cs="Times New Roman"/>
            </w:rPr>
          </w:rPrChange>
        </w:rPr>
        <w:t>Авторы заключили</w:t>
      </w:r>
      <w:r w:rsidR="00F22328" w:rsidRPr="006E6534">
        <w:rPr>
          <w:rFonts w:cs="Times New Roman"/>
          <w:color w:val="000000" w:themeColor="text1"/>
          <w:rPrChange w:id="8541" w:author="N F" w:date="2023-12-05T03:08:00Z">
            <w:rPr>
              <w:rFonts w:cs="Times New Roman"/>
            </w:rPr>
          </w:rPrChange>
        </w:rPr>
        <w:t xml:space="preserve">, что аутофагия играет неблагоприятную роль в цитотоксичности осимертиниба, индуцируя свойства, подобные стволовым клеткам. </w:t>
      </w:r>
      <w:r w:rsidR="00F22328" w:rsidRPr="006E6534">
        <w:rPr>
          <w:rFonts w:cs="Times New Roman"/>
          <w:color w:val="000000" w:themeColor="text1"/>
          <w:rPrChange w:id="8542" w:author="N F" w:date="2023-12-05T03:08:00Z">
            <w:rPr>
              <w:rFonts w:cs="Times New Roman"/>
            </w:rPr>
          </w:rPrChange>
        </w:rPr>
        <w:lastRenderedPageBreak/>
        <w:t xml:space="preserve">Комбинированная терапия </w:t>
      </w:r>
      <w:r w:rsidR="006E2106" w:rsidRPr="006E6534">
        <w:rPr>
          <w:rFonts w:cs="Times New Roman"/>
          <w:color w:val="000000" w:themeColor="text1"/>
          <w:rPrChange w:id="8543" w:author="N F" w:date="2023-12-05T03:08:00Z">
            <w:rPr>
              <w:rFonts w:cs="Times New Roman"/>
            </w:rPr>
          </w:rPrChange>
        </w:rPr>
        <w:t>осимертинибом</w:t>
      </w:r>
      <w:r w:rsidR="00F22328" w:rsidRPr="006E6534">
        <w:rPr>
          <w:rFonts w:cs="Times New Roman"/>
          <w:color w:val="000000" w:themeColor="text1"/>
          <w:rPrChange w:id="8544" w:author="N F" w:date="2023-12-05T03:08:00Z">
            <w:rPr>
              <w:rFonts w:cs="Times New Roman"/>
            </w:rPr>
          </w:rPrChange>
        </w:rPr>
        <w:t xml:space="preserve"> и ингибитором аутофагии может обеспечить многообещающую стратегию для улучшения цитотоксичности осимертиниба</w:t>
      </w:r>
      <w:r w:rsidRPr="006E6534">
        <w:rPr>
          <w:rFonts w:cs="Times New Roman"/>
          <w:color w:val="000000" w:themeColor="text1"/>
          <w:rPrChange w:id="8545" w:author="N F" w:date="2023-12-05T03:08:00Z">
            <w:rPr>
              <w:rFonts w:cs="Times New Roman"/>
            </w:rPr>
          </w:rPrChange>
        </w:rPr>
        <w:t xml:space="preserve"> </w:t>
      </w:r>
      <w:ins w:id="8546" w:author="Barshadskaya, Yuliya" w:date="2024-01-13T19:27:00Z">
        <w:r w:rsidR="008D162B" w:rsidRPr="0001519A">
          <w:rPr>
            <w:rFonts w:cs="Times New Roman"/>
            <w:color w:val="000000" w:themeColor="text1"/>
            <w:lang w:val="en-US"/>
          </w:rPr>
          <w:fldChar w:fldCharType="begin"/>
        </w:r>
        <w:r w:rsidR="008D162B"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8D162B" w:rsidRPr="0001519A">
          <w:rPr>
            <w:rFonts w:cs="Times New Roman"/>
            <w:color w:val="000000" w:themeColor="text1"/>
            <w:lang w:val="en-US"/>
          </w:rPr>
          <w:fldChar w:fldCharType="separate"/>
        </w:r>
        <w:r w:rsidR="008D162B" w:rsidRPr="0018315E">
          <w:rPr>
            <w:rFonts w:cs="Times New Roman"/>
            <w:color w:val="000000" w:themeColor="text1"/>
          </w:rPr>
          <w:t>[</w:t>
        </w:r>
      </w:ins>
      <w:ins w:id="8547" w:author="Barshadskaya, Yuliya" w:date="2024-02-22T23:46:00Z">
        <w:r w:rsidR="007C662F">
          <w:rPr>
            <w:rFonts w:cs="Times New Roman"/>
            <w:color w:val="000000" w:themeColor="text1"/>
          </w:rPr>
          <w:t>5</w:t>
        </w:r>
      </w:ins>
      <w:ins w:id="8548" w:author="Barshadskaya, Yuliya" w:date="2024-01-13T19:27:00Z">
        <w:r w:rsidR="008D162B" w:rsidRPr="00DD38F1">
          <w:rPr>
            <w:rFonts w:cs="Times New Roman"/>
            <w:color w:val="000000" w:themeColor="text1"/>
          </w:rPr>
          <w:t>]</w:t>
        </w:r>
        <w:r w:rsidR="008D162B" w:rsidRPr="0001519A">
          <w:rPr>
            <w:rFonts w:cs="Times New Roman"/>
            <w:color w:val="000000" w:themeColor="text1"/>
            <w:lang w:val="en-US"/>
          </w:rPr>
          <w:fldChar w:fldCharType="end"/>
        </w:r>
      </w:ins>
      <w:del w:id="8549" w:author="Barshadskaya, Yuliya" w:date="2024-01-13T19:27:00Z">
        <w:r w:rsidR="002D4BA0" w:rsidRPr="006E6534" w:rsidDel="008D162B">
          <w:rPr>
            <w:rFonts w:cs="Times New Roman"/>
            <w:color w:val="000000" w:themeColor="text1"/>
            <w:lang w:val="en-GB"/>
            <w:rPrChange w:id="8550" w:author="N F" w:date="2023-12-05T03:08:00Z">
              <w:rPr>
                <w:rFonts w:cs="Times New Roman"/>
                <w:lang w:val="en-GB"/>
              </w:rPr>
            </w:rPrChange>
          </w:rPr>
          <w:fldChar w:fldCharType="begin"/>
        </w:r>
        <w:r w:rsidR="00AE1425" w:rsidRPr="006E6534" w:rsidDel="008D162B">
          <w:rPr>
            <w:rFonts w:cs="Times New Roman"/>
            <w:color w:val="000000" w:themeColor="text1"/>
            <w:rPrChange w:id="855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552" w:author="N F" w:date="2023-12-05T03:08:00Z">
              <w:rPr>
                <w:rFonts w:cs="Times New Roman"/>
                <w:lang w:val="en-GB"/>
              </w:rPr>
            </w:rPrChange>
          </w:rPr>
          <w:delInstrText>ADDIN</w:delInstrText>
        </w:r>
        <w:r w:rsidR="00AE1425" w:rsidRPr="006E6534" w:rsidDel="008D162B">
          <w:rPr>
            <w:rFonts w:cs="Times New Roman"/>
            <w:color w:val="000000" w:themeColor="text1"/>
            <w:rPrChange w:id="8553"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554" w:author="N F" w:date="2023-12-05T03:08:00Z">
              <w:rPr>
                <w:rFonts w:cs="Times New Roman"/>
                <w:lang w:val="en-GB"/>
              </w:rPr>
            </w:rPrChange>
          </w:rPr>
          <w:delInstrText>ZOTERO</w:delInstrText>
        </w:r>
        <w:r w:rsidR="00AE1425" w:rsidRPr="006E6534" w:rsidDel="008D162B">
          <w:rPr>
            <w:rFonts w:cs="Times New Roman"/>
            <w:color w:val="000000" w:themeColor="text1"/>
            <w:rPrChange w:id="8555" w:author="N F" w:date="2023-12-05T03:08:00Z">
              <w:rPr>
                <w:rFonts w:cs="Times New Roman"/>
              </w:rPr>
            </w:rPrChange>
          </w:rPr>
          <w:delInstrText>_</w:delInstrText>
        </w:r>
        <w:r w:rsidR="00AE1425" w:rsidRPr="006E6534" w:rsidDel="008D162B">
          <w:rPr>
            <w:rFonts w:cs="Times New Roman"/>
            <w:color w:val="000000" w:themeColor="text1"/>
            <w:lang w:val="en-GB"/>
            <w:rPrChange w:id="8556" w:author="N F" w:date="2023-12-05T03:08:00Z">
              <w:rPr>
                <w:rFonts w:cs="Times New Roman"/>
                <w:lang w:val="en-GB"/>
              </w:rPr>
            </w:rPrChange>
          </w:rPr>
          <w:delInstrText>ITEM</w:delInstrText>
        </w:r>
        <w:r w:rsidR="00AE1425" w:rsidRPr="006E6534" w:rsidDel="008D162B">
          <w:rPr>
            <w:rFonts w:cs="Times New Roman"/>
            <w:color w:val="000000" w:themeColor="text1"/>
            <w:rPrChange w:id="8557"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558" w:author="N F" w:date="2023-12-05T03:08:00Z">
              <w:rPr>
                <w:rFonts w:cs="Times New Roman"/>
                <w:lang w:val="en-GB"/>
              </w:rPr>
            </w:rPrChange>
          </w:rPr>
          <w:delInstrText>CSL</w:delInstrText>
        </w:r>
        <w:r w:rsidR="00AE1425" w:rsidRPr="006E6534" w:rsidDel="008D162B">
          <w:rPr>
            <w:rFonts w:cs="Times New Roman"/>
            <w:color w:val="000000" w:themeColor="text1"/>
            <w:rPrChange w:id="8559" w:author="N F" w:date="2023-12-05T03:08:00Z">
              <w:rPr>
                <w:rFonts w:cs="Times New Roman"/>
              </w:rPr>
            </w:rPrChange>
          </w:rPr>
          <w:delInstrText>_</w:delInstrText>
        </w:r>
        <w:r w:rsidR="00AE1425" w:rsidRPr="006E6534" w:rsidDel="008D162B">
          <w:rPr>
            <w:rFonts w:cs="Times New Roman"/>
            <w:color w:val="000000" w:themeColor="text1"/>
            <w:lang w:val="en-GB"/>
            <w:rPrChange w:id="8560" w:author="N F" w:date="2023-12-05T03:08:00Z">
              <w:rPr>
                <w:rFonts w:cs="Times New Roman"/>
                <w:lang w:val="en-GB"/>
              </w:rPr>
            </w:rPrChange>
          </w:rPr>
          <w:delInstrText>CITATION</w:delInstrText>
        </w:r>
        <w:r w:rsidR="00AE1425" w:rsidRPr="006E6534" w:rsidDel="008D162B">
          <w:rPr>
            <w:rFonts w:cs="Times New Roman"/>
            <w:color w:val="000000" w:themeColor="text1"/>
            <w:rPrChange w:id="856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562" w:author="N F" w:date="2023-12-05T03:08:00Z">
              <w:rPr>
                <w:rFonts w:cs="Times New Roman"/>
                <w:lang w:val="en-GB"/>
              </w:rPr>
            </w:rPrChange>
          </w:rPr>
          <w:delInstrText>citationID</w:delInstrText>
        </w:r>
        <w:r w:rsidR="00AE1425" w:rsidRPr="006E6534" w:rsidDel="008D162B">
          <w:rPr>
            <w:rFonts w:cs="Times New Roman"/>
            <w:color w:val="000000" w:themeColor="text1"/>
            <w:rPrChange w:id="8563" w:author="N F" w:date="2023-12-05T03:08:00Z">
              <w:rPr>
                <w:rFonts w:cs="Times New Roman"/>
              </w:rPr>
            </w:rPrChange>
          </w:rPr>
          <w:delInstrText>":"</w:delInstrText>
        </w:r>
        <w:r w:rsidR="00AE1425" w:rsidRPr="006E6534" w:rsidDel="008D162B">
          <w:rPr>
            <w:rFonts w:cs="Times New Roman"/>
            <w:color w:val="000000" w:themeColor="text1"/>
            <w:lang w:val="en-GB"/>
            <w:rPrChange w:id="8564" w:author="N F" w:date="2023-12-05T03:08:00Z">
              <w:rPr>
                <w:rFonts w:cs="Times New Roman"/>
                <w:lang w:val="en-GB"/>
              </w:rPr>
            </w:rPrChange>
          </w:rPr>
          <w:delInstrText>zRgYdaN</w:delInstrText>
        </w:r>
        <w:r w:rsidR="00AE1425" w:rsidRPr="006E6534" w:rsidDel="008D162B">
          <w:rPr>
            <w:rFonts w:cs="Times New Roman"/>
            <w:color w:val="000000" w:themeColor="text1"/>
            <w:rPrChange w:id="8565" w:author="N F" w:date="2023-12-05T03:08:00Z">
              <w:rPr>
                <w:rFonts w:cs="Times New Roman"/>
              </w:rPr>
            </w:rPrChange>
          </w:rPr>
          <w:delInstrText>4","</w:delInstrText>
        </w:r>
        <w:r w:rsidR="00AE1425" w:rsidRPr="006E6534" w:rsidDel="008D162B">
          <w:rPr>
            <w:rFonts w:cs="Times New Roman"/>
            <w:color w:val="000000" w:themeColor="text1"/>
            <w:lang w:val="en-GB"/>
            <w:rPrChange w:id="8566" w:author="N F" w:date="2023-12-05T03:08:00Z">
              <w:rPr>
                <w:rFonts w:cs="Times New Roman"/>
                <w:lang w:val="en-GB"/>
              </w:rPr>
            </w:rPrChange>
          </w:rPr>
          <w:delInstrText>properties</w:delInstrText>
        </w:r>
        <w:r w:rsidR="00AE1425" w:rsidRPr="006E6534" w:rsidDel="008D162B">
          <w:rPr>
            <w:rFonts w:cs="Times New Roman"/>
            <w:color w:val="000000" w:themeColor="text1"/>
            <w:rPrChange w:id="8567" w:author="N F" w:date="2023-12-05T03:08:00Z">
              <w:rPr>
                <w:rFonts w:cs="Times New Roman"/>
              </w:rPr>
            </w:rPrChange>
          </w:rPr>
          <w:delInstrText>":{"</w:delInstrText>
        </w:r>
        <w:r w:rsidR="00AE1425" w:rsidRPr="006E6534" w:rsidDel="008D162B">
          <w:rPr>
            <w:rFonts w:cs="Times New Roman"/>
            <w:color w:val="000000" w:themeColor="text1"/>
            <w:lang w:val="en-GB"/>
            <w:rPrChange w:id="8568" w:author="N F" w:date="2023-12-05T03:08:00Z">
              <w:rPr>
                <w:rFonts w:cs="Times New Roman"/>
                <w:lang w:val="en-GB"/>
              </w:rPr>
            </w:rPrChange>
          </w:rPr>
          <w:delInstrText>formattedCitation</w:delInstrText>
        </w:r>
        <w:r w:rsidR="00AE1425" w:rsidRPr="006E6534" w:rsidDel="008D162B">
          <w:rPr>
            <w:rFonts w:cs="Times New Roman"/>
            <w:color w:val="000000" w:themeColor="text1"/>
            <w:rPrChange w:id="8569" w:author="N F" w:date="2023-12-05T03:08:00Z">
              <w:rPr>
                <w:rFonts w:cs="Times New Roman"/>
              </w:rPr>
            </w:rPrChange>
          </w:rPr>
          <w:delInstrText>":"(10)","</w:delInstrText>
        </w:r>
        <w:r w:rsidR="00AE1425" w:rsidRPr="006E6534" w:rsidDel="008D162B">
          <w:rPr>
            <w:rFonts w:cs="Times New Roman"/>
            <w:color w:val="000000" w:themeColor="text1"/>
            <w:lang w:val="en-GB"/>
            <w:rPrChange w:id="8570" w:author="N F" w:date="2023-12-05T03:08:00Z">
              <w:rPr>
                <w:rFonts w:cs="Times New Roman"/>
                <w:lang w:val="en-GB"/>
              </w:rPr>
            </w:rPrChange>
          </w:rPr>
          <w:delInstrText>plainCitation</w:delInstrText>
        </w:r>
        <w:r w:rsidR="00AE1425" w:rsidRPr="006E6534" w:rsidDel="008D162B">
          <w:rPr>
            <w:rFonts w:cs="Times New Roman"/>
            <w:color w:val="000000" w:themeColor="text1"/>
            <w:rPrChange w:id="8571" w:author="N F" w:date="2023-12-05T03:08:00Z">
              <w:rPr>
                <w:rFonts w:cs="Times New Roman"/>
              </w:rPr>
            </w:rPrChange>
          </w:rPr>
          <w:delInstrText>":"(10)","</w:delInstrText>
        </w:r>
        <w:r w:rsidR="00AE1425" w:rsidRPr="006E6534" w:rsidDel="008D162B">
          <w:rPr>
            <w:rFonts w:cs="Times New Roman"/>
            <w:color w:val="000000" w:themeColor="text1"/>
            <w:lang w:val="en-GB"/>
            <w:rPrChange w:id="8572" w:author="N F" w:date="2023-12-05T03:08:00Z">
              <w:rPr>
                <w:rFonts w:cs="Times New Roman"/>
                <w:lang w:val="en-GB"/>
              </w:rPr>
            </w:rPrChange>
          </w:rPr>
          <w:delInstrText>noteIndex</w:delInstrText>
        </w:r>
        <w:r w:rsidR="00AE1425" w:rsidRPr="006E6534" w:rsidDel="008D162B">
          <w:rPr>
            <w:rFonts w:cs="Times New Roman"/>
            <w:color w:val="000000" w:themeColor="text1"/>
            <w:rPrChange w:id="8573" w:author="N F" w:date="2023-12-05T03:08:00Z">
              <w:rPr>
                <w:rFonts w:cs="Times New Roman"/>
              </w:rPr>
            </w:rPrChange>
          </w:rPr>
          <w:delInstrText>":0},"</w:delInstrText>
        </w:r>
        <w:r w:rsidR="00AE1425" w:rsidRPr="006E6534" w:rsidDel="008D162B">
          <w:rPr>
            <w:rFonts w:cs="Times New Roman"/>
            <w:color w:val="000000" w:themeColor="text1"/>
            <w:lang w:val="en-GB"/>
            <w:rPrChange w:id="8574" w:author="N F" w:date="2023-12-05T03:08:00Z">
              <w:rPr>
                <w:rFonts w:cs="Times New Roman"/>
                <w:lang w:val="en-GB"/>
              </w:rPr>
            </w:rPrChange>
          </w:rPr>
          <w:delInstrText>citationItems</w:delInstrText>
        </w:r>
        <w:r w:rsidR="00AE1425" w:rsidRPr="006E6534" w:rsidDel="008D162B">
          <w:rPr>
            <w:rFonts w:cs="Times New Roman"/>
            <w:color w:val="000000" w:themeColor="text1"/>
            <w:rPrChange w:id="8575" w:author="N F" w:date="2023-12-05T03:08:00Z">
              <w:rPr>
                <w:rFonts w:cs="Times New Roman"/>
              </w:rPr>
            </w:rPrChange>
          </w:rPr>
          <w:delInstrText>":[{"</w:delInstrText>
        </w:r>
        <w:r w:rsidR="00AE1425" w:rsidRPr="006E6534" w:rsidDel="008D162B">
          <w:rPr>
            <w:rFonts w:cs="Times New Roman"/>
            <w:color w:val="000000" w:themeColor="text1"/>
            <w:lang w:val="en-GB"/>
            <w:rPrChange w:id="8576" w:author="N F" w:date="2023-12-05T03:08:00Z">
              <w:rPr>
                <w:rFonts w:cs="Times New Roman"/>
                <w:lang w:val="en-GB"/>
              </w:rPr>
            </w:rPrChange>
          </w:rPr>
          <w:delInstrText>id</w:delInstrText>
        </w:r>
        <w:r w:rsidR="00AE1425" w:rsidRPr="006E6534" w:rsidDel="008D162B">
          <w:rPr>
            <w:rFonts w:cs="Times New Roman"/>
            <w:color w:val="000000" w:themeColor="text1"/>
            <w:rPrChange w:id="8577" w:author="N F" w:date="2023-12-05T03:08:00Z">
              <w:rPr>
                <w:rFonts w:cs="Times New Roman"/>
              </w:rPr>
            </w:rPrChange>
          </w:rPr>
          <w:delInstrText>":161893,"</w:delInstrText>
        </w:r>
        <w:r w:rsidR="00AE1425" w:rsidRPr="006E6534" w:rsidDel="008D162B">
          <w:rPr>
            <w:rFonts w:cs="Times New Roman"/>
            <w:color w:val="000000" w:themeColor="text1"/>
            <w:lang w:val="en-GB"/>
            <w:rPrChange w:id="8578" w:author="N F" w:date="2023-12-05T03:08:00Z">
              <w:rPr>
                <w:rFonts w:cs="Times New Roman"/>
                <w:lang w:val="en-GB"/>
              </w:rPr>
            </w:rPrChange>
          </w:rPr>
          <w:delInstrText>uris</w:delInstrText>
        </w:r>
        <w:r w:rsidR="00AE1425" w:rsidRPr="006E6534" w:rsidDel="008D162B">
          <w:rPr>
            <w:rFonts w:cs="Times New Roman"/>
            <w:color w:val="000000" w:themeColor="text1"/>
            <w:rPrChange w:id="8579" w:author="N F" w:date="2023-12-05T03:08:00Z">
              <w:rPr>
                <w:rFonts w:cs="Times New Roman"/>
              </w:rPr>
            </w:rPrChange>
          </w:rPr>
          <w:delInstrText>":["</w:delInstrText>
        </w:r>
        <w:r w:rsidR="00AE1425" w:rsidRPr="006E6534" w:rsidDel="008D162B">
          <w:rPr>
            <w:rFonts w:cs="Times New Roman"/>
            <w:color w:val="000000" w:themeColor="text1"/>
            <w:lang w:val="en-GB"/>
            <w:rPrChange w:id="8580" w:author="N F" w:date="2023-12-05T03:08:00Z">
              <w:rPr>
                <w:rFonts w:cs="Times New Roman"/>
                <w:lang w:val="en-GB"/>
              </w:rPr>
            </w:rPrChange>
          </w:rPr>
          <w:delInstrText>http</w:delInstrText>
        </w:r>
        <w:r w:rsidR="00AE1425" w:rsidRPr="006E6534" w:rsidDel="008D162B">
          <w:rPr>
            <w:rFonts w:cs="Times New Roman"/>
            <w:color w:val="000000" w:themeColor="text1"/>
            <w:rPrChange w:id="8581" w:author="N F" w:date="2023-12-05T03:08:00Z">
              <w:rPr>
                <w:rFonts w:cs="Times New Roman"/>
              </w:rPr>
            </w:rPrChange>
          </w:rPr>
          <w:delInstrText>://</w:delInstrText>
        </w:r>
        <w:r w:rsidR="00AE1425" w:rsidRPr="006E6534" w:rsidDel="008D162B">
          <w:rPr>
            <w:rFonts w:cs="Times New Roman"/>
            <w:color w:val="000000" w:themeColor="text1"/>
            <w:lang w:val="en-GB"/>
            <w:rPrChange w:id="8582" w:author="N F" w:date="2023-12-05T03:08:00Z">
              <w:rPr>
                <w:rFonts w:cs="Times New Roman"/>
                <w:lang w:val="en-GB"/>
              </w:rPr>
            </w:rPrChange>
          </w:rPr>
          <w:delInstrText>zotero</w:delInstrText>
        </w:r>
        <w:r w:rsidR="00AE1425" w:rsidRPr="006E6534" w:rsidDel="008D162B">
          <w:rPr>
            <w:rFonts w:cs="Times New Roman"/>
            <w:color w:val="000000" w:themeColor="text1"/>
            <w:rPrChange w:id="8583" w:author="N F" w:date="2023-12-05T03:08:00Z">
              <w:rPr>
                <w:rFonts w:cs="Times New Roman"/>
              </w:rPr>
            </w:rPrChange>
          </w:rPr>
          <w:delInstrText>.</w:delInstrText>
        </w:r>
        <w:r w:rsidR="00AE1425" w:rsidRPr="006E6534" w:rsidDel="008D162B">
          <w:rPr>
            <w:rFonts w:cs="Times New Roman"/>
            <w:color w:val="000000" w:themeColor="text1"/>
            <w:lang w:val="en-GB"/>
            <w:rPrChange w:id="8584" w:author="N F" w:date="2023-12-05T03:08:00Z">
              <w:rPr>
                <w:rFonts w:cs="Times New Roman"/>
                <w:lang w:val="en-GB"/>
              </w:rPr>
            </w:rPrChange>
          </w:rPr>
          <w:delInstrText>org</w:delInstrText>
        </w:r>
        <w:r w:rsidR="00AE1425" w:rsidRPr="006E6534" w:rsidDel="008D162B">
          <w:rPr>
            <w:rFonts w:cs="Times New Roman"/>
            <w:color w:val="000000" w:themeColor="text1"/>
            <w:rPrChange w:id="8585" w:author="N F" w:date="2023-12-05T03:08:00Z">
              <w:rPr>
                <w:rFonts w:cs="Times New Roman"/>
              </w:rPr>
            </w:rPrChange>
          </w:rPr>
          <w:delInstrText>/</w:delInstrText>
        </w:r>
        <w:r w:rsidR="00AE1425" w:rsidRPr="006E6534" w:rsidDel="008D162B">
          <w:rPr>
            <w:rFonts w:cs="Times New Roman"/>
            <w:color w:val="000000" w:themeColor="text1"/>
            <w:lang w:val="en-GB"/>
            <w:rPrChange w:id="8586" w:author="N F" w:date="2023-12-05T03:08:00Z">
              <w:rPr>
                <w:rFonts w:cs="Times New Roman"/>
                <w:lang w:val="en-GB"/>
              </w:rPr>
            </w:rPrChange>
          </w:rPr>
          <w:delInstrText>groups</w:delInstrText>
        </w:r>
        <w:r w:rsidR="00AE1425" w:rsidRPr="006E6534" w:rsidDel="008D162B">
          <w:rPr>
            <w:rFonts w:cs="Times New Roman"/>
            <w:color w:val="000000" w:themeColor="text1"/>
            <w:rPrChange w:id="8587" w:author="N F" w:date="2023-12-05T03:08:00Z">
              <w:rPr>
                <w:rFonts w:cs="Times New Roman"/>
              </w:rPr>
            </w:rPrChange>
          </w:rPr>
          <w:delInstrText>/4735135/</w:delInstrText>
        </w:r>
        <w:r w:rsidR="00AE1425" w:rsidRPr="006E6534" w:rsidDel="008D162B">
          <w:rPr>
            <w:rFonts w:cs="Times New Roman"/>
            <w:color w:val="000000" w:themeColor="text1"/>
            <w:lang w:val="en-GB"/>
            <w:rPrChange w:id="8588" w:author="N F" w:date="2023-12-05T03:08:00Z">
              <w:rPr>
                <w:rFonts w:cs="Times New Roman"/>
                <w:lang w:val="en-GB"/>
              </w:rPr>
            </w:rPrChange>
          </w:rPr>
          <w:delInstrText>items</w:delInstrText>
        </w:r>
        <w:r w:rsidR="00AE1425" w:rsidRPr="006E6534" w:rsidDel="008D162B">
          <w:rPr>
            <w:rFonts w:cs="Times New Roman"/>
            <w:color w:val="000000" w:themeColor="text1"/>
            <w:rPrChange w:id="8589" w:author="N F" w:date="2023-12-05T03:08:00Z">
              <w:rPr>
                <w:rFonts w:cs="Times New Roman"/>
              </w:rPr>
            </w:rPrChange>
          </w:rPr>
          <w:delInstrText>/44</w:delInstrText>
        </w:r>
        <w:r w:rsidR="00AE1425" w:rsidRPr="006E6534" w:rsidDel="008D162B">
          <w:rPr>
            <w:rFonts w:cs="Times New Roman"/>
            <w:color w:val="000000" w:themeColor="text1"/>
            <w:lang w:val="en-GB"/>
            <w:rPrChange w:id="8590" w:author="N F" w:date="2023-12-05T03:08:00Z">
              <w:rPr>
                <w:rFonts w:cs="Times New Roman"/>
                <w:lang w:val="en-GB"/>
              </w:rPr>
            </w:rPrChange>
          </w:rPr>
          <w:delInstrText>URNRZ</w:delInstrText>
        </w:r>
        <w:r w:rsidR="00AE1425" w:rsidRPr="006E6534" w:rsidDel="008D162B">
          <w:rPr>
            <w:rFonts w:cs="Times New Roman"/>
            <w:color w:val="000000" w:themeColor="text1"/>
            <w:rPrChange w:id="8591" w:author="N F" w:date="2023-12-05T03:08:00Z">
              <w:rPr>
                <w:rFonts w:cs="Times New Roman"/>
              </w:rPr>
            </w:rPrChange>
          </w:rPr>
          <w:delInstrText>3"],"</w:delInstrText>
        </w:r>
        <w:r w:rsidR="00AE1425" w:rsidRPr="006E6534" w:rsidDel="008D162B">
          <w:rPr>
            <w:rFonts w:cs="Times New Roman"/>
            <w:color w:val="000000" w:themeColor="text1"/>
            <w:lang w:val="en-GB"/>
            <w:rPrChange w:id="8592" w:author="N F" w:date="2023-12-05T03:08:00Z">
              <w:rPr>
                <w:rFonts w:cs="Times New Roman"/>
                <w:lang w:val="en-GB"/>
              </w:rPr>
            </w:rPrChange>
          </w:rPr>
          <w:delInstrText>itemData</w:delInstrText>
        </w:r>
        <w:r w:rsidR="00AE1425" w:rsidRPr="006E6534" w:rsidDel="008D162B">
          <w:rPr>
            <w:rFonts w:cs="Times New Roman"/>
            <w:color w:val="000000" w:themeColor="text1"/>
            <w:rPrChange w:id="8593" w:author="N F" w:date="2023-12-05T03:08:00Z">
              <w:rPr>
                <w:rFonts w:cs="Times New Roman"/>
              </w:rPr>
            </w:rPrChange>
          </w:rPr>
          <w:delInstrText>":{"</w:delInstrText>
        </w:r>
        <w:r w:rsidR="00AE1425" w:rsidRPr="006E6534" w:rsidDel="008D162B">
          <w:rPr>
            <w:rFonts w:cs="Times New Roman"/>
            <w:color w:val="000000" w:themeColor="text1"/>
            <w:lang w:val="en-GB"/>
            <w:rPrChange w:id="8594" w:author="N F" w:date="2023-12-05T03:08:00Z">
              <w:rPr>
                <w:rFonts w:cs="Times New Roman"/>
                <w:lang w:val="en-GB"/>
              </w:rPr>
            </w:rPrChange>
          </w:rPr>
          <w:delInstrText>id</w:delInstrText>
        </w:r>
        <w:r w:rsidR="00AE1425" w:rsidRPr="006E6534" w:rsidDel="008D162B">
          <w:rPr>
            <w:rFonts w:cs="Times New Roman"/>
            <w:color w:val="000000" w:themeColor="text1"/>
            <w:rPrChange w:id="8595" w:author="N F" w:date="2023-12-05T03:08:00Z">
              <w:rPr>
                <w:rFonts w:cs="Times New Roman"/>
              </w:rPr>
            </w:rPrChange>
          </w:rPr>
          <w:delInstrText>":161893,"</w:delInstrText>
        </w:r>
        <w:r w:rsidR="00AE1425" w:rsidRPr="006E6534" w:rsidDel="008D162B">
          <w:rPr>
            <w:rFonts w:cs="Times New Roman"/>
            <w:color w:val="000000" w:themeColor="text1"/>
            <w:lang w:val="en-GB"/>
            <w:rPrChange w:id="8596" w:author="N F" w:date="2023-12-05T03:08:00Z">
              <w:rPr>
                <w:rFonts w:cs="Times New Roman"/>
                <w:lang w:val="en-GB"/>
              </w:rPr>
            </w:rPrChange>
          </w:rPr>
          <w:delInstrText>type</w:delInstrText>
        </w:r>
        <w:r w:rsidR="00AE1425" w:rsidRPr="006E6534" w:rsidDel="008D162B">
          <w:rPr>
            <w:rFonts w:cs="Times New Roman"/>
            <w:color w:val="000000" w:themeColor="text1"/>
            <w:rPrChange w:id="8597" w:author="N F" w:date="2023-12-05T03:08:00Z">
              <w:rPr>
                <w:rFonts w:cs="Times New Roman"/>
              </w:rPr>
            </w:rPrChange>
          </w:rPr>
          <w:delInstrText>":"</w:delInstrText>
        </w:r>
        <w:r w:rsidR="00AE1425" w:rsidRPr="006E6534" w:rsidDel="008D162B">
          <w:rPr>
            <w:rFonts w:cs="Times New Roman"/>
            <w:color w:val="000000" w:themeColor="text1"/>
            <w:lang w:val="en-GB"/>
            <w:rPrChange w:id="8598" w:author="N F" w:date="2023-12-05T03:08:00Z">
              <w:rPr>
                <w:rFonts w:cs="Times New Roman"/>
                <w:lang w:val="en-GB"/>
              </w:rPr>
            </w:rPrChange>
          </w:rPr>
          <w:delInstrText>article</w:delInstrText>
        </w:r>
        <w:r w:rsidR="00AE1425" w:rsidRPr="006E6534" w:rsidDel="008D162B">
          <w:rPr>
            <w:rFonts w:cs="Times New Roman"/>
            <w:color w:val="000000" w:themeColor="text1"/>
            <w:rPrChange w:id="8599" w:author="N F" w:date="2023-12-05T03:08:00Z">
              <w:rPr>
                <w:rFonts w:cs="Times New Roman"/>
              </w:rPr>
            </w:rPrChange>
          </w:rPr>
          <w:delInstrText>-</w:delInstrText>
        </w:r>
        <w:r w:rsidR="00AE1425" w:rsidRPr="006E6534" w:rsidDel="008D162B">
          <w:rPr>
            <w:rFonts w:cs="Times New Roman"/>
            <w:color w:val="000000" w:themeColor="text1"/>
            <w:lang w:val="en-GB"/>
            <w:rPrChange w:id="8600" w:author="N F" w:date="2023-12-05T03:08:00Z">
              <w:rPr>
                <w:rFonts w:cs="Times New Roman"/>
                <w:lang w:val="en-GB"/>
              </w:rPr>
            </w:rPrChange>
          </w:rPr>
          <w:delInstrText>journal</w:delInstrText>
        </w:r>
        <w:r w:rsidR="00AE1425" w:rsidRPr="006E6534" w:rsidDel="008D162B">
          <w:rPr>
            <w:rFonts w:cs="Times New Roman"/>
            <w:color w:val="000000" w:themeColor="text1"/>
            <w:rPrChange w:id="8601" w:author="N F" w:date="2023-12-05T03:08:00Z">
              <w:rPr>
                <w:rFonts w:cs="Times New Roman"/>
              </w:rPr>
            </w:rPrChange>
          </w:rPr>
          <w:delInstrText>","</w:delInstrText>
        </w:r>
        <w:r w:rsidR="00AE1425" w:rsidRPr="006E6534" w:rsidDel="008D162B">
          <w:rPr>
            <w:rFonts w:cs="Times New Roman"/>
            <w:color w:val="000000" w:themeColor="text1"/>
            <w:lang w:val="en-GB"/>
            <w:rPrChange w:id="8602" w:author="N F" w:date="2023-12-05T03:08:00Z">
              <w:rPr>
                <w:rFonts w:cs="Times New Roman"/>
                <w:lang w:val="en-GB"/>
              </w:rPr>
            </w:rPrChange>
          </w:rPr>
          <w:delInstrText>abstract</w:delInstrText>
        </w:r>
        <w:r w:rsidR="00AE1425" w:rsidRPr="006E6534" w:rsidDel="008D162B">
          <w:rPr>
            <w:rFonts w:cs="Times New Roman"/>
            <w:color w:val="000000" w:themeColor="text1"/>
            <w:rPrChange w:id="8603" w:author="N F" w:date="2023-12-05T03:08:00Z">
              <w:rPr>
                <w:rFonts w:cs="Times New Roman"/>
              </w:rPr>
            </w:rPrChange>
          </w:rPr>
          <w:delInstrText>":"</w:delInstrText>
        </w:r>
        <w:r w:rsidR="00AE1425" w:rsidRPr="006E6534" w:rsidDel="008D162B">
          <w:rPr>
            <w:rFonts w:cs="Times New Roman"/>
            <w:color w:val="000000" w:themeColor="text1"/>
            <w:lang w:val="en-GB"/>
            <w:rPrChange w:id="8604" w:author="N F" w:date="2023-12-05T03:08:00Z">
              <w:rPr>
                <w:rFonts w:cs="Times New Roman"/>
                <w:lang w:val="en-GB"/>
              </w:rPr>
            </w:rPrChange>
          </w:rPr>
          <w:delInstrText>Osimertinib</w:delInstrText>
        </w:r>
        <w:r w:rsidR="00AE1425" w:rsidRPr="006E6534" w:rsidDel="008D162B">
          <w:rPr>
            <w:rFonts w:cs="Times New Roman"/>
            <w:color w:val="000000" w:themeColor="text1"/>
            <w:rPrChange w:id="8605"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06" w:author="N F" w:date="2023-12-05T03:08:00Z">
              <w:rPr>
                <w:rFonts w:cs="Times New Roman"/>
                <w:lang w:val="en-GB"/>
              </w:rPr>
            </w:rPrChange>
          </w:rPr>
          <w:delInstrText>a</w:delInstrText>
        </w:r>
        <w:r w:rsidR="00AE1425" w:rsidRPr="006E6534" w:rsidDel="008D162B">
          <w:rPr>
            <w:rFonts w:cs="Times New Roman"/>
            <w:color w:val="000000" w:themeColor="text1"/>
            <w:rPrChange w:id="8607"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08" w:author="N F" w:date="2023-12-05T03:08:00Z">
              <w:rPr>
                <w:rFonts w:cs="Times New Roman"/>
                <w:lang w:val="en-GB"/>
              </w:rPr>
            </w:rPrChange>
          </w:rPr>
          <w:delInstrText>third</w:delInstrText>
        </w:r>
        <w:r w:rsidR="00AE1425" w:rsidRPr="006E6534" w:rsidDel="008D162B">
          <w:rPr>
            <w:rFonts w:cs="Times New Roman"/>
            <w:color w:val="000000" w:themeColor="text1"/>
            <w:rPrChange w:id="8609" w:author="N F" w:date="2023-12-05T03:08:00Z">
              <w:rPr>
                <w:rFonts w:cs="Times New Roman"/>
              </w:rPr>
            </w:rPrChange>
          </w:rPr>
          <w:delInstrText>-</w:delInstrText>
        </w:r>
        <w:r w:rsidR="00AE1425" w:rsidRPr="006E6534" w:rsidDel="008D162B">
          <w:rPr>
            <w:rFonts w:cs="Times New Roman"/>
            <w:color w:val="000000" w:themeColor="text1"/>
            <w:lang w:val="en-GB"/>
            <w:rPrChange w:id="8610" w:author="N F" w:date="2023-12-05T03:08:00Z">
              <w:rPr>
                <w:rFonts w:cs="Times New Roman"/>
                <w:lang w:val="en-GB"/>
              </w:rPr>
            </w:rPrChange>
          </w:rPr>
          <w:delInstrText>generation</w:delInstrText>
        </w:r>
        <w:r w:rsidR="00AE1425" w:rsidRPr="006E6534" w:rsidDel="008D162B">
          <w:rPr>
            <w:rFonts w:cs="Times New Roman"/>
            <w:color w:val="000000" w:themeColor="text1"/>
            <w:rPrChange w:id="861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12" w:author="N F" w:date="2023-12-05T03:08:00Z">
              <w:rPr>
                <w:rFonts w:cs="Times New Roman"/>
                <w:lang w:val="en-GB"/>
              </w:rPr>
            </w:rPrChange>
          </w:rPr>
          <w:delInstrText>epidermal</w:delInstrText>
        </w:r>
        <w:r w:rsidR="00AE1425" w:rsidRPr="006E6534" w:rsidDel="008D162B">
          <w:rPr>
            <w:rFonts w:cs="Times New Roman"/>
            <w:color w:val="000000" w:themeColor="text1"/>
            <w:rPrChange w:id="8613"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14" w:author="N F" w:date="2023-12-05T03:08:00Z">
              <w:rPr>
                <w:rFonts w:cs="Times New Roman"/>
                <w:lang w:val="en-GB"/>
              </w:rPr>
            </w:rPrChange>
          </w:rPr>
          <w:delInstrText>growth</w:delInstrText>
        </w:r>
        <w:r w:rsidR="00AE1425" w:rsidRPr="006E6534" w:rsidDel="008D162B">
          <w:rPr>
            <w:rFonts w:cs="Times New Roman"/>
            <w:color w:val="000000" w:themeColor="text1"/>
            <w:rPrChange w:id="8615"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16" w:author="N F" w:date="2023-12-05T03:08:00Z">
              <w:rPr>
                <w:rFonts w:cs="Times New Roman"/>
                <w:lang w:val="en-GB"/>
              </w:rPr>
            </w:rPrChange>
          </w:rPr>
          <w:delInstrText>factor</w:delInstrText>
        </w:r>
        <w:r w:rsidR="00AE1425" w:rsidRPr="006E6534" w:rsidDel="008D162B">
          <w:rPr>
            <w:rFonts w:cs="Times New Roman"/>
            <w:color w:val="000000" w:themeColor="text1"/>
            <w:rPrChange w:id="8617"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18" w:author="N F" w:date="2023-12-05T03:08:00Z">
              <w:rPr>
                <w:rFonts w:cs="Times New Roman"/>
                <w:lang w:val="en-GB"/>
              </w:rPr>
            </w:rPrChange>
          </w:rPr>
          <w:delInstrText>receptor</w:delInstrText>
        </w:r>
        <w:r w:rsidR="00AE1425" w:rsidRPr="006E6534" w:rsidDel="008D162B">
          <w:rPr>
            <w:rFonts w:cs="Times New Roman"/>
            <w:color w:val="000000" w:themeColor="text1"/>
            <w:rPrChange w:id="8619" w:author="N F" w:date="2023-12-05T03:08:00Z">
              <w:rPr>
                <w:rFonts w:cs="Times New Roman"/>
              </w:rPr>
            </w:rPrChange>
          </w:rPr>
          <w:delInstrText xml:space="preserve"> - </w:delInstrText>
        </w:r>
        <w:r w:rsidR="00AE1425" w:rsidRPr="006E6534" w:rsidDel="008D162B">
          <w:rPr>
            <w:rFonts w:cs="Times New Roman"/>
            <w:color w:val="000000" w:themeColor="text1"/>
            <w:lang w:val="en-GB"/>
            <w:rPrChange w:id="8620" w:author="N F" w:date="2023-12-05T03:08:00Z">
              <w:rPr>
                <w:rFonts w:cs="Times New Roman"/>
                <w:lang w:val="en-GB"/>
              </w:rPr>
            </w:rPrChange>
          </w:rPr>
          <w:delInstrText>tyrosine</w:delInstrText>
        </w:r>
        <w:r w:rsidR="00AE1425" w:rsidRPr="006E6534" w:rsidDel="008D162B">
          <w:rPr>
            <w:rFonts w:cs="Times New Roman"/>
            <w:color w:val="000000" w:themeColor="text1"/>
            <w:rPrChange w:id="862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22" w:author="N F" w:date="2023-12-05T03:08:00Z">
              <w:rPr>
                <w:rFonts w:cs="Times New Roman"/>
                <w:lang w:val="en-GB"/>
              </w:rPr>
            </w:rPrChange>
          </w:rPr>
          <w:delInstrText>kinase</w:delInstrText>
        </w:r>
        <w:r w:rsidR="00AE1425" w:rsidRPr="006E6534" w:rsidDel="008D162B">
          <w:rPr>
            <w:rFonts w:cs="Times New Roman"/>
            <w:color w:val="000000" w:themeColor="text1"/>
            <w:rPrChange w:id="8623"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24" w:author="N F" w:date="2023-12-05T03:08:00Z">
              <w:rPr>
                <w:rFonts w:cs="Times New Roman"/>
                <w:lang w:val="en-GB"/>
              </w:rPr>
            </w:rPrChange>
          </w:rPr>
          <w:delInstrText>inhibitor</w:delInstrText>
        </w:r>
        <w:r w:rsidR="00AE1425" w:rsidRPr="006E6534" w:rsidDel="008D162B">
          <w:rPr>
            <w:rFonts w:cs="Times New Roman"/>
            <w:color w:val="000000" w:themeColor="text1"/>
            <w:rPrChange w:id="8625"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26" w:author="N F" w:date="2023-12-05T03:08:00Z">
              <w:rPr>
                <w:rFonts w:cs="Times New Roman"/>
                <w:lang w:val="en-GB"/>
              </w:rPr>
            </w:rPrChange>
          </w:rPr>
          <w:delInstrText>EGFR</w:delInstrText>
        </w:r>
        <w:r w:rsidR="00AE1425" w:rsidRPr="006E6534" w:rsidDel="008D162B">
          <w:rPr>
            <w:rFonts w:cs="Times New Roman"/>
            <w:color w:val="000000" w:themeColor="text1"/>
            <w:rPrChange w:id="8627" w:author="N F" w:date="2023-12-05T03:08:00Z">
              <w:rPr>
                <w:rFonts w:cs="Times New Roman"/>
              </w:rPr>
            </w:rPrChange>
          </w:rPr>
          <w:delInstrText>-</w:delInstrText>
        </w:r>
        <w:r w:rsidR="00AE1425" w:rsidRPr="006E6534" w:rsidDel="008D162B">
          <w:rPr>
            <w:rFonts w:cs="Times New Roman"/>
            <w:color w:val="000000" w:themeColor="text1"/>
            <w:lang w:val="en-GB"/>
            <w:rPrChange w:id="8628" w:author="N F" w:date="2023-12-05T03:08:00Z">
              <w:rPr>
                <w:rFonts w:cs="Times New Roman"/>
                <w:lang w:val="en-GB"/>
              </w:rPr>
            </w:rPrChange>
          </w:rPr>
          <w:delInstrText>TKI</w:delInstrText>
        </w:r>
        <w:r w:rsidR="00AE1425" w:rsidRPr="006E6534" w:rsidDel="008D162B">
          <w:rPr>
            <w:rFonts w:cs="Times New Roman"/>
            <w:color w:val="000000" w:themeColor="text1"/>
            <w:rPrChange w:id="8629"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30" w:author="N F" w:date="2023-12-05T03:08:00Z">
              <w:rPr>
                <w:rFonts w:cs="Times New Roman"/>
                <w:lang w:val="en-GB"/>
              </w:rPr>
            </w:rPrChange>
          </w:rPr>
          <w:delInstrText>shows</w:delInstrText>
        </w:r>
        <w:r w:rsidR="00AE1425" w:rsidRPr="006E6534" w:rsidDel="008D162B">
          <w:rPr>
            <w:rFonts w:cs="Times New Roman"/>
            <w:color w:val="000000" w:themeColor="text1"/>
            <w:rPrChange w:id="863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32" w:author="N F" w:date="2023-12-05T03:08:00Z">
              <w:rPr>
                <w:rFonts w:cs="Times New Roman"/>
                <w:lang w:val="en-GB"/>
              </w:rPr>
            </w:rPrChange>
          </w:rPr>
          <w:delInstrText>great</w:delInstrText>
        </w:r>
        <w:r w:rsidR="00AE1425" w:rsidRPr="006E6534" w:rsidDel="008D162B">
          <w:rPr>
            <w:rFonts w:cs="Times New Roman"/>
            <w:color w:val="000000" w:themeColor="text1"/>
            <w:rPrChange w:id="8633"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34" w:author="N F" w:date="2023-12-05T03:08:00Z">
              <w:rPr>
                <w:rFonts w:cs="Times New Roman"/>
                <w:lang w:val="en-GB"/>
              </w:rPr>
            </w:rPrChange>
          </w:rPr>
          <w:delInstrText>efficacy</w:delInstrText>
        </w:r>
        <w:r w:rsidR="00AE1425" w:rsidRPr="006E6534" w:rsidDel="008D162B">
          <w:rPr>
            <w:rFonts w:cs="Times New Roman"/>
            <w:color w:val="000000" w:themeColor="text1"/>
            <w:rPrChange w:id="8635"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36" w:author="N F" w:date="2023-12-05T03:08:00Z">
              <w:rPr>
                <w:rFonts w:cs="Times New Roman"/>
                <w:lang w:val="en-GB"/>
              </w:rPr>
            </w:rPrChange>
          </w:rPr>
          <w:delInstrText>in</w:delInstrText>
        </w:r>
        <w:r w:rsidR="00AE1425" w:rsidRPr="006E6534" w:rsidDel="008D162B">
          <w:rPr>
            <w:rFonts w:cs="Times New Roman"/>
            <w:color w:val="000000" w:themeColor="text1"/>
            <w:rPrChange w:id="8637"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38" w:author="N F" w:date="2023-12-05T03:08:00Z">
              <w:rPr>
                <w:rFonts w:cs="Times New Roman"/>
                <w:lang w:val="en-GB"/>
              </w:rPr>
            </w:rPrChange>
          </w:rPr>
          <w:delInstrText>EGFR</w:delInstrText>
        </w:r>
        <w:r w:rsidR="00AE1425" w:rsidRPr="006E6534" w:rsidDel="008D162B">
          <w:rPr>
            <w:rFonts w:cs="Times New Roman"/>
            <w:color w:val="000000" w:themeColor="text1"/>
            <w:rPrChange w:id="8639" w:author="N F" w:date="2023-12-05T03:08:00Z">
              <w:rPr>
                <w:rFonts w:cs="Times New Roman"/>
              </w:rPr>
            </w:rPrChange>
          </w:rPr>
          <w:delInstrText>-</w:delInstrText>
        </w:r>
        <w:r w:rsidR="00AE1425" w:rsidRPr="006E6534" w:rsidDel="008D162B">
          <w:rPr>
            <w:rFonts w:cs="Times New Roman"/>
            <w:color w:val="000000" w:themeColor="text1"/>
            <w:lang w:val="en-GB"/>
            <w:rPrChange w:id="8640" w:author="N F" w:date="2023-12-05T03:08:00Z">
              <w:rPr>
                <w:rFonts w:cs="Times New Roman"/>
                <w:lang w:val="en-GB"/>
              </w:rPr>
            </w:rPrChange>
          </w:rPr>
          <w:delInstrText>mutant</w:delInstrText>
        </w:r>
        <w:r w:rsidR="00AE1425" w:rsidRPr="006E6534" w:rsidDel="008D162B">
          <w:rPr>
            <w:rFonts w:cs="Times New Roman"/>
            <w:color w:val="000000" w:themeColor="text1"/>
            <w:rPrChange w:id="864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42" w:author="N F" w:date="2023-12-05T03:08:00Z">
              <w:rPr>
                <w:rFonts w:cs="Times New Roman"/>
                <w:lang w:val="en-GB"/>
              </w:rPr>
            </w:rPrChange>
          </w:rPr>
          <w:delInstrText>non</w:delInstrText>
        </w:r>
        <w:r w:rsidR="00AE1425" w:rsidRPr="006E6534" w:rsidDel="008D162B">
          <w:rPr>
            <w:rFonts w:cs="Times New Roman"/>
            <w:color w:val="000000" w:themeColor="text1"/>
            <w:rPrChange w:id="8643" w:author="N F" w:date="2023-12-05T03:08:00Z">
              <w:rPr>
                <w:rFonts w:cs="Times New Roman"/>
              </w:rPr>
            </w:rPrChange>
          </w:rPr>
          <w:delInstrText>-</w:delInstrText>
        </w:r>
        <w:r w:rsidR="00AE1425" w:rsidRPr="006E6534" w:rsidDel="008D162B">
          <w:rPr>
            <w:rFonts w:cs="Times New Roman"/>
            <w:color w:val="000000" w:themeColor="text1"/>
            <w:lang w:val="en-GB"/>
            <w:rPrChange w:id="8644" w:author="N F" w:date="2023-12-05T03:08:00Z">
              <w:rPr>
                <w:rFonts w:cs="Times New Roman"/>
                <w:lang w:val="en-GB"/>
              </w:rPr>
            </w:rPrChange>
          </w:rPr>
          <w:delInstrText>small</w:delInstrText>
        </w:r>
        <w:r w:rsidR="00AE1425" w:rsidRPr="006E6534" w:rsidDel="008D162B">
          <w:rPr>
            <w:rFonts w:cs="Times New Roman"/>
            <w:color w:val="000000" w:themeColor="text1"/>
            <w:rPrChange w:id="8645"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46" w:author="N F" w:date="2023-12-05T03:08:00Z">
              <w:rPr>
                <w:rFonts w:cs="Times New Roman"/>
                <w:lang w:val="en-GB"/>
              </w:rPr>
            </w:rPrChange>
          </w:rPr>
          <w:delInstrText>cell</w:delInstrText>
        </w:r>
        <w:r w:rsidR="00AE1425" w:rsidRPr="006E6534" w:rsidDel="008D162B">
          <w:rPr>
            <w:rFonts w:cs="Times New Roman"/>
            <w:color w:val="000000" w:themeColor="text1"/>
            <w:rPrChange w:id="8647"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48" w:author="N F" w:date="2023-12-05T03:08:00Z">
              <w:rPr>
                <w:rFonts w:cs="Times New Roman"/>
                <w:lang w:val="en-GB"/>
              </w:rPr>
            </w:rPrChange>
          </w:rPr>
          <w:delInstrText>lung</w:delInstrText>
        </w:r>
        <w:r w:rsidR="00AE1425" w:rsidRPr="006E6534" w:rsidDel="008D162B">
          <w:rPr>
            <w:rFonts w:cs="Times New Roman"/>
            <w:color w:val="000000" w:themeColor="text1"/>
            <w:rPrChange w:id="8649"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50" w:author="N F" w:date="2023-12-05T03:08:00Z">
              <w:rPr>
                <w:rFonts w:cs="Times New Roman"/>
                <w:lang w:val="en-GB"/>
              </w:rPr>
            </w:rPrChange>
          </w:rPr>
          <w:delInstrText>cancer</w:delInstrText>
        </w:r>
        <w:r w:rsidR="00AE1425" w:rsidRPr="006E6534" w:rsidDel="008D162B">
          <w:rPr>
            <w:rFonts w:cs="Times New Roman"/>
            <w:color w:val="000000" w:themeColor="text1"/>
            <w:rPrChange w:id="865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52" w:author="N F" w:date="2023-12-05T03:08:00Z">
              <w:rPr>
                <w:rFonts w:cs="Times New Roman"/>
                <w:lang w:val="en-GB"/>
              </w:rPr>
            </w:rPrChange>
          </w:rPr>
          <w:delInstrText>NSCLC</w:delInstrText>
        </w:r>
        <w:r w:rsidR="00AE1425" w:rsidRPr="006E6534" w:rsidDel="008D162B">
          <w:rPr>
            <w:rFonts w:cs="Times New Roman"/>
            <w:color w:val="000000" w:themeColor="text1"/>
            <w:rPrChange w:id="8653"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54" w:author="N F" w:date="2023-12-05T03:08:00Z">
              <w:rPr>
                <w:rFonts w:cs="Times New Roman"/>
                <w:lang w:val="en-GB"/>
              </w:rPr>
            </w:rPrChange>
          </w:rPr>
          <w:delInstrText>however</w:delInstrText>
        </w:r>
        <w:r w:rsidR="00AE1425" w:rsidRPr="006E6534" w:rsidDel="008D162B">
          <w:rPr>
            <w:rFonts w:cs="Times New Roman"/>
            <w:color w:val="000000" w:themeColor="text1"/>
            <w:rPrChange w:id="8655"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56" w:author="N F" w:date="2023-12-05T03:08:00Z">
              <w:rPr>
                <w:rFonts w:cs="Times New Roman"/>
                <w:lang w:val="en-GB"/>
              </w:rPr>
            </w:rPrChange>
          </w:rPr>
          <w:delInstrText>the</w:delInstrText>
        </w:r>
        <w:r w:rsidR="00AE1425" w:rsidRPr="006E6534" w:rsidDel="008D162B">
          <w:rPr>
            <w:rFonts w:cs="Times New Roman"/>
            <w:color w:val="000000" w:themeColor="text1"/>
            <w:rPrChange w:id="8657"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58" w:author="N F" w:date="2023-12-05T03:08:00Z">
              <w:rPr>
                <w:rFonts w:cs="Times New Roman"/>
                <w:lang w:val="en-GB"/>
              </w:rPr>
            </w:rPrChange>
          </w:rPr>
          <w:delInstrText>resistance</w:delInstrText>
        </w:r>
        <w:r w:rsidR="00AE1425" w:rsidRPr="006E6534" w:rsidDel="008D162B">
          <w:rPr>
            <w:rFonts w:cs="Times New Roman"/>
            <w:color w:val="000000" w:themeColor="text1"/>
            <w:rPrChange w:id="8659"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60" w:author="N F" w:date="2023-12-05T03:08:00Z">
              <w:rPr>
                <w:rFonts w:cs="Times New Roman"/>
                <w:lang w:val="en-GB"/>
              </w:rPr>
            </w:rPrChange>
          </w:rPr>
          <w:delInstrText>is</w:delInstrText>
        </w:r>
        <w:r w:rsidR="00AE1425" w:rsidRPr="006E6534" w:rsidDel="008D162B">
          <w:rPr>
            <w:rFonts w:cs="Times New Roman"/>
            <w:color w:val="000000" w:themeColor="text1"/>
            <w:rPrChange w:id="866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62" w:author="N F" w:date="2023-12-05T03:08:00Z">
              <w:rPr>
                <w:rFonts w:cs="Times New Roman"/>
                <w:lang w:val="en-GB"/>
              </w:rPr>
            </w:rPrChange>
          </w:rPr>
          <w:delInstrText>inevitable</w:delInstrText>
        </w:r>
        <w:r w:rsidR="00AE1425" w:rsidRPr="006E6534" w:rsidDel="008D162B">
          <w:rPr>
            <w:rFonts w:cs="Times New Roman"/>
            <w:color w:val="000000" w:themeColor="text1"/>
            <w:rPrChange w:id="8663"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64" w:author="N F" w:date="2023-12-05T03:08:00Z">
              <w:rPr>
                <w:rFonts w:cs="Times New Roman"/>
                <w:lang w:val="en-GB"/>
              </w:rPr>
            </w:rPrChange>
          </w:rPr>
          <w:delInstrText>Osimertinib</w:delInstrText>
        </w:r>
        <w:r w:rsidR="00AE1425" w:rsidRPr="006E6534" w:rsidDel="008D162B">
          <w:rPr>
            <w:rFonts w:cs="Times New Roman"/>
            <w:color w:val="000000" w:themeColor="text1"/>
            <w:rPrChange w:id="8665"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66" w:author="N F" w:date="2023-12-05T03:08:00Z">
              <w:rPr>
                <w:rFonts w:cs="Times New Roman"/>
                <w:lang w:val="en-GB"/>
              </w:rPr>
            </w:rPrChange>
          </w:rPr>
          <w:delInstrText>induces</w:delInstrText>
        </w:r>
        <w:r w:rsidR="00AE1425" w:rsidRPr="006E6534" w:rsidDel="008D162B">
          <w:rPr>
            <w:rFonts w:cs="Times New Roman"/>
            <w:color w:val="000000" w:themeColor="text1"/>
            <w:rPrChange w:id="8667"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68" w:author="N F" w:date="2023-12-05T03:08:00Z">
              <w:rPr>
                <w:rFonts w:cs="Times New Roman"/>
                <w:lang w:val="en-GB"/>
              </w:rPr>
            </w:rPrChange>
          </w:rPr>
          <w:delInstrText>autophagy</w:delInstrText>
        </w:r>
        <w:r w:rsidR="00AE1425" w:rsidRPr="006E6534" w:rsidDel="008D162B">
          <w:rPr>
            <w:rFonts w:cs="Times New Roman"/>
            <w:color w:val="000000" w:themeColor="text1"/>
            <w:rPrChange w:id="8669"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70" w:author="N F" w:date="2023-12-05T03:08:00Z">
              <w:rPr>
                <w:rFonts w:cs="Times New Roman"/>
                <w:lang w:val="en-GB"/>
              </w:rPr>
            </w:rPrChange>
          </w:rPr>
          <w:delInstrText>in</w:delInstrText>
        </w:r>
        <w:r w:rsidR="00AE1425" w:rsidRPr="006E6534" w:rsidDel="008D162B">
          <w:rPr>
            <w:rFonts w:cs="Times New Roman"/>
            <w:color w:val="000000" w:themeColor="text1"/>
            <w:rPrChange w:id="867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72" w:author="N F" w:date="2023-12-05T03:08:00Z">
              <w:rPr>
                <w:rFonts w:cs="Times New Roman"/>
                <w:lang w:val="en-GB"/>
              </w:rPr>
            </w:rPrChange>
          </w:rPr>
          <w:delInstrText>NSCLC</w:delInstrText>
        </w:r>
        <w:r w:rsidR="00AE1425" w:rsidRPr="006E6534" w:rsidDel="008D162B">
          <w:rPr>
            <w:rFonts w:cs="Times New Roman"/>
            <w:color w:val="000000" w:themeColor="text1"/>
            <w:rPrChange w:id="8673"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74" w:author="N F" w:date="2023-12-05T03:08:00Z">
              <w:rPr>
                <w:rFonts w:cs="Times New Roman"/>
                <w:lang w:val="en-GB"/>
              </w:rPr>
            </w:rPrChange>
          </w:rPr>
          <w:delInstrText>cells</w:delInstrText>
        </w:r>
        <w:r w:rsidR="00AE1425" w:rsidRPr="006E6534" w:rsidDel="008D162B">
          <w:rPr>
            <w:rFonts w:cs="Times New Roman"/>
            <w:color w:val="000000" w:themeColor="text1"/>
            <w:rPrChange w:id="8675"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76" w:author="N F" w:date="2023-12-05T03:08:00Z">
              <w:rPr>
                <w:rFonts w:cs="Times New Roman"/>
                <w:lang w:val="en-GB"/>
              </w:rPr>
            </w:rPrChange>
          </w:rPr>
          <w:delInstrText>but</w:delInstrText>
        </w:r>
        <w:r w:rsidR="00AE1425" w:rsidRPr="006E6534" w:rsidDel="008D162B">
          <w:rPr>
            <w:rFonts w:cs="Times New Roman"/>
            <w:color w:val="000000" w:themeColor="text1"/>
            <w:rPrChange w:id="8677"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78" w:author="N F" w:date="2023-12-05T03:08:00Z">
              <w:rPr>
                <w:rFonts w:cs="Times New Roman"/>
                <w:lang w:val="en-GB"/>
              </w:rPr>
            </w:rPrChange>
          </w:rPr>
          <w:delInstrText>the</w:delInstrText>
        </w:r>
        <w:r w:rsidR="00AE1425" w:rsidRPr="006E6534" w:rsidDel="008D162B">
          <w:rPr>
            <w:rFonts w:cs="Times New Roman"/>
            <w:color w:val="000000" w:themeColor="text1"/>
            <w:rPrChange w:id="8679"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80" w:author="N F" w:date="2023-12-05T03:08:00Z">
              <w:rPr>
                <w:rFonts w:cs="Times New Roman"/>
                <w:lang w:val="en-GB"/>
              </w:rPr>
            </w:rPrChange>
          </w:rPr>
          <w:delInstrText>role</w:delInstrText>
        </w:r>
        <w:r w:rsidR="00AE1425" w:rsidRPr="006E6534" w:rsidDel="008D162B">
          <w:rPr>
            <w:rFonts w:cs="Times New Roman"/>
            <w:color w:val="000000" w:themeColor="text1"/>
            <w:rPrChange w:id="868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82" w:author="N F" w:date="2023-12-05T03:08:00Z">
              <w:rPr>
                <w:rFonts w:cs="Times New Roman"/>
                <w:lang w:val="en-GB"/>
              </w:rPr>
            </w:rPrChange>
          </w:rPr>
          <w:delInstrText>of</w:delInstrText>
        </w:r>
        <w:r w:rsidR="00AE1425" w:rsidRPr="006E6534" w:rsidDel="008D162B">
          <w:rPr>
            <w:rFonts w:cs="Times New Roman"/>
            <w:color w:val="000000" w:themeColor="text1"/>
            <w:rPrChange w:id="8683"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84" w:author="N F" w:date="2023-12-05T03:08:00Z">
              <w:rPr>
                <w:rFonts w:cs="Times New Roman"/>
                <w:lang w:val="en-GB"/>
              </w:rPr>
            </w:rPrChange>
          </w:rPr>
          <w:delInstrText>autophagy</w:delInstrText>
        </w:r>
        <w:r w:rsidR="00AE1425" w:rsidRPr="006E6534" w:rsidDel="008D162B">
          <w:rPr>
            <w:rFonts w:cs="Times New Roman"/>
            <w:color w:val="000000" w:themeColor="text1"/>
            <w:rPrChange w:id="8685"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86" w:author="N F" w:date="2023-12-05T03:08:00Z">
              <w:rPr>
                <w:rFonts w:cs="Times New Roman"/>
                <w:lang w:val="en-GB"/>
              </w:rPr>
            </w:rPrChange>
          </w:rPr>
          <w:delInstrText>in</w:delInstrText>
        </w:r>
        <w:r w:rsidR="00AE1425" w:rsidRPr="006E6534" w:rsidDel="008D162B">
          <w:rPr>
            <w:rFonts w:cs="Times New Roman"/>
            <w:color w:val="000000" w:themeColor="text1"/>
            <w:rPrChange w:id="8687"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88" w:author="N F" w:date="2023-12-05T03:08:00Z">
              <w:rPr>
                <w:rFonts w:cs="Times New Roman"/>
                <w:lang w:val="en-GB"/>
              </w:rPr>
            </w:rPrChange>
          </w:rPr>
          <w:delInstrText>osimertinib</w:delInstrText>
        </w:r>
        <w:r w:rsidR="00AE1425" w:rsidRPr="006E6534" w:rsidDel="008D162B">
          <w:rPr>
            <w:rFonts w:cs="Times New Roman"/>
            <w:color w:val="000000" w:themeColor="text1"/>
            <w:rPrChange w:id="8689"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90" w:author="N F" w:date="2023-12-05T03:08:00Z">
              <w:rPr>
                <w:rFonts w:cs="Times New Roman"/>
                <w:lang w:val="en-GB"/>
              </w:rPr>
            </w:rPrChange>
          </w:rPr>
          <w:delInstrText>resistance</w:delInstrText>
        </w:r>
        <w:r w:rsidR="00AE1425" w:rsidRPr="006E6534" w:rsidDel="008D162B">
          <w:rPr>
            <w:rFonts w:cs="Times New Roman"/>
            <w:color w:val="000000" w:themeColor="text1"/>
            <w:rPrChange w:id="869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92" w:author="N F" w:date="2023-12-05T03:08:00Z">
              <w:rPr>
                <w:rFonts w:cs="Times New Roman"/>
                <w:lang w:val="en-GB"/>
              </w:rPr>
            </w:rPrChange>
          </w:rPr>
          <w:delInstrText>is</w:delInstrText>
        </w:r>
        <w:r w:rsidR="00AE1425" w:rsidRPr="006E6534" w:rsidDel="008D162B">
          <w:rPr>
            <w:rFonts w:cs="Times New Roman"/>
            <w:color w:val="000000" w:themeColor="text1"/>
            <w:rPrChange w:id="8693"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94" w:author="N F" w:date="2023-12-05T03:08:00Z">
              <w:rPr>
                <w:rFonts w:cs="Times New Roman"/>
                <w:lang w:val="en-GB"/>
              </w:rPr>
            </w:rPrChange>
          </w:rPr>
          <w:delInstrText>not</w:delInstrText>
        </w:r>
        <w:r w:rsidR="00AE1425" w:rsidRPr="006E6534" w:rsidDel="008D162B">
          <w:rPr>
            <w:rFonts w:cs="Times New Roman"/>
            <w:color w:val="000000" w:themeColor="text1"/>
            <w:rPrChange w:id="8695"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96" w:author="N F" w:date="2023-12-05T03:08:00Z">
              <w:rPr>
                <w:rFonts w:cs="Times New Roman"/>
                <w:lang w:val="en-GB"/>
              </w:rPr>
            </w:rPrChange>
          </w:rPr>
          <w:delInstrText>clear</w:delInstrText>
        </w:r>
        <w:r w:rsidR="00AE1425" w:rsidRPr="006E6534" w:rsidDel="008D162B">
          <w:rPr>
            <w:rFonts w:cs="Times New Roman"/>
            <w:color w:val="000000" w:themeColor="text1"/>
            <w:rPrChange w:id="8697"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698" w:author="N F" w:date="2023-12-05T03:08:00Z">
              <w:rPr>
                <w:rFonts w:cs="Times New Roman"/>
                <w:lang w:val="en-GB"/>
              </w:rPr>
            </w:rPrChange>
          </w:rPr>
          <w:delInstrText>We</w:delInstrText>
        </w:r>
        <w:r w:rsidR="00AE1425" w:rsidRPr="006E6534" w:rsidDel="008D162B">
          <w:rPr>
            <w:rFonts w:cs="Times New Roman"/>
            <w:color w:val="000000" w:themeColor="text1"/>
            <w:rPrChange w:id="8699"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00" w:author="N F" w:date="2023-12-05T03:08:00Z">
              <w:rPr>
                <w:rFonts w:cs="Times New Roman"/>
                <w:lang w:val="en-GB"/>
              </w:rPr>
            </w:rPrChange>
          </w:rPr>
          <w:delInstrText>discovered</w:delInstrText>
        </w:r>
        <w:r w:rsidR="00AE1425" w:rsidRPr="006E6534" w:rsidDel="008D162B">
          <w:rPr>
            <w:rFonts w:cs="Times New Roman"/>
            <w:color w:val="000000" w:themeColor="text1"/>
            <w:rPrChange w:id="870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02" w:author="N F" w:date="2023-12-05T03:08:00Z">
              <w:rPr>
                <w:rFonts w:cs="Times New Roman"/>
                <w:lang w:val="en-GB"/>
              </w:rPr>
            </w:rPrChange>
          </w:rPr>
          <w:delInstrText>that</w:delInstrText>
        </w:r>
        <w:r w:rsidR="00AE1425" w:rsidRPr="006E6534" w:rsidDel="008D162B">
          <w:rPr>
            <w:rFonts w:cs="Times New Roman"/>
            <w:color w:val="000000" w:themeColor="text1"/>
            <w:rPrChange w:id="8703"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04" w:author="N F" w:date="2023-12-05T03:08:00Z">
              <w:rPr>
                <w:rFonts w:cs="Times New Roman"/>
                <w:lang w:val="en-GB"/>
              </w:rPr>
            </w:rPrChange>
          </w:rPr>
          <w:delInstrText>enhanced</w:delInstrText>
        </w:r>
        <w:r w:rsidR="00AE1425" w:rsidRPr="006E6534" w:rsidDel="008D162B">
          <w:rPr>
            <w:rFonts w:cs="Times New Roman"/>
            <w:color w:val="000000" w:themeColor="text1"/>
            <w:rPrChange w:id="8705"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06" w:author="N F" w:date="2023-12-05T03:08:00Z">
              <w:rPr>
                <w:rFonts w:cs="Times New Roman"/>
                <w:lang w:val="en-GB"/>
              </w:rPr>
            </w:rPrChange>
          </w:rPr>
          <w:delInstrText>autophagy</w:delInstrText>
        </w:r>
        <w:r w:rsidR="00AE1425" w:rsidRPr="006E6534" w:rsidDel="008D162B">
          <w:rPr>
            <w:rFonts w:cs="Times New Roman"/>
            <w:color w:val="000000" w:themeColor="text1"/>
            <w:rPrChange w:id="8707"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08" w:author="N F" w:date="2023-12-05T03:08:00Z">
              <w:rPr>
                <w:rFonts w:cs="Times New Roman"/>
                <w:lang w:val="en-GB"/>
              </w:rPr>
            </w:rPrChange>
          </w:rPr>
          <w:delInstrText>is</w:delInstrText>
        </w:r>
        <w:r w:rsidR="00AE1425" w:rsidRPr="006E6534" w:rsidDel="008D162B">
          <w:rPr>
            <w:rFonts w:cs="Times New Roman"/>
            <w:color w:val="000000" w:themeColor="text1"/>
            <w:rPrChange w:id="8709"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10" w:author="N F" w:date="2023-12-05T03:08:00Z">
              <w:rPr>
                <w:rFonts w:cs="Times New Roman"/>
                <w:lang w:val="en-GB"/>
              </w:rPr>
            </w:rPrChange>
          </w:rPr>
          <w:delInstrText>associated</w:delInstrText>
        </w:r>
        <w:r w:rsidR="00AE1425" w:rsidRPr="006E6534" w:rsidDel="008D162B">
          <w:rPr>
            <w:rFonts w:cs="Times New Roman"/>
            <w:color w:val="000000" w:themeColor="text1"/>
            <w:rPrChange w:id="871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12" w:author="N F" w:date="2023-12-05T03:08:00Z">
              <w:rPr>
                <w:rFonts w:cs="Times New Roman"/>
                <w:lang w:val="en-GB"/>
              </w:rPr>
            </w:rPrChange>
          </w:rPr>
          <w:delInstrText>with</w:delInstrText>
        </w:r>
        <w:r w:rsidR="00AE1425" w:rsidRPr="006E6534" w:rsidDel="008D162B">
          <w:rPr>
            <w:rFonts w:cs="Times New Roman"/>
            <w:color w:val="000000" w:themeColor="text1"/>
            <w:rPrChange w:id="8713"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14" w:author="N F" w:date="2023-12-05T03:08:00Z">
              <w:rPr>
                <w:rFonts w:cs="Times New Roman"/>
                <w:lang w:val="en-GB"/>
              </w:rPr>
            </w:rPrChange>
          </w:rPr>
          <w:delInstrText>osimertinib</w:delInstrText>
        </w:r>
        <w:r w:rsidR="00AE1425" w:rsidRPr="006E6534" w:rsidDel="008D162B">
          <w:rPr>
            <w:rFonts w:cs="Times New Roman"/>
            <w:color w:val="000000" w:themeColor="text1"/>
            <w:rPrChange w:id="8715"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16" w:author="N F" w:date="2023-12-05T03:08:00Z">
              <w:rPr>
                <w:rFonts w:cs="Times New Roman"/>
                <w:lang w:val="en-GB"/>
              </w:rPr>
            </w:rPrChange>
          </w:rPr>
          <w:delInstrText>resistance</w:delInstrText>
        </w:r>
        <w:r w:rsidR="00AE1425" w:rsidRPr="006E6534" w:rsidDel="008D162B">
          <w:rPr>
            <w:rFonts w:cs="Times New Roman"/>
            <w:color w:val="000000" w:themeColor="text1"/>
            <w:rPrChange w:id="8717"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18" w:author="N F" w:date="2023-12-05T03:08:00Z">
              <w:rPr>
                <w:rFonts w:cs="Times New Roman"/>
                <w:lang w:val="en-GB"/>
              </w:rPr>
            </w:rPrChange>
          </w:rPr>
          <w:delInstrText>in</w:delInstrText>
        </w:r>
        <w:r w:rsidR="00AE1425" w:rsidRPr="006E6534" w:rsidDel="008D162B">
          <w:rPr>
            <w:rFonts w:cs="Times New Roman"/>
            <w:color w:val="000000" w:themeColor="text1"/>
            <w:rPrChange w:id="8719"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20" w:author="N F" w:date="2023-12-05T03:08:00Z">
              <w:rPr>
                <w:rFonts w:cs="Times New Roman"/>
                <w:lang w:val="en-GB"/>
              </w:rPr>
            </w:rPrChange>
          </w:rPr>
          <w:delInstrText>vitro</w:delInstrText>
        </w:r>
        <w:r w:rsidR="00AE1425" w:rsidRPr="006E6534" w:rsidDel="008D162B">
          <w:rPr>
            <w:rFonts w:cs="Times New Roman"/>
            <w:color w:val="000000" w:themeColor="text1"/>
            <w:rPrChange w:id="872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22" w:author="N F" w:date="2023-12-05T03:08:00Z">
              <w:rPr>
                <w:rFonts w:cs="Times New Roman"/>
                <w:lang w:val="en-GB"/>
              </w:rPr>
            </w:rPrChange>
          </w:rPr>
          <w:delInstrText>and</w:delInstrText>
        </w:r>
        <w:r w:rsidR="00AE1425" w:rsidRPr="006E6534" w:rsidDel="008D162B">
          <w:rPr>
            <w:rFonts w:cs="Times New Roman"/>
            <w:color w:val="000000" w:themeColor="text1"/>
            <w:rPrChange w:id="8723"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24" w:author="N F" w:date="2023-12-05T03:08:00Z">
              <w:rPr>
                <w:rFonts w:cs="Times New Roman"/>
                <w:lang w:val="en-GB"/>
              </w:rPr>
            </w:rPrChange>
          </w:rPr>
          <w:delInstrText>in</w:delInstrText>
        </w:r>
        <w:r w:rsidR="00AE1425" w:rsidRPr="006E6534" w:rsidDel="008D162B">
          <w:rPr>
            <w:rFonts w:cs="Times New Roman"/>
            <w:color w:val="000000" w:themeColor="text1"/>
            <w:rPrChange w:id="8725"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26" w:author="N F" w:date="2023-12-05T03:08:00Z">
              <w:rPr>
                <w:rFonts w:cs="Times New Roman"/>
                <w:lang w:val="en-GB"/>
              </w:rPr>
            </w:rPrChange>
          </w:rPr>
          <w:delInstrText>vivo</w:delInstrText>
        </w:r>
        <w:r w:rsidR="00AE1425" w:rsidRPr="006E6534" w:rsidDel="008D162B">
          <w:rPr>
            <w:rFonts w:cs="Times New Roman"/>
            <w:color w:val="000000" w:themeColor="text1"/>
            <w:rPrChange w:id="8727"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28" w:author="N F" w:date="2023-12-05T03:08:00Z">
              <w:rPr>
                <w:rFonts w:cs="Times New Roman"/>
                <w:lang w:val="en-GB"/>
              </w:rPr>
            </w:rPrChange>
          </w:rPr>
          <w:delInstrText>Inhibition</w:delInstrText>
        </w:r>
        <w:r w:rsidR="00AE1425" w:rsidRPr="006E6534" w:rsidDel="008D162B">
          <w:rPr>
            <w:rFonts w:cs="Times New Roman"/>
            <w:color w:val="000000" w:themeColor="text1"/>
            <w:rPrChange w:id="8729"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30" w:author="N F" w:date="2023-12-05T03:08:00Z">
              <w:rPr>
                <w:rFonts w:cs="Times New Roman"/>
                <w:lang w:val="en-GB"/>
              </w:rPr>
            </w:rPrChange>
          </w:rPr>
          <w:delInstrText>of</w:delInstrText>
        </w:r>
        <w:r w:rsidR="00AE1425" w:rsidRPr="006E6534" w:rsidDel="008D162B">
          <w:rPr>
            <w:rFonts w:cs="Times New Roman"/>
            <w:color w:val="000000" w:themeColor="text1"/>
            <w:rPrChange w:id="873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32" w:author="N F" w:date="2023-12-05T03:08:00Z">
              <w:rPr>
                <w:rFonts w:cs="Times New Roman"/>
                <w:lang w:val="en-GB"/>
              </w:rPr>
            </w:rPrChange>
          </w:rPr>
          <w:delInstrText>autophagy</w:delInstrText>
        </w:r>
        <w:r w:rsidR="00AE1425" w:rsidRPr="006E6534" w:rsidDel="008D162B">
          <w:rPr>
            <w:rFonts w:cs="Times New Roman"/>
            <w:color w:val="000000" w:themeColor="text1"/>
            <w:rPrChange w:id="8733"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34" w:author="N F" w:date="2023-12-05T03:08:00Z">
              <w:rPr>
                <w:rFonts w:cs="Times New Roman"/>
                <w:lang w:val="en-GB"/>
              </w:rPr>
            </w:rPrChange>
          </w:rPr>
          <w:delInstrText>enhanced</w:delInstrText>
        </w:r>
        <w:r w:rsidR="00AE1425" w:rsidRPr="006E6534" w:rsidDel="008D162B">
          <w:rPr>
            <w:rFonts w:cs="Times New Roman"/>
            <w:color w:val="000000" w:themeColor="text1"/>
            <w:rPrChange w:id="8735"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36" w:author="N F" w:date="2023-12-05T03:08:00Z">
              <w:rPr>
                <w:rFonts w:cs="Times New Roman"/>
                <w:lang w:val="en-GB"/>
              </w:rPr>
            </w:rPrChange>
          </w:rPr>
          <w:delInstrText>osimertinib</w:delInstrText>
        </w:r>
        <w:r w:rsidR="00AE1425" w:rsidRPr="006E6534" w:rsidDel="008D162B">
          <w:rPr>
            <w:rFonts w:cs="Times New Roman"/>
            <w:color w:val="000000" w:themeColor="text1"/>
            <w:rPrChange w:id="8737"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38" w:author="N F" w:date="2023-12-05T03:08:00Z">
              <w:rPr>
                <w:rFonts w:cs="Times New Roman"/>
                <w:lang w:val="en-GB"/>
              </w:rPr>
            </w:rPrChange>
          </w:rPr>
          <w:delInstrText>cytotoxicity</w:delInstrText>
        </w:r>
        <w:r w:rsidR="00AE1425" w:rsidRPr="006E6534" w:rsidDel="008D162B">
          <w:rPr>
            <w:rFonts w:cs="Times New Roman"/>
            <w:color w:val="000000" w:themeColor="text1"/>
            <w:rPrChange w:id="8739"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40" w:author="N F" w:date="2023-12-05T03:08:00Z">
              <w:rPr>
                <w:rFonts w:cs="Times New Roman"/>
                <w:lang w:val="en-GB"/>
              </w:rPr>
            </w:rPrChange>
          </w:rPr>
          <w:delInstrText>in</w:delInstrText>
        </w:r>
        <w:r w:rsidR="00AE1425" w:rsidRPr="006E6534" w:rsidDel="008D162B">
          <w:rPr>
            <w:rFonts w:cs="Times New Roman"/>
            <w:color w:val="000000" w:themeColor="text1"/>
            <w:rPrChange w:id="874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42" w:author="N F" w:date="2023-12-05T03:08:00Z">
              <w:rPr>
                <w:rFonts w:cs="Times New Roman"/>
                <w:lang w:val="en-GB"/>
              </w:rPr>
            </w:rPrChange>
          </w:rPr>
          <w:delInstrText>both</w:delInstrText>
        </w:r>
        <w:r w:rsidR="00AE1425" w:rsidRPr="006E6534" w:rsidDel="008D162B">
          <w:rPr>
            <w:rFonts w:cs="Times New Roman"/>
            <w:color w:val="000000" w:themeColor="text1"/>
            <w:rPrChange w:id="8743"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44" w:author="N F" w:date="2023-12-05T03:08:00Z">
              <w:rPr>
                <w:rFonts w:cs="Times New Roman"/>
                <w:lang w:val="en-GB"/>
              </w:rPr>
            </w:rPrChange>
          </w:rPr>
          <w:delInstrText>osimertinib</w:delInstrText>
        </w:r>
        <w:r w:rsidR="00AE1425" w:rsidRPr="006E6534" w:rsidDel="008D162B">
          <w:rPr>
            <w:rFonts w:cs="Times New Roman"/>
            <w:color w:val="000000" w:themeColor="text1"/>
            <w:rPrChange w:id="8745" w:author="N F" w:date="2023-12-05T03:08:00Z">
              <w:rPr>
                <w:rFonts w:cs="Times New Roman"/>
              </w:rPr>
            </w:rPrChange>
          </w:rPr>
          <w:delInstrText>-</w:delInstrText>
        </w:r>
        <w:r w:rsidR="00AE1425" w:rsidRPr="006E6534" w:rsidDel="008D162B">
          <w:rPr>
            <w:rFonts w:cs="Times New Roman"/>
            <w:color w:val="000000" w:themeColor="text1"/>
            <w:lang w:val="en-GB"/>
            <w:rPrChange w:id="8746" w:author="N F" w:date="2023-12-05T03:08:00Z">
              <w:rPr>
                <w:rFonts w:cs="Times New Roman"/>
                <w:lang w:val="en-GB"/>
              </w:rPr>
            </w:rPrChange>
          </w:rPr>
          <w:delInstrText>resistant</w:delInstrText>
        </w:r>
        <w:r w:rsidR="00AE1425" w:rsidRPr="006E6534" w:rsidDel="008D162B">
          <w:rPr>
            <w:rFonts w:cs="Times New Roman"/>
            <w:color w:val="000000" w:themeColor="text1"/>
            <w:rPrChange w:id="8747"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48" w:author="N F" w:date="2023-12-05T03:08:00Z">
              <w:rPr>
                <w:rFonts w:cs="Times New Roman"/>
                <w:lang w:val="en-GB"/>
              </w:rPr>
            </w:rPrChange>
          </w:rPr>
          <w:delInstrText>and</w:delInstrText>
        </w:r>
        <w:r w:rsidR="00AE1425" w:rsidRPr="006E6534" w:rsidDel="008D162B">
          <w:rPr>
            <w:rFonts w:cs="Times New Roman"/>
            <w:color w:val="000000" w:themeColor="text1"/>
            <w:rPrChange w:id="8749"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50" w:author="N F" w:date="2023-12-05T03:08:00Z">
              <w:rPr>
                <w:rFonts w:cs="Times New Roman"/>
                <w:lang w:val="en-GB"/>
              </w:rPr>
            </w:rPrChange>
          </w:rPr>
          <w:delInstrText>sensitive</w:delInstrText>
        </w:r>
        <w:r w:rsidR="00AE1425" w:rsidRPr="006E6534" w:rsidDel="008D162B">
          <w:rPr>
            <w:rFonts w:cs="Times New Roman"/>
            <w:color w:val="000000" w:themeColor="text1"/>
            <w:rPrChange w:id="875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52" w:author="N F" w:date="2023-12-05T03:08:00Z">
              <w:rPr>
                <w:rFonts w:cs="Times New Roman"/>
                <w:lang w:val="en-GB"/>
              </w:rPr>
            </w:rPrChange>
          </w:rPr>
          <w:delInstrText>cells</w:delInstrText>
        </w:r>
        <w:r w:rsidR="00AE1425" w:rsidRPr="006E6534" w:rsidDel="008D162B">
          <w:rPr>
            <w:rFonts w:cs="Times New Roman"/>
            <w:color w:val="000000" w:themeColor="text1"/>
            <w:rPrChange w:id="8753"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54" w:author="N F" w:date="2023-12-05T03:08:00Z">
              <w:rPr>
                <w:rFonts w:cs="Times New Roman"/>
                <w:lang w:val="en-GB"/>
              </w:rPr>
            </w:rPrChange>
          </w:rPr>
          <w:delInstrText>Moreover</w:delInstrText>
        </w:r>
        <w:r w:rsidR="00AE1425" w:rsidRPr="006E6534" w:rsidDel="008D162B">
          <w:rPr>
            <w:rFonts w:cs="Times New Roman"/>
            <w:color w:val="000000" w:themeColor="text1"/>
            <w:rPrChange w:id="8755"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56" w:author="N F" w:date="2023-12-05T03:08:00Z">
              <w:rPr>
                <w:rFonts w:cs="Times New Roman"/>
                <w:lang w:val="en-GB"/>
              </w:rPr>
            </w:rPrChange>
          </w:rPr>
          <w:delInstrText>osimertinib</w:delInstrText>
        </w:r>
        <w:r w:rsidR="00AE1425" w:rsidRPr="006E6534" w:rsidDel="008D162B">
          <w:rPr>
            <w:rFonts w:cs="Times New Roman"/>
            <w:color w:val="000000" w:themeColor="text1"/>
            <w:rPrChange w:id="8757" w:author="N F" w:date="2023-12-05T03:08:00Z">
              <w:rPr>
                <w:rFonts w:cs="Times New Roman"/>
              </w:rPr>
            </w:rPrChange>
          </w:rPr>
          <w:delInstrText>-</w:delInstrText>
        </w:r>
        <w:r w:rsidR="00AE1425" w:rsidRPr="006E6534" w:rsidDel="008D162B">
          <w:rPr>
            <w:rFonts w:cs="Times New Roman"/>
            <w:color w:val="000000" w:themeColor="text1"/>
            <w:lang w:val="en-GB"/>
            <w:rPrChange w:id="8758" w:author="N F" w:date="2023-12-05T03:08:00Z">
              <w:rPr>
                <w:rFonts w:cs="Times New Roman"/>
                <w:lang w:val="en-GB"/>
              </w:rPr>
            </w:rPrChange>
          </w:rPr>
          <w:delInstrText>resistant</w:delInstrText>
        </w:r>
        <w:r w:rsidR="00AE1425" w:rsidRPr="006E6534" w:rsidDel="008D162B">
          <w:rPr>
            <w:rFonts w:cs="Times New Roman"/>
            <w:color w:val="000000" w:themeColor="text1"/>
            <w:rPrChange w:id="8759"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60" w:author="N F" w:date="2023-12-05T03:08:00Z">
              <w:rPr>
                <w:rFonts w:cs="Times New Roman"/>
                <w:lang w:val="en-GB"/>
              </w:rPr>
            </w:rPrChange>
          </w:rPr>
          <w:delInstrText>cells</w:delInstrText>
        </w:r>
        <w:r w:rsidR="00AE1425" w:rsidRPr="006E6534" w:rsidDel="008D162B">
          <w:rPr>
            <w:rFonts w:cs="Times New Roman"/>
            <w:color w:val="000000" w:themeColor="text1"/>
            <w:rPrChange w:id="876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62" w:author="N F" w:date="2023-12-05T03:08:00Z">
              <w:rPr>
                <w:rFonts w:cs="Times New Roman"/>
                <w:lang w:val="en-GB"/>
              </w:rPr>
            </w:rPrChange>
          </w:rPr>
          <w:delInstrText>exhibited</w:delInstrText>
        </w:r>
        <w:r w:rsidR="00AE1425" w:rsidRPr="006E6534" w:rsidDel="008D162B">
          <w:rPr>
            <w:rFonts w:cs="Times New Roman"/>
            <w:color w:val="000000" w:themeColor="text1"/>
            <w:rPrChange w:id="8763"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64" w:author="N F" w:date="2023-12-05T03:08:00Z">
              <w:rPr>
                <w:rFonts w:cs="Times New Roman"/>
                <w:lang w:val="en-GB"/>
              </w:rPr>
            </w:rPrChange>
          </w:rPr>
          <w:delInstrText>stem</w:delInstrText>
        </w:r>
        <w:r w:rsidR="00AE1425" w:rsidRPr="006E6534" w:rsidDel="008D162B">
          <w:rPr>
            <w:rFonts w:cs="Times New Roman"/>
            <w:color w:val="000000" w:themeColor="text1"/>
            <w:rPrChange w:id="8765"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66" w:author="N F" w:date="2023-12-05T03:08:00Z">
              <w:rPr>
                <w:rFonts w:cs="Times New Roman"/>
                <w:lang w:val="en-GB"/>
              </w:rPr>
            </w:rPrChange>
          </w:rPr>
          <w:delInstrText>cell</w:delInstrText>
        </w:r>
        <w:r w:rsidR="00AE1425" w:rsidRPr="006E6534" w:rsidDel="008D162B">
          <w:rPr>
            <w:rFonts w:cs="Times New Roman"/>
            <w:color w:val="000000" w:themeColor="text1"/>
            <w:rPrChange w:id="8767" w:author="N F" w:date="2023-12-05T03:08:00Z">
              <w:rPr>
                <w:rFonts w:cs="Times New Roman"/>
              </w:rPr>
            </w:rPrChange>
          </w:rPr>
          <w:delInstrText>-</w:delInstrText>
        </w:r>
        <w:r w:rsidR="00AE1425" w:rsidRPr="006E6534" w:rsidDel="008D162B">
          <w:rPr>
            <w:rFonts w:cs="Times New Roman"/>
            <w:color w:val="000000" w:themeColor="text1"/>
            <w:lang w:val="en-GB"/>
            <w:rPrChange w:id="8768" w:author="N F" w:date="2023-12-05T03:08:00Z">
              <w:rPr>
                <w:rFonts w:cs="Times New Roman"/>
                <w:lang w:val="en-GB"/>
              </w:rPr>
            </w:rPrChange>
          </w:rPr>
          <w:delInstrText>like</w:delInstrText>
        </w:r>
        <w:r w:rsidR="00AE1425" w:rsidRPr="006E6534" w:rsidDel="008D162B">
          <w:rPr>
            <w:rFonts w:cs="Times New Roman"/>
            <w:color w:val="000000" w:themeColor="text1"/>
            <w:rPrChange w:id="8769"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70" w:author="N F" w:date="2023-12-05T03:08:00Z">
              <w:rPr>
                <w:rFonts w:cs="Times New Roman"/>
                <w:lang w:val="en-GB"/>
              </w:rPr>
            </w:rPrChange>
          </w:rPr>
          <w:delInstrText>properties</w:delInstrText>
        </w:r>
        <w:r w:rsidR="00AE1425" w:rsidRPr="006E6534" w:rsidDel="008D162B">
          <w:rPr>
            <w:rFonts w:cs="Times New Roman"/>
            <w:color w:val="000000" w:themeColor="text1"/>
            <w:rPrChange w:id="877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72" w:author="N F" w:date="2023-12-05T03:08:00Z">
              <w:rPr>
                <w:rFonts w:cs="Times New Roman"/>
                <w:lang w:val="en-GB"/>
              </w:rPr>
            </w:rPrChange>
          </w:rPr>
          <w:delInstrText>whereas</w:delInstrText>
        </w:r>
        <w:r w:rsidR="00AE1425" w:rsidRPr="006E6534" w:rsidDel="008D162B">
          <w:rPr>
            <w:rFonts w:cs="Times New Roman"/>
            <w:color w:val="000000" w:themeColor="text1"/>
            <w:rPrChange w:id="8773"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74" w:author="N F" w:date="2023-12-05T03:08:00Z">
              <w:rPr>
                <w:rFonts w:cs="Times New Roman"/>
                <w:lang w:val="en-GB"/>
              </w:rPr>
            </w:rPrChange>
          </w:rPr>
          <w:delInstrText>autophagy</w:delInstrText>
        </w:r>
        <w:r w:rsidR="00AE1425" w:rsidRPr="006E6534" w:rsidDel="008D162B">
          <w:rPr>
            <w:rFonts w:cs="Times New Roman"/>
            <w:color w:val="000000" w:themeColor="text1"/>
            <w:rPrChange w:id="8775"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76" w:author="N F" w:date="2023-12-05T03:08:00Z">
              <w:rPr>
                <w:rFonts w:cs="Times New Roman"/>
                <w:lang w:val="en-GB"/>
              </w:rPr>
            </w:rPrChange>
          </w:rPr>
          <w:delInstrText>inhibition</w:delInstrText>
        </w:r>
        <w:r w:rsidR="00AE1425" w:rsidRPr="006E6534" w:rsidDel="008D162B">
          <w:rPr>
            <w:rFonts w:cs="Times New Roman"/>
            <w:color w:val="000000" w:themeColor="text1"/>
            <w:rPrChange w:id="8777"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78" w:author="N F" w:date="2023-12-05T03:08:00Z">
              <w:rPr>
                <w:rFonts w:cs="Times New Roman"/>
                <w:lang w:val="en-GB"/>
              </w:rPr>
            </w:rPrChange>
          </w:rPr>
          <w:delInstrText>decreased</w:delInstrText>
        </w:r>
        <w:r w:rsidR="00AE1425" w:rsidRPr="006E6534" w:rsidDel="008D162B">
          <w:rPr>
            <w:rFonts w:cs="Times New Roman"/>
            <w:color w:val="000000" w:themeColor="text1"/>
            <w:rPrChange w:id="8779"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80" w:author="N F" w:date="2023-12-05T03:08:00Z">
              <w:rPr>
                <w:rFonts w:cs="Times New Roman"/>
                <w:lang w:val="en-GB"/>
              </w:rPr>
            </w:rPrChange>
          </w:rPr>
          <w:delInstrText>the</w:delInstrText>
        </w:r>
        <w:r w:rsidR="00AE1425" w:rsidRPr="006E6534" w:rsidDel="008D162B">
          <w:rPr>
            <w:rFonts w:cs="Times New Roman"/>
            <w:color w:val="000000" w:themeColor="text1"/>
            <w:rPrChange w:id="878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82" w:author="N F" w:date="2023-12-05T03:08:00Z">
              <w:rPr>
                <w:rFonts w:cs="Times New Roman"/>
                <w:lang w:val="en-GB"/>
              </w:rPr>
            </w:rPrChange>
          </w:rPr>
          <w:delInstrText>stemness</w:delInstrText>
        </w:r>
        <w:r w:rsidR="00AE1425" w:rsidRPr="006E6534" w:rsidDel="008D162B">
          <w:rPr>
            <w:rFonts w:cs="Times New Roman"/>
            <w:color w:val="000000" w:themeColor="text1"/>
            <w:rPrChange w:id="8783"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84" w:author="N F" w:date="2023-12-05T03:08:00Z">
              <w:rPr>
                <w:rFonts w:cs="Times New Roman"/>
                <w:lang w:val="en-GB"/>
              </w:rPr>
            </w:rPrChange>
          </w:rPr>
          <w:delInstrText>by</w:delInstrText>
        </w:r>
        <w:r w:rsidR="00AE1425" w:rsidRPr="006E6534" w:rsidDel="008D162B">
          <w:rPr>
            <w:rFonts w:cs="Times New Roman"/>
            <w:color w:val="000000" w:themeColor="text1"/>
            <w:rPrChange w:id="8785"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86" w:author="N F" w:date="2023-12-05T03:08:00Z">
              <w:rPr>
                <w:rFonts w:cs="Times New Roman"/>
                <w:lang w:val="en-GB"/>
              </w:rPr>
            </w:rPrChange>
          </w:rPr>
          <w:delInstrText>downregulating</w:delInstrText>
        </w:r>
        <w:r w:rsidR="00AE1425" w:rsidRPr="006E6534" w:rsidDel="008D162B">
          <w:rPr>
            <w:rFonts w:cs="Times New Roman"/>
            <w:color w:val="000000" w:themeColor="text1"/>
            <w:rPrChange w:id="8787"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88" w:author="N F" w:date="2023-12-05T03:08:00Z">
              <w:rPr>
                <w:rFonts w:cs="Times New Roman"/>
                <w:lang w:val="en-GB"/>
              </w:rPr>
            </w:rPrChange>
          </w:rPr>
          <w:delInstrText>the</w:delInstrText>
        </w:r>
        <w:r w:rsidR="00AE1425" w:rsidRPr="006E6534" w:rsidDel="008D162B">
          <w:rPr>
            <w:rFonts w:cs="Times New Roman"/>
            <w:color w:val="000000" w:themeColor="text1"/>
            <w:rPrChange w:id="8789"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90" w:author="N F" w:date="2023-12-05T03:08:00Z">
              <w:rPr>
                <w:rFonts w:cs="Times New Roman"/>
                <w:lang w:val="en-GB"/>
              </w:rPr>
            </w:rPrChange>
          </w:rPr>
          <w:delInstrText>expression</w:delInstrText>
        </w:r>
        <w:r w:rsidR="00AE1425" w:rsidRPr="006E6534" w:rsidDel="008D162B">
          <w:rPr>
            <w:rFonts w:cs="Times New Roman"/>
            <w:color w:val="000000" w:themeColor="text1"/>
            <w:rPrChange w:id="879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92" w:author="N F" w:date="2023-12-05T03:08:00Z">
              <w:rPr>
                <w:rFonts w:cs="Times New Roman"/>
                <w:lang w:val="en-GB"/>
              </w:rPr>
            </w:rPrChange>
          </w:rPr>
          <w:delInstrText>of</w:delInstrText>
        </w:r>
        <w:r w:rsidR="00AE1425" w:rsidRPr="006E6534" w:rsidDel="008D162B">
          <w:rPr>
            <w:rFonts w:cs="Times New Roman"/>
            <w:color w:val="000000" w:themeColor="text1"/>
            <w:rPrChange w:id="8793"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94" w:author="N F" w:date="2023-12-05T03:08:00Z">
              <w:rPr>
                <w:rFonts w:cs="Times New Roman"/>
                <w:lang w:val="en-GB"/>
              </w:rPr>
            </w:rPrChange>
          </w:rPr>
          <w:delInstrText>SOX</w:delInstrText>
        </w:r>
        <w:r w:rsidR="00AE1425" w:rsidRPr="006E6534" w:rsidDel="008D162B">
          <w:rPr>
            <w:rFonts w:cs="Times New Roman"/>
            <w:color w:val="000000" w:themeColor="text1"/>
            <w:rPrChange w:id="8795" w:author="N F" w:date="2023-12-05T03:08:00Z">
              <w:rPr>
                <w:rFonts w:cs="Times New Roman"/>
              </w:rPr>
            </w:rPrChange>
          </w:rPr>
          <w:delInstrText xml:space="preserve">2 </w:delInstrText>
        </w:r>
        <w:r w:rsidR="00AE1425" w:rsidRPr="006E6534" w:rsidDel="008D162B">
          <w:rPr>
            <w:rFonts w:cs="Times New Roman"/>
            <w:color w:val="000000" w:themeColor="text1"/>
            <w:lang w:val="en-GB"/>
            <w:rPrChange w:id="8796" w:author="N F" w:date="2023-12-05T03:08:00Z">
              <w:rPr>
                <w:rFonts w:cs="Times New Roman"/>
                <w:lang w:val="en-GB"/>
              </w:rPr>
            </w:rPrChange>
          </w:rPr>
          <w:delInstrText>and</w:delInstrText>
        </w:r>
        <w:r w:rsidR="00AE1425" w:rsidRPr="006E6534" w:rsidDel="008D162B">
          <w:rPr>
            <w:rFonts w:cs="Times New Roman"/>
            <w:color w:val="000000" w:themeColor="text1"/>
            <w:rPrChange w:id="8797"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798" w:author="N F" w:date="2023-12-05T03:08:00Z">
              <w:rPr>
                <w:rFonts w:cs="Times New Roman"/>
                <w:lang w:val="en-GB"/>
              </w:rPr>
            </w:rPrChange>
          </w:rPr>
          <w:delInstrText>ALDH</w:delInstrText>
        </w:r>
        <w:r w:rsidR="00AE1425" w:rsidRPr="006E6534" w:rsidDel="008D162B">
          <w:rPr>
            <w:rFonts w:cs="Times New Roman"/>
            <w:color w:val="000000" w:themeColor="text1"/>
            <w:rPrChange w:id="8799" w:author="N F" w:date="2023-12-05T03:08:00Z">
              <w:rPr>
                <w:rFonts w:cs="Times New Roman"/>
              </w:rPr>
            </w:rPrChange>
          </w:rPr>
          <w:delInstrText>1</w:delInstrText>
        </w:r>
        <w:r w:rsidR="00AE1425" w:rsidRPr="006E6534" w:rsidDel="008D162B">
          <w:rPr>
            <w:rFonts w:cs="Times New Roman"/>
            <w:color w:val="000000" w:themeColor="text1"/>
            <w:lang w:val="en-GB"/>
            <w:rPrChange w:id="8800" w:author="N F" w:date="2023-12-05T03:08:00Z">
              <w:rPr>
                <w:rFonts w:cs="Times New Roman"/>
                <w:lang w:val="en-GB"/>
              </w:rPr>
            </w:rPrChange>
          </w:rPr>
          <w:delInstrText>A</w:delInstrText>
        </w:r>
        <w:r w:rsidR="00AE1425" w:rsidRPr="006E6534" w:rsidDel="008D162B">
          <w:rPr>
            <w:rFonts w:cs="Times New Roman"/>
            <w:color w:val="000000" w:themeColor="text1"/>
            <w:rPrChange w:id="8801" w:author="N F" w:date="2023-12-05T03:08:00Z">
              <w:rPr>
                <w:rFonts w:cs="Times New Roman"/>
              </w:rPr>
            </w:rPrChange>
          </w:rPr>
          <w:delInstrText xml:space="preserve">1. </w:delInstrText>
        </w:r>
        <w:r w:rsidR="00AE1425" w:rsidRPr="006E6534" w:rsidDel="008D162B">
          <w:rPr>
            <w:rFonts w:cs="Times New Roman"/>
            <w:color w:val="000000" w:themeColor="text1"/>
            <w:lang w:val="en-GB"/>
            <w:rPrChange w:id="8802" w:author="N F" w:date="2023-12-05T03:08:00Z">
              <w:rPr>
                <w:rFonts w:cs="Times New Roman"/>
                <w:lang w:val="en-GB"/>
              </w:rPr>
            </w:rPrChange>
          </w:rPr>
          <w:delInstrText>Further</w:delInstrText>
        </w:r>
        <w:r w:rsidR="00AE1425" w:rsidRPr="006E6534" w:rsidDel="008D162B">
          <w:rPr>
            <w:rFonts w:cs="Times New Roman"/>
            <w:color w:val="000000" w:themeColor="text1"/>
            <w:rPrChange w:id="8803"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04" w:author="N F" w:date="2023-12-05T03:08:00Z">
              <w:rPr>
                <w:rFonts w:cs="Times New Roman"/>
                <w:lang w:val="en-GB"/>
              </w:rPr>
            </w:rPrChange>
          </w:rPr>
          <w:delInstrText>we</w:delInstrText>
        </w:r>
        <w:r w:rsidR="00AE1425" w:rsidRPr="006E6534" w:rsidDel="008D162B">
          <w:rPr>
            <w:rFonts w:cs="Times New Roman"/>
            <w:color w:val="000000" w:themeColor="text1"/>
            <w:rPrChange w:id="8805"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06" w:author="N F" w:date="2023-12-05T03:08:00Z">
              <w:rPr>
                <w:rFonts w:cs="Times New Roman"/>
                <w:lang w:val="en-GB"/>
              </w:rPr>
            </w:rPrChange>
          </w:rPr>
          <w:delInstrText>found</w:delInstrText>
        </w:r>
        <w:r w:rsidR="00AE1425" w:rsidRPr="006E6534" w:rsidDel="008D162B">
          <w:rPr>
            <w:rFonts w:cs="Times New Roman"/>
            <w:color w:val="000000" w:themeColor="text1"/>
            <w:rPrChange w:id="8807"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08" w:author="N F" w:date="2023-12-05T03:08:00Z">
              <w:rPr>
                <w:rFonts w:cs="Times New Roman"/>
                <w:lang w:val="en-GB"/>
              </w:rPr>
            </w:rPrChange>
          </w:rPr>
          <w:delInstrText>that</w:delInstrText>
        </w:r>
        <w:r w:rsidR="00AE1425" w:rsidRPr="006E6534" w:rsidDel="008D162B">
          <w:rPr>
            <w:rFonts w:cs="Times New Roman"/>
            <w:color w:val="000000" w:themeColor="text1"/>
            <w:rPrChange w:id="8809"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10" w:author="N F" w:date="2023-12-05T03:08:00Z">
              <w:rPr>
                <w:rFonts w:cs="Times New Roman"/>
                <w:lang w:val="en-GB"/>
              </w:rPr>
            </w:rPrChange>
          </w:rPr>
          <w:delInstrText>knockdown</w:delInstrText>
        </w:r>
        <w:r w:rsidR="00AE1425" w:rsidRPr="006E6534" w:rsidDel="008D162B">
          <w:rPr>
            <w:rFonts w:cs="Times New Roman"/>
            <w:color w:val="000000" w:themeColor="text1"/>
            <w:rPrChange w:id="881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12" w:author="N F" w:date="2023-12-05T03:08:00Z">
              <w:rPr>
                <w:rFonts w:cs="Times New Roman"/>
                <w:lang w:val="en-GB"/>
              </w:rPr>
            </w:rPrChange>
          </w:rPr>
          <w:delInstrText>of</w:delInstrText>
        </w:r>
        <w:r w:rsidR="00AE1425" w:rsidRPr="006E6534" w:rsidDel="008D162B">
          <w:rPr>
            <w:rFonts w:cs="Times New Roman"/>
            <w:color w:val="000000" w:themeColor="text1"/>
            <w:rPrChange w:id="8813"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14" w:author="N F" w:date="2023-12-05T03:08:00Z">
              <w:rPr>
                <w:rFonts w:cs="Times New Roman"/>
                <w:lang w:val="en-GB"/>
              </w:rPr>
            </w:rPrChange>
          </w:rPr>
          <w:delInstrText>Beclin</w:delInstrText>
        </w:r>
        <w:r w:rsidR="00AE1425" w:rsidRPr="006E6534" w:rsidDel="008D162B">
          <w:rPr>
            <w:rFonts w:cs="Times New Roman"/>
            <w:color w:val="000000" w:themeColor="text1"/>
            <w:rPrChange w:id="8815" w:author="N F" w:date="2023-12-05T03:08:00Z">
              <w:rPr>
                <w:rFonts w:cs="Times New Roman"/>
              </w:rPr>
            </w:rPrChange>
          </w:rPr>
          <w:delInstrText xml:space="preserve">-1 </w:delInstrText>
        </w:r>
        <w:r w:rsidR="00AE1425" w:rsidRPr="006E6534" w:rsidDel="008D162B">
          <w:rPr>
            <w:rFonts w:cs="Times New Roman"/>
            <w:color w:val="000000" w:themeColor="text1"/>
            <w:lang w:val="en-GB"/>
            <w:rPrChange w:id="8816" w:author="N F" w:date="2023-12-05T03:08:00Z">
              <w:rPr>
                <w:rFonts w:cs="Times New Roman"/>
                <w:lang w:val="en-GB"/>
              </w:rPr>
            </w:rPrChange>
          </w:rPr>
          <w:delInstrText>inhibited</w:delInstrText>
        </w:r>
        <w:r w:rsidR="00AE1425" w:rsidRPr="006E6534" w:rsidDel="008D162B">
          <w:rPr>
            <w:rFonts w:cs="Times New Roman"/>
            <w:color w:val="000000" w:themeColor="text1"/>
            <w:rPrChange w:id="8817"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18" w:author="N F" w:date="2023-12-05T03:08:00Z">
              <w:rPr>
                <w:rFonts w:cs="Times New Roman"/>
                <w:lang w:val="en-GB"/>
              </w:rPr>
            </w:rPrChange>
          </w:rPr>
          <w:delInstrText>the</w:delInstrText>
        </w:r>
        <w:r w:rsidR="00AE1425" w:rsidRPr="006E6534" w:rsidDel="008D162B">
          <w:rPr>
            <w:rFonts w:cs="Times New Roman"/>
            <w:color w:val="000000" w:themeColor="text1"/>
            <w:rPrChange w:id="8819"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20" w:author="N F" w:date="2023-12-05T03:08:00Z">
              <w:rPr>
                <w:rFonts w:cs="Times New Roman"/>
                <w:lang w:val="en-GB"/>
              </w:rPr>
            </w:rPrChange>
          </w:rPr>
          <w:delInstrText>stem</w:delInstrText>
        </w:r>
        <w:r w:rsidR="00AE1425" w:rsidRPr="006E6534" w:rsidDel="008D162B">
          <w:rPr>
            <w:rFonts w:cs="Times New Roman"/>
            <w:color w:val="000000" w:themeColor="text1"/>
            <w:rPrChange w:id="882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22" w:author="N F" w:date="2023-12-05T03:08:00Z">
              <w:rPr>
                <w:rFonts w:cs="Times New Roman"/>
                <w:lang w:val="en-GB"/>
              </w:rPr>
            </w:rPrChange>
          </w:rPr>
          <w:delInstrText>cell</w:delInstrText>
        </w:r>
        <w:r w:rsidR="00AE1425" w:rsidRPr="006E6534" w:rsidDel="008D162B">
          <w:rPr>
            <w:rFonts w:cs="Times New Roman"/>
            <w:color w:val="000000" w:themeColor="text1"/>
            <w:rPrChange w:id="8823" w:author="N F" w:date="2023-12-05T03:08:00Z">
              <w:rPr>
                <w:rFonts w:cs="Times New Roman"/>
              </w:rPr>
            </w:rPrChange>
          </w:rPr>
          <w:delInstrText>-</w:delInstrText>
        </w:r>
        <w:r w:rsidR="00AE1425" w:rsidRPr="006E6534" w:rsidDel="008D162B">
          <w:rPr>
            <w:rFonts w:cs="Times New Roman"/>
            <w:color w:val="000000" w:themeColor="text1"/>
            <w:lang w:val="en-GB"/>
            <w:rPrChange w:id="8824" w:author="N F" w:date="2023-12-05T03:08:00Z">
              <w:rPr>
                <w:rFonts w:cs="Times New Roman"/>
                <w:lang w:val="en-GB"/>
              </w:rPr>
            </w:rPrChange>
          </w:rPr>
          <w:delInstrText>like</w:delInstrText>
        </w:r>
        <w:r w:rsidR="00AE1425" w:rsidRPr="006E6534" w:rsidDel="008D162B">
          <w:rPr>
            <w:rFonts w:cs="Times New Roman"/>
            <w:color w:val="000000" w:themeColor="text1"/>
            <w:rPrChange w:id="8825"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26" w:author="N F" w:date="2023-12-05T03:08:00Z">
              <w:rPr>
                <w:rFonts w:cs="Times New Roman"/>
                <w:lang w:val="en-GB"/>
              </w:rPr>
            </w:rPrChange>
          </w:rPr>
          <w:delInstrText>properties</w:delInstrText>
        </w:r>
        <w:r w:rsidR="00AE1425" w:rsidRPr="006E6534" w:rsidDel="008D162B">
          <w:rPr>
            <w:rFonts w:cs="Times New Roman"/>
            <w:color w:val="000000" w:themeColor="text1"/>
            <w:rPrChange w:id="8827"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28" w:author="N F" w:date="2023-12-05T03:08:00Z">
              <w:rPr>
                <w:rFonts w:cs="Times New Roman"/>
                <w:lang w:val="en-GB"/>
              </w:rPr>
            </w:rPrChange>
          </w:rPr>
          <w:delInstrText>and</w:delInstrText>
        </w:r>
        <w:r w:rsidR="00AE1425" w:rsidRPr="006E6534" w:rsidDel="008D162B">
          <w:rPr>
            <w:rFonts w:cs="Times New Roman"/>
            <w:color w:val="000000" w:themeColor="text1"/>
            <w:rPrChange w:id="8829"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30" w:author="N F" w:date="2023-12-05T03:08:00Z">
              <w:rPr>
                <w:rFonts w:cs="Times New Roman"/>
                <w:lang w:val="en-GB"/>
              </w:rPr>
            </w:rPrChange>
          </w:rPr>
          <w:delInstrText>restored</w:delInstrText>
        </w:r>
        <w:r w:rsidR="00AE1425" w:rsidRPr="006E6534" w:rsidDel="008D162B">
          <w:rPr>
            <w:rFonts w:cs="Times New Roman"/>
            <w:color w:val="000000" w:themeColor="text1"/>
            <w:rPrChange w:id="883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32" w:author="N F" w:date="2023-12-05T03:08:00Z">
              <w:rPr>
                <w:rFonts w:cs="Times New Roman"/>
                <w:lang w:val="en-GB"/>
              </w:rPr>
            </w:rPrChange>
          </w:rPr>
          <w:delInstrText>osimertinib</w:delInstrText>
        </w:r>
        <w:r w:rsidR="00AE1425" w:rsidRPr="006E6534" w:rsidDel="008D162B">
          <w:rPr>
            <w:rFonts w:cs="Times New Roman"/>
            <w:color w:val="000000" w:themeColor="text1"/>
            <w:rPrChange w:id="8833"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34" w:author="N F" w:date="2023-12-05T03:08:00Z">
              <w:rPr>
                <w:rFonts w:cs="Times New Roman"/>
                <w:lang w:val="en-GB"/>
              </w:rPr>
            </w:rPrChange>
          </w:rPr>
          <w:delInstrText>cytotoxicity</w:delInstrText>
        </w:r>
        <w:r w:rsidR="00AE1425" w:rsidRPr="006E6534" w:rsidDel="008D162B">
          <w:rPr>
            <w:rFonts w:cs="Times New Roman"/>
            <w:color w:val="000000" w:themeColor="text1"/>
            <w:rPrChange w:id="8835"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36" w:author="N F" w:date="2023-12-05T03:08:00Z">
              <w:rPr>
                <w:rFonts w:cs="Times New Roman"/>
                <w:lang w:val="en-GB"/>
              </w:rPr>
            </w:rPrChange>
          </w:rPr>
          <w:delInstrText>Osimertinib</w:delInstrText>
        </w:r>
        <w:r w:rsidR="00AE1425" w:rsidRPr="006E6534" w:rsidDel="008D162B">
          <w:rPr>
            <w:rFonts w:cs="Times New Roman"/>
            <w:color w:val="000000" w:themeColor="text1"/>
            <w:rPrChange w:id="8837"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38" w:author="N F" w:date="2023-12-05T03:08:00Z">
              <w:rPr>
                <w:rFonts w:cs="Times New Roman"/>
                <w:lang w:val="en-GB"/>
              </w:rPr>
            </w:rPrChange>
          </w:rPr>
          <w:delInstrText>combined</w:delInstrText>
        </w:r>
        <w:r w:rsidR="00AE1425" w:rsidRPr="006E6534" w:rsidDel="008D162B">
          <w:rPr>
            <w:rFonts w:cs="Times New Roman"/>
            <w:color w:val="000000" w:themeColor="text1"/>
            <w:rPrChange w:id="8839"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40" w:author="N F" w:date="2023-12-05T03:08:00Z">
              <w:rPr>
                <w:rFonts w:cs="Times New Roman"/>
                <w:lang w:val="en-GB"/>
              </w:rPr>
            </w:rPrChange>
          </w:rPr>
          <w:delInstrText>with</w:delInstrText>
        </w:r>
        <w:r w:rsidR="00AE1425" w:rsidRPr="006E6534" w:rsidDel="008D162B">
          <w:rPr>
            <w:rFonts w:cs="Times New Roman"/>
            <w:color w:val="000000" w:themeColor="text1"/>
            <w:rPrChange w:id="884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42" w:author="N F" w:date="2023-12-05T03:08:00Z">
              <w:rPr>
                <w:rFonts w:cs="Times New Roman"/>
                <w:lang w:val="en-GB"/>
              </w:rPr>
            </w:rPrChange>
          </w:rPr>
          <w:delInstrText>chloroquine</w:delInstrText>
        </w:r>
        <w:r w:rsidR="00AE1425" w:rsidRPr="006E6534" w:rsidDel="008D162B">
          <w:rPr>
            <w:rFonts w:cs="Times New Roman"/>
            <w:color w:val="000000" w:themeColor="text1"/>
            <w:rPrChange w:id="8843"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44" w:author="N F" w:date="2023-12-05T03:08:00Z">
              <w:rPr>
                <w:rFonts w:cs="Times New Roman"/>
                <w:lang w:val="en-GB"/>
              </w:rPr>
            </w:rPrChange>
          </w:rPr>
          <w:delInstrText>inhibited</w:delInstrText>
        </w:r>
        <w:r w:rsidR="00AE1425" w:rsidRPr="006E6534" w:rsidDel="008D162B">
          <w:rPr>
            <w:rFonts w:cs="Times New Roman"/>
            <w:color w:val="000000" w:themeColor="text1"/>
            <w:rPrChange w:id="8845"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46" w:author="N F" w:date="2023-12-05T03:08:00Z">
              <w:rPr>
                <w:rFonts w:cs="Times New Roman"/>
                <w:lang w:val="en-GB"/>
              </w:rPr>
            </w:rPrChange>
          </w:rPr>
          <w:delInstrText>tumor</w:delInstrText>
        </w:r>
        <w:r w:rsidR="00AE1425" w:rsidRPr="006E6534" w:rsidDel="008D162B">
          <w:rPr>
            <w:rFonts w:cs="Times New Roman"/>
            <w:color w:val="000000" w:themeColor="text1"/>
            <w:rPrChange w:id="8847"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48" w:author="N F" w:date="2023-12-05T03:08:00Z">
              <w:rPr>
                <w:rFonts w:cs="Times New Roman"/>
                <w:lang w:val="en-GB"/>
              </w:rPr>
            </w:rPrChange>
          </w:rPr>
          <w:delInstrText>growth</w:delInstrText>
        </w:r>
        <w:r w:rsidR="00AE1425" w:rsidRPr="006E6534" w:rsidDel="008D162B">
          <w:rPr>
            <w:rFonts w:cs="Times New Roman"/>
            <w:color w:val="000000" w:themeColor="text1"/>
            <w:rPrChange w:id="8849"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50" w:author="N F" w:date="2023-12-05T03:08:00Z">
              <w:rPr>
                <w:rFonts w:cs="Times New Roman"/>
                <w:lang w:val="en-GB"/>
              </w:rPr>
            </w:rPrChange>
          </w:rPr>
          <w:delInstrText>more</w:delInstrText>
        </w:r>
        <w:r w:rsidR="00AE1425" w:rsidRPr="006E6534" w:rsidDel="008D162B">
          <w:rPr>
            <w:rFonts w:cs="Times New Roman"/>
            <w:color w:val="000000" w:themeColor="text1"/>
            <w:rPrChange w:id="885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52" w:author="N F" w:date="2023-12-05T03:08:00Z">
              <w:rPr>
                <w:rFonts w:cs="Times New Roman"/>
                <w:lang w:val="en-GB"/>
              </w:rPr>
            </w:rPrChange>
          </w:rPr>
          <w:delInstrText>effectively</w:delInstrText>
        </w:r>
        <w:r w:rsidR="00AE1425" w:rsidRPr="006E6534" w:rsidDel="008D162B">
          <w:rPr>
            <w:rFonts w:cs="Times New Roman"/>
            <w:color w:val="000000" w:themeColor="text1"/>
            <w:rPrChange w:id="8853"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54" w:author="N F" w:date="2023-12-05T03:08:00Z">
              <w:rPr>
                <w:rFonts w:cs="Times New Roman"/>
                <w:lang w:val="en-GB"/>
              </w:rPr>
            </w:rPrChange>
          </w:rPr>
          <w:delInstrText>than</w:delInstrText>
        </w:r>
        <w:r w:rsidR="00AE1425" w:rsidRPr="006E6534" w:rsidDel="008D162B">
          <w:rPr>
            <w:rFonts w:cs="Times New Roman"/>
            <w:color w:val="000000" w:themeColor="text1"/>
            <w:rPrChange w:id="8855"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56" w:author="N F" w:date="2023-12-05T03:08:00Z">
              <w:rPr>
                <w:rFonts w:cs="Times New Roman"/>
                <w:lang w:val="en-GB"/>
              </w:rPr>
            </w:rPrChange>
          </w:rPr>
          <w:delInstrText>alone</w:delInstrText>
        </w:r>
        <w:r w:rsidR="00AE1425" w:rsidRPr="006E6534" w:rsidDel="008D162B">
          <w:rPr>
            <w:rFonts w:cs="Times New Roman"/>
            <w:color w:val="000000" w:themeColor="text1"/>
            <w:rPrChange w:id="8857"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58" w:author="N F" w:date="2023-12-05T03:08:00Z">
              <w:rPr>
                <w:rFonts w:cs="Times New Roman"/>
                <w:lang w:val="en-GB"/>
              </w:rPr>
            </w:rPrChange>
          </w:rPr>
          <w:delInstrText>in</w:delInstrText>
        </w:r>
        <w:r w:rsidR="00AE1425" w:rsidRPr="006E6534" w:rsidDel="008D162B">
          <w:rPr>
            <w:rFonts w:cs="Times New Roman"/>
            <w:color w:val="000000" w:themeColor="text1"/>
            <w:rPrChange w:id="8859"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60" w:author="N F" w:date="2023-12-05T03:08:00Z">
              <w:rPr>
                <w:rFonts w:cs="Times New Roman"/>
                <w:lang w:val="en-GB"/>
              </w:rPr>
            </w:rPrChange>
          </w:rPr>
          <w:delInstrText>xenograft</w:delInstrText>
        </w:r>
        <w:r w:rsidR="00AE1425" w:rsidRPr="006E6534" w:rsidDel="008D162B">
          <w:rPr>
            <w:rFonts w:cs="Times New Roman"/>
            <w:color w:val="000000" w:themeColor="text1"/>
            <w:rPrChange w:id="886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62" w:author="N F" w:date="2023-12-05T03:08:00Z">
              <w:rPr>
                <w:rFonts w:cs="Times New Roman"/>
                <w:lang w:val="en-GB"/>
              </w:rPr>
            </w:rPrChange>
          </w:rPr>
          <w:delInstrText>mice</w:delInstrText>
        </w:r>
        <w:r w:rsidR="00AE1425" w:rsidRPr="006E6534" w:rsidDel="008D162B">
          <w:rPr>
            <w:rFonts w:cs="Times New Roman"/>
            <w:color w:val="000000" w:themeColor="text1"/>
            <w:rPrChange w:id="8863"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64" w:author="N F" w:date="2023-12-05T03:08:00Z">
              <w:rPr>
                <w:rFonts w:cs="Times New Roman"/>
                <w:lang w:val="en-GB"/>
              </w:rPr>
            </w:rPrChange>
          </w:rPr>
          <w:delInstrText>These</w:delInstrText>
        </w:r>
        <w:r w:rsidR="00AE1425" w:rsidRPr="006E6534" w:rsidDel="008D162B">
          <w:rPr>
            <w:rFonts w:cs="Times New Roman"/>
            <w:color w:val="000000" w:themeColor="text1"/>
            <w:rPrChange w:id="8865"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66" w:author="N F" w:date="2023-12-05T03:08:00Z">
              <w:rPr>
                <w:rFonts w:cs="Times New Roman"/>
                <w:lang w:val="en-GB"/>
              </w:rPr>
            </w:rPrChange>
          </w:rPr>
          <w:delInstrText>results</w:delInstrText>
        </w:r>
        <w:r w:rsidR="00AE1425" w:rsidRPr="006E6534" w:rsidDel="008D162B">
          <w:rPr>
            <w:rFonts w:cs="Times New Roman"/>
            <w:color w:val="000000" w:themeColor="text1"/>
            <w:rPrChange w:id="8867"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68" w:author="N F" w:date="2023-12-05T03:08:00Z">
              <w:rPr>
                <w:rFonts w:cs="Times New Roman"/>
                <w:lang w:val="en-GB"/>
              </w:rPr>
            </w:rPrChange>
          </w:rPr>
          <w:delInstrText>reveal</w:delInstrText>
        </w:r>
        <w:r w:rsidR="00AE1425" w:rsidRPr="006E6534" w:rsidDel="008D162B">
          <w:rPr>
            <w:rFonts w:cs="Times New Roman"/>
            <w:color w:val="000000" w:themeColor="text1"/>
            <w:rPrChange w:id="8869"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70" w:author="N F" w:date="2023-12-05T03:08:00Z">
              <w:rPr>
                <w:rFonts w:cs="Times New Roman"/>
                <w:lang w:val="en-GB"/>
              </w:rPr>
            </w:rPrChange>
          </w:rPr>
          <w:delInstrText>that</w:delInstrText>
        </w:r>
        <w:r w:rsidR="00AE1425" w:rsidRPr="006E6534" w:rsidDel="008D162B">
          <w:rPr>
            <w:rFonts w:cs="Times New Roman"/>
            <w:color w:val="000000" w:themeColor="text1"/>
            <w:rPrChange w:id="887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72" w:author="N F" w:date="2023-12-05T03:08:00Z">
              <w:rPr>
                <w:rFonts w:cs="Times New Roman"/>
                <w:lang w:val="en-GB"/>
              </w:rPr>
            </w:rPrChange>
          </w:rPr>
          <w:delInstrText>autophagy</w:delInstrText>
        </w:r>
        <w:r w:rsidR="00AE1425" w:rsidRPr="006E6534" w:rsidDel="008D162B">
          <w:rPr>
            <w:rFonts w:cs="Times New Roman"/>
            <w:color w:val="000000" w:themeColor="text1"/>
            <w:rPrChange w:id="8873"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74" w:author="N F" w:date="2023-12-05T03:08:00Z">
              <w:rPr>
                <w:rFonts w:cs="Times New Roman"/>
                <w:lang w:val="en-GB"/>
              </w:rPr>
            </w:rPrChange>
          </w:rPr>
          <w:delInstrText>plays</w:delInstrText>
        </w:r>
        <w:r w:rsidR="00AE1425" w:rsidRPr="006E6534" w:rsidDel="008D162B">
          <w:rPr>
            <w:rFonts w:cs="Times New Roman"/>
            <w:color w:val="000000" w:themeColor="text1"/>
            <w:rPrChange w:id="8875"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76" w:author="N F" w:date="2023-12-05T03:08:00Z">
              <w:rPr>
                <w:rFonts w:cs="Times New Roman"/>
                <w:lang w:val="en-GB"/>
              </w:rPr>
            </w:rPrChange>
          </w:rPr>
          <w:delInstrText>an</w:delInstrText>
        </w:r>
        <w:r w:rsidR="00AE1425" w:rsidRPr="006E6534" w:rsidDel="008D162B">
          <w:rPr>
            <w:rFonts w:cs="Times New Roman"/>
            <w:color w:val="000000" w:themeColor="text1"/>
            <w:rPrChange w:id="8877"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78" w:author="N F" w:date="2023-12-05T03:08:00Z">
              <w:rPr>
                <w:rFonts w:cs="Times New Roman"/>
                <w:lang w:val="en-GB"/>
              </w:rPr>
            </w:rPrChange>
          </w:rPr>
          <w:delInstrText>adverse</w:delInstrText>
        </w:r>
        <w:r w:rsidR="00AE1425" w:rsidRPr="006E6534" w:rsidDel="008D162B">
          <w:rPr>
            <w:rFonts w:cs="Times New Roman"/>
            <w:color w:val="000000" w:themeColor="text1"/>
            <w:rPrChange w:id="8879"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80" w:author="N F" w:date="2023-12-05T03:08:00Z">
              <w:rPr>
                <w:rFonts w:cs="Times New Roman"/>
                <w:lang w:val="en-GB"/>
              </w:rPr>
            </w:rPrChange>
          </w:rPr>
          <w:delInstrText>role</w:delInstrText>
        </w:r>
        <w:r w:rsidR="00AE1425" w:rsidRPr="006E6534" w:rsidDel="008D162B">
          <w:rPr>
            <w:rFonts w:cs="Times New Roman"/>
            <w:color w:val="000000" w:themeColor="text1"/>
            <w:rPrChange w:id="888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82" w:author="N F" w:date="2023-12-05T03:08:00Z">
              <w:rPr>
                <w:rFonts w:cs="Times New Roman"/>
                <w:lang w:val="en-GB"/>
              </w:rPr>
            </w:rPrChange>
          </w:rPr>
          <w:delInstrText>in</w:delInstrText>
        </w:r>
        <w:r w:rsidR="00AE1425" w:rsidRPr="006E6534" w:rsidDel="008D162B">
          <w:rPr>
            <w:rFonts w:cs="Times New Roman"/>
            <w:color w:val="000000" w:themeColor="text1"/>
            <w:rPrChange w:id="8883"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84" w:author="N F" w:date="2023-12-05T03:08:00Z">
              <w:rPr>
                <w:rFonts w:cs="Times New Roman"/>
                <w:lang w:val="en-GB"/>
              </w:rPr>
            </w:rPrChange>
          </w:rPr>
          <w:delInstrText>osimertinib</w:delInstrText>
        </w:r>
        <w:r w:rsidR="00AE1425" w:rsidRPr="006E6534" w:rsidDel="008D162B">
          <w:rPr>
            <w:rFonts w:cs="Times New Roman"/>
            <w:color w:val="000000" w:themeColor="text1"/>
            <w:rPrChange w:id="8885"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86" w:author="N F" w:date="2023-12-05T03:08:00Z">
              <w:rPr>
                <w:rFonts w:cs="Times New Roman"/>
                <w:lang w:val="en-GB"/>
              </w:rPr>
            </w:rPrChange>
          </w:rPr>
          <w:delInstrText>cytotoxicity</w:delInstrText>
        </w:r>
        <w:r w:rsidR="00AE1425" w:rsidRPr="006E6534" w:rsidDel="008D162B">
          <w:rPr>
            <w:rFonts w:cs="Times New Roman"/>
            <w:color w:val="000000" w:themeColor="text1"/>
            <w:rPrChange w:id="8887"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88" w:author="N F" w:date="2023-12-05T03:08:00Z">
              <w:rPr>
                <w:rFonts w:cs="Times New Roman"/>
                <w:lang w:val="en-GB"/>
              </w:rPr>
            </w:rPrChange>
          </w:rPr>
          <w:delInstrText>through</w:delInstrText>
        </w:r>
        <w:r w:rsidR="00AE1425" w:rsidRPr="006E6534" w:rsidDel="008D162B">
          <w:rPr>
            <w:rFonts w:cs="Times New Roman"/>
            <w:color w:val="000000" w:themeColor="text1"/>
            <w:rPrChange w:id="8889"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90" w:author="N F" w:date="2023-12-05T03:08:00Z">
              <w:rPr>
                <w:rFonts w:cs="Times New Roman"/>
                <w:lang w:val="en-GB"/>
              </w:rPr>
            </w:rPrChange>
          </w:rPr>
          <w:delInstrText>inducing</w:delInstrText>
        </w:r>
        <w:r w:rsidR="00AE1425" w:rsidRPr="006E6534" w:rsidDel="008D162B">
          <w:rPr>
            <w:rFonts w:cs="Times New Roman"/>
            <w:color w:val="000000" w:themeColor="text1"/>
            <w:rPrChange w:id="889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92" w:author="N F" w:date="2023-12-05T03:08:00Z">
              <w:rPr>
                <w:rFonts w:cs="Times New Roman"/>
                <w:lang w:val="en-GB"/>
              </w:rPr>
            </w:rPrChange>
          </w:rPr>
          <w:delInstrText>stem</w:delInstrText>
        </w:r>
        <w:r w:rsidR="00AE1425" w:rsidRPr="006E6534" w:rsidDel="008D162B">
          <w:rPr>
            <w:rFonts w:cs="Times New Roman"/>
            <w:color w:val="000000" w:themeColor="text1"/>
            <w:rPrChange w:id="8893"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94" w:author="N F" w:date="2023-12-05T03:08:00Z">
              <w:rPr>
                <w:rFonts w:cs="Times New Roman"/>
                <w:lang w:val="en-GB"/>
              </w:rPr>
            </w:rPrChange>
          </w:rPr>
          <w:delInstrText>cell</w:delInstrText>
        </w:r>
        <w:r w:rsidR="00AE1425" w:rsidRPr="006E6534" w:rsidDel="008D162B">
          <w:rPr>
            <w:rFonts w:cs="Times New Roman"/>
            <w:color w:val="000000" w:themeColor="text1"/>
            <w:rPrChange w:id="8895" w:author="N F" w:date="2023-12-05T03:08:00Z">
              <w:rPr>
                <w:rFonts w:cs="Times New Roman"/>
              </w:rPr>
            </w:rPrChange>
          </w:rPr>
          <w:delInstrText>-</w:delInstrText>
        </w:r>
        <w:r w:rsidR="00AE1425" w:rsidRPr="006E6534" w:rsidDel="008D162B">
          <w:rPr>
            <w:rFonts w:cs="Times New Roman"/>
            <w:color w:val="000000" w:themeColor="text1"/>
            <w:lang w:val="en-GB"/>
            <w:rPrChange w:id="8896" w:author="N F" w:date="2023-12-05T03:08:00Z">
              <w:rPr>
                <w:rFonts w:cs="Times New Roman"/>
                <w:lang w:val="en-GB"/>
              </w:rPr>
            </w:rPrChange>
          </w:rPr>
          <w:delInstrText>like</w:delInstrText>
        </w:r>
        <w:r w:rsidR="00AE1425" w:rsidRPr="006E6534" w:rsidDel="008D162B">
          <w:rPr>
            <w:rFonts w:cs="Times New Roman"/>
            <w:color w:val="000000" w:themeColor="text1"/>
            <w:rPrChange w:id="8897"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898" w:author="N F" w:date="2023-12-05T03:08:00Z">
              <w:rPr>
                <w:rFonts w:cs="Times New Roman"/>
                <w:lang w:val="en-GB"/>
              </w:rPr>
            </w:rPrChange>
          </w:rPr>
          <w:delInstrText>properties</w:delInstrText>
        </w:r>
        <w:r w:rsidR="00AE1425" w:rsidRPr="006E6534" w:rsidDel="008D162B">
          <w:rPr>
            <w:rFonts w:cs="Times New Roman"/>
            <w:color w:val="000000" w:themeColor="text1"/>
            <w:rPrChange w:id="8899"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900" w:author="N F" w:date="2023-12-05T03:08:00Z">
              <w:rPr>
                <w:rFonts w:cs="Times New Roman"/>
                <w:lang w:val="en-GB"/>
              </w:rPr>
            </w:rPrChange>
          </w:rPr>
          <w:delInstrText>Combination</w:delInstrText>
        </w:r>
        <w:r w:rsidR="00AE1425" w:rsidRPr="006E6534" w:rsidDel="008D162B">
          <w:rPr>
            <w:rFonts w:cs="Times New Roman"/>
            <w:color w:val="000000" w:themeColor="text1"/>
            <w:rPrChange w:id="890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902" w:author="N F" w:date="2023-12-05T03:08:00Z">
              <w:rPr>
                <w:rFonts w:cs="Times New Roman"/>
                <w:lang w:val="en-GB"/>
              </w:rPr>
            </w:rPrChange>
          </w:rPr>
          <w:delInstrText>therapy</w:delInstrText>
        </w:r>
        <w:r w:rsidR="00AE1425" w:rsidRPr="006E6534" w:rsidDel="008D162B">
          <w:rPr>
            <w:rFonts w:cs="Times New Roman"/>
            <w:color w:val="000000" w:themeColor="text1"/>
            <w:rPrChange w:id="8903"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904" w:author="N F" w:date="2023-12-05T03:08:00Z">
              <w:rPr>
                <w:rFonts w:cs="Times New Roman"/>
                <w:lang w:val="en-GB"/>
              </w:rPr>
            </w:rPrChange>
          </w:rPr>
          <w:delInstrText>of</w:delInstrText>
        </w:r>
        <w:r w:rsidR="00AE1425" w:rsidRPr="006E6534" w:rsidDel="008D162B">
          <w:rPr>
            <w:rFonts w:cs="Times New Roman"/>
            <w:color w:val="000000" w:themeColor="text1"/>
            <w:rPrChange w:id="8905"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906" w:author="N F" w:date="2023-12-05T03:08:00Z">
              <w:rPr>
                <w:rFonts w:cs="Times New Roman"/>
                <w:lang w:val="en-GB"/>
              </w:rPr>
            </w:rPrChange>
          </w:rPr>
          <w:delInstrText>EGFR</w:delInstrText>
        </w:r>
        <w:r w:rsidR="00AE1425" w:rsidRPr="006E6534" w:rsidDel="008D162B">
          <w:rPr>
            <w:rFonts w:cs="Times New Roman"/>
            <w:color w:val="000000" w:themeColor="text1"/>
            <w:rPrChange w:id="8907" w:author="N F" w:date="2023-12-05T03:08:00Z">
              <w:rPr>
                <w:rFonts w:cs="Times New Roman"/>
              </w:rPr>
            </w:rPrChange>
          </w:rPr>
          <w:delInstrText>-</w:delInstrText>
        </w:r>
        <w:r w:rsidR="00AE1425" w:rsidRPr="006E6534" w:rsidDel="008D162B">
          <w:rPr>
            <w:rFonts w:cs="Times New Roman"/>
            <w:color w:val="000000" w:themeColor="text1"/>
            <w:lang w:val="en-GB"/>
            <w:rPrChange w:id="8908" w:author="N F" w:date="2023-12-05T03:08:00Z">
              <w:rPr>
                <w:rFonts w:cs="Times New Roman"/>
                <w:lang w:val="en-GB"/>
              </w:rPr>
            </w:rPrChange>
          </w:rPr>
          <w:delInstrText>TKI</w:delInstrText>
        </w:r>
        <w:r w:rsidR="00AE1425" w:rsidRPr="006E6534" w:rsidDel="008D162B">
          <w:rPr>
            <w:rFonts w:cs="Times New Roman"/>
            <w:color w:val="000000" w:themeColor="text1"/>
            <w:rPrChange w:id="8909"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910" w:author="N F" w:date="2023-12-05T03:08:00Z">
              <w:rPr>
                <w:rFonts w:cs="Times New Roman"/>
                <w:lang w:val="en-GB"/>
              </w:rPr>
            </w:rPrChange>
          </w:rPr>
          <w:delInstrText>and</w:delInstrText>
        </w:r>
        <w:r w:rsidR="00AE1425" w:rsidRPr="006E6534" w:rsidDel="008D162B">
          <w:rPr>
            <w:rFonts w:cs="Times New Roman"/>
            <w:color w:val="000000" w:themeColor="text1"/>
            <w:rPrChange w:id="891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912" w:author="N F" w:date="2023-12-05T03:08:00Z">
              <w:rPr>
                <w:rFonts w:cs="Times New Roman"/>
                <w:lang w:val="en-GB"/>
              </w:rPr>
            </w:rPrChange>
          </w:rPr>
          <w:delInstrText>autophagy</w:delInstrText>
        </w:r>
        <w:r w:rsidR="00AE1425" w:rsidRPr="006E6534" w:rsidDel="008D162B">
          <w:rPr>
            <w:rFonts w:cs="Times New Roman"/>
            <w:color w:val="000000" w:themeColor="text1"/>
            <w:rPrChange w:id="8913"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914" w:author="N F" w:date="2023-12-05T03:08:00Z">
              <w:rPr>
                <w:rFonts w:cs="Times New Roman"/>
                <w:lang w:val="en-GB"/>
              </w:rPr>
            </w:rPrChange>
          </w:rPr>
          <w:delInstrText>inhibitor</w:delInstrText>
        </w:r>
        <w:r w:rsidR="00AE1425" w:rsidRPr="006E6534" w:rsidDel="008D162B">
          <w:rPr>
            <w:rFonts w:cs="Times New Roman"/>
            <w:color w:val="000000" w:themeColor="text1"/>
            <w:rPrChange w:id="8915"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916" w:author="N F" w:date="2023-12-05T03:08:00Z">
              <w:rPr>
                <w:rFonts w:cs="Times New Roman"/>
                <w:lang w:val="en-GB"/>
              </w:rPr>
            </w:rPrChange>
          </w:rPr>
          <w:delInstrText>could</w:delInstrText>
        </w:r>
        <w:r w:rsidR="00AE1425" w:rsidRPr="006E6534" w:rsidDel="008D162B">
          <w:rPr>
            <w:rFonts w:cs="Times New Roman"/>
            <w:color w:val="000000" w:themeColor="text1"/>
            <w:rPrChange w:id="8917"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918" w:author="N F" w:date="2023-12-05T03:08:00Z">
              <w:rPr>
                <w:rFonts w:cs="Times New Roman"/>
                <w:lang w:val="en-GB"/>
              </w:rPr>
            </w:rPrChange>
          </w:rPr>
          <w:delInstrText>provide</w:delInstrText>
        </w:r>
        <w:r w:rsidR="00AE1425" w:rsidRPr="006E6534" w:rsidDel="008D162B">
          <w:rPr>
            <w:rFonts w:cs="Times New Roman"/>
            <w:color w:val="000000" w:themeColor="text1"/>
            <w:rPrChange w:id="8919"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920" w:author="N F" w:date="2023-12-05T03:08:00Z">
              <w:rPr>
                <w:rFonts w:cs="Times New Roman"/>
                <w:lang w:val="en-GB"/>
              </w:rPr>
            </w:rPrChange>
          </w:rPr>
          <w:delInstrText>a</w:delInstrText>
        </w:r>
        <w:r w:rsidR="00AE1425" w:rsidRPr="006E6534" w:rsidDel="008D162B">
          <w:rPr>
            <w:rFonts w:cs="Times New Roman"/>
            <w:color w:val="000000" w:themeColor="text1"/>
            <w:rPrChange w:id="892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922" w:author="N F" w:date="2023-12-05T03:08:00Z">
              <w:rPr>
                <w:rFonts w:cs="Times New Roman"/>
                <w:lang w:val="en-GB"/>
              </w:rPr>
            </w:rPrChange>
          </w:rPr>
          <w:delInstrText>promising</w:delInstrText>
        </w:r>
        <w:r w:rsidR="00AE1425" w:rsidRPr="006E6534" w:rsidDel="008D162B">
          <w:rPr>
            <w:rFonts w:cs="Times New Roman"/>
            <w:color w:val="000000" w:themeColor="text1"/>
            <w:rPrChange w:id="8923"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924" w:author="N F" w:date="2023-12-05T03:08:00Z">
              <w:rPr>
                <w:rFonts w:cs="Times New Roman"/>
                <w:lang w:val="en-GB"/>
              </w:rPr>
            </w:rPrChange>
          </w:rPr>
          <w:delInstrText>strategy</w:delInstrText>
        </w:r>
        <w:r w:rsidR="00AE1425" w:rsidRPr="006E6534" w:rsidDel="008D162B">
          <w:rPr>
            <w:rFonts w:cs="Times New Roman"/>
            <w:color w:val="000000" w:themeColor="text1"/>
            <w:rPrChange w:id="8925"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926" w:author="N F" w:date="2023-12-05T03:08:00Z">
              <w:rPr>
                <w:rFonts w:cs="Times New Roman"/>
                <w:lang w:val="en-GB"/>
              </w:rPr>
            </w:rPrChange>
          </w:rPr>
          <w:delInstrText>to</w:delInstrText>
        </w:r>
        <w:r w:rsidR="00AE1425" w:rsidRPr="006E6534" w:rsidDel="008D162B">
          <w:rPr>
            <w:rFonts w:cs="Times New Roman"/>
            <w:color w:val="000000" w:themeColor="text1"/>
            <w:rPrChange w:id="8927"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928" w:author="N F" w:date="2023-12-05T03:08:00Z">
              <w:rPr>
                <w:rFonts w:cs="Times New Roman"/>
                <w:lang w:val="en-GB"/>
              </w:rPr>
            </w:rPrChange>
          </w:rPr>
          <w:delInstrText>improve</w:delInstrText>
        </w:r>
        <w:r w:rsidR="00AE1425" w:rsidRPr="006E6534" w:rsidDel="008D162B">
          <w:rPr>
            <w:rFonts w:cs="Times New Roman"/>
            <w:color w:val="000000" w:themeColor="text1"/>
            <w:rPrChange w:id="8929"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930" w:author="N F" w:date="2023-12-05T03:08:00Z">
              <w:rPr>
                <w:rFonts w:cs="Times New Roman"/>
                <w:lang w:val="en-GB"/>
              </w:rPr>
            </w:rPrChange>
          </w:rPr>
          <w:delInstrText>osimertinib</w:delInstrText>
        </w:r>
        <w:r w:rsidR="00AE1425" w:rsidRPr="006E6534" w:rsidDel="008D162B">
          <w:rPr>
            <w:rFonts w:cs="Times New Roman"/>
            <w:color w:val="000000" w:themeColor="text1"/>
            <w:rPrChange w:id="893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932" w:author="N F" w:date="2023-12-05T03:08:00Z">
              <w:rPr>
                <w:rFonts w:cs="Times New Roman"/>
                <w:lang w:val="en-GB"/>
              </w:rPr>
            </w:rPrChange>
          </w:rPr>
          <w:delInstrText>cytotoxicity</w:delInstrText>
        </w:r>
        <w:r w:rsidR="00AE1425" w:rsidRPr="006E6534" w:rsidDel="008D162B">
          <w:rPr>
            <w:rFonts w:cs="Times New Roman"/>
            <w:color w:val="000000" w:themeColor="text1"/>
            <w:rPrChange w:id="8933" w:author="N F" w:date="2023-12-05T03:08:00Z">
              <w:rPr>
                <w:rFonts w:cs="Times New Roman"/>
              </w:rPr>
            </w:rPrChange>
          </w:rPr>
          <w:delInstrText>.","</w:delInstrText>
        </w:r>
        <w:r w:rsidR="00AE1425" w:rsidRPr="006E6534" w:rsidDel="008D162B">
          <w:rPr>
            <w:rFonts w:cs="Times New Roman"/>
            <w:color w:val="000000" w:themeColor="text1"/>
            <w:lang w:val="en-GB"/>
            <w:rPrChange w:id="8934" w:author="N F" w:date="2023-12-05T03:08:00Z">
              <w:rPr>
                <w:rFonts w:cs="Times New Roman"/>
                <w:lang w:val="en-GB"/>
              </w:rPr>
            </w:rPrChange>
          </w:rPr>
          <w:delInstrText>container</w:delInstrText>
        </w:r>
        <w:r w:rsidR="00AE1425" w:rsidRPr="006E6534" w:rsidDel="008D162B">
          <w:rPr>
            <w:rFonts w:cs="Times New Roman"/>
            <w:color w:val="000000" w:themeColor="text1"/>
            <w:rPrChange w:id="8935" w:author="N F" w:date="2023-12-05T03:08:00Z">
              <w:rPr>
                <w:rFonts w:cs="Times New Roman"/>
              </w:rPr>
            </w:rPrChange>
          </w:rPr>
          <w:delInstrText>-</w:delInstrText>
        </w:r>
        <w:r w:rsidR="00AE1425" w:rsidRPr="006E6534" w:rsidDel="008D162B">
          <w:rPr>
            <w:rFonts w:cs="Times New Roman"/>
            <w:color w:val="000000" w:themeColor="text1"/>
            <w:lang w:val="en-GB"/>
            <w:rPrChange w:id="8936" w:author="N F" w:date="2023-12-05T03:08:00Z">
              <w:rPr>
                <w:rFonts w:cs="Times New Roman"/>
                <w:lang w:val="en-GB"/>
              </w:rPr>
            </w:rPrChange>
          </w:rPr>
          <w:delInstrText>title</w:delInstrText>
        </w:r>
        <w:r w:rsidR="00AE1425" w:rsidRPr="006E6534" w:rsidDel="008D162B">
          <w:rPr>
            <w:rFonts w:cs="Times New Roman"/>
            <w:color w:val="000000" w:themeColor="text1"/>
            <w:rPrChange w:id="8937" w:author="N F" w:date="2023-12-05T03:08:00Z">
              <w:rPr>
                <w:rFonts w:cs="Times New Roman"/>
              </w:rPr>
            </w:rPrChange>
          </w:rPr>
          <w:delInstrText>":"</w:delInstrText>
        </w:r>
        <w:r w:rsidR="00AE1425" w:rsidRPr="006E6534" w:rsidDel="008D162B">
          <w:rPr>
            <w:rFonts w:cs="Times New Roman"/>
            <w:color w:val="000000" w:themeColor="text1"/>
            <w:lang w:val="en-GB"/>
            <w:rPrChange w:id="8938" w:author="N F" w:date="2023-12-05T03:08:00Z">
              <w:rPr>
                <w:rFonts w:cs="Times New Roman"/>
                <w:lang w:val="en-GB"/>
              </w:rPr>
            </w:rPrChange>
          </w:rPr>
          <w:delInstrText>Cancer</w:delInstrText>
        </w:r>
        <w:r w:rsidR="00AE1425" w:rsidRPr="006E6534" w:rsidDel="008D162B">
          <w:rPr>
            <w:rFonts w:cs="Times New Roman"/>
            <w:color w:val="000000" w:themeColor="text1"/>
            <w:rPrChange w:id="8939"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940" w:author="N F" w:date="2023-12-05T03:08:00Z">
              <w:rPr>
                <w:rFonts w:cs="Times New Roman"/>
                <w:lang w:val="en-GB"/>
              </w:rPr>
            </w:rPrChange>
          </w:rPr>
          <w:delInstrText>Letters</w:delInstrText>
        </w:r>
        <w:r w:rsidR="00AE1425" w:rsidRPr="006E6534" w:rsidDel="008D162B">
          <w:rPr>
            <w:rFonts w:cs="Times New Roman"/>
            <w:color w:val="000000" w:themeColor="text1"/>
            <w:rPrChange w:id="8941" w:author="N F" w:date="2023-12-05T03:08:00Z">
              <w:rPr>
                <w:rFonts w:cs="Times New Roman"/>
              </w:rPr>
            </w:rPrChange>
          </w:rPr>
          <w:delInstrText>","</w:delInstrText>
        </w:r>
        <w:r w:rsidR="00AE1425" w:rsidRPr="006E6534" w:rsidDel="008D162B">
          <w:rPr>
            <w:rFonts w:cs="Times New Roman"/>
            <w:color w:val="000000" w:themeColor="text1"/>
            <w:lang w:val="en-GB"/>
            <w:rPrChange w:id="8942" w:author="N F" w:date="2023-12-05T03:08:00Z">
              <w:rPr>
                <w:rFonts w:cs="Times New Roman"/>
                <w:lang w:val="en-GB"/>
              </w:rPr>
            </w:rPrChange>
          </w:rPr>
          <w:delInstrText>DOI</w:delInstrText>
        </w:r>
        <w:r w:rsidR="00AE1425" w:rsidRPr="006E6534" w:rsidDel="008D162B">
          <w:rPr>
            <w:rFonts w:cs="Times New Roman"/>
            <w:color w:val="000000" w:themeColor="text1"/>
            <w:rPrChange w:id="8943" w:author="N F" w:date="2023-12-05T03:08:00Z">
              <w:rPr>
                <w:rFonts w:cs="Times New Roman"/>
              </w:rPr>
            </w:rPrChange>
          </w:rPr>
          <w:delInstrText>":"10.1016/</w:delInstrText>
        </w:r>
        <w:r w:rsidR="00AE1425" w:rsidRPr="006E6534" w:rsidDel="008D162B">
          <w:rPr>
            <w:rFonts w:cs="Times New Roman"/>
            <w:color w:val="000000" w:themeColor="text1"/>
            <w:lang w:val="en-GB"/>
            <w:rPrChange w:id="8944" w:author="N F" w:date="2023-12-05T03:08:00Z">
              <w:rPr>
                <w:rFonts w:cs="Times New Roman"/>
                <w:lang w:val="en-GB"/>
              </w:rPr>
            </w:rPrChange>
          </w:rPr>
          <w:delInstrText>j</w:delInstrText>
        </w:r>
        <w:r w:rsidR="00AE1425" w:rsidRPr="006E6534" w:rsidDel="008D162B">
          <w:rPr>
            <w:rFonts w:cs="Times New Roman"/>
            <w:color w:val="000000" w:themeColor="text1"/>
            <w:rPrChange w:id="8945" w:author="N F" w:date="2023-12-05T03:08:00Z">
              <w:rPr>
                <w:rFonts w:cs="Times New Roman"/>
              </w:rPr>
            </w:rPrChange>
          </w:rPr>
          <w:delInstrText>.</w:delInstrText>
        </w:r>
        <w:r w:rsidR="00AE1425" w:rsidRPr="006E6534" w:rsidDel="008D162B">
          <w:rPr>
            <w:rFonts w:cs="Times New Roman"/>
            <w:color w:val="000000" w:themeColor="text1"/>
            <w:lang w:val="en-GB"/>
            <w:rPrChange w:id="8946" w:author="N F" w:date="2023-12-05T03:08:00Z">
              <w:rPr>
                <w:rFonts w:cs="Times New Roman"/>
                <w:lang w:val="en-GB"/>
              </w:rPr>
            </w:rPrChange>
          </w:rPr>
          <w:delInstrText>canlet</w:delInstrText>
        </w:r>
        <w:r w:rsidR="00AE1425" w:rsidRPr="006E6534" w:rsidDel="008D162B">
          <w:rPr>
            <w:rFonts w:cs="Times New Roman"/>
            <w:color w:val="000000" w:themeColor="text1"/>
            <w:rPrChange w:id="8947" w:author="N F" w:date="2023-12-05T03:08:00Z">
              <w:rPr>
                <w:rFonts w:cs="Times New Roman"/>
              </w:rPr>
            </w:rPrChange>
          </w:rPr>
          <w:delInstrText>.2019.03.027","</w:delInstrText>
        </w:r>
        <w:r w:rsidR="00AE1425" w:rsidRPr="006E6534" w:rsidDel="008D162B">
          <w:rPr>
            <w:rFonts w:cs="Times New Roman"/>
            <w:color w:val="000000" w:themeColor="text1"/>
            <w:lang w:val="en-GB"/>
            <w:rPrChange w:id="8948" w:author="N F" w:date="2023-12-05T03:08:00Z">
              <w:rPr>
                <w:rFonts w:cs="Times New Roman"/>
                <w:lang w:val="en-GB"/>
              </w:rPr>
            </w:rPrChange>
          </w:rPr>
          <w:delInstrText>ISSN</w:delInstrText>
        </w:r>
        <w:r w:rsidR="00AE1425" w:rsidRPr="006E6534" w:rsidDel="008D162B">
          <w:rPr>
            <w:rFonts w:cs="Times New Roman"/>
            <w:color w:val="000000" w:themeColor="text1"/>
            <w:rPrChange w:id="8949" w:author="N F" w:date="2023-12-05T03:08:00Z">
              <w:rPr>
                <w:rFonts w:cs="Times New Roman"/>
              </w:rPr>
            </w:rPrChange>
          </w:rPr>
          <w:delInstrText>":"0304-3835","</w:delInstrText>
        </w:r>
        <w:r w:rsidR="00AE1425" w:rsidRPr="006E6534" w:rsidDel="008D162B">
          <w:rPr>
            <w:rFonts w:cs="Times New Roman"/>
            <w:color w:val="000000" w:themeColor="text1"/>
            <w:lang w:val="en-GB"/>
            <w:rPrChange w:id="8950" w:author="N F" w:date="2023-12-05T03:08:00Z">
              <w:rPr>
                <w:rFonts w:cs="Times New Roman"/>
                <w:lang w:val="en-GB"/>
              </w:rPr>
            </w:rPrChange>
          </w:rPr>
          <w:delInstrText>journalAbbreviation</w:delInstrText>
        </w:r>
        <w:r w:rsidR="00AE1425" w:rsidRPr="006E6534" w:rsidDel="008D162B">
          <w:rPr>
            <w:rFonts w:cs="Times New Roman"/>
            <w:color w:val="000000" w:themeColor="text1"/>
            <w:rPrChange w:id="8951" w:author="N F" w:date="2023-12-05T03:08:00Z">
              <w:rPr>
                <w:rFonts w:cs="Times New Roman"/>
              </w:rPr>
            </w:rPrChange>
          </w:rPr>
          <w:delInstrText>":"</w:delInstrText>
        </w:r>
        <w:r w:rsidR="00AE1425" w:rsidRPr="006E6534" w:rsidDel="008D162B">
          <w:rPr>
            <w:rFonts w:cs="Times New Roman"/>
            <w:color w:val="000000" w:themeColor="text1"/>
            <w:lang w:val="en-GB"/>
            <w:rPrChange w:id="8952" w:author="N F" w:date="2023-12-05T03:08:00Z">
              <w:rPr>
                <w:rFonts w:cs="Times New Roman"/>
                <w:lang w:val="en-GB"/>
              </w:rPr>
            </w:rPrChange>
          </w:rPr>
          <w:delInstrText>Cancer</w:delInstrText>
        </w:r>
        <w:r w:rsidR="00AE1425" w:rsidRPr="006E6534" w:rsidDel="008D162B">
          <w:rPr>
            <w:rFonts w:cs="Times New Roman"/>
            <w:color w:val="000000" w:themeColor="text1"/>
            <w:rPrChange w:id="8953"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954" w:author="N F" w:date="2023-12-05T03:08:00Z">
              <w:rPr>
                <w:rFonts w:cs="Times New Roman"/>
                <w:lang w:val="en-GB"/>
              </w:rPr>
            </w:rPrChange>
          </w:rPr>
          <w:delInstrText>Letters</w:delInstrText>
        </w:r>
        <w:r w:rsidR="00AE1425" w:rsidRPr="006E6534" w:rsidDel="008D162B">
          <w:rPr>
            <w:rFonts w:cs="Times New Roman"/>
            <w:color w:val="000000" w:themeColor="text1"/>
            <w:rPrChange w:id="8955" w:author="N F" w:date="2023-12-05T03:08:00Z">
              <w:rPr>
                <w:rFonts w:cs="Times New Roman"/>
              </w:rPr>
            </w:rPrChange>
          </w:rPr>
          <w:delInstrText>","</w:delInstrText>
        </w:r>
        <w:r w:rsidR="00AE1425" w:rsidRPr="006E6534" w:rsidDel="008D162B">
          <w:rPr>
            <w:rFonts w:cs="Times New Roman"/>
            <w:color w:val="000000" w:themeColor="text1"/>
            <w:lang w:val="en-GB"/>
            <w:rPrChange w:id="8956" w:author="N F" w:date="2023-12-05T03:08:00Z">
              <w:rPr>
                <w:rFonts w:cs="Times New Roman"/>
                <w:lang w:val="en-GB"/>
              </w:rPr>
            </w:rPrChange>
          </w:rPr>
          <w:delInstrText>language</w:delInstrText>
        </w:r>
        <w:r w:rsidR="00AE1425" w:rsidRPr="006E6534" w:rsidDel="008D162B">
          <w:rPr>
            <w:rFonts w:cs="Times New Roman"/>
            <w:color w:val="000000" w:themeColor="text1"/>
            <w:rPrChange w:id="8957" w:author="N F" w:date="2023-12-05T03:08:00Z">
              <w:rPr>
                <w:rFonts w:cs="Times New Roman"/>
              </w:rPr>
            </w:rPrChange>
          </w:rPr>
          <w:delInstrText>":"</w:delInstrText>
        </w:r>
        <w:r w:rsidR="00AE1425" w:rsidRPr="006E6534" w:rsidDel="008D162B">
          <w:rPr>
            <w:rFonts w:cs="Times New Roman"/>
            <w:color w:val="000000" w:themeColor="text1"/>
            <w:lang w:val="en-GB"/>
            <w:rPrChange w:id="8958" w:author="N F" w:date="2023-12-05T03:08:00Z">
              <w:rPr>
                <w:rFonts w:cs="Times New Roman"/>
                <w:lang w:val="en-GB"/>
              </w:rPr>
            </w:rPrChange>
          </w:rPr>
          <w:delInstrText>en</w:delInstrText>
        </w:r>
        <w:r w:rsidR="00AE1425" w:rsidRPr="006E6534" w:rsidDel="008D162B">
          <w:rPr>
            <w:rFonts w:cs="Times New Roman"/>
            <w:color w:val="000000" w:themeColor="text1"/>
            <w:rPrChange w:id="8959" w:author="N F" w:date="2023-12-05T03:08:00Z">
              <w:rPr>
                <w:rFonts w:cs="Times New Roman"/>
              </w:rPr>
            </w:rPrChange>
          </w:rPr>
          <w:delInstrText>","</w:delInstrText>
        </w:r>
        <w:r w:rsidR="00AE1425" w:rsidRPr="006E6534" w:rsidDel="008D162B">
          <w:rPr>
            <w:rFonts w:cs="Times New Roman"/>
            <w:color w:val="000000" w:themeColor="text1"/>
            <w:lang w:val="en-GB"/>
            <w:rPrChange w:id="8960" w:author="N F" w:date="2023-12-05T03:08:00Z">
              <w:rPr>
                <w:rFonts w:cs="Times New Roman"/>
                <w:lang w:val="en-GB"/>
              </w:rPr>
            </w:rPrChange>
          </w:rPr>
          <w:delInstrText>page</w:delInstrText>
        </w:r>
        <w:r w:rsidR="00AE1425" w:rsidRPr="006E6534" w:rsidDel="008D162B">
          <w:rPr>
            <w:rFonts w:cs="Times New Roman"/>
            <w:color w:val="000000" w:themeColor="text1"/>
            <w:rPrChange w:id="8961" w:author="N F" w:date="2023-12-05T03:08:00Z">
              <w:rPr>
                <w:rFonts w:cs="Times New Roman"/>
              </w:rPr>
            </w:rPrChange>
          </w:rPr>
          <w:delInstrText>":"191-202","</w:delInstrText>
        </w:r>
        <w:r w:rsidR="00AE1425" w:rsidRPr="006E6534" w:rsidDel="008D162B">
          <w:rPr>
            <w:rFonts w:cs="Times New Roman"/>
            <w:color w:val="000000" w:themeColor="text1"/>
            <w:lang w:val="en-GB"/>
            <w:rPrChange w:id="8962" w:author="N F" w:date="2023-12-05T03:08:00Z">
              <w:rPr>
                <w:rFonts w:cs="Times New Roman"/>
                <w:lang w:val="en-GB"/>
              </w:rPr>
            </w:rPrChange>
          </w:rPr>
          <w:delInstrText>source</w:delInstrText>
        </w:r>
        <w:r w:rsidR="00AE1425" w:rsidRPr="006E6534" w:rsidDel="008D162B">
          <w:rPr>
            <w:rFonts w:cs="Times New Roman"/>
            <w:color w:val="000000" w:themeColor="text1"/>
            <w:rPrChange w:id="8963" w:author="N F" w:date="2023-12-05T03:08:00Z">
              <w:rPr>
                <w:rFonts w:cs="Times New Roman"/>
              </w:rPr>
            </w:rPrChange>
          </w:rPr>
          <w:delInstrText>":"</w:delInstrText>
        </w:r>
        <w:r w:rsidR="00AE1425" w:rsidRPr="006E6534" w:rsidDel="008D162B">
          <w:rPr>
            <w:rFonts w:cs="Times New Roman"/>
            <w:color w:val="000000" w:themeColor="text1"/>
            <w:lang w:val="en-GB"/>
            <w:rPrChange w:id="8964" w:author="N F" w:date="2023-12-05T03:08:00Z">
              <w:rPr>
                <w:rFonts w:cs="Times New Roman"/>
                <w:lang w:val="en-GB"/>
              </w:rPr>
            </w:rPrChange>
          </w:rPr>
          <w:delInstrText>ScienceDirect</w:delInstrText>
        </w:r>
        <w:r w:rsidR="00AE1425" w:rsidRPr="006E6534" w:rsidDel="008D162B">
          <w:rPr>
            <w:rFonts w:cs="Times New Roman"/>
            <w:color w:val="000000" w:themeColor="text1"/>
            <w:rPrChange w:id="8965" w:author="N F" w:date="2023-12-05T03:08:00Z">
              <w:rPr>
                <w:rFonts w:cs="Times New Roman"/>
              </w:rPr>
            </w:rPrChange>
          </w:rPr>
          <w:delInstrText>","</w:delInstrText>
        </w:r>
        <w:r w:rsidR="00AE1425" w:rsidRPr="006E6534" w:rsidDel="008D162B">
          <w:rPr>
            <w:rFonts w:cs="Times New Roman"/>
            <w:color w:val="000000" w:themeColor="text1"/>
            <w:lang w:val="en-GB"/>
            <w:rPrChange w:id="8966" w:author="N F" w:date="2023-12-05T03:08:00Z">
              <w:rPr>
                <w:rFonts w:cs="Times New Roman"/>
                <w:lang w:val="en-GB"/>
              </w:rPr>
            </w:rPrChange>
          </w:rPr>
          <w:delInstrText>title</w:delInstrText>
        </w:r>
        <w:r w:rsidR="00AE1425" w:rsidRPr="006E6534" w:rsidDel="008D162B">
          <w:rPr>
            <w:rFonts w:cs="Times New Roman"/>
            <w:color w:val="000000" w:themeColor="text1"/>
            <w:rPrChange w:id="8967" w:author="N F" w:date="2023-12-05T03:08:00Z">
              <w:rPr>
                <w:rFonts w:cs="Times New Roman"/>
              </w:rPr>
            </w:rPrChange>
          </w:rPr>
          <w:delInstrText>":"</w:delInstrText>
        </w:r>
        <w:r w:rsidR="00AE1425" w:rsidRPr="006E6534" w:rsidDel="008D162B">
          <w:rPr>
            <w:rFonts w:cs="Times New Roman"/>
            <w:color w:val="000000" w:themeColor="text1"/>
            <w:lang w:val="en-GB"/>
            <w:rPrChange w:id="8968" w:author="N F" w:date="2023-12-05T03:08:00Z">
              <w:rPr>
                <w:rFonts w:cs="Times New Roman"/>
                <w:lang w:val="en-GB"/>
              </w:rPr>
            </w:rPrChange>
          </w:rPr>
          <w:delInstrText>Protective</w:delInstrText>
        </w:r>
        <w:r w:rsidR="00AE1425" w:rsidRPr="006E6534" w:rsidDel="008D162B">
          <w:rPr>
            <w:rFonts w:cs="Times New Roman"/>
            <w:color w:val="000000" w:themeColor="text1"/>
            <w:rPrChange w:id="8969"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970" w:author="N F" w:date="2023-12-05T03:08:00Z">
              <w:rPr>
                <w:rFonts w:cs="Times New Roman"/>
                <w:lang w:val="en-GB"/>
              </w:rPr>
            </w:rPrChange>
          </w:rPr>
          <w:delInstrText>autophagy</w:delInstrText>
        </w:r>
        <w:r w:rsidR="00AE1425" w:rsidRPr="006E6534" w:rsidDel="008D162B">
          <w:rPr>
            <w:rFonts w:cs="Times New Roman"/>
            <w:color w:val="000000" w:themeColor="text1"/>
            <w:rPrChange w:id="897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972" w:author="N F" w:date="2023-12-05T03:08:00Z">
              <w:rPr>
                <w:rFonts w:cs="Times New Roman"/>
                <w:lang w:val="en-GB"/>
              </w:rPr>
            </w:rPrChange>
          </w:rPr>
          <w:delInstrText>decreases</w:delInstrText>
        </w:r>
        <w:r w:rsidR="00AE1425" w:rsidRPr="006E6534" w:rsidDel="008D162B">
          <w:rPr>
            <w:rFonts w:cs="Times New Roman"/>
            <w:color w:val="000000" w:themeColor="text1"/>
            <w:rPrChange w:id="8973"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974" w:author="N F" w:date="2023-12-05T03:08:00Z">
              <w:rPr>
                <w:rFonts w:cs="Times New Roman"/>
                <w:lang w:val="en-GB"/>
              </w:rPr>
            </w:rPrChange>
          </w:rPr>
          <w:delInstrText>osimertinib</w:delInstrText>
        </w:r>
        <w:r w:rsidR="00AE1425" w:rsidRPr="006E6534" w:rsidDel="008D162B">
          <w:rPr>
            <w:rFonts w:cs="Times New Roman"/>
            <w:color w:val="000000" w:themeColor="text1"/>
            <w:rPrChange w:id="8975"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976" w:author="N F" w:date="2023-12-05T03:08:00Z">
              <w:rPr>
                <w:rFonts w:cs="Times New Roman"/>
                <w:lang w:val="en-GB"/>
              </w:rPr>
            </w:rPrChange>
          </w:rPr>
          <w:delInstrText>cytotoxicity</w:delInstrText>
        </w:r>
        <w:r w:rsidR="00AE1425" w:rsidRPr="006E6534" w:rsidDel="008D162B">
          <w:rPr>
            <w:rFonts w:cs="Times New Roman"/>
            <w:color w:val="000000" w:themeColor="text1"/>
            <w:rPrChange w:id="8977"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978" w:author="N F" w:date="2023-12-05T03:08:00Z">
              <w:rPr>
                <w:rFonts w:cs="Times New Roman"/>
                <w:lang w:val="en-GB"/>
              </w:rPr>
            </w:rPrChange>
          </w:rPr>
          <w:delInstrText>through</w:delInstrText>
        </w:r>
        <w:r w:rsidR="00AE1425" w:rsidRPr="006E6534" w:rsidDel="008D162B">
          <w:rPr>
            <w:rFonts w:cs="Times New Roman"/>
            <w:color w:val="000000" w:themeColor="text1"/>
            <w:rPrChange w:id="8979"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980" w:author="N F" w:date="2023-12-05T03:08:00Z">
              <w:rPr>
                <w:rFonts w:cs="Times New Roman"/>
                <w:lang w:val="en-GB"/>
              </w:rPr>
            </w:rPrChange>
          </w:rPr>
          <w:delInstrText>regulation</w:delInstrText>
        </w:r>
        <w:r w:rsidR="00AE1425" w:rsidRPr="006E6534" w:rsidDel="008D162B">
          <w:rPr>
            <w:rFonts w:cs="Times New Roman"/>
            <w:color w:val="000000" w:themeColor="text1"/>
            <w:rPrChange w:id="898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982" w:author="N F" w:date="2023-12-05T03:08:00Z">
              <w:rPr>
                <w:rFonts w:cs="Times New Roman"/>
                <w:lang w:val="en-GB"/>
              </w:rPr>
            </w:rPrChange>
          </w:rPr>
          <w:delInstrText>of</w:delInstrText>
        </w:r>
        <w:r w:rsidR="00AE1425" w:rsidRPr="006E6534" w:rsidDel="008D162B">
          <w:rPr>
            <w:rFonts w:cs="Times New Roman"/>
            <w:color w:val="000000" w:themeColor="text1"/>
            <w:rPrChange w:id="8983"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984" w:author="N F" w:date="2023-12-05T03:08:00Z">
              <w:rPr>
                <w:rFonts w:cs="Times New Roman"/>
                <w:lang w:val="en-GB"/>
              </w:rPr>
            </w:rPrChange>
          </w:rPr>
          <w:delInstrText>stem</w:delInstrText>
        </w:r>
        <w:r w:rsidR="00AE1425" w:rsidRPr="006E6534" w:rsidDel="008D162B">
          <w:rPr>
            <w:rFonts w:cs="Times New Roman"/>
            <w:color w:val="000000" w:themeColor="text1"/>
            <w:rPrChange w:id="8985"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986" w:author="N F" w:date="2023-12-05T03:08:00Z">
              <w:rPr>
                <w:rFonts w:cs="Times New Roman"/>
                <w:lang w:val="en-GB"/>
              </w:rPr>
            </w:rPrChange>
          </w:rPr>
          <w:delInstrText>cell</w:delInstrText>
        </w:r>
        <w:r w:rsidR="00AE1425" w:rsidRPr="006E6534" w:rsidDel="008D162B">
          <w:rPr>
            <w:rFonts w:cs="Times New Roman"/>
            <w:color w:val="000000" w:themeColor="text1"/>
            <w:rPrChange w:id="8987" w:author="N F" w:date="2023-12-05T03:08:00Z">
              <w:rPr>
                <w:rFonts w:cs="Times New Roman"/>
              </w:rPr>
            </w:rPrChange>
          </w:rPr>
          <w:delInstrText>-</w:delInstrText>
        </w:r>
        <w:r w:rsidR="00AE1425" w:rsidRPr="006E6534" w:rsidDel="008D162B">
          <w:rPr>
            <w:rFonts w:cs="Times New Roman"/>
            <w:color w:val="000000" w:themeColor="text1"/>
            <w:lang w:val="en-GB"/>
            <w:rPrChange w:id="8988" w:author="N F" w:date="2023-12-05T03:08:00Z">
              <w:rPr>
                <w:rFonts w:cs="Times New Roman"/>
                <w:lang w:val="en-GB"/>
              </w:rPr>
            </w:rPrChange>
          </w:rPr>
          <w:delInstrText>like</w:delInstrText>
        </w:r>
        <w:r w:rsidR="00AE1425" w:rsidRPr="006E6534" w:rsidDel="008D162B">
          <w:rPr>
            <w:rFonts w:cs="Times New Roman"/>
            <w:color w:val="000000" w:themeColor="text1"/>
            <w:rPrChange w:id="8989"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990" w:author="N F" w:date="2023-12-05T03:08:00Z">
              <w:rPr>
                <w:rFonts w:cs="Times New Roman"/>
                <w:lang w:val="en-GB"/>
              </w:rPr>
            </w:rPrChange>
          </w:rPr>
          <w:delInstrText>properties</w:delInstrText>
        </w:r>
        <w:r w:rsidR="00AE1425" w:rsidRPr="006E6534" w:rsidDel="008D162B">
          <w:rPr>
            <w:rFonts w:cs="Times New Roman"/>
            <w:color w:val="000000" w:themeColor="text1"/>
            <w:rPrChange w:id="8991"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992" w:author="N F" w:date="2023-12-05T03:08:00Z">
              <w:rPr>
                <w:rFonts w:cs="Times New Roman"/>
                <w:lang w:val="en-GB"/>
              </w:rPr>
            </w:rPrChange>
          </w:rPr>
          <w:delInstrText>in</w:delInstrText>
        </w:r>
        <w:r w:rsidR="00AE1425" w:rsidRPr="006E6534" w:rsidDel="008D162B">
          <w:rPr>
            <w:rFonts w:cs="Times New Roman"/>
            <w:color w:val="000000" w:themeColor="text1"/>
            <w:rPrChange w:id="8993"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994" w:author="N F" w:date="2023-12-05T03:08:00Z">
              <w:rPr>
                <w:rFonts w:cs="Times New Roman"/>
                <w:lang w:val="en-GB"/>
              </w:rPr>
            </w:rPrChange>
          </w:rPr>
          <w:delInstrText>lung</w:delInstrText>
        </w:r>
        <w:r w:rsidR="00AE1425" w:rsidRPr="006E6534" w:rsidDel="008D162B">
          <w:rPr>
            <w:rFonts w:cs="Times New Roman"/>
            <w:color w:val="000000" w:themeColor="text1"/>
            <w:rPrChange w:id="8995" w:author="N F" w:date="2023-12-05T03:08:00Z">
              <w:rPr>
                <w:rFonts w:cs="Times New Roman"/>
              </w:rPr>
            </w:rPrChange>
          </w:rPr>
          <w:delInstrText xml:space="preserve"> </w:delInstrText>
        </w:r>
        <w:r w:rsidR="00AE1425" w:rsidRPr="006E6534" w:rsidDel="008D162B">
          <w:rPr>
            <w:rFonts w:cs="Times New Roman"/>
            <w:color w:val="000000" w:themeColor="text1"/>
            <w:lang w:val="en-GB"/>
            <w:rPrChange w:id="8996" w:author="N F" w:date="2023-12-05T03:08:00Z">
              <w:rPr>
                <w:rFonts w:cs="Times New Roman"/>
                <w:lang w:val="en-GB"/>
              </w:rPr>
            </w:rPrChange>
          </w:rPr>
          <w:delInstrText>cancer</w:delInstrText>
        </w:r>
        <w:r w:rsidR="00AE1425" w:rsidRPr="006E6534" w:rsidDel="008D162B">
          <w:rPr>
            <w:rFonts w:cs="Times New Roman"/>
            <w:color w:val="000000" w:themeColor="text1"/>
            <w:rPrChange w:id="8997" w:author="N F" w:date="2023-12-05T03:08:00Z">
              <w:rPr>
                <w:rFonts w:cs="Times New Roman"/>
              </w:rPr>
            </w:rPrChange>
          </w:rPr>
          <w:delInstrText>","</w:delInstrText>
        </w:r>
        <w:r w:rsidR="00AE1425" w:rsidRPr="006E6534" w:rsidDel="008D162B">
          <w:rPr>
            <w:rFonts w:cs="Times New Roman"/>
            <w:color w:val="000000" w:themeColor="text1"/>
            <w:lang w:val="en-GB"/>
            <w:rPrChange w:id="8998" w:author="N F" w:date="2023-12-05T03:08:00Z">
              <w:rPr>
                <w:rFonts w:cs="Times New Roman"/>
                <w:lang w:val="en-GB"/>
              </w:rPr>
            </w:rPrChange>
          </w:rPr>
          <w:delInstrText>volume</w:delInstrText>
        </w:r>
        <w:r w:rsidR="00AE1425" w:rsidRPr="006E6534" w:rsidDel="008D162B">
          <w:rPr>
            <w:rFonts w:cs="Times New Roman"/>
            <w:color w:val="000000" w:themeColor="text1"/>
            <w:rPrChange w:id="8999" w:author="N F" w:date="2023-12-05T03:08:00Z">
              <w:rPr>
                <w:rFonts w:cs="Times New Roman"/>
              </w:rPr>
            </w:rPrChange>
          </w:rPr>
          <w:delInstrText>":"452","</w:delInstrText>
        </w:r>
        <w:r w:rsidR="00AE1425" w:rsidRPr="006E6534" w:rsidDel="008D162B">
          <w:rPr>
            <w:rFonts w:cs="Times New Roman"/>
            <w:color w:val="000000" w:themeColor="text1"/>
            <w:lang w:val="en-GB"/>
            <w:rPrChange w:id="9000" w:author="N F" w:date="2023-12-05T03:08:00Z">
              <w:rPr>
                <w:rFonts w:cs="Times New Roman"/>
                <w:lang w:val="en-GB"/>
              </w:rPr>
            </w:rPrChange>
          </w:rPr>
          <w:delInstrText>author</w:delInstrText>
        </w:r>
        <w:r w:rsidR="00AE1425" w:rsidRPr="006E6534" w:rsidDel="008D162B">
          <w:rPr>
            <w:rFonts w:cs="Times New Roman"/>
            <w:color w:val="000000" w:themeColor="text1"/>
            <w:rPrChange w:id="9001" w:author="N F" w:date="2023-12-05T03:08:00Z">
              <w:rPr>
                <w:rFonts w:cs="Times New Roman"/>
              </w:rPr>
            </w:rPrChange>
          </w:rPr>
          <w:delInstrText>":[{"</w:delInstrText>
        </w:r>
        <w:r w:rsidR="00AE1425" w:rsidRPr="006E6534" w:rsidDel="008D162B">
          <w:rPr>
            <w:rFonts w:cs="Times New Roman"/>
            <w:color w:val="000000" w:themeColor="text1"/>
            <w:lang w:val="en-GB"/>
            <w:rPrChange w:id="9002" w:author="N F" w:date="2023-12-05T03:08:00Z">
              <w:rPr>
                <w:rFonts w:cs="Times New Roman"/>
                <w:lang w:val="en-GB"/>
              </w:rPr>
            </w:rPrChange>
          </w:rPr>
          <w:delInstrText>family</w:delInstrText>
        </w:r>
        <w:r w:rsidR="00AE1425" w:rsidRPr="006E6534" w:rsidDel="008D162B">
          <w:rPr>
            <w:rFonts w:cs="Times New Roman"/>
            <w:color w:val="000000" w:themeColor="text1"/>
            <w:rPrChange w:id="9003" w:author="N F" w:date="2023-12-05T03:08:00Z">
              <w:rPr>
                <w:rFonts w:cs="Times New Roman"/>
              </w:rPr>
            </w:rPrChange>
          </w:rPr>
          <w:delInstrText>":"</w:delInstrText>
        </w:r>
        <w:r w:rsidR="00AE1425" w:rsidRPr="006E6534" w:rsidDel="008D162B">
          <w:rPr>
            <w:rFonts w:cs="Times New Roman"/>
            <w:color w:val="000000" w:themeColor="text1"/>
            <w:lang w:val="en-GB"/>
            <w:rPrChange w:id="9004" w:author="N F" w:date="2023-12-05T03:08:00Z">
              <w:rPr>
                <w:rFonts w:cs="Times New Roman"/>
                <w:lang w:val="en-GB"/>
              </w:rPr>
            </w:rPrChange>
          </w:rPr>
          <w:delInstrText>Li</w:delInstrText>
        </w:r>
        <w:r w:rsidR="00AE1425" w:rsidRPr="006E6534" w:rsidDel="008D162B">
          <w:rPr>
            <w:rFonts w:cs="Times New Roman"/>
            <w:color w:val="000000" w:themeColor="text1"/>
            <w:rPrChange w:id="9005" w:author="N F" w:date="2023-12-05T03:08:00Z">
              <w:rPr>
                <w:rFonts w:cs="Times New Roman"/>
              </w:rPr>
            </w:rPrChange>
          </w:rPr>
          <w:delInstrText>","</w:delInstrText>
        </w:r>
        <w:r w:rsidR="00AE1425" w:rsidRPr="006E6534" w:rsidDel="008D162B">
          <w:rPr>
            <w:rFonts w:cs="Times New Roman"/>
            <w:color w:val="000000" w:themeColor="text1"/>
            <w:lang w:val="en-GB"/>
            <w:rPrChange w:id="9006" w:author="N F" w:date="2023-12-05T03:08:00Z">
              <w:rPr>
                <w:rFonts w:cs="Times New Roman"/>
                <w:lang w:val="en-GB"/>
              </w:rPr>
            </w:rPrChange>
          </w:rPr>
          <w:delInstrText>given</w:delInstrText>
        </w:r>
        <w:r w:rsidR="00AE1425" w:rsidRPr="006E6534" w:rsidDel="008D162B">
          <w:rPr>
            <w:rFonts w:cs="Times New Roman"/>
            <w:color w:val="000000" w:themeColor="text1"/>
            <w:rPrChange w:id="9007" w:author="N F" w:date="2023-12-05T03:08:00Z">
              <w:rPr>
                <w:rFonts w:cs="Times New Roman"/>
              </w:rPr>
            </w:rPrChange>
          </w:rPr>
          <w:delInstrText>":"</w:delInstrText>
        </w:r>
        <w:r w:rsidR="00AE1425" w:rsidRPr="006E6534" w:rsidDel="008D162B">
          <w:rPr>
            <w:rFonts w:cs="Times New Roman"/>
            <w:color w:val="000000" w:themeColor="text1"/>
            <w:lang w:val="en-GB"/>
            <w:rPrChange w:id="9008" w:author="N F" w:date="2023-12-05T03:08:00Z">
              <w:rPr>
                <w:rFonts w:cs="Times New Roman"/>
                <w:lang w:val="en-GB"/>
              </w:rPr>
            </w:rPrChange>
          </w:rPr>
          <w:delInstrText>Li</w:delInstrText>
        </w:r>
        <w:r w:rsidR="00AE1425" w:rsidRPr="006E6534" w:rsidDel="008D162B">
          <w:rPr>
            <w:rFonts w:cs="Times New Roman"/>
            <w:color w:val="000000" w:themeColor="text1"/>
            <w:rPrChange w:id="9009" w:author="N F" w:date="2023-12-05T03:08:00Z">
              <w:rPr>
                <w:rFonts w:cs="Times New Roman"/>
              </w:rPr>
            </w:rPrChange>
          </w:rPr>
          <w:delInstrText>"},{"</w:delInstrText>
        </w:r>
        <w:r w:rsidR="00AE1425" w:rsidRPr="006E6534" w:rsidDel="008D162B">
          <w:rPr>
            <w:rFonts w:cs="Times New Roman"/>
            <w:color w:val="000000" w:themeColor="text1"/>
            <w:lang w:val="en-GB"/>
            <w:rPrChange w:id="9010" w:author="N F" w:date="2023-12-05T03:08:00Z">
              <w:rPr>
                <w:rFonts w:cs="Times New Roman"/>
                <w:lang w:val="en-GB"/>
              </w:rPr>
            </w:rPrChange>
          </w:rPr>
          <w:delInstrText>family</w:delInstrText>
        </w:r>
        <w:r w:rsidR="00AE1425" w:rsidRPr="006E6534" w:rsidDel="008D162B">
          <w:rPr>
            <w:rFonts w:cs="Times New Roman"/>
            <w:color w:val="000000" w:themeColor="text1"/>
            <w:rPrChange w:id="9011" w:author="N F" w:date="2023-12-05T03:08:00Z">
              <w:rPr>
                <w:rFonts w:cs="Times New Roman"/>
              </w:rPr>
            </w:rPrChange>
          </w:rPr>
          <w:delInstrText>":"</w:delInstrText>
        </w:r>
        <w:r w:rsidR="00AE1425" w:rsidRPr="006E6534" w:rsidDel="008D162B">
          <w:rPr>
            <w:rFonts w:cs="Times New Roman"/>
            <w:color w:val="000000" w:themeColor="text1"/>
            <w:lang w:val="en-GB"/>
            <w:rPrChange w:id="9012" w:author="N F" w:date="2023-12-05T03:08:00Z">
              <w:rPr>
                <w:rFonts w:cs="Times New Roman"/>
                <w:lang w:val="en-GB"/>
              </w:rPr>
            </w:rPrChange>
          </w:rPr>
          <w:delInstrText>Wang</w:delInstrText>
        </w:r>
        <w:r w:rsidR="00AE1425" w:rsidRPr="006E6534" w:rsidDel="008D162B">
          <w:rPr>
            <w:rFonts w:cs="Times New Roman"/>
            <w:color w:val="000000" w:themeColor="text1"/>
            <w:rPrChange w:id="9013" w:author="N F" w:date="2023-12-05T03:08:00Z">
              <w:rPr>
                <w:rFonts w:cs="Times New Roman"/>
              </w:rPr>
            </w:rPrChange>
          </w:rPr>
          <w:delInstrText>","</w:delInstrText>
        </w:r>
        <w:r w:rsidR="00AE1425" w:rsidRPr="006E6534" w:rsidDel="008D162B">
          <w:rPr>
            <w:rFonts w:cs="Times New Roman"/>
            <w:color w:val="000000" w:themeColor="text1"/>
            <w:lang w:val="en-GB"/>
            <w:rPrChange w:id="9014" w:author="N F" w:date="2023-12-05T03:08:00Z">
              <w:rPr>
                <w:rFonts w:cs="Times New Roman"/>
                <w:lang w:val="en-GB"/>
              </w:rPr>
            </w:rPrChange>
          </w:rPr>
          <w:delInstrText>given</w:delInstrText>
        </w:r>
        <w:r w:rsidR="00AE1425" w:rsidRPr="006E6534" w:rsidDel="008D162B">
          <w:rPr>
            <w:rFonts w:cs="Times New Roman"/>
            <w:color w:val="000000" w:themeColor="text1"/>
            <w:rPrChange w:id="9015" w:author="N F" w:date="2023-12-05T03:08:00Z">
              <w:rPr>
                <w:rFonts w:cs="Times New Roman"/>
              </w:rPr>
            </w:rPrChange>
          </w:rPr>
          <w:delInstrText>":"</w:delInstrText>
        </w:r>
        <w:r w:rsidR="00AE1425" w:rsidRPr="006E6534" w:rsidDel="008D162B">
          <w:rPr>
            <w:rFonts w:cs="Times New Roman"/>
            <w:color w:val="000000" w:themeColor="text1"/>
            <w:lang w:val="en-GB"/>
            <w:rPrChange w:id="9016" w:author="N F" w:date="2023-12-05T03:08:00Z">
              <w:rPr>
                <w:rFonts w:cs="Times New Roman"/>
                <w:lang w:val="en-GB"/>
              </w:rPr>
            </w:rPrChange>
          </w:rPr>
          <w:delInstrText>Yubo</w:delInstrText>
        </w:r>
        <w:r w:rsidR="00AE1425" w:rsidRPr="006E6534" w:rsidDel="008D162B">
          <w:rPr>
            <w:rFonts w:cs="Times New Roman"/>
            <w:color w:val="000000" w:themeColor="text1"/>
            <w:rPrChange w:id="9017" w:author="N F" w:date="2023-12-05T03:08:00Z">
              <w:rPr>
                <w:rFonts w:cs="Times New Roman"/>
              </w:rPr>
            </w:rPrChange>
          </w:rPr>
          <w:delInstrText>"},{"</w:delInstrText>
        </w:r>
        <w:r w:rsidR="00AE1425" w:rsidRPr="006E6534" w:rsidDel="008D162B">
          <w:rPr>
            <w:rFonts w:cs="Times New Roman"/>
            <w:color w:val="000000" w:themeColor="text1"/>
            <w:lang w:val="en-GB"/>
            <w:rPrChange w:id="9018" w:author="N F" w:date="2023-12-05T03:08:00Z">
              <w:rPr>
                <w:rFonts w:cs="Times New Roman"/>
                <w:lang w:val="en-GB"/>
              </w:rPr>
            </w:rPrChange>
          </w:rPr>
          <w:delInstrText>family</w:delInstrText>
        </w:r>
        <w:r w:rsidR="00AE1425" w:rsidRPr="006E6534" w:rsidDel="008D162B">
          <w:rPr>
            <w:rFonts w:cs="Times New Roman"/>
            <w:color w:val="000000" w:themeColor="text1"/>
            <w:rPrChange w:id="9019" w:author="N F" w:date="2023-12-05T03:08:00Z">
              <w:rPr>
                <w:rFonts w:cs="Times New Roman"/>
              </w:rPr>
            </w:rPrChange>
          </w:rPr>
          <w:delInstrText>":"</w:delInstrText>
        </w:r>
        <w:r w:rsidR="00AE1425" w:rsidRPr="006E6534" w:rsidDel="008D162B">
          <w:rPr>
            <w:rFonts w:cs="Times New Roman"/>
            <w:color w:val="000000" w:themeColor="text1"/>
            <w:lang w:val="en-GB"/>
            <w:rPrChange w:id="9020" w:author="N F" w:date="2023-12-05T03:08:00Z">
              <w:rPr>
                <w:rFonts w:cs="Times New Roman"/>
                <w:lang w:val="en-GB"/>
              </w:rPr>
            </w:rPrChange>
          </w:rPr>
          <w:delInstrText>Jiao</w:delInstrText>
        </w:r>
        <w:r w:rsidR="00AE1425" w:rsidRPr="006E6534" w:rsidDel="008D162B">
          <w:rPr>
            <w:rFonts w:cs="Times New Roman"/>
            <w:color w:val="000000" w:themeColor="text1"/>
            <w:rPrChange w:id="9021" w:author="N F" w:date="2023-12-05T03:08:00Z">
              <w:rPr>
                <w:rFonts w:cs="Times New Roman"/>
              </w:rPr>
            </w:rPrChange>
          </w:rPr>
          <w:delInstrText>","</w:delInstrText>
        </w:r>
        <w:r w:rsidR="00AE1425" w:rsidRPr="006E6534" w:rsidDel="008D162B">
          <w:rPr>
            <w:rFonts w:cs="Times New Roman"/>
            <w:color w:val="000000" w:themeColor="text1"/>
            <w:lang w:val="en-GB"/>
            <w:rPrChange w:id="9022" w:author="N F" w:date="2023-12-05T03:08:00Z">
              <w:rPr>
                <w:rFonts w:cs="Times New Roman"/>
                <w:lang w:val="en-GB"/>
              </w:rPr>
            </w:rPrChange>
          </w:rPr>
          <w:delInstrText>given</w:delInstrText>
        </w:r>
        <w:r w:rsidR="00AE1425" w:rsidRPr="006E6534" w:rsidDel="008D162B">
          <w:rPr>
            <w:rFonts w:cs="Times New Roman"/>
            <w:color w:val="000000" w:themeColor="text1"/>
            <w:rPrChange w:id="9023" w:author="N F" w:date="2023-12-05T03:08:00Z">
              <w:rPr>
                <w:rFonts w:cs="Times New Roman"/>
              </w:rPr>
            </w:rPrChange>
          </w:rPr>
          <w:delInstrText>":"</w:delInstrText>
        </w:r>
        <w:r w:rsidR="00AE1425" w:rsidRPr="006E6534" w:rsidDel="008D162B">
          <w:rPr>
            <w:rFonts w:cs="Times New Roman"/>
            <w:color w:val="000000" w:themeColor="text1"/>
            <w:lang w:val="en-GB"/>
            <w:rPrChange w:id="9024" w:author="N F" w:date="2023-12-05T03:08:00Z">
              <w:rPr>
                <w:rFonts w:cs="Times New Roman"/>
                <w:lang w:val="en-GB"/>
              </w:rPr>
            </w:rPrChange>
          </w:rPr>
          <w:delInstrText>Lin</w:delInstrText>
        </w:r>
        <w:r w:rsidR="00AE1425" w:rsidRPr="006E6534" w:rsidDel="008D162B">
          <w:rPr>
            <w:rFonts w:cs="Times New Roman"/>
            <w:color w:val="000000" w:themeColor="text1"/>
            <w:rPrChange w:id="9025" w:author="N F" w:date="2023-12-05T03:08:00Z">
              <w:rPr>
                <w:rFonts w:cs="Times New Roman"/>
              </w:rPr>
            </w:rPrChange>
          </w:rPr>
          <w:delInstrText>"},{"</w:delInstrText>
        </w:r>
        <w:r w:rsidR="00AE1425" w:rsidRPr="006E6534" w:rsidDel="008D162B">
          <w:rPr>
            <w:rFonts w:cs="Times New Roman"/>
            <w:color w:val="000000" w:themeColor="text1"/>
            <w:lang w:val="en-GB"/>
            <w:rPrChange w:id="9026" w:author="N F" w:date="2023-12-05T03:08:00Z">
              <w:rPr>
                <w:rFonts w:cs="Times New Roman"/>
                <w:lang w:val="en-GB"/>
              </w:rPr>
            </w:rPrChange>
          </w:rPr>
          <w:delInstrText>family</w:delInstrText>
        </w:r>
        <w:r w:rsidR="00AE1425" w:rsidRPr="006E6534" w:rsidDel="008D162B">
          <w:rPr>
            <w:rFonts w:cs="Times New Roman"/>
            <w:color w:val="000000" w:themeColor="text1"/>
            <w:rPrChange w:id="9027" w:author="N F" w:date="2023-12-05T03:08:00Z">
              <w:rPr>
                <w:rFonts w:cs="Times New Roman"/>
              </w:rPr>
            </w:rPrChange>
          </w:rPr>
          <w:delInstrText>":"</w:delInstrText>
        </w:r>
        <w:r w:rsidR="00AE1425" w:rsidRPr="006E6534" w:rsidDel="008D162B">
          <w:rPr>
            <w:rFonts w:cs="Times New Roman"/>
            <w:color w:val="000000" w:themeColor="text1"/>
            <w:lang w:val="en-GB"/>
            <w:rPrChange w:id="9028" w:author="N F" w:date="2023-12-05T03:08:00Z">
              <w:rPr>
                <w:rFonts w:cs="Times New Roman"/>
                <w:lang w:val="en-GB"/>
              </w:rPr>
            </w:rPrChange>
          </w:rPr>
          <w:delInstrText>Lin</w:delInstrText>
        </w:r>
        <w:r w:rsidR="00AE1425" w:rsidRPr="006E6534" w:rsidDel="008D162B">
          <w:rPr>
            <w:rFonts w:cs="Times New Roman"/>
            <w:color w:val="000000" w:themeColor="text1"/>
            <w:rPrChange w:id="9029" w:author="N F" w:date="2023-12-05T03:08:00Z">
              <w:rPr>
                <w:rFonts w:cs="Times New Roman"/>
              </w:rPr>
            </w:rPrChange>
          </w:rPr>
          <w:delInstrText>","</w:delInstrText>
        </w:r>
        <w:r w:rsidR="00AE1425" w:rsidRPr="006E6534" w:rsidDel="008D162B">
          <w:rPr>
            <w:rFonts w:cs="Times New Roman"/>
            <w:color w:val="000000" w:themeColor="text1"/>
            <w:lang w:val="en-GB"/>
            <w:rPrChange w:id="9030" w:author="N F" w:date="2023-12-05T03:08:00Z">
              <w:rPr>
                <w:rFonts w:cs="Times New Roman"/>
                <w:lang w:val="en-GB"/>
              </w:rPr>
            </w:rPrChange>
          </w:rPr>
          <w:delInstrText>given</w:delInstrText>
        </w:r>
        <w:r w:rsidR="00AE1425" w:rsidRPr="006E6534" w:rsidDel="008D162B">
          <w:rPr>
            <w:rFonts w:cs="Times New Roman"/>
            <w:color w:val="000000" w:themeColor="text1"/>
            <w:rPrChange w:id="9031" w:author="N F" w:date="2023-12-05T03:08:00Z">
              <w:rPr>
                <w:rFonts w:cs="Times New Roman"/>
              </w:rPr>
            </w:rPrChange>
          </w:rPr>
          <w:delInstrText>":"</w:delInstrText>
        </w:r>
        <w:r w:rsidR="00AE1425" w:rsidRPr="006E6534" w:rsidDel="008D162B">
          <w:rPr>
            <w:rFonts w:cs="Times New Roman"/>
            <w:color w:val="000000" w:themeColor="text1"/>
            <w:lang w:val="en-GB"/>
            <w:rPrChange w:id="9032" w:author="N F" w:date="2023-12-05T03:08:00Z">
              <w:rPr>
                <w:rFonts w:cs="Times New Roman"/>
                <w:lang w:val="en-GB"/>
              </w:rPr>
            </w:rPrChange>
          </w:rPr>
          <w:delInstrText>Caiyu</w:delInstrText>
        </w:r>
        <w:r w:rsidR="00AE1425" w:rsidRPr="006E6534" w:rsidDel="008D162B">
          <w:rPr>
            <w:rFonts w:cs="Times New Roman"/>
            <w:color w:val="000000" w:themeColor="text1"/>
            <w:rPrChange w:id="9033" w:author="N F" w:date="2023-12-05T03:08:00Z">
              <w:rPr>
                <w:rFonts w:cs="Times New Roman"/>
              </w:rPr>
            </w:rPrChange>
          </w:rPr>
          <w:delInstrText>"},{"</w:delInstrText>
        </w:r>
        <w:r w:rsidR="00AE1425" w:rsidRPr="006E6534" w:rsidDel="008D162B">
          <w:rPr>
            <w:rFonts w:cs="Times New Roman"/>
            <w:color w:val="000000" w:themeColor="text1"/>
            <w:lang w:val="en-GB"/>
            <w:rPrChange w:id="9034" w:author="N F" w:date="2023-12-05T03:08:00Z">
              <w:rPr>
                <w:rFonts w:cs="Times New Roman"/>
                <w:lang w:val="en-GB"/>
              </w:rPr>
            </w:rPrChange>
          </w:rPr>
          <w:delInstrText>family</w:delInstrText>
        </w:r>
        <w:r w:rsidR="00AE1425" w:rsidRPr="006E6534" w:rsidDel="008D162B">
          <w:rPr>
            <w:rFonts w:cs="Times New Roman"/>
            <w:color w:val="000000" w:themeColor="text1"/>
            <w:rPrChange w:id="9035" w:author="N F" w:date="2023-12-05T03:08:00Z">
              <w:rPr>
                <w:rFonts w:cs="Times New Roman"/>
              </w:rPr>
            </w:rPrChange>
          </w:rPr>
          <w:delInstrText>":"</w:delInstrText>
        </w:r>
        <w:r w:rsidR="00AE1425" w:rsidRPr="006E6534" w:rsidDel="008D162B">
          <w:rPr>
            <w:rFonts w:cs="Times New Roman"/>
            <w:color w:val="000000" w:themeColor="text1"/>
            <w:lang w:val="en-GB"/>
            <w:rPrChange w:id="9036" w:author="N F" w:date="2023-12-05T03:08:00Z">
              <w:rPr>
                <w:rFonts w:cs="Times New Roman"/>
                <w:lang w:val="en-GB"/>
              </w:rPr>
            </w:rPrChange>
          </w:rPr>
          <w:delInstrText>Lu</w:delInstrText>
        </w:r>
        <w:r w:rsidR="00AE1425" w:rsidRPr="006E6534" w:rsidDel="008D162B">
          <w:rPr>
            <w:rFonts w:cs="Times New Roman"/>
            <w:color w:val="000000" w:themeColor="text1"/>
            <w:rPrChange w:id="9037" w:author="N F" w:date="2023-12-05T03:08:00Z">
              <w:rPr>
                <w:rFonts w:cs="Times New Roman"/>
              </w:rPr>
            </w:rPrChange>
          </w:rPr>
          <w:delInstrText>","</w:delInstrText>
        </w:r>
        <w:r w:rsidR="00AE1425" w:rsidRPr="006E6534" w:rsidDel="008D162B">
          <w:rPr>
            <w:rFonts w:cs="Times New Roman"/>
            <w:color w:val="000000" w:themeColor="text1"/>
            <w:lang w:val="en-GB"/>
            <w:rPrChange w:id="9038" w:author="N F" w:date="2023-12-05T03:08:00Z">
              <w:rPr>
                <w:rFonts w:cs="Times New Roman"/>
                <w:lang w:val="en-GB"/>
              </w:rPr>
            </w:rPrChange>
          </w:rPr>
          <w:delInstrText>given</w:delInstrText>
        </w:r>
        <w:r w:rsidR="00AE1425" w:rsidRPr="006E6534" w:rsidDel="008D162B">
          <w:rPr>
            <w:rFonts w:cs="Times New Roman"/>
            <w:color w:val="000000" w:themeColor="text1"/>
            <w:rPrChange w:id="9039" w:author="N F" w:date="2023-12-05T03:08:00Z">
              <w:rPr>
                <w:rFonts w:cs="Times New Roman"/>
              </w:rPr>
            </w:rPrChange>
          </w:rPr>
          <w:delInstrText>":"</w:delInstrText>
        </w:r>
        <w:r w:rsidR="00AE1425" w:rsidRPr="006E6534" w:rsidDel="008D162B">
          <w:rPr>
            <w:rFonts w:cs="Times New Roman"/>
            <w:color w:val="000000" w:themeColor="text1"/>
            <w:lang w:val="en-GB"/>
            <w:rPrChange w:id="9040" w:author="N F" w:date="2023-12-05T03:08:00Z">
              <w:rPr>
                <w:rFonts w:cs="Times New Roman"/>
                <w:lang w:val="en-GB"/>
              </w:rPr>
            </w:rPrChange>
          </w:rPr>
          <w:delInstrText>Conghua</w:delInstrText>
        </w:r>
        <w:r w:rsidR="00AE1425" w:rsidRPr="006E6534" w:rsidDel="008D162B">
          <w:rPr>
            <w:rFonts w:cs="Times New Roman"/>
            <w:color w:val="000000" w:themeColor="text1"/>
            <w:rPrChange w:id="9041" w:author="N F" w:date="2023-12-05T03:08:00Z">
              <w:rPr>
                <w:rFonts w:cs="Times New Roman"/>
              </w:rPr>
            </w:rPrChange>
          </w:rPr>
          <w:delInstrText>"},{"</w:delInstrText>
        </w:r>
        <w:r w:rsidR="00AE1425" w:rsidRPr="006E6534" w:rsidDel="008D162B">
          <w:rPr>
            <w:rFonts w:cs="Times New Roman"/>
            <w:color w:val="000000" w:themeColor="text1"/>
            <w:lang w:val="en-GB"/>
            <w:rPrChange w:id="9042" w:author="N F" w:date="2023-12-05T03:08:00Z">
              <w:rPr>
                <w:rFonts w:cs="Times New Roman"/>
                <w:lang w:val="en-GB"/>
              </w:rPr>
            </w:rPrChange>
          </w:rPr>
          <w:delInstrText>family</w:delInstrText>
        </w:r>
        <w:r w:rsidR="00AE1425" w:rsidRPr="006E6534" w:rsidDel="008D162B">
          <w:rPr>
            <w:rFonts w:cs="Times New Roman"/>
            <w:color w:val="000000" w:themeColor="text1"/>
            <w:rPrChange w:id="9043" w:author="N F" w:date="2023-12-05T03:08:00Z">
              <w:rPr>
                <w:rFonts w:cs="Times New Roman"/>
              </w:rPr>
            </w:rPrChange>
          </w:rPr>
          <w:delInstrText>":"</w:delInstrText>
        </w:r>
        <w:r w:rsidR="00AE1425" w:rsidRPr="006E6534" w:rsidDel="008D162B">
          <w:rPr>
            <w:rFonts w:cs="Times New Roman"/>
            <w:color w:val="000000" w:themeColor="text1"/>
            <w:lang w:val="en-GB"/>
            <w:rPrChange w:id="9044" w:author="N F" w:date="2023-12-05T03:08:00Z">
              <w:rPr>
                <w:rFonts w:cs="Times New Roman"/>
                <w:lang w:val="en-GB"/>
              </w:rPr>
            </w:rPrChange>
          </w:rPr>
          <w:delInstrText>Zhang</w:delInstrText>
        </w:r>
        <w:r w:rsidR="00AE1425" w:rsidRPr="006E6534" w:rsidDel="008D162B">
          <w:rPr>
            <w:rFonts w:cs="Times New Roman"/>
            <w:color w:val="000000" w:themeColor="text1"/>
            <w:rPrChange w:id="9045" w:author="N F" w:date="2023-12-05T03:08:00Z">
              <w:rPr>
                <w:rFonts w:cs="Times New Roman"/>
              </w:rPr>
            </w:rPrChange>
          </w:rPr>
          <w:delInstrText>","</w:delInstrText>
        </w:r>
        <w:r w:rsidR="00AE1425" w:rsidRPr="006E6534" w:rsidDel="008D162B">
          <w:rPr>
            <w:rFonts w:cs="Times New Roman"/>
            <w:color w:val="000000" w:themeColor="text1"/>
            <w:lang w:val="en-GB"/>
            <w:rPrChange w:id="9046" w:author="N F" w:date="2023-12-05T03:08:00Z">
              <w:rPr>
                <w:rFonts w:cs="Times New Roman"/>
                <w:lang w:val="en-GB"/>
              </w:rPr>
            </w:rPrChange>
          </w:rPr>
          <w:delInstrText>given</w:delInstrText>
        </w:r>
        <w:r w:rsidR="00AE1425" w:rsidRPr="006E6534" w:rsidDel="008D162B">
          <w:rPr>
            <w:rFonts w:cs="Times New Roman"/>
            <w:color w:val="000000" w:themeColor="text1"/>
            <w:rPrChange w:id="9047" w:author="N F" w:date="2023-12-05T03:08:00Z">
              <w:rPr>
                <w:rFonts w:cs="Times New Roman"/>
              </w:rPr>
            </w:rPrChange>
          </w:rPr>
          <w:delInstrText>":"</w:delInstrText>
        </w:r>
        <w:r w:rsidR="00AE1425" w:rsidRPr="006E6534" w:rsidDel="008D162B">
          <w:rPr>
            <w:rFonts w:cs="Times New Roman"/>
            <w:color w:val="000000" w:themeColor="text1"/>
            <w:lang w:val="en-GB"/>
            <w:rPrChange w:id="9048" w:author="N F" w:date="2023-12-05T03:08:00Z">
              <w:rPr>
                <w:rFonts w:cs="Times New Roman"/>
                <w:lang w:val="en-GB"/>
              </w:rPr>
            </w:rPrChange>
          </w:rPr>
          <w:delInstrText>Kejun</w:delInstrText>
        </w:r>
        <w:r w:rsidR="00AE1425" w:rsidRPr="006E6534" w:rsidDel="008D162B">
          <w:rPr>
            <w:rFonts w:cs="Times New Roman"/>
            <w:color w:val="000000" w:themeColor="text1"/>
            <w:rPrChange w:id="9049" w:author="N F" w:date="2023-12-05T03:08:00Z">
              <w:rPr>
                <w:rFonts w:cs="Times New Roman"/>
              </w:rPr>
            </w:rPrChange>
          </w:rPr>
          <w:delInstrText>"},{"</w:delInstrText>
        </w:r>
        <w:r w:rsidR="00AE1425" w:rsidRPr="006E6534" w:rsidDel="008D162B">
          <w:rPr>
            <w:rFonts w:cs="Times New Roman"/>
            <w:color w:val="000000" w:themeColor="text1"/>
            <w:lang w:val="en-GB"/>
            <w:rPrChange w:id="9050" w:author="N F" w:date="2023-12-05T03:08:00Z">
              <w:rPr>
                <w:rFonts w:cs="Times New Roman"/>
                <w:lang w:val="en-GB"/>
              </w:rPr>
            </w:rPrChange>
          </w:rPr>
          <w:delInstrText>family</w:delInstrText>
        </w:r>
        <w:r w:rsidR="00AE1425" w:rsidRPr="006E6534" w:rsidDel="008D162B">
          <w:rPr>
            <w:rFonts w:cs="Times New Roman"/>
            <w:color w:val="000000" w:themeColor="text1"/>
            <w:rPrChange w:id="9051" w:author="N F" w:date="2023-12-05T03:08:00Z">
              <w:rPr>
                <w:rFonts w:cs="Times New Roman"/>
              </w:rPr>
            </w:rPrChange>
          </w:rPr>
          <w:delInstrText>":"</w:delInstrText>
        </w:r>
        <w:r w:rsidR="00AE1425" w:rsidRPr="006E6534" w:rsidDel="008D162B">
          <w:rPr>
            <w:rFonts w:cs="Times New Roman"/>
            <w:color w:val="000000" w:themeColor="text1"/>
            <w:lang w:val="en-GB"/>
            <w:rPrChange w:id="9052" w:author="N F" w:date="2023-12-05T03:08:00Z">
              <w:rPr>
                <w:rFonts w:cs="Times New Roman"/>
                <w:lang w:val="en-GB"/>
              </w:rPr>
            </w:rPrChange>
          </w:rPr>
          <w:delInstrText>Hu</w:delInstrText>
        </w:r>
        <w:r w:rsidR="00AE1425" w:rsidRPr="006E6534" w:rsidDel="008D162B">
          <w:rPr>
            <w:rFonts w:cs="Times New Roman"/>
            <w:color w:val="000000" w:themeColor="text1"/>
            <w:rPrChange w:id="9053" w:author="N F" w:date="2023-12-05T03:08:00Z">
              <w:rPr>
                <w:rFonts w:cs="Times New Roman"/>
              </w:rPr>
            </w:rPrChange>
          </w:rPr>
          <w:delInstrText>","</w:delInstrText>
        </w:r>
        <w:r w:rsidR="00AE1425" w:rsidRPr="006E6534" w:rsidDel="008D162B">
          <w:rPr>
            <w:rFonts w:cs="Times New Roman"/>
            <w:color w:val="000000" w:themeColor="text1"/>
            <w:lang w:val="en-GB"/>
            <w:rPrChange w:id="9054" w:author="N F" w:date="2023-12-05T03:08:00Z">
              <w:rPr>
                <w:rFonts w:cs="Times New Roman"/>
                <w:lang w:val="en-GB"/>
              </w:rPr>
            </w:rPrChange>
          </w:rPr>
          <w:delInstrText>given</w:delInstrText>
        </w:r>
        <w:r w:rsidR="00AE1425" w:rsidRPr="006E6534" w:rsidDel="008D162B">
          <w:rPr>
            <w:rFonts w:cs="Times New Roman"/>
            <w:color w:val="000000" w:themeColor="text1"/>
            <w:rPrChange w:id="9055" w:author="N F" w:date="2023-12-05T03:08:00Z">
              <w:rPr>
                <w:rFonts w:cs="Times New Roman"/>
              </w:rPr>
            </w:rPrChange>
          </w:rPr>
          <w:delInstrText>":"</w:delInstrText>
        </w:r>
        <w:r w:rsidR="00AE1425" w:rsidRPr="006E6534" w:rsidDel="008D162B">
          <w:rPr>
            <w:rFonts w:cs="Times New Roman"/>
            <w:color w:val="000000" w:themeColor="text1"/>
            <w:lang w:val="en-GB"/>
            <w:rPrChange w:id="9056" w:author="N F" w:date="2023-12-05T03:08:00Z">
              <w:rPr>
                <w:rFonts w:cs="Times New Roman"/>
                <w:lang w:val="en-GB"/>
              </w:rPr>
            </w:rPrChange>
          </w:rPr>
          <w:delInstrText>Chen</w:delInstrText>
        </w:r>
        <w:r w:rsidR="00AE1425" w:rsidRPr="006E6534" w:rsidDel="008D162B">
          <w:rPr>
            <w:rFonts w:cs="Times New Roman"/>
            <w:color w:val="000000" w:themeColor="text1"/>
            <w:rPrChange w:id="9057" w:author="N F" w:date="2023-12-05T03:08:00Z">
              <w:rPr>
                <w:rFonts w:cs="Times New Roman"/>
              </w:rPr>
            </w:rPrChange>
          </w:rPr>
          <w:delInstrText>"},{"</w:delInstrText>
        </w:r>
        <w:r w:rsidR="00AE1425" w:rsidRPr="006E6534" w:rsidDel="008D162B">
          <w:rPr>
            <w:rFonts w:cs="Times New Roman"/>
            <w:color w:val="000000" w:themeColor="text1"/>
            <w:lang w:val="en-GB"/>
            <w:rPrChange w:id="9058" w:author="N F" w:date="2023-12-05T03:08:00Z">
              <w:rPr>
                <w:rFonts w:cs="Times New Roman"/>
                <w:lang w:val="en-GB"/>
              </w:rPr>
            </w:rPrChange>
          </w:rPr>
          <w:delInstrText>family</w:delInstrText>
        </w:r>
        <w:r w:rsidR="00AE1425" w:rsidRPr="006E6534" w:rsidDel="008D162B">
          <w:rPr>
            <w:rFonts w:cs="Times New Roman"/>
            <w:color w:val="000000" w:themeColor="text1"/>
            <w:rPrChange w:id="9059" w:author="N F" w:date="2023-12-05T03:08:00Z">
              <w:rPr>
                <w:rFonts w:cs="Times New Roman"/>
              </w:rPr>
            </w:rPrChange>
          </w:rPr>
          <w:delInstrText>":"</w:delInstrText>
        </w:r>
        <w:r w:rsidR="00AE1425" w:rsidRPr="006E6534" w:rsidDel="008D162B">
          <w:rPr>
            <w:rFonts w:cs="Times New Roman"/>
            <w:color w:val="000000" w:themeColor="text1"/>
            <w:lang w:val="en-GB"/>
            <w:rPrChange w:id="9060" w:author="N F" w:date="2023-12-05T03:08:00Z">
              <w:rPr>
                <w:rFonts w:cs="Times New Roman"/>
                <w:lang w:val="en-GB"/>
              </w:rPr>
            </w:rPrChange>
          </w:rPr>
          <w:delInstrText>Ye</w:delInstrText>
        </w:r>
        <w:r w:rsidR="00AE1425" w:rsidRPr="006E6534" w:rsidDel="008D162B">
          <w:rPr>
            <w:rFonts w:cs="Times New Roman"/>
            <w:color w:val="000000" w:themeColor="text1"/>
            <w:rPrChange w:id="9061" w:author="N F" w:date="2023-12-05T03:08:00Z">
              <w:rPr>
                <w:rFonts w:cs="Times New Roman"/>
              </w:rPr>
            </w:rPrChange>
          </w:rPr>
          <w:delInstrText>","</w:delInstrText>
        </w:r>
        <w:r w:rsidR="00AE1425" w:rsidRPr="006E6534" w:rsidDel="008D162B">
          <w:rPr>
            <w:rFonts w:cs="Times New Roman"/>
            <w:color w:val="000000" w:themeColor="text1"/>
            <w:lang w:val="en-GB"/>
            <w:rPrChange w:id="9062" w:author="N F" w:date="2023-12-05T03:08:00Z">
              <w:rPr>
                <w:rFonts w:cs="Times New Roman"/>
                <w:lang w:val="en-GB"/>
              </w:rPr>
            </w:rPrChange>
          </w:rPr>
          <w:delInstrText>given</w:delInstrText>
        </w:r>
        <w:r w:rsidR="00AE1425" w:rsidRPr="006E6534" w:rsidDel="008D162B">
          <w:rPr>
            <w:rFonts w:cs="Times New Roman"/>
            <w:color w:val="000000" w:themeColor="text1"/>
            <w:rPrChange w:id="9063" w:author="N F" w:date="2023-12-05T03:08:00Z">
              <w:rPr>
                <w:rFonts w:cs="Times New Roman"/>
              </w:rPr>
            </w:rPrChange>
          </w:rPr>
          <w:delInstrText>":"</w:delInstrText>
        </w:r>
        <w:r w:rsidR="00AE1425" w:rsidRPr="006E6534" w:rsidDel="008D162B">
          <w:rPr>
            <w:rFonts w:cs="Times New Roman"/>
            <w:color w:val="000000" w:themeColor="text1"/>
            <w:lang w:val="en-GB"/>
            <w:rPrChange w:id="9064" w:author="N F" w:date="2023-12-05T03:08:00Z">
              <w:rPr>
                <w:rFonts w:cs="Times New Roman"/>
                <w:lang w:val="en-GB"/>
              </w:rPr>
            </w:rPrChange>
          </w:rPr>
          <w:delInstrText>Junyi</w:delInstrText>
        </w:r>
        <w:r w:rsidR="00AE1425" w:rsidRPr="006E6534" w:rsidDel="008D162B">
          <w:rPr>
            <w:rFonts w:cs="Times New Roman"/>
            <w:color w:val="000000" w:themeColor="text1"/>
            <w:rPrChange w:id="9065" w:author="N F" w:date="2023-12-05T03:08:00Z">
              <w:rPr>
                <w:rFonts w:cs="Times New Roman"/>
              </w:rPr>
            </w:rPrChange>
          </w:rPr>
          <w:delInstrText>"},{"</w:delInstrText>
        </w:r>
        <w:r w:rsidR="00AE1425" w:rsidRPr="006E6534" w:rsidDel="008D162B">
          <w:rPr>
            <w:rFonts w:cs="Times New Roman"/>
            <w:color w:val="000000" w:themeColor="text1"/>
            <w:lang w:val="en-GB"/>
            <w:rPrChange w:id="9066" w:author="N F" w:date="2023-12-05T03:08:00Z">
              <w:rPr>
                <w:rFonts w:cs="Times New Roman"/>
                <w:lang w:val="en-GB"/>
              </w:rPr>
            </w:rPrChange>
          </w:rPr>
          <w:delInstrText>family</w:delInstrText>
        </w:r>
        <w:r w:rsidR="00AE1425" w:rsidRPr="006E6534" w:rsidDel="008D162B">
          <w:rPr>
            <w:rFonts w:cs="Times New Roman"/>
            <w:color w:val="000000" w:themeColor="text1"/>
            <w:rPrChange w:id="9067" w:author="N F" w:date="2023-12-05T03:08:00Z">
              <w:rPr>
                <w:rFonts w:cs="Times New Roman"/>
              </w:rPr>
            </w:rPrChange>
          </w:rPr>
          <w:delInstrText>":"</w:delInstrText>
        </w:r>
        <w:r w:rsidR="00AE1425" w:rsidRPr="006E6534" w:rsidDel="008D162B">
          <w:rPr>
            <w:rFonts w:cs="Times New Roman"/>
            <w:color w:val="000000" w:themeColor="text1"/>
            <w:lang w:val="en-GB"/>
            <w:rPrChange w:id="9068" w:author="N F" w:date="2023-12-05T03:08:00Z">
              <w:rPr>
                <w:rFonts w:cs="Times New Roman"/>
                <w:lang w:val="en-GB"/>
              </w:rPr>
            </w:rPrChange>
          </w:rPr>
          <w:delInstrText>Zhang</w:delInstrText>
        </w:r>
        <w:r w:rsidR="00AE1425" w:rsidRPr="006E6534" w:rsidDel="008D162B">
          <w:rPr>
            <w:rFonts w:cs="Times New Roman"/>
            <w:color w:val="000000" w:themeColor="text1"/>
            <w:rPrChange w:id="9069" w:author="N F" w:date="2023-12-05T03:08:00Z">
              <w:rPr>
                <w:rFonts w:cs="Times New Roman"/>
              </w:rPr>
            </w:rPrChange>
          </w:rPr>
          <w:delInstrText>","</w:delInstrText>
        </w:r>
        <w:r w:rsidR="00AE1425" w:rsidRPr="006E6534" w:rsidDel="008D162B">
          <w:rPr>
            <w:rFonts w:cs="Times New Roman"/>
            <w:color w:val="000000" w:themeColor="text1"/>
            <w:lang w:val="en-GB"/>
            <w:rPrChange w:id="9070" w:author="N F" w:date="2023-12-05T03:08:00Z">
              <w:rPr>
                <w:rFonts w:cs="Times New Roman"/>
                <w:lang w:val="en-GB"/>
              </w:rPr>
            </w:rPrChange>
          </w:rPr>
          <w:delInstrText>given</w:delInstrText>
        </w:r>
        <w:r w:rsidR="00AE1425" w:rsidRPr="006E6534" w:rsidDel="008D162B">
          <w:rPr>
            <w:rFonts w:cs="Times New Roman"/>
            <w:color w:val="000000" w:themeColor="text1"/>
            <w:rPrChange w:id="9071" w:author="N F" w:date="2023-12-05T03:08:00Z">
              <w:rPr>
                <w:rFonts w:cs="Times New Roman"/>
              </w:rPr>
            </w:rPrChange>
          </w:rPr>
          <w:delInstrText>":"</w:delInstrText>
        </w:r>
        <w:r w:rsidR="00AE1425" w:rsidRPr="006E6534" w:rsidDel="008D162B">
          <w:rPr>
            <w:rFonts w:cs="Times New Roman"/>
            <w:color w:val="000000" w:themeColor="text1"/>
            <w:lang w:val="en-GB"/>
            <w:rPrChange w:id="9072" w:author="N F" w:date="2023-12-05T03:08:00Z">
              <w:rPr>
                <w:rFonts w:cs="Times New Roman"/>
                <w:lang w:val="en-GB"/>
              </w:rPr>
            </w:rPrChange>
          </w:rPr>
          <w:delInstrText>Dadong</w:delInstrText>
        </w:r>
        <w:r w:rsidR="00AE1425" w:rsidRPr="006E6534" w:rsidDel="008D162B">
          <w:rPr>
            <w:rFonts w:cs="Times New Roman"/>
            <w:color w:val="000000" w:themeColor="text1"/>
            <w:rPrChange w:id="9073" w:author="N F" w:date="2023-12-05T03:08:00Z">
              <w:rPr>
                <w:rFonts w:cs="Times New Roman"/>
              </w:rPr>
            </w:rPrChange>
          </w:rPr>
          <w:delInstrText>"},{"</w:delInstrText>
        </w:r>
        <w:r w:rsidR="00AE1425" w:rsidRPr="006E6534" w:rsidDel="008D162B">
          <w:rPr>
            <w:rFonts w:cs="Times New Roman"/>
            <w:color w:val="000000" w:themeColor="text1"/>
            <w:lang w:val="en-GB"/>
            <w:rPrChange w:id="9074" w:author="N F" w:date="2023-12-05T03:08:00Z">
              <w:rPr>
                <w:rFonts w:cs="Times New Roman"/>
                <w:lang w:val="en-GB"/>
              </w:rPr>
            </w:rPrChange>
          </w:rPr>
          <w:delInstrText>family</w:delInstrText>
        </w:r>
        <w:r w:rsidR="00AE1425" w:rsidRPr="006E6534" w:rsidDel="008D162B">
          <w:rPr>
            <w:rFonts w:cs="Times New Roman"/>
            <w:color w:val="000000" w:themeColor="text1"/>
            <w:rPrChange w:id="9075" w:author="N F" w:date="2023-12-05T03:08:00Z">
              <w:rPr>
                <w:rFonts w:cs="Times New Roman"/>
              </w:rPr>
            </w:rPrChange>
          </w:rPr>
          <w:delInstrText>":"</w:delInstrText>
        </w:r>
        <w:r w:rsidR="00AE1425" w:rsidRPr="006E6534" w:rsidDel="008D162B">
          <w:rPr>
            <w:rFonts w:cs="Times New Roman"/>
            <w:color w:val="000000" w:themeColor="text1"/>
            <w:lang w:val="en-GB"/>
            <w:rPrChange w:id="9076" w:author="N F" w:date="2023-12-05T03:08:00Z">
              <w:rPr>
                <w:rFonts w:cs="Times New Roman"/>
                <w:lang w:val="en-GB"/>
              </w:rPr>
            </w:rPrChange>
          </w:rPr>
          <w:delInstrText>Wu</w:delInstrText>
        </w:r>
        <w:r w:rsidR="00AE1425" w:rsidRPr="006E6534" w:rsidDel="008D162B">
          <w:rPr>
            <w:rFonts w:cs="Times New Roman"/>
            <w:color w:val="000000" w:themeColor="text1"/>
            <w:rPrChange w:id="9077" w:author="N F" w:date="2023-12-05T03:08:00Z">
              <w:rPr>
                <w:rFonts w:cs="Times New Roman"/>
              </w:rPr>
            </w:rPrChange>
          </w:rPr>
          <w:delInstrText>","</w:delInstrText>
        </w:r>
        <w:r w:rsidR="00AE1425" w:rsidRPr="006E6534" w:rsidDel="008D162B">
          <w:rPr>
            <w:rFonts w:cs="Times New Roman"/>
            <w:color w:val="000000" w:themeColor="text1"/>
            <w:lang w:val="en-GB"/>
            <w:rPrChange w:id="9078" w:author="N F" w:date="2023-12-05T03:08:00Z">
              <w:rPr>
                <w:rFonts w:cs="Times New Roman"/>
                <w:lang w:val="en-GB"/>
              </w:rPr>
            </w:rPrChange>
          </w:rPr>
          <w:delInstrText>given</w:delInstrText>
        </w:r>
        <w:r w:rsidR="00AE1425" w:rsidRPr="006E6534" w:rsidDel="008D162B">
          <w:rPr>
            <w:rFonts w:cs="Times New Roman"/>
            <w:color w:val="000000" w:themeColor="text1"/>
            <w:rPrChange w:id="9079" w:author="N F" w:date="2023-12-05T03:08:00Z">
              <w:rPr>
                <w:rFonts w:cs="Times New Roman"/>
              </w:rPr>
            </w:rPrChange>
          </w:rPr>
          <w:delInstrText>":"</w:delInstrText>
        </w:r>
        <w:r w:rsidR="00AE1425" w:rsidRPr="006E6534" w:rsidDel="008D162B">
          <w:rPr>
            <w:rFonts w:cs="Times New Roman"/>
            <w:color w:val="000000" w:themeColor="text1"/>
            <w:lang w:val="en-GB"/>
            <w:rPrChange w:id="9080" w:author="N F" w:date="2023-12-05T03:08:00Z">
              <w:rPr>
                <w:rFonts w:cs="Times New Roman"/>
                <w:lang w:val="en-GB"/>
              </w:rPr>
            </w:rPrChange>
          </w:rPr>
          <w:delInstrText>Haiyan</w:delInstrText>
        </w:r>
        <w:r w:rsidR="00AE1425" w:rsidRPr="006E6534" w:rsidDel="008D162B">
          <w:rPr>
            <w:rFonts w:cs="Times New Roman"/>
            <w:color w:val="000000" w:themeColor="text1"/>
            <w:rPrChange w:id="9081" w:author="N F" w:date="2023-12-05T03:08:00Z">
              <w:rPr>
                <w:rFonts w:cs="Times New Roman"/>
              </w:rPr>
            </w:rPrChange>
          </w:rPr>
          <w:delInstrText>"},{"</w:delInstrText>
        </w:r>
        <w:r w:rsidR="00AE1425" w:rsidRPr="006E6534" w:rsidDel="008D162B">
          <w:rPr>
            <w:rFonts w:cs="Times New Roman"/>
            <w:color w:val="000000" w:themeColor="text1"/>
            <w:lang w:val="en-GB"/>
            <w:rPrChange w:id="9082" w:author="N F" w:date="2023-12-05T03:08:00Z">
              <w:rPr>
                <w:rFonts w:cs="Times New Roman"/>
                <w:lang w:val="en-GB"/>
              </w:rPr>
            </w:rPrChange>
          </w:rPr>
          <w:delInstrText>family</w:delInstrText>
        </w:r>
        <w:r w:rsidR="00AE1425" w:rsidRPr="006E6534" w:rsidDel="008D162B">
          <w:rPr>
            <w:rFonts w:cs="Times New Roman"/>
            <w:color w:val="000000" w:themeColor="text1"/>
            <w:rPrChange w:id="9083" w:author="N F" w:date="2023-12-05T03:08:00Z">
              <w:rPr>
                <w:rFonts w:cs="Times New Roman"/>
              </w:rPr>
            </w:rPrChange>
          </w:rPr>
          <w:delInstrText>":"</w:delInstrText>
        </w:r>
        <w:r w:rsidR="00AE1425" w:rsidRPr="006E6534" w:rsidDel="008D162B">
          <w:rPr>
            <w:rFonts w:cs="Times New Roman"/>
            <w:color w:val="000000" w:themeColor="text1"/>
            <w:lang w:val="en-GB"/>
            <w:rPrChange w:id="9084" w:author="N F" w:date="2023-12-05T03:08:00Z">
              <w:rPr>
                <w:rFonts w:cs="Times New Roman"/>
                <w:lang w:val="en-GB"/>
              </w:rPr>
            </w:rPrChange>
          </w:rPr>
          <w:delInstrText>Feng</w:delInstrText>
        </w:r>
        <w:r w:rsidR="00AE1425" w:rsidRPr="006E6534" w:rsidDel="008D162B">
          <w:rPr>
            <w:rFonts w:cs="Times New Roman"/>
            <w:color w:val="000000" w:themeColor="text1"/>
            <w:rPrChange w:id="9085" w:author="N F" w:date="2023-12-05T03:08:00Z">
              <w:rPr>
                <w:rFonts w:cs="Times New Roman"/>
              </w:rPr>
            </w:rPrChange>
          </w:rPr>
          <w:delInstrText>","</w:delInstrText>
        </w:r>
        <w:r w:rsidR="00AE1425" w:rsidRPr="006E6534" w:rsidDel="008D162B">
          <w:rPr>
            <w:rFonts w:cs="Times New Roman"/>
            <w:color w:val="000000" w:themeColor="text1"/>
            <w:lang w:val="en-GB"/>
            <w:rPrChange w:id="9086" w:author="N F" w:date="2023-12-05T03:08:00Z">
              <w:rPr>
                <w:rFonts w:cs="Times New Roman"/>
                <w:lang w:val="en-GB"/>
              </w:rPr>
            </w:rPrChange>
          </w:rPr>
          <w:delInstrText>given</w:delInstrText>
        </w:r>
        <w:r w:rsidR="00AE1425" w:rsidRPr="006E6534" w:rsidDel="008D162B">
          <w:rPr>
            <w:rFonts w:cs="Times New Roman"/>
            <w:color w:val="000000" w:themeColor="text1"/>
            <w:rPrChange w:id="9087" w:author="N F" w:date="2023-12-05T03:08:00Z">
              <w:rPr>
                <w:rFonts w:cs="Times New Roman"/>
              </w:rPr>
            </w:rPrChange>
          </w:rPr>
          <w:delInstrText>":"</w:delInstrText>
        </w:r>
        <w:r w:rsidR="00AE1425" w:rsidRPr="006E6534" w:rsidDel="008D162B">
          <w:rPr>
            <w:rFonts w:cs="Times New Roman"/>
            <w:color w:val="000000" w:themeColor="text1"/>
            <w:lang w:val="en-GB"/>
            <w:rPrChange w:id="9088" w:author="N F" w:date="2023-12-05T03:08:00Z">
              <w:rPr>
                <w:rFonts w:cs="Times New Roman"/>
                <w:lang w:val="en-GB"/>
              </w:rPr>
            </w:rPrChange>
          </w:rPr>
          <w:delInstrText>Mingxia</w:delInstrText>
        </w:r>
        <w:r w:rsidR="00AE1425" w:rsidRPr="006E6534" w:rsidDel="008D162B">
          <w:rPr>
            <w:rFonts w:cs="Times New Roman"/>
            <w:color w:val="000000" w:themeColor="text1"/>
            <w:rPrChange w:id="9089" w:author="N F" w:date="2023-12-05T03:08:00Z">
              <w:rPr>
                <w:rFonts w:cs="Times New Roman"/>
              </w:rPr>
            </w:rPrChange>
          </w:rPr>
          <w:delInstrText>"},{"</w:delInstrText>
        </w:r>
        <w:r w:rsidR="00AE1425" w:rsidRPr="006E6534" w:rsidDel="008D162B">
          <w:rPr>
            <w:rFonts w:cs="Times New Roman"/>
            <w:color w:val="000000" w:themeColor="text1"/>
            <w:lang w:val="en-GB"/>
            <w:rPrChange w:id="9090" w:author="N F" w:date="2023-12-05T03:08:00Z">
              <w:rPr>
                <w:rFonts w:cs="Times New Roman"/>
                <w:lang w:val="en-GB"/>
              </w:rPr>
            </w:rPrChange>
          </w:rPr>
          <w:delInstrText>family</w:delInstrText>
        </w:r>
        <w:r w:rsidR="00AE1425" w:rsidRPr="006E6534" w:rsidDel="008D162B">
          <w:rPr>
            <w:rFonts w:cs="Times New Roman"/>
            <w:color w:val="000000" w:themeColor="text1"/>
            <w:rPrChange w:id="9091" w:author="N F" w:date="2023-12-05T03:08:00Z">
              <w:rPr>
                <w:rFonts w:cs="Times New Roman"/>
              </w:rPr>
            </w:rPrChange>
          </w:rPr>
          <w:delInstrText>":"</w:delInstrText>
        </w:r>
        <w:r w:rsidR="00AE1425" w:rsidRPr="006E6534" w:rsidDel="008D162B">
          <w:rPr>
            <w:rFonts w:cs="Times New Roman"/>
            <w:color w:val="000000" w:themeColor="text1"/>
            <w:lang w:val="en-GB"/>
            <w:rPrChange w:id="9092" w:author="N F" w:date="2023-12-05T03:08:00Z">
              <w:rPr>
                <w:rFonts w:cs="Times New Roman"/>
                <w:lang w:val="en-GB"/>
              </w:rPr>
            </w:rPrChange>
          </w:rPr>
          <w:delInstrText>He</w:delInstrText>
        </w:r>
        <w:r w:rsidR="00AE1425" w:rsidRPr="006E6534" w:rsidDel="008D162B">
          <w:rPr>
            <w:rFonts w:cs="Times New Roman"/>
            <w:color w:val="000000" w:themeColor="text1"/>
            <w:rPrChange w:id="9093" w:author="N F" w:date="2023-12-05T03:08:00Z">
              <w:rPr>
                <w:rFonts w:cs="Times New Roman"/>
              </w:rPr>
            </w:rPrChange>
          </w:rPr>
          <w:delInstrText>","</w:delInstrText>
        </w:r>
        <w:r w:rsidR="00AE1425" w:rsidRPr="006E6534" w:rsidDel="008D162B">
          <w:rPr>
            <w:rFonts w:cs="Times New Roman"/>
            <w:color w:val="000000" w:themeColor="text1"/>
            <w:lang w:val="en-GB"/>
            <w:rPrChange w:id="9094" w:author="N F" w:date="2023-12-05T03:08:00Z">
              <w:rPr>
                <w:rFonts w:cs="Times New Roman"/>
                <w:lang w:val="en-GB"/>
              </w:rPr>
            </w:rPrChange>
          </w:rPr>
          <w:delInstrText>given</w:delInstrText>
        </w:r>
        <w:r w:rsidR="00AE1425" w:rsidRPr="006E6534" w:rsidDel="008D162B">
          <w:rPr>
            <w:rFonts w:cs="Times New Roman"/>
            <w:color w:val="000000" w:themeColor="text1"/>
            <w:rPrChange w:id="9095" w:author="N F" w:date="2023-12-05T03:08:00Z">
              <w:rPr>
                <w:rFonts w:cs="Times New Roman"/>
              </w:rPr>
            </w:rPrChange>
          </w:rPr>
          <w:delInstrText>":"</w:delInstrText>
        </w:r>
        <w:r w:rsidR="00AE1425" w:rsidRPr="006E6534" w:rsidDel="008D162B">
          <w:rPr>
            <w:rFonts w:cs="Times New Roman"/>
            <w:color w:val="000000" w:themeColor="text1"/>
            <w:lang w:val="en-GB"/>
            <w:rPrChange w:id="9096" w:author="N F" w:date="2023-12-05T03:08:00Z">
              <w:rPr>
                <w:rFonts w:cs="Times New Roman"/>
                <w:lang w:val="en-GB"/>
              </w:rPr>
            </w:rPrChange>
          </w:rPr>
          <w:delInstrText>Yong</w:delInstrText>
        </w:r>
        <w:r w:rsidR="00AE1425" w:rsidRPr="006E6534" w:rsidDel="008D162B">
          <w:rPr>
            <w:rFonts w:cs="Times New Roman"/>
            <w:color w:val="000000" w:themeColor="text1"/>
            <w:rPrChange w:id="9097" w:author="N F" w:date="2023-12-05T03:08:00Z">
              <w:rPr>
                <w:rFonts w:cs="Times New Roman"/>
              </w:rPr>
            </w:rPrChange>
          </w:rPr>
          <w:delInstrText>"}],"</w:delInstrText>
        </w:r>
        <w:r w:rsidR="00AE1425" w:rsidRPr="006E6534" w:rsidDel="008D162B">
          <w:rPr>
            <w:rFonts w:cs="Times New Roman"/>
            <w:color w:val="000000" w:themeColor="text1"/>
            <w:lang w:val="en-GB"/>
            <w:rPrChange w:id="9098" w:author="N F" w:date="2023-12-05T03:08:00Z">
              <w:rPr>
                <w:rFonts w:cs="Times New Roman"/>
                <w:lang w:val="en-GB"/>
              </w:rPr>
            </w:rPrChange>
          </w:rPr>
          <w:delInstrText>issued</w:delInstrText>
        </w:r>
        <w:r w:rsidR="00AE1425" w:rsidRPr="006E6534" w:rsidDel="008D162B">
          <w:rPr>
            <w:rFonts w:cs="Times New Roman"/>
            <w:color w:val="000000" w:themeColor="text1"/>
            <w:rPrChange w:id="9099" w:author="N F" w:date="2023-12-05T03:08:00Z">
              <w:rPr>
                <w:rFonts w:cs="Times New Roman"/>
              </w:rPr>
            </w:rPrChange>
          </w:rPr>
          <w:delInstrText>":{"</w:delInstrText>
        </w:r>
        <w:r w:rsidR="00AE1425" w:rsidRPr="006E6534" w:rsidDel="008D162B">
          <w:rPr>
            <w:rFonts w:cs="Times New Roman"/>
            <w:color w:val="000000" w:themeColor="text1"/>
            <w:lang w:val="en-GB"/>
            <w:rPrChange w:id="9100" w:author="N F" w:date="2023-12-05T03:08:00Z">
              <w:rPr>
                <w:rFonts w:cs="Times New Roman"/>
                <w:lang w:val="en-GB"/>
              </w:rPr>
            </w:rPrChange>
          </w:rPr>
          <w:delInstrText>date</w:delInstrText>
        </w:r>
        <w:r w:rsidR="00AE1425" w:rsidRPr="006E6534" w:rsidDel="008D162B">
          <w:rPr>
            <w:rFonts w:cs="Times New Roman"/>
            <w:color w:val="000000" w:themeColor="text1"/>
            <w:rPrChange w:id="9101" w:author="N F" w:date="2023-12-05T03:08:00Z">
              <w:rPr>
                <w:rFonts w:cs="Times New Roman"/>
              </w:rPr>
            </w:rPrChange>
          </w:rPr>
          <w:delInstrText>-</w:delInstrText>
        </w:r>
        <w:r w:rsidR="00AE1425" w:rsidRPr="006E6534" w:rsidDel="008D162B">
          <w:rPr>
            <w:rFonts w:cs="Times New Roman"/>
            <w:color w:val="000000" w:themeColor="text1"/>
            <w:lang w:val="en-GB"/>
            <w:rPrChange w:id="9102" w:author="N F" w:date="2023-12-05T03:08:00Z">
              <w:rPr>
                <w:rFonts w:cs="Times New Roman"/>
                <w:lang w:val="en-GB"/>
              </w:rPr>
            </w:rPrChange>
          </w:rPr>
          <w:delInstrText>parts</w:delInstrText>
        </w:r>
        <w:r w:rsidR="00AE1425" w:rsidRPr="006E6534" w:rsidDel="008D162B">
          <w:rPr>
            <w:rFonts w:cs="Times New Roman"/>
            <w:color w:val="000000" w:themeColor="text1"/>
            <w:rPrChange w:id="9103" w:author="N F" w:date="2023-12-05T03:08:00Z">
              <w:rPr>
                <w:rFonts w:cs="Times New Roman"/>
              </w:rPr>
            </w:rPrChange>
          </w:rPr>
          <w:delInstrText>":[["2019",6,28]]}}}],"</w:delInstrText>
        </w:r>
        <w:r w:rsidR="00AE1425" w:rsidRPr="006E6534" w:rsidDel="008D162B">
          <w:rPr>
            <w:rFonts w:cs="Times New Roman"/>
            <w:color w:val="000000" w:themeColor="text1"/>
            <w:lang w:val="en-GB"/>
            <w:rPrChange w:id="9104" w:author="N F" w:date="2023-12-05T03:08:00Z">
              <w:rPr>
                <w:rFonts w:cs="Times New Roman"/>
                <w:lang w:val="en-GB"/>
              </w:rPr>
            </w:rPrChange>
          </w:rPr>
          <w:delInstrText>schema</w:delInstrText>
        </w:r>
        <w:r w:rsidR="00AE1425" w:rsidRPr="006E6534" w:rsidDel="008D162B">
          <w:rPr>
            <w:rFonts w:cs="Times New Roman"/>
            <w:color w:val="000000" w:themeColor="text1"/>
            <w:rPrChange w:id="9105" w:author="N F" w:date="2023-12-05T03:08:00Z">
              <w:rPr>
                <w:rFonts w:cs="Times New Roman"/>
              </w:rPr>
            </w:rPrChange>
          </w:rPr>
          <w:delInstrText>":"</w:delInstrText>
        </w:r>
        <w:r w:rsidR="00AE1425" w:rsidRPr="006E6534" w:rsidDel="008D162B">
          <w:rPr>
            <w:rFonts w:cs="Times New Roman"/>
            <w:color w:val="000000" w:themeColor="text1"/>
            <w:lang w:val="en-GB"/>
            <w:rPrChange w:id="9106" w:author="N F" w:date="2023-12-05T03:08:00Z">
              <w:rPr>
                <w:rFonts w:cs="Times New Roman"/>
                <w:lang w:val="en-GB"/>
              </w:rPr>
            </w:rPrChange>
          </w:rPr>
          <w:delInstrText>https</w:delInstrText>
        </w:r>
        <w:r w:rsidR="00AE1425" w:rsidRPr="006E6534" w:rsidDel="008D162B">
          <w:rPr>
            <w:rFonts w:cs="Times New Roman"/>
            <w:color w:val="000000" w:themeColor="text1"/>
            <w:rPrChange w:id="9107" w:author="N F" w:date="2023-12-05T03:08:00Z">
              <w:rPr>
                <w:rFonts w:cs="Times New Roman"/>
              </w:rPr>
            </w:rPrChange>
          </w:rPr>
          <w:delInstrText>://</w:delInstrText>
        </w:r>
        <w:r w:rsidR="00AE1425" w:rsidRPr="006E6534" w:rsidDel="008D162B">
          <w:rPr>
            <w:rFonts w:cs="Times New Roman"/>
            <w:color w:val="000000" w:themeColor="text1"/>
            <w:lang w:val="en-GB"/>
            <w:rPrChange w:id="9108" w:author="N F" w:date="2023-12-05T03:08:00Z">
              <w:rPr>
                <w:rFonts w:cs="Times New Roman"/>
                <w:lang w:val="en-GB"/>
              </w:rPr>
            </w:rPrChange>
          </w:rPr>
          <w:delInstrText>github</w:delInstrText>
        </w:r>
        <w:r w:rsidR="00AE1425" w:rsidRPr="006E6534" w:rsidDel="008D162B">
          <w:rPr>
            <w:rFonts w:cs="Times New Roman"/>
            <w:color w:val="000000" w:themeColor="text1"/>
            <w:rPrChange w:id="9109" w:author="N F" w:date="2023-12-05T03:08:00Z">
              <w:rPr>
                <w:rFonts w:cs="Times New Roman"/>
              </w:rPr>
            </w:rPrChange>
          </w:rPr>
          <w:delInstrText>.</w:delInstrText>
        </w:r>
        <w:r w:rsidR="00AE1425" w:rsidRPr="006E6534" w:rsidDel="008D162B">
          <w:rPr>
            <w:rFonts w:cs="Times New Roman"/>
            <w:color w:val="000000" w:themeColor="text1"/>
            <w:lang w:val="en-GB"/>
            <w:rPrChange w:id="9110" w:author="N F" w:date="2023-12-05T03:08:00Z">
              <w:rPr>
                <w:rFonts w:cs="Times New Roman"/>
                <w:lang w:val="en-GB"/>
              </w:rPr>
            </w:rPrChange>
          </w:rPr>
          <w:delInstrText>com</w:delInstrText>
        </w:r>
        <w:r w:rsidR="00AE1425" w:rsidRPr="006E6534" w:rsidDel="008D162B">
          <w:rPr>
            <w:rFonts w:cs="Times New Roman"/>
            <w:color w:val="000000" w:themeColor="text1"/>
            <w:rPrChange w:id="9111" w:author="N F" w:date="2023-12-05T03:08:00Z">
              <w:rPr>
                <w:rFonts w:cs="Times New Roman"/>
              </w:rPr>
            </w:rPrChange>
          </w:rPr>
          <w:delInstrText>/</w:delInstrText>
        </w:r>
        <w:r w:rsidR="00AE1425" w:rsidRPr="006E6534" w:rsidDel="008D162B">
          <w:rPr>
            <w:rFonts w:cs="Times New Roman"/>
            <w:color w:val="000000" w:themeColor="text1"/>
            <w:lang w:val="en-GB"/>
            <w:rPrChange w:id="9112" w:author="N F" w:date="2023-12-05T03:08:00Z">
              <w:rPr>
                <w:rFonts w:cs="Times New Roman"/>
                <w:lang w:val="en-GB"/>
              </w:rPr>
            </w:rPrChange>
          </w:rPr>
          <w:delInstrText>citation</w:delInstrText>
        </w:r>
        <w:r w:rsidR="00AE1425" w:rsidRPr="006E6534" w:rsidDel="008D162B">
          <w:rPr>
            <w:rFonts w:cs="Times New Roman"/>
            <w:color w:val="000000" w:themeColor="text1"/>
            <w:rPrChange w:id="9113" w:author="N F" w:date="2023-12-05T03:08:00Z">
              <w:rPr>
                <w:rFonts w:cs="Times New Roman"/>
              </w:rPr>
            </w:rPrChange>
          </w:rPr>
          <w:delInstrText>-</w:delInstrText>
        </w:r>
        <w:r w:rsidR="00AE1425" w:rsidRPr="006E6534" w:rsidDel="008D162B">
          <w:rPr>
            <w:rFonts w:cs="Times New Roman"/>
            <w:color w:val="000000" w:themeColor="text1"/>
            <w:lang w:val="en-GB"/>
            <w:rPrChange w:id="9114" w:author="N F" w:date="2023-12-05T03:08:00Z">
              <w:rPr>
                <w:rFonts w:cs="Times New Roman"/>
                <w:lang w:val="en-GB"/>
              </w:rPr>
            </w:rPrChange>
          </w:rPr>
          <w:delInstrText>style</w:delInstrText>
        </w:r>
        <w:r w:rsidR="00AE1425" w:rsidRPr="006E6534" w:rsidDel="008D162B">
          <w:rPr>
            <w:rFonts w:cs="Times New Roman"/>
            <w:color w:val="000000" w:themeColor="text1"/>
            <w:rPrChange w:id="9115" w:author="N F" w:date="2023-12-05T03:08:00Z">
              <w:rPr>
                <w:rFonts w:cs="Times New Roman"/>
              </w:rPr>
            </w:rPrChange>
          </w:rPr>
          <w:delInstrText>-</w:delInstrText>
        </w:r>
        <w:r w:rsidR="00AE1425" w:rsidRPr="006E6534" w:rsidDel="008D162B">
          <w:rPr>
            <w:rFonts w:cs="Times New Roman"/>
            <w:color w:val="000000" w:themeColor="text1"/>
            <w:lang w:val="en-GB"/>
            <w:rPrChange w:id="9116" w:author="N F" w:date="2023-12-05T03:08:00Z">
              <w:rPr>
                <w:rFonts w:cs="Times New Roman"/>
                <w:lang w:val="en-GB"/>
              </w:rPr>
            </w:rPrChange>
          </w:rPr>
          <w:delInstrText>language</w:delInstrText>
        </w:r>
        <w:r w:rsidR="00AE1425" w:rsidRPr="006E6534" w:rsidDel="008D162B">
          <w:rPr>
            <w:rFonts w:cs="Times New Roman"/>
            <w:color w:val="000000" w:themeColor="text1"/>
            <w:rPrChange w:id="9117" w:author="N F" w:date="2023-12-05T03:08:00Z">
              <w:rPr>
                <w:rFonts w:cs="Times New Roman"/>
              </w:rPr>
            </w:rPrChange>
          </w:rPr>
          <w:delInstrText>/</w:delInstrText>
        </w:r>
        <w:r w:rsidR="00AE1425" w:rsidRPr="006E6534" w:rsidDel="008D162B">
          <w:rPr>
            <w:rFonts w:cs="Times New Roman"/>
            <w:color w:val="000000" w:themeColor="text1"/>
            <w:lang w:val="en-GB"/>
            <w:rPrChange w:id="9118" w:author="N F" w:date="2023-12-05T03:08:00Z">
              <w:rPr>
                <w:rFonts w:cs="Times New Roman"/>
                <w:lang w:val="en-GB"/>
              </w:rPr>
            </w:rPrChange>
          </w:rPr>
          <w:delInstrText>schema</w:delInstrText>
        </w:r>
        <w:r w:rsidR="00AE1425" w:rsidRPr="006E6534" w:rsidDel="008D162B">
          <w:rPr>
            <w:rFonts w:cs="Times New Roman"/>
            <w:color w:val="000000" w:themeColor="text1"/>
            <w:rPrChange w:id="9119" w:author="N F" w:date="2023-12-05T03:08:00Z">
              <w:rPr>
                <w:rFonts w:cs="Times New Roman"/>
              </w:rPr>
            </w:rPrChange>
          </w:rPr>
          <w:delInstrText>/</w:delInstrText>
        </w:r>
        <w:r w:rsidR="00AE1425" w:rsidRPr="006E6534" w:rsidDel="008D162B">
          <w:rPr>
            <w:rFonts w:cs="Times New Roman"/>
            <w:color w:val="000000" w:themeColor="text1"/>
            <w:lang w:val="en-GB"/>
            <w:rPrChange w:id="9120" w:author="N F" w:date="2023-12-05T03:08:00Z">
              <w:rPr>
                <w:rFonts w:cs="Times New Roman"/>
                <w:lang w:val="en-GB"/>
              </w:rPr>
            </w:rPrChange>
          </w:rPr>
          <w:delInstrText>raw</w:delInstrText>
        </w:r>
        <w:r w:rsidR="00AE1425" w:rsidRPr="006E6534" w:rsidDel="008D162B">
          <w:rPr>
            <w:rFonts w:cs="Times New Roman"/>
            <w:color w:val="000000" w:themeColor="text1"/>
            <w:rPrChange w:id="9121" w:author="N F" w:date="2023-12-05T03:08:00Z">
              <w:rPr>
                <w:rFonts w:cs="Times New Roman"/>
              </w:rPr>
            </w:rPrChange>
          </w:rPr>
          <w:delInstrText>/</w:delInstrText>
        </w:r>
        <w:r w:rsidR="00AE1425" w:rsidRPr="006E6534" w:rsidDel="008D162B">
          <w:rPr>
            <w:rFonts w:cs="Times New Roman"/>
            <w:color w:val="000000" w:themeColor="text1"/>
            <w:lang w:val="en-GB"/>
            <w:rPrChange w:id="9122" w:author="N F" w:date="2023-12-05T03:08:00Z">
              <w:rPr>
                <w:rFonts w:cs="Times New Roman"/>
                <w:lang w:val="en-GB"/>
              </w:rPr>
            </w:rPrChange>
          </w:rPr>
          <w:delInstrText>master</w:delInstrText>
        </w:r>
        <w:r w:rsidR="00AE1425" w:rsidRPr="006E6534" w:rsidDel="008D162B">
          <w:rPr>
            <w:rFonts w:cs="Times New Roman"/>
            <w:color w:val="000000" w:themeColor="text1"/>
            <w:rPrChange w:id="9123" w:author="N F" w:date="2023-12-05T03:08:00Z">
              <w:rPr>
                <w:rFonts w:cs="Times New Roman"/>
              </w:rPr>
            </w:rPrChange>
          </w:rPr>
          <w:delInstrText>/</w:delInstrText>
        </w:r>
        <w:r w:rsidR="00AE1425" w:rsidRPr="006E6534" w:rsidDel="008D162B">
          <w:rPr>
            <w:rFonts w:cs="Times New Roman"/>
            <w:color w:val="000000" w:themeColor="text1"/>
            <w:lang w:val="en-GB"/>
            <w:rPrChange w:id="9124" w:author="N F" w:date="2023-12-05T03:08:00Z">
              <w:rPr>
                <w:rFonts w:cs="Times New Roman"/>
                <w:lang w:val="en-GB"/>
              </w:rPr>
            </w:rPrChange>
          </w:rPr>
          <w:delInstrText>csl</w:delInstrText>
        </w:r>
        <w:r w:rsidR="00AE1425" w:rsidRPr="006E6534" w:rsidDel="008D162B">
          <w:rPr>
            <w:rFonts w:cs="Times New Roman"/>
            <w:color w:val="000000" w:themeColor="text1"/>
            <w:rPrChange w:id="9125" w:author="N F" w:date="2023-12-05T03:08:00Z">
              <w:rPr>
                <w:rFonts w:cs="Times New Roman"/>
              </w:rPr>
            </w:rPrChange>
          </w:rPr>
          <w:delInstrText>-</w:delInstrText>
        </w:r>
        <w:r w:rsidR="00AE1425" w:rsidRPr="006E6534" w:rsidDel="008D162B">
          <w:rPr>
            <w:rFonts w:cs="Times New Roman"/>
            <w:color w:val="000000" w:themeColor="text1"/>
            <w:lang w:val="en-GB"/>
            <w:rPrChange w:id="9126" w:author="N F" w:date="2023-12-05T03:08:00Z">
              <w:rPr>
                <w:rFonts w:cs="Times New Roman"/>
                <w:lang w:val="en-GB"/>
              </w:rPr>
            </w:rPrChange>
          </w:rPr>
          <w:delInstrText>citation</w:delInstrText>
        </w:r>
        <w:r w:rsidR="00AE1425" w:rsidRPr="006E6534" w:rsidDel="008D162B">
          <w:rPr>
            <w:rFonts w:cs="Times New Roman"/>
            <w:color w:val="000000" w:themeColor="text1"/>
            <w:rPrChange w:id="9127" w:author="N F" w:date="2023-12-05T03:08:00Z">
              <w:rPr>
                <w:rFonts w:cs="Times New Roman"/>
              </w:rPr>
            </w:rPrChange>
          </w:rPr>
          <w:delInstrText>.</w:delInstrText>
        </w:r>
        <w:r w:rsidR="00AE1425" w:rsidRPr="006E6534" w:rsidDel="008D162B">
          <w:rPr>
            <w:rFonts w:cs="Times New Roman"/>
            <w:color w:val="000000" w:themeColor="text1"/>
            <w:lang w:val="en-GB"/>
            <w:rPrChange w:id="9128" w:author="N F" w:date="2023-12-05T03:08:00Z">
              <w:rPr>
                <w:rFonts w:cs="Times New Roman"/>
                <w:lang w:val="en-GB"/>
              </w:rPr>
            </w:rPrChange>
          </w:rPr>
          <w:delInstrText>json</w:delInstrText>
        </w:r>
        <w:r w:rsidR="00AE1425" w:rsidRPr="006E6534" w:rsidDel="008D162B">
          <w:rPr>
            <w:rFonts w:cs="Times New Roman"/>
            <w:color w:val="000000" w:themeColor="text1"/>
            <w:rPrChange w:id="9129" w:author="N F" w:date="2023-12-05T03:08:00Z">
              <w:rPr>
                <w:rFonts w:cs="Times New Roman"/>
              </w:rPr>
            </w:rPrChange>
          </w:rPr>
          <w:delInstrText xml:space="preserve">"} </w:delInstrText>
        </w:r>
        <w:r w:rsidR="002D4BA0" w:rsidRPr="006E6534" w:rsidDel="008D162B">
          <w:rPr>
            <w:rFonts w:cs="Times New Roman"/>
            <w:color w:val="000000" w:themeColor="text1"/>
            <w:lang w:val="en-GB"/>
            <w:rPrChange w:id="9130" w:author="N F" w:date="2023-12-05T03:08:00Z">
              <w:rPr>
                <w:rFonts w:cs="Times New Roman"/>
                <w:lang w:val="en-GB"/>
              </w:rPr>
            </w:rPrChange>
          </w:rPr>
          <w:fldChar w:fldCharType="separate"/>
        </w:r>
        <w:r w:rsidR="00AE1425" w:rsidRPr="006E6534" w:rsidDel="008D162B">
          <w:rPr>
            <w:rFonts w:cs="Times New Roman"/>
            <w:color w:val="000000" w:themeColor="text1"/>
            <w:rPrChange w:id="9131" w:author="N F" w:date="2023-12-05T03:08:00Z">
              <w:rPr>
                <w:rFonts w:cs="Times New Roman"/>
              </w:rPr>
            </w:rPrChange>
          </w:rPr>
          <w:delText>(10)</w:delText>
        </w:r>
        <w:r w:rsidR="002D4BA0" w:rsidRPr="006E6534" w:rsidDel="008D162B">
          <w:rPr>
            <w:rFonts w:cs="Times New Roman"/>
            <w:color w:val="000000" w:themeColor="text1"/>
            <w:lang w:val="en-GB"/>
            <w:rPrChange w:id="9132" w:author="N F" w:date="2023-12-05T03:08:00Z">
              <w:rPr>
                <w:rFonts w:cs="Times New Roman"/>
                <w:lang w:val="en-GB"/>
              </w:rPr>
            </w:rPrChange>
          </w:rPr>
          <w:fldChar w:fldCharType="end"/>
        </w:r>
      </w:del>
      <w:r w:rsidR="006E2106" w:rsidRPr="006E6534">
        <w:rPr>
          <w:rFonts w:cs="Times New Roman"/>
          <w:color w:val="000000" w:themeColor="text1"/>
          <w:rPrChange w:id="9133" w:author="N F" w:date="2023-12-05T03:08:00Z">
            <w:rPr>
              <w:rFonts w:cs="Times New Roman"/>
            </w:rPr>
          </w:rPrChange>
        </w:rPr>
        <w:t>.</w:t>
      </w:r>
    </w:p>
    <w:p w14:paraId="3A0221F5" w14:textId="77777777" w:rsidR="00D77AF5" w:rsidRPr="006E6534" w:rsidRDefault="00D77AF5">
      <w:pPr>
        <w:pStyle w:val="SDText"/>
        <w:spacing w:after="0"/>
        <w:rPr>
          <w:rFonts w:cs="Times New Roman"/>
          <w:color w:val="000000" w:themeColor="text1"/>
          <w:rPrChange w:id="9134" w:author="N F" w:date="2023-12-05T03:08:00Z">
            <w:rPr>
              <w:rFonts w:cs="Times New Roman"/>
            </w:rPr>
          </w:rPrChange>
        </w:rPr>
        <w:pPrChange w:id="9135" w:author="Barshadskaya, Yuliya" w:date="2024-01-13T19:28:00Z">
          <w:pPr>
            <w:pStyle w:val="SDText"/>
          </w:pPr>
        </w:pPrChange>
      </w:pPr>
    </w:p>
    <w:p w14:paraId="4D5A019E" w14:textId="7275D0DD" w:rsidR="00D9055A" w:rsidRPr="006E6534" w:rsidRDefault="00F543D2">
      <w:pPr>
        <w:pStyle w:val="2"/>
        <w:numPr>
          <w:ilvl w:val="0"/>
          <w:numId w:val="0"/>
        </w:numPr>
        <w:spacing w:line="240" w:lineRule="auto"/>
        <w:rPr>
          <w:rFonts w:cs="Times New Roman"/>
          <w:sz w:val="24"/>
          <w:szCs w:val="24"/>
          <w:rPrChange w:id="9136" w:author="N F" w:date="2023-12-05T03:08:00Z">
            <w:rPr/>
          </w:rPrChange>
        </w:rPr>
        <w:pPrChange w:id="9137" w:author="Barshadskaya, Yuliya" w:date="2024-01-14T17:31:00Z">
          <w:pPr>
            <w:pStyle w:val="2"/>
          </w:pPr>
        </w:pPrChange>
      </w:pPr>
      <w:bookmarkStart w:id="9138" w:name="_Toc115733014"/>
      <w:ins w:id="9139" w:author="Barshadskaya, Yuliya" w:date="2024-01-14T17:31:00Z">
        <w:r>
          <w:rPr>
            <w:rFonts w:cs="Times New Roman"/>
            <w:sz w:val="24"/>
            <w:szCs w:val="24"/>
          </w:rPr>
          <w:t xml:space="preserve">3.2. </w:t>
        </w:r>
      </w:ins>
      <w:r w:rsidR="00374034" w:rsidRPr="006E6534">
        <w:rPr>
          <w:rFonts w:cs="Times New Roman"/>
          <w:sz w:val="24"/>
          <w:szCs w:val="24"/>
          <w:rPrChange w:id="9140" w:author="N F" w:date="2023-12-05T03:08:00Z">
            <w:rPr/>
          </w:rPrChange>
        </w:rPr>
        <w:t>Доклиническая фармакокинетика</w:t>
      </w:r>
      <w:bookmarkEnd w:id="9138"/>
      <w:r w:rsidR="00374034" w:rsidRPr="006E6534">
        <w:rPr>
          <w:rFonts w:cs="Times New Roman"/>
          <w:sz w:val="24"/>
          <w:szCs w:val="24"/>
          <w:rPrChange w:id="9141" w:author="N F" w:date="2023-12-05T03:08:00Z">
            <w:rPr/>
          </w:rPrChange>
        </w:rPr>
        <w:t xml:space="preserve"> </w:t>
      </w:r>
    </w:p>
    <w:p w14:paraId="50F7E7E4" w14:textId="550A1DE7" w:rsidR="00ED0932" w:rsidRPr="006E6534" w:rsidRDefault="00F543D2">
      <w:pPr>
        <w:pStyle w:val="3"/>
        <w:numPr>
          <w:ilvl w:val="0"/>
          <w:numId w:val="0"/>
        </w:numPr>
        <w:spacing w:line="240" w:lineRule="auto"/>
        <w:rPr>
          <w:rFonts w:cs="Times New Roman"/>
          <w:sz w:val="24"/>
          <w:rPrChange w:id="9142" w:author="N F" w:date="2023-12-05T03:08:00Z">
            <w:rPr/>
          </w:rPrChange>
        </w:rPr>
        <w:pPrChange w:id="9143" w:author="Barshadskaya, Yuliya" w:date="2024-01-14T17:31:00Z">
          <w:pPr>
            <w:pStyle w:val="3"/>
          </w:pPr>
        </w:pPrChange>
      </w:pPr>
      <w:bookmarkStart w:id="9144" w:name="_Ref115179856"/>
      <w:bookmarkStart w:id="9145" w:name="_Toc115733015"/>
      <w:ins w:id="9146" w:author="Barshadskaya, Yuliya" w:date="2024-01-14T17:31:00Z">
        <w:r>
          <w:rPr>
            <w:rFonts w:cs="Times New Roman"/>
            <w:sz w:val="24"/>
          </w:rPr>
          <w:t xml:space="preserve">3.2.1. </w:t>
        </w:r>
      </w:ins>
      <w:r w:rsidR="003D62F9" w:rsidRPr="006E6534">
        <w:rPr>
          <w:rFonts w:cs="Times New Roman"/>
          <w:sz w:val="24"/>
          <w:rPrChange w:id="9147" w:author="N F" w:date="2023-12-05T03:08:00Z">
            <w:rPr/>
          </w:rPrChange>
        </w:rPr>
        <w:t>Всасывание</w:t>
      </w:r>
      <w:bookmarkEnd w:id="9144"/>
      <w:bookmarkEnd w:id="9145"/>
    </w:p>
    <w:p w14:paraId="59E2E48C" w14:textId="7B1975F4" w:rsidR="00893921" w:rsidRPr="006E6534" w:rsidRDefault="00300E79">
      <w:pPr>
        <w:spacing w:line="240" w:lineRule="auto"/>
        <w:rPr>
          <w:rFonts w:cs="Times New Roman"/>
          <w:color w:val="000000" w:themeColor="text1"/>
          <w:rPrChange w:id="9148" w:author="N F" w:date="2023-12-05T03:08:00Z">
            <w:rPr>
              <w:rFonts w:cs="Times New Roman"/>
            </w:rPr>
          </w:rPrChange>
        </w:rPr>
        <w:pPrChange w:id="9149" w:author="N F" w:date="2023-08-06T15:38:00Z">
          <w:pPr/>
        </w:pPrChange>
      </w:pPr>
      <w:r w:rsidRPr="006E6534">
        <w:rPr>
          <w:rFonts w:cs="Times New Roman"/>
          <w:color w:val="000000" w:themeColor="text1"/>
          <w:rPrChange w:id="9150" w:author="N F" w:date="2023-12-05T03:08:00Z">
            <w:rPr>
              <w:rFonts w:cs="Times New Roman"/>
            </w:rPr>
          </w:rPrChange>
        </w:rPr>
        <w:t>Д</w:t>
      </w:r>
      <w:r w:rsidR="002F514C" w:rsidRPr="006E6534">
        <w:rPr>
          <w:rFonts w:cs="Times New Roman"/>
          <w:color w:val="000000" w:themeColor="text1"/>
          <w:rPrChange w:id="9151" w:author="N F" w:date="2023-12-05T03:08:00Z">
            <w:rPr>
              <w:rFonts w:cs="Times New Roman"/>
            </w:rPr>
          </w:rPrChange>
        </w:rPr>
        <w:t xml:space="preserve">оступны результаты исследований фармакокинетики осимертиниба. </w:t>
      </w:r>
      <w:del w:id="9152" w:author="Barshadskaya, Yuliya" w:date="2024-01-14T17:31:00Z">
        <w:r w:rsidR="002F514C" w:rsidRPr="006E6534" w:rsidDel="00F543D2">
          <w:rPr>
            <w:rFonts w:cs="Times New Roman"/>
            <w:color w:val="000000" w:themeColor="text1"/>
            <w:rPrChange w:id="9153" w:author="N F" w:date="2023-12-05T03:08:00Z">
              <w:rPr>
                <w:rFonts w:cs="Times New Roman"/>
              </w:rPr>
            </w:rPrChange>
          </w:rPr>
          <w:delText xml:space="preserve">Провели </w:delText>
        </w:r>
      </w:del>
      <w:ins w:id="9154" w:author="Barshadskaya, Yuliya" w:date="2024-01-14T17:31:00Z">
        <w:r w:rsidR="00F543D2">
          <w:rPr>
            <w:rFonts w:cs="Times New Roman"/>
            <w:color w:val="000000" w:themeColor="text1"/>
          </w:rPr>
          <w:t xml:space="preserve">Было </w:t>
        </w:r>
      </w:ins>
      <w:ins w:id="9155" w:author="Barshadskaya, Yuliya" w:date="2024-01-14T17:32:00Z">
        <w:r w:rsidR="00F543D2">
          <w:rPr>
            <w:rFonts w:cs="Times New Roman"/>
            <w:color w:val="000000" w:themeColor="text1"/>
          </w:rPr>
          <w:t>проведено</w:t>
        </w:r>
      </w:ins>
      <w:ins w:id="9156" w:author="Barshadskaya, Yuliya" w:date="2024-01-14T17:31:00Z">
        <w:r w:rsidR="00F543D2" w:rsidRPr="006E6534">
          <w:rPr>
            <w:rFonts w:cs="Times New Roman"/>
            <w:color w:val="000000" w:themeColor="text1"/>
            <w:rPrChange w:id="9157" w:author="N F" w:date="2023-12-05T03:08:00Z">
              <w:rPr>
                <w:rFonts w:cs="Times New Roman"/>
              </w:rPr>
            </w:rPrChange>
          </w:rPr>
          <w:t xml:space="preserve"> </w:t>
        </w:r>
      </w:ins>
      <w:r w:rsidR="002F514C" w:rsidRPr="006E6534">
        <w:rPr>
          <w:rFonts w:cs="Times New Roman"/>
          <w:color w:val="000000" w:themeColor="text1"/>
          <w:rPrChange w:id="9158" w:author="N F" w:date="2023-12-05T03:08:00Z">
            <w:rPr>
              <w:rFonts w:cs="Times New Roman"/>
            </w:rPr>
          </w:rPrChange>
        </w:rPr>
        <w:t xml:space="preserve">исследование с использованием </w:t>
      </w:r>
      <w:r w:rsidR="00254499" w:rsidRPr="006E6534">
        <w:rPr>
          <w:rFonts w:cs="Times New Roman"/>
          <w:color w:val="000000" w:themeColor="text1"/>
          <w:rPrChange w:id="9159" w:author="N F" w:date="2023-12-05T03:08:00Z">
            <w:rPr>
              <w:rFonts w:cs="Times New Roman"/>
            </w:rPr>
          </w:rPrChange>
        </w:rPr>
        <w:t>собак породы бигль, которым перорально</w:t>
      </w:r>
      <w:r w:rsidR="006B23E0" w:rsidRPr="006E6534">
        <w:rPr>
          <w:rFonts w:cs="Times New Roman"/>
          <w:color w:val="000000" w:themeColor="text1"/>
          <w:rPrChange w:id="9160" w:author="N F" w:date="2023-12-05T03:08:00Z">
            <w:rPr>
              <w:rFonts w:cs="Times New Roman"/>
            </w:rPr>
          </w:rPrChange>
        </w:rPr>
        <w:t xml:space="preserve"> или внутривенно</w:t>
      </w:r>
      <w:r w:rsidR="00254499" w:rsidRPr="006E6534">
        <w:rPr>
          <w:rFonts w:cs="Times New Roman"/>
          <w:color w:val="000000" w:themeColor="text1"/>
          <w:rPrChange w:id="9161" w:author="N F" w:date="2023-12-05T03:08:00Z">
            <w:rPr>
              <w:rFonts w:cs="Times New Roman"/>
            </w:rPr>
          </w:rPrChange>
        </w:rPr>
        <w:t xml:space="preserve"> вводили рад</w:t>
      </w:r>
      <w:r w:rsidR="005E6721" w:rsidRPr="006E6534">
        <w:rPr>
          <w:rFonts w:cs="Times New Roman"/>
          <w:color w:val="000000" w:themeColor="text1"/>
          <w:rPrChange w:id="9162" w:author="N F" w:date="2023-12-05T03:08:00Z">
            <w:rPr>
              <w:rFonts w:cs="Times New Roman"/>
            </w:rPr>
          </w:rPrChange>
        </w:rPr>
        <w:t xml:space="preserve">иоактивный </w:t>
      </w:r>
      <w:r w:rsidR="00890CC6" w:rsidRPr="006E6534">
        <w:rPr>
          <w:rFonts w:cs="Times New Roman"/>
          <w:color w:val="000000" w:themeColor="text1"/>
          <w:rPrChange w:id="9163" w:author="N F" w:date="2023-12-05T03:08:00Z">
            <w:rPr>
              <w:rFonts w:cs="Times New Roman"/>
            </w:rPr>
          </w:rPrChange>
        </w:rPr>
        <w:t xml:space="preserve">осимертиниб с последующим определением его концентрации в плазме крови, моче и кале. Определяли также концентрацию </w:t>
      </w:r>
      <w:r w:rsidR="00A6305D" w:rsidRPr="006E6534">
        <w:rPr>
          <w:rFonts w:cs="Times New Roman"/>
          <w:color w:val="000000" w:themeColor="text1"/>
          <w:rPrChange w:id="9164" w:author="N F" w:date="2023-12-05T03:08:00Z">
            <w:rPr>
              <w:rFonts w:cs="Times New Roman"/>
            </w:rPr>
          </w:rPrChange>
        </w:rPr>
        <w:t xml:space="preserve">метаболита </w:t>
      </w:r>
      <w:r w:rsidR="00A6305D" w:rsidRPr="006E6534">
        <w:rPr>
          <w:rFonts w:cs="Times New Roman"/>
          <w:color w:val="000000" w:themeColor="text1"/>
          <w:lang w:val="en-US"/>
          <w:rPrChange w:id="9165" w:author="N F" w:date="2023-12-05T03:08:00Z">
            <w:rPr>
              <w:rFonts w:cs="Times New Roman"/>
              <w:lang w:val="en-US"/>
            </w:rPr>
          </w:rPrChange>
        </w:rPr>
        <w:t>AZ</w:t>
      </w:r>
      <w:r w:rsidR="00A6305D" w:rsidRPr="006E6534">
        <w:rPr>
          <w:rFonts w:cs="Times New Roman"/>
          <w:color w:val="000000" w:themeColor="text1"/>
          <w:rPrChange w:id="9166" w:author="N F" w:date="2023-12-05T03:08:00Z">
            <w:rPr>
              <w:rFonts w:cs="Times New Roman"/>
            </w:rPr>
          </w:rPrChange>
        </w:rPr>
        <w:t>7550 в данных субстратах</w:t>
      </w:r>
      <w:r w:rsidR="007762D2" w:rsidRPr="006E6534">
        <w:rPr>
          <w:rFonts w:cs="Times New Roman"/>
          <w:color w:val="000000" w:themeColor="text1"/>
          <w:rPrChange w:id="9167" w:author="N F" w:date="2023-12-05T03:08:00Z">
            <w:rPr>
              <w:rFonts w:cs="Times New Roman"/>
            </w:rPr>
          </w:rPrChange>
        </w:rPr>
        <w:t>.</w:t>
      </w:r>
      <w:r w:rsidR="00890CC6" w:rsidRPr="006E6534">
        <w:rPr>
          <w:rFonts w:cs="Times New Roman"/>
          <w:color w:val="000000" w:themeColor="text1"/>
          <w:rPrChange w:id="9168" w:author="N F" w:date="2023-12-05T03:08:00Z">
            <w:rPr>
              <w:rFonts w:cs="Times New Roman"/>
            </w:rPr>
          </w:rPrChange>
        </w:rPr>
        <w:t xml:space="preserve"> Полученные результаты фармакокинетических показателей представлены в </w:t>
      </w:r>
      <w:r w:rsidR="00A05AA6" w:rsidRPr="006E6534">
        <w:rPr>
          <w:rFonts w:cs="Times New Roman"/>
          <w:color w:val="000000" w:themeColor="text1"/>
          <w:rPrChange w:id="9169" w:author="N F" w:date="2023-12-05T03:08:00Z">
            <w:rPr>
              <w:rFonts w:cs="Times New Roman"/>
            </w:rPr>
          </w:rPrChange>
        </w:rPr>
        <w:t>таблице ниже (</w:t>
      </w:r>
      <w:r w:rsidR="00A05AA6" w:rsidRPr="006E6534">
        <w:rPr>
          <w:rFonts w:cs="Times New Roman"/>
          <w:color w:val="000000" w:themeColor="text1"/>
          <w:rPrChange w:id="9170" w:author="N F" w:date="2023-12-05T03:08:00Z">
            <w:rPr>
              <w:rFonts w:cs="Times New Roman"/>
            </w:rPr>
          </w:rPrChange>
        </w:rPr>
        <w:fldChar w:fldCharType="begin"/>
      </w:r>
      <w:r w:rsidR="00A05AA6" w:rsidRPr="006E6534">
        <w:rPr>
          <w:rFonts w:cs="Times New Roman"/>
          <w:color w:val="000000" w:themeColor="text1"/>
          <w:rPrChange w:id="9171" w:author="N F" w:date="2023-12-05T03:08:00Z">
            <w:rPr>
              <w:rFonts w:cs="Times New Roman"/>
            </w:rPr>
          </w:rPrChange>
        </w:rPr>
        <w:instrText xml:space="preserve"> REF _Ref115179731 \h </w:instrText>
      </w:r>
      <w:r w:rsidR="00415551" w:rsidRPr="006E6534">
        <w:rPr>
          <w:rFonts w:cs="Times New Roman"/>
          <w:color w:val="000000" w:themeColor="text1"/>
          <w:rPrChange w:id="9172" w:author="N F" w:date="2023-12-05T03:08:00Z">
            <w:rPr>
              <w:rFonts w:cs="Times New Roman"/>
            </w:rPr>
          </w:rPrChange>
        </w:rPr>
        <w:instrText xml:space="preserve"> \* MERGEFORMAT </w:instrText>
      </w:r>
      <w:r w:rsidR="00A05AA6" w:rsidRPr="006E6534">
        <w:rPr>
          <w:rFonts w:cs="Times New Roman"/>
          <w:color w:val="000000" w:themeColor="text1"/>
          <w:rPrChange w:id="9173" w:author="N F" w:date="2023-12-05T03:08:00Z">
            <w:rPr>
              <w:rFonts w:cs="Times New Roman"/>
              <w:color w:val="000000" w:themeColor="text1"/>
            </w:rPr>
          </w:rPrChange>
        </w:rPr>
      </w:r>
      <w:r w:rsidR="00A05AA6" w:rsidRPr="006E6534">
        <w:rPr>
          <w:rFonts w:cs="Times New Roman"/>
          <w:color w:val="000000" w:themeColor="text1"/>
          <w:rPrChange w:id="9174" w:author="N F" w:date="2023-12-05T03:08:00Z">
            <w:rPr>
              <w:rFonts w:cs="Times New Roman"/>
            </w:rPr>
          </w:rPrChange>
        </w:rPr>
        <w:fldChar w:fldCharType="separate"/>
      </w:r>
      <w:r w:rsidR="004C4CE2" w:rsidRPr="006E6534">
        <w:rPr>
          <w:rFonts w:cs="Times New Roman"/>
          <w:color w:val="000000" w:themeColor="text1"/>
          <w:rPrChange w:id="9175" w:author="N F" w:date="2023-12-05T03:08:00Z">
            <w:rPr>
              <w:rFonts w:cs="Times New Roman"/>
            </w:rPr>
          </w:rPrChange>
        </w:rPr>
        <w:t xml:space="preserve">Таблица </w:t>
      </w:r>
      <w:r w:rsidR="004C4CE2" w:rsidRPr="006E6534">
        <w:rPr>
          <w:rFonts w:cs="Times New Roman"/>
          <w:noProof/>
          <w:color w:val="000000" w:themeColor="text1"/>
          <w:rPrChange w:id="9176" w:author="N F" w:date="2023-12-05T03:08:00Z">
            <w:rPr>
              <w:rFonts w:cs="Times New Roman"/>
              <w:noProof/>
            </w:rPr>
          </w:rPrChange>
        </w:rPr>
        <w:t>3</w:t>
      </w:r>
      <w:r w:rsidR="004C4CE2" w:rsidRPr="006E6534">
        <w:rPr>
          <w:rFonts w:cs="Times New Roman"/>
          <w:color w:val="000000" w:themeColor="text1"/>
          <w:rPrChange w:id="9177" w:author="N F" w:date="2023-12-05T03:08:00Z">
            <w:rPr>
              <w:rFonts w:cs="Times New Roman"/>
            </w:rPr>
          </w:rPrChange>
        </w:rPr>
        <w:noBreakHyphen/>
      </w:r>
      <w:r w:rsidR="004C4CE2" w:rsidRPr="006E6534">
        <w:rPr>
          <w:rFonts w:cs="Times New Roman"/>
          <w:noProof/>
          <w:color w:val="000000" w:themeColor="text1"/>
          <w:rPrChange w:id="9178" w:author="N F" w:date="2023-12-05T03:08:00Z">
            <w:rPr>
              <w:rFonts w:cs="Times New Roman"/>
              <w:noProof/>
            </w:rPr>
          </w:rPrChange>
        </w:rPr>
        <w:t>3</w:t>
      </w:r>
      <w:r w:rsidR="00A05AA6" w:rsidRPr="006E6534">
        <w:rPr>
          <w:rFonts w:cs="Times New Roman"/>
          <w:color w:val="000000" w:themeColor="text1"/>
          <w:rPrChange w:id="9179" w:author="N F" w:date="2023-12-05T03:08:00Z">
            <w:rPr>
              <w:rFonts w:cs="Times New Roman"/>
            </w:rPr>
          </w:rPrChange>
        </w:rPr>
        <w:fldChar w:fldCharType="end"/>
      </w:r>
      <w:r w:rsidR="00A05AA6" w:rsidRPr="006E6534">
        <w:rPr>
          <w:rFonts w:cs="Times New Roman"/>
          <w:color w:val="000000" w:themeColor="text1"/>
          <w:rPrChange w:id="9180" w:author="N F" w:date="2023-12-05T03:08:00Z">
            <w:rPr>
              <w:rFonts w:cs="Times New Roman"/>
            </w:rPr>
          </w:rPrChange>
        </w:rPr>
        <w:t>)</w:t>
      </w:r>
      <w:r w:rsidR="002F514C" w:rsidRPr="006E6534">
        <w:rPr>
          <w:rFonts w:cs="Times New Roman"/>
          <w:color w:val="000000" w:themeColor="text1"/>
          <w:rPrChange w:id="9181" w:author="N F" w:date="2023-12-05T03:08:00Z">
            <w:rPr>
              <w:rFonts w:cs="Times New Roman"/>
            </w:rPr>
          </w:rPrChange>
        </w:rPr>
        <w:t xml:space="preserve"> </w:t>
      </w:r>
      <w:ins w:id="9182" w:author="Barshadskaya, Yuliya" w:date="2024-01-14T17:32:00Z">
        <w:r w:rsidR="00F543D2" w:rsidRPr="0001519A">
          <w:rPr>
            <w:rFonts w:cs="Times New Roman"/>
            <w:color w:val="000000" w:themeColor="text1"/>
            <w:lang w:val="en-US"/>
          </w:rPr>
          <w:fldChar w:fldCharType="begin"/>
        </w:r>
        <w:r w:rsidR="00F543D2"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F543D2" w:rsidRPr="0001519A">
          <w:rPr>
            <w:rFonts w:cs="Times New Roman"/>
            <w:color w:val="000000" w:themeColor="text1"/>
            <w:lang w:val="en-US"/>
          </w:rPr>
          <w:fldChar w:fldCharType="separate"/>
        </w:r>
        <w:r w:rsidR="00F543D2" w:rsidRPr="0018315E">
          <w:rPr>
            <w:rFonts w:cs="Times New Roman"/>
            <w:color w:val="000000" w:themeColor="text1"/>
          </w:rPr>
          <w:t>[</w:t>
        </w:r>
      </w:ins>
      <w:ins w:id="9183" w:author="Barshadskaya, Yuliya" w:date="2024-02-22T23:46:00Z">
        <w:r w:rsidR="007C662F">
          <w:rPr>
            <w:rFonts w:cs="Times New Roman"/>
            <w:color w:val="000000" w:themeColor="text1"/>
          </w:rPr>
          <w:t>1</w:t>
        </w:r>
      </w:ins>
      <w:ins w:id="9184" w:author="Barshadskaya, Yuliya" w:date="2024-01-14T17:32:00Z">
        <w:r w:rsidR="00F543D2" w:rsidRPr="00DD38F1">
          <w:rPr>
            <w:rFonts w:cs="Times New Roman"/>
            <w:color w:val="000000" w:themeColor="text1"/>
          </w:rPr>
          <w:t>]</w:t>
        </w:r>
        <w:r w:rsidR="00F543D2" w:rsidRPr="0001519A">
          <w:rPr>
            <w:rFonts w:cs="Times New Roman"/>
            <w:color w:val="000000" w:themeColor="text1"/>
            <w:lang w:val="en-US"/>
          </w:rPr>
          <w:fldChar w:fldCharType="end"/>
        </w:r>
      </w:ins>
      <w:del w:id="9185" w:author="Barshadskaya, Yuliya" w:date="2024-01-14T17:32:00Z">
        <w:r w:rsidR="00893921" w:rsidRPr="006E6534" w:rsidDel="00F543D2">
          <w:rPr>
            <w:rFonts w:cs="Times New Roman"/>
            <w:color w:val="000000" w:themeColor="text1"/>
            <w:lang w:val="en-US"/>
            <w:rPrChange w:id="9186" w:author="N F" w:date="2023-12-05T03:08:00Z">
              <w:rPr>
                <w:rFonts w:cs="Times New Roman"/>
                <w:lang w:val="en-US"/>
              </w:rPr>
            </w:rPrChange>
          </w:rPr>
          <w:fldChar w:fldCharType="begin"/>
        </w:r>
        <w:r w:rsidR="00AE1425" w:rsidRPr="006E6534" w:rsidDel="00F543D2">
          <w:rPr>
            <w:rFonts w:cs="Times New Roman"/>
            <w:color w:val="000000" w:themeColor="text1"/>
            <w:rPrChange w:id="9187" w:author="N F" w:date="2023-12-05T03:08:00Z">
              <w:rPr>
                <w:rFonts w:cs="Times New Roman"/>
              </w:rPr>
            </w:rPrChange>
          </w:rPr>
          <w:delInstrText xml:space="preserve"> </w:delInstrText>
        </w:r>
        <w:r w:rsidR="00AE1425" w:rsidRPr="006E6534" w:rsidDel="00F543D2">
          <w:rPr>
            <w:rFonts w:cs="Times New Roman"/>
            <w:color w:val="000000" w:themeColor="text1"/>
            <w:lang w:val="en-US"/>
            <w:rPrChange w:id="9188" w:author="N F" w:date="2023-12-05T03:08:00Z">
              <w:rPr>
                <w:rFonts w:cs="Times New Roman"/>
                <w:lang w:val="en-US"/>
              </w:rPr>
            </w:rPrChange>
          </w:rPr>
          <w:delInstrText>ADDIN</w:delInstrText>
        </w:r>
        <w:r w:rsidR="00AE1425" w:rsidRPr="006E6534" w:rsidDel="00F543D2">
          <w:rPr>
            <w:rFonts w:cs="Times New Roman"/>
            <w:color w:val="000000" w:themeColor="text1"/>
            <w:rPrChange w:id="9189" w:author="N F" w:date="2023-12-05T03:08:00Z">
              <w:rPr>
                <w:rFonts w:cs="Times New Roman"/>
              </w:rPr>
            </w:rPrChange>
          </w:rPr>
          <w:delInstrText xml:space="preserve"> </w:delInstrText>
        </w:r>
        <w:r w:rsidR="00AE1425" w:rsidRPr="006E6534" w:rsidDel="00F543D2">
          <w:rPr>
            <w:rFonts w:cs="Times New Roman"/>
            <w:color w:val="000000" w:themeColor="text1"/>
            <w:lang w:val="en-US"/>
            <w:rPrChange w:id="9190" w:author="N F" w:date="2023-12-05T03:08:00Z">
              <w:rPr>
                <w:rFonts w:cs="Times New Roman"/>
                <w:lang w:val="en-US"/>
              </w:rPr>
            </w:rPrChange>
          </w:rPr>
          <w:delInstrText>ZOTERO</w:delInstrText>
        </w:r>
        <w:r w:rsidR="00AE1425" w:rsidRPr="006E6534" w:rsidDel="00F543D2">
          <w:rPr>
            <w:rFonts w:cs="Times New Roman"/>
            <w:color w:val="000000" w:themeColor="text1"/>
            <w:rPrChange w:id="9191" w:author="N F" w:date="2023-12-05T03:08:00Z">
              <w:rPr>
                <w:rFonts w:cs="Times New Roman"/>
              </w:rPr>
            </w:rPrChange>
          </w:rPr>
          <w:delInstrText>_</w:delInstrText>
        </w:r>
        <w:r w:rsidR="00AE1425" w:rsidRPr="006E6534" w:rsidDel="00F543D2">
          <w:rPr>
            <w:rFonts w:cs="Times New Roman"/>
            <w:color w:val="000000" w:themeColor="text1"/>
            <w:lang w:val="en-US"/>
            <w:rPrChange w:id="9192" w:author="N F" w:date="2023-12-05T03:08:00Z">
              <w:rPr>
                <w:rFonts w:cs="Times New Roman"/>
                <w:lang w:val="en-US"/>
              </w:rPr>
            </w:rPrChange>
          </w:rPr>
          <w:delInstrText>ITEM</w:delInstrText>
        </w:r>
        <w:r w:rsidR="00AE1425" w:rsidRPr="006E6534" w:rsidDel="00F543D2">
          <w:rPr>
            <w:rFonts w:cs="Times New Roman"/>
            <w:color w:val="000000" w:themeColor="text1"/>
            <w:rPrChange w:id="9193" w:author="N F" w:date="2023-12-05T03:08:00Z">
              <w:rPr>
                <w:rFonts w:cs="Times New Roman"/>
              </w:rPr>
            </w:rPrChange>
          </w:rPr>
          <w:delInstrText xml:space="preserve"> </w:delInstrText>
        </w:r>
        <w:r w:rsidR="00AE1425" w:rsidRPr="006E6534" w:rsidDel="00F543D2">
          <w:rPr>
            <w:rFonts w:cs="Times New Roman"/>
            <w:color w:val="000000" w:themeColor="text1"/>
            <w:lang w:val="en-US"/>
            <w:rPrChange w:id="9194" w:author="N F" w:date="2023-12-05T03:08:00Z">
              <w:rPr>
                <w:rFonts w:cs="Times New Roman"/>
                <w:lang w:val="en-US"/>
              </w:rPr>
            </w:rPrChange>
          </w:rPr>
          <w:delInstrText>CSL</w:delInstrText>
        </w:r>
        <w:r w:rsidR="00AE1425" w:rsidRPr="006E6534" w:rsidDel="00F543D2">
          <w:rPr>
            <w:rFonts w:cs="Times New Roman"/>
            <w:color w:val="000000" w:themeColor="text1"/>
            <w:rPrChange w:id="9195" w:author="N F" w:date="2023-12-05T03:08:00Z">
              <w:rPr>
                <w:rFonts w:cs="Times New Roman"/>
              </w:rPr>
            </w:rPrChange>
          </w:rPr>
          <w:delInstrText>_</w:delInstrText>
        </w:r>
        <w:r w:rsidR="00AE1425" w:rsidRPr="006E6534" w:rsidDel="00F543D2">
          <w:rPr>
            <w:rFonts w:cs="Times New Roman"/>
            <w:color w:val="000000" w:themeColor="text1"/>
            <w:lang w:val="en-US"/>
            <w:rPrChange w:id="9196" w:author="N F" w:date="2023-12-05T03:08:00Z">
              <w:rPr>
                <w:rFonts w:cs="Times New Roman"/>
                <w:lang w:val="en-US"/>
              </w:rPr>
            </w:rPrChange>
          </w:rPr>
          <w:delInstrText>CITATION</w:delInstrText>
        </w:r>
        <w:r w:rsidR="00AE1425" w:rsidRPr="006E6534" w:rsidDel="00F543D2">
          <w:rPr>
            <w:rFonts w:cs="Times New Roman"/>
            <w:color w:val="000000" w:themeColor="text1"/>
            <w:rPrChange w:id="9197" w:author="N F" w:date="2023-12-05T03:08:00Z">
              <w:rPr>
                <w:rFonts w:cs="Times New Roman"/>
              </w:rPr>
            </w:rPrChange>
          </w:rPr>
          <w:delInstrText xml:space="preserve"> {"</w:delInstrText>
        </w:r>
        <w:r w:rsidR="00AE1425" w:rsidRPr="006E6534" w:rsidDel="00F543D2">
          <w:rPr>
            <w:rFonts w:cs="Times New Roman"/>
            <w:color w:val="000000" w:themeColor="text1"/>
            <w:lang w:val="en-US"/>
            <w:rPrChange w:id="9198" w:author="N F" w:date="2023-12-05T03:08:00Z">
              <w:rPr>
                <w:rFonts w:cs="Times New Roman"/>
                <w:lang w:val="en-US"/>
              </w:rPr>
            </w:rPrChange>
          </w:rPr>
          <w:delInstrText>citationID</w:delInstrText>
        </w:r>
        <w:r w:rsidR="00AE1425" w:rsidRPr="006E6534" w:rsidDel="00F543D2">
          <w:rPr>
            <w:rFonts w:cs="Times New Roman"/>
            <w:color w:val="000000" w:themeColor="text1"/>
            <w:rPrChange w:id="9199" w:author="N F" w:date="2023-12-05T03:08:00Z">
              <w:rPr>
                <w:rFonts w:cs="Times New Roman"/>
              </w:rPr>
            </w:rPrChange>
          </w:rPr>
          <w:delInstrText>":"7</w:delInstrText>
        </w:r>
        <w:r w:rsidR="00AE1425" w:rsidRPr="006E6534" w:rsidDel="00F543D2">
          <w:rPr>
            <w:rFonts w:cs="Times New Roman"/>
            <w:color w:val="000000" w:themeColor="text1"/>
            <w:lang w:val="en-US"/>
            <w:rPrChange w:id="9200" w:author="N F" w:date="2023-12-05T03:08:00Z">
              <w:rPr>
                <w:rFonts w:cs="Times New Roman"/>
                <w:lang w:val="en-US"/>
              </w:rPr>
            </w:rPrChange>
          </w:rPr>
          <w:delInstrText>Hh</w:delInstrText>
        </w:r>
        <w:r w:rsidR="00AE1425" w:rsidRPr="006E6534" w:rsidDel="00F543D2">
          <w:rPr>
            <w:rFonts w:cs="Times New Roman"/>
            <w:color w:val="000000" w:themeColor="text1"/>
            <w:rPrChange w:id="9201" w:author="N F" w:date="2023-12-05T03:08:00Z">
              <w:rPr>
                <w:rFonts w:cs="Times New Roman"/>
              </w:rPr>
            </w:rPrChange>
          </w:rPr>
          <w:delInstrText>5</w:delInstrText>
        </w:r>
        <w:r w:rsidR="00AE1425" w:rsidRPr="006E6534" w:rsidDel="00F543D2">
          <w:rPr>
            <w:rFonts w:cs="Times New Roman"/>
            <w:color w:val="000000" w:themeColor="text1"/>
            <w:lang w:val="en-US"/>
            <w:rPrChange w:id="9202" w:author="N F" w:date="2023-12-05T03:08:00Z">
              <w:rPr>
                <w:rFonts w:cs="Times New Roman"/>
                <w:lang w:val="en-US"/>
              </w:rPr>
            </w:rPrChange>
          </w:rPr>
          <w:delInstrText>rRvY</w:delInstrText>
        </w:r>
        <w:r w:rsidR="00AE1425" w:rsidRPr="006E6534" w:rsidDel="00F543D2">
          <w:rPr>
            <w:rFonts w:cs="Times New Roman"/>
            <w:color w:val="000000" w:themeColor="text1"/>
            <w:rPrChange w:id="9203" w:author="N F" w:date="2023-12-05T03:08:00Z">
              <w:rPr>
                <w:rFonts w:cs="Times New Roman"/>
              </w:rPr>
            </w:rPrChange>
          </w:rPr>
          <w:delInstrText>","</w:delInstrText>
        </w:r>
        <w:r w:rsidR="00AE1425" w:rsidRPr="006E6534" w:rsidDel="00F543D2">
          <w:rPr>
            <w:rFonts w:cs="Times New Roman"/>
            <w:color w:val="000000" w:themeColor="text1"/>
            <w:lang w:val="en-US"/>
            <w:rPrChange w:id="9204" w:author="N F" w:date="2023-12-05T03:08:00Z">
              <w:rPr>
                <w:rFonts w:cs="Times New Roman"/>
                <w:lang w:val="en-US"/>
              </w:rPr>
            </w:rPrChange>
          </w:rPr>
          <w:delInstrText>properties</w:delInstrText>
        </w:r>
        <w:r w:rsidR="00AE1425" w:rsidRPr="006E6534" w:rsidDel="00F543D2">
          <w:rPr>
            <w:rFonts w:cs="Times New Roman"/>
            <w:color w:val="000000" w:themeColor="text1"/>
            <w:rPrChange w:id="9205" w:author="N F" w:date="2023-12-05T03:08:00Z">
              <w:rPr>
                <w:rFonts w:cs="Times New Roman"/>
              </w:rPr>
            </w:rPrChange>
          </w:rPr>
          <w:delInstrText>":{"</w:delInstrText>
        </w:r>
        <w:r w:rsidR="00AE1425" w:rsidRPr="006E6534" w:rsidDel="00F543D2">
          <w:rPr>
            <w:rFonts w:cs="Times New Roman"/>
            <w:color w:val="000000" w:themeColor="text1"/>
            <w:lang w:val="en-US"/>
            <w:rPrChange w:id="9206" w:author="N F" w:date="2023-12-05T03:08:00Z">
              <w:rPr>
                <w:rFonts w:cs="Times New Roman"/>
                <w:lang w:val="en-US"/>
              </w:rPr>
            </w:rPrChange>
          </w:rPr>
          <w:delInstrText>formattedCitation</w:delInstrText>
        </w:r>
        <w:r w:rsidR="00AE1425" w:rsidRPr="006E6534" w:rsidDel="00F543D2">
          <w:rPr>
            <w:rFonts w:cs="Times New Roman"/>
            <w:color w:val="000000" w:themeColor="text1"/>
            <w:rPrChange w:id="9207" w:author="N F" w:date="2023-12-05T03:08:00Z">
              <w:rPr>
                <w:rFonts w:cs="Times New Roman"/>
              </w:rPr>
            </w:rPrChange>
          </w:rPr>
          <w:delInstrText>":"(6)","</w:delInstrText>
        </w:r>
        <w:r w:rsidR="00AE1425" w:rsidRPr="006E6534" w:rsidDel="00F543D2">
          <w:rPr>
            <w:rFonts w:cs="Times New Roman"/>
            <w:color w:val="000000" w:themeColor="text1"/>
            <w:lang w:val="en-US"/>
            <w:rPrChange w:id="9208" w:author="N F" w:date="2023-12-05T03:08:00Z">
              <w:rPr>
                <w:rFonts w:cs="Times New Roman"/>
                <w:lang w:val="en-US"/>
              </w:rPr>
            </w:rPrChange>
          </w:rPr>
          <w:delInstrText>plainCitation</w:delInstrText>
        </w:r>
        <w:r w:rsidR="00AE1425" w:rsidRPr="006E6534" w:rsidDel="00F543D2">
          <w:rPr>
            <w:rFonts w:cs="Times New Roman"/>
            <w:color w:val="000000" w:themeColor="text1"/>
            <w:rPrChange w:id="9209" w:author="N F" w:date="2023-12-05T03:08:00Z">
              <w:rPr>
                <w:rFonts w:cs="Times New Roman"/>
              </w:rPr>
            </w:rPrChange>
          </w:rPr>
          <w:delInstrText>":"(6)","</w:delInstrText>
        </w:r>
        <w:r w:rsidR="00AE1425" w:rsidRPr="006E6534" w:rsidDel="00F543D2">
          <w:rPr>
            <w:rFonts w:cs="Times New Roman"/>
            <w:color w:val="000000" w:themeColor="text1"/>
            <w:lang w:val="en-US"/>
            <w:rPrChange w:id="9210" w:author="N F" w:date="2023-12-05T03:08:00Z">
              <w:rPr>
                <w:rFonts w:cs="Times New Roman"/>
                <w:lang w:val="en-US"/>
              </w:rPr>
            </w:rPrChange>
          </w:rPr>
          <w:delInstrText>noteIndex</w:delInstrText>
        </w:r>
        <w:r w:rsidR="00AE1425" w:rsidRPr="006E6534" w:rsidDel="00F543D2">
          <w:rPr>
            <w:rFonts w:cs="Times New Roman"/>
            <w:color w:val="000000" w:themeColor="text1"/>
            <w:rPrChange w:id="9211" w:author="N F" w:date="2023-12-05T03:08:00Z">
              <w:rPr>
                <w:rFonts w:cs="Times New Roman"/>
              </w:rPr>
            </w:rPrChange>
          </w:rPr>
          <w:delInstrText>":0},"</w:delInstrText>
        </w:r>
        <w:r w:rsidR="00AE1425" w:rsidRPr="006E6534" w:rsidDel="00F543D2">
          <w:rPr>
            <w:rFonts w:cs="Times New Roman"/>
            <w:color w:val="000000" w:themeColor="text1"/>
            <w:lang w:val="en-US"/>
            <w:rPrChange w:id="9212" w:author="N F" w:date="2023-12-05T03:08:00Z">
              <w:rPr>
                <w:rFonts w:cs="Times New Roman"/>
                <w:lang w:val="en-US"/>
              </w:rPr>
            </w:rPrChange>
          </w:rPr>
          <w:delInstrText>citationItems</w:delInstrText>
        </w:r>
        <w:r w:rsidR="00AE1425" w:rsidRPr="006E6534" w:rsidDel="00F543D2">
          <w:rPr>
            <w:rFonts w:cs="Times New Roman"/>
            <w:color w:val="000000" w:themeColor="text1"/>
            <w:rPrChange w:id="9213" w:author="N F" w:date="2023-12-05T03:08:00Z">
              <w:rPr>
                <w:rFonts w:cs="Times New Roman"/>
              </w:rPr>
            </w:rPrChange>
          </w:rPr>
          <w:delInstrText>":[{"</w:delInstrText>
        </w:r>
        <w:r w:rsidR="00AE1425" w:rsidRPr="006E6534" w:rsidDel="00F543D2">
          <w:rPr>
            <w:rFonts w:cs="Times New Roman"/>
            <w:color w:val="000000" w:themeColor="text1"/>
            <w:lang w:val="en-US"/>
            <w:rPrChange w:id="9214" w:author="N F" w:date="2023-12-05T03:08:00Z">
              <w:rPr>
                <w:rFonts w:cs="Times New Roman"/>
                <w:lang w:val="en-US"/>
              </w:rPr>
            </w:rPrChange>
          </w:rPr>
          <w:delInstrText>id</w:delInstrText>
        </w:r>
        <w:r w:rsidR="00AE1425" w:rsidRPr="006E6534" w:rsidDel="00F543D2">
          <w:rPr>
            <w:rFonts w:cs="Times New Roman"/>
            <w:color w:val="000000" w:themeColor="text1"/>
            <w:rPrChange w:id="9215" w:author="N F" w:date="2023-12-05T03:08:00Z">
              <w:rPr>
                <w:rFonts w:cs="Times New Roman"/>
              </w:rPr>
            </w:rPrChange>
          </w:rPr>
          <w:delInstrText>":161758,"</w:delInstrText>
        </w:r>
        <w:r w:rsidR="00AE1425" w:rsidRPr="006E6534" w:rsidDel="00F543D2">
          <w:rPr>
            <w:rFonts w:cs="Times New Roman"/>
            <w:color w:val="000000" w:themeColor="text1"/>
            <w:lang w:val="en-US"/>
            <w:rPrChange w:id="9216" w:author="N F" w:date="2023-12-05T03:08:00Z">
              <w:rPr>
                <w:rFonts w:cs="Times New Roman"/>
                <w:lang w:val="en-US"/>
              </w:rPr>
            </w:rPrChange>
          </w:rPr>
          <w:delInstrText>uris</w:delInstrText>
        </w:r>
        <w:r w:rsidR="00AE1425" w:rsidRPr="006E6534" w:rsidDel="00F543D2">
          <w:rPr>
            <w:rFonts w:cs="Times New Roman"/>
            <w:color w:val="000000" w:themeColor="text1"/>
            <w:rPrChange w:id="9217" w:author="N F" w:date="2023-12-05T03:08:00Z">
              <w:rPr>
                <w:rFonts w:cs="Times New Roman"/>
              </w:rPr>
            </w:rPrChange>
          </w:rPr>
          <w:delInstrText>":["</w:delInstrText>
        </w:r>
        <w:r w:rsidR="00AE1425" w:rsidRPr="006E6534" w:rsidDel="00F543D2">
          <w:rPr>
            <w:rFonts w:cs="Times New Roman"/>
            <w:color w:val="000000" w:themeColor="text1"/>
            <w:lang w:val="en-US"/>
            <w:rPrChange w:id="9218" w:author="N F" w:date="2023-12-05T03:08:00Z">
              <w:rPr>
                <w:rFonts w:cs="Times New Roman"/>
                <w:lang w:val="en-US"/>
              </w:rPr>
            </w:rPrChange>
          </w:rPr>
          <w:delInstrText>http</w:delInstrText>
        </w:r>
        <w:r w:rsidR="00AE1425" w:rsidRPr="006E6534" w:rsidDel="00F543D2">
          <w:rPr>
            <w:rFonts w:cs="Times New Roman"/>
            <w:color w:val="000000" w:themeColor="text1"/>
            <w:rPrChange w:id="9219" w:author="N F" w:date="2023-12-05T03:08:00Z">
              <w:rPr>
                <w:rFonts w:cs="Times New Roman"/>
              </w:rPr>
            </w:rPrChange>
          </w:rPr>
          <w:delInstrText>://</w:delInstrText>
        </w:r>
        <w:r w:rsidR="00AE1425" w:rsidRPr="006E6534" w:rsidDel="00F543D2">
          <w:rPr>
            <w:rFonts w:cs="Times New Roman"/>
            <w:color w:val="000000" w:themeColor="text1"/>
            <w:lang w:val="en-US"/>
            <w:rPrChange w:id="9220" w:author="N F" w:date="2023-12-05T03:08:00Z">
              <w:rPr>
                <w:rFonts w:cs="Times New Roman"/>
                <w:lang w:val="en-US"/>
              </w:rPr>
            </w:rPrChange>
          </w:rPr>
          <w:delInstrText>zotero</w:delInstrText>
        </w:r>
        <w:r w:rsidR="00AE1425" w:rsidRPr="006E6534" w:rsidDel="00F543D2">
          <w:rPr>
            <w:rFonts w:cs="Times New Roman"/>
            <w:color w:val="000000" w:themeColor="text1"/>
            <w:rPrChange w:id="9221" w:author="N F" w:date="2023-12-05T03:08:00Z">
              <w:rPr>
                <w:rFonts w:cs="Times New Roman"/>
              </w:rPr>
            </w:rPrChange>
          </w:rPr>
          <w:delInstrText>.</w:delInstrText>
        </w:r>
        <w:r w:rsidR="00AE1425" w:rsidRPr="006E6534" w:rsidDel="00F543D2">
          <w:rPr>
            <w:rFonts w:cs="Times New Roman"/>
            <w:color w:val="000000" w:themeColor="text1"/>
            <w:lang w:val="en-US"/>
            <w:rPrChange w:id="9222" w:author="N F" w:date="2023-12-05T03:08:00Z">
              <w:rPr>
                <w:rFonts w:cs="Times New Roman"/>
                <w:lang w:val="en-US"/>
              </w:rPr>
            </w:rPrChange>
          </w:rPr>
          <w:delInstrText>org</w:delInstrText>
        </w:r>
        <w:r w:rsidR="00AE1425" w:rsidRPr="006E6534" w:rsidDel="00F543D2">
          <w:rPr>
            <w:rFonts w:cs="Times New Roman"/>
            <w:color w:val="000000" w:themeColor="text1"/>
            <w:rPrChange w:id="9223" w:author="N F" w:date="2023-12-05T03:08:00Z">
              <w:rPr>
                <w:rFonts w:cs="Times New Roman"/>
              </w:rPr>
            </w:rPrChange>
          </w:rPr>
          <w:delInstrText>/</w:delInstrText>
        </w:r>
        <w:r w:rsidR="00AE1425" w:rsidRPr="006E6534" w:rsidDel="00F543D2">
          <w:rPr>
            <w:rFonts w:cs="Times New Roman"/>
            <w:color w:val="000000" w:themeColor="text1"/>
            <w:lang w:val="en-US"/>
            <w:rPrChange w:id="9224" w:author="N F" w:date="2023-12-05T03:08:00Z">
              <w:rPr>
                <w:rFonts w:cs="Times New Roman"/>
                <w:lang w:val="en-US"/>
              </w:rPr>
            </w:rPrChange>
          </w:rPr>
          <w:delInstrText>groups</w:delInstrText>
        </w:r>
        <w:r w:rsidR="00AE1425" w:rsidRPr="006E6534" w:rsidDel="00F543D2">
          <w:rPr>
            <w:rFonts w:cs="Times New Roman"/>
            <w:color w:val="000000" w:themeColor="text1"/>
            <w:rPrChange w:id="9225" w:author="N F" w:date="2023-12-05T03:08:00Z">
              <w:rPr>
                <w:rFonts w:cs="Times New Roman"/>
              </w:rPr>
            </w:rPrChange>
          </w:rPr>
          <w:delInstrText>/4735135/</w:delInstrText>
        </w:r>
        <w:r w:rsidR="00AE1425" w:rsidRPr="006E6534" w:rsidDel="00F543D2">
          <w:rPr>
            <w:rFonts w:cs="Times New Roman"/>
            <w:color w:val="000000" w:themeColor="text1"/>
            <w:lang w:val="en-US"/>
            <w:rPrChange w:id="9226" w:author="N F" w:date="2023-12-05T03:08:00Z">
              <w:rPr>
                <w:rFonts w:cs="Times New Roman"/>
                <w:lang w:val="en-US"/>
              </w:rPr>
            </w:rPrChange>
          </w:rPr>
          <w:delInstrText>items</w:delInstrText>
        </w:r>
        <w:r w:rsidR="00AE1425" w:rsidRPr="006E6534" w:rsidDel="00F543D2">
          <w:rPr>
            <w:rFonts w:cs="Times New Roman"/>
            <w:color w:val="000000" w:themeColor="text1"/>
            <w:rPrChange w:id="9227" w:author="N F" w:date="2023-12-05T03:08:00Z">
              <w:rPr>
                <w:rFonts w:cs="Times New Roman"/>
              </w:rPr>
            </w:rPrChange>
          </w:rPr>
          <w:delInstrText>/</w:delInstrText>
        </w:r>
        <w:r w:rsidR="00AE1425" w:rsidRPr="006E6534" w:rsidDel="00F543D2">
          <w:rPr>
            <w:rFonts w:cs="Times New Roman"/>
            <w:color w:val="000000" w:themeColor="text1"/>
            <w:lang w:val="en-US"/>
            <w:rPrChange w:id="9228" w:author="N F" w:date="2023-12-05T03:08:00Z">
              <w:rPr>
                <w:rFonts w:cs="Times New Roman"/>
                <w:lang w:val="en-US"/>
              </w:rPr>
            </w:rPrChange>
          </w:rPr>
          <w:delInstrText>YQI</w:delInstrText>
        </w:r>
        <w:r w:rsidR="00AE1425" w:rsidRPr="006E6534" w:rsidDel="00F543D2">
          <w:rPr>
            <w:rFonts w:cs="Times New Roman"/>
            <w:color w:val="000000" w:themeColor="text1"/>
            <w:rPrChange w:id="9229" w:author="N F" w:date="2023-12-05T03:08:00Z">
              <w:rPr>
                <w:rFonts w:cs="Times New Roman"/>
              </w:rPr>
            </w:rPrChange>
          </w:rPr>
          <w:delInstrText>77</w:delInstrText>
        </w:r>
        <w:r w:rsidR="00AE1425" w:rsidRPr="006E6534" w:rsidDel="00F543D2">
          <w:rPr>
            <w:rFonts w:cs="Times New Roman"/>
            <w:color w:val="000000" w:themeColor="text1"/>
            <w:lang w:val="en-US"/>
            <w:rPrChange w:id="9230" w:author="N F" w:date="2023-12-05T03:08:00Z">
              <w:rPr>
                <w:rFonts w:cs="Times New Roman"/>
                <w:lang w:val="en-US"/>
              </w:rPr>
            </w:rPrChange>
          </w:rPr>
          <w:delInstrText>G</w:delInstrText>
        </w:r>
        <w:r w:rsidR="00AE1425" w:rsidRPr="006E6534" w:rsidDel="00F543D2">
          <w:rPr>
            <w:rFonts w:cs="Times New Roman"/>
            <w:color w:val="000000" w:themeColor="text1"/>
            <w:rPrChange w:id="9231" w:author="N F" w:date="2023-12-05T03:08:00Z">
              <w:rPr>
                <w:rFonts w:cs="Times New Roman"/>
              </w:rPr>
            </w:rPrChange>
          </w:rPr>
          <w:delInstrText>3</w:delInstrText>
        </w:r>
        <w:r w:rsidR="00AE1425" w:rsidRPr="006E6534" w:rsidDel="00F543D2">
          <w:rPr>
            <w:rFonts w:cs="Times New Roman"/>
            <w:color w:val="000000" w:themeColor="text1"/>
            <w:lang w:val="en-US"/>
            <w:rPrChange w:id="9232" w:author="N F" w:date="2023-12-05T03:08:00Z">
              <w:rPr>
                <w:rFonts w:cs="Times New Roman"/>
                <w:lang w:val="en-US"/>
              </w:rPr>
            </w:rPrChange>
          </w:rPr>
          <w:delInstrText>L</w:delInstrText>
        </w:r>
        <w:r w:rsidR="00AE1425" w:rsidRPr="006E6534" w:rsidDel="00F543D2">
          <w:rPr>
            <w:rFonts w:cs="Times New Roman"/>
            <w:color w:val="000000" w:themeColor="text1"/>
            <w:rPrChange w:id="9233" w:author="N F" w:date="2023-12-05T03:08:00Z">
              <w:rPr>
                <w:rFonts w:cs="Times New Roman"/>
              </w:rPr>
            </w:rPrChange>
          </w:rPr>
          <w:delInstrText>"],"</w:delInstrText>
        </w:r>
        <w:r w:rsidR="00AE1425" w:rsidRPr="006E6534" w:rsidDel="00F543D2">
          <w:rPr>
            <w:rFonts w:cs="Times New Roman"/>
            <w:color w:val="000000" w:themeColor="text1"/>
            <w:lang w:val="en-US"/>
            <w:rPrChange w:id="9234" w:author="N F" w:date="2023-12-05T03:08:00Z">
              <w:rPr>
                <w:rFonts w:cs="Times New Roman"/>
                <w:lang w:val="en-US"/>
              </w:rPr>
            </w:rPrChange>
          </w:rPr>
          <w:delInstrText>itemData</w:delInstrText>
        </w:r>
        <w:r w:rsidR="00AE1425" w:rsidRPr="006E6534" w:rsidDel="00F543D2">
          <w:rPr>
            <w:rFonts w:cs="Times New Roman"/>
            <w:color w:val="000000" w:themeColor="text1"/>
            <w:rPrChange w:id="9235" w:author="N F" w:date="2023-12-05T03:08:00Z">
              <w:rPr>
                <w:rFonts w:cs="Times New Roman"/>
              </w:rPr>
            </w:rPrChange>
          </w:rPr>
          <w:delInstrText>":{"</w:delInstrText>
        </w:r>
        <w:r w:rsidR="00AE1425" w:rsidRPr="006E6534" w:rsidDel="00F543D2">
          <w:rPr>
            <w:rFonts w:cs="Times New Roman"/>
            <w:color w:val="000000" w:themeColor="text1"/>
            <w:lang w:val="en-US"/>
            <w:rPrChange w:id="9236" w:author="N F" w:date="2023-12-05T03:08:00Z">
              <w:rPr>
                <w:rFonts w:cs="Times New Roman"/>
                <w:lang w:val="en-US"/>
              </w:rPr>
            </w:rPrChange>
          </w:rPr>
          <w:delInstrText>id</w:delInstrText>
        </w:r>
        <w:r w:rsidR="00AE1425" w:rsidRPr="006E6534" w:rsidDel="00F543D2">
          <w:rPr>
            <w:rFonts w:cs="Times New Roman"/>
            <w:color w:val="000000" w:themeColor="text1"/>
            <w:rPrChange w:id="9237" w:author="N F" w:date="2023-12-05T03:08:00Z">
              <w:rPr>
                <w:rFonts w:cs="Times New Roman"/>
              </w:rPr>
            </w:rPrChange>
          </w:rPr>
          <w:delInstrText>":161758,"</w:delInstrText>
        </w:r>
        <w:r w:rsidR="00AE1425" w:rsidRPr="006E6534" w:rsidDel="00F543D2">
          <w:rPr>
            <w:rFonts w:cs="Times New Roman"/>
            <w:color w:val="000000" w:themeColor="text1"/>
            <w:lang w:val="en-US"/>
            <w:rPrChange w:id="9238" w:author="N F" w:date="2023-12-05T03:08:00Z">
              <w:rPr>
                <w:rFonts w:cs="Times New Roman"/>
                <w:lang w:val="en-US"/>
              </w:rPr>
            </w:rPrChange>
          </w:rPr>
          <w:delInstrText>type</w:delInstrText>
        </w:r>
        <w:r w:rsidR="00AE1425" w:rsidRPr="006E6534" w:rsidDel="00F543D2">
          <w:rPr>
            <w:rFonts w:cs="Times New Roman"/>
            <w:color w:val="000000" w:themeColor="text1"/>
            <w:rPrChange w:id="9239" w:author="N F" w:date="2023-12-05T03:08:00Z">
              <w:rPr>
                <w:rFonts w:cs="Times New Roman"/>
              </w:rPr>
            </w:rPrChange>
          </w:rPr>
          <w:delInstrText>":"</w:delInstrText>
        </w:r>
        <w:r w:rsidR="00AE1425" w:rsidRPr="006E6534" w:rsidDel="00F543D2">
          <w:rPr>
            <w:rFonts w:cs="Times New Roman"/>
            <w:color w:val="000000" w:themeColor="text1"/>
            <w:lang w:val="en-US"/>
            <w:rPrChange w:id="9240" w:author="N F" w:date="2023-12-05T03:08:00Z">
              <w:rPr>
                <w:rFonts w:cs="Times New Roman"/>
                <w:lang w:val="en-US"/>
              </w:rPr>
            </w:rPrChange>
          </w:rPr>
          <w:delInstrText>webpage</w:delInstrText>
        </w:r>
        <w:r w:rsidR="00AE1425" w:rsidRPr="006E6534" w:rsidDel="00F543D2">
          <w:rPr>
            <w:rFonts w:cs="Times New Roman"/>
            <w:color w:val="000000" w:themeColor="text1"/>
            <w:rPrChange w:id="9241" w:author="N F" w:date="2023-12-05T03:08:00Z">
              <w:rPr>
                <w:rFonts w:cs="Times New Roman"/>
              </w:rPr>
            </w:rPrChange>
          </w:rPr>
          <w:delInstrText>","</w:delInstrText>
        </w:r>
        <w:r w:rsidR="00AE1425" w:rsidRPr="006E6534" w:rsidDel="00F543D2">
          <w:rPr>
            <w:rFonts w:cs="Times New Roman"/>
            <w:color w:val="000000" w:themeColor="text1"/>
            <w:lang w:val="en-US"/>
            <w:rPrChange w:id="9242" w:author="N F" w:date="2023-12-05T03:08:00Z">
              <w:rPr>
                <w:rFonts w:cs="Times New Roman"/>
                <w:lang w:val="en-US"/>
              </w:rPr>
            </w:rPrChange>
          </w:rPr>
          <w:delInstrText>title</w:delInstrText>
        </w:r>
        <w:r w:rsidR="00AE1425" w:rsidRPr="006E6534" w:rsidDel="00F543D2">
          <w:rPr>
            <w:rFonts w:cs="Times New Roman"/>
            <w:color w:val="000000" w:themeColor="text1"/>
            <w:rPrChange w:id="9243" w:author="N F" w:date="2023-12-05T03:08:00Z">
              <w:rPr>
                <w:rFonts w:cs="Times New Roman"/>
              </w:rPr>
            </w:rPrChange>
          </w:rPr>
          <w:delInstrText>":"</w:delInstrText>
        </w:r>
        <w:r w:rsidR="00AE1425" w:rsidRPr="006E6534" w:rsidDel="00F543D2">
          <w:rPr>
            <w:rFonts w:cs="Times New Roman"/>
            <w:color w:val="000000" w:themeColor="text1"/>
            <w:lang w:val="en-US"/>
            <w:rPrChange w:id="9244" w:author="N F" w:date="2023-12-05T03:08:00Z">
              <w:rPr>
                <w:rFonts w:cs="Times New Roman"/>
                <w:lang w:val="en-US"/>
              </w:rPr>
            </w:rPrChange>
          </w:rPr>
          <w:delInstrText>TAGRISSO</w:delInstrText>
        </w:r>
        <w:r w:rsidR="00AE1425" w:rsidRPr="006E6534" w:rsidDel="00F543D2">
          <w:rPr>
            <w:rFonts w:cs="Times New Roman"/>
            <w:color w:val="000000" w:themeColor="text1"/>
            <w:rPrChange w:id="9245" w:author="N F" w:date="2023-12-05T03:08:00Z">
              <w:rPr>
                <w:rFonts w:cs="Times New Roman"/>
              </w:rPr>
            </w:rPrChange>
          </w:rPr>
          <w:delInstrText xml:space="preserve"> (</w:delInstrText>
        </w:r>
        <w:r w:rsidR="00AE1425" w:rsidRPr="006E6534" w:rsidDel="00F543D2">
          <w:rPr>
            <w:rFonts w:cs="Times New Roman"/>
            <w:color w:val="000000" w:themeColor="text1"/>
            <w:lang w:val="en-US"/>
            <w:rPrChange w:id="9246" w:author="N F" w:date="2023-12-05T03:08:00Z">
              <w:rPr>
                <w:rFonts w:cs="Times New Roman"/>
                <w:lang w:val="en-US"/>
              </w:rPr>
            </w:rPrChange>
          </w:rPr>
          <w:delInstrText>osimertinib</w:delInstrText>
        </w:r>
        <w:r w:rsidR="00AE1425" w:rsidRPr="006E6534" w:rsidDel="00F543D2">
          <w:rPr>
            <w:rFonts w:cs="Times New Roman"/>
            <w:color w:val="000000" w:themeColor="text1"/>
            <w:rPrChange w:id="9247" w:author="N F" w:date="2023-12-05T03:08:00Z">
              <w:rPr>
                <w:rFonts w:cs="Times New Roman"/>
              </w:rPr>
            </w:rPrChange>
          </w:rPr>
          <w:delInstrText xml:space="preserve">) </w:delInstrText>
        </w:r>
        <w:r w:rsidR="00AE1425" w:rsidRPr="006E6534" w:rsidDel="00F543D2">
          <w:rPr>
            <w:rFonts w:cs="Times New Roman"/>
            <w:color w:val="000000" w:themeColor="text1"/>
            <w:lang w:val="en-US"/>
            <w:rPrChange w:id="9248" w:author="N F" w:date="2023-12-05T03:08:00Z">
              <w:rPr>
                <w:rFonts w:cs="Times New Roman"/>
                <w:lang w:val="en-US"/>
              </w:rPr>
            </w:rPrChange>
          </w:rPr>
          <w:delInstrText>tablets</w:delInstrText>
        </w:r>
        <w:r w:rsidR="00AE1425" w:rsidRPr="006E6534" w:rsidDel="00F543D2">
          <w:rPr>
            <w:rFonts w:cs="Times New Roman"/>
            <w:color w:val="000000" w:themeColor="text1"/>
            <w:rPrChange w:id="9249" w:author="N F" w:date="2023-12-05T03:08:00Z">
              <w:rPr>
                <w:rFonts w:cs="Times New Roman"/>
              </w:rPr>
            </w:rPrChange>
          </w:rPr>
          <w:delInstrText xml:space="preserve">. </w:delInstrText>
        </w:r>
        <w:r w:rsidR="00AE1425" w:rsidRPr="006E6534" w:rsidDel="00F543D2">
          <w:rPr>
            <w:rFonts w:cs="Times New Roman"/>
            <w:color w:val="000000" w:themeColor="text1"/>
            <w:lang w:val="en-US"/>
            <w:rPrChange w:id="9250" w:author="N F" w:date="2023-12-05T03:08:00Z">
              <w:rPr>
                <w:rFonts w:cs="Times New Roman"/>
                <w:lang w:val="en-US"/>
              </w:rPr>
            </w:rPrChange>
          </w:rPr>
          <w:delInstrText>AstraZeneca</w:delInstrText>
        </w:r>
        <w:r w:rsidR="00AE1425" w:rsidRPr="006E6534" w:rsidDel="00F543D2">
          <w:rPr>
            <w:rFonts w:cs="Times New Roman"/>
            <w:color w:val="000000" w:themeColor="text1"/>
            <w:rPrChange w:id="9251" w:author="N F" w:date="2023-12-05T03:08:00Z">
              <w:rPr>
                <w:rFonts w:cs="Times New Roman"/>
              </w:rPr>
            </w:rPrChange>
          </w:rPr>
          <w:delInstrText xml:space="preserve"> </w:delInstrText>
        </w:r>
        <w:r w:rsidR="00AE1425" w:rsidRPr="006E6534" w:rsidDel="00F543D2">
          <w:rPr>
            <w:rFonts w:cs="Times New Roman"/>
            <w:color w:val="000000" w:themeColor="text1"/>
            <w:lang w:val="en-US"/>
            <w:rPrChange w:id="9252" w:author="N F" w:date="2023-12-05T03:08:00Z">
              <w:rPr>
                <w:rFonts w:cs="Times New Roman"/>
                <w:lang w:val="en-US"/>
              </w:rPr>
            </w:rPrChange>
          </w:rPr>
          <w:delInstrText>Pharmaceuticals</w:delInstrText>
        </w:r>
        <w:r w:rsidR="00AE1425" w:rsidRPr="006E6534" w:rsidDel="00F543D2">
          <w:rPr>
            <w:rFonts w:cs="Times New Roman"/>
            <w:color w:val="000000" w:themeColor="text1"/>
            <w:rPrChange w:id="9253" w:author="N F" w:date="2023-12-05T03:08:00Z">
              <w:rPr>
                <w:rFonts w:cs="Times New Roman"/>
              </w:rPr>
            </w:rPrChange>
          </w:rPr>
          <w:delInstrText xml:space="preserve">, </w:delInstrText>
        </w:r>
        <w:r w:rsidR="00AE1425" w:rsidRPr="006E6534" w:rsidDel="00F543D2">
          <w:rPr>
            <w:rFonts w:cs="Times New Roman"/>
            <w:color w:val="000000" w:themeColor="text1"/>
            <w:lang w:val="en-US"/>
            <w:rPrChange w:id="9254" w:author="N F" w:date="2023-12-05T03:08:00Z">
              <w:rPr>
                <w:rFonts w:cs="Times New Roman"/>
                <w:lang w:val="en-US"/>
              </w:rPr>
            </w:rPrChange>
          </w:rPr>
          <w:delInstrText>LP</w:delInstrText>
        </w:r>
        <w:r w:rsidR="00AE1425" w:rsidRPr="006E6534" w:rsidDel="00F543D2">
          <w:rPr>
            <w:rFonts w:cs="Times New Roman"/>
            <w:color w:val="000000" w:themeColor="text1"/>
            <w:rPrChange w:id="9255" w:author="N F" w:date="2023-12-05T03:08:00Z">
              <w:rPr>
                <w:rFonts w:cs="Times New Roman"/>
              </w:rPr>
            </w:rPrChange>
          </w:rPr>
          <w:delInstrText xml:space="preserve"> </w:delInstrText>
        </w:r>
        <w:r w:rsidR="00AE1425" w:rsidRPr="006E6534" w:rsidDel="00F543D2">
          <w:rPr>
            <w:rFonts w:cs="Times New Roman"/>
            <w:color w:val="000000" w:themeColor="text1"/>
            <w:lang w:val="en-US"/>
            <w:rPrChange w:id="9256" w:author="N F" w:date="2023-12-05T03:08:00Z">
              <w:rPr>
                <w:rFonts w:cs="Times New Roman"/>
                <w:lang w:val="en-US"/>
              </w:rPr>
            </w:rPrChange>
          </w:rPr>
          <w:delInstrText>Application</w:delInstrText>
        </w:r>
        <w:r w:rsidR="00AE1425" w:rsidRPr="006E6534" w:rsidDel="00F543D2">
          <w:rPr>
            <w:rFonts w:cs="Times New Roman"/>
            <w:color w:val="000000" w:themeColor="text1"/>
            <w:rPrChange w:id="9257" w:author="N F" w:date="2023-12-05T03:08:00Z">
              <w:rPr>
                <w:rFonts w:cs="Times New Roman"/>
              </w:rPr>
            </w:rPrChange>
          </w:rPr>
          <w:delInstrText xml:space="preserve"> </w:delInstrText>
        </w:r>
        <w:r w:rsidR="00AE1425" w:rsidRPr="006E6534" w:rsidDel="00F543D2">
          <w:rPr>
            <w:rFonts w:cs="Times New Roman"/>
            <w:color w:val="000000" w:themeColor="text1"/>
            <w:lang w:val="en-US"/>
            <w:rPrChange w:id="9258" w:author="N F" w:date="2023-12-05T03:08:00Z">
              <w:rPr>
                <w:rFonts w:cs="Times New Roman"/>
                <w:lang w:val="en-US"/>
              </w:rPr>
            </w:rPrChange>
          </w:rPr>
          <w:delInstrText>No</w:delInstrText>
        </w:r>
        <w:r w:rsidR="00AE1425" w:rsidRPr="006E6534" w:rsidDel="00F543D2">
          <w:rPr>
            <w:rFonts w:cs="Times New Roman"/>
            <w:color w:val="000000" w:themeColor="text1"/>
            <w:rPrChange w:id="9259" w:author="N F" w:date="2023-12-05T03:08:00Z">
              <w:rPr>
                <w:rFonts w:cs="Times New Roman"/>
              </w:rPr>
            </w:rPrChange>
          </w:rPr>
          <w:delInstrText xml:space="preserve">.:  208065. </w:delInstrText>
        </w:r>
        <w:r w:rsidR="00AE1425" w:rsidRPr="006E6534" w:rsidDel="00F543D2">
          <w:rPr>
            <w:rFonts w:cs="Times New Roman"/>
            <w:color w:val="000000" w:themeColor="text1"/>
            <w:lang w:val="en-US"/>
            <w:rPrChange w:id="9260" w:author="N F" w:date="2023-12-05T03:08:00Z">
              <w:rPr>
                <w:rFonts w:cs="Times New Roman"/>
                <w:lang w:val="en-US"/>
              </w:rPr>
            </w:rPrChange>
          </w:rPr>
          <w:delInstrText>Approval</w:delInstrText>
        </w:r>
        <w:r w:rsidR="00AE1425" w:rsidRPr="006E6534" w:rsidDel="00F543D2">
          <w:rPr>
            <w:rFonts w:cs="Times New Roman"/>
            <w:color w:val="000000" w:themeColor="text1"/>
            <w:rPrChange w:id="9261" w:author="N F" w:date="2023-12-05T03:08:00Z">
              <w:rPr>
                <w:rFonts w:cs="Times New Roman"/>
              </w:rPr>
            </w:rPrChange>
          </w:rPr>
          <w:delInstrText xml:space="preserve"> </w:delInstrText>
        </w:r>
        <w:r w:rsidR="00AE1425" w:rsidRPr="006E6534" w:rsidDel="00F543D2">
          <w:rPr>
            <w:rFonts w:cs="Times New Roman"/>
            <w:color w:val="000000" w:themeColor="text1"/>
            <w:lang w:val="en-US"/>
            <w:rPrChange w:id="9262" w:author="N F" w:date="2023-12-05T03:08:00Z">
              <w:rPr>
                <w:rFonts w:cs="Times New Roman"/>
                <w:lang w:val="en-US"/>
              </w:rPr>
            </w:rPrChange>
          </w:rPr>
          <w:delInstrText>Date</w:delInstrText>
        </w:r>
        <w:r w:rsidR="00AE1425" w:rsidRPr="006E6534" w:rsidDel="00F543D2">
          <w:rPr>
            <w:rFonts w:cs="Times New Roman"/>
            <w:color w:val="000000" w:themeColor="text1"/>
            <w:rPrChange w:id="9263" w:author="N F" w:date="2023-12-05T03:08:00Z">
              <w:rPr>
                <w:rFonts w:cs="Times New Roman"/>
              </w:rPr>
            </w:rPrChange>
          </w:rPr>
          <w:delInstrText xml:space="preserve">: 11/13/2015. </w:delInstrText>
        </w:r>
        <w:r w:rsidR="00AE1425" w:rsidRPr="006E6534" w:rsidDel="00F543D2">
          <w:rPr>
            <w:rFonts w:cs="Times New Roman"/>
            <w:color w:val="000000" w:themeColor="text1"/>
            <w:lang w:val="en-US"/>
            <w:rPrChange w:id="9264" w:author="N F" w:date="2023-12-05T03:08:00Z">
              <w:rPr>
                <w:rFonts w:cs="Times New Roman"/>
                <w:lang w:val="en-US"/>
              </w:rPr>
            </w:rPrChange>
          </w:rPr>
          <w:delInstrText>Pharmacology</w:delInstrText>
        </w:r>
        <w:r w:rsidR="00AE1425" w:rsidRPr="006E6534" w:rsidDel="00F543D2">
          <w:rPr>
            <w:rFonts w:cs="Times New Roman"/>
            <w:color w:val="000000" w:themeColor="text1"/>
            <w:rPrChange w:id="9265" w:author="N F" w:date="2023-12-05T03:08:00Z">
              <w:rPr>
                <w:rFonts w:cs="Times New Roman"/>
              </w:rPr>
            </w:rPrChange>
          </w:rPr>
          <w:delInstrText xml:space="preserve"> </w:delInstrText>
        </w:r>
        <w:r w:rsidR="00AE1425" w:rsidRPr="006E6534" w:rsidDel="00F543D2">
          <w:rPr>
            <w:rFonts w:cs="Times New Roman"/>
            <w:color w:val="000000" w:themeColor="text1"/>
            <w:lang w:val="en-US"/>
            <w:rPrChange w:id="9266" w:author="N F" w:date="2023-12-05T03:08:00Z">
              <w:rPr>
                <w:rFonts w:cs="Times New Roman"/>
                <w:lang w:val="en-US"/>
              </w:rPr>
            </w:rPrChange>
          </w:rPr>
          <w:delInstrText>Review</w:delInstrText>
        </w:r>
        <w:r w:rsidR="00AE1425" w:rsidRPr="006E6534" w:rsidDel="00F543D2">
          <w:rPr>
            <w:rFonts w:cs="Times New Roman"/>
            <w:color w:val="000000" w:themeColor="text1"/>
            <w:rPrChange w:id="9267" w:author="N F" w:date="2023-12-05T03:08:00Z">
              <w:rPr>
                <w:rFonts w:cs="Times New Roman"/>
              </w:rPr>
            </w:rPrChange>
          </w:rPr>
          <w:delInstrText>","</w:delInstrText>
        </w:r>
        <w:r w:rsidR="00AE1425" w:rsidRPr="006E6534" w:rsidDel="00F543D2">
          <w:rPr>
            <w:rFonts w:cs="Times New Roman"/>
            <w:color w:val="000000" w:themeColor="text1"/>
            <w:lang w:val="en-US"/>
            <w:rPrChange w:id="9268" w:author="N F" w:date="2023-12-05T03:08:00Z">
              <w:rPr>
                <w:rFonts w:cs="Times New Roman"/>
                <w:lang w:val="en-US"/>
              </w:rPr>
            </w:rPrChange>
          </w:rPr>
          <w:delInstrText>URL</w:delInstrText>
        </w:r>
        <w:r w:rsidR="00AE1425" w:rsidRPr="006E6534" w:rsidDel="00F543D2">
          <w:rPr>
            <w:rFonts w:cs="Times New Roman"/>
            <w:color w:val="000000" w:themeColor="text1"/>
            <w:rPrChange w:id="9269" w:author="N F" w:date="2023-12-05T03:08:00Z">
              <w:rPr>
                <w:rFonts w:cs="Times New Roman"/>
              </w:rPr>
            </w:rPrChange>
          </w:rPr>
          <w:delInstrText>":"</w:delInstrText>
        </w:r>
        <w:r w:rsidR="00AE1425" w:rsidRPr="006E6534" w:rsidDel="00F543D2">
          <w:rPr>
            <w:rFonts w:cs="Times New Roman"/>
            <w:color w:val="000000" w:themeColor="text1"/>
            <w:lang w:val="en-US"/>
            <w:rPrChange w:id="9270" w:author="N F" w:date="2023-12-05T03:08:00Z">
              <w:rPr>
                <w:rFonts w:cs="Times New Roman"/>
                <w:lang w:val="en-US"/>
              </w:rPr>
            </w:rPrChange>
          </w:rPr>
          <w:delInstrText>https</w:delInstrText>
        </w:r>
        <w:r w:rsidR="00AE1425" w:rsidRPr="006E6534" w:rsidDel="00F543D2">
          <w:rPr>
            <w:rFonts w:cs="Times New Roman"/>
            <w:color w:val="000000" w:themeColor="text1"/>
            <w:rPrChange w:id="9271" w:author="N F" w:date="2023-12-05T03:08:00Z">
              <w:rPr>
                <w:rFonts w:cs="Times New Roman"/>
              </w:rPr>
            </w:rPrChange>
          </w:rPr>
          <w:delInstrText>://</w:delInstrText>
        </w:r>
        <w:r w:rsidR="00AE1425" w:rsidRPr="006E6534" w:rsidDel="00F543D2">
          <w:rPr>
            <w:rFonts w:cs="Times New Roman"/>
            <w:color w:val="000000" w:themeColor="text1"/>
            <w:lang w:val="en-US"/>
            <w:rPrChange w:id="9272" w:author="N F" w:date="2023-12-05T03:08:00Z">
              <w:rPr>
                <w:rFonts w:cs="Times New Roman"/>
                <w:lang w:val="en-US"/>
              </w:rPr>
            </w:rPrChange>
          </w:rPr>
          <w:delInstrText>www</w:delInstrText>
        </w:r>
        <w:r w:rsidR="00AE1425" w:rsidRPr="006E6534" w:rsidDel="00F543D2">
          <w:rPr>
            <w:rFonts w:cs="Times New Roman"/>
            <w:color w:val="000000" w:themeColor="text1"/>
            <w:rPrChange w:id="9273" w:author="N F" w:date="2023-12-05T03:08:00Z">
              <w:rPr>
                <w:rFonts w:cs="Times New Roman"/>
              </w:rPr>
            </w:rPrChange>
          </w:rPr>
          <w:delInstrText>.</w:delInstrText>
        </w:r>
        <w:r w:rsidR="00AE1425" w:rsidRPr="006E6534" w:rsidDel="00F543D2">
          <w:rPr>
            <w:rFonts w:cs="Times New Roman"/>
            <w:color w:val="000000" w:themeColor="text1"/>
            <w:lang w:val="en-US"/>
            <w:rPrChange w:id="9274" w:author="N F" w:date="2023-12-05T03:08:00Z">
              <w:rPr>
                <w:rFonts w:cs="Times New Roman"/>
                <w:lang w:val="en-US"/>
              </w:rPr>
            </w:rPrChange>
          </w:rPr>
          <w:delInstrText>accessdata</w:delInstrText>
        </w:r>
        <w:r w:rsidR="00AE1425" w:rsidRPr="006E6534" w:rsidDel="00F543D2">
          <w:rPr>
            <w:rFonts w:cs="Times New Roman"/>
            <w:color w:val="000000" w:themeColor="text1"/>
            <w:rPrChange w:id="9275" w:author="N F" w:date="2023-12-05T03:08:00Z">
              <w:rPr>
                <w:rFonts w:cs="Times New Roman"/>
              </w:rPr>
            </w:rPrChange>
          </w:rPr>
          <w:delInstrText>.</w:delInstrText>
        </w:r>
        <w:r w:rsidR="00AE1425" w:rsidRPr="006E6534" w:rsidDel="00F543D2">
          <w:rPr>
            <w:rFonts w:cs="Times New Roman"/>
            <w:color w:val="000000" w:themeColor="text1"/>
            <w:lang w:val="en-US"/>
            <w:rPrChange w:id="9276" w:author="N F" w:date="2023-12-05T03:08:00Z">
              <w:rPr>
                <w:rFonts w:cs="Times New Roman"/>
                <w:lang w:val="en-US"/>
              </w:rPr>
            </w:rPrChange>
          </w:rPr>
          <w:delInstrText>fda</w:delInstrText>
        </w:r>
        <w:r w:rsidR="00AE1425" w:rsidRPr="006E6534" w:rsidDel="00F543D2">
          <w:rPr>
            <w:rFonts w:cs="Times New Roman"/>
            <w:color w:val="000000" w:themeColor="text1"/>
            <w:rPrChange w:id="9277" w:author="N F" w:date="2023-12-05T03:08:00Z">
              <w:rPr>
                <w:rFonts w:cs="Times New Roman"/>
              </w:rPr>
            </w:rPrChange>
          </w:rPr>
          <w:delInstrText>.</w:delInstrText>
        </w:r>
        <w:r w:rsidR="00AE1425" w:rsidRPr="006E6534" w:rsidDel="00F543D2">
          <w:rPr>
            <w:rFonts w:cs="Times New Roman"/>
            <w:color w:val="000000" w:themeColor="text1"/>
            <w:lang w:val="en-US"/>
            <w:rPrChange w:id="9278" w:author="N F" w:date="2023-12-05T03:08:00Z">
              <w:rPr>
                <w:rFonts w:cs="Times New Roman"/>
                <w:lang w:val="en-US"/>
              </w:rPr>
            </w:rPrChange>
          </w:rPr>
          <w:delInstrText>gov</w:delInstrText>
        </w:r>
        <w:r w:rsidR="00AE1425" w:rsidRPr="006E6534" w:rsidDel="00F543D2">
          <w:rPr>
            <w:rFonts w:cs="Times New Roman"/>
            <w:color w:val="000000" w:themeColor="text1"/>
            <w:rPrChange w:id="9279" w:author="N F" w:date="2023-12-05T03:08:00Z">
              <w:rPr>
                <w:rFonts w:cs="Times New Roman"/>
              </w:rPr>
            </w:rPrChange>
          </w:rPr>
          <w:delInstrText>/</w:delInstrText>
        </w:r>
        <w:r w:rsidR="00AE1425" w:rsidRPr="006E6534" w:rsidDel="00F543D2">
          <w:rPr>
            <w:rFonts w:cs="Times New Roman"/>
            <w:color w:val="000000" w:themeColor="text1"/>
            <w:lang w:val="en-US"/>
            <w:rPrChange w:id="9280" w:author="N F" w:date="2023-12-05T03:08:00Z">
              <w:rPr>
                <w:rFonts w:cs="Times New Roman"/>
                <w:lang w:val="en-US"/>
              </w:rPr>
            </w:rPrChange>
          </w:rPr>
          <w:delInstrText>drugsatfda</w:delInstrText>
        </w:r>
        <w:r w:rsidR="00AE1425" w:rsidRPr="006E6534" w:rsidDel="00F543D2">
          <w:rPr>
            <w:rFonts w:cs="Times New Roman"/>
            <w:color w:val="000000" w:themeColor="text1"/>
            <w:rPrChange w:id="9281" w:author="N F" w:date="2023-12-05T03:08:00Z">
              <w:rPr>
                <w:rFonts w:cs="Times New Roman"/>
              </w:rPr>
            </w:rPrChange>
          </w:rPr>
          <w:delInstrText>_</w:delInstrText>
        </w:r>
        <w:r w:rsidR="00AE1425" w:rsidRPr="006E6534" w:rsidDel="00F543D2">
          <w:rPr>
            <w:rFonts w:cs="Times New Roman"/>
            <w:color w:val="000000" w:themeColor="text1"/>
            <w:lang w:val="en-US"/>
            <w:rPrChange w:id="9282" w:author="N F" w:date="2023-12-05T03:08:00Z">
              <w:rPr>
                <w:rFonts w:cs="Times New Roman"/>
                <w:lang w:val="en-US"/>
              </w:rPr>
            </w:rPrChange>
          </w:rPr>
          <w:delInstrText>docs</w:delInstrText>
        </w:r>
        <w:r w:rsidR="00AE1425" w:rsidRPr="006E6534" w:rsidDel="00F543D2">
          <w:rPr>
            <w:rFonts w:cs="Times New Roman"/>
            <w:color w:val="000000" w:themeColor="text1"/>
            <w:rPrChange w:id="9283" w:author="N F" w:date="2023-12-05T03:08:00Z">
              <w:rPr>
                <w:rFonts w:cs="Times New Roman"/>
              </w:rPr>
            </w:rPrChange>
          </w:rPr>
          <w:delInstrText>/</w:delInstrText>
        </w:r>
        <w:r w:rsidR="00AE1425" w:rsidRPr="006E6534" w:rsidDel="00F543D2">
          <w:rPr>
            <w:rFonts w:cs="Times New Roman"/>
            <w:color w:val="000000" w:themeColor="text1"/>
            <w:lang w:val="en-US"/>
            <w:rPrChange w:id="9284" w:author="N F" w:date="2023-12-05T03:08:00Z">
              <w:rPr>
                <w:rFonts w:cs="Times New Roman"/>
                <w:lang w:val="en-US"/>
              </w:rPr>
            </w:rPrChange>
          </w:rPr>
          <w:delInstrText>nda</w:delInstrText>
        </w:r>
        <w:r w:rsidR="00AE1425" w:rsidRPr="006E6534" w:rsidDel="00F543D2">
          <w:rPr>
            <w:rFonts w:cs="Times New Roman"/>
            <w:color w:val="000000" w:themeColor="text1"/>
            <w:rPrChange w:id="9285" w:author="N F" w:date="2023-12-05T03:08:00Z">
              <w:rPr>
                <w:rFonts w:cs="Times New Roman"/>
              </w:rPr>
            </w:rPrChange>
          </w:rPr>
          <w:delInstrText>/2015/208065</w:delInstrText>
        </w:r>
        <w:r w:rsidR="00AE1425" w:rsidRPr="006E6534" w:rsidDel="00F543D2">
          <w:rPr>
            <w:rFonts w:cs="Times New Roman"/>
            <w:color w:val="000000" w:themeColor="text1"/>
            <w:lang w:val="en-US"/>
            <w:rPrChange w:id="9286" w:author="N F" w:date="2023-12-05T03:08:00Z">
              <w:rPr>
                <w:rFonts w:cs="Times New Roman"/>
                <w:lang w:val="en-US"/>
              </w:rPr>
            </w:rPrChange>
          </w:rPr>
          <w:delInstrText>Orig</w:delInstrText>
        </w:r>
        <w:r w:rsidR="00AE1425" w:rsidRPr="006E6534" w:rsidDel="00F543D2">
          <w:rPr>
            <w:rFonts w:cs="Times New Roman"/>
            <w:color w:val="000000" w:themeColor="text1"/>
            <w:rPrChange w:id="9287" w:author="N F" w:date="2023-12-05T03:08:00Z">
              <w:rPr>
                <w:rFonts w:cs="Times New Roman"/>
              </w:rPr>
            </w:rPrChange>
          </w:rPr>
          <w:delInstrText>1</w:delInstrText>
        </w:r>
        <w:r w:rsidR="00AE1425" w:rsidRPr="006E6534" w:rsidDel="00F543D2">
          <w:rPr>
            <w:rFonts w:cs="Times New Roman"/>
            <w:color w:val="000000" w:themeColor="text1"/>
            <w:lang w:val="en-US"/>
            <w:rPrChange w:id="9288" w:author="N F" w:date="2023-12-05T03:08:00Z">
              <w:rPr>
                <w:rFonts w:cs="Times New Roman"/>
                <w:lang w:val="en-US"/>
              </w:rPr>
            </w:rPrChange>
          </w:rPr>
          <w:delInstrText>s</w:delInstrText>
        </w:r>
        <w:r w:rsidR="00AE1425" w:rsidRPr="006E6534" w:rsidDel="00F543D2">
          <w:rPr>
            <w:rFonts w:cs="Times New Roman"/>
            <w:color w:val="000000" w:themeColor="text1"/>
            <w:rPrChange w:id="9289" w:author="N F" w:date="2023-12-05T03:08:00Z">
              <w:rPr>
                <w:rFonts w:cs="Times New Roman"/>
              </w:rPr>
            </w:rPrChange>
          </w:rPr>
          <w:delInstrText>000</w:delInstrText>
        </w:r>
        <w:r w:rsidR="00AE1425" w:rsidRPr="006E6534" w:rsidDel="00F543D2">
          <w:rPr>
            <w:rFonts w:cs="Times New Roman"/>
            <w:color w:val="000000" w:themeColor="text1"/>
            <w:lang w:val="en-US"/>
            <w:rPrChange w:id="9290" w:author="N F" w:date="2023-12-05T03:08:00Z">
              <w:rPr>
                <w:rFonts w:cs="Times New Roman"/>
                <w:lang w:val="en-US"/>
              </w:rPr>
            </w:rPrChange>
          </w:rPr>
          <w:delInstrText>TOC</w:delInstrText>
        </w:r>
        <w:r w:rsidR="00AE1425" w:rsidRPr="006E6534" w:rsidDel="00F543D2">
          <w:rPr>
            <w:rFonts w:cs="Times New Roman"/>
            <w:color w:val="000000" w:themeColor="text1"/>
            <w:rPrChange w:id="9291" w:author="N F" w:date="2023-12-05T03:08:00Z">
              <w:rPr>
                <w:rFonts w:cs="Times New Roman"/>
              </w:rPr>
            </w:rPrChange>
          </w:rPr>
          <w:delInstrText>.</w:delInstrText>
        </w:r>
        <w:r w:rsidR="00AE1425" w:rsidRPr="006E6534" w:rsidDel="00F543D2">
          <w:rPr>
            <w:rFonts w:cs="Times New Roman"/>
            <w:color w:val="000000" w:themeColor="text1"/>
            <w:lang w:val="en-US"/>
            <w:rPrChange w:id="9292" w:author="N F" w:date="2023-12-05T03:08:00Z">
              <w:rPr>
                <w:rFonts w:cs="Times New Roman"/>
                <w:lang w:val="en-US"/>
              </w:rPr>
            </w:rPrChange>
          </w:rPr>
          <w:delInstrText>cfm</w:delInstrText>
        </w:r>
        <w:r w:rsidR="00AE1425" w:rsidRPr="006E6534" w:rsidDel="00F543D2">
          <w:rPr>
            <w:rFonts w:cs="Times New Roman"/>
            <w:color w:val="000000" w:themeColor="text1"/>
            <w:rPrChange w:id="9293" w:author="N F" w:date="2023-12-05T03:08:00Z">
              <w:rPr>
                <w:rFonts w:cs="Times New Roman"/>
              </w:rPr>
            </w:rPrChange>
          </w:rPr>
          <w:delInstrText>","</w:delInstrText>
        </w:r>
        <w:r w:rsidR="00AE1425" w:rsidRPr="006E6534" w:rsidDel="00F543D2">
          <w:rPr>
            <w:rFonts w:cs="Times New Roman"/>
            <w:color w:val="000000" w:themeColor="text1"/>
            <w:lang w:val="en-US"/>
            <w:rPrChange w:id="9294" w:author="N F" w:date="2023-12-05T03:08:00Z">
              <w:rPr>
                <w:rFonts w:cs="Times New Roman"/>
                <w:lang w:val="en-US"/>
              </w:rPr>
            </w:rPrChange>
          </w:rPr>
          <w:delInstrText>accessed</w:delInstrText>
        </w:r>
        <w:r w:rsidR="00AE1425" w:rsidRPr="006E6534" w:rsidDel="00F543D2">
          <w:rPr>
            <w:rFonts w:cs="Times New Roman"/>
            <w:color w:val="000000" w:themeColor="text1"/>
            <w:rPrChange w:id="9295" w:author="N F" w:date="2023-12-05T03:08:00Z">
              <w:rPr>
                <w:rFonts w:cs="Times New Roman"/>
              </w:rPr>
            </w:rPrChange>
          </w:rPr>
          <w:delInstrText>":{"</w:delInstrText>
        </w:r>
        <w:r w:rsidR="00AE1425" w:rsidRPr="006E6534" w:rsidDel="00F543D2">
          <w:rPr>
            <w:rFonts w:cs="Times New Roman"/>
            <w:color w:val="000000" w:themeColor="text1"/>
            <w:lang w:val="en-US"/>
            <w:rPrChange w:id="9296" w:author="N F" w:date="2023-12-05T03:08:00Z">
              <w:rPr>
                <w:rFonts w:cs="Times New Roman"/>
                <w:lang w:val="en-US"/>
              </w:rPr>
            </w:rPrChange>
          </w:rPr>
          <w:delInstrText>date</w:delInstrText>
        </w:r>
        <w:r w:rsidR="00AE1425" w:rsidRPr="006E6534" w:rsidDel="00F543D2">
          <w:rPr>
            <w:rFonts w:cs="Times New Roman"/>
            <w:color w:val="000000" w:themeColor="text1"/>
            <w:rPrChange w:id="9297" w:author="N F" w:date="2023-12-05T03:08:00Z">
              <w:rPr>
                <w:rFonts w:cs="Times New Roman"/>
              </w:rPr>
            </w:rPrChange>
          </w:rPr>
          <w:delInstrText>-</w:delInstrText>
        </w:r>
        <w:r w:rsidR="00AE1425" w:rsidRPr="006E6534" w:rsidDel="00F543D2">
          <w:rPr>
            <w:rFonts w:cs="Times New Roman"/>
            <w:color w:val="000000" w:themeColor="text1"/>
            <w:lang w:val="en-US"/>
            <w:rPrChange w:id="9298" w:author="N F" w:date="2023-12-05T03:08:00Z">
              <w:rPr>
                <w:rFonts w:cs="Times New Roman"/>
                <w:lang w:val="en-US"/>
              </w:rPr>
            </w:rPrChange>
          </w:rPr>
          <w:delInstrText>parts</w:delInstrText>
        </w:r>
        <w:r w:rsidR="00AE1425" w:rsidRPr="006E6534" w:rsidDel="00F543D2">
          <w:rPr>
            <w:rFonts w:cs="Times New Roman"/>
            <w:color w:val="000000" w:themeColor="text1"/>
            <w:rPrChange w:id="9299" w:author="N F" w:date="2023-12-05T03:08:00Z">
              <w:rPr>
                <w:rFonts w:cs="Times New Roman"/>
              </w:rPr>
            </w:rPrChange>
          </w:rPr>
          <w:delInstrText>":[["2022",8,2]]}}}],"</w:delInstrText>
        </w:r>
        <w:r w:rsidR="00AE1425" w:rsidRPr="006E6534" w:rsidDel="00F543D2">
          <w:rPr>
            <w:rFonts w:cs="Times New Roman"/>
            <w:color w:val="000000" w:themeColor="text1"/>
            <w:lang w:val="en-US"/>
            <w:rPrChange w:id="9300" w:author="N F" w:date="2023-12-05T03:08:00Z">
              <w:rPr>
                <w:rFonts w:cs="Times New Roman"/>
                <w:lang w:val="en-US"/>
              </w:rPr>
            </w:rPrChange>
          </w:rPr>
          <w:delInstrText>schema</w:delInstrText>
        </w:r>
        <w:r w:rsidR="00AE1425" w:rsidRPr="006E6534" w:rsidDel="00F543D2">
          <w:rPr>
            <w:rFonts w:cs="Times New Roman"/>
            <w:color w:val="000000" w:themeColor="text1"/>
            <w:rPrChange w:id="9301" w:author="N F" w:date="2023-12-05T03:08:00Z">
              <w:rPr>
                <w:rFonts w:cs="Times New Roman"/>
              </w:rPr>
            </w:rPrChange>
          </w:rPr>
          <w:delInstrText>":"</w:delInstrText>
        </w:r>
        <w:r w:rsidR="00AE1425" w:rsidRPr="006E6534" w:rsidDel="00F543D2">
          <w:rPr>
            <w:rFonts w:cs="Times New Roman"/>
            <w:color w:val="000000" w:themeColor="text1"/>
            <w:lang w:val="en-US"/>
            <w:rPrChange w:id="9302" w:author="N F" w:date="2023-12-05T03:08:00Z">
              <w:rPr>
                <w:rFonts w:cs="Times New Roman"/>
                <w:lang w:val="en-US"/>
              </w:rPr>
            </w:rPrChange>
          </w:rPr>
          <w:delInstrText>https</w:delInstrText>
        </w:r>
        <w:r w:rsidR="00AE1425" w:rsidRPr="006E6534" w:rsidDel="00F543D2">
          <w:rPr>
            <w:rFonts w:cs="Times New Roman"/>
            <w:color w:val="000000" w:themeColor="text1"/>
            <w:rPrChange w:id="9303" w:author="N F" w:date="2023-12-05T03:08:00Z">
              <w:rPr>
                <w:rFonts w:cs="Times New Roman"/>
              </w:rPr>
            </w:rPrChange>
          </w:rPr>
          <w:delInstrText>://</w:delInstrText>
        </w:r>
        <w:r w:rsidR="00AE1425" w:rsidRPr="006E6534" w:rsidDel="00F543D2">
          <w:rPr>
            <w:rFonts w:cs="Times New Roman"/>
            <w:color w:val="000000" w:themeColor="text1"/>
            <w:lang w:val="en-US"/>
            <w:rPrChange w:id="9304" w:author="N F" w:date="2023-12-05T03:08:00Z">
              <w:rPr>
                <w:rFonts w:cs="Times New Roman"/>
                <w:lang w:val="en-US"/>
              </w:rPr>
            </w:rPrChange>
          </w:rPr>
          <w:delInstrText>github</w:delInstrText>
        </w:r>
        <w:r w:rsidR="00AE1425" w:rsidRPr="006E6534" w:rsidDel="00F543D2">
          <w:rPr>
            <w:rFonts w:cs="Times New Roman"/>
            <w:color w:val="000000" w:themeColor="text1"/>
            <w:rPrChange w:id="9305" w:author="N F" w:date="2023-12-05T03:08:00Z">
              <w:rPr>
                <w:rFonts w:cs="Times New Roman"/>
              </w:rPr>
            </w:rPrChange>
          </w:rPr>
          <w:delInstrText>.</w:delInstrText>
        </w:r>
        <w:r w:rsidR="00AE1425" w:rsidRPr="006E6534" w:rsidDel="00F543D2">
          <w:rPr>
            <w:rFonts w:cs="Times New Roman"/>
            <w:color w:val="000000" w:themeColor="text1"/>
            <w:lang w:val="en-US"/>
            <w:rPrChange w:id="9306" w:author="N F" w:date="2023-12-05T03:08:00Z">
              <w:rPr>
                <w:rFonts w:cs="Times New Roman"/>
                <w:lang w:val="en-US"/>
              </w:rPr>
            </w:rPrChange>
          </w:rPr>
          <w:delInstrText>com</w:delInstrText>
        </w:r>
        <w:r w:rsidR="00AE1425" w:rsidRPr="006E6534" w:rsidDel="00F543D2">
          <w:rPr>
            <w:rFonts w:cs="Times New Roman"/>
            <w:color w:val="000000" w:themeColor="text1"/>
            <w:rPrChange w:id="9307" w:author="N F" w:date="2023-12-05T03:08:00Z">
              <w:rPr>
                <w:rFonts w:cs="Times New Roman"/>
              </w:rPr>
            </w:rPrChange>
          </w:rPr>
          <w:delInstrText>/</w:delInstrText>
        </w:r>
        <w:r w:rsidR="00AE1425" w:rsidRPr="006E6534" w:rsidDel="00F543D2">
          <w:rPr>
            <w:rFonts w:cs="Times New Roman"/>
            <w:color w:val="000000" w:themeColor="text1"/>
            <w:lang w:val="en-US"/>
            <w:rPrChange w:id="9308" w:author="N F" w:date="2023-12-05T03:08:00Z">
              <w:rPr>
                <w:rFonts w:cs="Times New Roman"/>
                <w:lang w:val="en-US"/>
              </w:rPr>
            </w:rPrChange>
          </w:rPr>
          <w:delInstrText>citation</w:delInstrText>
        </w:r>
        <w:r w:rsidR="00AE1425" w:rsidRPr="006E6534" w:rsidDel="00F543D2">
          <w:rPr>
            <w:rFonts w:cs="Times New Roman"/>
            <w:color w:val="000000" w:themeColor="text1"/>
            <w:rPrChange w:id="9309" w:author="N F" w:date="2023-12-05T03:08:00Z">
              <w:rPr>
                <w:rFonts w:cs="Times New Roman"/>
              </w:rPr>
            </w:rPrChange>
          </w:rPr>
          <w:delInstrText>-</w:delInstrText>
        </w:r>
        <w:r w:rsidR="00AE1425" w:rsidRPr="006E6534" w:rsidDel="00F543D2">
          <w:rPr>
            <w:rFonts w:cs="Times New Roman"/>
            <w:color w:val="000000" w:themeColor="text1"/>
            <w:lang w:val="en-US"/>
            <w:rPrChange w:id="9310" w:author="N F" w:date="2023-12-05T03:08:00Z">
              <w:rPr>
                <w:rFonts w:cs="Times New Roman"/>
                <w:lang w:val="en-US"/>
              </w:rPr>
            </w:rPrChange>
          </w:rPr>
          <w:delInstrText>style</w:delInstrText>
        </w:r>
        <w:r w:rsidR="00AE1425" w:rsidRPr="006E6534" w:rsidDel="00F543D2">
          <w:rPr>
            <w:rFonts w:cs="Times New Roman"/>
            <w:color w:val="000000" w:themeColor="text1"/>
            <w:rPrChange w:id="9311" w:author="N F" w:date="2023-12-05T03:08:00Z">
              <w:rPr>
                <w:rFonts w:cs="Times New Roman"/>
              </w:rPr>
            </w:rPrChange>
          </w:rPr>
          <w:delInstrText>-</w:delInstrText>
        </w:r>
        <w:r w:rsidR="00AE1425" w:rsidRPr="006E6534" w:rsidDel="00F543D2">
          <w:rPr>
            <w:rFonts w:cs="Times New Roman"/>
            <w:color w:val="000000" w:themeColor="text1"/>
            <w:lang w:val="en-US"/>
            <w:rPrChange w:id="9312" w:author="N F" w:date="2023-12-05T03:08:00Z">
              <w:rPr>
                <w:rFonts w:cs="Times New Roman"/>
                <w:lang w:val="en-US"/>
              </w:rPr>
            </w:rPrChange>
          </w:rPr>
          <w:delInstrText>language</w:delInstrText>
        </w:r>
        <w:r w:rsidR="00AE1425" w:rsidRPr="006E6534" w:rsidDel="00F543D2">
          <w:rPr>
            <w:rFonts w:cs="Times New Roman"/>
            <w:color w:val="000000" w:themeColor="text1"/>
            <w:rPrChange w:id="9313" w:author="N F" w:date="2023-12-05T03:08:00Z">
              <w:rPr>
                <w:rFonts w:cs="Times New Roman"/>
              </w:rPr>
            </w:rPrChange>
          </w:rPr>
          <w:delInstrText>/</w:delInstrText>
        </w:r>
        <w:r w:rsidR="00AE1425" w:rsidRPr="006E6534" w:rsidDel="00F543D2">
          <w:rPr>
            <w:rFonts w:cs="Times New Roman"/>
            <w:color w:val="000000" w:themeColor="text1"/>
            <w:lang w:val="en-US"/>
            <w:rPrChange w:id="9314" w:author="N F" w:date="2023-12-05T03:08:00Z">
              <w:rPr>
                <w:rFonts w:cs="Times New Roman"/>
                <w:lang w:val="en-US"/>
              </w:rPr>
            </w:rPrChange>
          </w:rPr>
          <w:delInstrText>schema</w:delInstrText>
        </w:r>
        <w:r w:rsidR="00AE1425" w:rsidRPr="006E6534" w:rsidDel="00F543D2">
          <w:rPr>
            <w:rFonts w:cs="Times New Roman"/>
            <w:color w:val="000000" w:themeColor="text1"/>
            <w:rPrChange w:id="9315" w:author="N F" w:date="2023-12-05T03:08:00Z">
              <w:rPr>
                <w:rFonts w:cs="Times New Roman"/>
              </w:rPr>
            </w:rPrChange>
          </w:rPr>
          <w:delInstrText>/</w:delInstrText>
        </w:r>
        <w:r w:rsidR="00AE1425" w:rsidRPr="006E6534" w:rsidDel="00F543D2">
          <w:rPr>
            <w:rFonts w:cs="Times New Roman"/>
            <w:color w:val="000000" w:themeColor="text1"/>
            <w:lang w:val="en-US"/>
            <w:rPrChange w:id="9316" w:author="N F" w:date="2023-12-05T03:08:00Z">
              <w:rPr>
                <w:rFonts w:cs="Times New Roman"/>
                <w:lang w:val="en-US"/>
              </w:rPr>
            </w:rPrChange>
          </w:rPr>
          <w:delInstrText>raw</w:delInstrText>
        </w:r>
        <w:r w:rsidR="00AE1425" w:rsidRPr="006E6534" w:rsidDel="00F543D2">
          <w:rPr>
            <w:rFonts w:cs="Times New Roman"/>
            <w:color w:val="000000" w:themeColor="text1"/>
            <w:rPrChange w:id="9317" w:author="N F" w:date="2023-12-05T03:08:00Z">
              <w:rPr>
                <w:rFonts w:cs="Times New Roman"/>
              </w:rPr>
            </w:rPrChange>
          </w:rPr>
          <w:delInstrText>/</w:delInstrText>
        </w:r>
        <w:r w:rsidR="00AE1425" w:rsidRPr="006E6534" w:rsidDel="00F543D2">
          <w:rPr>
            <w:rFonts w:cs="Times New Roman"/>
            <w:color w:val="000000" w:themeColor="text1"/>
            <w:lang w:val="en-US"/>
            <w:rPrChange w:id="9318" w:author="N F" w:date="2023-12-05T03:08:00Z">
              <w:rPr>
                <w:rFonts w:cs="Times New Roman"/>
                <w:lang w:val="en-US"/>
              </w:rPr>
            </w:rPrChange>
          </w:rPr>
          <w:delInstrText>master</w:delInstrText>
        </w:r>
        <w:r w:rsidR="00AE1425" w:rsidRPr="006E6534" w:rsidDel="00F543D2">
          <w:rPr>
            <w:rFonts w:cs="Times New Roman"/>
            <w:color w:val="000000" w:themeColor="text1"/>
            <w:rPrChange w:id="9319" w:author="N F" w:date="2023-12-05T03:08:00Z">
              <w:rPr>
                <w:rFonts w:cs="Times New Roman"/>
              </w:rPr>
            </w:rPrChange>
          </w:rPr>
          <w:delInstrText>/</w:delInstrText>
        </w:r>
        <w:r w:rsidR="00AE1425" w:rsidRPr="006E6534" w:rsidDel="00F543D2">
          <w:rPr>
            <w:rFonts w:cs="Times New Roman"/>
            <w:color w:val="000000" w:themeColor="text1"/>
            <w:lang w:val="en-US"/>
            <w:rPrChange w:id="9320" w:author="N F" w:date="2023-12-05T03:08:00Z">
              <w:rPr>
                <w:rFonts w:cs="Times New Roman"/>
                <w:lang w:val="en-US"/>
              </w:rPr>
            </w:rPrChange>
          </w:rPr>
          <w:delInstrText>csl</w:delInstrText>
        </w:r>
        <w:r w:rsidR="00AE1425" w:rsidRPr="006E6534" w:rsidDel="00F543D2">
          <w:rPr>
            <w:rFonts w:cs="Times New Roman"/>
            <w:color w:val="000000" w:themeColor="text1"/>
            <w:rPrChange w:id="9321" w:author="N F" w:date="2023-12-05T03:08:00Z">
              <w:rPr>
                <w:rFonts w:cs="Times New Roman"/>
              </w:rPr>
            </w:rPrChange>
          </w:rPr>
          <w:delInstrText>-</w:delInstrText>
        </w:r>
        <w:r w:rsidR="00AE1425" w:rsidRPr="006E6534" w:rsidDel="00F543D2">
          <w:rPr>
            <w:rFonts w:cs="Times New Roman"/>
            <w:color w:val="000000" w:themeColor="text1"/>
            <w:lang w:val="en-US"/>
            <w:rPrChange w:id="9322" w:author="N F" w:date="2023-12-05T03:08:00Z">
              <w:rPr>
                <w:rFonts w:cs="Times New Roman"/>
                <w:lang w:val="en-US"/>
              </w:rPr>
            </w:rPrChange>
          </w:rPr>
          <w:delInstrText>citation</w:delInstrText>
        </w:r>
        <w:r w:rsidR="00AE1425" w:rsidRPr="006E6534" w:rsidDel="00F543D2">
          <w:rPr>
            <w:rFonts w:cs="Times New Roman"/>
            <w:color w:val="000000" w:themeColor="text1"/>
            <w:rPrChange w:id="9323" w:author="N F" w:date="2023-12-05T03:08:00Z">
              <w:rPr>
                <w:rFonts w:cs="Times New Roman"/>
              </w:rPr>
            </w:rPrChange>
          </w:rPr>
          <w:delInstrText>.</w:delInstrText>
        </w:r>
        <w:r w:rsidR="00AE1425" w:rsidRPr="006E6534" w:rsidDel="00F543D2">
          <w:rPr>
            <w:rFonts w:cs="Times New Roman"/>
            <w:color w:val="000000" w:themeColor="text1"/>
            <w:lang w:val="en-US"/>
            <w:rPrChange w:id="9324" w:author="N F" w:date="2023-12-05T03:08:00Z">
              <w:rPr>
                <w:rFonts w:cs="Times New Roman"/>
                <w:lang w:val="en-US"/>
              </w:rPr>
            </w:rPrChange>
          </w:rPr>
          <w:delInstrText>json</w:delInstrText>
        </w:r>
        <w:r w:rsidR="00AE1425" w:rsidRPr="006E6534" w:rsidDel="00F543D2">
          <w:rPr>
            <w:rFonts w:cs="Times New Roman"/>
            <w:color w:val="000000" w:themeColor="text1"/>
            <w:rPrChange w:id="9325" w:author="N F" w:date="2023-12-05T03:08:00Z">
              <w:rPr>
                <w:rFonts w:cs="Times New Roman"/>
              </w:rPr>
            </w:rPrChange>
          </w:rPr>
          <w:delInstrText xml:space="preserve">"} </w:delInstrText>
        </w:r>
        <w:r w:rsidR="00893921" w:rsidRPr="006E6534" w:rsidDel="00F543D2">
          <w:rPr>
            <w:rFonts w:cs="Times New Roman"/>
            <w:color w:val="000000" w:themeColor="text1"/>
            <w:lang w:val="en-US"/>
            <w:rPrChange w:id="9326" w:author="N F" w:date="2023-12-05T03:08:00Z">
              <w:rPr>
                <w:rFonts w:cs="Times New Roman"/>
                <w:lang w:val="en-US"/>
              </w:rPr>
            </w:rPrChange>
          </w:rPr>
          <w:fldChar w:fldCharType="separate"/>
        </w:r>
        <w:r w:rsidR="00AE1425" w:rsidRPr="006E6534" w:rsidDel="00F543D2">
          <w:rPr>
            <w:rFonts w:cs="Times New Roman"/>
            <w:color w:val="000000" w:themeColor="text1"/>
            <w:rPrChange w:id="9327" w:author="N F" w:date="2023-12-05T03:08:00Z">
              <w:rPr>
                <w:rFonts w:cs="Times New Roman"/>
              </w:rPr>
            </w:rPrChange>
          </w:rPr>
          <w:delText>(6)</w:delText>
        </w:r>
        <w:r w:rsidR="00893921" w:rsidRPr="006E6534" w:rsidDel="00F543D2">
          <w:rPr>
            <w:rFonts w:cs="Times New Roman"/>
            <w:color w:val="000000" w:themeColor="text1"/>
            <w:lang w:val="en-US"/>
            <w:rPrChange w:id="9328" w:author="N F" w:date="2023-12-05T03:08:00Z">
              <w:rPr>
                <w:rFonts w:cs="Times New Roman"/>
                <w:lang w:val="en-US"/>
              </w:rPr>
            </w:rPrChange>
          </w:rPr>
          <w:fldChar w:fldCharType="end"/>
        </w:r>
      </w:del>
      <w:r w:rsidR="00890CC6" w:rsidRPr="006E6534">
        <w:rPr>
          <w:rFonts w:cs="Times New Roman"/>
          <w:color w:val="000000" w:themeColor="text1"/>
          <w:rPrChange w:id="9329" w:author="N F" w:date="2023-12-05T03:08:00Z">
            <w:rPr>
              <w:rFonts w:cs="Times New Roman"/>
            </w:rPr>
          </w:rPrChange>
        </w:rPr>
        <w:t>.</w:t>
      </w:r>
    </w:p>
    <w:p w14:paraId="31CA603C" w14:textId="6705FA81" w:rsidR="006B23E0" w:rsidRPr="00527FD0" w:rsidRDefault="006B23E0">
      <w:pPr>
        <w:pStyle w:val="SDTable"/>
        <w:spacing w:after="0"/>
        <w:jc w:val="both"/>
        <w:pPrChange w:id="9330" w:author="Barshadskaya, Yuliya" w:date="2024-01-14T17:32:00Z">
          <w:pPr>
            <w:pStyle w:val="SDTable"/>
          </w:pPr>
        </w:pPrChange>
      </w:pPr>
      <w:bookmarkStart w:id="9331" w:name="_Ref115179731"/>
      <w:bookmarkStart w:id="9332" w:name="_Toc115733160"/>
      <w:r w:rsidRPr="00F543D2">
        <w:rPr>
          <w:b/>
          <w:rPrChange w:id="9333" w:author="Barshadskaya, Yuliya" w:date="2024-01-14T17:32:00Z">
            <w:rPr/>
          </w:rPrChange>
        </w:rPr>
        <w:t xml:space="preserve">Таблица </w:t>
      </w:r>
      <w:r w:rsidR="003D1135" w:rsidRPr="00F543D2">
        <w:rPr>
          <w:b/>
          <w:rPrChange w:id="9334" w:author="Barshadskaya, Yuliya" w:date="2024-01-14T17:32:00Z">
            <w:rPr/>
          </w:rPrChange>
        </w:rPr>
        <w:fldChar w:fldCharType="begin"/>
      </w:r>
      <w:r w:rsidR="003D1135" w:rsidRPr="00F543D2">
        <w:rPr>
          <w:b/>
          <w:rPrChange w:id="9335" w:author="Barshadskaya, Yuliya" w:date="2024-01-14T17:32:00Z">
            <w:rPr/>
          </w:rPrChange>
        </w:rPr>
        <w:instrText xml:space="preserve"> STYLEREF 1 \s </w:instrText>
      </w:r>
      <w:r w:rsidR="003D1135" w:rsidRPr="00F543D2">
        <w:rPr>
          <w:b/>
          <w:rPrChange w:id="9336" w:author="Barshadskaya, Yuliya" w:date="2024-01-14T17:32:00Z">
            <w:rPr/>
          </w:rPrChange>
        </w:rPr>
        <w:fldChar w:fldCharType="separate"/>
      </w:r>
      <w:r w:rsidR="004C4CE2" w:rsidRPr="00F543D2">
        <w:rPr>
          <w:b/>
          <w:noProof/>
          <w:rPrChange w:id="9337" w:author="Barshadskaya, Yuliya" w:date="2024-01-14T17:32:00Z">
            <w:rPr>
              <w:noProof/>
            </w:rPr>
          </w:rPrChange>
        </w:rPr>
        <w:t>3</w:t>
      </w:r>
      <w:r w:rsidR="003D1135" w:rsidRPr="00F543D2">
        <w:rPr>
          <w:b/>
          <w:rPrChange w:id="9338" w:author="Barshadskaya, Yuliya" w:date="2024-01-14T17:32:00Z">
            <w:rPr/>
          </w:rPrChange>
        </w:rPr>
        <w:fldChar w:fldCharType="end"/>
      </w:r>
      <w:r w:rsidR="003D1135" w:rsidRPr="00F543D2">
        <w:rPr>
          <w:b/>
          <w:rPrChange w:id="9339" w:author="Barshadskaya, Yuliya" w:date="2024-01-14T17:32:00Z">
            <w:rPr/>
          </w:rPrChange>
        </w:rPr>
        <w:noBreakHyphen/>
      </w:r>
      <w:r w:rsidR="003D1135" w:rsidRPr="00F543D2">
        <w:rPr>
          <w:b/>
          <w:rPrChange w:id="9340" w:author="Barshadskaya, Yuliya" w:date="2024-01-14T17:32:00Z">
            <w:rPr/>
          </w:rPrChange>
        </w:rPr>
        <w:fldChar w:fldCharType="begin"/>
      </w:r>
      <w:r w:rsidR="003D1135" w:rsidRPr="00F543D2">
        <w:rPr>
          <w:b/>
          <w:rPrChange w:id="9341" w:author="Barshadskaya, Yuliya" w:date="2024-01-14T17:32:00Z">
            <w:rPr/>
          </w:rPrChange>
        </w:rPr>
        <w:instrText xml:space="preserve"> SEQ Таблица \* ARABIC \s 1 </w:instrText>
      </w:r>
      <w:r w:rsidR="003D1135" w:rsidRPr="00F543D2">
        <w:rPr>
          <w:b/>
          <w:rPrChange w:id="9342" w:author="Barshadskaya, Yuliya" w:date="2024-01-14T17:32:00Z">
            <w:rPr/>
          </w:rPrChange>
        </w:rPr>
        <w:fldChar w:fldCharType="separate"/>
      </w:r>
      <w:r w:rsidR="004C4CE2" w:rsidRPr="00F543D2">
        <w:rPr>
          <w:b/>
          <w:noProof/>
          <w:rPrChange w:id="9343" w:author="Barshadskaya, Yuliya" w:date="2024-01-14T17:32:00Z">
            <w:rPr>
              <w:noProof/>
            </w:rPr>
          </w:rPrChange>
        </w:rPr>
        <w:t>3</w:t>
      </w:r>
      <w:r w:rsidR="003D1135" w:rsidRPr="00F543D2">
        <w:rPr>
          <w:b/>
          <w:rPrChange w:id="9344" w:author="Barshadskaya, Yuliya" w:date="2024-01-14T17:32:00Z">
            <w:rPr/>
          </w:rPrChange>
        </w:rPr>
        <w:fldChar w:fldCharType="end"/>
      </w:r>
      <w:bookmarkEnd w:id="9331"/>
      <w:ins w:id="9345" w:author="Barshadskaya, Yuliya" w:date="2024-01-14T17:32:00Z">
        <w:r w:rsidR="00F543D2" w:rsidRPr="00F543D2">
          <w:rPr>
            <w:b/>
            <w:rPrChange w:id="9346" w:author="Barshadskaya, Yuliya" w:date="2024-01-14T17:32:00Z">
              <w:rPr/>
            </w:rPrChange>
          </w:rPr>
          <w:t>.</w:t>
        </w:r>
      </w:ins>
      <w:r w:rsidRPr="00527FD0">
        <w:t xml:space="preserve"> </w:t>
      </w:r>
      <w:r w:rsidR="00D77AF5" w:rsidRPr="00527FD0">
        <w:t>Фармакокинетические показатели осимертиниба и его метаболита при</w:t>
      </w:r>
      <w:r w:rsidR="00BD513B" w:rsidRPr="00452D3C">
        <w:t xml:space="preserve"> в</w:t>
      </w:r>
      <w:r w:rsidR="00BD513B" w:rsidRPr="008A1743">
        <w:t>нутривенном или пероральном</w:t>
      </w:r>
      <w:r w:rsidR="00D77AF5" w:rsidRPr="006E6534">
        <w:t xml:space="preserve"> введении радиоа</w:t>
      </w:r>
      <w:r w:rsidR="00BD513B" w:rsidRPr="006E6534">
        <w:t>ктивного препарата в дозе</w:t>
      </w:r>
      <w:r w:rsidR="00E3362D" w:rsidRPr="006E6534">
        <w:t xml:space="preserve"> 1 или 2 мг/кг соответственно</w:t>
      </w:r>
      <w:r w:rsidR="00BD513B" w:rsidRPr="006E6534">
        <w:t xml:space="preserve"> собакам</w:t>
      </w:r>
      <w:r w:rsidR="009217E2" w:rsidRPr="006E6534">
        <w:t xml:space="preserve"> </w:t>
      </w:r>
      <w:ins w:id="9347" w:author="Barshadskaya, Yuliya" w:date="2024-01-14T17:33:00Z">
        <w:r w:rsidR="00F543D2" w:rsidRPr="0001519A">
          <w:rPr>
            <w:rFonts w:cs="Times New Roman"/>
            <w:color w:val="000000" w:themeColor="text1"/>
            <w:lang w:val="en-US"/>
          </w:rPr>
          <w:fldChar w:fldCharType="begin"/>
        </w:r>
        <w:r w:rsidR="00F543D2"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F543D2" w:rsidRPr="0001519A">
          <w:rPr>
            <w:rFonts w:cs="Times New Roman"/>
            <w:color w:val="000000" w:themeColor="text1"/>
            <w:lang w:val="en-US"/>
          </w:rPr>
          <w:fldChar w:fldCharType="separate"/>
        </w:r>
        <w:r w:rsidR="00F543D2" w:rsidRPr="0018315E">
          <w:rPr>
            <w:rFonts w:cs="Times New Roman"/>
            <w:color w:val="000000" w:themeColor="text1"/>
          </w:rPr>
          <w:t>[</w:t>
        </w:r>
      </w:ins>
      <w:ins w:id="9348" w:author="Barshadskaya, Yuliya" w:date="2024-02-22T23:46:00Z">
        <w:r w:rsidR="007C662F">
          <w:rPr>
            <w:rFonts w:cs="Times New Roman"/>
            <w:color w:val="000000" w:themeColor="text1"/>
          </w:rPr>
          <w:t>1</w:t>
        </w:r>
      </w:ins>
      <w:ins w:id="9349" w:author="Barshadskaya, Yuliya" w:date="2024-01-14T17:33:00Z">
        <w:r w:rsidR="00F543D2" w:rsidRPr="00DD38F1">
          <w:rPr>
            <w:rFonts w:cs="Times New Roman"/>
            <w:color w:val="000000" w:themeColor="text1"/>
          </w:rPr>
          <w:t>]</w:t>
        </w:r>
        <w:r w:rsidR="00F543D2" w:rsidRPr="0001519A">
          <w:rPr>
            <w:rFonts w:cs="Times New Roman"/>
            <w:color w:val="000000" w:themeColor="text1"/>
            <w:lang w:val="en-US"/>
          </w:rPr>
          <w:fldChar w:fldCharType="end"/>
        </w:r>
        <w:r w:rsidR="00F543D2">
          <w:rPr>
            <w:rFonts w:cs="Times New Roman"/>
            <w:color w:val="000000" w:themeColor="text1"/>
          </w:rPr>
          <w:t>.</w:t>
        </w:r>
      </w:ins>
      <w:del w:id="9350" w:author="Barshadskaya, Yuliya" w:date="2024-01-14T17:33:00Z">
        <w:r w:rsidRPr="00527FD0" w:rsidDel="00F543D2">
          <w:rPr>
            <w:lang w:val="en-US"/>
          </w:rPr>
          <w:fldChar w:fldCharType="begin"/>
        </w:r>
        <w:r w:rsidRPr="006E6534" w:rsidDel="00F543D2">
          <w:delInstrText xml:space="preserve"> </w:delInstrText>
        </w:r>
        <w:r w:rsidRPr="006E6534" w:rsidDel="00F543D2">
          <w:rPr>
            <w:lang w:val="en-US"/>
          </w:rPr>
          <w:delInstrText>ADDIN</w:delInstrText>
        </w:r>
        <w:r w:rsidRPr="006E6534" w:rsidDel="00F543D2">
          <w:delInstrText xml:space="preserve"> </w:delInstrText>
        </w:r>
        <w:r w:rsidRPr="006E6534" w:rsidDel="00F543D2">
          <w:rPr>
            <w:lang w:val="en-US"/>
          </w:rPr>
          <w:delInstrText>ZOTERO</w:delInstrText>
        </w:r>
        <w:r w:rsidRPr="006E6534" w:rsidDel="00F543D2">
          <w:delInstrText>_</w:delInstrText>
        </w:r>
        <w:r w:rsidRPr="006E6534" w:rsidDel="00F543D2">
          <w:rPr>
            <w:lang w:val="en-US"/>
          </w:rPr>
          <w:delInstrText>ITEM</w:delInstrText>
        </w:r>
        <w:r w:rsidRPr="006E6534" w:rsidDel="00F543D2">
          <w:delInstrText xml:space="preserve"> </w:delInstrText>
        </w:r>
        <w:r w:rsidRPr="006E6534" w:rsidDel="00F543D2">
          <w:rPr>
            <w:lang w:val="en-US"/>
          </w:rPr>
          <w:delInstrText>CSL</w:delInstrText>
        </w:r>
        <w:r w:rsidRPr="006E6534" w:rsidDel="00F543D2">
          <w:delInstrText>_</w:delInstrText>
        </w:r>
        <w:r w:rsidRPr="006E6534" w:rsidDel="00F543D2">
          <w:rPr>
            <w:lang w:val="en-US"/>
          </w:rPr>
          <w:delInstrText>CITATION</w:delInstrText>
        </w:r>
        <w:r w:rsidRPr="006E6534" w:rsidDel="00F543D2">
          <w:delInstrText xml:space="preserve"> {"</w:delInstrText>
        </w:r>
        <w:r w:rsidRPr="006E6534" w:rsidDel="00F543D2">
          <w:rPr>
            <w:lang w:val="en-US"/>
          </w:rPr>
          <w:delInstrText>citationID</w:delInstrText>
        </w:r>
        <w:r w:rsidRPr="006E6534" w:rsidDel="00F543D2">
          <w:delInstrText>":"7</w:delInstrText>
        </w:r>
        <w:r w:rsidRPr="006E6534" w:rsidDel="00F543D2">
          <w:rPr>
            <w:lang w:val="en-US"/>
          </w:rPr>
          <w:delInstrText>Hh</w:delInstrText>
        </w:r>
        <w:r w:rsidRPr="006E6534" w:rsidDel="00F543D2">
          <w:delInstrText>5</w:delInstrText>
        </w:r>
        <w:r w:rsidRPr="006E6534" w:rsidDel="00F543D2">
          <w:rPr>
            <w:lang w:val="en-US"/>
          </w:rPr>
          <w:delInstrText>rRvY</w:delInstrText>
        </w:r>
        <w:r w:rsidRPr="006E6534" w:rsidDel="00F543D2">
          <w:delInstrText>","</w:delInstrText>
        </w:r>
        <w:r w:rsidRPr="006E6534" w:rsidDel="00F543D2">
          <w:rPr>
            <w:lang w:val="en-US"/>
          </w:rPr>
          <w:delInstrText>properties</w:delInstrText>
        </w:r>
        <w:r w:rsidRPr="006E6534" w:rsidDel="00F543D2">
          <w:delInstrText>":{"</w:delInstrText>
        </w:r>
        <w:r w:rsidRPr="006E6534" w:rsidDel="00F543D2">
          <w:rPr>
            <w:lang w:val="en-US"/>
          </w:rPr>
          <w:delInstrText>formattedCitation</w:delInstrText>
        </w:r>
        <w:r w:rsidRPr="006E6534" w:rsidDel="00F543D2">
          <w:delInstrText>":"(6)","</w:delInstrText>
        </w:r>
        <w:r w:rsidRPr="006E6534" w:rsidDel="00F543D2">
          <w:rPr>
            <w:lang w:val="en-US"/>
          </w:rPr>
          <w:delInstrText>plainCitation</w:delInstrText>
        </w:r>
        <w:r w:rsidRPr="006E6534" w:rsidDel="00F543D2">
          <w:delInstrText>":"(6)","</w:delInstrText>
        </w:r>
        <w:r w:rsidRPr="006E6534" w:rsidDel="00F543D2">
          <w:rPr>
            <w:lang w:val="en-US"/>
          </w:rPr>
          <w:delInstrText>noteIndex</w:delInstrText>
        </w:r>
        <w:r w:rsidRPr="006E6534" w:rsidDel="00F543D2">
          <w:delInstrText>":0},"</w:delInstrText>
        </w:r>
        <w:r w:rsidRPr="006E6534" w:rsidDel="00F543D2">
          <w:rPr>
            <w:lang w:val="en-US"/>
          </w:rPr>
          <w:delInstrText>citationItems</w:delInstrText>
        </w:r>
        <w:r w:rsidRPr="006E6534" w:rsidDel="00F543D2">
          <w:delInstrText>":[{"</w:delInstrText>
        </w:r>
        <w:r w:rsidRPr="006E6534" w:rsidDel="00F543D2">
          <w:rPr>
            <w:lang w:val="en-US"/>
          </w:rPr>
          <w:delInstrText>id</w:delInstrText>
        </w:r>
        <w:r w:rsidRPr="006E6534" w:rsidDel="00F543D2">
          <w:delInstrText>":161758,"</w:delInstrText>
        </w:r>
        <w:r w:rsidRPr="006E6534" w:rsidDel="00F543D2">
          <w:rPr>
            <w:lang w:val="en-US"/>
          </w:rPr>
          <w:delInstrText>uris</w:delInstrText>
        </w:r>
        <w:r w:rsidRPr="006E6534" w:rsidDel="00F543D2">
          <w:delInstrText>":["</w:delInstrText>
        </w:r>
        <w:r w:rsidRPr="006E6534" w:rsidDel="00F543D2">
          <w:rPr>
            <w:lang w:val="en-US"/>
          </w:rPr>
          <w:delInstrText>http</w:delInstrText>
        </w:r>
        <w:r w:rsidRPr="006E6534" w:rsidDel="00F543D2">
          <w:delInstrText>://</w:delInstrText>
        </w:r>
        <w:r w:rsidRPr="006E6534" w:rsidDel="00F543D2">
          <w:rPr>
            <w:lang w:val="en-US"/>
          </w:rPr>
          <w:delInstrText>zotero</w:delInstrText>
        </w:r>
        <w:r w:rsidRPr="006E6534" w:rsidDel="00F543D2">
          <w:delInstrText>.</w:delInstrText>
        </w:r>
        <w:r w:rsidRPr="006E6534" w:rsidDel="00F543D2">
          <w:rPr>
            <w:lang w:val="en-US"/>
          </w:rPr>
          <w:delInstrText>org</w:delInstrText>
        </w:r>
        <w:r w:rsidRPr="006E6534" w:rsidDel="00F543D2">
          <w:delInstrText>/</w:delInstrText>
        </w:r>
        <w:r w:rsidRPr="006E6534" w:rsidDel="00F543D2">
          <w:rPr>
            <w:lang w:val="en-US"/>
          </w:rPr>
          <w:delInstrText>groups</w:delInstrText>
        </w:r>
        <w:r w:rsidRPr="006E6534" w:rsidDel="00F543D2">
          <w:delInstrText>/4735135/</w:delInstrText>
        </w:r>
        <w:r w:rsidRPr="006E6534" w:rsidDel="00F543D2">
          <w:rPr>
            <w:lang w:val="en-US"/>
          </w:rPr>
          <w:delInstrText>items</w:delInstrText>
        </w:r>
        <w:r w:rsidRPr="006E6534" w:rsidDel="00F543D2">
          <w:delInstrText>/</w:delInstrText>
        </w:r>
        <w:r w:rsidRPr="006E6534" w:rsidDel="00F543D2">
          <w:rPr>
            <w:lang w:val="en-US"/>
          </w:rPr>
          <w:delInstrText>YQI</w:delInstrText>
        </w:r>
        <w:r w:rsidRPr="006E6534" w:rsidDel="00F543D2">
          <w:delInstrText>77</w:delInstrText>
        </w:r>
        <w:r w:rsidRPr="006E6534" w:rsidDel="00F543D2">
          <w:rPr>
            <w:lang w:val="en-US"/>
          </w:rPr>
          <w:delInstrText>G</w:delInstrText>
        </w:r>
        <w:r w:rsidRPr="006E6534" w:rsidDel="00F543D2">
          <w:delInstrText>3</w:delInstrText>
        </w:r>
        <w:r w:rsidRPr="006E6534" w:rsidDel="00F543D2">
          <w:rPr>
            <w:lang w:val="en-US"/>
          </w:rPr>
          <w:delInstrText>L</w:delInstrText>
        </w:r>
        <w:r w:rsidRPr="006E6534" w:rsidDel="00F543D2">
          <w:delInstrText>"],"</w:delInstrText>
        </w:r>
        <w:r w:rsidRPr="006E6534" w:rsidDel="00F543D2">
          <w:rPr>
            <w:lang w:val="en-US"/>
          </w:rPr>
          <w:delInstrText>itemData</w:delInstrText>
        </w:r>
        <w:r w:rsidRPr="006E6534" w:rsidDel="00F543D2">
          <w:delInstrText>":{"</w:delInstrText>
        </w:r>
        <w:r w:rsidRPr="006E6534" w:rsidDel="00F543D2">
          <w:rPr>
            <w:lang w:val="en-US"/>
          </w:rPr>
          <w:delInstrText>id</w:delInstrText>
        </w:r>
        <w:r w:rsidRPr="006E6534" w:rsidDel="00F543D2">
          <w:delInstrText>":161758,"</w:delInstrText>
        </w:r>
        <w:r w:rsidRPr="006E6534" w:rsidDel="00F543D2">
          <w:rPr>
            <w:lang w:val="en-US"/>
          </w:rPr>
          <w:delInstrText>type</w:delInstrText>
        </w:r>
        <w:r w:rsidRPr="006E6534" w:rsidDel="00F543D2">
          <w:delInstrText>":"</w:delInstrText>
        </w:r>
        <w:r w:rsidRPr="006E6534" w:rsidDel="00F543D2">
          <w:rPr>
            <w:lang w:val="en-US"/>
          </w:rPr>
          <w:delInstrText>webpage</w:delInstrText>
        </w:r>
        <w:r w:rsidRPr="006E6534" w:rsidDel="00F543D2">
          <w:delInstrText>","</w:delInstrText>
        </w:r>
        <w:r w:rsidRPr="006E6534" w:rsidDel="00F543D2">
          <w:rPr>
            <w:lang w:val="en-US"/>
          </w:rPr>
          <w:delInstrText>title</w:delInstrText>
        </w:r>
        <w:r w:rsidRPr="006E6534" w:rsidDel="00F543D2">
          <w:delInstrText>":"</w:delInstrText>
        </w:r>
        <w:r w:rsidRPr="006E6534" w:rsidDel="00F543D2">
          <w:rPr>
            <w:lang w:val="en-US"/>
          </w:rPr>
          <w:delInstrText>TAGRISSO</w:delInstrText>
        </w:r>
        <w:r w:rsidRPr="006E6534" w:rsidDel="00F543D2">
          <w:delInstrText xml:space="preserve"> (</w:delInstrText>
        </w:r>
        <w:r w:rsidRPr="006E6534" w:rsidDel="00F543D2">
          <w:rPr>
            <w:lang w:val="en-US"/>
          </w:rPr>
          <w:delInstrText>osimertinib</w:delInstrText>
        </w:r>
        <w:r w:rsidRPr="006E6534" w:rsidDel="00F543D2">
          <w:delInstrText xml:space="preserve">) </w:delInstrText>
        </w:r>
        <w:r w:rsidRPr="006E6534" w:rsidDel="00F543D2">
          <w:rPr>
            <w:lang w:val="en-US"/>
          </w:rPr>
          <w:delInstrText>tablets</w:delInstrText>
        </w:r>
        <w:r w:rsidRPr="006E6534" w:rsidDel="00F543D2">
          <w:delInstrText xml:space="preserve">. </w:delInstrText>
        </w:r>
        <w:r w:rsidRPr="006E6534" w:rsidDel="00F543D2">
          <w:rPr>
            <w:lang w:val="en-US"/>
          </w:rPr>
          <w:delInstrText>AstraZeneca</w:delInstrText>
        </w:r>
        <w:r w:rsidRPr="006E6534" w:rsidDel="00F543D2">
          <w:delInstrText xml:space="preserve"> </w:delInstrText>
        </w:r>
        <w:r w:rsidRPr="006E6534" w:rsidDel="00F543D2">
          <w:rPr>
            <w:lang w:val="en-US"/>
          </w:rPr>
          <w:delInstrText>Pharmaceuticals</w:delInstrText>
        </w:r>
        <w:r w:rsidRPr="006E6534" w:rsidDel="00F543D2">
          <w:delInstrText xml:space="preserve">, </w:delInstrText>
        </w:r>
        <w:r w:rsidRPr="006E6534" w:rsidDel="00F543D2">
          <w:rPr>
            <w:lang w:val="en-US"/>
          </w:rPr>
          <w:delInstrText>LP</w:delInstrText>
        </w:r>
        <w:r w:rsidRPr="006E6534" w:rsidDel="00F543D2">
          <w:delInstrText xml:space="preserve"> </w:delInstrText>
        </w:r>
        <w:r w:rsidRPr="006E6534" w:rsidDel="00F543D2">
          <w:rPr>
            <w:lang w:val="en-US"/>
          </w:rPr>
          <w:delInstrText>Application</w:delInstrText>
        </w:r>
        <w:r w:rsidRPr="006E6534" w:rsidDel="00F543D2">
          <w:delInstrText xml:space="preserve"> </w:delInstrText>
        </w:r>
        <w:r w:rsidRPr="006E6534" w:rsidDel="00F543D2">
          <w:rPr>
            <w:lang w:val="en-US"/>
          </w:rPr>
          <w:delInstrText>No</w:delInstrText>
        </w:r>
        <w:r w:rsidRPr="006E6534" w:rsidDel="00F543D2">
          <w:delInstrText xml:space="preserve">.:  208065. </w:delInstrText>
        </w:r>
        <w:r w:rsidRPr="006E6534" w:rsidDel="00F543D2">
          <w:rPr>
            <w:lang w:val="en-US"/>
          </w:rPr>
          <w:delInstrText>Approval</w:delInstrText>
        </w:r>
        <w:r w:rsidRPr="006E6534" w:rsidDel="00F543D2">
          <w:delInstrText xml:space="preserve"> </w:delInstrText>
        </w:r>
        <w:r w:rsidRPr="006E6534" w:rsidDel="00F543D2">
          <w:rPr>
            <w:lang w:val="en-US"/>
          </w:rPr>
          <w:delInstrText>Date</w:delInstrText>
        </w:r>
        <w:r w:rsidRPr="006E6534" w:rsidDel="00F543D2">
          <w:delInstrText xml:space="preserve">: 11/13/2015. </w:delInstrText>
        </w:r>
        <w:r w:rsidRPr="006E6534" w:rsidDel="00F543D2">
          <w:rPr>
            <w:lang w:val="en-US"/>
          </w:rPr>
          <w:delInstrText>Pharmacology</w:delInstrText>
        </w:r>
        <w:r w:rsidRPr="006E6534" w:rsidDel="00F543D2">
          <w:delInstrText xml:space="preserve"> </w:delInstrText>
        </w:r>
        <w:r w:rsidRPr="006E6534" w:rsidDel="00F543D2">
          <w:rPr>
            <w:lang w:val="en-US"/>
          </w:rPr>
          <w:delInstrText>Review</w:delInstrText>
        </w:r>
        <w:r w:rsidRPr="006E6534" w:rsidDel="00F543D2">
          <w:delInstrText>","</w:delInstrText>
        </w:r>
        <w:r w:rsidRPr="006E6534" w:rsidDel="00F543D2">
          <w:rPr>
            <w:lang w:val="en-US"/>
          </w:rPr>
          <w:delInstrText>URL</w:delInstrText>
        </w:r>
        <w:r w:rsidRPr="006E6534" w:rsidDel="00F543D2">
          <w:delInstrText>":"</w:delInstrText>
        </w:r>
        <w:r w:rsidRPr="006E6534" w:rsidDel="00F543D2">
          <w:rPr>
            <w:lang w:val="en-US"/>
          </w:rPr>
          <w:delInstrText>https</w:delInstrText>
        </w:r>
        <w:r w:rsidRPr="006E6534" w:rsidDel="00F543D2">
          <w:delInstrText>://</w:delInstrText>
        </w:r>
        <w:r w:rsidRPr="006E6534" w:rsidDel="00F543D2">
          <w:rPr>
            <w:lang w:val="en-US"/>
          </w:rPr>
          <w:delInstrText>www</w:delInstrText>
        </w:r>
        <w:r w:rsidRPr="006E6534" w:rsidDel="00F543D2">
          <w:delInstrText>.</w:delInstrText>
        </w:r>
        <w:r w:rsidRPr="006E6534" w:rsidDel="00F543D2">
          <w:rPr>
            <w:lang w:val="en-US"/>
          </w:rPr>
          <w:delInstrText>accessdata</w:delInstrText>
        </w:r>
        <w:r w:rsidRPr="006E6534" w:rsidDel="00F543D2">
          <w:delInstrText>.</w:delInstrText>
        </w:r>
        <w:r w:rsidRPr="006E6534" w:rsidDel="00F543D2">
          <w:rPr>
            <w:lang w:val="en-US"/>
          </w:rPr>
          <w:delInstrText>fda</w:delInstrText>
        </w:r>
        <w:r w:rsidRPr="006E6534" w:rsidDel="00F543D2">
          <w:delInstrText>.</w:delInstrText>
        </w:r>
        <w:r w:rsidRPr="006E6534" w:rsidDel="00F543D2">
          <w:rPr>
            <w:lang w:val="en-US"/>
          </w:rPr>
          <w:delInstrText>gov</w:delInstrText>
        </w:r>
        <w:r w:rsidRPr="006E6534" w:rsidDel="00F543D2">
          <w:delInstrText>/</w:delInstrText>
        </w:r>
        <w:r w:rsidRPr="006E6534" w:rsidDel="00F543D2">
          <w:rPr>
            <w:lang w:val="en-US"/>
          </w:rPr>
          <w:delInstrText>drugsatfda</w:delInstrText>
        </w:r>
        <w:r w:rsidRPr="006E6534" w:rsidDel="00F543D2">
          <w:delInstrText>_</w:delInstrText>
        </w:r>
        <w:r w:rsidRPr="006E6534" w:rsidDel="00F543D2">
          <w:rPr>
            <w:lang w:val="en-US"/>
          </w:rPr>
          <w:delInstrText>docs</w:delInstrText>
        </w:r>
        <w:r w:rsidRPr="006E6534" w:rsidDel="00F543D2">
          <w:delInstrText>/</w:delInstrText>
        </w:r>
        <w:r w:rsidRPr="006E6534" w:rsidDel="00F543D2">
          <w:rPr>
            <w:lang w:val="en-US"/>
          </w:rPr>
          <w:delInstrText>nda</w:delInstrText>
        </w:r>
        <w:r w:rsidRPr="006E6534" w:rsidDel="00F543D2">
          <w:delInstrText>/2015/208065</w:delInstrText>
        </w:r>
        <w:r w:rsidRPr="006E6534" w:rsidDel="00F543D2">
          <w:rPr>
            <w:lang w:val="en-US"/>
          </w:rPr>
          <w:delInstrText>Orig</w:delInstrText>
        </w:r>
        <w:r w:rsidRPr="006E6534" w:rsidDel="00F543D2">
          <w:delInstrText>1</w:delInstrText>
        </w:r>
        <w:r w:rsidRPr="006E6534" w:rsidDel="00F543D2">
          <w:rPr>
            <w:lang w:val="en-US"/>
          </w:rPr>
          <w:delInstrText>s</w:delInstrText>
        </w:r>
        <w:r w:rsidRPr="006E6534" w:rsidDel="00F543D2">
          <w:delInstrText>000</w:delInstrText>
        </w:r>
        <w:r w:rsidRPr="006E6534" w:rsidDel="00F543D2">
          <w:rPr>
            <w:lang w:val="en-US"/>
          </w:rPr>
          <w:delInstrText>TOC</w:delInstrText>
        </w:r>
        <w:r w:rsidRPr="006E6534" w:rsidDel="00F543D2">
          <w:delInstrText>.</w:delInstrText>
        </w:r>
        <w:r w:rsidRPr="006E6534" w:rsidDel="00F543D2">
          <w:rPr>
            <w:lang w:val="en-US"/>
          </w:rPr>
          <w:delInstrText>cfm</w:delInstrText>
        </w:r>
        <w:r w:rsidRPr="006E6534" w:rsidDel="00F543D2">
          <w:delInstrText>","</w:delInstrText>
        </w:r>
        <w:r w:rsidRPr="006E6534" w:rsidDel="00F543D2">
          <w:rPr>
            <w:lang w:val="en-US"/>
          </w:rPr>
          <w:delInstrText>accessed</w:delInstrText>
        </w:r>
        <w:r w:rsidRPr="006E6534" w:rsidDel="00F543D2">
          <w:delInstrText>":{"</w:delInstrText>
        </w:r>
        <w:r w:rsidRPr="006E6534" w:rsidDel="00F543D2">
          <w:rPr>
            <w:lang w:val="en-US"/>
          </w:rPr>
          <w:delInstrText>date</w:delInstrText>
        </w:r>
        <w:r w:rsidRPr="006E6534" w:rsidDel="00F543D2">
          <w:delInstrText>-</w:delInstrText>
        </w:r>
        <w:r w:rsidRPr="006E6534" w:rsidDel="00F543D2">
          <w:rPr>
            <w:lang w:val="en-US"/>
          </w:rPr>
          <w:delInstrText>parts</w:delInstrText>
        </w:r>
        <w:r w:rsidRPr="006E6534" w:rsidDel="00F543D2">
          <w:delInstrText>":[["2022",8,2]]}}}],"</w:delInstrText>
        </w:r>
        <w:r w:rsidRPr="006E6534" w:rsidDel="00F543D2">
          <w:rPr>
            <w:lang w:val="en-US"/>
          </w:rPr>
          <w:delInstrText>schema</w:delInstrText>
        </w:r>
        <w:r w:rsidRPr="006E6534" w:rsidDel="00F543D2">
          <w:delInstrText>":"</w:delInstrText>
        </w:r>
        <w:r w:rsidRPr="006E6534" w:rsidDel="00F543D2">
          <w:rPr>
            <w:lang w:val="en-US"/>
          </w:rPr>
          <w:delInstrText>https</w:delInstrText>
        </w:r>
        <w:r w:rsidRPr="006E6534" w:rsidDel="00F543D2">
          <w:delInstrText>://</w:delInstrText>
        </w:r>
        <w:r w:rsidRPr="006E6534" w:rsidDel="00F543D2">
          <w:rPr>
            <w:lang w:val="en-US"/>
          </w:rPr>
          <w:delInstrText>github</w:delInstrText>
        </w:r>
        <w:r w:rsidRPr="006E6534" w:rsidDel="00F543D2">
          <w:delInstrText>.</w:delInstrText>
        </w:r>
        <w:r w:rsidRPr="006E6534" w:rsidDel="00F543D2">
          <w:rPr>
            <w:lang w:val="en-US"/>
          </w:rPr>
          <w:delInstrText>com</w:delInstrText>
        </w:r>
        <w:r w:rsidRPr="006E6534" w:rsidDel="00F543D2">
          <w:delInstrText>/</w:delInstrText>
        </w:r>
        <w:r w:rsidRPr="006E6534" w:rsidDel="00F543D2">
          <w:rPr>
            <w:lang w:val="en-US"/>
          </w:rPr>
          <w:delInstrText>citation</w:delInstrText>
        </w:r>
        <w:r w:rsidRPr="006E6534" w:rsidDel="00F543D2">
          <w:delInstrText>-</w:delInstrText>
        </w:r>
        <w:r w:rsidRPr="006E6534" w:rsidDel="00F543D2">
          <w:rPr>
            <w:lang w:val="en-US"/>
          </w:rPr>
          <w:delInstrText>style</w:delInstrText>
        </w:r>
        <w:r w:rsidRPr="006E6534" w:rsidDel="00F543D2">
          <w:delInstrText>-</w:delInstrText>
        </w:r>
        <w:r w:rsidRPr="006E6534" w:rsidDel="00F543D2">
          <w:rPr>
            <w:lang w:val="en-US"/>
          </w:rPr>
          <w:delInstrText>language</w:delInstrText>
        </w:r>
        <w:r w:rsidRPr="006E6534" w:rsidDel="00F543D2">
          <w:delInstrText>/</w:delInstrText>
        </w:r>
        <w:r w:rsidRPr="006E6534" w:rsidDel="00F543D2">
          <w:rPr>
            <w:lang w:val="en-US"/>
          </w:rPr>
          <w:delInstrText>schema</w:delInstrText>
        </w:r>
        <w:r w:rsidRPr="006E6534" w:rsidDel="00F543D2">
          <w:delInstrText>/</w:delInstrText>
        </w:r>
        <w:r w:rsidRPr="006E6534" w:rsidDel="00F543D2">
          <w:rPr>
            <w:lang w:val="en-US"/>
          </w:rPr>
          <w:delInstrText>raw</w:delInstrText>
        </w:r>
        <w:r w:rsidRPr="006E6534" w:rsidDel="00F543D2">
          <w:delInstrText>/</w:delInstrText>
        </w:r>
        <w:r w:rsidRPr="006E6534" w:rsidDel="00F543D2">
          <w:rPr>
            <w:lang w:val="en-US"/>
          </w:rPr>
          <w:delInstrText>master</w:delInstrText>
        </w:r>
        <w:r w:rsidRPr="006E6534" w:rsidDel="00F543D2">
          <w:delInstrText>/</w:delInstrText>
        </w:r>
        <w:r w:rsidRPr="006E6534" w:rsidDel="00F543D2">
          <w:rPr>
            <w:lang w:val="en-US"/>
          </w:rPr>
          <w:delInstrText>csl</w:delInstrText>
        </w:r>
        <w:r w:rsidRPr="006E6534" w:rsidDel="00F543D2">
          <w:delInstrText>-</w:delInstrText>
        </w:r>
        <w:r w:rsidRPr="006E6534" w:rsidDel="00F543D2">
          <w:rPr>
            <w:lang w:val="en-US"/>
          </w:rPr>
          <w:delInstrText>citation</w:delInstrText>
        </w:r>
        <w:r w:rsidRPr="006E6534" w:rsidDel="00F543D2">
          <w:delInstrText>.</w:delInstrText>
        </w:r>
        <w:r w:rsidRPr="006E6534" w:rsidDel="00F543D2">
          <w:rPr>
            <w:lang w:val="en-US"/>
          </w:rPr>
          <w:delInstrText>json</w:delInstrText>
        </w:r>
        <w:r w:rsidRPr="006E6534" w:rsidDel="00F543D2">
          <w:delInstrText xml:space="preserve">"} </w:delInstrText>
        </w:r>
        <w:r w:rsidRPr="00527FD0" w:rsidDel="00F543D2">
          <w:rPr>
            <w:lang w:val="en-US"/>
          </w:rPr>
          <w:fldChar w:fldCharType="separate"/>
        </w:r>
        <w:r w:rsidRPr="00527FD0" w:rsidDel="00F543D2">
          <w:delText>(6)</w:delText>
        </w:r>
        <w:bookmarkEnd w:id="9332"/>
        <w:r w:rsidRPr="00527FD0" w:rsidDel="00F543D2">
          <w:rPr>
            <w:lang w:val="en-US"/>
          </w:rPr>
          <w:fldChar w:fldCharType="end"/>
        </w:r>
      </w:del>
    </w:p>
    <w:tbl>
      <w:tblPr>
        <w:tblStyle w:val="a4"/>
        <w:tblW w:w="0" w:type="auto"/>
        <w:tblLook w:val="04A0" w:firstRow="1" w:lastRow="0" w:firstColumn="1" w:lastColumn="0" w:noHBand="0" w:noVBand="1"/>
      </w:tblPr>
      <w:tblGrid>
        <w:gridCol w:w="1807"/>
        <w:gridCol w:w="1849"/>
        <w:gridCol w:w="2115"/>
        <w:gridCol w:w="1842"/>
        <w:gridCol w:w="1732"/>
      </w:tblGrid>
      <w:tr w:rsidR="006E6534" w:rsidRPr="006E6534" w14:paraId="4FE39D48" w14:textId="77777777" w:rsidTr="00BD5519">
        <w:trPr>
          <w:tblHeader/>
        </w:trPr>
        <w:tc>
          <w:tcPr>
            <w:tcW w:w="1807" w:type="dxa"/>
            <w:shd w:val="clear" w:color="auto" w:fill="D9D9D9" w:themeFill="background1" w:themeFillShade="D9"/>
          </w:tcPr>
          <w:p w14:paraId="07FED2AC" w14:textId="6AF3BF07" w:rsidR="006B23E0" w:rsidRPr="006E6534" w:rsidRDefault="00E3362D">
            <w:pPr>
              <w:spacing w:line="240" w:lineRule="auto"/>
              <w:ind w:firstLine="0"/>
              <w:jc w:val="center"/>
              <w:rPr>
                <w:rFonts w:cs="Times New Roman"/>
                <w:b/>
                <w:bCs/>
                <w:color w:val="000000" w:themeColor="text1"/>
                <w:rPrChange w:id="9351" w:author="N F" w:date="2023-12-05T03:08:00Z">
                  <w:rPr>
                    <w:rFonts w:cs="Times New Roman"/>
                    <w:b/>
                    <w:bCs/>
                  </w:rPr>
                </w:rPrChange>
              </w:rPr>
              <w:pPrChange w:id="9352" w:author="N F" w:date="2023-08-06T15:38:00Z">
                <w:pPr>
                  <w:ind w:firstLine="0"/>
                  <w:jc w:val="center"/>
                </w:pPr>
              </w:pPrChange>
            </w:pPr>
            <w:r w:rsidRPr="006E6534">
              <w:rPr>
                <w:rFonts w:cs="Times New Roman"/>
                <w:b/>
                <w:bCs/>
                <w:color w:val="000000" w:themeColor="text1"/>
                <w:rPrChange w:id="9353" w:author="N F" w:date="2023-12-05T03:08:00Z">
                  <w:rPr>
                    <w:rFonts w:cs="Times New Roman"/>
                    <w:b/>
                    <w:bCs/>
                  </w:rPr>
                </w:rPrChange>
              </w:rPr>
              <w:t>Показатель</w:t>
            </w:r>
          </w:p>
        </w:tc>
        <w:tc>
          <w:tcPr>
            <w:tcW w:w="1849" w:type="dxa"/>
            <w:shd w:val="clear" w:color="auto" w:fill="D9D9D9" w:themeFill="background1" w:themeFillShade="D9"/>
          </w:tcPr>
          <w:p w14:paraId="55E4CFFB" w14:textId="0267174D" w:rsidR="006B23E0" w:rsidRPr="006E6534" w:rsidRDefault="00E3362D">
            <w:pPr>
              <w:spacing w:line="240" w:lineRule="auto"/>
              <w:ind w:firstLine="0"/>
              <w:jc w:val="center"/>
              <w:rPr>
                <w:rFonts w:cs="Times New Roman"/>
                <w:b/>
                <w:bCs/>
                <w:color w:val="000000" w:themeColor="text1"/>
                <w:rPrChange w:id="9354" w:author="N F" w:date="2023-12-05T03:08:00Z">
                  <w:rPr>
                    <w:rFonts w:cs="Times New Roman"/>
                    <w:b/>
                    <w:bCs/>
                  </w:rPr>
                </w:rPrChange>
              </w:rPr>
              <w:pPrChange w:id="9355" w:author="N F" w:date="2023-08-06T15:38:00Z">
                <w:pPr>
                  <w:ind w:firstLine="0"/>
                  <w:jc w:val="center"/>
                </w:pPr>
              </w:pPrChange>
            </w:pPr>
            <w:r w:rsidRPr="006E6534">
              <w:rPr>
                <w:rFonts w:cs="Times New Roman"/>
                <w:b/>
                <w:bCs/>
                <w:color w:val="000000" w:themeColor="text1"/>
                <w:rPrChange w:id="9356" w:author="N F" w:date="2023-12-05T03:08:00Z">
                  <w:rPr>
                    <w:rFonts w:cs="Times New Roman"/>
                    <w:b/>
                    <w:bCs/>
                  </w:rPr>
                </w:rPrChange>
              </w:rPr>
              <w:t>Путь</w:t>
            </w:r>
          </w:p>
        </w:tc>
        <w:tc>
          <w:tcPr>
            <w:tcW w:w="2115" w:type="dxa"/>
            <w:shd w:val="clear" w:color="auto" w:fill="D9D9D9" w:themeFill="background1" w:themeFillShade="D9"/>
          </w:tcPr>
          <w:p w14:paraId="460BB34C" w14:textId="10768683" w:rsidR="006B23E0" w:rsidRPr="006E6534" w:rsidRDefault="00E3362D">
            <w:pPr>
              <w:spacing w:line="240" w:lineRule="auto"/>
              <w:ind w:firstLine="0"/>
              <w:jc w:val="center"/>
              <w:rPr>
                <w:rFonts w:cs="Times New Roman"/>
                <w:b/>
                <w:bCs/>
                <w:color w:val="000000" w:themeColor="text1"/>
                <w:rPrChange w:id="9357" w:author="N F" w:date="2023-12-05T03:08:00Z">
                  <w:rPr>
                    <w:rFonts w:cs="Times New Roman"/>
                    <w:b/>
                    <w:bCs/>
                  </w:rPr>
                </w:rPrChange>
              </w:rPr>
              <w:pPrChange w:id="9358" w:author="N F" w:date="2023-08-06T15:38:00Z">
                <w:pPr>
                  <w:ind w:firstLine="0"/>
                  <w:jc w:val="center"/>
                </w:pPr>
              </w:pPrChange>
            </w:pPr>
            <w:r w:rsidRPr="006E6534">
              <w:rPr>
                <w:rFonts w:cs="Times New Roman"/>
                <w:b/>
                <w:bCs/>
                <w:color w:val="000000" w:themeColor="text1"/>
                <w:rPrChange w:id="9359" w:author="N F" w:date="2023-12-05T03:08:00Z">
                  <w:rPr>
                    <w:rFonts w:cs="Times New Roman"/>
                    <w:b/>
                    <w:bCs/>
                  </w:rPr>
                </w:rPrChange>
              </w:rPr>
              <w:t xml:space="preserve">Суммарная </w:t>
            </w:r>
            <w:r w:rsidR="00852A46" w:rsidRPr="006E6534">
              <w:rPr>
                <w:rFonts w:cs="Times New Roman"/>
                <w:b/>
                <w:bCs/>
                <w:color w:val="000000" w:themeColor="text1"/>
                <w:rPrChange w:id="9360" w:author="N F" w:date="2023-12-05T03:08:00Z">
                  <w:rPr>
                    <w:rFonts w:cs="Times New Roman"/>
                    <w:b/>
                    <w:bCs/>
                  </w:rPr>
                </w:rPrChange>
              </w:rPr>
              <w:t>концентрация введенной радиоактивности</w:t>
            </w:r>
          </w:p>
        </w:tc>
        <w:tc>
          <w:tcPr>
            <w:tcW w:w="1842" w:type="dxa"/>
            <w:shd w:val="clear" w:color="auto" w:fill="D9D9D9" w:themeFill="background1" w:themeFillShade="D9"/>
          </w:tcPr>
          <w:p w14:paraId="49EA31DE" w14:textId="26FA09AE" w:rsidR="006B23E0" w:rsidRPr="006E6534" w:rsidRDefault="00F15FCF">
            <w:pPr>
              <w:spacing w:line="240" w:lineRule="auto"/>
              <w:ind w:firstLine="0"/>
              <w:jc w:val="center"/>
              <w:rPr>
                <w:rFonts w:cs="Times New Roman"/>
                <w:b/>
                <w:bCs/>
                <w:color w:val="000000" w:themeColor="text1"/>
                <w:rPrChange w:id="9361" w:author="N F" w:date="2023-12-05T03:08:00Z">
                  <w:rPr>
                    <w:rFonts w:cs="Times New Roman"/>
                    <w:b/>
                    <w:bCs/>
                  </w:rPr>
                </w:rPrChange>
              </w:rPr>
              <w:pPrChange w:id="9362" w:author="N F" w:date="2023-08-06T15:38:00Z">
                <w:pPr>
                  <w:ind w:firstLine="0"/>
                  <w:jc w:val="center"/>
                </w:pPr>
              </w:pPrChange>
            </w:pPr>
            <w:r w:rsidRPr="006E6534">
              <w:rPr>
                <w:rFonts w:cs="Times New Roman"/>
                <w:b/>
                <w:bCs/>
                <w:color w:val="000000" w:themeColor="text1"/>
                <w:rPrChange w:id="9363" w:author="N F" w:date="2023-12-05T03:08:00Z">
                  <w:rPr>
                    <w:rFonts w:cs="Times New Roman"/>
                    <w:b/>
                    <w:bCs/>
                  </w:rPr>
                </w:rPrChange>
              </w:rPr>
              <w:t>Осимертиниб</w:t>
            </w:r>
          </w:p>
        </w:tc>
        <w:tc>
          <w:tcPr>
            <w:tcW w:w="1732" w:type="dxa"/>
            <w:shd w:val="clear" w:color="auto" w:fill="D9D9D9" w:themeFill="background1" w:themeFillShade="D9"/>
          </w:tcPr>
          <w:p w14:paraId="3887E186" w14:textId="532F429D" w:rsidR="006B23E0" w:rsidRPr="006E6534" w:rsidRDefault="00F15FCF">
            <w:pPr>
              <w:spacing w:line="240" w:lineRule="auto"/>
              <w:ind w:firstLine="0"/>
              <w:jc w:val="center"/>
              <w:rPr>
                <w:rFonts w:cs="Times New Roman"/>
                <w:b/>
                <w:bCs/>
                <w:color w:val="000000" w:themeColor="text1"/>
                <w:rPrChange w:id="9364" w:author="N F" w:date="2023-12-05T03:08:00Z">
                  <w:rPr>
                    <w:rFonts w:cs="Times New Roman"/>
                    <w:b/>
                    <w:bCs/>
                  </w:rPr>
                </w:rPrChange>
              </w:rPr>
              <w:pPrChange w:id="9365" w:author="N F" w:date="2023-08-06T15:38:00Z">
                <w:pPr>
                  <w:ind w:firstLine="0"/>
                  <w:jc w:val="center"/>
                </w:pPr>
              </w:pPrChange>
            </w:pPr>
            <w:r w:rsidRPr="006E6534">
              <w:rPr>
                <w:rFonts w:cs="Times New Roman"/>
                <w:b/>
                <w:bCs/>
                <w:color w:val="000000" w:themeColor="text1"/>
                <w:lang w:val="en-US"/>
                <w:rPrChange w:id="9366" w:author="N F" w:date="2023-12-05T03:08:00Z">
                  <w:rPr>
                    <w:rFonts w:cs="Times New Roman"/>
                    <w:b/>
                    <w:bCs/>
                    <w:lang w:val="en-US"/>
                  </w:rPr>
                </w:rPrChange>
              </w:rPr>
              <w:t>AZ7550</w:t>
            </w:r>
          </w:p>
        </w:tc>
      </w:tr>
      <w:tr w:rsidR="006E6534" w:rsidRPr="006E6534" w14:paraId="33201AC2" w14:textId="77777777" w:rsidTr="00B551BB">
        <w:tc>
          <w:tcPr>
            <w:tcW w:w="1807" w:type="dxa"/>
            <w:vMerge w:val="restart"/>
          </w:tcPr>
          <w:p w14:paraId="6A15B78F" w14:textId="756572C8" w:rsidR="00A7672A" w:rsidRPr="006E6534" w:rsidRDefault="00300E79">
            <w:pPr>
              <w:spacing w:line="240" w:lineRule="auto"/>
              <w:ind w:firstLine="0"/>
              <w:rPr>
                <w:rFonts w:cs="Times New Roman"/>
                <w:color w:val="000000" w:themeColor="text1"/>
                <w:rPrChange w:id="9367" w:author="N F" w:date="2023-12-05T03:08:00Z">
                  <w:rPr>
                    <w:rFonts w:cs="Times New Roman"/>
                  </w:rPr>
                </w:rPrChange>
              </w:rPr>
              <w:pPrChange w:id="9368" w:author="N F" w:date="2023-08-06T15:38:00Z">
                <w:pPr>
                  <w:ind w:firstLine="0"/>
                </w:pPr>
              </w:pPrChange>
            </w:pPr>
            <w:r w:rsidRPr="006E6534">
              <w:rPr>
                <w:rFonts w:cs="Times New Roman"/>
                <w:color w:val="000000" w:themeColor="text1"/>
                <w:lang w:val="en-US"/>
                <w:rPrChange w:id="9369" w:author="N F" w:date="2023-12-05T03:08:00Z">
                  <w:rPr>
                    <w:rFonts w:cs="Times New Roman"/>
                    <w:lang w:val="en-US"/>
                  </w:rPr>
                </w:rPrChange>
              </w:rPr>
              <w:t>t</w:t>
            </w:r>
            <w:r w:rsidRPr="006E6534">
              <w:rPr>
                <w:rFonts w:cs="Times New Roman"/>
                <w:color w:val="000000" w:themeColor="text1"/>
                <w:vertAlign w:val="subscript"/>
                <w:lang w:val="en-US"/>
                <w:rPrChange w:id="9370" w:author="N F" w:date="2023-12-05T03:08:00Z">
                  <w:rPr>
                    <w:rFonts w:cs="Times New Roman"/>
                    <w:vertAlign w:val="subscript"/>
                    <w:lang w:val="en-US"/>
                  </w:rPr>
                </w:rPrChange>
              </w:rPr>
              <w:t>max</w:t>
            </w:r>
            <w:r w:rsidR="00A7672A" w:rsidRPr="006E6534">
              <w:rPr>
                <w:rFonts w:cs="Times New Roman"/>
                <w:color w:val="000000" w:themeColor="text1"/>
                <w:lang w:val="en-US"/>
                <w:rPrChange w:id="9371" w:author="N F" w:date="2023-12-05T03:08:00Z">
                  <w:rPr>
                    <w:rFonts w:cs="Times New Roman"/>
                    <w:lang w:val="en-US"/>
                  </w:rPr>
                </w:rPrChange>
              </w:rPr>
              <w:t xml:space="preserve">, </w:t>
            </w:r>
            <w:r w:rsidR="00A7672A" w:rsidRPr="006E6534">
              <w:rPr>
                <w:rFonts w:cs="Times New Roman"/>
                <w:color w:val="000000" w:themeColor="text1"/>
                <w:rPrChange w:id="9372" w:author="N F" w:date="2023-12-05T03:08:00Z">
                  <w:rPr>
                    <w:rFonts w:cs="Times New Roman"/>
                  </w:rPr>
                </w:rPrChange>
              </w:rPr>
              <w:t>ч</w:t>
            </w:r>
          </w:p>
        </w:tc>
        <w:tc>
          <w:tcPr>
            <w:tcW w:w="1849" w:type="dxa"/>
          </w:tcPr>
          <w:p w14:paraId="5E2FD212" w14:textId="77E085CA" w:rsidR="00A7672A" w:rsidRPr="006E6534" w:rsidRDefault="00A7672A">
            <w:pPr>
              <w:spacing w:line="240" w:lineRule="auto"/>
              <w:ind w:firstLine="0"/>
              <w:rPr>
                <w:rFonts w:cs="Times New Roman"/>
                <w:color w:val="000000" w:themeColor="text1"/>
                <w:rPrChange w:id="9373" w:author="N F" w:date="2023-12-05T03:08:00Z">
                  <w:rPr>
                    <w:rFonts w:cs="Times New Roman"/>
                  </w:rPr>
                </w:rPrChange>
              </w:rPr>
              <w:pPrChange w:id="9374" w:author="N F" w:date="2023-08-06T15:38:00Z">
                <w:pPr>
                  <w:ind w:firstLine="0"/>
                </w:pPr>
              </w:pPrChange>
            </w:pPr>
            <w:r w:rsidRPr="006E6534">
              <w:rPr>
                <w:rFonts w:cs="Times New Roman"/>
                <w:color w:val="000000" w:themeColor="text1"/>
                <w:rPrChange w:id="9375" w:author="N F" w:date="2023-12-05T03:08:00Z">
                  <w:rPr>
                    <w:rFonts w:cs="Times New Roman"/>
                  </w:rPr>
                </w:rPrChange>
              </w:rPr>
              <w:t>Внутривенный</w:t>
            </w:r>
          </w:p>
        </w:tc>
        <w:tc>
          <w:tcPr>
            <w:tcW w:w="2115" w:type="dxa"/>
          </w:tcPr>
          <w:p w14:paraId="6B9AF6AB" w14:textId="0F1F0C29" w:rsidR="00A7672A" w:rsidRPr="006E6534" w:rsidRDefault="00A7672A">
            <w:pPr>
              <w:spacing w:line="240" w:lineRule="auto"/>
              <w:ind w:firstLine="0"/>
              <w:rPr>
                <w:rFonts w:cs="Times New Roman"/>
                <w:color w:val="000000" w:themeColor="text1"/>
                <w:rPrChange w:id="9376" w:author="N F" w:date="2023-12-05T03:08:00Z">
                  <w:rPr>
                    <w:rFonts w:cs="Times New Roman"/>
                  </w:rPr>
                </w:rPrChange>
              </w:rPr>
              <w:pPrChange w:id="9377" w:author="N F" w:date="2023-08-06T15:38:00Z">
                <w:pPr>
                  <w:ind w:firstLine="0"/>
                </w:pPr>
              </w:pPrChange>
            </w:pPr>
            <w:r w:rsidRPr="006E6534">
              <w:rPr>
                <w:rFonts w:cs="Times New Roman"/>
                <w:color w:val="000000" w:themeColor="text1"/>
                <w:rPrChange w:id="9378" w:author="N F" w:date="2023-12-05T03:08:00Z">
                  <w:rPr>
                    <w:rFonts w:cs="Times New Roman"/>
                  </w:rPr>
                </w:rPrChange>
              </w:rPr>
              <w:t>–</w:t>
            </w:r>
          </w:p>
        </w:tc>
        <w:tc>
          <w:tcPr>
            <w:tcW w:w="1842" w:type="dxa"/>
          </w:tcPr>
          <w:p w14:paraId="32F6012C" w14:textId="13B34AE9" w:rsidR="00A7672A" w:rsidRPr="006E6534" w:rsidRDefault="00A7672A">
            <w:pPr>
              <w:spacing w:line="240" w:lineRule="auto"/>
              <w:ind w:firstLine="0"/>
              <w:rPr>
                <w:rFonts w:cs="Times New Roman"/>
                <w:color w:val="000000" w:themeColor="text1"/>
                <w:rPrChange w:id="9379" w:author="N F" w:date="2023-12-05T03:08:00Z">
                  <w:rPr>
                    <w:rFonts w:cs="Times New Roman"/>
                  </w:rPr>
                </w:rPrChange>
              </w:rPr>
              <w:pPrChange w:id="9380" w:author="N F" w:date="2023-08-06T15:38:00Z">
                <w:pPr>
                  <w:ind w:firstLine="0"/>
                </w:pPr>
              </w:pPrChange>
            </w:pPr>
            <w:r w:rsidRPr="006E6534">
              <w:rPr>
                <w:rFonts w:cs="Times New Roman"/>
                <w:color w:val="000000" w:themeColor="text1"/>
                <w:rPrChange w:id="9381" w:author="N F" w:date="2023-12-05T03:08:00Z">
                  <w:rPr>
                    <w:rFonts w:cs="Times New Roman"/>
                  </w:rPr>
                </w:rPrChange>
              </w:rPr>
              <w:t>–</w:t>
            </w:r>
          </w:p>
        </w:tc>
        <w:tc>
          <w:tcPr>
            <w:tcW w:w="1732" w:type="dxa"/>
          </w:tcPr>
          <w:p w14:paraId="2297C2FD" w14:textId="13C49B0A" w:rsidR="00A7672A" w:rsidRPr="006E6534" w:rsidRDefault="00A7672A">
            <w:pPr>
              <w:spacing w:line="240" w:lineRule="auto"/>
              <w:ind w:firstLine="0"/>
              <w:rPr>
                <w:rFonts w:cs="Times New Roman"/>
                <w:color w:val="000000" w:themeColor="text1"/>
                <w:rPrChange w:id="9382" w:author="N F" w:date="2023-12-05T03:08:00Z">
                  <w:rPr>
                    <w:rFonts w:cs="Times New Roman"/>
                  </w:rPr>
                </w:rPrChange>
              </w:rPr>
              <w:pPrChange w:id="9383" w:author="N F" w:date="2023-08-06T15:38:00Z">
                <w:pPr>
                  <w:ind w:firstLine="0"/>
                </w:pPr>
              </w:pPrChange>
            </w:pPr>
            <w:r w:rsidRPr="006E6534">
              <w:rPr>
                <w:rFonts w:cs="Times New Roman"/>
                <w:color w:val="000000" w:themeColor="text1"/>
                <w:rPrChange w:id="9384" w:author="N F" w:date="2023-12-05T03:08:00Z">
                  <w:rPr>
                    <w:rFonts w:cs="Times New Roman"/>
                  </w:rPr>
                </w:rPrChange>
              </w:rPr>
              <w:t>6</w:t>
            </w:r>
          </w:p>
        </w:tc>
      </w:tr>
      <w:tr w:rsidR="006E6534" w:rsidRPr="006E6534" w14:paraId="1E2DC655" w14:textId="77777777" w:rsidTr="00B551BB">
        <w:tc>
          <w:tcPr>
            <w:tcW w:w="1807" w:type="dxa"/>
            <w:vMerge/>
          </w:tcPr>
          <w:p w14:paraId="1AC9DF5C" w14:textId="77777777" w:rsidR="00A7672A" w:rsidRPr="006E6534" w:rsidRDefault="00A7672A">
            <w:pPr>
              <w:spacing w:line="240" w:lineRule="auto"/>
              <w:ind w:firstLine="0"/>
              <w:rPr>
                <w:rFonts w:cs="Times New Roman"/>
                <w:color w:val="000000" w:themeColor="text1"/>
                <w:lang w:val="en-US"/>
                <w:rPrChange w:id="9385" w:author="N F" w:date="2023-12-05T03:08:00Z">
                  <w:rPr>
                    <w:rFonts w:cs="Times New Roman"/>
                    <w:lang w:val="en-US"/>
                  </w:rPr>
                </w:rPrChange>
              </w:rPr>
              <w:pPrChange w:id="9386" w:author="N F" w:date="2023-08-06T15:38:00Z">
                <w:pPr>
                  <w:ind w:firstLine="0"/>
                </w:pPr>
              </w:pPrChange>
            </w:pPr>
          </w:p>
        </w:tc>
        <w:tc>
          <w:tcPr>
            <w:tcW w:w="1849" w:type="dxa"/>
          </w:tcPr>
          <w:p w14:paraId="4D8A8FB5" w14:textId="53FC5864" w:rsidR="00A7672A" w:rsidRPr="006E6534" w:rsidRDefault="00A7672A">
            <w:pPr>
              <w:spacing w:line="240" w:lineRule="auto"/>
              <w:ind w:firstLine="0"/>
              <w:rPr>
                <w:rFonts w:cs="Times New Roman"/>
                <w:color w:val="000000" w:themeColor="text1"/>
                <w:rPrChange w:id="9387" w:author="N F" w:date="2023-12-05T03:08:00Z">
                  <w:rPr>
                    <w:rFonts w:cs="Times New Roman"/>
                  </w:rPr>
                </w:rPrChange>
              </w:rPr>
              <w:pPrChange w:id="9388" w:author="N F" w:date="2023-08-06T15:38:00Z">
                <w:pPr>
                  <w:ind w:firstLine="0"/>
                </w:pPr>
              </w:pPrChange>
            </w:pPr>
            <w:r w:rsidRPr="006E6534">
              <w:rPr>
                <w:rFonts w:cs="Times New Roman"/>
                <w:color w:val="000000" w:themeColor="text1"/>
                <w:rPrChange w:id="9389" w:author="N F" w:date="2023-12-05T03:08:00Z">
                  <w:rPr>
                    <w:rFonts w:cs="Times New Roman"/>
                  </w:rPr>
                </w:rPrChange>
              </w:rPr>
              <w:t>Пероральный</w:t>
            </w:r>
          </w:p>
        </w:tc>
        <w:tc>
          <w:tcPr>
            <w:tcW w:w="2115" w:type="dxa"/>
          </w:tcPr>
          <w:p w14:paraId="57B7F0F0" w14:textId="5F24EDEA" w:rsidR="00A7672A" w:rsidRPr="006E6534" w:rsidRDefault="00EB2D4A">
            <w:pPr>
              <w:spacing w:line="240" w:lineRule="auto"/>
              <w:ind w:firstLine="0"/>
              <w:rPr>
                <w:rFonts w:cs="Times New Roman"/>
                <w:color w:val="000000" w:themeColor="text1"/>
                <w:rPrChange w:id="9390" w:author="N F" w:date="2023-12-05T03:08:00Z">
                  <w:rPr>
                    <w:rFonts w:cs="Times New Roman"/>
                  </w:rPr>
                </w:rPrChange>
              </w:rPr>
              <w:pPrChange w:id="9391" w:author="N F" w:date="2023-08-06T15:38:00Z">
                <w:pPr>
                  <w:ind w:firstLine="0"/>
                </w:pPr>
              </w:pPrChange>
            </w:pPr>
            <w:r w:rsidRPr="006E6534">
              <w:rPr>
                <w:rFonts w:cs="Times New Roman"/>
                <w:color w:val="000000" w:themeColor="text1"/>
                <w:rPrChange w:id="9392" w:author="N F" w:date="2023-12-05T03:08:00Z">
                  <w:rPr>
                    <w:rFonts w:cs="Times New Roman"/>
                  </w:rPr>
                </w:rPrChange>
              </w:rPr>
              <w:t>4</w:t>
            </w:r>
          </w:p>
        </w:tc>
        <w:tc>
          <w:tcPr>
            <w:tcW w:w="1842" w:type="dxa"/>
          </w:tcPr>
          <w:p w14:paraId="46A30D64" w14:textId="3FA915A9" w:rsidR="00A7672A" w:rsidRPr="006E6534" w:rsidRDefault="005D57FA">
            <w:pPr>
              <w:spacing w:line="240" w:lineRule="auto"/>
              <w:ind w:firstLine="0"/>
              <w:rPr>
                <w:rFonts w:cs="Times New Roman"/>
                <w:color w:val="000000" w:themeColor="text1"/>
                <w:rPrChange w:id="9393" w:author="N F" w:date="2023-12-05T03:08:00Z">
                  <w:rPr>
                    <w:rFonts w:cs="Times New Roman"/>
                  </w:rPr>
                </w:rPrChange>
              </w:rPr>
              <w:pPrChange w:id="9394" w:author="N F" w:date="2023-08-06T15:38:00Z">
                <w:pPr>
                  <w:ind w:firstLine="0"/>
                </w:pPr>
              </w:pPrChange>
            </w:pPr>
            <w:r w:rsidRPr="006E6534">
              <w:rPr>
                <w:rFonts w:cs="Times New Roman"/>
                <w:color w:val="000000" w:themeColor="text1"/>
                <w:rPrChange w:id="9395" w:author="N F" w:date="2023-12-05T03:08:00Z">
                  <w:rPr>
                    <w:rFonts w:cs="Times New Roman"/>
                  </w:rPr>
                </w:rPrChange>
              </w:rPr>
              <w:t>2</w:t>
            </w:r>
          </w:p>
        </w:tc>
        <w:tc>
          <w:tcPr>
            <w:tcW w:w="1732" w:type="dxa"/>
          </w:tcPr>
          <w:p w14:paraId="784585DF" w14:textId="2F13724D" w:rsidR="00A7672A" w:rsidRPr="006E6534" w:rsidRDefault="005D57FA">
            <w:pPr>
              <w:spacing w:line="240" w:lineRule="auto"/>
              <w:ind w:firstLine="0"/>
              <w:rPr>
                <w:rFonts w:cs="Times New Roman"/>
                <w:color w:val="000000" w:themeColor="text1"/>
                <w:rPrChange w:id="9396" w:author="N F" w:date="2023-12-05T03:08:00Z">
                  <w:rPr>
                    <w:rFonts w:cs="Times New Roman"/>
                  </w:rPr>
                </w:rPrChange>
              </w:rPr>
              <w:pPrChange w:id="9397" w:author="N F" w:date="2023-08-06T15:38:00Z">
                <w:pPr>
                  <w:ind w:firstLine="0"/>
                </w:pPr>
              </w:pPrChange>
            </w:pPr>
            <w:r w:rsidRPr="006E6534">
              <w:rPr>
                <w:rFonts w:cs="Times New Roman"/>
                <w:color w:val="000000" w:themeColor="text1"/>
                <w:rPrChange w:id="9398" w:author="N F" w:date="2023-12-05T03:08:00Z">
                  <w:rPr>
                    <w:rFonts w:cs="Times New Roman"/>
                  </w:rPr>
                </w:rPrChange>
              </w:rPr>
              <w:t>4</w:t>
            </w:r>
          </w:p>
        </w:tc>
      </w:tr>
      <w:tr w:rsidR="006E6534" w:rsidRPr="006E6534" w14:paraId="5EE99229" w14:textId="77777777" w:rsidTr="00B551BB">
        <w:tc>
          <w:tcPr>
            <w:tcW w:w="1807" w:type="dxa"/>
            <w:vMerge w:val="restart"/>
          </w:tcPr>
          <w:p w14:paraId="71AF5CD0" w14:textId="6D560CC6" w:rsidR="00A7672A" w:rsidRPr="006E6534" w:rsidRDefault="00A7672A">
            <w:pPr>
              <w:spacing w:line="240" w:lineRule="auto"/>
              <w:ind w:firstLine="0"/>
              <w:rPr>
                <w:rFonts w:cs="Times New Roman"/>
                <w:color w:val="000000" w:themeColor="text1"/>
                <w:rPrChange w:id="9399" w:author="N F" w:date="2023-12-05T03:08:00Z">
                  <w:rPr>
                    <w:rFonts w:cs="Times New Roman"/>
                  </w:rPr>
                </w:rPrChange>
              </w:rPr>
              <w:pPrChange w:id="9400" w:author="N F" w:date="2023-08-06T15:38:00Z">
                <w:pPr>
                  <w:ind w:firstLine="0"/>
                </w:pPr>
              </w:pPrChange>
            </w:pPr>
            <w:r w:rsidRPr="006E6534">
              <w:rPr>
                <w:rFonts w:cs="Times New Roman"/>
                <w:color w:val="000000" w:themeColor="text1"/>
                <w:lang w:val="en-US"/>
                <w:rPrChange w:id="9401" w:author="N F" w:date="2023-12-05T03:08:00Z">
                  <w:rPr>
                    <w:rFonts w:cs="Times New Roman"/>
                    <w:lang w:val="en-US"/>
                  </w:rPr>
                </w:rPrChange>
              </w:rPr>
              <w:t>C</w:t>
            </w:r>
            <w:r w:rsidRPr="006E6534">
              <w:rPr>
                <w:rFonts w:cs="Times New Roman"/>
                <w:color w:val="000000" w:themeColor="text1"/>
                <w:vertAlign w:val="subscript"/>
                <w:lang w:val="en-US"/>
                <w:rPrChange w:id="9402" w:author="N F" w:date="2023-12-05T03:08:00Z">
                  <w:rPr>
                    <w:rFonts w:cs="Times New Roman"/>
                    <w:vertAlign w:val="subscript"/>
                    <w:lang w:val="en-US"/>
                  </w:rPr>
                </w:rPrChange>
              </w:rPr>
              <w:t>max</w:t>
            </w:r>
            <w:r w:rsidRPr="006E6534">
              <w:rPr>
                <w:rFonts w:cs="Times New Roman"/>
                <w:color w:val="000000" w:themeColor="text1"/>
                <w:lang w:val="en-US"/>
                <w:rPrChange w:id="9403" w:author="N F" w:date="2023-12-05T03:08:00Z">
                  <w:rPr>
                    <w:rFonts w:cs="Times New Roman"/>
                    <w:lang w:val="en-US"/>
                  </w:rPr>
                </w:rPrChange>
              </w:rPr>
              <w:t xml:space="preserve">, </w:t>
            </w:r>
            <w:r w:rsidRPr="006E6534">
              <w:rPr>
                <w:rFonts w:cs="Times New Roman"/>
                <w:color w:val="000000" w:themeColor="text1"/>
                <w:rPrChange w:id="9404" w:author="N F" w:date="2023-12-05T03:08:00Z">
                  <w:rPr>
                    <w:rFonts w:cs="Times New Roman"/>
                  </w:rPr>
                </w:rPrChange>
              </w:rPr>
              <w:t>нмоль/л</w:t>
            </w:r>
          </w:p>
        </w:tc>
        <w:tc>
          <w:tcPr>
            <w:tcW w:w="1849" w:type="dxa"/>
          </w:tcPr>
          <w:p w14:paraId="6F889DAE" w14:textId="4C39CC6E" w:rsidR="00A7672A" w:rsidRPr="006E6534" w:rsidRDefault="00A7672A">
            <w:pPr>
              <w:spacing w:line="240" w:lineRule="auto"/>
              <w:ind w:firstLine="0"/>
              <w:rPr>
                <w:rFonts w:cs="Times New Roman"/>
                <w:color w:val="000000" w:themeColor="text1"/>
                <w:rPrChange w:id="9405" w:author="N F" w:date="2023-12-05T03:08:00Z">
                  <w:rPr>
                    <w:rFonts w:cs="Times New Roman"/>
                  </w:rPr>
                </w:rPrChange>
              </w:rPr>
              <w:pPrChange w:id="9406" w:author="N F" w:date="2023-08-06T15:38:00Z">
                <w:pPr>
                  <w:ind w:firstLine="0"/>
                </w:pPr>
              </w:pPrChange>
            </w:pPr>
            <w:r w:rsidRPr="006E6534">
              <w:rPr>
                <w:rFonts w:cs="Times New Roman"/>
                <w:color w:val="000000" w:themeColor="text1"/>
                <w:rPrChange w:id="9407" w:author="N F" w:date="2023-12-05T03:08:00Z">
                  <w:rPr>
                    <w:rFonts w:cs="Times New Roman"/>
                  </w:rPr>
                </w:rPrChange>
              </w:rPr>
              <w:t>Внутривенный</w:t>
            </w:r>
          </w:p>
        </w:tc>
        <w:tc>
          <w:tcPr>
            <w:tcW w:w="2115" w:type="dxa"/>
          </w:tcPr>
          <w:p w14:paraId="671621CE" w14:textId="74A6E7D8" w:rsidR="00A7672A" w:rsidRPr="006E6534" w:rsidRDefault="00EB2D4A">
            <w:pPr>
              <w:spacing w:line="240" w:lineRule="auto"/>
              <w:ind w:firstLine="0"/>
              <w:rPr>
                <w:rFonts w:cs="Times New Roman"/>
                <w:color w:val="000000" w:themeColor="text1"/>
                <w:rPrChange w:id="9408" w:author="N F" w:date="2023-12-05T03:08:00Z">
                  <w:rPr>
                    <w:rFonts w:cs="Times New Roman"/>
                  </w:rPr>
                </w:rPrChange>
              </w:rPr>
              <w:pPrChange w:id="9409" w:author="N F" w:date="2023-08-06T15:38:00Z">
                <w:pPr>
                  <w:ind w:firstLine="0"/>
                </w:pPr>
              </w:pPrChange>
            </w:pPr>
            <w:r w:rsidRPr="006E6534">
              <w:rPr>
                <w:rFonts w:cs="Times New Roman"/>
                <w:color w:val="000000" w:themeColor="text1"/>
                <w:rPrChange w:id="9410" w:author="N F" w:date="2023-12-05T03:08:00Z">
                  <w:rPr>
                    <w:rFonts w:cs="Times New Roman"/>
                  </w:rPr>
                </w:rPrChange>
              </w:rPr>
              <w:t>457</w:t>
            </w:r>
          </w:p>
        </w:tc>
        <w:tc>
          <w:tcPr>
            <w:tcW w:w="1842" w:type="dxa"/>
          </w:tcPr>
          <w:p w14:paraId="571BD6F1" w14:textId="1093EC9A" w:rsidR="00A7672A" w:rsidRPr="006E6534" w:rsidRDefault="005D57FA">
            <w:pPr>
              <w:spacing w:line="240" w:lineRule="auto"/>
              <w:ind w:firstLine="0"/>
              <w:rPr>
                <w:rFonts w:cs="Times New Roman"/>
                <w:color w:val="000000" w:themeColor="text1"/>
                <w:rPrChange w:id="9411" w:author="N F" w:date="2023-12-05T03:08:00Z">
                  <w:rPr>
                    <w:rFonts w:cs="Times New Roman"/>
                  </w:rPr>
                </w:rPrChange>
              </w:rPr>
              <w:pPrChange w:id="9412" w:author="N F" w:date="2023-08-06T15:38:00Z">
                <w:pPr>
                  <w:ind w:firstLine="0"/>
                </w:pPr>
              </w:pPrChange>
            </w:pPr>
            <w:r w:rsidRPr="006E6534">
              <w:rPr>
                <w:rFonts w:cs="Times New Roman"/>
                <w:color w:val="000000" w:themeColor="text1"/>
                <w:rPrChange w:id="9413" w:author="N F" w:date="2023-12-05T03:08:00Z">
                  <w:rPr>
                    <w:rFonts w:cs="Times New Roman"/>
                  </w:rPr>
                </w:rPrChange>
              </w:rPr>
              <w:t>195</w:t>
            </w:r>
          </w:p>
        </w:tc>
        <w:tc>
          <w:tcPr>
            <w:tcW w:w="1732" w:type="dxa"/>
          </w:tcPr>
          <w:p w14:paraId="6211C619" w14:textId="2F58E25F" w:rsidR="00A7672A" w:rsidRPr="006E6534" w:rsidRDefault="005D57FA">
            <w:pPr>
              <w:spacing w:line="240" w:lineRule="auto"/>
              <w:ind w:firstLine="0"/>
              <w:rPr>
                <w:rFonts w:cs="Times New Roman"/>
                <w:color w:val="000000" w:themeColor="text1"/>
                <w:rPrChange w:id="9414" w:author="N F" w:date="2023-12-05T03:08:00Z">
                  <w:rPr>
                    <w:rFonts w:cs="Times New Roman"/>
                  </w:rPr>
                </w:rPrChange>
              </w:rPr>
              <w:pPrChange w:id="9415" w:author="N F" w:date="2023-08-06T15:38:00Z">
                <w:pPr>
                  <w:ind w:firstLine="0"/>
                </w:pPr>
              </w:pPrChange>
            </w:pPr>
            <w:r w:rsidRPr="006E6534">
              <w:rPr>
                <w:rFonts w:cs="Times New Roman"/>
                <w:color w:val="000000" w:themeColor="text1"/>
                <w:rPrChange w:id="9416" w:author="N F" w:date="2023-12-05T03:08:00Z">
                  <w:rPr>
                    <w:rFonts w:cs="Times New Roman"/>
                  </w:rPr>
                </w:rPrChange>
              </w:rPr>
              <w:t>3,3</w:t>
            </w:r>
            <w:r w:rsidR="008E58CB" w:rsidRPr="006E6534">
              <w:rPr>
                <w:rFonts w:cs="Times New Roman"/>
                <w:color w:val="000000" w:themeColor="text1"/>
                <w:rPrChange w:id="9417" w:author="N F" w:date="2023-12-05T03:08:00Z">
                  <w:rPr>
                    <w:rFonts w:cs="Times New Roman"/>
                  </w:rPr>
                </w:rPrChange>
              </w:rPr>
              <w:t>7</w:t>
            </w:r>
          </w:p>
        </w:tc>
      </w:tr>
      <w:tr w:rsidR="006E6534" w:rsidRPr="006E6534" w14:paraId="254B33C7" w14:textId="77777777" w:rsidTr="00B551BB">
        <w:tc>
          <w:tcPr>
            <w:tcW w:w="1807" w:type="dxa"/>
            <w:vMerge/>
          </w:tcPr>
          <w:p w14:paraId="32437C37" w14:textId="77777777" w:rsidR="00A7672A" w:rsidRPr="006E6534" w:rsidRDefault="00A7672A">
            <w:pPr>
              <w:spacing w:line="240" w:lineRule="auto"/>
              <w:ind w:firstLine="0"/>
              <w:rPr>
                <w:rFonts w:cs="Times New Roman"/>
                <w:color w:val="000000" w:themeColor="text1"/>
                <w:lang w:val="en-US"/>
                <w:rPrChange w:id="9418" w:author="N F" w:date="2023-12-05T03:08:00Z">
                  <w:rPr>
                    <w:rFonts w:cs="Times New Roman"/>
                    <w:lang w:val="en-US"/>
                  </w:rPr>
                </w:rPrChange>
              </w:rPr>
              <w:pPrChange w:id="9419" w:author="N F" w:date="2023-08-06T15:38:00Z">
                <w:pPr>
                  <w:ind w:firstLine="0"/>
                </w:pPr>
              </w:pPrChange>
            </w:pPr>
          </w:p>
        </w:tc>
        <w:tc>
          <w:tcPr>
            <w:tcW w:w="1849" w:type="dxa"/>
          </w:tcPr>
          <w:p w14:paraId="620123BE" w14:textId="60648607" w:rsidR="00A7672A" w:rsidRPr="006E6534" w:rsidRDefault="00A7672A">
            <w:pPr>
              <w:spacing w:line="240" w:lineRule="auto"/>
              <w:ind w:firstLine="0"/>
              <w:rPr>
                <w:rFonts w:cs="Times New Roman"/>
                <w:color w:val="000000" w:themeColor="text1"/>
                <w:rPrChange w:id="9420" w:author="N F" w:date="2023-12-05T03:08:00Z">
                  <w:rPr>
                    <w:rFonts w:cs="Times New Roman"/>
                  </w:rPr>
                </w:rPrChange>
              </w:rPr>
              <w:pPrChange w:id="9421" w:author="N F" w:date="2023-08-06T15:38:00Z">
                <w:pPr>
                  <w:ind w:firstLine="0"/>
                </w:pPr>
              </w:pPrChange>
            </w:pPr>
            <w:r w:rsidRPr="006E6534">
              <w:rPr>
                <w:rFonts w:cs="Times New Roman"/>
                <w:color w:val="000000" w:themeColor="text1"/>
                <w:rPrChange w:id="9422" w:author="N F" w:date="2023-12-05T03:08:00Z">
                  <w:rPr>
                    <w:rFonts w:cs="Times New Roman"/>
                  </w:rPr>
                </w:rPrChange>
              </w:rPr>
              <w:t>Пероральный</w:t>
            </w:r>
          </w:p>
        </w:tc>
        <w:tc>
          <w:tcPr>
            <w:tcW w:w="2115" w:type="dxa"/>
          </w:tcPr>
          <w:p w14:paraId="60C52117" w14:textId="69B3728F" w:rsidR="00A7672A" w:rsidRPr="006E6534" w:rsidRDefault="00EB2D4A">
            <w:pPr>
              <w:spacing w:line="240" w:lineRule="auto"/>
              <w:ind w:firstLine="0"/>
              <w:rPr>
                <w:rFonts w:cs="Times New Roman"/>
                <w:color w:val="000000" w:themeColor="text1"/>
                <w:rPrChange w:id="9423" w:author="N F" w:date="2023-12-05T03:08:00Z">
                  <w:rPr>
                    <w:rFonts w:cs="Times New Roman"/>
                  </w:rPr>
                </w:rPrChange>
              </w:rPr>
              <w:pPrChange w:id="9424" w:author="N F" w:date="2023-08-06T15:38:00Z">
                <w:pPr>
                  <w:ind w:firstLine="0"/>
                </w:pPr>
              </w:pPrChange>
            </w:pPr>
            <w:r w:rsidRPr="006E6534">
              <w:rPr>
                <w:rFonts w:cs="Times New Roman"/>
                <w:color w:val="000000" w:themeColor="text1"/>
                <w:rPrChange w:id="9425" w:author="N F" w:date="2023-12-05T03:08:00Z">
                  <w:rPr>
                    <w:rFonts w:cs="Times New Roman"/>
                  </w:rPr>
                </w:rPrChange>
              </w:rPr>
              <w:t>540</w:t>
            </w:r>
          </w:p>
        </w:tc>
        <w:tc>
          <w:tcPr>
            <w:tcW w:w="1842" w:type="dxa"/>
          </w:tcPr>
          <w:p w14:paraId="05934CDF" w14:textId="15187971" w:rsidR="00A7672A" w:rsidRPr="006E6534" w:rsidRDefault="005D57FA">
            <w:pPr>
              <w:spacing w:line="240" w:lineRule="auto"/>
              <w:ind w:firstLine="0"/>
              <w:rPr>
                <w:rFonts w:cs="Times New Roman"/>
                <w:color w:val="000000" w:themeColor="text1"/>
                <w:rPrChange w:id="9426" w:author="N F" w:date="2023-12-05T03:08:00Z">
                  <w:rPr>
                    <w:rFonts w:cs="Times New Roman"/>
                  </w:rPr>
                </w:rPrChange>
              </w:rPr>
              <w:pPrChange w:id="9427" w:author="N F" w:date="2023-08-06T15:38:00Z">
                <w:pPr>
                  <w:ind w:firstLine="0"/>
                </w:pPr>
              </w:pPrChange>
            </w:pPr>
            <w:r w:rsidRPr="006E6534">
              <w:rPr>
                <w:rFonts w:cs="Times New Roman"/>
                <w:color w:val="000000" w:themeColor="text1"/>
                <w:rPrChange w:id="9428" w:author="N F" w:date="2023-12-05T03:08:00Z">
                  <w:rPr>
                    <w:rFonts w:cs="Times New Roman"/>
                  </w:rPr>
                </w:rPrChange>
              </w:rPr>
              <w:t>201</w:t>
            </w:r>
          </w:p>
        </w:tc>
        <w:tc>
          <w:tcPr>
            <w:tcW w:w="1732" w:type="dxa"/>
          </w:tcPr>
          <w:p w14:paraId="7EF8AE7F" w14:textId="0420A2E6" w:rsidR="00A7672A" w:rsidRPr="006E6534" w:rsidRDefault="005D57FA">
            <w:pPr>
              <w:spacing w:line="240" w:lineRule="auto"/>
              <w:ind w:firstLine="0"/>
              <w:rPr>
                <w:rFonts w:cs="Times New Roman"/>
                <w:color w:val="000000" w:themeColor="text1"/>
                <w:rPrChange w:id="9429" w:author="N F" w:date="2023-12-05T03:08:00Z">
                  <w:rPr>
                    <w:rFonts w:cs="Times New Roman"/>
                  </w:rPr>
                </w:rPrChange>
              </w:rPr>
              <w:pPrChange w:id="9430" w:author="N F" w:date="2023-08-06T15:38:00Z">
                <w:pPr>
                  <w:ind w:firstLine="0"/>
                </w:pPr>
              </w:pPrChange>
            </w:pPr>
            <w:r w:rsidRPr="006E6534">
              <w:rPr>
                <w:rFonts w:cs="Times New Roman"/>
                <w:color w:val="000000" w:themeColor="text1"/>
                <w:rPrChange w:id="9431" w:author="N F" w:date="2023-12-05T03:08:00Z">
                  <w:rPr>
                    <w:rFonts w:cs="Times New Roman"/>
                  </w:rPr>
                </w:rPrChange>
              </w:rPr>
              <w:t>26,5</w:t>
            </w:r>
          </w:p>
        </w:tc>
      </w:tr>
      <w:tr w:rsidR="006E6534" w:rsidRPr="006E6534" w14:paraId="75058C75" w14:textId="77777777" w:rsidTr="00B551BB">
        <w:tc>
          <w:tcPr>
            <w:tcW w:w="1807" w:type="dxa"/>
            <w:vMerge w:val="restart"/>
          </w:tcPr>
          <w:p w14:paraId="41990A02" w14:textId="6F479092" w:rsidR="00A7672A" w:rsidRPr="006E6534" w:rsidRDefault="00A7672A">
            <w:pPr>
              <w:spacing w:line="240" w:lineRule="auto"/>
              <w:ind w:firstLine="0"/>
              <w:rPr>
                <w:rFonts w:cs="Times New Roman"/>
                <w:color w:val="000000" w:themeColor="text1"/>
                <w:rPrChange w:id="9432" w:author="N F" w:date="2023-12-05T03:08:00Z">
                  <w:rPr>
                    <w:rFonts w:cs="Times New Roman"/>
                  </w:rPr>
                </w:rPrChange>
              </w:rPr>
              <w:pPrChange w:id="9433" w:author="N F" w:date="2023-08-06T15:38:00Z">
                <w:pPr>
                  <w:ind w:firstLine="0"/>
                </w:pPr>
              </w:pPrChange>
            </w:pPr>
            <w:r w:rsidRPr="006E6534">
              <w:rPr>
                <w:rFonts w:cs="Times New Roman"/>
                <w:color w:val="000000" w:themeColor="text1"/>
                <w:lang w:val="en-US"/>
                <w:rPrChange w:id="9434" w:author="N F" w:date="2023-12-05T03:08:00Z">
                  <w:rPr>
                    <w:rFonts w:cs="Times New Roman"/>
                    <w:lang w:val="en-US"/>
                  </w:rPr>
                </w:rPrChange>
              </w:rPr>
              <w:t>AUC</w:t>
            </w:r>
            <w:r w:rsidRPr="006E6534">
              <w:rPr>
                <w:rFonts w:cs="Times New Roman"/>
                <w:color w:val="000000" w:themeColor="text1"/>
                <w:vertAlign w:val="subscript"/>
                <w:rPrChange w:id="9435" w:author="N F" w:date="2023-12-05T03:08:00Z">
                  <w:rPr>
                    <w:rFonts w:cs="Times New Roman"/>
                    <w:vertAlign w:val="subscript"/>
                  </w:rPr>
                </w:rPrChange>
              </w:rPr>
              <w:t>(0-</w:t>
            </w:r>
            <w:r w:rsidRPr="006E6534">
              <w:rPr>
                <w:rFonts w:cs="Times New Roman"/>
                <w:color w:val="000000" w:themeColor="text1"/>
                <w:vertAlign w:val="subscript"/>
                <w:lang w:val="en-US"/>
                <w:rPrChange w:id="9436" w:author="N F" w:date="2023-12-05T03:08:00Z">
                  <w:rPr>
                    <w:rFonts w:cs="Times New Roman"/>
                    <w:vertAlign w:val="subscript"/>
                    <w:lang w:val="en-US"/>
                  </w:rPr>
                </w:rPrChange>
              </w:rPr>
              <w:t>t</w:t>
            </w:r>
            <w:r w:rsidRPr="006E6534">
              <w:rPr>
                <w:rFonts w:cs="Times New Roman"/>
                <w:color w:val="000000" w:themeColor="text1"/>
                <w:vertAlign w:val="subscript"/>
                <w:rPrChange w:id="9437" w:author="N F" w:date="2023-12-05T03:08:00Z">
                  <w:rPr>
                    <w:rFonts w:cs="Times New Roman"/>
                    <w:vertAlign w:val="subscript"/>
                  </w:rPr>
                </w:rPrChange>
              </w:rPr>
              <w:t>)</w:t>
            </w:r>
            <w:r w:rsidRPr="006E6534">
              <w:rPr>
                <w:rFonts w:cs="Times New Roman"/>
                <w:color w:val="000000" w:themeColor="text1"/>
                <w:rPrChange w:id="9438" w:author="N F" w:date="2023-12-05T03:08:00Z">
                  <w:rPr>
                    <w:rFonts w:cs="Times New Roman"/>
                  </w:rPr>
                </w:rPrChange>
              </w:rPr>
              <w:t>, нмоль*ч/л</w:t>
            </w:r>
          </w:p>
        </w:tc>
        <w:tc>
          <w:tcPr>
            <w:tcW w:w="1849" w:type="dxa"/>
          </w:tcPr>
          <w:p w14:paraId="2721C3C6" w14:textId="68B328DA" w:rsidR="00A7672A" w:rsidRPr="006E6534" w:rsidRDefault="00A7672A">
            <w:pPr>
              <w:spacing w:line="240" w:lineRule="auto"/>
              <w:ind w:firstLine="0"/>
              <w:rPr>
                <w:rFonts w:cs="Times New Roman"/>
                <w:color w:val="000000" w:themeColor="text1"/>
                <w:rPrChange w:id="9439" w:author="N F" w:date="2023-12-05T03:08:00Z">
                  <w:rPr>
                    <w:rFonts w:cs="Times New Roman"/>
                  </w:rPr>
                </w:rPrChange>
              </w:rPr>
              <w:pPrChange w:id="9440" w:author="N F" w:date="2023-08-06T15:38:00Z">
                <w:pPr>
                  <w:ind w:firstLine="0"/>
                </w:pPr>
              </w:pPrChange>
            </w:pPr>
            <w:r w:rsidRPr="006E6534">
              <w:rPr>
                <w:rFonts w:cs="Times New Roman"/>
                <w:color w:val="000000" w:themeColor="text1"/>
                <w:rPrChange w:id="9441" w:author="N F" w:date="2023-12-05T03:08:00Z">
                  <w:rPr>
                    <w:rFonts w:cs="Times New Roman"/>
                  </w:rPr>
                </w:rPrChange>
              </w:rPr>
              <w:t>Внутривенный</w:t>
            </w:r>
          </w:p>
        </w:tc>
        <w:tc>
          <w:tcPr>
            <w:tcW w:w="2115" w:type="dxa"/>
          </w:tcPr>
          <w:p w14:paraId="55603CA0" w14:textId="4FEA9BE4" w:rsidR="00A7672A" w:rsidRPr="006E6534" w:rsidRDefault="00EB2D4A">
            <w:pPr>
              <w:spacing w:line="240" w:lineRule="auto"/>
              <w:ind w:firstLine="0"/>
              <w:rPr>
                <w:rFonts w:cs="Times New Roman"/>
                <w:color w:val="000000" w:themeColor="text1"/>
                <w:rPrChange w:id="9442" w:author="N F" w:date="2023-12-05T03:08:00Z">
                  <w:rPr>
                    <w:rFonts w:cs="Times New Roman"/>
                  </w:rPr>
                </w:rPrChange>
              </w:rPr>
              <w:pPrChange w:id="9443" w:author="N F" w:date="2023-08-06T15:38:00Z">
                <w:pPr>
                  <w:ind w:firstLine="0"/>
                </w:pPr>
              </w:pPrChange>
            </w:pPr>
            <w:r w:rsidRPr="006E6534">
              <w:rPr>
                <w:rFonts w:cs="Times New Roman"/>
                <w:color w:val="000000" w:themeColor="text1"/>
                <w:rPrChange w:id="9444" w:author="N F" w:date="2023-12-05T03:08:00Z">
                  <w:rPr>
                    <w:rFonts w:cs="Times New Roman"/>
                  </w:rPr>
                </w:rPrChange>
              </w:rPr>
              <w:t>30300</w:t>
            </w:r>
          </w:p>
        </w:tc>
        <w:tc>
          <w:tcPr>
            <w:tcW w:w="1842" w:type="dxa"/>
          </w:tcPr>
          <w:p w14:paraId="68029AB8" w14:textId="1D662ADE" w:rsidR="00A7672A" w:rsidRPr="006E6534" w:rsidRDefault="005D57FA">
            <w:pPr>
              <w:spacing w:line="240" w:lineRule="auto"/>
              <w:ind w:firstLine="0"/>
              <w:rPr>
                <w:rFonts w:cs="Times New Roman"/>
                <w:color w:val="000000" w:themeColor="text1"/>
                <w:rPrChange w:id="9445" w:author="N F" w:date="2023-12-05T03:08:00Z">
                  <w:rPr>
                    <w:rFonts w:cs="Times New Roman"/>
                  </w:rPr>
                </w:rPrChange>
              </w:rPr>
              <w:pPrChange w:id="9446" w:author="N F" w:date="2023-08-06T15:38:00Z">
                <w:pPr>
                  <w:ind w:firstLine="0"/>
                </w:pPr>
              </w:pPrChange>
            </w:pPr>
            <w:r w:rsidRPr="006E6534">
              <w:rPr>
                <w:rFonts w:cs="Times New Roman"/>
                <w:color w:val="000000" w:themeColor="text1"/>
                <w:rPrChange w:id="9447" w:author="N F" w:date="2023-12-05T03:08:00Z">
                  <w:rPr>
                    <w:rFonts w:cs="Times New Roman"/>
                  </w:rPr>
                </w:rPrChange>
              </w:rPr>
              <w:t>1550</w:t>
            </w:r>
          </w:p>
        </w:tc>
        <w:tc>
          <w:tcPr>
            <w:tcW w:w="1732" w:type="dxa"/>
          </w:tcPr>
          <w:p w14:paraId="46F66174" w14:textId="75332A84" w:rsidR="00A7672A" w:rsidRPr="006E6534" w:rsidRDefault="00120282">
            <w:pPr>
              <w:spacing w:line="240" w:lineRule="auto"/>
              <w:ind w:firstLine="0"/>
              <w:rPr>
                <w:rFonts w:cs="Times New Roman"/>
                <w:color w:val="000000" w:themeColor="text1"/>
                <w:rPrChange w:id="9448" w:author="N F" w:date="2023-12-05T03:08:00Z">
                  <w:rPr>
                    <w:rFonts w:cs="Times New Roman"/>
                  </w:rPr>
                </w:rPrChange>
              </w:rPr>
              <w:pPrChange w:id="9449" w:author="N F" w:date="2023-08-06T15:38:00Z">
                <w:pPr>
                  <w:ind w:firstLine="0"/>
                </w:pPr>
              </w:pPrChange>
            </w:pPr>
            <w:r w:rsidRPr="006E6534">
              <w:rPr>
                <w:rFonts w:cs="Times New Roman"/>
                <w:color w:val="000000" w:themeColor="text1"/>
                <w:rPrChange w:id="9450" w:author="N F" w:date="2023-12-05T03:08:00Z">
                  <w:rPr>
                    <w:rFonts w:cs="Times New Roman"/>
                  </w:rPr>
                </w:rPrChange>
              </w:rPr>
              <w:t>НПКО</w:t>
            </w:r>
          </w:p>
        </w:tc>
      </w:tr>
      <w:tr w:rsidR="006E6534" w:rsidRPr="006E6534" w14:paraId="6710B8ED" w14:textId="77777777" w:rsidTr="00B551BB">
        <w:tc>
          <w:tcPr>
            <w:tcW w:w="1807" w:type="dxa"/>
            <w:vMerge/>
          </w:tcPr>
          <w:p w14:paraId="03F1AAD0" w14:textId="77777777" w:rsidR="00A7672A" w:rsidRPr="006E6534" w:rsidRDefault="00A7672A">
            <w:pPr>
              <w:spacing w:line="240" w:lineRule="auto"/>
              <w:ind w:firstLine="0"/>
              <w:rPr>
                <w:rFonts w:cs="Times New Roman"/>
                <w:color w:val="000000" w:themeColor="text1"/>
                <w:lang w:val="en-US"/>
                <w:rPrChange w:id="9451" w:author="N F" w:date="2023-12-05T03:08:00Z">
                  <w:rPr>
                    <w:rFonts w:cs="Times New Roman"/>
                    <w:lang w:val="en-US"/>
                  </w:rPr>
                </w:rPrChange>
              </w:rPr>
              <w:pPrChange w:id="9452" w:author="N F" w:date="2023-08-06T15:38:00Z">
                <w:pPr>
                  <w:ind w:firstLine="0"/>
                </w:pPr>
              </w:pPrChange>
            </w:pPr>
          </w:p>
        </w:tc>
        <w:tc>
          <w:tcPr>
            <w:tcW w:w="1849" w:type="dxa"/>
          </w:tcPr>
          <w:p w14:paraId="69329546" w14:textId="3C3318A6" w:rsidR="00A7672A" w:rsidRPr="006E6534" w:rsidRDefault="00A7672A">
            <w:pPr>
              <w:spacing w:line="240" w:lineRule="auto"/>
              <w:ind w:firstLine="0"/>
              <w:rPr>
                <w:rFonts w:cs="Times New Roman"/>
                <w:color w:val="000000" w:themeColor="text1"/>
                <w:rPrChange w:id="9453" w:author="N F" w:date="2023-12-05T03:08:00Z">
                  <w:rPr>
                    <w:rFonts w:cs="Times New Roman"/>
                  </w:rPr>
                </w:rPrChange>
              </w:rPr>
              <w:pPrChange w:id="9454" w:author="N F" w:date="2023-08-06T15:38:00Z">
                <w:pPr>
                  <w:ind w:firstLine="0"/>
                </w:pPr>
              </w:pPrChange>
            </w:pPr>
            <w:r w:rsidRPr="006E6534">
              <w:rPr>
                <w:rFonts w:cs="Times New Roman"/>
                <w:color w:val="000000" w:themeColor="text1"/>
                <w:rPrChange w:id="9455" w:author="N F" w:date="2023-12-05T03:08:00Z">
                  <w:rPr>
                    <w:rFonts w:cs="Times New Roman"/>
                  </w:rPr>
                </w:rPrChange>
              </w:rPr>
              <w:t>Пероральный</w:t>
            </w:r>
          </w:p>
        </w:tc>
        <w:tc>
          <w:tcPr>
            <w:tcW w:w="2115" w:type="dxa"/>
          </w:tcPr>
          <w:p w14:paraId="5495829C" w14:textId="374ED4C4" w:rsidR="00A7672A" w:rsidRPr="006E6534" w:rsidRDefault="00EB2D4A">
            <w:pPr>
              <w:spacing w:line="240" w:lineRule="auto"/>
              <w:ind w:firstLine="0"/>
              <w:rPr>
                <w:rFonts w:cs="Times New Roman"/>
                <w:color w:val="000000" w:themeColor="text1"/>
                <w:rPrChange w:id="9456" w:author="N F" w:date="2023-12-05T03:08:00Z">
                  <w:rPr>
                    <w:rFonts w:cs="Times New Roman"/>
                  </w:rPr>
                </w:rPrChange>
              </w:rPr>
              <w:pPrChange w:id="9457" w:author="N F" w:date="2023-08-06T15:38:00Z">
                <w:pPr>
                  <w:ind w:firstLine="0"/>
                </w:pPr>
              </w:pPrChange>
            </w:pPr>
            <w:r w:rsidRPr="006E6534">
              <w:rPr>
                <w:rFonts w:cs="Times New Roman"/>
                <w:color w:val="000000" w:themeColor="text1"/>
                <w:rPrChange w:id="9458" w:author="N F" w:date="2023-12-05T03:08:00Z">
                  <w:rPr>
                    <w:rFonts w:cs="Times New Roman"/>
                  </w:rPr>
                </w:rPrChange>
              </w:rPr>
              <w:t>53000</w:t>
            </w:r>
          </w:p>
        </w:tc>
        <w:tc>
          <w:tcPr>
            <w:tcW w:w="1842" w:type="dxa"/>
          </w:tcPr>
          <w:p w14:paraId="06C06EE5" w14:textId="22AFE03B" w:rsidR="00A7672A" w:rsidRPr="006E6534" w:rsidRDefault="005D57FA">
            <w:pPr>
              <w:spacing w:line="240" w:lineRule="auto"/>
              <w:ind w:firstLine="0"/>
              <w:rPr>
                <w:rFonts w:cs="Times New Roman"/>
                <w:color w:val="000000" w:themeColor="text1"/>
                <w:rPrChange w:id="9459" w:author="N F" w:date="2023-12-05T03:08:00Z">
                  <w:rPr>
                    <w:rFonts w:cs="Times New Roman"/>
                  </w:rPr>
                </w:rPrChange>
              </w:rPr>
              <w:pPrChange w:id="9460" w:author="N F" w:date="2023-08-06T15:38:00Z">
                <w:pPr>
                  <w:ind w:firstLine="0"/>
                </w:pPr>
              </w:pPrChange>
            </w:pPr>
            <w:r w:rsidRPr="006E6534">
              <w:rPr>
                <w:rFonts w:cs="Times New Roman"/>
                <w:color w:val="000000" w:themeColor="text1"/>
                <w:rPrChange w:id="9461" w:author="N F" w:date="2023-12-05T03:08:00Z">
                  <w:rPr>
                    <w:rFonts w:cs="Times New Roman"/>
                  </w:rPr>
                </w:rPrChange>
              </w:rPr>
              <w:t>3740</w:t>
            </w:r>
          </w:p>
        </w:tc>
        <w:tc>
          <w:tcPr>
            <w:tcW w:w="1732" w:type="dxa"/>
          </w:tcPr>
          <w:p w14:paraId="1F6B00F7" w14:textId="503A0CA9" w:rsidR="00A7672A" w:rsidRPr="006E6534" w:rsidRDefault="005D57FA">
            <w:pPr>
              <w:spacing w:line="240" w:lineRule="auto"/>
              <w:ind w:firstLine="0"/>
              <w:rPr>
                <w:rFonts w:cs="Times New Roman"/>
                <w:color w:val="000000" w:themeColor="text1"/>
                <w:rPrChange w:id="9462" w:author="N F" w:date="2023-12-05T03:08:00Z">
                  <w:rPr>
                    <w:rFonts w:cs="Times New Roman"/>
                  </w:rPr>
                </w:rPrChange>
              </w:rPr>
              <w:pPrChange w:id="9463" w:author="N F" w:date="2023-08-06T15:38:00Z">
                <w:pPr>
                  <w:ind w:firstLine="0"/>
                </w:pPr>
              </w:pPrChange>
            </w:pPr>
            <w:r w:rsidRPr="006E6534">
              <w:rPr>
                <w:rFonts w:cs="Times New Roman"/>
                <w:color w:val="000000" w:themeColor="text1"/>
                <w:rPrChange w:id="9464" w:author="N F" w:date="2023-12-05T03:08:00Z">
                  <w:rPr>
                    <w:rFonts w:cs="Times New Roman"/>
                  </w:rPr>
                </w:rPrChange>
              </w:rPr>
              <w:t>620</w:t>
            </w:r>
          </w:p>
        </w:tc>
      </w:tr>
      <w:tr w:rsidR="006E6534" w:rsidRPr="006E6534" w14:paraId="69F659BF" w14:textId="77777777" w:rsidTr="00B551BB">
        <w:tc>
          <w:tcPr>
            <w:tcW w:w="1807" w:type="dxa"/>
            <w:vMerge w:val="restart"/>
          </w:tcPr>
          <w:p w14:paraId="70EA653A" w14:textId="5190FF76" w:rsidR="00A7672A" w:rsidRPr="006E6534" w:rsidRDefault="00A7672A">
            <w:pPr>
              <w:spacing w:line="240" w:lineRule="auto"/>
              <w:ind w:firstLine="0"/>
              <w:rPr>
                <w:rFonts w:cs="Times New Roman"/>
                <w:color w:val="000000" w:themeColor="text1"/>
                <w:rPrChange w:id="9465" w:author="N F" w:date="2023-12-05T03:08:00Z">
                  <w:rPr>
                    <w:rFonts w:cs="Times New Roman"/>
                  </w:rPr>
                </w:rPrChange>
              </w:rPr>
              <w:pPrChange w:id="9466" w:author="N F" w:date="2023-08-06T15:38:00Z">
                <w:pPr>
                  <w:ind w:firstLine="0"/>
                </w:pPr>
              </w:pPrChange>
            </w:pPr>
            <w:r w:rsidRPr="006E6534">
              <w:rPr>
                <w:rFonts w:cs="Times New Roman"/>
                <w:color w:val="000000" w:themeColor="text1"/>
                <w:lang w:val="en-US"/>
                <w:rPrChange w:id="9467" w:author="N F" w:date="2023-12-05T03:08:00Z">
                  <w:rPr>
                    <w:rFonts w:cs="Times New Roman"/>
                    <w:lang w:val="en-US"/>
                  </w:rPr>
                </w:rPrChange>
              </w:rPr>
              <w:t>AUC</w:t>
            </w:r>
            <w:r w:rsidRPr="006E6534">
              <w:rPr>
                <w:rFonts w:cs="Times New Roman"/>
                <w:color w:val="000000" w:themeColor="text1"/>
                <w:rPrChange w:id="9468" w:author="N F" w:date="2023-12-05T03:08:00Z">
                  <w:rPr>
                    <w:rFonts w:cs="Times New Roman"/>
                  </w:rPr>
                </w:rPrChange>
              </w:rPr>
              <w:t xml:space="preserve"> метаболита, нмоль*ч/л</w:t>
            </w:r>
          </w:p>
        </w:tc>
        <w:tc>
          <w:tcPr>
            <w:tcW w:w="1849" w:type="dxa"/>
          </w:tcPr>
          <w:p w14:paraId="6B3A64AB" w14:textId="2927E904" w:rsidR="00A7672A" w:rsidRPr="006E6534" w:rsidRDefault="00A7672A">
            <w:pPr>
              <w:spacing w:line="240" w:lineRule="auto"/>
              <w:ind w:firstLine="0"/>
              <w:rPr>
                <w:rFonts w:cs="Times New Roman"/>
                <w:color w:val="000000" w:themeColor="text1"/>
                <w:rPrChange w:id="9469" w:author="N F" w:date="2023-12-05T03:08:00Z">
                  <w:rPr>
                    <w:rFonts w:cs="Times New Roman"/>
                  </w:rPr>
                </w:rPrChange>
              </w:rPr>
              <w:pPrChange w:id="9470" w:author="N F" w:date="2023-08-06T15:38:00Z">
                <w:pPr>
                  <w:ind w:firstLine="0"/>
                </w:pPr>
              </w:pPrChange>
            </w:pPr>
            <w:r w:rsidRPr="006E6534">
              <w:rPr>
                <w:rFonts w:cs="Times New Roman"/>
                <w:color w:val="000000" w:themeColor="text1"/>
                <w:rPrChange w:id="9471" w:author="N F" w:date="2023-12-05T03:08:00Z">
                  <w:rPr>
                    <w:rFonts w:cs="Times New Roman"/>
                  </w:rPr>
                </w:rPrChange>
              </w:rPr>
              <w:t>Внутривенный</w:t>
            </w:r>
          </w:p>
        </w:tc>
        <w:tc>
          <w:tcPr>
            <w:tcW w:w="2115" w:type="dxa"/>
          </w:tcPr>
          <w:p w14:paraId="3A34E50A" w14:textId="1180EBEC" w:rsidR="00A7672A" w:rsidRPr="006E6534" w:rsidRDefault="00EB2D4A">
            <w:pPr>
              <w:spacing w:line="240" w:lineRule="auto"/>
              <w:ind w:firstLine="0"/>
              <w:rPr>
                <w:rFonts w:cs="Times New Roman"/>
                <w:color w:val="000000" w:themeColor="text1"/>
                <w:rPrChange w:id="9472" w:author="N F" w:date="2023-12-05T03:08:00Z">
                  <w:rPr>
                    <w:rFonts w:cs="Times New Roman"/>
                  </w:rPr>
                </w:rPrChange>
              </w:rPr>
              <w:pPrChange w:id="9473" w:author="N F" w:date="2023-08-06T15:38:00Z">
                <w:pPr>
                  <w:ind w:firstLine="0"/>
                </w:pPr>
              </w:pPrChange>
            </w:pPr>
            <w:r w:rsidRPr="006E6534">
              <w:rPr>
                <w:rFonts w:cs="Times New Roman"/>
                <w:color w:val="000000" w:themeColor="text1"/>
                <w:rPrChange w:id="9474" w:author="N F" w:date="2023-12-05T03:08:00Z">
                  <w:rPr>
                    <w:rFonts w:cs="Times New Roman"/>
                  </w:rPr>
                </w:rPrChange>
              </w:rPr>
              <w:t>1950</w:t>
            </w:r>
          </w:p>
        </w:tc>
        <w:tc>
          <w:tcPr>
            <w:tcW w:w="1842" w:type="dxa"/>
          </w:tcPr>
          <w:p w14:paraId="1A438049" w14:textId="7C5F7CC7" w:rsidR="00A7672A" w:rsidRPr="006E6534" w:rsidRDefault="00120282">
            <w:pPr>
              <w:spacing w:line="240" w:lineRule="auto"/>
              <w:ind w:firstLine="0"/>
              <w:rPr>
                <w:rFonts w:cs="Times New Roman"/>
                <w:color w:val="000000" w:themeColor="text1"/>
                <w:rPrChange w:id="9475" w:author="N F" w:date="2023-12-05T03:08:00Z">
                  <w:rPr>
                    <w:rFonts w:cs="Times New Roman"/>
                  </w:rPr>
                </w:rPrChange>
              </w:rPr>
              <w:pPrChange w:id="9476" w:author="N F" w:date="2023-08-06T15:38:00Z">
                <w:pPr>
                  <w:ind w:firstLine="0"/>
                </w:pPr>
              </w:pPrChange>
            </w:pPr>
            <w:r w:rsidRPr="006E6534">
              <w:rPr>
                <w:rFonts w:cs="Times New Roman"/>
                <w:color w:val="000000" w:themeColor="text1"/>
                <w:rPrChange w:id="9477" w:author="N F" w:date="2023-12-05T03:08:00Z">
                  <w:rPr>
                    <w:rFonts w:cs="Times New Roman"/>
                  </w:rPr>
                </w:rPrChange>
              </w:rPr>
              <w:t>нп</w:t>
            </w:r>
          </w:p>
        </w:tc>
        <w:tc>
          <w:tcPr>
            <w:tcW w:w="1732" w:type="dxa"/>
          </w:tcPr>
          <w:p w14:paraId="2A9D2738" w14:textId="4C3779C0" w:rsidR="00A7672A" w:rsidRPr="006E6534" w:rsidRDefault="00120282">
            <w:pPr>
              <w:spacing w:line="240" w:lineRule="auto"/>
              <w:ind w:firstLine="0"/>
              <w:rPr>
                <w:rFonts w:cs="Times New Roman"/>
                <w:color w:val="000000" w:themeColor="text1"/>
                <w:rPrChange w:id="9478" w:author="N F" w:date="2023-12-05T03:08:00Z">
                  <w:rPr>
                    <w:rFonts w:cs="Times New Roman"/>
                  </w:rPr>
                </w:rPrChange>
              </w:rPr>
              <w:pPrChange w:id="9479" w:author="N F" w:date="2023-08-06T15:38:00Z">
                <w:pPr>
                  <w:ind w:firstLine="0"/>
                </w:pPr>
              </w:pPrChange>
            </w:pPr>
            <w:r w:rsidRPr="006E6534">
              <w:rPr>
                <w:rFonts w:cs="Times New Roman"/>
                <w:color w:val="000000" w:themeColor="text1"/>
                <w:rPrChange w:id="9480" w:author="N F" w:date="2023-12-05T03:08:00Z">
                  <w:rPr>
                    <w:rFonts w:cs="Times New Roman"/>
                  </w:rPr>
                </w:rPrChange>
              </w:rPr>
              <w:t>–</w:t>
            </w:r>
          </w:p>
        </w:tc>
      </w:tr>
      <w:tr w:rsidR="006E6534" w:rsidRPr="006E6534" w14:paraId="390514B8" w14:textId="77777777" w:rsidTr="00B551BB">
        <w:tc>
          <w:tcPr>
            <w:tcW w:w="1807" w:type="dxa"/>
            <w:vMerge/>
          </w:tcPr>
          <w:p w14:paraId="6EC86670" w14:textId="77777777" w:rsidR="00A7672A" w:rsidRPr="006E6534" w:rsidRDefault="00A7672A">
            <w:pPr>
              <w:spacing w:line="240" w:lineRule="auto"/>
              <w:ind w:firstLine="0"/>
              <w:rPr>
                <w:rFonts w:cs="Times New Roman"/>
                <w:color w:val="000000" w:themeColor="text1"/>
                <w:lang w:val="en-US"/>
                <w:rPrChange w:id="9481" w:author="N F" w:date="2023-12-05T03:08:00Z">
                  <w:rPr>
                    <w:rFonts w:cs="Times New Roman"/>
                    <w:lang w:val="en-US"/>
                  </w:rPr>
                </w:rPrChange>
              </w:rPr>
              <w:pPrChange w:id="9482" w:author="N F" w:date="2023-08-06T15:38:00Z">
                <w:pPr>
                  <w:ind w:firstLine="0"/>
                </w:pPr>
              </w:pPrChange>
            </w:pPr>
          </w:p>
        </w:tc>
        <w:tc>
          <w:tcPr>
            <w:tcW w:w="1849" w:type="dxa"/>
          </w:tcPr>
          <w:p w14:paraId="190ECB47" w14:textId="7B22FDD7" w:rsidR="00A7672A" w:rsidRPr="006E6534" w:rsidRDefault="00A7672A">
            <w:pPr>
              <w:spacing w:line="240" w:lineRule="auto"/>
              <w:ind w:firstLine="0"/>
              <w:rPr>
                <w:rFonts w:cs="Times New Roman"/>
                <w:color w:val="000000" w:themeColor="text1"/>
                <w:rPrChange w:id="9483" w:author="N F" w:date="2023-12-05T03:08:00Z">
                  <w:rPr>
                    <w:rFonts w:cs="Times New Roman"/>
                  </w:rPr>
                </w:rPrChange>
              </w:rPr>
              <w:pPrChange w:id="9484" w:author="N F" w:date="2023-08-06T15:38:00Z">
                <w:pPr>
                  <w:ind w:firstLine="0"/>
                </w:pPr>
              </w:pPrChange>
            </w:pPr>
            <w:r w:rsidRPr="006E6534">
              <w:rPr>
                <w:rFonts w:cs="Times New Roman"/>
                <w:color w:val="000000" w:themeColor="text1"/>
                <w:rPrChange w:id="9485" w:author="N F" w:date="2023-12-05T03:08:00Z">
                  <w:rPr>
                    <w:rFonts w:cs="Times New Roman"/>
                  </w:rPr>
                </w:rPrChange>
              </w:rPr>
              <w:t>Пероральный</w:t>
            </w:r>
          </w:p>
        </w:tc>
        <w:tc>
          <w:tcPr>
            <w:tcW w:w="2115" w:type="dxa"/>
          </w:tcPr>
          <w:p w14:paraId="67992E8B" w14:textId="666F60D0" w:rsidR="00A7672A" w:rsidRPr="006E6534" w:rsidRDefault="00EB2D4A">
            <w:pPr>
              <w:spacing w:line="240" w:lineRule="auto"/>
              <w:ind w:firstLine="0"/>
              <w:rPr>
                <w:rFonts w:cs="Times New Roman"/>
                <w:color w:val="000000" w:themeColor="text1"/>
                <w:rPrChange w:id="9486" w:author="N F" w:date="2023-12-05T03:08:00Z">
                  <w:rPr>
                    <w:rFonts w:cs="Times New Roman"/>
                  </w:rPr>
                </w:rPrChange>
              </w:rPr>
              <w:pPrChange w:id="9487" w:author="N F" w:date="2023-08-06T15:38:00Z">
                <w:pPr>
                  <w:ind w:firstLine="0"/>
                </w:pPr>
              </w:pPrChange>
            </w:pPr>
            <w:r w:rsidRPr="006E6534">
              <w:rPr>
                <w:rFonts w:cs="Times New Roman"/>
                <w:color w:val="000000" w:themeColor="text1"/>
                <w:rPrChange w:id="9488" w:author="N F" w:date="2023-12-05T03:08:00Z">
                  <w:rPr>
                    <w:rFonts w:cs="Times New Roman"/>
                  </w:rPr>
                </w:rPrChange>
              </w:rPr>
              <w:t>1420</w:t>
            </w:r>
          </w:p>
        </w:tc>
        <w:tc>
          <w:tcPr>
            <w:tcW w:w="1842" w:type="dxa"/>
          </w:tcPr>
          <w:p w14:paraId="7A9B7CD5" w14:textId="4355115B" w:rsidR="00A7672A" w:rsidRPr="006E6534" w:rsidRDefault="00120282">
            <w:pPr>
              <w:spacing w:line="240" w:lineRule="auto"/>
              <w:ind w:firstLine="0"/>
              <w:rPr>
                <w:rFonts w:cs="Times New Roman"/>
                <w:color w:val="000000" w:themeColor="text1"/>
                <w:rPrChange w:id="9489" w:author="N F" w:date="2023-12-05T03:08:00Z">
                  <w:rPr>
                    <w:rFonts w:cs="Times New Roman"/>
                  </w:rPr>
                </w:rPrChange>
              </w:rPr>
              <w:pPrChange w:id="9490" w:author="N F" w:date="2023-08-06T15:38:00Z">
                <w:pPr>
                  <w:ind w:firstLine="0"/>
                </w:pPr>
              </w:pPrChange>
            </w:pPr>
            <w:r w:rsidRPr="006E6534">
              <w:rPr>
                <w:rFonts w:cs="Times New Roman"/>
                <w:color w:val="000000" w:themeColor="text1"/>
                <w:rPrChange w:id="9491" w:author="N F" w:date="2023-12-05T03:08:00Z">
                  <w:rPr>
                    <w:rFonts w:cs="Times New Roman"/>
                  </w:rPr>
                </w:rPrChange>
              </w:rPr>
              <w:t>нп</w:t>
            </w:r>
          </w:p>
        </w:tc>
        <w:tc>
          <w:tcPr>
            <w:tcW w:w="1732" w:type="dxa"/>
          </w:tcPr>
          <w:p w14:paraId="3A10FEA0" w14:textId="5830229E" w:rsidR="00A7672A" w:rsidRPr="006E6534" w:rsidRDefault="005D57FA">
            <w:pPr>
              <w:spacing w:line="240" w:lineRule="auto"/>
              <w:ind w:firstLine="0"/>
              <w:rPr>
                <w:rFonts w:cs="Times New Roman"/>
                <w:color w:val="000000" w:themeColor="text1"/>
                <w:rPrChange w:id="9492" w:author="N F" w:date="2023-12-05T03:08:00Z">
                  <w:rPr>
                    <w:rFonts w:cs="Times New Roman"/>
                  </w:rPr>
                </w:rPrChange>
              </w:rPr>
              <w:pPrChange w:id="9493" w:author="N F" w:date="2023-08-06T15:38:00Z">
                <w:pPr>
                  <w:ind w:firstLine="0"/>
                </w:pPr>
              </w:pPrChange>
            </w:pPr>
            <w:r w:rsidRPr="006E6534">
              <w:rPr>
                <w:rFonts w:cs="Times New Roman"/>
                <w:color w:val="000000" w:themeColor="text1"/>
                <w:rPrChange w:id="9494" w:author="N F" w:date="2023-12-05T03:08:00Z">
                  <w:rPr>
                    <w:rFonts w:cs="Times New Roman"/>
                  </w:rPr>
                </w:rPrChange>
              </w:rPr>
              <w:t>16,</w:t>
            </w:r>
            <w:r w:rsidR="008E58CB" w:rsidRPr="006E6534">
              <w:rPr>
                <w:rFonts w:cs="Times New Roman"/>
                <w:color w:val="000000" w:themeColor="text1"/>
                <w:rPrChange w:id="9495" w:author="N F" w:date="2023-12-05T03:08:00Z">
                  <w:rPr>
                    <w:rFonts w:cs="Times New Roman"/>
                  </w:rPr>
                </w:rPrChange>
              </w:rPr>
              <w:t>6</w:t>
            </w:r>
          </w:p>
        </w:tc>
      </w:tr>
      <w:tr w:rsidR="006E6534" w:rsidRPr="006E6534" w14:paraId="4911DE04" w14:textId="77777777" w:rsidTr="00AC66D4">
        <w:trPr>
          <w:trHeight w:val="645"/>
        </w:trPr>
        <w:tc>
          <w:tcPr>
            <w:tcW w:w="1807" w:type="dxa"/>
          </w:tcPr>
          <w:p w14:paraId="2ADDDC64" w14:textId="7154020B" w:rsidR="00B551BB" w:rsidRPr="006E6534" w:rsidRDefault="00B551BB">
            <w:pPr>
              <w:spacing w:line="240" w:lineRule="auto"/>
              <w:ind w:firstLine="0"/>
              <w:rPr>
                <w:rFonts w:cs="Times New Roman"/>
                <w:color w:val="000000" w:themeColor="text1"/>
                <w:rPrChange w:id="9496" w:author="N F" w:date="2023-12-05T03:08:00Z">
                  <w:rPr>
                    <w:rFonts w:cs="Times New Roman"/>
                  </w:rPr>
                </w:rPrChange>
              </w:rPr>
              <w:pPrChange w:id="9497" w:author="N F" w:date="2023-08-06T15:38:00Z">
                <w:pPr>
                  <w:ind w:firstLine="0"/>
                </w:pPr>
              </w:pPrChange>
            </w:pPr>
            <w:r w:rsidRPr="006E6534">
              <w:rPr>
                <w:rFonts w:cs="Times New Roman"/>
                <w:color w:val="000000" w:themeColor="text1"/>
                <w:lang w:val="en-US"/>
                <w:rPrChange w:id="9498" w:author="N F" w:date="2023-12-05T03:08:00Z">
                  <w:rPr>
                    <w:rFonts w:cs="Times New Roman"/>
                    <w:lang w:val="en-US"/>
                  </w:rPr>
                </w:rPrChange>
              </w:rPr>
              <w:t xml:space="preserve">CL, </w:t>
            </w:r>
            <w:r w:rsidRPr="006E6534">
              <w:rPr>
                <w:rFonts w:cs="Times New Roman"/>
                <w:color w:val="000000" w:themeColor="text1"/>
                <w:rPrChange w:id="9499" w:author="N F" w:date="2023-12-05T03:08:00Z">
                  <w:rPr>
                    <w:rFonts w:cs="Times New Roman"/>
                  </w:rPr>
                </w:rPrChange>
              </w:rPr>
              <w:t>л/ч/кг</w:t>
            </w:r>
          </w:p>
        </w:tc>
        <w:tc>
          <w:tcPr>
            <w:tcW w:w="1849" w:type="dxa"/>
          </w:tcPr>
          <w:p w14:paraId="242778C2" w14:textId="77777777" w:rsidR="00B551BB" w:rsidRPr="006E6534" w:rsidRDefault="00B551BB">
            <w:pPr>
              <w:spacing w:line="240" w:lineRule="auto"/>
              <w:ind w:firstLine="0"/>
              <w:rPr>
                <w:rFonts w:cs="Times New Roman"/>
                <w:color w:val="000000" w:themeColor="text1"/>
                <w:rPrChange w:id="9500" w:author="N F" w:date="2023-12-05T03:08:00Z">
                  <w:rPr>
                    <w:rFonts w:cs="Times New Roman"/>
                  </w:rPr>
                </w:rPrChange>
              </w:rPr>
              <w:pPrChange w:id="9501" w:author="N F" w:date="2023-08-06T15:38:00Z">
                <w:pPr>
                  <w:ind w:firstLine="0"/>
                </w:pPr>
              </w:pPrChange>
            </w:pPr>
            <w:r w:rsidRPr="006E6534">
              <w:rPr>
                <w:rFonts w:cs="Times New Roman"/>
                <w:color w:val="000000" w:themeColor="text1"/>
                <w:rPrChange w:id="9502" w:author="N F" w:date="2023-12-05T03:08:00Z">
                  <w:rPr>
                    <w:rFonts w:cs="Times New Roman"/>
                  </w:rPr>
                </w:rPrChange>
              </w:rPr>
              <w:t>Внутривенный</w:t>
            </w:r>
          </w:p>
          <w:p w14:paraId="1C5CA04D" w14:textId="1950831F" w:rsidR="00B551BB" w:rsidRPr="006E6534" w:rsidRDefault="00B551BB">
            <w:pPr>
              <w:spacing w:line="240" w:lineRule="auto"/>
              <w:ind w:firstLine="0"/>
              <w:rPr>
                <w:rFonts w:cs="Times New Roman"/>
                <w:color w:val="000000" w:themeColor="text1"/>
                <w:rPrChange w:id="9503" w:author="N F" w:date="2023-12-05T03:08:00Z">
                  <w:rPr>
                    <w:rFonts w:cs="Times New Roman"/>
                  </w:rPr>
                </w:rPrChange>
              </w:rPr>
              <w:pPrChange w:id="9504" w:author="N F" w:date="2023-08-06T15:38:00Z">
                <w:pPr>
                  <w:ind w:firstLine="0"/>
                </w:pPr>
              </w:pPrChange>
            </w:pPr>
            <w:r w:rsidRPr="006E6534">
              <w:rPr>
                <w:rFonts w:cs="Times New Roman"/>
                <w:color w:val="000000" w:themeColor="text1"/>
                <w:rPrChange w:id="9505" w:author="N F" w:date="2023-12-05T03:08:00Z">
                  <w:rPr>
                    <w:rFonts w:cs="Times New Roman"/>
                  </w:rPr>
                </w:rPrChange>
              </w:rPr>
              <w:t>Пероральный</w:t>
            </w:r>
          </w:p>
        </w:tc>
        <w:tc>
          <w:tcPr>
            <w:tcW w:w="2115" w:type="dxa"/>
          </w:tcPr>
          <w:p w14:paraId="287E77C0" w14:textId="12B54FDE" w:rsidR="00B551BB" w:rsidRPr="006E6534" w:rsidRDefault="00B551BB">
            <w:pPr>
              <w:spacing w:line="240" w:lineRule="auto"/>
              <w:ind w:firstLine="0"/>
              <w:rPr>
                <w:rFonts w:cs="Times New Roman"/>
                <w:color w:val="000000" w:themeColor="text1"/>
                <w:rPrChange w:id="9506" w:author="N F" w:date="2023-12-05T03:08:00Z">
                  <w:rPr>
                    <w:rFonts w:cs="Times New Roman"/>
                  </w:rPr>
                </w:rPrChange>
              </w:rPr>
              <w:pPrChange w:id="9507" w:author="N F" w:date="2023-08-06T15:38:00Z">
                <w:pPr>
                  <w:ind w:firstLine="0"/>
                </w:pPr>
              </w:pPrChange>
            </w:pPr>
            <w:r w:rsidRPr="006E6534">
              <w:rPr>
                <w:rFonts w:cs="Times New Roman"/>
                <w:color w:val="000000" w:themeColor="text1"/>
                <w:rPrChange w:id="9508" w:author="N F" w:date="2023-12-05T03:08:00Z">
                  <w:rPr>
                    <w:rFonts w:cs="Times New Roman"/>
                  </w:rPr>
                </w:rPrChange>
              </w:rPr>
              <w:t>нп</w:t>
            </w:r>
          </w:p>
        </w:tc>
        <w:tc>
          <w:tcPr>
            <w:tcW w:w="1842" w:type="dxa"/>
          </w:tcPr>
          <w:p w14:paraId="16C4C90F" w14:textId="44163685" w:rsidR="00B551BB" w:rsidRPr="006E6534" w:rsidRDefault="00B551BB">
            <w:pPr>
              <w:spacing w:line="240" w:lineRule="auto"/>
              <w:ind w:firstLine="0"/>
              <w:rPr>
                <w:rFonts w:cs="Times New Roman"/>
                <w:color w:val="000000" w:themeColor="text1"/>
                <w:rPrChange w:id="9509" w:author="N F" w:date="2023-12-05T03:08:00Z">
                  <w:rPr>
                    <w:rFonts w:cs="Times New Roman"/>
                  </w:rPr>
                </w:rPrChange>
              </w:rPr>
              <w:pPrChange w:id="9510" w:author="N F" w:date="2023-08-06T15:38:00Z">
                <w:pPr>
                  <w:ind w:firstLine="0"/>
                </w:pPr>
              </w:pPrChange>
            </w:pPr>
            <w:r w:rsidRPr="006E6534">
              <w:rPr>
                <w:rFonts w:cs="Times New Roman"/>
                <w:color w:val="000000" w:themeColor="text1"/>
                <w:rPrChange w:id="9511" w:author="N F" w:date="2023-12-05T03:08:00Z">
                  <w:rPr>
                    <w:rFonts w:cs="Times New Roman"/>
                  </w:rPr>
                </w:rPrChange>
              </w:rPr>
              <w:t>1,28</w:t>
            </w:r>
          </w:p>
        </w:tc>
        <w:tc>
          <w:tcPr>
            <w:tcW w:w="1732" w:type="dxa"/>
          </w:tcPr>
          <w:p w14:paraId="166202CB" w14:textId="762292B5" w:rsidR="00B551BB" w:rsidRPr="006E6534" w:rsidRDefault="00B551BB">
            <w:pPr>
              <w:spacing w:line="240" w:lineRule="auto"/>
              <w:ind w:firstLine="0"/>
              <w:rPr>
                <w:rFonts w:cs="Times New Roman"/>
                <w:color w:val="000000" w:themeColor="text1"/>
                <w:rPrChange w:id="9512" w:author="N F" w:date="2023-12-05T03:08:00Z">
                  <w:rPr>
                    <w:rFonts w:cs="Times New Roman"/>
                  </w:rPr>
                </w:rPrChange>
              </w:rPr>
              <w:pPrChange w:id="9513" w:author="N F" w:date="2023-08-06T15:38:00Z">
                <w:pPr>
                  <w:ind w:firstLine="0"/>
                </w:pPr>
              </w:pPrChange>
            </w:pPr>
            <w:r w:rsidRPr="006E6534">
              <w:rPr>
                <w:rFonts w:cs="Times New Roman"/>
                <w:color w:val="000000" w:themeColor="text1"/>
                <w:rPrChange w:id="9514" w:author="N F" w:date="2023-12-05T03:08:00Z">
                  <w:rPr>
                    <w:rFonts w:cs="Times New Roman"/>
                  </w:rPr>
                </w:rPrChange>
              </w:rPr>
              <w:t>нп</w:t>
            </w:r>
          </w:p>
        </w:tc>
      </w:tr>
      <w:tr w:rsidR="006E6534" w:rsidRPr="006E6534" w14:paraId="5ADC98B2" w14:textId="77777777" w:rsidTr="00AC66D4">
        <w:trPr>
          <w:trHeight w:val="645"/>
        </w:trPr>
        <w:tc>
          <w:tcPr>
            <w:tcW w:w="1807" w:type="dxa"/>
          </w:tcPr>
          <w:p w14:paraId="4D7F291A" w14:textId="5542FA88" w:rsidR="00B551BB" w:rsidRPr="006E6534" w:rsidRDefault="00B551BB">
            <w:pPr>
              <w:spacing w:line="240" w:lineRule="auto"/>
              <w:ind w:firstLine="0"/>
              <w:rPr>
                <w:rFonts w:cs="Times New Roman"/>
                <w:color w:val="000000" w:themeColor="text1"/>
                <w:rPrChange w:id="9515" w:author="N F" w:date="2023-12-05T03:08:00Z">
                  <w:rPr>
                    <w:rFonts w:cs="Times New Roman"/>
                  </w:rPr>
                </w:rPrChange>
              </w:rPr>
              <w:pPrChange w:id="9516" w:author="N F" w:date="2023-08-06T15:38:00Z">
                <w:pPr>
                  <w:ind w:firstLine="0"/>
                </w:pPr>
              </w:pPrChange>
            </w:pPr>
            <w:r w:rsidRPr="006E6534">
              <w:rPr>
                <w:rFonts w:cs="Times New Roman"/>
                <w:color w:val="000000" w:themeColor="text1"/>
                <w:lang w:val="en-US"/>
                <w:rPrChange w:id="9517" w:author="N F" w:date="2023-12-05T03:08:00Z">
                  <w:rPr>
                    <w:rFonts w:cs="Times New Roman"/>
                    <w:lang w:val="en-US"/>
                  </w:rPr>
                </w:rPrChange>
              </w:rPr>
              <w:t>V</w:t>
            </w:r>
            <w:r w:rsidRPr="006E6534">
              <w:rPr>
                <w:rFonts w:cs="Times New Roman"/>
                <w:color w:val="000000" w:themeColor="text1"/>
                <w:vertAlign w:val="subscript"/>
                <w:lang w:val="en-US"/>
                <w:rPrChange w:id="9518" w:author="N F" w:date="2023-12-05T03:08:00Z">
                  <w:rPr>
                    <w:rFonts w:cs="Times New Roman"/>
                    <w:vertAlign w:val="subscript"/>
                    <w:lang w:val="en-US"/>
                  </w:rPr>
                </w:rPrChange>
              </w:rPr>
              <w:t>d</w:t>
            </w:r>
            <w:r w:rsidRPr="006E6534">
              <w:rPr>
                <w:rFonts w:cs="Times New Roman"/>
                <w:color w:val="000000" w:themeColor="text1"/>
                <w:lang w:val="en-US"/>
                <w:rPrChange w:id="9519" w:author="N F" w:date="2023-12-05T03:08:00Z">
                  <w:rPr>
                    <w:rFonts w:cs="Times New Roman"/>
                    <w:lang w:val="en-US"/>
                  </w:rPr>
                </w:rPrChange>
              </w:rPr>
              <w:t xml:space="preserve">, </w:t>
            </w:r>
            <w:r w:rsidRPr="006E6534">
              <w:rPr>
                <w:rFonts w:cs="Times New Roman"/>
                <w:color w:val="000000" w:themeColor="text1"/>
                <w:rPrChange w:id="9520" w:author="N F" w:date="2023-12-05T03:08:00Z">
                  <w:rPr>
                    <w:rFonts w:cs="Times New Roman"/>
                  </w:rPr>
                </w:rPrChange>
              </w:rPr>
              <w:t>л/кг</w:t>
            </w:r>
          </w:p>
        </w:tc>
        <w:tc>
          <w:tcPr>
            <w:tcW w:w="1849" w:type="dxa"/>
          </w:tcPr>
          <w:p w14:paraId="2EE5005E" w14:textId="77777777" w:rsidR="00B551BB" w:rsidRPr="006E6534" w:rsidRDefault="00B551BB">
            <w:pPr>
              <w:spacing w:line="240" w:lineRule="auto"/>
              <w:ind w:firstLine="0"/>
              <w:rPr>
                <w:rFonts w:cs="Times New Roman"/>
                <w:color w:val="000000" w:themeColor="text1"/>
                <w:rPrChange w:id="9521" w:author="N F" w:date="2023-12-05T03:08:00Z">
                  <w:rPr>
                    <w:rFonts w:cs="Times New Roman"/>
                  </w:rPr>
                </w:rPrChange>
              </w:rPr>
              <w:pPrChange w:id="9522" w:author="N F" w:date="2023-08-06T15:38:00Z">
                <w:pPr>
                  <w:ind w:firstLine="0"/>
                </w:pPr>
              </w:pPrChange>
            </w:pPr>
            <w:r w:rsidRPr="006E6534">
              <w:rPr>
                <w:rFonts w:cs="Times New Roman"/>
                <w:color w:val="000000" w:themeColor="text1"/>
                <w:rPrChange w:id="9523" w:author="N F" w:date="2023-12-05T03:08:00Z">
                  <w:rPr>
                    <w:rFonts w:cs="Times New Roman"/>
                  </w:rPr>
                </w:rPrChange>
              </w:rPr>
              <w:t>Внутривенный</w:t>
            </w:r>
          </w:p>
          <w:p w14:paraId="2258A8A2" w14:textId="224BE99F" w:rsidR="00B551BB" w:rsidRPr="006E6534" w:rsidRDefault="00B551BB">
            <w:pPr>
              <w:spacing w:line="240" w:lineRule="auto"/>
              <w:ind w:firstLine="0"/>
              <w:rPr>
                <w:rFonts w:cs="Times New Roman"/>
                <w:color w:val="000000" w:themeColor="text1"/>
                <w:rPrChange w:id="9524" w:author="N F" w:date="2023-12-05T03:08:00Z">
                  <w:rPr>
                    <w:rFonts w:cs="Times New Roman"/>
                  </w:rPr>
                </w:rPrChange>
              </w:rPr>
              <w:pPrChange w:id="9525" w:author="N F" w:date="2023-08-06T15:38:00Z">
                <w:pPr>
                  <w:ind w:firstLine="0"/>
                </w:pPr>
              </w:pPrChange>
            </w:pPr>
            <w:r w:rsidRPr="006E6534">
              <w:rPr>
                <w:rFonts w:cs="Times New Roman"/>
                <w:color w:val="000000" w:themeColor="text1"/>
                <w:rPrChange w:id="9526" w:author="N F" w:date="2023-12-05T03:08:00Z">
                  <w:rPr>
                    <w:rFonts w:cs="Times New Roman"/>
                  </w:rPr>
                </w:rPrChange>
              </w:rPr>
              <w:t>Пероральный</w:t>
            </w:r>
          </w:p>
        </w:tc>
        <w:tc>
          <w:tcPr>
            <w:tcW w:w="2115" w:type="dxa"/>
          </w:tcPr>
          <w:p w14:paraId="3E4A0EB1" w14:textId="486C3122" w:rsidR="00B551BB" w:rsidRPr="006E6534" w:rsidRDefault="00B551BB">
            <w:pPr>
              <w:spacing w:line="240" w:lineRule="auto"/>
              <w:ind w:firstLine="0"/>
              <w:rPr>
                <w:rFonts w:cs="Times New Roman"/>
                <w:color w:val="000000" w:themeColor="text1"/>
                <w:rPrChange w:id="9527" w:author="N F" w:date="2023-12-05T03:08:00Z">
                  <w:rPr>
                    <w:rFonts w:cs="Times New Roman"/>
                  </w:rPr>
                </w:rPrChange>
              </w:rPr>
              <w:pPrChange w:id="9528" w:author="N F" w:date="2023-08-06T15:38:00Z">
                <w:pPr>
                  <w:ind w:firstLine="0"/>
                </w:pPr>
              </w:pPrChange>
            </w:pPr>
            <w:r w:rsidRPr="006E6534">
              <w:rPr>
                <w:rFonts w:cs="Times New Roman"/>
                <w:color w:val="000000" w:themeColor="text1"/>
                <w:rPrChange w:id="9529" w:author="N F" w:date="2023-12-05T03:08:00Z">
                  <w:rPr>
                    <w:rFonts w:cs="Times New Roman"/>
                  </w:rPr>
                </w:rPrChange>
              </w:rPr>
              <w:t>нп</w:t>
            </w:r>
          </w:p>
        </w:tc>
        <w:tc>
          <w:tcPr>
            <w:tcW w:w="1842" w:type="dxa"/>
          </w:tcPr>
          <w:p w14:paraId="3A226CD9" w14:textId="1CC075AF" w:rsidR="00B551BB" w:rsidRPr="006E6534" w:rsidRDefault="00B551BB">
            <w:pPr>
              <w:spacing w:line="240" w:lineRule="auto"/>
              <w:ind w:firstLine="0"/>
              <w:rPr>
                <w:rFonts w:cs="Times New Roman"/>
                <w:color w:val="000000" w:themeColor="text1"/>
                <w:rPrChange w:id="9530" w:author="N F" w:date="2023-12-05T03:08:00Z">
                  <w:rPr>
                    <w:rFonts w:cs="Times New Roman"/>
                  </w:rPr>
                </w:rPrChange>
              </w:rPr>
              <w:pPrChange w:id="9531" w:author="N F" w:date="2023-08-06T15:38:00Z">
                <w:pPr>
                  <w:ind w:firstLine="0"/>
                </w:pPr>
              </w:pPrChange>
            </w:pPr>
            <w:r w:rsidRPr="006E6534">
              <w:rPr>
                <w:rFonts w:cs="Times New Roman"/>
                <w:color w:val="000000" w:themeColor="text1"/>
                <w:rPrChange w:id="9532" w:author="N F" w:date="2023-12-05T03:08:00Z">
                  <w:rPr>
                    <w:rFonts w:cs="Times New Roman"/>
                  </w:rPr>
                </w:rPrChange>
              </w:rPr>
              <w:t>18,2</w:t>
            </w:r>
          </w:p>
        </w:tc>
        <w:tc>
          <w:tcPr>
            <w:tcW w:w="1732" w:type="dxa"/>
          </w:tcPr>
          <w:p w14:paraId="55B6A4C9" w14:textId="4BA30395" w:rsidR="00B551BB" w:rsidRPr="006E6534" w:rsidRDefault="00B551BB">
            <w:pPr>
              <w:spacing w:line="240" w:lineRule="auto"/>
              <w:ind w:firstLine="0"/>
              <w:rPr>
                <w:rFonts w:cs="Times New Roman"/>
                <w:color w:val="000000" w:themeColor="text1"/>
                <w:rPrChange w:id="9533" w:author="N F" w:date="2023-12-05T03:08:00Z">
                  <w:rPr>
                    <w:rFonts w:cs="Times New Roman"/>
                  </w:rPr>
                </w:rPrChange>
              </w:rPr>
              <w:pPrChange w:id="9534" w:author="N F" w:date="2023-08-06T15:38:00Z">
                <w:pPr>
                  <w:ind w:firstLine="0"/>
                </w:pPr>
              </w:pPrChange>
            </w:pPr>
            <w:r w:rsidRPr="006E6534">
              <w:rPr>
                <w:rFonts w:cs="Times New Roman"/>
                <w:color w:val="000000" w:themeColor="text1"/>
                <w:rPrChange w:id="9535" w:author="N F" w:date="2023-12-05T03:08:00Z">
                  <w:rPr>
                    <w:rFonts w:cs="Times New Roman"/>
                  </w:rPr>
                </w:rPrChange>
              </w:rPr>
              <w:t>нп</w:t>
            </w:r>
          </w:p>
        </w:tc>
      </w:tr>
      <w:tr w:rsidR="006E6534" w:rsidRPr="006E6534" w14:paraId="0CA1AD29" w14:textId="77777777" w:rsidTr="00B551BB">
        <w:tc>
          <w:tcPr>
            <w:tcW w:w="1807" w:type="dxa"/>
            <w:vMerge w:val="restart"/>
          </w:tcPr>
          <w:p w14:paraId="77D22F9A" w14:textId="30A315E7" w:rsidR="00A7672A" w:rsidRPr="006E6534" w:rsidRDefault="00A7672A">
            <w:pPr>
              <w:spacing w:line="240" w:lineRule="auto"/>
              <w:ind w:firstLine="0"/>
              <w:rPr>
                <w:rFonts w:cs="Times New Roman"/>
                <w:color w:val="000000" w:themeColor="text1"/>
                <w:rPrChange w:id="9536" w:author="N F" w:date="2023-12-05T03:08:00Z">
                  <w:rPr>
                    <w:rFonts w:cs="Times New Roman"/>
                  </w:rPr>
                </w:rPrChange>
              </w:rPr>
              <w:pPrChange w:id="9537" w:author="N F" w:date="2023-08-06T15:38:00Z">
                <w:pPr>
                  <w:ind w:firstLine="0"/>
                </w:pPr>
              </w:pPrChange>
            </w:pPr>
            <w:r w:rsidRPr="006E6534">
              <w:rPr>
                <w:rFonts w:cs="Times New Roman"/>
                <w:color w:val="000000" w:themeColor="text1"/>
                <w:lang w:val="en-US"/>
                <w:rPrChange w:id="9538" w:author="N F" w:date="2023-12-05T03:08:00Z">
                  <w:rPr>
                    <w:rFonts w:cs="Times New Roman"/>
                    <w:lang w:val="en-US"/>
                  </w:rPr>
                </w:rPrChange>
              </w:rPr>
              <w:t>t</w:t>
            </w:r>
            <w:r w:rsidRPr="006E6534">
              <w:rPr>
                <w:rFonts w:cs="Times New Roman"/>
                <w:color w:val="000000" w:themeColor="text1"/>
                <w:vertAlign w:val="subscript"/>
                <w:lang w:val="en-US"/>
                <w:rPrChange w:id="9539" w:author="N F" w:date="2023-12-05T03:08:00Z">
                  <w:rPr>
                    <w:rFonts w:cs="Times New Roman"/>
                    <w:vertAlign w:val="subscript"/>
                    <w:lang w:val="en-US"/>
                  </w:rPr>
                </w:rPrChange>
              </w:rPr>
              <w:t>1/2</w:t>
            </w:r>
            <w:r w:rsidRPr="006E6534">
              <w:rPr>
                <w:rFonts w:cs="Times New Roman"/>
                <w:color w:val="000000" w:themeColor="text1"/>
                <w:lang w:val="en-US"/>
                <w:rPrChange w:id="9540" w:author="N F" w:date="2023-12-05T03:08:00Z">
                  <w:rPr>
                    <w:rFonts w:cs="Times New Roman"/>
                    <w:lang w:val="en-US"/>
                  </w:rPr>
                </w:rPrChange>
              </w:rPr>
              <w:t xml:space="preserve">, </w:t>
            </w:r>
            <w:r w:rsidRPr="006E6534">
              <w:rPr>
                <w:rFonts w:cs="Times New Roman"/>
                <w:color w:val="000000" w:themeColor="text1"/>
                <w:rPrChange w:id="9541" w:author="N F" w:date="2023-12-05T03:08:00Z">
                  <w:rPr>
                    <w:rFonts w:cs="Times New Roman"/>
                  </w:rPr>
                </w:rPrChange>
              </w:rPr>
              <w:t>ч</w:t>
            </w:r>
          </w:p>
        </w:tc>
        <w:tc>
          <w:tcPr>
            <w:tcW w:w="1849" w:type="dxa"/>
          </w:tcPr>
          <w:p w14:paraId="55791277" w14:textId="03BF757E" w:rsidR="00A7672A" w:rsidRPr="006E6534" w:rsidRDefault="00A7672A">
            <w:pPr>
              <w:spacing w:line="240" w:lineRule="auto"/>
              <w:ind w:firstLine="0"/>
              <w:rPr>
                <w:rFonts w:cs="Times New Roman"/>
                <w:color w:val="000000" w:themeColor="text1"/>
                <w:rPrChange w:id="9542" w:author="N F" w:date="2023-12-05T03:08:00Z">
                  <w:rPr>
                    <w:rFonts w:cs="Times New Roman"/>
                  </w:rPr>
                </w:rPrChange>
              </w:rPr>
              <w:pPrChange w:id="9543" w:author="N F" w:date="2023-08-06T15:38:00Z">
                <w:pPr>
                  <w:ind w:firstLine="0"/>
                </w:pPr>
              </w:pPrChange>
            </w:pPr>
            <w:r w:rsidRPr="006E6534">
              <w:rPr>
                <w:rFonts w:cs="Times New Roman"/>
                <w:color w:val="000000" w:themeColor="text1"/>
                <w:rPrChange w:id="9544" w:author="N F" w:date="2023-12-05T03:08:00Z">
                  <w:rPr>
                    <w:rFonts w:cs="Times New Roman"/>
                  </w:rPr>
                </w:rPrChange>
              </w:rPr>
              <w:t>Внутривенный</w:t>
            </w:r>
          </w:p>
        </w:tc>
        <w:tc>
          <w:tcPr>
            <w:tcW w:w="2115" w:type="dxa"/>
          </w:tcPr>
          <w:p w14:paraId="20C6523F" w14:textId="063E8974" w:rsidR="00A7672A" w:rsidRPr="006E6534" w:rsidRDefault="005D57FA">
            <w:pPr>
              <w:spacing w:line="240" w:lineRule="auto"/>
              <w:ind w:firstLine="0"/>
              <w:rPr>
                <w:rFonts w:cs="Times New Roman"/>
                <w:color w:val="000000" w:themeColor="text1"/>
                <w:rPrChange w:id="9545" w:author="N F" w:date="2023-12-05T03:08:00Z">
                  <w:rPr>
                    <w:rFonts w:cs="Times New Roman"/>
                  </w:rPr>
                </w:rPrChange>
              </w:rPr>
              <w:pPrChange w:id="9546" w:author="N F" w:date="2023-08-06T15:38:00Z">
                <w:pPr>
                  <w:ind w:firstLine="0"/>
                </w:pPr>
              </w:pPrChange>
            </w:pPr>
            <w:r w:rsidRPr="006E6534">
              <w:rPr>
                <w:rFonts w:cs="Times New Roman"/>
                <w:color w:val="000000" w:themeColor="text1"/>
                <w:rPrChange w:id="9547" w:author="N F" w:date="2023-12-05T03:08:00Z">
                  <w:rPr>
                    <w:rFonts w:cs="Times New Roman"/>
                  </w:rPr>
                </w:rPrChange>
              </w:rPr>
              <w:t>197</w:t>
            </w:r>
          </w:p>
        </w:tc>
        <w:tc>
          <w:tcPr>
            <w:tcW w:w="1842" w:type="dxa"/>
          </w:tcPr>
          <w:p w14:paraId="734E0DC1" w14:textId="4500E9C6" w:rsidR="00A7672A" w:rsidRPr="006E6534" w:rsidRDefault="005D57FA">
            <w:pPr>
              <w:spacing w:line="240" w:lineRule="auto"/>
              <w:ind w:firstLine="0"/>
              <w:rPr>
                <w:rFonts w:cs="Times New Roman"/>
                <w:color w:val="000000" w:themeColor="text1"/>
                <w:rPrChange w:id="9548" w:author="N F" w:date="2023-12-05T03:08:00Z">
                  <w:rPr>
                    <w:rFonts w:cs="Times New Roman"/>
                  </w:rPr>
                </w:rPrChange>
              </w:rPr>
              <w:pPrChange w:id="9549" w:author="N F" w:date="2023-08-06T15:38:00Z">
                <w:pPr>
                  <w:ind w:firstLine="0"/>
                </w:pPr>
              </w:pPrChange>
            </w:pPr>
            <w:r w:rsidRPr="006E6534">
              <w:rPr>
                <w:rFonts w:cs="Times New Roman"/>
                <w:color w:val="000000" w:themeColor="text1"/>
                <w:rPrChange w:id="9550" w:author="N F" w:date="2023-12-05T03:08:00Z">
                  <w:rPr>
                    <w:rFonts w:cs="Times New Roman"/>
                  </w:rPr>
                </w:rPrChange>
              </w:rPr>
              <w:t>10,3</w:t>
            </w:r>
          </w:p>
        </w:tc>
        <w:tc>
          <w:tcPr>
            <w:tcW w:w="1732" w:type="dxa"/>
          </w:tcPr>
          <w:p w14:paraId="1472A146" w14:textId="1DC5DE7F" w:rsidR="00A7672A" w:rsidRPr="006E6534" w:rsidRDefault="00B551BB">
            <w:pPr>
              <w:spacing w:line="240" w:lineRule="auto"/>
              <w:ind w:firstLine="0"/>
              <w:rPr>
                <w:rFonts w:cs="Times New Roman"/>
                <w:color w:val="000000" w:themeColor="text1"/>
                <w:rPrChange w:id="9551" w:author="N F" w:date="2023-12-05T03:08:00Z">
                  <w:rPr>
                    <w:rFonts w:cs="Times New Roman"/>
                  </w:rPr>
                </w:rPrChange>
              </w:rPr>
              <w:pPrChange w:id="9552" w:author="N F" w:date="2023-08-06T15:38:00Z">
                <w:pPr>
                  <w:ind w:firstLine="0"/>
                </w:pPr>
              </w:pPrChange>
            </w:pPr>
            <w:r w:rsidRPr="006E6534">
              <w:rPr>
                <w:rFonts w:cs="Times New Roman"/>
                <w:color w:val="000000" w:themeColor="text1"/>
                <w:rPrChange w:id="9553" w:author="N F" w:date="2023-12-05T03:08:00Z">
                  <w:rPr>
                    <w:rFonts w:cs="Times New Roman"/>
                  </w:rPr>
                </w:rPrChange>
              </w:rPr>
              <w:t>НПКО</w:t>
            </w:r>
          </w:p>
        </w:tc>
      </w:tr>
      <w:tr w:rsidR="006E6534" w:rsidRPr="006E6534" w14:paraId="0F441883" w14:textId="77777777" w:rsidTr="00B551BB">
        <w:tc>
          <w:tcPr>
            <w:tcW w:w="1807" w:type="dxa"/>
            <w:vMerge/>
          </w:tcPr>
          <w:p w14:paraId="33BB223C" w14:textId="77777777" w:rsidR="00A7672A" w:rsidRPr="006E6534" w:rsidRDefault="00A7672A">
            <w:pPr>
              <w:spacing w:line="240" w:lineRule="auto"/>
              <w:ind w:firstLine="0"/>
              <w:rPr>
                <w:rFonts w:cs="Times New Roman"/>
                <w:color w:val="000000" w:themeColor="text1"/>
                <w:lang w:val="en-US"/>
                <w:rPrChange w:id="9554" w:author="N F" w:date="2023-12-05T03:08:00Z">
                  <w:rPr>
                    <w:rFonts w:cs="Times New Roman"/>
                    <w:lang w:val="en-US"/>
                  </w:rPr>
                </w:rPrChange>
              </w:rPr>
              <w:pPrChange w:id="9555" w:author="N F" w:date="2023-08-06T15:38:00Z">
                <w:pPr>
                  <w:ind w:firstLine="0"/>
                </w:pPr>
              </w:pPrChange>
            </w:pPr>
          </w:p>
        </w:tc>
        <w:tc>
          <w:tcPr>
            <w:tcW w:w="1849" w:type="dxa"/>
          </w:tcPr>
          <w:p w14:paraId="2D1D31CA" w14:textId="630B19B2" w:rsidR="00A7672A" w:rsidRPr="006E6534" w:rsidRDefault="00A7672A">
            <w:pPr>
              <w:spacing w:line="240" w:lineRule="auto"/>
              <w:ind w:firstLine="0"/>
              <w:rPr>
                <w:rFonts w:cs="Times New Roman"/>
                <w:color w:val="000000" w:themeColor="text1"/>
                <w:rPrChange w:id="9556" w:author="N F" w:date="2023-12-05T03:08:00Z">
                  <w:rPr>
                    <w:rFonts w:cs="Times New Roman"/>
                  </w:rPr>
                </w:rPrChange>
              </w:rPr>
              <w:pPrChange w:id="9557" w:author="N F" w:date="2023-08-06T15:38:00Z">
                <w:pPr>
                  <w:ind w:firstLine="0"/>
                </w:pPr>
              </w:pPrChange>
            </w:pPr>
            <w:r w:rsidRPr="006E6534">
              <w:rPr>
                <w:rFonts w:cs="Times New Roman"/>
                <w:color w:val="000000" w:themeColor="text1"/>
                <w:rPrChange w:id="9558" w:author="N F" w:date="2023-12-05T03:08:00Z">
                  <w:rPr>
                    <w:rFonts w:cs="Times New Roman"/>
                  </w:rPr>
                </w:rPrChange>
              </w:rPr>
              <w:t>Пероральный</w:t>
            </w:r>
          </w:p>
        </w:tc>
        <w:tc>
          <w:tcPr>
            <w:tcW w:w="2115" w:type="dxa"/>
          </w:tcPr>
          <w:p w14:paraId="540BCBA1" w14:textId="20D41BA8" w:rsidR="00A7672A" w:rsidRPr="006E6534" w:rsidRDefault="005D57FA">
            <w:pPr>
              <w:spacing w:line="240" w:lineRule="auto"/>
              <w:ind w:firstLine="0"/>
              <w:rPr>
                <w:rFonts w:cs="Times New Roman"/>
                <w:color w:val="000000" w:themeColor="text1"/>
                <w:rPrChange w:id="9559" w:author="N F" w:date="2023-12-05T03:08:00Z">
                  <w:rPr>
                    <w:rFonts w:cs="Times New Roman"/>
                  </w:rPr>
                </w:rPrChange>
              </w:rPr>
              <w:pPrChange w:id="9560" w:author="N F" w:date="2023-08-06T15:38:00Z">
                <w:pPr>
                  <w:ind w:firstLine="0"/>
                </w:pPr>
              </w:pPrChange>
            </w:pPr>
            <w:r w:rsidRPr="006E6534">
              <w:rPr>
                <w:rFonts w:cs="Times New Roman"/>
                <w:color w:val="000000" w:themeColor="text1"/>
                <w:rPrChange w:id="9561" w:author="N F" w:date="2023-12-05T03:08:00Z">
                  <w:rPr>
                    <w:rFonts w:cs="Times New Roman"/>
                  </w:rPr>
                </w:rPrChange>
              </w:rPr>
              <w:t>179</w:t>
            </w:r>
          </w:p>
        </w:tc>
        <w:tc>
          <w:tcPr>
            <w:tcW w:w="1842" w:type="dxa"/>
          </w:tcPr>
          <w:p w14:paraId="638FB0A2" w14:textId="190D05B3" w:rsidR="00A7672A" w:rsidRPr="006E6534" w:rsidRDefault="005D57FA">
            <w:pPr>
              <w:spacing w:line="240" w:lineRule="auto"/>
              <w:ind w:firstLine="0"/>
              <w:rPr>
                <w:rFonts w:cs="Times New Roman"/>
                <w:color w:val="000000" w:themeColor="text1"/>
                <w:rPrChange w:id="9562" w:author="N F" w:date="2023-12-05T03:08:00Z">
                  <w:rPr>
                    <w:rFonts w:cs="Times New Roman"/>
                  </w:rPr>
                </w:rPrChange>
              </w:rPr>
              <w:pPrChange w:id="9563" w:author="N F" w:date="2023-08-06T15:38:00Z">
                <w:pPr>
                  <w:ind w:firstLine="0"/>
                </w:pPr>
              </w:pPrChange>
            </w:pPr>
            <w:r w:rsidRPr="006E6534">
              <w:rPr>
                <w:rFonts w:cs="Times New Roman"/>
                <w:color w:val="000000" w:themeColor="text1"/>
                <w:rPrChange w:id="9564" w:author="N F" w:date="2023-12-05T03:08:00Z">
                  <w:rPr>
                    <w:rFonts w:cs="Times New Roman"/>
                  </w:rPr>
                </w:rPrChange>
              </w:rPr>
              <w:t>13,1</w:t>
            </w:r>
          </w:p>
        </w:tc>
        <w:tc>
          <w:tcPr>
            <w:tcW w:w="1732" w:type="dxa"/>
          </w:tcPr>
          <w:p w14:paraId="1A782C31" w14:textId="4D8418E7" w:rsidR="00A7672A" w:rsidRPr="006E6534" w:rsidRDefault="005D57FA">
            <w:pPr>
              <w:spacing w:line="240" w:lineRule="auto"/>
              <w:ind w:firstLine="0"/>
              <w:rPr>
                <w:rFonts w:cs="Times New Roman"/>
                <w:color w:val="000000" w:themeColor="text1"/>
                <w:rPrChange w:id="9565" w:author="N F" w:date="2023-12-05T03:08:00Z">
                  <w:rPr>
                    <w:rFonts w:cs="Times New Roman"/>
                  </w:rPr>
                </w:rPrChange>
              </w:rPr>
              <w:pPrChange w:id="9566" w:author="N F" w:date="2023-08-06T15:38:00Z">
                <w:pPr>
                  <w:ind w:firstLine="0"/>
                </w:pPr>
              </w:pPrChange>
            </w:pPr>
            <w:r w:rsidRPr="006E6534">
              <w:rPr>
                <w:rFonts w:cs="Times New Roman"/>
                <w:color w:val="000000" w:themeColor="text1"/>
                <w:rPrChange w:id="9567" w:author="N F" w:date="2023-12-05T03:08:00Z">
                  <w:rPr>
                    <w:rFonts w:cs="Times New Roman"/>
                  </w:rPr>
                </w:rPrChange>
              </w:rPr>
              <w:t>15,9</w:t>
            </w:r>
          </w:p>
        </w:tc>
      </w:tr>
      <w:tr w:rsidR="006E6534" w:rsidRPr="006E6534" w14:paraId="0F76F5EB" w14:textId="77777777" w:rsidTr="00B551BB">
        <w:tc>
          <w:tcPr>
            <w:tcW w:w="1807" w:type="dxa"/>
          </w:tcPr>
          <w:p w14:paraId="5BDAD129" w14:textId="4B1066C2" w:rsidR="00A7672A" w:rsidRPr="006E6534" w:rsidRDefault="00A7672A">
            <w:pPr>
              <w:spacing w:line="240" w:lineRule="auto"/>
              <w:ind w:firstLine="0"/>
              <w:rPr>
                <w:rFonts w:cs="Times New Roman"/>
                <w:color w:val="000000" w:themeColor="text1"/>
                <w:lang w:val="en-US"/>
                <w:rPrChange w:id="9568" w:author="N F" w:date="2023-12-05T03:08:00Z">
                  <w:rPr>
                    <w:rFonts w:cs="Times New Roman"/>
                    <w:lang w:val="en-US"/>
                  </w:rPr>
                </w:rPrChange>
              </w:rPr>
              <w:pPrChange w:id="9569" w:author="N F" w:date="2023-08-06T15:38:00Z">
                <w:pPr>
                  <w:ind w:firstLine="0"/>
                </w:pPr>
              </w:pPrChange>
            </w:pPr>
            <w:r w:rsidRPr="006E6534">
              <w:rPr>
                <w:rFonts w:cs="Times New Roman"/>
                <w:color w:val="000000" w:themeColor="text1"/>
                <w:rPrChange w:id="9570" w:author="N F" w:date="2023-12-05T03:08:00Z">
                  <w:rPr>
                    <w:rFonts w:cs="Times New Roman"/>
                  </w:rPr>
                </w:rPrChange>
              </w:rPr>
              <w:t>%</w:t>
            </w:r>
            <w:r w:rsidRPr="006E6534">
              <w:rPr>
                <w:rFonts w:cs="Times New Roman"/>
                <w:color w:val="000000" w:themeColor="text1"/>
                <w:lang w:val="en-US"/>
                <w:rPrChange w:id="9571" w:author="N F" w:date="2023-12-05T03:08:00Z">
                  <w:rPr>
                    <w:rFonts w:cs="Times New Roman"/>
                    <w:lang w:val="en-US"/>
                  </w:rPr>
                </w:rPrChange>
              </w:rPr>
              <w:t>F</w:t>
            </w:r>
          </w:p>
        </w:tc>
        <w:tc>
          <w:tcPr>
            <w:tcW w:w="1849" w:type="dxa"/>
          </w:tcPr>
          <w:p w14:paraId="7496EC55" w14:textId="2267A61D" w:rsidR="00A7672A" w:rsidRPr="006E6534" w:rsidRDefault="00A7672A">
            <w:pPr>
              <w:spacing w:line="240" w:lineRule="auto"/>
              <w:ind w:firstLine="0"/>
              <w:rPr>
                <w:rFonts w:cs="Times New Roman"/>
                <w:color w:val="000000" w:themeColor="text1"/>
                <w:rPrChange w:id="9572" w:author="N F" w:date="2023-12-05T03:08:00Z">
                  <w:rPr>
                    <w:rFonts w:cs="Times New Roman"/>
                  </w:rPr>
                </w:rPrChange>
              </w:rPr>
              <w:pPrChange w:id="9573" w:author="N F" w:date="2023-08-06T15:38:00Z">
                <w:pPr>
                  <w:ind w:firstLine="0"/>
                </w:pPr>
              </w:pPrChange>
            </w:pPr>
            <w:r w:rsidRPr="006E6534">
              <w:rPr>
                <w:rFonts w:cs="Times New Roman"/>
                <w:color w:val="000000" w:themeColor="text1"/>
                <w:rPrChange w:id="9574" w:author="N F" w:date="2023-12-05T03:08:00Z">
                  <w:rPr>
                    <w:rFonts w:cs="Times New Roman"/>
                  </w:rPr>
                </w:rPrChange>
              </w:rPr>
              <w:t>Пероральный</w:t>
            </w:r>
          </w:p>
        </w:tc>
        <w:tc>
          <w:tcPr>
            <w:tcW w:w="2115" w:type="dxa"/>
          </w:tcPr>
          <w:p w14:paraId="5CF55BEF" w14:textId="1FFEDB8F" w:rsidR="00A7672A" w:rsidRPr="006E6534" w:rsidRDefault="00120282">
            <w:pPr>
              <w:spacing w:line="240" w:lineRule="auto"/>
              <w:ind w:firstLine="0"/>
              <w:rPr>
                <w:rFonts w:cs="Times New Roman"/>
                <w:color w:val="000000" w:themeColor="text1"/>
                <w:rPrChange w:id="9575" w:author="N F" w:date="2023-12-05T03:08:00Z">
                  <w:rPr>
                    <w:rFonts w:cs="Times New Roman"/>
                  </w:rPr>
                </w:rPrChange>
              </w:rPr>
              <w:pPrChange w:id="9576" w:author="N F" w:date="2023-08-06T15:38:00Z">
                <w:pPr>
                  <w:ind w:firstLine="0"/>
                </w:pPr>
              </w:pPrChange>
            </w:pPr>
            <w:r w:rsidRPr="006E6534">
              <w:rPr>
                <w:rFonts w:cs="Times New Roman"/>
                <w:color w:val="000000" w:themeColor="text1"/>
                <w:rPrChange w:id="9577" w:author="N F" w:date="2023-12-05T03:08:00Z">
                  <w:rPr>
                    <w:rFonts w:cs="Times New Roman"/>
                  </w:rPr>
                </w:rPrChange>
              </w:rPr>
              <w:t>нп</w:t>
            </w:r>
          </w:p>
        </w:tc>
        <w:tc>
          <w:tcPr>
            <w:tcW w:w="1842" w:type="dxa"/>
          </w:tcPr>
          <w:p w14:paraId="4BD4BEC2" w14:textId="13B8CBFF" w:rsidR="00A7672A" w:rsidRPr="006E6534" w:rsidRDefault="005D57FA">
            <w:pPr>
              <w:spacing w:line="240" w:lineRule="auto"/>
              <w:ind w:firstLine="0"/>
              <w:rPr>
                <w:rFonts w:cs="Times New Roman"/>
                <w:color w:val="000000" w:themeColor="text1"/>
                <w:rPrChange w:id="9578" w:author="N F" w:date="2023-12-05T03:08:00Z">
                  <w:rPr>
                    <w:rFonts w:cs="Times New Roman"/>
                  </w:rPr>
                </w:rPrChange>
              </w:rPr>
              <w:pPrChange w:id="9579" w:author="N F" w:date="2023-08-06T15:38:00Z">
                <w:pPr>
                  <w:ind w:firstLine="0"/>
                </w:pPr>
              </w:pPrChange>
            </w:pPr>
            <w:r w:rsidRPr="006E6534">
              <w:rPr>
                <w:rFonts w:cs="Times New Roman"/>
                <w:color w:val="000000" w:themeColor="text1"/>
                <w:rPrChange w:id="9580" w:author="N F" w:date="2023-12-05T03:08:00Z">
                  <w:rPr>
                    <w:rFonts w:cs="Times New Roman"/>
                  </w:rPr>
                </w:rPrChange>
              </w:rPr>
              <w:t>115</w:t>
            </w:r>
          </w:p>
        </w:tc>
        <w:tc>
          <w:tcPr>
            <w:tcW w:w="1732" w:type="dxa"/>
          </w:tcPr>
          <w:p w14:paraId="3BA6F7A3" w14:textId="680D5C3C" w:rsidR="00A7672A" w:rsidRPr="006E6534" w:rsidRDefault="00120282">
            <w:pPr>
              <w:spacing w:line="240" w:lineRule="auto"/>
              <w:ind w:firstLine="0"/>
              <w:rPr>
                <w:rFonts w:cs="Times New Roman"/>
                <w:color w:val="000000" w:themeColor="text1"/>
                <w:rPrChange w:id="9581" w:author="N F" w:date="2023-12-05T03:08:00Z">
                  <w:rPr>
                    <w:rFonts w:cs="Times New Roman"/>
                  </w:rPr>
                </w:rPrChange>
              </w:rPr>
              <w:pPrChange w:id="9582" w:author="N F" w:date="2023-08-06T15:38:00Z">
                <w:pPr>
                  <w:ind w:firstLine="0"/>
                </w:pPr>
              </w:pPrChange>
            </w:pPr>
            <w:r w:rsidRPr="006E6534">
              <w:rPr>
                <w:rFonts w:cs="Times New Roman"/>
                <w:color w:val="000000" w:themeColor="text1"/>
                <w:rPrChange w:id="9583" w:author="N F" w:date="2023-12-05T03:08:00Z">
                  <w:rPr>
                    <w:rFonts w:cs="Times New Roman"/>
                  </w:rPr>
                </w:rPrChange>
              </w:rPr>
              <w:t>н</w:t>
            </w:r>
            <w:r w:rsidR="008E58CB" w:rsidRPr="006E6534">
              <w:rPr>
                <w:rFonts w:cs="Times New Roman"/>
                <w:color w:val="000000" w:themeColor="text1"/>
                <w:rPrChange w:id="9584" w:author="N F" w:date="2023-12-05T03:08:00Z">
                  <w:rPr>
                    <w:rFonts w:cs="Times New Roman"/>
                  </w:rPr>
                </w:rPrChange>
              </w:rPr>
              <w:t>п</w:t>
            </w:r>
          </w:p>
        </w:tc>
      </w:tr>
    </w:tbl>
    <w:p w14:paraId="07829DD3" w14:textId="46E8E698" w:rsidR="00DA65D2" w:rsidRPr="006E6534" w:rsidRDefault="000B1587" w:rsidP="00DA65D2">
      <w:pPr>
        <w:pStyle w:val="SDcomments"/>
        <w:ind w:firstLine="0"/>
        <w:rPr>
          <w:ins w:id="9585" w:author="N F" w:date="2023-08-07T19:26:00Z"/>
          <w:rFonts w:cs="Times New Roman"/>
          <w:color w:val="000000" w:themeColor="text1"/>
          <w:rPrChange w:id="9586" w:author="N F" w:date="2023-12-05T03:08:00Z">
            <w:rPr>
              <w:ins w:id="9587" w:author="N F" w:date="2023-08-07T19:26:00Z"/>
              <w:rFonts w:cs="Times New Roman"/>
            </w:rPr>
          </w:rPrChange>
        </w:rPr>
      </w:pPr>
      <w:del w:id="9588" w:author="Barshadskaya, Yuliya" w:date="2024-01-14T17:33:00Z">
        <w:r w:rsidRPr="006E6534" w:rsidDel="00F543D2">
          <w:rPr>
            <w:rFonts w:cs="Times New Roman"/>
            <w:b/>
            <w:bCs/>
            <w:color w:val="000000" w:themeColor="text1"/>
            <w:rPrChange w:id="9589" w:author="N F" w:date="2023-12-05T03:08:00Z">
              <w:rPr>
                <w:i/>
                <w:iCs/>
              </w:rPr>
            </w:rPrChange>
          </w:rPr>
          <w:delText>Примечания</w:delText>
        </w:r>
      </w:del>
      <w:ins w:id="9590" w:author="Barshadskaya, Yuliya" w:date="2024-01-14T17:33:00Z">
        <w:r w:rsidR="00F543D2" w:rsidRPr="006E6534">
          <w:rPr>
            <w:rFonts w:cs="Times New Roman"/>
            <w:b/>
            <w:bCs/>
            <w:color w:val="000000" w:themeColor="text1"/>
            <w:rPrChange w:id="9591" w:author="N F" w:date="2023-12-05T03:08:00Z">
              <w:rPr>
                <w:i/>
                <w:iCs/>
              </w:rPr>
            </w:rPrChange>
          </w:rPr>
          <w:t>Примечани</w:t>
        </w:r>
        <w:r w:rsidR="00F543D2">
          <w:rPr>
            <w:rFonts w:cs="Times New Roman"/>
            <w:b/>
            <w:bCs/>
            <w:color w:val="000000" w:themeColor="text1"/>
          </w:rPr>
          <w:t>е</w:t>
        </w:r>
      </w:ins>
      <w:r w:rsidRPr="006E6534">
        <w:rPr>
          <w:rFonts w:cs="Times New Roman"/>
          <w:i/>
          <w:iCs/>
          <w:color w:val="000000" w:themeColor="text1"/>
          <w:rPrChange w:id="9592" w:author="N F" w:date="2023-12-05T03:08:00Z">
            <w:rPr>
              <w:rFonts w:cs="Times New Roman"/>
              <w:i/>
              <w:iCs/>
            </w:rPr>
          </w:rPrChange>
        </w:rPr>
        <w:t>:</w:t>
      </w:r>
      <w:r w:rsidRPr="006E6534">
        <w:rPr>
          <w:rFonts w:cs="Times New Roman"/>
          <w:color w:val="000000" w:themeColor="text1"/>
          <w:rPrChange w:id="9593" w:author="N F" w:date="2023-12-05T03:08:00Z">
            <w:rPr>
              <w:rFonts w:cs="Times New Roman"/>
            </w:rPr>
          </w:rPrChange>
        </w:rPr>
        <w:t xml:space="preserve"> </w:t>
      </w:r>
    </w:p>
    <w:p w14:paraId="067012BC" w14:textId="48DAA898" w:rsidR="00890CC6" w:rsidRPr="006E6534" w:rsidRDefault="00300E79">
      <w:pPr>
        <w:pStyle w:val="SDcomments"/>
        <w:ind w:firstLine="0"/>
        <w:rPr>
          <w:rFonts w:cs="Times New Roman"/>
          <w:color w:val="000000" w:themeColor="text1"/>
          <w:rPrChange w:id="9594" w:author="N F" w:date="2023-12-05T03:08:00Z">
            <w:rPr>
              <w:rFonts w:cs="Times New Roman"/>
            </w:rPr>
          </w:rPrChange>
        </w:rPr>
        <w:pPrChange w:id="9595" w:author="N F" w:date="2023-08-07T19:26:00Z">
          <w:pPr>
            <w:pStyle w:val="SDcomments"/>
          </w:pPr>
        </w:pPrChange>
      </w:pPr>
      <w:r w:rsidRPr="006E6534">
        <w:rPr>
          <w:rFonts w:cs="Times New Roman"/>
          <w:color w:val="000000" w:themeColor="text1"/>
          <w:lang w:val="en-US"/>
          <w:rPrChange w:id="9596" w:author="N F" w:date="2023-12-05T03:08:00Z">
            <w:rPr>
              <w:rFonts w:cs="Times New Roman"/>
              <w:lang w:val="en-US"/>
            </w:rPr>
          </w:rPrChange>
        </w:rPr>
        <w:t>t</w:t>
      </w:r>
      <w:r w:rsidRPr="006E6534">
        <w:rPr>
          <w:rFonts w:cs="Times New Roman"/>
          <w:color w:val="000000" w:themeColor="text1"/>
          <w:vertAlign w:val="subscript"/>
          <w:lang w:val="en-US"/>
          <w:rPrChange w:id="9597" w:author="N F" w:date="2023-12-05T03:08:00Z">
            <w:rPr>
              <w:rFonts w:cs="Times New Roman"/>
              <w:vertAlign w:val="subscript"/>
              <w:lang w:val="en-US"/>
            </w:rPr>
          </w:rPrChange>
        </w:rPr>
        <w:t>max</w:t>
      </w:r>
      <w:r w:rsidRPr="006E6534">
        <w:rPr>
          <w:rFonts w:cs="Times New Roman"/>
          <w:color w:val="000000" w:themeColor="text1"/>
          <w:rPrChange w:id="9598" w:author="N F" w:date="2023-12-05T03:08:00Z">
            <w:rPr>
              <w:rFonts w:cs="Times New Roman"/>
            </w:rPr>
          </w:rPrChange>
        </w:rPr>
        <w:t xml:space="preserve"> </w:t>
      </w:r>
      <w:r w:rsidR="000B1587" w:rsidRPr="006E6534">
        <w:rPr>
          <w:rFonts w:cs="Times New Roman"/>
          <w:color w:val="000000" w:themeColor="text1"/>
          <w:rPrChange w:id="9599" w:author="N F" w:date="2023-12-05T03:08:00Z">
            <w:rPr>
              <w:rFonts w:cs="Times New Roman"/>
            </w:rPr>
          </w:rPrChange>
        </w:rPr>
        <w:t xml:space="preserve">– время достижения максимальной концентрации; </w:t>
      </w:r>
      <w:r w:rsidR="000B1587" w:rsidRPr="006E6534">
        <w:rPr>
          <w:rFonts w:cs="Times New Roman"/>
          <w:color w:val="000000" w:themeColor="text1"/>
          <w:lang w:val="en-US"/>
          <w:rPrChange w:id="9600" w:author="N F" w:date="2023-12-05T03:08:00Z">
            <w:rPr>
              <w:rFonts w:cs="Times New Roman"/>
              <w:lang w:val="en-US"/>
            </w:rPr>
          </w:rPrChange>
        </w:rPr>
        <w:t>C</w:t>
      </w:r>
      <w:r w:rsidR="000B1587" w:rsidRPr="006E6534">
        <w:rPr>
          <w:rFonts w:cs="Times New Roman"/>
          <w:color w:val="000000" w:themeColor="text1"/>
          <w:vertAlign w:val="subscript"/>
          <w:lang w:val="en-US"/>
          <w:rPrChange w:id="9601" w:author="N F" w:date="2023-12-05T03:08:00Z">
            <w:rPr>
              <w:rFonts w:cs="Times New Roman"/>
              <w:vertAlign w:val="subscript"/>
              <w:lang w:val="en-US"/>
            </w:rPr>
          </w:rPrChange>
        </w:rPr>
        <w:t>max</w:t>
      </w:r>
      <w:r w:rsidR="000B1587" w:rsidRPr="006E6534">
        <w:rPr>
          <w:rFonts w:cs="Times New Roman"/>
          <w:color w:val="000000" w:themeColor="text1"/>
          <w:rPrChange w:id="9602" w:author="N F" w:date="2023-12-05T03:08:00Z">
            <w:rPr>
              <w:rFonts w:cs="Times New Roman"/>
            </w:rPr>
          </w:rPrChange>
        </w:rPr>
        <w:t xml:space="preserve"> – максимальная концентрация в плазме; </w:t>
      </w:r>
      <w:r w:rsidR="000B1587" w:rsidRPr="006E6534">
        <w:rPr>
          <w:rFonts w:cs="Times New Roman"/>
          <w:color w:val="000000" w:themeColor="text1"/>
          <w:lang w:val="en-US"/>
          <w:rPrChange w:id="9603" w:author="N F" w:date="2023-12-05T03:08:00Z">
            <w:rPr>
              <w:rFonts w:cs="Times New Roman"/>
              <w:lang w:val="en-US"/>
            </w:rPr>
          </w:rPrChange>
        </w:rPr>
        <w:t>AUC</w:t>
      </w:r>
      <w:r w:rsidR="000B1587" w:rsidRPr="006E6534">
        <w:rPr>
          <w:rFonts w:cs="Times New Roman"/>
          <w:color w:val="000000" w:themeColor="text1"/>
          <w:vertAlign w:val="subscript"/>
          <w:rPrChange w:id="9604" w:author="N F" w:date="2023-12-05T03:08:00Z">
            <w:rPr>
              <w:rFonts w:cs="Times New Roman"/>
              <w:vertAlign w:val="subscript"/>
            </w:rPr>
          </w:rPrChange>
        </w:rPr>
        <w:t>(0-</w:t>
      </w:r>
      <w:r w:rsidR="000B1587" w:rsidRPr="006E6534">
        <w:rPr>
          <w:rFonts w:cs="Times New Roman"/>
          <w:color w:val="000000" w:themeColor="text1"/>
          <w:vertAlign w:val="subscript"/>
          <w:lang w:val="en-US"/>
          <w:rPrChange w:id="9605" w:author="N F" w:date="2023-12-05T03:08:00Z">
            <w:rPr>
              <w:rFonts w:cs="Times New Roman"/>
              <w:vertAlign w:val="subscript"/>
              <w:lang w:val="en-US"/>
            </w:rPr>
          </w:rPrChange>
        </w:rPr>
        <w:t>t</w:t>
      </w:r>
      <w:r w:rsidR="000B1587" w:rsidRPr="006E6534">
        <w:rPr>
          <w:rFonts w:cs="Times New Roman"/>
          <w:color w:val="000000" w:themeColor="text1"/>
          <w:vertAlign w:val="subscript"/>
          <w:rPrChange w:id="9606" w:author="N F" w:date="2023-12-05T03:08:00Z">
            <w:rPr>
              <w:rFonts w:cs="Times New Roman"/>
              <w:vertAlign w:val="subscript"/>
            </w:rPr>
          </w:rPrChange>
        </w:rPr>
        <w:t>)</w:t>
      </w:r>
      <w:r w:rsidR="000B1587" w:rsidRPr="006E6534">
        <w:rPr>
          <w:rFonts w:cs="Times New Roman"/>
          <w:color w:val="000000" w:themeColor="text1"/>
          <w:rPrChange w:id="9607" w:author="N F" w:date="2023-12-05T03:08:00Z">
            <w:rPr>
              <w:rFonts w:cs="Times New Roman"/>
            </w:rPr>
          </w:rPrChange>
        </w:rPr>
        <w:t xml:space="preserve"> – </w:t>
      </w:r>
      <w:r w:rsidR="00852A46" w:rsidRPr="006E6534">
        <w:rPr>
          <w:rFonts w:cs="Times New Roman"/>
          <w:color w:val="000000" w:themeColor="text1"/>
          <w:rPrChange w:id="9608" w:author="N F" w:date="2023-12-05T03:08:00Z">
            <w:rPr>
              <w:rFonts w:cs="Times New Roman"/>
            </w:rPr>
          </w:rPrChange>
        </w:rPr>
        <w:t>площадь под фармакокинетической кривой «конце</w:t>
      </w:r>
      <w:r w:rsidR="005A5A71" w:rsidRPr="006E6534">
        <w:rPr>
          <w:rFonts w:cs="Times New Roman"/>
          <w:color w:val="000000" w:themeColor="text1"/>
          <w:rPrChange w:id="9609" w:author="N F" w:date="2023-12-05T03:08:00Z">
            <w:rPr>
              <w:rFonts w:cs="Times New Roman"/>
            </w:rPr>
          </w:rPrChange>
        </w:rPr>
        <w:t>н</w:t>
      </w:r>
      <w:r w:rsidR="00852A46" w:rsidRPr="006E6534">
        <w:rPr>
          <w:rFonts w:cs="Times New Roman"/>
          <w:color w:val="000000" w:themeColor="text1"/>
          <w:rPrChange w:id="9610" w:author="N F" w:date="2023-12-05T03:08:00Z">
            <w:rPr>
              <w:rFonts w:cs="Times New Roman"/>
            </w:rPr>
          </w:rPrChange>
        </w:rPr>
        <w:t>трация</w:t>
      </w:r>
      <w:r w:rsidR="005A5A71" w:rsidRPr="006E6534">
        <w:rPr>
          <w:rFonts w:cs="Times New Roman"/>
          <w:color w:val="000000" w:themeColor="text1"/>
          <w:rPrChange w:id="9611" w:author="N F" w:date="2023-12-05T03:08:00Z">
            <w:rPr>
              <w:rFonts w:cs="Times New Roman"/>
            </w:rPr>
          </w:rPrChange>
        </w:rPr>
        <w:t>-время»</w:t>
      </w:r>
      <w:r w:rsidR="00A8441C" w:rsidRPr="006E6534">
        <w:rPr>
          <w:rFonts w:cs="Times New Roman"/>
          <w:color w:val="000000" w:themeColor="text1"/>
          <w:rPrChange w:id="9612" w:author="N F" w:date="2023-12-05T03:08:00Z">
            <w:rPr>
              <w:rFonts w:cs="Times New Roman"/>
            </w:rPr>
          </w:rPrChange>
        </w:rPr>
        <w:t xml:space="preserve"> от начального момента времени до</w:t>
      </w:r>
      <w:r w:rsidR="001E69D8" w:rsidRPr="006E6534">
        <w:rPr>
          <w:rFonts w:cs="Times New Roman"/>
          <w:color w:val="000000" w:themeColor="text1"/>
          <w:rPrChange w:id="9613" w:author="N F" w:date="2023-12-05T03:08:00Z">
            <w:rPr>
              <w:rFonts w:cs="Times New Roman"/>
            </w:rPr>
          </w:rPrChange>
        </w:rPr>
        <w:t xml:space="preserve"> последней </w:t>
      </w:r>
      <w:r w:rsidR="008037C3" w:rsidRPr="006E6534">
        <w:rPr>
          <w:rFonts w:cs="Times New Roman"/>
          <w:color w:val="000000" w:themeColor="text1"/>
          <w:rPrChange w:id="9614" w:author="N F" w:date="2023-12-05T03:08:00Z">
            <w:rPr>
              <w:rFonts w:cs="Times New Roman"/>
            </w:rPr>
          </w:rPrChange>
        </w:rPr>
        <w:t>определяемой концентрации по</w:t>
      </w:r>
      <w:r w:rsidR="00A8441C" w:rsidRPr="006E6534">
        <w:rPr>
          <w:rFonts w:cs="Times New Roman"/>
          <w:color w:val="000000" w:themeColor="text1"/>
          <w:rPrChange w:id="9615" w:author="N F" w:date="2023-12-05T03:08:00Z">
            <w:rPr>
              <w:rFonts w:cs="Times New Roman"/>
            </w:rPr>
          </w:rPrChange>
        </w:rPr>
        <w:t xml:space="preserve"> времен</w:t>
      </w:r>
      <w:r w:rsidR="008037C3" w:rsidRPr="006E6534">
        <w:rPr>
          <w:rFonts w:cs="Times New Roman"/>
          <w:color w:val="000000" w:themeColor="text1"/>
          <w:rPrChange w:id="9616" w:author="N F" w:date="2023-12-05T03:08:00Z">
            <w:rPr>
              <w:rFonts w:cs="Times New Roman"/>
            </w:rPr>
          </w:rPrChange>
        </w:rPr>
        <w:t>ной точке</w:t>
      </w:r>
      <w:r w:rsidR="00A8441C" w:rsidRPr="006E6534">
        <w:rPr>
          <w:rFonts w:cs="Times New Roman"/>
          <w:color w:val="000000" w:themeColor="text1"/>
          <w:rPrChange w:id="9617" w:author="N F" w:date="2023-12-05T03:08:00Z">
            <w:rPr>
              <w:rFonts w:cs="Times New Roman"/>
            </w:rPr>
          </w:rPrChange>
        </w:rPr>
        <w:t xml:space="preserve"> </w:t>
      </w:r>
      <w:r w:rsidR="00A8441C" w:rsidRPr="006E6534">
        <w:rPr>
          <w:rFonts w:cs="Times New Roman"/>
          <w:color w:val="000000" w:themeColor="text1"/>
          <w:lang w:val="en-US"/>
          <w:rPrChange w:id="9618" w:author="N F" w:date="2023-12-05T03:08:00Z">
            <w:rPr>
              <w:rFonts w:cs="Times New Roman"/>
              <w:lang w:val="en-US"/>
            </w:rPr>
          </w:rPrChange>
        </w:rPr>
        <w:t>t</w:t>
      </w:r>
      <w:r w:rsidR="000B1587" w:rsidRPr="006E6534">
        <w:rPr>
          <w:rFonts w:cs="Times New Roman"/>
          <w:color w:val="000000" w:themeColor="text1"/>
          <w:rPrChange w:id="9619" w:author="N F" w:date="2023-12-05T03:08:00Z">
            <w:rPr>
              <w:rFonts w:cs="Times New Roman"/>
            </w:rPr>
          </w:rPrChange>
        </w:rPr>
        <w:t xml:space="preserve">; </w:t>
      </w:r>
      <w:r w:rsidR="000B1587" w:rsidRPr="006E6534">
        <w:rPr>
          <w:rFonts w:cs="Times New Roman"/>
          <w:color w:val="000000" w:themeColor="text1"/>
          <w:lang w:val="en-US"/>
          <w:rPrChange w:id="9620" w:author="N F" w:date="2023-12-05T03:08:00Z">
            <w:rPr>
              <w:rFonts w:cs="Times New Roman"/>
              <w:lang w:val="en-US"/>
            </w:rPr>
          </w:rPrChange>
        </w:rPr>
        <w:t>AUC</w:t>
      </w:r>
      <w:r w:rsidR="000B1587" w:rsidRPr="006E6534">
        <w:rPr>
          <w:rFonts w:cs="Times New Roman"/>
          <w:color w:val="000000" w:themeColor="text1"/>
          <w:rPrChange w:id="9621" w:author="N F" w:date="2023-12-05T03:08:00Z">
            <w:rPr>
              <w:rFonts w:cs="Times New Roman"/>
            </w:rPr>
          </w:rPrChange>
        </w:rPr>
        <w:t xml:space="preserve"> – </w:t>
      </w:r>
      <w:r w:rsidR="00FA1498" w:rsidRPr="006E6534">
        <w:rPr>
          <w:rFonts w:cs="Times New Roman"/>
          <w:color w:val="000000" w:themeColor="text1"/>
          <w:rPrChange w:id="9622" w:author="N F" w:date="2023-12-05T03:08:00Z">
            <w:rPr>
              <w:rFonts w:cs="Times New Roman"/>
            </w:rPr>
          </w:rPrChange>
        </w:rPr>
        <w:t>площадь под фармакокинетической кривой «конце</w:t>
      </w:r>
      <w:r w:rsidR="005A5A71" w:rsidRPr="006E6534">
        <w:rPr>
          <w:rFonts w:cs="Times New Roman"/>
          <w:color w:val="000000" w:themeColor="text1"/>
          <w:rPrChange w:id="9623" w:author="N F" w:date="2023-12-05T03:08:00Z">
            <w:rPr>
              <w:rFonts w:cs="Times New Roman"/>
            </w:rPr>
          </w:rPrChange>
        </w:rPr>
        <w:t>н</w:t>
      </w:r>
      <w:r w:rsidR="00FA1498" w:rsidRPr="006E6534">
        <w:rPr>
          <w:rFonts w:cs="Times New Roman"/>
          <w:color w:val="000000" w:themeColor="text1"/>
          <w:rPrChange w:id="9624" w:author="N F" w:date="2023-12-05T03:08:00Z">
            <w:rPr>
              <w:rFonts w:cs="Times New Roman"/>
            </w:rPr>
          </w:rPrChange>
        </w:rPr>
        <w:t>трация-время»</w:t>
      </w:r>
      <w:r w:rsidR="000B1587" w:rsidRPr="006E6534">
        <w:rPr>
          <w:rFonts w:cs="Times New Roman"/>
          <w:color w:val="000000" w:themeColor="text1"/>
          <w:rPrChange w:id="9625" w:author="N F" w:date="2023-12-05T03:08:00Z">
            <w:rPr>
              <w:rFonts w:cs="Times New Roman"/>
            </w:rPr>
          </w:rPrChange>
        </w:rPr>
        <w:t xml:space="preserve">; </w:t>
      </w:r>
      <w:r w:rsidR="000B1587" w:rsidRPr="006E6534">
        <w:rPr>
          <w:rFonts w:cs="Times New Roman"/>
          <w:color w:val="000000" w:themeColor="text1"/>
          <w:lang w:val="en-US"/>
          <w:rPrChange w:id="9626" w:author="N F" w:date="2023-12-05T03:08:00Z">
            <w:rPr>
              <w:rFonts w:cs="Times New Roman"/>
              <w:lang w:val="en-US"/>
            </w:rPr>
          </w:rPrChange>
        </w:rPr>
        <w:t>CL</w:t>
      </w:r>
      <w:r w:rsidR="000B1587" w:rsidRPr="006E6534">
        <w:rPr>
          <w:rFonts w:cs="Times New Roman"/>
          <w:color w:val="000000" w:themeColor="text1"/>
          <w:rPrChange w:id="9627" w:author="N F" w:date="2023-12-05T03:08:00Z">
            <w:rPr>
              <w:rFonts w:cs="Times New Roman"/>
            </w:rPr>
          </w:rPrChange>
        </w:rPr>
        <w:t xml:space="preserve"> – </w:t>
      </w:r>
      <w:r w:rsidR="00120282" w:rsidRPr="006E6534">
        <w:rPr>
          <w:rFonts w:cs="Times New Roman"/>
          <w:color w:val="000000" w:themeColor="text1"/>
          <w:rPrChange w:id="9628" w:author="N F" w:date="2023-12-05T03:08:00Z">
            <w:rPr>
              <w:rFonts w:cs="Times New Roman"/>
            </w:rPr>
          </w:rPrChange>
        </w:rPr>
        <w:t xml:space="preserve">общий плазменный </w:t>
      </w:r>
      <w:r w:rsidR="00400013" w:rsidRPr="006E6534">
        <w:rPr>
          <w:rFonts w:cs="Times New Roman"/>
          <w:color w:val="000000" w:themeColor="text1"/>
          <w:rPrChange w:id="9629" w:author="N F" w:date="2023-12-05T03:08:00Z">
            <w:rPr>
              <w:rFonts w:cs="Times New Roman"/>
            </w:rPr>
          </w:rPrChange>
        </w:rPr>
        <w:t>клиренс</w:t>
      </w:r>
      <w:r w:rsidR="000B1587" w:rsidRPr="006E6534">
        <w:rPr>
          <w:rFonts w:cs="Times New Roman"/>
          <w:color w:val="000000" w:themeColor="text1"/>
          <w:rPrChange w:id="9630" w:author="N F" w:date="2023-12-05T03:08:00Z">
            <w:rPr>
              <w:rFonts w:cs="Times New Roman"/>
            </w:rPr>
          </w:rPrChange>
        </w:rPr>
        <w:t xml:space="preserve">; </w:t>
      </w:r>
      <w:r w:rsidR="000B1587" w:rsidRPr="006E6534">
        <w:rPr>
          <w:rFonts w:cs="Times New Roman"/>
          <w:color w:val="000000" w:themeColor="text1"/>
          <w:lang w:val="en-US"/>
          <w:rPrChange w:id="9631" w:author="N F" w:date="2023-12-05T03:08:00Z">
            <w:rPr>
              <w:rFonts w:cs="Times New Roman"/>
              <w:lang w:val="en-US"/>
            </w:rPr>
          </w:rPrChange>
        </w:rPr>
        <w:t>V</w:t>
      </w:r>
      <w:r w:rsidR="000B1587" w:rsidRPr="006E6534">
        <w:rPr>
          <w:rFonts w:cs="Times New Roman"/>
          <w:color w:val="000000" w:themeColor="text1"/>
          <w:vertAlign w:val="subscript"/>
          <w:lang w:val="en-US"/>
          <w:rPrChange w:id="9632" w:author="N F" w:date="2023-12-05T03:08:00Z">
            <w:rPr>
              <w:rFonts w:cs="Times New Roman"/>
              <w:vertAlign w:val="subscript"/>
              <w:lang w:val="en-US"/>
            </w:rPr>
          </w:rPrChange>
        </w:rPr>
        <w:t>d</w:t>
      </w:r>
      <w:r w:rsidR="000B1587" w:rsidRPr="006E6534">
        <w:rPr>
          <w:rFonts w:cs="Times New Roman"/>
          <w:color w:val="000000" w:themeColor="text1"/>
          <w:rPrChange w:id="9633" w:author="N F" w:date="2023-12-05T03:08:00Z">
            <w:rPr>
              <w:rFonts w:cs="Times New Roman"/>
            </w:rPr>
          </w:rPrChange>
        </w:rPr>
        <w:t xml:space="preserve"> – </w:t>
      </w:r>
      <w:r w:rsidR="00B01F37" w:rsidRPr="006E6534">
        <w:rPr>
          <w:rFonts w:cs="Times New Roman"/>
          <w:color w:val="000000" w:themeColor="text1"/>
          <w:rPrChange w:id="9634" w:author="N F" w:date="2023-12-05T03:08:00Z">
            <w:rPr>
              <w:rFonts w:cs="Times New Roman"/>
            </w:rPr>
          </w:rPrChange>
        </w:rPr>
        <w:t xml:space="preserve">кажущийся </w:t>
      </w:r>
      <w:r w:rsidR="00F1605F" w:rsidRPr="006E6534">
        <w:rPr>
          <w:rFonts w:cs="Times New Roman"/>
          <w:color w:val="000000" w:themeColor="text1"/>
          <w:rPrChange w:id="9635" w:author="N F" w:date="2023-12-05T03:08:00Z">
            <w:rPr>
              <w:rFonts w:cs="Times New Roman"/>
            </w:rPr>
          </w:rPrChange>
        </w:rPr>
        <w:t>объем распределения</w:t>
      </w:r>
      <w:r w:rsidR="000B1587" w:rsidRPr="006E6534">
        <w:rPr>
          <w:rFonts w:cs="Times New Roman"/>
          <w:color w:val="000000" w:themeColor="text1"/>
          <w:rPrChange w:id="9636" w:author="N F" w:date="2023-12-05T03:08:00Z">
            <w:rPr>
              <w:rFonts w:cs="Times New Roman"/>
            </w:rPr>
          </w:rPrChange>
        </w:rPr>
        <w:t xml:space="preserve">; </w:t>
      </w:r>
      <w:r w:rsidR="000B1587" w:rsidRPr="006E6534">
        <w:rPr>
          <w:rFonts w:cs="Times New Roman"/>
          <w:color w:val="000000" w:themeColor="text1"/>
          <w:lang w:val="en-US"/>
          <w:rPrChange w:id="9637" w:author="N F" w:date="2023-12-05T03:08:00Z">
            <w:rPr>
              <w:rFonts w:cs="Times New Roman"/>
              <w:lang w:val="en-US"/>
            </w:rPr>
          </w:rPrChange>
        </w:rPr>
        <w:t>t</w:t>
      </w:r>
      <w:r w:rsidR="000B1587" w:rsidRPr="006E6534">
        <w:rPr>
          <w:rFonts w:cs="Times New Roman"/>
          <w:color w:val="000000" w:themeColor="text1"/>
          <w:vertAlign w:val="subscript"/>
          <w:rPrChange w:id="9638" w:author="N F" w:date="2023-12-05T03:08:00Z">
            <w:rPr>
              <w:rFonts w:cs="Times New Roman"/>
              <w:vertAlign w:val="subscript"/>
            </w:rPr>
          </w:rPrChange>
        </w:rPr>
        <w:t>1/2</w:t>
      </w:r>
      <w:r w:rsidR="000B1587" w:rsidRPr="006E6534">
        <w:rPr>
          <w:rFonts w:cs="Times New Roman"/>
          <w:color w:val="000000" w:themeColor="text1"/>
          <w:rPrChange w:id="9639" w:author="N F" w:date="2023-12-05T03:08:00Z">
            <w:rPr>
              <w:rFonts w:cs="Times New Roman"/>
            </w:rPr>
          </w:rPrChange>
        </w:rPr>
        <w:t xml:space="preserve"> – </w:t>
      </w:r>
      <w:r w:rsidR="00FA1498" w:rsidRPr="006E6534">
        <w:rPr>
          <w:rFonts w:cs="Times New Roman"/>
          <w:color w:val="000000" w:themeColor="text1"/>
          <w:rPrChange w:id="9640" w:author="N F" w:date="2023-12-05T03:08:00Z">
            <w:rPr>
              <w:rFonts w:cs="Times New Roman"/>
            </w:rPr>
          </w:rPrChange>
        </w:rPr>
        <w:t>период полувыведения</w:t>
      </w:r>
      <w:r w:rsidR="000B1587" w:rsidRPr="006E6534">
        <w:rPr>
          <w:rFonts w:cs="Times New Roman"/>
          <w:color w:val="000000" w:themeColor="text1"/>
          <w:rPrChange w:id="9641" w:author="N F" w:date="2023-12-05T03:08:00Z">
            <w:rPr>
              <w:rFonts w:cs="Times New Roman"/>
            </w:rPr>
          </w:rPrChange>
        </w:rPr>
        <w:t>; %</w:t>
      </w:r>
      <w:r w:rsidR="000B1587" w:rsidRPr="006E6534">
        <w:rPr>
          <w:rFonts w:cs="Times New Roman"/>
          <w:color w:val="000000" w:themeColor="text1"/>
          <w:lang w:val="en-US"/>
          <w:rPrChange w:id="9642" w:author="N F" w:date="2023-12-05T03:08:00Z">
            <w:rPr>
              <w:rFonts w:cs="Times New Roman"/>
              <w:lang w:val="en-US"/>
            </w:rPr>
          </w:rPrChange>
        </w:rPr>
        <w:t>F</w:t>
      </w:r>
      <w:r w:rsidR="000B1587" w:rsidRPr="006E6534">
        <w:rPr>
          <w:rFonts w:cs="Times New Roman"/>
          <w:color w:val="000000" w:themeColor="text1"/>
          <w:rPrChange w:id="9643" w:author="N F" w:date="2023-12-05T03:08:00Z">
            <w:rPr>
              <w:rFonts w:cs="Times New Roman"/>
            </w:rPr>
          </w:rPrChange>
        </w:rPr>
        <w:t xml:space="preserve"> – относительная биодоступность</w:t>
      </w:r>
      <w:r w:rsidR="00120282" w:rsidRPr="006E6534">
        <w:rPr>
          <w:rFonts w:cs="Times New Roman"/>
          <w:color w:val="000000" w:themeColor="text1"/>
          <w:rPrChange w:id="9644" w:author="N F" w:date="2023-12-05T03:08:00Z">
            <w:rPr>
              <w:rFonts w:cs="Times New Roman"/>
            </w:rPr>
          </w:rPrChange>
        </w:rPr>
        <w:t>; НПКО – ниже предела количественного определения</w:t>
      </w:r>
      <w:r w:rsidR="00B551BB" w:rsidRPr="006E6534">
        <w:rPr>
          <w:rFonts w:cs="Times New Roman"/>
          <w:color w:val="000000" w:themeColor="text1"/>
          <w:rPrChange w:id="9645" w:author="N F" w:date="2023-12-05T03:08:00Z">
            <w:rPr>
              <w:rFonts w:cs="Times New Roman"/>
            </w:rPr>
          </w:rPrChange>
        </w:rPr>
        <w:t>; нп – не применимо.</w:t>
      </w:r>
    </w:p>
    <w:p w14:paraId="69AA54A8" w14:textId="77777777" w:rsidR="000B1587" w:rsidRPr="006E6534" w:rsidRDefault="000B1587">
      <w:pPr>
        <w:spacing w:after="0" w:line="240" w:lineRule="auto"/>
        <w:rPr>
          <w:rFonts w:cs="Times New Roman"/>
          <w:color w:val="000000" w:themeColor="text1"/>
          <w:rPrChange w:id="9646" w:author="N F" w:date="2023-12-05T03:08:00Z">
            <w:rPr>
              <w:rFonts w:cs="Times New Roman"/>
            </w:rPr>
          </w:rPrChange>
        </w:rPr>
        <w:pPrChange w:id="9647" w:author="Barshadskaya, Yuliya" w:date="2024-01-14T17:33:00Z">
          <w:pPr/>
        </w:pPrChange>
      </w:pPr>
    </w:p>
    <w:p w14:paraId="692D0BD5" w14:textId="1C6D8910" w:rsidR="003D62F9" w:rsidRPr="006E6534" w:rsidRDefault="00F543D2">
      <w:pPr>
        <w:pStyle w:val="3"/>
        <w:numPr>
          <w:ilvl w:val="0"/>
          <w:numId w:val="0"/>
        </w:numPr>
        <w:spacing w:line="240" w:lineRule="auto"/>
        <w:rPr>
          <w:rFonts w:cs="Times New Roman"/>
          <w:sz w:val="24"/>
          <w:rPrChange w:id="9648" w:author="N F" w:date="2023-12-05T03:08:00Z">
            <w:rPr/>
          </w:rPrChange>
        </w:rPr>
        <w:pPrChange w:id="9649" w:author="Barshadskaya, Yuliya" w:date="2024-01-14T17:30:00Z">
          <w:pPr>
            <w:pStyle w:val="3"/>
          </w:pPr>
        </w:pPrChange>
      </w:pPr>
      <w:bookmarkStart w:id="9650" w:name="_Toc115733016"/>
      <w:ins w:id="9651" w:author="Barshadskaya, Yuliya" w:date="2024-01-14T17:30:00Z">
        <w:r>
          <w:rPr>
            <w:rFonts w:cs="Times New Roman"/>
            <w:sz w:val="24"/>
          </w:rPr>
          <w:t xml:space="preserve">3.2.2. </w:t>
        </w:r>
      </w:ins>
      <w:r w:rsidR="003D62F9" w:rsidRPr="006E6534">
        <w:rPr>
          <w:rFonts w:cs="Times New Roman"/>
          <w:sz w:val="24"/>
          <w:rPrChange w:id="9652" w:author="N F" w:date="2023-12-05T03:08:00Z">
            <w:rPr/>
          </w:rPrChange>
        </w:rPr>
        <w:t>Распределение</w:t>
      </w:r>
      <w:bookmarkEnd w:id="9650"/>
      <w:r w:rsidR="003D62F9" w:rsidRPr="006E6534">
        <w:rPr>
          <w:rFonts w:cs="Times New Roman"/>
          <w:sz w:val="24"/>
          <w:rPrChange w:id="9653" w:author="N F" w:date="2023-12-05T03:08:00Z">
            <w:rPr/>
          </w:rPrChange>
        </w:rPr>
        <w:t xml:space="preserve"> </w:t>
      </w:r>
    </w:p>
    <w:p w14:paraId="6229AEBB" w14:textId="7A658A5A" w:rsidR="00893921" w:rsidRPr="00787A04" w:rsidRDefault="00F3126E">
      <w:pPr>
        <w:spacing w:line="240" w:lineRule="auto"/>
        <w:rPr>
          <w:rFonts w:cs="Times New Roman"/>
          <w:color w:val="000000" w:themeColor="text1"/>
          <w:rPrChange w:id="9654" w:author="Barshadskaya, Yuliya" w:date="2024-01-10T17:45:00Z">
            <w:rPr>
              <w:rFonts w:cs="Times New Roman"/>
            </w:rPr>
          </w:rPrChange>
        </w:rPr>
        <w:pPrChange w:id="9655" w:author="N F" w:date="2023-08-06T15:38:00Z">
          <w:pPr/>
        </w:pPrChange>
      </w:pPr>
      <w:r w:rsidRPr="006E6534">
        <w:rPr>
          <w:rFonts w:cs="Times New Roman"/>
          <w:color w:val="000000" w:themeColor="text1"/>
          <w:rPrChange w:id="9656" w:author="N F" w:date="2023-12-05T03:08:00Z">
            <w:rPr>
              <w:rFonts w:cs="Times New Roman"/>
            </w:rPr>
          </w:rPrChange>
        </w:rPr>
        <w:t>Доступны результаты исследования</w:t>
      </w:r>
      <w:r w:rsidR="005D4840" w:rsidRPr="006E6534">
        <w:rPr>
          <w:rFonts w:cs="Times New Roman"/>
          <w:color w:val="000000" w:themeColor="text1"/>
          <w:rPrChange w:id="9657" w:author="N F" w:date="2023-12-05T03:08:00Z">
            <w:rPr>
              <w:rFonts w:cs="Times New Roman"/>
            </w:rPr>
          </w:rPrChange>
        </w:rPr>
        <w:t xml:space="preserve"> распределения осимертиниба</w:t>
      </w:r>
      <w:r w:rsidRPr="006E6534">
        <w:rPr>
          <w:rFonts w:cs="Times New Roman"/>
          <w:color w:val="000000" w:themeColor="text1"/>
          <w:rPrChange w:id="9658" w:author="N F" w:date="2023-12-05T03:08:00Z">
            <w:rPr>
              <w:rFonts w:cs="Times New Roman"/>
            </w:rPr>
          </w:rPrChange>
        </w:rPr>
        <w:t xml:space="preserve"> с использованием </w:t>
      </w:r>
      <w:r w:rsidR="008A4739" w:rsidRPr="006E6534">
        <w:rPr>
          <w:rFonts w:cs="Times New Roman"/>
          <w:color w:val="000000" w:themeColor="text1"/>
          <w:rPrChange w:id="9659" w:author="N F" w:date="2023-12-05T03:08:00Z">
            <w:rPr>
              <w:rFonts w:cs="Times New Roman"/>
            </w:rPr>
          </w:rPrChange>
        </w:rPr>
        <w:t>самцов и самок</w:t>
      </w:r>
      <w:r w:rsidR="00C94FFA" w:rsidRPr="006E6534">
        <w:rPr>
          <w:rFonts w:cs="Times New Roman"/>
          <w:color w:val="000000" w:themeColor="text1"/>
          <w:rPrChange w:id="9660" w:author="N F" w:date="2023-12-05T03:08:00Z">
            <w:rPr>
              <w:rFonts w:cs="Times New Roman"/>
            </w:rPr>
          </w:rPrChange>
        </w:rPr>
        <w:t xml:space="preserve"> </w:t>
      </w:r>
      <w:r w:rsidRPr="006E6534">
        <w:rPr>
          <w:rFonts w:cs="Times New Roman"/>
          <w:color w:val="000000" w:themeColor="text1"/>
          <w:rPrChange w:id="9661" w:author="N F" w:date="2023-12-05T03:08:00Z">
            <w:rPr>
              <w:rFonts w:cs="Times New Roman"/>
            </w:rPr>
          </w:rPrChange>
        </w:rPr>
        <w:t>крыс, которым перорально</w:t>
      </w:r>
      <w:r w:rsidR="008A4739" w:rsidRPr="006E6534">
        <w:rPr>
          <w:rFonts w:cs="Times New Roman"/>
          <w:color w:val="000000" w:themeColor="text1"/>
          <w:rPrChange w:id="9662" w:author="N F" w:date="2023-12-05T03:08:00Z">
            <w:rPr>
              <w:rFonts w:cs="Times New Roman"/>
            </w:rPr>
          </w:rPrChange>
        </w:rPr>
        <w:t xml:space="preserve"> или внутривенно</w:t>
      </w:r>
      <w:r w:rsidRPr="006E6534">
        <w:rPr>
          <w:rFonts w:cs="Times New Roman"/>
          <w:color w:val="000000" w:themeColor="text1"/>
          <w:rPrChange w:id="9663" w:author="N F" w:date="2023-12-05T03:08:00Z">
            <w:rPr>
              <w:rFonts w:cs="Times New Roman"/>
            </w:rPr>
          </w:rPrChange>
        </w:rPr>
        <w:t xml:space="preserve"> вводили </w:t>
      </w:r>
      <w:r w:rsidR="003A45A4" w:rsidRPr="006E6534">
        <w:rPr>
          <w:rFonts w:cs="Times New Roman"/>
          <w:color w:val="000000" w:themeColor="text1"/>
          <w:rPrChange w:id="9664" w:author="N F" w:date="2023-12-05T03:08:00Z">
            <w:rPr>
              <w:rFonts w:cs="Times New Roman"/>
            </w:rPr>
          </w:rPrChange>
        </w:rPr>
        <w:t xml:space="preserve">радиоактивно меченый осимертиниб в дозе 4 мг/кг. Плазму крови, мочу, кал, </w:t>
      </w:r>
      <w:r w:rsidR="0067308E" w:rsidRPr="006E6534">
        <w:rPr>
          <w:rFonts w:cs="Times New Roman"/>
          <w:color w:val="000000" w:themeColor="text1"/>
          <w:rPrChange w:id="9665" w:author="N F" w:date="2023-12-05T03:08:00Z">
            <w:rPr>
              <w:rFonts w:cs="Times New Roman"/>
            </w:rPr>
          </w:rPrChange>
        </w:rPr>
        <w:t>выдыхаемый воздух и смывы с метаболических клеток</w:t>
      </w:r>
      <w:r w:rsidR="008A4739" w:rsidRPr="006E6534">
        <w:rPr>
          <w:rFonts w:cs="Times New Roman"/>
          <w:color w:val="000000" w:themeColor="text1"/>
          <w:rPrChange w:id="9666" w:author="N F" w:date="2023-12-05T03:08:00Z">
            <w:rPr>
              <w:rFonts w:cs="Times New Roman"/>
            </w:rPr>
          </w:rPrChange>
        </w:rPr>
        <w:t xml:space="preserve"> отбирали в различные промежутки времени в течение 168 ч</w:t>
      </w:r>
      <w:r w:rsidR="0067308E" w:rsidRPr="006E6534">
        <w:rPr>
          <w:rFonts w:cs="Times New Roman"/>
          <w:color w:val="000000" w:themeColor="text1"/>
          <w:rPrChange w:id="9667" w:author="N F" w:date="2023-12-05T03:08:00Z">
            <w:rPr>
              <w:rFonts w:cs="Times New Roman"/>
            </w:rPr>
          </w:rPrChange>
        </w:rPr>
        <w:t xml:space="preserve">, </w:t>
      </w:r>
      <w:r w:rsidR="0067308E" w:rsidRPr="006E6534">
        <w:rPr>
          <w:rFonts w:cs="Times New Roman"/>
          <w:color w:val="000000" w:themeColor="text1"/>
          <w:rPrChange w:id="9668" w:author="N F" w:date="2023-12-05T03:08:00Z">
            <w:rPr>
              <w:rFonts w:cs="Times New Roman"/>
            </w:rPr>
          </w:rPrChange>
        </w:rPr>
        <w:lastRenderedPageBreak/>
        <w:t>образцы тканей</w:t>
      </w:r>
      <w:r w:rsidR="008A4739" w:rsidRPr="006E6534">
        <w:rPr>
          <w:rFonts w:cs="Times New Roman"/>
          <w:color w:val="000000" w:themeColor="text1"/>
          <w:rPrChange w:id="9669" w:author="N F" w:date="2023-12-05T03:08:00Z">
            <w:rPr>
              <w:rFonts w:cs="Times New Roman"/>
            </w:rPr>
          </w:rPrChange>
        </w:rPr>
        <w:t xml:space="preserve"> отбирали в различные промежутки времени в течение </w:t>
      </w:r>
      <w:r w:rsidR="00AD7C86" w:rsidRPr="006E6534">
        <w:rPr>
          <w:rFonts w:cs="Times New Roman"/>
          <w:color w:val="000000" w:themeColor="text1"/>
          <w:rPrChange w:id="9670" w:author="N F" w:date="2023-12-05T03:08:00Z">
            <w:rPr>
              <w:rFonts w:cs="Times New Roman"/>
            </w:rPr>
          </w:rPrChange>
        </w:rPr>
        <w:t>2 мес</w:t>
      </w:r>
      <w:r w:rsidR="008A4739" w:rsidRPr="006E6534">
        <w:rPr>
          <w:rFonts w:cs="Times New Roman"/>
          <w:color w:val="000000" w:themeColor="text1"/>
          <w:rPrChange w:id="9671" w:author="N F" w:date="2023-12-05T03:08:00Z">
            <w:rPr>
              <w:rFonts w:cs="Times New Roman"/>
            </w:rPr>
          </w:rPrChange>
        </w:rPr>
        <w:t xml:space="preserve">. Результаты измерения концентрации </w:t>
      </w:r>
      <w:r w:rsidR="00C929CF" w:rsidRPr="006E6534">
        <w:rPr>
          <w:rFonts w:cs="Times New Roman"/>
          <w:color w:val="000000" w:themeColor="text1"/>
          <w:rPrChange w:id="9672" w:author="N F" w:date="2023-12-05T03:08:00Z">
            <w:rPr>
              <w:rFonts w:cs="Times New Roman"/>
            </w:rPr>
          </w:rPrChange>
        </w:rPr>
        <w:t xml:space="preserve">осимертиниба в биологическим матрицах представлены в </w:t>
      </w:r>
      <w:r w:rsidR="00A05AA6" w:rsidRPr="006E6534">
        <w:rPr>
          <w:rFonts w:cs="Times New Roman"/>
          <w:color w:val="000000" w:themeColor="text1"/>
          <w:rPrChange w:id="9673" w:author="N F" w:date="2023-12-05T03:08:00Z">
            <w:rPr>
              <w:rFonts w:cs="Times New Roman"/>
            </w:rPr>
          </w:rPrChange>
        </w:rPr>
        <w:t xml:space="preserve">таблице ниже </w:t>
      </w:r>
      <w:r w:rsidR="00A05AA6" w:rsidRPr="006E6534">
        <w:rPr>
          <w:rFonts w:cs="Times New Roman"/>
          <w:color w:val="000000" w:themeColor="text1"/>
          <w:sz w:val="22"/>
          <w:szCs w:val="20"/>
          <w:rPrChange w:id="9674" w:author="N F" w:date="2023-12-05T03:08:00Z">
            <w:rPr>
              <w:rFonts w:cs="Times New Roman"/>
              <w:sz w:val="22"/>
              <w:szCs w:val="20"/>
            </w:rPr>
          </w:rPrChange>
        </w:rPr>
        <w:t>(</w:t>
      </w:r>
      <w:r w:rsidR="00A05AA6" w:rsidRPr="006E6534">
        <w:rPr>
          <w:rFonts w:cs="Times New Roman"/>
          <w:color w:val="000000" w:themeColor="text1"/>
          <w:sz w:val="22"/>
          <w:szCs w:val="20"/>
          <w:rPrChange w:id="9675" w:author="N F" w:date="2023-12-05T03:08:00Z">
            <w:rPr>
              <w:rFonts w:cs="Times New Roman"/>
              <w:sz w:val="22"/>
              <w:szCs w:val="20"/>
            </w:rPr>
          </w:rPrChange>
        </w:rPr>
        <w:fldChar w:fldCharType="begin"/>
      </w:r>
      <w:r w:rsidR="00A05AA6" w:rsidRPr="006E6534">
        <w:rPr>
          <w:rFonts w:cs="Times New Roman"/>
          <w:color w:val="000000" w:themeColor="text1"/>
          <w:sz w:val="22"/>
          <w:szCs w:val="20"/>
          <w:rPrChange w:id="9676" w:author="N F" w:date="2023-12-05T03:08:00Z">
            <w:rPr>
              <w:rFonts w:cs="Times New Roman"/>
              <w:sz w:val="22"/>
              <w:szCs w:val="20"/>
            </w:rPr>
          </w:rPrChange>
        </w:rPr>
        <w:instrText xml:space="preserve"> REF _Ref115195928 \h </w:instrText>
      </w:r>
      <w:r w:rsidR="00415551" w:rsidRPr="006E6534">
        <w:rPr>
          <w:rFonts w:cs="Times New Roman"/>
          <w:color w:val="000000" w:themeColor="text1"/>
          <w:sz w:val="22"/>
          <w:szCs w:val="20"/>
          <w:rPrChange w:id="9677" w:author="N F" w:date="2023-12-05T03:08:00Z">
            <w:rPr>
              <w:rFonts w:cs="Times New Roman"/>
              <w:sz w:val="22"/>
              <w:szCs w:val="20"/>
            </w:rPr>
          </w:rPrChange>
        </w:rPr>
        <w:instrText xml:space="preserve"> \* MERGEFORMAT </w:instrText>
      </w:r>
      <w:r w:rsidR="00A05AA6" w:rsidRPr="006E6534">
        <w:rPr>
          <w:rFonts w:cs="Times New Roman"/>
          <w:color w:val="000000" w:themeColor="text1"/>
          <w:sz w:val="22"/>
          <w:szCs w:val="20"/>
          <w:rPrChange w:id="9678" w:author="N F" w:date="2023-12-05T03:08:00Z">
            <w:rPr>
              <w:rFonts w:cs="Times New Roman"/>
              <w:color w:val="000000" w:themeColor="text1"/>
              <w:sz w:val="22"/>
              <w:szCs w:val="20"/>
            </w:rPr>
          </w:rPrChange>
        </w:rPr>
      </w:r>
      <w:r w:rsidR="00A05AA6" w:rsidRPr="006E6534">
        <w:rPr>
          <w:rFonts w:cs="Times New Roman"/>
          <w:color w:val="000000" w:themeColor="text1"/>
          <w:sz w:val="22"/>
          <w:szCs w:val="20"/>
          <w:rPrChange w:id="9679" w:author="N F" w:date="2023-12-05T03:08:00Z">
            <w:rPr>
              <w:rFonts w:cs="Times New Roman"/>
              <w:sz w:val="22"/>
              <w:szCs w:val="20"/>
            </w:rPr>
          </w:rPrChange>
        </w:rPr>
        <w:fldChar w:fldCharType="separate"/>
      </w:r>
      <w:r w:rsidR="004C4CE2" w:rsidRPr="006E6534">
        <w:rPr>
          <w:rFonts w:cs="Times New Roman"/>
          <w:color w:val="000000" w:themeColor="text1"/>
          <w:rPrChange w:id="9680" w:author="N F" w:date="2023-12-05T03:08:00Z">
            <w:rPr>
              <w:rFonts w:cs="Times New Roman"/>
            </w:rPr>
          </w:rPrChange>
        </w:rPr>
        <w:t xml:space="preserve">Таблица </w:t>
      </w:r>
      <w:r w:rsidR="004C4CE2" w:rsidRPr="006E6534">
        <w:rPr>
          <w:rFonts w:cs="Times New Roman"/>
          <w:noProof/>
          <w:color w:val="000000" w:themeColor="text1"/>
          <w:rPrChange w:id="9681" w:author="N F" w:date="2023-12-05T03:08:00Z">
            <w:rPr>
              <w:rFonts w:cs="Times New Roman"/>
              <w:noProof/>
            </w:rPr>
          </w:rPrChange>
        </w:rPr>
        <w:t>3</w:t>
      </w:r>
      <w:r w:rsidR="004C4CE2" w:rsidRPr="006E6534">
        <w:rPr>
          <w:rFonts w:cs="Times New Roman"/>
          <w:color w:val="000000" w:themeColor="text1"/>
          <w:rPrChange w:id="9682" w:author="N F" w:date="2023-12-05T03:08:00Z">
            <w:rPr>
              <w:rFonts w:cs="Times New Roman"/>
            </w:rPr>
          </w:rPrChange>
        </w:rPr>
        <w:noBreakHyphen/>
      </w:r>
      <w:r w:rsidR="004C4CE2" w:rsidRPr="006E6534">
        <w:rPr>
          <w:rFonts w:cs="Times New Roman"/>
          <w:noProof/>
          <w:color w:val="000000" w:themeColor="text1"/>
          <w:rPrChange w:id="9683" w:author="N F" w:date="2023-12-05T03:08:00Z">
            <w:rPr>
              <w:rFonts w:cs="Times New Roman"/>
              <w:noProof/>
            </w:rPr>
          </w:rPrChange>
        </w:rPr>
        <w:t>4</w:t>
      </w:r>
      <w:r w:rsidR="00A05AA6" w:rsidRPr="006E6534">
        <w:rPr>
          <w:rFonts w:cs="Times New Roman"/>
          <w:color w:val="000000" w:themeColor="text1"/>
          <w:sz w:val="22"/>
          <w:szCs w:val="20"/>
          <w:rPrChange w:id="9684" w:author="N F" w:date="2023-12-05T03:08:00Z">
            <w:rPr>
              <w:rFonts w:cs="Times New Roman"/>
              <w:sz w:val="22"/>
              <w:szCs w:val="20"/>
            </w:rPr>
          </w:rPrChange>
        </w:rPr>
        <w:fldChar w:fldCharType="end"/>
      </w:r>
      <w:r w:rsidR="00A05AA6" w:rsidRPr="006E6534">
        <w:rPr>
          <w:rFonts w:cs="Times New Roman"/>
          <w:color w:val="000000" w:themeColor="text1"/>
          <w:rPrChange w:id="9685" w:author="N F" w:date="2023-12-05T03:08:00Z">
            <w:rPr>
              <w:rFonts w:cs="Times New Roman"/>
            </w:rPr>
          </w:rPrChange>
        </w:rPr>
        <w:t>)</w:t>
      </w:r>
      <w:r w:rsidR="00C929CF" w:rsidRPr="006E6534">
        <w:rPr>
          <w:rFonts w:cs="Times New Roman"/>
          <w:color w:val="000000" w:themeColor="text1"/>
          <w:rPrChange w:id="9686" w:author="N F" w:date="2023-12-05T03:08:00Z">
            <w:rPr>
              <w:rFonts w:cs="Times New Roman"/>
            </w:rPr>
          </w:rPrChange>
        </w:rPr>
        <w:t>. Результаты динамического измерения концентрации осимертиниба в различных тканях представлены на Рисунк</w:t>
      </w:r>
      <w:r w:rsidR="00BE111E" w:rsidRPr="006E6534">
        <w:rPr>
          <w:rFonts w:cs="Times New Roman"/>
          <w:color w:val="000000" w:themeColor="text1"/>
          <w:rPrChange w:id="9687" w:author="N F" w:date="2023-12-05T03:08:00Z">
            <w:rPr>
              <w:rFonts w:cs="Times New Roman"/>
            </w:rPr>
          </w:rPrChange>
        </w:rPr>
        <w:t xml:space="preserve">е </w:t>
      </w:r>
      <w:r w:rsidR="00D35AD9" w:rsidRPr="006E6534">
        <w:rPr>
          <w:rFonts w:cs="Times New Roman"/>
          <w:color w:val="000000" w:themeColor="text1"/>
          <w:rPrChange w:id="9688" w:author="N F" w:date="2023-12-05T03:08:00Z">
            <w:rPr>
              <w:rFonts w:cs="Times New Roman"/>
            </w:rPr>
          </w:rPrChange>
        </w:rPr>
        <w:t>3-6</w:t>
      </w:r>
      <w:r w:rsidR="0067308E" w:rsidRPr="006E6534">
        <w:rPr>
          <w:rFonts w:cs="Times New Roman"/>
          <w:color w:val="000000" w:themeColor="text1"/>
          <w:rPrChange w:id="9689" w:author="N F" w:date="2023-12-05T03:08:00Z">
            <w:rPr>
              <w:rFonts w:cs="Times New Roman"/>
            </w:rPr>
          </w:rPrChange>
        </w:rPr>
        <w:t xml:space="preserve"> </w:t>
      </w:r>
      <w:ins w:id="9690" w:author="Barshadskaya, Yuliya" w:date="2024-01-14T17:33:00Z">
        <w:r w:rsidR="00F543D2" w:rsidRPr="0001519A">
          <w:rPr>
            <w:rFonts w:cs="Times New Roman"/>
            <w:color w:val="000000" w:themeColor="text1"/>
            <w:lang w:val="en-US"/>
          </w:rPr>
          <w:fldChar w:fldCharType="begin"/>
        </w:r>
        <w:r w:rsidR="00F543D2"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F543D2" w:rsidRPr="0001519A">
          <w:rPr>
            <w:rFonts w:cs="Times New Roman"/>
            <w:color w:val="000000" w:themeColor="text1"/>
            <w:lang w:val="en-US"/>
          </w:rPr>
          <w:fldChar w:fldCharType="separate"/>
        </w:r>
        <w:r w:rsidR="00F543D2" w:rsidRPr="0018315E">
          <w:rPr>
            <w:rFonts w:cs="Times New Roman"/>
            <w:color w:val="000000" w:themeColor="text1"/>
          </w:rPr>
          <w:t>[</w:t>
        </w:r>
      </w:ins>
      <w:ins w:id="9691" w:author="Barshadskaya, Yuliya" w:date="2024-02-22T23:46:00Z">
        <w:r w:rsidR="007C662F">
          <w:rPr>
            <w:rFonts w:cs="Times New Roman"/>
            <w:color w:val="000000" w:themeColor="text1"/>
          </w:rPr>
          <w:t>1</w:t>
        </w:r>
      </w:ins>
      <w:ins w:id="9692" w:author="Barshadskaya, Yuliya" w:date="2024-01-14T17:33:00Z">
        <w:r w:rsidR="00F543D2" w:rsidRPr="00DD38F1">
          <w:rPr>
            <w:rFonts w:cs="Times New Roman"/>
            <w:color w:val="000000" w:themeColor="text1"/>
          </w:rPr>
          <w:t>]</w:t>
        </w:r>
        <w:r w:rsidR="00F543D2" w:rsidRPr="0001519A">
          <w:rPr>
            <w:rFonts w:cs="Times New Roman"/>
            <w:color w:val="000000" w:themeColor="text1"/>
            <w:lang w:val="en-US"/>
          </w:rPr>
          <w:fldChar w:fldCharType="end"/>
        </w:r>
      </w:ins>
      <w:del w:id="9693" w:author="Barshadskaya, Yuliya" w:date="2024-01-14T17:33:00Z">
        <w:r w:rsidR="00893921" w:rsidRPr="006E6534" w:rsidDel="00F543D2">
          <w:rPr>
            <w:rFonts w:cs="Times New Roman"/>
            <w:color w:val="000000" w:themeColor="text1"/>
            <w:lang w:val="en-US"/>
            <w:rPrChange w:id="9694" w:author="N F" w:date="2023-12-05T03:08:00Z">
              <w:rPr>
                <w:rFonts w:cs="Times New Roman"/>
                <w:lang w:val="en-US"/>
              </w:rPr>
            </w:rPrChange>
          </w:rPr>
          <w:fldChar w:fldCharType="begin"/>
        </w:r>
        <w:r w:rsidR="00AE1425" w:rsidRPr="006E6534" w:rsidDel="00F543D2">
          <w:rPr>
            <w:rFonts w:cs="Times New Roman"/>
            <w:color w:val="000000" w:themeColor="text1"/>
            <w:rPrChange w:id="9695" w:author="N F" w:date="2023-12-05T03:08:00Z">
              <w:rPr>
                <w:rFonts w:cs="Times New Roman"/>
              </w:rPr>
            </w:rPrChange>
          </w:rPr>
          <w:delInstrText xml:space="preserve"> </w:delInstrText>
        </w:r>
        <w:r w:rsidR="00AE1425" w:rsidRPr="006E6534" w:rsidDel="00F543D2">
          <w:rPr>
            <w:rFonts w:cs="Times New Roman"/>
            <w:color w:val="000000" w:themeColor="text1"/>
            <w:lang w:val="en-US"/>
            <w:rPrChange w:id="9696" w:author="N F" w:date="2023-12-05T03:08:00Z">
              <w:rPr>
                <w:rFonts w:cs="Times New Roman"/>
                <w:lang w:val="en-US"/>
              </w:rPr>
            </w:rPrChange>
          </w:rPr>
          <w:delInstrText>ADDIN</w:delInstrText>
        </w:r>
        <w:r w:rsidR="00AE1425" w:rsidRPr="006E6534" w:rsidDel="00F543D2">
          <w:rPr>
            <w:rFonts w:cs="Times New Roman"/>
            <w:color w:val="000000" w:themeColor="text1"/>
            <w:rPrChange w:id="9697" w:author="N F" w:date="2023-12-05T03:08:00Z">
              <w:rPr>
                <w:rFonts w:cs="Times New Roman"/>
              </w:rPr>
            </w:rPrChange>
          </w:rPr>
          <w:delInstrText xml:space="preserve"> </w:delInstrText>
        </w:r>
        <w:r w:rsidR="00AE1425" w:rsidRPr="006E6534" w:rsidDel="00F543D2">
          <w:rPr>
            <w:rFonts w:cs="Times New Roman"/>
            <w:color w:val="000000" w:themeColor="text1"/>
            <w:lang w:val="en-US"/>
            <w:rPrChange w:id="9698" w:author="N F" w:date="2023-12-05T03:08:00Z">
              <w:rPr>
                <w:rFonts w:cs="Times New Roman"/>
                <w:lang w:val="en-US"/>
              </w:rPr>
            </w:rPrChange>
          </w:rPr>
          <w:delInstrText>ZOTERO</w:delInstrText>
        </w:r>
        <w:r w:rsidR="00AE1425" w:rsidRPr="006E6534" w:rsidDel="00F543D2">
          <w:rPr>
            <w:rFonts w:cs="Times New Roman"/>
            <w:color w:val="000000" w:themeColor="text1"/>
            <w:rPrChange w:id="9699" w:author="N F" w:date="2023-12-05T03:08:00Z">
              <w:rPr>
                <w:rFonts w:cs="Times New Roman"/>
              </w:rPr>
            </w:rPrChange>
          </w:rPr>
          <w:delInstrText>_</w:delInstrText>
        </w:r>
        <w:r w:rsidR="00AE1425" w:rsidRPr="006E6534" w:rsidDel="00F543D2">
          <w:rPr>
            <w:rFonts w:cs="Times New Roman"/>
            <w:color w:val="000000" w:themeColor="text1"/>
            <w:lang w:val="en-US"/>
            <w:rPrChange w:id="9700" w:author="N F" w:date="2023-12-05T03:08:00Z">
              <w:rPr>
                <w:rFonts w:cs="Times New Roman"/>
                <w:lang w:val="en-US"/>
              </w:rPr>
            </w:rPrChange>
          </w:rPr>
          <w:delInstrText>ITEM</w:delInstrText>
        </w:r>
        <w:r w:rsidR="00AE1425" w:rsidRPr="006E6534" w:rsidDel="00F543D2">
          <w:rPr>
            <w:rFonts w:cs="Times New Roman"/>
            <w:color w:val="000000" w:themeColor="text1"/>
            <w:rPrChange w:id="9701" w:author="N F" w:date="2023-12-05T03:08:00Z">
              <w:rPr>
                <w:rFonts w:cs="Times New Roman"/>
              </w:rPr>
            </w:rPrChange>
          </w:rPr>
          <w:delInstrText xml:space="preserve"> </w:delInstrText>
        </w:r>
        <w:r w:rsidR="00AE1425" w:rsidRPr="006E6534" w:rsidDel="00F543D2">
          <w:rPr>
            <w:rFonts w:cs="Times New Roman"/>
            <w:color w:val="000000" w:themeColor="text1"/>
            <w:lang w:val="en-US"/>
            <w:rPrChange w:id="9702" w:author="N F" w:date="2023-12-05T03:08:00Z">
              <w:rPr>
                <w:rFonts w:cs="Times New Roman"/>
                <w:lang w:val="en-US"/>
              </w:rPr>
            </w:rPrChange>
          </w:rPr>
          <w:delInstrText>CSL</w:delInstrText>
        </w:r>
        <w:r w:rsidR="00AE1425" w:rsidRPr="006E6534" w:rsidDel="00F543D2">
          <w:rPr>
            <w:rFonts w:cs="Times New Roman"/>
            <w:color w:val="000000" w:themeColor="text1"/>
            <w:rPrChange w:id="9703" w:author="N F" w:date="2023-12-05T03:08:00Z">
              <w:rPr>
                <w:rFonts w:cs="Times New Roman"/>
              </w:rPr>
            </w:rPrChange>
          </w:rPr>
          <w:delInstrText>_</w:delInstrText>
        </w:r>
        <w:r w:rsidR="00AE1425" w:rsidRPr="006E6534" w:rsidDel="00F543D2">
          <w:rPr>
            <w:rFonts w:cs="Times New Roman"/>
            <w:color w:val="000000" w:themeColor="text1"/>
            <w:lang w:val="en-US"/>
            <w:rPrChange w:id="9704" w:author="N F" w:date="2023-12-05T03:08:00Z">
              <w:rPr>
                <w:rFonts w:cs="Times New Roman"/>
                <w:lang w:val="en-US"/>
              </w:rPr>
            </w:rPrChange>
          </w:rPr>
          <w:delInstrText>CITATION</w:delInstrText>
        </w:r>
        <w:r w:rsidR="00AE1425" w:rsidRPr="006E6534" w:rsidDel="00F543D2">
          <w:rPr>
            <w:rFonts w:cs="Times New Roman"/>
            <w:color w:val="000000" w:themeColor="text1"/>
            <w:rPrChange w:id="9705" w:author="N F" w:date="2023-12-05T03:08:00Z">
              <w:rPr>
                <w:rFonts w:cs="Times New Roman"/>
              </w:rPr>
            </w:rPrChange>
          </w:rPr>
          <w:delInstrText xml:space="preserve"> {"</w:delInstrText>
        </w:r>
        <w:r w:rsidR="00AE1425" w:rsidRPr="006E6534" w:rsidDel="00F543D2">
          <w:rPr>
            <w:rFonts w:cs="Times New Roman"/>
            <w:color w:val="000000" w:themeColor="text1"/>
            <w:lang w:val="en-US"/>
            <w:rPrChange w:id="9706" w:author="N F" w:date="2023-12-05T03:08:00Z">
              <w:rPr>
                <w:rFonts w:cs="Times New Roman"/>
                <w:lang w:val="en-US"/>
              </w:rPr>
            </w:rPrChange>
          </w:rPr>
          <w:delInstrText>citationID</w:delInstrText>
        </w:r>
        <w:r w:rsidR="00AE1425" w:rsidRPr="006E6534" w:rsidDel="00F543D2">
          <w:rPr>
            <w:rFonts w:cs="Times New Roman"/>
            <w:color w:val="000000" w:themeColor="text1"/>
            <w:rPrChange w:id="9707" w:author="N F" w:date="2023-12-05T03:08:00Z">
              <w:rPr>
                <w:rFonts w:cs="Times New Roman"/>
              </w:rPr>
            </w:rPrChange>
          </w:rPr>
          <w:delInstrText>":"</w:delInstrText>
        </w:r>
        <w:r w:rsidR="00AE1425" w:rsidRPr="006E6534" w:rsidDel="00F543D2">
          <w:rPr>
            <w:rFonts w:cs="Times New Roman"/>
            <w:color w:val="000000" w:themeColor="text1"/>
            <w:lang w:val="en-US"/>
            <w:rPrChange w:id="9708" w:author="N F" w:date="2023-12-05T03:08:00Z">
              <w:rPr>
                <w:rFonts w:cs="Times New Roman"/>
                <w:lang w:val="en-US"/>
              </w:rPr>
            </w:rPrChange>
          </w:rPr>
          <w:delInstrText>l</w:delInstrText>
        </w:r>
        <w:r w:rsidR="00AE1425" w:rsidRPr="006E6534" w:rsidDel="00F543D2">
          <w:rPr>
            <w:rFonts w:cs="Times New Roman"/>
            <w:color w:val="000000" w:themeColor="text1"/>
            <w:rPrChange w:id="9709" w:author="N F" w:date="2023-12-05T03:08:00Z">
              <w:rPr>
                <w:rFonts w:cs="Times New Roman"/>
              </w:rPr>
            </w:rPrChange>
          </w:rPr>
          <w:delInstrText>06</w:delInstrText>
        </w:r>
        <w:r w:rsidR="00AE1425" w:rsidRPr="006E6534" w:rsidDel="00F543D2">
          <w:rPr>
            <w:rFonts w:cs="Times New Roman"/>
            <w:color w:val="000000" w:themeColor="text1"/>
            <w:lang w:val="en-US"/>
            <w:rPrChange w:id="9710" w:author="N F" w:date="2023-12-05T03:08:00Z">
              <w:rPr>
                <w:rFonts w:cs="Times New Roman"/>
                <w:lang w:val="en-US"/>
              </w:rPr>
            </w:rPrChange>
          </w:rPr>
          <w:delInstrText>aieYK</w:delInstrText>
        </w:r>
        <w:r w:rsidR="00AE1425" w:rsidRPr="006E6534" w:rsidDel="00F543D2">
          <w:rPr>
            <w:rFonts w:cs="Times New Roman"/>
            <w:color w:val="000000" w:themeColor="text1"/>
            <w:rPrChange w:id="9711" w:author="N F" w:date="2023-12-05T03:08:00Z">
              <w:rPr>
                <w:rFonts w:cs="Times New Roman"/>
              </w:rPr>
            </w:rPrChange>
          </w:rPr>
          <w:delInstrText>","</w:delInstrText>
        </w:r>
        <w:r w:rsidR="00AE1425" w:rsidRPr="006E6534" w:rsidDel="00F543D2">
          <w:rPr>
            <w:rFonts w:cs="Times New Roman"/>
            <w:color w:val="000000" w:themeColor="text1"/>
            <w:lang w:val="en-US"/>
            <w:rPrChange w:id="9712" w:author="N F" w:date="2023-12-05T03:08:00Z">
              <w:rPr>
                <w:rFonts w:cs="Times New Roman"/>
                <w:lang w:val="en-US"/>
              </w:rPr>
            </w:rPrChange>
          </w:rPr>
          <w:delInstrText>properties</w:delInstrText>
        </w:r>
        <w:r w:rsidR="00AE1425" w:rsidRPr="006E6534" w:rsidDel="00F543D2">
          <w:rPr>
            <w:rFonts w:cs="Times New Roman"/>
            <w:color w:val="000000" w:themeColor="text1"/>
            <w:rPrChange w:id="9713" w:author="N F" w:date="2023-12-05T03:08:00Z">
              <w:rPr>
                <w:rFonts w:cs="Times New Roman"/>
              </w:rPr>
            </w:rPrChange>
          </w:rPr>
          <w:delInstrText>":{"</w:delInstrText>
        </w:r>
        <w:r w:rsidR="00AE1425" w:rsidRPr="006E6534" w:rsidDel="00F543D2">
          <w:rPr>
            <w:rFonts w:cs="Times New Roman"/>
            <w:color w:val="000000" w:themeColor="text1"/>
            <w:lang w:val="en-US"/>
            <w:rPrChange w:id="9714" w:author="N F" w:date="2023-12-05T03:08:00Z">
              <w:rPr>
                <w:rFonts w:cs="Times New Roman"/>
                <w:lang w:val="en-US"/>
              </w:rPr>
            </w:rPrChange>
          </w:rPr>
          <w:delInstrText>formattedCitation</w:delInstrText>
        </w:r>
        <w:r w:rsidR="00AE1425" w:rsidRPr="006E6534" w:rsidDel="00F543D2">
          <w:rPr>
            <w:rFonts w:cs="Times New Roman"/>
            <w:color w:val="000000" w:themeColor="text1"/>
            <w:rPrChange w:id="9715" w:author="N F" w:date="2023-12-05T03:08:00Z">
              <w:rPr>
                <w:rFonts w:cs="Times New Roman"/>
              </w:rPr>
            </w:rPrChange>
          </w:rPr>
          <w:delInstrText>":"(6)","</w:delInstrText>
        </w:r>
        <w:r w:rsidR="00AE1425" w:rsidRPr="006E6534" w:rsidDel="00F543D2">
          <w:rPr>
            <w:rFonts w:cs="Times New Roman"/>
            <w:color w:val="000000" w:themeColor="text1"/>
            <w:lang w:val="en-US"/>
            <w:rPrChange w:id="9716" w:author="N F" w:date="2023-12-05T03:08:00Z">
              <w:rPr>
                <w:rFonts w:cs="Times New Roman"/>
                <w:lang w:val="en-US"/>
              </w:rPr>
            </w:rPrChange>
          </w:rPr>
          <w:delInstrText>plainCitation</w:delInstrText>
        </w:r>
        <w:r w:rsidR="00AE1425" w:rsidRPr="006E6534" w:rsidDel="00F543D2">
          <w:rPr>
            <w:rFonts w:cs="Times New Roman"/>
            <w:color w:val="000000" w:themeColor="text1"/>
            <w:rPrChange w:id="9717" w:author="N F" w:date="2023-12-05T03:08:00Z">
              <w:rPr>
                <w:rFonts w:cs="Times New Roman"/>
              </w:rPr>
            </w:rPrChange>
          </w:rPr>
          <w:delInstrText>":"(6)","</w:delInstrText>
        </w:r>
        <w:r w:rsidR="00AE1425" w:rsidRPr="006E6534" w:rsidDel="00F543D2">
          <w:rPr>
            <w:rFonts w:cs="Times New Roman"/>
            <w:color w:val="000000" w:themeColor="text1"/>
            <w:lang w:val="en-US"/>
            <w:rPrChange w:id="9718" w:author="N F" w:date="2023-12-05T03:08:00Z">
              <w:rPr>
                <w:rFonts w:cs="Times New Roman"/>
                <w:lang w:val="en-US"/>
              </w:rPr>
            </w:rPrChange>
          </w:rPr>
          <w:delInstrText>noteIndex</w:delInstrText>
        </w:r>
        <w:r w:rsidR="00AE1425" w:rsidRPr="006E6534" w:rsidDel="00F543D2">
          <w:rPr>
            <w:rFonts w:cs="Times New Roman"/>
            <w:color w:val="000000" w:themeColor="text1"/>
            <w:rPrChange w:id="9719" w:author="N F" w:date="2023-12-05T03:08:00Z">
              <w:rPr>
                <w:rFonts w:cs="Times New Roman"/>
              </w:rPr>
            </w:rPrChange>
          </w:rPr>
          <w:delInstrText>":0},"</w:delInstrText>
        </w:r>
        <w:r w:rsidR="00AE1425" w:rsidRPr="006E6534" w:rsidDel="00F543D2">
          <w:rPr>
            <w:rFonts w:cs="Times New Roman"/>
            <w:color w:val="000000" w:themeColor="text1"/>
            <w:lang w:val="en-US"/>
            <w:rPrChange w:id="9720" w:author="N F" w:date="2023-12-05T03:08:00Z">
              <w:rPr>
                <w:rFonts w:cs="Times New Roman"/>
                <w:lang w:val="en-US"/>
              </w:rPr>
            </w:rPrChange>
          </w:rPr>
          <w:delInstrText>citationItems</w:delInstrText>
        </w:r>
        <w:r w:rsidR="00AE1425" w:rsidRPr="006E6534" w:rsidDel="00F543D2">
          <w:rPr>
            <w:rFonts w:cs="Times New Roman"/>
            <w:color w:val="000000" w:themeColor="text1"/>
            <w:rPrChange w:id="9721" w:author="N F" w:date="2023-12-05T03:08:00Z">
              <w:rPr>
                <w:rFonts w:cs="Times New Roman"/>
              </w:rPr>
            </w:rPrChange>
          </w:rPr>
          <w:delInstrText>":[{"</w:delInstrText>
        </w:r>
        <w:r w:rsidR="00AE1425" w:rsidRPr="006E6534" w:rsidDel="00F543D2">
          <w:rPr>
            <w:rFonts w:cs="Times New Roman"/>
            <w:color w:val="000000" w:themeColor="text1"/>
            <w:lang w:val="en-US"/>
            <w:rPrChange w:id="9722" w:author="N F" w:date="2023-12-05T03:08:00Z">
              <w:rPr>
                <w:rFonts w:cs="Times New Roman"/>
                <w:lang w:val="en-US"/>
              </w:rPr>
            </w:rPrChange>
          </w:rPr>
          <w:delInstrText>id</w:delInstrText>
        </w:r>
        <w:r w:rsidR="00AE1425" w:rsidRPr="006E6534" w:rsidDel="00F543D2">
          <w:rPr>
            <w:rFonts w:cs="Times New Roman"/>
            <w:color w:val="000000" w:themeColor="text1"/>
            <w:rPrChange w:id="9723" w:author="N F" w:date="2023-12-05T03:08:00Z">
              <w:rPr>
                <w:rFonts w:cs="Times New Roman"/>
              </w:rPr>
            </w:rPrChange>
          </w:rPr>
          <w:delInstrText>":161758,"</w:delInstrText>
        </w:r>
        <w:r w:rsidR="00AE1425" w:rsidRPr="006E6534" w:rsidDel="00F543D2">
          <w:rPr>
            <w:rFonts w:cs="Times New Roman"/>
            <w:color w:val="000000" w:themeColor="text1"/>
            <w:lang w:val="en-US"/>
            <w:rPrChange w:id="9724" w:author="N F" w:date="2023-12-05T03:08:00Z">
              <w:rPr>
                <w:rFonts w:cs="Times New Roman"/>
                <w:lang w:val="en-US"/>
              </w:rPr>
            </w:rPrChange>
          </w:rPr>
          <w:delInstrText>uris</w:delInstrText>
        </w:r>
        <w:r w:rsidR="00AE1425" w:rsidRPr="006E6534" w:rsidDel="00F543D2">
          <w:rPr>
            <w:rFonts w:cs="Times New Roman"/>
            <w:color w:val="000000" w:themeColor="text1"/>
            <w:rPrChange w:id="9725" w:author="N F" w:date="2023-12-05T03:08:00Z">
              <w:rPr>
                <w:rFonts w:cs="Times New Roman"/>
              </w:rPr>
            </w:rPrChange>
          </w:rPr>
          <w:delInstrText>":["</w:delInstrText>
        </w:r>
        <w:r w:rsidR="00AE1425" w:rsidRPr="006E6534" w:rsidDel="00F543D2">
          <w:rPr>
            <w:rFonts w:cs="Times New Roman"/>
            <w:color w:val="000000" w:themeColor="text1"/>
            <w:lang w:val="en-US"/>
            <w:rPrChange w:id="9726" w:author="N F" w:date="2023-12-05T03:08:00Z">
              <w:rPr>
                <w:rFonts w:cs="Times New Roman"/>
                <w:lang w:val="en-US"/>
              </w:rPr>
            </w:rPrChange>
          </w:rPr>
          <w:delInstrText>http</w:delInstrText>
        </w:r>
        <w:r w:rsidR="00AE1425" w:rsidRPr="006E6534" w:rsidDel="00F543D2">
          <w:rPr>
            <w:rFonts w:cs="Times New Roman"/>
            <w:color w:val="000000" w:themeColor="text1"/>
            <w:rPrChange w:id="9727" w:author="N F" w:date="2023-12-05T03:08:00Z">
              <w:rPr>
                <w:rFonts w:cs="Times New Roman"/>
              </w:rPr>
            </w:rPrChange>
          </w:rPr>
          <w:delInstrText>://</w:delInstrText>
        </w:r>
        <w:r w:rsidR="00AE1425" w:rsidRPr="006E6534" w:rsidDel="00F543D2">
          <w:rPr>
            <w:rFonts w:cs="Times New Roman"/>
            <w:color w:val="000000" w:themeColor="text1"/>
            <w:lang w:val="en-US"/>
            <w:rPrChange w:id="9728" w:author="N F" w:date="2023-12-05T03:08:00Z">
              <w:rPr>
                <w:rFonts w:cs="Times New Roman"/>
                <w:lang w:val="en-US"/>
              </w:rPr>
            </w:rPrChange>
          </w:rPr>
          <w:delInstrText>zotero</w:delInstrText>
        </w:r>
        <w:r w:rsidR="00AE1425" w:rsidRPr="006E6534" w:rsidDel="00F543D2">
          <w:rPr>
            <w:rFonts w:cs="Times New Roman"/>
            <w:color w:val="000000" w:themeColor="text1"/>
            <w:rPrChange w:id="9729" w:author="N F" w:date="2023-12-05T03:08:00Z">
              <w:rPr>
                <w:rFonts w:cs="Times New Roman"/>
              </w:rPr>
            </w:rPrChange>
          </w:rPr>
          <w:delInstrText>.</w:delInstrText>
        </w:r>
        <w:r w:rsidR="00AE1425" w:rsidRPr="006E6534" w:rsidDel="00F543D2">
          <w:rPr>
            <w:rFonts w:cs="Times New Roman"/>
            <w:color w:val="000000" w:themeColor="text1"/>
            <w:lang w:val="en-US"/>
            <w:rPrChange w:id="9730" w:author="N F" w:date="2023-12-05T03:08:00Z">
              <w:rPr>
                <w:rFonts w:cs="Times New Roman"/>
                <w:lang w:val="en-US"/>
              </w:rPr>
            </w:rPrChange>
          </w:rPr>
          <w:delInstrText>org</w:delInstrText>
        </w:r>
        <w:r w:rsidR="00AE1425" w:rsidRPr="006E6534" w:rsidDel="00F543D2">
          <w:rPr>
            <w:rFonts w:cs="Times New Roman"/>
            <w:color w:val="000000" w:themeColor="text1"/>
            <w:rPrChange w:id="9731" w:author="N F" w:date="2023-12-05T03:08:00Z">
              <w:rPr>
                <w:rFonts w:cs="Times New Roman"/>
              </w:rPr>
            </w:rPrChange>
          </w:rPr>
          <w:delInstrText>/</w:delInstrText>
        </w:r>
        <w:r w:rsidR="00AE1425" w:rsidRPr="006E6534" w:rsidDel="00F543D2">
          <w:rPr>
            <w:rFonts w:cs="Times New Roman"/>
            <w:color w:val="000000" w:themeColor="text1"/>
            <w:lang w:val="en-US"/>
            <w:rPrChange w:id="9732" w:author="N F" w:date="2023-12-05T03:08:00Z">
              <w:rPr>
                <w:rFonts w:cs="Times New Roman"/>
                <w:lang w:val="en-US"/>
              </w:rPr>
            </w:rPrChange>
          </w:rPr>
          <w:delInstrText>groups</w:delInstrText>
        </w:r>
        <w:r w:rsidR="00AE1425" w:rsidRPr="006E6534" w:rsidDel="00F543D2">
          <w:rPr>
            <w:rFonts w:cs="Times New Roman"/>
            <w:color w:val="000000" w:themeColor="text1"/>
            <w:rPrChange w:id="9733" w:author="N F" w:date="2023-12-05T03:08:00Z">
              <w:rPr>
                <w:rFonts w:cs="Times New Roman"/>
              </w:rPr>
            </w:rPrChange>
          </w:rPr>
          <w:delInstrText>/4735135/</w:delInstrText>
        </w:r>
        <w:r w:rsidR="00AE1425" w:rsidRPr="006E6534" w:rsidDel="00F543D2">
          <w:rPr>
            <w:rFonts w:cs="Times New Roman"/>
            <w:color w:val="000000" w:themeColor="text1"/>
            <w:lang w:val="en-US"/>
            <w:rPrChange w:id="9734" w:author="N F" w:date="2023-12-05T03:08:00Z">
              <w:rPr>
                <w:rFonts w:cs="Times New Roman"/>
                <w:lang w:val="en-US"/>
              </w:rPr>
            </w:rPrChange>
          </w:rPr>
          <w:delInstrText>items</w:delInstrText>
        </w:r>
        <w:r w:rsidR="00AE1425" w:rsidRPr="006E6534" w:rsidDel="00F543D2">
          <w:rPr>
            <w:rFonts w:cs="Times New Roman"/>
            <w:color w:val="000000" w:themeColor="text1"/>
            <w:rPrChange w:id="9735" w:author="N F" w:date="2023-12-05T03:08:00Z">
              <w:rPr>
                <w:rFonts w:cs="Times New Roman"/>
              </w:rPr>
            </w:rPrChange>
          </w:rPr>
          <w:delInstrText>/</w:delInstrText>
        </w:r>
        <w:r w:rsidR="00AE1425" w:rsidRPr="006E6534" w:rsidDel="00F543D2">
          <w:rPr>
            <w:rFonts w:cs="Times New Roman"/>
            <w:color w:val="000000" w:themeColor="text1"/>
            <w:lang w:val="en-US"/>
            <w:rPrChange w:id="9736" w:author="N F" w:date="2023-12-05T03:08:00Z">
              <w:rPr>
                <w:rFonts w:cs="Times New Roman"/>
                <w:lang w:val="en-US"/>
              </w:rPr>
            </w:rPrChange>
          </w:rPr>
          <w:delInstrText>YQI</w:delInstrText>
        </w:r>
        <w:r w:rsidR="00AE1425" w:rsidRPr="006E6534" w:rsidDel="00F543D2">
          <w:rPr>
            <w:rFonts w:cs="Times New Roman"/>
            <w:color w:val="000000" w:themeColor="text1"/>
            <w:rPrChange w:id="9737" w:author="N F" w:date="2023-12-05T03:08:00Z">
              <w:rPr>
                <w:rFonts w:cs="Times New Roman"/>
              </w:rPr>
            </w:rPrChange>
          </w:rPr>
          <w:delInstrText>77</w:delInstrText>
        </w:r>
        <w:r w:rsidR="00AE1425" w:rsidRPr="006E6534" w:rsidDel="00F543D2">
          <w:rPr>
            <w:rFonts w:cs="Times New Roman"/>
            <w:color w:val="000000" w:themeColor="text1"/>
            <w:lang w:val="en-US"/>
            <w:rPrChange w:id="9738" w:author="N F" w:date="2023-12-05T03:08:00Z">
              <w:rPr>
                <w:rFonts w:cs="Times New Roman"/>
                <w:lang w:val="en-US"/>
              </w:rPr>
            </w:rPrChange>
          </w:rPr>
          <w:delInstrText>G</w:delInstrText>
        </w:r>
        <w:r w:rsidR="00AE1425" w:rsidRPr="006E6534" w:rsidDel="00F543D2">
          <w:rPr>
            <w:rFonts w:cs="Times New Roman"/>
            <w:color w:val="000000" w:themeColor="text1"/>
            <w:rPrChange w:id="9739" w:author="N F" w:date="2023-12-05T03:08:00Z">
              <w:rPr>
                <w:rFonts w:cs="Times New Roman"/>
              </w:rPr>
            </w:rPrChange>
          </w:rPr>
          <w:delInstrText>3</w:delInstrText>
        </w:r>
        <w:r w:rsidR="00AE1425" w:rsidRPr="006E6534" w:rsidDel="00F543D2">
          <w:rPr>
            <w:rFonts w:cs="Times New Roman"/>
            <w:color w:val="000000" w:themeColor="text1"/>
            <w:lang w:val="en-US"/>
            <w:rPrChange w:id="9740" w:author="N F" w:date="2023-12-05T03:08:00Z">
              <w:rPr>
                <w:rFonts w:cs="Times New Roman"/>
                <w:lang w:val="en-US"/>
              </w:rPr>
            </w:rPrChange>
          </w:rPr>
          <w:delInstrText>L</w:delInstrText>
        </w:r>
        <w:r w:rsidR="00AE1425" w:rsidRPr="006E6534" w:rsidDel="00F543D2">
          <w:rPr>
            <w:rFonts w:cs="Times New Roman"/>
            <w:color w:val="000000" w:themeColor="text1"/>
            <w:rPrChange w:id="9741" w:author="N F" w:date="2023-12-05T03:08:00Z">
              <w:rPr>
                <w:rFonts w:cs="Times New Roman"/>
              </w:rPr>
            </w:rPrChange>
          </w:rPr>
          <w:delInstrText>"],"</w:delInstrText>
        </w:r>
        <w:r w:rsidR="00AE1425" w:rsidRPr="006E6534" w:rsidDel="00F543D2">
          <w:rPr>
            <w:rFonts w:cs="Times New Roman"/>
            <w:color w:val="000000" w:themeColor="text1"/>
            <w:lang w:val="en-US"/>
            <w:rPrChange w:id="9742" w:author="N F" w:date="2023-12-05T03:08:00Z">
              <w:rPr>
                <w:rFonts w:cs="Times New Roman"/>
                <w:lang w:val="en-US"/>
              </w:rPr>
            </w:rPrChange>
          </w:rPr>
          <w:delInstrText>itemData</w:delInstrText>
        </w:r>
        <w:r w:rsidR="00AE1425" w:rsidRPr="006E6534" w:rsidDel="00F543D2">
          <w:rPr>
            <w:rFonts w:cs="Times New Roman"/>
            <w:color w:val="000000" w:themeColor="text1"/>
            <w:rPrChange w:id="9743" w:author="N F" w:date="2023-12-05T03:08:00Z">
              <w:rPr>
                <w:rFonts w:cs="Times New Roman"/>
              </w:rPr>
            </w:rPrChange>
          </w:rPr>
          <w:delInstrText>":{"</w:delInstrText>
        </w:r>
        <w:r w:rsidR="00AE1425" w:rsidRPr="006E6534" w:rsidDel="00F543D2">
          <w:rPr>
            <w:rFonts w:cs="Times New Roman"/>
            <w:color w:val="000000" w:themeColor="text1"/>
            <w:lang w:val="en-US"/>
            <w:rPrChange w:id="9744" w:author="N F" w:date="2023-12-05T03:08:00Z">
              <w:rPr>
                <w:rFonts w:cs="Times New Roman"/>
                <w:lang w:val="en-US"/>
              </w:rPr>
            </w:rPrChange>
          </w:rPr>
          <w:delInstrText>id</w:delInstrText>
        </w:r>
        <w:r w:rsidR="00AE1425" w:rsidRPr="006E6534" w:rsidDel="00F543D2">
          <w:rPr>
            <w:rFonts w:cs="Times New Roman"/>
            <w:color w:val="000000" w:themeColor="text1"/>
            <w:rPrChange w:id="9745" w:author="N F" w:date="2023-12-05T03:08:00Z">
              <w:rPr>
                <w:rFonts w:cs="Times New Roman"/>
              </w:rPr>
            </w:rPrChange>
          </w:rPr>
          <w:delInstrText>":161758,"</w:delInstrText>
        </w:r>
        <w:r w:rsidR="00AE1425" w:rsidRPr="006E6534" w:rsidDel="00F543D2">
          <w:rPr>
            <w:rFonts w:cs="Times New Roman"/>
            <w:color w:val="000000" w:themeColor="text1"/>
            <w:lang w:val="en-US"/>
            <w:rPrChange w:id="9746" w:author="N F" w:date="2023-12-05T03:08:00Z">
              <w:rPr>
                <w:rFonts w:cs="Times New Roman"/>
                <w:lang w:val="en-US"/>
              </w:rPr>
            </w:rPrChange>
          </w:rPr>
          <w:delInstrText>type</w:delInstrText>
        </w:r>
        <w:r w:rsidR="00AE1425" w:rsidRPr="006E6534" w:rsidDel="00F543D2">
          <w:rPr>
            <w:rFonts w:cs="Times New Roman"/>
            <w:color w:val="000000" w:themeColor="text1"/>
            <w:rPrChange w:id="9747" w:author="N F" w:date="2023-12-05T03:08:00Z">
              <w:rPr>
                <w:rFonts w:cs="Times New Roman"/>
              </w:rPr>
            </w:rPrChange>
          </w:rPr>
          <w:delInstrText>":"</w:delInstrText>
        </w:r>
        <w:r w:rsidR="00AE1425" w:rsidRPr="006E6534" w:rsidDel="00F543D2">
          <w:rPr>
            <w:rFonts w:cs="Times New Roman"/>
            <w:color w:val="000000" w:themeColor="text1"/>
            <w:lang w:val="en-US"/>
            <w:rPrChange w:id="9748" w:author="N F" w:date="2023-12-05T03:08:00Z">
              <w:rPr>
                <w:rFonts w:cs="Times New Roman"/>
                <w:lang w:val="en-US"/>
              </w:rPr>
            </w:rPrChange>
          </w:rPr>
          <w:delInstrText>webpage</w:delInstrText>
        </w:r>
        <w:r w:rsidR="00AE1425" w:rsidRPr="006E6534" w:rsidDel="00F543D2">
          <w:rPr>
            <w:rFonts w:cs="Times New Roman"/>
            <w:color w:val="000000" w:themeColor="text1"/>
            <w:rPrChange w:id="9749" w:author="N F" w:date="2023-12-05T03:08:00Z">
              <w:rPr>
                <w:rFonts w:cs="Times New Roman"/>
              </w:rPr>
            </w:rPrChange>
          </w:rPr>
          <w:delInstrText>","</w:delInstrText>
        </w:r>
        <w:r w:rsidR="00AE1425" w:rsidRPr="006E6534" w:rsidDel="00F543D2">
          <w:rPr>
            <w:rFonts w:cs="Times New Roman"/>
            <w:color w:val="000000" w:themeColor="text1"/>
            <w:lang w:val="en-US"/>
            <w:rPrChange w:id="9750" w:author="N F" w:date="2023-12-05T03:08:00Z">
              <w:rPr>
                <w:rFonts w:cs="Times New Roman"/>
                <w:lang w:val="en-US"/>
              </w:rPr>
            </w:rPrChange>
          </w:rPr>
          <w:delInstrText>title</w:delInstrText>
        </w:r>
        <w:r w:rsidR="00AE1425" w:rsidRPr="006E6534" w:rsidDel="00F543D2">
          <w:rPr>
            <w:rFonts w:cs="Times New Roman"/>
            <w:color w:val="000000" w:themeColor="text1"/>
            <w:rPrChange w:id="9751" w:author="N F" w:date="2023-12-05T03:08:00Z">
              <w:rPr>
                <w:rFonts w:cs="Times New Roman"/>
              </w:rPr>
            </w:rPrChange>
          </w:rPr>
          <w:delInstrText>":"</w:delInstrText>
        </w:r>
        <w:r w:rsidR="00AE1425" w:rsidRPr="006E6534" w:rsidDel="00F543D2">
          <w:rPr>
            <w:rFonts w:cs="Times New Roman"/>
            <w:color w:val="000000" w:themeColor="text1"/>
            <w:lang w:val="en-US"/>
            <w:rPrChange w:id="9752" w:author="N F" w:date="2023-12-05T03:08:00Z">
              <w:rPr>
                <w:rFonts w:cs="Times New Roman"/>
                <w:lang w:val="en-US"/>
              </w:rPr>
            </w:rPrChange>
          </w:rPr>
          <w:delInstrText>TAGRISSO</w:delInstrText>
        </w:r>
        <w:r w:rsidR="00AE1425" w:rsidRPr="006E6534" w:rsidDel="00F543D2">
          <w:rPr>
            <w:rFonts w:cs="Times New Roman"/>
            <w:color w:val="000000" w:themeColor="text1"/>
            <w:rPrChange w:id="9753" w:author="N F" w:date="2023-12-05T03:08:00Z">
              <w:rPr>
                <w:rFonts w:cs="Times New Roman"/>
              </w:rPr>
            </w:rPrChange>
          </w:rPr>
          <w:delInstrText xml:space="preserve"> (</w:delInstrText>
        </w:r>
        <w:r w:rsidR="00AE1425" w:rsidRPr="006E6534" w:rsidDel="00F543D2">
          <w:rPr>
            <w:rFonts w:cs="Times New Roman"/>
            <w:color w:val="000000" w:themeColor="text1"/>
            <w:lang w:val="en-US"/>
            <w:rPrChange w:id="9754" w:author="N F" w:date="2023-12-05T03:08:00Z">
              <w:rPr>
                <w:rFonts w:cs="Times New Roman"/>
                <w:lang w:val="en-US"/>
              </w:rPr>
            </w:rPrChange>
          </w:rPr>
          <w:delInstrText>osimertinib</w:delInstrText>
        </w:r>
        <w:r w:rsidR="00AE1425" w:rsidRPr="006E6534" w:rsidDel="00F543D2">
          <w:rPr>
            <w:rFonts w:cs="Times New Roman"/>
            <w:color w:val="000000" w:themeColor="text1"/>
            <w:rPrChange w:id="9755" w:author="N F" w:date="2023-12-05T03:08:00Z">
              <w:rPr>
                <w:rFonts w:cs="Times New Roman"/>
              </w:rPr>
            </w:rPrChange>
          </w:rPr>
          <w:delInstrText xml:space="preserve">) </w:delInstrText>
        </w:r>
        <w:r w:rsidR="00AE1425" w:rsidRPr="006E6534" w:rsidDel="00F543D2">
          <w:rPr>
            <w:rFonts w:cs="Times New Roman"/>
            <w:color w:val="000000" w:themeColor="text1"/>
            <w:lang w:val="en-US"/>
            <w:rPrChange w:id="9756" w:author="N F" w:date="2023-12-05T03:08:00Z">
              <w:rPr>
                <w:rFonts w:cs="Times New Roman"/>
                <w:lang w:val="en-US"/>
              </w:rPr>
            </w:rPrChange>
          </w:rPr>
          <w:delInstrText>tablets</w:delInstrText>
        </w:r>
        <w:r w:rsidR="00AE1425" w:rsidRPr="006E6534" w:rsidDel="00F543D2">
          <w:rPr>
            <w:rFonts w:cs="Times New Roman"/>
            <w:color w:val="000000" w:themeColor="text1"/>
            <w:rPrChange w:id="9757" w:author="N F" w:date="2023-12-05T03:08:00Z">
              <w:rPr>
                <w:rFonts w:cs="Times New Roman"/>
              </w:rPr>
            </w:rPrChange>
          </w:rPr>
          <w:delInstrText xml:space="preserve">. </w:delInstrText>
        </w:r>
        <w:r w:rsidR="00AE1425" w:rsidRPr="006E6534" w:rsidDel="00F543D2">
          <w:rPr>
            <w:rFonts w:cs="Times New Roman"/>
            <w:color w:val="000000" w:themeColor="text1"/>
            <w:lang w:val="en-US"/>
            <w:rPrChange w:id="9758" w:author="N F" w:date="2023-12-05T03:08:00Z">
              <w:rPr>
                <w:rFonts w:cs="Times New Roman"/>
                <w:lang w:val="en-US"/>
              </w:rPr>
            </w:rPrChange>
          </w:rPr>
          <w:delInstrText>AstraZeneca</w:delInstrText>
        </w:r>
        <w:r w:rsidR="00AE1425" w:rsidRPr="006E6534" w:rsidDel="00F543D2">
          <w:rPr>
            <w:rFonts w:cs="Times New Roman"/>
            <w:color w:val="000000" w:themeColor="text1"/>
            <w:rPrChange w:id="9759" w:author="N F" w:date="2023-12-05T03:08:00Z">
              <w:rPr>
                <w:rFonts w:cs="Times New Roman"/>
              </w:rPr>
            </w:rPrChange>
          </w:rPr>
          <w:delInstrText xml:space="preserve"> </w:delInstrText>
        </w:r>
        <w:r w:rsidR="00AE1425" w:rsidRPr="006E6534" w:rsidDel="00F543D2">
          <w:rPr>
            <w:rFonts w:cs="Times New Roman"/>
            <w:color w:val="000000" w:themeColor="text1"/>
            <w:lang w:val="en-US"/>
            <w:rPrChange w:id="9760" w:author="N F" w:date="2023-12-05T03:08:00Z">
              <w:rPr>
                <w:rFonts w:cs="Times New Roman"/>
                <w:lang w:val="en-US"/>
              </w:rPr>
            </w:rPrChange>
          </w:rPr>
          <w:delInstrText>Pharmaceuticals</w:delInstrText>
        </w:r>
        <w:r w:rsidR="00AE1425" w:rsidRPr="006E6534" w:rsidDel="00F543D2">
          <w:rPr>
            <w:rFonts w:cs="Times New Roman"/>
            <w:color w:val="000000" w:themeColor="text1"/>
            <w:rPrChange w:id="9761" w:author="N F" w:date="2023-12-05T03:08:00Z">
              <w:rPr>
                <w:rFonts w:cs="Times New Roman"/>
              </w:rPr>
            </w:rPrChange>
          </w:rPr>
          <w:delInstrText xml:space="preserve">, </w:delInstrText>
        </w:r>
        <w:r w:rsidR="00AE1425" w:rsidRPr="006E6534" w:rsidDel="00F543D2">
          <w:rPr>
            <w:rFonts w:cs="Times New Roman"/>
            <w:color w:val="000000" w:themeColor="text1"/>
            <w:lang w:val="en-US"/>
            <w:rPrChange w:id="9762" w:author="N F" w:date="2023-12-05T03:08:00Z">
              <w:rPr>
                <w:rFonts w:cs="Times New Roman"/>
                <w:lang w:val="en-US"/>
              </w:rPr>
            </w:rPrChange>
          </w:rPr>
          <w:delInstrText>LP</w:delInstrText>
        </w:r>
        <w:r w:rsidR="00AE1425" w:rsidRPr="006E6534" w:rsidDel="00F543D2">
          <w:rPr>
            <w:rFonts w:cs="Times New Roman"/>
            <w:color w:val="000000" w:themeColor="text1"/>
            <w:rPrChange w:id="9763" w:author="N F" w:date="2023-12-05T03:08:00Z">
              <w:rPr>
                <w:rFonts w:cs="Times New Roman"/>
              </w:rPr>
            </w:rPrChange>
          </w:rPr>
          <w:delInstrText xml:space="preserve"> </w:delInstrText>
        </w:r>
        <w:r w:rsidR="00AE1425" w:rsidRPr="006E6534" w:rsidDel="00F543D2">
          <w:rPr>
            <w:rFonts w:cs="Times New Roman"/>
            <w:color w:val="000000" w:themeColor="text1"/>
            <w:lang w:val="en-US"/>
            <w:rPrChange w:id="9764" w:author="N F" w:date="2023-12-05T03:08:00Z">
              <w:rPr>
                <w:rFonts w:cs="Times New Roman"/>
                <w:lang w:val="en-US"/>
              </w:rPr>
            </w:rPrChange>
          </w:rPr>
          <w:delInstrText>Application</w:delInstrText>
        </w:r>
        <w:r w:rsidR="00AE1425" w:rsidRPr="006E6534" w:rsidDel="00F543D2">
          <w:rPr>
            <w:rFonts w:cs="Times New Roman"/>
            <w:color w:val="000000" w:themeColor="text1"/>
            <w:rPrChange w:id="9765" w:author="N F" w:date="2023-12-05T03:08:00Z">
              <w:rPr>
                <w:rFonts w:cs="Times New Roman"/>
              </w:rPr>
            </w:rPrChange>
          </w:rPr>
          <w:delInstrText xml:space="preserve"> </w:delInstrText>
        </w:r>
        <w:r w:rsidR="00AE1425" w:rsidRPr="006E6534" w:rsidDel="00F543D2">
          <w:rPr>
            <w:rFonts w:cs="Times New Roman"/>
            <w:color w:val="000000" w:themeColor="text1"/>
            <w:lang w:val="en-US"/>
            <w:rPrChange w:id="9766" w:author="N F" w:date="2023-12-05T03:08:00Z">
              <w:rPr>
                <w:rFonts w:cs="Times New Roman"/>
                <w:lang w:val="en-US"/>
              </w:rPr>
            </w:rPrChange>
          </w:rPr>
          <w:delInstrText>No</w:delInstrText>
        </w:r>
        <w:r w:rsidR="00AE1425" w:rsidRPr="006E6534" w:rsidDel="00F543D2">
          <w:rPr>
            <w:rFonts w:cs="Times New Roman"/>
            <w:color w:val="000000" w:themeColor="text1"/>
            <w:rPrChange w:id="9767" w:author="N F" w:date="2023-12-05T03:08:00Z">
              <w:rPr>
                <w:rFonts w:cs="Times New Roman"/>
              </w:rPr>
            </w:rPrChange>
          </w:rPr>
          <w:delInstrText xml:space="preserve">.:  208065. </w:delInstrText>
        </w:r>
        <w:r w:rsidR="00AE1425" w:rsidRPr="006E6534" w:rsidDel="00F543D2">
          <w:rPr>
            <w:rFonts w:cs="Times New Roman"/>
            <w:color w:val="000000" w:themeColor="text1"/>
            <w:lang w:val="en-US"/>
            <w:rPrChange w:id="9768" w:author="N F" w:date="2023-12-05T03:08:00Z">
              <w:rPr>
                <w:rFonts w:cs="Times New Roman"/>
                <w:lang w:val="en-US"/>
              </w:rPr>
            </w:rPrChange>
          </w:rPr>
          <w:delInstrText>Approval</w:delInstrText>
        </w:r>
        <w:r w:rsidR="00AE1425" w:rsidRPr="006E6534" w:rsidDel="00F543D2">
          <w:rPr>
            <w:rFonts w:cs="Times New Roman"/>
            <w:color w:val="000000" w:themeColor="text1"/>
            <w:rPrChange w:id="9769" w:author="N F" w:date="2023-12-05T03:08:00Z">
              <w:rPr>
                <w:rFonts w:cs="Times New Roman"/>
              </w:rPr>
            </w:rPrChange>
          </w:rPr>
          <w:delInstrText xml:space="preserve"> </w:delInstrText>
        </w:r>
        <w:r w:rsidR="00AE1425" w:rsidRPr="006E6534" w:rsidDel="00F543D2">
          <w:rPr>
            <w:rFonts w:cs="Times New Roman"/>
            <w:color w:val="000000" w:themeColor="text1"/>
            <w:lang w:val="en-US"/>
            <w:rPrChange w:id="9770" w:author="N F" w:date="2023-12-05T03:08:00Z">
              <w:rPr>
                <w:rFonts w:cs="Times New Roman"/>
                <w:lang w:val="en-US"/>
              </w:rPr>
            </w:rPrChange>
          </w:rPr>
          <w:delInstrText>Date</w:delInstrText>
        </w:r>
        <w:r w:rsidR="00AE1425" w:rsidRPr="006E6534" w:rsidDel="00F543D2">
          <w:rPr>
            <w:rFonts w:cs="Times New Roman"/>
            <w:color w:val="000000" w:themeColor="text1"/>
            <w:rPrChange w:id="9771" w:author="N F" w:date="2023-12-05T03:08:00Z">
              <w:rPr>
                <w:rFonts w:cs="Times New Roman"/>
              </w:rPr>
            </w:rPrChange>
          </w:rPr>
          <w:delInstrText xml:space="preserve">: 11/13/2015. </w:delInstrText>
        </w:r>
        <w:r w:rsidR="00AE1425" w:rsidRPr="006E6534" w:rsidDel="00F543D2">
          <w:rPr>
            <w:rFonts w:cs="Times New Roman"/>
            <w:color w:val="000000" w:themeColor="text1"/>
            <w:lang w:val="en-US"/>
            <w:rPrChange w:id="9772" w:author="N F" w:date="2023-12-05T03:08:00Z">
              <w:rPr>
                <w:rFonts w:cs="Times New Roman"/>
                <w:lang w:val="en-US"/>
              </w:rPr>
            </w:rPrChange>
          </w:rPr>
          <w:delInstrText>Pharmacology</w:delInstrText>
        </w:r>
        <w:r w:rsidR="00AE1425" w:rsidRPr="006E6534" w:rsidDel="00F543D2">
          <w:rPr>
            <w:rFonts w:cs="Times New Roman"/>
            <w:color w:val="000000" w:themeColor="text1"/>
            <w:rPrChange w:id="9773" w:author="N F" w:date="2023-12-05T03:08:00Z">
              <w:rPr>
                <w:rFonts w:cs="Times New Roman"/>
              </w:rPr>
            </w:rPrChange>
          </w:rPr>
          <w:delInstrText xml:space="preserve"> </w:delInstrText>
        </w:r>
        <w:r w:rsidR="00AE1425" w:rsidRPr="006E6534" w:rsidDel="00F543D2">
          <w:rPr>
            <w:rFonts w:cs="Times New Roman"/>
            <w:color w:val="000000" w:themeColor="text1"/>
            <w:lang w:val="en-US"/>
            <w:rPrChange w:id="9774" w:author="N F" w:date="2023-12-05T03:08:00Z">
              <w:rPr>
                <w:rFonts w:cs="Times New Roman"/>
                <w:lang w:val="en-US"/>
              </w:rPr>
            </w:rPrChange>
          </w:rPr>
          <w:delInstrText>Review</w:delInstrText>
        </w:r>
        <w:r w:rsidR="00AE1425" w:rsidRPr="006E6534" w:rsidDel="00F543D2">
          <w:rPr>
            <w:rFonts w:cs="Times New Roman"/>
            <w:color w:val="000000" w:themeColor="text1"/>
            <w:rPrChange w:id="9775" w:author="N F" w:date="2023-12-05T03:08:00Z">
              <w:rPr>
                <w:rFonts w:cs="Times New Roman"/>
              </w:rPr>
            </w:rPrChange>
          </w:rPr>
          <w:delInstrText>","</w:delInstrText>
        </w:r>
        <w:r w:rsidR="00AE1425" w:rsidRPr="006E6534" w:rsidDel="00F543D2">
          <w:rPr>
            <w:rFonts w:cs="Times New Roman"/>
            <w:color w:val="000000" w:themeColor="text1"/>
            <w:lang w:val="en-US"/>
            <w:rPrChange w:id="9776" w:author="N F" w:date="2023-12-05T03:08:00Z">
              <w:rPr>
                <w:rFonts w:cs="Times New Roman"/>
                <w:lang w:val="en-US"/>
              </w:rPr>
            </w:rPrChange>
          </w:rPr>
          <w:delInstrText>URL</w:delInstrText>
        </w:r>
        <w:r w:rsidR="00AE1425" w:rsidRPr="006E6534" w:rsidDel="00F543D2">
          <w:rPr>
            <w:rFonts w:cs="Times New Roman"/>
            <w:color w:val="000000" w:themeColor="text1"/>
            <w:rPrChange w:id="9777" w:author="N F" w:date="2023-12-05T03:08:00Z">
              <w:rPr>
                <w:rFonts w:cs="Times New Roman"/>
              </w:rPr>
            </w:rPrChange>
          </w:rPr>
          <w:delInstrText>":"</w:delInstrText>
        </w:r>
        <w:r w:rsidR="00AE1425" w:rsidRPr="006E6534" w:rsidDel="00F543D2">
          <w:rPr>
            <w:rFonts w:cs="Times New Roman"/>
            <w:color w:val="000000" w:themeColor="text1"/>
            <w:lang w:val="en-US"/>
            <w:rPrChange w:id="9778" w:author="N F" w:date="2023-12-05T03:08:00Z">
              <w:rPr>
                <w:rFonts w:cs="Times New Roman"/>
                <w:lang w:val="en-US"/>
              </w:rPr>
            </w:rPrChange>
          </w:rPr>
          <w:delInstrText>https</w:delInstrText>
        </w:r>
        <w:r w:rsidR="00AE1425" w:rsidRPr="006E6534" w:rsidDel="00F543D2">
          <w:rPr>
            <w:rFonts w:cs="Times New Roman"/>
            <w:color w:val="000000" w:themeColor="text1"/>
            <w:rPrChange w:id="9779" w:author="N F" w:date="2023-12-05T03:08:00Z">
              <w:rPr>
                <w:rFonts w:cs="Times New Roman"/>
              </w:rPr>
            </w:rPrChange>
          </w:rPr>
          <w:delInstrText>://</w:delInstrText>
        </w:r>
        <w:r w:rsidR="00AE1425" w:rsidRPr="006E6534" w:rsidDel="00F543D2">
          <w:rPr>
            <w:rFonts w:cs="Times New Roman"/>
            <w:color w:val="000000" w:themeColor="text1"/>
            <w:lang w:val="en-US"/>
            <w:rPrChange w:id="9780" w:author="N F" w:date="2023-12-05T03:08:00Z">
              <w:rPr>
                <w:rFonts w:cs="Times New Roman"/>
                <w:lang w:val="en-US"/>
              </w:rPr>
            </w:rPrChange>
          </w:rPr>
          <w:delInstrText>www</w:delInstrText>
        </w:r>
        <w:r w:rsidR="00AE1425" w:rsidRPr="006E6534" w:rsidDel="00F543D2">
          <w:rPr>
            <w:rFonts w:cs="Times New Roman"/>
            <w:color w:val="000000" w:themeColor="text1"/>
            <w:rPrChange w:id="9781" w:author="N F" w:date="2023-12-05T03:08:00Z">
              <w:rPr>
                <w:rFonts w:cs="Times New Roman"/>
              </w:rPr>
            </w:rPrChange>
          </w:rPr>
          <w:delInstrText>.</w:delInstrText>
        </w:r>
        <w:r w:rsidR="00AE1425" w:rsidRPr="006E6534" w:rsidDel="00F543D2">
          <w:rPr>
            <w:rFonts w:cs="Times New Roman"/>
            <w:color w:val="000000" w:themeColor="text1"/>
            <w:lang w:val="en-US"/>
            <w:rPrChange w:id="9782" w:author="N F" w:date="2023-12-05T03:08:00Z">
              <w:rPr>
                <w:rFonts w:cs="Times New Roman"/>
                <w:lang w:val="en-US"/>
              </w:rPr>
            </w:rPrChange>
          </w:rPr>
          <w:delInstrText>accessdata</w:delInstrText>
        </w:r>
        <w:r w:rsidR="00AE1425" w:rsidRPr="006E6534" w:rsidDel="00F543D2">
          <w:rPr>
            <w:rFonts w:cs="Times New Roman"/>
            <w:color w:val="000000" w:themeColor="text1"/>
            <w:rPrChange w:id="9783" w:author="N F" w:date="2023-12-05T03:08:00Z">
              <w:rPr>
                <w:rFonts w:cs="Times New Roman"/>
              </w:rPr>
            </w:rPrChange>
          </w:rPr>
          <w:delInstrText>.</w:delInstrText>
        </w:r>
        <w:r w:rsidR="00AE1425" w:rsidRPr="006E6534" w:rsidDel="00F543D2">
          <w:rPr>
            <w:rFonts w:cs="Times New Roman"/>
            <w:color w:val="000000" w:themeColor="text1"/>
            <w:lang w:val="en-US"/>
            <w:rPrChange w:id="9784" w:author="N F" w:date="2023-12-05T03:08:00Z">
              <w:rPr>
                <w:rFonts w:cs="Times New Roman"/>
                <w:lang w:val="en-US"/>
              </w:rPr>
            </w:rPrChange>
          </w:rPr>
          <w:delInstrText>fda</w:delInstrText>
        </w:r>
        <w:r w:rsidR="00AE1425" w:rsidRPr="006E6534" w:rsidDel="00F543D2">
          <w:rPr>
            <w:rFonts w:cs="Times New Roman"/>
            <w:color w:val="000000" w:themeColor="text1"/>
            <w:rPrChange w:id="9785" w:author="N F" w:date="2023-12-05T03:08:00Z">
              <w:rPr>
                <w:rFonts w:cs="Times New Roman"/>
              </w:rPr>
            </w:rPrChange>
          </w:rPr>
          <w:delInstrText>.</w:delInstrText>
        </w:r>
        <w:r w:rsidR="00AE1425" w:rsidRPr="006E6534" w:rsidDel="00F543D2">
          <w:rPr>
            <w:rFonts w:cs="Times New Roman"/>
            <w:color w:val="000000" w:themeColor="text1"/>
            <w:lang w:val="en-US"/>
            <w:rPrChange w:id="9786" w:author="N F" w:date="2023-12-05T03:08:00Z">
              <w:rPr>
                <w:rFonts w:cs="Times New Roman"/>
                <w:lang w:val="en-US"/>
              </w:rPr>
            </w:rPrChange>
          </w:rPr>
          <w:delInstrText>gov</w:delInstrText>
        </w:r>
        <w:r w:rsidR="00AE1425" w:rsidRPr="006E6534" w:rsidDel="00F543D2">
          <w:rPr>
            <w:rFonts w:cs="Times New Roman"/>
            <w:color w:val="000000" w:themeColor="text1"/>
            <w:rPrChange w:id="9787" w:author="N F" w:date="2023-12-05T03:08:00Z">
              <w:rPr>
                <w:rFonts w:cs="Times New Roman"/>
              </w:rPr>
            </w:rPrChange>
          </w:rPr>
          <w:delInstrText>/</w:delInstrText>
        </w:r>
        <w:r w:rsidR="00AE1425" w:rsidRPr="006E6534" w:rsidDel="00F543D2">
          <w:rPr>
            <w:rFonts w:cs="Times New Roman"/>
            <w:color w:val="000000" w:themeColor="text1"/>
            <w:lang w:val="en-US"/>
            <w:rPrChange w:id="9788" w:author="N F" w:date="2023-12-05T03:08:00Z">
              <w:rPr>
                <w:rFonts w:cs="Times New Roman"/>
                <w:lang w:val="en-US"/>
              </w:rPr>
            </w:rPrChange>
          </w:rPr>
          <w:delInstrText>drugsatfda</w:delInstrText>
        </w:r>
        <w:r w:rsidR="00AE1425" w:rsidRPr="006E6534" w:rsidDel="00F543D2">
          <w:rPr>
            <w:rFonts w:cs="Times New Roman"/>
            <w:color w:val="000000" w:themeColor="text1"/>
            <w:rPrChange w:id="9789" w:author="N F" w:date="2023-12-05T03:08:00Z">
              <w:rPr>
                <w:rFonts w:cs="Times New Roman"/>
              </w:rPr>
            </w:rPrChange>
          </w:rPr>
          <w:delInstrText>_</w:delInstrText>
        </w:r>
        <w:r w:rsidR="00AE1425" w:rsidRPr="006E6534" w:rsidDel="00F543D2">
          <w:rPr>
            <w:rFonts w:cs="Times New Roman"/>
            <w:color w:val="000000" w:themeColor="text1"/>
            <w:lang w:val="en-US"/>
            <w:rPrChange w:id="9790" w:author="N F" w:date="2023-12-05T03:08:00Z">
              <w:rPr>
                <w:rFonts w:cs="Times New Roman"/>
                <w:lang w:val="en-US"/>
              </w:rPr>
            </w:rPrChange>
          </w:rPr>
          <w:delInstrText>docs</w:delInstrText>
        </w:r>
        <w:r w:rsidR="00AE1425" w:rsidRPr="006E6534" w:rsidDel="00F543D2">
          <w:rPr>
            <w:rFonts w:cs="Times New Roman"/>
            <w:color w:val="000000" w:themeColor="text1"/>
            <w:rPrChange w:id="9791" w:author="N F" w:date="2023-12-05T03:08:00Z">
              <w:rPr>
                <w:rFonts w:cs="Times New Roman"/>
              </w:rPr>
            </w:rPrChange>
          </w:rPr>
          <w:delInstrText>/</w:delInstrText>
        </w:r>
        <w:r w:rsidR="00AE1425" w:rsidRPr="006E6534" w:rsidDel="00F543D2">
          <w:rPr>
            <w:rFonts w:cs="Times New Roman"/>
            <w:color w:val="000000" w:themeColor="text1"/>
            <w:lang w:val="en-US"/>
            <w:rPrChange w:id="9792" w:author="N F" w:date="2023-12-05T03:08:00Z">
              <w:rPr>
                <w:rFonts w:cs="Times New Roman"/>
                <w:lang w:val="en-US"/>
              </w:rPr>
            </w:rPrChange>
          </w:rPr>
          <w:delInstrText>nda</w:delInstrText>
        </w:r>
        <w:r w:rsidR="00AE1425" w:rsidRPr="006E6534" w:rsidDel="00F543D2">
          <w:rPr>
            <w:rFonts w:cs="Times New Roman"/>
            <w:color w:val="000000" w:themeColor="text1"/>
            <w:rPrChange w:id="9793" w:author="N F" w:date="2023-12-05T03:08:00Z">
              <w:rPr>
                <w:rFonts w:cs="Times New Roman"/>
              </w:rPr>
            </w:rPrChange>
          </w:rPr>
          <w:delInstrText>/2015/208065</w:delInstrText>
        </w:r>
        <w:r w:rsidR="00AE1425" w:rsidRPr="006E6534" w:rsidDel="00F543D2">
          <w:rPr>
            <w:rFonts w:cs="Times New Roman"/>
            <w:color w:val="000000" w:themeColor="text1"/>
            <w:lang w:val="en-US"/>
            <w:rPrChange w:id="9794" w:author="N F" w:date="2023-12-05T03:08:00Z">
              <w:rPr>
                <w:rFonts w:cs="Times New Roman"/>
                <w:lang w:val="en-US"/>
              </w:rPr>
            </w:rPrChange>
          </w:rPr>
          <w:delInstrText>Orig</w:delInstrText>
        </w:r>
        <w:r w:rsidR="00AE1425" w:rsidRPr="006E6534" w:rsidDel="00F543D2">
          <w:rPr>
            <w:rFonts w:cs="Times New Roman"/>
            <w:color w:val="000000" w:themeColor="text1"/>
            <w:rPrChange w:id="9795" w:author="N F" w:date="2023-12-05T03:08:00Z">
              <w:rPr>
                <w:rFonts w:cs="Times New Roman"/>
              </w:rPr>
            </w:rPrChange>
          </w:rPr>
          <w:delInstrText>1</w:delInstrText>
        </w:r>
        <w:r w:rsidR="00AE1425" w:rsidRPr="006E6534" w:rsidDel="00F543D2">
          <w:rPr>
            <w:rFonts w:cs="Times New Roman"/>
            <w:color w:val="000000" w:themeColor="text1"/>
            <w:lang w:val="en-US"/>
            <w:rPrChange w:id="9796" w:author="N F" w:date="2023-12-05T03:08:00Z">
              <w:rPr>
                <w:rFonts w:cs="Times New Roman"/>
                <w:lang w:val="en-US"/>
              </w:rPr>
            </w:rPrChange>
          </w:rPr>
          <w:delInstrText>s</w:delInstrText>
        </w:r>
        <w:r w:rsidR="00AE1425" w:rsidRPr="006E6534" w:rsidDel="00F543D2">
          <w:rPr>
            <w:rFonts w:cs="Times New Roman"/>
            <w:color w:val="000000" w:themeColor="text1"/>
            <w:rPrChange w:id="9797" w:author="N F" w:date="2023-12-05T03:08:00Z">
              <w:rPr>
                <w:rFonts w:cs="Times New Roman"/>
              </w:rPr>
            </w:rPrChange>
          </w:rPr>
          <w:delInstrText>000</w:delInstrText>
        </w:r>
        <w:r w:rsidR="00AE1425" w:rsidRPr="006E6534" w:rsidDel="00F543D2">
          <w:rPr>
            <w:rFonts w:cs="Times New Roman"/>
            <w:color w:val="000000" w:themeColor="text1"/>
            <w:lang w:val="en-US"/>
            <w:rPrChange w:id="9798" w:author="N F" w:date="2023-12-05T03:08:00Z">
              <w:rPr>
                <w:rFonts w:cs="Times New Roman"/>
                <w:lang w:val="en-US"/>
              </w:rPr>
            </w:rPrChange>
          </w:rPr>
          <w:delInstrText>TOC</w:delInstrText>
        </w:r>
        <w:r w:rsidR="00AE1425" w:rsidRPr="006E6534" w:rsidDel="00F543D2">
          <w:rPr>
            <w:rFonts w:cs="Times New Roman"/>
            <w:color w:val="000000" w:themeColor="text1"/>
            <w:rPrChange w:id="9799" w:author="N F" w:date="2023-12-05T03:08:00Z">
              <w:rPr>
                <w:rFonts w:cs="Times New Roman"/>
              </w:rPr>
            </w:rPrChange>
          </w:rPr>
          <w:delInstrText>.</w:delInstrText>
        </w:r>
        <w:r w:rsidR="00AE1425" w:rsidRPr="006E6534" w:rsidDel="00F543D2">
          <w:rPr>
            <w:rFonts w:cs="Times New Roman"/>
            <w:color w:val="000000" w:themeColor="text1"/>
            <w:lang w:val="en-US"/>
            <w:rPrChange w:id="9800" w:author="N F" w:date="2023-12-05T03:08:00Z">
              <w:rPr>
                <w:rFonts w:cs="Times New Roman"/>
                <w:lang w:val="en-US"/>
              </w:rPr>
            </w:rPrChange>
          </w:rPr>
          <w:delInstrText>cfm</w:delInstrText>
        </w:r>
        <w:r w:rsidR="00AE1425" w:rsidRPr="006E6534" w:rsidDel="00F543D2">
          <w:rPr>
            <w:rFonts w:cs="Times New Roman"/>
            <w:color w:val="000000" w:themeColor="text1"/>
            <w:rPrChange w:id="9801" w:author="N F" w:date="2023-12-05T03:08:00Z">
              <w:rPr>
                <w:rFonts w:cs="Times New Roman"/>
              </w:rPr>
            </w:rPrChange>
          </w:rPr>
          <w:delInstrText>","</w:delInstrText>
        </w:r>
        <w:r w:rsidR="00AE1425" w:rsidRPr="006E6534" w:rsidDel="00F543D2">
          <w:rPr>
            <w:rFonts w:cs="Times New Roman"/>
            <w:color w:val="000000" w:themeColor="text1"/>
            <w:lang w:val="en-US"/>
            <w:rPrChange w:id="9802" w:author="N F" w:date="2023-12-05T03:08:00Z">
              <w:rPr>
                <w:rFonts w:cs="Times New Roman"/>
                <w:lang w:val="en-US"/>
              </w:rPr>
            </w:rPrChange>
          </w:rPr>
          <w:delInstrText>accessed</w:delInstrText>
        </w:r>
        <w:r w:rsidR="00AE1425" w:rsidRPr="006E6534" w:rsidDel="00F543D2">
          <w:rPr>
            <w:rFonts w:cs="Times New Roman"/>
            <w:color w:val="000000" w:themeColor="text1"/>
            <w:rPrChange w:id="9803" w:author="N F" w:date="2023-12-05T03:08:00Z">
              <w:rPr>
                <w:rFonts w:cs="Times New Roman"/>
              </w:rPr>
            </w:rPrChange>
          </w:rPr>
          <w:delInstrText>":{"</w:delInstrText>
        </w:r>
        <w:r w:rsidR="00AE1425" w:rsidRPr="006E6534" w:rsidDel="00F543D2">
          <w:rPr>
            <w:rFonts w:cs="Times New Roman"/>
            <w:color w:val="000000" w:themeColor="text1"/>
            <w:lang w:val="en-US"/>
            <w:rPrChange w:id="9804" w:author="N F" w:date="2023-12-05T03:08:00Z">
              <w:rPr>
                <w:rFonts w:cs="Times New Roman"/>
                <w:lang w:val="en-US"/>
              </w:rPr>
            </w:rPrChange>
          </w:rPr>
          <w:delInstrText>date</w:delInstrText>
        </w:r>
        <w:r w:rsidR="00AE1425" w:rsidRPr="006E6534" w:rsidDel="00F543D2">
          <w:rPr>
            <w:rFonts w:cs="Times New Roman"/>
            <w:color w:val="000000" w:themeColor="text1"/>
            <w:rPrChange w:id="9805" w:author="N F" w:date="2023-12-05T03:08:00Z">
              <w:rPr>
                <w:rFonts w:cs="Times New Roman"/>
              </w:rPr>
            </w:rPrChange>
          </w:rPr>
          <w:delInstrText>-</w:delInstrText>
        </w:r>
        <w:r w:rsidR="00AE1425" w:rsidRPr="006E6534" w:rsidDel="00F543D2">
          <w:rPr>
            <w:rFonts w:cs="Times New Roman"/>
            <w:color w:val="000000" w:themeColor="text1"/>
            <w:lang w:val="en-US"/>
            <w:rPrChange w:id="9806" w:author="N F" w:date="2023-12-05T03:08:00Z">
              <w:rPr>
                <w:rFonts w:cs="Times New Roman"/>
                <w:lang w:val="en-US"/>
              </w:rPr>
            </w:rPrChange>
          </w:rPr>
          <w:delInstrText>parts</w:delInstrText>
        </w:r>
        <w:r w:rsidR="00AE1425" w:rsidRPr="006E6534" w:rsidDel="00F543D2">
          <w:rPr>
            <w:rFonts w:cs="Times New Roman"/>
            <w:color w:val="000000" w:themeColor="text1"/>
            <w:rPrChange w:id="9807" w:author="N F" w:date="2023-12-05T03:08:00Z">
              <w:rPr>
                <w:rFonts w:cs="Times New Roman"/>
              </w:rPr>
            </w:rPrChange>
          </w:rPr>
          <w:delInstrText>":[["2022",8,2]]}}}],"</w:delInstrText>
        </w:r>
        <w:r w:rsidR="00AE1425" w:rsidRPr="006E6534" w:rsidDel="00F543D2">
          <w:rPr>
            <w:rFonts w:cs="Times New Roman"/>
            <w:color w:val="000000" w:themeColor="text1"/>
            <w:lang w:val="en-US"/>
            <w:rPrChange w:id="9808" w:author="N F" w:date="2023-12-05T03:08:00Z">
              <w:rPr>
                <w:rFonts w:cs="Times New Roman"/>
                <w:lang w:val="en-US"/>
              </w:rPr>
            </w:rPrChange>
          </w:rPr>
          <w:delInstrText>schema</w:delInstrText>
        </w:r>
        <w:r w:rsidR="00AE1425" w:rsidRPr="006E6534" w:rsidDel="00F543D2">
          <w:rPr>
            <w:rFonts w:cs="Times New Roman"/>
            <w:color w:val="000000" w:themeColor="text1"/>
            <w:rPrChange w:id="9809" w:author="N F" w:date="2023-12-05T03:08:00Z">
              <w:rPr>
                <w:rFonts w:cs="Times New Roman"/>
              </w:rPr>
            </w:rPrChange>
          </w:rPr>
          <w:delInstrText>":"</w:delInstrText>
        </w:r>
        <w:r w:rsidR="00AE1425" w:rsidRPr="006E6534" w:rsidDel="00F543D2">
          <w:rPr>
            <w:rFonts w:cs="Times New Roman"/>
            <w:color w:val="000000" w:themeColor="text1"/>
            <w:lang w:val="en-US"/>
            <w:rPrChange w:id="9810" w:author="N F" w:date="2023-12-05T03:08:00Z">
              <w:rPr>
                <w:rFonts w:cs="Times New Roman"/>
                <w:lang w:val="en-US"/>
              </w:rPr>
            </w:rPrChange>
          </w:rPr>
          <w:delInstrText>https</w:delInstrText>
        </w:r>
        <w:r w:rsidR="00AE1425" w:rsidRPr="006E6534" w:rsidDel="00F543D2">
          <w:rPr>
            <w:rFonts w:cs="Times New Roman"/>
            <w:color w:val="000000" w:themeColor="text1"/>
            <w:rPrChange w:id="9811" w:author="N F" w:date="2023-12-05T03:08:00Z">
              <w:rPr>
                <w:rFonts w:cs="Times New Roman"/>
              </w:rPr>
            </w:rPrChange>
          </w:rPr>
          <w:delInstrText>://</w:delInstrText>
        </w:r>
        <w:r w:rsidR="00AE1425" w:rsidRPr="006E6534" w:rsidDel="00F543D2">
          <w:rPr>
            <w:rFonts w:cs="Times New Roman"/>
            <w:color w:val="000000" w:themeColor="text1"/>
            <w:lang w:val="en-US"/>
            <w:rPrChange w:id="9812" w:author="N F" w:date="2023-12-05T03:08:00Z">
              <w:rPr>
                <w:rFonts w:cs="Times New Roman"/>
                <w:lang w:val="en-US"/>
              </w:rPr>
            </w:rPrChange>
          </w:rPr>
          <w:delInstrText>github</w:delInstrText>
        </w:r>
        <w:r w:rsidR="00AE1425" w:rsidRPr="006E6534" w:rsidDel="00F543D2">
          <w:rPr>
            <w:rFonts w:cs="Times New Roman"/>
            <w:color w:val="000000" w:themeColor="text1"/>
            <w:rPrChange w:id="9813" w:author="N F" w:date="2023-12-05T03:08:00Z">
              <w:rPr>
                <w:rFonts w:cs="Times New Roman"/>
              </w:rPr>
            </w:rPrChange>
          </w:rPr>
          <w:delInstrText>.</w:delInstrText>
        </w:r>
        <w:r w:rsidR="00AE1425" w:rsidRPr="006E6534" w:rsidDel="00F543D2">
          <w:rPr>
            <w:rFonts w:cs="Times New Roman"/>
            <w:color w:val="000000" w:themeColor="text1"/>
            <w:lang w:val="en-US"/>
            <w:rPrChange w:id="9814" w:author="N F" w:date="2023-12-05T03:08:00Z">
              <w:rPr>
                <w:rFonts w:cs="Times New Roman"/>
                <w:lang w:val="en-US"/>
              </w:rPr>
            </w:rPrChange>
          </w:rPr>
          <w:delInstrText>com</w:delInstrText>
        </w:r>
        <w:r w:rsidR="00AE1425" w:rsidRPr="006E6534" w:rsidDel="00F543D2">
          <w:rPr>
            <w:rFonts w:cs="Times New Roman"/>
            <w:color w:val="000000" w:themeColor="text1"/>
            <w:rPrChange w:id="9815" w:author="N F" w:date="2023-12-05T03:08:00Z">
              <w:rPr>
                <w:rFonts w:cs="Times New Roman"/>
              </w:rPr>
            </w:rPrChange>
          </w:rPr>
          <w:delInstrText>/</w:delInstrText>
        </w:r>
        <w:r w:rsidR="00AE1425" w:rsidRPr="006E6534" w:rsidDel="00F543D2">
          <w:rPr>
            <w:rFonts w:cs="Times New Roman"/>
            <w:color w:val="000000" w:themeColor="text1"/>
            <w:lang w:val="en-US"/>
            <w:rPrChange w:id="9816" w:author="N F" w:date="2023-12-05T03:08:00Z">
              <w:rPr>
                <w:rFonts w:cs="Times New Roman"/>
                <w:lang w:val="en-US"/>
              </w:rPr>
            </w:rPrChange>
          </w:rPr>
          <w:delInstrText>citation</w:delInstrText>
        </w:r>
        <w:r w:rsidR="00AE1425" w:rsidRPr="006E6534" w:rsidDel="00F543D2">
          <w:rPr>
            <w:rFonts w:cs="Times New Roman"/>
            <w:color w:val="000000" w:themeColor="text1"/>
            <w:rPrChange w:id="9817" w:author="N F" w:date="2023-12-05T03:08:00Z">
              <w:rPr>
                <w:rFonts w:cs="Times New Roman"/>
              </w:rPr>
            </w:rPrChange>
          </w:rPr>
          <w:delInstrText>-</w:delInstrText>
        </w:r>
        <w:r w:rsidR="00AE1425" w:rsidRPr="006E6534" w:rsidDel="00F543D2">
          <w:rPr>
            <w:rFonts w:cs="Times New Roman"/>
            <w:color w:val="000000" w:themeColor="text1"/>
            <w:lang w:val="en-US"/>
            <w:rPrChange w:id="9818" w:author="N F" w:date="2023-12-05T03:08:00Z">
              <w:rPr>
                <w:rFonts w:cs="Times New Roman"/>
                <w:lang w:val="en-US"/>
              </w:rPr>
            </w:rPrChange>
          </w:rPr>
          <w:delInstrText>style</w:delInstrText>
        </w:r>
        <w:r w:rsidR="00AE1425" w:rsidRPr="006E6534" w:rsidDel="00F543D2">
          <w:rPr>
            <w:rFonts w:cs="Times New Roman"/>
            <w:color w:val="000000" w:themeColor="text1"/>
            <w:rPrChange w:id="9819" w:author="N F" w:date="2023-12-05T03:08:00Z">
              <w:rPr>
                <w:rFonts w:cs="Times New Roman"/>
              </w:rPr>
            </w:rPrChange>
          </w:rPr>
          <w:delInstrText>-</w:delInstrText>
        </w:r>
        <w:r w:rsidR="00AE1425" w:rsidRPr="006E6534" w:rsidDel="00F543D2">
          <w:rPr>
            <w:rFonts w:cs="Times New Roman"/>
            <w:color w:val="000000" w:themeColor="text1"/>
            <w:lang w:val="en-US"/>
            <w:rPrChange w:id="9820" w:author="N F" w:date="2023-12-05T03:08:00Z">
              <w:rPr>
                <w:rFonts w:cs="Times New Roman"/>
                <w:lang w:val="en-US"/>
              </w:rPr>
            </w:rPrChange>
          </w:rPr>
          <w:delInstrText>language</w:delInstrText>
        </w:r>
        <w:r w:rsidR="00AE1425" w:rsidRPr="006E6534" w:rsidDel="00F543D2">
          <w:rPr>
            <w:rFonts w:cs="Times New Roman"/>
            <w:color w:val="000000" w:themeColor="text1"/>
            <w:rPrChange w:id="9821" w:author="N F" w:date="2023-12-05T03:08:00Z">
              <w:rPr>
                <w:rFonts w:cs="Times New Roman"/>
              </w:rPr>
            </w:rPrChange>
          </w:rPr>
          <w:delInstrText>/</w:delInstrText>
        </w:r>
        <w:r w:rsidR="00AE1425" w:rsidRPr="006E6534" w:rsidDel="00F543D2">
          <w:rPr>
            <w:rFonts w:cs="Times New Roman"/>
            <w:color w:val="000000" w:themeColor="text1"/>
            <w:lang w:val="en-US"/>
            <w:rPrChange w:id="9822" w:author="N F" w:date="2023-12-05T03:08:00Z">
              <w:rPr>
                <w:rFonts w:cs="Times New Roman"/>
                <w:lang w:val="en-US"/>
              </w:rPr>
            </w:rPrChange>
          </w:rPr>
          <w:delInstrText>schema</w:delInstrText>
        </w:r>
        <w:r w:rsidR="00AE1425" w:rsidRPr="006E6534" w:rsidDel="00F543D2">
          <w:rPr>
            <w:rFonts w:cs="Times New Roman"/>
            <w:color w:val="000000" w:themeColor="text1"/>
            <w:rPrChange w:id="9823" w:author="N F" w:date="2023-12-05T03:08:00Z">
              <w:rPr>
                <w:rFonts w:cs="Times New Roman"/>
              </w:rPr>
            </w:rPrChange>
          </w:rPr>
          <w:delInstrText>/</w:delInstrText>
        </w:r>
        <w:r w:rsidR="00AE1425" w:rsidRPr="006E6534" w:rsidDel="00F543D2">
          <w:rPr>
            <w:rFonts w:cs="Times New Roman"/>
            <w:color w:val="000000" w:themeColor="text1"/>
            <w:lang w:val="en-US"/>
            <w:rPrChange w:id="9824" w:author="N F" w:date="2023-12-05T03:08:00Z">
              <w:rPr>
                <w:rFonts w:cs="Times New Roman"/>
                <w:lang w:val="en-US"/>
              </w:rPr>
            </w:rPrChange>
          </w:rPr>
          <w:delInstrText>raw</w:delInstrText>
        </w:r>
        <w:r w:rsidR="00AE1425" w:rsidRPr="006E6534" w:rsidDel="00F543D2">
          <w:rPr>
            <w:rFonts w:cs="Times New Roman"/>
            <w:color w:val="000000" w:themeColor="text1"/>
            <w:rPrChange w:id="9825" w:author="N F" w:date="2023-12-05T03:08:00Z">
              <w:rPr>
                <w:rFonts w:cs="Times New Roman"/>
              </w:rPr>
            </w:rPrChange>
          </w:rPr>
          <w:delInstrText>/</w:delInstrText>
        </w:r>
        <w:r w:rsidR="00AE1425" w:rsidRPr="006E6534" w:rsidDel="00F543D2">
          <w:rPr>
            <w:rFonts w:cs="Times New Roman"/>
            <w:color w:val="000000" w:themeColor="text1"/>
            <w:lang w:val="en-US"/>
            <w:rPrChange w:id="9826" w:author="N F" w:date="2023-12-05T03:08:00Z">
              <w:rPr>
                <w:rFonts w:cs="Times New Roman"/>
                <w:lang w:val="en-US"/>
              </w:rPr>
            </w:rPrChange>
          </w:rPr>
          <w:delInstrText>master</w:delInstrText>
        </w:r>
        <w:r w:rsidR="00AE1425" w:rsidRPr="006E6534" w:rsidDel="00F543D2">
          <w:rPr>
            <w:rFonts w:cs="Times New Roman"/>
            <w:color w:val="000000" w:themeColor="text1"/>
            <w:rPrChange w:id="9827" w:author="N F" w:date="2023-12-05T03:08:00Z">
              <w:rPr>
                <w:rFonts w:cs="Times New Roman"/>
              </w:rPr>
            </w:rPrChange>
          </w:rPr>
          <w:delInstrText>/</w:delInstrText>
        </w:r>
        <w:r w:rsidR="00AE1425" w:rsidRPr="006E6534" w:rsidDel="00F543D2">
          <w:rPr>
            <w:rFonts w:cs="Times New Roman"/>
            <w:color w:val="000000" w:themeColor="text1"/>
            <w:lang w:val="en-US"/>
            <w:rPrChange w:id="9828" w:author="N F" w:date="2023-12-05T03:08:00Z">
              <w:rPr>
                <w:rFonts w:cs="Times New Roman"/>
                <w:lang w:val="en-US"/>
              </w:rPr>
            </w:rPrChange>
          </w:rPr>
          <w:delInstrText>csl</w:delInstrText>
        </w:r>
        <w:r w:rsidR="00AE1425" w:rsidRPr="006E6534" w:rsidDel="00F543D2">
          <w:rPr>
            <w:rFonts w:cs="Times New Roman"/>
            <w:color w:val="000000" w:themeColor="text1"/>
            <w:rPrChange w:id="9829" w:author="N F" w:date="2023-12-05T03:08:00Z">
              <w:rPr>
                <w:rFonts w:cs="Times New Roman"/>
              </w:rPr>
            </w:rPrChange>
          </w:rPr>
          <w:delInstrText>-</w:delInstrText>
        </w:r>
        <w:r w:rsidR="00AE1425" w:rsidRPr="006E6534" w:rsidDel="00F543D2">
          <w:rPr>
            <w:rFonts w:cs="Times New Roman"/>
            <w:color w:val="000000" w:themeColor="text1"/>
            <w:lang w:val="en-US"/>
            <w:rPrChange w:id="9830" w:author="N F" w:date="2023-12-05T03:08:00Z">
              <w:rPr>
                <w:rFonts w:cs="Times New Roman"/>
                <w:lang w:val="en-US"/>
              </w:rPr>
            </w:rPrChange>
          </w:rPr>
          <w:delInstrText>citation</w:delInstrText>
        </w:r>
        <w:r w:rsidR="00AE1425" w:rsidRPr="006E6534" w:rsidDel="00F543D2">
          <w:rPr>
            <w:rFonts w:cs="Times New Roman"/>
            <w:color w:val="000000" w:themeColor="text1"/>
            <w:rPrChange w:id="9831" w:author="N F" w:date="2023-12-05T03:08:00Z">
              <w:rPr>
                <w:rFonts w:cs="Times New Roman"/>
              </w:rPr>
            </w:rPrChange>
          </w:rPr>
          <w:delInstrText>.</w:delInstrText>
        </w:r>
        <w:r w:rsidR="00AE1425" w:rsidRPr="006E6534" w:rsidDel="00F543D2">
          <w:rPr>
            <w:rFonts w:cs="Times New Roman"/>
            <w:color w:val="000000" w:themeColor="text1"/>
            <w:lang w:val="en-US"/>
            <w:rPrChange w:id="9832" w:author="N F" w:date="2023-12-05T03:08:00Z">
              <w:rPr>
                <w:rFonts w:cs="Times New Roman"/>
                <w:lang w:val="en-US"/>
              </w:rPr>
            </w:rPrChange>
          </w:rPr>
          <w:delInstrText>json</w:delInstrText>
        </w:r>
        <w:r w:rsidR="00AE1425" w:rsidRPr="006E6534" w:rsidDel="00F543D2">
          <w:rPr>
            <w:rFonts w:cs="Times New Roman"/>
            <w:color w:val="000000" w:themeColor="text1"/>
            <w:rPrChange w:id="9833" w:author="N F" w:date="2023-12-05T03:08:00Z">
              <w:rPr>
                <w:rFonts w:cs="Times New Roman"/>
              </w:rPr>
            </w:rPrChange>
          </w:rPr>
          <w:delInstrText xml:space="preserve">"} </w:delInstrText>
        </w:r>
        <w:r w:rsidR="00893921" w:rsidRPr="006E6534" w:rsidDel="00F543D2">
          <w:rPr>
            <w:rFonts w:cs="Times New Roman"/>
            <w:color w:val="000000" w:themeColor="text1"/>
            <w:lang w:val="en-US"/>
            <w:rPrChange w:id="9834" w:author="N F" w:date="2023-12-05T03:08:00Z">
              <w:rPr>
                <w:rFonts w:cs="Times New Roman"/>
                <w:lang w:val="en-US"/>
              </w:rPr>
            </w:rPrChange>
          </w:rPr>
          <w:fldChar w:fldCharType="separate"/>
        </w:r>
        <w:r w:rsidR="00AE1425" w:rsidRPr="006E6534" w:rsidDel="00F543D2">
          <w:rPr>
            <w:rFonts w:cs="Times New Roman"/>
            <w:color w:val="000000" w:themeColor="text1"/>
            <w:rPrChange w:id="9835" w:author="N F" w:date="2023-12-05T03:08:00Z">
              <w:rPr>
                <w:rFonts w:cs="Times New Roman"/>
              </w:rPr>
            </w:rPrChange>
          </w:rPr>
          <w:delText>(6)</w:delText>
        </w:r>
        <w:r w:rsidR="00893921" w:rsidRPr="006E6534" w:rsidDel="00F543D2">
          <w:rPr>
            <w:rFonts w:cs="Times New Roman"/>
            <w:color w:val="000000" w:themeColor="text1"/>
            <w:lang w:val="en-US"/>
            <w:rPrChange w:id="9836" w:author="N F" w:date="2023-12-05T03:08:00Z">
              <w:rPr>
                <w:rFonts w:cs="Times New Roman"/>
                <w:lang w:val="en-US"/>
              </w:rPr>
            </w:rPrChange>
          </w:rPr>
          <w:fldChar w:fldCharType="end"/>
        </w:r>
      </w:del>
      <w:r w:rsidR="0067308E" w:rsidRPr="006E6534">
        <w:rPr>
          <w:rFonts w:cs="Times New Roman"/>
          <w:color w:val="000000" w:themeColor="text1"/>
          <w:rPrChange w:id="9837" w:author="N F" w:date="2023-12-05T03:08:00Z">
            <w:rPr>
              <w:rFonts w:cs="Times New Roman"/>
            </w:rPr>
          </w:rPrChange>
        </w:rPr>
        <w:t>.</w:t>
      </w:r>
    </w:p>
    <w:p w14:paraId="4718B584" w14:textId="6ADEB5F0" w:rsidR="0067308E" w:rsidRPr="00527FD0" w:rsidRDefault="00BE111E">
      <w:pPr>
        <w:pStyle w:val="SDTable"/>
        <w:spacing w:after="0"/>
        <w:jc w:val="both"/>
        <w:pPrChange w:id="9838" w:author="Barshadskaya, Yuliya" w:date="2024-01-14T17:34:00Z">
          <w:pPr>
            <w:pStyle w:val="SDTable"/>
          </w:pPr>
        </w:pPrChange>
      </w:pPr>
      <w:bookmarkStart w:id="9839" w:name="_Ref115195928"/>
      <w:bookmarkStart w:id="9840" w:name="_Toc115733161"/>
      <w:r w:rsidRPr="00F543D2">
        <w:rPr>
          <w:b/>
          <w:rPrChange w:id="9841" w:author="Barshadskaya, Yuliya" w:date="2024-01-14T17:34:00Z">
            <w:rPr/>
          </w:rPrChange>
        </w:rPr>
        <w:t xml:space="preserve">Таблица </w:t>
      </w:r>
      <w:r w:rsidR="003D1135" w:rsidRPr="00F543D2">
        <w:rPr>
          <w:b/>
          <w:rPrChange w:id="9842" w:author="Barshadskaya, Yuliya" w:date="2024-01-14T17:34:00Z">
            <w:rPr/>
          </w:rPrChange>
        </w:rPr>
        <w:fldChar w:fldCharType="begin"/>
      </w:r>
      <w:r w:rsidR="003D1135" w:rsidRPr="00F543D2">
        <w:rPr>
          <w:b/>
          <w:rPrChange w:id="9843" w:author="Barshadskaya, Yuliya" w:date="2024-01-14T17:34:00Z">
            <w:rPr/>
          </w:rPrChange>
        </w:rPr>
        <w:instrText xml:space="preserve"> STYLEREF 1 \s </w:instrText>
      </w:r>
      <w:r w:rsidR="003D1135" w:rsidRPr="00F543D2">
        <w:rPr>
          <w:b/>
          <w:rPrChange w:id="9844" w:author="Barshadskaya, Yuliya" w:date="2024-01-14T17:34:00Z">
            <w:rPr/>
          </w:rPrChange>
        </w:rPr>
        <w:fldChar w:fldCharType="separate"/>
      </w:r>
      <w:r w:rsidR="004C4CE2" w:rsidRPr="00F543D2">
        <w:rPr>
          <w:b/>
          <w:noProof/>
          <w:rPrChange w:id="9845" w:author="Barshadskaya, Yuliya" w:date="2024-01-14T17:34:00Z">
            <w:rPr>
              <w:noProof/>
            </w:rPr>
          </w:rPrChange>
        </w:rPr>
        <w:t>3</w:t>
      </w:r>
      <w:r w:rsidR="003D1135" w:rsidRPr="00F543D2">
        <w:rPr>
          <w:b/>
          <w:rPrChange w:id="9846" w:author="Barshadskaya, Yuliya" w:date="2024-01-14T17:34:00Z">
            <w:rPr/>
          </w:rPrChange>
        </w:rPr>
        <w:fldChar w:fldCharType="end"/>
      </w:r>
      <w:r w:rsidR="003D1135" w:rsidRPr="00F543D2">
        <w:rPr>
          <w:b/>
          <w:rPrChange w:id="9847" w:author="Barshadskaya, Yuliya" w:date="2024-01-14T17:34:00Z">
            <w:rPr/>
          </w:rPrChange>
        </w:rPr>
        <w:noBreakHyphen/>
      </w:r>
      <w:r w:rsidR="003D1135" w:rsidRPr="00F543D2">
        <w:rPr>
          <w:b/>
          <w:rPrChange w:id="9848" w:author="Barshadskaya, Yuliya" w:date="2024-01-14T17:34:00Z">
            <w:rPr/>
          </w:rPrChange>
        </w:rPr>
        <w:fldChar w:fldCharType="begin"/>
      </w:r>
      <w:r w:rsidR="003D1135" w:rsidRPr="00F543D2">
        <w:rPr>
          <w:b/>
          <w:rPrChange w:id="9849" w:author="Barshadskaya, Yuliya" w:date="2024-01-14T17:34:00Z">
            <w:rPr/>
          </w:rPrChange>
        </w:rPr>
        <w:instrText xml:space="preserve"> SEQ Таблица \* ARABIC \s 1 </w:instrText>
      </w:r>
      <w:r w:rsidR="003D1135" w:rsidRPr="00F543D2">
        <w:rPr>
          <w:b/>
          <w:rPrChange w:id="9850" w:author="Barshadskaya, Yuliya" w:date="2024-01-14T17:34:00Z">
            <w:rPr/>
          </w:rPrChange>
        </w:rPr>
        <w:fldChar w:fldCharType="separate"/>
      </w:r>
      <w:r w:rsidR="004C4CE2" w:rsidRPr="00F543D2">
        <w:rPr>
          <w:b/>
          <w:noProof/>
          <w:rPrChange w:id="9851" w:author="Barshadskaya, Yuliya" w:date="2024-01-14T17:34:00Z">
            <w:rPr>
              <w:noProof/>
            </w:rPr>
          </w:rPrChange>
        </w:rPr>
        <w:t>4</w:t>
      </w:r>
      <w:r w:rsidR="003D1135" w:rsidRPr="00F543D2">
        <w:rPr>
          <w:b/>
          <w:rPrChange w:id="9852" w:author="Barshadskaya, Yuliya" w:date="2024-01-14T17:34:00Z">
            <w:rPr/>
          </w:rPrChange>
        </w:rPr>
        <w:fldChar w:fldCharType="end"/>
      </w:r>
      <w:bookmarkEnd w:id="9839"/>
      <w:ins w:id="9853" w:author="Barshadskaya, Yuliya" w:date="2024-01-14T17:34:00Z">
        <w:r w:rsidR="00F543D2" w:rsidRPr="00F543D2">
          <w:rPr>
            <w:b/>
            <w:rPrChange w:id="9854" w:author="Barshadskaya, Yuliya" w:date="2024-01-14T17:34:00Z">
              <w:rPr/>
            </w:rPrChange>
          </w:rPr>
          <w:t>.</w:t>
        </w:r>
      </w:ins>
      <w:r w:rsidRPr="00527FD0">
        <w:t xml:space="preserve"> </w:t>
      </w:r>
      <w:r w:rsidR="0038304D" w:rsidRPr="00527FD0">
        <w:t xml:space="preserve">Доля </w:t>
      </w:r>
      <w:r w:rsidR="00FC06BD" w:rsidRPr="00452D3C">
        <w:t xml:space="preserve">от введенной радиоактивности, выведенная </w:t>
      </w:r>
      <w:r w:rsidRPr="008A1743">
        <w:t xml:space="preserve">в течение 168 ч </w:t>
      </w:r>
      <w:r w:rsidR="00423F02" w:rsidRPr="008A1743">
        <w:t>после однократного введения осимертиниба</w:t>
      </w:r>
      <w:r w:rsidR="00247805" w:rsidRPr="008A1743">
        <w:t xml:space="preserve"> крысам</w:t>
      </w:r>
      <w:r w:rsidR="00886195" w:rsidRPr="008A1743">
        <w:t xml:space="preserve"> </w:t>
      </w:r>
      <w:ins w:id="9855" w:author="Barshadskaya, Yuliya" w:date="2024-01-14T17:34:00Z">
        <w:r w:rsidR="00F543D2" w:rsidRPr="0001519A">
          <w:rPr>
            <w:rFonts w:cs="Times New Roman"/>
            <w:color w:val="000000" w:themeColor="text1"/>
            <w:lang w:val="en-US"/>
          </w:rPr>
          <w:fldChar w:fldCharType="begin"/>
        </w:r>
        <w:r w:rsidR="00F543D2"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F543D2" w:rsidRPr="0001519A">
          <w:rPr>
            <w:rFonts w:cs="Times New Roman"/>
            <w:color w:val="000000" w:themeColor="text1"/>
            <w:lang w:val="en-US"/>
          </w:rPr>
          <w:fldChar w:fldCharType="separate"/>
        </w:r>
        <w:r w:rsidR="00F543D2" w:rsidRPr="0018315E">
          <w:rPr>
            <w:rFonts w:cs="Times New Roman"/>
            <w:color w:val="000000" w:themeColor="text1"/>
          </w:rPr>
          <w:t>[</w:t>
        </w:r>
      </w:ins>
      <w:ins w:id="9856" w:author="Barshadskaya, Yuliya" w:date="2024-02-22T23:46:00Z">
        <w:r w:rsidR="007C662F">
          <w:rPr>
            <w:rFonts w:cs="Times New Roman"/>
            <w:color w:val="000000" w:themeColor="text1"/>
          </w:rPr>
          <w:t>1</w:t>
        </w:r>
      </w:ins>
      <w:ins w:id="9857" w:author="Barshadskaya, Yuliya" w:date="2024-01-14T17:34:00Z">
        <w:r w:rsidR="00F543D2" w:rsidRPr="00DD38F1">
          <w:rPr>
            <w:rFonts w:cs="Times New Roman"/>
            <w:color w:val="000000" w:themeColor="text1"/>
          </w:rPr>
          <w:t>]</w:t>
        </w:r>
        <w:r w:rsidR="00F543D2" w:rsidRPr="0001519A">
          <w:rPr>
            <w:rFonts w:cs="Times New Roman"/>
            <w:color w:val="000000" w:themeColor="text1"/>
            <w:lang w:val="en-US"/>
          </w:rPr>
          <w:fldChar w:fldCharType="end"/>
        </w:r>
        <w:r w:rsidR="00F543D2">
          <w:rPr>
            <w:rFonts w:cs="Times New Roman"/>
            <w:color w:val="000000" w:themeColor="text1"/>
          </w:rPr>
          <w:t>.</w:t>
        </w:r>
      </w:ins>
      <w:del w:id="9858" w:author="Barshadskaya, Yuliya" w:date="2024-01-14T17:34:00Z">
        <w:r w:rsidRPr="00527FD0" w:rsidDel="00F543D2">
          <w:rPr>
            <w:lang w:val="en-US"/>
          </w:rPr>
          <w:fldChar w:fldCharType="begin"/>
        </w:r>
        <w:r w:rsidRPr="006E6534" w:rsidDel="00F543D2">
          <w:delInstrText xml:space="preserve"> </w:delInstrText>
        </w:r>
        <w:r w:rsidRPr="006E6534" w:rsidDel="00F543D2">
          <w:rPr>
            <w:lang w:val="en-US"/>
          </w:rPr>
          <w:delInstrText>ADDIN</w:delInstrText>
        </w:r>
        <w:r w:rsidRPr="006E6534" w:rsidDel="00F543D2">
          <w:delInstrText xml:space="preserve"> </w:delInstrText>
        </w:r>
        <w:r w:rsidRPr="006E6534" w:rsidDel="00F543D2">
          <w:rPr>
            <w:lang w:val="en-US"/>
          </w:rPr>
          <w:delInstrText>ZOTERO</w:delInstrText>
        </w:r>
        <w:r w:rsidRPr="006E6534" w:rsidDel="00F543D2">
          <w:delInstrText>_</w:delInstrText>
        </w:r>
        <w:r w:rsidRPr="006E6534" w:rsidDel="00F543D2">
          <w:rPr>
            <w:lang w:val="en-US"/>
          </w:rPr>
          <w:delInstrText>ITEM</w:delInstrText>
        </w:r>
        <w:r w:rsidRPr="006E6534" w:rsidDel="00F543D2">
          <w:delInstrText xml:space="preserve"> </w:delInstrText>
        </w:r>
        <w:r w:rsidRPr="006E6534" w:rsidDel="00F543D2">
          <w:rPr>
            <w:lang w:val="en-US"/>
          </w:rPr>
          <w:delInstrText>CSL</w:delInstrText>
        </w:r>
        <w:r w:rsidRPr="006E6534" w:rsidDel="00F543D2">
          <w:delInstrText>_</w:delInstrText>
        </w:r>
        <w:r w:rsidRPr="006E6534" w:rsidDel="00F543D2">
          <w:rPr>
            <w:lang w:val="en-US"/>
          </w:rPr>
          <w:delInstrText>CITATION</w:delInstrText>
        </w:r>
        <w:r w:rsidRPr="006E6534" w:rsidDel="00F543D2">
          <w:delInstrText xml:space="preserve"> {"</w:delInstrText>
        </w:r>
        <w:r w:rsidRPr="006E6534" w:rsidDel="00F543D2">
          <w:rPr>
            <w:lang w:val="en-US"/>
          </w:rPr>
          <w:delInstrText>citationID</w:delInstrText>
        </w:r>
        <w:r w:rsidRPr="006E6534" w:rsidDel="00F543D2">
          <w:delInstrText>":"</w:delInstrText>
        </w:r>
        <w:r w:rsidRPr="006E6534" w:rsidDel="00F543D2">
          <w:rPr>
            <w:lang w:val="en-US"/>
          </w:rPr>
          <w:delInstrText>l</w:delInstrText>
        </w:r>
        <w:r w:rsidRPr="006E6534" w:rsidDel="00F543D2">
          <w:delInstrText>06</w:delInstrText>
        </w:r>
        <w:r w:rsidRPr="006E6534" w:rsidDel="00F543D2">
          <w:rPr>
            <w:lang w:val="en-US"/>
          </w:rPr>
          <w:delInstrText>aieYK</w:delInstrText>
        </w:r>
        <w:r w:rsidRPr="006E6534" w:rsidDel="00F543D2">
          <w:delInstrText>","</w:delInstrText>
        </w:r>
        <w:r w:rsidRPr="006E6534" w:rsidDel="00F543D2">
          <w:rPr>
            <w:lang w:val="en-US"/>
          </w:rPr>
          <w:delInstrText>properties</w:delInstrText>
        </w:r>
        <w:r w:rsidRPr="006E6534" w:rsidDel="00F543D2">
          <w:delInstrText>":{"</w:delInstrText>
        </w:r>
        <w:r w:rsidRPr="006E6534" w:rsidDel="00F543D2">
          <w:rPr>
            <w:lang w:val="en-US"/>
          </w:rPr>
          <w:delInstrText>formattedCitation</w:delInstrText>
        </w:r>
        <w:r w:rsidRPr="006E6534" w:rsidDel="00F543D2">
          <w:delInstrText>":"(6)","</w:delInstrText>
        </w:r>
        <w:r w:rsidRPr="006E6534" w:rsidDel="00F543D2">
          <w:rPr>
            <w:lang w:val="en-US"/>
          </w:rPr>
          <w:delInstrText>plainCitation</w:delInstrText>
        </w:r>
        <w:r w:rsidRPr="006E6534" w:rsidDel="00F543D2">
          <w:delInstrText>":"(6)","</w:delInstrText>
        </w:r>
        <w:r w:rsidRPr="006E6534" w:rsidDel="00F543D2">
          <w:rPr>
            <w:lang w:val="en-US"/>
          </w:rPr>
          <w:delInstrText>noteIndex</w:delInstrText>
        </w:r>
        <w:r w:rsidRPr="006E6534" w:rsidDel="00F543D2">
          <w:delInstrText>":0},"</w:delInstrText>
        </w:r>
        <w:r w:rsidRPr="006E6534" w:rsidDel="00F543D2">
          <w:rPr>
            <w:lang w:val="en-US"/>
          </w:rPr>
          <w:delInstrText>citationItems</w:delInstrText>
        </w:r>
        <w:r w:rsidRPr="006E6534" w:rsidDel="00F543D2">
          <w:delInstrText>":[{"</w:delInstrText>
        </w:r>
        <w:r w:rsidRPr="006E6534" w:rsidDel="00F543D2">
          <w:rPr>
            <w:lang w:val="en-US"/>
          </w:rPr>
          <w:delInstrText>id</w:delInstrText>
        </w:r>
        <w:r w:rsidRPr="006E6534" w:rsidDel="00F543D2">
          <w:delInstrText>":161758,"</w:delInstrText>
        </w:r>
        <w:r w:rsidRPr="006E6534" w:rsidDel="00F543D2">
          <w:rPr>
            <w:lang w:val="en-US"/>
          </w:rPr>
          <w:delInstrText>uris</w:delInstrText>
        </w:r>
        <w:r w:rsidRPr="006E6534" w:rsidDel="00F543D2">
          <w:delInstrText>":["</w:delInstrText>
        </w:r>
        <w:r w:rsidRPr="006E6534" w:rsidDel="00F543D2">
          <w:rPr>
            <w:lang w:val="en-US"/>
          </w:rPr>
          <w:delInstrText>http</w:delInstrText>
        </w:r>
        <w:r w:rsidRPr="006E6534" w:rsidDel="00F543D2">
          <w:delInstrText>://</w:delInstrText>
        </w:r>
        <w:r w:rsidRPr="006E6534" w:rsidDel="00F543D2">
          <w:rPr>
            <w:lang w:val="en-US"/>
          </w:rPr>
          <w:delInstrText>zotero</w:delInstrText>
        </w:r>
        <w:r w:rsidRPr="006E6534" w:rsidDel="00F543D2">
          <w:delInstrText>.</w:delInstrText>
        </w:r>
        <w:r w:rsidRPr="006E6534" w:rsidDel="00F543D2">
          <w:rPr>
            <w:lang w:val="en-US"/>
          </w:rPr>
          <w:delInstrText>org</w:delInstrText>
        </w:r>
        <w:r w:rsidRPr="006E6534" w:rsidDel="00F543D2">
          <w:delInstrText>/</w:delInstrText>
        </w:r>
        <w:r w:rsidRPr="006E6534" w:rsidDel="00F543D2">
          <w:rPr>
            <w:lang w:val="en-US"/>
          </w:rPr>
          <w:delInstrText>groups</w:delInstrText>
        </w:r>
        <w:r w:rsidRPr="006E6534" w:rsidDel="00F543D2">
          <w:delInstrText>/4735135/</w:delInstrText>
        </w:r>
        <w:r w:rsidRPr="006E6534" w:rsidDel="00F543D2">
          <w:rPr>
            <w:lang w:val="en-US"/>
          </w:rPr>
          <w:delInstrText>items</w:delInstrText>
        </w:r>
        <w:r w:rsidRPr="006E6534" w:rsidDel="00F543D2">
          <w:delInstrText>/</w:delInstrText>
        </w:r>
        <w:r w:rsidRPr="006E6534" w:rsidDel="00F543D2">
          <w:rPr>
            <w:lang w:val="en-US"/>
          </w:rPr>
          <w:delInstrText>YQI</w:delInstrText>
        </w:r>
        <w:r w:rsidRPr="006E6534" w:rsidDel="00F543D2">
          <w:delInstrText>77</w:delInstrText>
        </w:r>
        <w:r w:rsidRPr="006E6534" w:rsidDel="00F543D2">
          <w:rPr>
            <w:lang w:val="en-US"/>
          </w:rPr>
          <w:delInstrText>G</w:delInstrText>
        </w:r>
        <w:r w:rsidRPr="006E6534" w:rsidDel="00F543D2">
          <w:delInstrText>3</w:delInstrText>
        </w:r>
        <w:r w:rsidRPr="006E6534" w:rsidDel="00F543D2">
          <w:rPr>
            <w:lang w:val="en-US"/>
          </w:rPr>
          <w:delInstrText>L</w:delInstrText>
        </w:r>
        <w:r w:rsidRPr="006E6534" w:rsidDel="00F543D2">
          <w:delInstrText>"],"</w:delInstrText>
        </w:r>
        <w:r w:rsidRPr="006E6534" w:rsidDel="00F543D2">
          <w:rPr>
            <w:lang w:val="en-US"/>
          </w:rPr>
          <w:delInstrText>itemData</w:delInstrText>
        </w:r>
        <w:r w:rsidRPr="006E6534" w:rsidDel="00F543D2">
          <w:delInstrText>":{"</w:delInstrText>
        </w:r>
        <w:r w:rsidRPr="006E6534" w:rsidDel="00F543D2">
          <w:rPr>
            <w:lang w:val="en-US"/>
          </w:rPr>
          <w:delInstrText>id</w:delInstrText>
        </w:r>
        <w:r w:rsidRPr="006E6534" w:rsidDel="00F543D2">
          <w:delInstrText>":161758,"</w:delInstrText>
        </w:r>
        <w:r w:rsidRPr="006E6534" w:rsidDel="00F543D2">
          <w:rPr>
            <w:lang w:val="en-US"/>
          </w:rPr>
          <w:delInstrText>type</w:delInstrText>
        </w:r>
        <w:r w:rsidRPr="006E6534" w:rsidDel="00F543D2">
          <w:delInstrText>":"</w:delInstrText>
        </w:r>
        <w:r w:rsidRPr="006E6534" w:rsidDel="00F543D2">
          <w:rPr>
            <w:lang w:val="en-US"/>
          </w:rPr>
          <w:delInstrText>webpage</w:delInstrText>
        </w:r>
        <w:r w:rsidRPr="006E6534" w:rsidDel="00F543D2">
          <w:delInstrText>","</w:delInstrText>
        </w:r>
        <w:r w:rsidRPr="006E6534" w:rsidDel="00F543D2">
          <w:rPr>
            <w:lang w:val="en-US"/>
          </w:rPr>
          <w:delInstrText>title</w:delInstrText>
        </w:r>
        <w:r w:rsidRPr="006E6534" w:rsidDel="00F543D2">
          <w:delInstrText>":"</w:delInstrText>
        </w:r>
        <w:r w:rsidRPr="006E6534" w:rsidDel="00F543D2">
          <w:rPr>
            <w:lang w:val="en-US"/>
          </w:rPr>
          <w:delInstrText>TAGRISSO</w:delInstrText>
        </w:r>
        <w:r w:rsidRPr="006E6534" w:rsidDel="00F543D2">
          <w:delInstrText xml:space="preserve"> (</w:delInstrText>
        </w:r>
        <w:r w:rsidRPr="006E6534" w:rsidDel="00F543D2">
          <w:rPr>
            <w:lang w:val="en-US"/>
          </w:rPr>
          <w:delInstrText>osimertinib</w:delInstrText>
        </w:r>
        <w:r w:rsidRPr="006E6534" w:rsidDel="00F543D2">
          <w:delInstrText xml:space="preserve">) </w:delInstrText>
        </w:r>
        <w:r w:rsidRPr="006E6534" w:rsidDel="00F543D2">
          <w:rPr>
            <w:lang w:val="en-US"/>
          </w:rPr>
          <w:delInstrText>tablets</w:delInstrText>
        </w:r>
        <w:r w:rsidRPr="006E6534" w:rsidDel="00F543D2">
          <w:delInstrText xml:space="preserve">. </w:delInstrText>
        </w:r>
        <w:r w:rsidRPr="006E6534" w:rsidDel="00F543D2">
          <w:rPr>
            <w:lang w:val="en-US"/>
          </w:rPr>
          <w:delInstrText>AstraZeneca</w:delInstrText>
        </w:r>
        <w:r w:rsidRPr="006E6534" w:rsidDel="00F543D2">
          <w:delInstrText xml:space="preserve"> </w:delInstrText>
        </w:r>
        <w:r w:rsidRPr="006E6534" w:rsidDel="00F543D2">
          <w:rPr>
            <w:lang w:val="en-US"/>
          </w:rPr>
          <w:delInstrText>Pharmaceuticals</w:delInstrText>
        </w:r>
        <w:r w:rsidRPr="006E6534" w:rsidDel="00F543D2">
          <w:delInstrText xml:space="preserve">, </w:delInstrText>
        </w:r>
        <w:r w:rsidRPr="006E6534" w:rsidDel="00F543D2">
          <w:rPr>
            <w:lang w:val="en-US"/>
          </w:rPr>
          <w:delInstrText>LP</w:delInstrText>
        </w:r>
        <w:r w:rsidRPr="006E6534" w:rsidDel="00F543D2">
          <w:delInstrText xml:space="preserve"> </w:delInstrText>
        </w:r>
        <w:r w:rsidRPr="006E6534" w:rsidDel="00F543D2">
          <w:rPr>
            <w:lang w:val="en-US"/>
          </w:rPr>
          <w:delInstrText>Application</w:delInstrText>
        </w:r>
        <w:r w:rsidRPr="006E6534" w:rsidDel="00F543D2">
          <w:delInstrText xml:space="preserve"> </w:delInstrText>
        </w:r>
        <w:r w:rsidRPr="006E6534" w:rsidDel="00F543D2">
          <w:rPr>
            <w:lang w:val="en-US"/>
          </w:rPr>
          <w:delInstrText>No</w:delInstrText>
        </w:r>
        <w:r w:rsidRPr="006E6534" w:rsidDel="00F543D2">
          <w:delInstrText xml:space="preserve">.:  208065. </w:delInstrText>
        </w:r>
        <w:r w:rsidRPr="006E6534" w:rsidDel="00F543D2">
          <w:rPr>
            <w:lang w:val="en-US"/>
          </w:rPr>
          <w:delInstrText>Approval</w:delInstrText>
        </w:r>
        <w:r w:rsidRPr="006E6534" w:rsidDel="00F543D2">
          <w:delInstrText xml:space="preserve"> </w:delInstrText>
        </w:r>
        <w:r w:rsidRPr="006E6534" w:rsidDel="00F543D2">
          <w:rPr>
            <w:lang w:val="en-US"/>
          </w:rPr>
          <w:delInstrText>Date</w:delInstrText>
        </w:r>
        <w:r w:rsidRPr="006E6534" w:rsidDel="00F543D2">
          <w:delInstrText xml:space="preserve">: 11/13/2015. </w:delInstrText>
        </w:r>
        <w:r w:rsidRPr="006E6534" w:rsidDel="00F543D2">
          <w:rPr>
            <w:lang w:val="en-US"/>
          </w:rPr>
          <w:delInstrText>Pharmacology</w:delInstrText>
        </w:r>
        <w:r w:rsidRPr="006E6534" w:rsidDel="00F543D2">
          <w:delInstrText xml:space="preserve"> </w:delInstrText>
        </w:r>
        <w:r w:rsidRPr="006E6534" w:rsidDel="00F543D2">
          <w:rPr>
            <w:lang w:val="en-US"/>
          </w:rPr>
          <w:delInstrText>Review</w:delInstrText>
        </w:r>
        <w:r w:rsidRPr="006E6534" w:rsidDel="00F543D2">
          <w:delInstrText>","</w:delInstrText>
        </w:r>
        <w:r w:rsidRPr="006E6534" w:rsidDel="00F543D2">
          <w:rPr>
            <w:lang w:val="en-US"/>
          </w:rPr>
          <w:delInstrText>URL</w:delInstrText>
        </w:r>
        <w:r w:rsidRPr="006E6534" w:rsidDel="00F543D2">
          <w:delInstrText>":"</w:delInstrText>
        </w:r>
        <w:r w:rsidRPr="006E6534" w:rsidDel="00F543D2">
          <w:rPr>
            <w:lang w:val="en-US"/>
          </w:rPr>
          <w:delInstrText>https</w:delInstrText>
        </w:r>
        <w:r w:rsidRPr="006E6534" w:rsidDel="00F543D2">
          <w:delInstrText>://</w:delInstrText>
        </w:r>
        <w:r w:rsidRPr="006E6534" w:rsidDel="00F543D2">
          <w:rPr>
            <w:lang w:val="en-US"/>
          </w:rPr>
          <w:delInstrText>www</w:delInstrText>
        </w:r>
        <w:r w:rsidRPr="006E6534" w:rsidDel="00F543D2">
          <w:delInstrText>.</w:delInstrText>
        </w:r>
        <w:r w:rsidRPr="006E6534" w:rsidDel="00F543D2">
          <w:rPr>
            <w:lang w:val="en-US"/>
          </w:rPr>
          <w:delInstrText>accessdata</w:delInstrText>
        </w:r>
        <w:r w:rsidRPr="006E6534" w:rsidDel="00F543D2">
          <w:delInstrText>.</w:delInstrText>
        </w:r>
        <w:r w:rsidRPr="006E6534" w:rsidDel="00F543D2">
          <w:rPr>
            <w:lang w:val="en-US"/>
          </w:rPr>
          <w:delInstrText>fda</w:delInstrText>
        </w:r>
        <w:r w:rsidRPr="006E6534" w:rsidDel="00F543D2">
          <w:delInstrText>.</w:delInstrText>
        </w:r>
        <w:r w:rsidRPr="006E6534" w:rsidDel="00F543D2">
          <w:rPr>
            <w:lang w:val="en-US"/>
          </w:rPr>
          <w:delInstrText>gov</w:delInstrText>
        </w:r>
        <w:r w:rsidRPr="006E6534" w:rsidDel="00F543D2">
          <w:delInstrText>/</w:delInstrText>
        </w:r>
        <w:r w:rsidRPr="006E6534" w:rsidDel="00F543D2">
          <w:rPr>
            <w:lang w:val="en-US"/>
          </w:rPr>
          <w:delInstrText>drugsatfda</w:delInstrText>
        </w:r>
        <w:r w:rsidRPr="006E6534" w:rsidDel="00F543D2">
          <w:delInstrText>_</w:delInstrText>
        </w:r>
        <w:r w:rsidRPr="006E6534" w:rsidDel="00F543D2">
          <w:rPr>
            <w:lang w:val="en-US"/>
          </w:rPr>
          <w:delInstrText>docs</w:delInstrText>
        </w:r>
        <w:r w:rsidRPr="006E6534" w:rsidDel="00F543D2">
          <w:delInstrText>/</w:delInstrText>
        </w:r>
        <w:r w:rsidRPr="006E6534" w:rsidDel="00F543D2">
          <w:rPr>
            <w:lang w:val="en-US"/>
          </w:rPr>
          <w:delInstrText>nda</w:delInstrText>
        </w:r>
        <w:r w:rsidRPr="006E6534" w:rsidDel="00F543D2">
          <w:delInstrText>/2015/208065</w:delInstrText>
        </w:r>
        <w:r w:rsidRPr="006E6534" w:rsidDel="00F543D2">
          <w:rPr>
            <w:lang w:val="en-US"/>
          </w:rPr>
          <w:delInstrText>Orig</w:delInstrText>
        </w:r>
        <w:r w:rsidRPr="006E6534" w:rsidDel="00F543D2">
          <w:delInstrText>1</w:delInstrText>
        </w:r>
        <w:r w:rsidRPr="006E6534" w:rsidDel="00F543D2">
          <w:rPr>
            <w:lang w:val="en-US"/>
          </w:rPr>
          <w:delInstrText>s</w:delInstrText>
        </w:r>
        <w:r w:rsidRPr="006E6534" w:rsidDel="00F543D2">
          <w:delInstrText>000</w:delInstrText>
        </w:r>
        <w:r w:rsidRPr="006E6534" w:rsidDel="00F543D2">
          <w:rPr>
            <w:lang w:val="en-US"/>
          </w:rPr>
          <w:delInstrText>TOC</w:delInstrText>
        </w:r>
        <w:r w:rsidRPr="006E6534" w:rsidDel="00F543D2">
          <w:delInstrText>.</w:delInstrText>
        </w:r>
        <w:r w:rsidRPr="006E6534" w:rsidDel="00F543D2">
          <w:rPr>
            <w:lang w:val="en-US"/>
          </w:rPr>
          <w:delInstrText>cfm</w:delInstrText>
        </w:r>
        <w:r w:rsidRPr="006E6534" w:rsidDel="00F543D2">
          <w:delInstrText>","</w:delInstrText>
        </w:r>
        <w:r w:rsidRPr="006E6534" w:rsidDel="00F543D2">
          <w:rPr>
            <w:lang w:val="en-US"/>
          </w:rPr>
          <w:delInstrText>accessed</w:delInstrText>
        </w:r>
        <w:r w:rsidRPr="006E6534" w:rsidDel="00F543D2">
          <w:delInstrText>":{"</w:delInstrText>
        </w:r>
        <w:r w:rsidRPr="006E6534" w:rsidDel="00F543D2">
          <w:rPr>
            <w:lang w:val="en-US"/>
          </w:rPr>
          <w:delInstrText>date</w:delInstrText>
        </w:r>
        <w:r w:rsidRPr="006E6534" w:rsidDel="00F543D2">
          <w:delInstrText>-</w:delInstrText>
        </w:r>
        <w:r w:rsidRPr="006E6534" w:rsidDel="00F543D2">
          <w:rPr>
            <w:lang w:val="en-US"/>
          </w:rPr>
          <w:delInstrText>parts</w:delInstrText>
        </w:r>
        <w:r w:rsidRPr="006E6534" w:rsidDel="00F543D2">
          <w:delInstrText>":[["2022",8,2]]}}}],"</w:delInstrText>
        </w:r>
        <w:r w:rsidRPr="006E6534" w:rsidDel="00F543D2">
          <w:rPr>
            <w:lang w:val="en-US"/>
          </w:rPr>
          <w:delInstrText>schema</w:delInstrText>
        </w:r>
        <w:r w:rsidRPr="006E6534" w:rsidDel="00F543D2">
          <w:delInstrText>":"</w:delInstrText>
        </w:r>
        <w:r w:rsidRPr="006E6534" w:rsidDel="00F543D2">
          <w:rPr>
            <w:lang w:val="en-US"/>
          </w:rPr>
          <w:delInstrText>https</w:delInstrText>
        </w:r>
        <w:r w:rsidRPr="006E6534" w:rsidDel="00F543D2">
          <w:delInstrText>://</w:delInstrText>
        </w:r>
        <w:r w:rsidRPr="006E6534" w:rsidDel="00F543D2">
          <w:rPr>
            <w:lang w:val="en-US"/>
          </w:rPr>
          <w:delInstrText>github</w:delInstrText>
        </w:r>
        <w:r w:rsidRPr="006E6534" w:rsidDel="00F543D2">
          <w:delInstrText>.</w:delInstrText>
        </w:r>
        <w:r w:rsidRPr="006E6534" w:rsidDel="00F543D2">
          <w:rPr>
            <w:lang w:val="en-US"/>
          </w:rPr>
          <w:delInstrText>com</w:delInstrText>
        </w:r>
        <w:r w:rsidRPr="006E6534" w:rsidDel="00F543D2">
          <w:delInstrText>/</w:delInstrText>
        </w:r>
        <w:r w:rsidRPr="006E6534" w:rsidDel="00F543D2">
          <w:rPr>
            <w:lang w:val="en-US"/>
          </w:rPr>
          <w:delInstrText>citation</w:delInstrText>
        </w:r>
        <w:r w:rsidRPr="006E6534" w:rsidDel="00F543D2">
          <w:delInstrText>-</w:delInstrText>
        </w:r>
        <w:r w:rsidRPr="006E6534" w:rsidDel="00F543D2">
          <w:rPr>
            <w:lang w:val="en-US"/>
          </w:rPr>
          <w:delInstrText>style</w:delInstrText>
        </w:r>
        <w:r w:rsidRPr="006E6534" w:rsidDel="00F543D2">
          <w:delInstrText>-</w:delInstrText>
        </w:r>
        <w:r w:rsidRPr="006E6534" w:rsidDel="00F543D2">
          <w:rPr>
            <w:lang w:val="en-US"/>
          </w:rPr>
          <w:delInstrText>language</w:delInstrText>
        </w:r>
        <w:r w:rsidRPr="006E6534" w:rsidDel="00F543D2">
          <w:delInstrText>/</w:delInstrText>
        </w:r>
        <w:r w:rsidRPr="006E6534" w:rsidDel="00F543D2">
          <w:rPr>
            <w:lang w:val="en-US"/>
          </w:rPr>
          <w:delInstrText>schema</w:delInstrText>
        </w:r>
        <w:r w:rsidRPr="006E6534" w:rsidDel="00F543D2">
          <w:delInstrText>/</w:delInstrText>
        </w:r>
        <w:r w:rsidRPr="006E6534" w:rsidDel="00F543D2">
          <w:rPr>
            <w:lang w:val="en-US"/>
          </w:rPr>
          <w:delInstrText>raw</w:delInstrText>
        </w:r>
        <w:r w:rsidRPr="006E6534" w:rsidDel="00F543D2">
          <w:delInstrText>/</w:delInstrText>
        </w:r>
        <w:r w:rsidRPr="006E6534" w:rsidDel="00F543D2">
          <w:rPr>
            <w:lang w:val="en-US"/>
          </w:rPr>
          <w:delInstrText>master</w:delInstrText>
        </w:r>
        <w:r w:rsidRPr="006E6534" w:rsidDel="00F543D2">
          <w:delInstrText>/</w:delInstrText>
        </w:r>
        <w:r w:rsidRPr="006E6534" w:rsidDel="00F543D2">
          <w:rPr>
            <w:lang w:val="en-US"/>
          </w:rPr>
          <w:delInstrText>csl</w:delInstrText>
        </w:r>
        <w:r w:rsidRPr="006E6534" w:rsidDel="00F543D2">
          <w:delInstrText>-</w:delInstrText>
        </w:r>
        <w:r w:rsidRPr="006E6534" w:rsidDel="00F543D2">
          <w:rPr>
            <w:lang w:val="en-US"/>
          </w:rPr>
          <w:delInstrText>citation</w:delInstrText>
        </w:r>
        <w:r w:rsidRPr="006E6534" w:rsidDel="00F543D2">
          <w:delInstrText>.</w:delInstrText>
        </w:r>
        <w:r w:rsidRPr="006E6534" w:rsidDel="00F543D2">
          <w:rPr>
            <w:lang w:val="en-US"/>
          </w:rPr>
          <w:delInstrText>json</w:delInstrText>
        </w:r>
        <w:r w:rsidRPr="006E6534" w:rsidDel="00F543D2">
          <w:delInstrText xml:space="preserve">"} </w:delInstrText>
        </w:r>
        <w:r w:rsidRPr="00527FD0" w:rsidDel="00F543D2">
          <w:rPr>
            <w:lang w:val="en-US"/>
          </w:rPr>
          <w:fldChar w:fldCharType="separate"/>
        </w:r>
        <w:r w:rsidRPr="00527FD0" w:rsidDel="00F543D2">
          <w:delText>(6)</w:delText>
        </w:r>
        <w:bookmarkEnd w:id="9840"/>
        <w:r w:rsidRPr="00527FD0" w:rsidDel="00F543D2">
          <w:rPr>
            <w:lang w:val="en-US"/>
          </w:rPr>
          <w:fldChar w:fldCharType="end"/>
        </w:r>
      </w:del>
    </w:p>
    <w:tbl>
      <w:tblPr>
        <w:tblStyle w:val="a4"/>
        <w:tblW w:w="0" w:type="auto"/>
        <w:tblLook w:val="04A0" w:firstRow="1" w:lastRow="0" w:firstColumn="1" w:lastColumn="0" w:noHBand="0" w:noVBand="1"/>
      </w:tblPr>
      <w:tblGrid>
        <w:gridCol w:w="1869"/>
        <w:gridCol w:w="1869"/>
        <w:gridCol w:w="1869"/>
        <w:gridCol w:w="1869"/>
        <w:gridCol w:w="1869"/>
      </w:tblGrid>
      <w:tr w:rsidR="006E6534" w:rsidRPr="006E6534" w14:paraId="67CE666F" w14:textId="77777777" w:rsidTr="00BD5519">
        <w:trPr>
          <w:tblHeader/>
        </w:trPr>
        <w:tc>
          <w:tcPr>
            <w:tcW w:w="1869" w:type="dxa"/>
            <w:vMerge w:val="restart"/>
            <w:shd w:val="clear" w:color="auto" w:fill="D9D9D9" w:themeFill="background1" w:themeFillShade="D9"/>
          </w:tcPr>
          <w:p w14:paraId="24A9D938" w14:textId="604BC961" w:rsidR="002519A7" w:rsidRPr="006E6534" w:rsidRDefault="002519A7">
            <w:pPr>
              <w:spacing w:line="240" w:lineRule="auto"/>
              <w:ind w:firstLine="0"/>
              <w:jc w:val="center"/>
              <w:rPr>
                <w:rFonts w:cs="Times New Roman"/>
                <w:b/>
                <w:bCs/>
                <w:color w:val="000000" w:themeColor="text1"/>
                <w:rPrChange w:id="9859" w:author="N F" w:date="2023-12-05T03:08:00Z">
                  <w:rPr>
                    <w:rFonts w:cs="Times New Roman"/>
                    <w:b/>
                    <w:bCs/>
                  </w:rPr>
                </w:rPrChange>
              </w:rPr>
              <w:pPrChange w:id="9860" w:author="N F" w:date="2023-08-06T15:38:00Z">
                <w:pPr>
                  <w:ind w:firstLine="0"/>
                  <w:jc w:val="center"/>
                </w:pPr>
              </w:pPrChange>
            </w:pPr>
            <w:r w:rsidRPr="006E6534">
              <w:rPr>
                <w:rFonts w:cs="Times New Roman"/>
                <w:b/>
                <w:bCs/>
                <w:color w:val="000000" w:themeColor="text1"/>
                <w:rPrChange w:id="9861" w:author="N F" w:date="2023-12-05T03:08:00Z">
                  <w:rPr>
                    <w:rFonts w:cs="Times New Roman"/>
                    <w:b/>
                    <w:bCs/>
                  </w:rPr>
                </w:rPrChange>
              </w:rPr>
              <w:t>Образец</w:t>
            </w:r>
          </w:p>
        </w:tc>
        <w:tc>
          <w:tcPr>
            <w:tcW w:w="3738" w:type="dxa"/>
            <w:gridSpan w:val="2"/>
            <w:shd w:val="clear" w:color="auto" w:fill="D9D9D9" w:themeFill="background1" w:themeFillShade="D9"/>
          </w:tcPr>
          <w:p w14:paraId="2C791BCD" w14:textId="02FFF82F" w:rsidR="002519A7" w:rsidRPr="006E6534" w:rsidRDefault="002519A7">
            <w:pPr>
              <w:spacing w:line="240" w:lineRule="auto"/>
              <w:ind w:firstLine="0"/>
              <w:jc w:val="center"/>
              <w:rPr>
                <w:rFonts w:cs="Times New Roman"/>
                <w:b/>
                <w:bCs/>
                <w:color w:val="000000" w:themeColor="text1"/>
                <w:rPrChange w:id="9862" w:author="N F" w:date="2023-12-05T03:08:00Z">
                  <w:rPr>
                    <w:rFonts w:cs="Times New Roman"/>
                    <w:b/>
                    <w:bCs/>
                  </w:rPr>
                </w:rPrChange>
              </w:rPr>
              <w:pPrChange w:id="9863" w:author="N F" w:date="2023-08-06T15:38:00Z">
                <w:pPr>
                  <w:ind w:firstLine="0"/>
                  <w:jc w:val="center"/>
                </w:pPr>
              </w:pPrChange>
            </w:pPr>
            <w:r w:rsidRPr="006E6534">
              <w:rPr>
                <w:rFonts w:cs="Times New Roman"/>
                <w:b/>
                <w:bCs/>
                <w:color w:val="000000" w:themeColor="text1"/>
                <w:rPrChange w:id="9864" w:author="N F" w:date="2023-12-05T03:08:00Z">
                  <w:rPr>
                    <w:rFonts w:cs="Times New Roman"/>
                    <w:b/>
                    <w:bCs/>
                  </w:rPr>
                </w:rPrChange>
              </w:rPr>
              <w:t>Внутривенное введение</w:t>
            </w:r>
          </w:p>
        </w:tc>
        <w:tc>
          <w:tcPr>
            <w:tcW w:w="3738" w:type="dxa"/>
            <w:gridSpan w:val="2"/>
            <w:shd w:val="clear" w:color="auto" w:fill="D9D9D9" w:themeFill="background1" w:themeFillShade="D9"/>
          </w:tcPr>
          <w:p w14:paraId="6A700DCD" w14:textId="5BF52C92" w:rsidR="002519A7" w:rsidRPr="006E6534" w:rsidRDefault="002519A7">
            <w:pPr>
              <w:spacing w:line="240" w:lineRule="auto"/>
              <w:ind w:firstLine="0"/>
              <w:jc w:val="center"/>
              <w:rPr>
                <w:rFonts w:cs="Times New Roman"/>
                <w:b/>
                <w:bCs/>
                <w:color w:val="000000" w:themeColor="text1"/>
                <w:rPrChange w:id="9865" w:author="N F" w:date="2023-12-05T03:08:00Z">
                  <w:rPr>
                    <w:rFonts w:cs="Times New Roman"/>
                    <w:b/>
                    <w:bCs/>
                  </w:rPr>
                </w:rPrChange>
              </w:rPr>
              <w:pPrChange w:id="9866" w:author="N F" w:date="2023-08-06T15:38:00Z">
                <w:pPr>
                  <w:ind w:firstLine="0"/>
                  <w:jc w:val="center"/>
                </w:pPr>
              </w:pPrChange>
            </w:pPr>
            <w:r w:rsidRPr="006E6534">
              <w:rPr>
                <w:rFonts w:cs="Times New Roman"/>
                <w:b/>
                <w:bCs/>
                <w:color w:val="000000" w:themeColor="text1"/>
                <w:rPrChange w:id="9867" w:author="N F" w:date="2023-12-05T03:08:00Z">
                  <w:rPr>
                    <w:rFonts w:cs="Times New Roman"/>
                    <w:b/>
                    <w:bCs/>
                  </w:rPr>
                </w:rPrChange>
              </w:rPr>
              <w:t>Пероральное введение</w:t>
            </w:r>
          </w:p>
        </w:tc>
      </w:tr>
      <w:tr w:rsidR="006E6534" w:rsidRPr="006E6534" w14:paraId="5B5D6B2C" w14:textId="77777777" w:rsidTr="00BD5519">
        <w:trPr>
          <w:tblHeader/>
        </w:trPr>
        <w:tc>
          <w:tcPr>
            <w:tcW w:w="1869" w:type="dxa"/>
            <w:vMerge/>
            <w:shd w:val="clear" w:color="auto" w:fill="D9D9D9" w:themeFill="background1" w:themeFillShade="D9"/>
          </w:tcPr>
          <w:p w14:paraId="743C9EEA" w14:textId="77777777" w:rsidR="002519A7" w:rsidRPr="006E6534" w:rsidRDefault="002519A7">
            <w:pPr>
              <w:spacing w:line="240" w:lineRule="auto"/>
              <w:ind w:firstLine="0"/>
              <w:jc w:val="center"/>
              <w:rPr>
                <w:rFonts w:cs="Times New Roman"/>
                <w:b/>
                <w:bCs/>
                <w:color w:val="000000" w:themeColor="text1"/>
                <w:rPrChange w:id="9868" w:author="N F" w:date="2023-12-05T03:08:00Z">
                  <w:rPr>
                    <w:rFonts w:cs="Times New Roman"/>
                    <w:b/>
                    <w:bCs/>
                  </w:rPr>
                </w:rPrChange>
              </w:rPr>
              <w:pPrChange w:id="9869" w:author="N F" w:date="2023-08-06T15:38:00Z">
                <w:pPr>
                  <w:ind w:firstLine="0"/>
                  <w:jc w:val="center"/>
                </w:pPr>
              </w:pPrChange>
            </w:pPr>
          </w:p>
        </w:tc>
        <w:tc>
          <w:tcPr>
            <w:tcW w:w="1869" w:type="dxa"/>
            <w:shd w:val="clear" w:color="auto" w:fill="D9D9D9" w:themeFill="background1" w:themeFillShade="D9"/>
          </w:tcPr>
          <w:p w14:paraId="54A97B1B" w14:textId="2D11981E" w:rsidR="002519A7" w:rsidRPr="006E6534" w:rsidRDefault="002519A7">
            <w:pPr>
              <w:spacing w:line="240" w:lineRule="auto"/>
              <w:ind w:firstLine="0"/>
              <w:jc w:val="center"/>
              <w:rPr>
                <w:rFonts w:cs="Times New Roman"/>
                <w:b/>
                <w:bCs/>
                <w:color w:val="000000" w:themeColor="text1"/>
                <w:rPrChange w:id="9870" w:author="N F" w:date="2023-12-05T03:08:00Z">
                  <w:rPr>
                    <w:rFonts w:cs="Times New Roman"/>
                    <w:b/>
                    <w:bCs/>
                  </w:rPr>
                </w:rPrChange>
              </w:rPr>
              <w:pPrChange w:id="9871" w:author="N F" w:date="2023-08-06T15:38:00Z">
                <w:pPr>
                  <w:ind w:firstLine="0"/>
                  <w:jc w:val="center"/>
                </w:pPr>
              </w:pPrChange>
            </w:pPr>
            <w:r w:rsidRPr="006E6534">
              <w:rPr>
                <w:rFonts w:cs="Times New Roman"/>
                <w:b/>
                <w:bCs/>
                <w:color w:val="000000" w:themeColor="text1"/>
                <w:rPrChange w:id="9872" w:author="N F" w:date="2023-12-05T03:08:00Z">
                  <w:rPr>
                    <w:rFonts w:cs="Times New Roman"/>
                    <w:b/>
                    <w:bCs/>
                  </w:rPr>
                </w:rPrChange>
              </w:rPr>
              <w:t>Самцы</w:t>
            </w:r>
          </w:p>
        </w:tc>
        <w:tc>
          <w:tcPr>
            <w:tcW w:w="1869" w:type="dxa"/>
            <w:shd w:val="clear" w:color="auto" w:fill="D9D9D9" w:themeFill="background1" w:themeFillShade="D9"/>
          </w:tcPr>
          <w:p w14:paraId="04E49DA5" w14:textId="57FF7CF6" w:rsidR="002519A7" w:rsidRPr="006E6534" w:rsidRDefault="002519A7">
            <w:pPr>
              <w:spacing w:line="240" w:lineRule="auto"/>
              <w:ind w:firstLine="0"/>
              <w:jc w:val="center"/>
              <w:rPr>
                <w:rFonts w:cs="Times New Roman"/>
                <w:b/>
                <w:bCs/>
                <w:color w:val="000000" w:themeColor="text1"/>
                <w:rPrChange w:id="9873" w:author="N F" w:date="2023-12-05T03:08:00Z">
                  <w:rPr>
                    <w:rFonts w:cs="Times New Roman"/>
                    <w:b/>
                    <w:bCs/>
                  </w:rPr>
                </w:rPrChange>
              </w:rPr>
              <w:pPrChange w:id="9874" w:author="N F" w:date="2023-08-06T15:38:00Z">
                <w:pPr>
                  <w:ind w:firstLine="0"/>
                  <w:jc w:val="center"/>
                </w:pPr>
              </w:pPrChange>
            </w:pPr>
            <w:r w:rsidRPr="006E6534">
              <w:rPr>
                <w:rFonts w:cs="Times New Roman"/>
                <w:b/>
                <w:bCs/>
                <w:color w:val="000000" w:themeColor="text1"/>
                <w:rPrChange w:id="9875" w:author="N F" w:date="2023-12-05T03:08:00Z">
                  <w:rPr>
                    <w:rFonts w:cs="Times New Roman"/>
                    <w:b/>
                    <w:bCs/>
                  </w:rPr>
                </w:rPrChange>
              </w:rPr>
              <w:t>Самки</w:t>
            </w:r>
          </w:p>
        </w:tc>
        <w:tc>
          <w:tcPr>
            <w:tcW w:w="1869" w:type="dxa"/>
            <w:shd w:val="clear" w:color="auto" w:fill="D9D9D9" w:themeFill="background1" w:themeFillShade="D9"/>
          </w:tcPr>
          <w:p w14:paraId="51806675" w14:textId="6268C106" w:rsidR="002519A7" w:rsidRPr="006E6534" w:rsidRDefault="002519A7">
            <w:pPr>
              <w:spacing w:line="240" w:lineRule="auto"/>
              <w:ind w:firstLine="0"/>
              <w:jc w:val="center"/>
              <w:rPr>
                <w:rFonts w:cs="Times New Roman"/>
                <w:b/>
                <w:bCs/>
                <w:color w:val="000000" w:themeColor="text1"/>
                <w:rPrChange w:id="9876" w:author="N F" w:date="2023-12-05T03:08:00Z">
                  <w:rPr>
                    <w:rFonts w:cs="Times New Roman"/>
                    <w:b/>
                    <w:bCs/>
                  </w:rPr>
                </w:rPrChange>
              </w:rPr>
              <w:pPrChange w:id="9877" w:author="N F" w:date="2023-08-06T15:38:00Z">
                <w:pPr>
                  <w:ind w:firstLine="0"/>
                  <w:jc w:val="center"/>
                </w:pPr>
              </w:pPrChange>
            </w:pPr>
            <w:r w:rsidRPr="006E6534">
              <w:rPr>
                <w:rFonts w:cs="Times New Roman"/>
                <w:b/>
                <w:bCs/>
                <w:color w:val="000000" w:themeColor="text1"/>
                <w:rPrChange w:id="9878" w:author="N F" w:date="2023-12-05T03:08:00Z">
                  <w:rPr>
                    <w:rFonts w:cs="Times New Roman"/>
                    <w:b/>
                    <w:bCs/>
                  </w:rPr>
                </w:rPrChange>
              </w:rPr>
              <w:t>Самцы</w:t>
            </w:r>
          </w:p>
        </w:tc>
        <w:tc>
          <w:tcPr>
            <w:tcW w:w="1869" w:type="dxa"/>
            <w:shd w:val="clear" w:color="auto" w:fill="D9D9D9" w:themeFill="background1" w:themeFillShade="D9"/>
          </w:tcPr>
          <w:p w14:paraId="45E77417" w14:textId="67C1DB85" w:rsidR="002519A7" w:rsidRPr="006E6534" w:rsidRDefault="002519A7">
            <w:pPr>
              <w:spacing w:line="240" w:lineRule="auto"/>
              <w:ind w:firstLine="0"/>
              <w:jc w:val="center"/>
              <w:rPr>
                <w:rFonts w:cs="Times New Roman"/>
                <w:b/>
                <w:bCs/>
                <w:color w:val="000000" w:themeColor="text1"/>
                <w:rPrChange w:id="9879" w:author="N F" w:date="2023-12-05T03:08:00Z">
                  <w:rPr>
                    <w:rFonts w:cs="Times New Roman"/>
                    <w:b/>
                    <w:bCs/>
                  </w:rPr>
                </w:rPrChange>
              </w:rPr>
              <w:pPrChange w:id="9880" w:author="N F" w:date="2023-08-06T15:38:00Z">
                <w:pPr>
                  <w:ind w:firstLine="0"/>
                  <w:jc w:val="center"/>
                </w:pPr>
              </w:pPrChange>
            </w:pPr>
            <w:r w:rsidRPr="006E6534">
              <w:rPr>
                <w:rFonts w:cs="Times New Roman"/>
                <w:b/>
                <w:bCs/>
                <w:color w:val="000000" w:themeColor="text1"/>
                <w:rPrChange w:id="9881" w:author="N F" w:date="2023-12-05T03:08:00Z">
                  <w:rPr>
                    <w:rFonts w:cs="Times New Roman"/>
                    <w:b/>
                    <w:bCs/>
                  </w:rPr>
                </w:rPrChange>
              </w:rPr>
              <w:t>Самки</w:t>
            </w:r>
          </w:p>
        </w:tc>
      </w:tr>
      <w:tr w:rsidR="006E6534" w:rsidRPr="006E6534" w14:paraId="6EA752C7" w14:textId="77777777" w:rsidTr="002519A7">
        <w:tc>
          <w:tcPr>
            <w:tcW w:w="1869" w:type="dxa"/>
          </w:tcPr>
          <w:p w14:paraId="29E56881" w14:textId="089B9CDD" w:rsidR="002519A7" w:rsidRPr="006E6534" w:rsidRDefault="002519A7">
            <w:pPr>
              <w:spacing w:line="240" w:lineRule="auto"/>
              <w:ind w:firstLine="0"/>
              <w:rPr>
                <w:rFonts w:cs="Times New Roman"/>
                <w:color w:val="000000" w:themeColor="text1"/>
                <w:rPrChange w:id="9882" w:author="N F" w:date="2023-12-05T03:08:00Z">
                  <w:rPr>
                    <w:rFonts w:cs="Times New Roman"/>
                  </w:rPr>
                </w:rPrChange>
              </w:rPr>
              <w:pPrChange w:id="9883" w:author="N F" w:date="2023-08-06T15:38:00Z">
                <w:pPr>
                  <w:ind w:firstLine="0"/>
                </w:pPr>
              </w:pPrChange>
            </w:pPr>
            <w:r w:rsidRPr="006E6534">
              <w:rPr>
                <w:rFonts w:cs="Times New Roman"/>
                <w:color w:val="000000" w:themeColor="text1"/>
                <w:rPrChange w:id="9884" w:author="N F" w:date="2023-12-05T03:08:00Z">
                  <w:rPr>
                    <w:rFonts w:cs="Times New Roman"/>
                  </w:rPr>
                </w:rPrChange>
              </w:rPr>
              <w:t>Моча</w:t>
            </w:r>
          </w:p>
        </w:tc>
        <w:tc>
          <w:tcPr>
            <w:tcW w:w="1869" w:type="dxa"/>
          </w:tcPr>
          <w:p w14:paraId="60E6D775" w14:textId="3E1F959B" w:rsidR="002519A7" w:rsidRPr="006E6534" w:rsidRDefault="009249AD">
            <w:pPr>
              <w:spacing w:line="240" w:lineRule="auto"/>
              <w:ind w:firstLine="0"/>
              <w:rPr>
                <w:rFonts w:cs="Times New Roman"/>
                <w:color w:val="000000" w:themeColor="text1"/>
                <w:rPrChange w:id="9885" w:author="N F" w:date="2023-12-05T03:08:00Z">
                  <w:rPr>
                    <w:rFonts w:cs="Times New Roman"/>
                  </w:rPr>
                </w:rPrChange>
              </w:rPr>
              <w:pPrChange w:id="9886" w:author="N F" w:date="2023-08-06T15:38:00Z">
                <w:pPr>
                  <w:ind w:firstLine="0"/>
                </w:pPr>
              </w:pPrChange>
            </w:pPr>
            <w:r w:rsidRPr="006E6534">
              <w:rPr>
                <w:rFonts w:cs="Times New Roman"/>
                <w:color w:val="000000" w:themeColor="text1"/>
                <w:rPrChange w:id="9887" w:author="N F" w:date="2023-12-05T03:08:00Z">
                  <w:rPr>
                    <w:rFonts w:cs="Times New Roman"/>
                  </w:rPr>
                </w:rPrChange>
              </w:rPr>
              <w:t>3,8 ± 0,8</w:t>
            </w:r>
          </w:p>
        </w:tc>
        <w:tc>
          <w:tcPr>
            <w:tcW w:w="1869" w:type="dxa"/>
          </w:tcPr>
          <w:p w14:paraId="12E47EFF" w14:textId="4B269214" w:rsidR="002519A7" w:rsidRPr="006E6534" w:rsidRDefault="00BE111E">
            <w:pPr>
              <w:spacing w:line="240" w:lineRule="auto"/>
              <w:ind w:firstLine="0"/>
              <w:rPr>
                <w:rFonts w:cs="Times New Roman"/>
                <w:color w:val="000000" w:themeColor="text1"/>
                <w:rPrChange w:id="9888" w:author="N F" w:date="2023-12-05T03:08:00Z">
                  <w:rPr>
                    <w:rFonts w:cs="Times New Roman"/>
                  </w:rPr>
                </w:rPrChange>
              </w:rPr>
              <w:pPrChange w:id="9889" w:author="N F" w:date="2023-08-06T15:38:00Z">
                <w:pPr>
                  <w:ind w:firstLine="0"/>
                </w:pPr>
              </w:pPrChange>
            </w:pPr>
            <w:r w:rsidRPr="006E6534">
              <w:rPr>
                <w:rFonts w:cs="Times New Roman"/>
                <w:color w:val="000000" w:themeColor="text1"/>
                <w:rPrChange w:id="9890" w:author="N F" w:date="2023-12-05T03:08:00Z">
                  <w:rPr>
                    <w:rFonts w:cs="Times New Roman"/>
                  </w:rPr>
                </w:rPrChange>
              </w:rPr>
              <w:t>2,8 ± 0,5</w:t>
            </w:r>
          </w:p>
        </w:tc>
        <w:tc>
          <w:tcPr>
            <w:tcW w:w="1869" w:type="dxa"/>
          </w:tcPr>
          <w:p w14:paraId="62E8A7CB" w14:textId="26EA1C97" w:rsidR="002519A7" w:rsidRPr="006E6534" w:rsidRDefault="00BE111E">
            <w:pPr>
              <w:spacing w:line="240" w:lineRule="auto"/>
              <w:ind w:firstLine="0"/>
              <w:rPr>
                <w:rFonts w:cs="Times New Roman"/>
                <w:color w:val="000000" w:themeColor="text1"/>
                <w:rPrChange w:id="9891" w:author="N F" w:date="2023-12-05T03:08:00Z">
                  <w:rPr>
                    <w:rFonts w:cs="Times New Roman"/>
                  </w:rPr>
                </w:rPrChange>
              </w:rPr>
              <w:pPrChange w:id="9892" w:author="N F" w:date="2023-08-06T15:38:00Z">
                <w:pPr>
                  <w:ind w:firstLine="0"/>
                </w:pPr>
              </w:pPrChange>
            </w:pPr>
            <w:r w:rsidRPr="006E6534">
              <w:rPr>
                <w:rFonts w:cs="Times New Roman"/>
                <w:color w:val="000000" w:themeColor="text1"/>
                <w:rPrChange w:id="9893" w:author="N F" w:date="2023-12-05T03:08:00Z">
                  <w:rPr>
                    <w:rFonts w:cs="Times New Roman"/>
                  </w:rPr>
                </w:rPrChange>
              </w:rPr>
              <w:t>2,3 ± 0,9</w:t>
            </w:r>
          </w:p>
        </w:tc>
        <w:tc>
          <w:tcPr>
            <w:tcW w:w="1869" w:type="dxa"/>
          </w:tcPr>
          <w:p w14:paraId="127A0891" w14:textId="2D7A7191" w:rsidR="002519A7" w:rsidRPr="006E6534" w:rsidRDefault="00BE111E">
            <w:pPr>
              <w:spacing w:line="240" w:lineRule="auto"/>
              <w:ind w:firstLine="0"/>
              <w:rPr>
                <w:rFonts w:cs="Times New Roman"/>
                <w:color w:val="000000" w:themeColor="text1"/>
                <w:rPrChange w:id="9894" w:author="N F" w:date="2023-12-05T03:08:00Z">
                  <w:rPr>
                    <w:rFonts w:cs="Times New Roman"/>
                  </w:rPr>
                </w:rPrChange>
              </w:rPr>
              <w:pPrChange w:id="9895" w:author="N F" w:date="2023-08-06T15:38:00Z">
                <w:pPr>
                  <w:ind w:firstLine="0"/>
                </w:pPr>
              </w:pPrChange>
            </w:pPr>
            <w:r w:rsidRPr="006E6534">
              <w:rPr>
                <w:rFonts w:cs="Times New Roman"/>
                <w:color w:val="000000" w:themeColor="text1"/>
                <w:rPrChange w:id="9896" w:author="N F" w:date="2023-12-05T03:08:00Z">
                  <w:rPr>
                    <w:rFonts w:cs="Times New Roman"/>
                  </w:rPr>
                </w:rPrChange>
              </w:rPr>
              <w:t>2,3 ± 0,5</w:t>
            </w:r>
          </w:p>
        </w:tc>
      </w:tr>
      <w:tr w:rsidR="006E6534" w:rsidRPr="006E6534" w14:paraId="2A6B1258" w14:textId="77777777" w:rsidTr="002519A7">
        <w:tc>
          <w:tcPr>
            <w:tcW w:w="1869" w:type="dxa"/>
          </w:tcPr>
          <w:p w14:paraId="241F8DA9" w14:textId="7C23B159" w:rsidR="002519A7" w:rsidRPr="006E6534" w:rsidRDefault="002519A7">
            <w:pPr>
              <w:spacing w:line="240" w:lineRule="auto"/>
              <w:ind w:firstLine="0"/>
              <w:rPr>
                <w:rFonts w:cs="Times New Roman"/>
                <w:color w:val="000000" w:themeColor="text1"/>
                <w:rPrChange w:id="9897" w:author="N F" w:date="2023-12-05T03:08:00Z">
                  <w:rPr>
                    <w:rFonts w:cs="Times New Roman"/>
                  </w:rPr>
                </w:rPrChange>
              </w:rPr>
              <w:pPrChange w:id="9898" w:author="N F" w:date="2023-08-06T15:38:00Z">
                <w:pPr>
                  <w:ind w:firstLine="0"/>
                </w:pPr>
              </w:pPrChange>
            </w:pPr>
            <w:r w:rsidRPr="006E6534">
              <w:rPr>
                <w:rFonts w:cs="Times New Roman"/>
                <w:color w:val="000000" w:themeColor="text1"/>
                <w:rPrChange w:id="9899" w:author="N F" w:date="2023-12-05T03:08:00Z">
                  <w:rPr>
                    <w:rFonts w:cs="Times New Roman"/>
                  </w:rPr>
                </w:rPrChange>
              </w:rPr>
              <w:t>Кал</w:t>
            </w:r>
          </w:p>
        </w:tc>
        <w:tc>
          <w:tcPr>
            <w:tcW w:w="1869" w:type="dxa"/>
          </w:tcPr>
          <w:p w14:paraId="698A5F7D" w14:textId="6A10E5C3" w:rsidR="002519A7" w:rsidRPr="006E6534" w:rsidRDefault="009249AD">
            <w:pPr>
              <w:spacing w:line="240" w:lineRule="auto"/>
              <w:ind w:firstLine="0"/>
              <w:rPr>
                <w:rFonts w:cs="Times New Roman"/>
                <w:color w:val="000000" w:themeColor="text1"/>
                <w:rPrChange w:id="9900" w:author="N F" w:date="2023-12-05T03:08:00Z">
                  <w:rPr>
                    <w:rFonts w:cs="Times New Roman"/>
                  </w:rPr>
                </w:rPrChange>
              </w:rPr>
              <w:pPrChange w:id="9901" w:author="N F" w:date="2023-08-06T15:38:00Z">
                <w:pPr>
                  <w:ind w:firstLine="0"/>
                </w:pPr>
              </w:pPrChange>
            </w:pPr>
            <w:r w:rsidRPr="006E6534">
              <w:rPr>
                <w:rFonts w:cs="Times New Roman"/>
                <w:color w:val="000000" w:themeColor="text1"/>
                <w:rPrChange w:id="9902" w:author="N F" w:date="2023-12-05T03:08:00Z">
                  <w:rPr>
                    <w:rFonts w:cs="Times New Roman"/>
                  </w:rPr>
                </w:rPrChange>
              </w:rPr>
              <w:t>84,4 ± 4,2</w:t>
            </w:r>
          </w:p>
        </w:tc>
        <w:tc>
          <w:tcPr>
            <w:tcW w:w="1869" w:type="dxa"/>
          </w:tcPr>
          <w:p w14:paraId="7C7E291B" w14:textId="1FDCD602" w:rsidR="002519A7" w:rsidRPr="006E6534" w:rsidRDefault="00BE111E">
            <w:pPr>
              <w:spacing w:line="240" w:lineRule="auto"/>
              <w:ind w:firstLine="0"/>
              <w:rPr>
                <w:rFonts w:cs="Times New Roman"/>
                <w:color w:val="000000" w:themeColor="text1"/>
                <w:rPrChange w:id="9903" w:author="N F" w:date="2023-12-05T03:08:00Z">
                  <w:rPr>
                    <w:rFonts w:cs="Times New Roman"/>
                  </w:rPr>
                </w:rPrChange>
              </w:rPr>
              <w:pPrChange w:id="9904" w:author="N F" w:date="2023-08-06T15:38:00Z">
                <w:pPr>
                  <w:ind w:firstLine="0"/>
                </w:pPr>
              </w:pPrChange>
            </w:pPr>
            <w:r w:rsidRPr="006E6534">
              <w:rPr>
                <w:rFonts w:cs="Times New Roman"/>
                <w:color w:val="000000" w:themeColor="text1"/>
                <w:rPrChange w:id="9905" w:author="N F" w:date="2023-12-05T03:08:00Z">
                  <w:rPr>
                    <w:rFonts w:cs="Times New Roman"/>
                  </w:rPr>
                </w:rPrChange>
              </w:rPr>
              <w:t>80,9 ± 1</w:t>
            </w:r>
          </w:p>
        </w:tc>
        <w:tc>
          <w:tcPr>
            <w:tcW w:w="1869" w:type="dxa"/>
          </w:tcPr>
          <w:p w14:paraId="0EFBE3D4" w14:textId="45B1C615" w:rsidR="002519A7" w:rsidRPr="006E6534" w:rsidRDefault="00BE111E">
            <w:pPr>
              <w:spacing w:line="240" w:lineRule="auto"/>
              <w:ind w:firstLine="0"/>
              <w:rPr>
                <w:rFonts w:cs="Times New Roman"/>
                <w:color w:val="000000" w:themeColor="text1"/>
                <w:rPrChange w:id="9906" w:author="N F" w:date="2023-12-05T03:08:00Z">
                  <w:rPr>
                    <w:rFonts w:cs="Times New Roman"/>
                  </w:rPr>
                </w:rPrChange>
              </w:rPr>
              <w:pPrChange w:id="9907" w:author="N F" w:date="2023-08-06T15:38:00Z">
                <w:pPr>
                  <w:ind w:firstLine="0"/>
                </w:pPr>
              </w:pPrChange>
            </w:pPr>
            <w:r w:rsidRPr="006E6534">
              <w:rPr>
                <w:rFonts w:cs="Times New Roman"/>
                <w:color w:val="000000" w:themeColor="text1"/>
                <w:rPrChange w:id="9908" w:author="N F" w:date="2023-12-05T03:08:00Z">
                  <w:rPr>
                    <w:rFonts w:cs="Times New Roman"/>
                  </w:rPr>
                </w:rPrChange>
              </w:rPr>
              <w:t>93,4 ± 2,1</w:t>
            </w:r>
          </w:p>
        </w:tc>
        <w:tc>
          <w:tcPr>
            <w:tcW w:w="1869" w:type="dxa"/>
          </w:tcPr>
          <w:p w14:paraId="705FE898" w14:textId="01557704" w:rsidR="002519A7" w:rsidRPr="006E6534" w:rsidRDefault="00BE111E">
            <w:pPr>
              <w:spacing w:line="240" w:lineRule="auto"/>
              <w:ind w:firstLine="0"/>
              <w:rPr>
                <w:rFonts w:cs="Times New Roman"/>
                <w:color w:val="000000" w:themeColor="text1"/>
                <w:rPrChange w:id="9909" w:author="N F" w:date="2023-12-05T03:08:00Z">
                  <w:rPr>
                    <w:rFonts w:cs="Times New Roman"/>
                  </w:rPr>
                </w:rPrChange>
              </w:rPr>
              <w:pPrChange w:id="9910" w:author="N F" w:date="2023-08-06T15:38:00Z">
                <w:pPr>
                  <w:ind w:firstLine="0"/>
                </w:pPr>
              </w:pPrChange>
            </w:pPr>
            <w:r w:rsidRPr="006E6534">
              <w:rPr>
                <w:rFonts w:cs="Times New Roman"/>
                <w:color w:val="000000" w:themeColor="text1"/>
                <w:rPrChange w:id="9911" w:author="N F" w:date="2023-12-05T03:08:00Z">
                  <w:rPr>
                    <w:rFonts w:cs="Times New Roman"/>
                  </w:rPr>
                </w:rPrChange>
              </w:rPr>
              <w:t>87,4 ± 5</w:t>
            </w:r>
          </w:p>
        </w:tc>
      </w:tr>
      <w:tr w:rsidR="006E6534" w:rsidRPr="006E6534" w14:paraId="30E115A1" w14:textId="77777777" w:rsidTr="002519A7">
        <w:tc>
          <w:tcPr>
            <w:tcW w:w="1869" w:type="dxa"/>
          </w:tcPr>
          <w:p w14:paraId="68AB8F03" w14:textId="6288DDF7" w:rsidR="002519A7" w:rsidRPr="006E6534" w:rsidRDefault="002519A7">
            <w:pPr>
              <w:spacing w:line="240" w:lineRule="auto"/>
              <w:ind w:firstLine="0"/>
              <w:rPr>
                <w:rFonts w:cs="Times New Roman"/>
                <w:color w:val="000000" w:themeColor="text1"/>
                <w:rPrChange w:id="9912" w:author="N F" w:date="2023-12-05T03:08:00Z">
                  <w:rPr>
                    <w:rFonts w:cs="Times New Roman"/>
                  </w:rPr>
                </w:rPrChange>
              </w:rPr>
              <w:pPrChange w:id="9913" w:author="N F" w:date="2023-08-06T15:38:00Z">
                <w:pPr>
                  <w:ind w:firstLine="0"/>
                </w:pPr>
              </w:pPrChange>
            </w:pPr>
            <w:r w:rsidRPr="006E6534">
              <w:rPr>
                <w:rFonts w:cs="Times New Roman"/>
                <w:color w:val="000000" w:themeColor="text1"/>
                <w:rPrChange w:id="9914" w:author="N F" w:date="2023-12-05T03:08:00Z">
                  <w:rPr>
                    <w:rFonts w:cs="Times New Roman"/>
                  </w:rPr>
                </w:rPrChange>
              </w:rPr>
              <w:t>Выдыхаемый воздух</w:t>
            </w:r>
          </w:p>
        </w:tc>
        <w:tc>
          <w:tcPr>
            <w:tcW w:w="1869" w:type="dxa"/>
          </w:tcPr>
          <w:p w14:paraId="189A4627" w14:textId="3EDAD78C" w:rsidR="002519A7" w:rsidRPr="006E6534" w:rsidRDefault="009249AD">
            <w:pPr>
              <w:spacing w:line="240" w:lineRule="auto"/>
              <w:ind w:firstLine="0"/>
              <w:rPr>
                <w:rFonts w:cs="Times New Roman"/>
                <w:color w:val="000000" w:themeColor="text1"/>
                <w:rPrChange w:id="9915" w:author="N F" w:date="2023-12-05T03:08:00Z">
                  <w:rPr>
                    <w:rFonts w:cs="Times New Roman"/>
                  </w:rPr>
                </w:rPrChange>
              </w:rPr>
              <w:pPrChange w:id="9916" w:author="N F" w:date="2023-08-06T15:38:00Z">
                <w:pPr>
                  <w:ind w:firstLine="0"/>
                </w:pPr>
              </w:pPrChange>
            </w:pPr>
            <w:r w:rsidRPr="006E6534">
              <w:rPr>
                <w:rFonts w:cs="Times New Roman"/>
                <w:color w:val="000000" w:themeColor="text1"/>
                <w:rPrChange w:id="9917" w:author="N F" w:date="2023-12-05T03:08:00Z">
                  <w:rPr>
                    <w:rFonts w:cs="Times New Roman"/>
                  </w:rPr>
                </w:rPrChange>
              </w:rPr>
              <w:t>0</w:t>
            </w:r>
          </w:p>
        </w:tc>
        <w:tc>
          <w:tcPr>
            <w:tcW w:w="1869" w:type="dxa"/>
          </w:tcPr>
          <w:p w14:paraId="7181F465" w14:textId="6DD01541" w:rsidR="002519A7" w:rsidRPr="006E6534" w:rsidRDefault="00BE111E">
            <w:pPr>
              <w:spacing w:line="240" w:lineRule="auto"/>
              <w:ind w:firstLine="0"/>
              <w:rPr>
                <w:rFonts w:cs="Times New Roman"/>
                <w:color w:val="000000" w:themeColor="text1"/>
                <w:rPrChange w:id="9918" w:author="N F" w:date="2023-12-05T03:08:00Z">
                  <w:rPr>
                    <w:rFonts w:cs="Times New Roman"/>
                  </w:rPr>
                </w:rPrChange>
              </w:rPr>
              <w:pPrChange w:id="9919" w:author="N F" w:date="2023-08-06T15:38:00Z">
                <w:pPr>
                  <w:ind w:firstLine="0"/>
                </w:pPr>
              </w:pPrChange>
            </w:pPr>
            <w:r w:rsidRPr="006E6534">
              <w:rPr>
                <w:rFonts w:cs="Times New Roman"/>
                <w:color w:val="000000" w:themeColor="text1"/>
                <w:rPrChange w:id="9920" w:author="N F" w:date="2023-12-05T03:08:00Z">
                  <w:rPr>
                    <w:rFonts w:cs="Times New Roman"/>
                  </w:rPr>
                </w:rPrChange>
              </w:rPr>
              <w:t>0</w:t>
            </w:r>
          </w:p>
        </w:tc>
        <w:tc>
          <w:tcPr>
            <w:tcW w:w="1869" w:type="dxa"/>
          </w:tcPr>
          <w:p w14:paraId="2189C9AB" w14:textId="3F9C8138" w:rsidR="002519A7" w:rsidRPr="006E6534" w:rsidRDefault="00BE111E">
            <w:pPr>
              <w:spacing w:line="240" w:lineRule="auto"/>
              <w:ind w:firstLine="0"/>
              <w:rPr>
                <w:rFonts w:cs="Times New Roman"/>
                <w:color w:val="000000" w:themeColor="text1"/>
                <w:rPrChange w:id="9921" w:author="N F" w:date="2023-12-05T03:08:00Z">
                  <w:rPr>
                    <w:rFonts w:cs="Times New Roman"/>
                  </w:rPr>
                </w:rPrChange>
              </w:rPr>
              <w:pPrChange w:id="9922" w:author="N F" w:date="2023-08-06T15:38:00Z">
                <w:pPr>
                  <w:ind w:firstLine="0"/>
                </w:pPr>
              </w:pPrChange>
            </w:pPr>
            <w:r w:rsidRPr="006E6534">
              <w:rPr>
                <w:rFonts w:cs="Times New Roman"/>
                <w:color w:val="000000" w:themeColor="text1"/>
                <w:rPrChange w:id="9923" w:author="N F" w:date="2023-12-05T03:08:00Z">
                  <w:rPr>
                    <w:rFonts w:cs="Times New Roman"/>
                  </w:rPr>
                </w:rPrChange>
              </w:rPr>
              <w:t>0</w:t>
            </w:r>
          </w:p>
        </w:tc>
        <w:tc>
          <w:tcPr>
            <w:tcW w:w="1869" w:type="dxa"/>
          </w:tcPr>
          <w:p w14:paraId="3E0A6C14" w14:textId="07CD8C55" w:rsidR="002519A7" w:rsidRPr="006E6534" w:rsidRDefault="00BE111E">
            <w:pPr>
              <w:spacing w:line="240" w:lineRule="auto"/>
              <w:ind w:firstLine="0"/>
              <w:rPr>
                <w:rFonts w:cs="Times New Roman"/>
                <w:color w:val="000000" w:themeColor="text1"/>
                <w:rPrChange w:id="9924" w:author="N F" w:date="2023-12-05T03:08:00Z">
                  <w:rPr>
                    <w:rFonts w:cs="Times New Roman"/>
                  </w:rPr>
                </w:rPrChange>
              </w:rPr>
              <w:pPrChange w:id="9925" w:author="N F" w:date="2023-08-06T15:38:00Z">
                <w:pPr>
                  <w:ind w:firstLine="0"/>
                </w:pPr>
              </w:pPrChange>
            </w:pPr>
            <w:r w:rsidRPr="006E6534">
              <w:rPr>
                <w:rFonts w:cs="Times New Roman"/>
                <w:color w:val="000000" w:themeColor="text1"/>
                <w:rPrChange w:id="9926" w:author="N F" w:date="2023-12-05T03:08:00Z">
                  <w:rPr>
                    <w:rFonts w:cs="Times New Roman"/>
                  </w:rPr>
                </w:rPrChange>
              </w:rPr>
              <w:t>0</w:t>
            </w:r>
          </w:p>
        </w:tc>
      </w:tr>
      <w:tr w:rsidR="006E6534" w:rsidRPr="006E6534" w14:paraId="2B8C490A" w14:textId="77777777" w:rsidTr="002519A7">
        <w:tc>
          <w:tcPr>
            <w:tcW w:w="1869" w:type="dxa"/>
          </w:tcPr>
          <w:p w14:paraId="46079D93" w14:textId="02CF5D99" w:rsidR="002519A7" w:rsidRPr="006E6534" w:rsidRDefault="002519A7">
            <w:pPr>
              <w:spacing w:line="240" w:lineRule="auto"/>
              <w:ind w:firstLine="0"/>
              <w:rPr>
                <w:rFonts w:cs="Times New Roman"/>
                <w:color w:val="000000" w:themeColor="text1"/>
                <w:rPrChange w:id="9927" w:author="N F" w:date="2023-12-05T03:08:00Z">
                  <w:rPr>
                    <w:rFonts w:cs="Times New Roman"/>
                  </w:rPr>
                </w:rPrChange>
              </w:rPr>
              <w:pPrChange w:id="9928" w:author="N F" w:date="2023-08-06T15:38:00Z">
                <w:pPr>
                  <w:ind w:firstLine="0"/>
                </w:pPr>
              </w:pPrChange>
            </w:pPr>
            <w:r w:rsidRPr="006E6534">
              <w:rPr>
                <w:rFonts w:cs="Times New Roman"/>
                <w:color w:val="000000" w:themeColor="text1"/>
                <w:rPrChange w:id="9929" w:author="N F" w:date="2023-12-05T03:08:00Z">
                  <w:rPr>
                    <w:rFonts w:cs="Times New Roman"/>
                  </w:rPr>
                </w:rPrChange>
              </w:rPr>
              <w:t>Смыв с клетки</w:t>
            </w:r>
          </w:p>
        </w:tc>
        <w:tc>
          <w:tcPr>
            <w:tcW w:w="1869" w:type="dxa"/>
          </w:tcPr>
          <w:p w14:paraId="2D34F34F" w14:textId="44D4CB93" w:rsidR="002519A7" w:rsidRPr="006E6534" w:rsidRDefault="009249AD">
            <w:pPr>
              <w:spacing w:line="240" w:lineRule="auto"/>
              <w:ind w:firstLine="0"/>
              <w:rPr>
                <w:rFonts w:cs="Times New Roman"/>
                <w:color w:val="000000" w:themeColor="text1"/>
                <w:rPrChange w:id="9930" w:author="N F" w:date="2023-12-05T03:08:00Z">
                  <w:rPr>
                    <w:rFonts w:cs="Times New Roman"/>
                  </w:rPr>
                </w:rPrChange>
              </w:rPr>
              <w:pPrChange w:id="9931" w:author="N F" w:date="2023-08-06T15:38:00Z">
                <w:pPr>
                  <w:ind w:firstLine="0"/>
                </w:pPr>
              </w:pPrChange>
            </w:pPr>
            <w:r w:rsidRPr="006E6534">
              <w:rPr>
                <w:rFonts w:cs="Times New Roman"/>
                <w:color w:val="000000" w:themeColor="text1"/>
                <w:rPrChange w:id="9932" w:author="N F" w:date="2023-12-05T03:08:00Z">
                  <w:rPr>
                    <w:rFonts w:cs="Times New Roman"/>
                  </w:rPr>
                </w:rPrChange>
              </w:rPr>
              <w:t>1 ± 0,4</w:t>
            </w:r>
          </w:p>
        </w:tc>
        <w:tc>
          <w:tcPr>
            <w:tcW w:w="1869" w:type="dxa"/>
          </w:tcPr>
          <w:p w14:paraId="6366EE8C" w14:textId="2BA7C5F2" w:rsidR="002519A7" w:rsidRPr="006E6534" w:rsidRDefault="00BE111E">
            <w:pPr>
              <w:spacing w:line="240" w:lineRule="auto"/>
              <w:ind w:firstLine="0"/>
              <w:rPr>
                <w:rFonts w:cs="Times New Roman"/>
                <w:color w:val="000000" w:themeColor="text1"/>
                <w:rPrChange w:id="9933" w:author="N F" w:date="2023-12-05T03:08:00Z">
                  <w:rPr>
                    <w:rFonts w:cs="Times New Roman"/>
                  </w:rPr>
                </w:rPrChange>
              </w:rPr>
              <w:pPrChange w:id="9934" w:author="N F" w:date="2023-08-06T15:38:00Z">
                <w:pPr>
                  <w:ind w:firstLine="0"/>
                </w:pPr>
              </w:pPrChange>
            </w:pPr>
            <w:r w:rsidRPr="006E6534">
              <w:rPr>
                <w:rFonts w:cs="Times New Roman"/>
                <w:color w:val="000000" w:themeColor="text1"/>
                <w:rPrChange w:id="9935" w:author="N F" w:date="2023-12-05T03:08:00Z">
                  <w:rPr>
                    <w:rFonts w:cs="Times New Roman"/>
                  </w:rPr>
                </w:rPrChange>
              </w:rPr>
              <w:t>1,5 ± 1,1</w:t>
            </w:r>
          </w:p>
        </w:tc>
        <w:tc>
          <w:tcPr>
            <w:tcW w:w="1869" w:type="dxa"/>
          </w:tcPr>
          <w:p w14:paraId="7EDA4A52" w14:textId="4E5DCB89" w:rsidR="002519A7" w:rsidRPr="006E6534" w:rsidRDefault="00BE111E">
            <w:pPr>
              <w:spacing w:line="240" w:lineRule="auto"/>
              <w:ind w:firstLine="0"/>
              <w:rPr>
                <w:rFonts w:cs="Times New Roman"/>
                <w:color w:val="000000" w:themeColor="text1"/>
                <w:rPrChange w:id="9936" w:author="N F" w:date="2023-12-05T03:08:00Z">
                  <w:rPr>
                    <w:rFonts w:cs="Times New Roman"/>
                  </w:rPr>
                </w:rPrChange>
              </w:rPr>
              <w:pPrChange w:id="9937" w:author="N F" w:date="2023-08-06T15:38:00Z">
                <w:pPr>
                  <w:ind w:firstLine="0"/>
                </w:pPr>
              </w:pPrChange>
            </w:pPr>
            <w:r w:rsidRPr="006E6534">
              <w:rPr>
                <w:rFonts w:cs="Times New Roman"/>
                <w:color w:val="000000" w:themeColor="text1"/>
                <w:rPrChange w:id="9938" w:author="N F" w:date="2023-12-05T03:08:00Z">
                  <w:rPr>
                    <w:rFonts w:cs="Times New Roman"/>
                  </w:rPr>
                </w:rPrChange>
              </w:rPr>
              <w:t>0,7 ± 0,1</w:t>
            </w:r>
          </w:p>
        </w:tc>
        <w:tc>
          <w:tcPr>
            <w:tcW w:w="1869" w:type="dxa"/>
          </w:tcPr>
          <w:p w14:paraId="17622759" w14:textId="75187B68" w:rsidR="002519A7" w:rsidRPr="006E6534" w:rsidRDefault="00BE111E">
            <w:pPr>
              <w:spacing w:line="240" w:lineRule="auto"/>
              <w:ind w:firstLine="0"/>
              <w:rPr>
                <w:rFonts w:cs="Times New Roman"/>
                <w:color w:val="000000" w:themeColor="text1"/>
                <w:rPrChange w:id="9939" w:author="N F" w:date="2023-12-05T03:08:00Z">
                  <w:rPr>
                    <w:rFonts w:cs="Times New Roman"/>
                  </w:rPr>
                </w:rPrChange>
              </w:rPr>
              <w:pPrChange w:id="9940" w:author="N F" w:date="2023-08-06T15:38:00Z">
                <w:pPr>
                  <w:ind w:firstLine="0"/>
                </w:pPr>
              </w:pPrChange>
            </w:pPr>
            <w:r w:rsidRPr="006E6534">
              <w:rPr>
                <w:rFonts w:cs="Times New Roman"/>
                <w:color w:val="000000" w:themeColor="text1"/>
                <w:rPrChange w:id="9941" w:author="N F" w:date="2023-12-05T03:08:00Z">
                  <w:rPr>
                    <w:rFonts w:cs="Times New Roman"/>
                  </w:rPr>
                </w:rPrChange>
              </w:rPr>
              <w:t>0,9 ± 0,7</w:t>
            </w:r>
          </w:p>
        </w:tc>
      </w:tr>
      <w:tr w:rsidR="006E6534" w:rsidRPr="006E6534" w14:paraId="301E72F7" w14:textId="77777777" w:rsidTr="002519A7">
        <w:tc>
          <w:tcPr>
            <w:tcW w:w="1869" w:type="dxa"/>
          </w:tcPr>
          <w:p w14:paraId="580E0E76" w14:textId="3ACFAF5A" w:rsidR="002519A7" w:rsidRPr="006E6534" w:rsidRDefault="009249AD">
            <w:pPr>
              <w:spacing w:line="240" w:lineRule="auto"/>
              <w:ind w:firstLine="0"/>
              <w:rPr>
                <w:rFonts w:cs="Times New Roman"/>
                <w:color w:val="000000" w:themeColor="text1"/>
                <w:rPrChange w:id="9942" w:author="N F" w:date="2023-12-05T03:08:00Z">
                  <w:rPr>
                    <w:rFonts w:cs="Times New Roman"/>
                  </w:rPr>
                </w:rPrChange>
              </w:rPr>
              <w:pPrChange w:id="9943" w:author="N F" w:date="2023-08-06T15:38:00Z">
                <w:pPr>
                  <w:ind w:firstLine="0"/>
                </w:pPr>
              </w:pPrChange>
            </w:pPr>
            <w:r w:rsidRPr="006E6534">
              <w:rPr>
                <w:rFonts w:cs="Times New Roman"/>
                <w:color w:val="000000" w:themeColor="text1"/>
                <w:rPrChange w:id="9944" w:author="N F" w:date="2023-12-05T03:08:00Z">
                  <w:rPr>
                    <w:rFonts w:cs="Times New Roman"/>
                  </w:rPr>
                </w:rPrChange>
              </w:rPr>
              <w:t>Остов тела</w:t>
            </w:r>
          </w:p>
        </w:tc>
        <w:tc>
          <w:tcPr>
            <w:tcW w:w="1869" w:type="dxa"/>
          </w:tcPr>
          <w:p w14:paraId="2E4D99FD" w14:textId="335638CD" w:rsidR="002519A7" w:rsidRPr="006E6534" w:rsidRDefault="00BE111E">
            <w:pPr>
              <w:spacing w:line="240" w:lineRule="auto"/>
              <w:ind w:firstLine="0"/>
              <w:rPr>
                <w:rFonts w:cs="Times New Roman"/>
                <w:color w:val="000000" w:themeColor="text1"/>
                <w:rPrChange w:id="9945" w:author="N F" w:date="2023-12-05T03:08:00Z">
                  <w:rPr>
                    <w:rFonts w:cs="Times New Roman"/>
                  </w:rPr>
                </w:rPrChange>
              </w:rPr>
              <w:pPrChange w:id="9946" w:author="N F" w:date="2023-08-06T15:38:00Z">
                <w:pPr>
                  <w:ind w:firstLine="0"/>
                </w:pPr>
              </w:pPrChange>
            </w:pPr>
            <w:r w:rsidRPr="006E6534">
              <w:rPr>
                <w:rFonts w:cs="Times New Roman"/>
                <w:color w:val="000000" w:themeColor="text1"/>
                <w:rPrChange w:id="9947" w:author="N F" w:date="2023-12-05T03:08:00Z">
                  <w:rPr>
                    <w:rFonts w:cs="Times New Roman"/>
                  </w:rPr>
                </w:rPrChange>
              </w:rPr>
              <w:t>4,6 ± 0,4</w:t>
            </w:r>
          </w:p>
        </w:tc>
        <w:tc>
          <w:tcPr>
            <w:tcW w:w="1869" w:type="dxa"/>
          </w:tcPr>
          <w:p w14:paraId="72193F92" w14:textId="58257133" w:rsidR="002519A7" w:rsidRPr="006E6534" w:rsidRDefault="00BE111E">
            <w:pPr>
              <w:spacing w:line="240" w:lineRule="auto"/>
              <w:ind w:firstLine="0"/>
              <w:rPr>
                <w:rFonts w:cs="Times New Roman"/>
                <w:color w:val="000000" w:themeColor="text1"/>
                <w:rPrChange w:id="9948" w:author="N F" w:date="2023-12-05T03:08:00Z">
                  <w:rPr>
                    <w:rFonts w:cs="Times New Roman"/>
                  </w:rPr>
                </w:rPrChange>
              </w:rPr>
              <w:pPrChange w:id="9949" w:author="N F" w:date="2023-08-06T15:38:00Z">
                <w:pPr>
                  <w:ind w:firstLine="0"/>
                </w:pPr>
              </w:pPrChange>
            </w:pPr>
            <w:r w:rsidRPr="006E6534">
              <w:rPr>
                <w:rFonts w:cs="Times New Roman"/>
                <w:color w:val="000000" w:themeColor="text1"/>
                <w:rPrChange w:id="9950" w:author="N F" w:date="2023-12-05T03:08:00Z">
                  <w:rPr>
                    <w:rFonts w:cs="Times New Roman"/>
                  </w:rPr>
                </w:rPrChange>
              </w:rPr>
              <w:t>4,8 ± 0,5</w:t>
            </w:r>
          </w:p>
        </w:tc>
        <w:tc>
          <w:tcPr>
            <w:tcW w:w="1869" w:type="dxa"/>
          </w:tcPr>
          <w:p w14:paraId="4DA8BAE0" w14:textId="6423D6D9" w:rsidR="002519A7" w:rsidRPr="006E6534" w:rsidRDefault="00BE111E">
            <w:pPr>
              <w:spacing w:line="240" w:lineRule="auto"/>
              <w:ind w:firstLine="0"/>
              <w:rPr>
                <w:rFonts w:cs="Times New Roman"/>
                <w:color w:val="000000" w:themeColor="text1"/>
                <w:rPrChange w:id="9951" w:author="N F" w:date="2023-12-05T03:08:00Z">
                  <w:rPr>
                    <w:rFonts w:cs="Times New Roman"/>
                  </w:rPr>
                </w:rPrChange>
              </w:rPr>
              <w:pPrChange w:id="9952" w:author="N F" w:date="2023-08-06T15:38:00Z">
                <w:pPr>
                  <w:ind w:firstLine="0"/>
                </w:pPr>
              </w:pPrChange>
            </w:pPr>
            <w:r w:rsidRPr="006E6534">
              <w:rPr>
                <w:rFonts w:cs="Times New Roman"/>
                <w:color w:val="000000" w:themeColor="text1"/>
                <w:rPrChange w:id="9953" w:author="N F" w:date="2023-12-05T03:08:00Z">
                  <w:rPr>
                    <w:rFonts w:cs="Times New Roman"/>
                  </w:rPr>
                </w:rPrChange>
              </w:rPr>
              <w:t>3 ± 0,3</w:t>
            </w:r>
          </w:p>
        </w:tc>
        <w:tc>
          <w:tcPr>
            <w:tcW w:w="1869" w:type="dxa"/>
          </w:tcPr>
          <w:p w14:paraId="5D160082" w14:textId="576AA97D" w:rsidR="002519A7" w:rsidRPr="006E6534" w:rsidRDefault="00BE111E">
            <w:pPr>
              <w:spacing w:line="240" w:lineRule="auto"/>
              <w:ind w:firstLine="0"/>
              <w:rPr>
                <w:rFonts w:cs="Times New Roman"/>
                <w:color w:val="000000" w:themeColor="text1"/>
                <w:rPrChange w:id="9954" w:author="N F" w:date="2023-12-05T03:08:00Z">
                  <w:rPr>
                    <w:rFonts w:cs="Times New Roman"/>
                  </w:rPr>
                </w:rPrChange>
              </w:rPr>
              <w:pPrChange w:id="9955" w:author="N F" w:date="2023-08-06T15:38:00Z">
                <w:pPr>
                  <w:ind w:firstLine="0"/>
                </w:pPr>
              </w:pPrChange>
            </w:pPr>
            <w:r w:rsidRPr="006E6534">
              <w:rPr>
                <w:rFonts w:cs="Times New Roman"/>
                <w:color w:val="000000" w:themeColor="text1"/>
                <w:rPrChange w:id="9956" w:author="N F" w:date="2023-12-05T03:08:00Z">
                  <w:rPr>
                    <w:rFonts w:cs="Times New Roman"/>
                  </w:rPr>
                </w:rPrChange>
              </w:rPr>
              <w:t>4,2 ± 0,6</w:t>
            </w:r>
          </w:p>
        </w:tc>
      </w:tr>
      <w:tr w:rsidR="006E6534" w:rsidRPr="006E6534" w14:paraId="74616BD0" w14:textId="77777777" w:rsidTr="002519A7">
        <w:tc>
          <w:tcPr>
            <w:tcW w:w="1869" w:type="dxa"/>
          </w:tcPr>
          <w:p w14:paraId="03BC4E0D" w14:textId="3DB8CEEE" w:rsidR="009249AD" w:rsidRPr="006E6534" w:rsidRDefault="009249AD">
            <w:pPr>
              <w:spacing w:line="240" w:lineRule="auto"/>
              <w:ind w:firstLine="0"/>
              <w:rPr>
                <w:rFonts w:cs="Times New Roman"/>
                <w:color w:val="000000" w:themeColor="text1"/>
                <w:rPrChange w:id="9957" w:author="N F" w:date="2023-12-05T03:08:00Z">
                  <w:rPr>
                    <w:rFonts w:cs="Times New Roman"/>
                  </w:rPr>
                </w:rPrChange>
              </w:rPr>
              <w:pPrChange w:id="9958" w:author="N F" w:date="2023-08-06T15:38:00Z">
                <w:pPr>
                  <w:ind w:firstLine="0"/>
                </w:pPr>
              </w:pPrChange>
            </w:pPr>
            <w:r w:rsidRPr="006E6534">
              <w:rPr>
                <w:rFonts w:cs="Times New Roman"/>
                <w:color w:val="000000" w:themeColor="text1"/>
                <w:rPrChange w:id="9959" w:author="N F" w:date="2023-12-05T03:08:00Z">
                  <w:rPr>
                    <w:rFonts w:cs="Times New Roman"/>
                  </w:rPr>
                </w:rPrChange>
              </w:rPr>
              <w:t>Итого</w:t>
            </w:r>
          </w:p>
        </w:tc>
        <w:tc>
          <w:tcPr>
            <w:tcW w:w="1869" w:type="dxa"/>
          </w:tcPr>
          <w:p w14:paraId="6A0AF634" w14:textId="44AC1F8E" w:rsidR="009249AD" w:rsidRPr="006E6534" w:rsidRDefault="00BE111E">
            <w:pPr>
              <w:spacing w:line="240" w:lineRule="auto"/>
              <w:ind w:firstLine="0"/>
              <w:rPr>
                <w:rFonts w:cs="Times New Roman"/>
                <w:color w:val="000000" w:themeColor="text1"/>
                <w:rPrChange w:id="9960" w:author="N F" w:date="2023-12-05T03:08:00Z">
                  <w:rPr>
                    <w:rFonts w:cs="Times New Roman"/>
                  </w:rPr>
                </w:rPrChange>
              </w:rPr>
              <w:pPrChange w:id="9961" w:author="N F" w:date="2023-08-06T15:38:00Z">
                <w:pPr>
                  <w:ind w:firstLine="0"/>
                </w:pPr>
              </w:pPrChange>
            </w:pPr>
            <w:r w:rsidRPr="006E6534">
              <w:rPr>
                <w:rFonts w:cs="Times New Roman"/>
                <w:color w:val="000000" w:themeColor="text1"/>
                <w:rPrChange w:id="9962" w:author="N F" w:date="2023-12-05T03:08:00Z">
                  <w:rPr>
                    <w:rFonts w:cs="Times New Roman"/>
                  </w:rPr>
                </w:rPrChange>
              </w:rPr>
              <w:t>93,7 ± 5</w:t>
            </w:r>
          </w:p>
        </w:tc>
        <w:tc>
          <w:tcPr>
            <w:tcW w:w="1869" w:type="dxa"/>
          </w:tcPr>
          <w:p w14:paraId="41940C8C" w14:textId="5B97B6E7" w:rsidR="009249AD" w:rsidRPr="006E6534" w:rsidRDefault="00BE111E">
            <w:pPr>
              <w:spacing w:line="240" w:lineRule="auto"/>
              <w:ind w:firstLine="0"/>
              <w:rPr>
                <w:rFonts w:cs="Times New Roman"/>
                <w:color w:val="000000" w:themeColor="text1"/>
                <w:rPrChange w:id="9963" w:author="N F" w:date="2023-12-05T03:08:00Z">
                  <w:rPr>
                    <w:rFonts w:cs="Times New Roman"/>
                  </w:rPr>
                </w:rPrChange>
              </w:rPr>
              <w:pPrChange w:id="9964" w:author="N F" w:date="2023-08-06T15:38:00Z">
                <w:pPr>
                  <w:ind w:firstLine="0"/>
                </w:pPr>
              </w:pPrChange>
            </w:pPr>
            <w:r w:rsidRPr="006E6534">
              <w:rPr>
                <w:rFonts w:cs="Times New Roman"/>
                <w:color w:val="000000" w:themeColor="text1"/>
                <w:rPrChange w:id="9965" w:author="N F" w:date="2023-12-05T03:08:00Z">
                  <w:rPr>
                    <w:rFonts w:cs="Times New Roman"/>
                  </w:rPr>
                </w:rPrChange>
              </w:rPr>
              <w:t>90 ± 2,1</w:t>
            </w:r>
          </w:p>
        </w:tc>
        <w:tc>
          <w:tcPr>
            <w:tcW w:w="1869" w:type="dxa"/>
          </w:tcPr>
          <w:p w14:paraId="67B220A9" w14:textId="4CD3A129" w:rsidR="009249AD" w:rsidRPr="006E6534" w:rsidRDefault="00BE111E">
            <w:pPr>
              <w:spacing w:line="240" w:lineRule="auto"/>
              <w:ind w:firstLine="0"/>
              <w:rPr>
                <w:rFonts w:cs="Times New Roman"/>
                <w:color w:val="000000" w:themeColor="text1"/>
                <w:rPrChange w:id="9966" w:author="N F" w:date="2023-12-05T03:08:00Z">
                  <w:rPr>
                    <w:rFonts w:cs="Times New Roman"/>
                  </w:rPr>
                </w:rPrChange>
              </w:rPr>
              <w:pPrChange w:id="9967" w:author="N F" w:date="2023-08-06T15:38:00Z">
                <w:pPr>
                  <w:ind w:firstLine="0"/>
                </w:pPr>
              </w:pPrChange>
            </w:pPr>
            <w:r w:rsidRPr="006E6534">
              <w:rPr>
                <w:rFonts w:cs="Times New Roman"/>
                <w:color w:val="000000" w:themeColor="text1"/>
                <w:rPrChange w:id="9968" w:author="N F" w:date="2023-12-05T03:08:00Z">
                  <w:rPr>
                    <w:rFonts w:cs="Times New Roman"/>
                  </w:rPr>
                </w:rPrChange>
              </w:rPr>
              <w:t>99,3 ± 2,5</w:t>
            </w:r>
          </w:p>
        </w:tc>
        <w:tc>
          <w:tcPr>
            <w:tcW w:w="1869" w:type="dxa"/>
          </w:tcPr>
          <w:p w14:paraId="379BF060" w14:textId="60A6ED44" w:rsidR="009249AD" w:rsidRPr="006E6534" w:rsidRDefault="00BE111E">
            <w:pPr>
              <w:spacing w:line="240" w:lineRule="auto"/>
              <w:ind w:firstLine="0"/>
              <w:rPr>
                <w:rFonts w:cs="Times New Roman"/>
                <w:color w:val="000000" w:themeColor="text1"/>
                <w:rPrChange w:id="9969" w:author="N F" w:date="2023-12-05T03:08:00Z">
                  <w:rPr>
                    <w:rFonts w:cs="Times New Roman"/>
                  </w:rPr>
                </w:rPrChange>
              </w:rPr>
              <w:pPrChange w:id="9970" w:author="N F" w:date="2023-08-06T15:38:00Z">
                <w:pPr>
                  <w:ind w:firstLine="0"/>
                </w:pPr>
              </w:pPrChange>
            </w:pPr>
            <w:r w:rsidRPr="006E6534">
              <w:rPr>
                <w:rFonts w:cs="Times New Roman"/>
                <w:color w:val="000000" w:themeColor="text1"/>
                <w:rPrChange w:id="9971" w:author="N F" w:date="2023-12-05T03:08:00Z">
                  <w:rPr>
                    <w:rFonts w:cs="Times New Roman"/>
                  </w:rPr>
                </w:rPrChange>
              </w:rPr>
              <w:t>94,8 ± 4,5</w:t>
            </w:r>
          </w:p>
        </w:tc>
      </w:tr>
    </w:tbl>
    <w:p w14:paraId="642919A8" w14:textId="77777777" w:rsidR="002519A7" w:rsidRPr="006E6534" w:rsidRDefault="002519A7">
      <w:pPr>
        <w:spacing w:after="0" w:line="240" w:lineRule="auto"/>
        <w:rPr>
          <w:rFonts w:cs="Times New Roman"/>
          <w:color w:val="000000" w:themeColor="text1"/>
          <w:rPrChange w:id="9972" w:author="N F" w:date="2023-12-05T03:08:00Z">
            <w:rPr>
              <w:rFonts w:cs="Times New Roman"/>
            </w:rPr>
          </w:rPrChange>
        </w:rPr>
        <w:pPrChange w:id="9973" w:author="Barshadskaya, Yuliya" w:date="2024-01-14T17:34:00Z">
          <w:pPr/>
        </w:pPrChange>
      </w:pPr>
    </w:p>
    <w:p w14:paraId="2BB9F8FD" w14:textId="09F77B1D" w:rsidR="00BD5519" w:rsidRPr="006E6534" w:rsidRDefault="00BD5519" w:rsidP="00527FD0">
      <w:pPr>
        <w:pStyle w:val="a3"/>
        <w:rPr>
          <w:moveTo w:id="9974" w:author="N F" w:date="2023-08-07T19:23:00Z"/>
        </w:rPr>
      </w:pPr>
      <w:moveToRangeStart w:id="9975" w:author="N F" w:date="2023-08-07T19:23:00Z" w:name="move142328626"/>
      <w:moveTo w:id="9976" w:author="N F" w:date="2023-08-07T19:23:00Z">
        <w:r w:rsidRPr="00F543D2">
          <w:rPr>
            <w:b/>
            <w:rPrChange w:id="9977" w:author="Barshadskaya, Yuliya" w:date="2024-01-14T17:34:00Z">
              <w:rPr/>
            </w:rPrChange>
          </w:rPr>
          <w:t xml:space="preserve">Рисунок </w:t>
        </w:r>
        <w:r w:rsidRPr="00F543D2">
          <w:rPr>
            <w:b/>
            <w:rPrChange w:id="9978" w:author="Barshadskaya, Yuliya" w:date="2024-01-14T17:34:00Z">
              <w:rPr/>
            </w:rPrChange>
          </w:rPr>
          <w:fldChar w:fldCharType="begin"/>
        </w:r>
        <w:r w:rsidRPr="00F543D2">
          <w:rPr>
            <w:b/>
            <w:rPrChange w:id="9979" w:author="Barshadskaya, Yuliya" w:date="2024-01-14T17:34:00Z">
              <w:rPr/>
            </w:rPrChange>
          </w:rPr>
          <w:instrText xml:space="preserve"> STYLEREF 1 \s </w:instrText>
        </w:r>
        <w:r w:rsidRPr="00F543D2">
          <w:rPr>
            <w:b/>
            <w:rPrChange w:id="9980" w:author="Barshadskaya, Yuliya" w:date="2024-01-14T17:34:00Z">
              <w:rPr>
                <w:noProof/>
              </w:rPr>
            </w:rPrChange>
          </w:rPr>
          <w:fldChar w:fldCharType="separate"/>
        </w:r>
        <w:r w:rsidRPr="00F543D2">
          <w:rPr>
            <w:b/>
            <w:noProof/>
            <w:rPrChange w:id="9981" w:author="Barshadskaya, Yuliya" w:date="2024-01-14T17:34:00Z">
              <w:rPr>
                <w:noProof/>
              </w:rPr>
            </w:rPrChange>
          </w:rPr>
          <w:t>3</w:t>
        </w:r>
        <w:r w:rsidRPr="00F543D2">
          <w:rPr>
            <w:b/>
            <w:noProof/>
            <w:rPrChange w:id="9982" w:author="Barshadskaya, Yuliya" w:date="2024-01-14T17:34:00Z">
              <w:rPr>
                <w:noProof/>
              </w:rPr>
            </w:rPrChange>
          </w:rPr>
          <w:fldChar w:fldCharType="end"/>
        </w:r>
        <w:r w:rsidRPr="00F543D2">
          <w:rPr>
            <w:b/>
            <w:rPrChange w:id="9983" w:author="Barshadskaya, Yuliya" w:date="2024-01-14T17:34:00Z">
              <w:rPr/>
            </w:rPrChange>
          </w:rPr>
          <w:noBreakHyphen/>
        </w:r>
        <w:r w:rsidRPr="00F543D2">
          <w:rPr>
            <w:b/>
            <w:rPrChange w:id="9984" w:author="Barshadskaya, Yuliya" w:date="2024-01-14T17:34:00Z">
              <w:rPr/>
            </w:rPrChange>
          </w:rPr>
          <w:fldChar w:fldCharType="begin"/>
        </w:r>
        <w:r w:rsidRPr="00F543D2">
          <w:rPr>
            <w:b/>
            <w:rPrChange w:id="9985" w:author="Barshadskaya, Yuliya" w:date="2024-01-14T17:34:00Z">
              <w:rPr/>
            </w:rPrChange>
          </w:rPr>
          <w:instrText xml:space="preserve"> SEQ Рисунок \* ARABIC \s 1 </w:instrText>
        </w:r>
        <w:r w:rsidRPr="00F543D2">
          <w:rPr>
            <w:b/>
            <w:rPrChange w:id="9986" w:author="Barshadskaya, Yuliya" w:date="2024-01-14T17:34:00Z">
              <w:rPr>
                <w:noProof/>
              </w:rPr>
            </w:rPrChange>
          </w:rPr>
          <w:fldChar w:fldCharType="separate"/>
        </w:r>
        <w:r w:rsidRPr="00F543D2">
          <w:rPr>
            <w:b/>
            <w:noProof/>
            <w:rPrChange w:id="9987" w:author="Barshadskaya, Yuliya" w:date="2024-01-14T17:34:00Z">
              <w:rPr>
                <w:noProof/>
              </w:rPr>
            </w:rPrChange>
          </w:rPr>
          <w:t>6</w:t>
        </w:r>
        <w:r w:rsidRPr="00F543D2">
          <w:rPr>
            <w:b/>
            <w:noProof/>
            <w:rPrChange w:id="9988" w:author="Barshadskaya, Yuliya" w:date="2024-01-14T17:34:00Z">
              <w:rPr>
                <w:noProof/>
              </w:rPr>
            </w:rPrChange>
          </w:rPr>
          <w:fldChar w:fldCharType="end"/>
        </w:r>
      </w:moveTo>
      <w:ins w:id="9989" w:author="Barshadskaya, Yuliya" w:date="2024-01-14T17:34:00Z">
        <w:r w:rsidR="00F543D2" w:rsidRPr="00F543D2">
          <w:rPr>
            <w:b/>
            <w:noProof/>
            <w:rPrChange w:id="9990" w:author="Barshadskaya, Yuliya" w:date="2024-01-14T17:34:00Z">
              <w:rPr>
                <w:noProof/>
              </w:rPr>
            </w:rPrChange>
          </w:rPr>
          <w:t>.</w:t>
        </w:r>
      </w:ins>
      <w:moveTo w:id="9991" w:author="N F" w:date="2023-08-07T19:23:00Z">
        <w:r w:rsidRPr="006E6534">
          <w:t xml:space="preserve"> Концентрация радиоактивности осимертиниба после однократного перорального введения в дозе 4 мг/кг самцам крыс </w:t>
        </w:r>
      </w:moveTo>
      <w:ins w:id="9992" w:author="Barshadskaya, Yuliya" w:date="2024-01-14T17:34:00Z">
        <w:r w:rsidR="00F543D2" w:rsidRPr="0001519A">
          <w:rPr>
            <w:rFonts w:cs="Times New Roman"/>
            <w:color w:val="000000" w:themeColor="text1"/>
            <w:lang w:val="en-US"/>
          </w:rPr>
          <w:fldChar w:fldCharType="begin"/>
        </w:r>
        <w:r w:rsidR="00F543D2"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F543D2" w:rsidRPr="0001519A">
          <w:rPr>
            <w:rFonts w:cs="Times New Roman"/>
            <w:color w:val="000000" w:themeColor="text1"/>
            <w:lang w:val="en-US"/>
          </w:rPr>
          <w:fldChar w:fldCharType="separate"/>
        </w:r>
        <w:r w:rsidR="00F543D2" w:rsidRPr="0018315E">
          <w:rPr>
            <w:rFonts w:cs="Times New Roman"/>
            <w:color w:val="000000" w:themeColor="text1"/>
          </w:rPr>
          <w:t>[</w:t>
        </w:r>
      </w:ins>
      <w:ins w:id="9993" w:author="Barshadskaya, Yuliya" w:date="2024-02-22T23:46:00Z">
        <w:r w:rsidR="007C662F">
          <w:rPr>
            <w:rFonts w:cs="Times New Roman"/>
            <w:color w:val="000000" w:themeColor="text1"/>
          </w:rPr>
          <w:t>1</w:t>
        </w:r>
      </w:ins>
      <w:ins w:id="9994" w:author="Barshadskaya, Yuliya" w:date="2024-01-14T17:34:00Z">
        <w:r w:rsidR="00F543D2" w:rsidRPr="00DD38F1">
          <w:rPr>
            <w:rFonts w:cs="Times New Roman"/>
            <w:color w:val="000000" w:themeColor="text1"/>
          </w:rPr>
          <w:t>]</w:t>
        </w:r>
        <w:r w:rsidR="00F543D2" w:rsidRPr="0001519A">
          <w:rPr>
            <w:rFonts w:cs="Times New Roman"/>
            <w:color w:val="000000" w:themeColor="text1"/>
            <w:lang w:val="en-US"/>
          </w:rPr>
          <w:fldChar w:fldCharType="end"/>
        </w:r>
      </w:ins>
      <w:ins w:id="9995" w:author="Barshadskaya, Yuliya" w:date="2024-01-14T17:35:00Z">
        <w:r w:rsidR="00F543D2">
          <w:rPr>
            <w:rFonts w:cs="Times New Roman"/>
            <w:color w:val="000000" w:themeColor="text1"/>
          </w:rPr>
          <w:t>.</w:t>
        </w:r>
      </w:ins>
      <w:moveTo w:id="9996" w:author="N F" w:date="2023-08-07T19:23:00Z">
        <w:del w:id="9997" w:author="Barshadskaya, Yuliya" w:date="2024-01-14T17:34:00Z">
          <w:r w:rsidRPr="008D2D2E" w:rsidDel="00F543D2">
            <w:rPr>
              <w:lang w:val="en-US"/>
            </w:rPr>
            <w:fldChar w:fldCharType="begin"/>
          </w:r>
          <w:r w:rsidRPr="006E6534" w:rsidDel="00F543D2">
            <w:delInstrText xml:space="preserve"> </w:delInstrText>
          </w:r>
          <w:r w:rsidRPr="006E6534" w:rsidDel="00F543D2">
            <w:rPr>
              <w:lang w:val="en-US"/>
            </w:rPr>
            <w:delInstrText>ADDIN</w:delInstrText>
          </w:r>
          <w:r w:rsidRPr="006E6534" w:rsidDel="00F543D2">
            <w:delInstrText xml:space="preserve"> </w:delInstrText>
          </w:r>
          <w:r w:rsidRPr="006E6534" w:rsidDel="00F543D2">
            <w:rPr>
              <w:lang w:val="en-US"/>
            </w:rPr>
            <w:delInstrText>ZOTERO</w:delInstrText>
          </w:r>
          <w:r w:rsidRPr="006E6534" w:rsidDel="00F543D2">
            <w:delInstrText>_</w:delInstrText>
          </w:r>
          <w:r w:rsidRPr="006E6534" w:rsidDel="00F543D2">
            <w:rPr>
              <w:lang w:val="en-US"/>
            </w:rPr>
            <w:delInstrText>ITEM</w:delInstrText>
          </w:r>
          <w:r w:rsidRPr="006E6534" w:rsidDel="00F543D2">
            <w:delInstrText xml:space="preserve"> </w:delInstrText>
          </w:r>
          <w:r w:rsidRPr="006E6534" w:rsidDel="00F543D2">
            <w:rPr>
              <w:lang w:val="en-US"/>
            </w:rPr>
            <w:delInstrText>CSL</w:delInstrText>
          </w:r>
          <w:r w:rsidRPr="006E6534" w:rsidDel="00F543D2">
            <w:delInstrText>_</w:delInstrText>
          </w:r>
          <w:r w:rsidRPr="006E6534" w:rsidDel="00F543D2">
            <w:rPr>
              <w:lang w:val="en-US"/>
            </w:rPr>
            <w:delInstrText>CITATION</w:delInstrText>
          </w:r>
          <w:r w:rsidRPr="006E6534" w:rsidDel="00F543D2">
            <w:delInstrText xml:space="preserve"> {"</w:delInstrText>
          </w:r>
          <w:r w:rsidRPr="006E6534" w:rsidDel="00F543D2">
            <w:rPr>
              <w:lang w:val="en-US"/>
            </w:rPr>
            <w:delInstrText>citationID</w:delInstrText>
          </w:r>
          <w:r w:rsidRPr="006E6534" w:rsidDel="00F543D2">
            <w:delInstrText>":"</w:delInstrText>
          </w:r>
          <w:r w:rsidRPr="006E6534" w:rsidDel="00F543D2">
            <w:rPr>
              <w:lang w:val="en-US"/>
            </w:rPr>
            <w:delInstrText>l</w:delInstrText>
          </w:r>
          <w:r w:rsidRPr="006E6534" w:rsidDel="00F543D2">
            <w:delInstrText>06</w:delInstrText>
          </w:r>
          <w:r w:rsidRPr="006E6534" w:rsidDel="00F543D2">
            <w:rPr>
              <w:lang w:val="en-US"/>
            </w:rPr>
            <w:delInstrText>aieYK</w:delInstrText>
          </w:r>
          <w:r w:rsidRPr="006E6534" w:rsidDel="00F543D2">
            <w:delInstrText>","</w:delInstrText>
          </w:r>
          <w:r w:rsidRPr="006E6534" w:rsidDel="00F543D2">
            <w:rPr>
              <w:lang w:val="en-US"/>
            </w:rPr>
            <w:delInstrText>properties</w:delInstrText>
          </w:r>
          <w:r w:rsidRPr="006E6534" w:rsidDel="00F543D2">
            <w:delInstrText>":{"</w:delInstrText>
          </w:r>
          <w:r w:rsidRPr="006E6534" w:rsidDel="00F543D2">
            <w:rPr>
              <w:lang w:val="en-US"/>
            </w:rPr>
            <w:delInstrText>formattedCitation</w:delInstrText>
          </w:r>
          <w:r w:rsidRPr="006E6534" w:rsidDel="00F543D2">
            <w:delInstrText>":"(6)","</w:delInstrText>
          </w:r>
          <w:r w:rsidRPr="006E6534" w:rsidDel="00F543D2">
            <w:rPr>
              <w:lang w:val="en-US"/>
            </w:rPr>
            <w:delInstrText>plainCitation</w:delInstrText>
          </w:r>
          <w:r w:rsidRPr="006E6534" w:rsidDel="00F543D2">
            <w:delInstrText>":"(6)","</w:delInstrText>
          </w:r>
          <w:r w:rsidRPr="006E6534" w:rsidDel="00F543D2">
            <w:rPr>
              <w:lang w:val="en-US"/>
            </w:rPr>
            <w:delInstrText>noteIndex</w:delInstrText>
          </w:r>
          <w:r w:rsidRPr="006E6534" w:rsidDel="00F543D2">
            <w:delInstrText>":0},"</w:delInstrText>
          </w:r>
          <w:r w:rsidRPr="006E6534" w:rsidDel="00F543D2">
            <w:rPr>
              <w:lang w:val="en-US"/>
            </w:rPr>
            <w:delInstrText>citationItems</w:delInstrText>
          </w:r>
          <w:r w:rsidRPr="006E6534" w:rsidDel="00F543D2">
            <w:delInstrText>":[{"</w:delInstrText>
          </w:r>
          <w:r w:rsidRPr="006E6534" w:rsidDel="00F543D2">
            <w:rPr>
              <w:lang w:val="en-US"/>
            </w:rPr>
            <w:delInstrText>id</w:delInstrText>
          </w:r>
          <w:r w:rsidRPr="006E6534" w:rsidDel="00F543D2">
            <w:delInstrText>":161758,"</w:delInstrText>
          </w:r>
          <w:r w:rsidRPr="006E6534" w:rsidDel="00F543D2">
            <w:rPr>
              <w:lang w:val="en-US"/>
            </w:rPr>
            <w:delInstrText>uris</w:delInstrText>
          </w:r>
          <w:r w:rsidRPr="006E6534" w:rsidDel="00F543D2">
            <w:delInstrText>":["</w:delInstrText>
          </w:r>
          <w:r w:rsidRPr="006E6534" w:rsidDel="00F543D2">
            <w:rPr>
              <w:lang w:val="en-US"/>
            </w:rPr>
            <w:delInstrText>http</w:delInstrText>
          </w:r>
          <w:r w:rsidRPr="006E6534" w:rsidDel="00F543D2">
            <w:delInstrText>://</w:delInstrText>
          </w:r>
          <w:r w:rsidRPr="006E6534" w:rsidDel="00F543D2">
            <w:rPr>
              <w:lang w:val="en-US"/>
            </w:rPr>
            <w:delInstrText>zotero</w:delInstrText>
          </w:r>
          <w:r w:rsidRPr="006E6534" w:rsidDel="00F543D2">
            <w:delInstrText>.</w:delInstrText>
          </w:r>
          <w:r w:rsidRPr="006E6534" w:rsidDel="00F543D2">
            <w:rPr>
              <w:lang w:val="en-US"/>
            </w:rPr>
            <w:delInstrText>org</w:delInstrText>
          </w:r>
          <w:r w:rsidRPr="006E6534" w:rsidDel="00F543D2">
            <w:delInstrText>/</w:delInstrText>
          </w:r>
          <w:r w:rsidRPr="006E6534" w:rsidDel="00F543D2">
            <w:rPr>
              <w:lang w:val="en-US"/>
            </w:rPr>
            <w:delInstrText>groups</w:delInstrText>
          </w:r>
          <w:r w:rsidRPr="006E6534" w:rsidDel="00F543D2">
            <w:delInstrText>/4735135/</w:delInstrText>
          </w:r>
          <w:r w:rsidRPr="006E6534" w:rsidDel="00F543D2">
            <w:rPr>
              <w:lang w:val="en-US"/>
            </w:rPr>
            <w:delInstrText>items</w:delInstrText>
          </w:r>
          <w:r w:rsidRPr="006E6534" w:rsidDel="00F543D2">
            <w:delInstrText>/</w:delInstrText>
          </w:r>
          <w:r w:rsidRPr="006E6534" w:rsidDel="00F543D2">
            <w:rPr>
              <w:lang w:val="en-US"/>
            </w:rPr>
            <w:delInstrText>YQI</w:delInstrText>
          </w:r>
          <w:r w:rsidRPr="006E6534" w:rsidDel="00F543D2">
            <w:delInstrText>77</w:delInstrText>
          </w:r>
          <w:r w:rsidRPr="006E6534" w:rsidDel="00F543D2">
            <w:rPr>
              <w:lang w:val="en-US"/>
            </w:rPr>
            <w:delInstrText>G</w:delInstrText>
          </w:r>
          <w:r w:rsidRPr="006E6534" w:rsidDel="00F543D2">
            <w:delInstrText>3</w:delInstrText>
          </w:r>
          <w:r w:rsidRPr="006E6534" w:rsidDel="00F543D2">
            <w:rPr>
              <w:lang w:val="en-US"/>
            </w:rPr>
            <w:delInstrText>L</w:delInstrText>
          </w:r>
          <w:r w:rsidRPr="006E6534" w:rsidDel="00F543D2">
            <w:delInstrText>"],"</w:delInstrText>
          </w:r>
          <w:r w:rsidRPr="006E6534" w:rsidDel="00F543D2">
            <w:rPr>
              <w:lang w:val="en-US"/>
            </w:rPr>
            <w:delInstrText>itemData</w:delInstrText>
          </w:r>
          <w:r w:rsidRPr="006E6534" w:rsidDel="00F543D2">
            <w:delInstrText>":{"</w:delInstrText>
          </w:r>
          <w:r w:rsidRPr="006E6534" w:rsidDel="00F543D2">
            <w:rPr>
              <w:lang w:val="en-US"/>
            </w:rPr>
            <w:delInstrText>id</w:delInstrText>
          </w:r>
          <w:r w:rsidRPr="006E6534" w:rsidDel="00F543D2">
            <w:delInstrText>":161758,"</w:delInstrText>
          </w:r>
          <w:r w:rsidRPr="006E6534" w:rsidDel="00F543D2">
            <w:rPr>
              <w:lang w:val="en-US"/>
            </w:rPr>
            <w:delInstrText>type</w:delInstrText>
          </w:r>
          <w:r w:rsidRPr="006E6534" w:rsidDel="00F543D2">
            <w:delInstrText>":"</w:delInstrText>
          </w:r>
          <w:r w:rsidRPr="006E6534" w:rsidDel="00F543D2">
            <w:rPr>
              <w:lang w:val="en-US"/>
            </w:rPr>
            <w:delInstrText>webpage</w:delInstrText>
          </w:r>
          <w:r w:rsidRPr="006E6534" w:rsidDel="00F543D2">
            <w:delInstrText>","</w:delInstrText>
          </w:r>
          <w:r w:rsidRPr="006E6534" w:rsidDel="00F543D2">
            <w:rPr>
              <w:lang w:val="en-US"/>
            </w:rPr>
            <w:delInstrText>title</w:delInstrText>
          </w:r>
          <w:r w:rsidRPr="006E6534" w:rsidDel="00F543D2">
            <w:delInstrText>":"</w:delInstrText>
          </w:r>
          <w:r w:rsidRPr="006E6534" w:rsidDel="00F543D2">
            <w:rPr>
              <w:lang w:val="en-US"/>
            </w:rPr>
            <w:delInstrText>TAGRISSO</w:delInstrText>
          </w:r>
          <w:r w:rsidRPr="006E6534" w:rsidDel="00F543D2">
            <w:delInstrText xml:space="preserve"> (</w:delInstrText>
          </w:r>
          <w:r w:rsidRPr="006E6534" w:rsidDel="00F543D2">
            <w:rPr>
              <w:lang w:val="en-US"/>
            </w:rPr>
            <w:delInstrText>osimertinib</w:delInstrText>
          </w:r>
          <w:r w:rsidRPr="006E6534" w:rsidDel="00F543D2">
            <w:delInstrText xml:space="preserve">) </w:delInstrText>
          </w:r>
          <w:r w:rsidRPr="006E6534" w:rsidDel="00F543D2">
            <w:rPr>
              <w:lang w:val="en-US"/>
            </w:rPr>
            <w:delInstrText>tablets</w:delInstrText>
          </w:r>
          <w:r w:rsidRPr="006E6534" w:rsidDel="00F543D2">
            <w:delInstrText xml:space="preserve">. </w:delInstrText>
          </w:r>
          <w:r w:rsidRPr="006E6534" w:rsidDel="00F543D2">
            <w:rPr>
              <w:lang w:val="en-US"/>
            </w:rPr>
            <w:delInstrText>AstraZeneca</w:delInstrText>
          </w:r>
          <w:r w:rsidRPr="006E6534" w:rsidDel="00F543D2">
            <w:delInstrText xml:space="preserve"> </w:delInstrText>
          </w:r>
          <w:r w:rsidRPr="006E6534" w:rsidDel="00F543D2">
            <w:rPr>
              <w:lang w:val="en-US"/>
            </w:rPr>
            <w:delInstrText>Pharmaceuticals</w:delInstrText>
          </w:r>
          <w:r w:rsidRPr="006E6534" w:rsidDel="00F543D2">
            <w:delInstrText xml:space="preserve">, </w:delInstrText>
          </w:r>
          <w:r w:rsidRPr="006E6534" w:rsidDel="00F543D2">
            <w:rPr>
              <w:lang w:val="en-US"/>
            </w:rPr>
            <w:delInstrText>LP</w:delInstrText>
          </w:r>
          <w:r w:rsidRPr="006E6534" w:rsidDel="00F543D2">
            <w:delInstrText xml:space="preserve"> </w:delInstrText>
          </w:r>
          <w:r w:rsidRPr="006E6534" w:rsidDel="00F543D2">
            <w:rPr>
              <w:lang w:val="en-US"/>
            </w:rPr>
            <w:delInstrText>Application</w:delInstrText>
          </w:r>
          <w:r w:rsidRPr="006E6534" w:rsidDel="00F543D2">
            <w:delInstrText xml:space="preserve"> </w:delInstrText>
          </w:r>
          <w:r w:rsidRPr="006E6534" w:rsidDel="00F543D2">
            <w:rPr>
              <w:lang w:val="en-US"/>
            </w:rPr>
            <w:delInstrText>No</w:delInstrText>
          </w:r>
          <w:r w:rsidRPr="006E6534" w:rsidDel="00F543D2">
            <w:delInstrText xml:space="preserve">.:  208065. </w:delInstrText>
          </w:r>
          <w:r w:rsidRPr="006E6534" w:rsidDel="00F543D2">
            <w:rPr>
              <w:lang w:val="en-US"/>
            </w:rPr>
            <w:delInstrText>Approval</w:delInstrText>
          </w:r>
          <w:r w:rsidRPr="006E6534" w:rsidDel="00F543D2">
            <w:delInstrText xml:space="preserve"> </w:delInstrText>
          </w:r>
          <w:r w:rsidRPr="006E6534" w:rsidDel="00F543D2">
            <w:rPr>
              <w:lang w:val="en-US"/>
            </w:rPr>
            <w:delInstrText>Date</w:delInstrText>
          </w:r>
          <w:r w:rsidRPr="006E6534" w:rsidDel="00F543D2">
            <w:delInstrText xml:space="preserve">: 11/13/2015. </w:delInstrText>
          </w:r>
          <w:r w:rsidRPr="006E6534" w:rsidDel="00F543D2">
            <w:rPr>
              <w:lang w:val="en-US"/>
            </w:rPr>
            <w:delInstrText>Pharmacology</w:delInstrText>
          </w:r>
          <w:r w:rsidRPr="006E6534" w:rsidDel="00F543D2">
            <w:delInstrText xml:space="preserve"> </w:delInstrText>
          </w:r>
          <w:r w:rsidRPr="006E6534" w:rsidDel="00F543D2">
            <w:rPr>
              <w:lang w:val="en-US"/>
            </w:rPr>
            <w:delInstrText>Review</w:delInstrText>
          </w:r>
          <w:r w:rsidRPr="006E6534" w:rsidDel="00F543D2">
            <w:delInstrText>","</w:delInstrText>
          </w:r>
          <w:r w:rsidRPr="006E6534" w:rsidDel="00F543D2">
            <w:rPr>
              <w:lang w:val="en-US"/>
            </w:rPr>
            <w:delInstrText>URL</w:delInstrText>
          </w:r>
          <w:r w:rsidRPr="006E6534" w:rsidDel="00F543D2">
            <w:delInstrText>":"</w:delInstrText>
          </w:r>
          <w:r w:rsidRPr="006E6534" w:rsidDel="00F543D2">
            <w:rPr>
              <w:lang w:val="en-US"/>
            </w:rPr>
            <w:delInstrText>https</w:delInstrText>
          </w:r>
          <w:r w:rsidRPr="006E6534" w:rsidDel="00F543D2">
            <w:delInstrText>://</w:delInstrText>
          </w:r>
          <w:r w:rsidRPr="006E6534" w:rsidDel="00F543D2">
            <w:rPr>
              <w:lang w:val="en-US"/>
            </w:rPr>
            <w:delInstrText>www</w:delInstrText>
          </w:r>
          <w:r w:rsidRPr="006E6534" w:rsidDel="00F543D2">
            <w:delInstrText>.</w:delInstrText>
          </w:r>
          <w:r w:rsidRPr="006E6534" w:rsidDel="00F543D2">
            <w:rPr>
              <w:lang w:val="en-US"/>
            </w:rPr>
            <w:delInstrText>accessdata</w:delInstrText>
          </w:r>
          <w:r w:rsidRPr="006E6534" w:rsidDel="00F543D2">
            <w:delInstrText>.</w:delInstrText>
          </w:r>
          <w:r w:rsidRPr="006E6534" w:rsidDel="00F543D2">
            <w:rPr>
              <w:lang w:val="en-US"/>
            </w:rPr>
            <w:delInstrText>fda</w:delInstrText>
          </w:r>
          <w:r w:rsidRPr="006E6534" w:rsidDel="00F543D2">
            <w:delInstrText>.</w:delInstrText>
          </w:r>
          <w:r w:rsidRPr="006E6534" w:rsidDel="00F543D2">
            <w:rPr>
              <w:lang w:val="en-US"/>
            </w:rPr>
            <w:delInstrText>gov</w:delInstrText>
          </w:r>
          <w:r w:rsidRPr="006E6534" w:rsidDel="00F543D2">
            <w:delInstrText>/</w:delInstrText>
          </w:r>
          <w:r w:rsidRPr="006E6534" w:rsidDel="00F543D2">
            <w:rPr>
              <w:lang w:val="en-US"/>
            </w:rPr>
            <w:delInstrText>drugsatfda</w:delInstrText>
          </w:r>
          <w:r w:rsidRPr="006E6534" w:rsidDel="00F543D2">
            <w:delInstrText>_</w:delInstrText>
          </w:r>
          <w:r w:rsidRPr="006E6534" w:rsidDel="00F543D2">
            <w:rPr>
              <w:lang w:val="en-US"/>
            </w:rPr>
            <w:delInstrText>docs</w:delInstrText>
          </w:r>
          <w:r w:rsidRPr="006E6534" w:rsidDel="00F543D2">
            <w:delInstrText>/</w:delInstrText>
          </w:r>
          <w:r w:rsidRPr="006E6534" w:rsidDel="00F543D2">
            <w:rPr>
              <w:lang w:val="en-US"/>
            </w:rPr>
            <w:delInstrText>nda</w:delInstrText>
          </w:r>
          <w:r w:rsidRPr="006E6534" w:rsidDel="00F543D2">
            <w:delInstrText>/2015/208065</w:delInstrText>
          </w:r>
          <w:r w:rsidRPr="006E6534" w:rsidDel="00F543D2">
            <w:rPr>
              <w:lang w:val="en-US"/>
            </w:rPr>
            <w:delInstrText>Orig</w:delInstrText>
          </w:r>
          <w:r w:rsidRPr="006E6534" w:rsidDel="00F543D2">
            <w:delInstrText>1</w:delInstrText>
          </w:r>
          <w:r w:rsidRPr="006E6534" w:rsidDel="00F543D2">
            <w:rPr>
              <w:lang w:val="en-US"/>
            </w:rPr>
            <w:delInstrText>s</w:delInstrText>
          </w:r>
          <w:r w:rsidRPr="006E6534" w:rsidDel="00F543D2">
            <w:delInstrText>000</w:delInstrText>
          </w:r>
          <w:r w:rsidRPr="006E6534" w:rsidDel="00F543D2">
            <w:rPr>
              <w:lang w:val="en-US"/>
            </w:rPr>
            <w:delInstrText>TOC</w:delInstrText>
          </w:r>
          <w:r w:rsidRPr="006E6534" w:rsidDel="00F543D2">
            <w:delInstrText>.</w:delInstrText>
          </w:r>
          <w:r w:rsidRPr="006E6534" w:rsidDel="00F543D2">
            <w:rPr>
              <w:lang w:val="en-US"/>
            </w:rPr>
            <w:delInstrText>cfm</w:delInstrText>
          </w:r>
          <w:r w:rsidRPr="006E6534" w:rsidDel="00F543D2">
            <w:delInstrText>","</w:delInstrText>
          </w:r>
          <w:r w:rsidRPr="006E6534" w:rsidDel="00F543D2">
            <w:rPr>
              <w:lang w:val="en-US"/>
            </w:rPr>
            <w:delInstrText>accessed</w:delInstrText>
          </w:r>
          <w:r w:rsidRPr="006E6534" w:rsidDel="00F543D2">
            <w:delInstrText>":{"</w:delInstrText>
          </w:r>
          <w:r w:rsidRPr="006E6534" w:rsidDel="00F543D2">
            <w:rPr>
              <w:lang w:val="en-US"/>
            </w:rPr>
            <w:delInstrText>date</w:delInstrText>
          </w:r>
          <w:r w:rsidRPr="006E6534" w:rsidDel="00F543D2">
            <w:delInstrText>-</w:delInstrText>
          </w:r>
          <w:r w:rsidRPr="006E6534" w:rsidDel="00F543D2">
            <w:rPr>
              <w:lang w:val="en-US"/>
            </w:rPr>
            <w:delInstrText>parts</w:delInstrText>
          </w:r>
          <w:r w:rsidRPr="006E6534" w:rsidDel="00F543D2">
            <w:delInstrText>":[["2022",8,2]]}}}],"</w:delInstrText>
          </w:r>
          <w:r w:rsidRPr="006E6534" w:rsidDel="00F543D2">
            <w:rPr>
              <w:lang w:val="en-US"/>
            </w:rPr>
            <w:delInstrText>schema</w:delInstrText>
          </w:r>
          <w:r w:rsidRPr="006E6534" w:rsidDel="00F543D2">
            <w:delInstrText>":"</w:delInstrText>
          </w:r>
          <w:r w:rsidRPr="006E6534" w:rsidDel="00F543D2">
            <w:rPr>
              <w:lang w:val="en-US"/>
            </w:rPr>
            <w:delInstrText>https</w:delInstrText>
          </w:r>
          <w:r w:rsidRPr="006E6534" w:rsidDel="00F543D2">
            <w:delInstrText>://</w:delInstrText>
          </w:r>
          <w:r w:rsidRPr="006E6534" w:rsidDel="00F543D2">
            <w:rPr>
              <w:lang w:val="en-US"/>
            </w:rPr>
            <w:delInstrText>github</w:delInstrText>
          </w:r>
          <w:r w:rsidRPr="006E6534" w:rsidDel="00F543D2">
            <w:delInstrText>.</w:delInstrText>
          </w:r>
          <w:r w:rsidRPr="006E6534" w:rsidDel="00F543D2">
            <w:rPr>
              <w:lang w:val="en-US"/>
            </w:rPr>
            <w:delInstrText>com</w:delInstrText>
          </w:r>
          <w:r w:rsidRPr="006E6534" w:rsidDel="00F543D2">
            <w:delInstrText>/</w:delInstrText>
          </w:r>
          <w:r w:rsidRPr="006E6534" w:rsidDel="00F543D2">
            <w:rPr>
              <w:lang w:val="en-US"/>
            </w:rPr>
            <w:delInstrText>citation</w:delInstrText>
          </w:r>
          <w:r w:rsidRPr="006E6534" w:rsidDel="00F543D2">
            <w:delInstrText>-</w:delInstrText>
          </w:r>
          <w:r w:rsidRPr="006E6534" w:rsidDel="00F543D2">
            <w:rPr>
              <w:lang w:val="en-US"/>
            </w:rPr>
            <w:delInstrText>style</w:delInstrText>
          </w:r>
          <w:r w:rsidRPr="006E6534" w:rsidDel="00F543D2">
            <w:delInstrText>-</w:delInstrText>
          </w:r>
          <w:r w:rsidRPr="006E6534" w:rsidDel="00F543D2">
            <w:rPr>
              <w:lang w:val="en-US"/>
            </w:rPr>
            <w:delInstrText>language</w:delInstrText>
          </w:r>
          <w:r w:rsidRPr="006E6534" w:rsidDel="00F543D2">
            <w:delInstrText>/</w:delInstrText>
          </w:r>
          <w:r w:rsidRPr="006E6534" w:rsidDel="00F543D2">
            <w:rPr>
              <w:lang w:val="en-US"/>
            </w:rPr>
            <w:delInstrText>schema</w:delInstrText>
          </w:r>
          <w:r w:rsidRPr="006E6534" w:rsidDel="00F543D2">
            <w:delInstrText>/</w:delInstrText>
          </w:r>
          <w:r w:rsidRPr="006E6534" w:rsidDel="00F543D2">
            <w:rPr>
              <w:lang w:val="en-US"/>
            </w:rPr>
            <w:delInstrText>raw</w:delInstrText>
          </w:r>
          <w:r w:rsidRPr="006E6534" w:rsidDel="00F543D2">
            <w:delInstrText>/</w:delInstrText>
          </w:r>
          <w:r w:rsidRPr="006E6534" w:rsidDel="00F543D2">
            <w:rPr>
              <w:lang w:val="en-US"/>
            </w:rPr>
            <w:delInstrText>master</w:delInstrText>
          </w:r>
          <w:r w:rsidRPr="006E6534" w:rsidDel="00F543D2">
            <w:delInstrText>/</w:delInstrText>
          </w:r>
          <w:r w:rsidRPr="006E6534" w:rsidDel="00F543D2">
            <w:rPr>
              <w:lang w:val="en-US"/>
            </w:rPr>
            <w:delInstrText>csl</w:delInstrText>
          </w:r>
          <w:r w:rsidRPr="006E6534" w:rsidDel="00F543D2">
            <w:delInstrText>-</w:delInstrText>
          </w:r>
          <w:r w:rsidRPr="006E6534" w:rsidDel="00F543D2">
            <w:rPr>
              <w:lang w:val="en-US"/>
            </w:rPr>
            <w:delInstrText>citation</w:delInstrText>
          </w:r>
          <w:r w:rsidRPr="006E6534" w:rsidDel="00F543D2">
            <w:delInstrText>.</w:delInstrText>
          </w:r>
          <w:r w:rsidRPr="006E6534" w:rsidDel="00F543D2">
            <w:rPr>
              <w:lang w:val="en-US"/>
            </w:rPr>
            <w:delInstrText>json</w:delInstrText>
          </w:r>
          <w:r w:rsidRPr="006E6534" w:rsidDel="00F543D2">
            <w:delInstrText xml:space="preserve">"} </w:delInstrText>
          </w:r>
          <w:r w:rsidRPr="008D2D2E" w:rsidDel="00F543D2">
            <w:rPr>
              <w:lang w:val="en-US"/>
            </w:rPr>
            <w:fldChar w:fldCharType="separate"/>
          </w:r>
          <w:r w:rsidRPr="009556CC" w:rsidDel="00F543D2">
            <w:delText>(6)</w:delText>
          </w:r>
          <w:r w:rsidRPr="008D2D2E" w:rsidDel="00F543D2">
            <w:rPr>
              <w:lang w:val="en-US"/>
            </w:rPr>
            <w:fldChar w:fldCharType="end"/>
          </w:r>
        </w:del>
      </w:moveTo>
    </w:p>
    <w:moveToRangeEnd w:id="9975"/>
    <w:p w14:paraId="34222088" w14:textId="380E924B" w:rsidR="002519A7" w:rsidRPr="006E6534" w:rsidRDefault="00953F52">
      <w:pPr>
        <w:spacing w:line="240" w:lineRule="auto"/>
        <w:jc w:val="center"/>
        <w:rPr>
          <w:rFonts w:cs="Times New Roman"/>
          <w:color w:val="000000" w:themeColor="text1"/>
          <w:rPrChange w:id="9998" w:author="N F" w:date="2023-12-05T03:08:00Z">
            <w:rPr>
              <w:rFonts w:cs="Times New Roman"/>
            </w:rPr>
          </w:rPrChange>
        </w:rPr>
        <w:pPrChange w:id="9999" w:author="N F" w:date="2023-08-06T15:38:00Z">
          <w:pPr>
            <w:jc w:val="center"/>
          </w:pPr>
        </w:pPrChange>
      </w:pPr>
      <w:r w:rsidRPr="006E6534">
        <w:rPr>
          <w:rFonts w:cs="Times New Roman"/>
          <w:noProof/>
          <w:color w:val="000000" w:themeColor="text1"/>
          <w:lang w:eastAsia="ru-RU"/>
          <w:rPrChange w:id="10000" w:author="N F" w:date="2023-12-05T03:08:00Z">
            <w:rPr>
              <w:rFonts w:cs="Times New Roman"/>
              <w:noProof/>
              <w:lang w:eastAsia="ru-RU"/>
            </w:rPr>
          </w:rPrChange>
        </w:rPr>
        <w:drawing>
          <wp:inline distT="0" distB="0" distL="0" distR="0" wp14:anchorId="220F0716" wp14:editId="46BA3E9E">
            <wp:extent cx="5940425" cy="3670935"/>
            <wp:effectExtent l="0" t="0" r="3175"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670935"/>
                    </a:xfrm>
                    <a:prstGeom prst="rect">
                      <a:avLst/>
                    </a:prstGeom>
                  </pic:spPr>
                </pic:pic>
              </a:graphicData>
            </a:graphic>
          </wp:inline>
        </w:drawing>
      </w:r>
    </w:p>
    <w:p w14:paraId="1AED0237" w14:textId="5EA63531" w:rsidR="00953F52" w:rsidRPr="004A73C2" w:rsidDel="00BD5519" w:rsidRDefault="00953F52" w:rsidP="00527FD0">
      <w:pPr>
        <w:pStyle w:val="a3"/>
        <w:rPr>
          <w:moveFrom w:id="10001" w:author="N F" w:date="2023-08-07T19:23:00Z"/>
        </w:rPr>
      </w:pPr>
      <w:bookmarkStart w:id="10002" w:name="_Toc115733155"/>
      <w:moveFromRangeStart w:id="10003" w:author="N F" w:date="2023-08-07T19:23:00Z" w:name="move142328626"/>
      <w:moveFrom w:id="10004" w:author="N F" w:date="2023-08-07T19:23:00Z">
        <w:r w:rsidRPr="00527FD0" w:rsidDel="00BD5519">
          <w:t xml:space="preserve">Рисунок </w:t>
        </w:r>
        <w:r w:rsidRPr="004A73C2" w:rsidDel="00BD5519">
          <w:fldChar w:fldCharType="begin"/>
        </w:r>
        <w:r w:rsidRPr="004A73C2" w:rsidDel="00BD5519">
          <w:instrText xml:space="preserve"> STYLEREF 1 \s </w:instrText>
        </w:r>
        <w:r w:rsidRPr="004A73C2" w:rsidDel="00BD5519">
          <w:rPr>
            <w:rPrChange w:id="10005" w:author="N F" w:date="2023-12-05T03:08:00Z">
              <w:rPr>
                <w:noProof/>
              </w:rPr>
            </w:rPrChange>
          </w:rPr>
          <w:fldChar w:fldCharType="separate"/>
        </w:r>
        <w:r w:rsidR="004C4CE2" w:rsidRPr="004A73C2" w:rsidDel="00BD5519">
          <w:rPr>
            <w:noProof/>
          </w:rPr>
          <w:t>3</w:t>
        </w:r>
        <w:r w:rsidRPr="004A73C2" w:rsidDel="00BD5519">
          <w:rPr>
            <w:noProof/>
          </w:rPr>
          <w:fldChar w:fldCharType="end"/>
        </w:r>
        <w:r w:rsidRPr="004A73C2" w:rsidDel="00BD5519">
          <w:noBreakHyphen/>
        </w:r>
        <w:r w:rsidRPr="009556CC" w:rsidDel="00BD5519">
          <w:fldChar w:fldCharType="begin"/>
        </w:r>
        <w:r w:rsidRPr="009556CC" w:rsidDel="00BD5519">
          <w:instrText xml:space="preserve"> SEQ Рисунок \* ARABIC \s 1 </w:instrText>
        </w:r>
        <w:r w:rsidRPr="009556CC" w:rsidDel="00BD5519">
          <w:rPr>
            <w:rPrChange w:id="10006" w:author="N F" w:date="2023-12-05T03:08:00Z">
              <w:rPr>
                <w:noProof/>
              </w:rPr>
            </w:rPrChange>
          </w:rPr>
          <w:fldChar w:fldCharType="separate"/>
        </w:r>
        <w:r w:rsidR="004C4CE2" w:rsidRPr="009556CC" w:rsidDel="00BD5519">
          <w:rPr>
            <w:noProof/>
          </w:rPr>
          <w:t>6</w:t>
        </w:r>
        <w:r w:rsidRPr="009556CC" w:rsidDel="00BD5519">
          <w:rPr>
            <w:noProof/>
          </w:rPr>
          <w:fldChar w:fldCharType="end"/>
        </w:r>
        <w:r w:rsidRPr="004A73C2" w:rsidDel="00BD5519">
          <w:t xml:space="preserve"> </w:t>
        </w:r>
        <w:r w:rsidR="00F13DB1" w:rsidRPr="009556CC" w:rsidDel="00BD5519">
          <w:t>Концентрация радиоактивности осимертин</w:t>
        </w:r>
        <w:r w:rsidR="00F13DB1" w:rsidRPr="008D2D2E" w:rsidDel="00BD5519">
          <w:rPr>
            <w:iCs w:val="0"/>
          </w:rPr>
          <w:t>иба после однократного перорального введения в дозе 4 мг/кг</w:t>
        </w:r>
        <w:r w:rsidR="003800BB" w:rsidRPr="00B647EB" w:rsidDel="00BD5519">
          <w:rPr>
            <w:iCs w:val="0"/>
          </w:rPr>
          <w:t xml:space="preserve"> самцам крыс</w:t>
        </w:r>
        <w:r w:rsidRPr="00B8644E" w:rsidDel="00BD5519">
          <w:t xml:space="preserve"> </w:t>
        </w:r>
        <w:r w:rsidRPr="009556CC" w:rsidDel="00BD5519">
          <w:rPr>
            <w:lang w:val="en-US"/>
          </w:rPr>
          <w:fldChar w:fldCharType="begin"/>
        </w:r>
        <w:r w:rsidRPr="009556CC" w:rsidDel="00BD5519">
          <w:instrText xml:space="preserve"> </w:instrText>
        </w:r>
        <w:r w:rsidRPr="008D2D2E" w:rsidDel="00BD5519">
          <w:rPr>
            <w:iCs w:val="0"/>
            <w:lang w:val="en-US"/>
          </w:rPr>
          <w:instrText>ADDIN</w:instrText>
        </w:r>
        <w:r w:rsidRPr="008D2D2E" w:rsidDel="00BD5519">
          <w:rPr>
            <w:iCs w:val="0"/>
          </w:rPr>
          <w:instrText xml:space="preserve"> </w:instrText>
        </w:r>
        <w:r w:rsidRPr="00B647EB" w:rsidDel="00BD5519">
          <w:rPr>
            <w:iCs w:val="0"/>
            <w:lang w:val="en-US"/>
          </w:rPr>
          <w:instrText>ZOTERO</w:instrText>
        </w:r>
        <w:r w:rsidRPr="00B8644E" w:rsidDel="00BD5519">
          <w:instrText>_</w:instrText>
        </w:r>
        <w:r w:rsidRPr="00B8644E" w:rsidDel="00BD5519">
          <w:rPr>
            <w:lang w:val="en-US"/>
          </w:rPr>
          <w:instrText>ITEM</w:instrText>
        </w:r>
        <w:r w:rsidRPr="00B8644E" w:rsidDel="00BD5519">
          <w:instrText xml:space="preserve"> </w:instrText>
        </w:r>
        <w:r w:rsidRPr="00B8644E" w:rsidDel="00BD5519">
          <w:rPr>
            <w:lang w:val="en-US"/>
          </w:rPr>
          <w:instrText>CSL</w:instrText>
        </w:r>
        <w:r w:rsidRPr="005A74E6" w:rsidDel="00BD5519">
          <w:instrText>_</w:instrText>
        </w:r>
        <w:r w:rsidRPr="007C662F" w:rsidDel="00BD5519">
          <w:rPr>
            <w:lang w:val="en-US"/>
          </w:rPr>
          <w:instrText>CITATION</w:instrText>
        </w:r>
        <w:r w:rsidRPr="007C662F" w:rsidDel="00BD5519">
          <w:instrText xml:space="preserve"> {"</w:instrText>
        </w:r>
        <w:r w:rsidRPr="007C662F" w:rsidDel="00BD5519">
          <w:rPr>
            <w:lang w:val="en-US"/>
          </w:rPr>
          <w:instrText>citationID</w:instrText>
        </w:r>
        <w:r w:rsidRPr="007C662F" w:rsidDel="00BD5519">
          <w:instrText>":"</w:instrText>
        </w:r>
        <w:r w:rsidRPr="007C662F" w:rsidDel="00BD5519">
          <w:rPr>
            <w:lang w:val="en-US"/>
          </w:rPr>
          <w:instrText>l</w:instrText>
        </w:r>
        <w:r w:rsidRPr="007C662F" w:rsidDel="00BD5519">
          <w:instrText>06</w:instrText>
        </w:r>
        <w:r w:rsidRPr="007C662F" w:rsidDel="00BD5519">
          <w:rPr>
            <w:lang w:val="en-US"/>
          </w:rPr>
          <w:instrText>aieYK</w:instrText>
        </w:r>
        <w:r w:rsidRPr="007C662F" w:rsidDel="00BD5519">
          <w:instrText>","</w:instrText>
        </w:r>
        <w:r w:rsidRPr="007C662F" w:rsidDel="00BD5519">
          <w:rPr>
            <w:lang w:val="en-US"/>
          </w:rPr>
          <w:instrText>properties</w:instrText>
        </w:r>
        <w:r w:rsidRPr="007C662F" w:rsidDel="00BD5519">
          <w:instrText>":{"</w:instrText>
        </w:r>
        <w:r w:rsidRPr="007C662F" w:rsidDel="00BD5519">
          <w:rPr>
            <w:lang w:val="en-US"/>
          </w:rPr>
          <w:instrText>formattedCitation</w:instrText>
        </w:r>
        <w:r w:rsidRPr="007C662F" w:rsidDel="00BD5519">
          <w:instrText>":"(6)","</w:instrText>
        </w:r>
        <w:r w:rsidRPr="007C662F" w:rsidDel="00BD5519">
          <w:rPr>
            <w:lang w:val="en-US"/>
          </w:rPr>
          <w:instrText>plainCitation</w:instrText>
        </w:r>
        <w:r w:rsidRPr="007C662F" w:rsidDel="00BD5519">
          <w:instrText>":"(6)","</w:instrText>
        </w:r>
        <w:r w:rsidRPr="007C662F" w:rsidDel="00BD5519">
          <w:rPr>
            <w:lang w:val="en-US"/>
          </w:rPr>
          <w:instrText>noteIndex</w:instrText>
        </w:r>
        <w:r w:rsidRPr="007C662F" w:rsidDel="00BD5519">
          <w:instrText>":0},"</w:instrText>
        </w:r>
        <w:r w:rsidRPr="007C662F" w:rsidDel="00BD5519">
          <w:rPr>
            <w:lang w:val="en-US"/>
          </w:rPr>
          <w:instrText>citationItems</w:instrText>
        </w:r>
        <w:r w:rsidRPr="002E36A6" w:rsidDel="00BD5519">
          <w:instrText>":[{"</w:instrText>
        </w:r>
        <w:r w:rsidRPr="002E36A6" w:rsidDel="00BD5519">
          <w:rPr>
            <w:lang w:val="en-US"/>
          </w:rPr>
          <w:instrText>id</w:instrText>
        </w:r>
        <w:r w:rsidRPr="002E36A6" w:rsidDel="00BD5519">
          <w:instrText>":161758,"</w:instrText>
        </w:r>
        <w:r w:rsidRPr="002E36A6" w:rsidDel="00BD5519">
          <w:rPr>
            <w:lang w:val="en-US"/>
          </w:rPr>
          <w:instrText>uris</w:instrText>
        </w:r>
        <w:r w:rsidRPr="002E36A6" w:rsidDel="00BD5519">
          <w:instrText>":["</w:instrText>
        </w:r>
        <w:r w:rsidRPr="002E36A6" w:rsidDel="00BD5519">
          <w:rPr>
            <w:lang w:val="en-US"/>
          </w:rPr>
          <w:instrText>http</w:instrText>
        </w:r>
        <w:r w:rsidRPr="002E36A6" w:rsidDel="00BD5519">
          <w:instrText>://</w:instrText>
        </w:r>
        <w:r w:rsidRPr="002E36A6" w:rsidDel="00BD5519">
          <w:rPr>
            <w:lang w:val="en-US"/>
          </w:rPr>
          <w:instrText>zotero</w:instrText>
        </w:r>
        <w:r w:rsidRPr="002E36A6" w:rsidDel="00BD5519">
          <w:instrText>.</w:instrText>
        </w:r>
        <w:r w:rsidRPr="002E36A6" w:rsidDel="00BD5519">
          <w:rPr>
            <w:lang w:val="en-US"/>
          </w:rPr>
          <w:instrText>org</w:instrText>
        </w:r>
        <w:r w:rsidRPr="002E36A6" w:rsidDel="00BD5519">
          <w:instrText>/</w:instrText>
        </w:r>
        <w:r w:rsidRPr="002E36A6" w:rsidDel="00BD5519">
          <w:rPr>
            <w:lang w:val="en-US"/>
          </w:rPr>
          <w:instrText>groups</w:instrText>
        </w:r>
        <w:r w:rsidRPr="002E36A6" w:rsidDel="00BD5519">
          <w:instrText>/4735135/</w:instrText>
        </w:r>
        <w:r w:rsidRPr="002E36A6" w:rsidDel="00BD5519">
          <w:rPr>
            <w:lang w:val="en-US"/>
          </w:rPr>
          <w:instrText>items</w:instrText>
        </w:r>
        <w:r w:rsidRPr="002E36A6" w:rsidDel="00BD5519">
          <w:instrText>/</w:instrText>
        </w:r>
        <w:r w:rsidRPr="002E36A6" w:rsidDel="00BD5519">
          <w:rPr>
            <w:lang w:val="en-US"/>
          </w:rPr>
          <w:instrText>YQI</w:instrText>
        </w:r>
        <w:r w:rsidRPr="002E36A6" w:rsidDel="00BD5519">
          <w:instrText>77</w:instrText>
        </w:r>
        <w:r w:rsidRPr="002E36A6" w:rsidDel="00BD5519">
          <w:rPr>
            <w:lang w:val="en-US"/>
          </w:rPr>
          <w:instrText>G</w:instrText>
        </w:r>
        <w:r w:rsidRPr="002E36A6" w:rsidDel="00BD5519">
          <w:instrText>3</w:instrText>
        </w:r>
        <w:r w:rsidRPr="002E36A6" w:rsidDel="00BD5519">
          <w:rPr>
            <w:lang w:val="en-US"/>
          </w:rPr>
          <w:instrText>L</w:instrText>
        </w:r>
        <w:r w:rsidRPr="002E36A6" w:rsidDel="00BD5519">
          <w:instrText>"],"</w:instrText>
        </w:r>
        <w:r w:rsidRPr="002E36A6" w:rsidDel="00BD5519">
          <w:rPr>
            <w:lang w:val="en-US"/>
          </w:rPr>
          <w:instrText>itemData</w:instrText>
        </w:r>
        <w:r w:rsidRPr="002E36A6" w:rsidDel="00BD5519">
          <w:instrText>":{"</w:instrText>
        </w:r>
        <w:r w:rsidRPr="002E36A6" w:rsidDel="00BD5519">
          <w:rPr>
            <w:lang w:val="en-US"/>
          </w:rPr>
          <w:instrText>id</w:instrText>
        </w:r>
        <w:r w:rsidRPr="002E36A6" w:rsidDel="00BD5519">
          <w:instrText>":161758,"</w:instrText>
        </w:r>
        <w:r w:rsidRPr="002E36A6" w:rsidDel="00BD5519">
          <w:rPr>
            <w:lang w:val="en-US"/>
          </w:rPr>
          <w:instrText>type</w:instrText>
        </w:r>
        <w:r w:rsidRPr="002E36A6" w:rsidDel="00BD5519">
          <w:instrText>":"</w:instrText>
        </w:r>
        <w:r w:rsidRPr="002E36A6" w:rsidDel="00BD5519">
          <w:rPr>
            <w:lang w:val="en-US"/>
          </w:rPr>
          <w:instrText>webpage</w:instrText>
        </w:r>
        <w:r w:rsidRPr="002E36A6" w:rsidDel="00BD5519">
          <w:instrText>","</w:instrText>
        </w:r>
        <w:r w:rsidRPr="002E36A6" w:rsidDel="00BD5519">
          <w:rPr>
            <w:lang w:val="en-US"/>
          </w:rPr>
          <w:instrText>title</w:instrText>
        </w:r>
        <w:r w:rsidRPr="002E36A6" w:rsidDel="00BD5519">
          <w:instrText>":"</w:instrText>
        </w:r>
        <w:r w:rsidRPr="002E36A6" w:rsidDel="00BD5519">
          <w:rPr>
            <w:lang w:val="en-US"/>
          </w:rPr>
          <w:instrText>TAGRISSO</w:instrText>
        </w:r>
        <w:r w:rsidRPr="002E36A6" w:rsidDel="00BD5519">
          <w:instrText xml:space="preserve"> (</w:instrText>
        </w:r>
        <w:r w:rsidRPr="002E36A6" w:rsidDel="00BD5519">
          <w:rPr>
            <w:lang w:val="en-US"/>
          </w:rPr>
          <w:instrText>osimertinib</w:instrText>
        </w:r>
        <w:r w:rsidRPr="002E36A6" w:rsidDel="00BD5519">
          <w:instrText xml:space="preserve">) </w:instrText>
        </w:r>
        <w:r w:rsidRPr="002E36A6" w:rsidDel="00BD5519">
          <w:rPr>
            <w:lang w:val="en-US"/>
          </w:rPr>
          <w:instrText>tablets</w:instrText>
        </w:r>
        <w:r w:rsidRPr="002E36A6" w:rsidDel="00BD5519">
          <w:instrText xml:space="preserve">. </w:instrText>
        </w:r>
        <w:r w:rsidRPr="002E36A6" w:rsidDel="00BD5519">
          <w:rPr>
            <w:lang w:val="en-US"/>
          </w:rPr>
          <w:instrText>AstraZeneca</w:instrText>
        </w:r>
        <w:r w:rsidRPr="002E36A6" w:rsidDel="00BD5519">
          <w:instrText xml:space="preserve"> </w:instrText>
        </w:r>
        <w:r w:rsidRPr="002E36A6" w:rsidDel="00BD5519">
          <w:rPr>
            <w:lang w:val="en-US"/>
          </w:rPr>
          <w:instrText>Pharmaceuticals</w:instrText>
        </w:r>
        <w:r w:rsidRPr="002E36A6" w:rsidDel="00BD5519">
          <w:instrText xml:space="preserve">, </w:instrText>
        </w:r>
        <w:r w:rsidRPr="002E36A6" w:rsidDel="00BD5519">
          <w:rPr>
            <w:lang w:val="en-US"/>
          </w:rPr>
          <w:instrText>LP</w:instrText>
        </w:r>
        <w:r w:rsidRPr="002E36A6" w:rsidDel="00BD5519">
          <w:instrText xml:space="preserve"> </w:instrText>
        </w:r>
        <w:r w:rsidRPr="002E36A6" w:rsidDel="00BD5519">
          <w:rPr>
            <w:lang w:val="en-US"/>
          </w:rPr>
          <w:instrText>Application</w:instrText>
        </w:r>
        <w:r w:rsidRPr="002E36A6" w:rsidDel="00BD5519">
          <w:instrText xml:space="preserve"> </w:instrText>
        </w:r>
        <w:r w:rsidRPr="002E36A6" w:rsidDel="00BD5519">
          <w:rPr>
            <w:lang w:val="en-US"/>
          </w:rPr>
          <w:instrText>No</w:instrText>
        </w:r>
        <w:r w:rsidRPr="002E36A6" w:rsidDel="00BD5519">
          <w:instrText xml:space="preserve">.:  208065. </w:instrText>
        </w:r>
        <w:r w:rsidRPr="002E36A6" w:rsidDel="00BD5519">
          <w:rPr>
            <w:lang w:val="en-US"/>
          </w:rPr>
          <w:instrText>Approval</w:instrText>
        </w:r>
        <w:r w:rsidRPr="002E36A6" w:rsidDel="00BD5519">
          <w:instrText xml:space="preserve"> </w:instrText>
        </w:r>
        <w:r w:rsidRPr="002E36A6" w:rsidDel="00BD5519">
          <w:rPr>
            <w:lang w:val="en-US"/>
          </w:rPr>
          <w:instrText>Date</w:instrText>
        </w:r>
        <w:r w:rsidRPr="002E36A6" w:rsidDel="00BD5519">
          <w:instrText xml:space="preserve">: 11/13/2015. </w:instrText>
        </w:r>
        <w:r w:rsidRPr="002E36A6" w:rsidDel="00BD5519">
          <w:rPr>
            <w:lang w:val="en-US"/>
          </w:rPr>
          <w:instrText>Pharmacology</w:instrText>
        </w:r>
        <w:r w:rsidRPr="002E36A6" w:rsidDel="00BD5519">
          <w:instrText xml:space="preserve"> </w:instrText>
        </w:r>
        <w:r w:rsidRPr="002E36A6" w:rsidDel="00BD5519">
          <w:rPr>
            <w:lang w:val="en-US"/>
          </w:rPr>
          <w:instrText>Review</w:instrText>
        </w:r>
        <w:r w:rsidRPr="002E36A6" w:rsidDel="00BD5519">
          <w:instrText>","</w:instrText>
        </w:r>
        <w:r w:rsidRPr="002E36A6" w:rsidDel="00BD5519">
          <w:rPr>
            <w:lang w:val="en-US"/>
          </w:rPr>
          <w:instrText>URL</w:instrText>
        </w:r>
        <w:r w:rsidRPr="002E36A6" w:rsidDel="00BD5519">
          <w:instrText>":"</w:instrText>
        </w:r>
        <w:r w:rsidRPr="002E36A6" w:rsidDel="00BD5519">
          <w:rPr>
            <w:lang w:val="en-US"/>
          </w:rPr>
          <w:instrText>https</w:instrText>
        </w:r>
        <w:r w:rsidRPr="002E36A6" w:rsidDel="00BD5519">
          <w:instrText>://</w:instrText>
        </w:r>
        <w:r w:rsidRPr="002E36A6" w:rsidDel="00BD5519">
          <w:rPr>
            <w:lang w:val="en-US"/>
          </w:rPr>
          <w:instrText>www</w:instrText>
        </w:r>
        <w:r w:rsidRPr="002E36A6" w:rsidDel="00BD5519">
          <w:instrText>.</w:instrText>
        </w:r>
        <w:r w:rsidRPr="002E36A6" w:rsidDel="00BD5519">
          <w:rPr>
            <w:lang w:val="en-US"/>
          </w:rPr>
          <w:instrText>accessdata</w:instrText>
        </w:r>
        <w:r w:rsidRPr="002E36A6" w:rsidDel="00BD5519">
          <w:instrText>.</w:instrText>
        </w:r>
        <w:r w:rsidRPr="002E36A6" w:rsidDel="00BD5519">
          <w:rPr>
            <w:lang w:val="en-US"/>
          </w:rPr>
          <w:instrText>fda</w:instrText>
        </w:r>
        <w:r w:rsidRPr="002E36A6" w:rsidDel="00BD5519">
          <w:instrText>.</w:instrText>
        </w:r>
        <w:r w:rsidRPr="002E36A6" w:rsidDel="00BD5519">
          <w:rPr>
            <w:lang w:val="en-US"/>
          </w:rPr>
          <w:instrText>gov</w:instrText>
        </w:r>
        <w:r w:rsidRPr="002E36A6" w:rsidDel="00BD5519">
          <w:instrText>/</w:instrText>
        </w:r>
        <w:r w:rsidRPr="002E36A6" w:rsidDel="00BD5519">
          <w:rPr>
            <w:lang w:val="en-US"/>
          </w:rPr>
          <w:instrText>drugsatfda</w:instrText>
        </w:r>
        <w:r w:rsidRPr="002E36A6" w:rsidDel="00BD5519">
          <w:instrText>_</w:instrText>
        </w:r>
        <w:r w:rsidRPr="002E36A6" w:rsidDel="00BD5519">
          <w:rPr>
            <w:lang w:val="en-US"/>
          </w:rPr>
          <w:instrText>docs</w:instrText>
        </w:r>
        <w:r w:rsidRPr="002E36A6" w:rsidDel="00BD5519">
          <w:instrText>/</w:instrText>
        </w:r>
        <w:r w:rsidRPr="002E36A6" w:rsidDel="00BD5519">
          <w:rPr>
            <w:lang w:val="en-US"/>
          </w:rPr>
          <w:instrText>nda</w:instrText>
        </w:r>
        <w:r w:rsidRPr="002E36A6" w:rsidDel="00BD5519">
          <w:instrText>/2015/208065</w:instrText>
        </w:r>
        <w:r w:rsidRPr="002E36A6" w:rsidDel="00BD5519">
          <w:rPr>
            <w:lang w:val="en-US"/>
          </w:rPr>
          <w:instrText>Orig</w:instrText>
        </w:r>
        <w:r w:rsidRPr="002E36A6" w:rsidDel="00BD5519">
          <w:instrText>1</w:instrText>
        </w:r>
        <w:r w:rsidRPr="002E36A6" w:rsidDel="00BD5519">
          <w:rPr>
            <w:lang w:val="en-US"/>
          </w:rPr>
          <w:instrText>s</w:instrText>
        </w:r>
        <w:r w:rsidRPr="002E36A6" w:rsidDel="00BD5519">
          <w:instrText>000</w:instrText>
        </w:r>
        <w:r w:rsidRPr="002E36A6" w:rsidDel="00BD5519">
          <w:rPr>
            <w:lang w:val="en-US"/>
          </w:rPr>
          <w:instrText>TOC</w:instrText>
        </w:r>
        <w:r w:rsidRPr="002E36A6" w:rsidDel="00BD5519">
          <w:instrText>.</w:instrText>
        </w:r>
        <w:r w:rsidRPr="002E36A6" w:rsidDel="00BD5519">
          <w:rPr>
            <w:lang w:val="en-US"/>
          </w:rPr>
          <w:instrText>cfm</w:instrText>
        </w:r>
        <w:r w:rsidRPr="002E36A6" w:rsidDel="00BD5519">
          <w:instrText>","</w:instrText>
        </w:r>
        <w:r w:rsidRPr="002E36A6" w:rsidDel="00BD5519">
          <w:rPr>
            <w:lang w:val="en-US"/>
          </w:rPr>
          <w:instrText>accessed</w:instrText>
        </w:r>
        <w:r w:rsidRPr="002E36A6" w:rsidDel="00BD5519">
          <w:instrText>":{"</w:instrText>
        </w:r>
        <w:r w:rsidRPr="002E36A6" w:rsidDel="00BD5519">
          <w:rPr>
            <w:lang w:val="en-US"/>
          </w:rPr>
          <w:instrText>date</w:instrText>
        </w:r>
        <w:r w:rsidRPr="002E36A6" w:rsidDel="00BD5519">
          <w:instrText>-</w:instrText>
        </w:r>
        <w:r w:rsidRPr="002E36A6" w:rsidDel="00BD5519">
          <w:rPr>
            <w:lang w:val="en-US"/>
          </w:rPr>
          <w:instrText>parts</w:instrText>
        </w:r>
        <w:r w:rsidRPr="002E36A6" w:rsidDel="00BD5519">
          <w:instrText>":[["2022",8,2]]}}}],"</w:instrText>
        </w:r>
        <w:r w:rsidRPr="002E36A6" w:rsidDel="00BD5519">
          <w:rPr>
            <w:lang w:val="en-US"/>
          </w:rPr>
          <w:instrText>schema</w:instrText>
        </w:r>
        <w:r w:rsidRPr="002E36A6" w:rsidDel="00BD5519">
          <w:instrText>":"</w:instrText>
        </w:r>
        <w:r w:rsidRPr="002E36A6" w:rsidDel="00BD5519">
          <w:rPr>
            <w:lang w:val="en-US"/>
          </w:rPr>
          <w:instrText>https</w:instrText>
        </w:r>
        <w:r w:rsidRPr="002E36A6" w:rsidDel="00BD5519">
          <w:instrText>://</w:instrText>
        </w:r>
        <w:r w:rsidRPr="002E36A6" w:rsidDel="00BD5519">
          <w:rPr>
            <w:lang w:val="en-US"/>
          </w:rPr>
          <w:instrText>github</w:instrText>
        </w:r>
        <w:r w:rsidRPr="002E36A6" w:rsidDel="00BD5519">
          <w:instrText>.</w:instrText>
        </w:r>
        <w:r w:rsidRPr="002E36A6" w:rsidDel="00BD5519">
          <w:rPr>
            <w:lang w:val="en-US"/>
          </w:rPr>
          <w:instrText>com</w:instrText>
        </w:r>
        <w:r w:rsidRPr="002E36A6" w:rsidDel="00BD5519">
          <w:instrText>/</w:instrText>
        </w:r>
        <w:r w:rsidRPr="002E36A6" w:rsidDel="00BD5519">
          <w:rPr>
            <w:lang w:val="en-US"/>
          </w:rPr>
          <w:instrText>citation</w:instrText>
        </w:r>
        <w:r w:rsidRPr="002E36A6" w:rsidDel="00BD5519">
          <w:instrText>-</w:instrText>
        </w:r>
        <w:r w:rsidRPr="002E36A6" w:rsidDel="00BD5519">
          <w:rPr>
            <w:lang w:val="en-US"/>
          </w:rPr>
          <w:instrText>style</w:instrText>
        </w:r>
        <w:r w:rsidRPr="002E36A6" w:rsidDel="00BD5519">
          <w:instrText>-</w:instrText>
        </w:r>
        <w:r w:rsidRPr="002E36A6" w:rsidDel="00BD5519">
          <w:rPr>
            <w:lang w:val="en-US"/>
          </w:rPr>
          <w:instrText>language</w:instrText>
        </w:r>
        <w:r w:rsidRPr="002E36A6" w:rsidDel="00BD5519">
          <w:instrText>/</w:instrText>
        </w:r>
        <w:r w:rsidRPr="002E36A6" w:rsidDel="00BD5519">
          <w:rPr>
            <w:lang w:val="en-US"/>
          </w:rPr>
          <w:instrText>schema</w:instrText>
        </w:r>
        <w:r w:rsidRPr="002E36A6" w:rsidDel="00BD5519">
          <w:instrText>/</w:instrText>
        </w:r>
        <w:r w:rsidRPr="002E36A6" w:rsidDel="00BD5519">
          <w:rPr>
            <w:lang w:val="en-US"/>
          </w:rPr>
          <w:instrText>raw</w:instrText>
        </w:r>
        <w:r w:rsidRPr="002E36A6" w:rsidDel="00BD5519">
          <w:instrText>/</w:instrText>
        </w:r>
        <w:r w:rsidRPr="002E36A6" w:rsidDel="00BD5519">
          <w:rPr>
            <w:lang w:val="en-US"/>
          </w:rPr>
          <w:instrText>master</w:instrText>
        </w:r>
        <w:r w:rsidRPr="002E36A6" w:rsidDel="00BD5519">
          <w:instrText>/</w:instrText>
        </w:r>
        <w:r w:rsidRPr="002E36A6" w:rsidDel="00BD5519">
          <w:rPr>
            <w:lang w:val="en-US"/>
          </w:rPr>
          <w:instrText>csl</w:instrText>
        </w:r>
        <w:r w:rsidRPr="002E36A6" w:rsidDel="00BD5519">
          <w:instrText>-</w:instrText>
        </w:r>
        <w:r w:rsidRPr="002E36A6" w:rsidDel="00BD5519">
          <w:rPr>
            <w:lang w:val="en-US"/>
          </w:rPr>
          <w:instrText>citation</w:instrText>
        </w:r>
        <w:r w:rsidRPr="002E36A6" w:rsidDel="00BD5519">
          <w:instrText>.</w:instrText>
        </w:r>
        <w:r w:rsidRPr="002E36A6" w:rsidDel="00BD5519">
          <w:rPr>
            <w:lang w:val="en-US"/>
          </w:rPr>
          <w:instrText>json</w:instrText>
        </w:r>
        <w:r w:rsidRPr="002E36A6" w:rsidDel="00BD5519">
          <w:instrText xml:space="preserve">"} </w:instrText>
        </w:r>
        <w:r w:rsidRPr="009556CC" w:rsidDel="00BD5519">
          <w:rPr>
            <w:lang w:val="en-US"/>
          </w:rPr>
          <w:fldChar w:fldCharType="separate"/>
        </w:r>
        <w:r w:rsidRPr="009556CC" w:rsidDel="00BD5519">
          <w:t>(6)</w:t>
        </w:r>
        <w:bookmarkEnd w:id="10002"/>
        <w:r w:rsidRPr="009556CC" w:rsidDel="00BD5519">
          <w:rPr>
            <w:lang w:val="en-US"/>
          </w:rPr>
          <w:fldChar w:fldCharType="end"/>
        </w:r>
      </w:moveFrom>
    </w:p>
    <w:moveFromRangeEnd w:id="10003"/>
    <w:p w14:paraId="5C8DC366" w14:textId="77777777" w:rsidR="00DA65D2" w:rsidRPr="006E6534" w:rsidRDefault="003800BB" w:rsidP="00DA65D2">
      <w:pPr>
        <w:pStyle w:val="SDcomments"/>
        <w:ind w:firstLine="0"/>
        <w:rPr>
          <w:ins w:id="10007" w:author="N F" w:date="2023-08-07T19:26:00Z"/>
          <w:rFonts w:cs="Times New Roman"/>
          <w:color w:val="000000" w:themeColor="text1"/>
          <w:rPrChange w:id="10008" w:author="N F" w:date="2023-12-05T03:08:00Z">
            <w:rPr>
              <w:ins w:id="10009" w:author="N F" w:date="2023-08-07T19:26:00Z"/>
              <w:rFonts w:cs="Times New Roman"/>
            </w:rPr>
          </w:rPrChange>
        </w:rPr>
      </w:pPr>
      <w:r w:rsidRPr="006E6534">
        <w:rPr>
          <w:rFonts w:cs="Times New Roman"/>
          <w:b/>
          <w:bCs/>
          <w:color w:val="000000" w:themeColor="text1"/>
          <w:rPrChange w:id="10010" w:author="N F" w:date="2023-12-05T03:08:00Z">
            <w:rPr>
              <w:i/>
              <w:iCs/>
            </w:rPr>
          </w:rPrChange>
        </w:rPr>
        <w:t>Примечани</w:t>
      </w:r>
      <w:ins w:id="10011" w:author="N F" w:date="2023-08-07T19:25:00Z">
        <w:r w:rsidR="00DA65D2" w:rsidRPr="006E6534">
          <w:rPr>
            <w:rFonts w:cs="Times New Roman"/>
            <w:b/>
            <w:bCs/>
            <w:color w:val="000000" w:themeColor="text1"/>
            <w:rPrChange w:id="10012" w:author="N F" w:date="2023-12-05T03:08:00Z">
              <w:rPr>
                <w:i/>
                <w:iCs/>
              </w:rPr>
            </w:rPrChange>
          </w:rPr>
          <w:t>е</w:t>
        </w:r>
      </w:ins>
      <w:del w:id="10013" w:author="N F" w:date="2023-08-07T19:25:00Z">
        <w:r w:rsidRPr="006E6534" w:rsidDel="00DA65D2">
          <w:rPr>
            <w:rFonts w:cs="Times New Roman"/>
            <w:b/>
            <w:bCs/>
            <w:color w:val="000000" w:themeColor="text1"/>
            <w:rPrChange w:id="10014" w:author="N F" w:date="2023-12-05T03:08:00Z">
              <w:rPr>
                <w:i/>
                <w:iCs/>
              </w:rPr>
            </w:rPrChange>
          </w:rPr>
          <w:delText>я</w:delText>
        </w:r>
      </w:del>
      <w:r w:rsidRPr="006E6534">
        <w:rPr>
          <w:rFonts w:cs="Times New Roman"/>
          <w:b/>
          <w:bCs/>
          <w:color w:val="000000" w:themeColor="text1"/>
          <w:rPrChange w:id="10015" w:author="N F" w:date="2023-12-05T03:08:00Z">
            <w:rPr>
              <w:i/>
              <w:iCs/>
            </w:rPr>
          </w:rPrChange>
        </w:rPr>
        <w:t>:</w:t>
      </w:r>
      <w:r w:rsidRPr="006E6534">
        <w:rPr>
          <w:rFonts w:cs="Times New Roman"/>
          <w:color w:val="000000" w:themeColor="text1"/>
          <w:rPrChange w:id="10016" w:author="N F" w:date="2023-12-05T03:08:00Z">
            <w:rPr>
              <w:rFonts w:cs="Times New Roman"/>
            </w:rPr>
          </w:rPrChange>
        </w:rPr>
        <w:t xml:space="preserve"> </w:t>
      </w:r>
    </w:p>
    <w:p w14:paraId="600EADBE" w14:textId="73609DAC" w:rsidR="00953F52" w:rsidRPr="006E6534" w:rsidRDefault="00B33429">
      <w:pPr>
        <w:pStyle w:val="SDcomments"/>
        <w:ind w:firstLine="0"/>
        <w:rPr>
          <w:rFonts w:cs="Times New Roman"/>
          <w:color w:val="000000" w:themeColor="text1"/>
          <w:rPrChange w:id="10017" w:author="N F" w:date="2023-12-05T03:08:00Z">
            <w:rPr>
              <w:rFonts w:cs="Times New Roman"/>
            </w:rPr>
          </w:rPrChange>
        </w:rPr>
        <w:pPrChange w:id="10018" w:author="N F" w:date="2023-08-07T19:25:00Z">
          <w:pPr>
            <w:pStyle w:val="SDcomments"/>
          </w:pPr>
        </w:pPrChange>
      </w:pPr>
      <w:r w:rsidRPr="006E6534">
        <w:rPr>
          <w:rFonts w:cs="Times New Roman"/>
          <w:color w:val="000000" w:themeColor="text1"/>
          <w:lang w:val="en-US"/>
          <w:rPrChange w:id="10019" w:author="N F" w:date="2023-12-05T03:08:00Z">
            <w:rPr>
              <w:rFonts w:cs="Times New Roman"/>
              <w:lang w:val="en-US"/>
            </w:rPr>
          </w:rPrChange>
        </w:rPr>
        <w:t>AZD</w:t>
      </w:r>
      <w:r w:rsidRPr="006E6534">
        <w:rPr>
          <w:rFonts w:cs="Times New Roman"/>
          <w:color w:val="000000" w:themeColor="text1"/>
          <w:rPrChange w:id="10020" w:author="N F" w:date="2023-12-05T03:08:00Z">
            <w:rPr>
              <w:rFonts w:cs="Times New Roman"/>
            </w:rPr>
          </w:rPrChange>
        </w:rPr>
        <w:t>9291</w:t>
      </w:r>
      <w:r w:rsidR="003D59ED" w:rsidRPr="006E6534">
        <w:rPr>
          <w:rFonts w:cs="Times New Roman"/>
          <w:color w:val="000000" w:themeColor="text1"/>
          <w:rPrChange w:id="10021" w:author="N F" w:date="2023-12-05T03:08:00Z">
            <w:rPr>
              <w:rFonts w:cs="Times New Roman"/>
            </w:rPr>
          </w:rPrChange>
        </w:rPr>
        <w:t xml:space="preserve"> </w:t>
      </w:r>
      <w:r w:rsidR="003D59ED" w:rsidRPr="006E6534">
        <w:rPr>
          <w:rFonts w:cs="Times New Roman"/>
          <w:color w:val="000000" w:themeColor="text1"/>
          <w:lang w:val="en-US"/>
          <w:rPrChange w:id="10022" w:author="N F" w:date="2023-12-05T03:08:00Z">
            <w:rPr>
              <w:rFonts w:cs="Times New Roman"/>
              <w:lang w:val="en-US"/>
            </w:rPr>
          </w:rPrChange>
        </w:rPr>
        <w:t>and</w:t>
      </w:r>
      <w:r w:rsidR="00E63EA4" w:rsidRPr="006E6534">
        <w:rPr>
          <w:rFonts w:cs="Times New Roman"/>
          <w:color w:val="000000" w:themeColor="text1"/>
          <w:rPrChange w:id="10023" w:author="N F" w:date="2023-12-05T03:08:00Z">
            <w:rPr>
              <w:rFonts w:cs="Times New Roman"/>
            </w:rPr>
          </w:rPrChange>
        </w:rPr>
        <w:t>/</w:t>
      </w:r>
      <w:r w:rsidR="003D59ED" w:rsidRPr="006E6534">
        <w:rPr>
          <w:rFonts w:cs="Times New Roman"/>
          <w:color w:val="000000" w:themeColor="text1"/>
          <w:lang w:val="en-US"/>
          <w:rPrChange w:id="10024" w:author="N F" w:date="2023-12-05T03:08:00Z">
            <w:rPr>
              <w:rFonts w:cs="Times New Roman"/>
              <w:lang w:val="en-US"/>
            </w:rPr>
          </w:rPrChange>
        </w:rPr>
        <w:t>or</w:t>
      </w:r>
      <w:r w:rsidR="003D59ED" w:rsidRPr="006E6534">
        <w:rPr>
          <w:rFonts w:cs="Times New Roman"/>
          <w:color w:val="000000" w:themeColor="text1"/>
          <w:rPrChange w:id="10025" w:author="N F" w:date="2023-12-05T03:08:00Z">
            <w:rPr>
              <w:rFonts w:cs="Times New Roman"/>
            </w:rPr>
          </w:rPrChange>
        </w:rPr>
        <w:t xml:space="preserve"> </w:t>
      </w:r>
      <w:r w:rsidR="003D59ED" w:rsidRPr="006E6534">
        <w:rPr>
          <w:rFonts w:cs="Times New Roman"/>
          <w:color w:val="000000" w:themeColor="text1"/>
          <w:lang w:val="en-US"/>
          <w:rPrChange w:id="10026" w:author="N F" w:date="2023-12-05T03:08:00Z">
            <w:rPr>
              <w:rFonts w:cs="Times New Roman"/>
              <w:lang w:val="en-US"/>
            </w:rPr>
          </w:rPrChange>
        </w:rPr>
        <w:t>metabolites</w:t>
      </w:r>
      <w:r w:rsidR="003D59ED" w:rsidRPr="006E6534">
        <w:rPr>
          <w:rFonts w:cs="Times New Roman"/>
          <w:color w:val="000000" w:themeColor="text1"/>
          <w:rPrChange w:id="10027" w:author="N F" w:date="2023-12-05T03:08:00Z">
            <w:rPr>
              <w:rFonts w:cs="Times New Roman"/>
            </w:rPr>
          </w:rPrChange>
        </w:rPr>
        <w:t xml:space="preserve"> (</w:t>
      </w:r>
      <w:r w:rsidR="00E63EA4" w:rsidRPr="006E6534">
        <w:rPr>
          <w:rFonts w:cs="Times New Roman"/>
          <w:color w:val="000000" w:themeColor="text1"/>
          <w:lang w:val="en-US"/>
          <w:rPrChange w:id="10028" w:author="N F" w:date="2023-12-05T03:08:00Z">
            <w:rPr>
              <w:rFonts w:cs="Times New Roman"/>
              <w:lang w:val="en-US"/>
            </w:rPr>
          </w:rPrChange>
        </w:rPr>
        <w:t>nmol</w:t>
      </w:r>
      <w:r w:rsidR="00E63EA4" w:rsidRPr="006E6534">
        <w:rPr>
          <w:rFonts w:cs="Times New Roman"/>
          <w:color w:val="000000" w:themeColor="text1"/>
          <w:rPrChange w:id="10029" w:author="N F" w:date="2023-12-05T03:08:00Z">
            <w:rPr>
              <w:rFonts w:cs="Times New Roman"/>
            </w:rPr>
          </w:rPrChange>
        </w:rPr>
        <w:t>/</w:t>
      </w:r>
      <w:r w:rsidR="00E63EA4" w:rsidRPr="006E6534">
        <w:rPr>
          <w:rFonts w:cs="Times New Roman"/>
          <w:color w:val="000000" w:themeColor="text1"/>
          <w:lang w:val="en-US"/>
          <w:rPrChange w:id="10030" w:author="N F" w:date="2023-12-05T03:08:00Z">
            <w:rPr>
              <w:rFonts w:cs="Times New Roman"/>
              <w:lang w:val="en-US"/>
            </w:rPr>
          </w:rPrChange>
        </w:rPr>
        <w:t>g</w:t>
      </w:r>
      <w:r w:rsidR="003D59ED" w:rsidRPr="006E6534">
        <w:rPr>
          <w:rFonts w:cs="Times New Roman"/>
          <w:color w:val="000000" w:themeColor="text1"/>
          <w:rPrChange w:id="10031" w:author="N F" w:date="2023-12-05T03:08:00Z">
            <w:rPr>
              <w:rFonts w:cs="Times New Roman"/>
            </w:rPr>
          </w:rPrChange>
        </w:rPr>
        <w:t>)</w:t>
      </w:r>
      <w:r w:rsidR="009217E2" w:rsidRPr="006E6534">
        <w:rPr>
          <w:rFonts w:cs="Times New Roman"/>
          <w:color w:val="000000" w:themeColor="text1"/>
          <w:rPrChange w:id="10032" w:author="N F" w:date="2023-12-05T03:08:00Z">
            <w:rPr>
              <w:rFonts w:cs="Times New Roman"/>
            </w:rPr>
          </w:rPrChange>
        </w:rPr>
        <w:t xml:space="preserve"> </w:t>
      </w:r>
      <w:r w:rsidR="003D59ED" w:rsidRPr="006E6534">
        <w:rPr>
          <w:rFonts w:cs="Times New Roman"/>
          <w:color w:val="000000" w:themeColor="text1"/>
          <w:rPrChange w:id="10033" w:author="N F" w:date="2023-12-05T03:08:00Z">
            <w:rPr>
              <w:rFonts w:cs="Times New Roman"/>
            </w:rPr>
          </w:rPrChange>
        </w:rPr>
        <w:t xml:space="preserve">– </w:t>
      </w:r>
      <w:r w:rsidR="00E63EA4" w:rsidRPr="006E6534">
        <w:rPr>
          <w:rFonts w:cs="Times New Roman"/>
          <w:color w:val="000000" w:themeColor="text1"/>
          <w:rPrChange w:id="10034" w:author="N F" w:date="2023-12-05T03:08:00Z">
            <w:rPr>
              <w:rFonts w:cs="Times New Roman"/>
            </w:rPr>
          </w:rPrChange>
        </w:rPr>
        <w:t>концентрация осимертиниба и/или его метаболитов в образце, нмоль/</w:t>
      </w:r>
      <w:r w:rsidR="00FC06BD" w:rsidRPr="006E6534">
        <w:rPr>
          <w:rFonts w:cs="Times New Roman"/>
          <w:color w:val="000000" w:themeColor="text1"/>
          <w:rPrChange w:id="10035" w:author="N F" w:date="2023-12-05T03:08:00Z">
            <w:rPr>
              <w:rFonts w:cs="Times New Roman"/>
            </w:rPr>
          </w:rPrChange>
        </w:rPr>
        <w:t>г</w:t>
      </w:r>
      <w:r w:rsidR="003D59ED" w:rsidRPr="006E6534">
        <w:rPr>
          <w:rFonts w:cs="Times New Roman"/>
          <w:color w:val="000000" w:themeColor="text1"/>
          <w:rPrChange w:id="10036" w:author="N F" w:date="2023-12-05T03:08:00Z">
            <w:rPr>
              <w:rFonts w:cs="Times New Roman"/>
            </w:rPr>
          </w:rPrChange>
        </w:rPr>
        <w:t xml:space="preserve">; </w:t>
      </w:r>
      <w:r w:rsidR="003D59ED" w:rsidRPr="006E6534">
        <w:rPr>
          <w:rFonts w:cs="Times New Roman"/>
          <w:color w:val="000000" w:themeColor="text1"/>
          <w:lang w:val="en-US"/>
          <w:rPrChange w:id="10037" w:author="N F" w:date="2023-12-05T03:08:00Z">
            <w:rPr>
              <w:rFonts w:cs="Times New Roman"/>
              <w:lang w:val="en-US"/>
            </w:rPr>
          </w:rPrChange>
        </w:rPr>
        <w:t>Time</w:t>
      </w:r>
      <w:r w:rsidR="003D59ED" w:rsidRPr="006E6534">
        <w:rPr>
          <w:rFonts w:cs="Times New Roman"/>
          <w:color w:val="000000" w:themeColor="text1"/>
          <w:rPrChange w:id="10038" w:author="N F" w:date="2023-12-05T03:08:00Z">
            <w:rPr>
              <w:rFonts w:cs="Times New Roman"/>
            </w:rPr>
          </w:rPrChange>
        </w:rPr>
        <w:t xml:space="preserve"> </w:t>
      </w:r>
      <w:r w:rsidR="003D59ED" w:rsidRPr="006E6534">
        <w:rPr>
          <w:rFonts w:cs="Times New Roman"/>
          <w:color w:val="000000" w:themeColor="text1"/>
          <w:lang w:val="en-US"/>
          <w:rPrChange w:id="10039" w:author="N F" w:date="2023-12-05T03:08:00Z">
            <w:rPr>
              <w:rFonts w:cs="Times New Roman"/>
              <w:lang w:val="en-US"/>
            </w:rPr>
          </w:rPrChange>
        </w:rPr>
        <w:t>after</w:t>
      </w:r>
      <w:r w:rsidR="003D59ED" w:rsidRPr="006E6534">
        <w:rPr>
          <w:rFonts w:cs="Times New Roman"/>
          <w:color w:val="000000" w:themeColor="text1"/>
          <w:rPrChange w:id="10040" w:author="N F" w:date="2023-12-05T03:08:00Z">
            <w:rPr>
              <w:rFonts w:cs="Times New Roman"/>
            </w:rPr>
          </w:rPrChange>
        </w:rPr>
        <w:t xml:space="preserve"> </w:t>
      </w:r>
      <w:r w:rsidR="003D59ED" w:rsidRPr="006E6534">
        <w:rPr>
          <w:rFonts w:cs="Times New Roman"/>
          <w:color w:val="000000" w:themeColor="text1"/>
          <w:lang w:val="en-US"/>
          <w:rPrChange w:id="10041" w:author="N F" w:date="2023-12-05T03:08:00Z">
            <w:rPr>
              <w:rFonts w:cs="Times New Roman"/>
              <w:lang w:val="en-US"/>
            </w:rPr>
          </w:rPrChange>
        </w:rPr>
        <w:t>administration</w:t>
      </w:r>
      <w:r w:rsidR="003D59ED" w:rsidRPr="006E6534">
        <w:rPr>
          <w:rFonts w:cs="Times New Roman"/>
          <w:color w:val="000000" w:themeColor="text1"/>
          <w:rPrChange w:id="10042" w:author="N F" w:date="2023-12-05T03:08:00Z">
            <w:rPr>
              <w:rFonts w:cs="Times New Roman"/>
            </w:rPr>
          </w:rPrChange>
        </w:rPr>
        <w:t xml:space="preserve"> (</w:t>
      </w:r>
      <w:r w:rsidR="003D59ED" w:rsidRPr="006E6534">
        <w:rPr>
          <w:rFonts w:cs="Times New Roman"/>
          <w:color w:val="000000" w:themeColor="text1"/>
          <w:lang w:val="en-US"/>
          <w:rPrChange w:id="10043" w:author="N F" w:date="2023-12-05T03:08:00Z">
            <w:rPr>
              <w:rFonts w:cs="Times New Roman"/>
              <w:lang w:val="en-US"/>
            </w:rPr>
          </w:rPrChange>
        </w:rPr>
        <w:t>hours</w:t>
      </w:r>
      <w:r w:rsidR="003D59ED" w:rsidRPr="006E6534">
        <w:rPr>
          <w:rFonts w:cs="Times New Roman"/>
          <w:color w:val="000000" w:themeColor="text1"/>
          <w:rPrChange w:id="10044" w:author="N F" w:date="2023-12-05T03:08:00Z">
            <w:rPr>
              <w:rFonts w:cs="Times New Roman"/>
            </w:rPr>
          </w:rPrChange>
        </w:rPr>
        <w:t xml:space="preserve">) – время после введения, ч; </w:t>
      </w:r>
      <w:r w:rsidR="003800BB" w:rsidRPr="006E6534">
        <w:rPr>
          <w:rFonts w:cs="Times New Roman"/>
          <w:color w:val="000000" w:themeColor="text1"/>
          <w:lang w:val="en-US"/>
          <w:rPrChange w:id="10045" w:author="N F" w:date="2023-12-05T03:08:00Z">
            <w:rPr>
              <w:rFonts w:cs="Times New Roman"/>
              <w:lang w:val="en-US"/>
            </w:rPr>
          </w:rPrChange>
        </w:rPr>
        <w:t>blood</w:t>
      </w:r>
      <w:r w:rsidR="003800BB" w:rsidRPr="006E6534">
        <w:rPr>
          <w:rFonts w:cs="Times New Roman"/>
          <w:color w:val="000000" w:themeColor="text1"/>
          <w:rPrChange w:id="10046" w:author="N F" w:date="2023-12-05T03:08:00Z">
            <w:rPr>
              <w:rFonts w:cs="Times New Roman"/>
            </w:rPr>
          </w:rPrChange>
        </w:rPr>
        <w:t xml:space="preserve"> – </w:t>
      </w:r>
      <w:r w:rsidR="0024399F" w:rsidRPr="006E6534">
        <w:rPr>
          <w:rFonts w:cs="Times New Roman"/>
          <w:color w:val="000000" w:themeColor="text1"/>
          <w:rPrChange w:id="10047" w:author="N F" w:date="2023-12-05T03:08:00Z">
            <w:rPr>
              <w:rFonts w:cs="Times New Roman"/>
            </w:rPr>
          </w:rPrChange>
        </w:rPr>
        <w:t>концентрация осимертиниба и его метаболитов в крови</w:t>
      </w:r>
      <w:r w:rsidR="003800BB" w:rsidRPr="006E6534">
        <w:rPr>
          <w:rFonts w:cs="Times New Roman"/>
          <w:color w:val="000000" w:themeColor="text1"/>
          <w:rPrChange w:id="10048" w:author="N F" w:date="2023-12-05T03:08:00Z">
            <w:rPr>
              <w:rFonts w:cs="Times New Roman"/>
            </w:rPr>
          </w:rPrChange>
        </w:rPr>
        <w:t xml:space="preserve">; </w:t>
      </w:r>
      <w:r w:rsidR="00125F40" w:rsidRPr="006E6534">
        <w:rPr>
          <w:rFonts w:cs="Times New Roman"/>
          <w:color w:val="000000" w:themeColor="text1"/>
          <w:lang w:val="en-US"/>
          <w:rPrChange w:id="10049" w:author="N F" w:date="2023-12-05T03:08:00Z">
            <w:rPr>
              <w:rFonts w:cs="Times New Roman"/>
              <w:lang w:val="en-US"/>
            </w:rPr>
          </w:rPrChange>
        </w:rPr>
        <w:t>liver</w:t>
      </w:r>
      <w:r w:rsidR="00125F40" w:rsidRPr="006E6534">
        <w:rPr>
          <w:rFonts w:cs="Times New Roman"/>
          <w:color w:val="000000" w:themeColor="text1"/>
          <w:rPrChange w:id="10050" w:author="N F" w:date="2023-12-05T03:08:00Z">
            <w:rPr>
              <w:rFonts w:cs="Times New Roman"/>
            </w:rPr>
          </w:rPrChange>
        </w:rPr>
        <w:t xml:space="preserve"> – </w:t>
      </w:r>
      <w:r w:rsidR="0024399F" w:rsidRPr="006E6534">
        <w:rPr>
          <w:rFonts w:cs="Times New Roman"/>
          <w:color w:val="000000" w:themeColor="text1"/>
          <w:rPrChange w:id="10051" w:author="N F" w:date="2023-12-05T03:08:00Z">
            <w:rPr>
              <w:rFonts w:cs="Times New Roman"/>
            </w:rPr>
          </w:rPrChange>
        </w:rPr>
        <w:t>концентрация осимертиниба и его метаболитов в печени</w:t>
      </w:r>
      <w:r w:rsidR="00125F40" w:rsidRPr="006E6534">
        <w:rPr>
          <w:rFonts w:cs="Times New Roman"/>
          <w:color w:val="000000" w:themeColor="text1"/>
          <w:rPrChange w:id="10052" w:author="N F" w:date="2023-12-05T03:08:00Z">
            <w:rPr>
              <w:rFonts w:cs="Times New Roman"/>
            </w:rPr>
          </w:rPrChange>
        </w:rPr>
        <w:t xml:space="preserve">; </w:t>
      </w:r>
      <w:r w:rsidR="00125F40" w:rsidRPr="006E6534">
        <w:rPr>
          <w:rFonts w:cs="Times New Roman"/>
          <w:color w:val="000000" w:themeColor="text1"/>
          <w:lang w:val="en-US"/>
          <w:rPrChange w:id="10053" w:author="N F" w:date="2023-12-05T03:08:00Z">
            <w:rPr>
              <w:rFonts w:cs="Times New Roman"/>
              <w:lang w:val="en-US"/>
            </w:rPr>
          </w:rPrChange>
        </w:rPr>
        <w:t>pituitary</w:t>
      </w:r>
      <w:r w:rsidR="00125F40" w:rsidRPr="006E6534">
        <w:rPr>
          <w:rFonts w:cs="Times New Roman"/>
          <w:color w:val="000000" w:themeColor="text1"/>
          <w:rPrChange w:id="10054" w:author="N F" w:date="2023-12-05T03:08:00Z">
            <w:rPr>
              <w:rFonts w:cs="Times New Roman"/>
            </w:rPr>
          </w:rPrChange>
        </w:rPr>
        <w:t xml:space="preserve"> – </w:t>
      </w:r>
      <w:r w:rsidR="0024399F" w:rsidRPr="006E6534">
        <w:rPr>
          <w:rFonts w:cs="Times New Roman"/>
          <w:color w:val="000000" w:themeColor="text1"/>
          <w:rPrChange w:id="10055" w:author="N F" w:date="2023-12-05T03:08:00Z">
            <w:rPr>
              <w:rFonts w:cs="Times New Roman"/>
            </w:rPr>
          </w:rPrChange>
        </w:rPr>
        <w:t>концентрация осимертиниба и его метаболитов в гипофизе</w:t>
      </w:r>
      <w:r w:rsidR="00125F40" w:rsidRPr="006E6534">
        <w:rPr>
          <w:rFonts w:cs="Times New Roman"/>
          <w:color w:val="000000" w:themeColor="text1"/>
          <w:rPrChange w:id="10056" w:author="N F" w:date="2023-12-05T03:08:00Z">
            <w:rPr>
              <w:rFonts w:cs="Times New Roman"/>
            </w:rPr>
          </w:rPrChange>
        </w:rPr>
        <w:t xml:space="preserve">; </w:t>
      </w:r>
      <w:r w:rsidR="00125F40" w:rsidRPr="006E6534">
        <w:rPr>
          <w:rFonts w:cs="Times New Roman"/>
          <w:color w:val="000000" w:themeColor="text1"/>
          <w:lang w:val="en-US"/>
          <w:rPrChange w:id="10057" w:author="N F" w:date="2023-12-05T03:08:00Z">
            <w:rPr>
              <w:rFonts w:cs="Times New Roman"/>
              <w:lang w:val="en-US"/>
            </w:rPr>
          </w:rPrChange>
        </w:rPr>
        <w:t>renal</w:t>
      </w:r>
      <w:r w:rsidR="00125F40" w:rsidRPr="006E6534">
        <w:rPr>
          <w:rFonts w:cs="Times New Roman"/>
          <w:color w:val="000000" w:themeColor="text1"/>
          <w:rPrChange w:id="10058" w:author="N F" w:date="2023-12-05T03:08:00Z">
            <w:rPr>
              <w:rFonts w:cs="Times New Roman"/>
            </w:rPr>
          </w:rPrChange>
        </w:rPr>
        <w:t xml:space="preserve"> </w:t>
      </w:r>
      <w:r w:rsidR="00125F40" w:rsidRPr="006E6534">
        <w:rPr>
          <w:rFonts w:cs="Times New Roman"/>
          <w:color w:val="000000" w:themeColor="text1"/>
          <w:lang w:val="en-US"/>
          <w:rPrChange w:id="10059" w:author="N F" w:date="2023-12-05T03:08:00Z">
            <w:rPr>
              <w:rFonts w:cs="Times New Roman"/>
              <w:lang w:val="en-US"/>
            </w:rPr>
          </w:rPrChange>
        </w:rPr>
        <w:t>cortex</w:t>
      </w:r>
      <w:r w:rsidR="00125F40" w:rsidRPr="006E6534">
        <w:rPr>
          <w:rFonts w:cs="Times New Roman"/>
          <w:color w:val="000000" w:themeColor="text1"/>
          <w:rPrChange w:id="10060" w:author="N F" w:date="2023-12-05T03:08:00Z">
            <w:rPr>
              <w:rFonts w:cs="Times New Roman"/>
            </w:rPr>
          </w:rPrChange>
        </w:rPr>
        <w:t xml:space="preserve"> – </w:t>
      </w:r>
      <w:r w:rsidR="0024399F" w:rsidRPr="006E6534">
        <w:rPr>
          <w:rFonts w:cs="Times New Roman"/>
          <w:color w:val="000000" w:themeColor="text1"/>
          <w:rPrChange w:id="10061" w:author="N F" w:date="2023-12-05T03:08:00Z">
            <w:rPr>
              <w:rFonts w:cs="Times New Roman"/>
            </w:rPr>
          </w:rPrChange>
        </w:rPr>
        <w:t>концентрация осимертиниба и его метаболитов в корковом веществе почек</w:t>
      </w:r>
      <w:r w:rsidR="00125F40" w:rsidRPr="006E6534">
        <w:rPr>
          <w:rFonts w:cs="Times New Roman"/>
          <w:color w:val="000000" w:themeColor="text1"/>
          <w:rPrChange w:id="10062" w:author="N F" w:date="2023-12-05T03:08:00Z">
            <w:rPr>
              <w:rFonts w:cs="Times New Roman"/>
            </w:rPr>
          </w:rPrChange>
        </w:rPr>
        <w:t xml:space="preserve">; </w:t>
      </w:r>
      <w:r w:rsidR="00125F40" w:rsidRPr="006E6534">
        <w:rPr>
          <w:rFonts w:cs="Times New Roman"/>
          <w:color w:val="000000" w:themeColor="text1"/>
          <w:lang w:val="en-US"/>
          <w:rPrChange w:id="10063" w:author="N F" w:date="2023-12-05T03:08:00Z">
            <w:rPr>
              <w:rFonts w:cs="Times New Roman"/>
              <w:lang w:val="en-US"/>
            </w:rPr>
          </w:rPrChange>
        </w:rPr>
        <w:t>skin</w:t>
      </w:r>
      <w:r w:rsidR="006F05C0" w:rsidRPr="006E6534">
        <w:rPr>
          <w:rFonts w:cs="Times New Roman"/>
          <w:color w:val="000000" w:themeColor="text1"/>
          <w:rPrChange w:id="10064" w:author="N F" w:date="2023-12-05T03:08:00Z">
            <w:rPr>
              <w:rFonts w:cs="Times New Roman"/>
            </w:rPr>
          </w:rPrChange>
        </w:rPr>
        <w:t xml:space="preserve"> (</w:t>
      </w:r>
      <w:r w:rsidR="006F05C0" w:rsidRPr="006E6534">
        <w:rPr>
          <w:rFonts w:cs="Times New Roman"/>
          <w:color w:val="000000" w:themeColor="text1"/>
          <w:lang w:val="en-US"/>
          <w:rPrChange w:id="10065" w:author="N F" w:date="2023-12-05T03:08:00Z">
            <w:rPr>
              <w:rFonts w:cs="Times New Roman"/>
              <w:lang w:val="en-US"/>
            </w:rPr>
          </w:rPrChange>
        </w:rPr>
        <w:t>non</w:t>
      </w:r>
      <w:r w:rsidR="006F05C0" w:rsidRPr="006E6534">
        <w:rPr>
          <w:rFonts w:cs="Times New Roman"/>
          <w:color w:val="000000" w:themeColor="text1"/>
          <w:rPrChange w:id="10066" w:author="N F" w:date="2023-12-05T03:08:00Z">
            <w:rPr>
              <w:rFonts w:cs="Times New Roman"/>
            </w:rPr>
          </w:rPrChange>
        </w:rPr>
        <w:t>-</w:t>
      </w:r>
      <w:r w:rsidR="006F05C0" w:rsidRPr="006E6534">
        <w:rPr>
          <w:rFonts w:cs="Times New Roman"/>
          <w:color w:val="000000" w:themeColor="text1"/>
          <w:lang w:val="en-US"/>
          <w:rPrChange w:id="10067" w:author="N F" w:date="2023-12-05T03:08:00Z">
            <w:rPr>
              <w:rFonts w:cs="Times New Roman"/>
              <w:lang w:val="en-US"/>
            </w:rPr>
          </w:rPrChange>
        </w:rPr>
        <w:t>pigmented</w:t>
      </w:r>
      <w:r w:rsidR="006F05C0" w:rsidRPr="006E6534">
        <w:rPr>
          <w:rFonts w:cs="Times New Roman"/>
          <w:color w:val="000000" w:themeColor="text1"/>
          <w:rPrChange w:id="10068" w:author="N F" w:date="2023-12-05T03:08:00Z">
            <w:rPr>
              <w:rFonts w:cs="Times New Roman"/>
            </w:rPr>
          </w:rPrChange>
        </w:rPr>
        <w:t xml:space="preserve">) – </w:t>
      </w:r>
      <w:r w:rsidR="0024399F" w:rsidRPr="006E6534">
        <w:rPr>
          <w:rFonts w:cs="Times New Roman"/>
          <w:color w:val="000000" w:themeColor="text1"/>
          <w:rPrChange w:id="10069" w:author="N F" w:date="2023-12-05T03:08:00Z">
            <w:rPr>
              <w:rFonts w:cs="Times New Roman"/>
            </w:rPr>
          </w:rPrChange>
        </w:rPr>
        <w:t>концентрация осимертиниба и его метаболитов в непигментированной коже</w:t>
      </w:r>
      <w:r w:rsidR="006F05C0" w:rsidRPr="006E6534">
        <w:rPr>
          <w:rFonts w:cs="Times New Roman"/>
          <w:color w:val="000000" w:themeColor="text1"/>
          <w:rPrChange w:id="10070" w:author="N F" w:date="2023-12-05T03:08:00Z">
            <w:rPr>
              <w:rFonts w:cs="Times New Roman"/>
            </w:rPr>
          </w:rPrChange>
        </w:rPr>
        <w:t xml:space="preserve">; </w:t>
      </w:r>
      <w:r w:rsidR="006F05C0" w:rsidRPr="006E6534">
        <w:rPr>
          <w:rFonts w:cs="Times New Roman"/>
          <w:color w:val="000000" w:themeColor="text1"/>
          <w:lang w:val="en-US"/>
          <w:rPrChange w:id="10071" w:author="N F" w:date="2023-12-05T03:08:00Z">
            <w:rPr>
              <w:rFonts w:cs="Times New Roman"/>
              <w:lang w:val="en-US"/>
            </w:rPr>
          </w:rPrChange>
        </w:rPr>
        <w:t>skin</w:t>
      </w:r>
      <w:r w:rsidR="006F05C0" w:rsidRPr="006E6534">
        <w:rPr>
          <w:rFonts w:cs="Times New Roman"/>
          <w:color w:val="000000" w:themeColor="text1"/>
          <w:rPrChange w:id="10072" w:author="N F" w:date="2023-12-05T03:08:00Z">
            <w:rPr>
              <w:rFonts w:cs="Times New Roman"/>
            </w:rPr>
          </w:rPrChange>
        </w:rPr>
        <w:t xml:space="preserve"> (</w:t>
      </w:r>
      <w:r w:rsidR="006F05C0" w:rsidRPr="006E6534">
        <w:rPr>
          <w:rFonts w:cs="Times New Roman"/>
          <w:color w:val="000000" w:themeColor="text1"/>
          <w:lang w:val="en-US"/>
          <w:rPrChange w:id="10073" w:author="N F" w:date="2023-12-05T03:08:00Z">
            <w:rPr>
              <w:rFonts w:cs="Times New Roman"/>
              <w:lang w:val="en-US"/>
            </w:rPr>
          </w:rPrChange>
        </w:rPr>
        <w:t>pigmented</w:t>
      </w:r>
      <w:r w:rsidR="006F05C0" w:rsidRPr="006E6534">
        <w:rPr>
          <w:rFonts w:cs="Times New Roman"/>
          <w:color w:val="000000" w:themeColor="text1"/>
          <w:rPrChange w:id="10074" w:author="N F" w:date="2023-12-05T03:08:00Z">
            <w:rPr>
              <w:rFonts w:cs="Times New Roman"/>
            </w:rPr>
          </w:rPrChange>
        </w:rPr>
        <w:t xml:space="preserve">) – </w:t>
      </w:r>
      <w:r w:rsidR="0024399F" w:rsidRPr="006E6534">
        <w:rPr>
          <w:rFonts w:cs="Times New Roman"/>
          <w:color w:val="000000" w:themeColor="text1"/>
          <w:rPrChange w:id="10075" w:author="N F" w:date="2023-12-05T03:08:00Z">
            <w:rPr>
              <w:rFonts w:cs="Times New Roman"/>
            </w:rPr>
          </w:rPrChange>
        </w:rPr>
        <w:t>концентрация осимертиниба и его метаболитов в пигментированной коже</w:t>
      </w:r>
      <w:r w:rsidR="006F05C0" w:rsidRPr="006E6534">
        <w:rPr>
          <w:rFonts w:cs="Times New Roman"/>
          <w:color w:val="000000" w:themeColor="text1"/>
          <w:rPrChange w:id="10076" w:author="N F" w:date="2023-12-05T03:08:00Z">
            <w:rPr>
              <w:rFonts w:cs="Times New Roman"/>
            </w:rPr>
          </w:rPrChange>
        </w:rPr>
        <w:t xml:space="preserve">; </w:t>
      </w:r>
      <w:r w:rsidR="006F05C0" w:rsidRPr="006E6534">
        <w:rPr>
          <w:rFonts w:cs="Times New Roman"/>
          <w:color w:val="000000" w:themeColor="text1"/>
          <w:lang w:val="en-US"/>
          <w:rPrChange w:id="10077" w:author="N F" w:date="2023-12-05T03:08:00Z">
            <w:rPr>
              <w:rFonts w:cs="Times New Roman"/>
              <w:lang w:val="en-US"/>
            </w:rPr>
          </w:rPrChange>
        </w:rPr>
        <w:t>spleen</w:t>
      </w:r>
      <w:r w:rsidR="006F05C0" w:rsidRPr="006E6534">
        <w:rPr>
          <w:rFonts w:cs="Times New Roman"/>
          <w:color w:val="000000" w:themeColor="text1"/>
          <w:rPrChange w:id="10078" w:author="N F" w:date="2023-12-05T03:08:00Z">
            <w:rPr>
              <w:rFonts w:cs="Times New Roman"/>
            </w:rPr>
          </w:rPrChange>
        </w:rPr>
        <w:t xml:space="preserve"> – </w:t>
      </w:r>
      <w:r w:rsidR="0024399F" w:rsidRPr="006E6534">
        <w:rPr>
          <w:rFonts w:cs="Times New Roman"/>
          <w:color w:val="000000" w:themeColor="text1"/>
          <w:rPrChange w:id="10079" w:author="N F" w:date="2023-12-05T03:08:00Z">
            <w:rPr>
              <w:rFonts w:cs="Times New Roman"/>
            </w:rPr>
          </w:rPrChange>
        </w:rPr>
        <w:t>концентрация осимертиниба и его метаболитов в селезенке</w:t>
      </w:r>
      <w:r w:rsidR="006F05C0" w:rsidRPr="006E6534">
        <w:rPr>
          <w:rFonts w:cs="Times New Roman"/>
          <w:color w:val="000000" w:themeColor="text1"/>
          <w:rPrChange w:id="10080" w:author="N F" w:date="2023-12-05T03:08:00Z">
            <w:rPr>
              <w:rFonts w:cs="Times New Roman"/>
            </w:rPr>
          </w:rPrChange>
        </w:rPr>
        <w:t xml:space="preserve">; </w:t>
      </w:r>
      <w:r w:rsidR="006F05C0" w:rsidRPr="006E6534">
        <w:rPr>
          <w:rFonts w:cs="Times New Roman"/>
          <w:color w:val="000000" w:themeColor="text1"/>
          <w:lang w:val="en-US"/>
          <w:rPrChange w:id="10081" w:author="N F" w:date="2023-12-05T03:08:00Z">
            <w:rPr>
              <w:rFonts w:cs="Times New Roman"/>
              <w:lang w:val="en-US"/>
            </w:rPr>
          </w:rPrChange>
        </w:rPr>
        <w:t>testis</w:t>
      </w:r>
      <w:r w:rsidR="006F05C0" w:rsidRPr="006E6534">
        <w:rPr>
          <w:rFonts w:cs="Times New Roman"/>
          <w:color w:val="000000" w:themeColor="text1"/>
          <w:rPrChange w:id="10082" w:author="N F" w:date="2023-12-05T03:08:00Z">
            <w:rPr>
              <w:rFonts w:cs="Times New Roman"/>
            </w:rPr>
          </w:rPrChange>
        </w:rPr>
        <w:t xml:space="preserve"> – </w:t>
      </w:r>
      <w:r w:rsidR="0024399F" w:rsidRPr="006E6534">
        <w:rPr>
          <w:rFonts w:cs="Times New Roman"/>
          <w:color w:val="000000" w:themeColor="text1"/>
          <w:rPrChange w:id="10083" w:author="N F" w:date="2023-12-05T03:08:00Z">
            <w:rPr>
              <w:rFonts w:cs="Times New Roman"/>
            </w:rPr>
          </w:rPrChange>
        </w:rPr>
        <w:t>концентрация осимертиниба и его метаболитов в семенниках</w:t>
      </w:r>
      <w:r w:rsidR="006F05C0" w:rsidRPr="006E6534">
        <w:rPr>
          <w:rFonts w:cs="Times New Roman"/>
          <w:color w:val="000000" w:themeColor="text1"/>
          <w:rPrChange w:id="10084" w:author="N F" w:date="2023-12-05T03:08:00Z">
            <w:rPr>
              <w:rFonts w:cs="Times New Roman"/>
            </w:rPr>
          </w:rPrChange>
        </w:rPr>
        <w:t xml:space="preserve">; </w:t>
      </w:r>
      <w:r w:rsidR="006F05C0" w:rsidRPr="006E6534">
        <w:rPr>
          <w:rFonts w:cs="Times New Roman"/>
          <w:color w:val="000000" w:themeColor="text1"/>
          <w:lang w:val="en-US"/>
          <w:rPrChange w:id="10085" w:author="N F" w:date="2023-12-05T03:08:00Z">
            <w:rPr>
              <w:rFonts w:cs="Times New Roman"/>
              <w:lang w:val="en-US"/>
            </w:rPr>
          </w:rPrChange>
        </w:rPr>
        <w:t>thyroid</w:t>
      </w:r>
      <w:r w:rsidR="006F05C0" w:rsidRPr="006E6534">
        <w:rPr>
          <w:rFonts w:cs="Times New Roman"/>
          <w:color w:val="000000" w:themeColor="text1"/>
          <w:rPrChange w:id="10086" w:author="N F" w:date="2023-12-05T03:08:00Z">
            <w:rPr>
              <w:rFonts w:cs="Times New Roman"/>
            </w:rPr>
          </w:rPrChange>
        </w:rPr>
        <w:t xml:space="preserve"> – </w:t>
      </w:r>
      <w:r w:rsidR="0024399F" w:rsidRPr="006E6534">
        <w:rPr>
          <w:rFonts w:cs="Times New Roman"/>
          <w:color w:val="000000" w:themeColor="text1"/>
          <w:rPrChange w:id="10087" w:author="N F" w:date="2023-12-05T03:08:00Z">
            <w:rPr>
              <w:rFonts w:cs="Times New Roman"/>
            </w:rPr>
          </w:rPrChange>
        </w:rPr>
        <w:t xml:space="preserve">концентрация осимертиниба и его </w:t>
      </w:r>
      <w:r w:rsidR="0024399F" w:rsidRPr="006E6534">
        <w:rPr>
          <w:rFonts w:cs="Times New Roman"/>
          <w:color w:val="000000" w:themeColor="text1"/>
          <w:rPrChange w:id="10088" w:author="N F" w:date="2023-12-05T03:08:00Z">
            <w:rPr>
              <w:rFonts w:cs="Times New Roman"/>
            </w:rPr>
          </w:rPrChange>
        </w:rPr>
        <w:lastRenderedPageBreak/>
        <w:t>метаболитов в щитовидной железе</w:t>
      </w:r>
      <w:r w:rsidR="006F05C0" w:rsidRPr="006E6534">
        <w:rPr>
          <w:rFonts w:cs="Times New Roman"/>
          <w:color w:val="000000" w:themeColor="text1"/>
          <w:rPrChange w:id="10089" w:author="N F" w:date="2023-12-05T03:08:00Z">
            <w:rPr>
              <w:rFonts w:cs="Times New Roman"/>
            </w:rPr>
          </w:rPrChange>
        </w:rPr>
        <w:t xml:space="preserve">; </w:t>
      </w:r>
      <w:r w:rsidR="00956B4B" w:rsidRPr="006E6534">
        <w:rPr>
          <w:rFonts w:cs="Times New Roman"/>
          <w:color w:val="000000" w:themeColor="text1"/>
          <w:lang w:val="en-US"/>
          <w:rPrChange w:id="10090" w:author="N F" w:date="2023-12-05T03:08:00Z">
            <w:rPr>
              <w:rFonts w:cs="Times New Roman"/>
              <w:lang w:val="en-US"/>
            </w:rPr>
          </w:rPrChange>
        </w:rPr>
        <w:t>uvea</w:t>
      </w:r>
      <w:r w:rsidR="00956B4B" w:rsidRPr="006E6534">
        <w:rPr>
          <w:rFonts w:cs="Times New Roman"/>
          <w:color w:val="000000" w:themeColor="text1"/>
          <w:rPrChange w:id="10091" w:author="N F" w:date="2023-12-05T03:08:00Z">
            <w:rPr>
              <w:rFonts w:cs="Times New Roman"/>
            </w:rPr>
          </w:rPrChange>
        </w:rPr>
        <w:t xml:space="preserve"> </w:t>
      </w:r>
      <w:r w:rsidR="00956B4B" w:rsidRPr="006E6534">
        <w:rPr>
          <w:rFonts w:cs="Times New Roman"/>
          <w:color w:val="000000" w:themeColor="text1"/>
          <w:lang w:val="en-US"/>
          <w:rPrChange w:id="10092" w:author="N F" w:date="2023-12-05T03:08:00Z">
            <w:rPr>
              <w:rFonts w:cs="Times New Roman"/>
              <w:lang w:val="en-US"/>
            </w:rPr>
          </w:rPrChange>
        </w:rPr>
        <w:t>plus</w:t>
      </w:r>
      <w:r w:rsidR="00956B4B" w:rsidRPr="006E6534">
        <w:rPr>
          <w:rFonts w:cs="Times New Roman"/>
          <w:color w:val="000000" w:themeColor="text1"/>
          <w:rPrChange w:id="10093" w:author="N F" w:date="2023-12-05T03:08:00Z">
            <w:rPr>
              <w:rFonts w:cs="Times New Roman"/>
            </w:rPr>
          </w:rPrChange>
        </w:rPr>
        <w:t xml:space="preserve"> </w:t>
      </w:r>
      <w:r w:rsidR="00956B4B" w:rsidRPr="006E6534">
        <w:rPr>
          <w:rFonts w:cs="Times New Roman"/>
          <w:color w:val="000000" w:themeColor="text1"/>
          <w:lang w:val="en-US"/>
          <w:rPrChange w:id="10094" w:author="N F" w:date="2023-12-05T03:08:00Z">
            <w:rPr>
              <w:rFonts w:cs="Times New Roman"/>
              <w:lang w:val="en-US"/>
            </w:rPr>
          </w:rPrChange>
        </w:rPr>
        <w:t>RPE</w:t>
      </w:r>
      <w:r w:rsidR="00956B4B" w:rsidRPr="006E6534">
        <w:rPr>
          <w:rFonts w:cs="Times New Roman"/>
          <w:color w:val="000000" w:themeColor="text1"/>
          <w:rPrChange w:id="10095" w:author="N F" w:date="2023-12-05T03:08:00Z">
            <w:rPr>
              <w:rFonts w:cs="Times New Roman"/>
            </w:rPr>
          </w:rPrChange>
        </w:rPr>
        <w:t xml:space="preserve"> – </w:t>
      </w:r>
      <w:r w:rsidR="00476AE9" w:rsidRPr="006E6534">
        <w:rPr>
          <w:rFonts w:cs="Times New Roman"/>
          <w:color w:val="000000" w:themeColor="text1"/>
          <w:rPrChange w:id="10096" w:author="N F" w:date="2023-12-05T03:08:00Z">
            <w:rPr>
              <w:rFonts w:cs="Times New Roman"/>
            </w:rPr>
          </w:rPrChange>
        </w:rPr>
        <w:t xml:space="preserve">концентрация осимертиниба и его метаболитов в сосудистой </w:t>
      </w:r>
      <w:r w:rsidR="006D277F" w:rsidRPr="006E6534">
        <w:rPr>
          <w:rFonts w:cs="Times New Roman"/>
          <w:color w:val="000000" w:themeColor="text1"/>
          <w:rPrChange w:id="10097" w:author="N F" w:date="2023-12-05T03:08:00Z">
            <w:rPr>
              <w:rFonts w:cs="Times New Roman"/>
            </w:rPr>
          </w:rPrChange>
        </w:rPr>
        <w:t>оболочке и пигментно</w:t>
      </w:r>
      <w:r w:rsidRPr="006E6534">
        <w:rPr>
          <w:rFonts w:cs="Times New Roman"/>
          <w:color w:val="000000" w:themeColor="text1"/>
          <w:rPrChange w:id="10098" w:author="N F" w:date="2023-12-05T03:08:00Z">
            <w:rPr>
              <w:rFonts w:cs="Times New Roman"/>
            </w:rPr>
          </w:rPrChange>
        </w:rPr>
        <w:t>м эпителии сетчатки</w:t>
      </w:r>
      <w:r w:rsidR="00956B4B" w:rsidRPr="006E6534">
        <w:rPr>
          <w:rFonts w:cs="Times New Roman"/>
          <w:color w:val="000000" w:themeColor="text1"/>
          <w:rPrChange w:id="10099" w:author="N F" w:date="2023-12-05T03:08:00Z">
            <w:rPr>
              <w:rFonts w:cs="Times New Roman"/>
            </w:rPr>
          </w:rPrChange>
        </w:rPr>
        <w:t xml:space="preserve">; </w:t>
      </w:r>
      <w:r w:rsidR="00956B4B" w:rsidRPr="006E6534">
        <w:rPr>
          <w:rFonts w:cs="Times New Roman"/>
          <w:color w:val="000000" w:themeColor="text1"/>
          <w:lang w:val="en-US"/>
          <w:rPrChange w:id="10100" w:author="N F" w:date="2023-12-05T03:08:00Z">
            <w:rPr>
              <w:rFonts w:cs="Times New Roman"/>
              <w:lang w:val="en-US"/>
            </w:rPr>
          </w:rPrChange>
        </w:rPr>
        <w:t>limit</w:t>
      </w:r>
      <w:r w:rsidR="00956B4B" w:rsidRPr="006E6534">
        <w:rPr>
          <w:rFonts w:cs="Times New Roman"/>
          <w:color w:val="000000" w:themeColor="text1"/>
          <w:rPrChange w:id="10101" w:author="N F" w:date="2023-12-05T03:08:00Z">
            <w:rPr>
              <w:rFonts w:cs="Times New Roman"/>
            </w:rPr>
          </w:rPrChange>
        </w:rPr>
        <w:t xml:space="preserve"> </w:t>
      </w:r>
      <w:r w:rsidR="00956B4B" w:rsidRPr="006E6534">
        <w:rPr>
          <w:rFonts w:cs="Times New Roman"/>
          <w:color w:val="000000" w:themeColor="text1"/>
          <w:lang w:val="en-US"/>
          <w:rPrChange w:id="10102" w:author="N F" w:date="2023-12-05T03:08:00Z">
            <w:rPr>
              <w:rFonts w:cs="Times New Roman"/>
              <w:lang w:val="en-US"/>
            </w:rPr>
          </w:rPrChange>
        </w:rPr>
        <w:t>of</w:t>
      </w:r>
      <w:r w:rsidR="00956B4B" w:rsidRPr="006E6534">
        <w:rPr>
          <w:rFonts w:cs="Times New Roman"/>
          <w:color w:val="000000" w:themeColor="text1"/>
          <w:rPrChange w:id="10103" w:author="N F" w:date="2023-12-05T03:08:00Z">
            <w:rPr>
              <w:rFonts w:cs="Times New Roman"/>
            </w:rPr>
          </w:rPrChange>
        </w:rPr>
        <w:t xml:space="preserve"> </w:t>
      </w:r>
      <w:r w:rsidR="00956B4B" w:rsidRPr="006E6534">
        <w:rPr>
          <w:rFonts w:cs="Times New Roman"/>
          <w:color w:val="000000" w:themeColor="text1"/>
          <w:lang w:val="en-US"/>
          <w:rPrChange w:id="10104" w:author="N F" w:date="2023-12-05T03:08:00Z">
            <w:rPr>
              <w:rFonts w:cs="Times New Roman"/>
              <w:lang w:val="en-US"/>
            </w:rPr>
          </w:rPrChange>
        </w:rPr>
        <w:t>quantification</w:t>
      </w:r>
      <w:r w:rsidR="00956B4B" w:rsidRPr="006E6534">
        <w:rPr>
          <w:rFonts w:cs="Times New Roman"/>
          <w:color w:val="000000" w:themeColor="text1"/>
          <w:rPrChange w:id="10105" w:author="N F" w:date="2023-12-05T03:08:00Z">
            <w:rPr>
              <w:rFonts w:cs="Times New Roman"/>
            </w:rPr>
          </w:rPrChange>
        </w:rPr>
        <w:t xml:space="preserve"> – </w:t>
      </w:r>
      <w:r w:rsidRPr="006E6534">
        <w:rPr>
          <w:rFonts w:cs="Times New Roman"/>
          <w:color w:val="000000" w:themeColor="text1"/>
          <w:rPrChange w:id="10106" w:author="N F" w:date="2023-12-05T03:08:00Z">
            <w:rPr>
              <w:rFonts w:cs="Times New Roman"/>
            </w:rPr>
          </w:rPrChange>
        </w:rPr>
        <w:t>предел количественного определения</w:t>
      </w:r>
      <w:r w:rsidR="00956B4B" w:rsidRPr="006E6534">
        <w:rPr>
          <w:rFonts w:cs="Times New Roman"/>
          <w:color w:val="000000" w:themeColor="text1"/>
          <w:rPrChange w:id="10107" w:author="N F" w:date="2023-12-05T03:08:00Z">
            <w:rPr>
              <w:rFonts w:cs="Times New Roman"/>
            </w:rPr>
          </w:rPrChange>
        </w:rPr>
        <w:t>.</w:t>
      </w:r>
    </w:p>
    <w:p w14:paraId="44765A96" w14:textId="77777777" w:rsidR="00E63EA4" w:rsidRPr="006E6534" w:rsidRDefault="00E63EA4">
      <w:pPr>
        <w:pStyle w:val="SDText"/>
        <w:spacing w:after="0"/>
        <w:rPr>
          <w:rFonts w:cs="Times New Roman"/>
          <w:color w:val="000000" w:themeColor="text1"/>
          <w:rPrChange w:id="10108" w:author="N F" w:date="2023-12-05T03:08:00Z">
            <w:rPr>
              <w:rFonts w:cs="Times New Roman"/>
            </w:rPr>
          </w:rPrChange>
        </w:rPr>
        <w:pPrChange w:id="10109" w:author="Barshadskaya, Yuliya" w:date="2024-01-14T17:35:00Z">
          <w:pPr>
            <w:pStyle w:val="SDText"/>
          </w:pPr>
        </w:pPrChange>
      </w:pPr>
    </w:p>
    <w:p w14:paraId="5EC6DBCC" w14:textId="4CFED30A" w:rsidR="00956BF1" w:rsidRPr="006E6534" w:rsidRDefault="00F543D2">
      <w:pPr>
        <w:pStyle w:val="3"/>
        <w:numPr>
          <w:ilvl w:val="0"/>
          <w:numId w:val="0"/>
        </w:numPr>
        <w:spacing w:line="240" w:lineRule="auto"/>
        <w:rPr>
          <w:rFonts w:cs="Times New Roman"/>
          <w:sz w:val="24"/>
          <w:rPrChange w:id="10110" w:author="N F" w:date="2023-12-05T03:08:00Z">
            <w:rPr/>
          </w:rPrChange>
        </w:rPr>
        <w:pPrChange w:id="10111" w:author="Barshadskaya, Yuliya" w:date="2024-01-14T17:35:00Z">
          <w:pPr>
            <w:pStyle w:val="3"/>
          </w:pPr>
        </w:pPrChange>
      </w:pPr>
      <w:bookmarkStart w:id="10112" w:name="_Toc115733017"/>
      <w:ins w:id="10113" w:author="Barshadskaya, Yuliya" w:date="2024-01-14T17:35:00Z">
        <w:r>
          <w:rPr>
            <w:rFonts w:cs="Times New Roman"/>
            <w:sz w:val="24"/>
          </w:rPr>
          <w:t xml:space="preserve">3.2.3. </w:t>
        </w:r>
      </w:ins>
      <w:r w:rsidR="00956BF1" w:rsidRPr="006E6534">
        <w:rPr>
          <w:rFonts w:cs="Times New Roman"/>
          <w:sz w:val="24"/>
          <w:rPrChange w:id="10114" w:author="N F" w:date="2023-12-05T03:08:00Z">
            <w:rPr/>
          </w:rPrChange>
        </w:rPr>
        <w:t>Связывание с белками плазмы</w:t>
      </w:r>
      <w:bookmarkEnd w:id="10112"/>
    </w:p>
    <w:p w14:paraId="2286FF13" w14:textId="4A8DCD01" w:rsidR="00893921" w:rsidRPr="006E6534" w:rsidRDefault="006D0388">
      <w:pPr>
        <w:pStyle w:val="SDText"/>
        <w:spacing w:after="0"/>
        <w:rPr>
          <w:rFonts w:cs="Times New Roman"/>
          <w:color w:val="000000" w:themeColor="text1"/>
          <w:szCs w:val="24"/>
          <w:rPrChange w:id="10115" w:author="N F" w:date="2023-12-05T03:08:00Z">
            <w:rPr>
              <w:rFonts w:cs="Times New Roman"/>
              <w:szCs w:val="24"/>
            </w:rPr>
          </w:rPrChange>
        </w:rPr>
        <w:pPrChange w:id="10116" w:author="Barshadskaya, Yuliya" w:date="2024-01-14T17:35:00Z">
          <w:pPr>
            <w:pStyle w:val="SDText"/>
          </w:pPr>
        </w:pPrChange>
      </w:pPr>
      <w:r w:rsidRPr="006E6534">
        <w:rPr>
          <w:rFonts w:cs="Times New Roman"/>
          <w:color w:val="000000" w:themeColor="text1"/>
          <w:szCs w:val="24"/>
          <w:rPrChange w:id="10117" w:author="N F" w:date="2023-12-05T03:08:00Z">
            <w:rPr>
              <w:rFonts w:cs="Times New Roman"/>
              <w:szCs w:val="24"/>
            </w:rPr>
          </w:rPrChange>
        </w:rPr>
        <w:t xml:space="preserve">Доступны результаты </w:t>
      </w:r>
      <w:r w:rsidRPr="006E6534">
        <w:rPr>
          <w:rFonts w:cs="Times New Roman"/>
          <w:i/>
          <w:iCs/>
          <w:color w:val="000000" w:themeColor="text1"/>
          <w:szCs w:val="24"/>
          <w:lang w:val="en-US"/>
          <w:rPrChange w:id="10118" w:author="N F" w:date="2023-12-05T03:08:00Z">
            <w:rPr>
              <w:rFonts w:cs="Times New Roman"/>
              <w:i/>
              <w:iCs/>
              <w:szCs w:val="24"/>
              <w:lang w:val="en-US"/>
            </w:rPr>
          </w:rPrChange>
        </w:rPr>
        <w:t>in</w:t>
      </w:r>
      <w:r w:rsidRPr="006E6534">
        <w:rPr>
          <w:rFonts w:cs="Times New Roman"/>
          <w:i/>
          <w:iCs/>
          <w:color w:val="000000" w:themeColor="text1"/>
          <w:szCs w:val="24"/>
          <w:rPrChange w:id="10119" w:author="N F" w:date="2023-12-05T03:08:00Z">
            <w:rPr>
              <w:rFonts w:cs="Times New Roman"/>
              <w:i/>
              <w:iCs/>
              <w:szCs w:val="24"/>
            </w:rPr>
          </w:rPrChange>
        </w:rPr>
        <w:t xml:space="preserve"> </w:t>
      </w:r>
      <w:r w:rsidRPr="006E6534">
        <w:rPr>
          <w:rFonts w:cs="Times New Roman"/>
          <w:i/>
          <w:iCs/>
          <w:color w:val="000000" w:themeColor="text1"/>
          <w:szCs w:val="24"/>
          <w:lang w:val="en-US"/>
          <w:rPrChange w:id="10120" w:author="N F" w:date="2023-12-05T03:08:00Z">
            <w:rPr>
              <w:rFonts w:cs="Times New Roman"/>
              <w:i/>
              <w:iCs/>
              <w:szCs w:val="24"/>
              <w:lang w:val="en-US"/>
            </w:rPr>
          </w:rPrChange>
        </w:rPr>
        <w:t>vitro</w:t>
      </w:r>
      <w:r w:rsidRPr="006E6534">
        <w:rPr>
          <w:rFonts w:cs="Times New Roman"/>
          <w:color w:val="000000" w:themeColor="text1"/>
          <w:szCs w:val="24"/>
          <w:rPrChange w:id="10121" w:author="N F" w:date="2023-12-05T03:08:00Z">
            <w:rPr>
              <w:rFonts w:cs="Times New Roman"/>
              <w:szCs w:val="24"/>
            </w:rPr>
          </w:rPrChange>
        </w:rPr>
        <w:t xml:space="preserve"> исследования</w:t>
      </w:r>
      <w:r w:rsidR="00AB1627" w:rsidRPr="006E6534">
        <w:rPr>
          <w:rFonts w:cs="Times New Roman"/>
          <w:color w:val="000000" w:themeColor="text1"/>
          <w:szCs w:val="24"/>
          <w:rPrChange w:id="10122" w:author="N F" w:date="2023-12-05T03:08:00Z">
            <w:rPr>
              <w:rFonts w:cs="Times New Roman"/>
              <w:szCs w:val="24"/>
            </w:rPr>
          </w:rPrChange>
        </w:rPr>
        <w:t xml:space="preserve"> связывания радиоактивно меченого осимертиниба </w:t>
      </w:r>
      <w:r w:rsidR="00FD314A" w:rsidRPr="006E6534">
        <w:rPr>
          <w:rFonts w:cs="Times New Roman"/>
          <w:color w:val="000000" w:themeColor="text1"/>
          <w:szCs w:val="24"/>
          <w:rPrChange w:id="10123" w:author="N F" w:date="2023-12-05T03:08:00Z">
            <w:rPr>
              <w:rFonts w:cs="Times New Roman"/>
              <w:szCs w:val="24"/>
            </w:rPr>
          </w:rPrChange>
        </w:rPr>
        <w:t>с белками гепатоцитов</w:t>
      </w:r>
      <w:r w:rsidR="00AB1627" w:rsidRPr="006E6534">
        <w:rPr>
          <w:rFonts w:cs="Times New Roman"/>
          <w:color w:val="000000" w:themeColor="text1"/>
          <w:szCs w:val="24"/>
          <w:rPrChange w:id="10124" w:author="N F" w:date="2023-12-05T03:08:00Z">
            <w:rPr>
              <w:rFonts w:cs="Times New Roman"/>
              <w:szCs w:val="24"/>
            </w:rPr>
          </w:rPrChange>
        </w:rPr>
        <w:t xml:space="preserve"> крыс</w:t>
      </w:r>
      <w:r w:rsidR="00EC4647" w:rsidRPr="006E6534">
        <w:rPr>
          <w:rFonts w:cs="Times New Roman"/>
          <w:color w:val="000000" w:themeColor="text1"/>
          <w:szCs w:val="24"/>
          <w:rPrChange w:id="10125" w:author="N F" w:date="2023-12-05T03:08:00Z">
            <w:rPr>
              <w:rFonts w:cs="Times New Roman"/>
              <w:szCs w:val="24"/>
            </w:rPr>
          </w:rPrChange>
        </w:rPr>
        <w:t>. Клетки инкубировали в присутс</w:t>
      </w:r>
      <w:r w:rsidR="00C94FFA" w:rsidRPr="006E6534">
        <w:rPr>
          <w:rFonts w:cs="Times New Roman"/>
          <w:color w:val="000000" w:themeColor="text1"/>
          <w:szCs w:val="24"/>
          <w:rPrChange w:id="10126" w:author="N F" w:date="2023-12-05T03:08:00Z">
            <w:rPr>
              <w:rFonts w:cs="Times New Roman"/>
              <w:szCs w:val="24"/>
            </w:rPr>
          </w:rPrChange>
        </w:rPr>
        <w:t>т</w:t>
      </w:r>
      <w:r w:rsidR="00EC4647" w:rsidRPr="006E6534">
        <w:rPr>
          <w:rFonts w:cs="Times New Roman"/>
          <w:color w:val="000000" w:themeColor="text1"/>
          <w:szCs w:val="24"/>
          <w:rPrChange w:id="10127" w:author="N F" w:date="2023-12-05T03:08:00Z">
            <w:rPr>
              <w:rFonts w:cs="Times New Roman"/>
              <w:szCs w:val="24"/>
            </w:rPr>
          </w:rPrChange>
        </w:rPr>
        <w:t xml:space="preserve">вии радиоактивно меченого осимертиниба в концентрации 10 мкмоль/л в течение 4 ч. </w:t>
      </w:r>
      <w:r w:rsidR="00A754CF" w:rsidRPr="006E6534">
        <w:rPr>
          <w:rFonts w:cs="Times New Roman"/>
          <w:color w:val="000000" w:themeColor="text1"/>
          <w:szCs w:val="24"/>
          <w:rPrChange w:id="10128" w:author="N F" w:date="2023-12-05T03:08:00Z">
            <w:rPr>
              <w:rFonts w:cs="Times New Roman"/>
              <w:szCs w:val="24"/>
            </w:rPr>
          </w:rPrChange>
        </w:rPr>
        <w:t>Ковалентное связывание осимертиниба составило 217 пмоль</w:t>
      </w:r>
      <w:r w:rsidR="00651278" w:rsidRPr="006E6534">
        <w:rPr>
          <w:rFonts w:cs="Times New Roman"/>
          <w:color w:val="000000" w:themeColor="text1"/>
          <w:szCs w:val="24"/>
          <w:rPrChange w:id="10129" w:author="N F" w:date="2023-12-05T03:08:00Z">
            <w:rPr>
              <w:rFonts w:cs="Times New Roman"/>
              <w:szCs w:val="24"/>
            </w:rPr>
          </w:rPrChange>
        </w:rPr>
        <w:t>/мг, что превысило значение для положительного контроля</w:t>
      </w:r>
      <w:r w:rsidR="00AB1627" w:rsidRPr="006E6534">
        <w:rPr>
          <w:rFonts w:cs="Times New Roman"/>
          <w:color w:val="000000" w:themeColor="text1"/>
          <w:szCs w:val="24"/>
          <w:rPrChange w:id="10130" w:author="N F" w:date="2023-12-05T03:08:00Z">
            <w:rPr>
              <w:rFonts w:cs="Times New Roman"/>
              <w:szCs w:val="24"/>
            </w:rPr>
          </w:rPrChange>
        </w:rPr>
        <w:t xml:space="preserve"> </w:t>
      </w:r>
      <w:ins w:id="10131" w:author="Barshadskaya, Yuliya" w:date="2024-01-14T17:35:00Z">
        <w:r w:rsidR="00F543D2" w:rsidRPr="0001519A">
          <w:rPr>
            <w:rFonts w:cs="Times New Roman"/>
            <w:color w:val="000000" w:themeColor="text1"/>
            <w:lang w:val="en-US"/>
          </w:rPr>
          <w:fldChar w:fldCharType="begin"/>
        </w:r>
        <w:r w:rsidR="00F543D2"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F543D2" w:rsidRPr="0001519A">
          <w:rPr>
            <w:rFonts w:cs="Times New Roman"/>
            <w:color w:val="000000" w:themeColor="text1"/>
            <w:lang w:val="en-US"/>
          </w:rPr>
          <w:fldChar w:fldCharType="separate"/>
        </w:r>
        <w:r w:rsidR="00F543D2" w:rsidRPr="0018315E">
          <w:rPr>
            <w:rFonts w:cs="Times New Roman"/>
            <w:color w:val="000000" w:themeColor="text1"/>
          </w:rPr>
          <w:t>[</w:t>
        </w:r>
      </w:ins>
      <w:ins w:id="10132" w:author="Barshadskaya, Yuliya" w:date="2024-02-22T23:46:00Z">
        <w:r w:rsidR="007C662F">
          <w:rPr>
            <w:rFonts w:cs="Times New Roman"/>
            <w:color w:val="000000" w:themeColor="text1"/>
          </w:rPr>
          <w:t>1</w:t>
        </w:r>
      </w:ins>
      <w:ins w:id="10133" w:author="Barshadskaya, Yuliya" w:date="2024-01-14T17:35:00Z">
        <w:r w:rsidR="00F543D2" w:rsidRPr="00DD38F1">
          <w:rPr>
            <w:rFonts w:cs="Times New Roman"/>
            <w:color w:val="000000" w:themeColor="text1"/>
          </w:rPr>
          <w:t>]</w:t>
        </w:r>
        <w:r w:rsidR="00F543D2" w:rsidRPr="0001519A">
          <w:rPr>
            <w:rFonts w:cs="Times New Roman"/>
            <w:color w:val="000000" w:themeColor="text1"/>
            <w:lang w:val="en-US"/>
          </w:rPr>
          <w:fldChar w:fldCharType="end"/>
        </w:r>
      </w:ins>
      <w:del w:id="10134" w:author="Barshadskaya, Yuliya" w:date="2024-01-14T17:35:00Z">
        <w:r w:rsidR="00893921" w:rsidRPr="006E6534" w:rsidDel="00F543D2">
          <w:rPr>
            <w:rFonts w:cs="Times New Roman"/>
            <w:color w:val="000000" w:themeColor="text1"/>
            <w:szCs w:val="24"/>
            <w:lang w:val="en-US"/>
            <w:rPrChange w:id="10135" w:author="N F" w:date="2023-12-05T03:08:00Z">
              <w:rPr>
                <w:rFonts w:cs="Times New Roman"/>
                <w:szCs w:val="24"/>
                <w:lang w:val="en-US"/>
              </w:rPr>
            </w:rPrChange>
          </w:rPr>
          <w:fldChar w:fldCharType="begin"/>
        </w:r>
        <w:r w:rsidR="00AE1425" w:rsidRPr="006E6534" w:rsidDel="00F543D2">
          <w:rPr>
            <w:rFonts w:cs="Times New Roman"/>
            <w:color w:val="000000" w:themeColor="text1"/>
            <w:szCs w:val="24"/>
            <w:rPrChange w:id="10136"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137" w:author="N F" w:date="2023-12-05T03:08:00Z">
              <w:rPr>
                <w:rFonts w:cs="Times New Roman"/>
                <w:szCs w:val="24"/>
                <w:lang w:val="en-US"/>
              </w:rPr>
            </w:rPrChange>
          </w:rPr>
          <w:delInstrText>ADDIN</w:delInstrText>
        </w:r>
        <w:r w:rsidR="00AE1425" w:rsidRPr="006E6534" w:rsidDel="00F543D2">
          <w:rPr>
            <w:rFonts w:cs="Times New Roman"/>
            <w:color w:val="000000" w:themeColor="text1"/>
            <w:szCs w:val="24"/>
            <w:rPrChange w:id="10138"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139" w:author="N F" w:date="2023-12-05T03:08:00Z">
              <w:rPr>
                <w:rFonts w:cs="Times New Roman"/>
                <w:szCs w:val="24"/>
                <w:lang w:val="en-US"/>
              </w:rPr>
            </w:rPrChange>
          </w:rPr>
          <w:delInstrText>ZOTERO</w:delInstrText>
        </w:r>
        <w:r w:rsidR="00AE1425" w:rsidRPr="006E6534" w:rsidDel="00F543D2">
          <w:rPr>
            <w:rFonts w:cs="Times New Roman"/>
            <w:color w:val="000000" w:themeColor="text1"/>
            <w:szCs w:val="24"/>
            <w:rPrChange w:id="10140" w:author="N F" w:date="2023-12-05T03:08:00Z">
              <w:rPr>
                <w:rFonts w:cs="Times New Roman"/>
                <w:szCs w:val="24"/>
              </w:rPr>
            </w:rPrChange>
          </w:rPr>
          <w:delInstrText>_</w:delInstrText>
        </w:r>
        <w:r w:rsidR="00AE1425" w:rsidRPr="006E6534" w:rsidDel="00F543D2">
          <w:rPr>
            <w:rFonts w:cs="Times New Roman"/>
            <w:color w:val="000000" w:themeColor="text1"/>
            <w:szCs w:val="24"/>
            <w:lang w:val="en-US"/>
            <w:rPrChange w:id="10141" w:author="N F" w:date="2023-12-05T03:08:00Z">
              <w:rPr>
                <w:rFonts w:cs="Times New Roman"/>
                <w:szCs w:val="24"/>
                <w:lang w:val="en-US"/>
              </w:rPr>
            </w:rPrChange>
          </w:rPr>
          <w:delInstrText>ITEM</w:delInstrText>
        </w:r>
        <w:r w:rsidR="00AE1425" w:rsidRPr="006E6534" w:rsidDel="00F543D2">
          <w:rPr>
            <w:rFonts w:cs="Times New Roman"/>
            <w:color w:val="000000" w:themeColor="text1"/>
            <w:szCs w:val="24"/>
            <w:rPrChange w:id="10142"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143" w:author="N F" w:date="2023-12-05T03:08:00Z">
              <w:rPr>
                <w:rFonts w:cs="Times New Roman"/>
                <w:szCs w:val="24"/>
                <w:lang w:val="en-US"/>
              </w:rPr>
            </w:rPrChange>
          </w:rPr>
          <w:delInstrText>CSL</w:delInstrText>
        </w:r>
        <w:r w:rsidR="00AE1425" w:rsidRPr="006E6534" w:rsidDel="00F543D2">
          <w:rPr>
            <w:rFonts w:cs="Times New Roman"/>
            <w:color w:val="000000" w:themeColor="text1"/>
            <w:szCs w:val="24"/>
            <w:rPrChange w:id="10144" w:author="N F" w:date="2023-12-05T03:08:00Z">
              <w:rPr>
                <w:rFonts w:cs="Times New Roman"/>
                <w:szCs w:val="24"/>
              </w:rPr>
            </w:rPrChange>
          </w:rPr>
          <w:delInstrText>_</w:delInstrText>
        </w:r>
        <w:r w:rsidR="00AE1425" w:rsidRPr="006E6534" w:rsidDel="00F543D2">
          <w:rPr>
            <w:rFonts w:cs="Times New Roman"/>
            <w:color w:val="000000" w:themeColor="text1"/>
            <w:szCs w:val="24"/>
            <w:lang w:val="en-US"/>
            <w:rPrChange w:id="10145" w:author="N F" w:date="2023-12-05T03:08:00Z">
              <w:rPr>
                <w:rFonts w:cs="Times New Roman"/>
                <w:szCs w:val="24"/>
                <w:lang w:val="en-US"/>
              </w:rPr>
            </w:rPrChange>
          </w:rPr>
          <w:delInstrText>CITATION</w:delInstrText>
        </w:r>
        <w:r w:rsidR="00AE1425" w:rsidRPr="006E6534" w:rsidDel="00F543D2">
          <w:rPr>
            <w:rFonts w:cs="Times New Roman"/>
            <w:color w:val="000000" w:themeColor="text1"/>
            <w:szCs w:val="24"/>
            <w:rPrChange w:id="10146"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147" w:author="N F" w:date="2023-12-05T03:08:00Z">
              <w:rPr>
                <w:rFonts w:cs="Times New Roman"/>
                <w:szCs w:val="24"/>
                <w:lang w:val="en-US"/>
              </w:rPr>
            </w:rPrChange>
          </w:rPr>
          <w:delInstrText>citationID</w:delInstrText>
        </w:r>
        <w:r w:rsidR="00AE1425" w:rsidRPr="006E6534" w:rsidDel="00F543D2">
          <w:rPr>
            <w:rFonts w:cs="Times New Roman"/>
            <w:color w:val="000000" w:themeColor="text1"/>
            <w:szCs w:val="24"/>
            <w:rPrChange w:id="10148" w:author="N F" w:date="2023-12-05T03:08:00Z">
              <w:rPr>
                <w:rFonts w:cs="Times New Roman"/>
                <w:szCs w:val="24"/>
              </w:rPr>
            </w:rPrChange>
          </w:rPr>
          <w:delInstrText>":"47</w:delInstrText>
        </w:r>
        <w:r w:rsidR="00AE1425" w:rsidRPr="006E6534" w:rsidDel="00F543D2">
          <w:rPr>
            <w:rFonts w:cs="Times New Roman"/>
            <w:color w:val="000000" w:themeColor="text1"/>
            <w:szCs w:val="24"/>
            <w:lang w:val="en-US"/>
            <w:rPrChange w:id="10149" w:author="N F" w:date="2023-12-05T03:08:00Z">
              <w:rPr>
                <w:rFonts w:cs="Times New Roman"/>
                <w:szCs w:val="24"/>
                <w:lang w:val="en-US"/>
              </w:rPr>
            </w:rPrChange>
          </w:rPr>
          <w:delInstrText>jYSPt</w:delInstrText>
        </w:r>
        <w:r w:rsidR="00AE1425" w:rsidRPr="006E6534" w:rsidDel="00F543D2">
          <w:rPr>
            <w:rFonts w:cs="Times New Roman"/>
            <w:color w:val="000000" w:themeColor="text1"/>
            <w:szCs w:val="24"/>
            <w:rPrChange w:id="10150" w:author="N F" w:date="2023-12-05T03:08:00Z">
              <w:rPr>
                <w:rFonts w:cs="Times New Roman"/>
                <w:szCs w:val="24"/>
              </w:rPr>
            </w:rPrChange>
          </w:rPr>
          <w:delInstrText>1","</w:delInstrText>
        </w:r>
        <w:r w:rsidR="00AE1425" w:rsidRPr="006E6534" w:rsidDel="00F543D2">
          <w:rPr>
            <w:rFonts w:cs="Times New Roman"/>
            <w:color w:val="000000" w:themeColor="text1"/>
            <w:szCs w:val="24"/>
            <w:lang w:val="en-US"/>
            <w:rPrChange w:id="10151" w:author="N F" w:date="2023-12-05T03:08:00Z">
              <w:rPr>
                <w:rFonts w:cs="Times New Roman"/>
                <w:szCs w:val="24"/>
                <w:lang w:val="en-US"/>
              </w:rPr>
            </w:rPrChange>
          </w:rPr>
          <w:delInstrText>properties</w:delInstrText>
        </w:r>
        <w:r w:rsidR="00AE1425" w:rsidRPr="006E6534" w:rsidDel="00F543D2">
          <w:rPr>
            <w:rFonts w:cs="Times New Roman"/>
            <w:color w:val="000000" w:themeColor="text1"/>
            <w:szCs w:val="24"/>
            <w:rPrChange w:id="10152"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153" w:author="N F" w:date="2023-12-05T03:08:00Z">
              <w:rPr>
                <w:rFonts w:cs="Times New Roman"/>
                <w:szCs w:val="24"/>
                <w:lang w:val="en-US"/>
              </w:rPr>
            </w:rPrChange>
          </w:rPr>
          <w:delInstrText>formattedCitation</w:delInstrText>
        </w:r>
        <w:r w:rsidR="00AE1425" w:rsidRPr="006E6534" w:rsidDel="00F543D2">
          <w:rPr>
            <w:rFonts w:cs="Times New Roman"/>
            <w:color w:val="000000" w:themeColor="text1"/>
            <w:szCs w:val="24"/>
            <w:rPrChange w:id="10154" w:author="N F" w:date="2023-12-05T03:08:00Z">
              <w:rPr>
                <w:rFonts w:cs="Times New Roman"/>
                <w:szCs w:val="24"/>
              </w:rPr>
            </w:rPrChange>
          </w:rPr>
          <w:delInstrText>":"(6)","</w:delInstrText>
        </w:r>
        <w:r w:rsidR="00AE1425" w:rsidRPr="006E6534" w:rsidDel="00F543D2">
          <w:rPr>
            <w:rFonts w:cs="Times New Roman"/>
            <w:color w:val="000000" w:themeColor="text1"/>
            <w:szCs w:val="24"/>
            <w:lang w:val="en-US"/>
            <w:rPrChange w:id="10155" w:author="N F" w:date="2023-12-05T03:08:00Z">
              <w:rPr>
                <w:rFonts w:cs="Times New Roman"/>
                <w:szCs w:val="24"/>
                <w:lang w:val="en-US"/>
              </w:rPr>
            </w:rPrChange>
          </w:rPr>
          <w:delInstrText>plainCitation</w:delInstrText>
        </w:r>
        <w:r w:rsidR="00AE1425" w:rsidRPr="006E6534" w:rsidDel="00F543D2">
          <w:rPr>
            <w:rFonts w:cs="Times New Roman"/>
            <w:color w:val="000000" w:themeColor="text1"/>
            <w:szCs w:val="24"/>
            <w:rPrChange w:id="10156" w:author="N F" w:date="2023-12-05T03:08:00Z">
              <w:rPr>
                <w:rFonts w:cs="Times New Roman"/>
                <w:szCs w:val="24"/>
              </w:rPr>
            </w:rPrChange>
          </w:rPr>
          <w:delInstrText>":"(6)","</w:delInstrText>
        </w:r>
        <w:r w:rsidR="00AE1425" w:rsidRPr="006E6534" w:rsidDel="00F543D2">
          <w:rPr>
            <w:rFonts w:cs="Times New Roman"/>
            <w:color w:val="000000" w:themeColor="text1"/>
            <w:szCs w:val="24"/>
            <w:lang w:val="en-US"/>
            <w:rPrChange w:id="10157" w:author="N F" w:date="2023-12-05T03:08:00Z">
              <w:rPr>
                <w:rFonts w:cs="Times New Roman"/>
                <w:szCs w:val="24"/>
                <w:lang w:val="en-US"/>
              </w:rPr>
            </w:rPrChange>
          </w:rPr>
          <w:delInstrText>noteIndex</w:delInstrText>
        </w:r>
        <w:r w:rsidR="00AE1425" w:rsidRPr="006E6534" w:rsidDel="00F543D2">
          <w:rPr>
            <w:rFonts w:cs="Times New Roman"/>
            <w:color w:val="000000" w:themeColor="text1"/>
            <w:szCs w:val="24"/>
            <w:rPrChange w:id="10158" w:author="N F" w:date="2023-12-05T03:08:00Z">
              <w:rPr>
                <w:rFonts w:cs="Times New Roman"/>
                <w:szCs w:val="24"/>
              </w:rPr>
            </w:rPrChange>
          </w:rPr>
          <w:delInstrText>":0},"</w:delInstrText>
        </w:r>
        <w:r w:rsidR="00AE1425" w:rsidRPr="006E6534" w:rsidDel="00F543D2">
          <w:rPr>
            <w:rFonts w:cs="Times New Roman"/>
            <w:color w:val="000000" w:themeColor="text1"/>
            <w:szCs w:val="24"/>
            <w:lang w:val="en-US"/>
            <w:rPrChange w:id="10159" w:author="N F" w:date="2023-12-05T03:08:00Z">
              <w:rPr>
                <w:rFonts w:cs="Times New Roman"/>
                <w:szCs w:val="24"/>
                <w:lang w:val="en-US"/>
              </w:rPr>
            </w:rPrChange>
          </w:rPr>
          <w:delInstrText>citationItems</w:delInstrText>
        </w:r>
        <w:r w:rsidR="00AE1425" w:rsidRPr="006E6534" w:rsidDel="00F543D2">
          <w:rPr>
            <w:rFonts w:cs="Times New Roman"/>
            <w:color w:val="000000" w:themeColor="text1"/>
            <w:szCs w:val="24"/>
            <w:rPrChange w:id="10160"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161" w:author="N F" w:date="2023-12-05T03:08:00Z">
              <w:rPr>
                <w:rFonts w:cs="Times New Roman"/>
                <w:szCs w:val="24"/>
                <w:lang w:val="en-US"/>
              </w:rPr>
            </w:rPrChange>
          </w:rPr>
          <w:delInstrText>id</w:delInstrText>
        </w:r>
        <w:r w:rsidR="00AE1425" w:rsidRPr="006E6534" w:rsidDel="00F543D2">
          <w:rPr>
            <w:rFonts w:cs="Times New Roman"/>
            <w:color w:val="000000" w:themeColor="text1"/>
            <w:szCs w:val="24"/>
            <w:rPrChange w:id="10162" w:author="N F" w:date="2023-12-05T03:08:00Z">
              <w:rPr>
                <w:rFonts w:cs="Times New Roman"/>
                <w:szCs w:val="24"/>
              </w:rPr>
            </w:rPrChange>
          </w:rPr>
          <w:delInstrText>":161758,"</w:delInstrText>
        </w:r>
        <w:r w:rsidR="00AE1425" w:rsidRPr="006E6534" w:rsidDel="00F543D2">
          <w:rPr>
            <w:rFonts w:cs="Times New Roman"/>
            <w:color w:val="000000" w:themeColor="text1"/>
            <w:szCs w:val="24"/>
            <w:lang w:val="en-US"/>
            <w:rPrChange w:id="10163" w:author="N F" w:date="2023-12-05T03:08:00Z">
              <w:rPr>
                <w:rFonts w:cs="Times New Roman"/>
                <w:szCs w:val="24"/>
                <w:lang w:val="en-US"/>
              </w:rPr>
            </w:rPrChange>
          </w:rPr>
          <w:delInstrText>uris</w:delInstrText>
        </w:r>
        <w:r w:rsidR="00AE1425" w:rsidRPr="006E6534" w:rsidDel="00F543D2">
          <w:rPr>
            <w:rFonts w:cs="Times New Roman"/>
            <w:color w:val="000000" w:themeColor="text1"/>
            <w:szCs w:val="24"/>
            <w:rPrChange w:id="10164"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165" w:author="N F" w:date="2023-12-05T03:08:00Z">
              <w:rPr>
                <w:rFonts w:cs="Times New Roman"/>
                <w:szCs w:val="24"/>
                <w:lang w:val="en-US"/>
              </w:rPr>
            </w:rPrChange>
          </w:rPr>
          <w:delInstrText>http</w:delInstrText>
        </w:r>
        <w:r w:rsidR="00AE1425" w:rsidRPr="006E6534" w:rsidDel="00F543D2">
          <w:rPr>
            <w:rFonts w:cs="Times New Roman"/>
            <w:color w:val="000000" w:themeColor="text1"/>
            <w:szCs w:val="24"/>
            <w:rPrChange w:id="10166"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167" w:author="N F" w:date="2023-12-05T03:08:00Z">
              <w:rPr>
                <w:rFonts w:cs="Times New Roman"/>
                <w:szCs w:val="24"/>
                <w:lang w:val="en-US"/>
              </w:rPr>
            </w:rPrChange>
          </w:rPr>
          <w:delInstrText>zotero</w:delInstrText>
        </w:r>
        <w:r w:rsidR="00AE1425" w:rsidRPr="006E6534" w:rsidDel="00F543D2">
          <w:rPr>
            <w:rFonts w:cs="Times New Roman"/>
            <w:color w:val="000000" w:themeColor="text1"/>
            <w:szCs w:val="24"/>
            <w:rPrChange w:id="10168"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169" w:author="N F" w:date="2023-12-05T03:08:00Z">
              <w:rPr>
                <w:rFonts w:cs="Times New Roman"/>
                <w:szCs w:val="24"/>
                <w:lang w:val="en-US"/>
              </w:rPr>
            </w:rPrChange>
          </w:rPr>
          <w:delInstrText>org</w:delInstrText>
        </w:r>
        <w:r w:rsidR="00AE1425" w:rsidRPr="006E6534" w:rsidDel="00F543D2">
          <w:rPr>
            <w:rFonts w:cs="Times New Roman"/>
            <w:color w:val="000000" w:themeColor="text1"/>
            <w:szCs w:val="24"/>
            <w:rPrChange w:id="10170"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171" w:author="N F" w:date="2023-12-05T03:08:00Z">
              <w:rPr>
                <w:rFonts w:cs="Times New Roman"/>
                <w:szCs w:val="24"/>
                <w:lang w:val="en-US"/>
              </w:rPr>
            </w:rPrChange>
          </w:rPr>
          <w:delInstrText>groups</w:delInstrText>
        </w:r>
        <w:r w:rsidR="00AE1425" w:rsidRPr="006E6534" w:rsidDel="00F543D2">
          <w:rPr>
            <w:rFonts w:cs="Times New Roman"/>
            <w:color w:val="000000" w:themeColor="text1"/>
            <w:szCs w:val="24"/>
            <w:rPrChange w:id="10172" w:author="N F" w:date="2023-12-05T03:08:00Z">
              <w:rPr>
                <w:rFonts w:cs="Times New Roman"/>
                <w:szCs w:val="24"/>
              </w:rPr>
            </w:rPrChange>
          </w:rPr>
          <w:delInstrText>/4735135/</w:delInstrText>
        </w:r>
        <w:r w:rsidR="00AE1425" w:rsidRPr="006E6534" w:rsidDel="00F543D2">
          <w:rPr>
            <w:rFonts w:cs="Times New Roman"/>
            <w:color w:val="000000" w:themeColor="text1"/>
            <w:szCs w:val="24"/>
            <w:lang w:val="en-US"/>
            <w:rPrChange w:id="10173" w:author="N F" w:date="2023-12-05T03:08:00Z">
              <w:rPr>
                <w:rFonts w:cs="Times New Roman"/>
                <w:szCs w:val="24"/>
                <w:lang w:val="en-US"/>
              </w:rPr>
            </w:rPrChange>
          </w:rPr>
          <w:delInstrText>items</w:delInstrText>
        </w:r>
        <w:r w:rsidR="00AE1425" w:rsidRPr="006E6534" w:rsidDel="00F543D2">
          <w:rPr>
            <w:rFonts w:cs="Times New Roman"/>
            <w:color w:val="000000" w:themeColor="text1"/>
            <w:szCs w:val="24"/>
            <w:rPrChange w:id="10174"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175" w:author="N F" w:date="2023-12-05T03:08:00Z">
              <w:rPr>
                <w:rFonts w:cs="Times New Roman"/>
                <w:szCs w:val="24"/>
                <w:lang w:val="en-US"/>
              </w:rPr>
            </w:rPrChange>
          </w:rPr>
          <w:delInstrText>YQI</w:delInstrText>
        </w:r>
        <w:r w:rsidR="00AE1425" w:rsidRPr="006E6534" w:rsidDel="00F543D2">
          <w:rPr>
            <w:rFonts w:cs="Times New Roman"/>
            <w:color w:val="000000" w:themeColor="text1"/>
            <w:szCs w:val="24"/>
            <w:rPrChange w:id="10176" w:author="N F" w:date="2023-12-05T03:08:00Z">
              <w:rPr>
                <w:rFonts w:cs="Times New Roman"/>
                <w:szCs w:val="24"/>
              </w:rPr>
            </w:rPrChange>
          </w:rPr>
          <w:delInstrText>77</w:delInstrText>
        </w:r>
        <w:r w:rsidR="00AE1425" w:rsidRPr="006E6534" w:rsidDel="00F543D2">
          <w:rPr>
            <w:rFonts w:cs="Times New Roman"/>
            <w:color w:val="000000" w:themeColor="text1"/>
            <w:szCs w:val="24"/>
            <w:lang w:val="en-US"/>
            <w:rPrChange w:id="10177" w:author="N F" w:date="2023-12-05T03:08:00Z">
              <w:rPr>
                <w:rFonts w:cs="Times New Roman"/>
                <w:szCs w:val="24"/>
                <w:lang w:val="en-US"/>
              </w:rPr>
            </w:rPrChange>
          </w:rPr>
          <w:delInstrText>G</w:delInstrText>
        </w:r>
        <w:r w:rsidR="00AE1425" w:rsidRPr="006E6534" w:rsidDel="00F543D2">
          <w:rPr>
            <w:rFonts w:cs="Times New Roman"/>
            <w:color w:val="000000" w:themeColor="text1"/>
            <w:szCs w:val="24"/>
            <w:rPrChange w:id="10178" w:author="N F" w:date="2023-12-05T03:08:00Z">
              <w:rPr>
                <w:rFonts w:cs="Times New Roman"/>
                <w:szCs w:val="24"/>
              </w:rPr>
            </w:rPrChange>
          </w:rPr>
          <w:delInstrText>3</w:delInstrText>
        </w:r>
        <w:r w:rsidR="00AE1425" w:rsidRPr="006E6534" w:rsidDel="00F543D2">
          <w:rPr>
            <w:rFonts w:cs="Times New Roman"/>
            <w:color w:val="000000" w:themeColor="text1"/>
            <w:szCs w:val="24"/>
            <w:lang w:val="en-US"/>
            <w:rPrChange w:id="10179" w:author="N F" w:date="2023-12-05T03:08:00Z">
              <w:rPr>
                <w:rFonts w:cs="Times New Roman"/>
                <w:szCs w:val="24"/>
                <w:lang w:val="en-US"/>
              </w:rPr>
            </w:rPrChange>
          </w:rPr>
          <w:delInstrText>L</w:delInstrText>
        </w:r>
        <w:r w:rsidR="00AE1425" w:rsidRPr="006E6534" w:rsidDel="00F543D2">
          <w:rPr>
            <w:rFonts w:cs="Times New Roman"/>
            <w:color w:val="000000" w:themeColor="text1"/>
            <w:szCs w:val="24"/>
            <w:rPrChange w:id="10180"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181" w:author="N F" w:date="2023-12-05T03:08:00Z">
              <w:rPr>
                <w:rFonts w:cs="Times New Roman"/>
                <w:szCs w:val="24"/>
                <w:lang w:val="en-US"/>
              </w:rPr>
            </w:rPrChange>
          </w:rPr>
          <w:delInstrText>itemData</w:delInstrText>
        </w:r>
        <w:r w:rsidR="00AE1425" w:rsidRPr="006E6534" w:rsidDel="00F543D2">
          <w:rPr>
            <w:rFonts w:cs="Times New Roman"/>
            <w:color w:val="000000" w:themeColor="text1"/>
            <w:szCs w:val="24"/>
            <w:rPrChange w:id="10182"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183" w:author="N F" w:date="2023-12-05T03:08:00Z">
              <w:rPr>
                <w:rFonts w:cs="Times New Roman"/>
                <w:szCs w:val="24"/>
                <w:lang w:val="en-US"/>
              </w:rPr>
            </w:rPrChange>
          </w:rPr>
          <w:delInstrText>id</w:delInstrText>
        </w:r>
        <w:r w:rsidR="00AE1425" w:rsidRPr="006E6534" w:rsidDel="00F543D2">
          <w:rPr>
            <w:rFonts w:cs="Times New Roman"/>
            <w:color w:val="000000" w:themeColor="text1"/>
            <w:szCs w:val="24"/>
            <w:rPrChange w:id="10184" w:author="N F" w:date="2023-12-05T03:08:00Z">
              <w:rPr>
                <w:rFonts w:cs="Times New Roman"/>
                <w:szCs w:val="24"/>
              </w:rPr>
            </w:rPrChange>
          </w:rPr>
          <w:delInstrText>":161758,"</w:delInstrText>
        </w:r>
        <w:r w:rsidR="00AE1425" w:rsidRPr="006E6534" w:rsidDel="00F543D2">
          <w:rPr>
            <w:rFonts w:cs="Times New Roman"/>
            <w:color w:val="000000" w:themeColor="text1"/>
            <w:szCs w:val="24"/>
            <w:lang w:val="en-US"/>
            <w:rPrChange w:id="10185" w:author="N F" w:date="2023-12-05T03:08:00Z">
              <w:rPr>
                <w:rFonts w:cs="Times New Roman"/>
                <w:szCs w:val="24"/>
                <w:lang w:val="en-US"/>
              </w:rPr>
            </w:rPrChange>
          </w:rPr>
          <w:delInstrText>type</w:delInstrText>
        </w:r>
        <w:r w:rsidR="00AE1425" w:rsidRPr="006E6534" w:rsidDel="00F543D2">
          <w:rPr>
            <w:rFonts w:cs="Times New Roman"/>
            <w:color w:val="000000" w:themeColor="text1"/>
            <w:szCs w:val="24"/>
            <w:rPrChange w:id="10186"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187" w:author="N F" w:date="2023-12-05T03:08:00Z">
              <w:rPr>
                <w:rFonts w:cs="Times New Roman"/>
                <w:szCs w:val="24"/>
                <w:lang w:val="en-US"/>
              </w:rPr>
            </w:rPrChange>
          </w:rPr>
          <w:delInstrText>webpage</w:delInstrText>
        </w:r>
        <w:r w:rsidR="00AE1425" w:rsidRPr="006E6534" w:rsidDel="00F543D2">
          <w:rPr>
            <w:rFonts w:cs="Times New Roman"/>
            <w:color w:val="000000" w:themeColor="text1"/>
            <w:szCs w:val="24"/>
            <w:rPrChange w:id="10188"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189" w:author="N F" w:date="2023-12-05T03:08:00Z">
              <w:rPr>
                <w:rFonts w:cs="Times New Roman"/>
                <w:szCs w:val="24"/>
                <w:lang w:val="en-US"/>
              </w:rPr>
            </w:rPrChange>
          </w:rPr>
          <w:delInstrText>title</w:delInstrText>
        </w:r>
        <w:r w:rsidR="00AE1425" w:rsidRPr="006E6534" w:rsidDel="00F543D2">
          <w:rPr>
            <w:rFonts w:cs="Times New Roman"/>
            <w:color w:val="000000" w:themeColor="text1"/>
            <w:szCs w:val="24"/>
            <w:rPrChange w:id="10190"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191" w:author="N F" w:date="2023-12-05T03:08:00Z">
              <w:rPr>
                <w:rFonts w:cs="Times New Roman"/>
                <w:szCs w:val="24"/>
                <w:lang w:val="en-US"/>
              </w:rPr>
            </w:rPrChange>
          </w:rPr>
          <w:delInstrText>TAGRISSO</w:delInstrText>
        </w:r>
        <w:r w:rsidR="00AE1425" w:rsidRPr="006E6534" w:rsidDel="00F543D2">
          <w:rPr>
            <w:rFonts w:cs="Times New Roman"/>
            <w:color w:val="000000" w:themeColor="text1"/>
            <w:szCs w:val="24"/>
            <w:rPrChange w:id="10192"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193" w:author="N F" w:date="2023-12-05T03:08:00Z">
              <w:rPr>
                <w:rFonts w:cs="Times New Roman"/>
                <w:szCs w:val="24"/>
                <w:lang w:val="en-US"/>
              </w:rPr>
            </w:rPrChange>
          </w:rPr>
          <w:delInstrText>osimertinib</w:delInstrText>
        </w:r>
        <w:r w:rsidR="00AE1425" w:rsidRPr="006E6534" w:rsidDel="00F543D2">
          <w:rPr>
            <w:rFonts w:cs="Times New Roman"/>
            <w:color w:val="000000" w:themeColor="text1"/>
            <w:szCs w:val="24"/>
            <w:rPrChange w:id="10194"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195" w:author="N F" w:date="2023-12-05T03:08:00Z">
              <w:rPr>
                <w:rFonts w:cs="Times New Roman"/>
                <w:szCs w:val="24"/>
                <w:lang w:val="en-US"/>
              </w:rPr>
            </w:rPrChange>
          </w:rPr>
          <w:delInstrText>tablets</w:delInstrText>
        </w:r>
        <w:r w:rsidR="00AE1425" w:rsidRPr="006E6534" w:rsidDel="00F543D2">
          <w:rPr>
            <w:rFonts w:cs="Times New Roman"/>
            <w:color w:val="000000" w:themeColor="text1"/>
            <w:szCs w:val="24"/>
            <w:rPrChange w:id="10196"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197" w:author="N F" w:date="2023-12-05T03:08:00Z">
              <w:rPr>
                <w:rFonts w:cs="Times New Roman"/>
                <w:szCs w:val="24"/>
                <w:lang w:val="en-US"/>
              </w:rPr>
            </w:rPrChange>
          </w:rPr>
          <w:delInstrText>AstraZeneca</w:delInstrText>
        </w:r>
        <w:r w:rsidR="00AE1425" w:rsidRPr="006E6534" w:rsidDel="00F543D2">
          <w:rPr>
            <w:rFonts w:cs="Times New Roman"/>
            <w:color w:val="000000" w:themeColor="text1"/>
            <w:szCs w:val="24"/>
            <w:rPrChange w:id="10198"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199" w:author="N F" w:date="2023-12-05T03:08:00Z">
              <w:rPr>
                <w:rFonts w:cs="Times New Roman"/>
                <w:szCs w:val="24"/>
                <w:lang w:val="en-US"/>
              </w:rPr>
            </w:rPrChange>
          </w:rPr>
          <w:delInstrText>Pharmaceuticals</w:delInstrText>
        </w:r>
        <w:r w:rsidR="00AE1425" w:rsidRPr="006E6534" w:rsidDel="00F543D2">
          <w:rPr>
            <w:rFonts w:cs="Times New Roman"/>
            <w:color w:val="000000" w:themeColor="text1"/>
            <w:szCs w:val="24"/>
            <w:rPrChange w:id="10200"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201" w:author="N F" w:date="2023-12-05T03:08:00Z">
              <w:rPr>
                <w:rFonts w:cs="Times New Roman"/>
                <w:szCs w:val="24"/>
                <w:lang w:val="en-US"/>
              </w:rPr>
            </w:rPrChange>
          </w:rPr>
          <w:delInstrText>LP</w:delInstrText>
        </w:r>
        <w:r w:rsidR="00AE1425" w:rsidRPr="006E6534" w:rsidDel="00F543D2">
          <w:rPr>
            <w:rFonts w:cs="Times New Roman"/>
            <w:color w:val="000000" w:themeColor="text1"/>
            <w:szCs w:val="24"/>
            <w:rPrChange w:id="10202"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203" w:author="N F" w:date="2023-12-05T03:08:00Z">
              <w:rPr>
                <w:rFonts w:cs="Times New Roman"/>
                <w:szCs w:val="24"/>
                <w:lang w:val="en-US"/>
              </w:rPr>
            </w:rPrChange>
          </w:rPr>
          <w:delInstrText>Application</w:delInstrText>
        </w:r>
        <w:r w:rsidR="00AE1425" w:rsidRPr="006E6534" w:rsidDel="00F543D2">
          <w:rPr>
            <w:rFonts w:cs="Times New Roman"/>
            <w:color w:val="000000" w:themeColor="text1"/>
            <w:szCs w:val="24"/>
            <w:rPrChange w:id="10204"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205" w:author="N F" w:date="2023-12-05T03:08:00Z">
              <w:rPr>
                <w:rFonts w:cs="Times New Roman"/>
                <w:szCs w:val="24"/>
                <w:lang w:val="en-US"/>
              </w:rPr>
            </w:rPrChange>
          </w:rPr>
          <w:delInstrText>No</w:delInstrText>
        </w:r>
        <w:r w:rsidR="00AE1425" w:rsidRPr="006E6534" w:rsidDel="00F543D2">
          <w:rPr>
            <w:rFonts w:cs="Times New Roman"/>
            <w:color w:val="000000" w:themeColor="text1"/>
            <w:szCs w:val="24"/>
            <w:rPrChange w:id="10206" w:author="N F" w:date="2023-12-05T03:08:00Z">
              <w:rPr>
                <w:rFonts w:cs="Times New Roman"/>
                <w:szCs w:val="24"/>
              </w:rPr>
            </w:rPrChange>
          </w:rPr>
          <w:delInstrText xml:space="preserve">.:  208065. </w:delInstrText>
        </w:r>
        <w:r w:rsidR="00AE1425" w:rsidRPr="006E6534" w:rsidDel="00F543D2">
          <w:rPr>
            <w:rFonts w:cs="Times New Roman"/>
            <w:color w:val="000000" w:themeColor="text1"/>
            <w:szCs w:val="24"/>
            <w:lang w:val="en-US"/>
            <w:rPrChange w:id="10207" w:author="N F" w:date="2023-12-05T03:08:00Z">
              <w:rPr>
                <w:rFonts w:cs="Times New Roman"/>
                <w:szCs w:val="24"/>
                <w:lang w:val="en-US"/>
              </w:rPr>
            </w:rPrChange>
          </w:rPr>
          <w:delInstrText>Approval</w:delInstrText>
        </w:r>
        <w:r w:rsidR="00AE1425" w:rsidRPr="006E6534" w:rsidDel="00F543D2">
          <w:rPr>
            <w:rFonts w:cs="Times New Roman"/>
            <w:color w:val="000000" w:themeColor="text1"/>
            <w:szCs w:val="24"/>
            <w:rPrChange w:id="10208"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209" w:author="N F" w:date="2023-12-05T03:08:00Z">
              <w:rPr>
                <w:rFonts w:cs="Times New Roman"/>
                <w:szCs w:val="24"/>
                <w:lang w:val="en-US"/>
              </w:rPr>
            </w:rPrChange>
          </w:rPr>
          <w:delInstrText>Date</w:delInstrText>
        </w:r>
        <w:r w:rsidR="00AE1425" w:rsidRPr="006E6534" w:rsidDel="00F543D2">
          <w:rPr>
            <w:rFonts w:cs="Times New Roman"/>
            <w:color w:val="000000" w:themeColor="text1"/>
            <w:szCs w:val="24"/>
            <w:rPrChange w:id="10210" w:author="N F" w:date="2023-12-05T03:08:00Z">
              <w:rPr>
                <w:rFonts w:cs="Times New Roman"/>
                <w:szCs w:val="24"/>
              </w:rPr>
            </w:rPrChange>
          </w:rPr>
          <w:delInstrText xml:space="preserve">: 11/13/2015. </w:delInstrText>
        </w:r>
        <w:r w:rsidR="00AE1425" w:rsidRPr="006E6534" w:rsidDel="00F543D2">
          <w:rPr>
            <w:rFonts w:cs="Times New Roman"/>
            <w:color w:val="000000" w:themeColor="text1"/>
            <w:szCs w:val="24"/>
            <w:lang w:val="en-US"/>
            <w:rPrChange w:id="10211" w:author="N F" w:date="2023-12-05T03:08:00Z">
              <w:rPr>
                <w:rFonts w:cs="Times New Roman"/>
                <w:szCs w:val="24"/>
                <w:lang w:val="en-US"/>
              </w:rPr>
            </w:rPrChange>
          </w:rPr>
          <w:delInstrText>Pharmacology</w:delInstrText>
        </w:r>
        <w:r w:rsidR="00AE1425" w:rsidRPr="006E6534" w:rsidDel="00F543D2">
          <w:rPr>
            <w:rFonts w:cs="Times New Roman"/>
            <w:color w:val="000000" w:themeColor="text1"/>
            <w:szCs w:val="24"/>
            <w:rPrChange w:id="10212"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213" w:author="N F" w:date="2023-12-05T03:08:00Z">
              <w:rPr>
                <w:rFonts w:cs="Times New Roman"/>
                <w:szCs w:val="24"/>
                <w:lang w:val="en-US"/>
              </w:rPr>
            </w:rPrChange>
          </w:rPr>
          <w:delInstrText>Review</w:delInstrText>
        </w:r>
        <w:r w:rsidR="00AE1425" w:rsidRPr="006E6534" w:rsidDel="00F543D2">
          <w:rPr>
            <w:rFonts w:cs="Times New Roman"/>
            <w:color w:val="000000" w:themeColor="text1"/>
            <w:szCs w:val="24"/>
            <w:rPrChange w:id="10214"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215" w:author="N F" w:date="2023-12-05T03:08:00Z">
              <w:rPr>
                <w:rFonts w:cs="Times New Roman"/>
                <w:szCs w:val="24"/>
                <w:lang w:val="en-US"/>
              </w:rPr>
            </w:rPrChange>
          </w:rPr>
          <w:delInstrText>URL</w:delInstrText>
        </w:r>
        <w:r w:rsidR="00AE1425" w:rsidRPr="006E6534" w:rsidDel="00F543D2">
          <w:rPr>
            <w:rFonts w:cs="Times New Roman"/>
            <w:color w:val="000000" w:themeColor="text1"/>
            <w:szCs w:val="24"/>
            <w:rPrChange w:id="10216"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217" w:author="N F" w:date="2023-12-05T03:08:00Z">
              <w:rPr>
                <w:rFonts w:cs="Times New Roman"/>
                <w:szCs w:val="24"/>
                <w:lang w:val="en-US"/>
              </w:rPr>
            </w:rPrChange>
          </w:rPr>
          <w:delInstrText>https</w:delInstrText>
        </w:r>
        <w:r w:rsidR="00AE1425" w:rsidRPr="006E6534" w:rsidDel="00F543D2">
          <w:rPr>
            <w:rFonts w:cs="Times New Roman"/>
            <w:color w:val="000000" w:themeColor="text1"/>
            <w:szCs w:val="24"/>
            <w:rPrChange w:id="10218"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219" w:author="N F" w:date="2023-12-05T03:08:00Z">
              <w:rPr>
                <w:rFonts w:cs="Times New Roman"/>
                <w:szCs w:val="24"/>
                <w:lang w:val="en-US"/>
              </w:rPr>
            </w:rPrChange>
          </w:rPr>
          <w:delInstrText>www</w:delInstrText>
        </w:r>
        <w:r w:rsidR="00AE1425" w:rsidRPr="006E6534" w:rsidDel="00F543D2">
          <w:rPr>
            <w:rFonts w:cs="Times New Roman"/>
            <w:color w:val="000000" w:themeColor="text1"/>
            <w:szCs w:val="24"/>
            <w:rPrChange w:id="10220"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221" w:author="N F" w:date="2023-12-05T03:08:00Z">
              <w:rPr>
                <w:rFonts w:cs="Times New Roman"/>
                <w:szCs w:val="24"/>
                <w:lang w:val="en-US"/>
              </w:rPr>
            </w:rPrChange>
          </w:rPr>
          <w:delInstrText>accessdata</w:delInstrText>
        </w:r>
        <w:r w:rsidR="00AE1425" w:rsidRPr="006E6534" w:rsidDel="00F543D2">
          <w:rPr>
            <w:rFonts w:cs="Times New Roman"/>
            <w:color w:val="000000" w:themeColor="text1"/>
            <w:szCs w:val="24"/>
            <w:rPrChange w:id="10222"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223" w:author="N F" w:date="2023-12-05T03:08:00Z">
              <w:rPr>
                <w:rFonts w:cs="Times New Roman"/>
                <w:szCs w:val="24"/>
                <w:lang w:val="en-US"/>
              </w:rPr>
            </w:rPrChange>
          </w:rPr>
          <w:delInstrText>fda</w:delInstrText>
        </w:r>
        <w:r w:rsidR="00AE1425" w:rsidRPr="006E6534" w:rsidDel="00F543D2">
          <w:rPr>
            <w:rFonts w:cs="Times New Roman"/>
            <w:color w:val="000000" w:themeColor="text1"/>
            <w:szCs w:val="24"/>
            <w:rPrChange w:id="10224"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225" w:author="N F" w:date="2023-12-05T03:08:00Z">
              <w:rPr>
                <w:rFonts w:cs="Times New Roman"/>
                <w:szCs w:val="24"/>
                <w:lang w:val="en-US"/>
              </w:rPr>
            </w:rPrChange>
          </w:rPr>
          <w:delInstrText>gov</w:delInstrText>
        </w:r>
        <w:r w:rsidR="00AE1425" w:rsidRPr="006E6534" w:rsidDel="00F543D2">
          <w:rPr>
            <w:rFonts w:cs="Times New Roman"/>
            <w:color w:val="000000" w:themeColor="text1"/>
            <w:szCs w:val="24"/>
            <w:rPrChange w:id="10226"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227" w:author="N F" w:date="2023-12-05T03:08:00Z">
              <w:rPr>
                <w:rFonts w:cs="Times New Roman"/>
                <w:szCs w:val="24"/>
                <w:lang w:val="en-US"/>
              </w:rPr>
            </w:rPrChange>
          </w:rPr>
          <w:delInstrText>drugsatfda</w:delInstrText>
        </w:r>
        <w:r w:rsidR="00AE1425" w:rsidRPr="006E6534" w:rsidDel="00F543D2">
          <w:rPr>
            <w:rFonts w:cs="Times New Roman"/>
            <w:color w:val="000000" w:themeColor="text1"/>
            <w:szCs w:val="24"/>
            <w:rPrChange w:id="10228" w:author="N F" w:date="2023-12-05T03:08:00Z">
              <w:rPr>
                <w:rFonts w:cs="Times New Roman"/>
                <w:szCs w:val="24"/>
              </w:rPr>
            </w:rPrChange>
          </w:rPr>
          <w:delInstrText>_</w:delInstrText>
        </w:r>
        <w:r w:rsidR="00AE1425" w:rsidRPr="006E6534" w:rsidDel="00F543D2">
          <w:rPr>
            <w:rFonts w:cs="Times New Roman"/>
            <w:color w:val="000000" w:themeColor="text1"/>
            <w:szCs w:val="24"/>
            <w:lang w:val="en-US"/>
            <w:rPrChange w:id="10229" w:author="N F" w:date="2023-12-05T03:08:00Z">
              <w:rPr>
                <w:rFonts w:cs="Times New Roman"/>
                <w:szCs w:val="24"/>
                <w:lang w:val="en-US"/>
              </w:rPr>
            </w:rPrChange>
          </w:rPr>
          <w:delInstrText>docs</w:delInstrText>
        </w:r>
        <w:r w:rsidR="00AE1425" w:rsidRPr="006E6534" w:rsidDel="00F543D2">
          <w:rPr>
            <w:rFonts w:cs="Times New Roman"/>
            <w:color w:val="000000" w:themeColor="text1"/>
            <w:szCs w:val="24"/>
            <w:rPrChange w:id="10230"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231" w:author="N F" w:date="2023-12-05T03:08:00Z">
              <w:rPr>
                <w:rFonts w:cs="Times New Roman"/>
                <w:szCs w:val="24"/>
                <w:lang w:val="en-US"/>
              </w:rPr>
            </w:rPrChange>
          </w:rPr>
          <w:delInstrText>nda</w:delInstrText>
        </w:r>
        <w:r w:rsidR="00AE1425" w:rsidRPr="006E6534" w:rsidDel="00F543D2">
          <w:rPr>
            <w:rFonts w:cs="Times New Roman"/>
            <w:color w:val="000000" w:themeColor="text1"/>
            <w:szCs w:val="24"/>
            <w:rPrChange w:id="10232" w:author="N F" w:date="2023-12-05T03:08:00Z">
              <w:rPr>
                <w:rFonts w:cs="Times New Roman"/>
                <w:szCs w:val="24"/>
              </w:rPr>
            </w:rPrChange>
          </w:rPr>
          <w:delInstrText>/2015/208065</w:delInstrText>
        </w:r>
        <w:r w:rsidR="00AE1425" w:rsidRPr="006E6534" w:rsidDel="00F543D2">
          <w:rPr>
            <w:rFonts w:cs="Times New Roman"/>
            <w:color w:val="000000" w:themeColor="text1"/>
            <w:szCs w:val="24"/>
            <w:lang w:val="en-US"/>
            <w:rPrChange w:id="10233" w:author="N F" w:date="2023-12-05T03:08:00Z">
              <w:rPr>
                <w:rFonts w:cs="Times New Roman"/>
                <w:szCs w:val="24"/>
                <w:lang w:val="en-US"/>
              </w:rPr>
            </w:rPrChange>
          </w:rPr>
          <w:delInstrText>Orig</w:delInstrText>
        </w:r>
        <w:r w:rsidR="00AE1425" w:rsidRPr="006E6534" w:rsidDel="00F543D2">
          <w:rPr>
            <w:rFonts w:cs="Times New Roman"/>
            <w:color w:val="000000" w:themeColor="text1"/>
            <w:szCs w:val="24"/>
            <w:rPrChange w:id="10234" w:author="N F" w:date="2023-12-05T03:08:00Z">
              <w:rPr>
                <w:rFonts w:cs="Times New Roman"/>
                <w:szCs w:val="24"/>
              </w:rPr>
            </w:rPrChange>
          </w:rPr>
          <w:delInstrText>1</w:delInstrText>
        </w:r>
        <w:r w:rsidR="00AE1425" w:rsidRPr="006E6534" w:rsidDel="00F543D2">
          <w:rPr>
            <w:rFonts w:cs="Times New Roman"/>
            <w:color w:val="000000" w:themeColor="text1"/>
            <w:szCs w:val="24"/>
            <w:lang w:val="en-US"/>
            <w:rPrChange w:id="10235" w:author="N F" w:date="2023-12-05T03:08:00Z">
              <w:rPr>
                <w:rFonts w:cs="Times New Roman"/>
                <w:szCs w:val="24"/>
                <w:lang w:val="en-US"/>
              </w:rPr>
            </w:rPrChange>
          </w:rPr>
          <w:delInstrText>s</w:delInstrText>
        </w:r>
        <w:r w:rsidR="00AE1425" w:rsidRPr="006E6534" w:rsidDel="00F543D2">
          <w:rPr>
            <w:rFonts w:cs="Times New Roman"/>
            <w:color w:val="000000" w:themeColor="text1"/>
            <w:szCs w:val="24"/>
            <w:rPrChange w:id="10236" w:author="N F" w:date="2023-12-05T03:08:00Z">
              <w:rPr>
                <w:rFonts w:cs="Times New Roman"/>
                <w:szCs w:val="24"/>
              </w:rPr>
            </w:rPrChange>
          </w:rPr>
          <w:delInstrText>000</w:delInstrText>
        </w:r>
        <w:r w:rsidR="00AE1425" w:rsidRPr="006E6534" w:rsidDel="00F543D2">
          <w:rPr>
            <w:rFonts w:cs="Times New Roman"/>
            <w:color w:val="000000" w:themeColor="text1"/>
            <w:szCs w:val="24"/>
            <w:lang w:val="en-US"/>
            <w:rPrChange w:id="10237" w:author="N F" w:date="2023-12-05T03:08:00Z">
              <w:rPr>
                <w:rFonts w:cs="Times New Roman"/>
                <w:szCs w:val="24"/>
                <w:lang w:val="en-US"/>
              </w:rPr>
            </w:rPrChange>
          </w:rPr>
          <w:delInstrText>TOC</w:delInstrText>
        </w:r>
        <w:r w:rsidR="00AE1425" w:rsidRPr="006E6534" w:rsidDel="00F543D2">
          <w:rPr>
            <w:rFonts w:cs="Times New Roman"/>
            <w:color w:val="000000" w:themeColor="text1"/>
            <w:szCs w:val="24"/>
            <w:rPrChange w:id="10238"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239" w:author="N F" w:date="2023-12-05T03:08:00Z">
              <w:rPr>
                <w:rFonts w:cs="Times New Roman"/>
                <w:szCs w:val="24"/>
                <w:lang w:val="en-US"/>
              </w:rPr>
            </w:rPrChange>
          </w:rPr>
          <w:delInstrText>cfm</w:delInstrText>
        </w:r>
        <w:r w:rsidR="00AE1425" w:rsidRPr="006E6534" w:rsidDel="00F543D2">
          <w:rPr>
            <w:rFonts w:cs="Times New Roman"/>
            <w:color w:val="000000" w:themeColor="text1"/>
            <w:szCs w:val="24"/>
            <w:rPrChange w:id="10240"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241" w:author="N F" w:date="2023-12-05T03:08:00Z">
              <w:rPr>
                <w:rFonts w:cs="Times New Roman"/>
                <w:szCs w:val="24"/>
                <w:lang w:val="en-US"/>
              </w:rPr>
            </w:rPrChange>
          </w:rPr>
          <w:delInstrText>accessed</w:delInstrText>
        </w:r>
        <w:r w:rsidR="00AE1425" w:rsidRPr="006E6534" w:rsidDel="00F543D2">
          <w:rPr>
            <w:rFonts w:cs="Times New Roman"/>
            <w:color w:val="000000" w:themeColor="text1"/>
            <w:szCs w:val="24"/>
            <w:rPrChange w:id="10242"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243" w:author="N F" w:date="2023-12-05T03:08:00Z">
              <w:rPr>
                <w:rFonts w:cs="Times New Roman"/>
                <w:szCs w:val="24"/>
                <w:lang w:val="en-US"/>
              </w:rPr>
            </w:rPrChange>
          </w:rPr>
          <w:delInstrText>date</w:delInstrText>
        </w:r>
        <w:r w:rsidR="00AE1425" w:rsidRPr="006E6534" w:rsidDel="00F543D2">
          <w:rPr>
            <w:rFonts w:cs="Times New Roman"/>
            <w:color w:val="000000" w:themeColor="text1"/>
            <w:szCs w:val="24"/>
            <w:rPrChange w:id="10244"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245" w:author="N F" w:date="2023-12-05T03:08:00Z">
              <w:rPr>
                <w:rFonts w:cs="Times New Roman"/>
                <w:szCs w:val="24"/>
                <w:lang w:val="en-US"/>
              </w:rPr>
            </w:rPrChange>
          </w:rPr>
          <w:delInstrText>parts</w:delInstrText>
        </w:r>
        <w:r w:rsidR="00AE1425" w:rsidRPr="006E6534" w:rsidDel="00F543D2">
          <w:rPr>
            <w:rFonts w:cs="Times New Roman"/>
            <w:color w:val="000000" w:themeColor="text1"/>
            <w:szCs w:val="24"/>
            <w:rPrChange w:id="10246" w:author="N F" w:date="2023-12-05T03:08:00Z">
              <w:rPr>
                <w:rFonts w:cs="Times New Roman"/>
                <w:szCs w:val="24"/>
              </w:rPr>
            </w:rPrChange>
          </w:rPr>
          <w:delInstrText>":[["2022",8,2]]}}}],"</w:delInstrText>
        </w:r>
        <w:r w:rsidR="00AE1425" w:rsidRPr="006E6534" w:rsidDel="00F543D2">
          <w:rPr>
            <w:rFonts w:cs="Times New Roman"/>
            <w:color w:val="000000" w:themeColor="text1"/>
            <w:szCs w:val="24"/>
            <w:lang w:val="en-US"/>
            <w:rPrChange w:id="10247" w:author="N F" w:date="2023-12-05T03:08:00Z">
              <w:rPr>
                <w:rFonts w:cs="Times New Roman"/>
                <w:szCs w:val="24"/>
                <w:lang w:val="en-US"/>
              </w:rPr>
            </w:rPrChange>
          </w:rPr>
          <w:delInstrText>schema</w:delInstrText>
        </w:r>
        <w:r w:rsidR="00AE1425" w:rsidRPr="006E6534" w:rsidDel="00F543D2">
          <w:rPr>
            <w:rFonts w:cs="Times New Roman"/>
            <w:color w:val="000000" w:themeColor="text1"/>
            <w:szCs w:val="24"/>
            <w:rPrChange w:id="10248"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249" w:author="N F" w:date="2023-12-05T03:08:00Z">
              <w:rPr>
                <w:rFonts w:cs="Times New Roman"/>
                <w:szCs w:val="24"/>
                <w:lang w:val="en-US"/>
              </w:rPr>
            </w:rPrChange>
          </w:rPr>
          <w:delInstrText>https</w:delInstrText>
        </w:r>
        <w:r w:rsidR="00AE1425" w:rsidRPr="006E6534" w:rsidDel="00F543D2">
          <w:rPr>
            <w:rFonts w:cs="Times New Roman"/>
            <w:color w:val="000000" w:themeColor="text1"/>
            <w:szCs w:val="24"/>
            <w:rPrChange w:id="10250"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251" w:author="N F" w:date="2023-12-05T03:08:00Z">
              <w:rPr>
                <w:rFonts w:cs="Times New Roman"/>
                <w:szCs w:val="24"/>
                <w:lang w:val="en-US"/>
              </w:rPr>
            </w:rPrChange>
          </w:rPr>
          <w:delInstrText>github</w:delInstrText>
        </w:r>
        <w:r w:rsidR="00AE1425" w:rsidRPr="006E6534" w:rsidDel="00F543D2">
          <w:rPr>
            <w:rFonts w:cs="Times New Roman"/>
            <w:color w:val="000000" w:themeColor="text1"/>
            <w:szCs w:val="24"/>
            <w:rPrChange w:id="10252"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253" w:author="N F" w:date="2023-12-05T03:08:00Z">
              <w:rPr>
                <w:rFonts w:cs="Times New Roman"/>
                <w:szCs w:val="24"/>
                <w:lang w:val="en-US"/>
              </w:rPr>
            </w:rPrChange>
          </w:rPr>
          <w:delInstrText>com</w:delInstrText>
        </w:r>
        <w:r w:rsidR="00AE1425" w:rsidRPr="006E6534" w:rsidDel="00F543D2">
          <w:rPr>
            <w:rFonts w:cs="Times New Roman"/>
            <w:color w:val="000000" w:themeColor="text1"/>
            <w:szCs w:val="24"/>
            <w:rPrChange w:id="10254"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255" w:author="N F" w:date="2023-12-05T03:08:00Z">
              <w:rPr>
                <w:rFonts w:cs="Times New Roman"/>
                <w:szCs w:val="24"/>
                <w:lang w:val="en-US"/>
              </w:rPr>
            </w:rPrChange>
          </w:rPr>
          <w:delInstrText>citation</w:delInstrText>
        </w:r>
        <w:r w:rsidR="00AE1425" w:rsidRPr="006E6534" w:rsidDel="00F543D2">
          <w:rPr>
            <w:rFonts w:cs="Times New Roman"/>
            <w:color w:val="000000" w:themeColor="text1"/>
            <w:szCs w:val="24"/>
            <w:rPrChange w:id="10256"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257" w:author="N F" w:date="2023-12-05T03:08:00Z">
              <w:rPr>
                <w:rFonts w:cs="Times New Roman"/>
                <w:szCs w:val="24"/>
                <w:lang w:val="en-US"/>
              </w:rPr>
            </w:rPrChange>
          </w:rPr>
          <w:delInstrText>style</w:delInstrText>
        </w:r>
        <w:r w:rsidR="00AE1425" w:rsidRPr="006E6534" w:rsidDel="00F543D2">
          <w:rPr>
            <w:rFonts w:cs="Times New Roman"/>
            <w:color w:val="000000" w:themeColor="text1"/>
            <w:szCs w:val="24"/>
            <w:rPrChange w:id="10258"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259" w:author="N F" w:date="2023-12-05T03:08:00Z">
              <w:rPr>
                <w:rFonts w:cs="Times New Roman"/>
                <w:szCs w:val="24"/>
                <w:lang w:val="en-US"/>
              </w:rPr>
            </w:rPrChange>
          </w:rPr>
          <w:delInstrText>language</w:delInstrText>
        </w:r>
        <w:r w:rsidR="00AE1425" w:rsidRPr="006E6534" w:rsidDel="00F543D2">
          <w:rPr>
            <w:rFonts w:cs="Times New Roman"/>
            <w:color w:val="000000" w:themeColor="text1"/>
            <w:szCs w:val="24"/>
            <w:rPrChange w:id="10260"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261" w:author="N F" w:date="2023-12-05T03:08:00Z">
              <w:rPr>
                <w:rFonts w:cs="Times New Roman"/>
                <w:szCs w:val="24"/>
                <w:lang w:val="en-US"/>
              </w:rPr>
            </w:rPrChange>
          </w:rPr>
          <w:delInstrText>schema</w:delInstrText>
        </w:r>
        <w:r w:rsidR="00AE1425" w:rsidRPr="006E6534" w:rsidDel="00F543D2">
          <w:rPr>
            <w:rFonts w:cs="Times New Roman"/>
            <w:color w:val="000000" w:themeColor="text1"/>
            <w:szCs w:val="24"/>
            <w:rPrChange w:id="10262"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263" w:author="N F" w:date="2023-12-05T03:08:00Z">
              <w:rPr>
                <w:rFonts w:cs="Times New Roman"/>
                <w:szCs w:val="24"/>
                <w:lang w:val="en-US"/>
              </w:rPr>
            </w:rPrChange>
          </w:rPr>
          <w:delInstrText>raw</w:delInstrText>
        </w:r>
        <w:r w:rsidR="00AE1425" w:rsidRPr="006E6534" w:rsidDel="00F543D2">
          <w:rPr>
            <w:rFonts w:cs="Times New Roman"/>
            <w:color w:val="000000" w:themeColor="text1"/>
            <w:szCs w:val="24"/>
            <w:rPrChange w:id="10264"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265" w:author="N F" w:date="2023-12-05T03:08:00Z">
              <w:rPr>
                <w:rFonts w:cs="Times New Roman"/>
                <w:szCs w:val="24"/>
                <w:lang w:val="en-US"/>
              </w:rPr>
            </w:rPrChange>
          </w:rPr>
          <w:delInstrText>master</w:delInstrText>
        </w:r>
        <w:r w:rsidR="00AE1425" w:rsidRPr="006E6534" w:rsidDel="00F543D2">
          <w:rPr>
            <w:rFonts w:cs="Times New Roman"/>
            <w:color w:val="000000" w:themeColor="text1"/>
            <w:szCs w:val="24"/>
            <w:rPrChange w:id="10266"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267" w:author="N F" w:date="2023-12-05T03:08:00Z">
              <w:rPr>
                <w:rFonts w:cs="Times New Roman"/>
                <w:szCs w:val="24"/>
                <w:lang w:val="en-US"/>
              </w:rPr>
            </w:rPrChange>
          </w:rPr>
          <w:delInstrText>csl</w:delInstrText>
        </w:r>
        <w:r w:rsidR="00AE1425" w:rsidRPr="006E6534" w:rsidDel="00F543D2">
          <w:rPr>
            <w:rFonts w:cs="Times New Roman"/>
            <w:color w:val="000000" w:themeColor="text1"/>
            <w:szCs w:val="24"/>
            <w:rPrChange w:id="10268"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269" w:author="N F" w:date="2023-12-05T03:08:00Z">
              <w:rPr>
                <w:rFonts w:cs="Times New Roman"/>
                <w:szCs w:val="24"/>
                <w:lang w:val="en-US"/>
              </w:rPr>
            </w:rPrChange>
          </w:rPr>
          <w:delInstrText>citation</w:delInstrText>
        </w:r>
        <w:r w:rsidR="00AE1425" w:rsidRPr="006E6534" w:rsidDel="00F543D2">
          <w:rPr>
            <w:rFonts w:cs="Times New Roman"/>
            <w:color w:val="000000" w:themeColor="text1"/>
            <w:szCs w:val="24"/>
            <w:rPrChange w:id="10270"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271" w:author="N F" w:date="2023-12-05T03:08:00Z">
              <w:rPr>
                <w:rFonts w:cs="Times New Roman"/>
                <w:szCs w:val="24"/>
                <w:lang w:val="en-US"/>
              </w:rPr>
            </w:rPrChange>
          </w:rPr>
          <w:delInstrText>json</w:delInstrText>
        </w:r>
        <w:r w:rsidR="00AE1425" w:rsidRPr="006E6534" w:rsidDel="00F543D2">
          <w:rPr>
            <w:rFonts w:cs="Times New Roman"/>
            <w:color w:val="000000" w:themeColor="text1"/>
            <w:szCs w:val="24"/>
            <w:rPrChange w:id="10272" w:author="N F" w:date="2023-12-05T03:08:00Z">
              <w:rPr>
                <w:rFonts w:cs="Times New Roman"/>
                <w:szCs w:val="24"/>
              </w:rPr>
            </w:rPrChange>
          </w:rPr>
          <w:delInstrText xml:space="preserve">"} </w:delInstrText>
        </w:r>
        <w:r w:rsidR="00893921" w:rsidRPr="006E6534" w:rsidDel="00F543D2">
          <w:rPr>
            <w:rFonts w:cs="Times New Roman"/>
            <w:color w:val="000000" w:themeColor="text1"/>
            <w:szCs w:val="24"/>
            <w:lang w:val="en-US"/>
            <w:rPrChange w:id="10273" w:author="N F" w:date="2023-12-05T03:08:00Z">
              <w:rPr>
                <w:rFonts w:cs="Times New Roman"/>
                <w:szCs w:val="24"/>
                <w:lang w:val="en-US"/>
              </w:rPr>
            </w:rPrChange>
          </w:rPr>
          <w:fldChar w:fldCharType="separate"/>
        </w:r>
        <w:r w:rsidR="00AE1425" w:rsidRPr="006E6534" w:rsidDel="00F543D2">
          <w:rPr>
            <w:rFonts w:cs="Times New Roman"/>
            <w:color w:val="000000" w:themeColor="text1"/>
            <w:szCs w:val="24"/>
            <w:rPrChange w:id="10274" w:author="N F" w:date="2023-12-05T03:08:00Z">
              <w:rPr>
                <w:rFonts w:cs="Times New Roman"/>
                <w:szCs w:val="24"/>
              </w:rPr>
            </w:rPrChange>
          </w:rPr>
          <w:delText>(6)</w:delText>
        </w:r>
        <w:r w:rsidR="00893921" w:rsidRPr="006E6534" w:rsidDel="00F543D2">
          <w:rPr>
            <w:rFonts w:cs="Times New Roman"/>
            <w:color w:val="000000" w:themeColor="text1"/>
            <w:szCs w:val="24"/>
            <w:lang w:val="en-US"/>
            <w:rPrChange w:id="10275" w:author="N F" w:date="2023-12-05T03:08:00Z">
              <w:rPr>
                <w:rFonts w:cs="Times New Roman"/>
                <w:szCs w:val="24"/>
                <w:lang w:val="en-US"/>
              </w:rPr>
            </w:rPrChange>
          </w:rPr>
          <w:fldChar w:fldCharType="end"/>
        </w:r>
      </w:del>
      <w:r w:rsidR="00C94FFA" w:rsidRPr="006E6534">
        <w:rPr>
          <w:rFonts w:cs="Times New Roman"/>
          <w:color w:val="000000" w:themeColor="text1"/>
          <w:szCs w:val="24"/>
          <w:rPrChange w:id="10276" w:author="N F" w:date="2023-12-05T03:08:00Z">
            <w:rPr>
              <w:rFonts w:cs="Times New Roman"/>
              <w:szCs w:val="24"/>
            </w:rPr>
          </w:rPrChange>
        </w:rPr>
        <w:t>.</w:t>
      </w:r>
    </w:p>
    <w:p w14:paraId="70A6B728" w14:textId="77777777" w:rsidR="00956BF1" w:rsidRPr="006E6534" w:rsidRDefault="00956BF1">
      <w:pPr>
        <w:pStyle w:val="SDText"/>
        <w:spacing w:after="0"/>
        <w:rPr>
          <w:rFonts w:cs="Times New Roman"/>
          <w:color w:val="000000" w:themeColor="text1"/>
          <w:szCs w:val="24"/>
          <w:rPrChange w:id="10277" w:author="N F" w:date="2023-12-05T03:08:00Z">
            <w:rPr>
              <w:rFonts w:cs="Times New Roman"/>
              <w:szCs w:val="24"/>
            </w:rPr>
          </w:rPrChange>
        </w:rPr>
        <w:pPrChange w:id="10278" w:author="Barshadskaya, Yuliya" w:date="2024-01-14T17:36:00Z">
          <w:pPr>
            <w:pStyle w:val="SDText"/>
          </w:pPr>
        </w:pPrChange>
      </w:pPr>
    </w:p>
    <w:p w14:paraId="2B8BF913" w14:textId="25BAAE71" w:rsidR="003D62F9" w:rsidRPr="006E6534" w:rsidRDefault="00F543D2">
      <w:pPr>
        <w:pStyle w:val="3"/>
        <w:numPr>
          <w:ilvl w:val="0"/>
          <w:numId w:val="0"/>
        </w:numPr>
        <w:spacing w:line="240" w:lineRule="auto"/>
        <w:rPr>
          <w:rFonts w:cs="Times New Roman"/>
          <w:sz w:val="24"/>
          <w:rPrChange w:id="10279" w:author="N F" w:date="2023-12-05T03:08:00Z">
            <w:rPr/>
          </w:rPrChange>
        </w:rPr>
        <w:pPrChange w:id="10280" w:author="Barshadskaya, Yuliya" w:date="2024-01-14T17:36:00Z">
          <w:pPr>
            <w:pStyle w:val="3"/>
          </w:pPr>
        </w:pPrChange>
      </w:pPr>
      <w:bookmarkStart w:id="10281" w:name="_Toc115733018"/>
      <w:ins w:id="10282" w:author="Barshadskaya, Yuliya" w:date="2024-01-14T17:36:00Z">
        <w:r>
          <w:rPr>
            <w:rFonts w:cs="Times New Roman"/>
            <w:sz w:val="24"/>
          </w:rPr>
          <w:t xml:space="preserve">3.2.4. </w:t>
        </w:r>
      </w:ins>
      <w:r w:rsidR="003D62F9" w:rsidRPr="006E6534">
        <w:rPr>
          <w:rFonts w:cs="Times New Roman"/>
          <w:sz w:val="24"/>
          <w:rPrChange w:id="10283" w:author="N F" w:date="2023-12-05T03:08:00Z">
            <w:rPr/>
          </w:rPrChange>
        </w:rPr>
        <w:t>Метаболизм</w:t>
      </w:r>
      <w:bookmarkEnd w:id="10281"/>
    </w:p>
    <w:p w14:paraId="6CB8620C" w14:textId="1966A447" w:rsidR="00893921" w:rsidDel="007C662F" w:rsidRDefault="00251CF3">
      <w:pPr>
        <w:pStyle w:val="SDText"/>
        <w:spacing w:after="0"/>
        <w:rPr>
          <w:del w:id="10284" w:author="Barshadskaya, Yuliya" w:date="2024-01-14T17:36:00Z"/>
          <w:rFonts w:cs="Times New Roman"/>
          <w:color w:val="000000" w:themeColor="text1"/>
          <w:szCs w:val="24"/>
        </w:rPr>
        <w:pPrChange w:id="10285" w:author="Barshadskaya, Yuliya" w:date="2024-01-14T17:36:00Z">
          <w:pPr>
            <w:pStyle w:val="SDText"/>
          </w:pPr>
        </w:pPrChange>
      </w:pPr>
      <w:r w:rsidRPr="006E6534">
        <w:rPr>
          <w:rFonts w:cs="Times New Roman"/>
          <w:color w:val="000000" w:themeColor="text1"/>
          <w:szCs w:val="24"/>
          <w:rPrChange w:id="10286" w:author="N F" w:date="2023-12-05T03:08:00Z">
            <w:rPr>
              <w:rFonts w:cs="Times New Roman"/>
              <w:szCs w:val="24"/>
            </w:rPr>
          </w:rPrChange>
        </w:rPr>
        <w:t xml:space="preserve">Согласно данным результатов исследования по изучению фармакокинетики осимертиниба у собак, представленного в Разделе </w:t>
      </w:r>
      <w:r w:rsidRPr="006E6534">
        <w:rPr>
          <w:rFonts w:cs="Times New Roman"/>
          <w:color w:val="000000" w:themeColor="text1"/>
          <w:szCs w:val="24"/>
          <w:rPrChange w:id="10287" w:author="N F" w:date="2023-12-05T03:08:00Z">
            <w:rPr>
              <w:rFonts w:cs="Times New Roman"/>
              <w:szCs w:val="24"/>
            </w:rPr>
          </w:rPrChange>
        </w:rPr>
        <w:fldChar w:fldCharType="begin"/>
      </w:r>
      <w:r w:rsidRPr="006E6534">
        <w:rPr>
          <w:rFonts w:cs="Times New Roman"/>
          <w:color w:val="000000" w:themeColor="text1"/>
          <w:szCs w:val="24"/>
          <w:rPrChange w:id="10288" w:author="N F" w:date="2023-12-05T03:08:00Z">
            <w:rPr>
              <w:rFonts w:cs="Times New Roman"/>
              <w:szCs w:val="24"/>
            </w:rPr>
          </w:rPrChange>
        </w:rPr>
        <w:instrText xml:space="preserve"> REF _Ref115179856 \r \h </w:instrText>
      </w:r>
      <w:r w:rsidR="00415551" w:rsidRPr="006E6534">
        <w:rPr>
          <w:rFonts w:cs="Times New Roman"/>
          <w:color w:val="000000" w:themeColor="text1"/>
          <w:szCs w:val="24"/>
          <w:rPrChange w:id="10289" w:author="N F" w:date="2023-12-05T03:08:00Z">
            <w:rPr>
              <w:rFonts w:cs="Times New Roman"/>
              <w:szCs w:val="24"/>
            </w:rPr>
          </w:rPrChange>
        </w:rPr>
        <w:instrText xml:space="preserve"> \* MERGEFORMAT </w:instrText>
      </w:r>
      <w:r w:rsidRPr="006E6534">
        <w:rPr>
          <w:rFonts w:cs="Times New Roman"/>
          <w:color w:val="000000" w:themeColor="text1"/>
          <w:szCs w:val="24"/>
          <w:rPrChange w:id="10290" w:author="N F" w:date="2023-12-05T03:08:00Z">
            <w:rPr>
              <w:rFonts w:cs="Times New Roman"/>
              <w:color w:val="000000" w:themeColor="text1"/>
              <w:szCs w:val="24"/>
            </w:rPr>
          </w:rPrChange>
        </w:rPr>
      </w:r>
      <w:r w:rsidRPr="006E6534">
        <w:rPr>
          <w:rFonts w:cs="Times New Roman"/>
          <w:color w:val="000000" w:themeColor="text1"/>
          <w:szCs w:val="24"/>
          <w:rPrChange w:id="10291" w:author="N F" w:date="2023-12-05T03:08:00Z">
            <w:rPr>
              <w:rFonts w:cs="Times New Roman"/>
              <w:szCs w:val="24"/>
            </w:rPr>
          </w:rPrChange>
        </w:rPr>
        <w:fldChar w:fldCharType="separate"/>
      </w:r>
      <w:r w:rsidR="004C4CE2" w:rsidRPr="006E6534">
        <w:rPr>
          <w:rFonts w:cs="Times New Roman"/>
          <w:color w:val="000000" w:themeColor="text1"/>
          <w:szCs w:val="24"/>
          <w:rPrChange w:id="10292" w:author="N F" w:date="2023-12-05T03:08:00Z">
            <w:rPr>
              <w:rFonts w:cs="Times New Roman"/>
              <w:szCs w:val="24"/>
            </w:rPr>
          </w:rPrChange>
        </w:rPr>
        <w:t>3.2.1</w:t>
      </w:r>
      <w:r w:rsidRPr="006E6534">
        <w:rPr>
          <w:rFonts w:cs="Times New Roman"/>
          <w:color w:val="000000" w:themeColor="text1"/>
          <w:szCs w:val="24"/>
          <w:rPrChange w:id="10293" w:author="N F" w:date="2023-12-05T03:08:00Z">
            <w:rPr>
              <w:rFonts w:cs="Times New Roman"/>
              <w:szCs w:val="24"/>
            </w:rPr>
          </w:rPrChange>
        </w:rPr>
        <w:fldChar w:fldCharType="end"/>
      </w:r>
      <w:r w:rsidR="0000114A" w:rsidRPr="006E6534">
        <w:rPr>
          <w:rFonts w:cs="Times New Roman"/>
          <w:color w:val="000000" w:themeColor="text1"/>
          <w:szCs w:val="24"/>
          <w:rPrChange w:id="10294" w:author="N F" w:date="2023-12-05T03:08:00Z">
            <w:rPr>
              <w:rFonts w:cs="Times New Roman"/>
              <w:szCs w:val="24"/>
            </w:rPr>
          </w:rPrChange>
        </w:rPr>
        <w:t xml:space="preserve">, в плазме, моче и кале обнаруживался метаболит </w:t>
      </w:r>
      <w:r w:rsidR="0000114A" w:rsidRPr="006E6534">
        <w:rPr>
          <w:rFonts w:cs="Times New Roman"/>
          <w:color w:val="000000" w:themeColor="text1"/>
          <w:szCs w:val="24"/>
          <w:lang w:val="en-US"/>
          <w:rPrChange w:id="10295" w:author="N F" w:date="2023-12-05T03:08:00Z">
            <w:rPr>
              <w:rFonts w:cs="Times New Roman"/>
              <w:szCs w:val="24"/>
              <w:lang w:val="en-US"/>
            </w:rPr>
          </w:rPrChange>
        </w:rPr>
        <w:t>AZ</w:t>
      </w:r>
      <w:r w:rsidR="0000114A" w:rsidRPr="006E6534">
        <w:rPr>
          <w:rFonts w:cs="Times New Roman"/>
          <w:color w:val="000000" w:themeColor="text1"/>
          <w:szCs w:val="24"/>
          <w:rPrChange w:id="10296" w:author="N F" w:date="2023-12-05T03:08:00Z">
            <w:rPr>
              <w:rFonts w:cs="Times New Roman"/>
              <w:szCs w:val="24"/>
            </w:rPr>
          </w:rPrChange>
        </w:rPr>
        <w:t xml:space="preserve">7550 в </w:t>
      </w:r>
      <w:r w:rsidR="006D0388" w:rsidRPr="006E6534">
        <w:rPr>
          <w:rFonts w:cs="Times New Roman"/>
          <w:color w:val="000000" w:themeColor="text1"/>
          <w:szCs w:val="24"/>
          <w:rPrChange w:id="10297" w:author="N F" w:date="2023-12-05T03:08:00Z">
            <w:rPr>
              <w:rFonts w:cs="Times New Roman"/>
              <w:szCs w:val="24"/>
            </w:rPr>
          </w:rPrChange>
        </w:rPr>
        <w:t xml:space="preserve">количестве 17%. Метаболит </w:t>
      </w:r>
      <w:r w:rsidR="006D0388" w:rsidRPr="006E6534">
        <w:rPr>
          <w:rFonts w:cs="Times New Roman"/>
          <w:color w:val="000000" w:themeColor="text1"/>
          <w:szCs w:val="24"/>
          <w:lang w:val="en-US"/>
          <w:rPrChange w:id="10298" w:author="N F" w:date="2023-12-05T03:08:00Z">
            <w:rPr>
              <w:rFonts w:cs="Times New Roman"/>
              <w:szCs w:val="24"/>
              <w:lang w:val="en-US"/>
            </w:rPr>
          </w:rPrChange>
        </w:rPr>
        <w:t>AZ</w:t>
      </w:r>
      <w:r w:rsidR="006D0388" w:rsidRPr="006E6534">
        <w:rPr>
          <w:rFonts w:cs="Times New Roman"/>
          <w:color w:val="000000" w:themeColor="text1"/>
          <w:szCs w:val="24"/>
          <w:rPrChange w:id="10299" w:author="N F" w:date="2023-12-05T03:08:00Z">
            <w:rPr>
              <w:rFonts w:cs="Times New Roman"/>
              <w:szCs w:val="24"/>
            </w:rPr>
          </w:rPrChange>
        </w:rPr>
        <w:t>5104 не выявили у собак</w:t>
      </w:r>
      <w:r w:rsidR="00765991" w:rsidRPr="006E6534">
        <w:rPr>
          <w:rFonts w:cs="Times New Roman"/>
          <w:color w:val="000000" w:themeColor="text1"/>
          <w:szCs w:val="24"/>
          <w:rPrChange w:id="10300" w:author="N F" w:date="2023-12-05T03:08:00Z">
            <w:rPr>
              <w:rFonts w:cs="Times New Roman"/>
              <w:szCs w:val="24"/>
            </w:rPr>
          </w:rPrChange>
        </w:rPr>
        <w:t>.</w:t>
      </w:r>
      <w:r w:rsidR="008037C3" w:rsidRPr="006E6534">
        <w:rPr>
          <w:rFonts w:cs="Times New Roman"/>
          <w:color w:val="000000" w:themeColor="text1"/>
          <w:szCs w:val="24"/>
          <w:rPrChange w:id="10301" w:author="N F" w:date="2023-12-05T03:08:00Z">
            <w:rPr>
              <w:rFonts w:cs="Times New Roman"/>
              <w:szCs w:val="24"/>
            </w:rPr>
          </w:rPrChange>
        </w:rPr>
        <w:t xml:space="preserve"> </w:t>
      </w:r>
      <w:r w:rsidR="001146CF" w:rsidRPr="006E6534">
        <w:rPr>
          <w:rFonts w:cs="Times New Roman"/>
          <w:color w:val="000000" w:themeColor="text1"/>
          <w:szCs w:val="24"/>
          <w:rPrChange w:id="10302" w:author="N F" w:date="2023-12-05T03:08:00Z">
            <w:rPr>
              <w:rFonts w:cs="Times New Roman"/>
              <w:szCs w:val="24"/>
            </w:rPr>
          </w:rPrChange>
        </w:rPr>
        <w:t>Изофермент ц</w:t>
      </w:r>
      <w:r w:rsidR="008037C3" w:rsidRPr="006E6534">
        <w:rPr>
          <w:rFonts w:cs="Times New Roman"/>
          <w:color w:val="000000" w:themeColor="text1"/>
          <w:szCs w:val="24"/>
          <w:rPrChange w:id="10303" w:author="N F" w:date="2023-12-05T03:08:00Z">
            <w:rPr>
              <w:rFonts w:cs="Times New Roman"/>
              <w:szCs w:val="24"/>
            </w:rPr>
          </w:rPrChange>
        </w:rPr>
        <w:t>итохром</w:t>
      </w:r>
      <w:r w:rsidR="001146CF" w:rsidRPr="006E6534">
        <w:rPr>
          <w:rFonts w:cs="Times New Roman"/>
          <w:color w:val="000000" w:themeColor="text1"/>
          <w:szCs w:val="24"/>
          <w:rPrChange w:id="10304" w:author="N F" w:date="2023-12-05T03:08:00Z">
            <w:rPr>
              <w:rFonts w:cs="Times New Roman"/>
              <w:szCs w:val="24"/>
            </w:rPr>
          </w:rPrChange>
        </w:rPr>
        <w:t>ы</w:t>
      </w:r>
      <w:r w:rsidR="008037C3" w:rsidRPr="006E6534">
        <w:rPr>
          <w:rFonts w:cs="Times New Roman"/>
          <w:color w:val="000000" w:themeColor="text1"/>
          <w:szCs w:val="24"/>
          <w:rPrChange w:id="10305" w:author="N F" w:date="2023-12-05T03:08:00Z">
            <w:rPr>
              <w:rFonts w:cs="Times New Roman"/>
              <w:szCs w:val="24"/>
            </w:rPr>
          </w:rPrChange>
        </w:rPr>
        <w:t xml:space="preserve"> </w:t>
      </w:r>
      <w:r w:rsidR="008037C3" w:rsidRPr="006E6534">
        <w:rPr>
          <w:rFonts w:cs="Times New Roman"/>
          <w:color w:val="000000" w:themeColor="text1"/>
          <w:szCs w:val="24"/>
          <w:lang w:val="en-US"/>
          <w:rPrChange w:id="10306" w:author="N F" w:date="2023-12-05T03:08:00Z">
            <w:rPr>
              <w:rFonts w:cs="Times New Roman"/>
              <w:szCs w:val="24"/>
              <w:lang w:val="en-US"/>
            </w:rPr>
          </w:rPrChange>
        </w:rPr>
        <w:t>P</w:t>
      </w:r>
      <w:r w:rsidR="008037C3" w:rsidRPr="006E6534">
        <w:rPr>
          <w:rFonts w:cs="Times New Roman"/>
          <w:color w:val="000000" w:themeColor="text1"/>
          <w:szCs w:val="24"/>
          <w:rPrChange w:id="10307" w:author="N F" w:date="2023-12-05T03:08:00Z">
            <w:rPr>
              <w:rFonts w:cs="Times New Roman"/>
              <w:szCs w:val="24"/>
            </w:rPr>
          </w:rPrChange>
        </w:rPr>
        <w:t>450</w:t>
      </w:r>
      <w:r w:rsidR="00765991" w:rsidRPr="006E6534">
        <w:rPr>
          <w:rFonts w:cs="Times New Roman"/>
          <w:color w:val="000000" w:themeColor="text1"/>
          <w:szCs w:val="24"/>
          <w:rPrChange w:id="10308" w:author="N F" w:date="2023-12-05T03:08:00Z">
            <w:rPr>
              <w:rFonts w:cs="Times New Roman"/>
              <w:szCs w:val="24"/>
            </w:rPr>
          </w:rPrChange>
        </w:rPr>
        <w:t xml:space="preserve"> </w:t>
      </w:r>
      <w:r w:rsidR="008037C3" w:rsidRPr="006E6534">
        <w:rPr>
          <w:rFonts w:cs="Times New Roman"/>
          <w:color w:val="000000" w:themeColor="text1"/>
          <w:szCs w:val="24"/>
          <w:rPrChange w:id="10309" w:author="N F" w:date="2023-12-05T03:08:00Z">
            <w:rPr>
              <w:rFonts w:cs="Times New Roman"/>
              <w:szCs w:val="24"/>
            </w:rPr>
          </w:rPrChange>
        </w:rPr>
        <w:t>(</w:t>
      </w:r>
      <w:r w:rsidR="008037C3" w:rsidRPr="006E6534">
        <w:rPr>
          <w:rFonts w:cs="Times New Roman"/>
          <w:color w:val="000000" w:themeColor="text1"/>
          <w:szCs w:val="24"/>
          <w:lang w:val="en-US"/>
          <w:rPrChange w:id="10310" w:author="N F" w:date="2023-12-05T03:08:00Z">
            <w:rPr>
              <w:rFonts w:cs="Times New Roman"/>
              <w:szCs w:val="24"/>
              <w:lang w:val="en-US"/>
            </w:rPr>
          </w:rPrChange>
        </w:rPr>
        <w:t>cytochrome</w:t>
      </w:r>
      <w:r w:rsidR="008037C3" w:rsidRPr="006E6534">
        <w:rPr>
          <w:rFonts w:cs="Times New Roman"/>
          <w:color w:val="000000" w:themeColor="text1"/>
          <w:szCs w:val="24"/>
          <w:rPrChange w:id="10311" w:author="N F" w:date="2023-12-05T03:08:00Z">
            <w:rPr>
              <w:rFonts w:cs="Times New Roman"/>
              <w:szCs w:val="24"/>
            </w:rPr>
          </w:rPrChange>
        </w:rPr>
        <w:t xml:space="preserve"> </w:t>
      </w:r>
      <w:r w:rsidR="008037C3" w:rsidRPr="006E6534">
        <w:rPr>
          <w:rFonts w:cs="Times New Roman"/>
          <w:color w:val="000000" w:themeColor="text1"/>
          <w:szCs w:val="24"/>
          <w:lang w:val="en-US"/>
          <w:rPrChange w:id="10312" w:author="N F" w:date="2023-12-05T03:08:00Z">
            <w:rPr>
              <w:rFonts w:cs="Times New Roman"/>
              <w:szCs w:val="24"/>
              <w:lang w:val="en-US"/>
            </w:rPr>
          </w:rPrChange>
        </w:rPr>
        <w:t>P</w:t>
      </w:r>
      <w:r w:rsidR="008037C3" w:rsidRPr="006E6534">
        <w:rPr>
          <w:rFonts w:cs="Times New Roman"/>
          <w:color w:val="000000" w:themeColor="text1"/>
          <w:szCs w:val="24"/>
          <w:rPrChange w:id="10313" w:author="N F" w:date="2023-12-05T03:08:00Z">
            <w:rPr>
              <w:rFonts w:cs="Times New Roman"/>
              <w:szCs w:val="24"/>
            </w:rPr>
          </w:rPrChange>
        </w:rPr>
        <w:t xml:space="preserve">450, </w:t>
      </w:r>
      <w:r w:rsidR="00765991" w:rsidRPr="006E6534">
        <w:rPr>
          <w:rFonts w:cs="Times New Roman"/>
          <w:color w:val="000000" w:themeColor="text1"/>
          <w:szCs w:val="24"/>
          <w:lang w:val="en-US"/>
          <w:rPrChange w:id="10314" w:author="N F" w:date="2023-12-05T03:08:00Z">
            <w:rPr>
              <w:rFonts w:cs="Times New Roman"/>
              <w:szCs w:val="24"/>
              <w:lang w:val="en-US"/>
            </w:rPr>
          </w:rPrChange>
        </w:rPr>
        <w:t>CYP</w:t>
      </w:r>
      <w:r w:rsidR="008037C3" w:rsidRPr="006E6534">
        <w:rPr>
          <w:rFonts w:cs="Times New Roman"/>
          <w:color w:val="000000" w:themeColor="text1"/>
          <w:szCs w:val="24"/>
          <w:rPrChange w:id="10315" w:author="N F" w:date="2023-12-05T03:08:00Z">
            <w:rPr>
              <w:rFonts w:cs="Times New Roman"/>
              <w:szCs w:val="24"/>
            </w:rPr>
          </w:rPrChange>
        </w:rPr>
        <w:t xml:space="preserve">) </w:t>
      </w:r>
      <w:r w:rsidR="00765991" w:rsidRPr="006E6534">
        <w:rPr>
          <w:rFonts w:cs="Times New Roman"/>
          <w:color w:val="000000" w:themeColor="text1"/>
          <w:szCs w:val="24"/>
          <w:rPrChange w:id="10316" w:author="N F" w:date="2023-12-05T03:08:00Z">
            <w:rPr>
              <w:rFonts w:cs="Times New Roman"/>
              <w:szCs w:val="24"/>
            </w:rPr>
          </w:rPrChange>
        </w:rPr>
        <w:t>3</w:t>
      </w:r>
      <w:r w:rsidR="00765991" w:rsidRPr="006E6534">
        <w:rPr>
          <w:rFonts w:cs="Times New Roman"/>
          <w:color w:val="000000" w:themeColor="text1"/>
          <w:szCs w:val="24"/>
          <w:lang w:val="en-US"/>
          <w:rPrChange w:id="10317" w:author="N F" w:date="2023-12-05T03:08:00Z">
            <w:rPr>
              <w:rFonts w:cs="Times New Roman"/>
              <w:szCs w:val="24"/>
              <w:lang w:val="en-US"/>
            </w:rPr>
          </w:rPrChange>
        </w:rPr>
        <w:t>A</w:t>
      </w:r>
      <w:r w:rsidR="00765991" w:rsidRPr="006E6534">
        <w:rPr>
          <w:rFonts w:cs="Times New Roman"/>
          <w:color w:val="000000" w:themeColor="text1"/>
          <w:szCs w:val="24"/>
          <w:rPrChange w:id="10318" w:author="N F" w:date="2023-12-05T03:08:00Z">
            <w:rPr>
              <w:rFonts w:cs="Times New Roman"/>
              <w:szCs w:val="24"/>
            </w:rPr>
          </w:rPrChange>
        </w:rPr>
        <w:t>4 является основным ферментом, метаболизирующим осимерт</w:t>
      </w:r>
      <w:r w:rsidR="00E10FEB" w:rsidRPr="006E6534">
        <w:rPr>
          <w:rFonts w:cs="Times New Roman"/>
          <w:color w:val="000000" w:themeColor="text1"/>
          <w:szCs w:val="24"/>
          <w:rPrChange w:id="10319" w:author="N F" w:date="2023-12-05T03:08:00Z">
            <w:rPr>
              <w:rFonts w:cs="Times New Roman"/>
              <w:szCs w:val="24"/>
            </w:rPr>
          </w:rPrChange>
        </w:rPr>
        <w:t>иниб</w:t>
      </w:r>
      <w:r w:rsidR="00305E49" w:rsidRPr="006E6534">
        <w:rPr>
          <w:rFonts w:cs="Times New Roman"/>
          <w:color w:val="000000" w:themeColor="text1"/>
          <w:szCs w:val="24"/>
          <w:rPrChange w:id="10320" w:author="N F" w:date="2023-12-05T03:08:00Z">
            <w:rPr>
              <w:rFonts w:cs="Times New Roman"/>
              <w:szCs w:val="24"/>
            </w:rPr>
          </w:rPrChange>
        </w:rPr>
        <w:t>. П</w:t>
      </w:r>
      <w:r w:rsidR="00E10FEB" w:rsidRPr="006E6534">
        <w:rPr>
          <w:rFonts w:cs="Times New Roman"/>
          <w:color w:val="000000" w:themeColor="text1"/>
          <w:szCs w:val="24"/>
          <w:rPrChange w:id="10321" w:author="N F" w:date="2023-12-05T03:08:00Z">
            <w:rPr>
              <w:rFonts w:cs="Times New Roman"/>
              <w:szCs w:val="24"/>
            </w:rPr>
          </w:rPrChange>
        </w:rPr>
        <w:t xml:space="preserve">ри этом установлено, что </w:t>
      </w:r>
      <w:r w:rsidR="00E10FEB" w:rsidRPr="006E6534">
        <w:rPr>
          <w:rFonts w:cs="Times New Roman"/>
          <w:color w:val="000000" w:themeColor="text1"/>
          <w:szCs w:val="24"/>
          <w:lang w:val="en-US"/>
          <w:rPrChange w:id="10322" w:author="N F" w:date="2023-12-05T03:08:00Z">
            <w:rPr>
              <w:rFonts w:cs="Times New Roman"/>
              <w:szCs w:val="24"/>
              <w:lang w:val="en-US"/>
            </w:rPr>
          </w:rPrChange>
        </w:rPr>
        <w:t>CYP</w:t>
      </w:r>
      <w:r w:rsidR="00E10FEB" w:rsidRPr="006E6534">
        <w:rPr>
          <w:rFonts w:cs="Times New Roman"/>
          <w:color w:val="000000" w:themeColor="text1"/>
          <w:szCs w:val="24"/>
          <w:rPrChange w:id="10323" w:author="N F" w:date="2023-12-05T03:08:00Z">
            <w:rPr>
              <w:rFonts w:cs="Times New Roman"/>
              <w:szCs w:val="24"/>
            </w:rPr>
          </w:rPrChange>
        </w:rPr>
        <w:t xml:space="preserve"> 1</w:t>
      </w:r>
      <w:r w:rsidR="00E10FEB" w:rsidRPr="006E6534">
        <w:rPr>
          <w:rFonts w:cs="Times New Roman"/>
          <w:color w:val="000000" w:themeColor="text1"/>
          <w:szCs w:val="24"/>
          <w:lang w:val="en-US"/>
          <w:rPrChange w:id="10324" w:author="N F" w:date="2023-12-05T03:08:00Z">
            <w:rPr>
              <w:rFonts w:cs="Times New Roman"/>
              <w:szCs w:val="24"/>
              <w:lang w:val="en-US"/>
            </w:rPr>
          </w:rPrChange>
        </w:rPr>
        <w:t>A</w:t>
      </w:r>
      <w:r w:rsidR="00E10FEB" w:rsidRPr="006E6534">
        <w:rPr>
          <w:rFonts w:cs="Times New Roman"/>
          <w:color w:val="000000" w:themeColor="text1"/>
          <w:szCs w:val="24"/>
          <w:rPrChange w:id="10325" w:author="N F" w:date="2023-12-05T03:08:00Z">
            <w:rPr>
              <w:rFonts w:cs="Times New Roman"/>
              <w:szCs w:val="24"/>
            </w:rPr>
          </w:rPrChange>
        </w:rPr>
        <w:t>2, 2</w:t>
      </w:r>
      <w:r w:rsidR="00E10FEB" w:rsidRPr="006E6534">
        <w:rPr>
          <w:rFonts w:cs="Times New Roman"/>
          <w:color w:val="000000" w:themeColor="text1"/>
          <w:szCs w:val="24"/>
          <w:lang w:val="en-US"/>
          <w:rPrChange w:id="10326" w:author="N F" w:date="2023-12-05T03:08:00Z">
            <w:rPr>
              <w:rFonts w:cs="Times New Roman"/>
              <w:szCs w:val="24"/>
              <w:lang w:val="en-US"/>
            </w:rPr>
          </w:rPrChange>
        </w:rPr>
        <w:t>A</w:t>
      </w:r>
      <w:r w:rsidR="00E10FEB" w:rsidRPr="006E6534">
        <w:rPr>
          <w:rFonts w:cs="Times New Roman"/>
          <w:color w:val="000000" w:themeColor="text1"/>
          <w:szCs w:val="24"/>
          <w:rPrChange w:id="10327" w:author="N F" w:date="2023-12-05T03:08:00Z">
            <w:rPr>
              <w:rFonts w:cs="Times New Roman"/>
              <w:szCs w:val="24"/>
            </w:rPr>
          </w:rPrChange>
        </w:rPr>
        <w:t>6, 2</w:t>
      </w:r>
      <w:r w:rsidR="00E10FEB" w:rsidRPr="006E6534">
        <w:rPr>
          <w:rFonts w:cs="Times New Roman"/>
          <w:color w:val="000000" w:themeColor="text1"/>
          <w:szCs w:val="24"/>
          <w:lang w:val="en-US"/>
          <w:rPrChange w:id="10328" w:author="N F" w:date="2023-12-05T03:08:00Z">
            <w:rPr>
              <w:rFonts w:cs="Times New Roman"/>
              <w:szCs w:val="24"/>
              <w:lang w:val="en-US"/>
            </w:rPr>
          </w:rPrChange>
        </w:rPr>
        <w:t>C</w:t>
      </w:r>
      <w:r w:rsidR="00E10FEB" w:rsidRPr="006E6534">
        <w:rPr>
          <w:rFonts w:cs="Times New Roman"/>
          <w:color w:val="000000" w:themeColor="text1"/>
          <w:szCs w:val="24"/>
          <w:rPrChange w:id="10329" w:author="N F" w:date="2023-12-05T03:08:00Z">
            <w:rPr>
              <w:rFonts w:cs="Times New Roman"/>
              <w:szCs w:val="24"/>
            </w:rPr>
          </w:rPrChange>
        </w:rPr>
        <w:t>9, 2</w:t>
      </w:r>
      <w:r w:rsidR="00E10FEB" w:rsidRPr="006E6534">
        <w:rPr>
          <w:rFonts w:cs="Times New Roman"/>
          <w:color w:val="000000" w:themeColor="text1"/>
          <w:szCs w:val="24"/>
          <w:lang w:val="en-US"/>
          <w:rPrChange w:id="10330" w:author="N F" w:date="2023-12-05T03:08:00Z">
            <w:rPr>
              <w:rFonts w:cs="Times New Roman"/>
              <w:szCs w:val="24"/>
              <w:lang w:val="en-US"/>
            </w:rPr>
          </w:rPrChange>
        </w:rPr>
        <w:t>E</w:t>
      </w:r>
      <w:r w:rsidR="00E10FEB" w:rsidRPr="006E6534">
        <w:rPr>
          <w:rFonts w:cs="Times New Roman"/>
          <w:color w:val="000000" w:themeColor="text1"/>
          <w:szCs w:val="24"/>
          <w:rPrChange w:id="10331" w:author="N F" w:date="2023-12-05T03:08:00Z">
            <w:rPr>
              <w:rFonts w:cs="Times New Roman"/>
              <w:szCs w:val="24"/>
            </w:rPr>
          </w:rPrChange>
        </w:rPr>
        <w:t>1 и 3</w:t>
      </w:r>
      <w:r w:rsidR="00E10FEB" w:rsidRPr="006E6534">
        <w:rPr>
          <w:rFonts w:cs="Times New Roman"/>
          <w:color w:val="000000" w:themeColor="text1"/>
          <w:szCs w:val="24"/>
          <w:lang w:val="en-US"/>
          <w:rPrChange w:id="10332" w:author="N F" w:date="2023-12-05T03:08:00Z">
            <w:rPr>
              <w:rFonts w:cs="Times New Roman"/>
              <w:szCs w:val="24"/>
              <w:lang w:val="en-US"/>
            </w:rPr>
          </w:rPrChange>
        </w:rPr>
        <w:t>A</w:t>
      </w:r>
      <w:r w:rsidR="00E10FEB" w:rsidRPr="006E6534">
        <w:rPr>
          <w:rFonts w:cs="Times New Roman"/>
          <w:color w:val="000000" w:themeColor="text1"/>
          <w:szCs w:val="24"/>
          <w:rPrChange w:id="10333" w:author="N F" w:date="2023-12-05T03:08:00Z">
            <w:rPr>
              <w:rFonts w:cs="Times New Roman"/>
              <w:szCs w:val="24"/>
            </w:rPr>
          </w:rPrChange>
        </w:rPr>
        <w:t>5 также участвуют в метаболизме</w:t>
      </w:r>
      <w:r w:rsidR="00305E49" w:rsidRPr="006E6534">
        <w:rPr>
          <w:rFonts w:cs="Times New Roman"/>
          <w:color w:val="000000" w:themeColor="text1"/>
          <w:szCs w:val="24"/>
          <w:rPrChange w:id="10334" w:author="N F" w:date="2023-12-05T03:08:00Z">
            <w:rPr>
              <w:rFonts w:cs="Times New Roman"/>
              <w:szCs w:val="24"/>
            </w:rPr>
          </w:rPrChange>
        </w:rPr>
        <w:t xml:space="preserve"> осимертиниба, но в существенно меньшей степени. </w:t>
      </w:r>
      <w:r w:rsidR="00007225" w:rsidRPr="006E6534">
        <w:rPr>
          <w:rFonts w:cs="Times New Roman"/>
          <w:color w:val="000000" w:themeColor="text1"/>
          <w:szCs w:val="24"/>
          <w:lang w:val="en-US"/>
          <w:rPrChange w:id="10335" w:author="N F" w:date="2023-12-05T03:08:00Z">
            <w:rPr>
              <w:rFonts w:cs="Times New Roman"/>
              <w:szCs w:val="24"/>
              <w:lang w:val="en-US"/>
            </w:rPr>
          </w:rPrChange>
        </w:rPr>
        <w:t>AZ</w:t>
      </w:r>
      <w:r w:rsidR="00007225" w:rsidRPr="006E6534">
        <w:rPr>
          <w:rFonts w:cs="Times New Roman"/>
          <w:color w:val="000000" w:themeColor="text1"/>
          <w:szCs w:val="24"/>
          <w:rPrChange w:id="10336" w:author="N F" w:date="2023-12-05T03:08:00Z">
            <w:rPr>
              <w:rFonts w:cs="Times New Roman"/>
              <w:szCs w:val="24"/>
            </w:rPr>
          </w:rPrChange>
        </w:rPr>
        <w:t xml:space="preserve">5104 и </w:t>
      </w:r>
      <w:r w:rsidR="00007225" w:rsidRPr="006E6534">
        <w:rPr>
          <w:rFonts w:cs="Times New Roman"/>
          <w:color w:val="000000" w:themeColor="text1"/>
          <w:szCs w:val="24"/>
          <w:lang w:val="en-US"/>
          <w:rPrChange w:id="10337" w:author="N F" w:date="2023-12-05T03:08:00Z">
            <w:rPr>
              <w:rFonts w:cs="Times New Roman"/>
              <w:szCs w:val="24"/>
              <w:lang w:val="en-US"/>
            </w:rPr>
          </w:rPrChange>
        </w:rPr>
        <w:t>AZ</w:t>
      </w:r>
      <w:r w:rsidR="00007225" w:rsidRPr="006E6534">
        <w:rPr>
          <w:rFonts w:cs="Times New Roman"/>
          <w:color w:val="000000" w:themeColor="text1"/>
          <w:szCs w:val="24"/>
          <w:rPrChange w:id="10338" w:author="N F" w:date="2023-12-05T03:08:00Z">
            <w:rPr>
              <w:rFonts w:cs="Times New Roman"/>
              <w:szCs w:val="24"/>
            </w:rPr>
          </w:rPrChange>
        </w:rPr>
        <w:t xml:space="preserve">7550 также </w:t>
      </w:r>
      <w:r w:rsidR="00F633FE" w:rsidRPr="006E6534">
        <w:rPr>
          <w:rFonts w:cs="Times New Roman"/>
          <w:color w:val="000000" w:themeColor="text1"/>
          <w:szCs w:val="24"/>
          <w:rPrChange w:id="10339" w:author="N F" w:date="2023-12-05T03:08:00Z">
            <w:rPr>
              <w:rFonts w:cs="Times New Roman"/>
              <w:szCs w:val="24"/>
            </w:rPr>
          </w:rPrChange>
        </w:rPr>
        <w:t xml:space="preserve">подвергались </w:t>
      </w:r>
      <w:r w:rsidR="00007225" w:rsidRPr="006E6534">
        <w:rPr>
          <w:rFonts w:cs="Times New Roman"/>
          <w:color w:val="000000" w:themeColor="text1"/>
          <w:szCs w:val="24"/>
          <w:rPrChange w:id="10340" w:author="N F" w:date="2023-12-05T03:08:00Z">
            <w:rPr>
              <w:rFonts w:cs="Times New Roman"/>
              <w:szCs w:val="24"/>
            </w:rPr>
          </w:rPrChange>
        </w:rPr>
        <w:t>активн</w:t>
      </w:r>
      <w:r w:rsidR="00F633FE" w:rsidRPr="006E6534">
        <w:rPr>
          <w:rFonts w:cs="Times New Roman"/>
          <w:color w:val="000000" w:themeColor="text1"/>
          <w:szCs w:val="24"/>
          <w:rPrChange w:id="10341" w:author="N F" w:date="2023-12-05T03:08:00Z">
            <w:rPr>
              <w:rFonts w:cs="Times New Roman"/>
              <w:szCs w:val="24"/>
            </w:rPr>
          </w:rPrChange>
        </w:rPr>
        <w:t>ому</w:t>
      </w:r>
      <w:r w:rsidR="00007225" w:rsidRPr="006E6534">
        <w:rPr>
          <w:rFonts w:cs="Times New Roman"/>
          <w:color w:val="000000" w:themeColor="text1"/>
          <w:szCs w:val="24"/>
          <w:rPrChange w:id="10342" w:author="N F" w:date="2023-12-05T03:08:00Z">
            <w:rPr>
              <w:rFonts w:cs="Times New Roman"/>
              <w:szCs w:val="24"/>
            </w:rPr>
          </w:rPrChange>
        </w:rPr>
        <w:t xml:space="preserve"> метаболиз</w:t>
      </w:r>
      <w:r w:rsidR="00F633FE" w:rsidRPr="006E6534">
        <w:rPr>
          <w:rFonts w:cs="Times New Roman"/>
          <w:color w:val="000000" w:themeColor="text1"/>
          <w:szCs w:val="24"/>
          <w:rPrChange w:id="10343" w:author="N F" w:date="2023-12-05T03:08:00Z">
            <w:rPr>
              <w:rFonts w:cs="Times New Roman"/>
              <w:szCs w:val="24"/>
            </w:rPr>
          </w:rPrChange>
        </w:rPr>
        <w:t>му под действием</w:t>
      </w:r>
      <w:r w:rsidR="00007225" w:rsidRPr="006E6534">
        <w:rPr>
          <w:rFonts w:cs="Times New Roman"/>
          <w:color w:val="000000" w:themeColor="text1"/>
          <w:szCs w:val="24"/>
          <w:rPrChange w:id="10344" w:author="N F" w:date="2023-12-05T03:08:00Z">
            <w:rPr>
              <w:rFonts w:cs="Times New Roman"/>
              <w:szCs w:val="24"/>
            </w:rPr>
          </w:rPrChange>
        </w:rPr>
        <w:t xml:space="preserve"> </w:t>
      </w:r>
      <w:r w:rsidR="00007225" w:rsidRPr="006E6534">
        <w:rPr>
          <w:rFonts w:cs="Times New Roman"/>
          <w:color w:val="000000" w:themeColor="text1"/>
          <w:szCs w:val="24"/>
          <w:lang w:val="en-US"/>
          <w:rPrChange w:id="10345" w:author="N F" w:date="2023-12-05T03:08:00Z">
            <w:rPr>
              <w:rFonts w:cs="Times New Roman"/>
              <w:szCs w:val="24"/>
              <w:lang w:val="en-US"/>
            </w:rPr>
          </w:rPrChange>
        </w:rPr>
        <w:t>CYP</w:t>
      </w:r>
      <w:r w:rsidR="00007225" w:rsidRPr="006E6534">
        <w:rPr>
          <w:rFonts w:cs="Times New Roman"/>
          <w:color w:val="000000" w:themeColor="text1"/>
          <w:szCs w:val="24"/>
          <w:rPrChange w:id="10346" w:author="N F" w:date="2023-12-05T03:08:00Z">
            <w:rPr>
              <w:rFonts w:cs="Times New Roman"/>
              <w:szCs w:val="24"/>
            </w:rPr>
          </w:rPrChange>
        </w:rPr>
        <w:t>3</w:t>
      </w:r>
      <w:r w:rsidR="00007225" w:rsidRPr="006E6534">
        <w:rPr>
          <w:rFonts w:cs="Times New Roman"/>
          <w:color w:val="000000" w:themeColor="text1"/>
          <w:szCs w:val="24"/>
          <w:lang w:val="en-US"/>
          <w:rPrChange w:id="10347" w:author="N F" w:date="2023-12-05T03:08:00Z">
            <w:rPr>
              <w:rFonts w:cs="Times New Roman"/>
              <w:szCs w:val="24"/>
              <w:lang w:val="en-US"/>
            </w:rPr>
          </w:rPrChange>
        </w:rPr>
        <w:t>A</w:t>
      </w:r>
      <w:r w:rsidR="00007225" w:rsidRPr="006E6534">
        <w:rPr>
          <w:rFonts w:cs="Times New Roman"/>
          <w:color w:val="000000" w:themeColor="text1"/>
          <w:szCs w:val="24"/>
          <w:rPrChange w:id="10348" w:author="N F" w:date="2023-12-05T03:08:00Z">
            <w:rPr>
              <w:rFonts w:cs="Times New Roman"/>
              <w:szCs w:val="24"/>
            </w:rPr>
          </w:rPrChange>
        </w:rPr>
        <w:t xml:space="preserve">4 и/или </w:t>
      </w:r>
      <w:r w:rsidR="00007225" w:rsidRPr="006E6534">
        <w:rPr>
          <w:rFonts w:cs="Times New Roman"/>
          <w:color w:val="000000" w:themeColor="text1"/>
          <w:szCs w:val="24"/>
          <w:lang w:val="en-US"/>
          <w:rPrChange w:id="10349" w:author="N F" w:date="2023-12-05T03:08:00Z">
            <w:rPr>
              <w:rFonts w:cs="Times New Roman"/>
              <w:szCs w:val="24"/>
              <w:lang w:val="en-US"/>
            </w:rPr>
          </w:rPrChange>
        </w:rPr>
        <w:t>CYP</w:t>
      </w:r>
      <w:r w:rsidR="00007225" w:rsidRPr="006E6534">
        <w:rPr>
          <w:rFonts w:cs="Times New Roman"/>
          <w:color w:val="000000" w:themeColor="text1"/>
          <w:szCs w:val="24"/>
          <w:rPrChange w:id="10350" w:author="N F" w:date="2023-12-05T03:08:00Z">
            <w:rPr>
              <w:rFonts w:cs="Times New Roman"/>
              <w:szCs w:val="24"/>
            </w:rPr>
          </w:rPrChange>
        </w:rPr>
        <w:t>3</w:t>
      </w:r>
      <w:r w:rsidR="00007225" w:rsidRPr="006E6534">
        <w:rPr>
          <w:rFonts w:cs="Times New Roman"/>
          <w:color w:val="000000" w:themeColor="text1"/>
          <w:szCs w:val="24"/>
          <w:lang w:val="en-US"/>
          <w:rPrChange w:id="10351" w:author="N F" w:date="2023-12-05T03:08:00Z">
            <w:rPr>
              <w:rFonts w:cs="Times New Roman"/>
              <w:szCs w:val="24"/>
              <w:lang w:val="en-US"/>
            </w:rPr>
          </w:rPrChange>
        </w:rPr>
        <w:t>A</w:t>
      </w:r>
      <w:r w:rsidR="00007225" w:rsidRPr="006E6534">
        <w:rPr>
          <w:rFonts w:cs="Times New Roman"/>
          <w:color w:val="000000" w:themeColor="text1"/>
          <w:szCs w:val="24"/>
          <w:rPrChange w:id="10352" w:author="N F" w:date="2023-12-05T03:08:00Z">
            <w:rPr>
              <w:rFonts w:cs="Times New Roman"/>
              <w:szCs w:val="24"/>
            </w:rPr>
          </w:rPrChange>
        </w:rPr>
        <w:t>5</w:t>
      </w:r>
      <w:r w:rsidR="00F54402" w:rsidRPr="006E6534">
        <w:rPr>
          <w:rFonts w:cs="Times New Roman"/>
          <w:color w:val="000000" w:themeColor="text1"/>
          <w:szCs w:val="24"/>
          <w:rPrChange w:id="10353" w:author="N F" w:date="2023-12-05T03:08:00Z">
            <w:rPr>
              <w:rFonts w:cs="Times New Roman"/>
              <w:szCs w:val="24"/>
            </w:rPr>
          </w:rPrChange>
        </w:rPr>
        <w:t xml:space="preserve">. Метаболиты </w:t>
      </w:r>
      <w:r w:rsidR="00F54402" w:rsidRPr="006E6534">
        <w:rPr>
          <w:rFonts w:cs="Times New Roman"/>
          <w:color w:val="000000" w:themeColor="text1"/>
          <w:szCs w:val="24"/>
          <w:lang w:val="en-US"/>
          <w:rPrChange w:id="10354" w:author="N F" w:date="2023-12-05T03:08:00Z">
            <w:rPr>
              <w:rFonts w:cs="Times New Roman"/>
              <w:szCs w:val="24"/>
              <w:lang w:val="en-US"/>
            </w:rPr>
          </w:rPrChange>
        </w:rPr>
        <w:t>AZ</w:t>
      </w:r>
      <w:r w:rsidR="00F54402" w:rsidRPr="006E6534">
        <w:rPr>
          <w:rFonts w:cs="Times New Roman"/>
          <w:color w:val="000000" w:themeColor="text1"/>
          <w:szCs w:val="24"/>
          <w:rPrChange w:id="10355" w:author="N F" w:date="2023-12-05T03:08:00Z">
            <w:rPr>
              <w:rFonts w:cs="Times New Roman"/>
              <w:szCs w:val="24"/>
            </w:rPr>
          </w:rPrChange>
        </w:rPr>
        <w:t xml:space="preserve">5104 и </w:t>
      </w:r>
      <w:r w:rsidR="00F54402" w:rsidRPr="006E6534">
        <w:rPr>
          <w:rFonts w:cs="Times New Roman"/>
          <w:color w:val="000000" w:themeColor="text1"/>
          <w:szCs w:val="24"/>
          <w:lang w:val="en-US"/>
          <w:rPrChange w:id="10356" w:author="N F" w:date="2023-12-05T03:08:00Z">
            <w:rPr>
              <w:rFonts w:cs="Times New Roman"/>
              <w:szCs w:val="24"/>
              <w:lang w:val="en-US"/>
            </w:rPr>
          </w:rPrChange>
        </w:rPr>
        <w:t>AZ</w:t>
      </w:r>
      <w:r w:rsidR="00F54402" w:rsidRPr="006E6534">
        <w:rPr>
          <w:rFonts w:cs="Times New Roman"/>
          <w:color w:val="000000" w:themeColor="text1"/>
          <w:szCs w:val="24"/>
          <w:rPrChange w:id="10357" w:author="N F" w:date="2023-12-05T03:08:00Z">
            <w:rPr>
              <w:rFonts w:cs="Times New Roman"/>
              <w:szCs w:val="24"/>
            </w:rPr>
          </w:rPrChange>
        </w:rPr>
        <w:t xml:space="preserve">7550 преимущественно образуются под действием ферментов </w:t>
      </w:r>
      <w:r w:rsidR="00F54402" w:rsidRPr="006E6534">
        <w:rPr>
          <w:rFonts w:cs="Times New Roman"/>
          <w:color w:val="000000" w:themeColor="text1"/>
          <w:szCs w:val="24"/>
          <w:lang w:val="en-US"/>
          <w:rPrChange w:id="10358" w:author="N F" w:date="2023-12-05T03:08:00Z">
            <w:rPr>
              <w:rFonts w:cs="Times New Roman"/>
              <w:szCs w:val="24"/>
              <w:lang w:val="en-US"/>
            </w:rPr>
          </w:rPrChange>
        </w:rPr>
        <w:t>CYP</w:t>
      </w:r>
      <w:r w:rsidR="00F54402" w:rsidRPr="006E6534">
        <w:rPr>
          <w:rFonts w:cs="Times New Roman"/>
          <w:color w:val="000000" w:themeColor="text1"/>
          <w:szCs w:val="24"/>
          <w:rPrChange w:id="10359" w:author="N F" w:date="2023-12-05T03:08:00Z">
            <w:rPr>
              <w:rFonts w:cs="Times New Roman"/>
              <w:szCs w:val="24"/>
            </w:rPr>
          </w:rPrChange>
        </w:rPr>
        <w:t>3</w:t>
      </w:r>
      <w:r w:rsidR="00F54402" w:rsidRPr="006E6534">
        <w:rPr>
          <w:rFonts w:cs="Times New Roman"/>
          <w:color w:val="000000" w:themeColor="text1"/>
          <w:szCs w:val="24"/>
          <w:lang w:val="en-US"/>
          <w:rPrChange w:id="10360" w:author="N F" w:date="2023-12-05T03:08:00Z">
            <w:rPr>
              <w:rFonts w:cs="Times New Roman"/>
              <w:szCs w:val="24"/>
              <w:lang w:val="en-US"/>
            </w:rPr>
          </w:rPrChange>
        </w:rPr>
        <w:t>A</w:t>
      </w:r>
      <w:r w:rsidR="00F54402" w:rsidRPr="006E6534">
        <w:rPr>
          <w:rFonts w:cs="Times New Roman"/>
          <w:color w:val="000000" w:themeColor="text1"/>
          <w:szCs w:val="24"/>
          <w:rPrChange w:id="10361" w:author="N F" w:date="2023-12-05T03:08:00Z">
            <w:rPr>
              <w:rFonts w:cs="Times New Roman"/>
              <w:szCs w:val="24"/>
            </w:rPr>
          </w:rPrChange>
        </w:rPr>
        <w:t>4 и 3</w:t>
      </w:r>
      <w:r w:rsidR="00F54402" w:rsidRPr="006E6534">
        <w:rPr>
          <w:rFonts w:cs="Times New Roman"/>
          <w:color w:val="000000" w:themeColor="text1"/>
          <w:szCs w:val="24"/>
          <w:lang w:val="en-US"/>
          <w:rPrChange w:id="10362" w:author="N F" w:date="2023-12-05T03:08:00Z">
            <w:rPr>
              <w:rFonts w:cs="Times New Roman"/>
              <w:szCs w:val="24"/>
              <w:lang w:val="en-US"/>
            </w:rPr>
          </w:rPrChange>
        </w:rPr>
        <w:t>A</w:t>
      </w:r>
      <w:r w:rsidR="00F54402" w:rsidRPr="006E6534">
        <w:rPr>
          <w:rFonts w:cs="Times New Roman"/>
          <w:color w:val="000000" w:themeColor="text1"/>
          <w:szCs w:val="24"/>
          <w:rPrChange w:id="10363" w:author="N F" w:date="2023-12-05T03:08:00Z">
            <w:rPr>
              <w:rFonts w:cs="Times New Roman"/>
              <w:szCs w:val="24"/>
            </w:rPr>
          </w:rPrChange>
        </w:rPr>
        <w:t>5</w:t>
      </w:r>
      <w:r w:rsidR="0000114A" w:rsidRPr="006E6534">
        <w:rPr>
          <w:rFonts w:cs="Times New Roman"/>
          <w:color w:val="000000" w:themeColor="text1"/>
          <w:szCs w:val="24"/>
          <w:rPrChange w:id="10364" w:author="N F" w:date="2023-12-05T03:08:00Z">
            <w:rPr>
              <w:rFonts w:cs="Times New Roman"/>
              <w:szCs w:val="24"/>
            </w:rPr>
          </w:rPrChange>
        </w:rPr>
        <w:t xml:space="preserve"> </w:t>
      </w:r>
      <w:ins w:id="10365" w:author="Barshadskaya, Yuliya" w:date="2024-01-14T17:36:00Z">
        <w:r w:rsidR="00F543D2" w:rsidRPr="0001519A">
          <w:rPr>
            <w:rFonts w:cs="Times New Roman"/>
            <w:color w:val="000000" w:themeColor="text1"/>
            <w:lang w:val="en-US"/>
          </w:rPr>
          <w:fldChar w:fldCharType="begin"/>
        </w:r>
        <w:r w:rsidR="00F543D2"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F543D2" w:rsidRPr="0001519A">
          <w:rPr>
            <w:rFonts w:cs="Times New Roman"/>
            <w:color w:val="000000" w:themeColor="text1"/>
            <w:lang w:val="en-US"/>
          </w:rPr>
          <w:fldChar w:fldCharType="separate"/>
        </w:r>
        <w:r w:rsidR="00F543D2" w:rsidRPr="0018315E">
          <w:rPr>
            <w:rFonts w:cs="Times New Roman"/>
            <w:color w:val="000000" w:themeColor="text1"/>
          </w:rPr>
          <w:t>[</w:t>
        </w:r>
      </w:ins>
      <w:ins w:id="10366" w:author="Barshadskaya, Yuliya" w:date="2024-02-22T23:46:00Z">
        <w:r w:rsidR="007C662F">
          <w:rPr>
            <w:rFonts w:cs="Times New Roman"/>
            <w:color w:val="000000" w:themeColor="text1"/>
          </w:rPr>
          <w:t>1</w:t>
        </w:r>
      </w:ins>
      <w:ins w:id="10367" w:author="Barshadskaya, Yuliya" w:date="2024-01-14T17:36:00Z">
        <w:r w:rsidR="00F543D2" w:rsidRPr="00DD38F1">
          <w:rPr>
            <w:rFonts w:cs="Times New Roman"/>
            <w:color w:val="000000" w:themeColor="text1"/>
          </w:rPr>
          <w:t>]</w:t>
        </w:r>
        <w:r w:rsidR="00F543D2" w:rsidRPr="0001519A">
          <w:rPr>
            <w:rFonts w:cs="Times New Roman"/>
            <w:color w:val="000000" w:themeColor="text1"/>
            <w:lang w:val="en-US"/>
          </w:rPr>
          <w:fldChar w:fldCharType="end"/>
        </w:r>
      </w:ins>
      <w:del w:id="10368" w:author="Barshadskaya, Yuliya" w:date="2024-01-14T17:36:00Z">
        <w:r w:rsidR="00893921" w:rsidRPr="006E6534" w:rsidDel="00F543D2">
          <w:rPr>
            <w:rFonts w:cs="Times New Roman"/>
            <w:color w:val="000000" w:themeColor="text1"/>
            <w:szCs w:val="24"/>
            <w:lang w:val="en-US"/>
            <w:rPrChange w:id="10369" w:author="N F" w:date="2023-12-05T03:08:00Z">
              <w:rPr>
                <w:rFonts w:cs="Times New Roman"/>
                <w:szCs w:val="24"/>
                <w:lang w:val="en-US"/>
              </w:rPr>
            </w:rPrChange>
          </w:rPr>
          <w:fldChar w:fldCharType="begin"/>
        </w:r>
        <w:r w:rsidR="00AE1425" w:rsidRPr="006E6534" w:rsidDel="00F543D2">
          <w:rPr>
            <w:rFonts w:cs="Times New Roman"/>
            <w:color w:val="000000" w:themeColor="text1"/>
            <w:szCs w:val="24"/>
            <w:rPrChange w:id="10370"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371" w:author="N F" w:date="2023-12-05T03:08:00Z">
              <w:rPr>
                <w:rFonts w:cs="Times New Roman"/>
                <w:szCs w:val="24"/>
                <w:lang w:val="en-US"/>
              </w:rPr>
            </w:rPrChange>
          </w:rPr>
          <w:delInstrText>ADDIN</w:delInstrText>
        </w:r>
        <w:r w:rsidR="00AE1425" w:rsidRPr="006E6534" w:rsidDel="00F543D2">
          <w:rPr>
            <w:rFonts w:cs="Times New Roman"/>
            <w:color w:val="000000" w:themeColor="text1"/>
            <w:szCs w:val="24"/>
            <w:rPrChange w:id="10372"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373" w:author="N F" w:date="2023-12-05T03:08:00Z">
              <w:rPr>
                <w:rFonts w:cs="Times New Roman"/>
                <w:szCs w:val="24"/>
                <w:lang w:val="en-US"/>
              </w:rPr>
            </w:rPrChange>
          </w:rPr>
          <w:delInstrText>ZOTERO</w:delInstrText>
        </w:r>
        <w:r w:rsidR="00AE1425" w:rsidRPr="006E6534" w:rsidDel="00F543D2">
          <w:rPr>
            <w:rFonts w:cs="Times New Roman"/>
            <w:color w:val="000000" w:themeColor="text1"/>
            <w:szCs w:val="24"/>
            <w:rPrChange w:id="10374" w:author="N F" w:date="2023-12-05T03:08:00Z">
              <w:rPr>
                <w:rFonts w:cs="Times New Roman"/>
                <w:szCs w:val="24"/>
              </w:rPr>
            </w:rPrChange>
          </w:rPr>
          <w:delInstrText>_</w:delInstrText>
        </w:r>
        <w:r w:rsidR="00AE1425" w:rsidRPr="006E6534" w:rsidDel="00F543D2">
          <w:rPr>
            <w:rFonts w:cs="Times New Roman"/>
            <w:color w:val="000000" w:themeColor="text1"/>
            <w:szCs w:val="24"/>
            <w:lang w:val="en-US"/>
            <w:rPrChange w:id="10375" w:author="N F" w:date="2023-12-05T03:08:00Z">
              <w:rPr>
                <w:rFonts w:cs="Times New Roman"/>
                <w:szCs w:val="24"/>
                <w:lang w:val="en-US"/>
              </w:rPr>
            </w:rPrChange>
          </w:rPr>
          <w:delInstrText>ITEM</w:delInstrText>
        </w:r>
        <w:r w:rsidR="00AE1425" w:rsidRPr="006E6534" w:rsidDel="00F543D2">
          <w:rPr>
            <w:rFonts w:cs="Times New Roman"/>
            <w:color w:val="000000" w:themeColor="text1"/>
            <w:szCs w:val="24"/>
            <w:rPrChange w:id="10376"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377" w:author="N F" w:date="2023-12-05T03:08:00Z">
              <w:rPr>
                <w:rFonts w:cs="Times New Roman"/>
                <w:szCs w:val="24"/>
                <w:lang w:val="en-US"/>
              </w:rPr>
            </w:rPrChange>
          </w:rPr>
          <w:delInstrText>CSL</w:delInstrText>
        </w:r>
        <w:r w:rsidR="00AE1425" w:rsidRPr="006E6534" w:rsidDel="00F543D2">
          <w:rPr>
            <w:rFonts w:cs="Times New Roman"/>
            <w:color w:val="000000" w:themeColor="text1"/>
            <w:szCs w:val="24"/>
            <w:rPrChange w:id="10378" w:author="N F" w:date="2023-12-05T03:08:00Z">
              <w:rPr>
                <w:rFonts w:cs="Times New Roman"/>
                <w:szCs w:val="24"/>
              </w:rPr>
            </w:rPrChange>
          </w:rPr>
          <w:delInstrText>_</w:delInstrText>
        </w:r>
        <w:r w:rsidR="00AE1425" w:rsidRPr="006E6534" w:rsidDel="00F543D2">
          <w:rPr>
            <w:rFonts w:cs="Times New Roman"/>
            <w:color w:val="000000" w:themeColor="text1"/>
            <w:szCs w:val="24"/>
            <w:lang w:val="en-US"/>
            <w:rPrChange w:id="10379" w:author="N F" w:date="2023-12-05T03:08:00Z">
              <w:rPr>
                <w:rFonts w:cs="Times New Roman"/>
                <w:szCs w:val="24"/>
                <w:lang w:val="en-US"/>
              </w:rPr>
            </w:rPrChange>
          </w:rPr>
          <w:delInstrText>CITATION</w:delInstrText>
        </w:r>
        <w:r w:rsidR="00AE1425" w:rsidRPr="006E6534" w:rsidDel="00F543D2">
          <w:rPr>
            <w:rFonts w:cs="Times New Roman"/>
            <w:color w:val="000000" w:themeColor="text1"/>
            <w:szCs w:val="24"/>
            <w:rPrChange w:id="10380"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381" w:author="N F" w:date="2023-12-05T03:08:00Z">
              <w:rPr>
                <w:rFonts w:cs="Times New Roman"/>
                <w:szCs w:val="24"/>
                <w:lang w:val="en-US"/>
              </w:rPr>
            </w:rPrChange>
          </w:rPr>
          <w:delInstrText>citationID</w:delInstrText>
        </w:r>
        <w:r w:rsidR="00AE1425" w:rsidRPr="006E6534" w:rsidDel="00F543D2">
          <w:rPr>
            <w:rFonts w:cs="Times New Roman"/>
            <w:color w:val="000000" w:themeColor="text1"/>
            <w:szCs w:val="24"/>
            <w:rPrChange w:id="10382"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383" w:author="N F" w:date="2023-12-05T03:08:00Z">
              <w:rPr>
                <w:rFonts w:cs="Times New Roman"/>
                <w:szCs w:val="24"/>
                <w:lang w:val="en-US"/>
              </w:rPr>
            </w:rPrChange>
          </w:rPr>
          <w:delInstrText>rN</w:delInstrText>
        </w:r>
        <w:r w:rsidR="00AE1425" w:rsidRPr="006E6534" w:rsidDel="00F543D2">
          <w:rPr>
            <w:rFonts w:cs="Times New Roman"/>
            <w:color w:val="000000" w:themeColor="text1"/>
            <w:szCs w:val="24"/>
            <w:rPrChange w:id="10384" w:author="N F" w:date="2023-12-05T03:08:00Z">
              <w:rPr>
                <w:rFonts w:cs="Times New Roman"/>
                <w:szCs w:val="24"/>
              </w:rPr>
            </w:rPrChange>
          </w:rPr>
          <w:delInstrText>3</w:delInstrText>
        </w:r>
        <w:r w:rsidR="00AE1425" w:rsidRPr="006E6534" w:rsidDel="00F543D2">
          <w:rPr>
            <w:rFonts w:cs="Times New Roman"/>
            <w:color w:val="000000" w:themeColor="text1"/>
            <w:szCs w:val="24"/>
            <w:lang w:val="en-US"/>
            <w:rPrChange w:id="10385" w:author="N F" w:date="2023-12-05T03:08:00Z">
              <w:rPr>
                <w:rFonts w:cs="Times New Roman"/>
                <w:szCs w:val="24"/>
                <w:lang w:val="en-US"/>
              </w:rPr>
            </w:rPrChange>
          </w:rPr>
          <w:delInstrText>OqnVn</w:delInstrText>
        </w:r>
        <w:r w:rsidR="00AE1425" w:rsidRPr="006E6534" w:rsidDel="00F543D2">
          <w:rPr>
            <w:rFonts w:cs="Times New Roman"/>
            <w:color w:val="000000" w:themeColor="text1"/>
            <w:szCs w:val="24"/>
            <w:rPrChange w:id="10386"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387" w:author="N F" w:date="2023-12-05T03:08:00Z">
              <w:rPr>
                <w:rFonts w:cs="Times New Roman"/>
                <w:szCs w:val="24"/>
                <w:lang w:val="en-US"/>
              </w:rPr>
            </w:rPrChange>
          </w:rPr>
          <w:delInstrText>properties</w:delInstrText>
        </w:r>
        <w:r w:rsidR="00AE1425" w:rsidRPr="006E6534" w:rsidDel="00F543D2">
          <w:rPr>
            <w:rFonts w:cs="Times New Roman"/>
            <w:color w:val="000000" w:themeColor="text1"/>
            <w:szCs w:val="24"/>
            <w:rPrChange w:id="10388"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389" w:author="N F" w:date="2023-12-05T03:08:00Z">
              <w:rPr>
                <w:rFonts w:cs="Times New Roman"/>
                <w:szCs w:val="24"/>
                <w:lang w:val="en-US"/>
              </w:rPr>
            </w:rPrChange>
          </w:rPr>
          <w:delInstrText>formattedCitation</w:delInstrText>
        </w:r>
        <w:r w:rsidR="00AE1425" w:rsidRPr="006E6534" w:rsidDel="00F543D2">
          <w:rPr>
            <w:rFonts w:cs="Times New Roman"/>
            <w:color w:val="000000" w:themeColor="text1"/>
            <w:szCs w:val="24"/>
            <w:rPrChange w:id="10390" w:author="N F" w:date="2023-12-05T03:08:00Z">
              <w:rPr>
                <w:rFonts w:cs="Times New Roman"/>
                <w:szCs w:val="24"/>
              </w:rPr>
            </w:rPrChange>
          </w:rPr>
          <w:delInstrText>":"(6)","</w:delInstrText>
        </w:r>
        <w:r w:rsidR="00AE1425" w:rsidRPr="006E6534" w:rsidDel="00F543D2">
          <w:rPr>
            <w:rFonts w:cs="Times New Roman"/>
            <w:color w:val="000000" w:themeColor="text1"/>
            <w:szCs w:val="24"/>
            <w:lang w:val="en-US"/>
            <w:rPrChange w:id="10391" w:author="N F" w:date="2023-12-05T03:08:00Z">
              <w:rPr>
                <w:rFonts w:cs="Times New Roman"/>
                <w:szCs w:val="24"/>
                <w:lang w:val="en-US"/>
              </w:rPr>
            </w:rPrChange>
          </w:rPr>
          <w:delInstrText>plainCitation</w:delInstrText>
        </w:r>
        <w:r w:rsidR="00AE1425" w:rsidRPr="006E6534" w:rsidDel="00F543D2">
          <w:rPr>
            <w:rFonts w:cs="Times New Roman"/>
            <w:color w:val="000000" w:themeColor="text1"/>
            <w:szCs w:val="24"/>
            <w:rPrChange w:id="10392" w:author="N F" w:date="2023-12-05T03:08:00Z">
              <w:rPr>
                <w:rFonts w:cs="Times New Roman"/>
                <w:szCs w:val="24"/>
              </w:rPr>
            </w:rPrChange>
          </w:rPr>
          <w:delInstrText>":"(6)","</w:delInstrText>
        </w:r>
        <w:r w:rsidR="00AE1425" w:rsidRPr="006E6534" w:rsidDel="00F543D2">
          <w:rPr>
            <w:rFonts w:cs="Times New Roman"/>
            <w:color w:val="000000" w:themeColor="text1"/>
            <w:szCs w:val="24"/>
            <w:lang w:val="en-US"/>
            <w:rPrChange w:id="10393" w:author="N F" w:date="2023-12-05T03:08:00Z">
              <w:rPr>
                <w:rFonts w:cs="Times New Roman"/>
                <w:szCs w:val="24"/>
                <w:lang w:val="en-US"/>
              </w:rPr>
            </w:rPrChange>
          </w:rPr>
          <w:delInstrText>noteIndex</w:delInstrText>
        </w:r>
        <w:r w:rsidR="00AE1425" w:rsidRPr="006E6534" w:rsidDel="00F543D2">
          <w:rPr>
            <w:rFonts w:cs="Times New Roman"/>
            <w:color w:val="000000" w:themeColor="text1"/>
            <w:szCs w:val="24"/>
            <w:rPrChange w:id="10394" w:author="N F" w:date="2023-12-05T03:08:00Z">
              <w:rPr>
                <w:rFonts w:cs="Times New Roman"/>
                <w:szCs w:val="24"/>
              </w:rPr>
            </w:rPrChange>
          </w:rPr>
          <w:delInstrText>":0},"</w:delInstrText>
        </w:r>
        <w:r w:rsidR="00AE1425" w:rsidRPr="006E6534" w:rsidDel="00F543D2">
          <w:rPr>
            <w:rFonts w:cs="Times New Roman"/>
            <w:color w:val="000000" w:themeColor="text1"/>
            <w:szCs w:val="24"/>
            <w:lang w:val="en-US"/>
            <w:rPrChange w:id="10395" w:author="N F" w:date="2023-12-05T03:08:00Z">
              <w:rPr>
                <w:rFonts w:cs="Times New Roman"/>
                <w:szCs w:val="24"/>
                <w:lang w:val="en-US"/>
              </w:rPr>
            </w:rPrChange>
          </w:rPr>
          <w:delInstrText>citationItems</w:delInstrText>
        </w:r>
        <w:r w:rsidR="00AE1425" w:rsidRPr="006E6534" w:rsidDel="00F543D2">
          <w:rPr>
            <w:rFonts w:cs="Times New Roman"/>
            <w:color w:val="000000" w:themeColor="text1"/>
            <w:szCs w:val="24"/>
            <w:rPrChange w:id="10396"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397" w:author="N F" w:date="2023-12-05T03:08:00Z">
              <w:rPr>
                <w:rFonts w:cs="Times New Roman"/>
                <w:szCs w:val="24"/>
                <w:lang w:val="en-US"/>
              </w:rPr>
            </w:rPrChange>
          </w:rPr>
          <w:delInstrText>id</w:delInstrText>
        </w:r>
        <w:r w:rsidR="00AE1425" w:rsidRPr="006E6534" w:rsidDel="00F543D2">
          <w:rPr>
            <w:rFonts w:cs="Times New Roman"/>
            <w:color w:val="000000" w:themeColor="text1"/>
            <w:szCs w:val="24"/>
            <w:rPrChange w:id="10398" w:author="N F" w:date="2023-12-05T03:08:00Z">
              <w:rPr>
                <w:rFonts w:cs="Times New Roman"/>
                <w:szCs w:val="24"/>
              </w:rPr>
            </w:rPrChange>
          </w:rPr>
          <w:delInstrText>":161758,"</w:delInstrText>
        </w:r>
        <w:r w:rsidR="00AE1425" w:rsidRPr="006E6534" w:rsidDel="00F543D2">
          <w:rPr>
            <w:rFonts w:cs="Times New Roman"/>
            <w:color w:val="000000" w:themeColor="text1"/>
            <w:szCs w:val="24"/>
            <w:lang w:val="en-US"/>
            <w:rPrChange w:id="10399" w:author="N F" w:date="2023-12-05T03:08:00Z">
              <w:rPr>
                <w:rFonts w:cs="Times New Roman"/>
                <w:szCs w:val="24"/>
                <w:lang w:val="en-US"/>
              </w:rPr>
            </w:rPrChange>
          </w:rPr>
          <w:delInstrText>uris</w:delInstrText>
        </w:r>
        <w:r w:rsidR="00AE1425" w:rsidRPr="006E6534" w:rsidDel="00F543D2">
          <w:rPr>
            <w:rFonts w:cs="Times New Roman"/>
            <w:color w:val="000000" w:themeColor="text1"/>
            <w:szCs w:val="24"/>
            <w:rPrChange w:id="10400"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401" w:author="N F" w:date="2023-12-05T03:08:00Z">
              <w:rPr>
                <w:rFonts w:cs="Times New Roman"/>
                <w:szCs w:val="24"/>
                <w:lang w:val="en-US"/>
              </w:rPr>
            </w:rPrChange>
          </w:rPr>
          <w:delInstrText>http</w:delInstrText>
        </w:r>
        <w:r w:rsidR="00AE1425" w:rsidRPr="006E6534" w:rsidDel="00F543D2">
          <w:rPr>
            <w:rFonts w:cs="Times New Roman"/>
            <w:color w:val="000000" w:themeColor="text1"/>
            <w:szCs w:val="24"/>
            <w:rPrChange w:id="10402"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403" w:author="N F" w:date="2023-12-05T03:08:00Z">
              <w:rPr>
                <w:rFonts w:cs="Times New Roman"/>
                <w:szCs w:val="24"/>
                <w:lang w:val="en-US"/>
              </w:rPr>
            </w:rPrChange>
          </w:rPr>
          <w:delInstrText>zotero</w:delInstrText>
        </w:r>
        <w:r w:rsidR="00AE1425" w:rsidRPr="006E6534" w:rsidDel="00F543D2">
          <w:rPr>
            <w:rFonts w:cs="Times New Roman"/>
            <w:color w:val="000000" w:themeColor="text1"/>
            <w:szCs w:val="24"/>
            <w:rPrChange w:id="10404"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405" w:author="N F" w:date="2023-12-05T03:08:00Z">
              <w:rPr>
                <w:rFonts w:cs="Times New Roman"/>
                <w:szCs w:val="24"/>
                <w:lang w:val="en-US"/>
              </w:rPr>
            </w:rPrChange>
          </w:rPr>
          <w:delInstrText>org</w:delInstrText>
        </w:r>
        <w:r w:rsidR="00AE1425" w:rsidRPr="006E6534" w:rsidDel="00F543D2">
          <w:rPr>
            <w:rFonts w:cs="Times New Roman"/>
            <w:color w:val="000000" w:themeColor="text1"/>
            <w:szCs w:val="24"/>
            <w:rPrChange w:id="10406"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407" w:author="N F" w:date="2023-12-05T03:08:00Z">
              <w:rPr>
                <w:rFonts w:cs="Times New Roman"/>
                <w:szCs w:val="24"/>
                <w:lang w:val="en-US"/>
              </w:rPr>
            </w:rPrChange>
          </w:rPr>
          <w:delInstrText>groups</w:delInstrText>
        </w:r>
        <w:r w:rsidR="00AE1425" w:rsidRPr="006E6534" w:rsidDel="00F543D2">
          <w:rPr>
            <w:rFonts w:cs="Times New Roman"/>
            <w:color w:val="000000" w:themeColor="text1"/>
            <w:szCs w:val="24"/>
            <w:rPrChange w:id="10408" w:author="N F" w:date="2023-12-05T03:08:00Z">
              <w:rPr>
                <w:rFonts w:cs="Times New Roman"/>
                <w:szCs w:val="24"/>
              </w:rPr>
            </w:rPrChange>
          </w:rPr>
          <w:delInstrText>/4735135/</w:delInstrText>
        </w:r>
        <w:r w:rsidR="00AE1425" w:rsidRPr="006E6534" w:rsidDel="00F543D2">
          <w:rPr>
            <w:rFonts w:cs="Times New Roman"/>
            <w:color w:val="000000" w:themeColor="text1"/>
            <w:szCs w:val="24"/>
            <w:lang w:val="en-US"/>
            <w:rPrChange w:id="10409" w:author="N F" w:date="2023-12-05T03:08:00Z">
              <w:rPr>
                <w:rFonts w:cs="Times New Roman"/>
                <w:szCs w:val="24"/>
                <w:lang w:val="en-US"/>
              </w:rPr>
            </w:rPrChange>
          </w:rPr>
          <w:delInstrText>items</w:delInstrText>
        </w:r>
        <w:r w:rsidR="00AE1425" w:rsidRPr="006E6534" w:rsidDel="00F543D2">
          <w:rPr>
            <w:rFonts w:cs="Times New Roman"/>
            <w:color w:val="000000" w:themeColor="text1"/>
            <w:szCs w:val="24"/>
            <w:rPrChange w:id="10410"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411" w:author="N F" w:date="2023-12-05T03:08:00Z">
              <w:rPr>
                <w:rFonts w:cs="Times New Roman"/>
                <w:szCs w:val="24"/>
                <w:lang w:val="en-US"/>
              </w:rPr>
            </w:rPrChange>
          </w:rPr>
          <w:delInstrText>YQI</w:delInstrText>
        </w:r>
        <w:r w:rsidR="00AE1425" w:rsidRPr="006E6534" w:rsidDel="00F543D2">
          <w:rPr>
            <w:rFonts w:cs="Times New Roman"/>
            <w:color w:val="000000" w:themeColor="text1"/>
            <w:szCs w:val="24"/>
            <w:rPrChange w:id="10412" w:author="N F" w:date="2023-12-05T03:08:00Z">
              <w:rPr>
                <w:rFonts w:cs="Times New Roman"/>
                <w:szCs w:val="24"/>
              </w:rPr>
            </w:rPrChange>
          </w:rPr>
          <w:delInstrText>77</w:delInstrText>
        </w:r>
        <w:r w:rsidR="00AE1425" w:rsidRPr="006E6534" w:rsidDel="00F543D2">
          <w:rPr>
            <w:rFonts w:cs="Times New Roman"/>
            <w:color w:val="000000" w:themeColor="text1"/>
            <w:szCs w:val="24"/>
            <w:lang w:val="en-US"/>
            <w:rPrChange w:id="10413" w:author="N F" w:date="2023-12-05T03:08:00Z">
              <w:rPr>
                <w:rFonts w:cs="Times New Roman"/>
                <w:szCs w:val="24"/>
                <w:lang w:val="en-US"/>
              </w:rPr>
            </w:rPrChange>
          </w:rPr>
          <w:delInstrText>G</w:delInstrText>
        </w:r>
        <w:r w:rsidR="00AE1425" w:rsidRPr="006E6534" w:rsidDel="00F543D2">
          <w:rPr>
            <w:rFonts w:cs="Times New Roman"/>
            <w:color w:val="000000" w:themeColor="text1"/>
            <w:szCs w:val="24"/>
            <w:rPrChange w:id="10414" w:author="N F" w:date="2023-12-05T03:08:00Z">
              <w:rPr>
                <w:rFonts w:cs="Times New Roman"/>
                <w:szCs w:val="24"/>
              </w:rPr>
            </w:rPrChange>
          </w:rPr>
          <w:delInstrText>3</w:delInstrText>
        </w:r>
        <w:r w:rsidR="00AE1425" w:rsidRPr="006E6534" w:rsidDel="00F543D2">
          <w:rPr>
            <w:rFonts w:cs="Times New Roman"/>
            <w:color w:val="000000" w:themeColor="text1"/>
            <w:szCs w:val="24"/>
            <w:lang w:val="en-US"/>
            <w:rPrChange w:id="10415" w:author="N F" w:date="2023-12-05T03:08:00Z">
              <w:rPr>
                <w:rFonts w:cs="Times New Roman"/>
                <w:szCs w:val="24"/>
                <w:lang w:val="en-US"/>
              </w:rPr>
            </w:rPrChange>
          </w:rPr>
          <w:delInstrText>L</w:delInstrText>
        </w:r>
        <w:r w:rsidR="00AE1425" w:rsidRPr="006E6534" w:rsidDel="00F543D2">
          <w:rPr>
            <w:rFonts w:cs="Times New Roman"/>
            <w:color w:val="000000" w:themeColor="text1"/>
            <w:szCs w:val="24"/>
            <w:rPrChange w:id="10416"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417" w:author="N F" w:date="2023-12-05T03:08:00Z">
              <w:rPr>
                <w:rFonts w:cs="Times New Roman"/>
                <w:szCs w:val="24"/>
                <w:lang w:val="en-US"/>
              </w:rPr>
            </w:rPrChange>
          </w:rPr>
          <w:delInstrText>itemData</w:delInstrText>
        </w:r>
        <w:r w:rsidR="00AE1425" w:rsidRPr="006E6534" w:rsidDel="00F543D2">
          <w:rPr>
            <w:rFonts w:cs="Times New Roman"/>
            <w:color w:val="000000" w:themeColor="text1"/>
            <w:szCs w:val="24"/>
            <w:rPrChange w:id="10418"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419" w:author="N F" w:date="2023-12-05T03:08:00Z">
              <w:rPr>
                <w:rFonts w:cs="Times New Roman"/>
                <w:szCs w:val="24"/>
                <w:lang w:val="en-US"/>
              </w:rPr>
            </w:rPrChange>
          </w:rPr>
          <w:delInstrText>id</w:delInstrText>
        </w:r>
        <w:r w:rsidR="00AE1425" w:rsidRPr="006E6534" w:rsidDel="00F543D2">
          <w:rPr>
            <w:rFonts w:cs="Times New Roman"/>
            <w:color w:val="000000" w:themeColor="text1"/>
            <w:szCs w:val="24"/>
            <w:rPrChange w:id="10420" w:author="N F" w:date="2023-12-05T03:08:00Z">
              <w:rPr>
                <w:rFonts w:cs="Times New Roman"/>
                <w:szCs w:val="24"/>
              </w:rPr>
            </w:rPrChange>
          </w:rPr>
          <w:delInstrText>":161758,"</w:delInstrText>
        </w:r>
        <w:r w:rsidR="00AE1425" w:rsidRPr="006E6534" w:rsidDel="00F543D2">
          <w:rPr>
            <w:rFonts w:cs="Times New Roman"/>
            <w:color w:val="000000" w:themeColor="text1"/>
            <w:szCs w:val="24"/>
            <w:lang w:val="en-US"/>
            <w:rPrChange w:id="10421" w:author="N F" w:date="2023-12-05T03:08:00Z">
              <w:rPr>
                <w:rFonts w:cs="Times New Roman"/>
                <w:szCs w:val="24"/>
                <w:lang w:val="en-US"/>
              </w:rPr>
            </w:rPrChange>
          </w:rPr>
          <w:delInstrText>type</w:delInstrText>
        </w:r>
        <w:r w:rsidR="00AE1425" w:rsidRPr="006E6534" w:rsidDel="00F543D2">
          <w:rPr>
            <w:rFonts w:cs="Times New Roman"/>
            <w:color w:val="000000" w:themeColor="text1"/>
            <w:szCs w:val="24"/>
            <w:rPrChange w:id="10422"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423" w:author="N F" w:date="2023-12-05T03:08:00Z">
              <w:rPr>
                <w:rFonts w:cs="Times New Roman"/>
                <w:szCs w:val="24"/>
                <w:lang w:val="en-US"/>
              </w:rPr>
            </w:rPrChange>
          </w:rPr>
          <w:delInstrText>webpage</w:delInstrText>
        </w:r>
        <w:r w:rsidR="00AE1425" w:rsidRPr="006E6534" w:rsidDel="00F543D2">
          <w:rPr>
            <w:rFonts w:cs="Times New Roman"/>
            <w:color w:val="000000" w:themeColor="text1"/>
            <w:szCs w:val="24"/>
            <w:rPrChange w:id="10424"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425" w:author="N F" w:date="2023-12-05T03:08:00Z">
              <w:rPr>
                <w:rFonts w:cs="Times New Roman"/>
                <w:szCs w:val="24"/>
                <w:lang w:val="en-US"/>
              </w:rPr>
            </w:rPrChange>
          </w:rPr>
          <w:delInstrText>title</w:delInstrText>
        </w:r>
        <w:r w:rsidR="00AE1425" w:rsidRPr="006E6534" w:rsidDel="00F543D2">
          <w:rPr>
            <w:rFonts w:cs="Times New Roman"/>
            <w:color w:val="000000" w:themeColor="text1"/>
            <w:szCs w:val="24"/>
            <w:rPrChange w:id="10426"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427" w:author="N F" w:date="2023-12-05T03:08:00Z">
              <w:rPr>
                <w:rFonts w:cs="Times New Roman"/>
                <w:szCs w:val="24"/>
                <w:lang w:val="en-US"/>
              </w:rPr>
            </w:rPrChange>
          </w:rPr>
          <w:delInstrText>TAGRISSO</w:delInstrText>
        </w:r>
        <w:r w:rsidR="00AE1425" w:rsidRPr="006E6534" w:rsidDel="00F543D2">
          <w:rPr>
            <w:rFonts w:cs="Times New Roman"/>
            <w:color w:val="000000" w:themeColor="text1"/>
            <w:szCs w:val="24"/>
            <w:rPrChange w:id="10428"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429" w:author="N F" w:date="2023-12-05T03:08:00Z">
              <w:rPr>
                <w:rFonts w:cs="Times New Roman"/>
                <w:szCs w:val="24"/>
                <w:lang w:val="en-US"/>
              </w:rPr>
            </w:rPrChange>
          </w:rPr>
          <w:delInstrText>osimertinib</w:delInstrText>
        </w:r>
        <w:r w:rsidR="00AE1425" w:rsidRPr="006E6534" w:rsidDel="00F543D2">
          <w:rPr>
            <w:rFonts w:cs="Times New Roman"/>
            <w:color w:val="000000" w:themeColor="text1"/>
            <w:szCs w:val="24"/>
            <w:rPrChange w:id="10430"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431" w:author="N F" w:date="2023-12-05T03:08:00Z">
              <w:rPr>
                <w:rFonts w:cs="Times New Roman"/>
                <w:szCs w:val="24"/>
                <w:lang w:val="en-US"/>
              </w:rPr>
            </w:rPrChange>
          </w:rPr>
          <w:delInstrText>tablets</w:delInstrText>
        </w:r>
        <w:r w:rsidR="00AE1425" w:rsidRPr="006E6534" w:rsidDel="00F543D2">
          <w:rPr>
            <w:rFonts w:cs="Times New Roman"/>
            <w:color w:val="000000" w:themeColor="text1"/>
            <w:szCs w:val="24"/>
            <w:rPrChange w:id="10432"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433" w:author="N F" w:date="2023-12-05T03:08:00Z">
              <w:rPr>
                <w:rFonts w:cs="Times New Roman"/>
                <w:szCs w:val="24"/>
                <w:lang w:val="en-US"/>
              </w:rPr>
            </w:rPrChange>
          </w:rPr>
          <w:delInstrText>AstraZeneca</w:delInstrText>
        </w:r>
        <w:r w:rsidR="00AE1425" w:rsidRPr="006E6534" w:rsidDel="00F543D2">
          <w:rPr>
            <w:rFonts w:cs="Times New Roman"/>
            <w:color w:val="000000" w:themeColor="text1"/>
            <w:szCs w:val="24"/>
            <w:rPrChange w:id="10434"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435" w:author="N F" w:date="2023-12-05T03:08:00Z">
              <w:rPr>
                <w:rFonts w:cs="Times New Roman"/>
                <w:szCs w:val="24"/>
                <w:lang w:val="en-US"/>
              </w:rPr>
            </w:rPrChange>
          </w:rPr>
          <w:delInstrText>Pharmaceuticals</w:delInstrText>
        </w:r>
        <w:r w:rsidR="00AE1425" w:rsidRPr="006E6534" w:rsidDel="00F543D2">
          <w:rPr>
            <w:rFonts w:cs="Times New Roman"/>
            <w:color w:val="000000" w:themeColor="text1"/>
            <w:szCs w:val="24"/>
            <w:rPrChange w:id="10436"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437" w:author="N F" w:date="2023-12-05T03:08:00Z">
              <w:rPr>
                <w:rFonts w:cs="Times New Roman"/>
                <w:szCs w:val="24"/>
                <w:lang w:val="en-US"/>
              </w:rPr>
            </w:rPrChange>
          </w:rPr>
          <w:delInstrText>LP</w:delInstrText>
        </w:r>
        <w:r w:rsidR="00AE1425" w:rsidRPr="006E6534" w:rsidDel="00F543D2">
          <w:rPr>
            <w:rFonts w:cs="Times New Roman"/>
            <w:color w:val="000000" w:themeColor="text1"/>
            <w:szCs w:val="24"/>
            <w:rPrChange w:id="10438"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439" w:author="N F" w:date="2023-12-05T03:08:00Z">
              <w:rPr>
                <w:rFonts w:cs="Times New Roman"/>
                <w:szCs w:val="24"/>
                <w:lang w:val="en-US"/>
              </w:rPr>
            </w:rPrChange>
          </w:rPr>
          <w:delInstrText>Application</w:delInstrText>
        </w:r>
        <w:r w:rsidR="00AE1425" w:rsidRPr="006E6534" w:rsidDel="00F543D2">
          <w:rPr>
            <w:rFonts w:cs="Times New Roman"/>
            <w:color w:val="000000" w:themeColor="text1"/>
            <w:szCs w:val="24"/>
            <w:rPrChange w:id="10440"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441" w:author="N F" w:date="2023-12-05T03:08:00Z">
              <w:rPr>
                <w:rFonts w:cs="Times New Roman"/>
                <w:szCs w:val="24"/>
                <w:lang w:val="en-US"/>
              </w:rPr>
            </w:rPrChange>
          </w:rPr>
          <w:delInstrText>No</w:delInstrText>
        </w:r>
        <w:r w:rsidR="00AE1425" w:rsidRPr="006E6534" w:rsidDel="00F543D2">
          <w:rPr>
            <w:rFonts w:cs="Times New Roman"/>
            <w:color w:val="000000" w:themeColor="text1"/>
            <w:szCs w:val="24"/>
            <w:rPrChange w:id="10442" w:author="N F" w:date="2023-12-05T03:08:00Z">
              <w:rPr>
                <w:rFonts w:cs="Times New Roman"/>
                <w:szCs w:val="24"/>
              </w:rPr>
            </w:rPrChange>
          </w:rPr>
          <w:delInstrText xml:space="preserve">.:  208065. </w:delInstrText>
        </w:r>
        <w:r w:rsidR="00AE1425" w:rsidRPr="006E6534" w:rsidDel="00F543D2">
          <w:rPr>
            <w:rFonts w:cs="Times New Roman"/>
            <w:color w:val="000000" w:themeColor="text1"/>
            <w:szCs w:val="24"/>
            <w:lang w:val="en-US"/>
            <w:rPrChange w:id="10443" w:author="N F" w:date="2023-12-05T03:08:00Z">
              <w:rPr>
                <w:rFonts w:cs="Times New Roman"/>
                <w:szCs w:val="24"/>
                <w:lang w:val="en-US"/>
              </w:rPr>
            </w:rPrChange>
          </w:rPr>
          <w:delInstrText>Approval</w:delInstrText>
        </w:r>
        <w:r w:rsidR="00AE1425" w:rsidRPr="006E6534" w:rsidDel="00F543D2">
          <w:rPr>
            <w:rFonts w:cs="Times New Roman"/>
            <w:color w:val="000000" w:themeColor="text1"/>
            <w:szCs w:val="24"/>
            <w:rPrChange w:id="10444"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445" w:author="N F" w:date="2023-12-05T03:08:00Z">
              <w:rPr>
                <w:rFonts w:cs="Times New Roman"/>
                <w:szCs w:val="24"/>
                <w:lang w:val="en-US"/>
              </w:rPr>
            </w:rPrChange>
          </w:rPr>
          <w:delInstrText>Date</w:delInstrText>
        </w:r>
        <w:r w:rsidR="00AE1425" w:rsidRPr="006E6534" w:rsidDel="00F543D2">
          <w:rPr>
            <w:rFonts w:cs="Times New Roman"/>
            <w:color w:val="000000" w:themeColor="text1"/>
            <w:szCs w:val="24"/>
            <w:rPrChange w:id="10446" w:author="N F" w:date="2023-12-05T03:08:00Z">
              <w:rPr>
                <w:rFonts w:cs="Times New Roman"/>
                <w:szCs w:val="24"/>
              </w:rPr>
            </w:rPrChange>
          </w:rPr>
          <w:delInstrText xml:space="preserve">: 11/13/2015. </w:delInstrText>
        </w:r>
        <w:r w:rsidR="00AE1425" w:rsidRPr="006E6534" w:rsidDel="00F543D2">
          <w:rPr>
            <w:rFonts w:cs="Times New Roman"/>
            <w:color w:val="000000" w:themeColor="text1"/>
            <w:szCs w:val="24"/>
            <w:lang w:val="en-US"/>
            <w:rPrChange w:id="10447" w:author="N F" w:date="2023-12-05T03:08:00Z">
              <w:rPr>
                <w:rFonts w:cs="Times New Roman"/>
                <w:szCs w:val="24"/>
                <w:lang w:val="en-US"/>
              </w:rPr>
            </w:rPrChange>
          </w:rPr>
          <w:delInstrText>Pharmacology</w:delInstrText>
        </w:r>
        <w:r w:rsidR="00AE1425" w:rsidRPr="006E6534" w:rsidDel="00F543D2">
          <w:rPr>
            <w:rFonts w:cs="Times New Roman"/>
            <w:color w:val="000000" w:themeColor="text1"/>
            <w:szCs w:val="24"/>
            <w:rPrChange w:id="10448"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449" w:author="N F" w:date="2023-12-05T03:08:00Z">
              <w:rPr>
                <w:rFonts w:cs="Times New Roman"/>
                <w:szCs w:val="24"/>
                <w:lang w:val="en-US"/>
              </w:rPr>
            </w:rPrChange>
          </w:rPr>
          <w:delInstrText>Review</w:delInstrText>
        </w:r>
        <w:r w:rsidR="00AE1425" w:rsidRPr="006E6534" w:rsidDel="00F543D2">
          <w:rPr>
            <w:rFonts w:cs="Times New Roman"/>
            <w:color w:val="000000" w:themeColor="text1"/>
            <w:szCs w:val="24"/>
            <w:rPrChange w:id="10450"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451" w:author="N F" w:date="2023-12-05T03:08:00Z">
              <w:rPr>
                <w:rFonts w:cs="Times New Roman"/>
                <w:szCs w:val="24"/>
                <w:lang w:val="en-US"/>
              </w:rPr>
            </w:rPrChange>
          </w:rPr>
          <w:delInstrText>URL</w:delInstrText>
        </w:r>
        <w:r w:rsidR="00AE1425" w:rsidRPr="006E6534" w:rsidDel="00F543D2">
          <w:rPr>
            <w:rFonts w:cs="Times New Roman"/>
            <w:color w:val="000000" w:themeColor="text1"/>
            <w:szCs w:val="24"/>
            <w:rPrChange w:id="10452"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453" w:author="N F" w:date="2023-12-05T03:08:00Z">
              <w:rPr>
                <w:rFonts w:cs="Times New Roman"/>
                <w:szCs w:val="24"/>
                <w:lang w:val="en-US"/>
              </w:rPr>
            </w:rPrChange>
          </w:rPr>
          <w:delInstrText>https</w:delInstrText>
        </w:r>
        <w:r w:rsidR="00AE1425" w:rsidRPr="006E6534" w:rsidDel="00F543D2">
          <w:rPr>
            <w:rFonts w:cs="Times New Roman"/>
            <w:color w:val="000000" w:themeColor="text1"/>
            <w:szCs w:val="24"/>
            <w:rPrChange w:id="10454"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455" w:author="N F" w:date="2023-12-05T03:08:00Z">
              <w:rPr>
                <w:rFonts w:cs="Times New Roman"/>
                <w:szCs w:val="24"/>
                <w:lang w:val="en-US"/>
              </w:rPr>
            </w:rPrChange>
          </w:rPr>
          <w:delInstrText>www</w:delInstrText>
        </w:r>
        <w:r w:rsidR="00AE1425" w:rsidRPr="006E6534" w:rsidDel="00F543D2">
          <w:rPr>
            <w:rFonts w:cs="Times New Roman"/>
            <w:color w:val="000000" w:themeColor="text1"/>
            <w:szCs w:val="24"/>
            <w:rPrChange w:id="10456"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457" w:author="N F" w:date="2023-12-05T03:08:00Z">
              <w:rPr>
                <w:rFonts w:cs="Times New Roman"/>
                <w:szCs w:val="24"/>
                <w:lang w:val="en-US"/>
              </w:rPr>
            </w:rPrChange>
          </w:rPr>
          <w:delInstrText>accessdata</w:delInstrText>
        </w:r>
        <w:r w:rsidR="00AE1425" w:rsidRPr="006E6534" w:rsidDel="00F543D2">
          <w:rPr>
            <w:rFonts w:cs="Times New Roman"/>
            <w:color w:val="000000" w:themeColor="text1"/>
            <w:szCs w:val="24"/>
            <w:rPrChange w:id="10458"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459" w:author="N F" w:date="2023-12-05T03:08:00Z">
              <w:rPr>
                <w:rFonts w:cs="Times New Roman"/>
                <w:szCs w:val="24"/>
                <w:lang w:val="en-US"/>
              </w:rPr>
            </w:rPrChange>
          </w:rPr>
          <w:delInstrText>fda</w:delInstrText>
        </w:r>
        <w:r w:rsidR="00AE1425" w:rsidRPr="006E6534" w:rsidDel="00F543D2">
          <w:rPr>
            <w:rFonts w:cs="Times New Roman"/>
            <w:color w:val="000000" w:themeColor="text1"/>
            <w:szCs w:val="24"/>
            <w:rPrChange w:id="10460"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461" w:author="N F" w:date="2023-12-05T03:08:00Z">
              <w:rPr>
                <w:rFonts w:cs="Times New Roman"/>
                <w:szCs w:val="24"/>
                <w:lang w:val="en-US"/>
              </w:rPr>
            </w:rPrChange>
          </w:rPr>
          <w:delInstrText>gov</w:delInstrText>
        </w:r>
        <w:r w:rsidR="00AE1425" w:rsidRPr="006E6534" w:rsidDel="00F543D2">
          <w:rPr>
            <w:rFonts w:cs="Times New Roman"/>
            <w:color w:val="000000" w:themeColor="text1"/>
            <w:szCs w:val="24"/>
            <w:rPrChange w:id="10462"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463" w:author="N F" w:date="2023-12-05T03:08:00Z">
              <w:rPr>
                <w:rFonts w:cs="Times New Roman"/>
                <w:szCs w:val="24"/>
                <w:lang w:val="en-US"/>
              </w:rPr>
            </w:rPrChange>
          </w:rPr>
          <w:delInstrText>drugsatfda</w:delInstrText>
        </w:r>
        <w:r w:rsidR="00AE1425" w:rsidRPr="006E6534" w:rsidDel="00F543D2">
          <w:rPr>
            <w:rFonts w:cs="Times New Roman"/>
            <w:color w:val="000000" w:themeColor="text1"/>
            <w:szCs w:val="24"/>
            <w:rPrChange w:id="10464" w:author="N F" w:date="2023-12-05T03:08:00Z">
              <w:rPr>
                <w:rFonts w:cs="Times New Roman"/>
                <w:szCs w:val="24"/>
              </w:rPr>
            </w:rPrChange>
          </w:rPr>
          <w:delInstrText>_</w:delInstrText>
        </w:r>
        <w:r w:rsidR="00AE1425" w:rsidRPr="006E6534" w:rsidDel="00F543D2">
          <w:rPr>
            <w:rFonts w:cs="Times New Roman"/>
            <w:color w:val="000000" w:themeColor="text1"/>
            <w:szCs w:val="24"/>
            <w:lang w:val="en-US"/>
            <w:rPrChange w:id="10465" w:author="N F" w:date="2023-12-05T03:08:00Z">
              <w:rPr>
                <w:rFonts w:cs="Times New Roman"/>
                <w:szCs w:val="24"/>
                <w:lang w:val="en-US"/>
              </w:rPr>
            </w:rPrChange>
          </w:rPr>
          <w:delInstrText>docs</w:delInstrText>
        </w:r>
        <w:r w:rsidR="00AE1425" w:rsidRPr="006E6534" w:rsidDel="00F543D2">
          <w:rPr>
            <w:rFonts w:cs="Times New Roman"/>
            <w:color w:val="000000" w:themeColor="text1"/>
            <w:szCs w:val="24"/>
            <w:rPrChange w:id="10466"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467" w:author="N F" w:date="2023-12-05T03:08:00Z">
              <w:rPr>
                <w:rFonts w:cs="Times New Roman"/>
                <w:szCs w:val="24"/>
                <w:lang w:val="en-US"/>
              </w:rPr>
            </w:rPrChange>
          </w:rPr>
          <w:delInstrText>nda</w:delInstrText>
        </w:r>
        <w:r w:rsidR="00AE1425" w:rsidRPr="006E6534" w:rsidDel="00F543D2">
          <w:rPr>
            <w:rFonts w:cs="Times New Roman"/>
            <w:color w:val="000000" w:themeColor="text1"/>
            <w:szCs w:val="24"/>
            <w:rPrChange w:id="10468" w:author="N F" w:date="2023-12-05T03:08:00Z">
              <w:rPr>
                <w:rFonts w:cs="Times New Roman"/>
                <w:szCs w:val="24"/>
              </w:rPr>
            </w:rPrChange>
          </w:rPr>
          <w:delInstrText>/2015/208065</w:delInstrText>
        </w:r>
        <w:r w:rsidR="00AE1425" w:rsidRPr="006E6534" w:rsidDel="00F543D2">
          <w:rPr>
            <w:rFonts w:cs="Times New Roman"/>
            <w:color w:val="000000" w:themeColor="text1"/>
            <w:szCs w:val="24"/>
            <w:lang w:val="en-US"/>
            <w:rPrChange w:id="10469" w:author="N F" w:date="2023-12-05T03:08:00Z">
              <w:rPr>
                <w:rFonts w:cs="Times New Roman"/>
                <w:szCs w:val="24"/>
                <w:lang w:val="en-US"/>
              </w:rPr>
            </w:rPrChange>
          </w:rPr>
          <w:delInstrText>Orig</w:delInstrText>
        </w:r>
        <w:r w:rsidR="00AE1425" w:rsidRPr="006E6534" w:rsidDel="00F543D2">
          <w:rPr>
            <w:rFonts w:cs="Times New Roman"/>
            <w:color w:val="000000" w:themeColor="text1"/>
            <w:szCs w:val="24"/>
            <w:rPrChange w:id="10470" w:author="N F" w:date="2023-12-05T03:08:00Z">
              <w:rPr>
                <w:rFonts w:cs="Times New Roman"/>
                <w:szCs w:val="24"/>
              </w:rPr>
            </w:rPrChange>
          </w:rPr>
          <w:delInstrText>1</w:delInstrText>
        </w:r>
        <w:r w:rsidR="00AE1425" w:rsidRPr="006E6534" w:rsidDel="00F543D2">
          <w:rPr>
            <w:rFonts w:cs="Times New Roman"/>
            <w:color w:val="000000" w:themeColor="text1"/>
            <w:szCs w:val="24"/>
            <w:lang w:val="en-US"/>
            <w:rPrChange w:id="10471" w:author="N F" w:date="2023-12-05T03:08:00Z">
              <w:rPr>
                <w:rFonts w:cs="Times New Roman"/>
                <w:szCs w:val="24"/>
                <w:lang w:val="en-US"/>
              </w:rPr>
            </w:rPrChange>
          </w:rPr>
          <w:delInstrText>s</w:delInstrText>
        </w:r>
        <w:r w:rsidR="00AE1425" w:rsidRPr="006E6534" w:rsidDel="00F543D2">
          <w:rPr>
            <w:rFonts w:cs="Times New Roman"/>
            <w:color w:val="000000" w:themeColor="text1"/>
            <w:szCs w:val="24"/>
            <w:rPrChange w:id="10472" w:author="N F" w:date="2023-12-05T03:08:00Z">
              <w:rPr>
                <w:rFonts w:cs="Times New Roman"/>
                <w:szCs w:val="24"/>
              </w:rPr>
            </w:rPrChange>
          </w:rPr>
          <w:delInstrText>000</w:delInstrText>
        </w:r>
        <w:r w:rsidR="00AE1425" w:rsidRPr="006E6534" w:rsidDel="00F543D2">
          <w:rPr>
            <w:rFonts w:cs="Times New Roman"/>
            <w:color w:val="000000" w:themeColor="text1"/>
            <w:szCs w:val="24"/>
            <w:lang w:val="en-US"/>
            <w:rPrChange w:id="10473" w:author="N F" w:date="2023-12-05T03:08:00Z">
              <w:rPr>
                <w:rFonts w:cs="Times New Roman"/>
                <w:szCs w:val="24"/>
                <w:lang w:val="en-US"/>
              </w:rPr>
            </w:rPrChange>
          </w:rPr>
          <w:delInstrText>TOC</w:delInstrText>
        </w:r>
        <w:r w:rsidR="00AE1425" w:rsidRPr="006E6534" w:rsidDel="00F543D2">
          <w:rPr>
            <w:rFonts w:cs="Times New Roman"/>
            <w:color w:val="000000" w:themeColor="text1"/>
            <w:szCs w:val="24"/>
            <w:rPrChange w:id="10474"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475" w:author="N F" w:date="2023-12-05T03:08:00Z">
              <w:rPr>
                <w:rFonts w:cs="Times New Roman"/>
                <w:szCs w:val="24"/>
                <w:lang w:val="en-US"/>
              </w:rPr>
            </w:rPrChange>
          </w:rPr>
          <w:delInstrText>cfm</w:delInstrText>
        </w:r>
        <w:r w:rsidR="00AE1425" w:rsidRPr="006E6534" w:rsidDel="00F543D2">
          <w:rPr>
            <w:rFonts w:cs="Times New Roman"/>
            <w:color w:val="000000" w:themeColor="text1"/>
            <w:szCs w:val="24"/>
            <w:rPrChange w:id="10476"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477" w:author="N F" w:date="2023-12-05T03:08:00Z">
              <w:rPr>
                <w:rFonts w:cs="Times New Roman"/>
                <w:szCs w:val="24"/>
                <w:lang w:val="en-US"/>
              </w:rPr>
            </w:rPrChange>
          </w:rPr>
          <w:delInstrText>accessed</w:delInstrText>
        </w:r>
        <w:r w:rsidR="00AE1425" w:rsidRPr="006E6534" w:rsidDel="00F543D2">
          <w:rPr>
            <w:rFonts w:cs="Times New Roman"/>
            <w:color w:val="000000" w:themeColor="text1"/>
            <w:szCs w:val="24"/>
            <w:rPrChange w:id="10478"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479" w:author="N F" w:date="2023-12-05T03:08:00Z">
              <w:rPr>
                <w:rFonts w:cs="Times New Roman"/>
                <w:szCs w:val="24"/>
                <w:lang w:val="en-US"/>
              </w:rPr>
            </w:rPrChange>
          </w:rPr>
          <w:delInstrText>date</w:delInstrText>
        </w:r>
        <w:r w:rsidR="00AE1425" w:rsidRPr="006E6534" w:rsidDel="00F543D2">
          <w:rPr>
            <w:rFonts w:cs="Times New Roman"/>
            <w:color w:val="000000" w:themeColor="text1"/>
            <w:szCs w:val="24"/>
            <w:rPrChange w:id="10480"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481" w:author="N F" w:date="2023-12-05T03:08:00Z">
              <w:rPr>
                <w:rFonts w:cs="Times New Roman"/>
                <w:szCs w:val="24"/>
                <w:lang w:val="en-US"/>
              </w:rPr>
            </w:rPrChange>
          </w:rPr>
          <w:delInstrText>parts</w:delInstrText>
        </w:r>
        <w:r w:rsidR="00AE1425" w:rsidRPr="006E6534" w:rsidDel="00F543D2">
          <w:rPr>
            <w:rFonts w:cs="Times New Roman"/>
            <w:color w:val="000000" w:themeColor="text1"/>
            <w:szCs w:val="24"/>
            <w:rPrChange w:id="10482" w:author="N F" w:date="2023-12-05T03:08:00Z">
              <w:rPr>
                <w:rFonts w:cs="Times New Roman"/>
                <w:szCs w:val="24"/>
              </w:rPr>
            </w:rPrChange>
          </w:rPr>
          <w:delInstrText>":[["2022",8,2]]}}}],"</w:delInstrText>
        </w:r>
        <w:r w:rsidR="00AE1425" w:rsidRPr="006E6534" w:rsidDel="00F543D2">
          <w:rPr>
            <w:rFonts w:cs="Times New Roman"/>
            <w:color w:val="000000" w:themeColor="text1"/>
            <w:szCs w:val="24"/>
            <w:lang w:val="en-US"/>
            <w:rPrChange w:id="10483" w:author="N F" w:date="2023-12-05T03:08:00Z">
              <w:rPr>
                <w:rFonts w:cs="Times New Roman"/>
                <w:szCs w:val="24"/>
                <w:lang w:val="en-US"/>
              </w:rPr>
            </w:rPrChange>
          </w:rPr>
          <w:delInstrText>schema</w:delInstrText>
        </w:r>
        <w:r w:rsidR="00AE1425" w:rsidRPr="006E6534" w:rsidDel="00F543D2">
          <w:rPr>
            <w:rFonts w:cs="Times New Roman"/>
            <w:color w:val="000000" w:themeColor="text1"/>
            <w:szCs w:val="24"/>
            <w:rPrChange w:id="10484"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485" w:author="N F" w:date="2023-12-05T03:08:00Z">
              <w:rPr>
                <w:rFonts w:cs="Times New Roman"/>
                <w:szCs w:val="24"/>
                <w:lang w:val="en-US"/>
              </w:rPr>
            </w:rPrChange>
          </w:rPr>
          <w:delInstrText>https</w:delInstrText>
        </w:r>
        <w:r w:rsidR="00AE1425" w:rsidRPr="006E6534" w:rsidDel="00F543D2">
          <w:rPr>
            <w:rFonts w:cs="Times New Roman"/>
            <w:color w:val="000000" w:themeColor="text1"/>
            <w:szCs w:val="24"/>
            <w:rPrChange w:id="10486"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487" w:author="N F" w:date="2023-12-05T03:08:00Z">
              <w:rPr>
                <w:rFonts w:cs="Times New Roman"/>
                <w:szCs w:val="24"/>
                <w:lang w:val="en-US"/>
              </w:rPr>
            </w:rPrChange>
          </w:rPr>
          <w:delInstrText>github</w:delInstrText>
        </w:r>
        <w:r w:rsidR="00AE1425" w:rsidRPr="006E6534" w:rsidDel="00F543D2">
          <w:rPr>
            <w:rFonts w:cs="Times New Roman"/>
            <w:color w:val="000000" w:themeColor="text1"/>
            <w:szCs w:val="24"/>
            <w:rPrChange w:id="10488"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489" w:author="N F" w:date="2023-12-05T03:08:00Z">
              <w:rPr>
                <w:rFonts w:cs="Times New Roman"/>
                <w:szCs w:val="24"/>
                <w:lang w:val="en-US"/>
              </w:rPr>
            </w:rPrChange>
          </w:rPr>
          <w:delInstrText>com</w:delInstrText>
        </w:r>
        <w:r w:rsidR="00AE1425" w:rsidRPr="006E6534" w:rsidDel="00F543D2">
          <w:rPr>
            <w:rFonts w:cs="Times New Roman"/>
            <w:color w:val="000000" w:themeColor="text1"/>
            <w:szCs w:val="24"/>
            <w:rPrChange w:id="10490"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491" w:author="N F" w:date="2023-12-05T03:08:00Z">
              <w:rPr>
                <w:rFonts w:cs="Times New Roman"/>
                <w:szCs w:val="24"/>
                <w:lang w:val="en-US"/>
              </w:rPr>
            </w:rPrChange>
          </w:rPr>
          <w:delInstrText>citation</w:delInstrText>
        </w:r>
        <w:r w:rsidR="00AE1425" w:rsidRPr="006E6534" w:rsidDel="00F543D2">
          <w:rPr>
            <w:rFonts w:cs="Times New Roman"/>
            <w:color w:val="000000" w:themeColor="text1"/>
            <w:szCs w:val="24"/>
            <w:rPrChange w:id="10492"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493" w:author="N F" w:date="2023-12-05T03:08:00Z">
              <w:rPr>
                <w:rFonts w:cs="Times New Roman"/>
                <w:szCs w:val="24"/>
                <w:lang w:val="en-US"/>
              </w:rPr>
            </w:rPrChange>
          </w:rPr>
          <w:delInstrText>style</w:delInstrText>
        </w:r>
        <w:r w:rsidR="00AE1425" w:rsidRPr="006E6534" w:rsidDel="00F543D2">
          <w:rPr>
            <w:rFonts w:cs="Times New Roman"/>
            <w:color w:val="000000" w:themeColor="text1"/>
            <w:szCs w:val="24"/>
            <w:rPrChange w:id="10494"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495" w:author="N F" w:date="2023-12-05T03:08:00Z">
              <w:rPr>
                <w:rFonts w:cs="Times New Roman"/>
                <w:szCs w:val="24"/>
                <w:lang w:val="en-US"/>
              </w:rPr>
            </w:rPrChange>
          </w:rPr>
          <w:delInstrText>language</w:delInstrText>
        </w:r>
        <w:r w:rsidR="00AE1425" w:rsidRPr="006E6534" w:rsidDel="00F543D2">
          <w:rPr>
            <w:rFonts w:cs="Times New Roman"/>
            <w:color w:val="000000" w:themeColor="text1"/>
            <w:szCs w:val="24"/>
            <w:rPrChange w:id="10496"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497" w:author="N F" w:date="2023-12-05T03:08:00Z">
              <w:rPr>
                <w:rFonts w:cs="Times New Roman"/>
                <w:szCs w:val="24"/>
                <w:lang w:val="en-US"/>
              </w:rPr>
            </w:rPrChange>
          </w:rPr>
          <w:delInstrText>schema</w:delInstrText>
        </w:r>
        <w:r w:rsidR="00AE1425" w:rsidRPr="006E6534" w:rsidDel="00F543D2">
          <w:rPr>
            <w:rFonts w:cs="Times New Roman"/>
            <w:color w:val="000000" w:themeColor="text1"/>
            <w:szCs w:val="24"/>
            <w:rPrChange w:id="10498"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499" w:author="N F" w:date="2023-12-05T03:08:00Z">
              <w:rPr>
                <w:rFonts w:cs="Times New Roman"/>
                <w:szCs w:val="24"/>
                <w:lang w:val="en-US"/>
              </w:rPr>
            </w:rPrChange>
          </w:rPr>
          <w:delInstrText>raw</w:delInstrText>
        </w:r>
        <w:r w:rsidR="00AE1425" w:rsidRPr="006E6534" w:rsidDel="00F543D2">
          <w:rPr>
            <w:rFonts w:cs="Times New Roman"/>
            <w:color w:val="000000" w:themeColor="text1"/>
            <w:szCs w:val="24"/>
            <w:rPrChange w:id="10500"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501" w:author="N F" w:date="2023-12-05T03:08:00Z">
              <w:rPr>
                <w:rFonts w:cs="Times New Roman"/>
                <w:szCs w:val="24"/>
                <w:lang w:val="en-US"/>
              </w:rPr>
            </w:rPrChange>
          </w:rPr>
          <w:delInstrText>master</w:delInstrText>
        </w:r>
        <w:r w:rsidR="00AE1425" w:rsidRPr="006E6534" w:rsidDel="00F543D2">
          <w:rPr>
            <w:rFonts w:cs="Times New Roman"/>
            <w:color w:val="000000" w:themeColor="text1"/>
            <w:szCs w:val="24"/>
            <w:rPrChange w:id="10502"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503" w:author="N F" w:date="2023-12-05T03:08:00Z">
              <w:rPr>
                <w:rFonts w:cs="Times New Roman"/>
                <w:szCs w:val="24"/>
                <w:lang w:val="en-US"/>
              </w:rPr>
            </w:rPrChange>
          </w:rPr>
          <w:delInstrText>csl</w:delInstrText>
        </w:r>
        <w:r w:rsidR="00AE1425" w:rsidRPr="006E6534" w:rsidDel="00F543D2">
          <w:rPr>
            <w:rFonts w:cs="Times New Roman"/>
            <w:color w:val="000000" w:themeColor="text1"/>
            <w:szCs w:val="24"/>
            <w:rPrChange w:id="10504"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505" w:author="N F" w:date="2023-12-05T03:08:00Z">
              <w:rPr>
                <w:rFonts w:cs="Times New Roman"/>
                <w:szCs w:val="24"/>
                <w:lang w:val="en-US"/>
              </w:rPr>
            </w:rPrChange>
          </w:rPr>
          <w:delInstrText>citation</w:delInstrText>
        </w:r>
        <w:r w:rsidR="00AE1425" w:rsidRPr="006E6534" w:rsidDel="00F543D2">
          <w:rPr>
            <w:rFonts w:cs="Times New Roman"/>
            <w:color w:val="000000" w:themeColor="text1"/>
            <w:szCs w:val="24"/>
            <w:rPrChange w:id="10506"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507" w:author="N F" w:date="2023-12-05T03:08:00Z">
              <w:rPr>
                <w:rFonts w:cs="Times New Roman"/>
                <w:szCs w:val="24"/>
                <w:lang w:val="en-US"/>
              </w:rPr>
            </w:rPrChange>
          </w:rPr>
          <w:delInstrText>json</w:delInstrText>
        </w:r>
        <w:r w:rsidR="00AE1425" w:rsidRPr="006E6534" w:rsidDel="00F543D2">
          <w:rPr>
            <w:rFonts w:cs="Times New Roman"/>
            <w:color w:val="000000" w:themeColor="text1"/>
            <w:szCs w:val="24"/>
            <w:rPrChange w:id="10508" w:author="N F" w:date="2023-12-05T03:08:00Z">
              <w:rPr>
                <w:rFonts w:cs="Times New Roman"/>
                <w:szCs w:val="24"/>
              </w:rPr>
            </w:rPrChange>
          </w:rPr>
          <w:delInstrText xml:space="preserve">"} </w:delInstrText>
        </w:r>
        <w:r w:rsidR="00893921" w:rsidRPr="006E6534" w:rsidDel="00F543D2">
          <w:rPr>
            <w:rFonts w:cs="Times New Roman"/>
            <w:color w:val="000000" w:themeColor="text1"/>
            <w:szCs w:val="24"/>
            <w:lang w:val="en-US"/>
            <w:rPrChange w:id="10509" w:author="N F" w:date="2023-12-05T03:08:00Z">
              <w:rPr>
                <w:rFonts w:cs="Times New Roman"/>
                <w:szCs w:val="24"/>
                <w:lang w:val="en-US"/>
              </w:rPr>
            </w:rPrChange>
          </w:rPr>
          <w:fldChar w:fldCharType="separate"/>
        </w:r>
        <w:r w:rsidR="00AE1425" w:rsidRPr="006E6534" w:rsidDel="00F543D2">
          <w:rPr>
            <w:rFonts w:cs="Times New Roman"/>
            <w:color w:val="000000" w:themeColor="text1"/>
            <w:szCs w:val="24"/>
            <w:rPrChange w:id="10510" w:author="N F" w:date="2023-12-05T03:08:00Z">
              <w:rPr>
                <w:rFonts w:cs="Times New Roman"/>
                <w:szCs w:val="24"/>
              </w:rPr>
            </w:rPrChange>
          </w:rPr>
          <w:delText>(6)</w:delText>
        </w:r>
        <w:r w:rsidR="00893921" w:rsidRPr="006E6534" w:rsidDel="00F543D2">
          <w:rPr>
            <w:rFonts w:cs="Times New Roman"/>
            <w:color w:val="000000" w:themeColor="text1"/>
            <w:szCs w:val="24"/>
            <w:lang w:val="en-US"/>
            <w:rPrChange w:id="10511" w:author="N F" w:date="2023-12-05T03:08:00Z">
              <w:rPr>
                <w:rFonts w:cs="Times New Roman"/>
                <w:szCs w:val="24"/>
                <w:lang w:val="en-US"/>
              </w:rPr>
            </w:rPrChange>
          </w:rPr>
          <w:fldChar w:fldCharType="end"/>
        </w:r>
      </w:del>
      <w:r w:rsidR="00C94FFA" w:rsidRPr="006E6534">
        <w:rPr>
          <w:rFonts w:cs="Times New Roman"/>
          <w:color w:val="000000" w:themeColor="text1"/>
          <w:szCs w:val="24"/>
          <w:rPrChange w:id="10512" w:author="N F" w:date="2023-12-05T03:08:00Z">
            <w:rPr>
              <w:rFonts w:cs="Times New Roman"/>
              <w:szCs w:val="24"/>
            </w:rPr>
          </w:rPrChange>
        </w:rPr>
        <w:t>.</w:t>
      </w:r>
    </w:p>
    <w:p w14:paraId="11B8F41D" w14:textId="77777777" w:rsidR="007C662F" w:rsidRPr="006E6534" w:rsidRDefault="007C662F">
      <w:pPr>
        <w:pStyle w:val="SDText"/>
        <w:spacing w:after="0"/>
        <w:rPr>
          <w:ins w:id="10513" w:author="Barshadskaya, Yuliya" w:date="2024-02-22T23:47:00Z"/>
          <w:rFonts w:cs="Times New Roman"/>
          <w:color w:val="000000" w:themeColor="text1"/>
          <w:szCs w:val="24"/>
          <w:rPrChange w:id="10514" w:author="N F" w:date="2023-12-05T03:08:00Z">
            <w:rPr>
              <w:ins w:id="10515" w:author="Barshadskaya, Yuliya" w:date="2024-02-22T23:47:00Z"/>
              <w:rFonts w:cs="Times New Roman"/>
              <w:szCs w:val="24"/>
            </w:rPr>
          </w:rPrChange>
        </w:rPr>
        <w:pPrChange w:id="10516" w:author="Barshadskaya, Yuliya" w:date="2024-01-14T17:36:00Z">
          <w:pPr>
            <w:pStyle w:val="SDText"/>
          </w:pPr>
        </w:pPrChange>
      </w:pPr>
    </w:p>
    <w:p w14:paraId="33DF2486" w14:textId="77777777" w:rsidR="003D62F9" w:rsidRPr="006E6534" w:rsidRDefault="003D62F9">
      <w:pPr>
        <w:pStyle w:val="SDText"/>
        <w:spacing w:after="0"/>
        <w:rPr>
          <w:rFonts w:cs="Times New Roman"/>
          <w:color w:val="000000" w:themeColor="text1"/>
          <w:szCs w:val="24"/>
          <w:rPrChange w:id="10517" w:author="N F" w:date="2023-12-05T03:08:00Z">
            <w:rPr>
              <w:rFonts w:cs="Times New Roman"/>
              <w:szCs w:val="24"/>
            </w:rPr>
          </w:rPrChange>
        </w:rPr>
        <w:pPrChange w:id="10518" w:author="Barshadskaya, Yuliya" w:date="2024-01-14T17:36:00Z">
          <w:pPr>
            <w:pStyle w:val="SDText"/>
          </w:pPr>
        </w:pPrChange>
      </w:pPr>
    </w:p>
    <w:p w14:paraId="1288E9A5" w14:textId="2FE07A99" w:rsidR="003D62F9" w:rsidRPr="006E6534" w:rsidRDefault="00F543D2">
      <w:pPr>
        <w:pStyle w:val="3"/>
        <w:numPr>
          <w:ilvl w:val="0"/>
          <w:numId w:val="0"/>
        </w:numPr>
        <w:spacing w:line="240" w:lineRule="auto"/>
        <w:rPr>
          <w:rFonts w:cs="Times New Roman"/>
          <w:sz w:val="24"/>
          <w:rPrChange w:id="10519" w:author="N F" w:date="2023-12-05T03:08:00Z">
            <w:rPr/>
          </w:rPrChange>
        </w:rPr>
        <w:pPrChange w:id="10520" w:author="Barshadskaya, Yuliya" w:date="2024-01-14T17:36:00Z">
          <w:pPr>
            <w:pStyle w:val="3"/>
          </w:pPr>
        </w:pPrChange>
      </w:pPr>
      <w:bookmarkStart w:id="10521" w:name="_Toc115733019"/>
      <w:ins w:id="10522" w:author="Barshadskaya, Yuliya" w:date="2024-01-14T17:36:00Z">
        <w:r>
          <w:rPr>
            <w:rFonts w:cs="Times New Roman"/>
            <w:sz w:val="24"/>
          </w:rPr>
          <w:t xml:space="preserve">3.2.5. </w:t>
        </w:r>
      </w:ins>
      <w:r w:rsidR="003D62F9" w:rsidRPr="006E6534">
        <w:rPr>
          <w:rFonts w:cs="Times New Roman"/>
          <w:sz w:val="24"/>
          <w:rPrChange w:id="10523" w:author="N F" w:date="2023-12-05T03:08:00Z">
            <w:rPr/>
          </w:rPrChange>
        </w:rPr>
        <w:t>Выведение</w:t>
      </w:r>
      <w:bookmarkEnd w:id="10521"/>
    </w:p>
    <w:p w14:paraId="7BA047A1" w14:textId="7DAE7159" w:rsidR="00893921" w:rsidRPr="006E6534" w:rsidRDefault="00666AFD">
      <w:pPr>
        <w:pStyle w:val="SDText"/>
        <w:spacing w:after="0"/>
        <w:rPr>
          <w:rFonts w:cs="Times New Roman"/>
          <w:color w:val="000000" w:themeColor="text1"/>
          <w:szCs w:val="24"/>
          <w:rPrChange w:id="10524" w:author="N F" w:date="2023-12-05T03:08:00Z">
            <w:rPr>
              <w:rFonts w:cs="Times New Roman"/>
              <w:szCs w:val="24"/>
            </w:rPr>
          </w:rPrChange>
        </w:rPr>
        <w:pPrChange w:id="10525" w:author="Barshadskaya, Yuliya" w:date="2024-01-14T17:37:00Z">
          <w:pPr>
            <w:pStyle w:val="SDText"/>
          </w:pPr>
        </w:pPrChange>
      </w:pPr>
      <w:r w:rsidRPr="006E6534">
        <w:rPr>
          <w:rFonts w:cs="Times New Roman"/>
          <w:color w:val="000000" w:themeColor="text1"/>
          <w:szCs w:val="24"/>
          <w:rPrChange w:id="10526" w:author="N F" w:date="2023-12-05T03:08:00Z">
            <w:rPr>
              <w:rFonts w:cs="Times New Roman"/>
              <w:szCs w:val="24"/>
            </w:rPr>
          </w:rPrChange>
        </w:rPr>
        <w:t>Согласно данным результатов исследования</w:t>
      </w:r>
      <w:r w:rsidR="006A04CE" w:rsidRPr="006E6534">
        <w:rPr>
          <w:rFonts w:cs="Times New Roman"/>
          <w:color w:val="000000" w:themeColor="text1"/>
          <w:szCs w:val="24"/>
          <w:rPrChange w:id="10527" w:author="N F" w:date="2023-12-05T03:08:00Z">
            <w:rPr>
              <w:rFonts w:cs="Times New Roman"/>
              <w:szCs w:val="24"/>
            </w:rPr>
          </w:rPrChange>
        </w:rPr>
        <w:t xml:space="preserve"> по изучению фармакокинетики осимертиниба у собак, представленного в Разделе </w:t>
      </w:r>
      <w:r w:rsidR="006A04CE" w:rsidRPr="006E6534">
        <w:rPr>
          <w:rFonts w:cs="Times New Roman"/>
          <w:color w:val="000000" w:themeColor="text1"/>
          <w:szCs w:val="24"/>
          <w:rPrChange w:id="10528" w:author="N F" w:date="2023-12-05T03:08:00Z">
            <w:rPr>
              <w:rFonts w:cs="Times New Roman"/>
              <w:szCs w:val="24"/>
            </w:rPr>
          </w:rPrChange>
        </w:rPr>
        <w:fldChar w:fldCharType="begin"/>
      </w:r>
      <w:r w:rsidR="006A04CE" w:rsidRPr="006E6534">
        <w:rPr>
          <w:rFonts w:cs="Times New Roman"/>
          <w:color w:val="000000" w:themeColor="text1"/>
          <w:szCs w:val="24"/>
          <w:rPrChange w:id="10529" w:author="N F" w:date="2023-12-05T03:08:00Z">
            <w:rPr>
              <w:rFonts w:cs="Times New Roman"/>
              <w:szCs w:val="24"/>
            </w:rPr>
          </w:rPrChange>
        </w:rPr>
        <w:instrText xml:space="preserve"> REF _Ref115179856 \r \h </w:instrText>
      </w:r>
      <w:r w:rsidR="00415551" w:rsidRPr="006E6534">
        <w:rPr>
          <w:rFonts w:cs="Times New Roman"/>
          <w:color w:val="000000" w:themeColor="text1"/>
          <w:szCs w:val="24"/>
          <w:rPrChange w:id="10530" w:author="N F" w:date="2023-12-05T03:08:00Z">
            <w:rPr>
              <w:rFonts w:cs="Times New Roman"/>
              <w:szCs w:val="24"/>
            </w:rPr>
          </w:rPrChange>
        </w:rPr>
        <w:instrText xml:space="preserve"> \* MERGEFORMAT </w:instrText>
      </w:r>
      <w:r w:rsidR="006A04CE" w:rsidRPr="006E6534">
        <w:rPr>
          <w:rFonts w:cs="Times New Roman"/>
          <w:color w:val="000000" w:themeColor="text1"/>
          <w:szCs w:val="24"/>
          <w:rPrChange w:id="10531" w:author="N F" w:date="2023-12-05T03:08:00Z">
            <w:rPr>
              <w:rFonts w:cs="Times New Roman"/>
              <w:color w:val="000000" w:themeColor="text1"/>
              <w:szCs w:val="24"/>
            </w:rPr>
          </w:rPrChange>
        </w:rPr>
      </w:r>
      <w:r w:rsidR="006A04CE" w:rsidRPr="006E6534">
        <w:rPr>
          <w:rFonts w:cs="Times New Roman"/>
          <w:color w:val="000000" w:themeColor="text1"/>
          <w:szCs w:val="24"/>
          <w:rPrChange w:id="10532" w:author="N F" w:date="2023-12-05T03:08:00Z">
            <w:rPr>
              <w:rFonts w:cs="Times New Roman"/>
              <w:szCs w:val="24"/>
            </w:rPr>
          </w:rPrChange>
        </w:rPr>
        <w:fldChar w:fldCharType="separate"/>
      </w:r>
      <w:r w:rsidR="004C4CE2" w:rsidRPr="006E6534">
        <w:rPr>
          <w:rFonts w:cs="Times New Roman"/>
          <w:color w:val="000000" w:themeColor="text1"/>
          <w:szCs w:val="24"/>
          <w:rPrChange w:id="10533" w:author="N F" w:date="2023-12-05T03:08:00Z">
            <w:rPr>
              <w:rFonts w:cs="Times New Roman"/>
              <w:szCs w:val="24"/>
            </w:rPr>
          </w:rPrChange>
        </w:rPr>
        <w:t>3.2.1</w:t>
      </w:r>
      <w:r w:rsidR="006A04CE" w:rsidRPr="006E6534">
        <w:rPr>
          <w:rFonts w:cs="Times New Roman"/>
          <w:color w:val="000000" w:themeColor="text1"/>
          <w:szCs w:val="24"/>
          <w:rPrChange w:id="10534" w:author="N F" w:date="2023-12-05T03:08:00Z">
            <w:rPr>
              <w:rFonts w:cs="Times New Roman"/>
              <w:szCs w:val="24"/>
            </w:rPr>
          </w:rPrChange>
        </w:rPr>
        <w:fldChar w:fldCharType="end"/>
      </w:r>
      <w:r w:rsidR="006A04CE" w:rsidRPr="006E6534">
        <w:rPr>
          <w:rFonts w:cs="Times New Roman"/>
          <w:color w:val="000000" w:themeColor="text1"/>
          <w:szCs w:val="24"/>
          <w:rPrChange w:id="10535" w:author="N F" w:date="2023-12-05T03:08:00Z">
            <w:rPr>
              <w:rFonts w:cs="Times New Roman"/>
              <w:szCs w:val="24"/>
            </w:rPr>
          </w:rPrChange>
        </w:rPr>
        <w:t xml:space="preserve">, </w:t>
      </w:r>
      <w:r w:rsidR="00D27370" w:rsidRPr="006E6534">
        <w:rPr>
          <w:rFonts w:cs="Times New Roman"/>
          <w:color w:val="000000" w:themeColor="text1"/>
          <w:szCs w:val="24"/>
          <w:rPrChange w:id="10536" w:author="N F" w:date="2023-12-05T03:08:00Z">
            <w:rPr>
              <w:rFonts w:cs="Times New Roman"/>
              <w:szCs w:val="24"/>
            </w:rPr>
          </w:rPrChange>
        </w:rPr>
        <w:t xml:space="preserve">доля выведенной </w:t>
      </w:r>
      <w:r w:rsidR="006A04CE" w:rsidRPr="006E6534">
        <w:rPr>
          <w:rFonts w:cs="Times New Roman"/>
          <w:color w:val="000000" w:themeColor="text1"/>
          <w:szCs w:val="24"/>
          <w:rPrChange w:id="10537" w:author="N F" w:date="2023-12-05T03:08:00Z">
            <w:rPr>
              <w:rFonts w:cs="Times New Roman"/>
              <w:szCs w:val="24"/>
            </w:rPr>
          </w:rPrChange>
        </w:rPr>
        <w:t>ра</w:t>
      </w:r>
      <w:r w:rsidR="00401D1F" w:rsidRPr="006E6534">
        <w:rPr>
          <w:rFonts w:cs="Times New Roman"/>
          <w:color w:val="000000" w:themeColor="text1"/>
          <w:szCs w:val="24"/>
          <w:rPrChange w:id="10538" w:author="N F" w:date="2023-12-05T03:08:00Z">
            <w:rPr>
              <w:rFonts w:cs="Times New Roman"/>
              <w:szCs w:val="24"/>
            </w:rPr>
          </w:rPrChange>
        </w:rPr>
        <w:t>диоактивности при внутривенном и пероральном введении собакам составил</w:t>
      </w:r>
      <w:r w:rsidR="00C94FFA" w:rsidRPr="006E6534">
        <w:rPr>
          <w:rFonts w:cs="Times New Roman"/>
          <w:color w:val="000000" w:themeColor="text1"/>
          <w:szCs w:val="24"/>
          <w:rPrChange w:id="10539" w:author="N F" w:date="2023-12-05T03:08:00Z">
            <w:rPr>
              <w:rFonts w:cs="Times New Roman"/>
              <w:szCs w:val="24"/>
            </w:rPr>
          </w:rPrChange>
        </w:rPr>
        <w:t>о</w:t>
      </w:r>
      <w:r w:rsidR="00401D1F" w:rsidRPr="006E6534">
        <w:rPr>
          <w:rFonts w:cs="Times New Roman"/>
          <w:color w:val="000000" w:themeColor="text1"/>
          <w:szCs w:val="24"/>
          <w:rPrChange w:id="10540" w:author="N F" w:date="2023-12-05T03:08:00Z">
            <w:rPr>
              <w:rFonts w:cs="Times New Roman"/>
              <w:szCs w:val="24"/>
            </w:rPr>
          </w:rPrChange>
        </w:rPr>
        <w:t xml:space="preserve"> 85,2 и 86,4% соответственно. Основным путем выделения осимертиниба и его метаболита </w:t>
      </w:r>
      <w:r w:rsidR="00401D1F" w:rsidRPr="006E6534">
        <w:rPr>
          <w:rFonts w:cs="Times New Roman"/>
          <w:color w:val="000000" w:themeColor="text1"/>
          <w:szCs w:val="24"/>
          <w:lang w:val="en-US"/>
          <w:rPrChange w:id="10541" w:author="N F" w:date="2023-12-05T03:08:00Z">
            <w:rPr>
              <w:rFonts w:cs="Times New Roman"/>
              <w:szCs w:val="24"/>
              <w:lang w:val="en-US"/>
            </w:rPr>
          </w:rPrChange>
        </w:rPr>
        <w:t>AZ</w:t>
      </w:r>
      <w:r w:rsidR="00401D1F" w:rsidRPr="006E6534">
        <w:rPr>
          <w:rFonts w:cs="Times New Roman"/>
          <w:color w:val="000000" w:themeColor="text1"/>
          <w:szCs w:val="24"/>
          <w:rPrChange w:id="10542" w:author="N F" w:date="2023-12-05T03:08:00Z">
            <w:rPr>
              <w:rFonts w:cs="Times New Roman"/>
              <w:szCs w:val="24"/>
            </w:rPr>
          </w:rPrChange>
        </w:rPr>
        <w:t>7550 был ЖКТ</w:t>
      </w:r>
      <w:r w:rsidR="00D557DF" w:rsidRPr="006E6534">
        <w:rPr>
          <w:rFonts w:cs="Times New Roman"/>
          <w:color w:val="000000" w:themeColor="text1"/>
          <w:szCs w:val="24"/>
          <w:rPrChange w:id="10543" w:author="N F" w:date="2023-12-05T03:08:00Z">
            <w:rPr>
              <w:rFonts w:cs="Times New Roman"/>
              <w:szCs w:val="24"/>
            </w:rPr>
          </w:rPrChange>
        </w:rPr>
        <w:t>. С мочой выводилось менее 5% от введенной радиоактивности</w:t>
      </w:r>
      <w:r w:rsidR="008A2535" w:rsidRPr="006E6534">
        <w:rPr>
          <w:rFonts w:cs="Times New Roman"/>
          <w:color w:val="000000" w:themeColor="text1"/>
          <w:szCs w:val="24"/>
          <w:rPrChange w:id="10544" w:author="N F" w:date="2023-12-05T03:08:00Z">
            <w:rPr>
              <w:rFonts w:cs="Times New Roman"/>
              <w:szCs w:val="24"/>
            </w:rPr>
          </w:rPrChange>
        </w:rPr>
        <w:t>. Выведение осимертиниба</w:t>
      </w:r>
      <w:r w:rsidR="001F48CA" w:rsidRPr="006E6534">
        <w:rPr>
          <w:rFonts w:cs="Times New Roman"/>
          <w:color w:val="000000" w:themeColor="text1"/>
          <w:szCs w:val="24"/>
          <w:rPrChange w:id="10545" w:author="N F" w:date="2023-12-05T03:08:00Z">
            <w:rPr>
              <w:rFonts w:cs="Times New Roman"/>
              <w:szCs w:val="24"/>
            </w:rPr>
          </w:rPrChange>
        </w:rPr>
        <w:t xml:space="preserve"> у крыс было быстрым: большая часть от введенной дозы выводилась в течение 48 ч, а 90–99,3% от введенной дозы выводилось </w:t>
      </w:r>
      <w:r w:rsidR="00D27370" w:rsidRPr="006E6534">
        <w:rPr>
          <w:rFonts w:cs="Times New Roman"/>
          <w:color w:val="000000" w:themeColor="text1"/>
          <w:szCs w:val="24"/>
          <w:rPrChange w:id="10546" w:author="N F" w:date="2023-12-05T03:08:00Z">
            <w:rPr>
              <w:rFonts w:cs="Times New Roman"/>
              <w:szCs w:val="24"/>
            </w:rPr>
          </w:rPrChange>
        </w:rPr>
        <w:t>в течение 168 ч</w:t>
      </w:r>
      <w:r w:rsidRPr="006E6534">
        <w:rPr>
          <w:rFonts w:cs="Times New Roman"/>
          <w:color w:val="000000" w:themeColor="text1"/>
          <w:szCs w:val="24"/>
          <w:rPrChange w:id="10547" w:author="N F" w:date="2023-12-05T03:08:00Z">
            <w:rPr>
              <w:rFonts w:cs="Times New Roman"/>
              <w:szCs w:val="24"/>
            </w:rPr>
          </w:rPrChange>
        </w:rPr>
        <w:t xml:space="preserve"> </w:t>
      </w:r>
      <w:ins w:id="10548" w:author="Barshadskaya, Yuliya" w:date="2024-01-14T17:37:00Z">
        <w:r w:rsidR="00F543D2" w:rsidRPr="0001519A">
          <w:rPr>
            <w:rFonts w:cs="Times New Roman"/>
            <w:color w:val="000000" w:themeColor="text1"/>
            <w:lang w:val="en-US"/>
          </w:rPr>
          <w:fldChar w:fldCharType="begin"/>
        </w:r>
        <w:r w:rsidR="00F543D2"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F543D2" w:rsidRPr="0001519A">
          <w:rPr>
            <w:rFonts w:cs="Times New Roman"/>
            <w:color w:val="000000" w:themeColor="text1"/>
            <w:lang w:val="en-US"/>
          </w:rPr>
          <w:fldChar w:fldCharType="separate"/>
        </w:r>
        <w:r w:rsidR="00F543D2" w:rsidRPr="0018315E">
          <w:rPr>
            <w:rFonts w:cs="Times New Roman"/>
            <w:color w:val="000000" w:themeColor="text1"/>
          </w:rPr>
          <w:t>[</w:t>
        </w:r>
      </w:ins>
      <w:ins w:id="10549" w:author="Barshadskaya, Yuliya" w:date="2024-02-22T23:47:00Z">
        <w:r w:rsidR="007C662F">
          <w:rPr>
            <w:rFonts w:cs="Times New Roman"/>
            <w:color w:val="000000" w:themeColor="text1"/>
          </w:rPr>
          <w:t>1</w:t>
        </w:r>
      </w:ins>
      <w:ins w:id="10550" w:author="Barshadskaya, Yuliya" w:date="2024-01-14T17:37:00Z">
        <w:r w:rsidR="00F543D2" w:rsidRPr="00DD38F1">
          <w:rPr>
            <w:rFonts w:cs="Times New Roman"/>
            <w:color w:val="000000" w:themeColor="text1"/>
          </w:rPr>
          <w:t>]</w:t>
        </w:r>
        <w:r w:rsidR="00F543D2" w:rsidRPr="0001519A">
          <w:rPr>
            <w:rFonts w:cs="Times New Roman"/>
            <w:color w:val="000000" w:themeColor="text1"/>
            <w:lang w:val="en-US"/>
          </w:rPr>
          <w:fldChar w:fldCharType="end"/>
        </w:r>
      </w:ins>
      <w:del w:id="10551" w:author="Barshadskaya, Yuliya" w:date="2024-01-14T17:37:00Z">
        <w:r w:rsidR="00893921" w:rsidRPr="006E6534" w:rsidDel="00F543D2">
          <w:rPr>
            <w:rFonts w:cs="Times New Roman"/>
            <w:color w:val="000000" w:themeColor="text1"/>
            <w:szCs w:val="24"/>
            <w:lang w:val="en-US"/>
            <w:rPrChange w:id="10552" w:author="N F" w:date="2023-12-05T03:08:00Z">
              <w:rPr>
                <w:rFonts w:cs="Times New Roman"/>
                <w:szCs w:val="24"/>
                <w:lang w:val="en-US"/>
              </w:rPr>
            </w:rPrChange>
          </w:rPr>
          <w:fldChar w:fldCharType="begin"/>
        </w:r>
        <w:r w:rsidR="00AE1425" w:rsidRPr="006E6534" w:rsidDel="00F543D2">
          <w:rPr>
            <w:rFonts w:cs="Times New Roman"/>
            <w:color w:val="000000" w:themeColor="text1"/>
            <w:szCs w:val="24"/>
            <w:rPrChange w:id="10553"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554" w:author="N F" w:date="2023-12-05T03:08:00Z">
              <w:rPr>
                <w:rFonts w:cs="Times New Roman"/>
                <w:szCs w:val="24"/>
                <w:lang w:val="en-US"/>
              </w:rPr>
            </w:rPrChange>
          </w:rPr>
          <w:delInstrText>ADDIN</w:delInstrText>
        </w:r>
        <w:r w:rsidR="00AE1425" w:rsidRPr="006E6534" w:rsidDel="00F543D2">
          <w:rPr>
            <w:rFonts w:cs="Times New Roman"/>
            <w:color w:val="000000" w:themeColor="text1"/>
            <w:szCs w:val="24"/>
            <w:rPrChange w:id="10555"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556" w:author="N F" w:date="2023-12-05T03:08:00Z">
              <w:rPr>
                <w:rFonts w:cs="Times New Roman"/>
                <w:szCs w:val="24"/>
                <w:lang w:val="en-US"/>
              </w:rPr>
            </w:rPrChange>
          </w:rPr>
          <w:delInstrText>ZOTERO</w:delInstrText>
        </w:r>
        <w:r w:rsidR="00AE1425" w:rsidRPr="006E6534" w:rsidDel="00F543D2">
          <w:rPr>
            <w:rFonts w:cs="Times New Roman"/>
            <w:color w:val="000000" w:themeColor="text1"/>
            <w:szCs w:val="24"/>
            <w:rPrChange w:id="10557" w:author="N F" w:date="2023-12-05T03:08:00Z">
              <w:rPr>
                <w:rFonts w:cs="Times New Roman"/>
                <w:szCs w:val="24"/>
              </w:rPr>
            </w:rPrChange>
          </w:rPr>
          <w:delInstrText>_</w:delInstrText>
        </w:r>
        <w:r w:rsidR="00AE1425" w:rsidRPr="006E6534" w:rsidDel="00F543D2">
          <w:rPr>
            <w:rFonts w:cs="Times New Roman"/>
            <w:color w:val="000000" w:themeColor="text1"/>
            <w:szCs w:val="24"/>
            <w:lang w:val="en-US"/>
            <w:rPrChange w:id="10558" w:author="N F" w:date="2023-12-05T03:08:00Z">
              <w:rPr>
                <w:rFonts w:cs="Times New Roman"/>
                <w:szCs w:val="24"/>
                <w:lang w:val="en-US"/>
              </w:rPr>
            </w:rPrChange>
          </w:rPr>
          <w:delInstrText>ITEM</w:delInstrText>
        </w:r>
        <w:r w:rsidR="00AE1425" w:rsidRPr="006E6534" w:rsidDel="00F543D2">
          <w:rPr>
            <w:rFonts w:cs="Times New Roman"/>
            <w:color w:val="000000" w:themeColor="text1"/>
            <w:szCs w:val="24"/>
            <w:rPrChange w:id="10559"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560" w:author="N F" w:date="2023-12-05T03:08:00Z">
              <w:rPr>
                <w:rFonts w:cs="Times New Roman"/>
                <w:szCs w:val="24"/>
                <w:lang w:val="en-US"/>
              </w:rPr>
            </w:rPrChange>
          </w:rPr>
          <w:delInstrText>CSL</w:delInstrText>
        </w:r>
        <w:r w:rsidR="00AE1425" w:rsidRPr="006E6534" w:rsidDel="00F543D2">
          <w:rPr>
            <w:rFonts w:cs="Times New Roman"/>
            <w:color w:val="000000" w:themeColor="text1"/>
            <w:szCs w:val="24"/>
            <w:rPrChange w:id="10561" w:author="N F" w:date="2023-12-05T03:08:00Z">
              <w:rPr>
                <w:rFonts w:cs="Times New Roman"/>
                <w:szCs w:val="24"/>
              </w:rPr>
            </w:rPrChange>
          </w:rPr>
          <w:delInstrText>_</w:delInstrText>
        </w:r>
        <w:r w:rsidR="00AE1425" w:rsidRPr="006E6534" w:rsidDel="00F543D2">
          <w:rPr>
            <w:rFonts w:cs="Times New Roman"/>
            <w:color w:val="000000" w:themeColor="text1"/>
            <w:szCs w:val="24"/>
            <w:lang w:val="en-US"/>
            <w:rPrChange w:id="10562" w:author="N F" w:date="2023-12-05T03:08:00Z">
              <w:rPr>
                <w:rFonts w:cs="Times New Roman"/>
                <w:szCs w:val="24"/>
                <w:lang w:val="en-US"/>
              </w:rPr>
            </w:rPrChange>
          </w:rPr>
          <w:delInstrText>CITATION</w:delInstrText>
        </w:r>
        <w:r w:rsidR="00AE1425" w:rsidRPr="006E6534" w:rsidDel="00F543D2">
          <w:rPr>
            <w:rFonts w:cs="Times New Roman"/>
            <w:color w:val="000000" w:themeColor="text1"/>
            <w:szCs w:val="24"/>
            <w:rPrChange w:id="10563"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564" w:author="N F" w:date="2023-12-05T03:08:00Z">
              <w:rPr>
                <w:rFonts w:cs="Times New Roman"/>
                <w:szCs w:val="24"/>
                <w:lang w:val="en-US"/>
              </w:rPr>
            </w:rPrChange>
          </w:rPr>
          <w:delInstrText>citationID</w:delInstrText>
        </w:r>
        <w:r w:rsidR="00AE1425" w:rsidRPr="006E6534" w:rsidDel="00F543D2">
          <w:rPr>
            <w:rFonts w:cs="Times New Roman"/>
            <w:color w:val="000000" w:themeColor="text1"/>
            <w:szCs w:val="24"/>
            <w:rPrChange w:id="10565" w:author="N F" w:date="2023-12-05T03:08:00Z">
              <w:rPr>
                <w:rFonts w:cs="Times New Roman"/>
                <w:szCs w:val="24"/>
              </w:rPr>
            </w:rPrChange>
          </w:rPr>
          <w:delInstrText>":"0</w:delInstrText>
        </w:r>
        <w:r w:rsidR="00AE1425" w:rsidRPr="006E6534" w:rsidDel="00F543D2">
          <w:rPr>
            <w:rFonts w:cs="Times New Roman"/>
            <w:color w:val="000000" w:themeColor="text1"/>
            <w:szCs w:val="24"/>
            <w:lang w:val="en-US"/>
            <w:rPrChange w:id="10566" w:author="N F" w:date="2023-12-05T03:08:00Z">
              <w:rPr>
                <w:rFonts w:cs="Times New Roman"/>
                <w:szCs w:val="24"/>
                <w:lang w:val="en-US"/>
              </w:rPr>
            </w:rPrChange>
          </w:rPr>
          <w:delInstrText>K</w:delInstrText>
        </w:r>
        <w:r w:rsidR="00AE1425" w:rsidRPr="006E6534" w:rsidDel="00F543D2">
          <w:rPr>
            <w:rFonts w:cs="Times New Roman"/>
            <w:color w:val="000000" w:themeColor="text1"/>
            <w:szCs w:val="24"/>
            <w:rPrChange w:id="10567" w:author="N F" w:date="2023-12-05T03:08:00Z">
              <w:rPr>
                <w:rFonts w:cs="Times New Roman"/>
                <w:szCs w:val="24"/>
              </w:rPr>
            </w:rPrChange>
          </w:rPr>
          <w:delInstrText>1</w:delInstrText>
        </w:r>
        <w:r w:rsidR="00AE1425" w:rsidRPr="006E6534" w:rsidDel="00F543D2">
          <w:rPr>
            <w:rFonts w:cs="Times New Roman"/>
            <w:color w:val="000000" w:themeColor="text1"/>
            <w:szCs w:val="24"/>
            <w:lang w:val="en-US"/>
            <w:rPrChange w:id="10568" w:author="N F" w:date="2023-12-05T03:08:00Z">
              <w:rPr>
                <w:rFonts w:cs="Times New Roman"/>
                <w:szCs w:val="24"/>
                <w:lang w:val="en-US"/>
              </w:rPr>
            </w:rPrChange>
          </w:rPr>
          <w:delInstrText>ePYWM</w:delInstrText>
        </w:r>
        <w:r w:rsidR="00AE1425" w:rsidRPr="006E6534" w:rsidDel="00F543D2">
          <w:rPr>
            <w:rFonts w:cs="Times New Roman"/>
            <w:color w:val="000000" w:themeColor="text1"/>
            <w:szCs w:val="24"/>
            <w:rPrChange w:id="10569"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570" w:author="N F" w:date="2023-12-05T03:08:00Z">
              <w:rPr>
                <w:rFonts w:cs="Times New Roman"/>
                <w:szCs w:val="24"/>
                <w:lang w:val="en-US"/>
              </w:rPr>
            </w:rPrChange>
          </w:rPr>
          <w:delInstrText>properties</w:delInstrText>
        </w:r>
        <w:r w:rsidR="00AE1425" w:rsidRPr="006E6534" w:rsidDel="00F543D2">
          <w:rPr>
            <w:rFonts w:cs="Times New Roman"/>
            <w:color w:val="000000" w:themeColor="text1"/>
            <w:szCs w:val="24"/>
            <w:rPrChange w:id="10571"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572" w:author="N F" w:date="2023-12-05T03:08:00Z">
              <w:rPr>
                <w:rFonts w:cs="Times New Roman"/>
                <w:szCs w:val="24"/>
                <w:lang w:val="en-US"/>
              </w:rPr>
            </w:rPrChange>
          </w:rPr>
          <w:delInstrText>formattedCitation</w:delInstrText>
        </w:r>
        <w:r w:rsidR="00AE1425" w:rsidRPr="006E6534" w:rsidDel="00F543D2">
          <w:rPr>
            <w:rFonts w:cs="Times New Roman"/>
            <w:color w:val="000000" w:themeColor="text1"/>
            <w:szCs w:val="24"/>
            <w:rPrChange w:id="10573" w:author="N F" w:date="2023-12-05T03:08:00Z">
              <w:rPr>
                <w:rFonts w:cs="Times New Roman"/>
                <w:szCs w:val="24"/>
              </w:rPr>
            </w:rPrChange>
          </w:rPr>
          <w:delInstrText>":"(6)","</w:delInstrText>
        </w:r>
        <w:r w:rsidR="00AE1425" w:rsidRPr="006E6534" w:rsidDel="00F543D2">
          <w:rPr>
            <w:rFonts w:cs="Times New Roman"/>
            <w:color w:val="000000" w:themeColor="text1"/>
            <w:szCs w:val="24"/>
            <w:lang w:val="en-US"/>
            <w:rPrChange w:id="10574" w:author="N F" w:date="2023-12-05T03:08:00Z">
              <w:rPr>
                <w:rFonts w:cs="Times New Roman"/>
                <w:szCs w:val="24"/>
                <w:lang w:val="en-US"/>
              </w:rPr>
            </w:rPrChange>
          </w:rPr>
          <w:delInstrText>plainCitation</w:delInstrText>
        </w:r>
        <w:r w:rsidR="00AE1425" w:rsidRPr="006E6534" w:rsidDel="00F543D2">
          <w:rPr>
            <w:rFonts w:cs="Times New Roman"/>
            <w:color w:val="000000" w:themeColor="text1"/>
            <w:szCs w:val="24"/>
            <w:rPrChange w:id="10575" w:author="N F" w:date="2023-12-05T03:08:00Z">
              <w:rPr>
                <w:rFonts w:cs="Times New Roman"/>
                <w:szCs w:val="24"/>
              </w:rPr>
            </w:rPrChange>
          </w:rPr>
          <w:delInstrText>":"(6)","</w:delInstrText>
        </w:r>
        <w:r w:rsidR="00AE1425" w:rsidRPr="006E6534" w:rsidDel="00F543D2">
          <w:rPr>
            <w:rFonts w:cs="Times New Roman"/>
            <w:color w:val="000000" w:themeColor="text1"/>
            <w:szCs w:val="24"/>
            <w:lang w:val="en-US"/>
            <w:rPrChange w:id="10576" w:author="N F" w:date="2023-12-05T03:08:00Z">
              <w:rPr>
                <w:rFonts w:cs="Times New Roman"/>
                <w:szCs w:val="24"/>
                <w:lang w:val="en-US"/>
              </w:rPr>
            </w:rPrChange>
          </w:rPr>
          <w:delInstrText>noteIndex</w:delInstrText>
        </w:r>
        <w:r w:rsidR="00AE1425" w:rsidRPr="006E6534" w:rsidDel="00F543D2">
          <w:rPr>
            <w:rFonts w:cs="Times New Roman"/>
            <w:color w:val="000000" w:themeColor="text1"/>
            <w:szCs w:val="24"/>
            <w:rPrChange w:id="10577" w:author="N F" w:date="2023-12-05T03:08:00Z">
              <w:rPr>
                <w:rFonts w:cs="Times New Roman"/>
                <w:szCs w:val="24"/>
              </w:rPr>
            </w:rPrChange>
          </w:rPr>
          <w:delInstrText>":0},"</w:delInstrText>
        </w:r>
        <w:r w:rsidR="00AE1425" w:rsidRPr="006E6534" w:rsidDel="00F543D2">
          <w:rPr>
            <w:rFonts w:cs="Times New Roman"/>
            <w:color w:val="000000" w:themeColor="text1"/>
            <w:szCs w:val="24"/>
            <w:lang w:val="en-US"/>
            <w:rPrChange w:id="10578" w:author="N F" w:date="2023-12-05T03:08:00Z">
              <w:rPr>
                <w:rFonts w:cs="Times New Roman"/>
                <w:szCs w:val="24"/>
                <w:lang w:val="en-US"/>
              </w:rPr>
            </w:rPrChange>
          </w:rPr>
          <w:delInstrText>citationItems</w:delInstrText>
        </w:r>
        <w:r w:rsidR="00AE1425" w:rsidRPr="006E6534" w:rsidDel="00F543D2">
          <w:rPr>
            <w:rFonts w:cs="Times New Roman"/>
            <w:color w:val="000000" w:themeColor="text1"/>
            <w:szCs w:val="24"/>
            <w:rPrChange w:id="10579"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580" w:author="N F" w:date="2023-12-05T03:08:00Z">
              <w:rPr>
                <w:rFonts w:cs="Times New Roman"/>
                <w:szCs w:val="24"/>
                <w:lang w:val="en-US"/>
              </w:rPr>
            </w:rPrChange>
          </w:rPr>
          <w:delInstrText>id</w:delInstrText>
        </w:r>
        <w:r w:rsidR="00AE1425" w:rsidRPr="006E6534" w:rsidDel="00F543D2">
          <w:rPr>
            <w:rFonts w:cs="Times New Roman"/>
            <w:color w:val="000000" w:themeColor="text1"/>
            <w:szCs w:val="24"/>
            <w:rPrChange w:id="10581" w:author="N F" w:date="2023-12-05T03:08:00Z">
              <w:rPr>
                <w:rFonts w:cs="Times New Roman"/>
                <w:szCs w:val="24"/>
              </w:rPr>
            </w:rPrChange>
          </w:rPr>
          <w:delInstrText>":161758,"</w:delInstrText>
        </w:r>
        <w:r w:rsidR="00AE1425" w:rsidRPr="006E6534" w:rsidDel="00F543D2">
          <w:rPr>
            <w:rFonts w:cs="Times New Roman"/>
            <w:color w:val="000000" w:themeColor="text1"/>
            <w:szCs w:val="24"/>
            <w:lang w:val="en-US"/>
            <w:rPrChange w:id="10582" w:author="N F" w:date="2023-12-05T03:08:00Z">
              <w:rPr>
                <w:rFonts w:cs="Times New Roman"/>
                <w:szCs w:val="24"/>
                <w:lang w:val="en-US"/>
              </w:rPr>
            </w:rPrChange>
          </w:rPr>
          <w:delInstrText>uris</w:delInstrText>
        </w:r>
        <w:r w:rsidR="00AE1425" w:rsidRPr="006E6534" w:rsidDel="00F543D2">
          <w:rPr>
            <w:rFonts w:cs="Times New Roman"/>
            <w:color w:val="000000" w:themeColor="text1"/>
            <w:szCs w:val="24"/>
            <w:rPrChange w:id="10583"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584" w:author="N F" w:date="2023-12-05T03:08:00Z">
              <w:rPr>
                <w:rFonts w:cs="Times New Roman"/>
                <w:szCs w:val="24"/>
                <w:lang w:val="en-US"/>
              </w:rPr>
            </w:rPrChange>
          </w:rPr>
          <w:delInstrText>http</w:delInstrText>
        </w:r>
        <w:r w:rsidR="00AE1425" w:rsidRPr="006E6534" w:rsidDel="00F543D2">
          <w:rPr>
            <w:rFonts w:cs="Times New Roman"/>
            <w:color w:val="000000" w:themeColor="text1"/>
            <w:szCs w:val="24"/>
            <w:rPrChange w:id="10585"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586" w:author="N F" w:date="2023-12-05T03:08:00Z">
              <w:rPr>
                <w:rFonts w:cs="Times New Roman"/>
                <w:szCs w:val="24"/>
                <w:lang w:val="en-US"/>
              </w:rPr>
            </w:rPrChange>
          </w:rPr>
          <w:delInstrText>zotero</w:delInstrText>
        </w:r>
        <w:r w:rsidR="00AE1425" w:rsidRPr="006E6534" w:rsidDel="00F543D2">
          <w:rPr>
            <w:rFonts w:cs="Times New Roman"/>
            <w:color w:val="000000" w:themeColor="text1"/>
            <w:szCs w:val="24"/>
            <w:rPrChange w:id="10587"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588" w:author="N F" w:date="2023-12-05T03:08:00Z">
              <w:rPr>
                <w:rFonts w:cs="Times New Roman"/>
                <w:szCs w:val="24"/>
                <w:lang w:val="en-US"/>
              </w:rPr>
            </w:rPrChange>
          </w:rPr>
          <w:delInstrText>org</w:delInstrText>
        </w:r>
        <w:r w:rsidR="00AE1425" w:rsidRPr="006E6534" w:rsidDel="00F543D2">
          <w:rPr>
            <w:rFonts w:cs="Times New Roman"/>
            <w:color w:val="000000" w:themeColor="text1"/>
            <w:szCs w:val="24"/>
            <w:rPrChange w:id="10589"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590" w:author="N F" w:date="2023-12-05T03:08:00Z">
              <w:rPr>
                <w:rFonts w:cs="Times New Roman"/>
                <w:szCs w:val="24"/>
                <w:lang w:val="en-US"/>
              </w:rPr>
            </w:rPrChange>
          </w:rPr>
          <w:delInstrText>groups</w:delInstrText>
        </w:r>
        <w:r w:rsidR="00AE1425" w:rsidRPr="006E6534" w:rsidDel="00F543D2">
          <w:rPr>
            <w:rFonts w:cs="Times New Roman"/>
            <w:color w:val="000000" w:themeColor="text1"/>
            <w:szCs w:val="24"/>
            <w:rPrChange w:id="10591" w:author="N F" w:date="2023-12-05T03:08:00Z">
              <w:rPr>
                <w:rFonts w:cs="Times New Roman"/>
                <w:szCs w:val="24"/>
              </w:rPr>
            </w:rPrChange>
          </w:rPr>
          <w:delInstrText>/4735135/</w:delInstrText>
        </w:r>
        <w:r w:rsidR="00AE1425" w:rsidRPr="006E6534" w:rsidDel="00F543D2">
          <w:rPr>
            <w:rFonts w:cs="Times New Roman"/>
            <w:color w:val="000000" w:themeColor="text1"/>
            <w:szCs w:val="24"/>
            <w:lang w:val="en-US"/>
            <w:rPrChange w:id="10592" w:author="N F" w:date="2023-12-05T03:08:00Z">
              <w:rPr>
                <w:rFonts w:cs="Times New Roman"/>
                <w:szCs w:val="24"/>
                <w:lang w:val="en-US"/>
              </w:rPr>
            </w:rPrChange>
          </w:rPr>
          <w:delInstrText>items</w:delInstrText>
        </w:r>
        <w:r w:rsidR="00AE1425" w:rsidRPr="006E6534" w:rsidDel="00F543D2">
          <w:rPr>
            <w:rFonts w:cs="Times New Roman"/>
            <w:color w:val="000000" w:themeColor="text1"/>
            <w:szCs w:val="24"/>
            <w:rPrChange w:id="10593"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594" w:author="N F" w:date="2023-12-05T03:08:00Z">
              <w:rPr>
                <w:rFonts w:cs="Times New Roman"/>
                <w:szCs w:val="24"/>
                <w:lang w:val="en-US"/>
              </w:rPr>
            </w:rPrChange>
          </w:rPr>
          <w:delInstrText>YQI</w:delInstrText>
        </w:r>
        <w:r w:rsidR="00AE1425" w:rsidRPr="006E6534" w:rsidDel="00F543D2">
          <w:rPr>
            <w:rFonts w:cs="Times New Roman"/>
            <w:color w:val="000000" w:themeColor="text1"/>
            <w:szCs w:val="24"/>
            <w:rPrChange w:id="10595" w:author="N F" w:date="2023-12-05T03:08:00Z">
              <w:rPr>
                <w:rFonts w:cs="Times New Roman"/>
                <w:szCs w:val="24"/>
              </w:rPr>
            </w:rPrChange>
          </w:rPr>
          <w:delInstrText>77</w:delInstrText>
        </w:r>
        <w:r w:rsidR="00AE1425" w:rsidRPr="006E6534" w:rsidDel="00F543D2">
          <w:rPr>
            <w:rFonts w:cs="Times New Roman"/>
            <w:color w:val="000000" w:themeColor="text1"/>
            <w:szCs w:val="24"/>
            <w:lang w:val="en-US"/>
            <w:rPrChange w:id="10596" w:author="N F" w:date="2023-12-05T03:08:00Z">
              <w:rPr>
                <w:rFonts w:cs="Times New Roman"/>
                <w:szCs w:val="24"/>
                <w:lang w:val="en-US"/>
              </w:rPr>
            </w:rPrChange>
          </w:rPr>
          <w:delInstrText>G</w:delInstrText>
        </w:r>
        <w:r w:rsidR="00AE1425" w:rsidRPr="006E6534" w:rsidDel="00F543D2">
          <w:rPr>
            <w:rFonts w:cs="Times New Roman"/>
            <w:color w:val="000000" w:themeColor="text1"/>
            <w:szCs w:val="24"/>
            <w:rPrChange w:id="10597" w:author="N F" w:date="2023-12-05T03:08:00Z">
              <w:rPr>
                <w:rFonts w:cs="Times New Roman"/>
                <w:szCs w:val="24"/>
              </w:rPr>
            </w:rPrChange>
          </w:rPr>
          <w:delInstrText>3</w:delInstrText>
        </w:r>
        <w:r w:rsidR="00AE1425" w:rsidRPr="006E6534" w:rsidDel="00F543D2">
          <w:rPr>
            <w:rFonts w:cs="Times New Roman"/>
            <w:color w:val="000000" w:themeColor="text1"/>
            <w:szCs w:val="24"/>
            <w:lang w:val="en-US"/>
            <w:rPrChange w:id="10598" w:author="N F" w:date="2023-12-05T03:08:00Z">
              <w:rPr>
                <w:rFonts w:cs="Times New Roman"/>
                <w:szCs w:val="24"/>
                <w:lang w:val="en-US"/>
              </w:rPr>
            </w:rPrChange>
          </w:rPr>
          <w:delInstrText>L</w:delInstrText>
        </w:r>
        <w:r w:rsidR="00AE1425" w:rsidRPr="006E6534" w:rsidDel="00F543D2">
          <w:rPr>
            <w:rFonts w:cs="Times New Roman"/>
            <w:color w:val="000000" w:themeColor="text1"/>
            <w:szCs w:val="24"/>
            <w:rPrChange w:id="10599"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600" w:author="N F" w:date="2023-12-05T03:08:00Z">
              <w:rPr>
                <w:rFonts w:cs="Times New Roman"/>
                <w:szCs w:val="24"/>
                <w:lang w:val="en-US"/>
              </w:rPr>
            </w:rPrChange>
          </w:rPr>
          <w:delInstrText>itemData</w:delInstrText>
        </w:r>
        <w:r w:rsidR="00AE1425" w:rsidRPr="006E6534" w:rsidDel="00F543D2">
          <w:rPr>
            <w:rFonts w:cs="Times New Roman"/>
            <w:color w:val="000000" w:themeColor="text1"/>
            <w:szCs w:val="24"/>
            <w:rPrChange w:id="10601"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602" w:author="N F" w:date="2023-12-05T03:08:00Z">
              <w:rPr>
                <w:rFonts w:cs="Times New Roman"/>
                <w:szCs w:val="24"/>
                <w:lang w:val="en-US"/>
              </w:rPr>
            </w:rPrChange>
          </w:rPr>
          <w:delInstrText>id</w:delInstrText>
        </w:r>
        <w:r w:rsidR="00AE1425" w:rsidRPr="006E6534" w:rsidDel="00F543D2">
          <w:rPr>
            <w:rFonts w:cs="Times New Roman"/>
            <w:color w:val="000000" w:themeColor="text1"/>
            <w:szCs w:val="24"/>
            <w:rPrChange w:id="10603" w:author="N F" w:date="2023-12-05T03:08:00Z">
              <w:rPr>
                <w:rFonts w:cs="Times New Roman"/>
                <w:szCs w:val="24"/>
              </w:rPr>
            </w:rPrChange>
          </w:rPr>
          <w:delInstrText>":161758,"</w:delInstrText>
        </w:r>
        <w:r w:rsidR="00AE1425" w:rsidRPr="006E6534" w:rsidDel="00F543D2">
          <w:rPr>
            <w:rFonts w:cs="Times New Roman"/>
            <w:color w:val="000000" w:themeColor="text1"/>
            <w:szCs w:val="24"/>
            <w:lang w:val="en-US"/>
            <w:rPrChange w:id="10604" w:author="N F" w:date="2023-12-05T03:08:00Z">
              <w:rPr>
                <w:rFonts w:cs="Times New Roman"/>
                <w:szCs w:val="24"/>
                <w:lang w:val="en-US"/>
              </w:rPr>
            </w:rPrChange>
          </w:rPr>
          <w:delInstrText>type</w:delInstrText>
        </w:r>
        <w:r w:rsidR="00AE1425" w:rsidRPr="006E6534" w:rsidDel="00F543D2">
          <w:rPr>
            <w:rFonts w:cs="Times New Roman"/>
            <w:color w:val="000000" w:themeColor="text1"/>
            <w:szCs w:val="24"/>
            <w:rPrChange w:id="10605"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606" w:author="N F" w:date="2023-12-05T03:08:00Z">
              <w:rPr>
                <w:rFonts w:cs="Times New Roman"/>
                <w:szCs w:val="24"/>
                <w:lang w:val="en-US"/>
              </w:rPr>
            </w:rPrChange>
          </w:rPr>
          <w:delInstrText>webpage</w:delInstrText>
        </w:r>
        <w:r w:rsidR="00AE1425" w:rsidRPr="006E6534" w:rsidDel="00F543D2">
          <w:rPr>
            <w:rFonts w:cs="Times New Roman"/>
            <w:color w:val="000000" w:themeColor="text1"/>
            <w:szCs w:val="24"/>
            <w:rPrChange w:id="10607"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608" w:author="N F" w:date="2023-12-05T03:08:00Z">
              <w:rPr>
                <w:rFonts w:cs="Times New Roman"/>
                <w:szCs w:val="24"/>
                <w:lang w:val="en-US"/>
              </w:rPr>
            </w:rPrChange>
          </w:rPr>
          <w:delInstrText>title</w:delInstrText>
        </w:r>
        <w:r w:rsidR="00AE1425" w:rsidRPr="006E6534" w:rsidDel="00F543D2">
          <w:rPr>
            <w:rFonts w:cs="Times New Roman"/>
            <w:color w:val="000000" w:themeColor="text1"/>
            <w:szCs w:val="24"/>
            <w:rPrChange w:id="10609"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610" w:author="N F" w:date="2023-12-05T03:08:00Z">
              <w:rPr>
                <w:rFonts w:cs="Times New Roman"/>
                <w:szCs w:val="24"/>
                <w:lang w:val="en-US"/>
              </w:rPr>
            </w:rPrChange>
          </w:rPr>
          <w:delInstrText>TAGRISSO</w:delInstrText>
        </w:r>
        <w:r w:rsidR="00AE1425" w:rsidRPr="006E6534" w:rsidDel="00F543D2">
          <w:rPr>
            <w:rFonts w:cs="Times New Roman"/>
            <w:color w:val="000000" w:themeColor="text1"/>
            <w:szCs w:val="24"/>
            <w:rPrChange w:id="10611"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612" w:author="N F" w:date="2023-12-05T03:08:00Z">
              <w:rPr>
                <w:rFonts w:cs="Times New Roman"/>
                <w:szCs w:val="24"/>
                <w:lang w:val="en-US"/>
              </w:rPr>
            </w:rPrChange>
          </w:rPr>
          <w:delInstrText>osimertinib</w:delInstrText>
        </w:r>
        <w:r w:rsidR="00AE1425" w:rsidRPr="006E6534" w:rsidDel="00F543D2">
          <w:rPr>
            <w:rFonts w:cs="Times New Roman"/>
            <w:color w:val="000000" w:themeColor="text1"/>
            <w:szCs w:val="24"/>
            <w:rPrChange w:id="10613"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614" w:author="N F" w:date="2023-12-05T03:08:00Z">
              <w:rPr>
                <w:rFonts w:cs="Times New Roman"/>
                <w:szCs w:val="24"/>
                <w:lang w:val="en-US"/>
              </w:rPr>
            </w:rPrChange>
          </w:rPr>
          <w:delInstrText>tablets</w:delInstrText>
        </w:r>
        <w:r w:rsidR="00AE1425" w:rsidRPr="006E6534" w:rsidDel="00F543D2">
          <w:rPr>
            <w:rFonts w:cs="Times New Roman"/>
            <w:color w:val="000000" w:themeColor="text1"/>
            <w:szCs w:val="24"/>
            <w:rPrChange w:id="10615"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616" w:author="N F" w:date="2023-12-05T03:08:00Z">
              <w:rPr>
                <w:rFonts w:cs="Times New Roman"/>
                <w:szCs w:val="24"/>
                <w:lang w:val="en-US"/>
              </w:rPr>
            </w:rPrChange>
          </w:rPr>
          <w:delInstrText>AstraZeneca</w:delInstrText>
        </w:r>
        <w:r w:rsidR="00AE1425" w:rsidRPr="006E6534" w:rsidDel="00F543D2">
          <w:rPr>
            <w:rFonts w:cs="Times New Roman"/>
            <w:color w:val="000000" w:themeColor="text1"/>
            <w:szCs w:val="24"/>
            <w:rPrChange w:id="10617"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618" w:author="N F" w:date="2023-12-05T03:08:00Z">
              <w:rPr>
                <w:rFonts w:cs="Times New Roman"/>
                <w:szCs w:val="24"/>
                <w:lang w:val="en-US"/>
              </w:rPr>
            </w:rPrChange>
          </w:rPr>
          <w:delInstrText>Pharmaceuticals</w:delInstrText>
        </w:r>
        <w:r w:rsidR="00AE1425" w:rsidRPr="006E6534" w:rsidDel="00F543D2">
          <w:rPr>
            <w:rFonts w:cs="Times New Roman"/>
            <w:color w:val="000000" w:themeColor="text1"/>
            <w:szCs w:val="24"/>
            <w:rPrChange w:id="10619"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620" w:author="N F" w:date="2023-12-05T03:08:00Z">
              <w:rPr>
                <w:rFonts w:cs="Times New Roman"/>
                <w:szCs w:val="24"/>
                <w:lang w:val="en-US"/>
              </w:rPr>
            </w:rPrChange>
          </w:rPr>
          <w:delInstrText>LP</w:delInstrText>
        </w:r>
        <w:r w:rsidR="00AE1425" w:rsidRPr="006E6534" w:rsidDel="00F543D2">
          <w:rPr>
            <w:rFonts w:cs="Times New Roman"/>
            <w:color w:val="000000" w:themeColor="text1"/>
            <w:szCs w:val="24"/>
            <w:rPrChange w:id="10621"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622" w:author="N F" w:date="2023-12-05T03:08:00Z">
              <w:rPr>
                <w:rFonts w:cs="Times New Roman"/>
                <w:szCs w:val="24"/>
                <w:lang w:val="en-US"/>
              </w:rPr>
            </w:rPrChange>
          </w:rPr>
          <w:delInstrText>Application</w:delInstrText>
        </w:r>
        <w:r w:rsidR="00AE1425" w:rsidRPr="006E6534" w:rsidDel="00F543D2">
          <w:rPr>
            <w:rFonts w:cs="Times New Roman"/>
            <w:color w:val="000000" w:themeColor="text1"/>
            <w:szCs w:val="24"/>
            <w:rPrChange w:id="10623"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624" w:author="N F" w:date="2023-12-05T03:08:00Z">
              <w:rPr>
                <w:rFonts w:cs="Times New Roman"/>
                <w:szCs w:val="24"/>
                <w:lang w:val="en-US"/>
              </w:rPr>
            </w:rPrChange>
          </w:rPr>
          <w:delInstrText>No</w:delInstrText>
        </w:r>
        <w:r w:rsidR="00AE1425" w:rsidRPr="006E6534" w:rsidDel="00F543D2">
          <w:rPr>
            <w:rFonts w:cs="Times New Roman"/>
            <w:color w:val="000000" w:themeColor="text1"/>
            <w:szCs w:val="24"/>
            <w:rPrChange w:id="10625" w:author="N F" w:date="2023-12-05T03:08:00Z">
              <w:rPr>
                <w:rFonts w:cs="Times New Roman"/>
                <w:szCs w:val="24"/>
              </w:rPr>
            </w:rPrChange>
          </w:rPr>
          <w:delInstrText xml:space="preserve">.:  208065. </w:delInstrText>
        </w:r>
        <w:r w:rsidR="00AE1425" w:rsidRPr="006E6534" w:rsidDel="00F543D2">
          <w:rPr>
            <w:rFonts w:cs="Times New Roman"/>
            <w:color w:val="000000" w:themeColor="text1"/>
            <w:szCs w:val="24"/>
            <w:lang w:val="en-US"/>
            <w:rPrChange w:id="10626" w:author="N F" w:date="2023-12-05T03:08:00Z">
              <w:rPr>
                <w:rFonts w:cs="Times New Roman"/>
                <w:szCs w:val="24"/>
                <w:lang w:val="en-US"/>
              </w:rPr>
            </w:rPrChange>
          </w:rPr>
          <w:delInstrText>Approval</w:delInstrText>
        </w:r>
        <w:r w:rsidR="00AE1425" w:rsidRPr="006E6534" w:rsidDel="00F543D2">
          <w:rPr>
            <w:rFonts w:cs="Times New Roman"/>
            <w:color w:val="000000" w:themeColor="text1"/>
            <w:szCs w:val="24"/>
            <w:rPrChange w:id="10627"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628" w:author="N F" w:date="2023-12-05T03:08:00Z">
              <w:rPr>
                <w:rFonts w:cs="Times New Roman"/>
                <w:szCs w:val="24"/>
                <w:lang w:val="en-US"/>
              </w:rPr>
            </w:rPrChange>
          </w:rPr>
          <w:delInstrText>Date</w:delInstrText>
        </w:r>
        <w:r w:rsidR="00AE1425" w:rsidRPr="006E6534" w:rsidDel="00F543D2">
          <w:rPr>
            <w:rFonts w:cs="Times New Roman"/>
            <w:color w:val="000000" w:themeColor="text1"/>
            <w:szCs w:val="24"/>
            <w:rPrChange w:id="10629" w:author="N F" w:date="2023-12-05T03:08:00Z">
              <w:rPr>
                <w:rFonts w:cs="Times New Roman"/>
                <w:szCs w:val="24"/>
              </w:rPr>
            </w:rPrChange>
          </w:rPr>
          <w:delInstrText xml:space="preserve">: 11/13/2015. </w:delInstrText>
        </w:r>
        <w:r w:rsidR="00AE1425" w:rsidRPr="006E6534" w:rsidDel="00F543D2">
          <w:rPr>
            <w:rFonts w:cs="Times New Roman"/>
            <w:color w:val="000000" w:themeColor="text1"/>
            <w:szCs w:val="24"/>
            <w:lang w:val="en-US"/>
            <w:rPrChange w:id="10630" w:author="N F" w:date="2023-12-05T03:08:00Z">
              <w:rPr>
                <w:rFonts w:cs="Times New Roman"/>
                <w:szCs w:val="24"/>
                <w:lang w:val="en-US"/>
              </w:rPr>
            </w:rPrChange>
          </w:rPr>
          <w:delInstrText>Pharmacology</w:delInstrText>
        </w:r>
        <w:r w:rsidR="00AE1425" w:rsidRPr="006E6534" w:rsidDel="00F543D2">
          <w:rPr>
            <w:rFonts w:cs="Times New Roman"/>
            <w:color w:val="000000" w:themeColor="text1"/>
            <w:szCs w:val="24"/>
            <w:rPrChange w:id="10631" w:author="N F" w:date="2023-12-05T03:08:00Z">
              <w:rPr>
                <w:rFonts w:cs="Times New Roman"/>
                <w:szCs w:val="24"/>
              </w:rPr>
            </w:rPrChange>
          </w:rPr>
          <w:delInstrText xml:space="preserve"> </w:delInstrText>
        </w:r>
        <w:r w:rsidR="00AE1425" w:rsidRPr="006E6534" w:rsidDel="00F543D2">
          <w:rPr>
            <w:rFonts w:cs="Times New Roman"/>
            <w:color w:val="000000" w:themeColor="text1"/>
            <w:szCs w:val="24"/>
            <w:lang w:val="en-US"/>
            <w:rPrChange w:id="10632" w:author="N F" w:date="2023-12-05T03:08:00Z">
              <w:rPr>
                <w:rFonts w:cs="Times New Roman"/>
                <w:szCs w:val="24"/>
                <w:lang w:val="en-US"/>
              </w:rPr>
            </w:rPrChange>
          </w:rPr>
          <w:delInstrText>Review</w:delInstrText>
        </w:r>
        <w:r w:rsidR="00AE1425" w:rsidRPr="006E6534" w:rsidDel="00F543D2">
          <w:rPr>
            <w:rFonts w:cs="Times New Roman"/>
            <w:color w:val="000000" w:themeColor="text1"/>
            <w:szCs w:val="24"/>
            <w:rPrChange w:id="10633"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634" w:author="N F" w:date="2023-12-05T03:08:00Z">
              <w:rPr>
                <w:rFonts w:cs="Times New Roman"/>
                <w:szCs w:val="24"/>
                <w:lang w:val="en-US"/>
              </w:rPr>
            </w:rPrChange>
          </w:rPr>
          <w:delInstrText>URL</w:delInstrText>
        </w:r>
        <w:r w:rsidR="00AE1425" w:rsidRPr="006E6534" w:rsidDel="00F543D2">
          <w:rPr>
            <w:rFonts w:cs="Times New Roman"/>
            <w:color w:val="000000" w:themeColor="text1"/>
            <w:szCs w:val="24"/>
            <w:rPrChange w:id="10635"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636" w:author="N F" w:date="2023-12-05T03:08:00Z">
              <w:rPr>
                <w:rFonts w:cs="Times New Roman"/>
                <w:szCs w:val="24"/>
                <w:lang w:val="en-US"/>
              </w:rPr>
            </w:rPrChange>
          </w:rPr>
          <w:delInstrText>https</w:delInstrText>
        </w:r>
        <w:r w:rsidR="00AE1425" w:rsidRPr="006E6534" w:rsidDel="00F543D2">
          <w:rPr>
            <w:rFonts w:cs="Times New Roman"/>
            <w:color w:val="000000" w:themeColor="text1"/>
            <w:szCs w:val="24"/>
            <w:rPrChange w:id="10637"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638" w:author="N F" w:date="2023-12-05T03:08:00Z">
              <w:rPr>
                <w:rFonts w:cs="Times New Roman"/>
                <w:szCs w:val="24"/>
                <w:lang w:val="en-US"/>
              </w:rPr>
            </w:rPrChange>
          </w:rPr>
          <w:delInstrText>www</w:delInstrText>
        </w:r>
        <w:r w:rsidR="00AE1425" w:rsidRPr="006E6534" w:rsidDel="00F543D2">
          <w:rPr>
            <w:rFonts w:cs="Times New Roman"/>
            <w:color w:val="000000" w:themeColor="text1"/>
            <w:szCs w:val="24"/>
            <w:rPrChange w:id="10639"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640" w:author="N F" w:date="2023-12-05T03:08:00Z">
              <w:rPr>
                <w:rFonts w:cs="Times New Roman"/>
                <w:szCs w:val="24"/>
                <w:lang w:val="en-US"/>
              </w:rPr>
            </w:rPrChange>
          </w:rPr>
          <w:delInstrText>accessdata</w:delInstrText>
        </w:r>
        <w:r w:rsidR="00AE1425" w:rsidRPr="006E6534" w:rsidDel="00F543D2">
          <w:rPr>
            <w:rFonts w:cs="Times New Roman"/>
            <w:color w:val="000000" w:themeColor="text1"/>
            <w:szCs w:val="24"/>
            <w:rPrChange w:id="10641"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642" w:author="N F" w:date="2023-12-05T03:08:00Z">
              <w:rPr>
                <w:rFonts w:cs="Times New Roman"/>
                <w:szCs w:val="24"/>
                <w:lang w:val="en-US"/>
              </w:rPr>
            </w:rPrChange>
          </w:rPr>
          <w:delInstrText>fda</w:delInstrText>
        </w:r>
        <w:r w:rsidR="00AE1425" w:rsidRPr="006E6534" w:rsidDel="00F543D2">
          <w:rPr>
            <w:rFonts w:cs="Times New Roman"/>
            <w:color w:val="000000" w:themeColor="text1"/>
            <w:szCs w:val="24"/>
            <w:rPrChange w:id="10643"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644" w:author="N F" w:date="2023-12-05T03:08:00Z">
              <w:rPr>
                <w:rFonts w:cs="Times New Roman"/>
                <w:szCs w:val="24"/>
                <w:lang w:val="en-US"/>
              </w:rPr>
            </w:rPrChange>
          </w:rPr>
          <w:delInstrText>gov</w:delInstrText>
        </w:r>
        <w:r w:rsidR="00AE1425" w:rsidRPr="006E6534" w:rsidDel="00F543D2">
          <w:rPr>
            <w:rFonts w:cs="Times New Roman"/>
            <w:color w:val="000000" w:themeColor="text1"/>
            <w:szCs w:val="24"/>
            <w:rPrChange w:id="10645"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646" w:author="N F" w:date="2023-12-05T03:08:00Z">
              <w:rPr>
                <w:rFonts w:cs="Times New Roman"/>
                <w:szCs w:val="24"/>
                <w:lang w:val="en-US"/>
              </w:rPr>
            </w:rPrChange>
          </w:rPr>
          <w:delInstrText>drugsatfda</w:delInstrText>
        </w:r>
        <w:r w:rsidR="00AE1425" w:rsidRPr="006E6534" w:rsidDel="00F543D2">
          <w:rPr>
            <w:rFonts w:cs="Times New Roman"/>
            <w:color w:val="000000" w:themeColor="text1"/>
            <w:szCs w:val="24"/>
            <w:rPrChange w:id="10647" w:author="N F" w:date="2023-12-05T03:08:00Z">
              <w:rPr>
                <w:rFonts w:cs="Times New Roman"/>
                <w:szCs w:val="24"/>
              </w:rPr>
            </w:rPrChange>
          </w:rPr>
          <w:delInstrText>_</w:delInstrText>
        </w:r>
        <w:r w:rsidR="00AE1425" w:rsidRPr="006E6534" w:rsidDel="00F543D2">
          <w:rPr>
            <w:rFonts w:cs="Times New Roman"/>
            <w:color w:val="000000" w:themeColor="text1"/>
            <w:szCs w:val="24"/>
            <w:lang w:val="en-US"/>
            <w:rPrChange w:id="10648" w:author="N F" w:date="2023-12-05T03:08:00Z">
              <w:rPr>
                <w:rFonts w:cs="Times New Roman"/>
                <w:szCs w:val="24"/>
                <w:lang w:val="en-US"/>
              </w:rPr>
            </w:rPrChange>
          </w:rPr>
          <w:delInstrText>docs</w:delInstrText>
        </w:r>
        <w:r w:rsidR="00AE1425" w:rsidRPr="006E6534" w:rsidDel="00F543D2">
          <w:rPr>
            <w:rFonts w:cs="Times New Roman"/>
            <w:color w:val="000000" w:themeColor="text1"/>
            <w:szCs w:val="24"/>
            <w:rPrChange w:id="10649"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650" w:author="N F" w:date="2023-12-05T03:08:00Z">
              <w:rPr>
                <w:rFonts w:cs="Times New Roman"/>
                <w:szCs w:val="24"/>
                <w:lang w:val="en-US"/>
              </w:rPr>
            </w:rPrChange>
          </w:rPr>
          <w:delInstrText>nda</w:delInstrText>
        </w:r>
        <w:r w:rsidR="00AE1425" w:rsidRPr="006E6534" w:rsidDel="00F543D2">
          <w:rPr>
            <w:rFonts w:cs="Times New Roman"/>
            <w:color w:val="000000" w:themeColor="text1"/>
            <w:szCs w:val="24"/>
            <w:rPrChange w:id="10651" w:author="N F" w:date="2023-12-05T03:08:00Z">
              <w:rPr>
                <w:rFonts w:cs="Times New Roman"/>
                <w:szCs w:val="24"/>
              </w:rPr>
            </w:rPrChange>
          </w:rPr>
          <w:delInstrText>/2015/208065</w:delInstrText>
        </w:r>
        <w:r w:rsidR="00AE1425" w:rsidRPr="006E6534" w:rsidDel="00F543D2">
          <w:rPr>
            <w:rFonts w:cs="Times New Roman"/>
            <w:color w:val="000000" w:themeColor="text1"/>
            <w:szCs w:val="24"/>
            <w:lang w:val="en-US"/>
            <w:rPrChange w:id="10652" w:author="N F" w:date="2023-12-05T03:08:00Z">
              <w:rPr>
                <w:rFonts w:cs="Times New Roman"/>
                <w:szCs w:val="24"/>
                <w:lang w:val="en-US"/>
              </w:rPr>
            </w:rPrChange>
          </w:rPr>
          <w:delInstrText>Orig</w:delInstrText>
        </w:r>
        <w:r w:rsidR="00AE1425" w:rsidRPr="006E6534" w:rsidDel="00F543D2">
          <w:rPr>
            <w:rFonts w:cs="Times New Roman"/>
            <w:color w:val="000000" w:themeColor="text1"/>
            <w:szCs w:val="24"/>
            <w:rPrChange w:id="10653" w:author="N F" w:date="2023-12-05T03:08:00Z">
              <w:rPr>
                <w:rFonts w:cs="Times New Roman"/>
                <w:szCs w:val="24"/>
              </w:rPr>
            </w:rPrChange>
          </w:rPr>
          <w:delInstrText>1</w:delInstrText>
        </w:r>
        <w:r w:rsidR="00AE1425" w:rsidRPr="006E6534" w:rsidDel="00F543D2">
          <w:rPr>
            <w:rFonts w:cs="Times New Roman"/>
            <w:color w:val="000000" w:themeColor="text1"/>
            <w:szCs w:val="24"/>
            <w:lang w:val="en-US"/>
            <w:rPrChange w:id="10654" w:author="N F" w:date="2023-12-05T03:08:00Z">
              <w:rPr>
                <w:rFonts w:cs="Times New Roman"/>
                <w:szCs w:val="24"/>
                <w:lang w:val="en-US"/>
              </w:rPr>
            </w:rPrChange>
          </w:rPr>
          <w:delInstrText>s</w:delInstrText>
        </w:r>
        <w:r w:rsidR="00AE1425" w:rsidRPr="006E6534" w:rsidDel="00F543D2">
          <w:rPr>
            <w:rFonts w:cs="Times New Roman"/>
            <w:color w:val="000000" w:themeColor="text1"/>
            <w:szCs w:val="24"/>
            <w:rPrChange w:id="10655" w:author="N F" w:date="2023-12-05T03:08:00Z">
              <w:rPr>
                <w:rFonts w:cs="Times New Roman"/>
                <w:szCs w:val="24"/>
              </w:rPr>
            </w:rPrChange>
          </w:rPr>
          <w:delInstrText>000</w:delInstrText>
        </w:r>
        <w:r w:rsidR="00AE1425" w:rsidRPr="006E6534" w:rsidDel="00F543D2">
          <w:rPr>
            <w:rFonts w:cs="Times New Roman"/>
            <w:color w:val="000000" w:themeColor="text1"/>
            <w:szCs w:val="24"/>
            <w:lang w:val="en-US"/>
            <w:rPrChange w:id="10656" w:author="N F" w:date="2023-12-05T03:08:00Z">
              <w:rPr>
                <w:rFonts w:cs="Times New Roman"/>
                <w:szCs w:val="24"/>
                <w:lang w:val="en-US"/>
              </w:rPr>
            </w:rPrChange>
          </w:rPr>
          <w:delInstrText>TOC</w:delInstrText>
        </w:r>
        <w:r w:rsidR="00AE1425" w:rsidRPr="006E6534" w:rsidDel="00F543D2">
          <w:rPr>
            <w:rFonts w:cs="Times New Roman"/>
            <w:color w:val="000000" w:themeColor="text1"/>
            <w:szCs w:val="24"/>
            <w:rPrChange w:id="10657"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658" w:author="N F" w:date="2023-12-05T03:08:00Z">
              <w:rPr>
                <w:rFonts w:cs="Times New Roman"/>
                <w:szCs w:val="24"/>
                <w:lang w:val="en-US"/>
              </w:rPr>
            </w:rPrChange>
          </w:rPr>
          <w:delInstrText>cfm</w:delInstrText>
        </w:r>
        <w:r w:rsidR="00AE1425" w:rsidRPr="006E6534" w:rsidDel="00F543D2">
          <w:rPr>
            <w:rFonts w:cs="Times New Roman"/>
            <w:color w:val="000000" w:themeColor="text1"/>
            <w:szCs w:val="24"/>
            <w:rPrChange w:id="10659"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660" w:author="N F" w:date="2023-12-05T03:08:00Z">
              <w:rPr>
                <w:rFonts w:cs="Times New Roman"/>
                <w:szCs w:val="24"/>
                <w:lang w:val="en-US"/>
              </w:rPr>
            </w:rPrChange>
          </w:rPr>
          <w:delInstrText>accessed</w:delInstrText>
        </w:r>
        <w:r w:rsidR="00AE1425" w:rsidRPr="006E6534" w:rsidDel="00F543D2">
          <w:rPr>
            <w:rFonts w:cs="Times New Roman"/>
            <w:color w:val="000000" w:themeColor="text1"/>
            <w:szCs w:val="24"/>
            <w:rPrChange w:id="10661"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662" w:author="N F" w:date="2023-12-05T03:08:00Z">
              <w:rPr>
                <w:rFonts w:cs="Times New Roman"/>
                <w:szCs w:val="24"/>
                <w:lang w:val="en-US"/>
              </w:rPr>
            </w:rPrChange>
          </w:rPr>
          <w:delInstrText>date</w:delInstrText>
        </w:r>
        <w:r w:rsidR="00AE1425" w:rsidRPr="006E6534" w:rsidDel="00F543D2">
          <w:rPr>
            <w:rFonts w:cs="Times New Roman"/>
            <w:color w:val="000000" w:themeColor="text1"/>
            <w:szCs w:val="24"/>
            <w:rPrChange w:id="10663"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664" w:author="N F" w:date="2023-12-05T03:08:00Z">
              <w:rPr>
                <w:rFonts w:cs="Times New Roman"/>
                <w:szCs w:val="24"/>
                <w:lang w:val="en-US"/>
              </w:rPr>
            </w:rPrChange>
          </w:rPr>
          <w:delInstrText>parts</w:delInstrText>
        </w:r>
        <w:r w:rsidR="00AE1425" w:rsidRPr="006E6534" w:rsidDel="00F543D2">
          <w:rPr>
            <w:rFonts w:cs="Times New Roman"/>
            <w:color w:val="000000" w:themeColor="text1"/>
            <w:szCs w:val="24"/>
            <w:rPrChange w:id="10665" w:author="N F" w:date="2023-12-05T03:08:00Z">
              <w:rPr>
                <w:rFonts w:cs="Times New Roman"/>
                <w:szCs w:val="24"/>
              </w:rPr>
            </w:rPrChange>
          </w:rPr>
          <w:delInstrText>":[["2022",8,2]]}}}],"</w:delInstrText>
        </w:r>
        <w:r w:rsidR="00AE1425" w:rsidRPr="006E6534" w:rsidDel="00F543D2">
          <w:rPr>
            <w:rFonts w:cs="Times New Roman"/>
            <w:color w:val="000000" w:themeColor="text1"/>
            <w:szCs w:val="24"/>
            <w:lang w:val="en-US"/>
            <w:rPrChange w:id="10666" w:author="N F" w:date="2023-12-05T03:08:00Z">
              <w:rPr>
                <w:rFonts w:cs="Times New Roman"/>
                <w:szCs w:val="24"/>
                <w:lang w:val="en-US"/>
              </w:rPr>
            </w:rPrChange>
          </w:rPr>
          <w:delInstrText>schema</w:delInstrText>
        </w:r>
        <w:r w:rsidR="00AE1425" w:rsidRPr="006E6534" w:rsidDel="00F543D2">
          <w:rPr>
            <w:rFonts w:cs="Times New Roman"/>
            <w:color w:val="000000" w:themeColor="text1"/>
            <w:szCs w:val="24"/>
            <w:rPrChange w:id="10667"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668" w:author="N F" w:date="2023-12-05T03:08:00Z">
              <w:rPr>
                <w:rFonts w:cs="Times New Roman"/>
                <w:szCs w:val="24"/>
                <w:lang w:val="en-US"/>
              </w:rPr>
            </w:rPrChange>
          </w:rPr>
          <w:delInstrText>https</w:delInstrText>
        </w:r>
        <w:r w:rsidR="00AE1425" w:rsidRPr="006E6534" w:rsidDel="00F543D2">
          <w:rPr>
            <w:rFonts w:cs="Times New Roman"/>
            <w:color w:val="000000" w:themeColor="text1"/>
            <w:szCs w:val="24"/>
            <w:rPrChange w:id="10669"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670" w:author="N F" w:date="2023-12-05T03:08:00Z">
              <w:rPr>
                <w:rFonts w:cs="Times New Roman"/>
                <w:szCs w:val="24"/>
                <w:lang w:val="en-US"/>
              </w:rPr>
            </w:rPrChange>
          </w:rPr>
          <w:delInstrText>github</w:delInstrText>
        </w:r>
        <w:r w:rsidR="00AE1425" w:rsidRPr="006E6534" w:rsidDel="00F543D2">
          <w:rPr>
            <w:rFonts w:cs="Times New Roman"/>
            <w:color w:val="000000" w:themeColor="text1"/>
            <w:szCs w:val="24"/>
            <w:rPrChange w:id="10671"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672" w:author="N F" w:date="2023-12-05T03:08:00Z">
              <w:rPr>
                <w:rFonts w:cs="Times New Roman"/>
                <w:szCs w:val="24"/>
                <w:lang w:val="en-US"/>
              </w:rPr>
            </w:rPrChange>
          </w:rPr>
          <w:delInstrText>com</w:delInstrText>
        </w:r>
        <w:r w:rsidR="00AE1425" w:rsidRPr="006E6534" w:rsidDel="00F543D2">
          <w:rPr>
            <w:rFonts w:cs="Times New Roman"/>
            <w:color w:val="000000" w:themeColor="text1"/>
            <w:szCs w:val="24"/>
            <w:rPrChange w:id="10673"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674" w:author="N F" w:date="2023-12-05T03:08:00Z">
              <w:rPr>
                <w:rFonts w:cs="Times New Roman"/>
                <w:szCs w:val="24"/>
                <w:lang w:val="en-US"/>
              </w:rPr>
            </w:rPrChange>
          </w:rPr>
          <w:delInstrText>citation</w:delInstrText>
        </w:r>
        <w:r w:rsidR="00AE1425" w:rsidRPr="006E6534" w:rsidDel="00F543D2">
          <w:rPr>
            <w:rFonts w:cs="Times New Roman"/>
            <w:color w:val="000000" w:themeColor="text1"/>
            <w:szCs w:val="24"/>
            <w:rPrChange w:id="10675"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676" w:author="N F" w:date="2023-12-05T03:08:00Z">
              <w:rPr>
                <w:rFonts w:cs="Times New Roman"/>
                <w:szCs w:val="24"/>
                <w:lang w:val="en-US"/>
              </w:rPr>
            </w:rPrChange>
          </w:rPr>
          <w:delInstrText>style</w:delInstrText>
        </w:r>
        <w:r w:rsidR="00AE1425" w:rsidRPr="006E6534" w:rsidDel="00F543D2">
          <w:rPr>
            <w:rFonts w:cs="Times New Roman"/>
            <w:color w:val="000000" w:themeColor="text1"/>
            <w:szCs w:val="24"/>
            <w:rPrChange w:id="10677"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678" w:author="N F" w:date="2023-12-05T03:08:00Z">
              <w:rPr>
                <w:rFonts w:cs="Times New Roman"/>
                <w:szCs w:val="24"/>
                <w:lang w:val="en-US"/>
              </w:rPr>
            </w:rPrChange>
          </w:rPr>
          <w:delInstrText>language</w:delInstrText>
        </w:r>
        <w:r w:rsidR="00AE1425" w:rsidRPr="006E6534" w:rsidDel="00F543D2">
          <w:rPr>
            <w:rFonts w:cs="Times New Roman"/>
            <w:color w:val="000000" w:themeColor="text1"/>
            <w:szCs w:val="24"/>
            <w:rPrChange w:id="10679"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680" w:author="N F" w:date="2023-12-05T03:08:00Z">
              <w:rPr>
                <w:rFonts w:cs="Times New Roman"/>
                <w:szCs w:val="24"/>
                <w:lang w:val="en-US"/>
              </w:rPr>
            </w:rPrChange>
          </w:rPr>
          <w:delInstrText>schema</w:delInstrText>
        </w:r>
        <w:r w:rsidR="00AE1425" w:rsidRPr="006E6534" w:rsidDel="00F543D2">
          <w:rPr>
            <w:rFonts w:cs="Times New Roman"/>
            <w:color w:val="000000" w:themeColor="text1"/>
            <w:szCs w:val="24"/>
            <w:rPrChange w:id="10681"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682" w:author="N F" w:date="2023-12-05T03:08:00Z">
              <w:rPr>
                <w:rFonts w:cs="Times New Roman"/>
                <w:szCs w:val="24"/>
                <w:lang w:val="en-US"/>
              </w:rPr>
            </w:rPrChange>
          </w:rPr>
          <w:delInstrText>raw</w:delInstrText>
        </w:r>
        <w:r w:rsidR="00AE1425" w:rsidRPr="006E6534" w:rsidDel="00F543D2">
          <w:rPr>
            <w:rFonts w:cs="Times New Roman"/>
            <w:color w:val="000000" w:themeColor="text1"/>
            <w:szCs w:val="24"/>
            <w:rPrChange w:id="10683"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684" w:author="N F" w:date="2023-12-05T03:08:00Z">
              <w:rPr>
                <w:rFonts w:cs="Times New Roman"/>
                <w:szCs w:val="24"/>
                <w:lang w:val="en-US"/>
              </w:rPr>
            </w:rPrChange>
          </w:rPr>
          <w:delInstrText>master</w:delInstrText>
        </w:r>
        <w:r w:rsidR="00AE1425" w:rsidRPr="006E6534" w:rsidDel="00F543D2">
          <w:rPr>
            <w:rFonts w:cs="Times New Roman"/>
            <w:color w:val="000000" w:themeColor="text1"/>
            <w:szCs w:val="24"/>
            <w:rPrChange w:id="10685"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686" w:author="N F" w:date="2023-12-05T03:08:00Z">
              <w:rPr>
                <w:rFonts w:cs="Times New Roman"/>
                <w:szCs w:val="24"/>
                <w:lang w:val="en-US"/>
              </w:rPr>
            </w:rPrChange>
          </w:rPr>
          <w:delInstrText>csl</w:delInstrText>
        </w:r>
        <w:r w:rsidR="00AE1425" w:rsidRPr="006E6534" w:rsidDel="00F543D2">
          <w:rPr>
            <w:rFonts w:cs="Times New Roman"/>
            <w:color w:val="000000" w:themeColor="text1"/>
            <w:szCs w:val="24"/>
            <w:rPrChange w:id="10687"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688" w:author="N F" w:date="2023-12-05T03:08:00Z">
              <w:rPr>
                <w:rFonts w:cs="Times New Roman"/>
                <w:szCs w:val="24"/>
                <w:lang w:val="en-US"/>
              </w:rPr>
            </w:rPrChange>
          </w:rPr>
          <w:delInstrText>citation</w:delInstrText>
        </w:r>
        <w:r w:rsidR="00AE1425" w:rsidRPr="006E6534" w:rsidDel="00F543D2">
          <w:rPr>
            <w:rFonts w:cs="Times New Roman"/>
            <w:color w:val="000000" w:themeColor="text1"/>
            <w:szCs w:val="24"/>
            <w:rPrChange w:id="10689" w:author="N F" w:date="2023-12-05T03:08:00Z">
              <w:rPr>
                <w:rFonts w:cs="Times New Roman"/>
                <w:szCs w:val="24"/>
              </w:rPr>
            </w:rPrChange>
          </w:rPr>
          <w:delInstrText>.</w:delInstrText>
        </w:r>
        <w:r w:rsidR="00AE1425" w:rsidRPr="006E6534" w:rsidDel="00F543D2">
          <w:rPr>
            <w:rFonts w:cs="Times New Roman"/>
            <w:color w:val="000000" w:themeColor="text1"/>
            <w:szCs w:val="24"/>
            <w:lang w:val="en-US"/>
            <w:rPrChange w:id="10690" w:author="N F" w:date="2023-12-05T03:08:00Z">
              <w:rPr>
                <w:rFonts w:cs="Times New Roman"/>
                <w:szCs w:val="24"/>
                <w:lang w:val="en-US"/>
              </w:rPr>
            </w:rPrChange>
          </w:rPr>
          <w:delInstrText>json</w:delInstrText>
        </w:r>
        <w:r w:rsidR="00AE1425" w:rsidRPr="006E6534" w:rsidDel="00F543D2">
          <w:rPr>
            <w:rFonts w:cs="Times New Roman"/>
            <w:color w:val="000000" w:themeColor="text1"/>
            <w:szCs w:val="24"/>
            <w:rPrChange w:id="10691" w:author="N F" w:date="2023-12-05T03:08:00Z">
              <w:rPr>
                <w:rFonts w:cs="Times New Roman"/>
                <w:szCs w:val="24"/>
              </w:rPr>
            </w:rPrChange>
          </w:rPr>
          <w:delInstrText xml:space="preserve">"} </w:delInstrText>
        </w:r>
        <w:r w:rsidR="00893921" w:rsidRPr="006E6534" w:rsidDel="00F543D2">
          <w:rPr>
            <w:rFonts w:cs="Times New Roman"/>
            <w:color w:val="000000" w:themeColor="text1"/>
            <w:szCs w:val="24"/>
            <w:lang w:val="en-US"/>
            <w:rPrChange w:id="10692" w:author="N F" w:date="2023-12-05T03:08:00Z">
              <w:rPr>
                <w:rFonts w:cs="Times New Roman"/>
                <w:szCs w:val="24"/>
                <w:lang w:val="en-US"/>
              </w:rPr>
            </w:rPrChange>
          </w:rPr>
          <w:fldChar w:fldCharType="separate"/>
        </w:r>
        <w:r w:rsidR="00AE1425" w:rsidRPr="006E6534" w:rsidDel="00F543D2">
          <w:rPr>
            <w:rFonts w:cs="Times New Roman"/>
            <w:color w:val="000000" w:themeColor="text1"/>
            <w:szCs w:val="24"/>
            <w:rPrChange w:id="10693" w:author="N F" w:date="2023-12-05T03:08:00Z">
              <w:rPr>
                <w:rFonts w:cs="Times New Roman"/>
                <w:szCs w:val="24"/>
              </w:rPr>
            </w:rPrChange>
          </w:rPr>
          <w:delText>(6)</w:delText>
        </w:r>
        <w:r w:rsidR="00893921" w:rsidRPr="006E6534" w:rsidDel="00F543D2">
          <w:rPr>
            <w:rFonts w:cs="Times New Roman"/>
            <w:color w:val="000000" w:themeColor="text1"/>
            <w:szCs w:val="24"/>
            <w:lang w:val="en-US"/>
            <w:rPrChange w:id="10694" w:author="N F" w:date="2023-12-05T03:08:00Z">
              <w:rPr>
                <w:rFonts w:cs="Times New Roman"/>
                <w:szCs w:val="24"/>
                <w:lang w:val="en-US"/>
              </w:rPr>
            </w:rPrChange>
          </w:rPr>
          <w:fldChar w:fldCharType="end"/>
        </w:r>
      </w:del>
      <w:r w:rsidR="00D557DF" w:rsidRPr="006E6534">
        <w:rPr>
          <w:rFonts w:cs="Times New Roman"/>
          <w:color w:val="000000" w:themeColor="text1"/>
          <w:szCs w:val="24"/>
          <w:rPrChange w:id="10695" w:author="N F" w:date="2023-12-05T03:08:00Z">
            <w:rPr>
              <w:rFonts w:cs="Times New Roman"/>
              <w:szCs w:val="24"/>
            </w:rPr>
          </w:rPrChange>
        </w:rPr>
        <w:t>.</w:t>
      </w:r>
    </w:p>
    <w:p w14:paraId="297824ED" w14:textId="77777777" w:rsidR="003D62F9" w:rsidRPr="006E6534" w:rsidRDefault="003D62F9">
      <w:pPr>
        <w:pStyle w:val="SDText"/>
        <w:spacing w:after="0"/>
        <w:rPr>
          <w:rFonts w:cs="Times New Roman"/>
          <w:color w:val="000000" w:themeColor="text1"/>
          <w:szCs w:val="24"/>
          <w:rPrChange w:id="10696" w:author="N F" w:date="2023-12-05T03:08:00Z">
            <w:rPr>
              <w:rFonts w:cs="Times New Roman"/>
              <w:szCs w:val="24"/>
            </w:rPr>
          </w:rPrChange>
        </w:rPr>
        <w:pPrChange w:id="10697" w:author="Barshadskaya, Yuliya" w:date="2024-01-14T17:37:00Z">
          <w:pPr>
            <w:pStyle w:val="SDText"/>
          </w:pPr>
        </w:pPrChange>
      </w:pPr>
    </w:p>
    <w:p w14:paraId="54BB91C6" w14:textId="0D36611A" w:rsidR="003D62F9" w:rsidRPr="006E6534" w:rsidRDefault="00F543D2">
      <w:pPr>
        <w:pStyle w:val="3"/>
        <w:numPr>
          <w:ilvl w:val="0"/>
          <w:numId w:val="0"/>
        </w:numPr>
        <w:spacing w:line="240" w:lineRule="auto"/>
        <w:rPr>
          <w:rFonts w:cs="Times New Roman"/>
          <w:sz w:val="24"/>
          <w:rPrChange w:id="10698" w:author="N F" w:date="2023-12-05T03:08:00Z">
            <w:rPr/>
          </w:rPrChange>
        </w:rPr>
        <w:pPrChange w:id="10699" w:author="Barshadskaya, Yuliya" w:date="2024-01-14T17:37:00Z">
          <w:pPr>
            <w:pStyle w:val="3"/>
          </w:pPr>
        </w:pPrChange>
      </w:pPr>
      <w:bookmarkStart w:id="10700" w:name="_Toc115733020"/>
      <w:ins w:id="10701" w:author="Barshadskaya, Yuliya" w:date="2024-01-14T17:37:00Z">
        <w:r>
          <w:rPr>
            <w:rFonts w:cs="Times New Roman"/>
            <w:sz w:val="24"/>
          </w:rPr>
          <w:t xml:space="preserve">3.2.6. </w:t>
        </w:r>
      </w:ins>
      <w:r w:rsidR="003D62F9" w:rsidRPr="006E6534">
        <w:rPr>
          <w:rFonts w:cs="Times New Roman"/>
          <w:sz w:val="24"/>
          <w:rPrChange w:id="10702" w:author="N F" w:date="2023-12-05T03:08:00Z">
            <w:rPr/>
          </w:rPrChange>
        </w:rPr>
        <w:t>Фармакокинетические лекарственные взаимодействия</w:t>
      </w:r>
      <w:bookmarkEnd w:id="10700"/>
    </w:p>
    <w:p w14:paraId="0DF44186" w14:textId="2A6A853D" w:rsidR="006E2106" w:rsidRPr="006E6534" w:rsidRDefault="00E64B69">
      <w:pPr>
        <w:pStyle w:val="SDText"/>
        <w:spacing w:after="0"/>
        <w:rPr>
          <w:rFonts w:cs="Times New Roman"/>
          <w:color w:val="000000" w:themeColor="text1"/>
          <w:szCs w:val="24"/>
          <w:rPrChange w:id="10703" w:author="N F" w:date="2023-12-05T03:08:00Z">
            <w:rPr>
              <w:rFonts w:cs="Times New Roman"/>
              <w:szCs w:val="24"/>
            </w:rPr>
          </w:rPrChange>
        </w:rPr>
        <w:pPrChange w:id="10704" w:author="Barshadskaya, Yuliya" w:date="2024-01-14T17:37:00Z">
          <w:pPr>
            <w:pStyle w:val="SDText"/>
          </w:pPr>
        </w:pPrChange>
      </w:pPr>
      <w:r w:rsidRPr="006E6534">
        <w:rPr>
          <w:rFonts w:cs="Times New Roman"/>
          <w:color w:val="000000" w:themeColor="text1"/>
          <w:szCs w:val="24"/>
          <w:lang w:val="en-US"/>
          <w:rPrChange w:id="10705" w:author="N F" w:date="2023-12-05T03:08:00Z">
            <w:rPr>
              <w:rFonts w:cs="Times New Roman"/>
              <w:szCs w:val="24"/>
              <w:lang w:val="en-US"/>
            </w:rPr>
          </w:rPrChange>
        </w:rPr>
        <w:t>Wu</w:t>
      </w:r>
      <w:r w:rsidRPr="006E6534">
        <w:rPr>
          <w:rFonts w:cs="Times New Roman"/>
          <w:color w:val="000000" w:themeColor="text1"/>
          <w:szCs w:val="24"/>
          <w:rPrChange w:id="10706" w:author="N F" w:date="2023-12-05T03:08:00Z">
            <w:rPr>
              <w:rFonts w:cs="Times New Roman"/>
              <w:szCs w:val="24"/>
            </w:rPr>
          </w:rPrChange>
        </w:rPr>
        <w:t xml:space="preserve"> </w:t>
      </w:r>
      <w:r w:rsidRPr="006E6534">
        <w:rPr>
          <w:rFonts w:cs="Times New Roman"/>
          <w:color w:val="000000" w:themeColor="text1"/>
          <w:szCs w:val="24"/>
          <w:lang w:val="en-US"/>
          <w:rPrChange w:id="10707" w:author="N F" w:date="2023-12-05T03:08:00Z">
            <w:rPr>
              <w:rFonts w:cs="Times New Roman"/>
              <w:szCs w:val="24"/>
              <w:lang w:val="en-US"/>
            </w:rPr>
          </w:rPrChange>
        </w:rPr>
        <w:t>et</w:t>
      </w:r>
      <w:r w:rsidRPr="006E6534">
        <w:rPr>
          <w:rFonts w:cs="Times New Roman"/>
          <w:color w:val="000000" w:themeColor="text1"/>
          <w:szCs w:val="24"/>
          <w:rPrChange w:id="10708" w:author="N F" w:date="2023-12-05T03:08:00Z">
            <w:rPr>
              <w:rFonts w:cs="Times New Roman"/>
              <w:szCs w:val="24"/>
            </w:rPr>
          </w:rPrChange>
        </w:rPr>
        <w:t xml:space="preserve"> </w:t>
      </w:r>
      <w:r w:rsidRPr="006E6534">
        <w:rPr>
          <w:rFonts w:cs="Times New Roman"/>
          <w:color w:val="000000" w:themeColor="text1"/>
          <w:szCs w:val="24"/>
          <w:lang w:val="en-US"/>
          <w:rPrChange w:id="10709" w:author="N F" w:date="2023-12-05T03:08:00Z">
            <w:rPr>
              <w:rFonts w:cs="Times New Roman"/>
              <w:szCs w:val="24"/>
              <w:lang w:val="en-US"/>
            </w:rPr>
          </w:rPrChange>
        </w:rPr>
        <w:t>al</w:t>
      </w:r>
      <w:r w:rsidRPr="006E6534">
        <w:rPr>
          <w:rFonts w:cs="Times New Roman"/>
          <w:color w:val="000000" w:themeColor="text1"/>
          <w:szCs w:val="24"/>
          <w:rPrChange w:id="10710" w:author="N F" w:date="2023-12-05T03:08:00Z">
            <w:rPr>
              <w:rFonts w:cs="Times New Roman"/>
              <w:szCs w:val="24"/>
            </w:rPr>
          </w:rPrChange>
        </w:rPr>
        <w:t>. (2020) изучили влияние авитин</w:t>
      </w:r>
      <w:r w:rsidR="00A90DB8" w:rsidRPr="006E6534">
        <w:rPr>
          <w:rFonts w:cs="Times New Roman"/>
          <w:color w:val="000000" w:themeColor="text1"/>
          <w:szCs w:val="24"/>
          <w:rPrChange w:id="10711" w:author="N F" w:date="2023-12-05T03:08:00Z">
            <w:rPr>
              <w:rFonts w:cs="Times New Roman"/>
              <w:szCs w:val="24"/>
            </w:rPr>
          </w:rPrChange>
        </w:rPr>
        <w:t xml:space="preserve">иба (ингибитор тирозинкиназы </w:t>
      </w:r>
      <w:r w:rsidR="00A90DB8" w:rsidRPr="006E6534">
        <w:rPr>
          <w:rFonts w:cs="Times New Roman"/>
          <w:color w:val="000000" w:themeColor="text1"/>
          <w:szCs w:val="24"/>
          <w:lang w:val="en-US"/>
          <w:rPrChange w:id="10712" w:author="N F" w:date="2023-12-05T03:08:00Z">
            <w:rPr>
              <w:rFonts w:cs="Times New Roman"/>
              <w:szCs w:val="24"/>
              <w:lang w:val="en-US"/>
            </w:rPr>
          </w:rPrChange>
        </w:rPr>
        <w:t>EGFR</w:t>
      </w:r>
      <w:r w:rsidR="00A90DB8" w:rsidRPr="006E6534">
        <w:rPr>
          <w:rFonts w:cs="Times New Roman"/>
          <w:color w:val="000000" w:themeColor="text1"/>
          <w:szCs w:val="24"/>
          <w:rPrChange w:id="10713" w:author="N F" w:date="2023-12-05T03:08:00Z">
            <w:rPr>
              <w:rFonts w:cs="Times New Roman"/>
              <w:szCs w:val="24"/>
            </w:rPr>
          </w:rPrChange>
        </w:rPr>
        <w:t xml:space="preserve"> 3 поколения)</w:t>
      </w:r>
      <w:r w:rsidR="00FA30B3" w:rsidRPr="006E6534">
        <w:rPr>
          <w:rFonts w:cs="Times New Roman"/>
          <w:color w:val="000000" w:themeColor="text1"/>
          <w:szCs w:val="24"/>
          <w:rPrChange w:id="10714" w:author="N F" w:date="2023-12-05T03:08:00Z">
            <w:rPr>
              <w:rFonts w:cs="Times New Roman"/>
              <w:szCs w:val="24"/>
            </w:rPr>
          </w:rPrChange>
        </w:rPr>
        <w:t xml:space="preserve"> на </w:t>
      </w:r>
      <w:r w:rsidR="006B2351" w:rsidRPr="006E6534">
        <w:rPr>
          <w:rFonts w:cs="Times New Roman"/>
          <w:color w:val="000000" w:themeColor="text1"/>
          <w:szCs w:val="24"/>
          <w:rPrChange w:id="10715" w:author="N F" w:date="2023-12-05T03:08:00Z">
            <w:rPr>
              <w:rFonts w:cs="Times New Roman"/>
              <w:szCs w:val="24"/>
            </w:rPr>
          </w:rPrChange>
        </w:rPr>
        <w:t xml:space="preserve">показатели </w:t>
      </w:r>
      <w:r w:rsidR="00FA30B3" w:rsidRPr="006E6534">
        <w:rPr>
          <w:rFonts w:cs="Times New Roman"/>
          <w:color w:val="000000" w:themeColor="text1"/>
          <w:szCs w:val="24"/>
          <w:rPrChange w:id="10716" w:author="N F" w:date="2023-12-05T03:08:00Z">
            <w:rPr>
              <w:rFonts w:cs="Times New Roman"/>
              <w:szCs w:val="24"/>
            </w:rPr>
          </w:rPrChange>
        </w:rPr>
        <w:t xml:space="preserve">фармакокинетики осимертиниба </w:t>
      </w:r>
      <w:r w:rsidR="00FA30B3" w:rsidRPr="006E6534">
        <w:rPr>
          <w:rFonts w:cs="Times New Roman"/>
          <w:i/>
          <w:iCs/>
          <w:color w:val="000000" w:themeColor="text1"/>
          <w:szCs w:val="24"/>
          <w:lang w:val="en-US"/>
          <w:rPrChange w:id="10717" w:author="N F" w:date="2023-12-05T03:08:00Z">
            <w:rPr>
              <w:rFonts w:cs="Times New Roman"/>
              <w:i/>
              <w:iCs/>
              <w:szCs w:val="24"/>
              <w:lang w:val="en-US"/>
            </w:rPr>
          </w:rPrChange>
        </w:rPr>
        <w:t>in</w:t>
      </w:r>
      <w:r w:rsidR="00FA30B3" w:rsidRPr="006E6534">
        <w:rPr>
          <w:rFonts w:cs="Times New Roman"/>
          <w:i/>
          <w:iCs/>
          <w:color w:val="000000" w:themeColor="text1"/>
          <w:szCs w:val="24"/>
          <w:rPrChange w:id="10718" w:author="N F" w:date="2023-12-05T03:08:00Z">
            <w:rPr>
              <w:rFonts w:cs="Times New Roman"/>
              <w:i/>
              <w:iCs/>
              <w:szCs w:val="24"/>
            </w:rPr>
          </w:rPrChange>
        </w:rPr>
        <w:t xml:space="preserve"> </w:t>
      </w:r>
      <w:r w:rsidR="00FA30B3" w:rsidRPr="006E6534">
        <w:rPr>
          <w:rFonts w:cs="Times New Roman"/>
          <w:i/>
          <w:iCs/>
          <w:color w:val="000000" w:themeColor="text1"/>
          <w:szCs w:val="24"/>
          <w:lang w:val="en-US"/>
          <w:rPrChange w:id="10719" w:author="N F" w:date="2023-12-05T03:08:00Z">
            <w:rPr>
              <w:rFonts w:cs="Times New Roman"/>
              <w:i/>
              <w:iCs/>
              <w:szCs w:val="24"/>
              <w:lang w:val="en-US"/>
            </w:rPr>
          </w:rPrChange>
        </w:rPr>
        <w:t>vivo</w:t>
      </w:r>
      <w:r w:rsidR="00FA30B3" w:rsidRPr="006E6534">
        <w:rPr>
          <w:rFonts w:cs="Times New Roman"/>
          <w:color w:val="000000" w:themeColor="text1"/>
          <w:szCs w:val="24"/>
          <w:rPrChange w:id="10720" w:author="N F" w:date="2023-12-05T03:08:00Z">
            <w:rPr>
              <w:rFonts w:cs="Times New Roman"/>
              <w:szCs w:val="24"/>
            </w:rPr>
          </w:rPrChange>
        </w:rPr>
        <w:t xml:space="preserve"> и </w:t>
      </w:r>
      <w:r w:rsidR="00FA30B3" w:rsidRPr="006E6534">
        <w:rPr>
          <w:rFonts w:cs="Times New Roman"/>
          <w:i/>
          <w:iCs/>
          <w:color w:val="000000" w:themeColor="text1"/>
          <w:szCs w:val="24"/>
          <w:lang w:val="en-US"/>
          <w:rPrChange w:id="10721" w:author="N F" w:date="2023-12-05T03:08:00Z">
            <w:rPr>
              <w:rFonts w:cs="Times New Roman"/>
              <w:i/>
              <w:iCs/>
              <w:szCs w:val="24"/>
              <w:lang w:val="en-US"/>
            </w:rPr>
          </w:rPrChange>
        </w:rPr>
        <w:t>in</w:t>
      </w:r>
      <w:r w:rsidR="00FA30B3" w:rsidRPr="006E6534">
        <w:rPr>
          <w:rFonts w:cs="Times New Roman"/>
          <w:i/>
          <w:iCs/>
          <w:color w:val="000000" w:themeColor="text1"/>
          <w:szCs w:val="24"/>
          <w:rPrChange w:id="10722" w:author="N F" w:date="2023-12-05T03:08:00Z">
            <w:rPr>
              <w:rFonts w:cs="Times New Roman"/>
              <w:i/>
              <w:iCs/>
              <w:szCs w:val="24"/>
            </w:rPr>
          </w:rPrChange>
        </w:rPr>
        <w:t xml:space="preserve"> </w:t>
      </w:r>
      <w:r w:rsidR="00FA30B3" w:rsidRPr="006E6534">
        <w:rPr>
          <w:rFonts w:cs="Times New Roman"/>
          <w:i/>
          <w:iCs/>
          <w:color w:val="000000" w:themeColor="text1"/>
          <w:szCs w:val="24"/>
          <w:lang w:val="en-US"/>
          <w:rPrChange w:id="10723" w:author="N F" w:date="2023-12-05T03:08:00Z">
            <w:rPr>
              <w:rFonts w:cs="Times New Roman"/>
              <w:i/>
              <w:iCs/>
              <w:szCs w:val="24"/>
              <w:lang w:val="en-US"/>
            </w:rPr>
          </w:rPrChange>
        </w:rPr>
        <w:t>vitro</w:t>
      </w:r>
      <w:r w:rsidR="00FA30B3" w:rsidRPr="006E6534">
        <w:rPr>
          <w:rFonts w:cs="Times New Roman"/>
          <w:color w:val="000000" w:themeColor="text1"/>
          <w:szCs w:val="24"/>
          <w:rPrChange w:id="10724" w:author="N F" w:date="2023-12-05T03:08:00Z">
            <w:rPr>
              <w:rFonts w:cs="Times New Roman"/>
              <w:szCs w:val="24"/>
            </w:rPr>
          </w:rPrChange>
        </w:rPr>
        <w:t xml:space="preserve">. Метаболическую стабильность </w:t>
      </w:r>
      <w:r w:rsidR="00FA30B3" w:rsidRPr="006E6534">
        <w:rPr>
          <w:rFonts w:cs="Times New Roman"/>
          <w:i/>
          <w:iCs/>
          <w:color w:val="000000" w:themeColor="text1"/>
          <w:szCs w:val="24"/>
          <w:rPrChange w:id="10725" w:author="N F" w:date="2023-12-05T03:08:00Z">
            <w:rPr>
              <w:rFonts w:cs="Times New Roman"/>
              <w:i/>
              <w:iCs/>
              <w:szCs w:val="24"/>
            </w:rPr>
          </w:rPrChange>
        </w:rPr>
        <w:t>in vitro</w:t>
      </w:r>
      <w:r w:rsidR="00FA30B3" w:rsidRPr="006E6534">
        <w:rPr>
          <w:rFonts w:cs="Times New Roman"/>
          <w:color w:val="000000" w:themeColor="text1"/>
          <w:szCs w:val="24"/>
          <w:rPrChange w:id="10726" w:author="N F" w:date="2023-12-05T03:08:00Z">
            <w:rPr>
              <w:rFonts w:cs="Times New Roman"/>
              <w:szCs w:val="24"/>
            </w:rPr>
          </w:rPrChange>
        </w:rPr>
        <w:t xml:space="preserve"> и ингибирующее действие авитиниба на осимертиниб оценивали с помощью микросом печени крысы с определением IC</w:t>
      </w:r>
      <w:r w:rsidR="00FA30B3" w:rsidRPr="006E6534">
        <w:rPr>
          <w:rFonts w:cs="Times New Roman"/>
          <w:color w:val="000000" w:themeColor="text1"/>
          <w:szCs w:val="24"/>
          <w:vertAlign w:val="subscript"/>
          <w:rPrChange w:id="10727" w:author="N F" w:date="2023-12-05T03:08:00Z">
            <w:rPr>
              <w:rFonts w:cs="Times New Roman"/>
              <w:szCs w:val="24"/>
              <w:vertAlign w:val="subscript"/>
            </w:rPr>
          </w:rPrChange>
        </w:rPr>
        <w:t>50</w:t>
      </w:r>
      <w:r w:rsidR="00FA30B3" w:rsidRPr="006E6534">
        <w:rPr>
          <w:rFonts w:cs="Times New Roman"/>
          <w:color w:val="000000" w:themeColor="text1"/>
          <w:szCs w:val="24"/>
          <w:rPrChange w:id="10728" w:author="N F" w:date="2023-12-05T03:08:00Z">
            <w:rPr>
              <w:rFonts w:cs="Times New Roman"/>
              <w:szCs w:val="24"/>
            </w:rPr>
          </w:rPrChange>
        </w:rPr>
        <w:t xml:space="preserve">. Для исследования </w:t>
      </w:r>
      <w:r w:rsidR="00FA30B3" w:rsidRPr="006E6534">
        <w:rPr>
          <w:rFonts w:cs="Times New Roman"/>
          <w:i/>
          <w:iCs/>
          <w:color w:val="000000" w:themeColor="text1"/>
          <w:szCs w:val="24"/>
          <w:rPrChange w:id="10729" w:author="N F" w:date="2023-12-05T03:08:00Z">
            <w:rPr>
              <w:rFonts w:cs="Times New Roman"/>
              <w:i/>
              <w:iCs/>
              <w:szCs w:val="24"/>
            </w:rPr>
          </w:rPrChange>
        </w:rPr>
        <w:t>in vivo</w:t>
      </w:r>
      <w:r w:rsidR="00FA30B3" w:rsidRPr="006E6534">
        <w:rPr>
          <w:rFonts w:cs="Times New Roman"/>
          <w:color w:val="000000" w:themeColor="text1"/>
          <w:szCs w:val="24"/>
          <w:rPrChange w:id="10730" w:author="N F" w:date="2023-12-05T03:08:00Z">
            <w:rPr>
              <w:rFonts w:cs="Times New Roman"/>
              <w:szCs w:val="24"/>
            </w:rPr>
          </w:rPrChange>
        </w:rPr>
        <w:t xml:space="preserve"> 18 крыс линии Спрег-Доули разде</w:t>
      </w:r>
      <w:r w:rsidR="00FD2A32" w:rsidRPr="006E6534">
        <w:rPr>
          <w:rFonts w:cs="Times New Roman"/>
          <w:color w:val="000000" w:themeColor="text1"/>
          <w:szCs w:val="24"/>
          <w:rPrChange w:id="10731" w:author="N F" w:date="2023-12-05T03:08:00Z">
            <w:rPr>
              <w:rFonts w:cs="Times New Roman"/>
              <w:szCs w:val="24"/>
            </w:rPr>
          </w:rPrChange>
        </w:rPr>
        <w:t>лили</w:t>
      </w:r>
      <w:r w:rsidR="00FA30B3" w:rsidRPr="006E6534">
        <w:rPr>
          <w:rFonts w:cs="Times New Roman"/>
          <w:color w:val="000000" w:themeColor="text1"/>
          <w:szCs w:val="24"/>
          <w:rPrChange w:id="10732" w:author="N F" w:date="2023-12-05T03:08:00Z">
            <w:rPr>
              <w:rFonts w:cs="Times New Roman"/>
              <w:szCs w:val="24"/>
            </w:rPr>
          </w:rPrChange>
        </w:rPr>
        <w:t xml:space="preserve"> на три группы: группа</w:t>
      </w:r>
      <w:r w:rsidR="00FD2A32" w:rsidRPr="006E6534">
        <w:rPr>
          <w:rFonts w:cs="Times New Roman"/>
          <w:color w:val="000000" w:themeColor="text1"/>
          <w:szCs w:val="24"/>
          <w:rPrChange w:id="10733" w:author="N F" w:date="2023-12-05T03:08:00Z">
            <w:rPr>
              <w:rFonts w:cs="Times New Roman"/>
              <w:szCs w:val="24"/>
            </w:rPr>
          </w:rPrChange>
        </w:rPr>
        <w:t xml:space="preserve"> крыс</w:t>
      </w:r>
      <w:r w:rsidR="00FA30B3" w:rsidRPr="006E6534">
        <w:rPr>
          <w:rFonts w:cs="Times New Roman"/>
          <w:color w:val="000000" w:themeColor="text1"/>
          <w:szCs w:val="24"/>
          <w:rPrChange w:id="10734" w:author="N F" w:date="2023-12-05T03:08:00Z">
            <w:rPr>
              <w:rFonts w:cs="Times New Roman"/>
              <w:szCs w:val="24"/>
            </w:rPr>
          </w:rPrChange>
        </w:rPr>
        <w:t>, получавш</w:t>
      </w:r>
      <w:r w:rsidR="00FD2A32" w:rsidRPr="006E6534">
        <w:rPr>
          <w:rFonts w:cs="Times New Roman"/>
          <w:color w:val="000000" w:themeColor="text1"/>
          <w:szCs w:val="24"/>
          <w:rPrChange w:id="10735" w:author="N F" w:date="2023-12-05T03:08:00Z">
            <w:rPr>
              <w:rFonts w:cs="Times New Roman"/>
              <w:szCs w:val="24"/>
            </w:rPr>
          </w:rPrChange>
        </w:rPr>
        <w:t xml:space="preserve">их авитиниб </w:t>
      </w:r>
      <w:r w:rsidR="00FA30B3" w:rsidRPr="006E6534">
        <w:rPr>
          <w:rFonts w:cs="Times New Roman"/>
          <w:color w:val="000000" w:themeColor="text1"/>
          <w:szCs w:val="24"/>
          <w:rPrChange w:id="10736" w:author="N F" w:date="2023-12-05T03:08:00Z">
            <w:rPr>
              <w:rFonts w:cs="Times New Roman"/>
              <w:szCs w:val="24"/>
            </w:rPr>
          </w:rPrChange>
        </w:rPr>
        <w:t>многократн</w:t>
      </w:r>
      <w:r w:rsidR="00FD2A32" w:rsidRPr="006E6534">
        <w:rPr>
          <w:rFonts w:cs="Times New Roman"/>
          <w:color w:val="000000" w:themeColor="text1"/>
          <w:szCs w:val="24"/>
          <w:rPrChange w:id="10737" w:author="N F" w:date="2023-12-05T03:08:00Z">
            <w:rPr>
              <w:rFonts w:cs="Times New Roman"/>
              <w:szCs w:val="24"/>
            </w:rPr>
          </w:rPrChange>
        </w:rPr>
        <w:t>о</w:t>
      </w:r>
      <w:r w:rsidR="00FA30B3" w:rsidRPr="006E6534">
        <w:rPr>
          <w:rFonts w:cs="Times New Roman"/>
          <w:color w:val="000000" w:themeColor="text1"/>
          <w:szCs w:val="24"/>
          <w:rPrChange w:id="10738" w:author="N F" w:date="2023-12-05T03:08:00Z">
            <w:rPr>
              <w:rFonts w:cs="Times New Roman"/>
              <w:szCs w:val="24"/>
            </w:rPr>
          </w:rPrChange>
        </w:rPr>
        <w:t xml:space="preserve"> (30 мг/кг</w:t>
      </w:r>
      <w:r w:rsidR="00FD2A32" w:rsidRPr="006E6534">
        <w:rPr>
          <w:rFonts w:cs="Times New Roman"/>
          <w:color w:val="000000" w:themeColor="text1"/>
          <w:szCs w:val="24"/>
          <w:rPrChange w:id="10739" w:author="N F" w:date="2023-12-05T03:08:00Z">
            <w:rPr>
              <w:rFonts w:cs="Times New Roman"/>
              <w:szCs w:val="24"/>
            </w:rPr>
          </w:rPrChange>
        </w:rPr>
        <w:t>/сут</w:t>
      </w:r>
      <w:r w:rsidR="00FA30B3" w:rsidRPr="006E6534">
        <w:rPr>
          <w:rFonts w:cs="Times New Roman"/>
          <w:color w:val="000000" w:themeColor="text1"/>
          <w:szCs w:val="24"/>
          <w:rPrChange w:id="10740" w:author="N F" w:date="2023-12-05T03:08:00Z">
            <w:rPr>
              <w:rFonts w:cs="Times New Roman"/>
              <w:szCs w:val="24"/>
            </w:rPr>
          </w:rPrChange>
        </w:rPr>
        <w:t xml:space="preserve"> авитиниба в течение </w:t>
      </w:r>
      <w:r w:rsidR="00FD2A32" w:rsidRPr="006E6534">
        <w:rPr>
          <w:rFonts w:cs="Times New Roman"/>
          <w:color w:val="000000" w:themeColor="text1"/>
          <w:szCs w:val="24"/>
          <w:rPrChange w:id="10741" w:author="N F" w:date="2023-12-05T03:08:00Z">
            <w:rPr>
              <w:rFonts w:cs="Times New Roman"/>
              <w:szCs w:val="24"/>
            </w:rPr>
          </w:rPrChange>
        </w:rPr>
        <w:t xml:space="preserve">7 </w:t>
      </w:r>
      <w:r w:rsidR="00FA30B3" w:rsidRPr="006E6534">
        <w:rPr>
          <w:rFonts w:cs="Times New Roman"/>
          <w:color w:val="000000" w:themeColor="text1"/>
          <w:szCs w:val="24"/>
          <w:rPrChange w:id="10742" w:author="N F" w:date="2023-12-05T03:08:00Z">
            <w:rPr>
              <w:rFonts w:cs="Times New Roman"/>
              <w:szCs w:val="24"/>
            </w:rPr>
          </w:rPrChange>
        </w:rPr>
        <w:t>дней)</w:t>
      </w:r>
      <w:r w:rsidR="00984A9A" w:rsidRPr="006E6534">
        <w:rPr>
          <w:rFonts w:cs="Times New Roman"/>
          <w:color w:val="000000" w:themeColor="text1"/>
          <w:szCs w:val="24"/>
          <w:rPrChange w:id="10743" w:author="N F" w:date="2023-12-05T03:08:00Z">
            <w:rPr>
              <w:rFonts w:cs="Times New Roman"/>
              <w:szCs w:val="24"/>
            </w:rPr>
          </w:rPrChange>
        </w:rPr>
        <w:t>;</w:t>
      </w:r>
      <w:r w:rsidR="00FA30B3" w:rsidRPr="006E6534">
        <w:rPr>
          <w:rFonts w:cs="Times New Roman"/>
          <w:color w:val="000000" w:themeColor="text1"/>
          <w:szCs w:val="24"/>
          <w:rPrChange w:id="10744" w:author="N F" w:date="2023-12-05T03:08:00Z">
            <w:rPr>
              <w:rFonts w:cs="Times New Roman"/>
              <w:szCs w:val="24"/>
            </w:rPr>
          </w:rPrChange>
        </w:rPr>
        <w:t xml:space="preserve"> группа</w:t>
      </w:r>
      <w:r w:rsidR="00984A9A" w:rsidRPr="006E6534">
        <w:rPr>
          <w:rFonts w:cs="Times New Roman"/>
          <w:color w:val="000000" w:themeColor="text1"/>
          <w:szCs w:val="24"/>
          <w:rPrChange w:id="10745" w:author="N F" w:date="2023-12-05T03:08:00Z">
            <w:rPr>
              <w:rFonts w:cs="Times New Roman"/>
              <w:szCs w:val="24"/>
            </w:rPr>
          </w:rPrChange>
        </w:rPr>
        <w:t xml:space="preserve"> животных</w:t>
      </w:r>
      <w:r w:rsidR="00FA30B3" w:rsidRPr="006E6534">
        <w:rPr>
          <w:rFonts w:cs="Times New Roman"/>
          <w:color w:val="000000" w:themeColor="text1"/>
          <w:szCs w:val="24"/>
          <w:rPrChange w:id="10746" w:author="N F" w:date="2023-12-05T03:08:00Z">
            <w:rPr>
              <w:rFonts w:cs="Times New Roman"/>
              <w:szCs w:val="24"/>
            </w:rPr>
          </w:rPrChange>
        </w:rPr>
        <w:t>, получавш</w:t>
      </w:r>
      <w:r w:rsidR="00984A9A" w:rsidRPr="006E6534">
        <w:rPr>
          <w:rFonts w:cs="Times New Roman"/>
          <w:color w:val="000000" w:themeColor="text1"/>
          <w:szCs w:val="24"/>
          <w:rPrChange w:id="10747" w:author="N F" w:date="2023-12-05T03:08:00Z">
            <w:rPr>
              <w:rFonts w:cs="Times New Roman"/>
              <w:szCs w:val="24"/>
            </w:rPr>
          </w:rPrChange>
        </w:rPr>
        <w:t>их</w:t>
      </w:r>
      <w:r w:rsidR="00FA30B3" w:rsidRPr="006E6534">
        <w:rPr>
          <w:rFonts w:cs="Times New Roman"/>
          <w:color w:val="000000" w:themeColor="text1"/>
          <w:szCs w:val="24"/>
          <w:rPrChange w:id="10748" w:author="N F" w:date="2023-12-05T03:08:00Z">
            <w:rPr>
              <w:rFonts w:cs="Times New Roman"/>
              <w:szCs w:val="24"/>
            </w:rPr>
          </w:rPrChange>
        </w:rPr>
        <w:t xml:space="preserve"> авитиниб</w:t>
      </w:r>
      <w:r w:rsidR="00984A9A" w:rsidRPr="006E6534">
        <w:rPr>
          <w:rFonts w:cs="Times New Roman"/>
          <w:color w:val="000000" w:themeColor="text1"/>
          <w:szCs w:val="24"/>
          <w:rPrChange w:id="10749" w:author="N F" w:date="2023-12-05T03:08:00Z">
            <w:rPr>
              <w:rFonts w:cs="Times New Roman"/>
              <w:szCs w:val="24"/>
            </w:rPr>
          </w:rPrChange>
        </w:rPr>
        <w:t xml:space="preserve"> однократно</w:t>
      </w:r>
      <w:r w:rsidR="00FA30B3" w:rsidRPr="006E6534">
        <w:rPr>
          <w:rFonts w:cs="Times New Roman"/>
          <w:color w:val="000000" w:themeColor="text1"/>
          <w:szCs w:val="24"/>
          <w:rPrChange w:id="10750" w:author="N F" w:date="2023-12-05T03:08:00Z">
            <w:rPr>
              <w:rFonts w:cs="Times New Roman"/>
              <w:szCs w:val="24"/>
            </w:rPr>
          </w:rPrChange>
        </w:rPr>
        <w:t xml:space="preserve"> (</w:t>
      </w:r>
      <w:r w:rsidR="00984A9A" w:rsidRPr="006E6534">
        <w:rPr>
          <w:rFonts w:cs="Times New Roman"/>
          <w:color w:val="000000" w:themeColor="text1"/>
          <w:szCs w:val="24"/>
          <w:rPrChange w:id="10751" w:author="N F" w:date="2023-12-05T03:08:00Z">
            <w:rPr>
              <w:rFonts w:cs="Times New Roman"/>
              <w:szCs w:val="24"/>
            </w:rPr>
          </w:rPrChange>
        </w:rPr>
        <w:t>носитель [полиэтиленгликоль 200]</w:t>
      </w:r>
      <w:r w:rsidR="00FA30B3" w:rsidRPr="006E6534">
        <w:rPr>
          <w:rFonts w:cs="Times New Roman"/>
          <w:color w:val="000000" w:themeColor="text1"/>
          <w:szCs w:val="24"/>
          <w:rPrChange w:id="10752" w:author="N F" w:date="2023-12-05T03:08:00Z">
            <w:rPr>
              <w:rFonts w:cs="Times New Roman"/>
              <w:szCs w:val="24"/>
            </w:rPr>
          </w:rPrChange>
        </w:rPr>
        <w:t xml:space="preserve"> один раз в день в течение шести дней и 30 мг/кг авитиниба</w:t>
      </w:r>
      <w:r w:rsidR="009217E2" w:rsidRPr="006E6534">
        <w:rPr>
          <w:rFonts w:cs="Times New Roman"/>
          <w:color w:val="000000" w:themeColor="text1"/>
          <w:szCs w:val="24"/>
          <w:rPrChange w:id="10753" w:author="N F" w:date="2023-12-05T03:08:00Z">
            <w:rPr>
              <w:rFonts w:cs="Times New Roman"/>
              <w:szCs w:val="24"/>
            </w:rPr>
          </w:rPrChange>
        </w:rPr>
        <w:t xml:space="preserve"> </w:t>
      </w:r>
      <w:r w:rsidR="00FA30B3" w:rsidRPr="006E6534">
        <w:rPr>
          <w:rFonts w:cs="Times New Roman"/>
          <w:color w:val="000000" w:themeColor="text1"/>
          <w:szCs w:val="24"/>
          <w:rPrChange w:id="10754" w:author="N F" w:date="2023-12-05T03:08:00Z">
            <w:rPr>
              <w:rFonts w:cs="Times New Roman"/>
              <w:szCs w:val="24"/>
            </w:rPr>
          </w:rPrChange>
        </w:rPr>
        <w:t>на 7 день)</w:t>
      </w:r>
      <w:r w:rsidR="006B2351" w:rsidRPr="006E6534">
        <w:rPr>
          <w:rFonts w:cs="Times New Roman"/>
          <w:color w:val="000000" w:themeColor="text1"/>
          <w:szCs w:val="24"/>
          <w:rPrChange w:id="10755" w:author="N F" w:date="2023-12-05T03:08:00Z">
            <w:rPr>
              <w:rFonts w:cs="Times New Roman"/>
              <w:szCs w:val="24"/>
            </w:rPr>
          </w:rPrChange>
        </w:rPr>
        <w:t>,</w:t>
      </w:r>
      <w:r w:rsidR="00FA30B3" w:rsidRPr="006E6534">
        <w:rPr>
          <w:rFonts w:cs="Times New Roman"/>
          <w:color w:val="000000" w:themeColor="text1"/>
          <w:szCs w:val="24"/>
          <w:rPrChange w:id="10756" w:author="N F" w:date="2023-12-05T03:08:00Z">
            <w:rPr>
              <w:rFonts w:cs="Times New Roman"/>
              <w:szCs w:val="24"/>
            </w:rPr>
          </w:rPrChange>
        </w:rPr>
        <w:t xml:space="preserve"> и контрольная группа (</w:t>
      </w:r>
      <w:r w:rsidR="003C641D" w:rsidRPr="006E6534">
        <w:rPr>
          <w:rFonts w:cs="Times New Roman"/>
          <w:color w:val="000000" w:themeColor="text1"/>
          <w:szCs w:val="24"/>
          <w:rPrChange w:id="10757" w:author="N F" w:date="2023-12-05T03:08:00Z">
            <w:rPr>
              <w:rFonts w:cs="Times New Roman"/>
              <w:szCs w:val="24"/>
            </w:rPr>
          </w:rPrChange>
        </w:rPr>
        <w:t xml:space="preserve">носитель [полиэтиленгликоль 200] один раз в день </w:t>
      </w:r>
      <w:r w:rsidR="00FA30B3" w:rsidRPr="006E6534">
        <w:rPr>
          <w:rFonts w:cs="Times New Roman"/>
          <w:color w:val="000000" w:themeColor="text1"/>
          <w:szCs w:val="24"/>
          <w:rPrChange w:id="10758" w:author="N F" w:date="2023-12-05T03:08:00Z">
            <w:rPr>
              <w:rFonts w:cs="Times New Roman"/>
              <w:szCs w:val="24"/>
            </w:rPr>
          </w:rPrChange>
        </w:rPr>
        <w:t xml:space="preserve">в течение семи дней). Далее всем крысам вводили осимертиниб в дозе 10 мг/кг. </w:t>
      </w:r>
      <w:r w:rsidR="00280F3B" w:rsidRPr="006E6534">
        <w:rPr>
          <w:rFonts w:cs="Times New Roman"/>
          <w:color w:val="000000" w:themeColor="text1"/>
          <w:szCs w:val="24"/>
          <w:rPrChange w:id="10759" w:author="N F" w:date="2023-12-05T03:08:00Z">
            <w:rPr>
              <w:rFonts w:cs="Times New Roman"/>
              <w:szCs w:val="24"/>
            </w:rPr>
          </w:rPrChange>
        </w:rPr>
        <w:t>Д</w:t>
      </w:r>
      <w:r w:rsidR="00FA30B3" w:rsidRPr="006E6534">
        <w:rPr>
          <w:rFonts w:cs="Times New Roman"/>
          <w:color w:val="000000" w:themeColor="text1"/>
          <w:szCs w:val="24"/>
          <w:rPrChange w:id="10760" w:author="N F" w:date="2023-12-05T03:08:00Z">
            <w:rPr>
              <w:rFonts w:cs="Times New Roman"/>
              <w:szCs w:val="24"/>
            </w:rPr>
          </w:rPrChange>
        </w:rPr>
        <w:t>ля определения концентрации осимертиниба в плазме</w:t>
      </w:r>
      <w:r w:rsidR="00280F3B" w:rsidRPr="006E6534">
        <w:rPr>
          <w:rFonts w:cs="Times New Roman"/>
          <w:color w:val="000000" w:themeColor="text1"/>
          <w:szCs w:val="24"/>
          <w:rPrChange w:id="10761" w:author="N F" w:date="2023-12-05T03:08:00Z">
            <w:rPr>
              <w:rFonts w:cs="Times New Roman"/>
              <w:szCs w:val="24"/>
            </w:rPr>
          </w:rPrChange>
        </w:rPr>
        <w:t xml:space="preserve"> использовали метод ультрахроматографии и масс-спектрометрии</w:t>
      </w:r>
      <w:r w:rsidR="00F95F4F" w:rsidRPr="006E6534">
        <w:rPr>
          <w:rFonts w:cs="Times New Roman"/>
          <w:color w:val="000000" w:themeColor="text1"/>
          <w:szCs w:val="24"/>
          <w:rPrChange w:id="10762" w:author="N F" w:date="2023-12-05T03:08:00Z">
            <w:rPr>
              <w:rFonts w:cs="Times New Roman"/>
              <w:szCs w:val="24"/>
            </w:rPr>
          </w:rPrChange>
        </w:rPr>
        <w:t xml:space="preserve">. Согласно данным анализа </w:t>
      </w:r>
      <w:r w:rsidR="00F95F4F" w:rsidRPr="006E6534">
        <w:rPr>
          <w:rFonts w:cs="Times New Roman"/>
          <w:i/>
          <w:iCs/>
          <w:color w:val="000000" w:themeColor="text1"/>
          <w:szCs w:val="24"/>
          <w:rPrChange w:id="10763" w:author="N F" w:date="2023-12-05T03:08:00Z">
            <w:rPr>
              <w:rFonts w:cs="Times New Roman"/>
              <w:i/>
              <w:iCs/>
              <w:szCs w:val="24"/>
            </w:rPr>
          </w:rPrChange>
        </w:rPr>
        <w:t>in vitr</w:t>
      </w:r>
      <w:r w:rsidR="00F95F4F" w:rsidRPr="006E6534">
        <w:rPr>
          <w:rFonts w:cs="Times New Roman"/>
          <w:i/>
          <w:iCs/>
          <w:color w:val="000000" w:themeColor="text1"/>
          <w:szCs w:val="24"/>
          <w:lang w:val="en-US"/>
          <w:rPrChange w:id="10764" w:author="N F" w:date="2023-12-05T03:08:00Z">
            <w:rPr>
              <w:rFonts w:cs="Times New Roman"/>
              <w:i/>
              <w:iCs/>
              <w:szCs w:val="24"/>
              <w:lang w:val="en-US"/>
            </w:rPr>
          </w:rPrChange>
        </w:rPr>
        <w:t>o</w:t>
      </w:r>
      <w:r w:rsidR="00F95F4F" w:rsidRPr="006E6534">
        <w:rPr>
          <w:rFonts w:cs="Times New Roman"/>
          <w:color w:val="000000" w:themeColor="text1"/>
          <w:szCs w:val="24"/>
          <w:rPrChange w:id="10765" w:author="N F" w:date="2023-12-05T03:08:00Z">
            <w:rPr>
              <w:rFonts w:cs="Times New Roman"/>
              <w:szCs w:val="24"/>
            </w:rPr>
          </w:rPrChange>
        </w:rPr>
        <w:t>, значение IC</w:t>
      </w:r>
      <w:r w:rsidR="00F95F4F" w:rsidRPr="006E6534">
        <w:rPr>
          <w:rFonts w:cs="Times New Roman"/>
          <w:color w:val="000000" w:themeColor="text1"/>
          <w:szCs w:val="24"/>
          <w:vertAlign w:val="subscript"/>
          <w:rPrChange w:id="10766" w:author="N F" w:date="2023-12-05T03:08:00Z">
            <w:rPr>
              <w:rFonts w:cs="Times New Roman"/>
              <w:szCs w:val="24"/>
              <w:vertAlign w:val="subscript"/>
            </w:rPr>
          </w:rPrChange>
        </w:rPr>
        <w:t>50</w:t>
      </w:r>
      <w:r w:rsidR="00F95F4F" w:rsidRPr="006E6534">
        <w:rPr>
          <w:rFonts w:cs="Times New Roman"/>
          <w:color w:val="000000" w:themeColor="text1"/>
          <w:szCs w:val="24"/>
          <w:rPrChange w:id="10767" w:author="N F" w:date="2023-12-05T03:08:00Z">
            <w:rPr>
              <w:rFonts w:cs="Times New Roman"/>
              <w:szCs w:val="24"/>
            </w:rPr>
          </w:rPrChange>
        </w:rPr>
        <w:t xml:space="preserve"> осимертиниба в микросомах печени крыс составляло 27,6 мкмоль/л. Когда крыс</w:t>
      </w:r>
      <w:r w:rsidR="00D27370" w:rsidRPr="006E6534">
        <w:rPr>
          <w:rFonts w:cs="Times New Roman"/>
          <w:color w:val="000000" w:themeColor="text1"/>
          <w:szCs w:val="24"/>
          <w:rPrChange w:id="10768" w:author="N F" w:date="2023-12-05T03:08:00Z">
            <w:rPr>
              <w:rFonts w:cs="Times New Roman"/>
              <w:szCs w:val="24"/>
            </w:rPr>
          </w:rPrChange>
        </w:rPr>
        <w:t>ам</w:t>
      </w:r>
      <w:r w:rsidR="00F95F4F" w:rsidRPr="006E6534">
        <w:rPr>
          <w:rFonts w:cs="Times New Roman"/>
          <w:color w:val="000000" w:themeColor="text1"/>
          <w:szCs w:val="24"/>
          <w:rPrChange w:id="10769" w:author="N F" w:date="2023-12-05T03:08:00Z">
            <w:rPr>
              <w:rFonts w:cs="Times New Roman"/>
              <w:szCs w:val="24"/>
            </w:rPr>
          </w:rPrChange>
        </w:rPr>
        <w:t xml:space="preserve"> предварительно </w:t>
      </w:r>
      <w:r w:rsidR="00D27370" w:rsidRPr="006E6534">
        <w:rPr>
          <w:rFonts w:cs="Times New Roman"/>
          <w:color w:val="000000" w:themeColor="text1"/>
          <w:szCs w:val="24"/>
          <w:rPrChange w:id="10770" w:author="N F" w:date="2023-12-05T03:08:00Z">
            <w:rPr>
              <w:rFonts w:cs="Times New Roman"/>
              <w:szCs w:val="24"/>
            </w:rPr>
          </w:rPrChange>
        </w:rPr>
        <w:t xml:space="preserve">вводили </w:t>
      </w:r>
      <w:r w:rsidR="00F95F4F" w:rsidRPr="006E6534">
        <w:rPr>
          <w:rFonts w:cs="Times New Roman"/>
          <w:color w:val="000000" w:themeColor="text1"/>
          <w:szCs w:val="24"/>
          <w:rPrChange w:id="10771" w:author="N F" w:date="2023-12-05T03:08:00Z">
            <w:rPr>
              <w:rFonts w:cs="Times New Roman"/>
              <w:szCs w:val="24"/>
            </w:rPr>
          </w:rPrChange>
        </w:rPr>
        <w:t>авитиниб, значения</w:t>
      </w:r>
      <w:r w:rsidR="00D2050E" w:rsidRPr="006E6534">
        <w:rPr>
          <w:rFonts w:cs="Times New Roman"/>
          <w:color w:val="000000" w:themeColor="text1"/>
          <w:szCs w:val="24"/>
          <w:rPrChange w:id="10772" w:author="N F" w:date="2023-12-05T03:08:00Z">
            <w:rPr>
              <w:rFonts w:cs="Times New Roman"/>
              <w:szCs w:val="24"/>
            </w:rPr>
          </w:rPrChange>
        </w:rPr>
        <w:t xml:space="preserve"> площади под фармакокинетической кривой «концетрация-время»</w:t>
      </w:r>
      <w:r w:rsidR="00F95F4F" w:rsidRPr="006E6534">
        <w:rPr>
          <w:rFonts w:cs="Times New Roman"/>
          <w:color w:val="000000" w:themeColor="text1"/>
          <w:szCs w:val="24"/>
          <w:rPrChange w:id="10773" w:author="N F" w:date="2023-12-05T03:08:00Z">
            <w:rPr>
              <w:rFonts w:cs="Times New Roman"/>
              <w:szCs w:val="24"/>
            </w:rPr>
          </w:rPrChange>
        </w:rPr>
        <w:t xml:space="preserve"> </w:t>
      </w:r>
      <w:r w:rsidR="00D2050E" w:rsidRPr="006E6534">
        <w:rPr>
          <w:rFonts w:cs="Times New Roman"/>
          <w:color w:val="000000" w:themeColor="text1"/>
          <w:szCs w:val="24"/>
          <w:rPrChange w:id="10774" w:author="N F" w:date="2023-12-05T03:08:00Z">
            <w:rPr>
              <w:rFonts w:cs="Times New Roman"/>
              <w:szCs w:val="24"/>
            </w:rPr>
          </w:rPrChange>
        </w:rPr>
        <w:t>(</w:t>
      </w:r>
      <w:r w:rsidR="00F95F4F" w:rsidRPr="006E6534">
        <w:rPr>
          <w:rFonts w:cs="Times New Roman"/>
          <w:color w:val="000000" w:themeColor="text1"/>
          <w:szCs w:val="24"/>
          <w:rPrChange w:id="10775" w:author="N F" w:date="2023-12-05T03:08:00Z">
            <w:rPr>
              <w:rFonts w:cs="Times New Roman"/>
              <w:szCs w:val="24"/>
            </w:rPr>
          </w:rPrChange>
        </w:rPr>
        <w:t>AUC</w:t>
      </w:r>
      <w:r w:rsidR="00D2050E" w:rsidRPr="006E6534">
        <w:rPr>
          <w:rFonts w:cs="Times New Roman"/>
          <w:color w:val="000000" w:themeColor="text1"/>
          <w:szCs w:val="24"/>
          <w:rPrChange w:id="10776" w:author="N F" w:date="2023-12-05T03:08:00Z">
            <w:rPr>
              <w:rFonts w:cs="Times New Roman"/>
              <w:szCs w:val="24"/>
            </w:rPr>
          </w:rPrChange>
        </w:rPr>
        <w:t>)</w:t>
      </w:r>
      <w:r w:rsidR="00F95F4F" w:rsidRPr="006E6534">
        <w:rPr>
          <w:rFonts w:cs="Times New Roman"/>
          <w:color w:val="000000" w:themeColor="text1"/>
          <w:szCs w:val="24"/>
          <w:rPrChange w:id="10777" w:author="N F" w:date="2023-12-05T03:08:00Z">
            <w:rPr>
              <w:rFonts w:cs="Times New Roman"/>
              <w:szCs w:val="24"/>
            </w:rPr>
          </w:rPrChange>
        </w:rPr>
        <w:t xml:space="preserve"> и </w:t>
      </w:r>
      <w:r w:rsidR="001B5CDE" w:rsidRPr="006E6534">
        <w:rPr>
          <w:rFonts w:cs="Times New Roman"/>
          <w:color w:val="000000" w:themeColor="text1"/>
          <w:szCs w:val="24"/>
          <w:rPrChange w:id="10778" w:author="N F" w:date="2023-12-05T03:08:00Z">
            <w:rPr>
              <w:rFonts w:cs="Times New Roman"/>
              <w:szCs w:val="24"/>
            </w:rPr>
          </w:rPrChange>
        </w:rPr>
        <w:t>среднего времени удерживания (</w:t>
      </w:r>
      <w:r w:rsidR="00F95F4F" w:rsidRPr="006E6534">
        <w:rPr>
          <w:rFonts w:cs="Times New Roman"/>
          <w:color w:val="000000" w:themeColor="text1"/>
          <w:szCs w:val="24"/>
          <w:rPrChange w:id="10779" w:author="N F" w:date="2023-12-05T03:08:00Z">
            <w:rPr>
              <w:rFonts w:cs="Times New Roman"/>
              <w:szCs w:val="24"/>
            </w:rPr>
          </w:rPrChange>
        </w:rPr>
        <w:t>MRT</w:t>
      </w:r>
      <w:r w:rsidR="001B5CDE" w:rsidRPr="006E6534">
        <w:rPr>
          <w:rFonts w:cs="Times New Roman"/>
          <w:color w:val="000000" w:themeColor="text1"/>
          <w:szCs w:val="24"/>
          <w:rPrChange w:id="10780" w:author="N F" w:date="2023-12-05T03:08:00Z">
            <w:rPr>
              <w:rFonts w:cs="Times New Roman"/>
              <w:szCs w:val="24"/>
            </w:rPr>
          </w:rPrChange>
        </w:rPr>
        <w:t xml:space="preserve">) </w:t>
      </w:r>
      <w:r w:rsidR="00F95F4F" w:rsidRPr="006E6534">
        <w:rPr>
          <w:rFonts w:cs="Times New Roman"/>
          <w:color w:val="000000" w:themeColor="text1"/>
          <w:szCs w:val="24"/>
          <w:rPrChange w:id="10781" w:author="N F" w:date="2023-12-05T03:08:00Z">
            <w:rPr>
              <w:rFonts w:cs="Times New Roman"/>
              <w:szCs w:val="24"/>
            </w:rPr>
          </w:rPrChange>
        </w:rPr>
        <w:t>осимертиниба повышались, а его C</w:t>
      </w:r>
      <w:r w:rsidR="00F95F4F" w:rsidRPr="006E6534">
        <w:rPr>
          <w:rFonts w:cs="Times New Roman"/>
          <w:color w:val="000000" w:themeColor="text1"/>
          <w:szCs w:val="24"/>
          <w:vertAlign w:val="subscript"/>
          <w:rPrChange w:id="10782" w:author="N F" w:date="2023-12-05T03:08:00Z">
            <w:rPr>
              <w:rFonts w:cs="Times New Roman"/>
              <w:szCs w:val="24"/>
              <w:vertAlign w:val="subscript"/>
            </w:rPr>
          </w:rPrChange>
        </w:rPr>
        <w:t>max</w:t>
      </w:r>
      <w:r w:rsidR="00F95F4F" w:rsidRPr="006E6534">
        <w:rPr>
          <w:rFonts w:cs="Times New Roman"/>
          <w:color w:val="000000" w:themeColor="text1"/>
          <w:szCs w:val="24"/>
          <w:rPrChange w:id="10783" w:author="N F" w:date="2023-12-05T03:08:00Z">
            <w:rPr>
              <w:rFonts w:cs="Times New Roman"/>
              <w:szCs w:val="24"/>
            </w:rPr>
          </w:rPrChange>
        </w:rPr>
        <w:t xml:space="preserve"> и </w:t>
      </w:r>
      <w:r w:rsidR="00300E79" w:rsidRPr="006E6534">
        <w:rPr>
          <w:rFonts w:cs="Times New Roman"/>
          <w:color w:val="000000" w:themeColor="text1"/>
          <w:szCs w:val="24"/>
          <w:lang w:val="en-US"/>
          <w:rPrChange w:id="10784" w:author="N F" w:date="2023-12-05T03:08:00Z">
            <w:rPr>
              <w:rFonts w:cs="Times New Roman"/>
              <w:szCs w:val="24"/>
              <w:lang w:val="en-US"/>
            </w:rPr>
          </w:rPrChange>
        </w:rPr>
        <w:t>t</w:t>
      </w:r>
      <w:r w:rsidR="00300E79" w:rsidRPr="006E6534">
        <w:rPr>
          <w:rFonts w:cs="Times New Roman"/>
          <w:color w:val="000000" w:themeColor="text1"/>
          <w:szCs w:val="24"/>
          <w:vertAlign w:val="subscript"/>
          <w:rPrChange w:id="10785" w:author="N F" w:date="2023-12-05T03:08:00Z">
            <w:rPr>
              <w:rFonts w:cs="Times New Roman"/>
              <w:szCs w:val="24"/>
              <w:vertAlign w:val="subscript"/>
            </w:rPr>
          </w:rPrChange>
        </w:rPr>
        <w:t>max</w:t>
      </w:r>
      <w:r w:rsidR="00300E79" w:rsidRPr="006E6534">
        <w:rPr>
          <w:rFonts w:cs="Times New Roman"/>
          <w:color w:val="000000" w:themeColor="text1"/>
          <w:szCs w:val="24"/>
          <w:rPrChange w:id="10786" w:author="N F" w:date="2023-12-05T03:08:00Z">
            <w:rPr>
              <w:rFonts w:cs="Times New Roman"/>
              <w:szCs w:val="24"/>
            </w:rPr>
          </w:rPrChange>
        </w:rPr>
        <w:t xml:space="preserve"> </w:t>
      </w:r>
      <w:r w:rsidR="00F95F4F" w:rsidRPr="006E6534">
        <w:rPr>
          <w:rFonts w:cs="Times New Roman"/>
          <w:color w:val="000000" w:themeColor="text1"/>
          <w:szCs w:val="24"/>
          <w:rPrChange w:id="10787" w:author="N F" w:date="2023-12-05T03:08:00Z">
            <w:rPr>
              <w:rFonts w:cs="Times New Roman"/>
              <w:szCs w:val="24"/>
            </w:rPr>
          </w:rPrChange>
        </w:rPr>
        <w:t xml:space="preserve">значительно </w:t>
      </w:r>
      <w:r w:rsidR="00F95F4F" w:rsidRPr="006E6534">
        <w:rPr>
          <w:rFonts w:cs="Times New Roman"/>
          <w:color w:val="000000" w:themeColor="text1"/>
          <w:szCs w:val="24"/>
          <w:rPrChange w:id="10788" w:author="N F" w:date="2023-12-05T03:08:00Z">
            <w:rPr>
              <w:rFonts w:cs="Times New Roman"/>
              <w:szCs w:val="24"/>
            </w:rPr>
          </w:rPrChange>
        </w:rPr>
        <w:lastRenderedPageBreak/>
        <w:t xml:space="preserve">увеличивались, тогда как значения </w:t>
      </w:r>
      <w:r w:rsidR="001B5CDE" w:rsidRPr="006E6534">
        <w:rPr>
          <w:rFonts w:cs="Times New Roman"/>
          <w:color w:val="000000" w:themeColor="text1"/>
          <w:szCs w:val="24"/>
          <w:rPrChange w:id="10789" w:author="N F" w:date="2023-12-05T03:08:00Z">
            <w:rPr>
              <w:rFonts w:cs="Times New Roman"/>
              <w:szCs w:val="24"/>
            </w:rPr>
          </w:rPrChange>
        </w:rPr>
        <w:t>общего плазменного клиренса с поправкой на биодоступность</w:t>
      </w:r>
      <w:r w:rsidR="00C84D92" w:rsidRPr="006E6534">
        <w:rPr>
          <w:rFonts w:cs="Times New Roman"/>
          <w:color w:val="000000" w:themeColor="text1"/>
          <w:szCs w:val="24"/>
          <w:rPrChange w:id="10790" w:author="N F" w:date="2023-12-05T03:08:00Z">
            <w:rPr>
              <w:rFonts w:cs="Times New Roman"/>
              <w:szCs w:val="24"/>
            </w:rPr>
          </w:rPrChange>
        </w:rPr>
        <w:t xml:space="preserve"> при пероральном введении</w:t>
      </w:r>
      <w:r w:rsidR="00F95F4F" w:rsidRPr="006E6534">
        <w:rPr>
          <w:rFonts w:cs="Times New Roman"/>
          <w:color w:val="000000" w:themeColor="text1"/>
          <w:szCs w:val="24"/>
          <w:rPrChange w:id="10791" w:author="N F" w:date="2023-12-05T03:08:00Z">
            <w:rPr>
              <w:rFonts w:cs="Times New Roman"/>
              <w:szCs w:val="24"/>
            </w:rPr>
          </w:rPrChange>
        </w:rPr>
        <w:t xml:space="preserve"> значительно снижались (</w:t>
      </w:r>
      <w:r w:rsidR="001B5CDE" w:rsidRPr="006E6534">
        <w:rPr>
          <w:rFonts w:cs="Times New Roman"/>
          <w:color w:val="000000" w:themeColor="text1"/>
          <w:szCs w:val="24"/>
          <w:lang w:val="en-US"/>
          <w:rPrChange w:id="10792" w:author="N F" w:date="2023-12-05T03:08:00Z">
            <w:rPr>
              <w:rFonts w:cs="Times New Roman"/>
              <w:szCs w:val="24"/>
              <w:lang w:val="en-US"/>
            </w:rPr>
          </w:rPrChange>
        </w:rPr>
        <w:t>p</w:t>
      </w:r>
      <w:r w:rsidR="00F95F4F" w:rsidRPr="006E6534">
        <w:rPr>
          <w:rFonts w:cs="Times New Roman"/>
          <w:color w:val="000000" w:themeColor="text1"/>
          <w:szCs w:val="24"/>
          <w:rPrChange w:id="10793" w:author="N F" w:date="2023-12-05T03:08:00Z">
            <w:rPr>
              <w:rFonts w:cs="Times New Roman"/>
              <w:szCs w:val="24"/>
            </w:rPr>
          </w:rPrChange>
        </w:rPr>
        <w:t xml:space="preserve"> &lt; 0,05</w:t>
      </w:r>
      <w:r w:rsidR="007425EA" w:rsidRPr="006E6534">
        <w:rPr>
          <w:rFonts w:cs="Times New Roman"/>
          <w:color w:val="000000" w:themeColor="text1"/>
          <w:szCs w:val="24"/>
          <w:rPrChange w:id="10794" w:author="N F" w:date="2023-12-05T03:08:00Z">
            <w:rPr>
              <w:rFonts w:cs="Times New Roman"/>
              <w:szCs w:val="24"/>
            </w:rPr>
          </w:rPrChange>
        </w:rPr>
        <w:t xml:space="preserve"> при сравнении с показателем у животных из контрольной группы</w:t>
      </w:r>
      <w:r w:rsidR="00F95F4F" w:rsidRPr="006E6534">
        <w:rPr>
          <w:rFonts w:cs="Times New Roman"/>
          <w:color w:val="000000" w:themeColor="text1"/>
          <w:szCs w:val="24"/>
          <w:rPrChange w:id="10795" w:author="N F" w:date="2023-12-05T03:08:00Z">
            <w:rPr>
              <w:rFonts w:cs="Times New Roman"/>
              <w:szCs w:val="24"/>
            </w:rPr>
          </w:rPrChange>
        </w:rPr>
        <w:t>)</w:t>
      </w:r>
      <w:r w:rsidR="007448E8" w:rsidRPr="006E6534">
        <w:rPr>
          <w:rFonts w:cs="Times New Roman"/>
          <w:color w:val="000000" w:themeColor="text1"/>
          <w:szCs w:val="24"/>
          <w:rPrChange w:id="10796" w:author="N F" w:date="2023-12-05T03:08:00Z">
            <w:rPr>
              <w:rFonts w:cs="Times New Roman"/>
              <w:szCs w:val="24"/>
            </w:rPr>
          </w:rPrChange>
        </w:rPr>
        <w:t xml:space="preserve">. Авторы заключили, что между авитинибом и осимертинибом происходит лекарственное взаимодействие </w:t>
      </w:r>
      <w:ins w:id="10797" w:author="Barshadskaya, Yuliya" w:date="2024-01-14T17:37:00Z">
        <w:r w:rsidR="00F543D2" w:rsidRPr="0001519A">
          <w:rPr>
            <w:rFonts w:cs="Times New Roman"/>
            <w:color w:val="000000" w:themeColor="text1"/>
            <w:lang w:val="en-US"/>
          </w:rPr>
          <w:fldChar w:fldCharType="begin"/>
        </w:r>
        <w:r w:rsidR="00F543D2"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F543D2" w:rsidRPr="0001519A">
          <w:rPr>
            <w:rFonts w:cs="Times New Roman"/>
            <w:color w:val="000000" w:themeColor="text1"/>
            <w:lang w:val="en-US"/>
          </w:rPr>
          <w:fldChar w:fldCharType="separate"/>
        </w:r>
        <w:r w:rsidR="00F543D2" w:rsidRPr="0018315E">
          <w:rPr>
            <w:rFonts w:cs="Times New Roman"/>
            <w:color w:val="000000" w:themeColor="text1"/>
          </w:rPr>
          <w:t>[</w:t>
        </w:r>
      </w:ins>
      <w:ins w:id="10798" w:author="Barshadskaya, Yuliya" w:date="2024-02-22T23:47:00Z">
        <w:r w:rsidR="007C662F">
          <w:rPr>
            <w:rFonts w:cs="Times New Roman"/>
            <w:color w:val="000000" w:themeColor="text1"/>
          </w:rPr>
          <w:t>6</w:t>
        </w:r>
      </w:ins>
      <w:ins w:id="10799" w:author="Barshadskaya, Yuliya" w:date="2024-01-14T17:37:00Z">
        <w:r w:rsidR="00F543D2" w:rsidRPr="00DD38F1">
          <w:rPr>
            <w:rFonts w:cs="Times New Roman"/>
            <w:color w:val="000000" w:themeColor="text1"/>
          </w:rPr>
          <w:t>]</w:t>
        </w:r>
        <w:r w:rsidR="00F543D2" w:rsidRPr="0001519A">
          <w:rPr>
            <w:rFonts w:cs="Times New Roman"/>
            <w:color w:val="000000" w:themeColor="text1"/>
            <w:lang w:val="en-US"/>
          </w:rPr>
          <w:fldChar w:fldCharType="end"/>
        </w:r>
      </w:ins>
      <w:del w:id="10800" w:author="Barshadskaya, Yuliya" w:date="2024-01-14T17:37:00Z">
        <w:r w:rsidR="00BB1166" w:rsidRPr="006E6534" w:rsidDel="00F543D2">
          <w:rPr>
            <w:rFonts w:cs="Times New Roman"/>
            <w:color w:val="000000" w:themeColor="text1"/>
            <w:szCs w:val="24"/>
            <w:rPrChange w:id="10801" w:author="N F" w:date="2023-12-05T03:08:00Z">
              <w:rPr>
                <w:rFonts w:cs="Times New Roman"/>
                <w:szCs w:val="24"/>
              </w:rPr>
            </w:rPrChange>
          </w:rPr>
          <w:fldChar w:fldCharType="begin"/>
        </w:r>
        <w:r w:rsidR="00AE1425" w:rsidRPr="006E6534" w:rsidDel="00F543D2">
          <w:rPr>
            <w:rFonts w:cs="Times New Roman"/>
            <w:color w:val="000000" w:themeColor="text1"/>
            <w:szCs w:val="24"/>
            <w:rPrChange w:id="10802" w:author="N F" w:date="2023-12-05T03:08:00Z">
              <w:rPr>
                <w:rFonts w:cs="Times New Roman"/>
                <w:szCs w:val="24"/>
              </w:rPr>
            </w:rPrChange>
          </w:rPr>
          <w:delInstrText xml:space="preserve"> ADDIN ZOTERO_ITEM CSL_CITATION {"citationID":"zAn6gbVd","properties":{"formattedCitation":"(11)","plainCitation":"(11)","noteIndex":0},"citationItems":[{"id":161892,"uris":["http://zotero.org/groups/4735135/items/ZFEZG2IX"],"itemData":{"id":161892,"type":"article-journal","abstract":"Background Avitinib is one type of the third-generation epidermal growth factor receptor (EGFR) tyrosine kinase inhibitors (TKIs) for the treatment of non-small cell lung cancer (NSCLC) with EGFR mutations. The purpose of this study was to investigate the effect of avitinib on the pharmacokinetics of osimertinib, one FDA approved third-generation TIKI, both in vitro and in vivo. Methods The in vitro metabolic stability and inhibitory effect of avitinib on osimertinib were assessed with rat liver microsomes (RLM) to determine its IC50 values. For the in vivo study, 18 Sprague-Dawley rats were randomly divided into three groups: the avitinib multiple dose group (30 mg/kg avitinib once daily for seven days), the avitinib single dose group (PEG200 once daily for six days and a dose of 30 mg/kg avitinib in PEG200 on day 7) and the control group (equal amounts of PEG200 once daily for seven days). Next, all rats were given osimertinib at a dosage of 10 mg/kg. UPLC/MS-MS was used for the determination of the concentration of osimertinib in plasma. Results In vitro analysis revealed that the IC50 value of osimertinib in rat liver microsomes was 27.6 μM. When rats were pretreated with avitinib, the values of AUC and MRT of the osimertinib were increased, and its Cmax and Tmax were significantly extended, whereas the values of CLz/F were significantly decreased (P &lt; 0.05). Conclusions Both in vitro and in vivo results demonstrated that a drug-drug interaction between avitinib and osimertinib occurred and more attention should be paid when avitinib and osimertinib are synchronously administered in clinic. Key points Significant findings of the study Osimertinib is the only market available third-generation EGFR-TKI and it has been reported that some drugs could have drug-drug interactions with it. What this study adds For the first time, we systematically investigated the effect of avitinib, one newly developed third-generation EGFR-TKI, on the pharmacokinetics of osimertinib both in vitro and in vivo using a rat model.","container-title":"Thoracic Cancer","DOI":"10.1111/1759-7714.13587","ISSN":"1759-7714","issue":"10","language":"en","note":"_eprint: https://onlinelibrary.wiley.com/doi/pdf/10.1111/1759-7714.13587","page":"2775-2781","source":"Wiley Online Library","title":"Effects of avitinib on the pharmacokinetics of osimertinib in vitro and in vivo in rats","volume":"11","author":[{"family":"Wu","given":"Qingjun"},{"family":"Jiang","given":"Hui"},{"family":"Wang","given":"Shuanghu"},{"family":"Dai","given":"Dapeng"},{"family":"Chen","given":"Feifei"},{"family":"Meng","given":"Deru"},{"family":"Geng","given":"Peiwu"},{"family":"Tong","given":"Hongfeng"},{"family":"Zhou","given":"Yunfang"},{"family":"Pan","given":"Debiao"},{"family":"Zhou","given":"Quan"},{"family":"Wang","given":"Chunjie"}],"issued":{"date-parts":[["2020"]]}}}],"schema":"https://github.com/citation-style-language/schema/raw/master/csl-citation.json"} </w:delInstrText>
        </w:r>
        <w:r w:rsidR="00BB1166" w:rsidRPr="006E6534" w:rsidDel="00F543D2">
          <w:rPr>
            <w:rFonts w:cs="Times New Roman"/>
            <w:color w:val="000000" w:themeColor="text1"/>
            <w:szCs w:val="24"/>
            <w:rPrChange w:id="10803" w:author="N F" w:date="2023-12-05T03:08:00Z">
              <w:rPr>
                <w:rFonts w:cs="Times New Roman"/>
                <w:szCs w:val="24"/>
              </w:rPr>
            </w:rPrChange>
          </w:rPr>
          <w:fldChar w:fldCharType="separate"/>
        </w:r>
        <w:r w:rsidR="00AE1425" w:rsidRPr="006E6534" w:rsidDel="00F543D2">
          <w:rPr>
            <w:rFonts w:cs="Times New Roman"/>
            <w:color w:val="000000" w:themeColor="text1"/>
            <w:szCs w:val="24"/>
            <w:rPrChange w:id="10804" w:author="N F" w:date="2023-12-05T03:08:00Z">
              <w:rPr>
                <w:rFonts w:cs="Times New Roman"/>
                <w:szCs w:val="24"/>
              </w:rPr>
            </w:rPrChange>
          </w:rPr>
          <w:delText>(11)</w:delText>
        </w:r>
        <w:r w:rsidR="00BB1166" w:rsidRPr="006E6534" w:rsidDel="00F543D2">
          <w:rPr>
            <w:rFonts w:cs="Times New Roman"/>
            <w:color w:val="000000" w:themeColor="text1"/>
            <w:szCs w:val="24"/>
            <w:rPrChange w:id="10805" w:author="N F" w:date="2023-12-05T03:08:00Z">
              <w:rPr>
                <w:rFonts w:cs="Times New Roman"/>
                <w:szCs w:val="24"/>
              </w:rPr>
            </w:rPrChange>
          </w:rPr>
          <w:fldChar w:fldCharType="end"/>
        </w:r>
      </w:del>
      <w:r w:rsidR="007425EA" w:rsidRPr="006E6534">
        <w:rPr>
          <w:rFonts w:cs="Times New Roman"/>
          <w:color w:val="000000" w:themeColor="text1"/>
          <w:szCs w:val="24"/>
          <w:rPrChange w:id="10806" w:author="N F" w:date="2023-12-05T03:08:00Z">
            <w:rPr>
              <w:rFonts w:cs="Times New Roman"/>
              <w:szCs w:val="24"/>
            </w:rPr>
          </w:rPrChange>
        </w:rPr>
        <w:t>.</w:t>
      </w:r>
    </w:p>
    <w:p w14:paraId="0260E497" w14:textId="77777777" w:rsidR="00DF3843" w:rsidRPr="006E6534" w:rsidRDefault="00DF3843">
      <w:pPr>
        <w:pStyle w:val="SDText"/>
        <w:spacing w:after="0"/>
        <w:rPr>
          <w:rFonts w:cs="Times New Roman"/>
          <w:color w:val="000000" w:themeColor="text1"/>
          <w:szCs w:val="24"/>
          <w:rPrChange w:id="10807" w:author="N F" w:date="2023-12-05T03:08:00Z">
            <w:rPr>
              <w:rFonts w:cs="Times New Roman"/>
              <w:szCs w:val="24"/>
            </w:rPr>
          </w:rPrChange>
        </w:rPr>
        <w:pPrChange w:id="10808" w:author="Barshadskaya, Yuliya" w:date="2024-01-14T17:38:00Z">
          <w:pPr>
            <w:pStyle w:val="SDText"/>
          </w:pPr>
        </w:pPrChange>
      </w:pPr>
    </w:p>
    <w:p w14:paraId="7B27F02A" w14:textId="369C2C94" w:rsidR="00CF2D14" w:rsidRPr="006E6534" w:rsidRDefault="00374E02">
      <w:pPr>
        <w:pStyle w:val="2"/>
        <w:numPr>
          <w:ilvl w:val="0"/>
          <w:numId w:val="0"/>
        </w:numPr>
        <w:spacing w:line="240" w:lineRule="auto"/>
        <w:rPr>
          <w:rFonts w:cs="Times New Roman"/>
          <w:sz w:val="24"/>
          <w:szCs w:val="24"/>
          <w:rPrChange w:id="10809" w:author="N F" w:date="2023-12-05T03:08:00Z">
            <w:rPr/>
          </w:rPrChange>
        </w:rPr>
        <w:pPrChange w:id="10810" w:author="Barshadskaya, Yuliya" w:date="2024-01-14T17:39:00Z">
          <w:pPr>
            <w:pStyle w:val="2"/>
          </w:pPr>
        </w:pPrChange>
      </w:pPr>
      <w:bookmarkStart w:id="10811" w:name="_Toc115733021"/>
      <w:bookmarkStart w:id="10812" w:name="_Toc459563555"/>
      <w:ins w:id="10813" w:author="Barshadskaya, Yuliya" w:date="2024-01-14T17:39:00Z">
        <w:r>
          <w:rPr>
            <w:rFonts w:cs="Times New Roman"/>
            <w:sz w:val="24"/>
            <w:szCs w:val="24"/>
          </w:rPr>
          <w:t xml:space="preserve">3.3. </w:t>
        </w:r>
      </w:ins>
      <w:r w:rsidR="00234C90" w:rsidRPr="006E6534">
        <w:rPr>
          <w:rFonts w:cs="Times New Roman"/>
          <w:sz w:val="24"/>
          <w:szCs w:val="24"/>
          <w:rPrChange w:id="10814" w:author="N F" w:date="2023-12-05T03:08:00Z">
            <w:rPr/>
          </w:rPrChange>
        </w:rPr>
        <w:t>Токсикологические исследования</w:t>
      </w:r>
      <w:bookmarkEnd w:id="10811"/>
      <w:r w:rsidR="00234C90" w:rsidRPr="006E6534">
        <w:rPr>
          <w:rFonts w:cs="Times New Roman"/>
          <w:sz w:val="24"/>
          <w:szCs w:val="24"/>
          <w:rPrChange w:id="10815" w:author="N F" w:date="2023-12-05T03:08:00Z">
            <w:rPr/>
          </w:rPrChange>
        </w:rPr>
        <w:t xml:space="preserve"> </w:t>
      </w:r>
      <w:bookmarkEnd w:id="10812"/>
    </w:p>
    <w:p w14:paraId="4635741E" w14:textId="07EDCAD3" w:rsidR="00CF2D14" w:rsidRPr="006E6534" w:rsidRDefault="00374E02">
      <w:pPr>
        <w:pStyle w:val="3"/>
        <w:numPr>
          <w:ilvl w:val="0"/>
          <w:numId w:val="0"/>
        </w:numPr>
        <w:spacing w:line="240" w:lineRule="auto"/>
        <w:rPr>
          <w:rFonts w:cs="Times New Roman"/>
          <w:sz w:val="24"/>
          <w:rPrChange w:id="10816" w:author="N F" w:date="2023-12-05T03:08:00Z">
            <w:rPr/>
          </w:rPrChange>
        </w:rPr>
        <w:pPrChange w:id="10817" w:author="Barshadskaya, Yuliya" w:date="2024-01-14T17:39:00Z">
          <w:pPr>
            <w:pStyle w:val="3"/>
          </w:pPr>
        </w:pPrChange>
      </w:pPr>
      <w:bookmarkStart w:id="10818" w:name="_Toc115733022"/>
      <w:ins w:id="10819" w:author="Barshadskaya, Yuliya" w:date="2024-01-14T17:39:00Z">
        <w:r>
          <w:rPr>
            <w:rFonts w:cs="Times New Roman"/>
            <w:sz w:val="24"/>
          </w:rPr>
          <w:t xml:space="preserve">3.3.1. </w:t>
        </w:r>
      </w:ins>
      <w:r w:rsidR="00CC6AB9" w:rsidRPr="006E6534">
        <w:rPr>
          <w:rFonts w:cs="Times New Roman"/>
          <w:sz w:val="24"/>
          <w:rPrChange w:id="10820" w:author="N F" w:date="2023-12-05T03:08:00Z">
            <w:rPr/>
          </w:rPrChange>
        </w:rPr>
        <w:t>Токсичность при однократном введении</w:t>
      </w:r>
      <w:bookmarkEnd w:id="10818"/>
    </w:p>
    <w:p w14:paraId="0BB47C4B" w14:textId="018F0C8D" w:rsidR="00E71939" w:rsidRPr="006E6534" w:rsidRDefault="00C42102" w:rsidP="00415551">
      <w:pPr>
        <w:pStyle w:val="SDText"/>
        <w:rPr>
          <w:rFonts w:cs="Times New Roman"/>
          <w:color w:val="000000" w:themeColor="text1"/>
          <w:szCs w:val="24"/>
          <w:rPrChange w:id="10821" w:author="N F" w:date="2023-12-05T03:08:00Z">
            <w:rPr>
              <w:rFonts w:cs="Times New Roman"/>
              <w:szCs w:val="24"/>
            </w:rPr>
          </w:rPrChange>
        </w:rPr>
      </w:pPr>
      <w:r w:rsidRPr="006E6534">
        <w:rPr>
          <w:rFonts w:cs="Times New Roman"/>
          <w:color w:val="000000" w:themeColor="text1"/>
          <w:szCs w:val="24"/>
          <w:rPrChange w:id="10822" w:author="N F" w:date="2023-12-05T03:08:00Z">
            <w:rPr>
              <w:rFonts w:cs="Times New Roman"/>
              <w:szCs w:val="24"/>
            </w:rPr>
          </w:rPrChange>
        </w:rPr>
        <w:t xml:space="preserve">Данные по </w:t>
      </w:r>
      <w:del w:id="10823" w:author="Barshadskaya, Yuliya" w:date="2024-01-13T18:22:00Z">
        <w:r w:rsidRPr="006E6534" w:rsidDel="006A7565">
          <w:rPr>
            <w:rFonts w:cs="Times New Roman"/>
            <w:color w:val="000000" w:themeColor="text1"/>
            <w:szCs w:val="24"/>
            <w:rPrChange w:id="10824" w:author="N F" w:date="2023-12-05T03:08:00Z">
              <w:rPr>
                <w:rFonts w:cs="Times New Roman"/>
                <w:szCs w:val="24"/>
              </w:rPr>
            </w:rPrChange>
          </w:rPr>
          <w:delText xml:space="preserve">острой </w:delText>
        </w:r>
      </w:del>
      <w:r w:rsidRPr="006E6534">
        <w:rPr>
          <w:rFonts w:cs="Times New Roman"/>
          <w:color w:val="000000" w:themeColor="text1"/>
          <w:szCs w:val="24"/>
          <w:rPrChange w:id="10825" w:author="N F" w:date="2023-12-05T03:08:00Z">
            <w:rPr>
              <w:rFonts w:cs="Times New Roman"/>
              <w:szCs w:val="24"/>
            </w:rPr>
          </w:rPrChange>
        </w:rPr>
        <w:t xml:space="preserve">токсичности </w:t>
      </w:r>
      <w:ins w:id="10826" w:author="Barshadskaya, Yuliya" w:date="2024-01-13T18:22:00Z">
        <w:r w:rsidR="006A7565">
          <w:rPr>
            <w:rFonts w:cs="Times New Roman"/>
            <w:color w:val="000000" w:themeColor="text1"/>
            <w:szCs w:val="24"/>
          </w:rPr>
          <w:t xml:space="preserve">при однократном введении </w:t>
        </w:r>
      </w:ins>
      <w:r w:rsidRPr="006E6534">
        <w:rPr>
          <w:rFonts w:cs="Times New Roman"/>
          <w:color w:val="000000" w:themeColor="text1"/>
          <w:szCs w:val="24"/>
          <w:rPrChange w:id="10827" w:author="N F" w:date="2023-12-05T03:08:00Z">
            <w:rPr>
              <w:rFonts w:cs="Times New Roman"/>
              <w:szCs w:val="24"/>
            </w:rPr>
          </w:rPrChange>
        </w:rPr>
        <w:t>суммированы</w:t>
      </w:r>
      <w:r w:rsidR="009041D5" w:rsidRPr="006E6534">
        <w:rPr>
          <w:rFonts w:cs="Times New Roman"/>
          <w:color w:val="000000" w:themeColor="text1"/>
          <w:szCs w:val="24"/>
          <w:rPrChange w:id="10828" w:author="N F" w:date="2023-12-05T03:08:00Z">
            <w:rPr>
              <w:rFonts w:cs="Times New Roman"/>
              <w:szCs w:val="24"/>
            </w:rPr>
          </w:rPrChange>
        </w:rPr>
        <w:t xml:space="preserve"> вместе с данными по токсичности при многократном введении</w:t>
      </w:r>
      <w:r w:rsidRPr="006E6534">
        <w:rPr>
          <w:rFonts w:cs="Times New Roman"/>
          <w:color w:val="000000" w:themeColor="text1"/>
          <w:szCs w:val="24"/>
          <w:rPrChange w:id="10829" w:author="N F" w:date="2023-12-05T03:08:00Z">
            <w:rPr>
              <w:rFonts w:cs="Times New Roman"/>
              <w:szCs w:val="24"/>
            </w:rPr>
          </w:rPrChange>
        </w:rPr>
        <w:t xml:space="preserve"> в </w:t>
      </w:r>
      <w:r w:rsidR="00A05AA6" w:rsidRPr="006E6534">
        <w:rPr>
          <w:rFonts w:cs="Times New Roman"/>
          <w:color w:val="000000" w:themeColor="text1"/>
          <w:szCs w:val="24"/>
          <w:rPrChange w:id="10830" w:author="N F" w:date="2023-12-05T03:08:00Z">
            <w:rPr>
              <w:rFonts w:cs="Times New Roman"/>
              <w:szCs w:val="24"/>
            </w:rPr>
          </w:rPrChange>
        </w:rPr>
        <w:t xml:space="preserve">таблице описанной ниже в Разделе </w:t>
      </w:r>
      <w:r w:rsidR="00A05AA6" w:rsidRPr="006E6534">
        <w:rPr>
          <w:rFonts w:cs="Times New Roman"/>
          <w:color w:val="000000" w:themeColor="text1"/>
          <w:szCs w:val="24"/>
          <w:rPrChange w:id="10831" w:author="N F" w:date="2023-12-05T03:08:00Z">
            <w:rPr>
              <w:rFonts w:cs="Times New Roman"/>
              <w:szCs w:val="24"/>
            </w:rPr>
          </w:rPrChange>
        </w:rPr>
        <w:fldChar w:fldCharType="begin"/>
      </w:r>
      <w:r w:rsidR="00A05AA6" w:rsidRPr="006E6534">
        <w:rPr>
          <w:rFonts w:cs="Times New Roman"/>
          <w:color w:val="000000" w:themeColor="text1"/>
          <w:szCs w:val="24"/>
          <w:rPrChange w:id="10832" w:author="N F" w:date="2023-12-05T03:08:00Z">
            <w:rPr>
              <w:rFonts w:cs="Times New Roman"/>
              <w:szCs w:val="24"/>
            </w:rPr>
          </w:rPrChange>
        </w:rPr>
        <w:instrText xml:space="preserve"> REF _Ref115715348 \r \h </w:instrText>
      </w:r>
      <w:r w:rsidR="00415551" w:rsidRPr="006E6534">
        <w:rPr>
          <w:rFonts w:cs="Times New Roman"/>
          <w:color w:val="000000" w:themeColor="text1"/>
          <w:szCs w:val="24"/>
          <w:rPrChange w:id="10833" w:author="N F" w:date="2023-12-05T03:08:00Z">
            <w:rPr>
              <w:rFonts w:cs="Times New Roman"/>
              <w:szCs w:val="24"/>
            </w:rPr>
          </w:rPrChange>
        </w:rPr>
        <w:instrText xml:space="preserve"> \* MERGEFORMAT </w:instrText>
      </w:r>
      <w:r w:rsidR="00A05AA6" w:rsidRPr="006E6534">
        <w:rPr>
          <w:rFonts w:cs="Times New Roman"/>
          <w:color w:val="000000" w:themeColor="text1"/>
          <w:szCs w:val="24"/>
          <w:rPrChange w:id="10834" w:author="N F" w:date="2023-12-05T03:08:00Z">
            <w:rPr>
              <w:rFonts w:cs="Times New Roman"/>
              <w:color w:val="000000" w:themeColor="text1"/>
              <w:szCs w:val="24"/>
            </w:rPr>
          </w:rPrChange>
        </w:rPr>
      </w:r>
      <w:r w:rsidR="00A05AA6" w:rsidRPr="006E6534">
        <w:rPr>
          <w:rFonts w:cs="Times New Roman"/>
          <w:color w:val="000000" w:themeColor="text1"/>
          <w:szCs w:val="24"/>
          <w:rPrChange w:id="10835" w:author="N F" w:date="2023-12-05T03:08:00Z">
            <w:rPr>
              <w:rFonts w:cs="Times New Roman"/>
              <w:szCs w:val="24"/>
            </w:rPr>
          </w:rPrChange>
        </w:rPr>
        <w:fldChar w:fldCharType="separate"/>
      </w:r>
      <w:r w:rsidR="004C4CE2" w:rsidRPr="006E6534">
        <w:rPr>
          <w:rFonts w:cs="Times New Roman"/>
          <w:color w:val="000000" w:themeColor="text1"/>
          <w:szCs w:val="24"/>
          <w:rPrChange w:id="10836" w:author="N F" w:date="2023-12-05T03:08:00Z">
            <w:rPr>
              <w:rFonts w:cs="Times New Roman"/>
              <w:szCs w:val="24"/>
            </w:rPr>
          </w:rPrChange>
        </w:rPr>
        <w:t>3.3.2</w:t>
      </w:r>
      <w:r w:rsidR="00A05AA6" w:rsidRPr="006E6534">
        <w:rPr>
          <w:rFonts w:cs="Times New Roman"/>
          <w:color w:val="000000" w:themeColor="text1"/>
          <w:szCs w:val="24"/>
          <w:rPrChange w:id="10837" w:author="N F" w:date="2023-12-05T03:08:00Z">
            <w:rPr>
              <w:rFonts w:cs="Times New Roman"/>
              <w:szCs w:val="24"/>
            </w:rPr>
          </w:rPrChange>
        </w:rPr>
        <w:fldChar w:fldCharType="end"/>
      </w:r>
      <w:r w:rsidR="00A05AA6" w:rsidRPr="006E6534">
        <w:rPr>
          <w:rFonts w:cs="Times New Roman"/>
          <w:color w:val="000000" w:themeColor="text1"/>
          <w:szCs w:val="24"/>
          <w:rPrChange w:id="10838" w:author="N F" w:date="2023-12-05T03:08:00Z">
            <w:rPr>
              <w:rFonts w:cs="Times New Roman"/>
              <w:szCs w:val="24"/>
            </w:rPr>
          </w:rPrChange>
        </w:rPr>
        <w:t xml:space="preserve"> (</w:t>
      </w:r>
      <w:r w:rsidR="00A05AA6" w:rsidRPr="006E6534">
        <w:rPr>
          <w:rFonts w:cs="Times New Roman"/>
          <w:color w:val="000000" w:themeColor="text1"/>
          <w:szCs w:val="24"/>
          <w:rPrChange w:id="10839" w:author="N F" w:date="2023-12-05T03:08:00Z">
            <w:rPr>
              <w:rFonts w:cs="Times New Roman"/>
              <w:szCs w:val="24"/>
            </w:rPr>
          </w:rPrChange>
        </w:rPr>
        <w:fldChar w:fldCharType="begin"/>
      </w:r>
      <w:r w:rsidR="00A05AA6" w:rsidRPr="006E6534">
        <w:rPr>
          <w:rFonts w:cs="Times New Roman"/>
          <w:color w:val="000000" w:themeColor="text1"/>
          <w:szCs w:val="24"/>
          <w:rPrChange w:id="10840" w:author="N F" w:date="2023-12-05T03:08:00Z">
            <w:rPr>
              <w:rFonts w:cs="Times New Roman"/>
              <w:szCs w:val="24"/>
            </w:rPr>
          </w:rPrChange>
        </w:rPr>
        <w:instrText xml:space="preserve"> REF _Ref115198635 \h </w:instrText>
      </w:r>
      <w:r w:rsidR="00415551" w:rsidRPr="006E6534">
        <w:rPr>
          <w:rFonts w:cs="Times New Roman"/>
          <w:color w:val="000000" w:themeColor="text1"/>
          <w:szCs w:val="24"/>
          <w:rPrChange w:id="10841" w:author="N F" w:date="2023-12-05T03:08:00Z">
            <w:rPr>
              <w:rFonts w:cs="Times New Roman"/>
              <w:szCs w:val="24"/>
            </w:rPr>
          </w:rPrChange>
        </w:rPr>
        <w:instrText xml:space="preserve"> \* MERGEFORMAT </w:instrText>
      </w:r>
      <w:r w:rsidR="00A05AA6" w:rsidRPr="006E6534">
        <w:rPr>
          <w:rFonts w:cs="Times New Roman"/>
          <w:color w:val="000000" w:themeColor="text1"/>
          <w:szCs w:val="24"/>
          <w:rPrChange w:id="10842" w:author="N F" w:date="2023-12-05T03:08:00Z">
            <w:rPr>
              <w:rFonts w:cs="Times New Roman"/>
              <w:color w:val="000000" w:themeColor="text1"/>
              <w:szCs w:val="24"/>
            </w:rPr>
          </w:rPrChange>
        </w:rPr>
      </w:r>
      <w:r w:rsidR="00A05AA6" w:rsidRPr="006E6534">
        <w:rPr>
          <w:rFonts w:cs="Times New Roman"/>
          <w:color w:val="000000" w:themeColor="text1"/>
          <w:szCs w:val="24"/>
          <w:rPrChange w:id="10843" w:author="N F" w:date="2023-12-05T03:08:00Z">
            <w:rPr>
              <w:rFonts w:cs="Times New Roman"/>
              <w:szCs w:val="24"/>
            </w:rPr>
          </w:rPrChange>
        </w:rPr>
        <w:fldChar w:fldCharType="separate"/>
      </w:r>
      <w:r w:rsidR="004C4CE2" w:rsidRPr="006E6534">
        <w:rPr>
          <w:rFonts w:cs="Times New Roman"/>
          <w:color w:val="000000" w:themeColor="text1"/>
          <w:szCs w:val="24"/>
          <w:rPrChange w:id="10844" w:author="N F" w:date="2023-12-05T03:08:00Z">
            <w:rPr>
              <w:rFonts w:cs="Times New Roman"/>
              <w:szCs w:val="24"/>
            </w:rPr>
          </w:rPrChange>
        </w:rPr>
        <w:t xml:space="preserve">Таблица </w:t>
      </w:r>
      <w:r w:rsidR="004C4CE2" w:rsidRPr="006E6534">
        <w:rPr>
          <w:rFonts w:cs="Times New Roman"/>
          <w:noProof/>
          <w:color w:val="000000" w:themeColor="text1"/>
          <w:szCs w:val="24"/>
          <w:rPrChange w:id="10845" w:author="N F" w:date="2023-12-05T03:08:00Z">
            <w:rPr>
              <w:rFonts w:cs="Times New Roman"/>
              <w:noProof/>
              <w:szCs w:val="24"/>
            </w:rPr>
          </w:rPrChange>
        </w:rPr>
        <w:t>3</w:t>
      </w:r>
      <w:r w:rsidR="004C4CE2" w:rsidRPr="006E6534">
        <w:rPr>
          <w:rFonts w:cs="Times New Roman"/>
          <w:color w:val="000000" w:themeColor="text1"/>
          <w:szCs w:val="24"/>
          <w:rPrChange w:id="10846" w:author="N F" w:date="2023-12-05T03:08:00Z">
            <w:rPr>
              <w:rFonts w:cs="Times New Roman"/>
              <w:szCs w:val="24"/>
            </w:rPr>
          </w:rPrChange>
        </w:rPr>
        <w:noBreakHyphen/>
      </w:r>
      <w:r w:rsidR="004C4CE2" w:rsidRPr="006E6534">
        <w:rPr>
          <w:rFonts w:cs="Times New Roman"/>
          <w:noProof/>
          <w:color w:val="000000" w:themeColor="text1"/>
          <w:szCs w:val="24"/>
          <w:rPrChange w:id="10847" w:author="N F" w:date="2023-12-05T03:08:00Z">
            <w:rPr>
              <w:rFonts w:cs="Times New Roman"/>
              <w:noProof/>
              <w:szCs w:val="24"/>
            </w:rPr>
          </w:rPrChange>
        </w:rPr>
        <w:t>5</w:t>
      </w:r>
      <w:r w:rsidR="00A05AA6" w:rsidRPr="006E6534">
        <w:rPr>
          <w:rFonts w:cs="Times New Roman"/>
          <w:color w:val="000000" w:themeColor="text1"/>
          <w:szCs w:val="24"/>
          <w:rPrChange w:id="10848" w:author="N F" w:date="2023-12-05T03:08:00Z">
            <w:rPr>
              <w:rFonts w:cs="Times New Roman"/>
              <w:szCs w:val="24"/>
            </w:rPr>
          </w:rPrChange>
        </w:rPr>
        <w:fldChar w:fldCharType="end"/>
      </w:r>
      <w:r w:rsidR="00A05AA6" w:rsidRPr="006E6534">
        <w:rPr>
          <w:rFonts w:cs="Times New Roman"/>
          <w:color w:val="000000" w:themeColor="text1"/>
          <w:szCs w:val="24"/>
          <w:rPrChange w:id="10849" w:author="N F" w:date="2023-12-05T03:08:00Z">
            <w:rPr>
              <w:rFonts w:cs="Times New Roman"/>
              <w:szCs w:val="24"/>
            </w:rPr>
          </w:rPrChange>
        </w:rPr>
        <w:t>)</w:t>
      </w:r>
      <w:ins w:id="10850" w:author="Barshadskaya, Yuliya" w:date="2024-01-14T17:40:00Z">
        <w:r w:rsidR="00374E02" w:rsidRPr="00374E02">
          <w:rPr>
            <w:rFonts w:cs="Times New Roman"/>
            <w:color w:val="000000" w:themeColor="text1"/>
            <w:rPrChange w:id="10851" w:author="Barshadskaya, Yuliya" w:date="2024-01-14T17:40:00Z">
              <w:rPr>
                <w:rFonts w:cs="Times New Roman"/>
                <w:color w:val="000000" w:themeColor="text1"/>
                <w:lang w:val="en-US"/>
              </w:rPr>
            </w:rPrChange>
          </w:rPr>
          <w:t xml:space="preserve"> </w:t>
        </w:r>
        <w:r w:rsidR="00374E02" w:rsidRPr="0001519A">
          <w:rPr>
            <w:rFonts w:cs="Times New Roman"/>
            <w:color w:val="000000" w:themeColor="text1"/>
            <w:lang w:val="en-US"/>
          </w:rPr>
          <w:fldChar w:fldCharType="begin"/>
        </w:r>
        <w:r w:rsidR="00374E02"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374E02" w:rsidRPr="0001519A">
          <w:rPr>
            <w:rFonts w:cs="Times New Roman"/>
            <w:color w:val="000000" w:themeColor="text1"/>
            <w:lang w:val="en-US"/>
          </w:rPr>
          <w:fldChar w:fldCharType="separate"/>
        </w:r>
        <w:r w:rsidR="00374E02" w:rsidRPr="0018315E">
          <w:rPr>
            <w:rFonts w:cs="Times New Roman"/>
            <w:color w:val="000000" w:themeColor="text1"/>
          </w:rPr>
          <w:t>[</w:t>
        </w:r>
        <w:r w:rsidR="00374E02">
          <w:rPr>
            <w:rFonts w:cs="Times New Roman"/>
            <w:color w:val="000000" w:themeColor="text1"/>
          </w:rPr>
          <w:t>3</w:t>
        </w:r>
        <w:r w:rsidR="00374E02" w:rsidRPr="00DD38F1">
          <w:rPr>
            <w:rFonts w:cs="Times New Roman"/>
            <w:color w:val="000000" w:themeColor="text1"/>
          </w:rPr>
          <w:t>]</w:t>
        </w:r>
        <w:r w:rsidR="00374E02" w:rsidRPr="0001519A">
          <w:rPr>
            <w:rFonts w:cs="Times New Roman"/>
            <w:color w:val="000000" w:themeColor="text1"/>
            <w:lang w:val="en-US"/>
          </w:rPr>
          <w:fldChar w:fldCharType="end"/>
        </w:r>
      </w:ins>
      <w:del w:id="10852" w:author="Barshadskaya, Yuliya" w:date="2024-01-14T17:40:00Z">
        <w:r w:rsidRPr="006E6534" w:rsidDel="00374E02">
          <w:rPr>
            <w:rFonts w:cs="Times New Roman"/>
            <w:color w:val="000000" w:themeColor="text1"/>
            <w:szCs w:val="24"/>
            <w:rPrChange w:id="10853" w:author="N F" w:date="2023-12-05T03:08:00Z">
              <w:rPr>
                <w:rFonts w:cs="Times New Roman"/>
                <w:szCs w:val="24"/>
              </w:rPr>
            </w:rPrChange>
          </w:rPr>
          <w:delText xml:space="preserve"> </w:delText>
        </w:r>
        <w:r w:rsidRPr="006E6534" w:rsidDel="00374E02">
          <w:rPr>
            <w:rFonts w:cs="Times New Roman"/>
            <w:color w:val="000000" w:themeColor="text1"/>
            <w:szCs w:val="24"/>
            <w:rPrChange w:id="10854" w:author="N F" w:date="2023-12-05T03:08:00Z">
              <w:rPr>
                <w:rFonts w:cs="Times New Roman"/>
                <w:szCs w:val="24"/>
              </w:rPr>
            </w:rPrChange>
          </w:rPr>
          <w:fldChar w:fldCharType="begin"/>
        </w:r>
        <w:r w:rsidRPr="006E6534" w:rsidDel="00374E02">
          <w:rPr>
            <w:rFonts w:cs="Times New Roman"/>
            <w:color w:val="000000" w:themeColor="text1"/>
            <w:szCs w:val="24"/>
            <w:rPrChange w:id="10855" w:author="N F" w:date="2023-12-05T03:08:00Z">
              <w:rPr>
                <w:rFonts w:cs="Times New Roman"/>
                <w:szCs w:val="24"/>
              </w:rPr>
            </w:rPrChange>
          </w:rPr>
          <w:delInstrText xml:space="preserve"> ADDIN ZOTERO_ITEM CSL_CITATION {"citationID":"FFVXcEEF","properties":{"formattedCitation":"(13)","plainCitation":"(13)","noteIndex":0},"citationItems":[{"id":161897,"uris":["http://zotero.org/groups/4735135/items/WX22NTFD"],"itemData":{"id":161897,"type":"webpage","title":"Assessment report. Tagrisso","URL":"https://www.ema.europa.eu/en/documents/assessment-report/tagrisso-epar-public-assessment-report_en.pdf","author":[{"family":"EMA","given":""}],"accessed":{"date-parts":[["2022",8,2]]},"issued":{"date-parts":[["2015"]]}}}],"schema":"https://github.com/citation-style-language/schema/raw/master/csl-citation.json"} </w:delInstrText>
        </w:r>
        <w:r w:rsidRPr="006E6534" w:rsidDel="00374E02">
          <w:rPr>
            <w:rFonts w:cs="Times New Roman"/>
            <w:color w:val="000000" w:themeColor="text1"/>
            <w:szCs w:val="24"/>
            <w:rPrChange w:id="10856" w:author="N F" w:date="2023-12-05T03:08:00Z">
              <w:rPr>
                <w:rFonts w:cs="Times New Roman"/>
                <w:szCs w:val="24"/>
              </w:rPr>
            </w:rPrChange>
          </w:rPr>
          <w:fldChar w:fldCharType="separate"/>
        </w:r>
        <w:r w:rsidRPr="006E6534" w:rsidDel="00374E02">
          <w:rPr>
            <w:rFonts w:cs="Times New Roman"/>
            <w:color w:val="000000" w:themeColor="text1"/>
            <w:szCs w:val="24"/>
            <w:rPrChange w:id="10857" w:author="N F" w:date="2023-12-05T03:08:00Z">
              <w:rPr>
                <w:rFonts w:cs="Times New Roman"/>
                <w:szCs w:val="24"/>
              </w:rPr>
            </w:rPrChange>
          </w:rPr>
          <w:delText>(13)</w:delText>
        </w:r>
        <w:r w:rsidRPr="006E6534" w:rsidDel="00374E02">
          <w:rPr>
            <w:rFonts w:cs="Times New Roman"/>
            <w:color w:val="000000" w:themeColor="text1"/>
            <w:szCs w:val="24"/>
            <w:rPrChange w:id="10858" w:author="N F" w:date="2023-12-05T03:08:00Z">
              <w:rPr>
                <w:rFonts w:cs="Times New Roman"/>
                <w:szCs w:val="24"/>
              </w:rPr>
            </w:rPrChange>
          </w:rPr>
          <w:fldChar w:fldCharType="end"/>
        </w:r>
      </w:del>
      <w:r w:rsidRPr="006E6534">
        <w:rPr>
          <w:rFonts w:cs="Times New Roman"/>
          <w:color w:val="000000" w:themeColor="text1"/>
          <w:szCs w:val="24"/>
          <w:rPrChange w:id="10859" w:author="N F" w:date="2023-12-05T03:08:00Z">
            <w:rPr>
              <w:rFonts w:cs="Times New Roman"/>
              <w:szCs w:val="24"/>
            </w:rPr>
          </w:rPrChange>
        </w:rPr>
        <w:t>.</w:t>
      </w:r>
    </w:p>
    <w:p w14:paraId="2610F11C" w14:textId="408257F0" w:rsidR="009652F9" w:rsidRPr="006E6534" w:rsidRDefault="00374E02">
      <w:pPr>
        <w:pStyle w:val="3"/>
        <w:numPr>
          <w:ilvl w:val="0"/>
          <w:numId w:val="0"/>
        </w:numPr>
        <w:spacing w:line="240" w:lineRule="auto"/>
        <w:rPr>
          <w:rFonts w:cs="Times New Roman"/>
          <w:sz w:val="24"/>
          <w:rPrChange w:id="10860" w:author="N F" w:date="2023-12-05T03:08:00Z">
            <w:rPr/>
          </w:rPrChange>
        </w:rPr>
        <w:pPrChange w:id="10861" w:author="Barshadskaya, Yuliya" w:date="2024-01-14T17:40:00Z">
          <w:pPr>
            <w:pStyle w:val="3"/>
          </w:pPr>
        </w:pPrChange>
      </w:pPr>
      <w:bookmarkStart w:id="10862" w:name="_Ref115715348"/>
      <w:bookmarkStart w:id="10863" w:name="_Toc115733023"/>
      <w:ins w:id="10864" w:author="Barshadskaya, Yuliya" w:date="2024-01-14T17:40:00Z">
        <w:r>
          <w:rPr>
            <w:rFonts w:cs="Times New Roman"/>
            <w:sz w:val="24"/>
          </w:rPr>
          <w:t xml:space="preserve">3.3.2. </w:t>
        </w:r>
      </w:ins>
      <w:r w:rsidR="00CC6AB9" w:rsidRPr="006E6534">
        <w:rPr>
          <w:rFonts w:cs="Times New Roman"/>
          <w:sz w:val="24"/>
          <w:rPrChange w:id="10865" w:author="N F" w:date="2023-12-05T03:08:00Z">
            <w:rPr/>
          </w:rPrChange>
        </w:rPr>
        <w:t>Токсичность при многократном введении</w:t>
      </w:r>
      <w:bookmarkEnd w:id="10862"/>
      <w:bookmarkEnd w:id="10863"/>
    </w:p>
    <w:p w14:paraId="72FE8AEC" w14:textId="5609E644" w:rsidR="00E71939" w:rsidRPr="006E6534" w:rsidRDefault="001B1F50" w:rsidP="00415551">
      <w:pPr>
        <w:pStyle w:val="SDText"/>
        <w:rPr>
          <w:rFonts w:cs="Times New Roman"/>
          <w:color w:val="000000" w:themeColor="text1"/>
          <w:rPrChange w:id="10866" w:author="N F" w:date="2023-12-05T03:08:00Z">
            <w:rPr>
              <w:rFonts w:cs="Times New Roman"/>
            </w:rPr>
          </w:rPrChange>
        </w:rPr>
      </w:pPr>
      <w:r w:rsidRPr="006E6534">
        <w:rPr>
          <w:rFonts w:cs="Times New Roman"/>
          <w:color w:val="000000" w:themeColor="text1"/>
          <w:rPrChange w:id="10867" w:author="N F" w:date="2023-12-05T03:08:00Z">
            <w:rPr>
              <w:rFonts w:cs="Times New Roman"/>
            </w:rPr>
          </w:rPrChange>
        </w:rPr>
        <w:t>Согласно</w:t>
      </w:r>
      <w:r w:rsidR="0096338C" w:rsidRPr="006E6534">
        <w:rPr>
          <w:rFonts w:cs="Times New Roman"/>
          <w:color w:val="000000" w:themeColor="text1"/>
          <w:rPrChange w:id="10868" w:author="N F" w:date="2023-12-05T03:08:00Z">
            <w:rPr>
              <w:rFonts w:cs="Times New Roman"/>
            </w:rPr>
          </w:rPrChange>
        </w:rPr>
        <w:t xml:space="preserve"> данным Европейского агентства </w:t>
      </w:r>
      <w:r w:rsidR="00790F8D" w:rsidRPr="006E6534">
        <w:rPr>
          <w:rFonts w:cs="Times New Roman"/>
          <w:color w:val="000000" w:themeColor="text1"/>
          <w:rPrChange w:id="10869" w:author="N F" w:date="2023-12-05T03:08:00Z">
            <w:rPr>
              <w:rFonts w:cs="Times New Roman"/>
            </w:rPr>
          </w:rPrChange>
        </w:rPr>
        <w:t xml:space="preserve">лекарственных средств, доступны результаты </w:t>
      </w:r>
      <w:r w:rsidR="00F007B9" w:rsidRPr="006E6534">
        <w:rPr>
          <w:rFonts w:cs="Times New Roman"/>
          <w:color w:val="000000" w:themeColor="text1"/>
          <w:rPrChange w:id="10870" w:author="N F" w:date="2023-12-05T03:08:00Z">
            <w:rPr>
              <w:rFonts w:cs="Times New Roman"/>
            </w:rPr>
          </w:rPrChange>
        </w:rPr>
        <w:t>исследований токсичности осимертиниба при его многократном введении (</w:t>
      </w:r>
      <w:r w:rsidR="00E7205C" w:rsidRPr="006E6534">
        <w:rPr>
          <w:rFonts w:cs="Times New Roman"/>
          <w:color w:val="000000" w:themeColor="text1"/>
          <w:rPrChange w:id="10871" w:author="N F" w:date="2023-12-05T03:08:00Z">
            <w:rPr>
              <w:rFonts w:cs="Times New Roman"/>
            </w:rPr>
          </w:rPrChange>
        </w:rPr>
        <w:fldChar w:fldCharType="begin"/>
      </w:r>
      <w:r w:rsidR="00E7205C" w:rsidRPr="006E6534">
        <w:rPr>
          <w:rFonts w:cs="Times New Roman"/>
          <w:color w:val="000000" w:themeColor="text1"/>
          <w:rPrChange w:id="10872" w:author="N F" w:date="2023-12-05T03:08:00Z">
            <w:rPr>
              <w:rFonts w:cs="Times New Roman"/>
            </w:rPr>
          </w:rPrChange>
        </w:rPr>
        <w:instrText xml:space="preserve"> REF _Ref115198635 \h </w:instrText>
      </w:r>
      <w:r w:rsidR="00415551" w:rsidRPr="006E6534">
        <w:rPr>
          <w:rFonts w:cs="Times New Roman"/>
          <w:color w:val="000000" w:themeColor="text1"/>
          <w:rPrChange w:id="10873" w:author="N F" w:date="2023-12-05T03:08:00Z">
            <w:rPr>
              <w:rFonts w:cs="Times New Roman"/>
            </w:rPr>
          </w:rPrChange>
        </w:rPr>
        <w:instrText xml:space="preserve"> \* MERGEFORMAT </w:instrText>
      </w:r>
      <w:r w:rsidR="00E7205C" w:rsidRPr="006E6534">
        <w:rPr>
          <w:rFonts w:cs="Times New Roman"/>
          <w:color w:val="000000" w:themeColor="text1"/>
          <w:rPrChange w:id="10874" w:author="N F" w:date="2023-12-05T03:08:00Z">
            <w:rPr>
              <w:rFonts w:cs="Times New Roman"/>
              <w:color w:val="000000" w:themeColor="text1"/>
            </w:rPr>
          </w:rPrChange>
        </w:rPr>
      </w:r>
      <w:r w:rsidR="00E7205C" w:rsidRPr="006E6534">
        <w:rPr>
          <w:rFonts w:cs="Times New Roman"/>
          <w:color w:val="000000" w:themeColor="text1"/>
          <w:rPrChange w:id="10875" w:author="N F" w:date="2023-12-05T03:08:00Z">
            <w:rPr>
              <w:rFonts w:cs="Times New Roman"/>
            </w:rPr>
          </w:rPrChange>
        </w:rPr>
        <w:fldChar w:fldCharType="separate"/>
      </w:r>
      <w:r w:rsidR="004C4CE2" w:rsidRPr="006E6534">
        <w:rPr>
          <w:rFonts w:cs="Times New Roman"/>
          <w:color w:val="000000" w:themeColor="text1"/>
          <w:rPrChange w:id="10876" w:author="N F" w:date="2023-12-05T03:08:00Z">
            <w:rPr>
              <w:rFonts w:cs="Times New Roman"/>
            </w:rPr>
          </w:rPrChange>
        </w:rPr>
        <w:t xml:space="preserve">Таблица </w:t>
      </w:r>
      <w:r w:rsidR="004C4CE2" w:rsidRPr="006E6534">
        <w:rPr>
          <w:rFonts w:cs="Times New Roman"/>
          <w:noProof/>
          <w:color w:val="000000" w:themeColor="text1"/>
          <w:rPrChange w:id="10877" w:author="N F" w:date="2023-12-05T03:08:00Z">
            <w:rPr>
              <w:rFonts w:cs="Times New Roman"/>
              <w:noProof/>
            </w:rPr>
          </w:rPrChange>
        </w:rPr>
        <w:t>3</w:t>
      </w:r>
      <w:r w:rsidR="004C4CE2" w:rsidRPr="006E6534">
        <w:rPr>
          <w:rFonts w:cs="Times New Roman"/>
          <w:color w:val="000000" w:themeColor="text1"/>
          <w:rPrChange w:id="10878" w:author="N F" w:date="2023-12-05T03:08:00Z">
            <w:rPr>
              <w:rFonts w:cs="Times New Roman"/>
            </w:rPr>
          </w:rPrChange>
        </w:rPr>
        <w:noBreakHyphen/>
      </w:r>
      <w:r w:rsidR="004C4CE2" w:rsidRPr="006E6534">
        <w:rPr>
          <w:rFonts w:cs="Times New Roman"/>
          <w:noProof/>
          <w:color w:val="000000" w:themeColor="text1"/>
          <w:rPrChange w:id="10879" w:author="N F" w:date="2023-12-05T03:08:00Z">
            <w:rPr>
              <w:rFonts w:cs="Times New Roman"/>
              <w:noProof/>
            </w:rPr>
          </w:rPrChange>
        </w:rPr>
        <w:t>5</w:t>
      </w:r>
      <w:r w:rsidR="00E7205C" w:rsidRPr="006E6534">
        <w:rPr>
          <w:rFonts w:cs="Times New Roman"/>
          <w:color w:val="000000" w:themeColor="text1"/>
          <w:rPrChange w:id="10880" w:author="N F" w:date="2023-12-05T03:08:00Z">
            <w:rPr>
              <w:rFonts w:cs="Times New Roman"/>
            </w:rPr>
          </w:rPrChange>
        </w:rPr>
        <w:fldChar w:fldCharType="end"/>
      </w:r>
      <w:r w:rsidR="00F007B9" w:rsidRPr="006E6534">
        <w:rPr>
          <w:rFonts w:cs="Times New Roman"/>
          <w:color w:val="000000" w:themeColor="text1"/>
          <w:rPrChange w:id="10881" w:author="N F" w:date="2023-12-05T03:08:00Z">
            <w:rPr>
              <w:rFonts w:cs="Times New Roman"/>
            </w:rPr>
          </w:rPrChange>
        </w:rPr>
        <w:t>)</w:t>
      </w:r>
      <w:r w:rsidRPr="006E6534">
        <w:rPr>
          <w:rFonts w:cs="Times New Roman"/>
          <w:color w:val="000000" w:themeColor="text1"/>
          <w:rPrChange w:id="10882" w:author="N F" w:date="2023-12-05T03:08:00Z">
            <w:rPr>
              <w:rFonts w:cs="Times New Roman"/>
            </w:rPr>
          </w:rPrChange>
        </w:rPr>
        <w:t xml:space="preserve"> </w:t>
      </w:r>
      <w:ins w:id="10883" w:author="Barshadskaya, Yuliya" w:date="2024-01-14T17:40:00Z">
        <w:r w:rsidR="00374E02" w:rsidRPr="0001519A">
          <w:rPr>
            <w:rFonts w:cs="Times New Roman"/>
            <w:color w:val="000000" w:themeColor="text1"/>
            <w:lang w:val="en-US"/>
          </w:rPr>
          <w:fldChar w:fldCharType="begin"/>
        </w:r>
        <w:r w:rsidR="00374E02"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374E02" w:rsidRPr="0001519A">
          <w:rPr>
            <w:rFonts w:cs="Times New Roman"/>
            <w:color w:val="000000" w:themeColor="text1"/>
            <w:lang w:val="en-US"/>
          </w:rPr>
          <w:fldChar w:fldCharType="separate"/>
        </w:r>
        <w:r w:rsidR="00374E02" w:rsidRPr="0018315E">
          <w:rPr>
            <w:rFonts w:cs="Times New Roman"/>
            <w:color w:val="000000" w:themeColor="text1"/>
          </w:rPr>
          <w:t>[</w:t>
        </w:r>
        <w:r w:rsidR="00374E02">
          <w:rPr>
            <w:rFonts w:cs="Times New Roman"/>
            <w:color w:val="000000" w:themeColor="text1"/>
          </w:rPr>
          <w:t>3</w:t>
        </w:r>
        <w:r w:rsidR="00374E02" w:rsidRPr="00DD38F1">
          <w:rPr>
            <w:rFonts w:cs="Times New Roman"/>
            <w:color w:val="000000" w:themeColor="text1"/>
          </w:rPr>
          <w:t>]</w:t>
        </w:r>
        <w:r w:rsidR="00374E02" w:rsidRPr="0001519A">
          <w:rPr>
            <w:rFonts w:cs="Times New Roman"/>
            <w:color w:val="000000" w:themeColor="text1"/>
            <w:lang w:val="en-US"/>
          </w:rPr>
          <w:fldChar w:fldCharType="end"/>
        </w:r>
      </w:ins>
      <w:del w:id="10884" w:author="Barshadskaya, Yuliya" w:date="2024-01-14T17:40:00Z">
        <w:r w:rsidR="00426E62" w:rsidRPr="006E6534" w:rsidDel="00374E02">
          <w:rPr>
            <w:rFonts w:cs="Times New Roman"/>
            <w:color w:val="000000" w:themeColor="text1"/>
            <w:rPrChange w:id="10885" w:author="N F" w:date="2023-12-05T03:08:00Z">
              <w:rPr>
                <w:rFonts w:cs="Times New Roman"/>
              </w:rPr>
            </w:rPrChange>
          </w:rPr>
          <w:fldChar w:fldCharType="begin"/>
        </w:r>
        <w:r w:rsidR="00426E62" w:rsidRPr="006E6534" w:rsidDel="00374E02">
          <w:rPr>
            <w:rFonts w:cs="Times New Roman"/>
            <w:color w:val="000000" w:themeColor="text1"/>
            <w:rPrChange w:id="10886" w:author="N F" w:date="2023-12-05T03:08:00Z">
              <w:rPr>
                <w:rFonts w:cs="Times New Roman"/>
              </w:rPr>
            </w:rPrChange>
          </w:rPr>
          <w:delInstrText xml:space="preserve"> ADDIN ZOTERO_ITEM CSL_CITATION {"citationID":"FFVXcEEF","properties":{"formattedCitation":"(13)","plainCitation":"(13)","noteIndex":0},"citationItems":[{"id":161897,"uris":["http://zotero.org/groups/4735135/items/WX22NTFD"],"itemData":{"id":161897,"type":"webpage","title":"Assessment report. Tagrisso","URL":"https://www.ema.europa.eu/en/documents/assessment-report/tagrisso-epar-public-assessment-report_en.pdf","author":[{"family":"EMA","given":""}],"accessed":{"date-parts":[["2022",8,2]]},"issued":{"date-parts":[["2015"]]}}}],"schema":"https://github.com/citation-style-language/schema/raw/master/csl-citation.json"} </w:delInstrText>
        </w:r>
        <w:r w:rsidR="00426E62" w:rsidRPr="006E6534" w:rsidDel="00374E02">
          <w:rPr>
            <w:rFonts w:cs="Times New Roman"/>
            <w:color w:val="000000" w:themeColor="text1"/>
            <w:rPrChange w:id="10887" w:author="N F" w:date="2023-12-05T03:08:00Z">
              <w:rPr>
                <w:rFonts w:cs="Times New Roman"/>
              </w:rPr>
            </w:rPrChange>
          </w:rPr>
          <w:fldChar w:fldCharType="separate"/>
        </w:r>
        <w:r w:rsidR="00426E62" w:rsidRPr="006E6534" w:rsidDel="00374E02">
          <w:rPr>
            <w:rFonts w:cs="Times New Roman"/>
            <w:color w:val="000000" w:themeColor="text1"/>
            <w:rPrChange w:id="10888" w:author="N F" w:date="2023-12-05T03:08:00Z">
              <w:rPr>
                <w:rFonts w:cs="Times New Roman"/>
              </w:rPr>
            </w:rPrChange>
          </w:rPr>
          <w:delText>(13)</w:delText>
        </w:r>
        <w:r w:rsidR="00426E62" w:rsidRPr="006E6534" w:rsidDel="00374E02">
          <w:rPr>
            <w:rFonts w:cs="Times New Roman"/>
            <w:color w:val="000000" w:themeColor="text1"/>
            <w:rPrChange w:id="10889" w:author="N F" w:date="2023-12-05T03:08:00Z">
              <w:rPr>
                <w:rFonts w:cs="Times New Roman"/>
              </w:rPr>
            </w:rPrChange>
          </w:rPr>
          <w:fldChar w:fldCharType="end"/>
        </w:r>
      </w:del>
      <w:r w:rsidR="00F007B9" w:rsidRPr="006E6534">
        <w:rPr>
          <w:rFonts w:cs="Times New Roman"/>
          <w:color w:val="000000" w:themeColor="text1"/>
          <w:rPrChange w:id="10890" w:author="N F" w:date="2023-12-05T03:08:00Z">
            <w:rPr>
              <w:rFonts w:cs="Times New Roman"/>
            </w:rPr>
          </w:rPrChange>
        </w:rPr>
        <w:t>.</w:t>
      </w:r>
    </w:p>
    <w:p w14:paraId="27668460" w14:textId="4B879C51" w:rsidR="00426E62" w:rsidRPr="00527FD0" w:rsidRDefault="00F007B9">
      <w:pPr>
        <w:pStyle w:val="SDTable"/>
        <w:spacing w:after="0"/>
        <w:jc w:val="both"/>
        <w:pPrChange w:id="10891" w:author="Barshadskaya, Yuliya" w:date="2024-01-14T17:40:00Z">
          <w:pPr>
            <w:pStyle w:val="SDTable"/>
          </w:pPr>
        </w:pPrChange>
      </w:pPr>
      <w:bookmarkStart w:id="10892" w:name="_Ref115198635"/>
      <w:bookmarkStart w:id="10893" w:name="_Toc115733162"/>
      <w:r w:rsidRPr="00374E02">
        <w:rPr>
          <w:b/>
          <w:rPrChange w:id="10894" w:author="Barshadskaya, Yuliya" w:date="2024-01-14T17:40:00Z">
            <w:rPr/>
          </w:rPrChange>
        </w:rPr>
        <w:t xml:space="preserve">Таблица </w:t>
      </w:r>
      <w:r w:rsidR="003D1135" w:rsidRPr="00374E02">
        <w:rPr>
          <w:b/>
          <w:rPrChange w:id="10895" w:author="Barshadskaya, Yuliya" w:date="2024-01-14T17:40:00Z">
            <w:rPr/>
          </w:rPrChange>
        </w:rPr>
        <w:fldChar w:fldCharType="begin"/>
      </w:r>
      <w:r w:rsidR="003D1135" w:rsidRPr="00374E02">
        <w:rPr>
          <w:b/>
          <w:rPrChange w:id="10896" w:author="Barshadskaya, Yuliya" w:date="2024-01-14T17:40:00Z">
            <w:rPr/>
          </w:rPrChange>
        </w:rPr>
        <w:instrText xml:space="preserve"> STYLEREF 1 \s </w:instrText>
      </w:r>
      <w:r w:rsidR="003D1135" w:rsidRPr="00374E02">
        <w:rPr>
          <w:b/>
          <w:rPrChange w:id="10897" w:author="Barshadskaya, Yuliya" w:date="2024-01-14T17:40:00Z">
            <w:rPr/>
          </w:rPrChange>
        </w:rPr>
        <w:fldChar w:fldCharType="separate"/>
      </w:r>
      <w:r w:rsidR="004C4CE2" w:rsidRPr="00374E02">
        <w:rPr>
          <w:b/>
          <w:noProof/>
          <w:rPrChange w:id="10898" w:author="Barshadskaya, Yuliya" w:date="2024-01-14T17:40:00Z">
            <w:rPr>
              <w:noProof/>
            </w:rPr>
          </w:rPrChange>
        </w:rPr>
        <w:t>3</w:t>
      </w:r>
      <w:r w:rsidR="003D1135" w:rsidRPr="00374E02">
        <w:rPr>
          <w:b/>
          <w:rPrChange w:id="10899" w:author="Barshadskaya, Yuliya" w:date="2024-01-14T17:40:00Z">
            <w:rPr/>
          </w:rPrChange>
        </w:rPr>
        <w:fldChar w:fldCharType="end"/>
      </w:r>
      <w:r w:rsidR="003D1135" w:rsidRPr="00374E02">
        <w:rPr>
          <w:b/>
          <w:rPrChange w:id="10900" w:author="Barshadskaya, Yuliya" w:date="2024-01-14T17:40:00Z">
            <w:rPr/>
          </w:rPrChange>
        </w:rPr>
        <w:noBreakHyphen/>
      </w:r>
      <w:r w:rsidR="003D1135" w:rsidRPr="00374E02">
        <w:rPr>
          <w:b/>
          <w:rPrChange w:id="10901" w:author="Barshadskaya, Yuliya" w:date="2024-01-14T17:40:00Z">
            <w:rPr/>
          </w:rPrChange>
        </w:rPr>
        <w:fldChar w:fldCharType="begin"/>
      </w:r>
      <w:r w:rsidR="003D1135" w:rsidRPr="00374E02">
        <w:rPr>
          <w:b/>
          <w:rPrChange w:id="10902" w:author="Barshadskaya, Yuliya" w:date="2024-01-14T17:40:00Z">
            <w:rPr/>
          </w:rPrChange>
        </w:rPr>
        <w:instrText xml:space="preserve"> SEQ Таблица \* ARABIC \s 1 </w:instrText>
      </w:r>
      <w:r w:rsidR="003D1135" w:rsidRPr="00374E02">
        <w:rPr>
          <w:b/>
          <w:rPrChange w:id="10903" w:author="Barshadskaya, Yuliya" w:date="2024-01-14T17:40:00Z">
            <w:rPr/>
          </w:rPrChange>
        </w:rPr>
        <w:fldChar w:fldCharType="separate"/>
      </w:r>
      <w:r w:rsidR="004C4CE2" w:rsidRPr="00374E02">
        <w:rPr>
          <w:b/>
          <w:noProof/>
          <w:rPrChange w:id="10904" w:author="Barshadskaya, Yuliya" w:date="2024-01-14T17:40:00Z">
            <w:rPr>
              <w:noProof/>
            </w:rPr>
          </w:rPrChange>
        </w:rPr>
        <w:t>5</w:t>
      </w:r>
      <w:r w:rsidR="003D1135" w:rsidRPr="00374E02">
        <w:rPr>
          <w:b/>
          <w:rPrChange w:id="10905" w:author="Barshadskaya, Yuliya" w:date="2024-01-14T17:40:00Z">
            <w:rPr/>
          </w:rPrChange>
        </w:rPr>
        <w:fldChar w:fldCharType="end"/>
      </w:r>
      <w:bookmarkEnd w:id="10892"/>
      <w:ins w:id="10906" w:author="Barshadskaya, Yuliya" w:date="2024-01-14T17:40:00Z">
        <w:r w:rsidR="00374E02" w:rsidRPr="00374E02">
          <w:rPr>
            <w:b/>
            <w:rPrChange w:id="10907" w:author="Barshadskaya, Yuliya" w:date="2024-01-14T17:40:00Z">
              <w:rPr/>
            </w:rPrChange>
          </w:rPr>
          <w:t>.</w:t>
        </w:r>
      </w:ins>
      <w:r w:rsidRPr="00527FD0">
        <w:t xml:space="preserve"> </w:t>
      </w:r>
      <w:r w:rsidR="009A4A1C" w:rsidRPr="00452D3C">
        <w:t>Данные по доклиническим исследованиям токсичности осимертиниба при многократном</w:t>
      </w:r>
      <w:r w:rsidR="00C42102" w:rsidRPr="008A1743">
        <w:t xml:space="preserve"> и однократном</w:t>
      </w:r>
      <w:r w:rsidR="009A4A1C" w:rsidRPr="008A1743">
        <w:t xml:space="preserve"> введении</w:t>
      </w:r>
      <w:r w:rsidRPr="008A1743">
        <w:t xml:space="preserve"> </w:t>
      </w:r>
      <w:ins w:id="10908" w:author="Barshadskaya, Yuliya" w:date="2024-01-14T17:40:00Z">
        <w:r w:rsidR="00374E02" w:rsidRPr="0001519A">
          <w:rPr>
            <w:rFonts w:cs="Times New Roman"/>
            <w:color w:val="000000" w:themeColor="text1"/>
            <w:lang w:val="en-US"/>
          </w:rPr>
          <w:fldChar w:fldCharType="begin"/>
        </w:r>
        <w:r w:rsidR="00374E02"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374E02" w:rsidRPr="0001519A">
          <w:rPr>
            <w:rFonts w:cs="Times New Roman"/>
            <w:color w:val="000000" w:themeColor="text1"/>
            <w:lang w:val="en-US"/>
          </w:rPr>
          <w:fldChar w:fldCharType="separate"/>
        </w:r>
        <w:r w:rsidR="00374E02" w:rsidRPr="0018315E">
          <w:rPr>
            <w:rFonts w:cs="Times New Roman"/>
            <w:color w:val="000000" w:themeColor="text1"/>
          </w:rPr>
          <w:t>[</w:t>
        </w:r>
      </w:ins>
      <w:ins w:id="10909" w:author="Barshadskaya, Yuliya" w:date="2024-01-14T17:41:00Z">
        <w:r w:rsidR="00374E02">
          <w:rPr>
            <w:rFonts w:cs="Times New Roman"/>
            <w:color w:val="000000" w:themeColor="text1"/>
          </w:rPr>
          <w:t>3</w:t>
        </w:r>
      </w:ins>
      <w:ins w:id="10910" w:author="Barshadskaya, Yuliya" w:date="2024-01-14T17:40:00Z">
        <w:r w:rsidR="00374E02" w:rsidRPr="00DD38F1">
          <w:rPr>
            <w:rFonts w:cs="Times New Roman"/>
            <w:color w:val="000000" w:themeColor="text1"/>
          </w:rPr>
          <w:t>]</w:t>
        </w:r>
        <w:r w:rsidR="00374E02" w:rsidRPr="0001519A">
          <w:rPr>
            <w:rFonts w:cs="Times New Roman"/>
            <w:color w:val="000000" w:themeColor="text1"/>
            <w:lang w:val="en-US"/>
          </w:rPr>
          <w:fldChar w:fldCharType="end"/>
        </w:r>
      </w:ins>
      <w:ins w:id="10911" w:author="Barshadskaya, Yuliya" w:date="2024-01-14T17:41:00Z">
        <w:r w:rsidR="00374E02">
          <w:rPr>
            <w:rFonts w:cs="Times New Roman"/>
            <w:color w:val="000000" w:themeColor="text1"/>
          </w:rPr>
          <w:t>.</w:t>
        </w:r>
      </w:ins>
      <w:del w:id="10912" w:author="Barshadskaya, Yuliya" w:date="2024-01-14T17:40:00Z">
        <w:r w:rsidRPr="00452D3C" w:rsidDel="00374E02">
          <w:fldChar w:fldCharType="begin"/>
        </w:r>
        <w:r w:rsidRPr="006E6534" w:rsidDel="00374E02">
          <w:delInstrText xml:space="preserve"> ADDIN ZOTERO_ITEM CSL_CITATION {"citationID":"FFVXcEEF","properties":{"formattedCitation":"(13)","plainCitation":"(13)","noteIndex":0},"citationItems":[{"id":161897,"uris":["http://zotero.org/groups/4735135/items/WX22NTFD"],"itemData":{"id":161897,"type":"webpage","title":"Assessment report. Tagrisso","URL":"https://www.ema.europa.eu/en/documents/assessment-report/tagrisso-epar-public-assessment-report_en.pdf","author":[{"family":"EMA","given":""}],"accessed":{"date-parts":[["2022",8,2]]},"issued":{"date-parts":[["2015"]]}}}],"schema":"https://github.com/citation-style-language/schema/raw/master/csl-citation.json"} </w:delInstrText>
        </w:r>
        <w:r w:rsidRPr="00452D3C" w:rsidDel="00374E02">
          <w:fldChar w:fldCharType="separate"/>
        </w:r>
        <w:r w:rsidRPr="00452D3C" w:rsidDel="00374E02">
          <w:delText>(13)</w:delText>
        </w:r>
        <w:bookmarkEnd w:id="10893"/>
        <w:r w:rsidRPr="00452D3C" w:rsidDel="00374E02">
          <w:fldChar w:fldCharType="end"/>
        </w:r>
      </w:del>
    </w:p>
    <w:tbl>
      <w:tblPr>
        <w:tblStyle w:val="a4"/>
        <w:tblW w:w="0" w:type="auto"/>
        <w:tblLook w:val="04A0" w:firstRow="1" w:lastRow="0" w:firstColumn="1" w:lastColumn="0" w:noHBand="0" w:noVBand="1"/>
      </w:tblPr>
      <w:tblGrid>
        <w:gridCol w:w="1516"/>
        <w:gridCol w:w="1465"/>
        <w:gridCol w:w="1351"/>
        <w:gridCol w:w="1561"/>
        <w:gridCol w:w="2058"/>
        <w:gridCol w:w="1394"/>
      </w:tblGrid>
      <w:tr w:rsidR="006E6534" w:rsidRPr="006E6534" w14:paraId="4F214D05" w14:textId="77777777" w:rsidTr="00623D36">
        <w:trPr>
          <w:tblHeader/>
        </w:trPr>
        <w:tc>
          <w:tcPr>
            <w:tcW w:w="1516" w:type="dxa"/>
            <w:shd w:val="clear" w:color="auto" w:fill="D9D9D9" w:themeFill="background1" w:themeFillShade="D9"/>
          </w:tcPr>
          <w:p w14:paraId="787D511B" w14:textId="212233CB" w:rsidR="00F007B9" w:rsidRPr="006E6534" w:rsidRDefault="009A4A1C" w:rsidP="00415551">
            <w:pPr>
              <w:pStyle w:val="SDText"/>
              <w:ind w:firstLine="0"/>
              <w:jc w:val="center"/>
              <w:rPr>
                <w:rFonts w:cs="Times New Roman"/>
                <w:b/>
                <w:bCs/>
                <w:color w:val="000000" w:themeColor="text1"/>
                <w:sz w:val="20"/>
                <w:szCs w:val="20"/>
                <w:rPrChange w:id="10913" w:author="N F" w:date="2023-12-05T03:08:00Z">
                  <w:rPr>
                    <w:rFonts w:cs="Times New Roman"/>
                    <w:b/>
                    <w:bCs/>
                    <w:sz w:val="20"/>
                    <w:szCs w:val="20"/>
                  </w:rPr>
                </w:rPrChange>
              </w:rPr>
            </w:pPr>
            <w:r w:rsidRPr="006E6534">
              <w:rPr>
                <w:rFonts w:cs="Times New Roman"/>
                <w:b/>
                <w:bCs/>
                <w:color w:val="000000" w:themeColor="text1"/>
                <w:sz w:val="20"/>
                <w:szCs w:val="20"/>
                <w:rPrChange w:id="10914" w:author="N F" w:date="2023-12-05T03:08:00Z">
                  <w:rPr>
                    <w:rFonts w:cs="Times New Roman"/>
                    <w:b/>
                    <w:bCs/>
                    <w:sz w:val="20"/>
                    <w:szCs w:val="20"/>
                  </w:rPr>
                </w:rPrChange>
              </w:rPr>
              <w:t>Вид</w:t>
            </w:r>
            <w:r w:rsidR="00330ABE" w:rsidRPr="006E6534">
              <w:rPr>
                <w:rFonts w:cs="Times New Roman"/>
                <w:b/>
                <w:bCs/>
                <w:color w:val="000000" w:themeColor="text1"/>
                <w:sz w:val="20"/>
                <w:szCs w:val="20"/>
                <w:rPrChange w:id="10915" w:author="N F" w:date="2023-12-05T03:08:00Z">
                  <w:rPr>
                    <w:rFonts w:cs="Times New Roman"/>
                    <w:b/>
                    <w:bCs/>
                    <w:sz w:val="20"/>
                    <w:szCs w:val="20"/>
                  </w:rPr>
                </w:rPrChange>
              </w:rPr>
              <w:t xml:space="preserve">, линия (соответствие </w:t>
            </w:r>
            <w:r w:rsidR="00330ABE" w:rsidRPr="006E6534">
              <w:rPr>
                <w:rFonts w:cs="Times New Roman"/>
                <w:b/>
                <w:bCs/>
                <w:color w:val="000000" w:themeColor="text1"/>
                <w:sz w:val="20"/>
                <w:szCs w:val="20"/>
                <w:lang w:val="en-US"/>
                <w:rPrChange w:id="10916" w:author="N F" w:date="2023-12-05T03:08:00Z">
                  <w:rPr>
                    <w:rFonts w:cs="Times New Roman"/>
                    <w:b/>
                    <w:bCs/>
                    <w:sz w:val="20"/>
                    <w:szCs w:val="20"/>
                    <w:lang w:val="en-US"/>
                  </w:rPr>
                </w:rPrChange>
              </w:rPr>
              <w:t>GLP</w:t>
            </w:r>
            <w:r w:rsidR="00330ABE" w:rsidRPr="006E6534">
              <w:rPr>
                <w:rFonts w:cs="Times New Roman"/>
                <w:b/>
                <w:bCs/>
                <w:color w:val="000000" w:themeColor="text1"/>
                <w:sz w:val="20"/>
                <w:szCs w:val="20"/>
                <w:rPrChange w:id="10917" w:author="N F" w:date="2023-12-05T03:08:00Z">
                  <w:rPr>
                    <w:rFonts w:cs="Times New Roman"/>
                    <w:b/>
                    <w:bCs/>
                    <w:sz w:val="20"/>
                    <w:szCs w:val="20"/>
                  </w:rPr>
                </w:rPrChange>
              </w:rPr>
              <w:t>)</w:t>
            </w:r>
          </w:p>
        </w:tc>
        <w:tc>
          <w:tcPr>
            <w:tcW w:w="1465" w:type="dxa"/>
            <w:shd w:val="clear" w:color="auto" w:fill="D9D9D9" w:themeFill="background1" w:themeFillShade="D9"/>
          </w:tcPr>
          <w:p w14:paraId="7A9D75A3" w14:textId="2974D4E8" w:rsidR="00F007B9" w:rsidRPr="006E6534" w:rsidRDefault="00330ABE" w:rsidP="00415551">
            <w:pPr>
              <w:pStyle w:val="SDText"/>
              <w:ind w:firstLine="0"/>
              <w:jc w:val="center"/>
              <w:rPr>
                <w:rFonts w:cs="Times New Roman"/>
                <w:b/>
                <w:bCs/>
                <w:color w:val="000000" w:themeColor="text1"/>
                <w:sz w:val="20"/>
                <w:szCs w:val="20"/>
                <w:rPrChange w:id="10918" w:author="N F" w:date="2023-12-05T03:08:00Z">
                  <w:rPr>
                    <w:rFonts w:cs="Times New Roman"/>
                    <w:b/>
                    <w:bCs/>
                    <w:sz w:val="20"/>
                    <w:szCs w:val="20"/>
                  </w:rPr>
                </w:rPrChange>
              </w:rPr>
            </w:pPr>
            <w:r w:rsidRPr="006E6534">
              <w:rPr>
                <w:rFonts w:cs="Times New Roman"/>
                <w:b/>
                <w:bCs/>
                <w:color w:val="000000" w:themeColor="text1"/>
                <w:sz w:val="20"/>
                <w:szCs w:val="20"/>
                <w:rPrChange w:id="10919" w:author="N F" w:date="2023-12-05T03:08:00Z">
                  <w:rPr>
                    <w:rFonts w:cs="Times New Roman"/>
                    <w:b/>
                    <w:bCs/>
                    <w:sz w:val="20"/>
                    <w:szCs w:val="20"/>
                  </w:rPr>
                </w:rPrChange>
              </w:rPr>
              <w:t>Дозы, мг/кг/сут</w:t>
            </w:r>
            <w:r w:rsidR="00AB470D" w:rsidRPr="006E6534">
              <w:rPr>
                <w:rFonts w:cs="Times New Roman"/>
                <w:b/>
                <w:bCs/>
                <w:color w:val="000000" w:themeColor="text1"/>
                <w:sz w:val="20"/>
                <w:szCs w:val="20"/>
                <w:rPrChange w:id="10920" w:author="N F" w:date="2023-12-05T03:08:00Z">
                  <w:rPr>
                    <w:rFonts w:cs="Times New Roman"/>
                    <w:b/>
                    <w:bCs/>
                    <w:sz w:val="20"/>
                    <w:szCs w:val="20"/>
                  </w:rPr>
                </w:rPrChange>
              </w:rPr>
              <w:t xml:space="preserve"> (путь введения)</w:t>
            </w:r>
          </w:p>
        </w:tc>
        <w:tc>
          <w:tcPr>
            <w:tcW w:w="1351" w:type="dxa"/>
            <w:shd w:val="clear" w:color="auto" w:fill="D9D9D9" w:themeFill="background1" w:themeFillShade="D9"/>
          </w:tcPr>
          <w:p w14:paraId="05B6EB20" w14:textId="62FD7D8B" w:rsidR="00F007B9" w:rsidRPr="006E6534" w:rsidRDefault="00AB470D" w:rsidP="00415551">
            <w:pPr>
              <w:pStyle w:val="SDText"/>
              <w:ind w:firstLine="0"/>
              <w:jc w:val="center"/>
              <w:rPr>
                <w:rFonts w:cs="Times New Roman"/>
                <w:b/>
                <w:bCs/>
                <w:color w:val="000000" w:themeColor="text1"/>
                <w:sz w:val="20"/>
                <w:szCs w:val="20"/>
                <w:rPrChange w:id="10921" w:author="N F" w:date="2023-12-05T03:08:00Z">
                  <w:rPr>
                    <w:rFonts w:cs="Times New Roman"/>
                    <w:b/>
                    <w:bCs/>
                    <w:sz w:val="20"/>
                    <w:szCs w:val="20"/>
                  </w:rPr>
                </w:rPrChange>
              </w:rPr>
            </w:pPr>
            <w:r w:rsidRPr="006E6534">
              <w:rPr>
                <w:rFonts w:cs="Times New Roman"/>
                <w:b/>
                <w:bCs/>
                <w:color w:val="000000" w:themeColor="text1"/>
                <w:sz w:val="20"/>
                <w:szCs w:val="20"/>
                <w:lang w:val="en-US"/>
                <w:rPrChange w:id="10922" w:author="N F" w:date="2023-12-05T03:08:00Z">
                  <w:rPr>
                    <w:rFonts w:cs="Times New Roman"/>
                    <w:b/>
                    <w:bCs/>
                    <w:sz w:val="20"/>
                    <w:szCs w:val="20"/>
                    <w:lang w:val="en-US"/>
                  </w:rPr>
                </w:rPrChange>
              </w:rPr>
              <w:t>n</w:t>
            </w:r>
            <w:r w:rsidRPr="006E6534">
              <w:rPr>
                <w:rFonts w:cs="Times New Roman"/>
                <w:b/>
                <w:bCs/>
                <w:color w:val="000000" w:themeColor="text1"/>
                <w:sz w:val="20"/>
                <w:szCs w:val="20"/>
                <w:rPrChange w:id="10923" w:author="N F" w:date="2023-12-05T03:08:00Z">
                  <w:rPr>
                    <w:rFonts w:cs="Times New Roman"/>
                    <w:b/>
                    <w:bCs/>
                    <w:sz w:val="20"/>
                    <w:szCs w:val="20"/>
                  </w:rPr>
                </w:rPrChange>
              </w:rPr>
              <w:t>, пол, группа</w:t>
            </w:r>
          </w:p>
        </w:tc>
        <w:tc>
          <w:tcPr>
            <w:tcW w:w="1561" w:type="dxa"/>
            <w:shd w:val="clear" w:color="auto" w:fill="D9D9D9" w:themeFill="background1" w:themeFillShade="D9"/>
          </w:tcPr>
          <w:p w14:paraId="5566D64F" w14:textId="446C8B4F" w:rsidR="00F007B9" w:rsidRPr="006E6534" w:rsidRDefault="00AB470D" w:rsidP="00415551">
            <w:pPr>
              <w:pStyle w:val="SDText"/>
              <w:ind w:firstLine="0"/>
              <w:jc w:val="center"/>
              <w:rPr>
                <w:rFonts w:cs="Times New Roman"/>
                <w:b/>
                <w:bCs/>
                <w:color w:val="000000" w:themeColor="text1"/>
                <w:sz w:val="20"/>
                <w:szCs w:val="20"/>
                <w:rPrChange w:id="10924" w:author="N F" w:date="2023-12-05T03:08:00Z">
                  <w:rPr>
                    <w:rFonts w:cs="Times New Roman"/>
                    <w:b/>
                    <w:bCs/>
                    <w:sz w:val="20"/>
                    <w:szCs w:val="20"/>
                  </w:rPr>
                </w:rPrChange>
              </w:rPr>
            </w:pPr>
            <w:r w:rsidRPr="006E6534">
              <w:rPr>
                <w:rFonts w:cs="Times New Roman"/>
                <w:b/>
                <w:bCs/>
                <w:color w:val="000000" w:themeColor="text1"/>
                <w:sz w:val="20"/>
                <w:szCs w:val="20"/>
                <w:rPrChange w:id="10925" w:author="N F" w:date="2023-12-05T03:08:00Z">
                  <w:rPr>
                    <w:rFonts w:cs="Times New Roman"/>
                    <w:b/>
                    <w:bCs/>
                    <w:sz w:val="20"/>
                    <w:szCs w:val="20"/>
                  </w:rPr>
                </w:rPrChange>
              </w:rPr>
              <w:t>Длительность введения</w:t>
            </w:r>
            <w:r w:rsidR="00B87B6D" w:rsidRPr="006E6534">
              <w:rPr>
                <w:rFonts w:cs="Times New Roman"/>
                <w:b/>
                <w:bCs/>
                <w:color w:val="000000" w:themeColor="text1"/>
                <w:sz w:val="20"/>
                <w:szCs w:val="20"/>
                <w:rPrChange w:id="10926" w:author="N F" w:date="2023-12-05T03:08:00Z">
                  <w:rPr>
                    <w:rFonts w:cs="Times New Roman"/>
                    <w:b/>
                    <w:bCs/>
                    <w:sz w:val="20"/>
                    <w:szCs w:val="20"/>
                  </w:rPr>
                </w:rPrChange>
              </w:rPr>
              <w:t>, дней</w:t>
            </w:r>
          </w:p>
        </w:tc>
        <w:tc>
          <w:tcPr>
            <w:tcW w:w="2058" w:type="dxa"/>
            <w:shd w:val="clear" w:color="auto" w:fill="D9D9D9" w:themeFill="background1" w:themeFillShade="D9"/>
          </w:tcPr>
          <w:p w14:paraId="65386A91" w14:textId="31D15A35" w:rsidR="00F007B9" w:rsidRPr="006E6534" w:rsidRDefault="00AB470D" w:rsidP="00415551">
            <w:pPr>
              <w:pStyle w:val="SDText"/>
              <w:ind w:firstLine="0"/>
              <w:jc w:val="center"/>
              <w:rPr>
                <w:rFonts w:cs="Times New Roman"/>
                <w:b/>
                <w:bCs/>
                <w:color w:val="000000" w:themeColor="text1"/>
                <w:sz w:val="20"/>
                <w:szCs w:val="20"/>
                <w:rPrChange w:id="10927" w:author="N F" w:date="2023-12-05T03:08:00Z">
                  <w:rPr>
                    <w:rFonts w:cs="Times New Roman"/>
                    <w:b/>
                    <w:bCs/>
                    <w:sz w:val="20"/>
                    <w:szCs w:val="20"/>
                  </w:rPr>
                </w:rPrChange>
              </w:rPr>
            </w:pPr>
            <w:r w:rsidRPr="006E6534">
              <w:rPr>
                <w:rFonts w:cs="Times New Roman"/>
                <w:b/>
                <w:bCs/>
                <w:color w:val="000000" w:themeColor="text1"/>
                <w:sz w:val="20"/>
                <w:szCs w:val="20"/>
                <w:rPrChange w:id="10928" w:author="N F" w:date="2023-12-05T03:08:00Z">
                  <w:rPr>
                    <w:rFonts w:cs="Times New Roman"/>
                    <w:b/>
                    <w:bCs/>
                    <w:sz w:val="20"/>
                    <w:szCs w:val="20"/>
                  </w:rPr>
                </w:rPrChange>
              </w:rPr>
              <w:t>Основные наблюдения</w:t>
            </w:r>
          </w:p>
        </w:tc>
        <w:tc>
          <w:tcPr>
            <w:tcW w:w="1394" w:type="dxa"/>
            <w:shd w:val="clear" w:color="auto" w:fill="D9D9D9" w:themeFill="background1" w:themeFillShade="D9"/>
          </w:tcPr>
          <w:p w14:paraId="405D1CA9" w14:textId="795305CC" w:rsidR="00F007B9" w:rsidRPr="006E6534" w:rsidRDefault="00AB470D" w:rsidP="00415551">
            <w:pPr>
              <w:pStyle w:val="SDText"/>
              <w:ind w:firstLine="0"/>
              <w:jc w:val="center"/>
              <w:rPr>
                <w:rFonts w:cs="Times New Roman"/>
                <w:b/>
                <w:bCs/>
                <w:color w:val="000000" w:themeColor="text1"/>
                <w:sz w:val="20"/>
                <w:szCs w:val="20"/>
                <w:lang w:val="en-US"/>
                <w:rPrChange w:id="10929" w:author="N F" w:date="2023-12-05T03:08:00Z">
                  <w:rPr>
                    <w:rFonts w:cs="Times New Roman"/>
                    <w:b/>
                    <w:bCs/>
                    <w:sz w:val="20"/>
                    <w:szCs w:val="20"/>
                    <w:lang w:val="en-US"/>
                  </w:rPr>
                </w:rPrChange>
              </w:rPr>
            </w:pPr>
            <w:r w:rsidRPr="006E6534">
              <w:rPr>
                <w:rFonts w:cs="Times New Roman"/>
                <w:b/>
                <w:bCs/>
                <w:color w:val="000000" w:themeColor="text1"/>
                <w:sz w:val="20"/>
                <w:szCs w:val="20"/>
                <w:lang w:val="en-US"/>
                <w:rPrChange w:id="10930" w:author="N F" w:date="2023-12-05T03:08:00Z">
                  <w:rPr>
                    <w:rFonts w:cs="Times New Roman"/>
                    <w:b/>
                    <w:bCs/>
                    <w:sz w:val="20"/>
                    <w:szCs w:val="20"/>
                    <w:lang w:val="en-US"/>
                  </w:rPr>
                </w:rPrChange>
              </w:rPr>
              <w:t>NOAEL (</w:t>
            </w:r>
            <w:r w:rsidRPr="006E6534">
              <w:rPr>
                <w:rFonts w:cs="Times New Roman"/>
                <w:b/>
                <w:bCs/>
                <w:color w:val="000000" w:themeColor="text1"/>
                <w:sz w:val="20"/>
                <w:szCs w:val="20"/>
                <w:rPrChange w:id="10931" w:author="N F" w:date="2023-12-05T03:08:00Z">
                  <w:rPr>
                    <w:rFonts w:cs="Times New Roman"/>
                    <w:b/>
                    <w:bCs/>
                    <w:sz w:val="20"/>
                    <w:szCs w:val="20"/>
                  </w:rPr>
                </w:rPrChange>
              </w:rPr>
              <w:t>мг/кг/сут</w:t>
            </w:r>
            <w:r w:rsidRPr="006E6534">
              <w:rPr>
                <w:rFonts w:cs="Times New Roman"/>
                <w:b/>
                <w:bCs/>
                <w:color w:val="000000" w:themeColor="text1"/>
                <w:sz w:val="20"/>
                <w:szCs w:val="20"/>
                <w:lang w:val="en-US"/>
                <w:rPrChange w:id="10932" w:author="N F" w:date="2023-12-05T03:08:00Z">
                  <w:rPr>
                    <w:rFonts w:cs="Times New Roman"/>
                    <w:b/>
                    <w:bCs/>
                    <w:sz w:val="20"/>
                    <w:szCs w:val="20"/>
                    <w:lang w:val="en-US"/>
                  </w:rPr>
                </w:rPrChange>
              </w:rPr>
              <w:t>)</w:t>
            </w:r>
          </w:p>
        </w:tc>
      </w:tr>
      <w:tr w:rsidR="006E6534" w:rsidRPr="006E6534" w14:paraId="113AE8DD" w14:textId="77777777" w:rsidTr="00E257DC">
        <w:tc>
          <w:tcPr>
            <w:tcW w:w="1516" w:type="dxa"/>
          </w:tcPr>
          <w:p w14:paraId="4B94998C" w14:textId="487D19F6" w:rsidR="00F007B9" w:rsidRPr="006E6534" w:rsidRDefault="00AB470D" w:rsidP="00415551">
            <w:pPr>
              <w:pStyle w:val="SDText"/>
              <w:ind w:firstLine="0"/>
              <w:rPr>
                <w:rFonts w:cs="Times New Roman"/>
                <w:color w:val="000000" w:themeColor="text1"/>
                <w:sz w:val="20"/>
                <w:szCs w:val="20"/>
                <w:rPrChange w:id="10933" w:author="N F" w:date="2023-12-05T03:08:00Z">
                  <w:rPr>
                    <w:rFonts w:cs="Times New Roman"/>
                    <w:sz w:val="20"/>
                    <w:szCs w:val="20"/>
                  </w:rPr>
                </w:rPrChange>
              </w:rPr>
            </w:pPr>
            <w:r w:rsidRPr="006E6534">
              <w:rPr>
                <w:rFonts w:cs="Times New Roman"/>
                <w:color w:val="000000" w:themeColor="text1"/>
                <w:sz w:val="20"/>
                <w:szCs w:val="20"/>
                <w:rPrChange w:id="10934" w:author="N F" w:date="2023-12-05T03:08:00Z">
                  <w:rPr>
                    <w:rFonts w:cs="Times New Roman"/>
                    <w:sz w:val="20"/>
                    <w:szCs w:val="20"/>
                  </w:rPr>
                </w:rPrChange>
              </w:rPr>
              <w:t xml:space="preserve">Крысы Вистар </w:t>
            </w:r>
            <w:r w:rsidR="006F63CD" w:rsidRPr="006E6534">
              <w:rPr>
                <w:rFonts w:cs="Times New Roman"/>
                <w:color w:val="000000" w:themeColor="text1"/>
                <w:sz w:val="20"/>
                <w:szCs w:val="20"/>
                <w:rPrChange w:id="10935" w:author="N F" w:date="2023-12-05T03:08:00Z">
                  <w:rPr>
                    <w:rFonts w:cs="Times New Roman"/>
                    <w:sz w:val="20"/>
                    <w:szCs w:val="20"/>
                  </w:rPr>
                </w:rPrChange>
              </w:rPr>
              <w:t xml:space="preserve">(не </w:t>
            </w:r>
            <w:r w:rsidR="006F63CD" w:rsidRPr="006E6534">
              <w:rPr>
                <w:rFonts w:cs="Times New Roman"/>
                <w:color w:val="000000" w:themeColor="text1"/>
                <w:sz w:val="20"/>
                <w:szCs w:val="20"/>
                <w:lang w:val="en-US"/>
                <w:rPrChange w:id="10936" w:author="N F" w:date="2023-12-05T03:08:00Z">
                  <w:rPr>
                    <w:rFonts w:cs="Times New Roman"/>
                    <w:sz w:val="20"/>
                    <w:szCs w:val="20"/>
                    <w:lang w:val="en-US"/>
                  </w:rPr>
                </w:rPrChange>
              </w:rPr>
              <w:t>GLP</w:t>
            </w:r>
            <w:r w:rsidR="006F63CD" w:rsidRPr="006E6534">
              <w:rPr>
                <w:rFonts w:cs="Times New Roman"/>
                <w:color w:val="000000" w:themeColor="text1"/>
                <w:sz w:val="20"/>
                <w:szCs w:val="20"/>
                <w:rPrChange w:id="10937" w:author="N F" w:date="2023-12-05T03:08:00Z">
                  <w:rPr>
                    <w:rFonts w:cs="Times New Roman"/>
                    <w:sz w:val="20"/>
                    <w:szCs w:val="20"/>
                  </w:rPr>
                </w:rPrChange>
              </w:rPr>
              <w:t>)</w:t>
            </w:r>
          </w:p>
        </w:tc>
        <w:tc>
          <w:tcPr>
            <w:tcW w:w="1465" w:type="dxa"/>
          </w:tcPr>
          <w:p w14:paraId="1ED37CCF" w14:textId="0126F245" w:rsidR="00F007B9" w:rsidRPr="006E6534" w:rsidRDefault="00C33667" w:rsidP="00415551">
            <w:pPr>
              <w:pStyle w:val="SDText"/>
              <w:ind w:firstLine="0"/>
              <w:rPr>
                <w:rFonts w:cs="Times New Roman"/>
                <w:color w:val="000000" w:themeColor="text1"/>
                <w:sz w:val="20"/>
                <w:szCs w:val="20"/>
                <w:rPrChange w:id="10938" w:author="N F" w:date="2023-12-05T03:08:00Z">
                  <w:rPr>
                    <w:rFonts w:cs="Times New Roman"/>
                    <w:sz w:val="20"/>
                    <w:szCs w:val="20"/>
                  </w:rPr>
                </w:rPrChange>
              </w:rPr>
            </w:pPr>
            <w:r w:rsidRPr="006E6534">
              <w:rPr>
                <w:rFonts w:cs="Times New Roman"/>
                <w:color w:val="000000" w:themeColor="text1"/>
                <w:sz w:val="20"/>
                <w:szCs w:val="20"/>
                <w:rPrChange w:id="10939" w:author="N F" w:date="2023-12-05T03:08:00Z">
                  <w:rPr>
                    <w:rFonts w:cs="Times New Roman"/>
                    <w:sz w:val="20"/>
                    <w:szCs w:val="20"/>
                  </w:rPr>
                </w:rPrChange>
              </w:rPr>
              <w:t>100, 300, 1000 (перорально)</w:t>
            </w:r>
          </w:p>
        </w:tc>
        <w:tc>
          <w:tcPr>
            <w:tcW w:w="1351" w:type="dxa"/>
          </w:tcPr>
          <w:p w14:paraId="3267C8B9" w14:textId="5835096E" w:rsidR="00F007B9" w:rsidRPr="006E6534" w:rsidRDefault="009657EE" w:rsidP="00415551">
            <w:pPr>
              <w:pStyle w:val="SDText"/>
              <w:ind w:firstLine="0"/>
              <w:rPr>
                <w:rFonts w:cs="Times New Roman"/>
                <w:color w:val="000000" w:themeColor="text1"/>
                <w:sz w:val="20"/>
                <w:szCs w:val="20"/>
                <w:rPrChange w:id="10940" w:author="N F" w:date="2023-12-05T03:08:00Z">
                  <w:rPr>
                    <w:rFonts w:cs="Times New Roman"/>
                    <w:sz w:val="20"/>
                    <w:szCs w:val="20"/>
                  </w:rPr>
                </w:rPrChange>
              </w:rPr>
            </w:pPr>
            <w:r w:rsidRPr="006E6534">
              <w:rPr>
                <w:rFonts w:cs="Times New Roman"/>
                <w:color w:val="000000" w:themeColor="text1"/>
                <w:sz w:val="20"/>
                <w:szCs w:val="20"/>
                <w:rPrChange w:id="10941" w:author="N F" w:date="2023-12-05T03:08:00Z">
                  <w:rPr>
                    <w:rFonts w:cs="Times New Roman"/>
                    <w:sz w:val="20"/>
                    <w:szCs w:val="20"/>
                  </w:rPr>
                </w:rPrChange>
              </w:rPr>
              <w:t>100, 1000 мг/кг: 1</w:t>
            </w:r>
            <w:r w:rsidRPr="006E6534">
              <w:rPr>
                <w:rFonts w:cs="Times New Roman"/>
                <w:color w:val="000000" w:themeColor="text1"/>
                <w:sz w:val="20"/>
                <w:szCs w:val="20"/>
                <w:lang w:val="en-US"/>
                <w:rPrChange w:id="10942" w:author="N F" w:date="2023-12-05T03:08:00Z">
                  <w:rPr>
                    <w:rFonts w:cs="Times New Roman"/>
                    <w:sz w:val="20"/>
                    <w:szCs w:val="20"/>
                    <w:lang w:val="en-US"/>
                  </w:rPr>
                </w:rPrChange>
              </w:rPr>
              <w:t>M</w:t>
            </w:r>
            <w:r w:rsidRPr="006E6534">
              <w:rPr>
                <w:rFonts w:cs="Times New Roman"/>
                <w:color w:val="000000" w:themeColor="text1"/>
                <w:sz w:val="20"/>
                <w:szCs w:val="20"/>
                <w:rPrChange w:id="10943" w:author="N F" w:date="2023-12-05T03:08:00Z">
                  <w:rPr>
                    <w:rFonts w:cs="Times New Roman"/>
                    <w:sz w:val="20"/>
                    <w:szCs w:val="20"/>
                  </w:rPr>
                </w:rPrChange>
              </w:rPr>
              <w:t>; 300 мг/кг</w:t>
            </w:r>
            <w:r w:rsidR="00B87B6D" w:rsidRPr="006E6534">
              <w:rPr>
                <w:rFonts w:cs="Times New Roman"/>
                <w:color w:val="000000" w:themeColor="text1"/>
                <w:sz w:val="20"/>
                <w:szCs w:val="20"/>
                <w:rPrChange w:id="10944" w:author="N F" w:date="2023-12-05T03:08:00Z">
                  <w:rPr>
                    <w:rFonts w:cs="Times New Roman"/>
                    <w:sz w:val="20"/>
                    <w:szCs w:val="20"/>
                  </w:rPr>
                </w:rPrChange>
              </w:rPr>
              <w:t>: 3</w:t>
            </w:r>
            <w:r w:rsidR="00B87B6D" w:rsidRPr="006E6534">
              <w:rPr>
                <w:rFonts w:cs="Times New Roman"/>
                <w:color w:val="000000" w:themeColor="text1"/>
                <w:sz w:val="20"/>
                <w:szCs w:val="20"/>
                <w:lang w:val="en-US"/>
                <w:rPrChange w:id="10945" w:author="N F" w:date="2023-12-05T03:08:00Z">
                  <w:rPr>
                    <w:rFonts w:cs="Times New Roman"/>
                    <w:sz w:val="20"/>
                    <w:szCs w:val="20"/>
                    <w:lang w:val="en-US"/>
                  </w:rPr>
                </w:rPrChange>
              </w:rPr>
              <w:t>M</w:t>
            </w:r>
          </w:p>
        </w:tc>
        <w:tc>
          <w:tcPr>
            <w:tcW w:w="1561" w:type="dxa"/>
          </w:tcPr>
          <w:p w14:paraId="528C2B89" w14:textId="20EA6C37" w:rsidR="00F007B9" w:rsidRPr="006E6534" w:rsidRDefault="00B87B6D" w:rsidP="00415551">
            <w:pPr>
              <w:pStyle w:val="SDText"/>
              <w:ind w:firstLine="0"/>
              <w:rPr>
                <w:rFonts w:cs="Times New Roman"/>
                <w:color w:val="000000" w:themeColor="text1"/>
                <w:sz w:val="20"/>
                <w:szCs w:val="20"/>
                <w:rPrChange w:id="10946" w:author="N F" w:date="2023-12-05T03:08:00Z">
                  <w:rPr>
                    <w:rFonts w:cs="Times New Roman"/>
                    <w:sz w:val="20"/>
                    <w:szCs w:val="20"/>
                  </w:rPr>
                </w:rPrChange>
              </w:rPr>
            </w:pPr>
            <w:r w:rsidRPr="006E6534">
              <w:rPr>
                <w:rFonts w:cs="Times New Roman"/>
                <w:color w:val="000000" w:themeColor="text1"/>
                <w:sz w:val="20"/>
                <w:szCs w:val="20"/>
                <w:rPrChange w:id="10947" w:author="N F" w:date="2023-12-05T03:08:00Z">
                  <w:rPr>
                    <w:rFonts w:cs="Times New Roman"/>
                    <w:sz w:val="20"/>
                    <w:szCs w:val="20"/>
                  </w:rPr>
                </w:rPrChange>
              </w:rPr>
              <w:t xml:space="preserve">2 </w:t>
            </w:r>
            <w:r w:rsidR="0020217A" w:rsidRPr="006E6534">
              <w:rPr>
                <w:rFonts w:cs="Times New Roman"/>
                <w:color w:val="000000" w:themeColor="text1"/>
                <w:sz w:val="20"/>
                <w:szCs w:val="20"/>
                <w:rPrChange w:id="10948" w:author="N F" w:date="2023-12-05T03:08:00Z">
                  <w:rPr>
                    <w:rFonts w:cs="Times New Roman"/>
                    <w:sz w:val="20"/>
                    <w:szCs w:val="20"/>
                  </w:rPr>
                </w:rPrChange>
              </w:rPr>
              <w:t>дня</w:t>
            </w:r>
          </w:p>
        </w:tc>
        <w:tc>
          <w:tcPr>
            <w:tcW w:w="2058" w:type="dxa"/>
          </w:tcPr>
          <w:p w14:paraId="23A9274C" w14:textId="77777777" w:rsidR="00F007B9" w:rsidRPr="006E6534" w:rsidRDefault="00B87B6D" w:rsidP="00415551">
            <w:pPr>
              <w:pStyle w:val="SDText"/>
              <w:ind w:firstLine="0"/>
              <w:rPr>
                <w:rFonts w:cs="Times New Roman"/>
                <w:color w:val="000000" w:themeColor="text1"/>
                <w:sz w:val="20"/>
                <w:szCs w:val="20"/>
                <w:rPrChange w:id="10949" w:author="N F" w:date="2023-12-05T03:08:00Z">
                  <w:rPr>
                    <w:rFonts w:cs="Times New Roman"/>
                    <w:sz w:val="20"/>
                    <w:szCs w:val="20"/>
                  </w:rPr>
                </w:rPrChange>
              </w:rPr>
            </w:pPr>
            <w:r w:rsidRPr="006E6534">
              <w:rPr>
                <w:rFonts w:cs="Times New Roman"/>
                <w:b/>
                <w:bCs/>
                <w:color w:val="000000" w:themeColor="text1"/>
                <w:sz w:val="20"/>
                <w:szCs w:val="20"/>
                <w:rPrChange w:id="10950" w:author="N F" w:date="2023-12-05T03:08:00Z">
                  <w:rPr>
                    <w:rFonts w:cs="Times New Roman"/>
                    <w:b/>
                    <w:bCs/>
                    <w:sz w:val="20"/>
                    <w:szCs w:val="20"/>
                  </w:rPr>
                </w:rPrChange>
              </w:rPr>
              <w:t>≥ 100 мг/кг</w:t>
            </w:r>
            <w:r w:rsidR="00E97412" w:rsidRPr="006E6534">
              <w:rPr>
                <w:rFonts w:cs="Times New Roman"/>
                <w:b/>
                <w:bCs/>
                <w:color w:val="000000" w:themeColor="text1"/>
                <w:sz w:val="20"/>
                <w:szCs w:val="20"/>
                <w:rPrChange w:id="10951" w:author="N F" w:date="2023-12-05T03:08:00Z">
                  <w:rPr>
                    <w:rFonts w:cs="Times New Roman"/>
                    <w:b/>
                    <w:bCs/>
                    <w:sz w:val="20"/>
                    <w:szCs w:val="20"/>
                  </w:rPr>
                </w:rPrChange>
              </w:rPr>
              <w:t>:</w:t>
            </w:r>
            <w:r w:rsidR="00E97412" w:rsidRPr="006E6534">
              <w:rPr>
                <w:rFonts w:cs="Times New Roman"/>
                <w:color w:val="000000" w:themeColor="text1"/>
                <w:sz w:val="20"/>
                <w:szCs w:val="20"/>
                <w:rPrChange w:id="10952" w:author="N F" w:date="2023-12-05T03:08:00Z">
                  <w:rPr>
                    <w:rFonts w:cs="Times New Roman"/>
                    <w:sz w:val="20"/>
                    <w:szCs w:val="20"/>
                  </w:rPr>
                </w:rPrChange>
              </w:rPr>
              <w:t xml:space="preserve"> снижение массы тела;</w:t>
            </w:r>
          </w:p>
          <w:p w14:paraId="141D573B" w14:textId="77777777" w:rsidR="00E97412" w:rsidRPr="006E6534" w:rsidRDefault="00E97412" w:rsidP="00415551">
            <w:pPr>
              <w:pStyle w:val="SDText"/>
              <w:ind w:firstLine="0"/>
              <w:rPr>
                <w:rFonts w:cs="Times New Roman"/>
                <w:color w:val="000000" w:themeColor="text1"/>
                <w:sz w:val="20"/>
                <w:szCs w:val="20"/>
                <w:rPrChange w:id="10953" w:author="N F" w:date="2023-12-05T03:08:00Z">
                  <w:rPr>
                    <w:rFonts w:cs="Times New Roman"/>
                    <w:sz w:val="20"/>
                    <w:szCs w:val="20"/>
                  </w:rPr>
                </w:rPrChange>
              </w:rPr>
            </w:pPr>
            <w:r w:rsidRPr="006E6534">
              <w:rPr>
                <w:rFonts w:cs="Times New Roman"/>
                <w:b/>
                <w:bCs/>
                <w:color w:val="000000" w:themeColor="text1"/>
                <w:sz w:val="20"/>
                <w:szCs w:val="20"/>
                <w:rPrChange w:id="10954" w:author="N F" w:date="2023-12-05T03:08:00Z">
                  <w:rPr>
                    <w:rFonts w:cs="Times New Roman"/>
                    <w:b/>
                    <w:bCs/>
                    <w:sz w:val="20"/>
                    <w:szCs w:val="20"/>
                  </w:rPr>
                </w:rPrChange>
              </w:rPr>
              <w:t>300 мг/кг:</w:t>
            </w:r>
            <w:r w:rsidRPr="006E6534">
              <w:rPr>
                <w:rFonts w:cs="Times New Roman"/>
                <w:color w:val="000000" w:themeColor="text1"/>
                <w:sz w:val="20"/>
                <w:szCs w:val="20"/>
                <w:rPrChange w:id="10955" w:author="N F" w:date="2023-12-05T03:08:00Z">
                  <w:rPr>
                    <w:rFonts w:cs="Times New Roman"/>
                    <w:sz w:val="20"/>
                    <w:szCs w:val="20"/>
                  </w:rPr>
                </w:rPrChange>
              </w:rPr>
              <w:t xml:space="preserve"> </w:t>
            </w:r>
            <w:r w:rsidR="00857493" w:rsidRPr="006E6534">
              <w:rPr>
                <w:rFonts w:cs="Times New Roman"/>
                <w:color w:val="000000" w:themeColor="text1"/>
                <w:sz w:val="20"/>
                <w:szCs w:val="20"/>
                <w:rPrChange w:id="10956" w:author="N F" w:date="2023-12-05T03:08:00Z">
                  <w:rPr>
                    <w:rFonts w:cs="Times New Roman"/>
                    <w:sz w:val="20"/>
                    <w:szCs w:val="20"/>
                  </w:rPr>
                </w:rPrChange>
              </w:rPr>
              <w:t>клинические признаки, макроскопические наблюдения поражения ЖКТ</w:t>
            </w:r>
          </w:p>
          <w:p w14:paraId="666F07CD" w14:textId="208158D0" w:rsidR="00CA1E5B" w:rsidRPr="006E6534" w:rsidRDefault="00404DD9" w:rsidP="00415551">
            <w:pPr>
              <w:pStyle w:val="SDText"/>
              <w:ind w:firstLine="0"/>
              <w:rPr>
                <w:rFonts w:cs="Times New Roman"/>
                <w:color w:val="000000" w:themeColor="text1"/>
                <w:sz w:val="20"/>
                <w:szCs w:val="20"/>
                <w:rPrChange w:id="10957" w:author="N F" w:date="2023-12-05T03:08:00Z">
                  <w:rPr>
                    <w:rFonts w:cs="Times New Roman"/>
                    <w:sz w:val="20"/>
                    <w:szCs w:val="20"/>
                  </w:rPr>
                </w:rPrChange>
              </w:rPr>
            </w:pPr>
            <w:r w:rsidRPr="006E6534">
              <w:rPr>
                <w:rFonts w:cs="Times New Roman"/>
                <w:b/>
                <w:bCs/>
                <w:color w:val="000000" w:themeColor="text1"/>
                <w:sz w:val="20"/>
                <w:szCs w:val="20"/>
                <w:rPrChange w:id="10958" w:author="N F" w:date="2023-12-05T03:08:00Z">
                  <w:rPr>
                    <w:rFonts w:cs="Times New Roman"/>
                    <w:b/>
                    <w:bCs/>
                    <w:sz w:val="20"/>
                    <w:szCs w:val="20"/>
                  </w:rPr>
                </w:rPrChange>
              </w:rPr>
              <w:t>1000 мг/кг:</w:t>
            </w:r>
            <w:r w:rsidRPr="006E6534">
              <w:rPr>
                <w:rFonts w:cs="Times New Roman"/>
                <w:color w:val="000000" w:themeColor="text1"/>
                <w:sz w:val="20"/>
                <w:szCs w:val="20"/>
                <w:rPrChange w:id="10959" w:author="N F" w:date="2023-12-05T03:08:00Z">
                  <w:rPr>
                    <w:rFonts w:cs="Times New Roman"/>
                    <w:sz w:val="20"/>
                    <w:szCs w:val="20"/>
                  </w:rPr>
                </w:rPrChange>
              </w:rPr>
              <w:t xml:space="preserve"> </w:t>
            </w:r>
            <w:r w:rsidR="004B761B" w:rsidRPr="006E6534">
              <w:rPr>
                <w:rFonts w:cs="Times New Roman"/>
                <w:color w:val="000000" w:themeColor="text1"/>
                <w:sz w:val="20"/>
                <w:szCs w:val="20"/>
                <w:rPrChange w:id="10960" w:author="N F" w:date="2023-12-05T03:08:00Z">
                  <w:rPr>
                    <w:rFonts w:cs="Times New Roman"/>
                    <w:sz w:val="20"/>
                    <w:szCs w:val="20"/>
                  </w:rPr>
                </w:rPrChange>
              </w:rPr>
              <w:t xml:space="preserve">выше </w:t>
            </w:r>
            <w:r w:rsidR="00A8288B" w:rsidRPr="006E6534">
              <w:rPr>
                <w:rFonts w:cs="Times New Roman"/>
                <w:color w:val="000000" w:themeColor="text1"/>
                <w:sz w:val="20"/>
                <w:szCs w:val="20"/>
                <w:rPrChange w:id="10961" w:author="N F" w:date="2023-12-05T03:08:00Z">
                  <w:rPr>
                    <w:rFonts w:cs="Times New Roman"/>
                    <w:sz w:val="20"/>
                    <w:szCs w:val="20"/>
                  </w:rPr>
                </w:rPrChange>
              </w:rPr>
              <w:t>максимальн</w:t>
            </w:r>
            <w:r w:rsidR="004B761B" w:rsidRPr="006E6534">
              <w:rPr>
                <w:rFonts w:cs="Times New Roman"/>
                <w:color w:val="000000" w:themeColor="text1"/>
                <w:sz w:val="20"/>
                <w:szCs w:val="20"/>
                <w:rPrChange w:id="10962" w:author="N F" w:date="2023-12-05T03:08:00Z">
                  <w:rPr>
                    <w:rFonts w:cs="Times New Roman"/>
                    <w:sz w:val="20"/>
                    <w:szCs w:val="20"/>
                  </w:rPr>
                </w:rPrChange>
              </w:rPr>
              <w:t>ой</w:t>
            </w:r>
            <w:r w:rsidR="00A8288B" w:rsidRPr="006E6534">
              <w:rPr>
                <w:rFonts w:cs="Times New Roman"/>
                <w:color w:val="000000" w:themeColor="text1"/>
                <w:sz w:val="20"/>
                <w:szCs w:val="20"/>
                <w:rPrChange w:id="10963" w:author="N F" w:date="2023-12-05T03:08:00Z">
                  <w:rPr>
                    <w:rFonts w:cs="Times New Roman"/>
                    <w:sz w:val="20"/>
                    <w:szCs w:val="20"/>
                  </w:rPr>
                </w:rPrChange>
              </w:rPr>
              <w:t xml:space="preserve"> переносим</w:t>
            </w:r>
            <w:r w:rsidR="004B761B" w:rsidRPr="006E6534">
              <w:rPr>
                <w:rFonts w:cs="Times New Roman"/>
                <w:color w:val="000000" w:themeColor="text1"/>
                <w:sz w:val="20"/>
                <w:szCs w:val="20"/>
                <w:rPrChange w:id="10964" w:author="N F" w:date="2023-12-05T03:08:00Z">
                  <w:rPr>
                    <w:rFonts w:cs="Times New Roman"/>
                    <w:sz w:val="20"/>
                    <w:szCs w:val="20"/>
                  </w:rPr>
                </w:rPrChange>
              </w:rPr>
              <w:t>ой</w:t>
            </w:r>
            <w:r w:rsidR="00A8288B" w:rsidRPr="006E6534">
              <w:rPr>
                <w:rFonts w:cs="Times New Roman"/>
                <w:color w:val="000000" w:themeColor="text1"/>
                <w:sz w:val="20"/>
                <w:szCs w:val="20"/>
                <w:rPrChange w:id="10965" w:author="N F" w:date="2023-12-05T03:08:00Z">
                  <w:rPr>
                    <w:rFonts w:cs="Times New Roman"/>
                    <w:sz w:val="20"/>
                    <w:szCs w:val="20"/>
                  </w:rPr>
                </w:rPrChange>
              </w:rPr>
              <w:t xml:space="preserve"> доз</w:t>
            </w:r>
            <w:r w:rsidR="004B761B" w:rsidRPr="006E6534">
              <w:rPr>
                <w:rFonts w:cs="Times New Roman"/>
                <w:color w:val="000000" w:themeColor="text1"/>
                <w:sz w:val="20"/>
                <w:szCs w:val="20"/>
                <w:rPrChange w:id="10966" w:author="N F" w:date="2023-12-05T03:08:00Z">
                  <w:rPr>
                    <w:rFonts w:cs="Times New Roman"/>
                    <w:sz w:val="20"/>
                    <w:szCs w:val="20"/>
                  </w:rPr>
                </w:rPrChange>
              </w:rPr>
              <w:t>ы</w:t>
            </w:r>
          </w:p>
        </w:tc>
        <w:tc>
          <w:tcPr>
            <w:tcW w:w="1394" w:type="dxa"/>
          </w:tcPr>
          <w:p w14:paraId="4C8B25EE" w14:textId="3D9235F4" w:rsidR="00F007B9" w:rsidRPr="006E6534" w:rsidRDefault="00EE15BE" w:rsidP="00415551">
            <w:pPr>
              <w:pStyle w:val="SDText"/>
              <w:ind w:firstLine="0"/>
              <w:rPr>
                <w:rFonts w:cs="Times New Roman"/>
                <w:color w:val="000000" w:themeColor="text1"/>
                <w:sz w:val="20"/>
                <w:szCs w:val="20"/>
                <w:lang w:val="en-US"/>
                <w:rPrChange w:id="10967" w:author="N F" w:date="2023-12-05T03:08:00Z">
                  <w:rPr>
                    <w:rFonts w:cs="Times New Roman"/>
                    <w:sz w:val="20"/>
                    <w:szCs w:val="20"/>
                    <w:lang w:val="en-US"/>
                  </w:rPr>
                </w:rPrChange>
              </w:rPr>
            </w:pPr>
            <w:r w:rsidRPr="006E6534">
              <w:rPr>
                <w:rFonts w:cs="Times New Roman"/>
                <w:color w:val="000000" w:themeColor="text1"/>
                <w:sz w:val="20"/>
                <w:szCs w:val="20"/>
                <w:lang w:val="en-US"/>
                <w:rPrChange w:id="10968" w:author="N F" w:date="2023-12-05T03:08:00Z">
                  <w:rPr>
                    <w:rFonts w:cs="Times New Roman"/>
                    <w:sz w:val="20"/>
                    <w:szCs w:val="20"/>
                    <w:lang w:val="en-US"/>
                  </w:rPr>
                </w:rPrChange>
              </w:rPr>
              <w:t>&lt; 100</w:t>
            </w:r>
          </w:p>
        </w:tc>
      </w:tr>
      <w:tr w:rsidR="006E6534" w:rsidRPr="006E6534" w14:paraId="44CEEE90" w14:textId="77777777" w:rsidTr="00E257DC">
        <w:tc>
          <w:tcPr>
            <w:tcW w:w="1516" w:type="dxa"/>
          </w:tcPr>
          <w:p w14:paraId="1C04321D" w14:textId="31591BA8" w:rsidR="00F007B9" w:rsidRPr="006E6534" w:rsidRDefault="00EE15BE" w:rsidP="00415551">
            <w:pPr>
              <w:pStyle w:val="SDText"/>
              <w:ind w:firstLine="0"/>
              <w:rPr>
                <w:rFonts w:cs="Times New Roman"/>
                <w:color w:val="000000" w:themeColor="text1"/>
                <w:sz w:val="20"/>
                <w:szCs w:val="20"/>
                <w:rPrChange w:id="10969" w:author="N F" w:date="2023-12-05T03:08:00Z">
                  <w:rPr>
                    <w:rFonts w:cs="Times New Roman"/>
                    <w:sz w:val="20"/>
                    <w:szCs w:val="20"/>
                  </w:rPr>
                </w:rPrChange>
              </w:rPr>
            </w:pPr>
            <w:r w:rsidRPr="006E6534">
              <w:rPr>
                <w:rFonts w:cs="Times New Roman"/>
                <w:color w:val="000000" w:themeColor="text1"/>
                <w:sz w:val="20"/>
                <w:szCs w:val="20"/>
                <w:rPrChange w:id="10970" w:author="N F" w:date="2023-12-05T03:08:00Z">
                  <w:rPr>
                    <w:rFonts w:cs="Times New Roman"/>
                    <w:sz w:val="20"/>
                    <w:szCs w:val="20"/>
                  </w:rPr>
                </w:rPrChange>
              </w:rPr>
              <w:t>Крысы Вистар</w:t>
            </w:r>
            <w:r w:rsidR="00C650EE" w:rsidRPr="006E6534">
              <w:rPr>
                <w:rFonts w:cs="Times New Roman"/>
                <w:color w:val="000000" w:themeColor="text1"/>
                <w:sz w:val="20"/>
                <w:szCs w:val="20"/>
                <w:rPrChange w:id="10971" w:author="N F" w:date="2023-12-05T03:08:00Z">
                  <w:rPr>
                    <w:rFonts w:cs="Times New Roman"/>
                    <w:sz w:val="20"/>
                    <w:szCs w:val="20"/>
                  </w:rPr>
                </w:rPrChange>
              </w:rPr>
              <w:t xml:space="preserve"> (не </w:t>
            </w:r>
            <w:r w:rsidR="00C650EE" w:rsidRPr="006E6534">
              <w:rPr>
                <w:rFonts w:cs="Times New Roman"/>
                <w:color w:val="000000" w:themeColor="text1"/>
                <w:sz w:val="20"/>
                <w:szCs w:val="20"/>
                <w:lang w:val="en-US"/>
                <w:rPrChange w:id="10972" w:author="N F" w:date="2023-12-05T03:08:00Z">
                  <w:rPr>
                    <w:rFonts w:cs="Times New Roman"/>
                    <w:sz w:val="20"/>
                    <w:szCs w:val="20"/>
                    <w:lang w:val="en-US"/>
                  </w:rPr>
                </w:rPrChange>
              </w:rPr>
              <w:t>GLP</w:t>
            </w:r>
            <w:r w:rsidR="00C650EE" w:rsidRPr="006E6534">
              <w:rPr>
                <w:rFonts w:cs="Times New Roman"/>
                <w:color w:val="000000" w:themeColor="text1"/>
                <w:sz w:val="20"/>
                <w:szCs w:val="20"/>
                <w:rPrChange w:id="10973" w:author="N F" w:date="2023-12-05T03:08:00Z">
                  <w:rPr>
                    <w:rFonts w:cs="Times New Roman"/>
                    <w:sz w:val="20"/>
                    <w:szCs w:val="20"/>
                  </w:rPr>
                </w:rPrChange>
              </w:rPr>
              <w:t>)</w:t>
            </w:r>
          </w:p>
        </w:tc>
        <w:tc>
          <w:tcPr>
            <w:tcW w:w="1465" w:type="dxa"/>
          </w:tcPr>
          <w:p w14:paraId="6803557B" w14:textId="0A782E2A" w:rsidR="00F007B9" w:rsidRPr="006E6534" w:rsidRDefault="000673E2" w:rsidP="00415551">
            <w:pPr>
              <w:pStyle w:val="SDText"/>
              <w:ind w:firstLine="0"/>
              <w:rPr>
                <w:rFonts w:cs="Times New Roman"/>
                <w:color w:val="000000" w:themeColor="text1"/>
                <w:sz w:val="20"/>
                <w:szCs w:val="20"/>
                <w:rPrChange w:id="10974" w:author="N F" w:date="2023-12-05T03:08:00Z">
                  <w:rPr>
                    <w:rFonts w:cs="Times New Roman"/>
                    <w:sz w:val="20"/>
                    <w:szCs w:val="20"/>
                  </w:rPr>
                </w:rPrChange>
              </w:rPr>
            </w:pPr>
            <w:r w:rsidRPr="006E6534">
              <w:rPr>
                <w:rFonts w:cs="Times New Roman"/>
                <w:color w:val="000000" w:themeColor="text1"/>
                <w:sz w:val="20"/>
                <w:szCs w:val="20"/>
                <w:rPrChange w:id="10975" w:author="N F" w:date="2023-12-05T03:08:00Z">
                  <w:rPr>
                    <w:rFonts w:cs="Times New Roman"/>
                    <w:sz w:val="20"/>
                    <w:szCs w:val="20"/>
                  </w:rPr>
                </w:rPrChange>
              </w:rPr>
              <w:t>50, 100, 200 (перорально)</w:t>
            </w:r>
          </w:p>
        </w:tc>
        <w:tc>
          <w:tcPr>
            <w:tcW w:w="1351" w:type="dxa"/>
          </w:tcPr>
          <w:p w14:paraId="62F32C71" w14:textId="39BD8432" w:rsidR="00F007B9" w:rsidRPr="006E6534" w:rsidRDefault="000673E2" w:rsidP="00415551">
            <w:pPr>
              <w:pStyle w:val="SDText"/>
              <w:ind w:firstLine="0"/>
              <w:rPr>
                <w:rFonts w:cs="Times New Roman"/>
                <w:color w:val="000000" w:themeColor="text1"/>
                <w:sz w:val="20"/>
                <w:szCs w:val="20"/>
                <w:rPrChange w:id="10976" w:author="N F" w:date="2023-12-05T03:08:00Z">
                  <w:rPr>
                    <w:rFonts w:cs="Times New Roman"/>
                    <w:sz w:val="20"/>
                    <w:szCs w:val="20"/>
                  </w:rPr>
                </w:rPrChange>
              </w:rPr>
            </w:pPr>
            <w:r w:rsidRPr="006E6534">
              <w:rPr>
                <w:rFonts w:cs="Times New Roman"/>
                <w:color w:val="000000" w:themeColor="text1"/>
                <w:sz w:val="20"/>
                <w:szCs w:val="20"/>
                <w:rPrChange w:id="10977" w:author="N F" w:date="2023-12-05T03:08:00Z">
                  <w:rPr>
                    <w:rFonts w:cs="Times New Roman"/>
                    <w:sz w:val="20"/>
                    <w:szCs w:val="20"/>
                  </w:rPr>
                </w:rPrChange>
              </w:rPr>
              <w:t>3</w:t>
            </w:r>
            <w:r w:rsidRPr="006E6534">
              <w:rPr>
                <w:rFonts w:cs="Times New Roman"/>
                <w:color w:val="000000" w:themeColor="text1"/>
                <w:sz w:val="20"/>
                <w:szCs w:val="20"/>
                <w:lang w:val="en-US"/>
                <w:rPrChange w:id="10978" w:author="N F" w:date="2023-12-05T03:08:00Z">
                  <w:rPr>
                    <w:rFonts w:cs="Times New Roman"/>
                    <w:sz w:val="20"/>
                    <w:szCs w:val="20"/>
                    <w:lang w:val="en-US"/>
                  </w:rPr>
                </w:rPrChange>
              </w:rPr>
              <w:t>M</w:t>
            </w:r>
            <w:r w:rsidR="00A03D99" w:rsidRPr="006E6534">
              <w:rPr>
                <w:rFonts w:cs="Times New Roman"/>
                <w:color w:val="000000" w:themeColor="text1"/>
                <w:sz w:val="20"/>
                <w:szCs w:val="20"/>
                <w:rPrChange w:id="10979" w:author="N F" w:date="2023-12-05T03:08:00Z">
                  <w:rPr>
                    <w:rFonts w:cs="Times New Roman"/>
                    <w:sz w:val="20"/>
                    <w:szCs w:val="20"/>
                  </w:rPr>
                </w:rPrChange>
              </w:rPr>
              <w:t xml:space="preserve"> в каждой группе</w:t>
            </w:r>
          </w:p>
        </w:tc>
        <w:tc>
          <w:tcPr>
            <w:tcW w:w="1561" w:type="dxa"/>
          </w:tcPr>
          <w:p w14:paraId="25FCE64F" w14:textId="6B8FAB30" w:rsidR="00F007B9" w:rsidRPr="006E6534" w:rsidRDefault="00A03D99" w:rsidP="00415551">
            <w:pPr>
              <w:pStyle w:val="SDText"/>
              <w:ind w:firstLine="0"/>
              <w:rPr>
                <w:rFonts w:cs="Times New Roman"/>
                <w:color w:val="000000" w:themeColor="text1"/>
                <w:sz w:val="20"/>
                <w:szCs w:val="20"/>
                <w:rPrChange w:id="10980" w:author="N F" w:date="2023-12-05T03:08:00Z">
                  <w:rPr>
                    <w:rFonts w:cs="Times New Roman"/>
                    <w:sz w:val="20"/>
                    <w:szCs w:val="20"/>
                  </w:rPr>
                </w:rPrChange>
              </w:rPr>
            </w:pPr>
            <w:r w:rsidRPr="006E6534">
              <w:rPr>
                <w:rFonts w:cs="Times New Roman"/>
                <w:color w:val="000000" w:themeColor="text1"/>
                <w:sz w:val="20"/>
                <w:szCs w:val="20"/>
                <w:rPrChange w:id="10981" w:author="N F" w:date="2023-12-05T03:08:00Z">
                  <w:rPr>
                    <w:rFonts w:cs="Times New Roman"/>
                    <w:sz w:val="20"/>
                    <w:szCs w:val="20"/>
                  </w:rPr>
                </w:rPrChange>
              </w:rPr>
              <w:t>7</w:t>
            </w:r>
            <w:r w:rsidR="0020217A" w:rsidRPr="006E6534">
              <w:rPr>
                <w:rFonts w:cs="Times New Roman"/>
                <w:color w:val="000000" w:themeColor="text1"/>
                <w:sz w:val="20"/>
                <w:szCs w:val="20"/>
                <w:rPrChange w:id="10982" w:author="N F" w:date="2023-12-05T03:08:00Z">
                  <w:rPr>
                    <w:rFonts w:cs="Times New Roman"/>
                    <w:sz w:val="20"/>
                    <w:szCs w:val="20"/>
                  </w:rPr>
                </w:rPrChange>
              </w:rPr>
              <w:t xml:space="preserve"> дней</w:t>
            </w:r>
          </w:p>
        </w:tc>
        <w:tc>
          <w:tcPr>
            <w:tcW w:w="2058" w:type="dxa"/>
          </w:tcPr>
          <w:p w14:paraId="33385E32" w14:textId="77777777" w:rsidR="004B761B" w:rsidRPr="006E6534" w:rsidRDefault="00A03D99" w:rsidP="00415551">
            <w:pPr>
              <w:pStyle w:val="SDText"/>
              <w:ind w:firstLine="0"/>
              <w:rPr>
                <w:rFonts w:cs="Times New Roman"/>
                <w:color w:val="000000" w:themeColor="text1"/>
                <w:sz w:val="20"/>
                <w:szCs w:val="20"/>
                <w:rPrChange w:id="10983" w:author="N F" w:date="2023-12-05T03:08:00Z">
                  <w:rPr>
                    <w:rFonts w:cs="Times New Roman"/>
                    <w:sz w:val="20"/>
                    <w:szCs w:val="20"/>
                  </w:rPr>
                </w:rPrChange>
              </w:rPr>
            </w:pPr>
            <w:r w:rsidRPr="006E6534">
              <w:rPr>
                <w:rFonts w:cs="Times New Roman"/>
                <w:b/>
                <w:bCs/>
                <w:color w:val="000000" w:themeColor="text1"/>
                <w:sz w:val="20"/>
                <w:szCs w:val="20"/>
                <w:rPrChange w:id="10984" w:author="N F" w:date="2023-12-05T03:08:00Z">
                  <w:rPr>
                    <w:rFonts w:cs="Times New Roman"/>
                    <w:b/>
                    <w:bCs/>
                    <w:sz w:val="20"/>
                    <w:szCs w:val="20"/>
                  </w:rPr>
                </w:rPrChange>
              </w:rPr>
              <w:t>≥ 50 мг/кг:</w:t>
            </w:r>
            <w:r w:rsidRPr="006E6534">
              <w:rPr>
                <w:rFonts w:cs="Times New Roman"/>
                <w:color w:val="000000" w:themeColor="text1"/>
                <w:sz w:val="20"/>
                <w:szCs w:val="20"/>
                <w:rPrChange w:id="10985" w:author="N F" w:date="2023-12-05T03:08:00Z">
                  <w:rPr>
                    <w:rFonts w:cs="Times New Roman"/>
                    <w:sz w:val="20"/>
                    <w:szCs w:val="20"/>
                  </w:rPr>
                </w:rPrChange>
              </w:rPr>
              <w:t xml:space="preserve"> снижение массы тела и потребления корма. Изменение показателей крови</w:t>
            </w:r>
            <w:r w:rsidR="005802C6" w:rsidRPr="006E6534">
              <w:rPr>
                <w:rFonts w:cs="Times New Roman"/>
                <w:color w:val="000000" w:themeColor="text1"/>
                <w:sz w:val="20"/>
                <w:szCs w:val="20"/>
                <w:rPrChange w:id="10986" w:author="N F" w:date="2023-12-05T03:08:00Z">
                  <w:rPr>
                    <w:rFonts w:cs="Times New Roman"/>
                    <w:sz w:val="20"/>
                    <w:szCs w:val="20"/>
                  </w:rPr>
                </w:rPrChange>
              </w:rPr>
              <w:t xml:space="preserve"> (снижение количества ретикулоцитов, лейкоцитов и лимфоцитов, повышение количества нейтрофилов)</w:t>
            </w:r>
            <w:r w:rsidR="00944A83" w:rsidRPr="006E6534">
              <w:rPr>
                <w:rFonts w:cs="Times New Roman"/>
                <w:color w:val="000000" w:themeColor="text1"/>
                <w:sz w:val="20"/>
                <w:szCs w:val="20"/>
                <w:rPrChange w:id="10987" w:author="N F" w:date="2023-12-05T03:08:00Z">
                  <w:rPr>
                    <w:rFonts w:cs="Times New Roman"/>
                    <w:sz w:val="20"/>
                    <w:szCs w:val="20"/>
                  </w:rPr>
                </w:rPrChange>
              </w:rPr>
              <w:t xml:space="preserve">, показателей биохимического анализа крови </w:t>
            </w:r>
            <w:r w:rsidR="00762E4B" w:rsidRPr="006E6534">
              <w:rPr>
                <w:rFonts w:cs="Times New Roman"/>
                <w:color w:val="000000" w:themeColor="text1"/>
                <w:sz w:val="20"/>
                <w:szCs w:val="20"/>
                <w:rPrChange w:id="10988" w:author="N F" w:date="2023-12-05T03:08:00Z">
                  <w:rPr>
                    <w:rFonts w:cs="Times New Roman"/>
                    <w:sz w:val="20"/>
                    <w:szCs w:val="20"/>
                  </w:rPr>
                </w:rPrChange>
              </w:rPr>
              <w:t xml:space="preserve">(снижение концентрации триглицеридов, натрия и общего </w:t>
            </w:r>
            <w:r w:rsidR="00762E4B" w:rsidRPr="006E6534">
              <w:rPr>
                <w:rFonts w:cs="Times New Roman"/>
                <w:color w:val="000000" w:themeColor="text1"/>
                <w:sz w:val="20"/>
                <w:szCs w:val="20"/>
                <w:rPrChange w:id="10989" w:author="N F" w:date="2023-12-05T03:08:00Z">
                  <w:rPr>
                    <w:rFonts w:cs="Times New Roman"/>
                    <w:sz w:val="20"/>
                    <w:szCs w:val="20"/>
                  </w:rPr>
                </w:rPrChange>
              </w:rPr>
              <w:lastRenderedPageBreak/>
              <w:t>белка крови, повышение концентрации калия и фосфатов). Гистологические изменения в тимусе</w:t>
            </w:r>
            <w:r w:rsidR="00EA1AD3" w:rsidRPr="006E6534">
              <w:rPr>
                <w:rFonts w:cs="Times New Roman"/>
                <w:color w:val="000000" w:themeColor="text1"/>
                <w:sz w:val="20"/>
                <w:szCs w:val="20"/>
                <w:rPrChange w:id="10990" w:author="N F" w:date="2023-12-05T03:08:00Z">
                  <w:rPr>
                    <w:rFonts w:cs="Times New Roman"/>
                    <w:sz w:val="20"/>
                    <w:szCs w:val="20"/>
                  </w:rPr>
                </w:rPrChange>
              </w:rPr>
              <w:t xml:space="preserve"> (снижение количества лимфо</w:t>
            </w:r>
            <w:r w:rsidR="001919F2" w:rsidRPr="006E6534">
              <w:rPr>
                <w:rFonts w:cs="Times New Roman"/>
                <w:color w:val="000000" w:themeColor="text1"/>
                <w:sz w:val="20"/>
                <w:szCs w:val="20"/>
                <w:rPrChange w:id="10991" w:author="N F" w:date="2023-12-05T03:08:00Z">
                  <w:rPr>
                    <w:rFonts w:cs="Times New Roman"/>
                    <w:sz w:val="20"/>
                    <w:szCs w:val="20"/>
                  </w:rPr>
                </w:rPrChange>
              </w:rPr>
              <w:t xml:space="preserve">цитов и/или некроз) </w:t>
            </w:r>
            <w:r w:rsidR="00EA1AD3" w:rsidRPr="006E6534">
              <w:rPr>
                <w:rFonts w:cs="Times New Roman"/>
                <w:color w:val="000000" w:themeColor="text1"/>
                <w:sz w:val="20"/>
                <w:szCs w:val="20"/>
                <w:rPrChange w:id="10992" w:author="N F" w:date="2023-12-05T03:08:00Z">
                  <w:rPr>
                    <w:rFonts w:cs="Times New Roman"/>
                    <w:sz w:val="20"/>
                    <w:szCs w:val="20"/>
                  </w:rPr>
                </w:rPrChange>
              </w:rPr>
              <w:t>и желудке (</w:t>
            </w:r>
            <w:r w:rsidR="001919F2" w:rsidRPr="006E6534">
              <w:rPr>
                <w:rFonts w:cs="Times New Roman"/>
                <w:color w:val="000000" w:themeColor="text1"/>
                <w:sz w:val="20"/>
                <w:szCs w:val="20"/>
                <w:rPrChange w:id="10993" w:author="N F" w:date="2023-12-05T03:08:00Z">
                  <w:rPr>
                    <w:rFonts w:cs="Times New Roman"/>
                    <w:sz w:val="20"/>
                    <w:szCs w:val="20"/>
                  </w:rPr>
                </w:rPrChange>
              </w:rPr>
              <w:t xml:space="preserve">кратерообразные </w:t>
            </w:r>
            <w:r w:rsidR="004B761B" w:rsidRPr="006E6534">
              <w:rPr>
                <w:rFonts w:cs="Times New Roman"/>
                <w:color w:val="000000" w:themeColor="text1"/>
                <w:sz w:val="20"/>
                <w:szCs w:val="20"/>
                <w:rPrChange w:id="10994" w:author="N F" w:date="2023-12-05T03:08:00Z">
                  <w:rPr>
                    <w:rFonts w:cs="Times New Roman"/>
                    <w:sz w:val="20"/>
                    <w:szCs w:val="20"/>
                  </w:rPr>
                </w:rPrChange>
              </w:rPr>
              <w:t>углубления в ткани</w:t>
            </w:r>
            <w:r w:rsidR="00EA1AD3" w:rsidRPr="006E6534">
              <w:rPr>
                <w:rFonts w:cs="Times New Roman"/>
                <w:color w:val="000000" w:themeColor="text1"/>
                <w:sz w:val="20"/>
                <w:szCs w:val="20"/>
                <w:rPrChange w:id="10995" w:author="N F" w:date="2023-12-05T03:08:00Z">
                  <w:rPr>
                    <w:rFonts w:cs="Times New Roman"/>
                    <w:sz w:val="20"/>
                    <w:szCs w:val="20"/>
                  </w:rPr>
                </w:rPrChange>
              </w:rPr>
              <w:t>)</w:t>
            </w:r>
          </w:p>
          <w:p w14:paraId="721C36D1" w14:textId="1C718993" w:rsidR="00F007B9" w:rsidRPr="006E6534" w:rsidRDefault="004B761B" w:rsidP="00415551">
            <w:pPr>
              <w:pStyle w:val="SDText"/>
              <w:ind w:firstLine="0"/>
              <w:rPr>
                <w:rFonts w:cs="Times New Roman"/>
                <w:color w:val="000000" w:themeColor="text1"/>
                <w:sz w:val="20"/>
                <w:szCs w:val="20"/>
                <w:rPrChange w:id="10996" w:author="N F" w:date="2023-12-05T03:08:00Z">
                  <w:rPr>
                    <w:rFonts w:cs="Times New Roman"/>
                    <w:sz w:val="20"/>
                    <w:szCs w:val="20"/>
                  </w:rPr>
                </w:rPrChange>
              </w:rPr>
            </w:pPr>
            <w:r w:rsidRPr="006E6534">
              <w:rPr>
                <w:rFonts w:cs="Times New Roman"/>
                <w:b/>
                <w:bCs/>
                <w:color w:val="000000" w:themeColor="text1"/>
                <w:sz w:val="20"/>
                <w:szCs w:val="20"/>
                <w:rPrChange w:id="10997" w:author="N F" w:date="2023-12-05T03:08:00Z">
                  <w:rPr>
                    <w:rFonts w:cs="Times New Roman"/>
                    <w:b/>
                    <w:bCs/>
                    <w:sz w:val="20"/>
                    <w:szCs w:val="20"/>
                  </w:rPr>
                </w:rPrChange>
              </w:rPr>
              <w:t>≥</w:t>
            </w:r>
            <w:r w:rsidR="00A26871" w:rsidRPr="006E6534">
              <w:rPr>
                <w:rFonts w:cs="Times New Roman"/>
                <w:b/>
                <w:bCs/>
                <w:color w:val="000000" w:themeColor="text1"/>
                <w:sz w:val="20"/>
                <w:szCs w:val="20"/>
                <w:rPrChange w:id="10998" w:author="N F" w:date="2023-12-05T03:08:00Z">
                  <w:rPr>
                    <w:rFonts w:cs="Times New Roman"/>
                    <w:b/>
                    <w:bCs/>
                    <w:sz w:val="20"/>
                    <w:szCs w:val="20"/>
                  </w:rPr>
                </w:rPrChange>
              </w:rPr>
              <w:t xml:space="preserve"> </w:t>
            </w:r>
            <w:r w:rsidRPr="006E6534">
              <w:rPr>
                <w:rFonts w:cs="Times New Roman"/>
                <w:b/>
                <w:bCs/>
                <w:color w:val="000000" w:themeColor="text1"/>
                <w:sz w:val="20"/>
                <w:szCs w:val="20"/>
                <w:rPrChange w:id="10999" w:author="N F" w:date="2023-12-05T03:08:00Z">
                  <w:rPr>
                    <w:rFonts w:cs="Times New Roman"/>
                    <w:b/>
                    <w:bCs/>
                    <w:sz w:val="20"/>
                    <w:szCs w:val="20"/>
                  </w:rPr>
                </w:rPrChange>
              </w:rPr>
              <w:t>100 мг/кг:</w:t>
            </w:r>
            <w:r w:rsidRPr="006E6534">
              <w:rPr>
                <w:rFonts w:cs="Times New Roman"/>
                <w:color w:val="000000" w:themeColor="text1"/>
                <w:sz w:val="20"/>
                <w:szCs w:val="20"/>
                <w:rPrChange w:id="11000" w:author="N F" w:date="2023-12-05T03:08:00Z">
                  <w:rPr>
                    <w:rFonts w:cs="Times New Roman"/>
                    <w:sz w:val="20"/>
                    <w:szCs w:val="20"/>
                  </w:rPr>
                </w:rPrChange>
              </w:rPr>
              <w:t xml:space="preserve"> выше максимальной переносимой дозы</w:t>
            </w:r>
            <w:r w:rsidR="00040307" w:rsidRPr="006E6534">
              <w:rPr>
                <w:rFonts w:cs="Times New Roman"/>
                <w:color w:val="000000" w:themeColor="text1"/>
                <w:sz w:val="20"/>
                <w:szCs w:val="20"/>
                <w:rPrChange w:id="11001" w:author="N F" w:date="2023-12-05T03:08:00Z">
                  <w:rPr>
                    <w:rFonts w:cs="Times New Roman"/>
                    <w:sz w:val="20"/>
                    <w:szCs w:val="20"/>
                  </w:rPr>
                </w:rPrChange>
              </w:rPr>
              <w:t xml:space="preserve">, гистопатологические изменения в </w:t>
            </w:r>
            <w:r w:rsidR="002E0930" w:rsidRPr="006E6534">
              <w:rPr>
                <w:rFonts w:cs="Times New Roman"/>
                <w:color w:val="000000" w:themeColor="text1"/>
                <w:sz w:val="20"/>
                <w:szCs w:val="20"/>
                <w:rPrChange w:id="11002" w:author="N F" w:date="2023-12-05T03:08:00Z">
                  <w:rPr>
                    <w:rFonts w:cs="Times New Roman"/>
                    <w:sz w:val="20"/>
                    <w:szCs w:val="20"/>
                  </w:rPr>
                </w:rPrChange>
              </w:rPr>
              <w:t>грудине (снижение клеточности костного мозга)</w:t>
            </w:r>
            <w:r w:rsidR="007800D5" w:rsidRPr="006E6534">
              <w:rPr>
                <w:rFonts w:cs="Times New Roman"/>
                <w:color w:val="000000" w:themeColor="text1"/>
                <w:sz w:val="20"/>
                <w:szCs w:val="20"/>
                <w:rPrChange w:id="11003" w:author="N F" w:date="2023-12-05T03:08:00Z">
                  <w:rPr>
                    <w:rFonts w:cs="Times New Roman"/>
                    <w:sz w:val="20"/>
                    <w:szCs w:val="20"/>
                  </w:rPr>
                </w:rPrChange>
              </w:rPr>
              <w:t>, язвенные поражения желудка</w:t>
            </w:r>
            <w:r w:rsidR="00F5105C" w:rsidRPr="006E6534">
              <w:rPr>
                <w:rFonts w:cs="Times New Roman"/>
                <w:color w:val="000000" w:themeColor="text1"/>
                <w:sz w:val="20"/>
                <w:szCs w:val="20"/>
                <w:rPrChange w:id="11004" w:author="N F" w:date="2023-12-05T03:08:00Z">
                  <w:rPr>
                    <w:rFonts w:cs="Times New Roman"/>
                    <w:sz w:val="20"/>
                    <w:szCs w:val="20"/>
                  </w:rPr>
                </w:rPrChange>
              </w:rPr>
              <w:t>, воспалительные поражения двенадцатиперстной кишки</w:t>
            </w:r>
            <w:r w:rsidR="001919F2" w:rsidRPr="006E6534">
              <w:rPr>
                <w:rFonts w:cs="Times New Roman"/>
                <w:color w:val="000000" w:themeColor="text1"/>
                <w:sz w:val="20"/>
                <w:szCs w:val="20"/>
                <w:rPrChange w:id="11005" w:author="N F" w:date="2023-12-05T03:08:00Z">
                  <w:rPr>
                    <w:rFonts w:cs="Times New Roman"/>
                    <w:sz w:val="20"/>
                    <w:szCs w:val="20"/>
                  </w:rPr>
                </w:rPrChange>
              </w:rPr>
              <w:t xml:space="preserve"> </w:t>
            </w:r>
            <w:r w:rsidR="00A969A3" w:rsidRPr="006E6534">
              <w:rPr>
                <w:rFonts w:cs="Times New Roman"/>
                <w:color w:val="000000" w:themeColor="text1"/>
                <w:sz w:val="20"/>
                <w:szCs w:val="20"/>
                <w:rPrChange w:id="11006" w:author="N F" w:date="2023-12-05T03:08:00Z">
                  <w:rPr>
                    <w:rFonts w:cs="Times New Roman"/>
                    <w:sz w:val="20"/>
                    <w:szCs w:val="20"/>
                  </w:rPr>
                </w:rPrChange>
              </w:rPr>
              <w:t>и снижение массы печени</w:t>
            </w:r>
          </w:p>
        </w:tc>
        <w:tc>
          <w:tcPr>
            <w:tcW w:w="1394" w:type="dxa"/>
          </w:tcPr>
          <w:p w14:paraId="3F6FF320" w14:textId="6869AAF1" w:rsidR="00F007B9" w:rsidRPr="006E6534" w:rsidRDefault="007800D5" w:rsidP="00415551">
            <w:pPr>
              <w:pStyle w:val="SDText"/>
              <w:ind w:firstLine="0"/>
              <w:rPr>
                <w:rFonts w:cs="Times New Roman"/>
                <w:color w:val="000000" w:themeColor="text1"/>
                <w:sz w:val="20"/>
                <w:szCs w:val="20"/>
                <w:rPrChange w:id="11007" w:author="N F" w:date="2023-12-05T03:08:00Z">
                  <w:rPr>
                    <w:rFonts w:cs="Times New Roman"/>
                    <w:sz w:val="20"/>
                    <w:szCs w:val="20"/>
                  </w:rPr>
                </w:rPrChange>
              </w:rPr>
            </w:pPr>
            <w:r w:rsidRPr="006E6534">
              <w:rPr>
                <w:rFonts w:cs="Times New Roman"/>
                <w:color w:val="000000" w:themeColor="text1"/>
                <w:sz w:val="20"/>
                <w:szCs w:val="20"/>
                <w:lang w:val="en-US"/>
                <w:rPrChange w:id="11008" w:author="N F" w:date="2023-12-05T03:08:00Z">
                  <w:rPr>
                    <w:rFonts w:cs="Times New Roman"/>
                    <w:sz w:val="20"/>
                    <w:szCs w:val="20"/>
                    <w:lang w:val="en-US"/>
                  </w:rPr>
                </w:rPrChange>
              </w:rPr>
              <w:lastRenderedPageBreak/>
              <w:t>&lt; 50</w:t>
            </w:r>
          </w:p>
        </w:tc>
      </w:tr>
      <w:tr w:rsidR="006E6534" w:rsidRPr="006E6534" w14:paraId="5A193603" w14:textId="77777777" w:rsidTr="00E257DC">
        <w:tc>
          <w:tcPr>
            <w:tcW w:w="1516" w:type="dxa"/>
          </w:tcPr>
          <w:p w14:paraId="51A2DF48" w14:textId="44AE49E8" w:rsidR="00F007B9" w:rsidRPr="006E6534" w:rsidRDefault="00A969A3" w:rsidP="00415551">
            <w:pPr>
              <w:pStyle w:val="SDText"/>
              <w:ind w:firstLine="0"/>
              <w:rPr>
                <w:rFonts w:cs="Times New Roman"/>
                <w:color w:val="000000" w:themeColor="text1"/>
                <w:sz w:val="20"/>
                <w:szCs w:val="20"/>
                <w:rPrChange w:id="11009" w:author="N F" w:date="2023-12-05T03:08:00Z">
                  <w:rPr>
                    <w:rFonts w:cs="Times New Roman"/>
                    <w:sz w:val="20"/>
                    <w:szCs w:val="20"/>
                  </w:rPr>
                </w:rPrChange>
              </w:rPr>
            </w:pPr>
            <w:r w:rsidRPr="006E6534">
              <w:rPr>
                <w:rFonts w:cs="Times New Roman"/>
                <w:color w:val="000000" w:themeColor="text1"/>
                <w:sz w:val="20"/>
                <w:szCs w:val="20"/>
                <w:rPrChange w:id="11010" w:author="N F" w:date="2023-12-05T03:08:00Z">
                  <w:rPr>
                    <w:rFonts w:cs="Times New Roman"/>
                    <w:sz w:val="20"/>
                    <w:szCs w:val="20"/>
                  </w:rPr>
                </w:rPrChange>
              </w:rPr>
              <w:t xml:space="preserve">Крысы Вистар (не </w:t>
            </w:r>
            <w:r w:rsidRPr="006E6534">
              <w:rPr>
                <w:rFonts w:cs="Times New Roman"/>
                <w:color w:val="000000" w:themeColor="text1"/>
                <w:sz w:val="20"/>
                <w:szCs w:val="20"/>
                <w:lang w:val="en-US"/>
                <w:rPrChange w:id="11011" w:author="N F" w:date="2023-12-05T03:08:00Z">
                  <w:rPr>
                    <w:rFonts w:cs="Times New Roman"/>
                    <w:sz w:val="20"/>
                    <w:szCs w:val="20"/>
                    <w:lang w:val="en-US"/>
                  </w:rPr>
                </w:rPrChange>
              </w:rPr>
              <w:t>GLP</w:t>
            </w:r>
            <w:r w:rsidRPr="006E6534">
              <w:rPr>
                <w:rFonts w:cs="Times New Roman"/>
                <w:color w:val="000000" w:themeColor="text1"/>
                <w:sz w:val="20"/>
                <w:szCs w:val="20"/>
                <w:rPrChange w:id="11012" w:author="N F" w:date="2023-12-05T03:08:00Z">
                  <w:rPr>
                    <w:rFonts w:cs="Times New Roman"/>
                    <w:sz w:val="20"/>
                    <w:szCs w:val="20"/>
                  </w:rPr>
                </w:rPrChange>
              </w:rPr>
              <w:t>)</w:t>
            </w:r>
          </w:p>
        </w:tc>
        <w:tc>
          <w:tcPr>
            <w:tcW w:w="1465" w:type="dxa"/>
          </w:tcPr>
          <w:p w14:paraId="705CA63E" w14:textId="242D5A64" w:rsidR="00F007B9" w:rsidRPr="006E6534" w:rsidRDefault="00A969A3" w:rsidP="00415551">
            <w:pPr>
              <w:pStyle w:val="SDText"/>
              <w:ind w:firstLine="0"/>
              <w:rPr>
                <w:rFonts w:cs="Times New Roman"/>
                <w:color w:val="000000" w:themeColor="text1"/>
                <w:sz w:val="20"/>
                <w:szCs w:val="20"/>
                <w:rPrChange w:id="11013" w:author="N F" w:date="2023-12-05T03:08:00Z">
                  <w:rPr>
                    <w:rFonts w:cs="Times New Roman"/>
                    <w:sz w:val="20"/>
                    <w:szCs w:val="20"/>
                  </w:rPr>
                </w:rPrChange>
              </w:rPr>
            </w:pPr>
            <w:r w:rsidRPr="006E6534">
              <w:rPr>
                <w:rFonts w:cs="Times New Roman"/>
                <w:color w:val="000000" w:themeColor="text1"/>
                <w:sz w:val="20"/>
                <w:szCs w:val="20"/>
                <w:rPrChange w:id="11014" w:author="N F" w:date="2023-12-05T03:08:00Z">
                  <w:rPr>
                    <w:rFonts w:cs="Times New Roman"/>
                    <w:sz w:val="20"/>
                    <w:szCs w:val="20"/>
                  </w:rPr>
                </w:rPrChange>
              </w:rPr>
              <w:t>20, 40, 60 (перорально)</w:t>
            </w:r>
          </w:p>
        </w:tc>
        <w:tc>
          <w:tcPr>
            <w:tcW w:w="1351" w:type="dxa"/>
          </w:tcPr>
          <w:p w14:paraId="2D62979A" w14:textId="77AC3CC3" w:rsidR="00F007B9" w:rsidRPr="006E6534" w:rsidRDefault="00A969A3" w:rsidP="00415551">
            <w:pPr>
              <w:pStyle w:val="SDText"/>
              <w:ind w:firstLine="0"/>
              <w:rPr>
                <w:rFonts w:cs="Times New Roman"/>
                <w:color w:val="000000" w:themeColor="text1"/>
                <w:sz w:val="20"/>
                <w:szCs w:val="20"/>
                <w:rPrChange w:id="11015" w:author="N F" w:date="2023-12-05T03:08:00Z">
                  <w:rPr>
                    <w:rFonts w:cs="Times New Roman"/>
                    <w:sz w:val="20"/>
                    <w:szCs w:val="20"/>
                  </w:rPr>
                </w:rPrChange>
              </w:rPr>
            </w:pPr>
            <w:r w:rsidRPr="006E6534">
              <w:rPr>
                <w:rFonts w:cs="Times New Roman"/>
                <w:color w:val="000000" w:themeColor="text1"/>
                <w:sz w:val="20"/>
                <w:szCs w:val="20"/>
                <w:rPrChange w:id="11016" w:author="N F" w:date="2023-12-05T03:08:00Z">
                  <w:rPr>
                    <w:rFonts w:cs="Times New Roman"/>
                    <w:sz w:val="20"/>
                    <w:szCs w:val="20"/>
                  </w:rPr>
                </w:rPrChange>
              </w:rPr>
              <w:t>4</w:t>
            </w:r>
            <w:r w:rsidR="003D6986" w:rsidRPr="006E6534">
              <w:rPr>
                <w:rFonts w:cs="Times New Roman"/>
                <w:color w:val="000000" w:themeColor="text1"/>
                <w:sz w:val="20"/>
                <w:szCs w:val="20"/>
                <w:lang w:val="en-US"/>
                <w:rPrChange w:id="11017" w:author="N F" w:date="2023-12-05T03:08:00Z">
                  <w:rPr>
                    <w:rFonts w:cs="Times New Roman"/>
                    <w:sz w:val="20"/>
                    <w:szCs w:val="20"/>
                    <w:lang w:val="en-US"/>
                  </w:rPr>
                </w:rPrChange>
              </w:rPr>
              <w:t>M</w:t>
            </w:r>
            <w:r w:rsidR="003D6986" w:rsidRPr="006E6534">
              <w:rPr>
                <w:rFonts w:cs="Times New Roman"/>
                <w:color w:val="000000" w:themeColor="text1"/>
                <w:sz w:val="20"/>
                <w:szCs w:val="20"/>
                <w:rPrChange w:id="11018" w:author="N F" w:date="2023-12-05T03:08:00Z">
                  <w:rPr>
                    <w:rFonts w:cs="Times New Roman"/>
                    <w:sz w:val="20"/>
                    <w:szCs w:val="20"/>
                  </w:rPr>
                </w:rPrChange>
              </w:rPr>
              <w:t xml:space="preserve"> </w:t>
            </w:r>
            <w:r w:rsidRPr="006E6534">
              <w:rPr>
                <w:rFonts w:cs="Times New Roman"/>
                <w:color w:val="000000" w:themeColor="text1"/>
                <w:sz w:val="20"/>
                <w:szCs w:val="20"/>
                <w:rPrChange w:id="11019" w:author="N F" w:date="2023-12-05T03:08:00Z">
                  <w:rPr>
                    <w:rFonts w:cs="Times New Roman"/>
                    <w:sz w:val="20"/>
                    <w:szCs w:val="20"/>
                  </w:rPr>
                </w:rPrChange>
              </w:rPr>
              <w:t>и 4</w:t>
            </w:r>
            <w:r w:rsidR="003D6986" w:rsidRPr="006E6534">
              <w:rPr>
                <w:rFonts w:cs="Times New Roman"/>
                <w:color w:val="000000" w:themeColor="text1"/>
                <w:sz w:val="20"/>
                <w:szCs w:val="20"/>
                <w:lang w:val="en-US"/>
                <w:rPrChange w:id="11020" w:author="N F" w:date="2023-12-05T03:08:00Z">
                  <w:rPr>
                    <w:rFonts w:cs="Times New Roman"/>
                    <w:sz w:val="20"/>
                    <w:szCs w:val="20"/>
                    <w:lang w:val="en-US"/>
                  </w:rPr>
                </w:rPrChange>
              </w:rPr>
              <w:t>F</w:t>
            </w:r>
            <w:r w:rsidR="003D6986" w:rsidRPr="006E6534">
              <w:rPr>
                <w:rFonts w:cs="Times New Roman"/>
                <w:color w:val="000000" w:themeColor="text1"/>
                <w:sz w:val="20"/>
                <w:szCs w:val="20"/>
                <w:rPrChange w:id="11021" w:author="N F" w:date="2023-12-05T03:08:00Z">
                  <w:rPr>
                    <w:rFonts w:cs="Times New Roman"/>
                    <w:sz w:val="20"/>
                    <w:szCs w:val="20"/>
                  </w:rPr>
                </w:rPrChange>
              </w:rPr>
              <w:t xml:space="preserve"> </w:t>
            </w:r>
            <w:r w:rsidRPr="006E6534">
              <w:rPr>
                <w:rFonts w:cs="Times New Roman"/>
                <w:color w:val="000000" w:themeColor="text1"/>
                <w:sz w:val="20"/>
                <w:szCs w:val="20"/>
                <w:rPrChange w:id="11022" w:author="N F" w:date="2023-12-05T03:08:00Z">
                  <w:rPr>
                    <w:rFonts w:cs="Times New Roman"/>
                    <w:sz w:val="20"/>
                    <w:szCs w:val="20"/>
                  </w:rPr>
                </w:rPrChange>
              </w:rPr>
              <w:t>в каждой группе</w:t>
            </w:r>
          </w:p>
        </w:tc>
        <w:tc>
          <w:tcPr>
            <w:tcW w:w="1561" w:type="dxa"/>
          </w:tcPr>
          <w:p w14:paraId="3A5ECB2F" w14:textId="1B244A4A" w:rsidR="00F007B9" w:rsidRPr="006E6534" w:rsidRDefault="00A969A3" w:rsidP="00415551">
            <w:pPr>
              <w:pStyle w:val="SDText"/>
              <w:ind w:firstLine="0"/>
              <w:rPr>
                <w:rFonts w:cs="Times New Roman"/>
                <w:color w:val="000000" w:themeColor="text1"/>
                <w:sz w:val="20"/>
                <w:szCs w:val="20"/>
                <w:rPrChange w:id="11023" w:author="N F" w:date="2023-12-05T03:08:00Z">
                  <w:rPr>
                    <w:rFonts w:cs="Times New Roman"/>
                    <w:sz w:val="20"/>
                    <w:szCs w:val="20"/>
                  </w:rPr>
                </w:rPrChange>
              </w:rPr>
            </w:pPr>
            <w:r w:rsidRPr="006E6534">
              <w:rPr>
                <w:rFonts w:cs="Times New Roman"/>
                <w:color w:val="000000" w:themeColor="text1"/>
                <w:sz w:val="20"/>
                <w:szCs w:val="20"/>
                <w:rPrChange w:id="11024" w:author="N F" w:date="2023-12-05T03:08:00Z">
                  <w:rPr>
                    <w:rFonts w:cs="Times New Roman"/>
                    <w:sz w:val="20"/>
                    <w:szCs w:val="20"/>
                  </w:rPr>
                </w:rPrChange>
              </w:rPr>
              <w:t>14 дней</w:t>
            </w:r>
          </w:p>
        </w:tc>
        <w:tc>
          <w:tcPr>
            <w:tcW w:w="2058" w:type="dxa"/>
          </w:tcPr>
          <w:p w14:paraId="7A25BEB0" w14:textId="77777777" w:rsidR="00F007B9" w:rsidRPr="006E6534" w:rsidRDefault="00E7205C" w:rsidP="00415551">
            <w:pPr>
              <w:pStyle w:val="SDText"/>
              <w:ind w:firstLine="0"/>
              <w:rPr>
                <w:rFonts w:cs="Times New Roman"/>
                <w:color w:val="000000" w:themeColor="text1"/>
                <w:sz w:val="20"/>
                <w:szCs w:val="20"/>
                <w:rPrChange w:id="11025" w:author="N F" w:date="2023-12-05T03:08:00Z">
                  <w:rPr>
                    <w:rFonts w:cs="Times New Roman"/>
                    <w:sz w:val="20"/>
                    <w:szCs w:val="20"/>
                  </w:rPr>
                </w:rPrChange>
              </w:rPr>
            </w:pPr>
            <w:r w:rsidRPr="006E6534">
              <w:rPr>
                <w:rFonts w:cs="Times New Roman"/>
                <w:b/>
                <w:bCs/>
                <w:color w:val="000000" w:themeColor="text1"/>
                <w:sz w:val="20"/>
                <w:szCs w:val="20"/>
                <w:rPrChange w:id="11026" w:author="N F" w:date="2023-12-05T03:08:00Z">
                  <w:rPr>
                    <w:rFonts w:cs="Times New Roman"/>
                    <w:b/>
                    <w:bCs/>
                    <w:sz w:val="20"/>
                    <w:szCs w:val="20"/>
                  </w:rPr>
                </w:rPrChange>
              </w:rPr>
              <w:t>≥ 20 мг/кг:</w:t>
            </w:r>
            <w:r w:rsidRPr="006E6534">
              <w:rPr>
                <w:rFonts w:cs="Times New Roman"/>
                <w:color w:val="000000" w:themeColor="text1"/>
                <w:sz w:val="20"/>
                <w:szCs w:val="20"/>
                <w:rPrChange w:id="11027" w:author="N F" w:date="2023-12-05T03:08:00Z">
                  <w:rPr>
                    <w:rFonts w:cs="Times New Roman"/>
                    <w:sz w:val="20"/>
                    <w:szCs w:val="20"/>
                  </w:rPr>
                </w:rPrChange>
              </w:rPr>
              <w:t xml:space="preserve"> снижение потребления пищи (F)</w:t>
            </w:r>
            <w:r w:rsidR="00820E86" w:rsidRPr="006E6534">
              <w:rPr>
                <w:rFonts w:cs="Times New Roman"/>
                <w:color w:val="000000" w:themeColor="text1"/>
                <w:sz w:val="20"/>
                <w:szCs w:val="20"/>
                <w:rPrChange w:id="11028" w:author="N F" w:date="2023-12-05T03:08:00Z">
                  <w:rPr>
                    <w:rFonts w:cs="Times New Roman"/>
                    <w:sz w:val="20"/>
                    <w:szCs w:val="20"/>
                  </w:rPr>
                </w:rPrChange>
              </w:rPr>
              <w:t>, изменение показателей крови (снижение количества ретикулоцитов, повышение количества нейтрофилов</w:t>
            </w:r>
            <w:r w:rsidR="009C5C89" w:rsidRPr="006E6534">
              <w:rPr>
                <w:rFonts w:cs="Times New Roman"/>
                <w:color w:val="000000" w:themeColor="text1"/>
                <w:sz w:val="20"/>
                <w:szCs w:val="20"/>
                <w:rPrChange w:id="11029" w:author="N F" w:date="2023-12-05T03:08:00Z">
                  <w:rPr>
                    <w:rFonts w:cs="Times New Roman"/>
                    <w:sz w:val="20"/>
                    <w:szCs w:val="20"/>
                  </w:rPr>
                </w:rPrChange>
              </w:rPr>
              <w:t>, моноцитов и лимфоцитов</w:t>
            </w:r>
            <w:r w:rsidR="00820E86" w:rsidRPr="006E6534">
              <w:rPr>
                <w:rFonts w:cs="Times New Roman"/>
                <w:color w:val="000000" w:themeColor="text1"/>
                <w:sz w:val="20"/>
                <w:szCs w:val="20"/>
                <w:rPrChange w:id="11030" w:author="N F" w:date="2023-12-05T03:08:00Z">
                  <w:rPr>
                    <w:rFonts w:cs="Times New Roman"/>
                    <w:sz w:val="20"/>
                    <w:szCs w:val="20"/>
                  </w:rPr>
                </w:rPrChange>
              </w:rPr>
              <w:t>)</w:t>
            </w:r>
            <w:r w:rsidR="009C5C89" w:rsidRPr="006E6534">
              <w:rPr>
                <w:rFonts w:cs="Times New Roman"/>
                <w:color w:val="000000" w:themeColor="text1"/>
                <w:sz w:val="20"/>
                <w:szCs w:val="20"/>
                <w:rPrChange w:id="11031" w:author="N F" w:date="2023-12-05T03:08:00Z">
                  <w:rPr>
                    <w:rFonts w:cs="Times New Roman"/>
                    <w:sz w:val="20"/>
                    <w:szCs w:val="20"/>
                  </w:rPr>
                </w:rPrChange>
              </w:rPr>
              <w:t xml:space="preserve">. </w:t>
            </w:r>
            <w:r w:rsidR="00046FE6" w:rsidRPr="006E6534">
              <w:rPr>
                <w:rFonts w:cs="Times New Roman"/>
                <w:color w:val="000000" w:themeColor="text1"/>
                <w:sz w:val="20"/>
                <w:szCs w:val="20"/>
                <w:rPrChange w:id="11032" w:author="N F" w:date="2023-12-05T03:08:00Z">
                  <w:rPr>
                    <w:rFonts w:cs="Times New Roman"/>
                    <w:sz w:val="20"/>
                    <w:szCs w:val="20"/>
                  </w:rPr>
                </w:rPrChange>
              </w:rPr>
              <w:t>Гистопатологические изменения в глазу (</w:t>
            </w:r>
            <w:r w:rsidR="00046FE6" w:rsidRPr="006E6534">
              <w:rPr>
                <w:rFonts w:cs="Times New Roman"/>
                <w:color w:val="000000" w:themeColor="text1"/>
                <w:sz w:val="20"/>
                <w:szCs w:val="20"/>
                <w:lang w:val="en-US"/>
                <w:rPrChange w:id="11033" w:author="N F" w:date="2023-12-05T03:08:00Z">
                  <w:rPr>
                    <w:rFonts w:cs="Times New Roman"/>
                    <w:sz w:val="20"/>
                    <w:szCs w:val="20"/>
                    <w:lang w:val="en-US"/>
                  </w:rPr>
                </w:rPrChange>
              </w:rPr>
              <w:t>F</w:t>
            </w:r>
            <w:r w:rsidR="00046FE6" w:rsidRPr="006E6534">
              <w:rPr>
                <w:rFonts w:cs="Times New Roman"/>
                <w:color w:val="000000" w:themeColor="text1"/>
                <w:sz w:val="20"/>
                <w:szCs w:val="20"/>
                <w:rPrChange w:id="11034" w:author="N F" w:date="2023-12-05T03:08:00Z">
                  <w:rPr>
                    <w:rFonts w:cs="Times New Roman"/>
                    <w:sz w:val="20"/>
                    <w:szCs w:val="20"/>
                  </w:rPr>
                </w:rPrChange>
              </w:rPr>
              <w:t>)</w:t>
            </w:r>
          </w:p>
          <w:p w14:paraId="4A5F2FC3" w14:textId="77777777" w:rsidR="00046FE6" w:rsidRPr="006E6534" w:rsidRDefault="00046FE6" w:rsidP="00415551">
            <w:pPr>
              <w:pStyle w:val="SDText"/>
              <w:ind w:firstLine="0"/>
              <w:rPr>
                <w:rFonts w:cs="Times New Roman"/>
                <w:color w:val="000000" w:themeColor="text1"/>
                <w:sz w:val="20"/>
                <w:szCs w:val="20"/>
                <w:rPrChange w:id="11035" w:author="N F" w:date="2023-12-05T03:08:00Z">
                  <w:rPr>
                    <w:rFonts w:cs="Times New Roman"/>
                    <w:sz w:val="20"/>
                    <w:szCs w:val="20"/>
                  </w:rPr>
                </w:rPrChange>
              </w:rPr>
            </w:pPr>
            <w:r w:rsidRPr="006E6534">
              <w:rPr>
                <w:rFonts w:cs="Times New Roman"/>
                <w:b/>
                <w:bCs/>
                <w:color w:val="000000" w:themeColor="text1"/>
                <w:sz w:val="20"/>
                <w:szCs w:val="20"/>
                <w:rPrChange w:id="11036" w:author="N F" w:date="2023-12-05T03:08:00Z">
                  <w:rPr>
                    <w:rFonts w:cs="Times New Roman"/>
                    <w:b/>
                    <w:bCs/>
                    <w:sz w:val="20"/>
                    <w:szCs w:val="20"/>
                  </w:rPr>
                </w:rPrChange>
              </w:rPr>
              <w:t>≥ 40 мг/кг:</w:t>
            </w:r>
            <w:r w:rsidR="00946010" w:rsidRPr="006E6534">
              <w:rPr>
                <w:rFonts w:cs="Times New Roman"/>
                <w:color w:val="000000" w:themeColor="text1"/>
                <w:sz w:val="20"/>
                <w:szCs w:val="20"/>
                <w:rPrChange w:id="11037" w:author="N F" w:date="2023-12-05T03:08:00Z">
                  <w:rPr>
                    <w:rFonts w:cs="Times New Roman"/>
                    <w:sz w:val="20"/>
                    <w:szCs w:val="20"/>
                  </w:rPr>
                </w:rPrChange>
              </w:rPr>
              <w:t xml:space="preserve"> выше максимальной переносимой дозы. Снижение массы тела и потребления корма. Снижение двигательной активности</w:t>
            </w:r>
            <w:r w:rsidR="006D5388" w:rsidRPr="006E6534">
              <w:rPr>
                <w:rFonts w:cs="Times New Roman"/>
                <w:color w:val="000000" w:themeColor="text1"/>
                <w:sz w:val="20"/>
                <w:szCs w:val="20"/>
                <w:rPrChange w:id="11038" w:author="N F" w:date="2023-12-05T03:08:00Z">
                  <w:rPr>
                    <w:rFonts w:cs="Times New Roman"/>
                    <w:sz w:val="20"/>
                    <w:szCs w:val="20"/>
                  </w:rPr>
                </w:rPrChange>
              </w:rPr>
              <w:t xml:space="preserve">, изменения показателей биохимического анализа крови (снижение </w:t>
            </w:r>
            <w:r w:rsidR="006D5388" w:rsidRPr="006E6534">
              <w:rPr>
                <w:rFonts w:cs="Times New Roman"/>
                <w:color w:val="000000" w:themeColor="text1"/>
                <w:sz w:val="20"/>
                <w:szCs w:val="20"/>
                <w:rPrChange w:id="11039" w:author="N F" w:date="2023-12-05T03:08:00Z">
                  <w:rPr>
                    <w:rFonts w:cs="Times New Roman"/>
                    <w:sz w:val="20"/>
                    <w:szCs w:val="20"/>
                  </w:rPr>
                </w:rPrChange>
              </w:rPr>
              <w:lastRenderedPageBreak/>
              <w:t>активности АЛТ, концентрации триглицеридов, общего белка крови, альбумина, глобулина, кальция, холестерина, фосфатов и глюкозы</w:t>
            </w:r>
            <w:r w:rsidR="00D92197" w:rsidRPr="006E6534">
              <w:rPr>
                <w:rFonts w:cs="Times New Roman"/>
                <w:color w:val="000000" w:themeColor="text1"/>
                <w:sz w:val="20"/>
                <w:szCs w:val="20"/>
                <w:rPrChange w:id="11040" w:author="N F" w:date="2023-12-05T03:08:00Z">
                  <w:rPr>
                    <w:rFonts w:cs="Times New Roman"/>
                    <w:sz w:val="20"/>
                    <w:szCs w:val="20"/>
                  </w:rPr>
                </w:rPrChange>
              </w:rPr>
              <w:t>, увеличение концентрации мочевины и креатинина</w:t>
            </w:r>
            <w:r w:rsidR="006D5388" w:rsidRPr="006E6534">
              <w:rPr>
                <w:rFonts w:cs="Times New Roman"/>
                <w:color w:val="000000" w:themeColor="text1"/>
                <w:sz w:val="20"/>
                <w:szCs w:val="20"/>
                <w:rPrChange w:id="11041" w:author="N F" w:date="2023-12-05T03:08:00Z">
                  <w:rPr>
                    <w:rFonts w:cs="Times New Roman"/>
                    <w:sz w:val="20"/>
                    <w:szCs w:val="20"/>
                  </w:rPr>
                </w:rPrChange>
              </w:rPr>
              <w:t>)</w:t>
            </w:r>
            <w:r w:rsidR="00102D98" w:rsidRPr="006E6534">
              <w:rPr>
                <w:rFonts w:cs="Times New Roman"/>
                <w:color w:val="000000" w:themeColor="text1"/>
                <w:sz w:val="20"/>
                <w:szCs w:val="20"/>
                <w:rPrChange w:id="11042" w:author="N F" w:date="2023-12-05T03:08:00Z">
                  <w:rPr>
                    <w:rFonts w:cs="Times New Roman"/>
                    <w:sz w:val="20"/>
                    <w:szCs w:val="20"/>
                  </w:rPr>
                </w:rPrChange>
              </w:rPr>
              <w:t>. Гистопатологические изменения (</w:t>
            </w:r>
            <w:r w:rsidR="00102D98" w:rsidRPr="006E6534">
              <w:rPr>
                <w:rFonts w:cs="Times New Roman"/>
                <w:color w:val="000000" w:themeColor="text1"/>
                <w:sz w:val="20"/>
                <w:szCs w:val="20"/>
                <w:lang w:val="en-US"/>
                <w:rPrChange w:id="11043" w:author="N F" w:date="2023-12-05T03:08:00Z">
                  <w:rPr>
                    <w:rFonts w:cs="Times New Roman"/>
                    <w:sz w:val="20"/>
                    <w:szCs w:val="20"/>
                    <w:lang w:val="en-US"/>
                  </w:rPr>
                </w:rPrChange>
              </w:rPr>
              <w:t>M</w:t>
            </w:r>
            <w:r w:rsidR="00102D98" w:rsidRPr="006E6534">
              <w:rPr>
                <w:rFonts w:cs="Times New Roman"/>
                <w:color w:val="000000" w:themeColor="text1"/>
                <w:sz w:val="20"/>
                <w:szCs w:val="20"/>
                <w:rPrChange w:id="11044" w:author="N F" w:date="2023-12-05T03:08:00Z">
                  <w:rPr>
                    <w:rFonts w:cs="Times New Roman"/>
                    <w:sz w:val="20"/>
                    <w:szCs w:val="20"/>
                  </w:rPr>
                </w:rPrChange>
              </w:rPr>
              <w:t xml:space="preserve">) в глазу, тимусе, </w:t>
            </w:r>
            <w:r w:rsidR="007312CE" w:rsidRPr="006E6534">
              <w:rPr>
                <w:rFonts w:cs="Times New Roman"/>
                <w:color w:val="000000" w:themeColor="text1"/>
                <w:sz w:val="20"/>
                <w:szCs w:val="20"/>
                <w:rPrChange w:id="11045" w:author="N F" w:date="2023-12-05T03:08:00Z">
                  <w:rPr>
                    <w:rFonts w:cs="Times New Roman"/>
                    <w:sz w:val="20"/>
                    <w:szCs w:val="20"/>
                  </w:rPr>
                </w:rPrChange>
              </w:rPr>
              <w:t>костном мозге, тонком кишечнике. Снижение концентрации гликогена в печени (</w:t>
            </w:r>
            <w:r w:rsidR="007312CE" w:rsidRPr="006E6534">
              <w:rPr>
                <w:rFonts w:cs="Times New Roman"/>
                <w:color w:val="000000" w:themeColor="text1"/>
                <w:sz w:val="20"/>
                <w:szCs w:val="20"/>
                <w:lang w:val="en-US"/>
                <w:rPrChange w:id="11046" w:author="N F" w:date="2023-12-05T03:08:00Z">
                  <w:rPr>
                    <w:rFonts w:cs="Times New Roman"/>
                    <w:sz w:val="20"/>
                    <w:szCs w:val="20"/>
                    <w:lang w:val="en-US"/>
                  </w:rPr>
                </w:rPrChange>
              </w:rPr>
              <w:t>F</w:t>
            </w:r>
            <w:r w:rsidR="007312CE" w:rsidRPr="006E6534">
              <w:rPr>
                <w:rFonts w:cs="Times New Roman"/>
                <w:color w:val="000000" w:themeColor="text1"/>
                <w:sz w:val="20"/>
                <w:szCs w:val="20"/>
                <w:rPrChange w:id="11047" w:author="N F" w:date="2023-12-05T03:08:00Z">
                  <w:rPr>
                    <w:rFonts w:cs="Times New Roman"/>
                    <w:sz w:val="20"/>
                    <w:szCs w:val="20"/>
                  </w:rPr>
                </w:rPrChange>
              </w:rPr>
              <w:t>)</w:t>
            </w:r>
          </w:p>
          <w:p w14:paraId="61A5948D" w14:textId="7455ADA9" w:rsidR="007312CE" w:rsidRPr="006E6534" w:rsidRDefault="007312CE" w:rsidP="00415551">
            <w:pPr>
              <w:pStyle w:val="SDText"/>
              <w:ind w:firstLine="0"/>
              <w:rPr>
                <w:rFonts w:cs="Times New Roman"/>
                <w:color w:val="000000" w:themeColor="text1"/>
                <w:sz w:val="20"/>
                <w:szCs w:val="20"/>
                <w:rPrChange w:id="11048" w:author="N F" w:date="2023-12-05T03:08:00Z">
                  <w:rPr>
                    <w:rFonts w:cs="Times New Roman"/>
                    <w:sz w:val="20"/>
                    <w:szCs w:val="20"/>
                  </w:rPr>
                </w:rPrChange>
              </w:rPr>
            </w:pPr>
            <w:r w:rsidRPr="006E6534">
              <w:rPr>
                <w:rFonts w:cs="Times New Roman"/>
                <w:b/>
                <w:bCs/>
                <w:color w:val="000000" w:themeColor="text1"/>
                <w:sz w:val="20"/>
                <w:szCs w:val="20"/>
                <w:rPrChange w:id="11049" w:author="N F" w:date="2023-12-05T03:08:00Z">
                  <w:rPr>
                    <w:rFonts w:cs="Times New Roman"/>
                    <w:b/>
                    <w:bCs/>
                    <w:sz w:val="20"/>
                    <w:szCs w:val="20"/>
                  </w:rPr>
                </w:rPrChange>
              </w:rPr>
              <w:t>60 мг/кг:</w:t>
            </w:r>
            <w:r w:rsidR="00C011E8" w:rsidRPr="006E6534">
              <w:rPr>
                <w:rFonts w:cs="Times New Roman"/>
                <w:color w:val="000000" w:themeColor="text1"/>
                <w:sz w:val="20"/>
                <w:szCs w:val="20"/>
                <w:rPrChange w:id="11050" w:author="N F" w:date="2023-12-05T03:08:00Z">
                  <w:rPr>
                    <w:rFonts w:cs="Times New Roman"/>
                    <w:sz w:val="20"/>
                    <w:szCs w:val="20"/>
                  </w:rPr>
                </w:rPrChange>
              </w:rPr>
              <w:t xml:space="preserve"> снижение массы печени и селезенки (M)</w:t>
            </w:r>
          </w:p>
        </w:tc>
        <w:tc>
          <w:tcPr>
            <w:tcW w:w="1394" w:type="dxa"/>
          </w:tcPr>
          <w:p w14:paraId="2840D431" w14:textId="22C9FBFB" w:rsidR="00F007B9" w:rsidRPr="006E6534" w:rsidRDefault="0044377E" w:rsidP="00415551">
            <w:pPr>
              <w:pStyle w:val="SDText"/>
              <w:ind w:firstLine="0"/>
              <w:rPr>
                <w:rFonts w:cs="Times New Roman"/>
                <w:color w:val="000000" w:themeColor="text1"/>
                <w:sz w:val="20"/>
                <w:szCs w:val="20"/>
                <w:rPrChange w:id="11051" w:author="N F" w:date="2023-12-05T03:08:00Z">
                  <w:rPr>
                    <w:rFonts w:cs="Times New Roman"/>
                    <w:sz w:val="20"/>
                    <w:szCs w:val="20"/>
                  </w:rPr>
                </w:rPrChange>
              </w:rPr>
            </w:pPr>
            <w:r w:rsidRPr="006E6534">
              <w:rPr>
                <w:rFonts w:cs="Times New Roman"/>
                <w:color w:val="000000" w:themeColor="text1"/>
                <w:sz w:val="20"/>
                <w:szCs w:val="20"/>
                <w:lang w:val="en-US"/>
                <w:rPrChange w:id="11052" w:author="N F" w:date="2023-12-05T03:08:00Z">
                  <w:rPr>
                    <w:rFonts w:cs="Times New Roman"/>
                    <w:sz w:val="20"/>
                    <w:szCs w:val="20"/>
                    <w:lang w:val="en-US"/>
                  </w:rPr>
                </w:rPrChange>
              </w:rPr>
              <w:lastRenderedPageBreak/>
              <w:t>&lt; 20</w:t>
            </w:r>
          </w:p>
        </w:tc>
      </w:tr>
      <w:tr w:rsidR="006E6534" w:rsidRPr="006E6534" w14:paraId="12DD907A" w14:textId="77777777" w:rsidTr="00E257DC">
        <w:tc>
          <w:tcPr>
            <w:tcW w:w="1516" w:type="dxa"/>
          </w:tcPr>
          <w:p w14:paraId="143A059B" w14:textId="1CB07C73" w:rsidR="00F007B9" w:rsidRPr="006E6534" w:rsidRDefault="00C011E8" w:rsidP="00415551">
            <w:pPr>
              <w:pStyle w:val="SDText"/>
              <w:ind w:firstLine="0"/>
              <w:rPr>
                <w:rFonts w:cs="Times New Roman"/>
                <w:color w:val="000000" w:themeColor="text1"/>
                <w:sz w:val="20"/>
                <w:szCs w:val="20"/>
                <w:rPrChange w:id="11053" w:author="N F" w:date="2023-12-05T03:08:00Z">
                  <w:rPr>
                    <w:rFonts w:cs="Times New Roman"/>
                    <w:sz w:val="20"/>
                    <w:szCs w:val="20"/>
                  </w:rPr>
                </w:rPrChange>
              </w:rPr>
            </w:pPr>
            <w:r w:rsidRPr="006E6534">
              <w:rPr>
                <w:rFonts w:cs="Times New Roman"/>
                <w:color w:val="000000" w:themeColor="text1"/>
                <w:sz w:val="20"/>
                <w:szCs w:val="20"/>
                <w:rPrChange w:id="11054" w:author="N F" w:date="2023-12-05T03:08:00Z">
                  <w:rPr>
                    <w:rFonts w:cs="Times New Roman"/>
                    <w:sz w:val="20"/>
                    <w:szCs w:val="20"/>
                  </w:rPr>
                </w:rPrChange>
              </w:rPr>
              <w:t>Крысы Вистар (</w:t>
            </w:r>
            <w:r w:rsidRPr="006E6534">
              <w:rPr>
                <w:rFonts w:cs="Times New Roman"/>
                <w:color w:val="000000" w:themeColor="text1"/>
                <w:sz w:val="20"/>
                <w:szCs w:val="20"/>
                <w:lang w:val="en-US"/>
                <w:rPrChange w:id="11055" w:author="N F" w:date="2023-12-05T03:08:00Z">
                  <w:rPr>
                    <w:rFonts w:cs="Times New Roman"/>
                    <w:sz w:val="20"/>
                    <w:szCs w:val="20"/>
                    <w:lang w:val="en-US"/>
                  </w:rPr>
                </w:rPrChange>
              </w:rPr>
              <w:t>GLP</w:t>
            </w:r>
            <w:r w:rsidRPr="006E6534">
              <w:rPr>
                <w:rFonts w:cs="Times New Roman"/>
                <w:color w:val="000000" w:themeColor="text1"/>
                <w:sz w:val="20"/>
                <w:szCs w:val="20"/>
                <w:rPrChange w:id="11056" w:author="N F" w:date="2023-12-05T03:08:00Z">
                  <w:rPr>
                    <w:rFonts w:cs="Times New Roman"/>
                    <w:sz w:val="20"/>
                    <w:szCs w:val="20"/>
                  </w:rPr>
                </w:rPrChange>
              </w:rPr>
              <w:t>)</w:t>
            </w:r>
          </w:p>
        </w:tc>
        <w:tc>
          <w:tcPr>
            <w:tcW w:w="1465" w:type="dxa"/>
          </w:tcPr>
          <w:p w14:paraId="10F5D019" w14:textId="740D857C" w:rsidR="00F007B9" w:rsidRPr="006E6534" w:rsidRDefault="00104F8A" w:rsidP="00415551">
            <w:pPr>
              <w:pStyle w:val="SDText"/>
              <w:ind w:firstLine="0"/>
              <w:rPr>
                <w:rFonts w:cs="Times New Roman"/>
                <w:color w:val="000000" w:themeColor="text1"/>
                <w:sz w:val="20"/>
                <w:szCs w:val="20"/>
                <w:rPrChange w:id="11057" w:author="N F" w:date="2023-12-05T03:08:00Z">
                  <w:rPr>
                    <w:rFonts w:cs="Times New Roman"/>
                    <w:sz w:val="20"/>
                    <w:szCs w:val="20"/>
                  </w:rPr>
                </w:rPrChange>
              </w:rPr>
            </w:pPr>
            <w:r w:rsidRPr="006E6534">
              <w:rPr>
                <w:rFonts w:cs="Times New Roman"/>
                <w:color w:val="000000" w:themeColor="text1"/>
                <w:sz w:val="20"/>
                <w:szCs w:val="20"/>
                <w:lang w:val="en-US"/>
                <w:rPrChange w:id="11058" w:author="N F" w:date="2023-12-05T03:08:00Z">
                  <w:rPr>
                    <w:rFonts w:cs="Times New Roman"/>
                    <w:sz w:val="20"/>
                    <w:szCs w:val="20"/>
                    <w:lang w:val="en-US"/>
                  </w:rPr>
                </w:rPrChange>
              </w:rPr>
              <w:t>4</w:t>
            </w:r>
            <w:r w:rsidRPr="006E6534">
              <w:rPr>
                <w:rFonts w:cs="Times New Roman"/>
                <w:color w:val="000000" w:themeColor="text1"/>
                <w:sz w:val="20"/>
                <w:szCs w:val="20"/>
                <w:rPrChange w:id="11059" w:author="N F" w:date="2023-12-05T03:08:00Z">
                  <w:rPr>
                    <w:rFonts w:cs="Times New Roman"/>
                    <w:sz w:val="20"/>
                    <w:szCs w:val="20"/>
                  </w:rPr>
                </w:rPrChange>
              </w:rPr>
              <w:t>, 10, 20 (</w:t>
            </w:r>
            <w:r w:rsidRPr="006E6534">
              <w:rPr>
                <w:rFonts w:cs="Times New Roman"/>
                <w:color w:val="000000" w:themeColor="text1"/>
                <w:sz w:val="20"/>
                <w:szCs w:val="20"/>
                <w:lang w:val="en-US"/>
                <w:rPrChange w:id="11060" w:author="N F" w:date="2023-12-05T03:08:00Z">
                  <w:rPr>
                    <w:rFonts w:cs="Times New Roman"/>
                    <w:sz w:val="20"/>
                    <w:szCs w:val="20"/>
                    <w:lang w:val="en-US"/>
                  </w:rPr>
                </w:rPrChange>
              </w:rPr>
              <w:t>F</w:t>
            </w:r>
            <w:r w:rsidRPr="006E6534">
              <w:rPr>
                <w:rFonts w:cs="Times New Roman"/>
                <w:color w:val="000000" w:themeColor="text1"/>
                <w:sz w:val="20"/>
                <w:szCs w:val="20"/>
                <w:rPrChange w:id="11061" w:author="N F" w:date="2023-12-05T03:08:00Z">
                  <w:rPr>
                    <w:rFonts w:cs="Times New Roman"/>
                    <w:sz w:val="20"/>
                    <w:szCs w:val="20"/>
                  </w:rPr>
                </w:rPrChange>
              </w:rPr>
              <w:t>), 40 (</w:t>
            </w:r>
            <w:r w:rsidRPr="006E6534">
              <w:rPr>
                <w:rFonts w:cs="Times New Roman"/>
                <w:color w:val="000000" w:themeColor="text1"/>
                <w:sz w:val="20"/>
                <w:szCs w:val="20"/>
                <w:lang w:val="en-US"/>
                <w:rPrChange w:id="11062" w:author="N F" w:date="2023-12-05T03:08:00Z">
                  <w:rPr>
                    <w:rFonts w:cs="Times New Roman"/>
                    <w:sz w:val="20"/>
                    <w:szCs w:val="20"/>
                    <w:lang w:val="en-US"/>
                  </w:rPr>
                </w:rPrChange>
              </w:rPr>
              <w:t>M</w:t>
            </w:r>
            <w:r w:rsidRPr="006E6534">
              <w:rPr>
                <w:rFonts w:cs="Times New Roman"/>
                <w:color w:val="000000" w:themeColor="text1"/>
                <w:sz w:val="20"/>
                <w:szCs w:val="20"/>
                <w:rPrChange w:id="11063" w:author="N F" w:date="2023-12-05T03:08:00Z">
                  <w:rPr>
                    <w:rFonts w:cs="Times New Roman"/>
                    <w:sz w:val="20"/>
                    <w:szCs w:val="20"/>
                  </w:rPr>
                </w:rPrChange>
              </w:rPr>
              <w:t>) (перорально)</w:t>
            </w:r>
          </w:p>
        </w:tc>
        <w:tc>
          <w:tcPr>
            <w:tcW w:w="1351" w:type="dxa"/>
          </w:tcPr>
          <w:p w14:paraId="413CF8D1" w14:textId="1F347666" w:rsidR="00F007B9" w:rsidRPr="006E6534" w:rsidRDefault="00104F8A" w:rsidP="00415551">
            <w:pPr>
              <w:pStyle w:val="SDText"/>
              <w:ind w:firstLine="0"/>
              <w:rPr>
                <w:rFonts w:cs="Times New Roman"/>
                <w:color w:val="000000" w:themeColor="text1"/>
                <w:sz w:val="20"/>
                <w:szCs w:val="20"/>
                <w:rPrChange w:id="11064" w:author="N F" w:date="2023-12-05T03:08:00Z">
                  <w:rPr>
                    <w:rFonts w:cs="Times New Roman"/>
                    <w:sz w:val="20"/>
                    <w:szCs w:val="20"/>
                  </w:rPr>
                </w:rPrChange>
              </w:rPr>
            </w:pPr>
            <w:r w:rsidRPr="006E6534">
              <w:rPr>
                <w:rFonts w:cs="Times New Roman"/>
                <w:color w:val="000000" w:themeColor="text1"/>
                <w:sz w:val="20"/>
                <w:szCs w:val="20"/>
                <w:rPrChange w:id="11065" w:author="N F" w:date="2023-12-05T03:08:00Z">
                  <w:rPr>
                    <w:rFonts w:cs="Times New Roman"/>
                    <w:sz w:val="20"/>
                    <w:szCs w:val="20"/>
                  </w:rPr>
                </w:rPrChange>
              </w:rPr>
              <w:t>10</w:t>
            </w:r>
            <w:r w:rsidR="003D6986" w:rsidRPr="006E6534">
              <w:rPr>
                <w:rFonts w:cs="Times New Roman"/>
                <w:color w:val="000000" w:themeColor="text1"/>
                <w:sz w:val="20"/>
                <w:szCs w:val="20"/>
                <w:lang w:val="en-US"/>
                <w:rPrChange w:id="11066" w:author="N F" w:date="2023-12-05T03:08:00Z">
                  <w:rPr>
                    <w:rFonts w:cs="Times New Roman"/>
                    <w:sz w:val="20"/>
                    <w:szCs w:val="20"/>
                    <w:lang w:val="en-US"/>
                  </w:rPr>
                </w:rPrChange>
              </w:rPr>
              <w:t>M</w:t>
            </w:r>
            <w:r w:rsidR="003D6986" w:rsidRPr="006E6534">
              <w:rPr>
                <w:rFonts w:cs="Times New Roman"/>
                <w:color w:val="000000" w:themeColor="text1"/>
                <w:sz w:val="20"/>
                <w:szCs w:val="20"/>
                <w:rPrChange w:id="11067" w:author="N F" w:date="2023-12-05T03:08:00Z">
                  <w:rPr>
                    <w:rFonts w:cs="Times New Roman"/>
                    <w:sz w:val="20"/>
                    <w:szCs w:val="20"/>
                  </w:rPr>
                </w:rPrChange>
              </w:rPr>
              <w:t xml:space="preserve"> </w:t>
            </w:r>
            <w:r w:rsidRPr="006E6534">
              <w:rPr>
                <w:rFonts w:cs="Times New Roman"/>
                <w:color w:val="000000" w:themeColor="text1"/>
                <w:sz w:val="20"/>
                <w:szCs w:val="20"/>
                <w:rPrChange w:id="11068" w:author="N F" w:date="2023-12-05T03:08:00Z">
                  <w:rPr>
                    <w:rFonts w:cs="Times New Roman"/>
                    <w:sz w:val="20"/>
                    <w:szCs w:val="20"/>
                  </w:rPr>
                </w:rPrChange>
              </w:rPr>
              <w:t>и 10</w:t>
            </w:r>
            <w:r w:rsidR="003D6986" w:rsidRPr="006E6534">
              <w:rPr>
                <w:rFonts w:cs="Times New Roman"/>
                <w:color w:val="000000" w:themeColor="text1"/>
                <w:sz w:val="20"/>
                <w:szCs w:val="20"/>
                <w:lang w:val="en-US"/>
                <w:rPrChange w:id="11069" w:author="N F" w:date="2023-12-05T03:08:00Z">
                  <w:rPr>
                    <w:rFonts w:cs="Times New Roman"/>
                    <w:sz w:val="20"/>
                    <w:szCs w:val="20"/>
                    <w:lang w:val="en-US"/>
                  </w:rPr>
                </w:rPrChange>
              </w:rPr>
              <w:t>F</w:t>
            </w:r>
            <w:r w:rsidRPr="006E6534">
              <w:rPr>
                <w:rFonts w:cs="Times New Roman"/>
                <w:color w:val="000000" w:themeColor="text1"/>
                <w:sz w:val="20"/>
                <w:szCs w:val="20"/>
                <w:rPrChange w:id="11070" w:author="N F" w:date="2023-12-05T03:08:00Z">
                  <w:rPr>
                    <w:rFonts w:cs="Times New Roman"/>
                    <w:sz w:val="20"/>
                    <w:szCs w:val="20"/>
                  </w:rPr>
                </w:rPrChange>
              </w:rPr>
              <w:t xml:space="preserve"> в каждой группе + 5 животных в группах отмывки</w:t>
            </w:r>
          </w:p>
        </w:tc>
        <w:tc>
          <w:tcPr>
            <w:tcW w:w="1561" w:type="dxa"/>
          </w:tcPr>
          <w:p w14:paraId="5B224A6F" w14:textId="3B208C95" w:rsidR="00F007B9" w:rsidRPr="006E6534" w:rsidRDefault="00104F8A" w:rsidP="00415551">
            <w:pPr>
              <w:pStyle w:val="SDText"/>
              <w:ind w:firstLine="0"/>
              <w:rPr>
                <w:rFonts w:cs="Times New Roman"/>
                <w:color w:val="000000" w:themeColor="text1"/>
                <w:sz w:val="20"/>
                <w:szCs w:val="20"/>
                <w:rPrChange w:id="11071" w:author="N F" w:date="2023-12-05T03:08:00Z">
                  <w:rPr>
                    <w:rFonts w:cs="Times New Roman"/>
                    <w:sz w:val="20"/>
                    <w:szCs w:val="20"/>
                  </w:rPr>
                </w:rPrChange>
              </w:rPr>
            </w:pPr>
            <w:r w:rsidRPr="006E6534">
              <w:rPr>
                <w:rFonts w:cs="Times New Roman"/>
                <w:color w:val="000000" w:themeColor="text1"/>
                <w:sz w:val="20"/>
                <w:szCs w:val="20"/>
                <w:rPrChange w:id="11072" w:author="N F" w:date="2023-12-05T03:08:00Z">
                  <w:rPr>
                    <w:rFonts w:cs="Times New Roman"/>
                    <w:sz w:val="20"/>
                    <w:szCs w:val="20"/>
                  </w:rPr>
                </w:rPrChange>
              </w:rPr>
              <w:t>28 дней + 28 дней отмывки</w:t>
            </w:r>
          </w:p>
        </w:tc>
        <w:tc>
          <w:tcPr>
            <w:tcW w:w="2058" w:type="dxa"/>
          </w:tcPr>
          <w:p w14:paraId="4B9F5FFA" w14:textId="3AAEF2BC" w:rsidR="00F007B9" w:rsidRPr="006E6534" w:rsidRDefault="00104F8A" w:rsidP="00415551">
            <w:pPr>
              <w:pStyle w:val="SDText"/>
              <w:ind w:firstLine="0"/>
              <w:rPr>
                <w:rFonts w:cs="Times New Roman"/>
                <w:color w:val="000000" w:themeColor="text1"/>
                <w:sz w:val="20"/>
                <w:szCs w:val="20"/>
                <w:rPrChange w:id="11073" w:author="N F" w:date="2023-12-05T03:08:00Z">
                  <w:rPr>
                    <w:rFonts w:cs="Times New Roman"/>
                    <w:sz w:val="20"/>
                    <w:szCs w:val="20"/>
                  </w:rPr>
                </w:rPrChange>
              </w:rPr>
            </w:pPr>
            <w:r w:rsidRPr="006E6534">
              <w:rPr>
                <w:rFonts w:cs="Times New Roman"/>
                <w:b/>
                <w:bCs/>
                <w:color w:val="000000" w:themeColor="text1"/>
                <w:sz w:val="20"/>
                <w:szCs w:val="20"/>
                <w:rPrChange w:id="11074" w:author="N F" w:date="2023-12-05T03:08:00Z">
                  <w:rPr>
                    <w:rFonts w:cs="Times New Roman"/>
                    <w:b/>
                    <w:bCs/>
                    <w:sz w:val="20"/>
                    <w:szCs w:val="20"/>
                  </w:rPr>
                </w:rPrChange>
              </w:rPr>
              <w:t xml:space="preserve">≥ 4 мг/кг: </w:t>
            </w:r>
            <w:r w:rsidR="00F33833" w:rsidRPr="006E6534">
              <w:rPr>
                <w:rFonts w:cs="Times New Roman"/>
                <w:color w:val="000000" w:themeColor="text1"/>
                <w:sz w:val="20"/>
                <w:szCs w:val="20"/>
                <w:rPrChange w:id="11075" w:author="N F" w:date="2023-12-05T03:08:00Z">
                  <w:rPr>
                    <w:rFonts w:cs="Times New Roman"/>
                    <w:sz w:val="20"/>
                    <w:szCs w:val="20"/>
                  </w:rPr>
                </w:rPrChange>
              </w:rPr>
              <w:t xml:space="preserve">снижение массы тела, атрофия </w:t>
            </w:r>
            <w:r w:rsidR="009D74C7" w:rsidRPr="006E6534">
              <w:rPr>
                <w:rFonts w:cs="Times New Roman"/>
                <w:color w:val="000000" w:themeColor="text1"/>
                <w:sz w:val="20"/>
                <w:szCs w:val="20"/>
                <w:rPrChange w:id="11076" w:author="N F" w:date="2023-12-05T03:08:00Z">
                  <w:rPr>
                    <w:rFonts w:cs="Times New Roman"/>
                    <w:sz w:val="20"/>
                    <w:szCs w:val="20"/>
                  </w:rPr>
                </w:rPrChange>
              </w:rPr>
              <w:t>сетчатки</w:t>
            </w:r>
          </w:p>
          <w:p w14:paraId="6B9D0CA9" w14:textId="77777777" w:rsidR="00DD0AB6" w:rsidRPr="006E6534" w:rsidRDefault="00F33833" w:rsidP="00415551">
            <w:pPr>
              <w:pStyle w:val="SDText"/>
              <w:ind w:firstLine="0"/>
              <w:rPr>
                <w:rFonts w:cs="Times New Roman"/>
                <w:color w:val="000000" w:themeColor="text1"/>
                <w:sz w:val="20"/>
                <w:szCs w:val="20"/>
                <w:rPrChange w:id="11077" w:author="N F" w:date="2023-12-05T03:08:00Z">
                  <w:rPr>
                    <w:rFonts w:cs="Times New Roman"/>
                    <w:sz w:val="20"/>
                    <w:szCs w:val="20"/>
                  </w:rPr>
                </w:rPrChange>
              </w:rPr>
            </w:pPr>
            <w:r w:rsidRPr="006E6534">
              <w:rPr>
                <w:rFonts w:cs="Times New Roman"/>
                <w:b/>
                <w:bCs/>
                <w:color w:val="000000" w:themeColor="text1"/>
                <w:sz w:val="20"/>
                <w:szCs w:val="20"/>
                <w:rPrChange w:id="11078" w:author="N F" w:date="2023-12-05T03:08:00Z">
                  <w:rPr>
                    <w:rFonts w:cs="Times New Roman"/>
                    <w:b/>
                    <w:bCs/>
                    <w:sz w:val="20"/>
                    <w:szCs w:val="20"/>
                  </w:rPr>
                </w:rPrChange>
              </w:rPr>
              <w:t>≥ 10 мг/кг:</w:t>
            </w:r>
            <w:r w:rsidRPr="006E6534">
              <w:rPr>
                <w:rFonts w:cs="Times New Roman"/>
                <w:color w:val="000000" w:themeColor="text1"/>
                <w:sz w:val="20"/>
                <w:szCs w:val="20"/>
                <w:rPrChange w:id="11079" w:author="N F" w:date="2023-12-05T03:08:00Z">
                  <w:rPr>
                    <w:rFonts w:cs="Times New Roman"/>
                    <w:sz w:val="20"/>
                    <w:szCs w:val="20"/>
                  </w:rPr>
                </w:rPrChange>
              </w:rPr>
              <w:t xml:space="preserve"> </w:t>
            </w:r>
            <w:r w:rsidR="00B30AF4" w:rsidRPr="006E6534">
              <w:rPr>
                <w:rFonts w:cs="Times New Roman"/>
                <w:color w:val="000000" w:themeColor="text1"/>
                <w:sz w:val="20"/>
                <w:szCs w:val="20"/>
                <w:rPrChange w:id="11080" w:author="N F" w:date="2023-12-05T03:08:00Z">
                  <w:rPr>
                    <w:rFonts w:cs="Times New Roman"/>
                    <w:sz w:val="20"/>
                    <w:szCs w:val="20"/>
                  </w:rPr>
                </w:rPrChange>
              </w:rPr>
              <w:t>атрофия языка (</w:t>
            </w:r>
            <w:r w:rsidR="00B30AF4" w:rsidRPr="006E6534">
              <w:rPr>
                <w:rFonts w:cs="Times New Roman"/>
                <w:color w:val="000000" w:themeColor="text1"/>
                <w:sz w:val="20"/>
                <w:szCs w:val="20"/>
                <w:lang w:val="en-US"/>
                <w:rPrChange w:id="11081" w:author="N F" w:date="2023-12-05T03:08:00Z">
                  <w:rPr>
                    <w:rFonts w:cs="Times New Roman"/>
                    <w:sz w:val="20"/>
                    <w:szCs w:val="20"/>
                    <w:lang w:val="en-US"/>
                  </w:rPr>
                </w:rPrChange>
              </w:rPr>
              <w:t>F</w:t>
            </w:r>
            <w:r w:rsidR="00B30AF4" w:rsidRPr="006E6534">
              <w:rPr>
                <w:rFonts w:cs="Times New Roman"/>
                <w:color w:val="000000" w:themeColor="text1"/>
                <w:sz w:val="20"/>
                <w:szCs w:val="20"/>
                <w:rPrChange w:id="11082" w:author="N F" w:date="2023-12-05T03:08:00Z">
                  <w:rPr>
                    <w:rFonts w:cs="Times New Roman"/>
                    <w:sz w:val="20"/>
                    <w:szCs w:val="20"/>
                  </w:rPr>
                </w:rPrChange>
              </w:rPr>
              <w:t>), семенников, матки и яичников. Снижение количества эритроцитов (</w:t>
            </w:r>
            <w:r w:rsidR="00B30AF4" w:rsidRPr="006E6534">
              <w:rPr>
                <w:rFonts w:cs="Times New Roman"/>
                <w:color w:val="000000" w:themeColor="text1"/>
                <w:sz w:val="20"/>
                <w:szCs w:val="20"/>
                <w:lang w:val="en-US"/>
                <w:rPrChange w:id="11083" w:author="N F" w:date="2023-12-05T03:08:00Z">
                  <w:rPr>
                    <w:rFonts w:cs="Times New Roman"/>
                    <w:sz w:val="20"/>
                    <w:szCs w:val="20"/>
                    <w:lang w:val="en-US"/>
                  </w:rPr>
                </w:rPrChange>
              </w:rPr>
              <w:t>M</w:t>
            </w:r>
            <w:r w:rsidR="00B30AF4" w:rsidRPr="006E6534">
              <w:rPr>
                <w:rFonts w:cs="Times New Roman"/>
                <w:color w:val="000000" w:themeColor="text1"/>
                <w:sz w:val="20"/>
                <w:szCs w:val="20"/>
                <w:rPrChange w:id="11084" w:author="N F" w:date="2023-12-05T03:08:00Z">
                  <w:rPr>
                    <w:rFonts w:cs="Times New Roman"/>
                    <w:sz w:val="20"/>
                    <w:szCs w:val="20"/>
                  </w:rPr>
                </w:rPrChange>
              </w:rPr>
              <w:t>) и лейкоцитов (</w:t>
            </w:r>
            <w:r w:rsidR="00B30AF4" w:rsidRPr="006E6534">
              <w:rPr>
                <w:rFonts w:cs="Times New Roman"/>
                <w:color w:val="000000" w:themeColor="text1"/>
                <w:sz w:val="20"/>
                <w:szCs w:val="20"/>
                <w:lang w:val="en-US"/>
                <w:rPrChange w:id="11085" w:author="N F" w:date="2023-12-05T03:08:00Z">
                  <w:rPr>
                    <w:rFonts w:cs="Times New Roman"/>
                    <w:sz w:val="20"/>
                    <w:szCs w:val="20"/>
                    <w:lang w:val="en-US"/>
                  </w:rPr>
                </w:rPrChange>
              </w:rPr>
              <w:t>F</w:t>
            </w:r>
            <w:r w:rsidR="00B30AF4" w:rsidRPr="006E6534">
              <w:rPr>
                <w:rFonts w:cs="Times New Roman"/>
                <w:color w:val="000000" w:themeColor="text1"/>
                <w:sz w:val="20"/>
                <w:szCs w:val="20"/>
                <w:rPrChange w:id="11086" w:author="N F" w:date="2023-12-05T03:08:00Z">
                  <w:rPr>
                    <w:rFonts w:cs="Times New Roman"/>
                    <w:sz w:val="20"/>
                    <w:szCs w:val="20"/>
                  </w:rPr>
                </w:rPrChange>
              </w:rPr>
              <w:t>)</w:t>
            </w:r>
          </w:p>
          <w:p w14:paraId="083567F4" w14:textId="77777777" w:rsidR="00DD0AB6" w:rsidRPr="006E6534" w:rsidRDefault="00DD0AB6" w:rsidP="00415551">
            <w:pPr>
              <w:pStyle w:val="SDText"/>
              <w:ind w:firstLine="0"/>
              <w:rPr>
                <w:rFonts w:cs="Times New Roman"/>
                <w:color w:val="000000" w:themeColor="text1"/>
                <w:sz w:val="20"/>
                <w:szCs w:val="20"/>
                <w:rPrChange w:id="11087" w:author="N F" w:date="2023-12-05T03:08:00Z">
                  <w:rPr>
                    <w:rFonts w:cs="Times New Roman"/>
                    <w:sz w:val="20"/>
                    <w:szCs w:val="20"/>
                  </w:rPr>
                </w:rPrChange>
              </w:rPr>
            </w:pPr>
            <w:r w:rsidRPr="006E6534">
              <w:rPr>
                <w:rFonts w:cs="Times New Roman"/>
                <w:b/>
                <w:bCs/>
                <w:color w:val="000000" w:themeColor="text1"/>
                <w:sz w:val="20"/>
                <w:szCs w:val="20"/>
                <w:rPrChange w:id="11088" w:author="N F" w:date="2023-12-05T03:08:00Z">
                  <w:rPr>
                    <w:rFonts w:cs="Times New Roman"/>
                    <w:b/>
                    <w:bCs/>
                    <w:sz w:val="20"/>
                    <w:szCs w:val="20"/>
                  </w:rPr>
                </w:rPrChange>
              </w:rPr>
              <w:t xml:space="preserve">20/40 мг/кг: </w:t>
            </w:r>
            <w:r w:rsidR="00BE6635" w:rsidRPr="006E6534">
              <w:rPr>
                <w:rFonts w:cs="Times New Roman"/>
                <w:color w:val="000000" w:themeColor="text1"/>
                <w:sz w:val="20"/>
                <w:szCs w:val="20"/>
                <w:rPrChange w:id="11089" w:author="N F" w:date="2023-12-05T03:08:00Z">
                  <w:rPr>
                    <w:rFonts w:cs="Times New Roman"/>
                    <w:sz w:val="20"/>
                    <w:szCs w:val="20"/>
                  </w:rPr>
                </w:rPrChange>
              </w:rPr>
              <w:t xml:space="preserve">снижение потребления пищи, снижение </w:t>
            </w:r>
            <w:r w:rsidR="00E43AF5" w:rsidRPr="006E6534">
              <w:rPr>
                <w:rFonts w:cs="Times New Roman"/>
                <w:color w:val="000000" w:themeColor="text1"/>
                <w:sz w:val="20"/>
                <w:szCs w:val="20"/>
                <w:rPrChange w:id="11090" w:author="N F" w:date="2023-12-05T03:08:00Z">
                  <w:rPr>
                    <w:rFonts w:cs="Times New Roman"/>
                    <w:sz w:val="20"/>
                    <w:szCs w:val="20"/>
                  </w:rPr>
                </w:rPrChange>
              </w:rPr>
              <w:t>биохимических показателей (триглицериды</w:t>
            </w:r>
            <w:r w:rsidR="00B9535B" w:rsidRPr="006E6534">
              <w:rPr>
                <w:rFonts w:cs="Times New Roman"/>
                <w:color w:val="000000" w:themeColor="text1"/>
                <w:sz w:val="20"/>
                <w:szCs w:val="20"/>
                <w:rPrChange w:id="11091" w:author="N F" w:date="2023-12-05T03:08:00Z">
                  <w:rPr>
                    <w:rFonts w:cs="Times New Roman"/>
                    <w:sz w:val="20"/>
                    <w:szCs w:val="20"/>
                  </w:rPr>
                </w:rPrChange>
              </w:rPr>
              <w:t xml:space="preserve"> (</w:t>
            </w:r>
            <w:r w:rsidR="00B9535B" w:rsidRPr="006E6534">
              <w:rPr>
                <w:rFonts w:cs="Times New Roman"/>
                <w:color w:val="000000" w:themeColor="text1"/>
                <w:sz w:val="20"/>
                <w:szCs w:val="20"/>
                <w:lang w:val="en-US"/>
                <w:rPrChange w:id="11092" w:author="N F" w:date="2023-12-05T03:08:00Z">
                  <w:rPr>
                    <w:rFonts w:cs="Times New Roman"/>
                    <w:sz w:val="20"/>
                    <w:szCs w:val="20"/>
                    <w:lang w:val="en-US"/>
                  </w:rPr>
                </w:rPrChange>
              </w:rPr>
              <w:t>M</w:t>
            </w:r>
            <w:r w:rsidR="00B9535B" w:rsidRPr="006E6534">
              <w:rPr>
                <w:rFonts w:cs="Times New Roman"/>
                <w:color w:val="000000" w:themeColor="text1"/>
                <w:sz w:val="20"/>
                <w:szCs w:val="20"/>
                <w:rPrChange w:id="11093" w:author="N F" w:date="2023-12-05T03:08:00Z">
                  <w:rPr>
                    <w:rFonts w:cs="Times New Roman"/>
                    <w:sz w:val="20"/>
                    <w:szCs w:val="20"/>
                  </w:rPr>
                </w:rPrChange>
              </w:rPr>
              <w:t>), холестерин, общий белок крови, альбумин</w:t>
            </w:r>
            <w:r w:rsidR="00E43AF5" w:rsidRPr="006E6534">
              <w:rPr>
                <w:rFonts w:cs="Times New Roman"/>
                <w:color w:val="000000" w:themeColor="text1"/>
                <w:sz w:val="20"/>
                <w:szCs w:val="20"/>
                <w:rPrChange w:id="11094" w:author="N F" w:date="2023-12-05T03:08:00Z">
                  <w:rPr>
                    <w:rFonts w:cs="Times New Roman"/>
                    <w:sz w:val="20"/>
                    <w:szCs w:val="20"/>
                  </w:rPr>
                </w:rPrChange>
              </w:rPr>
              <w:t>)</w:t>
            </w:r>
            <w:r w:rsidR="00B9535B" w:rsidRPr="006E6534">
              <w:rPr>
                <w:rFonts w:cs="Times New Roman"/>
                <w:color w:val="000000" w:themeColor="text1"/>
                <w:sz w:val="20"/>
                <w:szCs w:val="20"/>
                <w:rPrChange w:id="11095" w:author="N F" w:date="2023-12-05T03:08:00Z">
                  <w:rPr>
                    <w:rFonts w:cs="Times New Roman"/>
                    <w:sz w:val="20"/>
                    <w:szCs w:val="20"/>
                  </w:rPr>
                </w:rPrChange>
              </w:rPr>
              <w:t xml:space="preserve">, увеличение количества лейкоцитов. </w:t>
            </w:r>
            <w:r w:rsidR="00787272" w:rsidRPr="006E6534">
              <w:rPr>
                <w:rFonts w:cs="Times New Roman"/>
                <w:color w:val="000000" w:themeColor="text1"/>
                <w:sz w:val="20"/>
                <w:szCs w:val="20"/>
                <w:rPrChange w:id="11096" w:author="N F" w:date="2023-12-05T03:08:00Z">
                  <w:rPr>
                    <w:rFonts w:cs="Times New Roman"/>
                    <w:sz w:val="20"/>
                    <w:szCs w:val="20"/>
                  </w:rPr>
                </w:rPrChange>
              </w:rPr>
              <w:t xml:space="preserve">Гистопатологические признаки поражения опорно-двигательного аппарата. Снижение массы </w:t>
            </w:r>
            <w:r w:rsidR="00707821" w:rsidRPr="006E6534">
              <w:rPr>
                <w:rFonts w:cs="Times New Roman"/>
                <w:color w:val="000000" w:themeColor="text1"/>
                <w:sz w:val="20"/>
                <w:szCs w:val="20"/>
                <w:rPrChange w:id="11097" w:author="N F" w:date="2023-12-05T03:08:00Z">
                  <w:rPr>
                    <w:rFonts w:cs="Times New Roman"/>
                    <w:sz w:val="20"/>
                    <w:szCs w:val="20"/>
                  </w:rPr>
                </w:rPrChange>
              </w:rPr>
              <w:t>печени, тимуса и простаты</w:t>
            </w:r>
          </w:p>
          <w:p w14:paraId="4D8E5C5D" w14:textId="23D4D133" w:rsidR="00707821" w:rsidRPr="006E6534" w:rsidRDefault="00707821" w:rsidP="00415551">
            <w:pPr>
              <w:pStyle w:val="SDText"/>
              <w:ind w:firstLine="0"/>
              <w:rPr>
                <w:rFonts w:cs="Times New Roman"/>
                <w:b/>
                <w:bCs/>
                <w:color w:val="000000" w:themeColor="text1"/>
                <w:sz w:val="20"/>
                <w:szCs w:val="20"/>
                <w:rPrChange w:id="11098" w:author="N F" w:date="2023-12-05T03:08:00Z">
                  <w:rPr>
                    <w:rFonts w:cs="Times New Roman"/>
                    <w:b/>
                    <w:bCs/>
                    <w:sz w:val="20"/>
                    <w:szCs w:val="20"/>
                  </w:rPr>
                </w:rPrChange>
              </w:rPr>
            </w:pPr>
            <w:r w:rsidRPr="006E6534">
              <w:rPr>
                <w:rFonts w:cs="Times New Roman"/>
                <w:b/>
                <w:bCs/>
                <w:color w:val="000000" w:themeColor="text1"/>
                <w:sz w:val="20"/>
                <w:szCs w:val="20"/>
                <w:rPrChange w:id="11099" w:author="N F" w:date="2023-12-05T03:08:00Z">
                  <w:rPr>
                    <w:rFonts w:cs="Times New Roman"/>
                    <w:b/>
                    <w:bCs/>
                    <w:sz w:val="20"/>
                    <w:szCs w:val="20"/>
                  </w:rPr>
                </w:rPrChange>
              </w:rPr>
              <w:lastRenderedPageBreak/>
              <w:t xml:space="preserve">Период восстановления: </w:t>
            </w:r>
            <w:r w:rsidRPr="006E6534">
              <w:rPr>
                <w:rFonts w:cs="Times New Roman"/>
                <w:color w:val="000000" w:themeColor="text1"/>
                <w:sz w:val="20"/>
                <w:szCs w:val="20"/>
                <w:rPrChange w:id="11100" w:author="N F" w:date="2023-12-05T03:08:00Z">
                  <w:rPr>
                    <w:rFonts w:cs="Times New Roman"/>
                    <w:sz w:val="20"/>
                    <w:szCs w:val="20"/>
                  </w:rPr>
                </w:rPrChange>
              </w:rPr>
              <w:t xml:space="preserve">без </w:t>
            </w:r>
            <w:r w:rsidR="00DB746C" w:rsidRPr="006E6534">
              <w:rPr>
                <w:rFonts w:cs="Times New Roman"/>
                <w:color w:val="000000" w:themeColor="text1"/>
                <w:sz w:val="20"/>
                <w:szCs w:val="20"/>
                <w:rPrChange w:id="11101" w:author="N F" w:date="2023-12-05T03:08:00Z">
                  <w:rPr>
                    <w:rFonts w:cs="Times New Roman"/>
                    <w:sz w:val="20"/>
                    <w:szCs w:val="20"/>
                  </w:rPr>
                </w:rPrChange>
              </w:rPr>
              <w:t>гистопатологических изменений, кроме небольшой атрофии эпителия сетчатки (1</w:t>
            </w:r>
            <w:r w:rsidR="00DB746C" w:rsidRPr="006E6534">
              <w:rPr>
                <w:rFonts w:cs="Times New Roman"/>
                <w:color w:val="000000" w:themeColor="text1"/>
                <w:sz w:val="20"/>
                <w:szCs w:val="20"/>
                <w:lang w:val="en-US"/>
                <w:rPrChange w:id="11102" w:author="N F" w:date="2023-12-05T03:08:00Z">
                  <w:rPr>
                    <w:rFonts w:cs="Times New Roman"/>
                    <w:sz w:val="20"/>
                    <w:szCs w:val="20"/>
                    <w:lang w:val="en-US"/>
                  </w:rPr>
                </w:rPrChange>
              </w:rPr>
              <w:t>F</w:t>
            </w:r>
            <w:r w:rsidR="00DB746C" w:rsidRPr="006E6534">
              <w:rPr>
                <w:rFonts w:cs="Times New Roman"/>
                <w:color w:val="000000" w:themeColor="text1"/>
                <w:sz w:val="20"/>
                <w:szCs w:val="20"/>
                <w:rPrChange w:id="11103" w:author="N F" w:date="2023-12-05T03:08:00Z">
                  <w:rPr>
                    <w:rFonts w:cs="Times New Roman"/>
                    <w:sz w:val="20"/>
                    <w:szCs w:val="20"/>
                  </w:rPr>
                </w:rPrChange>
              </w:rPr>
              <w:t>)</w:t>
            </w:r>
          </w:p>
        </w:tc>
        <w:tc>
          <w:tcPr>
            <w:tcW w:w="1394" w:type="dxa"/>
          </w:tcPr>
          <w:p w14:paraId="697A4608" w14:textId="46573CE4" w:rsidR="00F007B9" w:rsidRPr="006E6534" w:rsidRDefault="00104F8A" w:rsidP="00415551">
            <w:pPr>
              <w:pStyle w:val="SDText"/>
              <w:ind w:firstLine="0"/>
              <w:rPr>
                <w:rFonts w:cs="Times New Roman"/>
                <w:color w:val="000000" w:themeColor="text1"/>
                <w:sz w:val="20"/>
                <w:szCs w:val="20"/>
                <w:rPrChange w:id="11104" w:author="N F" w:date="2023-12-05T03:08:00Z">
                  <w:rPr>
                    <w:rFonts w:cs="Times New Roman"/>
                    <w:sz w:val="20"/>
                    <w:szCs w:val="20"/>
                  </w:rPr>
                </w:rPrChange>
              </w:rPr>
            </w:pPr>
            <w:r w:rsidRPr="006E6534">
              <w:rPr>
                <w:rFonts w:cs="Times New Roman"/>
                <w:color w:val="000000" w:themeColor="text1"/>
                <w:sz w:val="20"/>
                <w:szCs w:val="20"/>
                <w:lang w:val="en-US"/>
                <w:rPrChange w:id="11105" w:author="N F" w:date="2023-12-05T03:08:00Z">
                  <w:rPr>
                    <w:rFonts w:cs="Times New Roman"/>
                    <w:sz w:val="20"/>
                    <w:szCs w:val="20"/>
                    <w:lang w:val="en-US"/>
                  </w:rPr>
                </w:rPrChange>
              </w:rPr>
              <w:lastRenderedPageBreak/>
              <w:t>&lt; 4</w:t>
            </w:r>
          </w:p>
        </w:tc>
      </w:tr>
      <w:tr w:rsidR="006E6534" w:rsidRPr="006E6534" w14:paraId="3D3E13D9" w14:textId="77777777" w:rsidTr="00E257DC">
        <w:tc>
          <w:tcPr>
            <w:tcW w:w="1516" w:type="dxa"/>
          </w:tcPr>
          <w:p w14:paraId="58FC5D8E" w14:textId="62DD44A6" w:rsidR="004D7E1C" w:rsidRPr="006E6534" w:rsidRDefault="004D7E1C" w:rsidP="00415551">
            <w:pPr>
              <w:pStyle w:val="SDText"/>
              <w:ind w:firstLine="0"/>
              <w:rPr>
                <w:rFonts w:cs="Times New Roman"/>
                <w:color w:val="000000" w:themeColor="text1"/>
                <w:sz w:val="20"/>
                <w:szCs w:val="20"/>
                <w:rPrChange w:id="11106" w:author="N F" w:date="2023-12-05T03:08:00Z">
                  <w:rPr>
                    <w:rFonts w:cs="Times New Roman"/>
                    <w:sz w:val="20"/>
                    <w:szCs w:val="20"/>
                  </w:rPr>
                </w:rPrChange>
              </w:rPr>
            </w:pPr>
            <w:r w:rsidRPr="006E6534">
              <w:rPr>
                <w:rFonts w:cs="Times New Roman"/>
                <w:color w:val="000000" w:themeColor="text1"/>
                <w:sz w:val="20"/>
                <w:szCs w:val="20"/>
                <w:rPrChange w:id="11107" w:author="N F" w:date="2023-12-05T03:08:00Z">
                  <w:rPr>
                    <w:rFonts w:cs="Times New Roman"/>
                    <w:sz w:val="20"/>
                    <w:szCs w:val="20"/>
                  </w:rPr>
                </w:rPrChange>
              </w:rPr>
              <w:t>Крысы Вистар</w:t>
            </w:r>
            <w:r w:rsidR="00DB5F39" w:rsidRPr="006E6534">
              <w:rPr>
                <w:rFonts w:cs="Times New Roman"/>
                <w:color w:val="000000" w:themeColor="text1"/>
                <w:sz w:val="20"/>
                <w:szCs w:val="20"/>
                <w:rPrChange w:id="11108" w:author="N F" w:date="2023-12-05T03:08:00Z">
                  <w:rPr>
                    <w:rFonts w:cs="Times New Roman"/>
                    <w:sz w:val="20"/>
                    <w:szCs w:val="20"/>
                  </w:rPr>
                </w:rPrChange>
              </w:rPr>
              <w:t xml:space="preserve"> (</w:t>
            </w:r>
            <w:r w:rsidR="00DB5F39" w:rsidRPr="006E6534">
              <w:rPr>
                <w:rFonts w:cs="Times New Roman"/>
                <w:color w:val="000000" w:themeColor="text1"/>
                <w:sz w:val="20"/>
                <w:szCs w:val="20"/>
                <w:lang w:val="en-US"/>
                <w:rPrChange w:id="11109" w:author="N F" w:date="2023-12-05T03:08:00Z">
                  <w:rPr>
                    <w:rFonts w:cs="Times New Roman"/>
                    <w:sz w:val="20"/>
                    <w:szCs w:val="20"/>
                    <w:lang w:val="en-US"/>
                  </w:rPr>
                </w:rPrChange>
              </w:rPr>
              <w:t>GLP</w:t>
            </w:r>
            <w:r w:rsidR="00DB5F39" w:rsidRPr="006E6534">
              <w:rPr>
                <w:rFonts w:cs="Times New Roman"/>
                <w:color w:val="000000" w:themeColor="text1"/>
                <w:sz w:val="20"/>
                <w:szCs w:val="20"/>
                <w:rPrChange w:id="11110" w:author="N F" w:date="2023-12-05T03:08:00Z">
                  <w:rPr>
                    <w:rFonts w:cs="Times New Roman"/>
                    <w:sz w:val="20"/>
                    <w:szCs w:val="20"/>
                  </w:rPr>
                </w:rPrChange>
              </w:rPr>
              <w:t>)</w:t>
            </w:r>
          </w:p>
        </w:tc>
        <w:tc>
          <w:tcPr>
            <w:tcW w:w="1465" w:type="dxa"/>
          </w:tcPr>
          <w:p w14:paraId="649DE421" w14:textId="47860B4E" w:rsidR="004D7E1C" w:rsidRPr="006E6534" w:rsidRDefault="004D7E1C" w:rsidP="00415551">
            <w:pPr>
              <w:pStyle w:val="SDText"/>
              <w:ind w:firstLine="0"/>
              <w:rPr>
                <w:rFonts w:cs="Times New Roman"/>
                <w:color w:val="000000" w:themeColor="text1"/>
                <w:sz w:val="20"/>
                <w:szCs w:val="20"/>
                <w:lang w:val="en-US"/>
                <w:rPrChange w:id="11111" w:author="N F" w:date="2023-12-05T03:08:00Z">
                  <w:rPr>
                    <w:rFonts w:cs="Times New Roman"/>
                    <w:sz w:val="20"/>
                    <w:szCs w:val="20"/>
                    <w:lang w:val="en-US"/>
                  </w:rPr>
                </w:rPrChange>
              </w:rPr>
            </w:pPr>
            <w:r w:rsidRPr="006E6534">
              <w:rPr>
                <w:rFonts w:cs="Times New Roman"/>
                <w:color w:val="000000" w:themeColor="text1"/>
                <w:sz w:val="20"/>
                <w:szCs w:val="20"/>
                <w:rPrChange w:id="11112" w:author="N F" w:date="2023-12-05T03:08:00Z">
                  <w:rPr>
                    <w:rFonts w:cs="Times New Roman"/>
                    <w:sz w:val="20"/>
                    <w:szCs w:val="20"/>
                  </w:rPr>
                </w:rPrChange>
              </w:rPr>
              <w:t>1, 10, 20 (</w:t>
            </w:r>
            <w:r w:rsidRPr="006E6534">
              <w:rPr>
                <w:rFonts w:cs="Times New Roman"/>
                <w:color w:val="000000" w:themeColor="text1"/>
                <w:sz w:val="20"/>
                <w:szCs w:val="20"/>
                <w:lang w:val="en-US"/>
                <w:rPrChange w:id="11113" w:author="N F" w:date="2023-12-05T03:08:00Z">
                  <w:rPr>
                    <w:rFonts w:cs="Times New Roman"/>
                    <w:sz w:val="20"/>
                    <w:szCs w:val="20"/>
                    <w:lang w:val="en-US"/>
                  </w:rPr>
                </w:rPrChange>
              </w:rPr>
              <w:t>F</w:t>
            </w:r>
            <w:r w:rsidRPr="006E6534">
              <w:rPr>
                <w:rFonts w:cs="Times New Roman"/>
                <w:color w:val="000000" w:themeColor="text1"/>
                <w:sz w:val="20"/>
                <w:szCs w:val="20"/>
                <w:rPrChange w:id="11114" w:author="N F" w:date="2023-12-05T03:08:00Z">
                  <w:rPr>
                    <w:rFonts w:cs="Times New Roman"/>
                    <w:sz w:val="20"/>
                    <w:szCs w:val="20"/>
                  </w:rPr>
                </w:rPrChange>
              </w:rPr>
              <w:t>), 40/20 (</w:t>
            </w:r>
            <w:r w:rsidRPr="006E6534">
              <w:rPr>
                <w:rFonts w:cs="Times New Roman"/>
                <w:color w:val="000000" w:themeColor="text1"/>
                <w:sz w:val="20"/>
                <w:szCs w:val="20"/>
                <w:lang w:val="en-US"/>
                <w:rPrChange w:id="11115" w:author="N F" w:date="2023-12-05T03:08:00Z">
                  <w:rPr>
                    <w:rFonts w:cs="Times New Roman"/>
                    <w:sz w:val="20"/>
                    <w:szCs w:val="20"/>
                    <w:lang w:val="en-US"/>
                  </w:rPr>
                </w:rPrChange>
              </w:rPr>
              <w:t>M</w:t>
            </w:r>
            <w:r w:rsidRPr="006E6534">
              <w:rPr>
                <w:rFonts w:cs="Times New Roman"/>
                <w:color w:val="000000" w:themeColor="text1"/>
                <w:sz w:val="20"/>
                <w:szCs w:val="20"/>
                <w:rPrChange w:id="11116" w:author="N F" w:date="2023-12-05T03:08:00Z">
                  <w:rPr>
                    <w:rFonts w:cs="Times New Roman"/>
                    <w:sz w:val="20"/>
                    <w:szCs w:val="20"/>
                  </w:rPr>
                </w:rPrChange>
              </w:rPr>
              <w:t>)</w:t>
            </w:r>
            <w:r w:rsidRPr="006E6534">
              <w:rPr>
                <w:rFonts w:cs="Times New Roman"/>
                <w:color w:val="000000" w:themeColor="text1"/>
                <w:sz w:val="20"/>
                <w:szCs w:val="20"/>
                <w:lang w:val="en-US"/>
                <w:rPrChange w:id="11117" w:author="N F" w:date="2023-12-05T03:08:00Z">
                  <w:rPr>
                    <w:rFonts w:cs="Times New Roman"/>
                    <w:sz w:val="20"/>
                    <w:szCs w:val="20"/>
                    <w:lang w:val="en-US"/>
                  </w:rPr>
                </w:rPrChange>
              </w:rPr>
              <w:t xml:space="preserve"> (</w:t>
            </w:r>
            <w:r w:rsidRPr="006E6534">
              <w:rPr>
                <w:rFonts w:cs="Times New Roman"/>
                <w:color w:val="000000" w:themeColor="text1"/>
                <w:sz w:val="20"/>
                <w:szCs w:val="20"/>
                <w:rPrChange w:id="11118" w:author="N F" w:date="2023-12-05T03:08:00Z">
                  <w:rPr>
                    <w:rFonts w:cs="Times New Roman"/>
                    <w:sz w:val="20"/>
                    <w:szCs w:val="20"/>
                  </w:rPr>
                </w:rPrChange>
              </w:rPr>
              <w:t>перорально</w:t>
            </w:r>
            <w:r w:rsidRPr="006E6534">
              <w:rPr>
                <w:rFonts w:cs="Times New Roman"/>
                <w:color w:val="000000" w:themeColor="text1"/>
                <w:sz w:val="20"/>
                <w:szCs w:val="20"/>
                <w:lang w:val="en-US"/>
                <w:rPrChange w:id="11119" w:author="N F" w:date="2023-12-05T03:08:00Z">
                  <w:rPr>
                    <w:rFonts w:cs="Times New Roman"/>
                    <w:sz w:val="20"/>
                    <w:szCs w:val="20"/>
                    <w:lang w:val="en-US"/>
                  </w:rPr>
                </w:rPrChange>
              </w:rPr>
              <w:t>)</w:t>
            </w:r>
          </w:p>
        </w:tc>
        <w:tc>
          <w:tcPr>
            <w:tcW w:w="1351" w:type="dxa"/>
          </w:tcPr>
          <w:p w14:paraId="1845B423" w14:textId="56C42457" w:rsidR="004D7E1C" w:rsidRPr="006E6534" w:rsidRDefault="004D7E1C" w:rsidP="00415551">
            <w:pPr>
              <w:pStyle w:val="SDText"/>
              <w:ind w:firstLine="0"/>
              <w:rPr>
                <w:rFonts w:cs="Times New Roman"/>
                <w:color w:val="000000" w:themeColor="text1"/>
                <w:sz w:val="20"/>
                <w:szCs w:val="20"/>
                <w:rPrChange w:id="11120" w:author="N F" w:date="2023-12-05T03:08:00Z">
                  <w:rPr>
                    <w:rFonts w:cs="Times New Roman"/>
                    <w:sz w:val="20"/>
                    <w:szCs w:val="20"/>
                  </w:rPr>
                </w:rPrChange>
              </w:rPr>
            </w:pPr>
            <w:r w:rsidRPr="006E6534">
              <w:rPr>
                <w:rFonts w:cs="Times New Roman"/>
                <w:color w:val="000000" w:themeColor="text1"/>
                <w:sz w:val="20"/>
                <w:szCs w:val="20"/>
                <w:rPrChange w:id="11121" w:author="N F" w:date="2023-12-05T03:08:00Z">
                  <w:rPr>
                    <w:rFonts w:cs="Times New Roman"/>
                    <w:sz w:val="20"/>
                    <w:szCs w:val="20"/>
                  </w:rPr>
                </w:rPrChange>
              </w:rPr>
              <w:t>10</w:t>
            </w:r>
            <w:r w:rsidR="003D6986" w:rsidRPr="006E6534">
              <w:rPr>
                <w:rFonts w:cs="Times New Roman"/>
                <w:color w:val="000000" w:themeColor="text1"/>
                <w:sz w:val="20"/>
                <w:szCs w:val="20"/>
                <w:lang w:val="en-US"/>
                <w:rPrChange w:id="11122" w:author="N F" w:date="2023-12-05T03:08:00Z">
                  <w:rPr>
                    <w:rFonts w:cs="Times New Roman"/>
                    <w:sz w:val="20"/>
                    <w:szCs w:val="20"/>
                    <w:lang w:val="en-US"/>
                  </w:rPr>
                </w:rPrChange>
              </w:rPr>
              <w:t>M</w:t>
            </w:r>
            <w:r w:rsidRPr="006E6534">
              <w:rPr>
                <w:rFonts w:cs="Times New Roman"/>
                <w:color w:val="000000" w:themeColor="text1"/>
                <w:sz w:val="20"/>
                <w:szCs w:val="20"/>
                <w:rPrChange w:id="11123" w:author="N F" w:date="2023-12-05T03:08:00Z">
                  <w:rPr>
                    <w:rFonts w:cs="Times New Roman"/>
                    <w:sz w:val="20"/>
                    <w:szCs w:val="20"/>
                  </w:rPr>
                </w:rPrChange>
              </w:rPr>
              <w:t xml:space="preserve"> и 10 </w:t>
            </w:r>
            <w:r w:rsidR="003D6986" w:rsidRPr="006E6534">
              <w:rPr>
                <w:rFonts w:cs="Times New Roman"/>
                <w:color w:val="000000" w:themeColor="text1"/>
                <w:sz w:val="20"/>
                <w:szCs w:val="20"/>
                <w:lang w:val="en-US"/>
                <w:rPrChange w:id="11124" w:author="N F" w:date="2023-12-05T03:08:00Z">
                  <w:rPr>
                    <w:rFonts w:cs="Times New Roman"/>
                    <w:sz w:val="20"/>
                    <w:szCs w:val="20"/>
                    <w:lang w:val="en-US"/>
                  </w:rPr>
                </w:rPrChange>
              </w:rPr>
              <w:t>F</w:t>
            </w:r>
            <w:r w:rsidR="003D6986" w:rsidRPr="006E6534">
              <w:rPr>
                <w:rFonts w:cs="Times New Roman"/>
                <w:color w:val="000000" w:themeColor="text1"/>
                <w:sz w:val="20"/>
                <w:szCs w:val="20"/>
                <w:rPrChange w:id="11125" w:author="N F" w:date="2023-12-05T03:08:00Z">
                  <w:rPr>
                    <w:rFonts w:cs="Times New Roman"/>
                    <w:sz w:val="20"/>
                    <w:szCs w:val="20"/>
                  </w:rPr>
                </w:rPrChange>
              </w:rPr>
              <w:t xml:space="preserve"> </w:t>
            </w:r>
            <w:r w:rsidRPr="006E6534">
              <w:rPr>
                <w:rFonts w:cs="Times New Roman"/>
                <w:color w:val="000000" w:themeColor="text1"/>
                <w:sz w:val="20"/>
                <w:szCs w:val="20"/>
                <w:rPrChange w:id="11126" w:author="N F" w:date="2023-12-05T03:08:00Z">
                  <w:rPr>
                    <w:rFonts w:cs="Times New Roman"/>
                    <w:sz w:val="20"/>
                    <w:szCs w:val="20"/>
                  </w:rPr>
                </w:rPrChange>
              </w:rPr>
              <w:t>в каждой группе</w:t>
            </w:r>
          </w:p>
        </w:tc>
        <w:tc>
          <w:tcPr>
            <w:tcW w:w="1561" w:type="dxa"/>
          </w:tcPr>
          <w:p w14:paraId="451C56A4" w14:textId="71C8BA0E" w:rsidR="004D7E1C" w:rsidRPr="006E6534" w:rsidRDefault="003B2314" w:rsidP="00415551">
            <w:pPr>
              <w:pStyle w:val="SDText"/>
              <w:ind w:firstLine="0"/>
              <w:rPr>
                <w:rFonts w:cs="Times New Roman"/>
                <w:color w:val="000000" w:themeColor="text1"/>
                <w:sz w:val="20"/>
                <w:szCs w:val="20"/>
                <w:rPrChange w:id="11127" w:author="N F" w:date="2023-12-05T03:08:00Z">
                  <w:rPr>
                    <w:rFonts w:cs="Times New Roman"/>
                    <w:sz w:val="20"/>
                    <w:szCs w:val="20"/>
                  </w:rPr>
                </w:rPrChange>
              </w:rPr>
            </w:pPr>
            <w:r w:rsidRPr="006E6534">
              <w:rPr>
                <w:rFonts w:cs="Times New Roman"/>
                <w:color w:val="000000" w:themeColor="text1"/>
                <w:sz w:val="20"/>
                <w:szCs w:val="20"/>
                <w:rPrChange w:id="11128" w:author="N F" w:date="2023-12-05T03:08:00Z">
                  <w:rPr>
                    <w:rFonts w:cs="Times New Roman"/>
                    <w:sz w:val="20"/>
                    <w:szCs w:val="20"/>
                  </w:rPr>
                </w:rPrChange>
              </w:rPr>
              <w:t>92 дня</w:t>
            </w:r>
          </w:p>
        </w:tc>
        <w:tc>
          <w:tcPr>
            <w:tcW w:w="2058" w:type="dxa"/>
          </w:tcPr>
          <w:p w14:paraId="71D9EAB4" w14:textId="77777777" w:rsidR="004D7E1C" w:rsidRPr="006E6534" w:rsidRDefault="003B2314" w:rsidP="00415551">
            <w:pPr>
              <w:pStyle w:val="SDText"/>
              <w:ind w:firstLine="0"/>
              <w:rPr>
                <w:rFonts w:cs="Times New Roman"/>
                <w:color w:val="000000" w:themeColor="text1"/>
                <w:sz w:val="20"/>
                <w:szCs w:val="20"/>
                <w:rPrChange w:id="11129" w:author="N F" w:date="2023-12-05T03:08:00Z">
                  <w:rPr>
                    <w:rFonts w:cs="Times New Roman"/>
                    <w:sz w:val="20"/>
                    <w:szCs w:val="20"/>
                  </w:rPr>
                </w:rPrChange>
              </w:rPr>
            </w:pPr>
            <w:r w:rsidRPr="006E6534">
              <w:rPr>
                <w:rFonts w:cs="Times New Roman"/>
                <w:b/>
                <w:bCs/>
                <w:color w:val="000000" w:themeColor="text1"/>
                <w:sz w:val="20"/>
                <w:szCs w:val="20"/>
                <w:rPrChange w:id="11130" w:author="N F" w:date="2023-12-05T03:08:00Z">
                  <w:rPr>
                    <w:rFonts w:cs="Times New Roman"/>
                    <w:b/>
                    <w:bCs/>
                    <w:sz w:val="20"/>
                    <w:szCs w:val="20"/>
                  </w:rPr>
                </w:rPrChange>
              </w:rPr>
              <w:t>≥ 10 мг/кг:</w:t>
            </w:r>
            <w:r w:rsidRPr="006E6534">
              <w:rPr>
                <w:rFonts w:cs="Times New Roman"/>
                <w:color w:val="000000" w:themeColor="text1"/>
                <w:sz w:val="20"/>
                <w:szCs w:val="20"/>
                <w:rPrChange w:id="11131" w:author="N F" w:date="2023-12-05T03:08:00Z">
                  <w:rPr>
                    <w:rFonts w:cs="Times New Roman"/>
                    <w:sz w:val="20"/>
                    <w:szCs w:val="20"/>
                  </w:rPr>
                </w:rPrChange>
              </w:rPr>
              <w:t xml:space="preserve"> снижение массы тела и потребления пищи (</w:t>
            </w:r>
            <w:r w:rsidRPr="006E6534">
              <w:rPr>
                <w:rFonts w:cs="Times New Roman"/>
                <w:color w:val="000000" w:themeColor="text1"/>
                <w:sz w:val="20"/>
                <w:szCs w:val="20"/>
                <w:lang w:val="en-US"/>
                <w:rPrChange w:id="11132" w:author="N F" w:date="2023-12-05T03:08:00Z">
                  <w:rPr>
                    <w:rFonts w:cs="Times New Roman"/>
                    <w:sz w:val="20"/>
                    <w:szCs w:val="20"/>
                    <w:lang w:val="en-US"/>
                  </w:rPr>
                </w:rPrChange>
              </w:rPr>
              <w:t>M</w:t>
            </w:r>
            <w:r w:rsidRPr="006E6534">
              <w:rPr>
                <w:rFonts w:cs="Times New Roman"/>
                <w:color w:val="000000" w:themeColor="text1"/>
                <w:sz w:val="20"/>
                <w:szCs w:val="20"/>
                <w:rPrChange w:id="11133" w:author="N F" w:date="2023-12-05T03:08:00Z">
                  <w:rPr>
                    <w:rFonts w:cs="Times New Roman"/>
                    <w:sz w:val="20"/>
                    <w:szCs w:val="20"/>
                  </w:rPr>
                </w:rPrChange>
              </w:rPr>
              <w:t>)</w:t>
            </w:r>
            <w:r w:rsidR="004608AF" w:rsidRPr="006E6534">
              <w:rPr>
                <w:rFonts w:cs="Times New Roman"/>
                <w:color w:val="000000" w:themeColor="text1"/>
                <w:sz w:val="20"/>
                <w:szCs w:val="20"/>
                <w:rPrChange w:id="11134" w:author="N F" w:date="2023-12-05T03:08:00Z">
                  <w:rPr>
                    <w:rFonts w:cs="Times New Roman"/>
                    <w:sz w:val="20"/>
                    <w:szCs w:val="20"/>
                  </w:rPr>
                </w:rPrChange>
              </w:rPr>
              <w:t>. Гистопатологические изменения в коже, роговице, языке, пищеводе</w:t>
            </w:r>
            <w:r w:rsidR="00EC15AD" w:rsidRPr="006E6534">
              <w:rPr>
                <w:rFonts w:cs="Times New Roman"/>
                <w:color w:val="000000" w:themeColor="text1"/>
                <w:sz w:val="20"/>
                <w:szCs w:val="20"/>
                <w:rPrChange w:id="11135" w:author="N F" w:date="2023-12-05T03:08:00Z">
                  <w:rPr>
                    <w:rFonts w:cs="Times New Roman"/>
                    <w:sz w:val="20"/>
                    <w:szCs w:val="20"/>
                  </w:rPr>
                </w:rPrChange>
              </w:rPr>
              <w:t>, гардеровой железе</w:t>
            </w:r>
            <w:r w:rsidR="00AF747C" w:rsidRPr="006E6534">
              <w:rPr>
                <w:rFonts w:cs="Times New Roman"/>
                <w:color w:val="000000" w:themeColor="text1"/>
                <w:sz w:val="20"/>
                <w:szCs w:val="20"/>
                <w:rPrChange w:id="11136" w:author="N F" w:date="2023-12-05T03:08:00Z">
                  <w:rPr>
                    <w:rFonts w:cs="Times New Roman"/>
                    <w:sz w:val="20"/>
                    <w:szCs w:val="20"/>
                  </w:rPr>
                </w:rPrChange>
              </w:rPr>
              <w:t>, снижение массы матки, простаты и придатка яичка</w:t>
            </w:r>
          </w:p>
          <w:p w14:paraId="7EE4F838" w14:textId="77777777" w:rsidR="00AF747C" w:rsidRPr="006E6534" w:rsidRDefault="00AF747C" w:rsidP="00415551">
            <w:pPr>
              <w:pStyle w:val="SDText"/>
              <w:ind w:firstLine="0"/>
              <w:rPr>
                <w:rFonts w:cs="Times New Roman"/>
                <w:color w:val="000000" w:themeColor="text1"/>
                <w:sz w:val="20"/>
                <w:szCs w:val="20"/>
                <w:rPrChange w:id="11137" w:author="N F" w:date="2023-12-05T03:08:00Z">
                  <w:rPr>
                    <w:rFonts w:cs="Times New Roman"/>
                    <w:sz w:val="20"/>
                    <w:szCs w:val="20"/>
                  </w:rPr>
                </w:rPrChange>
              </w:rPr>
            </w:pPr>
            <w:r w:rsidRPr="006E6534">
              <w:rPr>
                <w:rFonts w:cs="Times New Roman"/>
                <w:b/>
                <w:bCs/>
                <w:color w:val="000000" w:themeColor="text1"/>
                <w:sz w:val="20"/>
                <w:szCs w:val="20"/>
                <w:rPrChange w:id="11138" w:author="N F" w:date="2023-12-05T03:08:00Z">
                  <w:rPr>
                    <w:rFonts w:cs="Times New Roman"/>
                    <w:b/>
                    <w:bCs/>
                    <w:sz w:val="20"/>
                    <w:szCs w:val="20"/>
                  </w:rPr>
                </w:rPrChange>
              </w:rPr>
              <w:t>≥ 20 мг/кг:</w:t>
            </w:r>
            <w:r w:rsidRPr="006E6534">
              <w:rPr>
                <w:rFonts w:cs="Times New Roman"/>
                <w:color w:val="000000" w:themeColor="text1"/>
                <w:sz w:val="20"/>
                <w:szCs w:val="20"/>
                <w:rPrChange w:id="11139" w:author="N F" w:date="2023-12-05T03:08:00Z">
                  <w:rPr>
                    <w:rFonts w:cs="Times New Roman"/>
                    <w:sz w:val="20"/>
                    <w:szCs w:val="20"/>
                  </w:rPr>
                </w:rPrChange>
              </w:rPr>
              <w:t xml:space="preserve"> </w:t>
            </w:r>
            <w:r w:rsidR="00605FCF" w:rsidRPr="006E6534">
              <w:rPr>
                <w:rFonts w:cs="Times New Roman"/>
                <w:color w:val="000000" w:themeColor="text1"/>
                <w:sz w:val="20"/>
                <w:szCs w:val="20"/>
                <w:rPrChange w:id="11140" w:author="N F" w:date="2023-12-05T03:08:00Z">
                  <w:rPr>
                    <w:rFonts w:cs="Times New Roman"/>
                    <w:sz w:val="20"/>
                    <w:szCs w:val="20"/>
                  </w:rPr>
                </w:rPrChange>
              </w:rPr>
              <w:t>гистопатологические изменения желудка, атрофия молочных желез, увеличение количества лейкоцитов</w:t>
            </w:r>
            <w:r w:rsidR="003346BB" w:rsidRPr="006E6534">
              <w:rPr>
                <w:rFonts w:cs="Times New Roman"/>
                <w:color w:val="000000" w:themeColor="text1"/>
                <w:sz w:val="20"/>
                <w:szCs w:val="20"/>
                <w:rPrChange w:id="11141" w:author="N F" w:date="2023-12-05T03:08:00Z">
                  <w:rPr>
                    <w:rFonts w:cs="Times New Roman"/>
                    <w:sz w:val="20"/>
                    <w:szCs w:val="20"/>
                  </w:rPr>
                </w:rPrChange>
              </w:rPr>
              <w:t>, снижение фертильности у самцов</w:t>
            </w:r>
          </w:p>
          <w:p w14:paraId="6B34A6B2" w14:textId="341A6E1F" w:rsidR="00D85577" w:rsidRPr="006E6534" w:rsidRDefault="00D85577" w:rsidP="00415551">
            <w:pPr>
              <w:pStyle w:val="SDText"/>
              <w:ind w:firstLine="0"/>
              <w:rPr>
                <w:rFonts w:cs="Times New Roman"/>
                <w:color w:val="000000" w:themeColor="text1"/>
                <w:sz w:val="20"/>
                <w:szCs w:val="20"/>
                <w:rPrChange w:id="11142" w:author="N F" w:date="2023-12-05T03:08:00Z">
                  <w:rPr>
                    <w:rFonts w:cs="Times New Roman"/>
                    <w:sz w:val="20"/>
                    <w:szCs w:val="20"/>
                  </w:rPr>
                </w:rPrChange>
              </w:rPr>
            </w:pPr>
            <w:r w:rsidRPr="006E6534">
              <w:rPr>
                <w:rFonts w:cs="Times New Roman"/>
                <w:b/>
                <w:bCs/>
                <w:color w:val="000000" w:themeColor="text1"/>
                <w:sz w:val="20"/>
                <w:szCs w:val="20"/>
                <w:rPrChange w:id="11143" w:author="N F" w:date="2023-12-05T03:08:00Z">
                  <w:rPr>
                    <w:rFonts w:cs="Times New Roman"/>
                    <w:b/>
                    <w:bCs/>
                    <w:sz w:val="20"/>
                    <w:szCs w:val="20"/>
                  </w:rPr>
                </w:rPrChange>
              </w:rPr>
              <w:t>40/20 мг/кг:</w:t>
            </w:r>
            <w:r w:rsidRPr="006E6534">
              <w:rPr>
                <w:rFonts w:cs="Times New Roman"/>
                <w:color w:val="000000" w:themeColor="text1"/>
                <w:sz w:val="20"/>
                <w:szCs w:val="20"/>
                <w:rPrChange w:id="11144" w:author="N F" w:date="2023-12-05T03:08:00Z">
                  <w:rPr>
                    <w:rFonts w:cs="Times New Roman"/>
                    <w:sz w:val="20"/>
                    <w:szCs w:val="20"/>
                  </w:rPr>
                </w:rPrChange>
              </w:rPr>
              <w:t xml:space="preserve"> </w:t>
            </w:r>
            <w:r w:rsidR="00DB5F39" w:rsidRPr="006E6534">
              <w:rPr>
                <w:rFonts w:cs="Times New Roman"/>
                <w:color w:val="000000" w:themeColor="text1"/>
                <w:sz w:val="20"/>
                <w:szCs w:val="20"/>
                <w:rPrChange w:id="11145" w:author="N F" w:date="2023-12-05T03:08:00Z">
                  <w:rPr>
                    <w:rFonts w:cs="Times New Roman"/>
                    <w:sz w:val="20"/>
                    <w:szCs w:val="20"/>
                  </w:rPr>
                </w:rPrChange>
              </w:rPr>
              <w:t>выше максимальной переносимой дозы</w:t>
            </w:r>
          </w:p>
        </w:tc>
        <w:tc>
          <w:tcPr>
            <w:tcW w:w="1394" w:type="dxa"/>
          </w:tcPr>
          <w:p w14:paraId="5DEBE1B0" w14:textId="1EC52559" w:rsidR="004D7E1C" w:rsidRPr="006E6534" w:rsidRDefault="003B2314" w:rsidP="00415551">
            <w:pPr>
              <w:pStyle w:val="SDText"/>
              <w:ind w:firstLine="0"/>
              <w:rPr>
                <w:rFonts w:cs="Times New Roman"/>
                <w:color w:val="000000" w:themeColor="text1"/>
                <w:sz w:val="20"/>
                <w:szCs w:val="20"/>
                <w:rPrChange w:id="11146" w:author="N F" w:date="2023-12-05T03:08:00Z">
                  <w:rPr>
                    <w:rFonts w:cs="Times New Roman"/>
                    <w:sz w:val="20"/>
                    <w:szCs w:val="20"/>
                  </w:rPr>
                </w:rPrChange>
              </w:rPr>
            </w:pPr>
            <w:r w:rsidRPr="006E6534">
              <w:rPr>
                <w:rFonts w:cs="Times New Roman"/>
                <w:color w:val="000000" w:themeColor="text1"/>
                <w:sz w:val="20"/>
                <w:szCs w:val="20"/>
                <w:rPrChange w:id="11147" w:author="N F" w:date="2023-12-05T03:08:00Z">
                  <w:rPr>
                    <w:rFonts w:cs="Times New Roman"/>
                    <w:sz w:val="20"/>
                    <w:szCs w:val="20"/>
                  </w:rPr>
                </w:rPrChange>
              </w:rPr>
              <w:t>1 (</w:t>
            </w:r>
            <w:r w:rsidRPr="006E6534">
              <w:rPr>
                <w:rFonts w:cs="Times New Roman"/>
                <w:color w:val="000000" w:themeColor="text1"/>
                <w:sz w:val="20"/>
                <w:szCs w:val="20"/>
                <w:lang w:val="en-US"/>
                <w:rPrChange w:id="11148" w:author="N F" w:date="2023-12-05T03:08:00Z">
                  <w:rPr>
                    <w:rFonts w:cs="Times New Roman"/>
                    <w:sz w:val="20"/>
                    <w:szCs w:val="20"/>
                    <w:lang w:val="en-US"/>
                  </w:rPr>
                </w:rPrChange>
              </w:rPr>
              <w:t>NOEL</w:t>
            </w:r>
            <w:r w:rsidRPr="006E6534">
              <w:rPr>
                <w:rFonts w:cs="Times New Roman"/>
                <w:color w:val="000000" w:themeColor="text1"/>
                <w:sz w:val="20"/>
                <w:szCs w:val="20"/>
                <w:rPrChange w:id="11149" w:author="N F" w:date="2023-12-05T03:08:00Z">
                  <w:rPr>
                    <w:rFonts w:cs="Times New Roman"/>
                    <w:sz w:val="20"/>
                    <w:szCs w:val="20"/>
                  </w:rPr>
                </w:rPrChange>
              </w:rPr>
              <w:t>)</w:t>
            </w:r>
          </w:p>
        </w:tc>
      </w:tr>
      <w:tr w:rsidR="006E6534" w:rsidRPr="006E6534" w14:paraId="0574AAA4" w14:textId="77777777" w:rsidTr="00E257DC">
        <w:tc>
          <w:tcPr>
            <w:tcW w:w="1516" w:type="dxa"/>
            <w:vMerge w:val="restart"/>
          </w:tcPr>
          <w:p w14:paraId="118C4FCA" w14:textId="26F3A46F" w:rsidR="009B4EA2" w:rsidRPr="006E6534" w:rsidRDefault="009B4EA2" w:rsidP="00415551">
            <w:pPr>
              <w:pStyle w:val="SDText"/>
              <w:ind w:firstLine="0"/>
              <w:rPr>
                <w:rFonts w:cs="Times New Roman"/>
                <w:color w:val="000000" w:themeColor="text1"/>
                <w:sz w:val="20"/>
                <w:szCs w:val="20"/>
                <w:lang w:val="en-US"/>
                <w:rPrChange w:id="11150" w:author="N F" w:date="2023-12-05T03:08:00Z">
                  <w:rPr>
                    <w:rFonts w:cs="Times New Roman"/>
                    <w:sz w:val="20"/>
                    <w:szCs w:val="20"/>
                    <w:lang w:val="en-US"/>
                  </w:rPr>
                </w:rPrChange>
              </w:rPr>
            </w:pPr>
            <w:r w:rsidRPr="006E6534">
              <w:rPr>
                <w:rFonts w:cs="Times New Roman"/>
                <w:color w:val="000000" w:themeColor="text1"/>
                <w:sz w:val="20"/>
                <w:szCs w:val="20"/>
                <w:rPrChange w:id="11151" w:author="N F" w:date="2023-12-05T03:08:00Z">
                  <w:rPr>
                    <w:rFonts w:cs="Times New Roman"/>
                    <w:sz w:val="20"/>
                    <w:szCs w:val="20"/>
                  </w:rPr>
                </w:rPrChange>
              </w:rPr>
              <w:t>Собаки бигль</w:t>
            </w:r>
            <w:r w:rsidRPr="006E6534">
              <w:rPr>
                <w:rFonts w:cs="Times New Roman"/>
                <w:color w:val="000000" w:themeColor="text1"/>
                <w:sz w:val="20"/>
                <w:szCs w:val="20"/>
                <w:lang w:val="en-US"/>
                <w:rPrChange w:id="11152" w:author="N F" w:date="2023-12-05T03:08:00Z">
                  <w:rPr>
                    <w:rFonts w:cs="Times New Roman"/>
                    <w:sz w:val="20"/>
                    <w:szCs w:val="20"/>
                    <w:lang w:val="en-US"/>
                  </w:rPr>
                </w:rPrChange>
              </w:rPr>
              <w:t xml:space="preserve"> (</w:t>
            </w:r>
            <w:r w:rsidRPr="006E6534">
              <w:rPr>
                <w:rFonts w:cs="Times New Roman"/>
                <w:color w:val="000000" w:themeColor="text1"/>
                <w:sz w:val="20"/>
                <w:szCs w:val="20"/>
                <w:rPrChange w:id="11153" w:author="N F" w:date="2023-12-05T03:08:00Z">
                  <w:rPr>
                    <w:rFonts w:cs="Times New Roman"/>
                    <w:sz w:val="20"/>
                    <w:szCs w:val="20"/>
                  </w:rPr>
                </w:rPrChange>
              </w:rPr>
              <w:t xml:space="preserve">не </w:t>
            </w:r>
            <w:r w:rsidRPr="006E6534">
              <w:rPr>
                <w:rFonts w:cs="Times New Roman"/>
                <w:color w:val="000000" w:themeColor="text1"/>
                <w:sz w:val="20"/>
                <w:szCs w:val="20"/>
                <w:lang w:val="en-US"/>
                <w:rPrChange w:id="11154" w:author="N F" w:date="2023-12-05T03:08:00Z">
                  <w:rPr>
                    <w:rFonts w:cs="Times New Roman"/>
                    <w:sz w:val="20"/>
                    <w:szCs w:val="20"/>
                    <w:lang w:val="en-US"/>
                  </w:rPr>
                </w:rPrChange>
              </w:rPr>
              <w:t>GLP)</w:t>
            </w:r>
          </w:p>
        </w:tc>
        <w:tc>
          <w:tcPr>
            <w:tcW w:w="1465" w:type="dxa"/>
            <w:vMerge w:val="restart"/>
          </w:tcPr>
          <w:p w14:paraId="14DC46E2" w14:textId="77777777" w:rsidR="009B4EA2" w:rsidRPr="006E6534" w:rsidRDefault="009B4EA2" w:rsidP="00415551">
            <w:pPr>
              <w:pStyle w:val="SDText"/>
              <w:ind w:firstLine="0"/>
              <w:rPr>
                <w:rFonts w:cs="Times New Roman"/>
                <w:color w:val="000000" w:themeColor="text1"/>
                <w:sz w:val="20"/>
                <w:szCs w:val="20"/>
                <w:rPrChange w:id="11155" w:author="N F" w:date="2023-12-05T03:08:00Z">
                  <w:rPr>
                    <w:rFonts w:cs="Times New Roman"/>
                    <w:sz w:val="20"/>
                    <w:szCs w:val="20"/>
                  </w:rPr>
                </w:rPrChange>
              </w:rPr>
            </w:pPr>
            <w:r w:rsidRPr="006E6534">
              <w:rPr>
                <w:rFonts w:cs="Times New Roman"/>
                <w:color w:val="000000" w:themeColor="text1"/>
                <w:sz w:val="20"/>
                <w:szCs w:val="20"/>
                <w:rPrChange w:id="11156" w:author="N F" w:date="2023-12-05T03:08:00Z">
                  <w:rPr>
                    <w:rFonts w:cs="Times New Roman"/>
                    <w:sz w:val="20"/>
                    <w:szCs w:val="20"/>
                  </w:rPr>
                </w:rPrChange>
              </w:rPr>
              <w:t>Фаза максимальной переносимой дозы при однократном введении: 10, 30, 100, 200, 400; 5 дней: 100</w:t>
            </w:r>
          </w:p>
          <w:p w14:paraId="4EDDB7B2" w14:textId="252C533E" w:rsidR="009B4EA2" w:rsidRPr="006E6534" w:rsidRDefault="009B4EA2" w:rsidP="00415551">
            <w:pPr>
              <w:pStyle w:val="SDText"/>
              <w:ind w:firstLine="0"/>
              <w:rPr>
                <w:rFonts w:cs="Times New Roman"/>
                <w:color w:val="000000" w:themeColor="text1"/>
                <w:sz w:val="20"/>
                <w:szCs w:val="20"/>
                <w:rPrChange w:id="11157" w:author="N F" w:date="2023-12-05T03:08:00Z">
                  <w:rPr>
                    <w:rFonts w:cs="Times New Roman"/>
                    <w:sz w:val="20"/>
                    <w:szCs w:val="20"/>
                  </w:rPr>
                </w:rPrChange>
              </w:rPr>
            </w:pPr>
            <w:r w:rsidRPr="006E6534">
              <w:rPr>
                <w:rFonts w:cs="Times New Roman"/>
                <w:color w:val="000000" w:themeColor="text1"/>
                <w:sz w:val="20"/>
                <w:szCs w:val="20"/>
                <w:rPrChange w:id="11158" w:author="N F" w:date="2023-12-05T03:08:00Z">
                  <w:rPr>
                    <w:rFonts w:cs="Times New Roman"/>
                    <w:sz w:val="20"/>
                    <w:szCs w:val="20"/>
                  </w:rPr>
                </w:rPrChange>
              </w:rPr>
              <w:t>Многократное введение: 10, 20, 40, 60</w:t>
            </w:r>
          </w:p>
        </w:tc>
        <w:tc>
          <w:tcPr>
            <w:tcW w:w="1351" w:type="dxa"/>
            <w:vMerge w:val="restart"/>
          </w:tcPr>
          <w:p w14:paraId="2ADD1429" w14:textId="14F12BEB" w:rsidR="009B4EA2" w:rsidRPr="006E6534" w:rsidRDefault="009B4EA2" w:rsidP="00415551">
            <w:pPr>
              <w:pStyle w:val="SDText"/>
              <w:ind w:firstLine="0"/>
              <w:rPr>
                <w:rFonts w:cs="Times New Roman"/>
                <w:color w:val="000000" w:themeColor="text1"/>
                <w:sz w:val="20"/>
                <w:szCs w:val="20"/>
                <w:rPrChange w:id="11159" w:author="N F" w:date="2023-12-05T03:08:00Z">
                  <w:rPr>
                    <w:rFonts w:cs="Times New Roman"/>
                    <w:sz w:val="20"/>
                    <w:szCs w:val="20"/>
                  </w:rPr>
                </w:rPrChange>
              </w:rPr>
            </w:pPr>
            <w:r w:rsidRPr="006E6534">
              <w:rPr>
                <w:rFonts w:cs="Times New Roman"/>
                <w:color w:val="000000" w:themeColor="text1"/>
                <w:sz w:val="20"/>
                <w:szCs w:val="20"/>
                <w:rPrChange w:id="11160" w:author="N F" w:date="2023-12-05T03:08:00Z">
                  <w:rPr>
                    <w:rFonts w:cs="Times New Roman"/>
                    <w:sz w:val="20"/>
                    <w:szCs w:val="20"/>
                  </w:rPr>
                </w:rPrChange>
              </w:rPr>
              <w:t>1</w:t>
            </w:r>
            <w:r w:rsidR="003D6986" w:rsidRPr="006E6534">
              <w:rPr>
                <w:rFonts w:cs="Times New Roman"/>
                <w:color w:val="000000" w:themeColor="text1"/>
                <w:sz w:val="20"/>
                <w:szCs w:val="20"/>
                <w:lang w:val="en-US"/>
                <w:rPrChange w:id="11161" w:author="N F" w:date="2023-12-05T03:08:00Z">
                  <w:rPr>
                    <w:rFonts w:cs="Times New Roman"/>
                    <w:sz w:val="20"/>
                    <w:szCs w:val="20"/>
                    <w:lang w:val="en-US"/>
                  </w:rPr>
                </w:rPrChange>
              </w:rPr>
              <w:t>M</w:t>
            </w:r>
            <w:r w:rsidR="003D6986" w:rsidRPr="006E6534">
              <w:rPr>
                <w:rFonts w:cs="Times New Roman"/>
                <w:color w:val="000000" w:themeColor="text1"/>
                <w:sz w:val="20"/>
                <w:szCs w:val="20"/>
                <w:rPrChange w:id="11162" w:author="N F" w:date="2023-12-05T03:08:00Z">
                  <w:rPr>
                    <w:rFonts w:cs="Times New Roman"/>
                    <w:sz w:val="20"/>
                    <w:szCs w:val="20"/>
                  </w:rPr>
                </w:rPrChange>
              </w:rPr>
              <w:t xml:space="preserve"> </w:t>
            </w:r>
            <w:r w:rsidRPr="006E6534">
              <w:rPr>
                <w:rFonts w:cs="Times New Roman"/>
                <w:color w:val="000000" w:themeColor="text1"/>
                <w:sz w:val="20"/>
                <w:szCs w:val="20"/>
                <w:rPrChange w:id="11163" w:author="N F" w:date="2023-12-05T03:08:00Z">
                  <w:rPr>
                    <w:rFonts w:cs="Times New Roman"/>
                    <w:sz w:val="20"/>
                    <w:szCs w:val="20"/>
                  </w:rPr>
                </w:rPrChange>
              </w:rPr>
              <w:t>с 1</w:t>
            </w:r>
            <w:r w:rsidR="003D6986" w:rsidRPr="006E6534">
              <w:rPr>
                <w:rFonts w:cs="Times New Roman"/>
                <w:color w:val="000000" w:themeColor="text1"/>
                <w:sz w:val="20"/>
                <w:szCs w:val="20"/>
                <w:lang w:val="en-US"/>
                <w:rPrChange w:id="11164" w:author="N F" w:date="2023-12-05T03:08:00Z">
                  <w:rPr>
                    <w:rFonts w:cs="Times New Roman"/>
                    <w:sz w:val="20"/>
                    <w:szCs w:val="20"/>
                    <w:lang w:val="en-US"/>
                  </w:rPr>
                </w:rPrChange>
              </w:rPr>
              <w:t>F</w:t>
            </w:r>
            <w:r w:rsidRPr="006E6534">
              <w:rPr>
                <w:rFonts w:cs="Times New Roman"/>
                <w:color w:val="000000" w:themeColor="text1"/>
                <w:sz w:val="20"/>
                <w:szCs w:val="20"/>
                <w:rPrChange w:id="11165" w:author="N F" w:date="2023-12-05T03:08:00Z">
                  <w:rPr>
                    <w:rFonts w:cs="Times New Roman"/>
                    <w:sz w:val="20"/>
                    <w:szCs w:val="20"/>
                  </w:rPr>
                </w:rPrChange>
              </w:rPr>
              <w:t xml:space="preserve"> в каждой группе</w:t>
            </w:r>
          </w:p>
        </w:tc>
        <w:tc>
          <w:tcPr>
            <w:tcW w:w="1561" w:type="dxa"/>
          </w:tcPr>
          <w:p w14:paraId="7E5B4354" w14:textId="05DD050D" w:rsidR="009B4EA2" w:rsidRPr="006E6534" w:rsidRDefault="009B4EA2" w:rsidP="00415551">
            <w:pPr>
              <w:pStyle w:val="SDText"/>
              <w:ind w:firstLine="0"/>
              <w:rPr>
                <w:rFonts w:cs="Times New Roman"/>
                <w:color w:val="000000" w:themeColor="text1"/>
                <w:sz w:val="20"/>
                <w:szCs w:val="20"/>
                <w:rPrChange w:id="11166" w:author="N F" w:date="2023-12-05T03:08:00Z">
                  <w:rPr>
                    <w:rFonts w:cs="Times New Roman"/>
                    <w:sz w:val="20"/>
                    <w:szCs w:val="20"/>
                  </w:rPr>
                </w:rPrChange>
              </w:rPr>
            </w:pPr>
            <w:r w:rsidRPr="006E6534">
              <w:rPr>
                <w:rFonts w:cs="Times New Roman"/>
                <w:color w:val="000000" w:themeColor="text1"/>
                <w:sz w:val="20"/>
                <w:szCs w:val="20"/>
                <w:rPrChange w:id="11167" w:author="N F" w:date="2023-12-05T03:08:00Z">
                  <w:rPr>
                    <w:rFonts w:cs="Times New Roman"/>
                    <w:sz w:val="20"/>
                    <w:szCs w:val="20"/>
                  </w:rPr>
                </w:rPrChange>
              </w:rPr>
              <w:t>Максимальная переносимая доза: однократно в возрастающих дозах (2 дня отмывки), 5 дней повторных доз 100 мг/кг</w:t>
            </w:r>
          </w:p>
        </w:tc>
        <w:tc>
          <w:tcPr>
            <w:tcW w:w="2058" w:type="dxa"/>
          </w:tcPr>
          <w:p w14:paraId="7E37FD02" w14:textId="77777777" w:rsidR="009B4EA2" w:rsidRPr="006E6534" w:rsidRDefault="009B4EA2" w:rsidP="00415551">
            <w:pPr>
              <w:pStyle w:val="SDText"/>
              <w:ind w:firstLine="0"/>
              <w:rPr>
                <w:rFonts w:cs="Times New Roman"/>
                <w:color w:val="000000" w:themeColor="text1"/>
                <w:sz w:val="20"/>
                <w:szCs w:val="20"/>
                <w:rPrChange w:id="11168" w:author="N F" w:date="2023-12-05T03:08:00Z">
                  <w:rPr>
                    <w:rFonts w:cs="Times New Roman"/>
                    <w:sz w:val="20"/>
                    <w:szCs w:val="20"/>
                  </w:rPr>
                </w:rPrChange>
              </w:rPr>
            </w:pPr>
            <w:r w:rsidRPr="006E6534">
              <w:rPr>
                <w:rFonts w:cs="Times New Roman"/>
                <w:b/>
                <w:bCs/>
                <w:color w:val="000000" w:themeColor="text1"/>
                <w:sz w:val="20"/>
                <w:szCs w:val="20"/>
                <w:rPrChange w:id="11169" w:author="N F" w:date="2023-12-05T03:08:00Z">
                  <w:rPr>
                    <w:rFonts w:cs="Times New Roman"/>
                    <w:b/>
                    <w:bCs/>
                    <w:sz w:val="20"/>
                    <w:szCs w:val="20"/>
                  </w:rPr>
                </w:rPrChange>
              </w:rPr>
              <w:t>Максимальная переносимая доза:</w:t>
            </w:r>
            <w:r w:rsidRPr="006E6534">
              <w:rPr>
                <w:rFonts w:cs="Times New Roman"/>
                <w:color w:val="000000" w:themeColor="text1"/>
                <w:sz w:val="20"/>
                <w:szCs w:val="20"/>
                <w:rPrChange w:id="11170" w:author="N F" w:date="2023-12-05T03:08:00Z">
                  <w:rPr>
                    <w:rFonts w:cs="Times New Roman"/>
                    <w:sz w:val="20"/>
                    <w:szCs w:val="20"/>
                  </w:rPr>
                </w:rPrChange>
              </w:rPr>
              <w:t xml:space="preserve"> ≥ 400 мг/кг (однократно) и &lt; 100 мг/кг (5 дней)</w:t>
            </w:r>
          </w:p>
          <w:p w14:paraId="692EEC4B" w14:textId="77777777" w:rsidR="009B4EA2" w:rsidRPr="006E6534" w:rsidRDefault="009B4EA2" w:rsidP="00415551">
            <w:pPr>
              <w:pStyle w:val="SDText"/>
              <w:ind w:firstLine="0"/>
              <w:rPr>
                <w:rFonts w:cs="Times New Roman"/>
                <w:color w:val="000000" w:themeColor="text1"/>
                <w:sz w:val="20"/>
                <w:szCs w:val="20"/>
                <w:rPrChange w:id="11171" w:author="N F" w:date="2023-12-05T03:08:00Z">
                  <w:rPr>
                    <w:rFonts w:cs="Times New Roman"/>
                    <w:sz w:val="20"/>
                    <w:szCs w:val="20"/>
                  </w:rPr>
                </w:rPrChange>
              </w:rPr>
            </w:pPr>
            <w:r w:rsidRPr="006E6534">
              <w:rPr>
                <w:rFonts w:cs="Times New Roman"/>
                <w:b/>
                <w:bCs/>
                <w:color w:val="000000" w:themeColor="text1"/>
                <w:sz w:val="20"/>
                <w:szCs w:val="20"/>
                <w:rPrChange w:id="11172" w:author="N F" w:date="2023-12-05T03:08:00Z">
                  <w:rPr>
                    <w:rFonts w:cs="Times New Roman"/>
                    <w:b/>
                    <w:bCs/>
                    <w:sz w:val="20"/>
                    <w:szCs w:val="20"/>
                  </w:rPr>
                </w:rPrChange>
              </w:rPr>
              <w:t>≥ 10 мг/кг:</w:t>
            </w:r>
            <w:r w:rsidRPr="006E6534">
              <w:rPr>
                <w:rFonts w:cs="Times New Roman"/>
                <w:color w:val="000000" w:themeColor="text1"/>
                <w:sz w:val="20"/>
                <w:szCs w:val="20"/>
                <w:rPrChange w:id="11173" w:author="N F" w:date="2023-12-05T03:08:00Z">
                  <w:rPr>
                    <w:rFonts w:cs="Times New Roman"/>
                    <w:sz w:val="20"/>
                    <w:szCs w:val="20"/>
                  </w:rPr>
                </w:rPrChange>
              </w:rPr>
              <w:t xml:space="preserve"> снижение потребления корма, увеличение уровня холестерина</w:t>
            </w:r>
          </w:p>
          <w:p w14:paraId="72902C01" w14:textId="02EEB94D" w:rsidR="009B4EA2" w:rsidRPr="006E6534" w:rsidRDefault="009B4EA2" w:rsidP="00415551">
            <w:pPr>
              <w:pStyle w:val="SDText"/>
              <w:ind w:firstLine="0"/>
              <w:rPr>
                <w:rFonts w:cs="Times New Roman"/>
                <w:color w:val="000000" w:themeColor="text1"/>
                <w:sz w:val="20"/>
                <w:szCs w:val="20"/>
                <w:rPrChange w:id="11174" w:author="N F" w:date="2023-12-05T03:08:00Z">
                  <w:rPr>
                    <w:rFonts w:cs="Times New Roman"/>
                    <w:sz w:val="20"/>
                    <w:szCs w:val="20"/>
                  </w:rPr>
                </w:rPrChange>
              </w:rPr>
            </w:pPr>
            <w:r w:rsidRPr="006E6534">
              <w:rPr>
                <w:rFonts w:cs="Times New Roman"/>
                <w:b/>
                <w:bCs/>
                <w:color w:val="000000" w:themeColor="text1"/>
                <w:sz w:val="20"/>
                <w:szCs w:val="20"/>
                <w:rPrChange w:id="11175" w:author="N F" w:date="2023-12-05T03:08:00Z">
                  <w:rPr>
                    <w:rFonts w:cs="Times New Roman"/>
                    <w:b/>
                    <w:bCs/>
                    <w:sz w:val="20"/>
                    <w:szCs w:val="20"/>
                  </w:rPr>
                </w:rPrChange>
              </w:rPr>
              <w:t>≥ 30 мг/кг:</w:t>
            </w:r>
            <w:r w:rsidRPr="006E6534">
              <w:rPr>
                <w:rFonts w:cs="Times New Roman"/>
                <w:color w:val="000000" w:themeColor="text1"/>
                <w:sz w:val="20"/>
                <w:szCs w:val="20"/>
                <w:rPrChange w:id="11176" w:author="N F" w:date="2023-12-05T03:08:00Z">
                  <w:rPr>
                    <w:rFonts w:cs="Times New Roman"/>
                    <w:sz w:val="20"/>
                    <w:szCs w:val="20"/>
                  </w:rPr>
                </w:rPrChange>
              </w:rPr>
              <w:t xml:space="preserve"> увеличение количества нейтрофилов и моноцитов (</w:t>
            </w:r>
            <w:r w:rsidRPr="006E6534">
              <w:rPr>
                <w:rFonts w:cs="Times New Roman"/>
                <w:color w:val="000000" w:themeColor="text1"/>
                <w:sz w:val="20"/>
                <w:szCs w:val="20"/>
                <w:lang w:val="en-US"/>
                <w:rPrChange w:id="11177" w:author="N F" w:date="2023-12-05T03:08:00Z">
                  <w:rPr>
                    <w:rFonts w:cs="Times New Roman"/>
                    <w:sz w:val="20"/>
                    <w:szCs w:val="20"/>
                    <w:lang w:val="en-US"/>
                  </w:rPr>
                </w:rPrChange>
              </w:rPr>
              <w:t>F</w:t>
            </w:r>
            <w:r w:rsidRPr="006E6534">
              <w:rPr>
                <w:rFonts w:cs="Times New Roman"/>
                <w:color w:val="000000" w:themeColor="text1"/>
                <w:sz w:val="20"/>
                <w:szCs w:val="20"/>
                <w:rPrChange w:id="11178" w:author="N F" w:date="2023-12-05T03:08:00Z">
                  <w:rPr>
                    <w:rFonts w:cs="Times New Roman"/>
                    <w:sz w:val="20"/>
                    <w:szCs w:val="20"/>
                  </w:rPr>
                </w:rPrChange>
              </w:rPr>
              <w:t>)</w:t>
            </w:r>
          </w:p>
          <w:p w14:paraId="7C95DC14" w14:textId="77777777" w:rsidR="009B4EA2" w:rsidRPr="006E6534" w:rsidRDefault="009B4EA2" w:rsidP="00415551">
            <w:pPr>
              <w:pStyle w:val="SDText"/>
              <w:ind w:firstLine="0"/>
              <w:rPr>
                <w:rFonts w:cs="Times New Roman"/>
                <w:color w:val="000000" w:themeColor="text1"/>
                <w:sz w:val="20"/>
                <w:szCs w:val="20"/>
                <w:rPrChange w:id="11179" w:author="N F" w:date="2023-12-05T03:08:00Z">
                  <w:rPr>
                    <w:rFonts w:cs="Times New Roman"/>
                    <w:sz w:val="20"/>
                    <w:szCs w:val="20"/>
                  </w:rPr>
                </w:rPrChange>
              </w:rPr>
            </w:pPr>
            <w:r w:rsidRPr="006E6534">
              <w:rPr>
                <w:rFonts w:cs="Times New Roman"/>
                <w:b/>
                <w:bCs/>
                <w:color w:val="000000" w:themeColor="text1"/>
                <w:sz w:val="20"/>
                <w:szCs w:val="20"/>
                <w:rPrChange w:id="11180" w:author="N F" w:date="2023-12-05T03:08:00Z">
                  <w:rPr>
                    <w:rFonts w:cs="Times New Roman"/>
                    <w:b/>
                    <w:bCs/>
                    <w:sz w:val="20"/>
                    <w:szCs w:val="20"/>
                  </w:rPr>
                </w:rPrChange>
              </w:rPr>
              <w:t>≥ 100 мг/кг:</w:t>
            </w:r>
            <w:r w:rsidRPr="006E6534">
              <w:rPr>
                <w:rFonts w:cs="Times New Roman"/>
                <w:color w:val="000000" w:themeColor="text1"/>
                <w:sz w:val="20"/>
                <w:szCs w:val="20"/>
                <w:rPrChange w:id="11181" w:author="N F" w:date="2023-12-05T03:08:00Z">
                  <w:rPr>
                    <w:rFonts w:cs="Times New Roman"/>
                    <w:sz w:val="20"/>
                    <w:szCs w:val="20"/>
                  </w:rPr>
                </w:rPrChange>
              </w:rPr>
              <w:t xml:space="preserve"> рвота</w:t>
            </w:r>
          </w:p>
          <w:p w14:paraId="3421453B" w14:textId="77777777" w:rsidR="009B4EA2" w:rsidRPr="006E6534" w:rsidRDefault="009B4EA2" w:rsidP="00415551">
            <w:pPr>
              <w:pStyle w:val="SDText"/>
              <w:ind w:firstLine="0"/>
              <w:rPr>
                <w:rFonts w:cs="Times New Roman"/>
                <w:color w:val="000000" w:themeColor="text1"/>
                <w:sz w:val="20"/>
                <w:szCs w:val="20"/>
                <w:rPrChange w:id="11182" w:author="N F" w:date="2023-12-05T03:08:00Z">
                  <w:rPr>
                    <w:rFonts w:cs="Times New Roman"/>
                    <w:sz w:val="20"/>
                    <w:szCs w:val="20"/>
                  </w:rPr>
                </w:rPrChange>
              </w:rPr>
            </w:pPr>
            <w:r w:rsidRPr="006E6534">
              <w:rPr>
                <w:rFonts w:cs="Times New Roman"/>
                <w:b/>
                <w:bCs/>
                <w:color w:val="000000" w:themeColor="text1"/>
                <w:sz w:val="20"/>
                <w:szCs w:val="20"/>
                <w:rPrChange w:id="11183" w:author="N F" w:date="2023-12-05T03:08:00Z">
                  <w:rPr>
                    <w:rFonts w:cs="Times New Roman"/>
                    <w:b/>
                    <w:bCs/>
                    <w:sz w:val="20"/>
                    <w:szCs w:val="20"/>
                  </w:rPr>
                </w:rPrChange>
              </w:rPr>
              <w:t>≥ 200 мг/кг:</w:t>
            </w:r>
            <w:r w:rsidRPr="006E6534">
              <w:rPr>
                <w:rFonts w:cs="Times New Roman"/>
                <w:color w:val="000000" w:themeColor="text1"/>
                <w:sz w:val="20"/>
                <w:szCs w:val="20"/>
                <w:rPrChange w:id="11184" w:author="N F" w:date="2023-12-05T03:08:00Z">
                  <w:rPr>
                    <w:rFonts w:cs="Times New Roman"/>
                    <w:sz w:val="20"/>
                    <w:szCs w:val="20"/>
                  </w:rPr>
                </w:rPrChange>
              </w:rPr>
              <w:t xml:space="preserve"> снижение массы тела, увеличение количества нейтрофилов (</w:t>
            </w:r>
            <w:r w:rsidRPr="006E6534">
              <w:rPr>
                <w:rFonts w:cs="Times New Roman"/>
                <w:color w:val="000000" w:themeColor="text1"/>
                <w:sz w:val="20"/>
                <w:szCs w:val="20"/>
                <w:lang w:val="en-US"/>
                <w:rPrChange w:id="11185" w:author="N F" w:date="2023-12-05T03:08:00Z">
                  <w:rPr>
                    <w:rFonts w:cs="Times New Roman"/>
                    <w:sz w:val="20"/>
                    <w:szCs w:val="20"/>
                    <w:lang w:val="en-US"/>
                  </w:rPr>
                </w:rPrChange>
              </w:rPr>
              <w:t>M</w:t>
            </w:r>
            <w:r w:rsidRPr="006E6534">
              <w:rPr>
                <w:rFonts w:cs="Times New Roman"/>
                <w:color w:val="000000" w:themeColor="text1"/>
                <w:sz w:val="20"/>
                <w:szCs w:val="20"/>
                <w:rPrChange w:id="11186" w:author="N F" w:date="2023-12-05T03:08:00Z">
                  <w:rPr>
                    <w:rFonts w:cs="Times New Roman"/>
                    <w:sz w:val="20"/>
                    <w:szCs w:val="20"/>
                  </w:rPr>
                </w:rPrChange>
              </w:rPr>
              <w:t>), снижение концентрации калия</w:t>
            </w:r>
          </w:p>
          <w:p w14:paraId="1403AC84" w14:textId="77777777" w:rsidR="009B4EA2" w:rsidRPr="006E6534" w:rsidRDefault="009B4EA2" w:rsidP="00415551">
            <w:pPr>
              <w:pStyle w:val="SDText"/>
              <w:ind w:firstLine="0"/>
              <w:rPr>
                <w:rFonts w:cs="Times New Roman"/>
                <w:color w:val="000000" w:themeColor="text1"/>
                <w:sz w:val="20"/>
                <w:szCs w:val="20"/>
                <w:rPrChange w:id="11187" w:author="N F" w:date="2023-12-05T03:08:00Z">
                  <w:rPr>
                    <w:rFonts w:cs="Times New Roman"/>
                    <w:sz w:val="20"/>
                    <w:szCs w:val="20"/>
                  </w:rPr>
                </w:rPrChange>
              </w:rPr>
            </w:pPr>
            <w:r w:rsidRPr="006E6534">
              <w:rPr>
                <w:rFonts w:cs="Times New Roman"/>
                <w:b/>
                <w:bCs/>
                <w:color w:val="000000" w:themeColor="text1"/>
                <w:sz w:val="20"/>
                <w:szCs w:val="20"/>
                <w:rPrChange w:id="11188" w:author="N F" w:date="2023-12-05T03:08:00Z">
                  <w:rPr>
                    <w:rFonts w:cs="Times New Roman"/>
                    <w:b/>
                    <w:bCs/>
                    <w:sz w:val="20"/>
                    <w:szCs w:val="20"/>
                  </w:rPr>
                </w:rPrChange>
              </w:rPr>
              <w:lastRenderedPageBreak/>
              <w:t>400 мг/кг:</w:t>
            </w:r>
            <w:r w:rsidRPr="006E6534">
              <w:rPr>
                <w:rFonts w:cs="Times New Roman"/>
                <w:color w:val="000000" w:themeColor="text1"/>
                <w:sz w:val="20"/>
                <w:szCs w:val="20"/>
                <w:rPrChange w:id="11189" w:author="N F" w:date="2023-12-05T03:08:00Z">
                  <w:rPr>
                    <w:rFonts w:cs="Times New Roman"/>
                    <w:sz w:val="20"/>
                    <w:szCs w:val="20"/>
                  </w:rPr>
                </w:rPrChange>
              </w:rPr>
              <w:t xml:space="preserve"> снижение количества эритроцитов и гемоглобина (</w:t>
            </w:r>
            <w:r w:rsidRPr="006E6534">
              <w:rPr>
                <w:rFonts w:cs="Times New Roman"/>
                <w:color w:val="000000" w:themeColor="text1"/>
                <w:sz w:val="20"/>
                <w:szCs w:val="20"/>
                <w:lang w:val="en-US"/>
                <w:rPrChange w:id="11190" w:author="N F" w:date="2023-12-05T03:08:00Z">
                  <w:rPr>
                    <w:rFonts w:cs="Times New Roman"/>
                    <w:sz w:val="20"/>
                    <w:szCs w:val="20"/>
                    <w:lang w:val="en-US"/>
                  </w:rPr>
                </w:rPrChange>
              </w:rPr>
              <w:t>F</w:t>
            </w:r>
            <w:r w:rsidRPr="006E6534">
              <w:rPr>
                <w:rFonts w:cs="Times New Roman"/>
                <w:color w:val="000000" w:themeColor="text1"/>
                <w:sz w:val="20"/>
                <w:szCs w:val="20"/>
                <w:rPrChange w:id="11191" w:author="N F" w:date="2023-12-05T03:08:00Z">
                  <w:rPr>
                    <w:rFonts w:cs="Times New Roman"/>
                    <w:sz w:val="20"/>
                    <w:szCs w:val="20"/>
                  </w:rPr>
                </w:rPrChange>
              </w:rPr>
              <w:t>)</w:t>
            </w:r>
          </w:p>
          <w:p w14:paraId="0E32F6F0" w14:textId="7874A82C" w:rsidR="009B4EA2" w:rsidRPr="006E6534" w:rsidRDefault="009B4EA2" w:rsidP="00415551">
            <w:pPr>
              <w:pStyle w:val="SDText"/>
              <w:ind w:firstLine="0"/>
              <w:rPr>
                <w:rFonts w:cs="Times New Roman"/>
                <w:color w:val="000000" w:themeColor="text1"/>
                <w:sz w:val="20"/>
                <w:szCs w:val="20"/>
                <w:rPrChange w:id="11192" w:author="N F" w:date="2023-12-05T03:08:00Z">
                  <w:rPr>
                    <w:rFonts w:cs="Times New Roman"/>
                    <w:sz w:val="20"/>
                    <w:szCs w:val="20"/>
                  </w:rPr>
                </w:rPrChange>
              </w:rPr>
            </w:pPr>
            <w:r w:rsidRPr="006E6534">
              <w:rPr>
                <w:rFonts w:cs="Times New Roman"/>
                <w:color w:val="000000" w:themeColor="text1"/>
                <w:sz w:val="20"/>
                <w:szCs w:val="20"/>
                <w:rPrChange w:id="11193" w:author="N F" w:date="2023-12-05T03:08:00Z">
                  <w:rPr>
                    <w:rFonts w:cs="Times New Roman"/>
                    <w:sz w:val="20"/>
                    <w:szCs w:val="20"/>
                  </w:rPr>
                </w:rPrChange>
              </w:rPr>
              <w:t>100 мг/кг (5 дней): повышение концентрации триглицеридов, АЛТ, снижение концентрации эритроцитов и гемоглобина (</w:t>
            </w:r>
            <w:r w:rsidRPr="006E6534">
              <w:rPr>
                <w:rFonts w:cs="Times New Roman"/>
                <w:color w:val="000000" w:themeColor="text1"/>
                <w:sz w:val="20"/>
                <w:szCs w:val="20"/>
                <w:lang w:val="en-US"/>
                <w:rPrChange w:id="11194" w:author="N F" w:date="2023-12-05T03:08:00Z">
                  <w:rPr>
                    <w:rFonts w:cs="Times New Roman"/>
                    <w:sz w:val="20"/>
                    <w:szCs w:val="20"/>
                    <w:lang w:val="en-US"/>
                  </w:rPr>
                </w:rPrChange>
              </w:rPr>
              <w:t>M</w:t>
            </w:r>
            <w:r w:rsidRPr="006E6534">
              <w:rPr>
                <w:rFonts w:cs="Times New Roman"/>
                <w:color w:val="000000" w:themeColor="text1"/>
                <w:sz w:val="20"/>
                <w:szCs w:val="20"/>
                <w:rPrChange w:id="11195" w:author="N F" w:date="2023-12-05T03:08:00Z">
                  <w:rPr>
                    <w:rFonts w:cs="Times New Roman"/>
                    <w:sz w:val="20"/>
                    <w:szCs w:val="20"/>
                  </w:rPr>
                </w:rPrChange>
              </w:rPr>
              <w:t>)</w:t>
            </w:r>
          </w:p>
        </w:tc>
        <w:tc>
          <w:tcPr>
            <w:tcW w:w="1394" w:type="dxa"/>
          </w:tcPr>
          <w:p w14:paraId="54380DC2" w14:textId="5FE9E843" w:rsidR="009B4EA2" w:rsidRPr="006E6534" w:rsidRDefault="009B4EA2" w:rsidP="00415551">
            <w:pPr>
              <w:pStyle w:val="SDText"/>
              <w:ind w:firstLine="0"/>
              <w:rPr>
                <w:rFonts w:cs="Times New Roman"/>
                <w:color w:val="000000" w:themeColor="text1"/>
                <w:sz w:val="20"/>
                <w:szCs w:val="20"/>
                <w:lang w:val="en-US"/>
                <w:rPrChange w:id="11196" w:author="N F" w:date="2023-12-05T03:08:00Z">
                  <w:rPr>
                    <w:rFonts w:cs="Times New Roman"/>
                    <w:sz w:val="20"/>
                    <w:szCs w:val="20"/>
                    <w:lang w:val="en-US"/>
                  </w:rPr>
                </w:rPrChange>
              </w:rPr>
            </w:pPr>
            <w:r w:rsidRPr="006E6534">
              <w:rPr>
                <w:rFonts w:cs="Times New Roman"/>
                <w:color w:val="000000" w:themeColor="text1"/>
                <w:sz w:val="20"/>
                <w:szCs w:val="20"/>
                <w:lang w:val="en-US"/>
                <w:rPrChange w:id="11197" w:author="N F" w:date="2023-12-05T03:08:00Z">
                  <w:rPr>
                    <w:rFonts w:cs="Times New Roman"/>
                    <w:sz w:val="20"/>
                    <w:szCs w:val="20"/>
                    <w:lang w:val="en-US"/>
                  </w:rPr>
                </w:rPrChange>
              </w:rPr>
              <w:lastRenderedPageBreak/>
              <w:t>&lt; 10</w:t>
            </w:r>
          </w:p>
        </w:tc>
      </w:tr>
      <w:tr w:rsidR="006E6534" w:rsidRPr="006E6534" w14:paraId="3E5EB197" w14:textId="77777777" w:rsidTr="00E257DC">
        <w:tc>
          <w:tcPr>
            <w:tcW w:w="1516" w:type="dxa"/>
            <w:vMerge/>
          </w:tcPr>
          <w:p w14:paraId="67C2FCEA" w14:textId="77777777" w:rsidR="009B4EA2" w:rsidRPr="006E6534" w:rsidRDefault="009B4EA2" w:rsidP="00415551">
            <w:pPr>
              <w:pStyle w:val="SDText"/>
              <w:ind w:firstLine="0"/>
              <w:rPr>
                <w:rFonts w:cs="Times New Roman"/>
                <w:color w:val="000000" w:themeColor="text1"/>
                <w:sz w:val="20"/>
                <w:szCs w:val="20"/>
                <w:rPrChange w:id="11198" w:author="N F" w:date="2023-12-05T03:08:00Z">
                  <w:rPr>
                    <w:rFonts w:cs="Times New Roman"/>
                    <w:sz w:val="20"/>
                    <w:szCs w:val="20"/>
                  </w:rPr>
                </w:rPrChange>
              </w:rPr>
            </w:pPr>
          </w:p>
        </w:tc>
        <w:tc>
          <w:tcPr>
            <w:tcW w:w="1465" w:type="dxa"/>
            <w:vMerge/>
          </w:tcPr>
          <w:p w14:paraId="3E6D84B6" w14:textId="77777777" w:rsidR="009B4EA2" w:rsidRPr="006E6534" w:rsidRDefault="009B4EA2" w:rsidP="00415551">
            <w:pPr>
              <w:pStyle w:val="SDText"/>
              <w:ind w:firstLine="0"/>
              <w:rPr>
                <w:rFonts w:cs="Times New Roman"/>
                <w:color w:val="000000" w:themeColor="text1"/>
                <w:sz w:val="20"/>
                <w:szCs w:val="20"/>
                <w:rPrChange w:id="11199" w:author="N F" w:date="2023-12-05T03:08:00Z">
                  <w:rPr>
                    <w:rFonts w:cs="Times New Roman"/>
                    <w:sz w:val="20"/>
                    <w:szCs w:val="20"/>
                  </w:rPr>
                </w:rPrChange>
              </w:rPr>
            </w:pPr>
          </w:p>
        </w:tc>
        <w:tc>
          <w:tcPr>
            <w:tcW w:w="1351" w:type="dxa"/>
            <w:vMerge/>
          </w:tcPr>
          <w:p w14:paraId="0A88FC95" w14:textId="77777777" w:rsidR="009B4EA2" w:rsidRPr="006E6534" w:rsidRDefault="009B4EA2" w:rsidP="00415551">
            <w:pPr>
              <w:pStyle w:val="SDText"/>
              <w:ind w:firstLine="0"/>
              <w:rPr>
                <w:rFonts w:cs="Times New Roman"/>
                <w:color w:val="000000" w:themeColor="text1"/>
                <w:sz w:val="20"/>
                <w:szCs w:val="20"/>
                <w:rPrChange w:id="11200" w:author="N F" w:date="2023-12-05T03:08:00Z">
                  <w:rPr>
                    <w:rFonts w:cs="Times New Roman"/>
                    <w:sz w:val="20"/>
                    <w:szCs w:val="20"/>
                  </w:rPr>
                </w:rPrChange>
              </w:rPr>
            </w:pPr>
          </w:p>
        </w:tc>
        <w:tc>
          <w:tcPr>
            <w:tcW w:w="1561" w:type="dxa"/>
          </w:tcPr>
          <w:p w14:paraId="444E9807" w14:textId="0B1783F1" w:rsidR="009B4EA2" w:rsidRPr="006E6534" w:rsidRDefault="009B4EA2" w:rsidP="00415551">
            <w:pPr>
              <w:pStyle w:val="SDText"/>
              <w:ind w:firstLine="0"/>
              <w:rPr>
                <w:rFonts w:cs="Times New Roman"/>
                <w:color w:val="000000" w:themeColor="text1"/>
                <w:sz w:val="20"/>
                <w:szCs w:val="20"/>
                <w:rPrChange w:id="11201" w:author="N F" w:date="2023-12-05T03:08:00Z">
                  <w:rPr>
                    <w:rFonts w:cs="Times New Roman"/>
                    <w:sz w:val="20"/>
                    <w:szCs w:val="20"/>
                  </w:rPr>
                </w:rPrChange>
              </w:rPr>
            </w:pPr>
            <w:r w:rsidRPr="006E6534">
              <w:rPr>
                <w:rFonts w:cs="Times New Roman"/>
                <w:color w:val="000000" w:themeColor="text1"/>
                <w:sz w:val="20"/>
                <w:szCs w:val="20"/>
                <w:rPrChange w:id="11202" w:author="N F" w:date="2023-12-05T03:08:00Z">
                  <w:rPr>
                    <w:rFonts w:cs="Times New Roman"/>
                    <w:sz w:val="20"/>
                    <w:szCs w:val="20"/>
                  </w:rPr>
                </w:rPrChange>
              </w:rPr>
              <w:t>Многократное введение: 14 дней</w:t>
            </w:r>
          </w:p>
        </w:tc>
        <w:tc>
          <w:tcPr>
            <w:tcW w:w="2058" w:type="dxa"/>
          </w:tcPr>
          <w:p w14:paraId="36E97AF1" w14:textId="77777777" w:rsidR="009B4EA2" w:rsidRPr="006E6534" w:rsidRDefault="009B4EA2" w:rsidP="00415551">
            <w:pPr>
              <w:pStyle w:val="SDText"/>
              <w:ind w:firstLine="0"/>
              <w:rPr>
                <w:rFonts w:cs="Times New Roman"/>
                <w:b/>
                <w:bCs/>
                <w:color w:val="000000" w:themeColor="text1"/>
                <w:sz w:val="20"/>
                <w:szCs w:val="20"/>
                <w:rPrChange w:id="11203" w:author="N F" w:date="2023-12-05T03:08:00Z">
                  <w:rPr>
                    <w:rFonts w:cs="Times New Roman"/>
                    <w:b/>
                    <w:bCs/>
                    <w:sz w:val="20"/>
                    <w:szCs w:val="20"/>
                  </w:rPr>
                </w:rPrChange>
              </w:rPr>
            </w:pPr>
            <w:r w:rsidRPr="006E6534">
              <w:rPr>
                <w:rFonts w:cs="Times New Roman"/>
                <w:b/>
                <w:bCs/>
                <w:color w:val="000000" w:themeColor="text1"/>
                <w:sz w:val="20"/>
                <w:szCs w:val="20"/>
                <w:rPrChange w:id="11204" w:author="N F" w:date="2023-12-05T03:08:00Z">
                  <w:rPr>
                    <w:rFonts w:cs="Times New Roman"/>
                    <w:b/>
                    <w:bCs/>
                    <w:sz w:val="20"/>
                    <w:szCs w:val="20"/>
                  </w:rPr>
                </w:rPrChange>
              </w:rPr>
              <w:t>Многократное введение:</w:t>
            </w:r>
          </w:p>
          <w:p w14:paraId="674DC579" w14:textId="77777777" w:rsidR="009B4EA2" w:rsidRPr="006E6534" w:rsidRDefault="009B4EA2" w:rsidP="00415551">
            <w:pPr>
              <w:pStyle w:val="SDText"/>
              <w:ind w:firstLine="0"/>
              <w:rPr>
                <w:rFonts w:cs="Times New Roman"/>
                <w:color w:val="000000" w:themeColor="text1"/>
                <w:sz w:val="20"/>
                <w:szCs w:val="20"/>
                <w:rPrChange w:id="11205" w:author="N F" w:date="2023-12-05T03:08:00Z">
                  <w:rPr>
                    <w:rFonts w:cs="Times New Roman"/>
                    <w:sz w:val="20"/>
                    <w:szCs w:val="20"/>
                  </w:rPr>
                </w:rPrChange>
              </w:rPr>
            </w:pPr>
            <w:r w:rsidRPr="006E6534">
              <w:rPr>
                <w:rFonts w:cs="Times New Roman"/>
                <w:b/>
                <w:bCs/>
                <w:color w:val="000000" w:themeColor="text1"/>
                <w:sz w:val="20"/>
                <w:szCs w:val="20"/>
                <w:rPrChange w:id="11206" w:author="N F" w:date="2023-12-05T03:08:00Z">
                  <w:rPr>
                    <w:rFonts w:cs="Times New Roman"/>
                    <w:b/>
                    <w:bCs/>
                    <w:sz w:val="20"/>
                    <w:szCs w:val="20"/>
                  </w:rPr>
                </w:rPrChange>
              </w:rPr>
              <w:t>≥ 10 мг/кг:</w:t>
            </w:r>
            <w:r w:rsidRPr="006E6534">
              <w:rPr>
                <w:rFonts w:cs="Times New Roman"/>
                <w:color w:val="000000" w:themeColor="text1"/>
                <w:sz w:val="20"/>
                <w:szCs w:val="20"/>
                <w:rPrChange w:id="11207" w:author="N F" w:date="2023-12-05T03:08:00Z">
                  <w:rPr>
                    <w:rFonts w:cs="Times New Roman"/>
                    <w:sz w:val="20"/>
                    <w:szCs w:val="20"/>
                  </w:rPr>
                </w:rPrChange>
              </w:rPr>
              <w:t xml:space="preserve"> повышение концентрации холестерина. Гистопатологические изменения в глазах, коже;</w:t>
            </w:r>
          </w:p>
          <w:p w14:paraId="5A0D59E6" w14:textId="7DB0EE51" w:rsidR="009B4EA2" w:rsidRPr="006E6534" w:rsidRDefault="009B4EA2" w:rsidP="00415551">
            <w:pPr>
              <w:pStyle w:val="SDText"/>
              <w:ind w:firstLine="0"/>
              <w:rPr>
                <w:rFonts w:cs="Times New Roman"/>
                <w:color w:val="000000" w:themeColor="text1"/>
                <w:sz w:val="20"/>
                <w:szCs w:val="20"/>
                <w:rPrChange w:id="11208" w:author="N F" w:date="2023-12-05T03:08:00Z">
                  <w:rPr>
                    <w:rFonts w:cs="Times New Roman"/>
                    <w:sz w:val="20"/>
                    <w:szCs w:val="20"/>
                  </w:rPr>
                </w:rPrChange>
              </w:rPr>
            </w:pPr>
            <w:r w:rsidRPr="006E6534">
              <w:rPr>
                <w:rFonts w:cs="Times New Roman"/>
                <w:b/>
                <w:bCs/>
                <w:color w:val="000000" w:themeColor="text1"/>
                <w:sz w:val="20"/>
                <w:szCs w:val="20"/>
                <w:rPrChange w:id="11209" w:author="N F" w:date="2023-12-05T03:08:00Z">
                  <w:rPr>
                    <w:rFonts w:cs="Times New Roman"/>
                    <w:b/>
                    <w:bCs/>
                    <w:sz w:val="20"/>
                    <w:szCs w:val="20"/>
                  </w:rPr>
                </w:rPrChange>
              </w:rPr>
              <w:t xml:space="preserve">≥ 20 мг/кг: </w:t>
            </w:r>
            <w:r w:rsidRPr="006E6534">
              <w:rPr>
                <w:rFonts w:cs="Times New Roman"/>
                <w:color w:val="000000" w:themeColor="text1"/>
                <w:sz w:val="20"/>
                <w:szCs w:val="20"/>
                <w:rPrChange w:id="11210" w:author="N F" w:date="2023-12-05T03:08:00Z">
                  <w:rPr>
                    <w:rFonts w:cs="Times New Roman"/>
                    <w:sz w:val="20"/>
                    <w:szCs w:val="20"/>
                  </w:rPr>
                </w:rPrChange>
              </w:rPr>
              <w:t>снижение количества эритроцитов, гемоглобина (</w:t>
            </w:r>
            <w:r w:rsidRPr="006E6534">
              <w:rPr>
                <w:rFonts w:cs="Times New Roman"/>
                <w:color w:val="000000" w:themeColor="text1"/>
                <w:sz w:val="20"/>
                <w:szCs w:val="20"/>
                <w:lang w:val="en-US"/>
                <w:rPrChange w:id="11211" w:author="N F" w:date="2023-12-05T03:08:00Z">
                  <w:rPr>
                    <w:rFonts w:cs="Times New Roman"/>
                    <w:sz w:val="20"/>
                    <w:szCs w:val="20"/>
                    <w:lang w:val="en-US"/>
                  </w:rPr>
                </w:rPrChange>
              </w:rPr>
              <w:t>M</w:t>
            </w:r>
            <w:r w:rsidRPr="006E6534">
              <w:rPr>
                <w:rFonts w:cs="Times New Roman"/>
                <w:color w:val="000000" w:themeColor="text1"/>
                <w:sz w:val="20"/>
                <w:szCs w:val="20"/>
                <w:rPrChange w:id="11212" w:author="N F" w:date="2023-12-05T03:08:00Z">
                  <w:rPr>
                    <w:rFonts w:cs="Times New Roman"/>
                    <w:sz w:val="20"/>
                    <w:szCs w:val="20"/>
                  </w:rPr>
                </w:rPrChange>
              </w:rPr>
              <w:t>), увеличение количества нейтрофилов, моноцитов (</w:t>
            </w:r>
            <w:r w:rsidRPr="006E6534">
              <w:rPr>
                <w:rFonts w:cs="Times New Roman"/>
                <w:color w:val="000000" w:themeColor="text1"/>
                <w:sz w:val="20"/>
                <w:szCs w:val="20"/>
                <w:lang w:val="en-US"/>
                <w:rPrChange w:id="11213" w:author="N F" w:date="2023-12-05T03:08:00Z">
                  <w:rPr>
                    <w:rFonts w:cs="Times New Roman"/>
                    <w:sz w:val="20"/>
                    <w:szCs w:val="20"/>
                    <w:lang w:val="en-US"/>
                  </w:rPr>
                </w:rPrChange>
              </w:rPr>
              <w:t>M</w:t>
            </w:r>
            <w:r w:rsidRPr="006E6534">
              <w:rPr>
                <w:rFonts w:cs="Times New Roman"/>
                <w:color w:val="000000" w:themeColor="text1"/>
                <w:sz w:val="20"/>
                <w:szCs w:val="20"/>
                <w:rPrChange w:id="11214" w:author="N F" w:date="2023-12-05T03:08:00Z">
                  <w:rPr>
                    <w:rFonts w:cs="Times New Roman"/>
                    <w:sz w:val="20"/>
                    <w:szCs w:val="20"/>
                  </w:rPr>
                </w:rPrChange>
              </w:rPr>
              <w:t>), снижение концентрации натрия (</w:t>
            </w:r>
            <w:r w:rsidRPr="006E6534">
              <w:rPr>
                <w:rFonts w:cs="Times New Roman"/>
                <w:color w:val="000000" w:themeColor="text1"/>
                <w:sz w:val="20"/>
                <w:szCs w:val="20"/>
                <w:lang w:val="en-US"/>
                <w:rPrChange w:id="11215" w:author="N F" w:date="2023-12-05T03:08:00Z">
                  <w:rPr>
                    <w:rFonts w:cs="Times New Roman"/>
                    <w:sz w:val="20"/>
                    <w:szCs w:val="20"/>
                    <w:lang w:val="en-US"/>
                  </w:rPr>
                </w:rPrChange>
              </w:rPr>
              <w:t>M</w:t>
            </w:r>
            <w:r w:rsidRPr="006E6534">
              <w:rPr>
                <w:rFonts w:cs="Times New Roman"/>
                <w:color w:val="000000" w:themeColor="text1"/>
                <w:sz w:val="20"/>
                <w:szCs w:val="20"/>
                <w:rPrChange w:id="11216" w:author="N F" w:date="2023-12-05T03:08:00Z">
                  <w:rPr>
                    <w:rFonts w:cs="Times New Roman"/>
                    <w:sz w:val="20"/>
                    <w:szCs w:val="20"/>
                  </w:rPr>
                </w:rPrChange>
              </w:rPr>
              <w:t>), повышение активности АЛТ (</w:t>
            </w:r>
            <w:r w:rsidRPr="006E6534">
              <w:rPr>
                <w:rFonts w:cs="Times New Roman"/>
                <w:color w:val="000000" w:themeColor="text1"/>
                <w:sz w:val="20"/>
                <w:szCs w:val="20"/>
                <w:lang w:val="en-US"/>
                <w:rPrChange w:id="11217" w:author="N F" w:date="2023-12-05T03:08:00Z">
                  <w:rPr>
                    <w:rFonts w:cs="Times New Roman"/>
                    <w:sz w:val="20"/>
                    <w:szCs w:val="20"/>
                    <w:lang w:val="en-US"/>
                  </w:rPr>
                </w:rPrChange>
              </w:rPr>
              <w:t>M</w:t>
            </w:r>
            <w:r w:rsidRPr="006E6534">
              <w:rPr>
                <w:rFonts w:cs="Times New Roman"/>
                <w:color w:val="000000" w:themeColor="text1"/>
                <w:sz w:val="20"/>
                <w:szCs w:val="20"/>
                <w:rPrChange w:id="11218" w:author="N F" w:date="2023-12-05T03:08:00Z">
                  <w:rPr>
                    <w:rFonts w:cs="Times New Roman"/>
                    <w:sz w:val="20"/>
                    <w:szCs w:val="20"/>
                  </w:rPr>
                </w:rPrChange>
              </w:rPr>
              <w:t>), снижение концентрации креатинина</w:t>
            </w:r>
          </w:p>
          <w:p w14:paraId="20B4AE90" w14:textId="32BBA8AC" w:rsidR="009B4EA2" w:rsidRPr="006E6534" w:rsidRDefault="009B4EA2" w:rsidP="00415551">
            <w:pPr>
              <w:pStyle w:val="SDText"/>
              <w:ind w:firstLine="0"/>
              <w:rPr>
                <w:rFonts w:cs="Times New Roman"/>
                <w:color w:val="000000" w:themeColor="text1"/>
                <w:sz w:val="20"/>
                <w:szCs w:val="20"/>
                <w:rPrChange w:id="11219" w:author="N F" w:date="2023-12-05T03:08:00Z">
                  <w:rPr>
                    <w:rFonts w:cs="Times New Roman"/>
                    <w:sz w:val="20"/>
                    <w:szCs w:val="20"/>
                  </w:rPr>
                </w:rPrChange>
              </w:rPr>
            </w:pPr>
            <w:r w:rsidRPr="006E6534">
              <w:rPr>
                <w:rFonts w:cs="Times New Roman"/>
                <w:b/>
                <w:bCs/>
                <w:color w:val="000000" w:themeColor="text1"/>
                <w:sz w:val="20"/>
                <w:szCs w:val="20"/>
                <w:rPrChange w:id="11220" w:author="N F" w:date="2023-12-05T03:08:00Z">
                  <w:rPr>
                    <w:rFonts w:cs="Times New Roman"/>
                    <w:b/>
                    <w:bCs/>
                    <w:sz w:val="20"/>
                    <w:szCs w:val="20"/>
                  </w:rPr>
                </w:rPrChange>
              </w:rPr>
              <w:t xml:space="preserve">≥ 40 мг/кг: </w:t>
            </w:r>
            <w:r w:rsidRPr="006E6534">
              <w:rPr>
                <w:rFonts w:cs="Times New Roman"/>
                <w:color w:val="000000" w:themeColor="text1"/>
                <w:sz w:val="20"/>
                <w:szCs w:val="20"/>
                <w:rPrChange w:id="11221" w:author="N F" w:date="2023-12-05T03:08:00Z">
                  <w:rPr>
                    <w:rFonts w:cs="Times New Roman"/>
                    <w:sz w:val="20"/>
                    <w:szCs w:val="20"/>
                  </w:rPr>
                </w:rPrChange>
              </w:rPr>
              <w:t>образование макротромбоцитов и снижение концентрации тромбоцитов (</w:t>
            </w:r>
            <w:r w:rsidRPr="006E6534">
              <w:rPr>
                <w:rFonts w:cs="Times New Roman"/>
                <w:color w:val="000000" w:themeColor="text1"/>
                <w:sz w:val="20"/>
                <w:szCs w:val="20"/>
                <w:lang w:val="en-US"/>
                <w:rPrChange w:id="11222" w:author="N F" w:date="2023-12-05T03:08:00Z">
                  <w:rPr>
                    <w:rFonts w:cs="Times New Roman"/>
                    <w:sz w:val="20"/>
                    <w:szCs w:val="20"/>
                    <w:lang w:val="en-US"/>
                  </w:rPr>
                </w:rPrChange>
              </w:rPr>
              <w:t>F</w:t>
            </w:r>
            <w:r w:rsidRPr="006E6534">
              <w:rPr>
                <w:rFonts w:cs="Times New Roman"/>
                <w:color w:val="000000" w:themeColor="text1"/>
                <w:sz w:val="20"/>
                <w:szCs w:val="20"/>
                <w:rPrChange w:id="11223" w:author="N F" w:date="2023-12-05T03:08:00Z">
                  <w:rPr>
                    <w:rFonts w:cs="Times New Roman"/>
                    <w:sz w:val="20"/>
                    <w:szCs w:val="20"/>
                  </w:rPr>
                </w:rPrChange>
              </w:rPr>
              <w:t>)</w:t>
            </w:r>
          </w:p>
          <w:p w14:paraId="162B0B5A" w14:textId="141CFD25" w:rsidR="009B4EA2" w:rsidRPr="006E6534" w:rsidRDefault="009B4EA2" w:rsidP="00415551">
            <w:pPr>
              <w:pStyle w:val="SDText"/>
              <w:ind w:firstLine="0"/>
              <w:rPr>
                <w:rFonts w:cs="Times New Roman"/>
                <w:color w:val="000000" w:themeColor="text1"/>
                <w:sz w:val="20"/>
                <w:szCs w:val="20"/>
                <w:rPrChange w:id="11224" w:author="N F" w:date="2023-12-05T03:08:00Z">
                  <w:rPr>
                    <w:rFonts w:cs="Times New Roman"/>
                    <w:sz w:val="20"/>
                    <w:szCs w:val="20"/>
                  </w:rPr>
                </w:rPrChange>
              </w:rPr>
            </w:pPr>
            <w:r w:rsidRPr="006E6534">
              <w:rPr>
                <w:rFonts w:cs="Times New Roman"/>
                <w:b/>
                <w:bCs/>
                <w:color w:val="000000" w:themeColor="text1"/>
                <w:sz w:val="20"/>
                <w:szCs w:val="20"/>
                <w:rPrChange w:id="11225" w:author="N F" w:date="2023-12-05T03:08:00Z">
                  <w:rPr>
                    <w:rFonts w:cs="Times New Roman"/>
                    <w:b/>
                    <w:bCs/>
                    <w:sz w:val="20"/>
                    <w:szCs w:val="20"/>
                  </w:rPr>
                </w:rPrChange>
              </w:rPr>
              <w:t xml:space="preserve">≥ 60 мг/кг: </w:t>
            </w:r>
            <w:r w:rsidRPr="006E6534">
              <w:rPr>
                <w:rFonts w:cs="Times New Roman"/>
                <w:color w:val="000000" w:themeColor="text1"/>
                <w:sz w:val="20"/>
                <w:szCs w:val="20"/>
                <w:rPrChange w:id="11226" w:author="N F" w:date="2023-12-05T03:08:00Z">
                  <w:rPr>
                    <w:rFonts w:cs="Times New Roman"/>
                    <w:sz w:val="20"/>
                    <w:szCs w:val="20"/>
                  </w:rPr>
                </w:rPrChange>
              </w:rPr>
              <w:t>снижение концентрации эритроцитов, гемоглобина (</w:t>
            </w:r>
            <w:r w:rsidRPr="006E6534">
              <w:rPr>
                <w:rFonts w:cs="Times New Roman"/>
                <w:color w:val="000000" w:themeColor="text1"/>
                <w:sz w:val="20"/>
                <w:szCs w:val="20"/>
                <w:lang w:val="en-US"/>
                <w:rPrChange w:id="11227" w:author="N F" w:date="2023-12-05T03:08:00Z">
                  <w:rPr>
                    <w:rFonts w:cs="Times New Roman"/>
                    <w:sz w:val="20"/>
                    <w:szCs w:val="20"/>
                    <w:lang w:val="en-US"/>
                  </w:rPr>
                </w:rPrChange>
              </w:rPr>
              <w:t>F</w:t>
            </w:r>
            <w:r w:rsidRPr="006E6534">
              <w:rPr>
                <w:rFonts w:cs="Times New Roman"/>
                <w:color w:val="000000" w:themeColor="text1"/>
                <w:sz w:val="20"/>
                <w:szCs w:val="20"/>
                <w:rPrChange w:id="11228" w:author="N F" w:date="2023-12-05T03:08:00Z">
                  <w:rPr>
                    <w:rFonts w:cs="Times New Roman"/>
                    <w:sz w:val="20"/>
                    <w:szCs w:val="20"/>
                  </w:rPr>
                </w:rPrChange>
              </w:rPr>
              <w:t>), повышение концентрации триглицеродов, общего белка крови и глобулинов (</w:t>
            </w:r>
            <w:r w:rsidRPr="006E6534">
              <w:rPr>
                <w:rFonts w:cs="Times New Roman"/>
                <w:color w:val="000000" w:themeColor="text1"/>
                <w:sz w:val="20"/>
                <w:szCs w:val="20"/>
                <w:lang w:val="en-US"/>
                <w:rPrChange w:id="11229" w:author="N F" w:date="2023-12-05T03:08:00Z">
                  <w:rPr>
                    <w:rFonts w:cs="Times New Roman"/>
                    <w:sz w:val="20"/>
                    <w:szCs w:val="20"/>
                    <w:lang w:val="en-US"/>
                  </w:rPr>
                </w:rPrChange>
              </w:rPr>
              <w:t>M</w:t>
            </w:r>
            <w:r w:rsidRPr="006E6534">
              <w:rPr>
                <w:rFonts w:cs="Times New Roman"/>
                <w:color w:val="000000" w:themeColor="text1"/>
                <w:sz w:val="20"/>
                <w:szCs w:val="20"/>
                <w:rPrChange w:id="11230" w:author="N F" w:date="2023-12-05T03:08:00Z">
                  <w:rPr>
                    <w:rFonts w:cs="Times New Roman"/>
                    <w:sz w:val="20"/>
                    <w:szCs w:val="20"/>
                  </w:rPr>
                </w:rPrChange>
              </w:rPr>
              <w:t>)</w:t>
            </w:r>
          </w:p>
        </w:tc>
        <w:tc>
          <w:tcPr>
            <w:tcW w:w="1394" w:type="dxa"/>
          </w:tcPr>
          <w:p w14:paraId="0C5F4820" w14:textId="77777777" w:rsidR="009B4EA2" w:rsidRPr="006E6534" w:rsidRDefault="009B4EA2" w:rsidP="00415551">
            <w:pPr>
              <w:pStyle w:val="SDText"/>
              <w:ind w:firstLine="0"/>
              <w:rPr>
                <w:rFonts w:cs="Times New Roman"/>
                <w:color w:val="000000" w:themeColor="text1"/>
                <w:sz w:val="20"/>
                <w:szCs w:val="20"/>
                <w:rPrChange w:id="11231" w:author="N F" w:date="2023-12-05T03:08:00Z">
                  <w:rPr>
                    <w:rFonts w:cs="Times New Roman"/>
                    <w:sz w:val="20"/>
                    <w:szCs w:val="20"/>
                  </w:rPr>
                </w:rPrChange>
              </w:rPr>
            </w:pPr>
          </w:p>
        </w:tc>
      </w:tr>
      <w:tr w:rsidR="006E6534" w:rsidRPr="006E6534" w14:paraId="48650084" w14:textId="77777777" w:rsidTr="00E257DC">
        <w:tc>
          <w:tcPr>
            <w:tcW w:w="1516" w:type="dxa"/>
          </w:tcPr>
          <w:p w14:paraId="05425AF3" w14:textId="4D5E5F6D" w:rsidR="003B2314" w:rsidRPr="006E6534" w:rsidRDefault="009B4EA2" w:rsidP="00415551">
            <w:pPr>
              <w:pStyle w:val="SDText"/>
              <w:ind w:firstLine="0"/>
              <w:rPr>
                <w:rFonts w:cs="Times New Roman"/>
                <w:color w:val="000000" w:themeColor="text1"/>
                <w:sz w:val="20"/>
                <w:szCs w:val="20"/>
                <w:rPrChange w:id="11232" w:author="N F" w:date="2023-12-05T03:08:00Z">
                  <w:rPr>
                    <w:rFonts w:cs="Times New Roman"/>
                    <w:sz w:val="20"/>
                    <w:szCs w:val="20"/>
                  </w:rPr>
                </w:rPrChange>
              </w:rPr>
            </w:pPr>
            <w:r w:rsidRPr="006E6534">
              <w:rPr>
                <w:rFonts w:cs="Times New Roman"/>
                <w:color w:val="000000" w:themeColor="text1"/>
                <w:sz w:val="20"/>
                <w:szCs w:val="20"/>
                <w:rPrChange w:id="11233" w:author="N F" w:date="2023-12-05T03:08:00Z">
                  <w:rPr>
                    <w:rFonts w:cs="Times New Roman"/>
                    <w:sz w:val="20"/>
                    <w:szCs w:val="20"/>
                  </w:rPr>
                </w:rPrChange>
              </w:rPr>
              <w:t>Собаки бигль (</w:t>
            </w:r>
            <w:r w:rsidRPr="006E6534">
              <w:rPr>
                <w:rFonts w:cs="Times New Roman"/>
                <w:color w:val="000000" w:themeColor="text1"/>
                <w:sz w:val="20"/>
                <w:szCs w:val="20"/>
                <w:lang w:val="en-US"/>
                <w:rPrChange w:id="11234" w:author="N F" w:date="2023-12-05T03:08:00Z">
                  <w:rPr>
                    <w:rFonts w:cs="Times New Roman"/>
                    <w:sz w:val="20"/>
                    <w:szCs w:val="20"/>
                    <w:lang w:val="en-US"/>
                  </w:rPr>
                </w:rPrChange>
              </w:rPr>
              <w:t>GLP</w:t>
            </w:r>
            <w:r w:rsidRPr="006E6534">
              <w:rPr>
                <w:rFonts w:cs="Times New Roman"/>
                <w:color w:val="000000" w:themeColor="text1"/>
                <w:sz w:val="20"/>
                <w:szCs w:val="20"/>
                <w:rPrChange w:id="11235" w:author="N F" w:date="2023-12-05T03:08:00Z">
                  <w:rPr>
                    <w:rFonts w:cs="Times New Roman"/>
                    <w:sz w:val="20"/>
                    <w:szCs w:val="20"/>
                  </w:rPr>
                </w:rPrChange>
              </w:rPr>
              <w:t>)</w:t>
            </w:r>
          </w:p>
        </w:tc>
        <w:tc>
          <w:tcPr>
            <w:tcW w:w="1465" w:type="dxa"/>
          </w:tcPr>
          <w:p w14:paraId="5DA7D97E" w14:textId="7A241480" w:rsidR="003B2314" w:rsidRPr="006E6534" w:rsidRDefault="009D02DB" w:rsidP="00415551">
            <w:pPr>
              <w:pStyle w:val="SDText"/>
              <w:ind w:firstLine="0"/>
              <w:rPr>
                <w:rFonts w:cs="Times New Roman"/>
                <w:color w:val="000000" w:themeColor="text1"/>
                <w:sz w:val="20"/>
                <w:szCs w:val="20"/>
                <w:rPrChange w:id="11236" w:author="N F" w:date="2023-12-05T03:08:00Z">
                  <w:rPr>
                    <w:rFonts w:cs="Times New Roman"/>
                    <w:sz w:val="20"/>
                    <w:szCs w:val="20"/>
                  </w:rPr>
                </w:rPrChange>
              </w:rPr>
            </w:pPr>
            <w:r w:rsidRPr="006E6534">
              <w:rPr>
                <w:rFonts w:cs="Times New Roman"/>
                <w:color w:val="000000" w:themeColor="text1"/>
                <w:sz w:val="20"/>
                <w:szCs w:val="20"/>
                <w:rPrChange w:id="11237" w:author="N F" w:date="2023-12-05T03:08:00Z">
                  <w:rPr>
                    <w:rFonts w:cs="Times New Roman"/>
                    <w:sz w:val="20"/>
                    <w:szCs w:val="20"/>
                  </w:rPr>
                </w:rPrChange>
              </w:rPr>
              <w:t>2, 6, 20/12</w:t>
            </w:r>
            <w:r w:rsidR="0087011F" w:rsidRPr="006E6534">
              <w:rPr>
                <w:rFonts w:cs="Times New Roman"/>
                <w:color w:val="000000" w:themeColor="text1"/>
                <w:sz w:val="20"/>
                <w:szCs w:val="20"/>
                <w:rPrChange w:id="11238" w:author="N F" w:date="2023-12-05T03:08:00Z">
                  <w:rPr>
                    <w:rFonts w:cs="Times New Roman"/>
                    <w:sz w:val="20"/>
                    <w:szCs w:val="20"/>
                  </w:rPr>
                </w:rPrChange>
              </w:rPr>
              <w:t xml:space="preserve"> (перорально)</w:t>
            </w:r>
          </w:p>
        </w:tc>
        <w:tc>
          <w:tcPr>
            <w:tcW w:w="1351" w:type="dxa"/>
          </w:tcPr>
          <w:p w14:paraId="0B4F9FFA" w14:textId="2C4B516B" w:rsidR="003B2314" w:rsidRPr="006E6534" w:rsidRDefault="009D02DB" w:rsidP="00415551">
            <w:pPr>
              <w:pStyle w:val="SDText"/>
              <w:ind w:firstLine="0"/>
              <w:rPr>
                <w:rFonts w:cs="Times New Roman"/>
                <w:color w:val="000000" w:themeColor="text1"/>
                <w:sz w:val="20"/>
                <w:szCs w:val="20"/>
                <w:rPrChange w:id="11239" w:author="N F" w:date="2023-12-05T03:08:00Z">
                  <w:rPr>
                    <w:rFonts w:cs="Times New Roman"/>
                    <w:sz w:val="20"/>
                    <w:szCs w:val="20"/>
                  </w:rPr>
                </w:rPrChange>
              </w:rPr>
            </w:pPr>
            <w:r w:rsidRPr="006E6534">
              <w:rPr>
                <w:rFonts w:cs="Times New Roman"/>
                <w:color w:val="000000" w:themeColor="text1"/>
                <w:sz w:val="20"/>
                <w:szCs w:val="20"/>
                <w:rPrChange w:id="11240" w:author="N F" w:date="2023-12-05T03:08:00Z">
                  <w:rPr>
                    <w:rFonts w:cs="Times New Roman"/>
                    <w:sz w:val="20"/>
                    <w:szCs w:val="20"/>
                  </w:rPr>
                </w:rPrChange>
              </w:rPr>
              <w:t>3</w:t>
            </w:r>
            <w:r w:rsidR="003D6986" w:rsidRPr="006E6534">
              <w:rPr>
                <w:rFonts w:cs="Times New Roman"/>
                <w:color w:val="000000" w:themeColor="text1"/>
                <w:sz w:val="20"/>
                <w:szCs w:val="20"/>
                <w:lang w:val="en-US"/>
                <w:rPrChange w:id="11241" w:author="N F" w:date="2023-12-05T03:08:00Z">
                  <w:rPr>
                    <w:rFonts w:cs="Times New Roman"/>
                    <w:sz w:val="20"/>
                    <w:szCs w:val="20"/>
                    <w:lang w:val="en-US"/>
                  </w:rPr>
                </w:rPrChange>
              </w:rPr>
              <w:t>M</w:t>
            </w:r>
            <w:r w:rsidR="0087011F" w:rsidRPr="006E6534">
              <w:rPr>
                <w:rFonts w:cs="Times New Roman"/>
                <w:color w:val="000000" w:themeColor="text1"/>
                <w:sz w:val="20"/>
                <w:szCs w:val="20"/>
                <w:rPrChange w:id="11242" w:author="N F" w:date="2023-12-05T03:08:00Z">
                  <w:rPr>
                    <w:rFonts w:cs="Times New Roman"/>
                    <w:sz w:val="20"/>
                    <w:szCs w:val="20"/>
                  </w:rPr>
                </w:rPrChange>
              </w:rPr>
              <w:t xml:space="preserve"> и </w:t>
            </w:r>
            <w:r w:rsidRPr="006E6534">
              <w:rPr>
                <w:rFonts w:cs="Times New Roman"/>
                <w:color w:val="000000" w:themeColor="text1"/>
                <w:sz w:val="20"/>
                <w:szCs w:val="20"/>
                <w:rPrChange w:id="11243" w:author="N F" w:date="2023-12-05T03:08:00Z">
                  <w:rPr>
                    <w:rFonts w:cs="Times New Roman"/>
                    <w:sz w:val="20"/>
                    <w:szCs w:val="20"/>
                  </w:rPr>
                </w:rPrChange>
              </w:rPr>
              <w:t>3</w:t>
            </w:r>
            <w:r w:rsidR="003D6986" w:rsidRPr="006E6534">
              <w:rPr>
                <w:rFonts w:cs="Times New Roman"/>
                <w:color w:val="000000" w:themeColor="text1"/>
                <w:sz w:val="20"/>
                <w:szCs w:val="20"/>
                <w:lang w:val="en-US"/>
                <w:rPrChange w:id="11244" w:author="N F" w:date="2023-12-05T03:08:00Z">
                  <w:rPr>
                    <w:rFonts w:cs="Times New Roman"/>
                    <w:sz w:val="20"/>
                    <w:szCs w:val="20"/>
                    <w:lang w:val="en-US"/>
                  </w:rPr>
                </w:rPrChange>
              </w:rPr>
              <w:t>F</w:t>
            </w:r>
            <w:r w:rsidR="0087011F" w:rsidRPr="006E6534">
              <w:rPr>
                <w:rFonts w:cs="Times New Roman"/>
                <w:color w:val="000000" w:themeColor="text1"/>
                <w:sz w:val="20"/>
                <w:szCs w:val="20"/>
                <w:rPrChange w:id="11245" w:author="N F" w:date="2023-12-05T03:08:00Z">
                  <w:rPr>
                    <w:rFonts w:cs="Times New Roman"/>
                    <w:sz w:val="20"/>
                    <w:szCs w:val="20"/>
                  </w:rPr>
                </w:rPrChange>
              </w:rPr>
              <w:t xml:space="preserve"> в каждой группе</w:t>
            </w:r>
          </w:p>
        </w:tc>
        <w:tc>
          <w:tcPr>
            <w:tcW w:w="1561" w:type="dxa"/>
          </w:tcPr>
          <w:p w14:paraId="08B8EE33" w14:textId="7EF899AC" w:rsidR="003B2314" w:rsidRPr="006E6534" w:rsidRDefault="009B4EA2" w:rsidP="00415551">
            <w:pPr>
              <w:pStyle w:val="SDText"/>
              <w:ind w:firstLine="0"/>
              <w:rPr>
                <w:rFonts w:cs="Times New Roman"/>
                <w:color w:val="000000" w:themeColor="text1"/>
                <w:sz w:val="20"/>
                <w:szCs w:val="20"/>
                <w:rPrChange w:id="11246" w:author="N F" w:date="2023-12-05T03:08:00Z">
                  <w:rPr>
                    <w:rFonts w:cs="Times New Roman"/>
                    <w:sz w:val="20"/>
                    <w:szCs w:val="20"/>
                  </w:rPr>
                </w:rPrChange>
              </w:rPr>
            </w:pPr>
            <w:r w:rsidRPr="006E6534">
              <w:rPr>
                <w:rFonts w:cs="Times New Roman"/>
                <w:color w:val="000000" w:themeColor="text1"/>
                <w:sz w:val="20"/>
                <w:szCs w:val="20"/>
                <w:lang w:val="en-US"/>
                <w:rPrChange w:id="11247" w:author="N F" w:date="2023-12-05T03:08:00Z">
                  <w:rPr>
                    <w:rFonts w:cs="Times New Roman"/>
                    <w:sz w:val="20"/>
                    <w:szCs w:val="20"/>
                    <w:lang w:val="en-US"/>
                  </w:rPr>
                </w:rPrChange>
              </w:rPr>
              <w:t xml:space="preserve">28 </w:t>
            </w:r>
            <w:r w:rsidRPr="006E6534">
              <w:rPr>
                <w:rFonts w:cs="Times New Roman"/>
                <w:color w:val="000000" w:themeColor="text1"/>
                <w:sz w:val="20"/>
                <w:szCs w:val="20"/>
                <w:rPrChange w:id="11248" w:author="N F" w:date="2023-12-05T03:08:00Z">
                  <w:rPr>
                    <w:rFonts w:cs="Times New Roman"/>
                    <w:sz w:val="20"/>
                    <w:szCs w:val="20"/>
                  </w:rPr>
                </w:rPrChange>
              </w:rPr>
              <w:t>дней + 28 дней восстановления</w:t>
            </w:r>
          </w:p>
        </w:tc>
        <w:tc>
          <w:tcPr>
            <w:tcW w:w="2058" w:type="dxa"/>
          </w:tcPr>
          <w:p w14:paraId="5EFEA25D" w14:textId="36AC105C" w:rsidR="003B2314" w:rsidRPr="006E6534" w:rsidRDefault="009D02DB" w:rsidP="00415551">
            <w:pPr>
              <w:pStyle w:val="SDText"/>
              <w:ind w:firstLine="0"/>
              <w:rPr>
                <w:rFonts w:cs="Times New Roman"/>
                <w:color w:val="000000" w:themeColor="text1"/>
                <w:sz w:val="20"/>
                <w:szCs w:val="20"/>
                <w:rPrChange w:id="11249" w:author="N F" w:date="2023-12-05T03:08:00Z">
                  <w:rPr>
                    <w:rFonts w:cs="Times New Roman"/>
                    <w:sz w:val="20"/>
                    <w:szCs w:val="20"/>
                  </w:rPr>
                </w:rPrChange>
              </w:rPr>
            </w:pPr>
            <w:r w:rsidRPr="006E6534">
              <w:rPr>
                <w:rFonts w:cs="Times New Roman"/>
                <w:b/>
                <w:bCs/>
                <w:color w:val="000000" w:themeColor="text1"/>
                <w:sz w:val="20"/>
                <w:szCs w:val="20"/>
                <w:rPrChange w:id="11250" w:author="N F" w:date="2023-12-05T03:08:00Z">
                  <w:rPr>
                    <w:rFonts w:cs="Times New Roman"/>
                    <w:b/>
                    <w:bCs/>
                    <w:sz w:val="20"/>
                    <w:szCs w:val="20"/>
                  </w:rPr>
                </w:rPrChange>
              </w:rPr>
              <w:t xml:space="preserve">≥ 2 мг/кг: </w:t>
            </w:r>
            <w:r w:rsidR="0065150D" w:rsidRPr="006E6534">
              <w:rPr>
                <w:rFonts w:cs="Times New Roman"/>
                <w:color w:val="000000" w:themeColor="text1"/>
                <w:sz w:val="20"/>
                <w:szCs w:val="20"/>
                <w:rPrChange w:id="11251" w:author="N F" w:date="2023-12-05T03:08:00Z">
                  <w:rPr>
                    <w:rFonts w:cs="Times New Roman"/>
                    <w:sz w:val="20"/>
                    <w:szCs w:val="20"/>
                  </w:rPr>
                </w:rPrChange>
              </w:rPr>
              <w:t xml:space="preserve">снижение потребление корма и потеря массы тела. </w:t>
            </w:r>
            <w:r w:rsidR="0065150D" w:rsidRPr="006E6534">
              <w:rPr>
                <w:rFonts w:cs="Times New Roman"/>
                <w:color w:val="000000" w:themeColor="text1"/>
                <w:sz w:val="20"/>
                <w:szCs w:val="20"/>
                <w:rPrChange w:id="11252" w:author="N F" w:date="2023-12-05T03:08:00Z">
                  <w:rPr>
                    <w:rFonts w:cs="Times New Roman"/>
                    <w:sz w:val="20"/>
                    <w:szCs w:val="20"/>
                  </w:rPr>
                </w:rPrChange>
              </w:rPr>
              <w:lastRenderedPageBreak/>
              <w:t>Гистопатологические изменения в семенниках и придатке семенника</w:t>
            </w:r>
          </w:p>
          <w:p w14:paraId="5335B2A0" w14:textId="77777777" w:rsidR="0065150D" w:rsidRPr="006E6534" w:rsidRDefault="0065150D" w:rsidP="00415551">
            <w:pPr>
              <w:pStyle w:val="SDText"/>
              <w:ind w:firstLine="0"/>
              <w:rPr>
                <w:rFonts w:cs="Times New Roman"/>
                <w:color w:val="000000" w:themeColor="text1"/>
                <w:sz w:val="20"/>
                <w:szCs w:val="20"/>
                <w:rPrChange w:id="11253" w:author="N F" w:date="2023-12-05T03:08:00Z">
                  <w:rPr>
                    <w:rFonts w:cs="Times New Roman"/>
                    <w:sz w:val="20"/>
                    <w:szCs w:val="20"/>
                  </w:rPr>
                </w:rPrChange>
              </w:rPr>
            </w:pPr>
            <w:r w:rsidRPr="006E6534">
              <w:rPr>
                <w:rFonts w:cs="Times New Roman"/>
                <w:b/>
                <w:bCs/>
                <w:color w:val="000000" w:themeColor="text1"/>
                <w:sz w:val="20"/>
                <w:szCs w:val="20"/>
                <w:rPrChange w:id="11254" w:author="N F" w:date="2023-12-05T03:08:00Z">
                  <w:rPr>
                    <w:rFonts w:cs="Times New Roman"/>
                    <w:b/>
                    <w:bCs/>
                    <w:sz w:val="20"/>
                    <w:szCs w:val="20"/>
                  </w:rPr>
                </w:rPrChange>
              </w:rPr>
              <w:t xml:space="preserve">≥ </w:t>
            </w:r>
            <w:r w:rsidR="007A75BC" w:rsidRPr="006E6534">
              <w:rPr>
                <w:rFonts w:cs="Times New Roman"/>
                <w:b/>
                <w:bCs/>
                <w:color w:val="000000" w:themeColor="text1"/>
                <w:sz w:val="20"/>
                <w:szCs w:val="20"/>
                <w:rPrChange w:id="11255" w:author="N F" w:date="2023-12-05T03:08:00Z">
                  <w:rPr>
                    <w:rFonts w:cs="Times New Roman"/>
                    <w:b/>
                    <w:bCs/>
                    <w:sz w:val="20"/>
                    <w:szCs w:val="20"/>
                  </w:rPr>
                </w:rPrChange>
              </w:rPr>
              <w:t>6</w:t>
            </w:r>
            <w:r w:rsidRPr="006E6534">
              <w:rPr>
                <w:rFonts w:cs="Times New Roman"/>
                <w:b/>
                <w:bCs/>
                <w:color w:val="000000" w:themeColor="text1"/>
                <w:sz w:val="20"/>
                <w:szCs w:val="20"/>
                <w:rPrChange w:id="11256" w:author="N F" w:date="2023-12-05T03:08:00Z">
                  <w:rPr>
                    <w:rFonts w:cs="Times New Roman"/>
                    <w:b/>
                    <w:bCs/>
                    <w:sz w:val="20"/>
                    <w:szCs w:val="20"/>
                  </w:rPr>
                </w:rPrChange>
              </w:rPr>
              <w:t xml:space="preserve"> мг/кг:</w:t>
            </w:r>
            <w:r w:rsidRPr="006E6534">
              <w:rPr>
                <w:rFonts w:cs="Times New Roman"/>
                <w:color w:val="000000" w:themeColor="text1"/>
                <w:sz w:val="20"/>
                <w:szCs w:val="20"/>
                <w:rPrChange w:id="11257" w:author="N F" w:date="2023-12-05T03:08:00Z">
                  <w:rPr>
                    <w:rFonts w:cs="Times New Roman"/>
                    <w:sz w:val="20"/>
                    <w:szCs w:val="20"/>
                  </w:rPr>
                </w:rPrChange>
              </w:rPr>
              <w:t xml:space="preserve"> </w:t>
            </w:r>
            <w:r w:rsidR="007A75BC" w:rsidRPr="006E6534">
              <w:rPr>
                <w:rFonts w:cs="Times New Roman"/>
                <w:color w:val="000000" w:themeColor="text1"/>
                <w:sz w:val="20"/>
                <w:szCs w:val="20"/>
                <w:rPrChange w:id="11258" w:author="N F" w:date="2023-12-05T03:08:00Z">
                  <w:rPr>
                    <w:rFonts w:cs="Times New Roman"/>
                    <w:sz w:val="20"/>
                    <w:szCs w:val="20"/>
                  </w:rPr>
                </w:rPrChange>
              </w:rPr>
              <w:t>гистопатологические изменения в глазу и языке (атрофии)</w:t>
            </w:r>
          </w:p>
          <w:p w14:paraId="3C43A505" w14:textId="2F73921F" w:rsidR="007A75BC" w:rsidRPr="006E6534" w:rsidRDefault="007A75BC" w:rsidP="00415551">
            <w:pPr>
              <w:pStyle w:val="SDText"/>
              <w:ind w:firstLine="0"/>
              <w:rPr>
                <w:rFonts w:cs="Times New Roman"/>
                <w:color w:val="000000" w:themeColor="text1"/>
                <w:sz w:val="20"/>
                <w:szCs w:val="20"/>
                <w:rPrChange w:id="11259" w:author="N F" w:date="2023-12-05T03:08:00Z">
                  <w:rPr>
                    <w:rFonts w:cs="Times New Roman"/>
                    <w:sz w:val="20"/>
                    <w:szCs w:val="20"/>
                  </w:rPr>
                </w:rPrChange>
              </w:rPr>
            </w:pPr>
            <w:r w:rsidRPr="006E6534">
              <w:rPr>
                <w:rFonts w:cs="Times New Roman"/>
                <w:b/>
                <w:bCs/>
                <w:color w:val="000000" w:themeColor="text1"/>
                <w:sz w:val="20"/>
                <w:szCs w:val="20"/>
                <w:rPrChange w:id="11260" w:author="N F" w:date="2023-12-05T03:08:00Z">
                  <w:rPr>
                    <w:rFonts w:cs="Times New Roman"/>
                    <w:b/>
                    <w:bCs/>
                    <w:sz w:val="20"/>
                    <w:szCs w:val="20"/>
                  </w:rPr>
                </w:rPrChange>
              </w:rPr>
              <w:t>≥ 20/12 мг/кг:</w:t>
            </w:r>
            <w:r w:rsidRPr="006E6534">
              <w:rPr>
                <w:rFonts w:cs="Times New Roman"/>
                <w:color w:val="000000" w:themeColor="text1"/>
                <w:sz w:val="20"/>
                <w:szCs w:val="20"/>
                <w:rPrChange w:id="11261" w:author="N F" w:date="2023-12-05T03:08:00Z">
                  <w:rPr>
                    <w:rFonts w:cs="Times New Roman"/>
                    <w:sz w:val="20"/>
                    <w:szCs w:val="20"/>
                  </w:rPr>
                </w:rPrChange>
              </w:rPr>
              <w:t xml:space="preserve"> &gt; максимальной переносимой дозы</w:t>
            </w:r>
            <w:r w:rsidR="0098600D" w:rsidRPr="006E6534">
              <w:rPr>
                <w:rFonts w:cs="Times New Roman"/>
                <w:color w:val="000000" w:themeColor="text1"/>
                <w:sz w:val="20"/>
                <w:szCs w:val="20"/>
                <w:rPrChange w:id="11262" w:author="N F" w:date="2023-12-05T03:08:00Z">
                  <w:rPr>
                    <w:rFonts w:cs="Times New Roman"/>
                    <w:sz w:val="20"/>
                    <w:szCs w:val="20"/>
                  </w:rPr>
                </w:rPrChange>
              </w:rPr>
              <w:t>. Атрофия двенадцатиперстной кишки и кож</w:t>
            </w:r>
            <w:r w:rsidR="00177074" w:rsidRPr="006E6534">
              <w:rPr>
                <w:rFonts w:cs="Times New Roman"/>
                <w:color w:val="000000" w:themeColor="text1"/>
                <w:sz w:val="20"/>
                <w:szCs w:val="20"/>
                <w:rPrChange w:id="11263" w:author="N F" w:date="2023-12-05T03:08:00Z">
                  <w:rPr>
                    <w:rFonts w:cs="Times New Roman"/>
                    <w:sz w:val="20"/>
                    <w:szCs w:val="20"/>
                  </w:rPr>
                </w:rPrChange>
              </w:rPr>
              <w:t>и</w:t>
            </w:r>
            <w:r w:rsidR="003E64FF" w:rsidRPr="006E6534">
              <w:rPr>
                <w:rFonts w:cs="Times New Roman"/>
                <w:color w:val="000000" w:themeColor="text1"/>
                <w:sz w:val="20"/>
                <w:szCs w:val="20"/>
                <w:rPrChange w:id="11264" w:author="N F" w:date="2023-12-05T03:08:00Z">
                  <w:rPr>
                    <w:rFonts w:cs="Times New Roman"/>
                    <w:sz w:val="20"/>
                    <w:szCs w:val="20"/>
                  </w:rPr>
                </w:rPrChange>
              </w:rPr>
              <w:t>.</w:t>
            </w:r>
          </w:p>
          <w:p w14:paraId="3996CCBB" w14:textId="2431E606" w:rsidR="006808AE" w:rsidRPr="006E6534" w:rsidRDefault="006808AE" w:rsidP="00415551">
            <w:pPr>
              <w:pStyle w:val="SDText"/>
              <w:ind w:firstLine="0"/>
              <w:rPr>
                <w:rFonts w:cs="Times New Roman"/>
                <w:color w:val="000000" w:themeColor="text1"/>
                <w:sz w:val="20"/>
                <w:szCs w:val="20"/>
                <w:rPrChange w:id="11265" w:author="N F" w:date="2023-12-05T03:08:00Z">
                  <w:rPr>
                    <w:rFonts w:cs="Times New Roman"/>
                    <w:sz w:val="20"/>
                    <w:szCs w:val="20"/>
                  </w:rPr>
                </w:rPrChange>
              </w:rPr>
            </w:pPr>
            <w:r w:rsidRPr="006E6534">
              <w:rPr>
                <w:rFonts w:cs="Times New Roman"/>
                <w:color w:val="000000" w:themeColor="text1"/>
                <w:sz w:val="20"/>
                <w:szCs w:val="20"/>
                <w:rPrChange w:id="11266" w:author="N F" w:date="2023-12-05T03:08:00Z">
                  <w:rPr>
                    <w:rFonts w:cs="Times New Roman"/>
                    <w:sz w:val="20"/>
                    <w:szCs w:val="20"/>
                  </w:rPr>
                </w:rPrChange>
              </w:rPr>
              <w:t xml:space="preserve">В периоде восстановления: </w:t>
            </w:r>
            <w:r w:rsidR="00CF4398" w:rsidRPr="006E6534">
              <w:rPr>
                <w:rFonts w:cs="Times New Roman"/>
                <w:color w:val="000000" w:themeColor="text1"/>
                <w:sz w:val="20"/>
                <w:szCs w:val="20"/>
                <w:rPrChange w:id="11267" w:author="N F" w:date="2023-12-05T03:08:00Z">
                  <w:rPr>
                    <w:rFonts w:cs="Times New Roman"/>
                    <w:sz w:val="20"/>
                    <w:szCs w:val="20"/>
                  </w:rPr>
                </w:rPrChange>
              </w:rPr>
              <w:t>изменения в роговице (</w:t>
            </w:r>
            <w:r w:rsidR="00E257DC" w:rsidRPr="006E6534">
              <w:rPr>
                <w:rFonts w:cs="Times New Roman"/>
                <w:color w:val="000000" w:themeColor="text1"/>
                <w:sz w:val="20"/>
                <w:szCs w:val="20"/>
                <w:rPrChange w:id="11268" w:author="N F" w:date="2023-12-05T03:08:00Z">
                  <w:rPr>
                    <w:rFonts w:cs="Times New Roman"/>
                    <w:sz w:val="20"/>
                    <w:szCs w:val="20"/>
                  </w:rPr>
                </w:rPrChange>
              </w:rPr>
              <w:t>1</w:t>
            </w:r>
            <w:r w:rsidR="00E257DC" w:rsidRPr="006E6534">
              <w:rPr>
                <w:rFonts w:cs="Times New Roman"/>
                <w:color w:val="000000" w:themeColor="text1"/>
                <w:sz w:val="20"/>
                <w:szCs w:val="20"/>
                <w:lang w:val="en-US"/>
                <w:rPrChange w:id="11269" w:author="N F" w:date="2023-12-05T03:08:00Z">
                  <w:rPr>
                    <w:rFonts w:cs="Times New Roman"/>
                    <w:sz w:val="20"/>
                    <w:szCs w:val="20"/>
                    <w:lang w:val="en-US"/>
                  </w:rPr>
                </w:rPrChange>
              </w:rPr>
              <w:t>F</w:t>
            </w:r>
            <w:r w:rsidR="00E257DC" w:rsidRPr="006E6534">
              <w:rPr>
                <w:rFonts w:cs="Times New Roman"/>
                <w:color w:val="000000" w:themeColor="text1"/>
                <w:sz w:val="20"/>
                <w:szCs w:val="20"/>
                <w:rPrChange w:id="11270" w:author="N F" w:date="2023-12-05T03:08:00Z">
                  <w:rPr>
                    <w:rFonts w:cs="Times New Roman"/>
                    <w:sz w:val="20"/>
                    <w:szCs w:val="20"/>
                  </w:rPr>
                </w:rPrChange>
              </w:rPr>
              <w:t>, 1</w:t>
            </w:r>
            <w:r w:rsidR="00E257DC" w:rsidRPr="006E6534">
              <w:rPr>
                <w:rFonts w:cs="Times New Roman"/>
                <w:color w:val="000000" w:themeColor="text1"/>
                <w:sz w:val="20"/>
                <w:szCs w:val="20"/>
                <w:lang w:val="en-US"/>
                <w:rPrChange w:id="11271" w:author="N F" w:date="2023-12-05T03:08:00Z">
                  <w:rPr>
                    <w:rFonts w:cs="Times New Roman"/>
                    <w:sz w:val="20"/>
                    <w:szCs w:val="20"/>
                    <w:lang w:val="en-US"/>
                  </w:rPr>
                </w:rPrChange>
              </w:rPr>
              <w:t>M</w:t>
            </w:r>
            <w:r w:rsidR="00CF4398" w:rsidRPr="006E6534">
              <w:rPr>
                <w:rFonts w:cs="Times New Roman"/>
                <w:color w:val="000000" w:themeColor="text1"/>
                <w:sz w:val="20"/>
                <w:szCs w:val="20"/>
                <w:rPrChange w:id="11272" w:author="N F" w:date="2023-12-05T03:08:00Z">
                  <w:rPr>
                    <w:rFonts w:cs="Times New Roman"/>
                    <w:sz w:val="20"/>
                    <w:szCs w:val="20"/>
                  </w:rPr>
                </w:rPrChange>
              </w:rPr>
              <w:t>)</w:t>
            </w:r>
          </w:p>
        </w:tc>
        <w:tc>
          <w:tcPr>
            <w:tcW w:w="1394" w:type="dxa"/>
          </w:tcPr>
          <w:p w14:paraId="6938F03B" w14:textId="5521912D" w:rsidR="003B2314" w:rsidRPr="006E6534" w:rsidRDefault="009B4EA2" w:rsidP="00415551">
            <w:pPr>
              <w:pStyle w:val="SDText"/>
              <w:ind w:firstLine="0"/>
              <w:rPr>
                <w:rFonts w:cs="Times New Roman"/>
                <w:color w:val="000000" w:themeColor="text1"/>
                <w:sz w:val="20"/>
                <w:szCs w:val="20"/>
                <w:lang w:val="en-US"/>
                <w:rPrChange w:id="11273" w:author="N F" w:date="2023-12-05T03:08:00Z">
                  <w:rPr>
                    <w:rFonts w:cs="Times New Roman"/>
                    <w:sz w:val="20"/>
                    <w:szCs w:val="20"/>
                    <w:lang w:val="en-US"/>
                  </w:rPr>
                </w:rPrChange>
              </w:rPr>
            </w:pPr>
            <w:r w:rsidRPr="006E6534">
              <w:rPr>
                <w:rFonts w:cs="Times New Roman"/>
                <w:color w:val="000000" w:themeColor="text1"/>
                <w:sz w:val="20"/>
                <w:szCs w:val="20"/>
                <w:lang w:val="en-US"/>
                <w:rPrChange w:id="11274" w:author="N F" w:date="2023-12-05T03:08:00Z">
                  <w:rPr>
                    <w:rFonts w:cs="Times New Roman"/>
                    <w:sz w:val="20"/>
                    <w:szCs w:val="20"/>
                    <w:lang w:val="en-US"/>
                  </w:rPr>
                </w:rPrChange>
              </w:rPr>
              <w:lastRenderedPageBreak/>
              <w:t>&lt; 2</w:t>
            </w:r>
          </w:p>
        </w:tc>
      </w:tr>
      <w:tr w:rsidR="006E6534" w:rsidRPr="006E6534" w14:paraId="565093FA" w14:textId="77777777" w:rsidTr="00E257DC">
        <w:tc>
          <w:tcPr>
            <w:tcW w:w="1516" w:type="dxa"/>
          </w:tcPr>
          <w:p w14:paraId="686A7302" w14:textId="272D1344" w:rsidR="003B2314" w:rsidRPr="006E6534" w:rsidRDefault="009D02DB" w:rsidP="00415551">
            <w:pPr>
              <w:pStyle w:val="SDText"/>
              <w:ind w:firstLine="0"/>
              <w:rPr>
                <w:rFonts w:cs="Times New Roman"/>
                <w:color w:val="000000" w:themeColor="text1"/>
                <w:sz w:val="20"/>
                <w:szCs w:val="20"/>
                <w:rPrChange w:id="11275" w:author="N F" w:date="2023-12-05T03:08:00Z">
                  <w:rPr>
                    <w:rFonts w:cs="Times New Roman"/>
                    <w:sz w:val="20"/>
                    <w:szCs w:val="20"/>
                  </w:rPr>
                </w:rPrChange>
              </w:rPr>
            </w:pPr>
            <w:r w:rsidRPr="006E6534">
              <w:rPr>
                <w:rFonts w:cs="Times New Roman"/>
                <w:color w:val="000000" w:themeColor="text1"/>
                <w:sz w:val="20"/>
                <w:szCs w:val="20"/>
                <w:rPrChange w:id="11276" w:author="N F" w:date="2023-12-05T03:08:00Z">
                  <w:rPr>
                    <w:rFonts w:cs="Times New Roman"/>
                    <w:sz w:val="20"/>
                    <w:szCs w:val="20"/>
                  </w:rPr>
                </w:rPrChange>
              </w:rPr>
              <w:t>Собаки бигль (</w:t>
            </w:r>
            <w:r w:rsidRPr="006E6534">
              <w:rPr>
                <w:rFonts w:cs="Times New Roman"/>
                <w:color w:val="000000" w:themeColor="text1"/>
                <w:sz w:val="20"/>
                <w:szCs w:val="20"/>
                <w:lang w:val="en-US"/>
                <w:rPrChange w:id="11277" w:author="N F" w:date="2023-12-05T03:08:00Z">
                  <w:rPr>
                    <w:rFonts w:cs="Times New Roman"/>
                    <w:sz w:val="20"/>
                    <w:szCs w:val="20"/>
                    <w:lang w:val="en-US"/>
                  </w:rPr>
                </w:rPrChange>
              </w:rPr>
              <w:t>GLP</w:t>
            </w:r>
            <w:r w:rsidRPr="006E6534">
              <w:rPr>
                <w:rFonts w:cs="Times New Roman"/>
                <w:color w:val="000000" w:themeColor="text1"/>
                <w:sz w:val="20"/>
                <w:szCs w:val="20"/>
                <w:rPrChange w:id="11278" w:author="N F" w:date="2023-12-05T03:08:00Z">
                  <w:rPr>
                    <w:rFonts w:cs="Times New Roman"/>
                    <w:sz w:val="20"/>
                    <w:szCs w:val="20"/>
                  </w:rPr>
                </w:rPrChange>
              </w:rPr>
              <w:t>)</w:t>
            </w:r>
          </w:p>
        </w:tc>
        <w:tc>
          <w:tcPr>
            <w:tcW w:w="1465" w:type="dxa"/>
          </w:tcPr>
          <w:p w14:paraId="56CAFF66" w14:textId="341B85EC" w:rsidR="003B2314" w:rsidRPr="006E6534" w:rsidRDefault="00E257DC" w:rsidP="00415551">
            <w:pPr>
              <w:pStyle w:val="SDText"/>
              <w:ind w:firstLine="0"/>
              <w:rPr>
                <w:rFonts w:cs="Times New Roman"/>
                <w:color w:val="000000" w:themeColor="text1"/>
                <w:sz w:val="20"/>
                <w:szCs w:val="20"/>
                <w:rPrChange w:id="11279" w:author="N F" w:date="2023-12-05T03:08:00Z">
                  <w:rPr>
                    <w:rFonts w:cs="Times New Roman"/>
                    <w:sz w:val="20"/>
                    <w:szCs w:val="20"/>
                  </w:rPr>
                </w:rPrChange>
              </w:rPr>
            </w:pPr>
            <w:r w:rsidRPr="006E6534">
              <w:rPr>
                <w:rFonts w:cs="Times New Roman"/>
                <w:color w:val="000000" w:themeColor="text1"/>
                <w:sz w:val="20"/>
                <w:szCs w:val="20"/>
                <w:lang w:val="en-US"/>
                <w:rPrChange w:id="11280" w:author="N F" w:date="2023-12-05T03:08:00Z">
                  <w:rPr>
                    <w:rFonts w:cs="Times New Roman"/>
                    <w:sz w:val="20"/>
                    <w:szCs w:val="20"/>
                    <w:lang w:val="en-US"/>
                  </w:rPr>
                </w:rPrChange>
              </w:rPr>
              <w:t>1</w:t>
            </w:r>
            <w:r w:rsidRPr="006E6534">
              <w:rPr>
                <w:rFonts w:cs="Times New Roman"/>
                <w:color w:val="000000" w:themeColor="text1"/>
                <w:sz w:val="20"/>
                <w:szCs w:val="20"/>
                <w:rPrChange w:id="11281" w:author="N F" w:date="2023-12-05T03:08:00Z">
                  <w:rPr>
                    <w:rFonts w:cs="Times New Roman"/>
                    <w:sz w:val="20"/>
                    <w:szCs w:val="20"/>
                  </w:rPr>
                </w:rPrChange>
              </w:rPr>
              <w:t>, 3, 10/6 (перорально)</w:t>
            </w:r>
          </w:p>
        </w:tc>
        <w:tc>
          <w:tcPr>
            <w:tcW w:w="1351" w:type="dxa"/>
          </w:tcPr>
          <w:p w14:paraId="44B4C691" w14:textId="0CE2FBA9" w:rsidR="003B2314" w:rsidRPr="006E6534" w:rsidRDefault="00E257DC" w:rsidP="00415551">
            <w:pPr>
              <w:pStyle w:val="SDText"/>
              <w:ind w:firstLine="0"/>
              <w:rPr>
                <w:rFonts w:cs="Times New Roman"/>
                <w:color w:val="000000" w:themeColor="text1"/>
                <w:sz w:val="20"/>
                <w:szCs w:val="20"/>
                <w:rPrChange w:id="11282" w:author="N F" w:date="2023-12-05T03:08:00Z">
                  <w:rPr>
                    <w:rFonts w:cs="Times New Roman"/>
                    <w:sz w:val="20"/>
                    <w:szCs w:val="20"/>
                  </w:rPr>
                </w:rPrChange>
              </w:rPr>
            </w:pPr>
            <w:r w:rsidRPr="006E6534">
              <w:rPr>
                <w:rFonts w:cs="Times New Roman"/>
                <w:color w:val="000000" w:themeColor="text1"/>
                <w:sz w:val="20"/>
                <w:szCs w:val="20"/>
                <w:rPrChange w:id="11283" w:author="N F" w:date="2023-12-05T03:08:00Z">
                  <w:rPr>
                    <w:rFonts w:cs="Times New Roman"/>
                    <w:sz w:val="20"/>
                    <w:szCs w:val="20"/>
                  </w:rPr>
                </w:rPrChange>
              </w:rPr>
              <w:t>4</w:t>
            </w:r>
            <w:r w:rsidR="003D6986" w:rsidRPr="006E6534">
              <w:rPr>
                <w:rFonts w:cs="Times New Roman"/>
                <w:color w:val="000000" w:themeColor="text1"/>
                <w:sz w:val="20"/>
                <w:szCs w:val="20"/>
                <w:lang w:val="en-US"/>
                <w:rPrChange w:id="11284" w:author="N F" w:date="2023-12-05T03:08:00Z">
                  <w:rPr>
                    <w:rFonts w:cs="Times New Roman"/>
                    <w:sz w:val="20"/>
                    <w:szCs w:val="20"/>
                    <w:lang w:val="en-US"/>
                  </w:rPr>
                </w:rPrChange>
              </w:rPr>
              <w:t>M</w:t>
            </w:r>
            <w:r w:rsidRPr="006E6534">
              <w:rPr>
                <w:rFonts w:cs="Times New Roman"/>
                <w:color w:val="000000" w:themeColor="text1"/>
                <w:sz w:val="20"/>
                <w:szCs w:val="20"/>
                <w:rPrChange w:id="11285" w:author="N F" w:date="2023-12-05T03:08:00Z">
                  <w:rPr>
                    <w:rFonts w:cs="Times New Roman"/>
                    <w:sz w:val="20"/>
                    <w:szCs w:val="20"/>
                  </w:rPr>
                </w:rPrChange>
              </w:rPr>
              <w:t xml:space="preserve"> и 4</w:t>
            </w:r>
            <w:r w:rsidR="003D6986" w:rsidRPr="006E6534">
              <w:rPr>
                <w:rFonts w:cs="Times New Roman"/>
                <w:color w:val="000000" w:themeColor="text1"/>
                <w:sz w:val="20"/>
                <w:szCs w:val="20"/>
                <w:lang w:val="en-US"/>
                <w:rPrChange w:id="11286" w:author="N F" w:date="2023-12-05T03:08:00Z">
                  <w:rPr>
                    <w:rFonts w:cs="Times New Roman"/>
                    <w:sz w:val="20"/>
                    <w:szCs w:val="20"/>
                    <w:lang w:val="en-US"/>
                  </w:rPr>
                </w:rPrChange>
              </w:rPr>
              <w:t>F</w:t>
            </w:r>
            <w:r w:rsidRPr="006E6534">
              <w:rPr>
                <w:rFonts w:cs="Times New Roman"/>
                <w:color w:val="000000" w:themeColor="text1"/>
                <w:sz w:val="20"/>
                <w:szCs w:val="20"/>
                <w:rPrChange w:id="11287" w:author="N F" w:date="2023-12-05T03:08:00Z">
                  <w:rPr>
                    <w:rFonts w:cs="Times New Roman"/>
                    <w:sz w:val="20"/>
                    <w:szCs w:val="20"/>
                  </w:rPr>
                </w:rPrChange>
              </w:rPr>
              <w:t xml:space="preserve"> в каждой группе</w:t>
            </w:r>
          </w:p>
        </w:tc>
        <w:tc>
          <w:tcPr>
            <w:tcW w:w="1561" w:type="dxa"/>
          </w:tcPr>
          <w:p w14:paraId="663292B3" w14:textId="20B1948F" w:rsidR="003B2314" w:rsidRPr="006E6534" w:rsidRDefault="00E257DC" w:rsidP="00415551">
            <w:pPr>
              <w:pStyle w:val="SDText"/>
              <w:ind w:firstLine="0"/>
              <w:rPr>
                <w:rFonts w:cs="Times New Roman"/>
                <w:color w:val="000000" w:themeColor="text1"/>
                <w:sz w:val="20"/>
                <w:szCs w:val="20"/>
                <w:rPrChange w:id="11288" w:author="N F" w:date="2023-12-05T03:08:00Z">
                  <w:rPr>
                    <w:rFonts w:cs="Times New Roman"/>
                    <w:sz w:val="20"/>
                    <w:szCs w:val="20"/>
                  </w:rPr>
                </w:rPrChange>
              </w:rPr>
            </w:pPr>
            <w:r w:rsidRPr="006E6534">
              <w:rPr>
                <w:rFonts w:cs="Times New Roman"/>
                <w:color w:val="000000" w:themeColor="text1"/>
                <w:sz w:val="20"/>
                <w:szCs w:val="20"/>
                <w:rPrChange w:id="11289" w:author="N F" w:date="2023-12-05T03:08:00Z">
                  <w:rPr>
                    <w:rFonts w:cs="Times New Roman"/>
                    <w:sz w:val="20"/>
                    <w:szCs w:val="20"/>
                  </w:rPr>
                </w:rPrChange>
              </w:rPr>
              <w:t xml:space="preserve">92 дня </w:t>
            </w:r>
          </w:p>
        </w:tc>
        <w:tc>
          <w:tcPr>
            <w:tcW w:w="2058" w:type="dxa"/>
          </w:tcPr>
          <w:p w14:paraId="68C247DE" w14:textId="77777777" w:rsidR="003B2314" w:rsidRPr="006E6534" w:rsidRDefault="00E257DC" w:rsidP="00415551">
            <w:pPr>
              <w:pStyle w:val="SDText"/>
              <w:ind w:firstLine="0"/>
              <w:rPr>
                <w:rFonts w:cs="Times New Roman"/>
                <w:color w:val="000000" w:themeColor="text1"/>
                <w:sz w:val="20"/>
                <w:szCs w:val="20"/>
                <w:rPrChange w:id="11290" w:author="N F" w:date="2023-12-05T03:08:00Z">
                  <w:rPr>
                    <w:rFonts w:cs="Times New Roman"/>
                    <w:sz w:val="20"/>
                    <w:szCs w:val="20"/>
                  </w:rPr>
                </w:rPrChange>
              </w:rPr>
            </w:pPr>
            <w:r w:rsidRPr="006E6534">
              <w:rPr>
                <w:rFonts w:cs="Times New Roman"/>
                <w:b/>
                <w:bCs/>
                <w:color w:val="000000" w:themeColor="text1"/>
                <w:sz w:val="20"/>
                <w:szCs w:val="20"/>
                <w:rPrChange w:id="11291" w:author="N F" w:date="2023-12-05T03:08:00Z">
                  <w:rPr>
                    <w:rFonts w:cs="Times New Roman"/>
                    <w:b/>
                    <w:bCs/>
                    <w:sz w:val="20"/>
                    <w:szCs w:val="20"/>
                  </w:rPr>
                </w:rPrChange>
              </w:rPr>
              <w:t xml:space="preserve">≥ 3 мг/кг: </w:t>
            </w:r>
            <w:r w:rsidRPr="006E6534">
              <w:rPr>
                <w:rFonts w:cs="Times New Roman"/>
                <w:color w:val="000000" w:themeColor="text1"/>
                <w:sz w:val="20"/>
                <w:szCs w:val="20"/>
                <w:rPrChange w:id="11292" w:author="N F" w:date="2023-12-05T03:08:00Z">
                  <w:rPr>
                    <w:rFonts w:cs="Times New Roman"/>
                    <w:sz w:val="20"/>
                    <w:szCs w:val="20"/>
                  </w:rPr>
                </w:rPrChange>
              </w:rPr>
              <w:t>изменения органа зрения (</w:t>
            </w:r>
            <w:r w:rsidR="00971889" w:rsidRPr="006E6534">
              <w:rPr>
                <w:rFonts w:cs="Times New Roman"/>
                <w:color w:val="000000" w:themeColor="text1"/>
                <w:sz w:val="20"/>
                <w:szCs w:val="20"/>
                <w:lang w:val="en-US"/>
                <w:rPrChange w:id="11293" w:author="N F" w:date="2023-12-05T03:08:00Z">
                  <w:rPr>
                    <w:rFonts w:cs="Times New Roman"/>
                    <w:sz w:val="20"/>
                    <w:szCs w:val="20"/>
                    <w:lang w:val="en-US"/>
                  </w:rPr>
                </w:rPrChange>
              </w:rPr>
              <w:t>M</w:t>
            </w:r>
            <w:r w:rsidRPr="006E6534">
              <w:rPr>
                <w:rFonts w:cs="Times New Roman"/>
                <w:color w:val="000000" w:themeColor="text1"/>
                <w:sz w:val="20"/>
                <w:szCs w:val="20"/>
                <w:rPrChange w:id="11294" w:author="N F" w:date="2023-12-05T03:08:00Z">
                  <w:rPr>
                    <w:rFonts w:cs="Times New Roman"/>
                    <w:sz w:val="20"/>
                    <w:szCs w:val="20"/>
                  </w:rPr>
                </w:rPrChange>
              </w:rPr>
              <w:t>)</w:t>
            </w:r>
          </w:p>
          <w:p w14:paraId="3D32B7B1" w14:textId="5FEDA89B" w:rsidR="00971889" w:rsidRPr="006E6534" w:rsidRDefault="00971889" w:rsidP="00415551">
            <w:pPr>
              <w:pStyle w:val="SDText"/>
              <w:ind w:firstLine="0"/>
              <w:rPr>
                <w:rFonts w:cs="Times New Roman"/>
                <w:color w:val="000000" w:themeColor="text1"/>
                <w:sz w:val="20"/>
                <w:szCs w:val="20"/>
                <w:rPrChange w:id="11295" w:author="N F" w:date="2023-12-05T03:08:00Z">
                  <w:rPr>
                    <w:rFonts w:cs="Times New Roman"/>
                    <w:sz w:val="20"/>
                    <w:szCs w:val="20"/>
                  </w:rPr>
                </w:rPrChange>
              </w:rPr>
            </w:pPr>
            <w:r w:rsidRPr="006E6534">
              <w:rPr>
                <w:rFonts w:cs="Times New Roman"/>
                <w:color w:val="000000" w:themeColor="text1"/>
                <w:sz w:val="20"/>
                <w:szCs w:val="20"/>
                <w:rPrChange w:id="11296" w:author="N F" w:date="2023-12-05T03:08:00Z">
                  <w:rPr>
                    <w:rFonts w:cs="Times New Roman"/>
                    <w:sz w:val="20"/>
                    <w:szCs w:val="20"/>
                  </w:rPr>
                </w:rPrChange>
              </w:rPr>
              <w:t>10/6 мг/кг: &gt; максимальной переносимой дозы</w:t>
            </w:r>
            <w:r w:rsidR="00E06809" w:rsidRPr="006E6534">
              <w:rPr>
                <w:rFonts w:cs="Times New Roman"/>
                <w:color w:val="000000" w:themeColor="text1"/>
                <w:sz w:val="20"/>
                <w:szCs w:val="20"/>
                <w:rPrChange w:id="11297" w:author="N F" w:date="2023-12-05T03:08:00Z">
                  <w:rPr>
                    <w:rFonts w:cs="Times New Roman"/>
                    <w:sz w:val="20"/>
                    <w:szCs w:val="20"/>
                  </w:rPr>
                </w:rPrChange>
              </w:rPr>
              <w:t>, покраснение конъюнктивы, снижение потребления пищи (</w:t>
            </w:r>
            <w:r w:rsidR="00E06809" w:rsidRPr="006E6534">
              <w:rPr>
                <w:rFonts w:cs="Times New Roman"/>
                <w:color w:val="000000" w:themeColor="text1"/>
                <w:sz w:val="20"/>
                <w:szCs w:val="20"/>
                <w:lang w:val="en-US"/>
                <w:rPrChange w:id="11298" w:author="N F" w:date="2023-12-05T03:08:00Z">
                  <w:rPr>
                    <w:rFonts w:cs="Times New Roman"/>
                    <w:sz w:val="20"/>
                    <w:szCs w:val="20"/>
                    <w:lang w:val="en-US"/>
                  </w:rPr>
                </w:rPrChange>
              </w:rPr>
              <w:t>F</w:t>
            </w:r>
            <w:r w:rsidR="00E06809" w:rsidRPr="006E6534">
              <w:rPr>
                <w:rFonts w:cs="Times New Roman"/>
                <w:color w:val="000000" w:themeColor="text1"/>
                <w:sz w:val="20"/>
                <w:szCs w:val="20"/>
                <w:rPrChange w:id="11299" w:author="N F" w:date="2023-12-05T03:08:00Z">
                  <w:rPr>
                    <w:rFonts w:cs="Times New Roman"/>
                    <w:sz w:val="20"/>
                    <w:szCs w:val="20"/>
                  </w:rPr>
                </w:rPrChange>
              </w:rPr>
              <w:t>). Увеличение количества нейтрофилов и фибриногена. Гистопатологические изменения глаз</w:t>
            </w:r>
          </w:p>
        </w:tc>
        <w:tc>
          <w:tcPr>
            <w:tcW w:w="1394" w:type="dxa"/>
          </w:tcPr>
          <w:p w14:paraId="5DBDD2E5" w14:textId="231B6752" w:rsidR="003B2314" w:rsidRPr="006E6534" w:rsidRDefault="00E257DC" w:rsidP="00415551">
            <w:pPr>
              <w:pStyle w:val="SDText"/>
              <w:ind w:firstLine="0"/>
              <w:rPr>
                <w:rFonts w:cs="Times New Roman"/>
                <w:color w:val="000000" w:themeColor="text1"/>
                <w:sz w:val="20"/>
                <w:szCs w:val="20"/>
                <w:rPrChange w:id="11300" w:author="N F" w:date="2023-12-05T03:08:00Z">
                  <w:rPr>
                    <w:rFonts w:cs="Times New Roman"/>
                    <w:sz w:val="20"/>
                    <w:szCs w:val="20"/>
                  </w:rPr>
                </w:rPrChange>
              </w:rPr>
            </w:pPr>
            <w:r w:rsidRPr="006E6534">
              <w:rPr>
                <w:rFonts w:cs="Times New Roman"/>
                <w:color w:val="000000" w:themeColor="text1"/>
                <w:sz w:val="20"/>
                <w:szCs w:val="20"/>
                <w:rPrChange w:id="11301" w:author="N F" w:date="2023-12-05T03:08:00Z">
                  <w:rPr>
                    <w:rFonts w:cs="Times New Roman"/>
                    <w:sz w:val="20"/>
                    <w:szCs w:val="20"/>
                  </w:rPr>
                </w:rPrChange>
              </w:rPr>
              <w:t>3</w:t>
            </w:r>
          </w:p>
        </w:tc>
      </w:tr>
      <w:tr w:rsidR="006E6534" w:rsidRPr="006E6534" w14:paraId="3307426F" w14:textId="77777777" w:rsidTr="00787A04">
        <w:trPr>
          <w:ins w:id="11302" w:author="N F" w:date="2023-08-07T19:24:00Z"/>
        </w:trPr>
        <w:tc>
          <w:tcPr>
            <w:tcW w:w="9345" w:type="dxa"/>
            <w:gridSpan w:val="6"/>
          </w:tcPr>
          <w:p w14:paraId="022138B2" w14:textId="4B7F4FDF" w:rsidR="00623D36" w:rsidRPr="006E6534" w:rsidRDefault="00623D36" w:rsidP="00623D36">
            <w:pPr>
              <w:pStyle w:val="SDcomments"/>
              <w:ind w:firstLine="0"/>
              <w:rPr>
                <w:ins w:id="11303" w:author="N F" w:date="2023-08-07T19:25:00Z"/>
                <w:rFonts w:cs="Times New Roman"/>
                <w:b/>
                <w:bCs/>
                <w:color w:val="000000" w:themeColor="text1"/>
                <w:rPrChange w:id="11304" w:author="N F" w:date="2023-12-05T03:08:00Z">
                  <w:rPr>
                    <w:ins w:id="11305" w:author="N F" w:date="2023-08-07T19:25:00Z"/>
                  </w:rPr>
                </w:rPrChange>
              </w:rPr>
            </w:pPr>
            <w:moveToRangeStart w:id="11306" w:author="N F" w:date="2023-08-07T19:24:00Z" w:name="move142328712"/>
            <w:moveTo w:id="11307" w:author="N F" w:date="2023-08-07T19:24:00Z">
              <w:r w:rsidRPr="006E6534">
                <w:rPr>
                  <w:rFonts w:cs="Times New Roman"/>
                  <w:b/>
                  <w:bCs/>
                  <w:color w:val="000000" w:themeColor="text1"/>
                  <w:rPrChange w:id="11308" w:author="N F" w:date="2023-12-05T03:08:00Z">
                    <w:rPr>
                      <w:i/>
                      <w:iCs/>
                    </w:rPr>
                  </w:rPrChange>
                </w:rPr>
                <w:t>Примечани</w:t>
              </w:r>
            </w:moveTo>
            <w:ins w:id="11309" w:author="N F" w:date="2023-08-07T19:25:00Z">
              <w:r w:rsidRPr="006E6534">
                <w:rPr>
                  <w:rFonts w:cs="Times New Roman"/>
                  <w:b/>
                  <w:bCs/>
                  <w:color w:val="000000" w:themeColor="text1"/>
                  <w:rPrChange w:id="11310" w:author="N F" w:date="2023-12-05T03:08:00Z">
                    <w:rPr>
                      <w:rFonts w:cs="Times New Roman"/>
                      <w:b/>
                      <w:bCs/>
                    </w:rPr>
                  </w:rPrChange>
                </w:rPr>
                <w:t>е</w:t>
              </w:r>
            </w:ins>
            <w:moveTo w:id="11311" w:author="N F" w:date="2023-08-07T19:24:00Z">
              <w:del w:id="11312" w:author="N F" w:date="2023-08-07T19:25:00Z">
                <w:r w:rsidRPr="006E6534" w:rsidDel="00623D36">
                  <w:rPr>
                    <w:rFonts w:cs="Times New Roman"/>
                    <w:b/>
                    <w:bCs/>
                    <w:color w:val="000000" w:themeColor="text1"/>
                    <w:rPrChange w:id="11313" w:author="N F" w:date="2023-12-05T03:08:00Z">
                      <w:rPr>
                        <w:i/>
                        <w:iCs/>
                      </w:rPr>
                    </w:rPrChange>
                  </w:rPr>
                  <w:delText>я</w:delText>
                </w:r>
              </w:del>
              <w:r w:rsidRPr="006E6534">
                <w:rPr>
                  <w:rFonts w:cs="Times New Roman"/>
                  <w:b/>
                  <w:bCs/>
                  <w:color w:val="000000" w:themeColor="text1"/>
                  <w:rPrChange w:id="11314" w:author="N F" w:date="2023-12-05T03:08:00Z">
                    <w:rPr>
                      <w:i/>
                      <w:iCs/>
                    </w:rPr>
                  </w:rPrChange>
                </w:rPr>
                <w:t>:</w:t>
              </w:r>
              <w:r w:rsidRPr="006E6534">
                <w:rPr>
                  <w:rFonts w:cs="Times New Roman"/>
                  <w:b/>
                  <w:bCs/>
                  <w:color w:val="000000" w:themeColor="text1"/>
                  <w:rPrChange w:id="11315" w:author="N F" w:date="2023-12-05T03:08:00Z">
                    <w:rPr/>
                  </w:rPrChange>
                </w:rPr>
                <w:t xml:space="preserve"> </w:t>
              </w:r>
            </w:moveTo>
          </w:p>
          <w:p w14:paraId="2B537AD5" w14:textId="4AF70901" w:rsidR="00623D36" w:rsidRPr="006E6534" w:rsidRDefault="00623D36">
            <w:pPr>
              <w:pStyle w:val="SDcomments"/>
              <w:ind w:firstLine="0"/>
              <w:rPr>
                <w:moveTo w:id="11316" w:author="N F" w:date="2023-08-07T19:24:00Z"/>
                <w:rFonts w:cs="Times New Roman"/>
                <w:color w:val="000000" w:themeColor="text1"/>
                <w:rPrChange w:id="11317" w:author="N F" w:date="2023-12-05T03:08:00Z">
                  <w:rPr>
                    <w:moveTo w:id="11318" w:author="N F" w:date="2023-08-07T19:24:00Z"/>
                    <w:rFonts w:cs="Times New Roman"/>
                  </w:rPr>
                </w:rPrChange>
              </w:rPr>
              <w:pPrChange w:id="11319" w:author="N F" w:date="2023-08-07T19:24:00Z">
                <w:pPr>
                  <w:pStyle w:val="SDcomments"/>
                </w:pPr>
              </w:pPrChange>
            </w:pPr>
            <w:moveTo w:id="11320" w:author="N F" w:date="2023-08-07T19:24:00Z">
              <w:r w:rsidRPr="006E6534">
                <w:rPr>
                  <w:rFonts w:cs="Times New Roman"/>
                  <w:color w:val="000000" w:themeColor="text1"/>
                  <w:lang w:val="en-US"/>
                  <w:rPrChange w:id="11321" w:author="N F" w:date="2023-12-05T03:08:00Z">
                    <w:rPr>
                      <w:rFonts w:cs="Times New Roman"/>
                      <w:lang w:val="en-US"/>
                    </w:rPr>
                  </w:rPrChange>
                </w:rPr>
                <w:t>M</w:t>
              </w:r>
              <w:r w:rsidRPr="006E6534">
                <w:rPr>
                  <w:rFonts w:cs="Times New Roman"/>
                  <w:color w:val="000000" w:themeColor="text1"/>
                  <w:rPrChange w:id="11322" w:author="N F" w:date="2023-12-05T03:08:00Z">
                    <w:rPr>
                      <w:rFonts w:cs="Times New Roman"/>
                    </w:rPr>
                  </w:rPrChange>
                </w:rPr>
                <w:t xml:space="preserve"> – (</w:t>
              </w:r>
              <w:r w:rsidRPr="006E6534">
                <w:rPr>
                  <w:rFonts w:cs="Times New Roman"/>
                  <w:color w:val="000000" w:themeColor="text1"/>
                  <w:lang w:val="en-US"/>
                  <w:rPrChange w:id="11323" w:author="N F" w:date="2023-12-05T03:08:00Z">
                    <w:rPr>
                      <w:rFonts w:cs="Times New Roman"/>
                      <w:lang w:val="en-US"/>
                    </w:rPr>
                  </w:rPrChange>
                </w:rPr>
                <w:t>males</w:t>
              </w:r>
              <w:r w:rsidRPr="006E6534">
                <w:rPr>
                  <w:rFonts w:cs="Times New Roman"/>
                  <w:color w:val="000000" w:themeColor="text1"/>
                  <w:rPrChange w:id="11324" w:author="N F" w:date="2023-12-05T03:08:00Z">
                    <w:rPr>
                      <w:rFonts w:cs="Times New Roman"/>
                    </w:rPr>
                  </w:rPrChange>
                </w:rPr>
                <w:t xml:space="preserve">); </w:t>
              </w:r>
              <w:r w:rsidRPr="006E6534">
                <w:rPr>
                  <w:rFonts w:cs="Times New Roman"/>
                  <w:color w:val="000000" w:themeColor="text1"/>
                  <w:lang w:val="en-US"/>
                  <w:rPrChange w:id="11325" w:author="N F" w:date="2023-12-05T03:08:00Z">
                    <w:rPr>
                      <w:rFonts w:cs="Times New Roman"/>
                      <w:lang w:val="en-US"/>
                    </w:rPr>
                  </w:rPrChange>
                </w:rPr>
                <w:t>F</w:t>
              </w:r>
              <w:r w:rsidRPr="006E6534">
                <w:rPr>
                  <w:rFonts w:cs="Times New Roman"/>
                  <w:color w:val="000000" w:themeColor="text1"/>
                  <w:rPrChange w:id="11326" w:author="N F" w:date="2023-12-05T03:08:00Z">
                    <w:rPr>
                      <w:rFonts w:cs="Times New Roman"/>
                    </w:rPr>
                  </w:rPrChange>
                </w:rPr>
                <w:t xml:space="preserve"> – (</w:t>
              </w:r>
              <w:r w:rsidRPr="006E6534">
                <w:rPr>
                  <w:rFonts w:cs="Times New Roman"/>
                  <w:color w:val="000000" w:themeColor="text1"/>
                  <w:lang w:val="en-US"/>
                  <w:rPrChange w:id="11327" w:author="N F" w:date="2023-12-05T03:08:00Z">
                    <w:rPr>
                      <w:rFonts w:cs="Times New Roman"/>
                      <w:lang w:val="en-US"/>
                    </w:rPr>
                  </w:rPrChange>
                </w:rPr>
                <w:t>females</w:t>
              </w:r>
              <w:r w:rsidRPr="006E6534">
                <w:rPr>
                  <w:rFonts w:cs="Times New Roman"/>
                  <w:color w:val="000000" w:themeColor="text1"/>
                  <w:rPrChange w:id="11328" w:author="N F" w:date="2023-12-05T03:08:00Z">
                    <w:rPr>
                      <w:rFonts w:cs="Times New Roman"/>
                    </w:rPr>
                  </w:rPrChange>
                </w:rPr>
                <w:t xml:space="preserve">) АЛТ – аланинаминотрансфераза; </w:t>
              </w:r>
              <w:r w:rsidRPr="006E6534">
                <w:rPr>
                  <w:rFonts w:cs="Times New Roman"/>
                  <w:color w:val="000000" w:themeColor="text1"/>
                  <w:lang w:val="en-US"/>
                  <w:rPrChange w:id="11329" w:author="N F" w:date="2023-12-05T03:08:00Z">
                    <w:rPr>
                      <w:rFonts w:cs="Times New Roman"/>
                      <w:lang w:val="en-US"/>
                    </w:rPr>
                  </w:rPrChange>
                </w:rPr>
                <w:t>NOAEL</w:t>
              </w:r>
              <w:r w:rsidRPr="006E6534">
                <w:rPr>
                  <w:rFonts w:cs="Times New Roman"/>
                  <w:color w:val="000000" w:themeColor="text1"/>
                  <w:rPrChange w:id="11330" w:author="N F" w:date="2023-12-05T03:08:00Z">
                    <w:rPr>
                      <w:rFonts w:cs="Times New Roman"/>
                    </w:rPr>
                  </w:rPrChange>
                </w:rPr>
                <w:t xml:space="preserve"> – доза без наблюдаемого нежелательного эффекта (</w:t>
              </w:r>
              <w:r w:rsidRPr="006E6534">
                <w:rPr>
                  <w:rFonts w:cs="Times New Roman"/>
                  <w:color w:val="000000" w:themeColor="text1"/>
                  <w:lang w:val="en-US"/>
                  <w:rPrChange w:id="11331" w:author="N F" w:date="2023-12-05T03:08:00Z">
                    <w:rPr>
                      <w:rFonts w:cs="Times New Roman"/>
                      <w:lang w:val="en-US"/>
                    </w:rPr>
                  </w:rPrChange>
                </w:rPr>
                <w:t>no</w:t>
              </w:r>
              <w:r w:rsidRPr="006E6534">
                <w:rPr>
                  <w:rFonts w:cs="Times New Roman"/>
                  <w:color w:val="000000" w:themeColor="text1"/>
                  <w:rPrChange w:id="11332" w:author="N F" w:date="2023-12-05T03:08:00Z">
                    <w:rPr>
                      <w:rFonts w:cs="Times New Roman"/>
                    </w:rPr>
                  </w:rPrChange>
                </w:rPr>
                <w:t xml:space="preserve"> </w:t>
              </w:r>
              <w:r w:rsidRPr="006E6534">
                <w:rPr>
                  <w:rFonts w:cs="Times New Roman"/>
                  <w:color w:val="000000" w:themeColor="text1"/>
                  <w:lang w:val="en-US"/>
                  <w:rPrChange w:id="11333" w:author="N F" w:date="2023-12-05T03:08:00Z">
                    <w:rPr>
                      <w:rFonts w:cs="Times New Roman"/>
                      <w:lang w:val="en-US"/>
                    </w:rPr>
                  </w:rPrChange>
                </w:rPr>
                <w:t>observed</w:t>
              </w:r>
              <w:r w:rsidRPr="006E6534">
                <w:rPr>
                  <w:rFonts w:cs="Times New Roman"/>
                  <w:color w:val="000000" w:themeColor="text1"/>
                  <w:rPrChange w:id="11334" w:author="N F" w:date="2023-12-05T03:08:00Z">
                    <w:rPr>
                      <w:rFonts w:cs="Times New Roman"/>
                    </w:rPr>
                  </w:rPrChange>
                </w:rPr>
                <w:t xml:space="preserve"> </w:t>
              </w:r>
              <w:r w:rsidRPr="006E6534">
                <w:rPr>
                  <w:rFonts w:cs="Times New Roman"/>
                  <w:color w:val="000000" w:themeColor="text1"/>
                  <w:lang w:val="en-US"/>
                  <w:rPrChange w:id="11335" w:author="N F" w:date="2023-12-05T03:08:00Z">
                    <w:rPr>
                      <w:rFonts w:cs="Times New Roman"/>
                      <w:lang w:val="en-US"/>
                    </w:rPr>
                  </w:rPrChange>
                </w:rPr>
                <w:t>adverse</w:t>
              </w:r>
              <w:r w:rsidRPr="006E6534">
                <w:rPr>
                  <w:rFonts w:cs="Times New Roman"/>
                  <w:color w:val="000000" w:themeColor="text1"/>
                  <w:rPrChange w:id="11336" w:author="N F" w:date="2023-12-05T03:08:00Z">
                    <w:rPr>
                      <w:rFonts w:cs="Times New Roman"/>
                    </w:rPr>
                  </w:rPrChange>
                </w:rPr>
                <w:t xml:space="preserve"> </w:t>
              </w:r>
              <w:r w:rsidRPr="006E6534">
                <w:rPr>
                  <w:rFonts w:cs="Times New Roman"/>
                  <w:color w:val="000000" w:themeColor="text1"/>
                  <w:lang w:val="en-US"/>
                  <w:rPrChange w:id="11337" w:author="N F" w:date="2023-12-05T03:08:00Z">
                    <w:rPr>
                      <w:rFonts w:cs="Times New Roman"/>
                      <w:lang w:val="en-US"/>
                    </w:rPr>
                  </w:rPrChange>
                </w:rPr>
                <w:t>effect</w:t>
              </w:r>
              <w:r w:rsidRPr="006E6534">
                <w:rPr>
                  <w:rFonts w:cs="Times New Roman"/>
                  <w:color w:val="000000" w:themeColor="text1"/>
                  <w:rPrChange w:id="11338" w:author="N F" w:date="2023-12-05T03:08:00Z">
                    <w:rPr>
                      <w:rFonts w:cs="Times New Roman"/>
                    </w:rPr>
                  </w:rPrChange>
                </w:rPr>
                <w:t xml:space="preserve"> </w:t>
              </w:r>
              <w:r w:rsidRPr="006E6534">
                <w:rPr>
                  <w:rFonts w:cs="Times New Roman"/>
                  <w:color w:val="000000" w:themeColor="text1"/>
                  <w:lang w:val="en-US"/>
                  <w:rPrChange w:id="11339" w:author="N F" w:date="2023-12-05T03:08:00Z">
                    <w:rPr>
                      <w:rFonts w:cs="Times New Roman"/>
                      <w:lang w:val="en-US"/>
                    </w:rPr>
                  </w:rPrChange>
                </w:rPr>
                <w:t>level</w:t>
              </w:r>
              <w:r w:rsidRPr="006E6534">
                <w:rPr>
                  <w:rFonts w:cs="Times New Roman"/>
                  <w:color w:val="000000" w:themeColor="text1"/>
                  <w:rPrChange w:id="11340" w:author="N F" w:date="2023-12-05T03:08:00Z">
                    <w:rPr>
                      <w:rFonts w:cs="Times New Roman"/>
                    </w:rPr>
                  </w:rPrChange>
                </w:rPr>
                <w:t xml:space="preserve">); </w:t>
              </w:r>
              <w:r w:rsidRPr="006E6534">
                <w:rPr>
                  <w:rFonts w:cs="Times New Roman"/>
                  <w:color w:val="000000" w:themeColor="text1"/>
                  <w:lang w:val="en-US"/>
                  <w:rPrChange w:id="11341" w:author="N F" w:date="2023-12-05T03:08:00Z">
                    <w:rPr>
                      <w:rFonts w:cs="Times New Roman"/>
                      <w:lang w:val="en-US"/>
                    </w:rPr>
                  </w:rPrChange>
                </w:rPr>
                <w:t>NOEL</w:t>
              </w:r>
              <w:r w:rsidRPr="006E6534">
                <w:rPr>
                  <w:rFonts w:cs="Times New Roman"/>
                  <w:color w:val="000000" w:themeColor="text1"/>
                  <w:rPrChange w:id="11342" w:author="N F" w:date="2023-12-05T03:08:00Z">
                    <w:rPr>
                      <w:rFonts w:cs="Times New Roman"/>
                    </w:rPr>
                  </w:rPrChange>
                </w:rPr>
                <w:t xml:space="preserve"> – доза без наблюдаемого эффекта (</w:t>
              </w:r>
              <w:r w:rsidRPr="006E6534">
                <w:rPr>
                  <w:rFonts w:cs="Times New Roman"/>
                  <w:color w:val="000000" w:themeColor="text1"/>
                  <w:lang w:val="en-US"/>
                  <w:rPrChange w:id="11343" w:author="N F" w:date="2023-12-05T03:08:00Z">
                    <w:rPr>
                      <w:rFonts w:cs="Times New Roman"/>
                      <w:lang w:val="en-US"/>
                    </w:rPr>
                  </w:rPrChange>
                </w:rPr>
                <w:t>no</w:t>
              </w:r>
              <w:r w:rsidRPr="006E6534">
                <w:rPr>
                  <w:rFonts w:cs="Times New Roman"/>
                  <w:color w:val="000000" w:themeColor="text1"/>
                  <w:rPrChange w:id="11344" w:author="N F" w:date="2023-12-05T03:08:00Z">
                    <w:rPr>
                      <w:rFonts w:cs="Times New Roman"/>
                    </w:rPr>
                  </w:rPrChange>
                </w:rPr>
                <w:t xml:space="preserve"> </w:t>
              </w:r>
              <w:r w:rsidRPr="006E6534">
                <w:rPr>
                  <w:rFonts w:cs="Times New Roman"/>
                  <w:color w:val="000000" w:themeColor="text1"/>
                  <w:lang w:val="en-US"/>
                  <w:rPrChange w:id="11345" w:author="N F" w:date="2023-12-05T03:08:00Z">
                    <w:rPr>
                      <w:rFonts w:cs="Times New Roman"/>
                      <w:lang w:val="en-US"/>
                    </w:rPr>
                  </w:rPrChange>
                </w:rPr>
                <w:t>observed</w:t>
              </w:r>
              <w:r w:rsidRPr="006E6534">
                <w:rPr>
                  <w:rFonts w:cs="Times New Roman"/>
                  <w:color w:val="000000" w:themeColor="text1"/>
                  <w:rPrChange w:id="11346" w:author="N F" w:date="2023-12-05T03:08:00Z">
                    <w:rPr>
                      <w:rFonts w:cs="Times New Roman"/>
                    </w:rPr>
                  </w:rPrChange>
                </w:rPr>
                <w:t xml:space="preserve"> </w:t>
              </w:r>
              <w:r w:rsidRPr="006E6534">
                <w:rPr>
                  <w:rFonts w:cs="Times New Roman"/>
                  <w:color w:val="000000" w:themeColor="text1"/>
                  <w:lang w:val="en-US"/>
                  <w:rPrChange w:id="11347" w:author="N F" w:date="2023-12-05T03:08:00Z">
                    <w:rPr>
                      <w:rFonts w:cs="Times New Roman"/>
                      <w:lang w:val="en-US"/>
                    </w:rPr>
                  </w:rPrChange>
                </w:rPr>
                <w:t>adverse</w:t>
              </w:r>
              <w:r w:rsidRPr="006E6534">
                <w:rPr>
                  <w:rFonts w:cs="Times New Roman"/>
                  <w:color w:val="000000" w:themeColor="text1"/>
                  <w:rPrChange w:id="11348" w:author="N F" w:date="2023-12-05T03:08:00Z">
                    <w:rPr>
                      <w:rFonts w:cs="Times New Roman"/>
                    </w:rPr>
                  </w:rPrChange>
                </w:rPr>
                <w:t xml:space="preserve"> </w:t>
              </w:r>
              <w:r w:rsidRPr="006E6534">
                <w:rPr>
                  <w:rFonts w:cs="Times New Roman"/>
                  <w:color w:val="000000" w:themeColor="text1"/>
                  <w:lang w:val="en-US"/>
                  <w:rPrChange w:id="11349" w:author="N F" w:date="2023-12-05T03:08:00Z">
                    <w:rPr>
                      <w:rFonts w:cs="Times New Roman"/>
                      <w:lang w:val="en-US"/>
                    </w:rPr>
                  </w:rPrChange>
                </w:rPr>
                <w:t>effect</w:t>
              </w:r>
              <w:r w:rsidRPr="006E6534">
                <w:rPr>
                  <w:rFonts w:cs="Times New Roman"/>
                  <w:color w:val="000000" w:themeColor="text1"/>
                  <w:rPrChange w:id="11350" w:author="N F" w:date="2023-12-05T03:08:00Z">
                    <w:rPr>
                      <w:rFonts w:cs="Times New Roman"/>
                    </w:rPr>
                  </w:rPrChange>
                </w:rPr>
                <w:t xml:space="preserve"> </w:t>
              </w:r>
              <w:r w:rsidRPr="006E6534">
                <w:rPr>
                  <w:rFonts w:cs="Times New Roman"/>
                  <w:color w:val="000000" w:themeColor="text1"/>
                  <w:lang w:val="en-US"/>
                  <w:rPrChange w:id="11351" w:author="N F" w:date="2023-12-05T03:08:00Z">
                    <w:rPr>
                      <w:rFonts w:cs="Times New Roman"/>
                      <w:lang w:val="en-US"/>
                    </w:rPr>
                  </w:rPrChange>
                </w:rPr>
                <w:t>level</w:t>
              </w:r>
              <w:r w:rsidRPr="006E6534">
                <w:rPr>
                  <w:rFonts w:cs="Times New Roman"/>
                  <w:color w:val="000000" w:themeColor="text1"/>
                  <w:rPrChange w:id="11352" w:author="N F" w:date="2023-12-05T03:08:00Z">
                    <w:rPr>
                      <w:rFonts w:cs="Times New Roman"/>
                    </w:rPr>
                  </w:rPrChange>
                </w:rPr>
                <w:t xml:space="preserve">); </w:t>
              </w:r>
              <w:r w:rsidRPr="006E6534">
                <w:rPr>
                  <w:rFonts w:cs="Times New Roman"/>
                  <w:color w:val="000000" w:themeColor="text1"/>
                  <w:lang w:val="en-US"/>
                  <w:rPrChange w:id="11353" w:author="N F" w:date="2023-12-05T03:08:00Z">
                    <w:rPr>
                      <w:rFonts w:cs="Times New Roman"/>
                      <w:lang w:val="en-US"/>
                    </w:rPr>
                  </w:rPrChange>
                </w:rPr>
                <w:t>GLP</w:t>
              </w:r>
              <w:r w:rsidRPr="006E6534">
                <w:rPr>
                  <w:rFonts w:cs="Times New Roman"/>
                  <w:color w:val="000000" w:themeColor="text1"/>
                  <w:rPrChange w:id="11354" w:author="N F" w:date="2023-12-05T03:08:00Z">
                    <w:rPr>
                      <w:rFonts w:cs="Times New Roman"/>
                    </w:rPr>
                  </w:rPrChange>
                </w:rPr>
                <w:t xml:space="preserve"> – соответствие надлежащей лабораторной практике (</w:t>
              </w:r>
              <w:r w:rsidRPr="006E6534">
                <w:rPr>
                  <w:rFonts w:cs="Times New Roman"/>
                  <w:color w:val="000000" w:themeColor="text1"/>
                  <w:lang w:val="en-US"/>
                  <w:rPrChange w:id="11355" w:author="N F" w:date="2023-12-05T03:08:00Z">
                    <w:rPr>
                      <w:rFonts w:cs="Times New Roman"/>
                      <w:lang w:val="en-US"/>
                    </w:rPr>
                  </w:rPrChange>
                </w:rPr>
                <w:t>good</w:t>
              </w:r>
              <w:r w:rsidRPr="006E6534">
                <w:rPr>
                  <w:rFonts w:cs="Times New Roman"/>
                  <w:color w:val="000000" w:themeColor="text1"/>
                  <w:rPrChange w:id="11356" w:author="N F" w:date="2023-12-05T03:08:00Z">
                    <w:rPr>
                      <w:rFonts w:cs="Times New Roman"/>
                    </w:rPr>
                  </w:rPrChange>
                </w:rPr>
                <w:t xml:space="preserve"> </w:t>
              </w:r>
              <w:r w:rsidRPr="006E6534">
                <w:rPr>
                  <w:rFonts w:cs="Times New Roman"/>
                  <w:color w:val="000000" w:themeColor="text1"/>
                  <w:lang w:val="en-US"/>
                  <w:rPrChange w:id="11357" w:author="N F" w:date="2023-12-05T03:08:00Z">
                    <w:rPr>
                      <w:rFonts w:cs="Times New Roman"/>
                      <w:lang w:val="en-US"/>
                    </w:rPr>
                  </w:rPrChange>
                </w:rPr>
                <w:t>laboratory</w:t>
              </w:r>
              <w:r w:rsidRPr="006E6534">
                <w:rPr>
                  <w:rFonts w:cs="Times New Roman"/>
                  <w:color w:val="000000" w:themeColor="text1"/>
                  <w:rPrChange w:id="11358" w:author="N F" w:date="2023-12-05T03:08:00Z">
                    <w:rPr>
                      <w:rFonts w:cs="Times New Roman"/>
                    </w:rPr>
                  </w:rPrChange>
                </w:rPr>
                <w:t xml:space="preserve"> </w:t>
              </w:r>
              <w:r w:rsidRPr="006E6534">
                <w:rPr>
                  <w:rFonts w:cs="Times New Roman"/>
                  <w:color w:val="000000" w:themeColor="text1"/>
                  <w:lang w:val="en-US"/>
                  <w:rPrChange w:id="11359" w:author="N F" w:date="2023-12-05T03:08:00Z">
                    <w:rPr>
                      <w:rFonts w:cs="Times New Roman"/>
                      <w:lang w:val="en-US"/>
                    </w:rPr>
                  </w:rPrChange>
                </w:rPr>
                <w:t>practice</w:t>
              </w:r>
              <w:r w:rsidRPr="006E6534">
                <w:rPr>
                  <w:rFonts w:cs="Times New Roman"/>
                  <w:color w:val="000000" w:themeColor="text1"/>
                  <w:rPrChange w:id="11360" w:author="N F" w:date="2023-12-05T03:08:00Z">
                    <w:rPr>
                      <w:rFonts w:cs="Times New Roman"/>
                    </w:rPr>
                  </w:rPrChange>
                </w:rPr>
                <w:t>).</w:t>
              </w:r>
            </w:moveTo>
          </w:p>
          <w:moveToRangeEnd w:id="11306"/>
          <w:p w14:paraId="4DAAF85F" w14:textId="77777777" w:rsidR="00623D36" w:rsidRPr="006E6534" w:rsidRDefault="00623D36" w:rsidP="00415551">
            <w:pPr>
              <w:pStyle w:val="SDText"/>
              <w:ind w:firstLine="0"/>
              <w:rPr>
                <w:ins w:id="11361" w:author="N F" w:date="2023-08-07T19:24:00Z"/>
                <w:rFonts w:cs="Times New Roman"/>
                <w:color w:val="000000" w:themeColor="text1"/>
                <w:sz w:val="20"/>
                <w:szCs w:val="20"/>
                <w:rPrChange w:id="11362" w:author="N F" w:date="2023-12-05T03:08:00Z">
                  <w:rPr>
                    <w:ins w:id="11363" w:author="N F" w:date="2023-08-07T19:24:00Z"/>
                    <w:rFonts w:cs="Times New Roman"/>
                    <w:sz w:val="20"/>
                    <w:szCs w:val="20"/>
                  </w:rPr>
                </w:rPrChange>
              </w:rPr>
            </w:pPr>
          </w:p>
        </w:tc>
      </w:tr>
    </w:tbl>
    <w:p w14:paraId="58C82F63" w14:textId="2CE82A41" w:rsidR="00F007B9" w:rsidRPr="006E6534" w:rsidDel="00623D36" w:rsidRDefault="00E7205C" w:rsidP="00415551">
      <w:pPr>
        <w:pStyle w:val="SDcomments"/>
        <w:rPr>
          <w:moveFrom w:id="11364" w:author="N F" w:date="2023-08-07T19:24:00Z"/>
          <w:rFonts w:cs="Times New Roman"/>
          <w:color w:val="000000" w:themeColor="text1"/>
          <w:rPrChange w:id="11365" w:author="N F" w:date="2023-12-05T03:08:00Z">
            <w:rPr>
              <w:moveFrom w:id="11366" w:author="N F" w:date="2023-08-07T19:24:00Z"/>
              <w:rFonts w:cs="Times New Roman"/>
            </w:rPr>
          </w:rPrChange>
        </w:rPr>
      </w:pPr>
      <w:moveFromRangeStart w:id="11367" w:author="N F" w:date="2023-08-07T19:24:00Z" w:name="move142328712"/>
      <w:moveFrom w:id="11368" w:author="N F" w:date="2023-08-07T19:24:00Z">
        <w:r w:rsidRPr="006E6534" w:rsidDel="00623D36">
          <w:rPr>
            <w:rFonts w:cs="Times New Roman"/>
            <w:i/>
            <w:iCs/>
            <w:color w:val="000000" w:themeColor="text1"/>
            <w:rPrChange w:id="11369" w:author="N F" w:date="2023-12-05T03:08:00Z">
              <w:rPr>
                <w:rFonts w:cs="Times New Roman"/>
                <w:i/>
                <w:iCs/>
              </w:rPr>
            </w:rPrChange>
          </w:rPr>
          <w:t>Примечания:</w:t>
        </w:r>
        <w:r w:rsidRPr="006E6534" w:rsidDel="00623D36">
          <w:rPr>
            <w:rFonts w:cs="Times New Roman"/>
            <w:color w:val="000000" w:themeColor="text1"/>
            <w:rPrChange w:id="11370" w:author="N F" w:date="2023-12-05T03:08:00Z">
              <w:rPr>
                <w:rFonts w:cs="Times New Roman"/>
              </w:rPr>
            </w:rPrChange>
          </w:rPr>
          <w:t xml:space="preserve"> </w:t>
        </w:r>
        <w:r w:rsidRPr="006E6534" w:rsidDel="00623D36">
          <w:rPr>
            <w:rFonts w:cs="Times New Roman"/>
            <w:color w:val="000000" w:themeColor="text1"/>
            <w:lang w:val="en-US"/>
            <w:rPrChange w:id="11371" w:author="N F" w:date="2023-12-05T03:08:00Z">
              <w:rPr>
                <w:rFonts w:cs="Times New Roman"/>
                <w:lang w:val="en-US"/>
              </w:rPr>
            </w:rPrChange>
          </w:rPr>
          <w:t>M</w:t>
        </w:r>
        <w:r w:rsidRPr="006E6534" w:rsidDel="00623D36">
          <w:rPr>
            <w:rFonts w:cs="Times New Roman"/>
            <w:color w:val="000000" w:themeColor="text1"/>
            <w:rPrChange w:id="11372" w:author="N F" w:date="2023-12-05T03:08:00Z">
              <w:rPr>
                <w:rFonts w:cs="Times New Roman"/>
              </w:rPr>
            </w:rPrChange>
          </w:rPr>
          <w:t xml:space="preserve"> – (</w:t>
        </w:r>
        <w:r w:rsidRPr="006E6534" w:rsidDel="00623D36">
          <w:rPr>
            <w:rFonts w:cs="Times New Roman"/>
            <w:color w:val="000000" w:themeColor="text1"/>
            <w:lang w:val="en-US"/>
            <w:rPrChange w:id="11373" w:author="N F" w:date="2023-12-05T03:08:00Z">
              <w:rPr>
                <w:rFonts w:cs="Times New Roman"/>
                <w:lang w:val="en-US"/>
              </w:rPr>
            </w:rPrChange>
          </w:rPr>
          <w:t>males</w:t>
        </w:r>
        <w:r w:rsidRPr="006E6534" w:rsidDel="00623D36">
          <w:rPr>
            <w:rFonts w:cs="Times New Roman"/>
            <w:color w:val="000000" w:themeColor="text1"/>
            <w:rPrChange w:id="11374" w:author="N F" w:date="2023-12-05T03:08:00Z">
              <w:rPr>
                <w:rFonts w:cs="Times New Roman"/>
              </w:rPr>
            </w:rPrChange>
          </w:rPr>
          <w:t>)</w:t>
        </w:r>
        <w:r w:rsidR="00C732C2" w:rsidRPr="006E6534" w:rsidDel="00623D36">
          <w:rPr>
            <w:rFonts w:cs="Times New Roman"/>
            <w:color w:val="000000" w:themeColor="text1"/>
            <w:rPrChange w:id="11375" w:author="N F" w:date="2023-12-05T03:08:00Z">
              <w:rPr>
                <w:rFonts w:cs="Times New Roman"/>
              </w:rPr>
            </w:rPrChange>
          </w:rPr>
          <w:t>;</w:t>
        </w:r>
        <w:r w:rsidRPr="006E6534" w:rsidDel="00623D36">
          <w:rPr>
            <w:rFonts w:cs="Times New Roman"/>
            <w:color w:val="000000" w:themeColor="text1"/>
            <w:rPrChange w:id="11376" w:author="N F" w:date="2023-12-05T03:08:00Z">
              <w:rPr>
                <w:rFonts w:cs="Times New Roman"/>
              </w:rPr>
            </w:rPrChange>
          </w:rPr>
          <w:t xml:space="preserve"> </w:t>
        </w:r>
        <w:r w:rsidRPr="006E6534" w:rsidDel="00623D36">
          <w:rPr>
            <w:rFonts w:cs="Times New Roman"/>
            <w:color w:val="000000" w:themeColor="text1"/>
            <w:lang w:val="en-US"/>
            <w:rPrChange w:id="11377" w:author="N F" w:date="2023-12-05T03:08:00Z">
              <w:rPr>
                <w:rFonts w:cs="Times New Roman"/>
                <w:lang w:val="en-US"/>
              </w:rPr>
            </w:rPrChange>
          </w:rPr>
          <w:t>F</w:t>
        </w:r>
        <w:r w:rsidRPr="006E6534" w:rsidDel="00623D36">
          <w:rPr>
            <w:rFonts w:cs="Times New Roman"/>
            <w:color w:val="000000" w:themeColor="text1"/>
            <w:rPrChange w:id="11378" w:author="N F" w:date="2023-12-05T03:08:00Z">
              <w:rPr>
                <w:rFonts w:cs="Times New Roman"/>
              </w:rPr>
            </w:rPrChange>
          </w:rPr>
          <w:t xml:space="preserve"> – (</w:t>
        </w:r>
        <w:r w:rsidRPr="006E6534" w:rsidDel="00623D36">
          <w:rPr>
            <w:rFonts w:cs="Times New Roman"/>
            <w:color w:val="000000" w:themeColor="text1"/>
            <w:lang w:val="en-US"/>
            <w:rPrChange w:id="11379" w:author="N F" w:date="2023-12-05T03:08:00Z">
              <w:rPr>
                <w:rFonts w:cs="Times New Roman"/>
                <w:lang w:val="en-US"/>
              </w:rPr>
            </w:rPrChange>
          </w:rPr>
          <w:t>females</w:t>
        </w:r>
        <w:r w:rsidRPr="006E6534" w:rsidDel="00623D36">
          <w:rPr>
            <w:rFonts w:cs="Times New Roman"/>
            <w:color w:val="000000" w:themeColor="text1"/>
            <w:rPrChange w:id="11380" w:author="N F" w:date="2023-12-05T03:08:00Z">
              <w:rPr>
                <w:rFonts w:cs="Times New Roman"/>
              </w:rPr>
            </w:rPrChange>
          </w:rPr>
          <w:t>)</w:t>
        </w:r>
        <w:r w:rsidR="006D5388" w:rsidRPr="006E6534" w:rsidDel="00623D36">
          <w:rPr>
            <w:rFonts w:cs="Times New Roman"/>
            <w:color w:val="000000" w:themeColor="text1"/>
            <w:rPrChange w:id="11381" w:author="N F" w:date="2023-12-05T03:08:00Z">
              <w:rPr>
                <w:rFonts w:cs="Times New Roman"/>
              </w:rPr>
            </w:rPrChange>
          </w:rPr>
          <w:t xml:space="preserve"> АЛТ – аланинаминотрансфераза</w:t>
        </w:r>
        <w:r w:rsidR="00E06809" w:rsidRPr="006E6534" w:rsidDel="00623D36">
          <w:rPr>
            <w:rFonts w:cs="Times New Roman"/>
            <w:color w:val="000000" w:themeColor="text1"/>
            <w:rPrChange w:id="11382" w:author="N F" w:date="2023-12-05T03:08:00Z">
              <w:rPr>
                <w:rFonts w:cs="Times New Roman"/>
              </w:rPr>
            </w:rPrChange>
          </w:rPr>
          <w:t xml:space="preserve">; </w:t>
        </w:r>
        <w:r w:rsidR="00E06809" w:rsidRPr="006E6534" w:rsidDel="00623D36">
          <w:rPr>
            <w:rFonts w:cs="Times New Roman"/>
            <w:color w:val="000000" w:themeColor="text1"/>
            <w:lang w:val="en-US"/>
            <w:rPrChange w:id="11383" w:author="N F" w:date="2023-12-05T03:08:00Z">
              <w:rPr>
                <w:rFonts w:cs="Times New Roman"/>
                <w:lang w:val="en-US"/>
              </w:rPr>
            </w:rPrChange>
          </w:rPr>
          <w:t>NOAEL</w:t>
        </w:r>
        <w:r w:rsidR="00E06809" w:rsidRPr="006E6534" w:rsidDel="00623D36">
          <w:rPr>
            <w:rFonts w:cs="Times New Roman"/>
            <w:color w:val="000000" w:themeColor="text1"/>
            <w:rPrChange w:id="11384" w:author="N F" w:date="2023-12-05T03:08:00Z">
              <w:rPr>
                <w:rFonts w:cs="Times New Roman"/>
              </w:rPr>
            </w:rPrChange>
          </w:rPr>
          <w:t xml:space="preserve"> – доза без наблюдаемого нежелательного эффекта (</w:t>
        </w:r>
        <w:r w:rsidR="00E06809" w:rsidRPr="006E6534" w:rsidDel="00623D36">
          <w:rPr>
            <w:rFonts w:cs="Times New Roman"/>
            <w:color w:val="000000" w:themeColor="text1"/>
            <w:lang w:val="en-US"/>
            <w:rPrChange w:id="11385" w:author="N F" w:date="2023-12-05T03:08:00Z">
              <w:rPr>
                <w:rFonts w:cs="Times New Roman"/>
                <w:lang w:val="en-US"/>
              </w:rPr>
            </w:rPrChange>
          </w:rPr>
          <w:t>no</w:t>
        </w:r>
        <w:r w:rsidR="00E06809" w:rsidRPr="006E6534" w:rsidDel="00623D36">
          <w:rPr>
            <w:rFonts w:cs="Times New Roman"/>
            <w:color w:val="000000" w:themeColor="text1"/>
            <w:rPrChange w:id="11386" w:author="N F" w:date="2023-12-05T03:08:00Z">
              <w:rPr>
                <w:rFonts w:cs="Times New Roman"/>
              </w:rPr>
            </w:rPrChange>
          </w:rPr>
          <w:t xml:space="preserve"> </w:t>
        </w:r>
        <w:r w:rsidR="00E06809" w:rsidRPr="006E6534" w:rsidDel="00623D36">
          <w:rPr>
            <w:rFonts w:cs="Times New Roman"/>
            <w:color w:val="000000" w:themeColor="text1"/>
            <w:lang w:val="en-US"/>
            <w:rPrChange w:id="11387" w:author="N F" w:date="2023-12-05T03:08:00Z">
              <w:rPr>
                <w:rFonts w:cs="Times New Roman"/>
                <w:lang w:val="en-US"/>
              </w:rPr>
            </w:rPrChange>
          </w:rPr>
          <w:t>observed</w:t>
        </w:r>
        <w:r w:rsidR="00E06809" w:rsidRPr="006E6534" w:rsidDel="00623D36">
          <w:rPr>
            <w:rFonts w:cs="Times New Roman"/>
            <w:color w:val="000000" w:themeColor="text1"/>
            <w:rPrChange w:id="11388" w:author="N F" w:date="2023-12-05T03:08:00Z">
              <w:rPr>
                <w:rFonts w:cs="Times New Roman"/>
              </w:rPr>
            </w:rPrChange>
          </w:rPr>
          <w:t xml:space="preserve"> </w:t>
        </w:r>
        <w:r w:rsidR="00E06809" w:rsidRPr="006E6534" w:rsidDel="00623D36">
          <w:rPr>
            <w:rFonts w:cs="Times New Roman"/>
            <w:color w:val="000000" w:themeColor="text1"/>
            <w:lang w:val="en-US"/>
            <w:rPrChange w:id="11389" w:author="N F" w:date="2023-12-05T03:08:00Z">
              <w:rPr>
                <w:rFonts w:cs="Times New Roman"/>
                <w:lang w:val="en-US"/>
              </w:rPr>
            </w:rPrChange>
          </w:rPr>
          <w:t>adverse</w:t>
        </w:r>
        <w:r w:rsidR="00E06809" w:rsidRPr="006E6534" w:rsidDel="00623D36">
          <w:rPr>
            <w:rFonts w:cs="Times New Roman"/>
            <w:color w:val="000000" w:themeColor="text1"/>
            <w:rPrChange w:id="11390" w:author="N F" w:date="2023-12-05T03:08:00Z">
              <w:rPr>
                <w:rFonts w:cs="Times New Roman"/>
              </w:rPr>
            </w:rPrChange>
          </w:rPr>
          <w:t xml:space="preserve"> </w:t>
        </w:r>
        <w:r w:rsidR="00E06809" w:rsidRPr="006E6534" w:rsidDel="00623D36">
          <w:rPr>
            <w:rFonts w:cs="Times New Roman"/>
            <w:color w:val="000000" w:themeColor="text1"/>
            <w:lang w:val="en-US"/>
            <w:rPrChange w:id="11391" w:author="N F" w:date="2023-12-05T03:08:00Z">
              <w:rPr>
                <w:rFonts w:cs="Times New Roman"/>
                <w:lang w:val="en-US"/>
              </w:rPr>
            </w:rPrChange>
          </w:rPr>
          <w:t>effect</w:t>
        </w:r>
        <w:r w:rsidR="00E06809" w:rsidRPr="006E6534" w:rsidDel="00623D36">
          <w:rPr>
            <w:rFonts w:cs="Times New Roman"/>
            <w:color w:val="000000" w:themeColor="text1"/>
            <w:rPrChange w:id="11392" w:author="N F" w:date="2023-12-05T03:08:00Z">
              <w:rPr>
                <w:rFonts w:cs="Times New Roman"/>
              </w:rPr>
            </w:rPrChange>
          </w:rPr>
          <w:t xml:space="preserve"> </w:t>
        </w:r>
        <w:r w:rsidR="00E06809" w:rsidRPr="006E6534" w:rsidDel="00623D36">
          <w:rPr>
            <w:rFonts w:cs="Times New Roman"/>
            <w:color w:val="000000" w:themeColor="text1"/>
            <w:lang w:val="en-US"/>
            <w:rPrChange w:id="11393" w:author="N F" w:date="2023-12-05T03:08:00Z">
              <w:rPr>
                <w:rFonts w:cs="Times New Roman"/>
                <w:lang w:val="en-US"/>
              </w:rPr>
            </w:rPrChange>
          </w:rPr>
          <w:t>level</w:t>
        </w:r>
        <w:r w:rsidR="00E06809" w:rsidRPr="006E6534" w:rsidDel="00623D36">
          <w:rPr>
            <w:rFonts w:cs="Times New Roman"/>
            <w:color w:val="000000" w:themeColor="text1"/>
            <w:rPrChange w:id="11394" w:author="N F" w:date="2023-12-05T03:08:00Z">
              <w:rPr>
                <w:rFonts w:cs="Times New Roman"/>
              </w:rPr>
            </w:rPrChange>
          </w:rPr>
          <w:t xml:space="preserve">); </w:t>
        </w:r>
        <w:r w:rsidR="00E06809" w:rsidRPr="006E6534" w:rsidDel="00623D36">
          <w:rPr>
            <w:rFonts w:cs="Times New Roman"/>
            <w:color w:val="000000" w:themeColor="text1"/>
            <w:lang w:val="en-US"/>
            <w:rPrChange w:id="11395" w:author="N F" w:date="2023-12-05T03:08:00Z">
              <w:rPr>
                <w:rFonts w:cs="Times New Roman"/>
                <w:lang w:val="en-US"/>
              </w:rPr>
            </w:rPrChange>
          </w:rPr>
          <w:t>NOEL</w:t>
        </w:r>
        <w:r w:rsidR="00E06809" w:rsidRPr="006E6534" w:rsidDel="00623D36">
          <w:rPr>
            <w:rFonts w:cs="Times New Roman"/>
            <w:color w:val="000000" w:themeColor="text1"/>
            <w:rPrChange w:id="11396" w:author="N F" w:date="2023-12-05T03:08:00Z">
              <w:rPr>
                <w:rFonts w:cs="Times New Roman"/>
              </w:rPr>
            </w:rPrChange>
          </w:rPr>
          <w:t xml:space="preserve"> – доза без наблюдаемого эффекта (</w:t>
        </w:r>
        <w:r w:rsidR="00E06809" w:rsidRPr="006E6534" w:rsidDel="00623D36">
          <w:rPr>
            <w:rFonts w:cs="Times New Roman"/>
            <w:color w:val="000000" w:themeColor="text1"/>
            <w:lang w:val="en-US"/>
            <w:rPrChange w:id="11397" w:author="N F" w:date="2023-12-05T03:08:00Z">
              <w:rPr>
                <w:rFonts w:cs="Times New Roman"/>
                <w:lang w:val="en-US"/>
              </w:rPr>
            </w:rPrChange>
          </w:rPr>
          <w:t>no</w:t>
        </w:r>
        <w:r w:rsidR="00E06809" w:rsidRPr="006E6534" w:rsidDel="00623D36">
          <w:rPr>
            <w:rFonts w:cs="Times New Roman"/>
            <w:color w:val="000000" w:themeColor="text1"/>
            <w:rPrChange w:id="11398" w:author="N F" w:date="2023-12-05T03:08:00Z">
              <w:rPr>
                <w:rFonts w:cs="Times New Roman"/>
              </w:rPr>
            </w:rPrChange>
          </w:rPr>
          <w:t xml:space="preserve"> </w:t>
        </w:r>
        <w:r w:rsidR="00E06809" w:rsidRPr="006E6534" w:rsidDel="00623D36">
          <w:rPr>
            <w:rFonts w:cs="Times New Roman"/>
            <w:color w:val="000000" w:themeColor="text1"/>
            <w:lang w:val="en-US"/>
            <w:rPrChange w:id="11399" w:author="N F" w:date="2023-12-05T03:08:00Z">
              <w:rPr>
                <w:rFonts w:cs="Times New Roman"/>
                <w:lang w:val="en-US"/>
              </w:rPr>
            </w:rPrChange>
          </w:rPr>
          <w:t>observed</w:t>
        </w:r>
        <w:r w:rsidR="00E06809" w:rsidRPr="006E6534" w:rsidDel="00623D36">
          <w:rPr>
            <w:rFonts w:cs="Times New Roman"/>
            <w:color w:val="000000" w:themeColor="text1"/>
            <w:rPrChange w:id="11400" w:author="N F" w:date="2023-12-05T03:08:00Z">
              <w:rPr>
                <w:rFonts w:cs="Times New Roman"/>
              </w:rPr>
            </w:rPrChange>
          </w:rPr>
          <w:t xml:space="preserve"> </w:t>
        </w:r>
        <w:r w:rsidR="00E06809" w:rsidRPr="006E6534" w:rsidDel="00623D36">
          <w:rPr>
            <w:rFonts w:cs="Times New Roman"/>
            <w:color w:val="000000" w:themeColor="text1"/>
            <w:lang w:val="en-US"/>
            <w:rPrChange w:id="11401" w:author="N F" w:date="2023-12-05T03:08:00Z">
              <w:rPr>
                <w:rFonts w:cs="Times New Roman"/>
                <w:lang w:val="en-US"/>
              </w:rPr>
            </w:rPrChange>
          </w:rPr>
          <w:t>adverse</w:t>
        </w:r>
        <w:r w:rsidR="00E06809" w:rsidRPr="006E6534" w:rsidDel="00623D36">
          <w:rPr>
            <w:rFonts w:cs="Times New Roman"/>
            <w:color w:val="000000" w:themeColor="text1"/>
            <w:rPrChange w:id="11402" w:author="N F" w:date="2023-12-05T03:08:00Z">
              <w:rPr>
                <w:rFonts w:cs="Times New Roman"/>
              </w:rPr>
            </w:rPrChange>
          </w:rPr>
          <w:t xml:space="preserve"> </w:t>
        </w:r>
        <w:r w:rsidR="00E06809" w:rsidRPr="006E6534" w:rsidDel="00623D36">
          <w:rPr>
            <w:rFonts w:cs="Times New Roman"/>
            <w:color w:val="000000" w:themeColor="text1"/>
            <w:lang w:val="en-US"/>
            <w:rPrChange w:id="11403" w:author="N F" w:date="2023-12-05T03:08:00Z">
              <w:rPr>
                <w:rFonts w:cs="Times New Roman"/>
                <w:lang w:val="en-US"/>
              </w:rPr>
            </w:rPrChange>
          </w:rPr>
          <w:t>effect</w:t>
        </w:r>
        <w:r w:rsidR="00E06809" w:rsidRPr="006E6534" w:rsidDel="00623D36">
          <w:rPr>
            <w:rFonts w:cs="Times New Roman"/>
            <w:color w:val="000000" w:themeColor="text1"/>
            <w:rPrChange w:id="11404" w:author="N F" w:date="2023-12-05T03:08:00Z">
              <w:rPr>
                <w:rFonts w:cs="Times New Roman"/>
              </w:rPr>
            </w:rPrChange>
          </w:rPr>
          <w:t xml:space="preserve"> </w:t>
        </w:r>
        <w:r w:rsidR="00E06809" w:rsidRPr="006E6534" w:rsidDel="00623D36">
          <w:rPr>
            <w:rFonts w:cs="Times New Roman"/>
            <w:color w:val="000000" w:themeColor="text1"/>
            <w:lang w:val="en-US"/>
            <w:rPrChange w:id="11405" w:author="N F" w:date="2023-12-05T03:08:00Z">
              <w:rPr>
                <w:rFonts w:cs="Times New Roman"/>
                <w:lang w:val="en-US"/>
              </w:rPr>
            </w:rPrChange>
          </w:rPr>
          <w:t>level</w:t>
        </w:r>
        <w:r w:rsidR="00E06809" w:rsidRPr="006E6534" w:rsidDel="00623D36">
          <w:rPr>
            <w:rFonts w:cs="Times New Roman"/>
            <w:color w:val="000000" w:themeColor="text1"/>
            <w:rPrChange w:id="11406" w:author="N F" w:date="2023-12-05T03:08:00Z">
              <w:rPr>
                <w:rFonts w:cs="Times New Roman"/>
              </w:rPr>
            </w:rPrChange>
          </w:rPr>
          <w:t xml:space="preserve">); </w:t>
        </w:r>
        <w:r w:rsidR="00E06809" w:rsidRPr="006E6534" w:rsidDel="00623D36">
          <w:rPr>
            <w:rFonts w:cs="Times New Roman"/>
            <w:color w:val="000000" w:themeColor="text1"/>
            <w:lang w:val="en-US"/>
            <w:rPrChange w:id="11407" w:author="N F" w:date="2023-12-05T03:08:00Z">
              <w:rPr>
                <w:rFonts w:cs="Times New Roman"/>
                <w:lang w:val="en-US"/>
              </w:rPr>
            </w:rPrChange>
          </w:rPr>
          <w:t>GLP</w:t>
        </w:r>
        <w:r w:rsidR="00E06809" w:rsidRPr="006E6534" w:rsidDel="00623D36">
          <w:rPr>
            <w:rFonts w:cs="Times New Roman"/>
            <w:color w:val="000000" w:themeColor="text1"/>
            <w:rPrChange w:id="11408" w:author="N F" w:date="2023-12-05T03:08:00Z">
              <w:rPr>
                <w:rFonts w:cs="Times New Roman"/>
              </w:rPr>
            </w:rPrChange>
          </w:rPr>
          <w:t xml:space="preserve"> – соответствие надлежащей лабораторной практике (</w:t>
        </w:r>
        <w:r w:rsidR="00E06809" w:rsidRPr="006E6534" w:rsidDel="00623D36">
          <w:rPr>
            <w:rFonts w:cs="Times New Roman"/>
            <w:color w:val="000000" w:themeColor="text1"/>
            <w:lang w:val="en-US"/>
            <w:rPrChange w:id="11409" w:author="N F" w:date="2023-12-05T03:08:00Z">
              <w:rPr>
                <w:rFonts w:cs="Times New Roman"/>
                <w:lang w:val="en-US"/>
              </w:rPr>
            </w:rPrChange>
          </w:rPr>
          <w:t>good</w:t>
        </w:r>
        <w:r w:rsidR="00E06809" w:rsidRPr="006E6534" w:rsidDel="00623D36">
          <w:rPr>
            <w:rFonts w:cs="Times New Roman"/>
            <w:color w:val="000000" w:themeColor="text1"/>
            <w:rPrChange w:id="11410" w:author="N F" w:date="2023-12-05T03:08:00Z">
              <w:rPr>
                <w:rFonts w:cs="Times New Roman"/>
              </w:rPr>
            </w:rPrChange>
          </w:rPr>
          <w:t xml:space="preserve"> </w:t>
        </w:r>
        <w:r w:rsidR="00E06809" w:rsidRPr="006E6534" w:rsidDel="00623D36">
          <w:rPr>
            <w:rFonts w:cs="Times New Roman"/>
            <w:color w:val="000000" w:themeColor="text1"/>
            <w:lang w:val="en-US"/>
            <w:rPrChange w:id="11411" w:author="N F" w:date="2023-12-05T03:08:00Z">
              <w:rPr>
                <w:rFonts w:cs="Times New Roman"/>
                <w:lang w:val="en-US"/>
              </w:rPr>
            </w:rPrChange>
          </w:rPr>
          <w:t>laboratory</w:t>
        </w:r>
        <w:r w:rsidR="00E06809" w:rsidRPr="006E6534" w:rsidDel="00623D36">
          <w:rPr>
            <w:rFonts w:cs="Times New Roman"/>
            <w:color w:val="000000" w:themeColor="text1"/>
            <w:rPrChange w:id="11412" w:author="N F" w:date="2023-12-05T03:08:00Z">
              <w:rPr>
                <w:rFonts w:cs="Times New Roman"/>
              </w:rPr>
            </w:rPrChange>
          </w:rPr>
          <w:t xml:space="preserve"> </w:t>
        </w:r>
        <w:r w:rsidR="00E06809" w:rsidRPr="006E6534" w:rsidDel="00623D36">
          <w:rPr>
            <w:rFonts w:cs="Times New Roman"/>
            <w:color w:val="000000" w:themeColor="text1"/>
            <w:lang w:val="en-US"/>
            <w:rPrChange w:id="11413" w:author="N F" w:date="2023-12-05T03:08:00Z">
              <w:rPr>
                <w:rFonts w:cs="Times New Roman"/>
                <w:lang w:val="en-US"/>
              </w:rPr>
            </w:rPrChange>
          </w:rPr>
          <w:t>practice</w:t>
        </w:r>
        <w:r w:rsidR="00E06809" w:rsidRPr="006E6534" w:rsidDel="00623D36">
          <w:rPr>
            <w:rFonts w:cs="Times New Roman"/>
            <w:color w:val="000000" w:themeColor="text1"/>
            <w:rPrChange w:id="11414" w:author="N F" w:date="2023-12-05T03:08:00Z">
              <w:rPr>
                <w:rFonts w:cs="Times New Roman"/>
              </w:rPr>
            </w:rPrChange>
          </w:rPr>
          <w:t>).</w:t>
        </w:r>
      </w:moveFrom>
    </w:p>
    <w:moveFromRangeEnd w:id="11367"/>
    <w:p w14:paraId="6DA6C89D" w14:textId="77777777" w:rsidR="00F007B9" w:rsidRPr="006E6534" w:rsidRDefault="00F007B9">
      <w:pPr>
        <w:pStyle w:val="SDText"/>
        <w:spacing w:after="0"/>
        <w:rPr>
          <w:rFonts w:cs="Times New Roman"/>
          <w:color w:val="000000" w:themeColor="text1"/>
          <w:rPrChange w:id="11415" w:author="N F" w:date="2023-12-05T03:08:00Z">
            <w:rPr>
              <w:rFonts w:cs="Times New Roman"/>
            </w:rPr>
          </w:rPrChange>
        </w:rPr>
        <w:pPrChange w:id="11416" w:author="Barshadskaya, Yuliya" w:date="2024-01-14T17:41:00Z">
          <w:pPr>
            <w:pStyle w:val="SDText"/>
          </w:pPr>
        </w:pPrChange>
      </w:pPr>
    </w:p>
    <w:p w14:paraId="1607A308" w14:textId="15467182" w:rsidR="00771D7C" w:rsidRPr="006E6534" w:rsidRDefault="00426134">
      <w:pPr>
        <w:pStyle w:val="3"/>
        <w:numPr>
          <w:ilvl w:val="0"/>
          <w:numId w:val="0"/>
        </w:numPr>
        <w:spacing w:line="240" w:lineRule="auto"/>
        <w:rPr>
          <w:rFonts w:cs="Times New Roman"/>
          <w:sz w:val="24"/>
          <w:rPrChange w:id="11417" w:author="N F" w:date="2023-12-05T03:08:00Z">
            <w:rPr/>
          </w:rPrChange>
        </w:rPr>
        <w:pPrChange w:id="11418" w:author="Barshadskaya, Yuliya" w:date="2024-01-14T17:41:00Z">
          <w:pPr>
            <w:pStyle w:val="3"/>
          </w:pPr>
        </w:pPrChange>
      </w:pPr>
      <w:bookmarkStart w:id="11419" w:name="_Toc115733024"/>
      <w:ins w:id="11420" w:author="Barshadskaya, Yuliya" w:date="2024-01-14T17:41:00Z">
        <w:r>
          <w:rPr>
            <w:rFonts w:cs="Times New Roman"/>
            <w:sz w:val="24"/>
          </w:rPr>
          <w:t xml:space="preserve">3.3.3. </w:t>
        </w:r>
      </w:ins>
      <w:r w:rsidR="00771D7C" w:rsidRPr="006E6534">
        <w:rPr>
          <w:rFonts w:cs="Times New Roman"/>
          <w:sz w:val="24"/>
          <w:rPrChange w:id="11421" w:author="N F" w:date="2023-12-05T03:08:00Z">
            <w:rPr/>
          </w:rPrChange>
        </w:rPr>
        <w:t>Генотоксичность</w:t>
      </w:r>
      <w:bookmarkEnd w:id="11419"/>
    </w:p>
    <w:p w14:paraId="2915418F" w14:textId="6E23C5FD" w:rsidR="00771D7C" w:rsidDel="007C662F" w:rsidRDefault="00702296">
      <w:pPr>
        <w:pStyle w:val="3"/>
        <w:numPr>
          <w:ilvl w:val="0"/>
          <w:numId w:val="0"/>
        </w:numPr>
        <w:spacing w:line="240" w:lineRule="auto"/>
        <w:rPr>
          <w:del w:id="11422" w:author="Barshadskaya, Yuliya" w:date="2024-01-14T17:42:00Z"/>
          <w:rFonts w:cs="Times New Roman"/>
        </w:rPr>
        <w:pPrChange w:id="11423" w:author="Barshadskaya, Yuliya" w:date="2024-01-14T17:42:00Z">
          <w:pPr>
            <w:pStyle w:val="3"/>
          </w:pPr>
        </w:pPrChange>
      </w:pPr>
      <w:r w:rsidRPr="004A73C2">
        <w:rPr>
          <w:rFonts w:cs="Times New Roman"/>
        </w:rPr>
        <w:t xml:space="preserve">Осимертиниб не обладал генотоксичностью в стандартной батарее тестов </w:t>
      </w:r>
      <w:r w:rsidRPr="009556CC">
        <w:rPr>
          <w:rFonts w:cs="Times New Roman"/>
          <w:i/>
          <w:iCs/>
          <w:lang w:val="en-US"/>
        </w:rPr>
        <w:t>in</w:t>
      </w:r>
      <w:r w:rsidRPr="008D2D2E">
        <w:rPr>
          <w:rFonts w:cs="Times New Roman"/>
          <w:i/>
          <w:iCs/>
        </w:rPr>
        <w:t xml:space="preserve"> </w:t>
      </w:r>
      <w:r w:rsidRPr="008D2D2E">
        <w:rPr>
          <w:rFonts w:cs="Times New Roman"/>
          <w:i/>
          <w:iCs/>
          <w:lang w:val="en-US"/>
        </w:rPr>
        <w:t>vitro</w:t>
      </w:r>
      <w:r w:rsidRPr="00B647EB">
        <w:rPr>
          <w:rFonts w:cs="Times New Roman"/>
        </w:rPr>
        <w:t xml:space="preserve"> и </w:t>
      </w:r>
      <w:r w:rsidRPr="00B8644E">
        <w:rPr>
          <w:rFonts w:cs="Times New Roman"/>
          <w:i/>
          <w:iCs/>
          <w:lang w:val="en-US"/>
        </w:rPr>
        <w:t>in</w:t>
      </w:r>
      <w:r w:rsidRPr="00B8644E">
        <w:rPr>
          <w:rFonts w:cs="Times New Roman"/>
          <w:i/>
          <w:iCs/>
        </w:rPr>
        <w:t xml:space="preserve"> </w:t>
      </w:r>
      <w:r w:rsidRPr="00B8644E">
        <w:rPr>
          <w:rFonts w:cs="Times New Roman"/>
          <w:i/>
          <w:iCs/>
          <w:lang w:val="en-US"/>
        </w:rPr>
        <w:t>vivo</w:t>
      </w:r>
      <w:r w:rsidRPr="005A74E6">
        <w:rPr>
          <w:rFonts w:cs="Times New Roman"/>
        </w:rPr>
        <w:t xml:space="preserve"> </w:t>
      </w:r>
      <w:ins w:id="11424" w:author="Barshadskaya, Yuliya" w:date="2024-01-14T17:41:00Z">
        <w:r w:rsidR="00426134" w:rsidRPr="0001519A">
          <w:rPr>
            <w:rFonts w:cs="Times New Roman"/>
            <w:lang w:val="en-US"/>
          </w:rPr>
          <w:fldChar w:fldCharType="begin"/>
        </w:r>
        <w:r w:rsidR="00426134" w:rsidRPr="0001519A">
          <w:rPr>
            <w:rFonts w:cs="Times New Roman"/>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426134" w:rsidRPr="0001519A">
          <w:rPr>
            <w:rFonts w:cs="Times New Roman"/>
            <w:lang w:val="en-US"/>
          </w:rPr>
          <w:fldChar w:fldCharType="separate"/>
        </w:r>
        <w:r w:rsidR="00426134" w:rsidRPr="0018315E">
          <w:rPr>
            <w:rFonts w:cs="Times New Roman"/>
          </w:rPr>
          <w:t>[</w:t>
        </w:r>
      </w:ins>
      <w:ins w:id="11425" w:author="Barshadskaya, Yuliya" w:date="2024-02-22T23:48:00Z">
        <w:r w:rsidR="007C662F">
          <w:rPr>
            <w:rFonts w:cs="Times New Roman"/>
          </w:rPr>
          <w:t>1</w:t>
        </w:r>
      </w:ins>
      <w:ins w:id="11426" w:author="Barshadskaya, Yuliya" w:date="2024-01-14T17:41:00Z">
        <w:r w:rsidR="00426134" w:rsidRPr="00DD38F1">
          <w:rPr>
            <w:rFonts w:cs="Times New Roman"/>
          </w:rPr>
          <w:t>]</w:t>
        </w:r>
        <w:r w:rsidR="00426134" w:rsidRPr="0001519A">
          <w:rPr>
            <w:rFonts w:cs="Times New Roman"/>
            <w:lang w:val="en-US"/>
          </w:rPr>
          <w:fldChar w:fldCharType="end"/>
        </w:r>
      </w:ins>
      <w:del w:id="11427" w:author="Barshadskaya, Yuliya" w:date="2024-01-14T17:41:00Z">
        <w:r w:rsidR="00BD6035" w:rsidRPr="009556CC" w:rsidDel="00426134">
          <w:rPr>
            <w:rFonts w:cs="Times New Roman"/>
            <w:lang w:val="en-US"/>
          </w:rPr>
          <w:fldChar w:fldCharType="begin"/>
        </w:r>
        <w:r w:rsidR="00AE1425" w:rsidRPr="009556CC" w:rsidDel="00426134">
          <w:rPr>
            <w:rFonts w:cs="Times New Roman"/>
          </w:rPr>
          <w:delInstrText xml:space="preserve"> ADDIN ZOTERO_ITEM CSL_CITATION {"citationID":"0SmLW5st","properties":{"formattedCita</w:delInstrText>
        </w:r>
        <w:r w:rsidR="00AE1425" w:rsidRPr="008D2D2E" w:rsidDel="00426134">
          <w:rPr>
            <w:rFonts w:cs="Times New Roman"/>
          </w:rPr>
          <w:delInstrText>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w:delInstrText>
        </w:r>
        <w:r w:rsidR="00AE1425" w:rsidRPr="00B647EB" w:rsidDel="00426134">
          <w:rPr>
            <w:rFonts w:cs="Times New Roman"/>
          </w:rPr>
          <w:delInstrText xml:space="preserve">hema/raw/master/csl-citation.json"} </w:delInstrText>
        </w:r>
        <w:r w:rsidR="00BD6035" w:rsidRPr="009556CC" w:rsidDel="00426134">
          <w:rPr>
            <w:rFonts w:cs="Times New Roman"/>
            <w:lang w:val="en-US"/>
          </w:rPr>
          <w:fldChar w:fldCharType="separate"/>
        </w:r>
        <w:r w:rsidR="00AE1425" w:rsidRPr="009556CC" w:rsidDel="00426134">
          <w:rPr>
            <w:rFonts w:cs="Times New Roman"/>
          </w:rPr>
          <w:delText>(6)</w:delText>
        </w:r>
        <w:r w:rsidR="00BD6035" w:rsidRPr="009556CC" w:rsidDel="00426134">
          <w:rPr>
            <w:rFonts w:cs="Times New Roman"/>
            <w:lang w:val="en-US"/>
          </w:rPr>
          <w:fldChar w:fldCharType="end"/>
        </w:r>
      </w:del>
      <w:r w:rsidR="003E64FF" w:rsidRPr="004A73C2">
        <w:rPr>
          <w:rFonts w:cs="Times New Roman"/>
        </w:rPr>
        <w:t>.</w:t>
      </w:r>
    </w:p>
    <w:p w14:paraId="70C6A922" w14:textId="77777777" w:rsidR="007C662F" w:rsidRPr="007C662F" w:rsidRDefault="007C662F">
      <w:pPr>
        <w:pStyle w:val="SDText"/>
        <w:rPr>
          <w:ins w:id="11428" w:author="Barshadskaya, Yuliya" w:date="2024-02-22T23:48:00Z"/>
          <w:rPrChange w:id="11429" w:author="Barshadskaya, Yuliya" w:date="2024-02-22T23:48:00Z">
            <w:rPr>
              <w:ins w:id="11430" w:author="Barshadskaya, Yuliya" w:date="2024-02-22T23:48:00Z"/>
              <w:rFonts w:cs="Times New Roman"/>
              <w:color w:val="000000" w:themeColor="text1"/>
              <w:szCs w:val="24"/>
            </w:rPr>
          </w:rPrChange>
        </w:rPr>
        <w:pPrChange w:id="11431" w:author="Barshadskaya, Yuliya" w:date="2024-02-22T23:48:00Z">
          <w:pPr>
            <w:spacing w:line="240" w:lineRule="auto"/>
          </w:pPr>
        </w:pPrChange>
      </w:pPr>
    </w:p>
    <w:p w14:paraId="2A247214" w14:textId="226A0533" w:rsidR="00836425" w:rsidRPr="006E6534" w:rsidRDefault="00426134">
      <w:pPr>
        <w:pStyle w:val="3"/>
        <w:numPr>
          <w:ilvl w:val="0"/>
          <w:numId w:val="0"/>
        </w:numPr>
        <w:spacing w:line="240" w:lineRule="auto"/>
        <w:rPr>
          <w:rFonts w:cs="Times New Roman"/>
          <w:sz w:val="24"/>
          <w:rPrChange w:id="11432" w:author="N F" w:date="2023-12-05T03:08:00Z">
            <w:rPr/>
          </w:rPrChange>
        </w:rPr>
        <w:pPrChange w:id="11433" w:author="Barshadskaya, Yuliya" w:date="2024-01-14T17:42:00Z">
          <w:pPr>
            <w:pStyle w:val="3"/>
          </w:pPr>
        </w:pPrChange>
      </w:pPr>
      <w:bookmarkStart w:id="11434" w:name="_Toc115733025"/>
      <w:ins w:id="11435" w:author="Barshadskaya, Yuliya" w:date="2024-01-14T17:42:00Z">
        <w:r>
          <w:rPr>
            <w:rFonts w:cs="Times New Roman"/>
            <w:sz w:val="24"/>
          </w:rPr>
          <w:t xml:space="preserve">3.3.4. </w:t>
        </w:r>
      </w:ins>
      <w:r w:rsidR="00CC6AB9" w:rsidRPr="006E6534">
        <w:rPr>
          <w:rFonts w:cs="Times New Roman"/>
          <w:sz w:val="24"/>
          <w:rPrChange w:id="11436" w:author="N F" w:date="2023-12-05T03:08:00Z">
            <w:rPr/>
          </w:rPrChange>
        </w:rPr>
        <w:t>Канцерогенность</w:t>
      </w:r>
      <w:bookmarkEnd w:id="11434"/>
    </w:p>
    <w:p w14:paraId="71EA80B2" w14:textId="0BECE8D1" w:rsidR="00BD6035" w:rsidRPr="006E6534" w:rsidRDefault="00C247C5">
      <w:pPr>
        <w:spacing w:after="0" w:line="240" w:lineRule="auto"/>
        <w:rPr>
          <w:rFonts w:cs="Times New Roman"/>
          <w:color w:val="000000" w:themeColor="text1"/>
          <w:szCs w:val="24"/>
          <w:rPrChange w:id="11437" w:author="N F" w:date="2023-12-05T03:08:00Z">
            <w:rPr>
              <w:rFonts w:cs="Times New Roman"/>
              <w:szCs w:val="24"/>
            </w:rPr>
          </w:rPrChange>
        </w:rPr>
        <w:pPrChange w:id="11438" w:author="Barshadskaya, Yuliya" w:date="2024-01-14T17:43:00Z">
          <w:pPr/>
        </w:pPrChange>
      </w:pPr>
      <w:r w:rsidRPr="006E6534">
        <w:rPr>
          <w:rFonts w:cs="Times New Roman"/>
          <w:color w:val="000000" w:themeColor="text1"/>
          <w:szCs w:val="24"/>
          <w:rPrChange w:id="11439" w:author="N F" w:date="2023-12-05T03:08:00Z">
            <w:rPr>
              <w:rFonts w:cs="Times New Roman"/>
              <w:szCs w:val="24"/>
            </w:rPr>
          </w:rPrChange>
        </w:rPr>
        <w:t xml:space="preserve">Канцерогенные исследования не проводили, так как для препаратов для лечения рака данный тип исследований не требуется </w:t>
      </w:r>
      <w:ins w:id="11440" w:author="Barshadskaya, Yuliya" w:date="2024-01-14T17:43:00Z">
        <w:r w:rsidR="00426134" w:rsidRPr="0001519A">
          <w:rPr>
            <w:rFonts w:cs="Times New Roman"/>
            <w:color w:val="000000" w:themeColor="text1"/>
            <w:lang w:val="en-US"/>
          </w:rPr>
          <w:fldChar w:fldCharType="begin"/>
        </w:r>
        <w:r w:rsidR="00426134"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426134" w:rsidRPr="0001519A">
          <w:rPr>
            <w:rFonts w:cs="Times New Roman"/>
            <w:color w:val="000000" w:themeColor="text1"/>
            <w:lang w:val="en-US"/>
          </w:rPr>
          <w:fldChar w:fldCharType="separate"/>
        </w:r>
        <w:r w:rsidR="00426134" w:rsidRPr="0018315E">
          <w:rPr>
            <w:rFonts w:cs="Times New Roman"/>
            <w:color w:val="000000" w:themeColor="text1"/>
          </w:rPr>
          <w:t>[</w:t>
        </w:r>
      </w:ins>
      <w:ins w:id="11441" w:author="Barshadskaya, Yuliya" w:date="2024-02-22T23:48:00Z">
        <w:r w:rsidR="007C662F">
          <w:rPr>
            <w:rFonts w:cs="Times New Roman"/>
            <w:color w:val="000000" w:themeColor="text1"/>
          </w:rPr>
          <w:t>1</w:t>
        </w:r>
      </w:ins>
      <w:ins w:id="11442" w:author="Barshadskaya, Yuliya" w:date="2024-01-14T17:43:00Z">
        <w:r w:rsidR="00426134" w:rsidRPr="00DD38F1">
          <w:rPr>
            <w:rFonts w:cs="Times New Roman"/>
            <w:color w:val="000000" w:themeColor="text1"/>
          </w:rPr>
          <w:t>]</w:t>
        </w:r>
        <w:r w:rsidR="00426134" w:rsidRPr="0001519A">
          <w:rPr>
            <w:rFonts w:cs="Times New Roman"/>
            <w:color w:val="000000" w:themeColor="text1"/>
            <w:lang w:val="en-US"/>
          </w:rPr>
          <w:fldChar w:fldCharType="end"/>
        </w:r>
      </w:ins>
      <w:del w:id="11443" w:author="Barshadskaya, Yuliya" w:date="2024-01-14T17:43:00Z">
        <w:r w:rsidR="00BD6035" w:rsidRPr="006E6534" w:rsidDel="00426134">
          <w:rPr>
            <w:rFonts w:cs="Times New Roman"/>
            <w:color w:val="000000" w:themeColor="text1"/>
            <w:szCs w:val="24"/>
            <w:lang w:val="en-US"/>
            <w:rPrChange w:id="11444" w:author="N F" w:date="2023-12-05T03:08:00Z">
              <w:rPr>
                <w:rFonts w:cs="Times New Roman"/>
                <w:szCs w:val="24"/>
                <w:lang w:val="en-US"/>
              </w:rPr>
            </w:rPrChange>
          </w:rPr>
          <w:fldChar w:fldCharType="begin"/>
        </w:r>
        <w:r w:rsidR="00AE1425" w:rsidRPr="006E6534" w:rsidDel="00426134">
          <w:rPr>
            <w:rFonts w:cs="Times New Roman"/>
            <w:color w:val="000000" w:themeColor="text1"/>
            <w:szCs w:val="24"/>
            <w:rPrChange w:id="11445" w:author="N F" w:date="2023-12-05T03:08:00Z">
              <w:rPr>
                <w:rFonts w:cs="Times New Roman"/>
                <w:szCs w:val="24"/>
              </w:rPr>
            </w:rPrChange>
          </w:rPr>
          <w:delInstrText xml:space="preserve"> ADDIN ZOTERO_ITEM CSL_CITATION {"citationID":"vfKrL6gl","properties":{"formattedCitation":"(6)","plainCitation":"(6)","noteIndex":0},"citationItems":[{"id":161758,"uris":["http://zotero.org/groups/4735135/items/YQI77G3L"],"itemData":{"id":161758,"type":"webpage","title":"TAGRISSO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delInstrText>
        </w:r>
        <w:r w:rsidR="00BD6035" w:rsidRPr="006E6534" w:rsidDel="00426134">
          <w:rPr>
            <w:rFonts w:cs="Times New Roman"/>
            <w:color w:val="000000" w:themeColor="text1"/>
            <w:szCs w:val="24"/>
            <w:lang w:val="en-US"/>
            <w:rPrChange w:id="11446" w:author="N F" w:date="2023-12-05T03:08:00Z">
              <w:rPr>
                <w:rFonts w:cs="Times New Roman"/>
                <w:szCs w:val="24"/>
                <w:lang w:val="en-US"/>
              </w:rPr>
            </w:rPrChange>
          </w:rPr>
          <w:fldChar w:fldCharType="separate"/>
        </w:r>
        <w:r w:rsidR="00AE1425" w:rsidRPr="006E6534" w:rsidDel="00426134">
          <w:rPr>
            <w:rFonts w:cs="Times New Roman"/>
            <w:color w:val="000000" w:themeColor="text1"/>
            <w:szCs w:val="24"/>
            <w:rPrChange w:id="11447" w:author="N F" w:date="2023-12-05T03:08:00Z">
              <w:rPr>
                <w:rFonts w:cs="Times New Roman"/>
                <w:szCs w:val="24"/>
              </w:rPr>
            </w:rPrChange>
          </w:rPr>
          <w:delText>(6)</w:delText>
        </w:r>
        <w:r w:rsidR="00BD6035" w:rsidRPr="006E6534" w:rsidDel="00426134">
          <w:rPr>
            <w:rFonts w:cs="Times New Roman"/>
            <w:color w:val="000000" w:themeColor="text1"/>
            <w:szCs w:val="24"/>
            <w:lang w:val="en-US"/>
            <w:rPrChange w:id="11448" w:author="N F" w:date="2023-12-05T03:08:00Z">
              <w:rPr>
                <w:rFonts w:cs="Times New Roman"/>
                <w:szCs w:val="24"/>
                <w:lang w:val="en-US"/>
              </w:rPr>
            </w:rPrChange>
          </w:rPr>
          <w:fldChar w:fldCharType="end"/>
        </w:r>
      </w:del>
      <w:r w:rsidRPr="006E6534">
        <w:rPr>
          <w:rFonts w:cs="Times New Roman"/>
          <w:color w:val="000000" w:themeColor="text1"/>
          <w:szCs w:val="24"/>
          <w:rPrChange w:id="11449" w:author="N F" w:date="2023-12-05T03:08:00Z">
            <w:rPr>
              <w:rFonts w:cs="Times New Roman"/>
              <w:szCs w:val="24"/>
            </w:rPr>
          </w:rPrChange>
        </w:rPr>
        <w:t>.</w:t>
      </w:r>
    </w:p>
    <w:p w14:paraId="533923EF" w14:textId="77777777" w:rsidR="00E71939" w:rsidRPr="006E6534" w:rsidRDefault="00E71939">
      <w:pPr>
        <w:pStyle w:val="SDText"/>
        <w:spacing w:after="0"/>
        <w:rPr>
          <w:rFonts w:cs="Times New Roman"/>
          <w:color w:val="000000" w:themeColor="text1"/>
          <w:szCs w:val="24"/>
          <w:rPrChange w:id="11450" w:author="N F" w:date="2023-12-05T03:08:00Z">
            <w:rPr>
              <w:rFonts w:cs="Times New Roman"/>
              <w:szCs w:val="24"/>
            </w:rPr>
          </w:rPrChange>
        </w:rPr>
        <w:pPrChange w:id="11451" w:author="Barshadskaya, Yuliya" w:date="2024-01-14T17:43:00Z">
          <w:pPr>
            <w:pStyle w:val="SDText"/>
          </w:pPr>
        </w:pPrChange>
      </w:pPr>
    </w:p>
    <w:p w14:paraId="30FEA79A" w14:textId="14C860C1" w:rsidR="00771D7C" w:rsidRPr="006E6534" w:rsidRDefault="00426134">
      <w:pPr>
        <w:pStyle w:val="3"/>
        <w:numPr>
          <w:ilvl w:val="0"/>
          <w:numId w:val="0"/>
        </w:numPr>
        <w:spacing w:line="240" w:lineRule="auto"/>
        <w:rPr>
          <w:rFonts w:cs="Times New Roman"/>
          <w:sz w:val="24"/>
          <w:rPrChange w:id="11452" w:author="N F" w:date="2023-12-05T03:08:00Z">
            <w:rPr/>
          </w:rPrChange>
        </w:rPr>
        <w:pPrChange w:id="11453" w:author="Barshadskaya, Yuliya" w:date="2024-01-14T17:43:00Z">
          <w:pPr>
            <w:pStyle w:val="3"/>
          </w:pPr>
        </w:pPrChange>
      </w:pPr>
      <w:ins w:id="11454" w:author="Barshadskaya, Yuliya" w:date="2024-01-14T17:43:00Z">
        <w:r>
          <w:rPr>
            <w:rFonts w:cs="Times New Roman"/>
            <w:sz w:val="24"/>
          </w:rPr>
          <w:lastRenderedPageBreak/>
          <w:t xml:space="preserve">3.3.5. </w:t>
        </w:r>
      </w:ins>
      <w:del w:id="11455" w:author="Barshadskaya, Yuliya" w:date="2024-01-14T17:43:00Z">
        <w:r w:rsidR="00CF7642" w:rsidRPr="006E6534" w:rsidDel="00426134">
          <w:rPr>
            <w:rFonts w:cs="Times New Roman"/>
            <w:sz w:val="24"/>
            <w:rPrChange w:id="11456" w:author="N F" w:date="2023-12-05T03:08:00Z">
              <w:rPr/>
            </w:rPrChange>
          </w:rPr>
          <w:delText xml:space="preserve"> </w:delText>
        </w:r>
      </w:del>
      <w:bookmarkStart w:id="11457" w:name="_Toc115733026"/>
      <w:r w:rsidR="00B57C31" w:rsidRPr="006E6534">
        <w:rPr>
          <w:rFonts w:cs="Times New Roman"/>
          <w:sz w:val="24"/>
          <w:rPrChange w:id="11458" w:author="N F" w:date="2023-12-05T03:08:00Z">
            <w:rPr/>
          </w:rPrChange>
        </w:rPr>
        <w:t>Репродуктивная и онтогенетическая токсичность</w:t>
      </w:r>
      <w:bookmarkEnd w:id="11457"/>
    </w:p>
    <w:p w14:paraId="3CC8A533" w14:textId="1F2428D6" w:rsidR="00771D7C" w:rsidRPr="006E6534" w:rsidRDefault="00426134">
      <w:pPr>
        <w:pStyle w:val="4"/>
        <w:numPr>
          <w:ilvl w:val="0"/>
          <w:numId w:val="0"/>
        </w:numPr>
        <w:spacing w:line="240" w:lineRule="auto"/>
        <w:rPr>
          <w:rFonts w:cs="Times New Roman"/>
          <w:i w:val="0"/>
          <w:iCs w:val="0"/>
          <w:szCs w:val="24"/>
          <w:rPrChange w:id="11459" w:author="N F" w:date="2023-12-05T03:08:00Z">
            <w:rPr>
              <w:szCs w:val="24"/>
            </w:rPr>
          </w:rPrChange>
        </w:rPr>
        <w:pPrChange w:id="11460" w:author="Barshadskaya, Yuliya" w:date="2024-01-14T17:44:00Z">
          <w:pPr>
            <w:pStyle w:val="4"/>
          </w:pPr>
        </w:pPrChange>
      </w:pPr>
      <w:bookmarkStart w:id="11461" w:name="_Toc115733027"/>
      <w:ins w:id="11462" w:author="Barshadskaya, Yuliya" w:date="2024-01-14T17:44:00Z">
        <w:r>
          <w:rPr>
            <w:rFonts w:cs="Times New Roman"/>
            <w:i w:val="0"/>
            <w:iCs w:val="0"/>
            <w:szCs w:val="24"/>
          </w:rPr>
          <w:t xml:space="preserve">3.3.5.1. </w:t>
        </w:r>
      </w:ins>
      <w:r w:rsidR="00F928EE" w:rsidRPr="006E6534">
        <w:rPr>
          <w:rFonts w:cs="Times New Roman"/>
          <w:i w:val="0"/>
          <w:iCs w:val="0"/>
          <w:szCs w:val="24"/>
          <w:rPrChange w:id="11463" w:author="N F" w:date="2023-12-05T03:08:00Z">
            <w:rPr>
              <w:szCs w:val="24"/>
            </w:rPr>
          </w:rPrChange>
        </w:rPr>
        <w:t>Влияние на фертильность и ранняя эмбриональная токсичность</w:t>
      </w:r>
      <w:bookmarkEnd w:id="11461"/>
    </w:p>
    <w:p w14:paraId="39DDA88F" w14:textId="3C4C2410" w:rsidR="00BD6035" w:rsidRPr="006E6534" w:rsidRDefault="002F0442">
      <w:pPr>
        <w:pStyle w:val="SDText"/>
        <w:spacing w:after="0"/>
        <w:rPr>
          <w:rFonts w:cs="Times New Roman"/>
          <w:color w:val="000000" w:themeColor="text1"/>
          <w:rPrChange w:id="11464" w:author="N F" w:date="2023-12-05T03:08:00Z">
            <w:rPr>
              <w:rFonts w:cs="Times New Roman"/>
            </w:rPr>
          </w:rPrChange>
        </w:rPr>
        <w:pPrChange w:id="11465" w:author="Barshadskaya, Yuliya" w:date="2024-01-14T17:44:00Z">
          <w:pPr>
            <w:pStyle w:val="SDText"/>
          </w:pPr>
        </w:pPrChange>
      </w:pPr>
      <w:r w:rsidRPr="006E6534">
        <w:rPr>
          <w:rFonts w:cs="Times New Roman"/>
          <w:color w:val="000000" w:themeColor="text1"/>
          <w:szCs w:val="24"/>
          <w:rPrChange w:id="11466" w:author="N F" w:date="2023-12-05T03:08:00Z">
            <w:rPr>
              <w:rFonts w:cs="Times New Roman"/>
              <w:szCs w:val="24"/>
            </w:rPr>
          </w:rPrChange>
        </w:rPr>
        <w:t xml:space="preserve">Введение </w:t>
      </w:r>
      <w:r w:rsidR="003B338E" w:rsidRPr="006E6534">
        <w:rPr>
          <w:rFonts w:cs="Times New Roman"/>
          <w:color w:val="000000" w:themeColor="text1"/>
          <w:szCs w:val="24"/>
          <w:rPrChange w:id="11467" w:author="N F" w:date="2023-12-05T03:08:00Z">
            <w:rPr>
              <w:rFonts w:cs="Times New Roman"/>
              <w:szCs w:val="24"/>
            </w:rPr>
          </w:rPrChange>
        </w:rPr>
        <w:t>осимертиниб</w:t>
      </w:r>
      <w:r w:rsidRPr="006E6534">
        <w:rPr>
          <w:rFonts w:cs="Times New Roman"/>
          <w:color w:val="000000" w:themeColor="text1"/>
          <w:szCs w:val="24"/>
          <w:rPrChange w:id="11468" w:author="N F" w:date="2023-12-05T03:08:00Z">
            <w:rPr>
              <w:rFonts w:cs="Times New Roman"/>
              <w:szCs w:val="24"/>
            </w:rPr>
          </w:rPrChange>
        </w:rPr>
        <w:t>а крысам</w:t>
      </w:r>
      <w:r w:rsidR="003B338E" w:rsidRPr="006E6534">
        <w:rPr>
          <w:rFonts w:cs="Times New Roman"/>
          <w:color w:val="000000" w:themeColor="text1"/>
          <w:szCs w:val="24"/>
          <w:rPrChange w:id="11469" w:author="N F" w:date="2023-12-05T03:08:00Z">
            <w:rPr>
              <w:rFonts w:cs="Times New Roman"/>
              <w:szCs w:val="24"/>
            </w:rPr>
          </w:rPrChange>
        </w:rPr>
        <w:t xml:space="preserve"> в течение 65 дней ассоциировалось со снижением фертильности</w:t>
      </w:r>
      <w:r w:rsidR="003D6986" w:rsidRPr="006E6534">
        <w:rPr>
          <w:rFonts w:cs="Times New Roman"/>
          <w:color w:val="000000" w:themeColor="text1"/>
          <w:szCs w:val="24"/>
          <w:rPrChange w:id="11470" w:author="N F" w:date="2023-12-05T03:08:00Z">
            <w:rPr>
              <w:rFonts w:cs="Times New Roman"/>
              <w:szCs w:val="24"/>
            </w:rPr>
          </w:rPrChange>
        </w:rPr>
        <w:t xml:space="preserve"> </w:t>
      </w:r>
      <w:r w:rsidR="00DA258C" w:rsidRPr="006E6534">
        <w:rPr>
          <w:rFonts w:cs="Times New Roman"/>
          <w:color w:val="000000" w:themeColor="text1"/>
          <w:szCs w:val="24"/>
          <w:rPrChange w:id="11471" w:author="N F" w:date="2023-12-05T03:08:00Z">
            <w:rPr>
              <w:rFonts w:cs="Times New Roman"/>
              <w:szCs w:val="24"/>
            </w:rPr>
          </w:rPrChange>
        </w:rPr>
        <w:t xml:space="preserve">у </w:t>
      </w:r>
      <w:r w:rsidR="003D6986" w:rsidRPr="006E6534">
        <w:rPr>
          <w:rFonts w:cs="Times New Roman"/>
          <w:color w:val="000000" w:themeColor="text1"/>
          <w:szCs w:val="24"/>
          <w:rPrChange w:id="11472" w:author="N F" w:date="2023-12-05T03:08:00Z">
            <w:rPr>
              <w:rFonts w:cs="Times New Roman"/>
              <w:szCs w:val="24"/>
            </w:rPr>
          </w:rPrChange>
        </w:rPr>
        <w:t>самцов</w:t>
      </w:r>
      <w:r w:rsidR="003B338E" w:rsidRPr="006E6534">
        <w:rPr>
          <w:rFonts w:cs="Times New Roman"/>
          <w:color w:val="000000" w:themeColor="text1"/>
          <w:szCs w:val="24"/>
          <w:rPrChange w:id="11473" w:author="N F" w:date="2023-12-05T03:08:00Z">
            <w:rPr>
              <w:rFonts w:cs="Times New Roman"/>
              <w:szCs w:val="24"/>
            </w:rPr>
          </w:rPrChange>
        </w:rPr>
        <w:t xml:space="preserve">, что продемонстрировано уменьшением количества живых </w:t>
      </w:r>
      <w:r w:rsidR="007A4D8F" w:rsidRPr="006E6534">
        <w:rPr>
          <w:rFonts w:cs="Times New Roman"/>
          <w:color w:val="000000" w:themeColor="text1"/>
          <w:szCs w:val="24"/>
          <w:rPrChange w:id="11474" w:author="N F" w:date="2023-12-05T03:08:00Z">
            <w:rPr>
              <w:rFonts w:cs="Times New Roman"/>
              <w:szCs w:val="24"/>
            </w:rPr>
          </w:rPrChange>
        </w:rPr>
        <w:t>плодов</w:t>
      </w:r>
      <w:r w:rsidR="003B338E" w:rsidRPr="006E6534">
        <w:rPr>
          <w:rFonts w:cs="Times New Roman"/>
          <w:color w:val="000000" w:themeColor="text1"/>
          <w:szCs w:val="24"/>
          <w:rPrChange w:id="11475" w:author="N F" w:date="2023-12-05T03:08:00Z">
            <w:rPr>
              <w:rFonts w:cs="Times New Roman"/>
              <w:szCs w:val="24"/>
            </w:rPr>
          </w:rPrChange>
        </w:rPr>
        <w:t xml:space="preserve">, </w:t>
      </w:r>
      <w:r w:rsidR="003B338E" w:rsidRPr="006E6534">
        <w:rPr>
          <w:rFonts w:cs="Times New Roman"/>
          <w:color w:val="000000" w:themeColor="text1"/>
          <w:rPrChange w:id="11476" w:author="N F" w:date="2023-12-05T03:08:00Z">
            <w:rPr>
              <w:rFonts w:cs="Times New Roman"/>
            </w:rPr>
          </w:rPrChange>
        </w:rPr>
        <w:t>главным образом, из-за увеличения предимплантационной потери у самок</w:t>
      </w:r>
      <w:r w:rsidR="007A4D8F" w:rsidRPr="006E6534">
        <w:rPr>
          <w:rFonts w:cs="Times New Roman"/>
          <w:color w:val="000000" w:themeColor="text1"/>
          <w:rPrChange w:id="11477" w:author="N F" w:date="2023-12-05T03:08:00Z">
            <w:rPr>
              <w:rFonts w:cs="Times New Roman"/>
            </w:rPr>
          </w:rPrChange>
        </w:rPr>
        <w:t>, не получавших осимертиниб</w:t>
      </w:r>
      <w:r w:rsidR="003B338E" w:rsidRPr="006E6534">
        <w:rPr>
          <w:rFonts w:cs="Times New Roman"/>
          <w:color w:val="000000" w:themeColor="text1"/>
          <w:rPrChange w:id="11478" w:author="N F" w:date="2023-12-05T03:08:00Z">
            <w:rPr>
              <w:rFonts w:cs="Times New Roman"/>
            </w:rPr>
          </w:rPrChange>
        </w:rPr>
        <w:t xml:space="preserve">, скрещенных с самцами, получавшими осимертиниб в высокой дозе 10 мг/кг. Эти эффекты возникали при </w:t>
      </w:r>
      <w:r w:rsidR="00C07B2D" w:rsidRPr="006E6534">
        <w:rPr>
          <w:rFonts w:cs="Times New Roman"/>
          <w:color w:val="000000" w:themeColor="text1"/>
          <w:rPrChange w:id="11479" w:author="N F" w:date="2023-12-05T03:08:00Z">
            <w:rPr>
              <w:rFonts w:cs="Times New Roman"/>
            </w:rPr>
          </w:rPrChange>
        </w:rPr>
        <w:t xml:space="preserve">использовании </w:t>
      </w:r>
      <w:r w:rsidR="007A4D8F" w:rsidRPr="006E6534">
        <w:rPr>
          <w:rFonts w:cs="Times New Roman"/>
          <w:color w:val="000000" w:themeColor="text1"/>
          <w:rPrChange w:id="11480" w:author="N F" w:date="2023-12-05T03:08:00Z">
            <w:rPr>
              <w:rFonts w:cs="Times New Roman"/>
            </w:rPr>
          </w:rPrChange>
        </w:rPr>
        <w:t xml:space="preserve">доз </w:t>
      </w:r>
      <w:r w:rsidR="003B338E" w:rsidRPr="006E6534">
        <w:rPr>
          <w:rFonts w:cs="Times New Roman"/>
          <w:color w:val="000000" w:themeColor="text1"/>
          <w:rPrChange w:id="11481" w:author="N F" w:date="2023-12-05T03:08:00Z">
            <w:rPr>
              <w:rFonts w:cs="Times New Roman"/>
            </w:rPr>
          </w:rPrChange>
        </w:rPr>
        <w:t xml:space="preserve">осимертиниба примерно </w:t>
      </w:r>
      <w:r w:rsidR="00C07B2D" w:rsidRPr="006E6534">
        <w:rPr>
          <w:rFonts w:cs="Times New Roman"/>
          <w:color w:val="000000" w:themeColor="text1"/>
          <w:rPrChange w:id="11482" w:author="N F" w:date="2023-12-05T03:08:00Z">
            <w:rPr>
              <w:rFonts w:cs="Times New Roman"/>
            </w:rPr>
          </w:rPrChange>
        </w:rPr>
        <w:t>2 раза</w:t>
      </w:r>
      <w:r w:rsidR="00DA258C" w:rsidRPr="006E6534">
        <w:rPr>
          <w:rFonts w:cs="Times New Roman"/>
          <w:color w:val="000000" w:themeColor="text1"/>
          <w:rPrChange w:id="11483" w:author="N F" w:date="2023-12-05T03:08:00Z">
            <w:rPr>
              <w:rFonts w:cs="Times New Roman"/>
            </w:rPr>
          </w:rPrChange>
        </w:rPr>
        <w:t xml:space="preserve"> ниже</w:t>
      </w:r>
      <w:r w:rsidR="003B338E" w:rsidRPr="006E6534">
        <w:rPr>
          <w:rFonts w:cs="Times New Roman"/>
          <w:color w:val="000000" w:themeColor="text1"/>
          <w:rPrChange w:id="11484" w:author="N F" w:date="2023-12-05T03:08:00Z">
            <w:rPr>
              <w:rFonts w:cs="Times New Roman"/>
            </w:rPr>
          </w:rPrChange>
        </w:rPr>
        <w:t>, чем у человека при рекомендуемой дозе 80 мг. Хотя механизм этого очевидного влияния на фертильность</w:t>
      </w:r>
      <w:r w:rsidR="00C07B2D" w:rsidRPr="006E6534">
        <w:rPr>
          <w:rFonts w:cs="Times New Roman"/>
          <w:color w:val="000000" w:themeColor="text1"/>
          <w:rPrChange w:id="11485" w:author="N F" w:date="2023-12-05T03:08:00Z">
            <w:rPr>
              <w:rFonts w:cs="Times New Roman"/>
            </w:rPr>
          </w:rPrChange>
        </w:rPr>
        <w:t xml:space="preserve"> самцов</w:t>
      </w:r>
      <w:r w:rsidR="003B338E" w:rsidRPr="006E6534">
        <w:rPr>
          <w:rFonts w:cs="Times New Roman"/>
          <w:color w:val="000000" w:themeColor="text1"/>
          <w:rPrChange w:id="11486" w:author="N F" w:date="2023-12-05T03:08:00Z">
            <w:rPr>
              <w:rFonts w:cs="Times New Roman"/>
            </w:rPr>
          </w:rPrChange>
        </w:rPr>
        <w:t xml:space="preserve"> до конца не выяснен, на основании этих данных группа фармакологов/токсикологов рекомендует мужчинам</w:t>
      </w:r>
      <w:r w:rsidRPr="006E6534">
        <w:rPr>
          <w:rFonts w:cs="Times New Roman"/>
          <w:color w:val="000000" w:themeColor="text1"/>
          <w:rPrChange w:id="11487" w:author="N F" w:date="2023-12-05T03:08:00Z">
            <w:rPr>
              <w:rFonts w:cs="Times New Roman"/>
            </w:rPr>
          </w:rPrChange>
        </w:rPr>
        <w:t xml:space="preserve"> </w:t>
      </w:r>
      <w:r w:rsidR="003B338E" w:rsidRPr="006E6534">
        <w:rPr>
          <w:rFonts w:cs="Times New Roman"/>
          <w:color w:val="000000" w:themeColor="text1"/>
          <w:rPrChange w:id="11488" w:author="N F" w:date="2023-12-05T03:08:00Z">
            <w:rPr>
              <w:rFonts w:cs="Times New Roman"/>
            </w:rPr>
          </w:rPrChange>
        </w:rPr>
        <w:t xml:space="preserve">репродуктивного возраста использовать контрацепцию во время лечения </w:t>
      </w:r>
      <w:r w:rsidR="00C07B2D" w:rsidRPr="006E6534">
        <w:rPr>
          <w:rFonts w:cs="Times New Roman"/>
          <w:color w:val="000000" w:themeColor="text1"/>
          <w:rPrChange w:id="11489" w:author="N F" w:date="2023-12-05T03:08:00Z">
            <w:rPr>
              <w:rFonts w:cs="Times New Roman"/>
            </w:rPr>
          </w:rPrChange>
        </w:rPr>
        <w:t>осимертиниб</w:t>
      </w:r>
      <w:r w:rsidR="00523D84" w:rsidRPr="006E6534">
        <w:rPr>
          <w:rFonts w:cs="Times New Roman"/>
          <w:color w:val="000000" w:themeColor="text1"/>
          <w:rPrChange w:id="11490" w:author="N F" w:date="2023-12-05T03:08:00Z">
            <w:rPr>
              <w:rFonts w:cs="Times New Roman"/>
            </w:rPr>
          </w:rPrChange>
        </w:rPr>
        <w:t>ом</w:t>
      </w:r>
      <w:r w:rsidR="003B338E" w:rsidRPr="006E6534">
        <w:rPr>
          <w:rFonts w:cs="Times New Roman"/>
          <w:color w:val="000000" w:themeColor="text1"/>
          <w:rPrChange w:id="11491" w:author="N F" w:date="2023-12-05T03:08:00Z">
            <w:rPr>
              <w:rFonts w:cs="Times New Roman"/>
            </w:rPr>
          </w:rPrChange>
        </w:rPr>
        <w:t xml:space="preserve"> и в течение 4 мес</w:t>
      </w:r>
      <w:r w:rsidRPr="006E6534">
        <w:rPr>
          <w:rFonts w:cs="Times New Roman"/>
          <w:color w:val="000000" w:themeColor="text1"/>
          <w:rPrChange w:id="11492" w:author="N F" w:date="2023-12-05T03:08:00Z">
            <w:rPr>
              <w:rFonts w:cs="Times New Roman"/>
            </w:rPr>
          </w:rPrChange>
        </w:rPr>
        <w:t>.</w:t>
      </w:r>
      <w:r w:rsidR="003B338E" w:rsidRPr="006E6534">
        <w:rPr>
          <w:rFonts w:cs="Times New Roman"/>
          <w:color w:val="000000" w:themeColor="text1"/>
          <w:rPrChange w:id="11493" w:author="N F" w:date="2023-12-05T03:08:00Z">
            <w:rPr>
              <w:rFonts w:cs="Times New Roman"/>
            </w:rPr>
          </w:rPrChange>
        </w:rPr>
        <w:t xml:space="preserve"> после приема последней дозы препарата </w:t>
      </w:r>
      <w:ins w:id="11494" w:author="Barshadskaya, Yuliya" w:date="2024-01-14T17:44:00Z">
        <w:r w:rsidR="00426134" w:rsidRPr="0001519A">
          <w:rPr>
            <w:rFonts w:cs="Times New Roman"/>
            <w:color w:val="000000" w:themeColor="text1"/>
            <w:lang w:val="en-US"/>
          </w:rPr>
          <w:fldChar w:fldCharType="begin"/>
        </w:r>
        <w:r w:rsidR="00426134"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426134" w:rsidRPr="0001519A">
          <w:rPr>
            <w:rFonts w:cs="Times New Roman"/>
            <w:color w:val="000000" w:themeColor="text1"/>
            <w:lang w:val="en-US"/>
          </w:rPr>
          <w:fldChar w:fldCharType="separate"/>
        </w:r>
        <w:r w:rsidR="00426134" w:rsidRPr="0018315E">
          <w:rPr>
            <w:rFonts w:cs="Times New Roman"/>
            <w:color w:val="000000" w:themeColor="text1"/>
          </w:rPr>
          <w:t>[</w:t>
        </w:r>
      </w:ins>
      <w:ins w:id="11495" w:author="Barshadskaya, Yuliya" w:date="2024-02-22T23:48:00Z">
        <w:r w:rsidR="007C662F">
          <w:rPr>
            <w:rFonts w:cs="Times New Roman"/>
            <w:color w:val="000000" w:themeColor="text1"/>
          </w:rPr>
          <w:t>1</w:t>
        </w:r>
      </w:ins>
      <w:ins w:id="11496" w:author="Barshadskaya, Yuliya" w:date="2024-01-14T17:44:00Z">
        <w:r w:rsidR="00426134" w:rsidRPr="00DD38F1">
          <w:rPr>
            <w:rFonts w:cs="Times New Roman"/>
            <w:color w:val="000000" w:themeColor="text1"/>
          </w:rPr>
          <w:t>]</w:t>
        </w:r>
        <w:r w:rsidR="00426134" w:rsidRPr="0001519A">
          <w:rPr>
            <w:rFonts w:cs="Times New Roman"/>
            <w:color w:val="000000" w:themeColor="text1"/>
            <w:lang w:val="en-US"/>
          </w:rPr>
          <w:fldChar w:fldCharType="end"/>
        </w:r>
      </w:ins>
      <w:del w:id="11497" w:author="Barshadskaya, Yuliya" w:date="2024-01-14T17:44:00Z">
        <w:r w:rsidR="00BD6035" w:rsidRPr="006E6534" w:rsidDel="00426134">
          <w:rPr>
            <w:rFonts w:cs="Times New Roman"/>
            <w:color w:val="000000" w:themeColor="text1"/>
            <w:lang w:val="en-US"/>
            <w:rPrChange w:id="11498" w:author="N F" w:date="2023-12-05T03:08:00Z">
              <w:rPr>
                <w:rFonts w:cs="Times New Roman"/>
                <w:lang w:val="en-US"/>
              </w:rPr>
            </w:rPrChange>
          </w:rPr>
          <w:fldChar w:fldCharType="begin"/>
        </w:r>
        <w:r w:rsidR="00AE1425" w:rsidRPr="006E6534" w:rsidDel="00426134">
          <w:rPr>
            <w:rFonts w:cs="Times New Roman"/>
            <w:color w:val="000000" w:themeColor="text1"/>
            <w:rPrChange w:id="11499" w:author="N F" w:date="2023-12-05T03:08:00Z">
              <w:rPr>
                <w:rFonts w:cs="Times New Roman"/>
              </w:rPr>
            </w:rPrChange>
          </w:rPr>
          <w:delInstrText xml:space="preserve"> </w:delInstrText>
        </w:r>
        <w:r w:rsidR="00AE1425" w:rsidRPr="006E6534" w:rsidDel="00426134">
          <w:rPr>
            <w:rFonts w:cs="Times New Roman"/>
            <w:color w:val="000000" w:themeColor="text1"/>
            <w:lang w:val="en-US"/>
            <w:rPrChange w:id="11500" w:author="N F" w:date="2023-12-05T03:08:00Z">
              <w:rPr>
                <w:rFonts w:cs="Times New Roman"/>
                <w:lang w:val="en-US"/>
              </w:rPr>
            </w:rPrChange>
          </w:rPr>
          <w:delInstrText>ADDIN</w:delInstrText>
        </w:r>
        <w:r w:rsidR="00AE1425" w:rsidRPr="006E6534" w:rsidDel="00426134">
          <w:rPr>
            <w:rFonts w:cs="Times New Roman"/>
            <w:color w:val="000000" w:themeColor="text1"/>
            <w:rPrChange w:id="11501" w:author="N F" w:date="2023-12-05T03:08:00Z">
              <w:rPr>
                <w:rFonts w:cs="Times New Roman"/>
              </w:rPr>
            </w:rPrChange>
          </w:rPr>
          <w:delInstrText xml:space="preserve"> </w:delInstrText>
        </w:r>
        <w:r w:rsidR="00AE1425" w:rsidRPr="006E6534" w:rsidDel="00426134">
          <w:rPr>
            <w:rFonts w:cs="Times New Roman"/>
            <w:color w:val="000000" w:themeColor="text1"/>
            <w:lang w:val="en-US"/>
            <w:rPrChange w:id="11502" w:author="N F" w:date="2023-12-05T03:08:00Z">
              <w:rPr>
                <w:rFonts w:cs="Times New Roman"/>
                <w:lang w:val="en-US"/>
              </w:rPr>
            </w:rPrChange>
          </w:rPr>
          <w:delInstrText>ZOTERO</w:delInstrText>
        </w:r>
        <w:r w:rsidR="00AE1425" w:rsidRPr="006E6534" w:rsidDel="00426134">
          <w:rPr>
            <w:rFonts w:cs="Times New Roman"/>
            <w:color w:val="000000" w:themeColor="text1"/>
            <w:rPrChange w:id="11503" w:author="N F" w:date="2023-12-05T03:08:00Z">
              <w:rPr>
                <w:rFonts w:cs="Times New Roman"/>
              </w:rPr>
            </w:rPrChange>
          </w:rPr>
          <w:delInstrText>_</w:delInstrText>
        </w:r>
        <w:r w:rsidR="00AE1425" w:rsidRPr="006E6534" w:rsidDel="00426134">
          <w:rPr>
            <w:rFonts w:cs="Times New Roman"/>
            <w:color w:val="000000" w:themeColor="text1"/>
            <w:lang w:val="en-US"/>
            <w:rPrChange w:id="11504" w:author="N F" w:date="2023-12-05T03:08:00Z">
              <w:rPr>
                <w:rFonts w:cs="Times New Roman"/>
                <w:lang w:val="en-US"/>
              </w:rPr>
            </w:rPrChange>
          </w:rPr>
          <w:delInstrText>ITEM</w:delInstrText>
        </w:r>
        <w:r w:rsidR="00AE1425" w:rsidRPr="006E6534" w:rsidDel="00426134">
          <w:rPr>
            <w:rFonts w:cs="Times New Roman"/>
            <w:color w:val="000000" w:themeColor="text1"/>
            <w:rPrChange w:id="11505" w:author="N F" w:date="2023-12-05T03:08:00Z">
              <w:rPr>
                <w:rFonts w:cs="Times New Roman"/>
              </w:rPr>
            </w:rPrChange>
          </w:rPr>
          <w:delInstrText xml:space="preserve"> </w:delInstrText>
        </w:r>
        <w:r w:rsidR="00AE1425" w:rsidRPr="006E6534" w:rsidDel="00426134">
          <w:rPr>
            <w:rFonts w:cs="Times New Roman"/>
            <w:color w:val="000000" w:themeColor="text1"/>
            <w:lang w:val="en-US"/>
            <w:rPrChange w:id="11506" w:author="N F" w:date="2023-12-05T03:08:00Z">
              <w:rPr>
                <w:rFonts w:cs="Times New Roman"/>
                <w:lang w:val="en-US"/>
              </w:rPr>
            </w:rPrChange>
          </w:rPr>
          <w:delInstrText>CSL</w:delInstrText>
        </w:r>
        <w:r w:rsidR="00AE1425" w:rsidRPr="006E6534" w:rsidDel="00426134">
          <w:rPr>
            <w:rFonts w:cs="Times New Roman"/>
            <w:color w:val="000000" w:themeColor="text1"/>
            <w:rPrChange w:id="11507" w:author="N F" w:date="2023-12-05T03:08:00Z">
              <w:rPr>
                <w:rFonts w:cs="Times New Roman"/>
              </w:rPr>
            </w:rPrChange>
          </w:rPr>
          <w:delInstrText>_</w:delInstrText>
        </w:r>
        <w:r w:rsidR="00AE1425" w:rsidRPr="006E6534" w:rsidDel="00426134">
          <w:rPr>
            <w:rFonts w:cs="Times New Roman"/>
            <w:color w:val="000000" w:themeColor="text1"/>
            <w:lang w:val="en-US"/>
            <w:rPrChange w:id="11508" w:author="N F" w:date="2023-12-05T03:08:00Z">
              <w:rPr>
                <w:rFonts w:cs="Times New Roman"/>
                <w:lang w:val="en-US"/>
              </w:rPr>
            </w:rPrChange>
          </w:rPr>
          <w:delInstrText>CITATION</w:delInstrText>
        </w:r>
        <w:r w:rsidR="00AE1425" w:rsidRPr="006E6534" w:rsidDel="00426134">
          <w:rPr>
            <w:rFonts w:cs="Times New Roman"/>
            <w:color w:val="000000" w:themeColor="text1"/>
            <w:rPrChange w:id="11509" w:author="N F" w:date="2023-12-05T03:08:00Z">
              <w:rPr>
                <w:rFonts w:cs="Times New Roman"/>
              </w:rPr>
            </w:rPrChange>
          </w:rPr>
          <w:delInstrText xml:space="preserve"> {"</w:delInstrText>
        </w:r>
        <w:r w:rsidR="00AE1425" w:rsidRPr="006E6534" w:rsidDel="00426134">
          <w:rPr>
            <w:rFonts w:cs="Times New Roman"/>
            <w:color w:val="000000" w:themeColor="text1"/>
            <w:lang w:val="en-US"/>
            <w:rPrChange w:id="11510" w:author="N F" w:date="2023-12-05T03:08:00Z">
              <w:rPr>
                <w:rFonts w:cs="Times New Roman"/>
                <w:lang w:val="en-US"/>
              </w:rPr>
            </w:rPrChange>
          </w:rPr>
          <w:delInstrText>citationID</w:delInstrText>
        </w:r>
        <w:r w:rsidR="00AE1425" w:rsidRPr="006E6534" w:rsidDel="00426134">
          <w:rPr>
            <w:rFonts w:cs="Times New Roman"/>
            <w:color w:val="000000" w:themeColor="text1"/>
            <w:rPrChange w:id="11511" w:author="N F" w:date="2023-12-05T03:08:00Z">
              <w:rPr>
                <w:rFonts w:cs="Times New Roman"/>
              </w:rPr>
            </w:rPrChange>
          </w:rPr>
          <w:delInstrText>":"</w:delInstrText>
        </w:r>
        <w:r w:rsidR="00AE1425" w:rsidRPr="006E6534" w:rsidDel="00426134">
          <w:rPr>
            <w:rFonts w:cs="Times New Roman"/>
            <w:color w:val="000000" w:themeColor="text1"/>
            <w:lang w:val="en-US"/>
            <w:rPrChange w:id="11512" w:author="N F" w:date="2023-12-05T03:08:00Z">
              <w:rPr>
                <w:rFonts w:cs="Times New Roman"/>
                <w:lang w:val="en-US"/>
              </w:rPr>
            </w:rPrChange>
          </w:rPr>
          <w:delInstrText>eFBahEkI</w:delInstrText>
        </w:r>
        <w:r w:rsidR="00AE1425" w:rsidRPr="006E6534" w:rsidDel="00426134">
          <w:rPr>
            <w:rFonts w:cs="Times New Roman"/>
            <w:color w:val="000000" w:themeColor="text1"/>
            <w:rPrChange w:id="11513" w:author="N F" w:date="2023-12-05T03:08:00Z">
              <w:rPr>
                <w:rFonts w:cs="Times New Roman"/>
              </w:rPr>
            </w:rPrChange>
          </w:rPr>
          <w:delInstrText>","</w:delInstrText>
        </w:r>
        <w:r w:rsidR="00AE1425" w:rsidRPr="006E6534" w:rsidDel="00426134">
          <w:rPr>
            <w:rFonts w:cs="Times New Roman"/>
            <w:color w:val="000000" w:themeColor="text1"/>
            <w:lang w:val="en-US"/>
            <w:rPrChange w:id="11514" w:author="N F" w:date="2023-12-05T03:08:00Z">
              <w:rPr>
                <w:rFonts w:cs="Times New Roman"/>
                <w:lang w:val="en-US"/>
              </w:rPr>
            </w:rPrChange>
          </w:rPr>
          <w:delInstrText>properties</w:delInstrText>
        </w:r>
        <w:r w:rsidR="00AE1425" w:rsidRPr="006E6534" w:rsidDel="00426134">
          <w:rPr>
            <w:rFonts w:cs="Times New Roman"/>
            <w:color w:val="000000" w:themeColor="text1"/>
            <w:rPrChange w:id="11515" w:author="N F" w:date="2023-12-05T03:08:00Z">
              <w:rPr>
                <w:rFonts w:cs="Times New Roman"/>
              </w:rPr>
            </w:rPrChange>
          </w:rPr>
          <w:delInstrText>":{"</w:delInstrText>
        </w:r>
        <w:r w:rsidR="00AE1425" w:rsidRPr="006E6534" w:rsidDel="00426134">
          <w:rPr>
            <w:rFonts w:cs="Times New Roman"/>
            <w:color w:val="000000" w:themeColor="text1"/>
            <w:lang w:val="en-US"/>
            <w:rPrChange w:id="11516" w:author="N F" w:date="2023-12-05T03:08:00Z">
              <w:rPr>
                <w:rFonts w:cs="Times New Roman"/>
                <w:lang w:val="en-US"/>
              </w:rPr>
            </w:rPrChange>
          </w:rPr>
          <w:delInstrText>formattedCitation</w:delInstrText>
        </w:r>
        <w:r w:rsidR="00AE1425" w:rsidRPr="006E6534" w:rsidDel="00426134">
          <w:rPr>
            <w:rFonts w:cs="Times New Roman"/>
            <w:color w:val="000000" w:themeColor="text1"/>
            <w:rPrChange w:id="11517" w:author="N F" w:date="2023-12-05T03:08:00Z">
              <w:rPr>
                <w:rFonts w:cs="Times New Roman"/>
              </w:rPr>
            </w:rPrChange>
          </w:rPr>
          <w:delInstrText>":"(6)","</w:delInstrText>
        </w:r>
        <w:r w:rsidR="00AE1425" w:rsidRPr="006E6534" w:rsidDel="00426134">
          <w:rPr>
            <w:rFonts w:cs="Times New Roman"/>
            <w:color w:val="000000" w:themeColor="text1"/>
            <w:lang w:val="en-US"/>
            <w:rPrChange w:id="11518" w:author="N F" w:date="2023-12-05T03:08:00Z">
              <w:rPr>
                <w:rFonts w:cs="Times New Roman"/>
                <w:lang w:val="en-US"/>
              </w:rPr>
            </w:rPrChange>
          </w:rPr>
          <w:delInstrText>plainCitation</w:delInstrText>
        </w:r>
        <w:r w:rsidR="00AE1425" w:rsidRPr="006E6534" w:rsidDel="00426134">
          <w:rPr>
            <w:rFonts w:cs="Times New Roman"/>
            <w:color w:val="000000" w:themeColor="text1"/>
            <w:rPrChange w:id="11519" w:author="N F" w:date="2023-12-05T03:08:00Z">
              <w:rPr>
                <w:rFonts w:cs="Times New Roman"/>
              </w:rPr>
            </w:rPrChange>
          </w:rPr>
          <w:delInstrText>":"(6)","</w:delInstrText>
        </w:r>
        <w:r w:rsidR="00AE1425" w:rsidRPr="006E6534" w:rsidDel="00426134">
          <w:rPr>
            <w:rFonts w:cs="Times New Roman"/>
            <w:color w:val="000000" w:themeColor="text1"/>
            <w:lang w:val="en-US"/>
            <w:rPrChange w:id="11520" w:author="N F" w:date="2023-12-05T03:08:00Z">
              <w:rPr>
                <w:rFonts w:cs="Times New Roman"/>
                <w:lang w:val="en-US"/>
              </w:rPr>
            </w:rPrChange>
          </w:rPr>
          <w:delInstrText>noteIndex</w:delInstrText>
        </w:r>
        <w:r w:rsidR="00AE1425" w:rsidRPr="006E6534" w:rsidDel="00426134">
          <w:rPr>
            <w:rFonts w:cs="Times New Roman"/>
            <w:color w:val="000000" w:themeColor="text1"/>
            <w:rPrChange w:id="11521" w:author="N F" w:date="2023-12-05T03:08:00Z">
              <w:rPr>
                <w:rFonts w:cs="Times New Roman"/>
              </w:rPr>
            </w:rPrChange>
          </w:rPr>
          <w:delInstrText>":0},"</w:delInstrText>
        </w:r>
        <w:r w:rsidR="00AE1425" w:rsidRPr="006E6534" w:rsidDel="00426134">
          <w:rPr>
            <w:rFonts w:cs="Times New Roman"/>
            <w:color w:val="000000" w:themeColor="text1"/>
            <w:lang w:val="en-US"/>
            <w:rPrChange w:id="11522" w:author="N F" w:date="2023-12-05T03:08:00Z">
              <w:rPr>
                <w:rFonts w:cs="Times New Roman"/>
                <w:lang w:val="en-US"/>
              </w:rPr>
            </w:rPrChange>
          </w:rPr>
          <w:delInstrText>citationItems</w:delInstrText>
        </w:r>
        <w:r w:rsidR="00AE1425" w:rsidRPr="006E6534" w:rsidDel="00426134">
          <w:rPr>
            <w:rFonts w:cs="Times New Roman"/>
            <w:color w:val="000000" w:themeColor="text1"/>
            <w:rPrChange w:id="11523" w:author="N F" w:date="2023-12-05T03:08:00Z">
              <w:rPr>
                <w:rFonts w:cs="Times New Roman"/>
              </w:rPr>
            </w:rPrChange>
          </w:rPr>
          <w:delInstrText>":[{"</w:delInstrText>
        </w:r>
        <w:r w:rsidR="00AE1425" w:rsidRPr="006E6534" w:rsidDel="00426134">
          <w:rPr>
            <w:rFonts w:cs="Times New Roman"/>
            <w:color w:val="000000" w:themeColor="text1"/>
            <w:lang w:val="en-US"/>
            <w:rPrChange w:id="11524" w:author="N F" w:date="2023-12-05T03:08:00Z">
              <w:rPr>
                <w:rFonts w:cs="Times New Roman"/>
                <w:lang w:val="en-US"/>
              </w:rPr>
            </w:rPrChange>
          </w:rPr>
          <w:delInstrText>id</w:delInstrText>
        </w:r>
        <w:r w:rsidR="00AE1425" w:rsidRPr="006E6534" w:rsidDel="00426134">
          <w:rPr>
            <w:rFonts w:cs="Times New Roman"/>
            <w:color w:val="000000" w:themeColor="text1"/>
            <w:rPrChange w:id="11525" w:author="N F" w:date="2023-12-05T03:08:00Z">
              <w:rPr>
                <w:rFonts w:cs="Times New Roman"/>
              </w:rPr>
            </w:rPrChange>
          </w:rPr>
          <w:delInstrText>":161758,"</w:delInstrText>
        </w:r>
        <w:r w:rsidR="00AE1425" w:rsidRPr="006E6534" w:rsidDel="00426134">
          <w:rPr>
            <w:rFonts w:cs="Times New Roman"/>
            <w:color w:val="000000" w:themeColor="text1"/>
            <w:lang w:val="en-US"/>
            <w:rPrChange w:id="11526" w:author="N F" w:date="2023-12-05T03:08:00Z">
              <w:rPr>
                <w:rFonts w:cs="Times New Roman"/>
                <w:lang w:val="en-US"/>
              </w:rPr>
            </w:rPrChange>
          </w:rPr>
          <w:delInstrText>uris</w:delInstrText>
        </w:r>
        <w:r w:rsidR="00AE1425" w:rsidRPr="006E6534" w:rsidDel="00426134">
          <w:rPr>
            <w:rFonts w:cs="Times New Roman"/>
            <w:color w:val="000000" w:themeColor="text1"/>
            <w:rPrChange w:id="11527" w:author="N F" w:date="2023-12-05T03:08:00Z">
              <w:rPr>
                <w:rFonts w:cs="Times New Roman"/>
              </w:rPr>
            </w:rPrChange>
          </w:rPr>
          <w:delInstrText>":["</w:delInstrText>
        </w:r>
        <w:r w:rsidR="00AE1425" w:rsidRPr="006E6534" w:rsidDel="00426134">
          <w:rPr>
            <w:rFonts w:cs="Times New Roman"/>
            <w:color w:val="000000" w:themeColor="text1"/>
            <w:lang w:val="en-US"/>
            <w:rPrChange w:id="11528" w:author="N F" w:date="2023-12-05T03:08:00Z">
              <w:rPr>
                <w:rFonts w:cs="Times New Roman"/>
                <w:lang w:val="en-US"/>
              </w:rPr>
            </w:rPrChange>
          </w:rPr>
          <w:delInstrText>http</w:delInstrText>
        </w:r>
        <w:r w:rsidR="00AE1425" w:rsidRPr="006E6534" w:rsidDel="00426134">
          <w:rPr>
            <w:rFonts w:cs="Times New Roman"/>
            <w:color w:val="000000" w:themeColor="text1"/>
            <w:rPrChange w:id="11529" w:author="N F" w:date="2023-12-05T03:08:00Z">
              <w:rPr>
                <w:rFonts w:cs="Times New Roman"/>
              </w:rPr>
            </w:rPrChange>
          </w:rPr>
          <w:delInstrText>://</w:delInstrText>
        </w:r>
        <w:r w:rsidR="00AE1425" w:rsidRPr="006E6534" w:rsidDel="00426134">
          <w:rPr>
            <w:rFonts w:cs="Times New Roman"/>
            <w:color w:val="000000" w:themeColor="text1"/>
            <w:lang w:val="en-US"/>
            <w:rPrChange w:id="11530" w:author="N F" w:date="2023-12-05T03:08:00Z">
              <w:rPr>
                <w:rFonts w:cs="Times New Roman"/>
                <w:lang w:val="en-US"/>
              </w:rPr>
            </w:rPrChange>
          </w:rPr>
          <w:delInstrText>zotero</w:delInstrText>
        </w:r>
        <w:r w:rsidR="00AE1425" w:rsidRPr="006E6534" w:rsidDel="00426134">
          <w:rPr>
            <w:rFonts w:cs="Times New Roman"/>
            <w:color w:val="000000" w:themeColor="text1"/>
            <w:rPrChange w:id="11531" w:author="N F" w:date="2023-12-05T03:08:00Z">
              <w:rPr>
                <w:rFonts w:cs="Times New Roman"/>
              </w:rPr>
            </w:rPrChange>
          </w:rPr>
          <w:delInstrText>.</w:delInstrText>
        </w:r>
        <w:r w:rsidR="00AE1425" w:rsidRPr="006E6534" w:rsidDel="00426134">
          <w:rPr>
            <w:rFonts w:cs="Times New Roman"/>
            <w:color w:val="000000" w:themeColor="text1"/>
            <w:lang w:val="en-US"/>
            <w:rPrChange w:id="11532" w:author="N F" w:date="2023-12-05T03:08:00Z">
              <w:rPr>
                <w:rFonts w:cs="Times New Roman"/>
                <w:lang w:val="en-US"/>
              </w:rPr>
            </w:rPrChange>
          </w:rPr>
          <w:delInstrText>org</w:delInstrText>
        </w:r>
        <w:r w:rsidR="00AE1425" w:rsidRPr="006E6534" w:rsidDel="00426134">
          <w:rPr>
            <w:rFonts w:cs="Times New Roman"/>
            <w:color w:val="000000" w:themeColor="text1"/>
            <w:rPrChange w:id="11533" w:author="N F" w:date="2023-12-05T03:08:00Z">
              <w:rPr>
                <w:rFonts w:cs="Times New Roman"/>
              </w:rPr>
            </w:rPrChange>
          </w:rPr>
          <w:delInstrText>/</w:delInstrText>
        </w:r>
        <w:r w:rsidR="00AE1425" w:rsidRPr="006E6534" w:rsidDel="00426134">
          <w:rPr>
            <w:rFonts w:cs="Times New Roman"/>
            <w:color w:val="000000" w:themeColor="text1"/>
            <w:lang w:val="en-US"/>
            <w:rPrChange w:id="11534" w:author="N F" w:date="2023-12-05T03:08:00Z">
              <w:rPr>
                <w:rFonts w:cs="Times New Roman"/>
                <w:lang w:val="en-US"/>
              </w:rPr>
            </w:rPrChange>
          </w:rPr>
          <w:delInstrText>groups</w:delInstrText>
        </w:r>
        <w:r w:rsidR="00AE1425" w:rsidRPr="006E6534" w:rsidDel="00426134">
          <w:rPr>
            <w:rFonts w:cs="Times New Roman"/>
            <w:color w:val="000000" w:themeColor="text1"/>
            <w:rPrChange w:id="11535" w:author="N F" w:date="2023-12-05T03:08:00Z">
              <w:rPr>
                <w:rFonts w:cs="Times New Roman"/>
              </w:rPr>
            </w:rPrChange>
          </w:rPr>
          <w:delInstrText>/4735135/</w:delInstrText>
        </w:r>
        <w:r w:rsidR="00AE1425" w:rsidRPr="006E6534" w:rsidDel="00426134">
          <w:rPr>
            <w:rFonts w:cs="Times New Roman"/>
            <w:color w:val="000000" w:themeColor="text1"/>
            <w:lang w:val="en-US"/>
            <w:rPrChange w:id="11536" w:author="N F" w:date="2023-12-05T03:08:00Z">
              <w:rPr>
                <w:rFonts w:cs="Times New Roman"/>
                <w:lang w:val="en-US"/>
              </w:rPr>
            </w:rPrChange>
          </w:rPr>
          <w:delInstrText>items</w:delInstrText>
        </w:r>
        <w:r w:rsidR="00AE1425" w:rsidRPr="006E6534" w:rsidDel="00426134">
          <w:rPr>
            <w:rFonts w:cs="Times New Roman"/>
            <w:color w:val="000000" w:themeColor="text1"/>
            <w:rPrChange w:id="11537" w:author="N F" w:date="2023-12-05T03:08:00Z">
              <w:rPr>
                <w:rFonts w:cs="Times New Roman"/>
              </w:rPr>
            </w:rPrChange>
          </w:rPr>
          <w:delInstrText>/</w:delInstrText>
        </w:r>
        <w:r w:rsidR="00AE1425" w:rsidRPr="006E6534" w:rsidDel="00426134">
          <w:rPr>
            <w:rFonts w:cs="Times New Roman"/>
            <w:color w:val="000000" w:themeColor="text1"/>
            <w:lang w:val="en-US"/>
            <w:rPrChange w:id="11538" w:author="N F" w:date="2023-12-05T03:08:00Z">
              <w:rPr>
                <w:rFonts w:cs="Times New Roman"/>
                <w:lang w:val="en-US"/>
              </w:rPr>
            </w:rPrChange>
          </w:rPr>
          <w:delInstrText>YQI</w:delInstrText>
        </w:r>
        <w:r w:rsidR="00AE1425" w:rsidRPr="006E6534" w:rsidDel="00426134">
          <w:rPr>
            <w:rFonts w:cs="Times New Roman"/>
            <w:color w:val="000000" w:themeColor="text1"/>
            <w:rPrChange w:id="11539" w:author="N F" w:date="2023-12-05T03:08:00Z">
              <w:rPr>
                <w:rFonts w:cs="Times New Roman"/>
              </w:rPr>
            </w:rPrChange>
          </w:rPr>
          <w:delInstrText>77</w:delInstrText>
        </w:r>
        <w:r w:rsidR="00AE1425" w:rsidRPr="006E6534" w:rsidDel="00426134">
          <w:rPr>
            <w:rFonts w:cs="Times New Roman"/>
            <w:color w:val="000000" w:themeColor="text1"/>
            <w:lang w:val="en-US"/>
            <w:rPrChange w:id="11540" w:author="N F" w:date="2023-12-05T03:08:00Z">
              <w:rPr>
                <w:rFonts w:cs="Times New Roman"/>
                <w:lang w:val="en-US"/>
              </w:rPr>
            </w:rPrChange>
          </w:rPr>
          <w:delInstrText>G</w:delInstrText>
        </w:r>
        <w:r w:rsidR="00AE1425" w:rsidRPr="006E6534" w:rsidDel="00426134">
          <w:rPr>
            <w:rFonts w:cs="Times New Roman"/>
            <w:color w:val="000000" w:themeColor="text1"/>
            <w:rPrChange w:id="11541" w:author="N F" w:date="2023-12-05T03:08:00Z">
              <w:rPr>
                <w:rFonts w:cs="Times New Roman"/>
              </w:rPr>
            </w:rPrChange>
          </w:rPr>
          <w:delInstrText>3</w:delInstrText>
        </w:r>
        <w:r w:rsidR="00AE1425" w:rsidRPr="006E6534" w:rsidDel="00426134">
          <w:rPr>
            <w:rFonts w:cs="Times New Roman"/>
            <w:color w:val="000000" w:themeColor="text1"/>
            <w:lang w:val="en-US"/>
            <w:rPrChange w:id="11542" w:author="N F" w:date="2023-12-05T03:08:00Z">
              <w:rPr>
                <w:rFonts w:cs="Times New Roman"/>
                <w:lang w:val="en-US"/>
              </w:rPr>
            </w:rPrChange>
          </w:rPr>
          <w:delInstrText>L</w:delInstrText>
        </w:r>
        <w:r w:rsidR="00AE1425" w:rsidRPr="006E6534" w:rsidDel="00426134">
          <w:rPr>
            <w:rFonts w:cs="Times New Roman"/>
            <w:color w:val="000000" w:themeColor="text1"/>
            <w:rPrChange w:id="11543" w:author="N F" w:date="2023-12-05T03:08:00Z">
              <w:rPr>
                <w:rFonts w:cs="Times New Roman"/>
              </w:rPr>
            </w:rPrChange>
          </w:rPr>
          <w:delInstrText>"],"</w:delInstrText>
        </w:r>
        <w:r w:rsidR="00AE1425" w:rsidRPr="006E6534" w:rsidDel="00426134">
          <w:rPr>
            <w:rFonts w:cs="Times New Roman"/>
            <w:color w:val="000000" w:themeColor="text1"/>
            <w:lang w:val="en-US"/>
            <w:rPrChange w:id="11544" w:author="N F" w:date="2023-12-05T03:08:00Z">
              <w:rPr>
                <w:rFonts w:cs="Times New Roman"/>
                <w:lang w:val="en-US"/>
              </w:rPr>
            </w:rPrChange>
          </w:rPr>
          <w:delInstrText>itemData</w:delInstrText>
        </w:r>
        <w:r w:rsidR="00AE1425" w:rsidRPr="006E6534" w:rsidDel="00426134">
          <w:rPr>
            <w:rFonts w:cs="Times New Roman"/>
            <w:color w:val="000000" w:themeColor="text1"/>
            <w:rPrChange w:id="11545" w:author="N F" w:date="2023-12-05T03:08:00Z">
              <w:rPr>
                <w:rFonts w:cs="Times New Roman"/>
              </w:rPr>
            </w:rPrChange>
          </w:rPr>
          <w:delInstrText>":{"</w:delInstrText>
        </w:r>
        <w:r w:rsidR="00AE1425" w:rsidRPr="006E6534" w:rsidDel="00426134">
          <w:rPr>
            <w:rFonts w:cs="Times New Roman"/>
            <w:color w:val="000000" w:themeColor="text1"/>
            <w:lang w:val="en-US"/>
            <w:rPrChange w:id="11546" w:author="N F" w:date="2023-12-05T03:08:00Z">
              <w:rPr>
                <w:rFonts w:cs="Times New Roman"/>
                <w:lang w:val="en-US"/>
              </w:rPr>
            </w:rPrChange>
          </w:rPr>
          <w:delInstrText>id</w:delInstrText>
        </w:r>
        <w:r w:rsidR="00AE1425" w:rsidRPr="006E6534" w:rsidDel="00426134">
          <w:rPr>
            <w:rFonts w:cs="Times New Roman"/>
            <w:color w:val="000000" w:themeColor="text1"/>
            <w:rPrChange w:id="11547" w:author="N F" w:date="2023-12-05T03:08:00Z">
              <w:rPr>
                <w:rFonts w:cs="Times New Roman"/>
              </w:rPr>
            </w:rPrChange>
          </w:rPr>
          <w:delInstrText>":161758,"</w:delInstrText>
        </w:r>
        <w:r w:rsidR="00AE1425" w:rsidRPr="006E6534" w:rsidDel="00426134">
          <w:rPr>
            <w:rFonts w:cs="Times New Roman"/>
            <w:color w:val="000000" w:themeColor="text1"/>
            <w:lang w:val="en-US"/>
            <w:rPrChange w:id="11548" w:author="N F" w:date="2023-12-05T03:08:00Z">
              <w:rPr>
                <w:rFonts w:cs="Times New Roman"/>
                <w:lang w:val="en-US"/>
              </w:rPr>
            </w:rPrChange>
          </w:rPr>
          <w:delInstrText>type</w:delInstrText>
        </w:r>
        <w:r w:rsidR="00AE1425" w:rsidRPr="006E6534" w:rsidDel="00426134">
          <w:rPr>
            <w:rFonts w:cs="Times New Roman"/>
            <w:color w:val="000000" w:themeColor="text1"/>
            <w:rPrChange w:id="11549" w:author="N F" w:date="2023-12-05T03:08:00Z">
              <w:rPr>
                <w:rFonts w:cs="Times New Roman"/>
              </w:rPr>
            </w:rPrChange>
          </w:rPr>
          <w:delInstrText>":"</w:delInstrText>
        </w:r>
        <w:r w:rsidR="00AE1425" w:rsidRPr="006E6534" w:rsidDel="00426134">
          <w:rPr>
            <w:rFonts w:cs="Times New Roman"/>
            <w:color w:val="000000" w:themeColor="text1"/>
            <w:lang w:val="en-US"/>
            <w:rPrChange w:id="11550" w:author="N F" w:date="2023-12-05T03:08:00Z">
              <w:rPr>
                <w:rFonts w:cs="Times New Roman"/>
                <w:lang w:val="en-US"/>
              </w:rPr>
            </w:rPrChange>
          </w:rPr>
          <w:delInstrText>webpage</w:delInstrText>
        </w:r>
        <w:r w:rsidR="00AE1425" w:rsidRPr="006E6534" w:rsidDel="00426134">
          <w:rPr>
            <w:rFonts w:cs="Times New Roman"/>
            <w:color w:val="000000" w:themeColor="text1"/>
            <w:rPrChange w:id="11551" w:author="N F" w:date="2023-12-05T03:08:00Z">
              <w:rPr>
                <w:rFonts w:cs="Times New Roman"/>
              </w:rPr>
            </w:rPrChange>
          </w:rPr>
          <w:delInstrText>","</w:delInstrText>
        </w:r>
        <w:r w:rsidR="00AE1425" w:rsidRPr="006E6534" w:rsidDel="00426134">
          <w:rPr>
            <w:rFonts w:cs="Times New Roman"/>
            <w:color w:val="000000" w:themeColor="text1"/>
            <w:lang w:val="en-US"/>
            <w:rPrChange w:id="11552" w:author="N F" w:date="2023-12-05T03:08:00Z">
              <w:rPr>
                <w:rFonts w:cs="Times New Roman"/>
                <w:lang w:val="en-US"/>
              </w:rPr>
            </w:rPrChange>
          </w:rPr>
          <w:delInstrText>title</w:delInstrText>
        </w:r>
        <w:r w:rsidR="00AE1425" w:rsidRPr="006E6534" w:rsidDel="00426134">
          <w:rPr>
            <w:rFonts w:cs="Times New Roman"/>
            <w:color w:val="000000" w:themeColor="text1"/>
            <w:rPrChange w:id="11553" w:author="N F" w:date="2023-12-05T03:08:00Z">
              <w:rPr>
                <w:rFonts w:cs="Times New Roman"/>
              </w:rPr>
            </w:rPrChange>
          </w:rPr>
          <w:delInstrText>":"</w:delInstrText>
        </w:r>
        <w:r w:rsidR="00AE1425" w:rsidRPr="006E6534" w:rsidDel="00426134">
          <w:rPr>
            <w:rFonts w:cs="Times New Roman"/>
            <w:color w:val="000000" w:themeColor="text1"/>
            <w:lang w:val="en-US"/>
            <w:rPrChange w:id="11554" w:author="N F" w:date="2023-12-05T03:08:00Z">
              <w:rPr>
                <w:rFonts w:cs="Times New Roman"/>
                <w:lang w:val="en-US"/>
              </w:rPr>
            </w:rPrChange>
          </w:rPr>
          <w:delInstrText>TAGRISSO</w:delInstrText>
        </w:r>
        <w:r w:rsidR="00AE1425" w:rsidRPr="006E6534" w:rsidDel="00426134">
          <w:rPr>
            <w:rFonts w:cs="Times New Roman"/>
            <w:color w:val="000000" w:themeColor="text1"/>
            <w:rPrChange w:id="11555" w:author="N F" w:date="2023-12-05T03:08:00Z">
              <w:rPr>
                <w:rFonts w:cs="Times New Roman"/>
              </w:rPr>
            </w:rPrChange>
          </w:rPr>
          <w:delInstrText xml:space="preserve"> (</w:delInstrText>
        </w:r>
        <w:r w:rsidR="00AE1425" w:rsidRPr="006E6534" w:rsidDel="00426134">
          <w:rPr>
            <w:rFonts w:cs="Times New Roman"/>
            <w:color w:val="000000" w:themeColor="text1"/>
            <w:lang w:val="en-US"/>
            <w:rPrChange w:id="11556" w:author="N F" w:date="2023-12-05T03:08:00Z">
              <w:rPr>
                <w:rFonts w:cs="Times New Roman"/>
                <w:lang w:val="en-US"/>
              </w:rPr>
            </w:rPrChange>
          </w:rPr>
          <w:delInstrText>osimertinib</w:delInstrText>
        </w:r>
        <w:r w:rsidR="00AE1425" w:rsidRPr="006E6534" w:rsidDel="00426134">
          <w:rPr>
            <w:rFonts w:cs="Times New Roman"/>
            <w:color w:val="000000" w:themeColor="text1"/>
            <w:rPrChange w:id="11557" w:author="N F" w:date="2023-12-05T03:08:00Z">
              <w:rPr>
                <w:rFonts w:cs="Times New Roman"/>
              </w:rPr>
            </w:rPrChange>
          </w:rPr>
          <w:delInstrText xml:space="preserve">) </w:delInstrText>
        </w:r>
        <w:r w:rsidR="00AE1425" w:rsidRPr="006E6534" w:rsidDel="00426134">
          <w:rPr>
            <w:rFonts w:cs="Times New Roman"/>
            <w:color w:val="000000" w:themeColor="text1"/>
            <w:lang w:val="en-US"/>
            <w:rPrChange w:id="11558" w:author="N F" w:date="2023-12-05T03:08:00Z">
              <w:rPr>
                <w:rFonts w:cs="Times New Roman"/>
                <w:lang w:val="en-US"/>
              </w:rPr>
            </w:rPrChange>
          </w:rPr>
          <w:delInstrText>tablets</w:delInstrText>
        </w:r>
        <w:r w:rsidR="00AE1425" w:rsidRPr="006E6534" w:rsidDel="00426134">
          <w:rPr>
            <w:rFonts w:cs="Times New Roman"/>
            <w:color w:val="000000" w:themeColor="text1"/>
            <w:rPrChange w:id="11559" w:author="N F" w:date="2023-12-05T03:08:00Z">
              <w:rPr>
                <w:rFonts w:cs="Times New Roman"/>
              </w:rPr>
            </w:rPrChange>
          </w:rPr>
          <w:delInstrText xml:space="preserve">. </w:delInstrText>
        </w:r>
        <w:r w:rsidR="00AE1425" w:rsidRPr="006E6534" w:rsidDel="00426134">
          <w:rPr>
            <w:rFonts w:cs="Times New Roman"/>
            <w:color w:val="000000" w:themeColor="text1"/>
            <w:lang w:val="en-US"/>
            <w:rPrChange w:id="11560" w:author="N F" w:date="2023-12-05T03:08:00Z">
              <w:rPr>
                <w:rFonts w:cs="Times New Roman"/>
                <w:lang w:val="en-US"/>
              </w:rPr>
            </w:rPrChange>
          </w:rPr>
          <w:delInstrText>AstraZeneca</w:delInstrText>
        </w:r>
        <w:r w:rsidR="00AE1425" w:rsidRPr="006E6534" w:rsidDel="00426134">
          <w:rPr>
            <w:rFonts w:cs="Times New Roman"/>
            <w:color w:val="000000" w:themeColor="text1"/>
            <w:rPrChange w:id="11561" w:author="N F" w:date="2023-12-05T03:08:00Z">
              <w:rPr>
                <w:rFonts w:cs="Times New Roman"/>
              </w:rPr>
            </w:rPrChange>
          </w:rPr>
          <w:delInstrText xml:space="preserve"> </w:delInstrText>
        </w:r>
        <w:r w:rsidR="00AE1425" w:rsidRPr="006E6534" w:rsidDel="00426134">
          <w:rPr>
            <w:rFonts w:cs="Times New Roman"/>
            <w:color w:val="000000" w:themeColor="text1"/>
            <w:lang w:val="en-US"/>
            <w:rPrChange w:id="11562" w:author="N F" w:date="2023-12-05T03:08:00Z">
              <w:rPr>
                <w:rFonts w:cs="Times New Roman"/>
                <w:lang w:val="en-US"/>
              </w:rPr>
            </w:rPrChange>
          </w:rPr>
          <w:delInstrText>Pharmaceuticals</w:delInstrText>
        </w:r>
        <w:r w:rsidR="00AE1425" w:rsidRPr="006E6534" w:rsidDel="00426134">
          <w:rPr>
            <w:rFonts w:cs="Times New Roman"/>
            <w:color w:val="000000" w:themeColor="text1"/>
            <w:rPrChange w:id="11563" w:author="N F" w:date="2023-12-05T03:08:00Z">
              <w:rPr>
                <w:rFonts w:cs="Times New Roman"/>
              </w:rPr>
            </w:rPrChange>
          </w:rPr>
          <w:delInstrText xml:space="preserve">, </w:delInstrText>
        </w:r>
        <w:r w:rsidR="00AE1425" w:rsidRPr="006E6534" w:rsidDel="00426134">
          <w:rPr>
            <w:rFonts w:cs="Times New Roman"/>
            <w:color w:val="000000" w:themeColor="text1"/>
            <w:lang w:val="en-US"/>
            <w:rPrChange w:id="11564" w:author="N F" w:date="2023-12-05T03:08:00Z">
              <w:rPr>
                <w:rFonts w:cs="Times New Roman"/>
                <w:lang w:val="en-US"/>
              </w:rPr>
            </w:rPrChange>
          </w:rPr>
          <w:delInstrText>LP</w:delInstrText>
        </w:r>
        <w:r w:rsidR="00AE1425" w:rsidRPr="006E6534" w:rsidDel="00426134">
          <w:rPr>
            <w:rFonts w:cs="Times New Roman"/>
            <w:color w:val="000000" w:themeColor="text1"/>
            <w:rPrChange w:id="11565" w:author="N F" w:date="2023-12-05T03:08:00Z">
              <w:rPr>
                <w:rFonts w:cs="Times New Roman"/>
              </w:rPr>
            </w:rPrChange>
          </w:rPr>
          <w:delInstrText xml:space="preserve"> </w:delInstrText>
        </w:r>
        <w:r w:rsidR="00AE1425" w:rsidRPr="006E6534" w:rsidDel="00426134">
          <w:rPr>
            <w:rFonts w:cs="Times New Roman"/>
            <w:color w:val="000000" w:themeColor="text1"/>
            <w:lang w:val="en-US"/>
            <w:rPrChange w:id="11566" w:author="N F" w:date="2023-12-05T03:08:00Z">
              <w:rPr>
                <w:rFonts w:cs="Times New Roman"/>
                <w:lang w:val="en-US"/>
              </w:rPr>
            </w:rPrChange>
          </w:rPr>
          <w:delInstrText>Application</w:delInstrText>
        </w:r>
        <w:r w:rsidR="00AE1425" w:rsidRPr="006E6534" w:rsidDel="00426134">
          <w:rPr>
            <w:rFonts w:cs="Times New Roman"/>
            <w:color w:val="000000" w:themeColor="text1"/>
            <w:rPrChange w:id="11567" w:author="N F" w:date="2023-12-05T03:08:00Z">
              <w:rPr>
                <w:rFonts w:cs="Times New Roman"/>
              </w:rPr>
            </w:rPrChange>
          </w:rPr>
          <w:delInstrText xml:space="preserve"> </w:delInstrText>
        </w:r>
        <w:r w:rsidR="00AE1425" w:rsidRPr="006E6534" w:rsidDel="00426134">
          <w:rPr>
            <w:rFonts w:cs="Times New Roman"/>
            <w:color w:val="000000" w:themeColor="text1"/>
            <w:lang w:val="en-US"/>
            <w:rPrChange w:id="11568" w:author="N F" w:date="2023-12-05T03:08:00Z">
              <w:rPr>
                <w:rFonts w:cs="Times New Roman"/>
                <w:lang w:val="en-US"/>
              </w:rPr>
            </w:rPrChange>
          </w:rPr>
          <w:delInstrText>No</w:delInstrText>
        </w:r>
        <w:r w:rsidR="00AE1425" w:rsidRPr="006E6534" w:rsidDel="00426134">
          <w:rPr>
            <w:rFonts w:cs="Times New Roman"/>
            <w:color w:val="000000" w:themeColor="text1"/>
            <w:rPrChange w:id="11569" w:author="N F" w:date="2023-12-05T03:08:00Z">
              <w:rPr>
                <w:rFonts w:cs="Times New Roman"/>
              </w:rPr>
            </w:rPrChange>
          </w:rPr>
          <w:delInstrText xml:space="preserve">.:  208065. </w:delInstrText>
        </w:r>
        <w:r w:rsidR="00AE1425" w:rsidRPr="006E6534" w:rsidDel="00426134">
          <w:rPr>
            <w:rFonts w:cs="Times New Roman"/>
            <w:color w:val="000000" w:themeColor="text1"/>
            <w:lang w:val="en-US"/>
            <w:rPrChange w:id="11570" w:author="N F" w:date="2023-12-05T03:08:00Z">
              <w:rPr>
                <w:rFonts w:cs="Times New Roman"/>
                <w:lang w:val="en-US"/>
              </w:rPr>
            </w:rPrChange>
          </w:rPr>
          <w:delInstrText>Approval</w:delInstrText>
        </w:r>
        <w:r w:rsidR="00AE1425" w:rsidRPr="006E6534" w:rsidDel="00426134">
          <w:rPr>
            <w:rFonts w:cs="Times New Roman"/>
            <w:color w:val="000000" w:themeColor="text1"/>
            <w:rPrChange w:id="11571" w:author="N F" w:date="2023-12-05T03:08:00Z">
              <w:rPr>
                <w:rFonts w:cs="Times New Roman"/>
              </w:rPr>
            </w:rPrChange>
          </w:rPr>
          <w:delInstrText xml:space="preserve"> </w:delInstrText>
        </w:r>
        <w:r w:rsidR="00AE1425" w:rsidRPr="006E6534" w:rsidDel="00426134">
          <w:rPr>
            <w:rFonts w:cs="Times New Roman"/>
            <w:color w:val="000000" w:themeColor="text1"/>
            <w:lang w:val="en-US"/>
            <w:rPrChange w:id="11572" w:author="N F" w:date="2023-12-05T03:08:00Z">
              <w:rPr>
                <w:rFonts w:cs="Times New Roman"/>
                <w:lang w:val="en-US"/>
              </w:rPr>
            </w:rPrChange>
          </w:rPr>
          <w:delInstrText>Date</w:delInstrText>
        </w:r>
        <w:r w:rsidR="00AE1425" w:rsidRPr="006E6534" w:rsidDel="00426134">
          <w:rPr>
            <w:rFonts w:cs="Times New Roman"/>
            <w:color w:val="000000" w:themeColor="text1"/>
            <w:rPrChange w:id="11573" w:author="N F" w:date="2023-12-05T03:08:00Z">
              <w:rPr>
                <w:rFonts w:cs="Times New Roman"/>
              </w:rPr>
            </w:rPrChange>
          </w:rPr>
          <w:delInstrText xml:space="preserve">: 11/13/2015. </w:delInstrText>
        </w:r>
        <w:r w:rsidR="00AE1425" w:rsidRPr="006E6534" w:rsidDel="00426134">
          <w:rPr>
            <w:rFonts w:cs="Times New Roman"/>
            <w:color w:val="000000" w:themeColor="text1"/>
            <w:lang w:val="en-US"/>
            <w:rPrChange w:id="11574" w:author="N F" w:date="2023-12-05T03:08:00Z">
              <w:rPr>
                <w:rFonts w:cs="Times New Roman"/>
                <w:lang w:val="en-US"/>
              </w:rPr>
            </w:rPrChange>
          </w:rPr>
          <w:delInstrText>Pharmacology</w:delInstrText>
        </w:r>
        <w:r w:rsidR="00AE1425" w:rsidRPr="006E6534" w:rsidDel="00426134">
          <w:rPr>
            <w:rFonts w:cs="Times New Roman"/>
            <w:color w:val="000000" w:themeColor="text1"/>
            <w:rPrChange w:id="11575" w:author="N F" w:date="2023-12-05T03:08:00Z">
              <w:rPr>
                <w:rFonts w:cs="Times New Roman"/>
              </w:rPr>
            </w:rPrChange>
          </w:rPr>
          <w:delInstrText xml:space="preserve"> </w:delInstrText>
        </w:r>
        <w:r w:rsidR="00AE1425" w:rsidRPr="006E6534" w:rsidDel="00426134">
          <w:rPr>
            <w:rFonts w:cs="Times New Roman"/>
            <w:color w:val="000000" w:themeColor="text1"/>
            <w:lang w:val="en-US"/>
            <w:rPrChange w:id="11576" w:author="N F" w:date="2023-12-05T03:08:00Z">
              <w:rPr>
                <w:rFonts w:cs="Times New Roman"/>
                <w:lang w:val="en-US"/>
              </w:rPr>
            </w:rPrChange>
          </w:rPr>
          <w:delInstrText>Review</w:delInstrText>
        </w:r>
        <w:r w:rsidR="00AE1425" w:rsidRPr="006E6534" w:rsidDel="00426134">
          <w:rPr>
            <w:rFonts w:cs="Times New Roman"/>
            <w:color w:val="000000" w:themeColor="text1"/>
            <w:rPrChange w:id="11577" w:author="N F" w:date="2023-12-05T03:08:00Z">
              <w:rPr>
                <w:rFonts w:cs="Times New Roman"/>
              </w:rPr>
            </w:rPrChange>
          </w:rPr>
          <w:delInstrText>","</w:delInstrText>
        </w:r>
        <w:r w:rsidR="00AE1425" w:rsidRPr="006E6534" w:rsidDel="00426134">
          <w:rPr>
            <w:rFonts w:cs="Times New Roman"/>
            <w:color w:val="000000" w:themeColor="text1"/>
            <w:lang w:val="en-US"/>
            <w:rPrChange w:id="11578" w:author="N F" w:date="2023-12-05T03:08:00Z">
              <w:rPr>
                <w:rFonts w:cs="Times New Roman"/>
                <w:lang w:val="en-US"/>
              </w:rPr>
            </w:rPrChange>
          </w:rPr>
          <w:delInstrText>URL</w:delInstrText>
        </w:r>
        <w:r w:rsidR="00AE1425" w:rsidRPr="006E6534" w:rsidDel="00426134">
          <w:rPr>
            <w:rFonts w:cs="Times New Roman"/>
            <w:color w:val="000000" w:themeColor="text1"/>
            <w:rPrChange w:id="11579" w:author="N F" w:date="2023-12-05T03:08:00Z">
              <w:rPr>
                <w:rFonts w:cs="Times New Roman"/>
              </w:rPr>
            </w:rPrChange>
          </w:rPr>
          <w:delInstrText>":"</w:delInstrText>
        </w:r>
        <w:r w:rsidR="00AE1425" w:rsidRPr="006E6534" w:rsidDel="00426134">
          <w:rPr>
            <w:rFonts w:cs="Times New Roman"/>
            <w:color w:val="000000" w:themeColor="text1"/>
            <w:lang w:val="en-US"/>
            <w:rPrChange w:id="11580" w:author="N F" w:date="2023-12-05T03:08:00Z">
              <w:rPr>
                <w:rFonts w:cs="Times New Roman"/>
                <w:lang w:val="en-US"/>
              </w:rPr>
            </w:rPrChange>
          </w:rPr>
          <w:delInstrText>https</w:delInstrText>
        </w:r>
        <w:r w:rsidR="00AE1425" w:rsidRPr="006E6534" w:rsidDel="00426134">
          <w:rPr>
            <w:rFonts w:cs="Times New Roman"/>
            <w:color w:val="000000" w:themeColor="text1"/>
            <w:rPrChange w:id="11581" w:author="N F" w:date="2023-12-05T03:08:00Z">
              <w:rPr>
                <w:rFonts w:cs="Times New Roman"/>
              </w:rPr>
            </w:rPrChange>
          </w:rPr>
          <w:delInstrText>://</w:delInstrText>
        </w:r>
        <w:r w:rsidR="00AE1425" w:rsidRPr="006E6534" w:rsidDel="00426134">
          <w:rPr>
            <w:rFonts w:cs="Times New Roman"/>
            <w:color w:val="000000" w:themeColor="text1"/>
            <w:lang w:val="en-US"/>
            <w:rPrChange w:id="11582" w:author="N F" w:date="2023-12-05T03:08:00Z">
              <w:rPr>
                <w:rFonts w:cs="Times New Roman"/>
                <w:lang w:val="en-US"/>
              </w:rPr>
            </w:rPrChange>
          </w:rPr>
          <w:delInstrText>www</w:delInstrText>
        </w:r>
        <w:r w:rsidR="00AE1425" w:rsidRPr="006E6534" w:rsidDel="00426134">
          <w:rPr>
            <w:rFonts w:cs="Times New Roman"/>
            <w:color w:val="000000" w:themeColor="text1"/>
            <w:rPrChange w:id="11583" w:author="N F" w:date="2023-12-05T03:08:00Z">
              <w:rPr>
                <w:rFonts w:cs="Times New Roman"/>
              </w:rPr>
            </w:rPrChange>
          </w:rPr>
          <w:delInstrText>.</w:delInstrText>
        </w:r>
        <w:r w:rsidR="00AE1425" w:rsidRPr="006E6534" w:rsidDel="00426134">
          <w:rPr>
            <w:rFonts w:cs="Times New Roman"/>
            <w:color w:val="000000" w:themeColor="text1"/>
            <w:lang w:val="en-US"/>
            <w:rPrChange w:id="11584" w:author="N F" w:date="2023-12-05T03:08:00Z">
              <w:rPr>
                <w:rFonts w:cs="Times New Roman"/>
                <w:lang w:val="en-US"/>
              </w:rPr>
            </w:rPrChange>
          </w:rPr>
          <w:delInstrText>accessdata</w:delInstrText>
        </w:r>
        <w:r w:rsidR="00AE1425" w:rsidRPr="006E6534" w:rsidDel="00426134">
          <w:rPr>
            <w:rFonts w:cs="Times New Roman"/>
            <w:color w:val="000000" w:themeColor="text1"/>
            <w:rPrChange w:id="11585" w:author="N F" w:date="2023-12-05T03:08:00Z">
              <w:rPr>
                <w:rFonts w:cs="Times New Roman"/>
              </w:rPr>
            </w:rPrChange>
          </w:rPr>
          <w:delInstrText>.</w:delInstrText>
        </w:r>
        <w:r w:rsidR="00AE1425" w:rsidRPr="006E6534" w:rsidDel="00426134">
          <w:rPr>
            <w:rFonts w:cs="Times New Roman"/>
            <w:color w:val="000000" w:themeColor="text1"/>
            <w:lang w:val="en-US"/>
            <w:rPrChange w:id="11586" w:author="N F" w:date="2023-12-05T03:08:00Z">
              <w:rPr>
                <w:rFonts w:cs="Times New Roman"/>
                <w:lang w:val="en-US"/>
              </w:rPr>
            </w:rPrChange>
          </w:rPr>
          <w:delInstrText>fda</w:delInstrText>
        </w:r>
        <w:r w:rsidR="00AE1425" w:rsidRPr="006E6534" w:rsidDel="00426134">
          <w:rPr>
            <w:rFonts w:cs="Times New Roman"/>
            <w:color w:val="000000" w:themeColor="text1"/>
            <w:rPrChange w:id="11587" w:author="N F" w:date="2023-12-05T03:08:00Z">
              <w:rPr>
                <w:rFonts w:cs="Times New Roman"/>
              </w:rPr>
            </w:rPrChange>
          </w:rPr>
          <w:delInstrText>.</w:delInstrText>
        </w:r>
        <w:r w:rsidR="00AE1425" w:rsidRPr="006E6534" w:rsidDel="00426134">
          <w:rPr>
            <w:rFonts w:cs="Times New Roman"/>
            <w:color w:val="000000" w:themeColor="text1"/>
            <w:lang w:val="en-US"/>
            <w:rPrChange w:id="11588" w:author="N F" w:date="2023-12-05T03:08:00Z">
              <w:rPr>
                <w:rFonts w:cs="Times New Roman"/>
                <w:lang w:val="en-US"/>
              </w:rPr>
            </w:rPrChange>
          </w:rPr>
          <w:delInstrText>gov</w:delInstrText>
        </w:r>
        <w:r w:rsidR="00AE1425" w:rsidRPr="006E6534" w:rsidDel="00426134">
          <w:rPr>
            <w:rFonts w:cs="Times New Roman"/>
            <w:color w:val="000000" w:themeColor="text1"/>
            <w:rPrChange w:id="11589" w:author="N F" w:date="2023-12-05T03:08:00Z">
              <w:rPr>
                <w:rFonts w:cs="Times New Roman"/>
              </w:rPr>
            </w:rPrChange>
          </w:rPr>
          <w:delInstrText>/</w:delInstrText>
        </w:r>
        <w:r w:rsidR="00AE1425" w:rsidRPr="006E6534" w:rsidDel="00426134">
          <w:rPr>
            <w:rFonts w:cs="Times New Roman"/>
            <w:color w:val="000000" w:themeColor="text1"/>
            <w:lang w:val="en-US"/>
            <w:rPrChange w:id="11590" w:author="N F" w:date="2023-12-05T03:08:00Z">
              <w:rPr>
                <w:rFonts w:cs="Times New Roman"/>
                <w:lang w:val="en-US"/>
              </w:rPr>
            </w:rPrChange>
          </w:rPr>
          <w:delInstrText>drugsatfda</w:delInstrText>
        </w:r>
        <w:r w:rsidR="00AE1425" w:rsidRPr="006E6534" w:rsidDel="00426134">
          <w:rPr>
            <w:rFonts w:cs="Times New Roman"/>
            <w:color w:val="000000" w:themeColor="text1"/>
            <w:rPrChange w:id="11591" w:author="N F" w:date="2023-12-05T03:08:00Z">
              <w:rPr>
                <w:rFonts w:cs="Times New Roman"/>
              </w:rPr>
            </w:rPrChange>
          </w:rPr>
          <w:delInstrText>_</w:delInstrText>
        </w:r>
        <w:r w:rsidR="00AE1425" w:rsidRPr="006E6534" w:rsidDel="00426134">
          <w:rPr>
            <w:rFonts w:cs="Times New Roman"/>
            <w:color w:val="000000" w:themeColor="text1"/>
            <w:lang w:val="en-US"/>
            <w:rPrChange w:id="11592" w:author="N F" w:date="2023-12-05T03:08:00Z">
              <w:rPr>
                <w:rFonts w:cs="Times New Roman"/>
                <w:lang w:val="en-US"/>
              </w:rPr>
            </w:rPrChange>
          </w:rPr>
          <w:delInstrText>docs</w:delInstrText>
        </w:r>
        <w:r w:rsidR="00AE1425" w:rsidRPr="006E6534" w:rsidDel="00426134">
          <w:rPr>
            <w:rFonts w:cs="Times New Roman"/>
            <w:color w:val="000000" w:themeColor="text1"/>
            <w:rPrChange w:id="11593" w:author="N F" w:date="2023-12-05T03:08:00Z">
              <w:rPr>
                <w:rFonts w:cs="Times New Roman"/>
              </w:rPr>
            </w:rPrChange>
          </w:rPr>
          <w:delInstrText>/</w:delInstrText>
        </w:r>
        <w:r w:rsidR="00AE1425" w:rsidRPr="006E6534" w:rsidDel="00426134">
          <w:rPr>
            <w:rFonts w:cs="Times New Roman"/>
            <w:color w:val="000000" w:themeColor="text1"/>
            <w:lang w:val="en-US"/>
            <w:rPrChange w:id="11594" w:author="N F" w:date="2023-12-05T03:08:00Z">
              <w:rPr>
                <w:rFonts w:cs="Times New Roman"/>
                <w:lang w:val="en-US"/>
              </w:rPr>
            </w:rPrChange>
          </w:rPr>
          <w:delInstrText>nda</w:delInstrText>
        </w:r>
        <w:r w:rsidR="00AE1425" w:rsidRPr="006E6534" w:rsidDel="00426134">
          <w:rPr>
            <w:rFonts w:cs="Times New Roman"/>
            <w:color w:val="000000" w:themeColor="text1"/>
            <w:rPrChange w:id="11595" w:author="N F" w:date="2023-12-05T03:08:00Z">
              <w:rPr>
                <w:rFonts w:cs="Times New Roman"/>
              </w:rPr>
            </w:rPrChange>
          </w:rPr>
          <w:delInstrText>/2015/208065</w:delInstrText>
        </w:r>
        <w:r w:rsidR="00AE1425" w:rsidRPr="006E6534" w:rsidDel="00426134">
          <w:rPr>
            <w:rFonts w:cs="Times New Roman"/>
            <w:color w:val="000000" w:themeColor="text1"/>
            <w:lang w:val="en-US"/>
            <w:rPrChange w:id="11596" w:author="N F" w:date="2023-12-05T03:08:00Z">
              <w:rPr>
                <w:rFonts w:cs="Times New Roman"/>
                <w:lang w:val="en-US"/>
              </w:rPr>
            </w:rPrChange>
          </w:rPr>
          <w:delInstrText>Orig</w:delInstrText>
        </w:r>
        <w:r w:rsidR="00AE1425" w:rsidRPr="006E6534" w:rsidDel="00426134">
          <w:rPr>
            <w:rFonts w:cs="Times New Roman"/>
            <w:color w:val="000000" w:themeColor="text1"/>
            <w:rPrChange w:id="11597" w:author="N F" w:date="2023-12-05T03:08:00Z">
              <w:rPr>
                <w:rFonts w:cs="Times New Roman"/>
              </w:rPr>
            </w:rPrChange>
          </w:rPr>
          <w:delInstrText>1</w:delInstrText>
        </w:r>
        <w:r w:rsidR="00AE1425" w:rsidRPr="006E6534" w:rsidDel="00426134">
          <w:rPr>
            <w:rFonts w:cs="Times New Roman"/>
            <w:color w:val="000000" w:themeColor="text1"/>
            <w:lang w:val="en-US"/>
            <w:rPrChange w:id="11598" w:author="N F" w:date="2023-12-05T03:08:00Z">
              <w:rPr>
                <w:rFonts w:cs="Times New Roman"/>
                <w:lang w:val="en-US"/>
              </w:rPr>
            </w:rPrChange>
          </w:rPr>
          <w:delInstrText>s</w:delInstrText>
        </w:r>
        <w:r w:rsidR="00AE1425" w:rsidRPr="006E6534" w:rsidDel="00426134">
          <w:rPr>
            <w:rFonts w:cs="Times New Roman"/>
            <w:color w:val="000000" w:themeColor="text1"/>
            <w:rPrChange w:id="11599" w:author="N F" w:date="2023-12-05T03:08:00Z">
              <w:rPr>
                <w:rFonts w:cs="Times New Roman"/>
              </w:rPr>
            </w:rPrChange>
          </w:rPr>
          <w:delInstrText>000</w:delInstrText>
        </w:r>
        <w:r w:rsidR="00AE1425" w:rsidRPr="006E6534" w:rsidDel="00426134">
          <w:rPr>
            <w:rFonts w:cs="Times New Roman"/>
            <w:color w:val="000000" w:themeColor="text1"/>
            <w:lang w:val="en-US"/>
            <w:rPrChange w:id="11600" w:author="N F" w:date="2023-12-05T03:08:00Z">
              <w:rPr>
                <w:rFonts w:cs="Times New Roman"/>
                <w:lang w:val="en-US"/>
              </w:rPr>
            </w:rPrChange>
          </w:rPr>
          <w:delInstrText>TOC</w:delInstrText>
        </w:r>
        <w:r w:rsidR="00AE1425" w:rsidRPr="006E6534" w:rsidDel="00426134">
          <w:rPr>
            <w:rFonts w:cs="Times New Roman"/>
            <w:color w:val="000000" w:themeColor="text1"/>
            <w:rPrChange w:id="11601" w:author="N F" w:date="2023-12-05T03:08:00Z">
              <w:rPr>
                <w:rFonts w:cs="Times New Roman"/>
              </w:rPr>
            </w:rPrChange>
          </w:rPr>
          <w:delInstrText>.</w:delInstrText>
        </w:r>
        <w:r w:rsidR="00AE1425" w:rsidRPr="006E6534" w:rsidDel="00426134">
          <w:rPr>
            <w:rFonts w:cs="Times New Roman"/>
            <w:color w:val="000000" w:themeColor="text1"/>
            <w:lang w:val="en-US"/>
            <w:rPrChange w:id="11602" w:author="N F" w:date="2023-12-05T03:08:00Z">
              <w:rPr>
                <w:rFonts w:cs="Times New Roman"/>
                <w:lang w:val="en-US"/>
              </w:rPr>
            </w:rPrChange>
          </w:rPr>
          <w:delInstrText>cfm</w:delInstrText>
        </w:r>
        <w:r w:rsidR="00AE1425" w:rsidRPr="006E6534" w:rsidDel="00426134">
          <w:rPr>
            <w:rFonts w:cs="Times New Roman"/>
            <w:color w:val="000000" w:themeColor="text1"/>
            <w:rPrChange w:id="11603" w:author="N F" w:date="2023-12-05T03:08:00Z">
              <w:rPr>
                <w:rFonts w:cs="Times New Roman"/>
              </w:rPr>
            </w:rPrChange>
          </w:rPr>
          <w:delInstrText>","</w:delInstrText>
        </w:r>
        <w:r w:rsidR="00AE1425" w:rsidRPr="006E6534" w:rsidDel="00426134">
          <w:rPr>
            <w:rFonts w:cs="Times New Roman"/>
            <w:color w:val="000000" w:themeColor="text1"/>
            <w:lang w:val="en-US"/>
            <w:rPrChange w:id="11604" w:author="N F" w:date="2023-12-05T03:08:00Z">
              <w:rPr>
                <w:rFonts w:cs="Times New Roman"/>
                <w:lang w:val="en-US"/>
              </w:rPr>
            </w:rPrChange>
          </w:rPr>
          <w:delInstrText>accessed</w:delInstrText>
        </w:r>
        <w:r w:rsidR="00AE1425" w:rsidRPr="006E6534" w:rsidDel="00426134">
          <w:rPr>
            <w:rFonts w:cs="Times New Roman"/>
            <w:color w:val="000000" w:themeColor="text1"/>
            <w:rPrChange w:id="11605" w:author="N F" w:date="2023-12-05T03:08:00Z">
              <w:rPr>
                <w:rFonts w:cs="Times New Roman"/>
              </w:rPr>
            </w:rPrChange>
          </w:rPr>
          <w:delInstrText>":{"</w:delInstrText>
        </w:r>
        <w:r w:rsidR="00AE1425" w:rsidRPr="006E6534" w:rsidDel="00426134">
          <w:rPr>
            <w:rFonts w:cs="Times New Roman"/>
            <w:color w:val="000000" w:themeColor="text1"/>
            <w:lang w:val="en-US"/>
            <w:rPrChange w:id="11606" w:author="N F" w:date="2023-12-05T03:08:00Z">
              <w:rPr>
                <w:rFonts w:cs="Times New Roman"/>
                <w:lang w:val="en-US"/>
              </w:rPr>
            </w:rPrChange>
          </w:rPr>
          <w:delInstrText>date</w:delInstrText>
        </w:r>
        <w:r w:rsidR="00AE1425" w:rsidRPr="006E6534" w:rsidDel="00426134">
          <w:rPr>
            <w:rFonts w:cs="Times New Roman"/>
            <w:color w:val="000000" w:themeColor="text1"/>
            <w:rPrChange w:id="11607" w:author="N F" w:date="2023-12-05T03:08:00Z">
              <w:rPr>
                <w:rFonts w:cs="Times New Roman"/>
              </w:rPr>
            </w:rPrChange>
          </w:rPr>
          <w:delInstrText>-</w:delInstrText>
        </w:r>
        <w:r w:rsidR="00AE1425" w:rsidRPr="006E6534" w:rsidDel="00426134">
          <w:rPr>
            <w:rFonts w:cs="Times New Roman"/>
            <w:color w:val="000000" w:themeColor="text1"/>
            <w:lang w:val="en-US"/>
            <w:rPrChange w:id="11608" w:author="N F" w:date="2023-12-05T03:08:00Z">
              <w:rPr>
                <w:rFonts w:cs="Times New Roman"/>
                <w:lang w:val="en-US"/>
              </w:rPr>
            </w:rPrChange>
          </w:rPr>
          <w:delInstrText>parts</w:delInstrText>
        </w:r>
        <w:r w:rsidR="00AE1425" w:rsidRPr="006E6534" w:rsidDel="00426134">
          <w:rPr>
            <w:rFonts w:cs="Times New Roman"/>
            <w:color w:val="000000" w:themeColor="text1"/>
            <w:rPrChange w:id="11609" w:author="N F" w:date="2023-12-05T03:08:00Z">
              <w:rPr>
                <w:rFonts w:cs="Times New Roman"/>
              </w:rPr>
            </w:rPrChange>
          </w:rPr>
          <w:delInstrText>":[["2022",8,2]]}}}],"</w:delInstrText>
        </w:r>
        <w:r w:rsidR="00AE1425" w:rsidRPr="006E6534" w:rsidDel="00426134">
          <w:rPr>
            <w:rFonts w:cs="Times New Roman"/>
            <w:color w:val="000000" w:themeColor="text1"/>
            <w:lang w:val="en-US"/>
            <w:rPrChange w:id="11610" w:author="N F" w:date="2023-12-05T03:08:00Z">
              <w:rPr>
                <w:rFonts w:cs="Times New Roman"/>
                <w:lang w:val="en-US"/>
              </w:rPr>
            </w:rPrChange>
          </w:rPr>
          <w:delInstrText>schema</w:delInstrText>
        </w:r>
        <w:r w:rsidR="00AE1425" w:rsidRPr="006E6534" w:rsidDel="00426134">
          <w:rPr>
            <w:rFonts w:cs="Times New Roman"/>
            <w:color w:val="000000" w:themeColor="text1"/>
            <w:rPrChange w:id="11611" w:author="N F" w:date="2023-12-05T03:08:00Z">
              <w:rPr>
                <w:rFonts w:cs="Times New Roman"/>
              </w:rPr>
            </w:rPrChange>
          </w:rPr>
          <w:delInstrText>":"</w:delInstrText>
        </w:r>
        <w:r w:rsidR="00AE1425" w:rsidRPr="006E6534" w:rsidDel="00426134">
          <w:rPr>
            <w:rFonts w:cs="Times New Roman"/>
            <w:color w:val="000000" w:themeColor="text1"/>
            <w:lang w:val="en-US"/>
            <w:rPrChange w:id="11612" w:author="N F" w:date="2023-12-05T03:08:00Z">
              <w:rPr>
                <w:rFonts w:cs="Times New Roman"/>
                <w:lang w:val="en-US"/>
              </w:rPr>
            </w:rPrChange>
          </w:rPr>
          <w:delInstrText>https</w:delInstrText>
        </w:r>
        <w:r w:rsidR="00AE1425" w:rsidRPr="006E6534" w:rsidDel="00426134">
          <w:rPr>
            <w:rFonts w:cs="Times New Roman"/>
            <w:color w:val="000000" w:themeColor="text1"/>
            <w:rPrChange w:id="11613" w:author="N F" w:date="2023-12-05T03:08:00Z">
              <w:rPr>
                <w:rFonts w:cs="Times New Roman"/>
              </w:rPr>
            </w:rPrChange>
          </w:rPr>
          <w:delInstrText>://</w:delInstrText>
        </w:r>
        <w:r w:rsidR="00AE1425" w:rsidRPr="006E6534" w:rsidDel="00426134">
          <w:rPr>
            <w:rFonts w:cs="Times New Roman"/>
            <w:color w:val="000000" w:themeColor="text1"/>
            <w:lang w:val="en-US"/>
            <w:rPrChange w:id="11614" w:author="N F" w:date="2023-12-05T03:08:00Z">
              <w:rPr>
                <w:rFonts w:cs="Times New Roman"/>
                <w:lang w:val="en-US"/>
              </w:rPr>
            </w:rPrChange>
          </w:rPr>
          <w:delInstrText>github</w:delInstrText>
        </w:r>
        <w:r w:rsidR="00AE1425" w:rsidRPr="006E6534" w:rsidDel="00426134">
          <w:rPr>
            <w:rFonts w:cs="Times New Roman"/>
            <w:color w:val="000000" w:themeColor="text1"/>
            <w:rPrChange w:id="11615" w:author="N F" w:date="2023-12-05T03:08:00Z">
              <w:rPr>
                <w:rFonts w:cs="Times New Roman"/>
              </w:rPr>
            </w:rPrChange>
          </w:rPr>
          <w:delInstrText>.</w:delInstrText>
        </w:r>
        <w:r w:rsidR="00AE1425" w:rsidRPr="006E6534" w:rsidDel="00426134">
          <w:rPr>
            <w:rFonts w:cs="Times New Roman"/>
            <w:color w:val="000000" w:themeColor="text1"/>
            <w:lang w:val="en-US"/>
            <w:rPrChange w:id="11616" w:author="N F" w:date="2023-12-05T03:08:00Z">
              <w:rPr>
                <w:rFonts w:cs="Times New Roman"/>
                <w:lang w:val="en-US"/>
              </w:rPr>
            </w:rPrChange>
          </w:rPr>
          <w:delInstrText>com</w:delInstrText>
        </w:r>
        <w:r w:rsidR="00AE1425" w:rsidRPr="006E6534" w:rsidDel="00426134">
          <w:rPr>
            <w:rFonts w:cs="Times New Roman"/>
            <w:color w:val="000000" w:themeColor="text1"/>
            <w:rPrChange w:id="11617" w:author="N F" w:date="2023-12-05T03:08:00Z">
              <w:rPr>
                <w:rFonts w:cs="Times New Roman"/>
              </w:rPr>
            </w:rPrChange>
          </w:rPr>
          <w:delInstrText>/</w:delInstrText>
        </w:r>
        <w:r w:rsidR="00AE1425" w:rsidRPr="006E6534" w:rsidDel="00426134">
          <w:rPr>
            <w:rFonts w:cs="Times New Roman"/>
            <w:color w:val="000000" w:themeColor="text1"/>
            <w:lang w:val="en-US"/>
            <w:rPrChange w:id="11618" w:author="N F" w:date="2023-12-05T03:08:00Z">
              <w:rPr>
                <w:rFonts w:cs="Times New Roman"/>
                <w:lang w:val="en-US"/>
              </w:rPr>
            </w:rPrChange>
          </w:rPr>
          <w:delInstrText>citation</w:delInstrText>
        </w:r>
        <w:r w:rsidR="00AE1425" w:rsidRPr="006E6534" w:rsidDel="00426134">
          <w:rPr>
            <w:rFonts w:cs="Times New Roman"/>
            <w:color w:val="000000" w:themeColor="text1"/>
            <w:rPrChange w:id="11619" w:author="N F" w:date="2023-12-05T03:08:00Z">
              <w:rPr>
                <w:rFonts w:cs="Times New Roman"/>
              </w:rPr>
            </w:rPrChange>
          </w:rPr>
          <w:delInstrText>-</w:delInstrText>
        </w:r>
        <w:r w:rsidR="00AE1425" w:rsidRPr="006E6534" w:rsidDel="00426134">
          <w:rPr>
            <w:rFonts w:cs="Times New Roman"/>
            <w:color w:val="000000" w:themeColor="text1"/>
            <w:lang w:val="en-US"/>
            <w:rPrChange w:id="11620" w:author="N F" w:date="2023-12-05T03:08:00Z">
              <w:rPr>
                <w:rFonts w:cs="Times New Roman"/>
                <w:lang w:val="en-US"/>
              </w:rPr>
            </w:rPrChange>
          </w:rPr>
          <w:delInstrText>style</w:delInstrText>
        </w:r>
        <w:r w:rsidR="00AE1425" w:rsidRPr="006E6534" w:rsidDel="00426134">
          <w:rPr>
            <w:rFonts w:cs="Times New Roman"/>
            <w:color w:val="000000" w:themeColor="text1"/>
            <w:rPrChange w:id="11621" w:author="N F" w:date="2023-12-05T03:08:00Z">
              <w:rPr>
                <w:rFonts w:cs="Times New Roman"/>
              </w:rPr>
            </w:rPrChange>
          </w:rPr>
          <w:delInstrText>-</w:delInstrText>
        </w:r>
        <w:r w:rsidR="00AE1425" w:rsidRPr="006E6534" w:rsidDel="00426134">
          <w:rPr>
            <w:rFonts w:cs="Times New Roman"/>
            <w:color w:val="000000" w:themeColor="text1"/>
            <w:lang w:val="en-US"/>
            <w:rPrChange w:id="11622" w:author="N F" w:date="2023-12-05T03:08:00Z">
              <w:rPr>
                <w:rFonts w:cs="Times New Roman"/>
                <w:lang w:val="en-US"/>
              </w:rPr>
            </w:rPrChange>
          </w:rPr>
          <w:delInstrText>language</w:delInstrText>
        </w:r>
        <w:r w:rsidR="00AE1425" w:rsidRPr="006E6534" w:rsidDel="00426134">
          <w:rPr>
            <w:rFonts w:cs="Times New Roman"/>
            <w:color w:val="000000" w:themeColor="text1"/>
            <w:rPrChange w:id="11623" w:author="N F" w:date="2023-12-05T03:08:00Z">
              <w:rPr>
                <w:rFonts w:cs="Times New Roman"/>
              </w:rPr>
            </w:rPrChange>
          </w:rPr>
          <w:delInstrText>/</w:delInstrText>
        </w:r>
        <w:r w:rsidR="00AE1425" w:rsidRPr="006E6534" w:rsidDel="00426134">
          <w:rPr>
            <w:rFonts w:cs="Times New Roman"/>
            <w:color w:val="000000" w:themeColor="text1"/>
            <w:lang w:val="en-US"/>
            <w:rPrChange w:id="11624" w:author="N F" w:date="2023-12-05T03:08:00Z">
              <w:rPr>
                <w:rFonts w:cs="Times New Roman"/>
                <w:lang w:val="en-US"/>
              </w:rPr>
            </w:rPrChange>
          </w:rPr>
          <w:delInstrText>schema</w:delInstrText>
        </w:r>
        <w:r w:rsidR="00AE1425" w:rsidRPr="006E6534" w:rsidDel="00426134">
          <w:rPr>
            <w:rFonts w:cs="Times New Roman"/>
            <w:color w:val="000000" w:themeColor="text1"/>
            <w:rPrChange w:id="11625" w:author="N F" w:date="2023-12-05T03:08:00Z">
              <w:rPr>
                <w:rFonts w:cs="Times New Roman"/>
              </w:rPr>
            </w:rPrChange>
          </w:rPr>
          <w:delInstrText>/</w:delInstrText>
        </w:r>
        <w:r w:rsidR="00AE1425" w:rsidRPr="006E6534" w:rsidDel="00426134">
          <w:rPr>
            <w:rFonts w:cs="Times New Roman"/>
            <w:color w:val="000000" w:themeColor="text1"/>
            <w:lang w:val="en-US"/>
            <w:rPrChange w:id="11626" w:author="N F" w:date="2023-12-05T03:08:00Z">
              <w:rPr>
                <w:rFonts w:cs="Times New Roman"/>
                <w:lang w:val="en-US"/>
              </w:rPr>
            </w:rPrChange>
          </w:rPr>
          <w:delInstrText>raw</w:delInstrText>
        </w:r>
        <w:r w:rsidR="00AE1425" w:rsidRPr="006E6534" w:rsidDel="00426134">
          <w:rPr>
            <w:rFonts w:cs="Times New Roman"/>
            <w:color w:val="000000" w:themeColor="text1"/>
            <w:rPrChange w:id="11627" w:author="N F" w:date="2023-12-05T03:08:00Z">
              <w:rPr>
                <w:rFonts w:cs="Times New Roman"/>
              </w:rPr>
            </w:rPrChange>
          </w:rPr>
          <w:delInstrText>/</w:delInstrText>
        </w:r>
        <w:r w:rsidR="00AE1425" w:rsidRPr="006E6534" w:rsidDel="00426134">
          <w:rPr>
            <w:rFonts w:cs="Times New Roman"/>
            <w:color w:val="000000" w:themeColor="text1"/>
            <w:lang w:val="en-US"/>
            <w:rPrChange w:id="11628" w:author="N F" w:date="2023-12-05T03:08:00Z">
              <w:rPr>
                <w:rFonts w:cs="Times New Roman"/>
                <w:lang w:val="en-US"/>
              </w:rPr>
            </w:rPrChange>
          </w:rPr>
          <w:delInstrText>master</w:delInstrText>
        </w:r>
        <w:r w:rsidR="00AE1425" w:rsidRPr="006E6534" w:rsidDel="00426134">
          <w:rPr>
            <w:rFonts w:cs="Times New Roman"/>
            <w:color w:val="000000" w:themeColor="text1"/>
            <w:rPrChange w:id="11629" w:author="N F" w:date="2023-12-05T03:08:00Z">
              <w:rPr>
                <w:rFonts w:cs="Times New Roman"/>
              </w:rPr>
            </w:rPrChange>
          </w:rPr>
          <w:delInstrText>/</w:delInstrText>
        </w:r>
        <w:r w:rsidR="00AE1425" w:rsidRPr="006E6534" w:rsidDel="00426134">
          <w:rPr>
            <w:rFonts w:cs="Times New Roman"/>
            <w:color w:val="000000" w:themeColor="text1"/>
            <w:lang w:val="en-US"/>
            <w:rPrChange w:id="11630" w:author="N F" w:date="2023-12-05T03:08:00Z">
              <w:rPr>
                <w:rFonts w:cs="Times New Roman"/>
                <w:lang w:val="en-US"/>
              </w:rPr>
            </w:rPrChange>
          </w:rPr>
          <w:delInstrText>csl</w:delInstrText>
        </w:r>
        <w:r w:rsidR="00AE1425" w:rsidRPr="006E6534" w:rsidDel="00426134">
          <w:rPr>
            <w:rFonts w:cs="Times New Roman"/>
            <w:color w:val="000000" w:themeColor="text1"/>
            <w:rPrChange w:id="11631" w:author="N F" w:date="2023-12-05T03:08:00Z">
              <w:rPr>
                <w:rFonts w:cs="Times New Roman"/>
              </w:rPr>
            </w:rPrChange>
          </w:rPr>
          <w:delInstrText>-</w:delInstrText>
        </w:r>
        <w:r w:rsidR="00AE1425" w:rsidRPr="006E6534" w:rsidDel="00426134">
          <w:rPr>
            <w:rFonts w:cs="Times New Roman"/>
            <w:color w:val="000000" w:themeColor="text1"/>
            <w:lang w:val="en-US"/>
            <w:rPrChange w:id="11632" w:author="N F" w:date="2023-12-05T03:08:00Z">
              <w:rPr>
                <w:rFonts w:cs="Times New Roman"/>
                <w:lang w:val="en-US"/>
              </w:rPr>
            </w:rPrChange>
          </w:rPr>
          <w:delInstrText>citation</w:delInstrText>
        </w:r>
        <w:r w:rsidR="00AE1425" w:rsidRPr="006E6534" w:rsidDel="00426134">
          <w:rPr>
            <w:rFonts w:cs="Times New Roman"/>
            <w:color w:val="000000" w:themeColor="text1"/>
            <w:rPrChange w:id="11633" w:author="N F" w:date="2023-12-05T03:08:00Z">
              <w:rPr>
                <w:rFonts w:cs="Times New Roman"/>
              </w:rPr>
            </w:rPrChange>
          </w:rPr>
          <w:delInstrText>.</w:delInstrText>
        </w:r>
        <w:r w:rsidR="00AE1425" w:rsidRPr="006E6534" w:rsidDel="00426134">
          <w:rPr>
            <w:rFonts w:cs="Times New Roman"/>
            <w:color w:val="000000" w:themeColor="text1"/>
            <w:lang w:val="en-US"/>
            <w:rPrChange w:id="11634" w:author="N F" w:date="2023-12-05T03:08:00Z">
              <w:rPr>
                <w:rFonts w:cs="Times New Roman"/>
                <w:lang w:val="en-US"/>
              </w:rPr>
            </w:rPrChange>
          </w:rPr>
          <w:delInstrText>json</w:delInstrText>
        </w:r>
        <w:r w:rsidR="00AE1425" w:rsidRPr="006E6534" w:rsidDel="00426134">
          <w:rPr>
            <w:rFonts w:cs="Times New Roman"/>
            <w:color w:val="000000" w:themeColor="text1"/>
            <w:rPrChange w:id="11635" w:author="N F" w:date="2023-12-05T03:08:00Z">
              <w:rPr>
                <w:rFonts w:cs="Times New Roman"/>
              </w:rPr>
            </w:rPrChange>
          </w:rPr>
          <w:delInstrText xml:space="preserve">"} </w:delInstrText>
        </w:r>
        <w:r w:rsidR="00BD6035" w:rsidRPr="006E6534" w:rsidDel="00426134">
          <w:rPr>
            <w:rFonts w:cs="Times New Roman"/>
            <w:color w:val="000000" w:themeColor="text1"/>
            <w:lang w:val="en-US"/>
            <w:rPrChange w:id="11636" w:author="N F" w:date="2023-12-05T03:08:00Z">
              <w:rPr>
                <w:rFonts w:cs="Times New Roman"/>
                <w:lang w:val="en-US"/>
              </w:rPr>
            </w:rPrChange>
          </w:rPr>
          <w:fldChar w:fldCharType="separate"/>
        </w:r>
        <w:r w:rsidR="00AE1425" w:rsidRPr="006E6534" w:rsidDel="00426134">
          <w:rPr>
            <w:rFonts w:cs="Times New Roman"/>
            <w:color w:val="000000" w:themeColor="text1"/>
            <w:rPrChange w:id="11637" w:author="N F" w:date="2023-12-05T03:08:00Z">
              <w:rPr>
                <w:rFonts w:cs="Times New Roman"/>
              </w:rPr>
            </w:rPrChange>
          </w:rPr>
          <w:delText>(6)</w:delText>
        </w:r>
        <w:r w:rsidR="00BD6035" w:rsidRPr="006E6534" w:rsidDel="00426134">
          <w:rPr>
            <w:rFonts w:cs="Times New Roman"/>
            <w:color w:val="000000" w:themeColor="text1"/>
            <w:lang w:val="en-US"/>
            <w:rPrChange w:id="11638" w:author="N F" w:date="2023-12-05T03:08:00Z">
              <w:rPr>
                <w:rFonts w:cs="Times New Roman"/>
                <w:lang w:val="en-US"/>
              </w:rPr>
            </w:rPrChange>
          </w:rPr>
          <w:fldChar w:fldCharType="end"/>
        </w:r>
      </w:del>
      <w:r w:rsidRPr="006E6534">
        <w:rPr>
          <w:rFonts w:cs="Times New Roman"/>
          <w:color w:val="000000" w:themeColor="text1"/>
          <w:rPrChange w:id="11639" w:author="N F" w:date="2023-12-05T03:08:00Z">
            <w:rPr>
              <w:rFonts w:cs="Times New Roman"/>
            </w:rPr>
          </w:rPrChange>
        </w:rPr>
        <w:t>.</w:t>
      </w:r>
    </w:p>
    <w:p w14:paraId="16FE8095" w14:textId="2E3FBCEE" w:rsidR="002C3B6A" w:rsidRPr="006E6534" w:rsidRDefault="00523D84">
      <w:pPr>
        <w:pStyle w:val="SDText"/>
        <w:spacing w:after="0"/>
        <w:rPr>
          <w:rFonts w:cs="Times New Roman"/>
          <w:color w:val="000000" w:themeColor="text1"/>
          <w:rPrChange w:id="11640" w:author="N F" w:date="2023-12-05T03:08:00Z">
            <w:rPr>
              <w:rFonts w:cs="Times New Roman"/>
            </w:rPr>
          </w:rPrChange>
        </w:rPr>
        <w:pPrChange w:id="11641" w:author="Barshadskaya, Yuliya" w:date="2024-01-14T17:44:00Z">
          <w:pPr>
            <w:pStyle w:val="SDText"/>
          </w:pPr>
        </w:pPrChange>
      </w:pPr>
      <w:r w:rsidRPr="006E6534">
        <w:rPr>
          <w:rFonts w:cs="Times New Roman"/>
          <w:color w:val="000000" w:themeColor="text1"/>
          <w:rPrChange w:id="11642" w:author="N F" w:date="2023-12-05T03:08:00Z">
            <w:rPr>
              <w:rFonts w:cs="Times New Roman"/>
            </w:rPr>
          </w:rPrChange>
        </w:rPr>
        <w:t xml:space="preserve">Провели исследование с использованием </w:t>
      </w:r>
      <w:r w:rsidR="00410C9E" w:rsidRPr="006E6534">
        <w:rPr>
          <w:rFonts w:cs="Times New Roman"/>
          <w:color w:val="000000" w:themeColor="text1"/>
          <w:rPrChange w:id="11643" w:author="N F" w:date="2023-12-05T03:08:00Z">
            <w:rPr>
              <w:rFonts w:cs="Times New Roman"/>
            </w:rPr>
          </w:rPrChange>
        </w:rPr>
        <w:t xml:space="preserve">беременных </w:t>
      </w:r>
      <w:r w:rsidRPr="006E6534">
        <w:rPr>
          <w:rFonts w:cs="Times New Roman"/>
          <w:color w:val="000000" w:themeColor="text1"/>
          <w:rPrChange w:id="11644" w:author="N F" w:date="2023-12-05T03:08:00Z">
            <w:rPr>
              <w:rFonts w:cs="Times New Roman"/>
            </w:rPr>
          </w:rPrChange>
        </w:rPr>
        <w:t>крыс, которым в течение 1 или более мес</w:t>
      </w:r>
      <w:r w:rsidR="00F633FE" w:rsidRPr="006E6534">
        <w:rPr>
          <w:rFonts w:cs="Times New Roman"/>
          <w:color w:val="000000" w:themeColor="text1"/>
          <w:rPrChange w:id="11645" w:author="N F" w:date="2023-12-05T03:08:00Z">
            <w:rPr>
              <w:rFonts w:cs="Times New Roman"/>
            </w:rPr>
          </w:rPrChange>
        </w:rPr>
        <w:t>яцев</w:t>
      </w:r>
      <w:r w:rsidRPr="006E6534">
        <w:rPr>
          <w:rFonts w:cs="Times New Roman"/>
          <w:color w:val="000000" w:themeColor="text1"/>
          <w:rPrChange w:id="11646" w:author="N F" w:date="2023-12-05T03:08:00Z">
            <w:rPr>
              <w:rFonts w:cs="Times New Roman"/>
            </w:rPr>
          </w:rPrChange>
        </w:rPr>
        <w:t xml:space="preserve"> ежедневно водили осимертиниб</w:t>
      </w:r>
      <w:r w:rsidR="0013006C" w:rsidRPr="006E6534">
        <w:rPr>
          <w:rFonts w:cs="Times New Roman"/>
          <w:color w:val="000000" w:themeColor="text1"/>
          <w:rPrChange w:id="11647" w:author="N F" w:date="2023-12-05T03:08:00Z">
            <w:rPr>
              <w:rFonts w:cs="Times New Roman"/>
            </w:rPr>
          </w:rPrChange>
        </w:rPr>
        <w:t xml:space="preserve">. </w:t>
      </w:r>
      <w:r w:rsidR="00410C9E" w:rsidRPr="006E6534">
        <w:rPr>
          <w:rFonts w:cs="Times New Roman"/>
          <w:color w:val="000000" w:themeColor="text1"/>
          <w:rPrChange w:id="11648" w:author="N F" w:date="2023-12-05T03:08:00Z">
            <w:rPr>
              <w:rFonts w:cs="Times New Roman"/>
            </w:rPr>
          </w:rPrChange>
        </w:rPr>
        <w:t xml:space="preserve">Оценивали </w:t>
      </w:r>
      <w:r w:rsidR="005A0B62" w:rsidRPr="006E6534">
        <w:rPr>
          <w:rFonts w:cs="Times New Roman"/>
          <w:color w:val="000000" w:themeColor="text1"/>
          <w:rPrChange w:id="11649" w:author="N F" w:date="2023-12-05T03:08:00Z">
            <w:rPr>
              <w:rFonts w:cs="Times New Roman"/>
            </w:rPr>
          </w:rPrChange>
        </w:rPr>
        <w:t>влияние на эмбрион п</w:t>
      </w:r>
      <w:r w:rsidR="00711705" w:rsidRPr="006E6534">
        <w:rPr>
          <w:rFonts w:cs="Times New Roman"/>
          <w:color w:val="000000" w:themeColor="text1"/>
          <w:rPrChange w:id="11650" w:author="N F" w:date="2023-12-05T03:08:00Z">
            <w:rPr>
              <w:rFonts w:cs="Times New Roman"/>
            </w:rPr>
          </w:rPrChange>
        </w:rPr>
        <w:t>осле</w:t>
      </w:r>
      <w:r w:rsidR="005A0B62" w:rsidRPr="006E6534">
        <w:rPr>
          <w:rFonts w:cs="Times New Roman"/>
          <w:color w:val="000000" w:themeColor="text1"/>
          <w:rPrChange w:id="11651" w:author="N F" w:date="2023-12-05T03:08:00Z">
            <w:rPr>
              <w:rFonts w:cs="Times New Roman"/>
            </w:rPr>
          </w:rPrChange>
        </w:rPr>
        <w:t xml:space="preserve"> </w:t>
      </w:r>
      <w:r w:rsidR="00711705" w:rsidRPr="006E6534">
        <w:rPr>
          <w:rFonts w:cs="Times New Roman"/>
          <w:color w:val="000000" w:themeColor="text1"/>
          <w:rPrChange w:id="11652" w:author="N F" w:date="2023-12-05T03:08:00Z">
            <w:rPr>
              <w:rFonts w:cs="Times New Roman"/>
            </w:rPr>
          </w:rPrChange>
        </w:rPr>
        <w:t>его рождения</w:t>
      </w:r>
      <w:r w:rsidR="005A0B62" w:rsidRPr="006E6534">
        <w:rPr>
          <w:rFonts w:cs="Times New Roman"/>
          <w:color w:val="000000" w:themeColor="text1"/>
          <w:rPrChange w:id="11653" w:author="N F" w:date="2023-12-05T03:08:00Z">
            <w:rPr>
              <w:rFonts w:cs="Times New Roman"/>
            </w:rPr>
          </w:rPrChange>
        </w:rPr>
        <w:t xml:space="preserve">, а также развитие родившихся животных. </w:t>
      </w:r>
      <w:r w:rsidR="00FF72A3" w:rsidRPr="006E6534">
        <w:rPr>
          <w:rFonts w:cs="Times New Roman"/>
          <w:color w:val="000000" w:themeColor="text1"/>
          <w:rPrChange w:id="11654" w:author="N F" w:date="2023-12-05T03:08:00Z">
            <w:rPr>
              <w:rFonts w:cs="Times New Roman"/>
            </w:rPr>
          </w:rPrChange>
        </w:rPr>
        <w:t xml:space="preserve">Обнаружили, что при </w:t>
      </w:r>
      <w:r w:rsidR="0013006C" w:rsidRPr="006E6534">
        <w:rPr>
          <w:rFonts w:cs="Times New Roman"/>
          <w:color w:val="000000" w:themeColor="text1"/>
          <w:rPrChange w:id="11655" w:author="N F" w:date="2023-12-05T03:08:00Z">
            <w:rPr>
              <w:rFonts w:cs="Times New Roman"/>
            </w:rPr>
          </w:rPrChange>
        </w:rPr>
        <w:t xml:space="preserve">концентрациях </w:t>
      </w:r>
      <w:r w:rsidR="00FF72A3" w:rsidRPr="006E6534">
        <w:rPr>
          <w:rFonts w:cs="Times New Roman"/>
          <w:color w:val="000000" w:themeColor="text1"/>
          <w:rPrChange w:id="11656" w:author="N F" w:date="2023-12-05T03:08:00Z">
            <w:rPr>
              <w:rFonts w:cs="Times New Roman"/>
            </w:rPr>
          </w:rPrChange>
        </w:rPr>
        <w:t xml:space="preserve">лекарственного средства </w:t>
      </w:r>
      <w:r w:rsidR="0013006C" w:rsidRPr="006E6534">
        <w:rPr>
          <w:rFonts w:cs="Times New Roman"/>
          <w:color w:val="000000" w:themeColor="text1"/>
          <w:rPrChange w:id="11657" w:author="N F" w:date="2023-12-05T03:08:00Z">
            <w:rPr>
              <w:rFonts w:cs="Times New Roman"/>
            </w:rPr>
          </w:rPrChange>
        </w:rPr>
        <w:t>в плазме</w:t>
      </w:r>
      <w:r w:rsidR="00FF72A3" w:rsidRPr="006E6534">
        <w:rPr>
          <w:rFonts w:cs="Times New Roman"/>
          <w:color w:val="000000" w:themeColor="text1"/>
          <w:rPrChange w:id="11658" w:author="N F" w:date="2023-12-05T03:08:00Z">
            <w:rPr>
              <w:rFonts w:cs="Times New Roman"/>
            </w:rPr>
          </w:rPrChange>
        </w:rPr>
        <w:t>, соответствующих клиническим</w:t>
      </w:r>
      <w:r w:rsidR="0013006C" w:rsidRPr="006E6534">
        <w:rPr>
          <w:rFonts w:cs="Times New Roman"/>
          <w:color w:val="000000" w:themeColor="text1"/>
          <w:rPrChange w:id="11659" w:author="N F" w:date="2023-12-05T03:08:00Z">
            <w:rPr>
              <w:rFonts w:cs="Times New Roman"/>
            </w:rPr>
          </w:rPrChange>
        </w:rPr>
        <w:t xml:space="preserve">, </w:t>
      </w:r>
      <w:r w:rsidR="00FF72A3" w:rsidRPr="006E6534">
        <w:rPr>
          <w:rFonts w:cs="Times New Roman"/>
          <w:color w:val="000000" w:themeColor="text1"/>
          <w:rPrChange w:id="11660" w:author="N F" w:date="2023-12-05T03:08:00Z">
            <w:rPr>
              <w:rFonts w:cs="Times New Roman"/>
            </w:rPr>
          </w:rPrChange>
        </w:rPr>
        <w:t xml:space="preserve">происходит </w:t>
      </w:r>
      <w:r w:rsidR="0013006C" w:rsidRPr="006E6534">
        <w:rPr>
          <w:rFonts w:cs="Times New Roman"/>
          <w:color w:val="000000" w:themeColor="text1"/>
          <w:rPrChange w:id="11661" w:author="N F" w:date="2023-12-05T03:08:00Z">
            <w:rPr>
              <w:rFonts w:cs="Times New Roman"/>
            </w:rPr>
          </w:rPrChange>
        </w:rPr>
        <w:t>увеличение частоты анэструса, дегенерации желтого тела в яичниках и истончения эпителия в матке и влагалище.</w:t>
      </w:r>
      <w:r w:rsidR="009217E2" w:rsidRPr="006E6534">
        <w:rPr>
          <w:rFonts w:cs="Times New Roman"/>
          <w:color w:val="000000" w:themeColor="text1"/>
          <w:rPrChange w:id="11662" w:author="N F" w:date="2023-12-05T03:08:00Z">
            <w:rPr>
              <w:rFonts w:cs="Times New Roman"/>
            </w:rPr>
          </w:rPrChange>
        </w:rPr>
        <w:t xml:space="preserve"> </w:t>
      </w:r>
      <w:r w:rsidR="000F256D" w:rsidRPr="006E6534">
        <w:rPr>
          <w:rFonts w:cs="Times New Roman"/>
          <w:color w:val="000000" w:themeColor="text1"/>
          <w:rPrChange w:id="11663" w:author="N F" w:date="2023-12-05T03:08:00Z">
            <w:rPr>
              <w:rFonts w:cs="Times New Roman"/>
            </w:rPr>
          </w:rPrChange>
        </w:rPr>
        <w:t xml:space="preserve">Изменения </w:t>
      </w:r>
      <w:r w:rsidR="0013006C" w:rsidRPr="006E6534">
        <w:rPr>
          <w:rFonts w:cs="Times New Roman"/>
          <w:color w:val="000000" w:themeColor="text1"/>
          <w:rPrChange w:id="11664" w:author="N F" w:date="2023-12-05T03:08:00Z">
            <w:rPr>
              <w:rFonts w:cs="Times New Roman"/>
            </w:rPr>
          </w:rPrChange>
        </w:rPr>
        <w:t xml:space="preserve">в яичниках, наблюдаемые после </w:t>
      </w:r>
      <w:r w:rsidR="00010990" w:rsidRPr="006E6534">
        <w:rPr>
          <w:rFonts w:cs="Times New Roman"/>
          <w:color w:val="000000" w:themeColor="text1"/>
          <w:rPrChange w:id="11665" w:author="N F" w:date="2023-12-05T03:08:00Z">
            <w:rPr>
              <w:rFonts w:cs="Times New Roman"/>
            </w:rPr>
          </w:rPrChange>
        </w:rPr>
        <w:t xml:space="preserve">первого </w:t>
      </w:r>
      <w:r w:rsidR="0013006C" w:rsidRPr="006E6534">
        <w:rPr>
          <w:rFonts w:cs="Times New Roman"/>
          <w:color w:val="000000" w:themeColor="text1"/>
          <w:rPrChange w:id="11666" w:author="N F" w:date="2023-12-05T03:08:00Z">
            <w:rPr>
              <w:rFonts w:cs="Times New Roman"/>
            </w:rPr>
          </w:rPrChange>
        </w:rPr>
        <w:t>мес</w:t>
      </w:r>
      <w:r w:rsidR="00F633FE" w:rsidRPr="006E6534">
        <w:rPr>
          <w:rFonts w:cs="Times New Roman"/>
          <w:color w:val="000000" w:themeColor="text1"/>
          <w:rPrChange w:id="11667" w:author="N F" w:date="2023-12-05T03:08:00Z">
            <w:rPr>
              <w:rFonts w:cs="Times New Roman"/>
            </w:rPr>
          </w:rPrChange>
        </w:rPr>
        <w:t>яца</w:t>
      </w:r>
      <w:r w:rsidR="0013006C" w:rsidRPr="006E6534">
        <w:rPr>
          <w:rFonts w:cs="Times New Roman"/>
          <w:color w:val="000000" w:themeColor="text1"/>
          <w:rPrChange w:id="11668" w:author="N F" w:date="2023-12-05T03:08:00Z">
            <w:rPr>
              <w:rFonts w:cs="Times New Roman"/>
            </w:rPr>
          </w:rPrChange>
        </w:rPr>
        <w:t xml:space="preserve"> </w:t>
      </w:r>
      <w:r w:rsidR="00133701" w:rsidRPr="006E6534">
        <w:rPr>
          <w:rFonts w:cs="Times New Roman"/>
          <w:color w:val="000000" w:themeColor="text1"/>
          <w:rPrChange w:id="11669" w:author="N F" w:date="2023-12-05T03:08:00Z">
            <w:rPr>
              <w:rFonts w:cs="Times New Roman"/>
            </w:rPr>
          </w:rPrChange>
        </w:rPr>
        <w:t>введения</w:t>
      </w:r>
      <w:r w:rsidR="0013006C" w:rsidRPr="006E6534">
        <w:rPr>
          <w:rFonts w:cs="Times New Roman"/>
          <w:color w:val="000000" w:themeColor="text1"/>
          <w:rPrChange w:id="11670" w:author="N F" w:date="2023-12-05T03:08:00Z">
            <w:rPr>
              <w:rFonts w:cs="Times New Roman"/>
            </w:rPr>
          </w:rPrChange>
        </w:rPr>
        <w:t xml:space="preserve">, </w:t>
      </w:r>
      <w:r w:rsidR="00010990" w:rsidRPr="006E6534">
        <w:rPr>
          <w:rFonts w:cs="Times New Roman"/>
          <w:color w:val="000000" w:themeColor="text1"/>
          <w:rPrChange w:id="11671" w:author="N F" w:date="2023-12-05T03:08:00Z">
            <w:rPr>
              <w:rFonts w:cs="Times New Roman"/>
            </w:rPr>
          </w:rPrChange>
        </w:rPr>
        <w:t xml:space="preserve">оказались </w:t>
      </w:r>
      <w:r w:rsidR="0013006C" w:rsidRPr="006E6534">
        <w:rPr>
          <w:rFonts w:cs="Times New Roman"/>
          <w:color w:val="000000" w:themeColor="text1"/>
          <w:rPrChange w:id="11672" w:author="N F" w:date="2023-12-05T03:08:00Z">
            <w:rPr>
              <w:rFonts w:cs="Times New Roman"/>
            </w:rPr>
          </w:rPrChange>
        </w:rPr>
        <w:t xml:space="preserve">обратимыми. У </w:t>
      </w:r>
      <w:r w:rsidR="006A41DF" w:rsidRPr="006E6534">
        <w:rPr>
          <w:rFonts w:cs="Times New Roman"/>
          <w:color w:val="000000" w:themeColor="text1"/>
          <w:rPrChange w:id="11673" w:author="N F" w:date="2023-12-05T03:08:00Z">
            <w:rPr>
              <w:rFonts w:cs="Times New Roman"/>
            </w:rPr>
          </w:rPrChange>
        </w:rPr>
        <w:t xml:space="preserve">самцов </w:t>
      </w:r>
      <w:r w:rsidR="0013006C" w:rsidRPr="006E6534">
        <w:rPr>
          <w:rFonts w:cs="Times New Roman"/>
          <w:color w:val="000000" w:themeColor="text1"/>
          <w:rPrChange w:id="11674" w:author="N F" w:date="2023-12-05T03:08:00Z">
            <w:rPr>
              <w:rFonts w:cs="Times New Roman"/>
            </w:rPr>
          </w:rPrChange>
        </w:rPr>
        <w:t xml:space="preserve">крыс и собак </w:t>
      </w:r>
      <w:r w:rsidR="00010990" w:rsidRPr="006E6534">
        <w:rPr>
          <w:rFonts w:cs="Times New Roman"/>
          <w:color w:val="000000" w:themeColor="text1"/>
          <w:rPrChange w:id="11675" w:author="N F" w:date="2023-12-05T03:08:00Z">
            <w:rPr>
              <w:rFonts w:cs="Times New Roman"/>
            </w:rPr>
          </w:rPrChange>
        </w:rPr>
        <w:t xml:space="preserve">наблюдали </w:t>
      </w:r>
      <w:r w:rsidR="0013006C" w:rsidRPr="006E6534">
        <w:rPr>
          <w:rFonts w:cs="Times New Roman"/>
          <w:color w:val="000000" w:themeColor="text1"/>
          <w:rPrChange w:id="11676" w:author="N F" w:date="2023-12-05T03:08:00Z">
            <w:rPr>
              <w:rFonts w:cs="Times New Roman"/>
            </w:rPr>
          </w:rPrChange>
        </w:rPr>
        <w:t>изменения</w:t>
      </w:r>
      <w:r w:rsidR="00FC3E32" w:rsidRPr="006E6534">
        <w:rPr>
          <w:rFonts w:cs="Times New Roman"/>
          <w:color w:val="000000" w:themeColor="text1"/>
          <w:rPrChange w:id="11677" w:author="N F" w:date="2023-12-05T03:08:00Z">
            <w:rPr>
              <w:rFonts w:cs="Times New Roman"/>
            </w:rPr>
          </w:rPrChange>
        </w:rPr>
        <w:t xml:space="preserve"> в семенниках</w:t>
      </w:r>
      <w:r w:rsidR="0013006C" w:rsidRPr="006E6534">
        <w:rPr>
          <w:rFonts w:cs="Times New Roman"/>
          <w:color w:val="000000" w:themeColor="text1"/>
          <w:rPrChange w:id="11678" w:author="N F" w:date="2023-12-05T03:08:00Z">
            <w:rPr>
              <w:rFonts w:cs="Times New Roman"/>
            </w:rPr>
          </w:rPrChange>
        </w:rPr>
        <w:t xml:space="preserve">, включающие дегенерацию семенных канальцев и/или </w:t>
      </w:r>
      <w:r w:rsidR="006A41DF" w:rsidRPr="006E6534">
        <w:rPr>
          <w:rFonts w:cs="Times New Roman"/>
          <w:color w:val="000000" w:themeColor="text1"/>
          <w:rPrChange w:id="11679" w:author="N F" w:date="2023-12-05T03:08:00Z">
            <w:rPr>
              <w:rFonts w:cs="Times New Roman"/>
            </w:rPr>
          </w:rPrChange>
        </w:rPr>
        <w:t xml:space="preserve">снижение активности </w:t>
      </w:r>
      <w:r w:rsidR="0013006C" w:rsidRPr="006E6534">
        <w:rPr>
          <w:rFonts w:cs="Times New Roman"/>
          <w:color w:val="000000" w:themeColor="text1"/>
          <w:rPrChange w:id="11680" w:author="N F" w:date="2023-12-05T03:08:00Z">
            <w:rPr>
              <w:rFonts w:cs="Times New Roman"/>
            </w:rPr>
          </w:rPrChange>
        </w:rPr>
        <w:t>сперматозоидов</w:t>
      </w:r>
      <w:r w:rsidR="00010990" w:rsidRPr="006E6534">
        <w:rPr>
          <w:rFonts w:cs="Times New Roman"/>
          <w:color w:val="000000" w:themeColor="text1"/>
          <w:rPrChange w:id="11681" w:author="N F" w:date="2023-12-05T03:08:00Z">
            <w:rPr>
              <w:rFonts w:cs="Times New Roman"/>
            </w:rPr>
          </w:rPrChange>
        </w:rPr>
        <w:t xml:space="preserve">. Эти </w:t>
      </w:r>
      <w:r w:rsidR="00467F4F" w:rsidRPr="006E6534">
        <w:rPr>
          <w:rFonts w:cs="Times New Roman"/>
          <w:color w:val="000000" w:themeColor="text1"/>
          <w:rPrChange w:id="11682" w:author="N F" w:date="2023-12-05T03:08:00Z">
            <w:rPr>
              <w:rFonts w:cs="Times New Roman"/>
            </w:rPr>
          </w:rPrChange>
        </w:rPr>
        <w:t>изменения</w:t>
      </w:r>
      <w:r w:rsidR="0013006C" w:rsidRPr="006E6534">
        <w:rPr>
          <w:rFonts w:cs="Times New Roman"/>
          <w:color w:val="000000" w:themeColor="text1"/>
          <w:rPrChange w:id="11683" w:author="N F" w:date="2023-12-05T03:08:00Z">
            <w:rPr>
              <w:rFonts w:cs="Times New Roman"/>
            </w:rPr>
          </w:rPrChange>
        </w:rPr>
        <w:t xml:space="preserve"> сопровожд</w:t>
      </w:r>
      <w:r w:rsidR="00010990" w:rsidRPr="006E6534">
        <w:rPr>
          <w:rFonts w:cs="Times New Roman"/>
          <w:color w:val="000000" w:themeColor="text1"/>
          <w:rPrChange w:id="11684" w:author="N F" w:date="2023-12-05T03:08:00Z">
            <w:rPr>
              <w:rFonts w:cs="Times New Roman"/>
            </w:rPr>
          </w:rPrChange>
        </w:rPr>
        <w:t>ались</w:t>
      </w:r>
      <w:r w:rsidR="0013006C" w:rsidRPr="006E6534">
        <w:rPr>
          <w:rFonts w:cs="Times New Roman"/>
          <w:color w:val="000000" w:themeColor="text1"/>
          <w:rPrChange w:id="11685" w:author="N F" w:date="2023-12-05T03:08:00Z">
            <w:rPr>
              <w:rFonts w:cs="Times New Roman"/>
            </w:rPr>
          </w:rPrChange>
        </w:rPr>
        <w:t xml:space="preserve"> вторичными изменениями придатка </w:t>
      </w:r>
      <w:r w:rsidR="00FC3E32" w:rsidRPr="006E6534">
        <w:rPr>
          <w:rFonts w:cs="Times New Roman"/>
          <w:color w:val="000000" w:themeColor="text1"/>
          <w:rPrChange w:id="11686" w:author="N F" w:date="2023-12-05T03:08:00Z">
            <w:rPr>
              <w:rFonts w:cs="Times New Roman"/>
            </w:rPr>
          </w:rPrChange>
        </w:rPr>
        <w:t>семенника</w:t>
      </w:r>
      <w:r w:rsidR="0013006C" w:rsidRPr="006E6534">
        <w:rPr>
          <w:rFonts w:cs="Times New Roman"/>
          <w:color w:val="000000" w:themeColor="text1"/>
          <w:rPrChange w:id="11687" w:author="N F" w:date="2023-12-05T03:08:00Z">
            <w:rPr>
              <w:rFonts w:cs="Times New Roman"/>
            </w:rPr>
          </w:rPrChange>
        </w:rPr>
        <w:t xml:space="preserve"> (уменьшение количества сперматозоидов) и уменьшением массы</w:t>
      </w:r>
      <w:r w:rsidR="00467F4F" w:rsidRPr="006E6534">
        <w:rPr>
          <w:rFonts w:cs="Times New Roman"/>
          <w:color w:val="000000" w:themeColor="text1"/>
          <w:rPrChange w:id="11688" w:author="N F" w:date="2023-12-05T03:08:00Z">
            <w:rPr>
              <w:rFonts w:cs="Times New Roman"/>
            </w:rPr>
          </w:rPrChange>
        </w:rPr>
        <w:t xml:space="preserve"> репродуктивных</w:t>
      </w:r>
      <w:r w:rsidR="0013006C" w:rsidRPr="006E6534">
        <w:rPr>
          <w:rFonts w:cs="Times New Roman"/>
          <w:color w:val="000000" w:themeColor="text1"/>
          <w:rPrChange w:id="11689" w:author="N F" w:date="2023-12-05T03:08:00Z">
            <w:rPr>
              <w:rFonts w:cs="Times New Roman"/>
            </w:rPr>
          </w:rPrChange>
        </w:rPr>
        <w:t xml:space="preserve"> органов (предстательная железа и придатки </w:t>
      </w:r>
      <w:r w:rsidR="00FC3E32" w:rsidRPr="006E6534">
        <w:rPr>
          <w:rFonts w:cs="Times New Roman"/>
          <w:color w:val="000000" w:themeColor="text1"/>
          <w:rPrChange w:id="11690" w:author="N F" w:date="2023-12-05T03:08:00Z">
            <w:rPr>
              <w:rFonts w:cs="Times New Roman"/>
            </w:rPr>
          </w:rPrChange>
        </w:rPr>
        <w:t>семенника</w:t>
      </w:r>
      <w:r w:rsidR="0013006C" w:rsidRPr="006E6534">
        <w:rPr>
          <w:rFonts w:cs="Times New Roman"/>
          <w:color w:val="000000" w:themeColor="text1"/>
          <w:rPrChange w:id="11691" w:author="N F" w:date="2023-12-05T03:08:00Z">
            <w:rPr>
              <w:rFonts w:cs="Times New Roman"/>
            </w:rPr>
          </w:rPrChange>
        </w:rPr>
        <w:t xml:space="preserve"> у крыс), </w:t>
      </w:r>
      <w:r w:rsidR="00C44849" w:rsidRPr="006E6534">
        <w:rPr>
          <w:rFonts w:cs="Times New Roman"/>
          <w:color w:val="000000" w:themeColor="text1"/>
          <w:rPrChange w:id="11692" w:author="N F" w:date="2023-12-05T03:08:00Z">
            <w:rPr>
              <w:rFonts w:cs="Times New Roman"/>
            </w:rPr>
          </w:rPrChange>
        </w:rPr>
        <w:t>в исследованиях длительностью 1</w:t>
      </w:r>
      <w:r w:rsidR="008A0E86" w:rsidRPr="006E6534">
        <w:rPr>
          <w:rFonts w:cs="Times New Roman"/>
          <w:color w:val="000000" w:themeColor="text1"/>
          <w:rPrChange w:id="11693" w:author="N F" w:date="2023-12-05T03:08:00Z">
            <w:rPr>
              <w:rFonts w:cs="Times New Roman"/>
            </w:rPr>
          </w:rPrChange>
        </w:rPr>
        <w:t xml:space="preserve"> (≥ 10 мг/кг/сут у крыс, ≥ 2 мг/кг/сут у собак)</w:t>
      </w:r>
      <w:r w:rsidR="00C44849" w:rsidRPr="006E6534">
        <w:rPr>
          <w:rFonts w:cs="Times New Roman"/>
          <w:color w:val="000000" w:themeColor="text1"/>
          <w:rPrChange w:id="11694" w:author="N F" w:date="2023-12-05T03:08:00Z">
            <w:rPr>
              <w:rFonts w:cs="Times New Roman"/>
            </w:rPr>
          </w:rPrChange>
        </w:rPr>
        <w:t xml:space="preserve"> и 3 мес.</w:t>
      </w:r>
      <w:r w:rsidR="008A0E86" w:rsidRPr="006E6534">
        <w:rPr>
          <w:rFonts w:cs="Times New Roman"/>
          <w:color w:val="000000" w:themeColor="text1"/>
          <w:rPrChange w:id="11695" w:author="N F" w:date="2023-12-05T03:08:00Z">
            <w:rPr>
              <w:rFonts w:cs="Times New Roman"/>
            </w:rPr>
          </w:rPrChange>
        </w:rPr>
        <w:t xml:space="preserve"> (</w:t>
      </w:r>
      <w:r w:rsidR="0013006C" w:rsidRPr="006E6534">
        <w:rPr>
          <w:rFonts w:cs="Times New Roman"/>
          <w:color w:val="000000" w:themeColor="text1"/>
          <w:rPrChange w:id="11696" w:author="N F" w:date="2023-12-05T03:08:00Z">
            <w:rPr>
              <w:rFonts w:cs="Times New Roman"/>
            </w:rPr>
          </w:rPrChange>
        </w:rPr>
        <w:t>6/10 мг/кг/</w:t>
      </w:r>
      <w:r w:rsidR="00FC3E32" w:rsidRPr="006E6534">
        <w:rPr>
          <w:rFonts w:cs="Times New Roman"/>
          <w:color w:val="000000" w:themeColor="text1"/>
          <w:rPrChange w:id="11697" w:author="N F" w:date="2023-12-05T03:08:00Z">
            <w:rPr>
              <w:rFonts w:cs="Times New Roman"/>
            </w:rPr>
          </w:rPrChange>
        </w:rPr>
        <w:t>сут</w:t>
      </w:r>
      <w:r w:rsidR="0013006C" w:rsidRPr="006E6534">
        <w:rPr>
          <w:rFonts w:cs="Times New Roman"/>
          <w:color w:val="000000" w:themeColor="text1"/>
          <w:rPrChange w:id="11698" w:author="N F" w:date="2023-12-05T03:08:00Z">
            <w:rPr>
              <w:rFonts w:cs="Times New Roman"/>
            </w:rPr>
          </w:rPrChange>
        </w:rPr>
        <w:t xml:space="preserve"> </w:t>
      </w:r>
      <w:r w:rsidR="008A0E86" w:rsidRPr="006E6534">
        <w:rPr>
          <w:rFonts w:cs="Times New Roman"/>
          <w:color w:val="000000" w:themeColor="text1"/>
          <w:rPrChange w:id="11699" w:author="N F" w:date="2023-12-05T03:08:00Z">
            <w:rPr>
              <w:rFonts w:cs="Times New Roman"/>
            </w:rPr>
          </w:rPrChange>
        </w:rPr>
        <w:t xml:space="preserve">у </w:t>
      </w:r>
      <w:r w:rsidR="0013006C" w:rsidRPr="006E6534">
        <w:rPr>
          <w:rFonts w:cs="Times New Roman"/>
          <w:color w:val="000000" w:themeColor="text1"/>
          <w:rPrChange w:id="11700" w:author="N F" w:date="2023-12-05T03:08:00Z">
            <w:rPr>
              <w:rFonts w:cs="Times New Roman"/>
            </w:rPr>
          </w:rPrChange>
        </w:rPr>
        <w:t xml:space="preserve">собак). </w:t>
      </w:r>
      <w:r w:rsidR="001A5E3D" w:rsidRPr="006E6534">
        <w:rPr>
          <w:rFonts w:cs="Times New Roman"/>
          <w:color w:val="000000" w:themeColor="text1"/>
          <w:rPrChange w:id="11701" w:author="N F" w:date="2023-12-05T03:08:00Z">
            <w:rPr>
              <w:rFonts w:cs="Times New Roman"/>
            </w:rPr>
          </w:rPrChange>
        </w:rPr>
        <w:t>Не выявили изменений</w:t>
      </w:r>
      <w:r w:rsidR="00995B3D" w:rsidRPr="006E6534">
        <w:rPr>
          <w:rFonts w:cs="Times New Roman"/>
          <w:color w:val="000000" w:themeColor="text1"/>
          <w:rPrChange w:id="11702" w:author="N F" w:date="2023-12-05T03:08:00Z">
            <w:rPr>
              <w:rFonts w:cs="Times New Roman"/>
            </w:rPr>
          </w:rPrChange>
        </w:rPr>
        <w:t xml:space="preserve"> во время периода </w:t>
      </w:r>
      <w:r w:rsidR="00162D61" w:rsidRPr="006E6534">
        <w:rPr>
          <w:rFonts w:cs="Times New Roman"/>
          <w:color w:val="000000" w:themeColor="text1"/>
          <w:rPrChange w:id="11703" w:author="N F" w:date="2023-12-05T03:08:00Z">
            <w:rPr>
              <w:rFonts w:cs="Times New Roman"/>
            </w:rPr>
          </w:rPrChange>
        </w:rPr>
        <w:t>наблюдения длительностью 1 мес. после окончания введения</w:t>
      </w:r>
      <w:r w:rsidR="001A5E3D" w:rsidRPr="006E6534">
        <w:rPr>
          <w:rFonts w:cs="Times New Roman"/>
          <w:color w:val="000000" w:themeColor="text1"/>
          <w:rPrChange w:id="11704" w:author="N F" w:date="2023-12-05T03:08:00Z">
            <w:rPr>
              <w:rFonts w:cs="Times New Roman"/>
            </w:rPr>
          </w:rPrChange>
        </w:rPr>
        <w:t xml:space="preserve"> у </w:t>
      </w:r>
      <w:r w:rsidR="00F34A52" w:rsidRPr="006E6534">
        <w:rPr>
          <w:rFonts w:cs="Times New Roman"/>
          <w:color w:val="000000" w:themeColor="text1"/>
          <w:rPrChange w:id="11705" w:author="N F" w:date="2023-12-05T03:08:00Z">
            <w:rPr>
              <w:rFonts w:cs="Times New Roman"/>
            </w:rPr>
          </w:rPrChange>
        </w:rPr>
        <w:t xml:space="preserve">крыс, которым вводили </w:t>
      </w:r>
      <w:r w:rsidR="001A5E3D" w:rsidRPr="006E6534">
        <w:rPr>
          <w:rFonts w:cs="Times New Roman"/>
          <w:color w:val="000000" w:themeColor="text1"/>
          <w:rPrChange w:id="11706" w:author="N F" w:date="2023-12-05T03:08:00Z">
            <w:rPr>
              <w:rFonts w:cs="Times New Roman"/>
            </w:rPr>
          </w:rPrChange>
        </w:rPr>
        <w:t xml:space="preserve">осимертиниб в течение </w:t>
      </w:r>
      <w:r w:rsidR="00995B3D" w:rsidRPr="006E6534">
        <w:rPr>
          <w:rFonts w:cs="Times New Roman"/>
          <w:color w:val="000000" w:themeColor="text1"/>
          <w:rPrChange w:id="11707" w:author="N F" w:date="2023-12-05T03:08:00Z">
            <w:rPr>
              <w:rFonts w:cs="Times New Roman"/>
            </w:rPr>
          </w:rPrChange>
        </w:rPr>
        <w:t>1 мес</w:t>
      </w:r>
      <w:r w:rsidR="0013006C" w:rsidRPr="006E6534">
        <w:rPr>
          <w:rFonts w:cs="Times New Roman"/>
          <w:color w:val="000000" w:themeColor="text1"/>
          <w:rPrChange w:id="11708" w:author="N F" w:date="2023-12-05T03:08:00Z">
            <w:rPr>
              <w:rFonts w:cs="Times New Roman"/>
            </w:rPr>
          </w:rPrChange>
        </w:rPr>
        <w:t xml:space="preserve">, </w:t>
      </w:r>
      <w:r w:rsidR="0017201E" w:rsidRPr="006E6534">
        <w:rPr>
          <w:rFonts w:cs="Times New Roman"/>
          <w:color w:val="000000" w:themeColor="text1"/>
          <w:rPrChange w:id="11709" w:author="N F" w:date="2023-12-05T03:08:00Z">
            <w:rPr>
              <w:rFonts w:cs="Times New Roman"/>
            </w:rPr>
          </w:rPrChange>
        </w:rPr>
        <w:t>таким образом эффект был</w:t>
      </w:r>
      <w:r w:rsidR="0013006C" w:rsidRPr="006E6534">
        <w:rPr>
          <w:rFonts w:cs="Times New Roman"/>
          <w:color w:val="000000" w:themeColor="text1"/>
          <w:rPrChange w:id="11710" w:author="N F" w:date="2023-12-05T03:08:00Z">
            <w:rPr>
              <w:rFonts w:cs="Times New Roman"/>
            </w:rPr>
          </w:rPrChange>
        </w:rPr>
        <w:t xml:space="preserve"> обратим</w:t>
      </w:r>
      <w:r w:rsidR="0017201E" w:rsidRPr="006E6534">
        <w:rPr>
          <w:rFonts w:cs="Times New Roman"/>
          <w:color w:val="000000" w:themeColor="text1"/>
          <w:rPrChange w:id="11711" w:author="N F" w:date="2023-12-05T03:08:00Z">
            <w:rPr>
              <w:rFonts w:cs="Times New Roman"/>
            </w:rPr>
          </w:rPrChange>
        </w:rPr>
        <w:t>ым</w:t>
      </w:r>
      <w:r w:rsidR="0013006C" w:rsidRPr="006E6534">
        <w:rPr>
          <w:rFonts w:cs="Times New Roman"/>
          <w:color w:val="000000" w:themeColor="text1"/>
          <w:rPrChange w:id="11712" w:author="N F" w:date="2023-12-05T03:08:00Z">
            <w:rPr>
              <w:rFonts w:cs="Times New Roman"/>
            </w:rPr>
          </w:rPrChange>
        </w:rPr>
        <w:t xml:space="preserve">. </w:t>
      </w:r>
      <w:r w:rsidR="0017201E" w:rsidRPr="006E6534">
        <w:rPr>
          <w:rFonts w:cs="Times New Roman"/>
          <w:color w:val="000000" w:themeColor="text1"/>
          <w:rPrChange w:id="11713" w:author="N F" w:date="2023-12-05T03:08:00Z">
            <w:rPr>
              <w:rFonts w:cs="Times New Roman"/>
            </w:rPr>
          </w:rPrChange>
        </w:rPr>
        <w:t>Патологию</w:t>
      </w:r>
      <w:r w:rsidR="0013006C" w:rsidRPr="006E6534">
        <w:rPr>
          <w:rFonts w:cs="Times New Roman"/>
          <w:color w:val="000000" w:themeColor="text1"/>
          <w:rPrChange w:id="11714" w:author="N F" w:date="2023-12-05T03:08:00Z">
            <w:rPr>
              <w:rFonts w:cs="Times New Roman"/>
            </w:rPr>
          </w:rPrChange>
        </w:rPr>
        <w:t xml:space="preserve"> </w:t>
      </w:r>
      <w:r w:rsidR="00FC3E32" w:rsidRPr="006E6534">
        <w:rPr>
          <w:rFonts w:cs="Times New Roman"/>
          <w:color w:val="000000" w:themeColor="text1"/>
          <w:rPrChange w:id="11715" w:author="N F" w:date="2023-12-05T03:08:00Z">
            <w:rPr>
              <w:rFonts w:cs="Times New Roman"/>
            </w:rPr>
          </w:rPrChange>
        </w:rPr>
        <w:t xml:space="preserve">семенников </w:t>
      </w:r>
      <w:r w:rsidR="0017201E" w:rsidRPr="006E6534">
        <w:rPr>
          <w:rFonts w:cs="Times New Roman"/>
          <w:color w:val="000000" w:themeColor="text1"/>
          <w:rPrChange w:id="11716" w:author="N F" w:date="2023-12-05T03:08:00Z">
            <w:rPr>
              <w:rFonts w:cs="Times New Roman"/>
            </w:rPr>
          </w:rPrChange>
        </w:rPr>
        <w:t xml:space="preserve">у собак наблюдали </w:t>
      </w:r>
      <w:r w:rsidR="0013006C" w:rsidRPr="006E6534">
        <w:rPr>
          <w:rFonts w:cs="Times New Roman"/>
          <w:color w:val="000000" w:themeColor="text1"/>
          <w:rPrChange w:id="11717" w:author="N F" w:date="2023-12-05T03:08:00Z">
            <w:rPr>
              <w:rFonts w:cs="Times New Roman"/>
            </w:rPr>
          </w:rPrChange>
        </w:rPr>
        <w:t>при</w:t>
      </w:r>
      <w:r w:rsidR="00BE77C8" w:rsidRPr="006E6534">
        <w:rPr>
          <w:rFonts w:cs="Times New Roman"/>
          <w:color w:val="000000" w:themeColor="text1"/>
          <w:rPrChange w:id="11718" w:author="N F" w:date="2023-12-05T03:08:00Z">
            <w:rPr>
              <w:rFonts w:cs="Times New Roman"/>
            </w:rPr>
          </w:rPrChange>
        </w:rPr>
        <w:t xml:space="preserve"> введении осимертиниба в</w:t>
      </w:r>
      <w:r w:rsidR="0013006C" w:rsidRPr="006E6534">
        <w:rPr>
          <w:rFonts w:cs="Times New Roman"/>
          <w:color w:val="000000" w:themeColor="text1"/>
          <w:rPrChange w:id="11719" w:author="N F" w:date="2023-12-05T03:08:00Z">
            <w:rPr>
              <w:rFonts w:cs="Times New Roman"/>
            </w:rPr>
          </w:rPrChange>
        </w:rPr>
        <w:t xml:space="preserve"> низких и средних дозах, но не при высокой дозе в конце периода </w:t>
      </w:r>
      <w:r w:rsidR="00B438E8" w:rsidRPr="006E6534">
        <w:rPr>
          <w:rFonts w:cs="Times New Roman"/>
          <w:color w:val="000000" w:themeColor="text1"/>
          <w:rPrChange w:id="11720" w:author="N F" w:date="2023-12-05T03:08:00Z">
            <w:rPr>
              <w:rFonts w:cs="Times New Roman"/>
            </w:rPr>
          </w:rPrChange>
        </w:rPr>
        <w:t xml:space="preserve">введения </w:t>
      </w:r>
      <w:ins w:id="11721" w:author="Barshadskaya, Yuliya" w:date="2024-01-14T17:44:00Z">
        <w:r w:rsidR="00426134" w:rsidRPr="0001519A">
          <w:rPr>
            <w:rFonts w:cs="Times New Roman"/>
            <w:color w:val="000000" w:themeColor="text1"/>
            <w:lang w:val="en-US"/>
          </w:rPr>
          <w:fldChar w:fldCharType="begin"/>
        </w:r>
        <w:r w:rsidR="00426134"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426134" w:rsidRPr="0001519A">
          <w:rPr>
            <w:rFonts w:cs="Times New Roman"/>
            <w:color w:val="000000" w:themeColor="text1"/>
            <w:lang w:val="en-US"/>
          </w:rPr>
          <w:fldChar w:fldCharType="separate"/>
        </w:r>
        <w:r w:rsidR="00426134" w:rsidRPr="0018315E">
          <w:rPr>
            <w:rFonts w:cs="Times New Roman"/>
            <w:color w:val="000000" w:themeColor="text1"/>
          </w:rPr>
          <w:t>[</w:t>
        </w:r>
        <w:r w:rsidR="00426134">
          <w:rPr>
            <w:rFonts w:cs="Times New Roman"/>
            <w:color w:val="000000" w:themeColor="text1"/>
          </w:rPr>
          <w:t>3</w:t>
        </w:r>
        <w:r w:rsidR="00426134" w:rsidRPr="00DD38F1">
          <w:rPr>
            <w:rFonts w:cs="Times New Roman"/>
            <w:color w:val="000000" w:themeColor="text1"/>
          </w:rPr>
          <w:t>]</w:t>
        </w:r>
        <w:r w:rsidR="00426134" w:rsidRPr="0001519A">
          <w:rPr>
            <w:rFonts w:cs="Times New Roman"/>
            <w:color w:val="000000" w:themeColor="text1"/>
            <w:lang w:val="en-US"/>
          </w:rPr>
          <w:fldChar w:fldCharType="end"/>
        </w:r>
      </w:ins>
      <w:del w:id="11722" w:author="Barshadskaya, Yuliya" w:date="2024-01-14T17:44:00Z">
        <w:r w:rsidR="002C3B6A" w:rsidRPr="006E6534" w:rsidDel="00426134">
          <w:rPr>
            <w:rFonts w:cs="Times New Roman"/>
            <w:color w:val="000000" w:themeColor="text1"/>
            <w:rPrChange w:id="11723" w:author="N F" w:date="2023-12-05T03:08:00Z">
              <w:rPr>
                <w:rFonts w:cs="Times New Roman"/>
              </w:rPr>
            </w:rPrChange>
          </w:rPr>
          <w:fldChar w:fldCharType="begin"/>
        </w:r>
        <w:r w:rsidR="00393B18" w:rsidRPr="006E6534" w:rsidDel="00426134">
          <w:rPr>
            <w:rFonts w:cs="Times New Roman"/>
            <w:color w:val="000000" w:themeColor="text1"/>
            <w:rPrChange w:id="11724" w:author="N F" w:date="2023-12-05T03:08:00Z">
              <w:rPr>
                <w:rFonts w:cs="Times New Roman"/>
              </w:rPr>
            </w:rPrChange>
          </w:rPr>
          <w:delInstrText xml:space="preserve"> ADDIN ZOTERO_ITEM CSL_CITATION {"citationID":"zUTN4dCl","properties":{"formattedCitation":"(13)","plainCitation":"(13)","noteIndex":0},"citationItems":[{"id":161897,"uris":["http://zotero.org/groups/4735135/items/WX22NTFD"],"itemData":{"id":161897,"type":"webpage","title":"Assessment report. Tagrisso","URL":"https://www.ema.europa.eu/en/documents/assessment-report/tagrisso-epar-public-assessment-report_en.pdf","author":[{"family":"EMA","given":""}],"accessed":{"date-parts":[["2022",8,2]]},"issued":{"date-parts":[["2015"]]}}}],"schema":"https://github.com/citation-style-language/schema/raw/master/csl-citation.json"} </w:delInstrText>
        </w:r>
        <w:r w:rsidR="002C3B6A" w:rsidRPr="006E6534" w:rsidDel="00426134">
          <w:rPr>
            <w:rFonts w:cs="Times New Roman"/>
            <w:color w:val="000000" w:themeColor="text1"/>
            <w:rPrChange w:id="11725" w:author="N F" w:date="2023-12-05T03:08:00Z">
              <w:rPr>
                <w:rFonts w:cs="Times New Roman"/>
              </w:rPr>
            </w:rPrChange>
          </w:rPr>
          <w:fldChar w:fldCharType="separate"/>
        </w:r>
        <w:r w:rsidR="002C3B6A" w:rsidRPr="006E6534" w:rsidDel="00426134">
          <w:rPr>
            <w:rFonts w:cs="Times New Roman"/>
            <w:color w:val="000000" w:themeColor="text1"/>
            <w:rPrChange w:id="11726" w:author="N F" w:date="2023-12-05T03:08:00Z">
              <w:rPr>
                <w:rFonts w:cs="Times New Roman"/>
              </w:rPr>
            </w:rPrChange>
          </w:rPr>
          <w:delText>(13)</w:delText>
        </w:r>
        <w:r w:rsidR="002C3B6A" w:rsidRPr="006E6534" w:rsidDel="00426134">
          <w:rPr>
            <w:rFonts w:cs="Times New Roman"/>
            <w:color w:val="000000" w:themeColor="text1"/>
            <w:rPrChange w:id="11727" w:author="N F" w:date="2023-12-05T03:08:00Z">
              <w:rPr>
                <w:rFonts w:cs="Times New Roman"/>
              </w:rPr>
            </w:rPrChange>
          </w:rPr>
          <w:fldChar w:fldCharType="end"/>
        </w:r>
      </w:del>
      <w:r w:rsidR="00FC3E32" w:rsidRPr="006E6534">
        <w:rPr>
          <w:rFonts w:cs="Times New Roman"/>
          <w:color w:val="000000" w:themeColor="text1"/>
          <w:rPrChange w:id="11728" w:author="N F" w:date="2023-12-05T03:08:00Z">
            <w:rPr>
              <w:rFonts w:cs="Times New Roman"/>
            </w:rPr>
          </w:rPrChange>
        </w:rPr>
        <w:t>.</w:t>
      </w:r>
    </w:p>
    <w:p w14:paraId="1C6A3D09" w14:textId="77777777" w:rsidR="00CC466E" w:rsidRPr="006E6534" w:rsidRDefault="00CC466E">
      <w:pPr>
        <w:spacing w:after="0" w:line="240" w:lineRule="auto"/>
        <w:rPr>
          <w:rFonts w:cs="Times New Roman"/>
          <w:color w:val="000000" w:themeColor="text1"/>
          <w:rPrChange w:id="11729" w:author="N F" w:date="2023-12-05T03:08:00Z">
            <w:rPr>
              <w:rFonts w:cs="Times New Roman"/>
            </w:rPr>
          </w:rPrChange>
        </w:rPr>
        <w:pPrChange w:id="11730" w:author="Barshadskaya, Yuliya" w:date="2024-01-14T17:44:00Z">
          <w:pPr/>
        </w:pPrChange>
      </w:pPr>
    </w:p>
    <w:p w14:paraId="1DF48BFE" w14:textId="006012FE" w:rsidR="00F928EE" w:rsidRPr="006E6534" w:rsidRDefault="00426134">
      <w:pPr>
        <w:pStyle w:val="4"/>
        <w:numPr>
          <w:ilvl w:val="0"/>
          <w:numId w:val="0"/>
        </w:numPr>
        <w:spacing w:line="240" w:lineRule="auto"/>
        <w:rPr>
          <w:rFonts w:cs="Times New Roman"/>
          <w:i w:val="0"/>
          <w:iCs w:val="0"/>
          <w:rPrChange w:id="11731" w:author="N F" w:date="2023-12-05T03:08:00Z">
            <w:rPr/>
          </w:rPrChange>
        </w:rPr>
        <w:pPrChange w:id="11732" w:author="Barshadskaya, Yuliya" w:date="2024-01-14T17:44:00Z">
          <w:pPr>
            <w:pStyle w:val="4"/>
          </w:pPr>
        </w:pPrChange>
      </w:pPr>
      <w:bookmarkStart w:id="11733" w:name="_Toc115733028"/>
      <w:ins w:id="11734" w:author="Barshadskaya, Yuliya" w:date="2024-01-14T17:44:00Z">
        <w:r>
          <w:rPr>
            <w:rFonts w:cs="Times New Roman"/>
            <w:i w:val="0"/>
            <w:iCs w:val="0"/>
          </w:rPr>
          <w:t xml:space="preserve">3.3.5.2. </w:t>
        </w:r>
      </w:ins>
      <w:r w:rsidR="001F32EB" w:rsidRPr="006E6534">
        <w:rPr>
          <w:rFonts w:cs="Times New Roman"/>
          <w:i w:val="0"/>
          <w:iCs w:val="0"/>
          <w:rPrChange w:id="11735" w:author="N F" w:date="2023-12-05T03:08:00Z">
            <w:rPr/>
          </w:rPrChange>
        </w:rPr>
        <w:t>Эмбрио-фетальная токсичность</w:t>
      </w:r>
      <w:bookmarkEnd w:id="11733"/>
    </w:p>
    <w:p w14:paraId="605C9673" w14:textId="7A31B506" w:rsidR="002C3B6A" w:rsidRPr="006E6534" w:rsidRDefault="006A4F1F">
      <w:pPr>
        <w:pStyle w:val="SDText"/>
        <w:spacing w:after="0"/>
        <w:rPr>
          <w:rFonts w:cs="Times New Roman"/>
          <w:color w:val="000000" w:themeColor="text1"/>
          <w:rPrChange w:id="11736" w:author="N F" w:date="2023-12-05T03:08:00Z">
            <w:rPr>
              <w:rFonts w:cs="Times New Roman"/>
            </w:rPr>
          </w:rPrChange>
        </w:rPr>
        <w:pPrChange w:id="11737" w:author="Barshadskaya, Yuliya" w:date="2024-01-14T17:45:00Z">
          <w:pPr>
            <w:pStyle w:val="SDText"/>
          </w:pPr>
        </w:pPrChange>
      </w:pPr>
      <w:r w:rsidRPr="006E6534">
        <w:rPr>
          <w:rFonts w:cs="Times New Roman"/>
          <w:color w:val="000000" w:themeColor="text1"/>
          <w:rPrChange w:id="11738" w:author="N F" w:date="2023-12-05T03:08:00Z">
            <w:rPr>
              <w:rFonts w:cs="Times New Roman"/>
            </w:rPr>
          </w:rPrChange>
        </w:rPr>
        <w:t xml:space="preserve">Влияние </w:t>
      </w:r>
      <w:r w:rsidR="00641912" w:rsidRPr="006E6534">
        <w:rPr>
          <w:rFonts w:cs="Times New Roman"/>
          <w:color w:val="000000" w:themeColor="text1"/>
          <w:rPrChange w:id="11739" w:author="N F" w:date="2023-12-05T03:08:00Z">
            <w:rPr>
              <w:rFonts w:cs="Times New Roman"/>
            </w:rPr>
          </w:rPrChange>
        </w:rPr>
        <w:t xml:space="preserve">осимертиниба </w:t>
      </w:r>
      <w:r w:rsidRPr="006E6534">
        <w:rPr>
          <w:rFonts w:cs="Times New Roman"/>
          <w:color w:val="000000" w:themeColor="text1"/>
          <w:rPrChange w:id="11740" w:author="N F" w:date="2023-12-05T03:08:00Z">
            <w:rPr>
              <w:rFonts w:cs="Times New Roman"/>
            </w:rPr>
          </w:rPrChange>
        </w:rPr>
        <w:t>на эмбриофетальное развитие</w:t>
      </w:r>
      <w:r w:rsidR="006C2AA0" w:rsidRPr="006E6534">
        <w:rPr>
          <w:rFonts w:cs="Times New Roman"/>
          <w:color w:val="000000" w:themeColor="text1"/>
          <w:rPrChange w:id="11741" w:author="N F" w:date="2023-12-05T03:08:00Z">
            <w:rPr>
              <w:rFonts w:cs="Times New Roman"/>
            </w:rPr>
          </w:rPrChange>
        </w:rPr>
        <w:t>, а также</w:t>
      </w:r>
      <w:r w:rsidRPr="006E6534">
        <w:rPr>
          <w:rFonts w:cs="Times New Roman"/>
          <w:color w:val="000000" w:themeColor="text1"/>
          <w:rPrChange w:id="11742" w:author="N F" w:date="2023-12-05T03:08:00Z">
            <w:rPr>
              <w:rFonts w:cs="Times New Roman"/>
            </w:rPr>
          </w:rPrChange>
        </w:rPr>
        <w:t xml:space="preserve"> выживаемость</w:t>
      </w:r>
      <w:r w:rsidR="006C2AA0" w:rsidRPr="006E6534">
        <w:rPr>
          <w:rFonts w:cs="Times New Roman"/>
          <w:color w:val="000000" w:themeColor="text1"/>
          <w:rPrChange w:id="11743" w:author="N F" w:date="2023-12-05T03:08:00Z">
            <w:rPr>
              <w:rFonts w:cs="Times New Roman"/>
            </w:rPr>
          </w:rPrChange>
        </w:rPr>
        <w:t xml:space="preserve"> и развитие</w:t>
      </w:r>
      <w:r w:rsidR="00613E9C" w:rsidRPr="006E6534">
        <w:rPr>
          <w:rFonts w:cs="Times New Roman"/>
          <w:color w:val="000000" w:themeColor="text1"/>
          <w:rPrChange w:id="11744" w:author="N F" w:date="2023-12-05T03:08:00Z">
            <w:rPr>
              <w:rFonts w:cs="Times New Roman"/>
            </w:rPr>
          </w:rPrChange>
        </w:rPr>
        <w:t xml:space="preserve"> в период после рождения</w:t>
      </w:r>
      <w:r w:rsidR="003A5116" w:rsidRPr="006E6534">
        <w:rPr>
          <w:rFonts w:cs="Times New Roman"/>
          <w:color w:val="000000" w:themeColor="text1"/>
          <w:rPrChange w:id="11745" w:author="N F" w:date="2023-12-05T03:08:00Z">
            <w:rPr>
              <w:rFonts w:cs="Times New Roman"/>
            </w:rPr>
          </w:rPrChange>
        </w:rPr>
        <w:t xml:space="preserve"> </w:t>
      </w:r>
      <w:r w:rsidRPr="006E6534">
        <w:rPr>
          <w:rFonts w:cs="Times New Roman"/>
          <w:color w:val="000000" w:themeColor="text1"/>
          <w:rPrChange w:id="11746" w:author="N F" w:date="2023-12-05T03:08:00Z">
            <w:rPr>
              <w:rFonts w:cs="Times New Roman"/>
            </w:rPr>
          </w:rPrChange>
        </w:rPr>
        <w:t xml:space="preserve">оценивали в исследовании </w:t>
      </w:r>
      <w:r w:rsidR="00643F3E" w:rsidRPr="006E6534">
        <w:rPr>
          <w:rFonts w:cs="Times New Roman"/>
          <w:color w:val="000000" w:themeColor="text1"/>
          <w:rPrChange w:id="11747" w:author="N F" w:date="2023-12-05T03:08:00Z">
            <w:rPr>
              <w:rFonts w:cs="Times New Roman"/>
            </w:rPr>
          </w:rPrChange>
        </w:rPr>
        <w:t xml:space="preserve">с использованием </w:t>
      </w:r>
      <w:r w:rsidRPr="006E6534">
        <w:rPr>
          <w:rFonts w:cs="Times New Roman"/>
          <w:color w:val="000000" w:themeColor="text1"/>
          <w:rPrChange w:id="11748" w:author="N F" w:date="2023-12-05T03:08:00Z">
            <w:rPr>
              <w:rFonts w:cs="Times New Roman"/>
            </w:rPr>
          </w:rPrChange>
        </w:rPr>
        <w:t xml:space="preserve">крыс, которое включало </w:t>
      </w:r>
      <w:r w:rsidR="004C1D44" w:rsidRPr="006E6534">
        <w:rPr>
          <w:rFonts w:cs="Times New Roman"/>
          <w:color w:val="000000" w:themeColor="text1"/>
          <w:rPrChange w:id="11749" w:author="N F" w:date="2023-12-05T03:08:00Z">
            <w:rPr>
              <w:rFonts w:cs="Times New Roman"/>
            </w:rPr>
          </w:rPrChange>
        </w:rPr>
        <w:t xml:space="preserve">оценку </w:t>
      </w:r>
      <w:r w:rsidR="00D32870" w:rsidRPr="006E6534">
        <w:rPr>
          <w:rFonts w:cs="Times New Roman"/>
          <w:color w:val="000000" w:themeColor="text1"/>
          <w:rPrChange w:id="11750" w:author="N F" w:date="2023-12-05T03:08:00Z">
            <w:rPr>
              <w:rFonts w:cs="Times New Roman"/>
            </w:rPr>
          </w:rPrChange>
        </w:rPr>
        <w:t>и</w:t>
      </w:r>
      <w:ins w:id="11751" w:author="N F" w:date="2023-12-03T15:48:00Z">
        <w:r w:rsidR="00FF7A82" w:rsidRPr="006E6534">
          <w:rPr>
            <w:rFonts w:cs="Times New Roman"/>
            <w:color w:val="000000" w:themeColor="text1"/>
            <w:rPrChange w:id="11752" w:author="N F" w:date="2023-12-05T03:08:00Z">
              <w:rPr>
                <w:rFonts w:cs="Times New Roman"/>
              </w:rPr>
            </w:rPrChange>
          </w:rPr>
          <w:t>с</w:t>
        </w:r>
      </w:ins>
      <w:r w:rsidR="00D32870" w:rsidRPr="006E6534">
        <w:rPr>
          <w:rFonts w:cs="Times New Roman"/>
          <w:color w:val="000000" w:themeColor="text1"/>
          <w:rPrChange w:id="11753" w:author="N F" w:date="2023-12-05T03:08:00Z">
            <w:rPr>
              <w:rFonts w:cs="Times New Roman"/>
            </w:rPr>
          </w:rPrChange>
        </w:rPr>
        <w:t>хода беременности</w:t>
      </w:r>
      <w:r w:rsidRPr="006E6534">
        <w:rPr>
          <w:rFonts w:cs="Times New Roman"/>
          <w:color w:val="000000" w:themeColor="text1"/>
          <w:rPrChange w:id="11754" w:author="N F" w:date="2023-12-05T03:08:00Z">
            <w:rPr>
              <w:rFonts w:cs="Times New Roman"/>
            </w:rPr>
          </w:rPrChange>
        </w:rPr>
        <w:t xml:space="preserve">. </w:t>
      </w:r>
      <w:r w:rsidR="002312C1" w:rsidRPr="006E6534">
        <w:rPr>
          <w:rFonts w:cs="Times New Roman"/>
          <w:color w:val="000000" w:themeColor="text1"/>
          <w:rPrChange w:id="11755" w:author="N F" w:date="2023-12-05T03:08:00Z">
            <w:rPr>
              <w:rFonts w:cs="Times New Roman"/>
            </w:rPr>
          </w:rPrChange>
        </w:rPr>
        <w:t>Т</w:t>
      </w:r>
      <w:r w:rsidRPr="006E6534">
        <w:rPr>
          <w:rFonts w:cs="Times New Roman"/>
          <w:color w:val="000000" w:themeColor="text1"/>
          <w:rPrChange w:id="11756" w:author="N F" w:date="2023-12-05T03:08:00Z">
            <w:rPr>
              <w:rFonts w:cs="Times New Roman"/>
            </w:rPr>
          </w:rPrChange>
        </w:rPr>
        <w:t xml:space="preserve">оксичность </w:t>
      </w:r>
      <w:r w:rsidR="002312C1" w:rsidRPr="006E6534">
        <w:rPr>
          <w:rFonts w:cs="Times New Roman"/>
          <w:color w:val="000000" w:themeColor="text1"/>
          <w:rPrChange w:id="11757" w:author="N F" w:date="2023-12-05T03:08:00Z">
            <w:rPr>
              <w:rFonts w:cs="Times New Roman"/>
            </w:rPr>
          </w:rPrChange>
        </w:rPr>
        <w:t xml:space="preserve">в отношении матерей </w:t>
      </w:r>
      <w:r w:rsidR="00E81D47" w:rsidRPr="006E6534">
        <w:rPr>
          <w:rFonts w:cs="Times New Roman"/>
          <w:color w:val="000000" w:themeColor="text1"/>
          <w:rPrChange w:id="11758" w:author="N F" w:date="2023-12-05T03:08:00Z">
            <w:rPr>
              <w:rFonts w:cs="Times New Roman"/>
            </w:rPr>
          </w:rPrChange>
        </w:rPr>
        <w:t>наблюдали</w:t>
      </w:r>
      <w:r w:rsidR="002312C1" w:rsidRPr="006E6534">
        <w:rPr>
          <w:rFonts w:cs="Times New Roman"/>
          <w:color w:val="000000" w:themeColor="text1"/>
          <w:rPrChange w:id="11759" w:author="N F" w:date="2023-12-05T03:08:00Z">
            <w:rPr>
              <w:rFonts w:cs="Times New Roman"/>
            </w:rPr>
          </w:rPrChange>
        </w:rPr>
        <w:t xml:space="preserve"> </w:t>
      </w:r>
      <w:r w:rsidRPr="006E6534">
        <w:rPr>
          <w:rFonts w:cs="Times New Roman"/>
          <w:color w:val="000000" w:themeColor="text1"/>
          <w:rPrChange w:id="11760" w:author="N F" w:date="2023-12-05T03:08:00Z">
            <w:rPr>
              <w:rFonts w:cs="Times New Roman"/>
            </w:rPr>
          </w:rPrChange>
        </w:rPr>
        <w:t xml:space="preserve">при </w:t>
      </w:r>
      <w:r w:rsidR="002312C1" w:rsidRPr="006E6534">
        <w:rPr>
          <w:rFonts w:cs="Times New Roman"/>
          <w:color w:val="000000" w:themeColor="text1"/>
          <w:rPrChange w:id="11761" w:author="N F" w:date="2023-12-05T03:08:00Z">
            <w:rPr>
              <w:rFonts w:cs="Times New Roman"/>
            </w:rPr>
          </w:rPrChange>
        </w:rPr>
        <w:t xml:space="preserve">введении осимертиниба </w:t>
      </w:r>
      <w:r w:rsidRPr="006E6534">
        <w:rPr>
          <w:rFonts w:cs="Times New Roman"/>
          <w:color w:val="000000" w:themeColor="text1"/>
          <w:rPrChange w:id="11762" w:author="N F" w:date="2023-12-05T03:08:00Z">
            <w:rPr>
              <w:rFonts w:cs="Times New Roman"/>
            </w:rPr>
          </w:rPrChange>
        </w:rPr>
        <w:t xml:space="preserve">дозах ≥ 20 мг/кг/сут. Введение крысам </w:t>
      </w:r>
      <w:r w:rsidR="002312C1" w:rsidRPr="006E6534">
        <w:rPr>
          <w:rFonts w:cs="Times New Roman"/>
          <w:color w:val="000000" w:themeColor="text1"/>
          <w:rPrChange w:id="11763" w:author="N F" w:date="2023-12-05T03:08:00Z">
            <w:rPr>
              <w:rFonts w:cs="Times New Roman"/>
            </w:rPr>
          </w:rPrChange>
        </w:rPr>
        <w:t xml:space="preserve">осимертиниба </w:t>
      </w:r>
      <w:r w:rsidR="00BF036C" w:rsidRPr="006E6534">
        <w:rPr>
          <w:rFonts w:cs="Times New Roman"/>
          <w:color w:val="000000" w:themeColor="text1"/>
          <w:rPrChange w:id="11764" w:author="N F" w:date="2023-12-05T03:08:00Z">
            <w:rPr>
              <w:rFonts w:cs="Times New Roman"/>
            </w:rPr>
          </w:rPrChange>
        </w:rPr>
        <w:t>с 6 по 20 дни беременности</w:t>
      </w:r>
      <w:r w:rsidRPr="006E6534">
        <w:rPr>
          <w:rFonts w:cs="Times New Roman"/>
          <w:color w:val="000000" w:themeColor="text1"/>
          <w:rPrChange w:id="11765" w:author="N F" w:date="2023-12-05T03:08:00Z">
            <w:rPr>
              <w:rFonts w:cs="Times New Roman"/>
            </w:rPr>
          </w:rPrChange>
        </w:rPr>
        <w:t xml:space="preserve"> приводило к увеличению постимплантационных потерь при дозе 20 мг/кг/сут. </w:t>
      </w:r>
      <w:r w:rsidR="004F615E" w:rsidRPr="006E6534">
        <w:rPr>
          <w:rFonts w:cs="Times New Roman"/>
          <w:color w:val="000000" w:themeColor="text1"/>
          <w:rPrChange w:id="11766" w:author="N F" w:date="2023-12-05T03:08:00Z">
            <w:rPr>
              <w:rFonts w:cs="Times New Roman"/>
            </w:rPr>
          </w:rPrChange>
        </w:rPr>
        <w:t xml:space="preserve">Введение осимертиниба </w:t>
      </w:r>
      <w:r w:rsidRPr="006E6534">
        <w:rPr>
          <w:rFonts w:cs="Times New Roman"/>
          <w:color w:val="000000" w:themeColor="text1"/>
          <w:rPrChange w:id="11767" w:author="N F" w:date="2023-12-05T03:08:00Z">
            <w:rPr>
              <w:rFonts w:cs="Times New Roman"/>
            </w:rPr>
          </w:rPrChange>
        </w:rPr>
        <w:t xml:space="preserve">в течение основного периода эмбрионального органогенеза (с 6 по 16 дни беременности) </w:t>
      </w:r>
      <w:r w:rsidR="004F615E" w:rsidRPr="006E6534">
        <w:rPr>
          <w:rFonts w:cs="Times New Roman"/>
          <w:color w:val="000000" w:themeColor="text1"/>
          <w:rPrChange w:id="11768" w:author="N F" w:date="2023-12-05T03:08:00Z">
            <w:rPr>
              <w:rFonts w:cs="Times New Roman"/>
            </w:rPr>
          </w:rPrChange>
        </w:rPr>
        <w:t xml:space="preserve">было связано </w:t>
      </w:r>
      <w:r w:rsidRPr="006E6534">
        <w:rPr>
          <w:rFonts w:cs="Times New Roman"/>
          <w:color w:val="000000" w:themeColor="text1"/>
          <w:rPrChange w:id="11769" w:author="N F" w:date="2023-12-05T03:08:00Z">
            <w:rPr>
              <w:rFonts w:cs="Times New Roman"/>
            </w:rPr>
          </w:rPrChange>
        </w:rPr>
        <w:t xml:space="preserve">со снижением массы плода </w:t>
      </w:r>
      <w:r w:rsidR="004F615E" w:rsidRPr="006E6534">
        <w:rPr>
          <w:rFonts w:cs="Times New Roman"/>
          <w:color w:val="000000" w:themeColor="text1"/>
          <w:rPrChange w:id="11770" w:author="N F" w:date="2023-12-05T03:08:00Z">
            <w:rPr>
              <w:rFonts w:cs="Times New Roman"/>
            </w:rPr>
          </w:rPrChange>
        </w:rPr>
        <w:t>при использовании доз</w:t>
      </w:r>
      <w:r w:rsidRPr="006E6534">
        <w:rPr>
          <w:rFonts w:cs="Times New Roman"/>
          <w:color w:val="000000" w:themeColor="text1"/>
          <w:rPrChange w:id="11771" w:author="N F" w:date="2023-12-05T03:08:00Z">
            <w:rPr>
              <w:rFonts w:cs="Times New Roman"/>
            </w:rPr>
          </w:rPrChange>
        </w:rPr>
        <w:t xml:space="preserve"> 20 и 30 мг/кг/сут. Введение самкам </w:t>
      </w:r>
      <w:r w:rsidR="00641912" w:rsidRPr="006E6534">
        <w:rPr>
          <w:rFonts w:cs="Times New Roman"/>
          <w:color w:val="000000" w:themeColor="text1"/>
          <w:rPrChange w:id="11772" w:author="N F" w:date="2023-12-05T03:08:00Z">
            <w:rPr>
              <w:rFonts w:cs="Times New Roman"/>
            </w:rPr>
          </w:rPrChange>
        </w:rPr>
        <w:t xml:space="preserve">осимертиниба </w:t>
      </w:r>
      <w:r w:rsidRPr="006E6534">
        <w:rPr>
          <w:rFonts w:cs="Times New Roman"/>
          <w:color w:val="000000" w:themeColor="text1"/>
          <w:rPrChange w:id="11773" w:author="N F" w:date="2023-12-05T03:08:00Z">
            <w:rPr>
              <w:rFonts w:cs="Times New Roman"/>
            </w:rPr>
          </w:rPrChange>
        </w:rPr>
        <w:t>во время беременности и в период ранней лактации (с 6 дня беременности до</w:t>
      </w:r>
      <w:r w:rsidR="004928EB" w:rsidRPr="006E6534">
        <w:rPr>
          <w:rFonts w:cs="Times New Roman"/>
          <w:color w:val="000000" w:themeColor="text1"/>
          <w:rPrChange w:id="11774" w:author="N F" w:date="2023-12-05T03:08:00Z">
            <w:rPr>
              <w:rFonts w:cs="Times New Roman"/>
            </w:rPr>
          </w:rPrChange>
        </w:rPr>
        <w:t xml:space="preserve"> </w:t>
      </w:r>
      <w:r w:rsidRPr="006E6534">
        <w:rPr>
          <w:rFonts w:cs="Times New Roman"/>
          <w:color w:val="000000" w:themeColor="text1"/>
          <w:rPrChange w:id="11775" w:author="N F" w:date="2023-12-05T03:08:00Z">
            <w:rPr>
              <w:rFonts w:cs="Times New Roman"/>
            </w:rPr>
          </w:rPrChange>
        </w:rPr>
        <w:t xml:space="preserve">6 дня лактации) вызывало снижение выживаемости детенышей (100% </w:t>
      </w:r>
      <w:r w:rsidR="004F615E" w:rsidRPr="006E6534">
        <w:rPr>
          <w:rFonts w:cs="Times New Roman"/>
          <w:color w:val="000000" w:themeColor="text1"/>
          <w:rPrChange w:id="11776" w:author="N F" w:date="2023-12-05T03:08:00Z">
            <w:rPr>
              <w:rFonts w:cs="Times New Roman"/>
            </w:rPr>
          </w:rPrChange>
        </w:rPr>
        <w:t xml:space="preserve">потерю </w:t>
      </w:r>
      <w:r w:rsidRPr="006E6534">
        <w:rPr>
          <w:rFonts w:cs="Times New Roman"/>
          <w:color w:val="000000" w:themeColor="text1"/>
          <w:rPrChange w:id="11777" w:author="N F" w:date="2023-12-05T03:08:00Z">
            <w:rPr>
              <w:rFonts w:cs="Times New Roman"/>
            </w:rPr>
          </w:rPrChange>
        </w:rPr>
        <w:t xml:space="preserve">приплода </w:t>
      </w:r>
      <w:r w:rsidR="00032565" w:rsidRPr="006E6534">
        <w:rPr>
          <w:rFonts w:cs="Times New Roman"/>
          <w:color w:val="000000" w:themeColor="text1"/>
          <w:rPrChange w:id="11778" w:author="N F" w:date="2023-12-05T03:08:00Z">
            <w:rPr>
              <w:rFonts w:cs="Times New Roman"/>
            </w:rPr>
          </w:rPrChange>
        </w:rPr>
        <w:t xml:space="preserve">наблюдали </w:t>
      </w:r>
      <w:r w:rsidRPr="006E6534">
        <w:rPr>
          <w:rFonts w:cs="Times New Roman"/>
          <w:color w:val="000000" w:themeColor="text1"/>
          <w:rPrChange w:id="11779" w:author="N F" w:date="2023-12-05T03:08:00Z">
            <w:rPr>
              <w:rFonts w:cs="Times New Roman"/>
            </w:rPr>
          </w:rPrChange>
        </w:rPr>
        <w:t>при</w:t>
      </w:r>
      <w:r w:rsidR="004F615E" w:rsidRPr="006E6534">
        <w:rPr>
          <w:rFonts w:cs="Times New Roman"/>
          <w:color w:val="000000" w:themeColor="text1"/>
          <w:rPrChange w:id="11780" w:author="N F" w:date="2023-12-05T03:08:00Z">
            <w:rPr>
              <w:rFonts w:cs="Times New Roman"/>
            </w:rPr>
          </w:rPrChange>
        </w:rPr>
        <w:t xml:space="preserve"> введении осимертиниба в</w:t>
      </w:r>
      <w:r w:rsidRPr="006E6534">
        <w:rPr>
          <w:rFonts w:cs="Times New Roman"/>
          <w:color w:val="000000" w:themeColor="text1"/>
          <w:rPrChange w:id="11781" w:author="N F" w:date="2023-12-05T03:08:00Z">
            <w:rPr>
              <w:rFonts w:cs="Times New Roman"/>
            </w:rPr>
          </w:rPrChange>
        </w:rPr>
        <w:t xml:space="preserve"> дозе 30 мг/кг/сут) и снижение </w:t>
      </w:r>
      <w:r w:rsidR="00FA4CC0" w:rsidRPr="006E6534">
        <w:rPr>
          <w:rFonts w:cs="Times New Roman"/>
          <w:color w:val="000000" w:themeColor="text1"/>
          <w:rPrChange w:id="11782" w:author="N F" w:date="2023-12-05T03:08:00Z">
            <w:rPr>
              <w:rFonts w:cs="Times New Roman"/>
            </w:rPr>
          </w:rPrChange>
        </w:rPr>
        <w:t xml:space="preserve">масы тела </w:t>
      </w:r>
      <w:r w:rsidRPr="006E6534">
        <w:rPr>
          <w:rFonts w:cs="Times New Roman"/>
          <w:color w:val="000000" w:themeColor="text1"/>
          <w:rPrChange w:id="11783" w:author="N F" w:date="2023-12-05T03:08:00Z">
            <w:rPr>
              <w:rFonts w:cs="Times New Roman"/>
            </w:rPr>
          </w:rPrChange>
        </w:rPr>
        <w:t>детенышей при</w:t>
      </w:r>
      <w:r w:rsidR="00BF036C" w:rsidRPr="006E6534">
        <w:rPr>
          <w:rFonts w:cs="Times New Roman"/>
          <w:color w:val="000000" w:themeColor="text1"/>
          <w:rPrChange w:id="11784" w:author="N F" w:date="2023-12-05T03:08:00Z">
            <w:rPr>
              <w:rFonts w:cs="Times New Roman"/>
            </w:rPr>
          </w:rPrChange>
        </w:rPr>
        <w:t xml:space="preserve"> введении осимертиниба в</w:t>
      </w:r>
      <w:r w:rsidRPr="006E6534">
        <w:rPr>
          <w:rFonts w:cs="Times New Roman"/>
          <w:color w:val="000000" w:themeColor="text1"/>
          <w:rPrChange w:id="11785" w:author="N F" w:date="2023-12-05T03:08:00Z">
            <w:rPr>
              <w:rFonts w:cs="Times New Roman"/>
            </w:rPr>
          </w:rPrChange>
        </w:rPr>
        <w:t xml:space="preserve"> дозе ≥ 20 мг/кг/сут. Не </w:t>
      </w:r>
      <w:r w:rsidR="00BF036C" w:rsidRPr="006E6534">
        <w:rPr>
          <w:rFonts w:cs="Times New Roman"/>
          <w:color w:val="000000" w:themeColor="text1"/>
          <w:rPrChange w:id="11786" w:author="N F" w:date="2023-12-05T03:08:00Z">
            <w:rPr>
              <w:rFonts w:cs="Times New Roman"/>
            </w:rPr>
          </w:rPrChange>
        </w:rPr>
        <w:t>выявили</w:t>
      </w:r>
      <w:r w:rsidRPr="006E6534">
        <w:rPr>
          <w:rFonts w:cs="Times New Roman"/>
          <w:color w:val="000000" w:themeColor="text1"/>
          <w:rPrChange w:id="11787" w:author="N F" w:date="2023-12-05T03:08:00Z">
            <w:rPr>
              <w:rFonts w:cs="Times New Roman"/>
            </w:rPr>
          </w:rPrChange>
        </w:rPr>
        <w:t xml:space="preserve"> внешних аномалий или аномалий внутренних органов, </w:t>
      </w:r>
      <w:r w:rsidR="00BF036C" w:rsidRPr="006E6534">
        <w:rPr>
          <w:rFonts w:cs="Times New Roman"/>
          <w:color w:val="000000" w:themeColor="text1"/>
          <w:rPrChange w:id="11788" w:author="N F" w:date="2023-12-05T03:08:00Z">
            <w:rPr>
              <w:rFonts w:cs="Times New Roman"/>
            </w:rPr>
          </w:rPrChange>
        </w:rPr>
        <w:t xml:space="preserve">возникших на фоне введения </w:t>
      </w:r>
      <w:r w:rsidRPr="006E6534">
        <w:rPr>
          <w:rFonts w:cs="Times New Roman"/>
          <w:color w:val="000000" w:themeColor="text1"/>
          <w:rPrChange w:id="11789" w:author="N F" w:date="2023-12-05T03:08:00Z">
            <w:rPr>
              <w:rFonts w:cs="Times New Roman"/>
            </w:rPr>
          </w:rPrChange>
        </w:rPr>
        <w:t>осимертиниба</w:t>
      </w:r>
      <w:r w:rsidR="00BF036C" w:rsidRPr="006E6534">
        <w:rPr>
          <w:rFonts w:cs="Times New Roman"/>
          <w:color w:val="000000" w:themeColor="text1"/>
          <w:rPrChange w:id="11790" w:author="N F" w:date="2023-12-05T03:08:00Z">
            <w:rPr>
              <w:rFonts w:cs="Times New Roman"/>
            </w:rPr>
          </w:rPrChange>
        </w:rPr>
        <w:t xml:space="preserve"> матерям</w:t>
      </w:r>
      <w:r w:rsidRPr="006E6534">
        <w:rPr>
          <w:rFonts w:cs="Times New Roman"/>
          <w:color w:val="000000" w:themeColor="text1"/>
          <w:rPrChange w:id="11791" w:author="N F" w:date="2023-12-05T03:08:00Z">
            <w:rPr>
              <w:rFonts w:cs="Times New Roman"/>
            </w:rPr>
          </w:rPrChange>
        </w:rPr>
        <w:t xml:space="preserve">, у плодов или детенышей (дозы до 30 мг/кг/сут) </w:t>
      </w:r>
      <w:ins w:id="11792" w:author="Barshadskaya, Yuliya" w:date="2024-01-14T17:45:00Z">
        <w:r w:rsidR="00426134" w:rsidRPr="0001519A">
          <w:rPr>
            <w:rFonts w:cs="Times New Roman"/>
            <w:color w:val="000000" w:themeColor="text1"/>
            <w:lang w:val="en-US"/>
          </w:rPr>
          <w:fldChar w:fldCharType="begin"/>
        </w:r>
        <w:r w:rsidR="00426134"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426134" w:rsidRPr="0001519A">
          <w:rPr>
            <w:rFonts w:cs="Times New Roman"/>
            <w:color w:val="000000" w:themeColor="text1"/>
            <w:lang w:val="en-US"/>
          </w:rPr>
          <w:fldChar w:fldCharType="separate"/>
        </w:r>
        <w:r w:rsidR="00426134" w:rsidRPr="0018315E">
          <w:rPr>
            <w:rFonts w:cs="Times New Roman"/>
            <w:color w:val="000000" w:themeColor="text1"/>
          </w:rPr>
          <w:t>[</w:t>
        </w:r>
        <w:r w:rsidR="00426134">
          <w:rPr>
            <w:rFonts w:cs="Times New Roman"/>
            <w:color w:val="000000" w:themeColor="text1"/>
          </w:rPr>
          <w:t>3</w:t>
        </w:r>
        <w:r w:rsidR="00426134" w:rsidRPr="00DD38F1">
          <w:rPr>
            <w:rFonts w:cs="Times New Roman"/>
            <w:color w:val="000000" w:themeColor="text1"/>
          </w:rPr>
          <w:t>]</w:t>
        </w:r>
        <w:r w:rsidR="00426134" w:rsidRPr="0001519A">
          <w:rPr>
            <w:rFonts w:cs="Times New Roman"/>
            <w:color w:val="000000" w:themeColor="text1"/>
            <w:lang w:val="en-US"/>
          </w:rPr>
          <w:fldChar w:fldCharType="end"/>
        </w:r>
      </w:ins>
      <w:del w:id="11793" w:author="Barshadskaya, Yuliya" w:date="2024-01-14T17:45:00Z">
        <w:r w:rsidR="002C3B6A" w:rsidRPr="006E6534" w:rsidDel="00426134">
          <w:rPr>
            <w:rFonts w:cs="Times New Roman"/>
            <w:color w:val="000000" w:themeColor="text1"/>
            <w:rPrChange w:id="11794" w:author="N F" w:date="2023-12-05T03:08:00Z">
              <w:rPr>
                <w:rFonts w:cs="Times New Roman"/>
              </w:rPr>
            </w:rPrChange>
          </w:rPr>
          <w:fldChar w:fldCharType="begin"/>
        </w:r>
        <w:r w:rsidR="00393B18" w:rsidRPr="006E6534" w:rsidDel="00426134">
          <w:rPr>
            <w:rFonts w:cs="Times New Roman"/>
            <w:color w:val="000000" w:themeColor="text1"/>
            <w:rPrChange w:id="11795" w:author="N F" w:date="2023-12-05T03:08:00Z">
              <w:rPr>
                <w:rFonts w:cs="Times New Roman"/>
              </w:rPr>
            </w:rPrChange>
          </w:rPr>
          <w:delInstrText xml:space="preserve"> ADDIN ZOTERO_ITEM CSL_CITATION {"citationID":"F2ilkmvJ","properties":{"formattedCitation":"(13)","plainCitation":"(13)","noteIndex":0},"citationItems":[{"id":161897,"uris":["http://zotero.org/groups/4735135/items/WX22NTFD"],"itemData":{"id":161897,"type":"webpage","title":"Assessment report. Tagrisso","URL":"https://www.ema.europa.eu/en/documents/assessment-report/tagrisso-epar-public-assessment-report_en.pdf","author":[{"family":"EMA","given":""}],"accessed":{"date-parts":[["2022",8,2]]},"issued":{"date-parts":[["2015"]]}}}],"schema":"https://github.com/citation-style-language/schema/raw/master/csl-citation.json"} </w:delInstrText>
        </w:r>
        <w:r w:rsidR="002C3B6A" w:rsidRPr="006E6534" w:rsidDel="00426134">
          <w:rPr>
            <w:rFonts w:cs="Times New Roman"/>
            <w:color w:val="000000" w:themeColor="text1"/>
            <w:rPrChange w:id="11796" w:author="N F" w:date="2023-12-05T03:08:00Z">
              <w:rPr>
                <w:rFonts w:cs="Times New Roman"/>
              </w:rPr>
            </w:rPrChange>
          </w:rPr>
          <w:fldChar w:fldCharType="separate"/>
        </w:r>
        <w:r w:rsidR="002C3B6A" w:rsidRPr="006E6534" w:rsidDel="00426134">
          <w:rPr>
            <w:rFonts w:cs="Times New Roman"/>
            <w:color w:val="000000" w:themeColor="text1"/>
            <w:rPrChange w:id="11797" w:author="N F" w:date="2023-12-05T03:08:00Z">
              <w:rPr>
                <w:rFonts w:cs="Times New Roman"/>
              </w:rPr>
            </w:rPrChange>
          </w:rPr>
          <w:delText>(13)</w:delText>
        </w:r>
        <w:r w:rsidR="002C3B6A" w:rsidRPr="006E6534" w:rsidDel="00426134">
          <w:rPr>
            <w:rFonts w:cs="Times New Roman"/>
            <w:color w:val="000000" w:themeColor="text1"/>
            <w:rPrChange w:id="11798" w:author="N F" w:date="2023-12-05T03:08:00Z">
              <w:rPr>
                <w:rFonts w:cs="Times New Roman"/>
              </w:rPr>
            </w:rPrChange>
          </w:rPr>
          <w:fldChar w:fldCharType="end"/>
        </w:r>
      </w:del>
      <w:r w:rsidR="005F0B85" w:rsidRPr="006E6534">
        <w:rPr>
          <w:rFonts w:cs="Times New Roman"/>
          <w:color w:val="000000" w:themeColor="text1"/>
          <w:rPrChange w:id="11799" w:author="N F" w:date="2023-12-05T03:08:00Z">
            <w:rPr>
              <w:rFonts w:cs="Times New Roman"/>
            </w:rPr>
          </w:rPrChange>
        </w:rPr>
        <w:t>.</w:t>
      </w:r>
    </w:p>
    <w:p w14:paraId="4138045E" w14:textId="77777777" w:rsidR="00CC466E" w:rsidRPr="006E6534" w:rsidRDefault="00CC466E">
      <w:pPr>
        <w:spacing w:after="0" w:line="240" w:lineRule="auto"/>
        <w:rPr>
          <w:rFonts w:cs="Times New Roman"/>
          <w:color w:val="000000" w:themeColor="text1"/>
          <w:rPrChange w:id="11800" w:author="N F" w:date="2023-12-05T03:08:00Z">
            <w:rPr>
              <w:rFonts w:cs="Times New Roman"/>
            </w:rPr>
          </w:rPrChange>
        </w:rPr>
        <w:pPrChange w:id="11801" w:author="Barshadskaya, Yuliya" w:date="2024-01-14T17:45:00Z">
          <w:pPr/>
        </w:pPrChange>
      </w:pPr>
    </w:p>
    <w:p w14:paraId="2FA513AD" w14:textId="4EA4B0FE" w:rsidR="00F928EE" w:rsidRPr="006E6534" w:rsidRDefault="00426134">
      <w:pPr>
        <w:pStyle w:val="4"/>
        <w:numPr>
          <w:ilvl w:val="0"/>
          <w:numId w:val="0"/>
        </w:numPr>
        <w:spacing w:line="240" w:lineRule="auto"/>
        <w:rPr>
          <w:rFonts w:cs="Times New Roman"/>
          <w:i w:val="0"/>
          <w:iCs w:val="0"/>
          <w:rPrChange w:id="11802" w:author="N F" w:date="2023-12-05T03:08:00Z">
            <w:rPr/>
          </w:rPrChange>
        </w:rPr>
        <w:pPrChange w:id="11803" w:author="Barshadskaya, Yuliya" w:date="2024-01-14T17:45:00Z">
          <w:pPr>
            <w:pStyle w:val="4"/>
          </w:pPr>
        </w:pPrChange>
      </w:pPr>
      <w:bookmarkStart w:id="11804" w:name="_Toc115733029"/>
      <w:ins w:id="11805" w:author="Barshadskaya, Yuliya" w:date="2024-01-14T17:45:00Z">
        <w:r>
          <w:rPr>
            <w:rFonts w:cs="Times New Roman"/>
            <w:i w:val="0"/>
            <w:iCs w:val="0"/>
          </w:rPr>
          <w:t xml:space="preserve">3.3.5.3. </w:t>
        </w:r>
      </w:ins>
      <w:r w:rsidR="00B02BF4" w:rsidRPr="006E6534">
        <w:rPr>
          <w:rFonts w:cs="Times New Roman"/>
          <w:i w:val="0"/>
          <w:iCs w:val="0"/>
          <w:rPrChange w:id="11806" w:author="N F" w:date="2023-12-05T03:08:00Z">
            <w:rPr/>
          </w:rPrChange>
        </w:rPr>
        <w:t>Влияние на пренатальное и постнатальное развитие</w:t>
      </w:r>
      <w:bookmarkEnd w:id="11804"/>
    </w:p>
    <w:p w14:paraId="150818B2" w14:textId="0CABF989" w:rsidR="00CC466E" w:rsidRPr="006E6534" w:rsidRDefault="00063DE0">
      <w:pPr>
        <w:spacing w:after="0" w:line="240" w:lineRule="auto"/>
        <w:rPr>
          <w:rFonts w:cs="Times New Roman"/>
          <w:color w:val="000000" w:themeColor="text1"/>
          <w:rPrChange w:id="11807" w:author="N F" w:date="2023-12-05T03:08:00Z">
            <w:rPr>
              <w:rFonts w:cs="Times New Roman"/>
            </w:rPr>
          </w:rPrChange>
        </w:rPr>
        <w:pPrChange w:id="11808" w:author="Barshadskaya, Yuliya" w:date="2024-01-14T17:45:00Z">
          <w:pPr/>
        </w:pPrChange>
      </w:pPr>
      <w:r w:rsidRPr="006E6534">
        <w:rPr>
          <w:rFonts w:cs="Times New Roman"/>
          <w:color w:val="000000" w:themeColor="text1"/>
          <w:rPrChange w:id="11809" w:author="N F" w:date="2023-12-05T03:08:00Z">
            <w:rPr>
              <w:rFonts w:cs="Times New Roman"/>
            </w:rPr>
          </w:rPrChange>
        </w:rPr>
        <w:t>Исследований данного типа не проводили.</w:t>
      </w:r>
    </w:p>
    <w:p w14:paraId="6A75D6A8" w14:textId="77777777" w:rsidR="00616A79" w:rsidRPr="006E6534" w:rsidRDefault="00616A79">
      <w:pPr>
        <w:spacing w:after="0" w:line="240" w:lineRule="auto"/>
        <w:rPr>
          <w:rFonts w:cs="Times New Roman"/>
          <w:color w:val="000000" w:themeColor="text1"/>
          <w:rPrChange w:id="11810" w:author="N F" w:date="2023-12-05T03:08:00Z">
            <w:rPr>
              <w:rFonts w:cs="Times New Roman"/>
            </w:rPr>
          </w:rPrChange>
        </w:rPr>
        <w:pPrChange w:id="11811" w:author="Barshadskaya, Yuliya" w:date="2024-01-14T17:45:00Z">
          <w:pPr/>
        </w:pPrChange>
      </w:pPr>
    </w:p>
    <w:p w14:paraId="345E10B1" w14:textId="4F73EF99" w:rsidR="00B02BF4" w:rsidRPr="006E6534" w:rsidRDefault="00426134">
      <w:pPr>
        <w:pStyle w:val="4"/>
        <w:numPr>
          <w:ilvl w:val="0"/>
          <w:numId w:val="0"/>
        </w:numPr>
        <w:spacing w:line="240" w:lineRule="auto"/>
        <w:rPr>
          <w:rFonts w:cs="Times New Roman"/>
          <w:i w:val="0"/>
          <w:iCs w:val="0"/>
          <w:rPrChange w:id="11812" w:author="N F" w:date="2023-12-05T03:08:00Z">
            <w:rPr/>
          </w:rPrChange>
        </w:rPr>
        <w:pPrChange w:id="11813" w:author="Barshadskaya, Yuliya" w:date="2024-01-14T17:45:00Z">
          <w:pPr>
            <w:pStyle w:val="4"/>
          </w:pPr>
        </w:pPrChange>
      </w:pPr>
      <w:bookmarkStart w:id="11814" w:name="_Toc115733030"/>
      <w:ins w:id="11815" w:author="Barshadskaya, Yuliya" w:date="2024-01-14T17:46:00Z">
        <w:r>
          <w:rPr>
            <w:rFonts w:cs="Times New Roman"/>
            <w:i w:val="0"/>
            <w:iCs w:val="0"/>
          </w:rPr>
          <w:t xml:space="preserve">3.3.5.4. </w:t>
        </w:r>
      </w:ins>
      <w:r w:rsidR="00CC466E" w:rsidRPr="006E6534">
        <w:rPr>
          <w:rFonts w:cs="Times New Roman"/>
          <w:i w:val="0"/>
          <w:iCs w:val="0"/>
          <w:rPrChange w:id="11816" w:author="N F" w:date="2023-12-05T03:08:00Z">
            <w:rPr/>
          </w:rPrChange>
        </w:rPr>
        <w:t>Ювенильная токсичность</w:t>
      </w:r>
      <w:bookmarkEnd w:id="11814"/>
    </w:p>
    <w:p w14:paraId="6863776A" w14:textId="77777777" w:rsidR="00063DE0" w:rsidRPr="006E6534" w:rsidRDefault="00063DE0">
      <w:pPr>
        <w:spacing w:after="0" w:line="240" w:lineRule="auto"/>
        <w:rPr>
          <w:rFonts w:cs="Times New Roman"/>
          <w:color w:val="000000" w:themeColor="text1"/>
          <w:rPrChange w:id="11817" w:author="N F" w:date="2023-12-05T03:08:00Z">
            <w:rPr>
              <w:rFonts w:cs="Times New Roman"/>
            </w:rPr>
          </w:rPrChange>
        </w:rPr>
        <w:pPrChange w:id="11818" w:author="Barshadskaya, Yuliya" w:date="2024-01-14T17:46:00Z">
          <w:pPr/>
        </w:pPrChange>
      </w:pPr>
      <w:r w:rsidRPr="006E6534">
        <w:rPr>
          <w:rFonts w:cs="Times New Roman"/>
          <w:color w:val="000000" w:themeColor="text1"/>
          <w:rPrChange w:id="11819" w:author="N F" w:date="2023-12-05T03:08:00Z">
            <w:rPr>
              <w:rFonts w:cs="Times New Roman"/>
            </w:rPr>
          </w:rPrChange>
        </w:rPr>
        <w:t>Исследований данного типа не проводили.</w:t>
      </w:r>
    </w:p>
    <w:p w14:paraId="5B090818" w14:textId="77777777" w:rsidR="00CC466E" w:rsidRPr="006E6534" w:rsidRDefault="00CC466E">
      <w:pPr>
        <w:spacing w:after="0" w:line="240" w:lineRule="auto"/>
        <w:rPr>
          <w:rFonts w:cs="Times New Roman"/>
          <w:color w:val="000000" w:themeColor="text1"/>
          <w:rPrChange w:id="11820" w:author="N F" w:date="2023-12-05T03:08:00Z">
            <w:rPr>
              <w:rFonts w:cs="Times New Roman"/>
            </w:rPr>
          </w:rPrChange>
        </w:rPr>
        <w:pPrChange w:id="11821" w:author="Barshadskaya, Yuliya" w:date="2024-01-14T17:46:00Z">
          <w:pPr/>
        </w:pPrChange>
      </w:pPr>
    </w:p>
    <w:p w14:paraId="52246A47" w14:textId="6EED0028" w:rsidR="00CF7642" w:rsidRPr="006E6534" w:rsidRDefault="00426134">
      <w:pPr>
        <w:pStyle w:val="3"/>
        <w:numPr>
          <w:ilvl w:val="0"/>
          <w:numId w:val="0"/>
        </w:numPr>
        <w:spacing w:before="0" w:line="240" w:lineRule="auto"/>
        <w:rPr>
          <w:rFonts w:cs="Times New Roman"/>
          <w:sz w:val="24"/>
          <w:rPrChange w:id="11822" w:author="N F" w:date="2023-12-05T03:08:00Z">
            <w:rPr/>
          </w:rPrChange>
        </w:rPr>
        <w:pPrChange w:id="11823" w:author="Barshadskaya, Yuliya" w:date="2024-01-14T17:46:00Z">
          <w:pPr>
            <w:pStyle w:val="3"/>
          </w:pPr>
        </w:pPrChange>
      </w:pPr>
      <w:bookmarkStart w:id="11824" w:name="_Toc115733031"/>
      <w:ins w:id="11825" w:author="Barshadskaya, Yuliya" w:date="2024-01-14T17:46:00Z">
        <w:r>
          <w:rPr>
            <w:rFonts w:cs="Times New Roman"/>
            <w:sz w:val="24"/>
          </w:rPr>
          <w:t xml:space="preserve">3.3.6. </w:t>
        </w:r>
      </w:ins>
      <w:r w:rsidR="00485D46" w:rsidRPr="006E6534">
        <w:rPr>
          <w:rFonts w:cs="Times New Roman"/>
          <w:sz w:val="24"/>
          <w:rPrChange w:id="11826" w:author="N F" w:date="2023-12-05T03:08:00Z">
            <w:rPr/>
          </w:rPrChange>
        </w:rPr>
        <w:t>Местн</w:t>
      </w:r>
      <w:r w:rsidR="00CC466E" w:rsidRPr="006E6534">
        <w:rPr>
          <w:rFonts w:cs="Times New Roman"/>
          <w:sz w:val="24"/>
          <w:rPrChange w:id="11827" w:author="N F" w:date="2023-12-05T03:08:00Z">
            <w:rPr/>
          </w:rPrChange>
        </w:rPr>
        <w:t>ая переносимость</w:t>
      </w:r>
      <w:bookmarkEnd w:id="11824"/>
    </w:p>
    <w:p w14:paraId="2AB4E9F1" w14:textId="022D26DE" w:rsidR="00BD6035" w:rsidRPr="006E6534" w:rsidRDefault="00947465">
      <w:pPr>
        <w:spacing w:after="0" w:line="240" w:lineRule="auto"/>
        <w:rPr>
          <w:rFonts w:cs="Times New Roman"/>
          <w:color w:val="000000" w:themeColor="text1"/>
          <w:szCs w:val="24"/>
          <w:rPrChange w:id="11828" w:author="N F" w:date="2023-12-05T03:08:00Z">
            <w:rPr>
              <w:rFonts w:cs="Times New Roman"/>
              <w:szCs w:val="24"/>
            </w:rPr>
          </w:rPrChange>
        </w:rPr>
        <w:pPrChange w:id="11829" w:author="Barshadskaya, Yuliya" w:date="2024-01-14T17:46:00Z">
          <w:pPr/>
        </w:pPrChange>
      </w:pPr>
      <w:r w:rsidRPr="006E6534">
        <w:rPr>
          <w:rFonts w:cs="Times New Roman"/>
          <w:color w:val="000000" w:themeColor="text1"/>
          <w:szCs w:val="24"/>
          <w:rPrChange w:id="11830" w:author="N F" w:date="2023-12-05T03:08:00Z">
            <w:rPr>
              <w:rFonts w:cs="Times New Roman"/>
              <w:szCs w:val="24"/>
            </w:rPr>
          </w:rPrChange>
        </w:rPr>
        <w:t xml:space="preserve">Исследования местной переносимости осимертиниба не проводили </w:t>
      </w:r>
      <w:ins w:id="11831" w:author="Barshadskaya, Yuliya" w:date="2024-01-14T17:46:00Z">
        <w:r w:rsidR="00426134" w:rsidRPr="0001519A">
          <w:rPr>
            <w:rFonts w:cs="Times New Roman"/>
            <w:color w:val="000000" w:themeColor="text1"/>
            <w:lang w:val="en-US"/>
          </w:rPr>
          <w:fldChar w:fldCharType="begin"/>
        </w:r>
        <w:r w:rsidR="00426134"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426134" w:rsidRPr="0001519A">
          <w:rPr>
            <w:rFonts w:cs="Times New Roman"/>
            <w:color w:val="000000" w:themeColor="text1"/>
            <w:lang w:val="en-US"/>
          </w:rPr>
          <w:fldChar w:fldCharType="separate"/>
        </w:r>
        <w:r w:rsidR="00426134" w:rsidRPr="0018315E">
          <w:rPr>
            <w:rFonts w:cs="Times New Roman"/>
            <w:color w:val="000000" w:themeColor="text1"/>
          </w:rPr>
          <w:t>[</w:t>
        </w:r>
      </w:ins>
      <w:ins w:id="11832" w:author="Barshadskaya, Yuliya" w:date="2024-02-22T23:48:00Z">
        <w:r w:rsidR="007C662F">
          <w:rPr>
            <w:rFonts w:cs="Times New Roman"/>
            <w:color w:val="000000" w:themeColor="text1"/>
          </w:rPr>
          <w:t>1</w:t>
        </w:r>
      </w:ins>
      <w:ins w:id="11833" w:author="Barshadskaya, Yuliya" w:date="2024-01-14T17:46:00Z">
        <w:r w:rsidR="00426134" w:rsidRPr="00DD38F1">
          <w:rPr>
            <w:rFonts w:cs="Times New Roman"/>
            <w:color w:val="000000" w:themeColor="text1"/>
          </w:rPr>
          <w:t>]</w:t>
        </w:r>
        <w:r w:rsidR="00426134" w:rsidRPr="0001519A">
          <w:rPr>
            <w:rFonts w:cs="Times New Roman"/>
            <w:color w:val="000000" w:themeColor="text1"/>
            <w:lang w:val="en-US"/>
          </w:rPr>
          <w:fldChar w:fldCharType="end"/>
        </w:r>
      </w:ins>
      <w:del w:id="11834" w:author="Barshadskaya, Yuliya" w:date="2024-01-14T17:46:00Z">
        <w:r w:rsidR="00BD6035" w:rsidRPr="006E6534" w:rsidDel="00426134">
          <w:rPr>
            <w:rFonts w:cs="Times New Roman"/>
            <w:color w:val="000000" w:themeColor="text1"/>
            <w:szCs w:val="24"/>
            <w:lang w:val="en-US"/>
            <w:rPrChange w:id="11835" w:author="N F" w:date="2023-12-05T03:08:00Z">
              <w:rPr>
                <w:rFonts w:cs="Times New Roman"/>
                <w:szCs w:val="24"/>
                <w:lang w:val="en-US"/>
              </w:rPr>
            </w:rPrChange>
          </w:rPr>
          <w:fldChar w:fldCharType="begin"/>
        </w:r>
        <w:r w:rsidR="00AE1425" w:rsidRPr="006E6534" w:rsidDel="00426134">
          <w:rPr>
            <w:rFonts w:cs="Times New Roman"/>
            <w:color w:val="000000" w:themeColor="text1"/>
            <w:szCs w:val="24"/>
            <w:rPrChange w:id="11836" w:author="N F" w:date="2023-12-05T03:08:00Z">
              <w:rPr>
                <w:rFonts w:cs="Times New Roman"/>
                <w:szCs w:val="24"/>
              </w:rPr>
            </w:rPrChange>
          </w:rPr>
          <w:delInstrText xml:space="preserve"> </w:delInstrText>
        </w:r>
        <w:r w:rsidR="00AE1425" w:rsidRPr="006E6534" w:rsidDel="00426134">
          <w:rPr>
            <w:rFonts w:cs="Times New Roman"/>
            <w:color w:val="000000" w:themeColor="text1"/>
            <w:szCs w:val="24"/>
            <w:lang w:val="en-US"/>
            <w:rPrChange w:id="11837" w:author="N F" w:date="2023-12-05T03:08:00Z">
              <w:rPr>
                <w:rFonts w:cs="Times New Roman"/>
                <w:szCs w:val="24"/>
                <w:lang w:val="en-US"/>
              </w:rPr>
            </w:rPrChange>
          </w:rPr>
          <w:delInstrText>ADDIN</w:delInstrText>
        </w:r>
        <w:r w:rsidR="00AE1425" w:rsidRPr="006E6534" w:rsidDel="00426134">
          <w:rPr>
            <w:rFonts w:cs="Times New Roman"/>
            <w:color w:val="000000" w:themeColor="text1"/>
            <w:szCs w:val="24"/>
            <w:rPrChange w:id="11838" w:author="N F" w:date="2023-12-05T03:08:00Z">
              <w:rPr>
                <w:rFonts w:cs="Times New Roman"/>
                <w:szCs w:val="24"/>
              </w:rPr>
            </w:rPrChange>
          </w:rPr>
          <w:delInstrText xml:space="preserve"> </w:delInstrText>
        </w:r>
        <w:r w:rsidR="00AE1425" w:rsidRPr="006E6534" w:rsidDel="00426134">
          <w:rPr>
            <w:rFonts w:cs="Times New Roman"/>
            <w:color w:val="000000" w:themeColor="text1"/>
            <w:szCs w:val="24"/>
            <w:lang w:val="en-US"/>
            <w:rPrChange w:id="11839" w:author="N F" w:date="2023-12-05T03:08:00Z">
              <w:rPr>
                <w:rFonts w:cs="Times New Roman"/>
                <w:szCs w:val="24"/>
                <w:lang w:val="en-US"/>
              </w:rPr>
            </w:rPrChange>
          </w:rPr>
          <w:delInstrText>ZOTERO</w:delInstrText>
        </w:r>
        <w:r w:rsidR="00AE1425" w:rsidRPr="006E6534" w:rsidDel="00426134">
          <w:rPr>
            <w:rFonts w:cs="Times New Roman"/>
            <w:color w:val="000000" w:themeColor="text1"/>
            <w:szCs w:val="24"/>
            <w:rPrChange w:id="11840" w:author="N F" w:date="2023-12-05T03:08:00Z">
              <w:rPr>
                <w:rFonts w:cs="Times New Roman"/>
                <w:szCs w:val="24"/>
              </w:rPr>
            </w:rPrChange>
          </w:rPr>
          <w:delInstrText>_</w:delInstrText>
        </w:r>
        <w:r w:rsidR="00AE1425" w:rsidRPr="006E6534" w:rsidDel="00426134">
          <w:rPr>
            <w:rFonts w:cs="Times New Roman"/>
            <w:color w:val="000000" w:themeColor="text1"/>
            <w:szCs w:val="24"/>
            <w:lang w:val="en-US"/>
            <w:rPrChange w:id="11841" w:author="N F" w:date="2023-12-05T03:08:00Z">
              <w:rPr>
                <w:rFonts w:cs="Times New Roman"/>
                <w:szCs w:val="24"/>
                <w:lang w:val="en-US"/>
              </w:rPr>
            </w:rPrChange>
          </w:rPr>
          <w:delInstrText>ITEM</w:delInstrText>
        </w:r>
        <w:r w:rsidR="00AE1425" w:rsidRPr="006E6534" w:rsidDel="00426134">
          <w:rPr>
            <w:rFonts w:cs="Times New Roman"/>
            <w:color w:val="000000" w:themeColor="text1"/>
            <w:szCs w:val="24"/>
            <w:rPrChange w:id="11842" w:author="N F" w:date="2023-12-05T03:08:00Z">
              <w:rPr>
                <w:rFonts w:cs="Times New Roman"/>
                <w:szCs w:val="24"/>
              </w:rPr>
            </w:rPrChange>
          </w:rPr>
          <w:delInstrText xml:space="preserve"> </w:delInstrText>
        </w:r>
        <w:r w:rsidR="00AE1425" w:rsidRPr="006E6534" w:rsidDel="00426134">
          <w:rPr>
            <w:rFonts w:cs="Times New Roman"/>
            <w:color w:val="000000" w:themeColor="text1"/>
            <w:szCs w:val="24"/>
            <w:lang w:val="en-US"/>
            <w:rPrChange w:id="11843" w:author="N F" w:date="2023-12-05T03:08:00Z">
              <w:rPr>
                <w:rFonts w:cs="Times New Roman"/>
                <w:szCs w:val="24"/>
                <w:lang w:val="en-US"/>
              </w:rPr>
            </w:rPrChange>
          </w:rPr>
          <w:delInstrText>CSL</w:delInstrText>
        </w:r>
        <w:r w:rsidR="00AE1425" w:rsidRPr="006E6534" w:rsidDel="00426134">
          <w:rPr>
            <w:rFonts w:cs="Times New Roman"/>
            <w:color w:val="000000" w:themeColor="text1"/>
            <w:szCs w:val="24"/>
            <w:rPrChange w:id="11844" w:author="N F" w:date="2023-12-05T03:08:00Z">
              <w:rPr>
                <w:rFonts w:cs="Times New Roman"/>
                <w:szCs w:val="24"/>
              </w:rPr>
            </w:rPrChange>
          </w:rPr>
          <w:delInstrText>_</w:delInstrText>
        </w:r>
        <w:r w:rsidR="00AE1425" w:rsidRPr="006E6534" w:rsidDel="00426134">
          <w:rPr>
            <w:rFonts w:cs="Times New Roman"/>
            <w:color w:val="000000" w:themeColor="text1"/>
            <w:szCs w:val="24"/>
            <w:lang w:val="en-US"/>
            <w:rPrChange w:id="11845" w:author="N F" w:date="2023-12-05T03:08:00Z">
              <w:rPr>
                <w:rFonts w:cs="Times New Roman"/>
                <w:szCs w:val="24"/>
                <w:lang w:val="en-US"/>
              </w:rPr>
            </w:rPrChange>
          </w:rPr>
          <w:delInstrText>CITATION</w:delInstrText>
        </w:r>
        <w:r w:rsidR="00AE1425" w:rsidRPr="006E6534" w:rsidDel="00426134">
          <w:rPr>
            <w:rFonts w:cs="Times New Roman"/>
            <w:color w:val="000000" w:themeColor="text1"/>
            <w:szCs w:val="24"/>
            <w:rPrChange w:id="11846" w:author="N F" w:date="2023-12-05T03:08:00Z">
              <w:rPr>
                <w:rFonts w:cs="Times New Roman"/>
                <w:szCs w:val="24"/>
              </w:rPr>
            </w:rPrChange>
          </w:rPr>
          <w:delInstrText xml:space="preserve"> {"</w:delInstrText>
        </w:r>
        <w:r w:rsidR="00AE1425" w:rsidRPr="006E6534" w:rsidDel="00426134">
          <w:rPr>
            <w:rFonts w:cs="Times New Roman"/>
            <w:color w:val="000000" w:themeColor="text1"/>
            <w:szCs w:val="24"/>
            <w:lang w:val="en-US"/>
            <w:rPrChange w:id="11847" w:author="N F" w:date="2023-12-05T03:08:00Z">
              <w:rPr>
                <w:rFonts w:cs="Times New Roman"/>
                <w:szCs w:val="24"/>
                <w:lang w:val="en-US"/>
              </w:rPr>
            </w:rPrChange>
          </w:rPr>
          <w:delInstrText>citationID</w:delInstrText>
        </w:r>
        <w:r w:rsidR="00AE1425" w:rsidRPr="006E6534" w:rsidDel="00426134">
          <w:rPr>
            <w:rFonts w:cs="Times New Roman"/>
            <w:color w:val="000000" w:themeColor="text1"/>
            <w:szCs w:val="24"/>
            <w:rPrChange w:id="11848"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849" w:author="N F" w:date="2023-12-05T03:08:00Z">
              <w:rPr>
                <w:rFonts w:cs="Times New Roman"/>
                <w:szCs w:val="24"/>
                <w:lang w:val="en-US"/>
              </w:rPr>
            </w:rPrChange>
          </w:rPr>
          <w:delInstrText>f</w:delInstrText>
        </w:r>
        <w:r w:rsidR="00AE1425" w:rsidRPr="006E6534" w:rsidDel="00426134">
          <w:rPr>
            <w:rFonts w:cs="Times New Roman"/>
            <w:color w:val="000000" w:themeColor="text1"/>
            <w:szCs w:val="24"/>
            <w:rPrChange w:id="11850" w:author="N F" w:date="2023-12-05T03:08:00Z">
              <w:rPr>
                <w:rFonts w:cs="Times New Roman"/>
                <w:szCs w:val="24"/>
              </w:rPr>
            </w:rPrChange>
          </w:rPr>
          <w:delInstrText>3</w:delInstrText>
        </w:r>
        <w:r w:rsidR="00AE1425" w:rsidRPr="006E6534" w:rsidDel="00426134">
          <w:rPr>
            <w:rFonts w:cs="Times New Roman"/>
            <w:color w:val="000000" w:themeColor="text1"/>
            <w:szCs w:val="24"/>
            <w:lang w:val="en-US"/>
            <w:rPrChange w:id="11851" w:author="N F" w:date="2023-12-05T03:08:00Z">
              <w:rPr>
                <w:rFonts w:cs="Times New Roman"/>
                <w:szCs w:val="24"/>
                <w:lang w:val="en-US"/>
              </w:rPr>
            </w:rPrChange>
          </w:rPr>
          <w:delInstrText>FHyiqI</w:delInstrText>
        </w:r>
        <w:r w:rsidR="00AE1425" w:rsidRPr="006E6534" w:rsidDel="00426134">
          <w:rPr>
            <w:rFonts w:cs="Times New Roman"/>
            <w:color w:val="000000" w:themeColor="text1"/>
            <w:szCs w:val="24"/>
            <w:rPrChange w:id="11852"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853" w:author="N F" w:date="2023-12-05T03:08:00Z">
              <w:rPr>
                <w:rFonts w:cs="Times New Roman"/>
                <w:szCs w:val="24"/>
                <w:lang w:val="en-US"/>
              </w:rPr>
            </w:rPrChange>
          </w:rPr>
          <w:delInstrText>properties</w:delInstrText>
        </w:r>
        <w:r w:rsidR="00AE1425" w:rsidRPr="006E6534" w:rsidDel="00426134">
          <w:rPr>
            <w:rFonts w:cs="Times New Roman"/>
            <w:color w:val="000000" w:themeColor="text1"/>
            <w:szCs w:val="24"/>
            <w:rPrChange w:id="11854"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855" w:author="N F" w:date="2023-12-05T03:08:00Z">
              <w:rPr>
                <w:rFonts w:cs="Times New Roman"/>
                <w:szCs w:val="24"/>
                <w:lang w:val="en-US"/>
              </w:rPr>
            </w:rPrChange>
          </w:rPr>
          <w:delInstrText>formattedCitation</w:delInstrText>
        </w:r>
        <w:r w:rsidR="00AE1425" w:rsidRPr="006E6534" w:rsidDel="00426134">
          <w:rPr>
            <w:rFonts w:cs="Times New Roman"/>
            <w:color w:val="000000" w:themeColor="text1"/>
            <w:szCs w:val="24"/>
            <w:rPrChange w:id="11856" w:author="N F" w:date="2023-12-05T03:08:00Z">
              <w:rPr>
                <w:rFonts w:cs="Times New Roman"/>
                <w:szCs w:val="24"/>
              </w:rPr>
            </w:rPrChange>
          </w:rPr>
          <w:delInstrText>":"(6)","</w:delInstrText>
        </w:r>
        <w:r w:rsidR="00AE1425" w:rsidRPr="006E6534" w:rsidDel="00426134">
          <w:rPr>
            <w:rFonts w:cs="Times New Roman"/>
            <w:color w:val="000000" w:themeColor="text1"/>
            <w:szCs w:val="24"/>
            <w:lang w:val="en-US"/>
            <w:rPrChange w:id="11857" w:author="N F" w:date="2023-12-05T03:08:00Z">
              <w:rPr>
                <w:rFonts w:cs="Times New Roman"/>
                <w:szCs w:val="24"/>
                <w:lang w:val="en-US"/>
              </w:rPr>
            </w:rPrChange>
          </w:rPr>
          <w:delInstrText>plainCitation</w:delInstrText>
        </w:r>
        <w:r w:rsidR="00AE1425" w:rsidRPr="006E6534" w:rsidDel="00426134">
          <w:rPr>
            <w:rFonts w:cs="Times New Roman"/>
            <w:color w:val="000000" w:themeColor="text1"/>
            <w:szCs w:val="24"/>
            <w:rPrChange w:id="11858" w:author="N F" w:date="2023-12-05T03:08:00Z">
              <w:rPr>
                <w:rFonts w:cs="Times New Roman"/>
                <w:szCs w:val="24"/>
              </w:rPr>
            </w:rPrChange>
          </w:rPr>
          <w:delInstrText>":"(6)","</w:delInstrText>
        </w:r>
        <w:r w:rsidR="00AE1425" w:rsidRPr="006E6534" w:rsidDel="00426134">
          <w:rPr>
            <w:rFonts w:cs="Times New Roman"/>
            <w:color w:val="000000" w:themeColor="text1"/>
            <w:szCs w:val="24"/>
            <w:lang w:val="en-US"/>
            <w:rPrChange w:id="11859" w:author="N F" w:date="2023-12-05T03:08:00Z">
              <w:rPr>
                <w:rFonts w:cs="Times New Roman"/>
                <w:szCs w:val="24"/>
                <w:lang w:val="en-US"/>
              </w:rPr>
            </w:rPrChange>
          </w:rPr>
          <w:delInstrText>noteIndex</w:delInstrText>
        </w:r>
        <w:r w:rsidR="00AE1425" w:rsidRPr="006E6534" w:rsidDel="00426134">
          <w:rPr>
            <w:rFonts w:cs="Times New Roman"/>
            <w:color w:val="000000" w:themeColor="text1"/>
            <w:szCs w:val="24"/>
            <w:rPrChange w:id="11860" w:author="N F" w:date="2023-12-05T03:08:00Z">
              <w:rPr>
                <w:rFonts w:cs="Times New Roman"/>
                <w:szCs w:val="24"/>
              </w:rPr>
            </w:rPrChange>
          </w:rPr>
          <w:delInstrText>":0},"</w:delInstrText>
        </w:r>
        <w:r w:rsidR="00AE1425" w:rsidRPr="006E6534" w:rsidDel="00426134">
          <w:rPr>
            <w:rFonts w:cs="Times New Roman"/>
            <w:color w:val="000000" w:themeColor="text1"/>
            <w:szCs w:val="24"/>
            <w:lang w:val="en-US"/>
            <w:rPrChange w:id="11861" w:author="N F" w:date="2023-12-05T03:08:00Z">
              <w:rPr>
                <w:rFonts w:cs="Times New Roman"/>
                <w:szCs w:val="24"/>
                <w:lang w:val="en-US"/>
              </w:rPr>
            </w:rPrChange>
          </w:rPr>
          <w:delInstrText>citationItems</w:delInstrText>
        </w:r>
        <w:r w:rsidR="00AE1425" w:rsidRPr="006E6534" w:rsidDel="00426134">
          <w:rPr>
            <w:rFonts w:cs="Times New Roman"/>
            <w:color w:val="000000" w:themeColor="text1"/>
            <w:szCs w:val="24"/>
            <w:rPrChange w:id="11862"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863" w:author="N F" w:date="2023-12-05T03:08:00Z">
              <w:rPr>
                <w:rFonts w:cs="Times New Roman"/>
                <w:szCs w:val="24"/>
                <w:lang w:val="en-US"/>
              </w:rPr>
            </w:rPrChange>
          </w:rPr>
          <w:delInstrText>id</w:delInstrText>
        </w:r>
        <w:r w:rsidR="00AE1425" w:rsidRPr="006E6534" w:rsidDel="00426134">
          <w:rPr>
            <w:rFonts w:cs="Times New Roman"/>
            <w:color w:val="000000" w:themeColor="text1"/>
            <w:szCs w:val="24"/>
            <w:rPrChange w:id="11864" w:author="N F" w:date="2023-12-05T03:08:00Z">
              <w:rPr>
                <w:rFonts w:cs="Times New Roman"/>
                <w:szCs w:val="24"/>
              </w:rPr>
            </w:rPrChange>
          </w:rPr>
          <w:delInstrText>":161758,"</w:delInstrText>
        </w:r>
        <w:r w:rsidR="00AE1425" w:rsidRPr="006E6534" w:rsidDel="00426134">
          <w:rPr>
            <w:rFonts w:cs="Times New Roman"/>
            <w:color w:val="000000" w:themeColor="text1"/>
            <w:szCs w:val="24"/>
            <w:lang w:val="en-US"/>
            <w:rPrChange w:id="11865" w:author="N F" w:date="2023-12-05T03:08:00Z">
              <w:rPr>
                <w:rFonts w:cs="Times New Roman"/>
                <w:szCs w:val="24"/>
                <w:lang w:val="en-US"/>
              </w:rPr>
            </w:rPrChange>
          </w:rPr>
          <w:delInstrText>uris</w:delInstrText>
        </w:r>
        <w:r w:rsidR="00AE1425" w:rsidRPr="006E6534" w:rsidDel="00426134">
          <w:rPr>
            <w:rFonts w:cs="Times New Roman"/>
            <w:color w:val="000000" w:themeColor="text1"/>
            <w:szCs w:val="24"/>
            <w:rPrChange w:id="11866"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867" w:author="N F" w:date="2023-12-05T03:08:00Z">
              <w:rPr>
                <w:rFonts w:cs="Times New Roman"/>
                <w:szCs w:val="24"/>
                <w:lang w:val="en-US"/>
              </w:rPr>
            </w:rPrChange>
          </w:rPr>
          <w:delInstrText>http</w:delInstrText>
        </w:r>
        <w:r w:rsidR="00AE1425" w:rsidRPr="006E6534" w:rsidDel="00426134">
          <w:rPr>
            <w:rFonts w:cs="Times New Roman"/>
            <w:color w:val="000000" w:themeColor="text1"/>
            <w:szCs w:val="24"/>
            <w:rPrChange w:id="11868"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869" w:author="N F" w:date="2023-12-05T03:08:00Z">
              <w:rPr>
                <w:rFonts w:cs="Times New Roman"/>
                <w:szCs w:val="24"/>
                <w:lang w:val="en-US"/>
              </w:rPr>
            </w:rPrChange>
          </w:rPr>
          <w:delInstrText>zotero</w:delInstrText>
        </w:r>
        <w:r w:rsidR="00AE1425" w:rsidRPr="006E6534" w:rsidDel="00426134">
          <w:rPr>
            <w:rFonts w:cs="Times New Roman"/>
            <w:color w:val="000000" w:themeColor="text1"/>
            <w:szCs w:val="24"/>
            <w:rPrChange w:id="11870"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871" w:author="N F" w:date="2023-12-05T03:08:00Z">
              <w:rPr>
                <w:rFonts w:cs="Times New Roman"/>
                <w:szCs w:val="24"/>
                <w:lang w:val="en-US"/>
              </w:rPr>
            </w:rPrChange>
          </w:rPr>
          <w:delInstrText>org</w:delInstrText>
        </w:r>
        <w:r w:rsidR="00AE1425" w:rsidRPr="006E6534" w:rsidDel="00426134">
          <w:rPr>
            <w:rFonts w:cs="Times New Roman"/>
            <w:color w:val="000000" w:themeColor="text1"/>
            <w:szCs w:val="24"/>
            <w:rPrChange w:id="11872"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873" w:author="N F" w:date="2023-12-05T03:08:00Z">
              <w:rPr>
                <w:rFonts w:cs="Times New Roman"/>
                <w:szCs w:val="24"/>
                <w:lang w:val="en-US"/>
              </w:rPr>
            </w:rPrChange>
          </w:rPr>
          <w:delInstrText>groups</w:delInstrText>
        </w:r>
        <w:r w:rsidR="00AE1425" w:rsidRPr="006E6534" w:rsidDel="00426134">
          <w:rPr>
            <w:rFonts w:cs="Times New Roman"/>
            <w:color w:val="000000" w:themeColor="text1"/>
            <w:szCs w:val="24"/>
            <w:rPrChange w:id="11874" w:author="N F" w:date="2023-12-05T03:08:00Z">
              <w:rPr>
                <w:rFonts w:cs="Times New Roman"/>
                <w:szCs w:val="24"/>
              </w:rPr>
            </w:rPrChange>
          </w:rPr>
          <w:delInstrText>/4735135/</w:delInstrText>
        </w:r>
        <w:r w:rsidR="00AE1425" w:rsidRPr="006E6534" w:rsidDel="00426134">
          <w:rPr>
            <w:rFonts w:cs="Times New Roman"/>
            <w:color w:val="000000" w:themeColor="text1"/>
            <w:szCs w:val="24"/>
            <w:lang w:val="en-US"/>
            <w:rPrChange w:id="11875" w:author="N F" w:date="2023-12-05T03:08:00Z">
              <w:rPr>
                <w:rFonts w:cs="Times New Roman"/>
                <w:szCs w:val="24"/>
                <w:lang w:val="en-US"/>
              </w:rPr>
            </w:rPrChange>
          </w:rPr>
          <w:delInstrText>items</w:delInstrText>
        </w:r>
        <w:r w:rsidR="00AE1425" w:rsidRPr="006E6534" w:rsidDel="00426134">
          <w:rPr>
            <w:rFonts w:cs="Times New Roman"/>
            <w:color w:val="000000" w:themeColor="text1"/>
            <w:szCs w:val="24"/>
            <w:rPrChange w:id="11876"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877" w:author="N F" w:date="2023-12-05T03:08:00Z">
              <w:rPr>
                <w:rFonts w:cs="Times New Roman"/>
                <w:szCs w:val="24"/>
                <w:lang w:val="en-US"/>
              </w:rPr>
            </w:rPrChange>
          </w:rPr>
          <w:delInstrText>YQI</w:delInstrText>
        </w:r>
        <w:r w:rsidR="00AE1425" w:rsidRPr="006E6534" w:rsidDel="00426134">
          <w:rPr>
            <w:rFonts w:cs="Times New Roman"/>
            <w:color w:val="000000" w:themeColor="text1"/>
            <w:szCs w:val="24"/>
            <w:rPrChange w:id="11878" w:author="N F" w:date="2023-12-05T03:08:00Z">
              <w:rPr>
                <w:rFonts w:cs="Times New Roman"/>
                <w:szCs w:val="24"/>
              </w:rPr>
            </w:rPrChange>
          </w:rPr>
          <w:delInstrText>77</w:delInstrText>
        </w:r>
        <w:r w:rsidR="00AE1425" w:rsidRPr="006E6534" w:rsidDel="00426134">
          <w:rPr>
            <w:rFonts w:cs="Times New Roman"/>
            <w:color w:val="000000" w:themeColor="text1"/>
            <w:szCs w:val="24"/>
            <w:lang w:val="en-US"/>
            <w:rPrChange w:id="11879" w:author="N F" w:date="2023-12-05T03:08:00Z">
              <w:rPr>
                <w:rFonts w:cs="Times New Roman"/>
                <w:szCs w:val="24"/>
                <w:lang w:val="en-US"/>
              </w:rPr>
            </w:rPrChange>
          </w:rPr>
          <w:delInstrText>G</w:delInstrText>
        </w:r>
        <w:r w:rsidR="00AE1425" w:rsidRPr="006E6534" w:rsidDel="00426134">
          <w:rPr>
            <w:rFonts w:cs="Times New Roman"/>
            <w:color w:val="000000" w:themeColor="text1"/>
            <w:szCs w:val="24"/>
            <w:rPrChange w:id="11880" w:author="N F" w:date="2023-12-05T03:08:00Z">
              <w:rPr>
                <w:rFonts w:cs="Times New Roman"/>
                <w:szCs w:val="24"/>
              </w:rPr>
            </w:rPrChange>
          </w:rPr>
          <w:delInstrText>3</w:delInstrText>
        </w:r>
        <w:r w:rsidR="00AE1425" w:rsidRPr="006E6534" w:rsidDel="00426134">
          <w:rPr>
            <w:rFonts w:cs="Times New Roman"/>
            <w:color w:val="000000" w:themeColor="text1"/>
            <w:szCs w:val="24"/>
            <w:lang w:val="en-US"/>
            <w:rPrChange w:id="11881" w:author="N F" w:date="2023-12-05T03:08:00Z">
              <w:rPr>
                <w:rFonts w:cs="Times New Roman"/>
                <w:szCs w:val="24"/>
                <w:lang w:val="en-US"/>
              </w:rPr>
            </w:rPrChange>
          </w:rPr>
          <w:delInstrText>L</w:delInstrText>
        </w:r>
        <w:r w:rsidR="00AE1425" w:rsidRPr="006E6534" w:rsidDel="00426134">
          <w:rPr>
            <w:rFonts w:cs="Times New Roman"/>
            <w:color w:val="000000" w:themeColor="text1"/>
            <w:szCs w:val="24"/>
            <w:rPrChange w:id="11882"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883" w:author="N F" w:date="2023-12-05T03:08:00Z">
              <w:rPr>
                <w:rFonts w:cs="Times New Roman"/>
                <w:szCs w:val="24"/>
                <w:lang w:val="en-US"/>
              </w:rPr>
            </w:rPrChange>
          </w:rPr>
          <w:delInstrText>itemData</w:delInstrText>
        </w:r>
        <w:r w:rsidR="00AE1425" w:rsidRPr="006E6534" w:rsidDel="00426134">
          <w:rPr>
            <w:rFonts w:cs="Times New Roman"/>
            <w:color w:val="000000" w:themeColor="text1"/>
            <w:szCs w:val="24"/>
            <w:rPrChange w:id="11884"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885" w:author="N F" w:date="2023-12-05T03:08:00Z">
              <w:rPr>
                <w:rFonts w:cs="Times New Roman"/>
                <w:szCs w:val="24"/>
                <w:lang w:val="en-US"/>
              </w:rPr>
            </w:rPrChange>
          </w:rPr>
          <w:delInstrText>id</w:delInstrText>
        </w:r>
        <w:r w:rsidR="00AE1425" w:rsidRPr="006E6534" w:rsidDel="00426134">
          <w:rPr>
            <w:rFonts w:cs="Times New Roman"/>
            <w:color w:val="000000" w:themeColor="text1"/>
            <w:szCs w:val="24"/>
            <w:rPrChange w:id="11886" w:author="N F" w:date="2023-12-05T03:08:00Z">
              <w:rPr>
                <w:rFonts w:cs="Times New Roman"/>
                <w:szCs w:val="24"/>
              </w:rPr>
            </w:rPrChange>
          </w:rPr>
          <w:delInstrText>":161758,"</w:delInstrText>
        </w:r>
        <w:r w:rsidR="00AE1425" w:rsidRPr="006E6534" w:rsidDel="00426134">
          <w:rPr>
            <w:rFonts w:cs="Times New Roman"/>
            <w:color w:val="000000" w:themeColor="text1"/>
            <w:szCs w:val="24"/>
            <w:lang w:val="en-US"/>
            <w:rPrChange w:id="11887" w:author="N F" w:date="2023-12-05T03:08:00Z">
              <w:rPr>
                <w:rFonts w:cs="Times New Roman"/>
                <w:szCs w:val="24"/>
                <w:lang w:val="en-US"/>
              </w:rPr>
            </w:rPrChange>
          </w:rPr>
          <w:delInstrText>type</w:delInstrText>
        </w:r>
        <w:r w:rsidR="00AE1425" w:rsidRPr="006E6534" w:rsidDel="00426134">
          <w:rPr>
            <w:rFonts w:cs="Times New Roman"/>
            <w:color w:val="000000" w:themeColor="text1"/>
            <w:szCs w:val="24"/>
            <w:rPrChange w:id="11888"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889" w:author="N F" w:date="2023-12-05T03:08:00Z">
              <w:rPr>
                <w:rFonts w:cs="Times New Roman"/>
                <w:szCs w:val="24"/>
                <w:lang w:val="en-US"/>
              </w:rPr>
            </w:rPrChange>
          </w:rPr>
          <w:delInstrText>webpage</w:delInstrText>
        </w:r>
        <w:r w:rsidR="00AE1425" w:rsidRPr="006E6534" w:rsidDel="00426134">
          <w:rPr>
            <w:rFonts w:cs="Times New Roman"/>
            <w:color w:val="000000" w:themeColor="text1"/>
            <w:szCs w:val="24"/>
            <w:rPrChange w:id="11890"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891" w:author="N F" w:date="2023-12-05T03:08:00Z">
              <w:rPr>
                <w:rFonts w:cs="Times New Roman"/>
                <w:szCs w:val="24"/>
                <w:lang w:val="en-US"/>
              </w:rPr>
            </w:rPrChange>
          </w:rPr>
          <w:delInstrText>title</w:delInstrText>
        </w:r>
        <w:r w:rsidR="00AE1425" w:rsidRPr="006E6534" w:rsidDel="00426134">
          <w:rPr>
            <w:rFonts w:cs="Times New Roman"/>
            <w:color w:val="000000" w:themeColor="text1"/>
            <w:szCs w:val="24"/>
            <w:rPrChange w:id="11892"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893" w:author="N F" w:date="2023-12-05T03:08:00Z">
              <w:rPr>
                <w:rFonts w:cs="Times New Roman"/>
                <w:szCs w:val="24"/>
                <w:lang w:val="en-US"/>
              </w:rPr>
            </w:rPrChange>
          </w:rPr>
          <w:delInstrText>TAGRISSO</w:delInstrText>
        </w:r>
        <w:r w:rsidR="00AE1425" w:rsidRPr="006E6534" w:rsidDel="00426134">
          <w:rPr>
            <w:rFonts w:cs="Times New Roman"/>
            <w:color w:val="000000" w:themeColor="text1"/>
            <w:szCs w:val="24"/>
            <w:rPrChange w:id="11894" w:author="N F" w:date="2023-12-05T03:08:00Z">
              <w:rPr>
                <w:rFonts w:cs="Times New Roman"/>
                <w:szCs w:val="24"/>
              </w:rPr>
            </w:rPrChange>
          </w:rPr>
          <w:delInstrText xml:space="preserve"> (</w:delInstrText>
        </w:r>
        <w:r w:rsidR="00AE1425" w:rsidRPr="006E6534" w:rsidDel="00426134">
          <w:rPr>
            <w:rFonts w:cs="Times New Roman"/>
            <w:color w:val="000000" w:themeColor="text1"/>
            <w:szCs w:val="24"/>
            <w:lang w:val="en-US"/>
            <w:rPrChange w:id="11895" w:author="N F" w:date="2023-12-05T03:08:00Z">
              <w:rPr>
                <w:rFonts w:cs="Times New Roman"/>
                <w:szCs w:val="24"/>
                <w:lang w:val="en-US"/>
              </w:rPr>
            </w:rPrChange>
          </w:rPr>
          <w:delInstrText>osimertinib</w:delInstrText>
        </w:r>
        <w:r w:rsidR="00AE1425" w:rsidRPr="006E6534" w:rsidDel="00426134">
          <w:rPr>
            <w:rFonts w:cs="Times New Roman"/>
            <w:color w:val="000000" w:themeColor="text1"/>
            <w:szCs w:val="24"/>
            <w:rPrChange w:id="11896" w:author="N F" w:date="2023-12-05T03:08:00Z">
              <w:rPr>
                <w:rFonts w:cs="Times New Roman"/>
                <w:szCs w:val="24"/>
              </w:rPr>
            </w:rPrChange>
          </w:rPr>
          <w:delInstrText xml:space="preserve">) </w:delInstrText>
        </w:r>
        <w:r w:rsidR="00AE1425" w:rsidRPr="006E6534" w:rsidDel="00426134">
          <w:rPr>
            <w:rFonts w:cs="Times New Roman"/>
            <w:color w:val="000000" w:themeColor="text1"/>
            <w:szCs w:val="24"/>
            <w:lang w:val="en-US"/>
            <w:rPrChange w:id="11897" w:author="N F" w:date="2023-12-05T03:08:00Z">
              <w:rPr>
                <w:rFonts w:cs="Times New Roman"/>
                <w:szCs w:val="24"/>
                <w:lang w:val="en-US"/>
              </w:rPr>
            </w:rPrChange>
          </w:rPr>
          <w:delInstrText>tablets</w:delInstrText>
        </w:r>
        <w:r w:rsidR="00AE1425" w:rsidRPr="006E6534" w:rsidDel="00426134">
          <w:rPr>
            <w:rFonts w:cs="Times New Roman"/>
            <w:color w:val="000000" w:themeColor="text1"/>
            <w:szCs w:val="24"/>
            <w:rPrChange w:id="11898" w:author="N F" w:date="2023-12-05T03:08:00Z">
              <w:rPr>
                <w:rFonts w:cs="Times New Roman"/>
                <w:szCs w:val="24"/>
              </w:rPr>
            </w:rPrChange>
          </w:rPr>
          <w:delInstrText xml:space="preserve">. </w:delInstrText>
        </w:r>
        <w:r w:rsidR="00AE1425" w:rsidRPr="006E6534" w:rsidDel="00426134">
          <w:rPr>
            <w:rFonts w:cs="Times New Roman"/>
            <w:color w:val="000000" w:themeColor="text1"/>
            <w:szCs w:val="24"/>
            <w:lang w:val="en-US"/>
            <w:rPrChange w:id="11899" w:author="N F" w:date="2023-12-05T03:08:00Z">
              <w:rPr>
                <w:rFonts w:cs="Times New Roman"/>
                <w:szCs w:val="24"/>
                <w:lang w:val="en-US"/>
              </w:rPr>
            </w:rPrChange>
          </w:rPr>
          <w:delInstrText>AstraZeneca</w:delInstrText>
        </w:r>
        <w:r w:rsidR="00AE1425" w:rsidRPr="006E6534" w:rsidDel="00426134">
          <w:rPr>
            <w:rFonts w:cs="Times New Roman"/>
            <w:color w:val="000000" w:themeColor="text1"/>
            <w:szCs w:val="24"/>
            <w:rPrChange w:id="11900" w:author="N F" w:date="2023-12-05T03:08:00Z">
              <w:rPr>
                <w:rFonts w:cs="Times New Roman"/>
                <w:szCs w:val="24"/>
              </w:rPr>
            </w:rPrChange>
          </w:rPr>
          <w:delInstrText xml:space="preserve"> </w:delInstrText>
        </w:r>
        <w:r w:rsidR="00AE1425" w:rsidRPr="006E6534" w:rsidDel="00426134">
          <w:rPr>
            <w:rFonts w:cs="Times New Roman"/>
            <w:color w:val="000000" w:themeColor="text1"/>
            <w:szCs w:val="24"/>
            <w:lang w:val="en-US"/>
            <w:rPrChange w:id="11901" w:author="N F" w:date="2023-12-05T03:08:00Z">
              <w:rPr>
                <w:rFonts w:cs="Times New Roman"/>
                <w:szCs w:val="24"/>
                <w:lang w:val="en-US"/>
              </w:rPr>
            </w:rPrChange>
          </w:rPr>
          <w:delInstrText>Pharmaceuticals</w:delInstrText>
        </w:r>
        <w:r w:rsidR="00AE1425" w:rsidRPr="006E6534" w:rsidDel="00426134">
          <w:rPr>
            <w:rFonts w:cs="Times New Roman"/>
            <w:color w:val="000000" w:themeColor="text1"/>
            <w:szCs w:val="24"/>
            <w:rPrChange w:id="11902" w:author="N F" w:date="2023-12-05T03:08:00Z">
              <w:rPr>
                <w:rFonts w:cs="Times New Roman"/>
                <w:szCs w:val="24"/>
              </w:rPr>
            </w:rPrChange>
          </w:rPr>
          <w:delInstrText xml:space="preserve">, </w:delInstrText>
        </w:r>
        <w:r w:rsidR="00AE1425" w:rsidRPr="006E6534" w:rsidDel="00426134">
          <w:rPr>
            <w:rFonts w:cs="Times New Roman"/>
            <w:color w:val="000000" w:themeColor="text1"/>
            <w:szCs w:val="24"/>
            <w:lang w:val="en-US"/>
            <w:rPrChange w:id="11903" w:author="N F" w:date="2023-12-05T03:08:00Z">
              <w:rPr>
                <w:rFonts w:cs="Times New Roman"/>
                <w:szCs w:val="24"/>
                <w:lang w:val="en-US"/>
              </w:rPr>
            </w:rPrChange>
          </w:rPr>
          <w:delInstrText>LP</w:delInstrText>
        </w:r>
        <w:r w:rsidR="00AE1425" w:rsidRPr="006E6534" w:rsidDel="00426134">
          <w:rPr>
            <w:rFonts w:cs="Times New Roman"/>
            <w:color w:val="000000" w:themeColor="text1"/>
            <w:szCs w:val="24"/>
            <w:rPrChange w:id="11904" w:author="N F" w:date="2023-12-05T03:08:00Z">
              <w:rPr>
                <w:rFonts w:cs="Times New Roman"/>
                <w:szCs w:val="24"/>
              </w:rPr>
            </w:rPrChange>
          </w:rPr>
          <w:delInstrText xml:space="preserve"> </w:delInstrText>
        </w:r>
        <w:r w:rsidR="00AE1425" w:rsidRPr="006E6534" w:rsidDel="00426134">
          <w:rPr>
            <w:rFonts w:cs="Times New Roman"/>
            <w:color w:val="000000" w:themeColor="text1"/>
            <w:szCs w:val="24"/>
            <w:lang w:val="en-US"/>
            <w:rPrChange w:id="11905" w:author="N F" w:date="2023-12-05T03:08:00Z">
              <w:rPr>
                <w:rFonts w:cs="Times New Roman"/>
                <w:szCs w:val="24"/>
                <w:lang w:val="en-US"/>
              </w:rPr>
            </w:rPrChange>
          </w:rPr>
          <w:delInstrText>Application</w:delInstrText>
        </w:r>
        <w:r w:rsidR="00AE1425" w:rsidRPr="006E6534" w:rsidDel="00426134">
          <w:rPr>
            <w:rFonts w:cs="Times New Roman"/>
            <w:color w:val="000000" w:themeColor="text1"/>
            <w:szCs w:val="24"/>
            <w:rPrChange w:id="11906" w:author="N F" w:date="2023-12-05T03:08:00Z">
              <w:rPr>
                <w:rFonts w:cs="Times New Roman"/>
                <w:szCs w:val="24"/>
              </w:rPr>
            </w:rPrChange>
          </w:rPr>
          <w:delInstrText xml:space="preserve"> </w:delInstrText>
        </w:r>
        <w:r w:rsidR="00AE1425" w:rsidRPr="006E6534" w:rsidDel="00426134">
          <w:rPr>
            <w:rFonts w:cs="Times New Roman"/>
            <w:color w:val="000000" w:themeColor="text1"/>
            <w:szCs w:val="24"/>
            <w:lang w:val="en-US"/>
            <w:rPrChange w:id="11907" w:author="N F" w:date="2023-12-05T03:08:00Z">
              <w:rPr>
                <w:rFonts w:cs="Times New Roman"/>
                <w:szCs w:val="24"/>
                <w:lang w:val="en-US"/>
              </w:rPr>
            </w:rPrChange>
          </w:rPr>
          <w:delInstrText>No</w:delInstrText>
        </w:r>
        <w:r w:rsidR="00AE1425" w:rsidRPr="006E6534" w:rsidDel="00426134">
          <w:rPr>
            <w:rFonts w:cs="Times New Roman"/>
            <w:color w:val="000000" w:themeColor="text1"/>
            <w:szCs w:val="24"/>
            <w:rPrChange w:id="11908" w:author="N F" w:date="2023-12-05T03:08:00Z">
              <w:rPr>
                <w:rFonts w:cs="Times New Roman"/>
                <w:szCs w:val="24"/>
              </w:rPr>
            </w:rPrChange>
          </w:rPr>
          <w:delInstrText xml:space="preserve">.:  208065. </w:delInstrText>
        </w:r>
        <w:r w:rsidR="00AE1425" w:rsidRPr="006E6534" w:rsidDel="00426134">
          <w:rPr>
            <w:rFonts w:cs="Times New Roman"/>
            <w:color w:val="000000" w:themeColor="text1"/>
            <w:szCs w:val="24"/>
            <w:lang w:val="en-US"/>
            <w:rPrChange w:id="11909" w:author="N F" w:date="2023-12-05T03:08:00Z">
              <w:rPr>
                <w:rFonts w:cs="Times New Roman"/>
                <w:szCs w:val="24"/>
                <w:lang w:val="en-US"/>
              </w:rPr>
            </w:rPrChange>
          </w:rPr>
          <w:delInstrText>Approval</w:delInstrText>
        </w:r>
        <w:r w:rsidR="00AE1425" w:rsidRPr="006E6534" w:rsidDel="00426134">
          <w:rPr>
            <w:rFonts w:cs="Times New Roman"/>
            <w:color w:val="000000" w:themeColor="text1"/>
            <w:szCs w:val="24"/>
            <w:rPrChange w:id="11910" w:author="N F" w:date="2023-12-05T03:08:00Z">
              <w:rPr>
                <w:rFonts w:cs="Times New Roman"/>
                <w:szCs w:val="24"/>
              </w:rPr>
            </w:rPrChange>
          </w:rPr>
          <w:delInstrText xml:space="preserve"> </w:delInstrText>
        </w:r>
        <w:r w:rsidR="00AE1425" w:rsidRPr="006E6534" w:rsidDel="00426134">
          <w:rPr>
            <w:rFonts w:cs="Times New Roman"/>
            <w:color w:val="000000" w:themeColor="text1"/>
            <w:szCs w:val="24"/>
            <w:lang w:val="en-US"/>
            <w:rPrChange w:id="11911" w:author="N F" w:date="2023-12-05T03:08:00Z">
              <w:rPr>
                <w:rFonts w:cs="Times New Roman"/>
                <w:szCs w:val="24"/>
                <w:lang w:val="en-US"/>
              </w:rPr>
            </w:rPrChange>
          </w:rPr>
          <w:delInstrText>Date</w:delInstrText>
        </w:r>
        <w:r w:rsidR="00AE1425" w:rsidRPr="006E6534" w:rsidDel="00426134">
          <w:rPr>
            <w:rFonts w:cs="Times New Roman"/>
            <w:color w:val="000000" w:themeColor="text1"/>
            <w:szCs w:val="24"/>
            <w:rPrChange w:id="11912" w:author="N F" w:date="2023-12-05T03:08:00Z">
              <w:rPr>
                <w:rFonts w:cs="Times New Roman"/>
                <w:szCs w:val="24"/>
              </w:rPr>
            </w:rPrChange>
          </w:rPr>
          <w:delInstrText xml:space="preserve">: 11/13/2015. </w:delInstrText>
        </w:r>
        <w:r w:rsidR="00AE1425" w:rsidRPr="006E6534" w:rsidDel="00426134">
          <w:rPr>
            <w:rFonts w:cs="Times New Roman"/>
            <w:color w:val="000000" w:themeColor="text1"/>
            <w:szCs w:val="24"/>
            <w:lang w:val="en-US"/>
            <w:rPrChange w:id="11913" w:author="N F" w:date="2023-12-05T03:08:00Z">
              <w:rPr>
                <w:rFonts w:cs="Times New Roman"/>
                <w:szCs w:val="24"/>
                <w:lang w:val="en-US"/>
              </w:rPr>
            </w:rPrChange>
          </w:rPr>
          <w:delInstrText>Pharmacology</w:delInstrText>
        </w:r>
        <w:r w:rsidR="00AE1425" w:rsidRPr="006E6534" w:rsidDel="00426134">
          <w:rPr>
            <w:rFonts w:cs="Times New Roman"/>
            <w:color w:val="000000" w:themeColor="text1"/>
            <w:szCs w:val="24"/>
            <w:rPrChange w:id="11914" w:author="N F" w:date="2023-12-05T03:08:00Z">
              <w:rPr>
                <w:rFonts w:cs="Times New Roman"/>
                <w:szCs w:val="24"/>
              </w:rPr>
            </w:rPrChange>
          </w:rPr>
          <w:delInstrText xml:space="preserve"> </w:delInstrText>
        </w:r>
        <w:r w:rsidR="00AE1425" w:rsidRPr="006E6534" w:rsidDel="00426134">
          <w:rPr>
            <w:rFonts w:cs="Times New Roman"/>
            <w:color w:val="000000" w:themeColor="text1"/>
            <w:szCs w:val="24"/>
            <w:lang w:val="en-US"/>
            <w:rPrChange w:id="11915" w:author="N F" w:date="2023-12-05T03:08:00Z">
              <w:rPr>
                <w:rFonts w:cs="Times New Roman"/>
                <w:szCs w:val="24"/>
                <w:lang w:val="en-US"/>
              </w:rPr>
            </w:rPrChange>
          </w:rPr>
          <w:delInstrText>Review</w:delInstrText>
        </w:r>
        <w:r w:rsidR="00AE1425" w:rsidRPr="006E6534" w:rsidDel="00426134">
          <w:rPr>
            <w:rFonts w:cs="Times New Roman"/>
            <w:color w:val="000000" w:themeColor="text1"/>
            <w:szCs w:val="24"/>
            <w:rPrChange w:id="11916"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917" w:author="N F" w:date="2023-12-05T03:08:00Z">
              <w:rPr>
                <w:rFonts w:cs="Times New Roman"/>
                <w:szCs w:val="24"/>
                <w:lang w:val="en-US"/>
              </w:rPr>
            </w:rPrChange>
          </w:rPr>
          <w:delInstrText>URL</w:delInstrText>
        </w:r>
        <w:r w:rsidR="00AE1425" w:rsidRPr="006E6534" w:rsidDel="00426134">
          <w:rPr>
            <w:rFonts w:cs="Times New Roman"/>
            <w:color w:val="000000" w:themeColor="text1"/>
            <w:szCs w:val="24"/>
            <w:rPrChange w:id="11918"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919" w:author="N F" w:date="2023-12-05T03:08:00Z">
              <w:rPr>
                <w:rFonts w:cs="Times New Roman"/>
                <w:szCs w:val="24"/>
                <w:lang w:val="en-US"/>
              </w:rPr>
            </w:rPrChange>
          </w:rPr>
          <w:delInstrText>https</w:delInstrText>
        </w:r>
        <w:r w:rsidR="00AE1425" w:rsidRPr="006E6534" w:rsidDel="00426134">
          <w:rPr>
            <w:rFonts w:cs="Times New Roman"/>
            <w:color w:val="000000" w:themeColor="text1"/>
            <w:szCs w:val="24"/>
            <w:rPrChange w:id="11920"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921" w:author="N F" w:date="2023-12-05T03:08:00Z">
              <w:rPr>
                <w:rFonts w:cs="Times New Roman"/>
                <w:szCs w:val="24"/>
                <w:lang w:val="en-US"/>
              </w:rPr>
            </w:rPrChange>
          </w:rPr>
          <w:delInstrText>www</w:delInstrText>
        </w:r>
        <w:r w:rsidR="00AE1425" w:rsidRPr="006E6534" w:rsidDel="00426134">
          <w:rPr>
            <w:rFonts w:cs="Times New Roman"/>
            <w:color w:val="000000" w:themeColor="text1"/>
            <w:szCs w:val="24"/>
            <w:rPrChange w:id="11922"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923" w:author="N F" w:date="2023-12-05T03:08:00Z">
              <w:rPr>
                <w:rFonts w:cs="Times New Roman"/>
                <w:szCs w:val="24"/>
                <w:lang w:val="en-US"/>
              </w:rPr>
            </w:rPrChange>
          </w:rPr>
          <w:delInstrText>accessdata</w:delInstrText>
        </w:r>
        <w:r w:rsidR="00AE1425" w:rsidRPr="006E6534" w:rsidDel="00426134">
          <w:rPr>
            <w:rFonts w:cs="Times New Roman"/>
            <w:color w:val="000000" w:themeColor="text1"/>
            <w:szCs w:val="24"/>
            <w:rPrChange w:id="11924"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925" w:author="N F" w:date="2023-12-05T03:08:00Z">
              <w:rPr>
                <w:rFonts w:cs="Times New Roman"/>
                <w:szCs w:val="24"/>
                <w:lang w:val="en-US"/>
              </w:rPr>
            </w:rPrChange>
          </w:rPr>
          <w:delInstrText>fda</w:delInstrText>
        </w:r>
        <w:r w:rsidR="00AE1425" w:rsidRPr="006E6534" w:rsidDel="00426134">
          <w:rPr>
            <w:rFonts w:cs="Times New Roman"/>
            <w:color w:val="000000" w:themeColor="text1"/>
            <w:szCs w:val="24"/>
            <w:rPrChange w:id="11926"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927" w:author="N F" w:date="2023-12-05T03:08:00Z">
              <w:rPr>
                <w:rFonts w:cs="Times New Roman"/>
                <w:szCs w:val="24"/>
                <w:lang w:val="en-US"/>
              </w:rPr>
            </w:rPrChange>
          </w:rPr>
          <w:delInstrText>gov</w:delInstrText>
        </w:r>
        <w:r w:rsidR="00AE1425" w:rsidRPr="006E6534" w:rsidDel="00426134">
          <w:rPr>
            <w:rFonts w:cs="Times New Roman"/>
            <w:color w:val="000000" w:themeColor="text1"/>
            <w:szCs w:val="24"/>
            <w:rPrChange w:id="11928"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929" w:author="N F" w:date="2023-12-05T03:08:00Z">
              <w:rPr>
                <w:rFonts w:cs="Times New Roman"/>
                <w:szCs w:val="24"/>
                <w:lang w:val="en-US"/>
              </w:rPr>
            </w:rPrChange>
          </w:rPr>
          <w:delInstrText>drugsatfda</w:delInstrText>
        </w:r>
        <w:r w:rsidR="00AE1425" w:rsidRPr="006E6534" w:rsidDel="00426134">
          <w:rPr>
            <w:rFonts w:cs="Times New Roman"/>
            <w:color w:val="000000" w:themeColor="text1"/>
            <w:szCs w:val="24"/>
            <w:rPrChange w:id="11930" w:author="N F" w:date="2023-12-05T03:08:00Z">
              <w:rPr>
                <w:rFonts w:cs="Times New Roman"/>
                <w:szCs w:val="24"/>
              </w:rPr>
            </w:rPrChange>
          </w:rPr>
          <w:delInstrText>_</w:delInstrText>
        </w:r>
        <w:r w:rsidR="00AE1425" w:rsidRPr="006E6534" w:rsidDel="00426134">
          <w:rPr>
            <w:rFonts w:cs="Times New Roman"/>
            <w:color w:val="000000" w:themeColor="text1"/>
            <w:szCs w:val="24"/>
            <w:lang w:val="en-US"/>
            <w:rPrChange w:id="11931" w:author="N F" w:date="2023-12-05T03:08:00Z">
              <w:rPr>
                <w:rFonts w:cs="Times New Roman"/>
                <w:szCs w:val="24"/>
                <w:lang w:val="en-US"/>
              </w:rPr>
            </w:rPrChange>
          </w:rPr>
          <w:delInstrText>docs</w:delInstrText>
        </w:r>
        <w:r w:rsidR="00AE1425" w:rsidRPr="006E6534" w:rsidDel="00426134">
          <w:rPr>
            <w:rFonts w:cs="Times New Roman"/>
            <w:color w:val="000000" w:themeColor="text1"/>
            <w:szCs w:val="24"/>
            <w:rPrChange w:id="11932"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933" w:author="N F" w:date="2023-12-05T03:08:00Z">
              <w:rPr>
                <w:rFonts w:cs="Times New Roman"/>
                <w:szCs w:val="24"/>
                <w:lang w:val="en-US"/>
              </w:rPr>
            </w:rPrChange>
          </w:rPr>
          <w:delInstrText>nda</w:delInstrText>
        </w:r>
        <w:r w:rsidR="00AE1425" w:rsidRPr="006E6534" w:rsidDel="00426134">
          <w:rPr>
            <w:rFonts w:cs="Times New Roman"/>
            <w:color w:val="000000" w:themeColor="text1"/>
            <w:szCs w:val="24"/>
            <w:rPrChange w:id="11934" w:author="N F" w:date="2023-12-05T03:08:00Z">
              <w:rPr>
                <w:rFonts w:cs="Times New Roman"/>
                <w:szCs w:val="24"/>
              </w:rPr>
            </w:rPrChange>
          </w:rPr>
          <w:delInstrText>/2015/208065</w:delInstrText>
        </w:r>
        <w:r w:rsidR="00AE1425" w:rsidRPr="006E6534" w:rsidDel="00426134">
          <w:rPr>
            <w:rFonts w:cs="Times New Roman"/>
            <w:color w:val="000000" w:themeColor="text1"/>
            <w:szCs w:val="24"/>
            <w:lang w:val="en-US"/>
            <w:rPrChange w:id="11935" w:author="N F" w:date="2023-12-05T03:08:00Z">
              <w:rPr>
                <w:rFonts w:cs="Times New Roman"/>
                <w:szCs w:val="24"/>
                <w:lang w:val="en-US"/>
              </w:rPr>
            </w:rPrChange>
          </w:rPr>
          <w:delInstrText>Orig</w:delInstrText>
        </w:r>
        <w:r w:rsidR="00AE1425" w:rsidRPr="006E6534" w:rsidDel="00426134">
          <w:rPr>
            <w:rFonts w:cs="Times New Roman"/>
            <w:color w:val="000000" w:themeColor="text1"/>
            <w:szCs w:val="24"/>
            <w:rPrChange w:id="11936" w:author="N F" w:date="2023-12-05T03:08:00Z">
              <w:rPr>
                <w:rFonts w:cs="Times New Roman"/>
                <w:szCs w:val="24"/>
              </w:rPr>
            </w:rPrChange>
          </w:rPr>
          <w:delInstrText>1</w:delInstrText>
        </w:r>
        <w:r w:rsidR="00AE1425" w:rsidRPr="006E6534" w:rsidDel="00426134">
          <w:rPr>
            <w:rFonts w:cs="Times New Roman"/>
            <w:color w:val="000000" w:themeColor="text1"/>
            <w:szCs w:val="24"/>
            <w:lang w:val="en-US"/>
            <w:rPrChange w:id="11937" w:author="N F" w:date="2023-12-05T03:08:00Z">
              <w:rPr>
                <w:rFonts w:cs="Times New Roman"/>
                <w:szCs w:val="24"/>
                <w:lang w:val="en-US"/>
              </w:rPr>
            </w:rPrChange>
          </w:rPr>
          <w:delInstrText>s</w:delInstrText>
        </w:r>
        <w:r w:rsidR="00AE1425" w:rsidRPr="006E6534" w:rsidDel="00426134">
          <w:rPr>
            <w:rFonts w:cs="Times New Roman"/>
            <w:color w:val="000000" w:themeColor="text1"/>
            <w:szCs w:val="24"/>
            <w:rPrChange w:id="11938" w:author="N F" w:date="2023-12-05T03:08:00Z">
              <w:rPr>
                <w:rFonts w:cs="Times New Roman"/>
                <w:szCs w:val="24"/>
              </w:rPr>
            </w:rPrChange>
          </w:rPr>
          <w:delInstrText>000</w:delInstrText>
        </w:r>
        <w:r w:rsidR="00AE1425" w:rsidRPr="006E6534" w:rsidDel="00426134">
          <w:rPr>
            <w:rFonts w:cs="Times New Roman"/>
            <w:color w:val="000000" w:themeColor="text1"/>
            <w:szCs w:val="24"/>
            <w:lang w:val="en-US"/>
            <w:rPrChange w:id="11939" w:author="N F" w:date="2023-12-05T03:08:00Z">
              <w:rPr>
                <w:rFonts w:cs="Times New Roman"/>
                <w:szCs w:val="24"/>
                <w:lang w:val="en-US"/>
              </w:rPr>
            </w:rPrChange>
          </w:rPr>
          <w:delInstrText>TOC</w:delInstrText>
        </w:r>
        <w:r w:rsidR="00AE1425" w:rsidRPr="006E6534" w:rsidDel="00426134">
          <w:rPr>
            <w:rFonts w:cs="Times New Roman"/>
            <w:color w:val="000000" w:themeColor="text1"/>
            <w:szCs w:val="24"/>
            <w:rPrChange w:id="11940"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941" w:author="N F" w:date="2023-12-05T03:08:00Z">
              <w:rPr>
                <w:rFonts w:cs="Times New Roman"/>
                <w:szCs w:val="24"/>
                <w:lang w:val="en-US"/>
              </w:rPr>
            </w:rPrChange>
          </w:rPr>
          <w:delInstrText>cfm</w:delInstrText>
        </w:r>
        <w:r w:rsidR="00AE1425" w:rsidRPr="006E6534" w:rsidDel="00426134">
          <w:rPr>
            <w:rFonts w:cs="Times New Roman"/>
            <w:color w:val="000000" w:themeColor="text1"/>
            <w:szCs w:val="24"/>
            <w:rPrChange w:id="11942"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943" w:author="N F" w:date="2023-12-05T03:08:00Z">
              <w:rPr>
                <w:rFonts w:cs="Times New Roman"/>
                <w:szCs w:val="24"/>
                <w:lang w:val="en-US"/>
              </w:rPr>
            </w:rPrChange>
          </w:rPr>
          <w:delInstrText>accessed</w:delInstrText>
        </w:r>
        <w:r w:rsidR="00AE1425" w:rsidRPr="006E6534" w:rsidDel="00426134">
          <w:rPr>
            <w:rFonts w:cs="Times New Roman"/>
            <w:color w:val="000000" w:themeColor="text1"/>
            <w:szCs w:val="24"/>
            <w:rPrChange w:id="11944"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945" w:author="N F" w:date="2023-12-05T03:08:00Z">
              <w:rPr>
                <w:rFonts w:cs="Times New Roman"/>
                <w:szCs w:val="24"/>
                <w:lang w:val="en-US"/>
              </w:rPr>
            </w:rPrChange>
          </w:rPr>
          <w:delInstrText>date</w:delInstrText>
        </w:r>
        <w:r w:rsidR="00AE1425" w:rsidRPr="006E6534" w:rsidDel="00426134">
          <w:rPr>
            <w:rFonts w:cs="Times New Roman"/>
            <w:color w:val="000000" w:themeColor="text1"/>
            <w:szCs w:val="24"/>
            <w:rPrChange w:id="11946"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947" w:author="N F" w:date="2023-12-05T03:08:00Z">
              <w:rPr>
                <w:rFonts w:cs="Times New Roman"/>
                <w:szCs w:val="24"/>
                <w:lang w:val="en-US"/>
              </w:rPr>
            </w:rPrChange>
          </w:rPr>
          <w:delInstrText>parts</w:delInstrText>
        </w:r>
        <w:r w:rsidR="00AE1425" w:rsidRPr="006E6534" w:rsidDel="00426134">
          <w:rPr>
            <w:rFonts w:cs="Times New Roman"/>
            <w:color w:val="000000" w:themeColor="text1"/>
            <w:szCs w:val="24"/>
            <w:rPrChange w:id="11948" w:author="N F" w:date="2023-12-05T03:08:00Z">
              <w:rPr>
                <w:rFonts w:cs="Times New Roman"/>
                <w:szCs w:val="24"/>
              </w:rPr>
            </w:rPrChange>
          </w:rPr>
          <w:delInstrText>":[["2022",8,2]]}}}],"</w:delInstrText>
        </w:r>
        <w:r w:rsidR="00AE1425" w:rsidRPr="006E6534" w:rsidDel="00426134">
          <w:rPr>
            <w:rFonts w:cs="Times New Roman"/>
            <w:color w:val="000000" w:themeColor="text1"/>
            <w:szCs w:val="24"/>
            <w:lang w:val="en-US"/>
            <w:rPrChange w:id="11949" w:author="N F" w:date="2023-12-05T03:08:00Z">
              <w:rPr>
                <w:rFonts w:cs="Times New Roman"/>
                <w:szCs w:val="24"/>
                <w:lang w:val="en-US"/>
              </w:rPr>
            </w:rPrChange>
          </w:rPr>
          <w:delInstrText>schema</w:delInstrText>
        </w:r>
        <w:r w:rsidR="00AE1425" w:rsidRPr="006E6534" w:rsidDel="00426134">
          <w:rPr>
            <w:rFonts w:cs="Times New Roman"/>
            <w:color w:val="000000" w:themeColor="text1"/>
            <w:szCs w:val="24"/>
            <w:rPrChange w:id="11950"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951" w:author="N F" w:date="2023-12-05T03:08:00Z">
              <w:rPr>
                <w:rFonts w:cs="Times New Roman"/>
                <w:szCs w:val="24"/>
                <w:lang w:val="en-US"/>
              </w:rPr>
            </w:rPrChange>
          </w:rPr>
          <w:delInstrText>https</w:delInstrText>
        </w:r>
        <w:r w:rsidR="00AE1425" w:rsidRPr="006E6534" w:rsidDel="00426134">
          <w:rPr>
            <w:rFonts w:cs="Times New Roman"/>
            <w:color w:val="000000" w:themeColor="text1"/>
            <w:szCs w:val="24"/>
            <w:rPrChange w:id="11952"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953" w:author="N F" w:date="2023-12-05T03:08:00Z">
              <w:rPr>
                <w:rFonts w:cs="Times New Roman"/>
                <w:szCs w:val="24"/>
                <w:lang w:val="en-US"/>
              </w:rPr>
            </w:rPrChange>
          </w:rPr>
          <w:delInstrText>github</w:delInstrText>
        </w:r>
        <w:r w:rsidR="00AE1425" w:rsidRPr="006E6534" w:rsidDel="00426134">
          <w:rPr>
            <w:rFonts w:cs="Times New Roman"/>
            <w:color w:val="000000" w:themeColor="text1"/>
            <w:szCs w:val="24"/>
            <w:rPrChange w:id="11954"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955" w:author="N F" w:date="2023-12-05T03:08:00Z">
              <w:rPr>
                <w:rFonts w:cs="Times New Roman"/>
                <w:szCs w:val="24"/>
                <w:lang w:val="en-US"/>
              </w:rPr>
            </w:rPrChange>
          </w:rPr>
          <w:delInstrText>com</w:delInstrText>
        </w:r>
        <w:r w:rsidR="00AE1425" w:rsidRPr="006E6534" w:rsidDel="00426134">
          <w:rPr>
            <w:rFonts w:cs="Times New Roman"/>
            <w:color w:val="000000" w:themeColor="text1"/>
            <w:szCs w:val="24"/>
            <w:rPrChange w:id="11956"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957" w:author="N F" w:date="2023-12-05T03:08:00Z">
              <w:rPr>
                <w:rFonts w:cs="Times New Roman"/>
                <w:szCs w:val="24"/>
                <w:lang w:val="en-US"/>
              </w:rPr>
            </w:rPrChange>
          </w:rPr>
          <w:delInstrText>citation</w:delInstrText>
        </w:r>
        <w:r w:rsidR="00AE1425" w:rsidRPr="006E6534" w:rsidDel="00426134">
          <w:rPr>
            <w:rFonts w:cs="Times New Roman"/>
            <w:color w:val="000000" w:themeColor="text1"/>
            <w:szCs w:val="24"/>
            <w:rPrChange w:id="11958"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959" w:author="N F" w:date="2023-12-05T03:08:00Z">
              <w:rPr>
                <w:rFonts w:cs="Times New Roman"/>
                <w:szCs w:val="24"/>
                <w:lang w:val="en-US"/>
              </w:rPr>
            </w:rPrChange>
          </w:rPr>
          <w:delInstrText>style</w:delInstrText>
        </w:r>
        <w:r w:rsidR="00AE1425" w:rsidRPr="006E6534" w:rsidDel="00426134">
          <w:rPr>
            <w:rFonts w:cs="Times New Roman"/>
            <w:color w:val="000000" w:themeColor="text1"/>
            <w:szCs w:val="24"/>
            <w:rPrChange w:id="11960"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961" w:author="N F" w:date="2023-12-05T03:08:00Z">
              <w:rPr>
                <w:rFonts w:cs="Times New Roman"/>
                <w:szCs w:val="24"/>
                <w:lang w:val="en-US"/>
              </w:rPr>
            </w:rPrChange>
          </w:rPr>
          <w:delInstrText>language</w:delInstrText>
        </w:r>
        <w:r w:rsidR="00AE1425" w:rsidRPr="006E6534" w:rsidDel="00426134">
          <w:rPr>
            <w:rFonts w:cs="Times New Roman"/>
            <w:color w:val="000000" w:themeColor="text1"/>
            <w:szCs w:val="24"/>
            <w:rPrChange w:id="11962"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963" w:author="N F" w:date="2023-12-05T03:08:00Z">
              <w:rPr>
                <w:rFonts w:cs="Times New Roman"/>
                <w:szCs w:val="24"/>
                <w:lang w:val="en-US"/>
              </w:rPr>
            </w:rPrChange>
          </w:rPr>
          <w:delInstrText>schema</w:delInstrText>
        </w:r>
        <w:r w:rsidR="00AE1425" w:rsidRPr="006E6534" w:rsidDel="00426134">
          <w:rPr>
            <w:rFonts w:cs="Times New Roman"/>
            <w:color w:val="000000" w:themeColor="text1"/>
            <w:szCs w:val="24"/>
            <w:rPrChange w:id="11964"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965" w:author="N F" w:date="2023-12-05T03:08:00Z">
              <w:rPr>
                <w:rFonts w:cs="Times New Roman"/>
                <w:szCs w:val="24"/>
                <w:lang w:val="en-US"/>
              </w:rPr>
            </w:rPrChange>
          </w:rPr>
          <w:delInstrText>raw</w:delInstrText>
        </w:r>
        <w:r w:rsidR="00AE1425" w:rsidRPr="006E6534" w:rsidDel="00426134">
          <w:rPr>
            <w:rFonts w:cs="Times New Roman"/>
            <w:color w:val="000000" w:themeColor="text1"/>
            <w:szCs w:val="24"/>
            <w:rPrChange w:id="11966"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967" w:author="N F" w:date="2023-12-05T03:08:00Z">
              <w:rPr>
                <w:rFonts w:cs="Times New Roman"/>
                <w:szCs w:val="24"/>
                <w:lang w:val="en-US"/>
              </w:rPr>
            </w:rPrChange>
          </w:rPr>
          <w:delInstrText>master</w:delInstrText>
        </w:r>
        <w:r w:rsidR="00AE1425" w:rsidRPr="006E6534" w:rsidDel="00426134">
          <w:rPr>
            <w:rFonts w:cs="Times New Roman"/>
            <w:color w:val="000000" w:themeColor="text1"/>
            <w:szCs w:val="24"/>
            <w:rPrChange w:id="11968"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969" w:author="N F" w:date="2023-12-05T03:08:00Z">
              <w:rPr>
                <w:rFonts w:cs="Times New Roman"/>
                <w:szCs w:val="24"/>
                <w:lang w:val="en-US"/>
              </w:rPr>
            </w:rPrChange>
          </w:rPr>
          <w:delInstrText>csl</w:delInstrText>
        </w:r>
        <w:r w:rsidR="00AE1425" w:rsidRPr="006E6534" w:rsidDel="00426134">
          <w:rPr>
            <w:rFonts w:cs="Times New Roman"/>
            <w:color w:val="000000" w:themeColor="text1"/>
            <w:szCs w:val="24"/>
            <w:rPrChange w:id="11970"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971" w:author="N F" w:date="2023-12-05T03:08:00Z">
              <w:rPr>
                <w:rFonts w:cs="Times New Roman"/>
                <w:szCs w:val="24"/>
                <w:lang w:val="en-US"/>
              </w:rPr>
            </w:rPrChange>
          </w:rPr>
          <w:delInstrText>citation</w:delInstrText>
        </w:r>
        <w:r w:rsidR="00AE1425" w:rsidRPr="006E6534" w:rsidDel="00426134">
          <w:rPr>
            <w:rFonts w:cs="Times New Roman"/>
            <w:color w:val="000000" w:themeColor="text1"/>
            <w:szCs w:val="24"/>
            <w:rPrChange w:id="11972" w:author="N F" w:date="2023-12-05T03:08:00Z">
              <w:rPr>
                <w:rFonts w:cs="Times New Roman"/>
                <w:szCs w:val="24"/>
              </w:rPr>
            </w:rPrChange>
          </w:rPr>
          <w:delInstrText>.</w:delInstrText>
        </w:r>
        <w:r w:rsidR="00AE1425" w:rsidRPr="006E6534" w:rsidDel="00426134">
          <w:rPr>
            <w:rFonts w:cs="Times New Roman"/>
            <w:color w:val="000000" w:themeColor="text1"/>
            <w:szCs w:val="24"/>
            <w:lang w:val="en-US"/>
            <w:rPrChange w:id="11973" w:author="N F" w:date="2023-12-05T03:08:00Z">
              <w:rPr>
                <w:rFonts w:cs="Times New Roman"/>
                <w:szCs w:val="24"/>
                <w:lang w:val="en-US"/>
              </w:rPr>
            </w:rPrChange>
          </w:rPr>
          <w:delInstrText>json</w:delInstrText>
        </w:r>
        <w:r w:rsidR="00AE1425" w:rsidRPr="006E6534" w:rsidDel="00426134">
          <w:rPr>
            <w:rFonts w:cs="Times New Roman"/>
            <w:color w:val="000000" w:themeColor="text1"/>
            <w:szCs w:val="24"/>
            <w:rPrChange w:id="11974" w:author="N F" w:date="2023-12-05T03:08:00Z">
              <w:rPr>
                <w:rFonts w:cs="Times New Roman"/>
                <w:szCs w:val="24"/>
              </w:rPr>
            </w:rPrChange>
          </w:rPr>
          <w:delInstrText xml:space="preserve">"} </w:delInstrText>
        </w:r>
        <w:r w:rsidR="00BD6035" w:rsidRPr="006E6534" w:rsidDel="00426134">
          <w:rPr>
            <w:rFonts w:cs="Times New Roman"/>
            <w:color w:val="000000" w:themeColor="text1"/>
            <w:szCs w:val="24"/>
            <w:lang w:val="en-US"/>
            <w:rPrChange w:id="11975" w:author="N F" w:date="2023-12-05T03:08:00Z">
              <w:rPr>
                <w:rFonts w:cs="Times New Roman"/>
                <w:szCs w:val="24"/>
                <w:lang w:val="en-US"/>
              </w:rPr>
            </w:rPrChange>
          </w:rPr>
          <w:fldChar w:fldCharType="separate"/>
        </w:r>
        <w:r w:rsidR="00AE1425" w:rsidRPr="006E6534" w:rsidDel="00426134">
          <w:rPr>
            <w:rFonts w:cs="Times New Roman"/>
            <w:color w:val="000000" w:themeColor="text1"/>
            <w:szCs w:val="24"/>
            <w:rPrChange w:id="11976" w:author="N F" w:date="2023-12-05T03:08:00Z">
              <w:rPr>
                <w:rFonts w:cs="Times New Roman"/>
                <w:szCs w:val="24"/>
              </w:rPr>
            </w:rPrChange>
          </w:rPr>
          <w:delText>(6)</w:delText>
        </w:r>
        <w:r w:rsidR="00BD6035" w:rsidRPr="006E6534" w:rsidDel="00426134">
          <w:rPr>
            <w:rFonts w:cs="Times New Roman"/>
            <w:color w:val="000000" w:themeColor="text1"/>
            <w:szCs w:val="24"/>
            <w:lang w:val="en-US"/>
            <w:rPrChange w:id="11977" w:author="N F" w:date="2023-12-05T03:08:00Z">
              <w:rPr>
                <w:rFonts w:cs="Times New Roman"/>
                <w:szCs w:val="24"/>
                <w:lang w:val="en-US"/>
              </w:rPr>
            </w:rPrChange>
          </w:rPr>
          <w:fldChar w:fldCharType="end"/>
        </w:r>
      </w:del>
      <w:r w:rsidR="00063DE0" w:rsidRPr="006E6534">
        <w:rPr>
          <w:rFonts w:cs="Times New Roman"/>
          <w:color w:val="000000" w:themeColor="text1"/>
          <w:szCs w:val="24"/>
          <w:rPrChange w:id="11978" w:author="N F" w:date="2023-12-05T03:08:00Z">
            <w:rPr>
              <w:rFonts w:cs="Times New Roman"/>
              <w:szCs w:val="24"/>
            </w:rPr>
          </w:rPrChange>
        </w:rPr>
        <w:t>.</w:t>
      </w:r>
    </w:p>
    <w:p w14:paraId="51CE06A8" w14:textId="77777777" w:rsidR="00063DE0" w:rsidRPr="006E6534" w:rsidRDefault="00063DE0">
      <w:pPr>
        <w:spacing w:after="0" w:line="240" w:lineRule="auto"/>
        <w:rPr>
          <w:rFonts w:cs="Times New Roman"/>
          <w:color w:val="000000" w:themeColor="text1"/>
          <w:szCs w:val="24"/>
          <w:rPrChange w:id="11979" w:author="N F" w:date="2023-12-05T03:08:00Z">
            <w:rPr>
              <w:rFonts w:cs="Times New Roman"/>
              <w:szCs w:val="24"/>
            </w:rPr>
          </w:rPrChange>
        </w:rPr>
        <w:pPrChange w:id="11980" w:author="Barshadskaya, Yuliya" w:date="2024-01-14T17:47:00Z">
          <w:pPr/>
        </w:pPrChange>
      </w:pPr>
    </w:p>
    <w:p w14:paraId="69F74EC6" w14:textId="0FFC0B9C" w:rsidR="00485D46" w:rsidRPr="006E6534" w:rsidRDefault="00426134">
      <w:pPr>
        <w:pStyle w:val="3"/>
        <w:numPr>
          <w:ilvl w:val="0"/>
          <w:numId w:val="0"/>
        </w:numPr>
        <w:spacing w:line="240" w:lineRule="auto"/>
        <w:rPr>
          <w:rFonts w:cs="Times New Roman"/>
          <w:sz w:val="24"/>
          <w:rPrChange w:id="11981" w:author="N F" w:date="2023-12-05T03:08:00Z">
            <w:rPr/>
          </w:rPrChange>
        </w:rPr>
        <w:pPrChange w:id="11982" w:author="Barshadskaya, Yuliya" w:date="2024-01-14T17:47:00Z">
          <w:pPr>
            <w:pStyle w:val="3"/>
          </w:pPr>
        </w:pPrChange>
      </w:pPr>
      <w:bookmarkStart w:id="11983" w:name="_Toc115733032"/>
      <w:ins w:id="11984" w:author="Barshadskaya, Yuliya" w:date="2024-01-14T17:47:00Z">
        <w:r>
          <w:rPr>
            <w:rFonts w:cs="Times New Roman"/>
            <w:sz w:val="24"/>
          </w:rPr>
          <w:t xml:space="preserve">3.3.7. </w:t>
        </w:r>
      </w:ins>
      <w:r w:rsidR="00C64C2D" w:rsidRPr="006E6534">
        <w:rPr>
          <w:rFonts w:cs="Times New Roman"/>
          <w:sz w:val="24"/>
          <w:rPrChange w:id="11985" w:author="N F" w:date="2023-12-05T03:08:00Z">
            <w:rPr/>
          </w:rPrChange>
        </w:rPr>
        <w:t>Т</w:t>
      </w:r>
      <w:r w:rsidR="00CC466E" w:rsidRPr="006E6534">
        <w:rPr>
          <w:rFonts w:cs="Times New Roman"/>
          <w:sz w:val="24"/>
          <w:rPrChange w:id="11986" w:author="N F" w:date="2023-12-05T03:08:00Z">
            <w:rPr/>
          </w:rPrChange>
        </w:rPr>
        <w:t>оксикокинетика</w:t>
      </w:r>
      <w:bookmarkEnd w:id="11983"/>
    </w:p>
    <w:p w14:paraId="65AA70F8" w14:textId="5FE79F38" w:rsidR="00063DE0" w:rsidRPr="006E6534" w:rsidRDefault="00806FAE">
      <w:pPr>
        <w:pStyle w:val="SDText"/>
        <w:spacing w:after="0"/>
        <w:rPr>
          <w:rFonts w:cs="Times New Roman"/>
          <w:color w:val="000000" w:themeColor="text1"/>
          <w:szCs w:val="24"/>
          <w:rPrChange w:id="11987" w:author="N F" w:date="2023-12-05T03:08:00Z">
            <w:rPr>
              <w:rFonts w:cs="Times New Roman"/>
              <w:szCs w:val="24"/>
            </w:rPr>
          </w:rPrChange>
        </w:rPr>
        <w:pPrChange w:id="11988" w:author="Barshadskaya, Yuliya" w:date="2024-01-14T17:47:00Z">
          <w:pPr>
            <w:pStyle w:val="SDText"/>
          </w:pPr>
        </w:pPrChange>
      </w:pPr>
      <w:r w:rsidRPr="006E6534">
        <w:rPr>
          <w:rFonts w:cs="Times New Roman"/>
          <w:color w:val="000000" w:themeColor="text1"/>
          <w:szCs w:val="24"/>
          <w:rPrChange w:id="11989" w:author="N F" w:date="2023-12-05T03:08:00Z">
            <w:rPr>
              <w:rFonts w:cs="Times New Roman"/>
              <w:szCs w:val="24"/>
            </w:rPr>
          </w:rPrChange>
        </w:rPr>
        <w:t>Изм</w:t>
      </w:r>
      <w:r w:rsidR="00327070" w:rsidRPr="006E6534">
        <w:rPr>
          <w:rFonts w:cs="Times New Roman"/>
          <w:color w:val="000000" w:themeColor="text1"/>
          <w:szCs w:val="24"/>
          <w:rPrChange w:id="11990" w:author="N F" w:date="2023-12-05T03:08:00Z">
            <w:rPr>
              <w:rFonts w:cs="Times New Roman"/>
              <w:szCs w:val="24"/>
            </w:rPr>
          </w:rPrChange>
        </w:rPr>
        <w:t>е</w:t>
      </w:r>
      <w:r w:rsidRPr="006E6534">
        <w:rPr>
          <w:rFonts w:cs="Times New Roman"/>
          <w:color w:val="000000" w:themeColor="text1"/>
          <w:szCs w:val="24"/>
          <w:rPrChange w:id="11991" w:author="N F" w:date="2023-12-05T03:08:00Z">
            <w:rPr>
              <w:rFonts w:cs="Times New Roman"/>
              <w:szCs w:val="24"/>
            </w:rPr>
          </w:rPrChange>
        </w:rPr>
        <w:t xml:space="preserve">рение концентрации </w:t>
      </w:r>
      <w:r w:rsidR="00327070" w:rsidRPr="006E6534">
        <w:rPr>
          <w:rFonts w:cs="Times New Roman"/>
          <w:color w:val="000000" w:themeColor="text1"/>
          <w:szCs w:val="24"/>
          <w:rPrChange w:id="11992" w:author="N F" w:date="2023-12-05T03:08:00Z">
            <w:rPr>
              <w:rFonts w:cs="Times New Roman"/>
              <w:szCs w:val="24"/>
            </w:rPr>
          </w:rPrChange>
        </w:rPr>
        <w:t xml:space="preserve">осимертиниба и </w:t>
      </w:r>
      <w:r w:rsidR="00327070" w:rsidRPr="006E6534">
        <w:rPr>
          <w:rFonts w:cs="Times New Roman"/>
          <w:color w:val="000000" w:themeColor="text1"/>
          <w:szCs w:val="24"/>
          <w:lang w:val="en-US"/>
          <w:rPrChange w:id="11993" w:author="N F" w:date="2023-12-05T03:08:00Z">
            <w:rPr>
              <w:rFonts w:cs="Times New Roman"/>
              <w:szCs w:val="24"/>
              <w:lang w:val="en-US"/>
            </w:rPr>
          </w:rPrChange>
        </w:rPr>
        <w:t>AZ</w:t>
      </w:r>
      <w:r w:rsidR="00327070" w:rsidRPr="006E6534">
        <w:rPr>
          <w:rFonts w:cs="Times New Roman"/>
          <w:color w:val="000000" w:themeColor="text1"/>
          <w:szCs w:val="24"/>
          <w:rPrChange w:id="11994" w:author="N F" w:date="2023-12-05T03:08:00Z">
            <w:rPr>
              <w:rFonts w:cs="Times New Roman"/>
              <w:szCs w:val="24"/>
            </w:rPr>
          </w:rPrChange>
        </w:rPr>
        <w:t>7550 проводили</w:t>
      </w:r>
      <w:r w:rsidR="009B3805" w:rsidRPr="006E6534">
        <w:rPr>
          <w:rFonts w:cs="Times New Roman"/>
          <w:color w:val="000000" w:themeColor="text1"/>
          <w:szCs w:val="24"/>
          <w:rPrChange w:id="11995" w:author="N F" w:date="2023-12-05T03:08:00Z">
            <w:rPr>
              <w:rFonts w:cs="Times New Roman"/>
              <w:szCs w:val="24"/>
            </w:rPr>
          </w:rPrChange>
        </w:rPr>
        <w:t xml:space="preserve"> в исследованиях токсичности осимертиниба при многократном введении.</w:t>
      </w:r>
      <w:r w:rsidR="00327070" w:rsidRPr="006E6534">
        <w:rPr>
          <w:rFonts w:cs="Times New Roman"/>
          <w:color w:val="000000" w:themeColor="text1"/>
          <w:szCs w:val="24"/>
          <w:rPrChange w:id="11996" w:author="N F" w:date="2023-12-05T03:08:00Z">
            <w:rPr>
              <w:rFonts w:cs="Times New Roman"/>
              <w:szCs w:val="24"/>
            </w:rPr>
          </w:rPrChange>
        </w:rPr>
        <w:t xml:space="preserve"> </w:t>
      </w:r>
      <w:r w:rsidR="002C1EB7" w:rsidRPr="006E6534">
        <w:rPr>
          <w:rFonts w:cs="Times New Roman"/>
          <w:color w:val="000000" w:themeColor="text1"/>
          <w:szCs w:val="24"/>
          <w:rPrChange w:id="11997" w:author="N F" w:date="2023-12-05T03:08:00Z">
            <w:rPr>
              <w:rFonts w:cs="Times New Roman"/>
              <w:szCs w:val="24"/>
            </w:rPr>
          </w:rPrChange>
        </w:rPr>
        <w:t>У</w:t>
      </w:r>
      <w:r w:rsidR="005F0B85" w:rsidRPr="006E6534">
        <w:rPr>
          <w:rFonts w:cs="Times New Roman"/>
          <w:color w:val="000000" w:themeColor="text1"/>
          <w:szCs w:val="24"/>
          <w:rPrChange w:id="11998" w:author="N F" w:date="2023-12-05T03:08:00Z">
            <w:rPr>
              <w:rFonts w:cs="Times New Roman"/>
              <w:szCs w:val="24"/>
            </w:rPr>
          </w:rPrChange>
        </w:rPr>
        <w:t>ровни C</w:t>
      </w:r>
      <w:r w:rsidR="005F0B85" w:rsidRPr="006E6534">
        <w:rPr>
          <w:rFonts w:cs="Times New Roman"/>
          <w:color w:val="000000" w:themeColor="text1"/>
          <w:szCs w:val="24"/>
          <w:vertAlign w:val="subscript"/>
          <w:rPrChange w:id="11999" w:author="N F" w:date="2023-12-05T03:08:00Z">
            <w:rPr>
              <w:rFonts w:cs="Times New Roman"/>
              <w:szCs w:val="24"/>
              <w:vertAlign w:val="subscript"/>
            </w:rPr>
          </w:rPrChange>
        </w:rPr>
        <w:t>max</w:t>
      </w:r>
      <w:r w:rsidR="005F0B85" w:rsidRPr="006E6534">
        <w:rPr>
          <w:rFonts w:cs="Times New Roman"/>
          <w:color w:val="000000" w:themeColor="text1"/>
          <w:szCs w:val="24"/>
          <w:rPrChange w:id="12000" w:author="N F" w:date="2023-12-05T03:08:00Z">
            <w:rPr>
              <w:rFonts w:cs="Times New Roman"/>
              <w:szCs w:val="24"/>
            </w:rPr>
          </w:rPrChange>
        </w:rPr>
        <w:t xml:space="preserve"> и AUC</w:t>
      </w:r>
      <w:r w:rsidR="00711705" w:rsidRPr="006E6534">
        <w:rPr>
          <w:rFonts w:cs="Times New Roman"/>
          <w:color w:val="000000" w:themeColor="text1"/>
          <w:szCs w:val="24"/>
          <w:rPrChange w:id="12001" w:author="N F" w:date="2023-12-05T03:08:00Z">
            <w:rPr>
              <w:rFonts w:cs="Times New Roman"/>
              <w:szCs w:val="24"/>
            </w:rPr>
          </w:rPrChange>
        </w:rPr>
        <w:t xml:space="preserve"> в равновесном состоянии</w:t>
      </w:r>
      <w:r w:rsidR="005F0B85" w:rsidRPr="006E6534">
        <w:rPr>
          <w:rFonts w:cs="Times New Roman"/>
          <w:color w:val="000000" w:themeColor="text1"/>
          <w:szCs w:val="24"/>
          <w:rPrChange w:id="12002" w:author="N F" w:date="2023-12-05T03:08:00Z">
            <w:rPr>
              <w:rFonts w:cs="Times New Roman"/>
              <w:szCs w:val="24"/>
            </w:rPr>
          </w:rPrChange>
        </w:rPr>
        <w:t xml:space="preserve"> у людей при предлагаемой терапевтической дозе 80 мг </w:t>
      </w:r>
      <w:r w:rsidR="00767493" w:rsidRPr="006E6534">
        <w:rPr>
          <w:rFonts w:cs="Times New Roman"/>
          <w:color w:val="000000" w:themeColor="text1"/>
          <w:szCs w:val="24"/>
          <w:rPrChange w:id="12003" w:author="N F" w:date="2023-12-05T03:08:00Z">
            <w:rPr>
              <w:rFonts w:cs="Times New Roman"/>
              <w:szCs w:val="24"/>
            </w:rPr>
          </w:rPrChange>
        </w:rPr>
        <w:t xml:space="preserve">были сопоставимы или </w:t>
      </w:r>
      <w:r w:rsidR="00C01B04" w:rsidRPr="006E6534">
        <w:rPr>
          <w:rFonts w:cs="Times New Roman"/>
          <w:color w:val="000000" w:themeColor="text1"/>
          <w:szCs w:val="24"/>
          <w:rPrChange w:id="12004" w:author="N F" w:date="2023-12-05T03:08:00Z">
            <w:rPr>
              <w:rFonts w:cs="Times New Roman"/>
              <w:szCs w:val="24"/>
            </w:rPr>
          </w:rPrChange>
        </w:rPr>
        <w:t>превышали уровни</w:t>
      </w:r>
      <w:r w:rsidR="005F0B85" w:rsidRPr="006E6534">
        <w:rPr>
          <w:rFonts w:cs="Times New Roman"/>
          <w:color w:val="000000" w:themeColor="text1"/>
          <w:szCs w:val="24"/>
          <w:rPrChange w:id="12005" w:author="N F" w:date="2023-12-05T03:08:00Z">
            <w:rPr>
              <w:rFonts w:cs="Times New Roman"/>
              <w:szCs w:val="24"/>
            </w:rPr>
          </w:rPrChange>
        </w:rPr>
        <w:t>, достигаемые</w:t>
      </w:r>
      <w:r w:rsidR="00767493" w:rsidRPr="006E6534">
        <w:rPr>
          <w:rFonts w:cs="Times New Roman"/>
          <w:color w:val="000000" w:themeColor="text1"/>
          <w:szCs w:val="24"/>
          <w:rPrChange w:id="12006" w:author="N F" w:date="2023-12-05T03:08:00Z">
            <w:rPr>
              <w:rFonts w:cs="Times New Roman"/>
              <w:szCs w:val="24"/>
            </w:rPr>
          </w:rPrChange>
        </w:rPr>
        <w:t xml:space="preserve"> у </w:t>
      </w:r>
      <w:r w:rsidR="004E4857" w:rsidRPr="006E6534">
        <w:rPr>
          <w:rFonts w:cs="Times New Roman"/>
          <w:color w:val="000000" w:themeColor="text1"/>
          <w:szCs w:val="24"/>
          <w:rPrChange w:id="12007" w:author="N F" w:date="2023-12-05T03:08:00Z">
            <w:rPr>
              <w:rFonts w:cs="Times New Roman"/>
              <w:szCs w:val="24"/>
            </w:rPr>
          </w:rPrChange>
        </w:rPr>
        <w:t>животных</w:t>
      </w:r>
      <w:r w:rsidR="005F0B85" w:rsidRPr="006E6534">
        <w:rPr>
          <w:rFonts w:cs="Times New Roman"/>
          <w:color w:val="000000" w:themeColor="text1"/>
          <w:szCs w:val="24"/>
          <w:rPrChange w:id="12008" w:author="N F" w:date="2023-12-05T03:08:00Z">
            <w:rPr>
              <w:rFonts w:cs="Times New Roman"/>
              <w:szCs w:val="24"/>
            </w:rPr>
          </w:rPrChange>
        </w:rPr>
        <w:t xml:space="preserve"> при</w:t>
      </w:r>
      <w:r w:rsidR="00C01B04" w:rsidRPr="006E6534">
        <w:rPr>
          <w:rFonts w:cs="Times New Roman"/>
          <w:color w:val="000000" w:themeColor="text1"/>
          <w:szCs w:val="24"/>
          <w:rPrChange w:id="12009" w:author="N F" w:date="2023-12-05T03:08:00Z">
            <w:rPr>
              <w:rFonts w:cs="Times New Roman"/>
              <w:szCs w:val="24"/>
            </w:rPr>
          </w:rPrChange>
        </w:rPr>
        <w:t xml:space="preserve"> введении осимертиниба в</w:t>
      </w:r>
      <w:r w:rsidR="005F0B85" w:rsidRPr="006E6534">
        <w:rPr>
          <w:rFonts w:cs="Times New Roman"/>
          <w:color w:val="000000" w:themeColor="text1"/>
          <w:szCs w:val="24"/>
          <w:rPrChange w:id="12010" w:author="N F" w:date="2023-12-05T03:08:00Z">
            <w:rPr>
              <w:rFonts w:cs="Times New Roman"/>
              <w:szCs w:val="24"/>
            </w:rPr>
          </w:rPrChange>
        </w:rPr>
        <w:t xml:space="preserve"> высоких дозах в течение 3 мес</w:t>
      </w:r>
      <w:r w:rsidR="004E4857" w:rsidRPr="006E6534">
        <w:rPr>
          <w:rFonts w:cs="Times New Roman"/>
          <w:color w:val="000000" w:themeColor="text1"/>
          <w:szCs w:val="24"/>
          <w:rPrChange w:id="12011" w:author="N F" w:date="2023-12-05T03:08:00Z">
            <w:rPr>
              <w:rFonts w:cs="Times New Roman"/>
              <w:szCs w:val="24"/>
            </w:rPr>
          </w:rPrChange>
        </w:rPr>
        <w:t>.</w:t>
      </w:r>
      <w:r w:rsidR="009B3805" w:rsidRPr="006E6534">
        <w:rPr>
          <w:rFonts w:cs="Times New Roman"/>
          <w:color w:val="000000" w:themeColor="text1"/>
          <w:szCs w:val="24"/>
          <w:rPrChange w:id="12012" w:author="N F" w:date="2023-12-05T03:08:00Z">
            <w:rPr>
              <w:rFonts w:cs="Times New Roman"/>
              <w:szCs w:val="24"/>
            </w:rPr>
          </w:rPrChange>
        </w:rPr>
        <w:t xml:space="preserve"> (</w:t>
      </w:r>
      <w:r w:rsidR="004E4857" w:rsidRPr="006E6534">
        <w:rPr>
          <w:rFonts w:cs="Times New Roman"/>
          <w:color w:val="000000" w:themeColor="text1"/>
          <w:szCs w:val="24"/>
          <w:lang w:val="en-US"/>
          <w:rPrChange w:id="12013" w:author="N F" w:date="2023-12-05T03:08:00Z">
            <w:rPr>
              <w:rFonts w:cs="Times New Roman"/>
              <w:szCs w:val="24"/>
              <w:lang w:val="en-US"/>
            </w:rPr>
          </w:rPrChange>
        </w:rPr>
        <w:t>AUC</w:t>
      </w:r>
      <w:r w:rsidR="004E4857" w:rsidRPr="006E6534">
        <w:rPr>
          <w:rFonts w:cs="Times New Roman"/>
          <w:color w:val="000000" w:themeColor="text1"/>
          <w:szCs w:val="24"/>
          <w:rPrChange w:id="12014" w:author="N F" w:date="2023-12-05T03:08:00Z">
            <w:rPr>
              <w:rFonts w:cs="Times New Roman"/>
              <w:szCs w:val="24"/>
            </w:rPr>
          </w:rPrChange>
        </w:rPr>
        <w:t xml:space="preserve"> 5880 и 16200 нмоль*ч/л у самцов и самок крыс соответственно</w:t>
      </w:r>
      <w:r w:rsidR="0070493A" w:rsidRPr="006E6534">
        <w:rPr>
          <w:rFonts w:cs="Times New Roman"/>
          <w:color w:val="000000" w:themeColor="text1"/>
          <w:szCs w:val="24"/>
          <w:rPrChange w:id="12015" w:author="N F" w:date="2023-12-05T03:08:00Z">
            <w:rPr>
              <w:rFonts w:cs="Times New Roman"/>
              <w:szCs w:val="24"/>
            </w:rPr>
          </w:rPrChange>
        </w:rPr>
        <w:t>; 5420 нмоль</w:t>
      </w:r>
      <w:r w:rsidR="00E05CEE" w:rsidRPr="006E6534">
        <w:rPr>
          <w:rFonts w:cs="Times New Roman"/>
          <w:color w:val="000000" w:themeColor="text1"/>
          <w:szCs w:val="24"/>
          <w:rPrChange w:id="12016" w:author="N F" w:date="2023-12-05T03:08:00Z">
            <w:rPr>
              <w:rFonts w:cs="Times New Roman"/>
              <w:szCs w:val="24"/>
            </w:rPr>
          </w:rPrChange>
        </w:rPr>
        <w:t xml:space="preserve">*ч </w:t>
      </w:r>
      <w:r w:rsidR="0070493A" w:rsidRPr="006E6534">
        <w:rPr>
          <w:rFonts w:cs="Times New Roman"/>
          <w:color w:val="000000" w:themeColor="text1"/>
          <w:szCs w:val="24"/>
          <w:rPrChange w:id="12017" w:author="N F" w:date="2023-12-05T03:08:00Z">
            <w:rPr>
              <w:rFonts w:cs="Times New Roman"/>
              <w:szCs w:val="24"/>
            </w:rPr>
          </w:rPrChange>
        </w:rPr>
        <w:t>/л</w:t>
      </w:r>
      <w:r w:rsidR="00E05CEE" w:rsidRPr="006E6534">
        <w:rPr>
          <w:rFonts w:cs="Times New Roman"/>
          <w:color w:val="000000" w:themeColor="text1"/>
          <w:szCs w:val="24"/>
          <w:rPrChange w:id="12018" w:author="N F" w:date="2023-12-05T03:08:00Z">
            <w:rPr>
              <w:rFonts w:cs="Times New Roman"/>
              <w:szCs w:val="24"/>
            </w:rPr>
          </w:rPrChange>
        </w:rPr>
        <w:t xml:space="preserve"> </w:t>
      </w:r>
      <w:r w:rsidR="0070493A" w:rsidRPr="006E6534">
        <w:rPr>
          <w:rFonts w:cs="Times New Roman"/>
          <w:color w:val="000000" w:themeColor="text1"/>
          <w:szCs w:val="24"/>
          <w:rPrChange w:id="12019" w:author="N F" w:date="2023-12-05T03:08:00Z">
            <w:rPr>
              <w:rFonts w:cs="Times New Roman"/>
              <w:szCs w:val="24"/>
            </w:rPr>
          </w:rPrChange>
        </w:rPr>
        <w:t>у собак</w:t>
      </w:r>
      <w:r w:rsidR="009B3805" w:rsidRPr="006E6534">
        <w:rPr>
          <w:rFonts w:cs="Times New Roman"/>
          <w:color w:val="000000" w:themeColor="text1"/>
          <w:szCs w:val="24"/>
          <w:rPrChange w:id="12020" w:author="N F" w:date="2023-12-05T03:08:00Z">
            <w:rPr>
              <w:rFonts w:cs="Times New Roman"/>
              <w:szCs w:val="24"/>
            </w:rPr>
          </w:rPrChange>
        </w:rPr>
        <w:t>)</w:t>
      </w:r>
      <w:r w:rsidR="005F0B85" w:rsidRPr="006E6534">
        <w:rPr>
          <w:rFonts w:cs="Times New Roman"/>
          <w:color w:val="000000" w:themeColor="text1"/>
          <w:szCs w:val="24"/>
          <w:rPrChange w:id="12021" w:author="N F" w:date="2023-12-05T03:08:00Z">
            <w:rPr>
              <w:rFonts w:cs="Times New Roman"/>
              <w:szCs w:val="24"/>
            </w:rPr>
          </w:rPrChange>
        </w:rPr>
        <w:t>.</w:t>
      </w:r>
      <w:r w:rsidR="00482015" w:rsidRPr="006E6534">
        <w:rPr>
          <w:rFonts w:cs="Times New Roman"/>
          <w:color w:val="000000" w:themeColor="text1"/>
          <w:szCs w:val="24"/>
          <w:rPrChange w:id="12022" w:author="N F" w:date="2023-12-05T03:08:00Z">
            <w:rPr>
              <w:rFonts w:cs="Times New Roman"/>
              <w:szCs w:val="24"/>
            </w:rPr>
          </w:rPrChange>
        </w:rPr>
        <w:t xml:space="preserve"> На основании полученных данных авторы заключили, что </w:t>
      </w:r>
      <w:r w:rsidR="000C5A94" w:rsidRPr="006E6534">
        <w:rPr>
          <w:rFonts w:cs="Times New Roman"/>
          <w:color w:val="000000" w:themeColor="text1"/>
          <w:szCs w:val="24"/>
          <w:rPrChange w:id="12023" w:author="N F" w:date="2023-12-05T03:08:00Z">
            <w:rPr>
              <w:rFonts w:cs="Times New Roman"/>
              <w:szCs w:val="24"/>
            </w:rPr>
          </w:rPrChange>
        </w:rPr>
        <w:t>токсические эффекты осимертиниба наступают при терапевтическом использовании.</w:t>
      </w:r>
      <w:r w:rsidR="005F0B85" w:rsidRPr="006E6534">
        <w:rPr>
          <w:rFonts w:cs="Times New Roman"/>
          <w:color w:val="000000" w:themeColor="text1"/>
          <w:szCs w:val="24"/>
          <w:rPrChange w:id="12024" w:author="N F" w:date="2023-12-05T03:08:00Z">
            <w:rPr>
              <w:rFonts w:cs="Times New Roman"/>
              <w:szCs w:val="24"/>
            </w:rPr>
          </w:rPrChange>
        </w:rPr>
        <w:t xml:space="preserve"> </w:t>
      </w:r>
      <w:r w:rsidR="00C01B04" w:rsidRPr="006E6534">
        <w:rPr>
          <w:rFonts w:cs="Times New Roman"/>
          <w:color w:val="000000" w:themeColor="text1"/>
          <w:szCs w:val="24"/>
          <w:rPrChange w:id="12025" w:author="N F" w:date="2023-12-05T03:08:00Z">
            <w:rPr>
              <w:rFonts w:cs="Times New Roman"/>
              <w:szCs w:val="24"/>
            </w:rPr>
          </w:rPrChange>
        </w:rPr>
        <w:t>П</w:t>
      </w:r>
      <w:r w:rsidR="005F0B85" w:rsidRPr="006E6534">
        <w:rPr>
          <w:rFonts w:cs="Times New Roman"/>
          <w:color w:val="000000" w:themeColor="text1"/>
          <w:szCs w:val="24"/>
          <w:rPrChange w:id="12026" w:author="N F" w:date="2023-12-05T03:08:00Z">
            <w:rPr>
              <w:rFonts w:cs="Times New Roman"/>
              <w:szCs w:val="24"/>
            </w:rPr>
          </w:rPrChange>
        </w:rPr>
        <w:t xml:space="preserve">араметры токсикокинетики для метаболита AZ5104 недоступны </w:t>
      </w:r>
      <w:r w:rsidR="00C01B04" w:rsidRPr="006E6534">
        <w:rPr>
          <w:rFonts w:cs="Times New Roman"/>
          <w:color w:val="000000" w:themeColor="text1"/>
          <w:szCs w:val="24"/>
          <w:rPrChange w:id="12027" w:author="N F" w:date="2023-12-05T03:08:00Z">
            <w:rPr>
              <w:rFonts w:cs="Times New Roman"/>
              <w:szCs w:val="24"/>
            </w:rPr>
          </w:rPrChange>
        </w:rPr>
        <w:t xml:space="preserve">для </w:t>
      </w:r>
      <w:r w:rsidR="005F0B85" w:rsidRPr="006E6534">
        <w:rPr>
          <w:rFonts w:cs="Times New Roman"/>
          <w:color w:val="000000" w:themeColor="text1"/>
          <w:szCs w:val="24"/>
          <w:rPrChange w:id="12028" w:author="N F" w:date="2023-12-05T03:08:00Z">
            <w:rPr>
              <w:rFonts w:cs="Times New Roman"/>
              <w:szCs w:val="24"/>
            </w:rPr>
          </w:rPrChange>
        </w:rPr>
        <w:t>исследований</w:t>
      </w:r>
      <w:r w:rsidR="00C01B04" w:rsidRPr="006E6534">
        <w:rPr>
          <w:rFonts w:cs="Times New Roman"/>
          <w:color w:val="000000" w:themeColor="text1"/>
          <w:szCs w:val="24"/>
          <w:rPrChange w:id="12029" w:author="N F" w:date="2023-12-05T03:08:00Z">
            <w:rPr>
              <w:rFonts w:cs="Times New Roman"/>
              <w:szCs w:val="24"/>
            </w:rPr>
          </w:rPrChange>
        </w:rPr>
        <w:t xml:space="preserve"> длительностью 3 мес.</w:t>
      </w:r>
      <w:r w:rsidR="005F0B85" w:rsidRPr="006E6534">
        <w:rPr>
          <w:rFonts w:cs="Times New Roman"/>
          <w:color w:val="000000" w:themeColor="text1"/>
          <w:szCs w:val="24"/>
          <w:rPrChange w:id="12030" w:author="N F" w:date="2023-12-05T03:08:00Z">
            <w:rPr>
              <w:rFonts w:cs="Times New Roman"/>
              <w:szCs w:val="24"/>
            </w:rPr>
          </w:rPrChange>
        </w:rPr>
        <w:t xml:space="preserve"> </w:t>
      </w:r>
      <w:r w:rsidR="00C01B04" w:rsidRPr="006E6534">
        <w:rPr>
          <w:rFonts w:cs="Times New Roman"/>
          <w:color w:val="000000" w:themeColor="text1"/>
          <w:szCs w:val="24"/>
          <w:rPrChange w:id="12031" w:author="N F" w:date="2023-12-05T03:08:00Z">
            <w:rPr>
              <w:rFonts w:cs="Times New Roman"/>
              <w:szCs w:val="24"/>
            </w:rPr>
          </w:rPrChange>
        </w:rPr>
        <w:t xml:space="preserve">с использованием </w:t>
      </w:r>
      <w:r w:rsidR="005F0B85" w:rsidRPr="006E6534">
        <w:rPr>
          <w:rFonts w:cs="Times New Roman"/>
          <w:color w:val="000000" w:themeColor="text1"/>
          <w:szCs w:val="24"/>
          <w:rPrChange w:id="12032" w:author="N F" w:date="2023-12-05T03:08:00Z">
            <w:rPr>
              <w:rFonts w:cs="Times New Roman"/>
              <w:szCs w:val="24"/>
            </w:rPr>
          </w:rPrChange>
        </w:rPr>
        <w:t>крыс и собак</w:t>
      </w:r>
      <w:r w:rsidR="00D05999" w:rsidRPr="006E6534">
        <w:rPr>
          <w:rFonts w:cs="Times New Roman"/>
          <w:color w:val="000000" w:themeColor="text1"/>
          <w:szCs w:val="24"/>
          <w:rPrChange w:id="12033" w:author="N F" w:date="2023-12-05T03:08:00Z">
            <w:rPr>
              <w:rFonts w:cs="Times New Roman"/>
              <w:szCs w:val="24"/>
            </w:rPr>
          </w:rPrChange>
        </w:rPr>
        <w:t xml:space="preserve"> </w:t>
      </w:r>
      <w:ins w:id="12034" w:author="Barshadskaya, Yuliya" w:date="2024-01-14T17:47:00Z">
        <w:r w:rsidR="00426134" w:rsidRPr="0001519A">
          <w:rPr>
            <w:rFonts w:cs="Times New Roman"/>
            <w:color w:val="000000" w:themeColor="text1"/>
            <w:lang w:val="en-US"/>
          </w:rPr>
          <w:fldChar w:fldCharType="begin"/>
        </w:r>
        <w:r w:rsidR="00426134"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426134" w:rsidRPr="0001519A">
          <w:rPr>
            <w:rFonts w:cs="Times New Roman"/>
            <w:color w:val="000000" w:themeColor="text1"/>
            <w:lang w:val="en-US"/>
          </w:rPr>
          <w:fldChar w:fldCharType="separate"/>
        </w:r>
        <w:r w:rsidR="00426134" w:rsidRPr="0018315E">
          <w:rPr>
            <w:rFonts w:cs="Times New Roman"/>
            <w:color w:val="000000" w:themeColor="text1"/>
          </w:rPr>
          <w:t>[</w:t>
        </w:r>
        <w:r w:rsidR="00426134">
          <w:rPr>
            <w:rFonts w:cs="Times New Roman"/>
            <w:color w:val="000000" w:themeColor="text1"/>
          </w:rPr>
          <w:t>3</w:t>
        </w:r>
        <w:r w:rsidR="00426134" w:rsidRPr="00DD38F1">
          <w:rPr>
            <w:rFonts w:cs="Times New Roman"/>
            <w:color w:val="000000" w:themeColor="text1"/>
          </w:rPr>
          <w:t>]</w:t>
        </w:r>
        <w:r w:rsidR="00426134" w:rsidRPr="0001519A">
          <w:rPr>
            <w:rFonts w:cs="Times New Roman"/>
            <w:color w:val="000000" w:themeColor="text1"/>
            <w:lang w:val="en-US"/>
          </w:rPr>
          <w:fldChar w:fldCharType="end"/>
        </w:r>
      </w:ins>
      <w:del w:id="12035" w:author="Barshadskaya, Yuliya" w:date="2024-01-14T17:47:00Z">
        <w:r w:rsidR="005F0B85" w:rsidRPr="006E6534" w:rsidDel="00426134">
          <w:rPr>
            <w:rFonts w:cs="Times New Roman"/>
            <w:color w:val="000000" w:themeColor="text1"/>
            <w:szCs w:val="24"/>
            <w:rPrChange w:id="12036" w:author="N F" w:date="2023-12-05T03:08:00Z">
              <w:rPr>
                <w:rFonts w:cs="Times New Roman"/>
                <w:szCs w:val="24"/>
              </w:rPr>
            </w:rPrChange>
          </w:rPr>
          <w:fldChar w:fldCharType="begin"/>
        </w:r>
        <w:r w:rsidR="005F0B85" w:rsidRPr="006E6534" w:rsidDel="00426134">
          <w:rPr>
            <w:rFonts w:cs="Times New Roman"/>
            <w:color w:val="000000" w:themeColor="text1"/>
            <w:szCs w:val="24"/>
            <w:rPrChange w:id="12037" w:author="N F" w:date="2023-12-05T03:08:00Z">
              <w:rPr>
                <w:rFonts w:cs="Times New Roman"/>
                <w:szCs w:val="24"/>
              </w:rPr>
            </w:rPrChange>
          </w:rPr>
          <w:delInstrText xml:space="preserve"> ADDIN ZOTERO_ITEM CSL_CITATION {"citationID":"F2ilkmvJ","properties":{"formattedCitation":"(13)","plainCitation":"(13)","noteIndex":0},"citationItems":[{"id":161897,"uris":["http://zotero.org/groups/4735135/items/WX22NTFD"],"itemData":{"id":161897,"type":"webpage","title":"Assessment report. Tagrisso","URL":"https://www.ema.europa.eu/en/documents/assessment-report/tagrisso-epar-public-assessment-report_en.pdf","author":[{"family":"EMA","given":""}],"accessed":{"date-parts":[["2022",8,2]]},"issued":{"date-parts":[["2015"]]}}}],"schema":"https://github.com/citation-style-language/schema/raw/master/csl-citation.json"} </w:delInstrText>
        </w:r>
        <w:r w:rsidR="005F0B85" w:rsidRPr="006E6534" w:rsidDel="00426134">
          <w:rPr>
            <w:rFonts w:cs="Times New Roman"/>
            <w:color w:val="000000" w:themeColor="text1"/>
            <w:szCs w:val="24"/>
            <w:rPrChange w:id="12038" w:author="N F" w:date="2023-12-05T03:08:00Z">
              <w:rPr>
                <w:rFonts w:cs="Times New Roman"/>
                <w:szCs w:val="24"/>
              </w:rPr>
            </w:rPrChange>
          </w:rPr>
          <w:fldChar w:fldCharType="separate"/>
        </w:r>
        <w:r w:rsidR="005F0B85" w:rsidRPr="006E6534" w:rsidDel="00426134">
          <w:rPr>
            <w:rFonts w:cs="Times New Roman"/>
            <w:color w:val="000000" w:themeColor="text1"/>
            <w:szCs w:val="24"/>
            <w:rPrChange w:id="12039" w:author="N F" w:date="2023-12-05T03:08:00Z">
              <w:rPr>
                <w:rFonts w:cs="Times New Roman"/>
                <w:szCs w:val="24"/>
              </w:rPr>
            </w:rPrChange>
          </w:rPr>
          <w:delText>(13)</w:delText>
        </w:r>
        <w:r w:rsidR="005F0B85" w:rsidRPr="006E6534" w:rsidDel="00426134">
          <w:rPr>
            <w:rFonts w:cs="Times New Roman"/>
            <w:color w:val="000000" w:themeColor="text1"/>
            <w:szCs w:val="24"/>
            <w:rPrChange w:id="12040" w:author="N F" w:date="2023-12-05T03:08:00Z">
              <w:rPr>
                <w:rFonts w:cs="Times New Roman"/>
                <w:szCs w:val="24"/>
              </w:rPr>
            </w:rPrChange>
          </w:rPr>
          <w:fldChar w:fldCharType="end"/>
        </w:r>
      </w:del>
      <w:r w:rsidR="005F0B85" w:rsidRPr="006E6534">
        <w:rPr>
          <w:rFonts w:cs="Times New Roman"/>
          <w:color w:val="000000" w:themeColor="text1"/>
          <w:szCs w:val="24"/>
          <w:rPrChange w:id="12041" w:author="N F" w:date="2023-12-05T03:08:00Z">
            <w:rPr>
              <w:rFonts w:cs="Times New Roman"/>
              <w:szCs w:val="24"/>
            </w:rPr>
          </w:rPrChange>
        </w:rPr>
        <w:t>.</w:t>
      </w:r>
    </w:p>
    <w:p w14:paraId="20D61E9F" w14:textId="77777777" w:rsidR="00912246" w:rsidRPr="006E6534" w:rsidRDefault="00912246">
      <w:pPr>
        <w:pStyle w:val="SDText"/>
        <w:spacing w:after="0"/>
        <w:rPr>
          <w:rFonts w:cs="Times New Roman"/>
          <w:color w:val="000000" w:themeColor="text1"/>
          <w:szCs w:val="24"/>
          <w:rPrChange w:id="12042" w:author="N F" w:date="2023-12-05T03:08:00Z">
            <w:rPr>
              <w:rFonts w:cs="Times New Roman"/>
              <w:szCs w:val="24"/>
            </w:rPr>
          </w:rPrChange>
        </w:rPr>
        <w:pPrChange w:id="12043" w:author="Barshadskaya, Yuliya" w:date="2024-01-14T17:47:00Z">
          <w:pPr>
            <w:pStyle w:val="SDText"/>
          </w:pPr>
        </w:pPrChange>
      </w:pPr>
    </w:p>
    <w:p w14:paraId="49EA86A9" w14:textId="636C9CB6" w:rsidR="00912246" w:rsidRPr="006E6534" w:rsidRDefault="009B60EB">
      <w:pPr>
        <w:pStyle w:val="3"/>
        <w:numPr>
          <w:ilvl w:val="0"/>
          <w:numId w:val="0"/>
        </w:numPr>
        <w:spacing w:line="240" w:lineRule="auto"/>
        <w:rPr>
          <w:rFonts w:cs="Times New Roman"/>
          <w:sz w:val="24"/>
          <w:rPrChange w:id="12044" w:author="N F" w:date="2023-12-05T03:08:00Z">
            <w:rPr/>
          </w:rPrChange>
        </w:rPr>
        <w:pPrChange w:id="12045" w:author="Barshadskaya, Yuliya" w:date="2024-01-14T17:52:00Z">
          <w:pPr>
            <w:pStyle w:val="3"/>
          </w:pPr>
        </w:pPrChange>
      </w:pPr>
      <w:bookmarkStart w:id="12046" w:name="_Toc115733033"/>
      <w:ins w:id="12047" w:author="Barshadskaya, Yuliya" w:date="2024-01-14T17:52:00Z">
        <w:r>
          <w:rPr>
            <w:rFonts w:cs="Times New Roman"/>
            <w:sz w:val="24"/>
          </w:rPr>
          <w:t xml:space="preserve">3.3.8. </w:t>
        </w:r>
      </w:ins>
      <w:r w:rsidR="00912246" w:rsidRPr="006E6534">
        <w:rPr>
          <w:rFonts w:cs="Times New Roman"/>
          <w:sz w:val="24"/>
          <w:rPrChange w:id="12048" w:author="N F" w:date="2023-12-05T03:08:00Z">
            <w:rPr/>
          </w:rPrChange>
        </w:rPr>
        <w:t>Прочие исследования</w:t>
      </w:r>
      <w:bookmarkEnd w:id="12046"/>
    </w:p>
    <w:p w14:paraId="4F95FB3D" w14:textId="77045DAE" w:rsidR="00E71939" w:rsidRPr="006E6534" w:rsidRDefault="009B60EB">
      <w:pPr>
        <w:pStyle w:val="4"/>
        <w:numPr>
          <w:ilvl w:val="0"/>
          <w:numId w:val="0"/>
        </w:numPr>
        <w:spacing w:line="240" w:lineRule="auto"/>
        <w:rPr>
          <w:rFonts w:cs="Times New Roman"/>
          <w:i w:val="0"/>
          <w:iCs w:val="0"/>
          <w:szCs w:val="24"/>
          <w:rPrChange w:id="12049" w:author="N F" w:date="2023-12-05T03:08:00Z">
            <w:rPr>
              <w:szCs w:val="24"/>
            </w:rPr>
          </w:rPrChange>
        </w:rPr>
        <w:pPrChange w:id="12050" w:author="Barshadskaya, Yuliya" w:date="2024-01-14T17:52:00Z">
          <w:pPr>
            <w:pStyle w:val="4"/>
          </w:pPr>
        </w:pPrChange>
      </w:pPr>
      <w:bookmarkStart w:id="12051" w:name="_Toc115733034"/>
      <w:ins w:id="12052" w:author="Barshadskaya, Yuliya" w:date="2024-01-14T17:52:00Z">
        <w:r>
          <w:rPr>
            <w:rFonts w:cs="Times New Roman"/>
            <w:i w:val="0"/>
            <w:iCs w:val="0"/>
            <w:szCs w:val="24"/>
          </w:rPr>
          <w:t xml:space="preserve">3.3.8.1. </w:t>
        </w:r>
      </w:ins>
      <w:r w:rsidR="00552403" w:rsidRPr="006E6534">
        <w:rPr>
          <w:rFonts w:cs="Times New Roman"/>
          <w:i w:val="0"/>
          <w:iCs w:val="0"/>
          <w:szCs w:val="24"/>
          <w:rPrChange w:id="12053" w:author="N F" w:date="2023-12-05T03:08:00Z">
            <w:rPr>
              <w:szCs w:val="24"/>
            </w:rPr>
          </w:rPrChange>
        </w:rPr>
        <w:t>Фототоксичность</w:t>
      </w:r>
      <w:bookmarkEnd w:id="12051"/>
    </w:p>
    <w:p w14:paraId="7BF57D25" w14:textId="3DD2050E" w:rsidR="00720051" w:rsidRPr="006E6534" w:rsidRDefault="0091448B">
      <w:pPr>
        <w:pStyle w:val="SDText"/>
        <w:spacing w:after="0"/>
        <w:rPr>
          <w:rFonts w:cs="Times New Roman"/>
          <w:color w:val="000000" w:themeColor="text1"/>
          <w:szCs w:val="24"/>
          <w:rPrChange w:id="12054" w:author="N F" w:date="2023-12-05T03:08:00Z">
            <w:rPr>
              <w:rFonts w:cs="Times New Roman"/>
              <w:szCs w:val="24"/>
            </w:rPr>
          </w:rPrChange>
        </w:rPr>
        <w:pPrChange w:id="12055" w:author="Barshadskaya, Yuliya" w:date="2024-01-14T17:52:00Z">
          <w:pPr>
            <w:pStyle w:val="SDText"/>
          </w:pPr>
        </w:pPrChange>
      </w:pPr>
      <w:r w:rsidRPr="006E6534">
        <w:rPr>
          <w:rFonts w:cs="Times New Roman"/>
          <w:color w:val="000000" w:themeColor="text1"/>
          <w:szCs w:val="24"/>
          <w:rPrChange w:id="12056" w:author="N F" w:date="2023-12-05T03:08:00Z">
            <w:rPr>
              <w:rFonts w:cs="Times New Roman"/>
              <w:szCs w:val="24"/>
            </w:rPr>
          </w:rPrChange>
        </w:rPr>
        <w:t>Фототоксичность осимертиниба оценивали</w:t>
      </w:r>
      <w:r w:rsidR="005B2E8B" w:rsidRPr="006E6534">
        <w:rPr>
          <w:rFonts w:cs="Times New Roman"/>
          <w:color w:val="000000" w:themeColor="text1"/>
          <w:szCs w:val="24"/>
          <w:rPrChange w:id="12057" w:author="N F" w:date="2023-12-05T03:08:00Z">
            <w:rPr>
              <w:rFonts w:cs="Times New Roman"/>
              <w:szCs w:val="24"/>
            </w:rPr>
          </w:rPrChange>
        </w:rPr>
        <w:t xml:space="preserve"> по выживаемости клеток линии 3</w:t>
      </w:r>
      <w:r w:rsidR="005B2E8B" w:rsidRPr="006E6534">
        <w:rPr>
          <w:rFonts w:cs="Times New Roman"/>
          <w:color w:val="000000" w:themeColor="text1"/>
          <w:szCs w:val="24"/>
          <w:lang w:val="en-US"/>
          <w:rPrChange w:id="12058" w:author="N F" w:date="2023-12-05T03:08:00Z">
            <w:rPr>
              <w:rFonts w:cs="Times New Roman"/>
              <w:szCs w:val="24"/>
              <w:lang w:val="en-US"/>
            </w:rPr>
          </w:rPrChange>
        </w:rPr>
        <w:t>T</w:t>
      </w:r>
      <w:r w:rsidR="005B2E8B" w:rsidRPr="006E6534">
        <w:rPr>
          <w:rFonts w:cs="Times New Roman"/>
          <w:color w:val="000000" w:themeColor="text1"/>
          <w:szCs w:val="24"/>
          <w:rPrChange w:id="12059" w:author="N F" w:date="2023-12-05T03:08:00Z">
            <w:rPr>
              <w:rFonts w:cs="Times New Roman"/>
              <w:szCs w:val="24"/>
            </w:rPr>
          </w:rPrChange>
        </w:rPr>
        <w:t xml:space="preserve">3 мышей </w:t>
      </w:r>
      <w:r w:rsidR="005B2E8B" w:rsidRPr="006E6534">
        <w:rPr>
          <w:rFonts w:cs="Times New Roman"/>
          <w:color w:val="000000" w:themeColor="text1"/>
          <w:szCs w:val="24"/>
          <w:lang w:val="en-US"/>
          <w:rPrChange w:id="12060" w:author="N F" w:date="2023-12-05T03:08:00Z">
            <w:rPr>
              <w:rFonts w:cs="Times New Roman"/>
              <w:szCs w:val="24"/>
              <w:lang w:val="en-US"/>
            </w:rPr>
          </w:rPrChange>
        </w:rPr>
        <w:t>Balb</w:t>
      </w:r>
      <w:r w:rsidR="005B2E8B" w:rsidRPr="006E6534">
        <w:rPr>
          <w:rFonts w:cs="Times New Roman"/>
          <w:color w:val="000000" w:themeColor="text1"/>
          <w:szCs w:val="24"/>
          <w:rPrChange w:id="12061" w:author="N F" w:date="2023-12-05T03:08:00Z">
            <w:rPr>
              <w:rFonts w:cs="Times New Roman"/>
              <w:szCs w:val="24"/>
            </w:rPr>
          </w:rPrChange>
        </w:rPr>
        <w:t>/</w:t>
      </w:r>
      <w:r w:rsidR="005B2E8B" w:rsidRPr="006E6534">
        <w:rPr>
          <w:rFonts w:cs="Times New Roman"/>
          <w:color w:val="000000" w:themeColor="text1"/>
          <w:szCs w:val="24"/>
          <w:lang w:val="en-US"/>
          <w:rPrChange w:id="12062" w:author="N F" w:date="2023-12-05T03:08:00Z">
            <w:rPr>
              <w:rFonts w:cs="Times New Roman"/>
              <w:szCs w:val="24"/>
              <w:lang w:val="en-US"/>
            </w:rPr>
          </w:rPrChange>
        </w:rPr>
        <w:t>c</w:t>
      </w:r>
      <w:r w:rsidR="005B2E8B" w:rsidRPr="006E6534">
        <w:rPr>
          <w:rFonts w:cs="Times New Roman"/>
          <w:color w:val="000000" w:themeColor="text1"/>
          <w:szCs w:val="24"/>
          <w:rPrChange w:id="12063" w:author="N F" w:date="2023-12-05T03:08:00Z">
            <w:rPr>
              <w:rFonts w:cs="Times New Roman"/>
              <w:szCs w:val="24"/>
            </w:rPr>
          </w:rPrChange>
        </w:rPr>
        <w:t xml:space="preserve"> с</w:t>
      </w:r>
      <w:r w:rsidR="003A1E75" w:rsidRPr="006E6534">
        <w:rPr>
          <w:rFonts w:cs="Times New Roman"/>
          <w:color w:val="000000" w:themeColor="text1"/>
          <w:szCs w:val="24"/>
          <w:rPrChange w:id="12064" w:author="N F" w:date="2023-12-05T03:08:00Z">
            <w:rPr>
              <w:rFonts w:cs="Times New Roman"/>
              <w:szCs w:val="24"/>
            </w:rPr>
          </w:rPrChange>
        </w:rPr>
        <w:t xml:space="preserve"> </w:t>
      </w:r>
      <w:r w:rsidR="005B2E8B" w:rsidRPr="006E6534">
        <w:rPr>
          <w:rFonts w:cs="Times New Roman"/>
          <w:color w:val="000000" w:themeColor="text1"/>
          <w:szCs w:val="24"/>
          <w:rPrChange w:id="12065" w:author="N F" w:date="2023-12-05T03:08:00Z">
            <w:rPr>
              <w:rFonts w:cs="Times New Roman"/>
              <w:szCs w:val="24"/>
            </w:rPr>
          </w:rPrChange>
        </w:rPr>
        <w:t>помощью</w:t>
      </w:r>
      <w:r w:rsidRPr="006E6534">
        <w:rPr>
          <w:rFonts w:cs="Times New Roman"/>
          <w:color w:val="000000" w:themeColor="text1"/>
          <w:szCs w:val="24"/>
          <w:rPrChange w:id="12066" w:author="N F" w:date="2023-12-05T03:08:00Z">
            <w:rPr>
              <w:rFonts w:cs="Times New Roman"/>
              <w:szCs w:val="24"/>
            </w:rPr>
          </w:rPrChange>
        </w:rPr>
        <w:t xml:space="preserve"> </w:t>
      </w:r>
      <w:r w:rsidR="003A1E75" w:rsidRPr="006E6534">
        <w:rPr>
          <w:rFonts w:cs="Times New Roman"/>
          <w:color w:val="000000" w:themeColor="text1"/>
          <w:szCs w:val="24"/>
          <w:rPrChange w:id="12067" w:author="N F" w:date="2023-12-05T03:08:00Z">
            <w:rPr>
              <w:rFonts w:cs="Times New Roman"/>
              <w:szCs w:val="24"/>
            </w:rPr>
          </w:rPrChange>
        </w:rPr>
        <w:t xml:space="preserve">метода определения </w:t>
      </w:r>
      <w:r w:rsidRPr="006E6534">
        <w:rPr>
          <w:rFonts w:cs="Times New Roman"/>
          <w:color w:val="000000" w:themeColor="text1"/>
          <w:szCs w:val="24"/>
          <w:rPrChange w:id="12068" w:author="N F" w:date="2023-12-05T03:08:00Z">
            <w:rPr>
              <w:rFonts w:cs="Times New Roman"/>
              <w:szCs w:val="24"/>
            </w:rPr>
          </w:rPrChange>
        </w:rPr>
        <w:t>поглощени</w:t>
      </w:r>
      <w:r w:rsidR="003A1E75" w:rsidRPr="006E6534">
        <w:rPr>
          <w:rFonts w:cs="Times New Roman"/>
          <w:color w:val="000000" w:themeColor="text1"/>
          <w:szCs w:val="24"/>
          <w:rPrChange w:id="12069" w:author="N F" w:date="2023-12-05T03:08:00Z">
            <w:rPr>
              <w:rFonts w:cs="Times New Roman"/>
              <w:szCs w:val="24"/>
            </w:rPr>
          </w:rPrChange>
        </w:rPr>
        <w:t>я красителя</w:t>
      </w:r>
      <w:r w:rsidRPr="006E6534">
        <w:rPr>
          <w:rFonts w:cs="Times New Roman"/>
          <w:color w:val="000000" w:themeColor="text1"/>
          <w:szCs w:val="24"/>
          <w:rPrChange w:id="12070" w:author="N F" w:date="2023-12-05T03:08:00Z">
            <w:rPr>
              <w:rFonts w:cs="Times New Roman"/>
              <w:szCs w:val="24"/>
            </w:rPr>
          </w:rPrChange>
        </w:rPr>
        <w:t xml:space="preserve"> нейтрального красного. </w:t>
      </w:r>
      <w:r w:rsidR="003A1E75" w:rsidRPr="006E6534">
        <w:rPr>
          <w:rFonts w:cs="Times New Roman"/>
          <w:color w:val="000000" w:themeColor="text1"/>
          <w:szCs w:val="24"/>
          <w:rPrChange w:id="12071" w:author="N F" w:date="2023-12-05T03:08:00Z">
            <w:rPr>
              <w:rFonts w:cs="Times New Roman"/>
              <w:szCs w:val="24"/>
            </w:rPr>
          </w:rPrChange>
        </w:rPr>
        <w:t>Осимертиниб оказывал токсическое действие на клетки</w:t>
      </w:r>
      <w:r w:rsidRPr="006E6534">
        <w:rPr>
          <w:rFonts w:cs="Times New Roman"/>
          <w:color w:val="000000" w:themeColor="text1"/>
          <w:szCs w:val="24"/>
          <w:rPrChange w:id="12072" w:author="N F" w:date="2023-12-05T03:08:00Z">
            <w:rPr>
              <w:rFonts w:cs="Times New Roman"/>
              <w:szCs w:val="24"/>
            </w:rPr>
          </w:rPrChange>
        </w:rPr>
        <w:t xml:space="preserve">, </w:t>
      </w:r>
      <w:r w:rsidR="003A1E75" w:rsidRPr="006E6534">
        <w:rPr>
          <w:rFonts w:cs="Times New Roman"/>
          <w:color w:val="000000" w:themeColor="text1"/>
          <w:szCs w:val="24"/>
          <w:rPrChange w:id="12073" w:author="N F" w:date="2023-12-05T03:08:00Z">
            <w:rPr>
              <w:rFonts w:cs="Times New Roman"/>
              <w:szCs w:val="24"/>
            </w:rPr>
          </w:rPrChange>
        </w:rPr>
        <w:t xml:space="preserve">тем не менее не </w:t>
      </w:r>
      <w:r w:rsidRPr="006E6534">
        <w:rPr>
          <w:rFonts w:cs="Times New Roman"/>
          <w:color w:val="000000" w:themeColor="text1"/>
          <w:szCs w:val="24"/>
          <w:rPrChange w:id="12074" w:author="N F" w:date="2023-12-05T03:08:00Z">
            <w:rPr>
              <w:rFonts w:cs="Times New Roman"/>
              <w:szCs w:val="24"/>
            </w:rPr>
          </w:rPrChange>
        </w:rPr>
        <w:t>выяв</w:t>
      </w:r>
      <w:r w:rsidR="003A1E75" w:rsidRPr="006E6534">
        <w:rPr>
          <w:rFonts w:cs="Times New Roman"/>
          <w:color w:val="000000" w:themeColor="text1"/>
          <w:szCs w:val="24"/>
          <w:rPrChange w:id="12075" w:author="N F" w:date="2023-12-05T03:08:00Z">
            <w:rPr>
              <w:rFonts w:cs="Times New Roman"/>
              <w:szCs w:val="24"/>
            </w:rPr>
          </w:rPrChange>
        </w:rPr>
        <w:t>или</w:t>
      </w:r>
      <w:r w:rsidRPr="006E6534">
        <w:rPr>
          <w:rFonts w:cs="Times New Roman"/>
          <w:color w:val="000000" w:themeColor="text1"/>
          <w:szCs w:val="24"/>
          <w:rPrChange w:id="12076" w:author="N F" w:date="2023-12-05T03:08:00Z">
            <w:rPr>
              <w:rFonts w:cs="Times New Roman"/>
              <w:szCs w:val="24"/>
            </w:rPr>
          </w:rPrChange>
        </w:rPr>
        <w:t xml:space="preserve"> </w:t>
      </w:r>
      <w:r w:rsidR="003A1E75" w:rsidRPr="006E6534">
        <w:rPr>
          <w:rFonts w:cs="Times New Roman"/>
          <w:color w:val="000000" w:themeColor="text1"/>
          <w:szCs w:val="24"/>
          <w:rPrChange w:id="12077" w:author="N F" w:date="2023-12-05T03:08:00Z">
            <w:rPr>
              <w:rFonts w:cs="Times New Roman"/>
              <w:szCs w:val="24"/>
            </w:rPr>
          </w:rPrChange>
        </w:rPr>
        <w:t xml:space="preserve">существенной </w:t>
      </w:r>
      <w:r w:rsidRPr="006E6534">
        <w:rPr>
          <w:rFonts w:cs="Times New Roman"/>
          <w:color w:val="000000" w:themeColor="text1"/>
          <w:szCs w:val="24"/>
          <w:rPrChange w:id="12078" w:author="N F" w:date="2023-12-05T03:08:00Z">
            <w:rPr>
              <w:rFonts w:cs="Times New Roman"/>
              <w:szCs w:val="24"/>
            </w:rPr>
          </w:rPrChange>
        </w:rPr>
        <w:t xml:space="preserve">разницы в </w:t>
      </w:r>
      <w:r w:rsidR="003A1E75" w:rsidRPr="006E6534">
        <w:rPr>
          <w:rFonts w:cs="Times New Roman"/>
          <w:color w:val="000000" w:themeColor="text1"/>
          <w:szCs w:val="24"/>
          <w:rPrChange w:id="12079" w:author="N F" w:date="2023-12-05T03:08:00Z">
            <w:rPr>
              <w:rFonts w:cs="Times New Roman"/>
              <w:szCs w:val="24"/>
            </w:rPr>
          </w:rPrChange>
        </w:rPr>
        <w:t xml:space="preserve">выраженности </w:t>
      </w:r>
      <w:r w:rsidRPr="006E6534">
        <w:rPr>
          <w:rFonts w:cs="Times New Roman"/>
          <w:color w:val="000000" w:themeColor="text1"/>
          <w:szCs w:val="24"/>
          <w:rPrChange w:id="12080" w:author="N F" w:date="2023-12-05T03:08:00Z">
            <w:rPr>
              <w:rFonts w:cs="Times New Roman"/>
              <w:szCs w:val="24"/>
            </w:rPr>
          </w:rPrChange>
        </w:rPr>
        <w:t>токсич</w:t>
      </w:r>
      <w:r w:rsidR="003A1E75" w:rsidRPr="006E6534">
        <w:rPr>
          <w:rFonts w:cs="Times New Roman"/>
          <w:color w:val="000000" w:themeColor="text1"/>
          <w:szCs w:val="24"/>
          <w:rPrChange w:id="12081" w:author="N F" w:date="2023-12-05T03:08:00Z">
            <w:rPr>
              <w:rFonts w:cs="Times New Roman"/>
              <w:szCs w:val="24"/>
            </w:rPr>
          </w:rPrChange>
        </w:rPr>
        <w:t>еского действия</w:t>
      </w:r>
      <w:r w:rsidRPr="006E6534">
        <w:rPr>
          <w:rFonts w:cs="Times New Roman"/>
          <w:color w:val="000000" w:themeColor="text1"/>
          <w:szCs w:val="24"/>
          <w:rPrChange w:id="12082" w:author="N F" w:date="2023-12-05T03:08:00Z">
            <w:rPr>
              <w:rFonts w:cs="Times New Roman"/>
              <w:szCs w:val="24"/>
            </w:rPr>
          </w:rPrChange>
        </w:rPr>
        <w:t xml:space="preserve"> </w:t>
      </w:r>
      <w:r w:rsidR="003A1E75" w:rsidRPr="006E6534">
        <w:rPr>
          <w:rFonts w:cs="Times New Roman"/>
          <w:color w:val="000000" w:themeColor="text1"/>
          <w:szCs w:val="24"/>
          <w:rPrChange w:id="12083" w:author="N F" w:date="2023-12-05T03:08:00Z">
            <w:rPr>
              <w:rFonts w:cs="Times New Roman"/>
              <w:szCs w:val="24"/>
            </w:rPr>
          </w:rPrChange>
        </w:rPr>
        <w:t xml:space="preserve">на клетки </w:t>
      </w:r>
      <w:r w:rsidRPr="006E6534">
        <w:rPr>
          <w:rFonts w:cs="Times New Roman"/>
          <w:color w:val="000000" w:themeColor="text1"/>
          <w:szCs w:val="24"/>
          <w:rPrChange w:id="12084" w:author="N F" w:date="2023-12-05T03:08:00Z">
            <w:rPr>
              <w:rFonts w:cs="Times New Roman"/>
              <w:szCs w:val="24"/>
            </w:rPr>
          </w:rPrChange>
        </w:rPr>
        <w:t>3</w:t>
      </w:r>
      <w:r w:rsidRPr="006E6534">
        <w:rPr>
          <w:rFonts w:cs="Times New Roman"/>
          <w:color w:val="000000" w:themeColor="text1"/>
          <w:szCs w:val="24"/>
          <w:lang w:val="en-US"/>
          <w:rPrChange w:id="12085" w:author="N F" w:date="2023-12-05T03:08:00Z">
            <w:rPr>
              <w:rFonts w:cs="Times New Roman"/>
              <w:szCs w:val="24"/>
              <w:lang w:val="en-US"/>
            </w:rPr>
          </w:rPrChange>
        </w:rPr>
        <w:t>T</w:t>
      </w:r>
      <w:r w:rsidRPr="006E6534">
        <w:rPr>
          <w:rFonts w:cs="Times New Roman"/>
          <w:color w:val="000000" w:themeColor="text1"/>
          <w:szCs w:val="24"/>
          <w:rPrChange w:id="12086" w:author="N F" w:date="2023-12-05T03:08:00Z">
            <w:rPr>
              <w:rFonts w:cs="Times New Roman"/>
              <w:szCs w:val="24"/>
            </w:rPr>
          </w:rPrChange>
        </w:rPr>
        <w:t xml:space="preserve">3 после инкубации с осимертинибом </w:t>
      </w:r>
      <w:r w:rsidR="00236E99" w:rsidRPr="006E6534">
        <w:rPr>
          <w:rFonts w:cs="Times New Roman"/>
          <w:color w:val="000000" w:themeColor="text1"/>
          <w:szCs w:val="24"/>
          <w:rPrChange w:id="12087" w:author="N F" w:date="2023-12-05T03:08:00Z">
            <w:rPr>
              <w:rFonts w:cs="Times New Roman"/>
              <w:szCs w:val="24"/>
            </w:rPr>
          </w:rPrChange>
        </w:rPr>
        <w:t>(</w:t>
      </w:r>
      <w:r w:rsidRPr="006E6534">
        <w:rPr>
          <w:rFonts w:cs="Times New Roman"/>
          <w:color w:val="000000" w:themeColor="text1"/>
          <w:szCs w:val="24"/>
          <w:rPrChange w:id="12088" w:author="N F" w:date="2023-12-05T03:08:00Z">
            <w:rPr>
              <w:rFonts w:cs="Times New Roman"/>
              <w:szCs w:val="24"/>
            </w:rPr>
          </w:rPrChange>
        </w:rPr>
        <w:t>150,5 мкг/мл</w:t>
      </w:r>
      <w:r w:rsidR="00236E99" w:rsidRPr="006E6534">
        <w:rPr>
          <w:rFonts w:cs="Times New Roman"/>
          <w:color w:val="000000" w:themeColor="text1"/>
          <w:szCs w:val="24"/>
          <w:rPrChange w:id="12089" w:author="N F" w:date="2023-12-05T03:08:00Z">
            <w:rPr>
              <w:rFonts w:cs="Times New Roman"/>
              <w:szCs w:val="24"/>
            </w:rPr>
          </w:rPrChange>
        </w:rPr>
        <w:t>) при облучении ультрафиолетом или без него</w:t>
      </w:r>
      <w:r w:rsidRPr="006E6534">
        <w:rPr>
          <w:rFonts w:cs="Times New Roman"/>
          <w:color w:val="000000" w:themeColor="text1"/>
          <w:szCs w:val="24"/>
          <w:rPrChange w:id="12090" w:author="N F" w:date="2023-12-05T03:08:00Z">
            <w:rPr>
              <w:rFonts w:cs="Times New Roman"/>
              <w:szCs w:val="24"/>
            </w:rPr>
          </w:rPrChange>
        </w:rPr>
        <w:t xml:space="preserve">. </w:t>
      </w:r>
      <w:r w:rsidR="00236E99" w:rsidRPr="006E6534">
        <w:rPr>
          <w:rFonts w:cs="Times New Roman"/>
          <w:color w:val="000000" w:themeColor="text1"/>
          <w:szCs w:val="24"/>
          <w:rPrChange w:id="12091" w:author="N F" w:date="2023-12-05T03:08:00Z">
            <w:rPr>
              <w:rFonts w:cs="Times New Roman"/>
              <w:szCs w:val="24"/>
            </w:rPr>
          </w:rPrChange>
        </w:rPr>
        <w:t xml:space="preserve">Авторы </w:t>
      </w:r>
      <w:r w:rsidR="00D379E6" w:rsidRPr="006E6534">
        <w:rPr>
          <w:rFonts w:cs="Times New Roman"/>
          <w:color w:val="000000" w:themeColor="text1"/>
          <w:szCs w:val="24"/>
          <w:rPrChange w:id="12092" w:author="N F" w:date="2023-12-05T03:08:00Z">
            <w:rPr>
              <w:rFonts w:cs="Times New Roman"/>
              <w:szCs w:val="24"/>
            </w:rPr>
          </w:rPrChange>
        </w:rPr>
        <w:t>пришли к заключению</w:t>
      </w:r>
      <w:r w:rsidR="00236E99" w:rsidRPr="006E6534">
        <w:rPr>
          <w:rFonts w:cs="Times New Roman"/>
          <w:color w:val="000000" w:themeColor="text1"/>
          <w:szCs w:val="24"/>
          <w:rPrChange w:id="12093" w:author="N F" w:date="2023-12-05T03:08:00Z">
            <w:rPr>
              <w:rFonts w:cs="Times New Roman"/>
              <w:szCs w:val="24"/>
            </w:rPr>
          </w:rPrChange>
        </w:rPr>
        <w:t>, что осимертиниб не обладает фототоксичност</w:t>
      </w:r>
      <w:r w:rsidR="00D07DAE" w:rsidRPr="006E6534">
        <w:rPr>
          <w:rFonts w:cs="Times New Roman"/>
          <w:color w:val="000000" w:themeColor="text1"/>
          <w:szCs w:val="24"/>
          <w:rPrChange w:id="12094" w:author="N F" w:date="2023-12-05T03:08:00Z">
            <w:rPr>
              <w:rFonts w:cs="Times New Roman"/>
              <w:szCs w:val="24"/>
            </w:rPr>
          </w:rPrChange>
        </w:rPr>
        <w:t>ью</w:t>
      </w:r>
      <w:r w:rsidRPr="006E6534">
        <w:rPr>
          <w:rFonts w:cs="Times New Roman"/>
          <w:color w:val="000000" w:themeColor="text1"/>
          <w:szCs w:val="24"/>
          <w:rPrChange w:id="12095" w:author="N F" w:date="2023-12-05T03:08:00Z">
            <w:rPr>
              <w:rFonts w:cs="Times New Roman"/>
              <w:szCs w:val="24"/>
            </w:rPr>
          </w:rPrChange>
        </w:rPr>
        <w:t xml:space="preserve"> </w:t>
      </w:r>
      <w:ins w:id="12096" w:author="Barshadskaya, Yuliya" w:date="2024-01-14T17:52:00Z">
        <w:r w:rsidR="009B60EB" w:rsidRPr="0001519A">
          <w:rPr>
            <w:rFonts w:cs="Times New Roman"/>
            <w:color w:val="000000" w:themeColor="text1"/>
            <w:lang w:val="en-US"/>
          </w:rPr>
          <w:fldChar w:fldCharType="begin"/>
        </w:r>
        <w:r w:rsidR="009B60EB"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9B60EB" w:rsidRPr="0001519A">
          <w:rPr>
            <w:rFonts w:cs="Times New Roman"/>
            <w:color w:val="000000" w:themeColor="text1"/>
            <w:lang w:val="en-US"/>
          </w:rPr>
          <w:fldChar w:fldCharType="separate"/>
        </w:r>
        <w:r w:rsidR="009B60EB" w:rsidRPr="0018315E">
          <w:rPr>
            <w:rFonts w:cs="Times New Roman"/>
            <w:color w:val="000000" w:themeColor="text1"/>
          </w:rPr>
          <w:t>[</w:t>
        </w:r>
      </w:ins>
      <w:ins w:id="12097" w:author="Barshadskaya, Yuliya" w:date="2024-02-22T23:48:00Z">
        <w:r w:rsidR="007C662F">
          <w:rPr>
            <w:rFonts w:cs="Times New Roman"/>
            <w:color w:val="000000" w:themeColor="text1"/>
          </w:rPr>
          <w:t>1</w:t>
        </w:r>
      </w:ins>
      <w:ins w:id="12098" w:author="Barshadskaya, Yuliya" w:date="2024-01-14T17:52:00Z">
        <w:r w:rsidR="009B60EB" w:rsidRPr="00DD38F1">
          <w:rPr>
            <w:rFonts w:cs="Times New Roman"/>
            <w:color w:val="000000" w:themeColor="text1"/>
          </w:rPr>
          <w:t>]</w:t>
        </w:r>
        <w:r w:rsidR="009B60EB" w:rsidRPr="0001519A">
          <w:rPr>
            <w:rFonts w:cs="Times New Roman"/>
            <w:color w:val="000000" w:themeColor="text1"/>
            <w:lang w:val="en-US"/>
          </w:rPr>
          <w:fldChar w:fldCharType="end"/>
        </w:r>
      </w:ins>
      <w:del w:id="12099" w:author="Barshadskaya, Yuliya" w:date="2024-01-14T17:52:00Z">
        <w:r w:rsidR="00720051" w:rsidRPr="006E6534" w:rsidDel="009B60EB">
          <w:rPr>
            <w:rFonts w:cs="Times New Roman"/>
            <w:color w:val="000000" w:themeColor="text1"/>
            <w:szCs w:val="24"/>
            <w:lang w:val="en-US"/>
            <w:rPrChange w:id="12100" w:author="N F" w:date="2023-12-05T03:08:00Z">
              <w:rPr>
                <w:rFonts w:cs="Times New Roman"/>
                <w:szCs w:val="24"/>
                <w:lang w:val="en-US"/>
              </w:rPr>
            </w:rPrChange>
          </w:rPr>
          <w:fldChar w:fldCharType="begin"/>
        </w:r>
        <w:r w:rsidR="00AE1425" w:rsidRPr="006E6534" w:rsidDel="009B60EB">
          <w:rPr>
            <w:rFonts w:cs="Times New Roman"/>
            <w:color w:val="000000" w:themeColor="text1"/>
            <w:szCs w:val="24"/>
            <w:rPrChange w:id="12101" w:author="N F" w:date="2023-12-05T03:08:00Z">
              <w:rPr>
                <w:rFonts w:cs="Times New Roman"/>
                <w:szCs w:val="24"/>
              </w:rPr>
            </w:rPrChange>
          </w:rPr>
          <w:delInstrText xml:space="preserve"> </w:delInstrText>
        </w:r>
        <w:r w:rsidR="00AE1425" w:rsidRPr="006E6534" w:rsidDel="009B60EB">
          <w:rPr>
            <w:rFonts w:cs="Times New Roman"/>
            <w:color w:val="000000" w:themeColor="text1"/>
            <w:szCs w:val="24"/>
            <w:lang w:val="en-US"/>
            <w:rPrChange w:id="12102" w:author="N F" w:date="2023-12-05T03:08:00Z">
              <w:rPr>
                <w:rFonts w:cs="Times New Roman"/>
                <w:szCs w:val="24"/>
                <w:lang w:val="en-US"/>
              </w:rPr>
            </w:rPrChange>
          </w:rPr>
          <w:delInstrText>ADDIN</w:delInstrText>
        </w:r>
        <w:r w:rsidR="00AE1425" w:rsidRPr="006E6534" w:rsidDel="009B60EB">
          <w:rPr>
            <w:rFonts w:cs="Times New Roman"/>
            <w:color w:val="000000" w:themeColor="text1"/>
            <w:szCs w:val="24"/>
            <w:rPrChange w:id="12103" w:author="N F" w:date="2023-12-05T03:08:00Z">
              <w:rPr>
                <w:rFonts w:cs="Times New Roman"/>
                <w:szCs w:val="24"/>
              </w:rPr>
            </w:rPrChange>
          </w:rPr>
          <w:delInstrText xml:space="preserve"> </w:delInstrText>
        </w:r>
        <w:r w:rsidR="00AE1425" w:rsidRPr="006E6534" w:rsidDel="009B60EB">
          <w:rPr>
            <w:rFonts w:cs="Times New Roman"/>
            <w:color w:val="000000" w:themeColor="text1"/>
            <w:szCs w:val="24"/>
            <w:lang w:val="en-US"/>
            <w:rPrChange w:id="12104" w:author="N F" w:date="2023-12-05T03:08:00Z">
              <w:rPr>
                <w:rFonts w:cs="Times New Roman"/>
                <w:szCs w:val="24"/>
                <w:lang w:val="en-US"/>
              </w:rPr>
            </w:rPrChange>
          </w:rPr>
          <w:delInstrText>ZOTERO</w:delInstrText>
        </w:r>
        <w:r w:rsidR="00AE1425" w:rsidRPr="006E6534" w:rsidDel="009B60EB">
          <w:rPr>
            <w:rFonts w:cs="Times New Roman"/>
            <w:color w:val="000000" w:themeColor="text1"/>
            <w:szCs w:val="24"/>
            <w:rPrChange w:id="12105" w:author="N F" w:date="2023-12-05T03:08:00Z">
              <w:rPr>
                <w:rFonts w:cs="Times New Roman"/>
                <w:szCs w:val="24"/>
              </w:rPr>
            </w:rPrChange>
          </w:rPr>
          <w:delInstrText>_</w:delInstrText>
        </w:r>
        <w:r w:rsidR="00AE1425" w:rsidRPr="006E6534" w:rsidDel="009B60EB">
          <w:rPr>
            <w:rFonts w:cs="Times New Roman"/>
            <w:color w:val="000000" w:themeColor="text1"/>
            <w:szCs w:val="24"/>
            <w:lang w:val="en-US"/>
            <w:rPrChange w:id="12106" w:author="N F" w:date="2023-12-05T03:08:00Z">
              <w:rPr>
                <w:rFonts w:cs="Times New Roman"/>
                <w:szCs w:val="24"/>
                <w:lang w:val="en-US"/>
              </w:rPr>
            </w:rPrChange>
          </w:rPr>
          <w:delInstrText>ITEM</w:delInstrText>
        </w:r>
        <w:r w:rsidR="00AE1425" w:rsidRPr="006E6534" w:rsidDel="009B60EB">
          <w:rPr>
            <w:rFonts w:cs="Times New Roman"/>
            <w:color w:val="000000" w:themeColor="text1"/>
            <w:szCs w:val="24"/>
            <w:rPrChange w:id="12107" w:author="N F" w:date="2023-12-05T03:08:00Z">
              <w:rPr>
                <w:rFonts w:cs="Times New Roman"/>
                <w:szCs w:val="24"/>
              </w:rPr>
            </w:rPrChange>
          </w:rPr>
          <w:delInstrText xml:space="preserve"> </w:delInstrText>
        </w:r>
        <w:r w:rsidR="00AE1425" w:rsidRPr="006E6534" w:rsidDel="009B60EB">
          <w:rPr>
            <w:rFonts w:cs="Times New Roman"/>
            <w:color w:val="000000" w:themeColor="text1"/>
            <w:szCs w:val="24"/>
            <w:lang w:val="en-US"/>
            <w:rPrChange w:id="12108" w:author="N F" w:date="2023-12-05T03:08:00Z">
              <w:rPr>
                <w:rFonts w:cs="Times New Roman"/>
                <w:szCs w:val="24"/>
                <w:lang w:val="en-US"/>
              </w:rPr>
            </w:rPrChange>
          </w:rPr>
          <w:delInstrText>CSL</w:delInstrText>
        </w:r>
        <w:r w:rsidR="00AE1425" w:rsidRPr="006E6534" w:rsidDel="009B60EB">
          <w:rPr>
            <w:rFonts w:cs="Times New Roman"/>
            <w:color w:val="000000" w:themeColor="text1"/>
            <w:szCs w:val="24"/>
            <w:rPrChange w:id="12109" w:author="N F" w:date="2023-12-05T03:08:00Z">
              <w:rPr>
                <w:rFonts w:cs="Times New Roman"/>
                <w:szCs w:val="24"/>
              </w:rPr>
            </w:rPrChange>
          </w:rPr>
          <w:delInstrText>_</w:delInstrText>
        </w:r>
        <w:r w:rsidR="00AE1425" w:rsidRPr="006E6534" w:rsidDel="009B60EB">
          <w:rPr>
            <w:rFonts w:cs="Times New Roman"/>
            <w:color w:val="000000" w:themeColor="text1"/>
            <w:szCs w:val="24"/>
            <w:lang w:val="en-US"/>
            <w:rPrChange w:id="12110" w:author="N F" w:date="2023-12-05T03:08:00Z">
              <w:rPr>
                <w:rFonts w:cs="Times New Roman"/>
                <w:szCs w:val="24"/>
                <w:lang w:val="en-US"/>
              </w:rPr>
            </w:rPrChange>
          </w:rPr>
          <w:delInstrText>CITATION</w:delInstrText>
        </w:r>
        <w:r w:rsidR="00AE1425" w:rsidRPr="006E6534" w:rsidDel="009B60EB">
          <w:rPr>
            <w:rFonts w:cs="Times New Roman"/>
            <w:color w:val="000000" w:themeColor="text1"/>
            <w:szCs w:val="24"/>
            <w:rPrChange w:id="12111" w:author="N F" w:date="2023-12-05T03:08:00Z">
              <w:rPr>
                <w:rFonts w:cs="Times New Roman"/>
                <w:szCs w:val="24"/>
              </w:rPr>
            </w:rPrChange>
          </w:rPr>
          <w:delInstrText xml:space="preserve"> {"</w:delInstrText>
        </w:r>
        <w:r w:rsidR="00AE1425" w:rsidRPr="006E6534" w:rsidDel="009B60EB">
          <w:rPr>
            <w:rFonts w:cs="Times New Roman"/>
            <w:color w:val="000000" w:themeColor="text1"/>
            <w:szCs w:val="24"/>
            <w:lang w:val="en-US"/>
            <w:rPrChange w:id="12112" w:author="N F" w:date="2023-12-05T03:08:00Z">
              <w:rPr>
                <w:rFonts w:cs="Times New Roman"/>
                <w:szCs w:val="24"/>
                <w:lang w:val="en-US"/>
              </w:rPr>
            </w:rPrChange>
          </w:rPr>
          <w:delInstrText>citationID</w:delInstrText>
        </w:r>
        <w:r w:rsidR="00AE1425" w:rsidRPr="006E6534" w:rsidDel="009B60EB">
          <w:rPr>
            <w:rFonts w:cs="Times New Roman"/>
            <w:color w:val="000000" w:themeColor="text1"/>
            <w:szCs w:val="24"/>
            <w:rPrChange w:id="12113" w:author="N F" w:date="2023-12-05T03:08:00Z">
              <w:rPr>
                <w:rFonts w:cs="Times New Roman"/>
                <w:szCs w:val="24"/>
              </w:rPr>
            </w:rPrChange>
          </w:rPr>
          <w:delInstrText>":"8</w:delInstrText>
        </w:r>
        <w:r w:rsidR="00AE1425" w:rsidRPr="006E6534" w:rsidDel="009B60EB">
          <w:rPr>
            <w:rFonts w:cs="Times New Roman"/>
            <w:color w:val="000000" w:themeColor="text1"/>
            <w:szCs w:val="24"/>
            <w:lang w:val="en-US"/>
            <w:rPrChange w:id="12114" w:author="N F" w:date="2023-12-05T03:08:00Z">
              <w:rPr>
                <w:rFonts w:cs="Times New Roman"/>
                <w:szCs w:val="24"/>
                <w:lang w:val="en-US"/>
              </w:rPr>
            </w:rPrChange>
          </w:rPr>
          <w:delInstrText>FAHdwjn</w:delInstrText>
        </w:r>
        <w:r w:rsidR="00AE1425" w:rsidRPr="006E6534" w:rsidDel="009B60EB">
          <w:rPr>
            <w:rFonts w:cs="Times New Roman"/>
            <w:color w:val="000000" w:themeColor="text1"/>
            <w:szCs w:val="24"/>
            <w:rPrChange w:id="12115"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116" w:author="N F" w:date="2023-12-05T03:08:00Z">
              <w:rPr>
                <w:rFonts w:cs="Times New Roman"/>
                <w:szCs w:val="24"/>
                <w:lang w:val="en-US"/>
              </w:rPr>
            </w:rPrChange>
          </w:rPr>
          <w:delInstrText>properties</w:delInstrText>
        </w:r>
        <w:r w:rsidR="00AE1425" w:rsidRPr="006E6534" w:rsidDel="009B60EB">
          <w:rPr>
            <w:rFonts w:cs="Times New Roman"/>
            <w:color w:val="000000" w:themeColor="text1"/>
            <w:szCs w:val="24"/>
            <w:rPrChange w:id="12117"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118" w:author="N F" w:date="2023-12-05T03:08:00Z">
              <w:rPr>
                <w:rFonts w:cs="Times New Roman"/>
                <w:szCs w:val="24"/>
                <w:lang w:val="en-US"/>
              </w:rPr>
            </w:rPrChange>
          </w:rPr>
          <w:delInstrText>formattedCitation</w:delInstrText>
        </w:r>
        <w:r w:rsidR="00AE1425" w:rsidRPr="006E6534" w:rsidDel="009B60EB">
          <w:rPr>
            <w:rFonts w:cs="Times New Roman"/>
            <w:color w:val="000000" w:themeColor="text1"/>
            <w:szCs w:val="24"/>
            <w:rPrChange w:id="12119" w:author="N F" w:date="2023-12-05T03:08:00Z">
              <w:rPr>
                <w:rFonts w:cs="Times New Roman"/>
                <w:szCs w:val="24"/>
              </w:rPr>
            </w:rPrChange>
          </w:rPr>
          <w:delInstrText>":"(6)","</w:delInstrText>
        </w:r>
        <w:r w:rsidR="00AE1425" w:rsidRPr="006E6534" w:rsidDel="009B60EB">
          <w:rPr>
            <w:rFonts w:cs="Times New Roman"/>
            <w:color w:val="000000" w:themeColor="text1"/>
            <w:szCs w:val="24"/>
            <w:lang w:val="en-US"/>
            <w:rPrChange w:id="12120" w:author="N F" w:date="2023-12-05T03:08:00Z">
              <w:rPr>
                <w:rFonts w:cs="Times New Roman"/>
                <w:szCs w:val="24"/>
                <w:lang w:val="en-US"/>
              </w:rPr>
            </w:rPrChange>
          </w:rPr>
          <w:delInstrText>plainCitation</w:delInstrText>
        </w:r>
        <w:r w:rsidR="00AE1425" w:rsidRPr="006E6534" w:rsidDel="009B60EB">
          <w:rPr>
            <w:rFonts w:cs="Times New Roman"/>
            <w:color w:val="000000" w:themeColor="text1"/>
            <w:szCs w:val="24"/>
            <w:rPrChange w:id="12121" w:author="N F" w:date="2023-12-05T03:08:00Z">
              <w:rPr>
                <w:rFonts w:cs="Times New Roman"/>
                <w:szCs w:val="24"/>
              </w:rPr>
            </w:rPrChange>
          </w:rPr>
          <w:delInstrText>":"(6)","</w:delInstrText>
        </w:r>
        <w:r w:rsidR="00AE1425" w:rsidRPr="006E6534" w:rsidDel="009B60EB">
          <w:rPr>
            <w:rFonts w:cs="Times New Roman"/>
            <w:color w:val="000000" w:themeColor="text1"/>
            <w:szCs w:val="24"/>
            <w:lang w:val="en-US"/>
            <w:rPrChange w:id="12122" w:author="N F" w:date="2023-12-05T03:08:00Z">
              <w:rPr>
                <w:rFonts w:cs="Times New Roman"/>
                <w:szCs w:val="24"/>
                <w:lang w:val="en-US"/>
              </w:rPr>
            </w:rPrChange>
          </w:rPr>
          <w:delInstrText>noteIndex</w:delInstrText>
        </w:r>
        <w:r w:rsidR="00AE1425" w:rsidRPr="006E6534" w:rsidDel="009B60EB">
          <w:rPr>
            <w:rFonts w:cs="Times New Roman"/>
            <w:color w:val="000000" w:themeColor="text1"/>
            <w:szCs w:val="24"/>
            <w:rPrChange w:id="12123" w:author="N F" w:date="2023-12-05T03:08:00Z">
              <w:rPr>
                <w:rFonts w:cs="Times New Roman"/>
                <w:szCs w:val="24"/>
              </w:rPr>
            </w:rPrChange>
          </w:rPr>
          <w:delInstrText>":0},"</w:delInstrText>
        </w:r>
        <w:r w:rsidR="00AE1425" w:rsidRPr="006E6534" w:rsidDel="009B60EB">
          <w:rPr>
            <w:rFonts w:cs="Times New Roman"/>
            <w:color w:val="000000" w:themeColor="text1"/>
            <w:szCs w:val="24"/>
            <w:lang w:val="en-US"/>
            <w:rPrChange w:id="12124" w:author="N F" w:date="2023-12-05T03:08:00Z">
              <w:rPr>
                <w:rFonts w:cs="Times New Roman"/>
                <w:szCs w:val="24"/>
                <w:lang w:val="en-US"/>
              </w:rPr>
            </w:rPrChange>
          </w:rPr>
          <w:delInstrText>citationItems</w:delInstrText>
        </w:r>
        <w:r w:rsidR="00AE1425" w:rsidRPr="006E6534" w:rsidDel="009B60EB">
          <w:rPr>
            <w:rFonts w:cs="Times New Roman"/>
            <w:color w:val="000000" w:themeColor="text1"/>
            <w:szCs w:val="24"/>
            <w:rPrChange w:id="12125"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126" w:author="N F" w:date="2023-12-05T03:08:00Z">
              <w:rPr>
                <w:rFonts w:cs="Times New Roman"/>
                <w:szCs w:val="24"/>
                <w:lang w:val="en-US"/>
              </w:rPr>
            </w:rPrChange>
          </w:rPr>
          <w:delInstrText>id</w:delInstrText>
        </w:r>
        <w:r w:rsidR="00AE1425" w:rsidRPr="006E6534" w:rsidDel="009B60EB">
          <w:rPr>
            <w:rFonts w:cs="Times New Roman"/>
            <w:color w:val="000000" w:themeColor="text1"/>
            <w:szCs w:val="24"/>
            <w:rPrChange w:id="12127" w:author="N F" w:date="2023-12-05T03:08:00Z">
              <w:rPr>
                <w:rFonts w:cs="Times New Roman"/>
                <w:szCs w:val="24"/>
              </w:rPr>
            </w:rPrChange>
          </w:rPr>
          <w:delInstrText>":161758,"</w:delInstrText>
        </w:r>
        <w:r w:rsidR="00AE1425" w:rsidRPr="006E6534" w:rsidDel="009B60EB">
          <w:rPr>
            <w:rFonts w:cs="Times New Roman"/>
            <w:color w:val="000000" w:themeColor="text1"/>
            <w:szCs w:val="24"/>
            <w:lang w:val="en-US"/>
            <w:rPrChange w:id="12128" w:author="N F" w:date="2023-12-05T03:08:00Z">
              <w:rPr>
                <w:rFonts w:cs="Times New Roman"/>
                <w:szCs w:val="24"/>
                <w:lang w:val="en-US"/>
              </w:rPr>
            </w:rPrChange>
          </w:rPr>
          <w:delInstrText>uris</w:delInstrText>
        </w:r>
        <w:r w:rsidR="00AE1425" w:rsidRPr="006E6534" w:rsidDel="009B60EB">
          <w:rPr>
            <w:rFonts w:cs="Times New Roman"/>
            <w:color w:val="000000" w:themeColor="text1"/>
            <w:szCs w:val="24"/>
            <w:rPrChange w:id="12129"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130" w:author="N F" w:date="2023-12-05T03:08:00Z">
              <w:rPr>
                <w:rFonts w:cs="Times New Roman"/>
                <w:szCs w:val="24"/>
                <w:lang w:val="en-US"/>
              </w:rPr>
            </w:rPrChange>
          </w:rPr>
          <w:delInstrText>http</w:delInstrText>
        </w:r>
        <w:r w:rsidR="00AE1425" w:rsidRPr="006E6534" w:rsidDel="009B60EB">
          <w:rPr>
            <w:rFonts w:cs="Times New Roman"/>
            <w:color w:val="000000" w:themeColor="text1"/>
            <w:szCs w:val="24"/>
            <w:rPrChange w:id="12131"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132" w:author="N F" w:date="2023-12-05T03:08:00Z">
              <w:rPr>
                <w:rFonts w:cs="Times New Roman"/>
                <w:szCs w:val="24"/>
                <w:lang w:val="en-US"/>
              </w:rPr>
            </w:rPrChange>
          </w:rPr>
          <w:delInstrText>zotero</w:delInstrText>
        </w:r>
        <w:r w:rsidR="00AE1425" w:rsidRPr="006E6534" w:rsidDel="009B60EB">
          <w:rPr>
            <w:rFonts w:cs="Times New Roman"/>
            <w:color w:val="000000" w:themeColor="text1"/>
            <w:szCs w:val="24"/>
            <w:rPrChange w:id="12133"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134" w:author="N F" w:date="2023-12-05T03:08:00Z">
              <w:rPr>
                <w:rFonts w:cs="Times New Roman"/>
                <w:szCs w:val="24"/>
                <w:lang w:val="en-US"/>
              </w:rPr>
            </w:rPrChange>
          </w:rPr>
          <w:delInstrText>org</w:delInstrText>
        </w:r>
        <w:r w:rsidR="00AE1425" w:rsidRPr="006E6534" w:rsidDel="009B60EB">
          <w:rPr>
            <w:rFonts w:cs="Times New Roman"/>
            <w:color w:val="000000" w:themeColor="text1"/>
            <w:szCs w:val="24"/>
            <w:rPrChange w:id="12135"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136" w:author="N F" w:date="2023-12-05T03:08:00Z">
              <w:rPr>
                <w:rFonts w:cs="Times New Roman"/>
                <w:szCs w:val="24"/>
                <w:lang w:val="en-US"/>
              </w:rPr>
            </w:rPrChange>
          </w:rPr>
          <w:delInstrText>groups</w:delInstrText>
        </w:r>
        <w:r w:rsidR="00AE1425" w:rsidRPr="006E6534" w:rsidDel="009B60EB">
          <w:rPr>
            <w:rFonts w:cs="Times New Roman"/>
            <w:color w:val="000000" w:themeColor="text1"/>
            <w:szCs w:val="24"/>
            <w:rPrChange w:id="12137" w:author="N F" w:date="2023-12-05T03:08:00Z">
              <w:rPr>
                <w:rFonts w:cs="Times New Roman"/>
                <w:szCs w:val="24"/>
              </w:rPr>
            </w:rPrChange>
          </w:rPr>
          <w:delInstrText>/4735135/</w:delInstrText>
        </w:r>
        <w:r w:rsidR="00AE1425" w:rsidRPr="006E6534" w:rsidDel="009B60EB">
          <w:rPr>
            <w:rFonts w:cs="Times New Roman"/>
            <w:color w:val="000000" w:themeColor="text1"/>
            <w:szCs w:val="24"/>
            <w:lang w:val="en-US"/>
            <w:rPrChange w:id="12138" w:author="N F" w:date="2023-12-05T03:08:00Z">
              <w:rPr>
                <w:rFonts w:cs="Times New Roman"/>
                <w:szCs w:val="24"/>
                <w:lang w:val="en-US"/>
              </w:rPr>
            </w:rPrChange>
          </w:rPr>
          <w:delInstrText>items</w:delInstrText>
        </w:r>
        <w:r w:rsidR="00AE1425" w:rsidRPr="006E6534" w:rsidDel="009B60EB">
          <w:rPr>
            <w:rFonts w:cs="Times New Roman"/>
            <w:color w:val="000000" w:themeColor="text1"/>
            <w:szCs w:val="24"/>
            <w:rPrChange w:id="12139"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140" w:author="N F" w:date="2023-12-05T03:08:00Z">
              <w:rPr>
                <w:rFonts w:cs="Times New Roman"/>
                <w:szCs w:val="24"/>
                <w:lang w:val="en-US"/>
              </w:rPr>
            </w:rPrChange>
          </w:rPr>
          <w:delInstrText>YQI</w:delInstrText>
        </w:r>
        <w:r w:rsidR="00AE1425" w:rsidRPr="006E6534" w:rsidDel="009B60EB">
          <w:rPr>
            <w:rFonts w:cs="Times New Roman"/>
            <w:color w:val="000000" w:themeColor="text1"/>
            <w:szCs w:val="24"/>
            <w:rPrChange w:id="12141" w:author="N F" w:date="2023-12-05T03:08:00Z">
              <w:rPr>
                <w:rFonts w:cs="Times New Roman"/>
                <w:szCs w:val="24"/>
              </w:rPr>
            </w:rPrChange>
          </w:rPr>
          <w:delInstrText>77</w:delInstrText>
        </w:r>
        <w:r w:rsidR="00AE1425" w:rsidRPr="006E6534" w:rsidDel="009B60EB">
          <w:rPr>
            <w:rFonts w:cs="Times New Roman"/>
            <w:color w:val="000000" w:themeColor="text1"/>
            <w:szCs w:val="24"/>
            <w:lang w:val="en-US"/>
            <w:rPrChange w:id="12142" w:author="N F" w:date="2023-12-05T03:08:00Z">
              <w:rPr>
                <w:rFonts w:cs="Times New Roman"/>
                <w:szCs w:val="24"/>
                <w:lang w:val="en-US"/>
              </w:rPr>
            </w:rPrChange>
          </w:rPr>
          <w:delInstrText>G</w:delInstrText>
        </w:r>
        <w:r w:rsidR="00AE1425" w:rsidRPr="006E6534" w:rsidDel="009B60EB">
          <w:rPr>
            <w:rFonts w:cs="Times New Roman"/>
            <w:color w:val="000000" w:themeColor="text1"/>
            <w:szCs w:val="24"/>
            <w:rPrChange w:id="12143" w:author="N F" w:date="2023-12-05T03:08:00Z">
              <w:rPr>
                <w:rFonts w:cs="Times New Roman"/>
                <w:szCs w:val="24"/>
              </w:rPr>
            </w:rPrChange>
          </w:rPr>
          <w:delInstrText>3</w:delInstrText>
        </w:r>
        <w:r w:rsidR="00AE1425" w:rsidRPr="006E6534" w:rsidDel="009B60EB">
          <w:rPr>
            <w:rFonts w:cs="Times New Roman"/>
            <w:color w:val="000000" w:themeColor="text1"/>
            <w:szCs w:val="24"/>
            <w:lang w:val="en-US"/>
            <w:rPrChange w:id="12144" w:author="N F" w:date="2023-12-05T03:08:00Z">
              <w:rPr>
                <w:rFonts w:cs="Times New Roman"/>
                <w:szCs w:val="24"/>
                <w:lang w:val="en-US"/>
              </w:rPr>
            </w:rPrChange>
          </w:rPr>
          <w:delInstrText>L</w:delInstrText>
        </w:r>
        <w:r w:rsidR="00AE1425" w:rsidRPr="006E6534" w:rsidDel="009B60EB">
          <w:rPr>
            <w:rFonts w:cs="Times New Roman"/>
            <w:color w:val="000000" w:themeColor="text1"/>
            <w:szCs w:val="24"/>
            <w:rPrChange w:id="12145"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146" w:author="N F" w:date="2023-12-05T03:08:00Z">
              <w:rPr>
                <w:rFonts w:cs="Times New Roman"/>
                <w:szCs w:val="24"/>
                <w:lang w:val="en-US"/>
              </w:rPr>
            </w:rPrChange>
          </w:rPr>
          <w:delInstrText>itemData</w:delInstrText>
        </w:r>
        <w:r w:rsidR="00AE1425" w:rsidRPr="006E6534" w:rsidDel="009B60EB">
          <w:rPr>
            <w:rFonts w:cs="Times New Roman"/>
            <w:color w:val="000000" w:themeColor="text1"/>
            <w:szCs w:val="24"/>
            <w:rPrChange w:id="12147"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148" w:author="N F" w:date="2023-12-05T03:08:00Z">
              <w:rPr>
                <w:rFonts w:cs="Times New Roman"/>
                <w:szCs w:val="24"/>
                <w:lang w:val="en-US"/>
              </w:rPr>
            </w:rPrChange>
          </w:rPr>
          <w:delInstrText>id</w:delInstrText>
        </w:r>
        <w:r w:rsidR="00AE1425" w:rsidRPr="006E6534" w:rsidDel="009B60EB">
          <w:rPr>
            <w:rFonts w:cs="Times New Roman"/>
            <w:color w:val="000000" w:themeColor="text1"/>
            <w:szCs w:val="24"/>
            <w:rPrChange w:id="12149" w:author="N F" w:date="2023-12-05T03:08:00Z">
              <w:rPr>
                <w:rFonts w:cs="Times New Roman"/>
                <w:szCs w:val="24"/>
              </w:rPr>
            </w:rPrChange>
          </w:rPr>
          <w:delInstrText>":161758,"</w:delInstrText>
        </w:r>
        <w:r w:rsidR="00AE1425" w:rsidRPr="006E6534" w:rsidDel="009B60EB">
          <w:rPr>
            <w:rFonts w:cs="Times New Roman"/>
            <w:color w:val="000000" w:themeColor="text1"/>
            <w:szCs w:val="24"/>
            <w:lang w:val="en-US"/>
            <w:rPrChange w:id="12150" w:author="N F" w:date="2023-12-05T03:08:00Z">
              <w:rPr>
                <w:rFonts w:cs="Times New Roman"/>
                <w:szCs w:val="24"/>
                <w:lang w:val="en-US"/>
              </w:rPr>
            </w:rPrChange>
          </w:rPr>
          <w:delInstrText>type</w:delInstrText>
        </w:r>
        <w:r w:rsidR="00AE1425" w:rsidRPr="006E6534" w:rsidDel="009B60EB">
          <w:rPr>
            <w:rFonts w:cs="Times New Roman"/>
            <w:color w:val="000000" w:themeColor="text1"/>
            <w:szCs w:val="24"/>
            <w:rPrChange w:id="12151"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152" w:author="N F" w:date="2023-12-05T03:08:00Z">
              <w:rPr>
                <w:rFonts w:cs="Times New Roman"/>
                <w:szCs w:val="24"/>
                <w:lang w:val="en-US"/>
              </w:rPr>
            </w:rPrChange>
          </w:rPr>
          <w:delInstrText>webpage</w:delInstrText>
        </w:r>
        <w:r w:rsidR="00AE1425" w:rsidRPr="006E6534" w:rsidDel="009B60EB">
          <w:rPr>
            <w:rFonts w:cs="Times New Roman"/>
            <w:color w:val="000000" w:themeColor="text1"/>
            <w:szCs w:val="24"/>
            <w:rPrChange w:id="12153"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154" w:author="N F" w:date="2023-12-05T03:08:00Z">
              <w:rPr>
                <w:rFonts w:cs="Times New Roman"/>
                <w:szCs w:val="24"/>
                <w:lang w:val="en-US"/>
              </w:rPr>
            </w:rPrChange>
          </w:rPr>
          <w:delInstrText>title</w:delInstrText>
        </w:r>
        <w:r w:rsidR="00AE1425" w:rsidRPr="006E6534" w:rsidDel="009B60EB">
          <w:rPr>
            <w:rFonts w:cs="Times New Roman"/>
            <w:color w:val="000000" w:themeColor="text1"/>
            <w:szCs w:val="24"/>
            <w:rPrChange w:id="12155"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156" w:author="N F" w:date="2023-12-05T03:08:00Z">
              <w:rPr>
                <w:rFonts w:cs="Times New Roman"/>
                <w:szCs w:val="24"/>
                <w:lang w:val="en-US"/>
              </w:rPr>
            </w:rPrChange>
          </w:rPr>
          <w:delInstrText>TAGRISSO</w:delInstrText>
        </w:r>
        <w:r w:rsidR="00AE1425" w:rsidRPr="006E6534" w:rsidDel="009B60EB">
          <w:rPr>
            <w:rFonts w:cs="Times New Roman"/>
            <w:color w:val="000000" w:themeColor="text1"/>
            <w:szCs w:val="24"/>
            <w:rPrChange w:id="12157" w:author="N F" w:date="2023-12-05T03:08:00Z">
              <w:rPr>
                <w:rFonts w:cs="Times New Roman"/>
                <w:szCs w:val="24"/>
              </w:rPr>
            </w:rPrChange>
          </w:rPr>
          <w:delInstrText xml:space="preserve"> (</w:delInstrText>
        </w:r>
        <w:r w:rsidR="00AE1425" w:rsidRPr="006E6534" w:rsidDel="009B60EB">
          <w:rPr>
            <w:rFonts w:cs="Times New Roman"/>
            <w:color w:val="000000" w:themeColor="text1"/>
            <w:szCs w:val="24"/>
            <w:lang w:val="en-US"/>
            <w:rPrChange w:id="12158" w:author="N F" w:date="2023-12-05T03:08:00Z">
              <w:rPr>
                <w:rFonts w:cs="Times New Roman"/>
                <w:szCs w:val="24"/>
                <w:lang w:val="en-US"/>
              </w:rPr>
            </w:rPrChange>
          </w:rPr>
          <w:delInstrText>osimertinib</w:delInstrText>
        </w:r>
        <w:r w:rsidR="00AE1425" w:rsidRPr="006E6534" w:rsidDel="009B60EB">
          <w:rPr>
            <w:rFonts w:cs="Times New Roman"/>
            <w:color w:val="000000" w:themeColor="text1"/>
            <w:szCs w:val="24"/>
            <w:rPrChange w:id="12159" w:author="N F" w:date="2023-12-05T03:08:00Z">
              <w:rPr>
                <w:rFonts w:cs="Times New Roman"/>
                <w:szCs w:val="24"/>
              </w:rPr>
            </w:rPrChange>
          </w:rPr>
          <w:delInstrText xml:space="preserve">) </w:delInstrText>
        </w:r>
        <w:r w:rsidR="00AE1425" w:rsidRPr="006E6534" w:rsidDel="009B60EB">
          <w:rPr>
            <w:rFonts w:cs="Times New Roman"/>
            <w:color w:val="000000" w:themeColor="text1"/>
            <w:szCs w:val="24"/>
            <w:lang w:val="en-US"/>
            <w:rPrChange w:id="12160" w:author="N F" w:date="2023-12-05T03:08:00Z">
              <w:rPr>
                <w:rFonts w:cs="Times New Roman"/>
                <w:szCs w:val="24"/>
                <w:lang w:val="en-US"/>
              </w:rPr>
            </w:rPrChange>
          </w:rPr>
          <w:delInstrText>tablets</w:delInstrText>
        </w:r>
        <w:r w:rsidR="00AE1425" w:rsidRPr="006E6534" w:rsidDel="009B60EB">
          <w:rPr>
            <w:rFonts w:cs="Times New Roman"/>
            <w:color w:val="000000" w:themeColor="text1"/>
            <w:szCs w:val="24"/>
            <w:rPrChange w:id="12161" w:author="N F" w:date="2023-12-05T03:08:00Z">
              <w:rPr>
                <w:rFonts w:cs="Times New Roman"/>
                <w:szCs w:val="24"/>
              </w:rPr>
            </w:rPrChange>
          </w:rPr>
          <w:delInstrText xml:space="preserve">. </w:delInstrText>
        </w:r>
        <w:r w:rsidR="00AE1425" w:rsidRPr="006E6534" w:rsidDel="009B60EB">
          <w:rPr>
            <w:rFonts w:cs="Times New Roman"/>
            <w:color w:val="000000" w:themeColor="text1"/>
            <w:szCs w:val="24"/>
            <w:lang w:val="en-US"/>
            <w:rPrChange w:id="12162" w:author="N F" w:date="2023-12-05T03:08:00Z">
              <w:rPr>
                <w:rFonts w:cs="Times New Roman"/>
                <w:szCs w:val="24"/>
                <w:lang w:val="en-US"/>
              </w:rPr>
            </w:rPrChange>
          </w:rPr>
          <w:delInstrText>AstraZeneca</w:delInstrText>
        </w:r>
        <w:r w:rsidR="00AE1425" w:rsidRPr="006E6534" w:rsidDel="009B60EB">
          <w:rPr>
            <w:rFonts w:cs="Times New Roman"/>
            <w:color w:val="000000" w:themeColor="text1"/>
            <w:szCs w:val="24"/>
            <w:rPrChange w:id="12163" w:author="N F" w:date="2023-12-05T03:08:00Z">
              <w:rPr>
                <w:rFonts w:cs="Times New Roman"/>
                <w:szCs w:val="24"/>
              </w:rPr>
            </w:rPrChange>
          </w:rPr>
          <w:delInstrText xml:space="preserve"> </w:delInstrText>
        </w:r>
        <w:r w:rsidR="00AE1425" w:rsidRPr="006E6534" w:rsidDel="009B60EB">
          <w:rPr>
            <w:rFonts w:cs="Times New Roman"/>
            <w:color w:val="000000" w:themeColor="text1"/>
            <w:szCs w:val="24"/>
            <w:lang w:val="en-US"/>
            <w:rPrChange w:id="12164" w:author="N F" w:date="2023-12-05T03:08:00Z">
              <w:rPr>
                <w:rFonts w:cs="Times New Roman"/>
                <w:szCs w:val="24"/>
                <w:lang w:val="en-US"/>
              </w:rPr>
            </w:rPrChange>
          </w:rPr>
          <w:delInstrText>Pharmaceuticals</w:delInstrText>
        </w:r>
        <w:r w:rsidR="00AE1425" w:rsidRPr="006E6534" w:rsidDel="009B60EB">
          <w:rPr>
            <w:rFonts w:cs="Times New Roman"/>
            <w:color w:val="000000" w:themeColor="text1"/>
            <w:szCs w:val="24"/>
            <w:rPrChange w:id="12165" w:author="N F" w:date="2023-12-05T03:08:00Z">
              <w:rPr>
                <w:rFonts w:cs="Times New Roman"/>
                <w:szCs w:val="24"/>
              </w:rPr>
            </w:rPrChange>
          </w:rPr>
          <w:delInstrText xml:space="preserve">, </w:delInstrText>
        </w:r>
        <w:r w:rsidR="00AE1425" w:rsidRPr="006E6534" w:rsidDel="009B60EB">
          <w:rPr>
            <w:rFonts w:cs="Times New Roman"/>
            <w:color w:val="000000" w:themeColor="text1"/>
            <w:szCs w:val="24"/>
            <w:lang w:val="en-US"/>
            <w:rPrChange w:id="12166" w:author="N F" w:date="2023-12-05T03:08:00Z">
              <w:rPr>
                <w:rFonts w:cs="Times New Roman"/>
                <w:szCs w:val="24"/>
                <w:lang w:val="en-US"/>
              </w:rPr>
            </w:rPrChange>
          </w:rPr>
          <w:delInstrText>LP</w:delInstrText>
        </w:r>
        <w:r w:rsidR="00AE1425" w:rsidRPr="006E6534" w:rsidDel="009B60EB">
          <w:rPr>
            <w:rFonts w:cs="Times New Roman"/>
            <w:color w:val="000000" w:themeColor="text1"/>
            <w:szCs w:val="24"/>
            <w:rPrChange w:id="12167" w:author="N F" w:date="2023-12-05T03:08:00Z">
              <w:rPr>
                <w:rFonts w:cs="Times New Roman"/>
                <w:szCs w:val="24"/>
              </w:rPr>
            </w:rPrChange>
          </w:rPr>
          <w:delInstrText xml:space="preserve"> </w:delInstrText>
        </w:r>
        <w:r w:rsidR="00AE1425" w:rsidRPr="006E6534" w:rsidDel="009B60EB">
          <w:rPr>
            <w:rFonts w:cs="Times New Roman"/>
            <w:color w:val="000000" w:themeColor="text1"/>
            <w:szCs w:val="24"/>
            <w:lang w:val="en-US"/>
            <w:rPrChange w:id="12168" w:author="N F" w:date="2023-12-05T03:08:00Z">
              <w:rPr>
                <w:rFonts w:cs="Times New Roman"/>
                <w:szCs w:val="24"/>
                <w:lang w:val="en-US"/>
              </w:rPr>
            </w:rPrChange>
          </w:rPr>
          <w:delInstrText>Application</w:delInstrText>
        </w:r>
        <w:r w:rsidR="00AE1425" w:rsidRPr="006E6534" w:rsidDel="009B60EB">
          <w:rPr>
            <w:rFonts w:cs="Times New Roman"/>
            <w:color w:val="000000" w:themeColor="text1"/>
            <w:szCs w:val="24"/>
            <w:rPrChange w:id="12169" w:author="N F" w:date="2023-12-05T03:08:00Z">
              <w:rPr>
                <w:rFonts w:cs="Times New Roman"/>
                <w:szCs w:val="24"/>
              </w:rPr>
            </w:rPrChange>
          </w:rPr>
          <w:delInstrText xml:space="preserve"> </w:delInstrText>
        </w:r>
        <w:r w:rsidR="00AE1425" w:rsidRPr="006E6534" w:rsidDel="009B60EB">
          <w:rPr>
            <w:rFonts w:cs="Times New Roman"/>
            <w:color w:val="000000" w:themeColor="text1"/>
            <w:szCs w:val="24"/>
            <w:lang w:val="en-US"/>
            <w:rPrChange w:id="12170" w:author="N F" w:date="2023-12-05T03:08:00Z">
              <w:rPr>
                <w:rFonts w:cs="Times New Roman"/>
                <w:szCs w:val="24"/>
                <w:lang w:val="en-US"/>
              </w:rPr>
            </w:rPrChange>
          </w:rPr>
          <w:delInstrText>No</w:delInstrText>
        </w:r>
        <w:r w:rsidR="00AE1425" w:rsidRPr="006E6534" w:rsidDel="009B60EB">
          <w:rPr>
            <w:rFonts w:cs="Times New Roman"/>
            <w:color w:val="000000" w:themeColor="text1"/>
            <w:szCs w:val="24"/>
            <w:rPrChange w:id="12171" w:author="N F" w:date="2023-12-05T03:08:00Z">
              <w:rPr>
                <w:rFonts w:cs="Times New Roman"/>
                <w:szCs w:val="24"/>
              </w:rPr>
            </w:rPrChange>
          </w:rPr>
          <w:delInstrText xml:space="preserve">.:  208065. </w:delInstrText>
        </w:r>
        <w:r w:rsidR="00AE1425" w:rsidRPr="006E6534" w:rsidDel="009B60EB">
          <w:rPr>
            <w:rFonts w:cs="Times New Roman"/>
            <w:color w:val="000000" w:themeColor="text1"/>
            <w:szCs w:val="24"/>
            <w:lang w:val="en-US"/>
            <w:rPrChange w:id="12172" w:author="N F" w:date="2023-12-05T03:08:00Z">
              <w:rPr>
                <w:rFonts w:cs="Times New Roman"/>
                <w:szCs w:val="24"/>
                <w:lang w:val="en-US"/>
              </w:rPr>
            </w:rPrChange>
          </w:rPr>
          <w:delInstrText>Approval</w:delInstrText>
        </w:r>
        <w:r w:rsidR="00AE1425" w:rsidRPr="006E6534" w:rsidDel="009B60EB">
          <w:rPr>
            <w:rFonts w:cs="Times New Roman"/>
            <w:color w:val="000000" w:themeColor="text1"/>
            <w:szCs w:val="24"/>
            <w:rPrChange w:id="12173" w:author="N F" w:date="2023-12-05T03:08:00Z">
              <w:rPr>
                <w:rFonts w:cs="Times New Roman"/>
                <w:szCs w:val="24"/>
              </w:rPr>
            </w:rPrChange>
          </w:rPr>
          <w:delInstrText xml:space="preserve"> </w:delInstrText>
        </w:r>
        <w:r w:rsidR="00AE1425" w:rsidRPr="006E6534" w:rsidDel="009B60EB">
          <w:rPr>
            <w:rFonts w:cs="Times New Roman"/>
            <w:color w:val="000000" w:themeColor="text1"/>
            <w:szCs w:val="24"/>
            <w:lang w:val="en-US"/>
            <w:rPrChange w:id="12174" w:author="N F" w:date="2023-12-05T03:08:00Z">
              <w:rPr>
                <w:rFonts w:cs="Times New Roman"/>
                <w:szCs w:val="24"/>
                <w:lang w:val="en-US"/>
              </w:rPr>
            </w:rPrChange>
          </w:rPr>
          <w:delInstrText>Date</w:delInstrText>
        </w:r>
        <w:r w:rsidR="00AE1425" w:rsidRPr="006E6534" w:rsidDel="009B60EB">
          <w:rPr>
            <w:rFonts w:cs="Times New Roman"/>
            <w:color w:val="000000" w:themeColor="text1"/>
            <w:szCs w:val="24"/>
            <w:rPrChange w:id="12175" w:author="N F" w:date="2023-12-05T03:08:00Z">
              <w:rPr>
                <w:rFonts w:cs="Times New Roman"/>
                <w:szCs w:val="24"/>
              </w:rPr>
            </w:rPrChange>
          </w:rPr>
          <w:delInstrText xml:space="preserve">: 11/13/2015. </w:delInstrText>
        </w:r>
        <w:r w:rsidR="00AE1425" w:rsidRPr="006E6534" w:rsidDel="009B60EB">
          <w:rPr>
            <w:rFonts w:cs="Times New Roman"/>
            <w:color w:val="000000" w:themeColor="text1"/>
            <w:szCs w:val="24"/>
            <w:lang w:val="en-US"/>
            <w:rPrChange w:id="12176" w:author="N F" w:date="2023-12-05T03:08:00Z">
              <w:rPr>
                <w:rFonts w:cs="Times New Roman"/>
                <w:szCs w:val="24"/>
                <w:lang w:val="en-US"/>
              </w:rPr>
            </w:rPrChange>
          </w:rPr>
          <w:delInstrText>Pharmacology</w:delInstrText>
        </w:r>
        <w:r w:rsidR="00AE1425" w:rsidRPr="006E6534" w:rsidDel="009B60EB">
          <w:rPr>
            <w:rFonts w:cs="Times New Roman"/>
            <w:color w:val="000000" w:themeColor="text1"/>
            <w:szCs w:val="24"/>
            <w:rPrChange w:id="12177" w:author="N F" w:date="2023-12-05T03:08:00Z">
              <w:rPr>
                <w:rFonts w:cs="Times New Roman"/>
                <w:szCs w:val="24"/>
              </w:rPr>
            </w:rPrChange>
          </w:rPr>
          <w:delInstrText xml:space="preserve"> </w:delInstrText>
        </w:r>
        <w:r w:rsidR="00AE1425" w:rsidRPr="006E6534" w:rsidDel="009B60EB">
          <w:rPr>
            <w:rFonts w:cs="Times New Roman"/>
            <w:color w:val="000000" w:themeColor="text1"/>
            <w:szCs w:val="24"/>
            <w:lang w:val="en-US"/>
            <w:rPrChange w:id="12178" w:author="N F" w:date="2023-12-05T03:08:00Z">
              <w:rPr>
                <w:rFonts w:cs="Times New Roman"/>
                <w:szCs w:val="24"/>
                <w:lang w:val="en-US"/>
              </w:rPr>
            </w:rPrChange>
          </w:rPr>
          <w:delInstrText>Review</w:delInstrText>
        </w:r>
        <w:r w:rsidR="00AE1425" w:rsidRPr="006E6534" w:rsidDel="009B60EB">
          <w:rPr>
            <w:rFonts w:cs="Times New Roman"/>
            <w:color w:val="000000" w:themeColor="text1"/>
            <w:szCs w:val="24"/>
            <w:rPrChange w:id="12179"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180" w:author="N F" w:date="2023-12-05T03:08:00Z">
              <w:rPr>
                <w:rFonts w:cs="Times New Roman"/>
                <w:szCs w:val="24"/>
                <w:lang w:val="en-US"/>
              </w:rPr>
            </w:rPrChange>
          </w:rPr>
          <w:delInstrText>URL</w:delInstrText>
        </w:r>
        <w:r w:rsidR="00AE1425" w:rsidRPr="006E6534" w:rsidDel="009B60EB">
          <w:rPr>
            <w:rFonts w:cs="Times New Roman"/>
            <w:color w:val="000000" w:themeColor="text1"/>
            <w:szCs w:val="24"/>
            <w:rPrChange w:id="12181"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182" w:author="N F" w:date="2023-12-05T03:08:00Z">
              <w:rPr>
                <w:rFonts w:cs="Times New Roman"/>
                <w:szCs w:val="24"/>
                <w:lang w:val="en-US"/>
              </w:rPr>
            </w:rPrChange>
          </w:rPr>
          <w:delInstrText>https</w:delInstrText>
        </w:r>
        <w:r w:rsidR="00AE1425" w:rsidRPr="006E6534" w:rsidDel="009B60EB">
          <w:rPr>
            <w:rFonts w:cs="Times New Roman"/>
            <w:color w:val="000000" w:themeColor="text1"/>
            <w:szCs w:val="24"/>
            <w:rPrChange w:id="12183"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184" w:author="N F" w:date="2023-12-05T03:08:00Z">
              <w:rPr>
                <w:rFonts w:cs="Times New Roman"/>
                <w:szCs w:val="24"/>
                <w:lang w:val="en-US"/>
              </w:rPr>
            </w:rPrChange>
          </w:rPr>
          <w:delInstrText>www</w:delInstrText>
        </w:r>
        <w:r w:rsidR="00AE1425" w:rsidRPr="006E6534" w:rsidDel="009B60EB">
          <w:rPr>
            <w:rFonts w:cs="Times New Roman"/>
            <w:color w:val="000000" w:themeColor="text1"/>
            <w:szCs w:val="24"/>
            <w:rPrChange w:id="12185"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186" w:author="N F" w:date="2023-12-05T03:08:00Z">
              <w:rPr>
                <w:rFonts w:cs="Times New Roman"/>
                <w:szCs w:val="24"/>
                <w:lang w:val="en-US"/>
              </w:rPr>
            </w:rPrChange>
          </w:rPr>
          <w:delInstrText>accessdata</w:delInstrText>
        </w:r>
        <w:r w:rsidR="00AE1425" w:rsidRPr="006E6534" w:rsidDel="009B60EB">
          <w:rPr>
            <w:rFonts w:cs="Times New Roman"/>
            <w:color w:val="000000" w:themeColor="text1"/>
            <w:szCs w:val="24"/>
            <w:rPrChange w:id="12187"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188" w:author="N F" w:date="2023-12-05T03:08:00Z">
              <w:rPr>
                <w:rFonts w:cs="Times New Roman"/>
                <w:szCs w:val="24"/>
                <w:lang w:val="en-US"/>
              </w:rPr>
            </w:rPrChange>
          </w:rPr>
          <w:delInstrText>fda</w:delInstrText>
        </w:r>
        <w:r w:rsidR="00AE1425" w:rsidRPr="006E6534" w:rsidDel="009B60EB">
          <w:rPr>
            <w:rFonts w:cs="Times New Roman"/>
            <w:color w:val="000000" w:themeColor="text1"/>
            <w:szCs w:val="24"/>
            <w:rPrChange w:id="12189"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190" w:author="N F" w:date="2023-12-05T03:08:00Z">
              <w:rPr>
                <w:rFonts w:cs="Times New Roman"/>
                <w:szCs w:val="24"/>
                <w:lang w:val="en-US"/>
              </w:rPr>
            </w:rPrChange>
          </w:rPr>
          <w:delInstrText>gov</w:delInstrText>
        </w:r>
        <w:r w:rsidR="00AE1425" w:rsidRPr="006E6534" w:rsidDel="009B60EB">
          <w:rPr>
            <w:rFonts w:cs="Times New Roman"/>
            <w:color w:val="000000" w:themeColor="text1"/>
            <w:szCs w:val="24"/>
            <w:rPrChange w:id="12191"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192" w:author="N F" w:date="2023-12-05T03:08:00Z">
              <w:rPr>
                <w:rFonts w:cs="Times New Roman"/>
                <w:szCs w:val="24"/>
                <w:lang w:val="en-US"/>
              </w:rPr>
            </w:rPrChange>
          </w:rPr>
          <w:delInstrText>drugsatfda</w:delInstrText>
        </w:r>
        <w:r w:rsidR="00AE1425" w:rsidRPr="006E6534" w:rsidDel="009B60EB">
          <w:rPr>
            <w:rFonts w:cs="Times New Roman"/>
            <w:color w:val="000000" w:themeColor="text1"/>
            <w:szCs w:val="24"/>
            <w:rPrChange w:id="12193" w:author="N F" w:date="2023-12-05T03:08:00Z">
              <w:rPr>
                <w:rFonts w:cs="Times New Roman"/>
                <w:szCs w:val="24"/>
              </w:rPr>
            </w:rPrChange>
          </w:rPr>
          <w:delInstrText>_</w:delInstrText>
        </w:r>
        <w:r w:rsidR="00AE1425" w:rsidRPr="006E6534" w:rsidDel="009B60EB">
          <w:rPr>
            <w:rFonts w:cs="Times New Roman"/>
            <w:color w:val="000000" w:themeColor="text1"/>
            <w:szCs w:val="24"/>
            <w:lang w:val="en-US"/>
            <w:rPrChange w:id="12194" w:author="N F" w:date="2023-12-05T03:08:00Z">
              <w:rPr>
                <w:rFonts w:cs="Times New Roman"/>
                <w:szCs w:val="24"/>
                <w:lang w:val="en-US"/>
              </w:rPr>
            </w:rPrChange>
          </w:rPr>
          <w:delInstrText>docs</w:delInstrText>
        </w:r>
        <w:r w:rsidR="00AE1425" w:rsidRPr="006E6534" w:rsidDel="009B60EB">
          <w:rPr>
            <w:rFonts w:cs="Times New Roman"/>
            <w:color w:val="000000" w:themeColor="text1"/>
            <w:szCs w:val="24"/>
            <w:rPrChange w:id="12195"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196" w:author="N F" w:date="2023-12-05T03:08:00Z">
              <w:rPr>
                <w:rFonts w:cs="Times New Roman"/>
                <w:szCs w:val="24"/>
                <w:lang w:val="en-US"/>
              </w:rPr>
            </w:rPrChange>
          </w:rPr>
          <w:delInstrText>nda</w:delInstrText>
        </w:r>
        <w:r w:rsidR="00AE1425" w:rsidRPr="006E6534" w:rsidDel="009B60EB">
          <w:rPr>
            <w:rFonts w:cs="Times New Roman"/>
            <w:color w:val="000000" w:themeColor="text1"/>
            <w:szCs w:val="24"/>
            <w:rPrChange w:id="12197" w:author="N F" w:date="2023-12-05T03:08:00Z">
              <w:rPr>
                <w:rFonts w:cs="Times New Roman"/>
                <w:szCs w:val="24"/>
              </w:rPr>
            </w:rPrChange>
          </w:rPr>
          <w:delInstrText>/2015/208065</w:delInstrText>
        </w:r>
        <w:r w:rsidR="00AE1425" w:rsidRPr="006E6534" w:rsidDel="009B60EB">
          <w:rPr>
            <w:rFonts w:cs="Times New Roman"/>
            <w:color w:val="000000" w:themeColor="text1"/>
            <w:szCs w:val="24"/>
            <w:lang w:val="en-US"/>
            <w:rPrChange w:id="12198" w:author="N F" w:date="2023-12-05T03:08:00Z">
              <w:rPr>
                <w:rFonts w:cs="Times New Roman"/>
                <w:szCs w:val="24"/>
                <w:lang w:val="en-US"/>
              </w:rPr>
            </w:rPrChange>
          </w:rPr>
          <w:delInstrText>Orig</w:delInstrText>
        </w:r>
        <w:r w:rsidR="00AE1425" w:rsidRPr="006E6534" w:rsidDel="009B60EB">
          <w:rPr>
            <w:rFonts w:cs="Times New Roman"/>
            <w:color w:val="000000" w:themeColor="text1"/>
            <w:szCs w:val="24"/>
            <w:rPrChange w:id="12199" w:author="N F" w:date="2023-12-05T03:08:00Z">
              <w:rPr>
                <w:rFonts w:cs="Times New Roman"/>
                <w:szCs w:val="24"/>
              </w:rPr>
            </w:rPrChange>
          </w:rPr>
          <w:delInstrText>1</w:delInstrText>
        </w:r>
        <w:r w:rsidR="00AE1425" w:rsidRPr="006E6534" w:rsidDel="009B60EB">
          <w:rPr>
            <w:rFonts w:cs="Times New Roman"/>
            <w:color w:val="000000" w:themeColor="text1"/>
            <w:szCs w:val="24"/>
            <w:lang w:val="en-US"/>
            <w:rPrChange w:id="12200" w:author="N F" w:date="2023-12-05T03:08:00Z">
              <w:rPr>
                <w:rFonts w:cs="Times New Roman"/>
                <w:szCs w:val="24"/>
                <w:lang w:val="en-US"/>
              </w:rPr>
            </w:rPrChange>
          </w:rPr>
          <w:delInstrText>s</w:delInstrText>
        </w:r>
        <w:r w:rsidR="00AE1425" w:rsidRPr="006E6534" w:rsidDel="009B60EB">
          <w:rPr>
            <w:rFonts w:cs="Times New Roman"/>
            <w:color w:val="000000" w:themeColor="text1"/>
            <w:szCs w:val="24"/>
            <w:rPrChange w:id="12201" w:author="N F" w:date="2023-12-05T03:08:00Z">
              <w:rPr>
                <w:rFonts w:cs="Times New Roman"/>
                <w:szCs w:val="24"/>
              </w:rPr>
            </w:rPrChange>
          </w:rPr>
          <w:delInstrText>000</w:delInstrText>
        </w:r>
        <w:r w:rsidR="00AE1425" w:rsidRPr="006E6534" w:rsidDel="009B60EB">
          <w:rPr>
            <w:rFonts w:cs="Times New Roman"/>
            <w:color w:val="000000" w:themeColor="text1"/>
            <w:szCs w:val="24"/>
            <w:lang w:val="en-US"/>
            <w:rPrChange w:id="12202" w:author="N F" w:date="2023-12-05T03:08:00Z">
              <w:rPr>
                <w:rFonts w:cs="Times New Roman"/>
                <w:szCs w:val="24"/>
                <w:lang w:val="en-US"/>
              </w:rPr>
            </w:rPrChange>
          </w:rPr>
          <w:delInstrText>TOC</w:delInstrText>
        </w:r>
        <w:r w:rsidR="00AE1425" w:rsidRPr="006E6534" w:rsidDel="009B60EB">
          <w:rPr>
            <w:rFonts w:cs="Times New Roman"/>
            <w:color w:val="000000" w:themeColor="text1"/>
            <w:szCs w:val="24"/>
            <w:rPrChange w:id="12203"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204" w:author="N F" w:date="2023-12-05T03:08:00Z">
              <w:rPr>
                <w:rFonts w:cs="Times New Roman"/>
                <w:szCs w:val="24"/>
                <w:lang w:val="en-US"/>
              </w:rPr>
            </w:rPrChange>
          </w:rPr>
          <w:delInstrText>cfm</w:delInstrText>
        </w:r>
        <w:r w:rsidR="00AE1425" w:rsidRPr="006E6534" w:rsidDel="009B60EB">
          <w:rPr>
            <w:rFonts w:cs="Times New Roman"/>
            <w:color w:val="000000" w:themeColor="text1"/>
            <w:szCs w:val="24"/>
            <w:rPrChange w:id="12205"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206" w:author="N F" w:date="2023-12-05T03:08:00Z">
              <w:rPr>
                <w:rFonts w:cs="Times New Roman"/>
                <w:szCs w:val="24"/>
                <w:lang w:val="en-US"/>
              </w:rPr>
            </w:rPrChange>
          </w:rPr>
          <w:delInstrText>accessed</w:delInstrText>
        </w:r>
        <w:r w:rsidR="00AE1425" w:rsidRPr="006E6534" w:rsidDel="009B60EB">
          <w:rPr>
            <w:rFonts w:cs="Times New Roman"/>
            <w:color w:val="000000" w:themeColor="text1"/>
            <w:szCs w:val="24"/>
            <w:rPrChange w:id="12207"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208" w:author="N F" w:date="2023-12-05T03:08:00Z">
              <w:rPr>
                <w:rFonts w:cs="Times New Roman"/>
                <w:szCs w:val="24"/>
                <w:lang w:val="en-US"/>
              </w:rPr>
            </w:rPrChange>
          </w:rPr>
          <w:delInstrText>date</w:delInstrText>
        </w:r>
        <w:r w:rsidR="00AE1425" w:rsidRPr="006E6534" w:rsidDel="009B60EB">
          <w:rPr>
            <w:rFonts w:cs="Times New Roman"/>
            <w:color w:val="000000" w:themeColor="text1"/>
            <w:szCs w:val="24"/>
            <w:rPrChange w:id="12209"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210" w:author="N F" w:date="2023-12-05T03:08:00Z">
              <w:rPr>
                <w:rFonts w:cs="Times New Roman"/>
                <w:szCs w:val="24"/>
                <w:lang w:val="en-US"/>
              </w:rPr>
            </w:rPrChange>
          </w:rPr>
          <w:delInstrText>parts</w:delInstrText>
        </w:r>
        <w:r w:rsidR="00AE1425" w:rsidRPr="006E6534" w:rsidDel="009B60EB">
          <w:rPr>
            <w:rFonts w:cs="Times New Roman"/>
            <w:color w:val="000000" w:themeColor="text1"/>
            <w:szCs w:val="24"/>
            <w:rPrChange w:id="12211" w:author="N F" w:date="2023-12-05T03:08:00Z">
              <w:rPr>
                <w:rFonts w:cs="Times New Roman"/>
                <w:szCs w:val="24"/>
              </w:rPr>
            </w:rPrChange>
          </w:rPr>
          <w:delInstrText>":[["2022",8,2]]}}}],"</w:delInstrText>
        </w:r>
        <w:r w:rsidR="00AE1425" w:rsidRPr="006E6534" w:rsidDel="009B60EB">
          <w:rPr>
            <w:rFonts w:cs="Times New Roman"/>
            <w:color w:val="000000" w:themeColor="text1"/>
            <w:szCs w:val="24"/>
            <w:lang w:val="en-US"/>
            <w:rPrChange w:id="12212" w:author="N F" w:date="2023-12-05T03:08:00Z">
              <w:rPr>
                <w:rFonts w:cs="Times New Roman"/>
                <w:szCs w:val="24"/>
                <w:lang w:val="en-US"/>
              </w:rPr>
            </w:rPrChange>
          </w:rPr>
          <w:delInstrText>schema</w:delInstrText>
        </w:r>
        <w:r w:rsidR="00AE1425" w:rsidRPr="006E6534" w:rsidDel="009B60EB">
          <w:rPr>
            <w:rFonts w:cs="Times New Roman"/>
            <w:color w:val="000000" w:themeColor="text1"/>
            <w:szCs w:val="24"/>
            <w:rPrChange w:id="12213"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214" w:author="N F" w:date="2023-12-05T03:08:00Z">
              <w:rPr>
                <w:rFonts w:cs="Times New Roman"/>
                <w:szCs w:val="24"/>
                <w:lang w:val="en-US"/>
              </w:rPr>
            </w:rPrChange>
          </w:rPr>
          <w:delInstrText>https</w:delInstrText>
        </w:r>
        <w:r w:rsidR="00AE1425" w:rsidRPr="006E6534" w:rsidDel="009B60EB">
          <w:rPr>
            <w:rFonts w:cs="Times New Roman"/>
            <w:color w:val="000000" w:themeColor="text1"/>
            <w:szCs w:val="24"/>
            <w:rPrChange w:id="12215"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216" w:author="N F" w:date="2023-12-05T03:08:00Z">
              <w:rPr>
                <w:rFonts w:cs="Times New Roman"/>
                <w:szCs w:val="24"/>
                <w:lang w:val="en-US"/>
              </w:rPr>
            </w:rPrChange>
          </w:rPr>
          <w:delInstrText>github</w:delInstrText>
        </w:r>
        <w:r w:rsidR="00AE1425" w:rsidRPr="006E6534" w:rsidDel="009B60EB">
          <w:rPr>
            <w:rFonts w:cs="Times New Roman"/>
            <w:color w:val="000000" w:themeColor="text1"/>
            <w:szCs w:val="24"/>
            <w:rPrChange w:id="12217"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218" w:author="N F" w:date="2023-12-05T03:08:00Z">
              <w:rPr>
                <w:rFonts w:cs="Times New Roman"/>
                <w:szCs w:val="24"/>
                <w:lang w:val="en-US"/>
              </w:rPr>
            </w:rPrChange>
          </w:rPr>
          <w:delInstrText>com</w:delInstrText>
        </w:r>
        <w:r w:rsidR="00AE1425" w:rsidRPr="006E6534" w:rsidDel="009B60EB">
          <w:rPr>
            <w:rFonts w:cs="Times New Roman"/>
            <w:color w:val="000000" w:themeColor="text1"/>
            <w:szCs w:val="24"/>
            <w:rPrChange w:id="12219"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220" w:author="N F" w:date="2023-12-05T03:08:00Z">
              <w:rPr>
                <w:rFonts w:cs="Times New Roman"/>
                <w:szCs w:val="24"/>
                <w:lang w:val="en-US"/>
              </w:rPr>
            </w:rPrChange>
          </w:rPr>
          <w:delInstrText>citation</w:delInstrText>
        </w:r>
        <w:r w:rsidR="00AE1425" w:rsidRPr="006E6534" w:rsidDel="009B60EB">
          <w:rPr>
            <w:rFonts w:cs="Times New Roman"/>
            <w:color w:val="000000" w:themeColor="text1"/>
            <w:szCs w:val="24"/>
            <w:rPrChange w:id="12221"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222" w:author="N F" w:date="2023-12-05T03:08:00Z">
              <w:rPr>
                <w:rFonts w:cs="Times New Roman"/>
                <w:szCs w:val="24"/>
                <w:lang w:val="en-US"/>
              </w:rPr>
            </w:rPrChange>
          </w:rPr>
          <w:delInstrText>style</w:delInstrText>
        </w:r>
        <w:r w:rsidR="00AE1425" w:rsidRPr="006E6534" w:rsidDel="009B60EB">
          <w:rPr>
            <w:rFonts w:cs="Times New Roman"/>
            <w:color w:val="000000" w:themeColor="text1"/>
            <w:szCs w:val="24"/>
            <w:rPrChange w:id="12223"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224" w:author="N F" w:date="2023-12-05T03:08:00Z">
              <w:rPr>
                <w:rFonts w:cs="Times New Roman"/>
                <w:szCs w:val="24"/>
                <w:lang w:val="en-US"/>
              </w:rPr>
            </w:rPrChange>
          </w:rPr>
          <w:delInstrText>language</w:delInstrText>
        </w:r>
        <w:r w:rsidR="00AE1425" w:rsidRPr="006E6534" w:rsidDel="009B60EB">
          <w:rPr>
            <w:rFonts w:cs="Times New Roman"/>
            <w:color w:val="000000" w:themeColor="text1"/>
            <w:szCs w:val="24"/>
            <w:rPrChange w:id="12225"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226" w:author="N F" w:date="2023-12-05T03:08:00Z">
              <w:rPr>
                <w:rFonts w:cs="Times New Roman"/>
                <w:szCs w:val="24"/>
                <w:lang w:val="en-US"/>
              </w:rPr>
            </w:rPrChange>
          </w:rPr>
          <w:delInstrText>schema</w:delInstrText>
        </w:r>
        <w:r w:rsidR="00AE1425" w:rsidRPr="006E6534" w:rsidDel="009B60EB">
          <w:rPr>
            <w:rFonts w:cs="Times New Roman"/>
            <w:color w:val="000000" w:themeColor="text1"/>
            <w:szCs w:val="24"/>
            <w:rPrChange w:id="12227"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228" w:author="N F" w:date="2023-12-05T03:08:00Z">
              <w:rPr>
                <w:rFonts w:cs="Times New Roman"/>
                <w:szCs w:val="24"/>
                <w:lang w:val="en-US"/>
              </w:rPr>
            </w:rPrChange>
          </w:rPr>
          <w:delInstrText>raw</w:delInstrText>
        </w:r>
        <w:r w:rsidR="00AE1425" w:rsidRPr="006E6534" w:rsidDel="009B60EB">
          <w:rPr>
            <w:rFonts w:cs="Times New Roman"/>
            <w:color w:val="000000" w:themeColor="text1"/>
            <w:szCs w:val="24"/>
            <w:rPrChange w:id="12229"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230" w:author="N F" w:date="2023-12-05T03:08:00Z">
              <w:rPr>
                <w:rFonts w:cs="Times New Roman"/>
                <w:szCs w:val="24"/>
                <w:lang w:val="en-US"/>
              </w:rPr>
            </w:rPrChange>
          </w:rPr>
          <w:delInstrText>master</w:delInstrText>
        </w:r>
        <w:r w:rsidR="00AE1425" w:rsidRPr="006E6534" w:rsidDel="009B60EB">
          <w:rPr>
            <w:rFonts w:cs="Times New Roman"/>
            <w:color w:val="000000" w:themeColor="text1"/>
            <w:szCs w:val="24"/>
            <w:rPrChange w:id="12231"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232" w:author="N F" w:date="2023-12-05T03:08:00Z">
              <w:rPr>
                <w:rFonts w:cs="Times New Roman"/>
                <w:szCs w:val="24"/>
                <w:lang w:val="en-US"/>
              </w:rPr>
            </w:rPrChange>
          </w:rPr>
          <w:delInstrText>csl</w:delInstrText>
        </w:r>
        <w:r w:rsidR="00AE1425" w:rsidRPr="006E6534" w:rsidDel="009B60EB">
          <w:rPr>
            <w:rFonts w:cs="Times New Roman"/>
            <w:color w:val="000000" w:themeColor="text1"/>
            <w:szCs w:val="24"/>
            <w:rPrChange w:id="12233"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234" w:author="N F" w:date="2023-12-05T03:08:00Z">
              <w:rPr>
                <w:rFonts w:cs="Times New Roman"/>
                <w:szCs w:val="24"/>
                <w:lang w:val="en-US"/>
              </w:rPr>
            </w:rPrChange>
          </w:rPr>
          <w:delInstrText>citation</w:delInstrText>
        </w:r>
        <w:r w:rsidR="00AE1425" w:rsidRPr="006E6534" w:rsidDel="009B60EB">
          <w:rPr>
            <w:rFonts w:cs="Times New Roman"/>
            <w:color w:val="000000" w:themeColor="text1"/>
            <w:szCs w:val="24"/>
            <w:rPrChange w:id="12235"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236" w:author="N F" w:date="2023-12-05T03:08:00Z">
              <w:rPr>
                <w:rFonts w:cs="Times New Roman"/>
                <w:szCs w:val="24"/>
                <w:lang w:val="en-US"/>
              </w:rPr>
            </w:rPrChange>
          </w:rPr>
          <w:delInstrText>json</w:delInstrText>
        </w:r>
        <w:r w:rsidR="00AE1425" w:rsidRPr="006E6534" w:rsidDel="009B60EB">
          <w:rPr>
            <w:rFonts w:cs="Times New Roman"/>
            <w:color w:val="000000" w:themeColor="text1"/>
            <w:szCs w:val="24"/>
            <w:rPrChange w:id="12237" w:author="N F" w:date="2023-12-05T03:08:00Z">
              <w:rPr>
                <w:rFonts w:cs="Times New Roman"/>
                <w:szCs w:val="24"/>
              </w:rPr>
            </w:rPrChange>
          </w:rPr>
          <w:delInstrText xml:space="preserve">"} </w:delInstrText>
        </w:r>
        <w:r w:rsidR="00720051" w:rsidRPr="006E6534" w:rsidDel="009B60EB">
          <w:rPr>
            <w:rFonts w:cs="Times New Roman"/>
            <w:color w:val="000000" w:themeColor="text1"/>
            <w:szCs w:val="24"/>
            <w:lang w:val="en-US"/>
            <w:rPrChange w:id="12238" w:author="N F" w:date="2023-12-05T03:08:00Z">
              <w:rPr>
                <w:rFonts w:cs="Times New Roman"/>
                <w:szCs w:val="24"/>
                <w:lang w:val="en-US"/>
              </w:rPr>
            </w:rPrChange>
          </w:rPr>
          <w:fldChar w:fldCharType="separate"/>
        </w:r>
        <w:r w:rsidR="00AE1425" w:rsidRPr="006E6534" w:rsidDel="009B60EB">
          <w:rPr>
            <w:rFonts w:cs="Times New Roman"/>
            <w:color w:val="000000" w:themeColor="text1"/>
            <w:szCs w:val="24"/>
            <w:rPrChange w:id="12239" w:author="N F" w:date="2023-12-05T03:08:00Z">
              <w:rPr>
                <w:rFonts w:cs="Times New Roman"/>
                <w:szCs w:val="24"/>
              </w:rPr>
            </w:rPrChange>
          </w:rPr>
          <w:delText>(6)</w:delText>
        </w:r>
        <w:r w:rsidR="00720051" w:rsidRPr="006E6534" w:rsidDel="009B60EB">
          <w:rPr>
            <w:rFonts w:cs="Times New Roman"/>
            <w:color w:val="000000" w:themeColor="text1"/>
            <w:szCs w:val="24"/>
            <w:lang w:val="en-US"/>
            <w:rPrChange w:id="12240" w:author="N F" w:date="2023-12-05T03:08:00Z">
              <w:rPr>
                <w:rFonts w:cs="Times New Roman"/>
                <w:szCs w:val="24"/>
                <w:lang w:val="en-US"/>
              </w:rPr>
            </w:rPrChange>
          </w:rPr>
          <w:fldChar w:fldCharType="end"/>
        </w:r>
      </w:del>
      <w:r w:rsidRPr="006E6534">
        <w:rPr>
          <w:rFonts w:cs="Times New Roman"/>
          <w:color w:val="000000" w:themeColor="text1"/>
          <w:szCs w:val="24"/>
          <w:rPrChange w:id="12241" w:author="N F" w:date="2023-12-05T03:08:00Z">
            <w:rPr>
              <w:rFonts w:cs="Times New Roman"/>
              <w:szCs w:val="24"/>
            </w:rPr>
          </w:rPrChange>
        </w:rPr>
        <w:t>.</w:t>
      </w:r>
    </w:p>
    <w:p w14:paraId="4F3743DE" w14:textId="77777777" w:rsidR="00BD5DDA" w:rsidRPr="006E6534" w:rsidRDefault="00BD5DDA">
      <w:pPr>
        <w:spacing w:after="0" w:line="240" w:lineRule="auto"/>
        <w:rPr>
          <w:rFonts w:cs="Times New Roman"/>
          <w:color w:val="000000" w:themeColor="text1"/>
          <w:szCs w:val="24"/>
          <w:rPrChange w:id="12242" w:author="N F" w:date="2023-12-05T03:08:00Z">
            <w:rPr>
              <w:rFonts w:cs="Times New Roman"/>
              <w:szCs w:val="24"/>
            </w:rPr>
          </w:rPrChange>
        </w:rPr>
        <w:pPrChange w:id="12243" w:author="Barshadskaya, Yuliya" w:date="2024-01-14T17:52:00Z">
          <w:pPr/>
        </w:pPrChange>
      </w:pPr>
    </w:p>
    <w:p w14:paraId="2AACA8C1" w14:textId="5178609C" w:rsidR="00720051" w:rsidRPr="006E6534" w:rsidRDefault="009B60EB">
      <w:pPr>
        <w:pStyle w:val="4"/>
        <w:numPr>
          <w:ilvl w:val="0"/>
          <w:numId w:val="0"/>
        </w:numPr>
        <w:spacing w:before="0" w:line="240" w:lineRule="auto"/>
        <w:rPr>
          <w:rFonts w:cs="Times New Roman"/>
          <w:i w:val="0"/>
          <w:iCs w:val="0"/>
          <w:szCs w:val="24"/>
          <w:rPrChange w:id="12244" w:author="N F" w:date="2023-12-05T03:08:00Z">
            <w:rPr/>
          </w:rPrChange>
        </w:rPr>
        <w:pPrChange w:id="12245" w:author="Barshadskaya, Yuliya" w:date="2024-01-14T17:53:00Z">
          <w:pPr>
            <w:pStyle w:val="4"/>
          </w:pPr>
        </w:pPrChange>
      </w:pPr>
      <w:bookmarkStart w:id="12246" w:name="_Toc115733035"/>
      <w:ins w:id="12247" w:author="Barshadskaya, Yuliya" w:date="2024-01-14T17:52:00Z">
        <w:r>
          <w:rPr>
            <w:rFonts w:cs="Times New Roman"/>
            <w:i w:val="0"/>
            <w:iCs w:val="0"/>
            <w:szCs w:val="24"/>
          </w:rPr>
          <w:t xml:space="preserve">3.3.8.2. </w:t>
        </w:r>
      </w:ins>
      <w:r w:rsidR="00720051" w:rsidRPr="006E6534">
        <w:rPr>
          <w:rFonts w:cs="Times New Roman"/>
          <w:i w:val="0"/>
          <w:iCs w:val="0"/>
          <w:szCs w:val="24"/>
          <w:rPrChange w:id="12248" w:author="N F" w:date="2023-12-05T03:08:00Z">
            <w:rPr/>
          </w:rPrChange>
        </w:rPr>
        <w:t>Токсичность в отношении легких</w:t>
      </w:r>
      <w:bookmarkEnd w:id="12246"/>
    </w:p>
    <w:p w14:paraId="6D21AA0F" w14:textId="534992DF" w:rsidR="00720051" w:rsidRPr="006E6534" w:rsidRDefault="00D07DAE" w:rsidP="00415551">
      <w:pPr>
        <w:pStyle w:val="SDText"/>
        <w:rPr>
          <w:rFonts w:cs="Times New Roman"/>
          <w:color w:val="000000" w:themeColor="text1"/>
          <w:szCs w:val="24"/>
          <w:rPrChange w:id="12249" w:author="N F" w:date="2023-12-05T03:08:00Z">
            <w:rPr>
              <w:rFonts w:cs="Times New Roman"/>
              <w:szCs w:val="24"/>
            </w:rPr>
          </w:rPrChange>
        </w:rPr>
      </w:pPr>
      <w:r w:rsidRPr="006E6534">
        <w:rPr>
          <w:rFonts w:cs="Times New Roman"/>
          <w:color w:val="000000" w:themeColor="text1"/>
          <w:szCs w:val="24"/>
          <w:rPrChange w:id="12250" w:author="N F" w:date="2023-12-05T03:08:00Z">
            <w:rPr>
              <w:rFonts w:cs="Times New Roman"/>
              <w:szCs w:val="24"/>
            </w:rPr>
          </w:rPrChange>
        </w:rPr>
        <w:t>В исследовании на крысах, которым вводили осимертиниб в течение 13 недель</w:t>
      </w:r>
      <w:r w:rsidR="00D379E6" w:rsidRPr="006E6534">
        <w:rPr>
          <w:rFonts w:cs="Times New Roman"/>
          <w:color w:val="000000" w:themeColor="text1"/>
          <w:szCs w:val="24"/>
          <w:rPrChange w:id="12251" w:author="N F" w:date="2023-12-05T03:08:00Z">
            <w:rPr>
              <w:rFonts w:cs="Times New Roman"/>
              <w:szCs w:val="24"/>
            </w:rPr>
          </w:rPrChange>
        </w:rPr>
        <w:t>,</w:t>
      </w:r>
      <w:r w:rsidRPr="006E6534">
        <w:rPr>
          <w:rFonts w:cs="Times New Roman"/>
          <w:color w:val="000000" w:themeColor="text1"/>
          <w:szCs w:val="24"/>
          <w:rPrChange w:id="12252" w:author="N F" w:date="2023-12-05T03:08:00Z">
            <w:rPr>
              <w:rFonts w:cs="Times New Roman"/>
              <w:szCs w:val="24"/>
            </w:rPr>
          </w:rPrChange>
        </w:rPr>
        <w:t xml:space="preserve"> провели оценку состояния легких. После окончания введения животных умерщвляли, получали образцы ткани легкого и проводили электронную микроскопи</w:t>
      </w:r>
      <w:r w:rsidR="00D379E6" w:rsidRPr="006E6534">
        <w:rPr>
          <w:rFonts w:cs="Times New Roman"/>
          <w:color w:val="000000" w:themeColor="text1"/>
          <w:szCs w:val="24"/>
          <w:rPrChange w:id="12253" w:author="N F" w:date="2023-12-05T03:08:00Z">
            <w:rPr>
              <w:rFonts w:cs="Times New Roman"/>
              <w:szCs w:val="24"/>
            </w:rPr>
          </w:rPrChange>
        </w:rPr>
        <w:t>ю</w:t>
      </w:r>
      <w:r w:rsidRPr="006E6534">
        <w:rPr>
          <w:rFonts w:cs="Times New Roman"/>
          <w:color w:val="000000" w:themeColor="text1"/>
          <w:szCs w:val="24"/>
          <w:rPrChange w:id="12254" w:author="N F" w:date="2023-12-05T03:08:00Z">
            <w:rPr>
              <w:rFonts w:cs="Times New Roman"/>
              <w:szCs w:val="24"/>
            </w:rPr>
          </w:rPrChange>
        </w:rPr>
        <w:t>.</w:t>
      </w:r>
      <w:r w:rsidR="00AF32CF" w:rsidRPr="006E6534">
        <w:rPr>
          <w:rFonts w:cs="Times New Roman"/>
          <w:color w:val="000000" w:themeColor="text1"/>
          <w:szCs w:val="24"/>
          <w:rPrChange w:id="12255" w:author="N F" w:date="2023-12-05T03:08:00Z">
            <w:rPr>
              <w:rFonts w:cs="Times New Roman"/>
              <w:szCs w:val="24"/>
            </w:rPr>
          </w:rPrChange>
        </w:rPr>
        <w:t xml:space="preserve"> </w:t>
      </w:r>
      <w:r w:rsidRPr="006E6534">
        <w:rPr>
          <w:rFonts w:cs="Times New Roman"/>
          <w:color w:val="000000" w:themeColor="text1"/>
          <w:szCs w:val="24"/>
          <w:rPrChange w:id="12256" w:author="N F" w:date="2023-12-05T03:08:00Z">
            <w:rPr>
              <w:rFonts w:cs="Times New Roman"/>
              <w:szCs w:val="24"/>
            </w:rPr>
          </w:rPrChange>
        </w:rPr>
        <w:t xml:space="preserve">Обнаружили скопления </w:t>
      </w:r>
      <w:r w:rsidR="00CC170C" w:rsidRPr="006E6534">
        <w:rPr>
          <w:rFonts w:cs="Times New Roman"/>
          <w:color w:val="000000" w:themeColor="text1"/>
          <w:szCs w:val="24"/>
          <w:rPrChange w:id="12257" w:author="N F" w:date="2023-12-05T03:08:00Z">
            <w:rPr>
              <w:rFonts w:cs="Times New Roman"/>
              <w:szCs w:val="24"/>
            </w:rPr>
          </w:rPrChange>
        </w:rPr>
        <w:t xml:space="preserve">пенистых альвеолярных микрофагов с повышенным количеством цитоплазмы. </w:t>
      </w:r>
      <w:r w:rsidR="004C0A5D" w:rsidRPr="006E6534">
        <w:rPr>
          <w:rFonts w:cs="Times New Roman"/>
          <w:color w:val="000000" w:themeColor="text1"/>
          <w:szCs w:val="24"/>
          <w:rPrChange w:id="12258" w:author="N F" w:date="2023-12-05T03:08:00Z">
            <w:rPr>
              <w:rFonts w:cs="Times New Roman"/>
              <w:szCs w:val="24"/>
            </w:rPr>
          </w:rPrChange>
        </w:rPr>
        <w:t xml:space="preserve">В макрофагах наблюдали скопление </w:t>
      </w:r>
      <w:r w:rsidR="00CC170C" w:rsidRPr="006E6534">
        <w:rPr>
          <w:rFonts w:cs="Times New Roman"/>
          <w:color w:val="000000" w:themeColor="text1"/>
          <w:szCs w:val="24"/>
          <w:rPrChange w:id="12259" w:author="N F" w:date="2023-12-05T03:08:00Z">
            <w:rPr>
              <w:rFonts w:cs="Times New Roman"/>
              <w:szCs w:val="24"/>
            </w:rPr>
          </w:rPrChange>
        </w:rPr>
        <w:t xml:space="preserve">вторичных лизосом на различных стадиях </w:t>
      </w:r>
      <w:r w:rsidR="00BD7198" w:rsidRPr="006E6534">
        <w:rPr>
          <w:rFonts w:cs="Times New Roman"/>
          <w:color w:val="000000" w:themeColor="text1"/>
          <w:szCs w:val="24"/>
          <w:rPrChange w:id="12260" w:author="N F" w:date="2023-12-05T03:08:00Z">
            <w:rPr>
              <w:rFonts w:cs="Times New Roman"/>
              <w:szCs w:val="24"/>
            </w:rPr>
          </w:rPrChange>
        </w:rPr>
        <w:t xml:space="preserve">их </w:t>
      </w:r>
      <w:r w:rsidR="00CC170C" w:rsidRPr="006E6534">
        <w:rPr>
          <w:rFonts w:cs="Times New Roman"/>
          <w:color w:val="000000" w:themeColor="text1"/>
          <w:szCs w:val="24"/>
          <w:rPrChange w:id="12261" w:author="N F" w:date="2023-12-05T03:08:00Z">
            <w:rPr>
              <w:rFonts w:cs="Times New Roman"/>
              <w:szCs w:val="24"/>
            </w:rPr>
          </w:rPrChange>
        </w:rPr>
        <w:t>пищеварения</w:t>
      </w:r>
      <w:r w:rsidR="00BD7198" w:rsidRPr="006E6534">
        <w:rPr>
          <w:rFonts w:cs="Times New Roman"/>
          <w:color w:val="000000" w:themeColor="text1"/>
          <w:szCs w:val="24"/>
          <w:rPrChange w:id="12262" w:author="N F" w:date="2023-12-05T03:08:00Z">
            <w:rPr>
              <w:rFonts w:cs="Times New Roman"/>
              <w:szCs w:val="24"/>
            </w:rPr>
          </w:rPrChange>
        </w:rPr>
        <w:t>:</w:t>
      </w:r>
      <w:r w:rsidR="009217E2" w:rsidRPr="006E6534">
        <w:rPr>
          <w:rFonts w:cs="Times New Roman"/>
          <w:color w:val="000000" w:themeColor="text1"/>
          <w:szCs w:val="24"/>
          <w:rPrChange w:id="12263" w:author="N F" w:date="2023-12-05T03:08:00Z">
            <w:rPr>
              <w:rFonts w:cs="Times New Roman"/>
              <w:szCs w:val="24"/>
            </w:rPr>
          </w:rPrChange>
        </w:rPr>
        <w:t xml:space="preserve"> </w:t>
      </w:r>
      <w:r w:rsidR="003D73C1" w:rsidRPr="006E6534">
        <w:rPr>
          <w:rFonts w:cs="Times New Roman"/>
          <w:color w:val="000000" w:themeColor="text1"/>
          <w:szCs w:val="24"/>
          <w:rPrChange w:id="12264" w:author="N F" w:date="2023-12-05T03:08:00Z">
            <w:rPr>
              <w:rFonts w:cs="Times New Roman"/>
              <w:szCs w:val="24"/>
            </w:rPr>
          </w:rPrChange>
        </w:rPr>
        <w:t>у самок –</w:t>
      </w:r>
      <w:r w:rsidR="00CC170C" w:rsidRPr="006E6534">
        <w:rPr>
          <w:rFonts w:cs="Times New Roman"/>
          <w:color w:val="000000" w:themeColor="text1"/>
          <w:szCs w:val="24"/>
          <w:rPrChange w:id="12265" w:author="N F" w:date="2023-12-05T03:08:00Z">
            <w:rPr>
              <w:rFonts w:cs="Times New Roman"/>
              <w:szCs w:val="24"/>
            </w:rPr>
          </w:rPrChange>
        </w:rPr>
        <w:t xml:space="preserve"> </w:t>
      </w:r>
      <w:r w:rsidR="003D73C1" w:rsidRPr="006E6534">
        <w:rPr>
          <w:rFonts w:cs="Times New Roman"/>
          <w:color w:val="000000" w:themeColor="text1"/>
          <w:szCs w:val="24"/>
          <w:rPrChange w:id="12266" w:author="N F" w:date="2023-12-05T03:08:00Z">
            <w:rPr>
              <w:rFonts w:cs="Times New Roman"/>
              <w:szCs w:val="24"/>
            </w:rPr>
          </w:rPrChange>
        </w:rPr>
        <w:t xml:space="preserve">лизосомы </w:t>
      </w:r>
      <w:r w:rsidR="00CC170C" w:rsidRPr="006E6534">
        <w:rPr>
          <w:rFonts w:cs="Times New Roman"/>
          <w:color w:val="000000" w:themeColor="text1"/>
          <w:szCs w:val="24"/>
          <w:rPrChange w:id="12267" w:author="N F" w:date="2023-12-05T03:08:00Z">
            <w:rPr>
              <w:rFonts w:cs="Times New Roman"/>
              <w:szCs w:val="24"/>
            </w:rPr>
          </w:rPrChange>
        </w:rPr>
        <w:t>ранне</w:t>
      </w:r>
      <w:r w:rsidR="003D73C1" w:rsidRPr="006E6534">
        <w:rPr>
          <w:rFonts w:cs="Times New Roman"/>
          <w:color w:val="000000" w:themeColor="text1"/>
          <w:szCs w:val="24"/>
          <w:rPrChange w:id="12268" w:author="N F" w:date="2023-12-05T03:08:00Z">
            <w:rPr>
              <w:rFonts w:cs="Times New Roman"/>
              <w:szCs w:val="24"/>
            </w:rPr>
          </w:rPrChange>
        </w:rPr>
        <w:t>го</w:t>
      </w:r>
      <w:r w:rsidR="00CC170C" w:rsidRPr="006E6534">
        <w:rPr>
          <w:rFonts w:cs="Times New Roman"/>
          <w:color w:val="000000" w:themeColor="text1"/>
          <w:szCs w:val="24"/>
          <w:rPrChange w:id="12269" w:author="N F" w:date="2023-12-05T03:08:00Z">
            <w:rPr>
              <w:rFonts w:cs="Times New Roman"/>
              <w:szCs w:val="24"/>
            </w:rPr>
          </w:rPrChange>
        </w:rPr>
        <w:t xml:space="preserve"> </w:t>
      </w:r>
      <w:r w:rsidR="003D73C1" w:rsidRPr="006E6534">
        <w:rPr>
          <w:rFonts w:cs="Times New Roman"/>
          <w:color w:val="000000" w:themeColor="text1"/>
          <w:szCs w:val="24"/>
          <w:rPrChange w:id="12270" w:author="N F" w:date="2023-12-05T03:08:00Z">
            <w:rPr>
              <w:rFonts w:cs="Times New Roman"/>
              <w:szCs w:val="24"/>
            </w:rPr>
          </w:rPrChange>
        </w:rPr>
        <w:t xml:space="preserve">фосфолипидоза, у самцов – </w:t>
      </w:r>
      <w:r w:rsidR="004A32D8" w:rsidRPr="006E6534">
        <w:rPr>
          <w:rFonts w:cs="Times New Roman"/>
          <w:color w:val="000000" w:themeColor="text1"/>
          <w:szCs w:val="24"/>
          <w:rPrChange w:id="12271" w:author="N F" w:date="2023-12-05T03:08:00Z">
            <w:rPr>
              <w:rFonts w:cs="Times New Roman"/>
              <w:szCs w:val="24"/>
            </w:rPr>
          </w:rPrChange>
        </w:rPr>
        <w:t>лизосомы</w:t>
      </w:r>
      <w:r w:rsidR="007E7D46" w:rsidRPr="006E6534">
        <w:rPr>
          <w:rFonts w:cs="Times New Roman"/>
          <w:color w:val="000000" w:themeColor="text1"/>
          <w:szCs w:val="24"/>
          <w:rPrChange w:id="12272" w:author="N F" w:date="2023-12-05T03:08:00Z">
            <w:rPr>
              <w:rFonts w:cs="Times New Roman"/>
              <w:szCs w:val="24"/>
            </w:rPr>
          </w:rPrChange>
        </w:rPr>
        <w:t>,</w:t>
      </w:r>
      <w:r w:rsidR="004A32D8" w:rsidRPr="006E6534">
        <w:rPr>
          <w:rFonts w:cs="Times New Roman"/>
          <w:color w:val="000000" w:themeColor="text1"/>
          <w:szCs w:val="24"/>
          <w:rPrChange w:id="12273" w:author="N F" w:date="2023-12-05T03:08:00Z">
            <w:rPr>
              <w:rFonts w:cs="Times New Roman"/>
              <w:szCs w:val="24"/>
            </w:rPr>
          </w:rPrChange>
        </w:rPr>
        <w:t xml:space="preserve"> осуществляющие </w:t>
      </w:r>
      <w:r w:rsidR="00CC170C" w:rsidRPr="006E6534">
        <w:rPr>
          <w:rFonts w:cs="Times New Roman"/>
          <w:color w:val="000000" w:themeColor="text1"/>
          <w:szCs w:val="24"/>
          <w:rPrChange w:id="12274" w:author="N F" w:date="2023-12-05T03:08:00Z">
            <w:rPr>
              <w:rFonts w:cs="Times New Roman"/>
              <w:szCs w:val="24"/>
            </w:rPr>
          </w:rPrChange>
        </w:rPr>
        <w:t>липофусциноз или мультивезикулярны</w:t>
      </w:r>
      <w:r w:rsidR="004A32D8" w:rsidRPr="006E6534">
        <w:rPr>
          <w:rFonts w:cs="Times New Roman"/>
          <w:color w:val="000000" w:themeColor="text1"/>
          <w:szCs w:val="24"/>
          <w:rPrChange w:id="12275" w:author="N F" w:date="2023-12-05T03:08:00Z">
            <w:rPr>
              <w:rFonts w:cs="Times New Roman"/>
              <w:szCs w:val="24"/>
            </w:rPr>
          </w:rPrChange>
        </w:rPr>
        <w:t>е</w:t>
      </w:r>
      <w:r w:rsidR="00CC170C" w:rsidRPr="006E6534">
        <w:rPr>
          <w:rFonts w:cs="Times New Roman"/>
          <w:color w:val="000000" w:themeColor="text1"/>
          <w:szCs w:val="24"/>
          <w:rPrChange w:id="12276" w:author="N F" w:date="2023-12-05T03:08:00Z">
            <w:rPr>
              <w:rFonts w:cs="Times New Roman"/>
              <w:szCs w:val="24"/>
            </w:rPr>
          </w:rPrChange>
        </w:rPr>
        <w:t xml:space="preserve"> тельца </w:t>
      </w:r>
      <w:ins w:id="12277" w:author="Barshadskaya, Yuliya" w:date="2024-01-14T17:53:00Z">
        <w:r w:rsidR="009B60EB" w:rsidRPr="0001519A">
          <w:rPr>
            <w:rFonts w:cs="Times New Roman"/>
            <w:color w:val="000000" w:themeColor="text1"/>
            <w:lang w:val="en-US"/>
          </w:rPr>
          <w:fldChar w:fldCharType="begin"/>
        </w:r>
        <w:r w:rsidR="009B60EB"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9B60EB" w:rsidRPr="0001519A">
          <w:rPr>
            <w:rFonts w:cs="Times New Roman"/>
            <w:color w:val="000000" w:themeColor="text1"/>
            <w:lang w:val="en-US"/>
          </w:rPr>
          <w:fldChar w:fldCharType="separate"/>
        </w:r>
        <w:r w:rsidR="009B60EB" w:rsidRPr="0018315E">
          <w:rPr>
            <w:rFonts w:cs="Times New Roman"/>
            <w:color w:val="000000" w:themeColor="text1"/>
          </w:rPr>
          <w:t>[</w:t>
        </w:r>
        <w:r w:rsidR="009B60EB">
          <w:rPr>
            <w:rFonts w:cs="Times New Roman"/>
            <w:color w:val="000000" w:themeColor="text1"/>
          </w:rPr>
          <w:t>6</w:t>
        </w:r>
        <w:r w:rsidR="009B60EB" w:rsidRPr="00DD38F1">
          <w:rPr>
            <w:rFonts w:cs="Times New Roman"/>
            <w:color w:val="000000" w:themeColor="text1"/>
          </w:rPr>
          <w:t>]</w:t>
        </w:r>
        <w:r w:rsidR="009B60EB" w:rsidRPr="0001519A">
          <w:rPr>
            <w:rFonts w:cs="Times New Roman"/>
            <w:color w:val="000000" w:themeColor="text1"/>
            <w:lang w:val="en-US"/>
          </w:rPr>
          <w:fldChar w:fldCharType="end"/>
        </w:r>
      </w:ins>
      <w:del w:id="12278" w:author="Barshadskaya, Yuliya" w:date="2024-01-14T17:53:00Z">
        <w:r w:rsidR="00720051" w:rsidRPr="006E6534" w:rsidDel="009B60EB">
          <w:rPr>
            <w:rFonts w:cs="Times New Roman"/>
            <w:color w:val="000000" w:themeColor="text1"/>
            <w:szCs w:val="24"/>
            <w:lang w:val="en-US"/>
            <w:rPrChange w:id="12279" w:author="N F" w:date="2023-12-05T03:08:00Z">
              <w:rPr>
                <w:rFonts w:cs="Times New Roman"/>
                <w:szCs w:val="24"/>
                <w:lang w:val="en-US"/>
              </w:rPr>
            </w:rPrChange>
          </w:rPr>
          <w:fldChar w:fldCharType="begin"/>
        </w:r>
        <w:r w:rsidR="00AE1425" w:rsidRPr="006E6534" w:rsidDel="009B60EB">
          <w:rPr>
            <w:rFonts w:cs="Times New Roman"/>
            <w:color w:val="000000" w:themeColor="text1"/>
            <w:szCs w:val="24"/>
            <w:rPrChange w:id="12280" w:author="N F" w:date="2023-12-05T03:08:00Z">
              <w:rPr>
                <w:rFonts w:cs="Times New Roman"/>
                <w:szCs w:val="24"/>
              </w:rPr>
            </w:rPrChange>
          </w:rPr>
          <w:delInstrText xml:space="preserve"> </w:delInstrText>
        </w:r>
        <w:r w:rsidR="00AE1425" w:rsidRPr="006E6534" w:rsidDel="009B60EB">
          <w:rPr>
            <w:rFonts w:cs="Times New Roman"/>
            <w:color w:val="000000" w:themeColor="text1"/>
            <w:szCs w:val="24"/>
            <w:lang w:val="en-US"/>
            <w:rPrChange w:id="12281" w:author="N F" w:date="2023-12-05T03:08:00Z">
              <w:rPr>
                <w:rFonts w:cs="Times New Roman"/>
                <w:szCs w:val="24"/>
                <w:lang w:val="en-US"/>
              </w:rPr>
            </w:rPrChange>
          </w:rPr>
          <w:delInstrText>ADDIN</w:delInstrText>
        </w:r>
        <w:r w:rsidR="00AE1425" w:rsidRPr="006E6534" w:rsidDel="009B60EB">
          <w:rPr>
            <w:rFonts w:cs="Times New Roman"/>
            <w:color w:val="000000" w:themeColor="text1"/>
            <w:szCs w:val="24"/>
            <w:rPrChange w:id="12282" w:author="N F" w:date="2023-12-05T03:08:00Z">
              <w:rPr>
                <w:rFonts w:cs="Times New Roman"/>
                <w:szCs w:val="24"/>
              </w:rPr>
            </w:rPrChange>
          </w:rPr>
          <w:delInstrText xml:space="preserve"> </w:delInstrText>
        </w:r>
        <w:r w:rsidR="00AE1425" w:rsidRPr="006E6534" w:rsidDel="009B60EB">
          <w:rPr>
            <w:rFonts w:cs="Times New Roman"/>
            <w:color w:val="000000" w:themeColor="text1"/>
            <w:szCs w:val="24"/>
            <w:lang w:val="en-US"/>
            <w:rPrChange w:id="12283" w:author="N F" w:date="2023-12-05T03:08:00Z">
              <w:rPr>
                <w:rFonts w:cs="Times New Roman"/>
                <w:szCs w:val="24"/>
                <w:lang w:val="en-US"/>
              </w:rPr>
            </w:rPrChange>
          </w:rPr>
          <w:delInstrText>ZOTERO</w:delInstrText>
        </w:r>
        <w:r w:rsidR="00AE1425" w:rsidRPr="006E6534" w:rsidDel="009B60EB">
          <w:rPr>
            <w:rFonts w:cs="Times New Roman"/>
            <w:color w:val="000000" w:themeColor="text1"/>
            <w:szCs w:val="24"/>
            <w:rPrChange w:id="12284" w:author="N F" w:date="2023-12-05T03:08:00Z">
              <w:rPr>
                <w:rFonts w:cs="Times New Roman"/>
                <w:szCs w:val="24"/>
              </w:rPr>
            </w:rPrChange>
          </w:rPr>
          <w:delInstrText>_</w:delInstrText>
        </w:r>
        <w:r w:rsidR="00AE1425" w:rsidRPr="006E6534" w:rsidDel="009B60EB">
          <w:rPr>
            <w:rFonts w:cs="Times New Roman"/>
            <w:color w:val="000000" w:themeColor="text1"/>
            <w:szCs w:val="24"/>
            <w:lang w:val="en-US"/>
            <w:rPrChange w:id="12285" w:author="N F" w:date="2023-12-05T03:08:00Z">
              <w:rPr>
                <w:rFonts w:cs="Times New Roman"/>
                <w:szCs w:val="24"/>
                <w:lang w:val="en-US"/>
              </w:rPr>
            </w:rPrChange>
          </w:rPr>
          <w:delInstrText>ITEM</w:delInstrText>
        </w:r>
        <w:r w:rsidR="00AE1425" w:rsidRPr="006E6534" w:rsidDel="009B60EB">
          <w:rPr>
            <w:rFonts w:cs="Times New Roman"/>
            <w:color w:val="000000" w:themeColor="text1"/>
            <w:szCs w:val="24"/>
            <w:rPrChange w:id="12286" w:author="N F" w:date="2023-12-05T03:08:00Z">
              <w:rPr>
                <w:rFonts w:cs="Times New Roman"/>
                <w:szCs w:val="24"/>
              </w:rPr>
            </w:rPrChange>
          </w:rPr>
          <w:delInstrText xml:space="preserve"> </w:delInstrText>
        </w:r>
        <w:r w:rsidR="00AE1425" w:rsidRPr="006E6534" w:rsidDel="009B60EB">
          <w:rPr>
            <w:rFonts w:cs="Times New Roman"/>
            <w:color w:val="000000" w:themeColor="text1"/>
            <w:szCs w:val="24"/>
            <w:lang w:val="en-US"/>
            <w:rPrChange w:id="12287" w:author="N F" w:date="2023-12-05T03:08:00Z">
              <w:rPr>
                <w:rFonts w:cs="Times New Roman"/>
                <w:szCs w:val="24"/>
                <w:lang w:val="en-US"/>
              </w:rPr>
            </w:rPrChange>
          </w:rPr>
          <w:delInstrText>CSL</w:delInstrText>
        </w:r>
        <w:r w:rsidR="00AE1425" w:rsidRPr="006E6534" w:rsidDel="009B60EB">
          <w:rPr>
            <w:rFonts w:cs="Times New Roman"/>
            <w:color w:val="000000" w:themeColor="text1"/>
            <w:szCs w:val="24"/>
            <w:rPrChange w:id="12288" w:author="N F" w:date="2023-12-05T03:08:00Z">
              <w:rPr>
                <w:rFonts w:cs="Times New Roman"/>
                <w:szCs w:val="24"/>
              </w:rPr>
            </w:rPrChange>
          </w:rPr>
          <w:delInstrText>_</w:delInstrText>
        </w:r>
        <w:r w:rsidR="00AE1425" w:rsidRPr="006E6534" w:rsidDel="009B60EB">
          <w:rPr>
            <w:rFonts w:cs="Times New Roman"/>
            <w:color w:val="000000" w:themeColor="text1"/>
            <w:szCs w:val="24"/>
            <w:lang w:val="en-US"/>
            <w:rPrChange w:id="12289" w:author="N F" w:date="2023-12-05T03:08:00Z">
              <w:rPr>
                <w:rFonts w:cs="Times New Roman"/>
                <w:szCs w:val="24"/>
                <w:lang w:val="en-US"/>
              </w:rPr>
            </w:rPrChange>
          </w:rPr>
          <w:delInstrText>CITATION</w:delInstrText>
        </w:r>
        <w:r w:rsidR="00AE1425" w:rsidRPr="006E6534" w:rsidDel="009B60EB">
          <w:rPr>
            <w:rFonts w:cs="Times New Roman"/>
            <w:color w:val="000000" w:themeColor="text1"/>
            <w:szCs w:val="24"/>
            <w:rPrChange w:id="12290" w:author="N F" w:date="2023-12-05T03:08:00Z">
              <w:rPr>
                <w:rFonts w:cs="Times New Roman"/>
                <w:szCs w:val="24"/>
              </w:rPr>
            </w:rPrChange>
          </w:rPr>
          <w:delInstrText xml:space="preserve"> {"</w:delInstrText>
        </w:r>
        <w:r w:rsidR="00AE1425" w:rsidRPr="006E6534" w:rsidDel="009B60EB">
          <w:rPr>
            <w:rFonts w:cs="Times New Roman"/>
            <w:color w:val="000000" w:themeColor="text1"/>
            <w:szCs w:val="24"/>
            <w:lang w:val="en-US"/>
            <w:rPrChange w:id="12291" w:author="N F" w:date="2023-12-05T03:08:00Z">
              <w:rPr>
                <w:rFonts w:cs="Times New Roman"/>
                <w:szCs w:val="24"/>
                <w:lang w:val="en-US"/>
              </w:rPr>
            </w:rPrChange>
          </w:rPr>
          <w:delInstrText>citationID</w:delInstrText>
        </w:r>
        <w:r w:rsidR="00AE1425" w:rsidRPr="006E6534" w:rsidDel="009B60EB">
          <w:rPr>
            <w:rFonts w:cs="Times New Roman"/>
            <w:color w:val="000000" w:themeColor="text1"/>
            <w:szCs w:val="24"/>
            <w:rPrChange w:id="12292"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293" w:author="N F" w:date="2023-12-05T03:08:00Z">
              <w:rPr>
                <w:rFonts w:cs="Times New Roman"/>
                <w:szCs w:val="24"/>
                <w:lang w:val="en-US"/>
              </w:rPr>
            </w:rPrChange>
          </w:rPr>
          <w:delInstrText>QeWzP</w:delInstrText>
        </w:r>
        <w:r w:rsidR="00AE1425" w:rsidRPr="006E6534" w:rsidDel="009B60EB">
          <w:rPr>
            <w:rFonts w:cs="Times New Roman"/>
            <w:color w:val="000000" w:themeColor="text1"/>
            <w:szCs w:val="24"/>
            <w:rPrChange w:id="12294" w:author="N F" w:date="2023-12-05T03:08:00Z">
              <w:rPr>
                <w:rFonts w:cs="Times New Roman"/>
                <w:szCs w:val="24"/>
              </w:rPr>
            </w:rPrChange>
          </w:rPr>
          <w:delInstrText>8</w:delInstrText>
        </w:r>
        <w:r w:rsidR="00AE1425" w:rsidRPr="006E6534" w:rsidDel="009B60EB">
          <w:rPr>
            <w:rFonts w:cs="Times New Roman"/>
            <w:color w:val="000000" w:themeColor="text1"/>
            <w:szCs w:val="24"/>
            <w:lang w:val="en-US"/>
            <w:rPrChange w:id="12295" w:author="N F" w:date="2023-12-05T03:08:00Z">
              <w:rPr>
                <w:rFonts w:cs="Times New Roman"/>
                <w:szCs w:val="24"/>
                <w:lang w:val="en-US"/>
              </w:rPr>
            </w:rPrChange>
          </w:rPr>
          <w:delInstrText>t</w:delInstrText>
        </w:r>
        <w:r w:rsidR="00AE1425" w:rsidRPr="006E6534" w:rsidDel="009B60EB">
          <w:rPr>
            <w:rFonts w:cs="Times New Roman"/>
            <w:color w:val="000000" w:themeColor="text1"/>
            <w:szCs w:val="24"/>
            <w:rPrChange w:id="12296" w:author="N F" w:date="2023-12-05T03:08:00Z">
              <w:rPr>
                <w:rFonts w:cs="Times New Roman"/>
                <w:szCs w:val="24"/>
              </w:rPr>
            </w:rPrChange>
          </w:rPr>
          <w:delInstrText>4","</w:delInstrText>
        </w:r>
        <w:r w:rsidR="00AE1425" w:rsidRPr="006E6534" w:rsidDel="009B60EB">
          <w:rPr>
            <w:rFonts w:cs="Times New Roman"/>
            <w:color w:val="000000" w:themeColor="text1"/>
            <w:szCs w:val="24"/>
            <w:lang w:val="en-US"/>
            <w:rPrChange w:id="12297" w:author="N F" w:date="2023-12-05T03:08:00Z">
              <w:rPr>
                <w:rFonts w:cs="Times New Roman"/>
                <w:szCs w:val="24"/>
                <w:lang w:val="en-US"/>
              </w:rPr>
            </w:rPrChange>
          </w:rPr>
          <w:delInstrText>properties</w:delInstrText>
        </w:r>
        <w:r w:rsidR="00AE1425" w:rsidRPr="006E6534" w:rsidDel="009B60EB">
          <w:rPr>
            <w:rFonts w:cs="Times New Roman"/>
            <w:color w:val="000000" w:themeColor="text1"/>
            <w:szCs w:val="24"/>
            <w:rPrChange w:id="12298"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299" w:author="N F" w:date="2023-12-05T03:08:00Z">
              <w:rPr>
                <w:rFonts w:cs="Times New Roman"/>
                <w:szCs w:val="24"/>
                <w:lang w:val="en-US"/>
              </w:rPr>
            </w:rPrChange>
          </w:rPr>
          <w:delInstrText>formattedCitation</w:delInstrText>
        </w:r>
        <w:r w:rsidR="00AE1425" w:rsidRPr="006E6534" w:rsidDel="009B60EB">
          <w:rPr>
            <w:rFonts w:cs="Times New Roman"/>
            <w:color w:val="000000" w:themeColor="text1"/>
            <w:szCs w:val="24"/>
            <w:rPrChange w:id="12300" w:author="N F" w:date="2023-12-05T03:08:00Z">
              <w:rPr>
                <w:rFonts w:cs="Times New Roman"/>
                <w:szCs w:val="24"/>
              </w:rPr>
            </w:rPrChange>
          </w:rPr>
          <w:delInstrText>":"(6)","</w:delInstrText>
        </w:r>
        <w:r w:rsidR="00AE1425" w:rsidRPr="006E6534" w:rsidDel="009B60EB">
          <w:rPr>
            <w:rFonts w:cs="Times New Roman"/>
            <w:color w:val="000000" w:themeColor="text1"/>
            <w:szCs w:val="24"/>
            <w:lang w:val="en-US"/>
            <w:rPrChange w:id="12301" w:author="N F" w:date="2023-12-05T03:08:00Z">
              <w:rPr>
                <w:rFonts w:cs="Times New Roman"/>
                <w:szCs w:val="24"/>
                <w:lang w:val="en-US"/>
              </w:rPr>
            </w:rPrChange>
          </w:rPr>
          <w:delInstrText>plainCitation</w:delInstrText>
        </w:r>
        <w:r w:rsidR="00AE1425" w:rsidRPr="006E6534" w:rsidDel="009B60EB">
          <w:rPr>
            <w:rFonts w:cs="Times New Roman"/>
            <w:color w:val="000000" w:themeColor="text1"/>
            <w:szCs w:val="24"/>
            <w:rPrChange w:id="12302" w:author="N F" w:date="2023-12-05T03:08:00Z">
              <w:rPr>
                <w:rFonts w:cs="Times New Roman"/>
                <w:szCs w:val="24"/>
              </w:rPr>
            </w:rPrChange>
          </w:rPr>
          <w:delInstrText>":"(6)","</w:delInstrText>
        </w:r>
        <w:r w:rsidR="00AE1425" w:rsidRPr="006E6534" w:rsidDel="009B60EB">
          <w:rPr>
            <w:rFonts w:cs="Times New Roman"/>
            <w:color w:val="000000" w:themeColor="text1"/>
            <w:szCs w:val="24"/>
            <w:lang w:val="en-US"/>
            <w:rPrChange w:id="12303" w:author="N F" w:date="2023-12-05T03:08:00Z">
              <w:rPr>
                <w:rFonts w:cs="Times New Roman"/>
                <w:szCs w:val="24"/>
                <w:lang w:val="en-US"/>
              </w:rPr>
            </w:rPrChange>
          </w:rPr>
          <w:delInstrText>noteIndex</w:delInstrText>
        </w:r>
        <w:r w:rsidR="00AE1425" w:rsidRPr="006E6534" w:rsidDel="009B60EB">
          <w:rPr>
            <w:rFonts w:cs="Times New Roman"/>
            <w:color w:val="000000" w:themeColor="text1"/>
            <w:szCs w:val="24"/>
            <w:rPrChange w:id="12304" w:author="N F" w:date="2023-12-05T03:08:00Z">
              <w:rPr>
                <w:rFonts w:cs="Times New Roman"/>
                <w:szCs w:val="24"/>
              </w:rPr>
            </w:rPrChange>
          </w:rPr>
          <w:delInstrText>":0},"</w:delInstrText>
        </w:r>
        <w:r w:rsidR="00AE1425" w:rsidRPr="006E6534" w:rsidDel="009B60EB">
          <w:rPr>
            <w:rFonts w:cs="Times New Roman"/>
            <w:color w:val="000000" w:themeColor="text1"/>
            <w:szCs w:val="24"/>
            <w:lang w:val="en-US"/>
            <w:rPrChange w:id="12305" w:author="N F" w:date="2023-12-05T03:08:00Z">
              <w:rPr>
                <w:rFonts w:cs="Times New Roman"/>
                <w:szCs w:val="24"/>
                <w:lang w:val="en-US"/>
              </w:rPr>
            </w:rPrChange>
          </w:rPr>
          <w:delInstrText>citationItems</w:delInstrText>
        </w:r>
        <w:r w:rsidR="00AE1425" w:rsidRPr="006E6534" w:rsidDel="009B60EB">
          <w:rPr>
            <w:rFonts w:cs="Times New Roman"/>
            <w:color w:val="000000" w:themeColor="text1"/>
            <w:szCs w:val="24"/>
            <w:rPrChange w:id="12306"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307" w:author="N F" w:date="2023-12-05T03:08:00Z">
              <w:rPr>
                <w:rFonts w:cs="Times New Roman"/>
                <w:szCs w:val="24"/>
                <w:lang w:val="en-US"/>
              </w:rPr>
            </w:rPrChange>
          </w:rPr>
          <w:delInstrText>id</w:delInstrText>
        </w:r>
        <w:r w:rsidR="00AE1425" w:rsidRPr="006E6534" w:rsidDel="009B60EB">
          <w:rPr>
            <w:rFonts w:cs="Times New Roman"/>
            <w:color w:val="000000" w:themeColor="text1"/>
            <w:szCs w:val="24"/>
            <w:rPrChange w:id="12308" w:author="N F" w:date="2023-12-05T03:08:00Z">
              <w:rPr>
                <w:rFonts w:cs="Times New Roman"/>
                <w:szCs w:val="24"/>
              </w:rPr>
            </w:rPrChange>
          </w:rPr>
          <w:delInstrText>":161758,"</w:delInstrText>
        </w:r>
        <w:r w:rsidR="00AE1425" w:rsidRPr="006E6534" w:rsidDel="009B60EB">
          <w:rPr>
            <w:rFonts w:cs="Times New Roman"/>
            <w:color w:val="000000" w:themeColor="text1"/>
            <w:szCs w:val="24"/>
            <w:lang w:val="en-US"/>
            <w:rPrChange w:id="12309" w:author="N F" w:date="2023-12-05T03:08:00Z">
              <w:rPr>
                <w:rFonts w:cs="Times New Roman"/>
                <w:szCs w:val="24"/>
                <w:lang w:val="en-US"/>
              </w:rPr>
            </w:rPrChange>
          </w:rPr>
          <w:delInstrText>uris</w:delInstrText>
        </w:r>
        <w:r w:rsidR="00AE1425" w:rsidRPr="006E6534" w:rsidDel="009B60EB">
          <w:rPr>
            <w:rFonts w:cs="Times New Roman"/>
            <w:color w:val="000000" w:themeColor="text1"/>
            <w:szCs w:val="24"/>
            <w:rPrChange w:id="12310"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311" w:author="N F" w:date="2023-12-05T03:08:00Z">
              <w:rPr>
                <w:rFonts w:cs="Times New Roman"/>
                <w:szCs w:val="24"/>
                <w:lang w:val="en-US"/>
              </w:rPr>
            </w:rPrChange>
          </w:rPr>
          <w:delInstrText>http</w:delInstrText>
        </w:r>
        <w:r w:rsidR="00AE1425" w:rsidRPr="006E6534" w:rsidDel="009B60EB">
          <w:rPr>
            <w:rFonts w:cs="Times New Roman"/>
            <w:color w:val="000000" w:themeColor="text1"/>
            <w:szCs w:val="24"/>
            <w:rPrChange w:id="12312"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313" w:author="N F" w:date="2023-12-05T03:08:00Z">
              <w:rPr>
                <w:rFonts w:cs="Times New Roman"/>
                <w:szCs w:val="24"/>
                <w:lang w:val="en-US"/>
              </w:rPr>
            </w:rPrChange>
          </w:rPr>
          <w:delInstrText>zotero</w:delInstrText>
        </w:r>
        <w:r w:rsidR="00AE1425" w:rsidRPr="006E6534" w:rsidDel="009B60EB">
          <w:rPr>
            <w:rFonts w:cs="Times New Roman"/>
            <w:color w:val="000000" w:themeColor="text1"/>
            <w:szCs w:val="24"/>
            <w:rPrChange w:id="12314"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315" w:author="N F" w:date="2023-12-05T03:08:00Z">
              <w:rPr>
                <w:rFonts w:cs="Times New Roman"/>
                <w:szCs w:val="24"/>
                <w:lang w:val="en-US"/>
              </w:rPr>
            </w:rPrChange>
          </w:rPr>
          <w:delInstrText>org</w:delInstrText>
        </w:r>
        <w:r w:rsidR="00AE1425" w:rsidRPr="006E6534" w:rsidDel="009B60EB">
          <w:rPr>
            <w:rFonts w:cs="Times New Roman"/>
            <w:color w:val="000000" w:themeColor="text1"/>
            <w:szCs w:val="24"/>
            <w:rPrChange w:id="12316"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317" w:author="N F" w:date="2023-12-05T03:08:00Z">
              <w:rPr>
                <w:rFonts w:cs="Times New Roman"/>
                <w:szCs w:val="24"/>
                <w:lang w:val="en-US"/>
              </w:rPr>
            </w:rPrChange>
          </w:rPr>
          <w:delInstrText>groups</w:delInstrText>
        </w:r>
        <w:r w:rsidR="00AE1425" w:rsidRPr="006E6534" w:rsidDel="009B60EB">
          <w:rPr>
            <w:rFonts w:cs="Times New Roman"/>
            <w:color w:val="000000" w:themeColor="text1"/>
            <w:szCs w:val="24"/>
            <w:rPrChange w:id="12318" w:author="N F" w:date="2023-12-05T03:08:00Z">
              <w:rPr>
                <w:rFonts w:cs="Times New Roman"/>
                <w:szCs w:val="24"/>
              </w:rPr>
            </w:rPrChange>
          </w:rPr>
          <w:delInstrText>/4735135/</w:delInstrText>
        </w:r>
        <w:r w:rsidR="00AE1425" w:rsidRPr="006E6534" w:rsidDel="009B60EB">
          <w:rPr>
            <w:rFonts w:cs="Times New Roman"/>
            <w:color w:val="000000" w:themeColor="text1"/>
            <w:szCs w:val="24"/>
            <w:lang w:val="en-US"/>
            <w:rPrChange w:id="12319" w:author="N F" w:date="2023-12-05T03:08:00Z">
              <w:rPr>
                <w:rFonts w:cs="Times New Roman"/>
                <w:szCs w:val="24"/>
                <w:lang w:val="en-US"/>
              </w:rPr>
            </w:rPrChange>
          </w:rPr>
          <w:delInstrText>items</w:delInstrText>
        </w:r>
        <w:r w:rsidR="00AE1425" w:rsidRPr="006E6534" w:rsidDel="009B60EB">
          <w:rPr>
            <w:rFonts w:cs="Times New Roman"/>
            <w:color w:val="000000" w:themeColor="text1"/>
            <w:szCs w:val="24"/>
            <w:rPrChange w:id="12320"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321" w:author="N F" w:date="2023-12-05T03:08:00Z">
              <w:rPr>
                <w:rFonts w:cs="Times New Roman"/>
                <w:szCs w:val="24"/>
                <w:lang w:val="en-US"/>
              </w:rPr>
            </w:rPrChange>
          </w:rPr>
          <w:delInstrText>YQI</w:delInstrText>
        </w:r>
        <w:r w:rsidR="00AE1425" w:rsidRPr="006E6534" w:rsidDel="009B60EB">
          <w:rPr>
            <w:rFonts w:cs="Times New Roman"/>
            <w:color w:val="000000" w:themeColor="text1"/>
            <w:szCs w:val="24"/>
            <w:rPrChange w:id="12322" w:author="N F" w:date="2023-12-05T03:08:00Z">
              <w:rPr>
                <w:rFonts w:cs="Times New Roman"/>
                <w:szCs w:val="24"/>
              </w:rPr>
            </w:rPrChange>
          </w:rPr>
          <w:delInstrText>77</w:delInstrText>
        </w:r>
        <w:r w:rsidR="00AE1425" w:rsidRPr="006E6534" w:rsidDel="009B60EB">
          <w:rPr>
            <w:rFonts w:cs="Times New Roman"/>
            <w:color w:val="000000" w:themeColor="text1"/>
            <w:szCs w:val="24"/>
            <w:lang w:val="en-US"/>
            <w:rPrChange w:id="12323" w:author="N F" w:date="2023-12-05T03:08:00Z">
              <w:rPr>
                <w:rFonts w:cs="Times New Roman"/>
                <w:szCs w:val="24"/>
                <w:lang w:val="en-US"/>
              </w:rPr>
            </w:rPrChange>
          </w:rPr>
          <w:delInstrText>G</w:delInstrText>
        </w:r>
        <w:r w:rsidR="00AE1425" w:rsidRPr="006E6534" w:rsidDel="009B60EB">
          <w:rPr>
            <w:rFonts w:cs="Times New Roman"/>
            <w:color w:val="000000" w:themeColor="text1"/>
            <w:szCs w:val="24"/>
            <w:rPrChange w:id="12324" w:author="N F" w:date="2023-12-05T03:08:00Z">
              <w:rPr>
                <w:rFonts w:cs="Times New Roman"/>
                <w:szCs w:val="24"/>
              </w:rPr>
            </w:rPrChange>
          </w:rPr>
          <w:delInstrText>3</w:delInstrText>
        </w:r>
        <w:r w:rsidR="00AE1425" w:rsidRPr="006E6534" w:rsidDel="009B60EB">
          <w:rPr>
            <w:rFonts w:cs="Times New Roman"/>
            <w:color w:val="000000" w:themeColor="text1"/>
            <w:szCs w:val="24"/>
            <w:lang w:val="en-US"/>
            <w:rPrChange w:id="12325" w:author="N F" w:date="2023-12-05T03:08:00Z">
              <w:rPr>
                <w:rFonts w:cs="Times New Roman"/>
                <w:szCs w:val="24"/>
                <w:lang w:val="en-US"/>
              </w:rPr>
            </w:rPrChange>
          </w:rPr>
          <w:delInstrText>L</w:delInstrText>
        </w:r>
        <w:r w:rsidR="00AE1425" w:rsidRPr="006E6534" w:rsidDel="009B60EB">
          <w:rPr>
            <w:rFonts w:cs="Times New Roman"/>
            <w:color w:val="000000" w:themeColor="text1"/>
            <w:szCs w:val="24"/>
            <w:rPrChange w:id="12326"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327" w:author="N F" w:date="2023-12-05T03:08:00Z">
              <w:rPr>
                <w:rFonts w:cs="Times New Roman"/>
                <w:szCs w:val="24"/>
                <w:lang w:val="en-US"/>
              </w:rPr>
            </w:rPrChange>
          </w:rPr>
          <w:delInstrText>itemData</w:delInstrText>
        </w:r>
        <w:r w:rsidR="00AE1425" w:rsidRPr="006E6534" w:rsidDel="009B60EB">
          <w:rPr>
            <w:rFonts w:cs="Times New Roman"/>
            <w:color w:val="000000" w:themeColor="text1"/>
            <w:szCs w:val="24"/>
            <w:rPrChange w:id="12328"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329" w:author="N F" w:date="2023-12-05T03:08:00Z">
              <w:rPr>
                <w:rFonts w:cs="Times New Roman"/>
                <w:szCs w:val="24"/>
                <w:lang w:val="en-US"/>
              </w:rPr>
            </w:rPrChange>
          </w:rPr>
          <w:delInstrText>id</w:delInstrText>
        </w:r>
        <w:r w:rsidR="00AE1425" w:rsidRPr="006E6534" w:rsidDel="009B60EB">
          <w:rPr>
            <w:rFonts w:cs="Times New Roman"/>
            <w:color w:val="000000" w:themeColor="text1"/>
            <w:szCs w:val="24"/>
            <w:rPrChange w:id="12330" w:author="N F" w:date="2023-12-05T03:08:00Z">
              <w:rPr>
                <w:rFonts w:cs="Times New Roman"/>
                <w:szCs w:val="24"/>
              </w:rPr>
            </w:rPrChange>
          </w:rPr>
          <w:delInstrText>":161758,"</w:delInstrText>
        </w:r>
        <w:r w:rsidR="00AE1425" w:rsidRPr="006E6534" w:rsidDel="009B60EB">
          <w:rPr>
            <w:rFonts w:cs="Times New Roman"/>
            <w:color w:val="000000" w:themeColor="text1"/>
            <w:szCs w:val="24"/>
            <w:lang w:val="en-US"/>
            <w:rPrChange w:id="12331" w:author="N F" w:date="2023-12-05T03:08:00Z">
              <w:rPr>
                <w:rFonts w:cs="Times New Roman"/>
                <w:szCs w:val="24"/>
                <w:lang w:val="en-US"/>
              </w:rPr>
            </w:rPrChange>
          </w:rPr>
          <w:delInstrText>type</w:delInstrText>
        </w:r>
        <w:r w:rsidR="00AE1425" w:rsidRPr="006E6534" w:rsidDel="009B60EB">
          <w:rPr>
            <w:rFonts w:cs="Times New Roman"/>
            <w:color w:val="000000" w:themeColor="text1"/>
            <w:szCs w:val="24"/>
            <w:rPrChange w:id="12332"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333" w:author="N F" w:date="2023-12-05T03:08:00Z">
              <w:rPr>
                <w:rFonts w:cs="Times New Roman"/>
                <w:szCs w:val="24"/>
                <w:lang w:val="en-US"/>
              </w:rPr>
            </w:rPrChange>
          </w:rPr>
          <w:delInstrText>webpage</w:delInstrText>
        </w:r>
        <w:r w:rsidR="00AE1425" w:rsidRPr="006E6534" w:rsidDel="009B60EB">
          <w:rPr>
            <w:rFonts w:cs="Times New Roman"/>
            <w:color w:val="000000" w:themeColor="text1"/>
            <w:szCs w:val="24"/>
            <w:rPrChange w:id="12334"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335" w:author="N F" w:date="2023-12-05T03:08:00Z">
              <w:rPr>
                <w:rFonts w:cs="Times New Roman"/>
                <w:szCs w:val="24"/>
                <w:lang w:val="en-US"/>
              </w:rPr>
            </w:rPrChange>
          </w:rPr>
          <w:delInstrText>title</w:delInstrText>
        </w:r>
        <w:r w:rsidR="00AE1425" w:rsidRPr="006E6534" w:rsidDel="009B60EB">
          <w:rPr>
            <w:rFonts w:cs="Times New Roman"/>
            <w:color w:val="000000" w:themeColor="text1"/>
            <w:szCs w:val="24"/>
            <w:rPrChange w:id="12336"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337" w:author="N F" w:date="2023-12-05T03:08:00Z">
              <w:rPr>
                <w:rFonts w:cs="Times New Roman"/>
                <w:szCs w:val="24"/>
                <w:lang w:val="en-US"/>
              </w:rPr>
            </w:rPrChange>
          </w:rPr>
          <w:delInstrText>TAGRISSO</w:delInstrText>
        </w:r>
        <w:r w:rsidR="00AE1425" w:rsidRPr="006E6534" w:rsidDel="009B60EB">
          <w:rPr>
            <w:rFonts w:cs="Times New Roman"/>
            <w:color w:val="000000" w:themeColor="text1"/>
            <w:szCs w:val="24"/>
            <w:rPrChange w:id="12338" w:author="N F" w:date="2023-12-05T03:08:00Z">
              <w:rPr>
                <w:rFonts w:cs="Times New Roman"/>
                <w:szCs w:val="24"/>
              </w:rPr>
            </w:rPrChange>
          </w:rPr>
          <w:delInstrText xml:space="preserve"> (</w:delInstrText>
        </w:r>
        <w:r w:rsidR="00AE1425" w:rsidRPr="006E6534" w:rsidDel="009B60EB">
          <w:rPr>
            <w:rFonts w:cs="Times New Roman"/>
            <w:color w:val="000000" w:themeColor="text1"/>
            <w:szCs w:val="24"/>
            <w:lang w:val="en-US"/>
            <w:rPrChange w:id="12339" w:author="N F" w:date="2023-12-05T03:08:00Z">
              <w:rPr>
                <w:rFonts w:cs="Times New Roman"/>
                <w:szCs w:val="24"/>
                <w:lang w:val="en-US"/>
              </w:rPr>
            </w:rPrChange>
          </w:rPr>
          <w:delInstrText>osimertinib</w:delInstrText>
        </w:r>
        <w:r w:rsidR="00AE1425" w:rsidRPr="006E6534" w:rsidDel="009B60EB">
          <w:rPr>
            <w:rFonts w:cs="Times New Roman"/>
            <w:color w:val="000000" w:themeColor="text1"/>
            <w:szCs w:val="24"/>
            <w:rPrChange w:id="12340" w:author="N F" w:date="2023-12-05T03:08:00Z">
              <w:rPr>
                <w:rFonts w:cs="Times New Roman"/>
                <w:szCs w:val="24"/>
              </w:rPr>
            </w:rPrChange>
          </w:rPr>
          <w:delInstrText xml:space="preserve">) </w:delInstrText>
        </w:r>
        <w:r w:rsidR="00AE1425" w:rsidRPr="006E6534" w:rsidDel="009B60EB">
          <w:rPr>
            <w:rFonts w:cs="Times New Roman"/>
            <w:color w:val="000000" w:themeColor="text1"/>
            <w:szCs w:val="24"/>
            <w:lang w:val="en-US"/>
            <w:rPrChange w:id="12341" w:author="N F" w:date="2023-12-05T03:08:00Z">
              <w:rPr>
                <w:rFonts w:cs="Times New Roman"/>
                <w:szCs w:val="24"/>
                <w:lang w:val="en-US"/>
              </w:rPr>
            </w:rPrChange>
          </w:rPr>
          <w:delInstrText>tablets</w:delInstrText>
        </w:r>
        <w:r w:rsidR="00AE1425" w:rsidRPr="006E6534" w:rsidDel="009B60EB">
          <w:rPr>
            <w:rFonts w:cs="Times New Roman"/>
            <w:color w:val="000000" w:themeColor="text1"/>
            <w:szCs w:val="24"/>
            <w:rPrChange w:id="12342" w:author="N F" w:date="2023-12-05T03:08:00Z">
              <w:rPr>
                <w:rFonts w:cs="Times New Roman"/>
                <w:szCs w:val="24"/>
              </w:rPr>
            </w:rPrChange>
          </w:rPr>
          <w:delInstrText xml:space="preserve">. </w:delInstrText>
        </w:r>
        <w:r w:rsidR="00AE1425" w:rsidRPr="006E6534" w:rsidDel="009B60EB">
          <w:rPr>
            <w:rFonts w:cs="Times New Roman"/>
            <w:color w:val="000000" w:themeColor="text1"/>
            <w:szCs w:val="24"/>
            <w:lang w:val="en-US"/>
            <w:rPrChange w:id="12343" w:author="N F" w:date="2023-12-05T03:08:00Z">
              <w:rPr>
                <w:rFonts w:cs="Times New Roman"/>
                <w:szCs w:val="24"/>
                <w:lang w:val="en-US"/>
              </w:rPr>
            </w:rPrChange>
          </w:rPr>
          <w:delInstrText>AstraZeneca</w:delInstrText>
        </w:r>
        <w:r w:rsidR="00AE1425" w:rsidRPr="006E6534" w:rsidDel="009B60EB">
          <w:rPr>
            <w:rFonts w:cs="Times New Roman"/>
            <w:color w:val="000000" w:themeColor="text1"/>
            <w:szCs w:val="24"/>
            <w:rPrChange w:id="12344" w:author="N F" w:date="2023-12-05T03:08:00Z">
              <w:rPr>
                <w:rFonts w:cs="Times New Roman"/>
                <w:szCs w:val="24"/>
              </w:rPr>
            </w:rPrChange>
          </w:rPr>
          <w:delInstrText xml:space="preserve"> </w:delInstrText>
        </w:r>
        <w:r w:rsidR="00AE1425" w:rsidRPr="006E6534" w:rsidDel="009B60EB">
          <w:rPr>
            <w:rFonts w:cs="Times New Roman"/>
            <w:color w:val="000000" w:themeColor="text1"/>
            <w:szCs w:val="24"/>
            <w:lang w:val="en-US"/>
            <w:rPrChange w:id="12345" w:author="N F" w:date="2023-12-05T03:08:00Z">
              <w:rPr>
                <w:rFonts w:cs="Times New Roman"/>
                <w:szCs w:val="24"/>
                <w:lang w:val="en-US"/>
              </w:rPr>
            </w:rPrChange>
          </w:rPr>
          <w:delInstrText>Pharmaceuticals</w:delInstrText>
        </w:r>
        <w:r w:rsidR="00AE1425" w:rsidRPr="006E6534" w:rsidDel="009B60EB">
          <w:rPr>
            <w:rFonts w:cs="Times New Roman"/>
            <w:color w:val="000000" w:themeColor="text1"/>
            <w:szCs w:val="24"/>
            <w:rPrChange w:id="12346" w:author="N F" w:date="2023-12-05T03:08:00Z">
              <w:rPr>
                <w:rFonts w:cs="Times New Roman"/>
                <w:szCs w:val="24"/>
              </w:rPr>
            </w:rPrChange>
          </w:rPr>
          <w:delInstrText xml:space="preserve">, </w:delInstrText>
        </w:r>
        <w:r w:rsidR="00AE1425" w:rsidRPr="006E6534" w:rsidDel="009B60EB">
          <w:rPr>
            <w:rFonts w:cs="Times New Roman"/>
            <w:color w:val="000000" w:themeColor="text1"/>
            <w:szCs w:val="24"/>
            <w:lang w:val="en-US"/>
            <w:rPrChange w:id="12347" w:author="N F" w:date="2023-12-05T03:08:00Z">
              <w:rPr>
                <w:rFonts w:cs="Times New Roman"/>
                <w:szCs w:val="24"/>
                <w:lang w:val="en-US"/>
              </w:rPr>
            </w:rPrChange>
          </w:rPr>
          <w:delInstrText>LP</w:delInstrText>
        </w:r>
        <w:r w:rsidR="00AE1425" w:rsidRPr="006E6534" w:rsidDel="009B60EB">
          <w:rPr>
            <w:rFonts w:cs="Times New Roman"/>
            <w:color w:val="000000" w:themeColor="text1"/>
            <w:szCs w:val="24"/>
            <w:rPrChange w:id="12348" w:author="N F" w:date="2023-12-05T03:08:00Z">
              <w:rPr>
                <w:rFonts w:cs="Times New Roman"/>
                <w:szCs w:val="24"/>
              </w:rPr>
            </w:rPrChange>
          </w:rPr>
          <w:delInstrText xml:space="preserve"> </w:delInstrText>
        </w:r>
        <w:r w:rsidR="00AE1425" w:rsidRPr="006E6534" w:rsidDel="009B60EB">
          <w:rPr>
            <w:rFonts w:cs="Times New Roman"/>
            <w:color w:val="000000" w:themeColor="text1"/>
            <w:szCs w:val="24"/>
            <w:lang w:val="en-US"/>
            <w:rPrChange w:id="12349" w:author="N F" w:date="2023-12-05T03:08:00Z">
              <w:rPr>
                <w:rFonts w:cs="Times New Roman"/>
                <w:szCs w:val="24"/>
                <w:lang w:val="en-US"/>
              </w:rPr>
            </w:rPrChange>
          </w:rPr>
          <w:delInstrText>Application</w:delInstrText>
        </w:r>
        <w:r w:rsidR="00AE1425" w:rsidRPr="006E6534" w:rsidDel="009B60EB">
          <w:rPr>
            <w:rFonts w:cs="Times New Roman"/>
            <w:color w:val="000000" w:themeColor="text1"/>
            <w:szCs w:val="24"/>
            <w:rPrChange w:id="12350" w:author="N F" w:date="2023-12-05T03:08:00Z">
              <w:rPr>
                <w:rFonts w:cs="Times New Roman"/>
                <w:szCs w:val="24"/>
              </w:rPr>
            </w:rPrChange>
          </w:rPr>
          <w:delInstrText xml:space="preserve"> </w:delInstrText>
        </w:r>
        <w:r w:rsidR="00AE1425" w:rsidRPr="006E6534" w:rsidDel="009B60EB">
          <w:rPr>
            <w:rFonts w:cs="Times New Roman"/>
            <w:color w:val="000000" w:themeColor="text1"/>
            <w:szCs w:val="24"/>
            <w:lang w:val="en-US"/>
            <w:rPrChange w:id="12351" w:author="N F" w:date="2023-12-05T03:08:00Z">
              <w:rPr>
                <w:rFonts w:cs="Times New Roman"/>
                <w:szCs w:val="24"/>
                <w:lang w:val="en-US"/>
              </w:rPr>
            </w:rPrChange>
          </w:rPr>
          <w:delInstrText>No</w:delInstrText>
        </w:r>
        <w:r w:rsidR="00AE1425" w:rsidRPr="006E6534" w:rsidDel="009B60EB">
          <w:rPr>
            <w:rFonts w:cs="Times New Roman"/>
            <w:color w:val="000000" w:themeColor="text1"/>
            <w:szCs w:val="24"/>
            <w:rPrChange w:id="12352" w:author="N F" w:date="2023-12-05T03:08:00Z">
              <w:rPr>
                <w:rFonts w:cs="Times New Roman"/>
                <w:szCs w:val="24"/>
              </w:rPr>
            </w:rPrChange>
          </w:rPr>
          <w:delInstrText xml:space="preserve">.:  208065. </w:delInstrText>
        </w:r>
        <w:r w:rsidR="00AE1425" w:rsidRPr="006E6534" w:rsidDel="009B60EB">
          <w:rPr>
            <w:rFonts w:cs="Times New Roman"/>
            <w:color w:val="000000" w:themeColor="text1"/>
            <w:szCs w:val="24"/>
            <w:lang w:val="en-US"/>
            <w:rPrChange w:id="12353" w:author="N F" w:date="2023-12-05T03:08:00Z">
              <w:rPr>
                <w:rFonts w:cs="Times New Roman"/>
                <w:szCs w:val="24"/>
                <w:lang w:val="en-US"/>
              </w:rPr>
            </w:rPrChange>
          </w:rPr>
          <w:delInstrText>Approval</w:delInstrText>
        </w:r>
        <w:r w:rsidR="00AE1425" w:rsidRPr="006E6534" w:rsidDel="009B60EB">
          <w:rPr>
            <w:rFonts w:cs="Times New Roman"/>
            <w:color w:val="000000" w:themeColor="text1"/>
            <w:szCs w:val="24"/>
            <w:rPrChange w:id="12354" w:author="N F" w:date="2023-12-05T03:08:00Z">
              <w:rPr>
                <w:rFonts w:cs="Times New Roman"/>
                <w:szCs w:val="24"/>
              </w:rPr>
            </w:rPrChange>
          </w:rPr>
          <w:delInstrText xml:space="preserve"> </w:delInstrText>
        </w:r>
        <w:r w:rsidR="00AE1425" w:rsidRPr="006E6534" w:rsidDel="009B60EB">
          <w:rPr>
            <w:rFonts w:cs="Times New Roman"/>
            <w:color w:val="000000" w:themeColor="text1"/>
            <w:szCs w:val="24"/>
            <w:lang w:val="en-US"/>
            <w:rPrChange w:id="12355" w:author="N F" w:date="2023-12-05T03:08:00Z">
              <w:rPr>
                <w:rFonts w:cs="Times New Roman"/>
                <w:szCs w:val="24"/>
                <w:lang w:val="en-US"/>
              </w:rPr>
            </w:rPrChange>
          </w:rPr>
          <w:delInstrText>Date</w:delInstrText>
        </w:r>
        <w:r w:rsidR="00AE1425" w:rsidRPr="006E6534" w:rsidDel="009B60EB">
          <w:rPr>
            <w:rFonts w:cs="Times New Roman"/>
            <w:color w:val="000000" w:themeColor="text1"/>
            <w:szCs w:val="24"/>
            <w:rPrChange w:id="12356" w:author="N F" w:date="2023-12-05T03:08:00Z">
              <w:rPr>
                <w:rFonts w:cs="Times New Roman"/>
                <w:szCs w:val="24"/>
              </w:rPr>
            </w:rPrChange>
          </w:rPr>
          <w:delInstrText xml:space="preserve">: 11/13/2015. </w:delInstrText>
        </w:r>
        <w:r w:rsidR="00AE1425" w:rsidRPr="006E6534" w:rsidDel="009B60EB">
          <w:rPr>
            <w:rFonts w:cs="Times New Roman"/>
            <w:color w:val="000000" w:themeColor="text1"/>
            <w:szCs w:val="24"/>
            <w:lang w:val="en-US"/>
            <w:rPrChange w:id="12357" w:author="N F" w:date="2023-12-05T03:08:00Z">
              <w:rPr>
                <w:rFonts w:cs="Times New Roman"/>
                <w:szCs w:val="24"/>
                <w:lang w:val="en-US"/>
              </w:rPr>
            </w:rPrChange>
          </w:rPr>
          <w:delInstrText>Pharmacology</w:delInstrText>
        </w:r>
        <w:r w:rsidR="00AE1425" w:rsidRPr="006E6534" w:rsidDel="009B60EB">
          <w:rPr>
            <w:rFonts w:cs="Times New Roman"/>
            <w:color w:val="000000" w:themeColor="text1"/>
            <w:szCs w:val="24"/>
            <w:rPrChange w:id="12358" w:author="N F" w:date="2023-12-05T03:08:00Z">
              <w:rPr>
                <w:rFonts w:cs="Times New Roman"/>
                <w:szCs w:val="24"/>
              </w:rPr>
            </w:rPrChange>
          </w:rPr>
          <w:delInstrText xml:space="preserve"> </w:delInstrText>
        </w:r>
        <w:r w:rsidR="00AE1425" w:rsidRPr="006E6534" w:rsidDel="009B60EB">
          <w:rPr>
            <w:rFonts w:cs="Times New Roman"/>
            <w:color w:val="000000" w:themeColor="text1"/>
            <w:szCs w:val="24"/>
            <w:lang w:val="en-US"/>
            <w:rPrChange w:id="12359" w:author="N F" w:date="2023-12-05T03:08:00Z">
              <w:rPr>
                <w:rFonts w:cs="Times New Roman"/>
                <w:szCs w:val="24"/>
                <w:lang w:val="en-US"/>
              </w:rPr>
            </w:rPrChange>
          </w:rPr>
          <w:delInstrText>Review</w:delInstrText>
        </w:r>
        <w:r w:rsidR="00AE1425" w:rsidRPr="006E6534" w:rsidDel="009B60EB">
          <w:rPr>
            <w:rFonts w:cs="Times New Roman"/>
            <w:color w:val="000000" w:themeColor="text1"/>
            <w:szCs w:val="24"/>
            <w:rPrChange w:id="12360"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361" w:author="N F" w:date="2023-12-05T03:08:00Z">
              <w:rPr>
                <w:rFonts w:cs="Times New Roman"/>
                <w:szCs w:val="24"/>
                <w:lang w:val="en-US"/>
              </w:rPr>
            </w:rPrChange>
          </w:rPr>
          <w:delInstrText>URL</w:delInstrText>
        </w:r>
        <w:r w:rsidR="00AE1425" w:rsidRPr="006E6534" w:rsidDel="009B60EB">
          <w:rPr>
            <w:rFonts w:cs="Times New Roman"/>
            <w:color w:val="000000" w:themeColor="text1"/>
            <w:szCs w:val="24"/>
            <w:rPrChange w:id="12362"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363" w:author="N F" w:date="2023-12-05T03:08:00Z">
              <w:rPr>
                <w:rFonts w:cs="Times New Roman"/>
                <w:szCs w:val="24"/>
                <w:lang w:val="en-US"/>
              </w:rPr>
            </w:rPrChange>
          </w:rPr>
          <w:delInstrText>https</w:delInstrText>
        </w:r>
        <w:r w:rsidR="00AE1425" w:rsidRPr="006E6534" w:rsidDel="009B60EB">
          <w:rPr>
            <w:rFonts w:cs="Times New Roman"/>
            <w:color w:val="000000" w:themeColor="text1"/>
            <w:szCs w:val="24"/>
            <w:rPrChange w:id="12364"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365" w:author="N F" w:date="2023-12-05T03:08:00Z">
              <w:rPr>
                <w:rFonts w:cs="Times New Roman"/>
                <w:szCs w:val="24"/>
                <w:lang w:val="en-US"/>
              </w:rPr>
            </w:rPrChange>
          </w:rPr>
          <w:delInstrText>www</w:delInstrText>
        </w:r>
        <w:r w:rsidR="00AE1425" w:rsidRPr="006E6534" w:rsidDel="009B60EB">
          <w:rPr>
            <w:rFonts w:cs="Times New Roman"/>
            <w:color w:val="000000" w:themeColor="text1"/>
            <w:szCs w:val="24"/>
            <w:rPrChange w:id="12366"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367" w:author="N F" w:date="2023-12-05T03:08:00Z">
              <w:rPr>
                <w:rFonts w:cs="Times New Roman"/>
                <w:szCs w:val="24"/>
                <w:lang w:val="en-US"/>
              </w:rPr>
            </w:rPrChange>
          </w:rPr>
          <w:delInstrText>accessdata</w:delInstrText>
        </w:r>
        <w:r w:rsidR="00AE1425" w:rsidRPr="006E6534" w:rsidDel="009B60EB">
          <w:rPr>
            <w:rFonts w:cs="Times New Roman"/>
            <w:color w:val="000000" w:themeColor="text1"/>
            <w:szCs w:val="24"/>
            <w:rPrChange w:id="12368"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369" w:author="N F" w:date="2023-12-05T03:08:00Z">
              <w:rPr>
                <w:rFonts w:cs="Times New Roman"/>
                <w:szCs w:val="24"/>
                <w:lang w:val="en-US"/>
              </w:rPr>
            </w:rPrChange>
          </w:rPr>
          <w:delInstrText>fda</w:delInstrText>
        </w:r>
        <w:r w:rsidR="00AE1425" w:rsidRPr="006E6534" w:rsidDel="009B60EB">
          <w:rPr>
            <w:rFonts w:cs="Times New Roman"/>
            <w:color w:val="000000" w:themeColor="text1"/>
            <w:szCs w:val="24"/>
            <w:rPrChange w:id="12370"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371" w:author="N F" w:date="2023-12-05T03:08:00Z">
              <w:rPr>
                <w:rFonts w:cs="Times New Roman"/>
                <w:szCs w:val="24"/>
                <w:lang w:val="en-US"/>
              </w:rPr>
            </w:rPrChange>
          </w:rPr>
          <w:delInstrText>gov</w:delInstrText>
        </w:r>
        <w:r w:rsidR="00AE1425" w:rsidRPr="006E6534" w:rsidDel="009B60EB">
          <w:rPr>
            <w:rFonts w:cs="Times New Roman"/>
            <w:color w:val="000000" w:themeColor="text1"/>
            <w:szCs w:val="24"/>
            <w:rPrChange w:id="12372"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373" w:author="N F" w:date="2023-12-05T03:08:00Z">
              <w:rPr>
                <w:rFonts w:cs="Times New Roman"/>
                <w:szCs w:val="24"/>
                <w:lang w:val="en-US"/>
              </w:rPr>
            </w:rPrChange>
          </w:rPr>
          <w:delInstrText>drugsatfda</w:delInstrText>
        </w:r>
        <w:r w:rsidR="00AE1425" w:rsidRPr="006E6534" w:rsidDel="009B60EB">
          <w:rPr>
            <w:rFonts w:cs="Times New Roman"/>
            <w:color w:val="000000" w:themeColor="text1"/>
            <w:szCs w:val="24"/>
            <w:rPrChange w:id="12374" w:author="N F" w:date="2023-12-05T03:08:00Z">
              <w:rPr>
                <w:rFonts w:cs="Times New Roman"/>
                <w:szCs w:val="24"/>
              </w:rPr>
            </w:rPrChange>
          </w:rPr>
          <w:delInstrText>_</w:delInstrText>
        </w:r>
        <w:r w:rsidR="00AE1425" w:rsidRPr="006E6534" w:rsidDel="009B60EB">
          <w:rPr>
            <w:rFonts w:cs="Times New Roman"/>
            <w:color w:val="000000" w:themeColor="text1"/>
            <w:szCs w:val="24"/>
            <w:lang w:val="en-US"/>
            <w:rPrChange w:id="12375" w:author="N F" w:date="2023-12-05T03:08:00Z">
              <w:rPr>
                <w:rFonts w:cs="Times New Roman"/>
                <w:szCs w:val="24"/>
                <w:lang w:val="en-US"/>
              </w:rPr>
            </w:rPrChange>
          </w:rPr>
          <w:delInstrText>docs</w:delInstrText>
        </w:r>
        <w:r w:rsidR="00AE1425" w:rsidRPr="006E6534" w:rsidDel="009B60EB">
          <w:rPr>
            <w:rFonts w:cs="Times New Roman"/>
            <w:color w:val="000000" w:themeColor="text1"/>
            <w:szCs w:val="24"/>
            <w:rPrChange w:id="12376"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377" w:author="N F" w:date="2023-12-05T03:08:00Z">
              <w:rPr>
                <w:rFonts w:cs="Times New Roman"/>
                <w:szCs w:val="24"/>
                <w:lang w:val="en-US"/>
              </w:rPr>
            </w:rPrChange>
          </w:rPr>
          <w:delInstrText>nda</w:delInstrText>
        </w:r>
        <w:r w:rsidR="00AE1425" w:rsidRPr="006E6534" w:rsidDel="009B60EB">
          <w:rPr>
            <w:rFonts w:cs="Times New Roman"/>
            <w:color w:val="000000" w:themeColor="text1"/>
            <w:szCs w:val="24"/>
            <w:rPrChange w:id="12378" w:author="N F" w:date="2023-12-05T03:08:00Z">
              <w:rPr>
                <w:rFonts w:cs="Times New Roman"/>
                <w:szCs w:val="24"/>
              </w:rPr>
            </w:rPrChange>
          </w:rPr>
          <w:delInstrText>/2015/208065</w:delInstrText>
        </w:r>
        <w:r w:rsidR="00AE1425" w:rsidRPr="006E6534" w:rsidDel="009B60EB">
          <w:rPr>
            <w:rFonts w:cs="Times New Roman"/>
            <w:color w:val="000000" w:themeColor="text1"/>
            <w:szCs w:val="24"/>
            <w:lang w:val="en-US"/>
            <w:rPrChange w:id="12379" w:author="N F" w:date="2023-12-05T03:08:00Z">
              <w:rPr>
                <w:rFonts w:cs="Times New Roman"/>
                <w:szCs w:val="24"/>
                <w:lang w:val="en-US"/>
              </w:rPr>
            </w:rPrChange>
          </w:rPr>
          <w:delInstrText>Orig</w:delInstrText>
        </w:r>
        <w:r w:rsidR="00AE1425" w:rsidRPr="006E6534" w:rsidDel="009B60EB">
          <w:rPr>
            <w:rFonts w:cs="Times New Roman"/>
            <w:color w:val="000000" w:themeColor="text1"/>
            <w:szCs w:val="24"/>
            <w:rPrChange w:id="12380" w:author="N F" w:date="2023-12-05T03:08:00Z">
              <w:rPr>
                <w:rFonts w:cs="Times New Roman"/>
                <w:szCs w:val="24"/>
              </w:rPr>
            </w:rPrChange>
          </w:rPr>
          <w:delInstrText>1</w:delInstrText>
        </w:r>
        <w:r w:rsidR="00AE1425" w:rsidRPr="006E6534" w:rsidDel="009B60EB">
          <w:rPr>
            <w:rFonts w:cs="Times New Roman"/>
            <w:color w:val="000000" w:themeColor="text1"/>
            <w:szCs w:val="24"/>
            <w:lang w:val="en-US"/>
            <w:rPrChange w:id="12381" w:author="N F" w:date="2023-12-05T03:08:00Z">
              <w:rPr>
                <w:rFonts w:cs="Times New Roman"/>
                <w:szCs w:val="24"/>
                <w:lang w:val="en-US"/>
              </w:rPr>
            </w:rPrChange>
          </w:rPr>
          <w:delInstrText>s</w:delInstrText>
        </w:r>
        <w:r w:rsidR="00AE1425" w:rsidRPr="006E6534" w:rsidDel="009B60EB">
          <w:rPr>
            <w:rFonts w:cs="Times New Roman"/>
            <w:color w:val="000000" w:themeColor="text1"/>
            <w:szCs w:val="24"/>
            <w:rPrChange w:id="12382" w:author="N F" w:date="2023-12-05T03:08:00Z">
              <w:rPr>
                <w:rFonts w:cs="Times New Roman"/>
                <w:szCs w:val="24"/>
              </w:rPr>
            </w:rPrChange>
          </w:rPr>
          <w:delInstrText>000</w:delInstrText>
        </w:r>
        <w:r w:rsidR="00AE1425" w:rsidRPr="006E6534" w:rsidDel="009B60EB">
          <w:rPr>
            <w:rFonts w:cs="Times New Roman"/>
            <w:color w:val="000000" w:themeColor="text1"/>
            <w:szCs w:val="24"/>
            <w:lang w:val="en-US"/>
            <w:rPrChange w:id="12383" w:author="N F" w:date="2023-12-05T03:08:00Z">
              <w:rPr>
                <w:rFonts w:cs="Times New Roman"/>
                <w:szCs w:val="24"/>
                <w:lang w:val="en-US"/>
              </w:rPr>
            </w:rPrChange>
          </w:rPr>
          <w:delInstrText>TOC</w:delInstrText>
        </w:r>
        <w:r w:rsidR="00AE1425" w:rsidRPr="006E6534" w:rsidDel="009B60EB">
          <w:rPr>
            <w:rFonts w:cs="Times New Roman"/>
            <w:color w:val="000000" w:themeColor="text1"/>
            <w:szCs w:val="24"/>
            <w:rPrChange w:id="12384"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385" w:author="N F" w:date="2023-12-05T03:08:00Z">
              <w:rPr>
                <w:rFonts w:cs="Times New Roman"/>
                <w:szCs w:val="24"/>
                <w:lang w:val="en-US"/>
              </w:rPr>
            </w:rPrChange>
          </w:rPr>
          <w:delInstrText>cfm</w:delInstrText>
        </w:r>
        <w:r w:rsidR="00AE1425" w:rsidRPr="006E6534" w:rsidDel="009B60EB">
          <w:rPr>
            <w:rFonts w:cs="Times New Roman"/>
            <w:color w:val="000000" w:themeColor="text1"/>
            <w:szCs w:val="24"/>
            <w:rPrChange w:id="12386"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387" w:author="N F" w:date="2023-12-05T03:08:00Z">
              <w:rPr>
                <w:rFonts w:cs="Times New Roman"/>
                <w:szCs w:val="24"/>
                <w:lang w:val="en-US"/>
              </w:rPr>
            </w:rPrChange>
          </w:rPr>
          <w:delInstrText>accessed</w:delInstrText>
        </w:r>
        <w:r w:rsidR="00AE1425" w:rsidRPr="006E6534" w:rsidDel="009B60EB">
          <w:rPr>
            <w:rFonts w:cs="Times New Roman"/>
            <w:color w:val="000000" w:themeColor="text1"/>
            <w:szCs w:val="24"/>
            <w:rPrChange w:id="12388"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389" w:author="N F" w:date="2023-12-05T03:08:00Z">
              <w:rPr>
                <w:rFonts w:cs="Times New Roman"/>
                <w:szCs w:val="24"/>
                <w:lang w:val="en-US"/>
              </w:rPr>
            </w:rPrChange>
          </w:rPr>
          <w:delInstrText>date</w:delInstrText>
        </w:r>
        <w:r w:rsidR="00AE1425" w:rsidRPr="006E6534" w:rsidDel="009B60EB">
          <w:rPr>
            <w:rFonts w:cs="Times New Roman"/>
            <w:color w:val="000000" w:themeColor="text1"/>
            <w:szCs w:val="24"/>
            <w:rPrChange w:id="12390"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391" w:author="N F" w:date="2023-12-05T03:08:00Z">
              <w:rPr>
                <w:rFonts w:cs="Times New Roman"/>
                <w:szCs w:val="24"/>
                <w:lang w:val="en-US"/>
              </w:rPr>
            </w:rPrChange>
          </w:rPr>
          <w:delInstrText>parts</w:delInstrText>
        </w:r>
        <w:r w:rsidR="00AE1425" w:rsidRPr="006E6534" w:rsidDel="009B60EB">
          <w:rPr>
            <w:rFonts w:cs="Times New Roman"/>
            <w:color w:val="000000" w:themeColor="text1"/>
            <w:szCs w:val="24"/>
            <w:rPrChange w:id="12392" w:author="N F" w:date="2023-12-05T03:08:00Z">
              <w:rPr>
                <w:rFonts w:cs="Times New Roman"/>
                <w:szCs w:val="24"/>
              </w:rPr>
            </w:rPrChange>
          </w:rPr>
          <w:delInstrText>":[["2022",8,2]]}}}],"</w:delInstrText>
        </w:r>
        <w:r w:rsidR="00AE1425" w:rsidRPr="006E6534" w:rsidDel="009B60EB">
          <w:rPr>
            <w:rFonts w:cs="Times New Roman"/>
            <w:color w:val="000000" w:themeColor="text1"/>
            <w:szCs w:val="24"/>
            <w:lang w:val="en-US"/>
            <w:rPrChange w:id="12393" w:author="N F" w:date="2023-12-05T03:08:00Z">
              <w:rPr>
                <w:rFonts w:cs="Times New Roman"/>
                <w:szCs w:val="24"/>
                <w:lang w:val="en-US"/>
              </w:rPr>
            </w:rPrChange>
          </w:rPr>
          <w:delInstrText>schema</w:delInstrText>
        </w:r>
        <w:r w:rsidR="00AE1425" w:rsidRPr="006E6534" w:rsidDel="009B60EB">
          <w:rPr>
            <w:rFonts w:cs="Times New Roman"/>
            <w:color w:val="000000" w:themeColor="text1"/>
            <w:szCs w:val="24"/>
            <w:rPrChange w:id="12394"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395" w:author="N F" w:date="2023-12-05T03:08:00Z">
              <w:rPr>
                <w:rFonts w:cs="Times New Roman"/>
                <w:szCs w:val="24"/>
                <w:lang w:val="en-US"/>
              </w:rPr>
            </w:rPrChange>
          </w:rPr>
          <w:delInstrText>https</w:delInstrText>
        </w:r>
        <w:r w:rsidR="00AE1425" w:rsidRPr="006E6534" w:rsidDel="009B60EB">
          <w:rPr>
            <w:rFonts w:cs="Times New Roman"/>
            <w:color w:val="000000" w:themeColor="text1"/>
            <w:szCs w:val="24"/>
            <w:rPrChange w:id="12396"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397" w:author="N F" w:date="2023-12-05T03:08:00Z">
              <w:rPr>
                <w:rFonts w:cs="Times New Roman"/>
                <w:szCs w:val="24"/>
                <w:lang w:val="en-US"/>
              </w:rPr>
            </w:rPrChange>
          </w:rPr>
          <w:delInstrText>github</w:delInstrText>
        </w:r>
        <w:r w:rsidR="00AE1425" w:rsidRPr="006E6534" w:rsidDel="009B60EB">
          <w:rPr>
            <w:rFonts w:cs="Times New Roman"/>
            <w:color w:val="000000" w:themeColor="text1"/>
            <w:szCs w:val="24"/>
            <w:rPrChange w:id="12398"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399" w:author="N F" w:date="2023-12-05T03:08:00Z">
              <w:rPr>
                <w:rFonts w:cs="Times New Roman"/>
                <w:szCs w:val="24"/>
                <w:lang w:val="en-US"/>
              </w:rPr>
            </w:rPrChange>
          </w:rPr>
          <w:delInstrText>com</w:delInstrText>
        </w:r>
        <w:r w:rsidR="00AE1425" w:rsidRPr="006E6534" w:rsidDel="009B60EB">
          <w:rPr>
            <w:rFonts w:cs="Times New Roman"/>
            <w:color w:val="000000" w:themeColor="text1"/>
            <w:szCs w:val="24"/>
            <w:rPrChange w:id="12400"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401" w:author="N F" w:date="2023-12-05T03:08:00Z">
              <w:rPr>
                <w:rFonts w:cs="Times New Roman"/>
                <w:szCs w:val="24"/>
                <w:lang w:val="en-US"/>
              </w:rPr>
            </w:rPrChange>
          </w:rPr>
          <w:delInstrText>citation</w:delInstrText>
        </w:r>
        <w:r w:rsidR="00AE1425" w:rsidRPr="006E6534" w:rsidDel="009B60EB">
          <w:rPr>
            <w:rFonts w:cs="Times New Roman"/>
            <w:color w:val="000000" w:themeColor="text1"/>
            <w:szCs w:val="24"/>
            <w:rPrChange w:id="12402"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403" w:author="N F" w:date="2023-12-05T03:08:00Z">
              <w:rPr>
                <w:rFonts w:cs="Times New Roman"/>
                <w:szCs w:val="24"/>
                <w:lang w:val="en-US"/>
              </w:rPr>
            </w:rPrChange>
          </w:rPr>
          <w:delInstrText>style</w:delInstrText>
        </w:r>
        <w:r w:rsidR="00AE1425" w:rsidRPr="006E6534" w:rsidDel="009B60EB">
          <w:rPr>
            <w:rFonts w:cs="Times New Roman"/>
            <w:color w:val="000000" w:themeColor="text1"/>
            <w:szCs w:val="24"/>
            <w:rPrChange w:id="12404"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405" w:author="N F" w:date="2023-12-05T03:08:00Z">
              <w:rPr>
                <w:rFonts w:cs="Times New Roman"/>
                <w:szCs w:val="24"/>
                <w:lang w:val="en-US"/>
              </w:rPr>
            </w:rPrChange>
          </w:rPr>
          <w:delInstrText>language</w:delInstrText>
        </w:r>
        <w:r w:rsidR="00AE1425" w:rsidRPr="006E6534" w:rsidDel="009B60EB">
          <w:rPr>
            <w:rFonts w:cs="Times New Roman"/>
            <w:color w:val="000000" w:themeColor="text1"/>
            <w:szCs w:val="24"/>
            <w:rPrChange w:id="12406"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407" w:author="N F" w:date="2023-12-05T03:08:00Z">
              <w:rPr>
                <w:rFonts w:cs="Times New Roman"/>
                <w:szCs w:val="24"/>
                <w:lang w:val="en-US"/>
              </w:rPr>
            </w:rPrChange>
          </w:rPr>
          <w:delInstrText>schema</w:delInstrText>
        </w:r>
        <w:r w:rsidR="00AE1425" w:rsidRPr="006E6534" w:rsidDel="009B60EB">
          <w:rPr>
            <w:rFonts w:cs="Times New Roman"/>
            <w:color w:val="000000" w:themeColor="text1"/>
            <w:szCs w:val="24"/>
            <w:rPrChange w:id="12408"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409" w:author="N F" w:date="2023-12-05T03:08:00Z">
              <w:rPr>
                <w:rFonts w:cs="Times New Roman"/>
                <w:szCs w:val="24"/>
                <w:lang w:val="en-US"/>
              </w:rPr>
            </w:rPrChange>
          </w:rPr>
          <w:delInstrText>raw</w:delInstrText>
        </w:r>
        <w:r w:rsidR="00AE1425" w:rsidRPr="006E6534" w:rsidDel="009B60EB">
          <w:rPr>
            <w:rFonts w:cs="Times New Roman"/>
            <w:color w:val="000000" w:themeColor="text1"/>
            <w:szCs w:val="24"/>
            <w:rPrChange w:id="12410"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411" w:author="N F" w:date="2023-12-05T03:08:00Z">
              <w:rPr>
                <w:rFonts w:cs="Times New Roman"/>
                <w:szCs w:val="24"/>
                <w:lang w:val="en-US"/>
              </w:rPr>
            </w:rPrChange>
          </w:rPr>
          <w:delInstrText>master</w:delInstrText>
        </w:r>
        <w:r w:rsidR="00AE1425" w:rsidRPr="006E6534" w:rsidDel="009B60EB">
          <w:rPr>
            <w:rFonts w:cs="Times New Roman"/>
            <w:color w:val="000000" w:themeColor="text1"/>
            <w:szCs w:val="24"/>
            <w:rPrChange w:id="12412"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413" w:author="N F" w:date="2023-12-05T03:08:00Z">
              <w:rPr>
                <w:rFonts w:cs="Times New Roman"/>
                <w:szCs w:val="24"/>
                <w:lang w:val="en-US"/>
              </w:rPr>
            </w:rPrChange>
          </w:rPr>
          <w:delInstrText>csl</w:delInstrText>
        </w:r>
        <w:r w:rsidR="00AE1425" w:rsidRPr="006E6534" w:rsidDel="009B60EB">
          <w:rPr>
            <w:rFonts w:cs="Times New Roman"/>
            <w:color w:val="000000" w:themeColor="text1"/>
            <w:szCs w:val="24"/>
            <w:rPrChange w:id="12414"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415" w:author="N F" w:date="2023-12-05T03:08:00Z">
              <w:rPr>
                <w:rFonts w:cs="Times New Roman"/>
                <w:szCs w:val="24"/>
                <w:lang w:val="en-US"/>
              </w:rPr>
            </w:rPrChange>
          </w:rPr>
          <w:delInstrText>citation</w:delInstrText>
        </w:r>
        <w:r w:rsidR="00AE1425" w:rsidRPr="006E6534" w:rsidDel="009B60EB">
          <w:rPr>
            <w:rFonts w:cs="Times New Roman"/>
            <w:color w:val="000000" w:themeColor="text1"/>
            <w:szCs w:val="24"/>
            <w:rPrChange w:id="12416" w:author="N F" w:date="2023-12-05T03:08:00Z">
              <w:rPr>
                <w:rFonts w:cs="Times New Roman"/>
                <w:szCs w:val="24"/>
              </w:rPr>
            </w:rPrChange>
          </w:rPr>
          <w:delInstrText>.</w:delInstrText>
        </w:r>
        <w:r w:rsidR="00AE1425" w:rsidRPr="006E6534" w:rsidDel="009B60EB">
          <w:rPr>
            <w:rFonts w:cs="Times New Roman"/>
            <w:color w:val="000000" w:themeColor="text1"/>
            <w:szCs w:val="24"/>
            <w:lang w:val="en-US"/>
            <w:rPrChange w:id="12417" w:author="N F" w:date="2023-12-05T03:08:00Z">
              <w:rPr>
                <w:rFonts w:cs="Times New Roman"/>
                <w:szCs w:val="24"/>
                <w:lang w:val="en-US"/>
              </w:rPr>
            </w:rPrChange>
          </w:rPr>
          <w:delInstrText>json</w:delInstrText>
        </w:r>
        <w:r w:rsidR="00AE1425" w:rsidRPr="006E6534" w:rsidDel="009B60EB">
          <w:rPr>
            <w:rFonts w:cs="Times New Roman"/>
            <w:color w:val="000000" w:themeColor="text1"/>
            <w:szCs w:val="24"/>
            <w:rPrChange w:id="12418" w:author="N F" w:date="2023-12-05T03:08:00Z">
              <w:rPr>
                <w:rFonts w:cs="Times New Roman"/>
                <w:szCs w:val="24"/>
              </w:rPr>
            </w:rPrChange>
          </w:rPr>
          <w:delInstrText xml:space="preserve">"} </w:delInstrText>
        </w:r>
        <w:r w:rsidR="00720051" w:rsidRPr="006E6534" w:rsidDel="009B60EB">
          <w:rPr>
            <w:rFonts w:cs="Times New Roman"/>
            <w:color w:val="000000" w:themeColor="text1"/>
            <w:szCs w:val="24"/>
            <w:lang w:val="en-US"/>
            <w:rPrChange w:id="12419" w:author="N F" w:date="2023-12-05T03:08:00Z">
              <w:rPr>
                <w:rFonts w:cs="Times New Roman"/>
                <w:szCs w:val="24"/>
                <w:lang w:val="en-US"/>
              </w:rPr>
            </w:rPrChange>
          </w:rPr>
          <w:fldChar w:fldCharType="separate"/>
        </w:r>
        <w:r w:rsidR="00AE1425" w:rsidRPr="006E6534" w:rsidDel="009B60EB">
          <w:rPr>
            <w:rFonts w:cs="Times New Roman"/>
            <w:color w:val="000000" w:themeColor="text1"/>
            <w:szCs w:val="24"/>
            <w:rPrChange w:id="12420" w:author="N F" w:date="2023-12-05T03:08:00Z">
              <w:rPr>
                <w:rFonts w:cs="Times New Roman"/>
                <w:szCs w:val="24"/>
              </w:rPr>
            </w:rPrChange>
          </w:rPr>
          <w:delText>(6)</w:delText>
        </w:r>
        <w:r w:rsidR="00720051" w:rsidRPr="006E6534" w:rsidDel="009B60EB">
          <w:rPr>
            <w:rFonts w:cs="Times New Roman"/>
            <w:color w:val="000000" w:themeColor="text1"/>
            <w:szCs w:val="24"/>
            <w:lang w:val="en-US"/>
            <w:rPrChange w:id="12421" w:author="N F" w:date="2023-12-05T03:08:00Z">
              <w:rPr>
                <w:rFonts w:cs="Times New Roman"/>
                <w:szCs w:val="24"/>
                <w:lang w:val="en-US"/>
              </w:rPr>
            </w:rPrChange>
          </w:rPr>
          <w:fldChar w:fldCharType="end"/>
        </w:r>
      </w:del>
      <w:r w:rsidR="00BD7198" w:rsidRPr="006E6534">
        <w:rPr>
          <w:rFonts w:cs="Times New Roman"/>
          <w:color w:val="000000" w:themeColor="text1"/>
          <w:szCs w:val="24"/>
          <w:rPrChange w:id="12422" w:author="N F" w:date="2023-12-05T03:08:00Z">
            <w:rPr>
              <w:rFonts w:cs="Times New Roman"/>
              <w:szCs w:val="24"/>
            </w:rPr>
          </w:rPrChange>
        </w:rPr>
        <w:t>.</w:t>
      </w:r>
    </w:p>
    <w:p w14:paraId="2A0DAE48" w14:textId="195D9AA7" w:rsidR="00552403" w:rsidRPr="006E6534" w:rsidRDefault="002B5107">
      <w:pPr>
        <w:pStyle w:val="4"/>
        <w:numPr>
          <w:ilvl w:val="0"/>
          <w:numId w:val="0"/>
        </w:numPr>
        <w:spacing w:line="240" w:lineRule="auto"/>
        <w:rPr>
          <w:rFonts w:cs="Times New Roman"/>
          <w:i w:val="0"/>
          <w:iCs w:val="0"/>
          <w:szCs w:val="24"/>
          <w:rPrChange w:id="12423" w:author="N F" w:date="2023-12-05T03:08:00Z">
            <w:rPr/>
          </w:rPrChange>
        </w:rPr>
        <w:pPrChange w:id="12424" w:author="N F" w:date="2023-08-06T15:38:00Z">
          <w:pPr>
            <w:pStyle w:val="4"/>
          </w:pPr>
        </w:pPrChange>
      </w:pPr>
      <w:bookmarkStart w:id="12425" w:name="_Toc115733036"/>
      <w:ins w:id="12426" w:author="Barshadskaya, Yuliya" w:date="2024-01-14T17:56:00Z">
        <w:r>
          <w:rPr>
            <w:rFonts w:cs="Times New Roman"/>
            <w:i w:val="0"/>
            <w:iCs w:val="0"/>
            <w:szCs w:val="24"/>
          </w:rPr>
          <w:t xml:space="preserve">3.3.8.3. </w:t>
        </w:r>
      </w:ins>
      <w:r w:rsidR="004B0AD3" w:rsidRPr="006E6534">
        <w:rPr>
          <w:rFonts w:cs="Times New Roman"/>
          <w:i w:val="0"/>
          <w:iCs w:val="0"/>
          <w:szCs w:val="24"/>
          <w:rPrChange w:id="12427" w:author="N F" w:date="2023-12-05T03:08:00Z">
            <w:rPr/>
          </w:rPrChange>
        </w:rPr>
        <w:t>Иммунотоксичность</w:t>
      </w:r>
      <w:bookmarkEnd w:id="12425"/>
    </w:p>
    <w:p w14:paraId="162C6EAE" w14:textId="22DF6E76" w:rsidR="002C3B6A" w:rsidRPr="006E6534" w:rsidRDefault="00F81F1A">
      <w:pPr>
        <w:pStyle w:val="SDText"/>
        <w:spacing w:after="0"/>
        <w:rPr>
          <w:rFonts w:cs="Times New Roman"/>
          <w:color w:val="000000" w:themeColor="text1"/>
          <w:rPrChange w:id="12428" w:author="N F" w:date="2023-12-05T03:08:00Z">
            <w:rPr>
              <w:rFonts w:cs="Times New Roman"/>
            </w:rPr>
          </w:rPrChange>
        </w:rPr>
        <w:pPrChange w:id="12429" w:author="Barshadskaya, Yuliya" w:date="2024-01-14T17:57:00Z">
          <w:pPr>
            <w:pStyle w:val="SDText"/>
          </w:pPr>
        </w:pPrChange>
      </w:pPr>
      <w:r w:rsidRPr="006E6534">
        <w:rPr>
          <w:rFonts w:cs="Times New Roman"/>
          <w:color w:val="000000" w:themeColor="text1"/>
          <w:szCs w:val="24"/>
          <w:rPrChange w:id="12430" w:author="N F" w:date="2023-12-05T03:08:00Z">
            <w:rPr>
              <w:rFonts w:cs="Times New Roman"/>
              <w:szCs w:val="24"/>
            </w:rPr>
          </w:rPrChange>
        </w:rPr>
        <w:t xml:space="preserve">В токсикологических исследованиях </w:t>
      </w:r>
      <w:r w:rsidR="00336125" w:rsidRPr="006E6534">
        <w:rPr>
          <w:rFonts w:cs="Times New Roman"/>
          <w:color w:val="000000" w:themeColor="text1"/>
          <w:szCs w:val="24"/>
          <w:rPrChange w:id="12431" w:author="N F" w:date="2023-12-05T03:08:00Z">
            <w:rPr>
              <w:rFonts w:cs="Times New Roman"/>
              <w:szCs w:val="24"/>
            </w:rPr>
          </w:rPrChange>
        </w:rPr>
        <w:t xml:space="preserve">при многократном введении осимертиниба </w:t>
      </w:r>
      <w:r w:rsidRPr="006E6534">
        <w:rPr>
          <w:rFonts w:cs="Times New Roman"/>
          <w:color w:val="000000" w:themeColor="text1"/>
          <w:szCs w:val="24"/>
          <w:rPrChange w:id="12432" w:author="N F" w:date="2023-12-05T03:08:00Z">
            <w:rPr>
              <w:rFonts w:cs="Times New Roman"/>
              <w:szCs w:val="24"/>
            </w:rPr>
          </w:rPrChange>
        </w:rPr>
        <w:t>продолжительностью до 3 мес. не</w:t>
      </w:r>
      <w:r w:rsidRPr="006E6534">
        <w:rPr>
          <w:rFonts w:cs="Times New Roman"/>
          <w:color w:val="000000" w:themeColor="text1"/>
          <w:rPrChange w:id="12433" w:author="N F" w:date="2023-12-05T03:08:00Z">
            <w:rPr>
              <w:rFonts w:cs="Times New Roman"/>
            </w:rPr>
          </w:rPrChange>
        </w:rPr>
        <w:t xml:space="preserve"> выявили выраженных признаков </w:t>
      </w:r>
      <w:r w:rsidR="00491CF9" w:rsidRPr="006E6534">
        <w:rPr>
          <w:rFonts w:cs="Times New Roman"/>
          <w:color w:val="000000" w:themeColor="text1"/>
          <w:rPrChange w:id="12434" w:author="N F" w:date="2023-12-05T03:08:00Z">
            <w:rPr>
              <w:rFonts w:cs="Times New Roman"/>
            </w:rPr>
          </w:rPrChange>
        </w:rPr>
        <w:t xml:space="preserve">токсического действия на </w:t>
      </w:r>
      <w:r w:rsidRPr="006E6534">
        <w:rPr>
          <w:rFonts w:cs="Times New Roman"/>
          <w:color w:val="000000" w:themeColor="text1"/>
          <w:rPrChange w:id="12435" w:author="N F" w:date="2023-12-05T03:08:00Z">
            <w:rPr>
              <w:rFonts w:cs="Times New Roman"/>
            </w:rPr>
          </w:rPrChange>
        </w:rPr>
        <w:t>иммунн</w:t>
      </w:r>
      <w:r w:rsidR="00491CF9" w:rsidRPr="006E6534">
        <w:rPr>
          <w:rFonts w:cs="Times New Roman"/>
          <w:color w:val="000000" w:themeColor="text1"/>
          <w:rPrChange w:id="12436" w:author="N F" w:date="2023-12-05T03:08:00Z">
            <w:rPr>
              <w:rFonts w:cs="Times New Roman"/>
            </w:rPr>
          </w:rPrChange>
        </w:rPr>
        <w:t>ую</w:t>
      </w:r>
      <w:r w:rsidRPr="006E6534">
        <w:rPr>
          <w:rFonts w:cs="Times New Roman"/>
          <w:color w:val="000000" w:themeColor="text1"/>
          <w:rPrChange w:id="12437" w:author="N F" w:date="2023-12-05T03:08:00Z">
            <w:rPr>
              <w:rFonts w:cs="Times New Roman"/>
            </w:rPr>
          </w:rPrChange>
        </w:rPr>
        <w:t xml:space="preserve"> систем</w:t>
      </w:r>
      <w:r w:rsidR="00491CF9" w:rsidRPr="006E6534">
        <w:rPr>
          <w:rFonts w:cs="Times New Roman"/>
          <w:color w:val="000000" w:themeColor="text1"/>
          <w:rPrChange w:id="12438" w:author="N F" w:date="2023-12-05T03:08:00Z">
            <w:rPr>
              <w:rFonts w:cs="Times New Roman"/>
            </w:rPr>
          </w:rPrChange>
        </w:rPr>
        <w:t xml:space="preserve">у или токсического действия </w:t>
      </w:r>
      <w:r w:rsidR="00997013" w:rsidRPr="006E6534">
        <w:rPr>
          <w:rFonts w:cs="Times New Roman"/>
          <w:color w:val="000000" w:themeColor="text1"/>
          <w:rPrChange w:id="12439" w:author="N F" w:date="2023-12-05T03:08:00Z">
            <w:rPr>
              <w:rFonts w:cs="Times New Roman"/>
            </w:rPr>
          </w:rPrChange>
        </w:rPr>
        <w:t xml:space="preserve">на </w:t>
      </w:r>
      <w:r w:rsidR="00491CF9" w:rsidRPr="006E6534">
        <w:rPr>
          <w:rFonts w:cs="Times New Roman"/>
          <w:color w:val="000000" w:themeColor="text1"/>
          <w:rPrChange w:id="12440" w:author="N F" w:date="2023-12-05T03:08:00Z">
            <w:rPr>
              <w:rFonts w:cs="Times New Roman"/>
            </w:rPr>
          </w:rPrChange>
        </w:rPr>
        <w:t>печень, опосредованного иммунными механизмами</w:t>
      </w:r>
      <w:r w:rsidRPr="006E6534">
        <w:rPr>
          <w:rFonts w:cs="Times New Roman"/>
          <w:color w:val="000000" w:themeColor="text1"/>
          <w:rPrChange w:id="12441" w:author="N F" w:date="2023-12-05T03:08:00Z">
            <w:rPr>
              <w:rFonts w:cs="Times New Roman"/>
            </w:rPr>
          </w:rPrChange>
        </w:rPr>
        <w:t xml:space="preserve">. У крыс и собак </w:t>
      </w:r>
      <w:r w:rsidR="00452E25" w:rsidRPr="006E6534">
        <w:rPr>
          <w:rFonts w:cs="Times New Roman"/>
          <w:color w:val="000000" w:themeColor="text1"/>
          <w:rPrChange w:id="12442" w:author="N F" w:date="2023-12-05T03:08:00Z">
            <w:rPr>
              <w:rFonts w:cs="Times New Roman"/>
            </w:rPr>
          </w:rPrChange>
        </w:rPr>
        <w:t xml:space="preserve">выявили </w:t>
      </w:r>
      <w:r w:rsidRPr="006E6534">
        <w:rPr>
          <w:rFonts w:cs="Times New Roman"/>
          <w:color w:val="000000" w:themeColor="text1"/>
          <w:rPrChange w:id="12443" w:author="N F" w:date="2023-12-05T03:08:00Z">
            <w:rPr>
              <w:rFonts w:cs="Times New Roman"/>
            </w:rPr>
          </w:rPrChange>
        </w:rPr>
        <w:t>увеличение количества лейкоцитов и фибриногена</w:t>
      </w:r>
      <w:r w:rsidR="0063071B" w:rsidRPr="006E6534">
        <w:rPr>
          <w:rFonts w:cs="Times New Roman"/>
          <w:color w:val="000000" w:themeColor="text1"/>
          <w:rPrChange w:id="12444" w:author="N F" w:date="2023-12-05T03:08:00Z">
            <w:rPr>
              <w:rFonts w:cs="Times New Roman"/>
            </w:rPr>
          </w:rPrChange>
        </w:rPr>
        <w:t>,</w:t>
      </w:r>
      <w:r w:rsidRPr="006E6534">
        <w:rPr>
          <w:rFonts w:cs="Times New Roman"/>
          <w:color w:val="000000" w:themeColor="text1"/>
          <w:rPrChange w:id="12445" w:author="N F" w:date="2023-12-05T03:08:00Z">
            <w:rPr>
              <w:rFonts w:cs="Times New Roman"/>
            </w:rPr>
          </w:rPrChange>
        </w:rPr>
        <w:t xml:space="preserve"> </w:t>
      </w:r>
      <w:r w:rsidR="00997013" w:rsidRPr="006E6534">
        <w:rPr>
          <w:rFonts w:cs="Times New Roman"/>
          <w:color w:val="000000" w:themeColor="text1"/>
          <w:rPrChange w:id="12446" w:author="N F" w:date="2023-12-05T03:08:00Z">
            <w:rPr>
              <w:rFonts w:cs="Times New Roman"/>
            </w:rPr>
          </w:rPrChange>
        </w:rPr>
        <w:t>а также</w:t>
      </w:r>
      <w:r w:rsidRPr="006E6534">
        <w:rPr>
          <w:rFonts w:cs="Times New Roman"/>
          <w:color w:val="000000" w:themeColor="text1"/>
          <w:rPrChange w:id="12447" w:author="N F" w:date="2023-12-05T03:08:00Z">
            <w:rPr>
              <w:rFonts w:cs="Times New Roman"/>
            </w:rPr>
          </w:rPrChange>
        </w:rPr>
        <w:t xml:space="preserve"> снижение </w:t>
      </w:r>
      <w:r w:rsidR="00452E25" w:rsidRPr="006E6534">
        <w:rPr>
          <w:rFonts w:cs="Times New Roman"/>
          <w:color w:val="000000" w:themeColor="text1"/>
          <w:rPrChange w:id="12448" w:author="N F" w:date="2023-12-05T03:08:00Z">
            <w:rPr>
              <w:rFonts w:cs="Times New Roman"/>
            </w:rPr>
          </w:rPrChange>
        </w:rPr>
        <w:t xml:space="preserve">количества </w:t>
      </w:r>
      <w:r w:rsidRPr="006E6534">
        <w:rPr>
          <w:rFonts w:cs="Times New Roman"/>
          <w:color w:val="000000" w:themeColor="text1"/>
          <w:rPrChange w:id="12449" w:author="N F" w:date="2023-12-05T03:08:00Z">
            <w:rPr>
              <w:rFonts w:cs="Times New Roman"/>
            </w:rPr>
          </w:rPrChange>
        </w:rPr>
        <w:t>эритроцитов</w:t>
      </w:r>
      <w:r w:rsidR="00452E25" w:rsidRPr="006E6534">
        <w:rPr>
          <w:rFonts w:cs="Times New Roman"/>
          <w:color w:val="000000" w:themeColor="text1"/>
          <w:rPrChange w:id="12450" w:author="N F" w:date="2023-12-05T03:08:00Z">
            <w:rPr>
              <w:rFonts w:cs="Times New Roman"/>
            </w:rPr>
          </w:rPrChange>
        </w:rPr>
        <w:t xml:space="preserve"> в крови</w:t>
      </w:r>
      <w:r w:rsidRPr="006E6534">
        <w:rPr>
          <w:rFonts w:cs="Times New Roman"/>
          <w:color w:val="000000" w:themeColor="text1"/>
          <w:rPrChange w:id="12451" w:author="N F" w:date="2023-12-05T03:08:00Z">
            <w:rPr>
              <w:rFonts w:cs="Times New Roman"/>
            </w:rPr>
          </w:rPrChange>
        </w:rPr>
        <w:t xml:space="preserve">. </w:t>
      </w:r>
      <w:r w:rsidR="0070305F" w:rsidRPr="006E6534">
        <w:rPr>
          <w:rFonts w:cs="Times New Roman"/>
          <w:color w:val="000000" w:themeColor="text1"/>
          <w:rPrChange w:id="12452" w:author="N F" w:date="2023-12-05T03:08:00Z">
            <w:rPr>
              <w:rFonts w:cs="Times New Roman"/>
            </w:rPr>
          </w:rPrChange>
        </w:rPr>
        <w:t>У крыс э</w:t>
      </w:r>
      <w:r w:rsidR="00452E25" w:rsidRPr="006E6534">
        <w:rPr>
          <w:rFonts w:cs="Times New Roman"/>
          <w:color w:val="000000" w:themeColor="text1"/>
          <w:rPrChange w:id="12453" w:author="N F" w:date="2023-12-05T03:08:00Z">
            <w:rPr>
              <w:rFonts w:cs="Times New Roman"/>
            </w:rPr>
          </w:rPrChange>
        </w:rPr>
        <w:t>ти изменения</w:t>
      </w:r>
      <w:r w:rsidRPr="006E6534">
        <w:rPr>
          <w:rFonts w:cs="Times New Roman"/>
          <w:color w:val="000000" w:themeColor="text1"/>
          <w:rPrChange w:id="12454" w:author="N F" w:date="2023-12-05T03:08:00Z">
            <w:rPr>
              <w:rFonts w:cs="Times New Roman"/>
            </w:rPr>
          </w:rPrChange>
        </w:rPr>
        <w:t xml:space="preserve"> сопровождались усилением </w:t>
      </w:r>
      <w:r w:rsidR="0070305F" w:rsidRPr="006E6534">
        <w:rPr>
          <w:rFonts w:cs="Times New Roman"/>
          <w:color w:val="000000" w:themeColor="text1"/>
          <w:rPrChange w:id="12455" w:author="N F" w:date="2023-12-05T03:08:00Z">
            <w:rPr>
              <w:rFonts w:cs="Times New Roman"/>
            </w:rPr>
          </w:rPrChange>
        </w:rPr>
        <w:t xml:space="preserve">гемопоэза </w:t>
      </w:r>
      <w:r w:rsidRPr="006E6534">
        <w:rPr>
          <w:rFonts w:cs="Times New Roman"/>
          <w:color w:val="000000" w:themeColor="text1"/>
          <w:rPrChange w:id="12456" w:author="N F" w:date="2023-12-05T03:08:00Z">
            <w:rPr>
              <w:rFonts w:cs="Times New Roman"/>
            </w:rPr>
          </w:rPrChange>
        </w:rPr>
        <w:t xml:space="preserve">в селезенке. </w:t>
      </w:r>
      <w:r w:rsidR="008B764C" w:rsidRPr="006E6534">
        <w:rPr>
          <w:rFonts w:cs="Times New Roman"/>
          <w:color w:val="000000" w:themeColor="text1"/>
          <w:rPrChange w:id="12457" w:author="N F" w:date="2023-12-05T03:08:00Z">
            <w:rPr>
              <w:rFonts w:cs="Times New Roman"/>
            </w:rPr>
          </w:rPrChange>
        </w:rPr>
        <w:t>Эти изменения</w:t>
      </w:r>
      <w:r w:rsidR="0070305F" w:rsidRPr="006E6534">
        <w:rPr>
          <w:rFonts w:cs="Times New Roman"/>
          <w:color w:val="000000" w:themeColor="text1"/>
          <w:rPrChange w:id="12458" w:author="N F" w:date="2023-12-05T03:08:00Z">
            <w:rPr>
              <w:rFonts w:cs="Times New Roman"/>
            </w:rPr>
          </w:rPrChange>
        </w:rPr>
        <w:t xml:space="preserve"> сочли</w:t>
      </w:r>
      <w:r w:rsidRPr="006E6534">
        <w:rPr>
          <w:rFonts w:cs="Times New Roman"/>
          <w:color w:val="000000" w:themeColor="text1"/>
          <w:rPrChange w:id="12459" w:author="N F" w:date="2023-12-05T03:08:00Z">
            <w:rPr>
              <w:rFonts w:cs="Times New Roman"/>
            </w:rPr>
          </w:rPrChange>
        </w:rPr>
        <w:t xml:space="preserve"> вторичными по отношению к дегенеративным и воспалительным </w:t>
      </w:r>
      <w:r w:rsidR="008B764C" w:rsidRPr="006E6534">
        <w:rPr>
          <w:rFonts w:cs="Times New Roman"/>
          <w:color w:val="000000" w:themeColor="text1"/>
          <w:rPrChange w:id="12460" w:author="N F" w:date="2023-12-05T03:08:00Z">
            <w:rPr>
              <w:rFonts w:cs="Times New Roman"/>
            </w:rPr>
          </w:rPrChange>
        </w:rPr>
        <w:t>процессам</w:t>
      </w:r>
      <w:r w:rsidR="00A820BA" w:rsidRPr="006E6534">
        <w:rPr>
          <w:rFonts w:cs="Times New Roman"/>
          <w:color w:val="000000" w:themeColor="text1"/>
          <w:rPrChange w:id="12461" w:author="N F" w:date="2023-12-05T03:08:00Z">
            <w:rPr>
              <w:rFonts w:cs="Times New Roman"/>
            </w:rPr>
          </w:rPrChange>
        </w:rPr>
        <w:t xml:space="preserve"> в коже и ЖКТ</w:t>
      </w:r>
      <w:r w:rsidRPr="006E6534">
        <w:rPr>
          <w:rFonts w:cs="Times New Roman"/>
          <w:color w:val="000000" w:themeColor="text1"/>
          <w:rPrChange w:id="12462" w:author="N F" w:date="2023-12-05T03:08:00Z">
            <w:rPr>
              <w:rFonts w:cs="Times New Roman"/>
            </w:rPr>
          </w:rPrChange>
        </w:rPr>
        <w:t>, связанным с</w:t>
      </w:r>
      <w:r w:rsidR="008B764C" w:rsidRPr="006E6534">
        <w:rPr>
          <w:rFonts w:cs="Times New Roman"/>
          <w:color w:val="000000" w:themeColor="text1"/>
          <w:rPrChange w:id="12463" w:author="N F" w:date="2023-12-05T03:08:00Z">
            <w:rPr>
              <w:rFonts w:cs="Times New Roman"/>
            </w:rPr>
          </w:rPrChange>
        </w:rPr>
        <w:t xml:space="preserve"> действием осимертиниба на</w:t>
      </w:r>
      <w:r w:rsidRPr="006E6534">
        <w:rPr>
          <w:rFonts w:cs="Times New Roman"/>
          <w:color w:val="000000" w:themeColor="text1"/>
          <w:rPrChange w:id="12464" w:author="N F" w:date="2023-12-05T03:08:00Z">
            <w:rPr>
              <w:rFonts w:cs="Times New Roman"/>
            </w:rPr>
          </w:rPrChange>
        </w:rPr>
        <w:t xml:space="preserve"> EGFR дикого типа. </w:t>
      </w:r>
      <w:r w:rsidR="0015499E" w:rsidRPr="006E6534">
        <w:rPr>
          <w:rFonts w:cs="Times New Roman"/>
          <w:color w:val="000000" w:themeColor="text1"/>
          <w:rPrChange w:id="12465" w:author="N F" w:date="2023-12-05T03:08:00Z">
            <w:rPr>
              <w:rFonts w:cs="Times New Roman"/>
            </w:rPr>
          </w:rPrChange>
        </w:rPr>
        <w:t xml:space="preserve">После 1 мес. введения в течение 1 мес. наблюдения без введения у собак выявили, что эти </w:t>
      </w:r>
      <w:r w:rsidR="00D00B24" w:rsidRPr="006E6534">
        <w:rPr>
          <w:rFonts w:cs="Times New Roman"/>
          <w:color w:val="000000" w:themeColor="text1"/>
          <w:rPrChange w:id="12466" w:author="N F" w:date="2023-12-05T03:08:00Z">
            <w:rPr>
              <w:rFonts w:cs="Times New Roman"/>
            </w:rPr>
          </w:rPrChange>
        </w:rPr>
        <w:t>нарушения</w:t>
      </w:r>
      <w:r w:rsidR="0015499E" w:rsidRPr="006E6534">
        <w:rPr>
          <w:rFonts w:cs="Times New Roman"/>
          <w:color w:val="000000" w:themeColor="text1"/>
          <w:rPrChange w:id="12467" w:author="N F" w:date="2023-12-05T03:08:00Z">
            <w:rPr>
              <w:rFonts w:cs="Times New Roman"/>
            </w:rPr>
          </w:rPrChange>
        </w:rPr>
        <w:t xml:space="preserve"> являются обратимыми</w:t>
      </w:r>
      <w:r w:rsidRPr="006E6534">
        <w:rPr>
          <w:rFonts w:cs="Times New Roman"/>
          <w:color w:val="000000" w:themeColor="text1"/>
          <w:rPrChange w:id="12468" w:author="N F" w:date="2023-12-05T03:08:00Z">
            <w:rPr>
              <w:rFonts w:cs="Times New Roman"/>
            </w:rPr>
          </w:rPrChange>
        </w:rPr>
        <w:t>. Обнаружен</w:t>
      </w:r>
      <w:r w:rsidR="0063071B" w:rsidRPr="006E6534">
        <w:rPr>
          <w:rFonts w:cs="Times New Roman"/>
          <w:color w:val="000000" w:themeColor="text1"/>
          <w:rPrChange w:id="12469" w:author="N F" w:date="2023-12-05T03:08:00Z">
            <w:rPr>
              <w:rFonts w:cs="Times New Roman"/>
            </w:rPr>
          </w:rPrChange>
        </w:rPr>
        <w:t>но</w:t>
      </w:r>
      <w:r w:rsidRPr="006E6534">
        <w:rPr>
          <w:rFonts w:cs="Times New Roman"/>
          <w:color w:val="000000" w:themeColor="text1"/>
          <w:rPrChange w:id="12470" w:author="N F" w:date="2023-12-05T03:08:00Z">
            <w:rPr>
              <w:rFonts w:cs="Times New Roman"/>
            </w:rPr>
          </w:rPrChange>
        </w:rPr>
        <w:t xml:space="preserve">е </w:t>
      </w:r>
      <w:r w:rsidR="0063071B" w:rsidRPr="006E6534">
        <w:rPr>
          <w:rFonts w:cs="Times New Roman"/>
          <w:color w:val="000000" w:themeColor="text1"/>
          <w:rPrChange w:id="12471" w:author="N F" w:date="2023-12-05T03:08:00Z">
            <w:rPr>
              <w:rFonts w:cs="Times New Roman"/>
            </w:rPr>
          </w:rPrChange>
        </w:rPr>
        <w:lastRenderedPageBreak/>
        <w:t xml:space="preserve">изменение </w:t>
      </w:r>
      <w:r w:rsidRPr="006E6534">
        <w:rPr>
          <w:rFonts w:cs="Times New Roman"/>
          <w:color w:val="000000" w:themeColor="text1"/>
          <w:rPrChange w:id="12472" w:author="N F" w:date="2023-12-05T03:08:00Z">
            <w:rPr>
              <w:rFonts w:cs="Times New Roman"/>
            </w:rPr>
          </w:rPrChange>
        </w:rPr>
        <w:t>в брыжеечном лимфатическом узле (эритрофагоцитоз), наблюдаемое у крыс через 1 и 3 мес</w:t>
      </w:r>
      <w:r w:rsidR="006B1C43" w:rsidRPr="006E6534">
        <w:rPr>
          <w:rFonts w:cs="Times New Roman"/>
          <w:color w:val="000000" w:themeColor="text1"/>
          <w:rPrChange w:id="12473" w:author="N F" w:date="2023-12-05T03:08:00Z">
            <w:rPr>
              <w:rFonts w:cs="Times New Roman"/>
            </w:rPr>
          </w:rPrChange>
        </w:rPr>
        <w:t>.</w:t>
      </w:r>
      <w:r w:rsidRPr="006E6534">
        <w:rPr>
          <w:rFonts w:cs="Times New Roman"/>
          <w:color w:val="000000" w:themeColor="text1"/>
          <w:rPrChange w:id="12474" w:author="N F" w:date="2023-12-05T03:08:00Z">
            <w:rPr>
              <w:rFonts w:cs="Times New Roman"/>
            </w:rPr>
          </w:rPrChange>
        </w:rPr>
        <w:t xml:space="preserve">, </w:t>
      </w:r>
      <w:r w:rsidR="00C67255" w:rsidRPr="006E6534">
        <w:rPr>
          <w:rFonts w:cs="Times New Roman"/>
          <w:color w:val="000000" w:themeColor="text1"/>
          <w:rPrChange w:id="12475" w:author="N F" w:date="2023-12-05T03:08:00Z">
            <w:rPr>
              <w:rFonts w:cs="Times New Roman"/>
            </w:rPr>
          </w:rPrChange>
        </w:rPr>
        <w:t>и</w:t>
      </w:r>
      <w:r w:rsidR="00DE4541" w:rsidRPr="006E6534">
        <w:rPr>
          <w:rFonts w:cs="Times New Roman"/>
          <w:color w:val="000000" w:themeColor="text1"/>
          <w:rPrChange w:id="12476" w:author="N F" w:date="2023-12-05T03:08:00Z">
            <w:rPr>
              <w:rFonts w:cs="Times New Roman"/>
            </w:rPr>
          </w:rPrChange>
        </w:rPr>
        <w:t>с</w:t>
      </w:r>
      <w:r w:rsidR="00C67255" w:rsidRPr="006E6534">
        <w:rPr>
          <w:rFonts w:cs="Times New Roman"/>
          <w:color w:val="000000" w:themeColor="text1"/>
          <w:rPrChange w:id="12477" w:author="N F" w:date="2023-12-05T03:08:00Z">
            <w:rPr>
              <w:rFonts w:cs="Times New Roman"/>
            </w:rPr>
          </w:rPrChange>
        </w:rPr>
        <w:t>чезло через 1 мес. после отмены введения.</w:t>
      </w:r>
      <w:r w:rsidRPr="006E6534">
        <w:rPr>
          <w:rFonts w:cs="Times New Roman"/>
          <w:color w:val="000000" w:themeColor="text1"/>
          <w:rPrChange w:id="12478" w:author="N F" w:date="2023-12-05T03:08:00Z">
            <w:rPr>
              <w:rFonts w:cs="Times New Roman"/>
            </w:rPr>
          </w:rPrChange>
        </w:rPr>
        <w:t xml:space="preserve"> </w:t>
      </w:r>
      <w:r w:rsidR="00CA0A56" w:rsidRPr="006E6534">
        <w:rPr>
          <w:rFonts w:cs="Times New Roman"/>
          <w:color w:val="000000" w:themeColor="text1"/>
          <w:rPrChange w:id="12479" w:author="N F" w:date="2023-12-05T03:08:00Z">
            <w:rPr>
              <w:rFonts w:cs="Times New Roman"/>
            </w:rPr>
          </w:rPrChange>
        </w:rPr>
        <w:t>Эритрофагоцитоз</w:t>
      </w:r>
      <w:r w:rsidR="00C67255" w:rsidRPr="006E6534">
        <w:rPr>
          <w:rFonts w:cs="Times New Roman"/>
          <w:color w:val="000000" w:themeColor="text1"/>
          <w:rPrChange w:id="12480" w:author="N F" w:date="2023-12-05T03:08:00Z">
            <w:rPr>
              <w:rFonts w:cs="Times New Roman"/>
            </w:rPr>
          </w:rPrChange>
        </w:rPr>
        <w:t xml:space="preserve"> не </w:t>
      </w:r>
      <w:r w:rsidRPr="006E6534">
        <w:rPr>
          <w:rFonts w:cs="Times New Roman"/>
          <w:color w:val="000000" w:themeColor="text1"/>
          <w:rPrChange w:id="12481" w:author="N F" w:date="2023-12-05T03:08:00Z">
            <w:rPr>
              <w:rFonts w:cs="Times New Roman"/>
            </w:rPr>
          </w:rPrChange>
        </w:rPr>
        <w:t>был связан с какими-либо другими дегенеративными изменениями или</w:t>
      </w:r>
      <w:r w:rsidR="00CA0A56" w:rsidRPr="006E6534">
        <w:rPr>
          <w:rFonts w:cs="Times New Roman"/>
          <w:color w:val="000000" w:themeColor="text1"/>
          <w:rPrChange w:id="12482" w:author="N F" w:date="2023-12-05T03:08:00Z">
            <w:rPr>
              <w:rFonts w:cs="Times New Roman"/>
            </w:rPr>
          </w:rPrChange>
        </w:rPr>
        <w:t xml:space="preserve"> образованием</w:t>
      </w:r>
      <w:r w:rsidR="00DE4541" w:rsidRPr="006E6534">
        <w:rPr>
          <w:rFonts w:cs="Times New Roman"/>
          <w:color w:val="000000" w:themeColor="text1"/>
          <w:rPrChange w:id="12483" w:author="N F" w:date="2023-12-05T03:08:00Z">
            <w:rPr>
              <w:rFonts w:cs="Times New Roman"/>
            </w:rPr>
          </w:rPrChange>
        </w:rPr>
        <w:t xml:space="preserve"> билирубина</w:t>
      </w:r>
      <w:r w:rsidR="002B729F" w:rsidRPr="006E6534">
        <w:rPr>
          <w:rFonts w:cs="Times New Roman"/>
          <w:color w:val="000000" w:themeColor="text1"/>
          <w:rPrChange w:id="12484" w:author="N F" w:date="2023-12-05T03:08:00Z">
            <w:rPr>
              <w:rFonts w:cs="Times New Roman"/>
            </w:rPr>
          </w:rPrChange>
        </w:rPr>
        <w:t>. В тимусе и костном мозге крыс наблюдали снижение клеточности, развившееся после введения осимертиниба</w:t>
      </w:r>
      <w:r w:rsidR="00816FE6" w:rsidRPr="006E6534">
        <w:rPr>
          <w:rFonts w:cs="Times New Roman"/>
          <w:color w:val="000000" w:themeColor="text1"/>
          <w:rPrChange w:id="12485" w:author="N F" w:date="2023-12-05T03:08:00Z">
            <w:rPr>
              <w:rFonts w:cs="Times New Roman"/>
            </w:rPr>
          </w:rPrChange>
        </w:rPr>
        <w:t xml:space="preserve"> в дозах равных или превышающих 40 мг/кг/сут в течение 7–14 дней</w:t>
      </w:r>
      <w:r w:rsidR="0006260B" w:rsidRPr="006E6534">
        <w:rPr>
          <w:rFonts w:cs="Times New Roman"/>
          <w:color w:val="000000" w:themeColor="text1"/>
          <w:rPrChange w:id="12486" w:author="N F" w:date="2023-12-05T03:08:00Z">
            <w:rPr>
              <w:rFonts w:cs="Times New Roman"/>
            </w:rPr>
          </w:rPrChange>
        </w:rPr>
        <w:t>. В некоторых исследованиях отмечали отдельные случаи α-макроглобулинемии</w:t>
      </w:r>
      <w:r w:rsidR="001E04DA" w:rsidRPr="006E6534">
        <w:rPr>
          <w:rFonts w:cs="Times New Roman"/>
          <w:color w:val="000000" w:themeColor="text1"/>
          <w:rPrChange w:id="12487" w:author="N F" w:date="2023-12-05T03:08:00Z">
            <w:rPr>
              <w:rFonts w:cs="Times New Roman"/>
            </w:rPr>
          </w:rPrChange>
        </w:rPr>
        <w:t xml:space="preserve"> (у крыс при введении в течение 7 дней) и изменение баланса субполпуляций </w:t>
      </w:r>
      <w:r w:rsidR="0080499D" w:rsidRPr="006E6534">
        <w:rPr>
          <w:rFonts w:cs="Times New Roman"/>
          <w:color w:val="000000" w:themeColor="text1"/>
          <w:rPrChange w:id="12488" w:author="N F" w:date="2023-12-05T03:08:00Z">
            <w:rPr>
              <w:rFonts w:cs="Times New Roman"/>
            </w:rPr>
          </w:rPrChange>
        </w:rPr>
        <w:t>лимфоцитов (у собак при введении в течение 14 дней), но эти изменения не сочли значимыми или представляющими интерес для оценки иммунотоксичности</w:t>
      </w:r>
      <w:r w:rsidR="005646CD" w:rsidRPr="006E6534">
        <w:rPr>
          <w:rFonts w:cs="Times New Roman"/>
          <w:color w:val="000000" w:themeColor="text1"/>
          <w:rPrChange w:id="12489" w:author="N F" w:date="2023-12-05T03:08:00Z">
            <w:rPr>
              <w:rFonts w:cs="Times New Roman"/>
            </w:rPr>
          </w:rPrChange>
        </w:rPr>
        <w:t>. У собак в исследовании длительностью 14 дней отмечали снижение количества тромбоцитов с увеличением количества макротромбоцитов в мазке периферической крови (доза 40 мг/кг/сут или больше)</w:t>
      </w:r>
      <w:r w:rsidR="001F2BB2" w:rsidRPr="006E6534">
        <w:rPr>
          <w:rFonts w:cs="Times New Roman"/>
          <w:color w:val="000000" w:themeColor="text1"/>
          <w:rPrChange w:id="12490" w:author="N F" w:date="2023-12-05T03:08:00Z">
            <w:rPr>
              <w:rFonts w:cs="Times New Roman"/>
            </w:rPr>
          </w:rPrChange>
        </w:rPr>
        <w:t xml:space="preserve"> </w:t>
      </w:r>
      <w:ins w:id="12491" w:author="Barshadskaya, Yuliya" w:date="2024-01-14T17:56:00Z">
        <w:r w:rsidR="002B5107" w:rsidRPr="0001519A">
          <w:rPr>
            <w:rFonts w:cs="Times New Roman"/>
            <w:color w:val="000000" w:themeColor="text1"/>
            <w:lang w:val="en-US"/>
          </w:rPr>
          <w:fldChar w:fldCharType="begin"/>
        </w:r>
        <w:r w:rsidR="002B5107"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2B5107" w:rsidRPr="0001519A">
          <w:rPr>
            <w:rFonts w:cs="Times New Roman"/>
            <w:color w:val="000000" w:themeColor="text1"/>
            <w:lang w:val="en-US"/>
          </w:rPr>
          <w:fldChar w:fldCharType="separate"/>
        </w:r>
        <w:r w:rsidR="002B5107" w:rsidRPr="0018315E">
          <w:rPr>
            <w:rFonts w:cs="Times New Roman"/>
            <w:color w:val="000000" w:themeColor="text1"/>
          </w:rPr>
          <w:t>[</w:t>
        </w:r>
        <w:r w:rsidR="002B5107">
          <w:rPr>
            <w:rFonts w:cs="Times New Roman"/>
            <w:color w:val="000000" w:themeColor="text1"/>
          </w:rPr>
          <w:t>3</w:t>
        </w:r>
        <w:r w:rsidR="002B5107" w:rsidRPr="00DD38F1">
          <w:rPr>
            <w:rFonts w:cs="Times New Roman"/>
            <w:color w:val="000000" w:themeColor="text1"/>
          </w:rPr>
          <w:t>]</w:t>
        </w:r>
        <w:r w:rsidR="002B5107" w:rsidRPr="0001519A">
          <w:rPr>
            <w:rFonts w:cs="Times New Roman"/>
            <w:color w:val="000000" w:themeColor="text1"/>
            <w:lang w:val="en-US"/>
          </w:rPr>
          <w:fldChar w:fldCharType="end"/>
        </w:r>
      </w:ins>
      <w:del w:id="12492" w:author="Barshadskaya, Yuliya" w:date="2024-01-14T17:56:00Z">
        <w:r w:rsidR="002C3B6A" w:rsidRPr="006E6534" w:rsidDel="002B5107">
          <w:rPr>
            <w:rFonts w:cs="Times New Roman"/>
            <w:color w:val="000000" w:themeColor="text1"/>
            <w:rPrChange w:id="12493" w:author="N F" w:date="2023-12-05T03:08:00Z">
              <w:rPr>
                <w:rFonts w:cs="Times New Roman"/>
              </w:rPr>
            </w:rPrChange>
          </w:rPr>
          <w:fldChar w:fldCharType="begin"/>
        </w:r>
        <w:r w:rsidR="00393B18" w:rsidRPr="006E6534" w:rsidDel="002B5107">
          <w:rPr>
            <w:rFonts w:cs="Times New Roman"/>
            <w:color w:val="000000" w:themeColor="text1"/>
            <w:rPrChange w:id="12494" w:author="N F" w:date="2023-12-05T03:08:00Z">
              <w:rPr>
                <w:rFonts w:cs="Times New Roman"/>
              </w:rPr>
            </w:rPrChange>
          </w:rPr>
          <w:delInstrText xml:space="preserve"> ADDIN ZOTERO_ITEM CSL_CITATION {"citationID":"IAQdEPxW","properties":{"formattedCitation":"(13)","plainCitation":"(13)","noteIndex":0},"citationItems":[{"id":161897,"uris":["http://zotero.org/groups/4735135/items/WX22NTFD"],"itemData":{"id":161897,"type":"webpage","title":"Assessment report. Tagrisso","URL":"https://www.ema.europa.eu/en/documents/assessment-report/tagrisso-epar-public-assessment-report_en.pdf","author":[{"family":"EMA","given":""}],"accessed":{"date-parts":[["2022",8,2]]},"issued":{"date-parts":[["2015"]]}}}],"schema":"https://github.com/citation-style-language/schema/raw/master/csl-citation.json"} </w:delInstrText>
        </w:r>
        <w:r w:rsidR="002C3B6A" w:rsidRPr="006E6534" w:rsidDel="002B5107">
          <w:rPr>
            <w:rFonts w:cs="Times New Roman"/>
            <w:color w:val="000000" w:themeColor="text1"/>
            <w:rPrChange w:id="12495" w:author="N F" w:date="2023-12-05T03:08:00Z">
              <w:rPr>
                <w:rFonts w:cs="Times New Roman"/>
              </w:rPr>
            </w:rPrChange>
          </w:rPr>
          <w:fldChar w:fldCharType="separate"/>
        </w:r>
        <w:r w:rsidR="002C3B6A" w:rsidRPr="006E6534" w:rsidDel="002B5107">
          <w:rPr>
            <w:rFonts w:cs="Times New Roman"/>
            <w:color w:val="000000" w:themeColor="text1"/>
            <w:rPrChange w:id="12496" w:author="N F" w:date="2023-12-05T03:08:00Z">
              <w:rPr>
                <w:rFonts w:cs="Times New Roman"/>
              </w:rPr>
            </w:rPrChange>
          </w:rPr>
          <w:delText>(13)</w:delText>
        </w:r>
        <w:r w:rsidR="002C3B6A" w:rsidRPr="006E6534" w:rsidDel="002B5107">
          <w:rPr>
            <w:rFonts w:cs="Times New Roman"/>
            <w:color w:val="000000" w:themeColor="text1"/>
            <w:rPrChange w:id="12497" w:author="N F" w:date="2023-12-05T03:08:00Z">
              <w:rPr>
                <w:rFonts w:cs="Times New Roman"/>
              </w:rPr>
            </w:rPrChange>
          </w:rPr>
          <w:fldChar w:fldCharType="end"/>
        </w:r>
      </w:del>
      <w:r w:rsidR="001F2BB2" w:rsidRPr="006E6534">
        <w:rPr>
          <w:rFonts w:cs="Times New Roman"/>
          <w:color w:val="000000" w:themeColor="text1"/>
          <w:rPrChange w:id="12498" w:author="N F" w:date="2023-12-05T03:08:00Z">
            <w:rPr>
              <w:rFonts w:cs="Times New Roman"/>
            </w:rPr>
          </w:rPrChange>
        </w:rPr>
        <w:t>.</w:t>
      </w:r>
    </w:p>
    <w:p w14:paraId="3E31E167" w14:textId="77777777" w:rsidR="00BD5DDA" w:rsidRPr="006E6534" w:rsidRDefault="00BD5DDA">
      <w:pPr>
        <w:spacing w:after="0" w:line="240" w:lineRule="auto"/>
        <w:rPr>
          <w:rFonts w:cs="Times New Roman"/>
          <w:color w:val="000000" w:themeColor="text1"/>
          <w:rPrChange w:id="12499" w:author="N F" w:date="2023-12-05T03:08:00Z">
            <w:rPr>
              <w:rFonts w:cs="Times New Roman"/>
            </w:rPr>
          </w:rPrChange>
        </w:rPr>
        <w:pPrChange w:id="12500" w:author="Barshadskaya, Yuliya" w:date="2024-01-14T17:57:00Z">
          <w:pPr/>
        </w:pPrChange>
      </w:pPr>
    </w:p>
    <w:p w14:paraId="03FBB12B" w14:textId="3B97B272" w:rsidR="004B0AD3" w:rsidRPr="006E6534" w:rsidRDefault="002B5107">
      <w:pPr>
        <w:pStyle w:val="4"/>
        <w:numPr>
          <w:ilvl w:val="0"/>
          <w:numId w:val="0"/>
        </w:numPr>
        <w:spacing w:before="0" w:line="240" w:lineRule="auto"/>
        <w:rPr>
          <w:rFonts w:cs="Times New Roman"/>
          <w:i w:val="0"/>
          <w:iCs w:val="0"/>
          <w:rPrChange w:id="12501" w:author="N F" w:date="2023-12-05T03:08:00Z">
            <w:rPr/>
          </w:rPrChange>
        </w:rPr>
        <w:pPrChange w:id="12502" w:author="Barshadskaya, Yuliya" w:date="2024-01-14T17:57:00Z">
          <w:pPr>
            <w:pStyle w:val="4"/>
          </w:pPr>
        </w:pPrChange>
      </w:pPr>
      <w:bookmarkStart w:id="12503" w:name="_Toc115733037"/>
      <w:ins w:id="12504" w:author="Barshadskaya, Yuliya" w:date="2024-01-14T17:57:00Z">
        <w:r>
          <w:rPr>
            <w:rFonts w:cs="Times New Roman"/>
            <w:i w:val="0"/>
            <w:iCs w:val="0"/>
          </w:rPr>
          <w:t xml:space="preserve">3.3.8.4. </w:t>
        </w:r>
      </w:ins>
      <w:r w:rsidR="005A1FE6" w:rsidRPr="006E6534">
        <w:rPr>
          <w:rFonts w:cs="Times New Roman"/>
          <w:i w:val="0"/>
          <w:iCs w:val="0"/>
          <w:rPrChange w:id="12505" w:author="N F" w:date="2023-12-05T03:08:00Z">
            <w:rPr/>
          </w:rPrChange>
        </w:rPr>
        <w:t>Токсичность метаболитов</w:t>
      </w:r>
      <w:bookmarkEnd w:id="12503"/>
    </w:p>
    <w:p w14:paraId="0E18D973" w14:textId="5B13DFA1" w:rsidR="00C64C2D" w:rsidRPr="006E6534" w:rsidRDefault="00ED6C99">
      <w:pPr>
        <w:pStyle w:val="SDText"/>
        <w:spacing w:after="0"/>
        <w:rPr>
          <w:rFonts w:cs="Times New Roman"/>
          <w:color w:val="000000" w:themeColor="text1"/>
          <w:rPrChange w:id="12506" w:author="N F" w:date="2023-12-05T03:08:00Z">
            <w:rPr>
              <w:rFonts w:cs="Times New Roman"/>
            </w:rPr>
          </w:rPrChange>
        </w:rPr>
        <w:pPrChange w:id="12507" w:author="Barshadskaya, Yuliya" w:date="2024-01-14T17:58:00Z">
          <w:pPr>
            <w:pStyle w:val="SDText"/>
          </w:pPr>
        </w:pPrChange>
      </w:pPr>
      <w:r w:rsidRPr="006E6534">
        <w:rPr>
          <w:rFonts w:cs="Times New Roman"/>
          <w:color w:val="000000" w:themeColor="text1"/>
          <w:rPrChange w:id="12508" w:author="N F" w:date="2023-12-05T03:08:00Z">
            <w:rPr>
              <w:rFonts w:cs="Times New Roman"/>
            </w:rPr>
          </w:rPrChange>
        </w:rPr>
        <w:t>П</w:t>
      </w:r>
      <w:r w:rsidR="002A05F6" w:rsidRPr="006E6534">
        <w:rPr>
          <w:rFonts w:cs="Times New Roman"/>
          <w:color w:val="000000" w:themeColor="text1"/>
          <w:rPrChange w:id="12509" w:author="N F" w:date="2023-12-05T03:08:00Z">
            <w:rPr>
              <w:rFonts w:cs="Times New Roman"/>
            </w:rPr>
          </w:rPrChange>
        </w:rPr>
        <w:t>рове</w:t>
      </w:r>
      <w:r w:rsidRPr="006E6534">
        <w:rPr>
          <w:rFonts w:cs="Times New Roman"/>
          <w:color w:val="000000" w:themeColor="text1"/>
          <w:rPrChange w:id="12510" w:author="N F" w:date="2023-12-05T03:08:00Z">
            <w:rPr>
              <w:rFonts w:cs="Times New Roman"/>
            </w:rPr>
          </w:rPrChange>
        </w:rPr>
        <w:t>ли</w:t>
      </w:r>
      <w:r w:rsidR="002A05F6" w:rsidRPr="006E6534">
        <w:rPr>
          <w:rFonts w:cs="Times New Roman"/>
          <w:color w:val="000000" w:themeColor="text1"/>
          <w:rPrChange w:id="12511" w:author="N F" w:date="2023-12-05T03:08:00Z">
            <w:rPr>
              <w:rFonts w:cs="Times New Roman"/>
            </w:rPr>
          </w:rPrChange>
        </w:rPr>
        <w:t xml:space="preserve"> исследование </w:t>
      </w:r>
      <w:r w:rsidRPr="006E6534">
        <w:rPr>
          <w:rFonts w:cs="Times New Roman"/>
          <w:color w:val="000000" w:themeColor="text1"/>
          <w:rPrChange w:id="12512" w:author="N F" w:date="2023-12-05T03:08:00Z">
            <w:rPr>
              <w:rFonts w:cs="Times New Roman"/>
            </w:rPr>
          </w:rPrChange>
        </w:rPr>
        <w:t xml:space="preserve">по </w:t>
      </w:r>
      <w:r w:rsidR="002A05F6" w:rsidRPr="006E6534">
        <w:rPr>
          <w:rFonts w:cs="Times New Roman"/>
          <w:color w:val="000000" w:themeColor="text1"/>
          <w:rPrChange w:id="12513" w:author="N F" w:date="2023-12-05T03:08:00Z">
            <w:rPr>
              <w:rFonts w:cs="Times New Roman"/>
            </w:rPr>
          </w:rPrChange>
        </w:rPr>
        <w:t>оценк</w:t>
      </w:r>
      <w:r w:rsidRPr="006E6534">
        <w:rPr>
          <w:rFonts w:cs="Times New Roman"/>
          <w:color w:val="000000" w:themeColor="text1"/>
          <w:rPrChange w:id="12514" w:author="N F" w:date="2023-12-05T03:08:00Z">
            <w:rPr>
              <w:rFonts w:cs="Times New Roman"/>
            </w:rPr>
          </w:rPrChange>
        </w:rPr>
        <w:t>е</w:t>
      </w:r>
      <w:r w:rsidR="002A05F6" w:rsidRPr="006E6534">
        <w:rPr>
          <w:rFonts w:cs="Times New Roman"/>
          <w:color w:val="000000" w:themeColor="text1"/>
          <w:rPrChange w:id="12515" w:author="N F" w:date="2023-12-05T03:08:00Z">
            <w:rPr>
              <w:rFonts w:cs="Times New Roman"/>
            </w:rPr>
          </w:rPrChange>
        </w:rPr>
        <w:t xml:space="preserve"> токсичности AZ5104 после перорального введения самкам крыс в течение 1 мес. </w:t>
      </w:r>
      <w:r w:rsidRPr="006E6534">
        <w:rPr>
          <w:rFonts w:cs="Times New Roman"/>
          <w:color w:val="000000" w:themeColor="text1"/>
          <w:rPrChange w:id="12516" w:author="N F" w:date="2023-12-05T03:08:00Z">
            <w:rPr>
              <w:rFonts w:cs="Times New Roman"/>
            </w:rPr>
          </w:rPrChange>
        </w:rPr>
        <w:t>Клинические признаки токсичности</w:t>
      </w:r>
      <w:r w:rsidR="002A05F6" w:rsidRPr="006E6534">
        <w:rPr>
          <w:rFonts w:cs="Times New Roman"/>
          <w:color w:val="000000" w:themeColor="text1"/>
          <w:rPrChange w:id="12517" w:author="N F" w:date="2023-12-05T03:08:00Z">
            <w:rPr>
              <w:rFonts w:cs="Times New Roman"/>
            </w:rPr>
          </w:rPrChange>
        </w:rPr>
        <w:t xml:space="preserve"> и гистопатологические </w:t>
      </w:r>
      <w:r w:rsidRPr="006E6534">
        <w:rPr>
          <w:rFonts w:cs="Times New Roman"/>
          <w:color w:val="000000" w:themeColor="text1"/>
          <w:rPrChange w:id="12518" w:author="N F" w:date="2023-12-05T03:08:00Z">
            <w:rPr>
              <w:rFonts w:cs="Times New Roman"/>
            </w:rPr>
          </w:rPrChange>
        </w:rPr>
        <w:t>изменения внутренних органов</w:t>
      </w:r>
      <w:r w:rsidR="002A05F6" w:rsidRPr="006E6534">
        <w:rPr>
          <w:rFonts w:cs="Times New Roman"/>
          <w:color w:val="000000" w:themeColor="text1"/>
          <w:rPrChange w:id="12519" w:author="N F" w:date="2023-12-05T03:08:00Z">
            <w:rPr>
              <w:rFonts w:cs="Times New Roman"/>
            </w:rPr>
          </w:rPrChange>
        </w:rPr>
        <w:t>,</w:t>
      </w:r>
      <w:r w:rsidRPr="006E6534">
        <w:rPr>
          <w:rFonts w:cs="Times New Roman"/>
          <w:color w:val="000000" w:themeColor="text1"/>
          <w:rPrChange w:id="12520" w:author="N F" w:date="2023-12-05T03:08:00Z">
            <w:rPr>
              <w:rFonts w:cs="Times New Roman"/>
            </w:rPr>
          </w:rPrChange>
        </w:rPr>
        <w:t xml:space="preserve"> которые наблюдали </w:t>
      </w:r>
      <w:r w:rsidR="002A05F6" w:rsidRPr="006E6534">
        <w:rPr>
          <w:rFonts w:cs="Times New Roman"/>
          <w:color w:val="000000" w:themeColor="text1"/>
          <w:rPrChange w:id="12521" w:author="N F" w:date="2023-12-05T03:08:00Z">
            <w:rPr>
              <w:rFonts w:cs="Times New Roman"/>
            </w:rPr>
          </w:rPrChange>
        </w:rPr>
        <w:t xml:space="preserve">у крыс, получавших AZ5104, соответствовали </w:t>
      </w:r>
      <w:r w:rsidRPr="006E6534">
        <w:rPr>
          <w:rFonts w:cs="Times New Roman"/>
          <w:color w:val="000000" w:themeColor="text1"/>
          <w:rPrChange w:id="12522" w:author="N F" w:date="2023-12-05T03:08:00Z">
            <w:rPr>
              <w:rFonts w:cs="Times New Roman"/>
            </w:rPr>
          </w:rPrChange>
        </w:rPr>
        <w:t>изменениям</w:t>
      </w:r>
      <w:r w:rsidR="002A05F6" w:rsidRPr="006E6534">
        <w:rPr>
          <w:rFonts w:cs="Times New Roman"/>
          <w:color w:val="000000" w:themeColor="text1"/>
          <w:rPrChange w:id="12523" w:author="N F" w:date="2023-12-05T03:08:00Z">
            <w:rPr>
              <w:rFonts w:cs="Times New Roman"/>
            </w:rPr>
          </w:rPrChange>
        </w:rPr>
        <w:t>, наблюдаемым у крыс</w:t>
      </w:r>
      <w:r w:rsidR="00D56298" w:rsidRPr="006E6534">
        <w:rPr>
          <w:rFonts w:cs="Times New Roman"/>
          <w:color w:val="000000" w:themeColor="text1"/>
          <w:rPrChange w:id="12524" w:author="N F" w:date="2023-12-05T03:08:00Z">
            <w:rPr>
              <w:rFonts w:cs="Times New Roman"/>
            </w:rPr>
          </w:rPrChange>
        </w:rPr>
        <w:t xml:space="preserve">, которым вводили </w:t>
      </w:r>
      <w:r w:rsidR="002A05F6" w:rsidRPr="006E6534">
        <w:rPr>
          <w:rFonts w:cs="Times New Roman"/>
          <w:color w:val="000000" w:themeColor="text1"/>
          <w:rPrChange w:id="12525" w:author="N F" w:date="2023-12-05T03:08:00Z">
            <w:rPr>
              <w:rFonts w:cs="Times New Roman"/>
            </w:rPr>
          </w:rPrChange>
        </w:rPr>
        <w:t>осимертиниб</w:t>
      </w:r>
      <w:r w:rsidR="00CF5C01" w:rsidRPr="006E6534">
        <w:rPr>
          <w:rFonts w:cs="Times New Roman"/>
          <w:color w:val="000000" w:themeColor="text1"/>
          <w:rPrChange w:id="12526" w:author="N F" w:date="2023-12-05T03:08:00Z">
            <w:rPr>
              <w:rFonts w:cs="Times New Roman"/>
            </w:rPr>
          </w:rPrChange>
        </w:rPr>
        <w:t>.</w:t>
      </w:r>
      <w:r w:rsidR="002A05F6" w:rsidRPr="006E6534">
        <w:rPr>
          <w:rFonts w:cs="Times New Roman"/>
          <w:color w:val="000000" w:themeColor="text1"/>
          <w:rPrChange w:id="12527" w:author="N F" w:date="2023-12-05T03:08:00Z">
            <w:rPr>
              <w:rFonts w:cs="Times New Roman"/>
            </w:rPr>
          </w:rPrChange>
        </w:rPr>
        <w:t xml:space="preserve"> </w:t>
      </w:r>
      <w:r w:rsidR="00CF5C01" w:rsidRPr="006E6534">
        <w:rPr>
          <w:rFonts w:cs="Times New Roman"/>
          <w:color w:val="000000" w:themeColor="text1"/>
          <w:rPrChange w:id="12528" w:author="N F" w:date="2023-12-05T03:08:00Z">
            <w:rPr>
              <w:rFonts w:cs="Times New Roman"/>
            </w:rPr>
          </w:rPrChange>
        </w:rPr>
        <w:t xml:space="preserve">Единственным отличием было возникновение </w:t>
      </w:r>
      <w:r w:rsidR="002A05F6" w:rsidRPr="006E6534">
        <w:rPr>
          <w:rFonts w:cs="Times New Roman"/>
          <w:color w:val="000000" w:themeColor="text1"/>
          <w:rPrChange w:id="12529" w:author="N F" w:date="2023-12-05T03:08:00Z">
            <w:rPr>
              <w:rFonts w:cs="Times New Roman"/>
            </w:rPr>
          </w:rPrChange>
        </w:rPr>
        <w:t>воспалительных изменений кожи (инфильтрация воспалительными клетками от минимальной до легкой</w:t>
      </w:r>
      <w:r w:rsidR="000047D1" w:rsidRPr="006E6534">
        <w:rPr>
          <w:rFonts w:cs="Times New Roman"/>
          <w:color w:val="000000" w:themeColor="text1"/>
          <w:rPrChange w:id="12530" w:author="N F" w:date="2023-12-05T03:08:00Z">
            <w:rPr>
              <w:rFonts w:cs="Times New Roman"/>
            </w:rPr>
          </w:rPrChange>
        </w:rPr>
        <w:t xml:space="preserve"> степени</w:t>
      </w:r>
      <w:r w:rsidR="002A05F6" w:rsidRPr="006E6534">
        <w:rPr>
          <w:rFonts w:cs="Times New Roman"/>
          <w:color w:val="000000" w:themeColor="text1"/>
          <w:rPrChange w:id="12531" w:author="N F" w:date="2023-12-05T03:08:00Z">
            <w:rPr>
              <w:rFonts w:cs="Times New Roman"/>
            </w:rPr>
          </w:rPrChange>
        </w:rPr>
        <w:t xml:space="preserve">) и надпочечников (минимальное воспалительное поражение коры </w:t>
      </w:r>
      <w:r w:rsidR="000047D1" w:rsidRPr="006E6534">
        <w:rPr>
          <w:rFonts w:cs="Times New Roman"/>
          <w:color w:val="000000" w:themeColor="text1"/>
          <w:rPrChange w:id="12532" w:author="N F" w:date="2023-12-05T03:08:00Z">
            <w:rPr>
              <w:rFonts w:cs="Times New Roman"/>
            </w:rPr>
          </w:rPrChange>
        </w:rPr>
        <w:t>надпочечника</w:t>
      </w:r>
      <w:r w:rsidR="00D56298" w:rsidRPr="006E6534">
        <w:rPr>
          <w:rFonts w:cs="Times New Roman"/>
          <w:color w:val="000000" w:themeColor="text1"/>
          <w:rPrChange w:id="12533" w:author="N F" w:date="2023-12-05T03:08:00Z">
            <w:rPr>
              <w:rFonts w:cs="Times New Roman"/>
            </w:rPr>
          </w:rPrChange>
        </w:rPr>
        <w:t xml:space="preserve">, </w:t>
      </w:r>
      <w:r w:rsidR="002A05F6" w:rsidRPr="006E6534">
        <w:rPr>
          <w:rFonts w:cs="Times New Roman"/>
          <w:color w:val="000000" w:themeColor="text1"/>
          <w:rPrChange w:id="12534" w:author="N F" w:date="2023-12-05T03:08:00Z">
            <w:rPr>
              <w:rFonts w:cs="Times New Roman"/>
            </w:rPr>
          </w:rPrChange>
        </w:rPr>
        <w:t>клеточная инфильтрация)</w:t>
      </w:r>
      <w:r w:rsidR="00D56298" w:rsidRPr="006E6534">
        <w:rPr>
          <w:rFonts w:cs="Times New Roman"/>
          <w:color w:val="000000" w:themeColor="text1"/>
          <w:rPrChange w:id="12535" w:author="N F" w:date="2023-12-05T03:08:00Z">
            <w:rPr>
              <w:rFonts w:cs="Times New Roman"/>
            </w:rPr>
          </w:rPrChange>
        </w:rPr>
        <w:t xml:space="preserve">. Эффекты были </w:t>
      </w:r>
      <w:r w:rsidR="00A85137" w:rsidRPr="006E6534">
        <w:rPr>
          <w:rFonts w:cs="Times New Roman"/>
          <w:color w:val="000000" w:themeColor="text1"/>
          <w:rPrChange w:id="12536" w:author="N F" w:date="2023-12-05T03:08:00Z">
            <w:rPr>
              <w:rFonts w:cs="Times New Roman"/>
            </w:rPr>
          </w:rPrChange>
        </w:rPr>
        <w:t xml:space="preserve">ограничено </w:t>
      </w:r>
      <w:r w:rsidR="00001DE9" w:rsidRPr="006E6534">
        <w:rPr>
          <w:rFonts w:cs="Times New Roman"/>
          <w:color w:val="000000" w:themeColor="text1"/>
          <w:rPrChange w:id="12537" w:author="N F" w:date="2023-12-05T03:08:00Z">
            <w:rPr>
              <w:rFonts w:cs="Times New Roman"/>
            </w:rPr>
          </w:rPrChange>
        </w:rPr>
        <w:t>обратимыми</w:t>
      </w:r>
      <w:r w:rsidR="0038104C" w:rsidRPr="006E6534">
        <w:rPr>
          <w:rFonts w:cs="Times New Roman"/>
          <w:color w:val="000000" w:themeColor="text1"/>
          <w:rPrChange w:id="12538" w:author="N F" w:date="2023-12-05T03:08:00Z">
            <w:rPr>
              <w:rFonts w:cs="Times New Roman"/>
            </w:rPr>
          </w:rPrChange>
        </w:rPr>
        <w:t xml:space="preserve"> </w:t>
      </w:r>
      <w:ins w:id="12539" w:author="Barshadskaya, Yuliya" w:date="2024-01-14T17:57:00Z">
        <w:r w:rsidR="002B5107" w:rsidRPr="0001519A">
          <w:rPr>
            <w:rFonts w:cs="Times New Roman"/>
            <w:color w:val="000000" w:themeColor="text1"/>
            <w:lang w:val="en-US"/>
          </w:rPr>
          <w:fldChar w:fldCharType="begin"/>
        </w:r>
        <w:r w:rsidR="002B5107"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2B5107" w:rsidRPr="0001519A">
          <w:rPr>
            <w:rFonts w:cs="Times New Roman"/>
            <w:color w:val="000000" w:themeColor="text1"/>
            <w:lang w:val="en-US"/>
          </w:rPr>
          <w:fldChar w:fldCharType="separate"/>
        </w:r>
        <w:r w:rsidR="002B5107" w:rsidRPr="0018315E">
          <w:rPr>
            <w:rFonts w:cs="Times New Roman"/>
            <w:color w:val="000000" w:themeColor="text1"/>
          </w:rPr>
          <w:t>[</w:t>
        </w:r>
        <w:r w:rsidR="002B5107">
          <w:rPr>
            <w:rFonts w:cs="Times New Roman"/>
            <w:color w:val="000000" w:themeColor="text1"/>
          </w:rPr>
          <w:t>3</w:t>
        </w:r>
        <w:r w:rsidR="002B5107" w:rsidRPr="00DD38F1">
          <w:rPr>
            <w:rFonts w:cs="Times New Roman"/>
            <w:color w:val="000000" w:themeColor="text1"/>
          </w:rPr>
          <w:t>]</w:t>
        </w:r>
        <w:r w:rsidR="002B5107" w:rsidRPr="0001519A">
          <w:rPr>
            <w:rFonts w:cs="Times New Roman"/>
            <w:color w:val="000000" w:themeColor="text1"/>
            <w:lang w:val="en-US"/>
          </w:rPr>
          <w:fldChar w:fldCharType="end"/>
        </w:r>
      </w:ins>
      <w:del w:id="12540" w:author="Barshadskaya, Yuliya" w:date="2024-01-14T17:57:00Z">
        <w:r w:rsidR="0038104C" w:rsidRPr="006E6534" w:rsidDel="002B5107">
          <w:rPr>
            <w:rFonts w:cs="Times New Roman"/>
            <w:color w:val="000000" w:themeColor="text1"/>
            <w:rPrChange w:id="12541" w:author="N F" w:date="2023-12-05T03:08:00Z">
              <w:rPr>
                <w:rFonts w:cs="Times New Roman"/>
              </w:rPr>
            </w:rPrChange>
          </w:rPr>
          <w:fldChar w:fldCharType="begin"/>
        </w:r>
        <w:r w:rsidR="0038104C" w:rsidRPr="006E6534" w:rsidDel="002B5107">
          <w:rPr>
            <w:rFonts w:cs="Times New Roman"/>
            <w:color w:val="000000" w:themeColor="text1"/>
            <w:rPrChange w:id="12542" w:author="N F" w:date="2023-12-05T03:08:00Z">
              <w:rPr>
                <w:rFonts w:cs="Times New Roman"/>
              </w:rPr>
            </w:rPrChange>
          </w:rPr>
          <w:delInstrText xml:space="preserve"> ADDIN ZOTERO_ITEM CSL_CITATION {"citationID":"IAQdEPxW","properties":{"formattedCitation":"(13)","plainCitation":"(13)","noteIndex":0},"citationItems":[{"id":161897,"uris":["http://zotero.org/groups/4735135/items/WX22NTFD"],"itemData":{"id":161897,"type":"webpage","title":"Assessment report. Tagrisso","URL":"https://www.ema.europa.eu/en/documents/assessment-report/tagrisso-epar-public-assessment-report_en.pdf","author":[{"family":"EMA","given":""}],"accessed":{"date-parts":[["2022",8,2]]},"issued":{"date-parts":[["2015"]]}}}],"schema":"https://github.com/citation-style-language/schema/raw/master/csl-citation.json"} </w:delInstrText>
        </w:r>
        <w:r w:rsidR="0038104C" w:rsidRPr="006E6534" w:rsidDel="002B5107">
          <w:rPr>
            <w:rFonts w:cs="Times New Roman"/>
            <w:color w:val="000000" w:themeColor="text1"/>
            <w:rPrChange w:id="12543" w:author="N F" w:date="2023-12-05T03:08:00Z">
              <w:rPr>
                <w:rFonts w:cs="Times New Roman"/>
              </w:rPr>
            </w:rPrChange>
          </w:rPr>
          <w:fldChar w:fldCharType="separate"/>
        </w:r>
        <w:r w:rsidR="0038104C" w:rsidRPr="006E6534" w:rsidDel="002B5107">
          <w:rPr>
            <w:rFonts w:cs="Times New Roman"/>
            <w:color w:val="000000" w:themeColor="text1"/>
            <w:rPrChange w:id="12544" w:author="N F" w:date="2023-12-05T03:08:00Z">
              <w:rPr>
                <w:rFonts w:cs="Times New Roman"/>
              </w:rPr>
            </w:rPrChange>
          </w:rPr>
          <w:delText>(13)</w:delText>
        </w:r>
        <w:r w:rsidR="0038104C" w:rsidRPr="006E6534" w:rsidDel="002B5107">
          <w:rPr>
            <w:rFonts w:cs="Times New Roman"/>
            <w:color w:val="000000" w:themeColor="text1"/>
            <w:rPrChange w:id="12545" w:author="N F" w:date="2023-12-05T03:08:00Z">
              <w:rPr>
                <w:rFonts w:cs="Times New Roman"/>
              </w:rPr>
            </w:rPrChange>
          </w:rPr>
          <w:fldChar w:fldCharType="end"/>
        </w:r>
      </w:del>
      <w:r w:rsidR="00001DE9" w:rsidRPr="006E6534">
        <w:rPr>
          <w:rFonts w:cs="Times New Roman"/>
          <w:color w:val="000000" w:themeColor="text1"/>
          <w:rPrChange w:id="12546" w:author="N F" w:date="2023-12-05T03:08:00Z">
            <w:rPr>
              <w:rFonts w:cs="Times New Roman"/>
            </w:rPr>
          </w:rPrChange>
        </w:rPr>
        <w:t>.</w:t>
      </w:r>
    </w:p>
    <w:p w14:paraId="71E573C7" w14:textId="77777777" w:rsidR="00BD5DDA" w:rsidRPr="006E6534" w:rsidRDefault="00BD5DDA">
      <w:pPr>
        <w:spacing w:after="0" w:line="240" w:lineRule="auto"/>
        <w:rPr>
          <w:rFonts w:cs="Times New Roman"/>
          <w:color w:val="000000" w:themeColor="text1"/>
          <w:rPrChange w:id="12547" w:author="N F" w:date="2023-12-05T03:08:00Z">
            <w:rPr>
              <w:rFonts w:cs="Times New Roman"/>
            </w:rPr>
          </w:rPrChange>
        </w:rPr>
        <w:pPrChange w:id="12548" w:author="Barshadskaya, Yuliya" w:date="2024-01-14T17:58:00Z">
          <w:pPr/>
        </w:pPrChange>
      </w:pPr>
    </w:p>
    <w:p w14:paraId="60DA2631" w14:textId="29FBCD1E" w:rsidR="005A1FE6" w:rsidRPr="006E6534" w:rsidRDefault="002B5107">
      <w:pPr>
        <w:pStyle w:val="4"/>
        <w:numPr>
          <w:ilvl w:val="0"/>
          <w:numId w:val="0"/>
        </w:numPr>
        <w:spacing w:line="240" w:lineRule="auto"/>
        <w:rPr>
          <w:rFonts w:cs="Times New Roman"/>
          <w:i w:val="0"/>
          <w:iCs w:val="0"/>
          <w:rPrChange w:id="12549" w:author="N F" w:date="2023-12-05T03:08:00Z">
            <w:rPr/>
          </w:rPrChange>
        </w:rPr>
        <w:pPrChange w:id="12550" w:author="Barshadskaya, Yuliya" w:date="2024-01-14T17:58:00Z">
          <w:pPr>
            <w:pStyle w:val="4"/>
          </w:pPr>
        </w:pPrChange>
      </w:pPr>
      <w:bookmarkStart w:id="12551" w:name="_Toc115733038"/>
      <w:ins w:id="12552" w:author="Barshadskaya, Yuliya" w:date="2024-01-14T17:58:00Z">
        <w:r>
          <w:rPr>
            <w:rFonts w:cs="Times New Roman"/>
            <w:i w:val="0"/>
            <w:iCs w:val="0"/>
          </w:rPr>
          <w:t xml:space="preserve">3.3.8.5. </w:t>
        </w:r>
      </w:ins>
      <w:r w:rsidR="00BD5DDA" w:rsidRPr="006E6534">
        <w:rPr>
          <w:rFonts w:cs="Times New Roman"/>
          <w:i w:val="0"/>
          <w:iCs w:val="0"/>
          <w:rPrChange w:id="12553" w:author="N F" w:date="2023-12-05T03:08:00Z">
            <w:rPr/>
          </w:rPrChange>
        </w:rPr>
        <w:t>Токсичность примесей</w:t>
      </w:r>
      <w:bookmarkEnd w:id="12551"/>
    </w:p>
    <w:p w14:paraId="446513D0" w14:textId="61E3D505" w:rsidR="009C70A9" w:rsidRPr="006E6534" w:rsidRDefault="00A85137" w:rsidP="00415551">
      <w:pPr>
        <w:pStyle w:val="SDText"/>
        <w:rPr>
          <w:rFonts w:cs="Times New Roman"/>
          <w:color w:val="000000" w:themeColor="text1"/>
          <w:rPrChange w:id="12554" w:author="N F" w:date="2023-12-05T03:08:00Z">
            <w:rPr>
              <w:rFonts w:cs="Times New Roman"/>
            </w:rPr>
          </w:rPrChange>
        </w:rPr>
      </w:pPr>
      <w:r w:rsidRPr="006E6534">
        <w:rPr>
          <w:rFonts w:cs="Times New Roman"/>
          <w:color w:val="000000" w:themeColor="text1"/>
          <w:rPrChange w:id="12555" w:author="N F" w:date="2023-12-05T03:08:00Z">
            <w:rPr>
              <w:rFonts w:cs="Times New Roman"/>
            </w:rPr>
          </w:rPrChange>
        </w:rPr>
        <w:t>Оценили бактериальную мутагенность</w:t>
      </w:r>
      <w:r w:rsidRPr="006E6534">
        <w:rPr>
          <w:rFonts w:cs="Times New Roman"/>
          <w:i/>
          <w:iCs/>
          <w:color w:val="000000" w:themeColor="text1"/>
          <w:rPrChange w:id="12556" w:author="N F" w:date="2023-12-05T03:08:00Z">
            <w:rPr>
              <w:rFonts w:cs="Times New Roman"/>
              <w:i/>
              <w:iCs/>
            </w:rPr>
          </w:rPrChange>
        </w:rPr>
        <w:t xml:space="preserve"> in vitro</w:t>
      </w:r>
      <w:r w:rsidRPr="006E6534">
        <w:rPr>
          <w:rFonts w:cs="Times New Roman"/>
          <w:color w:val="000000" w:themeColor="text1"/>
          <w:rPrChange w:id="12557" w:author="N F" w:date="2023-12-05T03:08:00Z">
            <w:rPr>
              <w:rFonts w:cs="Times New Roman"/>
            </w:rPr>
          </w:rPrChange>
        </w:rPr>
        <w:t xml:space="preserve"> (тест Эймса) четырех потенциально </w:t>
      </w:r>
      <w:r w:rsidR="009D208B" w:rsidRPr="006E6534">
        <w:rPr>
          <w:rFonts w:cs="Times New Roman"/>
          <w:color w:val="000000" w:themeColor="text1"/>
          <w:rPrChange w:id="12558" w:author="N F" w:date="2023-12-05T03:08:00Z">
            <w:rPr>
              <w:rFonts w:cs="Times New Roman"/>
            </w:rPr>
          </w:rPrChange>
        </w:rPr>
        <w:t>мутагенных примеси</w:t>
      </w:r>
      <w:r w:rsidRPr="006E6534">
        <w:rPr>
          <w:rFonts w:cs="Times New Roman"/>
          <w:color w:val="000000" w:themeColor="text1"/>
          <w:rPrChange w:id="12559" w:author="N F" w:date="2023-12-05T03:08:00Z">
            <w:rPr>
              <w:rFonts w:cs="Times New Roman"/>
            </w:rPr>
          </w:rPrChange>
        </w:rPr>
        <w:t xml:space="preserve"> осимертиниба</w:t>
      </w:r>
      <w:r w:rsidR="009D208B" w:rsidRPr="006E6534">
        <w:rPr>
          <w:rFonts w:cs="Times New Roman"/>
          <w:color w:val="000000" w:themeColor="text1"/>
          <w:rPrChange w:id="12560" w:author="N F" w:date="2023-12-05T03:08:00Z">
            <w:rPr>
              <w:rFonts w:cs="Times New Roman"/>
            </w:rPr>
          </w:rPrChange>
        </w:rPr>
        <w:t xml:space="preserve">. </w:t>
      </w:r>
      <w:r w:rsidR="008F7A18" w:rsidRPr="006E6534">
        <w:rPr>
          <w:rFonts w:cs="Times New Roman"/>
          <w:color w:val="000000" w:themeColor="text1"/>
          <w:rPrChange w:id="12561" w:author="N F" w:date="2023-12-05T03:08:00Z">
            <w:rPr>
              <w:rFonts w:cs="Times New Roman"/>
            </w:rPr>
          </w:rPrChange>
        </w:rPr>
        <w:t>При тестировании двух из этих примесей получили отрицательные результаты теста</w:t>
      </w:r>
      <w:r w:rsidR="009D208B" w:rsidRPr="006E6534">
        <w:rPr>
          <w:rFonts w:cs="Times New Roman"/>
          <w:color w:val="000000" w:themeColor="text1"/>
          <w:rPrChange w:id="12562" w:author="N F" w:date="2023-12-05T03:08:00Z">
            <w:rPr>
              <w:rFonts w:cs="Times New Roman"/>
            </w:rPr>
          </w:rPrChange>
        </w:rPr>
        <w:t xml:space="preserve"> Эймса, две другие примеси </w:t>
      </w:r>
      <w:r w:rsidR="00173ADA" w:rsidRPr="006E6534">
        <w:rPr>
          <w:rFonts w:cs="Times New Roman"/>
          <w:color w:val="000000" w:themeColor="text1"/>
          <w:rPrChange w:id="12563" w:author="N F" w:date="2023-12-05T03:08:00Z">
            <w:rPr>
              <w:rFonts w:cs="Times New Roman"/>
            </w:rPr>
          </w:rPrChange>
        </w:rPr>
        <w:t xml:space="preserve">сочли </w:t>
      </w:r>
      <w:r w:rsidR="009D208B" w:rsidRPr="006E6534">
        <w:rPr>
          <w:rFonts w:cs="Times New Roman"/>
          <w:color w:val="000000" w:themeColor="text1"/>
          <w:rPrChange w:id="12564" w:author="N F" w:date="2023-12-05T03:08:00Z">
            <w:rPr>
              <w:rFonts w:cs="Times New Roman"/>
            </w:rPr>
          </w:rPrChange>
        </w:rPr>
        <w:t>мутагенными</w:t>
      </w:r>
      <w:r w:rsidR="00173ADA" w:rsidRPr="006E6534">
        <w:rPr>
          <w:rFonts w:cs="Times New Roman"/>
          <w:color w:val="000000" w:themeColor="text1"/>
          <w:rPrChange w:id="12565" w:author="N F" w:date="2023-12-05T03:08:00Z">
            <w:rPr>
              <w:rFonts w:cs="Times New Roman"/>
            </w:rPr>
          </w:rPrChange>
        </w:rPr>
        <w:t>, так как при их исследовании обнаружили положительные результаты теста Эймса</w:t>
      </w:r>
      <w:r w:rsidR="009D208B" w:rsidRPr="006E6534">
        <w:rPr>
          <w:rFonts w:cs="Times New Roman"/>
          <w:color w:val="000000" w:themeColor="text1"/>
          <w:rPrChange w:id="12566" w:author="N F" w:date="2023-12-05T03:08:00Z">
            <w:rPr>
              <w:rFonts w:cs="Times New Roman"/>
            </w:rPr>
          </w:rPrChange>
        </w:rPr>
        <w:t xml:space="preserve"> </w:t>
      </w:r>
      <w:ins w:id="12567" w:author="Barshadskaya, Yuliya" w:date="2024-01-14T17:58:00Z">
        <w:r w:rsidR="002B5107" w:rsidRPr="0001519A">
          <w:rPr>
            <w:rFonts w:cs="Times New Roman"/>
            <w:color w:val="000000" w:themeColor="text1"/>
            <w:lang w:val="en-US"/>
          </w:rPr>
          <w:fldChar w:fldCharType="begin"/>
        </w:r>
        <w:r w:rsidR="002B5107"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2B5107" w:rsidRPr="0001519A">
          <w:rPr>
            <w:rFonts w:cs="Times New Roman"/>
            <w:color w:val="000000" w:themeColor="text1"/>
            <w:lang w:val="en-US"/>
          </w:rPr>
          <w:fldChar w:fldCharType="separate"/>
        </w:r>
        <w:r w:rsidR="002B5107" w:rsidRPr="0018315E">
          <w:rPr>
            <w:rFonts w:cs="Times New Roman"/>
            <w:color w:val="000000" w:themeColor="text1"/>
          </w:rPr>
          <w:t>[</w:t>
        </w:r>
        <w:r w:rsidR="002B5107">
          <w:rPr>
            <w:rFonts w:cs="Times New Roman"/>
            <w:color w:val="000000" w:themeColor="text1"/>
          </w:rPr>
          <w:t>3</w:t>
        </w:r>
        <w:r w:rsidR="002B5107" w:rsidRPr="00DD38F1">
          <w:rPr>
            <w:rFonts w:cs="Times New Roman"/>
            <w:color w:val="000000" w:themeColor="text1"/>
          </w:rPr>
          <w:t>]</w:t>
        </w:r>
        <w:r w:rsidR="002B5107" w:rsidRPr="0001519A">
          <w:rPr>
            <w:rFonts w:cs="Times New Roman"/>
            <w:color w:val="000000" w:themeColor="text1"/>
            <w:lang w:val="en-US"/>
          </w:rPr>
          <w:fldChar w:fldCharType="end"/>
        </w:r>
      </w:ins>
      <w:del w:id="12568" w:author="Barshadskaya, Yuliya" w:date="2024-01-14T17:58:00Z">
        <w:r w:rsidR="0038104C" w:rsidRPr="006E6534" w:rsidDel="002B5107">
          <w:rPr>
            <w:rFonts w:cs="Times New Roman"/>
            <w:color w:val="000000" w:themeColor="text1"/>
            <w:rPrChange w:id="12569" w:author="N F" w:date="2023-12-05T03:08:00Z">
              <w:rPr>
                <w:rFonts w:cs="Times New Roman"/>
              </w:rPr>
            </w:rPrChange>
          </w:rPr>
          <w:fldChar w:fldCharType="begin"/>
        </w:r>
        <w:r w:rsidR="0038104C" w:rsidRPr="006E6534" w:rsidDel="002B5107">
          <w:rPr>
            <w:rFonts w:cs="Times New Roman"/>
            <w:color w:val="000000" w:themeColor="text1"/>
            <w:rPrChange w:id="12570" w:author="N F" w:date="2023-12-05T03:08:00Z">
              <w:rPr>
                <w:rFonts w:cs="Times New Roman"/>
              </w:rPr>
            </w:rPrChange>
          </w:rPr>
          <w:delInstrText xml:space="preserve"> ADDIN ZOTERO_ITEM CSL_CITATION {"citationID":"IAQdEPxW","properties":{"formattedCitation":"(13)","plainCitation":"(13)","noteIndex":0},"citationItems":[{"id":161897,"uris":["http://zotero.org/groups/4735135/items/WX22NTFD"],"itemData":{"id":161897,"type":"webpage","title":"Assessment report. Tagrisso","URL":"https://www.ema.europa.eu/en/documents/assessment-report/tagrisso-epar-public-assessment-report_en.pdf","author":[{"family":"EMA","given":""}],"accessed":{"date-parts":[["2022",8,2]]},"issued":{"date-parts":[["2015"]]}}}],"schema":"https://github.com/citation-style-language/schema/raw/master/csl-citation.json"} </w:delInstrText>
        </w:r>
        <w:r w:rsidR="0038104C" w:rsidRPr="006E6534" w:rsidDel="002B5107">
          <w:rPr>
            <w:rFonts w:cs="Times New Roman"/>
            <w:color w:val="000000" w:themeColor="text1"/>
            <w:rPrChange w:id="12571" w:author="N F" w:date="2023-12-05T03:08:00Z">
              <w:rPr>
                <w:rFonts w:cs="Times New Roman"/>
              </w:rPr>
            </w:rPrChange>
          </w:rPr>
          <w:fldChar w:fldCharType="separate"/>
        </w:r>
        <w:r w:rsidR="0038104C" w:rsidRPr="006E6534" w:rsidDel="002B5107">
          <w:rPr>
            <w:rFonts w:cs="Times New Roman"/>
            <w:color w:val="000000" w:themeColor="text1"/>
            <w:rPrChange w:id="12572" w:author="N F" w:date="2023-12-05T03:08:00Z">
              <w:rPr>
                <w:rFonts w:cs="Times New Roman"/>
              </w:rPr>
            </w:rPrChange>
          </w:rPr>
          <w:delText>(13)</w:delText>
        </w:r>
        <w:r w:rsidR="0038104C" w:rsidRPr="006E6534" w:rsidDel="002B5107">
          <w:rPr>
            <w:rFonts w:cs="Times New Roman"/>
            <w:color w:val="000000" w:themeColor="text1"/>
            <w:rPrChange w:id="12573" w:author="N F" w:date="2023-12-05T03:08:00Z">
              <w:rPr>
                <w:rFonts w:cs="Times New Roman"/>
              </w:rPr>
            </w:rPrChange>
          </w:rPr>
          <w:fldChar w:fldCharType="end"/>
        </w:r>
      </w:del>
      <w:r w:rsidR="009D208B" w:rsidRPr="006E6534">
        <w:rPr>
          <w:rFonts w:cs="Times New Roman"/>
          <w:color w:val="000000" w:themeColor="text1"/>
          <w:rPrChange w:id="12574" w:author="N F" w:date="2023-12-05T03:08:00Z">
            <w:rPr>
              <w:rFonts w:cs="Times New Roman"/>
            </w:rPr>
          </w:rPrChange>
        </w:rPr>
        <w:t>.</w:t>
      </w:r>
    </w:p>
    <w:p w14:paraId="1EFABE40" w14:textId="56B5A65D" w:rsidR="00C64C2D" w:rsidRPr="007C662F" w:rsidRDefault="00B8644E">
      <w:pPr>
        <w:spacing w:line="240" w:lineRule="auto"/>
        <w:ind w:firstLine="0"/>
        <w:rPr>
          <w:ins w:id="12575" w:author="Barshadskaya, Yuliya" w:date="2024-02-22T23:37:00Z"/>
          <w:b/>
          <w:szCs w:val="24"/>
          <w:rPrChange w:id="12576" w:author="Barshadskaya, Yuliya" w:date="2024-02-22T23:49:00Z">
            <w:rPr>
              <w:ins w:id="12577" w:author="Barshadskaya, Yuliya" w:date="2024-02-22T23:37:00Z"/>
              <w:szCs w:val="24"/>
            </w:rPr>
          </w:rPrChange>
        </w:rPr>
        <w:pPrChange w:id="12578" w:author="N F" w:date="2023-08-06T15:38:00Z">
          <w:pPr>
            <w:ind w:firstLine="0"/>
          </w:pPr>
        </w:pPrChange>
      </w:pPr>
      <w:ins w:id="12579" w:author="Barshadskaya, Yuliya" w:date="2024-02-22T23:36:00Z">
        <w:r w:rsidRPr="007C662F">
          <w:rPr>
            <w:b/>
            <w:szCs w:val="24"/>
            <w:rPrChange w:id="12580" w:author="Barshadskaya, Yuliya" w:date="2024-02-22T23:49:00Z">
              <w:rPr>
                <w:szCs w:val="24"/>
              </w:rPr>
            </w:rPrChange>
          </w:rPr>
          <w:t>Список литературы:</w:t>
        </w:r>
      </w:ins>
    </w:p>
    <w:p w14:paraId="11BC2E1B" w14:textId="44657099" w:rsidR="00B8644E" w:rsidRPr="00B8644E" w:rsidDel="00B8644E" w:rsidRDefault="00B8644E">
      <w:pPr>
        <w:pStyle w:val="afe"/>
        <w:numPr>
          <w:ilvl w:val="0"/>
          <w:numId w:val="18"/>
        </w:numPr>
        <w:spacing w:line="240" w:lineRule="auto"/>
        <w:ind w:left="284" w:hanging="284"/>
        <w:rPr>
          <w:del w:id="12581" w:author="Barshadskaya, Yuliya" w:date="2024-02-22T23:40:00Z"/>
          <w:rFonts w:cs="Times New Roman"/>
          <w:color w:val="000000" w:themeColor="text1"/>
          <w:lang w:val="en-US"/>
          <w:rPrChange w:id="12582" w:author="Barshadskaya, Yuliya" w:date="2024-02-22T23:40:00Z">
            <w:rPr>
              <w:del w:id="12583" w:author="Barshadskaya, Yuliya" w:date="2024-02-22T23:40:00Z"/>
              <w:rFonts w:cs="Times New Roman"/>
              <w:color w:val="000000" w:themeColor="text1"/>
              <w:lang w:val="en-GB"/>
            </w:rPr>
          </w:rPrChange>
        </w:rPr>
        <w:pPrChange w:id="12584" w:author="Barshadskaya, Yuliya" w:date="2024-02-22T23:40:00Z">
          <w:pPr>
            <w:pStyle w:val="ab"/>
          </w:pPr>
        </w:pPrChange>
      </w:pPr>
      <w:ins w:id="12585" w:author="Barshadskaya, Yuliya" w:date="2024-02-22T23:37:00Z">
        <w:r w:rsidRPr="00B8644E">
          <w:rPr>
            <w:rFonts w:cs="Times New Roman"/>
            <w:color w:val="000000" w:themeColor="text1"/>
            <w:lang w:val="en-GB"/>
            <w:rPrChange w:id="12586" w:author="Barshadskaya, Yuliya" w:date="2024-02-22T23:37:00Z">
              <w:rPr>
                <w:lang w:val="en-GB"/>
              </w:rPr>
            </w:rPrChange>
          </w:rPr>
          <w:t xml:space="preserve">TAGRISSO (osimertinib) tablets. AstraZeneca Pharmaceuticals, LP Application No.: 208065. Approval Date: 11/13/2015. Pharmacology Review [Internet]. [cited 2022 Aug 2]. Available from: </w:t>
        </w:r>
      </w:ins>
      <w:ins w:id="12587" w:author="Barshadskaya, Yuliya" w:date="2024-02-22T23:40:00Z">
        <w:r>
          <w:rPr>
            <w:rFonts w:cs="Times New Roman"/>
            <w:color w:val="000000" w:themeColor="text1"/>
            <w:lang w:val="en-GB"/>
          </w:rPr>
          <w:fldChar w:fldCharType="begin"/>
        </w:r>
        <w:r>
          <w:rPr>
            <w:rFonts w:cs="Times New Roman"/>
            <w:color w:val="000000" w:themeColor="text1"/>
            <w:lang w:val="en-GB"/>
          </w:rPr>
          <w:instrText xml:space="preserve"> HYPERLINK "</w:instrText>
        </w:r>
      </w:ins>
      <w:ins w:id="12588" w:author="Barshadskaya, Yuliya" w:date="2024-02-22T23:37:00Z">
        <w:r w:rsidRPr="00B8644E">
          <w:rPr>
            <w:rFonts w:cs="Times New Roman"/>
            <w:color w:val="000000" w:themeColor="text1"/>
            <w:lang w:val="en-GB"/>
            <w:rPrChange w:id="12589" w:author="Barshadskaya, Yuliya" w:date="2024-02-22T23:37:00Z">
              <w:rPr>
                <w:lang w:val="en-GB"/>
              </w:rPr>
            </w:rPrChange>
          </w:rPr>
          <w:instrText>https://www.accessdata.fda.gov/drugsatfda_docs/nda/2015/208065Orig1s000TOC.cfm</w:instrText>
        </w:r>
      </w:ins>
      <w:ins w:id="12590" w:author="Barshadskaya, Yuliya" w:date="2024-02-22T23:40:00Z">
        <w:r>
          <w:rPr>
            <w:rFonts w:cs="Times New Roman"/>
            <w:color w:val="000000" w:themeColor="text1"/>
            <w:lang w:val="en-GB"/>
          </w:rPr>
          <w:instrText xml:space="preserve">" </w:instrText>
        </w:r>
        <w:r>
          <w:rPr>
            <w:rFonts w:cs="Times New Roman"/>
            <w:color w:val="000000" w:themeColor="text1"/>
            <w:lang w:val="en-GB"/>
          </w:rPr>
          <w:fldChar w:fldCharType="separate"/>
        </w:r>
      </w:ins>
      <w:ins w:id="12591" w:author="Barshadskaya, Yuliya" w:date="2024-02-22T23:37:00Z">
        <w:r w:rsidRPr="00BF4043">
          <w:rPr>
            <w:rStyle w:val="a9"/>
            <w:rFonts w:cs="Times New Roman"/>
            <w:lang w:val="en-US"/>
            <w:rPrChange w:id="12592" w:author="Barshadskaya, Yuliya" w:date="2024-02-22T23:37:00Z">
              <w:rPr>
                <w:lang w:val="en-GB"/>
              </w:rPr>
            </w:rPrChange>
          </w:rPr>
          <w:t>https://www.accessdata.fda.gov/drugsatfda_docs/nda/2015/208065Orig1s000TOC.cfm</w:t>
        </w:r>
      </w:ins>
      <w:ins w:id="12593" w:author="Barshadskaya, Yuliya" w:date="2024-02-22T23:40:00Z">
        <w:r>
          <w:rPr>
            <w:rFonts w:cs="Times New Roman"/>
            <w:color w:val="000000" w:themeColor="text1"/>
            <w:lang w:val="en-GB"/>
          </w:rPr>
          <w:fldChar w:fldCharType="end"/>
        </w:r>
      </w:ins>
    </w:p>
    <w:p w14:paraId="53125780" w14:textId="77777777" w:rsidR="00B8644E" w:rsidRPr="00B8644E" w:rsidRDefault="00B8644E">
      <w:pPr>
        <w:pStyle w:val="afe"/>
        <w:numPr>
          <w:ilvl w:val="0"/>
          <w:numId w:val="18"/>
        </w:numPr>
        <w:spacing w:line="240" w:lineRule="auto"/>
        <w:ind w:left="284" w:hanging="284"/>
        <w:rPr>
          <w:ins w:id="12594" w:author="Barshadskaya, Yuliya" w:date="2024-02-22T23:40:00Z"/>
          <w:rFonts w:cs="Times New Roman"/>
          <w:color w:val="000000" w:themeColor="text1"/>
          <w:lang w:val="en-US"/>
          <w:rPrChange w:id="12595" w:author="Barshadskaya, Yuliya" w:date="2024-02-22T23:37:00Z">
            <w:rPr>
              <w:ins w:id="12596" w:author="Barshadskaya, Yuliya" w:date="2024-02-22T23:40:00Z"/>
              <w:rFonts w:cs="Times New Roman"/>
            </w:rPr>
          </w:rPrChange>
        </w:rPr>
        <w:pPrChange w:id="12597" w:author="Barshadskaya, Yuliya" w:date="2024-02-22T23:37:00Z">
          <w:pPr>
            <w:ind w:firstLine="0"/>
          </w:pPr>
        </w:pPrChange>
      </w:pPr>
    </w:p>
    <w:p w14:paraId="77B84A86" w14:textId="77777777" w:rsidR="00BD5DDA" w:rsidRPr="00B8644E" w:rsidDel="00B8644E" w:rsidRDefault="00BD5DDA">
      <w:pPr>
        <w:pStyle w:val="afe"/>
        <w:numPr>
          <w:ilvl w:val="0"/>
          <w:numId w:val="18"/>
        </w:numPr>
        <w:spacing w:line="240" w:lineRule="auto"/>
        <w:ind w:left="284" w:hanging="284"/>
        <w:rPr>
          <w:del w:id="12598" w:author="Barshadskaya, Yuliya" w:date="2024-02-22T23:40:00Z"/>
          <w:rFonts w:cs="Times New Roman"/>
          <w:color w:val="000000" w:themeColor="text1"/>
          <w:lang w:val="en-US"/>
          <w:rPrChange w:id="12599" w:author="Barshadskaya, Yuliya" w:date="2024-02-22T23:40:00Z">
            <w:rPr>
              <w:del w:id="12600" w:author="Barshadskaya, Yuliya" w:date="2024-02-22T23:40:00Z"/>
              <w:rFonts w:cs="Times New Roman"/>
            </w:rPr>
          </w:rPrChange>
        </w:rPr>
        <w:pPrChange w:id="12601" w:author="N F" w:date="2023-08-06T15:38:00Z">
          <w:pPr/>
        </w:pPrChange>
      </w:pPr>
    </w:p>
    <w:p w14:paraId="75674C6C" w14:textId="77777777" w:rsidR="00B8644E" w:rsidRDefault="00B8644E">
      <w:pPr>
        <w:pStyle w:val="afe"/>
        <w:numPr>
          <w:ilvl w:val="0"/>
          <w:numId w:val="18"/>
        </w:numPr>
        <w:spacing w:line="240" w:lineRule="auto"/>
        <w:ind w:left="284" w:hanging="284"/>
        <w:rPr>
          <w:ins w:id="12602" w:author="Barshadskaya, Yuliya" w:date="2024-02-22T23:40:00Z"/>
          <w:lang w:val="en-GB"/>
        </w:rPr>
        <w:pPrChange w:id="12603" w:author="Barshadskaya, Yuliya" w:date="2024-02-22T23:41:00Z">
          <w:pPr>
            <w:pStyle w:val="ab"/>
            <w:numPr>
              <w:numId w:val="18"/>
            </w:numPr>
            <w:ind w:left="720" w:hanging="360"/>
          </w:pPr>
        </w:pPrChange>
      </w:pPr>
      <w:ins w:id="12604" w:author="Barshadskaya, Yuliya" w:date="2024-02-22T23:40:00Z">
        <w:r w:rsidRPr="0081320A">
          <w:rPr>
            <w:lang w:val="en-GB"/>
          </w:rPr>
          <w:t>Chuang MC, Lung JH, Chen YC, Lin YC, Li YC, Hung MS. The Association of Annexin A1 and Chemosensitivity to Osimertinib in Lung Cancer Cells.</w:t>
        </w:r>
        <w:r>
          <w:rPr>
            <w:lang w:val="en-GB"/>
          </w:rPr>
          <w:t xml:space="preserve"> Cancers. 2021 Jan;13(16):4106.</w:t>
        </w:r>
      </w:ins>
    </w:p>
    <w:p w14:paraId="64EB8FCA" w14:textId="2D364E69" w:rsidR="00B8644E" w:rsidRPr="00B8644E" w:rsidRDefault="00B8644E">
      <w:pPr>
        <w:pStyle w:val="afe"/>
        <w:numPr>
          <w:ilvl w:val="0"/>
          <w:numId w:val="18"/>
        </w:numPr>
        <w:spacing w:line="240" w:lineRule="auto"/>
        <w:ind w:left="284" w:hanging="284"/>
        <w:rPr>
          <w:ins w:id="12605" w:author="Barshadskaya, Yuliya" w:date="2024-02-22T23:44:00Z"/>
          <w:lang w:val="en-GB"/>
          <w:rPrChange w:id="12606" w:author="Barshadskaya, Yuliya" w:date="2024-02-22T23:44:00Z">
            <w:rPr>
              <w:ins w:id="12607" w:author="Barshadskaya, Yuliya" w:date="2024-02-22T23:44:00Z"/>
              <w:rFonts w:cs="Times New Roman"/>
              <w:color w:val="000000" w:themeColor="text1"/>
              <w:lang w:val="en-GB"/>
            </w:rPr>
          </w:rPrChange>
        </w:rPr>
        <w:pPrChange w:id="12608" w:author="Barshadskaya, Yuliya" w:date="2024-02-22T23:44:00Z">
          <w:pPr/>
        </w:pPrChange>
      </w:pPr>
      <w:ins w:id="12609" w:author="Barshadskaya, Yuliya" w:date="2024-02-22T23:41:00Z">
        <w:r w:rsidRPr="00B8644E">
          <w:rPr>
            <w:rFonts w:cs="Times New Roman"/>
            <w:color w:val="000000" w:themeColor="text1"/>
            <w:lang w:val="en-GB"/>
            <w:rPrChange w:id="12610" w:author="Barshadskaya, Yuliya" w:date="2024-02-22T23:41:00Z">
              <w:rPr>
                <w:lang w:val="en-GB"/>
              </w:rPr>
            </w:rPrChange>
          </w:rPr>
          <w:t xml:space="preserve">EMA. Assessment report. Tagrisso [Internet]. 2015 [cited 2022 Aug 2]. Available from: </w:t>
        </w:r>
      </w:ins>
      <w:ins w:id="12611" w:author="Barshadskaya, Yuliya" w:date="2024-02-22T23:44:00Z">
        <w:r>
          <w:rPr>
            <w:rFonts w:cs="Times New Roman"/>
            <w:color w:val="000000" w:themeColor="text1"/>
            <w:lang w:val="en-GB"/>
          </w:rPr>
          <w:fldChar w:fldCharType="begin"/>
        </w:r>
        <w:r>
          <w:rPr>
            <w:rFonts w:cs="Times New Roman"/>
            <w:color w:val="000000" w:themeColor="text1"/>
            <w:lang w:val="en-GB"/>
          </w:rPr>
          <w:instrText xml:space="preserve"> HYPERLINK "</w:instrText>
        </w:r>
      </w:ins>
      <w:ins w:id="12612" w:author="Barshadskaya, Yuliya" w:date="2024-02-22T23:41:00Z">
        <w:r w:rsidRPr="00B8644E">
          <w:rPr>
            <w:rFonts w:cs="Times New Roman"/>
            <w:color w:val="000000" w:themeColor="text1"/>
            <w:lang w:val="en-GB"/>
            <w:rPrChange w:id="12613" w:author="Barshadskaya, Yuliya" w:date="2024-02-22T23:41:00Z">
              <w:rPr>
                <w:lang w:val="en-GB"/>
              </w:rPr>
            </w:rPrChange>
          </w:rPr>
          <w:instrText>https://www.ema.europa.eu/en/documents/assessment-report/tagrisso-epar-public-assessment-report_en.pdf</w:instrText>
        </w:r>
      </w:ins>
      <w:ins w:id="12614" w:author="Barshadskaya, Yuliya" w:date="2024-02-22T23:44:00Z">
        <w:r>
          <w:rPr>
            <w:rFonts w:cs="Times New Roman"/>
            <w:color w:val="000000" w:themeColor="text1"/>
            <w:lang w:val="en-GB"/>
          </w:rPr>
          <w:instrText xml:space="preserve">" </w:instrText>
        </w:r>
        <w:r>
          <w:rPr>
            <w:rFonts w:cs="Times New Roman"/>
            <w:color w:val="000000" w:themeColor="text1"/>
            <w:lang w:val="en-GB"/>
          </w:rPr>
          <w:fldChar w:fldCharType="separate"/>
        </w:r>
      </w:ins>
      <w:ins w:id="12615" w:author="Barshadskaya, Yuliya" w:date="2024-02-22T23:41:00Z">
        <w:r w:rsidRPr="00BF4043">
          <w:rPr>
            <w:rStyle w:val="a9"/>
            <w:rFonts w:cs="Times New Roman"/>
            <w:lang w:val="en-US"/>
            <w:rPrChange w:id="12616" w:author="Barshadskaya, Yuliya" w:date="2024-02-22T23:41:00Z">
              <w:rPr>
                <w:lang w:val="en-GB"/>
              </w:rPr>
            </w:rPrChange>
          </w:rPr>
          <w:t>https://www.ema.europa.eu/en/documents/assessment-report/tagrisso-epar-public-assessment-report_en.pdf</w:t>
        </w:r>
      </w:ins>
      <w:ins w:id="12617" w:author="Barshadskaya, Yuliya" w:date="2024-02-22T23:44:00Z">
        <w:r>
          <w:rPr>
            <w:rFonts w:cs="Times New Roman"/>
            <w:color w:val="000000" w:themeColor="text1"/>
            <w:lang w:val="en-GB"/>
          </w:rPr>
          <w:fldChar w:fldCharType="end"/>
        </w:r>
      </w:ins>
    </w:p>
    <w:p w14:paraId="697E361E" w14:textId="77777777" w:rsidR="005A74E6" w:rsidRPr="005A74E6" w:rsidRDefault="00B8644E">
      <w:pPr>
        <w:pStyle w:val="afe"/>
        <w:numPr>
          <w:ilvl w:val="0"/>
          <w:numId w:val="18"/>
        </w:numPr>
        <w:spacing w:line="240" w:lineRule="auto"/>
        <w:ind w:left="284" w:hanging="284"/>
        <w:rPr>
          <w:ins w:id="12618" w:author="Barshadskaya, Yuliya" w:date="2024-02-22T23:45:00Z"/>
          <w:lang w:val="en-GB"/>
          <w:rPrChange w:id="12619" w:author="Barshadskaya, Yuliya" w:date="2024-02-22T23:45:00Z">
            <w:rPr>
              <w:ins w:id="12620" w:author="Barshadskaya, Yuliya" w:date="2024-02-22T23:45:00Z"/>
              <w:rFonts w:cs="Times New Roman"/>
              <w:color w:val="000000" w:themeColor="text1"/>
              <w:lang w:val="en-GB"/>
            </w:rPr>
          </w:rPrChange>
        </w:rPr>
        <w:pPrChange w:id="12621" w:author="Barshadskaya, Yuliya" w:date="2024-02-22T23:45:00Z">
          <w:pPr/>
        </w:pPrChange>
      </w:pPr>
      <w:ins w:id="12622" w:author="Barshadskaya, Yuliya" w:date="2024-02-22T23:44:00Z">
        <w:r w:rsidRPr="00B8644E">
          <w:rPr>
            <w:rFonts w:cs="Times New Roman"/>
            <w:color w:val="000000" w:themeColor="text1"/>
            <w:lang w:val="en-GB"/>
            <w:rPrChange w:id="12623" w:author="Barshadskaya, Yuliya" w:date="2024-02-22T23:44:00Z">
              <w:rPr>
                <w:lang w:val="en-GB"/>
              </w:rPr>
            </w:rPrChange>
          </w:rPr>
          <w:t>Gu J, Yao W, Shi P, Zhang G, Owonikoko TK, Ramalingam SS, et al. MEK or ERK inhibition effectively abrogates emergence of acquired osimertinib resistance in the treatment of epidermal growth factor receptor–mutant lung cancers. Cancer. 2020;126(16):3788–99.</w:t>
        </w:r>
      </w:ins>
    </w:p>
    <w:p w14:paraId="423336E9" w14:textId="3BE1A088" w:rsidR="005A74E6" w:rsidRPr="007C662F" w:rsidRDefault="005A74E6">
      <w:pPr>
        <w:pStyle w:val="afe"/>
        <w:numPr>
          <w:ilvl w:val="0"/>
          <w:numId w:val="18"/>
        </w:numPr>
        <w:spacing w:line="240" w:lineRule="auto"/>
        <w:ind w:left="284" w:hanging="284"/>
        <w:rPr>
          <w:ins w:id="12624" w:author="Barshadskaya, Yuliya" w:date="2024-02-22T23:47:00Z"/>
          <w:lang w:val="en-GB"/>
          <w:rPrChange w:id="12625" w:author="Barshadskaya, Yuliya" w:date="2024-02-22T23:47:00Z">
            <w:rPr>
              <w:ins w:id="12626" w:author="Barshadskaya, Yuliya" w:date="2024-02-22T23:47:00Z"/>
              <w:rFonts w:cs="Times New Roman"/>
              <w:color w:val="000000" w:themeColor="text1"/>
              <w:lang w:val="en-GB"/>
            </w:rPr>
          </w:rPrChange>
        </w:rPr>
        <w:pPrChange w:id="12627" w:author="Barshadskaya, Yuliya" w:date="2024-02-22T23:45:00Z">
          <w:pPr/>
        </w:pPrChange>
      </w:pPr>
      <w:ins w:id="12628" w:author="Barshadskaya, Yuliya" w:date="2024-02-22T23:45:00Z">
        <w:r w:rsidRPr="005A74E6">
          <w:rPr>
            <w:rFonts w:cs="Times New Roman"/>
            <w:color w:val="000000" w:themeColor="text1"/>
            <w:lang w:val="en-GB"/>
            <w:rPrChange w:id="12629" w:author="Barshadskaya, Yuliya" w:date="2024-02-22T23:45:00Z">
              <w:rPr>
                <w:lang w:val="en-GB"/>
              </w:rPr>
            </w:rPrChange>
          </w:rPr>
          <w:t>Li L, Wang Y, Jiao L, Lin C, Lu C, Zhang K, et al. Protective autophagy decreases osimertinib cytotoxicity through regulation of stem cell-like properties in lung cancer. Cancer Lett. 2019 Jun 28;452:191–202.</w:t>
        </w:r>
      </w:ins>
    </w:p>
    <w:p w14:paraId="59D86522" w14:textId="26973D29" w:rsidR="00E25315" w:rsidRPr="00E25315" w:rsidRDefault="007C662F" w:rsidP="00E25315">
      <w:pPr>
        <w:pStyle w:val="afe"/>
        <w:numPr>
          <w:ilvl w:val="0"/>
          <w:numId w:val="18"/>
        </w:numPr>
        <w:spacing w:line="240" w:lineRule="auto"/>
        <w:ind w:left="284" w:hanging="284"/>
        <w:rPr>
          <w:lang w:val="en-GB"/>
          <w:rPrChange w:id="12630" w:author="Barshadskaya, Yuliya" w:date="2024-02-22T23:45:00Z">
            <w:rPr>
              <w:rFonts w:cs="Times New Roman"/>
            </w:rPr>
          </w:rPrChange>
        </w:rPr>
        <w:sectPr w:rsidR="00E25315" w:rsidRPr="00E25315" w:rsidSect="00F85178">
          <w:pgSz w:w="11906" w:h="16838"/>
          <w:pgMar w:top="1134" w:right="850" w:bottom="1134" w:left="1701" w:header="708" w:footer="708" w:gutter="0"/>
          <w:cols w:space="708"/>
          <w:docGrid w:linePitch="360"/>
        </w:sectPr>
        <w:pPrChange w:id="12631" w:author="Barshadskaya, Yuliya" w:date="2024-02-22T23:45:00Z">
          <w:pPr/>
        </w:pPrChange>
      </w:pPr>
      <w:ins w:id="12632" w:author="Barshadskaya, Yuliya" w:date="2024-02-22T23:47:00Z">
        <w:r w:rsidRPr="0081320A">
          <w:rPr>
            <w:rFonts w:cs="Times New Roman"/>
            <w:color w:val="000000" w:themeColor="text1"/>
            <w:lang w:val="en-GB"/>
          </w:rPr>
          <w:t>Wu Q, Jiang H, Wang S, Dai D, Chen F, Meng D, et al. Effects of avitinib on the pharmacokinetics of osimertinib in vitro and in vivo in rats. Thorac Cancer. 2020;11(10):2775–81.</w:t>
        </w:r>
      </w:ins>
    </w:p>
    <w:p w14:paraId="3544B345" w14:textId="7937AE70" w:rsidR="00F75D4F" w:rsidRPr="006E6534" w:rsidRDefault="00E33213">
      <w:pPr>
        <w:pStyle w:val="1"/>
        <w:numPr>
          <w:ilvl w:val="0"/>
          <w:numId w:val="0"/>
        </w:numPr>
        <w:spacing w:line="240" w:lineRule="auto"/>
        <w:rPr>
          <w:rFonts w:cs="Times New Roman"/>
          <w:sz w:val="24"/>
          <w:szCs w:val="24"/>
          <w:rPrChange w:id="12633" w:author="N F" w:date="2023-12-05T03:08:00Z">
            <w:rPr/>
          </w:rPrChange>
        </w:rPr>
        <w:pPrChange w:id="12634" w:author="Barshadskaya, Yuliya" w:date="2024-01-14T17:59:00Z">
          <w:pPr>
            <w:pStyle w:val="1"/>
          </w:pPr>
        </w:pPrChange>
      </w:pPr>
      <w:bookmarkStart w:id="12635" w:name="_Toc115733039"/>
      <w:ins w:id="12636" w:author="Barshadskaya, Yuliya" w:date="2024-01-14T18:00:00Z">
        <w:r>
          <w:rPr>
            <w:rFonts w:cs="Times New Roman"/>
            <w:sz w:val="24"/>
            <w:szCs w:val="24"/>
          </w:rPr>
          <w:lastRenderedPageBreak/>
          <w:t xml:space="preserve">4. </w:t>
        </w:r>
      </w:ins>
      <w:r w:rsidR="0022463B" w:rsidRPr="006E6534">
        <w:rPr>
          <w:rFonts w:cs="Times New Roman"/>
          <w:sz w:val="24"/>
          <w:szCs w:val="24"/>
          <w:rPrChange w:id="12637" w:author="N F" w:date="2023-12-05T03:08:00Z">
            <w:rPr/>
          </w:rPrChange>
        </w:rPr>
        <w:t>ДЕЙСТВИЕ У ЧЕЛОВЕКА</w:t>
      </w:r>
      <w:bookmarkEnd w:id="12635"/>
    </w:p>
    <w:p w14:paraId="76752567" w14:textId="4A5BF121" w:rsidR="00C64B86" w:rsidRPr="006E6534" w:rsidRDefault="00C64B86" w:rsidP="007933B5">
      <w:pPr>
        <w:spacing w:line="240" w:lineRule="auto"/>
        <w:ind w:firstLine="0"/>
        <w:rPr>
          <w:ins w:id="12638" w:author="N F" w:date="2023-08-07T20:37:00Z"/>
          <w:rFonts w:cs="Times New Roman"/>
          <w:b/>
          <w:color w:val="000000" w:themeColor="text1"/>
          <w:szCs w:val="24"/>
          <w:rPrChange w:id="12639" w:author="N F" w:date="2023-12-05T03:08:00Z">
            <w:rPr>
              <w:ins w:id="12640" w:author="N F" w:date="2023-08-07T20:37:00Z"/>
              <w:rFonts w:cs="Times New Roman"/>
              <w:b/>
              <w:szCs w:val="24"/>
            </w:rPr>
          </w:rPrChange>
        </w:rPr>
      </w:pPr>
      <w:r w:rsidRPr="006E6534">
        <w:rPr>
          <w:rFonts w:cs="Times New Roman"/>
          <w:b/>
          <w:color w:val="000000" w:themeColor="text1"/>
          <w:szCs w:val="24"/>
          <w:rPrChange w:id="12641" w:author="N F" w:date="2023-12-05T03:08:00Z">
            <w:rPr>
              <w:rFonts w:cs="Times New Roman"/>
              <w:b/>
              <w:szCs w:val="24"/>
            </w:rPr>
          </w:rPrChange>
        </w:rPr>
        <w:t>Введение и резюме</w:t>
      </w:r>
    </w:p>
    <w:p w14:paraId="443E6A10" w14:textId="062FA172" w:rsidR="007933B5" w:rsidRDefault="007933B5">
      <w:pPr>
        <w:spacing w:after="0" w:line="240" w:lineRule="auto"/>
        <w:contextualSpacing/>
        <w:rPr>
          <w:ins w:id="12642" w:author="Barshadskaya, Yuliya" w:date="2024-01-14T18:40:00Z"/>
          <w:rFonts w:cs="Times New Roman"/>
          <w:color w:val="000000" w:themeColor="text1"/>
        </w:rPr>
        <w:pPrChange w:id="12643" w:author="N F" w:date="2023-08-07T20:37:00Z">
          <w:pPr/>
        </w:pPrChange>
      </w:pPr>
      <w:ins w:id="12644" w:author="N F" w:date="2023-08-07T20:37:00Z">
        <w:r w:rsidRPr="006E6534">
          <w:rPr>
            <w:rFonts w:cs="Times New Roman"/>
            <w:color w:val="000000" w:themeColor="text1"/>
            <w:highlight w:val="green"/>
            <w:rPrChange w:id="12645" w:author="N F" w:date="2023-12-05T03:08:00Z">
              <w:rPr>
                <w:rFonts w:cs="Times New Roman"/>
                <w:highlight w:val="green"/>
              </w:rPr>
            </w:rPrChange>
          </w:rPr>
          <w:t xml:space="preserve">Клинических исследований препарата </w:t>
        </w:r>
      </w:ins>
      <w:ins w:id="12646" w:author="Barshadskaya, Yuliya" w:date="2024-01-14T18:01:00Z">
        <w:r w:rsidR="00E33213">
          <w:rPr>
            <w:rFonts w:cs="Times New Roman"/>
            <w:szCs w:val="24"/>
          </w:rPr>
          <w:t>PT-OSM</w:t>
        </w:r>
      </w:ins>
      <w:ins w:id="12647" w:author="N F" w:date="2023-08-07T20:37:00Z">
        <w:del w:id="12648" w:author="Barshadskaya, Yuliya" w:date="2024-01-14T18:01:00Z">
          <w:r w:rsidRPr="006E6534" w:rsidDel="00E33213">
            <w:rPr>
              <w:rFonts w:cs="Times New Roman"/>
              <w:color w:val="000000" w:themeColor="text1"/>
              <w:highlight w:val="green"/>
              <w:lang w:val="en-US" w:eastAsia="ru-RU"/>
              <w:rPrChange w:id="12649" w:author="N F" w:date="2023-12-05T03:08:00Z">
                <w:rPr>
                  <w:rFonts w:cs="Times New Roman"/>
                  <w:highlight w:val="green"/>
                  <w:lang w:val="en-US" w:eastAsia="ru-RU"/>
                </w:rPr>
              </w:rPrChange>
            </w:rPr>
            <w:delText>D</w:delText>
          </w:r>
          <w:r w:rsidRPr="006E6534" w:rsidDel="00E33213">
            <w:rPr>
              <w:rFonts w:cs="Times New Roman"/>
              <w:color w:val="000000" w:themeColor="text1"/>
              <w:highlight w:val="green"/>
              <w:lang w:eastAsia="ru-RU"/>
              <w:rPrChange w:id="12650" w:author="N F" w:date="2023-12-05T03:08:00Z">
                <w:rPr>
                  <w:rFonts w:cs="Times New Roman"/>
                  <w:highlight w:val="green"/>
                  <w:lang w:eastAsia="ru-RU"/>
                </w:rPr>
              </w:rPrChange>
            </w:rPr>
            <w:delText>T</w:delText>
          </w:r>
        </w:del>
      </w:ins>
      <w:ins w:id="12651" w:author="N F" w:date="2023-08-08T22:54:00Z">
        <w:del w:id="12652" w:author="Barshadskaya, Yuliya" w:date="2024-01-14T18:01:00Z">
          <w:r w:rsidR="000E7AE6" w:rsidRPr="006E6534" w:rsidDel="00E33213">
            <w:rPr>
              <w:rFonts w:cs="Times New Roman"/>
              <w:color w:val="000000" w:themeColor="text1"/>
              <w:highlight w:val="green"/>
              <w:lang w:eastAsia="ru-RU"/>
              <w:rPrChange w:id="12653" w:author="N F" w:date="2023-12-05T03:08:00Z">
                <w:rPr>
                  <w:highlight w:val="green"/>
                  <w:lang w:val="en-US" w:eastAsia="ru-RU"/>
                </w:rPr>
              </w:rPrChange>
            </w:rPr>
            <w:delText>-</w:delText>
          </w:r>
          <w:r w:rsidR="000E7AE6" w:rsidRPr="006E6534" w:rsidDel="00E33213">
            <w:rPr>
              <w:rFonts w:cs="Times New Roman"/>
              <w:color w:val="000000" w:themeColor="text1"/>
              <w:highlight w:val="green"/>
              <w:lang w:val="en-US" w:eastAsia="ru-RU"/>
              <w:rPrChange w:id="12654" w:author="N F" w:date="2023-12-05T03:08:00Z">
                <w:rPr>
                  <w:rFonts w:cs="Times New Roman"/>
                  <w:highlight w:val="green"/>
                  <w:lang w:val="en-US" w:eastAsia="ru-RU"/>
                </w:rPr>
              </w:rPrChange>
            </w:rPr>
            <w:delText>OSM</w:delText>
          </w:r>
        </w:del>
      </w:ins>
      <w:ins w:id="12655" w:author="N F" w:date="2023-08-07T20:37:00Z">
        <w:r w:rsidRPr="006E6534">
          <w:rPr>
            <w:rFonts w:cs="Times New Roman"/>
            <w:color w:val="000000" w:themeColor="text1"/>
            <w:highlight w:val="green"/>
            <w:rPrChange w:id="12656" w:author="N F" w:date="2023-12-05T03:08:00Z">
              <w:rPr>
                <w:rFonts w:cs="Times New Roman"/>
                <w:highlight w:val="green"/>
              </w:rPr>
            </w:rPrChange>
          </w:rPr>
          <w:t xml:space="preserve">, </w:t>
        </w:r>
      </w:ins>
      <w:ins w:id="12657" w:author="N F" w:date="2023-08-08T22:55:00Z">
        <w:r w:rsidR="000E7AE6" w:rsidRPr="006E6534">
          <w:rPr>
            <w:rFonts w:cs="Times New Roman"/>
            <w:color w:val="000000" w:themeColor="text1"/>
            <w:szCs w:val="24"/>
            <w:rPrChange w:id="12658" w:author="N F" w:date="2023-12-05T03:08:00Z">
              <w:rPr>
                <w:rFonts w:ascii="AppleSystemUIFont" w:hAnsi="AppleSystemUIFont" w:cs="AppleSystemUIFont"/>
                <w:szCs w:val="24"/>
              </w:rPr>
            </w:rPrChange>
          </w:rPr>
          <w:t xml:space="preserve">таблетки, покрытые пленочной оболочкой, 40 мг, 80 мг </w:t>
        </w:r>
      </w:ins>
      <w:ins w:id="12659" w:author="N F" w:date="2023-08-08T22:57:00Z">
        <w:r w:rsidR="000E7AE6" w:rsidRPr="006E6534">
          <w:rPr>
            <w:rFonts w:cs="Times New Roman"/>
            <w:color w:val="000000" w:themeColor="text1"/>
            <w:szCs w:val="24"/>
            <w:rPrChange w:id="12660" w:author="N F" w:date="2023-12-05T03:08:00Z">
              <w:rPr>
                <w:rFonts w:ascii="AppleSystemUIFont" w:hAnsi="AppleSystemUIFont" w:cs="AppleSystemUIFont"/>
                <w:szCs w:val="24"/>
              </w:rPr>
            </w:rPrChange>
          </w:rPr>
          <w:t xml:space="preserve"> </w:t>
        </w:r>
        <w:r w:rsidR="000E7AE6" w:rsidRPr="006E6534">
          <w:rPr>
            <w:rFonts w:cs="Times New Roman"/>
            <w:color w:val="000000" w:themeColor="text1"/>
            <w:highlight w:val="green"/>
            <w:rPrChange w:id="12661" w:author="N F" w:date="2023-12-05T03:08:00Z">
              <w:rPr>
                <w:rFonts w:cs="Times New Roman"/>
                <w:highlight w:val="green"/>
              </w:rPr>
            </w:rPrChange>
          </w:rPr>
          <w:t xml:space="preserve">(АО «Р-Фарм», Россия) </w:t>
        </w:r>
      </w:ins>
      <w:ins w:id="12662" w:author="N F" w:date="2023-08-07T20:37:00Z">
        <w:r w:rsidRPr="006E6534">
          <w:rPr>
            <w:rFonts w:cs="Times New Roman"/>
            <w:color w:val="000000" w:themeColor="text1"/>
            <w:highlight w:val="green"/>
            <w:rPrChange w:id="12663" w:author="N F" w:date="2023-12-05T03:08:00Z">
              <w:rPr>
                <w:rFonts w:cs="Times New Roman"/>
                <w:highlight w:val="green"/>
              </w:rPr>
            </w:rPrChange>
          </w:rPr>
          <w:t xml:space="preserve">не проводилось. Так как препарат </w:t>
        </w:r>
      </w:ins>
      <w:ins w:id="12664" w:author="Barshadskaya, Yuliya" w:date="2024-01-14T18:01:00Z">
        <w:r w:rsidR="00E33213">
          <w:rPr>
            <w:rFonts w:cs="Times New Roman"/>
            <w:szCs w:val="24"/>
          </w:rPr>
          <w:t>PT-OSM</w:t>
        </w:r>
      </w:ins>
      <w:ins w:id="12665" w:author="N F" w:date="2023-08-07T20:37:00Z">
        <w:del w:id="12666" w:author="Barshadskaya, Yuliya" w:date="2024-01-14T18:01:00Z">
          <w:r w:rsidRPr="006E6534" w:rsidDel="00E33213">
            <w:rPr>
              <w:rFonts w:cs="Times New Roman"/>
              <w:color w:val="000000" w:themeColor="text1"/>
              <w:highlight w:val="green"/>
              <w:lang w:val="en-US" w:eastAsia="ru-RU"/>
              <w:rPrChange w:id="12667" w:author="N F" w:date="2023-12-05T03:08:00Z">
                <w:rPr>
                  <w:rFonts w:cs="Times New Roman"/>
                  <w:highlight w:val="green"/>
                  <w:lang w:val="en-US" w:eastAsia="ru-RU"/>
                </w:rPr>
              </w:rPrChange>
            </w:rPr>
            <w:delText>D</w:delText>
          </w:r>
          <w:r w:rsidRPr="006E6534" w:rsidDel="00E33213">
            <w:rPr>
              <w:rFonts w:cs="Times New Roman"/>
              <w:color w:val="000000" w:themeColor="text1"/>
              <w:highlight w:val="green"/>
              <w:lang w:eastAsia="ru-RU"/>
              <w:rPrChange w:id="12668" w:author="N F" w:date="2023-12-05T03:08:00Z">
                <w:rPr>
                  <w:rFonts w:cs="Times New Roman"/>
                  <w:highlight w:val="green"/>
                  <w:lang w:eastAsia="ru-RU"/>
                </w:rPr>
              </w:rPrChange>
            </w:rPr>
            <w:delText>T-</w:delText>
          </w:r>
        </w:del>
      </w:ins>
      <w:ins w:id="12669" w:author="N F" w:date="2023-08-08T22:57:00Z">
        <w:del w:id="12670" w:author="Barshadskaya, Yuliya" w:date="2024-01-14T18:01:00Z">
          <w:r w:rsidR="000E7AE6" w:rsidRPr="006E6534" w:rsidDel="00E33213">
            <w:rPr>
              <w:rFonts w:cs="Times New Roman"/>
              <w:color w:val="000000" w:themeColor="text1"/>
              <w:highlight w:val="green"/>
              <w:lang w:val="en-US" w:eastAsia="ru-RU"/>
              <w:rPrChange w:id="12671" w:author="N F" w:date="2023-12-05T03:08:00Z">
                <w:rPr>
                  <w:rFonts w:cs="Times New Roman"/>
                  <w:highlight w:val="green"/>
                  <w:lang w:val="en-US" w:eastAsia="ru-RU"/>
                </w:rPr>
              </w:rPrChange>
            </w:rPr>
            <w:delText>OSM</w:delText>
          </w:r>
        </w:del>
      </w:ins>
      <w:ins w:id="12672" w:author="N F" w:date="2023-08-07T20:37:00Z">
        <w:r w:rsidRPr="006E6534">
          <w:rPr>
            <w:rFonts w:cs="Times New Roman"/>
            <w:color w:val="000000" w:themeColor="text1"/>
            <w:highlight w:val="green"/>
            <w:rPrChange w:id="12673" w:author="N F" w:date="2023-12-05T03:08:00Z">
              <w:rPr>
                <w:rFonts w:cs="Times New Roman"/>
                <w:highlight w:val="green"/>
              </w:rPr>
            </w:rPrChange>
          </w:rPr>
          <w:t xml:space="preserve">, разработанный </w:t>
        </w:r>
      </w:ins>
      <w:ins w:id="12674" w:author="Barshadskaya, Yuliya" w:date="2024-01-14T18:02:00Z">
        <w:r w:rsidR="00FE4BA0">
          <w:rPr>
            <w:rFonts w:cs="Times New Roman"/>
            <w:szCs w:val="24"/>
          </w:rPr>
          <w:t>АО «ОРТАТ», Россия</w:t>
        </w:r>
      </w:ins>
      <w:ins w:id="12675" w:author="N F" w:date="2023-10-22T15:51:00Z">
        <w:del w:id="12676" w:author="Barshadskaya, Yuliya" w:date="2024-01-14T18:02:00Z">
          <w:r w:rsidR="00197684" w:rsidRPr="006E6534" w:rsidDel="00FE4BA0">
            <w:rPr>
              <w:rFonts w:cs="Times New Roman"/>
              <w:color w:val="000000" w:themeColor="text1"/>
              <w:rPrChange w:id="12677" w:author="N F" w:date="2023-12-05T03:08:00Z">
                <w:rPr>
                  <w:rFonts w:cs="Times New Roman"/>
                </w:rPr>
              </w:rPrChange>
            </w:rPr>
            <w:delText xml:space="preserve">ООО </w:delText>
          </w:r>
        </w:del>
      </w:ins>
      <w:ins w:id="12678" w:author="N F" w:date="2023-10-22T15:50:00Z">
        <w:del w:id="12679" w:author="Barshadskaya, Yuliya" w:date="2024-01-14T18:02:00Z">
          <w:r w:rsidR="00197684" w:rsidRPr="006E6534" w:rsidDel="00FE4BA0">
            <w:rPr>
              <w:rFonts w:cs="Times New Roman"/>
              <w:color w:val="000000" w:themeColor="text1"/>
              <w:szCs w:val="24"/>
              <w:rPrChange w:id="12680" w:author="N F" w:date="2023-12-05T03:08:00Z">
                <w:rPr>
                  <w:rFonts w:cs="Times New Roman"/>
                  <w:szCs w:val="24"/>
                </w:rPr>
              </w:rPrChange>
            </w:rPr>
            <w:delText>«Технологи</w:delText>
          </w:r>
        </w:del>
      </w:ins>
      <w:ins w:id="12681" w:author="N F" w:date="2023-10-22T15:51:00Z">
        <w:del w:id="12682" w:author="Barshadskaya, Yuliya" w:date="2024-01-14T18:02:00Z">
          <w:r w:rsidR="00197684" w:rsidRPr="006E6534" w:rsidDel="00FE4BA0">
            <w:rPr>
              <w:rFonts w:cs="Times New Roman"/>
              <w:color w:val="000000" w:themeColor="text1"/>
              <w:szCs w:val="24"/>
              <w:rPrChange w:id="12683" w:author="N F" w:date="2023-12-05T03:08:00Z">
                <w:rPr>
                  <w:rFonts w:cs="Times New Roman"/>
                  <w:szCs w:val="24"/>
                </w:rPr>
              </w:rPrChange>
            </w:rPr>
            <w:delText>я лекарств</w:delText>
          </w:r>
        </w:del>
      </w:ins>
      <w:ins w:id="12684" w:author="N F" w:date="2023-10-22T15:50:00Z">
        <w:del w:id="12685" w:author="Barshadskaya, Yuliya" w:date="2024-01-14T18:02:00Z">
          <w:r w:rsidR="00197684" w:rsidRPr="006E6534" w:rsidDel="00FE4BA0">
            <w:rPr>
              <w:rFonts w:cs="Times New Roman"/>
              <w:color w:val="000000" w:themeColor="text1"/>
              <w:szCs w:val="24"/>
              <w:rPrChange w:id="12686" w:author="N F" w:date="2023-12-05T03:08:00Z">
                <w:rPr>
                  <w:rFonts w:cs="Times New Roman"/>
                  <w:szCs w:val="24"/>
                </w:rPr>
              </w:rPrChange>
            </w:rPr>
            <w:delText>»</w:delText>
          </w:r>
        </w:del>
      </w:ins>
      <w:ins w:id="12687" w:author="N F" w:date="2023-08-08T22:58:00Z">
        <w:del w:id="12688" w:author="Barshadskaya, Yuliya" w:date="2024-01-14T18:02:00Z">
          <w:r w:rsidR="000E7AE6" w:rsidRPr="006E6534" w:rsidDel="00FE4BA0">
            <w:rPr>
              <w:rFonts w:cs="Times New Roman"/>
              <w:color w:val="000000" w:themeColor="text1"/>
              <w:szCs w:val="24"/>
              <w:rPrChange w:id="12689" w:author="N F" w:date="2023-12-05T03:08:00Z">
                <w:rPr>
                  <w:rFonts w:ascii="AppleSystemUIFont" w:hAnsi="AppleSystemUIFont" w:cs="AppleSystemUIFont"/>
                  <w:szCs w:val="24"/>
                </w:rPr>
              </w:rPrChange>
            </w:rPr>
            <w:delText>, Россия</w:delText>
          </w:r>
        </w:del>
        <w:r w:rsidR="000E7AE6" w:rsidRPr="006E6534">
          <w:rPr>
            <w:rFonts w:cs="Times New Roman"/>
            <w:color w:val="000000" w:themeColor="text1"/>
            <w:szCs w:val="24"/>
            <w:rPrChange w:id="12690" w:author="N F" w:date="2023-12-05T03:08:00Z">
              <w:rPr>
                <w:rFonts w:ascii="AppleSystemUIFont" w:hAnsi="AppleSystemUIFont" w:cs="AppleSystemUIFont"/>
                <w:szCs w:val="24"/>
              </w:rPr>
            </w:rPrChange>
          </w:rPr>
          <w:t xml:space="preserve">, </w:t>
        </w:r>
      </w:ins>
      <w:ins w:id="12691" w:author="N F" w:date="2023-08-07T20:37:00Z">
        <w:r w:rsidRPr="006E6534">
          <w:rPr>
            <w:rFonts w:cs="Times New Roman"/>
            <w:color w:val="000000" w:themeColor="text1"/>
            <w:highlight w:val="green"/>
            <w:rPrChange w:id="12692" w:author="N F" w:date="2023-12-05T03:08:00Z">
              <w:rPr>
                <w:rFonts w:cs="Times New Roman"/>
                <w:highlight w:val="green"/>
              </w:rPr>
            </w:rPrChange>
          </w:rPr>
          <w:t xml:space="preserve">представляет собой воспроизведенный препарат </w:t>
        </w:r>
      </w:ins>
      <w:ins w:id="12693" w:author="N F" w:date="2023-08-08T22:58:00Z">
        <w:r w:rsidR="000E7AE6" w:rsidRPr="006E6534">
          <w:rPr>
            <w:rFonts w:cs="Times New Roman"/>
            <w:color w:val="000000" w:themeColor="text1"/>
            <w:highlight w:val="green"/>
            <w:rPrChange w:id="12694" w:author="N F" w:date="2023-12-05T03:08:00Z">
              <w:rPr>
                <w:rFonts w:cs="Times New Roman"/>
                <w:highlight w:val="green"/>
              </w:rPr>
            </w:rPrChange>
          </w:rPr>
          <w:t>осимертиниба</w:t>
        </w:r>
      </w:ins>
      <w:ins w:id="12695" w:author="N F" w:date="2023-08-07T20:37:00Z">
        <w:r w:rsidRPr="006E6534">
          <w:rPr>
            <w:rFonts w:cs="Times New Roman"/>
            <w:color w:val="000000" w:themeColor="text1"/>
            <w:highlight w:val="green"/>
            <w:rPrChange w:id="12696" w:author="N F" w:date="2023-12-05T03:08:00Z">
              <w:rPr>
                <w:rFonts w:cs="Times New Roman"/>
                <w:highlight w:val="green"/>
              </w:rPr>
            </w:rPrChange>
          </w:rPr>
          <w:t xml:space="preserve">, ожидается, что его свойства будут идентичны свойствам оригинального препарата </w:t>
        </w:r>
      </w:ins>
      <w:ins w:id="12697" w:author="N F" w:date="2023-08-08T22:58:00Z">
        <w:r w:rsidR="000E7AE6" w:rsidRPr="006E6534">
          <w:rPr>
            <w:rFonts w:cs="Times New Roman"/>
            <w:color w:val="000000" w:themeColor="text1"/>
            <w:highlight w:val="green"/>
            <w:rPrChange w:id="12698" w:author="N F" w:date="2023-12-05T03:08:00Z">
              <w:rPr>
                <w:rFonts w:cs="Times New Roman"/>
                <w:highlight w:val="green"/>
              </w:rPr>
            </w:rPrChange>
          </w:rPr>
          <w:t>Тагриссо</w:t>
        </w:r>
      </w:ins>
      <w:ins w:id="12699" w:author="N F" w:date="2023-08-07T20:37:00Z">
        <w:r w:rsidRPr="006E6534">
          <w:rPr>
            <w:rFonts w:cs="Times New Roman"/>
            <w:color w:val="000000" w:themeColor="text1"/>
            <w:highlight w:val="green"/>
            <w:vertAlign w:val="superscript"/>
            <w:rPrChange w:id="12700" w:author="N F" w:date="2023-12-05T03:08:00Z">
              <w:rPr>
                <w:rFonts w:cs="Times New Roman"/>
                <w:highlight w:val="green"/>
                <w:vertAlign w:val="superscript"/>
              </w:rPr>
            </w:rPrChange>
          </w:rPr>
          <w:t>®</w:t>
        </w:r>
        <w:r w:rsidRPr="006E6534">
          <w:rPr>
            <w:rFonts w:cs="Times New Roman"/>
            <w:color w:val="000000" w:themeColor="text1"/>
            <w:highlight w:val="green"/>
            <w:rPrChange w:id="12701" w:author="N F" w:date="2023-12-05T03:08:00Z">
              <w:rPr>
                <w:rFonts w:cs="Times New Roman"/>
                <w:highlight w:val="green"/>
              </w:rPr>
            </w:rPrChange>
          </w:rPr>
          <w:t xml:space="preserve">, таблетки, </w:t>
        </w:r>
      </w:ins>
      <w:ins w:id="12702" w:author="N F" w:date="2023-08-08T22:58:00Z">
        <w:r w:rsidR="000E7AE6" w:rsidRPr="006E6534">
          <w:rPr>
            <w:rFonts w:cs="Times New Roman"/>
            <w:color w:val="000000" w:themeColor="text1"/>
            <w:highlight w:val="green"/>
            <w:rPrChange w:id="12703" w:author="N F" w:date="2023-12-05T03:08:00Z">
              <w:rPr>
                <w:rFonts w:cs="Times New Roman"/>
                <w:highlight w:val="green"/>
              </w:rPr>
            </w:rPrChange>
          </w:rPr>
          <w:t>покрытые пленочной оболочкой, 4</w:t>
        </w:r>
      </w:ins>
      <w:ins w:id="12704" w:author="N F" w:date="2023-08-07T20:37:00Z">
        <w:r w:rsidRPr="006E6534">
          <w:rPr>
            <w:rFonts w:cs="Times New Roman"/>
            <w:color w:val="000000" w:themeColor="text1"/>
            <w:highlight w:val="green"/>
            <w:rPrChange w:id="12705" w:author="N F" w:date="2023-12-05T03:08:00Z">
              <w:rPr>
                <w:rFonts w:cs="Times New Roman"/>
                <w:highlight w:val="green"/>
              </w:rPr>
            </w:rPrChange>
          </w:rPr>
          <w:t>0 мг</w:t>
        </w:r>
      </w:ins>
      <w:ins w:id="12706" w:author="N F" w:date="2023-08-08T22:58:00Z">
        <w:r w:rsidR="000E7AE6" w:rsidRPr="006E6534">
          <w:rPr>
            <w:rFonts w:cs="Times New Roman"/>
            <w:color w:val="000000" w:themeColor="text1"/>
            <w:highlight w:val="green"/>
            <w:rPrChange w:id="12707" w:author="N F" w:date="2023-12-05T03:08:00Z">
              <w:rPr>
                <w:rFonts w:cs="Times New Roman"/>
                <w:highlight w:val="green"/>
              </w:rPr>
            </w:rPrChange>
          </w:rPr>
          <w:t>, 80 мг</w:t>
        </w:r>
      </w:ins>
      <w:ins w:id="12708" w:author="N F" w:date="2023-08-07T20:37:00Z">
        <w:r w:rsidRPr="006E6534">
          <w:rPr>
            <w:rFonts w:cs="Times New Roman"/>
            <w:color w:val="000000" w:themeColor="text1"/>
            <w:highlight w:val="green"/>
            <w:rPrChange w:id="12709" w:author="N F" w:date="2023-12-05T03:08:00Z">
              <w:rPr>
                <w:rFonts w:cs="Times New Roman"/>
                <w:highlight w:val="green"/>
              </w:rPr>
            </w:rPrChange>
          </w:rPr>
          <w:t xml:space="preserve"> </w:t>
        </w:r>
      </w:ins>
      <w:ins w:id="12710" w:author="N F" w:date="2023-08-08T22:59:00Z">
        <w:r w:rsidR="000E7AE6" w:rsidRPr="006E6534">
          <w:rPr>
            <w:rFonts w:cs="Times New Roman"/>
            <w:color w:val="000000" w:themeColor="text1"/>
            <w:szCs w:val="24"/>
            <w:rPrChange w:id="12711" w:author="N F" w:date="2023-12-05T03:08:00Z">
              <w:rPr>
                <w:rFonts w:ascii="AppleSystemUIFont" w:hAnsi="AppleSystemUIFont" w:cs="AppleSystemUIFont"/>
                <w:szCs w:val="24"/>
              </w:rPr>
            </w:rPrChange>
          </w:rPr>
          <w:t>(АстраЗенека АБ, Швеция)</w:t>
        </w:r>
      </w:ins>
      <w:ins w:id="12712" w:author="N F" w:date="2023-08-07T20:37:00Z">
        <w:r w:rsidRPr="006E6534">
          <w:rPr>
            <w:rFonts w:cs="Times New Roman"/>
            <w:color w:val="000000" w:themeColor="text1"/>
            <w:highlight w:val="green"/>
            <w:rPrChange w:id="12713" w:author="N F" w:date="2023-12-05T03:08:00Z">
              <w:rPr>
                <w:rFonts w:cs="Times New Roman"/>
                <w:highlight w:val="green"/>
              </w:rPr>
            </w:rPrChange>
          </w:rPr>
          <w:t xml:space="preserve">, которому </w:t>
        </w:r>
      </w:ins>
      <w:ins w:id="12714" w:author="Barshadskaya, Yuliya" w:date="2024-01-14T18:03:00Z">
        <w:r w:rsidR="00FE4BA0">
          <w:rPr>
            <w:rFonts w:cs="Times New Roman"/>
            <w:szCs w:val="24"/>
          </w:rPr>
          <w:t>PT-OSM</w:t>
        </w:r>
      </w:ins>
      <w:ins w:id="12715" w:author="N F" w:date="2023-08-07T20:37:00Z">
        <w:del w:id="12716" w:author="Barshadskaya, Yuliya" w:date="2024-01-14T18:03:00Z">
          <w:r w:rsidRPr="006E6534" w:rsidDel="00FE4BA0">
            <w:rPr>
              <w:rFonts w:cs="Times New Roman"/>
              <w:color w:val="000000" w:themeColor="text1"/>
              <w:highlight w:val="green"/>
              <w:lang w:val="en-US" w:eastAsia="ru-RU"/>
              <w:rPrChange w:id="12717" w:author="N F" w:date="2023-12-05T03:08:00Z">
                <w:rPr>
                  <w:rFonts w:cs="Times New Roman"/>
                  <w:highlight w:val="green"/>
                  <w:lang w:val="en-US" w:eastAsia="ru-RU"/>
                </w:rPr>
              </w:rPrChange>
            </w:rPr>
            <w:delText>D</w:delText>
          </w:r>
          <w:r w:rsidRPr="006E6534" w:rsidDel="00FE4BA0">
            <w:rPr>
              <w:rFonts w:cs="Times New Roman"/>
              <w:color w:val="000000" w:themeColor="text1"/>
              <w:highlight w:val="green"/>
              <w:lang w:eastAsia="ru-RU"/>
              <w:rPrChange w:id="12718" w:author="N F" w:date="2023-12-05T03:08:00Z">
                <w:rPr>
                  <w:rFonts w:cs="Times New Roman"/>
                  <w:highlight w:val="green"/>
                  <w:lang w:eastAsia="ru-RU"/>
                </w:rPr>
              </w:rPrChange>
            </w:rPr>
            <w:delText>T-</w:delText>
          </w:r>
        </w:del>
      </w:ins>
      <w:ins w:id="12719" w:author="N F" w:date="2023-08-08T22:59:00Z">
        <w:del w:id="12720" w:author="Barshadskaya, Yuliya" w:date="2024-01-14T18:03:00Z">
          <w:r w:rsidR="000E7AE6" w:rsidRPr="006E6534" w:rsidDel="00FE4BA0">
            <w:rPr>
              <w:rFonts w:cs="Times New Roman"/>
              <w:color w:val="000000" w:themeColor="text1"/>
              <w:highlight w:val="green"/>
              <w:lang w:val="en-US" w:eastAsia="ru-RU"/>
              <w:rPrChange w:id="12721" w:author="N F" w:date="2023-12-05T03:08:00Z">
                <w:rPr>
                  <w:rFonts w:cs="Times New Roman"/>
                  <w:highlight w:val="green"/>
                  <w:lang w:val="en-US" w:eastAsia="ru-RU"/>
                </w:rPr>
              </w:rPrChange>
            </w:rPr>
            <w:delText>OSM</w:delText>
          </w:r>
        </w:del>
      </w:ins>
      <w:ins w:id="12722" w:author="N F" w:date="2023-08-07T20:37:00Z">
        <w:r w:rsidRPr="006E6534">
          <w:rPr>
            <w:rFonts w:cs="Times New Roman"/>
            <w:color w:val="000000" w:themeColor="text1"/>
            <w:highlight w:val="green"/>
            <w:rPrChange w:id="12723" w:author="N F" w:date="2023-12-05T03:08:00Z">
              <w:rPr>
                <w:rFonts w:cs="Times New Roman"/>
                <w:highlight w:val="green"/>
              </w:rPr>
            </w:rPrChange>
          </w:rPr>
          <w:t xml:space="preserve"> полностью соответствует по качественному и количественному составу действующих и вспомогательных веществ, а также по лекарственной форме и дозировке</w:t>
        </w:r>
      </w:ins>
      <w:ins w:id="12724" w:author="Barshadskaya, Yuliya" w:date="2024-01-14T18:04:00Z">
        <w:r w:rsidR="00FE4BA0" w:rsidRPr="00FE4BA0">
          <w:rPr>
            <w:rFonts w:eastAsia="Calibri"/>
            <w:color w:val="000000" w:themeColor="text1"/>
          </w:rPr>
          <w:t xml:space="preserve"> </w:t>
        </w:r>
        <w:r w:rsidR="00FE4BA0" w:rsidRPr="00BF6DD4">
          <w:rPr>
            <w:rFonts w:eastAsia="Calibri"/>
            <w:color w:val="000000" w:themeColor="text1"/>
          </w:rPr>
          <w:t xml:space="preserve">В связи с этим ниже приводятся данные об эффектах </w:t>
        </w:r>
        <w:r w:rsidR="00FE4BA0">
          <w:rPr>
            <w:rFonts w:eastAsia="Calibri"/>
            <w:color w:val="000000" w:themeColor="text1"/>
          </w:rPr>
          <w:t>осимертиниба</w:t>
        </w:r>
        <w:r w:rsidR="00FE4BA0" w:rsidRPr="00BF6DD4">
          <w:rPr>
            <w:rFonts w:eastAsia="Calibri"/>
            <w:color w:val="000000" w:themeColor="text1"/>
          </w:rPr>
          <w:t xml:space="preserve"> у человека, полученные в исследованиях препарата </w:t>
        </w:r>
      </w:ins>
      <w:ins w:id="12725" w:author="Barshadskaya, Yuliya" w:date="2024-01-14T18:06:00Z">
        <w:r w:rsidR="00FE4BA0">
          <w:rPr>
            <w:rFonts w:eastAsia="Calibri"/>
            <w:color w:val="000000" w:themeColor="text1"/>
          </w:rPr>
          <w:t>Тагриссо</w:t>
        </w:r>
      </w:ins>
      <w:ins w:id="12726" w:author="Barshadskaya, Yuliya" w:date="2024-01-14T18:04:00Z">
        <w:r w:rsidR="00FE4BA0" w:rsidRPr="00BF6DD4">
          <w:rPr>
            <w:bCs/>
            <w:color w:val="000000" w:themeColor="text1"/>
            <w:vertAlign w:val="superscript"/>
          </w:rPr>
          <w:t>®</w:t>
        </w:r>
        <w:r w:rsidR="00FE4BA0" w:rsidRPr="00BF6DD4">
          <w:rPr>
            <w:rFonts w:eastAsia="Calibri"/>
            <w:color w:val="000000" w:themeColor="text1"/>
          </w:rPr>
          <w:t>.</w:t>
        </w:r>
        <w:r w:rsidR="00FE4BA0" w:rsidRPr="00BF6DD4">
          <w:rPr>
            <w:rFonts w:eastAsiaTheme="minorEastAsia"/>
            <w:color w:val="000000" w:themeColor="text1"/>
            <w:lang w:eastAsia="ru-RU"/>
          </w:rPr>
          <w:t xml:space="preserve"> К</w:t>
        </w:r>
        <w:r w:rsidR="00FE4BA0" w:rsidRPr="00BF6DD4">
          <w:t xml:space="preserve">линических исследований лекарственного препарата </w:t>
        </w:r>
      </w:ins>
      <w:ins w:id="12727" w:author="Barshadskaya, Yuliya" w:date="2024-01-14T18:07:00Z">
        <w:r w:rsidR="00FE4BA0">
          <w:rPr>
            <w:rFonts w:cs="Times New Roman"/>
            <w:szCs w:val="24"/>
          </w:rPr>
          <w:t>PT-OSM</w:t>
        </w:r>
      </w:ins>
      <w:ins w:id="12728" w:author="Barshadskaya, Yuliya" w:date="2024-01-14T18:04:00Z">
        <w:r w:rsidR="00FE4BA0" w:rsidRPr="00BF6DD4">
          <w:t xml:space="preserve"> пока не проводил</w:t>
        </w:r>
        <w:r w:rsidR="00FE4BA0">
          <w:t>о</w:t>
        </w:r>
        <w:r w:rsidR="00FE4BA0" w:rsidRPr="00BF6DD4">
          <w:t>сь.</w:t>
        </w:r>
      </w:ins>
      <w:ins w:id="12729" w:author="N F" w:date="2023-08-07T20:37:00Z">
        <w:del w:id="12730" w:author="Barshadskaya, Yuliya" w:date="2024-01-14T18:04:00Z">
          <w:r w:rsidRPr="006E6534" w:rsidDel="00FE4BA0">
            <w:rPr>
              <w:rFonts w:cs="Times New Roman"/>
              <w:color w:val="000000" w:themeColor="text1"/>
              <w:highlight w:val="green"/>
              <w:rPrChange w:id="12731" w:author="N F" w:date="2023-12-05T03:08:00Z">
                <w:rPr>
                  <w:rFonts w:cs="Times New Roman"/>
                  <w:highlight w:val="green"/>
                </w:rPr>
              </w:rPrChange>
            </w:rPr>
            <w:delText xml:space="preserve">. В связи с этим ниже приводятся данные клинических исследований оригинального препарата </w:delText>
          </w:r>
        </w:del>
      </w:ins>
      <w:ins w:id="12732" w:author="N F" w:date="2023-08-08T22:59:00Z">
        <w:del w:id="12733" w:author="Barshadskaya, Yuliya" w:date="2024-01-14T18:04:00Z">
          <w:r w:rsidR="000E7AE6" w:rsidRPr="006E6534" w:rsidDel="00FE4BA0">
            <w:rPr>
              <w:rFonts w:cs="Times New Roman"/>
              <w:color w:val="000000" w:themeColor="text1"/>
              <w:rPrChange w:id="12734" w:author="N F" w:date="2023-12-05T03:08:00Z">
                <w:rPr>
                  <w:rFonts w:cs="Times New Roman"/>
                </w:rPr>
              </w:rPrChange>
            </w:rPr>
            <w:delText xml:space="preserve">осимертиниба. </w:delText>
          </w:r>
        </w:del>
      </w:ins>
    </w:p>
    <w:p w14:paraId="3915A5ED" w14:textId="77777777" w:rsidR="009773A7" w:rsidRDefault="009773A7" w:rsidP="009773A7">
      <w:pPr>
        <w:spacing w:after="0" w:line="240" w:lineRule="auto"/>
        <w:rPr>
          <w:ins w:id="12735" w:author="Barshadskaya, Yuliya" w:date="2024-01-14T18:41:00Z"/>
          <w:bCs/>
          <w:color w:val="000000" w:themeColor="text1"/>
          <w:lang w:eastAsia="ru-RU" w:bidi="ru-RU"/>
        </w:rPr>
      </w:pPr>
      <w:ins w:id="12736" w:author="Barshadskaya, Yuliya" w:date="2024-01-14T18:41:00Z">
        <w:r w:rsidRPr="00FE286A">
          <w:rPr>
            <w:bCs/>
            <w:color w:val="000000" w:themeColor="text1"/>
            <w:lang w:eastAsia="ru-RU" w:bidi="ru-RU"/>
          </w:rPr>
          <w:t>Клиническая разработка</w:t>
        </w:r>
        <w:r>
          <w:rPr>
            <w:bCs/>
            <w:color w:val="000000" w:themeColor="text1"/>
            <w:lang w:eastAsia="ru-RU" w:bidi="ru-RU"/>
          </w:rPr>
          <w:t xml:space="preserve"> осимертиниба включала исследования фармакокинетики при пероральном введение у здоровых добровольцев, исследования фармакокинетики у пациентов с нарушением функции почек, печени, многочисленные исследования фармакокинетических лекарственных взаимодействий, ключевые исследования </w:t>
        </w:r>
        <w:r w:rsidRPr="00C45092">
          <w:rPr>
            <w:rFonts w:cs="Times New Roman"/>
            <w:color w:val="000000" w:themeColor="text1"/>
            <w:lang w:val="en-US"/>
          </w:rPr>
          <w:t>III</w:t>
        </w:r>
        <w:r w:rsidRPr="00C45092">
          <w:rPr>
            <w:rFonts w:cs="Times New Roman"/>
            <w:color w:val="000000" w:themeColor="text1"/>
          </w:rPr>
          <w:t xml:space="preserve"> фазы по оценке эффективности осимертиниба в качестве базисной терапии НМРЛ (</w:t>
        </w:r>
        <w:r w:rsidRPr="00C45092">
          <w:rPr>
            <w:rFonts w:cs="Times New Roman"/>
            <w:color w:val="000000" w:themeColor="text1"/>
            <w:lang w:val="en-US"/>
          </w:rPr>
          <w:t>FLAURA</w:t>
        </w:r>
        <w:r w:rsidRPr="00C45092">
          <w:rPr>
            <w:rFonts w:cs="Times New Roman"/>
            <w:color w:val="000000" w:themeColor="text1"/>
          </w:rPr>
          <w:t>)</w:t>
        </w:r>
        <w:r>
          <w:rPr>
            <w:rFonts w:cs="Times New Roman"/>
            <w:color w:val="000000" w:themeColor="text1"/>
          </w:rPr>
          <w:t xml:space="preserve"> у пациентов с ранее нелеченым НМРЛ с мутацией </w:t>
        </w:r>
        <w:r w:rsidRPr="00C45092">
          <w:rPr>
            <w:rFonts w:cs="Times New Roman"/>
            <w:color w:val="000000" w:themeColor="text1"/>
            <w:lang w:val="en-US"/>
          </w:rPr>
          <w:t>EGFR</w:t>
        </w:r>
        <w:r>
          <w:rPr>
            <w:bCs/>
            <w:color w:val="000000" w:themeColor="text1"/>
            <w:lang w:eastAsia="ru-RU" w:bidi="ru-RU"/>
          </w:rPr>
          <w:t xml:space="preserve">, исследование </w:t>
        </w:r>
        <w:r w:rsidRPr="00C45092">
          <w:rPr>
            <w:rFonts w:cs="Times New Roman"/>
            <w:color w:val="000000" w:themeColor="text1"/>
            <w:lang w:val="en-US"/>
          </w:rPr>
          <w:t>III</w:t>
        </w:r>
        <w:r w:rsidRPr="00C45092">
          <w:rPr>
            <w:rFonts w:cs="Times New Roman"/>
            <w:color w:val="000000" w:themeColor="text1"/>
          </w:rPr>
          <w:t xml:space="preserve"> фазы (</w:t>
        </w:r>
        <w:r w:rsidRPr="00C45092">
          <w:rPr>
            <w:rFonts w:cs="Times New Roman"/>
            <w:color w:val="000000" w:themeColor="text1"/>
            <w:lang w:val="en-US"/>
          </w:rPr>
          <w:t>AURA</w:t>
        </w:r>
        <w:r w:rsidRPr="00C45092">
          <w:rPr>
            <w:rFonts w:cs="Times New Roman"/>
            <w:color w:val="000000" w:themeColor="text1"/>
          </w:rPr>
          <w:t xml:space="preserve"> 3</w:t>
        </w:r>
        <w:r>
          <w:rPr>
            <w:rFonts w:cs="Times New Roman"/>
            <w:color w:val="000000" w:themeColor="text1"/>
          </w:rPr>
          <w:t xml:space="preserve">) с участием </w:t>
        </w:r>
        <w:r w:rsidRPr="00C45092">
          <w:rPr>
            <w:rFonts w:cs="Times New Roman"/>
            <w:color w:val="000000" w:themeColor="text1"/>
          </w:rPr>
          <w:t xml:space="preserve">пациентов с НМРЛ с мутацией </w:t>
        </w:r>
        <w:r w:rsidRPr="00C45092">
          <w:rPr>
            <w:rFonts w:cs="Times New Roman"/>
            <w:color w:val="000000" w:themeColor="text1"/>
            <w:lang w:val="en-US"/>
          </w:rPr>
          <w:t>T</w:t>
        </w:r>
        <w:r w:rsidRPr="00C45092">
          <w:rPr>
            <w:rFonts w:cs="Times New Roman"/>
            <w:color w:val="000000" w:themeColor="text1"/>
          </w:rPr>
          <w:t>790</w:t>
        </w:r>
        <w:r w:rsidRPr="00C45092">
          <w:rPr>
            <w:rFonts w:cs="Times New Roman"/>
            <w:color w:val="000000" w:themeColor="text1"/>
            <w:lang w:val="en-US"/>
          </w:rPr>
          <w:t>M</w:t>
        </w:r>
        <w:r w:rsidRPr="00C45092">
          <w:rPr>
            <w:rFonts w:cs="Times New Roman"/>
            <w:color w:val="000000" w:themeColor="text1"/>
          </w:rPr>
          <w:t xml:space="preserve">, с прогрессированием заболевания после терапии первой линии ингибиторами тирозинкиназы </w:t>
        </w:r>
        <w:r w:rsidRPr="00C45092">
          <w:rPr>
            <w:rFonts w:cs="Times New Roman"/>
            <w:color w:val="000000" w:themeColor="text1"/>
            <w:lang w:val="en-US"/>
          </w:rPr>
          <w:t>EGFR</w:t>
        </w:r>
        <w:r>
          <w:rPr>
            <w:bCs/>
            <w:color w:val="000000" w:themeColor="text1"/>
            <w:lang w:eastAsia="ru-RU" w:bidi="ru-RU"/>
          </w:rPr>
          <w:t xml:space="preserve">, а также </w:t>
        </w:r>
        <w:r w:rsidRPr="00C45092">
          <w:rPr>
            <w:rFonts w:cs="Times New Roman"/>
            <w:color w:val="000000" w:themeColor="text1"/>
          </w:rPr>
          <w:t xml:space="preserve">клиническое исследование </w:t>
        </w:r>
        <w:r w:rsidRPr="00C45092">
          <w:rPr>
            <w:rFonts w:cs="Times New Roman"/>
            <w:color w:val="000000" w:themeColor="text1"/>
            <w:lang w:val="en-US"/>
          </w:rPr>
          <w:t>III</w:t>
        </w:r>
        <w:r w:rsidRPr="00C45092">
          <w:rPr>
            <w:rFonts w:cs="Times New Roman"/>
            <w:color w:val="000000" w:themeColor="text1"/>
          </w:rPr>
          <w:t xml:space="preserve"> фазы по оценке эффективности осимертиниба при адъювантной терапии НМРЛ после хирургического лечения (</w:t>
        </w:r>
        <w:r w:rsidRPr="00C45092">
          <w:rPr>
            <w:rFonts w:cs="Times New Roman"/>
            <w:color w:val="000000" w:themeColor="text1"/>
            <w:lang w:val="en-US"/>
          </w:rPr>
          <w:t>ADAURA</w:t>
        </w:r>
        <w:r w:rsidRPr="00C45092">
          <w:rPr>
            <w:rFonts w:cs="Times New Roman"/>
            <w:color w:val="000000" w:themeColor="text1"/>
          </w:rPr>
          <w:t>)</w:t>
        </w:r>
        <w:r>
          <w:rPr>
            <w:rFonts w:cs="Times New Roman"/>
            <w:color w:val="000000" w:themeColor="text1"/>
          </w:rPr>
          <w:t xml:space="preserve"> </w:t>
        </w:r>
        <w:r>
          <w:rPr>
            <w:bCs/>
            <w:color w:val="000000" w:themeColor="text1"/>
            <w:lang w:eastAsia="ru-RU" w:bidi="ru-RU"/>
          </w:rPr>
          <w:t xml:space="preserve">на основании результатов которых были утверждены настоящие показания для медицинского применения </w:t>
        </w:r>
        <w:r w:rsidRPr="00C45092">
          <w:rPr>
            <w:rFonts w:cs="Times New Roman"/>
            <w:color w:val="000000" w:themeColor="text1"/>
          </w:rPr>
          <w:t>осимертиниба</w:t>
        </w:r>
        <w:r>
          <w:rPr>
            <w:bCs/>
            <w:color w:val="000000" w:themeColor="text1"/>
            <w:lang w:eastAsia="ru-RU" w:bidi="ru-RU"/>
          </w:rPr>
          <w:t>.</w:t>
        </w:r>
      </w:ins>
    </w:p>
    <w:p w14:paraId="6C5143A4" w14:textId="7C0D7D53" w:rsidR="009773A7" w:rsidRPr="00FD1C12" w:rsidRDefault="009773A7">
      <w:pPr>
        <w:widowControl w:val="0"/>
        <w:spacing w:after="0" w:line="240" w:lineRule="auto"/>
        <w:rPr>
          <w:rFonts w:eastAsia="Calibri"/>
          <w:lang w:eastAsia="ru-RU"/>
          <w:rPrChange w:id="12737" w:author="Barshadskaya, Yuliya" w:date="2024-01-14T18:53:00Z">
            <w:rPr>
              <w:b/>
              <w:szCs w:val="24"/>
            </w:rPr>
          </w:rPrChange>
        </w:rPr>
        <w:pPrChange w:id="12738" w:author="Barshadskaya, Yuliya" w:date="2024-01-14T18:53:00Z">
          <w:pPr/>
        </w:pPrChange>
      </w:pPr>
      <w:ins w:id="12739" w:author="Barshadskaya, Yuliya" w:date="2024-01-14T18:44:00Z">
        <w:r>
          <w:rPr>
            <w:rFonts w:eastAsia="Calibri"/>
            <w:lang w:eastAsia="ru-RU"/>
          </w:rPr>
          <w:t xml:space="preserve">В клинических исследованиях </w:t>
        </w:r>
      </w:ins>
      <w:ins w:id="12740" w:author="Barshadskaya, Yuliya" w:date="2024-01-14T18:46:00Z">
        <w:r>
          <w:rPr>
            <w:rFonts w:eastAsia="Calibri"/>
            <w:lang w:eastAsia="ru-RU"/>
          </w:rPr>
          <w:t>а</w:t>
        </w:r>
        <w:r w:rsidRPr="009773A7">
          <w:rPr>
            <w:rFonts w:eastAsia="Calibri"/>
            <w:lang w:eastAsia="ru-RU"/>
          </w:rPr>
          <w:t>дъювантно</w:t>
        </w:r>
        <w:r>
          <w:rPr>
            <w:rFonts w:eastAsia="Calibri"/>
            <w:lang w:eastAsia="ru-RU"/>
          </w:rPr>
          <w:t>й</w:t>
        </w:r>
        <w:r w:rsidRPr="009773A7">
          <w:rPr>
            <w:rFonts w:eastAsia="Calibri"/>
            <w:lang w:eastAsia="ru-RU"/>
          </w:rPr>
          <w:t xml:space="preserve"> </w:t>
        </w:r>
        <w:r>
          <w:rPr>
            <w:rFonts w:eastAsia="Calibri"/>
            <w:lang w:eastAsia="ru-RU"/>
          </w:rPr>
          <w:t>терапии у пациентов с</w:t>
        </w:r>
        <w:r w:rsidRPr="009773A7">
          <w:rPr>
            <w:rFonts w:eastAsia="Calibri"/>
            <w:lang w:eastAsia="ru-RU"/>
          </w:rPr>
          <w:t xml:space="preserve"> ранней стади</w:t>
        </w:r>
      </w:ins>
      <w:ins w:id="12741" w:author="Barshadskaya, Yuliya" w:date="2024-01-14T18:47:00Z">
        <w:r>
          <w:rPr>
            <w:rFonts w:eastAsia="Calibri"/>
            <w:lang w:eastAsia="ru-RU"/>
          </w:rPr>
          <w:t>ей</w:t>
        </w:r>
      </w:ins>
      <w:ins w:id="12742" w:author="Barshadskaya, Yuliya" w:date="2024-01-14T18:46:00Z">
        <w:r w:rsidRPr="009773A7">
          <w:rPr>
            <w:rFonts w:eastAsia="Calibri"/>
            <w:lang w:eastAsia="ru-RU"/>
          </w:rPr>
          <w:t xml:space="preserve"> НМРЛ</w:t>
        </w:r>
      </w:ins>
      <w:ins w:id="12743" w:author="Barshadskaya, Yuliya" w:date="2024-01-14T18:44:00Z">
        <w:r>
          <w:rPr>
            <w:rFonts w:eastAsia="Calibri"/>
            <w:lang w:eastAsia="ru-RU"/>
          </w:rPr>
          <w:t xml:space="preserve"> </w:t>
        </w:r>
      </w:ins>
      <w:ins w:id="12744" w:author="Barshadskaya, Yuliya" w:date="2024-01-14T18:51:00Z">
        <w:r w:rsidR="00FD1C12">
          <w:rPr>
            <w:rFonts w:eastAsia="Calibri"/>
            <w:lang w:eastAsia="ru-RU"/>
          </w:rPr>
          <w:t xml:space="preserve">и с метастастическим НМЛР </w:t>
        </w:r>
      </w:ins>
      <w:ins w:id="12745" w:author="Barshadskaya, Yuliya" w:date="2024-01-14T18:47:00Z">
        <w:r>
          <w:rPr>
            <w:rFonts w:eastAsia="Calibri"/>
            <w:lang w:eastAsia="ru-RU"/>
          </w:rPr>
          <w:t>осимертиниб</w:t>
        </w:r>
      </w:ins>
      <w:ins w:id="12746" w:author="Barshadskaya, Yuliya" w:date="2024-01-14T18:44:00Z">
        <w:r>
          <w:rPr>
            <w:rFonts w:eastAsia="Calibri"/>
            <w:lang w:eastAsia="ru-RU"/>
          </w:rPr>
          <w:t xml:space="preserve"> хорошо переносился в дозах </w:t>
        </w:r>
        <w:r w:rsidRPr="0067314B">
          <w:rPr>
            <w:rFonts w:eastAsia="Calibri"/>
            <w:lang w:eastAsia="ru-RU"/>
          </w:rPr>
          <w:t xml:space="preserve">до </w:t>
        </w:r>
      </w:ins>
      <w:ins w:id="12747" w:author="Barshadskaya, Yuliya" w:date="2024-01-14T18:47:00Z">
        <w:r>
          <w:rPr>
            <w:rFonts w:eastAsia="Calibri"/>
            <w:lang w:eastAsia="ru-RU"/>
          </w:rPr>
          <w:t>8</w:t>
        </w:r>
      </w:ins>
      <w:ins w:id="12748" w:author="Barshadskaya, Yuliya" w:date="2024-01-14T18:44:00Z">
        <w:r w:rsidRPr="0067314B">
          <w:rPr>
            <w:rFonts w:eastAsia="Calibri"/>
            <w:lang w:eastAsia="ru-RU"/>
          </w:rPr>
          <w:t>0 мг.</w:t>
        </w:r>
        <w:r w:rsidRPr="0067314B">
          <w:t xml:space="preserve"> </w:t>
        </w:r>
        <w:r w:rsidRPr="0067314B">
          <w:rPr>
            <w:rFonts w:eastAsia="Calibri"/>
            <w:lang w:eastAsia="ru-RU"/>
          </w:rPr>
          <w:t>При этом значимых проявлений токсичности не отмечалось.</w:t>
        </w:r>
        <w:r w:rsidR="00FD1C12">
          <w:rPr>
            <w:rFonts w:eastAsia="Calibri"/>
            <w:lang w:eastAsia="ru-RU"/>
          </w:rPr>
          <w:t xml:space="preserve"> У пациентов осимертиниб</w:t>
        </w:r>
        <w:r>
          <w:rPr>
            <w:rFonts w:eastAsia="Calibri"/>
            <w:lang w:eastAsia="ru-RU"/>
          </w:rPr>
          <w:t xml:space="preserve"> применялся в виде однократных доз до </w:t>
        </w:r>
      </w:ins>
      <w:ins w:id="12749" w:author="Barshadskaya, Yuliya" w:date="2024-01-14T18:52:00Z">
        <w:r w:rsidR="00FD1C12">
          <w:rPr>
            <w:rFonts w:eastAsia="Calibri"/>
            <w:lang w:eastAsia="ru-RU"/>
          </w:rPr>
          <w:t>8</w:t>
        </w:r>
      </w:ins>
      <w:ins w:id="12750" w:author="Barshadskaya, Yuliya" w:date="2024-01-14T18:44:00Z">
        <w:r>
          <w:rPr>
            <w:rFonts w:eastAsia="Calibri"/>
            <w:lang w:eastAsia="ru-RU"/>
          </w:rPr>
          <w:t xml:space="preserve">0 мг или многократных доз до </w:t>
        </w:r>
      </w:ins>
      <w:ins w:id="12751" w:author="Barshadskaya, Yuliya" w:date="2024-01-14T18:52:00Z">
        <w:r w:rsidR="00FD1C12">
          <w:rPr>
            <w:rFonts w:eastAsia="Calibri"/>
            <w:lang w:eastAsia="ru-RU"/>
          </w:rPr>
          <w:t>8</w:t>
        </w:r>
      </w:ins>
      <w:ins w:id="12752" w:author="Barshadskaya, Yuliya" w:date="2024-01-14T18:44:00Z">
        <w:r>
          <w:rPr>
            <w:rFonts w:eastAsia="Calibri"/>
            <w:lang w:eastAsia="ru-RU"/>
          </w:rPr>
          <w:t>0 мг. Профиль безопасности препарата был сходным при однократном и многократном дозировании.</w:t>
        </w:r>
      </w:ins>
    </w:p>
    <w:p w14:paraId="46CE95E8" w14:textId="3C539923" w:rsidR="009B6E50" w:rsidRDefault="009B6E50">
      <w:pPr>
        <w:pStyle w:val="SDText"/>
        <w:spacing w:after="0"/>
        <w:rPr>
          <w:ins w:id="12753" w:author="Barshadskaya, Yuliya" w:date="2024-01-14T18:54:00Z"/>
          <w:rFonts w:cs="Times New Roman"/>
          <w:color w:val="000000" w:themeColor="text1"/>
        </w:rPr>
        <w:pPrChange w:id="12754" w:author="Barshadskaya, Yuliya" w:date="2024-01-14T18:54:00Z">
          <w:pPr>
            <w:pStyle w:val="SDText"/>
          </w:pPr>
        </w:pPrChange>
      </w:pPr>
      <w:r w:rsidRPr="006E6534">
        <w:rPr>
          <w:rFonts w:cs="Times New Roman"/>
          <w:color w:val="000000" w:themeColor="text1"/>
          <w:rPrChange w:id="12755" w:author="N F" w:date="2023-12-05T03:08:00Z">
            <w:rPr>
              <w:rFonts w:cs="Times New Roman"/>
            </w:rPr>
          </w:rPrChange>
        </w:rPr>
        <w:t xml:space="preserve">Абсолютная биодоступность осимертиниба у человека не определена. Так как менее 19% от введенной дозы осимертиниба выводится с калом в течение первых 72 ч после перорального приема, степень всасывания осимертиниба считают высокой. У здоровых добровольцев, принимавших </w:t>
      </w:r>
      <w:r w:rsidR="007F7D52" w:rsidRPr="006E6534">
        <w:rPr>
          <w:rFonts w:cs="Times New Roman"/>
          <w:color w:val="000000" w:themeColor="text1"/>
          <w:rPrChange w:id="12756" w:author="N F" w:date="2023-12-05T03:08:00Z">
            <w:rPr>
              <w:rFonts w:cs="Times New Roman"/>
            </w:rPr>
          </w:rPrChange>
        </w:rPr>
        <w:t xml:space="preserve">осимертиниб в дозе 80 мг в лекарственной форме </w:t>
      </w:r>
      <w:r w:rsidR="00E05CEE" w:rsidRPr="006E6534">
        <w:rPr>
          <w:rFonts w:cs="Times New Roman"/>
          <w:color w:val="000000" w:themeColor="text1"/>
          <w:rPrChange w:id="12757" w:author="N F" w:date="2023-12-05T03:08:00Z">
            <w:rPr>
              <w:rFonts w:cs="Times New Roman"/>
            </w:rPr>
          </w:rPrChange>
        </w:rPr>
        <w:t>таблетки</w:t>
      </w:r>
      <w:r w:rsidRPr="006E6534">
        <w:rPr>
          <w:rFonts w:cs="Times New Roman"/>
          <w:color w:val="000000" w:themeColor="text1"/>
          <w:rPrChange w:id="12758" w:author="N F" w:date="2023-12-05T03:08:00Z">
            <w:rPr>
              <w:rFonts w:cs="Times New Roman"/>
            </w:rPr>
          </w:rPrChange>
        </w:rPr>
        <w:t>, рН желуд</w:t>
      </w:r>
      <w:r w:rsidR="00E05CEE" w:rsidRPr="006E6534">
        <w:rPr>
          <w:rFonts w:cs="Times New Roman"/>
          <w:color w:val="000000" w:themeColor="text1"/>
          <w:rPrChange w:id="12759" w:author="N F" w:date="2023-12-05T03:08:00Z">
            <w:rPr>
              <w:rFonts w:cs="Times New Roman"/>
            </w:rPr>
          </w:rPrChange>
        </w:rPr>
        <w:t>очного содержимого</w:t>
      </w:r>
      <w:r w:rsidRPr="006E6534">
        <w:rPr>
          <w:rFonts w:cs="Times New Roman"/>
          <w:color w:val="000000" w:themeColor="text1"/>
          <w:rPrChange w:id="12760" w:author="N F" w:date="2023-12-05T03:08:00Z">
            <w:rPr>
              <w:rFonts w:cs="Times New Roman"/>
            </w:rPr>
          </w:rPrChange>
        </w:rPr>
        <w:t xml:space="preserve"> повышался за счет приема омепразола в течение 5 дней. Данное изменение не влияло на всасывание осимертиниба </w:t>
      </w:r>
      <w:ins w:id="12761" w:author="Barshadskaya, Yuliya" w:date="2024-02-22T23:51:00Z">
        <w:r w:rsidR="0044154E" w:rsidRPr="0001519A">
          <w:rPr>
            <w:rFonts w:cs="Times New Roman"/>
            <w:color w:val="000000" w:themeColor="text1"/>
            <w:lang w:val="en-US"/>
          </w:rPr>
          <w:fldChar w:fldCharType="begin"/>
        </w:r>
        <w:r w:rsidR="0044154E"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44154E" w:rsidRPr="0001519A">
          <w:rPr>
            <w:rFonts w:cs="Times New Roman"/>
            <w:color w:val="000000" w:themeColor="text1"/>
            <w:lang w:val="en-US"/>
          </w:rPr>
          <w:fldChar w:fldCharType="separate"/>
        </w:r>
        <w:r w:rsidR="0044154E" w:rsidRPr="0018315E">
          <w:rPr>
            <w:rFonts w:cs="Times New Roman"/>
            <w:color w:val="000000" w:themeColor="text1"/>
          </w:rPr>
          <w:t>[</w:t>
        </w:r>
        <w:r w:rsidR="0044154E">
          <w:rPr>
            <w:rFonts w:cs="Times New Roman"/>
            <w:color w:val="000000" w:themeColor="text1"/>
          </w:rPr>
          <w:t>1</w:t>
        </w:r>
        <w:r w:rsidR="0044154E" w:rsidRPr="00DD38F1">
          <w:rPr>
            <w:rFonts w:cs="Times New Roman"/>
            <w:color w:val="000000" w:themeColor="text1"/>
          </w:rPr>
          <w:t>]</w:t>
        </w:r>
        <w:r w:rsidR="0044154E" w:rsidRPr="0001519A">
          <w:rPr>
            <w:rFonts w:cs="Times New Roman"/>
            <w:color w:val="000000" w:themeColor="text1"/>
            <w:lang w:val="en-US"/>
          </w:rPr>
          <w:fldChar w:fldCharType="end"/>
        </w:r>
      </w:ins>
      <w:del w:id="12762" w:author="Barshadskaya, Yuliya" w:date="2024-02-22T23:51:00Z">
        <w:r w:rsidRPr="006E6534" w:rsidDel="0044154E">
          <w:rPr>
            <w:rFonts w:cs="Times New Roman"/>
            <w:color w:val="000000" w:themeColor="text1"/>
            <w:rPrChange w:id="12763" w:author="N F" w:date="2023-12-05T03:08:00Z">
              <w:rPr>
                <w:rFonts w:cs="Times New Roman"/>
              </w:rPr>
            </w:rPrChange>
          </w:rPr>
          <w:fldChar w:fldCharType="begin"/>
        </w:r>
        <w:r w:rsidRPr="006E6534" w:rsidDel="0044154E">
          <w:rPr>
            <w:rFonts w:cs="Times New Roman"/>
            <w:color w:val="000000" w:themeColor="text1"/>
            <w:rPrChange w:id="12764" w:author="N F" w:date="2023-12-05T03:08:00Z">
              <w:rPr>
                <w:rFonts w:cs="Times New Roman"/>
              </w:rPr>
            </w:rPrChange>
          </w:rPr>
          <w:delInstrText xml:space="preserve"> ADDIN ZOTERO_ITEM CSL_CITATION {"citationID":"RVILUj7E","properties":{"formattedCitation":"(13)","plainCitation":"(13)","noteIndex":0},"citationItems":[{"id":161897,"uris":["http://zotero.org/groups/4735135/items/WX22NTFD"],"itemData":{"id":161897,"type":"webpage","title":"Assessment report. Tagrisso","URL":"https://www.ema.europa.eu/en/documents/assessment-report/tagrisso-epar-public-assessment-report_en.pdf","author":[{"family":"EMA","given":""}],"accessed":{"date-parts":[["2022",8,2]]},"issued":{"date-parts":[["2015"]]}}}],"schema":"https://github.com/citation-style-language/schema/raw/master/csl-citation.json"} </w:delInstrText>
        </w:r>
        <w:r w:rsidRPr="006E6534" w:rsidDel="0044154E">
          <w:rPr>
            <w:rFonts w:cs="Times New Roman"/>
            <w:color w:val="000000" w:themeColor="text1"/>
            <w:rPrChange w:id="12765" w:author="N F" w:date="2023-12-05T03:08:00Z">
              <w:rPr>
                <w:rFonts w:cs="Times New Roman"/>
              </w:rPr>
            </w:rPrChange>
          </w:rPr>
          <w:fldChar w:fldCharType="separate"/>
        </w:r>
        <w:r w:rsidRPr="006E6534" w:rsidDel="0044154E">
          <w:rPr>
            <w:rFonts w:cs="Times New Roman"/>
            <w:color w:val="000000" w:themeColor="text1"/>
            <w:rPrChange w:id="12766" w:author="N F" w:date="2023-12-05T03:08:00Z">
              <w:rPr>
                <w:rFonts w:cs="Times New Roman"/>
              </w:rPr>
            </w:rPrChange>
          </w:rPr>
          <w:delText>(13)</w:delText>
        </w:r>
        <w:r w:rsidRPr="006E6534" w:rsidDel="0044154E">
          <w:rPr>
            <w:rFonts w:cs="Times New Roman"/>
            <w:color w:val="000000" w:themeColor="text1"/>
            <w:rPrChange w:id="12767" w:author="N F" w:date="2023-12-05T03:08:00Z">
              <w:rPr>
                <w:rFonts w:cs="Times New Roman"/>
              </w:rPr>
            </w:rPrChange>
          </w:rPr>
          <w:fldChar w:fldCharType="end"/>
        </w:r>
      </w:del>
      <w:r w:rsidRPr="006E6534">
        <w:rPr>
          <w:rFonts w:cs="Times New Roman"/>
          <w:color w:val="000000" w:themeColor="text1"/>
          <w:rPrChange w:id="12768" w:author="N F" w:date="2023-12-05T03:08:00Z">
            <w:rPr>
              <w:rFonts w:cs="Times New Roman"/>
            </w:rPr>
          </w:rPrChange>
        </w:rPr>
        <w:t>. После приема в дозе 80 мг осимертиниб активно распределялся со средним V</w:t>
      </w:r>
      <w:r w:rsidRPr="006E6534">
        <w:rPr>
          <w:rFonts w:cs="Times New Roman"/>
          <w:color w:val="000000" w:themeColor="text1"/>
          <w:vertAlign w:val="subscript"/>
          <w:lang w:val="en-US"/>
          <w:rPrChange w:id="12769" w:author="N F" w:date="2023-12-05T03:08:00Z">
            <w:rPr>
              <w:rFonts w:cs="Times New Roman"/>
              <w:vertAlign w:val="subscript"/>
              <w:lang w:val="en-US"/>
            </w:rPr>
          </w:rPrChange>
        </w:rPr>
        <w:t>d</w:t>
      </w:r>
      <w:r w:rsidRPr="006E6534">
        <w:rPr>
          <w:rFonts w:cs="Times New Roman"/>
          <w:color w:val="000000" w:themeColor="text1"/>
          <w:rPrChange w:id="12770" w:author="N F" w:date="2023-12-05T03:08:00Z">
            <w:rPr>
              <w:rFonts w:cs="Times New Roman"/>
            </w:rPr>
          </w:rPrChange>
        </w:rPr>
        <w:t>/F 2495 ± 936 л. В исследовании AURA (фаза I) средний V</w:t>
      </w:r>
      <w:r w:rsidRPr="006E6534">
        <w:rPr>
          <w:rFonts w:cs="Times New Roman"/>
          <w:color w:val="000000" w:themeColor="text1"/>
          <w:vertAlign w:val="subscript"/>
          <w:lang w:val="en-US"/>
          <w:rPrChange w:id="12771" w:author="N F" w:date="2023-12-05T03:08:00Z">
            <w:rPr>
              <w:rFonts w:cs="Times New Roman"/>
              <w:vertAlign w:val="subscript"/>
              <w:lang w:val="en-US"/>
            </w:rPr>
          </w:rPrChange>
        </w:rPr>
        <w:t>d</w:t>
      </w:r>
      <w:r w:rsidRPr="006E6534">
        <w:rPr>
          <w:rFonts w:cs="Times New Roman"/>
          <w:color w:val="000000" w:themeColor="text1"/>
          <w:rPrChange w:id="12772" w:author="N F" w:date="2023-12-05T03:08:00Z">
            <w:rPr>
              <w:rFonts w:cs="Times New Roman"/>
            </w:rPr>
          </w:rPrChange>
        </w:rPr>
        <w:t>/F составил 1216 ± 604 л у пациентов после приема осимертиниба в дозе 80 мг (</w:t>
      </w:r>
      <w:r w:rsidR="00E05CEE" w:rsidRPr="006E6534">
        <w:rPr>
          <w:rFonts w:cs="Times New Roman"/>
          <w:color w:val="000000" w:themeColor="text1"/>
          <w:rPrChange w:id="12773" w:author="N F" w:date="2023-12-05T03:08:00Z">
            <w:rPr>
              <w:rFonts w:cs="Times New Roman"/>
            </w:rPr>
          </w:rPrChange>
        </w:rPr>
        <w:t xml:space="preserve">лекарственная форма </w:t>
      </w:r>
      <w:r w:rsidRPr="006E6534">
        <w:rPr>
          <w:rFonts w:cs="Times New Roman"/>
          <w:color w:val="000000" w:themeColor="text1"/>
          <w:rPrChange w:id="12774" w:author="N F" w:date="2023-12-05T03:08:00Z">
            <w:rPr>
              <w:rFonts w:cs="Times New Roman"/>
            </w:rPr>
          </w:rPrChange>
        </w:rPr>
        <w:t xml:space="preserve">таблетка). Осимертиниб обнаружили в цереброспинальной жидкости у одного из пациентов в исследовании </w:t>
      </w:r>
      <w:r w:rsidRPr="006E6534">
        <w:rPr>
          <w:rFonts w:cs="Times New Roman"/>
          <w:color w:val="000000" w:themeColor="text1"/>
          <w:lang w:val="en-US"/>
          <w:rPrChange w:id="12775" w:author="N F" w:date="2023-12-05T03:08:00Z">
            <w:rPr>
              <w:rFonts w:cs="Times New Roman"/>
              <w:lang w:val="en-US"/>
            </w:rPr>
          </w:rPrChange>
        </w:rPr>
        <w:t>AURA</w:t>
      </w:r>
      <w:r w:rsidRPr="006E6534">
        <w:rPr>
          <w:rFonts w:cs="Times New Roman"/>
          <w:color w:val="000000" w:themeColor="text1"/>
          <w:rPrChange w:id="12776" w:author="N F" w:date="2023-12-05T03:08:00Z">
            <w:rPr>
              <w:rFonts w:cs="Times New Roman"/>
            </w:rPr>
          </w:rPrChange>
        </w:rPr>
        <w:t xml:space="preserve"> 2. Концентрация осимертиниба в цереброспинальной жидкости составила 1% от концентрации в плазме крови. В исследованиях </w:t>
      </w:r>
      <w:r w:rsidRPr="006E6534">
        <w:rPr>
          <w:rFonts w:cs="Times New Roman"/>
          <w:i/>
          <w:iCs/>
          <w:color w:val="000000" w:themeColor="text1"/>
          <w:rPrChange w:id="12777" w:author="N F" w:date="2023-12-05T03:08:00Z">
            <w:rPr>
              <w:rFonts w:cs="Times New Roman"/>
              <w:i/>
              <w:iCs/>
            </w:rPr>
          </w:rPrChange>
        </w:rPr>
        <w:t>in vitro</w:t>
      </w:r>
      <w:r w:rsidRPr="006E6534">
        <w:rPr>
          <w:rFonts w:cs="Times New Roman"/>
          <w:color w:val="000000" w:themeColor="text1"/>
          <w:rPrChange w:id="12778" w:author="N F" w:date="2023-12-05T03:08:00Z">
            <w:rPr>
              <w:rFonts w:cs="Times New Roman"/>
            </w:rPr>
          </w:rPrChange>
        </w:rPr>
        <w:t xml:space="preserve"> установили, что осимертиниб метаболизируется преимущественно CYP3A4 и CYP3A5. Основным путем выведения осимертиниба у человека является ЖКТ. Экспозиция осимертиниба была пропорциональной его дозе по показателям AUC и C</w:t>
      </w:r>
      <w:r w:rsidRPr="006E6534">
        <w:rPr>
          <w:rFonts w:cs="Times New Roman"/>
          <w:color w:val="000000" w:themeColor="text1"/>
          <w:vertAlign w:val="subscript"/>
          <w:rPrChange w:id="12779" w:author="N F" w:date="2023-12-05T03:08:00Z">
            <w:rPr>
              <w:rFonts w:cs="Times New Roman"/>
              <w:vertAlign w:val="subscript"/>
            </w:rPr>
          </w:rPrChange>
        </w:rPr>
        <w:t>max</w:t>
      </w:r>
      <w:r w:rsidRPr="006E6534">
        <w:rPr>
          <w:rFonts w:cs="Times New Roman"/>
          <w:color w:val="000000" w:themeColor="text1"/>
          <w:rPrChange w:id="12780" w:author="N F" w:date="2023-12-05T03:08:00Z">
            <w:rPr>
              <w:rFonts w:cs="Times New Roman"/>
            </w:rPr>
          </w:rPrChange>
        </w:rPr>
        <w:t xml:space="preserve"> по мере увеличения дозы как при однократном, так и при многократном введении. Фармакокинетика осимертиниба у пациентов, получавших осимертиниб в дозе 160 и 240 мг, была предсказуемой с фактором линейности 0,972 после приема осимертиниба в лекарственной форме капсула и 0,901 после приема осимертиниба 80 мг в лекарственной форме таблетка даже на 22 день после начала введения </w:t>
      </w:r>
      <w:ins w:id="12781" w:author="Barshadskaya, Yuliya" w:date="2024-01-14T18:53:00Z">
        <w:r w:rsidR="00FD1C12" w:rsidRPr="0001519A">
          <w:rPr>
            <w:rFonts w:cs="Times New Roman"/>
            <w:color w:val="000000" w:themeColor="text1"/>
            <w:lang w:val="en-US"/>
          </w:rPr>
          <w:fldChar w:fldCharType="begin"/>
        </w:r>
        <w:r w:rsidR="00FD1C12"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FD1C12" w:rsidRPr="0001519A">
          <w:rPr>
            <w:rFonts w:cs="Times New Roman"/>
            <w:color w:val="000000" w:themeColor="text1"/>
            <w:lang w:val="en-US"/>
          </w:rPr>
          <w:fldChar w:fldCharType="separate"/>
        </w:r>
        <w:r w:rsidR="00FD1C12" w:rsidRPr="0018315E">
          <w:rPr>
            <w:rFonts w:cs="Times New Roman"/>
            <w:color w:val="000000" w:themeColor="text1"/>
          </w:rPr>
          <w:t>[</w:t>
        </w:r>
        <w:r w:rsidR="00FD1C12">
          <w:rPr>
            <w:rFonts w:cs="Times New Roman"/>
            <w:color w:val="000000" w:themeColor="text1"/>
          </w:rPr>
          <w:t>1</w:t>
        </w:r>
        <w:r w:rsidR="00FD1C12" w:rsidRPr="00DD38F1">
          <w:rPr>
            <w:rFonts w:cs="Times New Roman"/>
            <w:color w:val="000000" w:themeColor="text1"/>
          </w:rPr>
          <w:t>]</w:t>
        </w:r>
        <w:r w:rsidR="00FD1C12" w:rsidRPr="0001519A">
          <w:rPr>
            <w:rFonts w:cs="Times New Roman"/>
            <w:color w:val="000000" w:themeColor="text1"/>
            <w:lang w:val="en-US"/>
          </w:rPr>
          <w:fldChar w:fldCharType="end"/>
        </w:r>
      </w:ins>
      <w:del w:id="12782" w:author="Barshadskaya, Yuliya" w:date="2024-01-14T18:53:00Z">
        <w:r w:rsidRPr="006E6534" w:rsidDel="00FD1C12">
          <w:rPr>
            <w:rFonts w:cs="Times New Roman"/>
            <w:color w:val="000000" w:themeColor="text1"/>
            <w:rPrChange w:id="12783" w:author="N F" w:date="2023-12-05T03:08:00Z">
              <w:rPr>
                <w:rFonts w:cs="Times New Roman"/>
              </w:rPr>
            </w:rPrChange>
          </w:rPr>
          <w:fldChar w:fldCharType="begin"/>
        </w:r>
        <w:r w:rsidRPr="006E6534" w:rsidDel="00FD1C12">
          <w:rPr>
            <w:rFonts w:cs="Times New Roman"/>
            <w:color w:val="000000" w:themeColor="text1"/>
            <w:rPrChange w:id="12784" w:author="N F" w:date="2023-12-05T03:08:00Z">
              <w:rPr>
                <w:rFonts w:cs="Times New Roman"/>
              </w:rPr>
            </w:rPrChange>
          </w:rPr>
          <w:delInstrText xml:space="preserve"> ADDIN ZOTERO_ITEM CSL_CITATION {"citationID":"RVILUj7E","properties":{"formattedCitation":"(13)","plainCitation":"(13)","noteIndex":0},"citationItems":[{"id":161897,"uris":["http://zotero.org/groups/4735135/items/WX22NTFD"],"itemData":{"id":161897,"type":"webpage","title":"Assessment report. Tagrisso","URL":"https://www.ema.europa.eu/en/documents/assessment-report/tagrisso-epar-public-assessment-report_en.pdf","author":[{"family":"EMA","given":""}],"accessed":{"date-parts":[["2022",8,2]]},"issued":{"date-parts":[["2015"]]}}}],"schema":"https://github.com/citation-style-language/schema/raw/master/csl-citation.json"} </w:delInstrText>
        </w:r>
        <w:r w:rsidRPr="006E6534" w:rsidDel="00FD1C12">
          <w:rPr>
            <w:rFonts w:cs="Times New Roman"/>
            <w:color w:val="000000" w:themeColor="text1"/>
            <w:rPrChange w:id="12785" w:author="N F" w:date="2023-12-05T03:08:00Z">
              <w:rPr>
                <w:rFonts w:cs="Times New Roman"/>
              </w:rPr>
            </w:rPrChange>
          </w:rPr>
          <w:fldChar w:fldCharType="separate"/>
        </w:r>
        <w:r w:rsidRPr="006E6534" w:rsidDel="00FD1C12">
          <w:rPr>
            <w:rFonts w:cs="Times New Roman"/>
            <w:color w:val="000000" w:themeColor="text1"/>
            <w:rPrChange w:id="12786" w:author="N F" w:date="2023-12-05T03:08:00Z">
              <w:rPr>
                <w:rFonts w:cs="Times New Roman"/>
              </w:rPr>
            </w:rPrChange>
          </w:rPr>
          <w:delText>(13)</w:delText>
        </w:r>
        <w:r w:rsidRPr="006E6534" w:rsidDel="00FD1C12">
          <w:rPr>
            <w:rFonts w:cs="Times New Roman"/>
            <w:color w:val="000000" w:themeColor="text1"/>
            <w:rPrChange w:id="12787" w:author="N F" w:date="2023-12-05T03:08:00Z">
              <w:rPr>
                <w:rFonts w:cs="Times New Roman"/>
              </w:rPr>
            </w:rPrChange>
          </w:rPr>
          <w:fldChar w:fldCharType="end"/>
        </w:r>
      </w:del>
      <w:r w:rsidRPr="006E6534">
        <w:rPr>
          <w:rFonts w:cs="Times New Roman"/>
          <w:color w:val="000000" w:themeColor="text1"/>
          <w:rPrChange w:id="12788" w:author="N F" w:date="2023-12-05T03:08:00Z">
            <w:rPr>
              <w:rFonts w:cs="Times New Roman"/>
            </w:rPr>
          </w:rPrChange>
        </w:rPr>
        <w:t>.</w:t>
      </w:r>
    </w:p>
    <w:p w14:paraId="49C8BE25" w14:textId="29C2B9B6" w:rsidR="00FD1C12" w:rsidRPr="00FD1C12" w:rsidRDefault="00FD1C12" w:rsidP="00FD1C12">
      <w:pPr>
        <w:autoSpaceDE w:val="0"/>
        <w:autoSpaceDN w:val="0"/>
        <w:adjustRightInd w:val="0"/>
        <w:spacing w:after="0" w:line="240" w:lineRule="auto"/>
        <w:ind w:firstLine="743"/>
        <w:rPr>
          <w:ins w:id="12789" w:author="Barshadskaya, Yuliya" w:date="2024-01-14T18:54:00Z"/>
          <w:color w:val="000000"/>
          <w:lang w:eastAsia="ru-RU"/>
        </w:rPr>
      </w:pPr>
      <w:ins w:id="12790" w:author="Barshadskaya, Yuliya" w:date="2024-01-14T18:54:00Z">
        <w:r w:rsidRPr="00B83064">
          <w:rPr>
            <w:rFonts w:eastAsia="Times New Roman"/>
            <w:color w:val="000000" w:themeColor="text1"/>
            <w:lang w:eastAsia="ru-RU"/>
          </w:rPr>
          <w:lastRenderedPageBreak/>
          <w:t xml:space="preserve">Регистрационные исследования эффективности и безопасности </w:t>
        </w:r>
        <w:r>
          <w:rPr>
            <w:rFonts w:eastAsia="Times New Roman"/>
            <w:color w:val="000000" w:themeColor="text1"/>
            <w:lang w:eastAsia="ru-RU"/>
          </w:rPr>
          <w:t>эверолимуса</w:t>
        </w:r>
        <w:r w:rsidRPr="00B83064">
          <w:rPr>
            <w:rFonts w:eastAsia="Times New Roman"/>
            <w:color w:val="000000" w:themeColor="text1"/>
            <w:lang w:eastAsia="ru-RU"/>
          </w:rPr>
          <w:t xml:space="preserve"> (</w:t>
        </w:r>
        <w:r>
          <w:rPr>
            <w:rFonts w:eastAsia="Calibri"/>
            <w:color w:val="000000" w:themeColor="text1"/>
            <w:lang w:eastAsia="ru-RU"/>
          </w:rPr>
          <w:t>Тагриссо</w:t>
        </w:r>
        <w:r w:rsidRPr="00B83064">
          <w:rPr>
            <w:rFonts w:eastAsia="Times New Roman"/>
            <w:bCs/>
            <w:color w:val="000000" w:themeColor="text1"/>
            <w:vertAlign w:val="superscript"/>
            <w:lang w:eastAsia="ru-RU"/>
          </w:rPr>
          <w:t>®</w:t>
        </w:r>
        <w:r w:rsidRPr="00B83064">
          <w:rPr>
            <w:rFonts w:eastAsia="Calibri"/>
            <w:color w:val="000000" w:themeColor="text1"/>
            <w:lang w:eastAsia="ru-RU"/>
          </w:rPr>
          <w:t xml:space="preserve">) </w:t>
        </w:r>
        <w:r w:rsidRPr="00B83064">
          <w:rPr>
            <w:rFonts w:eastAsia="Times New Roman"/>
            <w:color w:val="000000" w:themeColor="text1"/>
            <w:lang w:eastAsia="ru-RU"/>
          </w:rPr>
          <w:t xml:space="preserve">были проведены у пациентов </w:t>
        </w:r>
      </w:ins>
      <w:ins w:id="12791" w:author="Barshadskaya, Yuliya" w:date="2024-01-14T18:56:00Z">
        <w:r w:rsidRPr="00C73ABD">
          <w:rPr>
            <w:rFonts w:cs="Times New Roman"/>
            <w:color w:val="000000" w:themeColor="text1"/>
          </w:rPr>
          <w:t xml:space="preserve">с ранее не леченным НМРЛ с мутацией </w:t>
        </w:r>
        <w:r w:rsidRPr="00C73ABD">
          <w:rPr>
            <w:rFonts w:cs="Times New Roman"/>
            <w:color w:val="000000" w:themeColor="text1"/>
            <w:lang w:val="en-US"/>
          </w:rPr>
          <w:t>EGFR</w:t>
        </w:r>
      </w:ins>
      <w:ins w:id="12792" w:author="Barshadskaya, Yuliya" w:date="2024-01-14T18:54:00Z">
        <w:r>
          <w:rPr>
            <w:color w:val="000000"/>
            <w:lang w:eastAsia="ru-RU"/>
          </w:rPr>
          <w:t xml:space="preserve">, </w:t>
        </w:r>
      </w:ins>
      <w:ins w:id="12793" w:author="Barshadskaya, Yuliya" w:date="2024-01-14T18:56:00Z">
        <w:r w:rsidRPr="00C73ABD">
          <w:rPr>
            <w:rFonts w:cs="Times New Roman"/>
            <w:color w:val="000000" w:themeColor="text1"/>
          </w:rPr>
          <w:t xml:space="preserve">с НМРЛ с мутацией </w:t>
        </w:r>
        <w:r w:rsidRPr="00C73ABD">
          <w:rPr>
            <w:rFonts w:cs="Times New Roman"/>
            <w:color w:val="000000" w:themeColor="text1"/>
            <w:lang w:val="en-US"/>
          </w:rPr>
          <w:t>T</w:t>
        </w:r>
        <w:r w:rsidRPr="00C73ABD">
          <w:rPr>
            <w:rFonts w:cs="Times New Roman"/>
            <w:color w:val="000000" w:themeColor="text1"/>
          </w:rPr>
          <w:t>790</w:t>
        </w:r>
        <w:r w:rsidRPr="00C73ABD">
          <w:rPr>
            <w:rFonts w:cs="Times New Roman"/>
            <w:color w:val="000000" w:themeColor="text1"/>
            <w:lang w:val="en-US"/>
          </w:rPr>
          <w:t>M</w:t>
        </w:r>
        <w:r w:rsidRPr="00C73ABD">
          <w:rPr>
            <w:rFonts w:cs="Times New Roman"/>
            <w:color w:val="000000" w:themeColor="text1"/>
          </w:rPr>
          <w:t xml:space="preserve">, с прогрессированием заболевания после терапии первой линии ингибиторами тирозинкиназы </w:t>
        </w:r>
        <w:r w:rsidRPr="00C73ABD">
          <w:rPr>
            <w:rFonts w:cs="Times New Roman"/>
            <w:color w:val="000000" w:themeColor="text1"/>
            <w:lang w:val="en-US"/>
          </w:rPr>
          <w:t>EGFR</w:t>
        </w:r>
      </w:ins>
      <w:ins w:id="12794" w:author="Barshadskaya, Yuliya" w:date="2024-01-14T18:57:00Z">
        <w:r>
          <w:rPr>
            <w:rFonts w:cs="Times New Roman"/>
            <w:color w:val="000000" w:themeColor="text1"/>
          </w:rPr>
          <w:t xml:space="preserve">, </w:t>
        </w:r>
        <w:r w:rsidRPr="00C73ABD">
          <w:rPr>
            <w:rFonts w:cs="Times New Roman"/>
            <w:color w:val="000000" w:themeColor="text1"/>
          </w:rPr>
          <w:t>при адъювантной терапии НМРЛ после хирургического лечения</w:t>
        </w:r>
        <w:r>
          <w:rPr>
            <w:rFonts w:cs="Times New Roman"/>
            <w:color w:val="000000" w:themeColor="text1"/>
          </w:rPr>
          <w:t>.</w:t>
        </w:r>
      </w:ins>
    </w:p>
    <w:p w14:paraId="1A9247BC" w14:textId="35BB7296" w:rsidR="00FD1C12" w:rsidRDefault="00FD1C12">
      <w:pPr>
        <w:pStyle w:val="SDText"/>
        <w:spacing w:after="0"/>
        <w:rPr>
          <w:ins w:id="12795" w:author="Barshadskaya, Yuliya" w:date="2024-01-14T19:00:00Z"/>
        </w:rPr>
        <w:pPrChange w:id="12796" w:author="Barshadskaya, Yuliya" w:date="2024-01-14T19:00:00Z">
          <w:pPr>
            <w:pStyle w:val="SDText"/>
          </w:pPr>
        </w:pPrChange>
      </w:pPr>
      <w:ins w:id="12797" w:author="Barshadskaya, Yuliya" w:date="2024-01-14T18:58:00Z">
        <w:r w:rsidRPr="009E4F95">
          <w:t xml:space="preserve">В </w:t>
        </w:r>
        <w:r w:rsidRPr="00DA0DA9">
          <w:t xml:space="preserve">регистрационных исследованиях </w:t>
        </w:r>
        <w:r w:rsidRPr="00DC7C85">
          <w:rPr>
            <w:rFonts w:cs="Times New Roman"/>
            <w:color w:val="000000" w:themeColor="text1"/>
          </w:rPr>
          <w:t>осимертиниба</w:t>
        </w:r>
        <w:r w:rsidRPr="00DA0DA9">
          <w:t xml:space="preserve"> приняло участие в общей сложности </w:t>
        </w:r>
        <w:r>
          <w:t>1968</w:t>
        </w:r>
        <w:r w:rsidRPr="00DA0DA9">
          <w:t xml:space="preserve"> пациентов. Из них </w:t>
        </w:r>
        <w:r>
          <w:t>556</w:t>
        </w:r>
        <w:r w:rsidRPr="00DA0DA9">
          <w:t xml:space="preserve"> пациентов получали терапию </w:t>
        </w:r>
        <w:r w:rsidRPr="00DC7C85">
          <w:rPr>
            <w:rFonts w:cs="Times New Roman"/>
            <w:color w:val="000000" w:themeColor="text1"/>
          </w:rPr>
          <w:t xml:space="preserve">с ранее не леченным НМРЛ с мутацией </w:t>
        </w:r>
        <w:r w:rsidRPr="00DC7C85">
          <w:rPr>
            <w:rFonts w:cs="Times New Roman"/>
            <w:color w:val="000000" w:themeColor="text1"/>
            <w:lang w:val="en-US"/>
          </w:rPr>
          <w:t>EGFR</w:t>
        </w:r>
        <w:r w:rsidRPr="00DA0DA9">
          <w:t xml:space="preserve">, </w:t>
        </w:r>
        <w:r>
          <w:t>319</w:t>
        </w:r>
        <w:r w:rsidRPr="00DA0DA9">
          <w:t xml:space="preserve"> пациентов по поводу </w:t>
        </w:r>
        <w:r w:rsidRPr="00DC7C85">
          <w:rPr>
            <w:rFonts w:cs="Times New Roman"/>
            <w:color w:val="000000" w:themeColor="text1"/>
          </w:rPr>
          <w:t xml:space="preserve">НМРЛ с мутацией </w:t>
        </w:r>
        <w:r w:rsidRPr="00DC7C85">
          <w:rPr>
            <w:rFonts w:cs="Times New Roman"/>
            <w:color w:val="000000" w:themeColor="text1"/>
            <w:lang w:val="en-US"/>
          </w:rPr>
          <w:t>T</w:t>
        </w:r>
        <w:r w:rsidRPr="00DC7C85">
          <w:rPr>
            <w:rFonts w:cs="Times New Roman"/>
            <w:color w:val="000000" w:themeColor="text1"/>
          </w:rPr>
          <w:t>790</w:t>
        </w:r>
        <w:r w:rsidRPr="00DC7C85">
          <w:rPr>
            <w:rFonts w:cs="Times New Roman"/>
            <w:color w:val="000000" w:themeColor="text1"/>
            <w:lang w:val="en-US"/>
          </w:rPr>
          <w:t>M</w:t>
        </w:r>
        <w:r w:rsidRPr="00DC7C85">
          <w:rPr>
            <w:rFonts w:cs="Times New Roman"/>
            <w:color w:val="000000" w:themeColor="text1"/>
          </w:rPr>
          <w:t xml:space="preserve">, с прогрессированием заболевания после терапии первой линии ингибиторами тирозинкиназы </w:t>
        </w:r>
        <w:r w:rsidRPr="00DC7C85">
          <w:rPr>
            <w:rFonts w:cs="Times New Roman"/>
            <w:color w:val="000000" w:themeColor="text1"/>
            <w:lang w:val="en-US"/>
          </w:rPr>
          <w:t>EGFR</w:t>
        </w:r>
        <w:r w:rsidRPr="00DA0DA9">
          <w:t xml:space="preserve">, </w:t>
        </w:r>
        <w:r>
          <w:t>201</w:t>
        </w:r>
        <w:r w:rsidRPr="00DA0DA9">
          <w:t xml:space="preserve"> пациент </w:t>
        </w:r>
        <w:r w:rsidRPr="00DC7C85">
          <w:rPr>
            <w:rFonts w:cs="Times New Roman"/>
            <w:color w:val="000000" w:themeColor="text1"/>
          </w:rPr>
          <w:t xml:space="preserve">с прогрессирующим НМРЛ, ранее получавших ингибиторы тирозинкиназы </w:t>
        </w:r>
        <w:r w:rsidRPr="00DC7C85">
          <w:rPr>
            <w:rFonts w:cs="Times New Roman"/>
            <w:color w:val="000000" w:themeColor="text1"/>
            <w:lang w:val="en-US"/>
          </w:rPr>
          <w:t>EGFR</w:t>
        </w:r>
        <w:r w:rsidRPr="00DC7C85">
          <w:rPr>
            <w:rFonts w:cs="Times New Roman"/>
            <w:color w:val="000000" w:themeColor="text1"/>
          </w:rPr>
          <w:t xml:space="preserve"> и/или терапию препаратами платины с подтвержденной мутацией </w:t>
        </w:r>
        <w:r w:rsidRPr="00DC7C85">
          <w:rPr>
            <w:rFonts w:cs="Times New Roman"/>
            <w:color w:val="000000" w:themeColor="text1"/>
            <w:lang w:val="en-US"/>
          </w:rPr>
          <w:t>EGFR</w:t>
        </w:r>
        <w:r w:rsidRPr="00DC7C85">
          <w:rPr>
            <w:rFonts w:cs="Times New Roman"/>
            <w:color w:val="000000" w:themeColor="text1"/>
          </w:rPr>
          <w:t xml:space="preserve"> </w:t>
        </w:r>
        <w:r w:rsidRPr="00DC7C85">
          <w:rPr>
            <w:rFonts w:cs="Times New Roman"/>
            <w:color w:val="000000" w:themeColor="text1"/>
            <w:lang w:val="en-US"/>
          </w:rPr>
          <w:t>T</w:t>
        </w:r>
        <w:r w:rsidRPr="00DC7C85">
          <w:rPr>
            <w:rFonts w:cs="Times New Roman"/>
            <w:color w:val="000000" w:themeColor="text1"/>
          </w:rPr>
          <w:t>790</w:t>
        </w:r>
        <w:r w:rsidRPr="00DC7C85">
          <w:rPr>
            <w:rFonts w:cs="Times New Roman"/>
            <w:color w:val="000000" w:themeColor="text1"/>
            <w:lang w:val="en-US"/>
          </w:rPr>
          <w:t>M</w:t>
        </w:r>
        <w:r w:rsidRPr="00DA0DA9">
          <w:t xml:space="preserve">, </w:t>
        </w:r>
        <w:r>
          <w:t>682</w:t>
        </w:r>
        <w:r w:rsidRPr="00DA0DA9">
          <w:t xml:space="preserve"> пациент</w:t>
        </w:r>
        <w:r>
          <w:t>а для оценки</w:t>
        </w:r>
        <w:r w:rsidRPr="00DA0DA9">
          <w:t xml:space="preserve"> </w:t>
        </w:r>
        <w:r w:rsidRPr="00DC7C85">
          <w:rPr>
            <w:rFonts w:cs="Times New Roman"/>
            <w:color w:val="000000" w:themeColor="text1"/>
          </w:rPr>
          <w:t>адъювантной терапии НМРЛ после хирургического лечения</w:t>
        </w:r>
        <w:r>
          <w:rPr>
            <w:rFonts w:cs="Times New Roman"/>
            <w:color w:val="000000" w:themeColor="text1"/>
          </w:rPr>
          <w:t xml:space="preserve">, а также 210 пациентов для </w:t>
        </w:r>
        <w:r w:rsidRPr="00DC7C85">
          <w:rPr>
            <w:rFonts w:cs="Times New Roman"/>
            <w:color w:val="000000" w:themeColor="text1"/>
          </w:rPr>
          <w:t>оценк</w:t>
        </w:r>
        <w:r>
          <w:rPr>
            <w:rFonts w:cs="Times New Roman"/>
            <w:color w:val="000000" w:themeColor="text1"/>
          </w:rPr>
          <w:t>и</w:t>
        </w:r>
        <w:r w:rsidRPr="00DC7C85">
          <w:rPr>
            <w:rFonts w:cs="Times New Roman"/>
            <w:color w:val="000000" w:themeColor="text1"/>
          </w:rPr>
          <w:t xml:space="preserve"> эффективности осимертиниба по показателю объективного ответа на терапию</w:t>
        </w:r>
        <w:r w:rsidRPr="00DA0DA9">
          <w:t xml:space="preserve">. Во всех исследованиях </w:t>
        </w:r>
        <w:r w:rsidRPr="00DC7C85">
          <w:rPr>
            <w:rFonts w:cs="Times New Roman"/>
            <w:color w:val="000000" w:themeColor="text1"/>
          </w:rPr>
          <w:t>осимертиниб</w:t>
        </w:r>
        <w:r w:rsidRPr="00DA0DA9">
          <w:t xml:space="preserve"> назначался в дозе </w:t>
        </w:r>
        <w:r>
          <w:t>8</w:t>
        </w:r>
        <w:r w:rsidRPr="00DA0DA9">
          <w:t>0 мг/сутки.</w:t>
        </w:r>
      </w:ins>
    </w:p>
    <w:p w14:paraId="2EAF0788" w14:textId="0869D10A" w:rsidR="0093019A" w:rsidRDefault="0093019A">
      <w:pPr>
        <w:spacing w:after="0" w:line="240" w:lineRule="auto"/>
        <w:rPr>
          <w:ins w:id="12798" w:author="Barshadskaya, Yuliya" w:date="2024-01-14T19:05:00Z"/>
        </w:rPr>
        <w:pPrChange w:id="12799" w:author="Barshadskaya, Yuliya" w:date="2024-01-14T19:02:00Z">
          <w:pPr>
            <w:pStyle w:val="SDText"/>
          </w:pPr>
        </w:pPrChange>
      </w:pPr>
      <w:ins w:id="12800" w:author="Barshadskaya, Yuliya" w:date="2024-01-14T19:00:00Z">
        <w:r w:rsidRPr="00DA0DA9">
          <w:t xml:space="preserve">В большинстве исследований первичной конечной точкой была </w:t>
        </w:r>
        <w:r w:rsidRPr="00DA0DA9">
          <w:rPr>
            <w:color w:val="000000"/>
          </w:rPr>
          <w:t xml:space="preserve">выживаемость без прогрессирования, задокументированная с использованием шкалы RECIST. </w:t>
        </w:r>
        <w:r w:rsidRPr="00DA0DA9">
          <w:rPr>
            <w:color w:val="000000"/>
            <w:shd w:val="clear" w:color="auto" w:fill="FFFFFF"/>
          </w:rPr>
          <w:t xml:space="preserve">Показано статистически значимое различие по первичной конечной точке при применении </w:t>
        </w:r>
        <w:r w:rsidRPr="00DC7C85">
          <w:rPr>
            <w:rFonts w:cs="Times New Roman"/>
            <w:color w:val="000000" w:themeColor="text1"/>
          </w:rPr>
          <w:t>осимертиниб</w:t>
        </w:r>
        <w:r>
          <w:rPr>
            <w:rFonts w:cs="Times New Roman"/>
            <w:color w:val="000000" w:themeColor="text1"/>
          </w:rPr>
          <w:t>а</w:t>
        </w:r>
        <w:r w:rsidRPr="00DA0DA9">
          <w:rPr>
            <w:color w:val="000000"/>
            <w:shd w:val="clear" w:color="auto" w:fill="FFFFFF"/>
          </w:rPr>
          <w:t xml:space="preserve"> в сравнении с </w:t>
        </w:r>
        <w:r>
          <w:rPr>
            <w:color w:val="000000"/>
            <w:shd w:val="clear" w:color="auto" w:fill="FFFFFF"/>
          </w:rPr>
          <w:t>альтернативным лечением во всех исследованиях</w:t>
        </w:r>
        <w:r w:rsidRPr="00DA0DA9">
          <w:rPr>
            <w:color w:val="000000"/>
            <w:shd w:val="clear" w:color="auto" w:fill="FFFFFF"/>
          </w:rPr>
          <w:t xml:space="preserve">. </w:t>
        </w:r>
        <w:r w:rsidRPr="00DC7C85">
          <w:rPr>
            <w:rFonts w:cs="Times New Roman"/>
            <w:color w:val="000000" w:themeColor="text1"/>
          </w:rPr>
          <w:t>Медиана выживаемости без прогрессирования заболевания была значительно выше у пациентов принимавших осимертиниб</w:t>
        </w:r>
        <w:r w:rsidRPr="00DA0DA9">
          <w:rPr>
            <w:color w:val="000000"/>
            <w:shd w:val="clear" w:color="auto" w:fill="FFFFFF"/>
          </w:rPr>
          <w:t xml:space="preserve">. Так, у пациентов с </w:t>
        </w:r>
        <w:r>
          <w:t>НМЛР без лечения</w:t>
        </w:r>
        <w:r w:rsidRPr="00DA0DA9">
          <w:t xml:space="preserve"> медиана выживаемости без прогрессирования увеличилась с</w:t>
        </w:r>
        <w:r>
          <w:t xml:space="preserve"> </w:t>
        </w:r>
        <w:r w:rsidRPr="00DC7C85">
          <w:rPr>
            <w:rFonts w:cs="Times New Roman"/>
            <w:color w:val="000000" w:themeColor="text1"/>
          </w:rPr>
          <w:t>10,2 мес</w:t>
        </w:r>
        <w:r>
          <w:rPr>
            <w:rFonts w:cs="Times New Roman"/>
            <w:color w:val="000000" w:themeColor="text1"/>
          </w:rPr>
          <w:t>яцев</w:t>
        </w:r>
        <w:r w:rsidRPr="0073240D">
          <w:t xml:space="preserve"> </w:t>
        </w:r>
        <w:r w:rsidRPr="00DA0DA9">
          <w:t>при приеме</w:t>
        </w:r>
        <w:r w:rsidRPr="0073240D">
          <w:rPr>
            <w:rFonts w:cs="Times New Roman"/>
            <w:color w:val="000000" w:themeColor="text1"/>
          </w:rPr>
          <w:t xml:space="preserve"> </w:t>
        </w:r>
        <w:r w:rsidRPr="00DC7C85">
          <w:rPr>
            <w:rFonts w:cs="Times New Roman"/>
            <w:color w:val="000000" w:themeColor="text1"/>
          </w:rPr>
          <w:t>стандартны</w:t>
        </w:r>
        <w:r>
          <w:rPr>
            <w:rFonts w:cs="Times New Roman"/>
            <w:color w:val="000000" w:themeColor="text1"/>
          </w:rPr>
          <w:t>х</w:t>
        </w:r>
        <w:r w:rsidRPr="00DC7C85">
          <w:rPr>
            <w:rFonts w:cs="Times New Roman"/>
            <w:color w:val="000000" w:themeColor="text1"/>
          </w:rPr>
          <w:t xml:space="preserve"> ингибитор</w:t>
        </w:r>
        <w:r>
          <w:rPr>
            <w:rFonts w:cs="Times New Roman"/>
            <w:color w:val="000000" w:themeColor="text1"/>
          </w:rPr>
          <w:t>ов</w:t>
        </w:r>
        <w:r w:rsidRPr="00DC7C85">
          <w:rPr>
            <w:rFonts w:cs="Times New Roman"/>
            <w:color w:val="000000" w:themeColor="text1"/>
          </w:rPr>
          <w:t xml:space="preserve"> тирозинкиназы EGFR</w:t>
        </w:r>
        <w:r>
          <w:rPr>
            <w:rFonts w:cs="Times New Roman"/>
            <w:color w:val="000000" w:themeColor="text1"/>
          </w:rPr>
          <w:t xml:space="preserve"> </w:t>
        </w:r>
        <w:r w:rsidRPr="00DA0DA9">
          <w:t xml:space="preserve">до </w:t>
        </w:r>
        <w:r>
          <w:t>18</w:t>
        </w:r>
        <w:r w:rsidRPr="00DA0DA9">
          <w:t xml:space="preserve">,9 месяцев при приеме </w:t>
        </w:r>
        <w:r w:rsidRPr="00DC7C85">
          <w:rPr>
            <w:rFonts w:cs="Times New Roman"/>
            <w:color w:val="000000" w:themeColor="text1"/>
          </w:rPr>
          <w:t>осимертиниба</w:t>
        </w:r>
        <w:r w:rsidRPr="00DA0DA9">
          <w:t xml:space="preserve">, у пациентов </w:t>
        </w:r>
        <w:r w:rsidRPr="00DC7C85">
          <w:rPr>
            <w:rFonts w:cs="Times New Roman"/>
            <w:color w:val="000000" w:themeColor="text1"/>
          </w:rPr>
          <w:t xml:space="preserve">с НМРЛ с мутацией </w:t>
        </w:r>
        <w:r w:rsidRPr="00DC7C85">
          <w:rPr>
            <w:rFonts w:cs="Times New Roman"/>
            <w:color w:val="000000" w:themeColor="text1"/>
            <w:lang w:val="en-US"/>
          </w:rPr>
          <w:t>T</w:t>
        </w:r>
        <w:r w:rsidRPr="00DC7C85">
          <w:rPr>
            <w:rFonts w:cs="Times New Roman"/>
            <w:color w:val="000000" w:themeColor="text1"/>
          </w:rPr>
          <w:t>790</w:t>
        </w:r>
        <w:r w:rsidRPr="00DC7C85">
          <w:rPr>
            <w:rFonts w:cs="Times New Roman"/>
            <w:color w:val="000000" w:themeColor="text1"/>
            <w:lang w:val="en-US"/>
          </w:rPr>
          <w:t>M</w:t>
        </w:r>
        <w:r w:rsidRPr="00DC7C85">
          <w:rPr>
            <w:rFonts w:cs="Times New Roman"/>
            <w:color w:val="000000" w:themeColor="text1"/>
          </w:rPr>
          <w:t xml:space="preserve">, с прогрессированием заболевания после терапии первой линии ингибиторами тирозинкиназы </w:t>
        </w:r>
        <w:r w:rsidRPr="00DC7C85">
          <w:rPr>
            <w:rFonts w:cs="Times New Roman"/>
            <w:color w:val="000000" w:themeColor="text1"/>
            <w:lang w:val="en-US"/>
          </w:rPr>
          <w:t>EGFR</w:t>
        </w:r>
        <w:r w:rsidRPr="00DA0DA9">
          <w:t xml:space="preserve"> медиана выживаемости без прогрессирования увеличивалась с 4,</w:t>
        </w:r>
        <w:r>
          <w:t>4</w:t>
        </w:r>
        <w:r w:rsidRPr="00DA0DA9">
          <w:t xml:space="preserve"> месяцев </w:t>
        </w:r>
        <w:r>
          <w:t xml:space="preserve">при приеме </w:t>
        </w:r>
        <w:r w:rsidRPr="00DC7C85">
          <w:rPr>
            <w:rFonts w:cs="Times New Roman"/>
            <w:color w:val="000000" w:themeColor="text1"/>
          </w:rPr>
          <w:t>платинотерапии + пеметрексед</w:t>
        </w:r>
        <w:r w:rsidRPr="00DA0DA9">
          <w:t xml:space="preserve"> до 1</w:t>
        </w:r>
        <w:r>
          <w:t>0</w:t>
        </w:r>
        <w:r w:rsidRPr="00DA0DA9">
          <w:t>,</w:t>
        </w:r>
        <w:r>
          <w:t>1</w:t>
        </w:r>
        <w:r w:rsidRPr="00DA0DA9">
          <w:t xml:space="preserve"> месяцев</w:t>
        </w:r>
        <w:r>
          <w:t xml:space="preserve"> после приема осимертиниба. Было </w:t>
        </w:r>
        <w:r>
          <w:rPr>
            <w:rFonts w:cs="Times New Roman"/>
            <w:color w:val="000000" w:themeColor="text1"/>
          </w:rPr>
          <w:t>в</w:t>
        </w:r>
        <w:r w:rsidRPr="00DC7C85">
          <w:rPr>
            <w:rFonts w:cs="Times New Roman"/>
            <w:color w:val="000000" w:themeColor="text1"/>
          </w:rPr>
          <w:t>ыявил</w:t>
        </w:r>
        <w:r>
          <w:rPr>
            <w:rFonts w:cs="Times New Roman"/>
            <w:color w:val="000000" w:themeColor="text1"/>
          </w:rPr>
          <w:t>ено</w:t>
        </w:r>
        <w:r w:rsidRPr="00DC7C85">
          <w:rPr>
            <w:rFonts w:cs="Times New Roman"/>
            <w:color w:val="000000" w:themeColor="text1"/>
          </w:rPr>
          <w:t xml:space="preserve"> преимущество осимертиниба по показателю выживаемости в стадии ремиссии в сравнении с плацебо у пациентов с адъювантной химиотерапией</w:t>
        </w:r>
        <w:r>
          <w:rPr>
            <w:rFonts w:cs="Times New Roman"/>
            <w:color w:val="000000" w:themeColor="text1"/>
          </w:rPr>
          <w:t xml:space="preserve"> у пациентов с НМЛР после хирургического лечения</w:t>
        </w:r>
        <w:r w:rsidRPr="00DC7C85">
          <w:rPr>
            <w:rFonts w:cs="Times New Roman"/>
            <w:color w:val="000000" w:themeColor="text1"/>
          </w:rPr>
          <w:t xml:space="preserve"> (отношение рисков = 0,23, 95% ДИ: 0,13–0,40) и без адъювантной химиотерапии (отношение рисков = 0,23, 95% ДИ: 0,13–0,40), независимо от стадии заболевания</w:t>
        </w:r>
        <w:r w:rsidRPr="00DA0DA9">
          <w:t>.</w:t>
        </w:r>
      </w:ins>
    </w:p>
    <w:p w14:paraId="7F4CF74B" w14:textId="443BA946" w:rsidR="009E700C" w:rsidRPr="009E700C" w:rsidRDefault="001234FD">
      <w:pPr>
        <w:spacing w:after="0" w:line="240" w:lineRule="auto"/>
        <w:rPr>
          <w:ins w:id="12801" w:author="Barshadskaya, Yuliya" w:date="2024-01-15T21:40:00Z"/>
          <w:color w:val="000000"/>
          <w:lang w:eastAsia="ru-RU"/>
        </w:rPr>
      </w:pPr>
      <w:ins w:id="12802" w:author="Barshadskaya, Yuliya" w:date="2024-01-14T19:05:00Z">
        <w:r w:rsidRPr="001B72F5">
          <w:rPr>
            <w:color w:val="000000"/>
            <w:lang w:eastAsia="ru-RU"/>
          </w:rPr>
          <w:t xml:space="preserve">К настоящему моменту доступны данные о безопасности </w:t>
        </w:r>
        <w:r>
          <w:rPr>
            <w:color w:val="000000"/>
            <w:lang w:eastAsia="ru-RU"/>
          </w:rPr>
          <w:t>осимертиниба</w:t>
        </w:r>
        <w:r w:rsidRPr="001B72F5">
          <w:rPr>
            <w:color w:val="000000"/>
            <w:lang w:eastAsia="ru-RU"/>
          </w:rPr>
          <w:t xml:space="preserve">, полученные в ходе клинических исследований </w:t>
        </w:r>
      </w:ins>
      <w:ins w:id="12803" w:author="Barshadskaya, Yuliya" w:date="2024-01-14T19:09:00Z">
        <w:r>
          <w:rPr>
            <w:color w:val="000000"/>
            <w:lang w:eastAsia="ru-RU"/>
          </w:rPr>
          <w:t>осимертиниба</w:t>
        </w:r>
      </w:ins>
      <w:ins w:id="12804" w:author="Barshadskaya, Yuliya" w:date="2024-01-14T19:05:00Z">
        <w:r w:rsidRPr="001B72F5">
          <w:rPr>
            <w:color w:val="000000"/>
            <w:lang w:eastAsia="ru-RU"/>
          </w:rPr>
          <w:t xml:space="preserve"> и в ходе постмаркетингового наблюдения.  Профиль безопасности основан на объединенных данных </w:t>
        </w:r>
      </w:ins>
      <w:ins w:id="12805" w:author="Barshadskaya, Yuliya" w:date="2024-01-15T21:39:00Z">
        <w:r w:rsidR="009E700C" w:rsidRPr="009E700C">
          <w:rPr>
            <w:color w:val="000000"/>
            <w:lang w:eastAsia="ru-RU"/>
          </w:rPr>
          <w:t>1479</w:t>
        </w:r>
      </w:ins>
      <w:ins w:id="12806" w:author="Barshadskaya, Yuliya" w:date="2024-01-14T19:05:00Z">
        <w:r w:rsidRPr="001B72F5">
          <w:rPr>
            <w:color w:val="000000"/>
            <w:lang w:eastAsia="ru-RU"/>
          </w:rPr>
          <w:t xml:space="preserve"> пациентов, получавших </w:t>
        </w:r>
      </w:ins>
      <w:ins w:id="12807" w:author="Barshadskaya, Yuliya" w:date="2024-01-14T19:09:00Z">
        <w:r>
          <w:rPr>
            <w:color w:val="000000"/>
            <w:lang w:eastAsia="ru-RU"/>
          </w:rPr>
          <w:t>о</w:t>
        </w:r>
      </w:ins>
      <w:ins w:id="12808" w:author="Barshadskaya, Yuliya" w:date="2024-01-14T19:13:00Z">
        <w:r w:rsidR="00D56703">
          <w:rPr>
            <w:color w:val="000000"/>
            <w:lang w:eastAsia="ru-RU"/>
          </w:rPr>
          <w:t>симертиниб</w:t>
        </w:r>
      </w:ins>
      <w:ins w:id="12809" w:author="Barshadskaya, Yuliya" w:date="2024-01-14T19:05:00Z">
        <w:r w:rsidRPr="001B72F5">
          <w:rPr>
            <w:color w:val="000000"/>
            <w:lang w:eastAsia="ru-RU"/>
          </w:rPr>
          <w:t xml:space="preserve"> </w:t>
        </w:r>
      </w:ins>
      <w:ins w:id="12810" w:author="Barshadskaya, Yuliya" w:date="2024-01-15T21:40:00Z">
        <w:r w:rsidR="009E700C" w:rsidRPr="009E700C">
          <w:rPr>
            <w:color w:val="000000"/>
            <w:lang w:eastAsia="ru-RU"/>
          </w:rPr>
          <w:t>трех рандомизированны</w:t>
        </w:r>
        <w:r w:rsidR="009E700C">
          <w:rPr>
            <w:color w:val="000000"/>
            <w:lang w:eastAsia="ru-RU"/>
          </w:rPr>
          <w:t>х контролируемых исследованиях (</w:t>
        </w:r>
        <w:r w:rsidR="009E700C" w:rsidRPr="009E700C">
          <w:rPr>
            <w:color w:val="000000"/>
            <w:lang w:eastAsia="ru-RU"/>
          </w:rPr>
          <w:t>ADAURA (n=337</w:t>
        </w:r>
        <w:r w:rsidR="009E700C">
          <w:rPr>
            <w:color w:val="000000"/>
            <w:lang w:eastAsia="ru-RU"/>
          </w:rPr>
          <w:t>),</w:t>
        </w:r>
        <w:r w:rsidR="009E700C" w:rsidRPr="009E700C">
          <w:rPr>
            <w:color w:val="000000"/>
            <w:lang w:eastAsia="ru-RU"/>
          </w:rPr>
          <w:t xml:space="preserve"> </w:t>
        </w:r>
        <w:r w:rsidR="009E700C" w:rsidRPr="00D56703">
          <w:rPr>
            <w:color w:val="000000"/>
            <w:lang w:eastAsia="ru-RU"/>
          </w:rPr>
          <w:t>адъювантная терапия</w:t>
        </w:r>
        <w:r w:rsidR="009E700C" w:rsidRPr="009E700C">
          <w:rPr>
            <w:color w:val="000000"/>
            <w:lang w:eastAsia="ru-RU"/>
          </w:rPr>
          <w:t>), FLAURA (n=279)</w:t>
        </w:r>
      </w:ins>
      <w:ins w:id="12811" w:author="Barshadskaya, Yuliya" w:date="2024-01-15T21:41:00Z">
        <w:r w:rsidR="009E700C">
          <w:rPr>
            <w:color w:val="000000"/>
            <w:lang w:eastAsia="ru-RU"/>
          </w:rPr>
          <w:t>,</w:t>
        </w:r>
      </w:ins>
      <w:ins w:id="12812" w:author="Barshadskaya, Yuliya" w:date="2024-01-15T21:40:00Z">
        <w:r w:rsidR="009E700C" w:rsidRPr="009E700C">
          <w:rPr>
            <w:color w:val="000000"/>
            <w:lang w:eastAsia="ru-RU"/>
          </w:rPr>
          <w:t xml:space="preserve"> </w:t>
        </w:r>
        <w:r w:rsidR="009E700C" w:rsidRPr="00D56703">
          <w:rPr>
            <w:color w:val="000000"/>
            <w:lang w:eastAsia="ru-RU"/>
          </w:rPr>
          <w:t>первая линия терапии</w:t>
        </w:r>
        <w:r w:rsidR="009E700C" w:rsidRPr="009E700C">
          <w:rPr>
            <w:color w:val="000000"/>
            <w:lang w:eastAsia="ru-RU"/>
          </w:rPr>
          <w:t xml:space="preserve"> </w:t>
        </w:r>
        <w:r w:rsidR="009E700C">
          <w:rPr>
            <w:color w:val="000000"/>
            <w:lang w:eastAsia="ru-RU"/>
          </w:rPr>
          <w:t>и AURA3</w:t>
        </w:r>
      </w:ins>
      <w:ins w:id="12813" w:author="Barshadskaya, Yuliya" w:date="2024-01-15T21:41:00Z">
        <w:r w:rsidR="009E700C">
          <w:rPr>
            <w:color w:val="000000"/>
            <w:lang w:eastAsia="ru-RU"/>
          </w:rPr>
          <w:t xml:space="preserve"> </w:t>
        </w:r>
      </w:ins>
      <w:ins w:id="12814" w:author="Barshadskaya, Yuliya" w:date="2024-01-15T21:40:00Z">
        <w:r w:rsidR="009E700C" w:rsidRPr="009E700C">
          <w:rPr>
            <w:color w:val="000000"/>
            <w:lang w:eastAsia="ru-RU"/>
          </w:rPr>
          <w:t>(n=279</w:t>
        </w:r>
      </w:ins>
      <w:ins w:id="12815" w:author="Barshadskaya, Yuliya" w:date="2024-01-15T21:41:00Z">
        <w:r w:rsidR="009E700C">
          <w:rPr>
            <w:color w:val="000000"/>
            <w:lang w:eastAsia="ru-RU"/>
          </w:rPr>
          <w:t>)</w:t>
        </w:r>
        <w:r w:rsidR="009E700C" w:rsidRPr="009E700C">
          <w:rPr>
            <w:color w:val="000000"/>
            <w:lang w:eastAsia="ru-RU"/>
          </w:rPr>
          <w:t xml:space="preserve"> </w:t>
        </w:r>
        <w:r w:rsidR="009E700C" w:rsidRPr="00D56703">
          <w:rPr>
            <w:color w:val="000000"/>
            <w:lang w:eastAsia="ru-RU"/>
          </w:rPr>
          <w:t>вторая линия</w:t>
        </w:r>
      </w:ins>
      <w:ins w:id="12816" w:author="Barshadskaya, Yuliya" w:date="2024-01-15T21:40:00Z">
        <w:r w:rsidR="009E700C">
          <w:rPr>
            <w:color w:val="000000"/>
            <w:lang w:eastAsia="ru-RU"/>
          </w:rPr>
          <w:t>)</w:t>
        </w:r>
        <w:r w:rsidR="009E700C" w:rsidRPr="009E700C">
          <w:rPr>
            <w:color w:val="000000"/>
            <w:lang w:eastAsia="ru-RU"/>
          </w:rPr>
          <w:t>, дв</w:t>
        </w:r>
        <w:r w:rsidR="009E700C">
          <w:rPr>
            <w:color w:val="000000"/>
            <w:lang w:eastAsia="ru-RU"/>
          </w:rPr>
          <w:t xml:space="preserve">а исследования с одной группой </w:t>
        </w:r>
      </w:ins>
      <w:ins w:id="12817" w:author="Barshadskaya, Yuliya" w:date="2024-01-15T21:41:00Z">
        <w:r w:rsidR="009E700C">
          <w:rPr>
            <w:color w:val="000000"/>
            <w:lang w:eastAsia="ru-RU"/>
          </w:rPr>
          <w:t>(</w:t>
        </w:r>
      </w:ins>
      <w:ins w:id="12818" w:author="Barshadskaya, Yuliya" w:date="2024-01-15T21:40:00Z">
        <w:r w:rsidR="009E700C" w:rsidRPr="009E700C">
          <w:rPr>
            <w:color w:val="000000"/>
            <w:lang w:eastAsia="ru-RU"/>
          </w:rPr>
          <w:t>AURA Ex</w:t>
        </w:r>
        <w:r w:rsidR="009E700C">
          <w:rPr>
            <w:color w:val="000000"/>
            <w:lang w:eastAsia="ru-RU"/>
          </w:rPr>
          <w:t>tension (n=201) и AURA2 (n=210))</w:t>
        </w:r>
        <w:r w:rsidR="009E700C" w:rsidRPr="009E700C">
          <w:rPr>
            <w:color w:val="000000"/>
            <w:lang w:eastAsia="ru-RU"/>
          </w:rPr>
          <w:t xml:space="preserve"> и одно исследование по подбору дозы.</w:t>
        </w:r>
      </w:ins>
      <w:ins w:id="12819" w:author="Barshadskaya, Yuliya" w:date="2024-01-15T21:42:00Z">
        <w:r w:rsidR="009E700C">
          <w:rPr>
            <w:color w:val="000000"/>
            <w:lang w:eastAsia="ru-RU"/>
          </w:rPr>
          <w:t xml:space="preserve"> </w:t>
        </w:r>
        <w:r w:rsidR="009E700C" w:rsidRPr="009E700C">
          <w:rPr>
            <w:color w:val="000000"/>
            <w:lang w:eastAsia="ru-RU"/>
          </w:rPr>
          <w:t>С</w:t>
        </w:r>
        <w:r w:rsidR="009E700C">
          <w:rPr>
            <w:color w:val="000000"/>
            <w:lang w:eastAsia="ru-RU"/>
          </w:rPr>
          <w:t xml:space="preserve">реди 1479 пациентов, получивших </w:t>
        </w:r>
        <w:r w:rsidR="009E700C" w:rsidRPr="009E700C">
          <w:rPr>
            <w:color w:val="000000"/>
            <w:lang w:eastAsia="ru-RU"/>
          </w:rPr>
          <w:t>Т</w:t>
        </w:r>
        <w:r w:rsidR="009E700C">
          <w:rPr>
            <w:color w:val="000000"/>
            <w:lang w:eastAsia="ru-RU"/>
          </w:rPr>
          <w:t>агриссо</w:t>
        </w:r>
        <w:r w:rsidR="009E700C" w:rsidRPr="009E700C">
          <w:rPr>
            <w:color w:val="000000"/>
            <w:lang w:eastAsia="ru-RU"/>
          </w:rPr>
          <w:t>, 81% подвергались воздействию в течение 6 месяцев или дольше, а 60% подвергались воздействию более одного года.</w:t>
        </w:r>
      </w:ins>
    </w:p>
    <w:p w14:paraId="5E852B7F" w14:textId="4CE0BCE2" w:rsidR="001234FD" w:rsidRPr="0093019A" w:rsidRDefault="00D56703">
      <w:pPr>
        <w:spacing w:after="0" w:line="240" w:lineRule="auto"/>
        <w:rPr>
          <w:color w:val="000000"/>
          <w:rPrChange w:id="12820" w:author="Barshadskaya, Yuliya" w:date="2024-01-14T19:02:00Z">
            <w:rPr>
              <w:rFonts w:cs="Times New Roman"/>
            </w:rPr>
          </w:rPrChange>
        </w:rPr>
        <w:pPrChange w:id="12821" w:author="Barshadskaya, Yuliya" w:date="2024-01-14T19:02:00Z">
          <w:pPr>
            <w:pStyle w:val="SDText"/>
          </w:pPr>
        </w:pPrChange>
      </w:pPr>
      <w:ins w:id="12822" w:author="Barshadskaya, Yuliya" w:date="2024-01-14T19:16:00Z">
        <w:r w:rsidRPr="00D56703">
          <w:rPr>
            <w:color w:val="000000"/>
          </w:rPr>
          <w:t xml:space="preserve">Большинство </w:t>
        </w:r>
      </w:ins>
      <w:ins w:id="12823" w:author="Barshadskaya, Yuliya" w:date="2024-01-14T19:17:00Z">
        <w:r>
          <w:rPr>
            <w:color w:val="000000"/>
          </w:rPr>
          <w:t>нежелательных явлений были</w:t>
        </w:r>
      </w:ins>
      <w:ins w:id="12824" w:author="Barshadskaya, Yuliya" w:date="2024-01-14T19:16:00Z">
        <w:r w:rsidRPr="00D56703">
          <w:rPr>
            <w:color w:val="000000"/>
          </w:rPr>
          <w:t xml:space="preserve"> 1 или 2 степени тяжести. Наиболее частыми </w:t>
        </w:r>
      </w:ins>
      <w:ins w:id="12825" w:author="Barshadskaya, Yuliya" w:date="2024-01-14T19:17:00Z">
        <w:r>
          <w:rPr>
            <w:color w:val="000000"/>
          </w:rPr>
          <w:t>нежелательными явлениями</w:t>
        </w:r>
      </w:ins>
      <w:ins w:id="12826" w:author="Barshadskaya, Yuliya" w:date="2024-01-14T19:16:00Z">
        <w:r w:rsidRPr="00D56703">
          <w:rPr>
            <w:color w:val="000000"/>
          </w:rPr>
          <w:t xml:space="preserve"> были диарея (47%), сыпь (45%), паронихия (33%), сухость кожи (32%) и стоматит (24%). </w:t>
        </w:r>
      </w:ins>
      <w:ins w:id="12827" w:author="Barshadskaya, Yuliya" w:date="2024-01-14T19:18:00Z">
        <w:r>
          <w:rPr>
            <w:color w:val="000000"/>
          </w:rPr>
          <w:t>Нежелательные явления</w:t>
        </w:r>
      </w:ins>
      <w:ins w:id="12828" w:author="Barshadskaya, Yuliya" w:date="2024-01-14T19:16:00Z">
        <w:r w:rsidRPr="00D56703">
          <w:rPr>
            <w:color w:val="000000"/>
          </w:rPr>
          <w:t xml:space="preserve"> 3 и 4 степени тяжести в этих исследованиях составляли 10% и 0,1% соответственно. У пациентов, принимавших лекарственное средство Тагриссо в дозе 80 мг/сут, снижение дозы вследствие </w:t>
        </w:r>
      </w:ins>
      <w:ins w:id="12829" w:author="Barshadskaya, Yuliya" w:date="2024-01-14T19:18:00Z">
        <w:r>
          <w:rPr>
            <w:color w:val="000000"/>
          </w:rPr>
          <w:t>нежелательных явлений</w:t>
        </w:r>
      </w:ins>
      <w:ins w:id="12830" w:author="Barshadskaya, Yuliya" w:date="2024-01-14T19:16:00Z">
        <w:r w:rsidRPr="00D56703">
          <w:rPr>
            <w:color w:val="000000"/>
          </w:rPr>
          <w:t xml:space="preserve"> потребовалось </w:t>
        </w:r>
      </w:ins>
      <w:ins w:id="12831" w:author="Barshadskaya, Yuliya" w:date="2024-01-14T19:18:00Z">
        <w:r>
          <w:rPr>
            <w:color w:val="000000"/>
          </w:rPr>
          <w:t xml:space="preserve">у </w:t>
        </w:r>
      </w:ins>
      <w:ins w:id="12832" w:author="Barshadskaya, Yuliya" w:date="2024-01-14T19:16:00Z">
        <w:r w:rsidRPr="00D56703">
          <w:rPr>
            <w:color w:val="000000"/>
          </w:rPr>
          <w:t xml:space="preserve">3,4% пациентов. Случаи отмены лекарственного средства в результате </w:t>
        </w:r>
      </w:ins>
      <w:ins w:id="12833" w:author="Barshadskaya, Yuliya" w:date="2024-01-14T19:19:00Z">
        <w:r>
          <w:rPr>
            <w:color w:val="000000"/>
          </w:rPr>
          <w:t>нежелательных явлений</w:t>
        </w:r>
      </w:ins>
      <w:ins w:id="12834" w:author="Barshadskaya, Yuliya" w:date="2024-01-14T19:16:00Z">
        <w:r w:rsidRPr="00D56703">
          <w:rPr>
            <w:color w:val="000000"/>
          </w:rPr>
          <w:t xml:space="preserve"> составили 4,8%.</w:t>
        </w:r>
      </w:ins>
    </w:p>
    <w:p w14:paraId="0398BEA6" w14:textId="1ACC1165" w:rsidR="0028487E" w:rsidRPr="009556CC" w:rsidDel="00D56703" w:rsidRDefault="0028487E" w:rsidP="00415551">
      <w:pPr>
        <w:pStyle w:val="SDText"/>
        <w:rPr>
          <w:del w:id="12835" w:author="Barshadskaya, Yuliya" w:date="2024-01-14T19:16:00Z"/>
          <w:rFonts w:cs="Times New Roman"/>
          <w:color w:val="000000" w:themeColor="text1"/>
        </w:rPr>
      </w:pPr>
      <w:del w:id="12836" w:author="Barshadskaya, Yuliya" w:date="2024-01-14T19:16:00Z">
        <w:r w:rsidRPr="004A73C2" w:rsidDel="00D56703">
          <w:rPr>
            <w:rFonts w:cs="Times New Roman"/>
            <w:color w:val="000000" w:themeColor="text1"/>
            <w:lang w:val="en-GB"/>
          </w:rPr>
          <w:lastRenderedPageBreak/>
          <w:delText>Soria</w:delText>
        </w:r>
        <w:r w:rsidRPr="009556CC" w:rsidDel="00D56703">
          <w:rPr>
            <w:rFonts w:cs="Times New Roman"/>
            <w:color w:val="000000" w:themeColor="text1"/>
          </w:rPr>
          <w:delText xml:space="preserve"> </w:delText>
        </w:r>
        <w:r w:rsidRPr="008D2D2E" w:rsidDel="00D56703">
          <w:rPr>
            <w:rFonts w:cs="Times New Roman"/>
            <w:color w:val="000000" w:themeColor="text1"/>
            <w:lang w:val="en-US"/>
          </w:rPr>
          <w:delText>et</w:delText>
        </w:r>
        <w:r w:rsidRPr="008D2D2E" w:rsidDel="00D56703">
          <w:rPr>
            <w:rFonts w:cs="Times New Roman"/>
            <w:color w:val="000000" w:themeColor="text1"/>
          </w:rPr>
          <w:delText xml:space="preserve"> </w:delText>
        </w:r>
        <w:r w:rsidRPr="00B647EB" w:rsidDel="00D56703">
          <w:rPr>
            <w:rFonts w:cs="Times New Roman"/>
            <w:color w:val="000000" w:themeColor="text1"/>
            <w:lang w:val="en-US"/>
          </w:rPr>
          <w:delText>al</w:delText>
        </w:r>
        <w:r w:rsidRPr="00B8644E" w:rsidDel="00D56703">
          <w:rPr>
            <w:rFonts w:cs="Times New Roman"/>
            <w:color w:val="000000" w:themeColor="text1"/>
          </w:rPr>
          <w:delText xml:space="preserve">. (2018) опубликовали результаты клинического двойного слепого исследования </w:delText>
        </w:r>
        <w:r w:rsidRPr="00B8644E" w:rsidDel="00D56703">
          <w:rPr>
            <w:rFonts w:cs="Times New Roman"/>
            <w:color w:val="000000" w:themeColor="text1"/>
            <w:lang w:val="en-US"/>
          </w:rPr>
          <w:delText>III</w:delText>
        </w:r>
        <w:r w:rsidRPr="005A74E6" w:rsidDel="00D56703">
          <w:rPr>
            <w:rFonts w:cs="Times New Roman"/>
            <w:color w:val="000000" w:themeColor="text1"/>
          </w:rPr>
          <w:delText xml:space="preserve"> фазы по оценке эффективности осимертиниба в качестве базисной терапии НМРЛ. </w:delText>
        </w:r>
        <w:r w:rsidR="0041751E" w:rsidRPr="007C662F" w:rsidDel="00D56703">
          <w:rPr>
            <w:rFonts w:cs="Times New Roman"/>
            <w:color w:val="000000" w:themeColor="text1"/>
          </w:rPr>
          <w:delText>О</w:delText>
        </w:r>
        <w:r w:rsidRPr="0044154E" w:rsidDel="00D56703">
          <w:rPr>
            <w:rFonts w:cs="Times New Roman"/>
            <w:color w:val="000000" w:themeColor="text1"/>
          </w:rPr>
          <w:delText xml:space="preserve">симертиниб обладал эффективностью, превышающей эффективность стандартных ингибиторов тирозинкиназы EGFR, в терапии первой линии распространенного НМРЛ с положительными мутациями EGFR, с аналогичным профилем безопасности и частотой </w:delText>
        </w:r>
        <w:r w:rsidR="00A40576" w:rsidRPr="0044154E" w:rsidDel="00D56703">
          <w:rPr>
            <w:rFonts w:cs="Times New Roman"/>
            <w:color w:val="000000" w:themeColor="text1"/>
          </w:rPr>
          <w:delText xml:space="preserve">СНЯ </w:delText>
        </w:r>
        <w:r w:rsidRPr="0044154E" w:rsidDel="00D56703">
          <w:rPr>
            <w:rFonts w:cs="Times New Roman"/>
            <w:color w:val="000000" w:themeColor="text1"/>
          </w:rPr>
          <w:delText xml:space="preserve">ниже, чем при использовании препаратов сравнения </w:delText>
        </w:r>
        <w:r w:rsidRPr="009556CC" w:rsidDel="00D56703">
          <w:rPr>
            <w:rFonts w:cs="Times New Roman"/>
            <w:color w:val="000000" w:themeColor="text1"/>
          </w:rPr>
          <w:fldChar w:fldCharType="begin"/>
        </w:r>
        <w:r w:rsidRPr="009556CC" w:rsidDel="00D56703">
          <w:rPr>
            <w:rFonts w:cs="Times New Roman"/>
            <w:color w:val="000000" w:themeColor="text1"/>
          </w:rPr>
          <w:delInstrText xml:space="preserve"> ADDIN ZOTERO_ITEM CSL_CITATION {"citationID":"pFORzE0t","properties":{"formattedCitation":"(16)","plainCi</w:delInstrText>
        </w:r>
        <w:r w:rsidRPr="008D2D2E" w:rsidDel="00D56703">
          <w:rPr>
            <w:rFonts w:cs="Times New Roman"/>
            <w:color w:val="000000" w:themeColor="text1"/>
          </w:rPr>
          <w:delInstrText>tation":"(16)","noteIndex":0},"citationItems":[{"id":161863,"uris":["http://zotero.org/groups/4735135/items/XI4JAGT3"],"itemData":{"id":161863,"type":"article-journal","container-title":"New England Journal of Medicine","DOI":"10.1056/NEJMoa1713137","ISSN":"0028-4793","issue":"2","journalAbbreviation":"N Engl J Med","note":"publisher: Massachusetts Medical Society","page":"11</w:delInstrText>
        </w:r>
        <w:r w:rsidRPr="00B647EB" w:rsidDel="00D56703">
          <w:rPr>
            <w:rFonts w:cs="Times New Roman"/>
            <w:color w:val="000000" w:themeColor="text1"/>
          </w:rPr>
          <w:delInstrText>3-125","source":"nejm.org (Atypon)","title":"Osimertinib in Untreated EGFR-Mutated Advanced Non–Small-Cell Lung Cancer","volume":"378"</w:delInstrText>
        </w:r>
        <w:r w:rsidRPr="00B8644E" w:rsidDel="00D56703">
          <w:rPr>
            <w:rFonts w:cs="Times New Roman"/>
            <w:color w:val="000000" w:themeColor="text1"/>
          </w:rPr>
          <w:delInstrText>,"author":[{"family":"Soria","given":"Jean-Charles"},{"family":"Ohe","given":"Yuichiro"},{"family":"Vansteenkiste","given":"Johan"},{"family":"Reungwetwattana","given":"Thanyanan"},{"family":"Chewaskulyong","given":"Busyamas"},{"family":"Lee","given":"Ki Hyeong"},{"family":"Dechaphunkul","given":"Arunee"},{"family":"Imamura","given":"Fumio"},{"family":"Nogami","given":"Naoyuk</w:delInstrText>
        </w:r>
        <w:r w:rsidRPr="005A74E6" w:rsidDel="00D56703">
          <w:rPr>
            <w:rFonts w:cs="Times New Roman"/>
            <w:color w:val="000000" w:themeColor="text1"/>
          </w:rPr>
          <w:delInstrText>i"},{"family":"Kurata","given":"Takayasu"},{"family":"Okamoto","given":"Isamu"},{"family":"Zhou","given":"Caicun"},{"family":"Ch</w:delInstrText>
        </w:r>
        <w:r w:rsidRPr="007C662F" w:rsidDel="00D56703">
          <w:rPr>
            <w:rFonts w:cs="Times New Roman"/>
            <w:color w:val="000000" w:themeColor="text1"/>
          </w:rPr>
          <w:delInstrText>o","given":"Byoung Chul"},{"family":"Cheng","given":"Ying"},{"family":"Cho","given":"Eun Kyung"},{"family":"Voon","given":"Pei Jye"},{"family":"Planchard","given":"David"},{"family":"Su","given":"Wu-Chou"},{"family":"Gray","given":"Jhanelle E."},{"family":</w:delInstrText>
        </w:r>
        <w:r w:rsidRPr="0044154E" w:rsidDel="00D56703">
          <w:rPr>
            <w:rFonts w:cs="Times New Roman"/>
            <w:color w:val="000000" w:themeColor="text1"/>
          </w:rPr>
          <w:delInstrText xml:space="preserve">"Lee","given":"Siow-Ming"},{"family":"Hodge","given":"Rachel"},{"family":"Marotti","given":"Marcelo"},{"family":"Rukazenkov","given":"Yuri"},{"family":"Ramalingam","given":"Suresh S."}],"issued":{"date-parts":[["2018",1,11]]}}}],"schema":"https://github.com/citation-style-language/schema/raw/master/csl-citation.json"} </w:delInstrText>
        </w:r>
        <w:r w:rsidRPr="009556CC" w:rsidDel="00D56703">
          <w:rPr>
            <w:rFonts w:cs="Times New Roman"/>
            <w:color w:val="000000" w:themeColor="text1"/>
          </w:rPr>
          <w:fldChar w:fldCharType="separate"/>
        </w:r>
        <w:r w:rsidRPr="009556CC" w:rsidDel="00D56703">
          <w:rPr>
            <w:rFonts w:cs="Times New Roman"/>
            <w:color w:val="000000" w:themeColor="text1"/>
          </w:rPr>
          <w:delText>(16)</w:delText>
        </w:r>
        <w:r w:rsidRPr="009556CC" w:rsidDel="00D56703">
          <w:rPr>
            <w:rFonts w:cs="Times New Roman"/>
            <w:color w:val="000000" w:themeColor="text1"/>
          </w:rPr>
          <w:fldChar w:fldCharType="end"/>
        </w:r>
        <w:r w:rsidRPr="004A73C2" w:rsidDel="00D56703">
          <w:rPr>
            <w:rFonts w:cs="Times New Roman"/>
            <w:color w:val="000000" w:themeColor="text1"/>
          </w:rPr>
          <w:delText>.</w:delText>
        </w:r>
      </w:del>
    </w:p>
    <w:p w14:paraId="1CEEB7E9" w14:textId="18397476" w:rsidR="00844150" w:rsidRPr="009556CC" w:rsidDel="00D56703" w:rsidRDefault="00844150" w:rsidP="00415551">
      <w:pPr>
        <w:pStyle w:val="SDText"/>
        <w:rPr>
          <w:del w:id="12837" w:author="Barshadskaya, Yuliya" w:date="2024-01-14T19:16:00Z"/>
          <w:rFonts w:cs="Times New Roman"/>
          <w:color w:val="000000" w:themeColor="text1"/>
        </w:rPr>
      </w:pPr>
      <w:del w:id="12838" w:author="Barshadskaya, Yuliya" w:date="2024-01-14T19:16:00Z">
        <w:r w:rsidRPr="008D2D2E" w:rsidDel="00D56703">
          <w:rPr>
            <w:rFonts w:cs="Times New Roman"/>
            <w:color w:val="000000" w:themeColor="text1"/>
            <w:lang w:val="en-US"/>
          </w:rPr>
          <w:delText>Mok</w:delText>
        </w:r>
        <w:r w:rsidRPr="008D2D2E" w:rsidDel="00D56703">
          <w:rPr>
            <w:rFonts w:cs="Times New Roman"/>
            <w:color w:val="000000" w:themeColor="text1"/>
          </w:rPr>
          <w:delText xml:space="preserve"> </w:delText>
        </w:r>
        <w:r w:rsidRPr="00B647EB" w:rsidDel="00D56703">
          <w:rPr>
            <w:rFonts w:cs="Times New Roman"/>
            <w:color w:val="000000" w:themeColor="text1"/>
            <w:lang w:val="en-US"/>
          </w:rPr>
          <w:delText>et</w:delText>
        </w:r>
        <w:r w:rsidRPr="00B8644E" w:rsidDel="00D56703">
          <w:rPr>
            <w:rFonts w:cs="Times New Roman"/>
            <w:color w:val="000000" w:themeColor="text1"/>
          </w:rPr>
          <w:delText xml:space="preserve"> </w:delText>
        </w:r>
        <w:r w:rsidRPr="00B8644E" w:rsidDel="00D56703">
          <w:rPr>
            <w:rFonts w:cs="Times New Roman"/>
            <w:color w:val="000000" w:themeColor="text1"/>
            <w:lang w:val="en-US"/>
          </w:rPr>
          <w:delText>al</w:delText>
        </w:r>
        <w:r w:rsidRPr="005A74E6" w:rsidDel="00D56703">
          <w:rPr>
            <w:rFonts w:cs="Times New Roman"/>
            <w:color w:val="000000" w:themeColor="text1"/>
          </w:rPr>
          <w:delText xml:space="preserve">. (2017) провели сравнительное рандомизированное </w:delText>
        </w:r>
        <w:r w:rsidR="00B36B83" w:rsidRPr="007C662F" w:rsidDel="00D56703">
          <w:rPr>
            <w:rFonts w:cs="Times New Roman"/>
            <w:color w:val="000000" w:themeColor="text1"/>
          </w:rPr>
          <w:delText>международное</w:delText>
        </w:r>
        <w:r w:rsidRPr="0044154E" w:rsidDel="00D56703">
          <w:rPr>
            <w:rFonts w:cs="Times New Roman"/>
            <w:color w:val="000000" w:themeColor="text1"/>
          </w:rPr>
          <w:delText xml:space="preserve"> открытое клиническое исследование эффективности осимертиниба </w:delText>
        </w:r>
        <w:r w:rsidRPr="0044154E" w:rsidDel="00D56703">
          <w:rPr>
            <w:rFonts w:cs="Times New Roman"/>
            <w:color w:val="000000" w:themeColor="text1"/>
            <w:lang w:val="en-US"/>
          </w:rPr>
          <w:delText>III</w:delText>
        </w:r>
        <w:r w:rsidRPr="0044154E" w:rsidDel="00D56703">
          <w:rPr>
            <w:rFonts w:cs="Times New Roman"/>
            <w:color w:val="000000" w:themeColor="text1"/>
          </w:rPr>
          <w:delText xml:space="preserve"> фазы</w:delText>
        </w:r>
        <w:r w:rsidR="00566B69" w:rsidRPr="0044154E" w:rsidDel="00D56703">
          <w:rPr>
            <w:rFonts w:cs="Times New Roman"/>
            <w:color w:val="000000" w:themeColor="text1"/>
          </w:rPr>
          <w:delText xml:space="preserve"> (</w:delText>
        </w:r>
        <w:r w:rsidR="00566B69" w:rsidRPr="0044154E" w:rsidDel="00D56703">
          <w:rPr>
            <w:rFonts w:cs="Times New Roman"/>
            <w:color w:val="000000" w:themeColor="text1"/>
            <w:lang w:val="en-US"/>
          </w:rPr>
          <w:delText>AURA</w:delText>
        </w:r>
        <w:r w:rsidR="00566B69" w:rsidRPr="0044154E" w:rsidDel="00D56703">
          <w:rPr>
            <w:rFonts w:cs="Times New Roman"/>
            <w:color w:val="000000" w:themeColor="text1"/>
          </w:rPr>
          <w:delText xml:space="preserve"> 3)</w:delText>
        </w:r>
        <w:r w:rsidRPr="0044154E" w:rsidDel="00D56703">
          <w:rPr>
            <w:rFonts w:cs="Times New Roman"/>
            <w:color w:val="000000" w:themeColor="text1"/>
          </w:rPr>
          <w:delText xml:space="preserve">. </w:delText>
        </w:r>
        <w:r w:rsidR="00F5519B" w:rsidRPr="0044154E" w:rsidDel="00D56703">
          <w:rPr>
            <w:rFonts w:cs="Times New Roman"/>
            <w:color w:val="000000" w:themeColor="text1"/>
          </w:rPr>
          <w:delText>О</w:delText>
        </w:r>
        <w:r w:rsidRPr="0044154E" w:rsidDel="00D56703">
          <w:rPr>
            <w:rFonts w:cs="Times New Roman"/>
            <w:color w:val="000000" w:themeColor="text1"/>
          </w:rPr>
          <w:delText xml:space="preserve">симертиниб был существенно эффективнее, чем терапия </w:delText>
        </w:r>
        <w:r w:rsidR="00B36B83" w:rsidRPr="0044154E" w:rsidDel="00D56703">
          <w:rPr>
            <w:rFonts w:cs="Times New Roman"/>
            <w:color w:val="000000" w:themeColor="text1"/>
          </w:rPr>
          <w:delText xml:space="preserve">препаратами </w:delText>
        </w:r>
        <w:r w:rsidRPr="0044154E" w:rsidDel="00D56703">
          <w:rPr>
            <w:rFonts w:cs="Times New Roman"/>
            <w:color w:val="000000" w:themeColor="text1"/>
          </w:rPr>
          <w:delText>платин</w:delText>
        </w:r>
        <w:r w:rsidR="00B36B83" w:rsidRPr="0044154E" w:rsidDel="00D56703">
          <w:rPr>
            <w:rFonts w:cs="Times New Roman"/>
            <w:color w:val="000000" w:themeColor="text1"/>
          </w:rPr>
          <w:delText>ы</w:delText>
        </w:r>
        <w:r w:rsidRPr="0044154E" w:rsidDel="00D56703">
          <w:rPr>
            <w:rFonts w:cs="Times New Roman"/>
            <w:color w:val="000000" w:themeColor="text1"/>
          </w:rPr>
          <w:delText xml:space="preserve"> в сочетании с пеметрекседом, у пациентов с T790M-положительным распространенным НМРЛ (включая пациентов с метастазами в центральную нервную систему), у которых заболевание прогрессировало во время терапии ингибиторами тирозинкиназы </w:delText>
        </w:r>
        <w:r w:rsidRPr="0044154E" w:rsidDel="00D56703">
          <w:rPr>
            <w:rFonts w:cs="Times New Roman"/>
            <w:color w:val="000000" w:themeColor="text1"/>
            <w:lang w:val="en-US"/>
          </w:rPr>
          <w:delText>EGFR</w:delText>
        </w:r>
        <w:r w:rsidRPr="0044154E" w:rsidDel="00D56703">
          <w:rPr>
            <w:rFonts w:cs="Times New Roman"/>
            <w:color w:val="000000" w:themeColor="text1"/>
          </w:rPr>
          <w:delText xml:space="preserve"> первой линии </w:delText>
        </w:r>
        <w:r w:rsidRPr="009556CC" w:rsidDel="00D56703">
          <w:rPr>
            <w:rFonts w:cs="Times New Roman"/>
            <w:color w:val="000000" w:themeColor="text1"/>
          </w:rPr>
          <w:fldChar w:fldCharType="begin"/>
        </w:r>
        <w:r w:rsidRPr="009556CC" w:rsidDel="00D56703">
          <w:rPr>
            <w:rFonts w:cs="Times New Roman"/>
            <w:color w:val="000000" w:themeColor="text1"/>
          </w:rPr>
          <w:delInstrText xml:space="preserve"> ADDIN ZOTERO_ITEM CSL_CITATION {"citationID":"7Jr1OLni","properties":{"formattedCitation":"(20)","plainCitation":"(20)","noteIndex":0},"citationItems":[{"id":161866,"uris":["http://zotero.org/groups/4735135/items/M5QLYTSX"],"</w:delInstrText>
        </w:r>
        <w:r w:rsidRPr="008D2D2E" w:rsidDel="00D56703">
          <w:rPr>
            <w:rFonts w:cs="Times New Roman"/>
            <w:color w:val="000000" w:themeColor="text1"/>
          </w:rPr>
          <w:delInstrText>itemData":{"id":161866,"type":"article-journal","abstract":"BACKGROUND: Osimertinib is an epidermal growth factor receptor tyrosine kinase inhibitor (EGFR-TKI) that is selective for both EGFR-TKI sensitizing and T790M resistance mutations in patients with non-small-cell lung cancer. The efficacy of osimertinib as compared with pla</w:delInstrText>
        </w:r>
        <w:r w:rsidRPr="00B647EB" w:rsidDel="00D56703">
          <w:rPr>
            <w:rFonts w:cs="Times New Roman"/>
            <w:color w:val="000000" w:themeColor="text1"/>
          </w:rPr>
          <w:delInstrText>tinum-based therapy plus pemetrexed in such patients is unknown.\nMETHODS: In this randomized, international, open-label, phase 3 trial, we assigned 419 patients with T790M-positiv</w:delInstrText>
        </w:r>
        <w:r w:rsidRPr="00B8644E" w:rsidDel="00D56703">
          <w:rPr>
            <w:rFonts w:cs="Times New Roman"/>
            <w:color w:val="000000" w:themeColor="text1"/>
          </w:rPr>
          <w:delInstrText>e advanced non-small-cell lung cancer, who had disease progression after first-line EGFR-TKI therapy, in a 2:1 ratio to receive either oral osimertinib (at a dose of 80 mg once daily) or intravenous pemetrexed (500 mg per square meter of body-surface area) plus either carboplatin (target ar</w:delInstrText>
        </w:r>
        <w:r w:rsidRPr="005A74E6" w:rsidDel="00D56703">
          <w:rPr>
            <w:rFonts w:cs="Times New Roman"/>
            <w:color w:val="000000" w:themeColor="text1"/>
          </w:rPr>
          <w:delInstrText>ea under the curve, 5 [AUC5]) or cisplatin (75 mg per square meter) every 3 weeks for up to six cycles; maintenance pemetrexed was allowed. In all the patients, disease had progressed during receipt of first-line EG</w:delInstrText>
        </w:r>
        <w:r w:rsidRPr="007C662F" w:rsidDel="00D56703">
          <w:rPr>
            <w:rFonts w:cs="Times New Roman"/>
            <w:color w:val="000000" w:themeColor="text1"/>
          </w:rPr>
          <w:delInstrText xml:space="preserve">FR-TKI therapy. The primary end point was investigator-assessed progression-free survival.\nRESULTS: The median duration of progression-free survival was significantly longer with osimertinib than with platinum therapy plus pemetrexed (10.1 months vs. 4.4 </w:delInstrText>
        </w:r>
        <w:r w:rsidRPr="0044154E" w:rsidDel="00D56703">
          <w:rPr>
            <w:rFonts w:cs="Times New Roman"/>
            <w:color w:val="000000" w:themeColor="text1"/>
          </w:rPr>
          <w:delInstrText xml:space="preserve">months; hazard ratio; 0.30; 95% confidence interval [CI], 0.23 to 0.41; P&lt;0.001). The objective response rate was significantly better with osimertinib (71%; 95% CI, 65 to 76) than with platinum therapy plus pemetrexed (31%; 95% CI, 24 to 40) (odds ratio for objective response, 5.39; 95% CI, 3.47 to 8.48; P&lt;0.001). Among 144 patients with metastases to the central nervous system (CNS), the median duration of progression-free survival was longer among patients receiving osimertinib than among those receiving platinum therapy plus pemetrexed (8.5 months vs. 4.2 months; hazard ratio, 0.32; 95% CI, 0.21 to 0.49). The proportion of patients with adverse events of grade 3 or higher was lower with osimertinib (23%) than with platinum therapy plus pemetrexed (47%).\nCONCLUSIONS: Osimertinib had significantly greater efficacy than platinum therapy plus pemetrexed in patients with T790M-positive advanced non-small-cell lung cancer (including those with CNS metastases) in whom disease had progressed during first-line EGFR-TKI therapy. (Funded by AstraZeneca; AURA3 ClinicalTrials.gov number, NCT02151981 .).","container-title":"The New England Journal of Medicine","DOI":"10.1056/NEJMoa1612674","ISSN":"1533-4406","issue":"7","journalAbbreviation":"N Engl J Med","language":"eng","note":"PMID: 27959700\nPMCID: PMC6762027","page":"629-640","source":"PubMed","title":"Osimertinib or Platinum-Pemetrexed in EGFR T790M-Positive Lung Cancer","volume":"376","author":[{"family":"Mok","given":"Tony S."},{"family":"Wu","given":"Yi-Long"},{"family":"Ahn","given":"Myung-Ju"},{"family":"Garassino","given":"Marina C."},{"family":"Kim","given":"Hye R."},{"family":"Ramalingam","given":"Suresh S."},{"family":"Shepherd","given":"Frances A."},{"family":"He","given":"Yong"},{"family":"Akamatsu","given":"Hiroaki"},{"family":"Theelen","given":"Willemijn S. M. E."},{"family":"Lee","given":"Chee K."},{"family":"Sebastian","given":"Martin"},{"family":"Templeton","given":"Alison"},{"family":"Mann","given":"Helen"},{"family":"Marotti","given":"Marcelo"},{"family":"Ghiorghiu","given":"Serban"},{"family":"Papadimitrakopoulou","given":"Vassiliki A."},{"literal":"AURA3 Investigators"}],"issued":{"date-parts":[["2017",2,16]]}}}],"schema":"https://github.com/citation-style-language/schema/raw/master/csl-citation.json"} </w:delInstrText>
        </w:r>
        <w:r w:rsidRPr="009556CC" w:rsidDel="00D56703">
          <w:rPr>
            <w:rFonts w:cs="Times New Roman"/>
            <w:color w:val="000000" w:themeColor="text1"/>
          </w:rPr>
          <w:fldChar w:fldCharType="separate"/>
        </w:r>
        <w:r w:rsidRPr="009556CC" w:rsidDel="00D56703">
          <w:rPr>
            <w:rFonts w:cs="Times New Roman"/>
            <w:color w:val="000000" w:themeColor="text1"/>
          </w:rPr>
          <w:delText>(20)</w:delText>
        </w:r>
        <w:r w:rsidRPr="009556CC" w:rsidDel="00D56703">
          <w:rPr>
            <w:rFonts w:cs="Times New Roman"/>
            <w:color w:val="000000" w:themeColor="text1"/>
          </w:rPr>
          <w:fldChar w:fldCharType="end"/>
        </w:r>
        <w:r w:rsidRPr="004A73C2" w:rsidDel="00D56703">
          <w:rPr>
            <w:rFonts w:cs="Times New Roman"/>
            <w:color w:val="000000" w:themeColor="text1"/>
          </w:rPr>
          <w:delText>.</w:delText>
        </w:r>
      </w:del>
    </w:p>
    <w:p w14:paraId="300BC3F6" w14:textId="136E80A1" w:rsidR="00E5707A" w:rsidRPr="009556CC" w:rsidDel="00D56703" w:rsidRDefault="00E5707A" w:rsidP="00415551">
      <w:pPr>
        <w:pStyle w:val="SDText"/>
        <w:rPr>
          <w:del w:id="12839" w:author="Barshadskaya, Yuliya" w:date="2024-01-14T19:16:00Z"/>
          <w:rFonts w:cs="Times New Roman"/>
          <w:color w:val="000000" w:themeColor="text1"/>
        </w:rPr>
      </w:pPr>
      <w:del w:id="12840" w:author="Barshadskaya, Yuliya" w:date="2024-01-14T19:16:00Z">
        <w:r w:rsidRPr="008D2D2E" w:rsidDel="00D56703">
          <w:rPr>
            <w:rFonts w:cs="Times New Roman"/>
            <w:color w:val="000000" w:themeColor="text1"/>
            <w:lang w:val="en-GB"/>
          </w:rPr>
          <w:delText>Wu</w:delText>
        </w:r>
        <w:r w:rsidRPr="008D2D2E" w:rsidDel="00D56703">
          <w:rPr>
            <w:rFonts w:cs="Times New Roman"/>
            <w:color w:val="000000" w:themeColor="text1"/>
          </w:rPr>
          <w:delText xml:space="preserve"> </w:delText>
        </w:r>
        <w:r w:rsidRPr="00B647EB" w:rsidDel="00D56703">
          <w:rPr>
            <w:rFonts w:cs="Times New Roman"/>
            <w:color w:val="000000" w:themeColor="text1"/>
            <w:lang w:val="en-US"/>
          </w:rPr>
          <w:delText>et</w:delText>
        </w:r>
        <w:r w:rsidRPr="00B8644E" w:rsidDel="00D56703">
          <w:rPr>
            <w:rFonts w:cs="Times New Roman"/>
            <w:color w:val="000000" w:themeColor="text1"/>
          </w:rPr>
          <w:delText xml:space="preserve"> </w:delText>
        </w:r>
        <w:r w:rsidRPr="00B8644E" w:rsidDel="00D56703">
          <w:rPr>
            <w:rFonts w:cs="Times New Roman"/>
            <w:color w:val="000000" w:themeColor="text1"/>
            <w:lang w:val="en-US"/>
          </w:rPr>
          <w:delText>al</w:delText>
        </w:r>
        <w:r w:rsidRPr="005A74E6" w:rsidDel="00D56703">
          <w:rPr>
            <w:rFonts w:cs="Times New Roman"/>
            <w:color w:val="000000" w:themeColor="text1"/>
          </w:rPr>
          <w:delText xml:space="preserve">. (2022) провели клиническое исследование </w:delText>
        </w:r>
        <w:r w:rsidRPr="007C662F" w:rsidDel="00D56703">
          <w:rPr>
            <w:rFonts w:cs="Times New Roman"/>
            <w:color w:val="000000" w:themeColor="text1"/>
            <w:lang w:val="en-US"/>
          </w:rPr>
          <w:delText>III</w:delText>
        </w:r>
        <w:r w:rsidRPr="0044154E" w:rsidDel="00D56703">
          <w:rPr>
            <w:rFonts w:cs="Times New Roman"/>
            <w:color w:val="000000" w:themeColor="text1"/>
          </w:rPr>
          <w:delText xml:space="preserve"> фазы по оценке эффективности осимертиниба при адъювантной терапии НМРЛ после хирургического лечения. Выявили преимущество осимертиниба в сравнении с плацебо у пациентов с адъювантной химиотерапией (отношение рисков = 0,23, 95%</w:delText>
        </w:r>
        <w:r w:rsidR="00E05CEE" w:rsidRPr="0044154E" w:rsidDel="00D56703">
          <w:rPr>
            <w:rFonts w:cs="Times New Roman"/>
            <w:color w:val="000000" w:themeColor="text1"/>
          </w:rPr>
          <w:delText xml:space="preserve"> доверительный интервал</w:delText>
        </w:r>
        <w:r w:rsidRPr="0044154E" w:rsidDel="00D56703">
          <w:rPr>
            <w:rFonts w:cs="Times New Roman"/>
            <w:color w:val="000000" w:themeColor="text1"/>
          </w:rPr>
          <w:delText xml:space="preserve"> </w:delText>
        </w:r>
        <w:r w:rsidR="00E05CEE" w:rsidRPr="0044154E" w:rsidDel="00D56703">
          <w:rPr>
            <w:rFonts w:cs="Times New Roman"/>
            <w:color w:val="000000" w:themeColor="text1"/>
          </w:rPr>
          <w:delText>[</w:delText>
        </w:r>
        <w:r w:rsidRPr="0044154E" w:rsidDel="00D56703">
          <w:rPr>
            <w:rFonts w:cs="Times New Roman"/>
            <w:color w:val="000000" w:themeColor="text1"/>
          </w:rPr>
          <w:delText>ДИ</w:delText>
        </w:r>
        <w:r w:rsidR="00E05CEE" w:rsidRPr="0044154E" w:rsidDel="00D56703">
          <w:rPr>
            <w:rFonts w:cs="Times New Roman"/>
            <w:color w:val="000000" w:themeColor="text1"/>
          </w:rPr>
          <w:delText>]</w:delText>
        </w:r>
        <w:r w:rsidRPr="0044154E" w:rsidDel="00D56703">
          <w:rPr>
            <w:rFonts w:cs="Times New Roman"/>
            <w:color w:val="000000" w:themeColor="text1"/>
          </w:rPr>
          <w:delText>: 0,13–0,40) и без адъювантной химиотерапии (отношение рисков = 0,23, 95% ДИ: 0,13–0,40), независимо от стадии заболевания</w:delText>
        </w:r>
        <w:r w:rsidR="0073133E" w:rsidRPr="0044154E" w:rsidDel="00D56703">
          <w:rPr>
            <w:rFonts w:cs="Times New Roman"/>
            <w:color w:val="000000" w:themeColor="text1"/>
          </w:rPr>
          <w:delText xml:space="preserve"> </w:delText>
        </w:r>
        <w:r w:rsidRPr="009556CC" w:rsidDel="00D56703">
          <w:rPr>
            <w:rFonts w:cs="Times New Roman"/>
            <w:color w:val="000000" w:themeColor="text1"/>
          </w:rPr>
          <w:fldChar w:fldCharType="begin"/>
        </w:r>
        <w:r w:rsidRPr="009556CC" w:rsidDel="00D56703">
          <w:rPr>
            <w:rFonts w:cs="Times New Roman"/>
            <w:color w:val="000000" w:themeColor="text1"/>
          </w:rPr>
          <w:delInstrText xml:space="preserve"> ADDIN ZOTERO_ITEM CSL_CITATION {"citationID":"bkUKCvpz","properties":{</w:delInstrText>
        </w:r>
        <w:r w:rsidRPr="008D2D2E" w:rsidDel="00D56703">
          <w:rPr>
            <w:rFonts w:cs="Times New Roman"/>
            <w:color w:val="000000" w:themeColor="text1"/>
          </w:rPr>
          <w:delInstrText>"formattedCitation":"(26)","plainCitation":"(26)","noteIndex":0},"citationItems":[{"id":161852,"uris":["http://zotero.org/groups/4735135/items/X2VM76BY"],"itemData":{"id":161852,"type":"article-journal","abstract":"Introduction\nAdjuvant chemotherapy is recommended in patients with resected stages II to IIIA (and sele</w:delInstrText>
        </w:r>
        <w:r w:rsidRPr="00B647EB" w:rsidDel="00D56703">
          <w:rPr>
            <w:rFonts w:cs="Times New Roman"/>
            <w:color w:val="000000" w:themeColor="text1"/>
          </w:rPr>
          <w:delInstrText xml:space="preserve">ct IB) NSCLC; however, recurrence rates are high. In the phase 3 ADAURA study (NCT02511106), osimertinib was found to have a clinically meaningful improvement in disease-free survival (DFS) in </w:delInstrText>
        </w:r>
        <w:r w:rsidRPr="00B8644E" w:rsidDel="00D56703">
          <w:rPr>
            <w:rFonts w:cs="Times New Roman"/>
            <w:color w:val="000000" w:themeColor="text1"/>
          </w:rPr>
          <w:delInstrText>patients with resected stages IB to IIIA EGFR-mutated (EGFRm) NSCLC. Here, we report prespecified and exploratory analyses of adjuvant chemotherapy use and outcomes from ADAURA.\nMethods\nPatients with resected stages IB to IIIA EGFRm NSCLC were randomized 1:1 to receive osimertinib or placebo for 3 years. Adjuvant chemotherapy before randomization was not mandatory, per physician and patient choice. DFS in the overall population (IB–IIIA), with and without adjuvant chemotherapy, was a prespecified analysis</w:delInstrText>
        </w:r>
        <w:r w:rsidRPr="005A74E6" w:rsidDel="00D56703">
          <w:rPr>
            <w:rFonts w:cs="Times New Roman"/>
            <w:color w:val="000000" w:themeColor="text1"/>
          </w:rPr>
          <w:delInstrText>. Exploratory analyses included the following: adjuvant chemotherapy use by patient age, disease stage, and geographic location; DFS by adjuvant chemotherapy use and disease stage.\nResults\nOverall, 410 of 682 patients (60%) received adjuvant chemot</w:delInstrText>
        </w:r>
        <w:r w:rsidRPr="007C662F" w:rsidDel="00D56703">
          <w:rPr>
            <w:rFonts w:cs="Times New Roman"/>
            <w:color w:val="000000" w:themeColor="text1"/>
          </w:rPr>
          <w:delInstrText>herapy (osimertinib, n = 203; placebo, n = 207) for a median duration of 4.0 cycles. Adjuvant chemotherapy use was more frequent in patients: aged less than 70 years (338 of 509; 66%) versus more than or equal to 70 years (72 of 173; 42%); with stages II t</w:delInstrText>
        </w:r>
        <w:r w:rsidRPr="0044154E" w:rsidDel="00D56703">
          <w:rPr>
            <w:rFonts w:cs="Times New Roman"/>
            <w:color w:val="000000" w:themeColor="text1"/>
          </w:rPr>
          <w:delInstrText xml:space="preserve">o IIIA (352 of 466; 76%) versus stage IB (57 of 216; 26%); and enrolled in Asia (268 of 414; 65%) versus outside of Asia (142 of 268; 53%). A DFS benefit favoring osimertinib versus placebo was observed in patients with (DFS hazard ratio = 0.16, 95% confidence interval: 0.10–0.26) and without adjuvant chemotherapy (hazard ratio = 0.23, 95% confidence interval: 0.13–0.40), regardless of disease stage.\nConclusions\nThese findings support adjuvant osimertinib as an effective treatment for patients with stages IB to IIIA EGFRm NSCLC after resection, with or without previous adjuvant chemotherapy.","container-title":"Journal of Thoracic Oncology","DOI":"10.1016/j.jtho.2021.10.014","ISSN":"1556-0864","issue":"3","journalAbbreviation":"Journal of Thoracic Oncology","language":"en","page":"423-433","source":"ScienceDirect","title":"Postoperative Chemotherapy Use and Outcomes From ADAURA: Osimertinib as Adjuvant Therapy for Resected EGFR-Mutated NSCLC","title-short":"Postoperative Chemotherapy Use and Outcomes From ADAURA","volume":"17","author":[{"family":"Wu","given":"Yi-Long"},{"family":"John","given":"Thomas"},{"family":"Grohe","given":"Christian"},{"family":"Majem","given":"Margarita"},{"family":"Goldman","given":"Jonathan W."},{"family":"Kim","given":"Sang-We"},{"family":"Kato","given":"Terufumi"},{"family":"Laktionov","given":"Konstantin"},{"family":"Vu","given":"Huu Vinh"},{"family":"Wang","given":"Zhijie"},{"family":"Lu","given":"Shun"},{"family":"Lee","given":"Kye Young"},{"family":"Akewanlop","given":"Charuwan"},{"family":"Yu","given":"Chong-Jen"},{"family":"Marinis","given":"Filippo","non-dropping-particle":"de"},{"family":"Bonanno","given":"Laura"},{"family":"Domine","given":"Manuel"},{"family":"Shepherd","given":"Frances A."},{"family":"Zeng","given":"Lingmin"},{"family":"Atasoy","given":"Ajlan"},{"family":"Herbst","given":"Roy S."},{"family":"Tsuboi","given":"Masahiro"}],"issued":{"date-parts":[["2022",3,1]]}}}],"schema":"https://github.com/citation-style-language/schema/raw/master/csl-citation.json"} </w:delInstrText>
        </w:r>
        <w:r w:rsidRPr="009556CC" w:rsidDel="00D56703">
          <w:rPr>
            <w:rFonts w:cs="Times New Roman"/>
            <w:color w:val="000000" w:themeColor="text1"/>
          </w:rPr>
          <w:fldChar w:fldCharType="separate"/>
        </w:r>
        <w:r w:rsidRPr="009556CC" w:rsidDel="00D56703">
          <w:rPr>
            <w:rFonts w:cs="Times New Roman"/>
            <w:color w:val="000000" w:themeColor="text1"/>
          </w:rPr>
          <w:delText>(26)</w:delText>
        </w:r>
        <w:r w:rsidRPr="009556CC" w:rsidDel="00D56703">
          <w:rPr>
            <w:rFonts w:cs="Times New Roman"/>
            <w:color w:val="000000" w:themeColor="text1"/>
          </w:rPr>
          <w:fldChar w:fldCharType="end"/>
        </w:r>
        <w:r w:rsidRPr="004A73C2" w:rsidDel="00D56703">
          <w:rPr>
            <w:rFonts w:cs="Times New Roman"/>
            <w:color w:val="000000" w:themeColor="text1"/>
          </w:rPr>
          <w:delText>.</w:delText>
        </w:r>
      </w:del>
    </w:p>
    <w:p w14:paraId="4E69824B" w14:textId="1A2FB960" w:rsidR="00E5707A" w:rsidRPr="009556CC" w:rsidDel="00D56703" w:rsidRDefault="00E5707A" w:rsidP="00415551">
      <w:pPr>
        <w:pStyle w:val="SDText"/>
        <w:rPr>
          <w:del w:id="12841" w:author="Barshadskaya, Yuliya" w:date="2024-01-14T19:16:00Z"/>
          <w:rFonts w:cs="Times New Roman"/>
          <w:color w:val="000000" w:themeColor="text1"/>
        </w:rPr>
      </w:pPr>
      <w:del w:id="12842" w:author="Barshadskaya, Yuliya" w:date="2024-01-14T19:16:00Z">
        <w:r w:rsidRPr="008D2D2E" w:rsidDel="00D56703">
          <w:rPr>
            <w:rFonts w:cs="Times New Roman"/>
            <w:color w:val="000000" w:themeColor="text1"/>
          </w:rPr>
          <w:delText>Эффективность и безопасность препарата Тагриссо для адъювантного лечения пациентов с НМРЛ с положительной мутацией EGFR (делеция в экзоне 19 или замена L858R), которым была проведена полная резекция опухоли с предшествующей адъювантной химиотерапией или без нее, была продемонстрирована в рандомизированном двойном слепом плацебо-контролируемом исследовании (ADAURA). В ходе исследования ADAURA выявили статистически значимое снижение риска рецидива заболевания или смерти у пациентов, получавших Тагриссо, по ср</w:delText>
        </w:r>
        <w:r w:rsidRPr="00B647EB" w:rsidDel="00D56703">
          <w:rPr>
            <w:rFonts w:cs="Times New Roman"/>
            <w:color w:val="000000" w:themeColor="text1"/>
          </w:rPr>
          <w:delText xml:space="preserve">авнению с пациентами, получавшими плацебо, в популяции пациентов со стадией II-IIIA. Аналогичные результаты наблюдались в популяции на стадии IB-IIIA </w:delText>
        </w:r>
        <w:r w:rsidRPr="009556CC" w:rsidDel="00D56703">
          <w:rPr>
            <w:rFonts w:cs="Times New Roman"/>
            <w:color w:val="000000" w:themeColor="text1"/>
          </w:rPr>
          <w:fldChar w:fldCharType="begin"/>
        </w:r>
        <w:r w:rsidRPr="009556CC" w:rsidDel="00D56703">
          <w:rPr>
            <w:rFonts w:cs="Times New Roman"/>
            <w:color w:val="000000" w:themeColor="text1"/>
          </w:rPr>
          <w:delInstrText xml:space="preserve"> ADDIN ZOTERO_ITEM CSL_CITATION {"citationID":"FuMF7udA","properties":{"formattedCitation":"(15)","plainC</w:delInstrText>
        </w:r>
        <w:r w:rsidRPr="008D2D2E" w:rsidDel="00D56703">
          <w:rPr>
            <w:rFonts w:cs="Times New Roman"/>
            <w:color w:val="000000" w:themeColor="text1"/>
          </w:rPr>
          <w:delInstrText>itation":"(15)","noteIndex":0},"citationItems":[{"id":161851,"uris":["http://zotero.org/groups/4735135/items/YBQ3M3JJ"],"itemData":{"id":161851,"type":"webpage","title":"Tagrisso. SmPC","URL":"https://www.ema.europa.eu/en/documents/product-information/tagri</w:delInstrText>
        </w:r>
        <w:r w:rsidRPr="00B647EB" w:rsidDel="00D56703">
          <w:rPr>
            <w:rFonts w:cs="Times New Roman"/>
            <w:color w:val="000000" w:themeColor="text1"/>
          </w:rPr>
          <w:delInstrText xml:space="preserve">sso-epar-product-information_en.pdf","author":[{"family":"EMA","given":""}],"accessed":{"date-parts":[["2022",8,2]]}}}],"schema":"https://github.com/citation-style-language/schema/raw/master/csl-citation.json"} </w:delInstrText>
        </w:r>
        <w:r w:rsidRPr="009556CC" w:rsidDel="00D56703">
          <w:rPr>
            <w:rFonts w:cs="Times New Roman"/>
            <w:color w:val="000000" w:themeColor="text1"/>
          </w:rPr>
          <w:fldChar w:fldCharType="separate"/>
        </w:r>
        <w:r w:rsidRPr="009556CC" w:rsidDel="00D56703">
          <w:rPr>
            <w:rFonts w:cs="Times New Roman"/>
            <w:color w:val="000000" w:themeColor="text1"/>
          </w:rPr>
          <w:delText>(15)</w:delText>
        </w:r>
        <w:r w:rsidRPr="009556CC" w:rsidDel="00D56703">
          <w:rPr>
            <w:rFonts w:cs="Times New Roman"/>
            <w:color w:val="000000" w:themeColor="text1"/>
          </w:rPr>
          <w:fldChar w:fldCharType="end"/>
        </w:r>
        <w:r w:rsidRPr="004A73C2" w:rsidDel="00D56703">
          <w:rPr>
            <w:rFonts w:cs="Times New Roman"/>
            <w:color w:val="000000" w:themeColor="text1"/>
          </w:rPr>
          <w:delText>.</w:delText>
        </w:r>
      </w:del>
    </w:p>
    <w:p w14:paraId="1F08D9E5" w14:textId="57AA36C2" w:rsidR="00E5707A" w:rsidRPr="009556CC" w:rsidDel="00D56703" w:rsidRDefault="00E5707A" w:rsidP="00415551">
      <w:pPr>
        <w:pStyle w:val="SDText"/>
        <w:rPr>
          <w:del w:id="12843" w:author="Barshadskaya, Yuliya" w:date="2024-01-14T19:16:00Z"/>
          <w:rFonts w:cs="Times New Roman"/>
          <w:color w:val="000000" w:themeColor="text1"/>
        </w:rPr>
      </w:pPr>
      <w:del w:id="12844" w:author="Barshadskaya, Yuliya" w:date="2024-01-14T19:16:00Z">
        <w:r w:rsidRPr="008D2D2E" w:rsidDel="00D56703">
          <w:rPr>
            <w:rFonts w:cs="Times New Roman"/>
            <w:color w:val="000000" w:themeColor="text1"/>
          </w:rPr>
          <w:delText xml:space="preserve">Эффективность и безопасность Тагриссо для лечения пациентов с местно-распространенным НМРЛ с положительной мутацией EGFR, </w:delText>
        </w:r>
        <w:r w:rsidR="00566B69" w:rsidRPr="00B647EB" w:rsidDel="00D56703">
          <w:rPr>
            <w:rFonts w:cs="Times New Roman"/>
            <w:color w:val="000000" w:themeColor="text1"/>
          </w:rPr>
          <w:delText>у которых</w:delText>
        </w:r>
        <w:r w:rsidRPr="00B8644E" w:rsidDel="00D56703">
          <w:rPr>
            <w:rFonts w:cs="Times New Roman"/>
            <w:color w:val="000000" w:themeColor="text1"/>
          </w:rPr>
          <w:delText xml:space="preserve"> хирурги</w:delText>
        </w:r>
        <w:r w:rsidR="00566B69" w:rsidRPr="00B8644E" w:rsidDel="00D56703">
          <w:rPr>
            <w:rFonts w:cs="Times New Roman"/>
            <w:color w:val="000000" w:themeColor="text1"/>
          </w:rPr>
          <w:delText>ческое лечение</w:delText>
        </w:r>
        <w:r w:rsidRPr="005A74E6" w:rsidDel="00D56703">
          <w:rPr>
            <w:rFonts w:cs="Times New Roman"/>
            <w:color w:val="000000" w:themeColor="text1"/>
          </w:rPr>
          <w:delText xml:space="preserve"> или лучев</w:delText>
        </w:r>
        <w:r w:rsidR="00566B69" w:rsidRPr="007C662F" w:rsidDel="00D56703">
          <w:rPr>
            <w:rFonts w:cs="Times New Roman"/>
            <w:color w:val="000000" w:themeColor="text1"/>
          </w:rPr>
          <w:delText>ая</w:delText>
        </w:r>
        <w:r w:rsidRPr="0044154E" w:rsidDel="00D56703">
          <w:rPr>
            <w:rFonts w:cs="Times New Roman"/>
            <w:color w:val="000000" w:themeColor="text1"/>
          </w:rPr>
          <w:delText xml:space="preserve"> терапи</w:delText>
        </w:r>
        <w:r w:rsidR="00566B69" w:rsidRPr="0044154E" w:rsidDel="00D56703">
          <w:rPr>
            <w:rFonts w:cs="Times New Roman"/>
            <w:color w:val="000000" w:themeColor="text1"/>
          </w:rPr>
          <w:delText xml:space="preserve">я не </w:delText>
        </w:r>
        <w:r w:rsidR="00762BF2" w:rsidRPr="0044154E" w:rsidDel="00D56703">
          <w:rPr>
            <w:rFonts w:cs="Times New Roman"/>
            <w:color w:val="000000" w:themeColor="text1"/>
          </w:rPr>
          <w:delText>были результативны</w:delText>
        </w:r>
        <w:r w:rsidRPr="0044154E" w:rsidDel="00D56703">
          <w:rPr>
            <w:rFonts w:cs="Times New Roman"/>
            <w:color w:val="000000" w:themeColor="text1"/>
          </w:rPr>
          <w:delText>, или с метастатическим НМРЛ, которые ранее не получали системного лечения по поводу распространенного заболевания, изучили в рандомизированном двойном слепом исследовании с активным контролем (FLAURA). При окончательном анализе общей выживаемости обнаружили статистически значимое улучшение с отношением риска = 0,799 (95,05% ДИ: 0,641, 0,997) и клинически значимое более длительное среднее время выживания у пациентов, рандомизированных в группу Тагриссо, по сравнению с препаратом сравнения</w:delText>
        </w:r>
        <w:r w:rsidR="006060FB" w:rsidRPr="0044154E" w:rsidDel="00D56703">
          <w:rPr>
            <w:rFonts w:cs="Times New Roman"/>
            <w:color w:val="000000" w:themeColor="text1"/>
          </w:rPr>
          <w:delText xml:space="preserve"> (эрлотиниб/гефитиниб)</w:delText>
        </w:r>
        <w:r w:rsidRPr="0044154E" w:rsidDel="00D56703">
          <w:rPr>
            <w:rFonts w:cs="Times New Roman"/>
            <w:color w:val="000000" w:themeColor="text1"/>
          </w:rPr>
          <w:delText>. Через 12, 18, 24 и 36 мес. большая часть пациентов, получавших Тагриссо, выжили (89%, 81%, 74% и 54% соответственно) по сравнению с пациентами, получавшими препарат сравнения (83%, 71%, 59% и 44% соответственно).</w:delText>
        </w:r>
        <w:r w:rsidR="008C6419" w:rsidRPr="0044154E" w:rsidDel="00D56703">
          <w:rPr>
            <w:rFonts w:cs="Times New Roman"/>
            <w:color w:val="000000" w:themeColor="text1"/>
          </w:rPr>
          <w:delText xml:space="preserve"> </w:delText>
        </w:r>
        <w:r w:rsidRPr="0044154E" w:rsidDel="00D56703">
          <w:rPr>
            <w:rFonts w:cs="Times New Roman"/>
            <w:color w:val="000000" w:themeColor="text1"/>
          </w:rPr>
          <w:delText xml:space="preserve">В исследовании </w:delText>
        </w:r>
        <w:r w:rsidRPr="0044154E" w:rsidDel="00D56703">
          <w:rPr>
            <w:rFonts w:cs="Times New Roman"/>
            <w:color w:val="000000" w:themeColor="text1"/>
            <w:lang w:val="en-US"/>
          </w:rPr>
          <w:delText>AURA</w:delText>
        </w:r>
        <w:r w:rsidRPr="0044154E" w:rsidDel="00D56703">
          <w:rPr>
            <w:rFonts w:cs="Times New Roman"/>
            <w:color w:val="000000" w:themeColor="text1"/>
          </w:rPr>
          <w:delText xml:space="preserve"> 3 получили сопоставимые данные об эффективности Тагриссо в качестве лекарственного средства, предупреждающего образование метастазов в центральной нервной системе </w:delText>
        </w:r>
        <w:r w:rsidRPr="009556CC" w:rsidDel="00D56703">
          <w:rPr>
            <w:rFonts w:cs="Times New Roman"/>
            <w:color w:val="000000" w:themeColor="text1"/>
          </w:rPr>
          <w:fldChar w:fldCharType="begin"/>
        </w:r>
        <w:r w:rsidRPr="009556CC" w:rsidDel="00D56703">
          <w:rPr>
            <w:rFonts w:cs="Times New Roman"/>
            <w:color w:val="000000" w:themeColor="text1"/>
          </w:rPr>
          <w:delInstrText xml:space="preserve"> ADDIN ZOTERO_ITEM CSL_CITATION {"citationID":"FuMF7udA","properties":{"formattedCitation":"(15)","plainCitation":"(15)","noteIndex":0},"citationItems":[{"id":161851,"uris</w:delInstrText>
        </w:r>
        <w:r w:rsidRPr="008D2D2E" w:rsidDel="00D56703">
          <w:rPr>
            <w:rFonts w:cs="Times New Roman"/>
            <w:color w:val="000000" w:themeColor="text1"/>
          </w:rPr>
          <w:delInstrText xml:space="preserve">":["http://zotero.org/groups/4735135/items/YBQ3M3JJ"],"itemData":{"id":161851,"type":"webpage","title":"Tagrisso. SmPC","URL":"https://www.ema.europa.eu/en/documents/product-information/tagrisso-epar-product-information_en.pdf","author":[{"family":"EMA","given":""}],"accessed":{"date-parts":[["2022",8,2]]}}}],"schema":"https://github.com/citation-style-language/schema/raw/master/csl-citation.json"} </w:delInstrText>
        </w:r>
        <w:r w:rsidRPr="009556CC" w:rsidDel="00D56703">
          <w:rPr>
            <w:rFonts w:cs="Times New Roman"/>
            <w:color w:val="000000" w:themeColor="text1"/>
          </w:rPr>
          <w:fldChar w:fldCharType="separate"/>
        </w:r>
        <w:r w:rsidRPr="009556CC" w:rsidDel="00D56703">
          <w:rPr>
            <w:rFonts w:cs="Times New Roman"/>
            <w:color w:val="000000" w:themeColor="text1"/>
          </w:rPr>
          <w:delText>(15)</w:delText>
        </w:r>
        <w:r w:rsidRPr="009556CC" w:rsidDel="00D56703">
          <w:rPr>
            <w:rFonts w:cs="Times New Roman"/>
            <w:color w:val="000000" w:themeColor="text1"/>
          </w:rPr>
          <w:fldChar w:fldCharType="end"/>
        </w:r>
        <w:r w:rsidRPr="004A73C2" w:rsidDel="00D56703">
          <w:rPr>
            <w:rFonts w:cs="Times New Roman"/>
            <w:color w:val="000000" w:themeColor="text1"/>
          </w:rPr>
          <w:delText>.</w:delText>
        </w:r>
      </w:del>
    </w:p>
    <w:p w14:paraId="59D3DBA9" w14:textId="44607238" w:rsidR="008A52EA" w:rsidRPr="009556CC" w:rsidDel="00D56703" w:rsidRDefault="009D0212" w:rsidP="00415551">
      <w:pPr>
        <w:pStyle w:val="SDText"/>
        <w:rPr>
          <w:del w:id="12845" w:author="Barshadskaya, Yuliya" w:date="2024-01-14T19:16:00Z"/>
          <w:rFonts w:cs="Times New Roman"/>
          <w:color w:val="000000" w:themeColor="text1"/>
        </w:rPr>
      </w:pPr>
      <w:del w:id="12846" w:author="Barshadskaya, Yuliya" w:date="2024-01-14T19:16:00Z">
        <w:r w:rsidRPr="008D2D2E" w:rsidDel="00D56703">
          <w:rPr>
            <w:rFonts w:cs="Times New Roman"/>
            <w:color w:val="000000" w:themeColor="text1"/>
          </w:rPr>
          <w:delText xml:space="preserve">Безопасность лекарственного средства, содержащего осимертиниб – Тагриссо – оценивали </w:delText>
        </w:r>
        <w:r w:rsidR="005C21D7" w:rsidRPr="00B647EB" w:rsidDel="00D56703">
          <w:rPr>
            <w:rFonts w:cs="Times New Roman"/>
            <w:color w:val="000000" w:themeColor="text1"/>
          </w:rPr>
          <w:delText>в</w:delText>
        </w:r>
        <w:r w:rsidR="000A568C" w:rsidRPr="00B8644E" w:rsidDel="00D56703">
          <w:rPr>
            <w:rFonts w:cs="Times New Roman"/>
            <w:color w:val="000000" w:themeColor="text1"/>
          </w:rPr>
          <w:delText xml:space="preserve">о всех описанных </w:delText>
        </w:r>
        <w:r w:rsidR="008A1A6C" w:rsidRPr="00B8644E" w:rsidDel="00D56703">
          <w:rPr>
            <w:rFonts w:cs="Times New Roman"/>
            <w:color w:val="000000" w:themeColor="text1"/>
          </w:rPr>
          <w:delText xml:space="preserve">исследованиях эффективности. Профиль нежелательных явлений подробно описан в Разделе </w:delText>
        </w:r>
        <w:r w:rsidR="008A1A6C" w:rsidRPr="009556CC" w:rsidDel="00D56703">
          <w:rPr>
            <w:rFonts w:cs="Times New Roman"/>
            <w:color w:val="000000" w:themeColor="text1"/>
          </w:rPr>
          <w:fldChar w:fldCharType="begin"/>
        </w:r>
        <w:r w:rsidR="008A1A6C" w:rsidRPr="009556CC" w:rsidDel="00D56703">
          <w:rPr>
            <w:rFonts w:cs="Times New Roman"/>
            <w:color w:val="000000" w:themeColor="text1"/>
          </w:rPr>
          <w:delInstrText xml:space="preserve"> REF _Ref115393147 \r \h </w:delInstrText>
        </w:r>
        <w:r w:rsidR="00415551" w:rsidRPr="008D2D2E" w:rsidDel="00D56703">
          <w:rPr>
            <w:rFonts w:cs="Times New Roman"/>
            <w:color w:val="000000" w:themeColor="text1"/>
          </w:rPr>
          <w:delInstrText xml:space="preserve"> \* MERGEFORMAT </w:delInstrText>
        </w:r>
        <w:r w:rsidR="008A1A6C" w:rsidRPr="009556CC" w:rsidDel="00D56703">
          <w:rPr>
            <w:rFonts w:cs="Times New Roman"/>
            <w:color w:val="000000" w:themeColor="text1"/>
          </w:rPr>
        </w:r>
        <w:r w:rsidR="008A1A6C" w:rsidRPr="009556CC" w:rsidDel="00D56703">
          <w:rPr>
            <w:rFonts w:cs="Times New Roman"/>
            <w:color w:val="000000" w:themeColor="text1"/>
          </w:rPr>
          <w:fldChar w:fldCharType="separate"/>
        </w:r>
        <w:r w:rsidR="004C4CE2" w:rsidRPr="009556CC" w:rsidDel="00D56703">
          <w:rPr>
            <w:rFonts w:cs="Times New Roman"/>
            <w:color w:val="000000" w:themeColor="text1"/>
          </w:rPr>
          <w:delText>5</w:delText>
        </w:r>
        <w:r w:rsidR="008A1A6C" w:rsidRPr="009556CC" w:rsidDel="00D56703">
          <w:rPr>
            <w:rFonts w:cs="Times New Roman"/>
            <w:color w:val="000000" w:themeColor="text1"/>
          </w:rPr>
          <w:fldChar w:fldCharType="end"/>
        </w:r>
        <w:r w:rsidR="008A1A6C" w:rsidRPr="004A73C2" w:rsidDel="00D56703">
          <w:rPr>
            <w:rFonts w:cs="Times New Roman"/>
            <w:color w:val="000000" w:themeColor="text1"/>
          </w:rPr>
          <w:delText>.</w:delText>
        </w:r>
      </w:del>
    </w:p>
    <w:p w14:paraId="279E3669" w14:textId="5953CBE6" w:rsidR="008E55BE" w:rsidRPr="006E6534" w:rsidRDefault="00AB315F">
      <w:pPr>
        <w:pStyle w:val="2"/>
        <w:numPr>
          <w:ilvl w:val="0"/>
          <w:numId w:val="0"/>
        </w:numPr>
        <w:spacing w:line="240" w:lineRule="auto"/>
        <w:rPr>
          <w:rFonts w:cs="Times New Roman"/>
          <w:sz w:val="24"/>
          <w:szCs w:val="24"/>
          <w:rPrChange w:id="12847" w:author="N F" w:date="2023-12-05T03:08:00Z">
            <w:rPr/>
          </w:rPrChange>
        </w:rPr>
        <w:pPrChange w:id="12848" w:author="Barshadskaya, Yuliya" w:date="2024-01-14T19:28:00Z">
          <w:pPr>
            <w:pStyle w:val="2"/>
          </w:pPr>
        </w:pPrChange>
      </w:pPr>
      <w:bookmarkStart w:id="12849" w:name="_Toc115733040"/>
      <w:ins w:id="12850" w:author="Barshadskaya, Yuliya" w:date="2024-01-14T19:28:00Z">
        <w:r>
          <w:rPr>
            <w:rFonts w:cs="Times New Roman"/>
            <w:sz w:val="24"/>
            <w:szCs w:val="24"/>
          </w:rPr>
          <w:t xml:space="preserve">4.1. </w:t>
        </w:r>
      </w:ins>
      <w:r w:rsidR="008E55BE" w:rsidRPr="006E6534">
        <w:rPr>
          <w:rFonts w:cs="Times New Roman"/>
          <w:sz w:val="24"/>
          <w:szCs w:val="24"/>
          <w:rPrChange w:id="12851" w:author="N F" w:date="2023-12-05T03:08:00Z">
            <w:rPr/>
          </w:rPrChange>
        </w:rPr>
        <w:t>Фармакокинетика у человека</w:t>
      </w:r>
      <w:bookmarkEnd w:id="12849"/>
    </w:p>
    <w:p w14:paraId="7B9A1389" w14:textId="399CED13" w:rsidR="00E8582C" w:rsidRPr="006E6534" w:rsidRDefault="00AB315F">
      <w:pPr>
        <w:pStyle w:val="3"/>
        <w:numPr>
          <w:ilvl w:val="0"/>
          <w:numId w:val="0"/>
        </w:numPr>
        <w:spacing w:line="240" w:lineRule="auto"/>
        <w:rPr>
          <w:rFonts w:cs="Times New Roman"/>
          <w:sz w:val="24"/>
          <w:rPrChange w:id="12852" w:author="N F" w:date="2023-12-05T03:08:00Z">
            <w:rPr/>
          </w:rPrChange>
        </w:rPr>
        <w:pPrChange w:id="12853" w:author="Barshadskaya, Yuliya" w:date="2024-01-14T19:28:00Z">
          <w:pPr>
            <w:pStyle w:val="3"/>
          </w:pPr>
        </w:pPrChange>
      </w:pPr>
      <w:bookmarkStart w:id="12854" w:name="_Toc115733041"/>
      <w:bookmarkStart w:id="12855" w:name="_Ref463384082"/>
      <w:ins w:id="12856" w:author="Barshadskaya, Yuliya" w:date="2024-01-14T19:29:00Z">
        <w:r>
          <w:rPr>
            <w:rFonts w:cs="Times New Roman"/>
            <w:sz w:val="24"/>
          </w:rPr>
          <w:t xml:space="preserve">4.1.1. </w:t>
        </w:r>
      </w:ins>
      <w:r w:rsidR="00E8582C" w:rsidRPr="006E6534">
        <w:rPr>
          <w:rFonts w:cs="Times New Roman"/>
          <w:sz w:val="24"/>
          <w:rPrChange w:id="12857" w:author="N F" w:date="2023-12-05T03:08:00Z">
            <w:rPr/>
          </w:rPrChange>
        </w:rPr>
        <w:t>Всасывание</w:t>
      </w:r>
      <w:bookmarkEnd w:id="12854"/>
      <w:r w:rsidR="00E8582C" w:rsidRPr="006E6534">
        <w:rPr>
          <w:rFonts w:cs="Times New Roman"/>
          <w:sz w:val="24"/>
          <w:rPrChange w:id="12858" w:author="N F" w:date="2023-12-05T03:08:00Z">
            <w:rPr/>
          </w:rPrChange>
        </w:rPr>
        <w:t xml:space="preserve"> </w:t>
      </w:r>
      <w:bookmarkEnd w:id="12855"/>
    </w:p>
    <w:p w14:paraId="4B939B92" w14:textId="6346FF3B" w:rsidR="00193343" w:rsidRPr="006E6534" w:rsidRDefault="00BA2013">
      <w:pPr>
        <w:pStyle w:val="SDText"/>
        <w:spacing w:after="0"/>
        <w:rPr>
          <w:rFonts w:cs="Times New Roman"/>
          <w:color w:val="000000" w:themeColor="text1"/>
          <w:rPrChange w:id="12859" w:author="N F" w:date="2023-12-05T03:08:00Z">
            <w:rPr>
              <w:rFonts w:cs="Times New Roman"/>
            </w:rPr>
          </w:rPrChange>
        </w:rPr>
        <w:pPrChange w:id="12860" w:author="Barshadskaya, Yuliya" w:date="2024-01-15T18:58:00Z">
          <w:pPr>
            <w:pStyle w:val="SDText"/>
          </w:pPr>
        </w:pPrChange>
      </w:pPr>
      <w:ins w:id="12861" w:author="N F" w:date="2023-08-08T23:53:00Z">
        <w:r w:rsidRPr="006E6534">
          <w:rPr>
            <w:rFonts w:cs="Times New Roman"/>
            <w:color w:val="000000" w:themeColor="text1"/>
            <w:lang w:eastAsia="ru-RU"/>
            <w:rPrChange w:id="12862" w:author="N F" w:date="2023-12-05T03:08:00Z">
              <w:rPr>
                <w:rFonts w:cs="Times New Roman"/>
                <w:lang w:eastAsia="ru-RU"/>
              </w:rPr>
            </w:rPrChange>
          </w:rPr>
          <w:t>Осимертиниб</w:t>
        </w:r>
      </w:ins>
      <w:commentRangeStart w:id="12863"/>
      <w:ins w:id="12864" w:author="N F" w:date="2023-08-08T23:52:00Z">
        <w:r w:rsidRPr="006E6534">
          <w:rPr>
            <w:rFonts w:cs="Times New Roman"/>
            <w:color w:val="000000" w:themeColor="text1"/>
            <w:lang w:eastAsia="ru-RU"/>
            <w:rPrChange w:id="12865" w:author="N F" w:date="2023-12-05T03:08:00Z">
              <w:rPr>
                <w:rFonts w:cs="Times New Roman"/>
                <w:lang w:eastAsia="ru-RU"/>
              </w:rPr>
            </w:rPrChange>
          </w:rPr>
          <w:t xml:space="preserve"> относится к </w:t>
        </w:r>
      </w:ins>
      <w:ins w:id="12866" w:author="Barshadskaya, Yuliya" w:date="2024-01-14T19:32:00Z">
        <w:r w:rsidR="00AB315F" w:rsidRPr="00AB315F">
          <w:rPr>
            <w:rFonts w:cs="Times New Roman"/>
            <w:color w:val="000000" w:themeColor="text1"/>
            <w:lang w:eastAsia="ru-RU"/>
          </w:rPr>
          <w:t>III</w:t>
        </w:r>
      </w:ins>
      <w:ins w:id="12867" w:author="N F" w:date="2023-08-08T23:53:00Z">
        <w:del w:id="12868" w:author="Barshadskaya, Yuliya" w:date="2024-01-14T19:32:00Z">
          <w:r w:rsidRPr="006E6534" w:rsidDel="00AB315F">
            <w:rPr>
              <w:rFonts w:cs="Times New Roman"/>
              <w:color w:val="000000" w:themeColor="text1"/>
              <w:lang w:eastAsia="ru-RU"/>
              <w:rPrChange w:id="12869" w:author="N F" w:date="2023-12-05T03:08:00Z">
                <w:rPr>
                  <w:rFonts w:cs="Times New Roman"/>
                  <w:lang w:eastAsia="ru-RU"/>
                </w:rPr>
              </w:rPrChange>
            </w:rPr>
            <w:delText>…</w:delText>
          </w:r>
        </w:del>
      </w:ins>
      <w:ins w:id="12870" w:author="N F" w:date="2023-08-08T23:52:00Z">
        <w:r w:rsidRPr="006E6534">
          <w:rPr>
            <w:rFonts w:cs="Times New Roman"/>
            <w:color w:val="000000" w:themeColor="text1"/>
            <w:lang w:eastAsia="ru-RU"/>
            <w:rPrChange w:id="12871" w:author="N F" w:date="2023-12-05T03:08:00Z">
              <w:rPr>
                <w:rFonts w:cs="Times New Roman"/>
                <w:lang w:eastAsia="ru-RU"/>
              </w:rPr>
            </w:rPrChange>
          </w:rPr>
          <w:t xml:space="preserve"> классу молекул по биофармацевтической классификационной системе (Biopharmaceutical Classification System) с низкой проницаемостью и высокой растворимостью. </w:t>
        </w:r>
        <w:commentRangeEnd w:id="12863"/>
        <w:r w:rsidRPr="006E6534">
          <w:rPr>
            <w:rStyle w:val="af0"/>
            <w:rFonts w:cs="Times New Roman"/>
            <w:color w:val="000000" w:themeColor="text1"/>
            <w:rPrChange w:id="12872" w:author="N F" w:date="2023-12-05T03:08:00Z">
              <w:rPr>
                <w:rStyle w:val="af0"/>
                <w:rFonts w:cs="Times New Roman"/>
              </w:rPr>
            </w:rPrChange>
          </w:rPr>
          <w:commentReference w:id="12863"/>
        </w:r>
      </w:ins>
      <w:ins w:id="12873" w:author="N F" w:date="2023-08-13T20:25:00Z">
        <w:r w:rsidR="00C57E71" w:rsidRPr="006E6534">
          <w:rPr>
            <w:rFonts w:cs="Times New Roman"/>
            <w:color w:val="000000" w:themeColor="text1"/>
            <w:lang w:eastAsia="ru-RU"/>
            <w:rPrChange w:id="12874" w:author="N F" w:date="2023-12-05T03:08:00Z">
              <w:rPr>
                <w:rFonts w:cs="Times New Roman"/>
                <w:lang w:val="en-US" w:eastAsia="ru-RU"/>
              </w:rPr>
            </w:rPrChange>
          </w:rPr>
          <w:t xml:space="preserve"> </w:t>
        </w:r>
      </w:ins>
      <w:r w:rsidR="00EC7668" w:rsidRPr="006E6534">
        <w:rPr>
          <w:rFonts w:cs="Times New Roman"/>
          <w:color w:val="000000" w:themeColor="text1"/>
          <w:highlight w:val="yellow"/>
          <w:rPrChange w:id="12875" w:author="N F" w:date="2023-12-05T03:08:00Z">
            <w:rPr>
              <w:rFonts w:cs="Times New Roman"/>
            </w:rPr>
          </w:rPrChange>
        </w:rPr>
        <w:t xml:space="preserve">Абсолютная биодоступность осимертиниба у человека не определена. </w:t>
      </w:r>
      <w:r w:rsidR="009F2BE8" w:rsidRPr="006E6534">
        <w:rPr>
          <w:rFonts w:cs="Times New Roman"/>
          <w:color w:val="000000" w:themeColor="text1"/>
          <w:highlight w:val="yellow"/>
          <w:rPrChange w:id="12876" w:author="N F" w:date="2023-12-05T03:08:00Z">
            <w:rPr>
              <w:rFonts w:cs="Times New Roman"/>
            </w:rPr>
          </w:rPrChange>
        </w:rPr>
        <w:t xml:space="preserve">Так как </w:t>
      </w:r>
      <w:r w:rsidR="00EC7668" w:rsidRPr="006E6534">
        <w:rPr>
          <w:rFonts w:cs="Times New Roman"/>
          <w:color w:val="000000" w:themeColor="text1"/>
          <w:highlight w:val="yellow"/>
          <w:rPrChange w:id="12877" w:author="N F" w:date="2023-12-05T03:08:00Z">
            <w:rPr>
              <w:rFonts w:cs="Times New Roman"/>
            </w:rPr>
          </w:rPrChange>
        </w:rPr>
        <w:t xml:space="preserve">менее 19% </w:t>
      </w:r>
      <w:r w:rsidR="009F2BE8" w:rsidRPr="006E6534">
        <w:rPr>
          <w:rFonts w:cs="Times New Roman"/>
          <w:color w:val="000000" w:themeColor="text1"/>
          <w:highlight w:val="yellow"/>
          <w:rPrChange w:id="12878" w:author="N F" w:date="2023-12-05T03:08:00Z">
            <w:rPr>
              <w:rFonts w:cs="Times New Roman"/>
            </w:rPr>
          </w:rPrChange>
        </w:rPr>
        <w:t xml:space="preserve">от введенной </w:t>
      </w:r>
      <w:r w:rsidR="00EC7668" w:rsidRPr="006E6534">
        <w:rPr>
          <w:rFonts w:cs="Times New Roman"/>
          <w:color w:val="000000" w:themeColor="text1"/>
          <w:highlight w:val="yellow"/>
          <w:rPrChange w:id="12879" w:author="N F" w:date="2023-12-05T03:08:00Z">
            <w:rPr>
              <w:rFonts w:cs="Times New Roman"/>
            </w:rPr>
          </w:rPrChange>
        </w:rPr>
        <w:t xml:space="preserve">дозы </w:t>
      </w:r>
      <w:r w:rsidR="009F2BE8" w:rsidRPr="006E6534">
        <w:rPr>
          <w:rFonts w:cs="Times New Roman"/>
          <w:color w:val="000000" w:themeColor="text1"/>
          <w:highlight w:val="yellow"/>
          <w:rPrChange w:id="12880" w:author="N F" w:date="2023-12-05T03:08:00Z">
            <w:rPr>
              <w:rFonts w:cs="Times New Roman"/>
            </w:rPr>
          </w:rPrChange>
        </w:rPr>
        <w:t xml:space="preserve">осимертиниба </w:t>
      </w:r>
      <w:r w:rsidR="00EC7668" w:rsidRPr="006E6534">
        <w:rPr>
          <w:rFonts w:cs="Times New Roman"/>
          <w:color w:val="000000" w:themeColor="text1"/>
          <w:highlight w:val="yellow"/>
          <w:rPrChange w:id="12881" w:author="N F" w:date="2023-12-05T03:08:00Z">
            <w:rPr>
              <w:rFonts w:cs="Times New Roman"/>
            </w:rPr>
          </w:rPrChange>
        </w:rPr>
        <w:t xml:space="preserve">выводится с </w:t>
      </w:r>
      <w:r w:rsidR="009F2BE8" w:rsidRPr="006E6534">
        <w:rPr>
          <w:rFonts w:cs="Times New Roman"/>
          <w:color w:val="000000" w:themeColor="text1"/>
          <w:highlight w:val="yellow"/>
          <w:rPrChange w:id="12882" w:author="N F" w:date="2023-12-05T03:08:00Z">
            <w:rPr>
              <w:rFonts w:cs="Times New Roman"/>
            </w:rPr>
          </w:rPrChange>
        </w:rPr>
        <w:t xml:space="preserve">калом </w:t>
      </w:r>
      <w:r w:rsidR="00EC7668" w:rsidRPr="006E6534">
        <w:rPr>
          <w:rFonts w:cs="Times New Roman"/>
          <w:color w:val="000000" w:themeColor="text1"/>
          <w:highlight w:val="yellow"/>
          <w:rPrChange w:id="12883" w:author="N F" w:date="2023-12-05T03:08:00Z">
            <w:rPr>
              <w:rFonts w:cs="Times New Roman"/>
            </w:rPr>
          </w:rPrChange>
        </w:rPr>
        <w:t xml:space="preserve">в течение первых 72 ч после </w:t>
      </w:r>
      <w:r w:rsidR="009F2BE8" w:rsidRPr="006E6534">
        <w:rPr>
          <w:rFonts w:cs="Times New Roman"/>
          <w:color w:val="000000" w:themeColor="text1"/>
          <w:highlight w:val="yellow"/>
          <w:rPrChange w:id="12884" w:author="N F" w:date="2023-12-05T03:08:00Z">
            <w:rPr>
              <w:rFonts w:cs="Times New Roman"/>
            </w:rPr>
          </w:rPrChange>
        </w:rPr>
        <w:t xml:space="preserve">перорального </w:t>
      </w:r>
      <w:r w:rsidR="00EC7668" w:rsidRPr="006E6534">
        <w:rPr>
          <w:rFonts w:cs="Times New Roman"/>
          <w:color w:val="000000" w:themeColor="text1"/>
          <w:highlight w:val="yellow"/>
          <w:rPrChange w:id="12885" w:author="N F" w:date="2023-12-05T03:08:00Z">
            <w:rPr>
              <w:rFonts w:cs="Times New Roman"/>
            </w:rPr>
          </w:rPrChange>
        </w:rPr>
        <w:t>приема</w:t>
      </w:r>
      <w:r w:rsidR="009F2BE8" w:rsidRPr="006E6534">
        <w:rPr>
          <w:rFonts w:cs="Times New Roman"/>
          <w:color w:val="000000" w:themeColor="text1"/>
          <w:highlight w:val="yellow"/>
          <w:rPrChange w:id="12886" w:author="N F" w:date="2023-12-05T03:08:00Z">
            <w:rPr>
              <w:rFonts w:cs="Times New Roman"/>
            </w:rPr>
          </w:rPrChange>
        </w:rPr>
        <w:t xml:space="preserve">, </w:t>
      </w:r>
      <w:r w:rsidR="00E65332" w:rsidRPr="006E6534">
        <w:rPr>
          <w:rFonts w:cs="Times New Roman"/>
          <w:color w:val="000000" w:themeColor="text1"/>
          <w:highlight w:val="yellow"/>
          <w:rPrChange w:id="12887" w:author="N F" w:date="2023-12-05T03:08:00Z">
            <w:rPr>
              <w:rFonts w:cs="Times New Roman"/>
            </w:rPr>
          </w:rPrChange>
        </w:rPr>
        <w:t>степень всасывания осимертиниба считают высокой</w:t>
      </w:r>
      <w:r w:rsidR="00EC7668" w:rsidRPr="006E6534">
        <w:rPr>
          <w:rFonts w:cs="Times New Roman"/>
          <w:color w:val="000000" w:themeColor="text1"/>
          <w:highlight w:val="yellow"/>
          <w:rPrChange w:id="12888" w:author="N F" w:date="2023-12-05T03:08:00Z">
            <w:rPr>
              <w:rFonts w:cs="Times New Roman"/>
            </w:rPr>
          </w:rPrChange>
        </w:rPr>
        <w:t>.</w:t>
      </w:r>
      <w:r w:rsidR="005C4D3C" w:rsidRPr="006E6534">
        <w:rPr>
          <w:rFonts w:cs="Times New Roman"/>
          <w:color w:val="000000" w:themeColor="text1"/>
          <w:highlight w:val="yellow"/>
          <w:rPrChange w:id="12889" w:author="N F" w:date="2023-12-05T03:08:00Z">
            <w:rPr>
              <w:rFonts w:cs="Times New Roman"/>
            </w:rPr>
          </w:rPrChange>
        </w:rPr>
        <w:t xml:space="preserve"> После перорального приема осимертиниба</w:t>
      </w:r>
      <w:ins w:id="12890" w:author="N F" w:date="2023-10-24T23:28:00Z">
        <w:r w:rsidR="00482C96" w:rsidRPr="006E6534">
          <w:rPr>
            <w:rFonts w:cs="Times New Roman"/>
            <w:color w:val="000000" w:themeColor="text1"/>
            <w:highlight w:val="yellow"/>
            <w:rPrChange w:id="12891" w:author="N F" w:date="2023-12-05T03:08:00Z">
              <w:rPr>
                <w:rFonts w:cs="Times New Roman"/>
                <w:highlight w:val="yellow"/>
              </w:rPr>
            </w:rPrChange>
          </w:rPr>
          <w:t xml:space="preserve"> пиковые концентрации дости</w:t>
        </w:r>
      </w:ins>
      <w:ins w:id="12892" w:author="N F" w:date="2023-10-24T23:29:00Z">
        <w:r w:rsidR="00482C96" w:rsidRPr="006E6534">
          <w:rPr>
            <w:rFonts w:cs="Times New Roman"/>
            <w:color w:val="000000" w:themeColor="text1"/>
            <w:highlight w:val="yellow"/>
            <w:rPrChange w:id="12893" w:author="N F" w:date="2023-12-05T03:08:00Z">
              <w:rPr>
                <w:rFonts w:cs="Times New Roman"/>
                <w:highlight w:val="yellow"/>
              </w:rPr>
            </w:rPrChange>
          </w:rPr>
          <w:t>гались при медиане (мин.-макс.)</w:t>
        </w:r>
      </w:ins>
      <w:r w:rsidR="005C4D3C" w:rsidRPr="006E6534">
        <w:rPr>
          <w:rFonts w:cs="Times New Roman"/>
          <w:color w:val="000000" w:themeColor="text1"/>
          <w:highlight w:val="yellow"/>
          <w:rPrChange w:id="12894" w:author="N F" w:date="2023-12-05T03:08:00Z">
            <w:rPr>
              <w:rFonts w:cs="Times New Roman"/>
            </w:rPr>
          </w:rPrChange>
        </w:rPr>
        <w:t xml:space="preserve"> t</w:t>
      </w:r>
      <w:r w:rsidR="005C4D3C" w:rsidRPr="006E6534">
        <w:rPr>
          <w:rFonts w:cs="Times New Roman"/>
          <w:color w:val="000000" w:themeColor="text1"/>
          <w:highlight w:val="yellow"/>
          <w:vertAlign w:val="subscript"/>
          <w:rPrChange w:id="12895" w:author="N F" w:date="2023-12-05T03:08:00Z">
            <w:rPr>
              <w:rFonts w:cs="Times New Roman"/>
              <w:vertAlign w:val="subscript"/>
            </w:rPr>
          </w:rPrChange>
        </w:rPr>
        <w:t>max</w:t>
      </w:r>
      <w:r w:rsidR="005C4D3C" w:rsidRPr="006E6534">
        <w:rPr>
          <w:rFonts w:cs="Times New Roman"/>
          <w:color w:val="000000" w:themeColor="text1"/>
          <w:highlight w:val="yellow"/>
          <w:rPrChange w:id="12896" w:author="N F" w:date="2023-12-05T03:08:00Z">
            <w:rPr>
              <w:rFonts w:cs="Times New Roman"/>
            </w:rPr>
          </w:rPrChange>
        </w:rPr>
        <w:t xml:space="preserve"> </w:t>
      </w:r>
      <w:del w:id="12897" w:author="N F" w:date="2023-10-24T23:29:00Z">
        <w:r w:rsidR="005C021E" w:rsidRPr="006E6534" w:rsidDel="00482C96">
          <w:rPr>
            <w:rFonts w:cs="Times New Roman"/>
            <w:color w:val="000000" w:themeColor="text1"/>
            <w:highlight w:val="yellow"/>
            <w:rPrChange w:id="12898" w:author="N F" w:date="2023-12-05T03:08:00Z">
              <w:rPr>
                <w:rFonts w:cs="Times New Roman"/>
              </w:rPr>
            </w:rPrChange>
          </w:rPr>
          <w:delText>составил</w:delText>
        </w:r>
        <w:r w:rsidR="00891245" w:rsidRPr="006E6534" w:rsidDel="00482C96">
          <w:rPr>
            <w:rFonts w:cs="Times New Roman"/>
            <w:color w:val="000000" w:themeColor="text1"/>
            <w:highlight w:val="yellow"/>
            <w:rPrChange w:id="12899" w:author="N F" w:date="2023-12-05T03:08:00Z">
              <w:rPr>
                <w:rFonts w:cs="Times New Roman"/>
              </w:rPr>
            </w:rPrChange>
          </w:rPr>
          <w:delText>о</w:delText>
        </w:r>
        <w:r w:rsidR="005C021E" w:rsidRPr="006E6534" w:rsidDel="00482C96">
          <w:rPr>
            <w:rFonts w:cs="Times New Roman"/>
            <w:color w:val="000000" w:themeColor="text1"/>
            <w:highlight w:val="yellow"/>
            <w:rPrChange w:id="12900" w:author="N F" w:date="2023-12-05T03:08:00Z">
              <w:rPr>
                <w:rFonts w:cs="Times New Roman"/>
              </w:rPr>
            </w:rPrChange>
          </w:rPr>
          <w:delText xml:space="preserve"> </w:delText>
        </w:r>
      </w:del>
      <w:r w:rsidR="005C4D3C" w:rsidRPr="006E6534">
        <w:rPr>
          <w:rFonts w:cs="Times New Roman"/>
          <w:color w:val="000000" w:themeColor="text1"/>
          <w:highlight w:val="yellow"/>
          <w:rPrChange w:id="12901" w:author="N F" w:date="2023-12-05T03:08:00Z">
            <w:rPr>
              <w:rFonts w:cs="Times New Roman"/>
            </w:rPr>
          </w:rPrChange>
        </w:rPr>
        <w:t>6 (3–24) ч, при этом у некоторых пациентов наблюдал</w:t>
      </w:r>
      <w:r w:rsidR="00700AA5" w:rsidRPr="006E6534">
        <w:rPr>
          <w:rFonts w:cs="Times New Roman"/>
          <w:color w:val="000000" w:themeColor="text1"/>
          <w:highlight w:val="yellow"/>
          <w:rPrChange w:id="12902" w:author="N F" w:date="2023-12-05T03:08:00Z">
            <w:rPr>
              <w:rFonts w:cs="Times New Roman"/>
            </w:rPr>
          </w:rPrChange>
        </w:rPr>
        <w:t>и</w:t>
      </w:r>
      <w:r w:rsidR="005C4D3C" w:rsidRPr="006E6534">
        <w:rPr>
          <w:rFonts w:cs="Times New Roman"/>
          <w:color w:val="000000" w:themeColor="text1"/>
          <w:highlight w:val="yellow"/>
          <w:rPrChange w:id="12903" w:author="N F" w:date="2023-12-05T03:08:00Z">
            <w:rPr>
              <w:rFonts w:cs="Times New Roman"/>
            </w:rPr>
          </w:rPrChange>
        </w:rPr>
        <w:t xml:space="preserve"> несколько </w:t>
      </w:r>
      <w:r w:rsidR="00700AA5" w:rsidRPr="006E6534">
        <w:rPr>
          <w:rFonts w:cs="Times New Roman"/>
          <w:color w:val="000000" w:themeColor="text1"/>
          <w:highlight w:val="yellow"/>
          <w:rPrChange w:id="12904" w:author="N F" w:date="2023-12-05T03:08:00Z">
            <w:rPr>
              <w:rFonts w:cs="Times New Roman"/>
            </w:rPr>
          </w:rPrChange>
        </w:rPr>
        <w:t xml:space="preserve">подъемов концентрации в плазме крови </w:t>
      </w:r>
      <w:r w:rsidR="005C4D3C" w:rsidRPr="006E6534">
        <w:rPr>
          <w:rFonts w:cs="Times New Roman"/>
          <w:color w:val="000000" w:themeColor="text1"/>
          <w:highlight w:val="yellow"/>
          <w:rPrChange w:id="12905" w:author="N F" w:date="2023-12-05T03:08:00Z">
            <w:rPr>
              <w:rFonts w:cs="Times New Roman"/>
            </w:rPr>
          </w:rPrChange>
        </w:rPr>
        <w:t>в течение первых 24 ч</w:t>
      </w:r>
      <w:r w:rsidR="00E74152" w:rsidRPr="006E6534">
        <w:rPr>
          <w:rFonts w:cs="Times New Roman"/>
          <w:color w:val="000000" w:themeColor="text1"/>
          <w:highlight w:val="yellow"/>
          <w:rPrChange w:id="12906" w:author="N F" w:date="2023-12-05T03:08:00Z">
            <w:rPr>
              <w:rFonts w:cs="Times New Roman"/>
            </w:rPr>
          </w:rPrChange>
        </w:rPr>
        <w:t xml:space="preserve"> после приема</w:t>
      </w:r>
      <w:r w:rsidR="005C4D3C" w:rsidRPr="006E6534">
        <w:rPr>
          <w:rFonts w:cs="Times New Roman"/>
          <w:color w:val="000000" w:themeColor="text1"/>
          <w:highlight w:val="yellow"/>
          <w:rPrChange w:id="12907" w:author="N F" w:date="2023-12-05T03:08:00Z">
            <w:rPr>
              <w:rFonts w:cs="Times New Roman"/>
            </w:rPr>
          </w:rPrChange>
        </w:rPr>
        <w:t xml:space="preserve">. </w:t>
      </w:r>
      <w:r w:rsidR="008634F9" w:rsidRPr="006E6534">
        <w:rPr>
          <w:rFonts w:cs="Times New Roman"/>
          <w:color w:val="000000" w:themeColor="text1"/>
          <w:highlight w:val="yellow"/>
          <w:rPrChange w:id="12908" w:author="N F" w:date="2023-12-05T03:08:00Z">
            <w:rPr>
              <w:rFonts w:cs="Times New Roman"/>
            </w:rPr>
          </w:rPrChange>
        </w:rPr>
        <w:t xml:space="preserve">У здоровых добровольцев, принимавших </w:t>
      </w:r>
      <w:r w:rsidR="0048082F" w:rsidRPr="006E6534">
        <w:rPr>
          <w:rFonts w:cs="Times New Roman"/>
          <w:color w:val="000000" w:themeColor="text1"/>
          <w:highlight w:val="yellow"/>
          <w:rPrChange w:id="12909" w:author="N F" w:date="2023-12-05T03:08:00Z">
            <w:rPr>
              <w:rFonts w:cs="Times New Roman"/>
            </w:rPr>
          </w:rPrChange>
        </w:rPr>
        <w:t xml:space="preserve">осимертиниб в дозе </w:t>
      </w:r>
      <w:r w:rsidR="008634F9" w:rsidRPr="006E6534">
        <w:rPr>
          <w:rFonts w:cs="Times New Roman"/>
          <w:color w:val="000000" w:themeColor="text1"/>
          <w:highlight w:val="yellow"/>
          <w:rPrChange w:id="12910" w:author="N F" w:date="2023-12-05T03:08:00Z">
            <w:rPr>
              <w:rFonts w:cs="Times New Roman"/>
            </w:rPr>
          </w:rPrChange>
        </w:rPr>
        <w:t>80 мг</w:t>
      </w:r>
      <w:r w:rsidR="0048082F" w:rsidRPr="006E6534">
        <w:rPr>
          <w:rFonts w:cs="Times New Roman"/>
          <w:color w:val="000000" w:themeColor="text1"/>
          <w:highlight w:val="yellow"/>
          <w:rPrChange w:id="12911" w:author="N F" w:date="2023-12-05T03:08:00Z">
            <w:rPr>
              <w:rFonts w:cs="Times New Roman"/>
            </w:rPr>
          </w:rPrChange>
        </w:rPr>
        <w:t xml:space="preserve"> в лекарственной форме таблетки</w:t>
      </w:r>
      <w:r w:rsidR="008634F9" w:rsidRPr="006E6534">
        <w:rPr>
          <w:rFonts w:cs="Times New Roman"/>
          <w:color w:val="000000" w:themeColor="text1"/>
          <w:highlight w:val="yellow"/>
          <w:rPrChange w:id="12912" w:author="N F" w:date="2023-12-05T03:08:00Z">
            <w:rPr>
              <w:rFonts w:cs="Times New Roman"/>
            </w:rPr>
          </w:rPrChange>
        </w:rPr>
        <w:t>, рН желуд</w:t>
      </w:r>
      <w:r w:rsidR="0048082F" w:rsidRPr="006E6534">
        <w:rPr>
          <w:rFonts w:cs="Times New Roman"/>
          <w:color w:val="000000" w:themeColor="text1"/>
          <w:highlight w:val="yellow"/>
          <w:rPrChange w:id="12913" w:author="N F" w:date="2023-12-05T03:08:00Z">
            <w:rPr>
              <w:rFonts w:cs="Times New Roman"/>
            </w:rPr>
          </w:rPrChange>
        </w:rPr>
        <w:t>очного содержимого</w:t>
      </w:r>
      <w:r w:rsidR="008634F9" w:rsidRPr="006E6534">
        <w:rPr>
          <w:rFonts w:cs="Times New Roman"/>
          <w:color w:val="000000" w:themeColor="text1"/>
          <w:highlight w:val="yellow"/>
          <w:rPrChange w:id="12914" w:author="N F" w:date="2023-12-05T03:08:00Z">
            <w:rPr>
              <w:rFonts w:cs="Times New Roman"/>
            </w:rPr>
          </w:rPrChange>
        </w:rPr>
        <w:t xml:space="preserve"> повышался за счет приема омепразола в течение 5 дней. Данное изменение не влияло на </w:t>
      </w:r>
      <w:r w:rsidR="00E74152" w:rsidRPr="006E6534">
        <w:rPr>
          <w:rFonts w:cs="Times New Roman"/>
          <w:color w:val="000000" w:themeColor="text1"/>
          <w:highlight w:val="yellow"/>
          <w:rPrChange w:id="12915" w:author="N F" w:date="2023-12-05T03:08:00Z">
            <w:rPr>
              <w:rFonts w:cs="Times New Roman"/>
            </w:rPr>
          </w:rPrChange>
        </w:rPr>
        <w:t xml:space="preserve">всасывание </w:t>
      </w:r>
      <w:r w:rsidR="008634F9" w:rsidRPr="006E6534">
        <w:rPr>
          <w:rFonts w:cs="Times New Roman"/>
          <w:color w:val="000000" w:themeColor="text1"/>
          <w:highlight w:val="yellow"/>
          <w:rPrChange w:id="12916" w:author="N F" w:date="2023-12-05T03:08:00Z">
            <w:rPr>
              <w:rFonts w:cs="Times New Roman"/>
            </w:rPr>
          </w:rPrChange>
        </w:rPr>
        <w:t>осимертиниба (</w:t>
      </w:r>
      <w:r w:rsidR="008634F9" w:rsidRPr="006E6534">
        <w:rPr>
          <w:rFonts w:cs="Times New Roman"/>
          <w:color w:val="000000" w:themeColor="text1"/>
          <w:highlight w:val="yellow"/>
          <w:lang w:val="en-US"/>
          <w:rPrChange w:id="12917" w:author="N F" w:date="2023-12-05T03:08:00Z">
            <w:rPr>
              <w:rFonts w:cs="Times New Roman"/>
              <w:lang w:val="en-US"/>
            </w:rPr>
          </w:rPrChange>
        </w:rPr>
        <w:t>AUC</w:t>
      </w:r>
      <w:r w:rsidR="008634F9" w:rsidRPr="006E6534">
        <w:rPr>
          <w:rFonts w:cs="Times New Roman"/>
          <w:color w:val="000000" w:themeColor="text1"/>
          <w:highlight w:val="yellow"/>
          <w:rPrChange w:id="12918" w:author="N F" w:date="2023-12-05T03:08:00Z">
            <w:rPr>
              <w:rFonts w:cs="Times New Roman"/>
            </w:rPr>
          </w:rPrChange>
        </w:rPr>
        <w:t xml:space="preserve"> и </w:t>
      </w:r>
      <w:r w:rsidR="008634F9" w:rsidRPr="006E6534">
        <w:rPr>
          <w:rFonts w:cs="Times New Roman"/>
          <w:color w:val="000000" w:themeColor="text1"/>
          <w:highlight w:val="yellow"/>
          <w:lang w:val="en-US"/>
          <w:rPrChange w:id="12919" w:author="N F" w:date="2023-12-05T03:08:00Z">
            <w:rPr>
              <w:rFonts w:cs="Times New Roman"/>
              <w:lang w:val="en-US"/>
            </w:rPr>
          </w:rPrChange>
        </w:rPr>
        <w:t>C</w:t>
      </w:r>
      <w:r w:rsidR="008634F9" w:rsidRPr="006E6534">
        <w:rPr>
          <w:rFonts w:cs="Times New Roman"/>
          <w:color w:val="000000" w:themeColor="text1"/>
          <w:highlight w:val="yellow"/>
          <w:vertAlign w:val="subscript"/>
          <w:lang w:val="en-US"/>
          <w:rPrChange w:id="12920" w:author="N F" w:date="2023-12-05T03:08:00Z">
            <w:rPr>
              <w:rFonts w:cs="Times New Roman"/>
              <w:vertAlign w:val="subscript"/>
              <w:lang w:val="en-US"/>
            </w:rPr>
          </w:rPrChange>
        </w:rPr>
        <w:t>max</w:t>
      </w:r>
      <w:r w:rsidR="008634F9" w:rsidRPr="006E6534">
        <w:rPr>
          <w:rFonts w:cs="Times New Roman"/>
          <w:color w:val="000000" w:themeColor="text1"/>
          <w:highlight w:val="yellow"/>
          <w:rPrChange w:id="12921" w:author="N F" w:date="2023-12-05T03:08:00Z">
            <w:rPr>
              <w:rFonts w:cs="Times New Roman"/>
            </w:rPr>
          </w:rPrChange>
        </w:rPr>
        <w:t xml:space="preserve"> увеличивались на 7% и 2% соответственно</w:t>
      </w:r>
      <w:r w:rsidR="006556F0" w:rsidRPr="006E6534">
        <w:rPr>
          <w:rFonts w:cs="Times New Roman"/>
          <w:color w:val="000000" w:themeColor="text1"/>
          <w:highlight w:val="yellow"/>
          <w:rPrChange w:id="12922" w:author="N F" w:date="2023-12-05T03:08:00Z">
            <w:rPr>
              <w:rFonts w:cs="Times New Roman"/>
            </w:rPr>
          </w:rPrChange>
        </w:rPr>
        <w:t>,</w:t>
      </w:r>
      <w:r w:rsidR="008634F9" w:rsidRPr="006E6534">
        <w:rPr>
          <w:rFonts w:cs="Times New Roman"/>
          <w:color w:val="000000" w:themeColor="text1"/>
          <w:highlight w:val="yellow"/>
          <w:rPrChange w:id="12923" w:author="N F" w:date="2023-12-05T03:08:00Z">
            <w:rPr>
              <w:rFonts w:cs="Times New Roman"/>
            </w:rPr>
          </w:rPrChange>
        </w:rPr>
        <w:t xml:space="preserve"> при 90% ДИ 80–125%</w:t>
      </w:r>
      <w:r w:rsidR="006556F0" w:rsidRPr="006E6534">
        <w:rPr>
          <w:rFonts w:cs="Times New Roman"/>
          <w:color w:val="000000" w:themeColor="text1"/>
          <w:highlight w:val="yellow"/>
          <w:rPrChange w:id="12924" w:author="N F" w:date="2023-12-05T03:08:00Z">
            <w:rPr>
              <w:rFonts w:cs="Times New Roman"/>
            </w:rPr>
          </w:rPrChange>
        </w:rPr>
        <w:t>)</w:t>
      </w:r>
      <w:r w:rsidR="00EC7668" w:rsidRPr="006E6534">
        <w:rPr>
          <w:rFonts w:cs="Times New Roman"/>
          <w:color w:val="000000" w:themeColor="text1"/>
          <w:highlight w:val="yellow"/>
          <w:rPrChange w:id="12925" w:author="N F" w:date="2023-12-05T03:08:00Z">
            <w:rPr>
              <w:rFonts w:cs="Times New Roman"/>
            </w:rPr>
          </w:rPrChange>
        </w:rPr>
        <w:t xml:space="preserve"> </w:t>
      </w:r>
      <w:ins w:id="12926" w:author="Barshadskaya, Yuliya" w:date="2024-01-15T18:58:00Z">
        <w:r w:rsidR="00F43EBA" w:rsidRPr="0001519A">
          <w:rPr>
            <w:rFonts w:cs="Times New Roman"/>
            <w:color w:val="000000" w:themeColor="text1"/>
            <w:lang w:val="en-US"/>
          </w:rPr>
          <w:fldChar w:fldCharType="begin"/>
        </w:r>
        <w:r w:rsidR="00F43EBA"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F43EBA" w:rsidRPr="0001519A">
          <w:rPr>
            <w:rFonts w:cs="Times New Roman"/>
            <w:color w:val="000000" w:themeColor="text1"/>
            <w:lang w:val="en-US"/>
          </w:rPr>
          <w:fldChar w:fldCharType="separate"/>
        </w:r>
        <w:r w:rsidR="00F43EBA" w:rsidRPr="0018315E">
          <w:rPr>
            <w:rFonts w:cs="Times New Roman"/>
            <w:color w:val="000000" w:themeColor="text1"/>
          </w:rPr>
          <w:t>[</w:t>
        </w:r>
        <w:r w:rsidR="00F43EBA">
          <w:rPr>
            <w:rFonts w:cs="Times New Roman"/>
            <w:color w:val="000000" w:themeColor="text1"/>
          </w:rPr>
          <w:t>1</w:t>
        </w:r>
        <w:r w:rsidR="00F43EBA" w:rsidRPr="00DD38F1">
          <w:rPr>
            <w:rFonts w:cs="Times New Roman"/>
            <w:color w:val="000000" w:themeColor="text1"/>
          </w:rPr>
          <w:t>]</w:t>
        </w:r>
        <w:r w:rsidR="00F43EBA" w:rsidRPr="0001519A">
          <w:rPr>
            <w:rFonts w:cs="Times New Roman"/>
            <w:color w:val="000000" w:themeColor="text1"/>
            <w:lang w:val="en-US"/>
          </w:rPr>
          <w:fldChar w:fldCharType="end"/>
        </w:r>
      </w:ins>
      <w:del w:id="12927" w:author="Barshadskaya, Yuliya" w:date="2024-01-15T18:58:00Z">
        <w:r w:rsidR="00193343" w:rsidRPr="006E6534" w:rsidDel="00F43EBA">
          <w:rPr>
            <w:rFonts w:cs="Times New Roman"/>
            <w:color w:val="000000" w:themeColor="text1"/>
            <w:highlight w:val="yellow"/>
            <w:rPrChange w:id="12928" w:author="N F" w:date="2023-12-05T03:08:00Z">
              <w:rPr>
                <w:rFonts w:cs="Times New Roman"/>
              </w:rPr>
            </w:rPrChange>
          </w:rPr>
          <w:fldChar w:fldCharType="begin"/>
        </w:r>
        <w:r w:rsidR="00393B18" w:rsidRPr="006E6534" w:rsidDel="00F43EBA">
          <w:rPr>
            <w:rFonts w:cs="Times New Roman"/>
            <w:color w:val="000000" w:themeColor="text1"/>
            <w:highlight w:val="yellow"/>
            <w:rPrChange w:id="12929" w:author="N F" w:date="2023-12-05T03:08:00Z">
              <w:rPr>
                <w:rFonts w:cs="Times New Roman"/>
              </w:rPr>
            </w:rPrChange>
          </w:rPr>
          <w:delInstrText xml:space="preserve"> ADDIN ZOTERO_ITEM CSL_CITATION {"citationID":"RVILUj7E","properties":{"formattedCitation":"(13)","plainCitation":"(13)","noteIndex":0},"citationItems":[{"id":161897,"uris":["http://zotero.org/groups/4735135/items/WX22NTFD"],"itemData":{"id":161897,"type":"webpage","title":"Assessment report. Tagrisso","URL":"https://www.ema.europa.eu/en/documents/assessment-report/tagrisso-epar-public-assessment-report_en.pdf","author":[{"family":"EMA","given":""}],"accessed":{"date-parts":[["2022",8,2]]},"issued":{"date-parts":[["2015"]]}}}],"schema":"https://github.com/citation-style-language/schema/raw/master/csl-citation.json"} </w:delInstrText>
        </w:r>
        <w:r w:rsidR="00193343" w:rsidRPr="006E6534" w:rsidDel="00F43EBA">
          <w:rPr>
            <w:rFonts w:cs="Times New Roman"/>
            <w:color w:val="000000" w:themeColor="text1"/>
            <w:highlight w:val="yellow"/>
            <w:rPrChange w:id="12930" w:author="N F" w:date="2023-12-05T03:08:00Z">
              <w:rPr>
                <w:rFonts w:cs="Times New Roman"/>
              </w:rPr>
            </w:rPrChange>
          </w:rPr>
          <w:fldChar w:fldCharType="separate"/>
        </w:r>
        <w:r w:rsidR="00193343" w:rsidRPr="006E6534" w:rsidDel="00F43EBA">
          <w:rPr>
            <w:rFonts w:cs="Times New Roman"/>
            <w:color w:val="000000" w:themeColor="text1"/>
            <w:highlight w:val="yellow"/>
            <w:rPrChange w:id="12931" w:author="N F" w:date="2023-12-05T03:08:00Z">
              <w:rPr>
                <w:rFonts w:cs="Times New Roman"/>
              </w:rPr>
            </w:rPrChange>
          </w:rPr>
          <w:delText>(13)</w:delText>
        </w:r>
        <w:r w:rsidR="00193343" w:rsidRPr="006E6534" w:rsidDel="00F43EBA">
          <w:rPr>
            <w:rFonts w:cs="Times New Roman"/>
            <w:color w:val="000000" w:themeColor="text1"/>
            <w:highlight w:val="yellow"/>
            <w:rPrChange w:id="12932" w:author="N F" w:date="2023-12-05T03:08:00Z">
              <w:rPr>
                <w:rFonts w:cs="Times New Roman"/>
              </w:rPr>
            </w:rPrChange>
          </w:rPr>
          <w:fldChar w:fldCharType="end"/>
        </w:r>
      </w:del>
      <w:r w:rsidR="008A52EA" w:rsidRPr="006E6534">
        <w:rPr>
          <w:rFonts w:cs="Times New Roman"/>
          <w:color w:val="000000" w:themeColor="text1"/>
          <w:highlight w:val="yellow"/>
          <w:rPrChange w:id="12933" w:author="N F" w:date="2023-12-05T03:08:00Z">
            <w:rPr>
              <w:rFonts w:cs="Times New Roman"/>
            </w:rPr>
          </w:rPrChange>
        </w:rPr>
        <w:t>.</w:t>
      </w:r>
    </w:p>
    <w:p w14:paraId="14F21432" w14:textId="19857E9F" w:rsidR="00616F30" w:rsidRDefault="006556F0">
      <w:pPr>
        <w:pStyle w:val="SDText"/>
        <w:spacing w:after="0"/>
        <w:rPr>
          <w:ins w:id="12934" w:author="Barshadskaya, Yuliya" w:date="2024-01-15T18:58:00Z"/>
          <w:rFonts w:cs="Times New Roman"/>
          <w:color w:val="000000" w:themeColor="text1"/>
        </w:rPr>
        <w:pPrChange w:id="12935" w:author="Barshadskaya, Yuliya" w:date="2024-01-15T18:58:00Z">
          <w:pPr>
            <w:pStyle w:val="SDText"/>
          </w:pPr>
        </w:pPrChange>
      </w:pPr>
      <w:r w:rsidRPr="006E6534">
        <w:rPr>
          <w:rFonts w:cs="Times New Roman"/>
          <w:color w:val="000000" w:themeColor="text1"/>
          <w:rPrChange w:id="12936" w:author="N F" w:date="2023-12-05T03:08:00Z">
            <w:rPr>
              <w:rFonts w:cs="Times New Roman"/>
            </w:rPr>
          </w:rPrChange>
        </w:rPr>
        <w:t>Ф</w:t>
      </w:r>
      <w:r w:rsidR="00616F30" w:rsidRPr="006E6534">
        <w:rPr>
          <w:rFonts w:cs="Times New Roman"/>
          <w:color w:val="000000" w:themeColor="text1"/>
          <w:rPrChange w:id="12937" w:author="N F" w:date="2023-12-05T03:08:00Z">
            <w:rPr>
              <w:rFonts w:cs="Times New Roman"/>
            </w:rPr>
          </w:rPrChange>
        </w:rPr>
        <w:t xml:space="preserve">армакокинетические свойства осимертиниба исследовали в ряде клинических исследований. У здоровых добровольцев сравнивали </w:t>
      </w:r>
      <w:r w:rsidR="004A0D32" w:rsidRPr="006E6534">
        <w:rPr>
          <w:rFonts w:cs="Times New Roman"/>
          <w:color w:val="000000" w:themeColor="text1"/>
          <w:rPrChange w:id="12938" w:author="N F" w:date="2023-12-05T03:08:00Z">
            <w:rPr>
              <w:rFonts w:cs="Times New Roman"/>
            </w:rPr>
          </w:rPrChange>
        </w:rPr>
        <w:t>параметры фармакокинетики осимертиниба в различных лекарственных формах (</w:t>
      </w:r>
      <w:r w:rsidR="00AF4536" w:rsidRPr="006E6534">
        <w:rPr>
          <w:rFonts w:cs="Times New Roman"/>
          <w:color w:val="000000" w:themeColor="text1"/>
          <w:rPrChange w:id="12939" w:author="N F" w:date="2023-12-05T03:08:00Z">
            <w:rPr>
              <w:rFonts w:cs="Times New Roman"/>
            </w:rPr>
          </w:rPrChange>
        </w:rPr>
        <w:fldChar w:fldCharType="begin"/>
      </w:r>
      <w:r w:rsidR="00AF4536" w:rsidRPr="006E6534">
        <w:rPr>
          <w:rFonts w:cs="Times New Roman"/>
          <w:color w:val="000000" w:themeColor="text1"/>
          <w:rPrChange w:id="12940" w:author="N F" w:date="2023-12-05T03:08:00Z">
            <w:rPr>
              <w:rFonts w:cs="Times New Roman"/>
            </w:rPr>
          </w:rPrChange>
        </w:rPr>
        <w:instrText xml:space="preserve"> REF _Ref115255259 \h </w:instrText>
      </w:r>
      <w:r w:rsidR="00415551" w:rsidRPr="006E6534">
        <w:rPr>
          <w:rFonts w:cs="Times New Roman"/>
          <w:color w:val="000000" w:themeColor="text1"/>
          <w:rPrChange w:id="12941" w:author="N F" w:date="2023-12-05T03:08:00Z">
            <w:rPr>
              <w:rFonts w:cs="Times New Roman"/>
            </w:rPr>
          </w:rPrChange>
        </w:rPr>
        <w:instrText xml:space="preserve"> \* MERGEFORMAT </w:instrText>
      </w:r>
      <w:r w:rsidR="00AF4536" w:rsidRPr="006E6534">
        <w:rPr>
          <w:rFonts w:cs="Times New Roman"/>
          <w:color w:val="000000" w:themeColor="text1"/>
          <w:rPrChange w:id="12942" w:author="N F" w:date="2023-12-05T03:08:00Z">
            <w:rPr>
              <w:rFonts w:cs="Times New Roman"/>
              <w:color w:val="000000" w:themeColor="text1"/>
            </w:rPr>
          </w:rPrChange>
        </w:rPr>
      </w:r>
      <w:r w:rsidR="00AF4536" w:rsidRPr="006E6534">
        <w:rPr>
          <w:rFonts w:cs="Times New Roman"/>
          <w:color w:val="000000" w:themeColor="text1"/>
          <w:rPrChange w:id="12943" w:author="N F" w:date="2023-12-05T03:08:00Z">
            <w:rPr>
              <w:rFonts w:cs="Times New Roman"/>
            </w:rPr>
          </w:rPrChange>
        </w:rPr>
        <w:fldChar w:fldCharType="separate"/>
      </w:r>
      <w:r w:rsidR="004C4CE2" w:rsidRPr="006E6534">
        <w:rPr>
          <w:rFonts w:cs="Times New Roman"/>
          <w:color w:val="000000" w:themeColor="text1"/>
          <w:rPrChange w:id="12944" w:author="N F" w:date="2023-12-05T03:08:00Z">
            <w:rPr>
              <w:rFonts w:cs="Times New Roman"/>
            </w:rPr>
          </w:rPrChange>
        </w:rPr>
        <w:t xml:space="preserve">Таблица </w:t>
      </w:r>
      <w:r w:rsidR="004C4CE2" w:rsidRPr="006E6534">
        <w:rPr>
          <w:rFonts w:cs="Times New Roman"/>
          <w:noProof/>
          <w:color w:val="000000" w:themeColor="text1"/>
          <w:rPrChange w:id="12945" w:author="N F" w:date="2023-12-05T03:08:00Z">
            <w:rPr>
              <w:rFonts w:cs="Times New Roman"/>
              <w:noProof/>
            </w:rPr>
          </w:rPrChange>
        </w:rPr>
        <w:t>4</w:t>
      </w:r>
      <w:r w:rsidR="004C4CE2" w:rsidRPr="006E6534">
        <w:rPr>
          <w:rFonts w:cs="Times New Roman"/>
          <w:color w:val="000000" w:themeColor="text1"/>
          <w:rPrChange w:id="12946" w:author="N F" w:date="2023-12-05T03:08:00Z">
            <w:rPr>
              <w:rFonts w:cs="Times New Roman"/>
            </w:rPr>
          </w:rPrChange>
        </w:rPr>
        <w:noBreakHyphen/>
      </w:r>
      <w:r w:rsidR="004C4CE2" w:rsidRPr="006E6534">
        <w:rPr>
          <w:rFonts w:cs="Times New Roman"/>
          <w:noProof/>
          <w:color w:val="000000" w:themeColor="text1"/>
          <w:rPrChange w:id="12947" w:author="N F" w:date="2023-12-05T03:08:00Z">
            <w:rPr>
              <w:rFonts w:cs="Times New Roman"/>
              <w:noProof/>
            </w:rPr>
          </w:rPrChange>
        </w:rPr>
        <w:t>1</w:t>
      </w:r>
      <w:r w:rsidR="00AF4536" w:rsidRPr="006E6534">
        <w:rPr>
          <w:rFonts w:cs="Times New Roman"/>
          <w:color w:val="000000" w:themeColor="text1"/>
          <w:rPrChange w:id="12948" w:author="N F" w:date="2023-12-05T03:08:00Z">
            <w:rPr>
              <w:rFonts w:cs="Times New Roman"/>
            </w:rPr>
          </w:rPrChange>
        </w:rPr>
        <w:fldChar w:fldCharType="end"/>
      </w:r>
      <w:r w:rsidR="004A0D32" w:rsidRPr="006E6534">
        <w:rPr>
          <w:rFonts w:cs="Times New Roman"/>
          <w:color w:val="000000" w:themeColor="text1"/>
          <w:rPrChange w:id="12949" w:author="N F" w:date="2023-12-05T03:08:00Z">
            <w:rPr>
              <w:rFonts w:cs="Times New Roman"/>
            </w:rPr>
          </w:rPrChange>
        </w:rPr>
        <w:t>)</w:t>
      </w:r>
      <w:r w:rsidR="00616F30" w:rsidRPr="006E6534">
        <w:rPr>
          <w:rFonts w:cs="Times New Roman"/>
          <w:color w:val="000000" w:themeColor="text1"/>
          <w:rPrChange w:id="12950" w:author="N F" w:date="2023-12-05T03:08:00Z">
            <w:rPr>
              <w:rFonts w:cs="Times New Roman"/>
            </w:rPr>
          </w:rPrChange>
        </w:rPr>
        <w:t xml:space="preserve"> </w:t>
      </w:r>
      <w:ins w:id="12951" w:author="Barshadskaya, Yuliya" w:date="2024-01-15T18:58:00Z">
        <w:r w:rsidR="00F43EBA" w:rsidRPr="0001519A">
          <w:rPr>
            <w:rFonts w:cs="Times New Roman"/>
            <w:color w:val="000000" w:themeColor="text1"/>
            <w:lang w:val="en-US"/>
          </w:rPr>
          <w:fldChar w:fldCharType="begin"/>
        </w:r>
        <w:r w:rsidR="00F43EBA"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F43EBA" w:rsidRPr="0001519A">
          <w:rPr>
            <w:rFonts w:cs="Times New Roman"/>
            <w:color w:val="000000" w:themeColor="text1"/>
            <w:lang w:val="en-US"/>
          </w:rPr>
          <w:fldChar w:fldCharType="separate"/>
        </w:r>
        <w:r w:rsidR="00F43EBA" w:rsidRPr="0018315E">
          <w:rPr>
            <w:rFonts w:cs="Times New Roman"/>
            <w:color w:val="000000" w:themeColor="text1"/>
          </w:rPr>
          <w:t>[</w:t>
        </w:r>
      </w:ins>
      <w:ins w:id="12952" w:author="Barshadskaya, Yuliya" w:date="2024-02-22T23:52:00Z">
        <w:r w:rsidR="0044154E">
          <w:rPr>
            <w:rFonts w:cs="Times New Roman"/>
            <w:color w:val="000000" w:themeColor="text1"/>
          </w:rPr>
          <w:t>2</w:t>
        </w:r>
      </w:ins>
      <w:ins w:id="12953" w:author="Barshadskaya, Yuliya" w:date="2024-01-15T18:58:00Z">
        <w:r w:rsidR="00F43EBA" w:rsidRPr="00DD38F1">
          <w:rPr>
            <w:rFonts w:cs="Times New Roman"/>
            <w:color w:val="000000" w:themeColor="text1"/>
          </w:rPr>
          <w:t>]</w:t>
        </w:r>
        <w:r w:rsidR="00F43EBA" w:rsidRPr="0001519A">
          <w:rPr>
            <w:rFonts w:cs="Times New Roman"/>
            <w:color w:val="000000" w:themeColor="text1"/>
            <w:lang w:val="en-US"/>
          </w:rPr>
          <w:fldChar w:fldCharType="end"/>
        </w:r>
      </w:ins>
      <w:del w:id="12954" w:author="Barshadskaya, Yuliya" w:date="2024-01-15T18:58:00Z">
        <w:r w:rsidR="00616F30" w:rsidRPr="006E6534" w:rsidDel="00F43EBA">
          <w:rPr>
            <w:rFonts w:cs="Times New Roman"/>
            <w:color w:val="000000" w:themeColor="text1"/>
            <w:rPrChange w:id="12955" w:author="N F" w:date="2023-12-05T03:08:00Z">
              <w:rPr>
                <w:rFonts w:cs="Times New Roman"/>
              </w:rPr>
            </w:rPrChange>
          </w:rPr>
          <w:fldChar w:fldCharType="begin"/>
        </w:r>
        <w:r w:rsidR="00616F30" w:rsidRPr="006E6534" w:rsidDel="00F43EBA">
          <w:rPr>
            <w:rFonts w:cs="Times New Roman"/>
            <w:color w:val="000000" w:themeColor="text1"/>
            <w:rPrChange w:id="12956" w:author="N F" w:date="2023-12-05T03:08:00Z">
              <w:rPr>
                <w:rFonts w:cs="Times New Roman"/>
              </w:rPr>
            </w:rPrChange>
          </w:rPr>
          <w:delInstrText xml:space="preserve"> ADDIN ZOTERO_ITEM CSL_CITATION {"citationID":"ciBybPuz","properties":{"formattedCitation":"(14)","plainCitation":"(14)","noteIndex":0},"citationItems":[{"id":161759,"uris":["http://zotero.org/groups/4735135/items/SYLFY4KI"],"itemData":{"id":161759,"type":"webpage","title":"TAGRISSO (osimertinib) tablets. AstraZeneca Pharmaceuticals, LP Application No.:  208065. Approval Date: 11/13/2015. Clinical Pharmacology Biopharmaceutics Review","URL":"https://www.accessdata.fda.gov/drugsatfda_docs/nda/2015/208065Orig1s000TOC.cfm","accessed":{"date-parts":[["2022",8,2]]}}}],"schema":"https://github.com/citation-style-language/schema/raw/master/csl-citation.json"} </w:delInstrText>
        </w:r>
        <w:r w:rsidR="00616F30" w:rsidRPr="006E6534" w:rsidDel="00F43EBA">
          <w:rPr>
            <w:rFonts w:cs="Times New Roman"/>
            <w:color w:val="000000" w:themeColor="text1"/>
            <w:rPrChange w:id="12957" w:author="N F" w:date="2023-12-05T03:08:00Z">
              <w:rPr>
                <w:rFonts w:cs="Times New Roman"/>
              </w:rPr>
            </w:rPrChange>
          </w:rPr>
          <w:fldChar w:fldCharType="separate"/>
        </w:r>
        <w:r w:rsidR="00616F30" w:rsidRPr="006E6534" w:rsidDel="00F43EBA">
          <w:rPr>
            <w:rFonts w:cs="Times New Roman"/>
            <w:color w:val="000000" w:themeColor="text1"/>
            <w:rPrChange w:id="12958" w:author="N F" w:date="2023-12-05T03:08:00Z">
              <w:rPr>
                <w:rFonts w:cs="Times New Roman"/>
              </w:rPr>
            </w:rPrChange>
          </w:rPr>
          <w:delText>(14)</w:delText>
        </w:r>
        <w:r w:rsidR="00616F30" w:rsidRPr="006E6534" w:rsidDel="00F43EBA">
          <w:rPr>
            <w:rFonts w:cs="Times New Roman"/>
            <w:color w:val="000000" w:themeColor="text1"/>
            <w:rPrChange w:id="12959" w:author="N F" w:date="2023-12-05T03:08:00Z">
              <w:rPr>
                <w:rFonts w:cs="Times New Roman"/>
              </w:rPr>
            </w:rPrChange>
          </w:rPr>
          <w:fldChar w:fldCharType="end"/>
        </w:r>
      </w:del>
      <w:r w:rsidR="00616F30" w:rsidRPr="006E6534">
        <w:rPr>
          <w:rFonts w:cs="Times New Roman"/>
          <w:color w:val="000000" w:themeColor="text1"/>
          <w:rPrChange w:id="12960" w:author="N F" w:date="2023-12-05T03:08:00Z">
            <w:rPr>
              <w:rFonts w:cs="Times New Roman"/>
            </w:rPr>
          </w:rPrChange>
        </w:rPr>
        <w:t>.</w:t>
      </w:r>
    </w:p>
    <w:p w14:paraId="1A628640" w14:textId="77777777" w:rsidR="00F43EBA" w:rsidRPr="006E6534" w:rsidRDefault="00F43EBA">
      <w:pPr>
        <w:pStyle w:val="SDText"/>
        <w:spacing w:after="0"/>
        <w:rPr>
          <w:rFonts w:cs="Times New Roman"/>
          <w:color w:val="000000" w:themeColor="text1"/>
          <w:rPrChange w:id="12961" w:author="N F" w:date="2023-12-05T03:08:00Z">
            <w:rPr>
              <w:rFonts w:cs="Times New Roman"/>
            </w:rPr>
          </w:rPrChange>
        </w:rPr>
        <w:pPrChange w:id="12962" w:author="Barshadskaya, Yuliya" w:date="2024-01-15T18:58:00Z">
          <w:pPr>
            <w:pStyle w:val="SDText"/>
          </w:pPr>
        </w:pPrChange>
      </w:pPr>
    </w:p>
    <w:p w14:paraId="1BEE8669" w14:textId="654F2BB2" w:rsidR="00AF4536" w:rsidRPr="00527FD0" w:rsidRDefault="00AF4536">
      <w:pPr>
        <w:pStyle w:val="SDTable"/>
        <w:spacing w:after="0"/>
        <w:jc w:val="both"/>
        <w:pPrChange w:id="12963" w:author="Barshadskaya, Yuliya" w:date="2024-01-15T18:59:00Z">
          <w:pPr>
            <w:pStyle w:val="SDTable"/>
          </w:pPr>
        </w:pPrChange>
      </w:pPr>
      <w:bookmarkStart w:id="12964" w:name="_Ref115255259"/>
      <w:bookmarkStart w:id="12965" w:name="_Toc115733163"/>
      <w:r w:rsidRPr="00F43EBA">
        <w:rPr>
          <w:b/>
          <w:rPrChange w:id="12966" w:author="Barshadskaya, Yuliya" w:date="2024-01-15T18:59:00Z">
            <w:rPr/>
          </w:rPrChange>
        </w:rPr>
        <w:t xml:space="preserve">Таблица </w:t>
      </w:r>
      <w:r w:rsidR="003D1135" w:rsidRPr="00F43EBA">
        <w:rPr>
          <w:b/>
          <w:rPrChange w:id="12967" w:author="Barshadskaya, Yuliya" w:date="2024-01-15T18:59:00Z">
            <w:rPr/>
          </w:rPrChange>
        </w:rPr>
        <w:fldChar w:fldCharType="begin"/>
      </w:r>
      <w:r w:rsidR="003D1135" w:rsidRPr="00F43EBA">
        <w:rPr>
          <w:b/>
          <w:rPrChange w:id="12968" w:author="Barshadskaya, Yuliya" w:date="2024-01-15T18:59:00Z">
            <w:rPr>
              <w:rFonts w:cs="Times New Roman"/>
            </w:rPr>
          </w:rPrChange>
        </w:rPr>
        <w:instrText xml:space="preserve"> STYLEREF 1 \s </w:instrText>
      </w:r>
      <w:r w:rsidR="003D1135" w:rsidRPr="00F43EBA">
        <w:rPr>
          <w:b/>
          <w:rPrChange w:id="12969" w:author="Barshadskaya, Yuliya" w:date="2024-01-15T18:59:00Z">
            <w:rPr/>
          </w:rPrChange>
        </w:rPr>
        <w:fldChar w:fldCharType="separate"/>
      </w:r>
      <w:r w:rsidR="004C4CE2" w:rsidRPr="00F43EBA">
        <w:rPr>
          <w:b/>
          <w:noProof/>
          <w:rPrChange w:id="12970" w:author="Barshadskaya, Yuliya" w:date="2024-01-15T18:59:00Z">
            <w:rPr>
              <w:noProof/>
            </w:rPr>
          </w:rPrChange>
        </w:rPr>
        <w:t>4</w:t>
      </w:r>
      <w:r w:rsidR="003D1135" w:rsidRPr="00F43EBA">
        <w:rPr>
          <w:b/>
          <w:rPrChange w:id="12971" w:author="Barshadskaya, Yuliya" w:date="2024-01-15T18:59:00Z">
            <w:rPr/>
          </w:rPrChange>
        </w:rPr>
        <w:fldChar w:fldCharType="end"/>
      </w:r>
      <w:r w:rsidR="003D1135" w:rsidRPr="00F43EBA">
        <w:rPr>
          <w:b/>
          <w:rPrChange w:id="12972" w:author="Barshadskaya, Yuliya" w:date="2024-01-15T18:59:00Z">
            <w:rPr/>
          </w:rPrChange>
        </w:rPr>
        <w:noBreakHyphen/>
      </w:r>
      <w:r w:rsidR="003D1135" w:rsidRPr="00F43EBA">
        <w:rPr>
          <w:b/>
          <w:rPrChange w:id="12973" w:author="Barshadskaya, Yuliya" w:date="2024-01-15T18:59:00Z">
            <w:rPr/>
          </w:rPrChange>
        </w:rPr>
        <w:fldChar w:fldCharType="begin"/>
      </w:r>
      <w:r w:rsidR="003D1135" w:rsidRPr="00F43EBA">
        <w:rPr>
          <w:b/>
          <w:rPrChange w:id="12974" w:author="Barshadskaya, Yuliya" w:date="2024-01-15T18:59:00Z">
            <w:rPr>
              <w:rFonts w:cs="Times New Roman"/>
            </w:rPr>
          </w:rPrChange>
        </w:rPr>
        <w:instrText xml:space="preserve"> SEQ Таблица \* ARABIC \s 1 </w:instrText>
      </w:r>
      <w:r w:rsidR="003D1135" w:rsidRPr="00F43EBA">
        <w:rPr>
          <w:b/>
          <w:rPrChange w:id="12975" w:author="Barshadskaya, Yuliya" w:date="2024-01-15T18:59:00Z">
            <w:rPr/>
          </w:rPrChange>
        </w:rPr>
        <w:fldChar w:fldCharType="separate"/>
      </w:r>
      <w:r w:rsidR="004C4CE2" w:rsidRPr="00F43EBA">
        <w:rPr>
          <w:b/>
          <w:noProof/>
          <w:rPrChange w:id="12976" w:author="Barshadskaya, Yuliya" w:date="2024-01-15T18:59:00Z">
            <w:rPr>
              <w:noProof/>
            </w:rPr>
          </w:rPrChange>
        </w:rPr>
        <w:t>1</w:t>
      </w:r>
      <w:r w:rsidR="003D1135" w:rsidRPr="00F43EBA">
        <w:rPr>
          <w:b/>
          <w:rPrChange w:id="12977" w:author="Barshadskaya, Yuliya" w:date="2024-01-15T18:59:00Z">
            <w:rPr/>
          </w:rPrChange>
        </w:rPr>
        <w:fldChar w:fldCharType="end"/>
      </w:r>
      <w:bookmarkEnd w:id="12964"/>
      <w:ins w:id="12978" w:author="Barshadskaya, Yuliya" w:date="2024-01-15T18:59:00Z">
        <w:r w:rsidR="00F43EBA" w:rsidRPr="00F43EBA">
          <w:rPr>
            <w:b/>
            <w:rPrChange w:id="12979" w:author="Barshadskaya, Yuliya" w:date="2024-01-15T18:59:00Z">
              <w:rPr/>
            </w:rPrChange>
          </w:rPr>
          <w:t>.</w:t>
        </w:r>
      </w:ins>
      <w:r w:rsidRPr="00527FD0">
        <w:t xml:space="preserve"> </w:t>
      </w:r>
      <w:r w:rsidRPr="00452D3C">
        <w:t xml:space="preserve">Фармакокинетические показатели осимертиниба при пероральном введении добровольцам различных лекарственных форм </w:t>
      </w:r>
      <w:ins w:id="12980" w:author="Barshadskaya, Yuliya" w:date="2024-01-15T18:59:00Z">
        <w:r w:rsidR="00F43EBA" w:rsidRPr="0001519A">
          <w:rPr>
            <w:rFonts w:cs="Times New Roman"/>
            <w:color w:val="000000" w:themeColor="text1"/>
            <w:lang w:val="en-US"/>
          </w:rPr>
          <w:fldChar w:fldCharType="begin"/>
        </w:r>
        <w:r w:rsidR="00F43EBA"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F43EBA" w:rsidRPr="0001519A">
          <w:rPr>
            <w:rFonts w:cs="Times New Roman"/>
            <w:color w:val="000000" w:themeColor="text1"/>
            <w:lang w:val="en-US"/>
          </w:rPr>
          <w:fldChar w:fldCharType="separate"/>
        </w:r>
        <w:r w:rsidR="00F43EBA" w:rsidRPr="0018315E">
          <w:rPr>
            <w:rFonts w:cs="Times New Roman"/>
            <w:color w:val="000000" w:themeColor="text1"/>
          </w:rPr>
          <w:t>[</w:t>
        </w:r>
      </w:ins>
      <w:ins w:id="12981" w:author="Barshadskaya, Yuliya" w:date="2024-02-22T23:53:00Z">
        <w:r w:rsidR="0044154E">
          <w:rPr>
            <w:rFonts w:cs="Times New Roman"/>
            <w:color w:val="000000" w:themeColor="text1"/>
          </w:rPr>
          <w:t>2</w:t>
        </w:r>
      </w:ins>
      <w:ins w:id="12982" w:author="Barshadskaya, Yuliya" w:date="2024-01-15T18:59:00Z">
        <w:r w:rsidR="00F43EBA" w:rsidRPr="00DD38F1">
          <w:rPr>
            <w:rFonts w:cs="Times New Roman"/>
            <w:color w:val="000000" w:themeColor="text1"/>
          </w:rPr>
          <w:t>]</w:t>
        </w:r>
        <w:r w:rsidR="00F43EBA" w:rsidRPr="0001519A">
          <w:rPr>
            <w:rFonts w:cs="Times New Roman"/>
            <w:color w:val="000000" w:themeColor="text1"/>
            <w:lang w:val="en-US"/>
          </w:rPr>
          <w:fldChar w:fldCharType="end"/>
        </w:r>
      </w:ins>
      <w:ins w:id="12983" w:author="Barshadskaya, Yuliya" w:date="2024-02-22T23:53:00Z">
        <w:r w:rsidR="0044154E">
          <w:rPr>
            <w:rFonts w:cs="Times New Roman"/>
            <w:color w:val="000000" w:themeColor="text1"/>
          </w:rPr>
          <w:t>.</w:t>
        </w:r>
      </w:ins>
      <w:del w:id="12984" w:author="Barshadskaya, Yuliya" w:date="2024-01-15T18:59:00Z">
        <w:r w:rsidRPr="00452D3C" w:rsidDel="00F43EBA">
          <w:fldChar w:fldCharType="begin"/>
        </w:r>
        <w:r w:rsidRPr="004A73C2" w:rsidDel="00F43EBA">
          <w:delInstrText xml:space="preserve"> ADDIN ZOTERO_ITEM CSL_CITATION {"citationID":"ciBybPuz","properties":{"formattedCitation":"(14)","plainCitation":"(14)","noteIndex":0},"citationItems":[{"id":161759,"uris":["http://zotero.org/groups/4735135/items/SYLFY4KI"],"itemData":{"id":161759,"type":</w:delInstrText>
        </w:r>
        <w:r w:rsidRPr="009556CC" w:rsidDel="00F43EBA">
          <w:delInstrText>"webpage","title":"TAGRISSO (osimertinib) tablets. AstraZeneca Pharmaceuticals, LP Application No.:  208065. Approval Date: 11/13/2015. Clinical Pharmacology Biopharmaceutics Review","URL":"https://www.accessdata.fda.g</w:delInstrText>
        </w:r>
        <w:r w:rsidRPr="008D2D2E" w:rsidDel="00F43EBA">
          <w:delInstrText xml:space="preserve">ov/drugsatfda_docs/nda/2015/208065Orig1s000TOC.cfm","accessed":{"date-parts":[["2022",8,2]]}}}],"schema":"https://github.com/citation-style-language/schema/raw/master/csl-citation.json"} </w:delInstrText>
        </w:r>
        <w:r w:rsidRPr="00452D3C" w:rsidDel="00F43EBA">
          <w:fldChar w:fldCharType="separate"/>
        </w:r>
        <w:r w:rsidRPr="00452D3C" w:rsidDel="00F43EBA">
          <w:delText>(14)</w:delText>
        </w:r>
        <w:bookmarkEnd w:id="12965"/>
        <w:r w:rsidRPr="00452D3C" w:rsidDel="00F43EBA">
          <w:fldChar w:fldCharType="end"/>
        </w:r>
      </w:del>
    </w:p>
    <w:tbl>
      <w:tblPr>
        <w:tblStyle w:val="a4"/>
        <w:tblW w:w="0" w:type="auto"/>
        <w:tblLook w:val="04A0" w:firstRow="1" w:lastRow="0" w:firstColumn="1" w:lastColumn="0" w:noHBand="0" w:noVBand="1"/>
      </w:tblPr>
      <w:tblGrid>
        <w:gridCol w:w="1869"/>
        <w:gridCol w:w="1869"/>
        <w:gridCol w:w="1869"/>
        <w:gridCol w:w="1869"/>
        <w:gridCol w:w="1869"/>
      </w:tblGrid>
      <w:tr w:rsidR="006E6534" w:rsidRPr="006E6534" w14:paraId="6CF4E669" w14:textId="77777777" w:rsidTr="000F05C8">
        <w:trPr>
          <w:tblHeader/>
        </w:trPr>
        <w:tc>
          <w:tcPr>
            <w:tcW w:w="1869" w:type="dxa"/>
            <w:vMerge w:val="restart"/>
            <w:shd w:val="clear" w:color="auto" w:fill="D9D9D9" w:themeFill="background1" w:themeFillShade="D9"/>
          </w:tcPr>
          <w:p w14:paraId="26D24D91" w14:textId="29DE209B" w:rsidR="00656D04" w:rsidRPr="006E6534" w:rsidRDefault="00656D04" w:rsidP="00415551">
            <w:pPr>
              <w:pStyle w:val="SDText"/>
              <w:ind w:firstLine="0"/>
              <w:jc w:val="center"/>
              <w:rPr>
                <w:rFonts w:cs="Times New Roman"/>
                <w:b/>
                <w:bCs/>
                <w:color w:val="000000" w:themeColor="text1"/>
                <w:rPrChange w:id="12985" w:author="N F" w:date="2023-12-05T03:08:00Z">
                  <w:rPr>
                    <w:rFonts w:cs="Times New Roman"/>
                    <w:b/>
                    <w:bCs/>
                  </w:rPr>
                </w:rPrChange>
              </w:rPr>
            </w:pPr>
            <w:r w:rsidRPr="006E6534">
              <w:rPr>
                <w:rFonts w:cs="Times New Roman"/>
                <w:b/>
                <w:bCs/>
                <w:color w:val="000000" w:themeColor="text1"/>
                <w:rPrChange w:id="12986" w:author="N F" w:date="2023-12-05T03:08:00Z">
                  <w:rPr>
                    <w:rFonts w:cs="Times New Roman"/>
                    <w:b/>
                    <w:bCs/>
                  </w:rPr>
                </w:rPrChange>
              </w:rPr>
              <w:t>Показатели</w:t>
            </w:r>
          </w:p>
        </w:tc>
        <w:tc>
          <w:tcPr>
            <w:tcW w:w="7476" w:type="dxa"/>
            <w:gridSpan w:val="4"/>
            <w:shd w:val="clear" w:color="auto" w:fill="D9D9D9" w:themeFill="background1" w:themeFillShade="D9"/>
          </w:tcPr>
          <w:p w14:paraId="16704ADE" w14:textId="3A70E541" w:rsidR="00656D04" w:rsidRPr="006E6534" w:rsidRDefault="00656D04" w:rsidP="00415551">
            <w:pPr>
              <w:pStyle w:val="SDText"/>
              <w:ind w:firstLine="0"/>
              <w:jc w:val="center"/>
              <w:rPr>
                <w:rFonts w:cs="Times New Roman"/>
                <w:b/>
                <w:bCs/>
                <w:color w:val="000000" w:themeColor="text1"/>
                <w:rPrChange w:id="12987" w:author="N F" w:date="2023-12-05T03:08:00Z">
                  <w:rPr>
                    <w:rFonts w:cs="Times New Roman"/>
                    <w:b/>
                    <w:bCs/>
                  </w:rPr>
                </w:rPrChange>
              </w:rPr>
            </w:pPr>
            <w:r w:rsidRPr="006E6534">
              <w:rPr>
                <w:rFonts w:cs="Times New Roman"/>
                <w:b/>
                <w:bCs/>
                <w:color w:val="000000" w:themeColor="text1"/>
                <w:rPrChange w:id="12988" w:author="N F" w:date="2023-12-05T03:08:00Z">
                  <w:rPr>
                    <w:rFonts w:cs="Times New Roman"/>
                    <w:b/>
                    <w:bCs/>
                  </w:rPr>
                </w:rPrChange>
              </w:rPr>
              <w:t>Лекарственная форма</w:t>
            </w:r>
          </w:p>
        </w:tc>
      </w:tr>
      <w:tr w:rsidR="006E6534" w:rsidRPr="006E6534" w14:paraId="7A231D70" w14:textId="77777777" w:rsidTr="000F05C8">
        <w:trPr>
          <w:tblHeader/>
        </w:trPr>
        <w:tc>
          <w:tcPr>
            <w:tcW w:w="1869" w:type="dxa"/>
            <w:vMerge/>
            <w:shd w:val="clear" w:color="auto" w:fill="D9D9D9" w:themeFill="background1" w:themeFillShade="D9"/>
          </w:tcPr>
          <w:p w14:paraId="0A383A17" w14:textId="77777777" w:rsidR="00656D04" w:rsidRPr="006E6534" w:rsidRDefault="00656D04" w:rsidP="00415551">
            <w:pPr>
              <w:pStyle w:val="SDText"/>
              <w:ind w:firstLine="0"/>
              <w:jc w:val="center"/>
              <w:rPr>
                <w:rFonts w:cs="Times New Roman"/>
                <w:b/>
                <w:bCs/>
                <w:color w:val="000000" w:themeColor="text1"/>
                <w:rPrChange w:id="12989" w:author="N F" w:date="2023-12-05T03:08:00Z">
                  <w:rPr>
                    <w:rFonts w:cs="Times New Roman"/>
                    <w:b/>
                    <w:bCs/>
                  </w:rPr>
                </w:rPrChange>
              </w:rPr>
            </w:pPr>
          </w:p>
        </w:tc>
        <w:tc>
          <w:tcPr>
            <w:tcW w:w="1869" w:type="dxa"/>
            <w:shd w:val="clear" w:color="auto" w:fill="D9D9D9" w:themeFill="background1" w:themeFillShade="D9"/>
          </w:tcPr>
          <w:p w14:paraId="2A194638" w14:textId="4A834A87" w:rsidR="00656D04" w:rsidRPr="006E6534" w:rsidRDefault="00656D04" w:rsidP="00415551">
            <w:pPr>
              <w:pStyle w:val="SDText"/>
              <w:ind w:firstLine="0"/>
              <w:jc w:val="center"/>
              <w:rPr>
                <w:rFonts w:cs="Times New Roman"/>
                <w:b/>
                <w:bCs/>
                <w:color w:val="000000" w:themeColor="text1"/>
                <w:rPrChange w:id="12990" w:author="N F" w:date="2023-12-05T03:08:00Z">
                  <w:rPr>
                    <w:rFonts w:cs="Times New Roman"/>
                    <w:b/>
                    <w:bCs/>
                  </w:rPr>
                </w:rPrChange>
              </w:rPr>
            </w:pPr>
            <w:r w:rsidRPr="006E6534">
              <w:rPr>
                <w:rFonts w:cs="Times New Roman"/>
                <w:b/>
                <w:bCs/>
                <w:color w:val="000000" w:themeColor="text1"/>
                <w:rPrChange w:id="12991" w:author="N F" w:date="2023-12-05T03:08:00Z">
                  <w:rPr>
                    <w:rFonts w:cs="Times New Roman"/>
                    <w:b/>
                    <w:bCs/>
                  </w:rPr>
                </w:rPrChange>
              </w:rPr>
              <w:t>Капсула</w:t>
            </w:r>
          </w:p>
        </w:tc>
        <w:tc>
          <w:tcPr>
            <w:tcW w:w="1869" w:type="dxa"/>
            <w:shd w:val="clear" w:color="auto" w:fill="D9D9D9" w:themeFill="background1" w:themeFillShade="D9"/>
          </w:tcPr>
          <w:p w14:paraId="26A79F39" w14:textId="010ADE30" w:rsidR="00656D04" w:rsidRPr="006E6534" w:rsidRDefault="00656D04" w:rsidP="00415551">
            <w:pPr>
              <w:pStyle w:val="SDText"/>
              <w:ind w:firstLine="0"/>
              <w:jc w:val="center"/>
              <w:rPr>
                <w:rFonts w:cs="Times New Roman"/>
                <w:b/>
                <w:bCs/>
                <w:color w:val="000000" w:themeColor="text1"/>
                <w:rPrChange w:id="12992" w:author="N F" w:date="2023-12-05T03:08:00Z">
                  <w:rPr>
                    <w:rFonts w:cs="Times New Roman"/>
                    <w:b/>
                    <w:bCs/>
                  </w:rPr>
                </w:rPrChange>
              </w:rPr>
            </w:pPr>
            <w:r w:rsidRPr="006E6534">
              <w:rPr>
                <w:rFonts w:cs="Times New Roman"/>
                <w:b/>
                <w:bCs/>
                <w:color w:val="000000" w:themeColor="text1"/>
                <w:rPrChange w:id="12993" w:author="N F" w:date="2023-12-05T03:08:00Z">
                  <w:rPr>
                    <w:rFonts w:cs="Times New Roman"/>
                    <w:b/>
                    <w:bCs/>
                  </w:rPr>
                </w:rPrChange>
              </w:rPr>
              <w:t>Таблетка</w:t>
            </w:r>
          </w:p>
        </w:tc>
        <w:tc>
          <w:tcPr>
            <w:tcW w:w="1869" w:type="dxa"/>
            <w:shd w:val="clear" w:color="auto" w:fill="D9D9D9" w:themeFill="background1" w:themeFillShade="D9"/>
          </w:tcPr>
          <w:p w14:paraId="07940F20" w14:textId="015147B0" w:rsidR="00656D04" w:rsidRPr="006E6534" w:rsidRDefault="00656D04" w:rsidP="00415551">
            <w:pPr>
              <w:pStyle w:val="SDText"/>
              <w:ind w:firstLine="0"/>
              <w:jc w:val="center"/>
              <w:rPr>
                <w:rFonts w:cs="Times New Roman"/>
                <w:b/>
                <w:bCs/>
                <w:color w:val="000000" w:themeColor="text1"/>
                <w:rPrChange w:id="12994" w:author="N F" w:date="2023-12-05T03:08:00Z">
                  <w:rPr>
                    <w:rFonts w:cs="Times New Roman"/>
                    <w:b/>
                    <w:bCs/>
                  </w:rPr>
                </w:rPrChange>
              </w:rPr>
            </w:pPr>
            <w:r w:rsidRPr="006E6534">
              <w:rPr>
                <w:rFonts w:cs="Times New Roman"/>
                <w:b/>
                <w:bCs/>
                <w:color w:val="000000" w:themeColor="text1"/>
                <w:rPrChange w:id="12995" w:author="N F" w:date="2023-12-05T03:08:00Z">
                  <w:rPr>
                    <w:rFonts w:cs="Times New Roman"/>
                    <w:b/>
                    <w:bCs/>
                  </w:rPr>
                </w:rPrChange>
              </w:rPr>
              <w:t>Раствор</w:t>
            </w:r>
          </w:p>
        </w:tc>
        <w:tc>
          <w:tcPr>
            <w:tcW w:w="1869" w:type="dxa"/>
            <w:shd w:val="clear" w:color="auto" w:fill="D9D9D9" w:themeFill="background1" w:themeFillShade="D9"/>
          </w:tcPr>
          <w:p w14:paraId="5614E1B1" w14:textId="03E2ED6B" w:rsidR="00656D04" w:rsidRPr="006E6534" w:rsidRDefault="00656D04" w:rsidP="00415551">
            <w:pPr>
              <w:pStyle w:val="SDText"/>
              <w:ind w:firstLine="0"/>
              <w:jc w:val="center"/>
              <w:rPr>
                <w:rFonts w:cs="Times New Roman"/>
                <w:b/>
                <w:bCs/>
                <w:color w:val="000000" w:themeColor="text1"/>
                <w:rPrChange w:id="12996" w:author="N F" w:date="2023-12-05T03:08:00Z">
                  <w:rPr>
                    <w:rFonts w:cs="Times New Roman"/>
                    <w:b/>
                    <w:bCs/>
                  </w:rPr>
                </w:rPrChange>
              </w:rPr>
            </w:pPr>
            <w:r w:rsidRPr="006E6534">
              <w:rPr>
                <w:rFonts w:cs="Times New Roman"/>
                <w:b/>
                <w:bCs/>
                <w:color w:val="000000" w:themeColor="text1"/>
                <w:rPrChange w:id="12997" w:author="N F" w:date="2023-12-05T03:08:00Z">
                  <w:rPr>
                    <w:rFonts w:cs="Times New Roman"/>
                    <w:b/>
                    <w:bCs/>
                  </w:rPr>
                </w:rPrChange>
              </w:rPr>
              <w:t>Таблетка, покрытая пленочной оболочкой</w:t>
            </w:r>
          </w:p>
        </w:tc>
      </w:tr>
      <w:tr w:rsidR="006E6534" w:rsidRPr="006E6534" w14:paraId="6E36D01D" w14:textId="77777777" w:rsidTr="00656D04">
        <w:tc>
          <w:tcPr>
            <w:tcW w:w="1869" w:type="dxa"/>
          </w:tcPr>
          <w:p w14:paraId="302D3F3C" w14:textId="2DE296A7" w:rsidR="00656D04" w:rsidRPr="006E6534" w:rsidRDefault="00656D04" w:rsidP="00415551">
            <w:pPr>
              <w:pStyle w:val="SDText"/>
              <w:ind w:firstLine="0"/>
              <w:rPr>
                <w:rFonts w:cs="Times New Roman"/>
                <w:color w:val="000000" w:themeColor="text1"/>
                <w:rPrChange w:id="12998" w:author="N F" w:date="2023-12-05T03:08:00Z">
                  <w:rPr>
                    <w:rFonts w:cs="Times New Roman"/>
                  </w:rPr>
                </w:rPrChange>
              </w:rPr>
            </w:pPr>
            <w:r w:rsidRPr="006E6534">
              <w:rPr>
                <w:rFonts w:cs="Times New Roman"/>
                <w:color w:val="000000" w:themeColor="text1"/>
                <w:rPrChange w:id="12999" w:author="N F" w:date="2023-12-05T03:08:00Z">
                  <w:rPr>
                    <w:rFonts w:cs="Times New Roman"/>
                  </w:rPr>
                </w:rPrChange>
              </w:rPr>
              <w:t>Доза</w:t>
            </w:r>
          </w:p>
        </w:tc>
        <w:tc>
          <w:tcPr>
            <w:tcW w:w="1869" w:type="dxa"/>
          </w:tcPr>
          <w:p w14:paraId="52DFA9DA" w14:textId="477778C7" w:rsidR="00656D04" w:rsidRPr="006E6534" w:rsidRDefault="00656D04" w:rsidP="00415551">
            <w:pPr>
              <w:pStyle w:val="SDText"/>
              <w:ind w:firstLine="0"/>
              <w:rPr>
                <w:rFonts w:cs="Times New Roman"/>
                <w:color w:val="000000" w:themeColor="text1"/>
                <w:rPrChange w:id="13000" w:author="N F" w:date="2023-12-05T03:08:00Z">
                  <w:rPr>
                    <w:rFonts w:cs="Times New Roman"/>
                  </w:rPr>
                </w:rPrChange>
              </w:rPr>
            </w:pPr>
            <w:r w:rsidRPr="006E6534">
              <w:rPr>
                <w:rFonts w:cs="Times New Roman"/>
                <w:color w:val="000000" w:themeColor="text1"/>
                <w:rPrChange w:id="13001" w:author="N F" w:date="2023-12-05T03:08:00Z">
                  <w:rPr>
                    <w:rFonts w:cs="Times New Roman"/>
                  </w:rPr>
                </w:rPrChange>
              </w:rPr>
              <w:t>20</w:t>
            </w:r>
          </w:p>
        </w:tc>
        <w:tc>
          <w:tcPr>
            <w:tcW w:w="1869" w:type="dxa"/>
          </w:tcPr>
          <w:p w14:paraId="6983EDDA" w14:textId="78E51FC4" w:rsidR="00656D04" w:rsidRPr="006E6534" w:rsidRDefault="00656D04" w:rsidP="00415551">
            <w:pPr>
              <w:pStyle w:val="SDText"/>
              <w:ind w:firstLine="0"/>
              <w:rPr>
                <w:rFonts w:cs="Times New Roman"/>
                <w:color w:val="000000" w:themeColor="text1"/>
                <w:rPrChange w:id="13002" w:author="N F" w:date="2023-12-05T03:08:00Z">
                  <w:rPr>
                    <w:rFonts w:cs="Times New Roman"/>
                  </w:rPr>
                </w:rPrChange>
              </w:rPr>
            </w:pPr>
            <w:r w:rsidRPr="006E6534">
              <w:rPr>
                <w:rFonts w:cs="Times New Roman"/>
                <w:color w:val="000000" w:themeColor="text1"/>
                <w:rPrChange w:id="13003" w:author="N F" w:date="2023-12-05T03:08:00Z">
                  <w:rPr>
                    <w:rFonts w:cs="Times New Roman"/>
                  </w:rPr>
                </w:rPrChange>
              </w:rPr>
              <w:t>20</w:t>
            </w:r>
          </w:p>
        </w:tc>
        <w:tc>
          <w:tcPr>
            <w:tcW w:w="1869" w:type="dxa"/>
          </w:tcPr>
          <w:p w14:paraId="0548C65A" w14:textId="7C077B76" w:rsidR="00656D04" w:rsidRPr="006E6534" w:rsidRDefault="00656D04" w:rsidP="00415551">
            <w:pPr>
              <w:pStyle w:val="SDText"/>
              <w:ind w:firstLine="0"/>
              <w:rPr>
                <w:rFonts w:cs="Times New Roman"/>
                <w:color w:val="000000" w:themeColor="text1"/>
                <w:rPrChange w:id="13004" w:author="N F" w:date="2023-12-05T03:08:00Z">
                  <w:rPr>
                    <w:rFonts w:cs="Times New Roman"/>
                  </w:rPr>
                </w:rPrChange>
              </w:rPr>
            </w:pPr>
            <w:r w:rsidRPr="006E6534">
              <w:rPr>
                <w:rFonts w:cs="Times New Roman"/>
                <w:color w:val="000000" w:themeColor="text1"/>
                <w:rPrChange w:id="13005" w:author="N F" w:date="2023-12-05T03:08:00Z">
                  <w:rPr>
                    <w:rFonts w:cs="Times New Roman"/>
                  </w:rPr>
                </w:rPrChange>
              </w:rPr>
              <w:t>20</w:t>
            </w:r>
          </w:p>
        </w:tc>
        <w:tc>
          <w:tcPr>
            <w:tcW w:w="1869" w:type="dxa"/>
          </w:tcPr>
          <w:p w14:paraId="53EE0B5D" w14:textId="1E8612FC" w:rsidR="00656D04" w:rsidRPr="006E6534" w:rsidRDefault="00656D04" w:rsidP="00415551">
            <w:pPr>
              <w:pStyle w:val="SDText"/>
              <w:ind w:firstLine="0"/>
              <w:rPr>
                <w:rFonts w:cs="Times New Roman"/>
                <w:color w:val="000000" w:themeColor="text1"/>
                <w:rPrChange w:id="13006" w:author="N F" w:date="2023-12-05T03:08:00Z">
                  <w:rPr>
                    <w:rFonts w:cs="Times New Roman"/>
                  </w:rPr>
                </w:rPrChange>
              </w:rPr>
            </w:pPr>
            <w:r w:rsidRPr="006E6534">
              <w:rPr>
                <w:rFonts w:cs="Times New Roman"/>
                <w:color w:val="000000" w:themeColor="text1"/>
                <w:rPrChange w:id="13007" w:author="N F" w:date="2023-12-05T03:08:00Z">
                  <w:rPr>
                    <w:rFonts w:cs="Times New Roman"/>
                  </w:rPr>
                </w:rPrChange>
              </w:rPr>
              <w:t>80</w:t>
            </w:r>
          </w:p>
        </w:tc>
      </w:tr>
      <w:tr w:rsidR="006E6534" w:rsidRPr="006E6534" w14:paraId="4EAE3E00" w14:textId="77777777" w:rsidTr="00656D04">
        <w:tc>
          <w:tcPr>
            <w:tcW w:w="1869" w:type="dxa"/>
          </w:tcPr>
          <w:p w14:paraId="47DAE6DD" w14:textId="722231AC" w:rsidR="00656D04" w:rsidRPr="006E6534" w:rsidRDefault="00656D04" w:rsidP="00415551">
            <w:pPr>
              <w:pStyle w:val="SDText"/>
              <w:ind w:firstLine="0"/>
              <w:rPr>
                <w:rFonts w:cs="Times New Roman"/>
                <w:color w:val="000000" w:themeColor="text1"/>
                <w:rPrChange w:id="13008" w:author="N F" w:date="2023-12-05T03:08:00Z">
                  <w:rPr>
                    <w:rFonts w:cs="Times New Roman"/>
                  </w:rPr>
                </w:rPrChange>
              </w:rPr>
            </w:pPr>
            <w:r w:rsidRPr="006E6534">
              <w:rPr>
                <w:rFonts w:cs="Times New Roman"/>
                <w:color w:val="000000" w:themeColor="text1"/>
                <w:lang w:val="en-US"/>
                <w:rPrChange w:id="13009" w:author="N F" w:date="2023-12-05T03:08:00Z">
                  <w:rPr>
                    <w:rFonts w:cs="Times New Roman"/>
                    <w:lang w:val="en-US"/>
                  </w:rPr>
                </w:rPrChange>
              </w:rPr>
              <w:t>N</w:t>
            </w:r>
          </w:p>
        </w:tc>
        <w:tc>
          <w:tcPr>
            <w:tcW w:w="1869" w:type="dxa"/>
          </w:tcPr>
          <w:p w14:paraId="33D78FB7" w14:textId="63CFFD0A" w:rsidR="00656D04" w:rsidRPr="006E6534" w:rsidRDefault="00656D04" w:rsidP="00415551">
            <w:pPr>
              <w:pStyle w:val="SDText"/>
              <w:ind w:firstLine="0"/>
              <w:rPr>
                <w:rFonts w:cs="Times New Roman"/>
                <w:color w:val="000000" w:themeColor="text1"/>
                <w:rPrChange w:id="13010" w:author="N F" w:date="2023-12-05T03:08:00Z">
                  <w:rPr>
                    <w:rFonts w:cs="Times New Roman"/>
                  </w:rPr>
                </w:rPrChange>
              </w:rPr>
            </w:pPr>
            <w:r w:rsidRPr="006E6534">
              <w:rPr>
                <w:rFonts w:cs="Times New Roman"/>
                <w:color w:val="000000" w:themeColor="text1"/>
                <w:rPrChange w:id="13011" w:author="N F" w:date="2023-12-05T03:08:00Z">
                  <w:rPr>
                    <w:rFonts w:cs="Times New Roman"/>
                  </w:rPr>
                </w:rPrChange>
              </w:rPr>
              <w:t>16</w:t>
            </w:r>
          </w:p>
        </w:tc>
        <w:tc>
          <w:tcPr>
            <w:tcW w:w="1869" w:type="dxa"/>
          </w:tcPr>
          <w:p w14:paraId="6FB13ABE" w14:textId="17DA44B9" w:rsidR="00656D04" w:rsidRPr="006E6534" w:rsidRDefault="00656D04" w:rsidP="00415551">
            <w:pPr>
              <w:pStyle w:val="SDText"/>
              <w:ind w:firstLine="0"/>
              <w:rPr>
                <w:rFonts w:cs="Times New Roman"/>
                <w:color w:val="000000" w:themeColor="text1"/>
                <w:rPrChange w:id="13012" w:author="N F" w:date="2023-12-05T03:08:00Z">
                  <w:rPr>
                    <w:rFonts w:cs="Times New Roman"/>
                  </w:rPr>
                </w:rPrChange>
              </w:rPr>
            </w:pPr>
            <w:r w:rsidRPr="006E6534">
              <w:rPr>
                <w:rFonts w:cs="Times New Roman"/>
                <w:color w:val="000000" w:themeColor="text1"/>
                <w:rPrChange w:id="13013" w:author="N F" w:date="2023-12-05T03:08:00Z">
                  <w:rPr>
                    <w:rFonts w:cs="Times New Roman"/>
                  </w:rPr>
                </w:rPrChange>
              </w:rPr>
              <w:t>16</w:t>
            </w:r>
          </w:p>
        </w:tc>
        <w:tc>
          <w:tcPr>
            <w:tcW w:w="1869" w:type="dxa"/>
          </w:tcPr>
          <w:p w14:paraId="7D276E00" w14:textId="789FE744" w:rsidR="00656D04" w:rsidRPr="006E6534" w:rsidRDefault="00656D04" w:rsidP="00415551">
            <w:pPr>
              <w:pStyle w:val="SDText"/>
              <w:ind w:firstLine="0"/>
              <w:rPr>
                <w:rFonts w:cs="Times New Roman"/>
                <w:color w:val="000000" w:themeColor="text1"/>
                <w:rPrChange w:id="13014" w:author="N F" w:date="2023-12-05T03:08:00Z">
                  <w:rPr>
                    <w:rFonts w:cs="Times New Roman"/>
                  </w:rPr>
                </w:rPrChange>
              </w:rPr>
            </w:pPr>
            <w:r w:rsidRPr="006E6534">
              <w:rPr>
                <w:rFonts w:cs="Times New Roman"/>
                <w:color w:val="000000" w:themeColor="text1"/>
                <w:rPrChange w:id="13015" w:author="N F" w:date="2023-12-05T03:08:00Z">
                  <w:rPr>
                    <w:rFonts w:cs="Times New Roman"/>
                  </w:rPr>
                </w:rPrChange>
              </w:rPr>
              <w:t>8</w:t>
            </w:r>
          </w:p>
        </w:tc>
        <w:tc>
          <w:tcPr>
            <w:tcW w:w="1869" w:type="dxa"/>
          </w:tcPr>
          <w:p w14:paraId="6CB3F440" w14:textId="365EBC38" w:rsidR="00656D04" w:rsidRPr="006E6534" w:rsidRDefault="00656D04" w:rsidP="00415551">
            <w:pPr>
              <w:pStyle w:val="SDText"/>
              <w:ind w:firstLine="0"/>
              <w:rPr>
                <w:rFonts w:cs="Times New Roman"/>
                <w:color w:val="000000" w:themeColor="text1"/>
                <w:rPrChange w:id="13016" w:author="N F" w:date="2023-12-05T03:08:00Z">
                  <w:rPr>
                    <w:rFonts w:cs="Times New Roman"/>
                  </w:rPr>
                </w:rPrChange>
              </w:rPr>
            </w:pPr>
            <w:r w:rsidRPr="006E6534">
              <w:rPr>
                <w:rFonts w:cs="Times New Roman"/>
                <w:color w:val="000000" w:themeColor="text1"/>
                <w:rPrChange w:id="13017" w:author="N F" w:date="2023-12-05T03:08:00Z">
                  <w:rPr>
                    <w:rFonts w:cs="Times New Roman"/>
                  </w:rPr>
                </w:rPrChange>
              </w:rPr>
              <w:t>47</w:t>
            </w:r>
          </w:p>
        </w:tc>
      </w:tr>
      <w:tr w:rsidR="006E6534" w:rsidRPr="006E6534" w14:paraId="5F90DEBB" w14:textId="77777777" w:rsidTr="00656D04">
        <w:tc>
          <w:tcPr>
            <w:tcW w:w="1869" w:type="dxa"/>
          </w:tcPr>
          <w:p w14:paraId="0D8D5E7E" w14:textId="5C659F10" w:rsidR="00656D04" w:rsidRPr="006E6534" w:rsidRDefault="00300E79" w:rsidP="00415551">
            <w:pPr>
              <w:pStyle w:val="SDText"/>
              <w:ind w:firstLine="0"/>
              <w:rPr>
                <w:rFonts w:cs="Times New Roman"/>
                <w:color w:val="000000" w:themeColor="text1"/>
                <w:rPrChange w:id="13018" w:author="N F" w:date="2023-12-05T03:08:00Z">
                  <w:rPr>
                    <w:rFonts w:cs="Times New Roman"/>
                  </w:rPr>
                </w:rPrChange>
              </w:rPr>
            </w:pPr>
            <w:r w:rsidRPr="006E6534">
              <w:rPr>
                <w:rFonts w:cs="Times New Roman"/>
                <w:color w:val="000000" w:themeColor="text1"/>
                <w:lang w:val="en-US"/>
                <w:rPrChange w:id="13019" w:author="N F" w:date="2023-12-05T03:08:00Z">
                  <w:rPr>
                    <w:rFonts w:cs="Times New Roman"/>
                    <w:lang w:val="en-US"/>
                  </w:rPr>
                </w:rPrChange>
              </w:rPr>
              <w:t>t</w:t>
            </w:r>
            <w:r w:rsidRPr="006E6534">
              <w:rPr>
                <w:rFonts w:cs="Times New Roman"/>
                <w:color w:val="000000" w:themeColor="text1"/>
                <w:vertAlign w:val="subscript"/>
                <w:lang w:val="en-US"/>
                <w:rPrChange w:id="13020" w:author="N F" w:date="2023-12-05T03:08:00Z">
                  <w:rPr>
                    <w:rFonts w:cs="Times New Roman"/>
                    <w:vertAlign w:val="subscript"/>
                    <w:lang w:val="en-US"/>
                  </w:rPr>
                </w:rPrChange>
              </w:rPr>
              <w:t>max</w:t>
            </w:r>
            <w:r w:rsidR="00656D04" w:rsidRPr="006E6534">
              <w:rPr>
                <w:rFonts w:cs="Times New Roman"/>
                <w:color w:val="000000" w:themeColor="text1"/>
                <w:lang w:val="en-US"/>
                <w:rPrChange w:id="13021" w:author="N F" w:date="2023-12-05T03:08:00Z">
                  <w:rPr>
                    <w:rFonts w:cs="Times New Roman"/>
                    <w:lang w:val="en-US"/>
                  </w:rPr>
                </w:rPrChange>
              </w:rPr>
              <w:t xml:space="preserve">, </w:t>
            </w:r>
            <w:r w:rsidR="00656D04" w:rsidRPr="006E6534">
              <w:rPr>
                <w:rFonts w:cs="Times New Roman"/>
                <w:color w:val="000000" w:themeColor="text1"/>
                <w:rPrChange w:id="13022" w:author="N F" w:date="2023-12-05T03:08:00Z">
                  <w:rPr>
                    <w:rFonts w:cs="Times New Roman"/>
                  </w:rPr>
                </w:rPrChange>
              </w:rPr>
              <w:t>ч</w:t>
            </w:r>
            <w:r w:rsidR="00A03B3E" w:rsidRPr="006E6534">
              <w:rPr>
                <w:rFonts w:cs="Times New Roman"/>
                <w:color w:val="000000" w:themeColor="text1"/>
                <w:vertAlign w:val="superscript"/>
                <w:rPrChange w:id="13023" w:author="N F" w:date="2023-12-05T03:08:00Z">
                  <w:rPr>
                    <w:rFonts w:cs="Times New Roman"/>
                    <w:vertAlign w:val="superscript"/>
                  </w:rPr>
                </w:rPrChange>
              </w:rPr>
              <w:t>1</w:t>
            </w:r>
          </w:p>
        </w:tc>
        <w:tc>
          <w:tcPr>
            <w:tcW w:w="1869" w:type="dxa"/>
          </w:tcPr>
          <w:p w14:paraId="036ECF1C" w14:textId="600EC489" w:rsidR="00656D04" w:rsidRPr="006E6534" w:rsidRDefault="00A43C86" w:rsidP="00415551">
            <w:pPr>
              <w:pStyle w:val="SDText"/>
              <w:ind w:firstLine="0"/>
              <w:rPr>
                <w:rFonts w:cs="Times New Roman"/>
                <w:color w:val="000000" w:themeColor="text1"/>
                <w:rPrChange w:id="13024" w:author="N F" w:date="2023-12-05T03:08:00Z">
                  <w:rPr>
                    <w:rFonts w:cs="Times New Roman"/>
                  </w:rPr>
                </w:rPrChange>
              </w:rPr>
            </w:pPr>
            <w:r w:rsidRPr="006E6534">
              <w:rPr>
                <w:rFonts w:cs="Times New Roman"/>
                <w:color w:val="000000" w:themeColor="text1"/>
                <w:rPrChange w:id="13025" w:author="N F" w:date="2023-12-05T03:08:00Z">
                  <w:rPr>
                    <w:rFonts w:cs="Times New Roman"/>
                  </w:rPr>
                </w:rPrChange>
              </w:rPr>
              <w:t xml:space="preserve">6 (6–10) </w:t>
            </w:r>
          </w:p>
        </w:tc>
        <w:tc>
          <w:tcPr>
            <w:tcW w:w="1869" w:type="dxa"/>
          </w:tcPr>
          <w:p w14:paraId="4D0C15A6" w14:textId="7CB0A867" w:rsidR="00656D04" w:rsidRPr="006E6534" w:rsidRDefault="00A43C86" w:rsidP="00415551">
            <w:pPr>
              <w:pStyle w:val="SDText"/>
              <w:ind w:firstLine="0"/>
              <w:rPr>
                <w:rFonts w:cs="Times New Roman"/>
                <w:color w:val="000000" w:themeColor="text1"/>
                <w:rPrChange w:id="13026" w:author="N F" w:date="2023-12-05T03:08:00Z">
                  <w:rPr>
                    <w:rFonts w:cs="Times New Roman"/>
                  </w:rPr>
                </w:rPrChange>
              </w:rPr>
            </w:pPr>
            <w:r w:rsidRPr="006E6534">
              <w:rPr>
                <w:rFonts w:cs="Times New Roman"/>
                <w:color w:val="000000" w:themeColor="text1"/>
                <w:rPrChange w:id="13027" w:author="N F" w:date="2023-12-05T03:08:00Z">
                  <w:rPr>
                    <w:rFonts w:cs="Times New Roman"/>
                  </w:rPr>
                </w:rPrChange>
              </w:rPr>
              <w:t xml:space="preserve">6 (4–10) </w:t>
            </w:r>
          </w:p>
        </w:tc>
        <w:tc>
          <w:tcPr>
            <w:tcW w:w="1869" w:type="dxa"/>
          </w:tcPr>
          <w:p w14:paraId="63A76F26" w14:textId="6C8CD6EE" w:rsidR="00656D04" w:rsidRPr="006E6534" w:rsidRDefault="00A43C86" w:rsidP="00415551">
            <w:pPr>
              <w:pStyle w:val="SDText"/>
              <w:ind w:firstLine="0"/>
              <w:rPr>
                <w:rFonts w:cs="Times New Roman"/>
                <w:color w:val="000000" w:themeColor="text1"/>
                <w:rPrChange w:id="13028" w:author="N F" w:date="2023-12-05T03:08:00Z">
                  <w:rPr>
                    <w:rFonts w:cs="Times New Roman"/>
                  </w:rPr>
                </w:rPrChange>
              </w:rPr>
            </w:pPr>
            <w:r w:rsidRPr="006E6534">
              <w:rPr>
                <w:rFonts w:cs="Times New Roman"/>
                <w:color w:val="000000" w:themeColor="text1"/>
                <w:rPrChange w:id="13029" w:author="N F" w:date="2023-12-05T03:08:00Z">
                  <w:rPr>
                    <w:rFonts w:cs="Times New Roman"/>
                  </w:rPr>
                </w:rPrChange>
              </w:rPr>
              <w:t xml:space="preserve">6 (6–8,12) </w:t>
            </w:r>
          </w:p>
        </w:tc>
        <w:tc>
          <w:tcPr>
            <w:tcW w:w="1869" w:type="dxa"/>
          </w:tcPr>
          <w:p w14:paraId="295FE996" w14:textId="7A903541" w:rsidR="00656D04" w:rsidRPr="006E6534" w:rsidRDefault="00A43C86" w:rsidP="00415551">
            <w:pPr>
              <w:pStyle w:val="SDText"/>
              <w:ind w:firstLine="0"/>
              <w:rPr>
                <w:rFonts w:cs="Times New Roman"/>
                <w:color w:val="000000" w:themeColor="text1"/>
                <w:rPrChange w:id="13030" w:author="N F" w:date="2023-12-05T03:08:00Z">
                  <w:rPr>
                    <w:rFonts w:cs="Times New Roman"/>
                  </w:rPr>
                </w:rPrChange>
              </w:rPr>
            </w:pPr>
            <w:r w:rsidRPr="006E6534">
              <w:rPr>
                <w:rFonts w:cs="Times New Roman"/>
                <w:color w:val="000000" w:themeColor="text1"/>
                <w:rPrChange w:id="13031" w:author="N F" w:date="2023-12-05T03:08:00Z">
                  <w:rPr>
                    <w:rFonts w:cs="Times New Roman"/>
                  </w:rPr>
                </w:rPrChange>
              </w:rPr>
              <w:t>6 (3–12)</w:t>
            </w:r>
          </w:p>
        </w:tc>
      </w:tr>
      <w:tr w:rsidR="006E6534" w:rsidRPr="006E6534" w14:paraId="62F2FAB6" w14:textId="77777777" w:rsidTr="00656D04">
        <w:tc>
          <w:tcPr>
            <w:tcW w:w="1869" w:type="dxa"/>
          </w:tcPr>
          <w:p w14:paraId="53BD9176" w14:textId="6B5DA203" w:rsidR="00656D04" w:rsidRPr="006E6534" w:rsidRDefault="00656D04" w:rsidP="00415551">
            <w:pPr>
              <w:pStyle w:val="SDText"/>
              <w:ind w:firstLine="0"/>
              <w:rPr>
                <w:rFonts w:cs="Times New Roman"/>
                <w:color w:val="000000" w:themeColor="text1"/>
                <w:rPrChange w:id="13032" w:author="N F" w:date="2023-12-05T03:08:00Z">
                  <w:rPr>
                    <w:rFonts w:cs="Times New Roman"/>
                  </w:rPr>
                </w:rPrChange>
              </w:rPr>
            </w:pPr>
            <w:r w:rsidRPr="006E6534">
              <w:rPr>
                <w:rFonts w:cs="Times New Roman"/>
                <w:color w:val="000000" w:themeColor="text1"/>
                <w:lang w:val="en-US"/>
                <w:rPrChange w:id="13033" w:author="N F" w:date="2023-12-05T03:08:00Z">
                  <w:rPr>
                    <w:rFonts w:cs="Times New Roman"/>
                    <w:lang w:val="en-US"/>
                  </w:rPr>
                </w:rPrChange>
              </w:rPr>
              <w:t>C</w:t>
            </w:r>
            <w:r w:rsidRPr="006E6534">
              <w:rPr>
                <w:rFonts w:cs="Times New Roman"/>
                <w:color w:val="000000" w:themeColor="text1"/>
                <w:vertAlign w:val="subscript"/>
                <w:lang w:val="en-US"/>
                <w:rPrChange w:id="13034" w:author="N F" w:date="2023-12-05T03:08:00Z">
                  <w:rPr>
                    <w:rFonts w:cs="Times New Roman"/>
                    <w:vertAlign w:val="subscript"/>
                    <w:lang w:val="en-US"/>
                  </w:rPr>
                </w:rPrChange>
              </w:rPr>
              <w:t>max</w:t>
            </w:r>
            <w:r w:rsidRPr="006E6534">
              <w:rPr>
                <w:rFonts w:cs="Times New Roman"/>
                <w:color w:val="000000" w:themeColor="text1"/>
                <w:lang w:val="en-US"/>
                <w:rPrChange w:id="13035" w:author="N F" w:date="2023-12-05T03:08:00Z">
                  <w:rPr>
                    <w:rFonts w:cs="Times New Roman"/>
                    <w:lang w:val="en-US"/>
                  </w:rPr>
                </w:rPrChange>
              </w:rPr>
              <w:t xml:space="preserve">, </w:t>
            </w:r>
            <w:r w:rsidRPr="006E6534">
              <w:rPr>
                <w:rFonts w:cs="Times New Roman"/>
                <w:color w:val="000000" w:themeColor="text1"/>
                <w:rPrChange w:id="13036" w:author="N F" w:date="2023-12-05T03:08:00Z">
                  <w:rPr>
                    <w:rFonts w:cs="Times New Roman"/>
                  </w:rPr>
                </w:rPrChange>
              </w:rPr>
              <w:t>нмоль/л</w:t>
            </w:r>
            <w:r w:rsidR="00A03B3E" w:rsidRPr="006E6534">
              <w:rPr>
                <w:rFonts w:cs="Times New Roman"/>
                <w:color w:val="000000" w:themeColor="text1"/>
                <w:vertAlign w:val="superscript"/>
                <w:rPrChange w:id="13037" w:author="N F" w:date="2023-12-05T03:08:00Z">
                  <w:rPr>
                    <w:rFonts w:cs="Times New Roman"/>
                    <w:vertAlign w:val="superscript"/>
                  </w:rPr>
                </w:rPrChange>
              </w:rPr>
              <w:t>2</w:t>
            </w:r>
          </w:p>
        </w:tc>
        <w:tc>
          <w:tcPr>
            <w:tcW w:w="1869" w:type="dxa"/>
          </w:tcPr>
          <w:p w14:paraId="2A823A6E" w14:textId="31E19C97" w:rsidR="00656D04" w:rsidRPr="006E6534" w:rsidRDefault="00A43C86" w:rsidP="00415551">
            <w:pPr>
              <w:pStyle w:val="SDText"/>
              <w:ind w:firstLine="0"/>
              <w:rPr>
                <w:rFonts w:cs="Times New Roman"/>
                <w:color w:val="000000" w:themeColor="text1"/>
                <w:rPrChange w:id="13038" w:author="N F" w:date="2023-12-05T03:08:00Z">
                  <w:rPr>
                    <w:rFonts w:cs="Times New Roman"/>
                  </w:rPr>
                </w:rPrChange>
              </w:rPr>
            </w:pPr>
            <w:r w:rsidRPr="006E6534">
              <w:rPr>
                <w:rFonts w:cs="Times New Roman"/>
                <w:color w:val="000000" w:themeColor="text1"/>
                <w:rPrChange w:id="13039" w:author="N F" w:date="2023-12-05T03:08:00Z">
                  <w:rPr>
                    <w:rFonts w:cs="Times New Roman"/>
                  </w:rPr>
                </w:rPrChange>
              </w:rPr>
              <w:t xml:space="preserve">31,6 (42,9) </w:t>
            </w:r>
          </w:p>
        </w:tc>
        <w:tc>
          <w:tcPr>
            <w:tcW w:w="1869" w:type="dxa"/>
          </w:tcPr>
          <w:p w14:paraId="61084A47" w14:textId="3A50001A" w:rsidR="00656D04" w:rsidRPr="006E6534" w:rsidRDefault="00A43C86" w:rsidP="00415551">
            <w:pPr>
              <w:pStyle w:val="SDText"/>
              <w:ind w:firstLine="0"/>
              <w:rPr>
                <w:rFonts w:cs="Times New Roman"/>
                <w:color w:val="000000" w:themeColor="text1"/>
                <w:rPrChange w:id="13040" w:author="N F" w:date="2023-12-05T03:08:00Z">
                  <w:rPr>
                    <w:rFonts w:cs="Times New Roman"/>
                  </w:rPr>
                </w:rPrChange>
              </w:rPr>
            </w:pPr>
            <w:r w:rsidRPr="006E6534">
              <w:rPr>
                <w:rFonts w:cs="Times New Roman"/>
                <w:color w:val="000000" w:themeColor="text1"/>
                <w:rPrChange w:id="13041" w:author="N F" w:date="2023-12-05T03:08:00Z">
                  <w:rPr>
                    <w:rFonts w:cs="Times New Roman"/>
                  </w:rPr>
                </w:rPrChange>
              </w:rPr>
              <w:t xml:space="preserve">31,6 (27,8) </w:t>
            </w:r>
          </w:p>
        </w:tc>
        <w:tc>
          <w:tcPr>
            <w:tcW w:w="1869" w:type="dxa"/>
          </w:tcPr>
          <w:p w14:paraId="1616681A" w14:textId="144E0CEF" w:rsidR="00656D04" w:rsidRPr="006E6534" w:rsidRDefault="00A43C86" w:rsidP="00415551">
            <w:pPr>
              <w:pStyle w:val="SDText"/>
              <w:ind w:firstLine="0"/>
              <w:rPr>
                <w:rFonts w:cs="Times New Roman"/>
                <w:color w:val="000000" w:themeColor="text1"/>
                <w:rPrChange w:id="13042" w:author="N F" w:date="2023-12-05T03:08:00Z">
                  <w:rPr>
                    <w:rFonts w:cs="Times New Roman"/>
                  </w:rPr>
                </w:rPrChange>
              </w:rPr>
            </w:pPr>
            <w:r w:rsidRPr="006E6534">
              <w:rPr>
                <w:rFonts w:cs="Times New Roman"/>
                <w:color w:val="000000" w:themeColor="text1"/>
                <w:rPrChange w:id="13043" w:author="N F" w:date="2023-12-05T03:08:00Z">
                  <w:rPr>
                    <w:rFonts w:cs="Times New Roman"/>
                  </w:rPr>
                </w:rPrChange>
              </w:rPr>
              <w:t xml:space="preserve">29,9 (21,5) </w:t>
            </w:r>
          </w:p>
        </w:tc>
        <w:tc>
          <w:tcPr>
            <w:tcW w:w="1869" w:type="dxa"/>
          </w:tcPr>
          <w:p w14:paraId="74A46CE8" w14:textId="5BB92CC5" w:rsidR="00656D04" w:rsidRPr="006E6534" w:rsidRDefault="00A43C86" w:rsidP="00415551">
            <w:pPr>
              <w:pStyle w:val="SDText"/>
              <w:ind w:firstLine="0"/>
              <w:rPr>
                <w:rFonts w:cs="Times New Roman"/>
                <w:color w:val="000000" w:themeColor="text1"/>
                <w:rPrChange w:id="13044" w:author="N F" w:date="2023-12-05T03:08:00Z">
                  <w:rPr>
                    <w:rFonts w:cs="Times New Roman"/>
                  </w:rPr>
                </w:rPrChange>
              </w:rPr>
            </w:pPr>
            <w:r w:rsidRPr="006E6534">
              <w:rPr>
                <w:rFonts w:cs="Times New Roman"/>
                <w:color w:val="000000" w:themeColor="text1"/>
                <w:rPrChange w:id="13045" w:author="N F" w:date="2023-12-05T03:08:00Z">
                  <w:rPr>
                    <w:rFonts w:cs="Times New Roman"/>
                  </w:rPr>
                </w:rPrChange>
              </w:rPr>
              <w:t>126,1 (31,0)</w:t>
            </w:r>
          </w:p>
        </w:tc>
      </w:tr>
      <w:tr w:rsidR="006E6534" w:rsidRPr="006E6534" w14:paraId="61ED8E46" w14:textId="77777777" w:rsidTr="00656D04">
        <w:tc>
          <w:tcPr>
            <w:tcW w:w="1869" w:type="dxa"/>
          </w:tcPr>
          <w:p w14:paraId="1E8910D4" w14:textId="1B0FF275" w:rsidR="00656D04" w:rsidRPr="006E6534" w:rsidRDefault="00656D04" w:rsidP="00415551">
            <w:pPr>
              <w:pStyle w:val="SDText"/>
              <w:ind w:firstLine="0"/>
              <w:rPr>
                <w:rFonts w:cs="Times New Roman"/>
                <w:color w:val="000000" w:themeColor="text1"/>
                <w:rPrChange w:id="13046" w:author="N F" w:date="2023-12-05T03:08:00Z">
                  <w:rPr>
                    <w:rFonts w:cs="Times New Roman"/>
                  </w:rPr>
                </w:rPrChange>
              </w:rPr>
            </w:pPr>
            <w:r w:rsidRPr="006E6534">
              <w:rPr>
                <w:rFonts w:cs="Times New Roman"/>
                <w:color w:val="000000" w:themeColor="text1"/>
                <w:lang w:val="en-US"/>
                <w:rPrChange w:id="13047" w:author="N F" w:date="2023-12-05T03:08:00Z">
                  <w:rPr>
                    <w:rFonts w:cs="Times New Roman"/>
                    <w:lang w:val="en-US"/>
                  </w:rPr>
                </w:rPrChange>
              </w:rPr>
              <w:t>AUC</w:t>
            </w:r>
            <w:r w:rsidRPr="006E6534">
              <w:rPr>
                <w:rFonts w:cs="Times New Roman"/>
                <w:color w:val="000000" w:themeColor="text1"/>
                <w:vertAlign w:val="subscript"/>
                <w:lang w:val="en-US"/>
                <w:rPrChange w:id="13048" w:author="N F" w:date="2023-12-05T03:08:00Z">
                  <w:rPr>
                    <w:rFonts w:cs="Times New Roman"/>
                    <w:vertAlign w:val="subscript"/>
                    <w:lang w:val="en-US"/>
                  </w:rPr>
                </w:rPrChange>
              </w:rPr>
              <w:t>(0-72)</w:t>
            </w:r>
            <w:r w:rsidR="003873DB" w:rsidRPr="006E6534">
              <w:rPr>
                <w:rFonts w:cs="Times New Roman"/>
                <w:color w:val="000000" w:themeColor="text1"/>
                <w:lang w:val="en-US"/>
                <w:rPrChange w:id="13049" w:author="N F" w:date="2023-12-05T03:08:00Z">
                  <w:rPr>
                    <w:rFonts w:cs="Times New Roman"/>
                    <w:lang w:val="en-US"/>
                  </w:rPr>
                </w:rPrChange>
              </w:rPr>
              <w:t xml:space="preserve">, </w:t>
            </w:r>
            <w:r w:rsidR="003873DB" w:rsidRPr="006E6534">
              <w:rPr>
                <w:rFonts w:cs="Times New Roman"/>
                <w:color w:val="000000" w:themeColor="text1"/>
                <w:rPrChange w:id="13050" w:author="N F" w:date="2023-12-05T03:08:00Z">
                  <w:rPr>
                    <w:rFonts w:cs="Times New Roman"/>
                  </w:rPr>
                </w:rPrChange>
              </w:rPr>
              <w:t>нмоль*ч/л</w:t>
            </w:r>
            <w:r w:rsidR="00A03B3E" w:rsidRPr="006E6534">
              <w:rPr>
                <w:rFonts w:cs="Times New Roman"/>
                <w:color w:val="000000" w:themeColor="text1"/>
                <w:vertAlign w:val="superscript"/>
                <w:rPrChange w:id="13051" w:author="N F" w:date="2023-12-05T03:08:00Z">
                  <w:rPr>
                    <w:rFonts w:cs="Times New Roman"/>
                    <w:vertAlign w:val="superscript"/>
                  </w:rPr>
                </w:rPrChange>
              </w:rPr>
              <w:t>2</w:t>
            </w:r>
          </w:p>
        </w:tc>
        <w:tc>
          <w:tcPr>
            <w:tcW w:w="1869" w:type="dxa"/>
          </w:tcPr>
          <w:p w14:paraId="0B576066" w14:textId="5534CB84" w:rsidR="00656D04" w:rsidRPr="006E6534" w:rsidRDefault="00A43C86" w:rsidP="00415551">
            <w:pPr>
              <w:pStyle w:val="SDText"/>
              <w:ind w:firstLine="0"/>
              <w:rPr>
                <w:rFonts w:cs="Times New Roman"/>
                <w:color w:val="000000" w:themeColor="text1"/>
                <w:rPrChange w:id="13052" w:author="N F" w:date="2023-12-05T03:08:00Z">
                  <w:rPr>
                    <w:rFonts w:cs="Times New Roman"/>
                  </w:rPr>
                </w:rPrChange>
              </w:rPr>
            </w:pPr>
            <w:r w:rsidRPr="006E6534">
              <w:rPr>
                <w:rFonts w:cs="Times New Roman"/>
                <w:color w:val="000000" w:themeColor="text1"/>
                <w:rPrChange w:id="13053" w:author="N F" w:date="2023-12-05T03:08:00Z">
                  <w:rPr>
                    <w:rFonts w:cs="Times New Roman"/>
                  </w:rPr>
                </w:rPrChange>
              </w:rPr>
              <w:t xml:space="preserve">1060 (47,0) </w:t>
            </w:r>
          </w:p>
        </w:tc>
        <w:tc>
          <w:tcPr>
            <w:tcW w:w="1869" w:type="dxa"/>
          </w:tcPr>
          <w:p w14:paraId="3219D231" w14:textId="251B47F4" w:rsidR="00656D04" w:rsidRPr="006E6534" w:rsidRDefault="00A43C86" w:rsidP="00415551">
            <w:pPr>
              <w:pStyle w:val="SDText"/>
              <w:ind w:firstLine="0"/>
              <w:rPr>
                <w:rFonts w:cs="Times New Roman"/>
                <w:color w:val="000000" w:themeColor="text1"/>
                <w:rPrChange w:id="13054" w:author="N F" w:date="2023-12-05T03:08:00Z">
                  <w:rPr>
                    <w:rFonts w:cs="Times New Roman"/>
                  </w:rPr>
                </w:rPrChange>
              </w:rPr>
            </w:pPr>
            <w:r w:rsidRPr="006E6534">
              <w:rPr>
                <w:rFonts w:cs="Times New Roman"/>
                <w:color w:val="000000" w:themeColor="text1"/>
                <w:rPrChange w:id="13055" w:author="N F" w:date="2023-12-05T03:08:00Z">
                  <w:rPr>
                    <w:rFonts w:cs="Times New Roman"/>
                  </w:rPr>
                </w:rPrChange>
              </w:rPr>
              <w:t xml:space="preserve">1060 (24,0) </w:t>
            </w:r>
          </w:p>
        </w:tc>
        <w:tc>
          <w:tcPr>
            <w:tcW w:w="1869" w:type="dxa"/>
          </w:tcPr>
          <w:p w14:paraId="23A170ED" w14:textId="0BCAB93A" w:rsidR="00656D04" w:rsidRPr="006E6534" w:rsidRDefault="00A43C86" w:rsidP="00415551">
            <w:pPr>
              <w:pStyle w:val="SDText"/>
              <w:ind w:firstLine="0"/>
              <w:rPr>
                <w:rFonts w:cs="Times New Roman"/>
                <w:color w:val="000000" w:themeColor="text1"/>
                <w:rPrChange w:id="13056" w:author="N F" w:date="2023-12-05T03:08:00Z">
                  <w:rPr>
                    <w:rFonts w:cs="Times New Roman"/>
                  </w:rPr>
                </w:rPrChange>
              </w:rPr>
            </w:pPr>
            <w:r w:rsidRPr="006E6534">
              <w:rPr>
                <w:rFonts w:cs="Times New Roman"/>
                <w:color w:val="000000" w:themeColor="text1"/>
                <w:rPrChange w:id="13057" w:author="N F" w:date="2023-12-05T03:08:00Z">
                  <w:rPr>
                    <w:rFonts w:cs="Times New Roman"/>
                  </w:rPr>
                </w:rPrChange>
              </w:rPr>
              <w:t xml:space="preserve">1010 (27,5) </w:t>
            </w:r>
          </w:p>
        </w:tc>
        <w:tc>
          <w:tcPr>
            <w:tcW w:w="1869" w:type="dxa"/>
          </w:tcPr>
          <w:p w14:paraId="037606BF" w14:textId="14C40769" w:rsidR="00656D04" w:rsidRPr="006E6534" w:rsidRDefault="00A43C86" w:rsidP="00415551">
            <w:pPr>
              <w:pStyle w:val="SDText"/>
              <w:ind w:firstLine="0"/>
              <w:rPr>
                <w:rFonts w:cs="Times New Roman"/>
                <w:color w:val="000000" w:themeColor="text1"/>
                <w:rPrChange w:id="13058" w:author="N F" w:date="2023-12-05T03:08:00Z">
                  <w:rPr>
                    <w:rFonts w:cs="Times New Roman"/>
                  </w:rPr>
                </w:rPrChange>
              </w:rPr>
            </w:pPr>
            <w:r w:rsidRPr="006E6534">
              <w:rPr>
                <w:rFonts w:cs="Times New Roman"/>
                <w:color w:val="000000" w:themeColor="text1"/>
                <w:rPrChange w:id="13059" w:author="N F" w:date="2023-12-05T03:08:00Z">
                  <w:rPr>
                    <w:rFonts w:cs="Times New Roman"/>
                  </w:rPr>
                </w:rPrChange>
              </w:rPr>
              <w:t>4106 (32,3)</w:t>
            </w:r>
          </w:p>
        </w:tc>
      </w:tr>
      <w:tr w:rsidR="006E6534" w:rsidRPr="006E6534" w14:paraId="1A399865" w14:textId="77777777" w:rsidTr="00656D04">
        <w:tc>
          <w:tcPr>
            <w:tcW w:w="1869" w:type="dxa"/>
          </w:tcPr>
          <w:p w14:paraId="4A859F51" w14:textId="34D4BEAD" w:rsidR="00656D04" w:rsidRPr="006E6534" w:rsidRDefault="003873DB" w:rsidP="00415551">
            <w:pPr>
              <w:pStyle w:val="SDText"/>
              <w:ind w:firstLine="0"/>
              <w:rPr>
                <w:rFonts w:cs="Times New Roman"/>
                <w:color w:val="000000" w:themeColor="text1"/>
                <w:rPrChange w:id="13060" w:author="N F" w:date="2023-12-05T03:08:00Z">
                  <w:rPr>
                    <w:rFonts w:cs="Times New Roman"/>
                  </w:rPr>
                </w:rPrChange>
              </w:rPr>
            </w:pPr>
            <w:r w:rsidRPr="006E6534">
              <w:rPr>
                <w:rFonts w:cs="Times New Roman"/>
                <w:color w:val="000000" w:themeColor="text1"/>
                <w:lang w:val="en-US"/>
                <w:rPrChange w:id="13061" w:author="N F" w:date="2023-12-05T03:08:00Z">
                  <w:rPr>
                    <w:rFonts w:cs="Times New Roman"/>
                    <w:lang w:val="en-US"/>
                  </w:rPr>
                </w:rPrChange>
              </w:rPr>
              <w:t>AUC</w:t>
            </w:r>
            <w:r w:rsidRPr="006E6534">
              <w:rPr>
                <w:rFonts w:cs="Times New Roman"/>
                <w:color w:val="000000" w:themeColor="text1"/>
                <w:rPrChange w:id="13062" w:author="N F" w:date="2023-12-05T03:08:00Z">
                  <w:rPr>
                    <w:rFonts w:cs="Times New Roman"/>
                  </w:rPr>
                </w:rPrChange>
              </w:rPr>
              <w:t>, нмоль*ч/л</w:t>
            </w:r>
            <w:r w:rsidR="00A03B3E" w:rsidRPr="006E6534">
              <w:rPr>
                <w:rFonts w:cs="Times New Roman"/>
                <w:color w:val="000000" w:themeColor="text1"/>
                <w:vertAlign w:val="superscript"/>
                <w:rPrChange w:id="13063" w:author="N F" w:date="2023-12-05T03:08:00Z">
                  <w:rPr>
                    <w:rFonts w:cs="Times New Roman"/>
                    <w:vertAlign w:val="superscript"/>
                  </w:rPr>
                </w:rPrChange>
              </w:rPr>
              <w:t>2</w:t>
            </w:r>
          </w:p>
        </w:tc>
        <w:tc>
          <w:tcPr>
            <w:tcW w:w="1869" w:type="dxa"/>
          </w:tcPr>
          <w:p w14:paraId="033DBE9F" w14:textId="6EB0E44A" w:rsidR="00656D04" w:rsidRPr="006E6534" w:rsidRDefault="00A43C86" w:rsidP="00415551">
            <w:pPr>
              <w:pStyle w:val="SDText"/>
              <w:ind w:firstLine="0"/>
              <w:rPr>
                <w:rFonts w:cs="Times New Roman"/>
                <w:color w:val="000000" w:themeColor="text1"/>
                <w:rPrChange w:id="13064" w:author="N F" w:date="2023-12-05T03:08:00Z">
                  <w:rPr>
                    <w:rFonts w:cs="Times New Roman"/>
                  </w:rPr>
                </w:rPrChange>
              </w:rPr>
            </w:pPr>
            <w:r w:rsidRPr="006E6534">
              <w:rPr>
                <w:rFonts w:cs="Times New Roman"/>
                <w:color w:val="000000" w:themeColor="text1"/>
                <w:rPrChange w:id="13065" w:author="N F" w:date="2023-12-05T03:08:00Z">
                  <w:rPr>
                    <w:rFonts w:cs="Times New Roman"/>
                  </w:rPr>
                </w:rPrChange>
              </w:rPr>
              <w:t xml:space="preserve">1520 (50,5) </w:t>
            </w:r>
          </w:p>
        </w:tc>
        <w:tc>
          <w:tcPr>
            <w:tcW w:w="1869" w:type="dxa"/>
          </w:tcPr>
          <w:p w14:paraId="72C68538" w14:textId="23F5B6CB" w:rsidR="00656D04" w:rsidRPr="006E6534" w:rsidRDefault="00A43C86" w:rsidP="00415551">
            <w:pPr>
              <w:pStyle w:val="SDText"/>
              <w:ind w:firstLine="0"/>
              <w:rPr>
                <w:rFonts w:cs="Times New Roman"/>
                <w:color w:val="000000" w:themeColor="text1"/>
                <w:rPrChange w:id="13066" w:author="N F" w:date="2023-12-05T03:08:00Z">
                  <w:rPr>
                    <w:rFonts w:cs="Times New Roman"/>
                  </w:rPr>
                </w:rPrChange>
              </w:rPr>
            </w:pPr>
            <w:r w:rsidRPr="006E6534">
              <w:rPr>
                <w:rFonts w:cs="Times New Roman"/>
                <w:color w:val="000000" w:themeColor="text1"/>
                <w:rPrChange w:id="13067" w:author="N F" w:date="2023-12-05T03:08:00Z">
                  <w:rPr>
                    <w:rFonts w:cs="Times New Roman"/>
                  </w:rPr>
                </w:rPrChange>
              </w:rPr>
              <w:t xml:space="preserve">1580 (32,6) </w:t>
            </w:r>
          </w:p>
        </w:tc>
        <w:tc>
          <w:tcPr>
            <w:tcW w:w="1869" w:type="dxa"/>
          </w:tcPr>
          <w:p w14:paraId="44F19CAC" w14:textId="4EF3D63F" w:rsidR="00656D04" w:rsidRPr="006E6534" w:rsidRDefault="00A43C86" w:rsidP="00415551">
            <w:pPr>
              <w:pStyle w:val="SDText"/>
              <w:ind w:firstLine="0"/>
              <w:rPr>
                <w:rFonts w:cs="Times New Roman"/>
                <w:color w:val="000000" w:themeColor="text1"/>
                <w:rPrChange w:id="13068" w:author="N F" w:date="2023-12-05T03:08:00Z">
                  <w:rPr>
                    <w:rFonts w:cs="Times New Roman"/>
                  </w:rPr>
                </w:rPrChange>
              </w:rPr>
            </w:pPr>
            <w:r w:rsidRPr="006E6534">
              <w:rPr>
                <w:rFonts w:cs="Times New Roman"/>
                <w:color w:val="000000" w:themeColor="text1"/>
                <w:rPrChange w:id="13069" w:author="N F" w:date="2023-12-05T03:08:00Z">
                  <w:rPr>
                    <w:rFonts w:cs="Times New Roman"/>
                  </w:rPr>
                </w:rPrChange>
              </w:rPr>
              <w:t xml:space="preserve">1590 (36,2) </w:t>
            </w:r>
          </w:p>
        </w:tc>
        <w:tc>
          <w:tcPr>
            <w:tcW w:w="1869" w:type="dxa"/>
          </w:tcPr>
          <w:p w14:paraId="04144F79" w14:textId="70189D6F" w:rsidR="00656D04" w:rsidRPr="006E6534" w:rsidRDefault="00A43C86" w:rsidP="00415551">
            <w:pPr>
              <w:pStyle w:val="SDText"/>
              <w:ind w:firstLine="0"/>
              <w:rPr>
                <w:rFonts w:cs="Times New Roman"/>
                <w:color w:val="000000" w:themeColor="text1"/>
                <w:rPrChange w:id="13070" w:author="N F" w:date="2023-12-05T03:08:00Z">
                  <w:rPr>
                    <w:rFonts w:cs="Times New Roman"/>
                  </w:rPr>
                </w:rPrChange>
              </w:rPr>
            </w:pPr>
            <w:r w:rsidRPr="006E6534">
              <w:rPr>
                <w:rFonts w:cs="Times New Roman"/>
                <w:color w:val="000000" w:themeColor="text1"/>
                <w:rPrChange w:id="13071" w:author="N F" w:date="2023-12-05T03:08:00Z">
                  <w:rPr>
                    <w:rFonts w:cs="Times New Roman"/>
                  </w:rPr>
                </w:rPrChange>
              </w:rPr>
              <w:t>6269 (37,0)</w:t>
            </w:r>
          </w:p>
        </w:tc>
      </w:tr>
      <w:tr w:rsidR="006E6534" w:rsidRPr="006E6534" w14:paraId="63CE7C96" w14:textId="77777777" w:rsidTr="00656D04">
        <w:tc>
          <w:tcPr>
            <w:tcW w:w="1869" w:type="dxa"/>
          </w:tcPr>
          <w:p w14:paraId="633FE859" w14:textId="1FE2B5AB" w:rsidR="00656D04" w:rsidRPr="006E6534" w:rsidRDefault="003873DB" w:rsidP="00415551">
            <w:pPr>
              <w:pStyle w:val="SDText"/>
              <w:ind w:firstLine="0"/>
              <w:rPr>
                <w:rFonts w:cs="Times New Roman"/>
                <w:color w:val="000000" w:themeColor="text1"/>
                <w:rPrChange w:id="13072" w:author="N F" w:date="2023-12-05T03:08:00Z">
                  <w:rPr>
                    <w:rFonts w:cs="Times New Roman"/>
                  </w:rPr>
                </w:rPrChange>
              </w:rPr>
            </w:pPr>
            <w:r w:rsidRPr="006E6534">
              <w:rPr>
                <w:rFonts w:cs="Times New Roman"/>
                <w:color w:val="000000" w:themeColor="text1"/>
                <w:lang w:val="en-US"/>
                <w:rPrChange w:id="13073" w:author="N F" w:date="2023-12-05T03:08:00Z">
                  <w:rPr>
                    <w:rFonts w:cs="Times New Roman"/>
                    <w:lang w:val="en-US"/>
                  </w:rPr>
                </w:rPrChange>
              </w:rPr>
              <w:t>t</w:t>
            </w:r>
            <w:r w:rsidRPr="006E6534">
              <w:rPr>
                <w:rFonts w:cs="Times New Roman"/>
                <w:color w:val="000000" w:themeColor="text1"/>
                <w:vertAlign w:val="subscript"/>
                <w:lang w:val="en-US"/>
                <w:rPrChange w:id="13074" w:author="N F" w:date="2023-12-05T03:08:00Z">
                  <w:rPr>
                    <w:rFonts w:cs="Times New Roman"/>
                    <w:vertAlign w:val="subscript"/>
                    <w:lang w:val="en-US"/>
                  </w:rPr>
                </w:rPrChange>
              </w:rPr>
              <w:t>1/2</w:t>
            </w:r>
            <w:r w:rsidRPr="006E6534">
              <w:rPr>
                <w:rFonts w:cs="Times New Roman"/>
                <w:color w:val="000000" w:themeColor="text1"/>
                <w:lang w:val="en-US"/>
                <w:rPrChange w:id="13075" w:author="N F" w:date="2023-12-05T03:08:00Z">
                  <w:rPr>
                    <w:rFonts w:cs="Times New Roman"/>
                    <w:lang w:val="en-US"/>
                  </w:rPr>
                </w:rPrChange>
              </w:rPr>
              <w:t>,</w:t>
            </w:r>
            <w:r w:rsidRPr="006E6534">
              <w:rPr>
                <w:rFonts w:cs="Times New Roman"/>
                <w:color w:val="000000" w:themeColor="text1"/>
                <w:rPrChange w:id="13076" w:author="N F" w:date="2023-12-05T03:08:00Z">
                  <w:rPr>
                    <w:rFonts w:cs="Times New Roman"/>
                  </w:rPr>
                </w:rPrChange>
              </w:rPr>
              <w:t xml:space="preserve"> ч</w:t>
            </w:r>
            <w:r w:rsidR="00A03B3E" w:rsidRPr="006E6534">
              <w:rPr>
                <w:rFonts w:cs="Times New Roman"/>
                <w:color w:val="000000" w:themeColor="text1"/>
                <w:vertAlign w:val="superscript"/>
                <w:rPrChange w:id="13077" w:author="N F" w:date="2023-12-05T03:08:00Z">
                  <w:rPr>
                    <w:rFonts w:cs="Times New Roman"/>
                    <w:vertAlign w:val="superscript"/>
                  </w:rPr>
                </w:rPrChange>
              </w:rPr>
              <w:t>3</w:t>
            </w:r>
          </w:p>
        </w:tc>
        <w:tc>
          <w:tcPr>
            <w:tcW w:w="1869" w:type="dxa"/>
          </w:tcPr>
          <w:p w14:paraId="25C181EA" w14:textId="44EF9132" w:rsidR="00656D04" w:rsidRPr="006E6534" w:rsidRDefault="00A43C86" w:rsidP="00415551">
            <w:pPr>
              <w:pStyle w:val="SDText"/>
              <w:ind w:firstLine="0"/>
              <w:rPr>
                <w:rFonts w:cs="Times New Roman"/>
                <w:color w:val="000000" w:themeColor="text1"/>
                <w:rPrChange w:id="13078" w:author="N F" w:date="2023-12-05T03:08:00Z">
                  <w:rPr>
                    <w:rFonts w:cs="Times New Roman"/>
                  </w:rPr>
                </w:rPrChange>
              </w:rPr>
            </w:pPr>
            <w:r w:rsidRPr="006E6534">
              <w:rPr>
                <w:rFonts w:cs="Times New Roman"/>
                <w:color w:val="000000" w:themeColor="text1"/>
                <w:rPrChange w:id="13079" w:author="N F" w:date="2023-12-05T03:08:00Z">
                  <w:rPr>
                    <w:rFonts w:cs="Times New Roman"/>
                  </w:rPr>
                </w:rPrChange>
              </w:rPr>
              <w:t>52,6 ± 11,2</w:t>
            </w:r>
          </w:p>
        </w:tc>
        <w:tc>
          <w:tcPr>
            <w:tcW w:w="1869" w:type="dxa"/>
          </w:tcPr>
          <w:p w14:paraId="0BA1B0D9" w14:textId="408AB013" w:rsidR="00656D04" w:rsidRPr="006E6534" w:rsidRDefault="00A43C86" w:rsidP="00415551">
            <w:pPr>
              <w:pStyle w:val="SDText"/>
              <w:ind w:firstLine="0"/>
              <w:rPr>
                <w:rFonts w:cs="Times New Roman"/>
                <w:color w:val="000000" w:themeColor="text1"/>
                <w:rPrChange w:id="13080" w:author="N F" w:date="2023-12-05T03:08:00Z">
                  <w:rPr>
                    <w:rFonts w:cs="Times New Roman"/>
                  </w:rPr>
                </w:rPrChange>
              </w:rPr>
            </w:pPr>
            <w:r w:rsidRPr="006E6534">
              <w:rPr>
                <w:rFonts w:cs="Times New Roman"/>
                <w:color w:val="000000" w:themeColor="text1"/>
                <w:rPrChange w:id="13081" w:author="N F" w:date="2023-12-05T03:08:00Z">
                  <w:rPr>
                    <w:rFonts w:cs="Times New Roman"/>
                  </w:rPr>
                </w:rPrChange>
              </w:rPr>
              <w:t xml:space="preserve">59,7 ± 15,6 </w:t>
            </w:r>
          </w:p>
        </w:tc>
        <w:tc>
          <w:tcPr>
            <w:tcW w:w="1869" w:type="dxa"/>
          </w:tcPr>
          <w:p w14:paraId="550A2935" w14:textId="74093E9D" w:rsidR="00656D04" w:rsidRPr="006E6534" w:rsidRDefault="00A43C86" w:rsidP="00415551">
            <w:pPr>
              <w:pStyle w:val="SDText"/>
              <w:ind w:firstLine="0"/>
              <w:rPr>
                <w:rFonts w:cs="Times New Roman"/>
                <w:color w:val="000000" w:themeColor="text1"/>
                <w:rPrChange w:id="13082" w:author="N F" w:date="2023-12-05T03:08:00Z">
                  <w:rPr>
                    <w:rFonts w:cs="Times New Roman"/>
                  </w:rPr>
                </w:rPrChange>
              </w:rPr>
            </w:pPr>
            <w:r w:rsidRPr="006E6534">
              <w:rPr>
                <w:rFonts w:cs="Times New Roman"/>
                <w:color w:val="000000" w:themeColor="text1"/>
                <w:rPrChange w:id="13083" w:author="N F" w:date="2023-12-05T03:08:00Z">
                  <w:rPr>
                    <w:rFonts w:cs="Times New Roman"/>
                  </w:rPr>
                </w:rPrChange>
              </w:rPr>
              <w:t>61,2 ± 10,8</w:t>
            </w:r>
          </w:p>
        </w:tc>
        <w:tc>
          <w:tcPr>
            <w:tcW w:w="1869" w:type="dxa"/>
          </w:tcPr>
          <w:p w14:paraId="01DBAED3" w14:textId="528150CE" w:rsidR="00656D04" w:rsidRPr="006E6534" w:rsidRDefault="00A43C86" w:rsidP="00415551">
            <w:pPr>
              <w:pStyle w:val="SDText"/>
              <w:ind w:firstLine="0"/>
              <w:rPr>
                <w:rFonts w:cs="Times New Roman"/>
                <w:color w:val="000000" w:themeColor="text1"/>
                <w:rPrChange w:id="13084" w:author="N F" w:date="2023-12-05T03:08:00Z">
                  <w:rPr>
                    <w:rFonts w:cs="Times New Roman"/>
                  </w:rPr>
                </w:rPrChange>
              </w:rPr>
            </w:pPr>
            <w:r w:rsidRPr="006E6534">
              <w:rPr>
                <w:rFonts w:cs="Times New Roman"/>
                <w:color w:val="000000" w:themeColor="text1"/>
                <w:rPrChange w:id="13085" w:author="N F" w:date="2023-12-05T03:08:00Z">
                  <w:rPr>
                    <w:rFonts w:cs="Times New Roman"/>
                  </w:rPr>
                </w:rPrChange>
              </w:rPr>
              <w:t>64,0 ± 7,3</w:t>
            </w:r>
          </w:p>
        </w:tc>
      </w:tr>
      <w:tr w:rsidR="006E6534" w:rsidRPr="006E6534" w14:paraId="7061BBD4" w14:textId="77777777" w:rsidTr="00656D04">
        <w:tc>
          <w:tcPr>
            <w:tcW w:w="1869" w:type="dxa"/>
          </w:tcPr>
          <w:p w14:paraId="4B9ADF99" w14:textId="096890F2" w:rsidR="00656D04" w:rsidRPr="006E6534" w:rsidRDefault="003873DB" w:rsidP="00415551">
            <w:pPr>
              <w:pStyle w:val="SDText"/>
              <w:ind w:firstLine="0"/>
              <w:rPr>
                <w:rFonts w:cs="Times New Roman"/>
                <w:color w:val="000000" w:themeColor="text1"/>
                <w:rPrChange w:id="13086" w:author="N F" w:date="2023-12-05T03:08:00Z">
                  <w:rPr>
                    <w:rFonts w:cs="Times New Roman"/>
                  </w:rPr>
                </w:rPrChange>
              </w:rPr>
            </w:pPr>
            <w:r w:rsidRPr="006E6534">
              <w:rPr>
                <w:rFonts w:cs="Times New Roman"/>
                <w:color w:val="000000" w:themeColor="text1"/>
                <w:lang w:val="en-US"/>
                <w:rPrChange w:id="13087" w:author="N F" w:date="2023-12-05T03:08:00Z">
                  <w:rPr>
                    <w:rFonts w:cs="Times New Roman"/>
                    <w:lang w:val="en-US"/>
                  </w:rPr>
                </w:rPrChange>
              </w:rPr>
              <w:t xml:space="preserve">CL/F, </w:t>
            </w:r>
            <w:r w:rsidRPr="006E6534">
              <w:rPr>
                <w:rFonts w:cs="Times New Roman"/>
                <w:color w:val="000000" w:themeColor="text1"/>
                <w:rPrChange w:id="13088" w:author="N F" w:date="2023-12-05T03:08:00Z">
                  <w:rPr>
                    <w:rFonts w:cs="Times New Roman"/>
                  </w:rPr>
                </w:rPrChange>
              </w:rPr>
              <w:t>л/ч</w:t>
            </w:r>
            <w:r w:rsidR="00A03B3E" w:rsidRPr="006E6534">
              <w:rPr>
                <w:rFonts w:cs="Times New Roman"/>
                <w:color w:val="000000" w:themeColor="text1"/>
                <w:vertAlign w:val="superscript"/>
                <w:rPrChange w:id="13089" w:author="N F" w:date="2023-12-05T03:08:00Z">
                  <w:rPr>
                    <w:rFonts w:cs="Times New Roman"/>
                    <w:vertAlign w:val="superscript"/>
                  </w:rPr>
                </w:rPrChange>
              </w:rPr>
              <w:t>3</w:t>
            </w:r>
          </w:p>
        </w:tc>
        <w:tc>
          <w:tcPr>
            <w:tcW w:w="1869" w:type="dxa"/>
          </w:tcPr>
          <w:p w14:paraId="0F80CC73" w14:textId="16266149" w:rsidR="00656D04" w:rsidRPr="006E6534" w:rsidRDefault="00A43C86" w:rsidP="00415551">
            <w:pPr>
              <w:pStyle w:val="SDText"/>
              <w:ind w:firstLine="0"/>
              <w:rPr>
                <w:rFonts w:cs="Times New Roman"/>
                <w:color w:val="000000" w:themeColor="text1"/>
                <w:rPrChange w:id="13090" w:author="N F" w:date="2023-12-05T03:08:00Z">
                  <w:rPr>
                    <w:rFonts w:cs="Times New Roman"/>
                  </w:rPr>
                </w:rPrChange>
              </w:rPr>
            </w:pPr>
            <w:r w:rsidRPr="006E6534">
              <w:rPr>
                <w:rFonts w:cs="Times New Roman"/>
                <w:color w:val="000000" w:themeColor="text1"/>
                <w:rPrChange w:id="13091" w:author="N F" w:date="2023-12-05T03:08:00Z">
                  <w:rPr>
                    <w:rFonts w:cs="Times New Roman"/>
                  </w:rPr>
                </w:rPrChange>
              </w:rPr>
              <w:t>29,9 ± 18,3</w:t>
            </w:r>
          </w:p>
        </w:tc>
        <w:tc>
          <w:tcPr>
            <w:tcW w:w="1869" w:type="dxa"/>
          </w:tcPr>
          <w:p w14:paraId="5B2FFF6A" w14:textId="2F42B286" w:rsidR="00656D04" w:rsidRPr="006E6534" w:rsidRDefault="00A43C86" w:rsidP="00415551">
            <w:pPr>
              <w:pStyle w:val="SDText"/>
              <w:ind w:firstLine="0"/>
              <w:rPr>
                <w:rFonts w:cs="Times New Roman"/>
                <w:color w:val="000000" w:themeColor="text1"/>
                <w:rPrChange w:id="13092" w:author="N F" w:date="2023-12-05T03:08:00Z">
                  <w:rPr>
                    <w:rFonts w:cs="Times New Roman"/>
                  </w:rPr>
                </w:rPrChange>
              </w:rPr>
            </w:pPr>
            <w:r w:rsidRPr="006E6534">
              <w:rPr>
                <w:rFonts w:cs="Times New Roman"/>
                <w:color w:val="000000" w:themeColor="text1"/>
                <w:rPrChange w:id="13093" w:author="N F" w:date="2023-12-05T03:08:00Z">
                  <w:rPr>
                    <w:rFonts w:cs="Times New Roman"/>
                  </w:rPr>
                </w:rPrChange>
              </w:rPr>
              <w:t>26,7 ± 10,0</w:t>
            </w:r>
          </w:p>
        </w:tc>
        <w:tc>
          <w:tcPr>
            <w:tcW w:w="1869" w:type="dxa"/>
          </w:tcPr>
          <w:p w14:paraId="5B6662B8" w14:textId="2B28CC45" w:rsidR="00656D04" w:rsidRPr="006E6534" w:rsidRDefault="00A43C86" w:rsidP="00415551">
            <w:pPr>
              <w:pStyle w:val="SDText"/>
              <w:ind w:firstLine="0"/>
              <w:rPr>
                <w:rFonts w:cs="Times New Roman"/>
                <w:color w:val="000000" w:themeColor="text1"/>
                <w:rPrChange w:id="13094" w:author="N F" w:date="2023-12-05T03:08:00Z">
                  <w:rPr>
                    <w:rFonts w:cs="Times New Roman"/>
                  </w:rPr>
                </w:rPrChange>
              </w:rPr>
            </w:pPr>
            <w:r w:rsidRPr="006E6534">
              <w:rPr>
                <w:rFonts w:cs="Times New Roman"/>
                <w:color w:val="000000" w:themeColor="text1"/>
                <w:rPrChange w:id="13095" w:author="N F" w:date="2023-12-05T03:08:00Z">
                  <w:rPr>
                    <w:rFonts w:cs="Times New Roman"/>
                  </w:rPr>
                </w:rPrChange>
              </w:rPr>
              <w:t>26,7 ± 10,6</w:t>
            </w:r>
          </w:p>
        </w:tc>
        <w:tc>
          <w:tcPr>
            <w:tcW w:w="1869" w:type="dxa"/>
          </w:tcPr>
          <w:p w14:paraId="01E60530" w14:textId="3F883F05" w:rsidR="00656D04" w:rsidRPr="006E6534" w:rsidRDefault="00A43C86" w:rsidP="00415551">
            <w:pPr>
              <w:pStyle w:val="SDText"/>
              <w:ind w:firstLine="0"/>
              <w:rPr>
                <w:rFonts w:cs="Times New Roman"/>
                <w:color w:val="000000" w:themeColor="text1"/>
                <w:rPrChange w:id="13096" w:author="N F" w:date="2023-12-05T03:08:00Z">
                  <w:rPr>
                    <w:rFonts w:cs="Times New Roman"/>
                  </w:rPr>
                </w:rPrChange>
              </w:rPr>
            </w:pPr>
            <w:r w:rsidRPr="006E6534">
              <w:rPr>
                <w:rFonts w:cs="Times New Roman"/>
                <w:color w:val="000000" w:themeColor="text1"/>
                <w:rPrChange w:id="13097" w:author="N F" w:date="2023-12-05T03:08:00Z">
                  <w:rPr>
                    <w:rFonts w:cs="Times New Roman"/>
                  </w:rPr>
                </w:rPrChange>
              </w:rPr>
              <w:t>27,3 ± 10,5</w:t>
            </w:r>
          </w:p>
        </w:tc>
      </w:tr>
      <w:tr w:rsidR="006E6534" w:rsidRPr="006E6534" w14:paraId="5E0133ED" w14:textId="77777777" w:rsidTr="00656D04">
        <w:tc>
          <w:tcPr>
            <w:tcW w:w="1869" w:type="dxa"/>
          </w:tcPr>
          <w:p w14:paraId="7476158C" w14:textId="60ED814C" w:rsidR="00656D04" w:rsidRPr="006E6534" w:rsidRDefault="00071B5D" w:rsidP="00415551">
            <w:pPr>
              <w:pStyle w:val="SDText"/>
              <w:ind w:firstLine="0"/>
              <w:rPr>
                <w:rFonts w:cs="Times New Roman"/>
                <w:color w:val="000000" w:themeColor="text1"/>
                <w:rPrChange w:id="13098" w:author="N F" w:date="2023-12-05T03:08:00Z">
                  <w:rPr>
                    <w:rFonts w:cs="Times New Roman"/>
                  </w:rPr>
                </w:rPrChange>
              </w:rPr>
            </w:pPr>
            <w:r w:rsidRPr="006E6534">
              <w:rPr>
                <w:rFonts w:cs="Times New Roman"/>
                <w:color w:val="000000" w:themeColor="text1"/>
                <w:lang w:val="en-US"/>
                <w:rPrChange w:id="13099" w:author="N F" w:date="2023-12-05T03:08:00Z">
                  <w:rPr>
                    <w:rFonts w:cs="Times New Roman"/>
                    <w:lang w:val="en-US"/>
                  </w:rPr>
                </w:rPrChange>
              </w:rPr>
              <w:t>V</w:t>
            </w:r>
            <w:r w:rsidRPr="006E6534">
              <w:rPr>
                <w:rFonts w:cs="Times New Roman"/>
                <w:color w:val="000000" w:themeColor="text1"/>
                <w:vertAlign w:val="subscript"/>
                <w:lang w:val="en-US"/>
                <w:rPrChange w:id="13100" w:author="N F" w:date="2023-12-05T03:08:00Z">
                  <w:rPr>
                    <w:rFonts w:cs="Times New Roman"/>
                    <w:vertAlign w:val="subscript"/>
                    <w:lang w:val="en-US"/>
                  </w:rPr>
                </w:rPrChange>
              </w:rPr>
              <w:t>d</w:t>
            </w:r>
            <w:r w:rsidRPr="006E6534">
              <w:rPr>
                <w:rFonts w:cs="Times New Roman"/>
                <w:color w:val="000000" w:themeColor="text1"/>
                <w:lang w:val="en-US"/>
                <w:rPrChange w:id="13101" w:author="N F" w:date="2023-12-05T03:08:00Z">
                  <w:rPr>
                    <w:rFonts w:cs="Times New Roman"/>
                    <w:lang w:val="en-US"/>
                  </w:rPr>
                </w:rPrChange>
              </w:rPr>
              <w:t>/F</w:t>
            </w:r>
            <w:r w:rsidR="00A03B3E" w:rsidRPr="006E6534">
              <w:rPr>
                <w:rFonts w:cs="Times New Roman"/>
                <w:color w:val="000000" w:themeColor="text1"/>
                <w:vertAlign w:val="superscript"/>
                <w:rPrChange w:id="13102" w:author="N F" w:date="2023-12-05T03:08:00Z">
                  <w:rPr>
                    <w:rFonts w:cs="Times New Roman"/>
                    <w:vertAlign w:val="superscript"/>
                  </w:rPr>
                </w:rPrChange>
              </w:rPr>
              <w:t>3</w:t>
            </w:r>
            <w:r w:rsidR="005A28BD" w:rsidRPr="006E6534">
              <w:rPr>
                <w:rFonts w:cs="Times New Roman"/>
                <w:color w:val="000000" w:themeColor="text1"/>
                <w:lang w:val="en-US"/>
                <w:rPrChange w:id="13103" w:author="N F" w:date="2023-12-05T03:08:00Z">
                  <w:rPr>
                    <w:rFonts w:cs="Times New Roman"/>
                    <w:lang w:val="en-US"/>
                  </w:rPr>
                </w:rPrChange>
              </w:rPr>
              <w:t xml:space="preserve">, </w:t>
            </w:r>
            <w:r w:rsidR="005A28BD" w:rsidRPr="006E6534">
              <w:rPr>
                <w:rFonts w:cs="Times New Roman"/>
                <w:color w:val="000000" w:themeColor="text1"/>
                <w:rPrChange w:id="13104" w:author="N F" w:date="2023-12-05T03:08:00Z">
                  <w:rPr>
                    <w:rFonts w:cs="Times New Roman"/>
                  </w:rPr>
                </w:rPrChange>
              </w:rPr>
              <w:t>л</w:t>
            </w:r>
          </w:p>
        </w:tc>
        <w:tc>
          <w:tcPr>
            <w:tcW w:w="1869" w:type="dxa"/>
          </w:tcPr>
          <w:p w14:paraId="7125970A" w14:textId="7BF70B5A" w:rsidR="00656D04" w:rsidRPr="006E6534" w:rsidRDefault="00A43C86" w:rsidP="00415551">
            <w:pPr>
              <w:pStyle w:val="SDText"/>
              <w:ind w:firstLine="0"/>
              <w:rPr>
                <w:rFonts w:cs="Times New Roman"/>
                <w:color w:val="000000" w:themeColor="text1"/>
                <w:rPrChange w:id="13105" w:author="N F" w:date="2023-12-05T03:08:00Z">
                  <w:rPr>
                    <w:rFonts w:cs="Times New Roman"/>
                  </w:rPr>
                </w:rPrChange>
              </w:rPr>
            </w:pPr>
            <w:r w:rsidRPr="006E6534">
              <w:rPr>
                <w:rFonts w:cs="Times New Roman"/>
                <w:color w:val="000000" w:themeColor="text1"/>
                <w:rPrChange w:id="13106" w:author="N F" w:date="2023-12-05T03:08:00Z">
                  <w:rPr>
                    <w:rFonts w:cs="Times New Roman"/>
                  </w:rPr>
                </w:rPrChange>
              </w:rPr>
              <w:t>2170 ± 1230</w:t>
            </w:r>
          </w:p>
        </w:tc>
        <w:tc>
          <w:tcPr>
            <w:tcW w:w="1869" w:type="dxa"/>
          </w:tcPr>
          <w:p w14:paraId="4A204C26" w14:textId="6C74521F" w:rsidR="00656D04" w:rsidRPr="006E6534" w:rsidRDefault="00A43C86" w:rsidP="00415551">
            <w:pPr>
              <w:pStyle w:val="SDText"/>
              <w:ind w:firstLine="0"/>
              <w:rPr>
                <w:rFonts w:cs="Times New Roman"/>
                <w:color w:val="000000" w:themeColor="text1"/>
                <w:rPrChange w:id="13107" w:author="N F" w:date="2023-12-05T03:08:00Z">
                  <w:rPr>
                    <w:rFonts w:cs="Times New Roman"/>
                  </w:rPr>
                </w:rPrChange>
              </w:rPr>
            </w:pPr>
            <w:r w:rsidRPr="006E6534">
              <w:rPr>
                <w:rFonts w:cs="Times New Roman"/>
                <w:color w:val="000000" w:themeColor="text1"/>
                <w:rPrChange w:id="13108" w:author="N F" w:date="2023-12-05T03:08:00Z">
                  <w:rPr>
                    <w:rFonts w:cs="Times New Roman"/>
                  </w:rPr>
                </w:rPrChange>
              </w:rPr>
              <w:t>2230 ± 526</w:t>
            </w:r>
          </w:p>
        </w:tc>
        <w:tc>
          <w:tcPr>
            <w:tcW w:w="1869" w:type="dxa"/>
          </w:tcPr>
          <w:p w14:paraId="54162ED6" w14:textId="009B5B6E" w:rsidR="00656D04" w:rsidRPr="006E6534" w:rsidRDefault="00A43C86" w:rsidP="00415551">
            <w:pPr>
              <w:pStyle w:val="SDText"/>
              <w:ind w:firstLine="0"/>
              <w:rPr>
                <w:rFonts w:cs="Times New Roman"/>
                <w:color w:val="000000" w:themeColor="text1"/>
                <w:rPrChange w:id="13109" w:author="N F" w:date="2023-12-05T03:08:00Z">
                  <w:rPr>
                    <w:rFonts w:cs="Times New Roman"/>
                  </w:rPr>
                </w:rPrChange>
              </w:rPr>
            </w:pPr>
            <w:r w:rsidRPr="006E6534">
              <w:rPr>
                <w:rFonts w:cs="Times New Roman"/>
                <w:color w:val="000000" w:themeColor="text1"/>
                <w:rPrChange w:id="13110" w:author="N F" w:date="2023-12-05T03:08:00Z">
                  <w:rPr>
                    <w:rFonts w:cs="Times New Roman"/>
                  </w:rPr>
                </w:rPrChange>
              </w:rPr>
              <w:t>2260 ± 618</w:t>
            </w:r>
          </w:p>
        </w:tc>
        <w:tc>
          <w:tcPr>
            <w:tcW w:w="1869" w:type="dxa"/>
          </w:tcPr>
          <w:p w14:paraId="720FAA32" w14:textId="4A284F3D" w:rsidR="00656D04" w:rsidRPr="006E6534" w:rsidRDefault="00A43C86" w:rsidP="00415551">
            <w:pPr>
              <w:pStyle w:val="SDText"/>
              <w:ind w:firstLine="0"/>
              <w:rPr>
                <w:rFonts w:cs="Times New Roman"/>
                <w:color w:val="000000" w:themeColor="text1"/>
                <w:rPrChange w:id="13111" w:author="N F" w:date="2023-12-05T03:08:00Z">
                  <w:rPr>
                    <w:rFonts w:cs="Times New Roman"/>
                  </w:rPr>
                </w:rPrChange>
              </w:rPr>
            </w:pPr>
            <w:r w:rsidRPr="006E6534">
              <w:rPr>
                <w:rFonts w:cs="Times New Roman"/>
                <w:color w:val="000000" w:themeColor="text1"/>
                <w:rPrChange w:id="13112" w:author="N F" w:date="2023-12-05T03:08:00Z">
                  <w:rPr>
                    <w:rFonts w:cs="Times New Roman"/>
                  </w:rPr>
                </w:rPrChange>
              </w:rPr>
              <w:t>2495 ± 936</w:t>
            </w:r>
          </w:p>
        </w:tc>
      </w:tr>
      <w:tr w:rsidR="006E6534" w:rsidRPr="006E6534" w14:paraId="038D5B07" w14:textId="77777777" w:rsidTr="00787A04">
        <w:trPr>
          <w:ins w:id="13113" w:author="N F" w:date="2023-08-08T23:54:00Z"/>
        </w:trPr>
        <w:tc>
          <w:tcPr>
            <w:tcW w:w="9345" w:type="dxa"/>
            <w:gridSpan w:val="5"/>
          </w:tcPr>
          <w:p w14:paraId="3BB61E9E" w14:textId="77777777" w:rsidR="000F05C8" w:rsidRPr="006E6534" w:rsidRDefault="000F05C8" w:rsidP="000F05C8">
            <w:pPr>
              <w:pStyle w:val="SDcomments"/>
              <w:ind w:firstLine="0"/>
              <w:rPr>
                <w:ins w:id="13114" w:author="N F" w:date="2023-08-08T23:55:00Z"/>
                <w:rFonts w:cs="Times New Roman"/>
                <w:b/>
                <w:bCs/>
                <w:color w:val="000000" w:themeColor="text1"/>
                <w:rPrChange w:id="13115" w:author="N F" w:date="2023-12-05T03:08:00Z">
                  <w:rPr>
                    <w:ins w:id="13116" w:author="N F" w:date="2023-08-08T23:55:00Z"/>
                  </w:rPr>
                </w:rPrChange>
              </w:rPr>
            </w:pPr>
            <w:moveToRangeStart w:id="13117" w:author="N F" w:date="2023-08-08T23:54:00Z" w:name="move142431304"/>
            <w:moveTo w:id="13118" w:author="N F" w:date="2023-08-08T23:54:00Z">
              <w:r w:rsidRPr="006E6534">
                <w:rPr>
                  <w:rFonts w:cs="Times New Roman"/>
                  <w:b/>
                  <w:bCs/>
                  <w:color w:val="000000" w:themeColor="text1"/>
                  <w:rPrChange w:id="13119" w:author="N F" w:date="2023-12-05T03:08:00Z">
                    <w:rPr>
                      <w:i/>
                      <w:iCs/>
                    </w:rPr>
                  </w:rPrChange>
                </w:rPr>
                <w:t>Примечани</w:t>
              </w:r>
            </w:moveTo>
            <w:ins w:id="13120" w:author="N F" w:date="2023-08-08T23:54:00Z">
              <w:r w:rsidRPr="006E6534">
                <w:rPr>
                  <w:rFonts w:cs="Times New Roman"/>
                  <w:b/>
                  <w:bCs/>
                  <w:color w:val="000000" w:themeColor="text1"/>
                  <w:rPrChange w:id="13121" w:author="N F" w:date="2023-12-05T03:08:00Z">
                    <w:rPr>
                      <w:i/>
                      <w:iCs/>
                    </w:rPr>
                  </w:rPrChange>
                </w:rPr>
                <w:t>е</w:t>
              </w:r>
            </w:ins>
            <w:moveTo w:id="13122" w:author="N F" w:date="2023-08-08T23:54:00Z">
              <w:del w:id="13123" w:author="N F" w:date="2023-08-08T23:54:00Z">
                <w:r w:rsidRPr="006E6534" w:rsidDel="000F05C8">
                  <w:rPr>
                    <w:rFonts w:cs="Times New Roman"/>
                    <w:b/>
                    <w:bCs/>
                    <w:color w:val="000000" w:themeColor="text1"/>
                    <w:rPrChange w:id="13124" w:author="N F" w:date="2023-12-05T03:08:00Z">
                      <w:rPr>
                        <w:i/>
                        <w:iCs/>
                      </w:rPr>
                    </w:rPrChange>
                  </w:rPr>
                  <w:delText>я</w:delText>
                </w:r>
              </w:del>
              <w:r w:rsidRPr="006E6534">
                <w:rPr>
                  <w:rFonts w:cs="Times New Roman"/>
                  <w:b/>
                  <w:bCs/>
                  <w:color w:val="000000" w:themeColor="text1"/>
                  <w:rPrChange w:id="13125" w:author="N F" w:date="2023-12-05T03:08:00Z">
                    <w:rPr>
                      <w:i/>
                      <w:iCs/>
                    </w:rPr>
                  </w:rPrChange>
                </w:rPr>
                <w:t>:</w:t>
              </w:r>
              <w:r w:rsidRPr="006E6534">
                <w:rPr>
                  <w:rFonts w:cs="Times New Roman"/>
                  <w:b/>
                  <w:bCs/>
                  <w:color w:val="000000" w:themeColor="text1"/>
                  <w:rPrChange w:id="13126" w:author="N F" w:date="2023-12-05T03:08:00Z">
                    <w:rPr/>
                  </w:rPrChange>
                </w:rPr>
                <w:t xml:space="preserve"> </w:t>
              </w:r>
            </w:moveTo>
          </w:p>
          <w:p w14:paraId="59DC98AE" w14:textId="315241E1" w:rsidR="000F05C8" w:rsidRPr="006E6534" w:rsidDel="00F43EBA" w:rsidRDefault="000F05C8">
            <w:pPr>
              <w:pStyle w:val="SDcomments"/>
              <w:ind w:firstLine="0"/>
              <w:rPr>
                <w:del w:id="13127" w:author="Barshadskaya, Yuliya" w:date="2024-01-15T19:00:00Z"/>
                <w:moveTo w:id="13128" w:author="N F" w:date="2023-08-08T23:54:00Z"/>
                <w:rFonts w:cs="Times New Roman"/>
                <w:color w:val="000000" w:themeColor="text1"/>
                <w:rPrChange w:id="13129" w:author="N F" w:date="2023-12-05T03:08:00Z">
                  <w:rPr>
                    <w:del w:id="13130" w:author="Barshadskaya, Yuliya" w:date="2024-01-15T19:00:00Z"/>
                    <w:moveTo w:id="13131" w:author="N F" w:date="2023-08-08T23:54:00Z"/>
                    <w:rFonts w:cs="Times New Roman"/>
                  </w:rPr>
                </w:rPrChange>
              </w:rPr>
              <w:pPrChange w:id="13132" w:author="N F" w:date="2023-08-08T23:54:00Z">
                <w:pPr>
                  <w:pStyle w:val="SDcomments"/>
                </w:pPr>
              </w:pPrChange>
            </w:pPr>
            <w:moveTo w:id="13133" w:author="N F" w:date="2023-08-08T23:54:00Z">
              <w:r w:rsidRPr="006E6534">
                <w:rPr>
                  <w:rFonts w:cs="Times New Roman"/>
                  <w:color w:val="000000" w:themeColor="text1"/>
                  <w:rPrChange w:id="13134" w:author="N F" w:date="2023-12-05T03:08:00Z">
                    <w:rPr>
                      <w:rFonts w:cs="Times New Roman"/>
                    </w:rPr>
                  </w:rPrChange>
                </w:rPr>
                <w:t xml:space="preserve">1 – данные представлены в виде медианы и минимума-максимума; 2 – данные представлены в виде среднего геометрического значения и геометрического коэффициента вариации; 3 – данные представлены в виде среднего арифметического значения и стандартного отклонения; </w:t>
              </w:r>
              <w:r w:rsidRPr="006E6534">
                <w:rPr>
                  <w:rFonts w:cs="Times New Roman"/>
                  <w:color w:val="000000" w:themeColor="text1"/>
                  <w:lang w:val="en-US"/>
                  <w:rPrChange w:id="13135" w:author="N F" w:date="2023-12-05T03:08:00Z">
                    <w:rPr>
                      <w:rFonts w:cs="Times New Roman"/>
                      <w:lang w:val="en-US"/>
                    </w:rPr>
                  </w:rPrChange>
                </w:rPr>
                <w:t>t</w:t>
              </w:r>
              <w:r w:rsidRPr="006E6534">
                <w:rPr>
                  <w:rFonts w:cs="Times New Roman"/>
                  <w:color w:val="000000" w:themeColor="text1"/>
                  <w:vertAlign w:val="subscript"/>
                  <w:lang w:val="en-US"/>
                  <w:rPrChange w:id="13136" w:author="N F" w:date="2023-12-05T03:08:00Z">
                    <w:rPr>
                      <w:rFonts w:cs="Times New Roman"/>
                      <w:vertAlign w:val="subscript"/>
                      <w:lang w:val="en-US"/>
                    </w:rPr>
                  </w:rPrChange>
                </w:rPr>
                <w:t>max</w:t>
              </w:r>
              <w:r w:rsidRPr="006E6534">
                <w:rPr>
                  <w:rFonts w:cs="Times New Roman"/>
                  <w:color w:val="000000" w:themeColor="text1"/>
                  <w:rPrChange w:id="13137" w:author="N F" w:date="2023-12-05T03:08:00Z">
                    <w:rPr>
                      <w:rFonts w:cs="Times New Roman"/>
                    </w:rPr>
                  </w:rPrChange>
                </w:rPr>
                <w:t xml:space="preserve"> – время достижения максимальной концентрации; </w:t>
              </w:r>
              <w:r w:rsidRPr="006E6534">
                <w:rPr>
                  <w:rFonts w:cs="Times New Roman"/>
                  <w:color w:val="000000" w:themeColor="text1"/>
                  <w:lang w:val="en-US"/>
                  <w:rPrChange w:id="13138" w:author="N F" w:date="2023-12-05T03:08:00Z">
                    <w:rPr>
                      <w:rFonts w:cs="Times New Roman"/>
                      <w:lang w:val="en-US"/>
                    </w:rPr>
                  </w:rPrChange>
                </w:rPr>
                <w:t>C</w:t>
              </w:r>
              <w:r w:rsidRPr="006E6534">
                <w:rPr>
                  <w:rFonts w:cs="Times New Roman"/>
                  <w:color w:val="000000" w:themeColor="text1"/>
                  <w:vertAlign w:val="subscript"/>
                  <w:lang w:val="en-US"/>
                  <w:rPrChange w:id="13139" w:author="N F" w:date="2023-12-05T03:08:00Z">
                    <w:rPr>
                      <w:rFonts w:cs="Times New Roman"/>
                      <w:vertAlign w:val="subscript"/>
                      <w:lang w:val="en-US"/>
                    </w:rPr>
                  </w:rPrChange>
                </w:rPr>
                <w:t>max</w:t>
              </w:r>
              <w:r w:rsidRPr="006E6534">
                <w:rPr>
                  <w:rFonts w:cs="Times New Roman"/>
                  <w:color w:val="000000" w:themeColor="text1"/>
                  <w:rPrChange w:id="13140" w:author="N F" w:date="2023-12-05T03:08:00Z">
                    <w:rPr>
                      <w:rFonts w:cs="Times New Roman"/>
                    </w:rPr>
                  </w:rPrChange>
                </w:rPr>
                <w:t xml:space="preserve"> – максимальная концентрация; </w:t>
              </w:r>
              <w:r w:rsidRPr="006E6534">
                <w:rPr>
                  <w:rFonts w:cs="Times New Roman"/>
                  <w:color w:val="000000" w:themeColor="text1"/>
                  <w:lang w:val="en-US"/>
                  <w:rPrChange w:id="13141" w:author="N F" w:date="2023-12-05T03:08:00Z">
                    <w:rPr>
                      <w:rFonts w:cs="Times New Roman"/>
                      <w:lang w:val="en-US"/>
                    </w:rPr>
                  </w:rPrChange>
                </w:rPr>
                <w:t>AUC</w:t>
              </w:r>
              <w:r w:rsidRPr="006E6534">
                <w:rPr>
                  <w:rFonts w:cs="Times New Roman"/>
                  <w:color w:val="000000" w:themeColor="text1"/>
                  <w:vertAlign w:val="subscript"/>
                  <w:rPrChange w:id="13142" w:author="N F" w:date="2023-12-05T03:08:00Z">
                    <w:rPr>
                      <w:rFonts w:cs="Times New Roman"/>
                      <w:vertAlign w:val="subscript"/>
                    </w:rPr>
                  </w:rPrChange>
                </w:rPr>
                <w:t>(0-72)</w:t>
              </w:r>
              <w:r w:rsidRPr="006E6534">
                <w:rPr>
                  <w:rFonts w:cs="Times New Roman"/>
                  <w:color w:val="000000" w:themeColor="text1"/>
                  <w:rPrChange w:id="13143" w:author="N F" w:date="2023-12-05T03:08:00Z">
                    <w:rPr>
                      <w:rFonts w:cs="Times New Roman"/>
                    </w:rPr>
                  </w:rPrChange>
                </w:rPr>
                <w:t xml:space="preserve"> – площадь под фармакокинетической кривой «концентрация-время» от начального момента времени до 72 ч; </w:t>
              </w:r>
              <w:r w:rsidRPr="006E6534">
                <w:rPr>
                  <w:rFonts w:cs="Times New Roman"/>
                  <w:color w:val="000000" w:themeColor="text1"/>
                  <w:lang w:val="en-US"/>
                  <w:rPrChange w:id="13144" w:author="N F" w:date="2023-12-05T03:08:00Z">
                    <w:rPr>
                      <w:rFonts w:cs="Times New Roman"/>
                      <w:lang w:val="en-US"/>
                    </w:rPr>
                  </w:rPrChange>
                </w:rPr>
                <w:t>AUC</w:t>
              </w:r>
              <w:r w:rsidRPr="006E6534">
                <w:rPr>
                  <w:rFonts w:cs="Times New Roman"/>
                  <w:color w:val="000000" w:themeColor="text1"/>
                  <w:rPrChange w:id="13145" w:author="N F" w:date="2023-12-05T03:08:00Z">
                    <w:rPr>
                      <w:rFonts w:cs="Times New Roman"/>
                    </w:rPr>
                  </w:rPrChange>
                </w:rPr>
                <w:t xml:space="preserve"> – площадь под фармакокинетической кривой «концентрация-время»; </w:t>
              </w:r>
              <w:r w:rsidRPr="006E6534">
                <w:rPr>
                  <w:rFonts w:cs="Times New Roman"/>
                  <w:color w:val="000000" w:themeColor="text1"/>
                  <w:lang w:val="en-US"/>
                  <w:rPrChange w:id="13146" w:author="N F" w:date="2023-12-05T03:08:00Z">
                    <w:rPr>
                      <w:rFonts w:cs="Times New Roman"/>
                      <w:lang w:val="en-US"/>
                    </w:rPr>
                  </w:rPrChange>
                </w:rPr>
                <w:t>t</w:t>
              </w:r>
              <w:r w:rsidRPr="006E6534">
                <w:rPr>
                  <w:rFonts w:cs="Times New Roman"/>
                  <w:color w:val="000000" w:themeColor="text1"/>
                  <w:vertAlign w:val="subscript"/>
                  <w:rPrChange w:id="13147" w:author="N F" w:date="2023-12-05T03:08:00Z">
                    <w:rPr>
                      <w:rFonts w:cs="Times New Roman"/>
                      <w:vertAlign w:val="subscript"/>
                    </w:rPr>
                  </w:rPrChange>
                </w:rPr>
                <w:t>1/2</w:t>
              </w:r>
              <w:r w:rsidRPr="006E6534">
                <w:rPr>
                  <w:rFonts w:cs="Times New Roman"/>
                  <w:color w:val="000000" w:themeColor="text1"/>
                  <w:rPrChange w:id="13148" w:author="N F" w:date="2023-12-05T03:08:00Z">
                    <w:rPr>
                      <w:rFonts w:cs="Times New Roman"/>
                    </w:rPr>
                  </w:rPrChange>
                </w:rPr>
                <w:t xml:space="preserve"> – период полувыведения; </w:t>
              </w:r>
              <w:r w:rsidRPr="006E6534">
                <w:rPr>
                  <w:rFonts w:cs="Times New Roman"/>
                  <w:color w:val="000000" w:themeColor="text1"/>
                  <w:lang w:val="en-US"/>
                  <w:rPrChange w:id="13149" w:author="N F" w:date="2023-12-05T03:08:00Z">
                    <w:rPr>
                      <w:rFonts w:cs="Times New Roman"/>
                      <w:lang w:val="en-US"/>
                    </w:rPr>
                  </w:rPrChange>
                </w:rPr>
                <w:t>CL</w:t>
              </w:r>
              <w:r w:rsidRPr="006E6534">
                <w:rPr>
                  <w:rFonts w:cs="Times New Roman"/>
                  <w:color w:val="000000" w:themeColor="text1"/>
                  <w:rPrChange w:id="13150" w:author="N F" w:date="2023-12-05T03:08:00Z">
                    <w:rPr>
                      <w:rFonts w:cs="Times New Roman"/>
                    </w:rPr>
                  </w:rPrChange>
                </w:rPr>
                <w:t>/</w:t>
              </w:r>
              <w:r w:rsidRPr="006E6534">
                <w:rPr>
                  <w:rFonts w:cs="Times New Roman"/>
                  <w:color w:val="000000" w:themeColor="text1"/>
                  <w:lang w:val="en-US"/>
                  <w:rPrChange w:id="13151" w:author="N F" w:date="2023-12-05T03:08:00Z">
                    <w:rPr>
                      <w:rFonts w:cs="Times New Roman"/>
                      <w:lang w:val="en-US"/>
                    </w:rPr>
                  </w:rPrChange>
                </w:rPr>
                <w:t>F</w:t>
              </w:r>
              <w:r w:rsidRPr="006E6534">
                <w:rPr>
                  <w:rFonts w:cs="Times New Roman"/>
                  <w:color w:val="000000" w:themeColor="text1"/>
                  <w:rPrChange w:id="13152" w:author="N F" w:date="2023-12-05T03:08:00Z">
                    <w:rPr>
                      <w:rFonts w:cs="Times New Roman"/>
                    </w:rPr>
                  </w:rPrChange>
                </w:rPr>
                <w:t xml:space="preserve"> – общий плазменный клиренс с поправкой на биодоступность при пероральном приеме; </w:t>
              </w:r>
              <w:r w:rsidRPr="006E6534">
                <w:rPr>
                  <w:rFonts w:cs="Times New Roman"/>
                  <w:color w:val="000000" w:themeColor="text1"/>
                  <w:lang w:val="en-US"/>
                  <w:rPrChange w:id="13153" w:author="N F" w:date="2023-12-05T03:08:00Z">
                    <w:rPr>
                      <w:rFonts w:cs="Times New Roman"/>
                      <w:lang w:val="en-US"/>
                    </w:rPr>
                  </w:rPrChange>
                </w:rPr>
                <w:t>V</w:t>
              </w:r>
              <w:r w:rsidRPr="006E6534">
                <w:rPr>
                  <w:rFonts w:cs="Times New Roman"/>
                  <w:color w:val="000000" w:themeColor="text1"/>
                  <w:vertAlign w:val="subscript"/>
                  <w:lang w:val="en-US"/>
                  <w:rPrChange w:id="13154" w:author="N F" w:date="2023-12-05T03:08:00Z">
                    <w:rPr>
                      <w:rFonts w:cs="Times New Roman"/>
                      <w:vertAlign w:val="subscript"/>
                      <w:lang w:val="en-US"/>
                    </w:rPr>
                  </w:rPrChange>
                </w:rPr>
                <w:t>d</w:t>
              </w:r>
              <w:r w:rsidRPr="006E6534">
                <w:rPr>
                  <w:rFonts w:cs="Times New Roman"/>
                  <w:color w:val="000000" w:themeColor="text1"/>
                  <w:rPrChange w:id="13155" w:author="N F" w:date="2023-12-05T03:08:00Z">
                    <w:rPr>
                      <w:rFonts w:cs="Times New Roman"/>
                    </w:rPr>
                  </w:rPrChange>
                </w:rPr>
                <w:t>/</w:t>
              </w:r>
              <w:r w:rsidRPr="006E6534">
                <w:rPr>
                  <w:rFonts w:cs="Times New Roman"/>
                  <w:color w:val="000000" w:themeColor="text1"/>
                  <w:lang w:val="en-US"/>
                  <w:rPrChange w:id="13156" w:author="N F" w:date="2023-12-05T03:08:00Z">
                    <w:rPr>
                      <w:rFonts w:cs="Times New Roman"/>
                      <w:lang w:val="en-US"/>
                    </w:rPr>
                  </w:rPrChange>
                </w:rPr>
                <w:t>F</w:t>
              </w:r>
              <w:r w:rsidRPr="006E6534">
                <w:rPr>
                  <w:rFonts w:cs="Times New Roman"/>
                  <w:color w:val="000000" w:themeColor="text1"/>
                  <w:rPrChange w:id="13157" w:author="N F" w:date="2023-12-05T03:08:00Z">
                    <w:rPr>
                      <w:rFonts w:cs="Times New Roman"/>
                    </w:rPr>
                  </w:rPrChange>
                </w:rPr>
                <w:t xml:space="preserve"> – объем распределения с поправкой на биодоступность при пероральном приеме.</w:t>
              </w:r>
            </w:moveTo>
          </w:p>
          <w:moveToRangeEnd w:id="13117"/>
          <w:p w14:paraId="234E07C8" w14:textId="77777777" w:rsidR="000F05C8" w:rsidRPr="00F43EBA" w:rsidRDefault="000F05C8">
            <w:pPr>
              <w:pStyle w:val="SDcomments"/>
              <w:ind w:firstLine="0"/>
              <w:rPr>
                <w:ins w:id="13158" w:author="N F" w:date="2023-08-08T23:54:00Z"/>
              </w:rPr>
              <w:pPrChange w:id="13159" w:author="Barshadskaya, Yuliya" w:date="2024-01-15T19:00:00Z">
                <w:pPr>
                  <w:pStyle w:val="SDText"/>
                  <w:ind w:firstLine="0"/>
                </w:pPr>
              </w:pPrChange>
            </w:pPr>
          </w:p>
        </w:tc>
      </w:tr>
    </w:tbl>
    <w:p w14:paraId="5A75EAF4" w14:textId="2FB5C360" w:rsidR="00C45093" w:rsidRPr="006E6534" w:rsidRDefault="0076254A">
      <w:pPr>
        <w:pStyle w:val="SDcomments"/>
        <w:ind w:firstLine="0"/>
        <w:rPr>
          <w:rFonts w:cs="Times New Roman"/>
          <w:color w:val="000000" w:themeColor="text1"/>
          <w:rPrChange w:id="13160" w:author="N F" w:date="2023-12-05T03:08:00Z">
            <w:rPr>
              <w:rFonts w:cs="Times New Roman"/>
            </w:rPr>
          </w:rPrChange>
        </w:rPr>
        <w:pPrChange w:id="13161" w:author="N F" w:date="2023-08-06T15:38:00Z">
          <w:pPr/>
        </w:pPrChange>
      </w:pPr>
      <w:moveFromRangeStart w:id="13162" w:author="N F" w:date="2023-08-08T23:54:00Z" w:name="move142431304"/>
      <w:moveFrom w:id="13163" w:author="N F" w:date="2023-08-08T23:54:00Z">
        <w:r w:rsidRPr="006E6534" w:rsidDel="000F05C8">
          <w:rPr>
            <w:rFonts w:cs="Times New Roman"/>
            <w:i/>
            <w:iCs/>
            <w:color w:val="000000" w:themeColor="text1"/>
            <w:rPrChange w:id="13164" w:author="N F" w:date="2023-12-05T03:08:00Z">
              <w:rPr>
                <w:rFonts w:cs="Times New Roman"/>
                <w:i/>
                <w:iCs/>
              </w:rPr>
            </w:rPrChange>
          </w:rPr>
          <w:t>Примечания:</w:t>
        </w:r>
        <w:r w:rsidRPr="006E6534" w:rsidDel="000F05C8">
          <w:rPr>
            <w:rFonts w:cs="Times New Roman"/>
            <w:color w:val="000000" w:themeColor="text1"/>
            <w:rPrChange w:id="13165" w:author="N F" w:date="2023-12-05T03:08:00Z">
              <w:rPr>
                <w:rFonts w:cs="Times New Roman"/>
              </w:rPr>
            </w:rPrChange>
          </w:rPr>
          <w:t xml:space="preserve"> </w:t>
        </w:r>
        <w:r w:rsidR="00A03B3E" w:rsidRPr="006E6534" w:rsidDel="000F05C8">
          <w:rPr>
            <w:rFonts w:cs="Times New Roman"/>
            <w:color w:val="000000" w:themeColor="text1"/>
            <w:rPrChange w:id="13166" w:author="N F" w:date="2023-12-05T03:08:00Z">
              <w:rPr>
                <w:rFonts w:cs="Times New Roman"/>
              </w:rPr>
            </w:rPrChange>
          </w:rPr>
          <w:t xml:space="preserve">1 – данные представлены в виде </w:t>
        </w:r>
        <w:r w:rsidR="005C58BA" w:rsidRPr="006E6534" w:rsidDel="000F05C8">
          <w:rPr>
            <w:rFonts w:cs="Times New Roman"/>
            <w:color w:val="000000" w:themeColor="text1"/>
            <w:rPrChange w:id="13167" w:author="N F" w:date="2023-12-05T03:08:00Z">
              <w:rPr>
                <w:rFonts w:cs="Times New Roman"/>
              </w:rPr>
            </w:rPrChange>
          </w:rPr>
          <w:t>медианы</w:t>
        </w:r>
        <w:r w:rsidR="00A03B3E" w:rsidRPr="006E6534" w:rsidDel="000F05C8">
          <w:rPr>
            <w:rFonts w:cs="Times New Roman"/>
            <w:color w:val="000000" w:themeColor="text1"/>
            <w:rPrChange w:id="13168" w:author="N F" w:date="2023-12-05T03:08:00Z">
              <w:rPr>
                <w:rFonts w:cs="Times New Roman"/>
              </w:rPr>
            </w:rPrChange>
          </w:rPr>
          <w:t xml:space="preserve"> и минимума-максимума; 2 – данные представлены в виде среднего геометрического значения</w:t>
        </w:r>
        <w:r w:rsidR="00611A8E" w:rsidRPr="006E6534" w:rsidDel="000F05C8">
          <w:rPr>
            <w:rFonts w:cs="Times New Roman"/>
            <w:color w:val="000000" w:themeColor="text1"/>
            <w:rPrChange w:id="13169" w:author="N F" w:date="2023-12-05T03:08:00Z">
              <w:rPr>
                <w:rFonts w:cs="Times New Roman"/>
              </w:rPr>
            </w:rPrChange>
          </w:rPr>
          <w:t xml:space="preserve"> и геометрического коэффициента вариации; 3 – </w:t>
        </w:r>
        <w:r w:rsidR="005C58BA" w:rsidRPr="006E6534" w:rsidDel="000F05C8">
          <w:rPr>
            <w:rFonts w:cs="Times New Roman"/>
            <w:color w:val="000000" w:themeColor="text1"/>
            <w:rPrChange w:id="13170" w:author="N F" w:date="2023-12-05T03:08:00Z">
              <w:rPr>
                <w:rFonts w:cs="Times New Roman"/>
              </w:rPr>
            </w:rPrChange>
          </w:rPr>
          <w:t xml:space="preserve">данные представлены в виде среднего арифметического значения и </w:t>
        </w:r>
        <w:r w:rsidR="005A28BD" w:rsidRPr="006E6534" w:rsidDel="000F05C8">
          <w:rPr>
            <w:rFonts w:cs="Times New Roman"/>
            <w:color w:val="000000" w:themeColor="text1"/>
            <w:rPrChange w:id="13171" w:author="N F" w:date="2023-12-05T03:08:00Z">
              <w:rPr>
                <w:rFonts w:cs="Times New Roman"/>
              </w:rPr>
            </w:rPrChange>
          </w:rPr>
          <w:t xml:space="preserve">стандартного отклонения; </w:t>
        </w:r>
        <w:r w:rsidR="00300E79" w:rsidRPr="006E6534" w:rsidDel="000F05C8">
          <w:rPr>
            <w:rFonts w:cs="Times New Roman"/>
            <w:color w:val="000000" w:themeColor="text1"/>
            <w:lang w:val="en-US"/>
            <w:rPrChange w:id="13172" w:author="N F" w:date="2023-12-05T03:08:00Z">
              <w:rPr>
                <w:rFonts w:cs="Times New Roman"/>
                <w:lang w:val="en-US"/>
              </w:rPr>
            </w:rPrChange>
          </w:rPr>
          <w:t>t</w:t>
        </w:r>
        <w:r w:rsidR="005A28BD" w:rsidRPr="006E6534" w:rsidDel="000F05C8">
          <w:rPr>
            <w:rFonts w:cs="Times New Roman"/>
            <w:color w:val="000000" w:themeColor="text1"/>
            <w:vertAlign w:val="subscript"/>
            <w:lang w:val="en-US"/>
            <w:rPrChange w:id="13173" w:author="N F" w:date="2023-12-05T03:08:00Z">
              <w:rPr>
                <w:rFonts w:cs="Times New Roman"/>
                <w:vertAlign w:val="subscript"/>
                <w:lang w:val="en-US"/>
              </w:rPr>
            </w:rPrChange>
          </w:rPr>
          <w:t>max</w:t>
        </w:r>
        <w:r w:rsidR="005A28BD" w:rsidRPr="006E6534" w:rsidDel="000F05C8">
          <w:rPr>
            <w:rFonts w:cs="Times New Roman"/>
            <w:color w:val="000000" w:themeColor="text1"/>
            <w:rPrChange w:id="13174" w:author="N F" w:date="2023-12-05T03:08:00Z">
              <w:rPr>
                <w:rFonts w:cs="Times New Roman"/>
              </w:rPr>
            </w:rPrChange>
          </w:rPr>
          <w:t xml:space="preserve"> – время достижения максимальной концентрации; </w:t>
        </w:r>
        <w:r w:rsidR="005A28BD" w:rsidRPr="006E6534" w:rsidDel="000F05C8">
          <w:rPr>
            <w:rFonts w:cs="Times New Roman"/>
            <w:color w:val="000000" w:themeColor="text1"/>
            <w:lang w:val="en-US"/>
            <w:rPrChange w:id="13175" w:author="N F" w:date="2023-12-05T03:08:00Z">
              <w:rPr>
                <w:rFonts w:cs="Times New Roman"/>
                <w:lang w:val="en-US"/>
              </w:rPr>
            </w:rPrChange>
          </w:rPr>
          <w:t>C</w:t>
        </w:r>
        <w:r w:rsidR="005A28BD" w:rsidRPr="006E6534" w:rsidDel="000F05C8">
          <w:rPr>
            <w:rFonts w:cs="Times New Roman"/>
            <w:color w:val="000000" w:themeColor="text1"/>
            <w:vertAlign w:val="subscript"/>
            <w:lang w:val="en-US"/>
            <w:rPrChange w:id="13176" w:author="N F" w:date="2023-12-05T03:08:00Z">
              <w:rPr>
                <w:rFonts w:cs="Times New Roman"/>
                <w:vertAlign w:val="subscript"/>
                <w:lang w:val="en-US"/>
              </w:rPr>
            </w:rPrChange>
          </w:rPr>
          <w:t>max</w:t>
        </w:r>
        <w:r w:rsidR="005A28BD" w:rsidRPr="006E6534" w:rsidDel="000F05C8">
          <w:rPr>
            <w:rFonts w:cs="Times New Roman"/>
            <w:color w:val="000000" w:themeColor="text1"/>
            <w:rPrChange w:id="13177" w:author="N F" w:date="2023-12-05T03:08:00Z">
              <w:rPr>
                <w:rFonts w:cs="Times New Roman"/>
              </w:rPr>
            </w:rPrChange>
          </w:rPr>
          <w:t xml:space="preserve"> – максимальная концентрация; </w:t>
        </w:r>
        <w:r w:rsidR="005A28BD" w:rsidRPr="006E6534" w:rsidDel="000F05C8">
          <w:rPr>
            <w:rFonts w:cs="Times New Roman"/>
            <w:color w:val="000000" w:themeColor="text1"/>
            <w:lang w:val="en-US"/>
            <w:rPrChange w:id="13178" w:author="N F" w:date="2023-12-05T03:08:00Z">
              <w:rPr>
                <w:rFonts w:cs="Times New Roman"/>
                <w:lang w:val="en-US"/>
              </w:rPr>
            </w:rPrChange>
          </w:rPr>
          <w:t>AUC</w:t>
        </w:r>
        <w:r w:rsidR="005A28BD" w:rsidRPr="006E6534" w:rsidDel="000F05C8">
          <w:rPr>
            <w:rFonts w:cs="Times New Roman"/>
            <w:color w:val="000000" w:themeColor="text1"/>
            <w:vertAlign w:val="subscript"/>
            <w:rPrChange w:id="13179" w:author="N F" w:date="2023-12-05T03:08:00Z">
              <w:rPr>
                <w:rFonts w:cs="Times New Roman"/>
                <w:vertAlign w:val="subscript"/>
              </w:rPr>
            </w:rPrChange>
          </w:rPr>
          <w:t>(0-72)</w:t>
        </w:r>
        <w:r w:rsidR="005A28BD" w:rsidRPr="006E6534" w:rsidDel="000F05C8">
          <w:rPr>
            <w:rFonts w:cs="Times New Roman"/>
            <w:color w:val="000000" w:themeColor="text1"/>
            <w:rPrChange w:id="13180" w:author="N F" w:date="2023-12-05T03:08:00Z">
              <w:rPr>
                <w:rFonts w:cs="Times New Roman"/>
              </w:rPr>
            </w:rPrChange>
          </w:rPr>
          <w:t xml:space="preserve"> – площадь под фармакокинетической кривой «концентрация-время» от начального момента времени до </w:t>
        </w:r>
        <w:r w:rsidR="00AF4536" w:rsidRPr="006E6534" w:rsidDel="000F05C8">
          <w:rPr>
            <w:rFonts w:cs="Times New Roman"/>
            <w:color w:val="000000" w:themeColor="text1"/>
            <w:rPrChange w:id="13181" w:author="N F" w:date="2023-12-05T03:08:00Z">
              <w:rPr>
                <w:rFonts w:cs="Times New Roman"/>
              </w:rPr>
            </w:rPrChange>
          </w:rPr>
          <w:t>72 ч</w:t>
        </w:r>
        <w:r w:rsidR="005A28BD" w:rsidRPr="006E6534" w:rsidDel="000F05C8">
          <w:rPr>
            <w:rFonts w:cs="Times New Roman"/>
            <w:color w:val="000000" w:themeColor="text1"/>
            <w:rPrChange w:id="13182" w:author="N F" w:date="2023-12-05T03:08:00Z">
              <w:rPr>
                <w:rFonts w:cs="Times New Roman"/>
              </w:rPr>
            </w:rPrChange>
          </w:rPr>
          <w:t xml:space="preserve">; </w:t>
        </w:r>
        <w:r w:rsidR="005A28BD" w:rsidRPr="006E6534" w:rsidDel="000F05C8">
          <w:rPr>
            <w:rFonts w:cs="Times New Roman"/>
            <w:color w:val="000000" w:themeColor="text1"/>
            <w:lang w:val="en-US"/>
            <w:rPrChange w:id="13183" w:author="N F" w:date="2023-12-05T03:08:00Z">
              <w:rPr>
                <w:rFonts w:cs="Times New Roman"/>
                <w:lang w:val="en-US"/>
              </w:rPr>
            </w:rPrChange>
          </w:rPr>
          <w:t>AUC</w:t>
        </w:r>
        <w:r w:rsidR="005A28BD" w:rsidRPr="006E6534" w:rsidDel="000F05C8">
          <w:rPr>
            <w:rFonts w:cs="Times New Roman"/>
            <w:color w:val="000000" w:themeColor="text1"/>
            <w:rPrChange w:id="13184" w:author="N F" w:date="2023-12-05T03:08:00Z">
              <w:rPr>
                <w:rFonts w:cs="Times New Roman"/>
              </w:rPr>
            </w:rPrChange>
          </w:rPr>
          <w:t xml:space="preserve"> – </w:t>
        </w:r>
        <w:r w:rsidR="00AF4536" w:rsidRPr="006E6534" w:rsidDel="000F05C8">
          <w:rPr>
            <w:rFonts w:cs="Times New Roman"/>
            <w:color w:val="000000" w:themeColor="text1"/>
            <w:rPrChange w:id="13185" w:author="N F" w:date="2023-12-05T03:08:00Z">
              <w:rPr>
                <w:rFonts w:cs="Times New Roman"/>
              </w:rPr>
            </w:rPrChange>
          </w:rPr>
          <w:t>площадь под фармакокинетической кривой «концентрация-время»</w:t>
        </w:r>
        <w:r w:rsidR="005A28BD" w:rsidRPr="006E6534" w:rsidDel="000F05C8">
          <w:rPr>
            <w:rFonts w:cs="Times New Roman"/>
            <w:color w:val="000000" w:themeColor="text1"/>
            <w:rPrChange w:id="13186" w:author="N F" w:date="2023-12-05T03:08:00Z">
              <w:rPr>
                <w:rFonts w:cs="Times New Roman"/>
              </w:rPr>
            </w:rPrChange>
          </w:rPr>
          <w:t xml:space="preserve">; </w:t>
        </w:r>
        <w:r w:rsidR="005A28BD" w:rsidRPr="006E6534" w:rsidDel="000F05C8">
          <w:rPr>
            <w:rFonts w:cs="Times New Roman"/>
            <w:color w:val="000000" w:themeColor="text1"/>
            <w:lang w:val="en-US"/>
            <w:rPrChange w:id="13187" w:author="N F" w:date="2023-12-05T03:08:00Z">
              <w:rPr>
                <w:rFonts w:cs="Times New Roman"/>
                <w:lang w:val="en-US"/>
              </w:rPr>
            </w:rPrChange>
          </w:rPr>
          <w:t>t</w:t>
        </w:r>
        <w:r w:rsidR="005A28BD" w:rsidRPr="006E6534" w:rsidDel="000F05C8">
          <w:rPr>
            <w:rFonts w:cs="Times New Roman"/>
            <w:color w:val="000000" w:themeColor="text1"/>
            <w:vertAlign w:val="subscript"/>
            <w:rPrChange w:id="13188" w:author="N F" w:date="2023-12-05T03:08:00Z">
              <w:rPr>
                <w:rFonts w:cs="Times New Roman"/>
                <w:vertAlign w:val="subscript"/>
              </w:rPr>
            </w:rPrChange>
          </w:rPr>
          <w:t>1/2</w:t>
        </w:r>
        <w:r w:rsidR="005A28BD" w:rsidRPr="006E6534" w:rsidDel="000F05C8">
          <w:rPr>
            <w:rFonts w:cs="Times New Roman"/>
            <w:color w:val="000000" w:themeColor="text1"/>
            <w:rPrChange w:id="13189" w:author="N F" w:date="2023-12-05T03:08:00Z">
              <w:rPr>
                <w:rFonts w:cs="Times New Roman"/>
              </w:rPr>
            </w:rPrChange>
          </w:rPr>
          <w:t xml:space="preserve"> – </w:t>
        </w:r>
        <w:r w:rsidR="00AF4536" w:rsidRPr="006E6534" w:rsidDel="000F05C8">
          <w:rPr>
            <w:rFonts w:cs="Times New Roman"/>
            <w:color w:val="000000" w:themeColor="text1"/>
            <w:rPrChange w:id="13190" w:author="N F" w:date="2023-12-05T03:08:00Z">
              <w:rPr>
                <w:rFonts w:cs="Times New Roman"/>
              </w:rPr>
            </w:rPrChange>
          </w:rPr>
          <w:t>период полувыведения</w:t>
        </w:r>
        <w:r w:rsidR="005A28BD" w:rsidRPr="006E6534" w:rsidDel="000F05C8">
          <w:rPr>
            <w:rFonts w:cs="Times New Roman"/>
            <w:color w:val="000000" w:themeColor="text1"/>
            <w:rPrChange w:id="13191" w:author="N F" w:date="2023-12-05T03:08:00Z">
              <w:rPr>
                <w:rFonts w:cs="Times New Roman"/>
              </w:rPr>
            </w:rPrChange>
          </w:rPr>
          <w:t xml:space="preserve">; </w:t>
        </w:r>
        <w:r w:rsidR="005A28BD" w:rsidRPr="006E6534" w:rsidDel="000F05C8">
          <w:rPr>
            <w:rFonts w:cs="Times New Roman"/>
            <w:color w:val="000000" w:themeColor="text1"/>
            <w:lang w:val="en-US"/>
            <w:rPrChange w:id="13192" w:author="N F" w:date="2023-12-05T03:08:00Z">
              <w:rPr>
                <w:rFonts w:cs="Times New Roman"/>
                <w:lang w:val="en-US"/>
              </w:rPr>
            </w:rPrChange>
          </w:rPr>
          <w:t>CL</w:t>
        </w:r>
        <w:r w:rsidR="005A28BD" w:rsidRPr="006E6534" w:rsidDel="000F05C8">
          <w:rPr>
            <w:rFonts w:cs="Times New Roman"/>
            <w:color w:val="000000" w:themeColor="text1"/>
            <w:rPrChange w:id="13193" w:author="N F" w:date="2023-12-05T03:08:00Z">
              <w:rPr>
                <w:rFonts w:cs="Times New Roman"/>
              </w:rPr>
            </w:rPrChange>
          </w:rPr>
          <w:t>/</w:t>
        </w:r>
        <w:r w:rsidR="005A28BD" w:rsidRPr="006E6534" w:rsidDel="000F05C8">
          <w:rPr>
            <w:rFonts w:cs="Times New Roman"/>
            <w:color w:val="000000" w:themeColor="text1"/>
            <w:lang w:val="en-US"/>
            <w:rPrChange w:id="13194" w:author="N F" w:date="2023-12-05T03:08:00Z">
              <w:rPr>
                <w:rFonts w:cs="Times New Roman"/>
                <w:lang w:val="en-US"/>
              </w:rPr>
            </w:rPrChange>
          </w:rPr>
          <w:t>F</w:t>
        </w:r>
        <w:r w:rsidR="005A28BD" w:rsidRPr="006E6534" w:rsidDel="000F05C8">
          <w:rPr>
            <w:rFonts w:cs="Times New Roman"/>
            <w:color w:val="000000" w:themeColor="text1"/>
            <w:rPrChange w:id="13195" w:author="N F" w:date="2023-12-05T03:08:00Z">
              <w:rPr>
                <w:rFonts w:cs="Times New Roman"/>
              </w:rPr>
            </w:rPrChange>
          </w:rPr>
          <w:t xml:space="preserve"> – </w:t>
        </w:r>
        <w:r w:rsidR="00AF4536" w:rsidRPr="006E6534" w:rsidDel="000F05C8">
          <w:rPr>
            <w:rFonts w:cs="Times New Roman"/>
            <w:color w:val="000000" w:themeColor="text1"/>
            <w:rPrChange w:id="13196" w:author="N F" w:date="2023-12-05T03:08:00Z">
              <w:rPr>
                <w:rFonts w:cs="Times New Roman"/>
              </w:rPr>
            </w:rPrChange>
          </w:rPr>
          <w:t xml:space="preserve">общий плазменный клиренс с поправкой на биодоступность при пероральном </w:t>
        </w:r>
        <w:r w:rsidR="00A46C26" w:rsidRPr="006E6534" w:rsidDel="000F05C8">
          <w:rPr>
            <w:rFonts w:cs="Times New Roman"/>
            <w:color w:val="000000" w:themeColor="text1"/>
            <w:rPrChange w:id="13197" w:author="N F" w:date="2023-12-05T03:08:00Z">
              <w:rPr>
                <w:rFonts w:cs="Times New Roman"/>
              </w:rPr>
            </w:rPrChange>
          </w:rPr>
          <w:t>приеме</w:t>
        </w:r>
        <w:r w:rsidR="005A28BD" w:rsidRPr="006E6534" w:rsidDel="000F05C8">
          <w:rPr>
            <w:rFonts w:cs="Times New Roman"/>
            <w:color w:val="000000" w:themeColor="text1"/>
            <w:rPrChange w:id="13198" w:author="N F" w:date="2023-12-05T03:08:00Z">
              <w:rPr>
                <w:rFonts w:cs="Times New Roman"/>
              </w:rPr>
            </w:rPrChange>
          </w:rPr>
          <w:t xml:space="preserve">; </w:t>
        </w:r>
        <w:r w:rsidR="005A28BD" w:rsidRPr="006E6534" w:rsidDel="000F05C8">
          <w:rPr>
            <w:rFonts w:cs="Times New Roman"/>
            <w:color w:val="000000" w:themeColor="text1"/>
            <w:lang w:val="en-US"/>
            <w:rPrChange w:id="13199" w:author="N F" w:date="2023-12-05T03:08:00Z">
              <w:rPr>
                <w:rFonts w:cs="Times New Roman"/>
                <w:lang w:val="en-US"/>
              </w:rPr>
            </w:rPrChange>
          </w:rPr>
          <w:t>V</w:t>
        </w:r>
        <w:r w:rsidR="005A28BD" w:rsidRPr="006E6534" w:rsidDel="000F05C8">
          <w:rPr>
            <w:rFonts w:cs="Times New Roman"/>
            <w:color w:val="000000" w:themeColor="text1"/>
            <w:vertAlign w:val="subscript"/>
            <w:lang w:val="en-US"/>
            <w:rPrChange w:id="13200" w:author="N F" w:date="2023-12-05T03:08:00Z">
              <w:rPr>
                <w:rFonts w:cs="Times New Roman"/>
                <w:vertAlign w:val="subscript"/>
                <w:lang w:val="en-US"/>
              </w:rPr>
            </w:rPrChange>
          </w:rPr>
          <w:t>d</w:t>
        </w:r>
        <w:r w:rsidR="005A28BD" w:rsidRPr="006E6534" w:rsidDel="000F05C8">
          <w:rPr>
            <w:rFonts w:cs="Times New Roman"/>
            <w:color w:val="000000" w:themeColor="text1"/>
            <w:rPrChange w:id="13201" w:author="N F" w:date="2023-12-05T03:08:00Z">
              <w:rPr>
                <w:rFonts w:cs="Times New Roman"/>
              </w:rPr>
            </w:rPrChange>
          </w:rPr>
          <w:t>/</w:t>
        </w:r>
        <w:r w:rsidR="005A28BD" w:rsidRPr="006E6534" w:rsidDel="000F05C8">
          <w:rPr>
            <w:rFonts w:cs="Times New Roman"/>
            <w:color w:val="000000" w:themeColor="text1"/>
            <w:lang w:val="en-US"/>
            <w:rPrChange w:id="13202" w:author="N F" w:date="2023-12-05T03:08:00Z">
              <w:rPr>
                <w:rFonts w:cs="Times New Roman"/>
                <w:lang w:val="en-US"/>
              </w:rPr>
            </w:rPrChange>
          </w:rPr>
          <w:t>F</w:t>
        </w:r>
        <w:r w:rsidR="005A28BD" w:rsidRPr="006E6534" w:rsidDel="000F05C8">
          <w:rPr>
            <w:rFonts w:cs="Times New Roman"/>
            <w:color w:val="000000" w:themeColor="text1"/>
            <w:rPrChange w:id="13203" w:author="N F" w:date="2023-12-05T03:08:00Z">
              <w:rPr>
                <w:rFonts w:cs="Times New Roman"/>
              </w:rPr>
            </w:rPrChange>
          </w:rPr>
          <w:t xml:space="preserve"> – </w:t>
        </w:r>
        <w:r w:rsidR="00AF4536" w:rsidRPr="006E6534" w:rsidDel="000F05C8">
          <w:rPr>
            <w:rFonts w:cs="Times New Roman"/>
            <w:color w:val="000000" w:themeColor="text1"/>
            <w:rPrChange w:id="13204" w:author="N F" w:date="2023-12-05T03:08:00Z">
              <w:rPr>
                <w:rFonts w:cs="Times New Roman"/>
              </w:rPr>
            </w:rPrChange>
          </w:rPr>
          <w:t xml:space="preserve">объем распределения с поправкой на биодоступность при пероральном </w:t>
        </w:r>
        <w:r w:rsidR="00722292" w:rsidRPr="006E6534" w:rsidDel="000F05C8">
          <w:rPr>
            <w:rFonts w:cs="Times New Roman"/>
            <w:color w:val="000000" w:themeColor="text1"/>
            <w:rPrChange w:id="13205" w:author="N F" w:date="2023-12-05T03:08:00Z">
              <w:rPr>
                <w:rFonts w:cs="Times New Roman"/>
              </w:rPr>
            </w:rPrChange>
          </w:rPr>
          <w:t>приеме</w:t>
        </w:r>
        <w:r w:rsidR="00AF4536" w:rsidRPr="006E6534" w:rsidDel="000F05C8">
          <w:rPr>
            <w:rFonts w:cs="Times New Roman"/>
            <w:color w:val="000000" w:themeColor="text1"/>
            <w:rPrChange w:id="13206" w:author="N F" w:date="2023-12-05T03:08:00Z">
              <w:rPr>
                <w:rFonts w:cs="Times New Roman"/>
              </w:rPr>
            </w:rPrChange>
          </w:rPr>
          <w:t>.</w:t>
        </w:r>
      </w:moveFrom>
      <w:moveFromRangeEnd w:id="13162"/>
    </w:p>
    <w:p w14:paraId="6A334F26" w14:textId="073F8FDC" w:rsidR="00E8582C" w:rsidRPr="006E6534" w:rsidRDefault="00F43EBA">
      <w:pPr>
        <w:pStyle w:val="3"/>
        <w:numPr>
          <w:ilvl w:val="0"/>
          <w:numId w:val="0"/>
        </w:numPr>
        <w:spacing w:line="240" w:lineRule="auto"/>
        <w:rPr>
          <w:rFonts w:cs="Times New Roman"/>
          <w:sz w:val="24"/>
          <w:rPrChange w:id="13207" w:author="N F" w:date="2023-12-05T03:08:00Z">
            <w:rPr/>
          </w:rPrChange>
        </w:rPr>
        <w:pPrChange w:id="13208" w:author="Barshadskaya, Yuliya" w:date="2024-01-15T19:00:00Z">
          <w:pPr>
            <w:pStyle w:val="3"/>
          </w:pPr>
        </w:pPrChange>
      </w:pPr>
      <w:bookmarkStart w:id="13209" w:name="_Toc115733042"/>
      <w:ins w:id="13210" w:author="Barshadskaya, Yuliya" w:date="2024-01-15T19:00:00Z">
        <w:r>
          <w:rPr>
            <w:rFonts w:cs="Times New Roman"/>
            <w:sz w:val="24"/>
          </w:rPr>
          <w:lastRenderedPageBreak/>
          <w:t xml:space="preserve">4.1.2. </w:t>
        </w:r>
      </w:ins>
      <w:r w:rsidR="00AA5E1A" w:rsidRPr="006E6534">
        <w:rPr>
          <w:rFonts w:cs="Times New Roman"/>
          <w:sz w:val="24"/>
          <w:rPrChange w:id="13211" w:author="N F" w:date="2023-12-05T03:08:00Z">
            <w:rPr/>
          </w:rPrChange>
        </w:rPr>
        <w:t>Распределение</w:t>
      </w:r>
      <w:bookmarkEnd w:id="13209"/>
    </w:p>
    <w:p w14:paraId="2BC35343" w14:textId="3CF1BE61" w:rsidR="00156BBF" w:rsidRPr="006E6534" w:rsidRDefault="0047696F">
      <w:pPr>
        <w:pStyle w:val="SDText"/>
        <w:spacing w:after="0"/>
        <w:rPr>
          <w:rFonts w:cs="Times New Roman"/>
          <w:color w:val="000000" w:themeColor="text1"/>
          <w:rPrChange w:id="13212" w:author="N F" w:date="2023-12-05T03:08:00Z">
            <w:rPr>
              <w:rFonts w:cs="Times New Roman"/>
            </w:rPr>
          </w:rPrChange>
        </w:rPr>
        <w:pPrChange w:id="13213" w:author="Barshadskaya, Yuliya" w:date="2024-01-15T19:01:00Z">
          <w:pPr>
            <w:pStyle w:val="SDText"/>
          </w:pPr>
        </w:pPrChange>
      </w:pPr>
      <w:r w:rsidRPr="006E6534">
        <w:rPr>
          <w:rFonts w:cs="Times New Roman"/>
          <w:color w:val="000000" w:themeColor="text1"/>
          <w:rPrChange w:id="13214" w:author="N F" w:date="2023-12-05T03:08:00Z">
            <w:rPr>
              <w:rFonts w:cs="Times New Roman"/>
            </w:rPr>
          </w:rPrChange>
        </w:rPr>
        <w:t>В исследовании с участием здоровых добровольцев установили, что после приема в дозе 80 мг о</w:t>
      </w:r>
      <w:r w:rsidR="007675FF" w:rsidRPr="006E6534">
        <w:rPr>
          <w:rFonts w:cs="Times New Roman"/>
          <w:color w:val="000000" w:themeColor="text1"/>
          <w:rPrChange w:id="13215" w:author="N F" w:date="2023-12-05T03:08:00Z">
            <w:rPr>
              <w:rFonts w:cs="Times New Roman"/>
            </w:rPr>
          </w:rPrChange>
        </w:rPr>
        <w:t xml:space="preserve">симертиниб </w:t>
      </w:r>
      <w:r w:rsidRPr="006E6534">
        <w:rPr>
          <w:rFonts w:cs="Times New Roman"/>
          <w:color w:val="000000" w:themeColor="text1"/>
          <w:rPrChange w:id="13216" w:author="N F" w:date="2023-12-05T03:08:00Z">
            <w:rPr>
              <w:rFonts w:cs="Times New Roman"/>
            </w:rPr>
          </w:rPrChange>
        </w:rPr>
        <w:t xml:space="preserve">(таблетки, покрытые пленочной оболочкой) </w:t>
      </w:r>
      <w:r w:rsidR="007675FF" w:rsidRPr="006E6534">
        <w:rPr>
          <w:rFonts w:cs="Times New Roman"/>
          <w:color w:val="000000" w:themeColor="text1"/>
          <w:rPrChange w:id="13217" w:author="N F" w:date="2023-12-05T03:08:00Z">
            <w:rPr>
              <w:rFonts w:cs="Times New Roman"/>
            </w:rPr>
          </w:rPrChange>
        </w:rPr>
        <w:t>активно распределялся со средним V</w:t>
      </w:r>
      <w:r w:rsidR="00A07CB2" w:rsidRPr="006E6534">
        <w:rPr>
          <w:rFonts w:cs="Times New Roman"/>
          <w:color w:val="000000" w:themeColor="text1"/>
          <w:vertAlign w:val="subscript"/>
          <w:lang w:val="en-US"/>
          <w:rPrChange w:id="13218" w:author="N F" w:date="2023-12-05T03:08:00Z">
            <w:rPr>
              <w:rFonts w:cs="Times New Roman"/>
              <w:vertAlign w:val="subscript"/>
              <w:lang w:val="en-US"/>
            </w:rPr>
          </w:rPrChange>
        </w:rPr>
        <w:t>d</w:t>
      </w:r>
      <w:r w:rsidR="007675FF" w:rsidRPr="006E6534">
        <w:rPr>
          <w:rFonts w:cs="Times New Roman"/>
          <w:color w:val="000000" w:themeColor="text1"/>
          <w:rPrChange w:id="13219" w:author="N F" w:date="2023-12-05T03:08:00Z">
            <w:rPr>
              <w:rFonts w:cs="Times New Roman"/>
            </w:rPr>
          </w:rPrChange>
        </w:rPr>
        <w:t>/F 2495 ± 936 л. В</w:t>
      </w:r>
      <w:r w:rsidR="00E06E7A" w:rsidRPr="006E6534">
        <w:rPr>
          <w:rFonts w:cs="Times New Roman"/>
          <w:color w:val="000000" w:themeColor="text1"/>
          <w:rPrChange w:id="13220" w:author="N F" w:date="2023-12-05T03:08:00Z">
            <w:rPr>
              <w:rFonts w:cs="Times New Roman"/>
            </w:rPr>
          </w:rPrChange>
        </w:rPr>
        <w:t xml:space="preserve"> исследовании</w:t>
      </w:r>
      <w:r w:rsidR="007675FF" w:rsidRPr="006E6534">
        <w:rPr>
          <w:rFonts w:cs="Times New Roman"/>
          <w:color w:val="000000" w:themeColor="text1"/>
          <w:rPrChange w:id="13221" w:author="N F" w:date="2023-12-05T03:08:00Z">
            <w:rPr>
              <w:rFonts w:cs="Times New Roman"/>
            </w:rPr>
          </w:rPrChange>
        </w:rPr>
        <w:t xml:space="preserve"> AURA </w:t>
      </w:r>
      <w:r w:rsidR="00E06E7A" w:rsidRPr="006E6534">
        <w:rPr>
          <w:rFonts w:cs="Times New Roman"/>
          <w:color w:val="000000" w:themeColor="text1"/>
          <w:rPrChange w:id="13222" w:author="N F" w:date="2023-12-05T03:08:00Z">
            <w:rPr>
              <w:rFonts w:cs="Times New Roman"/>
            </w:rPr>
          </w:rPrChange>
        </w:rPr>
        <w:t>(фаза</w:t>
      </w:r>
      <w:r w:rsidR="007675FF" w:rsidRPr="006E6534">
        <w:rPr>
          <w:rFonts w:cs="Times New Roman"/>
          <w:color w:val="000000" w:themeColor="text1"/>
          <w:rPrChange w:id="13223" w:author="N F" w:date="2023-12-05T03:08:00Z">
            <w:rPr>
              <w:rFonts w:cs="Times New Roman"/>
            </w:rPr>
          </w:rPrChange>
        </w:rPr>
        <w:t xml:space="preserve"> I</w:t>
      </w:r>
      <w:r w:rsidR="00E06E7A" w:rsidRPr="006E6534">
        <w:rPr>
          <w:rFonts w:cs="Times New Roman"/>
          <w:color w:val="000000" w:themeColor="text1"/>
          <w:rPrChange w:id="13224" w:author="N F" w:date="2023-12-05T03:08:00Z">
            <w:rPr>
              <w:rFonts w:cs="Times New Roman"/>
            </w:rPr>
          </w:rPrChange>
        </w:rPr>
        <w:t>)</w:t>
      </w:r>
      <w:r w:rsidR="007675FF" w:rsidRPr="006E6534">
        <w:rPr>
          <w:rFonts w:cs="Times New Roman"/>
          <w:color w:val="000000" w:themeColor="text1"/>
          <w:rPrChange w:id="13225" w:author="N F" w:date="2023-12-05T03:08:00Z">
            <w:rPr>
              <w:rFonts w:cs="Times New Roman"/>
            </w:rPr>
          </w:rPrChange>
        </w:rPr>
        <w:t xml:space="preserve"> средний </w:t>
      </w:r>
      <w:r w:rsidR="00E06E7A" w:rsidRPr="006E6534">
        <w:rPr>
          <w:rFonts w:cs="Times New Roman"/>
          <w:color w:val="000000" w:themeColor="text1"/>
          <w:rPrChange w:id="13226" w:author="N F" w:date="2023-12-05T03:08:00Z">
            <w:rPr>
              <w:rFonts w:cs="Times New Roman"/>
            </w:rPr>
          </w:rPrChange>
        </w:rPr>
        <w:t>V</w:t>
      </w:r>
      <w:r w:rsidR="00E06E7A" w:rsidRPr="006E6534">
        <w:rPr>
          <w:rFonts w:cs="Times New Roman"/>
          <w:color w:val="000000" w:themeColor="text1"/>
          <w:vertAlign w:val="subscript"/>
          <w:lang w:val="en-US"/>
          <w:rPrChange w:id="13227" w:author="N F" w:date="2023-12-05T03:08:00Z">
            <w:rPr>
              <w:rFonts w:cs="Times New Roman"/>
              <w:vertAlign w:val="subscript"/>
              <w:lang w:val="en-US"/>
            </w:rPr>
          </w:rPrChange>
        </w:rPr>
        <w:t>d</w:t>
      </w:r>
      <w:r w:rsidR="00E06E7A" w:rsidRPr="006E6534">
        <w:rPr>
          <w:rFonts w:cs="Times New Roman"/>
          <w:color w:val="000000" w:themeColor="text1"/>
          <w:rPrChange w:id="13228" w:author="N F" w:date="2023-12-05T03:08:00Z">
            <w:rPr>
              <w:rFonts w:cs="Times New Roman"/>
            </w:rPr>
          </w:rPrChange>
        </w:rPr>
        <w:t>/F</w:t>
      </w:r>
      <w:r w:rsidR="007675FF" w:rsidRPr="006E6534">
        <w:rPr>
          <w:rFonts w:cs="Times New Roman"/>
          <w:color w:val="000000" w:themeColor="text1"/>
          <w:rPrChange w:id="13229" w:author="N F" w:date="2023-12-05T03:08:00Z">
            <w:rPr>
              <w:rFonts w:cs="Times New Roman"/>
            </w:rPr>
          </w:rPrChange>
        </w:rPr>
        <w:t xml:space="preserve"> составил 1216 ± 604 л у пациентов после приема </w:t>
      </w:r>
      <w:r w:rsidR="00130BD5" w:rsidRPr="006E6534">
        <w:rPr>
          <w:rFonts w:cs="Times New Roman"/>
          <w:color w:val="000000" w:themeColor="text1"/>
          <w:rPrChange w:id="13230" w:author="N F" w:date="2023-12-05T03:08:00Z">
            <w:rPr>
              <w:rFonts w:cs="Times New Roman"/>
            </w:rPr>
          </w:rPrChange>
        </w:rPr>
        <w:t xml:space="preserve">осимертиниба </w:t>
      </w:r>
      <w:r w:rsidR="007675FF" w:rsidRPr="006E6534">
        <w:rPr>
          <w:rFonts w:cs="Times New Roman"/>
          <w:color w:val="000000" w:themeColor="text1"/>
          <w:rPrChange w:id="13231" w:author="N F" w:date="2023-12-05T03:08:00Z">
            <w:rPr>
              <w:rFonts w:cs="Times New Roman"/>
            </w:rPr>
          </w:rPrChange>
        </w:rPr>
        <w:t>в дозе 80 мг</w:t>
      </w:r>
      <w:r w:rsidR="00130BD5" w:rsidRPr="006E6534">
        <w:rPr>
          <w:rFonts w:cs="Times New Roman"/>
          <w:color w:val="000000" w:themeColor="text1"/>
          <w:rPrChange w:id="13232" w:author="N F" w:date="2023-12-05T03:08:00Z">
            <w:rPr>
              <w:rFonts w:cs="Times New Roman"/>
            </w:rPr>
          </w:rPrChange>
        </w:rPr>
        <w:t xml:space="preserve"> </w:t>
      </w:r>
      <w:r w:rsidR="00A46C26" w:rsidRPr="006E6534">
        <w:rPr>
          <w:rFonts w:cs="Times New Roman"/>
          <w:color w:val="000000" w:themeColor="text1"/>
          <w:rPrChange w:id="13233" w:author="N F" w:date="2023-12-05T03:08:00Z">
            <w:rPr>
              <w:rFonts w:cs="Times New Roman"/>
            </w:rPr>
          </w:rPrChange>
        </w:rPr>
        <w:t xml:space="preserve">в лекарственной форме </w:t>
      </w:r>
      <w:r w:rsidR="00130BD5" w:rsidRPr="006E6534">
        <w:rPr>
          <w:rFonts w:cs="Times New Roman"/>
          <w:color w:val="000000" w:themeColor="text1"/>
          <w:rPrChange w:id="13234" w:author="N F" w:date="2023-12-05T03:08:00Z">
            <w:rPr>
              <w:rFonts w:cs="Times New Roman"/>
            </w:rPr>
          </w:rPrChange>
        </w:rPr>
        <w:t>т</w:t>
      </w:r>
      <w:r w:rsidR="00A46C26" w:rsidRPr="006E6534">
        <w:rPr>
          <w:rFonts w:cs="Times New Roman"/>
          <w:color w:val="000000" w:themeColor="text1"/>
          <w:rPrChange w:id="13235" w:author="N F" w:date="2023-12-05T03:08:00Z">
            <w:rPr>
              <w:rFonts w:cs="Times New Roman"/>
            </w:rPr>
          </w:rPrChange>
        </w:rPr>
        <w:t>а</w:t>
      </w:r>
      <w:r w:rsidR="00130BD5" w:rsidRPr="006E6534">
        <w:rPr>
          <w:rFonts w:cs="Times New Roman"/>
          <w:color w:val="000000" w:themeColor="text1"/>
          <w:rPrChange w:id="13236" w:author="N F" w:date="2023-12-05T03:08:00Z">
            <w:rPr>
              <w:rFonts w:cs="Times New Roman"/>
            </w:rPr>
          </w:rPrChange>
        </w:rPr>
        <w:t>блетка</w:t>
      </w:r>
      <w:r w:rsidR="007675FF" w:rsidRPr="006E6534">
        <w:rPr>
          <w:rFonts w:cs="Times New Roman"/>
          <w:color w:val="000000" w:themeColor="text1"/>
          <w:rPrChange w:id="13237" w:author="N F" w:date="2023-12-05T03:08:00Z">
            <w:rPr>
              <w:rFonts w:cs="Times New Roman"/>
            </w:rPr>
          </w:rPrChange>
        </w:rPr>
        <w:t>.</w:t>
      </w:r>
      <w:r w:rsidR="00130BD5" w:rsidRPr="006E6534">
        <w:rPr>
          <w:rFonts w:cs="Times New Roman"/>
          <w:color w:val="000000" w:themeColor="text1"/>
          <w:rPrChange w:id="13238" w:author="N F" w:date="2023-12-05T03:08:00Z">
            <w:rPr>
              <w:rFonts w:cs="Times New Roman"/>
            </w:rPr>
          </w:rPrChange>
        </w:rPr>
        <w:t xml:space="preserve"> Наблюдали высокое значение</w:t>
      </w:r>
      <w:r w:rsidR="007675FF" w:rsidRPr="006E6534">
        <w:rPr>
          <w:rFonts w:cs="Times New Roman"/>
          <w:color w:val="000000" w:themeColor="text1"/>
          <w:rPrChange w:id="13239" w:author="N F" w:date="2023-12-05T03:08:00Z">
            <w:rPr>
              <w:rFonts w:cs="Times New Roman"/>
            </w:rPr>
          </w:rPrChange>
        </w:rPr>
        <w:t xml:space="preserve"> </w:t>
      </w:r>
      <w:r w:rsidR="00E06E7A" w:rsidRPr="006E6534">
        <w:rPr>
          <w:rFonts w:cs="Times New Roman"/>
          <w:color w:val="000000" w:themeColor="text1"/>
          <w:lang w:val="en-US"/>
          <w:rPrChange w:id="13240" w:author="N F" w:date="2023-12-05T03:08:00Z">
            <w:rPr>
              <w:rFonts w:cs="Times New Roman"/>
              <w:lang w:val="en-US"/>
            </w:rPr>
          </w:rPrChange>
        </w:rPr>
        <w:t>V</w:t>
      </w:r>
      <w:r w:rsidR="00E06E7A" w:rsidRPr="006E6534">
        <w:rPr>
          <w:rFonts w:cs="Times New Roman"/>
          <w:color w:val="000000" w:themeColor="text1"/>
          <w:vertAlign w:val="subscript"/>
          <w:lang w:val="en-US"/>
          <w:rPrChange w:id="13241" w:author="N F" w:date="2023-12-05T03:08:00Z">
            <w:rPr>
              <w:rFonts w:cs="Times New Roman"/>
              <w:vertAlign w:val="subscript"/>
              <w:lang w:val="en-US"/>
            </w:rPr>
          </w:rPrChange>
        </w:rPr>
        <w:t>d</w:t>
      </w:r>
      <w:r w:rsidR="007675FF" w:rsidRPr="006E6534">
        <w:rPr>
          <w:rFonts w:cs="Times New Roman"/>
          <w:color w:val="000000" w:themeColor="text1"/>
          <w:rPrChange w:id="13242" w:author="N F" w:date="2023-12-05T03:08:00Z">
            <w:rPr>
              <w:rFonts w:cs="Times New Roman"/>
            </w:rPr>
          </w:rPrChange>
        </w:rPr>
        <w:t xml:space="preserve"> </w:t>
      </w:r>
      <w:r w:rsidR="00804499" w:rsidRPr="006E6534">
        <w:rPr>
          <w:rFonts w:cs="Times New Roman"/>
          <w:color w:val="000000" w:themeColor="text1"/>
          <w:rPrChange w:id="13243" w:author="N F" w:date="2023-12-05T03:08:00Z">
            <w:rPr>
              <w:rFonts w:cs="Times New Roman"/>
            </w:rPr>
          </w:rPrChange>
        </w:rPr>
        <w:t xml:space="preserve">, которое было </w:t>
      </w:r>
      <w:r w:rsidR="007675FF" w:rsidRPr="006E6534">
        <w:rPr>
          <w:rFonts w:cs="Times New Roman"/>
          <w:color w:val="000000" w:themeColor="text1"/>
          <w:rPrChange w:id="13244" w:author="N F" w:date="2023-12-05T03:08:00Z">
            <w:rPr>
              <w:rFonts w:cs="Times New Roman"/>
            </w:rPr>
          </w:rPrChange>
        </w:rPr>
        <w:t>в 2 раза больше у здоровых добровольцев, чем у пациентов</w:t>
      </w:r>
      <w:r w:rsidR="00D2748A" w:rsidRPr="006E6534">
        <w:rPr>
          <w:rFonts w:cs="Times New Roman"/>
          <w:color w:val="000000" w:themeColor="text1"/>
          <w:rPrChange w:id="13245" w:author="N F" w:date="2023-12-05T03:08:00Z">
            <w:rPr>
              <w:rFonts w:cs="Times New Roman"/>
            </w:rPr>
          </w:rPrChange>
        </w:rPr>
        <w:t xml:space="preserve"> </w:t>
      </w:r>
      <w:r w:rsidR="00804499" w:rsidRPr="006E6534">
        <w:rPr>
          <w:rFonts w:cs="Times New Roman"/>
          <w:color w:val="000000" w:themeColor="text1"/>
          <w:rPrChange w:id="13246" w:author="N F" w:date="2023-12-05T03:08:00Z">
            <w:rPr>
              <w:rFonts w:cs="Times New Roman"/>
            </w:rPr>
          </w:rPrChange>
        </w:rPr>
        <w:t xml:space="preserve">из </w:t>
      </w:r>
      <w:r w:rsidR="00D2748A" w:rsidRPr="006E6534">
        <w:rPr>
          <w:rFonts w:cs="Times New Roman"/>
          <w:color w:val="000000" w:themeColor="text1"/>
          <w:rPrChange w:id="13247" w:author="N F" w:date="2023-12-05T03:08:00Z">
            <w:rPr>
              <w:rFonts w:cs="Times New Roman"/>
            </w:rPr>
          </w:rPrChange>
        </w:rPr>
        <w:t>целевой группы</w:t>
      </w:r>
      <w:r w:rsidR="007675FF" w:rsidRPr="006E6534">
        <w:rPr>
          <w:rFonts w:cs="Times New Roman"/>
          <w:color w:val="000000" w:themeColor="text1"/>
          <w:rPrChange w:id="13248" w:author="N F" w:date="2023-12-05T03:08:00Z">
            <w:rPr>
              <w:rFonts w:cs="Times New Roman"/>
            </w:rPr>
          </w:rPrChange>
        </w:rPr>
        <w:t xml:space="preserve">. </w:t>
      </w:r>
      <w:r w:rsidR="00804499" w:rsidRPr="006E6534">
        <w:rPr>
          <w:rFonts w:cs="Times New Roman"/>
          <w:color w:val="000000" w:themeColor="text1"/>
          <w:rPrChange w:id="13249" w:author="N F" w:date="2023-12-05T03:08:00Z">
            <w:rPr>
              <w:rFonts w:cs="Times New Roman"/>
            </w:rPr>
          </w:rPrChange>
        </w:rPr>
        <w:t xml:space="preserve">При </w:t>
      </w:r>
      <w:r w:rsidR="007675FF" w:rsidRPr="006E6534">
        <w:rPr>
          <w:rFonts w:cs="Times New Roman"/>
          <w:color w:val="000000" w:themeColor="text1"/>
          <w:rPrChange w:id="13250" w:author="N F" w:date="2023-12-05T03:08:00Z">
            <w:rPr>
              <w:rFonts w:cs="Times New Roman"/>
            </w:rPr>
          </w:rPrChange>
        </w:rPr>
        <w:t xml:space="preserve">популяционном фармакокинетическом моделировании значение </w:t>
      </w:r>
      <w:r w:rsidR="00D2748A" w:rsidRPr="006E6534">
        <w:rPr>
          <w:rFonts w:cs="Times New Roman"/>
          <w:color w:val="000000" w:themeColor="text1"/>
          <w:rPrChange w:id="13251" w:author="N F" w:date="2023-12-05T03:08:00Z">
            <w:rPr>
              <w:rFonts w:cs="Times New Roman"/>
            </w:rPr>
          </w:rPrChange>
        </w:rPr>
        <w:t>V</w:t>
      </w:r>
      <w:r w:rsidR="00D2748A" w:rsidRPr="006E6534">
        <w:rPr>
          <w:rFonts w:cs="Times New Roman"/>
          <w:color w:val="000000" w:themeColor="text1"/>
          <w:vertAlign w:val="subscript"/>
          <w:lang w:val="en-US"/>
          <w:rPrChange w:id="13252" w:author="N F" w:date="2023-12-05T03:08:00Z">
            <w:rPr>
              <w:rFonts w:cs="Times New Roman"/>
              <w:vertAlign w:val="subscript"/>
              <w:lang w:val="en-US"/>
            </w:rPr>
          </w:rPrChange>
        </w:rPr>
        <w:t>d</w:t>
      </w:r>
      <w:r w:rsidR="00D2748A" w:rsidRPr="006E6534">
        <w:rPr>
          <w:rFonts w:cs="Times New Roman"/>
          <w:color w:val="000000" w:themeColor="text1"/>
          <w:rPrChange w:id="13253" w:author="N F" w:date="2023-12-05T03:08:00Z">
            <w:rPr>
              <w:rFonts w:cs="Times New Roman"/>
            </w:rPr>
          </w:rPrChange>
        </w:rPr>
        <w:t>/F</w:t>
      </w:r>
      <w:r w:rsidR="007675FF" w:rsidRPr="006E6534">
        <w:rPr>
          <w:rFonts w:cs="Times New Roman"/>
          <w:color w:val="000000" w:themeColor="text1"/>
          <w:rPrChange w:id="13254" w:author="N F" w:date="2023-12-05T03:08:00Z">
            <w:rPr>
              <w:rFonts w:cs="Times New Roman"/>
            </w:rPr>
          </w:rPrChange>
        </w:rPr>
        <w:t xml:space="preserve"> составляло 986 л</w:t>
      </w:r>
      <w:r w:rsidR="001A3E92" w:rsidRPr="006E6534">
        <w:rPr>
          <w:rFonts w:cs="Times New Roman"/>
          <w:color w:val="000000" w:themeColor="text1"/>
          <w:rPrChange w:id="13255" w:author="N F" w:date="2023-12-05T03:08:00Z">
            <w:rPr>
              <w:rFonts w:cs="Times New Roman"/>
            </w:rPr>
          </w:rPrChange>
        </w:rPr>
        <w:t xml:space="preserve">. Осимертиниб обнаружили в цереброспинальной жидкости у одного из пациентов в исследовании </w:t>
      </w:r>
      <w:r w:rsidR="001A3E92" w:rsidRPr="006E6534">
        <w:rPr>
          <w:rFonts w:cs="Times New Roman"/>
          <w:color w:val="000000" w:themeColor="text1"/>
          <w:lang w:val="en-US"/>
          <w:rPrChange w:id="13256" w:author="N F" w:date="2023-12-05T03:08:00Z">
            <w:rPr>
              <w:rFonts w:cs="Times New Roman"/>
              <w:lang w:val="en-US"/>
            </w:rPr>
          </w:rPrChange>
        </w:rPr>
        <w:t>AURA</w:t>
      </w:r>
      <w:r w:rsidR="001A3E92" w:rsidRPr="006E6534">
        <w:rPr>
          <w:rFonts w:cs="Times New Roman"/>
          <w:color w:val="000000" w:themeColor="text1"/>
          <w:rPrChange w:id="13257" w:author="N F" w:date="2023-12-05T03:08:00Z">
            <w:rPr>
              <w:rFonts w:cs="Times New Roman"/>
            </w:rPr>
          </w:rPrChange>
        </w:rPr>
        <w:t xml:space="preserve"> 2. Концентрация осимертиниба в цереброспинальной жидкости составила 1% от концентрации в плазме крови </w:t>
      </w:r>
      <w:ins w:id="13258" w:author="Barshadskaya, Yuliya" w:date="2024-01-15T19:01:00Z">
        <w:r w:rsidR="00F43EBA" w:rsidRPr="0001519A">
          <w:rPr>
            <w:rFonts w:cs="Times New Roman"/>
            <w:color w:val="000000" w:themeColor="text1"/>
            <w:lang w:val="en-US"/>
          </w:rPr>
          <w:fldChar w:fldCharType="begin"/>
        </w:r>
        <w:r w:rsidR="00F43EBA"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F43EBA" w:rsidRPr="0001519A">
          <w:rPr>
            <w:rFonts w:cs="Times New Roman"/>
            <w:color w:val="000000" w:themeColor="text1"/>
            <w:lang w:val="en-US"/>
          </w:rPr>
          <w:fldChar w:fldCharType="separate"/>
        </w:r>
        <w:r w:rsidR="00F43EBA" w:rsidRPr="0018315E">
          <w:rPr>
            <w:rFonts w:cs="Times New Roman"/>
            <w:color w:val="000000" w:themeColor="text1"/>
          </w:rPr>
          <w:t>[</w:t>
        </w:r>
        <w:r w:rsidR="00F43EBA">
          <w:rPr>
            <w:rFonts w:cs="Times New Roman"/>
            <w:color w:val="000000" w:themeColor="text1"/>
          </w:rPr>
          <w:t>1</w:t>
        </w:r>
        <w:r w:rsidR="00F43EBA" w:rsidRPr="00DD38F1">
          <w:rPr>
            <w:rFonts w:cs="Times New Roman"/>
            <w:color w:val="000000" w:themeColor="text1"/>
          </w:rPr>
          <w:t>]</w:t>
        </w:r>
        <w:r w:rsidR="00F43EBA" w:rsidRPr="0001519A">
          <w:rPr>
            <w:rFonts w:cs="Times New Roman"/>
            <w:color w:val="000000" w:themeColor="text1"/>
            <w:lang w:val="en-US"/>
          </w:rPr>
          <w:fldChar w:fldCharType="end"/>
        </w:r>
      </w:ins>
      <w:del w:id="13259" w:author="Barshadskaya, Yuliya" w:date="2024-01-15T19:01:00Z">
        <w:r w:rsidR="00D2748A" w:rsidRPr="006E6534" w:rsidDel="00F43EBA">
          <w:rPr>
            <w:rFonts w:cs="Times New Roman"/>
            <w:color w:val="000000" w:themeColor="text1"/>
            <w:rPrChange w:id="13260" w:author="N F" w:date="2023-12-05T03:08:00Z">
              <w:rPr>
                <w:rFonts w:cs="Times New Roman"/>
              </w:rPr>
            </w:rPrChange>
          </w:rPr>
          <w:fldChar w:fldCharType="begin"/>
        </w:r>
        <w:r w:rsidR="00D2748A" w:rsidRPr="006E6534" w:rsidDel="00F43EBA">
          <w:rPr>
            <w:rFonts w:cs="Times New Roman"/>
            <w:color w:val="000000" w:themeColor="text1"/>
            <w:rPrChange w:id="13261" w:author="N F" w:date="2023-12-05T03:08:00Z">
              <w:rPr>
                <w:rFonts w:cs="Times New Roman"/>
              </w:rPr>
            </w:rPrChange>
          </w:rPr>
          <w:delInstrText xml:space="preserve"> ADDIN ZOTERO_ITEM CSL_CITATION {"citationID":"RVILUj7E","properties":{"formattedCitation":"(13)","plainCitation":"(13)","noteIndex":0},"citationItems":[{"id":161897,"uris":["http://zotero.org/groups/4735135/items/WX22NTFD"],"itemData":{"id":161897,"type":"webpage","title":"Assessment report. Tagrisso","URL":"https://www.ema.europa.eu/en/documents/assessment-report/tagrisso-epar-public-assessment-report_en.pdf","author":[{"family":"EMA","given":""}],"accessed":{"date-parts":[["2022",8,2]]},"issued":{"date-parts":[["2015"]]}}}],"schema":"https://github.com/citation-style-language/schema/raw/master/csl-citation.json"} </w:delInstrText>
        </w:r>
        <w:r w:rsidR="00D2748A" w:rsidRPr="006E6534" w:rsidDel="00F43EBA">
          <w:rPr>
            <w:rFonts w:cs="Times New Roman"/>
            <w:color w:val="000000" w:themeColor="text1"/>
            <w:rPrChange w:id="13262" w:author="N F" w:date="2023-12-05T03:08:00Z">
              <w:rPr>
                <w:rFonts w:cs="Times New Roman"/>
              </w:rPr>
            </w:rPrChange>
          </w:rPr>
          <w:fldChar w:fldCharType="separate"/>
        </w:r>
        <w:r w:rsidR="00D2748A" w:rsidRPr="006E6534" w:rsidDel="00F43EBA">
          <w:rPr>
            <w:rFonts w:cs="Times New Roman"/>
            <w:color w:val="000000" w:themeColor="text1"/>
            <w:rPrChange w:id="13263" w:author="N F" w:date="2023-12-05T03:08:00Z">
              <w:rPr>
                <w:rFonts w:cs="Times New Roman"/>
              </w:rPr>
            </w:rPrChange>
          </w:rPr>
          <w:delText>(13)</w:delText>
        </w:r>
        <w:r w:rsidR="00D2748A" w:rsidRPr="006E6534" w:rsidDel="00F43EBA">
          <w:rPr>
            <w:rFonts w:cs="Times New Roman"/>
            <w:color w:val="000000" w:themeColor="text1"/>
            <w:rPrChange w:id="13264" w:author="N F" w:date="2023-12-05T03:08:00Z">
              <w:rPr>
                <w:rFonts w:cs="Times New Roman"/>
              </w:rPr>
            </w:rPrChange>
          </w:rPr>
          <w:fldChar w:fldCharType="end"/>
        </w:r>
      </w:del>
      <w:r w:rsidR="007675FF" w:rsidRPr="006E6534">
        <w:rPr>
          <w:rFonts w:cs="Times New Roman"/>
          <w:color w:val="000000" w:themeColor="text1"/>
          <w:rPrChange w:id="13265" w:author="N F" w:date="2023-12-05T03:08:00Z">
            <w:rPr>
              <w:rFonts w:cs="Times New Roman"/>
            </w:rPr>
          </w:rPrChange>
        </w:rPr>
        <w:t>.</w:t>
      </w:r>
      <w:r w:rsidR="001A3E92" w:rsidRPr="006E6534" w:rsidDel="001A3E92">
        <w:rPr>
          <w:rFonts w:cs="Times New Roman"/>
          <w:color w:val="000000" w:themeColor="text1"/>
          <w:rPrChange w:id="13266" w:author="N F" w:date="2023-12-05T03:08:00Z">
            <w:rPr>
              <w:rFonts w:cs="Times New Roman"/>
            </w:rPr>
          </w:rPrChange>
        </w:rPr>
        <w:t xml:space="preserve"> </w:t>
      </w:r>
    </w:p>
    <w:p w14:paraId="361CDB6A" w14:textId="77777777" w:rsidR="00D2748A" w:rsidRPr="006E6534" w:rsidRDefault="00D2748A">
      <w:pPr>
        <w:pStyle w:val="SDText"/>
        <w:spacing w:after="0"/>
        <w:rPr>
          <w:rFonts w:cs="Times New Roman"/>
          <w:color w:val="000000" w:themeColor="text1"/>
          <w:rPrChange w:id="13267" w:author="N F" w:date="2023-12-05T03:08:00Z">
            <w:rPr>
              <w:rFonts w:cs="Times New Roman"/>
            </w:rPr>
          </w:rPrChange>
        </w:rPr>
        <w:pPrChange w:id="13268" w:author="Barshadskaya, Yuliya" w:date="2024-01-15T19:01:00Z">
          <w:pPr>
            <w:pStyle w:val="SDText"/>
          </w:pPr>
        </w:pPrChange>
      </w:pPr>
    </w:p>
    <w:p w14:paraId="69DD468C" w14:textId="7B299BAC" w:rsidR="00AA5E1A" w:rsidRPr="006E6534" w:rsidRDefault="00F43EBA">
      <w:pPr>
        <w:pStyle w:val="3"/>
        <w:numPr>
          <w:ilvl w:val="0"/>
          <w:numId w:val="0"/>
        </w:numPr>
        <w:spacing w:before="0" w:line="240" w:lineRule="auto"/>
        <w:rPr>
          <w:rFonts w:cs="Times New Roman"/>
          <w:sz w:val="24"/>
          <w:rPrChange w:id="13269" w:author="N F" w:date="2023-12-05T03:08:00Z">
            <w:rPr/>
          </w:rPrChange>
        </w:rPr>
        <w:pPrChange w:id="13270" w:author="Barshadskaya, Yuliya" w:date="2024-01-15T19:02:00Z">
          <w:pPr>
            <w:pStyle w:val="3"/>
          </w:pPr>
        </w:pPrChange>
      </w:pPr>
      <w:bookmarkStart w:id="13271" w:name="_Toc115733043"/>
      <w:ins w:id="13272" w:author="Barshadskaya, Yuliya" w:date="2024-01-15T19:01:00Z">
        <w:r>
          <w:rPr>
            <w:rFonts w:cs="Times New Roman"/>
            <w:sz w:val="24"/>
          </w:rPr>
          <w:t xml:space="preserve">4.1.3. </w:t>
        </w:r>
      </w:ins>
      <w:r w:rsidR="00AA5E1A" w:rsidRPr="006E6534">
        <w:rPr>
          <w:rFonts w:cs="Times New Roman"/>
          <w:sz w:val="24"/>
          <w:rPrChange w:id="13273" w:author="N F" w:date="2023-12-05T03:08:00Z">
            <w:rPr/>
          </w:rPrChange>
        </w:rPr>
        <w:t>Метаболизм</w:t>
      </w:r>
      <w:bookmarkEnd w:id="13271"/>
    </w:p>
    <w:p w14:paraId="68E84B03" w14:textId="6BE2C07F" w:rsidR="00AA5E1A" w:rsidRPr="006E6534" w:rsidRDefault="008911CF">
      <w:pPr>
        <w:pStyle w:val="SDText"/>
        <w:spacing w:after="0"/>
        <w:rPr>
          <w:ins w:id="13274" w:author="N F" w:date="2023-08-13T20:36:00Z"/>
          <w:rFonts w:cs="Times New Roman"/>
          <w:color w:val="000000" w:themeColor="text1"/>
          <w:rPrChange w:id="13275" w:author="N F" w:date="2023-12-05T03:08:00Z">
            <w:rPr>
              <w:ins w:id="13276" w:author="N F" w:date="2023-08-13T20:36:00Z"/>
              <w:rFonts w:cs="Times New Roman"/>
            </w:rPr>
          </w:rPrChange>
        </w:rPr>
        <w:pPrChange w:id="13277" w:author="Barshadskaya, Yuliya" w:date="2024-01-15T19:02:00Z">
          <w:pPr>
            <w:pStyle w:val="SDText"/>
          </w:pPr>
        </w:pPrChange>
      </w:pPr>
      <w:r w:rsidRPr="006E6534">
        <w:rPr>
          <w:rFonts w:cs="Times New Roman"/>
          <w:color w:val="000000" w:themeColor="text1"/>
          <w:rPrChange w:id="13278" w:author="N F" w:date="2023-12-05T03:08:00Z">
            <w:rPr>
              <w:rFonts w:cs="Times New Roman"/>
            </w:rPr>
          </w:rPrChange>
        </w:rPr>
        <w:t xml:space="preserve">В исследованиях </w:t>
      </w:r>
      <w:r w:rsidRPr="006E6534">
        <w:rPr>
          <w:rFonts w:cs="Times New Roman"/>
          <w:i/>
          <w:iCs/>
          <w:color w:val="000000" w:themeColor="text1"/>
          <w:rPrChange w:id="13279" w:author="N F" w:date="2023-12-05T03:08:00Z">
            <w:rPr>
              <w:rFonts w:cs="Times New Roman"/>
              <w:i/>
              <w:iCs/>
            </w:rPr>
          </w:rPrChange>
        </w:rPr>
        <w:t>in vitro</w:t>
      </w:r>
      <w:r w:rsidRPr="006E6534">
        <w:rPr>
          <w:rFonts w:cs="Times New Roman"/>
          <w:color w:val="000000" w:themeColor="text1"/>
          <w:rPrChange w:id="13280" w:author="N F" w:date="2023-12-05T03:08:00Z">
            <w:rPr>
              <w:rFonts w:cs="Times New Roman"/>
            </w:rPr>
          </w:rPrChange>
        </w:rPr>
        <w:t xml:space="preserve"> установили, что осимертиниб метаболизируется преимущественно CYP3A4 и CYP3A5.</w:t>
      </w:r>
      <w:ins w:id="13281" w:author="N F" w:date="2023-08-13T20:31:00Z">
        <w:r w:rsidR="00C57E71" w:rsidRPr="006E6534">
          <w:rPr>
            <w:rFonts w:cs="Times New Roman"/>
            <w:color w:val="000000" w:themeColor="text1"/>
            <w:rPrChange w:id="13282" w:author="N F" w:date="2023-12-05T03:08:00Z">
              <w:rPr>
                <w:rFonts w:cs="Times New Roman"/>
                <w:lang w:val="en-US"/>
              </w:rPr>
            </w:rPrChange>
          </w:rPr>
          <w:t xml:space="preserve"> </w:t>
        </w:r>
      </w:ins>
      <w:ins w:id="13283" w:author="N F" w:date="2023-08-13T20:32:00Z">
        <w:r w:rsidR="00C57E71" w:rsidRPr="006E6534">
          <w:rPr>
            <w:rFonts w:cs="Times New Roman"/>
            <w:color w:val="000000" w:themeColor="text1"/>
            <w:rPrChange w:id="13284" w:author="N F" w:date="2023-12-05T03:08:00Z">
              <w:rPr>
                <w:rFonts w:cs="Times New Roman"/>
              </w:rPr>
            </w:rPrChange>
          </w:rPr>
          <w:t>Несмотря на доступные данные, альтернативные метаболические пути не могут быть полностью исключены.</w:t>
        </w:r>
      </w:ins>
      <w:r w:rsidRPr="006E6534">
        <w:rPr>
          <w:rFonts w:cs="Times New Roman"/>
          <w:color w:val="000000" w:themeColor="text1"/>
          <w:rPrChange w:id="13285" w:author="N F" w:date="2023-12-05T03:08:00Z">
            <w:rPr>
              <w:rFonts w:cs="Times New Roman"/>
            </w:rPr>
          </w:rPrChange>
        </w:rPr>
        <w:t xml:space="preserve"> </w:t>
      </w:r>
      <w:r w:rsidR="0079222B" w:rsidRPr="006E6534">
        <w:rPr>
          <w:rFonts w:cs="Times New Roman"/>
          <w:color w:val="000000" w:themeColor="text1"/>
          <w:rPrChange w:id="13286" w:author="N F" w:date="2023-12-05T03:08:00Z">
            <w:rPr>
              <w:rFonts w:cs="Times New Roman"/>
            </w:rPr>
          </w:rPrChange>
        </w:rPr>
        <w:t>Предполагают, что существуют</w:t>
      </w:r>
      <w:r w:rsidRPr="006E6534">
        <w:rPr>
          <w:rFonts w:cs="Times New Roman"/>
          <w:color w:val="000000" w:themeColor="text1"/>
          <w:rPrChange w:id="13287" w:author="N F" w:date="2023-12-05T03:08:00Z">
            <w:rPr>
              <w:rFonts w:cs="Times New Roman"/>
            </w:rPr>
          </w:rPrChange>
        </w:rPr>
        <w:t xml:space="preserve"> метаболические пути, </w:t>
      </w:r>
      <w:r w:rsidR="0079222B" w:rsidRPr="006E6534">
        <w:rPr>
          <w:rFonts w:cs="Times New Roman"/>
          <w:color w:val="000000" w:themeColor="text1"/>
          <w:rPrChange w:id="13288" w:author="N F" w:date="2023-12-05T03:08:00Z">
            <w:rPr>
              <w:rFonts w:cs="Times New Roman"/>
            </w:rPr>
          </w:rPrChange>
        </w:rPr>
        <w:t xml:space="preserve">в которых осимертиниб метаболизируют </w:t>
      </w:r>
      <w:r w:rsidR="00373715" w:rsidRPr="006E6534">
        <w:rPr>
          <w:rFonts w:cs="Times New Roman"/>
          <w:color w:val="000000" w:themeColor="text1"/>
          <w:rPrChange w:id="13289" w:author="N F" w:date="2023-12-05T03:08:00Z">
            <w:rPr>
              <w:rFonts w:cs="Times New Roman"/>
            </w:rPr>
          </w:rPrChange>
        </w:rPr>
        <w:t xml:space="preserve">другие </w:t>
      </w:r>
      <w:r w:rsidR="00373715" w:rsidRPr="006E6534">
        <w:rPr>
          <w:rFonts w:cs="Times New Roman"/>
          <w:color w:val="000000" w:themeColor="text1"/>
          <w:lang w:val="en-US"/>
          <w:rPrChange w:id="13290" w:author="N F" w:date="2023-12-05T03:08:00Z">
            <w:rPr>
              <w:rFonts w:cs="Times New Roman"/>
              <w:lang w:val="en-US"/>
            </w:rPr>
          </w:rPrChange>
        </w:rPr>
        <w:t>CYP</w:t>
      </w:r>
      <w:r w:rsidR="00373715" w:rsidRPr="006E6534">
        <w:rPr>
          <w:rFonts w:cs="Times New Roman"/>
          <w:color w:val="000000" w:themeColor="text1"/>
          <w:rPrChange w:id="13291" w:author="N F" w:date="2023-12-05T03:08:00Z">
            <w:rPr>
              <w:rFonts w:cs="Times New Roman"/>
            </w:rPr>
          </w:rPrChange>
        </w:rPr>
        <w:t>, но в меньше степени чем 3</w:t>
      </w:r>
      <w:r w:rsidR="00373715" w:rsidRPr="006E6534">
        <w:rPr>
          <w:rFonts w:cs="Times New Roman"/>
          <w:color w:val="000000" w:themeColor="text1"/>
          <w:lang w:val="en-US"/>
          <w:rPrChange w:id="13292" w:author="N F" w:date="2023-12-05T03:08:00Z">
            <w:rPr>
              <w:rFonts w:cs="Times New Roman"/>
              <w:lang w:val="en-US"/>
            </w:rPr>
          </w:rPrChange>
        </w:rPr>
        <w:t>A</w:t>
      </w:r>
      <w:r w:rsidR="00373715" w:rsidRPr="006E6534">
        <w:rPr>
          <w:rFonts w:cs="Times New Roman"/>
          <w:color w:val="000000" w:themeColor="text1"/>
          <w:rPrChange w:id="13293" w:author="N F" w:date="2023-12-05T03:08:00Z">
            <w:rPr>
              <w:rFonts w:cs="Times New Roman"/>
            </w:rPr>
          </w:rPrChange>
        </w:rPr>
        <w:t>4 и 3</w:t>
      </w:r>
      <w:r w:rsidR="00373715" w:rsidRPr="006E6534">
        <w:rPr>
          <w:rFonts w:cs="Times New Roman"/>
          <w:color w:val="000000" w:themeColor="text1"/>
          <w:lang w:val="en-US"/>
          <w:rPrChange w:id="13294" w:author="N F" w:date="2023-12-05T03:08:00Z">
            <w:rPr>
              <w:rFonts w:cs="Times New Roman"/>
              <w:lang w:val="en-US"/>
            </w:rPr>
          </w:rPrChange>
        </w:rPr>
        <w:t>A</w:t>
      </w:r>
      <w:r w:rsidR="00373715" w:rsidRPr="006E6534">
        <w:rPr>
          <w:rFonts w:cs="Times New Roman"/>
          <w:color w:val="000000" w:themeColor="text1"/>
          <w:rPrChange w:id="13295" w:author="N F" w:date="2023-12-05T03:08:00Z">
            <w:rPr>
              <w:rFonts w:cs="Times New Roman"/>
            </w:rPr>
          </w:rPrChange>
        </w:rPr>
        <w:t>5</w:t>
      </w:r>
      <w:r w:rsidRPr="006E6534">
        <w:rPr>
          <w:rFonts w:cs="Times New Roman"/>
          <w:color w:val="000000" w:themeColor="text1"/>
          <w:rPrChange w:id="13296" w:author="N F" w:date="2023-12-05T03:08:00Z">
            <w:rPr>
              <w:rFonts w:cs="Times New Roman"/>
            </w:rPr>
          </w:rPrChange>
        </w:rPr>
        <w:t xml:space="preserve">. </w:t>
      </w:r>
      <w:r w:rsidR="00023EF9" w:rsidRPr="006E6534">
        <w:rPr>
          <w:rFonts w:cs="Times New Roman"/>
          <w:color w:val="000000" w:themeColor="text1"/>
          <w:rPrChange w:id="13297" w:author="N F" w:date="2023-12-05T03:08:00Z">
            <w:rPr>
              <w:rFonts w:cs="Times New Roman"/>
            </w:rPr>
          </w:rPrChange>
        </w:rPr>
        <w:t>В</w:t>
      </w:r>
      <w:r w:rsidR="009F58CF" w:rsidRPr="006E6534">
        <w:rPr>
          <w:rFonts w:cs="Times New Roman"/>
          <w:color w:val="000000" w:themeColor="text1"/>
          <w:rPrChange w:id="13298" w:author="N F" w:date="2023-12-05T03:08:00Z">
            <w:rPr>
              <w:rFonts w:cs="Times New Roman"/>
            </w:rPr>
          </w:rPrChange>
        </w:rPr>
        <w:t xml:space="preserve"> плазме крови у животных и у людей после перорального приема осимертиниба</w:t>
      </w:r>
      <w:r w:rsidR="00023EF9" w:rsidRPr="006E6534">
        <w:rPr>
          <w:rFonts w:cs="Times New Roman"/>
          <w:color w:val="000000" w:themeColor="text1"/>
          <w:rPrChange w:id="13299" w:author="N F" w:date="2023-12-05T03:08:00Z">
            <w:rPr>
              <w:rFonts w:cs="Times New Roman"/>
            </w:rPr>
          </w:rPrChange>
        </w:rPr>
        <w:t xml:space="preserve"> обнаружили</w:t>
      </w:r>
      <w:r w:rsidR="009F58CF" w:rsidRPr="006E6534">
        <w:rPr>
          <w:rFonts w:cs="Times New Roman"/>
          <w:color w:val="000000" w:themeColor="text1"/>
          <w:rPrChange w:id="13300" w:author="N F" w:date="2023-12-05T03:08:00Z">
            <w:rPr>
              <w:rFonts w:cs="Times New Roman"/>
            </w:rPr>
          </w:rPrChange>
        </w:rPr>
        <w:t xml:space="preserve"> </w:t>
      </w:r>
      <w:r w:rsidRPr="006E6534">
        <w:rPr>
          <w:rFonts w:cs="Times New Roman"/>
          <w:color w:val="000000" w:themeColor="text1"/>
          <w:rPrChange w:id="13301" w:author="N F" w:date="2023-12-05T03:08:00Z">
            <w:rPr>
              <w:rFonts w:cs="Times New Roman"/>
            </w:rPr>
          </w:rPrChange>
        </w:rPr>
        <w:t>2 фармакологически активных метаболита (AZ7550 и AZ5104)</w:t>
      </w:r>
      <w:r w:rsidR="00425FD5" w:rsidRPr="006E6534">
        <w:rPr>
          <w:rFonts w:cs="Times New Roman"/>
          <w:color w:val="000000" w:themeColor="text1"/>
          <w:rPrChange w:id="13302" w:author="N F" w:date="2023-12-05T03:08:00Z">
            <w:rPr>
              <w:rFonts w:cs="Times New Roman"/>
            </w:rPr>
          </w:rPrChange>
        </w:rPr>
        <w:t>.</w:t>
      </w:r>
      <w:r w:rsidRPr="006E6534">
        <w:rPr>
          <w:rFonts w:cs="Times New Roman"/>
          <w:color w:val="000000" w:themeColor="text1"/>
          <w:rPrChange w:id="13303" w:author="N F" w:date="2023-12-05T03:08:00Z">
            <w:rPr>
              <w:rFonts w:cs="Times New Roman"/>
            </w:rPr>
          </w:rPrChange>
        </w:rPr>
        <w:t xml:space="preserve"> </w:t>
      </w:r>
      <w:r w:rsidR="00714B5D" w:rsidRPr="006E6534">
        <w:rPr>
          <w:rFonts w:cs="Times New Roman"/>
          <w:color w:val="000000" w:themeColor="text1"/>
          <w:rPrChange w:id="13304" w:author="N F" w:date="2023-12-05T03:08:00Z">
            <w:rPr>
              <w:rFonts w:cs="Times New Roman"/>
            </w:rPr>
          </w:rPrChange>
        </w:rPr>
        <w:t>П</w:t>
      </w:r>
      <w:r w:rsidRPr="006E6534">
        <w:rPr>
          <w:rFonts w:cs="Times New Roman"/>
          <w:color w:val="000000" w:themeColor="text1"/>
          <w:rPrChange w:id="13305" w:author="N F" w:date="2023-12-05T03:08:00Z">
            <w:rPr>
              <w:rFonts w:cs="Times New Roman"/>
            </w:rPr>
          </w:rPrChange>
        </w:rPr>
        <w:t xml:space="preserve">осле введения </w:t>
      </w:r>
      <w:r w:rsidR="00F517E8" w:rsidRPr="006E6534">
        <w:rPr>
          <w:rFonts w:cs="Times New Roman"/>
          <w:color w:val="000000" w:themeColor="text1"/>
          <w:rPrChange w:id="13306" w:author="N F" w:date="2023-12-05T03:08:00Z">
            <w:rPr>
              <w:rFonts w:cs="Times New Roman"/>
            </w:rPr>
          </w:rPrChange>
        </w:rPr>
        <w:t xml:space="preserve">препарата </w:t>
      </w:r>
      <w:r w:rsidRPr="006E6534">
        <w:rPr>
          <w:rFonts w:cs="Times New Roman"/>
          <w:color w:val="000000" w:themeColor="text1"/>
          <w:rPrChange w:id="13307" w:author="N F" w:date="2023-12-05T03:08:00Z">
            <w:rPr>
              <w:rFonts w:cs="Times New Roman"/>
            </w:rPr>
          </w:rPrChange>
        </w:rPr>
        <w:t>Тагриссо пациентам</w:t>
      </w:r>
      <w:r w:rsidR="00714B5D" w:rsidRPr="006E6534">
        <w:rPr>
          <w:rFonts w:cs="Times New Roman"/>
          <w:color w:val="000000" w:themeColor="text1"/>
          <w:rPrChange w:id="13308" w:author="N F" w:date="2023-12-05T03:08:00Z">
            <w:rPr>
              <w:rFonts w:cs="Times New Roman"/>
            </w:rPr>
          </w:rPrChange>
        </w:rPr>
        <w:t xml:space="preserve"> оба метаболита обнаруживали в плазме крови. Значения</w:t>
      </w:r>
      <w:r w:rsidRPr="006E6534">
        <w:rPr>
          <w:rFonts w:cs="Times New Roman"/>
          <w:color w:val="000000" w:themeColor="text1"/>
          <w:rPrChange w:id="13309" w:author="N F" w:date="2023-12-05T03:08:00Z">
            <w:rPr>
              <w:rFonts w:cs="Times New Roman"/>
            </w:rPr>
          </w:rPrChange>
        </w:rPr>
        <w:t xml:space="preserve"> t</w:t>
      </w:r>
      <w:r w:rsidRPr="006E6534">
        <w:rPr>
          <w:rFonts w:cs="Times New Roman"/>
          <w:color w:val="000000" w:themeColor="text1"/>
          <w:vertAlign w:val="subscript"/>
          <w:rPrChange w:id="13310" w:author="N F" w:date="2023-12-05T03:08:00Z">
            <w:rPr>
              <w:rFonts w:cs="Times New Roman"/>
              <w:vertAlign w:val="subscript"/>
            </w:rPr>
          </w:rPrChange>
        </w:rPr>
        <w:t>max</w:t>
      </w:r>
      <w:r w:rsidRPr="006E6534">
        <w:rPr>
          <w:rFonts w:cs="Times New Roman"/>
          <w:color w:val="000000" w:themeColor="text1"/>
          <w:rPrChange w:id="13311" w:author="N F" w:date="2023-12-05T03:08:00Z">
            <w:rPr>
              <w:rFonts w:cs="Times New Roman"/>
            </w:rPr>
          </w:rPrChange>
        </w:rPr>
        <w:t xml:space="preserve"> </w:t>
      </w:r>
      <w:r w:rsidR="00714B5D" w:rsidRPr="006E6534">
        <w:rPr>
          <w:rFonts w:cs="Times New Roman"/>
          <w:color w:val="000000" w:themeColor="text1"/>
          <w:rPrChange w:id="13312" w:author="N F" w:date="2023-12-05T03:08:00Z">
            <w:rPr>
              <w:rFonts w:cs="Times New Roman"/>
            </w:rPr>
          </w:rPrChange>
        </w:rPr>
        <w:t>для AZ7550 и AZ5104</w:t>
      </w:r>
      <w:r w:rsidR="009217E2" w:rsidRPr="006E6534">
        <w:rPr>
          <w:rFonts w:cs="Times New Roman"/>
          <w:color w:val="000000" w:themeColor="text1"/>
          <w:rPrChange w:id="13313" w:author="N F" w:date="2023-12-05T03:08:00Z">
            <w:rPr>
              <w:rFonts w:cs="Times New Roman"/>
            </w:rPr>
          </w:rPrChange>
        </w:rPr>
        <w:t xml:space="preserve"> </w:t>
      </w:r>
      <w:r w:rsidR="00714B5D" w:rsidRPr="006E6534">
        <w:rPr>
          <w:rFonts w:cs="Times New Roman"/>
          <w:color w:val="000000" w:themeColor="text1"/>
          <w:rPrChange w:id="13314" w:author="N F" w:date="2023-12-05T03:08:00Z">
            <w:rPr>
              <w:rFonts w:cs="Times New Roman"/>
            </w:rPr>
          </w:rPrChange>
        </w:rPr>
        <w:t xml:space="preserve">составили </w:t>
      </w:r>
      <w:r w:rsidRPr="006E6534">
        <w:rPr>
          <w:rFonts w:cs="Times New Roman"/>
          <w:color w:val="000000" w:themeColor="text1"/>
          <w:rPrChange w:id="13315" w:author="N F" w:date="2023-12-05T03:08:00Z">
            <w:rPr>
              <w:rFonts w:cs="Times New Roman"/>
            </w:rPr>
          </w:rPrChange>
        </w:rPr>
        <w:t xml:space="preserve">24 (4–72) и 24 (6–72) ч соответственно. В плазме человека </w:t>
      </w:r>
      <w:r w:rsidR="00F53100" w:rsidRPr="006E6534">
        <w:rPr>
          <w:rFonts w:cs="Times New Roman"/>
          <w:color w:val="000000" w:themeColor="text1"/>
          <w:rPrChange w:id="13316" w:author="N F" w:date="2023-12-05T03:08:00Z">
            <w:rPr>
              <w:rFonts w:cs="Times New Roman"/>
            </w:rPr>
          </w:rPrChange>
        </w:rPr>
        <w:t xml:space="preserve">свободный </w:t>
      </w:r>
      <w:r w:rsidRPr="006E6534">
        <w:rPr>
          <w:rFonts w:cs="Times New Roman"/>
          <w:color w:val="000000" w:themeColor="text1"/>
          <w:rPrChange w:id="13317" w:author="N F" w:date="2023-12-05T03:08:00Z">
            <w:rPr>
              <w:rFonts w:cs="Times New Roman"/>
            </w:rPr>
          </w:rPrChange>
        </w:rPr>
        <w:t>осимертиниб составлял 0,8%</w:t>
      </w:r>
      <w:r w:rsidR="00F53100" w:rsidRPr="006E6534">
        <w:rPr>
          <w:rFonts w:cs="Times New Roman"/>
          <w:color w:val="000000" w:themeColor="text1"/>
          <w:rPrChange w:id="13318" w:author="N F" w:date="2023-12-05T03:08:00Z">
            <w:rPr>
              <w:rFonts w:cs="Times New Roman"/>
            </w:rPr>
          </w:rPrChange>
        </w:rPr>
        <w:t xml:space="preserve"> от введенной радиоактивности</w:t>
      </w:r>
      <w:r w:rsidRPr="006E6534">
        <w:rPr>
          <w:rFonts w:cs="Times New Roman"/>
          <w:color w:val="000000" w:themeColor="text1"/>
          <w:rPrChange w:id="13319" w:author="N F" w:date="2023-12-05T03:08:00Z">
            <w:rPr>
              <w:rFonts w:cs="Times New Roman"/>
            </w:rPr>
          </w:rPrChange>
        </w:rPr>
        <w:t xml:space="preserve">, </w:t>
      </w:r>
      <w:r w:rsidR="00F53100" w:rsidRPr="006E6534">
        <w:rPr>
          <w:rFonts w:cs="Times New Roman"/>
          <w:color w:val="000000" w:themeColor="text1"/>
          <w:rPrChange w:id="13320" w:author="N F" w:date="2023-12-05T03:08:00Z">
            <w:rPr>
              <w:rFonts w:cs="Times New Roman"/>
            </w:rPr>
          </w:rPrChange>
        </w:rPr>
        <w:t>а AZ7550 и AZ5104</w:t>
      </w:r>
      <w:r w:rsidRPr="006E6534">
        <w:rPr>
          <w:rFonts w:cs="Times New Roman"/>
          <w:color w:val="000000" w:themeColor="text1"/>
          <w:rPrChange w:id="13321" w:author="N F" w:date="2023-12-05T03:08:00Z">
            <w:rPr>
              <w:rFonts w:cs="Times New Roman"/>
            </w:rPr>
          </w:rPrChange>
        </w:rPr>
        <w:t xml:space="preserve"> составляли 0,08% и 0,07%</w:t>
      </w:r>
      <w:r w:rsidR="00F53100" w:rsidRPr="006E6534">
        <w:rPr>
          <w:rFonts w:cs="Times New Roman"/>
          <w:color w:val="000000" w:themeColor="text1"/>
          <w:rPrChange w:id="13322" w:author="N F" w:date="2023-12-05T03:08:00Z">
            <w:rPr>
              <w:rFonts w:cs="Times New Roman"/>
            </w:rPr>
          </w:rPrChange>
        </w:rPr>
        <w:t xml:space="preserve"> соответственно</w:t>
      </w:r>
      <w:r w:rsidRPr="006E6534">
        <w:rPr>
          <w:rFonts w:cs="Times New Roman"/>
          <w:color w:val="000000" w:themeColor="text1"/>
          <w:rPrChange w:id="13323" w:author="N F" w:date="2023-12-05T03:08:00Z">
            <w:rPr>
              <w:rFonts w:cs="Times New Roman"/>
            </w:rPr>
          </w:rPrChange>
        </w:rPr>
        <w:t xml:space="preserve"> от общей радиоактивности</w:t>
      </w:r>
      <w:r w:rsidR="00F53100" w:rsidRPr="006E6534">
        <w:rPr>
          <w:rFonts w:cs="Times New Roman"/>
          <w:color w:val="000000" w:themeColor="text1"/>
          <w:rPrChange w:id="13324" w:author="N F" w:date="2023-12-05T03:08:00Z">
            <w:rPr>
              <w:rFonts w:cs="Times New Roman"/>
            </w:rPr>
          </w:rPrChange>
        </w:rPr>
        <w:t xml:space="preserve">. Остальная </w:t>
      </w:r>
      <w:r w:rsidRPr="006E6534">
        <w:rPr>
          <w:rFonts w:cs="Times New Roman"/>
          <w:color w:val="000000" w:themeColor="text1"/>
          <w:rPrChange w:id="13325" w:author="N F" w:date="2023-12-05T03:08:00Z">
            <w:rPr>
              <w:rFonts w:cs="Times New Roman"/>
            </w:rPr>
          </w:rPrChange>
        </w:rPr>
        <w:t>часть радиоактивности</w:t>
      </w:r>
      <w:r w:rsidR="00F53100" w:rsidRPr="006E6534">
        <w:rPr>
          <w:rFonts w:cs="Times New Roman"/>
          <w:color w:val="000000" w:themeColor="text1"/>
          <w:rPrChange w:id="13326" w:author="N F" w:date="2023-12-05T03:08:00Z">
            <w:rPr>
              <w:rFonts w:cs="Times New Roman"/>
            </w:rPr>
          </w:rPrChange>
        </w:rPr>
        <w:t xml:space="preserve"> представляла собой осимертиниб,</w:t>
      </w:r>
      <w:r w:rsidRPr="006E6534">
        <w:rPr>
          <w:rFonts w:cs="Times New Roman"/>
          <w:color w:val="000000" w:themeColor="text1"/>
          <w:rPrChange w:id="13327" w:author="N F" w:date="2023-12-05T03:08:00Z">
            <w:rPr>
              <w:rFonts w:cs="Times New Roman"/>
            </w:rPr>
          </w:rPrChange>
        </w:rPr>
        <w:t xml:space="preserve"> ковалентно </w:t>
      </w:r>
      <w:r w:rsidR="00F53100" w:rsidRPr="006E6534">
        <w:rPr>
          <w:rFonts w:cs="Times New Roman"/>
          <w:color w:val="000000" w:themeColor="text1"/>
          <w:rPrChange w:id="13328" w:author="N F" w:date="2023-12-05T03:08:00Z">
            <w:rPr>
              <w:rFonts w:cs="Times New Roman"/>
            </w:rPr>
          </w:rPrChange>
        </w:rPr>
        <w:t xml:space="preserve">связаны </w:t>
      </w:r>
      <w:r w:rsidRPr="006E6534">
        <w:rPr>
          <w:rFonts w:cs="Times New Roman"/>
          <w:color w:val="000000" w:themeColor="text1"/>
          <w:rPrChange w:id="13329" w:author="N F" w:date="2023-12-05T03:08:00Z">
            <w:rPr>
              <w:rFonts w:cs="Times New Roman"/>
            </w:rPr>
          </w:rPrChange>
        </w:rPr>
        <w:t>с белками плазмы</w:t>
      </w:r>
      <w:r w:rsidR="00F53100" w:rsidRPr="006E6534">
        <w:rPr>
          <w:rFonts w:cs="Times New Roman"/>
          <w:color w:val="000000" w:themeColor="text1"/>
          <w:rPrChange w:id="13330" w:author="N F" w:date="2023-12-05T03:08:00Z">
            <w:rPr>
              <w:rFonts w:cs="Times New Roman"/>
            </w:rPr>
          </w:rPrChange>
        </w:rPr>
        <w:t xml:space="preserve"> крови</w:t>
      </w:r>
      <w:r w:rsidR="003C2000" w:rsidRPr="006E6534">
        <w:rPr>
          <w:rFonts w:cs="Times New Roman"/>
          <w:color w:val="000000" w:themeColor="text1"/>
          <w:rPrChange w:id="13331" w:author="N F" w:date="2023-12-05T03:08:00Z">
            <w:rPr>
              <w:rFonts w:cs="Times New Roman"/>
            </w:rPr>
          </w:rPrChange>
        </w:rPr>
        <w:t xml:space="preserve"> </w:t>
      </w:r>
      <w:ins w:id="13332" w:author="Barshadskaya, Yuliya" w:date="2024-01-15T19:02:00Z">
        <w:r w:rsidR="00F43EBA" w:rsidRPr="0001519A">
          <w:rPr>
            <w:rFonts w:cs="Times New Roman"/>
            <w:color w:val="000000" w:themeColor="text1"/>
            <w:lang w:val="en-US"/>
          </w:rPr>
          <w:fldChar w:fldCharType="begin"/>
        </w:r>
        <w:r w:rsidR="00F43EBA"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F43EBA" w:rsidRPr="0001519A">
          <w:rPr>
            <w:rFonts w:cs="Times New Roman"/>
            <w:color w:val="000000" w:themeColor="text1"/>
            <w:lang w:val="en-US"/>
          </w:rPr>
          <w:fldChar w:fldCharType="separate"/>
        </w:r>
        <w:r w:rsidR="00F43EBA" w:rsidRPr="0018315E">
          <w:rPr>
            <w:rFonts w:cs="Times New Roman"/>
            <w:color w:val="000000" w:themeColor="text1"/>
          </w:rPr>
          <w:t>[</w:t>
        </w:r>
        <w:r w:rsidR="00F43EBA">
          <w:rPr>
            <w:rFonts w:cs="Times New Roman"/>
            <w:color w:val="000000" w:themeColor="text1"/>
          </w:rPr>
          <w:t>1</w:t>
        </w:r>
        <w:r w:rsidR="00F43EBA" w:rsidRPr="00DD38F1">
          <w:rPr>
            <w:rFonts w:cs="Times New Roman"/>
            <w:color w:val="000000" w:themeColor="text1"/>
          </w:rPr>
          <w:t>]</w:t>
        </w:r>
        <w:r w:rsidR="00F43EBA" w:rsidRPr="0001519A">
          <w:rPr>
            <w:rFonts w:cs="Times New Roman"/>
            <w:color w:val="000000" w:themeColor="text1"/>
            <w:lang w:val="en-US"/>
          </w:rPr>
          <w:fldChar w:fldCharType="end"/>
        </w:r>
      </w:ins>
      <w:del w:id="13333" w:author="Barshadskaya, Yuliya" w:date="2024-01-15T19:02:00Z">
        <w:r w:rsidR="00261F2A" w:rsidRPr="006E6534" w:rsidDel="00F43EBA">
          <w:rPr>
            <w:rFonts w:cs="Times New Roman"/>
            <w:color w:val="000000" w:themeColor="text1"/>
            <w:rPrChange w:id="13334" w:author="N F" w:date="2023-12-05T03:08:00Z">
              <w:rPr>
                <w:rFonts w:cs="Times New Roman"/>
              </w:rPr>
            </w:rPrChange>
          </w:rPr>
          <w:fldChar w:fldCharType="begin"/>
        </w:r>
        <w:r w:rsidR="00261F2A" w:rsidRPr="006E6534" w:rsidDel="00F43EBA">
          <w:rPr>
            <w:rFonts w:cs="Times New Roman"/>
            <w:color w:val="000000" w:themeColor="text1"/>
            <w:rPrChange w:id="13335" w:author="N F" w:date="2023-12-05T03:08:00Z">
              <w:rPr>
                <w:rFonts w:cs="Times New Roman"/>
              </w:rPr>
            </w:rPrChange>
          </w:rPr>
          <w:delInstrText xml:space="preserve"> ADDIN ZOTERO_ITEM CSL_CITATION {"citationID":"RVILUj7E","properties":{"formattedCitation":"(13)","plainCitation":"(13)","noteIndex":0},"citationItems":[{"id":161897,"uris":["http://zotero.org/groups/4735135/items/WX22NTFD"],"itemData":{"id":161897,"type":"webpage","title":"Assessment report. Tagrisso","URL":"https://www.ema.europa.eu/en/documents/assessment-report/tagrisso-epar-public-assessment-report_en.pdf","author":[{"family":"EMA","given":""}],"accessed":{"date-parts":[["2022",8,2]]},"issued":{"date-parts":[["2015"]]}}}],"schema":"https://github.com/citation-style-language/schema/raw/master/csl-citation.json"} </w:delInstrText>
        </w:r>
        <w:r w:rsidR="00261F2A" w:rsidRPr="006E6534" w:rsidDel="00F43EBA">
          <w:rPr>
            <w:rFonts w:cs="Times New Roman"/>
            <w:color w:val="000000" w:themeColor="text1"/>
            <w:rPrChange w:id="13336" w:author="N F" w:date="2023-12-05T03:08:00Z">
              <w:rPr>
                <w:rFonts w:cs="Times New Roman"/>
              </w:rPr>
            </w:rPrChange>
          </w:rPr>
          <w:fldChar w:fldCharType="separate"/>
        </w:r>
        <w:r w:rsidR="00261F2A" w:rsidRPr="006E6534" w:rsidDel="00F43EBA">
          <w:rPr>
            <w:rFonts w:cs="Times New Roman"/>
            <w:color w:val="000000" w:themeColor="text1"/>
            <w:rPrChange w:id="13337" w:author="N F" w:date="2023-12-05T03:08:00Z">
              <w:rPr>
                <w:rFonts w:cs="Times New Roman"/>
              </w:rPr>
            </w:rPrChange>
          </w:rPr>
          <w:delText>(13)</w:delText>
        </w:r>
        <w:r w:rsidR="00261F2A" w:rsidRPr="006E6534" w:rsidDel="00F43EBA">
          <w:rPr>
            <w:rFonts w:cs="Times New Roman"/>
            <w:color w:val="000000" w:themeColor="text1"/>
            <w:rPrChange w:id="13338" w:author="N F" w:date="2023-12-05T03:08:00Z">
              <w:rPr>
                <w:rFonts w:cs="Times New Roman"/>
              </w:rPr>
            </w:rPrChange>
          </w:rPr>
          <w:fldChar w:fldCharType="end"/>
        </w:r>
      </w:del>
      <w:r w:rsidRPr="006E6534">
        <w:rPr>
          <w:rFonts w:cs="Times New Roman"/>
          <w:color w:val="000000" w:themeColor="text1"/>
          <w:rPrChange w:id="13339" w:author="N F" w:date="2023-12-05T03:08:00Z">
            <w:rPr>
              <w:rFonts w:cs="Times New Roman"/>
            </w:rPr>
          </w:rPrChange>
        </w:rPr>
        <w:t>.</w:t>
      </w:r>
    </w:p>
    <w:p w14:paraId="1CBB106D" w14:textId="3C0D78FA" w:rsidR="00482C96" w:rsidRPr="006E6534" w:rsidRDefault="00E41206">
      <w:pPr>
        <w:spacing w:after="0" w:line="240" w:lineRule="auto"/>
        <w:rPr>
          <w:ins w:id="13340" w:author="N F" w:date="2023-10-24T23:34:00Z"/>
          <w:color w:val="000000" w:themeColor="text1"/>
          <w:rPrChange w:id="13341" w:author="N F" w:date="2023-12-05T03:08:00Z">
            <w:rPr>
              <w:ins w:id="13342" w:author="N F" w:date="2023-10-24T23:34:00Z"/>
              <w:rFonts w:ascii="inherit" w:hAnsi="inherit"/>
              <w:color w:val="E8EAED"/>
              <w:sz w:val="42"/>
              <w:szCs w:val="42"/>
            </w:rPr>
          </w:rPrChange>
        </w:rPr>
        <w:pPrChange w:id="13343" w:author="Barshadskaya, Yuliya" w:date="2024-01-15T19:02:00Z">
          <w:pPr>
            <w:pStyle w:val="HTML"/>
            <w:spacing w:line="540" w:lineRule="atLeast"/>
          </w:pPr>
        </w:pPrChange>
      </w:pPr>
      <w:ins w:id="13344" w:author="N F" w:date="2023-08-13T20:37:00Z">
        <w:r w:rsidRPr="006E6534">
          <w:rPr>
            <w:color w:val="000000" w:themeColor="text1"/>
            <w:rPrChange w:id="13345" w:author="N F" w:date="2023-12-05T03:08:00Z">
              <w:rPr/>
            </w:rPrChange>
          </w:rPr>
          <w:t xml:space="preserve">Основной метаболический путь осимертиниба представлен </w:t>
        </w:r>
      </w:ins>
      <w:ins w:id="13346" w:author="N F" w:date="2023-08-13T20:39:00Z">
        <w:r w:rsidR="00592011" w:rsidRPr="006E6534">
          <w:rPr>
            <w:color w:val="000000" w:themeColor="text1"/>
            <w:rPrChange w:id="13347" w:author="N F" w:date="2023-12-05T03:08:00Z">
              <w:rPr/>
            </w:rPrChange>
          </w:rPr>
          <w:t xml:space="preserve">окислением и деалкилированием. </w:t>
        </w:r>
      </w:ins>
      <w:ins w:id="13348" w:author="N F" w:date="2023-10-24T23:32:00Z">
        <w:r w:rsidR="00482C96" w:rsidRPr="006E6534">
          <w:rPr>
            <w:color w:val="000000" w:themeColor="text1"/>
            <w:rPrChange w:id="13349" w:author="N F" w:date="2023-12-05T03:08:00Z">
              <w:rPr/>
            </w:rPrChange>
          </w:rPr>
          <w:t>В образцах мочи и фекали</w:t>
        </w:r>
      </w:ins>
      <w:ins w:id="13350" w:author="N F" w:date="2023-10-24T23:33:00Z">
        <w:r w:rsidR="00482C96" w:rsidRPr="006E6534">
          <w:rPr>
            <w:color w:val="000000" w:themeColor="text1"/>
            <w:rPrChange w:id="13351" w:author="N F" w:date="2023-12-05T03:08:00Z">
              <w:rPr/>
            </w:rPrChange>
          </w:rPr>
          <w:t xml:space="preserve">й у людей наблюдалось по меньшей мере 12 компонентов, при этом 5 компонентов составляли </w:t>
        </w:r>
        <w:r w:rsidR="00482C96" w:rsidRPr="006E6534">
          <w:rPr>
            <w:color w:val="000000" w:themeColor="text1"/>
            <w:rPrChange w:id="13352" w:author="N F" w:date="2023-12-05T03:08:00Z">
              <w:rPr>
                <w:rFonts w:cs="Times New Roman"/>
                <w:lang w:val="en-US"/>
              </w:rPr>
            </w:rPrChange>
          </w:rPr>
          <w:t xml:space="preserve">&gt;1% </w:t>
        </w:r>
        <w:r w:rsidR="00482C96" w:rsidRPr="006E6534">
          <w:rPr>
            <w:color w:val="000000" w:themeColor="text1"/>
            <w:rPrChange w:id="13353" w:author="N F" w:date="2023-12-05T03:08:00Z">
              <w:rPr/>
            </w:rPrChange>
          </w:rPr>
          <w:t>дозы, из которых неизмененный осимертиниб</w:t>
        </w:r>
      </w:ins>
      <w:ins w:id="13354" w:author="N F" w:date="2023-10-24T23:34:00Z">
        <w:r w:rsidR="00482C96" w:rsidRPr="006E6534">
          <w:rPr>
            <w:color w:val="000000" w:themeColor="text1"/>
            <w:rPrChange w:id="13355" w:author="N F" w:date="2023-12-05T03:08:00Z">
              <w:rPr/>
            </w:rPrChange>
          </w:rPr>
          <w:t>,</w:t>
        </w:r>
      </w:ins>
      <w:ins w:id="13356" w:author="N F" w:date="2023-10-24T23:33:00Z">
        <w:r w:rsidR="00482C96" w:rsidRPr="006E6534">
          <w:rPr>
            <w:color w:val="000000" w:themeColor="text1"/>
            <w:rPrChange w:id="13357" w:author="N F" w:date="2023-12-05T03:08:00Z">
              <w:rPr/>
            </w:rPrChange>
          </w:rPr>
          <w:t xml:space="preserve"> </w:t>
        </w:r>
      </w:ins>
      <w:ins w:id="13358" w:author="N F" w:date="2023-10-24T23:34:00Z">
        <w:r w:rsidR="00482C96" w:rsidRPr="006E6534">
          <w:rPr>
            <w:rFonts w:eastAsia="Times New Roman"/>
            <w:color w:val="000000" w:themeColor="text1"/>
            <w:rPrChange w:id="13359" w:author="N F" w:date="2023-12-05T03:08:00Z">
              <w:rPr>
                <w:rFonts w:ascii="inherit" w:hAnsi="inherit"/>
                <w:color w:val="E8EAED"/>
                <w:sz w:val="42"/>
                <w:szCs w:val="42"/>
              </w:rPr>
            </w:rPrChange>
          </w:rPr>
          <w:t xml:space="preserve">AZ5104 </w:t>
        </w:r>
        <w:r w:rsidR="00482C96" w:rsidRPr="006E6534">
          <w:rPr>
            <w:rFonts w:eastAsia="Times New Roman" w:hint="eastAsia"/>
            <w:color w:val="000000" w:themeColor="text1"/>
            <w:rPrChange w:id="13360" w:author="N F" w:date="2023-12-05T03:08:00Z">
              <w:rPr>
                <w:rFonts w:ascii="inherit" w:hAnsi="inherit" w:hint="eastAsia"/>
                <w:color w:val="E8EAED"/>
                <w:sz w:val="42"/>
                <w:szCs w:val="42"/>
              </w:rPr>
            </w:rPrChange>
          </w:rPr>
          <w:t>и</w:t>
        </w:r>
        <w:r w:rsidR="00482C96" w:rsidRPr="006E6534">
          <w:rPr>
            <w:rFonts w:eastAsia="Times New Roman"/>
            <w:color w:val="000000" w:themeColor="text1"/>
            <w:rPrChange w:id="13361" w:author="N F" w:date="2023-12-05T03:08:00Z">
              <w:rPr>
                <w:rFonts w:ascii="inherit" w:hAnsi="inherit"/>
                <w:color w:val="E8EAED"/>
                <w:sz w:val="42"/>
                <w:szCs w:val="42"/>
              </w:rPr>
            </w:rPrChange>
          </w:rPr>
          <w:t xml:space="preserve"> AZ7550, </w:t>
        </w:r>
        <w:r w:rsidR="00482C96" w:rsidRPr="006E6534">
          <w:rPr>
            <w:rFonts w:eastAsia="Times New Roman" w:hint="eastAsia"/>
            <w:color w:val="000000" w:themeColor="text1"/>
            <w:rPrChange w:id="13362" w:author="N F" w:date="2023-12-05T03:08:00Z">
              <w:rPr>
                <w:rFonts w:ascii="inherit" w:hAnsi="inherit" w:hint="eastAsia"/>
                <w:color w:val="E8EAED"/>
                <w:sz w:val="42"/>
                <w:szCs w:val="42"/>
              </w:rPr>
            </w:rPrChange>
          </w:rPr>
          <w:t>составлял</w:t>
        </w:r>
        <w:r w:rsidR="00482C96" w:rsidRPr="006E6534">
          <w:rPr>
            <w:rFonts w:eastAsia="Times New Roman"/>
            <w:color w:val="000000" w:themeColor="text1"/>
            <w:rPrChange w:id="13363" w:author="N F" w:date="2023-12-05T03:08:00Z">
              <w:rPr>
                <w:color w:val="E8EAED"/>
              </w:rPr>
            </w:rPrChange>
          </w:rPr>
          <w:t>и</w:t>
        </w:r>
        <w:r w:rsidR="00482C96" w:rsidRPr="006E6534">
          <w:rPr>
            <w:rFonts w:eastAsia="Times New Roman"/>
            <w:color w:val="000000" w:themeColor="text1"/>
            <w:rPrChange w:id="13364" w:author="N F" w:date="2023-12-05T03:08:00Z">
              <w:rPr>
                <w:rFonts w:ascii="inherit" w:hAnsi="inherit"/>
                <w:color w:val="E8EAED"/>
                <w:sz w:val="42"/>
                <w:szCs w:val="42"/>
              </w:rPr>
            </w:rPrChange>
          </w:rPr>
          <w:t xml:space="preserve"> </w:t>
        </w:r>
        <w:r w:rsidR="00482C96" w:rsidRPr="006E6534">
          <w:rPr>
            <w:rFonts w:eastAsia="Times New Roman" w:hint="eastAsia"/>
            <w:color w:val="000000" w:themeColor="text1"/>
            <w:rPrChange w:id="13365" w:author="N F" w:date="2023-12-05T03:08:00Z">
              <w:rPr>
                <w:rFonts w:ascii="inherit" w:hAnsi="inherit" w:hint="eastAsia"/>
                <w:color w:val="E8EAED"/>
                <w:sz w:val="42"/>
                <w:szCs w:val="42"/>
              </w:rPr>
            </w:rPrChange>
          </w:rPr>
          <w:t>примерно</w:t>
        </w:r>
        <w:r w:rsidR="00482C96" w:rsidRPr="006E6534">
          <w:rPr>
            <w:rFonts w:eastAsia="Times New Roman"/>
            <w:color w:val="000000" w:themeColor="text1"/>
            <w:rPrChange w:id="13366" w:author="N F" w:date="2023-12-05T03:08:00Z">
              <w:rPr>
                <w:rFonts w:ascii="inherit" w:hAnsi="inherit"/>
                <w:color w:val="E8EAED"/>
                <w:sz w:val="42"/>
                <w:szCs w:val="42"/>
              </w:rPr>
            </w:rPrChange>
          </w:rPr>
          <w:t xml:space="preserve"> 1,9, 6,6 </w:t>
        </w:r>
        <w:r w:rsidR="00482C96" w:rsidRPr="006E6534">
          <w:rPr>
            <w:rFonts w:eastAsia="Times New Roman" w:hint="eastAsia"/>
            <w:color w:val="000000" w:themeColor="text1"/>
            <w:rPrChange w:id="13367" w:author="N F" w:date="2023-12-05T03:08:00Z">
              <w:rPr>
                <w:rFonts w:ascii="inherit" w:hAnsi="inherit" w:hint="eastAsia"/>
                <w:color w:val="E8EAED"/>
                <w:sz w:val="42"/>
                <w:szCs w:val="42"/>
              </w:rPr>
            </w:rPrChange>
          </w:rPr>
          <w:t>и</w:t>
        </w:r>
        <w:r w:rsidR="00482C96" w:rsidRPr="006E6534">
          <w:rPr>
            <w:rFonts w:eastAsia="Times New Roman"/>
            <w:color w:val="000000" w:themeColor="text1"/>
            <w:rPrChange w:id="13368" w:author="N F" w:date="2023-12-05T03:08:00Z">
              <w:rPr>
                <w:rFonts w:ascii="inherit" w:hAnsi="inherit"/>
                <w:color w:val="E8EAED"/>
                <w:sz w:val="42"/>
                <w:szCs w:val="42"/>
              </w:rPr>
            </w:rPrChange>
          </w:rPr>
          <w:t xml:space="preserve"> 2,7% </w:t>
        </w:r>
        <w:r w:rsidR="00482C96" w:rsidRPr="006E6534">
          <w:rPr>
            <w:rFonts w:eastAsia="Times New Roman" w:hint="eastAsia"/>
            <w:color w:val="000000" w:themeColor="text1"/>
            <w:rPrChange w:id="13369" w:author="N F" w:date="2023-12-05T03:08:00Z">
              <w:rPr>
                <w:rFonts w:ascii="inherit" w:hAnsi="inherit" w:hint="eastAsia"/>
                <w:color w:val="E8EAED"/>
                <w:sz w:val="42"/>
                <w:szCs w:val="42"/>
              </w:rPr>
            </w:rPrChange>
          </w:rPr>
          <w:t>дозы</w:t>
        </w:r>
        <w:r w:rsidR="00482C96" w:rsidRPr="006E6534">
          <w:rPr>
            <w:rFonts w:eastAsia="Times New Roman"/>
            <w:color w:val="000000" w:themeColor="text1"/>
            <w:rPrChange w:id="13370" w:author="N F" w:date="2023-12-05T03:08:00Z">
              <w:rPr>
                <w:rFonts w:ascii="inherit" w:hAnsi="inherit"/>
                <w:color w:val="E8EAED"/>
                <w:sz w:val="42"/>
                <w:szCs w:val="42"/>
              </w:rPr>
            </w:rPrChange>
          </w:rPr>
          <w:t xml:space="preserve">, </w:t>
        </w:r>
        <w:r w:rsidR="00482C96" w:rsidRPr="006E6534">
          <w:rPr>
            <w:rFonts w:eastAsia="Times New Roman" w:hint="eastAsia"/>
            <w:color w:val="000000" w:themeColor="text1"/>
            <w:rPrChange w:id="13371" w:author="N F" w:date="2023-12-05T03:08:00Z">
              <w:rPr>
                <w:rFonts w:ascii="inherit" w:hAnsi="inherit" w:hint="eastAsia"/>
                <w:color w:val="E8EAED"/>
                <w:sz w:val="42"/>
                <w:szCs w:val="42"/>
              </w:rPr>
            </w:rPrChange>
          </w:rPr>
          <w:t>в</w:t>
        </w:r>
        <w:r w:rsidR="00482C96" w:rsidRPr="006E6534">
          <w:rPr>
            <w:rFonts w:eastAsia="Times New Roman"/>
            <w:color w:val="000000" w:themeColor="text1"/>
            <w:rPrChange w:id="13372" w:author="N F" w:date="2023-12-05T03:08:00Z">
              <w:rPr>
                <w:rFonts w:ascii="inherit" w:hAnsi="inherit"/>
                <w:color w:val="E8EAED"/>
                <w:sz w:val="42"/>
                <w:szCs w:val="42"/>
              </w:rPr>
            </w:rPrChange>
          </w:rPr>
          <w:t xml:space="preserve"> </w:t>
        </w:r>
        <w:r w:rsidR="00482C96" w:rsidRPr="006E6534">
          <w:rPr>
            <w:rFonts w:eastAsia="Times New Roman" w:hint="eastAsia"/>
            <w:color w:val="000000" w:themeColor="text1"/>
            <w:rPrChange w:id="13373" w:author="N F" w:date="2023-12-05T03:08:00Z">
              <w:rPr>
                <w:rFonts w:ascii="inherit" w:hAnsi="inherit" w:hint="eastAsia"/>
                <w:color w:val="E8EAED"/>
                <w:sz w:val="42"/>
                <w:szCs w:val="42"/>
              </w:rPr>
            </w:rPrChange>
          </w:rPr>
          <w:t>то</w:t>
        </w:r>
        <w:r w:rsidR="00482C96" w:rsidRPr="006E6534">
          <w:rPr>
            <w:rFonts w:eastAsia="Times New Roman"/>
            <w:color w:val="000000" w:themeColor="text1"/>
            <w:rPrChange w:id="13374" w:author="N F" w:date="2023-12-05T03:08:00Z">
              <w:rPr>
                <w:rFonts w:ascii="inherit" w:hAnsi="inherit"/>
                <w:color w:val="E8EAED"/>
                <w:sz w:val="42"/>
                <w:szCs w:val="42"/>
              </w:rPr>
            </w:rPrChange>
          </w:rPr>
          <w:t xml:space="preserve"> </w:t>
        </w:r>
        <w:r w:rsidR="00482C96" w:rsidRPr="006E6534">
          <w:rPr>
            <w:rFonts w:eastAsia="Times New Roman" w:hint="eastAsia"/>
            <w:color w:val="000000" w:themeColor="text1"/>
            <w:rPrChange w:id="13375" w:author="N F" w:date="2023-12-05T03:08:00Z">
              <w:rPr>
                <w:rFonts w:ascii="inherit" w:hAnsi="inherit" w:hint="eastAsia"/>
                <w:color w:val="E8EAED"/>
                <w:sz w:val="42"/>
                <w:szCs w:val="42"/>
              </w:rPr>
            </w:rPrChange>
          </w:rPr>
          <w:t>время</w:t>
        </w:r>
        <w:r w:rsidR="00482C96" w:rsidRPr="006E6534">
          <w:rPr>
            <w:rFonts w:eastAsia="Times New Roman"/>
            <w:color w:val="000000" w:themeColor="text1"/>
            <w:rPrChange w:id="13376" w:author="N F" w:date="2023-12-05T03:08:00Z">
              <w:rPr>
                <w:rFonts w:ascii="inherit" w:hAnsi="inherit"/>
                <w:color w:val="E8EAED"/>
                <w:sz w:val="42"/>
                <w:szCs w:val="42"/>
              </w:rPr>
            </w:rPrChange>
          </w:rPr>
          <w:t xml:space="preserve"> </w:t>
        </w:r>
        <w:r w:rsidR="00482C96" w:rsidRPr="006E6534">
          <w:rPr>
            <w:rFonts w:eastAsia="Times New Roman" w:hint="eastAsia"/>
            <w:color w:val="000000" w:themeColor="text1"/>
            <w:rPrChange w:id="13377" w:author="N F" w:date="2023-12-05T03:08:00Z">
              <w:rPr>
                <w:rFonts w:ascii="inherit" w:hAnsi="inherit" w:hint="eastAsia"/>
                <w:color w:val="E8EAED"/>
                <w:sz w:val="42"/>
                <w:szCs w:val="42"/>
              </w:rPr>
            </w:rPrChange>
          </w:rPr>
          <w:t>как</w:t>
        </w:r>
        <w:r w:rsidR="00482C96" w:rsidRPr="006E6534">
          <w:rPr>
            <w:rFonts w:eastAsia="Times New Roman"/>
            <w:color w:val="000000" w:themeColor="text1"/>
            <w:rPrChange w:id="13378" w:author="N F" w:date="2023-12-05T03:08:00Z">
              <w:rPr>
                <w:rFonts w:ascii="inherit" w:hAnsi="inherit"/>
                <w:color w:val="E8EAED"/>
                <w:sz w:val="42"/>
                <w:szCs w:val="42"/>
              </w:rPr>
            </w:rPrChange>
          </w:rPr>
          <w:t xml:space="preserve"> </w:t>
        </w:r>
        <w:r w:rsidR="00482C96" w:rsidRPr="006E6534">
          <w:rPr>
            <w:rFonts w:eastAsia="Times New Roman" w:hint="eastAsia"/>
            <w:color w:val="000000" w:themeColor="text1"/>
            <w:rPrChange w:id="13379" w:author="N F" w:date="2023-12-05T03:08:00Z">
              <w:rPr>
                <w:rFonts w:ascii="inherit" w:hAnsi="inherit" w:hint="eastAsia"/>
                <w:color w:val="E8EAED"/>
                <w:sz w:val="42"/>
                <w:szCs w:val="42"/>
              </w:rPr>
            </w:rPrChange>
          </w:rPr>
          <w:t>цистеинил</w:t>
        </w:r>
        <w:r w:rsidR="00482C96" w:rsidRPr="006E6534">
          <w:rPr>
            <w:rFonts w:eastAsia="Times New Roman"/>
            <w:color w:val="000000" w:themeColor="text1"/>
            <w:rPrChange w:id="13380" w:author="N F" w:date="2023-12-05T03:08:00Z">
              <w:rPr>
                <w:rFonts w:ascii="inherit" w:hAnsi="inherit"/>
                <w:color w:val="E8EAED"/>
                <w:sz w:val="42"/>
                <w:szCs w:val="42"/>
              </w:rPr>
            </w:rPrChange>
          </w:rPr>
          <w:t xml:space="preserve"> </w:t>
        </w:r>
        <w:r w:rsidR="00482C96" w:rsidRPr="006E6534">
          <w:rPr>
            <w:rFonts w:eastAsia="Times New Roman" w:hint="eastAsia"/>
            <w:color w:val="000000" w:themeColor="text1"/>
            <w:rPrChange w:id="13381" w:author="N F" w:date="2023-12-05T03:08:00Z">
              <w:rPr>
                <w:rFonts w:ascii="inherit" w:hAnsi="inherit" w:hint="eastAsia"/>
                <w:color w:val="E8EAED"/>
                <w:sz w:val="42"/>
                <w:szCs w:val="42"/>
              </w:rPr>
            </w:rPrChange>
          </w:rPr>
          <w:t>аддукт</w:t>
        </w:r>
        <w:r w:rsidR="00482C96" w:rsidRPr="006E6534">
          <w:rPr>
            <w:rFonts w:eastAsia="Times New Roman"/>
            <w:color w:val="000000" w:themeColor="text1"/>
            <w:rPrChange w:id="13382" w:author="N F" w:date="2023-12-05T03:08:00Z">
              <w:rPr>
                <w:rFonts w:ascii="inherit" w:hAnsi="inherit"/>
                <w:color w:val="E8EAED"/>
                <w:sz w:val="42"/>
                <w:szCs w:val="42"/>
              </w:rPr>
            </w:rPrChange>
          </w:rPr>
          <w:t xml:space="preserve"> (</w:t>
        </w:r>
        <w:r w:rsidR="00482C96" w:rsidRPr="006E6534">
          <w:rPr>
            <w:rFonts w:eastAsia="Times New Roman" w:hint="eastAsia"/>
            <w:color w:val="000000" w:themeColor="text1"/>
            <w:rPrChange w:id="13383" w:author="N F" w:date="2023-12-05T03:08:00Z">
              <w:rPr>
                <w:rFonts w:ascii="inherit" w:hAnsi="inherit" w:hint="eastAsia"/>
                <w:color w:val="E8EAED"/>
                <w:sz w:val="42"/>
                <w:szCs w:val="42"/>
              </w:rPr>
            </w:rPrChange>
          </w:rPr>
          <w:t>М</w:t>
        </w:r>
        <w:r w:rsidR="00482C96" w:rsidRPr="006E6534">
          <w:rPr>
            <w:rFonts w:eastAsia="Times New Roman"/>
            <w:color w:val="000000" w:themeColor="text1"/>
            <w:rPrChange w:id="13384" w:author="N F" w:date="2023-12-05T03:08:00Z">
              <w:rPr>
                <w:rFonts w:ascii="inherit" w:hAnsi="inherit"/>
                <w:color w:val="E8EAED"/>
                <w:sz w:val="42"/>
                <w:szCs w:val="42"/>
              </w:rPr>
            </w:rPrChange>
          </w:rPr>
          <w:t xml:space="preserve">21) </w:t>
        </w:r>
        <w:r w:rsidR="00482C96" w:rsidRPr="006E6534">
          <w:rPr>
            <w:rFonts w:eastAsia="Times New Roman" w:hint="eastAsia"/>
            <w:color w:val="000000" w:themeColor="text1"/>
            <w:rPrChange w:id="13385" w:author="N F" w:date="2023-12-05T03:08:00Z">
              <w:rPr>
                <w:rFonts w:ascii="inherit" w:hAnsi="inherit" w:hint="eastAsia"/>
                <w:color w:val="E8EAED"/>
                <w:sz w:val="42"/>
                <w:szCs w:val="42"/>
              </w:rPr>
            </w:rPrChange>
          </w:rPr>
          <w:t>и</w:t>
        </w:r>
        <w:r w:rsidR="00482C96" w:rsidRPr="006E6534">
          <w:rPr>
            <w:rFonts w:eastAsia="Times New Roman"/>
            <w:color w:val="000000" w:themeColor="text1"/>
            <w:rPrChange w:id="13386" w:author="N F" w:date="2023-12-05T03:08:00Z">
              <w:rPr>
                <w:rFonts w:ascii="inherit" w:hAnsi="inherit"/>
                <w:color w:val="E8EAED"/>
                <w:sz w:val="42"/>
                <w:szCs w:val="42"/>
              </w:rPr>
            </w:rPrChange>
          </w:rPr>
          <w:t xml:space="preserve"> </w:t>
        </w:r>
        <w:r w:rsidR="00482C96" w:rsidRPr="006E6534">
          <w:rPr>
            <w:rFonts w:eastAsia="Times New Roman" w:hint="eastAsia"/>
            <w:color w:val="000000" w:themeColor="text1"/>
            <w:rPrChange w:id="13387" w:author="N F" w:date="2023-12-05T03:08:00Z">
              <w:rPr>
                <w:rFonts w:ascii="inherit" w:hAnsi="inherit" w:hint="eastAsia"/>
                <w:color w:val="E8EAED"/>
                <w:sz w:val="42"/>
                <w:szCs w:val="42"/>
              </w:rPr>
            </w:rPrChange>
          </w:rPr>
          <w:t>неизвестный</w:t>
        </w:r>
        <w:r w:rsidR="00482C96" w:rsidRPr="006E6534">
          <w:rPr>
            <w:rFonts w:eastAsia="Times New Roman"/>
            <w:color w:val="000000" w:themeColor="text1"/>
            <w:rPrChange w:id="13388" w:author="N F" w:date="2023-12-05T03:08:00Z">
              <w:rPr>
                <w:rFonts w:ascii="inherit" w:hAnsi="inherit"/>
                <w:color w:val="E8EAED"/>
                <w:sz w:val="42"/>
                <w:szCs w:val="42"/>
              </w:rPr>
            </w:rPrChange>
          </w:rPr>
          <w:t xml:space="preserve"> </w:t>
        </w:r>
        <w:r w:rsidR="00482C96" w:rsidRPr="006E6534">
          <w:rPr>
            <w:rFonts w:eastAsia="Times New Roman" w:hint="eastAsia"/>
            <w:color w:val="000000" w:themeColor="text1"/>
            <w:rPrChange w:id="13389" w:author="N F" w:date="2023-12-05T03:08:00Z">
              <w:rPr>
                <w:rFonts w:ascii="inherit" w:hAnsi="inherit" w:hint="eastAsia"/>
                <w:color w:val="E8EAED"/>
                <w:sz w:val="42"/>
                <w:szCs w:val="42"/>
              </w:rPr>
            </w:rPrChange>
          </w:rPr>
          <w:t>метаболит</w:t>
        </w:r>
        <w:r w:rsidR="00482C96" w:rsidRPr="006E6534">
          <w:rPr>
            <w:rFonts w:eastAsia="Times New Roman"/>
            <w:color w:val="000000" w:themeColor="text1"/>
            <w:rPrChange w:id="13390" w:author="N F" w:date="2023-12-05T03:08:00Z">
              <w:rPr>
                <w:rFonts w:ascii="inherit" w:hAnsi="inherit"/>
                <w:color w:val="E8EAED"/>
                <w:sz w:val="42"/>
                <w:szCs w:val="42"/>
              </w:rPr>
            </w:rPrChange>
          </w:rPr>
          <w:t xml:space="preserve"> (</w:t>
        </w:r>
        <w:r w:rsidR="00482C96" w:rsidRPr="006E6534">
          <w:rPr>
            <w:rFonts w:eastAsia="Times New Roman" w:hint="eastAsia"/>
            <w:color w:val="000000" w:themeColor="text1"/>
            <w:rPrChange w:id="13391" w:author="N F" w:date="2023-12-05T03:08:00Z">
              <w:rPr>
                <w:rFonts w:ascii="inherit" w:hAnsi="inherit" w:hint="eastAsia"/>
                <w:color w:val="E8EAED"/>
                <w:sz w:val="42"/>
                <w:szCs w:val="42"/>
              </w:rPr>
            </w:rPrChange>
          </w:rPr>
          <w:t>М</w:t>
        </w:r>
        <w:r w:rsidR="00482C96" w:rsidRPr="006E6534">
          <w:rPr>
            <w:rFonts w:eastAsia="Times New Roman"/>
            <w:color w:val="000000" w:themeColor="text1"/>
            <w:rPrChange w:id="13392" w:author="N F" w:date="2023-12-05T03:08:00Z">
              <w:rPr>
                <w:rFonts w:ascii="inherit" w:hAnsi="inherit"/>
                <w:color w:val="E8EAED"/>
                <w:sz w:val="42"/>
                <w:szCs w:val="42"/>
              </w:rPr>
            </w:rPrChange>
          </w:rPr>
          <w:t xml:space="preserve">25) </w:t>
        </w:r>
        <w:r w:rsidR="00482C96" w:rsidRPr="006E6534">
          <w:rPr>
            <w:rFonts w:eastAsia="Times New Roman" w:hint="eastAsia"/>
            <w:color w:val="000000" w:themeColor="text1"/>
            <w:rPrChange w:id="13393" w:author="N F" w:date="2023-12-05T03:08:00Z">
              <w:rPr>
                <w:rFonts w:ascii="inherit" w:hAnsi="inherit" w:hint="eastAsia"/>
                <w:color w:val="E8EAED"/>
                <w:sz w:val="42"/>
                <w:szCs w:val="42"/>
              </w:rPr>
            </w:rPrChange>
          </w:rPr>
          <w:t>составляли</w:t>
        </w:r>
        <w:r w:rsidR="00482C96" w:rsidRPr="006E6534">
          <w:rPr>
            <w:rFonts w:eastAsia="Times New Roman"/>
            <w:color w:val="000000" w:themeColor="text1"/>
            <w:rPrChange w:id="13394" w:author="N F" w:date="2023-12-05T03:08:00Z">
              <w:rPr>
                <w:rFonts w:ascii="inherit" w:hAnsi="inherit"/>
                <w:color w:val="E8EAED"/>
                <w:sz w:val="42"/>
                <w:szCs w:val="42"/>
              </w:rPr>
            </w:rPrChange>
          </w:rPr>
          <w:t xml:space="preserve"> 1,5% </w:t>
        </w:r>
        <w:r w:rsidR="00482C96" w:rsidRPr="006E6534">
          <w:rPr>
            <w:rFonts w:eastAsia="Times New Roman" w:hint="eastAsia"/>
            <w:color w:val="000000" w:themeColor="text1"/>
            <w:rPrChange w:id="13395" w:author="N F" w:date="2023-12-05T03:08:00Z">
              <w:rPr>
                <w:rFonts w:ascii="inherit" w:hAnsi="inherit" w:hint="eastAsia"/>
                <w:color w:val="E8EAED"/>
                <w:sz w:val="42"/>
                <w:szCs w:val="42"/>
              </w:rPr>
            </w:rPrChange>
          </w:rPr>
          <w:t>и</w:t>
        </w:r>
        <w:r w:rsidR="00482C96" w:rsidRPr="006E6534">
          <w:rPr>
            <w:rFonts w:eastAsia="Times New Roman"/>
            <w:color w:val="000000" w:themeColor="text1"/>
            <w:rPrChange w:id="13396" w:author="N F" w:date="2023-12-05T03:08:00Z">
              <w:rPr>
                <w:rFonts w:ascii="inherit" w:hAnsi="inherit"/>
                <w:color w:val="E8EAED"/>
                <w:sz w:val="42"/>
                <w:szCs w:val="42"/>
              </w:rPr>
            </w:rPrChange>
          </w:rPr>
          <w:t xml:space="preserve"> 1,9% </w:t>
        </w:r>
        <w:r w:rsidR="00482C96" w:rsidRPr="006E6534">
          <w:rPr>
            <w:rFonts w:eastAsia="Times New Roman" w:hint="eastAsia"/>
            <w:color w:val="000000" w:themeColor="text1"/>
            <w:rPrChange w:id="13397" w:author="N F" w:date="2023-12-05T03:08:00Z">
              <w:rPr>
                <w:rFonts w:ascii="inherit" w:hAnsi="inherit" w:hint="eastAsia"/>
                <w:color w:val="E8EAED"/>
                <w:sz w:val="42"/>
                <w:szCs w:val="42"/>
              </w:rPr>
            </w:rPrChange>
          </w:rPr>
          <w:t>дозы</w:t>
        </w:r>
        <w:r w:rsidR="00482C96" w:rsidRPr="006E6534">
          <w:rPr>
            <w:rFonts w:eastAsia="Times New Roman"/>
            <w:color w:val="000000" w:themeColor="text1"/>
            <w:rPrChange w:id="13398" w:author="N F" w:date="2023-12-05T03:08:00Z">
              <w:rPr>
                <w:rFonts w:ascii="inherit" w:hAnsi="inherit"/>
                <w:color w:val="E8EAED"/>
                <w:sz w:val="42"/>
                <w:szCs w:val="42"/>
              </w:rPr>
            </w:rPrChange>
          </w:rPr>
          <w:t xml:space="preserve"> </w:t>
        </w:r>
        <w:r w:rsidR="00482C96" w:rsidRPr="006E6534">
          <w:rPr>
            <w:rFonts w:eastAsia="Times New Roman" w:hint="eastAsia"/>
            <w:color w:val="000000" w:themeColor="text1"/>
            <w:rPrChange w:id="13399" w:author="N F" w:date="2023-12-05T03:08:00Z">
              <w:rPr>
                <w:rFonts w:ascii="inherit" w:hAnsi="inherit" w:hint="eastAsia"/>
                <w:color w:val="E8EAED"/>
                <w:sz w:val="42"/>
                <w:szCs w:val="42"/>
              </w:rPr>
            </w:rPrChange>
          </w:rPr>
          <w:t>соответственно</w:t>
        </w:r>
        <w:r w:rsidR="00482C96" w:rsidRPr="006E6534">
          <w:rPr>
            <w:rFonts w:eastAsia="Times New Roman"/>
            <w:color w:val="000000" w:themeColor="text1"/>
            <w:rPrChange w:id="13400" w:author="N F" w:date="2023-12-05T03:08:00Z">
              <w:rPr>
                <w:rFonts w:ascii="inherit" w:hAnsi="inherit"/>
                <w:color w:val="E8EAED"/>
                <w:sz w:val="42"/>
                <w:szCs w:val="42"/>
              </w:rPr>
            </w:rPrChange>
          </w:rPr>
          <w:t>.</w:t>
        </w:r>
      </w:ins>
    </w:p>
    <w:p w14:paraId="2AA12B74" w14:textId="1F15A313" w:rsidR="00592011" w:rsidRPr="0044154E" w:rsidRDefault="00482C96">
      <w:pPr>
        <w:spacing w:after="0" w:line="240" w:lineRule="auto"/>
        <w:rPr>
          <w:rFonts w:cs="Times New Roman"/>
          <w:color w:val="000000" w:themeColor="text1"/>
          <w:szCs w:val="24"/>
          <w:rPrChange w:id="13401" w:author="Barshadskaya, Yuliya" w:date="2024-02-22T23:53:00Z">
            <w:rPr>
              <w:rFonts w:cs="Times New Roman"/>
              <w:szCs w:val="24"/>
            </w:rPr>
          </w:rPrChange>
        </w:rPr>
        <w:pPrChange w:id="13402" w:author="Barshadskaya, Yuliya" w:date="2024-02-22T23:53:00Z">
          <w:pPr>
            <w:pStyle w:val="SDText"/>
          </w:pPr>
        </w:pPrChange>
      </w:pPr>
      <w:ins w:id="13403" w:author="N F" w:date="2023-10-24T23:35:00Z">
        <w:r w:rsidRPr="0044154E">
          <w:rPr>
            <w:rStyle w:val="y2iqfc"/>
            <w:rFonts w:cs="Times New Roman" w:hint="eastAsia"/>
            <w:color w:val="000000" w:themeColor="text1"/>
            <w:szCs w:val="24"/>
            <w:rPrChange w:id="13404" w:author="Barshadskaya, Yuliya" w:date="2024-02-22T23:53:00Z">
              <w:rPr>
                <w:rStyle w:val="y2iqfc"/>
                <w:rFonts w:ascii="inherit" w:hAnsi="inherit" w:hint="eastAsia"/>
                <w:color w:val="E8EAED"/>
                <w:sz w:val="42"/>
                <w:szCs w:val="42"/>
              </w:rPr>
            </w:rPrChange>
          </w:rPr>
          <w:t>По</w:t>
        </w:r>
        <w:r w:rsidRPr="0044154E">
          <w:rPr>
            <w:rStyle w:val="y2iqfc"/>
            <w:rFonts w:cs="Times New Roman"/>
            <w:color w:val="000000" w:themeColor="text1"/>
            <w:szCs w:val="24"/>
            <w:rPrChange w:id="13405" w:author="Barshadskaya, Yuliya" w:date="2024-02-22T23:53:00Z">
              <w:rPr>
                <w:rStyle w:val="y2iqfc"/>
                <w:rFonts w:ascii="inherit" w:hAnsi="inherit"/>
                <w:color w:val="E8EAED"/>
                <w:sz w:val="42"/>
                <w:szCs w:val="42"/>
              </w:rPr>
            </w:rPrChange>
          </w:rPr>
          <w:t xml:space="preserve"> </w:t>
        </w:r>
        <w:r w:rsidRPr="0044154E">
          <w:rPr>
            <w:rStyle w:val="y2iqfc"/>
            <w:rFonts w:cs="Times New Roman" w:hint="eastAsia"/>
            <w:color w:val="000000" w:themeColor="text1"/>
            <w:szCs w:val="24"/>
            <w:rPrChange w:id="13406" w:author="Barshadskaya, Yuliya" w:date="2024-02-22T23:53:00Z">
              <w:rPr>
                <w:rStyle w:val="y2iqfc"/>
                <w:rFonts w:ascii="inherit" w:hAnsi="inherit" w:hint="eastAsia"/>
                <w:color w:val="E8EAED"/>
                <w:sz w:val="42"/>
                <w:szCs w:val="42"/>
              </w:rPr>
            </w:rPrChange>
          </w:rPr>
          <w:t>данным</w:t>
        </w:r>
        <w:r w:rsidRPr="0044154E">
          <w:rPr>
            <w:rStyle w:val="y2iqfc"/>
            <w:rFonts w:cs="Times New Roman"/>
            <w:color w:val="000000" w:themeColor="text1"/>
            <w:szCs w:val="24"/>
            <w:rPrChange w:id="13407" w:author="Barshadskaya, Yuliya" w:date="2024-02-22T23:53:00Z">
              <w:rPr>
                <w:rStyle w:val="y2iqfc"/>
                <w:rFonts w:ascii="inherit" w:hAnsi="inherit"/>
                <w:color w:val="E8EAED"/>
                <w:sz w:val="42"/>
                <w:szCs w:val="42"/>
              </w:rPr>
            </w:rPrChange>
          </w:rPr>
          <w:t xml:space="preserve"> </w:t>
        </w:r>
        <w:r w:rsidRPr="0044154E">
          <w:rPr>
            <w:rStyle w:val="y2iqfc"/>
            <w:rFonts w:cs="Times New Roman" w:hint="eastAsia"/>
            <w:color w:val="000000" w:themeColor="text1"/>
            <w:szCs w:val="24"/>
            <w:rPrChange w:id="13408" w:author="Barshadskaya, Yuliya" w:date="2024-02-22T23:53:00Z">
              <w:rPr>
                <w:rStyle w:val="y2iqfc"/>
                <w:rFonts w:ascii="inherit" w:hAnsi="inherit" w:hint="eastAsia"/>
                <w:color w:val="E8EAED"/>
                <w:sz w:val="42"/>
                <w:szCs w:val="42"/>
              </w:rPr>
            </w:rPrChange>
          </w:rPr>
          <w:t>исследований</w:t>
        </w:r>
        <w:r w:rsidRPr="0044154E">
          <w:rPr>
            <w:rStyle w:val="y2iqfc"/>
            <w:rFonts w:cs="Times New Roman"/>
            <w:color w:val="000000" w:themeColor="text1"/>
            <w:szCs w:val="24"/>
            <w:rPrChange w:id="13409" w:author="Barshadskaya, Yuliya" w:date="2024-02-22T23:53:00Z">
              <w:rPr>
                <w:rStyle w:val="y2iqfc"/>
                <w:rFonts w:ascii="inherit" w:hAnsi="inherit"/>
                <w:color w:val="E8EAED"/>
                <w:sz w:val="42"/>
                <w:szCs w:val="42"/>
              </w:rPr>
            </w:rPrChange>
          </w:rPr>
          <w:t xml:space="preserve"> in vitro, </w:t>
        </w:r>
        <w:r w:rsidRPr="0044154E">
          <w:rPr>
            <w:rStyle w:val="y2iqfc"/>
            <w:rFonts w:cs="Times New Roman" w:hint="eastAsia"/>
            <w:color w:val="000000" w:themeColor="text1"/>
            <w:szCs w:val="24"/>
            <w:rPrChange w:id="13410" w:author="Barshadskaya, Yuliya" w:date="2024-02-22T23:53:00Z">
              <w:rPr>
                <w:rStyle w:val="y2iqfc"/>
                <w:rFonts w:ascii="inherit" w:hAnsi="inherit" w:hint="eastAsia"/>
                <w:color w:val="E8EAED"/>
                <w:sz w:val="42"/>
                <w:szCs w:val="42"/>
              </w:rPr>
            </w:rPrChange>
          </w:rPr>
          <w:t>осимертиниб</w:t>
        </w:r>
        <w:r w:rsidRPr="0044154E">
          <w:rPr>
            <w:rStyle w:val="y2iqfc"/>
            <w:rFonts w:cs="Times New Roman"/>
            <w:color w:val="000000" w:themeColor="text1"/>
            <w:szCs w:val="24"/>
            <w:rPrChange w:id="13411" w:author="Barshadskaya, Yuliya" w:date="2024-02-22T23:53:00Z">
              <w:rPr>
                <w:rStyle w:val="y2iqfc"/>
                <w:rFonts w:ascii="inherit" w:hAnsi="inherit"/>
                <w:color w:val="E8EAED"/>
                <w:sz w:val="42"/>
                <w:szCs w:val="42"/>
              </w:rPr>
            </w:rPrChange>
          </w:rPr>
          <w:t xml:space="preserve"> </w:t>
        </w:r>
        <w:r w:rsidRPr="0044154E">
          <w:rPr>
            <w:rStyle w:val="y2iqfc"/>
            <w:rFonts w:cs="Times New Roman" w:hint="eastAsia"/>
            <w:color w:val="000000" w:themeColor="text1"/>
            <w:szCs w:val="24"/>
            <w:rPrChange w:id="13412" w:author="Barshadskaya, Yuliya" w:date="2024-02-22T23:53:00Z">
              <w:rPr>
                <w:rStyle w:val="y2iqfc"/>
                <w:rFonts w:ascii="inherit" w:hAnsi="inherit" w:hint="eastAsia"/>
                <w:color w:val="E8EAED"/>
                <w:sz w:val="42"/>
                <w:szCs w:val="42"/>
              </w:rPr>
            </w:rPrChange>
          </w:rPr>
          <w:t>является</w:t>
        </w:r>
        <w:r w:rsidRPr="0044154E">
          <w:rPr>
            <w:rStyle w:val="y2iqfc"/>
            <w:rFonts w:cs="Times New Roman"/>
            <w:color w:val="000000" w:themeColor="text1"/>
            <w:szCs w:val="24"/>
            <w:rPrChange w:id="13413" w:author="Barshadskaya, Yuliya" w:date="2024-02-22T23:53:00Z">
              <w:rPr>
                <w:rStyle w:val="y2iqfc"/>
                <w:rFonts w:ascii="inherit" w:hAnsi="inherit"/>
                <w:color w:val="E8EAED"/>
                <w:sz w:val="42"/>
                <w:szCs w:val="42"/>
              </w:rPr>
            </w:rPrChange>
          </w:rPr>
          <w:t xml:space="preserve"> </w:t>
        </w:r>
        <w:r w:rsidRPr="0044154E">
          <w:rPr>
            <w:rStyle w:val="y2iqfc"/>
            <w:rFonts w:cs="Times New Roman" w:hint="eastAsia"/>
            <w:color w:val="000000" w:themeColor="text1"/>
            <w:szCs w:val="24"/>
            <w:rPrChange w:id="13414" w:author="Barshadskaya, Yuliya" w:date="2024-02-22T23:53:00Z">
              <w:rPr>
                <w:rStyle w:val="y2iqfc"/>
                <w:rFonts w:ascii="inherit" w:hAnsi="inherit" w:hint="eastAsia"/>
                <w:color w:val="E8EAED"/>
                <w:sz w:val="42"/>
                <w:szCs w:val="42"/>
              </w:rPr>
            </w:rPrChange>
          </w:rPr>
          <w:t>конкурентным</w:t>
        </w:r>
        <w:r w:rsidRPr="0044154E">
          <w:rPr>
            <w:rStyle w:val="y2iqfc"/>
            <w:rFonts w:cs="Times New Roman"/>
            <w:color w:val="000000" w:themeColor="text1"/>
            <w:szCs w:val="24"/>
            <w:rPrChange w:id="13415" w:author="Barshadskaya, Yuliya" w:date="2024-02-22T23:53:00Z">
              <w:rPr>
                <w:rStyle w:val="y2iqfc"/>
                <w:rFonts w:ascii="inherit" w:hAnsi="inherit"/>
                <w:color w:val="E8EAED"/>
                <w:sz w:val="42"/>
                <w:szCs w:val="42"/>
              </w:rPr>
            </w:rPrChange>
          </w:rPr>
          <w:t xml:space="preserve"> </w:t>
        </w:r>
        <w:r w:rsidRPr="0044154E">
          <w:rPr>
            <w:rStyle w:val="y2iqfc"/>
            <w:rFonts w:cs="Times New Roman" w:hint="eastAsia"/>
            <w:color w:val="000000" w:themeColor="text1"/>
            <w:szCs w:val="24"/>
            <w:rPrChange w:id="13416" w:author="Barshadskaya, Yuliya" w:date="2024-02-22T23:53:00Z">
              <w:rPr>
                <w:rStyle w:val="y2iqfc"/>
                <w:rFonts w:ascii="inherit" w:hAnsi="inherit" w:hint="eastAsia"/>
                <w:color w:val="E8EAED"/>
                <w:sz w:val="42"/>
                <w:szCs w:val="42"/>
              </w:rPr>
            </w:rPrChange>
          </w:rPr>
          <w:t>ингибитором</w:t>
        </w:r>
        <w:r w:rsidRPr="0044154E">
          <w:rPr>
            <w:rStyle w:val="y2iqfc"/>
            <w:rFonts w:cs="Times New Roman"/>
            <w:color w:val="000000" w:themeColor="text1"/>
            <w:szCs w:val="24"/>
            <w:rPrChange w:id="13417" w:author="Barshadskaya, Yuliya" w:date="2024-02-22T23:53:00Z">
              <w:rPr>
                <w:rStyle w:val="y2iqfc"/>
                <w:rFonts w:ascii="inherit" w:hAnsi="inherit"/>
                <w:color w:val="E8EAED"/>
                <w:sz w:val="42"/>
                <w:szCs w:val="42"/>
              </w:rPr>
            </w:rPrChange>
          </w:rPr>
          <w:t xml:space="preserve"> CYP 3A4/5, </w:t>
        </w:r>
        <w:r w:rsidRPr="0044154E">
          <w:rPr>
            <w:rStyle w:val="y2iqfc"/>
            <w:rFonts w:cs="Times New Roman" w:hint="eastAsia"/>
            <w:color w:val="000000" w:themeColor="text1"/>
            <w:szCs w:val="24"/>
            <w:rPrChange w:id="13418" w:author="Barshadskaya, Yuliya" w:date="2024-02-22T23:53:00Z">
              <w:rPr>
                <w:rStyle w:val="y2iqfc"/>
                <w:rFonts w:ascii="inherit" w:hAnsi="inherit" w:hint="eastAsia"/>
                <w:color w:val="E8EAED"/>
                <w:sz w:val="42"/>
                <w:szCs w:val="42"/>
              </w:rPr>
            </w:rPrChange>
          </w:rPr>
          <w:t>но</w:t>
        </w:r>
        <w:r w:rsidRPr="0044154E">
          <w:rPr>
            <w:rStyle w:val="y2iqfc"/>
            <w:rFonts w:cs="Times New Roman"/>
            <w:color w:val="000000" w:themeColor="text1"/>
            <w:szCs w:val="24"/>
            <w:rPrChange w:id="13419" w:author="Barshadskaya, Yuliya" w:date="2024-02-22T23:53:00Z">
              <w:rPr>
                <w:rStyle w:val="y2iqfc"/>
                <w:rFonts w:ascii="inherit" w:hAnsi="inherit"/>
                <w:color w:val="E8EAED"/>
                <w:sz w:val="42"/>
                <w:szCs w:val="42"/>
              </w:rPr>
            </w:rPrChange>
          </w:rPr>
          <w:t xml:space="preserve"> </w:t>
        </w:r>
        <w:r w:rsidRPr="0044154E">
          <w:rPr>
            <w:rStyle w:val="y2iqfc"/>
            <w:rFonts w:cs="Times New Roman" w:hint="eastAsia"/>
            <w:color w:val="000000" w:themeColor="text1"/>
            <w:szCs w:val="24"/>
            <w:rPrChange w:id="13420" w:author="Barshadskaya, Yuliya" w:date="2024-02-22T23:53:00Z">
              <w:rPr>
                <w:rStyle w:val="y2iqfc"/>
                <w:rFonts w:ascii="inherit" w:hAnsi="inherit" w:hint="eastAsia"/>
                <w:color w:val="E8EAED"/>
                <w:sz w:val="42"/>
                <w:szCs w:val="42"/>
              </w:rPr>
            </w:rPrChange>
          </w:rPr>
          <w:t>не</w:t>
        </w:r>
        <w:r w:rsidRPr="0044154E">
          <w:rPr>
            <w:rStyle w:val="y2iqfc"/>
            <w:rFonts w:cs="Times New Roman"/>
            <w:color w:val="000000" w:themeColor="text1"/>
            <w:szCs w:val="24"/>
            <w:rPrChange w:id="13421" w:author="Barshadskaya, Yuliya" w:date="2024-02-22T23:53:00Z">
              <w:rPr>
                <w:rStyle w:val="y2iqfc"/>
                <w:rFonts w:ascii="inherit" w:hAnsi="inherit"/>
                <w:color w:val="E8EAED"/>
                <w:sz w:val="42"/>
                <w:szCs w:val="42"/>
              </w:rPr>
            </w:rPrChange>
          </w:rPr>
          <w:t xml:space="preserve"> CYP1A2, 2A6, 2B6, 2C8, 2C9, 2C19, 2D6 </w:t>
        </w:r>
        <w:r w:rsidRPr="0044154E">
          <w:rPr>
            <w:rStyle w:val="y2iqfc"/>
            <w:rFonts w:cs="Times New Roman" w:hint="eastAsia"/>
            <w:color w:val="000000" w:themeColor="text1"/>
            <w:szCs w:val="24"/>
            <w:rPrChange w:id="13422" w:author="Barshadskaya, Yuliya" w:date="2024-02-22T23:53:00Z">
              <w:rPr>
                <w:rStyle w:val="y2iqfc"/>
                <w:rFonts w:ascii="inherit" w:hAnsi="inherit" w:hint="eastAsia"/>
                <w:color w:val="E8EAED"/>
                <w:sz w:val="42"/>
                <w:szCs w:val="42"/>
              </w:rPr>
            </w:rPrChange>
          </w:rPr>
          <w:t>и</w:t>
        </w:r>
        <w:r w:rsidRPr="0044154E">
          <w:rPr>
            <w:rStyle w:val="y2iqfc"/>
            <w:rFonts w:cs="Times New Roman"/>
            <w:color w:val="000000" w:themeColor="text1"/>
            <w:szCs w:val="24"/>
            <w:rPrChange w:id="13423" w:author="Barshadskaya, Yuliya" w:date="2024-02-22T23:53:00Z">
              <w:rPr>
                <w:rStyle w:val="y2iqfc"/>
                <w:rFonts w:ascii="inherit" w:hAnsi="inherit"/>
                <w:color w:val="E8EAED"/>
                <w:sz w:val="42"/>
                <w:szCs w:val="42"/>
              </w:rPr>
            </w:rPrChange>
          </w:rPr>
          <w:t xml:space="preserve"> 2E1 </w:t>
        </w:r>
        <w:r w:rsidRPr="0044154E">
          <w:rPr>
            <w:rStyle w:val="y2iqfc"/>
            <w:rFonts w:cs="Times New Roman" w:hint="eastAsia"/>
            <w:color w:val="000000" w:themeColor="text1"/>
            <w:szCs w:val="24"/>
            <w:rPrChange w:id="13424" w:author="Barshadskaya, Yuliya" w:date="2024-02-22T23:53:00Z">
              <w:rPr>
                <w:rStyle w:val="y2iqfc"/>
                <w:rFonts w:ascii="inherit" w:hAnsi="inherit" w:hint="eastAsia"/>
                <w:color w:val="E8EAED"/>
                <w:sz w:val="42"/>
                <w:szCs w:val="42"/>
              </w:rPr>
            </w:rPrChange>
          </w:rPr>
          <w:t>в</w:t>
        </w:r>
        <w:r w:rsidRPr="0044154E">
          <w:rPr>
            <w:rStyle w:val="y2iqfc"/>
            <w:rFonts w:cs="Times New Roman"/>
            <w:color w:val="000000" w:themeColor="text1"/>
            <w:szCs w:val="24"/>
            <w:rPrChange w:id="13425" w:author="Barshadskaya, Yuliya" w:date="2024-02-22T23:53:00Z">
              <w:rPr>
                <w:rStyle w:val="y2iqfc"/>
                <w:rFonts w:ascii="inherit" w:hAnsi="inherit"/>
                <w:color w:val="E8EAED"/>
                <w:sz w:val="42"/>
                <w:szCs w:val="42"/>
              </w:rPr>
            </w:rPrChange>
          </w:rPr>
          <w:t xml:space="preserve"> </w:t>
        </w:r>
        <w:r w:rsidRPr="0044154E">
          <w:rPr>
            <w:rStyle w:val="y2iqfc"/>
            <w:rFonts w:cs="Times New Roman" w:hint="eastAsia"/>
            <w:color w:val="000000" w:themeColor="text1"/>
            <w:szCs w:val="24"/>
            <w:rPrChange w:id="13426" w:author="Barshadskaya, Yuliya" w:date="2024-02-22T23:53:00Z">
              <w:rPr>
                <w:rStyle w:val="y2iqfc"/>
                <w:rFonts w:ascii="inherit" w:hAnsi="inherit" w:hint="eastAsia"/>
                <w:color w:val="E8EAED"/>
                <w:sz w:val="42"/>
                <w:szCs w:val="42"/>
              </w:rPr>
            </w:rPrChange>
          </w:rPr>
          <w:t>клинически</w:t>
        </w:r>
        <w:r w:rsidRPr="0044154E">
          <w:rPr>
            <w:rStyle w:val="y2iqfc"/>
            <w:rFonts w:cs="Times New Roman"/>
            <w:color w:val="000000" w:themeColor="text1"/>
            <w:szCs w:val="24"/>
            <w:rPrChange w:id="13427" w:author="Barshadskaya, Yuliya" w:date="2024-02-22T23:53:00Z">
              <w:rPr>
                <w:rStyle w:val="y2iqfc"/>
                <w:rFonts w:ascii="inherit" w:hAnsi="inherit"/>
                <w:color w:val="E8EAED"/>
                <w:sz w:val="42"/>
                <w:szCs w:val="42"/>
              </w:rPr>
            </w:rPrChange>
          </w:rPr>
          <w:t xml:space="preserve"> </w:t>
        </w:r>
        <w:r w:rsidRPr="0044154E">
          <w:rPr>
            <w:rStyle w:val="y2iqfc"/>
            <w:rFonts w:cs="Times New Roman" w:hint="eastAsia"/>
            <w:color w:val="000000" w:themeColor="text1"/>
            <w:szCs w:val="24"/>
            <w:rPrChange w:id="13428" w:author="Barshadskaya, Yuliya" w:date="2024-02-22T23:53:00Z">
              <w:rPr>
                <w:rStyle w:val="y2iqfc"/>
                <w:rFonts w:ascii="inherit" w:hAnsi="inherit" w:hint="eastAsia"/>
                <w:color w:val="E8EAED"/>
                <w:sz w:val="42"/>
                <w:szCs w:val="42"/>
              </w:rPr>
            </w:rPrChange>
          </w:rPr>
          <w:t>значимых</w:t>
        </w:r>
        <w:r w:rsidRPr="0044154E">
          <w:rPr>
            <w:rStyle w:val="y2iqfc"/>
            <w:rFonts w:cs="Times New Roman"/>
            <w:color w:val="000000" w:themeColor="text1"/>
            <w:szCs w:val="24"/>
            <w:rPrChange w:id="13429" w:author="Barshadskaya, Yuliya" w:date="2024-02-22T23:53:00Z">
              <w:rPr>
                <w:rStyle w:val="y2iqfc"/>
                <w:rFonts w:ascii="inherit" w:hAnsi="inherit"/>
                <w:color w:val="E8EAED"/>
                <w:sz w:val="42"/>
                <w:szCs w:val="42"/>
              </w:rPr>
            </w:rPrChange>
          </w:rPr>
          <w:t xml:space="preserve"> </w:t>
        </w:r>
        <w:r w:rsidRPr="0044154E">
          <w:rPr>
            <w:rStyle w:val="y2iqfc"/>
            <w:rFonts w:cs="Times New Roman" w:hint="eastAsia"/>
            <w:color w:val="000000" w:themeColor="text1"/>
            <w:szCs w:val="24"/>
            <w:rPrChange w:id="13430" w:author="Barshadskaya, Yuliya" w:date="2024-02-22T23:53:00Z">
              <w:rPr>
                <w:rStyle w:val="y2iqfc"/>
                <w:rFonts w:ascii="inherit" w:hAnsi="inherit" w:hint="eastAsia"/>
                <w:color w:val="E8EAED"/>
                <w:sz w:val="42"/>
                <w:szCs w:val="42"/>
              </w:rPr>
            </w:rPrChange>
          </w:rPr>
          <w:t>концентрациях</w:t>
        </w:r>
        <w:r w:rsidRPr="0044154E">
          <w:rPr>
            <w:rStyle w:val="y2iqfc"/>
            <w:rFonts w:cs="Times New Roman"/>
            <w:color w:val="000000" w:themeColor="text1"/>
            <w:szCs w:val="24"/>
            <w:rPrChange w:id="13431" w:author="Barshadskaya, Yuliya" w:date="2024-02-22T23:53:00Z">
              <w:rPr>
                <w:rStyle w:val="y2iqfc"/>
                <w:rFonts w:ascii="inherit" w:hAnsi="inherit"/>
                <w:color w:val="E8EAED"/>
                <w:sz w:val="42"/>
                <w:szCs w:val="42"/>
              </w:rPr>
            </w:rPrChange>
          </w:rPr>
          <w:t xml:space="preserve">. </w:t>
        </w:r>
        <w:r w:rsidRPr="0044154E">
          <w:rPr>
            <w:rStyle w:val="y2iqfc"/>
            <w:rFonts w:cs="Times New Roman"/>
            <w:color w:val="000000" w:themeColor="text1"/>
            <w:szCs w:val="24"/>
            <w:rPrChange w:id="13432" w:author="Barshadskaya, Yuliya" w:date="2024-02-22T23:53:00Z">
              <w:rPr>
                <w:rStyle w:val="y2iqfc"/>
                <w:rFonts w:cs="Times New Roman"/>
                <w:color w:val="E8EAED"/>
                <w:szCs w:val="24"/>
              </w:rPr>
            </w:rPrChange>
          </w:rPr>
          <w:t xml:space="preserve">В </w:t>
        </w:r>
      </w:ins>
      <w:ins w:id="13433" w:author="N F" w:date="2023-10-24T23:36:00Z">
        <w:r w:rsidRPr="0044154E">
          <w:rPr>
            <w:rStyle w:val="y2iqfc"/>
            <w:rFonts w:cs="Times New Roman"/>
            <w:color w:val="000000" w:themeColor="text1"/>
            <w:szCs w:val="24"/>
            <w:rPrChange w:id="13434" w:author="Barshadskaya, Yuliya" w:date="2024-02-22T23:53:00Z">
              <w:rPr>
                <w:rStyle w:val="y2iqfc"/>
                <w:rFonts w:cs="Times New Roman"/>
                <w:color w:val="E8EAED"/>
                <w:szCs w:val="24"/>
              </w:rPr>
            </w:rPrChange>
          </w:rPr>
          <w:t>исследованиях</w:t>
        </w:r>
      </w:ins>
      <w:ins w:id="13435" w:author="N F" w:date="2023-10-24T23:35:00Z">
        <w:r w:rsidRPr="0044154E">
          <w:rPr>
            <w:rStyle w:val="y2iqfc"/>
            <w:rFonts w:cs="Times New Roman"/>
            <w:color w:val="000000" w:themeColor="text1"/>
            <w:szCs w:val="24"/>
            <w:rPrChange w:id="13436" w:author="Barshadskaya, Yuliya" w:date="2024-02-22T23:53:00Z">
              <w:rPr>
                <w:rStyle w:val="y2iqfc"/>
                <w:rFonts w:ascii="inherit" w:hAnsi="inherit"/>
                <w:color w:val="E8EAED"/>
                <w:sz w:val="42"/>
                <w:szCs w:val="42"/>
              </w:rPr>
            </w:rPrChange>
          </w:rPr>
          <w:t xml:space="preserve"> in vitro, </w:t>
        </w:r>
        <w:r w:rsidRPr="0044154E">
          <w:rPr>
            <w:rStyle w:val="y2iqfc"/>
            <w:rFonts w:cs="Times New Roman" w:hint="eastAsia"/>
            <w:color w:val="000000" w:themeColor="text1"/>
            <w:szCs w:val="24"/>
            <w:rPrChange w:id="13437" w:author="Barshadskaya, Yuliya" w:date="2024-02-22T23:53:00Z">
              <w:rPr>
                <w:rStyle w:val="y2iqfc"/>
                <w:rFonts w:ascii="inherit" w:hAnsi="inherit" w:hint="eastAsia"/>
                <w:color w:val="E8EAED"/>
                <w:sz w:val="42"/>
                <w:szCs w:val="42"/>
              </w:rPr>
            </w:rPrChange>
          </w:rPr>
          <w:t>осимертиниб</w:t>
        </w:r>
        <w:r w:rsidRPr="0044154E">
          <w:rPr>
            <w:rStyle w:val="y2iqfc"/>
            <w:rFonts w:cs="Times New Roman"/>
            <w:color w:val="000000" w:themeColor="text1"/>
            <w:szCs w:val="24"/>
            <w:rPrChange w:id="13438" w:author="Barshadskaya, Yuliya" w:date="2024-02-22T23:53:00Z">
              <w:rPr>
                <w:rStyle w:val="y2iqfc"/>
                <w:rFonts w:ascii="inherit" w:hAnsi="inherit"/>
                <w:color w:val="E8EAED"/>
                <w:sz w:val="42"/>
                <w:szCs w:val="42"/>
              </w:rPr>
            </w:rPrChange>
          </w:rPr>
          <w:t xml:space="preserve"> </w:t>
        </w:r>
        <w:r w:rsidRPr="0044154E">
          <w:rPr>
            <w:rStyle w:val="y2iqfc"/>
            <w:rFonts w:cs="Times New Roman" w:hint="eastAsia"/>
            <w:color w:val="000000" w:themeColor="text1"/>
            <w:szCs w:val="24"/>
            <w:rPrChange w:id="13439" w:author="Barshadskaya, Yuliya" w:date="2024-02-22T23:53:00Z">
              <w:rPr>
                <w:rStyle w:val="y2iqfc"/>
                <w:rFonts w:ascii="inherit" w:hAnsi="inherit" w:hint="eastAsia"/>
                <w:color w:val="E8EAED"/>
                <w:sz w:val="42"/>
                <w:szCs w:val="42"/>
              </w:rPr>
            </w:rPrChange>
          </w:rPr>
          <w:t>не</w:t>
        </w:r>
        <w:r w:rsidRPr="0044154E">
          <w:rPr>
            <w:rStyle w:val="y2iqfc"/>
            <w:rFonts w:cs="Times New Roman"/>
            <w:color w:val="000000" w:themeColor="text1"/>
            <w:szCs w:val="24"/>
            <w:rPrChange w:id="13440" w:author="Barshadskaya, Yuliya" w:date="2024-02-22T23:53:00Z">
              <w:rPr>
                <w:rStyle w:val="y2iqfc"/>
                <w:rFonts w:ascii="inherit" w:hAnsi="inherit"/>
                <w:color w:val="E8EAED"/>
                <w:sz w:val="42"/>
                <w:szCs w:val="42"/>
              </w:rPr>
            </w:rPrChange>
          </w:rPr>
          <w:t xml:space="preserve"> </w:t>
        </w:r>
        <w:r w:rsidRPr="0044154E">
          <w:rPr>
            <w:rStyle w:val="y2iqfc"/>
            <w:rFonts w:cs="Times New Roman" w:hint="eastAsia"/>
            <w:color w:val="000000" w:themeColor="text1"/>
            <w:szCs w:val="24"/>
            <w:rPrChange w:id="13441" w:author="Barshadskaya, Yuliya" w:date="2024-02-22T23:53:00Z">
              <w:rPr>
                <w:rStyle w:val="y2iqfc"/>
                <w:rFonts w:ascii="inherit" w:hAnsi="inherit" w:hint="eastAsia"/>
                <w:color w:val="E8EAED"/>
                <w:sz w:val="42"/>
                <w:szCs w:val="42"/>
              </w:rPr>
            </w:rPrChange>
          </w:rPr>
          <w:t>является</w:t>
        </w:r>
        <w:r w:rsidRPr="0044154E">
          <w:rPr>
            <w:rStyle w:val="y2iqfc"/>
            <w:rFonts w:cs="Times New Roman"/>
            <w:color w:val="000000" w:themeColor="text1"/>
            <w:szCs w:val="24"/>
            <w:rPrChange w:id="13442" w:author="Barshadskaya, Yuliya" w:date="2024-02-22T23:53:00Z">
              <w:rPr>
                <w:rStyle w:val="y2iqfc"/>
                <w:rFonts w:ascii="inherit" w:hAnsi="inherit"/>
                <w:color w:val="E8EAED"/>
                <w:sz w:val="42"/>
                <w:szCs w:val="42"/>
              </w:rPr>
            </w:rPrChange>
          </w:rPr>
          <w:t xml:space="preserve"> </w:t>
        </w:r>
        <w:r w:rsidRPr="0044154E">
          <w:rPr>
            <w:rStyle w:val="y2iqfc"/>
            <w:rFonts w:cs="Times New Roman" w:hint="eastAsia"/>
            <w:color w:val="000000" w:themeColor="text1"/>
            <w:szCs w:val="24"/>
            <w:rPrChange w:id="13443" w:author="Barshadskaya, Yuliya" w:date="2024-02-22T23:53:00Z">
              <w:rPr>
                <w:rStyle w:val="y2iqfc"/>
                <w:rFonts w:ascii="inherit" w:hAnsi="inherit" w:hint="eastAsia"/>
                <w:color w:val="E8EAED"/>
                <w:sz w:val="42"/>
                <w:szCs w:val="42"/>
              </w:rPr>
            </w:rPrChange>
          </w:rPr>
          <w:t>ингибитором</w:t>
        </w:r>
        <w:r w:rsidRPr="0044154E">
          <w:rPr>
            <w:rStyle w:val="y2iqfc"/>
            <w:rFonts w:cs="Times New Roman"/>
            <w:color w:val="000000" w:themeColor="text1"/>
            <w:szCs w:val="24"/>
            <w:rPrChange w:id="13444" w:author="Barshadskaya, Yuliya" w:date="2024-02-22T23:53:00Z">
              <w:rPr>
                <w:rStyle w:val="y2iqfc"/>
                <w:rFonts w:ascii="inherit" w:hAnsi="inherit"/>
                <w:color w:val="E8EAED"/>
                <w:sz w:val="42"/>
                <w:szCs w:val="42"/>
              </w:rPr>
            </w:rPrChange>
          </w:rPr>
          <w:t xml:space="preserve"> UGT1A1 </w:t>
        </w:r>
        <w:r w:rsidRPr="0044154E">
          <w:rPr>
            <w:rStyle w:val="y2iqfc"/>
            <w:rFonts w:cs="Times New Roman" w:hint="eastAsia"/>
            <w:color w:val="000000" w:themeColor="text1"/>
            <w:szCs w:val="24"/>
            <w:rPrChange w:id="13445" w:author="Barshadskaya, Yuliya" w:date="2024-02-22T23:53:00Z">
              <w:rPr>
                <w:rStyle w:val="y2iqfc"/>
                <w:rFonts w:ascii="inherit" w:hAnsi="inherit" w:hint="eastAsia"/>
                <w:color w:val="E8EAED"/>
                <w:sz w:val="42"/>
                <w:szCs w:val="42"/>
              </w:rPr>
            </w:rPrChange>
          </w:rPr>
          <w:t>и</w:t>
        </w:r>
        <w:r w:rsidRPr="0044154E">
          <w:rPr>
            <w:rStyle w:val="y2iqfc"/>
            <w:rFonts w:cs="Times New Roman"/>
            <w:color w:val="000000" w:themeColor="text1"/>
            <w:szCs w:val="24"/>
            <w:rPrChange w:id="13446" w:author="Barshadskaya, Yuliya" w:date="2024-02-22T23:53:00Z">
              <w:rPr>
                <w:rStyle w:val="y2iqfc"/>
                <w:rFonts w:ascii="inherit" w:hAnsi="inherit"/>
                <w:color w:val="E8EAED"/>
                <w:sz w:val="42"/>
                <w:szCs w:val="42"/>
              </w:rPr>
            </w:rPrChange>
          </w:rPr>
          <w:t xml:space="preserve"> UGT2B7 </w:t>
        </w:r>
        <w:r w:rsidRPr="0044154E">
          <w:rPr>
            <w:rStyle w:val="y2iqfc"/>
            <w:rFonts w:cs="Times New Roman" w:hint="eastAsia"/>
            <w:color w:val="000000" w:themeColor="text1"/>
            <w:szCs w:val="24"/>
            <w:rPrChange w:id="13447" w:author="Barshadskaya, Yuliya" w:date="2024-02-22T23:53:00Z">
              <w:rPr>
                <w:rStyle w:val="y2iqfc"/>
                <w:rFonts w:ascii="inherit" w:hAnsi="inherit" w:hint="eastAsia"/>
                <w:color w:val="E8EAED"/>
                <w:sz w:val="42"/>
                <w:szCs w:val="42"/>
              </w:rPr>
            </w:rPrChange>
          </w:rPr>
          <w:t>в</w:t>
        </w:r>
        <w:r w:rsidRPr="0044154E">
          <w:rPr>
            <w:rStyle w:val="y2iqfc"/>
            <w:rFonts w:cs="Times New Roman"/>
            <w:color w:val="000000" w:themeColor="text1"/>
            <w:szCs w:val="24"/>
            <w:rPrChange w:id="13448" w:author="Barshadskaya, Yuliya" w:date="2024-02-22T23:53:00Z">
              <w:rPr>
                <w:rStyle w:val="y2iqfc"/>
                <w:rFonts w:ascii="inherit" w:hAnsi="inherit"/>
                <w:color w:val="E8EAED"/>
                <w:sz w:val="42"/>
                <w:szCs w:val="42"/>
              </w:rPr>
            </w:rPrChange>
          </w:rPr>
          <w:t xml:space="preserve"> </w:t>
        </w:r>
        <w:r w:rsidRPr="0044154E">
          <w:rPr>
            <w:rStyle w:val="y2iqfc"/>
            <w:rFonts w:cs="Times New Roman" w:hint="eastAsia"/>
            <w:color w:val="000000" w:themeColor="text1"/>
            <w:szCs w:val="24"/>
            <w:rPrChange w:id="13449" w:author="Barshadskaya, Yuliya" w:date="2024-02-22T23:53:00Z">
              <w:rPr>
                <w:rStyle w:val="y2iqfc"/>
                <w:rFonts w:ascii="inherit" w:hAnsi="inherit" w:hint="eastAsia"/>
                <w:color w:val="E8EAED"/>
                <w:sz w:val="42"/>
                <w:szCs w:val="42"/>
              </w:rPr>
            </w:rPrChange>
          </w:rPr>
          <w:t>клинически</w:t>
        </w:r>
        <w:r w:rsidRPr="0044154E">
          <w:rPr>
            <w:rStyle w:val="y2iqfc"/>
            <w:rFonts w:cs="Times New Roman"/>
            <w:color w:val="000000" w:themeColor="text1"/>
            <w:szCs w:val="24"/>
            <w:rPrChange w:id="13450" w:author="Barshadskaya, Yuliya" w:date="2024-02-22T23:53:00Z">
              <w:rPr>
                <w:rStyle w:val="y2iqfc"/>
                <w:rFonts w:ascii="inherit" w:hAnsi="inherit"/>
                <w:color w:val="E8EAED"/>
                <w:sz w:val="42"/>
                <w:szCs w:val="42"/>
              </w:rPr>
            </w:rPrChange>
          </w:rPr>
          <w:t xml:space="preserve"> </w:t>
        </w:r>
        <w:r w:rsidRPr="0044154E">
          <w:rPr>
            <w:rStyle w:val="y2iqfc"/>
            <w:rFonts w:cs="Times New Roman" w:hint="eastAsia"/>
            <w:color w:val="000000" w:themeColor="text1"/>
            <w:szCs w:val="24"/>
            <w:rPrChange w:id="13451" w:author="Barshadskaya, Yuliya" w:date="2024-02-22T23:53:00Z">
              <w:rPr>
                <w:rStyle w:val="y2iqfc"/>
                <w:rFonts w:ascii="inherit" w:hAnsi="inherit" w:hint="eastAsia"/>
                <w:color w:val="E8EAED"/>
                <w:sz w:val="42"/>
                <w:szCs w:val="42"/>
              </w:rPr>
            </w:rPrChange>
          </w:rPr>
          <w:t>значимых</w:t>
        </w:r>
        <w:r w:rsidRPr="0044154E">
          <w:rPr>
            <w:rStyle w:val="y2iqfc"/>
            <w:rFonts w:cs="Times New Roman"/>
            <w:color w:val="000000" w:themeColor="text1"/>
            <w:szCs w:val="24"/>
            <w:rPrChange w:id="13452" w:author="Barshadskaya, Yuliya" w:date="2024-02-22T23:53:00Z">
              <w:rPr>
                <w:rStyle w:val="y2iqfc"/>
                <w:rFonts w:ascii="inherit" w:hAnsi="inherit"/>
                <w:color w:val="E8EAED"/>
                <w:sz w:val="42"/>
                <w:szCs w:val="42"/>
              </w:rPr>
            </w:rPrChange>
          </w:rPr>
          <w:t xml:space="preserve"> </w:t>
        </w:r>
        <w:r w:rsidRPr="0044154E">
          <w:rPr>
            <w:rStyle w:val="y2iqfc"/>
            <w:rFonts w:cs="Times New Roman" w:hint="eastAsia"/>
            <w:color w:val="000000" w:themeColor="text1"/>
            <w:szCs w:val="24"/>
            <w:rPrChange w:id="13453" w:author="Barshadskaya, Yuliya" w:date="2024-02-22T23:53:00Z">
              <w:rPr>
                <w:rStyle w:val="y2iqfc"/>
                <w:rFonts w:ascii="inherit" w:hAnsi="inherit" w:hint="eastAsia"/>
                <w:color w:val="E8EAED"/>
                <w:sz w:val="42"/>
                <w:szCs w:val="42"/>
              </w:rPr>
            </w:rPrChange>
          </w:rPr>
          <w:t>концентрациях</w:t>
        </w:r>
        <w:r w:rsidRPr="0044154E">
          <w:rPr>
            <w:rStyle w:val="y2iqfc"/>
            <w:rFonts w:cs="Times New Roman"/>
            <w:color w:val="000000" w:themeColor="text1"/>
            <w:szCs w:val="24"/>
            <w:rPrChange w:id="13454" w:author="Barshadskaya, Yuliya" w:date="2024-02-22T23:53:00Z">
              <w:rPr>
                <w:rStyle w:val="y2iqfc"/>
                <w:rFonts w:ascii="inherit" w:hAnsi="inherit"/>
                <w:color w:val="E8EAED"/>
                <w:sz w:val="42"/>
                <w:szCs w:val="42"/>
              </w:rPr>
            </w:rPrChange>
          </w:rPr>
          <w:t xml:space="preserve"> </w:t>
        </w:r>
        <w:r w:rsidRPr="0044154E">
          <w:rPr>
            <w:rStyle w:val="y2iqfc"/>
            <w:rFonts w:cs="Times New Roman" w:hint="eastAsia"/>
            <w:color w:val="000000" w:themeColor="text1"/>
            <w:szCs w:val="24"/>
            <w:rPrChange w:id="13455" w:author="Barshadskaya, Yuliya" w:date="2024-02-22T23:53:00Z">
              <w:rPr>
                <w:rStyle w:val="y2iqfc"/>
                <w:rFonts w:ascii="inherit" w:hAnsi="inherit" w:hint="eastAsia"/>
                <w:color w:val="E8EAED"/>
                <w:sz w:val="42"/>
                <w:szCs w:val="42"/>
              </w:rPr>
            </w:rPrChange>
          </w:rPr>
          <w:t>в</w:t>
        </w:r>
        <w:r w:rsidRPr="0044154E">
          <w:rPr>
            <w:rStyle w:val="y2iqfc"/>
            <w:rFonts w:cs="Times New Roman"/>
            <w:color w:val="000000" w:themeColor="text1"/>
            <w:szCs w:val="24"/>
            <w:rPrChange w:id="13456" w:author="Barshadskaya, Yuliya" w:date="2024-02-22T23:53:00Z">
              <w:rPr>
                <w:rStyle w:val="y2iqfc"/>
                <w:rFonts w:ascii="inherit" w:hAnsi="inherit"/>
                <w:color w:val="E8EAED"/>
                <w:sz w:val="42"/>
                <w:szCs w:val="42"/>
              </w:rPr>
            </w:rPrChange>
          </w:rPr>
          <w:t xml:space="preserve"> </w:t>
        </w:r>
        <w:r w:rsidRPr="0044154E">
          <w:rPr>
            <w:rStyle w:val="y2iqfc"/>
            <w:rFonts w:cs="Times New Roman" w:hint="eastAsia"/>
            <w:color w:val="000000" w:themeColor="text1"/>
            <w:szCs w:val="24"/>
            <w:rPrChange w:id="13457" w:author="Barshadskaya, Yuliya" w:date="2024-02-22T23:53:00Z">
              <w:rPr>
                <w:rStyle w:val="y2iqfc"/>
                <w:rFonts w:ascii="inherit" w:hAnsi="inherit" w:hint="eastAsia"/>
                <w:color w:val="E8EAED"/>
                <w:sz w:val="42"/>
                <w:szCs w:val="42"/>
              </w:rPr>
            </w:rPrChange>
          </w:rPr>
          <w:t>печени</w:t>
        </w:r>
        <w:r w:rsidRPr="0044154E">
          <w:rPr>
            <w:rStyle w:val="y2iqfc"/>
            <w:rFonts w:cs="Times New Roman"/>
            <w:color w:val="000000" w:themeColor="text1"/>
            <w:szCs w:val="24"/>
            <w:rPrChange w:id="13458" w:author="Barshadskaya, Yuliya" w:date="2024-02-22T23:53:00Z">
              <w:rPr>
                <w:rStyle w:val="y2iqfc"/>
                <w:rFonts w:ascii="inherit" w:hAnsi="inherit"/>
                <w:color w:val="E8EAED"/>
                <w:sz w:val="42"/>
                <w:szCs w:val="42"/>
              </w:rPr>
            </w:rPrChange>
          </w:rPr>
          <w:t xml:space="preserve">. </w:t>
        </w:r>
        <w:r w:rsidRPr="0044154E">
          <w:rPr>
            <w:rStyle w:val="y2iqfc"/>
            <w:rFonts w:cs="Times New Roman" w:hint="eastAsia"/>
            <w:color w:val="000000" w:themeColor="text1"/>
            <w:szCs w:val="24"/>
            <w:rPrChange w:id="13459" w:author="Barshadskaya, Yuliya" w:date="2024-02-22T23:53:00Z">
              <w:rPr>
                <w:rStyle w:val="y2iqfc"/>
                <w:rFonts w:ascii="inherit" w:hAnsi="inherit" w:hint="eastAsia"/>
                <w:color w:val="E8EAED"/>
                <w:sz w:val="42"/>
                <w:szCs w:val="42"/>
              </w:rPr>
            </w:rPrChange>
          </w:rPr>
          <w:t>Ингибирование</w:t>
        </w:r>
        <w:r w:rsidRPr="0044154E">
          <w:rPr>
            <w:rStyle w:val="y2iqfc"/>
            <w:rFonts w:cs="Times New Roman"/>
            <w:color w:val="000000" w:themeColor="text1"/>
            <w:szCs w:val="24"/>
            <w:rPrChange w:id="13460" w:author="Barshadskaya, Yuliya" w:date="2024-02-22T23:53:00Z">
              <w:rPr>
                <w:rStyle w:val="y2iqfc"/>
                <w:rFonts w:ascii="inherit" w:hAnsi="inherit"/>
                <w:color w:val="E8EAED"/>
                <w:sz w:val="42"/>
                <w:szCs w:val="42"/>
              </w:rPr>
            </w:rPrChange>
          </w:rPr>
          <w:t xml:space="preserve"> UGT1A1 </w:t>
        </w:r>
        <w:r w:rsidRPr="0044154E">
          <w:rPr>
            <w:rStyle w:val="y2iqfc"/>
            <w:rFonts w:cs="Times New Roman" w:hint="eastAsia"/>
            <w:color w:val="000000" w:themeColor="text1"/>
            <w:szCs w:val="24"/>
            <w:rPrChange w:id="13461" w:author="Barshadskaya, Yuliya" w:date="2024-02-22T23:53:00Z">
              <w:rPr>
                <w:rStyle w:val="y2iqfc"/>
                <w:rFonts w:ascii="inherit" w:hAnsi="inherit" w:hint="eastAsia"/>
                <w:color w:val="E8EAED"/>
                <w:sz w:val="42"/>
                <w:szCs w:val="42"/>
              </w:rPr>
            </w:rPrChange>
          </w:rPr>
          <w:t>в</w:t>
        </w:r>
        <w:r w:rsidRPr="0044154E">
          <w:rPr>
            <w:rStyle w:val="y2iqfc"/>
            <w:rFonts w:cs="Times New Roman"/>
            <w:color w:val="000000" w:themeColor="text1"/>
            <w:szCs w:val="24"/>
            <w:rPrChange w:id="13462" w:author="Barshadskaya, Yuliya" w:date="2024-02-22T23:53:00Z">
              <w:rPr>
                <w:rStyle w:val="y2iqfc"/>
                <w:rFonts w:ascii="inherit" w:hAnsi="inherit"/>
                <w:color w:val="E8EAED"/>
                <w:sz w:val="42"/>
                <w:szCs w:val="42"/>
              </w:rPr>
            </w:rPrChange>
          </w:rPr>
          <w:t xml:space="preserve"> </w:t>
        </w:r>
        <w:r w:rsidRPr="0044154E">
          <w:rPr>
            <w:rStyle w:val="y2iqfc"/>
            <w:rFonts w:cs="Times New Roman" w:hint="eastAsia"/>
            <w:color w:val="000000" w:themeColor="text1"/>
            <w:szCs w:val="24"/>
            <w:rPrChange w:id="13463" w:author="Barshadskaya, Yuliya" w:date="2024-02-22T23:53:00Z">
              <w:rPr>
                <w:rStyle w:val="y2iqfc"/>
                <w:rFonts w:ascii="inherit" w:hAnsi="inherit" w:hint="eastAsia"/>
                <w:color w:val="E8EAED"/>
                <w:sz w:val="42"/>
                <w:szCs w:val="42"/>
              </w:rPr>
            </w:rPrChange>
          </w:rPr>
          <w:t>кишечнике</w:t>
        </w:r>
        <w:r w:rsidRPr="0044154E">
          <w:rPr>
            <w:rStyle w:val="y2iqfc"/>
            <w:rFonts w:cs="Times New Roman"/>
            <w:color w:val="000000" w:themeColor="text1"/>
            <w:szCs w:val="24"/>
            <w:rPrChange w:id="13464" w:author="Barshadskaya, Yuliya" w:date="2024-02-22T23:53:00Z">
              <w:rPr>
                <w:rStyle w:val="y2iqfc"/>
                <w:rFonts w:ascii="inherit" w:hAnsi="inherit"/>
                <w:color w:val="E8EAED"/>
                <w:sz w:val="42"/>
                <w:szCs w:val="42"/>
              </w:rPr>
            </w:rPrChange>
          </w:rPr>
          <w:t xml:space="preserve"> </w:t>
        </w:r>
        <w:r w:rsidRPr="0044154E">
          <w:rPr>
            <w:rStyle w:val="y2iqfc"/>
            <w:rFonts w:cs="Times New Roman" w:hint="eastAsia"/>
            <w:color w:val="000000" w:themeColor="text1"/>
            <w:szCs w:val="24"/>
            <w:rPrChange w:id="13465" w:author="Barshadskaya, Yuliya" w:date="2024-02-22T23:53:00Z">
              <w:rPr>
                <w:rStyle w:val="y2iqfc"/>
                <w:rFonts w:ascii="inherit" w:hAnsi="inherit" w:hint="eastAsia"/>
                <w:color w:val="E8EAED"/>
                <w:sz w:val="42"/>
                <w:szCs w:val="42"/>
              </w:rPr>
            </w:rPrChange>
          </w:rPr>
          <w:t>возможно</w:t>
        </w:r>
        <w:r w:rsidRPr="0044154E">
          <w:rPr>
            <w:rStyle w:val="y2iqfc"/>
            <w:rFonts w:cs="Times New Roman"/>
            <w:color w:val="000000" w:themeColor="text1"/>
            <w:szCs w:val="24"/>
            <w:rPrChange w:id="13466" w:author="Barshadskaya, Yuliya" w:date="2024-02-22T23:53:00Z">
              <w:rPr>
                <w:rStyle w:val="y2iqfc"/>
                <w:rFonts w:ascii="inherit" w:hAnsi="inherit"/>
                <w:color w:val="E8EAED"/>
                <w:sz w:val="42"/>
                <w:szCs w:val="42"/>
              </w:rPr>
            </w:rPrChange>
          </w:rPr>
          <w:t xml:space="preserve">, </w:t>
        </w:r>
        <w:r w:rsidRPr="0044154E">
          <w:rPr>
            <w:rStyle w:val="y2iqfc"/>
            <w:rFonts w:cs="Times New Roman" w:hint="eastAsia"/>
            <w:color w:val="000000" w:themeColor="text1"/>
            <w:szCs w:val="24"/>
            <w:rPrChange w:id="13467" w:author="Barshadskaya, Yuliya" w:date="2024-02-22T23:53:00Z">
              <w:rPr>
                <w:rStyle w:val="y2iqfc"/>
                <w:rFonts w:ascii="inherit" w:hAnsi="inherit" w:hint="eastAsia"/>
                <w:color w:val="E8EAED"/>
                <w:sz w:val="42"/>
                <w:szCs w:val="42"/>
              </w:rPr>
            </w:rPrChange>
          </w:rPr>
          <w:t>но</w:t>
        </w:r>
        <w:r w:rsidRPr="0044154E">
          <w:rPr>
            <w:rStyle w:val="y2iqfc"/>
            <w:rFonts w:cs="Times New Roman"/>
            <w:color w:val="000000" w:themeColor="text1"/>
            <w:szCs w:val="24"/>
            <w:rPrChange w:id="13468" w:author="Barshadskaya, Yuliya" w:date="2024-02-22T23:53:00Z">
              <w:rPr>
                <w:rStyle w:val="y2iqfc"/>
                <w:rFonts w:ascii="inherit" w:hAnsi="inherit"/>
                <w:color w:val="E8EAED"/>
                <w:sz w:val="42"/>
                <w:szCs w:val="42"/>
              </w:rPr>
            </w:rPrChange>
          </w:rPr>
          <w:t xml:space="preserve"> </w:t>
        </w:r>
        <w:r w:rsidRPr="0044154E">
          <w:rPr>
            <w:rStyle w:val="y2iqfc"/>
            <w:rFonts w:cs="Times New Roman" w:hint="eastAsia"/>
            <w:color w:val="000000" w:themeColor="text1"/>
            <w:szCs w:val="24"/>
            <w:rPrChange w:id="13469" w:author="Barshadskaya, Yuliya" w:date="2024-02-22T23:53:00Z">
              <w:rPr>
                <w:rStyle w:val="y2iqfc"/>
                <w:rFonts w:ascii="inherit" w:hAnsi="inherit" w:hint="eastAsia"/>
                <w:color w:val="E8EAED"/>
                <w:sz w:val="42"/>
                <w:szCs w:val="42"/>
              </w:rPr>
            </w:rPrChange>
          </w:rPr>
          <w:t>клиническое</w:t>
        </w:r>
        <w:r w:rsidRPr="0044154E">
          <w:rPr>
            <w:rStyle w:val="y2iqfc"/>
            <w:rFonts w:cs="Times New Roman"/>
            <w:color w:val="000000" w:themeColor="text1"/>
            <w:szCs w:val="24"/>
            <w:rPrChange w:id="13470" w:author="Barshadskaya, Yuliya" w:date="2024-02-22T23:53:00Z">
              <w:rPr>
                <w:rStyle w:val="y2iqfc"/>
                <w:rFonts w:ascii="inherit" w:hAnsi="inherit"/>
                <w:color w:val="E8EAED"/>
                <w:sz w:val="42"/>
                <w:szCs w:val="42"/>
              </w:rPr>
            </w:rPrChange>
          </w:rPr>
          <w:t xml:space="preserve"> </w:t>
        </w:r>
        <w:r w:rsidRPr="0044154E">
          <w:rPr>
            <w:rStyle w:val="y2iqfc"/>
            <w:rFonts w:cs="Times New Roman" w:hint="eastAsia"/>
            <w:color w:val="000000" w:themeColor="text1"/>
            <w:szCs w:val="24"/>
            <w:rPrChange w:id="13471" w:author="Barshadskaya, Yuliya" w:date="2024-02-22T23:53:00Z">
              <w:rPr>
                <w:rStyle w:val="y2iqfc"/>
                <w:rFonts w:ascii="inherit" w:hAnsi="inherit" w:hint="eastAsia"/>
                <w:color w:val="E8EAED"/>
                <w:sz w:val="42"/>
                <w:szCs w:val="42"/>
              </w:rPr>
            </w:rPrChange>
          </w:rPr>
          <w:t>влияние</w:t>
        </w:r>
        <w:r w:rsidRPr="0044154E">
          <w:rPr>
            <w:rStyle w:val="y2iqfc"/>
            <w:rFonts w:cs="Times New Roman"/>
            <w:color w:val="000000" w:themeColor="text1"/>
            <w:szCs w:val="24"/>
            <w:rPrChange w:id="13472" w:author="Barshadskaya, Yuliya" w:date="2024-02-22T23:53:00Z">
              <w:rPr>
                <w:rStyle w:val="y2iqfc"/>
                <w:rFonts w:ascii="inherit" w:hAnsi="inherit"/>
                <w:color w:val="E8EAED"/>
                <w:sz w:val="42"/>
                <w:szCs w:val="42"/>
              </w:rPr>
            </w:rPrChange>
          </w:rPr>
          <w:t xml:space="preserve"> </w:t>
        </w:r>
        <w:r w:rsidRPr="0044154E">
          <w:rPr>
            <w:rStyle w:val="y2iqfc"/>
            <w:rFonts w:cs="Times New Roman" w:hint="eastAsia"/>
            <w:color w:val="000000" w:themeColor="text1"/>
            <w:szCs w:val="24"/>
            <w:rPrChange w:id="13473" w:author="Barshadskaya, Yuliya" w:date="2024-02-22T23:53:00Z">
              <w:rPr>
                <w:rStyle w:val="y2iqfc"/>
                <w:rFonts w:ascii="inherit" w:hAnsi="inherit" w:hint="eastAsia"/>
                <w:color w:val="E8EAED"/>
                <w:sz w:val="42"/>
                <w:szCs w:val="42"/>
              </w:rPr>
            </w:rPrChange>
          </w:rPr>
          <w:t>неизвестно</w:t>
        </w:r>
      </w:ins>
      <w:ins w:id="13474" w:author="N F" w:date="2023-10-24T23:36:00Z">
        <w:r w:rsidRPr="0044154E">
          <w:rPr>
            <w:rStyle w:val="y2iqfc"/>
            <w:rFonts w:cs="Times New Roman"/>
            <w:color w:val="000000" w:themeColor="text1"/>
            <w:szCs w:val="24"/>
            <w:rPrChange w:id="13475" w:author="Barshadskaya, Yuliya" w:date="2024-02-22T23:53:00Z">
              <w:rPr>
                <w:rStyle w:val="y2iqfc"/>
                <w:rFonts w:cs="Times New Roman"/>
                <w:color w:val="E8EAED"/>
                <w:szCs w:val="24"/>
              </w:rPr>
            </w:rPrChange>
          </w:rPr>
          <w:t xml:space="preserve">. </w:t>
        </w:r>
      </w:ins>
    </w:p>
    <w:p w14:paraId="66D866EB" w14:textId="77777777" w:rsidR="00F12443" w:rsidRPr="00F43EBA" w:rsidRDefault="00F12443">
      <w:pPr>
        <w:pStyle w:val="SDText"/>
        <w:spacing w:after="0"/>
        <w:rPr>
          <w:rFonts w:cs="Times New Roman"/>
          <w:color w:val="000000" w:themeColor="text1"/>
          <w:rPrChange w:id="13476" w:author="Barshadskaya, Yuliya" w:date="2024-01-15T19:03:00Z">
            <w:rPr>
              <w:rFonts w:cs="Times New Roman"/>
            </w:rPr>
          </w:rPrChange>
        </w:rPr>
        <w:pPrChange w:id="13477" w:author="Barshadskaya, Yuliya" w:date="2024-01-15T19:03:00Z">
          <w:pPr>
            <w:pStyle w:val="SDText"/>
          </w:pPr>
        </w:pPrChange>
      </w:pPr>
    </w:p>
    <w:p w14:paraId="3292B058" w14:textId="40D6CB8D" w:rsidR="00AA5E1A" w:rsidRPr="006E6534" w:rsidRDefault="00F43EBA">
      <w:pPr>
        <w:pStyle w:val="3"/>
        <w:numPr>
          <w:ilvl w:val="0"/>
          <w:numId w:val="0"/>
        </w:numPr>
        <w:spacing w:before="0" w:line="240" w:lineRule="auto"/>
        <w:rPr>
          <w:rFonts w:cs="Times New Roman"/>
          <w:sz w:val="24"/>
          <w:rPrChange w:id="13478" w:author="N F" w:date="2023-12-05T03:08:00Z">
            <w:rPr/>
          </w:rPrChange>
        </w:rPr>
        <w:pPrChange w:id="13479" w:author="Barshadskaya, Yuliya" w:date="2024-01-15T19:03:00Z">
          <w:pPr>
            <w:pStyle w:val="3"/>
          </w:pPr>
        </w:pPrChange>
      </w:pPr>
      <w:bookmarkStart w:id="13480" w:name="_Toc115733044"/>
      <w:ins w:id="13481" w:author="Barshadskaya, Yuliya" w:date="2024-01-15T19:03:00Z">
        <w:r>
          <w:rPr>
            <w:rFonts w:cs="Times New Roman"/>
            <w:sz w:val="24"/>
          </w:rPr>
          <w:t xml:space="preserve">4.1.4. </w:t>
        </w:r>
      </w:ins>
      <w:r w:rsidR="00AA5E1A" w:rsidRPr="006E6534">
        <w:rPr>
          <w:rFonts w:cs="Times New Roman"/>
          <w:sz w:val="24"/>
          <w:rPrChange w:id="13482" w:author="N F" w:date="2023-12-05T03:08:00Z">
            <w:rPr/>
          </w:rPrChange>
        </w:rPr>
        <w:t>Выведение</w:t>
      </w:r>
      <w:bookmarkEnd w:id="13480"/>
    </w:p>
    <w:p w14:paraId="592A7AA3" w14:textId="376BE6A0" w:rsidR="00482C96" w:rsidRPr="0044154E" w:rsidDel="0044154E" w:rsidRDefault="00F12443">
      <w:pPr>
        <w:spacing w:after="0" w:line="240" w:lineRule="auto"/>
        <w:rPr>
          <w:ins w:id="13483" w:author="N F" w:date="2023-10-24T23:38:00Z"/>
          <w:del w:id="13484" w:author="Barshadskaya, Yuliya" w:date="2024-02-22T23:53:00Z"/>
          <w:rStyle w:val="y2iqfc"/>
          <w:rFonts w:cs="Times New Roman"/>
          <w:color w:val="000000" w:themeColor="text1"/>
          <w:szCs w:val="24"/>
          <w:rPrChange w:id="13485" w:author="Barshadskaya, Yuliya" w:date="2024-02-22T23:53:00Z">
            <w:rPr>
              <w:ins w:id="13486" w:author="N F" w:date="2023-10-24T23:38:00Z"/>
              <w:del w:id="13487" w:author="Barshadskaya, Yuliya" w:date="2024-02-22T23:53:00Z"/>
              <w:rStyle w:val="y2iqfc"/>
              <w:rFonts w:eastAsiaTheme="majorEastAsia" w:cs="Times New Roman"/>
              <w:b/>
              <w:color w:val="E8EAED"/>
              <w:sz w:val="28"/>
              <w:szCs w:val="24"/>
            </w:rPr>
          </w:rPrChange>
        </w:rPr>
        <w:pPrChange w:id="13488" w:author="Barshadskaya, Yuliya" w:date="2024-01-15T19:04:00Z">
          <w:pPr/>
        </w:pPrChange>
      </w:pPr>
      <w:moveFromRangeStart w:id="13489" w:author="N F" w:date="2023-10-24T23:38:00Z" w:name="move149083116"/>
      <w:moveFrom w:id="13490" w:author="N F" w:date="2023-10-24T23:38:00Z">
        <w:r w:rsidRPr="0044154E" w:rsidDel="00482C96">
          <w:rPr>
            <w:rFonts w:cs="Times New Roman"/>
            <w:color w:val="000000" w:themeColor="text1"/>
            <w:rPrChange w:id="13491" w:author="Barshadskaya, Yuliya" w:date="2024-02-22T23:53:00Z">
              <w:rPr>
                <w:rFonts w:cs="Times New Roman"/>
              </w:rPr>
            </w:rPrChange>
          </w:rPr>
          <w:t xml:space="preserve">Доступны результаты исследования выведения </w:t>
        </w:r>
        <w:r w:rsidR="000C3FB1" w:rsidRPr="0044154E" w:rsidDel="00482C96">
          <w:rPr>
            <w:rFonts w:cs="Times New Roman"/>
            <w:color w:val="000000" w:themeColor="text1"/>
            <w:rPrChange w:id="13492" w:author="Barshadskaya, Yuliya" w:date="2024-02-22T23:53:00Z">
              <w:rPr>
                <w:rFonts w:cs="Times New Roman"/>
              </w:rPr>
            </w:rPrChange>
          </w:rPr>
          <w:t xml:space="preserve">радиоактивно меченого осимертиниба у здоровых </w:t>
        </w:r>
        <w:r w:rsidR="009A7DC7" w:rsidRPr="0044154E" w:rsidDel="00482C96">
          <w:rPr>
            <w:rFonts w:cs="Times New Roman"/>
            <w:color w:val="000000" w:themeColor="text1"/>
            <w:rPrChange w:id="13493" w:author="Barshadskaya, Yuliya" w:date="2024-02-22T23:53:00Z">
              <w:rPr>
                <w:rFonts w:cs="Times New Roman"/>
              </w:rPr>
            </w:rPrChange>
          </w:rPr>
          <w:t>добровольцев (</w:t>
        </w:r>
        <w:r w:rsidR="0007387C" w:rsidRPr="0044154E" w:rsidDel="00482C96">
          <w:rPr>
            <w:rFonts w:cs="Times New Roman"/>
            <w:color w:val="000000" w:themeColor="text1"/>
            <w:rPrChange w:id="13494" w:author="Barshadskaya, Yuliya" w:date="2024-02-22T23:53:00Z">
              <w:rPr>
                <w:rFonts w:cs="Times New Roman"/>
              </w:rPr>
            </w:rPrChange>
          </w:rPr>
          <w:fldChar w:fldCharType="begin"/>
        </w:r>
        <w:r w:rsidR="0007387C" w:rsidRPr="0044154E" w:rsidDel="00482C96">
          <w:rPr>
            <w:rFonts w:cs="Times New Roman"/>
            <w:color w:val="000000" w:themeColor="text1"/>
            <w:rPrChange w:id="13495" w:author="Barshadskaya, Yuliya" w:date="2024-02-22T23:53:00Z">
              <w:rPr>
                <w:rFonts w:cs="Times New Roman"/>
              </w:rPr>
            </w:rPrChange>
          </w:rPr>
          <w:instrText xml:space="preserve"> REF _Ref115228126 \h </w:instrText>
        </w:r>
        <w:r w:rsidR="00415551" w:rsidRPr="0044154E" w:rsidDel="00482C96">
          <w:rPr>
            <w:rFonts w:cs="Times New Roman"/>
            <w:color w:val="000000" w:themeColor="text1"/>
            <w:rPrChange w:id="13496" w:author="Barshadskaya, Yuliya" w:date="2024-02-22T23:53:00Z">
              <w:rPr>
                <w:rFonts w:cs="Times New Roman"/>
              </w:rPr>
            </w:rPrChange>
          </w:rPr>
          <w:instrText xml:space="preserve"> \* MERGEFORMAT </w:instrText>
        </w:r>
      </w:moveFrom>
      <w:del w:id="13497" w:author="N F" w:date="2023-10-24T23:38:00Z">
        <w:r w:rsidR="0007387C" w:rsidRPr="0044154E" w:rsidDel="00482C96">
          <w:rPr>
            <w:rFonts w:cs="Times New Roman"/>
            <w:color w:val="000000" w:themeColor="text1"/>
            <w:rPrChange w:id="13498" w:author="Barshadskaya, Yuliya" w:date="2024-02-22T23:53:00Z">
              <w:rPr>
                <w:rFonts w:cs="Times New Roman"/>
                <w:color w:val="000000" w:themeColor="text1"/>
              </w:rPr>
            </w:rPrChange>
          </w:rPr>
        </w:r>
      </w:del>
      <w:moveFrom w:id="13499" w:author="N F" w:date="2023-10-24T23:38:00Z">
        <w:r w:rsidR="0007387C" w:rsidRPr="0044154E" w:rsidDel="00482C96">
          <w:rPr>
            <w:rFonts w:cs="Times New Roman"/>
            <w:color w:val="000000" w:themeColor="text1"/>
            <w:rPrChange w:id="13500" w:author="Barshadskaya, Yuliya" w:date="2024-02-22T23:53:00Z">
              <w:rPr>
                <w:rFonts w:cs="Times New Roman"/>
              </w:rPr>
            </w:rPrChange>
          </w:rPr>
          <w:fldChar w:fldCharType="separate"/>
        </w:r>
        <w:r w:rsidR="004C4CE2" w:rsidRPr="0044154E" w:rsidDel="00482C96">
          <w:rPr>
            <w:rFonts w:cs="Times New Roman"/>
            <w:color w:val="000000" w:themeColor="text1"/>
            <w:rPrChange w:id="13501" w:author="Barshadskaya, Yuliya" w:date="2024-02-22T23:53:00Z">
              <w:rPr>
                <w:rFonts w:cs="Times New Roman"/>
              </w:rPr>
            </w:rPrChange>
          </w:rPr>
          <w:t xml:space="preserve">Таблица </w:t>
        </w:r>
        <w:r w:rsidR="004C4CE2" w:rsidRPr="0044154E" w:rsidDel="00482C96">
          <w:rPr>
            <w:rFonts w:cs="Times New Roman"/>
            <w:noProof/>
            <w:color w:val="000000" w:themeColor="text1"/>
            <w:rPrChange w:id="13502" w:author="Barshadskaya, Yuliya" w:date="2024-02-22T23:53:00Z">
              <w:rPr>
                <w:rFonts w:cs="Times New Roman"/>
                <w:noProof/>
              </w:rPr>
            </w:rPrChange>
          </w:rPr>
          <w:t>4</w:t>
        </w:r>
        <w:r w:rsidR="004C4CE2" w:rsidRPr="0044154E" w:rsidDel="00482C96">
          <w:rPr>
            <w:rFonts w:cs="Times New Roman"/>
            <w:color w:val="000000" w:themeColor="text1"/>
            <w:rPrChange w:id="13503" w:author="Barshadskaya, Yuliya" w:date="2024-02-22T23:53:00Z">
              <w:rPr>
                <w:rFonts w:cs="Times New Roman"/>
              </w:rPr>
            </w:rPrChange>
          </w:rPr>
          <w:noBreakHyphen/>
        </w:r>
        <w:r w:rsidR="004C4CE2" w:rsidRPr="0044154E" w:rsidDel="00482C96">
          <w:rPr>
            <w:rFonts w:cs="Times New Roman"/>
            <w:noProof/>
            <w:color w:val="000000" w:themeColor="text1"/>
            <w:rPrChange w:id="13504" w:author="Barshadskaya, Yuliya" w:date="2024-02-22T23:53:00Z">
              <w:rPr>
                <w:rFonts w:cs="Times New Roman"/>
                <w:noProof/>
              </w:rPr>
            </w:rPrChange>
          </w:rPr>
          <w:t>2</w:t>
        </w:r>
        <w:r w:rsidR="0007387C" w:rsidRPr="0044154E" w:rsidDel="00482C96">
          <w:rPr>
            <w:rFonts w:cs="Times New Roman"/>
            <w:color w:val="000000" w:themeColor="text1"/>
            <w:rPrChange w:id="13505" w:author="Barshadskaya, Yuliya" w:date="2024-02-22T23:53:00Z">
              <w:rPr>
                <w:rFonts w:cs="Times New Roman"/>
              </w:rPr>
            </w:rPrChange>
          </w:rPr>
          <w:fldChar w:fldCharType="end"/>
        </w:r>
        <w:r w:rsidR="009A7DC7" w:rsidRPr="0044154E" w:rsidDel="00482C96">
          <w:rPr>
            <w:rFonts w:cs="Times New Roman"/>
            <w:color w:val="000000" w:themeColor="text1"/>
            <w:rPrChange w:id="13506" w:author="Barshadskaya, Yuliya" w:date="2024-02-22T23:53:00Z">
              <w:rPr>
                <w:rFonts w:cs="Times New Roman"/>
              </w:rPr>
            </w:rPrChange>
          </w:rPr>
          <w:t>)</w:t>
        </w:r>
        <w:r w:rsidRPr="0044154E" w:rsidDel="00482C96">
          <w:rPr>
            <w:rFonts w:cs="Times New Roman"/>
            <w:color w:val="000000" w:themeColor="text1"/>
            <w:rPrChange w:id="13507" w:author="Barshadskaya, Yuliya" w:date="2024-02-22T23:53:00Z">
              <w:rPr>
                <w:rFonts w:cs="Times New Roman"/>
              </w:rPr>
            </w:rPrChange>
          </w:rPr>
          <w:t xml:space="preserve"> </w:t>
        </w:r>
        <w:r w:rsidRPr="0044154E" w:rsidDel="00482C96">
          <w:rPr>
            <w:rFonts w:cs="Times New Roman"/>
            <w:color w:val="000000" w:themeColor="text1"/>
            <w:rPrChange w:id="13508" w:author="Barshadskaya, Yuliya" w:date="2024-02-22T23:53:00Z">
              <w:rPr>
                <w:rFonts w:cs="Times New Roman"/>
              </w:rPr>
            </w:rPrChange>
          </w:rPr>
          <w:fldChar w:fldCharType="begin"/>
        </w:r>
        <w:r w:rsidRPr="0044154E" w:rsidDel="00482C96">
          <w:rPr>
            <w:rFonts w:cs="Times New Roman"/>
            <w:color w:val="000000" w:themeColor="text1"/>
            <w:rPrChange w:id="13509" w:author="Barshadskaya, Yuliya" w:date="2024-02-22T23:53:00Z">
              <w:rPr>
                <w:rFonts w:cs="Times New Roman"/>
              </w:rPr>
            </w:rPrChange>
          </w:rPr>
          <w:instrText xml:space="preserve"> ADDIN ZOTERO_ITEM CSL_CITATION {"citationID":"RVILUj7E","properties":{"formattedCitation":"(13)","plainCitation":"(13)","noteIndex":0},"citationItems":[{"id":161897,"uris":["http://zotero.org/groups/4735135/items/WX22NTFD"],"itemData":{"id":161897,"type":"webpage","title":"Assessment report. Tagrisso","URL":"https://www.ema.europa.eu/en/documents/assessment-report/tagrisso-epar-public-assessment-report_en.pdf","author":[{"family":"EMA","given":""}],"accessed":{"date-parts":[["2022",8,2]]},"issued":{"date-parts":[["2015"]]}}}],"schema":"https://github.com/citation-style-language/schema/raw/master/csl-citation.json"} </w:instrText>
        </w:r>
        <w:r w:rsidRPr="0044154E" w:rsidDel="00482C96">
          <w:rPr>
            <w:rFonts w:cs="Times New Roman"/>
            <w:color w:val="000000" w:themeColor="text1"/>
            <w:rPrChange w:id="13510" w:author="Barshadskaya, Yuliya" w:date="2024-02-22T23:53:00Z">
              <w:rPr>
                <w:rFonts w:cs="Times New Roman"/>
              </w:rPr>
            </w:rPrChange>
          </w:rPr>
          <w:fldChar w:fldCharType="separate"/>
        </w:r>
        <w:r w:rsidRPr="0044154E" w:rsidDel="00482C96">
          <w:rPr>
            <w:rFonts w:cs="Times New Roman"/>
            <w:color w:val="000000" w:themeColor="text1"/>
            <w:rPrChange w:id="13511" w:author="Barshadskaya, Yuliya" w:date="2024-02-22T23:53:00Z">
              <w:rPr>
                <w:rFonts w:cs="Times New Roman"/>
              </w:rPr>
            </w:rPrChange>
          </w:rPr>
          <w:t>(13)</w:t>
        </w:r>
        <w:r w:rsidRPr="0044154E" w:rsidDel="00482C96">
          <w:rPr>
            <w:rFonts w:cs="Times New Roman"/>
            <w:color w:val="000000" w:themeColor="text1"/>
            <w:rPrChange w:id="13512" w:author="Barshadskaya, Yuliya" w:date="2024-02-22T23:53:00Z">
              <w:rPr>
                <w:rFonts w:cs="Times New Roman"/>
              </w:rPr>
            </w:rPrChange>
          </w:rPr>
          <w:fldChar w:fldCharType="end"/>
        </w:r>
        <w:r w:rsidRPr="0044154E" w:rsidDel="00482C96">
          <w:rPr>
            <w:rFonts w:cs="Times New Roman"/>
            <w:color w:val="000000" w:themeColor="text1"/>
            <w:rPrChange w:id="13513" w:author="Barshadskaya, Yuliya" w:date="2024-02-22T23:53:00Z">
              <w:rPr>
                <w:rFonts w:cs="Times New Roman"/>
              </w:rPr>
            </w:rPrChange>
          </w:rPr>
          <w:t>.</w:t>
        </w:r>
      </w:moveFrom>
      <w:moveFromRangeEnd w:id="13489"/>
      <w:ins w:id="13514" w:author="N F" w:date="2023-10-24T23:36:00Z">
        <w:r w:rsidR="00482C96" w:rsidRPr="0044154E">
          <w:rPr>
            <w:rStyle w:val="y2iqfc"/>
            <w:rFonts w:cs="Times New Roman" w:hint="eastAsia"/>
            <w:color w:val="000000" w:themeColor="text1"/>
            <w:szCs w:val="24"/>
            <w:rPrChange w:id="13515" w:author="Barshadskaya, Yuliya" w:date="2024-02-22T23:53:00Z">
              <w:rPr>
                <w:rStyle w:val="y2iqfc"/>
                <w:rFonts w:ascii="inherit" w:hAnsi="inherit" w:hint="eastAsia"/>
                <w:color w:val="E8EAED"/>
                <w:sz w:val="42"/>
                <w:szCs w:val="42"/>
              </w:rPr>
            </w:rPrChange>
          </w:rPr>
          <w:t>После</w:t>
        </w:r>
        <w:r w:rsidR="00482C96" w:rsidRPr="0044154E">
          <w:rPr>
            <w:rStyle w:val="y2iqfc"/>
            <w:rFonts w:cs="Times New Roman"/>
            <w:color w:val="000000" w:themeColor="text1"/>
            <w:szCs w:val="24"/>
            <w:rPrChange w:id="13516" w:author="Barshadskaya, Yuliya" w:date="2024-02-22T23:53:00Z">
              <w:rPr>
                <w:rStyle w:val="y2iqfc"/>
                <w:rFonts w:ascii="inherit" w:hAnsi="inherit"/>
                <w:color w:val="E8EAED"/>
                <w:sz w:val="42"/>
                <w:szCs w:val="42"/>
              </w:rPr>
            </w:rPrChange>
          </w:rPr>
          <w:t xml:space="preserve"> </w:t>
        </w:r>
        <w:r w:rsidR="00482C96" w:rsidRPr="0044154E">
          <w:rPr>
            <w:rStyle w:val="y2iqfc"/>
            <w:rFonts w:cs="Times New Roman" w:hint="eastAsia"/>
            <w:color w:val="000000" w:themeColor="text1"/>
            <w:szCs w:val="24"/>
            <w:rPrChange w:id="13517" w:author="Barshadskaya, Yuliya" w:date="2024-02-22T23:53:00Z">
              <w:rPr>
                <w:rStyle w:val="y2iqfc"/>
                <w:rFonts w:ascii="inherit" w:hAnsi="inherit" w:hint="eastAsia"/>
                <w:color w:val="E8EAED"/>
                <w:sz w:val="42"/>
                <w:szCs w:val="42"/>
              </w:rPr>
            </w:rPrChange>
          </w:rPr>
          <w:t>однократного</w:t>
        </w:r>
        <w:r w:rsidR="00482C96" w:rsidRPr="0044154E">
          <w:rPr>
            <w:rStyle w:val="y2iqfc"/>
            <w:rFonts w:cs="Times New Roman"/>
            <w:color w:val="000000" w:themeColor="text1"/>
            <w:szCs w:val="24"/>
            <w:rPrChange w:id="13518" w:author="Barshadskaya, Yuliya" w:date="2024-02-22T23:53:00Z">
              <w:rPr>
                <w:rStyle w:val="y2iqfc"/>
                <w:rFonts w:ascii="inherit" w:hAnsi="inherit"/>
                <w:color w:val="E8EAED"/>
                <w:sz w:val="42"/>
                <w:szCs w:val="42"/>
              </w:rPr>
            </w:rPrChange>
          </w:rPr>
          <w:t xml:space="preserve"> </w:t>
        </w:r>
        <w:r w:rsidR="00482C96" w:rsidRPr="0044154E">
          <w:rPr>
            <w:rStyle w:val="y2iqfc"/>
            <w:rFonts w:cs="Times New Roman" w:hint="eastAsia"/>
            <w:color w:val="000000" w:themeColor="text1"/>
            <w:szCs w:val="24"/>
            <w:rPrChange w:id="13519" w:author="Barshadskaya, Yuliya" w:date="2024-02-22T23:53:00Z">
              <w:rPr>
                <w:rStyle w:val="y2iqfc"/>
                <w:rFonts w:ascii="inherit" w:hAnsi="inherit" w:hint="eastAsia"/>
                <w:color w:val="E8EAED"/>
                <w:sz w:val="42"/>
                <w:szCs w:val="42"/>
              </w:rPr>
            </w:rPrChange>
          </w:rPr>
          <w:t>перорального</w:t>
        </w:r>
        <w:r w:rsidR="00482C96" w:rsidRPr="0044154E">
          <w:rPr>
            <w:rStyle w:val="y2iqfc"/>
            <w:rFonts w:cs="Times New Roman"/>
            <w:color w:val="000000" w:themeColor="text1"/>
            <w:szCs w:val="24"/>
            <w:rPrChange w:id="13520" w:author="Barshadskaya, Yuliya" w:date="2024-02-22T23:53:00Z">
              <w:rPr>
                <w:rStyle w:val="y2iqfc"/>
                <w:rFonts w:ascii="inherit" w:hAnsi="inherit"/>
                <w:color w:val="E8EAED"/>
                <w:sz w:val="42"/>
                <w:szCs w:val="42"/>
              </w:rPr>
            </w:rPrChange>
          </w:rPr>
          <w:t xml:space="preserve"> </w:t>
        </w:r>
        <w:r w:rsidR="00482C96" w:rsidRPr="0044154E">
          <w:rPr>
            <w:rStyle w:val="y2iqfc"/>
            <w:rFonts w:cs="Times New Roman" w:hint="eastAsia"/>
            <w:color w:val="000000" w:themeColor="text1"/>
            <w:szCs w:val="24"/>
            <w:rPrChange w:id="13521" w:author="Barshadskaya, Yuliya" w:date="2024-02-22T23:53:00Z">
              <w:rPr>
                <w:rStyle w:val="y2iqfc"/>
                <w:rFonts w:ascii="inherit" w:hAnsi="inherit" w:hint="eastAsia"/>
                <w:color w:val="E8EAED"/>
                <w:sz w:val="42"/>
                <w:szCs w:val="42"/>
              </w:rPr>
            </w:rPrChange>
          </w:rPr>
          <w:t>приема</w:t>
        </w:r>
        <w:r w:rsidR="00482C96" w:rsidRPr="0044154E">
          <w:rPr>
            <w:rStyle w:val="y2iqfc"/>
            <w:rFonts w:cs="Times New Roman"/>
            <w:color w:val="000000" w:themeColor="text1"/>
            <w:szCs w:val="24"/>
            <w:rPrChange w:id="13522" w:author="Barshadskaya, Yuliya" w:date="2024-02-22T23:53:00Z">
              <w:rPr>
                <w:rStyle w:val="y2iqfc"/>
                <w:rFonts w:ascii="inherit" w:hAnsi="inherit"/>
                <w:color w:val="E8EAED"/>
                <w:sz w:val="42"/>
                <w:szCs w:val="42"/>
              </w:rPr>
            </w:rPrChange>
          </w:rPr>
          <w:t xml:space="preserve"> 20 </w:t>
        </w:r>
        <w:r w:rsidR="00482C96" w:rsidRPr="0044154E">
          <w:rPr>
            <w:rStyle w:val="y2iqfc"/>
            <w:rFonts w:cs="Times New Roman" w:hint="eastAsia"/>
            <w:color w:val="000000" w:themeColor="text1"/>
            <w:szCs w:val="24"/>
            <w:rPrChange w:id="13523" w:author="Barshadskaya, Yuliya" w:date="2024-02-22T23:53:00Z">
              <w:rPr>
                <w:rStyle w:val="y2iqfc"/>
                <w:rFonts w:ascii="inherit" w:hAnsi="inherit" w:hint="eastAsia"/>
                <w:color w:val="E8EAED"/>
                <w:sz w:val="42"/>
                <w:szCs w:val="42"/>
              </w:rPr>
            </w:rPrChange>
          </w:rPr>
          <w:t>мг</w:t>
        </w:r>
        <w:r w:rsidR="00482C96" w:rsidRPr="0044154E">
          <w:rPr>
            <w:rStyle w:val="y2iqfc"/>
            <w:rFonts w:cs="Times New Roman"/>
            <w:color w:val="000000" w:themeColor="text1"/>
            <w:szCs w:val="24"/>
            <w:rPrChange w:id="13524" w:author="Barshadskaya, Yuliya" w:date="2024-02-22T23:53:00Z">
              <w:rPr>
                <w:rStyle w:val="y2iqfc"/>
                <w:rFonts w:ascii="inherit" w:hAnsi="inherit"/>
                <w:color w:val="E8EAED"/>
                <w:sz w:val="42"/>
                <w:szCs w:val="42"/>
              </w:rPr>
            </w:rPrChange>
          </w:rPr>
          <w:t xml:space="preserve"> </w:t>
        </w:r>
      </w:ins>
      <w:ins w:id="13525" w:author="N F" w:date="2023-10-24T23:37:00Z">
        <w:r w:rsidR="00482C96" w:rsidRPr="0044154E">
          <w:rPr>
            <w:rStyle w:val="y2iqfc"/>
            <w:rFonts w:cs="Times New Roman"/>
            <w:color w:val="000000" w:themeColor="text1"/>
            <w:szCs w:val="24"/>
            <w:rPrChange w:id="13526" w:author="Barshadskaya, Yuliya" w:date="2024-02-22T23:53:00Z">
              <w:rPr>
                <w:rStyle w:val="y2iqfc"/>
                <w:rFonts w:cs="Times New Roman"/>
                <w:color w:val="E8EAED"/>
                <w:szCs w:val="24"/>
              </w:rPr>
            </w:rPrChange>
          </w:rPr>
          <w:t xml:space="preserve">препарата </w:t>
        </w:r>
      </w:ins>
      <w:ins w:id="13527" w:author="N F" w:date="2023-10-24T23:36:00Z">
        <w:r w:rsidR="00482C96" w:rsidRPr="0044154E">
          <w:rPr>
            <w:rStyle w:val="y2iqfc"/>
            <w:rFonts w:cs="Times New Roman"/>
            <w:color w:val="000000" w:themeColor="text1"/>
            <w:szCs w:val="24"/>
            <w:rPrChange w:id="13528" w:author="Barshadskaya, Yuliya" w:date="2024-02-22T23:53:00Z">
              <w:rPr>
                <w:rStyle w:val="y2iqfc"/>
                <w:rFonts w:ascii="inherit" w:hAnsi="inherit"/>
                <w:color w:val="E8EAED"/>
                <w:sz w:val="42"/>
                <w:szCs w:val="42"/>
              </w:rPr>
            </w:rPrChange>
          </w:rPr>
          <w:t xml:space="preserve">67,8% </w:t>
        </w:r>
        <w:r w:rsidR="00482C96" w:rsidRPr="0044154E">
          <w:rPr>
            <w:rStyle w:val="y2iqfc"/>
            <w:rFonts w:cs="Times New Roman" w:hint="eastAsia"/>
            <w:color w:val="000000" w:themeColor="text1"/>
            <w:szCs w:val="24"/>
            <w:rPrChange w:id="13529" w:author="Barshadskaya, Yuliya" w:date="2024-02-22T23:53:00Z">
              <w:rPr>
                <w:rStyle w:val="y2iqfc"/>
                <w:rFonts w:ascii="inherit" w:hAnsi="inherit" w:hint="eastAsia"/>
                <w:color w:val="E8EAED"/>
                <w:sz w:val="42"/>
                <w:szCs w:val="42"/>
              </w:rPr>
            </w:rPrChange>
          </w:rPr>
          <w:t>дозы</w:t>
        </w:r>
        <w:r w:rsidR="00482C96" w:rsidRPr="0044154E">
          <w:rPr>
            <w:rStyle w:val="y2iqfc"/>
            <w:rFonts w:cs="Times New Roman"/>
            <w:color w:val="000000" w:themeColor="text1"/>
            <w:szCs w:val="24"/>
            <w:rPrChange w:id="13530" w:author="Barshadskaya, Yuliya" w:date="2024-02-22T23:53:00Z">
              <w:rPr>
                <w:rStyle w:val="y2iqfc"/>
                <w:rFonts w:ascii="inherit" w:hAnsi="inherit"/>
                <w:color w:val="E8EAED"/>
                <w:sz w:val="42"/>
                <w:szCs w:val="42"/>
              </w:rPr>
            </w:rPrChange>
          </w:rPr>
          <w:t xml:space="preserve"> </w:t>
        </w:r>
        <w:r w:rsidR="00482C96" w:rsidRPr="0044154E">
          <w:rPr>
            <w:rStyle w:val="y2iqfc"/>
            <w:rFonts w:cs="Times New Roman" w:hint="eastAsia"/>
            <w:color w:val="000000" w:themeColor="text1"/>
            <w:szCs w:val="24"/>
            <w:rPrChange w:id="13531" w:author="Barshadskaya, Yuliya" w:date="2024-02-22T23:53:00Z">
              <w:rPr>
                <w:rStyle w:val="y2iqfc"/>
                <w:rFonts w:ascii="inherit" w:hAnsi="inherit" w:hint="eastAsia"/>
                <w:color w:val="E8EAED"/>
                <w:sz w:val="42"/>
                <w:szCs w:val="42"/>
              </w:rPr>
            </w:rPrChange>
          </w:rPr>
          <w:t>было</w:t>
        </w:r>
        <w:r w:rsidR="00482C96" w:rsidRPr="0044154E">
          <w:rPr>
            <w:rStyle w:val="y2iqfc"/>
            <w:rFonts w:cs="Times New Roman"/>
            <w:color w:val="000000" w:themeColor="text1"/>
            <w:szCs w:val="24"/>
            <w:rPrChange w:id="13532" w:author="Barshadskaya, Yuliya" w:date="2024-02-22T23:53:00Z">
              <w:rPr>
                <w:rStyle w:val="y2iqfc"/>
                <w:rFonts w:ascii="inherit" w:hAnsi="inherit"/>
                <w:color w:val="E8EAED"/>
                <w:sz w:val="42"/>
                <w:szCs w:val="42"/>
              </w:rPr>
            </w:rPrChange>
          </w:rPr>
          <w:t xml:space="preserve"> </w:t>
        </w:r>
        <w:r w:rsidR="00482C96" w:rsidRPr="0044154E">
          <w:rPr>
            <w:rStyle w:val="y2iqfc"/>
            <w:rFonts w:cs="Times New Roman" w:hint="eastAsia"/>
            <w:color w:val="000000" w:themeColor="text1"/>
            <w:szCs w:val="24"/>
            <w:rPrChange w:id="13533" w:author="Barshadskaya, Yuliya" w:date="2024-02-22T23:53:00Z">
              <w:rPr>
                <w:rStyle w:val="y2iqfc"/>
                <w:rFonts w:ascii="inherit" w:hAnsi="inherit" w:hint="eastAsia"/>
                <w:color w:val="E8EAED"/>
                <w:sz w:val="42"/>
                <w:szCs w:val="42"/>
              </w:rPr>
            </w:rPrChange>
          </w:rPr>
          <w:t>обнаружено</w:t>
        </w:r>
        <w:r w:rsidR="00482C96" w:rsidRPr="0044154E">
          <w:rPr>
            <w:rStyle w:val="y2iqfc"/>
            <w:rFonts w:cs="Times New Roman"/>
            <w:color w:val="000000" w:themeColor="text1"/>
            <w:szCs w:val="24"/>
            <w:rPrChange w:id="13534" w:author="Barshadskaya, Yuliya" w:date="2024-02-22T23:53:00Z">
              <w:rPr>
                <w:rStyle w:val="y2iqfc"/>
                <w:rFonts w:ascii="inherit" w:hAnsi="inherit"/>
                <w:color w:val="E8EAED"/>
                <w:sz w:val="42"/>
                <w:szCs w:val="42"/>
              </w:rPr>
            </w:rPrChange>
          </w:rPr>
          <w:t xml:space="preserve"> </w:t>
        </w:r>
        <w:r w:rsidR="00482C96" w:rsidRPr="0044154E">
          <w:rPr>
            <w:rStyle w:val="y2iqfc"/>
            <w:rFonts w:cs="Times New Roman" w:hint="eastAsia"/>
            <w:color w:val="000000" w:themeColor="text1"/>
            <w:szCs w:val="24"/>
            <w:rPrChange w:id="13535" w:author="Barshadskaya, Yuliya" w:date="2024-02-22T23:53:00Z">
              <w:rPr>
                <w:rStyle w:val="y2iqfc"/>
                <w:rFonts w:ascii="inherit" w:hAnsi="inherit" w:hint="eastAsia"/>
                <w:color w:val="E8EAED"/>
                <w:sz w:val="42"/>
                <w:szCs w:val="42"/>
              </w:rPr>
            </w:rPrChange>
          </w:rPr>
          <w:t>в</w:t>
        </w:r>
        <w:r w:rsidR="00482C96" w:rsidRPr="0044154E">
          <w:rPr>
            <w:rStyle w:val="y2iqfc"/>
            <w:rFonts w:cs="Times New Roman"/>
            <w:color w:val="000000" w:themeColor="text1"/>
            <w:szCs w:val="24"/>
            <w:rPrChange w:id="13536" w:author="Barshadskaya, Yuliya" w:date="2024-02-22T23:53:00Z">
              <w:rPr>
                <w:rStyle w:val="y2iqfc"/>
                <w:rFonts w:ascii="inherit" w:hAnsi="inherit"/>
                <w:color w:val="E8EAED"/>
                <w:sz w:val="42"/>
                <w:szCs w:val="42"/>
              </w:rPr>
            </w:rPrChange>
          </w:rPr>
          <w:t xml:space="preserve"> </w:t>
        </w:r>
        <w:r w:rsidR="00482C96" w:rsidRPr="0044154E">
          <w:rPr>
            <w:rStyle w:val="y2iqfc"/>
            <w:rFonts w:cs="Times New Roman" w:hint="eastAsia"/>
            <w:color w:val="000000" w:themeColor="text1"/>
            <w:szCs w:val="24"/>
            <w:rPrChange w:id="13537" w:author="Barshadskaya, Yuliya" w:date="2024-02-22T23:53:00Z">
              <w:rPr>
                <w:rStyle w:val="y2iqfc"/>
                <w:rFonts w:ascii="inherit" w:hAnsi="inherit" w:hint="eastAsia"/>
                <w:color w:val="E8EAED"/>
                <w:sz w:val="42"/>
                <w:szCs w:val="42"/>
              </w:rPr>
            </w:rPrChange>
          </w:rPr>
          <w:t>фекалиях</w:t>
        </w:r>
        <w:r w:rsidR="00482C96" w:rsidRPr="0044154E">
          <w:rPr>
            <w:rStyle w:val="y2iqfc"/>
            <w:rFonts w:cs="Times New Roman"/>
            <w:color w:val="000000" w:themeColor="text1"/>
            <w:szCs w:val="24"/>
            <w:rPrChange w:id="13538" w:author="Barshadskaya, Yuliya" w:date="2024-02-22T23:53:00Z">
              <w:rPr>
                <w:rStyle w:val="y2iqfc"/>
                <w:rFonts w:ascii="inherit" w:hAnsi="inherit"/>
                <w:color w:val="E8EAED"/>
                <w:sz w:val="42"/>
                <w:szCs w:val="42"/>
              </w:rPr>
            </w:rPrChange>
          </w:rPr>
          <w:t xml:space="preserve"> (1,2% </w:t>
        </w:r>
        <w:r w:rsidR="00482C96" w:rsidRPr="0044154E">
          <w:rPr>
            <w:rStyle w:val="y2iqfc"/>
            <w:rFonts w:cs="Times New Roman" w:hint="eastAsia"/>
            <w:color w:val="000000" w:themeColor="text1"/>
            <w:szCs w:val="24"/>
            <w:rPrChange w:id="13539" w:author="Barshadskaya, Yuliya" w:date="2024-02-22T23:53:00Z">
              <w:rPr>
                <w:rStyle w:val="y2iqfc"/>
                <w:rFonts w:ascii="inherit" w:hAnsi="inherit" w:hint="eastAsia"/>
                <w:color w:val="E8EAED"/>
                <w:sz w:val="42"/>
                <w:szCs w:val="42"/>
              </w:rPr>
            </w:rPrChange>
          </w:rPr>
          <w:t>в</w:t>
        </w:r>
        <w:r w:rsidR="00482C96" w:rsidRPr="0044154E">
          <w:rPr>
            <w:rStyle w:val="y2iqfc"/>
            <w:rFonts w:cs="Times New Roman"/>
            <w:color w:val="000000" w:themeColor="text1"/>
            <w:szCs w:val="24"/>
            <w:rPrChange w:id="13540" w:author="Barshadskaya, Yuliya" w:date="2024-02-22T23:53:00Z">
              <w:rPr>
                <w:rStyle w:val="y2iqfc"/>
                <w:rFonts w:ascii="inherit" w:hAnsi="inherit"/>
                <w:color w:val="E8EAED"/>
                <w:sz w:val="42"/>
                <w:szCs w:val="42"/>
              </w:rPr>
            </w:rPrChange>
          </w:rPr>
          <w:t xml:space="preserve"> </w:t>
        </w:r>
        <w:r w:rsidR="00482C96" w:rsidRPr="0044154E">
          <w:rPr>
            <w:rStyle w:val="y2iqfc"/>
            <w:rFonts w:cs="Times New Roman" w:hint="eastAsia"/>
            <w:color w:val="000000" w:themeColor="text1"/>
            <w:szCs w:val="24"/>
            <w:rPrChange w:id="13541" w:author="Barshadskaya, Yuliya" w:date="2024-02-22T23:53:00Z">
              <w:rPr>
                <w:rStyle w:val="y2iqfc"/>
                <w:rFonts w:ascii="inherit" w:hAnsi="inherit" w:hint="eastAsia"/>
                <w:color w:val="E8EAED"/>
                <w:sz w:val="42"/>
                <w:szCs w:val="42"/>
              </w:rPr>
            </w:rPrChange>
          </w:rPr>
          <w:t>качестве</w:t>
        </w:r>
        <w:r w:rsidR="00482C96" w:rsidRPr="0044154E">
          <w:rPr>
            <w:rStyle w:val="y2iqfc"/>
            <w:rFonts w:cs="Times New Roman"/>
            <w:color w:val="000000" w:themeColor="text1"/>
            <w:szCs w:val="24"/>
            <w:rPrChange w:id="13542" w:author="Barshadskaya, Yuliya" w:date="2024-02-22T23:53:00Z">
              <w:rPr>
                <w:rStyle w:val="y2iqfc"/>
                <w:rFonts w:ascii="inherit" w:hAnsi="inherit"/>
                <w:color w:val="E8EAED"/>
                <w:sz w:val="42"/>
                <w:szCs w:val="42"/>
              </w:rPr>
            </w:rPrChange>
          </w:rPr>
          <w:t xml:space="preserve"> </w:t>
        </w:r>
        <w:r w:rsidR="00482C96" w:rsidRPr="0044154E">
          <w:rPr>
            <w:rStyle w:val="y2iqfc"/>
            <w:rFonts w:cs="Times New Roman" w:hint="eastAsia"/>
            <w:color w:val="000000" w:themeColor="text1"/>
            <w:szCs w:val="24"/>
            <w:rPrChange w:id="13543" w:author="Barshadskaya, Yuliya" w:date="2024-02-22T23:53:00Z">
              <w:rPr>
                <w:rStyle w:val="y2iqfc"/>
                <w:rFonts w:ascii="inherit" w:hAnsi="inherit" w:hint="eastAsia"/>
                <w:color w:val="E8EAED"/>
                <w:sz w:val="42"/>
                <w:szCs w:val="42"/>
              </w:rPr>
            </w:rPrChange>
          </w:rPr>
          <w:t>исходного</w:t>
        </w:r>
        <w:r w:rsidR="00482C96" w:rsidRPr="0044154E">
          <w:rPr>
            <w:rStyle w:val="y2iqfc"/>
            <w:rFonts w:cs="Times New Roman"/>
            <w:color w:val="000000" w:themeColor="text1"/>
            <w:szCs w:val="24"/>
            <w:rPrChange w:id="13544" w:author="Barshadskaya, Yuliya" w:date="2024-02-22T23:53:00Z">
              <w:rPr>
                <w:rStyle w:val="y2iqfc"/>
                <w:rFonts w:ascii="inherit" w:hAnsi="inherit"/>
                <w:color w:val="E8EAED"/>
                <w:sz w:val="42"/>
                <w:szCs w:val="42"/>
              </w:rPr>
            </w:rPrChange>
          </w:rPr>
          <w:t xml:space="preserve">), </w:t>
        </w:r>
        <w:r w:rsidR="00482C96" w:rsidRPr="0044154E">
          <w:rPr>
            <w:rStyle w:val="y2iqfc"/>
            <w:rFonts w:cs="Times New Roman" w:hint="eastAsia"/>
            <w:color w:val="000000" w:themeColor="text1"/>
            <w:szCs w:val="24"/>
            <w:rPrChange w:id="13545" w:author="Barshadskaya, Yuliya" w:date="2024-02-22T23:53:00Z">
              <w:rPr>
                <w:rStyle w:val="y2iqfc"/>
                <w:rFonts w:ascii="inherit" w:hAnsi="inherit" w:hint="eastAsia"/>
                <w:color w:val="E8EAED"/>
                <w:sz w:val="42"/>
                <w:szCs w:val="42"/>
              </w:rPr>
            </w:rPrChange>
          </w:rPr>
          <w:t>а</w:t>
        </w:r>
        <w:r w:rsidR="00482C96" w:rsidRPr="0044154E">
          <w:rPr>
            <w:rStyle w:val="y2iqfc"/>
            <w:rFonts w:cs="Times New Roman"/>
            <w:color w:val="000000" w:themeColor="text1"/>
            <w:szCs w:val="24"/>
            <w:rPrChange w:id="13546" w:author="Barshadskaya, Yuliya" w:date="2024-02-22T23:53:00Z">
              <w:rPr>
                <w:rStyle w:val="y2iqfc"/>
                <w:rFonts w:ascii="inherit" w:hAnsi="inherit"/>
                <w:color w:val="E8EAED"/>
                <w:sz w:val="42"/>
                <w:szCs w:val="42"/>
              </w:rPr>
            </w:rPrChange>
          </w:rPr>
          <w:t xml:space="preserve"> 14,2% </w:t>
        </w:r>
      </w:ins>
      <w:ins w:id="13547" w:author="N F" w:date="2023-10-24T23:37:00Z">
        <w:r w:rsidR="00482C96" w:rsidRPr="0044154E">
          <w:rPr>
            <w:rStyle w:val="y2iqfc"/>
            <w:rFonts w:cs="Times New Roman"/>
            <w:color w:val="000000" w:themeColor="text1"/>
            <w:szCs w:val="24"/>
            <w:rPrChange w:id="13548" w:author="Barshadskaya, Yuliya" w:date="2024-02-22T23:53:00Z">
              <w:rPr>
                <w:rStyle w:val="y2iqfc"/>
                <w:rFonts w:cs="Times New Roman"/>
                <w:color w:val="E8EAED"/>
                <w:szCs w:val="24"/>
              </w:rPr>
            </w:rPrChange>
          </w:rPr>
          <w:t>назначенной</w:t>
        </w:r>
      </w:ins>
      <w:ins w:id="13549" w:author="N F" w:date="2023-10-24T23:36:00Z">
        <w:r w:rsidR="00482C96" w:rsidRPr="0044154E">
          <w:rPr>
            <w:rStyle w:val="y2iqfc"/>
            <w:rFonts w:cs="Times New Roman"/>
            <w:color w:val="000000" w:themeColor="text1"/>
            <w:szCs w:val="24"/>
            <w:rPrChange w:id="13550" w:author="Barshadskaya, Yuliya" w:date="2024-02-22T23:53:00Z">
              <w:rPr>
                <w:rStyle w:val="y2iqfc"/>
                <w:rFonts w:ascii="inherit" w:hAnsi="inherit"/>
                <w:color w:val="E8EAED"/>
                <w:sz w:val="42"/>
                <w:szCs w:val="42"/>
              </w:rPr>
            </w:rPrChange>
          </w:rPr>
          <w:t xml:space="preserve"> </w:t>
        </w:r>
        <w:r w:rsidR="00482C96" w:rsidRPr="0044154E">
          <w:rPr>
            <w:rStyle w:val="y2iqfc"/>
            <w:rFonts w:cs="Times New Roman" w:hint="eastAsia"/>
            <w:color w:val="000000" w:themeColor="text1"/>
            <w:szCs w:val="24"/>
            <w:rPrChange w:id="13551" w:author="Barshadskaya, Yuliya" w:date="2024-02-22T23:53:00Z">
              <w:rPr>
                <w:rStyle w:val="y2iqfc"/>
                <w:rFonts w:ascii="inherit" w:hAnsi="inherit" w:hint="eastAsia"/>
                <w:color w:val="E8EAED"/>
                <w:sz w:val="42"/>
                <w:szCs w:val="42"/>
              </w:rPr>
            </w:rPrChange>
          </w:rPr>
          <w:t>дозы</w:t>
        </w:r>
        <w:r w:rsidR="00482C96" w:rsidRPr="0044154E">
          <w:rPr>
            <w:rStyle w:val="y2iqfc"/>
            <w:rFonts w:cs="Times New Roman"/>
            <w:color w:val="000000" w:themeColor="text1"/>
            <w:szCs w:val="24"/>
            <w:rPrChange w:id="13552" w:author="Barshadskaya, Yuliya" w:date="2024-02-22T23:53:00Z">
              <w:rPr>
                <w:rStyle w:val="y2iqfc"/>
                <w:rFonts w:ascii="inherit" w:hAnsi="inherit"/>
                <w:color w:val="E8EAED"/>
                <w:sz w:val="42"/>
                <w:szCs w:val="42"/>
              </w:rPr>
            </w:rPrChange>
          </w:rPr>
          <w:t xml:space="preserve"> (0,8% </w:t>
        </w:r>
        <w:r w:rsidR="00482C96" w:rsidRPr="0044154E">
          <w:rPr>
            <w:rStyle w:val="y2iqfc"/>
            <w:rFonts w:cs="Times New Roman" w:hint="eastAsia"/>
            <w:color w:val="000000" w:themeColor="text1"/>
            <w:szCs w:val="24"/>
            <w:rPrChange w:id="13553" w:author="Barshadskaya, Yuliya" w:date="2024-02-22T23:53:00Z">
              <w:rPr>
                <w:rStyle w:val="y2iqfc"/>
                <w:rFonts w:ascii="inherit" w:hAnsi="inherit" w:hint="eastAsia"/>
                <w:color w:val="E8EAED"/>
                <w:sz w:val="42"/>
                <w:szCs w:val="42"/>
              </w:rPr>
            </w:rPrChange>
          </w:rPr>
          <w:t>в</w:t>
        </w:r>
        <w:r w:rsidR="00482C96" w:rsidRPr="0044154E">
          <w:rPr>
            <w:rStyle w:val="y2iqfc"/>
            <w:rFonts w:cs="Times New Roman"/>
            <w:color w:val="000000" w:themeColor="text1"/>
            <w:szCs w:val="24"/>
            <w:rPrChange w:id="13554" w:author="Barshadskaya, Yuliya" w:date="2024-02-22T23:53:00Z">
              <w:rPr>
                <w:rStyle w:val="y2iqfc"/>
                <w:rFonts w:ascii="inherit" w:hAnsi="inherit"/>
                <w:color w:val="E8EAED"/>
                <w:sz w:val="42"/>
                <w:szCs w:val="42"/>
              </w:rPr>
            </w:rPrChange>
          </w:rPr>
          <w:t xml:space="preserve"> </w:t>
        </w:r>
        <w:r w:rsidR="00482C96" w:rsidRPr="0044154E">
          <w:rPr>
            <w:rStyle w:val="y2iqfc"/>
            <w:rFonts w:cs="Times New Roman" w:hint="eastAsia"/>
            <w:color w:val="000000" w:themeColor="text1"/>
            <w:szCs w:val="24"/>
            <w:rPrChange w:id="13555" w:author="Barshadskaya, Yuliya" w:date="2024-02-22T23:53:00Z">
              <w:rPr>
                <w:rStyle w:val="y2iqfc"/>
                <w:rFonts w:ascii="inherit" w:hAnsi="inherit" w:hint="eastAsia"/>
                <w:color w:val="E8EAED"/>
                <w:sz w:val="42"/>
                <w:szCs w:val="42"/>
              </w:rPr>
            </w:rPrChange>
          </w:rPr>
          <w:t>качестве</w:t>
        </w:r>
        <w:r w:rsidR="00482C96" w:rsidRPr="0044154E">
          <w:rPr>
            <w:rStyle w:val="y2iqfc"/>
            <w:rFonts w:cs="Times New Roman"/>
            <w:color w:val="000000" w:themeColor="text1"/>
            <w:szCs w:val="24"/>
            <w:rPrChange w:id="13556" w:author="Barshadskaya, Yuliya" w:date="2024-02-22T23:53:00Z">
              <w:rPr>
                <w:rStyle w:val="y2iqfc"/>
                <w:rFonts w:ascii="inherit" w:hAnsi="inherit"/>
                <w:color w:val="E8EAED"/>
                <w:sz w:val="42"/>
                <w:szCs w:val="42"/>
              </w:rPr>
            </w:rPrChange>
          </w:rPr>
          <w:t xml:space="preserve"> </w:t>
        </w:r>
        <w:r w:rsidR="00482C96" w:rsidRPr="0044154E">
          <w:rPr>
            <w:rStyle w:val="y2iqfc"/>
            <w:rFonts w:cs="Times New Roman" w:hint="eastAsia"/>
            <w:color w:val="000000" w:themeColor="text1"/>
            <w:szCs w:val="24"/>
            <w:rPrChange w:id="13557" w:author="Barshadskaya, Yuliya" w:date="2024-02-22T23:53:00Z">
              <w:rPr>
                <w:rStyle w:val="y2iqfc"/>
                <w:rFonts w:ascii="inherit" w:hAnsi="inherit" w:hint="eastAsia"/>
                <w:color w:val="E8EAED"/>
                <w:sz w:val="42"/>
                <w:szCs w:val="42"/>
              </w:rPr>
            </w:rPrChange>
          </w:rPr>
          <w:t>исходного</w:t>
        </w:r>
        <w:r w:rsidR="00482C96" w:rsidRPr="0044154E">
          <w:rPr>
            <w:rStyle w:val="y2iqfc"/>
            <w:rFonts w:cs="Times New Roman"/>
            <w:color w:val="000000" w:themeColor="text1"/>
            <w:szCs w:val="24"/>
            <w:rPrChange w:id="13558" w:author="Barshadskaya, Yuliya" w:date="2024-02-22T23:53:00Z">
              <w:rPr>
                <w:rStyle w:val="y2iqfc"/>
                <w:rFonts w:ascii="inherit" w:hAnsi="inherit"/>
                <w:color w:val="E8EAED"/>
                <w:sz w:val="42"/>
                <w:szCs w:val="42"/>
              </w:rPr>
            </w:rPrChange>
          </w:rPr>
          <w:t xml:space="preserve">) </w:t>
        </w:r>
        <w:r w:rsidR="00482C96" w:rsidRPr="0044154E">
          <w:rPr>
            <w:rStyle w:val="y2iqfc"/>
            <w:rFonts w:cs="Times New Roman" w:hint="eastAsia"/>
            <w:color w:val="000000" w:themeColor="text1"/>
            <w:szCs w:val="24"/>
            <w:rPrChange w:id="13559" w:author="Barshadskaya, Yuliya" w:date="2024-02-22T23:53:00Z">
              <w:rPr>
                <w:rStyle w:val="y2iqfc"/>
                <w:rFonts w:ascii="inherit" w:hAnsi="inherit" w:hint="eastAsia"/>
                <w:color w:val="E8EAED"/>
                <w:sz w:val="42"/>
                <w:szCs w:val="42"/>
              </w:rPr>
            </w:rPrChange>
          </w:rPr>
          <w:t>было</w:t>
        </w:r>
        <w:r w:rsidR="00482C96" w:rsidRPr="0044154E">
          <w:rPr>
            <w:rStyle w:val="y2iqfc"/>
            <w:rFonts w:cs="Times New Roman"/>
            <w:color w:val="000000" w:themeColor="text1"/>
            <w:szCs w:val="24"/>
            <w:rPrChange w:id="13560" w:author="Barshadskaya, Yuliya" w:date="2024-02-22T23:53:00Z">
              <w:rPr>
                <w:rStyle w:val="y2iqfc"/>
                <w:rFonts w:ascii="inherit" w:hAnsi="inherit"/>
                <w:color w:val="E8EAED"/>
                <w:sz w:val="42"/>
                <w:szCs w:val="42"/>
              </w:rPr>
            </w:rPrChange>
          </w:rPr>
          <w:t xml:space="preserve"> </w:t>
        </w:r>
        <w:r w:rsidR="00482C96" w:rsidRPr="0044154E">
          <w:rPr>
            <w:rStyle w:val="y2iqfc"/>
            <w:rFonts w:cs="Times New Roman" w:hint="eastAsia"/>
            <w:color w:val="000000" w:themeColor="text1"/>
            <w:szCs w:val="24"/>
            <w:rPrChange w:id="13561" w:author="Barshadskaya, Yuliya" w:date="2024-02-22T23:53:00Z">
              <w:rPr>
                <w:rStyle w:val="y2iqfc"/>
                <w:rFonts w:ascii="inherit" w:hAnsi="inherit" w:hint="eastAsia"/>
                <w:color w:val="E8EAED"/>
                <w:sz w:val="42"/>
                <w:szCs w:val="42"/>
              </w:rPr>
            </w:rPrChange>
          </w:rPr>
          <w:t>обнаружено</w:t>
        </w:r>
        <w:r w:rsidR="00482C96" w:rsidRPr="0044154E">
          <w:rPr>
            <w:rStyle w:val="y2iqfc"/>
            <w:rFonts w:cs="Times New Roman"/>
            <w:color w:val="000000" w:themeColor="text1"/>
            <w:szCs w:val="24"/>
            <w:rPrChange w:id="13562" w:author="Barshadskaya, Yuliya" w:date="2024-02-22T23:53:00Z">
              <w:rPr>
                <w:rStyle w:val="y2iqfc"/>
                <w:rFonts w:ascii="inherit" w:hAnsi="inherit"/>
                <w:color w:val="E8EAED"/>
                <w:sz w:val="42"/>
                <w:szCs w:val="42"/>
              </w:rPr>
            </w:rPrChange>
          </w:rPr>
          <w:t xml:space="preserve"> </w:t>
        </w:r>
        <w:r w:rsidR="00482C96" w:rsidRPr="0044154E">
          <w:rPr>
            <w:rStyle w:val="y2iqfc"/>
            <w:rFonts w:cs="Times New Roman" w:hint="eastAsia"/>
            <w:color w:val="000000" w:themeColor="text1"/>
            <w:szCs w:val="24"/>
            <w:rPrChange w:id="13563" w:author="Barshadskaya, Yuliya" w:date="2024-02-22T23:53:00Z">
              <w:rPr>
                <w:rStyle w:val="y2iqfc"/>
                <w:rFonts w:ascii="inherit" w:hAnsi="inherit" w:hint="eastAsia"/>
                <w:color w:val="E8EAED"/>
                <w:sz w:val="42"/>
                <w:szCs w:val="42"/>
              </w:rPr>
            </w:rPrChange>
          </w:rPr>
          <w:t>в</w:t>
        </w:r>
        <w:r w:rsidR="00482C96" w:rsidRPr="0044154E">
          <w:rPr>
            <w:rStyle w:val="y2iqfc"/>
            <w:rFonts w:cs="Times New Roman"/>
            <w:color w:val="000000" w:themeColor="text1"/>
            <w:szCs w:val="24"/>
            <w:rPrChange w:id="13564" w:author="Barshadskaya, Yuliya" w:date="2024-02-22T23:53:00Z">
              <w:rPr>
                <w:rStyle w:val="y2iqfc"/>
                <w:rFonts w:ascii="inherit" w:hAnsi="inherit"/>
                <w:color w:val="E8EAED"/>
                <w:sz w:val="42"/>
                <w:szCs w:val="42"/>
              </w:rPr>
            </w:rPrChange>
          </w:rPr>
          <w:t xml:space="preserve"> </w:t>
        </w:r>
        <w:r w:rsidR="00482C96" w:rsidRPr="0044154E">
          <w:rPr>
            <w:rStyle w:val="y2iqfc"/>
            <w:rFonts w:cs="Times New Roman" w:hint="eastAsia"/>
            <w:color w:val="000000" w:themeColor="text1"/>
            <w:szCs w:val="24"/>
            <w:rPrChange w:id="13565" w:author="Barshadskaya, Yuliya" w:date="2024-02-22T23:53:00Z">
              <w:rPr>
                <w:rStyle w:val="y2iqfc"/>
                <w:rFonts w:ascii="inherit" w:hAnsi="inherit" w:hint="eastAsia"/>
                <w:color w:val="E8EAED"/>
                <w:sz w:val="42"/>
                <w:szCs w:val="42"/>
              </w:rPr>
            </w:rPrChange>
          </w:rPr>
          <w:t>моче</w:t>
        </w:r>
        <w:r w:rsidR="00482C96" w:rsidRPr="0044154E">
          <w:rPr>
            <w:rStyle w:val="y2iqfc"/>
            <w:rFonts w:cs="Times New Roman"/>
            <w:color w:val="000000" w:themeColor="text1"/>
            <w:szCs w:val="24"/>
            <w:rPrChange w:id="13566" w:author="Barshadskaya, Yuliya" w:date="2024-02-22T23:53:00Z">
              <w:rPr>
                <w:rStyle w:val="y2iqfc"/>
                <w:rFonts w:ascii="inherit" w:hAnsi="inherit"/>
                <w:color w:val="E8EAED"/>
                <w:sz w:val="42"/>
                <w:szCs w:val="42"/>
              </w:rPr>
            </w:rPrChange>
          </w:rPr>
          <w:t xml:space="preserve"> </w:t>
        </w:r>
        <w:r w:rsidR="00482C96" w:rsidRPr="0044154E">
          <w:rPr>
            <w:rStyle w:val="y2iqfc"/>
            <w:rFonts w:cs="Times New Roman" w:hint="eastAsia"/>
            <w:color w:val="000000" w:themeColor="text1"/>
            <w:szCs w:val="24"/>
            <w:rPrChange w:id="13567" w:author="Barshadskaya, Yuliya" w:date="2024-02-22T23:53:00Z">
              <w:rPr>
                <w:rStyle w:val="y2iqfc"/>
                <w:rFonts w:ascii="inherit" w:hAnsi="inherit" w:hint="eastAsia"/>
                <w:color w:val="E8EAED"/>
                <w:sz w:val="42"/>
                <w:szCs w:val="42"/>
              </w:rPr>
            </w:rPrChange>
          </w:rPr>
          <w:t>через</w:t>
        </w:r>
        <w:r w:rsidR="00482C96" w:rsidRPr="0044154E">
          <w:rPr>
            <w:rStyle w:val="y2iqfc"/>
            <w:rFonts w:cs="Times New Roman"/>
            <w:color w:val="000000" w:themeColor="text1"/>
            <w:szCs w:val="24"/>
            <w:rPrChange w:id="13568" w:author="Barshadskaya, Yuliya" w:date="2024-02-22T23:53:00Z">
              <w:rPr>
                <w:rStyle w:val="y2iqfc"/>
                <w:rFonts w:ascii="inherit" w:hAnsi="inherit"/>
                <w:color w:val="E8EAED"/>
                <w:sz w:val="42"/>
                <w:szCs w:val="42"/>
              </w:rPr>
            </w:rPrChange>
          </w:rPr>
          <w:t xml:space="preserve"> 84 </w:t>
        </w:r>
        <w:r w:rsidR="00482C96" w:rsidRPr="0044154E">
          <w:rPr>
            <w:rStyle w:val="y2iqfc"/>
            <w:rFonts w:cs="Times New Roman" w:hint="eastAsia"/>
            <w:color w:val="000000" w:themeColor="text1"/>
            <w:szCs w:val="24"/>
            <w:rPrChange w:id="13569" w:author="Barshadskaya, Yuliya" w:date="2024-02-22T23:53:00Z">
              <w:rPr>
                <w:rStyle w:val="y2iqfc"/>
                <w:rFonts w:ascii="inherit" w:hAnsi="inherit" w:hint="eastAsia"/>
                <w:color w:val="E8EAED"/>
                <w:sz w:val="42"/>
                <w:szCs w:val="42"/>
              </w:rPr>
            </w:rPrChange>
          </w:rPr>
          <w:t>дня</w:t>
        </w:r>
        <w:r w:rsidR="00482C96" w:rsidRPr="0044154E">
          <w:rPr>
            <w:rStyle w:val="y2iqfc"/>
            <w:rFonts w:cs="Times New Roman"/>
            <w:color w:val="000000" w:themeColor="text1"/>
            <w:szCs w:val="24"/>
            <w:rPrChange w:id="13570" w:author="Barshadskaya, Yuliya" w:date="2024-02-22T23:53:00Z">
              <w:rPr>
                <w:rStyle w:val="y2iqfc"/>
                <w:rFonts w:ascii="inherit" w:hAnsi="inherit"/>
                <w:color w:val="E8EAED"/>
                <w:sz w:val="42"/>
                <w:szCs w:val="42"/>
              </w:rPr>
            </w:rPrChange>
          </w:rPr>
          <w:t xml:space="preserve"> </w:t>
        </w:r>
        <w:r w:rsidR="00482C96" w:rsidRPr="0044154E">
          <w:rPr>
            <w:rStyle w:val="y2iqfc"/>
            <w:rFonts w:cs="Times New Roman" w:hint="eastAsia"/>
            <w:color w:val="000000" w:themeColor="text1"/>
            <w:szCs w:val="24"/>
            <w:rPrChange w:id="13571" w:author="Barshadskaya, Yuliya" w:date="2024-02-22T23:53:00Z">
              <w:rPr>
                <w:rStyle w:val="y2iqfc"/>
                <w:rFonts w:ascii="inherit" w:hAnsi="inherit" w:hint="eastAsia"/>
                <w:color w:val="E8EAED"/>
                <w:sz w:val="42"/>
                <w:szCs w:val="42"/>
              </w:rPr>
            </w:rPrChange>
          </w:rPr>
          <w:t>после</w:t>
        </w:r>
        <w:r w:rsidR="00482C96" w:rsidRPr="0044154E">
          <w:rPr>
            <w:rStyle w:val="y2iqfc"/>
            <w:rFonts w:cs="Times New Roman"/>
            <w:color w:val="000000" w:themeColor="text1"/>
            <w:szCs w:val="24"/>
            <w:rPrChange w:id="13572" w:author="Barshadskaya, Yuliya" w:date="2024-02-22T23:53:00Z">
              <w:rPr>
                <w:rStyle w:val="y2iqfc"/>
                <w:rFonts w:ascii="inherit" w:hAnsi="inherit"/>
                <w:color w:val="E8EAED"/>
                <w:sz w:val="42"/>
                <w:szCs w:val="42"/>
              </w:rPr>
            </w:rPrChange>
          </w:rPr>
          <w:t xml:space="preserve"> </w:t>
        </w:r>
        <w:r w:rsidR="00482C96" w:rsidRPr="0044154E">
          <w:rPr>
            <w:rStyle w:val="y2iqfc"/>
            <w:rFonts w:cs="Times New Roman" w:hint="eastAsia"/>
            <w:color w:val="000000" w:themeColor="text1"/>
            <w:szCs w:val="24"/>
            <w:rPrChange w:id="13573" w:author="Barshadskaya, Yuliya" w:date="2024-02-22T23:53:00Z">
              <w:rPr>
                <w:rStyle w:val="y2iqfc"/>
                <w:rFonts w:ascii="inherit" w:hAnsi="inherit" w:hint="eastAsia"/>
                <w:color w:val="E8EAED"/>
                <w:sz w:val="42"/>
                <w:szCs w:val="42"/>
              </w:rPr>
            </w:rPrChange>
          </w:rPr>
          <w:t>сбора</w:t>
        </w:r>
        <w:r w:rsidR="00482C96" w:rsidRPr="0044154E">
          <w:rPr>
            <w:rStyle w:val="y2iqfc"/>
            <w:rFonts w:cs="Times New Roman"/>
            <w:color w:val="000000" w:themeColor="text1"/>
            <w:szCs w:val="24"/>
            <w:rPrChange w:id="13574" w:author="Barshadskaya, Yuliya" w:date="2024-02-22T23:53:00Z">
              <w:rPr>
                <w:rStyle w:val="y2iqfc"/>
                <w:rFonts w:ascii="inherit" w:hAnsi="inherit"/>
                <w:color w:val="E8EAED"/>
                <w:sz w:val="42"/>
                <w:szCs w:val="42"/>
              </w:rPr>
            </w:rPrChange>
          </w:rPr>
          <w:t xml:space="preserve"> </w:t>
        </w:r>
        <w:r w:rsidR="00482C96" w:rsidRPr="0044154E">
          <w:rPr>
            <w:rStyle w:val="y2iqfc"/>
            <w:rFonts w:cs="Times New Roman" w:hint="eastAsia"/>
            <w:color w:val="000000" w:themeColor="text1"/>
            <w:szCs w:val="24"/>
            <w:rPrChange w:id="13575" w:author="Barshadskaya, Yuliya" w:date="2024-02-22T23:53:00Z">
              <w:rPr>
                <w:rStyle w:val="y2iqfc"/>
                <w:rFonts w:ascii="inherit" w:hAnsi="inherit" w:hint="eastAsia"/>
                <w:color w:val="E8EAED"/>
                <w:sz w:val="42"/>
                <w:szCs w:val="42"/>
              </w:rPr>
            </w:rPrChange>
          </w:rPr>
          <w:t>проб</w:t>
        </w:r>
        <w:r w:rsidR="00482C96" w:rsidRPr="0044154E">
          <w:rPr>
            <w:rStyle w:val="y2iqfc"/>
            <w:rFonts w:cs="Times New Roman"/>
            <w:color w:val="000000" w:themeColor="text1"/>
            <w:szCs w:val="24"/>
            <w:rPrChange w:id="13576" w:author="Barshadskaya, Yuliya" w:date="2024-02-22T23:53:00Z">
              <w:rPr>
                <w:rStyle w:val="y2iqfc"/>
                <w:rFonts w:ascii="inherit" w:hAnsi="inherit"/>
                <w:color w:val="E8EAED"/>
                <w:sz w:val="42"/>
                <w:szCs w:val="42"/>
              </w:rPr>
            </w:rPrChange>
          </w:rPr>
          <w:t xml:space="preserve">. </w:t>
        </w:r>
        <w:r w:rsidR="00482C96" w:rsidRPr="0044154E">
          <w:rPr>
            <w:rStyle w:val="y2iqfc"/>
            <w:rFonts w:cs="Times New Roman" w:hint="eastAsia"/>
            <w:color w:val="000000" w:themeColor="text1"/>
            <w:szCs w:val="24"/>
            <w:rPrChange w:id="13577" w:author="Barshadskaya, Yuliya" w:date="2024-02-22T23:53:00Z">
              <w:rPr>
                <w:rStyle w:val="y2iqfc"/>
                <w:rFonts w:ascii="inherit" w:hAnsi="inherit" w:hint="eastAsia"/>
                <w:color w:val="E8EAED"/>
                <w:sz w:val="42"/>
                <w:szCs w:val="42"/>
              </w:rPr>
            </w:rPrChange>
          </w:rPr>
          <w:t>На</w:t>
        </w:r>
        <w:r w:rsidR="00482C96" w:rsidRPr="0044154E">
          <w:rPr>
            <w:rStyle w:val="y2iqfc"/>
            <w:rFonts w:cs="Times New Roman"/>
            <w:color w:val="000000" w:themeColor="text1"/>
            <w:szCs w:val="24"/>
            <w:rPrChange w:id="13578" w:author="Barshadskaya, Yuliya" w:date="2024-02-22T23:53:00Z">
              <w:rPr>
                <w:rStyle w:val="y2iqfc"/>
                <w:rFonts w:ascii="inherit" w:hAnsi="inherit"/>
                <w:color w:val="E8EAED"/>
                <w:sz w:val="42"/>
                <w:szCs w:val="42"/>
              </w:rPr>
            </w:rPrChange>
          </w:rPr>
          <w:t xml:space="preserve"> </w:t>
        </w:r>
        <w:r w:rsidR="00482C96" w:rsidRPr="0044154E">
          <w:rPr>
            <w:rStyle w:val="y2iqfc"/>
            <w:rFonts w:cs="Times New Roman" w:hint="eastAsia"/>
            <w:color w:val="000000" w:themeColor="text1"/>
            <w:szCs w:val="24"/>
            <w:rPrChange w:id="13579" w:author="Barshadskaya, Yuliya" w:date="2024-02-22T23:53:00Z">
              <w:rPr>
                <w:rStyle w:val="y2iqfc"/>
                <w:rFonts w:ascii="inherit" w:hAnsi="inherit" w:hint="eastAsia"/>
                <w:color w:val="E8EAED"/>
                <w:sz w:val="42"/>
                <w:szCs w:val="42"/>
              </w:rPr>
            </w:rPrChange>
          </w:rPr>
          <w:t>долю</w:t>
        </w:r>
        <w:r w:rsidR="00482C96" w:rsidRPr="0044154E">
          <w:rPr>
            <w:rStyle w:val="y2iqfc"/>
            <w:rFonts w:cs="Times New Roman"/>
            <w:color w:val="000000" w:themeColor="text1"/>
            <w:szCs w:val="24"/>
            <w:rPrChange w:id="13580" w:author="Barshadskaya, Yuliya" w:date="2024-02-22T23:53:00Z">
              <w:rPr>
                <w:rStyle w:val="y2iqfc"/>
                <w:rFonts w:ascii="inherit" w:hAnsi="inherit"/>
                <w:color w:val="E8EAED"/>
                <w:sz w:val="42"/>
                <w:szCs w:val="42"/>
              </w:rPr>
            </w:rPrChange>
          </w:rPr>
          <w:t xml:space="preserve"> </w:t>
        </w:r>
        <w:r w:rsidR="00482C96" w:rsidRPr="0044154E">
          <w:rPr>
            <w:rStyle w:val="y2iqfc"/>
            <w:rFonts w:cs="Times New Roman" w:hint="eastAsia"/>
            <w:color w:val="000000" w:themeColor="text1"/>
            <w:szCs w:val="24"/>
            <w:rPrChange w:id="13581" w:author="Barshadskaya, Yuliya" w:date="2024-02-22T23:53:00Z">
              <w:rPr>
                <w:rStyle w:val="y2iqfc"/>
                <w:rFonts w:ascii="inherit" w:hAnsi="inherit" w:hint="eastAsia"/>
                <w:color w:val="E8EAED"/>
                <w:sz w:val="42"/>
                <w:szCs w:val="42"/>
              </w:rPr>
            </w:rPrChange>
          </w:rPr>
          <w:t>неизмененного</w:t>
        </w:r>
        <w:r w:rsidR="00482C96" w:rsidRPr="0044154E">
          <w:rPr>
            <w:rStyle w:val="y2iqfc"/>
            <w:rFonts w:cs="Times New Roman"/>
            <w:color w:val="000000" w:themeColor="text1"/>
            <w:szCs w:val="24"/>
            <w:rPrChange w:id="13582" w:author="Barshadskaya, Yuliya" w:date="2024-02-22T23:53:00Z">
              <w:rPr>
                <w:rStyle w:val="y2iqfc"/>
                <w:rFonts w:ascii="inherit" w:hAnsi="inherit"/>
                <w:color w:val="E8EAED"/>
                <w:sz w:val="42"/>
                <w:szCs w:val="42"/>
              </w:rPr>
            </w:rPrChange>
          </w:rPr>
          <w:t xml:space="preserve"> </w:t>
        </w:r>
        <w:r w:rsidR="00482C96" w:rsidRPr="0044154E">
          <w:rPr>
            <w:rStyle w:val="y2iqfc"/>
            <w:rFonts w:cs="Times New Roman" w:hint="eastAsia"/>
            <w:color w:val="000000" w:themeColor="text1"/>
            <w:szCs w:val="24"/>
            <w:rPrChange w:id="13583" w:author="Barshadskaya, Yuliya" w:date="2024-02-22T23:53:00Z">
              <w:rPr>
                <w:rStyle w:val="y2iqfc"/>
                <w:rFonts w:ascii="inherit" w:hAnsi="inherit" w:hint="eastAsia"/>
                <w:color w:val="E8EAED"/>
                <w:sz w:val="42"/>
                <w:szCs w:val="42"/>
              </w:rPr>
            </w:rPrChange>
          </w:rPr>
          <w:t>осимертиниба</w:t>
        </w:r>
        <w:r w:rsidR="00482C96" w:rsidRPr="0044154E">
          <w:rPr>
            <w:rStyle w:val="y2iqfc"/>
            <w:rFonts w:cs="Times New Roman"/>
            <w:color w:val="000000" w:themeColor="text1"/>
            <w:szCs w:val="24"/>
            <w:rPrChange w:id="13584" w:author="Barshadskaya, Yuliya" w:date="2024-02-22T23:53:00Z">
              <w:rPr>
                <w:rStyle w:val="y2iqfc"/>
                <w:rFonts w:ascii="inherit" w:hAnsi="inherit"/>
                <w:color w:val="E8EAED"/>
                <w:sz w:val="42"/>
                <w:szCs w:val="42"/>
              </w:rPr>
            </w:rPrChange>
          </w:rPr>
          <w:t xml:space="preserve"> </w:t>
        </w:r>
        <w:r w:rsidR="00482C96" w:rsidRPr="0044154E">
          <w:rPr>
            <w:rStyle w:val="y2iqfc"/>
            <w:rFonts w:cs="Times New Roman" w:hint="eastAsia"/>
            <w:color w:val="000000" w:themeColor="text1"/>
            <w:szCs w:val="24"/>
            <w:rPrChange w:id="13585" w:author="Barshadskaya, Yuliya" w:date="2024-02-22T23:53:00Z">
              <w:rPr>
                <w:rStyle w:val="y2iqfc"/>
                <w:rFonts w:ascii="inherit" w:hAnsi="inherit" w:hint="eastAsia"/>
                <w:color w:val="E8EAED"/>
                <w:sz w:val="42"/>
                <w:szCs w:val="42"/>
              </w:rPr>
            </w:rPrChange>
          </w:rPr>
          <w:t>приходилось</w:t>
        </w:r>
        <w:r w:rsidR="00482C96" w:rsidRPr="0044154E">
          <w:rPr>
            <w:rStyle w:val="y2iqfc"/>
            <w:rFonts w:cs="Times New Roman"/>
            <w:color w:val="000000" w:themeColor="text1"/>
            <w:szCs w:val="24"/>
            <w:rPrChange w:id="13586" w:author="Barshadskaya, Yuliya" w:date="2024-02-22T23:53:00Z">
              <w:rPr>
                <w:rStyle w:val="y2iqfc"/>
                <w:rFonts w:ascii="inherit" w:hAnsi="inherit"/>
                <w:color w:val="E8EAED"/>
                <w:sz w:val="42"/>
                <w:szCs w:val="42"/>
              </w:rPr>
            </w:rPrChange>
          </w:rPr>
          <w:t xml:space="preserve"> </w:t>
        </w:r>
        <w:r w:rsidR="00482C96" w:rsidRPr="0044154E">
          <w:rPr>
            <w:rStyle w:val="y2iqfc"/>
            <w:rFonts w:cs="Times New Roman" w:hint="eastAsia"/>
            <w:color w:val="000000" w:themeColor="text1"/>
            <w:szCs w:val="24"/>
            <w:rPrChange w:id="13587" w:author="Barshadskaya, Yuliya" w:date="2024-02-22T23:53:00Z">
              <w:rPr>
                <w:rStyle w:val="y2iqfc"/>
                <w:rFonts w:ascii="inherit" w:hAnsi="inherit" w:hint="eastAsia"/>
                <w:color w:val="E8EAED"/>
                <w:sz w:val="42"/>
                <w:szCs w:val="42"/>
              </w:rPr>
            </w:rPrChange>
          </w:rPr>
          <w:t>примерно</w:t>
        </w:r>
        <w:r w:rsidR="00482C96" w:rsidRPr="0044154E">
          <w:rPr>
            <w:rStyle w:val="y2iqfc"/>
            <w:rFonts w:cs="Times New Roman"/>
            <w:color w:val="000000" w:themeColor="text1"/>
            <w:szCs w:val="24"/>
            <w:rPrChange w:id="13588" w:author="Barshadskaya, Yuliya" w:date="2024-02-22T23:53:00Z">
              <w:rPr>
                <w:rStyle w:val="y2iqfc"/>
                <w:rFonts w:ascii="inherit" w:hAnsi="inherit"/>
                <w:color w:val="E8EAED"/>
                <w:sz w:val="42"/>
                <w:szCs w:val="42"/>
              </w:rPr>
            </w:rPrChange>
          </w:rPr>
          <w:t xml:space="preserve"> 2% </w:t>
        </w:r>
        <w:r w:rsidR="00482C96" w:rsidRPr="0044154E">
          <w:rPr>
            <w:rStyle w:val="y2iqfc"/>
            <w:rFonts w:cs="Times New Roman" w:hint="eastAsia"/>
            <w:color w:val="000000" w:themeColor="text1"/>
            <w:szCs w:val="24"/>
            <w:rPrChange w:id="13589" w:author="Barshadskaya, Yuliya" w:date="2024-02-22T23:53:00Z">
              <w:rPr>
                <w:rStyle w:val="y2iqfc"/>
                <w:rFonts w:ascii="inherit" w:hAnsi="inherit" w:hint="eastAsia"/>
                <w:color w:val="E8EAED"/>
                <w:sz w:val="42"/>
                <w:szCs w:val="42"/>
              </w:rPr>
            </w:rPrChange>
          </w:rPr>
          <w:t>элиминации</w:t>
        </w:r>
        <w:r w:rsidR="00482C96" w:rsidRPr="0044154E">
          <w:rPr>
            <w:rStyle w:val="y2iqfc"/>
            <w:rFonts w:cs="Times New Roman"/>
            <w:color w:val="000000" w:themeColor="text1"/>
            <w:szCs w:val="24"/>
            <w:rPrChange w:id="13590" w:author="Barshadskaya, Yuliya" w:date="2024-02-22T23:53:00Z">
              <w:rPr>
                <w:rStyle w:val="y2iqfc"/>
                <w:rFonts w:ascii="inherit" w:hAnsi="inherit"/>
                <w:color w:val="E8EAED"/>
                <w:sz w:val="42"/>
                <w:szCs w:val="42"/>
              </w:rPr>
            </w:rPrChange>
          </w:rPr>
          <w:t xml:space="preserve">: 0,8% </w:t>
        </w:r>
        <w:r w:rsidR="00482C96" w:rsidRPr="0044154E">
          <w:rPr>
            <w:rStyle w:val="y2iqfc"/>
            <w:rFonts w:cs="Times New Roman" w:hint="eastAsia"/>
            <w:color w:val="000000" w:themeColor="text1"/>
            <w:szCs w:val="24"/>
            <w:rPrChange w:id="13591" w:author="Barshadskaya, Yuliya" w:date="2024-02-22T23:53:00Z">
              <w:rPr>
                <w:rStyle w:val="y2iqfc"/>
                <w:rFonts w:ascii="inherit" w:hAnsi="inherit" w:hint="eastAsia"/>
                <w:color w:val="E8EAED"/>
                <w:sz w:val="42"/>
                <w:szCs w:val="42"/>
              </w:rPr>
            </w:rPrChange>
          </w:rPr>
          <w:t>с</w:t>
        </w:r>
        <w:r w:rsidR="00482C96" w:rsidRPr="0044154E">
          <w:rPr>
            <w:rStyle w:val="y2iqfc"/>
            <w:rFonts w:cs="Times New Roman"/>
            <w:color w:val="000000" w:themeColor="text1"/>
            <w:szCs w:val="24"/>
            <w:rPrChange w:id="13592" w:author="Barshadskaya, Yuliya" w:date="2024-02-22T23:53:00Z">
              <w:rPr>
                <w:rStyle w:val="y2iqfc"/>
                <w:rFonts w:ascii="inherit" w:hAnsi="inherit"/>
                <w:color w:val="E8EAED"/>
                <w:sz w:val="42"/>
                <w:szCs w:val="42"/>
              </w:rPr>
            </w:rPrChange>
          </w:rPr>
          <w:t xml:space="preserve"> </w:t>
        </w:r>
        <w:r w:rsidR="00482C96" w:rsidRPr="0044154E">
          <w:rPr>
            <w:rStyle w:val="y2iqfc"/>
            <w:rFonts w:cs="Times New Roman" w:hint="eastAsia"/>
            <w:color w:val="000000" w:themeColor="text1"/>
            <w:szCs w:val="24"/>
            <w:rPrChange w:id="13593" w:author="Barshadskaya, Yuliya" w:date="2024-02-22T23:53:00Z">
              <w:rPr>
                <w:rStyle w:val="y2iqfc"/>
                <w:rFonts w:ascii="inherit" w:hAnsi="inherit" w:hint="eastAsia"/>
                <w:color w:val="E8EAED"/>
                <w:sz w:val="42"/>
                <w:szCs w:val="42"/>
              </w:rPr>
            </w:rPrChange>
          </w:rPr>
          <w:t>м</w:t>
        </w:r>
        <w:r w:rsidR="00482C96" w:rsidRPr="0044154E">
          <w:rPr>
            <w:rStyle w:val="y2iqfc"/>
            <w:rFonts w:cs="Times New Roman" w:hint="eastAsia"/>
            <w:color w:val="000000" w:themeColor="text1"/>
            <w:szCs w:val="24"/>
            <w:rPrChange w:id="13594" w:author="Barshadskaya, Yuliya" w:date="2024-02-22T23:53:00Z">
              <w:rPr>
                <w:rStyle w:val="y2iqfc"/>
                <w:rFonts w:ascii="inherit" w:hAnsi="inherit" w:hint="eastAsia"/>
                <w:color w:val="E8EAED"/>
                <w:sz w:val="42"/>
                <w:szCs w:val="42"/>
              </w:rPr>
            </w:rPrChange>
          </w:rPr>
          <w:lastRenderedPageBreak/>
          <w:t>очой</w:t>
        </w:r>
        <w:r w:rsidR="00482C96" w:rsidRPr="0044154E">
          <w:rPr>
            <w:rStyle w:val="y2iqfc"/>
            <w:rFonts w:cs="Times New Roman"/>
            <w:color w:val="000000" w:themeColor="text1"/>
            <w:szCs w:val="24"/>
            <w:rPrChange w:id="13595" w:author="Barshadskaya, Yuliya" w:date="2024-02-22T23:53:00Z">
              <w:rPr>
                <w:rStyle w:val="y2iqfc"/>
                <w:rFonts w:ascii="inherit" w:hAnsi="inherit"/>
                <w:color w:val="E8EAED"/>
                <w:sz w:val="42"/>
                <w:szCs w:val="42"/>
              </w:rPr>
            </w:rPrChange>
          </w:rPr>
          <w:t xml:space="preserve"> </w:t>
        </w:r>
        <w:r w:rsidR="00482C96" w:rsidRPr="0044154E">
          <w:rPr>
            <w:rStyle w:val="y2iqfc"/>
            <w:rFonts w:cs="Times New Roman" w:hint="eastAsia"/>
            <w:color w:val="000000" w:themeColor="text1"/>
            <w:szCs w:val="24"/>
            <w:rPrChange w:id="13596" w:author="Barshadskaya, Yuliya" w:date="2024-02-22T23:53:00Z">
              <w:rPr>
                <w:rStyle w:val="y2iqfc"/>
                <w:rFonts w:ascii="inherit" w:hAnsi="inherit" w:hint="eastAsia"/>
                <w:color w:val="E8EAED"/>
                <w:sz w:val="42"/>
                <w:szCs w:val="42"/>
              </w:rPr>
            </w:rPrChange>
          </w:rPr>
          <w:t>и</w:t>
        </w:r>
        <w:r w:rsidR="00482C96" w:rsidRPr="0044154E">
          <w:rPr>
            <w:rStyle w:val="y2iqfc"/>
            <w:rFonts w:cs="Times New Roman"/>
            <w:color w:val="000000" w:themeColor="text1"/>
            <w:szCs w:val="24"/>
            <w:rPrChange w:id="13597" w:author="Barshadskaya, Yuliya" w:date="2024-02-22T23:53:00Z">
              <w:rPr>
                <w:rStyle w:val="y2iqfc"/>
                <w:rFonts w:ascii="inherit" w:hAnsi="inherit"/>
                <w:color w:val="E8EAED"/>
                <w:sz w:val="42"/>
                <w:szCs w:val="42"/>
              </w:rPr>
            </w:rPrChange>
          </w:rPr>
          <w:t xml:space="preserve"> 1,2% </w:t>
        </w:r>
        <w:r w:rsidR="00482C96" w:rsidRPr="0044154E">
          <w:rPr>
            <w:rStyle w:val="y2iqfc"/>
            <w:rFonts w:cs="Times New Roman" w:hint="eastAsia"/>
            <w:color w:val="000000" w:themeColor="text1"/>
            <w:szCs w:val="24"/>
            <w:rPrChange w:id="13598" w:author="Barshadskaya, Yuliya" w:date="2024-02-22T23:53:00Z">
              <w:rPr>
                <w:rStyle w:val="y2iqfc"/>
                <w:rFonts w:ascii="inherit" w:hAnsi="inherit" w:hint="eastAsia"/>
                <w:color w:val="E8EAED"/>
                <w:sz w:val="42"/>
                <w:szCs w:val="42"/>
              </w:rPr>
            </w:rPrChange>
          </w:rPr>
          <w:t>с</w:t>
        </w:r>
        <w:r w:rsidR="00482C96" w:rsidRPr="0044154E">
          <w:rPr>
            <w:rStyle w:val="y2iqfc"/>
            <w:rFonts w:cs="Times New Roman"/>
            <w:color w:val="000000" w:themeColor="text1"/>
            <w:szCs w:val="24"/>
            <w:rPrChange w:id="13599" w:author="Barshadskaya, Yuliya" w:date="2024-02-22T23:53:00Z">
              <w:rPr>
                <w:rStyle w:val="y2iqfc"/>
                <w:rFonts w:ascii="inherit" w:hAnsi="inherit"/>
                <w:color w:val="E8EAED"/>
                <w:sz w:val="42"/>
                <w:szCs w:val="42"/>
              </w:rPr>
            </w:rPrChange>
          </w:rPr>
          <w:t xml:space="preserve"> </w:t>
        </w:r>
        <w:r w:rsidR="00482C96" w:rsidRPr="0044154E">
          <w:rPr>
            <w:rStyle w:val="y2iqfc"/>
            <w:rFonts w:cs="Times New Roman" w:hint="eastAsia"/>
            <w:color w:val="000000" w:themeColor="text1"/>
            <w:szCs w:val="24"/>
            <w:rPrChange w:id="13600" w:author="Barshadskaya, Yuliya" w:date="2024-02-22T23:53:00Z">
              <w:rPr>
                <w:rStyle w:val="y2iqfc"/>
                <w:rFonts w:ascii="inherit" w:hAnsi="inherit" w:hint="eastAsia"/>
                <w:color w:val="E8EAED"/>
                <w:sz w:val="42"/>
                <w:szCs w:val="42"/>
              </w:rPr>
            </w:rPrChange>
          </w:rPr>
          <w:t>калом</w:t>
        </w:r>
        <w:r w:rsidR="00482C96" w:rsidRPr="0044154E">
          <w:rPr>
            <w:rStyle w:val="y2iqfc"/>
            <w:rFonts w:cs="Times New Roman"/>
            <w:color w:val="000000" w:themeColor="text1"/>
            <w:szCs w:val="24"/>
            <w:rPrChange w:id="13601" w:author="Barshadskaya, Yuliya" w:date="2024-02-22T23:53:00Z">
              <w:rPr>
                <w:rStyle w:val="y2iqfc"/>
                <w:rFonts w:ascii="inherit" w:hAnsi="inherit"/>
                <w:color w:val="E8EAED"/>
                <w:sz w:val="42"/>
                <w:szCs w:val="42"/>
              </w:rPr>
            </w:rPrChange>
          </w:rPr>
          <w:t>.</w:t>
        </w:r>
      </w:ins>
      <w:ins w:id="13602" w:author="Barshadskaya, Yuliya" w:date="2024-02-22T23:53:00Z">
        <w:r w:rsidR="0044154E">
          <w:rPr>
            <w:rStyle w:val="y2iqfc"/>
            <w:rFonts w:cs="Times New Roman"/>
            <w:color w:val="000000" w:themeColor="text1"/>
            <w:szCs w:val="24"/>
          </w:rPr>
          <w:t xml:space="preserve"> </w:t>
        </w:r>
      </w:ins>
    </w:p>
    <w:p w14:paraId="4CA28A7B" w14:textId="3B531E12" w:rsidR="00482C96" w:rsidRPr="006E6534" w:rsidDel="00482C96" w:rsidRDefault="00482C96">
      <w:pPr>
        <w:pStyle w:val="SDText"/>
        <w:spacing w:after="0"/>
        <w:rPr>
          <w:del w:id="13603" w:author="N F" w:date="2023-10-24T23:38:00Z"/>
          <w:moveTo w:id="13604" w:author="N F" w:date="2023-10-24T23:38:00Z"/>
          <w:rFonts w:cs="Times New Roman"/>
          <w:color w:val="000000" w:themeColor="text1"/>
          <w:rPrChange w:id="13605" w:author="N F" w:date="2023-12-05T03:08:00Z">
            <w:rPr>
              <w:del w:id="13606" w:author="N F" w:date="2023-10-24T23:38:00Z"/>
              <w:moveTo w:id="13607" w:author="N F" w:date="2023-10-24T23:38:00Z"/>
              <w:rFonts w:cs="Times New Roman"/>
            </w:rPr>
          </w:rPrChange>
        </w:rPr>
        <w:pPrChange w:id="13608" w:author="Barshadskaya, Yuliya" w:date="2024-01-15T19:04:00Z">
          <w:pPr>
            <w:pStyle w:val="SDText"/>
          </w:pPr>
        </w:pPrChange>
      </w:pPr>
      <w:moveToRangeStart w:id="13609" w:author="N F" w:date="2023-10-24T23:38:00Z" w:name="move149083116"/>
      <w:moveTo w:id="13610" w:author="N F" w:date="2023-10-24T23:38:00Z">
        <w:r w:rsidRPr="006E6534">
          <w:rPr>
            <w:rFonts w:cs="Times New Roman"/>
            <w:color w:val="000000" w:themeColor="text1"/>
            <w:rPrChange w:id="13611" w:author="N F" w:date="2023-12-05T03:08:00Z">
              <w:rPr>
                <w:rFonts w:cs="Times New Roman"/>
              </w:rPr>
            </w:rPrChange>
          </w:rPr>
          <w:t>Доступны результаты исследования выведения радиоактивно меченого осимертиниба у здоровых добровольцев (</w:t>
        </w:r>
        <w:r w:rsidRPr="006E6534">
          <w:rPr>
            <w:rFonts w:cs="Times New Roman"/>
            <w:color w:val="000000" w:themeColor="text1"/>
            <w:rPrChange w:id="13612" w:author="N F" w:date="2023-12-05T03:08:00Z">
              <w:rPr>
                <w:rFonts w:cs="Times New Roman"/>
              </w:rPr>
            </w:rPrChange>
          </w:rPr>
          <w:fldChar w:fldCharType="begin"/>
        </w:r>
        <w:r w:rsidRPr="006E6534">
          <w:rPr>
            <w:rFonts w:cs="Times New Roman"/>
            <w:color w:val="000000" w:themeColor="text1"/>
            <w:rPrChange w:id="13613" w:author="N F" w:date="2023-12-05T03:08:00Z">
              <w:rPr>
                <w:rFonts w:cs="Times New Roman"/>
              </w:rPr>
            </w:rPrChange>
          </w:rPr>
          <w:instrText xml:space="preserve"> REF _Ref115228126 \h  \* MERGEFORMAT </w:instrText>
        </w:r>
      </w:moveTo>
      <w:r w:rsidRPr="006E6534">
        <w:rPr>
          <w:rFonts w:cs="Times New Roman"/>
          <w:color w:val="000000" w:themeColor="text1"/>
          <w:rPrChange w:id="13614" w:author="N F" w:date="2023-12-05T03:08:00Z">
            <w:rPr>
              <w:rFonts w:cs="Times New Roman"/>
              <w:color w:val="000000" w:themeColor="text1"/>
            </w:rPr>
          </w:rPrChange>
        </w:rPr>
      </w:r>
      <w:moveTo w:id="13615" w:author="N F" w:date="2023-10-24T23:38:00Z">
        <w:r w:rsidRPr="006E6534">
          <w:rPr>
            <w:rFonts w:cs="Times New Roman"/>
            <w:color w:val="000000" w:themeColor="text1"/>
            <w:rPrChange w:id="13616" w:author="N F" w:date="2023-12-05T03:08:00Z">
              <w:rPr>
                <w:rFonts w:cs="Times New Roman"/>
              </w:rPr>
            </w:rPrChange>
          </w:rPr>
          <w:fldChar w:fldCharType="separate"/>
        </w:r>
        <w:r w:rsidRPr="006E6534">
          <w:rPr>
            <w:rFonts w:cs="Times New Roman"/>
            <w:color w:val="000000" w:themeColor="text1"/>
            <w:rPrChange w:id="13617" w:author="N F" w:date="2023-12-05T03:08:00Z">
              <w:rPr>
                <w:rFonts w:cs="Times New Roman"/>
              </w:rPr>
            </w:rPrChange>
          </w:rPr>
          <w:t xml:space="preserve">Таблица </w:t>
        </w:r>
        <w:r w:rsidRPr="006E6534">
          <w:rPr>
            <w:rFonts w:cs="Times New Roman"/>
            <w:noProof/>
            <w:color w:val="000000" w:themeColor="text1"/>
            <w:rPrChange w:id="13618" w:author="N F" w:date="2023-12-05T03:08:00Z">
              <w:rPr>
                <w:rFonts w:cs="Times New Roman"/>
                <w:noProof/>
              </w:rPr>
            </w:rPrChange>
          </w:rPr>
          <w:t>4</w:t>
        </w:r>
        <w:r w:rsidRPr="006E6534">
          <w:rPr>
            <w:rFonts w:cs="Times New Roman"/>
            <w:color w:val="000000" w:themeColor="text1"/>
            <w:rPrChange w:id="13619" w:author="N F" w:date="2023-12-05T03:08:00Z">
              <w:rPr>
                <w:rFonts w:cs="Times New Roman"/>
              </w:rPr>
            </w:rPrChange>
          </w:rPr>
          <w:noBreakHyphen/>
        </w:r>
        <w:r w:rsidRPr="006E6534">
          <w:rPr>
            <w:rFonts w:cs="Times New Roman"/>
            <w:noProof/>
            <w:color w:val="000000" w:themeColor="text1"/>
            <w:rPrChange w:id="13620" w:author="N F" w:date="2023-12-05T03:08:00Z">
              <w:rPr>
                <w:rFonts w:cs="Times New Roman"/>
                <w:noProof/>
              </w:rPr>
            </w:rPrChange>
          </w:rPr>
          <w:t>2</w:t>
        </w:r>
        <w:r w:rsidRPr="006E6534">
          <w:rPr>
            <w:rFonts w:cs="Times New Roman"/>
            <w:color w:val="000000" w:themeColor="text1"/>
            <w:rPrChange w:id="13621" w:author="N F" w:date="2023-12-05T03:08:00Z">
              <w:rPr>
                <w:rFonts w:cs="Times New Roman"/>
              </w:rPr>
            </w:rPrChange>
          </w:rPr>
          <w:fldChar w:fldCharType="end"/>
        </w:r>
        <w:r w:rsidRPr="006E6534">
          <w:rPr>
            <w:rFonts w:cs="Times New Roman"/>
            <w:color w:val="000000" w:themeColor="text1"/>
            <w:rPrChange w:id="13622" w:author="N F" w:date="2023-12-05T03:08:00Z">
              <w:rPr>
                <w:rFonts w:cs="Times New Roman"/>
              </w:rPr>
            </w:rPrChange>
          </w:rPr>
          <w:t xml:space="preserve">) </w:t>
        </w:r>
      </w:moveTo>
      <w:ins w:id="13623" w:author="Barshadskaya, Yuliya" w:date="2024-01-15T19:04:00Z">
        <w:r w:rsidR="00F43EBA" w:rsidRPr="0001519A">
          <w:rPr>
            <w:rFonts w:cs="Times New Roman"/>
            <w:color w:val="000000" w:themeColor="text1"/>
            <w:lang w:val="en-US"/>
          </w:rPr>
          <w:fldChar w:fldCharType="begin"/>
        </w:r>
        <w:r w:rsidR="00F43EBA"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F43EBA" w:rsidRPr="0001519A">
          <w:rPr>
            <w:rFonts w:cs="Times New Roman"/>
            <w:color w:val="000000" w:themeColor="text1"/>
            <w:lang w:val="en-US"/>
          </w:rPr>
          <w:fldChar w:fldCharType="separate"/>
        </w:r>
        <w:r w:rsidR="00F43EBA" w:rsidRPr="0018315E">
          <w:rPr>
            <w:rFonts w:cs="Times New Roman"/>
            <w:color w:val="000000" w:themeColor="text1"/>
          </w:rPr>
          <w:t>[</w:t>
        </w:r>
        <w:r w:rsidR="00F43EBA">
          <w:rPr>
            <w:rFonts w:cs="Times New Roman"/>
            <w:color w:val="000000" w:themeColor="text1"/>
          </w:rPr>
          <w:t>1</w:t>
        </w:r>
        <w:r w:rsidR="00F43EBA" w:rsidRPr="00DD38F1">
          <w:rPr>
            <w:rFonts w:cs="Times New Roman"/>
            <w:color w:val="000000" w:themeColor="text1"/>
          </w:rPr>
          <w:t>]</w:t>
        </w:r>
        <w:r w:rsidR="00F43EBA" w:rsidRPr="0001519A">
          <w:rPr>
            <w:rFonts w:cs="Times New Roman"/>
            <w:color w:val="000000" w:themeColor="text1"/>
            <w:lang w:val="en-US"/>
          </w:rPr>
          <w:fldChar w:fldCharType="end"/>
        </w:r>
      </w:ins>
      <w:moveTo w:id="13624" w:author="N F" w:date="2023-10-24T23:38:00Z">
        <w:del w:id="13625" w:author="Barshadskaya, Yuliya" w:date="2024-01-15T19:04:00Z">
          <w:r w:rsidRPr="006E6534" w:rsidDel="00F43EBA">
            <w:rPr>
              <w:rFonts w:cs="Times New Roman"/>
              <w:color w:val="000000" w:themeColor="text1"/>
              <w:rPrChange w:id="13626" w:author="N F" w:date="2023-12-05T03:08:00Z">
                <w:rPr>
                  <w:rFonts w:cs="Times New Roman"/>
                </w:rPr>
              </w:rPrChange>
            </w:rPr>
            <w:fldChar w:fldCharType="begin"/>
          </w:r>
          <w:r w:rsidRPr="006E6534" w:rsidDel="00F43EBA">
            <w:rPr>
              <w:rFonts w:cs="Times New Roman"/>
              <w:color w:val="000000" w:themeColor="text1"/>
              <w:rPrChange w:id="13627" w:author="N F" w:date="2023-12-05T03:08:00Z">
                <w:rPr>
                  <w:rFonts w:cs="Times New Roman"/>
                </w:rPr>
              </w:rPrChange>
            </w:rPr>
            <w:delInstrText xml:space="preserve"> ADDIN ZOTERO_ITEM CSL_CITATION {"citationID":"RVILUj7E","properties":{"formattedCitation":"(13)","plainCitation":"(13)","noteIndex":0},"citationItems":[{"id":161897,"uris":["http://zotero.org/groups/4735135/items/WX22NTFD"],"itemData":{"id":161897,"type":"webpage","title":"Assessment report. Tagrisso","URL":"https://www.ema.europa.eu/en/documents/assessment-report/tagrisso-epar-public-assessment-report_en.pdf","author":[{"family":"EMA","given":""}],"accessed":{"date-parts":[["2022",8,2]]},"issued":{"date-parts":[["2015"]]}}}],"schema":"https://github.com/citation-style-language/schema/raw/master/csl-citation.json"} </w:delInstrText>
          </w:r>
          <w:r w:rsidRPr="006E6534" w:rsidDel="00F43EBA">
            <w:rPr>
              <w:rFonts w:cs="Times New Roman"/>
              <w:color w:val="000000" w:themeColor="text1"/>
              <w:rPrChange w:id="13628" w:author="N F" w:date="2023-12-05T03:08:00Z">
                <w:rPr>
                  <w:rFonts w:cs="Times New Roman"/>
                </w:rPr>
              </w:rPrChange>
            </w:rPr>
            <w:fldChar w:fldCharType="separate"/>
          </w:r>
          <w:r w:rsidRPr="006E6534" w:rsidDel="00F43EBA">
            <w:rPr>
              <w:rFonts w:cs="Times New Roman"/>
              <w:color w:val="000000" w:themeColor="text1"/>
              <w:rPrChange w:id="13629" w:author="N F" w:date="2023-12-05T03:08:00Z">
                <w:rPr>
                  <w:rFonts w:cs="Times New Roman"/>
                </w:rPr>
              </w:rPrChange>
            </w:rPr>
            <w:delText>(13)</w:delText>
          </w:r>
          <w:r w:rsidRPr="006E6534" w:rsidDel="00F43EBA">
            <w:rPr>
              <w:rFonts w:cs="Times New Roman"/>
              <w:color w:val="000000" w:themeColor="text1"/>
              <w:rPrChange w:id="13630" w:author="N F" w:date="2023-12-05T03:08:00Z">
                <w:rPr>
                  <w:rFonts w:cs="Times New Roman"/>
                </w:rPr>
              </w:rPrChange>
            </w:rPr>
            <w:fldChar w:fldCharType="end"/>
          </w:r>
        </w:del>
        <w:r w:rsidRPr="006E6534">
          <w:rPr>
            <w:rFonts w:cs="Times New Roman"/>
            <w:color w:val="000000" w:themeColor="text1"/>
            <w:rPrChange w:id="13631" w:author="N F" w:date="2023-12-05T03:08:00Z">
              <w:rPr>
                <w:rFonts w:cs="Times New Roman"/>
              </w:rPr>
            </w:rPrChange>
          </w:rPr>
          <w:t>.</w:t>
        </w:r>
      </w:moveTo>
    </w:p>
    <w:moveToRangeEnd w:id="13609"/>
    <w:p w14:paraId="0A501D32" w14:textId="77777777" w:rsidR="00592011" w:rsidRPr="0044154E" w:rsidRDefault="00592011">
      <w:pPr>
        <w:spacing w:after="0" w:line="240" w:lineRule="auto"/>
        <w:pPrChange w:id="13632" w:author="Barshadskaya, Yuliya" w:date="2024-02-22T23:53:00Z">
          <w:pPr>
            <w:pStyle w:val="SDText"/>
          </w:pPr>
        </w:pPrChange>
      </w:pPr>
    </w:p>
    <w:p w14:paraId="5286A6C8" w14:textId="42FD5F41" w:rsidR="009A7DC7" w:rsidRPr="00527FD0" w:rsidRDefault="009A7DC7">
      <w:pPr>
        <w:pStyle w:val="SDTable"/>
        <w:spacing w:after="0"/>
        <w:jc w:val="both"/>
        <w:pPrChange w:id="13633" w:author="Barshadskaya, Yuliya" w:date="2024-01-15T19:05:00Z">
          <w:pPr>
            <w:pStyle w:val="SDTable"/>
          </w:pPr>
        </w:pPrChange>
      </w:pPr>
      <w:bookmarkStart w:id="13634" w:name="_Ref115228126"/>
      <w:bookmarkStart w:id="13635" w:name="_Toc115733164"/>
      <w:r w:rsidRPr="00F43EBA">
        <w:rPr>
          <w:b/>
          <w:rPrChange w:id="13636" w:author="Barshadskaya, Yuliya" w:date="2024-01-15T19:05:00Z">
            <w:rPr/>
          </w:rPrChange>
        </w:rPr>
        <w:t xml:space="preserve">Таблица </w:t>
      </w:r>
      <w:r w:rsidR="003D1135" w:rsidRPr="00F43EBA">
        <w:rPr>
          <w:b/>
          <w:rPrChange w:id="13637" w:author="Barshadskaya, Yuliya" w:date="2024-01-15T19:05:00Z">
            <w:rPr/>
          </w:rPrChange>
        </w:rPr>
        <w:fldChar w:fldCharType="begin"/>
      </w:r>
      <w:r w:rsidR="003D1135" w:rsidRPr="00F43EBA">
        <w:rPr>
          <w:b/>
          <w:rPrChange w:id="13638" w:author="Barshadskaya, Yuliya" w:date="2024-01-15T19:05:00Z">
            <w:rPr/>
          </w:rPrChange>
        </w:rPr>
        <w:instrText xml:space="preserve"> STYLEREF 1 \s </w:instrText>
      </w:r>
      <w:r w:rsidR="003D1135" w:rsidRPr="00F43EBA">
        <w:rPr>
          <w:b/>
          <w:rPrChange w:id="13639" w:author="Barshadskaya, Yuliya" w:date="2024-01-15T19:05:00Z">
            <w:rPr/>
          </w:rPrChange>
        </w:rPr>
        <w:fldChar w:fldCharType="separate"/>
      </w:r>
      <w:r w:rsidR="004C4CE2" w:rsidRPr="00F43EBA">
        <w:rPr>
          <w:b/>
          <w:noProof/>
          <w:rPrChange w:id="13640" w:author="Barshadskaya, Yuliya" w:date="2024-01-15T19:05:00Z">
            <w:rPr>
              <w:noProof/>
            </w:rPr>
          </w:rPrChange>
        </w:rPr>
        <w:t>4</w:t>
      </w:r>
      <w:r w:rsidR="003D1135" w:rsidRPr="00F43EBA">
        <w:rPr>
          <w:b/>
          <w:rPrChange w:id="13641" w:author="Barshadskaya, Yuliya" w:date="2024-01-15T19:05:00Z">
            <w:rPr/>
          </w:rPrChange>
        </w:rPr>
        <w:fldChar w:fldCharType="end"/>
      </w:r>
      <w:r w:rsidR="003D1135" w:rsidRPr="00F43EBA">
        <w:rPr>
          <w:b/>
          <w:rPrChange w:id="13642" w:author="Barshadskaya, Yuliya" w:date="2024-01-15T19:05:00Z">
            <w:rPr/>
          </w:rPrChange>
        </w:rPr>
        <w:noBreakHyphen/>
      </w:r>
      <w:r w:rsidR="003D1135" w:rsidRPr="00F43EBA">
        <w:rPr>
          <w:b/>
          <w:rPrChange w:id="13643" w:author="Barshadskaya, Yuliya" w:date="2024-01-15T19:05:00Z">
            <w:rPr/>
          </w:rPrChange>
        </w:rPr>
        <w:fldChar w:fldCharType="begin"/>
      </w:r>
      <w:r w:rsidR="003D1135" w:rsidRPr="00F43EBA">
        <w:rPr>
          <w:b/>
          <w:rPrChange w:id="13644" w:author="Barshadskaya, Yuliya" w:date="2024-01-15T19:05:00Z">
            <w:rPr/>
          </w:rPrChange>
        </w:rPr>
        <w:instrText xml:space="preserve"> SEQ Таблица \* ARABIC \s 1 </w:instrText>
      </w:r>
      <w:r w:rsidR="003D1135" w:rsidRPr="00F43EBA">
        <w:rPr>
          <w:b/>
          <w:rPrChange w:id="13645" w:author="Barshadskaya, Yuliya" w:date="2024-01-15T19:05:00Z">
            <w:rPr/>
          </w:rPrChange>
        </w:rPr>
        <w:fldChar w:fldCharType="separate"/>
      </w:r>
      <w:r w:rsidR="004C4CE2" w:rsidRPr="00F43EBA">
        <w:rPr>
          <w:b/>
          <w:noProof/>
          <w:rPrChange w:id="13646" w:author="Barshadskaya, Yuliya" w:date="2024-01-15T19:05:00Z">
            <w:rPr>
              <w:noProof/>
            </w:rPr>
          </w:rPrChange>
        </w:rPr>
        <w:t>2</w:t>
      </w:r>
      <w:r w:rsidR="003D1135" w:rsidRPr="00F43EBA">
        <w:rPr>
          <w:b/>
          <w:rPrChange w:id="13647" w:author="Barshadskaya, Yuliya" w:date="2024-01-15T19:05:00Z">
            <w:rPr/>
          </w:rPrChange>
        </w:rPr>
        <w:fldChar w:fldCharType="end"/>
      </w:r>
      <w:bookmarkEnd w:id="13634"/>
      <w:ins w:id="13648" w:author="Barshadskaya, Yuliya" w:date="2024-01-15T19:05:00Z">
        <w:r w:rsidR="00F43EBA" w:rsidRPr="00F43EBA">
          <w:rPr>
            <w:b/>
            <w:rPrChange w:id="13649" w:author="Barshadskaya, Yuliya" w:date="2024-01-15T19:05:00Z">
              <w:rPr/>
            </w:rPrChange>
          </w:rPr>
          <w:t>.</w:t>
        </w:r>
      </w:ins>
      <w:r w:rsidRPr="00527FD0">
        <w:t xml:space="preserve"> </w:t>
      </w:r>
      <w:r w:rsidRPr="00452D3C">
        <w:t xml:space="preserve">Показатели выведения радиоактивно меченого осимертиниба у здоровых добровольцев </w:t>
      </w:r>
      <w:ins w:id="13650" w:author="Barshadskaya, Yuliya" w:date="2024-01-15T19:05:00Z">
        <w:r w:rsidR="00F43EBA" w:rsidRPr="0001519A">
          <w:rPr>
            <w:rFonts w:cs="Times New Roman"/>
            <w:color w:val="000000" w:themeColor="text1"/>
            <w:lang w:val="en-US"/>
          </w:rPr>
          <w:fldChar w:fldCharType="begin"/>
        </w:r>
        <w:r w:rsidR="00F43EBA"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F43EBA" w:rsidRPr="0001519A">
          <w:rPr>
            <w:rFonts w:cs="Times New Roman"/>
            <w:color w:val="000000" w:themeColor="text1"/>
            <w:lang w:val="en-US"/>
          </w:rPr>
          <w:fldChar w:fldCharType="separate"/>
        </w:r>
        <w:r w:rsidR="00F43EBA" w:rsidRPr="0018315E">
          <w:rPr>
            <w:rFonts w:cs="Times New Roman"/>
            <w:color w:val="000000" w:themeColor="text1"/>
          </w:rPr>
          <w:t>[</w:t>
        </w:r>
        <w:r w:rsidR="00F43EBA">
          <w:rPr>
            <w:rFonts w:cs="Times New Roman"/>
            <w:color w:val="000000" w:themeColor="text1"/>
          </w:rPr>
          <w:t>1</w:t>
        </w:r>
        <w:r w:rsidR="00F43EBA" w:rsidRPr="00DD38F1">
          <w:rPr>
            <w:rFonts w:cs="Times New Roman"/>
            <w:color w:val="000000" w:themeColor="text1"/>
          </w:rPr>
          <w:t>]</w:t>
        </w:r>
        <w:r w:rsidR="00F43EBA" w:rsidRPr="0001519A">
          <w:rPr>
            <w:rFonts w:cs="Times New Roman"/>
            <w:color w:val="000000" w:themeColor="text1"/>
            <w:lang w:val="en-US"/>
          </w:rPr>
          <w:fldChar w:fldCharType="end"/>
        </w:r>
      </w:ins>
      <w:del w:id="13651" w:author="Barshadskaya, Yuliya" w:date="2024-01-15T19:05:00Z">
        <w:r w:rsidRPr="00452D3C" w:rsidDel="00F43EBA">
          <w:fldChar w:fldCharType="begin"/>
        </w:r>
        <w:r w:rsidRPr="006E6534" w:rsidDel="00F43EBA">
          <w:delInstrText xml:space="preserve"> ADDIN ZOTERO_ITEM CSL_CITATION {"citationID":"RVILUj7E","properties":{"formattedCitation":"(13)","plainCitation":"(13)","noteIndex":0},"citationItems":[{"id":161897,"uris":["http://zotero.org/groups/4735135/items/WX22NTFD"],"itemData":{"id":161897,"type":"webpage","title":"Assessment report. Tagrisso","URL":"https://www.ema.europa.eu/en/documents/assessment-report/tagrisso-epar-public-assessment-report_en.pdf","author":[{"family":"EMA","given":""}],"accessed":{"date-parts":[["2022",8,2]]},"issued":{"date-parts":[["2015"]]}}}],"schema":"https://github.com/citation-style-language/schema/raw/master/csl-citation.json"} </w:delInstrText>
        </w:r>
        <w:r w:rsidRPr="00452D3C" w:rsidDel="00F43EBA">
          <w:fldChar w:fldCharType="separate"/>
        </w:r>
        <w:r w:rsidRPr="00452D3C" w:rsidDel="00F43EBA">
          <w:delText>(</w:delText>
        </w:r>
        <w:r w:rsidRPr="008A1743" w:rsidDel="00F43EBA">
          <w:delText>13)</w:delText>
        </w:r>
        <w:bookmarkEnd w:id="13635"/>
        <w:r w:rsidRPr="00452D3C" w:rsidDel="00F43EBA">
          <w:fldChar w:fldCharType="end"/>
        </w:r>
      </w:del>
    </w:p>
    <w:tbl>
      <w:tblPr>
        <w:tblStyle w:val="a4"/>
        <w:tblW w:w="0" w:type="auto"/>
        <w:tblLook w:val="04A0" w:firstRow="1" w:lastRow="0" w:firstColumn="1" w:lastColumn="0" w:noHBand="0" w:noVBand="1"/>
      </w:tblPr>
      <w:tblGrid>
        <w:gridCol w:w="1525"/>
        <w:gridCol w:w="876"/>
        <w:gridCol w:w="853"/>
        <w:gridCol w:w="876"/>
        <w:gridCol w:w="876"/>
        <w:gridCol w:w="854"/>
        <w:gridCol w:w="877"/>
        <w:gridCol w:w="877"/>
        <w:gridCol w:w="854"/>
        <w:gridCol w:w="877"/>
      </w:tblGrid>
      <w:tr w:rsidR="006E6534" w:rsidRPr="006E6534" w14:paraId="5A846B82" w14:textId="77777777" w:rsidTr="000F05C8">
        <w:trPr>
          <w:tblHeader/>
        </w:trPr>
        <w:tc>
          <w:tcPr>
            <w:tcW w:w="1525" w:type="dxa"/>
            <w:vMerge w:val="restart"/>
            <w:shd w:val="clear" w:color="auto" w:fill="D9D9D9" w:themeFill="background1" w:themeFillShade="D9"/>
          </w:tcPr>
          <w:p w14:paraId="440F2B8C" w14:textId="1915EB12" w:rsidR="0007387C" w:rsidRPr="006E6534" w:rsidRDefault="0007387C" w:rsidP="00415551">
            <w:pPr>
              <w:pStyle w:val="SDText"/>
              <w:ind w:firstLine="0"/>
              <w:jc w:val="center"/>
              <w:rPr>
                <w:rFonts w:cs="Times New Roman"/>
                <w:b/>
                <w:bCs/>
                <w:color w:val="000000" w:themeColor="text1"/>
                <w:rPrChange w:id="13652" w:author="N F" w:date="2023-12-05T03:08:00Z">
                  <w:rPr>
                    <w:rFonts w:cs="Times New Roman"/>
                    <w:b/>
                    <w:bCs/>
                  </w:rPr>
                </w:rPrChange>
              </w:rPr>
            </w:pPr>
            <w:r w:rsidRPr="006E6534">
              <w:rPr>
                <w:rFonts w:cs="Times New Roman"/>
                <w:b/>
                <w:bCs/>
                <w:color w:val="000000" w:themeColor="text1"/>
                <w:rPrChange w:id="13653" w:author="N F" w:date="2023-12-05T03:08:00Z">
                  <w:rPr>
                    <w:rFonts w:cs="Times New Roman"/>
                    <w:b/>
                    <w:bCs/>
                  </w:rPr>
                </w:rPrChange>
              </w:rPr>
              <w:t>Показатель</w:t>
            </w:r>
          </w:p>
        </w:tc>
        <w:tc>
          <w:tcPr>
            <w:tcW w:w="2605" w:type="dxa"/>
            <w:gridSpan w:val="3"/>
            <w:shd w:val="clear" w:color="auto" w:fill="D9D9D9" w:themeFill="background1" w:themeFillShade="D9"/>
          </w:tcPr>
          <w:p w14:paraId="02E15E16" w14:textId="5D45B53B" w:rsidR="0007387C" w:rsidRPr="006E6534" w:rsidRDefault="0007387C" w:rsidP="00415551">
            <w:pPr>
              <w:pStyle w:val="SDText"/>
              <w:ind w:firstLine="0"/>
              <w:jc w:val="center"/>
              <w:rPr>
                <w:rFonts w:cs="Times New Roman"/>
                <w:b/>
                <w:bCs/>
                <w:color w:val="000000" w:themeColor="text1"/>
                <w:rPrChange w:id="13654" w:author="N F" w:date="2023-12-05T03:08:00Z">
                  <w:rPr>
                    <w:rFonts w:cs="Times New Roman"/>
                    <w:b/>
                    <w:bCs/>
                  </w:rPr>
                </w:rPrChange>
              </w:rPr>
            </w:pPr>
            <w:r w:rsidRPr="006E6534">
              <w:rPr>
                <w:rFonts w:cs="Times New Roman"/>
                <w:b/>
                <w:bCs/>
                <w:color w:val="000000" w:themeColor="text1"/>
                <w:rPrChange w:id="13655" w:author="N F" w:date="2023-12-05T03:08:00Z">
                  <w:rPr>
                    <w:rFonts w:cs="Times New Roman"/>
                    <w:b/>
                    <w:bCs/>
                  </w:rPr>
                </w:rPrChange>
              </w:rPr>
              <w:t>0–168 ч</w:t>
            </w:r>
          </w:p>
        </w:tc>
        <w:tc>
          <w:tcPr>
            <w:tcW w:w="2607" w:type="dxa"/>
            <w:gridSpan w:val="3"/>
            <w:shd w:val="clear" w:color="auto" w:fill="D9D9D9" w:themeFill="background1" w:themeFillShade="D9"/>
          </w:tcPr>
          <w:p w14:paraId="34773768" w14:textId="04CF7FB7" w:rsidR="0007387C" w:rsidRPr="006E6534" w:rsidRDefault="0007387C" w:rsidP="00415551">
            <w:pPr>
              <w:pStyle w:val="SDText"/>
              <w:ind w:firstLine="0"/>
              <w:jc w:val="center"/>
              <w:rPr>
                <w:rFonts w:cs="Times New Roman"/>
                <w:b/>
                <w:bCs/>
                <w:color w:val="000000" w:themeColor="text1"/>
                <w:rPrChange w:id="13656" w:author="N F" w:date="2023-12-05T03:08:00Z">
                  <w:rPr>
                    <w:rFonts w:cs="Times New Roman"/>
                    <w:b/>
                    <w:bCs/>
                  </w:rPr>
                </w:rPrChange>
              </w:rPr>
            </w:pPr>
            <w:r w:rsidRPr="006E6534">
              <w:rPr>
                <w:rFonts w:cs="Times New Roman"/>
                <w:b/>
                <w:bCs/>
                <w:color w:val="000000" w:themeColor="text1"/>
                <w:rPrChange w:id="13657" w:author="N F" w:date="2023-12-05T03:08:00Z">
                  <w:rPr>
                    <w:rFonts w:cs="Times New Roman"/>
                    <w:b/>
                    <w:bCs/>
                  </w:rPr>
                </w:rPrChange>
              </w:rPr>
              <w:t>0–504 ч</w:t>
            </w:r>
          </w:p>
        </w:tc>
        <w:tc>
          <w:tcPr>
            <w:tcW w:w="2608" w:type="dxa"/>
            <w:gridSpan w:val="3"/>
            <w:shd w:val="clear" w:color="auto" w:fill="D9D9D9" w:themeFill="background1" w:themeFillShade="D9"/>
          </w:tcPr>
          <w:p w14:paraId="76E21675" w14:textId="00088572" w:rsidR="0007387C" w:rsidRPr="006E6534" w:rsidRDefault="0007387C" w:rsidP="00415551">
            <w:pPr>
              <w:pStyle w:val="SDText"/>
              <w:ind w:firstLine="0"/>
              <w:jc w:val="center"/>
              <w:rPr>
                <w:rFonts w:cs="Times New Roman"/>
                <w:b/>
                <w:bCs/>
                <w:color w:val="000000" w:themeColor="text1"/>
                <w:rPrChange w:id="13658" w:author="N F" w:date="2023-12-05T03:08:00Z">
                  <w:rPr>
                    <w:rFonts w:cs="Times New Roman"/>
                    <w:b/>
                    <w:bCs/>
                  </w:rPr>
                </w:rPrChange>
              </w:rPr>
            </w:pPr>
            <w:r w:rsidRPr="006E6534">
              <w:rPr>
                <w:rFonts w:cs="Times New Roman"/>
                <w:b/>
                <w:bCs/>
                <w:color w:val="000000" w:themeColor="text1"/>
                <w:rPrChange w:id="13659" w:author="N F" w:date="2023-12-05T03:08:00Z">
                  <w:rPr>
                    <w:rFonts w:cs="Times New Roman"/>
                    <w:b/>
                    <w:bCs/>
                  </w:rPr>
                </w:rPrChange>
              </w:rPr>
              <w:t>0–2016 ч</w:t>
            </w:r>
          </w:p>
        </w:tc>
      </w:tr>
      <w:tr w:rsidR="006E6534" w:rsidRPr="006E6534" w14:paraId="020AA94B" w14:textId="77777777" w:rsidTr="000F05C8">
        <w:trPr>
          <w:tblHeader/>
        </w:trPr>
        <w:tc>
          <w:tcPr>
            <w:tcW w:w="1525" w:type="dxa"/>
            <w:vMerge/>
            <w:shd w:val="clear" w:color="auto" w:fill="D9D9D9" w:themeFill="background1" w:themeFillShade="D9"/>
          </w:tcPr>
          <w:p w14:paraId="251D2E5F" w14:textId="77777777" w:rsidR="0007387C" w:rsidRPr="006E6534" w:rsidRDefault="0007387C" w:rsidP="00415551">
            <w:pPr>
              <w:pStyle w:val="SDText"/>
              <w:ind w:firstLine="0"/>
              <w:jc w:val="center"/>
              <w:rPr>
                <w:rFonts w:cs="Times New Roman"/>
                <w:b/>
                <w:bCs/>
                <w:color w:val="000000" w:themeColor="text1"/>
                <w:rPrChange w:id="13660" w:author="N F" w:date="2023-12-05T03:08:00Z">
                  <w:rPr>
                    <w:rFonts w:cs="Times New Roman"/>
                    <w:b/>
                    <w:bCs/>
                  </w:rPr>
                </w:rPrChange>
              </w:rPr>
            </w:pPr>
          </w:p>
        </w:tc>
        <w:tc>
          <w:tcPr>
            <w:tcW w:w="876" w:type="dxa"/>
            <w:shd w:val="clear" w:color="auto" w:fill="D9D9D9" w:themeFill="background1" w:themeFillShade="D9"/>
          </w:tcPr>
          <w:p w14:paraId="6B88CBAD" w14:textId="6E34DA72" w:rsidR="0007387C" w:rsidRPr="006E6534" w:rsidRDefault="0007387C" w:rsidP="00415551">
            <w:pPr>
              <w:pStyle w:val="SDText"/>
              <w:ind w:firstLine="0"/>
              <w:jc w:val="center"/>
              <w:rPr>
                <w:rFonts w:cs="Times New Roman"/>
                <w:b/>
                <w:bCs/>
                <w:color w:val="000000" w:themeColor="text1"/>
                <w:rPrChange w:id="13661" w:author="N F" w:date="2023-12-05T03:08:00Z">
                  <w:rPr>
                    <w:rFonts w:cs="Times New Roman"/>
                    <w:b/>
                    <w:bCs/>
                  </w:rPr>
                </w:rPrChange>
              </w:rPr>
            </w:pPr>
            <w:r w:rsidRPr="006E6534">
              <w:rPr>
                <w:rFonts w:cs="Times New Roman"/>
                <w:b/>
                <w:bCs/>
                <w:color w:val="000000" w:themeColor="text1"/>
                <w:rPrChange w:id="13662" w:author="N F" w:date="2023-12-05T03:08:00Z">
                  <w:rPr>
                    <w:rFonts w:cs="Times New Roman"/>
                    <w:b/>
                    <w:bCs/>
                  </w:rPr>
                </w:rPrChange>
              </w:rPr>
              <w:t>Моча</w:t>
            </w:r>
          </w:p>
        </w:tc>
        <w:tc>
          <w:tcPr>
            <w:tcW w:w="853" w:type="dxa"/>
            <w:shd w:val="clear" w:color="auto" w:fill="D9D9D9" w:themeFill="background1" w:themeFillShade="D9"/>
          </w:tcPr>
          <w:p w14:paraId="79FA8B87" w14:textId="31158728" w:rsidR="0007387C" w:rsidRPr="006E6534" w:rsidRDefault="0007387C" w:rsidP="00415551">
            <w:pPr>
              <w:pStyle w:val="SDText"/>
              <w:ind w:firstLine="0"/>
              <w:jc w:val="center"/>
              <w:rPr>
                <w:rFonts w:cs="Times New Roman"/>
                <w:b/>
                <w:bCs/>
                <w:color w:val="000000" w:themeColor="text1"/>
                <w:rPrChange w:id="13663" w:author="N F" w:date="2023-12-05T03:08:00Z">
                  <w:rPr>
                    <w:rFonts w:cs="Times New Roman"/>
                    <w:b/>
                    <w:bCs/>
                  </w:rPr>
                </w:rPrChange>
              </w:rPr>
            </w:pPr>
            <w:r w:rsidRPr="006E6534">
              <w:rPr>
                <w:rFonts w:cs="Times New Roman"/>
                <w:b/>
                <w:bCs/>
                <w:color w:val="000000" w:themeColor="text1"/>
                <w:rPrChange w:id="13664" w:author="N F" w:date="2023-12-05T03:08:00Z">
                  <w:rPr>
                    <w:rFonts w:cs="Times New Roman"/>
                    <w:b/>
                    <w:bCs/>
                  </w:rPr>
                </w:rPrChange>
              </w:rPr>
              <w:t>Кал</w:t>
            </w:r>
          </w:p>
        </w:tc>
        <w:tc>
          <w:tcPr>
            <w:tcW w:w="876" w:type="dxa"/>
            <w:shd w:val="clear" w:color="auto" w:fill="D9D9D9" w:themeFill="background1" w:themeFillShade="D9"/>
          </w:tcPr>
          <w:p w14:paraId="1BC7B899" w14:textId="50A76D3C" w:rsidR="0007387C" w:rsidRPr="006E6534" w:rsidRDefault="0007387C" w:rsidP="00415551">
            <w:pPr>
              <w:pStyle w:val="SDText"/>
              <w:ind w:firstLine="0"/>
              <w:jc w:val="center"/>
              <w:rPr>
                <w:rFonts w:cs="Times New Roman"/>
                <w:b/>
                <w:bCs/>
                <w:color w:val="000000" w:themeColor="text1"/>
                <w:rPrChange w:id="13665" w:author="N F" w:date="2023-12-05T03:08:00Z">
                  <w:rPr>
                    <w:rFonts w:cs="Times New Roman"/>
                    <w:b/>
                    <w:bCs/>
                  </w:rPr>
                </w:rPrChange>
              </w:rPr>
            </w:pPr>
            <w:r w:rsidRPr="006E6534">
              <w:rPr>
                <w:rFonts w:cs="Times New Roman"/>
                <w:b/>
                <w:bCs/>
                <w:color w:val="000000" w:themeColor="text1"/>
                <w:rPrChange w:id="13666" w:author="N F" w:date="2023-12-05T03:08:00Z">
                  <w:rPr>
                    <w:rFonts w:cs="Times New Roman"/>
                    <w:b/>
                    <w:bCs/>
                  </w:rPr>
                </w:rPrChange>
              </w:rPr>
              <w:t>Всего</w:t>
            </w:r>
          </w:p>
        </w:tc>
        <w:tc>
          <w:tcPr>
            <w:tcW w:w="876" w:type="dxa"/>
            <w:shd w:val="clear" w:color="auto" w:fill="D9D9D9" w:themeFill="background1" w:themeFillShade="D9"/>
          </w:tcPr>
          <w:p w14:paraId="5801977A" w14:textId="7CB03A16" w:rsidR="0007387C" w:rsidRPr="006E6534" w:rsidRDefault="0007387C" w:rsidP="00415551">
            <w:pPr>
              <w:pStyle w:val="SDText"/>
              <w:ind w:firstLine="0"/>
              <w:jc w:val="center"/>
              <w:rPr>
                <w:rFonts w:cs="Times New Roman"/>
                <w:b/>
                <w:bCs/>
                <w:color w:val="000000" w:themeColor="text1"/>
                <w:rPrChange w:id="13667" w:author="N F" w:date="2023-12-05T03:08:00Z">
                  <w:rPr>
                    <w:rFonts w:cs="Times New Roman"/>
                    <w:b/>
                    <w:bCs/>
                  </w:rPr>
                </w:rPrChange>
              </w:rPr>
            </w:pPr>
            <w:r w:rsidRPr="006E6534">
              <w:rPr>
                <w:rFonts w:cs="Times New Roman"/>
                <w:b/>
                <w:bCs/>
                <w:color w:val="000000" w:themeColor="text1"/>
                <w:rPrChange w:id="13668" w:author="N F" w:date="2023-12-05T03:08:00Z">
                  <w:rPr>
                    <w:rFonts w:cs="Times New Roman"/>
                    <w:b/>
                    <w:bCs/>
                  </w:rPr>
                </w:rPrChange>
              </w:rPr>
              <w:t>Моча</w:t>
            </w:r>
          </w:p>
        </w:tc>
        <w:tc>
          <w:tcPr>
            <w:tcW w:w="854" w:type="dxa"/>
            <w:shd w:val="clear" w:color="auto" w:fill="D9D9D9" w:themeFill="background1" w:themeFillShade="D9"/>
          </w:tcPr>
          <w:p w14:paraId="501D119D" w14:textId="0FB14DCA" w:rsidR="0007387C" w:rsidRPr="006E6534" w:rsidRDefault="0007387C" w:rsidP="00415551">
            <w:pPr>
              <w:pStyle w:val="SDText"/>
              <w:ind w:firstLine="0"/>
              <w:jc w:val="center"/>
              <w:rPr>
                <w:rFonts w:cs="Times New Roman"/>
                <w:b/>
                <w:bCs/>
                <w:color w:val="000000" w:themeColor="text1"/>
                <w:rPrChange w:id="13669" w:author="N F" w:date="2023-12-05T03:08:00Z">
                  <w:rPr>
                    <w:rFonts w:cs="Times New Roman"/>
                    <w:b/>
                    <w:bCs/>
                  </w:rPr>
                </w:rPrChange>
              </w:rPr>
            </w:pPr>
            <w:r w:rsidRPr="006E6534">
              <w:rPr>
                <w:rFonts w:cs="Times New Roman"/>
                <w:b/>
                <w:bCs/>
                <w:color w:val="000000" w:themeColor="text1"/>
                <w:rPrChange w:id="13670" w:author="N F" w:date="2023-12-05T03:08:00Z">
                  <w:rPr>
                    <w:rFonts w:cs="Times New Roman"/>
                    <w:b/>
                    <w:bCs/>
                  </w:rPr>
                </w:rPrChange>
              </w:rPr>
              <w:t>Кал</w:t>
            </w:r>
          </w:p>
        </w:tc>
        <w:tc>
          <w:tcPr>
            <w:tcW w:w="877" w:type="dxa"/>
            <w:shd w:val="clear" w:color="auto" w:fill="D9D9D9" w:themeFill="background1" w:themeFillShade="D9"/>
          </w:tcPr>
          <w:p w14:paraId="06399C44" w14:textId="2001F229" w:rsidR="0007387C" w:rsidRPr="006E6534" w:rsidRDefault="0007387C" w:rsidP="00415551">
            <w:pPr>
              <w:pStyle w:val="SDText"/>
              <w:ind w:firstLine="0"/>
              <w:jc w:val="center"/>
              <w:rPr>
                <w:rFonts w:cs="Times New Roman"/>
                <w:b/>
                <w:bCs/>
                <w:color w:val="000000" w:themeColor="text1"/>
                <w:rPrChange w:id="13671" w:author="N F" w:date="2023-12-05T03:08:00Z">
                  <w:rPr>
                    <w:rFonts w:cs="Times New Roman"/>
                    <w:b/>
                    <w:bCs/>
                  </w:rPr>
                </w:rPrChange>
              </w:rPr>
            </w:pPr>
            <w:r w:rsidRPr="006E6534">
              <w:rPr>
                <w:rFonts w:cs="Times New Roman"/>
                <w:b/>
                <w:bCs/>
                <w:color w:val="000000" w:themeColor="text1"/>
                <w:rPrChange w:id="13672" w:author="N F" w:date="2023-12-05T03:08:00Z">
                  <w:rPr>
                    <w:rFonts w:cs="Times New Roman"/>
                    <w:b/>
                    <w:bCs/>
                  </w:rPr>
                </w:rPrChange>
              </w:rPr>
              <w:t>Всего</w:t>
            </w:r>
          </w:p>
        </w:tc>
        <w:tc>
          <w:tcPr>
            <w:tcW w:w="877" w:type="dxa"/>
            <w:shd w:val="clear" w:color="auto" w:fill="D9D9D9" w:themeFill="background1" w:themeFillShade="D9"/>
          </w:tcPr>
          <w:p w14:paraId="6B2C8337" w14:textId="2DED2F87" w:rsidR="0007387C" w:rsidRPr="006E6534" w:rsidRDefault="0007387C" w:rsidP="00415551">
            <w:pPr>
              <w:pStyle w:val="SDText"/>
              <w:ind w:firstLine="0"/>
              <w:jc w:val="center"/>
              <w:rPr>
                <w:rFonts w:cs="Times New Roman"/>
                <w:b/>
                <w:bCs/>
                <w:color w:val="000000" w:themeColor="text1"/>
                <w:rPrChange w:id="13673" w:author="N F" w:date="2023-12-05T03:08:00Z">
                  <w:rPr>
                    <w:rFonts w:cs="Times New Roman"/>
                    <w:b/>
                    <w:bCs/>
                  </w:rPr>
                </w:rPrChange>
              </w:rPr>
            </w:pPr>
            <w:r w:rsidRPr="006E6534">
              <w:rPr>
                <w:rFonts w:cs="Times New Roman"/>
                <w:b/>
                <w:bCs/>
                <w:color w:val="000000" w:themeColor="text1"/>
                <w:rPrChange w:id="13674" w:author="N F" w:date="2023-12-05T03:08:00Z">
                  <w:rPr>
                    <w:rFonts w:cs="Times New Roman"/>
                    <w:b/>
                    <w:bCs/>
                  </w:rPr>
                </w:rPrChange>
              </w:rPr>
              <w:t>Моча</w:t>
            </w:r>
          </w:p>
        </w:tc>
        <w:tc>
          <w:tcPr>
            <w:tcW w:w="854" w:type="dxa"/>
            <w:shd w:val="clear" w:color="auto" w:fill="D9D9D9" w:themeFill="background1" w:themeFillShade="D9"/>
          </w:tcPr>
          <w:p w14:paraId="25B2BCC2" w14:textId="7F45166C" w:rsidR="0007387C" w:rsidRPr="006E6534" w:rsidRDefault="0007387C" w:rsidP="00415551">
            <w:pPr>
              <w:pStyle w:val="SDText"/>
              <w:ind w:firstLine="0"/>
              <w:jc w:val="center"/>
              <w:rPr>
                <w:rFonts w:cs="Times New Roman"/>
                <w:b/>
                <w:bCs/>
                <w:color w:val="000000" w:themeColor="text1"/>
                <w:rPrChange w:id="13675" w:author="N F" w:date="2023-12-05T03:08:00Z">
                  <w:rPr>
                    <w:rFonts w:cs="Times New Roman"/>
                    <w:b/>
                    <w:bCs/>
                  </w:rPr>
                </w:rPrChange>
              </w:rPr>
            </w:pPr>
            <w:r w:rsidRPr="006E6534">
              <w:rPr>
                <w:rFonts w:cs="Times New Roman"/>
                <w:b/>
                <w:bCs/>
                <w:color w:val="000000" w:themeColor="text1"/>
                <w:rPrChange w:id="13676" w:author="N F" w:date="2023-12-05T03:08:00Z">
                  <w:rPr>
                    <w:rFonts w:cs="Times New Roman"/>
                    <w:b/>
                    <w:bCs/>
                  </w:rPr>
                </w:rPrChange>
              </w:rPr>
              <w:t>Кал</w:t>
            </w:r>
          </w:p>
        </w:tc>
        <w:tc>
          <w:tcPr>
            <w:tcW w:w="877" w:type="dxa"/>
            <w:shd w:val="clear" w:color="auto" w:fill="D9D9D9" w:themeFill="background1" w:themeFillShade="D9"/>
          </w:tcPr>
          <w:p w14:paraId="550027FB" w14:textId="187A18E9" w:rsidR="0007387C" w:rsidRPr="006E6534" w:rsidRDefault="0007387C" w:rsidP="00415551">
            <w:pPr>
              <w:pStyle w:val="SDText"/>
              <w:ind w:firstLine="0"/>
              <w:jc w:val="center"/>
              <w:rPr>
                <w:rFonts w:cs="Times New Roman"/>
                <w:b/>
                <w:bCs/>
                <w:color w:val="000000" w:themeColor="text1"/>
                <w:rPrChange w:id="13677" w:author="N F" w:date="2023-12-05T03:08:00Z">
                  <w:rPr>
                    <w:rFonts w:cs="Times New Roman"/>
                    <w:b/>
                    <w:bCs/>
                  </w:rPr>
                </w:rPrChange>
              </w:rPr>
            </w:pPr>
            <w:r w:rsidRPr="006E6534">
              <w:rPr>
                <w:rFonts w:cs="Times New Roman"/>
                <w:b/>
                <w:bCs/>
                <w:color w:val="000000" w:themeColor="text1"/>
                <w:rPrChange w:id="13678" w:author="N F" w:date="2023-12-05T03:08:00Z">
                  <w:rPr>
                    <w:rFonts w:cs="Times New Roman"/>
                    <w:b/>
                    <w:bCs/>
                  </w:rPr>
                </w:rPrChange>
              </w:rPr>
              <w:t>Всего</w:t>
            </w:r>
          </w:p>
        </w:tc>
      </w:tr>
      <w:tr w:rsidR="006E6534" w:rsidRPr="006E6534" w14:paraId="3F3533A2" w14:textId="77777777" w:rsidTr="005417BA">
        <w:tc>
          <w:tcPr>
            <w:tcW w:w="1525" w:type="dxa"/>
          </w:tcPr>
          <w:p w14:paraId="6E0D654E" w14:textId="6C1432DA" w:rsidR="0007387C" w:rsidRPr="00F43EBA" w:rsidRDefault="0007387C" w:rsidP="00415551">
            <w:pPr>
              <w:pStyle w:val="SDText"/>
              <w:ind w:firstLine="0"/>
              <w:rPr>
                <w:rFonts w:cs="Times New Roman"/>
                <w:color w:val="000000" w:themeColor="text1"/>
                <w:rPrChange w:id="13679" w:author="Barshadskaya, Yuliya" w:date="2024-01-15T19:05:00Z">
                  <w:rPr>
                    <w:rFonts w:cs="Times New Roman"/>
                    <w:lang w:val="en-US"/>
                  </w:rPr>
                </w:rPrChange>
              </w:rPr>
            </w:pPr>
            <w:r w:rsidRPr="006E6534">
              <w:rPr>
                <w:rFonts w:cs="Times New Roman"/>
                <w:color w:val="000000" w:themeColor="text1"/>
                <w:lang w:val="en-US"/>
                <w:rPrChange w:id="13680" w:author="N F" w:date="2023-12-05T03:08:00Z">
                  <w:rPr>
                    <w:rFonts w:cs="Times New Roman"/>
                    <w:lang w:val="en-US"/>
                  </w:rPr>
                </w:rPrChange>
              </w:rPr>
              <w:t>N</w:t>
            </w:r>
          </w:p>
        </w:tc>
        <w:tc>
          <w:tcPr>
            <w:tcW w:w="876" w:type="dxa"/>
          </w:tcPr>
          <w:p w14:paraId="12F450FC" w14:textId="61ACFF0B" w:rsidR="0007387C" w:rsidRPr="006E6534" w:rsidRDefault="005417BA" w:rsidP="00415551">
            <w:pPr>
              <w:pStyle w:val="SDText"/>
              <w:ind w:firstLine="0"/>
              <w:rPr>
                <w:rFonts w:cs="Times New Roman"/>
                <w:color w:val="000000" w:themeColor="text1"/>
                <w:rPrChange w:id="13681" w:author="N F" w:date="2023-12-05T03:08:00Z">
                  <w:rPr>
                    <w:rFonts w:cs="Times New Roman"/>
                  </w:rPr>
                </w:rPrChange>
              </w:rPr>
            </w:pPr>
            <w:r w:rsidRPr="006E6534">
              <w:rPr>
                <w:rFonts w:cs="Times New Roman"/>
                <w:color w:val="000000" w:themeColor="text1"/>
                <w:rPrChange w:id="13682" w:author="N F" w:date="2023-12-05T03:08:00Z">
                  <w:rPr>
                    <w:rFonts w:cs="Times New Roman"/>
                  </w:rPr>
                </w:rPrChange>
              </w:rPr>
              <w:t>8</w:t>
            </w:r>
          </w:p>
        </w:tc>
        <w:tc>
          <w:tcPr>
            <w:tcW w:w="853" w:type="dxa"/>
          </w:tcPr>
          <w:p w14:paraId="41D39077" w14:textId="669AD35B" w:rsidR="0007387C" w:rsidRPr="006E6534" w:rsidRDefault="005417BA" w:rsidP="00415551">
            <w:pPr>
              <w:pStyle w:val="SDText"/>
              <w:ind w:firstLine="0"/>
              <w:rPr>
                <w:rFonts w:cs="Times New Roman"/>
                <w:color w:val="000000" w:themeColor="text1"/>
                <w:rPrChange w:id="13683" w:author="N F" w:date="2023-12-05T03:08:00Z">
                  <w:rPr>
                    <w:rFonts w:cs="Times New Roman"/>
                  </w:rPr>
                </w:rPrChange>
              </w:rPr>
            </w:pPr>
            <w:r w:rsidRPr="006E6534">
              <w:rPr>
                <w:rFonts w:cs="Times New Roman"/>
                <w:color w:val="000000" w:themeColor="text1"/>
                <w:rPrChange w:id="13684" w:author="N F" w:date="2023-12-05T03:08:00Z">
                  <w:rPr>
                    <w:rFonts w:cs="Times New Roman"/>
                  </w:rPr>
                </w:rPrChange>
              </w:rPr>
              <w:t>8</w:t>
            </w:r>
          </w:p>
        </w:tc>
        <w:tc>
          <w:tcPr>
            <w:tcW w:w="876" w:type="dxa"/>
          </w:tcPr>
          <w:p w14:paraId="6C59F28E" w14:textId="146A81BB" w:rsidR="0007387C" w:rsidRPr="006E6534" w:rsidRDefault="005417BA" w:rsidP="00415551">
            <w:pPr>
              <w:pStyle w:val="SDText"/>
              <w:ind w:firstLine="0"/>
              <w:rPr>
                <w:rFonts w:cs="Times New Roman"/>
                <w:color w:val="000000" w:themeColor="text1"/>
                <w:rPrChange w:id="13685" w:author="N F" w:date="2023-12-05T03:08:00Z">
                  <w:rPr>
                    <w:rFonts w:cs="Times New Roman"/>
                  </w:rPr>
                </w:rPrChange>
              </w:rPr>
            </w:pPr>
            <w:r w:rsidRPr="006E6534">
              <w:rPr>
                <w:rFonts w:cs="Times New Roman"/>
                <w:color w:val="000000" w:themeColor="text1"/>
                <w:rPrChange w:id="13686" w:author="N F" w:date="2023-12-05T03:08:00Z">
                  <w:rPr>
                    <w:rFonts w:cs="Times New Roman"/>
                  </w:rPr>
                </w:rPrChange>
              </w:rPr>
              <w:t>8</w:t>
            </w:r>
          </w:p>
        </w:tc>
        <w:tc>
          <w:tcPr>
            <w:tcW w:w="876" w:type="dxa"/>
          </w:tcPr>
          <w:p w14:paraId="51BB1CCF" w14:textId="47A1CBB3" w:rsidR="0007387C" w:rsidRPr="006E6534" w:rsidRDefault="005417BA" w:rsidP="00415551">
            <w:pPr>
              <w:pStyle w:val="SDText"/>
              <w:ind w:firstLine="0"/>
              <w:rPr>
                <w:rFonts w:cs="Times New Roman"/>
                <w:color w:val="000000" w:themeColor="text1"/>
                <w:rPrChange w:id="13687" w:author="N F" w:date="2023-12-05T03:08:00Z">
                  <w:rPr>
                    <w:rFonts w:cs="Times New Roman"/>
                  </w:rPr>
                </w:rPrChange>
              </w:rPr>
            </w:pPr>
            <w:r w:rsidRPr="006E6534">
              <w:rPr>
                <w:rFonts w:cs="Times New Roman"/>
                <w:color w:val="000000" w:themeColor="text1"/>
                <w:rPrChange w:id="13688" w:author="N F" w:date="2023-12-05T03:08:00Z">
                  <w:rPr>
                    <w:rFonts w:cs="Times New Roman"/>
                  </w:rPr>
                </w:rPrChange>
              </w:rPr>
              <w:t>6</w:t>
            </w:r>
          </w:p>
        </w:tc>
        <w:tc>
          <w:tcPr>
            <w:tcW w:w="854" w:type="dxa"/>
          </w:tcPr>
          <w:p w14:paraId="124D0858" w14:textId="15BD7D90" w:rsidR="0007387C" w:rsidRPr="006E6534" w:rsidRDefault="005417BA" w:rsidP="00415551">
            <w:pPr>
              <w:pStyle w:val="SDText"/>
              <w:ind w:firstLine="0"/>
              <w:rPr>
                <w:rFonts w:cs="Times New Roman"/>
                <w:color w:val="000000" w:themeColor="text1"/>
                <w:rPrChange w:id="13689" w:author="N F" w:date="2023-12-05T03:08:00Z">
                  <w:rPr>
                    <w:rFonts w:cs="Times New Roman"/>
                  </w:rPr>
                </w:rPrChange>
              </w:rPr>
            </w:pPr>
            <w:r w:rsidRPr="006E6534">
              <w:rPr>
                <w:rFonts w:cs="Times New Roman"/>
                <w:color w:val="000000" w:themeColor="text1"/>
                <w:rPrChange w:id="13690" w:author="N F" w:date="2023-12-05T03:08:00Z">
                  <w:rPr>
                    <w:rFonts w:cs="Times New Roman"/>
                  </w:rPr>
                </w:rPrChange>
              </w:rPr>
              <w:t>8</w:t>
            </w:r>
          </w:p>
        </w:tc>
        <w:tc>
          <w:tcPr>
            <w:tcW w:w="877" w:type="dxa"/>
          </w:tcPr>
          <w:p w14:paraId="3045D4F6" w14:textId="6FE510A0" w:rsidR="0007387C" w:rsidRPr="006E6534" w:rsidRDefault="005417BA" w:rsidP="00415551">
            <w:pPr>
              <w:pStyle w:val="SDText"/>
              <w:ind w:firstLine="0"/>
              <w:rPr>
                <w:rFonts w:cs="Times New Roman"/>
                <w:color w:val="000000" w:themeColor="text1"/>
                <w:rPrChange w:id="13691" w:author="N F" w:date="2023-12-05T03:08:00Z">
                  <w:rPr>
                    <w:rFonts w:cs="Times New Roman"/>
                  </w:rPr>
                </w:rPrChange>
              </w:rPr>
            </w:pPr>
            <w:r w:rsidRPr="006E6534">
              <w:rPr>
                <w:rFonts w:cs="Times New Roman"/>
                <w:color w:val="000000" w:themeColor="text1"/>
                <w:rPrChange w:id="13692" w:author="N F" w:date="2023-12-05T03:08:00Z">
                  <w:rPr>
                    <w:rFonts w:cs="Times New Roman"/>
                  </w:rPr>
                </w:rPrChange>
              </w:rPr>
              <w:t>6</w:t>
            </w:r>
          </w:p>
        </w:tc>
        <w:tc>
          <w:tcPr>
            <w:tcW w:w="877" w:type="dxa"/>
          </w:tcPr>
          <w:p w14:paraId="0207B5AA" w14:textId="2CDAD46D" w:rsidR="0007387C" w:rsidRPr="006E6534" w:rsidRDefault="005417BA" w:rsidP="00415551">
            <w:pPr>
              <w:pStyle w:val="SDText"/>
              <w:ind w:firstLine="0"/>
              <w:rPr>
                <w:rFonts w:cs="Times New Roman"/>
                <w:color w:val="000000" w:themeColor="text1"/>
                <w:rPrChange w:id="13693" w:author="N F" w:date="2023-12-05T03:08:00Z">
                  <w:rPr>
                    <w:rFonts w:cs="Times New Roman"/>
                  </w:rPr>
                </w:rPrChange>
              </w:rPr>
            </w:pPr>
            <w:r w:rsidRPr="006E6534">
              <w:rPr>
                <w:rFonts w:cs="Times New Roman"/>
                <w:color w:val="000000" w:themeColor="text1"/>
                <w:rPrChange w:id="13694" w:author="N F" w:date="2023-12-05T03:08:00Z">
                  <w:rPr>
                    <w:rFonts w:cs="Times New Roman"/>
                  </w:rPr>
                </w:rPrChange>
              </w:rPr>
              <w:t>8</w:t>
            </w:r>
          </w:p>
        </w:tc>
        <w:tc>
          <w:tcPr>
            <w:tcW w:w="854" w:type="dxa"/>
          </w:tcPr>
          <w:p w14:paraId="7CD0FB7E" w14:textId="1A8D9DCA" w:rsidR="0007387C" w:rsidRPr="006E6534" w:rsidRDefault="005417BA" w:rsidP="00415551">
            <w:pPr>
              <w:pStyle w:val="SDText"/>
              <w:ind w:firstLine="0"/>
              <w:rPr>
                <w:rFonts w:cs="Times New Roman"/>
                <w:color w:val="000000" w:themeColor="text1"/>
                <w:rPrChange w:id="13695" w:author="N F" w:date="2023-12-05T03:08:00Z">
                  <w:rPr>
                    <w:rFonts w:cs="Times New Roman"/>
                  </w:rPr>
                </w:rPrChange>
              </w:rPr>
            </w:pPr>
            <w:r w:rsidRPr="006E6534">
              <w:rPr>
                <w:rFonts w:cs="Times New Roman"/>
                <w:color w:val="000000" w:themeColor="text1"/>
                <w:rPrChange w:id="13696" w:author="N F" w:date="2023-12-05T03:08:00Z">
                  <w:rPr>
                    <w:rFonts w:cs="Times New Roman"/>
                  </w:rPr>
                </w:rPrChange>
              </w:rPr>
              <w:t>8</w:t>
            </w:r>
          </w:p>
        </w:tc>
        <w:tc>
          <w:tcPr>
            <w:tcW w:w="877" w:type="dxa"/>
          </w:tcPr>
          <w:p w14:paraId="784D0E94" w14:textId="71BAA602" w:rsidR="0007387C" w:rsidRPr="006E6534" w:rsidRDefault="005417BA" w:rsidP="00415551">
            <w:pPr>
              <w:pStyle w:val="SDText"/>
              <w:ind w:firstLine="0"/>
              <w:rPr>
                <w:rFonts w:cs="Times New Roman"/>
                <w:color w:val="000000" w:themeColor="text1"/>
                <w:rPrChange w:id="13697" w:author="N F" w:date="2023-12-05T03:08:00Z">
                  <w:rPr>
                    <w:rFonts w:cs="Times New Roman"/>
                  </w:rPr>
                </w:rPrChange>
              </w:rPr>
            </w:pPr>
            <w:r w:rsidRPr="006E6534">
              <w:rPr>
                <w:rFonts w:cs="Times New Roman"/>
                <w:color w:val="000000" w:themeColor="text1"/>
                <w:rPrChange w:id="13698" w:author="N F" w:date="2023-12-05T03:08:00Z">
                  <w:rPr>
                    <w:rFonts w:cs="Times New Roman"/>
                  </w:rPr>
                </w:rPrChange>
              </w:rPr>
              <w:t>8</w:t>
            </w:r>
          </w:p>
        </w:tc>
      </w:tr>
      <w:tr w:rsidR="006E6534" w:rsidRPr="006E6534" w14:paraId="305FE551" w14:textId="77777777" w:rsidTr="005417BA">
        <w:tc>
          <w:tcPr>
            <w:tcW w:w="1525" w:type="dxa"/>
          </w:tcPr>
          <w:p w14:paraId="770AAF08" w14:textId="7166B4B3" w:rsidR="0007387C" w:rsidRPr="006E6534" w:rsidRDefault="005417BA" w:rsidP="00415551">
            <w:pPr>
              <w:pStyle w:val="SDText"/>
              <w:ind w:firstLine="0"/>
              <w:rPr>
                <w:rFonts w:cs="Times New Roman"/>
                <w:color w:val="000000" w:themeColor="text1"/>
                <w:rPrChange w:id="13699" w:author="N F" w:date="2023-12-05T03:08:00Z">
                  <w:rPr>
                    <w:rFonts w:cs="Times New Roman"/>
                  </w:rPr>
                </w:rPrChange>
              </w:rPr>
            </w:pPr>
            <w:r w:rsidRPr="006E6534">
              <w:rPr>
                <w:rFonts w:cs="Times New Roman"/>
                <w:color w:val="000000" w:themeColor="text1"/>
                <w:rPrChange w:id="13700" w:author="N F" w:date="2023-12-05T03:08:00Z">
                  <w:rPr>
                    <w:rFonts w:cs="Times New Roman"/>
                  </w:rPr>
                </w:rPrChange>
              </w:rPr>
              <w:t>Среднее значение, % от введенной дозы</w:t>
            </w:r>
          </w:p>
        </w:tc>
        <w:tc>
          <w:tcPr>
            <w:tcW w:w="876" w:type="dxa"/>
          </w:tcPr>
          <w:p w14:paraId="6FE9B64C" w14:textId="2A9E24DE" w:rsidR="0007387C" w:rsidRPr="006E6534" w:rsidRDefault="005417BA" w:rsidP="00415551">
            <w:pPr>
              <w:pStyle w:val="SDText"/>
              <w:ind w:firstLine="0"/>
              <w:rPr>
                <w:rFonts w:cs="Times New Roman"/>
                <w:color w:val="000000" w:themeColor="text1"/>
                <w:rPrChange w:id="13701" w:author="N F" w:date="2023-12-05T03:08:00Z">
                  <w:rPr>
                    <w:rFonts w:cs="Times New Roman"/>
                  </w:rPr>
                </w:rPrChange>
              </w:rPr>
            </w:pPr>
            <w:r w:rsidRPr="006E6534">
              <w:rPr>
                <w:rFonts w:cs="Times New Roman"/>
                <w:color w:val="000000" w:themeColor="text1"/>
                <w:rPrChange w:id="13702" w:author="N F" w:date="2023-12-05T03:08:00Z">
                  <w:rPr>
                    <w:rFonts w:cs="Times New Roman"/>
                  </w:rPr>
                </w:rPrChange>
              </w:rPr>
              <w:t>6,62</w:t>
            </w:r>
          </w:p>
        </w:tc>
        <w:tc>
          <w:tcPr>
            <w:tcW w:w="853" w:type="dxa"/>
          </w:tcPr>
          <w:p w14:paraId="74036D21" w14:textId="61EB4849" w:rsidR="0007387C" w:rsidRPr="006E6534" w:rsidRDefault="005417BA" w:rsidP="00415551">
            <w:pPr>
              <w:pStyle w:val="SDText"/>
              <w:ind w:firstLine="0"/>
              <w:rPr>
                <w:rFonts w:cs="Times New Roman"/>
                <w:color w:val="000000" w:themeColor="text1"/>
                <w:rPrChange w:id="13703" w:author="N F" w:date="2023-12-05T03:08:00Z">
                  <w:rPr>
                    <w:rFonts w:cs="Times New Roman"/>
                  </w:rPr>
                </w:rPrChange>
              </w:rPr>
            </w:pPr>
            <w:r w:rsidRPr="006E6534">
              <w:rPr>
                <w:rFonts w:cs="Times New Roman"/>
                <w:color w:val="000000" w:themeColor="text1"/>
                <w:rPrChange w:id="13704" w:author="N F" w:date="2023-12-05T03:08:00Z">
                  <w:rPr>
                    <w:rFonts w:cs="Times New Roman"/>
                  </w:rPr>
                </w:rPrChange>
              </w:rPr>
              <w:t>40,6</w:t>
            </w:r>
          </w:p>
        </w:tc>
        <w:tc>
          <w:tcPr>
            <w:tcW w:w="876" w:type="dxa"/>
          </w:tcPr>
          <w:p w14:paraId="427E7E01" w14:textId="3A5BF479" w:rsidR="0007387C" w:rsidRPr="006E6534" w:rsidRDefault="005417BA" w:rsidP="00415551">
            <w:pPr>
              <w:pStyle w:val="SDText"/>
              <w:ind w:firstLine="0"/>
              <w:rPr>
                <w:rFonts w:cs="Times New Roman"/>
                <w:color w:val="000000" w:themeColor="text1"/>
                <w:rPrChange w:id="13705" w:author="N F" w:date="2023-12-05T03:08:00Z">
                  <w:rPr>
                    <w:rFonts w:cs="Times New Roman"/>
                  </w:rPr>
                </w:rPrChange>
              </w:rPr>
            </w:pPr>
            <w:r w:rsidRPr="006E6534">
              <w:rPr>
                <w:rFonts w:cs="Times New Roman"/>
                <w:color w:val="000000" w:themeColor="text1"/>
                <w:rPrChange w:id="13706" w:author="N F" w:date="2023-12-05T03:08:00Z">
                  <w:rPr>
                    <w:rFonts w:cs="Times New Roman"/>
                  </w:rPr>
                </w:rPrChange>
              </w:rPr>
              <w:t>47,3</w:t>
            </w:r>
          </w:p>
        </w:tc>
        <w:tc>
          <w:tcPr>
            <w:tcW w:w="876" w:type="dxa"/>
          </w:tcPr>
          <w:p w14:paraId="09B4BF50" w14:textId="7C1F1183" w:rsidR="0007387C" w:rsidRPr="006E6534" w:rsidRDefault="005417BA" w:rsidP="00415551">
            <w:pPr>
              <w:pStyle w:val="SDText"/>
              <w:ind w:firstLine="0"/>
              <w:rPr>
                <w:rFonts w:cs="Times New Roman"/>
                <w:color w:val="000000" w:themeColor="text1"/>
                <w:rPrChange w:id="13707" w:author="N F" w:date="2023-12-05T03:08:00Z">
                  <w:rPr>
                    <w:rFonts w:cs="Times New Roman"/>
                  </w:rPr>
                </w:rPrChange>
              </w:rPr>
            </w:pPr>
            <w:r w:rsidRPr="006E6534">
              <w:rPr>
                <w:rFonts w:cs="Times New Roman"/>
                <w:color w:val="000000" w:themeColor="text1"/>
                <w:rPrChange w:id="13708" w:author="N F" w:date="2023-12-05T03:08:00Z">
                  <w:rPr>
                    <w:rFonts w:cs="Times New Roman"/>
                  </w:rPr>
                </w:rPrChange>
              </w:rPr>
              <w:t>9,67</w:t>
            </w:r>
          </w:p>
        </w:tc>
        <w:tc>
          <w:tcPr>
            <w:tcW w:w="854" w:type="dxa"/>
          </w:tcPr>
          <w:p w14:paraId="761C1675" w14:textId="532D151D" w:rsidR="0007387C" w:rsidRPr="006E6534" w:rsidRDefault="005417BA" w:rsidP="00415551">
            <w:pPr>
              <w:pStyle w:val="SDText"/>
              <w:ind w:firstLine="0"/>
              <w:rPr>
                <w:rFonts w:cs="Times New Roman"/>
                <w:color w:val="000000" w:themeColor="text1"/>
                <w:rPrChange w:id="13709" w:author="N F" w:date="2023-12-05T03:08:00Z">
                  <w:rPr>
                    <w:rFonts w:cs="Times New Roman"/>
                  </w:rPr>
                </w:rPrChange>
              </w:rPr>
            </w:pPr>
            <w:r w:rsidRPr="006E6534">
              <w:rPr>
                <w:rFonts w:cs="Times New Roman"/>
                <w:color w:val="000000" w:themeColor="text1"/>
                <w:rPrChange w:id="13710" w:author="N F" w:date="2023-12-05T03:08:00Z">
                  <w:rPr>
                    <w:rFonts w:cs="Times New Roman"/>
                  </w:rPr>
                </w:rPrChange>
              </w:rPr>
              <w:t>58,4</w:t>
            </w:r>
          </w:p>
        </w:tc>
        <w:tc>
          <w:tcPr>
            <w:tcW w:w="877" w:type="dxa"/>
          </w:tcPr>
          <w:p w14:paraId="2E9681C3" w14:textId="1D496A37" w:rsidR="0007387C" w:rsidRPr="006E6534" w:rsidRDefault="005417BA" w:rsidP="00415551">
            <w:pPr>
              <w:pStyle w:val="SDText"/>
              <w:ind w:firstLine="0"/>
              <w:rPr>
                <w:rFonts w:cs="Times New Roman"/>
                <w:color w:val="000000" w:themeColor="text1"/>
                <w:rPrChange w:id="13711" w:author="N F" w:date="2023-12-05T03:08:00Z">
                  <w:rPr>
                    <w:rFonts w:cs="Times New Roman"/>
                  </w:rPr>
                </w:rPrChange>
              </w:rPr>
            </w:pPr>
            <w:r w:rsidRPr="006E6534">
              <w:rPr>
                <w:rFonts w:cs="Times New Roman"/>
                <w:color w:val="000000" w:themeColor="text1"/>
                <w:rPrChange w:id="13712" w:author="N F" w:date="2023-12-05T03:08:00Z">
                  <w:rPr>
                    <w:rFonts w:cs="Times New Roman"/>
                  </w:rPr>
                </w:rPrChange>
              </w:rPr>
              <w:t>68,9</w:t>
            </w:r>
          </w:p>
        </w:tc>
        <w:tc>
          <w:tcPr>
            <w:tcW w:w="877" w:type="dxa"/>
          </w:tcPr>
          <w:p w14:paraId="5EFCE809" w14:textId="614D563B" w:rsidR="0007387C" w:rsidRPr="006E6534" w:rsidRDefault="005417BA" w:rsidP="00415551">
            <w:pPr>
              <w:pStyle w:val="SDText"/>
              <w:ind w:firstLine="0"/>
              <w:rPr>
                <w:rFonts w:cs="Times New Roman"/>
                <w:color w:val="000000" w:themeColor="text1"/>
                <w:rPrChange w:id="13713" w:author="N F" w:date="2023-12-05T03:08:00Z">
                  <w:rPr>
                    <w:rFonts w:cs="Times New Roman"/>
                  </w:rPr>
                </w:rPrChange>
              </w:rPr>
            </w:pPr>
            <w:r w:rsidRPr="006E6534">
              <w:rPr>
                <w:rFonts w:cs="Times New Roman"/>
                <w:color w:val="000000" w:themeColor="text1"/>
                <w:rPrChange w:id="13714" w:author="N F" w:date="2023-12-05T03:08:00Z">
                  <w:rPr>
                    <w:rFonts w:cs="Times New Roman"/>
                  </w:rPr>
                </w:rPrChange>
              </w:rPr>
              <w:t>14,2</w:t>
            </w:r>
          </w:p>
        </w:tc>
        <w:tc>
          <w:tcPr>
            <w:tcW w:w="854" w:type="dxa"/>
          </w:tcPr>
          <w:p w14:paraId="275E8513" w14:textId="171F4EA6" w:rsidR="0007387C" w:rsidRPr="006E6534" w:rsidRDefault="005417BA" w:rsidP="00415551">
            <w:pPr>
              <w:pStyle w:val="SDText"/>
              <w:ind w:firstLine="0"/>
              <w:rPr>
                <w:rFonts w:cs="Times New Roman"/>
                <w:color w:val="000000" w:themeColor="text1"/>
                <w:rPrChange w:id="13715" w:author="N F" w:date="2023-12-05T03:08:00Z">
                  <w:rPr>
                    <w:rFonts w:cs="Times New Roman"/>
                  </w:rPr>
                </w:rPrChange>
              </w:rPr>
            </w:pPr>
            <w:r w:rsidRPr="006E6534">
              <w:rPr>
                <w:rFonts w:cs="Times New Roman"/>
                <w:color w:val="000000" w:themeColor="text1"/>
                <w:rPrChange w:id="13716" w:author="N F" w:date="2023-12-05T03:08:00Z">
                  <w:rPr>
                    <w:rFonts w:cs="Times New Roman"/>
                  </w:rPr>
                </w:rPrChange>
              </w:rPr>
              <w:t>67,8</w:t>
            </w:r>
          </w:p>
        </w:tc>
        <w:tc>
          <w:tcPr>
            <w:tcW w:w="877" w:type="dxa"/>
          </w:tcPr>
          <w:p w14:paraId="702401A4" w14:textId="044D1650" w:rsidR="0007387C" w:rsidRPr="006E6534" w:rsidRDefault="005417BA" w:rsidP="00415551">
            <w:pPr>
              <w:pStyle w:val="SDText"/>
              <w:ind w:firstLine="0"/>
              <w:rPr>
                <w:rFonts w:cs="Times New Roman"/>
                <w:color w:val="000000" w:themeColor="text1"/>
                <w:rPrChange w:id="13717" w:author="N F" w:date="2023-12-05T03:08:00Z">
                  <w:rPr>
                    <w:rFonts w:cs="Times New Roman"/>
                  </w:rPr>
                </w:rPrChange>
              </w:rPr>
            </w:pPr>
            <w:r w:rsidRPr="006E6534">
              <w:rPr>
                <w:rFonts w:cs="Times New Roman"/>
                <w:color w:val="000000" w:themeColor="text1"/>
                <w:rPrChange w:id="13718" w:author="N F" w:date="2023-12-05T03:08:00Z">
                  <w:rPr>
                    <w:rFonts w:cs="Times New Roman"/>
                  </w:rPr>
                </w:rPrChange>
              </w:rPr>
              <w:t>81,9</w:t>
            </w:r>
          </w:p>
        </w:tc>
      </w:tr>
      <w:tr w:rsidR="0007387C" w:rsidRPr="006E6534" w14:paraId="0635D0E2" w14:textId="77777777" w:rsidTr="005417BA">
        <w:tc>
          <w:tcPr>
            <w:tcW w:w="1525" w:type="dxa"/>
          </w:tcPr>
          <w:p w14:paraId="69ED2E43" w14:textId="6C7182E5" w:rsidR="0007387C" w:rsidRPr="006E6534" w:rsidRDefault="005417BA" w:rsidP="00415551">
            <w:pPr>
              <w:pStyle w:val="SDText"/>
              <w:ind w:firstLine="0"/>
              <w:rPr>
                <w:rFonts w:cs="Times New Roman"/>
                <w:color w:val="000000" w:themeColor="text1"/>
                <w:rPrChange w:id="13719" w:author="N F" w:date="2023-12-05T03:08:00Z">
                  <w:rPr>
                    <w:rFonts w:cs="Times New Roman"/>
                  </w:rPr>
                </w:rPrChange>
              </w:rPr>
            </w:pPr>
            <w:r w:rsidRPr="006E6534">
              <w:rPr>
                <w:rFonts w:cs="Times New Roman"/>
                <w:color w:val="000000" w:themeColor="text1"/>
                <w:rPrChange w:id="13720" w:author="N F" w:date="2023-12-05T03:08:00Z">
                  <w:rPr>
                    <w:rFonts w:cs="Times New Roman"/>
                  </w:rPr>
                </w:rPrChange>
              </w:rPr>
              <w:t>Стандартное отклонение</w:t>
            </w:r>
          </w:p>
        </w:tc>
        <w:tc>
          <w:tcPr>
            <w:tcW w:w="876" w:type="dxa"/>
          </w:tcPr>
          <w:p w14:paraId="4B14B860" w14:textId="3853BE4E" w:rsidR="0007387C" w:rsidRPr="006E6534" w:rsidRDefault="005417BA" w:rsidP="00415551">
            <w:pPr>
              <w:pStyle w:val="SDText"/>
              <w:ind w:firstLine="0"/>
              <w:rPr>
                <w:rFonts w:cs="Times New Roman"/>
                <w:color w:val="000000" w:themeColor="text1"/>
                <w:rPrChange w:id="13721" w:author="N F" w:date="2023-12-05T03:08:00Z">
                  <w:rPr>
                    <w:rFonts w:cs="Times New Roman"/>
                  </w:rPr>
                </w:rPrChange>
              </w:rPr>
            </w:pPr>
            <w:r w:rsidRPr="006E6534">
              <w:rPr>
                <w:rFonts w:cs="Times New Roman"/>
                <w:color w:val="000000" w:themeColor="text1"/>
                <w:rPrChange w:id="13722" w:author="N F" w:date="2023-12-05T03:08:00Z">
                  <w:rPr>
                    <w:rFonts w:cs="Times New Roman"/>
                  </w:rPr>
                </w:rPrChange>
              </w:rPr>
              <w:t>1,12</w:t>
            </w:r>
          </w:p>
        </w:tc>
        <w:tc>
          <w:tcPr>
            <w:tcW w:w="853" w:type="dxa"/>
          </w:tcPr>
          <w:p w14:paraId="74F21443" w14:textId="3DB90A6A" w:rsidR="0007387C" w:rsidRPr="006E6534" w:rsidRDefault="005417BA" w:rsidP="00415551">
            <w:pPr>
              <w:pStyle w:val="SDText"/>
              <w:ind w:firstLine="0"/>
              <w:rPr>
                <w:rFonts w:cs="Times New Roman"/>
                <w:color w:val="000000" w:themeColor="text1"/>
                <w:rPrChange w:id="13723" w:author="N F" w:date="2023-12-05T03:08:00Z">
                  <w:rPr>
                    <w:rFonts w:cs="Times New Roman"/>
                  </w:rPr>
                </w:rPrChange>
              </w:rPr>
            </w:pPr>
            <w:r w:rsidRPr="006E6534">
              <w:rPr>
                <w:rFonts w:cs="Times New Roman"/>
                <w:color w:val="000000" w:themeColor="text1"/>
                <w:rPrChange w:id="13724" w:author="N F" w:date="2023-12-05T03:08:00Z">
                  <w:rPr>
                    <w:rFonts w:cs="Times New Roman"/>
                  </w:rPr>
                </w:rPrChange>
              </w:rPr>
              <w:t>6,71</w:t>
            </w:r>
          </w:p>
        </w:tc>
        <w:tc>
          <w:tcPr>
            <w:tcW w:w="876" w:type="dxa"/>
          </w:tcPr>
          <w:p w14:paraId="060042EF" w14:textId="3ACC4BE0" w:rsidR="0007387C" w:rsidRPr="006E6534" w:rsidRDefault="005417BA" w:rsidP="00415551">
            <w:pPr>
              <w:pStyle w:val="SDText"/>
              <w:ind w:firstLine="0"/>
              <w:rPr>
                <w:rFonts w:cs="Times New Roman"/>
                <w:color w:val="000000" w:themeColor="text1"/>
                <w:rPrChange w:id="13725" w:author="N F" w:date="2023-12-05T03:08:00Z">
                  <w:rPr>
                    <w:rFonts w:cs="Times New Roman"/>
                  </w:rPr>
                </w:rPrChange>
              </w:rPr>
            </w:pPr>
            <w:r w:rsidRPr="006E6534">
              <w:rPr>
                <w:rFonts w:cs="Times New Roman"/>
                <w:color w:val="000000" w:themeColor="text1"/>
                <w:rPrChange w:id="13726" w:author="N F" w:date="2023-12-05T03:08:00Z">
                  <w:rPr>
                    <w:rFonts w:cs="Times New Roman"/>
                  </w:rPr>
                </w:rPrChange>
              </w:rPr>
              <w:t>7,08</w:t>
            </w:r>
          </w:p>
        </w:tc>
        <w:tc>
          <w:tcPr>
            <w:tcW w:w="876" w:type="dxa"/>
          </w:tcPr>
          <w:p w14:paraId="53147036" w14:textId="2C259B0D" w:rsidR="0007387C" w:rsidRPr="006E6534" w:rsidRDefault="005417BA" w:rsidP="00415551">
            <w:pPr>
              <w:pStyle w:val="SDText"/>
              <w:ind w:firstLine="0"/>
              <w:rPr>
                <w:rFonts w:cs="Times New Roman"/>
                <w:color w:val="000000" w:themeColor="text1"/>
                <w:rPrChange w:id="13727" w:author="N F" w:date="2023-12-05T03:08:00Z">
                  <w:rPr>
                    <w:rFonts w:cs="Times New Roman"/>
                  </w:rPr>
                </w:rPrChange>
              </w:rPr>
            </w:pPr>
            <w:r w:rsidRPr="006E6534">
              <w:rPr>
                <w:rFonts w:cs="Times New Roman"/>
                <w:color w:val="000000" w:themeColor="text1"/>
                <w:rPrChange w:id="13728" w:author="N F" w:date="2023-12-05T03:08:00Z">
                  <w:rPr>
                    <w:rFonts w:cs="Times New Roman"/>
                  </w:rPr>
                </w:rPrChange>
              </w:rPr>
              <w:t>1,75</w:t>
            </w:r>
          </w:p>
        </w:tc>
        <w:tc>
          <w:tcPr>
            <w:tcW w:w="854" w:type="dxa"/>
          </w:tcPr>
          <w:p w14:paraId="5221B9F5" w14:textId="2F6B72E2" w:rsidR="0007387C" w:rsidRPr="006E6534" w:rsidRDefault="005417BA" w:rsidP="00415551">
            <w:pPr>
              <w:pStyle w:val="SDText"/>
              <w:ind w:firstLine="0"/>
              <w:rPr>
                <w:rFonts w:cs="Times New Roman"/>
                <w:color w:val="000000" w:themeColor="text1"/>
                <w:rPrChange w:id="13729" w:author="N F" w:date="2023-12-05T03:08:00Z">
                  <w:rPr>
                    <w:rFonts w:cs="Times New Roman"/>
                  </w:rPr>
                </w:rPrChange>
              </w:rPr>
            </w:pPr>
            <w:r w:rsidRPr="006E6534">
              <w:rPr>
                <w:rFonts w:cs="Times New Roman"/>
                <w:color w:val="000000" w:themeColor="text1"/>
                <w:rPrChange w:id="13730" w:author="N F" w:date="2023-12-05T03:08:00Z">
                  <w:rPr>
                    <w:rFonts w:cs="Times New Roman"/>
                  </w:rPr>
                </w:rPrChange>
              </w:rPr>
              <w:t>4,18</w:t>
            </w:r>
          </w:p>
        </w:tc>
        <w:tc>
          <w:tcPr>
            <w:tcW w:w="877" w:type="dxa"/>
          </w:tcPr>
          <w:p w14:paraId="72E7CCE2" w14:textId="7672C0D2" w:rsidR="0007387C" w:rsidRPr="006E6534" w:rsidRDefault="005417BA" w:rsidP="00415551">
            <w:pPr>
              <w:pStyle w:val="SDText"/>
              <w:ind w:firstLine="0"/>
              <w:rPr>
                <w:rFonts w:cs="Times New Roman"/>
                <w:color w:val="000000" w:themeColor="text1"/>
                <w:rPrChange w:id="13731" w:author="N F" w:date="2023-12-05T03:08:00Z">
                  <w:rPr>
                    <w:rFonts w:cs="Times New Roman"/>
                  </w:rPr>
                </w:rPrChange>
              </w:rPr>
            </w:pPr>
            <w:r w:rsidRPr="006E6534">
              <w:rPr>
                <w:rFonts w:cs="Times New Roman"/>
                <w:color w:val="000000" w:themeColor="text1"/>
                <w:rPrChange w:id="13732" w:author="N F" w:date="2023-12-05T03:08:00Z">
                  <w:rPr>
                    <w:rFonts w:cs="Times New Roman"/>
                  </w:rPr>
                </w:rPrChange>
              </w:rPr>
              <w:t>3,54</w:t>
            </w:r>
          </w:p>
        </w:tc>
        <w:tc>
          <w:tcPr>
            <w:tcW w:w="877" w:type="dxa"/>
          </w:tcPr>
          <w:p w14:paraId="41ABF4FC" w14:textId="64C18194" w:rsidR="0007387C" w:rsidRPr="006E6534" w:rsidRDefault="005417BA" w:rsidP="00415551">
            <w:pPr>
              <w:pStyle w:val="SDText"/>
              <w:ind w:firstLine="0"/>
              <w:rPr>
                <w:rFonts w:cs="Times New Roman"/>
                <w:color w:val="000000" w:themeColor="text1"/>
                <w:rPrChange w:id="13733" w:author="N F" w:date="2023-12-05T03:08:00Z">
                  <w:rPr>
                    <w:rFonts w:cs="Times New Roman"/>
                  </w:rPr>
                </w:rPrChange>
              </w:rPr>
            </w:pPr>
            <w:r w:rsidRPr="006E6534">
              <w:rPr>
                <w:rFonts w:cs="Times New Roman"/>
                <w:color w:val="000000" w:themeColor="text1"/>
                <w:rPrChange w:id="13734" w:author="N F" w:date="2023-12-05T03:08:00Z">
                  <w:rPr>
                    <w:rFonts w:cs="Times New Roman"/>
                  </w:rPr>
                </w:rPrChange>
              </w:rPr>
              <w:t>2,08</w:t>
            </w:r>
          </w:p>
        </w:tc>
        <w:tc>
          <w:tcPr>
            <w:tcW w:w="854" w:type="dxa"/>
          </w:tcPr>
          <w:p w14:paraId="7CE23D30" w14:textId="49B57A89" w:rsidR="0007387C" w:rsidRPr="006E6534" w:rsidRDefault="005417BA" w:rsidP="00415551">
            <w:pPr>
              <w:pStyle w:val="SDText"/>
              <w:ind w:firstLine="0"/>
              <w:rPr>
                <w:rFonts w:cs="Times New Roman"/>
                <w:color w:val="000000" w:themeColor="text1"/>
                <w:rPrChange w:id="13735" w:author="N F" w:date="2023-12-05T03:08:00Z">
                  <w:rPr>
                    <w:rFonts w:cs="Times New Roman"/>
                  </w:rPr>
                </w:rPrChange>
              </w:rPr>
            </w:pPr>
            <w:r w:rsidRPr="006E6534">
              <w:rPr>
                <w:rFonts w:cs="Times New Roman"/>
                <w:color w:val="000000" w:themeColor="text1"/>
                <w:rPrChange w:id="13736" w:author="N F" w:date="2023-12-05T03:08:00Z">
                  <w:rPr>
                    <w:rFonts w:cs="Times New Roman"/>
                  </w:rPr>
                </w:rPrChange>
              </w:rPr>
              <w:t>4,35</w:t>
            </w:r>
          </w:p>
        </w:tc>
        <w:tc>
          <w:tcPr>
            <w:tcW w:w="877" w:type="dxa"/>
          </w:tcPr>
          <w:p w14:paraId="0E524BE2" w14:textId="77428D23" w:rsidR="0007387C" w:rsidRPr="006E6534" w:rsidRDefault="005417BA" w:rsidP="00415551">
            <w:pPr>
              <w:pStyle w:val="SDText"/>
              <w:ind w:firstLine="0"/>
              <w:rPr>
                <w:rFonts w:cs="Times New Roman"/>
                <w:color w:val="000000" w:themeColor="text1"/>
                <w:rPrChange w:id="13737" w:author="N F" w:date="2023-12-05T03:08:00Z">
                  <w:rPr>
                    <w:rFonts w:cs="Times New Roman"/>
                  </w:rPr>
                </w:rPrChange>
              </w:rPr>
            </w:pPr>
            <w:r w:rsidRPr="006E6534">
              <w:rPr>
                <w:rFonts w:cs="Times New Roman"/>
                <w:color w:val="000000" w:themeColor="text1"/>
                <w:rPrChange w:id="13738" w:author="N F" w:date="2023-12-05T03:08:00Z">
                  <w:rPr>
                    <w:rFonts w:cs="Times New Roman"/>
                  </w:rPr>
                </w:rPrChange>
              </w:rPr>
              <w:t>4,41</w:t>
            </w:r>
          </w:p>
        </w:tc>
      </w:tr>
    </w:tbl>
    <w:p w14:paraId="45CEFDCF" w14:textId="77777777" w:rsidR="009A7DC7" w:rsidRPr="006E6534" w:rsidRDefault="009A7DC7">
      <w:pPr>
        <w:pStyle w:val="SDText"/>
        <w:spacing w:after="0"/>
        <w:rPr>
          <w:rFonts w:cs="Times New Roman"/>
          <w:color w:val="000000" w:themeColor="text1"/>
          <w:rPrChange w:id="13739" w:author="N F" w:date="2023-12-05T03:08:00Z">
            <w:rPr>
              <w:rFonts w:cs="Times New Roman"/>
            </w:rPr>
          </w:rPrChange>
        </w:rPr>
        <w:pPrChange w:id="13740" w:author="Barshadskaya, Yuliya" w:date="2024-01-15T19:05:00Z">
          <w:pPr>
            <w:pStyle w:val="SDText"/>
          </w:pPr>
        </w:pPrChange>
      </w:pPr>
    </w:p>
    <w:p w14:paraId="645A2F94" w14:textId="7A8B95D8" w:rsidR="00F12443" w:rsidRPr="006E6534" w:rsidRDefault="009A7DC7">
      <w:pPr>
        <w:pStyle w:val="SDText"/>
        <w:spacing w:after="0"/>
        <w:rPr>
          <w:rFonts w:cs="Times New Roman"/>
          <w:color w:val="000000" w:themeColor="text1"/>
          <w:rPrChange w:id="13741" w:author="N F" w:date="2023-12-05T03:08:00Z">
            <w:rPr>
              <w:rFonts w:cs="Times New Roman"/>
            </w:rPr>
          </w:rPrChange>
        </w:rPr>
        <w:pPrChange w:id="13742" w:author="Barshadskaya, Yuliya" w:date="2024-01-15T19:06:00Z">
          <w:pPr>
            <w:pStyle w:val="SDText"/>
          </w:pPr>
        </w:pPrChange>
      </w:pPr>
      <w:r w:rsidRPr="006E6534">
        <w:rPr>
          <w:rFonts w:cs="Times New Roman"/>
          <w:color w:val="000000" w:themeColor="text1"/>
          <w:rPrChange w:id="13743" w:author="N F" w:date="2023-12-05T03:08:00Z">
            <w:rPr>
              <w:rFonts w:cs="Times New Roman"/>
            </w:rPr>
          </w:rPrChange>
        </w:rPr>
        <w:t xml:space="preserve">На основании полученных данных авторы заключили, что основным путем выведения осимертиниба у человека является </w:t>
      </w:r>
      <w:r w:rsidR="0007387C" w:rsidRPr="006E6534">
        <w:rPr>
          <w:rFonts w:cs="Times New Roman"/>
          <w:color w:val="000000" w:themeColor="text1"/>
          <w:rPrChange w:id="13744" w:author="N F" w:date="2023-12-05T03:08:00Z">
            <w:rPr>
              <w:rFonts w:cs="Times New Roman"/>
            </w:rPr>
          </w:rPrChange>
        </w:rPr>
        <w:t>ЖКТ</w:t>
      </w:r>
      <w:r w:rsidRPr="006E6534">
        <w:rPr>
          <w:rFonts w:cs="Times New Roman"/>
          <w:color w:val="000000" w:themeColor="text1"/>
          <w:rPrChange w:id="13745" w:author="N F" w:date="2023-12-05T03:08:00Z">
            <w:rPr>
              <w:rFonts w:cs="Times New Roman"/>
            </w:rPr>
          </w:rPrChange>
        </w:rPr>
        <w:t xml:space="preserve"> </w:t>
      </w:r>
      <w:ins w:id="13746" w:author="Barshadskaya, Yuliya" w:date="2024-01-15T19:06:00Z">
        <w:r w:rsidR="00F43EBA" w:rsidRPr="0001519A">
          <w:rPr>
            <w:rFonts w:cs="Times New Roman"/>
            <w:color w:val="000000" w:themeColor="text1"/>
            <w:lang w:val="en-US"/>
          </w:rPr>
          <w:fldChar w:fldCharType="begin"/>
        </w:r>
        <w:r w:rsidR="00F43EBA"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F43EBA" w:rsidRPr="0001519A">
          <w:rPr>
            <w:rFonts w:cs="Times New Roman"/>
            <w:color w:val="000000" w:themeColor="text1"/>
            <w:lang w:val="en-US"/>
          </w:rPr>
          <w:fldChar w:fldCharType="separate"/>
        </w:r>
        <w:r w:rsidR="00F43EBA" w:rsidRPr="0018315E">
          <w:rPr>
            <w:rFonts w:cs="Times New Roman"/>
            <w:color w:val="000000" w:themeColor="text1"/>
          </w:rPr>
          <w:t>[</w:t>
        </w:r>
        <w:r w:rsidR="00F43EBA">
          <w:rPr>
            <w:rFonts w:cs="Times New Roman"/>
            <w:color w:val="000000" w:themeColor="text1"/>
          </w:rPr>
          <w:t>1</w:t>
        </w:r>
        <w:r w:rsidR="00F43EBA" w:rsidRPr="00DD38F1">
          <w:rPr>
            <w:rFonts w:cs="Times New Roman"/>
            <w:color w:val="000000" w:themeColor="text1"/>
          </w:rPr>
          <w:t>]</w:t>
        </w:r>
        <w:r w:rsidR="00F43EBA" w:rsidRPr="0001519A">
          <w:rPr>
            <w:rFonts w:cs="Times New Roman"/>
            <w:color w:val="000000" w:themeColor="text1"/>
            <w:lang w:val="en-US"/>
          </w:rPr>
          <w:fldChar w:fldCharType="end"/>
        </w:r>
      </w:ins>
      <w:del w:id="13747" w:author="Barshadskaya, Yuliya" w:date="2024-01-15T19:06:00Z">
        <w:r w:rsidRPr="006E6534" w:rsidDel="00F43EBA">
          <w:rPr>
            <w:rFonts w:cs="Times New Roman"/>
            <w:color w:val="000000" w:themeColor="text1"/>
            <w:rPrChange w:id="13748" w:author="N F" w:date="2023-12-05T03:08:00Z">
              <w:rPr>
                <w:rFonts w:cs="Times New Roman"/>
              </w:rPr>
            </w:rPrChange>
          </w:rPr>
          <w:fldChar w:fldCharType="begin"/>
        </w:r>
        <w:r w:rsidRPr="006E6534" w:rsidDel="00F43EBA">
          <w:rPr>
            <w:rFonts w:cs="Times New Roman"/>
            <w:color w:val="000000" w:themeColor="text1"/>
            <w:rPrChange w:id="13749" w:author="N F" w:date="2023-12-05T03:08:00Z">
              <w:rPr>
                <w:rFonts w:cs="Times New Roman"/>
              </w:rPr>
            </w:rPrChange>
          </w:rPr>
          <w:delInstrText xml:space="preserve"> ADDIN ZOTERO_ITEM CSL_CITATION {"citationID":"RVILUj7E","properties":{"formattedCitation":"(13)","plainCitation":"(13)","noteIndex":0},"citationItems":[{"id":161897,"uris":["http://zotero.org/groups/4735135/items/WX22NTFD"],"itemData":{"id":161897,"type":"webpage","title":"Assessment report. Tagrisso","URL":"https://www.ema.europa.eu/en/documents/assessment-report/tagrisso-epar-public-assessment-report_en.pdf","author":[{"family":"EMA","given":""}],"accessed":{"date-parts":[["2022",8,2]]},"issued":{"date-parts":[["2015"]]}}}],"schema":"https://github.com/citation-style-language/schema/raw/master/csl-citation.json"} </w:delInstrText>
        </w:r>
        <w:r w:rsidRPr="006E6534" w:rsidDel="00F43EBA">
          <w:rPr>
            <w:rFonts w:cs="Times New Roman"/>
            <w:color w:val="000000" w:themeColor="text1"/>
            <w:rPrChange w:id="13750" w:author="N F" w:date="2023-12-05T03:08:00Z">
              <w:rPr>
                <w:rFonts w:cs="Times New Roman"/>
              </w:rPr>
            </w:rPrChange>
          </w:rPr>
          <w:fldChar w:fldCharType="separate"/>
        </w:r>
        <w:r w:rsidRPr="006E6534" w:rsidDel="00F43EBA">
          <w:rPr>
            <w:rFonts w:cs="Times New Roman"/>
            <w:color w:val="000000" w:themeColor="text1"/>
            <w:rPrChange w:id="13751" w:author="N F" w:date="2023-12-05T03:08:00Z">
              <w:rPr>
                <w:rFonts w:cs="Times New Roman"/>
              </w:rPr>
            </w:rPrChange>
          </w:rPr>
          <w:delText>(13)</w:delText>
        </w:r>
        <w:r w:rsidRPr="006E6534" w:rsidDel="00F43EBA">
          <w:rPr>
            <w:rFonts w:cs="Times New Roman"/>
            <w:color w:val="000000" w:themeColor="text1"/>
            <w:rPrChange w:id="13752" w:author="N F" w:date="2023-12-05T03:08:00Z">
              <w:rPr>
                <w:rFonts w:cs="Times New Roman"/>
              </w:rPr>
            </w:rPrChange>
          </w:rPr>
          <w:fldChar w:fldCharType="end"/>
        </w:r>
      </w:del>
      <w:r w:rsidRPr="006E6534">
        <w:rPr>
          <w:rFonts w:cs="Times New Roman"/>
          <w:color w:val="000000" w:themeColor="text1"/>
          <w:rPrChange w:id="13753" w:author="N F" w:date="2023-12-05T03:08:00Z">
            <w:rPr>
              <w:rFonts w:cs="Times New Roman"/>
            </w:rPr>
          </w:rPrChange>
        </w:rPr>
        <w:t>.</w:t>
      </w:r>
    </w:p>
    <w:p w14:paraId="784C27D7" w14:textId="77777777" w:rsidR="009A7DC7" w:rsidRPr="006E6534" w:rsidRDefault="009A7DC7">
      <w:pPr>
        <w:pStyle w:val="SDText"/>
        <w:spacing w:after="0"/>
        <w:rPr>
          <w:rFonts w:cs="Times New Roman"/>
          <w:color w:val="000000" w:themeColor="text1"/>
          <w:szCs w:val="24"/>
          <w:rPrChange w:id="13754" w:author="N F" w:date="2023-12-05T03:08:00Z">
            <w:rPr>
              <w:rFonts w:cs="Times New Roman"/>
              <w:szCs w:val="24"/>
            </w:rPr>
          </w:rPrChange>
        </w:rPr>
        <w:pPrChange w:id="13755" w:author="Barshadskaya, Yuliya" w:date="2024-01-15T19:06:00Z">
          <w:pPr>
            <w:pStyle w:val="SDText"/>
          </w:pPr>
        </w:pPrChange>
      </w:pPr>
    </w:p>
    <w:p w14:paraId="0D152A36" w14:textId="48EA669C" w:rsidR="008747B0" w:rsidRPr="006E6534" w:rsidRDefault="00CB5412">
      <w:pPr>
        <w:pStyle w:val="3"/>
        <w:numPr>
          <w:ilvl w:val="0"/>
          <w:numId w:val="0"/>
        </w:numPr>
        <w:spacing w:line="240" w:lineRule="auto"/>
        <w:rPr>
          <w:rFonts w:cs="Times New Roman"/>
          <w:sz w:val="24"/>
          <w:rPrChange w:id="13756" w:author="N F" w:date="2023-12-05T03:08:00Z">
            <w:rPr/>
          </w:rPrChange>
        </w:rPr>
        <w:pPrChange w:id="13757" w:author="Barshadskaya, Yuliya" w:date="2024-01-15T19:07:00Z">
          <w:pPr>
            <w:pStyle w:val="3"/>
          </w:pPr>
        </w:pPrChange>
      </w:pPr>
      <w:bookmarkStart w:id="13758" w:name="_Toc115733045"/>
      <w:ins w:id="13759" w:author="Barshadskaya, Yuliya" w:date="2024-01-15T19:07:00Z">
        <w:r>
          <w:rPr>
            <w:rFonts w:cs="Times New Roman"/>
            <w:sz w:val="24"/>
          </w:rPr>
          <w:t xml:space="preserve">4.1.5. </w:t>
        </w:r>
      </w:ins>
      <w:r w:rsidR="008747B0" w:rsidRPr="006E6534">
        <w:rPr>
          <w:rFonts w:cs="Times New Roman"/>
          <w:sz w:val="24"/>
          <w:rPrChange w:id="13760" w:author="N F" w:date="2023-12-05T03:08:00Z">
            <w:rPr/>
          </w:rPrChange>
        </w:rPr>
        <w:t>Линейность фармакокинетики</w:t>
      </w:r>
      <w:bookmarkEnd w:id="13758"/>
    </w:p>
    <w:p w14:paraId="5409F01A" w14:textId="1C8EA931" w:rsidR="00E53899" w:rsidRPr="006E6534" w:rsidRDefault="00EE0ACD">
      <w:pPr>
        <w:pStyle w:val="SDText"/>
        <w:spacing w:after="0"/>
        <w:rPr>
          <w:rFonts w:cs="Times New Roman"/>
          <w:color w:val="000000" w:themeColor="text1"/>
          <w:rPrChange w:id="13761" w:author="N F" w:date="2023-12-05T03:08:00Z">
            <w:rPr>
              <w:rFonts w:cs="Times New Roman"/>
            </w:rPr>
          </w:rPrChange>
        </w:rPr>
        <w:pPrChange w:id="13762" w:author="Barshadskaya, Yuliya" w:date="2024-01-15T19:07:00Z">
          <w:pPr>
            <w:pStyle w:val="SDText"/>
          </w:pPr>
        </w:pPrChange>
      </w:pPr>
      <w:r w:rsidRPr="006E6534">
        <w:rPr>
          <w:rFonts w:cs="Times New Roman"/>
          <w:color w:val="000000" w:themeColor="text1"/>
          <w:rPrChange w:id="13763" w:author="N F" w:date="2023-12-05T03:08:00Z">
            <w:rPr>
              <w:rFonts w:cs="Times New Roman"/>
            </w:rPr>
          </w:rPrChange>
        </w:rPr>
        <w:t>Экспозиция о</w:t>
      </w:r>
      <w:r w:rsidR="00F37BCB" w:rsidRPr="006E6534">
        <w:rPr>
          <w:rFonts w:cs="Times New Roman"/>
          <w:color w:val="000000" w:themeColor="text1"/>
          <w:rPrChange w:id="13764" w:author="N F" w:date="2023-12-05T03:08:00Z">
            <w:rPr>
              <w:rFonts w:cs="Times New Roman"/>
            </w:rPr>
          </w:rPrChange>
        </w:rPr>
        <w:t>симертиниб</w:t>
      </w:r>
      <w:r w:rsidRPr="006E6534">
        <w:rPr>
          <w:rFonts w:cs="Times New Roman"/>
          <w:color w:val="000000" w:themeColor="text1"/>
          <w:rPrChange w:id="13765" w:author="N F" w:date="2023-12-05T03:08:00Z">
            <w:rPr>
              <w:rFonts w:cs="Times New Roman"/>
            </w:rPr>
          </w:rPrChange>
        </w:rPr>
        <w:t>а</w:t>
      </w:r>
      <w:r w:rsidR="00F37BCB" w:rsidRPr="006E6534">
        <w:rPr>
          <w:rFonts w:cs="Times New Roman"/>
          <w:color w:val="000000" w:themeColor="text1"/>
          <w:rPrChange w:id="13766" w:author="N F" w:date="2023-12-05T03:08:00Z">
            <w:rPr>
              <w:rFonts w:cs="Times New Roman"/>
            </w:rPr>
          </w:rPrChange>
        </w:rPr>
        <w:t xml:space="preserve"> </w:t>
      </w:r>
      <w:r w:rsidRPr="006E6534">
        <w:rPr>
          <w:rFonts w:cs="Times New Roman"/>
          <w:color w:val="000000" w:themeColor="text1"/>
          <w:rPrChange w:id="13767" w:author="N F" w:date="2023-12-05T03:08:00Z">
            <w:rPr>
              <w:rFonts w:cs="Times New Roman"/>
            </w:rPr>
          </w:rPrChange>
        </w:rPr>
        <w:t xml:space="preserve">была </w:t>
      </w:r>
      <w:r w:rsidR="00F37BCB" w:rsidRPr="006E6534">
        <w:rPr>
          <w:rFonts w:cs="Times New Roman"/>
          <w:color w:val="000000" w:themeColor="text1"/>
          <w:rPrChange w:id="13768" w:author="N F" w:date="2023-12-05T03:08:00Z">
            <w:rPr>
              <w:rFonts w:cs="Times New Roman"/>
            </w:rPr>
          </w:rPrChange>
        </w:rPr>
        <w:t>пропорциональн</w:t>
      </w:r>
      <w:r w:rsidRPr="006E6534">
        <w:rPr>
          <w:rFonts w:cs="Times New Roman"/>
          <w:color w:val="000000" w:themeColor="text1"/>
          <w:rPrChange w:id="13769" w:author="N F" w:date="2023-12-05T03:08:00Z">
            <w:rPr>
              <w:rFonts w:cs="Times New Roman"/>
            </w:rPr>
          </w:rPrChange>
        </w:rPr>
        <w:t>ой его</w:t>
      </w:r>
      <w:r w:rsidR="00F37BCB" w:rsidRPr="006E6534">
        <w:rPr>
          <w:rFonts w:cs="Times New Roman"/>
          <w:color w:val="000000" w:themeColor="text1"/>
          <w:rPrChange w:id="13770" w:author="N F" w:date="2023-12-05T03:08:00Z">
            <w:rPr>
              <w:rFonts w:cs="Times New Roman"/>
            </w:rPr>
          </w:rPrChange>
        </w:rPr>
        <w:t xml:space="preserve"> дозе </w:t>
      </w:r>
      <w:r w:rsidRPr="006E6534">
        <w:rPr>
          <w:rFonts w:cs="Times New Roman"/>
          <w:color w:val="000000" w:themeColor="text1"/>
          <w:rPrChange w:id="13771" w:author="N F" w:date="2023-12-05T03:08:00Z">
            <w:rPr>
              <w:rFonts w:cs="Times New Roman"/>
            </w:rPr>
          </w:rPrChange>
        </w:rPr>
        <w:t xml:space="preserve">по показателям </w:t>
      </w:r>
      <w:r w:rsidR="00F37BCB" w:rsidRPr="006E6534">
        <w:rPr>
          <w:rFonts w:cs="Times New Roman"/>
          <w:color w:val="000000" w:themeColor="text1"/>
          <w:rPrChange w:id="13772" w:author="N F" w:date="2023-12-05T03:08:00Z">
            <w:rPr>
              <w:rFonts w:cs="Times New Roman"/>
            </w:rPr>
          </w:rPrChange>
        </w:rPr>
        <w:t>AUC и C</w:t>
      </w:r>
      <w:r w:rsidR="00F37BCB" w:rsidRPr="006E6534">
        <w:rPr>
          <w:rFonts w:cs="Times New Roman"/>
          <w:color w:val="000000" w:themeColor="text1"/>
          <w:vertAlign w:val="subscript"/>
          <w:rPrChange w:id="13773" w:author="N F" w:date="2023-12-05T03:08:00Z">
            <w:rPr>
              <w:rFonts w:cs="Times New Roman"/>
              <w:vertAlign w:val="subscript"/>
            </w:rPr>
          </w:rPrChange>
        </w:rPr>
        <w:t>max</w:t>
      </w:r>
      <w:r w:rsidR="00F37BCB" w:rsidRPr="006E6534">
        <w:rPr>
          <w:rFonts w:cs="Times New Roman"/>
          <w:color w:val="000000" w:themeColor="text1"/>
          <w:rPrChange w:id="13774" w:author="N F" w:date="2023-12-05T03:08:00Z">
            <w:rPr>
              <w:rFonts w:cs="Times New Roman"/>
            </w:rPr>
          </w:rPrChange>
        </w:rPr>
        <w:t xml:space="preserve"> по мере увеличения дозы</w:t>
      </w:r>
      <w:r w:rsidR="00033C79" w:rsidRPr="006E6534">
        <w:rPr>
          <w:rFonts w:cs="Times New Roman"/>
          <w:color w:val="000000" w:themeColor="text1"/>
          <w:rPrChange w:id="13775" w:author="N F" w:date="2023-12-05T03:08:00Z">
            <w:rPr>
              <w:rFonts w:cs="Times New Roman"/>
            </w:rPr>
          </w:rPrChange>
        </w:rPr>
        <w:t xml:space="preserve"> как при однократном, так и при многократном введении</w:t>
      </w:r>
      <w:r w:rsidR="00F37BCB" w:rsidRPr="006E6534">
        <w:rPr>
          <w:rFonts w:cs="Times New Roman"/>
          <w:color w:val="000000" w:themeColor="text1"/>
          <w:rPrChange w:id="13776" w:author="N F" w:date="2023-12-05T03:08:00Z">
            <w:rPr>
              <w:rFonts w:cs="Times New Roman"/>
            </w:rPr>
          </w:rPrChange>
        </w:rPr>
        <w:t xml:space="preserve">. </w:t>
      </w:r>
      <w:r w:rsidR="00033C79" w:rsidRPr="006E6534">
        <w:rPr>
          <w:rFonts w:cs="Times New Roman"/>
          <w:color w:val="000000" w:themeColor="text1"/>
          <w:rPrChange w:id="13777" w:author="N F" w:date="2023-12-05T03:08:00Z">
            <w:rPr>
              <w:rFonts w:cs="Times New Roman"/>
            </w:rPr>
          </w:rPrChange>
        </w:rPr>
        <w:t xml:space="preserve">Фармакокинетика </w:t>
      </w:r>
      <w:r w:rsidR="00FD64C6" w:rsidRPr="006E6534">
        <w:rPr>
          <w:rFonts w:cs="Times New Roman"/>
          <w:color w:val="000000" w:themeColor="text1"/>
          <w:rPrChange w:id="13778" w:author="N F" w:date="2023-12-05T03:08:00Z">
            <w:rPr>
              <w:rFonts w:cs="Times New Roman"/>
            </w:rPr>
          </w:rPrChange>
        </w:rPr>
        <w:t>осимертиниба у пациентов</w:t>
      </w:r>
      <w:r w:rsidR="00033C79" w:rsidRPr="006E6534">
        <w:rPr>
          <w:rFonts w:cs="Times New Roman"/>
          <w:color w:val="000000" w:themeColor="text1"/>
          <w:rPrChange w:id="13779" w:author="N F" w:date="2023-12-05T03:08:00Z">
            <w:rPr>
              <w:rFonts w:cs="Times New Roman"/>
            </w:rPr>
          </w:rPrChange>
        </w:rPr>
        <w:t xml:space="preserve">, получавших осимертиниб в дозе </w:t>
      </w:r>
      <w:r w:rsidR="00F37BCB" w:rsidRPr="006E6534">
        <w:rPr>
          <w:rFonts w:cs="Times New Roman"/>
          <w:color w:val="000000" w:themeColor="text1"/>
          <w:rPrChange w:id="13780" w:author="N F" w:date="2023-12-05T03:08:00Z">
            <w:rPr>
              <w:rFonts w:cs="Times New Roman"/>
            </w:rPr>
          </w:rPrChange>
        </w:rPr>
        <w:t>160 и 240 мг</w:t>
      </w:r>
      <w:r w:rsidR="00507FC1" w:rsidRPr="006E6534">
        <w:rPr>
          <w:rFonts w:cs="Times New Roman"/>
          <w:color w:val="000000" w:themeColor="text1"/>
          <w:rPrChange w:id="13781" w:author="N F" w:date="2023-12-05T03:08:00Z">
            <w:rPr>
              <w:rFonts w:cs="Times New Roman"/>
            </w:rPr>
          </w:rPrChange>
        </w:rPr>
        <w:t>,</w:t>
      </w:r>
      <w:r w:rsidR="00F37BCB" w:rsidRPr="006E6534">
        <w:rPr>
          <w:rFonts w:cs="Times New Roman"/>
          <w:color w:val="000000" w:themeColor="text1"/>
          <w:rPrChange w:id="13782" w:author="N F" w:date="2023-12-05T03:08:00Z">
            <w:rPr>
              <w:rFonts w:cs="Times New Roman"/>
            </w:rPr>
          </w:rPrChange>
        </w:rPr>
        <w:t xml:space="preserve"> </w:t>
      </w:r>
      <w:r w:rsidR="00FD64C6" w:rsidRPr="006E6534">
        <w:rPr>
          <w:rFonts w:cs="Times New Roman"/>
          <w:color w:val="000000" w:themeColor="text1"/>
          <w:rPrChange w:id="13783" w:author="N F" w:date="2023-12-05T03:08:00Z">
            <w:rPr>
              <w:rFonts w:cs="Times New Roman"/>
            </w:rPr>
          </w:rPrChange>
        </w:rPr>
        <w:t xml:space="preserve">была </w:t>
      </w:r>
      <w:r w:rsidR="00D104D1" w:rsidRPr="006E6534">
        <w:rPr>
          <w:rFonts w:cs="Times New Roman"/>
          <w:color w:val="000000" w:themeColor="text1"/>
          <w:rPrChange w:id="13784" w:author="N F" w:date="2023-12-05T03:08:00Z">
            <w:rPr>
              <w:rFonts w:cs="Times New Roman"/>
            </w:rPr>
          </w:rPrChange>
        </w:rPr>
        <w:t>предсказуемой</w:t>
      </w:r>
      <w:r w:rsidR="00FD64C6" w:rsidRPr="006E6534">
        <w:rPr>
          <w:rFonts w:cs="Times New Roman"/>
          <w:color w:val="000000" w:themeColor="text1"/>
          <w:rPrChange w:id="13785" w:author="N F" w:date="2023-12-05T03:08:00Z">
            <w:rPr>
              <w:rFonts w:cs="Times New Roman"/>
            </w:rPr>
          </w:rPrChange>
        </w:rPr>
        <w:t xml:space="preserve"> с </w:t>
      </w:r>
      <w:r w:rsidR="00F37BCB" w:rsidRPr="006E6534">
        <w:rPr>
          <w:rFonts w:cs="Times New Roman"/>
          <w:color w:val="000000" w:themeColor="text1"/>
          <w:rPrChange w:id="13786" w:author="N F" w:date="2023-12-05T03:08:00Z">
            <w:rPr>
              <w:rFonts w:cs="Times New Roman"/>
            </w:rPr>
          </w:rPrChange>
        </w:rPr>
        <w:t xml:space="preserve">фактором линейности 0,972 после приема осимертиниба </w:t>
      </w:r>
      <w:r w:rsidR="00033C79" w:rsidRPr="006E6534">
        <w:rPr>
          <w:rFonts w:cs="Times New Roman"/>
          <w:color w:val="000000" w:themeColor="text1"/>
          <w:rPrChange w:id="13787" w:author="N F" w:date="2023-12-05T03:08:00Z">
            <w:rPr>
              <w:rFonts w:cs="Times New Roman"/>
            </w:rPr>
          </w:rPrChange>
        </w:rPr>
        <w:t xml:space="preserve">в лекарственной форме </w:t>
      </w:r>
      <w:r w:rsidR="00F37BCB" w:rsidRPr="006E6534">
        <w:rPr>
          <w:rFonts w:cs="Times New Roman"/>
          <w:color w:val="000000" w:themeColor="text1"/>
          <w:rPrChange w:id="13788" w:author="N F" w:date="2023-12-05T03:08:00Z">
            <w:rPr>
              <w:rFonts w:cs="Times New Roman"/>
            </w:rPr>
          </w:rPrChange>
        </w:rPr>
        <w:t xml:space="preserve">капсула и 0,901 после приема осимертиниба 80 мг </w:t>
      </w:r>
      <w:r w:rsidR="00033C79" w:rsidRPr="006E6534">
        <w:rPr>
          <w:rFonts w:cs="Times New Roman"/>
          <w:color w:val="000000" w:themeColor="text1"/>
          <w:rPrChange w:id="13789" w:author="N F" w:date="2023-12-05T03:08:00Z">
            <w:rPr>
              <w:rFonts w:cs="Times New Roman"/>
            </w:rPr>
          </w:rPrChange>
        </w:rPr>
        <w:t>в лекарственной форме таблетка</w:t>
      </w:r>
      <w:r w:rsidR="00F37BCB" w:rsidRPr="006E6534">
        <w:rPr>
          <w:rFonts w:cs="Times New Roman"/>
          <w:color w:val="000000" w:themeColor="text1"/>
          <w:rPrChange w:id="13790" w:author="N F" w:date="2023-12-05T03:08:00Z">
            <w:rPr>
              <w:rFonts w:cs="Times New Roman"/>
            </w:rPr>
          </w:rPrChange>
        </w:rPr>
        <w:t xml:space="preserve"> </w:t>
      </w:r>
      <w:r w:rsidR="00D104D1" w:rsidRPr="006E6534">
        <w:rPr>
          <w:rFonts w:cs="Times New Roman"/>
          <w:color w:val="000000" w:themeColor="text1"/>
          <w:rPrChange w:id="13791" w:author="N F" w:date="2023-12-05T03:08:00Z">
            <w:rPr>
              <w:rFonts w:cs="Times New Roman"/>
            </w:rPr>
          </w:rPrChange>
        </w:rPr>
        <w:t>даже на 22 день после начала введения</w:t>
      </w:r>
      <w:r w:rsidR="00033C79" w:rsidRPr="006E6534">
        <w:rPr>
          <w:rFonts w:cs="Times New Roman"/>
          <w:color w:val="000000" w:themeColor="text1"/>
          <w:rPrChange w:id="13792" w:author="N F" w:date="2023-12-05T03:08:00Z">
            <w:rPr>
              <w:rFonts w:cs="Times New Roman"/>
            </w:rPr>
          </w:rPrChange>
        </w:rPr>
        <w:t xml:space="preserve"> </w:t>
      </w:r>
      <w:ins w:id="13793" w:author="Barshadskaya, Yuliya" w:date="2024-01-15T19:07:00Z">
        <w:r w:rsidR="00CB5412" w:rsidRPr="0001519A">
          <w:rPr>
            <w:rFonts w:cs="Times New Roman"/>
            <w:color w:val="000000" w:themeColor="text1"/>
            <w:lang w:val="en-US"/>
          </w:rPr>
          <w:fldChar w:fldCharType="begin"/>
        </w:r>
        <w:r w:rsidR="00CB5412"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CB5412" w:rsidRPr="0001519A">
          <w:rPr>
            <w:rFonts w:cs="Times New Roman"/>
            <w:color w:val="000000" w:themeColor="text1"/>
            <w:lang w:val="en-US"/>
          </w:rPr>
          <w:fldChar w:fldCharType="separate"/>
        </w:r>
        <w:r w:rsidR="00CB5412" w:rsidRPr="0018315E">
          <w:rPr>
            <w:rFonts w:cs="Times New Roman"/>
            <w:color w:val="000000" w:themeColor="text1"/>
          </w:rPr>
          <w:t>[</w:t>
        </w:r>
        <w:r w:rsidR="00CB5412">
          <w:rPr>
            <w:rFonts w:cs="Times New Roman"/>
            <w:color w:val="000000" w:themeColor="text1"/>
          </w:rPr>
          <w:t>1</w:t>
        </w:r>
        <w:r w:rsidR="00CB5412" w:rsidRPr="00DD38F1">
          <w:rPr>
            <w:rFonts w:cs="Times New Roman"/>
            <w:color w:val="000000" w:themeColor="text1"/>
          </w:rPr>
          <w:t>]</w:t>
        </w:r>
        <w:r w:rsidR="00CB5412" w:rsidRPr="0001519A">
          <w:rPr>
            <w:rFonts w:cs="Times New Roman"/>
            <w:color w:val="000000" w:themeColor="text1"/>
            <w:lang w:val="en-US"/>
          </w:rPr>
          <w:fldChar w:fldCharType="end"/>
        </w:r>
      </w:ins>
      <w:del w:id="13794" w:author="Barshadskaya, Yuliya" w:date="2024-01-15T19:07:00Z">
        <w:r w:rsidR="00033C79" w:rsidRPr="006E6534" w:rsidDel="00CB5412">
          <w:rPr>
            <w:rFonts w:cs="Times New Roman"/>
            <w:color w:val="000000" w:themeColor="text1"/>
            <w:rPrChange w:id="13795" w:author="N F" w:date="2023-12-05T03:08:00Z">
              <w:rPr>
                <w:rFonts w:cs="Times New Roman"/>
              </w:rPr>
            </w:rPrChange>
          </w:rPr>
          <w:fldChar w:fldCharType="begin"/>
        </w:r>
        <w:r w:rsidR="00033C79" w:rsidRPr="006E6534" w:rsidDel="00CB5412">
          <w:rPr>
            <w:rFonts w:cs="Times New Roman"/>
            <w:color w:val="000000" w:themeColor="text1"/>
            <w:rPrChange w:id="13796" w:author="N F" w:date="2023-12-05T03:08:00Z">
              <w:rPr>
                <w:rFonts w:cs="Times New Roman"/>
              </w:rPr>
            </w:rPrChange>
          </w:rPr>
          <w:delInstrText xml:space="preserve"> ADDIN ZOTERO_ITEM CSL_CITATION {"citationID":"RVILUj7E","properties":{"formattedCitation":"(13)","plainCitation":"(13)","noteIndex":0},"citationItems":[{"id":161897,"uris":["http://zotero.org/groups/4735135/items/WX22NTFD"],"itemData":{"id":161897,"type":"webpage","title":"Assessment report. Tagrisso","URL":"https://www.ema.europa.eu/en/documents/assessment-report/tagrisso-epar-public-assessment-report_en.pdf","author":[{"family":"EMA","given":""}],"accessed":{"date-parts":[["2022",8,2]]},"issued":{"date-parts":[["2015"]]}}}],"schema":"https://github.com/citation-style-language/schema/raw/master/csl-citation.json"} </w:delInstrText>
        </w:r>
        <w:r w:rsidR="00033C79" w:rsidRPr="006E6534" w:rsidDel="00CB5412">
          <w:rPr>
            <w:rFonts w:cs="Times New Roman"/>
            <w:color w:val="000000" w:themeColor="text1"/>
            <w:rPrChange w:id="13797" w:author="N F" w:date="2023-12-05T03:08:00Z">
              <w:rPr>
                <w:rFonts w:cs="Times New Roman"/>
              </w:rPr>
            </w:rPrChange>
          </w:rPr>
          <w:fldChar w:fldCharType="separate"/>
        </w:r>
        <w:r w:rsidR="00033C79" w:rsidRPr="006E6534" w:rsidDel="00CB5412">
          <w:rPr>
            <w:rFonts w:cs="Times New Roman"/>
            <w:color w:val="000000" w:themeColor="text1"/>
            <w:rPrChange w:id="13798" w:author="N F" w:date="2023-12-05T03:08:00Z">
              <w:rPr>
                <w:rFonts w:cs="Times New Roman"/>
              </w:rPr>
            </w:rPrChange>
          </w:rPr>
          <w:delText>(13)</w:delText>
        </w:r>
        <w:r w:rsidR="00033C79" w:rsidRPr="006E6534" w:rsidDel="00CB5412">
          <w:rPr>
            <w:rFonts w:cs="Times New Roman"/>
            <w:color w:val="000000" w:themeColor="text1"/>
            <w:rPrChange w:id="13799" w:author="N F" w:date="2023-12-05T03:08:00Z">
              <w:rPr>
                <w:rFonts w:cs="Times New Roman"/>
              </w:rPr>
            </w:rPrChange>
          </w:rPr>
          <w:fldChar w:fldCharType="end"/>
        </w:r>
      </w:del>
      <w:r w:rsidR="00F37BCB" w:rsidRPr="006E6534">
        <w:rPr>
          <w:rFonts w:cs="Times New Roman"/>
          <w:color w:val="000000" w:themeColor="text1"/>
          <w:rPrChange w:id="13800" w:author="N F" w:date="2023-12-05T03:08:00Z">
            <w:rPr>
              <w:rFonts w:cs="Times New Roman"/>
            </w:rPr>
          </w:rPrChange>
        </w:rPr>
        <w:t>.</w:t>
      </w:r>
    </w:p>
    <w:p w14:paraId="69AAECAD" w14:textId="4FAF492C" w:rsidR="00175E15" w:rsidRPr="006E6534" w:rsidRDefault="00175E15">
      <w:pPr>
        <w:pStyle w:val="SDText"/>
        <w:spacing w:after="0"/>
        <w:rPr>
          <w:rFonts w:cs="Times New Roman"/>
          <w:color w:val="000000" w:themeColor="text1"/>
          <w:rPrChange w:id="13801" w:author="N F" w:date="2023-12-05T03:08:00Z">
            <w:rPr>
              <w:rFonts w:cs="Times New Roman"/>
            </w:rPr>
          </w:rPrChange>
        </w:rPr>
        <w:pPrChange w:id="13802" w:author="Barshadskaya, Yuliya" w:date="2024-01-15T19:07:00Z">
          <w:pPr>
            <w:pStyle w:val="SDText"/>
          </w:pPr>
        </w:pPrChange>
      </w:pPr>
      <w:r w:rsidRPr="006E6534">
        <w:rPr>
          <w:rFonts w:cs="Times New Roman"/>
          <w:color w:val="000000" w:themeColor="text1"/>
          <w:rPrChange w:id="13803" w:author="N F" w:date="2023-12-05T03:08:00Z">
            <w:rPr>
              <w:rFonts w:cs="Times New Roman"/>
            </w:rPr>
          </w:rPrChange>
        </w:rPr>
        <w:t xml:space="preserve">По данным обзора биофармацевтических свойств и клинической фармакологии осимертиниба, фармакокинетические свойства осимертиниба исследовали в ряде клинических исследований. Согласно результатам исследования </w:t>
      </w:r>
      <w:r w:rsidRPr="006E6534">
        <w:rPr>
          <w:rFonts w:cs="Times New Roman"/>
          <w:color w:val="000000" w:themeColor="text1"/>
          <w:lang w:val="en-US"/>
          <w:rPrChange w:id="13804" w:author="N F" w:date="2023-12-05T03:08:00Z">
            <w:rPr>
              <w:rFonts w:cs="Times New Roman"/>
              <w:lang w:val="en-US"/>
            </w:rPr>
          </w:rPrChange>
        </w:rPr>
        <w:t>AURA</w:t>
      </w:r>
      <w:r w:rsidRPr="006E6534">
        <w:rPr>
          <w:rFonts w:cs="Times New Roman"/>
          <w:color w:val="000000" w:themeColor="text1"/>
          <w:rPrChange w:id="13805" w:author="N F" w:date="2023-12-05T03:08:00Z">
            <w:rPr>
              <w:rFonts w:cs="Times New Roman"/>
            </w:rPr>
          </w:rPrChange>
        </w:rPr>
        <w:t xml:space="preserve"> </w:t>
      </w:r>
      <w:r w:rsidRPr="006E6534">
        <w:rPr>
          <w:rFonts w:cs="Times New Roman"/>
          <w:color w:val="000000" w:themeColor="text1"/>
          <w:lang w:val="en-US"/>
          <w:rPrChange w:id="13806" w:author="N F" w:date="2023-12-05T03:08:00Z">
            <w:rPr>
              <w:rFonts w:cs="Times New Roman"/>
              <w:lang w:val="en-US"/>
            </w:rPr>
          </w:rPrChange>
        </w:rPr>
        <w:t>I</w:t>
      </w:r>
      <w:r w:rsidR="00507FC1" w:rsidRPr="006E6534">
        <w:rPr>
          <w:rFonts w:cs="Times New Roman"/>
          <w:color w:val="000000" w:themeColor="text1"/>
          <w:rPrChange w:id="13807" w:author="N F" w:date="2023-12-05T03:08:00Z">
            <w:rPr>
              <w:rFonts w:cs="Times New Roman"/>
            </w:rPr>
          </w:rPrChange>
        </w:rPr>
        <w:t>,</w:t>
      </w:r>
      <w:r w:rsidRPr="006E6534">
        <w:rPr>
          <w:rFonts w:cs="Times New Roman"/>
          <w:color w:val="000000" w:themeColor="text1"/>
          <w:rPrChange w:id="13808" w:author="N F" w:date="2023-12-05T03:08:00Z">
            <w:rPr>
              <w:rFonts w:cs="Times New Roman"/>
            </w:rPr>
          </w:rPrChange>
        </w:rPr>
        <w:t xml:space="preserve"> </w:t>
      </w:r>
      <w:r w:rsidR="00DC1D4F" w:rsidRPr="006E6534">
        <w:rPr>
          <w:rFonts w:cs="Times New Roman"/>
          <w:color w:val="000000" w:themeColor="text1"/>
          <w:rPrChange w:id="13809" w:author="N F" w:date="2023-12-05T03:08:00Z">
            <w:rPr>
              <w:rFonts w:cs="Times New Roman"/>
            </w:rPr>
          </w:rPrChange>
        </w:rPr>
        <w:t>осимертини</w:t>
      </w:r>
      <w:r w:rsidR="00507FC1" w:rsidRPr="006E6534">
        <w:rPr>
          <w:rFonts w:cs="Times New Roman"/>
          <w:color w:val="000000" w:themeColor="text1"/>
          <w:rPrChange w:id="13810" w:author="N F" w:date="2023-12-05T03:08:00Z">
            <w:rPr>
              <w:rFonts w:cs="Times New Roman"/>
            </w:rPr>
          </w:rPrChange>
        </w:rPr>
        <w:t>б</w:t>
      </w:r>
      <w:r w:rsidR="00DC1D4F" w:rsidRPr="006E6534">
        <w:rPr>
          <w:rFonts w:cs="Times New Roman"/>
          <w:color w:val="000000" w:themeColor="text1"/>
          <w:rPrChange w:id="13811" w:author="N F" w:date="2023-12-05T03:08:00Z">
            <w:rPr>
              <w:rFonts w:cs="Times New Roman"/>
            </w:rPr>
          </w:rPrChange>
        </w:rPr>
        <w:t xml:space="preserve"> обладал линейными показателями фармакокинетики (</w:t>
      </w:r>
      <w:r w:rsidR="00DC1D4F" w:rsidRPr="006E6534">
        <w:rPr>
          <w:rFonts w:cs="Times New Roman"/>
          <w:color w:val="000000" w:themeColor="text1"/>
          <w:lang w:val="en-US"/>
          <w:rPrChange w:id="13812" w:author="N F" w:date="2023-12-05T03:08:00Z">
            <w:rPr>
              <w:rFonts w:cs="Times New Roman"/>
              <w:lang w:val="en-US"/>
            </w:rPr>
          </w:rPrChange>
        </w:rPr>
        <w:t>C</w:t>
      </w:r>
      <w:r w:rsidR="00DC1D4F" w:rsidRPr="006E6534">
        <w:rPr>
          <w:rFonts w:cs="Times New Roman"/>
          <w:color w:val="000000" w:themeColor="text1"/>
          <w:vertAlign w:val="subscript"/>
          <w:lang w:val="en-US"/>
          <w:rPrChange w:id="13813" w:author="N F" w:date="2023-12-05T03:08:00Z">
            <w:rPr>
              <w:rFonts w:cs="Times New Roman"/>
              <w:vertAlign w:val="subscript"/>
              <w:lang w:val="en-US"/>
            </w:rPr>
          </w:rPrChange>
        </w:rPr>
        <w:t>max</w:t>
      </w:r>
      <w:r w:rsidR="00DC1D4F" w:rsidRPr="006E6534">
        <w:rPr>
          <w:rFonts w:cs="Times New Roman"/>
          <w:color w:val="000000" w:themeColor="text1"/>
          <w:rPrChange w:id="13814" w:author="N F" w:date="2023-12-05T03:08:00Z">
            <w:rPr>
              <w:rFonts w:cs="Times New Roman"/>
            </w:rPr>
          </w:rPrChange>
        </w:rPr>
        <w:t xml:space="preserve">, </w:t>
      </w:r>
      <w:r w:rsidR="00DC1D4F" w:rsidRPr="006E6534">
        <w:rPr>
          <w:rFonts w:cs="Times New Roman"/>
          <w:color w:val="000000" w:themeColor="text1"/>
          <w:lang w:val="en-US"/>
          <w:rPrChange w:id="13815" w:author="N F" w:date="2023-12-05T03:08:00Z">
            <w:rPr>
              <w:rFonts w:cs="Times New Roman"/>
              <w:lang w:val="en-US"/>
            </w:rPr>
          </w:rPrChange>
        </w:rPr>
        <w:t>AUC</w:t>
      </w:r>
      <w:r w:rsidR="00616F30" w:rsidRPr="006E6534">
        <w:rPr>
          <w:rFonts w:cs="Times New Roman"/>
          <w:color w:val="000000" w:themeColor="text1"/>
          <w:rPrChange w:id="13816" w:author="N F" w:date="2023-12-05T03:08:00Z">
            <w:rPr>
              <w:rFonts w:cs="Times New Roman"/>
            </w:rPr>
          </w:rPrChange>
        </w:rPr>
        <w:t xml:space="preserve"> в равновесном состоянии и в период от начального момента времени да 72 ч</w:t>
      </w:r>
      <w:r w:rsidR="00DC1D4F" w:rsidRPr="006E6534">
        <w:rPr>
          <w:rFonts w:cs="Times New Roman"/>
          <w:color w:val="000000" w:themeColor="text1"/>
          <w:rPrChange w:id="13817" w:author="N F" w:date="2023-12-05T03:08:00Z">
            <w:rPr>
              <w:rFonts w:cs="Times New Roman"/>
            </w:rPr>
          </w:rPrChange>
        </w:rPr>
        <w:t>)</w:t>
      </w:r>
      <w:r w:rsidRPr="006E6534">
        <w:rPr>
          <w:rFonts w:cs="Times New Roman"/>
          <w:color w:val="000000" w:themeColor="text1"/>
          <w:rPrChange w:id="13818" w:author="N F" w:date="2023-12-05T03:08:00Z">
            <w:rPr>
              <w:rFonts w:cs="Times New Roman"/>
            </w:rPr>
          </w:rPrChange>
        </w:rPr>
        <w:t xml:space="preserve"> </w:t>
      </w:r>
      <w:ins w:id="13819" w:author="Barshadskaya, Yuliya" w:date="2024-01-15T19:07:00Z">
        <w:r w:rsidR="00CB5412" w:rsidRPr="0001519A">
          <w:rPr>
            <w:rFonts w:cs="Times New Roman"/>
            <w:color w:val="000000" w:themeColor="text1"/>
            <w:lang w:val="en-US"/>
          </w:rPr>
          <w:fldChar w:fldCharType="begin"/>
        </w:r>
        <w:r w:rsidR="00CB5412"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CB5412" w:rsidRPr="0001519A">
          <w:rPr>
            <w:rFonts w:cs="Times New Roman"/>
            <w:color w:val="000000" w:themeColor="text1"/>
            <w:lang w:val="en-US"/>
          </w:rPr>
          <w:fldChar w:fldCharType="separate"/>
        </w:r>
        <w:r w:rsidR="00CB5412" w:rsidRPr="0018315E">
          <w:rPr>
            <w:rFonts w:cs="Times New Roman"/>
            <w:color w:val="000000" w:themeColor="text1"/>
          </w:rPr>
          <w:t>[</w:t>
        </w:r>
      </w:ins>
      <w:ins w:id="13820" w:author="Barshadskaya, Yuliya" w:date="2024-02-22T23:54:00Z">
        <w:r w:rsidR="0044154E">
          <w:rPr>
            <w:rFonts w:cs="Times New Roman"/>
            <w:color w:val="000000" w:themeColor="text1"/>
          </w:rPr>
          <w:t>2</w:t>
        </w:r>
      </w:ins>
      <w:ins w:id="13821" w:author="Barshadskaya, Yuliya" w:date="2024-01-15T19:07:00Z">
        <w:r w:rsidR="00CB5412" w:rsidRPr="00DD38F1">
          <w:rPr>
            <w:rFonts w:cs="Times New Roman"/>
            <w:color w:val="000000" w:themeColor="text1"/>
          </w:rPr>
          <w:t>]</w:t>
        </w:r>
        <w:r w:rsidR="00CB5412" w:rsidRPr="0001519A">
          <w:rPr>
            <w:rFonts w:cs="Times New Roman"/>
            <w:color w:val="000000" w:themeColor="text1"/>
            <w:lang w:val="en-US"/>
          </w:rPr>
          <w:fldChar w:fldCharType="end"/>
        </w:r>
      </w:ins>
      <w:del w:id="13822" w:author="Barshadskaya, Yuliya" w:date="2024-01-15T19:07:00Z">
        <w:r w:rsidRPr="006E6534" w:rsidDel="00CB5412">
          <w:rPr>
            <w:rFonts w:cs="Times New Roman"/>
            <w:color w:val="000000" w:themeColor="text1"/>
            <w:rPrChange w:id="13823" w:author="N F" w:date="2023-12-05T03:08:00Z">
              <w:rPr>
                <w:rFonts w:cs="Times New Roman"/>
              </w:rPr>
            </w:rPrChange>
          </w:rPr>
          <w:fldChar w:fldCharType="begin"/>
        </w:r>
        <w:r w:rsidRPr="006E6534" w:rsidDel="00CB5412">
          <w:rPr>
            <w:rFonts w:cs="Times New Roman"/>
            <w:color w:val="000000" w:themeColor="text1"/>
            <w:rPrChange w:id="13824" w:author="N F" w:date="2023-12-05T03:08:00Z">
              <w:rPr>
                <w:rFonts w:cs="Times New Roman"/>
              </w:rPr>
            </w:rPrChange>
          </w:rPr>
          <w:delInstrText xml:space="preserve"> ADDIN ZOTERO_ITEM CSL_CITATION {"citationID":"ciBybPuz","properties":{"formattedCitation":"(14)","plainCitation":"(14)","noteIndex":0},"citationItems":[{"id":161759,"uris":["http://zotero.org/groups/4735135/items/SYLFY4KI"],"itemData":{"id":161759,"type":"webpage","title":"TAGRISSO (osimertinib) tablets. AstraZeneca Pharmaceuticals, LP Application No.:  208065. Approval Date: 11/13/2015. Clinical Pharmacology Biopharmaceutics Review","URL":"https://www.accessdata.fda.gov/drugsatfda_docs/nda/2015/208065Orig1s000TOC.cfm","accessed":{"date-parts":[["2022",8,2]]}}}],"schema":"https://github.com/citation-style-language/schema/raw/master/csl-citation.json"} </w:delInstrText>
        </w:r>
        <w:r w:rsidRPr="006E6534" w:rsidDel="00CB5412">
          <w:rPr>
            <w:rFonts w:cs="Times New Roman"/>
            <w:color w:val="000000" w:themeColor="text1"/>
            <w:rPrChange w:id="13825" w:author="N F" w:date="2023-12-05T03:08:00Z">
              <w:rPr>
                <w:rFonts w:cs="Times New Roman"/>
              </w:rPr>
            </w:rPrChange>
          </w:rPr>
          <w:fldChar w:fldCharType="separate"/>
        </w:r>
        <w:r w:rsidRPr="006E6534" w:rsidDel="00CB5412">
          <w:rPr>
            <w:rFonts w:cs="Times New Roman"/>
            <w:color w:val="000000" w:themeColor="text1"/>
            <w:rPrChange w:id="13826" w:author="N F" w:date="2023-12-05T03:08:00Z">
              <w:rPr>
                <w:rFonts w:cs="Times New Roman"/>
              </w:rPr>
            </w:rPrChange>
          </w:rPr>
          <w:delText>(14)</w:delText>
        </w:r>
        <w:r w:rsidRPr="006E6534" w:rsidDel="00CB5412">
          <w:rPr>
            <w:rFonts w:cs="Times New Roman"/>
            <w:color w:val="000000" w:themeColor="text1"/>
            <w:rPrChange w:id="13827" w:author="N F" w:date="2023-12-05T03:08:00Z">
              <w:rPr>
                <w:rFonts w:cs="Times New Roman"/>
              </w:rPr>
            </w:rPrChange>
          </w:rPr>
          <w:fldChar w:fldCharType="end"/>
        </w:r>
      </w:del>
      <w:r w:rsidR="00616F30" w:rsidRPr="006E6534">
        <w:rPr>
          <w:rFonts w:cs="Times New Roman"/>
          <w:color w:val="000000" w:themeColor="text1"/>
          <w:rPrChange w:id="13828" w:author="N F" w:date="2023-12-05T03:08:00Z">
            <w:rPr>
              <w:rFonts w:cs="Times New Roman"/>
            </w:rPr>
          </w:rPrChange>
        </w:rPr>
        <w:t>.</w:t>
      </w:r>
    </w:p>
    <w:p w14:paraId="7CBB2E77" w14:textId="77777777" w:rsidR="00175E15" w:rsidRPr="006E6534" w:rsidRDefault="00175E15">
      <w:pPr>
        <w:pStyle w:val="SDText"/>
        <w:spacing w:after="0"/>
        <w:rPr>
          <w:rFonts w:cs="Times New Roman"/>
          <w:color w:val="000000" w:themeColor="text1"/>
          <w:rPrChange w:id="13829" w:author="N F" w:date="2023-12-05T03:08:00Z">
            <w:rPr>
              <w:rFonts w:cs="Times New Roman"/>
            </w:rPr>
          </w:rPrChange>
        </w:rPr>
        <w:pPrChange w:id="13830" w:author="Barshadskaya, Yuliya" w:date="2024-01-15T19:07:00Z">
          <w:pPr>
            <w:pStyle w:val="SDText"/>
          </w:pPr>
        </w:pPrChange>
      </w:pPr>
    </w:p>
    <w:p w14:paraId="1D26EBCF" w14:textId="08E41EF2" w:rsidR="008747B0" w:rsidRPr="006E6534" w:rsidRDefault="00CB5412">
      <w:pPr>
        <w:pStyle w:val="3"/>
        <w:numPr>
          <w:ilvl w:val="0"/>
          <w:numId w:val="0"/>
        </w:numPr>
        <w:spacing w:before="0" w:line="240" w:lineRule="auto"/>
        <w:rPr>
          <w:rFonts w:cs="Times New Roman"/>
          <w:sz w:val="24"/>
          <w:rPrChange w:id="13831" w:author="N F" w:date="2023-12-05T03:08:00Z">
            <w:rPr/>
          </w:rPrChange>
        </w:rPr>
        <w:pPrChange w:id="13832" w:author="Barshadskaya, Yuliya" w:date="2024-01-15T19:08:00Z">
          <w:pPr>
            <w:pStyle w:val="3"/>
          </w:pPr>
        </w:pPrChange>
      </w:pPr>
      <w:bookmarkStart w:id="13833" w:name="_Toc115733046"/>
      <w:ins w:id="13834" w:author="Barshadskaya, Yuliya" w:date="2024-01-15T19:08:00Z">
        <w:r>
          <w:rPr>
            <w:rFonts w:cs="Times New Roman"/>
            <w:sz w:val="24"/>
          </w:rPr>
          <w:t xml:space="preserve">4.1.6. </w:t>
        </w:r>
      </w:ins>
      <w:r w:rsidR="008D5737" w:rsidRPr="006E6534">
        <w:rPr>
          <w:rFonts w:cs="Times New Roman"/>
          <w:sz w:val="24"/>
          <w:rPrChange w:id="13835" w:author="N F" w:date="2023-12-05T03:08:00Z">
            <w:rPr/>
          </w:rPrChange>
        </w:rPr>
        <w:t>Фармакокинетика у особых групп пациентов</w:t>
      </w:r>
      <w:bookmarkEnd w:id="13833"/>
    </w:p>
    <w:p w14:paraId="47354EE9" w14:textId="16596BAF" w:rsidR="008D5737" w:rsidRPr="006E6534" w:rsidRDefault="00B674AB">
      <w:pPr>
        <w:pStyle w:val="4"/>
        <w:numPr>
          <w:ilvl w:val="0"/>
          <w:numId w:val="0"/>
        </w:numPr>
        <w:spacing w:line="240" w:lineRule="auto"/>
        <w:rPr>
          <w:rFonts w:cs="Times New Roman"/>
        </w:rPr>
        <w:pPrChange w:id="13836" w:author="Barshadskaya, Yuliya" w:date="2024-01-15T19:08:00Z">
          <w:pPr>
            <w:pStyle w:val="4"/>
          </w:pPr>
        </w:pPrChange>
      </w:pPr>
      <w:bookmarkStart w:id="13837" w:name="_Toc115733047"/>
      <w:r w:rsidRPr="006E6534">
        <w:rPr>
          <w:rFonts w:cs="Times New Roman"/>
        </w:rPr>
        <w:t>Влияние возраста, массы тела, пола и расы</w:t>
      </w:r>
      <w:bookmarkEnd w:id="13837"/>
    </w:p>
    <w:p w14:paraId="16306C60" w14:textId="7CB34F8B" w:rsidR="00174BBC" w:rsidRPr="006E6534" w:rsidRDefault="0069762A">
      <w:pPr>
        <w:pStyle w:val="SDText"/>
        <w:spacing w:after="0"/>
        <w:rPr>
          <w:rFonts w:cs="Times New Roman"/>
          <w:color w:val="000000" w:themeColor="text1"/>
          <w:rPrChange w:id="13838" w:author="N F" w:date="2023-12-05T03:08:00Z">
            <w:rPr>
              <w:rFonts w:cs="Times New Roman"/>
            </w:rPr>
          </w:rPrChange>
        </w:rPr>
        <w:pPrChange w:id="13839" w:author="Barshadskaya, Yuliya" w:date="2024-01-15T19:09:00Z">
          <w:pPr>
            <w:pStyle w:val="SDText"/>
          </w:pPr>
        </w:pPrChange>
      </w:pPr>
      <w:r w:rsidRPr="00324F0C">
        <w:rPr>
          <w:rFonts w:cs="Times New Roman"/>
          <w:color w:val="000000" w:themeColor="text1"/>
          <w:rPrChange w:id="13840" w:author="Barshadskaya, Yuliya" w:date="2024-02-22T23:55:00Z">
            <w:rPr>
              <w:rFonts w:cs="Times New Roman"/>
            </w:rPr>
          </w:rPrChange>
        </w:rPr>
        <w:t>В</w:t>
      </w:r>
      <w:r w:rsidR="000D6B98" w:rsidRPr="00324F0C">
        <w:rPr>
          <w:rFonts w:cs="Times New Roman"/>
          <w:color w:val="000000" w:themeColor="text1"/>
          <w:rPrChange w:id="13841" w:author="Barshadskaya, Yuliya" w:date="2024-02-22T23:55:00Z">
            <w:rPr>
              <w:rFonts w:cs="Times New Roman"/>
            </w:rPr>
          </w:rPrChange>
        </w:rPr>
        <w:t xml:space="preserve"> популяционном анализе</w:t>
      </w:r>
      <w:r w:rsidR="003D7C36" w:rsidRPr="00324F0C">
        <w:rPr>
          <w:rFonts w:cs="Times New Roman"/>
          <w:color w:val="000000" w:themeColor="text1"/>
          <w:rPrChange w:id="13842" w:author="Barshadskaya, Yuliya" w:date="2024-02-22T23:55:00Z">
            <w:rPr>
              <w:rFonts w:cs="Times New Roman"/>
            </w:rPr>
          </w:rPrChange>
        </w:rPr>
        <w:t xml:space="preserve"> фармакокинети</w:t>
      </w:r>
      <w:r w:rsidR="00A324C2" w:rsidRPr="00324F0C">
        <w:rPr>
          <w:rFonts w:cs="Times New Roman"/>
          <w:color w:val="000000" w:themeColor="text1"/>
          <w:rPrChange w:id="13843" w:author="Barshadskaya, Yuliya" w:date="2024-02-22T23:55:00Z">
            <w:rPr>
              <w:rFonts w:cs="Times New Roman"/>
            </w:rPr>
          </w:rPrChange>
        </w:rPr>
        <w:t>ческих данных</w:t>
      </w:r>
      <w:r w:rsidR="000D6B98" w:rsidRPr="00324F0C">
        <w:rPr>
          <w:rFonts w:cs="Times New Roman"/>
          <w:color w:val="000000" w:themeColor="text1"/>
          <w:rPrChange w:id="13844" w:author="Barshadskaya, Yuliya" w:date="2024-02-22T23:55:00Z">
            <w:rPr>
              <w:rFonts w:cs="Times New Roman"/>
            </w:rPr>
          </w:rPrChange>
        </w:rPr>
        <w:t xml:space="preserve"> (n = 1367)</w:t>
      </w:r>
      <w:r w:rsidR="00507FC1" w:rsidRPr="00324F0C">
        <w:rPr>
          <w:rFonts w:cs="Times New Roman"/>
          <w:color w:val="000000" w:themeColor="text1"/>
          <w:rPrChange w:id="13845" w:author="Barshadskaya, Yuliya" w:date="2024-02-22T23:55:00Z">
            <w:rPr>
              <w:rFonts w:cs="Times New Roman"/>
            </w:rPr>
          </w:rPrChange>
        </w:rPr>
        <w:t>,</w:t>
      </w:r>
      <w:r w:rsidR="000D6B98" w:rsidRPr="00324F0C">
        <w:rPr>
          <w:rFonts w:cs="Times New Roman"/>
          <w:color w:val="000000" w:themeColor="text1"/>
          <w:rPrChange w:id="13846" w:author="Barshadskaya, Yuliya" w:date="2024-02-22T23:55:00Z">
            <w:rPr>
              <w:rFonts w:cs="Times New Roman"/>
            </w:rPr>
          </w:rPrChange>
        </w:rPr>
        <w:t xml:space="preserve"> не выявили клинически значимых взаимосвязей между прогнозируемой </w:t>
      </w:r>
      <w:r w:rsidR="007F3AA5" w:rsidRPr="00324F0C">
        <w:rPr>
          <w:rFonts w:cs="Times New Roman"/>
          <w:color w:val="000000" w:themeColor="text1"/>
          <w:rPrChange w:id="13847" w:author="Barshadskaya, Yuliya" w:date="2024-02-22T23:55:00Z">
            <w:rPr>
              <w:rFonts w:cs="Times New Roman"/>
            </w:rPr>
          </w:rPrChange>
        </w:rPr>
        <w:t xml:space="preserve">площадью под фармакокинетической кривой «концентрация-время» в </w:t>
      </w:r>
      <w:r w:rsidR="00094AF8" w:rsidRPr="00324F0C">
        <w:rPr>
          <w:rFonts w:cs="Times New Roman"/>
          <w:color w:val="000000" w:themeColor="text1"/>
          <w:rPrChange w:id="13848" w:author="Barshadskaya, Yuliya" w:date="2024-02-22T23:55:00Z">
            <w:rPr>
              <w:rFonts w:cs="Times New Roman"/>
            </w:rPr>
          </w:rPrChange>
        </w:rPr>
        <w:t>равновесном состоянии</w:t>
      </w:r>
      <w:r w:rsidR="007F3AA5" w:rsidRPr="00324F0C">
        <w:rPr>
          <w:rFonts w:cs="Times New Roman"/>
          <w:color w:val="000000" w:themeColor="text1"/>
          <w:rPrChange w:id="13849" w:author="Barshadskaya, Yuliya" w:date="2024-02-22T23:55:00Z">
            <w:rPr>
              <w:rFonts w:cs="Times New Roman"/>
            </w:rPr>
          </w:rPrChange>
        </w:rPr>
        <w:t xml:space="preserve"> </w:t>
      </w:r>
      <w:r w:rsidR="000D6B98" w:rsidRPr="00324F0C">
        <w:rPr>
          <w:rFonts w:cs="Times New Roman"/>
          <w:color w:val="000000" w:themeColor="text1"/>
          <w:rPrChange w:id="13850" w:author="Barshadskaya, Yuliya" w:date="2024-02-22T23:55:00Z">
            <w:rPr>
              <w:rFonts w:cs="Times New Roman"/>
            </w:rPr>
          </w:rPrChange>
        </w:rPr>
        <w:t>(AUC</w:t>
      </w:r>
      <w:r w:rsidR="000D6B98" w:rsidRPr="00324F0C">
        <w:rPr>
          <w:rFonts w:cs="Times New Roman"/>
          <w:color w:val="000000" w:themeColor="text1"/>
          <w:vertAlign w:val="subscript"/>
          <w:rPrChange w:id="13851" w:author="Barshadskaya, Yuliya" w:date="2024-02-22T23:55:00Z">
            <w:rPr>
              <w:rFonts w:cs="Times New Roman"/>
              <w:vertAlign w:val="subscript"/>
            </w:rPr>
          </w:rPrChange>
        </w:rPr>
        <w:t>ss</w:t>
      </w:r>
      <w:r w:rsidR="000D6B98" w:rsidRPr="00324F0C">
        <w:rPr>
          <w:rFonts w:cs="Times New Roman"/>
          <w:color w:val="000000" w:themeColor="text1"/>
          <w:rPrChange w:id="13852" w:author="Barshadskaya, Yuliya" w:date="2024-02-22T23:55:00Z">
            <w:rPr>
              <w:rFonts w:cs="Times New Roman"/>
            </w:rPr>
          </w:rPrChange>
        </w:rPr>
        <w:t>) и возрастом пациента (диапазон: от 25 до 91 г.), полом (65% женщин), этнической принадлежностью (</w:t>
      </w:r>
      <w:r w:rsidR="002447CB" w:rsidRPr="00324F0C">
        <w:rPr>
          <w:rFonts w:cs="Times New Roman"/>
          <w:color w:val="000000" w:themeColor="text1"/>
          <w:rPrChange w:id="13853" w:author="Barshadskaya, Yuliya" w:date="2024-02-22T23:55:00Z">
            <w:rPr>
              <w:rFonts w:cs="Times New Roman"/>
            </w:rPr>
          </w:rPrChange>
        </w:rPr>
        <w:t xml:space="preserve">европеоиды, </w:t>
      </w:r>
      <w:r w:rsidR="00B36303" w:rsidRPr="00324F0C">
        <w:rPr>
          <w:rFonts w:cs="Times New Roman"/>
          <w:color w:val="000000" w:themeColor="text1"/>
          <w:rPrChange w:id="13854" w:author="Barshadskaya, Yuliya" w:date="2024-02-22T23:55:00Z">
            <w:rPr>
              <w:rFonts w:cs="Times New Roman"/>
            </w:rPr>
          </w:rPrChange>
        </w:rPr>
        <w:t>монголоиды</w:t>
      </w:r>
      <w:r w:rsidR="002E21BB" w:rsidRPr="00324F0C">
        <w:rPr>
          <w:rFonts w:cs="Times New Roman"/>
          <w:color w:val="000000" w:themeColor="text1"/>
          <w:rPrChange w:id="13855" w:author="Barshadskaya, Yuliya" w:date="2024-02-22T23:55:00Z">
            <w:rPr>
              <w:rFonts w:cs="Times New Roman"/>
            </w:rPr>
          </w:rPrChange>
        </w:rPr>
        <w:t xml:space="preserve"> [в том числе японцы и китайцы]</w:t>
      </w:r>
      <w:r w:rsidR="000D6B98" w:rsidRPr="00324F0C">
        <w:rPr>
          <w:rFonts w:cs="Times New Roman"/>
          <w:color w:val="000000" w:themeColor="text1"/>
          <w:rPrChange w:id="13856" w:author="Barshadskaya, Yuliya" w:date="2024-02-22T23:55:00Z">
            <w:rPr>
              <w:rFonts w:cs="Times New Roman"/>
            </w:rPr>
          </w:rPrChange>
        </w:rPr>
        <w:t xml:space="preserve"> и </w:t>
      </w:r>
      <w:r w:rsidR="007A7E91" w:rsidRPr="00324F0C">
        <w:rPr>
          <w:rFonts w:cs="Times New Roman"/>
          <w:color w:val="000000" w:themeColor="text1"/>
          <w:rPrChange w:id="13857" w:author="Barshadskaya, Yuliya" w:date="2024-02-22T23:55:00Z">
            <w:rPr>
              <w:rFonts w:cs="Times New Roman"/>
            </w:rPr>
          </w:rPrChange>
        </w:rPr>
        <w:t>пац</w:t>
      </w:r>
      <w:r w:rsidR="00FA47CB" w:rsidRPr="00324F0C">
        <w:rPr>
          <w:rFonts w:cs="Times New Roman"/>
          <w:color w:val="000000" w:themeColor="text1"/>
          <w:rPrChange w:id="13858" w:author="Barshadskaya, Yuliya" w:date="2024-02-22T23:55:00Z">
            <w:rPr>
              <w:rFonts w:cs="Times New Roman"/>
            </w:rPr>
          </w:rPrChange>
        </w:rPr>
        <w:t>и</w:t>
      </w:r>
      <w:r w:rsidR="007A7E91" w:rsidRPr="00324F0C">
        <w:rPr>
          <w:rFonts w:cs="Times New Roman"/>
          <w:color w:val="000000" w:themeColor="text1"/>
          <w:rPrChange w:id="13859" w:author="Barshadskaya, Yuliya" w:date="2024-02-22T23:55:00Z">
            <w:rPr>
              <w:rFonts w:cs="Times New Roman"/>
            </w:rPr>
          </w:rPrChange>
        </w:rPr>
        <w:t xml:space="preserve">енты не относящиеся к европеоидной или монголоидной </w:t>
      </w:r>
      <w:r w:rsidR="001D48E7" w:rsidRPr="00324F0C">
        <w:rPr>
          <w:rFonts w:cs="Times New Roman"/>
          <w:color w:val="000000" w:themeColor="text1"/>
          <w:rPrChange w:id="13860" w:author="Barshadskaya, Yuliya" w:date="2024-02-22T23:55:00Z">
            <w:rPr>
              <w:rFonts w:cs="Times New Roman"/>
            </w:rPr>
          </w:rPrChange>
        </w:rPr>
        <w:t>расе</w:t>
      </w:r>
      <w:r w:rsidR="000D6B98" w:rsidRPr="00324F0C">
        <w:rPr>
          <w:rFonts w:cs="Times New Roman"/>
          <w:color w:val="000000" w:themeColor="text1"/>
          <w:rPrChange w:id="13861" w:author="Barshadskaya, Yuliya" w:date="2024-02-22T23:55:00Z">
            <w:rPr>
              <w:rFonts w:cs="Times New Roman"/>
            </w:rPr>
          </w:rPrChange>
        </w:rPr>
        <w:t>)</w:t>
      </w:r>
      <w:r w:rsidR="002447CB" w:rsidRPr="00324F0C">
        <w:rPr>
          <w:rFonts w:cs="Times New Roman"/>
          <w:color w:val="000000" w:themeColor="text1"/>
          <w:rPrChange w:id="13862" w:author="Barshadskaya, Yuliya" w:date="2024-02-22T23:55:00Z">
            <w:rPr>
              <w:rFonts w:cs="Times New Roman"/>
            </w:rPr>
          </w:rPrChange>
        </w:rPr>
        <w:t xml:space="preserve"> </w:t>
      </w:r>
      <w:r w:rsidR="000D6B98" w:rsidRPr="00324F0C">
        <w:rPr>
          <w:rFonts w:cs="Times New Roman"/>
          <w:color w:val="000000" w:themeColor="text1"/>
          <w:rPrChange w:id="13863" w:author="Barshadskaya, Yuliya" w:date="2024-02-22T23:55:00Z">
            <w:rPr>
              <w:rFonts w:cs="Times New Roman"/>
            </w:rPr>
          </w:rPrChange>
        </w:rPr>
        <w:t>и</w:t>
      </w:r>
      <w:r w:rsidR="00094AF8" w:rsidRPr="00324F0C">
        <w:rPr>
          <w:rFonts w:cs="Times New Roman"/>
          <w:color w:val="000000" w:themeColor="text1"/>
          <w:rPrChange w:id="13864" w:author="Barshadskaya, Yuliya" w:date="2024-02-22T23:55:00Z">
            <w:rPr>
              <w:rFonts w:cs="Times New Roman"/>
            </w:rPr>
          </w:rPrChange>
        </w:rPr>
        <w:t>ли</w:t>
      </w:r>
      <w:r w:rsidR="000D6B98" w:rsidRPr="00324F0C">
        <w:rPr>
          <w:rFonts w:cs="Times New Roman"/>
          <w:color w:val="000000" w:themeColor="text1"/>
          <w:rPrChange w:id="13865" w:author="Barshadskaya, Yuliya" w:date="2024-02-22T23:55:00Z">
            <w:rPr>
              <w:rFonts w:cs="Times New Roman"/>
            </w:rPr>
          </w:rPrChange>
        </w:rPr>
        <w:t xml:space="preserve"> статус</w:t>
      </w:r>
      <w:r w:rsidR="00507FC1" w:rsidRPr="00324F0C">
        <w:rPr>
          <w:rFonts w:cs="Times New Roman"/>
          <w:color w:val="000000" w:themeColor="text1"/>
          <w:rPrChange w:id="13866" w:author="Barshadskaya, Yuliya" w:date="2024-02-22T23:55:00Z">
            <w:rPr>
              <w:rFonts w:cs="Times New Roman"/>
            </w:rPr>
          </w:rPrChange>
        </w:rPr>
        <w:t>ом</w:t>
      </w:r>
      <w:r w:rsidR="000D6B98" w:rsidRPr="00324F0C">
        <w:rPr>
          <w:rFonts w:cs="Times New Roman"/>
          <w:color w:val="000000" w:themeColor="text1"/>
          <w:rPrChange w:id="13867" w:author="Barshadskaya, Yuliya" w:date="2024-02-22T23:55:00Z">
            <w:rPr>
              <w:rFonts w:cs="Times New Roman"/>
            </w:rPr>
          </w:rPrChange>
        </w:rPr>
        <w:t xml:space="preserve"> курения (n = 34 </w:t>
      </w:r>
      <w:r w:rsidR="00094AF8" w:rsidRPr="00324F0C">
        <w:rPr>
          <w:rFonts w:cs="Times New Roman"/>
          <w:color w:val="000000" w:themeColor="text1"/>
          <w:rPrChange w:id="13868" w:author="Barshadskaya, Yuliya" w:date="2024-02-22T23:55:00Z">
            <w:rPr>
              <w:rFonts w:cs="Times New Roman"/>
            </w:rPr>
          </w:rPrChange>
        </w:rPr>
        <w:t xml:space="preserve">активных </w:t>
      </w:r>
      <w:r w:rsidR="000D6B98" w:rsidRPr="00324F0C">
        <w:rPr>
          <w:rFonts w:cs="Times New Roman"/>
          <w:color w:val="000000" w:themeColor="text1"/>
          <w:rPrChange w:id="13869" w:author="Barshadskaya, Yuliya" w:date="2024-02-22T23:55:00Z">
            <w:rPr>
              <w:rFonts w:cs="Times New Roman"/>
            </w:rPr>
          </w:rPrChange>
        </w:rPr>
        <w:t xml:space="preserve">курильщиков, n = 419 бывших курильщиков). </w:t>
      </w:r>
      <w:r w:rsidR="00094AF8" w:rsidRPr="00324F0C">
        <w:rPr>
          <w:rFonts w:cs="Times New Roman"/>
          <w:color w:val="000000" w:themeColor="text1"/>
          <w:rPrChange w:id="13870" w:author="Barshadskaya, Yuliya" w:date="2024-02-22T23:55:00Z">
            <w:rPr>
              <w:rFonts w:cs="Times New Roman"/>
            </w:rPr>
          </w:rPrChange>
        </w:rPr>
        <w:t xml:space="preserve">При </w:t>
      </w:r>
      <w:r w:rsidR="000D6B98" w:rsidRPr="00324F0C">
        <w:rPr>
          <w:rFonts w:cs="Times New Roman"/>
          <w:color w:val="000000" w:themeColor="text1"/>
          <w:rPrChange w:id="13871" w:author="Barshadskaya, Yuliya" w:date="2024-02-22T23:55:00Z">
            <w:rPr>
              <w:rFonts w:cs="Times New Roman"/>
            </w:rPr>
          </w:rPrChange>
        </w:rPr>
        <w:t>анализ</w:t>
      </w:r>
      <w:r w:rsidR="00094AF8" w:rsidRPr="00324F0C">
        <w:rPr>
          <w:rFonts w:cs="Times New Roman"/>
          <w:color w:val="000000" w:themeColor="text1"/>
          <w:rPrChange w:id="13872" w:author="Barshadskaya, Yuliya" w:date="2024-02-22T23:55:00Z">
            <w:rPr>
              <w:rFonts w:cs="Times New Roman"/>
            </w:rPr>
          </w:rPrChange>
        </w:rPr>
        <w:t>е</w:t>
      </w:r>
      <w:r w:rsidR="000D6B98" w:rsidRPr="00324F0C">
        <w:rPr>
          <w:rFonts w:cs="Times New Roman"/>
          <w:color w:val="000000" w:themeColor="text1"/>
          <w:rPrChange w:id="13873" w:author="Barshadskaya, Yuliya" w:date="2024-02-22T23:55:00Z">
            <w:rPr>
              <w:rFonts w:cs="Times New Roman"/>
            </w:rPr>
          </w:rPrChange>
        </w:rPr>
        <w:t xml:space="preserve"> </w:t>
      </w:r>
      <w:r w:rsidR="00094AF8" w:rsidRPr="00324F0C">
        <w:rPr>
          <w:rFonts w:cs="Times New Roman"/>
          <w:color w:val="000000" w:themeColor="text1"/>
          <w:rPrChange w:id="13874" w:author="Barshadskaya, Yuliya" w:date="2024-02-22T23:55:00Z">
            <w:rPr>
              <w:rFonts w:cs="Times New Roman"/>
            </w:rPr>
          </w:rPrChange>
        </w:rPr>
        <w:t>фармакокинетических данных установили</w:t>
      </w:r>
      <w:r w:rsidR="000D6B98" w:rsidRPr="00324F0C">
        <w:rPr>
          <w:rFonts w:cs="Times New Roman"/>
          <w:color w:val="000000" w:themeColor="text1"/>
          <w:rPrChange w:id="13875" w:author="Barshadskaya, Yuliya" w:date="2024-02-22T23:55:00Z">
            <w:rPr>
              <w:rFonts w:cs="Times New Roman"/>
            </w:rPr>
          </w:rPrChange>
        </w:rPr>
        <w:t xml:space="preserve">, что масса тела была значимой ковариатой </w:t>
      </w:r>
      <w:r w:rsidR="00FA47CB" w:rsidRPr="00324F0C">
        <w:rPr>
          <w:rFonts w:cs="Times New Roman"/>
          <w:color w:val="000000" w:themeColor="text1"/>
          <w:rPrChange w:id="13876" w:author="Barshadskaya, Yuliya" w:date="2024-02-22T23:55:00Z">
            <w:rPr>
              <w:rFonts w:cs="Times New Roman"/>
            </w:rPr>
          </w:rPrChange>
        </w:rPr>
        <w:t>влияющей на</w:t>
      </w:r>
      <w:r w:rsidR="00F41B8C" w:rsidRPr="00324F0C">
        <w:rPr>
          <w:rFonts w:cs="Times New Roman"/>
          <w:color w:val="000000" w:themeColor="text1"/>
          <w:rPrChange w:id="13877" w:author="Barshadskaya, Yuliya" w:date="2024-02-22T23:55:00Z">
            <w:rPr>
              <w:rFonts w:cs="Times New Roman"/>
            </w:rPr>
          </w:rPrChange>
        </w:rPr>
        <w:t xml:space="preserve"> </w:t>
      </w:r>
      <w:r w:rsidR="000D6B98" w:rsidRPr="00324F0C">
        <w:rPr>
          <w:rFonts w:cs="Times New Roman"/>
          <w:color w:val="000000" w:themeColor="text1"/>
          <w:rPrChange w:id="13878" w:author="Barshadskaya, Yuliya" w:date="2024-02-22T23:55:00Z">
            <w:rPr>
              <w:rFonts w:cs="Times New Roman"/>
            </w:rPr>
          </w:rPrChange>
        </w:rPr>
        <w:t xml:space="preserve">AUC осимертиниба </w:t>
      </w:r>
      <w:r w:rsidR="00F41B8C" w:rsidRPr="00324F0C">
        <w:rPr>
          <w:rFonts w:cs="Times New Roman"/>
          <w:color w:val="000000" w:themeColor="text1"/>
          <w:rPrChange w:id="13879" w:author="Barshadskaya, Yuliya" w:date="2024-02-22T23:55:00Z">
            <w:rPr>
              <w:rFonts w:cs="Times New Roman"/>
            </w:rPr>
          </w:rPrChange>
        </w:rPr>
        <w:t>(вклад в значение показателя менее 20%</w:t>
      </w:r>
      <w:r w:rsidR="00D03111" w:rsidRPr="00324F0C">
        <w:rPr>
          <w:rFonts w:cs="Times New Roman"/>
          <w:color w:val="000000" w:themeColor="text1"/>
          <w:rPrChange w:id="13880" w:author="Barshadskaya, Yuliya" w:date="2024-02-22T23:55:00Z">
            <w:rPr>
              <w:rFonts w:cs="Times New Roman"/>
            </w:rPr>
          </w:rPrChange>
        </w:rPr>
        <w:t xml:space="preserve"> при оценке 95% и 5% квантилей</w:t>
      </w:r>
      <w:r w:rsidR="00F41B8C" w:rsidRPr="00324F0C">
        <w:rPr>
          <w:rFonts w:cs="Times New Roman"/>
          <w:color w:val="000000" w:themeColor="text1"/>
          <w:rPrChange w:id="13881" w:author="Barshadskaya, Yuliya" w:date="2024-02-22T23:55:00Z">
            <w:rPr>
              <w:rFonts w:cs="Times New Roman"/>
            </w:rPr>
          </w:rPrChange>
        </w:rPr>
        <w:t>)</w:t>
      </w:r>
      <w:r w:rsidR="000D6B98" w:rsidRPr="00324F0C">
        <w:rPr>
          <w:rFonts w:cs="Times New Roman"/>
          <w:color w:val="000000" w:themeColor="text1"/>
          <w:rPrChange w:id="13882" w:author="Barshadskaya, Yuliya" w:date="2024-02-22T23:55:00Z">
            <w:rPr>
              <w:rFonts w:cs="Times New Roman"/>
            </w:rPr>
          </w:rPrChange>
        </w:rPr>
        <w:t xml:space="preserve">. </w:t>
      </w:r>
      <w:r w:rsidR="005A1D90" w:rsidRPr="00324F0C">
        <w:rPr>
          <w:rFonts w:cs="Times New Roman"/>
          <w:color w:val="000000" w:themeColor="text1"/>
          <w:rPrChange w:id="13883" w:author="Barshadskaya, Yuliya" w:date="2024-02-22T23:55:00Z">
            <w:rPr>
              <w:rFonts w:cs="Times New Roman"/>
            </w:rPr>
          </w:rPrChange>
        </w:rPr>
        <w:t>При оценки изменений фармакокинетики, наблюдающихся у пациентов с краевыми</w:t>
      </w:r>
      <w:r w:rsidR="000D6B98" w:rsidRPr="00324F0C">
        <w:rPr>
          <w:rFonts w:cs="Times New Roman"/>
          <w:color w:val="000000" w:themeColor="text1"/>
          <w:rPrChange w:id="13884" w:author="Barshadskaya, Yuliya" w:date="2024-02-22T23:55:00Z">
            <w:rPr>
              <w:rFonts w:cs="Times New Roman"/>
            </w:rPr>
          </w:rPrChange>
        </w:rPr>
        <w:t xml:space="preserve"> значения</w:t>
      </w:r>
      <w:r w:rsidR="005A1D90" w:rsidRPr="00324F0C">
        <w:rPr>
          <w:rFonts w:cs="Times New Roman"/>
          <w:color w:val="000000" w:themeColor="text1"/>
          <w:rPrChange w:id="13885" w:author="Barshadskaya, Yuliya" w:date="2024-02-22T23:55:00Z">
            <w:rPr>
              <w:rFonts w:cs="Times New Roman"/>
            </w:rPr>
          </w:rPrChange>
        </w:rPr>
        <w:t>ми</w:t>
      </w:r>
      <w:r w:rsidR="000D6B98" w:rsidRPr="00324F0C">
        <w:rPr>
          <w:rFonts w:cs="Times New Roman"/>
          <w:color w:val="000000" w:themeColor="text1"/>
          <w:rPrChange w:id="13886" w:author="Barshadskaya, Yuliya" w:date="2024-02-22T23:55:00Z">
            <w:rPr>
              <w:rFonts w:cs="Times New Roman"/>
            </w:rPr>
          </w:rPrChange>
        </w:rPr>
        <w:t xml:space="preserve"> массы тела</w:t>
      </w:r>
      <w:r w:rsidR="005C6A0A" w:rsidRPr="00324F0C">
        <w:rPr>
          <w:rFonts w:cs="Times New Roman"/>
          <w:color w:val="000000" w:themeColor="text1"/>
          <w:rPrChange w:id="13887" w:author="Barshadskaya, Yuliya" w:date="2024-02-22T23:55:00Z">
            <w:rPr>
              <w:rFonts w:cs="Times New Roman"/>
            </w:rPr>
          </w:rPrChange>
        </w:rPr>
        <w:t>:</w:t>
      </w:r>
      <w:r w:rsidR="000D6B98" w:rsidRPr="00324F0C">
        <w:rPr>
          <w:rFonts w:cs="Times New Roman"/>
          <w:color w:val="000000" w:themeColor="text1"/>
          <w:rPrChange w:id="13888" w:author="Barshadskaya, Yuliya" w:date="2024-02-22T23:55:00Z">
            <w:rPr>
              <w:rFonts w:cs="Times New Roman"/>
            </w:rPr>
          </w:rPrChange>
        </w:rPr>
        <w:t xml:space="preserve"> &lt;</w:t>
      </w:r>
      <w:r w:rsidR="00560F74" w:rsidRPr="00324F0C">
        <w:rPr>
          <w:rFonts w:cs="Times New Roman"/>
          <w:color w:val="000000" w:themeColor="text1"/>
          <w:rPrChange w:id="13889" w:author="Barshadskaya, Yuliya" w:date="2024-02-22T23:55:00Z">
            <w:rPr>
              <w:rFonts w:cs="Times New Roman"/>
            </w:rPr>
          </w:rPrChange>
        </w:rPr>
        <w:t xml:space="preserve"> </w:t>
      </w:r>
      <w:r w:rsidR="000D6B98" w:rsidRPr="00324F0C">
        <w:rPr>
          <w:rFonts w:cs="Times New Roman"/>
          <w:color w:val="000000" w:themeColor="text1"/>
          <w:rPrChange w:id="13890" w:author="Barshadskaya, Yuliya" w:date="2024-02-22T23:55:00Z">
            <w:rPr>
              <w:rFonts w:cs="Times New Roman"/>
            </w:rPr>
          </w:rPrChange>
        </w:rPr>
        <w:t>43 кг</w:t>
      </w:r>
      <w:r w:rsidR="005C6A0A" w:rsidRPr="00324F0C">
        <w:rPr>
          <w:rFonts w:cs="Times New Roman"/>
          <w:color w:val="000000" w:themeColor="text1"/>
          <w:rPrChange w:id="13891" w:author="Barshadskaya, Yuliya" w:date="2024-02-22T23:55:00Z">
            <w:rPr>
              <w:rFonts w:cs="Times New Roman"/>
            </w:rPr>
          </w:rPrChange>
        </w:rPr>
        <w:t xml:space="preserve"> (5% квантиль)</w:t>
      </w:r>
      <w:r w:rsidR="000D6B98" w:rsidRPr="00324F0C">
        <w:rPr>
          <w:rFonts w:cs="Times New Roman"/>
          <w:color w:val="000000" w:themeColor="text1"/>
          <w:rPrChange w:id="13892" w:author="Barshadskaya, Yuliya" w:date="2024-02-22T23:55:00Z">
            <w:rPr>
              <w:rFonts w:cs="Times New Roman"/>
            </w:rPr>
          </w:rPrChange>
        </w:rPr>
        <w:t xml:space="preserve"> </w:t>
      </w:r>
      <w:r w:rsidR="005C6A0A" w:rsidRPr="00324F0C">
        <w:rPr>
          <w:rFonts w:cs="Times New Roman"/>
          <w:color w:val="000000" w:themeColor="text1"/>
          <w:rPrChange w:id="13893" w:author="Barshadskaya, Yuliya" w:date="2024-02-22T23:55:00Z">
            <w:rPr>
              <w:rFonts w:cs="Times New Roman"/>
            </w:rPr>
          </w:rPrChange>
        </w:rPr>
        <w:t xml:space="preserve">и </w:t>
      </w:r>
      <w:r w:rsidR="000D6B98" w:rsidRPr="00324F0C">
        <w:rPr>
          <w:rFonts w:cs="Times New Roman"/>
          <w:color w:val="000000" w:themeColor="text1"/>
          <w:rPrChange w:id="13894" w:author="Barshadskaya, Yuliya" w:date="2024-02-22T23:55:00Z">
            <w:rPr>
              <w:rFonts w:cs="Times New Roman"/>
            </w:rPr>
          </w:rPrChange>
        </w:rPr>
        <w:t>&gt;</w:t>
      </w:r>
      <w:r w:rsidR="00560F74" w:rsidRPr="00324F0C">
        <w:rPr>
          <w:rFonts w:cs="Times New Roman"/>
          <w:color w:val="000000" w:themeColor="text1"/>
          <w:rPrChange w:id="13895" w:author="Barshadskaya, Yuliya" w:date="2024-02-22T23:55:00Z">
            <w:rPr>
              <w:rFonts w:cs="Times New Roman"/>
            </w:rPr>
          </w:rPrChange>
        </w:rPr>
        <w:t xml:space="preserve"> </w:t>
      </w:r>
      <w:r w:rsidR="000D6B98" w:rsidRPr="00324F0C">
        <w:rPr>
          <w:rFonts w:cs="Times New Roman"/>
          <w:color w:val="000000" w:themeColor="text1"/>
          <w:rPrChange w:id="13896" w:author="Barshadskaya, Yuliya" w:date="2024-02-22T23:55:00Z">
            <w:rPr>
              <w:rFonts w:cs="Times New Roman"/>
            </w:rPr>
          </w:rPrChange>
        </w:rPr>
        <w:t>88 кг</w:t>
      </w:r>
      <w:r w:rsidR="005C6A0A" w:rsidRPr="00324F0C">
        <w:rPr>
          <w:rFonts w:cs="Times New Roman"/>
          <w:color w:val="000000" w:themeColor="text1"/>
          <w:rPrChange w:id="13897" w:author="Barshadskaya, Yuliya" w:date="2024-02-22T23:55:00Z">
            <w:rPr>
              <w:rFonts w:cs="Times New Roman"/>
            </w:rPr>
          </w:rPrChange>
        </w:rPr>
        <w:t xml:space="preserve"> (95% квантиль)</w:t>
      </w:r>
      <w:r w:rsidR="000D6B98" w:rsidRPr="00324F0C">
        <w:rPr>
          <w:rFonts w:cs="Times New Roman"/>
          <w:color w:val="000000" w:themeColor="text1"/>
          <w:rPrChange w:id="13898" w:author="Barshadskaya, Yuliya" w:date="2024-02-22T23:55:00Z">
            <w:rPr>
              <w:rFonts w:cs="Times New Roman"/>
            </w:rPr>
          </w:rPrChange>
        </w:rPr>
        <w:t>,</w:t>
      </w:r>
      <w:r w:rsidR="005A1D90" w:rsidRPr="00324F0C">
        <w:rPr>
          <w:rFonts w:cs="Times New Roman"/>
          <w:color w:val="000000" w:themeColor="text1"/>
          <w:rPrChange w:id="13899" w:author="Barshadskaya, Yuliya" w:date="2024-02-22T23:55:00Z">
            <w:rPr>
              <w:rFonts w:cs="Times New Roman"/>
            </w:rPr>
          </w:rPrChange>
        </w:rPr>
        <w:t xml:space="preserve"> обнаружили, что количество </w:t>
      </w:r>
      <w:r w:rsidR="000D6B98" w:rsidRPr="00324F0C">
        <w:rPr>
          <w:rFonts w:cs="Times New Roman"/>
          <w:color w:val="000000" w:themeColor="text1"/>
          <w:rPrChange w:id="13900" w:author="Barshadskaya, Yuliya" w:date="2024-02-22T23:55:00Z">
            <w:rPr>
              <w:rFonts w:cs="Times New Roman"/>
            </w:rPr>
          </w:rPrChange>
        </w:rPr>
        <w:t>метаболит</w:t>
      </w:r>
      <w:r w:rsidR="005A1D90" w:rsidRPr="00324F0C">
        <w:rPr>
          <w:rFonts w:cs="Times New Roman"/>
          <w:color w:val="000000" w:themeColor="text1"/>
          <w:rPrChange w:id="13901" w:author="Barshadskaya, Yuliya" w:date="2024-02-22T23:55:00Z">
            <w:rPr>
              <w:rFonts w:cs="Times New Roman"/>
            </w:rPr>
          </w:rPrChange>
        </w:rPr>
        <w:t>а</w:t>
      </w:r>
      <w:r w:rsidR="000D6B98" w:rsidRPr="00324F0C">
        <w:rPr>
          <w:rFonts w:cs="Times New Roman"/>
          <w:color w:val="000000" w:themeColor="text1"/>
          <w:rPrChange w:id="13902" w:author="Barshadskaya, Yuliya" w:date="2024-02-22T23:55:00Z">
            <w:rPr>
              <w:rFonts w:cs="Times New Roman"/>
            </w:rPr>
          </w:rPrChange>
        </w:rPr>
        <w:t xml:space="preserve"> AZ5104 </w:t>
      </w:r>
      <w:r w:rsidR="005A1D90" w:rsidRPr="00324F0C">
        <w:rPr>
          <w:rFonts w:cs="Times New Roman"/>
          <w:color w:val="000000" w:themeColor="text1"/>
          <w:rPrChange w:id="13903" w:author="Barshadskaya, Yuliya" w:date="2024-02-22T23:55:00Z">
            <w:rPr>
              <w:rFonts w:cs="Times New Roman"/>
            </w:rPr>
          </w:rPrChange>
        </w:rPr>
        <w:t xml:space="preserve">в плазме </w:t>
      </w:r>
      <w:r w:rsidR="000D6B98" w:rsidRPr="00324F0C">
        <w:rPr>
          <w:rFonts w:cs="Times New Roman"/>
          <w:color w:val="000000" w:themeColor="text1"/>
          <w:rPrChange w:id="13904" w:author="Barshadskaya, Yuliya" w:date="2024-02-22T23:55:00Z">
            <w:rPr>
              <w:rFonts w:cs="Times New Roman"/>
            </w:rPr>
          </w:rPrChange>
        </w:rPr>
        <w:t>варьировалось от 11,8% до 9,6%</w:t>
      </w:r>
      <w:r w:rsidR="00B770C5" w:rsidRPr="00324F0C">
        <w:rPr>
          <w:rFonts w:cs="Times New Roman"/>
          <w:color w:val="000000" w:themeColor="text1"/>
          <w:rPrChange w:id="13905" w:author="Barshadskaya, Yuliya" w:date="2024-02-22T23:55:00Z">
            <w:rPr>
              <w:rFonts w:cs="Times New Roman"/>
            </w:rPr>
          </w:rPrChange>
        </w:rPr>
        <w:t xml:space="preserve"> от среднего значения</w:t>
      </w:r>
      <w:r w:rsidR="000D6B98" w:rsidRPr="00324F0C">
        <w:rPr>
          <w:rFonts w:cs="Times New Roman"/>
          <w:color w:val="000000" w:themeColor="text1"/>
          <w:rPrChange w:id="13906" w:author="Barshadskaya, Yuliya" w:date="2024-02-22T23:55:00Z">
            <w:rPr>
              <w:rFonts w:cs="Times New Roman"/>
            </w:rPr>
          </w:rPrChange>
        </w:rPr>
        <w:t xml:space="preserve">, </w:t>
      </w:r>
      <w:r w:rsidR="00B770C5" w:rsidRPr="00324F0C">
        <w:rPr>
          <w:rFonts w:cs="Times New Roman"/>
          <w:color w:val="000000" w:themeColor="text1"/>
          <w:rPrChange w:id="13907" w:author="Barshadskaya, Yuliya" w:date="2024-02-22T23:55:00Z">
            <w:rPr>
              <w:rFonts w:cs="Times New Roman"/>
            </w:rPr>
          </w:rPrChange>
        </w:rPr>
        <w:t>а количеств</w:t>
      </w:r>
      <w:r w:rsidR="00814BBF" w:rsidRPr="00324F0C">
        <w:rPr>
          <w:rFonts w:cs="Times New Roman"/>
          <w:color w:val="000000" w:themeColor="text1"/>
          <w:rPrChange w:id="13908" w:author="Barshadskaya, Yuliya" w:date="2024-02-22T23:55:00Z">
            <w:rPr>
              <w:rFonts w:cs="Times New Roman"/>
            </w:rPr>
          </w:rPrChange>
        </w:rPr>
        <w:t>о</w:t>
      </w:r>
      <w:r w:rsidR="00B770C5" w:rsidRPr="00324F0C">
        <w:rPr>
          <w:rFonts w:cs="Times New Roman"/>
          <w:color w:val="000000" w:themeColor="text1"/>
          <w:rPrChange w:id="13909" w:author="Barshadskaya, Yuliya" w:date="2024-02-22T23:55:00Z">
            <w:rPr>
              <w:rFonts w:cs="Times New Roman"/>
            </w:rPr>
          </w:rPrChange>
        </w:rPr>
        <w:t xml:space="preserve"> </w:t>
      </w:r>
      <w:r w:rsidR="000D6B98" w:rsidRPr="00324F0C">
        <w:rPr>
          <w:rFonts w:cs="Times New Roman"/>
          <w:color w:val="000000" w:themeColor="text1"/>
          <w:rPrChange w:id="13910" w:author="Barshadskaya, Yuliya" w:date="2024-02-22T23:55:00Z">
            <w:rPr>
              <w:rFonts w:cs="Times New Roman"/>
            </w:rPr>
          </w:rPrChange>
        </w:rPr>
        <w:t xml:space="preserve">AZ7550 </w:t>
      </w:r>
      <w:r w:rsidR="00B770C5" w:rsidRPr="00324F0C">
        <w:rPr>
          <w:rFonts w:cs="Times New Roman"/>
          <w:color w:val="000000" w:themeColor="text1"/>
          <w:rPrChange w:id="13911" w:author="Barshadskaya, Yuliya" w:date="2024-02-22T23:55:00Z">
            <w:rPr>
              <w:rFonts w:cs="Times New Roman"/>
            </w:rPr>
          </w:rPrChange>
        </w:rPr>
        <w:t xml:space="preserve">– </w:t>
      </w:r>
      <w:r w:rsidR="000D6B98" w:rsidRPr="00324F0C">
        <w:rPr>
          <w:rFonts w:cs="Times New Roman"/>
          <w:color w:val="000000" w:themeColor="text1"/>
          <w:rPrChange w:id="13912" w:author="Barshadskaya, Yuliya" w:date="2024-02-22T23:55:00Z">
            <w:rPr>
              <w:rFonts w:cs="Times New Roman"/>
            </w:rPr>
          </w:rPrChange>
        </w:rPr>
        <w:t xml:space="preserve">от 12,8% до 8,1% соответственно. </w:t>
      </w:r>
      <w:r w:rsidR="00A9296C" w:rsidRPr="00324F0C">
        <w:rPr>
          <w:rFonts w:cs="Times New Roman"/>
          <w:color w:val="000000" w:themeColor="text1"/>
          <w:rPrChange w:id="13913" w:author="Barshadskaya, Yuliya" w:date="2024-02-22T23:55:00Z">
            <w:rPr>
              <w:rFonts w:cs="Times New Roman"/>
            </w:rPr>
          </w:rPrChange>
        </w:rPr>
        <w:t>Уровень а</w:t>
      </w:r>
      <w:r w:rsidR="006377E7" w:rsidRPr="00324F0C">
        <w:rPr>
          <w:rFonts w:cs="Times New Roman"/>
          <w:color w:val="000000" w:themeColor="text1"/>
          <w:rPrChange w:id="13914" w:author="Barshadskaya, Yuliya" w:date="2024-02-22T23:55:00Z">
            <w:rPr>
              <w:rFonts w:cs="Times New Roman"/>
            </w:rPr>
          </w:rPrChange>
        </w:rPr>
        <w:t>льбумин</w:t>
      </w:r>
      <w:r w:rsidR="00A9296C" w:rsidRPr="00324F0C">
        <w:rPr>
          <w:rFonts w:cs="Times New Roman"/>
          <w:color w:val="000000" w:themeColor="text1"/>
          <w:rPrChange w:id="13915" w:author="Barshadskaya, Yuliya" w:date="2024-02-22T23:55:00Z">
            <w:rPr>
              <w:rFonts w:cs="Times New Roman"/>
            </w:rPr>
          </w:rPrChange>
        </w:rPr>
        <w:t>а</w:t>
      </w:r>
      <w:r w:rsidR="006377E7" w:rsidRPr="00324F0C">
        <w:rPr>
          <w:rFonts w:cs="Times New Roman"/>
          <w:color w:val="000000" w:themeColor="text1"/>
          <w:rPrChange w:id="13916" w:author="Barshadskaya, Yuliya" w:date="2024-02-22T23:55:00Z">
            <w:rPr>
              <w:rFonts w:cs="Times New Roman"/>
            </w:rPr>
          </w:rPrChange>
        </w:rPr>
        <w:t xml:space="preserve"> сыворотки крови </w:t>
      </w:r>
      <w:r w:rsidR="00A9296C" w:rsidRPr="00324F0C">
        <w:rPr>
          <w:rFonts w:cs="Times New Roman"/>
          <w:color w:val="000000" w:themeColor="text1"/>
          <w:rPrChange w:id="13917" w:author="Barshadskaya, Yuliya" w:date="2024-02-22T23:55:00Z">
            <w:rPr>
              <w:rFonts w:cs="Times New Roman"/>
            </w:rPr>
          </w:rPrChange>
        </w:rPr>
        <w:t xml:space="preserve">также оказался </w:t>
      </w:r>
      <w:r w:rsidR="00E14729" w:rsidRPr="00324F0C">
        <w:rPr>
          <w:rFonts w:cs="Times New Roman"/>
          <w:color w:val="000000" w:themeColor="text1"/>
          <w:rPrChange w:id="13918" w:author="Barshadskaya, Yuliya" w:date="2024-02-22T23:55:00Z">
            <w:rPr>
              <w:rFonts w:cs="Times New Roman"/>
            </w:rPr>
          </w:rPrChange>
        </w:rPr>
        <w:t xml:space="preserve">ковариатой по отношению к </w:t>
      </w:r>
      <w:r w:rsidR="006A2A76" w:rsidRPr="00324F0C">
        <w:rPr>
          <w:rFonts w:cs="Times New Roman"/>
          <w:color w:val="000000" w:themeColor="text1"/>
          <w:rPrChange w:id="13919" w:author="Barshadskaya, Yuliya" w:date="2024-02-22T23:55:00Z">
            <w:rPr>
              <w:rFonts w:cs="Times New Roman"/>
            </w:rPr>
          </w:rPrChange>
        </w:rPr>
        <w:t xml:space="preserve">изменению </w:t>
      </w:r>
      <w:r w:rsidR="006A2A76" w:rsidRPr="00324F0C">
        <w:rPr>
          <w:rFonts w:cs="Times New Roman"/>
          <w:color w:val="000000" w:themeColor="text1"/>
          <w:lang w:val="en-US"/>
          <w:rPrChange w:id="13920" w:author="Barshadskaya, Yuliya" w:date="2024-02-22T23:55:00Z">
            <w:rPr>
              <w:rFonts w:cs="Times New Roman"/>
              <w:lang w:val="en-US"/>
            </w:rPr>
          </w:rPrChange>
        </w:rPr>
        <w:t>AUC</w:t>
      </w:r>
      <w:r w:rsidR="006A2A76" w:rsidRPr="00324F0C">
        <w:rPr>
          <w:rFonts w:cs="Times New Roman"/>
          <w:color w:val="000000" w:themeColor="text1"/>
          <w:vertAlign w:val="subscript"/>
          <w:lang w:val="en-US"/>
          <w:rPrChange w:id="13921" w:author="Barshadskaya, Yuliya" w:date="2024-02-22T23:55:00Z">
            <w:rPr>
              <w:rFonts w:cs="Times New Roman"/>
              <w:vertAlign w:val="subscript"/>
              <w:lang w:val="en-US"/>
            </w:rPr>
          </w:rPrChange>
        </w:rPr>
        <w:t>ss</w:t>
      </w:r>
      <w:r w:rsidR="006A2A76" w:rsidRPr="00324F0C">
        <w:rPr>
          <w:rFonts w:cs="Times New Roman"/>
          <w:color w:val="000000" w:themeColor="text1"/>
          <w:rPrChange w:id="13922" w:author="Barshadskaya, Yuliya" w:date="2024-02-22T23:55:00Z">
            <w:rPr>
              <w:rFonts w:cs="Times New Roman"/>
            </w:rPr>
          </w:rPrChange>
        </w:rPr>
        <w:t xml:space="preserve"> </w:t>
      </w:r>
      <w:r w:rsidR="006A2A76" w:rsidRPr="00324F0C">
        <w:rPr>
          <w:rFonts w:cs="Times New Roman"/>
          <w:color w:val="000000" w:themeColor="text1"/>
          <w:rPrChange w:id="13923" w:author="Barshadskaya, Yuliya" w:date="2024-02-22T23:55:00Z">
            <w:rPr>
              <w:rFonts w:cs="Times New Roman"/>
            </w:rPr>
          </w:rPrChange>
        </w:rPr>
        <w:lastRenderedPageBreak/>
        <w:t>осимертиниба менее чем на 30%</w:t>
      </w:r>
      <w:r w:rsidR="003047FB" w:rsidRPr="00324F0C">
        <w:rPr>
          <w:rFonts w:cs="Times New Roman"/>
          <w:color w:val="000000" w:themeColor="text1"/>
          <w:rPrChange w:id="13924" w:author="Barshadskaya, Yuliya" w:date="2024-02-22T23:55:00Z">
            <w:rPr>
              <w:rFonts w:cs="Times New Roman"/>
            </w:rPr>
          </w:rPrChange>
        </w:rPr>
        <w:t xml:space="preserve"> при значениях показателя 29 (95% квантиль) и </w:t>
      </w:r>
      <w:r w:rsidR="00FD6710" w:rsidRPr="00324F0C">
        <w:rPr>
          <w:rFonts w:cs="Times New Roman"/>
          <w:color w:val="000000" w:themeColor="text1"/>
          <w:rPrChange w:id="13925" w:author="Barshadskaya, Yuliya" w:date="2024-02-22T23:55:00Z">
            <w:rPr>
              <w:rFonts w:cs="Times New Roman"/>
            </w:rPr>
          </w:rPrChange>
        </w:rPr>
        <w:t>46 г/л (5% квантиль)</w:t>
      </w:r>
      <w:r w:rsidR="00174BBC" w:rsidRPr="00324F0C">
        <w:rPr>
          <w:rFonts w:cs="Times New Roman"/>
          <w:color w:val="000000" w:themeColor="text1"/>
          <w:rPrChange w:id="13926" w:author="Barshadskaya, Yuliya" w:date="2024-02-22T23:55:00Z">
            <w:rPr>
              <w:rFonts w:cs="Times New Roman"/>
            </w:rPr>
          </w:rPrChange>
        </w:rPr>
        <w:t xml:space="preserve"> </w:t>
      </w:r>
      <w:r w:rsidR="00FD6710" w:rsidRPr="00324F0C">
        <w:rPr>
          <w:rFonts w:cs="Times New Roman"/>
          <w:color w:val="000000" w:themeColor="text1"/>
          <w:rPrChange w:id="13927" w:author="Barshadskaya, Yuliya" w:date="2024-02-22T23:55:00Z">
            <w:rPr>
              <w:rFonts w:cs="Times New Roman"/>
            </w:rPr>
          </w:rPrChange>
        </w:rPr>
        <w:t xml:space="preserve">при сравнении среднего показателя </w:t>
      </w:r>
      <w:r w:rsidR="00FD6710" w:rsidRPr="00324F0C">
        <w:rPr>
          <w:rFonts w:cs="Times New Roman"/>
          <w:color w:val="000000" w:themeColor="text1"/>
          <w:lang w:val="en-US"/>
          <w:rPrChange w:id="13928" w:author="Barshadskaya, Yuliya" w:date="2024-02-22T23:55:00Z">
            <w:rPr>
              <w:rFonts w:cs="Times New Roman"/>
              <w:lang w:val="en-US"/>
            </w:rPr>
          </w:rPrChange>
        </w:rPr>
        <w:t>AUC</w:t>
      </w:r>
      <w:r w:rsidR="00FD6710" w:rsidRPr="00324F0C">
        <w:rPr>
          <w:rFonts w:cs="Times New Roman"/>
          <w:color w:val="000000" w:themeColor="text1"/>
          <w:vertAlign w:val="subscript"/>
          <w:lang w:val="en-US"/>
          <w:rPrChange w:id="13929" w:author="Barshadskaya, Yuliya" w:date="2024-02-22T23:55:00Z">
            <w:rPr>
              <w:rFonts w:cs="Times New Roman"/>
              <w:vertAlign w:val="subscript"/>
              <w:lang w:val="en-US"/>
            </w:rPr>
          </w:rPrChange>
        </w:rPr>
        <w:t>ss</w:t>
      </w:r>
      <w:r w:rsidR="00FD6710" w:rsidRPr="00324F0C">
        <w:rPr>
          <w:rFonts w:cs="Times New Roman"/>
          <w:color w:val="000000" w:themeColor="text1"/>
          <w:rPrChange w:id="13930" w:author="Barshadskaya, Yuliya" w:date="2024-02-22T23:55:00Z">
            <w:rPr>
              <w:rFonts w:cs="Times New Roman"/>
            </w:rPr>
          </w:rPrChange>
        </w:rPr>
        <w:t xml:space="preserve"> у пациентов с концентрацией альбумина в сыворотке крови 39 г/л. Влияние массы тела и концентрации альбумина в сыворотке сочли клинически не значи</w:t>
      </w:r>
      <w:ins w:id="13931" w:author="N F" w:date="2023-08-13T20:53:00Z">
        <w:r w:rsidR="00EF1B2B" w:rsidRPr="00324F0C">
          <w:rPr>
            <w:rFonts w:cs="Times New Roman"/>
            <w:color w:val="000000" w:themeColor="text1"/>
            <w:rPrChange w:id="13932" w:author="Barshadskaya, Yuliya" w:date="2024-02-22T23:55:00Z">
              <w:rPr>
                <w:rFonts w:cs="Times New Roman"/>
              </w:rPr>
            </w:rPrChange>
          </w:rPr>
          <w:t>мыми</w:t>
        </w:r>
      </w:ins>
      <w:del w:id="13933" w:author="N F" w:date="2023-08-13T20:53:00Z">
        <w:r w:rsidR="00FD6710" w:rsidRPr="00324F0C" w:rsidDel="00EF1B2B">
          <w:rPr>
            <w:rFonts w:cs="Times New Roman"/>
            <w:color w:val="000000" w:themeColor="text1"/>
            <w:rPrChange w:id="13934" w:author="Barshadskaya, Yuliya" w:date="2024-02-22T23:55:00Z">
              <w:rPr>
                <w:rFonts w:cs="Times New Roman"/>
              </w:rPr>
            </w:rPrChange>
          </w:rPr>
          <w:delText>тельными</w:delText>
        </w:r>
      </w:del>
      <w:r w:rsidR="00FD6710" w:rsidRPr="00324F0C">
        <w:rPr>
          <w:rFonts w:cs="Times New Roman"/>
          <w:color w:val="000000" w:themeColor="text1"/>
          <w:rPrChange w:id="13935" w:author="Barshadskaya, Yuliya" w:date="2024-02-22T23:55:00Z">
            <w:rPr>
              <w:rFonts w:cs="Times New Roman"/>
            </w:rPr>
          </w:rPrChange>
        </w:rPr>
        <w:t xml:space="preserve"> </w:t>
      </w:r>
      <w:ins w:id="13936" w:author="Barshadskaya, Yuliya" w:date="2024-01-15T19:08:00Z">
        <w:r w:rsidR="00CB5412" w:rsidRPr="00324F0C">
          <w:rPr>
            <w:rFonts w:cs="Times New Roman"/>
            <w:color w:val="000000" w:themeColor="text1"/>
            <w:lang w:val="en-US"/>
          </w:rPr>
          <w:fldChar w:fldCharType="begin"/>
        </w:r>
        <w:r w:rsidR="00CB5412" w:rsidRPr="00324F0C">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CB5412" w:rsidRPr="00324F0C">
          <w:rPr>
            <w:rFonts w:cs="Times New Roman"/>
            <w:color w:val="000000" w:themeColor="text1"/>
            <w:lang w:val="en-US"/>
            <w:rPrChange w:id="13937" w:author="Barshadskaya, Yuliya" w:date="2024-02-22T23:55:00Z">
              <w:rPr>
                <w:rFonts w:cs="Times New Roman"/>
                <w:color w:val="000000" w:themeColor="text1"/>
                <w:lang w:val="en-US"/>
              </w:rPr>
            </w:rPrChange>
          </w:rPr>
          <w:fldChar w:fldCharType="separate"/>
        </w:r>
        <w:r w:rsidR="00CB5412" w:rsidRPr="00324F0C">
          <w:rPr>
            <w:rFonts w:cs="Times New Roman"/>
            <w:color w:val="000000" w:themeColor="text1"/>
          </w:rPr>
          <w:t>[</w:t>
        </w:r>
      </w:ins>
      <w:ins w:id="13938" w:author="Barshadskaya, Yuliya" w:date="2024-02-22T23:55:00Z">
        <w:r w:rsidR="00324F0C" w:rsidRPr="00324F0C">
          <w:rPr>
            <w:rFonts w:cs="Times New Roman"/>
            <w:color w:val="000000" w:themeColor="text1"/>
          </w:rPr>
          <w:t>3</w:t>
        </w:r>
      </w:ins>
      <w:ins w:id="13939" w:author="Barshadskaya, Yuliya" w:date="2024-01-15T19:08:00Z">
        <w:r w:rsidR="00CB5412" w:rsidRPr="00324F0C">
          <w:rPr>
            <w:rFonts w:cs="Times New Roman"/>
            <w:color w:val="000000" w:themeColor="text1"/>
          </w:rPr>
          <w:t>]</w:t>
        </w:r>
        <w:r w:rsidR="00CB5412" w:rsidRPr="00324F0C">
          <w:rPr>
            <w:rFonts w:cs="Times New Roman"/>
            <w:color w:val="000000" w:themeColor="text1"/>
            <w:lang w:val="en-US"/>
          </w:rPr>
          <w:fldChar w:fldCharType="end"/>
        </w:r>
      </w:ins>
      <w:del w:id="13940" w:author="Barshadskaya, Yuliya" w:date="2024-01-15T19:08:00Z">
        <w:r w:rsidR="00923331" w:rsidRPr="00324F0C" w:rsidDel="00CB5412">
          <w:rPr>
            <w:rFonts w:cs="Times New Roman"/>
            <w:color w:val="000000" w:themeColor="text1"/>
            <w:rPrChange w:id="13941" w:author="Barshadskaya, Yuliya" w:date="2024-02-22T23:55:00Z">
              <w:rPr>
                <w:rFonts w:cs="Times New Roman"/>
              </w:rPr>
            </w:rPrChange>
          </w:rPr>
          <w:fldChar w:fldCharType="begin"/>
        </w:r>
        <w:r w:rsidR="00426E62" w:rsidRPr="00324F0C" w:rsidDel="00CB5412">
          <w:rPr>
            <w:rFonts w:cs="Times New Roman"/>
            <w:color w:val="000000" w:themeColor="text1"/>
            <w:rPrChange w:id="13942" w:author="Barshadskaya, Yuliya" w:date="2024-02-22T23:55:00Z">
              <w:rPr>
                <w:rFonts w:cs="Times New Roman"/>
              </w:rPr>
            </w:rPrChange>
          </w:rPr>
          <w:delInstrText xml:space="preserve"> ADDIN ZOTERO_ITEM CSL_CITATION {"citationID":"RbaB4Vj1","properties":{"formattedCitation":"(15)","plainCitation":"(15)","noteIndex":0},"citationItems":[{"id":161851,"uris":["http://zotero.org/groups/4735135/items/YBQ3M3JJ"],"itemData":{"id":161851,"type":"webpage","title":"Tagrisso. SmPC","URL":"https://www.ema.europa.eu/en/documents/product-information/tagrisso-epar-product-information_en.pdf","author":[{"family":"EMA","given":""}],"accessed":{"date-parts":[["2022",8,2]]}}}],"schema":"https://github.com/citation-style-language/schema/raw/master/csl-citation.json"} </w:delInstrText>
        </w:r>
        <w:r w:rsidR="00923331" w:rsidRPr="00324F0C" w:rsidDel="00CB5412">
          <w:rPr>
            <w:rFonts w:cs="Times New Roman"/>
            <w:color w:val="000000" w:themeColor="text1"/>
            <w:rPrChange w:id="13943" w:author="Barshadskaya, Yuliya" w:date="2024-02-22T23:55:00Z">
              <w:rPr>
                <w:rFonts w:cs="Times New Roman"/>
              </w:rPr>
            </w:rPrChange>
          </w:rPr>
          <w:fldChar w:fldCharType="separate"/>
        </w:r>
        <w:r w:rsidR="00426E62" w:rsidRPr="00324F0C" w:rsidDel="00CB5412">
          <w:rPr>
            <w:rFonts w:cs="Times New Roman"/>
            <w:color w:val="000000" w:themeColor="text1"/>
            <w:rPrChange w:id="13944" w:author="Barshadskaya, Yuliya" w:date="2024-02-22T23:55:00Z">
              <w:rPr>
                <w:rFonts w:cs="Times New Roman"/>
              </w:rPr>
            </w:rPrChange>
          </w:rPr>
          <w:delText>(15)</w:delText>
        </w:r>
        <w:r w:rsidR="00923331" w:rsidRPr="00324F0C" w:rsidDel="00CB5412">
          <w:rPr>
            <w:rFonts w:cs="Times New Roman"/>
            <w:color w:val="000000" w:themeColor="text1"/>
            <w:rPrChange w:id="13945" w:author="Barshadskaya, Yuliya" w:date="2024-02-22T23:55:00Z">
              <w:rPr>
                <w:rFonts w:cs="Times New Roman"/>
              </w:rPr>
            </w:rPrChange>
          </w:rPr>
          <w:fldChar w:fldCharType="end"/>
        </w:r>
      </w:del>
      <w:r w:rsidR="000D6B98" w:rsidRPr="00324F0C">
        <w:rPr>
          <w:rFonts w:cs="Times New Roman"/>
          <w:color w:val="000000" w:themeColor="text1"/>
          <w:rPrChange w:id="13946" w:author="Barshadskaya, Yuliya" w:date="2024-02-22T23:55:00Z">
            <w:rPr>
              <w:rFonts w:cs="Times New Roman"/>
            </w:rPr>
          </w:rPrChange>
        </w:rPr>
        <w:t>.</w:t>
      </w:r>
    </w:p>
    <w:p w14:paraId="3567EDA7" w14:textId="39A47001" w:rsidR="0018758A" w:rsidRPr="006E6534" w:rsidRDefault="0018758A">
      <w:pPr>
        <w:spacing w:after="0" w:line="240" w:lineRule="auto"/>
        <w:rPr>
          <w:rFonts w:cs="Times New Roman"/>
          <w:color w:val="000000" w:themeColor="text1"/>
          <w:rPrChange w:id="13947" w:author="N F" w:date="2023-12-05T03:08:00Z">
            <w:rPr>
              <w:rFonts w:cs="Times New Roman"/>
            </w:rPr>
          </w:rPrChange>
        </w:rPr>
        <w:pPrChange w:id="13948" w:author="Barshadskaya, Yuliya" w:date="2024-01-15T19:09:00Z">
          <w:pPr/>
        </w:pPrChange>
      </w:pPr>
    </w:p>
    <w:p w14:paraId="7F6787E4" w14:textId="2EB3ECAA" w:rsidR="00B674AB" w:rsidRPr="006E6534" w:rsidRDefault="00B92829">
      <w:pPr>
        <w:pStyle w:val="4"/>
        <w:numPr>
          <w:ilvl w:val="0"/>
          <w:numId w:val="0"/>
        </w:numPr>
        <w:spacing w:line="240" w:lineRule="auto"/>
        <w:rPr>
          <w:rFonts w:cs="Times New Roman"/>
        </w:rPr>
        <w:pPrChange w:id="13949" w:author="Barshadskaya, Yuliya" w:date="2024-01-15T19:09:00Z">
          <w:pPr>
            <w:pStyle w:val="4"/>
          </w:pPr>
        </w:pPrChange>
      </w:pPr>
      <w:bookmarkStart w:id="13950" w:name="_Toc115733048"/>
      <w:r w:rsidRPr="006E6534">
        <w:rPr>
          <w:rFonts w:cs="Times New Roman"/>
        </w:rPr>
        <w:t>Почечная недостаточность</w:t>
      </w:r>
      <w:bookmarkEnd w:id="13950"/>
    </w:p>
    <w:p w14:paraId="7FFE4E62" w14:textId="75861BC0" w:rsidR="002F060F" w:rsidRPr="006E6534" w:rsidRDefault="00E0179D">
      <w:pPr>
        <w:pStyle w:val="SDText"/>
        <w:spacing w:after="0"/>
        <w:rPr>
          <w:rFonts w:cs="Times New Roman"/>
          <w:color w:val="000000" w:themeColor="text1"/>
          <w:rPrChange w:id="13951" w:author="N F" w:date="2023-12-05T03:08:00Z">
            <w:rPr>
              <w:rFonts w:cs="Times New Roman"/>
            </w:rPr>
          </w:rPrChange>
        </w:rPr>
        <w:pPrChange w:id="13952" w:author="Barshadskaya, Yuliya" w:date="2024-01-15T19:09:00Z">
          <w:pPr>
            <w:pStyle w:val="SDText"/>
          </w:pPr>
        </w:pPrChange>
      </w:pPr>
      <w:r w:rsidRPr="00324F0C">
        <w:rPr>
          <w:rFonts w:cs="Times New Roman"/>
          <w:color w:val="000000" w:themeColor="text1"/>
          <w:rPrChange w:id="13953" w:author="Barshadskaya, Yuliya" w:date="2024-02-22T23:55:00Z">
            <w:rPr>
              <w:rFonts w:cs="Times New Roman"/>
            </w:rPr>
          </w:rPrChange>
        </w:rPr>
        <w:t>В клиническом исследовании</w:t>
      </w:r>
      <w:r w:rsidR="003D4605" w:rsidRPr="00324F0C">
        <w:rPr>
          <w:rFonts w:cs="Times New Roman"/>
          <w:color w:val="000000" w:themeColor="text1"/>
          <w:rPrChange w:id="13954" w:author="Barshadskaya, Yuliya" w:date="2024-02-22T23:55:00Z">
            <w:rPr>
              <w:rFonts w:cs="Times New Roman"/>
            </w:rPr>
          </w:rPrChange>
        </w:rPr>
        <w:t xml:space="preserve"> сравнивали показатели фармакокинетики осимертиниба</w:t>
      </w:r>
      <w:r w:rsidR="006A48DE" w:rsidRPr="00324F0C">
        <w:rPr>
          <w:rFonts w:cs="Times New Roman"/>
          <w:color w:val="000000" w:themeColor="text1"/>
          <w:rPrChange w:id="13955" w:author="Barshadskaya, Yuliya" w:date="2024-02-22T23:55:00Z">
            <w:rPr>
              <w:rFonts w:cs="Times New Roman"/>
            </w:rPr>
          </w:rPrChange>
        </w:rPr>
        <w:t xml:space="preserve"> у</w:t>
      </w:r>
      <w:r w:rsidRPr="00324F0C">
        <w:rPr>
          <w:rFonts w:cs="Times New Roman"/>
          <w:color w:val="000000" w:themeColor="text1"/>
          <w:rPrChange w:id="13956" w:author="Barshadskaya, Yuliya" w:date="2024-02-22T23:55:00Z">
            <w:rPr>
              <w:rFonts w:cs="Times New Roman"/>
            </w:rPr>
          </w:rPrChange>
        </w:rPr>
        <w:t xml:space="preserve"> пациентов с тяжелой почечной недостаточностью (клиренс креатинина от 15</w:t>
      </w:r>
      <w:r w:rsidR="00F10BE0" w:rsidRPr="00324F0C">
        <w:rPr>
          <w:rFonts w:cs="Times New Roman"/>
          <w:color w:val="000000" w:themeColor="text1"/>
          <w:rPrChange w:id="13957" w:author="Barshadskaya, Yuliya" w:date="2024-02-22T23:55:00Z">
            <w:rPr>
              <w:rFonts w:cs="Times New Roman"/>
            </w:rPr>
          </w:rPrChange>
        </w:rPr>
        <w:t>–</w:t>
      </w:r>
      <w:r w:rsidRPr="00324F0C">
        <w:rPr>
          <w:rFonts w:cs="Times New Roman"/>
          <w:color w:val="000000" w:themeColor="text1"/>
          <w:rPrChange w:id="13958" w:author="Barshadskaya, Yuliya" w:date="2024-02-22T23:55:00Z">
            <w:rPr>
              <w:rFonts w:cs="Times New Roman"/>
            </w:rPr>
          </w:rPrChange>
        </w:rPr>
        <w:t xml:space="preserve">30 мл/мин; n = 7) с </w:t>
      </w:r>
      <w:r w:rsidR="006A48DE" w:rsidRPr="00324F0C">
        <w:rPr>
          <w:rFonts w:cs="Times New Roman"/>
          <w:color w:val="000000" w:themeColor="text1"/>
          <w:rPrChange w:id="13959" w:author="Barshadskaya, Yuliya" w:date="2024-02-22T23:55:00Z">
            <w:rPr>
              <w:rFonts w:cs="Times New Roman"/>
            </w:rPr>
          </w:rPrChange>
        </w:rPr>
        <w:t xml:space="preserve">показателями у </w:t>
      </w:r>
      <w:r w:rsidRPr="00324F0C">
        <w:rPr>
          <w:rFonts w:cs="Times New Roman"/>
          <w:color w:val="000000" w:themeColor="text1"/>
          <w:rPrChange w:id="13960" w:author="Barshadskaya, Yuliya" w:date="2024-02-22T23:55:00Z">
            <w:rPr>
              <w:rFonts w:cs="Times New Roman"/>
            </w:rPr>
          </w:rPrChange>
        </w:rPr>
        <w:t>пациент</w:t>
      </w:r>
      <w:r w:rsidR="006A48DE" w:rsidRPr="00324F0C">
        <w:rPr>
          <w:rFonts w:cs="Times New Roman"/>
          <w:color w:val="000000" w:themeColor="text1"/>
          <w:rPrChange w:id="13961" w:author="Barshadskaya, Yuliya" w:date="2024-02-22T23:55:00Z">
            <w:rPr>
              <w:rFonts w:cs="Times New Roman"/>
            </w:rPr>
          </w:rPrChange>
        </w:rPr>
        <w:t>ов</w:t>
      </w:r>
      <w:r w:rsidRPr="00324F0C">
        <w:rPr>
          <w:rFonts w:cs="Times New Roman"/>
          <w:color w:val="000000" w:themeColor="text1"/>
          <w:rPrChange w:id="13962" w:author="Barshadskaya, Yuliya" w:date="2024-02-22T23:55:00Z">
            <w:rPr>
              <w:rFonts w:cs="Times New Roman"/>
            </w:rPr>
          </w:rPrChange>
        </w:rPr>
        <w:t xml:space="preserve"> с нормальной функцией почек (клиренс креатинина </w:t>
      </w:r>
      <w:r w:rsidR="006A48DE" w:rsidRPr="00324F0C">
        <w:rPr>
          <w:rFonts w:cs="Times New Roman"/>
          <w:color w:val="000000" w:themeColor="text1"/>
          <w:rPrChange w:id="13963" w:author="Barshadskaya, Yuliya" w:date="2024-02-22T23:55:00Z">
            <w:rPr>
              <w:rFonts w:cs="Times New Roman"/>
            </w:rPr>
          </w:rPrChange>
        </w:rPr>
        <w:t>≥</w:t>
      </w:r>
      <w:r w:rsidR="006A48DE" w:rsidRPr="00324F0C" w:rsidDel="006A48DE">
        <w:rPr>
          <w:rFonts w:cs="Times New Roman"/>
          <w:color w:val="000000" w:themeColor="text1"/>
          <w:rPrChange w:id="13964" w:author="Barshadskaya, Yuliya" w:date="2024-02-22T23:55:00Z">
            <w:rPr>
              <w:rFonts w:cs="Times New Roman"/>
            </w:rPr>
          </w:rPrChange>
        </w:rPr>
        <w:t xml:space="preserve"> </w:t>
      </w:r>
      <w:r w:rsidRPr="00324F0C">
        <w:rPr>
          <w:rFonts w:cs="Times New Roman"/>
          <w:color w:val="000000" w:themeColor="text1"/>
          <w:rPrChange w:id="13965" w:author="Barshadskaya, Yuliya" w:date="2024-02-22T23:55:00Z">
            <w:rPr>
              <w:rFonts w:cs="Times New Roman"/>
            </w:rPr>
          </w:rPrChange>
        </w:rPr>
        <w:t>90 мл/мин; n = 8)</w:t>
      </w:r>
      <w:r w:rsidR="002A079B" w:rsidRPr="00324F0C">
        <w:rPr>
          <w:rFonts w:cs="Times New Roman"/>
          <w:color w:val="000000" w:themeColor="text1"/>
          <w:rPrChange w:id="13966" w:author="Barshadskaya, Yuliya" w:date="2024-02-22T23:55:00Z">
            <w:rPr>
              <w:rFonts w:cs="Times New Roman"/>
            </w:rPr>
          </w:rPrChange>
        </w:rPr>
        <w:t>.</w:t>
      </w:r>
      <w:r w:rsidRPr="00324F0C">
        <w:rPr>
          <w:rFonts w:cs="Times New Roman"/>
          <w:color w:val="000000" w:themeColor="text1"/>
          <w:rPrChange w:id="13967" w:author="Barshadskaya, Yuliya" w:date="2024-02-22T23:55:00Z">
            <w:rPr>
              <w:rFonts w:cs="Times New Roman"/>
            </w:rPr>
          </w:rPrChange>
        </w:rPr>
        <w:t xml:space="preserve"> </w:t>
      </w:r>
      <w:r w:rsidR="002A079B" w:rsidRPr="00324F0C">
        <w:rPr>
          <w:rFonts w:cs="Times New Roman"/>
          <w:color w:val="000000" w:themeColor="text1"/>
          <w:rPrChange w:id="13968" w:author="Barshadskaya, Yuliya" w:date="2024-02-22T23:55:00Z">
            <w:rPr>
              <w:rFonts w:cs="Times New Roman"/>
            </w:rPr>
          </w:rPrChange>
        </w:rPr>
        <w:t>П</w:t>
      </w:r>
      <w:r w:rsidRPr="00324F0C">
        <w:rPr>
          <w:rFonts w:cs="Times New Roman"/>
          <w:color w:val="000000" w:themeColor="text1"/>
          <w:rPrChange w:id="13969" w:author="Barshadskaya, Yuliya" w:date="2024-02-22T23:55:00Z">
            <w:rPr>
              <w:rFonts w:cs="Times New Roman"/>
            </w:rPr>
          </w:rPrChange>
        </w:rPr>
        <w:t xml:space="preserve">осле </w:t>
      </w:r>
      <w:r w:rsidR="002A079B" w:rsidRPr="00324F0C">
        <w:rPr>
          <w:rFonts w:cs="Times New Roman"/>
          <w:color w:val="000000" w:themeColor="text1"/>
          <w:rPrChange w:id="13970" w:author="Barshadskaya, Yuliya" w:date="2024-02-22T23:55:00Z">
            <w:rPr>
              <w:rFonts w:cs="Times New Roman"/>
            </w:rPr>
          </w:rPrChange>
        </w:rPr>
        <w:t>о</w:t>
      </w:r>
      <w:r w:rsidRPr="00324F0C">
        <w:rPr>
          <w:rFonts w:cs="Times New Roman"/>
          <w:color w:val="000000" w:themeColor="text1"/>
          <w:rPrChange w:id="13971" w:author="Barshadskaya, Yuliya" w:date="2024-02-22T23:55:00Z">
            <w:rPr>
              <w:rFonts w:cs="Times New Roman"/>
            </w:rPr>
          </w:rPrChange>
        </w:rPr>
        <w:t>днократ</w:t>
      </w:r>
      <w:r w:rsidR="002A079B" w:rsidRPr="00324F0C">
        <w:rPr>
          <w:rFonts w:cs="Times New Roman"/>
          <w:color w:val="000000" w:themeColor="text1"/>
          <w:rPrChange w:id="13972" w:author="Barshadskaya, Yuliya" w:date="2024-02-22T23:55:00Z">
            <w:rPr>
              <w:rFonts w:cs="Times New Roman"/>
            </w:rPr>
          </w:rPrChange>
        </w:rPr>
        <w:t>ного</w:t>
      </w:r>
      <w:r w:rsidRPr="00324F0C">
        <w:rPr>
          <w:rFonts w:cs="Times New Roman"/>
          <w:color w:val="000000" w:themeColor="text1"/>
          <w:rPrChange w:id="13973" w:author="Barshadskaya, Yuliya" w:date="2024-02-22T23:55:00Z">
            <w:rPr>
              <w:rFonts w:cs="Times New Roman"/>
            </w:rPr>
          </w:rPrChange>
        </w:rPr>
        <w:t xml:space="preserve"> пероральн</w:t>
      </w:r>
      <w:r w:rsidR="002A079B" w:rsidRPr="00324F0C">
        <w:rPr>
          <w:rFonts w:cs="Times New Roman"/>
          <w:color w:val="000000" w:themeColor="text1"/>
          <w:rPrChange w:id="13974" w:author="Barshadskaya, Yuliya" w:date="2024-02-22T23:55:00Z">
            <w:rPr>
              <w:rFonts w:cs="Times New Roman"/>
            </w:rPr>
          </w:rPrChange>
        </w:rPr>
        <w:t>ого</w:t>
      </w:r>
      <w:r w:rsidRPr="00324F0C">
        <w:rPr>
          <w:rFonts w:cs="Times New Roman"/>
          <w:color w:val="000000" w:themeColor="text1"/>
          <w:rPrChange w:id="13975" w:author="Barshadskaya, Yuliya" w:date="2024-02-22T23:55:00Z">
            <w:rPr>
              <w:rFonts w:cs="Times New Roman"/>
            </w:rPr>
          </w:rPrChange>
        </w:rPr>
        <w:t xml:space="preserve"> </w:t>
      </w:r>
      <w:r w:rsidR="006060FB" w:rsidRPr="00324F0C">
        <w:rPr>
          <w:rFonts w:cs="Times New Roman"/>
          <w:color w:val="000000" w:themeColor="text1"/>
          <w:rPrChange w:id="13976" w:author="Barshadskaya, Yuliya" w:date="2024-02-22T23:55:00Z">
            <w:rPr>
              <w:rFonts w:cs="Times New Roman"/>
            </w:rPr>
          </w:rPrChange>
        </w:rPr>
        <w:t xml:space="preserve">приема </w:t>
      </w:r>
      <w:r w:rsidR="006A48DE" w:rsidRPr="00324F0C">
        <w:rPr>
          <w:rFonts w:cs="Times New Roman"/>
          <w:color w:val="000000" w:themeColor="text1"/>
          <w:rPrChange w:id="13977" w:author="Barshadskaya, Yuliya" w:date="2024-02-22T23:55:00Z">
            <w:rPr>
              <w:rFonts w:cs="Times New Roman"/>
            </w:rPr>
          </w:rPrChange>
        </w:rPr>
        <w:t>препарата</w:t>
      </w:r>
      <w:r w:rsidR="002A079B" w:rsidRPr="00324F0C">
        <w:rPr>
          <w:rFonts w:cs="Times New Roman"/>
          <w:color w:val="000000" w:themeColor="text1"/>
          <w:rPrChange w:id="13978" w:author="Barshadskaya, Yuliya" w:date="2024-02-22T23:55:00Z">
            <w:rPr>
              <w:rFonts w:cs="Times New Roman"/>
            </w:rPr>
          </w:rPrChange>
        </w:rPr>
        <w:t xml:space="preserve"> </w:t>
      </w:r>
      <w:r w:rsidR="006A48DE" w:rsidRPr="00324F0C">
        <w:rPr>
          <w:rFonts w:cs="Times New Roman"/>
          <w:color w:val="000000" w:themeColor="text1"/>
          <w:rPrChange w:id="13979" w:author="Barshadskaya, Yuliya" w:date="2024-02-22T23:55:00Z">
            <w:rPr>
              <w:rFonts w:cs="Times New Roman"/>
            </w:rPr>
          </w:rPrChange>
        </w:rPr>
        <w:t xml:space="preserve">Тагриссо в дозе </w:t>
      </w:r>
      <w:r w:rsidRPr="00324F0C">
        <w:rPr>
          <w:rFonts w:cs="Times New Roman"/>
          <w:color w:val="000000" w:themeColor="text1"/>
          <w:rPrChange w:id="13980" w:author="Barshadskaya, Yuliya" w:date="2024-02-22T23:55:00Z">
            <w:rPr>
              <w:rFonts w:cs="Times New Roman"/>
            </w:rPr>
          </w:rPrChange>
        </w:rPr>
        <w:t xml:space="preserve">80 мг </w:t>
      </w:r>
      <w:r w:rsidR="00042B05" w:rsidRPr="00324F0C">
        <w:rPr>
          <w:rFonts w:cs="Times New Roman"/>
          <w:color w:val="000000" w:themeColor="text1"/>
          <w:rPrChange w:id="13981" w:author="Barshadskaya, Yuliya" w:date="2024-02-22T23:55:00Z">
            <w:rPr>
              <w:rFonts w:cs="Times New Roman"/>
            </w:rPr>
          </w:rPrChange>
        </w:rPr>
        <w:t>выявили</w:t>
      </w:r>
      <w:r w:rsidR="004C4CE2" w:rsidRPr="00324F0C">
        <w:rPr>
          <w:rFonts w:cs="Times New Roman"/>
          <w:color w:val="000000" w:themeColor="text1"/>
          <w:rPrChange w:id="13982" w:author="Barshadskaya, Yuliya" w:date="2024-02-22T23:55:00Z">
            <w:rPr>
              <w:rFonts w:cs="Times New Roman"/>
            </w:rPr>
          </w:rPrChange>
        </w:rPr>
        <w:t xml:space="preserve"> </w:t>
      </w:r>
      <w:r w:rsidRPr="00324F0C">
        <w:rPr>
          <w:rFonts w:cs="Times New Roman"/>
          <w:color w:val="000000" w:themeColor="text1"/>
          <w:rPrChange w:id="13983" w:author="Barshadskaya, Yuliya" w:date="2024-02-22T23:55:00Z">
            <w:rPr>
              <w:rFonts w:cs="Times New Roman"/>
            </w:rPr>
          </w:rPrChange>
        </w:rPr>
        <w:t>увеличение</w:t>
      </w:r>
      <w:r w:rsidR="00352DA2" w:rsidRPr="00324F0C">
        <w:rPr>
          <w:rFonts w:cs="Times New Roman"/>
          <w:color w:val="000000" w:themeColor="text1"/>
          <w:rPrChange w:id="13984" w:author="Barshadskaya, Yuliya" w:date="2024-02-22T23:55:00Z">
            <w:rPr>
              <w:rFonts w:cs="Times New Roman"/>
            </w:rPr>
          </w:rPrChange>
        </w:rPr>
        <w:t xml:space="preserve"> </w:t>
      </w:r>
      <w:r w:rsidRPr="00324F0C">
        <w:rPr>
          <w:rFonts w:cs="Times New Roman"/>
          <w:color w:val="000000" w:themeColor="text1"/>
          <w:rPrChange w:id="13985" w:author="Barshadskaya, Yuliya" w:date="2024-02-22T23:55:00Z">
            <w:rPr>
              <w:rFonts w:cs="Times New Roman"/>
            </w:rPr>
          </w:rPrChange>
        </w:rPr>
        <w:t>AUC</w:t>
      </w:r>
      <w:r w:rsidR="00352DA2" w:rsidRPr="00324F0C">
        <w:rPr>
          <w:rFonts w:cs="Times New Roman"/>
          <w:color w:val="000000" w:themeColor="text1"/>
          <w:rPrChange w:id="13986" w:author="Barshadskaya, Yuliya" w:date="2024-02-22T23:55:00Z">
            <w:rPr>
              <w:rFonts w:cs="Times New Roman"/>
            </w:rPr>
          </w:rPrChange>
        </w:rPr>
        <w:t xml:space="preserve"> в 1,85 раз</w:t>
      </w:r>
      <w:r w:rsidRPr="00324F0C">
        <w:rPr>
          <w:rFonts w:cs="Times New Roman"/>
          <w:color w:val="000000" w:themeColor="text1"/>
          <w:rPrChange w:id="13987" w:author="Barshadskaya, Yuliya" w:date="2024-02-22T23:55:00Z">
            <w:rPr>
              <w:rFonts w:cs="Times New Roman"/>
            </w:rPr>
          </w:rPrChange>
        </w:rPr>
        <w:t xml:space="preserve"> (90% ДИ: 0,94</w:t>
      </w:r>
      <w:r w:rsidR="00042B05" w:rsidRPr="00324F0C">
        <w:rPr>
          <w:rFonts w:cs="Times New Roman"/>
          <w:color w:val="000000" w:themeColor="text1"/>
          <w:rPrChange w:id="13988" w:author="Barshadskaya, Yuliya" w:date="2024-02-22T23:55:00Z">
            <w:rPr>
              <w:rFonts w:cs="Times New Roman"/>
            </w:rPr>
          </w:rPrChange>
        </w:rPr>
        <w:t>;</w:t>
      </w:r>
      <w:r w:rsidRPr="00324F0C">
        <w:rPr>
          <w:rFonts w:cs="Times New Roman"/>
          <w:color w:val="000000" w:themeColor="text1"/>
          <w:rPrChange w:id="13989" w:author="Barshadskaya, Yuliya" w:date="2024-02-22T23:55:00Z">
            <w:rPr>
              <w:rFonts w:cs="Times New Roman"/>
            </w:rPr>
          </w:rPrChange>
        </w:rPr>
        <w:t xml:space="preserve"> 3,64) и</w:t>
      </w:r>
      <w:r w:rsidR="004C4CE2" w:rsidRPr="00324F0C">
        <w:rPr>
          <w:rFonts w:cs="Times New Roman"/>
          <w:color w:val="000000" w:themeColor="text1"/>
          <w:rPrChange w:id="13990" w:author="Barshadskaya, Yuliya" w:date="2024-02-22T23:55:00Z">
            <w:rPr>
              <w:rFonts w:cs="Times New Roman"/>
            </w:rPr>
          </w:rPrChange>
        </w:rPr>
        <w:t xml:space="preserve"> </w:t>
      </w:r>
      <w:r w:rsidRPr="00324F0C">
        <w:rPr>
          <w:rFonts w:cs="Times New Roman"/>
          <w:color w:val="000000" w:themeColor="text1"/>
          <w:rPrChange w:id="13991" w:author="Barshadskaya, Yuliya" w:date="2024-02-22T23:55:00Z">
            <w:rPr>
              <w:rFonts w:cs="Times New Roman"/>
            </w:rPr>
          </w:rPrChange>
        </w:rPr>
        <w:t>увеличение</w:t>
      </w:r>
      <w:r w:rsidR="00352DA2" w:rsidRPr="00324F0C">
        <w:rPr>
          <w:rFonts w:cs="Times New Roman"/>
          <w:color w:val="000000" w:themeColor="text1"/>
          <w:rPrChange w:id="13992" w:author="Barshadskaya, Yuliya" w:date="2024-02-22T23:55:00Z">
            <w:rPr>
              <w:rFonts w:cs="Times New Roman"/>
            </w:rPr>
          </w:rPrChange>
        </w:rPr>
        <w:t xml:space="preserve"> </w:t>
      </w:r>
      <w:r w:rsidRPr="00324F0C">
        <w:rPr>
          <w:rFonts w:cs="Times New Roman"/>
          <w:color w:val="000000" w:themeColor="text1"/>
          <w:rPrChange w:id="13993" w:author="Barshadskaya, Yuliya" w:date="2024-02-22T23:55:00Z">
            <w:rPr>
              <w:rFonts w:cs="Times New Roman"/>
            </w:rPr>
          </w:rPrChange>
        </w:rPr>
        <w:t>C</w:t>
      </w:r>
      <w:r w:rsidRPr="00324F0C">
        <w:rPr>
          <w:rFonts w:cs="Times New Roman"/>
          <w:color w:val="000000" w:themeColor="text1"/>
          <w:vertAlign w:val="subscript"/>
          <w:rPrChange w:id="13994" w:author="Barshadskaya, Yuliya" w:date="2024-02-22T23:55:00Z">
            <w:rPr>
              <w:rFonts w:cs="Times New Roman"/>
              <w:vertAlign w:val="subscript"/>
            </w:rPr>
          </w:rPrChange>
        </w:rPr>
        <w:t>max</w:t>
      </w:r>
      <w:r w:rsidRPr="00324F0C">
        <w:rPr>
          <w:rFonts w:cs="Times New Roman"/>
          <w:color w:val="000000" w:themeColor="text1"/>
          <w:rPrChange w:id="13995" w:author="Barshadskaya, Yuliya" w:date="2024-02-22T23:55:00Z">
            <w:rPr>
              <w:rFonts w:cs="Times New Roman"/>
            </w:rPr>
          </w:rPrChange>
        </w:rPr>
        <w:t xml:space="preserve"> </w:t>
      </w:r>
      <w:r w:rsidR="00352DA2" w:rsidRPr="00324F0C">
        <w:rPr>
          <w:rFonts w:cs="Times New Roman"/>
          <w:color w:val="000000" w:themeColor="text1"/>
          <w:rPrChange w:id="13996" w:author="Barshadskaya, Yuliya" w:date="2024-02-22T23:55:00Z">
            <w:rPr>
              <w:rFonts w:cs="Times New Roman"/>
            </w:rPr>
          </w:rPrChange>
        </w:rPr>
        <w:t xml:space="preserve">в 1,19 раз </w:t>
      </w:r>
      <w:r w:rsidRPr="00324F0C">
        <w:rPr>
          <w:rFonts w:cs="Times New Roman"/>
          <w:color w:val="000000" w:themeColor="text1"/>
          <w:rPrChange w:id="13997" w:author="Barshadskaya, Yuliya" w:date="2024-02-22T23:55:00Z">
            <w:rPr>
              <w:rFonts w:cs="Times New Roman"/>
            </w:rPr>
          </w:rPrChange>
        </w:rPr>
        <w:t>(90% ДИ: 0,69</w:t>
      </w:r>
      <w:r w:rsidR="00042B05" w:rsidRPr="00324F0C">
        <w:rPr>
          <w:rFonts w:cs="Times New Roman"/>
          <w:color w:val="000000" w:themeColor="text1"/>
          <w:rPrChange w:id="13998" w:author="Barshadskaya, Yuliya" w:date="2024-02-22T23:55:00Z">
            <w:rPr>
              <w:rFonts w:cs="Times New Roman"/>
            </w:rPr>
          </w:rPrChange>
        </w:rPr>
        <w:t>;</w:t>
      </w:r>
      <w:r w:rsidRPr="00324F0C">
        <w:rPr>
          <w:rFonts w:cs="Times New Roman"/>
          <w:color w:val="000000" w:themeColor="text1"/>
          <w:rPrChange w:id="13999" w:author="Barshadskaya, Yuliya" w:date="2024-02-22T23:55:00Z">
            <w:rPr>
              <w:rFonts w:cs="Times New Roman"/>
            </w:rPr>
          </w:rPrChange>
        </w:rPr>
        <w:t xml:space="preserve"> 2,07)</w:t>
      </w:r>
      <w:r w:rsidR="00352DA2" w:rsidRPr="00324F0C">
        <w:rPr>
          <w:rFonts w:cs="Times New Roman"/>
          <w:color w:val="000000" w:themeColor="text1"/>
          <w:rPrChange w:id="14000" w:author="Barshadskaya, Yuliya" w:date="2024-02-22T23:55:00Z">
            <w:rPr>
              <w:rFonts w:cs="Times New Roman"/>
            </w:rPr>
          </w:rPrChange>
        </w:rPr>
        <w:t xml:space="preserve"> у пациентов с тяжелой почечной недостаточностью относительно</w:t>
      </w:r>
      <w:r w:rsidR="0008728F" w:rsidRPr="00324F0C">
        <w:rPr>
          <w:rFonts w:cs="Times New Roman"/>
          <w:color w:val="000000" w:themeColor="text1"/>
          <w:rPrChange w:id="14001" w:author="Barshadskaya, Yuliya" w:date="2024-02-22T23:55:00Z">
            <w:rPr>
              <w:rFonts w:cs="Times New Roman"/>
            </w:rPr>
          </w:rPrChange>
        </w:rPr>
        <w:t xml:space="preserve"> значений</w:t>
      </w:r>
      <w:r w:rsidR="00352DA2" w:rsidRPr="00324F0C">
        <w:rPr>
          <w:rFonts w:cs="Times New Roman"/>
          <w:color w:val="000000" w:themeColor="text1"/>
          <w:rPrChange w:id="14002" w:author="Barshadskaya, Yuliya" w:date="2024-02-22T23:55:00Z">
            <w:rPr>
              <w:rFonts w:cs="Times New Roman"/>
            </w:rPr>
          </w:rPrChange>
        </w:rPr>
        <w:t xml:space="preserve"> у пациентов с нормальной функцией почек</w:t>
      </w:r>
      <w:r w:rsidRPr="00324F0C">
        <w:rPr>
          <w:rFonts w:cs="Times New Roman"/>
          <w:color w:val="000000" w:themeColor="text1"/>
          <w:rPrChange w:id="14003" w:author="Barshadskaya, Yuliya" w:date="2024-02-22T23:55:00Z">
            <w:rPr>
              <w:rFonts w:cs="Times New Roman"/>
            </w:rPr>
          </w:rPrChange>
        </w:rPr>
        <w:t>.</w:t>
      </w:r>
      <w:r w:rsidR="004C4CE2" w:rsidRPr="00324F0C">
        <w:rPr>
          <w:rFonts w:cs="Times New Roman"/>
          <w:color w:val="000000" w:themeColor="text1"/>
          <w:rPrChange w:id="14004" w:author="Barshadskaya, Yuliya" w:date="2024-02-22T23:55:00Z">
            <w:rPr>
              <w:rFonts w:cs="Times New Roman"/>
            </w:rPr>
          </w:rPrChange>
        </w:rPr>
        <w:t xml:space="preserve"> </w:t>
      </w:r>
      <w:r w:rsidR="00132BF1" w:rsidRPr="00324F0C">
        <w:rPr>
          <w:rFonts w:cs="Times New Roman"/>
          <w:color w:val="000000" w:themeColor="text1"/>
          <w:rPrChange w:id="14005" w:author="Barshadskaya, Yuliya" w:date="2024-02-22T23:55:00Z">
            <w:rPr>
              <w:rFonts w:cs="Times New Roman"/>
            </w:rPr>
          </w:rPrChange>
        </w:rPr>
        <w:t>Не выявили отличий в показателях экспозиции осимертиниба между показателями у</w:t>
      </w:r>
      <w:r w:rsidR="00F10BE0" w:rsidRPr="00324F0C">
        <w:rPr>
          <w:rFonts w:cs="Times New Roman"/>
          <w:color w:val="000000" w:themeColor="text1"/>
          <w:rPrChange w:id="14006" w:author="Barshadskaya, Yuliya" w:date="2024-02-22T23:55:00Z">
            <w:rPr>
              <w:rFonts w:cs="Times New Roman"/>
            </w:rPr>
          </w:rPrChange>
        </w:rPr>
        <w:t xml:space="preserve"> </w:t>
      </w:r>
      <w:r w:rsidRPr="00324F0C">
        <w:rPr>
          <w:rFonts w:cs="Times New Roman"/>
          <w:color w:val="000000" w:themeColor="text1"/>
          <w:rPrChange w:id="14007" w:author="Barshadskaya, Yuliya" w:date="2024-02-22T23:55:00Z">
            <w:rPr>
              <w:rFonts w:cs="Times New Roman"/>
            </w:rPr>
          </w:rPrChange>
        </w:rPr>
        <w:t>593 пациент</w:t>
      </w:r>
      <w:r w:rsidR="00F10BE0" w:rsidRPr="00324F0C">
        <w:rPr>
          <w:rFonts w:cs="Times New Roman"/>
          <w:color w:val="000000" w:themeColor="text1"/>
          <w:rPrChange w:id="14008" w:author="Barshadskaya, Yuliya" w:date="2024-02-22T23:55:00Z">
            <w:rPr>
              <w:rFonts w:cs="Times New Roman"/>
            </w:rPr>
          </w:rPrChange>
        </w:rPr>
        <w:t>ов</w:t>
      </w:r>
      <w:r w:rsidRPr="00324F0C">
        <w:rPr>
          <w:rFonts w:cs="Times New Roman"/>
          <w:color w:val="000000" w:themeColor="text1"/>
          <w:rPrChange w:id="14009" w:author="Barshadskaya, Yuliya" w:date="2024-02-22T23:55:00Z">
            <w:rPr>
              <w:rFonts w:cs="Times New Roman"/>
            </w:rPr>
          </w:rPrChange>
        </w:rPr>
        <w:t xml:space="preserve"> с легкой почечной недостаточностью (</w:t>
      </w:r>
      <w:r w:rsidR="00042B05" w:rsidRPr="00324F0C">
        <w:rPr>
          <w:rFonts w:cs="Times New Roman"/>
          <w:color w:val="000000" w:themeColor="text1"/>
          <w:rPrChange w:id="14010" w:author="Barshadskaya, Yuliya" w:date="2024-02-22T23:55:00Z">
            <w:rPr>
              <w:rFonts w:cs="Times New Roman"/>
            </w:rPr>
          </w:rPrChange>
        </w:rPr>
        <w:t>клиренс креатинина</w:t>
      </w:r>
      <w:r w:rsidRPr="00324F0C">
        <w:rPr>
          <w:rFonts w:cs="Times New Roman"/>
          <w:color w:val="000000" w:themeColor="text1"/>
          <w:rPrChange w:id="14011" w:author="Barshadskaya, Yuliya" w:date="2024-02-22T23:55:00Z">
            <w:rPr>
              <w:rFonts w:cs="Times New Roman"/>
            </w:rPr>
          </w:rPrChange>
        </w:rPr>
        <w:t xml:space="preserve"> </w:t>
      </w:r>
      <w:r w:rsidR="00F10BE0" w:rsidRPr="00324F0C">
        <w:rPr>
          <w:rFonts w:cs="Times New Roman"/>
          <w:color w:val="000000" w:themeColor="text1"/>
          <w:rPrChange w:id="14012" w:author="Barshadskaya, Yuliya" w:date="2024-02-22T23:55:00Z">
            <w:rPr>
              <w:rFonts w:cs="Times New Roman"/>
            </w:rPr>
          </w:rPrChange>
        </w:rPr>
        <w:t>60–</w:t>
      </w:r>
      <w:r w:rsidRPr="00324F0C">
        <w:rPr>
          <w:rFonts w:cs="Times New Roman"/>
          <w:color w:val="000000" w:themeColor="text1"/>
          <w:rPrChange w:id="14013" w:author="Barshadskaya, Yuliya" w:date="2024-02-22T23:55:00Z">
            <w:rPr>
              <w:rFonts w:cs="Times New Roman"/>
            </w:rPr>
          </w:rPrChange>
        </w:rPr>
        <w:t xml:space="preserve">90 мл/мин), </w:t>
      </w:r>
      <w:r w:rsidR="004C4C39" w:rsidRPr="00324F0C">
        <w:rPr>
          <w:rFonts w:cs="Times New Roman"/>
          <w:color w:val="000000" w:themeColor="text1"/>
          <w:rPrChange w:id="14014" w:author="Barshadskaya, Yuliya" w:date="2024-02-22T23:55:00Z">
            <w:rPr>
              <w:rFonts w:cs="Times New Roman"/>
            </w:rPr>
          </w:rPrChange>
        </w:rPr>
        <w:t xml:space="preserve">у </w:t>
      </w:r>
      <w:r w:rsidRPr="00324F0C">
        <w:rPr>
          <w:rFonts w:cs="Times New Roman"/>
          <w:color w:val="000000" w:themeColor="text1"/>
          <w:rPrChange w:id="14015" w:author="Barshadskaya, Yuliya" w:date="2024-02-22T23:55:00Z">
            <w:rPr>
              <w:rFonts w:cs="Times New Roman"/>
            </w:rPr>
          </w:rPrChange>
        </w:rPr>
        <w:t>254 пациент</w:t>
      </w:r>
      <w:r w:rsidR="00F10BE0" w:rsidRPr="00324F0C">
        <w:rPr>
          <w:rFonts w:cs="Times New Roman"/>
          <w:color w:val="000000" w:themeColor="text1"/>
          <w:rPrChange w:id="14016" w:author="Barshadskaya, Yuliya" w:date="2024-02-22T23:55:00Z">
            <w:rPr>
              <w:rFonts w:cs="Times New Roman"/>
            </w:rPr>
          </w:rPrChange>
        </w:rPr>
        <w:t>ов</w:t>
      </w:r>
      <w:r w:rsidRPr="00324F0C">
        <w:rPr>
          <w:rFonts w:cs="Times New Roman"/>
          <w:color w:val="000000" w:themeColor="text1"/>
          <w:rPrChange w:id="14017" w:author="Barshadskaya, Yuliya" w:date="2024-02-22T23:55:00Z">
            <w:rPr>
              <w:rFonts w:cs="Times New Roman"/>
            </w:rPr>
          </w:rPrChange>
        </w:rPr>
        <w:t xml:space="preserve"> с умеренной почечной недостаточностью (</w:t>
      </w:r>
      <w:r w:rsidR="00042B05" w:rsidRPr="00324F0C">
        <w:rPr>
          <w:rFonts w:cs="Times New Roman"/>
          <w:color w:val="000000" w:themeColor="text1"/>
          <w:rPrChange w:id="14018" w:author="Barshadskaya, Yuliya" w:date="2024-02-22T23:55:00Z">
            <w:rPr>
              <w:rFonts w:cs="Times New Roman"/>
            </w:rPr>
          </w:rPrChange>
        </w:rPr>
        <w:t>клиренс креатинина</w:t>
      </w:r>
      <w:r w:rsidRPr="00324F0C">
        <w:rPr>
          <w:rFonts w:cs="Times New Roman"/>
          <w:color w:val="000000" w:themeColor="text1"/>
          <w:rPrChange w:id="14019" w:author="Barshadskaya, Yuliya" w:date="2024-02-22T23:55:00Z">
            <w:rPr>
              <w:rFonts w:cs="Times New Roman"/>
            </w:rPr>
          </w:rPrChange>
        </w:rPr>
        <w:t xml:space="preserve"> от </w:t>
      </w:r>
      <w:r w:rsidR="00F10BE0" w:rsidRPr="00324F0C">
        <w:rPr>
          <w:rFonts w:cs="Times New Roman"/>
          <w:color w:val="000000" w:themeColor="text1"/>
          <w:rPrChange w:id="14020" w:author="Barshadskaya, Yuliya" w:date="2024-02-22T23:55:00Z">
            <w:rPr>
              <w:rFonts w:cs="Times New Roman"/>
            </w:rPr>
          </w:rPrChange>
        </w:rPr>
        <w:t>30–6</w:t>
      </w:r>
      <w:r w:rsidRPr="00324F0C">
        <w:rPr>
          <w:rFonts w:cs="Times New Roman"/>
          <w:color w:val="000000" w:themeColor="text1"/>
          <w:rPrChange w:id="14021" w:author="Barshadskaya, Yuliya" w:date="2024-02-22T23:55:00Z">
            <w:rPr>
              <w:rFonts w:cs="Times New Roman"/>
            </w:rPr>
          </w:rPrChange>
        </w:rPr>
        <w:t xml:space="preserve">0 мл/мин), </w:t>
      </w:r>
      <w:r w:rsidR="004C4C39" w:rsidRPr="00324F0C">
        <w:rPr>
          <w:rFonts w:cs="Times New Roman"/>
          <w:color w:val="000000" w:themeColor="text1"/>
          <w:rPrChange w:id="14022" w:author="Barshadskaya, Yuliya" w:date="2024-02-22T23:55:00Z">
            <w:rPr>
              <w:rFonts w:cs="Times New Roman"/>
            </w:rPr>
          </w:rPrChange>
        </w:rPr>
        <w:t xml:space="preserve">у </w:t>
      </w:r>
      <w:r w:rsidRPr="00324F0C">
        <w:rPr>
          <w:rFonts w:cs="Times New Roman"/>
          <w:color w:val="000000" w:themeColor="text1"/>
          <w:rPrChange w:id="14023" w:author="Barshadskaya, Yuliya" w:date="2024-02-22T23:55:00Z">
            <w:rPr>
              <w:rFonts w:cs="Times New Roman"/>
            </w:rPr>
          </w:rPrChange>
        </w:rPr>
        <w:t>5 пациент</w:t>
      </w:r>
      <w:r w:rsidR="00F10BE0" w:rsidRPr="00324F0C">
        <w:rPr>
          <w:rFonts w:cs="Times New Roman"/>
          <w:color w:val="000000" w:themeColor="text1"/>
          <w:rPrChange w:id="14024" w:author="Barshadskaya, Yuliya" w:date="2024-02-22T23:55:00Z">
            <w:rPr>
              <w:rFonts w:cs="Times New Roman"/>
            </w:rPr>
          </w:rPrChange>
        </w:rPr>
        <w:t>ов</w:t>
      </w:r>
      <w:r w:rsidRPr="00324F0C">
        <w:rPr>
          <w:rFonts w:cs="Times New Roman"/>
          <w:color w:val="000000" w:themeColor="text1"/>
          <w:rPrChange w:id="14025" w:author="Barshadskaya, Yuliya" w:date="2024-02-22T23:55:00Z">
            <w:rPr>
              <w:rFonts w:cs="Times New Roman"/>
            </w:rPr>
          </w:rPrChange>
        </w:rPr>
        <w:t xml:space="preserve"> с тяжелой почечной недостаточностью (</w:t>
      </w:r>
      <w:r w:rsidR="00364923" w:rsidRPr="00324F0C">
        <w:rPr>
          <w:rFonts w:cs="Times New Roman"/>
          <w:color w:val="000000" w:themeColor="text1"/>
          <w:rPrChange w:id="14026" w:author="Barshadskaya, Yuliya" w:date="2024-02-22T23:55:00Z">
            <w:rPr>
              <w:rFonts w:cs="Times New Roman"/>
            </w:rPr>
          </w:rPrChange>
        </w:rPr>
        <w:t>клиренс креатинина</w:t>
      </w:r>
      <w:r w:rsidRPr="00324F0C">
        <w:rPr>
          <w:rFonts w:cs="Times New Roman"/>
          <w:color w:val="000000" w:themeColor="text1"/>
          <w:rPrChange w:id="14027" w:author="Barshadskaya, Yuliya" w:date="2024-02-22T23:55:00Z">
            <w:rPr>
              <w:rFonts w:cs="Times New Roman"/>
            </w:rPr>
          </w:rPrChange>
        </w:rPr>
        <w:t xml:space="preserve"> 15</w:t>
      </w:r>
      <w:r w:rsidR="00F10BE0" w:rsidRPr="00324F0C">
        <w:rPr>
          <w:rFonts w:cs="Times New Roman"/>
          <w:color w:val="000000" w:themeColor="text1"/>
          <w:rPrChange w:id="14028" w:author="Barshadskaya, Yuliya" w:date="2024-02-22T23:55:00Z">
            <w:rPr>
              <w:rFonts w:cs="Times New Roman"/>
            </w:rPr>
          </w:rPrChange>
        </w:rPr>
        <w:t>–</w:t>
      </w:r>
      <w:r w:rsidRPr="00324F0C">
        <w:rPr>
          <w:rFonts w:cs="Times New Roman"/>
          <w:color w:val="000000" w:themeColor="text1"/>
          <w:rPrChange w:id="14029" w:author="Barshadskaya, Yuliya" w:date="2024-02-22T23:55:00Z">
            <w:rPr>
              <w:rFonts w:cs="Times New Roman"/>
            </w:rPr>
          </w:rPrChange>
        </w:rPr>
        <w:t>30 мл/мин) и 502 пациент</w:t>
      </w:r>
      <w:r w:rsidR="00F10BE0" w:rsidRPr="00324F0C">
        <w:rPr>
          <w:rFonts w:cs="Times New Roman"/>
          <w:color w:val="000000" w:themeColor="text1"/>
          <w:rPrChange w:id="14030" w:author="Barshadskaya, Yuliya" w:date="2024-02-22T23:55:00Z">
            <w:rPr>
              <w:rFonts w:cs="Times New Roman"/>
            </w:rPr>
          </w:rPrChange>
        </w:rPr>
        <w:t>ов</w:t>
      </w:r>
      <w:r w:rsidRPr="00324F0C">
        <w:rPr>
          <w:rFonts w:cs="Times New Roman"/>
          <w:color w:val="000000" w:themeColor="text1"/>
          <w:rPrChange w:id="14031" w:author="Barshadskaya, Yuliya" w:date="2024-02-22T23:55:00Z">
            <w:rPr>
              <w:rFonts w:cs="Times New Roman"/>
            </w:rPr>
          </w:rPrChange>
        </w:rPr>
        <w:t xml:space="preserve"> с нормальной функцией почек (</w:t>
      </w:r>
      <w:r w:rsidR="00F10BE0" w:rsidRPr="00324F0C">
        <w:rPr>
          <w:rFonts w:cs="Times New Roman"/>
          <w:color w:val="000000" w:themeColor="text1"/>
          <w:rPrChange w:id="14032" w:author="Barshadskaya, Yuliya" w:date="2024-02-22T23:55:00Z">
            <w:rPr>
              <w:rFonts w:cs="Times New Roman"/>
            </w:rPr>
          </w:rPrChange>
        </w:rPr>
        <w:t xml:space="preserve">≥ </w:t>
      </w:r>
      <w:r w:rsidRPr="00324F0C">
        <w:rPr>
          <w:rFonts w:cs="Times New Roman"/>
          <w:color w:val="000000" w:themeColor="text1"/>
          <w:rPrChange w:id="14033" w:author="Barshadskaya, Yuliya" w:date="2024-02-22T23:55:00Z">
            <w:rPr>
              <w:rFonts w:cs="Times New Roman"/>
            </w:rPr>
          </w:rPrChange>
        </w:rPr>
        <w:t xml:space="preserve">90 мл/мин). Пациенты с </w:t>
      </w:r>
      <w:r w:rsidR="00364923" w:rsidRPr="00324F0C">
        <w:rPr>
          <w:rFonts w:cs="Times New Roman"/>
          <w:color w:val="000000" w:themeColor="text1"/>
          <w:rPrChange w:id="14034" w:author="Barshadskaya, Yuliya" w:date="2024-02-22T23:55:00Z">
            <w:rPr>
              <w:rFonts w:cs="Times New Roman"/>
            </w:rPr>
          </w:rPrChange>
        </w:rPr>
        <w:t>клиренсом креатинина</w:t>
      </w:r>
      <w:r w:rsidRPr="00324F0C">
        <w:rPr>
          <w:rFonts w:cs="Times New Roman"/>
          <w:color w:val="000000" w:themeColor="text1"/>
          <w:rPrChange w:id="14035" w:author="Barshadskaya, Yuliya" w:date="2024-02-22T23:55:00Z">
            <w:rPr>
              <w:rFonts w:cs="Times New Roman"/>
            </w:rPr>
          </w:rPrChange>
        </w:rPr>
        <w:t xml:space="preserve"> </w:t>
      </w:r>
      <w:r w:rsidR="004C4C39" w:rsidRPr="00324F0C">
        <w:rPr>
          <w:rFonts w:cs="Times New Roman"/>
          <w:color w:val="000000" w:themeColor="text1"/>
          <w:rPrChange w:id="14036" w:author="Barshadskaya, Yuliya" w:date="2024-02-22T23:55:00Z">
            <w:rPr>
              <w:rFonts w:cs="Times New Roman"/>
            </w:rPr>
          </w:rPrChange>
        </w:rPr>
        <w:t>≤</w:t>
      </w:r>
      <w:r w:rsidR="004C4C39" w:rsidRPr="00324F0C" w:rsidDel="004C4C39">
        <w:rPr>
          <w:rFonts w:cs="Times New Roman"/>
          <w:color w:val="000000" w:themeColor="text1"/>
          <w:rPrChange w:id="14037" w:author="Barshadskaya, Yuliya" w:date="2024-02-22T23:55:00Z">
            <w:rPr>
              <w:rFonts w:cs="Times New Roman"/>
            </w:rPr>
          </w:rPrChange>
        </w:rPr>
        <w:t xml:space="preserve"> </w:t>
      </w:r>
      <w:r w:rsidRPr="00324F0C">
        <w:rPr>
          <w:rFonts w:cs="Times New Roman"/>
          <w:color w:val="000000" w:themeColor="text1"/>
          <w:rPrChange w:id="14038" w:author="Barshadskaya, Yuliya" w:date="2024-02-22T23:55:00Z">
            <w:rPr>
              <w:rFonts w:cs="Times New Roman"/>
            </w:rPr>
          </w:rPrChange>
        </w:rPr>
        <w:t>10 мл/мин в клинически</w:t>
      </w:r>
      <w:r w:rsidR="004C4C39" w:rsidRPr="00324F0C">
        <w:rPr>
          <w:rFonts w:cs="Times New Roman"/>
          <w:color w:val="000000" w:themeColor="text1"/>
          <w:rPrChange w:id="14039" w:author="Barshadskaya, Yuliya" w:date="2024-02-22T23:55:00Z">
            <w:rPr>
              <w:rFonts w:cs="Times New Roman"/>
            </w:rPr>
          </w:rPrChange>
        </w:rPr>
        <w:t>х ис</w:t>
      </w:r>
      <w:r w:rsidR="00EF4998" w:rsidRPr="00324F0C">
        <w:rPr>
          <w:rFonts w:cs="Times New Roman"/>
          <w:color w:val="000000" w:themeColor="text1"/>
          <w:rPrChange w:id="14040" w:author="Barshadskaya, Yuliya" w:date="2024-02-22T23:55:00Z">
            <w:rPr>
              <w:rFonts w:cs="Times New Roman"/>
            </w:rPr>
          </w:rPrChange>
        </w:rPr>
        <w:t>с</w:t>
      </w:r>
      <w:r w:rsidR="004C4C39" w:rsidRPr="00324F0C">
        <w:rPr>
          <w:rFonts w:cs="Times New Roman"/>
          <w:color w:val="000000" w:themeColor="text1"/>
          <w:rPrChange w:id="14041" w:author="Barshadskaya, Yuliya" w:date="2024-02-22T23:55:00Z">
            <w:rPr>
              <w:rFonts w:cs="Times New Roman"/>
            </w:rPr>
          </w:rPrChange>
        </w:rPr>
        <w:t xml:space="preserve">ледованиях не участвовали </w:t>
      </w:r>
      <w:ins w:id="14042" w:author="Barshadskaya, Yuliya" w:date="2024-01-15T19:09:00Z">
        <w:r w:rsidR="00CB5412" w:rsidRPr="00324F0C">
          <w:rPr>
            <w:rFonts w:cs="Times New Roman"/>
            <w:color w:val="000000" w:themeColor="text1"/>
            <w:lang w:val="en-US"/>
          </w:rPr>
          <w:fldChar w:fldCharType="begin"/>
        </w:r>
        <w:r w:rsidR="00CB5412" w:rsidRPr="00324F0C">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CB5412" w:rsidRPr="00324F0C">
          <w:rPr>
            <w:rFonts w:cs="Times New Roman"/>
            <w:color w:val="000000" w:themeColor="text1"/>
            <w:lang w:val="en-US"/>
            <w:rPrChange w:id="14043" w:author="Barshadskaya, Yuliya" w:date="2024-02-22T23:55:00Z">
              <w:rPr>
                <w:rFonts w:cs="Times New Roman"/>
                <w:color w:val="000000" w:themeColor="text1"/>
                <w:lang w:val="en-US"/>
              </w:rPr>
            </w:rPrChange>
          </w:rPr>
          <w:fldChar w:fldCharType="separate"/>
        </w:r>
        <w:r w:rsidR="00CB5412" w:rsidRPr="00324F0C">
          <w:rPr>
            <w:rFonts w:cs="Times New Roman"/>
            <w:color w:val="000000" w:themeColor="text1"/>
          </w:rPr>
          <w:t>[1]</w:t>
        </w:r>
        <w:r w:rsidR="00CB5412" w:rsidRPr="00324F0C">
          <w:rPr>
            <w:rFonts w:cs="Times New Roman"/>
            <w:color w:val="000000" w:themeColor="text1"/>
            <w:lang w:val="en-US"/>
          </w:rPr>
          <w:fldChar w:fldCharType="end"/>
        </w:r>
      </w:ins>
      <w:del w:id="14044" w:author="Barshadskaya, Yuliya" w:date="2024-01-15T19:09:00Z">
        <w:r w:rsidR="002F060F" w:rsidRPr="00324F0C" w:rsidDel="00CB5412">
          <w:rPr>
            <w:rFonts w:cs="Times New Roman"/>
            <w:color w:val="000000" w:themeColor="text1"/>
            <w:rPrChange w:id="14045" w:author="Barshadskaya, Yuliya" w:date="2024-02-22T23:55:00Z">
              <w:rPr>
                <w:rFonts w:cs="Times New Roman"/>
              </w:rPr>
            </w:rPrChange>
          </w:rPr>
          <w:fldChar w:fldCharType="begin"/>
        </w:r>
        <w:r w:rsidR="002F060F" w:rsidRPr="00324F0C" w:rsidDel="00CB5412">
          <w:rPr>
            <w:rFonts w:cs="Times New Roman"/>
            <w:color w:val="000000" w:themeColor="text1"/>
            <w:rPrChange w:id="14046" w:author="Barshadskaya, Yuliya" w:date="2024-02-22T23:55:00Z">
              <w:rPr>
                <w:rFonts w:cs="Times New Roman"/>
              </w:rPr>
            </w:rPrChange>
          </w:rPr>
          <w:delInstrText xml:space="preserve"> ADDIN ZOTERO_ITEM CSL_CITATION {"citationID":"9rh5iWTM","properties":{"formattedCitation":"(13)","plainCitation":"(13)","noteIndex":0},"citationItems":[{"id":161897,"uris":["http://zotero.org/groups/4735135/items/WX22NTFD"],"itemData":{"id":161897,"type":"webpage","title":"Assessment report. Tagrisso","URL":"https://www.ema.europa.eu/en/documents/assessment-report/tagrisso-epar-public-assessment-report_en.pdf","author":[{"family":"EMA","given":""}],"accessed":{"date-parts":[["2022",8,2]]},"issued":{"date-parts":[["2015"]]}}}],"schema":"https://github.com/citation-style-language/schema/raw/master/csl-citation.json"} </w:delInstrText>
        </w:r>
        <w:r w:rsidR="002F060F" w:rsidRPr="00324F0C" w:rsidDel="00CB5412">
          <w:rPr>
            <w:rFonts w:cs="Times New Roman"/>
            <w:color w:val="000000" w:themeColor="text1"/>
            <w:rPrChange w:id="14047" w:author="Barshadskaya, Yuliya" w:date="2024-02-22T23:55:00Z">
              <w:rPr>
                <w:rFonts w:cs="Times New Roman"/>
              </w:rPr>
            </w:rPrChange>
          </w:rPr>
          <w:fldChar w:fldCharType="separate"/>
        </w:r>
        <w:r w:rsidR="002F060F" w:rsidRPr="00324F0C" w:rsidDel="00CB5412">
          <w:rPr>
            <w:rFonts w:cs="Times New Roman"/>
            <w:color w:val="000000" w:themeColor="text1"/>
            <w:rPrChange w:id="14048" w:author="Barshadskaya, Yuliya" w:date="2024-02-22T23:55:00Z">
              <w:rPr>
                <w:rFonts w:cs="Times New Roman"/>
              </w:rPr>
            </w:rPrChange>
          </w:rPr>
          <w:delText>(13)</w:delText>
        </w:r>
        <w:r w:rsidR="002F060F" w:rsidRPr="00324F0C" w:rsidDel="00CB5412">
          <w:rPr>
            <w:rFonts w:cs="Times New Roman"/>
            <w:color w:val="000000" w:themeColor="text1"/>
            <w:rPrChange w:id="14049" w:author="Barshadskaya, Yuliya" w:date="2024-02-22T23:55:00Z">
              <w:rPr>
                <w:rFonts w:cs="Times New Roman"/>
              </w:rPr>
            </w:rPrChange>
          </w:rPr>
          <w:fldChar w:fldCharType="end"/>
        </w:r>
      </w:del>
      <w:r w:rsidR="00D404A2" w:rsidRPr="00324F0C">
        <w:rPr>
          <w:rFonts w:cs="Times New Roman"/>
          <w:color w:val="000000" w:themeColor="text1"/>
          <w:rPrChange w:id="14050" w:author="Barshadskaya, Yuliya" w:date="2024-02-22T23:55:00Z">
            <w:rPr>
              <w:rFonts w:cs="Times New Roman"/>
            </w:rPr>
          </w:rPrChange>
        </w:rPr>
        <w:t>.</w:t>
      </w:r>
      <w:ins w:id="14051" w:author="Barshadskaya, Yuliya" w:date="2024-02-22T23:55:00Z">
        <w:r w:rsidR="00324F0C">
          <w:rPr>
            <w:rFonts w:cs="Times New Roman"/>
            <w:color w:val="000000" w:themeColor="text1"/>
          </w:rPr>
          <w:t xml:space="preserve"> </w:t>
        </w:r>
      </w:ins>
    </w:p>
    <w:p w14:paraId="5F89C738" w14:textId="77777777" w:rsidR="0018758A" w:rsidRPr="006E6534" w:rsidRDefault="0018758A">
      <w:pPr>
        <w:spacing w:after="0" w:line="240" w:lineRule="auto"/>
        <w:rPr>
          <w:rFonts w:cs="Times New Roman"/>
          <w:color w:val="000000" w:themeColor="text1"/>
          <w:rPrChange w:id="14052" w:author="N F" w:date="2023-12-05T03:08:00Z">
            <w:rPr>
              <w:rFonts w:cs="Times New Roman"/>
            </w:rPr>
          </w:rPrChange>
        </w:rPr>
        <w:pPrChange w:id="14053" w:author="Barshadskaya, Yuliya" w:date="2024-01-15T19:09:00Z">
          <w:pPr/>
        </w:pPrChange>
      </w:pPr>
    </w:p>
    <w:p w14:paraId="3FDD35CD" w14:textId="4E5D2617" w:rsidR="00B92829" w:rsidRPr="006E6534" w:rsidRDefault="0018758A">
      <w:pPr>
        <w:pStyle w:val="4"/>
        <w:numPr>
          <w:ilvl w:val="0"/>
          <w:numId w:val="0"/>
        </w:numPr>
        <w:spacing w:line="240" w:lineRule="auto"/>
        <w:rPr>
          <w:rFonts w:cs="Times New Roman"/>
        </w:rPr>
        <w:pPrChange w:id="14054" w:author="Barshadskaya, Yuliya" w:date="2024-01-15T19:10:00Z">
          <w:pPr>
            <w:pStyle w:val="4"/>
          </w:pPr>
        </w:pPrChange>
      </w:pPr>
      <w:bookmarkStart w:id="14055" w:name="_Toc115733049"/>
      <w:r w:rsidRPr="006E6534">
        <w:rPr>
          <w:rFonts w:cs="Times New Roman"/>
        </w:rPr>
        <w:t>Печеночная недостаточность</w:t>
      </w:r>
      <w:bookmarkEnd w:id="14055"/>
    </w:p>
    <w:p w14:paraId="121766FC" w14:textId="4D82123C" w:rsidR="003C11BE" w:rsidRPr="006E6534" w:rsidRDefault="00000A64" w:rsidP="00415551">
      <w:pPr>
        <w:pStyle w:val="SDText"/>
        <w:rPr>
          <w:ins w:id="14056" w:author="N F" w:date="2023-10-24T23:49:00Z"/>
          <w:rFonts w:cs="Times New Roman"/>
          <w:color w:val="000000" w:themeColor="text1"/>
          <w:rPrChange w:id="14057" w:author="N F" w:date="2023-12-05T03:08:00Z">
            <w:rPr>
              <w:ins w:id="14058" w:author="N F" w:date="2023-10-24T23:49:00Z"/>
              <w:rFonts w:cs="Times New Roman"/>
            </w:rPr>
          </w:rPrChange>
        </w:rPr>
      </w:pPr>
      <w:r w:rsidRPr="006E6534">
        <w:rPr>
          <w:rFonts w:cs="Times New Roman"/>
          <w:color w:val="000000" w:themeColor="text1"/>
          <w:rPrChange w:id="14059" w:author="N F" w:date="2023-12-05T03:08:00Z">
            <w:rPr>
              <w:rFonts w:cs="Times New Roman"/>
            </w:rPr>
          </w:rPrChange>
        </w:rPr>
        <w:t>Осимертиниб</w:t>
      </w:r>
      <w:ins w:id="14060" w:author="N F" w:date="2023-10-24T23:40:00Z">
        <w:r w:rsidR="00167198" w:rsidRPr="006E6534">
          <w:rPr>
            <w:rFonts w:cs="Times New Roman"/>
            <w:color w:val="000000" w:themeColor="text1"/>
            <w:rPrChange w:id="14061" w:author="N F" w:date="2023-12-05T03:08:00Z">
              <w:rPr>
                <w:rFonts w:cs="Times New Roman"/>
              </w:rPr>
            </w:rPrChange>
          </w:rPr>
          <w:t xml:space="preserve"> преимущественно </w:t>
        </w:r>
      </w:ins>
      <w:del w:id="14062" w:author="N F" w:date="2023-10-24T23:40:00Z">
        <w:r w:rsidRPr="006E6534" w:rsidDel="00167198">
          <w:rPr>
            <w:rFonts w:cs="Times New Roman"/>
            <w:color w:val="000000" w:themeColor="text1"/>
            <w:rPrChange w:id="14063" w:author="N F" w:date="2023-12-05T03:08:00Z">
              <w:rPr>
                <w:rFonts w:cs="Times New Roman"/>
              </w:rPr>
            </w:rPrChange>
          </w:rPr>
          <w:delText xml:space="preserve"> </w:delText>
        </w:r>
      </w:del>
      <w:r w:rsidRPr="006E6534">
        <w:rPr>
          <w:rFonts w:cs="Times New Roman"/>
          <w:color w:val="000000" w:themeColor="text1"/>
          <w:rPrChange w:id="14064" w:author="N F" w:date="2023-12-05T03:08:00Z">
            <w:rPr>
              <w:rFonts w:cs="Times New Roman"/>
            </w:rPr>
          </w:rPrChange>
        </w:rPr>
        <w:t xml:space="preserve">выводится </w:t>
      </w:r>
      <w:del w:id="14065" w:author="N F" w:date="2023-10-24T23:40:00Z">
        <w:r w:rsidRPr="006E6534" w:rsidDel="00167198">
          <w:rPr>
            <w:rFonts w:cs="Times New Roman"/>
            <w:color w:val="000000" w:themeColor="text1"/>
            <w:rPrChange w:id="14066" w:author="N F" w:date="2023-12-05T03:08:00Z">
              <w:rPr>
                <w:rFonts w:cs="Times New Roman"/>
              </w:rPr>
            </w:rPrChange>
          </w:rPr>
          <w:delText xml:space="preserve">в основном </w:delText>
        </w:r>
      </w:del>
      <w:del w:id="14067" w:author="N F" w:date="2023-10-24T23:41:00Z">
        <w:r w:rsidR="00AA0F8B" w:rsidRPr="006E6534" w:rsidDel="00085D51">
          <w:rPr>
            <w:rFonts w:cs="Times New Roman"/>
            <w:color w:val="000000" w:themeColor="text1"/>
            <w:rPrChange w:id="14068" w:author="N F" w:date="2023-12-05T03:08:00Z">
              <w:rPr>
                <w:rFonts w:cs="Times New Roman"/>
              </w:rPr>
            </w:rPrChange>
          </w:rPr>
          <w:delText>с желчью</w:delText>
        </w:r>
      </w:del>
      <w:ins w:id="14069" w:author="N F" w:date="2023-10-24T23:41:00Z">
        <w:r w:rsidR="00085D51" w:rsidRPr="006E6534">
          <w:rPr>
            <w:rFonts w:cs="Times New Roman"/>
            <w:color w:val="000000" w:themeColor="text1"/>
            <w:rPrChange w:id="14070" w:author="N F" w:date="2023-12-05T03:08:00Z">
              <w:rPr>
                <w:rFonts w:cs="Times New Roman"/>
              </w:rPr>
            </w:rPrChange>
          </w:rPr>
          <w:t>через печень</w:t>
        </w:r>
      </w:ins>
      <w:r w:rsidRPr="006E6534">
        <w:rPr>
          <w:rFonts w:cs="Times New Roman"/>
          <w:color w:val="000000" w:themeColor="text1"/>
          <w:rPrChange w:id="14071" w:author="N F" w:date="2023-12-05T03:08:00Z">
            <w:rPr>
              <w:rFonts w:cs="Times New Roman"/>
            </w:rPr>
          </w:rPrChange>
        </w:rPr>
        <w:t xml:space="preserve">. В клиническом исследовании </w:t>
      </w:r>
      <w:r w:rsidR="000128AC" w:rsidRPr="006E6534">
        <w:rPr>
          <w:rFonts w:cs="Times New Roman"/>
          <w:color w:val="000000" w:themeColor="text1"/>
          <w:rPrChange w:id="14072" w:author="N F" w:date="2023-12-05T03:08:00Z">
            <w:rPr>
              <w:rFonts w:cs="Times New Roman"/>
            </w:rPr>
          </w:rPrChange>
        </w:rPr>
        <w:t xml:space="preserve">у </w:t>
      </w:r>
      <w:r w:rsidRPr="006E6534">
        <w:rPr>
          <w:rFonts w:cs="Times New Roman"/>
          <w:color w:val="000000" w:themeColor="text1"/>
          <w:rPrChange w:id="14073" w:author="N F" w:date="2023-12-05T03:08:00Z">
            <w:rPr>
              <w:rFonts w:cs="Times New Roman"/>
            </w:rPr>
          </w:rPrChange>
        </w:rPr>
        <w:t>пациент</w:t>
      </w:r>
      <w:r w:rsidR="00C903CD" w:rsidRPr="006E6534">
        <w:rPr>
          <w:rFonts w:cs="Times New Roman"/>
          <w:color w:val="000000" w:themeColor="text1"/>
          <w:rPrChange w:id="14074" w:author="N F" w:date="2023-12-05T03:08:00Z">
            <w:rPr>
              <w:rFonts w:cs="Times New Roman"/>
            </w:rPr>
          </w:rPrChange>
        </w:rPr>
        <w:t>ов</w:t>
      </w:r>
      <w:r w:rsidRPr="006E6534">
        <w:rPr>
          <w:rFonts w:cs="Times New Roman"/>
          <w:color w:val="000000" w:themeColor="text1"/>
          <w:rPrChange w:id="14075" w:author="N F" w:date="2023-12-05T03:08:00Z">
            <w:rPr>
              <w:rFonts w:cs="Times New Roman"/>
            </w:rPr>
          </w:rPrChange>
        </w:rPr>
        <w:t xml:space="preserve"> с различными типами </w:t>
      </w:r>
      <w:ins w:id="14076" w:author="N F" w:date="2023-10-24T23:42:00Z">
        <w:r w:rsidR="00085D51" w:rsidRPr="006E6534">
          <w:rPr>
            <w:rFonts w:cs="Times New Roman"/>
            <w:color w:val="000000" w:themeColor="text1"/>
            <w:rPrChange w:id="14077" w:author="N F" w:date="2023-12-05T03:08:00Z">
              <w:rPr>
                <w:rFonts w:cs="Times New Roman"/>
              </w:rPr>
            </w:rPrChange>
          </w:rPr>
          <w:t xml:space="preserve">распространенных </w:t>
        </w:r>
      </w:ins>
      <w:r w:rsidRPr="006E6534">
        <w:rPr>
          <w:rFonts w:cs="Times New Roman"/>
          <w:color w:val="000000" w:themeColor="text1"/>
          <w:rPrChange w:id="14078" w:author="N F" w:date="2023-12-05T03:08:00Z">
            <w:rPr>
              <w:rFonts w:cs="Times New Roman"/>
            </w:rPr>
          </w:rPrChange>
        </w:rPr>
        <w:t xml:space="preserve">солидных опухолей и с легкой печеночной недостаточностью (тип A по Чайлд-Пью, средний балл = 5,3, n = 7) или умеренной печеночной недостаточностью (тип B по Чайлд-Пью, средний балл = 8,2, n = 5) не </w:t>
      </w:r>
      <w:r w:rsidR="000128AC" w:rsidRPr="006E6534">
        <w:rPr>
          <w:rFonts w:cs="Times New Roman"/>
          <w:color w:val="000000" w:themeColor="text1"/>
          <w:rPrChange w:id="14079" w:author="N F" w:date="2023-12-05T03:08:00Z">
            <w:rPr>
              <w:rFonts w:cs="Times New Roman"/>
            </w:rPr>
          </w:rPrChange>
        </w:rPr>
        <w:t xml:space="preserve">наблюдали </w:t>
      </w:r>
      <w:r w:rsidRPr="006E6534">
        <w:rPr>
          <w:rFonts w:cs="Times New Roman"/>
          <w:color w:val="000000" w:themeColor="text1"/>
          <w:rPrChange w:id="14080" w:author="N F" w:date="2023-12-05T03:08:00Z">
            <w:rPr>
              <w:rFonts w:cs="Times New Roman"/>
            </w:rPr>
          </w:rPrChange>
        </w:rPr>
        <w:t xml:space="preserve">увеличения </w:t>
      </w:r>
      <w:r w:rsidR="00690B37" w:rsidRPr="006E6534">
        <w:rPr>
          <w:rFonts w:cs="Times New Roman"/>
          <w:color w:val="000000" w:themeColor="text1"/>
          <w:rPrChange w:id="14081" w:author="N F" w:date="2023-12-05T03:08:00Z">
            <w:rPr>
              <w:rFonts w:cs="Times New Roman"/>
            </w:rPr>
          </w:rPrChange>
        </w:rPr>
        <w:t xml:space="preserve">показателей экспозиции осимертиниба </w:t>
      </w:r>
      <w:r w:rsidR="0027211C" w:rsidRPr="006E6534">
        <w:rPr>
          <w:rFonts w:cs="Times New Roman"/>
          <w:color w:val="000000" w:themeColor="text1"/>
          <w:rPrChange w:id="14082" w:author="N F" w:date="2023-12-05T03:08:00Z">
            <w:rPr>
              <w:rFonts w:cs="Times New Roman"/>
            </w:rPr>
          </w:rPrChange>
        </w:rPr>
        <w:t>после однократного приема 80 мг препарата Тагриссо</w:t>
      </w:r>
      <w:r w:rsidR="0027211C" w:rsidRPr="006E6534" w:rsidDel="00690B37">
        <w:rPr>
          <w:rFonts w:cs="Times New Roman"/>
          <w:color w:val="000000" w:themeColor="text1"/>
          <w:rPrChange w:id="14083" w:author="N F" w:date="2023-12-05T03:08:00Z">
            <w:rPr>
              <w:rFonts w:cs="Times New Roman"/>
            </w:rPr>
          </w:rPrChange>
        </w:rPr>
        <w:t xml:space="preserve"> </w:t>
      </w:r>
      <w:r w:rsidR="00690B37" w:rsidRPr="006E6534">
        <w:rPr>
          <w:rFonts w:cs="Times New Roman"/>
          <w:color w:val="000000" w:themeColor="text1"/>
          <w:rPrChange w:id="14084" w:author="N F" w:date="2023-12-05T03:08:00Z">
            <w:rPr>
              <w:rFonts w:cs="Times New Roman"/>
            </w:rPr>
          </w:rPrChange>
        </w:rPr>
        <w:t xml:space="preserve">при </w:t>
      </w:r>
      <w:r w:rsidRPr="006E6534">
        <w:rPr>
          <w:rFonts w:cs="Times New Roman"/>
          <w:color w:val="000000" w:themeColor="text1"/>
          <w:rPrChange w:id="14085" w:author="N F" w:date="2023-12-05T03:08:00Z">
            <w:rPr>
              <w:rFonts w:cs="Times New Roman"/>
            </w:rPr>
          </w:rPrChange>
        </w:rPr>
        <w:t>сравнени</w:t>
      </w:r>
      <w:r w:rsidR="00690B37" w:rsidRPr="006E6534">
        <w:rPr>
          <w:rFonts w:cs="Times New Roman"/>
          <w:color w:val="000000" w:themeColor="text1"/>
          <w:rPrChange w:id="14086" w:author="N F" w:date="2023-12-05T03:08:00Z">
            <w:rPr>
              <w:rFonts w:cs="Times New Roman"/>
            </w:rPr>
          </w:rPrChange>
        </w:rPr>
        <w:t>и</w:t>
      </w:r>
      <w:r w:rsidRPr="006E6534">
        <w:rPr>
          <w:rFonts w:cs="Times New Roman"/>
          <w:color w:val="000000" w:themeColor="text1"/>
          <w:rPrChange w:id="14087" w:author="N F" w:date="2023-12-05T03:08:00Z">
            <w:rPr>
              <w:rFonts w:cs="Times New Roman"/>
            </w:rPr>
          </w:rPrChange>
        </w:rPr>
        <w:t xml:space="preserve"> с </w:t>
      </w:r>
      <w:r w:rsidR="00690B37" w:rsidRPr="006E6534">
        <w:rPr>
          <w:rFonts w:cs="Times New Roman"/>
          <w:color w:val="000000" w:themeColor="text1"/>
          <w:rPrChange w:id="14088" w:author="N F" w:date="2023-12-05T03:08:00Z">
            <w:rPr>
              <w:rFonts w:cs="Times New Roman"/>
            </w:rPr>
          </w:rPrChange>
        </w:rPr>
        <w:t xml:space="preserve">показателями у </w:t>
      </w:r>
      <w:r w:rsidRPr="006E6534">
        <w:rPr>
          <w:rFonts w:cs="Times New Roman"/>
          <w:color w:val="000000" w:themeColor="text1"/>
          <w:rPrChange w:id="14089" w:author="N F" w:date="2023-12-05T03:08:00Z">
            <w:rPr>
              <w:rFonts w:cs="Times New Roman"/>
            </w:rPr>
          </w:rPrChange>
        </w:rPr>
        <w:t>пациент</w:t>
      </w:r>
      <w:r w:rsidR="00690B37" w:rsidRPr="006E6534">
        <w:rPr>
          <w:rFonts w:cs="Times New Roman"/>
          <w:color w:val="000000" w:themeColor="text1"/>
          <w:rPrChange w:id="14090" w:author="N F" w:date="2023-12-05T03:08:00Z">
            <w:rPr>
              <w:rFonts w:cs="Times New Roman"/>
            </w:rPr>
          </w:rPrChange>
        </w:rPr>
        <w:t>ов</w:t>
      </w:r>
      <w:r w:rsidRPr="006E6534">
        <w:rPr>
          <w:rFonts w:cs="Times New Roman"/>
          <w:color w:val="000000" w:themeColor="text1"/>
          <w:rPrChange w:id="14091" w:author="N F" w:date="2023-12-05T03:08:00Z">
            <w:rPr>
              <w:rFonts w:cs="Times New Roman"/>
            </w:rPr>
          </w:rPrChange>
        </w:rPr>
        <w:t xml:space="preserve"> с нормальной функцией печени (n = 10). </w:t>
      </w:r>
      <w:del w:id="14092" w:author="N F" w:date="2023-10-24T23:45:00Z">
        <w:r w:rsidR="006060FB" w:rsidRPr="006E6534" w:rsidDel="00085D51">
          <w:rPr>
            <w:rFonts w:cs="Times New Roman"/>
            <w:color w:val="000000" w:themeColor="text1"/>
            <w:rPrChange w:id="14093" w:author="N F" w:date="2023-12-05T03:08:00Z">
              <w:rPr>
                <w:rFonts w:cs="Times New Roman"/>
              </w:rPr>
            </w:rPrChange>
          </w:rPr>
          <w:delText>С</w:delText>
        </w:r>
        <w:r w:rsidR="00996D70" w:rsidRPr="006E6534" w:rsidDel="00085D51">
          <w:rPr>
            <w:rFonts w:cs="Times New Roman"/>
            <w:color w:val="000000" w:themeColor="text1"/>
            <w:rPrChange w:id="14094" w:author="N F" w:date="2023-12-05T03:08:00Z">
              <w:rPr>
                <w:rFonts w:cs="Times New Roman"/>
              </w:rPr>
            </w:rPrChange>
          </w:rPr>
          <w:delText>редни</w:delText>
        </w:r>
        <w:r w:rsidR="006060FB" w:rsidRPr="006E6534" w:rsidDel="00085D51">
          <w:rPr>
            <w:rFonts w:cs="Times New Roman"/>
            <w:color w:val="000000" w:themeColor="text1"/>
            <w:rPrChange w:id="14095" w:author="N F" w:date="2023-12-05T03:08:00Z">
              <w:rPr>
                <w:rFonts w:cs="Times New Roman"/>
              </w:rPr>
            </w:rPrChange>
          </w:rPr>
          <w:delText>е</w:delText>
        </w:r>
        <w:r w:rsidR="00996D70" w:rsidRPr="006E6534" w:rsidDel="00085D51">
          <w:rPr>
            <w:rFonts w:cs="Times New Roman"/>
            <w:color w:val="000000" w:themeColor="text1"/>
            <w:rPrChange w:id="14096" w:author="N F" w:date="2023-12-05T03:08:00Z">
              <w:rPr>
                <w:rFonts w:cs="Times New Roman"/>
              </w:rPr>
            </w:rPrChange>
          </w:rPr>
          <w:delText xml:space="preserve"> геометрически</w:delText>
        </w:r>
        <w:r w:rsidR="006060FB" w:rsidRPr="006E6534" w:rsidDel="00085D51">
          <w:rPr>
            <w:rFonts w:cs="Times New Roman"/>
            <w:color w:val="000000" w:themeColor="text1"/>
            <w:rPrChange w:id="14097" w:author="N F" w:date="2023-12-05T03:08:00Z">
              <w:rPr>
                <w:rFonts w:cs="Times New Roman"/>
              </w:rPr>
            </w:rPrChange>
          </w:rPr>
          <w:delText>е</w:delText>
        </w:r>
        <w:r w:rsidR="00996D70" w:rsidRPr="006E6534" w:rsidDel="00085D51">
          <w:rPr>
            <w:rFonts w:cs="Times New Roman"/>
            <w:color w:val="000000" w:themeColor="text1"/>
            <w:rPrChange w:id="14098" w:author="N F" w:date="2023-12-05T03:08:00Z">
              <w:rPr>
                <w:rFonts w:cs="Times New Roman"/>
              </w:rPr>
            </w:rPrChange>
          </w:rPr>
          <w:delText xml:space="preserve"> значени</w:delText>
        </w:r>
        <w:r w:rsidR="006060FB" w:rsidRPr="006E6534" w:rsidDel="00085D51">
          <w:rPr>
            <w:rFonts w:cs="Times New Roman"/>
            <w:color w:val="000000" w:themeColor="text1"/>
            <w:rPrChange w:id="14099" w:author="N F" w:date="2023-12-05T03:08:00Z">
              <w:rPr>
                <w:rFonts w:cs="Times New Roman"/>
              </w:rPr>
            </w:rPrChange>
          </w:rPr>
          <w:delText>я</w:delText>
        </w:r>
        <w:r w:rsidR="00996D70" w:rsidRPr="006E6534" w:rsidDel="00085D51">
          <w:rPr>
            <w:rFonts w:cs="Times New Roman"/>
            <w:color w:val="000000" w:themeColor="text1"/>
            <w:rPrChange w:id="14100" w:author="N F" w:date="2023-12-05T03:08:00Z">
              <w:rPr>
                <w:rFonts w:cs="Times New Roman"/>
              </w:rPr>
            </w:rPrChange>
          </w:rPr>
          <w:delText xml:space="preserve"> </w:delText>
        </w:r>
      </w:del>
      <w:ins w:id="14101" w:author="N F" w:date="2023-10-24T23:45:00Z">
        <w:r w:rsidR="00085D51" w:rsidRPr="006E6534">
          <w:rPr>
            <w:rFonts w:cs="Times New Roman"/>
            <w:color w:val="000000" w:themeColor="text1"/>
            <w:rPrChange w:id="14102" w:author="N F" w:date="2023-12-05T03:08:00Z">
              <w:rPr>
                <w:rFonts w:cs="Times New Roman"/>
              </w:rPr>
            </w:rPrChange>
          </w:rPr>
          <w:t xml:space="preserve">Отношение средних геометрических значений </w:t>
        </w:r>
      </w:ins>
      <w:r w:rsidRPr="006E6534">
        <w:rPr>
          <w:rFonts w:cs="Times New Roman"/>
          <w:color w:val="000000" w:themeColor="text1"/>
          <w:rPrChange w:id="14103" w:author="N F" w:date="2023-12-05T03:08:00Z">
            <w:rPr>
              <w:rFonts w:cs="Times New Roman"/>
            </w:rPr>
          </w:rPrChange>
        </w:rPr>
        <w:t>(90% ДИ) AUC и C</w:t>
      </w:r>
      <w:r w:rsidRPr="006E6534">
        <w:rPr>
          <w:rFonts w:cs="Times New Roman"/>
          <w:color w:val="000000" w:themeColor="text1"/>
          <w:vertAlign w:val="subscript"/>
          <w:rPrChange w:id="14104" w:author="N F" w:date="2023-12-05T03:08:00Z">
            <w:rPr>
              <w:rFonts w:cs="Times New Roman"/>
              <w:vertAlign w:val="subscript"/>
            </w:rPr>
          </w:rPrChange>
        </w:rPr>
        <w:t>max</w:t>
      </w:r>
      <w:r w:rsidRPr="006E6534">
        <w:rPr>
          <w:rFonts w:cs="Times New Roman"/>
          <w:color w:val="000000" w:themeColor="text1"/>
          <w:rPrChange w:id="14105" w:author="N F" w:date="2023-12-05T03:08:00Z">
            <w:rPr>
              <w:rFonts w:cs="Times New Roman"/>
            </w:rPr>
          </w:rPrChange>
        </w:rPr>
        <w:t xml:space="preserve"> </w:t>
      </w:r>
      <w:r w:rsidR="00C903CD" w:rsidRPr="006E6534">
        <w:rPr>
          <w:rFonts w:cs="Times New Roman"/>
          <w:color w:val="000000" w:themeColor="text1"/>
          <w:rPrChange w:id="14106" w:author="N F" w:date="2023-12-05T03:08:00Z">
            <w:rPr>
              <w:rFonts w:cs="Times New Roman"/>
            </w:rPr>
          </w:rPrChange>
        </w:rPr>
        <w:t xml:space="preserve">осимертиниба </w:t>
      </w:r>
      <w:r w:rsidR="006C7037" w:rsidRPr="006E6534">
        <w:rPr>
          <w:rFonts w:cs="Times New Roman"/>
          <w:color w:val="000000" w:themeColor="text1"/>
          <w:rPrChange w:id="14107" w:author="N F" w:date="2023-12-05T03:08:00Z">
            <w:rPr>
              <w:rFonts w:cs="Times New Roman"/>
            </w:rPr>
          </w:rPrChange>
        </w:rPr>
        <w:t xml:space="preserve">составили </w:t>
      </w:r>
      <w:r w:rsidRPr="006E6534">
        <w:rPr>
          <w:rFonts w:cs="Times New Roman"/>
          <w:color w:val="000000" w:themeColor="text1"/>
          <w:rPrChange w:id="14108" w:author="N F" w:date="2023-12-05T03:08:00Z">
            <w:rPr>
              <w:rFonts w:cs="Times New Roman"/>
            </w:rPr>
          </w:rPrChange>
        </w:rPr>
        <w:t>63,3% (47,3; 84,5) и 51,4% (36,6; 72,3)</w:t>
      </w:r>
      <w:r w:rsidR="009564DF" w:rsidRPr="006E6534">
        <w:rPr>
          <w:rFonts w:cs="Times New Roman"/>
          <w:color w:val="000000" w:themeColor="text1"/>
          <w:rPrChange w:id="14109" w:author="N F" w:date="2023-12-05T03:08:00Z">
            <w:rPr>
              <w:rFonts w:cs="Times New Roman"/>
            </w:rPr>
          </w:rPrChange>
        </w:rPr>
        <w:t xml:space="preserve"> соответственно</w:t>
      </w:r>
      <w:r w:rsidRPr="006E6534">
        <w:rPr>
          <w:rFonts w:cs="Times New Roman"/>
          <w:color w:val="000000" w:themeColor="text1"/>
          <w:rPrChange w:id="14110" w:author="N F" w:date="2023-12-05T03:08:00Z">
            <w:rPr>
              <w:rFonts w:cs="Times New Roman"/>
            </w:rPr>
          </w:rPrChange>
        </w:rPr>
        <w:t xml:space="preserve"> у пациентов с легкой печеночной недостаточностью и 68,4% (49,6; 94,2) и 60,7% (41,6; 88,6)</w:t>
      </w:r>
      <w:r w:rsidR="009564DF" w:rsidRPr="006E6534">
        <w:rPr>
          <w:rFonts w:cs="Times New Roman"/>
          <w:color w:val="000000" w:themeColor="text1"/>
          <w:rPrChange w:id="14111" w:author="N F" w:date="2023-12-05T03:08:00Z">
            <w:rPr>
              <w:rFonts w:cs="Times New Roman"/>
            </w:rPr>
          </w:rPrChange>
        </w:rPr>
        <w:t xml:space="preserve"> соответственно</w:t>
      </w:r>
      <w:r w:rsidRPr="006E6534">
        <w:rPr>
          <w:rFonts w:cs="Times New Roman"/>
          <w:color w:val="000000" w:themeColor="text1"/>
          <w:rPrChange w:id="14112" w:author="N F" w:date="2023-12-05T03:08:00Z">
            <w:rPr>
              <w:rFonts w:cs="Times New Roman"/>
            </w:rPr>
          </w:rPrChange>
        </w:rPr>
        <w:t xml:space="preserve"> у больных с умеренной печеночной недостаточностью</w:t>
      </w:r>
      <w:r w:rsidR="0001688A" w:rsidRPr="006E6534">
        <w:rPr>
          <w:rFonts w:cs="Times New Roman"/>
          <w:color w:val="000000" w:themeColor="text1"/>
          <w:rPrChange w:id="14113" w:author="N F" w:date="2023-12-05T03:08:00Z">
            <w:rPr>
              <w:rFonts w:cs="Times New Roman"/>
            </w:rPr>
          </w:rPrChange>
        </w:rPr>
        <w:t xml:space="preserve"> относительно </w:t>
      </w:r>
      <w:r w:rsidR="006060FB" w:rsidRPr="006E6534">
        <w:rPr>
          <w:rFonts w:cs="Times New Roman"/>
          <w:color w:val="000000" w:themeColor="text1"/>
          <w:rPrChange w:id="14114" w:author="N F" w:date="2023-12-05T03:08:00Z">
            <w:rPr>
              <w:rFonts w:cs="Times New Roman"/>
            </w:rPr>
          </w:rPrChange>
        </w:rPr>
        <w:t>значений</w:t>
      </w:r>
      <w:r w:rsidR="0001688A" w:rsidRPr="006E6534">
        <w:rPr>
          <w:rFonts w:cs="Times New Roman"/>
          <w:color w:val="000000" w:themeColor="text1"/>
          <w:rPrChange w:id="14115" w:author="N F" w:date="2023-12-05T03:08:00Z">
            <w:rPr>
              <w:rFonts w:cs="Times New Roman"/>
            </w:rPr>
          </w:rPrChange>
        </w:rPr>
        <w:t>, измеренн</w:t>
      </w:r>
      <w:r w:rsidR="006060FB" w:rsidRPr="006E6534">
        <w:rPr>
          <w:rFonts w:cs="Times New Roman"/>
          <w:color w:val="000000" w:themeColor="text1"/>
          <w:rPrChange w:id="14116" w:author="N F" w:date="2023-12-05T03:08:00Z">
            <w:rPr>
              <w:rFonts w:cs="Times New Roman"/>
            </w:rPr>
          </w:rPrChange>
        </w:rPr>
        <w:t>ых</w:t>
      </w:r>
      <w:r w:rsidR="0001688A" w:rsidRPr="006E6534">
        <w:rPr>
          <w:rFonts w:cs="Times New Roman"/>
          <w:color w:val="000000" w:themeColor="text1"/>
          <w:rPrChange w:id="14117" w:author="N F" w:date="2023-12-05T03:08:00Z">
            <w:rPr>
              <w:rFonts w:cs="Times New Roman"/>
            </w:rPr>
          </w:rPrChange>
        </w:rPr>
        <w:t xml:space="preserve"> у пациентов с нормальной функцией печени</w:t>
      </w:r>
      <w:r w:rsidRPr="006E6534">
        <w:rPr>
          <w:rFonts w:cs="Times New Roman"/>
          <w:color w:val="000000" w:themeColor="text1"/>
          <w:rPrChange w:id="14118" w:author="N F" w:date="2023-12-05T03:08:00Z">
            <w:rPr>
              <w:rFonts w:cs="Times New Roman"/>
            </w:rPr>
          </w:rPrChange>
        </w:rPr>
        <w:t xml:space="preserve">. </w:t>
      </w:r>
      <w:r w:rsidR="00B1527A" w:rsidRPr="006E6534">
        <w:rPr>
          <w:rFonts w:cs="Times New Roman"/>
          <w:color w:val="000000" w:themeColor="text1"/>
          <w:rPrChange w:id="14119" w:author="N F" w:date="2023-12-05T03:08:00Z">
            <w:rPr>
              <w:rFonts w:cs="Times New Roman"/>
            </w:rPr>
          </w:rPrChange>
        </w:rPr>
        <w:t xml:space="preserve">При измерении показателей </w:t>
      </w:r>
      <w:r w:rsidRPr="006E6534">
        <w:rPr>
          <w:rFonts w:cs="Times New Roman"/>
          <w:color w:val="000000" w:themeColor="text1"/>
          <w:rPrChange w:id="14120" w:author="N F" w:date="2023-12-05T03:08:00Z">
            <w:rPr>
              <w:rFonts w:cs="Times New Roman"/>
            </w:rPr>
          </w:rPrChange>
        </w:rPr>
        <w:t>AZ5104</w:t>
      </w:r>
      <w:r w:rsidR="00EE44D3" w:rsidRPr="006E6534">
        <w:rPr>
          <w:rFonts w:cs="Times New Roman"/>
          <w:color w:val="000000" w:themeColor="text1"/>
          <w:rPrChange w:id="14121" w:author="N F" w:date="2023-12-05T03:08:00Z">
            <w:rPr>
              <w:rFonts w:cs="Times New Roman"/>
            </w:rPr>
          </w:rPrChange>
        </w:rPr>
        <w:t xml:space="preserve"> </w:t>
      </w:r>
      <w:r w:rsidR="00B1527A" w:rsidRPr="006E6534">
        <w:rPr>
          <w:rFonts w:cs="Times New Roman"/>
          <w:color w:val="000000" w:themeColor="text1"/>
          <w:rPrChange w:id="14122" w:author="N F" w:date="2023-12-05T03:08:00Z">
            <w:rPr>
              <w:rFonts w:cs="Times New Roman"/>
            </w:rPr>
          </w:rPrChange>
        </w:rPr>
        <w:t>установили, что геометрические средние</w:t>
      </w:r>
      <w:r w:rsidR="00EE44D3" w:rsidRPr="006E6534">
        <w:rPr>
          <w:rFonts w:cs="Times New Roman"/>
          <w:color w:val="000000" w:themeColor="text1"/>
          <w:rPrChange w:id="14123" w:author="N F" w:date="2023-12-05T03:08:00Z">
            <w:rPr>
              <w:rFonts w:cs="Times New Roman"/>
            </w:rPr>
          </w:rPrChange>
        </w:rPr>
        <w:t xml:space="preserve"> </w:t>
      </w:r>
      <w:r w:rsidRPr="006E6534">
        <w:rPr>
          <w:rFonts w:cs="Times New Roman"/>
          <w:color w:val="000000" w:themeColor="text1"/>
          <w:rPrChange w:id="14124" w:author="N F" w:date="2023-12-05T03:08:00Z">
            <w:rPr>
              <w:rFonts w:cs="Times New Roman"/>
            </w:rPr>
          </w:rPrChange>
        </w:rPr>
        <w:t>AUC и C</w:t>
      </w:r>
      <w:r w:rsidRPr="006E6534">
        <w:rPr>
          <w:rFonts w:cs="Times New Roman"/>
          <w:color w:val="000000" w:themeColor="text1"/>
          <w:vertAlign w:val="subscript"/>
          <w:rPrChange w:id="14125" w:author="N F" w:date="2023-12-05T03:08:00Z">
            <w:rPr>
              <w:rFonts w:cs="Times New Roman"/>
              <w:vertAlign w:val="subscript"/>
            </w:rPr>
          </w:rPrChange>
        </w:rPr>
        <w:t>max</w:t>
      </w:r>
      <w:r w:rsidRPr="006E6534">
        <w:rPr>
          <w:rFonts w:cs="Times New Roman"/>
          <w:color w:val="000000" w:themeColor="text1"/>
          <w:rPrChange w:id="14126" w:author="N F" w:date="2023-12-05T03:08:00Z">
            <w:rPr>
              <w:rFonts w:cs="Times New Roman"/>
            </w:rPr>
          </w:rPrChange>
        </w:rPr>
        <w:t xml:space="preserve"> составляли 66,5% (43,4; 101,9) и 66,3% (45,3; 96,9) у пациентов с нарушением функции печени легкой степени и 50,9% (31,7; 81,6) и 44,0% (28,9; 67,1) у пациентов с нарушением функции печени средней степени тяжести </w:t>
      </w:r>
      <w:r w:rsidR="00B1527A" w:rsidRPr="006E6534">
        <w:rPr>
          <w:rFonts w:cs="Times New Roman"/>
          <w:color w:val="000000" w:themeColor="text1"/>
          <w:rPrChange w:id="14127" w:author="N F" w:date="2023-12-05T03:08:00Z">
            <w:rPr>
              <w:rFonts w:cs="Times New Roman"/>
            </w:rPr>
          </w:rPrChange>
        </w:rPr>
        <w:t xml:space="preserve">относительно </w:t>
      </w:r>
      <w:r w:rsidR="00170471" w:rsidRPr="006E6534">
        <w:rPr>
          <w:rFonts w:cs="Times New Roman"/>
          <w:color w:val="000000" w:themeColor="text1"/>
          <w:rPrChange w:id="14128" w:author="N F" w:date="2023-12-05T03:08:00Z">
            <w:rPr>
              <w:rFonts w:cs="Times New Roman"/>
            </w:rPr>
          </w:rPrChange>
        </w:rPr>
        <w:t xml:space="preserve">значений </w:t>
      </w:r>
      <w:r w:rsidRPr="006E6534">
        <w:rPr>
          <w:rFonts w:cs="Times New Roman"/>
          <w:color w:val="000000" w:themeColor="text1"/>
          <w:rPrChange w:id="14129" w:author="N F" w:date="2023-12-05T03:08:00Z">
            <w:rPr>
              <w:rFonts w:cs="Times New Roman"/>
            </w:rPr>
          </w:rPrChange>
        </w:rPr>
        <w:t xml:space="preserve">у пациентов с нормальной функцией печени. На основании </w:t>
      </w:r>
      <w:r w:rsidR="00246D67" w:rsidRPr="006E6534">
        <w:rPr>
          <w:rFonts w:cs="Times New Roman"/>
          <w:color w:val="000000" w:themeColor="text1"/>
          <w:rPrChange w:id="14130" w:author="N F" w:date="2023-12-05T03:08:00Z">
            <w:rPr>
              <w:rFonts w:cs="Times New Roman"/>
            </w:rPr>
          </w:rPrChange>
        </w:rPr>
        <w:t>популяционного анализа фармакокинетических показателей не</w:t>
      </w:r>
      <w:r w:rsidR="006C7037" w:rsidRPr="006E6534">
        <w:rPr>
          <w:rFonts w:cs="Times New Roman"/>
          <w:color w:val="000000" w:themeColor="text1"/>
          <w:rPrChange w:id="14131" w:author="N F" w:date="2023-12-05T03:08:00Z">
            <w:rPr>
              <w:rFonts w:cs="Times New Roman"/>
            </w:rPr>
          </w:rPrChange>
        </w:rPr>
        <w:t xml:space="preserve"> </w:t>
      </w:r>
      <w:r w:rsidRPr="006E6534">
        <w:rPr>
          <w:rFonts w:cs="Times New Roman"/>
          <w:color w:val="000000" w:themeColor="text1"/>
          <w:rPrChange w:id="14132" w:author="N F" w:date="2023-12-05T03:08:00Z">
            <w:rPr>
              <w:rFonts w:cs="Times New Roman"/>
            </w:rPr>
          </w:rPrChange>
        </w:rPr>
        <w:t>выяв</w:t>
      </w:r>
      <w:r w:rsidR="00246D67" w:rsidRPr="006E6534">
        <w:rPr>
          <w:rFonts w:cs="Times New Roman"/>
          <w:color w:val="000000" w:themeColor="text1"/>
          <w:rPrChange w:id="14133" w:author="N F" w:date="2023-12-05T03:08:00Z">
            <w:rPr>
              <w:rFonts w:cs="Times New Roman"/>
            </w:rPr>
          </w:rPrChange>
        </w:rPr>
        <w:t>или</w:t>
      </w:r>
      <w:r w:rsidRPr="006E6534">
        <w:rPr>
          <w:rFonts w:cs="Times New Roman"/>
          <w:color w:val="000000" w:themeColor="text1"/>
          <w:rPrChange w:id="14134" w:author="N F" w:date="2023-12-05T03:08:00Z">
            <w:rPr>
              <w:rFonts w:cs="Times New Roman"/>
            </w:rPr>
          </w:rPrChange>
        </w:rPr>
        <w:t xml:space="preserve"> связи между </w:t>
      </w:r>
      <w:r w:rsidR="006C7037" w:rsidRPr="006E6534">
        <w:rPr>
          <w:rFonts w:cs="Times New Roman"/>
          <w:color w:val="000000" w:themeColor="text1"/>
          <w:rPrChange w:id="14135" w:author="N F" w:date="2023-12-05T03:08:00Z">
            <w:rPr>
              <w:rFonts w:cs="Times New Roman"/>
            </w:rPr>
          </w:rPrChange>
        </w:rPr>
        <w:t xml:space="preserve">показателями, отражающими </w:t>
      </w:r>
      <w:r w:rsidRPr="006E6534">
        <w:rPr>
          <w:rFonts w:cs="Times New Roman"/>
          <w:color w:val="000000" w:themeColor="text1"/>
          <w:rPrChange w:id="14136" w:author="N F" w:date="2023-12-05T03:08:00Z">
            <w:rPr>
              <w:rFonts w:cs="Times New Roman"/>
            </w:rPr>
          </w:rPrChange>
        </w:rPr>
        <w:t>функци</w:t>
      </w:r>
      <w:r w:rsidR="006C7037" w:rsidRPr="006E6534">
        <w:rPr>
          <w:rFonts w:cs="Times New Roman"/>
          <w:color w:val="000000" w:themeColor="text1"/>
          <w:rPrChange w:id="14137" w:author="N F" w:date="2023-12-05T03:08:00Z">
            <w:rPr>
              <w:rFonts w:cs="Times New Roman"/>
            </w:rPr>
          </w:rPrChange>
        </w:rPr>
        <w:t>ю</w:t>
      </w:r>
      <w:r w:rsidRPr="006E6534">
        <w:rPr>
          <w:rFonts w:cs="Times New Roman"/>
          <w:color w:val="000000" w:themeColor="text1"/>
          <w:rPrChange w:id="14138" w:author="N F" w:date="2023-12-05T03:08:00Z">
            <w:rPr>
              <w:rFonts w:cs="Times New Roman"/>
            </w:rPr>
          </w:rPrChange>
        </w:rPr>
        <w:t xml:space="preserve"> печени (</w:t>
      </w:r>
      <w:r w:rsidR="006C7037" w:rsidRPr="006E6534">
        <w:rPr>
          <w:rFonts w:cs="Times New Roman"/>
          <w:color w:val="000000" w:themeColor="text1"/>
          <w:rPrChange w:id="14139" w:author="N F" w:date="2023-12-05T03:08:00Z">
            <w:rPr>
              <w:rFonts w:cs="Times New Roman"/>
            </w:rPr>
          </w:rPrChange>
        </w:rPr>
        <w:t>аланинаминотрансфераза [</w:t>
      </w:r>
      <w:r w:rsidRPr="006E6534">
        <w:rPr>
          <w:rFonts w:cs="Times New Roman"/>
          <w:color w:val="000000" w:themeColor="text1"/>
          <w:rPrChange w:id="14140" w:author="N F" w:date="2023-12-05T03:08:00Z">
            <w:rPr>
              <w:rFonts w:cs="Times New Roman"/>
            </w:rPr>
          </w:rPrChange>
        </w:rPr>
        <w:t>АЛТ</w:t>
      </w:r>
      <w:r w:rsidR="006C7037" w:rsidRPr="006E6534">
        <w:rPr>
          <w:rFonts w:cs="Times New Roman"/>
          <w:color w:val="000000" w:themeColor="text1"/>
          <w:rPrChange w:id="14141" w:author="N F" w:date="2023-12-05T03:08:00Z">
            <w:rPr>
              <w:rFonts w:cs="Times New Roman"/>
            </w:rPr>
          </w:rPrChange>
        </w:rPr>
        <w:t>]</w:t>
      </w:r>
      <w:r w:rsidRPr="006E6534">
        <w:rPr>
          <w:rFonts w:cs="Times New Roman"/>
          <w:color w:val="000000" w:themeColor="text1"/>
          <w:rPrChange w:id="14142" w:author="N F" w:date="2023-12-05T03:08:00Z">
            <w:rPr>
              <w:rFonts w:cs="Times New Roman"/>
            </w:rPr>
          </w:rPrChange>
        </w:rPr>
        <w:t xml:space="preserve">, </w:t>
      </w:r>
      <w:r w:rsidR="006C7037" w:rsidRPr="006E6534">
        <w:rPr>
          <w:rFonts w:cs="Times New Roman"/>
          <w:color w:val="000000" w:themeColor="text1"/>
          <w:rPrChange w:id="14143" w:author="N F" w:date="2023-12-05T03:08:00Z">
            <w:rPr>
              <w:rFonts w:cs="Times New Roman"/>
            </w:rPr>
          </w:rPrChange>
        </w:rPr>
        <w:t>аспартатаминотрансфераза [</w:t>
      </w:r>
      <w:r w:rsidRPr="006E6534">
        <w:rPr>
          <w:rFonts w:cs="Times New Roman"/>
          <w:color w:val="000000" w:themeColor="text1"/>
          <w:rPrChange w:id="14144" w:author="N F" w:date="2023-12-05T03:08:00Z">
            <w:rPr>
              <w:rFonts w:cs="Times New Roman"/>
            </w:rPr>
          </w:rPrChange>
        </w:rPr>
        <w:t>АСТ</w:t>
      </w:r>
      <w:r w:rsidR="006C7037" w:rsidRPr="006E6534">
        <w:rPr>
          <w:rFonts w:cs="Times New Roman"/>
          <w:color w:val="000000" w:themeColor="text1"/>
          <w:rPrChange w:id="14145" w:author="N F" w:date="2023-12-05T03:08:00Z">
            <w:rPr>
              <w:rFonts w:cs="Times New Roman"/>
            </w:rPr>
          </w:rPrChange>
        </w:rPr>
        <w:t>]</w:t>
      </w:r>
      <w:r w:rsidRPr="006E6534">
        <w:rPr>
          <w:rFonts w:cs="Times New Roman"/>
          <w:color w:val="000000" w:themeColor="text1"/>
          <w:rPrChange w:id="14146" w:author="N F" w:date="2023-12-05T03:08:00Z">
            <w:rPr>
              <w:rFonts w:cs="Times New Roman"/>
            </w:rPr>
          </w:rPrChange>
        </w:rPr>
        <w:t xml:space="preserve">, билирубин) и экспозицией осимертиниба. </w:t>
      </w:r>
      <w:r w:rsidR="00EE4993" w:rsidRPr="006E6534">
        <w:rPr>
          <w:rFonts w:cs="Times New Roman"/>
          <w:color w:val="000000" w:themeColor="text1"/>
          <w:rPrChange w:id="14147" w:author="N F" w:date="2023-12-05T03:08:00Z">
            <w:rPr>
              <w:rFonts w:cs="Times New Roman"/>
            </w:rPr>
          </w:rPrChange>
        </w:rPr>
        <w:t>Концентрация с</w:t>
      </w:r>
      <w:r w:rsidRPr="006E6534">
        <w:rPr>
          <w:rFonts w:cs="Times New Roman"/>
          <w:color w:val="000000" w:themeColor="text1"/>
          <w:rPrChange w:id="14148" w:author="N F" w:date="2023-12-05T03:08:00Z">
            <w:rPr>
              <w:rFonts w:cs="Times New Roman"/>
            </w:rPr>
          </w:rPrChange>
        </w:rPr>
        <w:t>ывороточн</w:t>
      </w:r>
      <w:r w:rsidR="00EE4993" w:rsidRPr="006E6534">
        <w:rPr>
          <w:rFonts w:cs="Times New Roman"/>
          <w:color w:val="000000" w:themeColor="text1"/>
          <w:rPrChange w:id="14149" w:author="N F" w:date="2023-12-05T03:08:00Z">
            <w:rPr>
              <w:rFonts w:cs="Times New Roman"/>
            </w:rPr>
          </w:rPrChange>
        </w:rPr>
        <w:t>ого</w:t>
      </w:r>
      <w:r w:rsidRPr="006E6534">
        <w:rPr>
          <w:rFonts w:cs="Times New Roman"/>
          <w:color w:val="000000" w:themeColor="text1"/>
          <w:rPrChange w:id="14150" w:author="N F" w:date="2023-12-05T03:08:00Z">
            <w:rPr>
              <w:rFonts w:cs="Times New Roman"/>
            </w:rPr>
          </w:rPrChange>
        </w:rPr>
        <w:t xml:space="preserve"> альбумин</w:t>
      </w:r>
      <w:r w:rsidR="00EE4993" w:rsidRPr="006E6534">
        <w:rPr>
          <w:rFonts w:cs="Times New Roman"/>
          <w:color w:val="000000" w:themeColor="text1"/>
          <w:rPrChange w:id="14151" w:author="N F" w:date="2023-12-05T03:08:00Z">
            <w:rPr>
              <w:rFonts w:cs="Times New Roman"/>
            </w:rPr>
          </w:rPrChange>
        </w:rPr>
        <w:t xml:space="preserve">а </w:t>
      </w:r>
      <w:ins w:id="14152" w:author="N F" w:date="2023-10-24T23:47:00Z">
        <w:r w:rsidR="00085D51" w:rsidRPr="006E6534">
          <w:rPr>
            <w:rFonts w:cs="Times New Roman"/>
            <w:color w:val="000000" w:themeColor="text1"/>
            <w:rPrChange w:id="14153" w:author="N F" w:date="2023-12-05T03:08:00Z">
              <w:rPr>
                <w:rFonts w:cs="Times New Roman"/>
              </w:rPr>
            </w:rPrChange>
          </w:rPr>
          <w:t xml:space="preserve">(маркер повреждения печени) </w:t>
        </w:r>
      </w:ins>
      <w:r w:rsidR="00EE4993" w:rsidRPr="006E6534">
        <w:rPr>
          <w:rFonts w:cs="Times New Roman"/>
          <w:color w:val="000000" w:themeColor="text1"/>
          <w:rPrChange w:id="14154" w:author="N F" w:date="2023-12-05T03:08:00Z">
            <w:rPr>
              <w:rFonts w:cs="Times New Roman"/>
            </w:rPr>
          </w:rPrChange>
        </w:rPr>
        <w:t>влияла</w:t>
      </w:r>
      <w:r w:rsidRPr="006E6534">
        <w:rPr>
          <w:rFonts w:cs="Times New Roman"/>
          <w:color w:val="000000" w:themeColor="text1"/>
          <w:rPrChange w:id="14155" w:author="N F" w:date="2023-12-05T03:08:00Z">
            <w:rPr>
              <w:rFonts w:cs="Times New Roman"/>
            </w:rPr>
          </w:rPrChange>
        </w:rPr>
        <w:t xml:space="preserve"> на фармакокинетику осимертиниба. В проведенных клинических исследованиях исключали пациентов с </w:t>
      </w:r>
      <w:r w:rsidR="00F353AD" w:rsidRPr="006E6534">
        <w:rPr>
          <w:rFonts w:cs="Times New Roman"/>
          <w:color w:val="000000" w:themeColor="text1"/>
          <w:rPrChange w:id="14156" w:author="N F" w:date="2023-12-05T03:08:00Z">
            <w:rPr>
              <w:rFonts w:cs="Times New Roman"/>
            </w:rPr>
          </w:rPrChange>
        </w:rPr>
        <w:t xml:space="preserve">активностью </w:t>
      </w:r>
      <w:r w:rsidRPr="006E6534">
        <w:rPr>
          <w:rFonts w:cs="Times New Roman"/>
          <w:color w:val="000000" w:themeColor="text1"/>
          <w:rPrChange w:id="14157" w:author="N F" w:date="2023-12-05T03:08:00Z">
            <w:rPr>
              <w:rFonts w:cs="Times New Roman"/>
            </w:rPr>
          </w:rPrChange>
        </w:rPr>
        <w:t>АСТ или АЛТ</w:t>
      </w:r>
      <w:r w:rsidR="00F243FA" w:rsidRPr="006E6534">
        <w:rPr>
          <w:rFonts w:cs="Times New Roman"/>
          <w:color w:val="000000" w:themeColor="text1"/>
          <w:rPrChange w:id="14158" w:author="N F" w:date="2023-12-05T03:08:00Z">
            <w:rPr>
              <w:rFonts w:cs="Times New Roman"/>
            </w:rPr>
          </w:rPrChange>
        </w:rPr>
        <w:t>,</w:t>
      </w:r>
      <w:r w:rsidRPr="006E6534">
        <w:rPr>
          <w:rFonts w:cs="Times New Roman"/>
          <w:color w:val="000000" w:themeColor="text1"/>
          <w:rPrChange w:id="14159" w:author="N F" w:date="2023-12-05T03:08:00Z">
            <w:rPr>
              <w:rFonts w:cs="Times New Roman"/>
            </w:rPr>
          </w:rPrChange>
        </w:rPr>
        <w:t xml:space="preserve"> превышающ</w:t>
      </w:r>
      <w:r w:rsidR="003B2A36" w:rsidRPr="006E6534">
        <w:rPr>
          <w:rFonts w:cs="Times New Roman"/>
          <w:color w:val="000000" w:themeColor="text1"/>
          <w:rPrChange w:id="14160" w:author="N F" w:date="2023-12-05T03:08:00Z">
            <w:rPr>
              <w:rFonts w:cs="Times New Roman"/>
            </w:rPr>
          </w:rPrChange>
        </w:rPr>
        <w:t>ей</w:t>
      </w:r>
      <w:r w:rsidRPr="006E6534">
        <w:rPr>
          <w:rFonts w:cs="Times New Roman"/>
          <w:color w:val="000000" w:themeColor="text1"/>
          <w:rPrChange w:id="14161" w:author="N F" w:date="2023-12-05T03:08:00Z">
            <w:rPr>
              <w:rFonts w:cs="Times New Roman"/>
            </w:rPr>
          </w:rPrChange>
        </w:rPr>
        <w:t xml:space="preserve"> верхнюю границу нормы более чем в 2,5 раз</w:t>
      </w:r>
      <w:r w:rsidR="00C903CD" w:rsidRPr="006E6534">
        <w:rPr>
          <w:rFonts w:cs="Times New Roman"/>
          <w:color w:val="000000" w:themeColor="text1"/>
          <w:rPrChange w:id="14162" w:author="N F" w:date="2023-12-05T03:08:00Z">
            <w:rPr>
              <w:rFonts w:cs="Times New Roman"/>
            </w:rPr>
          </w:rPrChange>
        </w:rPr>
        <w:t>а</w:t>
      </w:r>
      <w:r w:rsidRPr="006E6534">
        <w:rPr>
          <w:rFonts w:cs="Times New Roman"/>
          <w:color w:val="000000" w:themeColor="text1"/>
          <w:rPrChange w:id="14163" w:author="N F" w:date="2023-12-05T03:08:00Z">
            <w:rPr>
              <w:rFonts w:cs="Times New Roman"/>
            </w:rPr>
          </w:rPrChange>
        </w:rPr>
        <w:t>, или, если это было связано со злокачественным новообразованием, превышающ</w:t>
      </w:r>
      <w:r w:rsidR="003B2A36" w:rsidRPr="006E6534">
        <w:rPr>
          <w:rFonts w:cs="Times New Roman"/>
          <w:color w:val="000000" w:themeColor="text1"/>
          <w:rPrChange w:id="14164" w:author="N F" w:date="2023-12-05T03:08:00Z">
            <w:rPr>
              <w:rFonts w:cs="Times New Roman"/>
            </w:rPr>
          </w:rPrChange>
        </w:rPr>
        <w:t>ей</w:t>
      </w:r>
      <w:r w:rsidRPr="006E6534">
        <w:rPr>
          <w:rFonts w:cs="Times New Roman"/>
          <w:color w:val="000000" w:themeColor="text1"/>
          <w:rPrChange w:id="14165" w:author="N F" w:date="2023-12-05T03:08:00Z">
            <w:rPr>
              <w:rFonts w:cs="Times New Roman"/>
            </w:rPr>
          </w:rPrChange>
        </w:rPr>
        <w:t xml:space="preserve"> верхнюю границу нормы более чем в 5 раз</w:t>
      </w:r>
      <w:r w:rsidR="00F243FA" w:rsidRPr="006E6534">
        <w:rPr>
          <w:rFonts w:cs="Times New Roman"/>
          <w:color w:val="000000" w:themeColor="text1"/>
          <w:rPrChange w:id="14166" w:author="N F" w:date="2023-12-05T03:08:00Z">
            <w:rPr>
              <w:rFonts w:cs="Times New Roman"/>
            </w:rPr>
          </w:rPrChange>
        </w:rPr>
        <w:t>,</w:t>
      </w:r>
      <w:r w:rsidRPr="006E6534">
        <w:rPr>
          <w:rFonts w:cs="Times New Roman"/>
          <w:color w:val="000000" w:themeColor="text1"/>
          <w:rPrChange w:id="14167" w:author="N F" w:date="2023-12-05T03:08:00Z">
            <w:rPr>
              <w:rFonts w:cs="Times New Roman"/>
            </w:rPr>
          </w:rPrChange>
        </w:rPr>
        <w:t xml:space="preserve"> или с</w:t>
      </w:r>
      <w:r w:rsidR="003B2A36" w:rsidRPr="006E6534">
        <w:rPr>
          <w:rFonts w:cs="Times New Roman"/>
          <w:color w:val="000000" w:themeColor="text1"/>
          <w:rPrChange w:id="14168" w:author="N F" w:date="2023-12-05T03:08:00Z">
            <w:rPr>
              <w:rFonts w:cs="Times New Roman"/>
            </w:rPr>
          </w:rPrChange>
        </w:rPr>
        <w:t xml:space="preserve"> ко</w:t>
      </w:r>
      <w:r w:rsidR="00BC37A4" w:rsidRPr="006E6534">
        <w:rPr>
          <w:rFonts w:cs="Times New Roman"/>
          <w:color w:val="000000" w:themeColor="text1"/>
          <w:rPrChange w:id="14169" w:author="N F" w:date="2023-12-05T03:08:00Z">
            <w:rPr>
              <w:rFonts w:cs="Times New Roman"/>
            </w:rPr>
          </w:rPrChange>
        </w:rPr>
        <w:t>нцентрацией</w:t>
      </w:r>
      <w:r w:rsidRPr="006E6534">
        <w:rPr>
          <w:rFonts w:cs="Times New Roman"/>
          <w:color w:val="000000" w:themeColor="text1"/>
          <w:rPrChange w:id="14170" w:author="N F" w:date="2023-12-05T03:08:00Z">
            <w:rPr>
              <w:rFonts w:cs="Times New Roman"/>
            </w:rPr>
          </w:rPrChange>
        </w:rPr>
        <w:t xml:space="preserve"> общ</w:t>
      </w:r>
      <w:r w:rsidR="00BC37A4" w:rsidRPr="006E6534">
        <w:rPr>
          <w:rFonts w:cs="Times New Roman"/>
          <w:color w:val="000000" w:themeColor="text1"/>
          <w:rPrChange w:id="14171" w:author="N F" w:date="2023-12-05T03:08:00Z">
            <w:rPr>
              <w:rFonts w:cs="Times New Roman"/>
            </w:rPr>
          </w:rPrChange>
        </w:rPr>
        <w:t>его</w:t>
      </w:r>
      <w:r w:rsidRPr="006E6534">
        <w:rPr>
          <w:rFonts w:cs="Times New Roman"/>
          <w:color w:val="000000" w:themeColor="text1"/>
          <w:rPrChange w:id="14172" w:author="N F" w:date="2023-12-05T03:08:00Z">
            <w:rPr>
              <w:rFonts w:cs="Times New Roman"/>
            </w:rPr>
          </w:rPrChange>
        </w:rPr>
        <w:t xml:space="preserve"> билирубин</w:t>
      </w:r>
      <w:r w:rsidR="00BC37A4" w:rsidRPr="006E6534">
        <w:rPr>
          <w:rFonts w:cs="Times New Roman"/>
          <w:color w:val="000000" w:themeColor="text1"/>
          <w:rPrChange w:id="14173" w:author="N F" w:date="2023-12-05T03:08:00Z">
            <w:rPr>
              <w:rFonts w:cs="Times New Roman"/>
            </w:rPr>
          </w:rPrChange>
        </w:rPr>
        <w:t>а</w:t>
      </w:r>
      <w:r w:rsidR="00F243FA" w:rsidRPr="006E6534">
        <w:rPr>
          <w:rFonts w:cs="Times New Roman"/>
          <w:color w:val="000000" w:themeColor="text1"/>
          <w:rPrChange w:id="14174" w:author="N F" w:date="2023-12-05T03:08:00Z">
            <w:rPr>
              <w:rFonts w:cs="Times New Roman"/>
            </w:rPr>
          </w:rPrChange>
        </w:rPr>
        <w:t>,</w:t>
      </w:r>
      <w:r w:rsidRPr="006E6534">
        <w:rPr>
          <w:rFonts w:cs="Times New Roman"/>
          <w:color w:val="000000" w:themeColor="text1"/>
          <w:rPrChange w:id="14175" w:author="N F" w:date="2023-12-05T03:08:00Z">
            <w:rPr>
              <w:rFonts w:cs="Times New Roman"/>
            </w:rPr>
          </w:rPrChange>
        </w:rPr>
        <w:t xml:space="preserve"> превышающ</w:t>
      </w:r>
      <w:r w:rsidR="00BC37A4" w:rsidRPr="006E6534">
        <w:rPr>
          <w:rFonts w:cs="Times New Roman"/>
          <w:color w:val="000000" w:themeColor="text1"/>
          <w:rPrChange w:id="14176" w:author="N F" w:date="2023-12-05T03:08:00Z">
            <w:rPr>
              <w:rFonts w:cs="Times New Roman"/>
            </w:rPr>
          </w:rPrChange>
        </w:rPr>
        <w:t>ей</w:t>
      </w:r>
      <w:r w:rsidRPr="006E6534">
        <w:rPr>
          <w:rFonts w:cs="Times New Roman"/>
          <w:color w:val="000000" w:themeColor="text1"/>
          <w:rPrChange w:id="14177" w:author="N F" w:date="2023-12-05T03:08:00Z">
            <w:rPr>
              <w:rFonts w:cs="Times New Roman"/>
            </w:rPr>
          </w:rPrChange>
        </w:rPr>
        <w:t xml:space="preserve"> верхнюю границу нормы более чем в 1,5 раза. Экспозиция осимертиниба была сходной у 134 пациентов с легкой печеночной недостаточностью, у 8 пациентов с умеренной печеночной недостаточностью и </w:t>
      </w:r>
      <w:r w:rsidR="00F243FA" w:rsidRPr="006E6534">
        <w:rPr>
          <w:rFonts w:cs="Times New Roman"/>
          <w:color w:val="000000" w:themeColor="text1"/>
          <w:rPrChange w:id="14178" w:author="N F" w:date="2023-12-05T03:08:00Z">
            <w:rPr>
              <w:rFonts w:cs="Times New Roman"/>
            </w:rPr>
          </w:rPrChange>
        </w:rPr>
        <w:t xml:space="preserve">у </w:t>
      </w:r>
      <w:r w:rsidRPr="006E6534">
        <w:rPr>
          <w:rFonts w:cs="Times New Roman"/>
          <w:color w:val="000000" w:themeColor="text1"/>
          <w:rPrChange w:id="14179" w:author="N F" w:date="2023-12-05T03:08:00Z">
            <w:rPr>
              <w:rFonts w:cs="Times New Roman"/>
            </w:rPr>
          </w:rPrChange>
        </w:rPr>
        <w:t xml:space="preserve">1216 пациентов с нормальной функцией </w:t>
      </w:r>
      <w:r w:rsidRPr="006E6534">
        <w:rPr>
          <w:rFonts w:cs="Times New Roman"/>
          <w:color w:val="000000" w:themeColor="text1"/>
          <w:rPrChange w:id="14180" w:author="N F" w:date="2023-12-05T03:08:00Z">
            <w:rPr>
              <w:rFonts w:cs="Times New Roman"/>
            </w:rPr>
          </w:rPrChange>
        </w:rPr>
        <w:lastRenderedPageBreak/>
        <w:t>печени. Данных о пациентах с тяжелой печеночной недостаточностью нет</w:t>
      </w:r>
      <w:r w:rsidR="00BC37A4" w:rsidRPr="006E6534">
        <w:rPr>
          <w:rFonts w:cs="Times New Roman"/>
          <w:color w:val="000000" w:themeColor="text1"/>
          <w:rPrChange w:id="14181" w:author="N F" w:date="2023-12-05T03:08:00Z">
            <w:rPr>
              <w:rFonts w:cs="Times New Roman"/>
            </w:rPr>
          </w:rPrChange>
        </w:rPr>
        <w:t>, так как таких пациентов исключали из клинических исследований</w:t>
      </w:r>
      <w:r w:rsidRPr="006E6534">
        <w:rPr>
          <w:rFonts w:cs="Times New Roman"/>
          <w:color w:val="000000" w:themeColor="text1"/>
          <w:rPrChange w:id="14182" w:author="N F" w:date="2023-12-05T03:08:00Z">
            <w:rPr>
              <w:rFonts w:cs="Times New Roman"/>
            </w:rPr>
          </w:rPrChange>
        </w:rPr>
        <w:t xml:space="preserve"> </w:t>
      </w:r>
      <w:ins w:id="14183" w:author="Barshadskaya, Yuliya" w:date="2024-01-15T19:10:00Z">
        <w:r w:rsidR="00CB5412" w:rsidRPr="0001519A">
          <w:rPr>
            <w:rFonts w:cs="Times New Roman"/>
            <w:color w:val="000000" w:themeColor="text1"/>
            <w:lang w:val="en-US"/>
          </w:rPr>
          <w:fldChar w:fldCharType="begin"/>
        </w:r>
        <w:r w:rsidR="00CB5412"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CB5412" w:rsidRPr="0001519A">
          <w:rPr>
            <w:rFonts w:cs="Times New Roman"/>
            <w:color w:val="000000" w:themeColor="text1"/>
            <w:lang w:val="en-US"/>
          </w:rPr>
          <w:fldChar w:fldCharType="separate"/>
        </w:r>
        <w:r w:rsidR="00CB5412" w:rsidRPr="0018315E">
          <w:rPr>
            <w:rFonts w:cs="Times New Roman"/>
            <w:color w:val="000000" w:themeColor="text1"/>
          </w:rPr>
          <w:t>[</w:t>
        </w:r>
      </w:ins>
      <w:ins w:id="14184" w:author="Barshadskaya, Yuliya" w:date="2024-02-22T23:56:00Z">
        <w:r w:rsidR="00365BC2">
          <w:rPr>
            <w:rFonts w:cs="Times New Roman"/>
            <w:color w:val="000000" w:themeColor="text1"/>
          </w:rPr>
          <w:t>3</w:t>
        </w:r>
      </w:ins>
      <w:ins w:id="14185" w:author="Barshadskaya, Yuliya" w:date="2024-01-15T19:10:00Z">
        <w:r w:rsidR="00CB5412" w:rsidRPr="00DD38F1">
          <w:rPr>
            <w:rFonts w:cs="Times New Roman"/>
            <w:color w:val="000000" w:themeColor="text1"/>
          </w:rPr>
          <w:t>]</w:t>
        </w:r>
        <w:r w:rsidR="00CB5412" w:rsidRPr="0001519A">
          <w:rPr>
            <w:rFonts w:cs="Times New Roman"/>
            <w:color w:val="000000" w:themeColor="text1"/>
            <w:lang w:val="en-US"/>
          </w:rPr>
          <w:fldChar w:fldCharType="end"/>
        </w:r>
      </w:ins>
      <w:del w:id="14186" w:author="Barshadskaya, Yuliya" w:date="2024-01-15T19:10:00Z">
        <w:r w:rsidR="003C11BE" w:rsidRPr="006E6534" w:rsidDel="00CB5412">
          <w:rPr>
            <w:rFonts w:cs="Times New Roman"/>
            <w:color w:val="000000" w:themeColor="text1"/>
            <w:rPrChange w:id="14187" w:author="N F" w:date="2023-12-05T03:08:00Z">
              <w:rPr>
                <w:rFonts w:cs="Times New Roman"/>
              </w:rPr>
            </w:rPrChange>
          </w:rPr>
          <w:fldChar w:fldCharType="begin"/>
        </w:r>
        <w:r w:rsidR="00426E62" w:rsidRPr="006E6534" w:rsidDel="00CB5412">
          <w:rPr>
            <w:rFonts w:cs="Times New Roman"/>
            <w:color w:val="000000" w:themeColor="text1"/>
            <w:rPrChange w:id="14188" w:author="N F" w:date="2023-12-05T03:08:00Z">
              <w:rPr>
                <w:rFonts w:cs="Times New Roman"/>
              </w:rPr>
            </w:rPrChange>
          </w:rPr>
          <w:delInstrText xml:space="preserve"> ADDIN ZOTERO_ITEM CSL_CITATION {"citationID":"3pKK5Gcu","properties":{"formattedCitation":"(15)","plainCitation":"(15)","noteIndex":0},"citationItems":[{"id":161851,"uris":["http://zotero.org/groups/4735135/items/YBQ3M3JJ"],"itemData":{"id":161851,"type":"webpage","title":"Tagrisso. SmPC","URL":"https://www.ema.europa.eu/en/documents/product-information/tagrisso-epar-product-information_en.pdf","author":[{"family":"EMA","given":""}],"accessed":{"date-parts":[["2022",8,2]]}}}],"schema":"https://github.com/citation-style-language/schema/raw/master/csl-citation.json"} </w:delInstrText>
        </w:r>
        <w:r w:rsidR="003C11BE" w:rsidRPr="006E6534" w:rsidDel="00CB5412">
          <w:rPr>
            <w:rFonts w:cs="Times New Roman"/>
            <w:color w:val="000000" w:themeColor="text1"/>
            <w:rPrChange w:id="14189" w:author="N F" w:date="2023-12-05T03:08:00Z">
              <w:rPr>
                <w:rFonts w:cs="Times New Roman"/>
              </w:rPr>
            </w:rPrChange>
          </w:rPr>
          <w:fldChar w:fldCharType="separate"/>
        </w:r>
        <w:r w:rsidR="00426E62" w:rsidRPr="006E6534" w:rsidDel="00CB5412">
          <w:rPr>
            <w:rFonts w:cs="Times New Roman"/>
            <w:color w:val="000000" w:themeColor="text1"/>
            <w:rPrChange w:id="14190" w:author="N F" w:date="2023-12-05T03:08:00Z">
              <w:rPr>
                <w:rFonts w:cs="Times New Roman"/>
              </w:rPr>
            </w:rPrChange>
          </w:rPr>
          <w:delText>(15)</w:delText>
        </w:r>
        <w:r w:rsidR="003C11BE" w:rsidRPr="006E6534" w:rsidDel="00CB5412">
          <w:rPr>
            <w:rFonts w:cs="Times New Roman"/>
            <w:color w:val="000000" w:themeColor="text1"/>
            <w:rPrChange w:id="14191" w:author="N F" w:date="2023-12-05T03:08:00Z">
              <w:rPr>
                <w:rFonts w:cs="Times New Roman"/>
              </w:rPr>
            </w:rPrChange>
          </w:rPr>
          <w:fldChar w:fldCharType="end"/>
        </w:r>
      </w:del>
      <w:r w:rsidRPr="006E6534">
        <w:rPr>
          <w:rFonts w:cs="Times New Roman"/>
          <w:color w:val="000000" w:themeColor="text1"/>
          <w:rPrChange w:id="14192" w:author="N F" w:date="2023-12-05T03:08:00Z">
            <w:rPr>
              <w:rFonts w:cs="Times New Roman"/>
            </w:rPr>
          </w:rPrChange>
        </w:rPr>
        <w:t>.</w:t>
      </w:r>
    </w:p>
    <w:p w14:paraId="6153C566" w14:textId="1FFA4183" w:rsidR="00085D51" w:rsidRPr="006E6534" w:rsidRDefault="00085D51">
      <w:pPr>
        <w:pStyle w:val="4"/>
        <w:numPr>
          <w:ilvl w:val="0"/>
          <w:numId w:val="0"/>
        </w:numPr>
        <w:rPr>
          <w:ins w:id="14193" w:author="N F" w:date="2023-10-24T23:50:00Z"/>
        </w:rPr>
        <w:pPrChange w:id="14194" w:author="Barshadskaya, Yuliya" w:date="2024-01-15T19:10:00Z">
          <w:pPr>
            <w:pStyle w:val="4"/>
          </w:pPr>
        </w:pPrChange>
      </w:pPr>
      <w:ins w:id="14195" w:author="N F" w:date="2023-10-24T23:50:00Z">
        <w:r w:rsidRPr="006E6534">
          <w:t>Пациенты с метастазами в головном мозге</w:t>
        </w:r>
      </w:ins>
    </w:p>
    <w:p w14:paraId="0C28D279" w14:textId="655D76B4" w:rsidR="00085D51" w:rsidRPr="00365BC2" w:rsidRDefault="00085D51">
      <w:pPr>
        <w:spacing w:after="0" w:line="240" w:lineRule="auto"/>
        <w:rPr>
          <w:rFonts w:cs="Times New Roman"/>
          <w:color w:val="000000" w:themeColor="text1"/>
          <w:rPrChange w:id="14196" w:author="Barshadskaya, Yuliya" w:date="2024-02-22T23:56:00Z">
            <w:rPr/>
          </w:rPrChange>
        </w:rPr>
        <w:pPrChange w:id="14197" w:author="Barshadskaya, Yuliya" w:date="2024-01-15T19:10:00Z">
          <w:pPr>
            <w:pStyle w:val="SDText"/>
          </w:pPr>
        </w:pPrChange>
      </w:pPr>
      <w:ins w:id="14198" w:author="N F" w:date="2023-10-24T23:51:00Z">
        <w:r w:rsidRPr="00365BC2">
          <w:rPr>
            <w:rStyle w:val="y2iqfc"/>
            <w:rFonts w:cs="Times New Roman" w:hint="eastAsia"/>
            <w:color w:val="000000" w:themeColor="text1"/>
            <w:szCs w:val="24"/>
            <w:rPrChange w:id="14199" w:author="Barshadskaya, Yuliya" w:date="2024-02-22T23:56:00Z">
              <w:rPr>
                <w:rStyle w:val="y2iqfc"/>
                <w:rFonts w:ascii="inherit" w:hAnsi="inherit" w:hint="eastAsia"/>
                <w:color w:val="E8EAED"/>
                <w:sz w:val="42"/>
                <w:szCs w:val="42"/>
              </w:rPr>
            </w:rPrChange>
          </w:rPr>
          <w:t>ПЭТ</w:t>
        </w:r>
        <w:r w:rsidRPr="00365BC2">
          <w:rPr>
            <w:rStyle w:val="y2iqfc"/>
            <w:rFonts w:cs="Times New Roman"/>
            <w:color w:val="000000" w:themeColor="text1"/>
            <w:szCs w:val="24"/>
            <w:rPrChange w:id="14200" w:author="Barshadskaya, Yuliya" w:date="2024-02-22T23:56:00Z">
              <w:rPr>
                <w:rStyle w:val="y2iqfc"/>
                <w:rFonts w:ascii="inherit" w:hAnsi="inherit"/>
                <w:color w:val="E8EAED"/>
                <w:sz w:val="42"/>
                <w:szCs w:val="42"/>
              </w:rPr>
            </w:rPrChange>
          </w:rPr>
          <w:t>-</w:t>
        </w:r>
        <w:r w:rsidRPr="00365BC2">
          <w:rPr>
            <w:rStyle w:val="y2iqfc"/>
            <w:rFonts w:cs="Times New Roman" w:hint="eastAsia"/>
            <w:color w:val="000000" w:themeColor="text1"/>
            <w:szCs w:val="24"/>
            <w:rPrChange w:id="14201" w:author="Barshadskaya, Yuliya" w:date="2024-02-22T23:56:00Z">
              <w:rPr>
                <w:rStyle w:val="y2iqfc"/>
                <w:rFonts w:ascii="inherit" w:hAnsi="inherit" w:hint="eastAsia"/>
                <w:color w:val="E8EAED"/>
                <w:sz w:val="42"/>
                <w:szCs w:val="42"/>
              </w:rPr>
            </w:rPrChange>
          </w:rPr>
          <w:t>изображения</w:t>
        </w:r>
        <w:r w:rsidRPr="00365BC2">
          <w:rPr>
            <w:rStyle w:val="y2iqfc"/>
            <w:rFonts w:cs="Times New Roman"/>
            <w:color w:val="000000" w:themeColor="text1"/>
            <w:szCs w:val="24"/>
            <w:rPrChange w:id="14202"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203" w:author="Barshadskaya, Yuliya" w:date="2024-02-22T23:56:00Z">
              <w:rPr>
                <w:rStyle w:val="y2iqfc"/>
                <w:rFonts w:ascii="inherit" w:hAnsi="inherit" w:hint="eastAsia"/>
                <w:color w:val="E8EAED"/>
                <w:sz w:val="42"/>
                <w:szCs w:val="42"/>
              </w:rPr>
            </w:rPrChange>
          </w:rPr>
          <w:t>после</w:t>
        </w:r>
        <w:r w:rsidRPr="00365BC2">
          <w:rPr>
            <w:rStyle w:val="y2iqfc"/>
            <w:rFonts w:cs="Times New Roman"/>
            <w:color w:val="000000" w:themeColor="text1"/>
            <w:szCs w:val="24"/>
            <w:rPrChange w:id="14204"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205" w:author="Barshadskaya, Yuliya" w:date="2024-02-22T23:56:00Z">
              <w:rPr>
                <w:rStyle w:val="y2iqfc"/>
                <w:rFonts w:ascii="inherit" w:hAnsi="inherit" w:hint="eastAsia"/>
                <w:color w:val="E8EAED"/>
                <w:sz w:val="42"/>
                <w:szCs w:val="42"/>
              </w:rPr>
            </w:rPrChange>
          </w:rPr>
          <w:t>введения</w:t>
        </w:r>
        <w:r w:rsidRPr="00365BC2">
          <w:rPr>
            <w:rStyle w:val="y2iqfc"/>
            <w:rFonts w:cs="Times New Roman"/>
            <w:color w:val="000000" w:themeColor="text1"/>
            <w:szCs w:val="24"/>
            <w:rPrChange w:id="14206"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207" w:author="Barshadskaya, Yuliya" w:date="2024-02-22T23:56:00Z">
              <w:rPr>
                <w:rStyle w:val="y2iqfc"/>
                <w:rFonts w:ascii="inherit" w:hAnsi="inherit" w:hint="eastAsia"/>
                <w:color w:val="E8EAED"/>
                <w:sz w:val="42"/>
                <w:szCs w:val="42"/>
              </w:rPr>
            </w:rPrChange>
          </w:rPr>
          <w:t>микродоз</w:t>
        </w:r>
        <w:r w:rsidRPr="00365BC2">
          <w:rPr>
            <w:rStyle w:val="y2iqfc"/>
            <w:rFonts w:cs="Times New Roman"/>
            <w:color w:val="000000" w:themeColor="text1"/>
            <w:szCs w:val="24"/>
            <w:rPrChange w:id="14208" w:author="Barshadskaya, Yuliya" w:date="2024-02-22T23:56:00Z">
              <w:rPr>
                <w:rStyle w:val="y2iqfc"/>
                <w:rFonts w:ascii="inherit" w:hAnsi="inherit"/>
                <w:color w:val="E8EAED"/>
                <w:sz w:val="42"/>
                <w:szCs w:val="42"/>
              </w:rPr>
            </w:rPrChange>
          </w:rPr>
          <w:t xml:space="preserve"> [11C]</w:t>
        </w:r>
      </w:ins>
      <w:ins w:id="14209" w:author="Barshadskaya, Yuliya" w:date="2024-02-22T23:56:00Z">
        <w:r w:rsidR="00365BC2">
          <w:rPr>
            <w:rStyle w:val="y2iqfc"/>
            <w:rFonts w:cs="Times New Roman"/>
            <w:color w:val="000000" w:themeColor="text1"/>
            <w:szCs w:val="24"/>
          </w:rPr>
          <w:t xml:space="preserve"> </w:t>
        </w:r>
      </w:ins>
      <w:ins w:id="14210" w:author="N F" w:date="2023-10-24T23:51:00Z">
        <w:r w:rsidRPr="00365BC2">
          <w:rPr>
            <w:rStyle w:val="y2iqfc"/>
            <w:rFonts w:cs="Times New Roman" w:hint="eastAsia"/>
            <w:color w:val="000000" w:themeColor="text1"/>
            <w:szCs w:val="24"/>
            <w:rPrChange w:id="14211" w:author="Barshadskaya, Yuliya" w:date="2024-02-22T23:56:00Z">
              <w:rPr>
                <w:rStyle w:val="y2iqfc"/>
                <w:rFonts w:ascii="inherit" w:hAnsi="inherit" w:hint="eastAsia"/>
                <w:color w:val="E8EAED"/>
                <w:sz w:val="42"/>
                <w:szCs w:val="42"/>
              </w:rPr>
            </w:rPrChange>
          </w:rPr>
          <w:t>осимертиниба</w:t>
        </w:r>
        <w:r w:rsidRPr="00365BC2">
          <w:rPr>
            <w:rStyle w:val="y2iqfc"/>
            <w:rFonts w:cs="Times New Roman"/>
            <w:color w:val="000000" w:themeColor="text1"/>
            <w:szCs w:val="24"/>
            <w:rPrChange w:id="14212"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213" w:author="Barshadskaya, Yuliya" w:date="2024-02-22T23:56:00Z">
              <w:rPr>
                <w:rStyle w:val="y2iqfc"/>
                <w:rFonts w:ascii="inherit" w:hAnsi="inherit" w:hint="eastAsia"/>
                <w:color w:val="E8EAED"/>
                <w:sz w:val="42"/>
                <w:szCs w:val="42"/>
              </w:rPr>
            </w:rPrChange>
          </w:rPr>
          <w:t>пациентам</w:t>
        </w:r>
        <w:r w:rsidRPr="00365BC2">
          <w:rPr>
            <w:rStyle w:val="y2iqfc"/>
            <w:rFonts w:cs="Times New Roman"/>
            <w:color w:val="000000" w:themeColor="text1"/>
            <w:szCs w:val="24"/>
            <w:rPrChange w:id="14214"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215" w:author="Barshadskaya, Yuliya" w:date="2024-02-22T23:56:00Z">
              <w:rPr>
                <w:rStyle w:val="y2iqfc"/>
                <w:rFonts w:ascii="inherit" w:hAnsi="inherit" w:hint="eastAsia"/>
                <w:color w:val="E8EAED"/>
                <w:sz w:val="42"/>
                <w:szCs w:val="42"/>
              </w:rPr>
            </w:rPrChange>
          </w:rPr>
          <w:t>с</w:t>
        </w:r>
        <w:r w:rsidRPr="00365BC2">
          <w:rPr>
            <w:rStyle w:val="y2iqfc"/>
            <w:rFonts w:cs="Times New Roman"/>
            <w:color w:val="000000" w:themeColor="text1"/>
            <w:szCs w:val="24"/>
            <w:rPrChange w:id="14216" w:author="Barshadskaya, Yuliya" w:date="2024-02-22T23:56:00Z">
              <w:rPr>
                <w:rStyle w:val="y2iqfc"/>
                <w:rFonts w:ascii="inherit" w:hAnsi="inherit"/>
                <w:color w:val="E8EAED"/>
                <w:sz w:val="42"/>
                <w:szCs w:val="42"/>
              </w:rPr>
            </w:rPrChange>
          </w:rPr>
          <w:t xml:space="preserve"> </w:t>
        </w:r>
      </w:ins>
      <w:ins w:id="14217" w:author="N F" w:date="2023-10-24T23:52:00Z">
        <w:r w:rsidRPr="00365BC2">
          <w:rPr>
            <w:rStyle w:val="y2iqfc"/>
            <w:rFonts w:cs="Times New Roman"/>
            <w:color w:val="000000" w:themeColor="text1"/>
            <w:szCs w:val="24"/>
            <w:rPrChange w:id="14218" w:author="Barshadskaya, Yuliya" w:date="2024-02-22T23:56:00Z">
              <w:rPr>
                <w:rStyle w:val="y2iqfc"/>
                <w:rFonts w:cs="Times New Roman"/>
                <w:color w:val="E8EAED"/>
                <w:szCs w:val="24"/>
              </w:rPr>
            </w:rPrChange>
          </w:rPr>
          <w:t>немелкоклеточным раком легких</w:t>
        </w:r>
      </w:ins>
      <w:ins w:id="14219" w:author="N F" w:date="2023-10-24T23:51:00Z">
        <w:r w:rsidRPr="00365BC2">
          <w:rPr>
            <w:rStyle w:val="y2iqfc"/>
            <w:rFonts w:cs="Times New Roman"/>
            <w:color w:val="000000" w:themeColor="text1"/>
            <w:szCs w:val="24"/>
            <w:rPrChange w:id="14220"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221" w:author="Barshadskaya, Yuliya" w:date="2024-02-22T23:56:00Z">
              <w:rPr>
                <w:rStyle w:val="y2iqfc"/>
                <w:rFonts w:ascii="inherit" w:hAnsi="inherit" w:hint="eastAsia"/>
                <w:color w:val="E8EAED"/>
                <w:sz w:val="42"/>
                <w:szCs w:val="42"/>
              </w:rPr>
            </w:rPrChange>
          </w:rPr>
          <w:t>с</w:t>
        </w:r>
        <w:r w:rsidRPr="00365BC2">
          <w:rPr>
            <w:rStyle w:val="y2iqfc"/>
            <w:rFonts w:cs="Times New Roman"/>
            <w:color w:val="000000" w:themeColor="text1"/>
            <w:szCs w:val="24"/>
            <w:rPrChange w:id="14222"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223" w:author="Barshadskaya, Yuliya" w:date="2024-02-22T23:56:00Z">
              <w:rPr>
                <w:rStyle w:val="y2iqfc"/>
                <w:rFonts w:ascii="inherit" w:hAnsi="inherit" w:hint="eastAsia"/>
                <w:color w:val="E8EAED"/>
                <w:sz w:val="42"/>
                <w:szCs w:val="42"/>
              </w:rPr>
            </w:rPrChange>
          </w:rPr>
          <w:t>положительной</w:t>
        </w:r>
        <w:r w:rsidRPr="00365BC2">
          <w:rPr>
            <w:rStyle w:val="y2iqfc"/>
            <w:rFonts w:cs="Times New Roman"/>
            <w:color w:val="000000" w:themeColor="text1"/>
            <w:szCs w:val="24"/>
            <w:rPrChange w:id="14224"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225" w:author="Barshadskaya, Yuliya" w:date="2024-02-22T23:56:00Z">
              <w:rPr>
                <w:rStyle w:val="y2iqfc"/>
                <w:rFonts w:ascii="inherit" w:hAnsi="inherit" w:hint="eastAsia"/>
                <w:color w:val="E8EAED"/>
                <w:sz w:val="42"/>
                <w:szCs w:val="42"/>
              </w:rPr>
            </w:rPrChange>
          </w:rPr>
          <w:t>мутацией</w:t>
        </w:r>
        <w:r w:rsidRPr="00365BC2">
          <w:rPr>
            <w:rStyle w:val="y2iqfc"/>
            <w:rFonts w:cs="Times New Roman"/>
            <w:color w:val="000000" w:themeColor="text1"/>
            <w:szCs w:val="24"/>
            <w:rPrChange w:id="14226" w:author="Barshadskaya, Yuliya" w:date="2024-02-22T23:56:00Z">
              <w:rPr>
                <w:rStyle w:val="y2iqfc"/>
                <w:rFonts w:ascii="inherit" w:hAnsi="inherit"/>
                <w:color w:val="E8EAED"/>
                <w:sz w:val="42"/>
                <w:szCs w:val="42"/>
              </w:rPr>
            </w:rPrChange>
          </w:rPr>
          <w:t xml:space="preserve"> EGFR </w:t>
        </w:r>
        <w:r w:rsidRPr="00365BC2">
          <w:rPr>
            <w:rStyle w:val="y2iqfc"/>
            <w:rFonts w:cs="Times New Roman" w:hint="eastAsia"/>
            <w:color w:val="000000" w:themeColor="text1"/>
            <w:szCs w:val="24"/>
            <w:rPrChange w:id="14227" w:author="Barshadskaya, Yuliya" w:date="2024-02-22T23:56:00Z">
              <w:rPr>
                <w:rStyle w:val="y2iqfc"/>
                <w:rFonts w:ascii="inherit" w:hAnsi="inherit" w:hint="eastAsia"/>
                <w:color w:val="E8EAED"/>
                <w:sz w:val="42"/>
                <w:szCs w:val="42"/>
              </w:rPr>
            </w:rPrChange>
          </w:rPr>
          <w:t>и</w:t>
        </w:r>
        <w:r w:rsidRPr="00365BC2">
          <w:rPr>
            <w:rStyle w:val="y2iqfc"/>
            <w:rFonts w:cs="Times New Roman"/>
            <w:color w:val="000000" w:themeColor="text1"/>
            <w:szCs w:val="24"/>
            <w:rPrChange w:id="14228"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229" w:author="Barshadskaya, Yuliya" w:date="2024-02-22T23:56:00Z">
              <w:rPr>
                <w:rStyle w:val="y2iqfc"/>
                <w:rFonts w:ascii="inherit" w:hAnsi="inherit" w:hint="eastAsia"/>
                <w:color w:val="E8EAED"/>
                <w:sz w:val="42"/>
                <w:szCs w:val="42"/>
              </w:rPr>
            </w:rPrChange>
          </w:rPr>
          <w:t>метастазами</w:t>
        </w:r>
        <w:r w:rsidRPr="00365BC2">
          <w:rPr>
            <w:rStyle w:val="y2iqfc"/>
            <w:rFonts w:cs="Times New Roman"/>
            <w:color w:val="000000" w:themeColor="text1"/>
            <w:szCs w:val="24"/>
            <w:rPrChange w:id="14230"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231" w:author="Barshadskaya, Yuliya" w:date="2024-02-22T23:56:00Z">
              <w:rPr>
                <w:rStyle w:val="y2iqfc"/>
                <w:rFonts w:ascii="inherit" w:hAnsi="inherit" w:hint="eastAsia"/>
                <w:color w:val="E8EAED"/>
                <w:sz w:val="42"/>
                <w:szCs w:val="42"/>
              </w:rPr>
            </w:rPrChange>
          </w:rPr>
          <w:t>в</w:t>
        </w:r>
        <w:r w:rsidRPr="00365BC2">
          <w:rPr>
            <w:rStyle w:val="y2iqfc"/>
            <w:rFonts w:cs="Times New Roman"/>
            <w:color w:val="000000" w:themeColor="text1"/>
            <w:szCs w:val="24"/>
            <w:rPrChange w:id="14232"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233" w:author="Barshadskaya, Yuliya" w:date="2024-02-22T23:56:00Z">
              <w:rPr>
                <w:rStyle w:val="y2iqfc"/>
                <w:rFonts w:ascii="inherit" w:hAnsi="inherit" w:hint="eastAsia"/>
                <w:color w:val="E8EAED"/>
                <w:sz w:val="42"/>
                <w:szCs w:val="42"/>
              </w:rPr>
            </w:rPrChange>
          </w:rPr>
          <w:t>головной</w:t>
        </w:r>
        <w:r w:rsidRPr="00365BC2">
          <w:rPr>
            <w:rStyle w:val="y2iqfc"/>
            <w:rFonts w:cs="Times New Roman"/>
            <w:color w:val="000000" w:themeColor="text1"/>
            <w:szCs w:val="24"/>
            <w:rPrChange w:id="14234"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235" w:author="Barshadskaya, Yuliya" w:date="2024-02-22T23:56:00Z">
              <w:rPr>
                <w:rStyle w:val="y2iqfc"/>
                <w:rFonts w:ascii="inherit" w:hAnsi="inherit" w:hint="eastAsia"/>
                <w:color w:val="E8EAED"/>
                <w:sz w:val="42"/>
                <w:szCs w:val="42"/>
              </w:rPr>
            </w:rPrChange>
          </w:rPr>
          <w:t>мозг</w:t>
        </w:r>
        <w:r w:rsidRPr="00365BC2">
          <w:rPr>
            <w:rStyle w:val="y2iqfc"/>
            <w:rFonts w:cs="Times New Roman"/>
            <w:color w:val="000000" w:themeColor="text1"/>
            <w:szCs w:val="24"/>
            <w:rPrChange w:id="14236" w:author="Barshadskaya, Yuliya" w:date="2024-02-22T23:56:00Z">
              <w:rPr>
                <w:rStyle w:val="y2iqfc"/>
                <w:rFonts w:ascii="inherit" w:hAnsi="inherit"/>
                <w:color w:val="E8EAED"/>
                <w:sz w:val="42"/>
                <w:szCs w:val="42"/>
              </w:rPr>
            </w:rPrChange>
          </w:rPr>
          <w:t xml:space="preserve"> (n=4) </w:t>
        </w:r>
        <w:r w:rsidRPr="00365BC2">
          <w:rPr>
            <w:rStyle w:val="y2iqfc"/>
            <w:rFonts w:cs="Times New Roman" w:hint="eastAsia"/>
            <w:color w:val="000000" w:themeColor="text1"/>
            <w:szCs w:val="24"/>
            <w:rPrChange w:id="14237" w:author="Barshadskaya, Yuliya" w:date="2024-02-22T23:56:00Z">
              <w:rPr>
                <w:rStyle w:val="y2iqfc"/>
                <w:rFonts w:ascii="inherit" w:hAnsi="inherit" w:hint="eastAsia"/>
                <w:color w:val="E8EAED"/>
                <w:sz w:val="42"/>
                <w:szCs w:val="42"/>
              </w:rPr>
            </w:rPrChange>
          </w:rPr>
          <w:t>и</w:t>
        </w:r>
        <w:r w:rsidRPr="00365BC2">
          <w:rPr>
            <w:rStyle w:val="y2iqfc"/>
            <w:rFonts w:cs="Times New Roman"/>
            <w:color w:val="000000" w:themeColor="text1"/>
            <w:szCs w:val="24"/>
            <w:rPrChange w:id="14238"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239" w:author="Barshadskaya, Yuliya" w:date="2024-02-22T23:56:00Z">
              <w:rPr>
                <w:rStyle w:val="y2iqfc"/>
                <w:rFonts w:ascii="inherit" w:hAnsi="inherit" w:hint="eastAsia"/>
                <w:color w:val="E8EAED"/>
                <w:sz w:val="42"/>
                <w:szCs w:val="42"/>
              </w:rPr>
            </w:rPrChange>
          </w:rPr>
          <w:t>здоровым</w:t>
        </w:r>
        <w:r w:rsidRPr="00365BC2">
          <w:rPr>
            <w:rStyle w:val="y2iqfc"/>
            <w:rFonts w:cs="Times New Roman"/>
            <w:color w:val="000000" w:themeColor="text1"/>
            <w:szCs w:val="24"/>
            <w:rPrChange w:id="14240"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241" w:author="Barshadskaya, Yuliya" w:date="2024-02-22T23:56:00Z">
              <w:rPr>
                <w:rStyle w:val="y2iqfc"/>
                <w:rFonts w:ascii="inherit" w:hAnsi="inherit" w:hint="eastAsia"/>
                <w:color w:val="E8EAED"/>
                <w:sz w:val="42"/>
                <w:szCs w:val="42"/>
              </w:rPr>
            </w:rPrChange>
          </w:rPr>
          <w:t>добровольцам</w:t>
        </w:r>
        <w:r w:rsidRPr="00365BC2">
          <w:rPr>
            <w:rStyle w:val="y2iqfc"/>
            <w:rFonts w:cs="Times New Roman"/>
            <w:color w:val="000000" w:themeColor="text1"/>
            <w:szCs w:val="24"/>
            <w:rPrChange w:id="14242" w:author="Barshadskaya, Yuliya" w:date="2024-02-22T23:56:00Z">
              <w:rPr>
                <w:rStyle w:val="y2iqfc"/>
                <w:rFonts w:ascii="inherit" w:hAnsi="inherit"/>
                <w:color w:val="E8EAED"/>
                <w:sz w:val="42"/>
                <w:szCs w:val="42"/>
              </w:rPr>
            </w:rPrChange>
          </w:rPr>
          <w:t xml:space="preserve"> (n=7) </w:t>
        </w:r>
        <w:r w:rsidRPr="00365BC2">
          <w:rPr>
            <w:rStyle w:val="y2iqfc"/>
            <w:rFonts w:cs="Times New Roman" w:hint="eastAsia"/>
            <w:color w:val="000000" w:themeColor="text1"/>
            <w:szCs w:val="24"/>
            <w:rPrChange w:id="14243" w:author="Barshadskaya, Yuliya" w:date="2024-02-22T23:56:00Z">
              <w:rPr>
                <w:rStyle w:val="y2iqfc"/>
                <w:rFonts w:ascii="inherit" w:hAnsi="inherit" w:hint="eastAsia"/>
                <w:color w:val="E8EAED"/>
                <w:sz w:val="42"/>
                <w:szCs w:val="42"/>
              </w:rPr>
            </w:rPrChange>
          </w:rPr>
          <w:t>продемонстрировали</w:t>
        </w:r>
        <w:r w:rsidRPr="00365BC2">
          <w:rPr>
            <w:rStyle w:val="y2iqfc"/>
            <w:rFonts w:cs="Times New Roman"/>
            <w:color w:val="000000" w:themeColor="text1"/>
            <w:szCs w:val="24"/>
            <w:rPrChange w:id="14244"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245" w:author="Barshadskaya, Yuliya" w:date="2024-02-22T23:56:00Z">
              <w:rPr>
                <w:rStyle w:val="y2iqfc"/>
                <w:rFonts w:ascii="inherit" w:hAnsi="inherit" w:hint="eastAsia"/>
                <w:color w:val="E8EAED"/>
                <w:sz w:val="42"/>
                <w:szCs w:val="42"/>
              </w:rPr>
            </w:rPrChange>
          </w:rPr>
          <w:t>что</w:t>
        </w:r>
        <w:r w:rsidRPr="00365BC2">
          <w:rPr>
            <w:rStyle w:val="y2iqfc"/>
            <w:rFonts w:cs="Times New Roman"/>
            <w:color w:val="000000" w:themeColor="text1"/>
            <w:szCs w:val="24"/>
            <w:rPrChange w:id="14246"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247" w:author="Barshadskaya, Yuliya" w:date="2024-02-22T23:56:00Z">
              <w:rPr>
                <w:rStyle w:val="y2iqfc"/>
                <w:rFonts w:ascii="inherit" w:hAnsi="inherit" w:hint="eastAsia"/>
                <w:color w:val="E8EAED"/>
                <w:sz w:val="42"/>
                <w:szCs w:val="42"/>
              </w:rPr>
            </w:rPrChange>
          </w:rPr>
          <w:t>соотношение</w:t>
        </w:r>
      </w:ins>
      <w:ins w:id="14248" w:author="N F" w:date="2023-10-24T23:54:00Z">
        <w:r w:rsidRPr="00365BC2">
          <w:rPr>
            <w:rStyle w:val="y2iqfc"/>
            <w:rFonts w:cs="Times New Roman"/>
            <w:color w:val="000000" w:themeColor="text1"/>
            <w:szCs w:val="24"/>
            <w:rPrChange w:id="14249" w:author="Barshadskaya, Yuliya" w:date="2024-02-22T23:56:00Z">
              <w:rPr>
                <w:rStyle w:val="y2iqfc"/>
                <w:rFonts w:cs="Times New Roman"/>
                <w:color w:val="E8EAED"/>
                <w:szCs w:val="24"/>
              </w:rPr>
            </w:rPrChange>
          </w:rPr>
          <w:t xml:space="preserve"> концентраций в</w:t>
        </w:r>
      </w:ins>
      <w:ins w:id="14250" w:author="N F" w:date="2023-10-24T23:51:00Z">
        <w:r w:rsidRPr="00365BC2">
          <w:rPr>
            <w:rStyle w:val="y2iqfc"/>
            <w:rFonts w:cs="Times New Roman"/>
            <w:color w:val="000000" w:themeColor="text1"/>
            <w:szCs w:val="24"/>
            <w:rPrChange w:id="14251"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252" w:author="Barshadskaya, Yuliya" w:date="2024-02-22T23:56:00Z">
              <w:rPr>
                <w:rStyle w:val="y2iqfc"/>
                <w:rFonts w:ascii="inherit" w:hAnsi="inherit" w:hint="eastAsia"/>
                <w:color w:val="E8EAED"/>
                <w:sz w:val="42"/>
                <w:szCs w:val="42"/>
              </w:rPr>
            </w:rPrChange>
          </w:rPr>
          <w:t>мозг</w:t>
        </w:r>
      </w:ins>
      <w:ins w:id="14253" w:author="N F" w:date="2023-10-24T23:54:00Z">
        <w:r w:rsidRPr="00365BC2">
          <w:rPr>
            <w:rStyle w:val="y2iqfc"/>
            <w:rFonts w:cs="Times New Roman"/>
            <w:color w:val="000000" w:themeColor="text1"/>
            <w:szCs w:val="24"/>
            <w:rPrChange w:id="14254" w:author="Barshadskaya, Yuliya" w:date="2024-02-22T23:56:00Z">
              <w:rPr>
                <w:rStyle w:val="y2iqfc"/>
                <w:rFonts w:cs="Times New Roman"/>
                <w:color w:val="E8EAED"/>
                <w:szCs w:val="24"/>
              </w:rPr>
            </w:rPrChange>
          </w:rPr>
          <w:t>е</w:t>
        </w:r>
      </w:ins>
      <w:ins w:id="14255" w:author="N F" w:date="2023-10-24T23:51:00Z">
        <w:r w:rsidRPr="00365BC2">
          <w:rPr>
            <w:rStyle w:val="y2iqfc"/>
            <w:rFonts w:cs="Times New Roman"/>
            <w:color w:val="000000" w:themeColor="text1"/>
            <w:szCs w:val="24"/>
            <w:rPrChange w:id="14256"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257" w:author="Barshadskaya, Yuliya" w:date="2024-02-22T23:56:00Z">
              <w:rPr>
                <w:rStyle w:val="y2iqfc"/>
                <w:rFonts w:ascii="inherit" w:hAnsi="inherit" w:hint="eastAsia"/>
                <w:color w:val="E8EAED"/>
                <w:sz w:val="42"/>
                <w:szCs w:val="42"/>
              </w:rPr>
            </w:rPrChange>
          </w:rPr>
          <w:t>и</w:t>
        </w:r>
        <w:r w:rsidRPr="00365BC2">
          <w:rPr>
            <w:rStyle w:val="y2iqfc"/>
            <w:rFonts w:cs="Times New Roman"/>
            <w:color w:val="000000" w:themeColor="text1"/>
            <w:szCs w:val="24"/>
            <w:rPrChange w:id="14258" w:author="Barshadskaya, Yuliya" w:date="2024-02-22T23:56:00Z">
              <w:rPr>
                <w:rStyle w:val="y2iqfc"/>
                <w:rFonts w:ascii="inherit" w:hAnsi="inherit"/>
                <w:color w:val="E8EAED"/>
                <w:sz w:val="42"/>
                <w:szCs w:val="42"/>
              </w:rPr>
            </w:rPrChange>
          </w:rPr>
          <w:t xml:space="preserve"> </w:t>
        </w:r>
      </w:ins>
      <w:ins w:id="14259" w:author="N F" w:date="2023-10-24T23:54:00Z">
        <w:r w:rsidRPr="00365BC2">
          <w:rPr>
            <w:rStyle w:val="y2iqfc"/>
            <w:rFonts w:cs="Times New Roman"/>
            <w:color w:val="000000" w:themeColor="text1"/>
            <w:szCs w:val="24"/>
            <w:rPrChange w:id="14260" w:author="Barshadskaya, Yuliya" w:date="2024-02-22T23:56:00Z">
              <w:rPr>
                <w:rStyle w:val="y2iqfc"/>
                <w:rFonts w:cs="Times New Roman"/>
                <w:color w:val="E8EAED"/>
                <w:szCs w:val="24"/>
              </w:rPr>
            </w:rPrChange>
          </w:rPr>
          <w:t xml:space="preserve">концентраций в </w:t>
        </w:r>
      </w:ins>
      <w:ins w:id="14261" w:author="N F" w:date="2023-10-24T23:51:00Z">
        <w:r w:rsidRPr="00365BC2">
          <w:rPr>
            <w:rStyle w:val="y2iqfc"/>
            <w:rFonts w:cs="Times New Roman" w:hint="eastAsia"/>
            <w:color w:val="000000" w:themeColor="text1"/>
            <w:szCs w:val="24"/>
            <w:rPrChange w:id="14262" w:author="Barshadskaya, Yuliya" w:date="2024-02-22T23:56:00Z">
              <w:rPr>
                <w:rStyle w:val="y2iqfc"/>
                <w:rFonts w:ascii="inherit" w:hAnsi="inherit" w:hint="eastAsia"/>
                <w:color w:val="E8EAED"/>
                <w:sz w:val="42"/>
                <w:szCs w:val="42"/>
              </w:rPr>
            </w:rPrChange>
          </w:rPr>
          <w:t>плазм</w:t>
        </w:r>
      </w:ins>
      <w:ins w:id="14263" w:author="N F" w:date="2023-10-24T23:54:00Z">
        <w:r w:rsidRPr="00365BC2">
          <w:rPr>
            <w:rStyle w:val="y2iqfc"/>
            <w:rFonts w:cs="Times New Roman"/>
            <w:color w:val="000000" w:themeColor="text1"/>
            <w:szCs w:val="24"/>
            <w:rPrChange w:id="14264" w:author="Barshadskaya, Yuliya" w:date="2024-02-22T23:56:00Z">
              <w:rPr>
                <w:rStyle w:val="y2iqfc"/>
                <w:rFonts w:cs="Times New Roman"/>
                <w:color w:val="E8EAED"/>
                <w:szCs w:val="24"/>
              </w:rPr>
            </w:rPrChange>
          </w:rPr>
          <w:t>е</w:t>
        </w:r>
      </w:ins>
      <w:ins w:id="14265" w:author="N F" w:date="2023-10-24T23:51:00Z">
        <w:r w:rsidRPr="00365BC2">
          <w:rPr>
            <w:rStyle w:val="y2iqfc"/>
            <w:rFonts w:cs="Times New Roman"/>
            <w:color w:val="000000" w:themeColor="text1"/>
            <w:szCs w:val="24"/>
            <w:rPrChange w:id="14266" w:author="Barshadskaya, Yuliya" w:date="2024-02-22T23:56:00Z">
              <w:rPr>
                <w:rStyle w:val="y2iqfc"/>
                <w:rFonts w:ascii="inherit" w:hAnsi="inherit"/>
                <w:color w:val="E8EAED"/>
                <w:sz w:val="42"/>
                <w:szCs w:val="42"/>
              </w:rPr>
            </w:rPrChange>
          </w:rPr>
          <w:t xml:space="preserve"> (Kp) </w:t>
        </w:r>
        <w:r w:rsidRPr="00365BC2">
          <w:rPr>
            <w:rStyle w:val="y2iqfc"/>
            <w:rFonts w:cs="Times New Roman" w:hint="eastAsia"/>
            <w:color w:val="000000" w:themeColor="text1"/>
            <w:szCs w:val="24"/>
            <w:rPrChange w:id="14267" w:author="Barshadskaya, Yuliya" w:date="2024-02-22T23:56:00Z">
              <w:rPr>
                <w:rStyle w:val="y2iqfc"/>
                <w:rFonts w:ascii="inherit" w:hAnsi="inherit" w:hint="eastAsia"/>
                <w:color w:val="E8EAED"/>
                <w:sz w:val="42"/>
                <w:szCs w:val="42"/>
              </w:rPr>
            </w:rPrChange>
          </w:rPr>
          <w:t>было</w:t>
        </w:r>
        <w:r w:rsidRPr="00365BC2">
          <w:rPr>
            <w:rStyle w:val="y2iqfc"/>
            <w:rFonts w:cs="Times New Roman"/>
            <w:color w:val="000000" w:themeColor="text1"/>
            <w:szCs w:val="24"/>
            <w:rPrChange w:id="14268"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269" w:author="Barshadskaya, Yuliya" w:date="2024-02-22T23:56:00Z">
              <w:rPr>
                <w:rStyle w:val="y2iqfc"/>
                <w:rFonts w:ascii="inherit" w:hAnsi="inherit" w:hint="eastAsia"/>
                <w:color w:val="E8EAED"/>
                <w:sz w:val="42"/>
                <w:szCs w:val="42"/>
              </w:rPr>
            </w:rPrChange>
          </w:rPr>
          <w:t>одинаковым</w:t>
        </w:r>
        <w:r w:rsidRPr="00365BC2">
          <w:rPr>
            <w:rStyle w:val="y2iqfc"/>
            <w:rFonts w:cs="Times New Roman"/>
            <w:color w:val="000000" w:themeColor="text1"/>
            <w:szCs w:val="24"/>
            <w:rPrChange w:id="14270"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271" w:author="Barshadskaya, Yuliya" w:date="2024-02-22T23:56:00Z">
              <w:rPr>
                <w:rStyle w:val="y2iqfc"/>
                <w:rFonts w:ascii="inherit" w:hAnsi="inherit" w:hint="eastAsia"/>
                <w:color w:val="E8EAED"/>
                <w:sz w:val="42"/>
                <w:szCs w:val="42"/>
              </w:rPr>
            </w:rPrChange>
          </w:rPr>
          <w:t>и</w:t>
        </w:r>
        <w:r w:rsidRPr="00365BC2">
          <w:rPr>
            <w:rStyle w:val="y2iqfc"/>
            <w:rFonts w:cs="Times New Roman"/>
            <w:color w:val="000000" w:themeColor="text1"/>
            <w:szCs w:val="24"/>
            <w:rPrChange w:id="14272"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273" w:author="Barshadskaya, Yuliya" w:date="2024-02-22T23:56:00Z">
              <w:rPr>
                <w:rStyle w:val="y2iqfc"/>
                <w:rFonts w:ascii="inherit" w:hAnsi="inherit" w:hint="eastAsia"/>
                <w:color w:val="E8EAED"/>
                <w:sz w:val="42"/>
                <w:szCs w:val="42"/>
              </w:rPr>
            </w:rPrChange>
          </w:rPr>
          <w:t>что</w:t>
        </w:r>
        <w:r w:rsidRPr="00365BC2">
          <w:rPr>
            <w:rStyle w:val="y2iqfc"/>
            <w:rFonts w:cs="Times New Roman"/>
            <w:color w:val="000000" w:themeColor="text1"/>
            <w:szCs w:val="24"/>
            <w:rPrChange w:id="14274" w:author="Barshadskaya, Yuliya" w:date="2024-02-22T23:56:00Z">
              <w:rPr>
                <w:rStyle w:val="y2iqfc"/>
                <w:rFonts w:ascii="inherit" w:hAnsi="inherit"/>
                <w:color w:val="E8EAED"/>
                <w:sz w:val="42"/>
                <w:szCs w:val="42"/>
              </w:rPr>
            </w:rPrChange>
          </w:rPr>
          <w:t xml:space="preserve"> [11C] </w:t>
        </w:r>
        <w:r w:rsidRPr="00365BC2">
          <w:rPr>
            <w:rStyle w:val="y2iqfc"/>
            <w:rFonts w:cs="Times New Roman" w:hint="eastAsia"/>
            <w:color w:val="000000" w:themeColor="text1"/>
            <w:szCs w:val="24"/>
            <w:rPrChange w:id="14275" w:author="Barshadskaya, Yuliya" w:date="2024-02-22T23:56:00Z">
              <w:rPr>
                <w:rStyle w:val="y2iqfc"/>
                <w:rFonts w:ascii="inherit" w:hAnsi="inherit" w:hint="eastAsia"/>
                <w:color w:val="E8EAED"/>
                <w:sz w:val="42"/>
                <w:szCs w:val="42"/>
              </w:rPr>
            </w:rPrChange>
          </w:rPr>
          <w:t>осимертиниб</w:t>
        </w:r>
        <w:r w:rsidRPr="00365BC2">
          <w:rPr>
            <w:rStyle w:val="y2iqfc"/>
            <w:rFonts w:cs="Times New Roman"/>
            <w:color w:val="000000" w:themeColor="text1"/>
            <w:szCs w:val="24"/>
            <w:rPrChange w:id="14276"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277" w:author="Barshadskaya, Yuliya" w:date="2024-02-22T23:56:00Z">
              <w:rPr>
                <w:rStyle w:val="y2iqfc"/>
                <w:rFonts w:ascii="inherit" w:hAnsi="inherit" w:hint="eastAsia"/>
                <w:color w:val="E8EAED"/>
                <w:sz w:val="42"/>
                <w:szCs w:val="42"/>
              </w:rPr>
            </w:rPrChange>
          </w:rPr>
          <w:t>быстро</w:t>
        </w:r>
        <w:r w:rsidRPr="00365BC2">
          <w:rPr>
            <w:rStyle w:val="y2iqfc"/>
            <w:rFonts w:cs="Times New Roman"/>
            <w:color w:val="000000" w:themeColor="text1"/>
            <w:szCs w:val="24"/>
            <w:rPrChange w:id="14278"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279" w:author="Barshadskaya, Yuliya" w:date="2024-02-22T23:56:00Z">
              <w:rPr>
                <w:rStyle w:val="y2iqfc"/>
                <w:rFonts w:ascii="inherit" w:hAnsi="inherit" w:hint="eastAsia"/>
                <w:color w:val="E8EAED"/>
                <w:sz w:val="42"/>
                <w:szCs w:val="42"/>
              </w:rPr>
            </w:rPrChange>
          </w:rPr>
          <w:t>преодолевал</w:t>
        </w:r>
        <w:r w:rsidRPr="00365BC2">
          <w:rPr>
            <w:rStyle w:val="y2iqfc"/>
            <w:rFonts w:cs="Times New Roman"/>
            <w:color w:val="000000" w:themeColor="text1"/>
            <w:szCs w:val="24"/>
            <w:rPrChange w:id="14280"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281" w:author="Barshadskaya, Yuliya" w:date="2024-02-22T23:56:00Z">
              <w:rPr>
                <w:rStyle w:val="y2iqfc"/>
                <w:rFonts w:ascii="inherit" w:hAnsi="inherit" w:hint="eastAsia"/>
                <w:color w:val="E8EAED"/>
                <w:sz w:val="42"/>
                <w:szCs w:val="42"/>
              </w:rPr>
            </w:rPrChange>
          </w:rPr>
          <w:t>гематоэнцефалический</w:t>
        </w:r>
        <w:r w:rsidRPr="00365BC2">
          <w:rPr>
            <w:rStyle w:val="y2iqfc"/>
            <w:rFonts w:cs="Times New Roman"/>
            <w:color w:val="000000" w:themeColor="text1"/>
            <w:szCs w:val="24"/>
            <w:rPrChange w:id="14282"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283" w:author="Barshadskaya, Yuliya" w:date="2024-02-22T23:56:00Z">
              <w:rPr>
                <w:rStyle w:val="y2iqfc"/>
                <w:rFonts w:ascii="inherit" w:hAnsi="inherit" w:hint="eastAsia"/>
                <w:color w:val="E8EAED"/>
                <w:sz w:val="42"/>
                <w:szCs w:val="42"/>
              </w:rPr>
            </w:rPrChange>
          </w:rPr>
          <w:t>барьер</w:t>
        </w:r>
        <w:r w:rsidRPr="00365BC2">
          <w:rPr>
            <w:rStyle w:val="y2iqfc"/>
            <w:rFonts w:cs="Times New Roman"/>
            <w:color w:val="000000" w:themeColor="text1"/>
            <w:szCs w:val="24"/>
            <w:rPrChange w:id="14284"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285" w:author="Barshadskaya, Yuliya" w:date="2024-02-22T23:56:00Z">
              <w:rPr>
                <w:rStyle w:val="y2iqfc"/>
                <w:rFonts w:ascii="inherit" w:hAnsi="inherit" w:hint="eastAsia"/>
                <w:color w:val="E8EAED"/>
                <w:sz w:val="42"/>
                <w:szCs w:val="42"/>
              </w:rPr>
            </w:rPrChange>
          </w:rPr>
          <w:t>и</w:t>
        </w:r>
        <w:r w:rsidRPr="00365BC2">
          <w:rPr>
            <w:rStyle w:val="y2iqfc"/>
            <w:rFonts w:cs="Times New Roman"/>
            <w:color w:val="000000" w:themeColor="text1"/>
            <w:szCs w:val="24"/>
            <w:rPrChange w:id="14286"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287" w:author="Barshadskaya, Yuliya" w:date="2024-02-22T23:56:00Z">
              <w:rPr>
                <w:rStyle w:val="y2iqfc"/>
                <w:rFonts w:ascii="inherit" w:hAnsi="inherit" w:hint="eastAsia"/>
                <w:color w:val="E8EAED"/>
                <w:sz w:val="42"/>
                <w:szCs w:val="42"/>
              </w:rPr>
            </w:rPrChange>
          </w:rPr>
          <w:t>равномерно</w:t>
        </w:r>
        <w:r w:rsidRPr="00365BC2">
          <w:rPr>
            <w:rStyle w:val="y2iqfc"/>
            <w:rFonts w:cs="Times New Roman"/>
            <w:color w:val="000000" w:themeColor="text1"/>
            <w:szCs w:val="24"/>
            <w:rPrChange w:id="14288"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289" w:author="Barshadskaya, Yuliya" w:date="2024-02-22T23:56:00Z">
              <w:rPr>
                <w:rStyle w:val="y2iqfc"/>
                <w:rFonts w:ascii="inherit" w:hAnsi="inherit" w:hint="eastAsia"/>
                <w:color w:val="E8EAED"/>
                <w:sz w:val="42"/>
                <w:szCs w:val="42"/>
              </w:rPr>
            </w:rPrChange>
          </w:rPr>
          <w:t>распределялся</w:t>
        </w:r>
        <w:r w:rsidRPr="00365BC2">
          <w:rPr>
            <w:rStyle w:val="y2iqfc"/>
            <w:rFonts w:cs="Times New Roman"/>
            <w:color w:val="000000" w:themeColor="text1"/>
            <w:szCs w:val="24"/>
            <w:rPrChange w:id="14290"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291" w:author="Barshadskaya, Yuliya" w:date="2024-02-22T23:56:00Z">
              <w:rPr>
                <w:rStyle w:val="y2iqfc"/>
                <w:rFonts w:ascii="inherit" w:hAnsi="inherit" w:hint="eastAsia"/>
                <w:color w:val="E8EAED"/>
                <w:sz w:val="42"/>
                <w:szCs w:val="42"/>
              </w:rPr>
            </w:rPrChange>
          </w:rPr>
          <w:t>во</w:t>
        </w:r>
        <w:r w:rsidRPr="00365BC2">
          <w:rPr>
            <w:rStyle w:val="y2iqfc"/>
            <w:rFonts w:cs="Times New Roman"/>
            <w:color w:val="000000" w:themeColor="text1"/>
            <w:szCs w:val="24"/>
            <w:rPrChange w:id="14292"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293" w:author="Barshadskaya, Yuliya" w:date="2024-02-22T23:56:00Z">
              <w:rPr>
                <w:rStyle w:val="y2iqfc"/>
                <w:rFonts w:ascii="inherit" w:hAnsi="inherit" w:hint="eastAsia"/>
                <w:color w:val="E8EAED"/>
                <w:sz w:val="42"/>
                <w:szCs w:val="42"/>
              </w:rPr>
            </w:rPrChange>
          </w:rPr>
          <w:t>всех</w:t>
        </w:r>
        <w:r w:rsidRPr="00365BC2">
          <w:rPr>
            <w:rStyle w:val="y2iqfc"/>
            <w:rFonts w:cs="Times New Roman"/>
            <w:color w:val="000000" w:themeColor="text1"/>
            <w:szCs w:val="24"/>
            <w:rPrChange w:id="14294"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295" w:author="Barshadskaya, Yuliya" w:date="2024-02-22T23:56:00Z">
              <w:rPr>
                <w:rStyle w:val="y2iqfc"/>
                <w:rFonts w:ascii="inherit" w:hAnsi="inherit" w:hint="eastAsia"/>
                <w:color w:val="E8EAED"/>
                <w:sz w:val="42"/>
                <w:szCs w:val="42"/>
              </w:rPr>
            </w:rPrChange>
          </w:rPr>
          <w:t>отделах</w:t>
        </w:r>
        <w:r w:rsidRPr="00365BC2">
          <w:rPr>
            <w:rStyle w:val="y2iqfc"/>
            <w:rFonts w:cs="Times New Roman"/>
            <w:color w:val="000000" w:themeColor="text1"/>
            <w:szCs w:val="24"/>
            <w:rPrChange w:id="14296"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297" w:author="Barshadskaya, Yuliya" w:date="2024-02-22T23:56:00Z">
              <w:rPr>
                <w:rStyle w:val="y2iqfc"/>
                <w:rFonts w:ascii="inherit" w:hAnsi="inherit" w:hint="eastAsia"/>
                <w:color w:val="E8EAED"/>
                <w:sz w:val="42"/>
                <w:szCs w:val="42"/>
              </w:rPr>
            </w:rPrChange>
          </w:rPr>
          <w:t>головного</w:t>
        </w:r>
        <w:r w:rsidRPr="00365BC2">
          <w:rPr>
            <w:rStyle w:val="y2iqfc"/>
            <w:rFonts w:cs="Times New Roman"/>
            <w:color w:val="000000" w:themeColor="text1"/>
            <w:szCs w:val="24"/>
            <w:rPrChange w:id="14298"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299" w:author="Barshadskaya, Yuliya" w:date="2024-02-22T23:56:00Z">
              <w:rPr>
                <w:rStyle w:val="y2iqfc"/>
                <w:rFonts w:ascii="inherit" w:hAnsi="inherit" w:hint="eastAsia"/>
                <w:color w:val="E8EAED"/>
                <w:sz w:val="42"/>
                <w:szCs w:val="42"/>
              </w:rPr>
            </w:rPrChange>
          </w:rPr>
          <w:t>мозга</w:t>
        </w:r>
        <w:r w:rsidRPr="00365BC2">
          <w:rPr>
            <w:rStyle w:val="y2iqfc"/>
            <w:rFonts w:cs="Times New Roman"/>
            <w:color w:val="000000" w:themeColor="text1"/>
            <w:szCs w:val="24"/>
            <w:rPrChange w:id="14300"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301" w:author="Barshadskaya, Yuliya" w:date="2024-02-22T23:56:00Z">
              <w:rPr>
                <w:rStyle w:val="y2iqfc"/>
                <w:rFonts w:ascii="inherit" w:hAnsi="inherit" w:hint="eastAsia"/>
                <w:color w:val="E8EAED"/>
                <w:sz w:val="42"/>
                <w:szCs w:val="42"/>
              </w:rPr>
            </w:rPrChange>
          </w:rPr>
          <w:t>как</w:t>
        </w:r>
        <w:r w:rsidRPr="00365BC2">
          <w:rPr>
            <w:rStyle w:val="y2iqfc"/>
            <w:rFonts w:cs="Times New Roman"/>
            <w:color w:val="000000" w:themeColor="text1"/>
            <w:szCs w:val="24"/>
            <w:rPrChange w:id="14302"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303" w:author="Barshadskaya, Yuliya" w:date="2024-02-22T23:56:00Z">
              <w:rPr>
                <w:rStyle w:val="y2iqfc"/>
                <w:rFonts w:ascii="inherit" w:hAnsi="inherit" w:hint="eastAsia"/>
                <w:color w:val="E8EAED"/>
                <w:sz w:val="42"/>
                <w:szCs w:val="42"/>
              </w:rPr>
            </w:rPrChange>
          </w:rPr>
          <w:t>у</w:t>
        </w:r>
        <w:r w:rsidRPr="00365BC2">
          <w:rPr>
            <w:rStyle w:val="y2iqfc"/>
            <w:rFonts w:cs="Times New Roman"/>
            <w:color w:val="000000" w:themeColor="text1"/>
            <w:szCs w:val="24"/>
            <w:rPrChange w:id="14304"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305" w:author="Barshadskaya, Yuliya" w:date="2024-02-22T23:56:00Z">
              <w:rPr>
                <w:rStyle w:val="y2iqfc"/>
                <w:rFonts w:ascii="inherit" w:hAnsi="inherit" w:hint="eastAsia"/>
                <w:color w:val="E8EAED"/>
                <w:sz w:val="42"/>
                <w:szCs w:val="42"/>
              </w:rPr>
            </w:rPrChange>
          </w:rPr>
          <w:t>пациентов</w:t>
        </w:r>
        <w:r w:rsidRPr="00365BC2">
          <w:rPr>
            <w:rStyle w:val="y2iqfc"/>
            <w:rFonts w:cs="Times New Roman"/>
            <w:color w:val="000000" w:themeColor="text1"/>
            <w:szCs w:val="24"/>
            <w:rPrChange w:id="14306"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307" w:author="Barshadskaya, Yuliya" w:date="2024-02-22T23:56:00Z">
              <w:rPr>
                <w:rStyle w:val="y2iqfc"/>
                <w:rFonts w:ascii="inherit" w:hAnsi="inherit" w:hint="eastAsia"/>
                <w:color w:val="E8EAED"/>
                <w:sz w:val="42"/>
                <w:szCs w:val="42"/>
              </w:rPr>
            </w:rPrChange>
          </w:rPr>
          <w:t>так</w:t>
        </w:r>
        <w:r w:rsidRPr="00365BC2">
          <w:rPr>
            <w:rStyle w:val="y2iqfc"/>
            <w:rFonts w:cs="Times New Roman"/>
            <w:color w:val="000000" w:themeColor="text1"/>
            <w:szCs w:val="24"/>
            <w:rPrChange w:id="14308"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309" w:author="Barshadskaya, Yuliya" w:date="2024-02-22T23:56:00Z">
              <w:rPr>
                <w:rStyle w:val="y2iqfc"/>
                <w:rFonts w:ascii="inherit" w:hAnsi="inherit" w:hint="eastAsia"/>
                <w:color w:val="E8EAED"/>
                <w:sz w:val="42"/>
                <w:szCs w:val="42"/>
              </w:rPr>
            </w:rPrChange>
          </w:rPr>
          <w:t>и</w:t>
        </w:r>
        <w:r w:rsidRPr="00365BC2">
          <w:rPr>
            <w:rStyle w:val="y2iqfc"/>
            <w:rFonts w:cs="Times New Roman"/>
            <w:color w:val="000000" w:themeColor="text1"/>
            <w:szCs w:val="24"/>
            <w:rPrChange w:id="14310"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311" w:author="Barshadskaya, Yuliya" w:date="2024-02-22T23:56:00Z">
              <w:rPr>
                <w:rStyle w:val="y2iqfc"/>
                <w:rFonts w:ascii="inherit" w:hAnsi="inherit" w:hint="eastAsia"/>
                <w:color w:val="E8EAED"/>
                <w:sz w:val="42"/>
                <w:szCs w:val="42"/>
              </w:rPr>
            </w:rPrChange>
          </w:rPr>
          <w:t>у</w:t>
        </w:r>
        <w:r w:rsidRPr="00365BC2">
          <w:rPr>
            <w:rStyle w:val="y2iqfc"/>
            <w:rFonts w:cs="Times New Roman"/>
            <w:color w:val="000000" w:themeColor="text1"/>
            <w:szCs w:val="24"/>
            <w:rPrChange w:id="14312"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313" w:author="Barshadskaya, Yuliya" w:date="2024-02-22T23:56:00Z">
              <w:rPr>
                <w:rStyle w:val="y2iqfc"/>
                <w:rFonts w:ascii="inherit" w:hAnsi="inherit" w:hint="eastAsia"/>
                <w:color w:val="E8EAED"/>
                <w:sz w:val="42"/>
                <w:szCs w:val="42"/>
              </w:rPr>
            </w:rPrChange>
          </w:rPr>
          <w:t>здоровых</w:t>
        </w:r>
        <w:r w:rsidRPr="00365BC2">
          <w:rPr>
            <w:rStyle w:val="y2iqfc"/>
            <w:rFonts w:cs="Times New Roman"/>
            <w:color w:val="000000" w:themeColor="text1"/>
            <w:szCs w:val="24"/>
            <w:rPrChange w:id="14314" w:author="Barshadskaya, Yuliya" w:date="2024-02-22T23:56: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315" w:author="Barshadskaya, Yuliya" w:date="2024-02-22T23:56:00Z">
              <w:rPr>
                <w:rStyle w:val="y2iqfc"/>
                <w:rFonts w:ascii="inherit" w:hAnsi="inherit" w:hint="eastAsia"/>
                <w:color w:val="E8EAED"/>
                <w:sz w:val="42"/>
                <w:szCs w:val="42"/>
              </w:rPr>
            </w:rPrChange>
          </w:rPr>
          <w:t>добровольцев</w:t>
        </w:r>
        <w:r w:rsidRPr="00365BC2">
          <w:rPr>
            <w:rStyle w:val="y2iqfc"/>
            <w:rFonts w:cs="Times New Roman"/>
            <w:color w:val="000000" w:themeColor="text1"/>
            <w:szCs w:val="24"/>
            <w:rPrChange w:id="14316" w:author="Barshadskaya, Yuliya" w:date="2024-02-22T23:56:00Z">
              <w:rPr>
                <w:rStyle w:val="y2iqfc"/>
                <w:rFonts w:ascii="inherit" w:hAnsi="inherit"/>
                <w:color w:val="E8EAED"/>
                <w:sz w:val="42"/>
                <w:szCs w:val="42"/>
              </w:rPr>
            </w:rPrChange>
          </w:rPr>
          <w:t>.</w:t>
        </w:r>
      </w:ins>
    </w:p>
    <w:p w14:paraId="3340DBA7" w14:textId="77777777" w:rsidR="0018758A" w:rsidRPr="006E6534" w:rsidRDefault="0018758A">
      <w:pPr>
        <w:spacing w:after="0" w:line="240" w:lineRule="auto"/>
        <w:rPr>
          <w:rFonts w:cs="Times New Roman"/>
          <w:color w:val="000000" w:themeColor="text1"/>
          <w:rPrChange w:id="14317" w:author="N F" w:date="2023-12-05T03:08:00Z">
            <w:rPr>
              <w:rFonts w:cs="Times New Roman"/>
            </w:rPr>
          </w:rPrChange>
        </w:rPr>
        <w:pPrChange w:id="14318" w:author="Barshadskaya, Yuliya" w:date="2024-01-15T19:10:00Z">
          <w:pPr/>
        </w:pPrChange>
      </w:pPr>
    </w:p>
    <w:p w14:paraId="2272279B" w14:textId="33C45C30" w:rsidR="00A7420A" w:rsidRPr="006E6534" w:rsidRDefault="00CB5412">
      <w:pPr>
        <w:pStyle w:val="3"/>
        <w:numPr>
          <w:ilvl w:val="0"/>
          <w:numId w:val="0"/>
        </w:numPr>
        <w:spacing w:before="0" w:line="240" w:lineRule="auto"/>
        <w:rPr>
          <w:rFonts w:cs="Times New Roman"/>
          <w:sz w:val="24"/>
          <w:rPrChange w:id="14319" w:author="N F" w:date="2023-12-05T03:08:00Z">
            <w:rPr/>
          </w:rPrChange>
        </w:rPr>
        <w:pPrChange w:id="14320" w:author="Barshadskaya, Yuliya" w:date="2024-01-15T19:11:00Z">
          <w:pPr>
            <w:pStyle w:val="3"/>
          </w:pPr>
        </w:pPrChange>
      </w:pPr>
      <w:bookmarkStart w:id="14321" w:name="_Toc115733050"/>
      <w:ins w:id="14322" w:author="Barshadskaya, Yuliya" w:date="2024-01-15T19:11:00Z">
        <w:r>
          <w:rPr>
            <w:rFonts w:cs="Times New Roman"/>
            <w:sz w:val="24"/>
          </w:rPr>
          <w:t xml:space="preserve">4.1.7. </w:t>
        </w:r>
      </w:ins>
      <w:r w:rsidR="00A46414" w:rsidRPr="006E6534">
        <w:rPr>
          <w:rFonts w:cs="Times New Roman"/>
          <w:sz w:val="24"/>
          <w:rPrChange w:id="14323" w:author="N F" w:date="2023-12-05T03:08:00Z">
            <w:rPr/>
          </w:rPrChange>
        </w:rPr>
        <w:t>Фармакокинетические лекарственные взаимодействия</w:t>
      </w:r>
      <w:bookmarkEnd w:id="14321"/>
      <w:r w:rsidR="00A46414" w:rsidRPr="006E6534">
        <w:rPr>
          <w:rFonts w:cs="Times New Roman"/>
          <w:sz w:val="24"/>
          <w:rPrChange w:id="14324" w:author="N F" w:date="2023-12-05T03:08:00Z">
            <w:rPr/>
          </w:rPrChange>
        </w:rPr>
        <w:t xml:space="preserve"> </w:t>
      </w:r>
    </w:p>
    <w:p w14:paraId="128245EF" w14:textId="5DF4796F" w:rsidR="00085D51" w:rsidRPr="00365BC2" w:rsidRDefault="008634F9">
      <w:pPr>
        <w:pStyle w:val="SDText"/>
        <w:spacing w:after="0"/>
        <w:rPr>
          <w:rFonts w:cs="Times New Roman"/>
          <w:color w:val="000000" w:themeColor="text1"/>
          <w:rPrChange w:id="14325" w:author="Barshadskaya, Yuliya" w:date="2024-02-22T23:56:00Z">
            <w:rPr>
              <w:rFonts w:cs="Times New Roman"/>
            </w:rPr>
          </w:rPrChange>
        </w:rPr>
        <w:pPrChange w:id="14326" w:author="Barshadskaya, Yuliya" w:date="2024-01-15T19:11:00Z">
          <w:pPr>
            <w:pStyle w:val="SDText"/>
          </w:pPr>
        </w:pPrChange>
      </w:pPr>
      <w:r w:rsidRPr="00365BC2">
        <w:rPr>
          <w:rFonts w:cs="Times New Roman"/>
          <w:color w:val="000000" w:themeColor="text1"/>
          <w:rPrChange w:id="14327" w:author="Barshadskaya, Yuliya" w:date="2024-02-22T23:56:00Z">
            <w:rPr>
              <w:rFonts w:cs="Times New Roman"/>
            </w:rPr>
          </w:rPrChange>
        </w:rPr>
        <w:t xml:space="preserve">У здоровых добровольцев, принимавших осимертиниб </w:t>
      </w:r>
      <w:r w:rsidR="00170471" w:rsidRPr="00365BC2">
        <w:rPr>
          <w:rFonts w:cs="Times New Roman"/>
          <w:color w:val="000000" w:themeColor="text1"/>
          <w:rPrChange w:id="14328" w:author="Barshadskaya, Yuliya" w:date="2024-02-22T23:56:00Z">
            <w:rPr>
              <w:rFonts w:cs="Times New Roman"/>
            </w:rPr>
          </w:rPrChange>
        </w:rPr>
        <w:t xml:space="preserve">в дозе </w:t>
      </w:r>
      <w:r w:rsidRPr="00365BC2">
        <w:rPr>
          <w:rFonts w:cs="Times New Roman"/>
          <w:color w:val="000000" w:themeColor="text1"/>
          <w:rPrChange w:id="14329" w:author="Barshadskaya, Yuliya" w:date="2024-02-22T23:56:00Z">
            <w:rPr>
              <w:rFonts w:cs="Times New Roman"/>
            </w:rPr>
          </w:rPrChange>
        </w:rPr>
        <w:t>80 мг, рН желуд</w:t>
      </w:r>
      <w:r w:rsidR="00170471" w:rsidRPr="00365BC2">
        <w:rPr>
          <w:rFonts w:cs="Times New Roman"/>
          <w:color w:val="000000" w:themeColor="text1"/>
          <w:rPrChange w:id="14330" w:author="Barshadskaya, Yuliya" w:date="2024-02-22T23:56:00Z">
            <w:rPr>
              <w:rFonts w:cs="Times New Roman"/>
            </w:rPr>
          </w:rPrChange>
        </w:rPr>
        <w:t>очного содержимого</w:t>
      </w:r>
      <w:r w:rsidRPr="00365BC2">
        <w:rPr>
          <w:rFonts w:cs="Times New Roman"/>
          <w:color w:val="000000" w:themeColor="text1"/>
          <w:rPrChange w:id="14331" w:author="Barshadskaya, Yuliya" w:date="2024-02-22T23:56:00Z">
            <w:rPr>
              <w:rFonts w:cs="Times New Roman"/>
            </w:rPr>
          </w:rPrChange>
        </w:rPr>
        <w:t xml:space="preserve"> повышался за счет приема омепразола в течение 5 дней. Данное изменение не влияло на экспозицию осимертиниба (</w:t>
      </w:r>
      <w:r w:rsidRPr="00365BC2">
        <w:rPr>
          <w:rFonts w:cs="Times New Roman"/>
          <w:color w:val="000000" w:themeColor="text1"/>
          <w:lang w:val="en-US"/>
          <w:rPrChange w:id="14332" w:author="Barshadskaya, Yuliya" w:date="2024-02-22T23:56:00Z">
            <w:rPr>
              <w:rFonts w:cs="Times New Roman"/>
              <w:lang w:val="en-US"/>
            </w:rPr>
          </w:rPrChange>
        </w:rPr>
        <w:t>AUC</w:t>
      </w:r>
      <w:r w:rsidRPr="00365BC2">
        <w:rPr>
          <w:rFonts w:cs="Times New Roman"/>
          <w:color w:val="000000" w:themeColor="text1"/>
          <w:rPrChange w:id="14333" w:author="Barshadskaya, Yuliya" w:date="2024-02-22T23:56:00Z">
            <w:rPr>
              <w:rFonts w:cs="Times New Roman"/>
            </w:rPr>
          </w:rPrChange>
        </w:rPr>
        <w:t xml:space="preserve"> и </w:t>
      </w:r>
      <w:r w:rsidRPr="00365BC2">
        <w:rPr>
          <w:rFonts w:cs="Times New Roman"/>
          <w:color w:val="000000" w:themeColor="text1"/>
          <w:lang w:val="en-US"/>
          <w:rPrChange w:id="14334" w:author="Barshadskaya, Yuliya" w:date="2024-02-22T23:56:00Z">
            <w:rPr>
              <w:rFonts w:cs="Times New Roman"/>
              <w:lang w:val="en-US"/>
            </w:rPr>
          </w:rPrChange>
        </w:rPr>
        <w:t>C</w:t>
      </w:r>
      <w:r w:rsidRPr="00365BC2">
        <w:rPr>
          <w:rFonts w:cs="Times New Roman"/>
          <w:color w:val="000000" w:themeColor="text1"/>
          <w:vertAlign w:val="subscript"/>
          <w:lang w:val="en-US"/>
          <w:rPrChange w:id="14335" w:author="Barshadskaya, Yuliya" w:date="2024-02-22T23:56:00Z">
            <w:rPr>
              <w:rFonts w:cs="Times New Roman"/>
              <w:vertAlign w:val="subscript"/>
              <w:lang w:val="en-US"/>
            </w:rPr>
          </w:rPrChange>
        </w:rPr>
        <w:t>max</w:t>
      </w:r>
      <w:r w:rsidRPr="00365BC2">
        <w:rPr>
          <w:rFonts w:cs="Times New Roman"/>
          <w:color w:val="000000" w:themeColor="text1"/>
          <w:rPrChange w:id="14336" w:author="Barshadskaya, Yuliya" w:date="2024-02-22T23:56:00Z">
            <w:rPr>
              <w:rFonts w:cs="Times New Roman"/>
            </w:rPr>
          </w:rPrChange>
        </w:rPr>
        <w:t xml:space="preserve"> увеличивались на 7% и 2% соответственно) при 90% ДИ </w:t>
      </w:r>
      <w:r w:rsidR="0006286A" w:rsidRPr="00365BC2">
        <w:rPr>
          <w:rFonts w:cs="Times New Roman"/>
          <w:color w:val="000000" w:themeColor="text1"/>
          <w:rPrChange w:id="14337" w:author="Barshadskaya, Yuliya" w:date="2024-02-22T23:56:00Z">
            <w:rPr>
              <w:rFonts w:cs="Times New Roman"/>
            </w:rPr>
          </w:rPrChange>
        </w:rPr>
        <w:t>показател</w:t>
      </w:r>
      <w:r w:rsidR="00D05A81" w:rsidRPr="00365BC2">
        <w:rPr>
          <w:rFonts w:cs="Times New Roman"/>
          <w:color w:val="000000" w:themeColor="text1"/>
          <w:rPrChange w:id="14338" w:author="Barshadskaya, Yuliya" w:date="2024-02-22T23:56:00Z">
            <w:rPr>
              <w:rFonts w:cs="Times New Roman"/>
            </w:rPr>
          </w:rPrChange>
        </w:rPr>
        <w:t>ей</w:t>
      </w:r>
      <w:r w:rsidR="0006286A" w:rsidRPr="00365BC2">
        <w:rPr>
          <w:rFonts w:cs="Times New Roman"/>
          <w:color w:val="000000" w:themeColor="text1"/>
          <w:rPrChange w:id="14339" w:author="Barshadskaya, Yuliya" w:date="2024-02-22T23:56:00Z">
            <w:rPr>
              <w:rFonts w:cs="Times New Roman"/>
            </w:rPr>
          </w:rPrChange>
        </w:rPr>
        <w:t xml:space="preserve"> </w:t>
      </w:r>
      <w:r w:rsidRPr="00365BC2">
        <w:rPr>
          <w:rFonts w:cs="Times New Roman"/>
          <w:color w:val="000000" w:themeColor="text1"/>
          <w:rPrChange w:id="14340" w:author="Barshadskaya, Yuliya" w:date="2024-02-22T23:56:00Z">
            <w:rPr>
              <w:rFonts w:cs="Times New Roman"/>
            </w:rPr>
          </w:rPrChange>
        </w:rPr>
        <w:t>в пределах 80–125%</w:t>
      </w:r>
      <w:r w:rsidR="00B6298D" w:rsidRPr="00365BC2">
        <w:rPr>
          <w:rFonts w:cs="Times New Roman"/>
          <w:color w:val="000000" w:themeColor="text1"/>
          <w:rPrChange w:id="14341" w:author="Barshadskaya, Yuliya" w:date="2024-02-22T23:56:00Z">
            <w:rPr>
              <w:rFonts w:cs="Times New Roman"/>
            </w:rPr>
          </w:rPrChange>
        </w:rPr>
        <w:t xml:space="preserve">. </w:t>
      </w:r>
      <w:r w:rsidR="00BD36D1" w:rsidRPr="00365BC2">
        <w:rPr>
          <w:rFonts w:cs="Times New Roman"/>
          <w:color w:val="000000" w:themeColor="text1"/>
          <w:rPrChange w:id="14342" w:author="Barshadskaya, Yuliya" w:date="2024-02-22T23:56:00Z">
            <w:rPr>
              <w:rFonts w:cs="Times New Roman"/>
            </w:rPr>
          </w:rPrChange>
        </w:rPr>
        <w:t xml:space="preserve">Доступны результаты </w:t>
      </w:r>
      <w:r w:rsidR="00B6298D" w:rsidRPr="00365BC2">
        <w:rPr>
          <w:rFonts w:cs="Times New Roman"/>
          <w:color w:val="000000" w:themeColor="text1"/>
          <w:rPrChange w:id="14343" w:author="Barshadskaya, Yuliya" w:date="2024-02-22T23:56:00Z">
            <w:rPr>
              <w:rFonts w:cs="Times New Roman"/>
            </w:rPr>
          </w:rPrChange>
        </w:rPr>
        <w:t>исследовани</w:t>
      </w:r>
      <w:r w:rsidR="00BD36D1" w:rsidRPr="00365BC2">
        <w:rPr>
          <w:rFonts w:cs="Times New Roman"/>
          <w:color w:val="000000" w:themeColor="text1"/>
          <w:rPrChange w:id="14344" w:author="Barshadskaya, Yuliya" w:date="2024-02-22T23:56:00Z">
            <w:rPr>
              <w:rFonts w:cs="Times New Roman"/>
            </w:rPr>
          </w:rPrChange>
        </w:rPr>
        <w:t>я</w:t>
      </w:r>
      <w:r w:rsidR="00B6298D" w:rsidRPr="00365BC2">
        <w:rPr>
          <w:rFonts w:cs="Times New Roman"/>
          <w:color w:val="000000" w:themeColor="text1"/>
          <w:rPrChange w:id="14345" w:author="Barshadskaya, Yuliya" w:date="2024-02-22T23:56:00Z">
            <w:rPr>
              <w:rFonts w:cs="Times New Roman"/>
            </w:rPr>
          </w:rPrChange>
        </w:rPr>
        <w:t xml:space="preserve"> зависимости фармакокинетики осимертиниба</w:t>
      </w:r>
      <w:r w:rsidR="00C43EFF" w:rsidRPr="00365BC2">
        <w:rPr>
          <w:rFonts w:cs="Times New Roman"/>
          <w:color w:val="000000" w:themeColor="text1"/>
          <w:rPrChange w:id="14346" w:author="Barshadskaya, Yuliya" w:date="2024-02-22T23:56:00Z">
            <w:rPr>
              <w:rFonts w:cs="Times New Roman"/>
            </w:rPr>
          </w:rPrChange>
        </w:rPr>
        <w:t xml:space="preserve"> (таблетка 20 мг)</w:t>
      </w:r>
      <w:r w:rsidR="00B6298D" w:rsidRPr="00365BC2">
        <w:rPr>
          <w:rFonts w:cs="Times New Roman"/>
          <w:color w:val="000000" w:themeColor="text1"/>
          <w:rPrChange w:id="14347" w:author="Barshadskaya, Yuliya" w:date="2024-02-22T23:56:00Z">
            <w:rPr>
              <w:rFonts w:cs="Times New Roman"/>
            </w:rPr>
          </w:rPrChange>
        </w:rPr>
        <w:t xml:space="preserve"> от приема пищи</w:t>
      </w:r>
      <w:r w:rsidR="00BD36D1" w:rsidRPr="00365BC2">
        <w:rPr>
          <w:rFonts w:cs="Times New Roman"/>
          <w:color w:val="000000" w:themeColor="text1"/>
          <w:rPrChange w:id="14348" w:author="Barshadskaya, Yuliya" w:date="2024-02-22T23:56:00Z">
            <w:rPr>
              <w:rFonts w:cs="Times New Roman"/>
            </w:rPr>
          </w:rPrChange>
        </w:rPr>
        <w:t>.</w:t>
      </w:r>
      <w:r w:rsidR="00B6298D" w:rsidRPr="00365BC2">
        <w:rPr>
          <w:rFonts w:cs="Times New Roman"/>
          <w:color w:val="000000" w:themeColor="text1"/>
          <w:rPrChange w:id="14349" w:author="Barshadskaya, Yuliya" w:date="2024-02-22T23:56:00Z">
            <w:rPr>
              <w:rFonts w:cs="Times New Roman"/>
            </w:rPr>
          </w:rPrChange>
        </w:rPr>
        <w:t xml:space="preserve"> </w:t>
      </w:r>
      <w:r w:rsidR="00BD36D1" w:rsidRPr="00365BC2">
        <w:rPr>
          <w:rFonts w:cs="Times New Roman"/>
          <w:color w:val="000000" w:themeColor="text1"/>
          <w:rPrChange w:id="14350" w:author="Barshadskaya, Yuliya" w:date="2024-02-22T23:56:00Z">
            <w:rPr>
              <w:rFonts w:cs="Times New Roman"/>
            </w:rPr>
          </w:rPrChange>
        </w:rPr>
        <w:t>Пр</w:t>
      </w:r>
      <w:r w:rsidR="00B6298D" w:rsidRPr="00365BC2">
        <w:rPr>
          <w:rFonts w:cs="Times New Roman"/>
          <w:color w:val="000000" w:themeColor="text1"/>
          <w:rPrChange w:id="14351" w:author="Barshadskaya, Yuliya" w:date="2024-02-22T23:56:00Z">
            <w:rPr>
              <w:rFonts w:cs="Times New Roman"/>
            </w:rPr>
          </w:rPrChange>
        </w:rPr>
        <w:t>ием таблетки с пищей с высоким содержанием жиров повышал AUC осимертиниба и C</w:t>
      </w:r>
      <w:r w:rsidR="00B6298D" w:rsidRPr="00365BC2">
        <w:rPr>
          <w:rFonts w:cs="Times New Roman"/>
          <w:color w:val="000000" w:themeColor="text1"/>
          <w:vertAlign w:val="subscript"/>
          <w:rPrChange w:id="14352" w:author="Barshadskaya, Yuliya" w:date="2024-02-22T23:56:00Z">
            <w:rPr>
              <w:rFonts w:cs="Times New Roman"/>
              <w:vertAlign w:val="subscript"/>
            </w:rPr>
          </w:rPrChange>
        </w:rPr>
        <w:t>max</w:t>
      </w:r>
      <w:r w:rsidR="00B6298D" w:rsidRPr="00365BC2">
        <w:rPr>
          <w:rFonts w:cs="Times New Roman"/>
          <w:color w:val="000000" w:themeColor="text1"/>
          <w:rPrChange w:id="14353" w:author="Barshadskaya, Yuliya" w:date="2024-02-22T23:56:00Z">
            <w:rPr>
              <w:rFonts w:cs="Times New Roman"/>
            </w:rPr>
          </w:rPrChange>
        </w:rPr>
        <w:t xml:space="preserve"> приблизительно на 19% и 14% соответственно по сравнению с </w:t>
      </w:r>
      <w:r w:rsidR="00BD36D1" w:rsidRPr="00365BC2">
        <w:rPr>
          <w:rFonts w:cs="Times New Roman"/>
          <w:color w:val="000000" w:themeColor="text1"/>
          <w:rPrChange w:id="14354" w:author="Barshadskaya, Yuliya" w:date="2024-02-22T23:56:00Z">
            <w:rPr>
              <w:rFonts w:cs="Times New Roman"/>
            </w:rPr>
          </w:rPrChange>
        </w:rPr>
        <w:t xml:space="preserve">показателем, полученным после приема лекарственного средства </w:t>
      </w:r>
      <w:r w:rsidR="00B6298D" w:rsidRPr="00365BC2">
        <w:rPr>
          <w:rFonts w:cs="Times New Roman"/>
          <w:color w:val="000000" w:themeColor="text1"/>
          <w:rPrChange w:id="14355" w:author="Barshadskaya, Yuliya" w:date="2024-02-22T23:56:00Z">
            <w:rPr>
              <w:rFonts w:cs="Times New Roman"/>
            </w:rPr>
          </w:rPrChange>
        </w:rPr>
        <w:t xml:space="preserve">натощак </w:t>
      </w:r>
      <w:ins w:id="14356" w:author="Barshadskaya, Yuliya" w:date="2024-01-15T19:11:00Z">
        <w:r w:rsidR="00CB5412" w:rsidRPr="00365BC2">
          <w:rPr>
            <w:rFonts w:cs="Times New Roman"/>
            <w:color w:val="000000" w:themeColor="text1"/>
            <w:lang w:val="en-US"/>
          </w:rPr>
          <w:fldChar w:fldCharType="begin"/>
        </w:r>
        <w:r w:rsidR="00CB5412" w:rsidRPr="00365BC2">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CB5412" w:rsidRPr="00365BC2">
          <w:rPr>
            <w:rFonts w:cs="Times New Roman"/>
            <w:color w:val="000000" w:themeColor="text1"/>
            <w:lang w:val="en-US"/>
            <w:rPrChange w:id="14357" w:author="Barshadskaya, Yuliya" w:date="2024-02-22T23:56:00Z">
              <w:rPr>
                <w:rFonts w:cs="Times New Roman"/>
                <w:color w:val="000000" w:themeColor="text1"/>
                <w:lang w:val="en-US"/>
              </w:rPr>
            </w:rPrChange>
          </w:rPr>
          <w:fldChar w:fldCharType="separate"/>
        </w:r>
        <w:r w:rsidR="00CB5412" w:rsidRPr="00365BC2">
          <w:rPr>
            <w:rFonts w:cs="Times New Roman"/>
            <w:color w:val="000000" w:themeColor="text1"/>
          </w:rPr>
          <w:t>[1]</w:t>
        </w:r>
        <w:r w:rsidR="00CB5412" w:rsidRPr="00365BC2">
          <w:rPr>
            <w:rFonts w:cs="Times New Roman"/>
            <w:color w:val="000000" w:themeColor="text1"/>
            <w:lang w:val="en-US"/>
          </w:rPr>
          <w:fldChar w:fldCharType="end"/>
        </w:r>
      </w:ins>
      <w:del w:id="14358" w:author="Barshadskaya, Yuliya" w:date="2024-01-15T19:11:00Z">
        <w:r w:rsidRPr="00365BC2" w:rsidDel="00CB5412">
          <w:rPr>
            <w:rFonts w:cs="Times New Roman"/>
            <w:color w:val="000000" w:themeColor="text1"/>
            <w:rPrChange w:id="14359" w:author="Barshadskaya, Yuliya" w:date="2024-02-22T23:56:00Z">
              <w:rPr>
                <w:rFonts w:cs="Times New Roman"/>
              </w:rPr>
            </w:rPrChange>
          </w:rPr>
          <w:fldChar w:fldCharType="begin"/>
        </w:r>
        <w:r w:rsidRPr="00365BC2" w:rsidDel="00CB5412">
          <w:rPr>
            <w:rFonts w:cs="Times New Roman"/>
            <w:color w:val="000000" w:themeColor="text1"/>
            <w:rPrChange w:id="14360" w:author="Barshadskaya, Yuliya" w:date="2024-02-22T23:56:00Z">
              <w:rPr>
                <w:rFonts w:cs="Times New Roman"/>
              </w:rPr>
            </w:rPrChange>
          </w:rPr>
          <w:delInstrText xml:space="preserve"> ADDIN ZOTERO_ITEM CSL_CITATION {"citationID":"RVILUj7E","properties":{"formattedCitation":"(13)","plainCitation":"(13)","noteIndex":0},"citationItems":[{"id":161897,"uris":["http://zotero.org/groups/4735135/items/WX22NTFD"],"itemData":{"id":161897,"type":"webpage","title":"Assessment report. Tagrisso","URL":"https://www.ema.europa.eu/en/documents/assessment-report/tagrisso-epar-public-assessment-report_en.pdf","author":[{"family":"EMA","given":""}],"accessed":{"date-parts":[["2022",8,2]]},"issued":{"date-parts":[["2015"]]}}}],"schema":"https://github.com/citation-style-language/schema/raw/master/csl-citation.json"} </w:delInstrText>
        </w:r>
        <w:r w:rsidRPr="00365BC2" w:rsidDel="00CB5412">
          <w:rPr>
            <w:rFonts w:cs="Times New Roman"/>
            <w:color w:val="000000" w:themeColor="text1"/>
            <w:rPrChange w:id="14361" w:author="Barshadskaya, Yuliya" w:date="2024-02-22T23:56:00Z">
              <w:rPr>
                <w:rFonts w:cs="Times New Roman"/>
              </w:rPr>
            </w:rPrChange>
          </w:rPr>
          <w:fldChar w:fldCharType="separate"/>
        </w:r>
        <w:r w:rsidRPr="00365BC2" w:rsidDel="00CB5412">
          <w:rPr>
            <w:rFonts w:cs="Times New Roman"/>
            <w:color w:val="000000" w:themeColor="text1"/>
            <w:rPrChange w:id="14362" w:author="Barshadskaya, Yuliya" w:date="2024-02-22T23:56:00Z">
              <w:rPr>
                <w:rFonts w:cs="Times New Roman"/>
              </w:rPr>
            </w:rPrChange>
          </w:rPr>
          <w:delText>(13)</w:delText>
        </w:r>
        <w:r w:rsidRPr="00365BC2" w:rsidDel="00CB5412">
          <w:rPr>
            <w:rFonts w:cs="Times New Roman"/>
            <w:color w:val="000000" w:themeColor="text1"/>
            <w:rPrChange w:id="14363" w:author="Barshadskaya, Yuliya" w:date="2024-02-22T23:56:00Z">
              <w:rPr>
                <w:rFonts w:cs="Times New Roman"/>
              </w:rPr>
            </w:rPrChange>
          </w:rPr>
          <w:fldChar w:fldCharType="end"/>
        </w:r>
      </w:del>
      <w:r w:rsidR="00B6298D" w:rsidRPr="00365BC2">
        <w:rPr>
          <w:rFonts w:cs="Times New Roman"/>
          <w:color w:val="000000" w:themeColor="text1"/>
          <w:rPrChange w:id="14364" w:author="Barshadskaya, Yuliya" w:date="2024-02-22T23:56:00Z">
            <w:rPr>
              <w:rFonts w:cs="Times New Roman"/>
            </w:rPr>
          </w:rPrChange>
        </w:rPr>
        <w:t>.</w:t>
      </w:r>
      <w:ins w:id="14365" w:author="N F" w:date="2023-10-25T00:00:00Z">
        <w:r w:rsidR="00085D51" w:rsidRPr="00365BC2">
          <w:rPr>
            <w:rFonts w:cs="Times New Roman"/>
            <w:color w:val="000000" w:themeColor="text1"/>
            <w:rPrChange w:id="14366" w:author="Barshadskaya, Yuliya" w:date="2024-02-22T23:56:00Z">
              <w:rPr>
                <w:rFonts w:cs="Times New Roman"/>
              </w:rPr>
            </w:rPrChange>
          </w:rPr>
          <w:t xml:space="preserve"> </w:t>
        </w:r>
        <w:r w:rsidR="00085D51" w:rsidRPr="00365BC2">
          <w:rPr>
            <w:rStyle w:val="y2iqfc"/>
            <w:rFonts w:cs="Times New Roman" w:hint="eastAsia"/>
            <w:color w:val="000000" w:themeColor="text1"/>
            <w:szCs w:val="24"/>
            <w:rPrChange w:id="14367" w:author="Barshadskaya, Yuliya" w:date="2024-02-22T23:56:00Z">
              <w:rPr>
                <w:rStyle w:val="y2iqfc"/>
                <w:rFonts w:ascii="inherit" w:hAnsi="inherit" w:hint="eastAsia"/>
                <w:color w:val="E8EAED"/>
                <w:sz w:val="42"/>
                <w:szCs w:val="42"/>
              </w:rPr>
            </w:rPrChange>
          </w:rPr>
          <w:t>Средства</w:t>
        </w:r>
        <w:r w:rsidR="00085D51" w:rsidRPr="00365BC2">
          <w:rPr>
            <w:rStyle w:val="y2iqfc"/>
            <w:rFonts w:cs="Times New Roman"/>
            <w:color w:val="000000" w:themeColor="text1"/>
            <w:szCs w:val="24"/>
            <w:rPrChange w:id="14368" w:author="Barshadskaya, Yuliya" w:date="2024-02-22T23:56:00Z">
              <w:rPr>
                <w:rStyle w:val="y2iqfc"/>
                <w:rFonts w:ascii="inherit" w:hAnsi="inherit"/>
                <w:color w:val="E8EAED"/>
                <w:sz w:val="42"/>
                <w:szCs w:val="42"/>
              </w:rPr>
            </w:rPrChange>
          </w:rPr>
          <w:t xml:space="preserve">, </w:t>
        </w:r>
        <w:r w:rsidR="00085D51" w:rsidRPr="00365BC2">
          <w:rPr>
            <w:rStyle w:val="y2iqfc"/>
            <w:rFonts w:cs="Times New Roman" w:hint="eastAsia"/>
            <w:color w:val="000000" w:themeColor="text1"/>
            <w:szCs w:val="24"/>
            <w:rPrChange w:id="14369" w:author="Barshadskaya, Yuliya" w:date="2024-02-22T23:56:00Z">
              <w:rPr>
                <w:rStyle w:val="y2iqfc"/>
                <w:rFonts w:ascii="inherit" w:hAnsi="inherit" w:hint="eastAsia"/>
                <w:color w:val="E8EAED"/>
                <w:sz w:val="42"/>
                <w:szCs w:val="42"/>
              </w:rPr>
            </w:rPrChange>
          </w:rPr>
          <w:t>модифицирующие</w:t>
        </w:r>
        <w:r w:rsidR="00085D51" w:rsidRPr="00365BC2">
          <w:rPr>
            <w:rStyle w:val="y2iqfc"/>
            <w:rFonts w:cs="Times New Roman"/>
            <w:color w:val="000000" w:themeColor="text1"/>
            <w:szCs w:val="24"/>
            <w:rPrChange w:id="14370" w:author="Barshadskaya, Yuliya" w:date="2024-02-22T23:56:00Z">
              <w:rPr>
                <w:rStyle w:val="y2iqfc"/>
                <w:rFonts w:ascii="inherit" w:hAnsi="inherit"/>
                <w:color w:val="E8EAED"/>
                <w:sz w:val="42"/>
                <w:szCs w:val="42"/>
              </w:rPr>
            </w:rPrChange>
          </w:rPr>
          <w:t xml:space="preserve"> pH </w:t>
        </w:r>
        <w:r w:rsidR="00085D51" w:rsidRPr="00365BC2">
          <w:rPr>
            <w:rStyle w:val="y2iqfc"/>
            <w:rFonts w:cs="Times New Roman" w:hint="eastAsia"/>
            <w:color w:val="000000" w:themeColor="text1"/>
            <w:szCs w:val="24"/>
            <w:rPrChange w:id="14371" w:author="Barshadskaya, Yuliya" w:date="2024-02-22T23:56:00Z">
              <w:rPr>
                <w:rStyle w:val="y2iqfc"/>
                <w:rFonts w:ascii="inherit" w:hAnsi="inherit" w:hint="eastAsia"/>
                <w:color w:val="E8EAED"/>
                <w:sz w:val="42"/>
                <w:szCs w:val="42"/>
              </w:rPr>
            </w:rPrChange>
          </w:rPr>
          <w:t>желудка</w:t>
        </w:r>
        <w:r w:rsidR="00085D51" w:rsidRPr="00365BC2">
          <w:rPr>
            <w:rStyle w:val="y2iqfc"/>
            <w:rFonts w:cs="Times New Roman"/>
            <w:color w:val="000000" w:themeColor="text1"/>
            <w:szCs w:val="24"/>
            <w:rPrChange w:id="14372" w:author="Barshadskaya, Yuliya" w:date="2024-02-22T23:56:00Z">
              <w:rPr>
                <w:rStyle w:val="y2iqfc"/>
                <w:rFonts w:ascii="inherit" w:hAnsi="inherit"/>
                <w:color w:val="E8EAED"/>
                <w:sz w:val="42"/>
                <w:szCs w:val="42"/>
              </w:rPr>
            </w:rPrChange>
          </w:rPr>
          <w:t xml:space="preserve">, </w:t>
        </w:r>
        <w:r w:rsidR="00085D51" w:rsidRPr="00365BC2">
          <w:rPr>
            <w:rStyle w:val="y2iqfc"/>
            <w:rFonts w:cs="Times New Roman" w:hint="eastAsia"/>
            <w:color w:val="000000" w:themeColor="text1"/>
            <w:szCs w:val="24"/>
            <w:rPrChange w:id="14373" w:author="Barshadskaya, Yuliya" w:date="2024-02-22T23:56:00Z">
              <w:rPr>
                <w:rStyle w:val="y2iqfc"/>
                <w:rFonts w:ascii="inherit" w:hAnsi="inherit" w:hint="eastAsia"/>
                <w:color w:val="E8EAED"/>
                <w:sz w:val="42"/>
                <w:szCs w:val="42"/>
              </w:rPr>
            </w:rPrChange>
          </w:rPr>
          <w:t>можно</w:t>
        </w:r>
        <w:r w:rsidR="00085D51" w:rsidRPr="00365BC2">
          <w:rPr>
            <w:rStyle w:val="y2iqfc"/>
            <w:rFonts w:cs="Times New Roman"/>
            <w:color w:val="000000" w:themeColor="text1"/>
            <w:szCs w:val="24"/>
            <w:rPrChange w:id="14374" w:author="Barshadskaya, Yuliya" w:date="2024-02-22T23:56:00Z">
              <w:rPr>
                <w:rStyle w:val="y2iqfc"/>
                <w:rFonts w:ascii="inherit" w:hAnsi="inherit"/>
                <w:color w:val="E8EAED"/>
                <w:sz w:val="42"/>
                <w:szCs w:val="42"/>
              </w:rPr>
            </w:rPrChange>
          </w:rPr>
          <w:t xml:space="preserve"> </w:t>
        </w:r>
        <w:r w:rsidR="00085D51" w:rsidRPr="00365BC2">
          <w:rPr>
            <w:rStyle w:val="y2iqfc"/>
            <w:rFonts w:cs="Times New Roman" w:hint="eastAsia"/>
            <w:color w:val="000000" w:themeColor="text1"/>
            <w:szCs w:val="24"/>
            <w:rPrChange w:id="14375" w:author="Barshadskaya, Yuliya" w:date="2024-02-22T23:56:00Z">
              <w:rPr>
                <w:rStyle w:val="y2iqfc"/>
                <w:rFonts w:ascii="inherit" w:hAnsi="inherit" w:hint="eastAsia"/>
                <w:color w:val="E8EAED"/>
                <w:sz w:val="42"/>
                <w:szCs w:val="42"/>
              </w:rPr>
            </w:rPrChange>
          </w:rPr>
          <w:t>применять</w:t>
        </w:r>
        <w:r w:rsidR="00085D51" w:rsidRPr="00365BC2">
          <w:rPr>
            <w:rStyle w:val="y2iqfc"/>
            <w:rFonts w:cs="Times New Roman"/>
            <w:color w:val="000000" w:themeColor="text1"/>
            <w:szCs w:val="24"/>
            <w:rPrChange w:id="14376" w:author="Barshadskaya, Yuliya" w:date="2024-02-22T23:56:00Z">
              <w:rPr>
                <w:rStyle w:val="y2iqfc"/>
                <w:rFonts w:ascii="inherit" w:hAnsi="inherit"/>
                <w:color w:val="E8EAED"/>
                <w:sz w:val="42"/>
                <w:szCs w:val="42"/>
              </w:rPr>
            </w:rPrChange>
          </w:rPr>
          <w:t xml:space="preserve"> </w:t>
        </w:r>
        <w:r w:rsidR="00085D51" w:rsidRPr="00365BC2">
          <w:rPr>
            <w:rStyle w:val="y2iqfc"/>
            <w:rFonts w:cs="Times New Roman" w:hint="eastAsia"/>
            <w:color w:val="000000" w:themeColor="text1"/>
            <w:szCs w:val="24"/>
            <w:rPrChange w:id="14377" w:author="Barshadskaya, Yuliya" w:date="2024-02-22T23:56:00Z">
              <w:rPr>
                <w:rStyle w:val="y2iqfc"/>
                <w:rFonts w:ascii="inherit" w:hAnsi="inherit" w:hint="eastAsia"/>
                <w:color w:val="E8EAED"/>
                <w:sz w:val="42"/>
                <w:szCs w:val="42"/>
              </w:rPr>
            </w:rPrChange>
          </w:rPr>
          <w:t>одновременно</w:t>
        </w:r>
        <w:r w:rsidR="00085D51" w:rsidRPr="00365BC2">
          <w:rPr>
            <w:rStyle w:val="y2iqfc"/>
            <w:rFonts w:cs="Times New Roman"/>
            <w:color w:val="000000" w:themeColor="text1"/>
            <w:szCs w:val="24"/>
            <w:rPrChange w:id="14378" w:author="Barshadskaya, Yuliya" w:date="2024-02-22T23:56:00Z">
              <w:rPr>
                <w:rStyle w:val="y2iqfc"/>
                <w:rFonts w:ascii="inherit" w:hAnsi="inherit"/>
                <w:color w:val="E8EAED"/>
                <w:sz w:val="42"/>
                <w:szCs w:val="42"/>
              </w:rPr>
            </w:rPrChange>
          </w:rPr>
          <w:t xml:space="preserve"> </w:t>
        </w:r>
        <w:r w:rsidR="00085D51" w:rsidRPr="00365BC2">
          <w:rPr>
            <w:rStyle w:val="y2iqfc"/>
            <w:rFonts w:cs="Times New Roman" w:hint="eastAsia"/>
            <w:color w:val="000000" w:themeColor="text1"/>
            <w:szCs w:val="24"/>
            <w:rPrChange w:id="14379" w:author="Barshadskaya, Yuliya" w:date="2024-02-22T23:56:00Z">
              <w:rPr>
                <w:rStyle w:val="y2iqfc"/>
                <w:rFonts w:ascii="inherit" w:hAnsi="inherit" w:hint="eastAsia"/>
                <w:color w:val="E8EAED"/>
                <w:sz w:val="42"/>
                <w:szCs w:val="42"/>
              </w:rPr>
            </w:rPrChange>
          </w:rPr>
          <w:t>с</w:t>
        </w:r>
        <w:r w:rsidR="00085D51" w:rsidRPr="00365BC2">
          <w:rPr>
            <w:rStyle w:val="y2iqfc"/>
            <w:rFonts w:cs="Times New Roman"/>
            <w:color w:val="000000" w:themeColor="text1"/>
            <w:szCs w:val="24"/>
            <w:rPrChange w:id="14380" w:author="Barshadskaya, Yuliya" w:date="2024-02-22T23:56:00Z">
              <w:rPr>
                <w:rStyle w:val="y2iqfc"/>
                <w:rFonts w:ascii="inherit" w:hAnsi="inherit"/>
                <w:color w:val="E8EAED"/>
                <w:sz w:val="42"/>
                <w:szCs w:val="42"/>
              </w:rPr>
            </w:rPrChange>
          </w:rPr>
          <w:t xml:space="preserve"> </w:t>
        </w:r>
        <w:r w:rsidR="00085D51" w:rsidRPr="00365BC2">
          <w:rPr>
            <w:rStyle w:val="y2iqfc"/>
            <w:rFonts w:cs="Times New Roman" w:hint="eastAsia"/>
            <w:color w:val="000000" w:themeColor="text1"/>
            <w:szCs w:val="24"/>
            <w:rPrChange w:id="14381" w:author="Barshadskaya, Yuliya" w:date="2024-02-22T23:56:00Z">
              <w:rPr>
                <w:rStyle w:val="y2iqfc"/>
                <w:rFonts w:ascii="inherit" w:hAnsi="inherit" w:hint="eastAsia"/>
                <w:color w:val="E8EAED"/>
                <w:sz w:val="42"/>
                <w:szCs w:val="42"/>
              </w:rPr>
            </w:rPrChange>
          </w:rPr>
          <w:t>Тагриссо</w:t>
        </w:r>
        <w:r w:rsidR="00085D51" w:rsidRPr="00365BC2">
          <w:rPr>
            <w:rStyle w:val="y2iqfc"/>
            <w:rFonts w:cs="Times New Roman"/>
            <w:color w:val="000000" w:themeColor="text1"/>
            <w:szCs w:val="24"/>
            <w:rPrChange w:id="14382" w:author="Barshadskaya, Yuliya" w:date="2024-02-22T23:56:00Z">
              <w:rPr>
                <w:rStyle w:val="y2iqfc"/>
                <w:rFonts w:ascii="inherit" w:hAnsi="inherit"/>
                <w:color w:val="E8EAED"/>
                <w:sz w:val="42"/>
                <w:szCs w:val="42"/>
              </w:rPr>
            </w:rPrChange>
          </w:rPr>
          <w:t xml:space="preserve"> </w:t>
        </w:r>
        <w:r w:rsidR="00085D51" w:rsidRPr="00365BC2">
          <w:rPr>
            <w:rStyle w:val="y2iqfc"/>
            <w:rFonts w:cs="Times New Roman" w:hint="eastAsia"/>
            <w:color w:val="000000" w:themeColor="text1"/>
            <w:szCs w:val="24"/>
            <w:rPrChange w:id="14383" w:author="Barshadskaya, Yuliya" w:date="2024-02-22T23:56:00Z">
              <w:rPr>
                <w:rStyle w:val="y2iqfc"/>
                <w:rFonts w:ascii="inherit" w:hAnsi="inherit" w:hint="eastAsia"/>
                <w:color w:val="E8EAED"/>
                <w:sz w:val="42"/>
                <w:szCs w:val="42"/>
              </w:rPr>
            </w:rPrChange>
          </w:rPr>
          <w:t>без</w:t>
        </w:r>
        <w:r w:rsidR="00085D51" w:rsidRPr="00365BC2">
          <w:rPr>
            <w:rStyle w:val="y2iqfc"/>
            <w:rFonts w:cs="Times New Roman"/>
            <w:color w:val="000000" w:themeColor="text1"/>
            <w:szCs w:val="24"/>
            <w:rPrChange w:id="14384" w:author="Barshadskaya, Yuliya" w:date="2024-02-22T23:56:00Z">
              <w:rPr>
                <w:rStyle w:val="y2iqfc"/>
                <w:rFonts w:ascii="inherit" w:hAnsi="inherit"/>
                <w:color w:val="E8EAED"/>
                <w:sz w:val="42"/>
                <w:szCs w:val="42"/>
              </w:rPr>
            </w:rPrChange>
          </w:rPr>
          <w:t xml:space="preserve"> </w:t>
        </w:r>
        <w:r w:rsidR="00085D51" w:rsidRPr="00365BC2">
          <w:rPr>
            <w:rStyle w:val="y2iqfc"/>
            <w:rFonts w:cs="Times New Roman" w:hint="eastAsia"/>
            <w:color w:val="000000" w:themeColor="text1"/>
            <w:szCs w:val="24"/>
            <w:rPrChange w:id="14385" w:author="Barshadskaya, Yuliya" w:date="2024-02-22T23:56:00Z">
              <w:rPr>
                <w:rStyle w:val="y2iqfc"/>
                <w:rFonts w:ascii="inherit" w:hAnsi="inherit" w:hint="eastAsia"/>
                <w:color w:val="E8EAED"/>
                <w:sz w:val="42"/>
                <w:szCs w:val="42"/>
              </w:rPr>
            </w:rPrChange>
          </w:rPr>
          <w:t>каких</w:t>
        </w:r>
        <w:r w:rsidR="00085D51" w:rsidRPr="00365BC2">
          <w:rPr>
            <w:rStyle w:val="y2iqfc"/>
            <w:rFonts w:cs="Times New Roman"/>
            <w:color w:val="000000" w:themeColor="text1"/>
            <w:szCs w:val="24"/>
            <w:rPrChange w:id="14386" w:author="Barshadskaya, Yuliya" w:date="2024-02-22T23:56:00Z">
              <w:rPr>
                <w:rStyle w:val="y2iqfc"/>
                <w:rFonts w:ascii="inherit" w:hAnsi="inherit"/>
                <w:color w:val="E8EAED"/>
                <w:sz w:val="42"/>
                <w:szCs w:val="42"/>
              </w:rPr>
            </w:rPrChange>
          </w:rPr>
          <w:t>-</w:t>
        </w:r>
        <w:r w:rsidR="00085D51" w:rsidRPr="00365BC2">
          <w:rPr>
            <w:rStyle w:val="y2iqfc"/>
            <w:rFonts w:cs="Times New Roman" w:hint="eastAsia"/>
            <w:color w:val="000000" w:themeColor="text1"/>
            <w:szCs w:val="24"/>
            <w:rPrChange w:id="14387" w:author="Barshadskaya, Yuliya" w:date="2024-02-22T23:56:00Z">
              <w:rPr>
                <w:rStyle w:val="y2iqfc"/>
                <w:rFonts w:ascii="inherit" w:hAnsi="inherit" w:hint="eastAsia"/>
                <w:color w:val="E8EAED"/>
                <w:sz w:val="42"/>
                <w:szCs w:val="42"/>
              </w:rPr>
            </w:rPrChange>
          </w:rPr>
          <w:t>либо</w:t>
        </w:r>
        <w:r w:rsidR="00085D51" w:rsidRPr="00365BC2">
          <w:rPr>
            <w:rStyle w:val="y2iqfc"/>
            <w:rFonts w:cs="Times New Roman"/>
            <w:color w:val="000000" w:themeColor="text1"/>
            <w:szCs w:val="24"/>
            <w:rPrChange w:id="14388" w:author="Barshadskaya, Yuliya" w:date="2024-02-22T23:56:00Z">
              <w:rPr>
                <w:rStyle w:val="y2iqfc"/>
                <w:rFonts w:ascii="inherit" w:hAnsi="inherit"/>
                <w:color w:val="E8EAED"/>
                <w:sz w:val="42"/>
                <w:szCs w:val="42"/>
              </w:rPr>
            </w:rPrChange>
          </w:rPr>
          <w:t xml:space="preserve"> </w:t>
        </w:r>
        <w:r w:rsidR="00085D51" w:rsidRPr="00365BC2">
          <w:rPr>
            <w:rStyle w:val="y2iqfc"/>
            <w:rFonts w:cs="Times New Roman" w:hint="eastAsia"/>
            <w:color w:val="000000" w:themeColor="text1"/>
            <w:szCs w:val="24"/>
            <w:rPrChange w:id="14389" w:author="Barshadskaya, Yuliya" w:date="2024-02-22T23:56:00Z">
              <w:rPr>
                <w:rStyle w:val="y2iqfc"/>
                <w:rFonts w:ascii="inherit" w:hAnsi="inherit" w:hint="eastAsia"/>
                <w:color w:val="E8EAED"/>
                <w:sz w:val="42"/>
                <w:szCs w:val="42"/>
              </w:rPr>
            </w:rPrChange>
          </w:rPr>
          <w:t>ограничений</w:t>
        </w:r>
        <w:r w:rsidR="00085D51" w:rsidRPr="00365BC2">
          <w:rPr>
            <w:rStyle w:val="y2iqfc"/>
            <w:rFonts w:cs="Times New Roman"/>
            <w:color w:val="000000" w:themeColor="text1"/>
            <w:szCs w:val="24"/>
            <w:rPrChange w:id="14390" w:author="Barshadskaya, Yuliya" w:date="2024-02-22T23:56:00Z">
              <w:rPr>
                <w:rStyle w:val="y2iqfc"/>
                <w:rFonts w:ascii="inherit" w:hAnsi="inherit"/>
                <w:color w:val="E8EAED"/>
                <w:sz w:val="42"/>
                <w:szCs w:val="42"/>
              </w:rPr>
            </w:rPrChange>
          </w:rPr>
          <w:t>.</w:t>
        </w:r>
      </w:ins>
    </w:p>
    <w:p w14:paraId="3959F927" w14:textId="3383C74F" w:rsidR="006D2EEA" w:rsidRPr="006E6534" w:rsidRDefault="00AF5416">
      <w:pPr>
        <w:pStyle w:val="SDText"/>
        <w:spacing w:after="0"/>
        <w:rPr>
          <w:rFonts w:cs="Times New Roman"/>
          <w:color w:val="000000" w:themeColor="text1"/>
          <w:rPrChange w:id="14391" w:author="N F" w:date="2023-12-05T03:08:00Z">
            <w:rPr>
              <w:rFonts w:cs="Times New Roman"/>
            </w:rPr>
          </w:rPrChange>
        </w:rPr>
        <w:pPrChange w:id="14392" w:author="Barshadskaya, Yuliya" w:date="2024-01-15T19:12:00Z">
          <w:pPr>
            <w:pStyle w:val="SDText"/>
          </w:pPr>
        </w:pPrChange>
      </w:pPr>
      <w:r w:rsidRPr="006E6534">
        <w:rPr>
          <w:rFonts w:cs="Times New Roman"/>
          <w:color w:val="000000" w:themeColor="text1"/>
          <w:rPrChange w:id="14393" w:author="N F" w:date="2023-12-05T03:08:00Z">
            <w:rPr>
              <w:rFonts w:cs="Times New Roman"/>
            </w:rPr>
          </w:rPrChange>
        </w:rPr>
        <w:t>Осимертиниб преимущественно метаболизируется CYP3A</w:t>
      </w:r>
      <w:ins w:id="14394" w:author="N F" w:date="2023-10-24T23:58:00Z">
        <w:r w:rsidR="00085D51" w:rsidRPr="006E6534">
          <w:rPr>
            <w:rFonts w:cs="Times New Roman"/>
            <w:color w:val="000000" w:themeColor="text1"/>
            <w:rPrChange w:id="14395" w:author="N F" w:date="2023-12-05T03:08:00Z">
              <w:rPr>
                <w:rFonts w:cs="Times New Roman"/>
                <w:lang w:val="en-US"/>
              </w:rPr>
            </w:rPrChange>
          </w:rPr>
          <w:t>4</w:t>
        </w:r>
      </w:ins>
      <w:ins w:id="14396" w:author="N F" w:date="2023-10-24T23:59:00Z">
        <w:r w:rsidR="00085D51" w:rsidRPr="006E6534">
          <w:rPr>
            <w:rFonts w:cs="Times New Roman"/>
            <w:color w:val="000000" w:themeColor="text1"/>
            <w:rPrChange w:id="14397" w:author="N F" w:date="2023-12-05T03:08:00Z">
              <w:rPr>
                <w:rFonts w:cs="Times New Roman"/>
                <w:lang w:val="en-US"/>
              </w:rPr>
            </w:rPrChange>
          </w:rPr>
          <w:t xml:space="preserve"> </w:t>
        </w:r>
        <w:r w:rsidR="00085D51" w:rsidRPr="006E6534">
          <w:rPr>
            <w:rFonts w:cs="Times New Roman"/>
            <w:color w:val="000000" w:themeColor="text1"/>
            <w:rPrChange w:id="14398" w:author="N F" w:date="2023-12-05T03:08:00Z">
              <w:rPr>
                <w:rFonts w:cs="Times New Roman"/>
              </w:rPr>
            </w:rPrChange>
          </w:rPr>
          <w:t>и CYP3A5</w:t>
        </w:r>
      </w:ins>
      <w:r w:rsidRPr="006E6534">
        <w:rPr>
          <w:rFonts w:cs="Times New Roman"/>
          <w:color w:val="000000" w:themeColor="text1"/>
          <w:rPrChange w:id="14399" w:author="N F" w:date="2023-12-05T03:08:00Z">
            <w:rPr>
              <w:rFonts w:cs="Times New Roman"/>
            </w:rPr>
          </w:rPrChange>
        </w:rPr>
        <w:t xml:space="preserve">. Исследования взаимодействия с лекарственными средствами Тагриссо не проводились. </w:t>
      </w:r>
      <w:r w:rsidR="002B68E5" w:rsidRPr="006E6534">
        <w:rPr>
          <w:rFonts w:cs="Times New Roman"/>
          <w:color w:val="000000" w:themeColor="text1"/>
          <w:rPrChange w:id="14400" w:author="N F" w:date="2023-12-05T03:08:00Z">
            <w:rPr>
              <w:rFonts w:cs="Times New Roman"/>
            </w:rPr>
          </w:rPrChange>
        </w:rPr>
        <w:t>Р</w:t>
      </w:r>
      <w:r w:rsidRPr="006E6534">
        <w:rPr>
          <w:rFonts w:cs="Times New Roman"/>
          <w:color w:val="000000" w:themeColor="text1"/>
          <w:rPrChange w:id="14401" w:author="N F" w:date="2023-12-05T03:08:00Z">
            <w:rPr>
              <w:rFonts w:cs="Times New Roman"/>
            </w:rPr>
          </w:rPrChange>
        </w:rPr>
        <w:t xml:space="preserve">екомендации по дозировке основаны на том, что осимертиниб является субстратом CYP3A </w:t>
      </w:r>
      <w:r w:rsidRPr="006E6534">
        <w:rPr>
          <w:rFonts w:cs="Times New Roman"/>
          <w:i/>
          <w:iCs/>
          <w:color w:val="000000" w:themeColor="text1"/>
          <w:rPrChange w:id="14402" w:author="N F" w:date="2023-12-05T03:08:00Z">
            <w:rPr>
              <w:rFonts w:cs="Times New Roman"/>
              <w:i/>
              <w:iCs/>
            </w:rPr>
          </w:rPrChange>
        </w:rPr>
        <w:t>in vitro</w:t>
      </w:r>
      <w:r w:rsidRPr="006E6534">
        <w:rPr>
          <w:rFonts w:cs="Times New Roman"/>
          <w:color w:val="000000" w:themeColor="text1"/>
          <w:rPrChange w:id="14403" w:author="N F" w:date="2023-12-05T03:08:00Z">
            <w:rPr>
              <w:rFonts w:cs="Times New Roman"/>
            </w:rPr>
          </w:rPrChange>
        </w:rPr>
        <w:t xml:space="preserve">. </w:t>
      </w:r>
      <w:r w:rsidR="002B68E5" w:rsidRPr="006E6534">
        <w:rPr>
          <w:rFonts w:cs="Times New Roman"/>
          <w:color w:val="000000" w:themeColor="text1"/>
          <w:rPrChange w:id="14404" w:author="N F" w:date="2023-12-05T03:08:00Z">
            <w:rPr>
              <w:rFonts w:cs="Times New Roman"/>
            </w:rPr>
          </w:rPrChange>
        </w:rPr>
        <w:t>Необходимо избегать</w:t>
      </w:r>
      <w:r w:rsidRPr="006E6534">
        <w:rPr>
          <w:rFonts w:cs="Times New Roman"/>
          <w:color w:val="000000" w:themeColor="text1"/>
          <w:rPrChange w:id="14405" w:author="N F" w:date="2023-12-05T03:08:00Z">
            <w:rPr>
              <w:rFonts w:cs="Times New Roman"/>
            </w:rPr>
          </w:rPrChange>
        </w:rPr>
        <w:t xml:space="preserve"> одновременного применения сильных ингибиторов CYP3A с препарат</w:t>
      </w:r>
      <w:r w:rsidR="00467B36" w:rsidRPr="006E6534">
        <w:rPr>
          <w:rFonts w:cs="Times New Roman"/>
          <w:color w:val="000000" w:themeColor="text1"/>
          <w:rPrChange w:id="14406" w:author="N F" w:date="2023-12-05T03:08:00Z">
            <w:rPr>
              <w:rFonts w:cs="Times New Roman"/>
            </w:rPr>
          </w:rPrChange>
        </w:rPr>
        <w:t>ами</w:t>
      </w:r>
      <w:r w:rsidRPr="006E6534">
        <w:rPr>
          <w:rFonts w:cs="Times New Roman"/>
          <w:color w:val="000000" w:themeColor="text1"/>
          <w:rPrChange w:id="14407" w:author="N F" w:date="2023-12-05T03:08:00Z">
            <w:rPr>
              <w:rFonts w:cs="Times New Roman"/>
            </w:rPr>
          </w:rPrChange>
        </w:rPr>
        <w:t xml:space="preserve"> </w:t>
      </w:r>
      <w:r w:rsidR="00467B36" w:rsidRPr="006E6534">
        <w:rPr>
          <w:rFonts w:cs="Times New Roman"/>
          <w:color w:val="000000" w:themeColor="text1"/>
          <w:rPrChange w:id="14408" w:author="N F" w:date="2023-12-05T03:08:00Z">
            <w:rPr>
              <w:rFonts w:cs="Times New Roman"/>
            </w:rPr>
          </w:rPrChange>
        </w:rPr>
        <w:t>осимертиниба</w:t>
      </w:r>
      <w:r w:rsidRPr="006E6534">
        <w:rPr>
          <w:rFonts w:cs="Times New Roman"/>
          <w:color w:val="000000" w:themeColor="text1"/>
          <w:rPrChange w:id="14409" w:author="N F" w:date="2023-12-05T03:08:00Z">
            <w:rPr>
              <w:rFonts w:cs="Times New Roman"/>
            </w:rPr>
          </w:rPrChange>
        </w:rPr>
        <w:t xml:space="preserve">. Если нет другой альтернативы, пациент должен находиться под пристальным наблюдением на предмет признаков токсичности. По возможности </w:t>
      </w:r>
      <w:r w:rsidR="00CD6998" w:rsidRPr="006E6534">
        <w:rPr>
          <w:rFonts w:cs="Times New Roman"/>
          <w:color w:val="000000" w:themeColor="text1"/>
          <w:rPrChange w:id="14410" w:author="N F" w:date="2023-12-05T03:08:00Z">
            <w:rPr>
              <w:rFonts w:cs="Times New Roman"/>
            </w:rPr>
          </w:rPrChange>
        </w:rPr>
        <w:t>нужно избегать приема</w:t>
      </w:r>
      <w:r w:rsidRPr="006E6534">
        <w:rPr>
          <w:rFonts w:cs="Times New Roman"/>
          <w:color w:val="000000" w:themeColor="text1"/>
          <w:rPrChange w:id="14411" w:author="N F" w:date="2023-12-05T03:08:00Z">
            <w:rPr>
              <w:rFonts w:cs="Times New Roman"/>
            </w:rPr>
          </w:rPrChange>
        </w:rPr>
        <w:t xml:space="preserve"> сильных индукторов CYP3A, поскольку одновременное применение может снизить концентрацию осимертиниба в плазме </w:t>
      </w:r>
      <w:ins w:id="14412" w:author="Barshadskaya, Yuliya" w:date="2024-01-15T19:11:00Z">
        <w:r w:rsidR="00CB5412" w:rsidRPr="0001519A">
          <w:rPr>
            <w:rFonts w:cs="Times New Roman"/>
            <w:color w:val="000000" w:themeColor="text1"/>
            <w:lang w:val="en-US"/>
          </w:rPr>
          <w:fldChar w:fldCharType="begin"/>
        </w:r>
        <w:r w:rsidR="00CB5412"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CB5412" w:rsidRPr="0001519A">
          <w:rPr>
            <w:rFonts w:cs="Times New Roman"/>
            <w:color w:val="000000" w:themeColor="text1"/>
            <w:lang w:val="en-US"/>
          </w:rPr>
          <w:fldChar w:fldCharType="separate"/>
        </w:r>
        <w:r w:rsidR="00CB5412" w:rsidRPr="0018315E">
          <w:rPr>
            <w:rFonts w:cs="Times New Roman"/>
            <w:color w:val="000000" w:themeColor="text1"/>
          </w:rPr>
          <w:t>[</w:t>
        </w:r>
      </w:ins>
      <w:ins w:id="14413" w:author="Barshadskaya, Yuliya" w:date="2024-02-22T23:57:00Z">
        <w:r w:rsidR="00365BC2">
          <w:rPr>
            <w:rFonts w:cs="Times New Roman"/>
            <w:color w:val="000000" w:themeColor="text1"/>
          </w:rPr>
          <w:t>2</w:t>
        </w:r>
      </w:ins>
      <w:ins w:id="14414" w:author="Barshadskaya, Yuliya" w:date="2024-01-15T19:11:00Z">
        <w:r w:rsidR="00CB5412" w:rsidRPr="00DD38F1">
          <w:rPr>
            <w:rFonts w:cs="Times New Roman"/>
            <w:color w:val="000000" w:themeColor="text1"/>
          </w:rPr>
          <w:t>]</w:t>
        </w:r>
        <w:r w:rsidR="00CB5412" w:rsidRPr="0001519A">
          <w:rPr>
            <w:rFonts w:cs="Times New Roman"/>
            <w:color w:val="000000" w:themeColor="text1"/>
            <w:lang w:val="en-US"/>
          </w:rPr>
          <w:fldChar w:fldCharType="end"/>
        </w:r>
      </w:ins>
      <w:del w:id="14415" w:author="Barshadskaya, Yuliya" w:date="2024-01-15T19:11:00Z">
        <w:r w:rsidR="006D2EEA" w:rsidRPr="006E6534" w:rsidDel="00CB5412">
          <w:rPr>
            <w:rFonts w:cs="Times New Roman"/>
            <w:color w:val="000000" w:themeColor="text1"/>
            <w:rPrChange w:id="14416" w:author="N F" w:date="2023-12-05T03:08:00Z">
              <w:rPr>
                <w:rFonts w:cs="Times New Roman"/>
              </w:rPr>
            </w:rPrChange>
          </w:rPr>
          <w:fldChar w:fldCharType="begin"/>
        </w:r>
        <w:r w:rsidR="00426E62" w:rsidRPr="006E6534" w:rsidDel="00CB5412">
          <w:rPr>
            <w:rFonts w:cs="Times New Roman"/>
            <w:color w:val="000000" w:themeColor="text1"/>
            <w:rPrChange w:id="14417" w:author="N F" w:date="2023-12-05T03:08:00Z">
              <w:rPr>
                <w:rFonts w:cs="Times New Roman"/>
              </w:rPr>
            </w:rPrChange>
          </w:rPr>
          <w:delInstrText xml:space="preserve"> ADDIN ZOTERO_ITEM CSL_CITATION {"citationID":"49bC36qf","properties":{"formattedCitation":"(14)","plainCitation":"(14)","noteIndex":0},"citationItems":[{"id":161759,"uris":["http://zotero.org/groups/4735135/items/SYLFY4KI"],"itemData":{"id":161759,"type":"webpage","title":"TAGRISSO (osimertinib) tablets. AstraZeneca Pharmaceuticals, LP Application No.:  208065. Approval Date: 11/13/2015. Clinical Pharmacology Biopharmaceutics Review","URL":"https://www.accessdata.fda.gov/drugsatfda_docs/nda/2015/208065Orig1s000TOC.cfm","accessed":{"date-parts":[["2022",8,2]]}}}],"schema":"https://github.com/citation-style-language/schema/raw/master/csl-citation.json"} </w:delInstrText>
        </w:r>
        <w:r w:rsidR="006D2EEA" w:rsidRPr="006E6534" w:rsidDel="00CB5412">
          <w:rPr>
            <w:rFonts w:cs="Times New Roman"/>
            <w:color w:val="000000" w:themeColor="text1"/>
            <w:rPrChange w:id="14418" w:author="N F" w:date="2023-12-05T03:08:00Z">
              <w:rPr>
                <w:rFonts w:cs="Times New Roman"/>
              </w:rPr>
            </w:rPrChange>
          </w:rPr>
          <w:fldChar w:fldCharType="separate"/>
        </w:r>
        <w:r w:rsidR="00426E62" w:rsidRPr="006E6534" w:rsidDel="00CB5412">
          <w:rPr>
            <w:rFonts w:cs="Times New Roman"/>
            <w:color w:val="000000" w:themeColor="text1"/>
            <w:rPrChange w:id="14419" w:author="N F" w:date="2023-12-05T03:08:00Z">
              <w:rPr>
                <w:rFonts w:cs="Times New Roman"/>
              </w:rPr>
            </w:rPrChange>
          </w:rPr>
          <w:delText>(14)</w:delText>
        </w:r>
        <w:r w:rsidR="006D2EEA" w:rsidRPr="006E6534" w:rsidDel="00CB5412">
          <w:rPr>
            <w:rFonts w:cs="Times New Roman"/>
            <w:color w:val="000000" w:themeColor="text1"/>
            <w:rPrChange w:id="14420" w:author="N F" w:date="2023-12-05T03:08:00Z">
              <w:rPr>
                <w:rFonts w:cs="Times New Roman"/>
              </w:rPr>
            </w:rPrChange>
          </w:rPr>
          <w:fldChar w:fldCharType="end"/>
        </w:r>
      </w:del>
      <w:r w:rsidR="00CD6998" w:rsidRPr="006E6534">
        <w:rPr>
          <w:rFonts w:cs="Times New Roman"/>
          <w:color w:val="000000" w:themeColor="text1"/>
          <w:rPrChange w:id="14421" w:author="N F" w:date="2023-12-05T03:08:00Z">
            <w:rPr>
              <w:rFonts w:cs="Times New Roman"/>
            </w:rPr>
          </w:rPrChange>
        </w:rPr>
        <w:t>.</w:t>
      </w:r>
    </w:p>
    <w:p w14:paraId="106629CC" w14:textId="4A7DD907" w:rsidR="00AA5E1A" w:rsidRPr="006E6534" w:rsidRDefault="00C533E8">
      <w:pPr>
        <w:pStyle w:val="SDText"/>
        <w:spacing w:after="0"/>
        <w:rPr>
          <w:rFonts w:cs="Times New Roman"/>
          <w:color w:val="000000" w:themeColor="text1"/>
          <w:rPrChange w:id="14422" w:author="N F" w:date="2023-12-05T03:08:00Z">
            <w:rPr>
              <w:rFonts w:cs="Times New Roman"/>
            </w:rPr>
          </w:rPrChange>
        </w:rPr>
        <w:pPrChange w:id="14423" w:author="Barshadskaya, Yuliya" w:date="2024-01-15T19:12:00Z">
          <w:pPr>
            <w:pStyle w:val="SDText"/>
          </w:pPr>
        </w:pPrChange>
      </w:pPr>
      <w:r w:rsidRPr="006E6534">
        <w:rPr>
          <w:rFonts w:cs="Times New Roman"/>
          <w:color w:val="000000" w:themeColor="text1"/>
          <w:rPrChange w:id="14424" w:author="N F" w:date="2023-12-05T03:08:00Z">
            <w:rPr>
              <w:rFonts w:cs="Times New Roman"/>
            </w:rPr>
          </w:rPrChange>
        </w:rPr>
        <w:t>В клиническом фармакокинетическом исследовании с участием пациентов AUC</w:t>
      </w:r>
      <w:r w:rsidRPr="006E6534">
        <w:rPr>
          <w:rFonts w:cs="Times New Roman"/>
          <w:color w:val="000000" w:themeColor="text1"/>
          <w:vertAlign w:val="subscript"/>
          <w:lang w:val="en-US"/>
          <w:rPrChange w:id="14425" w:author="N F" w:date="2023-12-05T03:08:00Z">
            <w:rPr>
              <w:rFonts w:cs="Times New Roman"/>
              <w:vertAlign w:val="subscript"/>
              <w:lang w:val="en-US"/>
            </w:rPr>
          </w:rPrChange>
        </w:rPr>
        <w:t>ss</w:t>
      </w:r>
      <w:r w:rsidRPr="006E6534">
        <w:rPr>
          <w:rFonts w:cs="Times New Roman"/>
          <w:color w:val="000000" w:themeColor="text1"/>
          <w:rPrChange w:id="14426" w:author="N F" w:date="2023-12-05T03:08:00Z">
            <w:rPr>
              <w:rFonts w:cs="Times New Roman"/>
            </w:rPr>
          </w:rPrChange>
        </w:rPr>
        <w:t xml:space="preserve"> осимертиниба снижалась на 78% при одновременном применении с рифампицином (600 мг/сут в течение 21 дня). </w:t>
      </w:r>
      <w:r w:rsidR="00875B18" w:rsidRPr="006E6534">
        <w:rPr>
          <w:rFonts w:cs="Times New Roman"/>
          <w:color w:val="000000" w:themeColor="text1"/>
          <w:rPrChange w:id="14427" w:author="N F" w:date="2023-12-05T03:08:00Z">
            <w:rPr>
              <w:rFonts w:cs="Times New Roman"/>
            </w:rPr>
          </w:rPrChange>
        </w:rPr>
        <w:t>Э</w:t>
      </w:r>
      <w:r w:rsidR="00BE5893" w:rsidRPr="006E6534">
        <w:rPr>
          <w:rFonts w:cs="Times New Roman"/>
          <w:color w:val="000000" w:themeColor="text1"/>
          <w:rPrChange w:id="14428" w:author="N F" w:date="2023-12-05T03:08:00Z">
            <w:rPr>
              <w:rFonts w:cs="Times New Roman"/>
            </w:rPr>
          </w:rPrChange>
        </w:rPr>
        <w:t>к</w:t>
      </w:r>
      <w:r w:rsidR="00875B18" w:rsidRPr="006E6534">
        <w:rPr>
          <w:rFonts w:cs="Times New Roman"/>
          <w:color w:val="000000" w:themeColor="text1"/>
          <w:rPrChange w:id="14429" w:author="N F" w:date="2023-12-05T03:08:00Z">
            <w:rPr>
              <w:rFonts w:cs="Times New Roman"/>
            </w:rPr>
          </w:rPrChange>
        </w:rPr>
        <w:t>спозиция</w:t>
      </w:r>
      <w:r w:rsidRPr="006E6534">
        <w:rPr>
          <w:rFonts w:cs="Times New Roman"/>
          <w:color w:val="000000" w:themeColor="text1"/>
          <w:rPrChange w:id="14430" w:author="N F" w:date="2023-12-05T03:08:00Z">
            <w:rPr>
              <w:rFonts w:cs="Times New Roman"/>
            </w:rPr>
          </w:rPrChange>
        </w:rPr>
        <w:t xml:space="preserve"> AZ5104 </w:t>
      </w:r>
      <w:r w:rsidR="00875B18" w:rsidRPr="006E6534">
        <w:rPr>
          <w:rFonts w:cs="Times New Roman"/>
          <w:color w:val="000000" w:themeColor="text1"/>
          <w:rPrChange w:id="14431" w:author="N F" w:date="2023-12-05T03:08:00Z">
            <w:rPr>
              <w:rFonts w:cs="Times New Roman"/>
            </w:rPr>
          </w:rPrChange>
        </w:rPr>
        <w:t xml:space="preserve">также снизилась и составила </w:t>
      </w:r>
      <w:r w:rsidRPr="006E6534">
        <w:rPr>
          <w:rFonts w:cs="Times New Roman"/>
          <w:color w:val="000000" w:themeColor="text1"/>
          <w:rPrChange w:id="14432" w:author="N F" w:date="2023-12-05T03:08:00Z">
            <w:rPr>
              <w:rFonts w:cs="Times New Roman"/>
            </w:rPr>
          </w:rPrChange>
        </w:rPr>
        <w:t xml:space="preserve">82% и </w:t>
      </w:r>
      <w:r w:rsidR="00BE5893" w:rsidRPr="006E6534">
        <w:rPr>
          <w:rFonts w:cs="Times New Roman"/>
          <w:color w:val="000000" w:themeColor="text1"/>
          <w:rPrChange w:id="14433" w:author="N F" w:date="2023-12-05T03:08:00Z">
            <w:rPr>
              <w:rFonts w:cs="Times New Roman"/>
            </w:rPr>
          </w:rPrChange>
        </w:rPr>
        <w:t xml:space="preserve">78% для AUC и </w:t>
      </w:r>
      <w:r w:rsidRPr="006E6534">
        <w:rPr>
          <w:rFonts w:cs="Times New Roman"/>
          <w:color w:val="000000" w:themeColor="text1"/>
          <w:rPrChange w:id="14434" w:author="N F" w:date="2023-12-05T03:08:00Z">
            <w:rPr>
              <w:rFonts w:cs="Times New Roman"/>
            </w:rPr>
          </w:rPrChange>
        </w:rPr>
        <w:t>C</w:t>
      </w:r>
      <w:r w:rsidRPr="006E6534">
        <w:rPr>
          <w:rFonts w:cs="Times New Roman"/>
          <w:color w:val="000000" w:themeColor="text1"/>
          <w:vertAlign w:val="subscript"/>
          <w:rPrChange w:id="14435" w:author="N F" w:date="2023-12-05T03:08:00Z">
            <w:rPr>
              <w:rFonts w:cs="Times New Roman"/>
              <w:vertAlign w:val="subscript"/>
            </w:rPr>
          </w:rPrChange>
        </w:rPr>
        <w:t>max</w:t>
      </w:r>
      <w:r w:rsidR="00BE5893" w:rsidRPr="006E6534">
        <w:rPr>
          <w:rFonts w:cs="Times New Roman"/>
          <w:color w:val="000000" w:themeColor="text1"/>
          <w:rPrChange w:id="14436" w:author="N F" w:date="2023-12-05T03:08:00Z">
            <w:rPr>
              <w:rFonts w:cs="Times New Roman"/>
            </w:rPr>
          </w:rPrChange>
        </w:rPr>
        <w:t xml:space="preserve"> относительно </w:t>
      </w:r>
      <w:r w:rsidR="00FC41F3" w:rsidRPr="006E6534">
        <w:rPr>
          <w:rFonts w:cs="Times New Roman"/>
          <w:color w:val="000000" w:themeColor="text1"/>
          <w:rPrChange w:id="14437" w:author="N F" w:date="2023-12-05T03:08:00Z">
            <w:rPr>
              <w:rFonts w:cs="Times New Roman"/>
            </w:rPr>
          </w:rPrChange>
        </w:rPr>
        <w:t xml:space="preserve">значений </w:t>
      </w:r>
      <w:r w:rsidR="00382B7C" w:rsidRPr="006E6534">
        <w:rPr>
          <w:rFonts w:cs="Times New Roman"/>
          <w:color w:val="000000" w:themeColor="text1"/>
          <w:rPrChange w:id="14438" w:author="N F" w:date="2023-12-05T03:08:00Z">
            <w:rPr>
              <w:rFonts w:cs="Times New Roman"/>
            </w:rPr>
          </w:rPrChange>
        </w:rPr>
        <w:t>у пациентов, не принимавших рифампицин</w:t>
      </w:r>
      <w:r w:rsidRPr="006E6534">
        <w:rPr>
          <w:rFonts w:cs="Times New Roman"/>
          <w:color w:val="000000" w:themeColor="text1"/>
          <w:rPrChange w:id="14439" w:author="N F" w:date="2023-12-05T03:08:00Z">
            <w:rPr>
              <w:rFonts w:cs="Times New Roman"/>
            </w:rPr>
          </w:rPrChange>
        </w:rPr>
        <w:t xml:space="preserve">. Рекомендуется избегать одновременного применения сильных индукторов CYP3A (например, фенитоина, рифампицина и карбамазепина) с препаратами осимертиниба. Умеренные индукторы CYP3A4 (например, бозентан, эфавиренз, этравирин, модафинил) также могут снижать экспозицию осимертиниба, и их следует использовать с осторожностью или избегать, когда это возможно. Нет клинических данных, позволяющих рекомендовать коррекцию дозы </w:t>
      </w:r>
      <w:r w:rsidR="008520AB" w:rsidRPr="006E6534">
        <w:rPr>
          <w:rFonts w:cs="Times New Roman"/>
          <w:color w:val="000000" w:themeColor="text1"/>
          <w:rPrChange w:id="14440" w:author="N F" w:date="2023-12-05T03:08:00Z">
            <w:rPr>
              <w:rFonts w:cs="Times New Roman"/>
            </w:rPr>
          </w:rPrChange>
        </w:rPr>
        <w:t>осимертиниба</w:t>
      </w:r>
      <w:r w:rsidRPr="006E6534">
        <w:rPr>
          <w:rFonts w:cs="Times New Roman"/>
          <w:color w:val="000000" w:themeColor="text1"/>
          <w:rPrChange w:id="14441" w:author="N F" w:date="2023-12-05T03:08:00Z">
            <w:rPr>
              <w:rFonts w:cs="Times New Roman"/>
            </w:rPr>
          </w:rPrChange>
        </w:rPr>
        <w:t>. Противопоказан одновременный прием зверобоя</w:t>
      </w:r>
      <w:r w:rsidR="008520AB" w:rsidRPr="006E6534">
        <w:rPr>
          <w:rFonts w:cs="Times New Roman"/>
          <w:color w:val="000000" w:themeColor="text1"/>
          <w:rPrChange w:id="14442" w:author="N F" w:date="2023-12-05T03:08:00Z">
            <w:rPr>
              <w:rFonts w:cs="Times New Roman"/>
            </w:rPr>
          </w:rPrChange>
        </w:rPr>
        <w:t xml:space="preserve"> и препаратов осимертиниба</w:t>
      </w:r>
      <w:r w:rsidRPr="006E6534">
        <w:rPr>
          <w:rFonts w:cs="Times New Roman"/>
          <w:color w:val="000000" w:themeColor="text1"/>
          <w:rPrChange w:id="14443" w:author="N F" w:date="2023-12-05T03:08:00Z">
            <w:rPr>
              <w:rFonts w:cs="Times New Roman"/>
            </w:rPr>
          </w:rPrChange>
        </w:rPr>
        <w:t xml:space="preserve"> </w:t>
      </w:r>
      <w:ins w:id="14444" w:author="Barshadskaya, Yuliya" w:date="2024-01-15T19:12:00Z">
        <w:r w:rsidR="00CB5412" w:rsidRPr="0001519A">
          <w:rPr>
            <w:rFonts w:cs="Times New Roman"/>
            <w:color w:val="000000" w:themeColor="text1"/>
            <w:lang w:val="en-US"/>
          </w:rPr>
          <w:fldChar w:fldCharType="begin"/>
        </w:r>
        <w:r w:rsidR="00CB5412"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CB5412" w:rsidRPr="0001519A">
          <w:rPr>
            <w:rFonts w:cs="Times New Roman"/>
            <w:color w:val="000000" w:themeColor="text1"/>
            <w:lang w:val="en-US"/>
          </w:rPr>
          <w:fldChar w:fldCharType="separate"/>
        </w:r>
        <w:r w:rsidR="00CB5412" w:rsidRPr="0018315E">
          <w:rPr>
            <w:rFonts w:cs="Times New Roman"/>
            <w:color w:val="000000" w:themeColor="text1"/>
          </w:rPr>
          <w:t>[</w:t>
        </w:r>
      </w:ins>
      <w:ins w:id="14445" w:author="Barshadskaya, Yuliya" w:date="2024-02-22T23:57:00Z">
        <w:r w:rsidR="00365BC2">
          <w:rPr>
            <w:rFonts w:cs="Times New Roman"/>
            <w:color w:val="000000" w:themeColor="text1"/>
          </w:rPr>
          <w:t>3</w:t>
        </w:r>
      </w:ins>
      <w:ins w:id="14446" w:author="Barshadskaya, Yuliya" w:date="2024-01-15T19:12:00Z">
        <w:r w:rsidR="00CB5412" w:rsidRPr="00DD38F1">
          <w:rPr>
            <w:rFonts w:cs="Times New Roman"/>
            <w:color w:val="000000" w:themeColor="text1"/>
          </w:rPr>
          <w:t>]</w:t>
        </w:r>
        <w:r w:rsidR="00CB5412" w:rsidRPr="0001519A">
          <w:rPr>
            <w:rFonts w:cs="Times New Roman"/>
            <w:color w:val="000000" w:themeColor="text1"/>
            <w:lang w:val="en-US"/>
          </w:rPr>
          <w:fldChar w:fldCharType="end"/>
        </w:r>
      </w:ins>
      <w:del w:id="14447" w:author="Barshadskaya, Yuliya" w:date="2024-01-15T19:12:00Z">
        <w:r w:rsidR="009D202B" w:rsidRPr="006E6534" w:rsidDel="00CB5412">
          <w:rPr>
            <w:rFonts w:cs="Times New Roman"/>
            <w:color w:val="000000" w:themeColor="text1"/>
            <w:rPrChange w:id="14448" w:author="N F" w:date="2023-12-05T03:08:00Z">
              <w:rPr>
                <w:rFonts w:cs="Times New Roman"/>
              </w:rPr>
            </w:rPrChange>
          </w:rPr>
          <w:fldChar w:fldCharType="begin"/>
        </w:r>
        <w:r w:rsidR="00426E62" w:rsidRPr="006E6534" w:rsidDel="00CB5412">
          <w:rPr>
            <w:rFonts w:cs="Times New Roman"/>
            <w:color w:val="000000" w:themeColor="text1"/>
            <w:rPrChange w:id="14449" w:author="N F" w:date="2023-12-05T03:08:00Z">
              <w:rPr>
                <w:rFonts w:cs="Times New Roman"/>
              </w:rPr>
            </w:rPrChange>
          </w:rPr>
          <w:delInstrText xml:space="preserve"> ADDIN ZOTERO_ITEM CSL_CITATION {"citationID":"gG3UQiQu","properties":{"formattedCitation":"(15)","plainCitation":"(15)","noteIndex":0},"citationItems":[{"id":161851,"uris":["http://zotero.org/groups/4735135/items/YBQ3M3JJ"],"itemData":{"id":161851,"type":"webpage","title":"Tagrisso. SmPC","URL":"https://www.ema.europa.eu/en/documents/product-information/tagrisso-epar-product-information_en.pdf","author":[{"family":"EMA","given":""}],"accessed":{"date-parts":[["2022",8,2]]}}}],"schema":"https://github.com/citation-style-language/schema/raw/master/csl-citation.json"} </w:delInstrText>
        </w:r>
        <w:r w:rsidR="009D202B" w:rsidRPr="006E6534" w:rsidDel="00CB5412">
          <w:rPr>
            <w:rFonts w:cs="Times New Roman"/>
            <w:color w:val="000000" w:themeColor="text1"/>
            <w:rPrChange w:id="14450" w:author="N F" w:date="2023-12-05T03:08:00Z">
              <w:rPr>
                <w:rFonts w:cs="Times New Roman"/>
              </w:rPr>
            </w:rPrChange>
          </w:rPr>
          <w:fldChar w:fldCharType="separate"/>
        </w:r>
        <w:r w:rsidR="00426E62" w:rsidRPr="006E6534" w:rsidDel="00CB5412">
          <w:rPr>
            <w:rFonts w:cs="Times New Roman"/>
            <w:color w:val="000000" w:themeColor="text1"/>
            <w:rPrChange w:id="14451" w:author="N F" w:date="2023-12-05T03:08:00Z">
              <w:rPr>
                <w:rFonts w:cs="Times New Roman"/>
              </w:rPr>
            </w:rPrChange>
          </w:rPr>
          <w:delText>(15)</w:delText>
        </w:r>
        <w:r w:rsidR="009D202B" w:rsidRPr="006E6534" w:rsidDel="00CB5412">
          <w:rPr>
            <w:rFonts w:cs="Times New Roman"/>
            <w:color w:val="000000" w:themeColor="text1"/>
            <w:rPrChange w:id="14452" w:author="N F" w:date="2023-12-05T03:08:00Z">
              <w:rPr>
                <w:rFonts w:cs="Times New Roman"/>
              </w:rPr>
            </w:rPrChange>
          </w:rPr>
          <w:fldChar w:fldCharType="end"/>
        </w:r>
      </w:del>
      <w:r w:rsidR="008520AB" w:rsidRPr="006E6534">
        <w:rPr>
          <w:rFonts w:cs="Times New Roman"/>
          <w:color w:val="000000" w:themeColor="text1"/>
          <w:rPrChange w:id="14453" w:author="N F" w:date="2023-12-05T03:08:00Z">
            <w:rPr>
              <w:rFonts w:cs="Times New Roman"/>
            </w:rPr>
          </w:rPrChange>
        </w:rPr>
        <w:t>.</w:t>
      </w:r>
    </w:p>
    <w:p w14:paraId="53A4FB8C" w14:textId="35ABE580" w:rsidR="005E5A8A" w:rsidRPr="00365BC2" w:rsidRDefault="005E5A8A">
      <w:pPr>
        <w:spacing w:after="0" w:line="240" w:lineRule="auto"/>
        <w:rPr>
          <w:ins w:id="14454" w:author="N F" w:date="2023-10-27T23:49:00Z"/>
          <w:rStyle w:val="y2iqfc"/>
          <w:rFonts w:cs="Times New Roman"/>
          <w:color w:val="000000" w:themeColor="text1"/>
          <w:szCs w:val="24"/>
          <w:rPrChange w:id="14455" w:author="Barshadskaya, Yuliya" w:date="2024-02-22T23:57:00Z">
            <w:rPr>
              <w:ins w:id="14456" w:author="N F" w:date="2023-10-27T23:49:00Z"/>
              <w:rStyle w:val="y2iqfc"/>
              <w:rFonts w:cs="Times New Roman"/>
              <w:color w:val="E8EAED"/>
              <w:szCs w:val="24"/>
            </w:rPr>
          </w:rPrChange>
        </w:rPr>
        <w:pPrChange w:id="14457" w:author="Barshadskaya, Yuliya" w:date="2024-01-15T19:12:00Z">
          <w:pPr/>
        </w:pPrChange>
      </w:pPr>
      <w:ins w:id="14458" w:author="N F" w:date="2023-10-25T01:22:00Z">
        <w:r w:rsidRPr="00365BC2">
          <w:rPr>
            <w:rStyle w:val="y2iqfc"/>
            <w:rFonts w:cs="Times New Roman" w:hint="eastAsia"/>
            <w:color w:val="000000" w:themeColor="text1"/>
            <w:szCs w:val="24"/>
            <w:rPrChange w:id="14459" w:author="Barshadskaya, Yuliya" w:date="2024-02-22T23:57:00Z">
              <w:rPr>
                <w:rStyle w:val="y2iqfc"/>
                <w:rFonts w:ascii="inherit" w:hAnsi="inherit" w:hint="eastAsia"/>
                <w:color w:val="E8EAED"/>
                <w:sz w:val="42"/>
                <w:szCs w:val="42"/>
              </w:rPr>
            </w:rPrChange>
          </w:rPr>
          <w:lastRenderedPageBreak/>
          <w:t>По</w:t>
        </w:r>
        <w:r w:rsidRPr="00365BC2">
          <w:rPr>
            <w:rStyle w:val="y2iqfc"/>
            <w:rFonts w:cs="Times New Roman"/>
            <w:color w:val="000000" w:themeColor="text1"/>
            <w:szCs w:val="24"/>
            <w:rPrChange w:id="14460" w:author="Barshadskaya, Yuliya" w:date="2024-02-22T23:57: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461" w:author="Barshadskaya, Yuliya" w:date="2024-02-22T23:57:00Z">
              <w:rPr>
                <w:rStyle w:val="y2iqfc"/>
                <w:rFonts w:ascii="inherit" w:hAnsi="inherit" w:hint="eastAsia"/>
                <w:color w:val="E8EAED"/>
                <w:sz w:val="42"/>
                <w:szCs w:val="42"/>
              </w:rPr>
            </w:rPrChange>
          </w:rPr>
          <w:t>данным</w:t>
        </w:r>
        <w:r w:rsidRPr="00365BC2">
          <w:rPr>
            <w:rStyle w:val="y2iqfc"/>
            <w:rFonts w:cs="Times New Roman"/>
            <w:color w:val="000000" w:themeColor="text1"/>
            <w:szCs w:val="24"/>
            <w:rPrChange w:id="14462" w:author="Barshadskaya, Yuliya" w:date="2024-02-22T23:57: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463" w:author="Barshadskaya, Yuliya" w:date="2024-02-22T23:57:00Z">
              <w:rPr>
                <w:rStyle w:val="y2iqfc"/>
                <w:rFonts w:ascii="inherit" w:hAnsi="inherit" w:hint="eastAsia"/>
                <w:color w:val="E8EAED"/>
                <w:sz w:val="42"/>
                <w:szCs w:val="42"/>
              </w:rPr>
            </w:rPrChange>
          </w:rPr>
          <w:t>исследований</w:t>
        </w:r>
        <w:r w:rsidRPr="00365BC2">
          <w:rPr>
            <w:rStyle w:val="y2iqfc"/>
            <w:rFonts w:cs="Times New Roman"/>
            <w:color w:val="000000" w:themeColor="text1"/>
            <w:szCs w:val="24"/>
            <w:rPrChange w:id="14464" w:author="Barshadskaya, Yuliya" w:date="2024-02-22T23:57:00Z">
              <w:rPr>
                <w:rStyle w:val="y2iqfc"/>
                <w:rFonts w:ascii="inherit" w:hAnsi="inherit"/>
                <w:color w:val="E8EAED"/>
                <w:sz w:val="42"/>
                <w:szCs w:val="42"/>
              </w:rPr>
            </w:rPrChange>
          </w:rPr>
          <w:t xml:space="preserve"> in vitro, </w:t>
        </w:r>
        <w:r w:rsidRPr="00365BC2">
          <w:rPr>
            <w:rStyle w:val="y2iqfc"/>
            <w:rFonts w:cs="Times New Roman" w:hint="eastAsia"/>
            <w:color w:val="000000" w:themeColor="text1"/>
            <w:szCs w:val="24"/>
            <w:rPrChange w:id="14465" w:author="Barshadskaya, Yuliya" w:date="2024-02-22T23:57:00Z">
              <w:rPr>
                <w:rStyle w:val="y2iqfc"/>
                <w:rFonts w:ascii="inherit" w:hAnsi="inherit" w:hint="eastAsia"/>
                <w:color w:val="E8EAED"/>
                <w:sz w:val="42"/>
                <w:szCs w:val="42"/>
              </w:rPr>
            </w:rPrChange>
          </w:rPr>
          <w:t>осимертиниб</w:t>
        </w:r>
        <w:r w:rsidRPr="00365BC2">
          <w:rPr>
            <w:rStyle w:val="y2iqfc"/>
            <w:rFonts w:cs="Times New Roman"/>
            <w:color w:val="000000" w:themeColor="text1"/>
            <w:szCs w:val="24"/>
            <w:rPrChange w:id="14466" w:author="Barshadskaya, Yuliya" w:date="2024-02-22T23:57: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467" w:author="Barshadskaya, Yuliya" w:date="2024-02-22T23:57:00Z">
              <w:rPr>
                <w:rStyle w:val="y2iqfc"/>
                <w:rFonts w:ascii="inherit" w:hAnsi="inherit" w:hint="eastAsia"/>
                <w:color w:val="E8EAED"/>
                <w:sz w:val="42"/>
                <w:szCs w:val="42"/>
              </w:rPr>
            </w:rPrChange>
          </w:rPr>
          <w:t>является</w:t>
        </w:r>
        <w:r w:rsidRPr="00365BC2">
          <w:rPr>
            <w:rStyle w:val="y2iqfc"/>
            <w:rFonts w:cs="Times New Roman"/>
            <w:color w:val="000000" w:themeColor="text1"/>
            <w:szCs w:val="24"/>
            <w:rPrChange w:id="14468" w:author="Barshadskaya, Yuliya" w:date="2024-02-22T23:57: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469" w:author="Barshadskaya, Yuliya" w:date="2024-02-22T23:57:00Z">
              <w:rPr>
                <w:rStyle w:val="y2iqfc"/>
                <w:rFonts w:ascii="inherit" w:hAnsi="inherit" w:hint="eastAsia"/>
                <w:color w:val="E8EAED"/>
                <w:sz w:val="42"/>
                <w:szCs w:val="42"/>
              </w:rPr>
            </w:rPrChange>
          </w:rPr>
          <w:t>конкурентным</w:t>
        </w:r>
        <w:r w:rsidRPr="00365BC2">
          <w:rPr>
            <w:rStyle w:val="y2iqfc"/>
            <w:rFonts w:cs="Times New Roman"/>
            <w:color w:val="000000" w:themeColor="text1"/>
            <w:szCs w:val="24"/>
            <w:rPrChange w:id="14470" w:author="Barshadskaya, Yuliya" w:date="2024-02-22T23:57: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471" w:author="Barshadskaya, Yuliya" w:date="2024-02-22T23:57:00Z">
              <w:rPr>
                <w:rStyle w:val="y2iqfc"/>
                <w:rFonts w:ascii="inherit" w:hAnsi="inherit" w:hint="eastAsia"/>
                <w:color w:val="E8EAED"/>
                <w:sz w:val="42"/>
                <w:szCs w:val="42"/>
              </w:rPr>
            </w:rPrChange>
          </w:rPr>
          <w:t>ингибитором</w:t>
        </w:r>
        <w:r w:rsidRPr="00365BC2">
          <w:rPr>
            <w:rStyle w:val="y2iqfc"/>
            <w:rFonts w:cs="Times New Roman"/>
            <w:color w:val="000000" w:themeColor="text1"/>
            <w:szCs w:val="24"/>
            <w:rPrChange w:id="14472" w:author="Barshadskaya, Yuliya" w:date="2024-02-22T23:57:00Z">
              <w:rPr>
                <w:rStyle w:val="y2iqfc"/>
                <w:rFonts w:ascii="inherit" w:hAnsi="inherit"/>
                <w:color w:val="E8EAED"/>
                <w:sz w:val="42"/>
                <w:szCs w:val="42"/>
              </w:rPr>
            </w:rPrChange>
          </w:rPr>
          <w:t xml:space="preserve"> </w:t>
        </w:r>
        <w:r w:rsidRPr="00365BC2">
          <w:rPr>
            <w:rStyle w:val="y2iqfc"/>
            <w:rFonts w:cs="Times New Roman" w:hint="eastAsia"/>
            <w:color w:val="000000" w:themeColor="text1"/>
            <w:szCs w:val="24"/>
            <w:rPrChange w:id="14473" w:author="Barshadskaya, Yuliya" w:date="2024-02-22T23:57:00Z">
              <w:rPr>
                <w:rStyle w:val="y2iqfc"/>
                <w:rFonts w:ascii="inherit" w:hAnsi="inherit" w:hint="eastAsia"/>
                <w:color w:val="E8EAED"/>
                <w:sz w:val="42"/>
                <w:szCs w:val="42"/>
              </w:rPr>
            </w:rPrChange>
          </w:rPr>
          <w:t>транспортеров</w:t>
        </w:r>
        <w:r w:rsidRPr="00365BC2">
          <w:rPr>
            <w:rStyle w:val="y2iqfc"/>
            <w:rFonts w:cs="Times New Roman"/>
            <w:color w:val="000000" w:themeColor="text1"/>
            <w:szCs w:val="24"/>
            <w:rPrChange w:id="14474" w:author="Barshadskaya, Yuliya" w:date="2024-02-22T23:57:00Z">
              <w:rPr>
                <w:rStyle w:val="y2iqfc"/>
                <w:rFonts w:ascii="inherit" w:hAnsi="inherit"/>
                <w:color w:val="E8EAED"/>
                <w:sz w:val="42"/>
                <w:szCs w:val="42"/>
              </w:rPr>
            </w:rPrChange>
          </w:rPr>
          <w:t xml:space="preserve"> BCRP.</w:t>
        </w:r>
      </w:ins>
    </w:p>
    <w:p w14:paraId="1E9CDE9C" w14:textId="6CB562AC" w:rsidR="00FD4E9C" w:rsidRPr="00365BC2" w:rsidRDefault="00FD4E9C">
      <w:pPr>
        <w:spacing w:after="0" w:line="240" w:lineRule="auto"/>
        <w:rPr>
          <w:ins w:id="14475" w:author="N F" w:date="2023-10-27T23:49:00Z"/>
          <w:rFonts w:cs="Times New Roman"/>
          <w:color w:val="000000" w:themeColor="text1"/>
          <w:rPrChange w:id="14476" w:author="Barshadskaya, Yuliya" w:date="2024-02-22T23:57:00Z">
            <w:rPr>
              <w:ins w:id="14477" w:author="N F" w:date="2023-10-27T23:49:00Z"/>
              <w:rFonts w:ascii="inherit" w:hAnsi="inherit"/>
              <w:color w:val="E8EAED"/>
              <w:sz w:val="42"/>
              <w:szCs w:val="42"/>
            </w:rPr>
          </w:rPrChange>
        </w:rPr>
        <w:pPrChange w:id="14478" w:author="Barshadskaya, Yuliya" w:date="2024-01-15T19:12:00Z">
          <w:pPr>
            <w:pStyle w:val="HTML"/>
            <w:spacing w:line="540" w:lineRule="atLeast"/>
          </w:pPr>
        </w:pPrChange>
      </w:pPr>
      <w:ins w:id="14479" w:author="N F" w:date="2023-10-27T23:49:00Z">
        <w:r w:rsidRPr="00365BC2">
          <w:rPr>
            <w:rStyle w:val="y2iqfc"/>
            <w:rFonts w:cs="Times New Roman" w:hint="eastAsia"/>
            <w:color w:val="000000" w:themeColor="text1"/>
            <w:szCs w:val="24"/>
            <w:rPrChange w:id="14480" w:author="Barshadskaya, Yuliya" w:date="2024-02-22T23:57:00Z">
              <w:rPr>
                <w:rStyle w:val="y2iqfc"/>
                <w:rFonts w:ascii="inherit" w:eastAsiaTheme="majorEastAsia" w:hAnsi="inherit" w:hint="eastAsia"/>
                <w:color w:val="E8EAED"/>
                <w:sz w:val="42"/>
                <w:szCs w:val="42"/>
              </w:rPr>
            </w:rPrChange>
          </w:rPr>
          <w:t>В</w:t>
        </w:r>
        <w:r w:rsidRPr="00365BC2">
          <w:rPr>
            <w:rStyle w:val="y2iqfc"/>
            <w:rFonts w:cs="Times New Roman"/>
            <w:color w:val="000000" w:themeColor="text1"/>
            <w:szCs w:val="24"/>
            <w:rPrChange w:id="14481"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482" w:author="Barshadskaya, Yuliya" w:date="2024-02-22T23:57:00Z">
              <w:rPr>
                <w:rStyle w:val="y2iqfc"/>
                <w:rFonts w:ascii="inherit" w:eastAsiaTheme="majorEastAsia" w:hAnsi="inherit" w:hint="eastAsia"/>
                <w:color w:val="E8EAED"/>
                <w:sz w:val="42"/>
                <w:szCs w:val="42"/>
              </w:rPr>
            </w:rPrChange>
          </w:rPr>
          <w:t>клиническом</w:t>
        </w:r>
        <w:r w:rsidRPr="00365BC2">
          <w:rPr>
            <w:rStyle w:val="y2iqfc"/>
            <w:rFonts w:cs="Times New Roman"/>
            <w:color w:val="000000" w:themeColor="text1"/>
            <w:szCs w:val="24"/>
            <w:rPrChange w:id="14483"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484" w:author="Barshadskaya, Yuliya" w:date="2024-02-22T23:57:00Z">
              <w:rPr>
                <w:rStyle w:val="y2iqfc"/>
                <w:rFonts w:ascii="inherit" w:eastAsiaTheme="majorEastAsia" w:hAnsi="inherit" w:hint="eastAsia"/>
                <w:color w:val="E8EAED"/>
                <w:sz w:val="42"/>
                <w:szCs w:val="42"/>
              </w:rPr>
            </w:rPrChange>
          </w:rPr>
          <w:t>фармакокинетическом</w:t>
        </w:r>
        <w:r w:rsidRPr="00365BC2">
          <w:rPr>
            <w:rStyle w:val="y2iqfc"/>
            <w:rFonts w:cs="Times New Roman"/>
            <w:color w:val="000000" w:themeColor="text1"/>
            <w:szCs w:val="24"/>
            <w:rPrChange w:id="14485"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486" w:author="Barshadskaya, Yuliya" w:date="2024-02-22T23:57:00Z">
              <w:rPr>
                <w:rStyle w:val="y2iqfc"/>
                <w:rFonts w:ascii="inherit" w:eastAsiaTheme="majorEastAsia" w:hAnsi="inherit" w:hint="eastAsia"/>
                <w:color w:val="E8EAED"/>
                <w:sz w:val="42"/>
                <w:szCs w:val="42"/>
              </w:rPr>
            </w:rPrChange>
          </w:rPr>
          <w:t>исследовании</w:t>
        </w:r>
        <w:r w:rsidRPr="00365BC2">
          <w:rPr>
            <w:rStyle w:val="y2iqfc"/>
            <w:rFonts w:cs="Times New Roman"/>
            <w:color w:val="000000" w:themeColor="text1"/>
            <w:szCs w:val="24"/>
            <w:rPrChange w:id="14487"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488" w:author="Barshadskaya, Yuliya" w:date="2024-02-22T23:57:00Z">
              <w:rPr>
                <w:rStyle w:val="y2iqfc"/>
                <w:rFonts w:ascii="inherit" w:eastAsiaTheme="majorEastAsia" w:hAnsi="inherit" w:hint="eastAsia"/>
                <w:color w:val="E8EAED"/>
                <w:sz w:val="42"/>
                <w:szCs w:val="42"/>
              </w:rPr>
            </w:rPrChange>
          </w:rPr>
          <w:t>одновременное</w:t>
        </w:r>
        <w:r w:rsidRPr="00365BC2">
          <w:rPr>
            <w:rStyle w:val="y2iqfc"/>
            <w:rFonts w:cs="Times New Roman"/>
            <w:color w:val="000000" w:themeColor="text1"/>
            <w:szCs w:val="24"/>
            <w:rPrChange w:id="14489"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490" w:author="Barshadskaya, Yuliya" w:date="2024-02-22T23:57:00Z">
              <w:rPr>
                <w:rStyle w:val="y2iqfc"/>
                <w:rFonts w:ascii="inherit" w:eastAsiaTheme="majorEastAsia" w:hAnsi="inherit" w:hint="eastAsia"/>
                <w:color w:val="E8EAED"/>
                <w:sz w:val="42"/>
                <w:szCs w:val="42"/>
              </w:rPr>
            </w:rPrChange>
          </w:rPr>
          <w:t>применение</w:t>
        </w:r>
        <w:r w:rsidRPr="00365BC2">
          <w:rPr>
            <w:rStyle w:val="y2iqfc"/>
            <w:rFonts w:cs="Times New Roman"/>
            <w:color w:val="000000" w:themeColor="text1"/>
            <w:szCs w:val="24"/>
            <w:rPrChange w:id="14491"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492" w:author="Barshadskaya, Yuliya" w:date="2024-02-22T23:57:00Z">
              <w:rPr>
                <w:rStyle w:val="y2iqfc"/>
                <w:rFonts w:ascii="inherit" w:eastAsiaTheme="majorEastAsia" w:hAnsi="inherit" w:hint="eastAsia"/>
                <w:color w:val="E8EAED"/>
                <w:sz w:val="42"/>
                <w:szCs w:val="42"/>
              </w:rPr>
            </w:rPrChange>
          </w:rPr>
          <w:t>Тагрисс</w:t>
        </w:r>
      </w:ins>
      <w:ins w:id="14493" w:author="N F" w:date="2023-10-27T23:50:00Z">
        <w:r w:rsidRPr="00365BC2">
          <w:rPr>
            <w:rStyle w:val="y2iqfc"/>
            <w:rFonts w:cs="Times New Roman"/>
            <w:color w:val="000000" w:themeColor="text1"/>
            <w:szCs w:val="24"/>
            <w:rPrChange w:id="14494" w:author="Barshadskaya, Yuliya" w:date="2024-02-22T23:57:00Z">
              <w:rPr>
                <w:rStyle w:val="y2iqfc"/>
                <w:rFonts w:cs="Times New Roman"/>
                <w:color w:val="E8EAED"/>
                <w:szCs w:val="24"/>
              </w:rPr>
            </w:rPrChange>
          </w:rPr>
          <w:t>о</w:t>
        </w:r>
      </w:ins>
      <w:ins w:id="14495" w:author="N F" w:date="2023-10-27T23:49:00Z">
        <w:r w:rsidRPr="00365BC2">
          <w:rPr>
            <w:rStyle w:val="y2iqfc"/>
            <w:rFonts w:cs="Times New Roman"/>
            <w:color w:val="000000" w:themeColor="text1"/>
            <w:szCs w:val="24"/>
            <w:rPrChange w:id="14496"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497" w:author="Barshadskaya, Yuliya" w:date="2024-02-22T23:57:00Z">
              <w:rPr>
                <w:rStyle w:val="y2iqfc"/>
                <w:rFonts w:ascii="inherit" w:eastAsiaTheme="majorEastAsia" w:hAnsi="inherit" w:hint="eastAsia"/>
                <w:color w:val="E8EAED"/>
                <w:sz w:val="42"/>
                <w:szCs w:val="42"/>
              </w:rPr>
            </w:rPrChange>
          </w:rPr>
          <w:t>с</w:t>
        </w:r>
        <w:r w:rsidRPr="00365BC2">
          <w:rPr>
            <w:rStyle w:val="y2iqfc"/>
            <w:rFonts w:cs="Times New Roman"/>
            <w:color w:val="000000" w:themeColor="text1"/>
            <w:szCs w:val="24"/>
            <w:rPrChange w:id="14498"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499" w:author="Barshadskaya, Yuliya" w:date="2024-02-22T23:57:00Z">
              <w:rPr>
                <w:rStyle w:val="y2iqfc"/>
                <w:rFonts w:ascii="inherit" w:eastAsiaTheme="majorEastAsia" w:hAnsi="inherit" w:hint="eastAsia"/>
                <w:color w:val="E8EAED"/>
                <w:sz w:val="42"/>
                <w:szCs w:val="42"/>
              </w:rPr>
            </w:rPrChange>
          </w:rPr>
          <w:t>розувастатином</w:t>
        </w:r>
        <w:r w:rsidRPr="00365BC2">
          <w:rPr>
            <w:rStyle w:val="y2iqfc"/>
            <w:rFonts w:cs="Times New Roman"/>
            <w:color w:val="000000" w:themeColor="text1"/>
            <w:szCs w:val="24"/>
            <w:rPrChange w:id="14500"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501" w:author="Barshadskaya, Yuliya" w:date="2024-02-22T23:57:00Z">
              <w:rPr>
                <w:rStyle w:val="y2iqfc"/>
                <w:rFonts w:ascii="inherit" w:eastAsiaTheme="majorEastAsia" w:hAnsi="inherit" w:hint="eastAsia"/>
                <w:color w:val="E8EAED"/>
                <w:sz w:val="42"/>
                <w:szCs w:val="42"/>
              </w:rPr>
            </w:rPrChange>
          </w:rPr>
          <w:t>чувствительный</w:t>
        </w:r>
        <w:r w:rsidRPr="00365BC2">
          <w:rPr>
            <w:rStyle w:val="y2iqfc"/>
            <w:rFonts w:cs="Times New Roman"/>
            <w:color w:val="000000" w:themeColor="text1"/>
            <w:szCs w:val="24"/>
            <w:rPrChange w:id="14502"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503" w:author="Barshadskaya, Yuliya" w:date="2024-02-22T23:57:00Z">
              <w:rPr>
                <w:rStyle w:val="y2iqfc"/>
                <w:rFonts w:ascii="inherit" w:eastAsiaTheme="majorEastAsia" w:hAnsi="inherit" w:hint="eastAsia"/>
                <w:color w:val="E8EAED"/>
                <w:sz w:val="42"/>
                <w:szCs w:val="42"/>
              </w:rPr>
            </w:rPrChange>
          </w:rPr>
          <w:t>субстрат</w:t>
        </w:r>
        <w:r w:rsidRPr="00365BC2">
          <w:rPr>
            <w:rStyle w:val="y2iqfc"/>
            <w:rFonts w:cs="Times New Roman"/>
            <w:color w:val="000000" w:themeColor="text1"/>
            <w:szCs w:val="24"/>
            <w:rPrChange w:id="14504" w:author="Barshadskaya, Yuliya" w:date="2024-02-22T23:57:00Z">
              <w:rPr>
                <w:rStyle w:val="y2iqfc"/>
                <w:rFonts w:ascii="inherit" w:eastAsiaTheme="majorEastAsia" w:hAnsi="inherit"/>
                <w:color w:val="E8EAED"/>
                <w:sz w:val="42"/>
                <w:szCs w:val="42"/>
              </w:rPr>
            </w:rPrChange>
          </w:rPr>
          <w:t xml:space="preserve"> BCRP) </w:t>
        </w:r>
        <w:r w:rsidRPr="00365BC2">
          <w:rPr>
            <w:rStyle w:val="y2iqfc"/>
            <w:rFonts w:cs="Times New Roman" w:hint="eastAsia"/>
            <w:color w:val="000000" w:themeColor="text1"/>
            <w:szCs w:val="24"/>
            <w:rPrChange w:id="14505" w:author="Barshadskaya, Yuliya" w:date="2024-02-22T23:57:00Z">
              <w:rPr>
                <w:rStyle w:val="y2iqfc"/>
                <w:rFonts w:ascii="inherit" w:eastAsiaTheme="majorEastAsia" w:hAnsi="inherit" w:hint="eastAsia"/>
                <w:color w:val="E8EAED"/>
                <w:sz w:val="42"/>
                <w:szCs w:val="42"/>
              </w:rPr>
            </w:rPrChange>
          </w:rPr>
          <w:t>увеличивало</w:t>
        </w:r>
        <w:r w:rsidRPr="00365BC2">
          <w:rPr>
            <w:rStyle w:val="y2iqfc"/>
            <w:rFonts w:cs="Times New Roman"/>
            <w:color w:val="000000" w:themeColor="text1"/>
            <w:szCs w:val="24"/>
            <w:rPrChange w:id="14506" w:author="Barshadskaya, Yuliya" w:date="2024-02-22T23:57:00Z">
              <w:rPr>
                <w:rStyle w:val="y2iqfc"/>
                <w:rFonts w:ascii="inherit" w:eastAsiaTheme="majorEastAsia" w:hAnsi="inherit"/>
                <w:color w:val="E8EAED"/>
                <w:sz w:val="42"/>
                <w:szCs w:val="42"/>
              </w:rPr>
            </w:rPrChange>
          </w:rPr>
          <w:t xml:space="preserve"> AUC </w:t>
        </w:r>
        <w:r w:rsidRPr="00365BC2">
          <w:rPr>
            <w:rStyle w:val="y2iqfc"/>
            <w:rFonts w:cs="Times New Roman" w:hint="eastAsia"/>
            <w:color w:val="000000" w:themeColor="text1"/>
            <w:szCs w:val="24"/>
            <w:rPrChange w:id="14507" w:author="Barshadskaya, Yuliya" w:date="2024-02-22T23:57:00Z">
              <w:rPr>
                <w:rStyle w:val="y2iqfc"/>
                <w:rFonts w:ascii="inherit" w:eastAsiaTheme="majorEastAsia" w:hAnsi="inherit" w:hint="eastAsia"/>
                <w:color w:val="E8EAED"/>
                <w:sz w:val="42"/>
                <w:szCs w:val="42"/>
              </w:rPr>
            </w:rPrChange>
          </w:rPr>
          <w:t>и</w:t>
        </w:r>
        <w:r w:rsidRPr="00365BC2">
          <w:rPr>
            <w:rStyle w:val="y2iqfc"/>
            <w:rFonts w:cs="Times New Roman"/>
            <w:color w:val="000000" w:themeColor="text1"/>
            <w:szCs w:val="24"/>
            <w:rPrChange w:id="14508" w:author="Barshadskaya, Yuliya" w:date="2024-02-22T23:57:00Z">
              <w:rPr>
                <w:rStyle w:val="y2iqfc"/>
                <w:rFonts w:ascii="inherit" w:eastAsiaTheme="majorEastAsia" w:hAnsi="inherit"/>
                <w:color w:val="E8EAED"/>
                <w:sz w:val="42"/>
                <w:szCs w:val="42"/>
              </w:rPr>
            </w:rPrChange>
          </w:rPr>
          <w:t xml:space="preserve"> Cmax </w:t>
        </w:r>
        <w:r w:rsidRPr="00365BC2">
          <w:rPr>
            <w:rStyle w:val="y2iqfc"/>
            <w:rFonts w:cs="Times New Roman" w:hint="eastAsia"/>
            <w:color w:val="000000" w:themeColor="text1"/>
            <w:szCs w:val="24"/>
            <w:rPrChange w:id="14509" w:author="Barshadskaya, Yuliya" w:date="2024-02-22T23:57:00Z">
              <w:rPr>
                <w:rStyle w:val="y2iqfc"/>
                <w:rFonts w:ascii="inherit" w:eastAsiaTheme="majorEastAsia" w:hAnsi="inherit" w:hint="eastAsia"/>
                <w:color w:val="E8EAED"/>
                <w:sz w:val="42"/>
                <w:szCs w:val="42"/>
              </w:rPr>
            </w:rPrChange>
          </w:rPr>
          <w:t>розувастатина</w:t>
        </w:r>
        <w:r w:rsidRPr="00365BC2">
          <w:rPr>
            <w:rStyle w:val="y2iqfc"/>
            <w:rFonts w:cs="Times New Roman"/>
            <w:color w:val="000000" w:themeColor="text1"/>
            <w:szCs w:val="24"/>
            <w:rPrChange w:id="14510"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511" w:author="Barshadskaya, Yuliya" w:date="2024-02-22T23:57:00Z">
              <w:rPr>
                <w:rStyle w:val="y2iqfc"/>
                <w:rFonts w:ascii="inherit" w:eastAsiaTheme="majorEastAsia" w:hAnsi="inherit" w:hint="eastAsia"/>
                <w:color w:val="E8EAED"/>
                <w:sz w:val="42"/>
                <w:szCs w:val="42"/>
              </w:rPr>
            </w:rPrChange>
          </w:rPr>
          <w:t>на</w:t>
        </w:r>
        <w:r w:rsidRPr="00365BC2">
          <w:rPr>
            <w:rStyle w:val="y2iqfc"/>
            <w:rFonts w:cs="Times New Roman"/>
            <w:color w:val="000000" w:themeColor="text1"/>
            <w:szCs w:val="24"/>
            <w:rPrChange w:id="14512" w:author="Barshadskaya, Yuliya" w:date="2024-02-22T23:57:00Z">
              <w:rPr>
                <w:rStyle w:val="y2iqfc"/>
                <w:rFonts w:ascii="inherit" w:eastAsiaTheme="majorEastAsia" w:hAnsi="inherit"/>
                <w:color w:val="E8EAED"/>
                <w:sz w:val="42"/>
                <w:szCs w:val="42"/>
              </w:rPr>
            </w:rPrChange>
          </w:rPr>
          <w:t xml:space="preserve"> 35% </w:t>
        </w:r>
        <w:r w:rsidRPr="00365BC2">
          <w:rPr>
            <w:rStyle w:val="y2iqfc"/>
            <w:rFonts w:cs="Times New Roman" w:hint="eastAsia"/>
            <w:color w:val="000000" w:themeColor="text1"/>
            <w:szCs w:val="24"/>
            <w:rPrChange w:id="14513" w:author="Barshadskaya, Yuliya" w:date="2024-02-22T23:57:00Z">
              <w:rPr>
                <w:rStyle w:val="y2iqfc"/>
                <w:rFonts w:ascii="inherit" w:eastAsiaTheme="majorEastAsia" w:hAnsi="inherit" w:hint="eastAsia"/>
                <w:color w:val="E8EAED"/>
                <w:sz w:val="42"/>
                <w:szCs w:val="42"/>
              </w:rPr>
            </w:rPrChange>
          </w:rPr>
          <w:t>и</w:t>
        </w:r>
        <w:r w:rsidRPr="00365BC2">
          <w:rPr>
            <w:rStyle w:val="y2iqfc"/>
            <w:rFonts w:cs="Times New Roman"/>
            <w:color w:val="000000" w:themeColor="text1"/>
            <w:szCs w:val="24"/>
            <w:rPrChange w:id="14514" w:author="Barshadskaya, Yuliya" w:date="2024-02-22T23:57:00Z">
              <w:rPr>
                <w:rStyle w:val="y2iqfc"/>
                <w:rFonts w:ascii="inherit" w:eastAsiaTheme="majorEastAsia" w:hAnsi="inherit"/>
                <w:color w:val="E8EAED"/>
                <w:sz w:val="42"/>
                <w:szCs w:val="42"/>
              </w:rPr>
            </w:rPrChange>
          </w:rPr>
          <w:t xml:space="preserve"> 72% </w:t>
        </w:r>
        <w:r w:rsidRPr="00365BC2">
          <w:rPr>
            <w:rStyle w:val="y2iqfc"/>
            <w:rFonts w:cs="Times New Roman" w:hint="eastAsia"/>
            <w:color w:val="000000" w:themeColor="text1"/>
            <w:szCs w:val="24"/>
            <w:rPrChange w:id="14515" w:author="Barshadskaya, Yuliya" w:date="2024-02-22T23:57:00Z">
              <w:rPr>
                <w:rStyle w:val="y2iqfc"/>
                <w:rFonts w:ascii="inherit" w:eastAsiaTheme="majorEastAsia" w:hAnsi="inherit" w:hint="eastAsia"/>
                <w:color w:val="E8EAED"/>
                <w:sz w:val="42"/>
                <w:szCs w:val="42"/>
              </w:rPr>
            </w:rPrChange>
          </w:rPr>
          <w:t>соответственно</w:t>
        </w:r>
        <w:r w:rsidRPr="00365BC2">
          <w:rPr>
            <w:rStyle w:val="y2iqfc"/>
            <w:rFonts w:cs="Times New Roman"/>
            <w:color w:val="000000" w:themeColor="text1"/>
            <w:szCs w:val="24"/>
            <w:rPrChange w:id="14516"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517" w:author="Barshadskaya, Yuliya" w:date="2024-02-22T23:57:00Z">
              <w:rPr>
                <w:rStyle w:val="y2iqfc"/>
                <w:rFonts w:ascii="inherit" w:eastAsiaTheme="majorEastAsia" w:hAnsi="inherit" w:hint="eastAsia"/>
                <w:color w:val="E8EAED"/>
                <w:sz w:val="42"/>
                <w:szCs w:val="42"/>
              </w:rPr>
            </w:rPrChange>
          </w:rPr>
          <w:t>Пациентов</w:t>
        </w:r>
        <w:r w:rsidRPr="00365BC2">
          <w:rPr>
            <w:rStyle w:val="y2iqfc"/>
            <w:rFonts w:cs="Times New Roman"/>
            <w:color w:val="000000" w:themeColor="text1"/>
            <w:szCs w:val="24"/>
            <w:rPrChange w:id="14518"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519" w:author="Barshadskaya, Yuliya" w:date="2024-02-22T23:57:00Z">
              <w:rPr>
                <w:rStyle w:val="y2iqfc"/>
                <w:rFonts w:ascii="inherit" w:eastAsiaTheme="majorEastAsia" w:hAnsi="inherit" w:hint="eastAsia"/>
                <w:color w:val="E8EAED"/>
                <w:sz w:val="42"/>
                <w:szCs w:val="42"/>
              </w:rPr>
            </w:rPrChange>
          </w:rPr>
          <w:t>принимающих</w:t>
        </w:r>
        <w:r w:rsidRPr="00365BC2">
          <w:rPr>
            <w:rStyle w:val="y2iqfc"/>
            <w:rFonts w:cs="Times New Roman"/>
            <w:color w:val="000000" w:themeColor="text1"/>
            <w:szCs w:val="24"/>
            <w:rPrChange w:id="14520"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521" w:author="Barshadskaya, Yuliya" w:date="2024-02-22T23:57:00Z">
              <w:rPr>
                <w:rStyle w:val="y2iqfc"/>
                <w:rFonts w:ascii="inherit" w:eastAsiaTheme="majorEastAsia" w:hAnsi="inherit" w:hint="eastAsia"/>
                <w:color w:val="E8EAED"/>
                <w:sz w:val="42"/>
                <w:szCs w:val="42"/>
              </w:rPr>
            </w:rPrChange>
          </w:rPr>
          <w:t>лекарственные</w:t>
        </w:r>
        <w:r w:rsidRPr="00365BC2">
          <w:rPr>
            <w:rStyle w:val="y2iqfc"/>
            <w:rFonts w:cs="Times New Roman"/>
            <w:color w:val="000000" w:themeColor="text1"/>
            <w:szCs w:val="24"/>
            <w:rPrChange w:id="14522"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523" w:author="Barshadskaya, Yuliya" w:date="2024-02-22T23:57:00Z">
              <w:rPr>
                <w:rStyle w:val="y2iqfc"/>
                <w:rFonts w:ascii="inherit" w:eastAsiaTheme="majorEastAsia" w:hAnsi="inherit" w:hint="eastAsia"/>
                <w:color w:val="E8EAED"/>
                <w:sz w:val="42"/>
                <w:szCs w:val="42"/>
              </w:rPr>
            </w:rPrChange>
          </w:rPr>
          <w:t>средства</w:t>
        </w:r>
        <w:r w:rsidRPr="00365BC2">
          <w:rPr>
            <w:rStyle w:val="y2iqfc"/>
            <w:rFonts w:cs="Times New Roman"/>
            <w:color w:val="000000" w:themeColor="text1"/>
            <w:szCs w:val="24"/>
            <w:rPrChange w:id="14524"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525" w:author="Barshadskaya, Yuliya" w:date="2024-02-22T23:57:00Z">
              <w:rPr>
                <w:rStyle w:val="y2iqfc"/>
                <w:rFonts w:ascii="inherit" w:eastAsiaTheme="majorEastAsia" w:hAnsi="inherit" w:hint="eastAsia"/>
                <w:color w:val="E8EAED"/>
                <w:sz w:val="42"/>
                <w:szCs w:val="42"/>
              </w:rPr>
            </w:rPrChange>
          </w:rPr>
          <w:t>расп</w:t>
        </w:r>
      </w:ins>
      <w:ins w:id="14526" w:author="N F" w:date="2023-10-27T23:51:00Z">
        <w:r w:rsidRPr="00365BC2">
          <w:rPr>
            <w:rStyle w:val="y2iqfc"/>
            <w:rFonts w:cs="Times New Roman"/>
            <w:color w:val="000000" w:themeColor="text1"/>
            <w:szCs w:val="24"/>
            <w:rPrChange w:id="14527" w:author="Barshadskaya, Yuliya" w:date="2024-02-22T23:57:00Z">
              <w:rPr>
                <w:rStyle w:val="y2iqfc"/>
                <w:rFonts w:cs="Times New Roman"/>
                <w:color w:val="E8EAED"/>
                <w:szCs w:val="24"/>
              </w:rPr>
            </w:rPrChange>
          </w:rPr>
          <w:t>ределение</w:t>
        </w:r>
      </w:ins>
      <w:ins w:id="14528" w:author="N F" w:date="2023-10-27T23:49:00Z">
        <w:r w:rsidRPr="00365BC2">
          <w:rPr>
            <w:rStyle w:val="y2iqfc"/>
            <w:rFonts w:cs="Times New Roman"/>
            <w:color w:val="000000" w:themeColor="text1"/>
            <w:szCs w:val="24"/>
            <w:rPrChange w:id="14529"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530" w:author="Barshadskaya, Yuliya" w:date="2024-02-22T23:57:00Z">
              <w:rPr>
                <w:rStyle w:val="y2iqfc"/>
                <w:rFonts w:ascii="inherit" w:eastAsiaTheme="majorEastAsia" w:hAnsi="inherit" w:hint="eastAsia"/>
                <w:color w:val="E8EAED"/>
                <w:sz w:val="42"/>
                <w:szCs w:val="42"/>
              </w:rPr>
            </w:rPrChange>
          </w:rPr>
          <w:t>которых</w:t>
        </w:r>
        <w:r w:rsidRPr="00365BC2">
          <w:rPr>
            <w:rStyle w:val="y2iqfc"/>
            <w:rFonts w:cs="Times New Roman"/>
            <w:color w:val="000000" w:themeColor="text1"/>
            <w:szCs w:val="24"/>
            <w:rPrChange w:id="14531"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532" w:author="Barshadskaya, Yuliya" w:date="2024-02-22T23:57:00Z">
              <w:rPr>
                <w:rStyle w:val="y2iqfc"/>
                <w:rFonts w:ascii="inherit" w:eastAsiaTheme="majorEastAsia" w:hAnsi="inherit" w:hint="eastAsia"/>
                <w:color w:val="E8EAED"/>
                <w:sz w:val="42"/>
                <w:szCs w:val="42"/>
              </w:rPr>
            </w:rPrChange>
          </w:rPr>
          <w:t>зависит</w:t>
        </w:r>
        <w:r w:rsidRPr="00365BC2">
          <w:rPr>
            <w:rStyle w:val="y2iqfc"/>
            <w:rFonts w:cs="Times New Roman"/>
            <w:color w:val="000000" w:themeColor="text1"/>
            <w:szCs w:val="24"/>
            <w:rPrChange w:id="14533"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534" w:author="Barshadskaya, Yuliya" w:date="2024-02-22T23:57:00Z">
              <w:rPr>
                <w:rStyle w:val="y2iqfc"/>
                <w:rFonts w:ascii="inherit" w:eastAsiaTheme="majorEastAsia" w:hAnsi="inherit" w:hint="eastAsia"/>
                <w:color w:val="E8EAED"/>
                <w:sz w:val="42"/>
                <w:szCs w:val="42"/>
              </w:rPr>
            </w:rPrChange>
          </w:rPr>
          <w:t>от</w:t>
        </w:r>
        <w:r w:rsidRPr="00365BC2">
          <w:rPr>
            <w:rStyle w:val="y2iqfc"/>
            <w:rFonts w:cs="Times New Roman"/>
            <w:color w:val="000000" w:themeColor="text1"/>
            <w:szCs w:val="24"/>
            <w:rPrChange w:id="14535" w:author="Barshadskaya, Yuliya" w:date="2024-02-22T23:57:00Z">
              <w:rPr>
                <w:rStyle w:val="y2iqfc"/>
                <w:rFonts w:ascii="inherit" w:eastAsiaTheme="majorEastAsia" w:hAnsi="inherit"/>
                <w:color w:val="E8EAED"/>
                <w:sz w:val="42"/>
                <w:szCs w:val="42"/>
              </w:rPr>
            </w:rPrChange>
          </w:rPr>
          <w:t xml:space="preserve"> BCRP, </w:t>
        </w:r>
        <w:r w:rsidRPr="00365BC2">
          <w:rPr>
            <w:rStyle w:val="y2iqfc"/>
            <w:rFonts w:cs="Times New Roman" w:hint="eastAsia"/>
            <w:color w:val="000000" w:themeColor="text1"/>
            <w:szCs w:val="24"/>
            <w:rPrChange w:id="14536" w:author="Barshadskaya, Yuliya" w:date="2024-02-22T23:57:00Z">
              <w:rPr>
                <w:rStyle w:val="y2iqfc"/>
                <w:rFonts w:ascii="inherit" w:eastAsiaTheme="majorEastAsia" w:hAnsi="inherit" w:hint="eastAsia"/>
                <w:color w:val="E8EAED"/>
                <w:sz w:val="42"/>
                <w:szCs w:val="42"/>
              </w:rPr>
            </w:rPrChange>
          </w:rPr>
          <w:t>и</w:t>
        </w:r>
        <w:r w:rsidRPr="00365BC2">
          <w:rPr>
            <w:rStyle w:val="y2iqfc"/>
            <w:rFonts w:cs="Times New Roman"/>
            <w:color w:val="000000" w:themeColor="text1"/>
            <w:szCs w:val="24"/>
            <w:rPrChange w:id="14537"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538" w:author="Barshadskaya, Yuliya" w:date="2024-02-22T23:57:00Z">
              <w:rPr>
                <w:rStyle w:val="y2iqfc"/>
                <w:rFonts w:ascii="inherit" w:eastAsiaTheme="majorEastAsia" w:hAnsi="inherit" w:hint="eastAsia"/>
                <w:color w:val="E8EAED"/>
                <w:sz w:val="42"/>
                <w:szCs w:val="42"/>
              </w:rPr>
            </w:rPrChange>
          </w:rPr>
          <w:t>с</w:t>
        </w:r>
        <w:r w:rsidRPr="00365BC2">
          <w:rPr>
            <w:rStyle w:val="y2iqfc"/>
            <w:rFonts w:cs="Times New Roman"/>
            <w:color w:val="000000" w:themeColor="text1"/>
            <w:szCs w:val="24"/>
            <w:rPrChange w:id="14539"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540" w:author="Barshadskaya, Yuliya" w:date="2024-02-22T23:57:00Z">
              <w:rPr>
                <w:rStyle w:val="y2iqfc"/>
                <w:rFonts w:ascii="inherit" w:eastAsiaTheme="majorEastAsia" w:hAnsi="inherit" w:hint="eastAsia"/>
                <w:color w:val="E8EAED"/>
                <w:sz w:val="42"/>
                <w:szCs w:val="42"/>
              </w:rPr>
            </w:rPrChange>
          </w:rPr>
          <w:t>узким</w:t>
        </w:r>
        <w:r w:rsidRPr="00365BC2">
          <w:rPr>
            <w:rStyle w:val="y2iqfc"/>
            <w:rFonts w:cs="Times New Roman"/>
            <w:color w:val="000000" w:themeColor="text1"/>
            <w:szCs w:val="24"/>
            <w:rPrChange w:id="14541"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542" w:author="Barshadskaya, Yuliya" w:date="2024-02-22T23:57:00Z">
              <w:rPr>
                <w:rStyle w:val="y2iqfc"/>
                <w:rFonts w:ascii="inherit" w:eastAsiaTheme="majorEastAsia" w:hAnsi="inherit" w:hint="eastAsia"/>
                <w:color w:val="E8EAED"/>
                <w:sz w:val="42"/>
                <w:szCs w:val="42"/>
              </w:rPr>
            </w:rPrChange>
          </w:rPr>
          <w:t>терапевтическим</w:t>
        </w:r>
        <w:r w:rsidRPr="00365BC2">
          <w:rPr>
            <w:rStyle w:val="y2iqfc"/>
            <w:rFonts w:cs="Times New Roman"/>
            <w:color w:val="000000" w:themeColor="text1"/>
            <w:szCs w:val="24"/>
            <w:rPrChange w:id="14543"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544" w:author="Barshadskaya, Yuliya" w:date="2024-02-22T23:57:00Z">
              <w:rPr>
                <w:rStyle w:val="y2iqfc"/>
                <w:rFonts w:ascii="inherit" w:eastAsiaTheme="majorEastAsia" w:hAnsi="inherit" w:hint="eastAsia"/>
                <w:color w:val="E8EAED"/>
                <w:sz w:val="42"/>
                <w:szCs w:val="42"/>
              </w:rPr>
            </w:rPrChange>
          </w:rPr>
          <w:t>индексом</w:t>
        </w:r>
        <w:r w:rsidRPr="00365BC2">
          <w:rPr>
            <w:rStyle w:val="y2iqfc"/>
            <w:rFonts w:cs="Times New Roman"/>
            <w:color w:val="000000" w:themeColor="text1"/>
            <w:szCs w:val="24"/>
            <w:rPrChange w:id="14545"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546" w:author="Barshadskaya, Yuliya" w:date="2024-02-22T23:57:00Z">
              <w:rPr>
                <w:rStyle w:val="y2iqfc"/>
                <w:rFonts w:ascii="inherit" w:eastAsiaTheme="majorEastAsia" w:hAnsi="inherit" w:hint="eastAsia"/>
                <w:color w:val="E8EAED"/>
                <w:sz w:val="42"/>
                <w:szCs w:val="42"/>
              </w:rPr>
            </w:rPrChange>
          </w:rPr>
          <w:t>следует</w:t>
        </w:r>
        <w:r w:rsidRPr="00365BC2">
          <w:rPr>
            <w:rStyle w:val="y2iqfc"/>
            <w:rFonts w:cs="Times New Roman"/>
            <w:color w:val="000000" w:themeColor="text1"/>
            <w:szCs w:val="24"/>
            <w:rPrChange w:id="14547"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548" w:author="Barshadskaya, Yuliya" w:date="2024-02-22T23:57:00Z">
              <w:rPr>
                <w:rStyle w:val="y2iqfc"/>
                <w:rFonts w:ascii="inherit" w:eastAsiaTheme="majorEastAsia" w:hAnsi="inherit" w:hint="eastAsia"/>
                <w:color w:val="E8EAED"/>
                <w:sz w:val="42"/>
                <w:szCs w:val="42"/>
              </w:rPr>
            </w:rPrChange>
          </w:rPr>
          <w:t>тщательно</w:t>
        </w:r>
        <w:r w:rsidRPr="00365BC2">
          <w:rPr>
            <w:rStyle w:val="y2iqfc"/>
            <w:rFonts w:cs="Times New Roman"/>
            <w:color w:val="000000" w:themeColor="text1"/>
            <w:szCs w:val="24"/>
            <w:rPrChange w:id="14549"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550" w:author="Barshadskaya, Yuliya" w:date="2024-02-22T23:57:00Z">
              <w:rPr>
                <w:rStyle w:val="y2iqfc"/>
                <w:rFonts w:ascii="inherit" w:eastAsiaTheme="majorEastAsia" w:hAnsi="inherit" w:hint="eastAsia"/>
                <w:color w:val="E8EAED"/>
                <w:sz w:val="42"/>
                <w:szCs w:val="42"/>
              </w:rPr>
            </w:rPrChange>
          </w:rPr>
          <w:t>наблюдать</w:t>
        </w:r>
        <w:r w:rsidRPr="00365BC2">
          <w:rPr>
            <w:rStyle w:val="y2iqfc"/>
            <w:rFonts w:cs="Times New Roman"/>
            <w:color w:val="000000" w:themeColor="text1"/>
            <w:szCs w:val="24"/>
            <w:rPrChange w:id="14551"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552" w:author="Barshadskaya, Yuliya" w:date="2024-02-22T23:57:00Z">
              <w:rPr>
                <w:rStyle w:val="y2iqfc"/>
                <w:rFonts w:ascii="inherit" w:eastAsiaTheme="majorEastAsia" w:hAnsi="inherit" w:hint="eastAsia"/>
                <w:color w:val="E8EAED"/>
                <w:sz w:val="42"/>
                <w:szCs w:val="42"/>
              </w:rPr>
            </w:rPrChange>
          </w:rPr>
          <w:t>на</w:t>
        </w:r>
        <w:r w:rsidRPr="00365BC2">
          <w:rPr>
            <w:rStyle w:val="y2iqfc"/>
            <w:rFonts w:cs="Times New Roman"/>
            <w:color w:val="000000" w:themeColor="text1"/>
            <w:szCs w:val="24"/>
            <w:rPrChange w:id="14553"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554" w:author="Barshadskaya, Yuliya" w:date="2024-02-22T23:57:00Z">
              <w:rPr>
                <w:rStyle w:val="y2iqfc"/>
                <w:rFonts w:ascii="inherit" w:eastAsiaTheme="majorEastAsia" w:hAnsi="inherit" w:hint="eastAsia"/>
                <w:color w:val="E8EAED"/>
                <w:sz w:val="42"/>
                <w:szCs w:val="42"/>
              </w:rPr>
            </w:rPrChange>
          </w:rPr>
          <w:t>предмет</w:t>
        </w:r>
        <w:r w:rsidRPr="00365BC2">
          <w:rPr>
            <w:rStyle w:val="y2iqfc"/>
            <w:rFonts w:cs="Times New Roman"/>
            <w:color w:val="000000" w:themeColor="text1"/>
            <w:szCs w:val="24"/>
            <w:rPrChange w:id="14555"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556" w:author="Barshadskaya, Yuliya" w:date="2024-02-22T23:57:00Z">
              <w:rPr>
                <w:rStyle w:val="y2iqfc"/>
                <w:rFonts w:ascii="inherit" w:eastAsiaTheme="majorEastAsia" w:hAnsi="inherit" w:hint="eastAsia"/>
                <w:color w:val="E8EAED"/>
                <w:sz w:val="42"/>
                <w:szCs w:val="42"/>
              </w:rPr>
            </w:rPrChange>
          </w:rPr>
          <w:t>признаков</w:t>
        </w:r>
        <w:r w:rsidRPr="00365BC2">
          <w:rPr>
            <w:rStyle w:val="y2iqfc"/>
            <w:rFonts w:cs="Times New Roman"/>
            <w:color w:val="000000" w:themeColor="text1"/>
            <w:szCs w:val="24"/>
            <w:rPrChange w:id="14557"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558" w:author="Barshadskaya, Yuliya" w:date="2024-02-22T23:57:00Z">
              <w:rPr>
                <w:rStyle w:val="y2iqfc"/>
                <w:rFonts w:ascii="inherit" w:eastAsiaTheme="majorEastAsia" w:hAnsi="inherit" w:hint="eastAsia"/>
                <w:color w:val="E8EAED"/>
                <w:sz w:val="42"/>
                <w:szCs w:val="42"/>
              </w:rPr>
            </w:rPrChange>
          </w:rPr>
          <w:t>изменения</w:t>
        </w:r>
        <w:r w:rsidRPr="00365BC2">
          <w:rPr>
            <w:rStyle w:val="y2iqfc"/>
            <w:rFonts w:cs="Times New Roman"/>
            <w:color w:val="000000" w:themeColor="text1"/>
            <w:szCs w:val="24"/>
            <w:rPrChange w:id="14559"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560" w:author="Barshadskaya, Yuliya" w:date="2024-02-22T23:57:00Z">
              <w:rPr>
                <w:rStyle w:val="y2iqfc"/>
                <w:rFonts w:ascii="inherit" w:eastAsiaTheme="majorEastAsia" w:hAnsi="inherit" w:hint="eastAsia"/>
                <w:color w:val="E8EAED"/>
                <w:sz w:val="42"/>
                <w:szCs w:val="42"/>
              </w:rPr>
            </w:rPrChange>
          </w:rPr>
          <w:t>переносимости</w:t>
        </w:r>
        <w:r w:rsidRPr="00365BC2">
          <w:rPr>
            <w:rStyle w:val="y2iqfc"/>
            <w:rFonts w:cs="Times New Roman"/>
            <w:color w:val="000000" w:themeColor="text1"/>
            <w:szCs w:val="24"/>
            <w:rPrChange w:id="14561" w:author="Barshadskaya, Yuliya" w:date="2024-02-22T23:57:00Z">
              <w:rPr>
                <w:rStyle w:val="y2iqfc"/>
                <w:rFonts w:ascii="inherit" w:eastAsiaTheme="majorEastAsia" w:hAnsi="inherit"/>
                <w:color w:val="E8EAED"/>
                <w:sz w:val="42"/>
                <w:szCs w:val="42"/>
              </w:rPr>
            </w:rPrChange>
          </w:rPr>
          <w:t xml:space="preserve"> </w:t>
        </w:r>
      </w:ins>
      <w:ins w:id="14562" w:author="N F" w:date="2023-10-27T23:52:00Z">
        <w:r w:rsidRPr="00365BC2">
          <w:rPr>
            <w:rStyle w:val="y2iqfc"/>
            <w:rFonts w:cs="Times New Roman"/>
            <w:color w:val="000000" w:themeColor="text1"/>
            <w:szCs w:val="24"/>
            <w:rPrChange w:id="14563" w:author="Barshadskaya, Yuliya" w:date="2024-02-22T23:57:00Z">
              <w:rPr>
                <w:rStyle w:val="y2iqfc"/>
                <w:rFonts w:cs="Times New Roman"/>
                <w:color w:val="E8EAED"/>
                <w:szCs w:val="24"/>
              </w:rPr>
            </w:rPrChange>
          </w:rPr>
          <w:t>одновременно принимаемых</w:t>
        </w:r>
      </w:ins>
      <w:ins w:id="14564" w:author="N F" w:date="2023-10-27T23:54:00Z">
        <w:r w:rsidRPr="00365BC2">
          <w:rPr>
            <w:rStyle w:val="y2iqfc"/>
            <w:rFonts w:cs="Times New Roman"/>
            <w:color w:val="000000" w:themeColor="text1"/>
            <w:szCs w:val="24"/>
            <w:rPrChange w:id="14565" w:author="Barshadskaya, Yuliya" w:date="2024-02-22T23:57:00Z">
              <w:rPr>
                <w:rStyle w:val="y2iqfc"/>
                <w:rFonts w:cs="Times New Roman"/>
                <w:color w:val="E8EAED"/>
                <w:szCs w:val="24"/>
              </w:rPr>
            </w:rPrChange>
          </w:rPr>
          <w:t xml:space="preserve"> с Тагриссо</w:t>
        </w:r>
      </w:ins>
      <w:ins w:id="14566" w:author="N F" w:date="2023-10-27T23:49:00Z">
        <w:r w:rsidRPr="00365BC2">
          <w:rPr>
            <w:rStyle w:val="y2iqfc"/>
            <w:rFonts w:cs="Times New Roman"/>
            <w:color w:val="000000" w:themeColor="text1"/>
            <w:szCs w:val="24"/>
            <w:rPrChange w:id="14567"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568" w:author="Barshadskaya, Yuliya" w:date="2024-02-22T23:57:00Z">
              <w:rPr>
                <w:rStyle w:val="y2iqfc"/>
                <w:rFonts w:ascii="inherit" w:eastAsiaTheme="majorEastAsia" w:hAnsi="inherit" w:hint="eastAsia"/>
                <w:color w:val="E8EAED"/>
                <w:sz w:val="42"/>
                <w:szCs w:val="42"/>
              </w:rPr>
            </w:rPrChange>
          </w:rPr>
          <w:t>препаратов</w:t>
        </w:r>
        <w:r w:rsidRPr="00365BC2">
          <w:rPr>
            <w:rStyle w:val="y2iqfc"/>
            <w:rFonts w:cs="Times New Roman"/>
            <w:color w:val="000000" w:themeColor="text1"/>
            <w:szCs w:val="24"/>
            <w:rPrChange w:id="14569" w:author="Barshadskaya, Yuliya" w:date="2024-02-22T23:57:00Z">
              <w:rPr>
                <w:rStyle w:val="y2iqfc"/>
                <w:rFonts w:ascii="inherit" w:eastAsiaTheme="majorEastAsia" w:hAnsi="inherit"/>
                <w:color w:val="E8EAED"/>
                <w:sz w:val="42"/>
                <w:szCs w:val="42"/>
              </w:rPr>
            </w:rPrChange>
          </w:rPr>
          <w:t>.</w:t>
        </w:r>
      </w:ins>
    </w:p>
    <w:p w14:paraId="71942F1E" w14:textId="4416F112" w:rsidR="00FD4E9C" w:rsidRPr="00365BC2" w:rsidRDefault="00FD4E9C">
      <w:pPr>
        <w:spacing w:after="0" w:line="240" w:lineRule="auto"/>
        <w:rPr>
          <w:ins w:id="14570" w:author="N F" w:date="2023-10-27T23:55:00Z"/>
          <w:rFonts w:cs="Times New Roman"/>
          <w:color w:val="000000" w:themeColor="text1"/>
          <w:szCs w:val="24"/>
          <w:rPrChange w:id="14571" w:author="Barshadskaya, Yuliya" w:date="2024-02-22T23:57:00Z">
            <w:rPr>
              <w:ins w:id="14572" w:author="N F" w:date="2023-10-27T23:55:00Z"/>
              <w:rFonts w:cs="Times New Roman"/>
              <w:szCs w:val="24"/>
            </w:rPr>
          </w:rPrChange>
        </w:rPr>
        <w:pPrChange w:id="14573" w:author="Barshadskaya, Yuliya" w:date="2024-01-15T19:13:00Z">
          <w:pPr>
            <w:pStyle w:val="HTML"/>
            <w:spacing w:line="540" w:lineRule="atLeast"/>
          </w:pPr>
        </w:pPrChange>
      </w:pPr>
      <w:ins w:id="14574" w:author="N F" w:date="2023-10-27T23:55:00Z">
        <w:r w:rsidRPr="00365BC2">
          <w:rPr>
            <w:rStyle w:val="y2iqfc"/>
            <w:rFonts w:cs="Times New Roman" w:hint="eastAsia"/>
            <w:color w:val="000000" w:themeColor="text1"/>
            <w:szCs w:val="24"/>
            <w:rPrChange w:id="14575" w:author="Barshadskaya, Yuliya" w:date="2024-02-22T23:57:00Z">
              <w:rPr>
                <w:rStyle w:val="y2iqfc"/>
                <w:rFonts w:ascii="inherit" w:eastAsiaTheme="majorEastAsia" w:hAnsi="inherit" w:hint="eastAsia"/>
                <w:color w:val="E8EAED"/>
                <w:sz w:val="42"/>
                <w:szCs w:val="42"/>
              </w:rPr>
            </w:rPrChange>
          </w:rPr>
          <w:t>В</w:t>
        </w:r>
        <w:r w:rsidRPr="00365BC2">
          <w:rPr>
            <w:rStyle w:val="y2iqfc"/>
            <w:rFonts w:cs="Times New Roman"/>
            <w:color w:val="000000" w:themeColor="text1"/>
            <w:szCs w:val="24"/>
            <w:rPrChange w:id="14576"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577" w:author="Barshadskaya, Yuliya" w:date="2024-02-22T23:57:00Z">
              <w:rPr>
                <w:rStyle w:val="y2iqfc"/>
                <w:rFonts w:ascii="inherit" w:eastAsiaTheme="majorEastAsia" w:hAnsi="inherit" w:hint="eastAsia"/>
                <w:color w:val="E8EAED"/>
                <w:sz w:val="42"/>
                <w:szCs w:val="42"/>
              </w:rPr>
            </w:rPrChange>
          </w:rPr>
          <w:t>клиническом</w:t>
        </w:r>
        <w:r w:rsidRPr="00365BC2">
          <w:rPr>
            <w:rStyle w:val="y2iqfc"/>
            <w:rFonts w:cs="Times New Roman"/>
            <w:color w:val="000000" w:themeColor="text1"/>
            <w:szCs w:val="24"/>
            <w:rPrChange w:id="14578"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579" w:author="Barshadskaya, Yuliya" w:date="2024-02-22T23:57:00Z">
              <w:rPr>
                <w:rStyle w:val="y2iqfc"/>
                <w:rFonts w:ascii="inherit" w:eastAsiaTheme="majorEastAsia" w:hAnsi="inherit" w:hint="eastAsia"/>
                <w:color w:val="E8EAED"/>
                <w:sz w:val="42"/>
                <w:szCs w:val="42"/>
              </w:rPr>
            </w:rPrChange>
          </w:rPr>
          <w:t>фармако</w:t>
        </w:r>
        <w:r w:rsidRPr="00365BC2">
          <w:rPr>
            <w:rStyle w:val="y2iqfc"/>
            <w:rFonts w:eastAsiaTheme="majorEastAsia" w:cs="Times New Roman" w:hint="eastAsia"/>
            <w:color w:val="000000" w:themeColor="text1"/>
            <w:szCs w:val="24"/>
            <w:rPrChange w:id="14580" w:author="Barshadskaya, Yuliya" w:date="2024-02-22T23:57:00Z">
              <w:rPr>
                <w:rStyle w:val="y2iqfc"/>
                <w:rFonts w:ascii="inherit" w:eastAsiaTheme="majorEastAsia" w:hAnsi="inherit" w:hint="eastAsia"/>
                <w:color w:val="E8EAED"/>
                <w:sz w:val="42"/>
                <w:szCs w:val="42"/>
              </w:rPr>
            </w:rPrChange>
          </w:rPr>
          <w:t>кинетическом</w:t>
        </w:r>
        <w:r w:rsidRPr="00365BC2">
          <w:rPr>
            <w:rStyle w:val="y2iqfc"/>
            <w:rFonts w:cs="Times New Roman"/>
            <w:color w:val="000000" w:themeColor="text1"/>
            <w:szCs w:val="24"/>
            <w:rPrChange w:id="14581"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582" w:author="Barshadskaya, Yuliya" w:date="2024-02-22T23:57:00Z">
              <w:rPr>
                <w:rStyle w:val="y2iqfc"/>
                <w:rFonts w:ascii="inherit" w:eastAsiaTheme="majorEastAsia" w:hAnsi="inherit" w:hint="eastAsia"/>
                <w:color w:val="E8EAED"/>
                <w:sz w:val="42"/>
                <w:szCs w:val="42"/>
              </w:rPr>
            </w:rPrChange>
          </w:rPr>
          <w:t>исследовании</w:t>
        </w:r>
        <w:r w:rsidRPr="00365BC2">
          <w:rPr>
            <w:rStyle w:val="y2iqfc"/>
            <w:rFonts w:cs="Times New Roman"/>
            <w:color w:val="000000" w:themeColor="text1"/>
            <w:szCs w:val="24"/>
            <w:rPrChange w:id="14583"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584" w:author="Barshadskaya, Yuliya" w:date="2024-02-22T23:57:00Z">
              <w:rPr>
                <w:rStyle w:val="y2iqfc"/>
                <w:rFonts w:ascii="inherit" w:eastAsiaTheme="majorEastAsia" w:hAnsi="inherit" w:hint="eastAsia"/>
                <w:color w:val="E8EAED"/>
                <w:sz w:val="42"/>
                <w:szCs w:val="42"/>
              </w:rPr>
            </w:rPrChange>
          </w:rPr>
          <w:t>одновременное</w:t>
        </w:r>
        <w:r w:rsidRPr="00365BC2">
          <w:rPr>
            <w:rStyle w:val="y2iqfc"/>
            <w:rFonts w:cs="Times New Roman"/>
            <w:color w:val="000000" w:themeColor="text1"/>
            <w:szCs w:val="24"/>
            <w:rPrChange w:id="14585"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586" w:author="Barshadskaya, Yuliya" w:date="2024-02-22T23:57:00Z">
              <w:rPr>
                <w:rStyle w:val="y2iqfc"/>
                <w:rFonts w:ascii="inherit" w:eastAsiaTheme="majorEastAsia" w:hAnsi="inherit" w:hint="eastAsia"/>
                <w:color w:val="E8EAED"/>
                <w:sz w:val="42"/>
                <w:szCs w:val="42"/>
              </w:rPr>
            </w:rPrChange>
          </w:rPr>
          <w:t>применение</w:t>
        </w:r>
        <w:r w:rsidRPr="00365BC2">
          <w:rPr>
            <w:rStyle w:val="y2iqfc"/>
            <w:rFonts w:cs="Times New Roman"/>
            <w:color w:val="000000" w:themeColor="text1"/>
            <w:szCs w:val="24"/>
            <w:rPrChange w:id="14587"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588" w:author="Barshadskaya, Yuliya" w:date="2024-02-22T23:57:00Z">
              <w:rPr>
                <w:rStyle w:val="y2iqfc"/>
                <w:rFonts w:ascii="inherit" w:eastAsiaTheme="majorEastAsia" w:hAnsi="inherit" w:hint="eastAsia"/>
                <w:color w:val="E8EAED"/>
                <w:sz w:val="42"/>
                <w:szCs w:val="42"/>
              </w:rPr>
            </w:rPrChange>
          </w:rPr>
          <w:t>Тагрисс</w:t>
        </w:r>
      </w:ins>
      <w:ins w:id="14589" w:author="N F" w:date="2023-10-27T23:56:00Z">
        <w:r w:rsidRPr="00365BC2">
          <w:rPr>
            <w:rStyle w:val="y2iqfc"/>
            <w:rFonts w:cs="Times New Roman"/>
            <w:color w:val="000000" w:themeColor="text1"/>
            <w:szCs w:val="24"/>
            <w:rPrChange w:id="14590" w:author="Barshadskaya, Yuliya" w:date="2024-02-22T23:57:00Z">
              <w:rPr>
                <w:rStyle w:val="y2iqfc"/>
                <w:rFonts w:cs="Times New Roman"/>
                <w:color w:val="E8EAED"/>
                <w:szCs w:val="24"/>
              </w:rPr>
            </w:rPrChange>
          </w:rPr>
          <w:t>о</w:t>
        </w:r>
      </w:ins>
      <w:ins w:id="14591" w:author="N F" w:date="2023-10-27T23:55:00Z">
        <w:r w:rsidRPr="00365BC2">
          <w:rPr>
            <w:rStyle w:val="y2iqfc"/>
            <w:rFonts w:cs="Times New Roman"/>
            <w:color w:val="000000" w:themeColor="text1"/>
            <w:szCs w:val="24"/>
            <w:rPrChange w:id="14592"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593" w:author="Barshadskaya, Yuliya" w:date="2024-02-22T23:57:00Z">
              <w:rPr>
                <w:rStyle w:val="y2iqfc"/>
                <w:rFonts w:ascii="inherit" w:eastAsiaTheme="majorEastAsia" w:hAnsi="inherit" w:hint="eastAsia"/>
                <w:color w:val="E8EAED"/>
                <w:sz w:val="42"/>
                <w:szCs w:val="42"/>
              </w:rPr>
            </w:rPrChange>
          </w:rPr>
          <w:t>с</w:t>
        </w:r>
        <w:r w:rsidRPr="00365BC2">
          <w:rPr>
            <w:rStyle w:val="y2iqfc"/>
            <w:rFonts w:cs="Times New Roman"/>
            <w:color w:val="000000" w:themeColor="text1"/>
            <w:szCs w:val="24"/>
            <w:rPrChange w:id="14594"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595" w:author="Barshadskaya, Yuliya" w:date="2024-02-22T23:57:00Z">
              <w:rPr>
                <w:rStyle w:val="y2iqfc"/>
                <w:rFonts w:ascii="inherit" w:eastAsiaTheme="majorEastAsia" w:hAnsi="inherit" w:hint="eastAsia"/>
                <w:color w:val="E8EAED"/>
                <w:sz w:val="42"/>
                <w:szCs w:val="42"/>
              </w:rPr>
            </w:rPrChange>
          </w:rPr>
          <w:t>симвастатином</w:t>
        </w:r>
        <w:r w:rsidRPr="00365BC2">
          <w:rPr>
            <w:rStyle w:val="y2iqfc"/>
            <w:rFonts w:cs="Times New Roman"/>
            <w:color w:val="000000" w:themeColor="text1"/>
            <w:szCs w:val="24"/>
            <w:rPrChange w:id="14596"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597" w:author="Barshadskaya, Yuliya" w:date="2024-02-22T23:57:00Z">
              <w:rPr>
                <w:rStyle w:val="y2iqfc"/>
                <w:rFonts w:ascii="inherit" w:eastAsiaTheme="majorEastAsia" w:hAnsi="inherit" w:hint="eastAsia"/>
                <w:color w:val="E8EAED"/>
                <w:sz w:val="42"/>
                <w:szCs w:val="42"/>
              </w:rPr>
            </w:rPrChange>
          </w:rPr>
          <w:t>чувствительный</w:t>
        </w:r>
        <w:r w:rsidRPr="00365BC2">
          <w:rPr>
            <w:rStyle w:val="y2iqfc"/>
            <w:rFonts w:cs="Times New Roman"/>
            <w:color w:val="000000" w:themeColor="text1"/>
            <w:szCs w:val="24"/>
            <w:rPrChange w:id="14598"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599" w:author="Barshadskaya, Yuliya" w:date="2024-02-22T23:57:00Z">
              <w:rPr>
                <w:rStyle w:val="y2iqfc"/>
                <w:rFonts w:ascii="inherit" w:eastAsiaTheme="majorEastAsia" w:hAnsi="inherit" w:hint="eastAsia"/>
                <w:color w:val="E8EAED"/>
                <w:sz w:val="42"/>
                <w:szCs w:val="42"/>
              </w:rPr>
            </w:rPrChange>
          </w:rPr>
          <w:t>субстрат</w:t>
        </w:r>
        <w:r w:rsidRPr="00365BC2">
          <w:rPr>
            <w:rStyle w:val="y2iqfc"/>
            <w:rFonts w:cs="Times New Roman"/>
            <w:color w:val="000000" w:themeColor="text1"/>
            <w:szCs w:val="24"/>
            <w:rPrChange w:id="14600" w:author="Barshadskaya, Yuliya" w:date="2024-02-22T23:57:00Z">
              <w:rPr>
                <w:rStyle w:val="y2iqfc"/>
                <w:rFonts w:ascii="inherit" w:eastAsiaTheme="majorEastAsia" w:hAnsi="inherit"/>
                <w:color w:val="E8EAED"/>
                <w:sz w:val="42"/>
                <w:szCs w:val="42"/>
              </w:rPr>
            </w:rPrChange>
          </w:rPr>
          <w:t xml:space="preserve"> CYP3A4) </w:t>
        </w:r>
        <w:r w:rsidRPr="00365BC2">
          <w:rPr>
            <w:rStyle w:val="y2iqfc"/>
            <w:rFonts w:cs="Times New Roman" w:hint="eastAsia"/>
            <w:color w:val="000000" w:themeColor="text1"/>
            <w:szCs w:val="24"/>
            <w:rPrChange w:id="14601" w:author="Barshadskaya, Yuliya" w:date="2024-02-22T23:57:00Z">
              <w:rPr>
                <w:rStyle w:val="y2iqfc"/>
                <w:rFonts w:ascii="inherit" w:eastAsiaTheme="majorEastAsia" w:hAnsi="inherit" w:hint="eastAsia"/>
                <w:color w:val="E8EAED"/>
                <w:sz w:val="42"/>
                <w:szCs w:val="42"/>
              </w:rPr>
            </w:rPrChange>
          </w:rPr>
          <w:t>снижало</w:t>
        </w:r>
        <w:r w:rsidRPr="00365BC2">
          <w:rPr>
            <w:rStyle w:val="y2iqfc"/>
            <w:rFonts w:cs="Times New Roman"/>
            <w:color w:val="000000" w:themeColor="text1"/>
            <w:szCs w:val="24"/>
            <w:rPrChange w:id="14602" w:author="Barshadskaya, Yuliya" w:date="2024-02-22T23:57:00Z">
              <w:rPr>
                <w:rStyle w:val="y2iqfc"/>
                <w:rFonts w:ascii="inherit" w:eastAsiaTheme="majorEastAsia" w:hAnsi="inherit"/>
                <w:color w:val="E8EAED"/>
                <w:sz w:val="42"/>
                <w:szCs w:val="42"/>
              </w:rPr>
            </w:rPrChange>
          </w:rPr>
          <w:t xml:space="preserve"> AUC </w:t>
        </w:r>
        <w:r w:rsidRPr="00365BC2">
          <w:rPr>
            <w:rStyle w:val="y2iqfc"/>
            <w:rFonts w:cs="Times New Roman" w:hint="eastAsia"/>
            <w:color w:val="000000" w:themeColor="text1"/>
            <w:szCs w:val="24"/>
            <w:rPrChange w:id="14603" w:author="Barshadskaya, Yuliya" w:date="2024-02-22T23:57:00Z">
              <w:rPr>
                <w:rStyle w:val="y2iqfc"/>
                <w:rFonts w:ascii="inherit" w:eastAsiaTheme="majorEastAsia" w:hAnsi="inherit" w:hint="eastAsia"/>
                <w:color w:val="E8EAED"/>
                <w:sz w:val="42"/>
                <w:szCs w:val="42"/>
              </w:rPr>
            </w:rPrChange>
          </w:rPr>
          <w:t>и</w:t>
        </w:r>
        <w:r w:rsidRPr="00365BC2">
          <w:rPr>
            <w:rStyle w:val="y2iqfc"/>
            <w:rFonts w:cs="Times New Roman"/>
            <w:color w:val="000000" w:themeColor="text1"/>
            <w:szCs w:val="24"/>
            <w:rPrChange w:id="14604" w:author="Barshadskaya, Yuliya" w:date="2024-02-22T23:57:00Z">
              <w:rPr>
                <w:rStyle w:val="y2iqfc"/>
                <w:rFonts w:ascii="inherit" w:eastAsiaTheme="majorEastAsia" w:hAnsi="inherit"/>
                <w:color w:val="E8EAED"/>
                <w:sz w:val="42"/>
                <w:szCs w:val="42"/>
              </w:rPr>
            </w:rPrChange>
          </w:rPr>
          <w:t xml:space="preserve"> Cmax </w:t>
        </w:r>
        <w:r w:rsidRPr="00365BC2">
          <w:rPr>
            <w:rStyle w:val="y2iqfc"/>
            <w:rFonts w:cs="Times New Roman" w:hint="eastAsia"/>
            <w:color w:val="000000" w:themeColor="text1"/>
            <w:szCs w:val="24"/>
            <w:rPrChange w:id="14605" w:author="Barshadskaya, Yuliya" w:date="2024-02-22T23:57:00Z">
              <w:rPr>
                <w:rStyle w:val="y2iqfc"/>
                <w:rFonts w:ascii="inherit" w:eastAsiaTheme="majorEastAsia" w:hAnsi="inherit" w:hint="eastAsia"/>
                <w:color w:val="E8EAED"/>
                <w:sz w:val="42"/>
                <w:szCs w:val="42"/>
              </w:rPr>
            </w:rPrChange>
          </w:rPr>
          <w:t>симвастатина</w:t>
        </w:r>
        <w:r w:rsidRPr="00365BC2">
          <w:rPr>
            <w:rStyle w:val="y2iqfc"/>
            <w:rFonts w:cs="Times New Roman"/>
            <w:color w:val="000000" w:themeColor="text1"/>
            <w:szCs w:val="24"/>
            <w:rPrChange w:id="14606"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607" w:author="Barshadskaya, Yuliya" w:date="2024-02-22T23:57:00Z">
              <w:rPr>
                <w:rStyle w:val="y2iqfc"/>
                <w:rFonts w:ascii="inherit" w:eastAsiaTheme="majorEastAsia" w:hAnsi="inherit" w:hint="eastAsia"/>
                <w:color w:val="E8EAED"/>
                <w:sz w:val="42"/>
                <w:szCs w:val="42"/>
              </w:rPr>
            </w:rPrChange>
          </w:rPr>
          <w:t>на</w:t>
        </w:r>
        <w:r w:rsidRPr="00365BC2">
          <w:rPr>
            <w:rStyle w:val="y2iqfc"/>
            <w:rFonts w:cs="Times New Roman"/>
            <w:color w:val="000000" w:themeColor="text1"/>
            <w:szCs w:val="24"/>
            <w:rPrChange w:id="14608" w:author="Barshadskaya, Yuliya" w:date="2024-02-22T23:57:00Z">
              <w:rPr>
                <w:rStyle w:val="y2iqfc"/>
                <w:rFonts w:ascii="inherit" w:eastAsiaTheme="majorEastAsia" w:hAnsi="inherit"/>
                <w:color w:val="E8EAED"/>
                <w:sz w:val="42"/>
                <w:szCs w:val="42"/>
              </w:rPr>
            </w:rPrChange>
          </w:rPr>
          <w:t xml:space="preserve"> 9% </w:t>
        </w:r>
        <w:r w:rsidRPr="00365BC2">
          <w:rPr>
            <w:rStyle w:val="y2iqfc"/>
            <w:rFonts w:cs="Times New Roman" w:hint="eastAsia"/>
            <w:color w:val="000000" w:themeColor="text1"/>
            <w:szCs w:val="24"/>
            <w:rPrChange w:id="14609" w:author="Barshadskaya, Yuliya" w:date="2024-02-22T23:57:00Z">
              <w:rPr>
                <w:rStyle w:val="y2iqfc"/>
                <w:rFonts w:ascii="inherit" w:eastAsiaTheme="majorEastAsia" w:hAnsi="inherit" w:hint="eastAsia"/>
                <w:color w:val="E8EAED"/>
                <w:sz w:val="42"/>
                <w:szCs w:val="42"/>
              </w:rPr>
            </w:rPrChange>
          </w:rPr>
          <w:t>и</w:t>
        </w:r>
        <w:r w:rsidRPr="00365BC2">
          <w:rPr>
            <w:rStyle w:val="y2iqfc"/>
            <w:rFonts w:cs="Times New Roman"/>
            <w:color w:val="000000" w:themeColor="text1"/>
            <w:szCs w:val="24"/>
            <w:rPrChange w:id="14610" w:author="Barshadskaya, Yuliya" w:date="2024-02-22T23:57:00Z">
              <w:rPr>
                <w:rStyle w:val="y2iqfc"/>
                <w:rFonts w:ascii="inherit" w:eastAsiaTheme="majorEastAsia" w:hAnsi="inherit"/>
                <w:color w:val="E8EAED"/>
                <w:sz w:val="42"/>
                <w:szCs w:val="42"/>
              </w:rPr>
            </w:rPrChange>
          </w:rPr>
          <w:t xml:space="preserve"> 23% </w:t>
        </w:r>
        <w:r w:rsidRPr="00365BC2">
          <w:rPr>
            <w:rStyle w:val="y2iqfc"/>
            <w:rFonts w:cs="Times New Roman" w:hint="eastAsia"/>
            <w:color w:val="000000" w:themeColor="text1"/>
            <w:szCs w:val="24"/>
            <w:rPrChange w:id="14611" w:author="Barshadskaya, Yuliya" w:date="2024-02-22T23:57:00Z">
              <w:rPr>
                <w:rStyle w:val="y2iqfc"/>
                <w:rFonts w:ascii="inherit" w:eastAsiaTheme="majorEastAsia" w:hAnsi="inherit" w:hint="eastAsia"/>
                <w:color w:val="E8EAED"/>
                <w:sz w:val="42"/>
                <w:szCs w:val="42"/>
              </w:rPr>
            </w:rPrChange>
          </w:rPr>
          <w:t>соответственно</w:t>
        </w:r>
        <w:r w:rsidRPr="00365BC2">
          <w:rPr>
            <w:rStyle w:val="y2iqfc"/>
            <w:rFonts w:cs="Times New Roman"/>
            <w:color w:val="000000" w:themeColor="text1"/>
            <w:szCs w:val="24"/>
            <w:rPrChange w:id="14612"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613" w:author="Barshadskaya, Yuliya" w:date="2024-02-22T23:57:00Z">
              <w:rPr>
                <w:rStyle w:val="y2iqfc"/>
                <w:rFonts w:ascii="inherit" w:eastAsiaTheme="majorEastAsia" w:hAnsi="inherit" w:hint="eastAsia"/>
                <w:color w:val="E8EAED"/>
                <w:sz w:val="42"/>
                <w:szCs w:val="42"/>
              </w:rPr>
            </w:rPrChange>
          </w:rPr>
          <w:t>Эти</w:t>
        </w:r>
        <w:r w:rsidRPr="00365BC2">
          <w:rPr>
            <w:rStyle w:val="y2iqfc"/>
            <w:rFonts w:cs="Times New Roman"/>
            <w:color w:val="000000" w:themeColor="text1"/>
            <w:szCs w:val="24"/>
            <w:rPrChange w:id="14614"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615" w:author="Barshadskaya, Yuliya" w:date="2024-02-22T23:57:00Z">
              <w:rPr>
                <w:rStyle w:val="y2iqfc"/>
                <w:rFonts w:ascii="inherit" w:eastAsiaTheme="majorEastAsia" w:hAnsi="inherit" w:hint="eastAsia"/>
                <w:color w:val="E8EAED"/>
                <w:sz w:val="42"/>
                <w:szCs w:val="42"/>
              </w:rPr>
            </w:rPrChange>
          </w:rPr>
          <w:t>изменения</w:t>
        </w:r>
        <w:r w:rsidRPr="00365BC2">
          <w:rPr>
            <w:rStyle w:val="y2iqfc"/>
            <w:rFonts w:cs="Times New Roman"/>
            <w:color w:val="000000" w:themeColor="text1"/>
            <w:szCs w:val="24"/>
            <w:rPrChange w:id="14616"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617" w:author="Barshadskaya, Yuliya" w:date="2024-02-22T23:57:00Z">
              <w:rPr>
                <w:rStyle w:val="y2iqfc"/>
                <w:rFonts w:ascii="inherit" w:eastAsiaTheme="majorEastAsia" w:hAnsi="inherit" w:hint="eastAsia"/>
                <w:color w:val="E8EAED"/>
                <w:sz w:val="42"/>
                <w:szCs w:val="42"/>
              </w:rPr>
            </w:rPrChange>
          </w:rPr>
          <w:t>незначительны</w:t>
        </w:r>
      </w:ins>
      <w:ins w:id="14618" w:author="N F" w:date="2023-10-27T23:57:00Z">
        <w:r w:rsidRPr="00365BC2">
          <w:rPr>
            <w:rStyle w:val="y2iqfc"/>
            <w:rFonts w:cs="Times New Roman"/>
            <w:color w:val="000000" w:themeColor="text1"/>
            <w:szCs w:val="24"/>
            <w:rPrChange w:id="14619" w:author="Barshadskaya, Yuliya" w:date="2024-02-22T23:57:00Z">
              <w:rPr>
                <w:rStyle w:val="y2iqfc"/>
                <w:rFonts w:cs="Times New Roman"/>
                <w:color w:val="E8EAED"/>
                <w:szCs w:val="24"/>
              </w:rPr>
            </w:rPrChange>
          </w:rPr>
          <w:t>, клиническ</w:t>
        </w:r>
      </w:ins>
      <w:ins w:id="14620" w:author="N F" w:date="2023-10-27T23:58:00Z">
        <w:r w:rsidRPr="00365BC2">
          <w:rPr>
            <w:rStyle w:val="y2iqfc"/>
            <w:rFonts w:cs="Times New Roman"/>
            <w:color w:val="000000" w:themeColor="text1"/>
            <w:szCs w:val="24"/>
            <w:rPrChange w:id="14621" w:author="Barshadskaya, Yuliya" w:date="2024-02-22T23:57:00Z">
              <w:rPr>
                <w:rStyle w:val="y2iqfc"/>
                <w:rFonts w:cs="Times New Roman"/>
                <w:color w:val="E8EAED"/>
                <w:szCs w:val="24"/>
              </w:rPr>
            </w:rPrChange>
          </w:rPr>
          <w:t>ая значимость сомнительна</w:t>
        </w:r>
      </w:ins>
      <w:ins w:id="14622" w:author="N F" w:date="2023-10-27T23:55:00Z">
        <w:r w:rsidRPr="00365BC2">
          <w:rPr>
            <w:rStyle w:val="y2iqfc"/>
            <w:rFonts w:cs="Times New Roman"/>
            <w:color w:val="000000" w:themeColor="text1"/>
            <w:szCs w:val="24"/>
            <w:rPrChange w:id="14623"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624" w:author="Barshadskaya, Yuliya" w:date="2024-02-22T23:57:00Z">
              <w:rPr>
                <w:rStyle w:val="y2iqfc"/>
                <w:rFonts w:ascii="inherit" w:eastAsiaTheme="majorEastAsia" w:hAnsi="inherit" w:hint="eastAsia"/>
                <w:color w:val="E8EAED"/>
                <w:sz w:val="42"/>
                <w:szCs w:val="42"/>
              </w:rPr>
            </w:rPrChange>
          </w:rPr>
          <w:t>Клиническое</w:t>
        </w:r>
        <w:r w:rsidRPr="00365BC2">
          <w:rPr>
            <w:rStyle w:val="y2iqfc"/>
            <w:rFonts w:cs="Times New Roman"/>
            <w:color w:val="000000" w:themeColor="text1"/>
            <w:szCs w:val="24"/>
            <w:rPrChange w:id="14625"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626" w:author="Barshadskaya, Yuliya" w:date="2024-02-22T23:57:00Z">
              <w:rPr>
                <w:rStyle w:val="y2iqfc"/>
                <w:rFonts w:ascii="inherit" w:eastAsiaTheme="majorEastAsia" w:hAnsi="inherit" w:hint="eastAsia"/>
                <w:color w:val="E8EAED"/>
                <w:sz w:val="42"/>
                <w:szCs w:val="42"/>
              </w:rPr>
            </w:rPrChange>
          </w:rPr>
          <w:t>взаимодействие</w:t>
        </w:r>
        <w:r w:rsidRPr="00365BC2">
          <w:rPr>
            <w:rStyle w:val="y2iqfc"/>
            <w:rFonts w:cs="Times New Roman"/>
            <w:color w:val="000000" w:themeColor="text1"/>
            <w:szCs w:val="24"/>
            <w:rPrChange w:id="14627"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628" w:author="Barshadskaya, Yuliya" w:date="2024-02-22T23:57:00Z">
              <w:rPr>
                <w:rStyle w:val="y2iqfc"/>
                <w:rFonts w:ascii="inherit" w:eastAsiaTheme="majorEastAsia" w:hAnsi="inherit" w:hint="eastAsia"/>
                <w:color w:val="E8EAED"/>
                <w:sz w:val="42"/>
                <w:szCs w:val="42"/>
              </w:rPr>
            </w:rPrChange>
          </w:rPr>
          <w:t>ФК</w:t>
        </w:r>
        <w:r w:rsidRPr="00365BC2">
          <w:rPr>
            <w:rStyle w:val="y2iqfc"/>
            <w:rFonts w:cs="Times New Roman"/>
            <w:color w:val="000000" w:themeColor="text1"/>
            <w:szCs w:val="24"/>
            <w:rPrChange w:id="14629"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630" w:author="Barshadskaya, Yuliya" w:date="2024-02-22T23:57:00Z">
              <w:rPr>
                <w:rStyle w:val="y2iqfc"/>
                <w:rFonts w:ascii="inherit" w:eastAsiaTheme="majorEastAsia" w:hAnsi="inherit" w:hint="eastAsia"/>
                <w:color w:val="E8EAED"/>
                <w:sz w:val="42"/>
                <w:szCs w:val="42"/>
              </w:rPr>
            </w:rPrChange>
          </w:rPr>
          <w:t>с</w:t>
        </w:r>
        <w:r w:rsidRPr="00365BC2">
          <w:rPr>
            <w:rStyle w:val="y2iqfc"/>
            <w:rFonts w:cs="Times New Roman"/>
            <w:color w:val="000000" w:themeColor="text1"/>
            <w:szCs w:val="24"/>
            <w:rPrChange w:id="14631"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632" w:author="Barshadskaya, Yuliya" w:date="2024-02-22T23:57:00Z">
              <w:rPr>
                <w:rStyle w:val="y2iqfc"/>
                <w:rFonts w:ascii="inherit" w:eastAsiaTheme="majorEastAsia" w:hAnsi="inherit" w:hint="eastAsia"/>
                <w:color w:val="E8EAED"/>
                <w:sz w:val="42"/>
                <w:szCs w:val="42"/>
              </w:rPr>
            </w:rPrChange>
          </w:rPr>
          <w:t>субстратами</w:t>
        </w:r>
        <w:r w:rsidRPr="00365BC2">
          <w:rPr>
            <w:rStyle w:val="y2iqfc"/>
            <w:rFonts w:cs="Times New Roman"/>
            <w:color w:val="000000" w:themeColor="text1"/>
            <w:szCs w:val="24"/>
            <w:rPrChange w:id="14633" w:author="Barshadskaya, Yuliya" w:date="2024-02-22T23:57:00Z">
              <w:rPr>
                <w:rStyle w:val="y2iqfc"/>
                <w:rFonts w:ascii="inherit" w:eastAsiaTheme="majorEastAsia" w:hAnsi="inherit"/>
                <w:color w:val="E8EAED"/>
                <w:sz w:val="42"/>
                <w:szCs w:val="42"/>
              </w:rPr>
            </w:rPrChange>
          </w:rPr>
          <w:t xml:space="preserve"> CYP3A4 </w:t>
        </w:r>
        <w:r w:rsidRPr="00365BC2">
          <w:rPr>
            <w:rStyle w:val="y2iqfc"/>
            <w:rFonts w:cs="Times New Roman" w:hint="eastAsia"/>
            <w:color w:val="000000" w:themeColor="text1"/>
            <w:szCs w:val="24"/>
            <w:rPrChange w:id="14634" w:author="Barshadskaya, Yuliya" w:date="2024-02-22T23:57:00Z">
              <w:rPr>
                <w:rStyle w:val="y2iqfc"/>
                <w:rFonts w:ascii="inherit" w:eastAsiaTheme="majorEastAsia" w:hAnsi="inherit" w:hint="eastAsia"/>
                <w:color w:val="E8EAED"/>
                <w:sz w:val="42"/>
                <w:szCs w:val="42"/>
              </w:rPr>
            </w:rPrChange>
          </w:rPr>
          <w:t>маловероятно</w:t>
        </w:r>
        <w:r w:rsidRPr="00365BC2">
          <w:rPr>
            <w:rStyle w:val="y2iqfc"/>
            <w:rFonts w:cs="Times New Roman"/>
            <w:color w:val="000000" w:themeColor="text1"/>
            <w:szCs w:val="24"/>
            <w:rPrChange w:id="14635"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636" w:author="Barshadskaya, Yuliya" w:date="2024-02-22T23:57:00Z">
              <w:rPr>
                <w:rStyle w:val="y2iqfc"/>
                <w:rFonts w:ascii="inherit" w:eastAsiaTheme="majorEastAsia" w:hAnsi="inherit" w:hint="eastAsia"/>
                <w:color w:val="E8EAED"/>
                <w:sz w:val="42"/>
                <w:szCs w:val="42"/>
              </w:rPr>
            </w:rPrChange>
          </w:rPr>
          <w:t>Нельзя</w:t>
        </w:r>
        <w:r w:rsidRPr="00365BC2">
          <w:rPr>
            <w:rStyle w:val="y2iqfc"/>
            <w:rFonts w:cs="Times New Roman"/>
            <w:color w:val="000000" w:themeColor="text1"/>
            <w:szCs w:val="24"/>
            <w:rPrChange w:id="14637"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638" w:author="Barshadskaya, Yuliya" w:date="2024-02-22T23:57:00Z">
              <w:rPr>
                <w:rStyle w:val="y2iqfc"/>
                <w:rFonts w:ascii="inherit" w:eastAsiaTheme="majorEastAsia" w:hAnsi="inherit" w:hint="eastAsia"/>
                <w:color w:val="E8EAED"/>
                <w:sz w:val="42"/>
                <w:szCs w:val="42"/>
              </w:rPr>
            </w:rPrChange>
          </w:rPr>
          <w:t>исключить</w:t>
        </w:r>
        <w:r w:rsidRPr="00365BC2">
          <w:rPr>
            <w:rStyle w:val="y2iqfc"/>
            <w:rFonts w:cs="Times New Roman"/>
            <w:color w:val="000000" w:themeColor="text1"/>
            <w:szCs w:val="24"/>
            <w:rPrChange w:id="14639"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640" w:author="Barshadskaya, Yuliya" w:date="2024-02-22T23:57:00Z">
              <w:rPr>
                <w:rStyle w:val="y2iqfc"/>
                <w:rFonts w:ascii="inherit" w:eastAsiaTheme="majorEastAsia" w:hAnsi="inherit" w:hint="eastAsia"/>
                <w:color w:val="E8EAED"/>
                <w:sz w:val="42"/>
                <w:szCs w:val="42"/>
              </w:rPr>
            </w:rPrChange>
          </w:rPr>
          <w:t>риск</w:t>
        </w:r>
        <w:r w:rsidRPr="00365BC2">
          <w:rPr>
            <w:rStyle w:val="y2iqfc"/>
            <w:rFonts w:cs="Times New Roman"/>
            <w:color w:val="000000" w:themeColor="text1"/>
            <w:szCs w:val="24"/>
            <w:rPrChange w:id="14641"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642" w:author="Barshadskaya, Yuliya" w:date="2024-02-22T23:57:00Z">
              <w:rPr>
                <w:rStyle w:val="y2iqfc"/>
                <w:rFonts w:ascii="inherit" w:eastAsiaTheme="majorEastAsia" w:hAnsi="inherit" w:hint="eastAsia"/>
                <w:color w:val="E8EAED"/>
                <w:sz w:val="42"/>
                <w:szCs w:val="42"/>
              </w:rPr>
            </w:rPrChange>
          </w:rPr>
          <w:t>снижения</w:t>
        </w:r>
        <w:r w:rsidRPr="00365BC2">
          <w:rPr>
            <w:rStyle w:val="y2iqfc"/>
            <w:rFonts w:cs="Times New Roman"/>
            <w:color w:val="000000" w:themeColor="text1"/>
            <w:szCs w:val="24"/>
            <w:rPrChange w:id="14643" w:author="Barshadskaya, Yuliya" w:date="2024-02-22T23:57:00Z">
              <w:rPr>
                <w:rStyle w:val="y2iqfc"/>
                <w:rFonts w:ascii="inherit" w:eastAsiaTheme="majorEastAsia" w:hAnsi="inherit"/>
                <w:color w:val="E8EAED"/>
                <w:sz w:val="42"/>
                <w:szCs w:val="42"/>
              </w:rPr>
            </w:rPrChange>
          </w:rPr>
          <w:t xml:space="preserve"> </w:t>
        </w:r>
      </w:ins>
      <w:ins w:id="14644" w:author="N F" w:date="2023-10-28T00:00:00Z">
        <w:r w:rsidR="00E44AEF" w:rsidRPr="00365BC2">
          <w:rPr>
            <w:rStyle w:val="y2iqfc"/>
            <w:rFonts w:cs="Times New Roman"/>
            <w:color w:val="000000" w:themeColor="text1"/>
            <w:szCs w:val="24"/>
            <w:rPrChange w:id="14645" w:author="Barshadskaya, Yuliya" w:date="2024-02-22T23:57:00Z">
              <w:rPr>
                <w:rStyle w:val="y2iqfc"/>
                <w:rFonts w:cs="Times New Roman"/>
                <w:color w:val="E8EAED"/>
                <w:szCs w:val="24"/>
              </w:rPr>
            </w:rPrChange>
          </w:rPr>
          <w:t xml:space="preserve">эффективности </w:t>
        </w:r>
      </w:ins>
      <w:ins w:id="14646" w:author="N F" w:date="2023-10-27T23:55:00Z">
        <w:r w:rsidRPr="00365BC2">
          <w:rPr>
            <w:rStyle w:val="y2iqfc"/>
            <w:rFonts w:cs="Times New Roman" w:hint="eastAsia"/>
            <w:color w:val="000000" w:themeColor="text1"/>
            <w:szCs w:val="24"/>
            <w:rPrChange w:id="14647" w:author="Barshadskaya, Yuliya" w:date="2024-02-22T23:57:00Z">
              <w:rPr>
                <w:rStyle w:val="y2iqfc"/>
                <w:rFonts w:ascii="inherit" w:eastAsiaTheme="majorEastAsia" w:hAnsi="inherit" w:hint="eastAsia"/>
                <w:color w:val="E8EAED"/>
                <w:sz w:val="42"/>
                <w:szCs w:val="42"/>
              </w:rPr>
            </w:rPrChange>
          </w:rPr>
          <w:t>гормональных</w:t>
        </w:r>
        <w:r w:rsidRPr="00365BC2">
          <w:rPr>
            <w:rStyle w:val="y2iqfc"/>
            <w:rFonts w:cs="Times New Roman"/>
            <w:color w:val="000000" w:themeColor="text1"/>
            <w:szCs w:val="24"/>
            <w:rPrChange w:id="14648" w:author="Barshadskaya, Yuliya" w:date="2024-02-22T23:57:00Z">
              <w:rPr>
                <w:rStyle w:val="y2iqfc"/>
                <w:rFonts w:ascii="inherit" w:eastAsiaTheme="majorEastAsia" w:hAnsi="inherit"/>
                <w:color w:val="E8EAED"/>
                <w:sz w:val="42"/>
                <w:szCs w:val="42"/>
              </w:rPr>
            </w:rPrChange>
          </w:rPr>
          <w:t xml:space="preserve"> </w:t>
        </w:r>
        <w:r w:rsidRPr="00365BC2">
          <w:rPr>
            <w:rStyle w:val="y2iqfc"/>
            <w:rFonts w:cs="Times New Roman" w:hint="eastAsia"/>
            <w:color w:val="000000" w:themeColor="text1"/>
            <w:szCs w:val="24"/>
            <w:rPrChange w:id="14649" w:author="Barshadskaya, Yuliya" w:date="2024-02-22T23:57:00Z">
              <w:rPr>
                <w:rStyle w:val="y2iqfc"/>
                <w:rFonts w:ascii="inherit" w:eastAsiaTheme="majorEastAsia" w:hAnsi="inherit" w:hint="eastAsia"/>
                <w:color w:val="E8EAED"/>
                <w:sz w:val="42"/>
                <w:szCs w:val="42"/>
              </w:rPr>
            </w:rPrChange>
          </w:rPr>
          <w:t>контрацептивов</w:t>
        </w:r>
        <w:r w:rsidRPr="00365BC2">
          <w:rPr>
            <w:rStyle w:val="y2iqfc"/>
            <w:rFonts w:cs="Times New Roman"/>
            <w:color w:val="000000" w:themeColor="text1"/>
            <w:szCs w:val="24"/>
            <w:rPrChange w:id="14650" w:author="Barshadskaya, Yuliya" w:date="2024-02-22T23:57:00Z">
              <w:rPr>
                <w:rStyle w:val="y2iqfc"/>
                <w:rFonts w:ascii="inherit" w:eastAsiaTheme="majorEastAsia" w:hAnsi="inherit"/>
                <w:color w:val="E8EAED"/>
                <w:sz w:val="42"/>
                <w:szCs w:val="42"/>
              </w:rPr>
            </w:rPrChange>
          </w:rPr>
          <w:t>.</w:t>
        </w:r>
      </w:ins>
    </w:p>
    <w:p w14:paraId="71BD8A47" w14:textId="0FE23D98" w:rsidR="00365BC2" w:rsidRDefault="00617F50">
      <w:pPr>
        <w:pStyle w:val="3"/>
        <w:numPr>
          <w:ilvl w:val="0"/>
          <w:numId w:val="0"/>
        </w:numPr>
        <w:spacing w:after="0" w:line="240" w:lineRule="auto"/>
        <w:ind w:firstLine="709"/>
        <w:rPr>
          <w:ins w:id="14651" w:author="Barshadskaya, Yuliya" w:date="2024-02-22T23:58:00Z"/>
          <w:rFonts w:cs="Times New Roman"/>
          <w:b w:val="0"/>
          <w:sz w:val="24"/>
        </w:rPr>
        <w:pPrChange w:id="14652" w:author="Barshadskaya, Yuliya" w:date="2024-02-22T23:58:00Z">
          <w:pPr>
            <w:pStyle w:val="3"/>
          </w:pPr>
        </w:pPrChange>
      </w:pPr>
      <w:ins w:id="14653" w:author="N F" w:date="2023-10-28T09:11:00Z">
        <w:r w:rsidRPr="00365BC2">
          <w:rPr>
            <w:rStyle w:val="y2iqfc"/>
            <w:rFonts w:eastAsiaTheme="minorHAnsi" w:cs="Times New Roman" w:hint="eastAsia"/>
            <w:b w:val="0"/>
            <w:sz w:val="24"/>
            <w:rPrChange w:id="14654" w:author="Barshadskaya, Yuliya" w:date="2024-02-22T23:58:00Z">
              <w:rPr>
                <w:rStyle w:val="y2iqfc"/>
                <w:rFonts w:ascii="inherit" w:hAnsi="inherit" w:hint="eastAsia"/>
                <w:color w:val="E8EAED"/>
                <w:sz w:val="42"/>
                <w:szCs w:val="42"/>
              </w:rPr>
            </w:rPrChange>
          </w:rPr>
          <w:t>В</w:t>
        </w:r>
        <w:r w:rsidRPr="00365BC2">
          <w:rPr>
            <w:rStyle w:val="y2iqfc"/>
            <w:rFonts w:eastAsiaTheme="minorHAnsi" w:cs="Times New Roman"/>
            <w:b w:val="0"/>
            <w:sz w:val="24"/>
            <w:rPrChange w:id="14655" w:author="Barshadskaya, Yuliya" w:date="2024-02-22T23:58:00Z">
              <w:rPr>
                <w:rStyle w:val="y2iqfc"/>
                <w:rFonts w:ascii="inherit" w:hAnsi="inherit"/>
                <w:color w:val="E8EAED"/>
                <w:sz w:val="42"/>
                <w:szCs w:val="42"/>
              </w:rPr>
            </w:rPrChange>
          </w:rPr>
          <w:t xml:space="preserve"> </w:t>
        </w:r>
        <w:r w:rsidRPr="00365BC2">
          <w:rPr>
            <w:rStyle w:val="y2iqfc"/>
            <w:rFonts w:eastAsiaTheme="minorHAnsi" w:cs="Times New Roman" w:hint="eastAsia"/>
            <w:b w:val="0"/>
            <w:sz w:val="24"/>
            <w:rPrChange w:id="14656" w:author="Barshadskaya, Yuliya" w:date="2024-02-22T23:58:00Z">
              <w:rPr>
                <w:rStyle w:val="y2iqfc"/>
                <w:rFonts w:ascii="inherit" w:hAnsi="inherit" w:hint="eastAsia"/>
                <w:color w:val="E8EAED"/>
                <w:sz w:val="42"/>
                <w:szCs w:val="42"/>
              </w:rPr>
            </w:rPrChange>
          </w:rPr>
          <w:t>клиническом</w:t>
        </w:r>
        <w:r w:rsidRPr="00365BC2">
          <w:rPr>
            <w:rStyle w:val="y2iqfc"/>
            <w:rFonts w:eastAsiaTheme="minorHAnsi" w:cs="Times New Roman"/>
            <w:b w:val="0"/>
            <w:sz w:val="24"/>
            <w:rPrChange w:id="14657" w:author="Barshadskaya, Yuliya" w:date="2024-02-22T23:58:00Z">
              <w:rPr>
                <w:rStyle w:val="y2iqfc"/>
                <w:rFonts w:ascii="inherit" w:hAnsi="inherit"/>
                <w:color w:val="E8EAED"/>
                <w:sz w:val="42"/>
                <w:szCs w:val="42"/>
              </w:rPr>
            </w:rPrChange>
          </w:rPr>
          <w:t xml:space="preserve"> </w:t>
        </w:r>
        <w:r w:rsidRPr="00365BC2">
          <w:rPr>
            <w:rStyle w:val="y2iqfc"/>
            <w:rFonts w:eastAsiaTheme="minorHAnsi" w:cs="Times New Roman" w:hint="eastAsia"/>
            <w:b w:val="0"/>
            <w:sz w:val="24"/>
            <w:rPrChange w:id="14658" w:author="Barshadskaya, Yuliya" w:date="2024-02-22T23:58:00Z">
              <w:rPr>
                <w:rStyle w:val="y2iqfc"/>
                <w:rFonts w:ascii="inherit" w:hAnsi="inherit" w:hint="eastAsia"/>
                <w:color w:val="E8EAED"/>
                <w:sz w:val="42"/>
                <w:szCs w:val="42"/>
              </w:rPr>
            </w:rPrChange>
          </w:rPr>
          <w:t>исследовании</w:t>
        </w:r>
        <w:r w:rsidRPr="00365BC2">
          <w:rPr>
            <w:rStyle w:val="y2iqfc"/>
            <w:rFonts w:eastAsiaTheme="minorHAnsi" w:cs="Times New Roman"/>
            <w:b w:val="0"/>
            <w:sz w:val="24"/>
            <w:rPrChange w:id="14659" w:author="Barshadskaya, Yuliya" w:date="2024-02-22T23:58:00Z">
              <w:rPr>
                <w:rStyle w:val="y2iqfc"/>
                <w:rFonts w:ascii="inherit" w:hAnsi="inherit"/>
                <w:color w:val="E8EAED"/>
                <w:sz w:val="42"/>
                <w:szCs w:val="42"/>
              </w:rPr>
            </w:rPrChange>
          </w:rPr>
          <w:t xml:space="preserve"> </w:t>
        </w:r>
        <w:r w:rsidRPr="00365BC2">
          <w:rPr>
            <w:rStyle w:val="y2iqfc"/>
            <w:rFonts w:eastAsiaTheme="minorHAnsi" w:cs="Times New Roman" w:hint="eastAsia"/>
            <w:b w:val="0"/>
            <w:sz w:val="24"/>
            <w:rPrChange w:id="14660" w:author="Barshadskaya, Yuliya" w:date="2024-02-22T23:58:00Z">
              <w:rPr>
                <w:rStyle w:val="y2iqfc"/>
                <w:rFonts w:ascii="inherit" w:hAnsi="inherit" w:hint="eastAsia"/>
                <w:color w:val="E8EAED"/>
                <w:sz w:val="42"/>
                <w:szCs w:val="42"/>
              </w:rPr>
            </w:rPrChange>
          </w:rPr>
          <w:t>взаимодействия</w:t>
        </w:r>
        <w:r w:rsidRPr="00365BC2">
          <w:rPr>
            <w:rStyle w:val="y2iqfc"/>
            <w:rFonts w:eastAsiaTheme="minorHAnsi" w:cs="Times New Roman"/>
            <w:b w:val="0"/>
            <w:sz w:val="24"/>
            <w:rPrChange w:id="14661" w:author="Barshadskaya, Yuliya" w:date="2024-02-22T23:58:00Z">
              <w:rPr>
                <w:rStyle w:val="y2iqfc"/>
                <w:rFonts w:ascii="inherit" w:hAnsi="inherit"/>
                <w:color w:val="E8EAED"/>
                <w:sz w:val="42"/>
                <w:szCs w:val="42"/>
              </w:rPr>
            </w:rPrChange>
          </w:rPr>
          <w:t xml:space="preserve"> </w:t>
        </w:r>
        <w:r w:rsidRPr="00365BC2">
          <w:rPr>
            <w:rStyle w:val="y2iqfc"/>
            <w:rFonts w:eastAsiaTheme="minorHAnsi" w:cs="Times New Roman" w:hint="eastAsia"/>
            <w:b w:val="0"/>
            <w:sz w:val="24"/>
            <w:rPrChange w:id="14662" w:author="Barshadskaya, Yuliya" w:date="2024-02-22T23:58:00Z">
              <w:rPr>
                <w:rStyle w:val="y2iqfc"/>
                <w:rFonts w:ascii="inherit" w:hAnsi="inherit" w:hint="eastAsia"/>
                <w:color w:val="E8EAED"/>
                <w:sz w:val="42"/>
                <w:szCs w:val="42"/>
              </w:rPr>
            </w:rPrChange>
          </w:rPr>
          <w:t>с</w:t>
        </w:r>
        <w:r w:rsidRPr="00365BC2">
          <w:rPr>
            <w:rStyle w:val="y2iqfc"/>
            <w:rFonts w:eastAsiaTheme="minorHAnsi" w:cs="Times New Roman"/>
            <w:b w:val="0"/>
            <w:sz w:val="24"/>
            <w:rPrChange w:id="14663" w:author="Barshadskaya, Yuliya" w:date="2024-02-22T23:58:00Z">
              <w:rPr>
                <w:rStyle w:val="y2iqfc"/>
                <w:rFonts w:ascii="inherit" w:hAnsi="inherit"/>
                <w:color w:val="E8EAED"/>
                <w:sz w:val="42"/>
                <w:szCs w:val="42"/>
              </w:rPr>
            </w:rPrChange>
          </w:rPr>
          <w:t xml:space="preserve"> </w:t>
        </w:r>
        <w:r w:rsidRPr="00365BC2">
          <w:rPr>
            <w:rStyle w:val="y2iqfc"/>
            <w:rFonts w:eastAsiaTheme="minorHAnsi" w:cs="Times New Roman" w:hint="eastAsia"/>
            <w:b w:val="0"/>
            <w:sz w:val="24"/>
            <w:rPrChange w:id="14664" w:author="Barshadskaya, Yuliya" w:date="2024-02-22T23:58:00Z">
              <w:rPr>
                <w:rStyle w:val="y2iqfc"/>
                <w:rFonts w:ascii="inherit" w:hAnsi="inherit" w:hint="eastAsia"/>
                <w:color w:val="E8EAED"/>
                <w:sz w:val="42"/>
                <w:szCs w:val="42"/>
              </w:rPr>
            </w:rPrChange>
          </w:rPr>
          <w:t>рецептором</w:t>
        </w:r>
        <w:r w:rsidRPr="00365BC2">
          <w:rPr>
            <w:rStyle w:val="y2iqfc"/>
            <w:rFonts w:eastAsiaTheme="minorHAnsi" w:cs="Times New Roman"/>
            <w:b w:val="0"/>
            <w:sz w:val="24"/>
            <w:rPrChange w:id="14665" w:author="Barshadskaya, Yuliya" w:date="2024-02-22T23:58:00Z">
              <w:rPr>
                <w:rStyle w:val="y2iqfc"/>
                <w:rFonts w:ascii="inherit" w:hAnsi="inherit"/>
                <w:color w:val="E8EAED"/>
                <w:sz w:val="42"/>
                <w:szCs w:val="42"/>
              </w:rPr>
            </w:rPrChange>
          </w:rPr>
          <w:t xml:space="preserve"> </w:t>
        </w:r>
        <w:r w:rsidRPr="00365BC2">
          <w:rPr>
            <w:rStyle w:val="y2iqfc"/>
            <w:rFonts w:eastAsiaTheme="minorHAnsi" w:cs="Times New Roman" w:hint="eastAsia"/>
            <w:b w:val="0"/>
            <w:sz w:val="24"/>
            <w:rPrChange w:id="14666" w:author="Barshadskaya, Yuliya" w:date="2024-02-22T23:58:00Z">
              <w:rPr>
                <w:rStyle w:val="y2iqfc"/>
                <w:rFonts w:ascii="inherit" w:hAnsi="inherit" w:hint="eastAsia"/>
                <w:color w:val="E8EAED"/>
                <w:sz w:val="42"/>
                <w:szCs w:val="42"/>
              </w:rPr>
            </w:rPrChange>
          </w:rPr>
          <w:t>прегнан</w:t>
        </w:r>
        <w:r w:rsidRPr="00365BC2">
          <w:rPr>
            <w:rStyle w:val="y2iqfc"/>
            <w:rFonts w:eastAsiaTheme="minorHAnsi" w:cs="Times New Roman"/>
            <w:b w:val="0"/>
            <w:sz w:val="24"/>
            <w:rPrChange w:id="14667" w:author="Barshadskaya, Yuliya" w:date="2024-02-22T23:58:00Z">
              <w:rPr>
                <w:rStyle w:val="y2iqfc"/>
                <w:rFonts w:ascii="inherit" w:hAnsi="inherit"/>
                <w:color w:val="E8EAED"/>
                <w:sz w:val="42"/>
                <w:szCs w:val="42"/>
              </w:rPr>
            </w:rPrChange>
          </w:rPr>
          <w:t xml:space="preserve"> X (PXR) </w:t>
        </w:r>
        <w:r w:rsidRPr="00365BC2">
          <w:rPr>
            <w:rStyle w:val="y2iqfc"/>
            <w:rFonts w:eastAsiaTheme="minorHAnsi" w:cs="Times New Roman" w:hint="eastAsia"/>
            <w:b w:val="0"/>
            <w:sz w:val="24"/>
            <w:rPrChange w:id="14668" w:author="Barshadskaya, Yuliya" w:date="2024-02-22T23:58:00Z">
              <w:rPr>
                <w:rStyle w:val="y2iqfc"/>
                <w:rFonts w:ascii="inherit" w:hAnsi="inherit" w:hint="eastAsia"/>
                <w:color w:val="E8EAED"/>
                <w:sz w:val="42"/>
                <w:szCs w:val="42"/>
              </w:rPr>
            </w:rPrChange>
          </w:rPr>
          <w:t>одновременное</w:t>
        </w:r>
        <w:r w:rsidRPr="00365BC2">
          <w:rPr>
            <w:rStyle w:val="y2iqfc"/>
            <w:rFonts w:eastAsiaTheme="minorHAnsi" w:cs="Times New Roman"/>
            <w:b w:val="0"/>
            <w:sz w:val="24"/>
            <w:rPrChange w:id="14669" w:author="Barshadskaya, Yuliya" w:date="2024-02-22T23:58:00Z">
              <w:rPr>
                <w:rStyle w:val="y2iqfc"/>
                <w:rFonts w:ascii="inherit" w:hAnsi="inherit"/>
                <w:color w:val="E8EAED"/>
                <w:sz w:val="42"/>
                <w:szCs w:val="42"/>
              </w:rPr>
            </w:rPrChange>
          </w:rPr>
          <w:t xml:space="preserve"> </w:t>
        </w:r>
        <w:r w:rsidRPr="00365BC2">
          <w:rPr>
            <w:rStyle w:val="y2iqfc"/>
            <w:rFonts w:eastAsiaTheme="minorHAnsi" w:cs="Times New Roman" w:hint="eastAsia"/>
            <w:b w:val="0"/>
            <w:sz w:val="24"/>
            <w:rPrChange w:id="14670" w:author="Barshadskaya, Yuliya" w:date="2024-02-22T23:58:00Z">
              <w:rPr>
                <w:rStyle w:val="y2iqfc"/>
                <w:rFonts w:ascii="inherit" w:hAnsi="inherit" w:hint="eastAsia"/>
                <w:color w:val="E8EAED"/>
                <w:sz w:val="42"/>
                <w:szCs w:val="42"/>
              </w:rPr>
            </w:rPrChange>
          </w:rPr>
          <w:t>применение</w:t>
        </w:r>
        <w:r w:rsidRPr="00365BC2">
          <w:rPr>
            <w:rStyle w:val="y2iqfc"/>
            <w:rFonts w:eastAsiaTheme="minorHAnsi" w:cs="Times New Roman"/>
            <w:b w:val="0"/>
            <w:sz w:val="24"/>
            <w:rPrChange w:id="14671" w:author="Barshadskaya, Yuliya" w:date="2024-02-22T23:58:00Z">
              <w:rPr>
                <w:rStyle w:val="y2iqfc"/>
                <w:rFonts w:ascii="inherit" w:hAnsi="inherit"/>
                <w:color w:val="E8EAED"/>
                <w:sz w:val="42"/>
                <w:szCs w:val="42"/>
              </w:rPr>
            </w:rPrChange>
          </w:rPr>
          <w:t xml:space="preserve"> </w:t>
        </w:r>
        <w:r w:rsidRPr="00365BC2">
          <w:rPr>
            <w:rStyle w:val="y2iqfc"/>
            <w:rFonts w:eastAsiaTheme="minorHAnsi" w:cs="Times New Roman" w:hint="eastAsia"/>
            <w:b w:val="0"/>
            <w:sz w:val="24"/>
            <w:rPrChange w:id="14672" w:author="Barshadskaya, Yuliya" w:date="2024-02-22T23:58:00Z">
              <w:rPr>
                <w:rStyle w:val="y2iqfc"/>
                <w:rFonts w:ascii="inherit" w:hAnsi="inherit" w:hint="eastAsia"/>
                <w:color w:val="E8EAED"/>
                <w:sz w:val="42"/>
                <w:szCs w:val="42"/>
              </w:rPr>
            </w:rPrChange>
          </w:rPr>
          <w:t>Тагрисс</w:t>
        </w:r>
      </w:ins>
      <w:ins w:id="14673" w:author="N F" w:date="2023-10-28T09:12:00Z">
        <w:r w:rsidRPr="00365BC2">
          <w:rPr>
            <w:rStyle w:val="y2iqfc"/>
            <w:rFonts w:cs="Times New Roman"/>
            <w:b w:val="0"/>
            <w:sz w:val="24"/>
            <w:rPrChange w:id="14674" w:author="Barshadskaya, Yuliya" w:date="2024-02-22T23:58:00Z">
              <w:rPr>
                <w:rStyle w:val="y2iqfc"/>
                <w:rFonts w:cs="Times New Roman"/>
                <w:color w:val="E8EAED"/>
              </w:rPr>
            </w:rPrChange>
          </w:rPr>
          <w:t>о</w:t>
        </w:r>
      </w:ins>
      <w:ins w:id="14675" w:author="N F" w:date="2023-10-28T09:11:00Z">
        <w:r w:rsidRPr="00365BC2">
          <w:rPr>
            <w:rStyle w:val="y2iqfc"/>
            <w:rFonts w:eastAsiaTheme="minorHAnsi" w:cs="Times New Roman"/>
            <w:b w:val="0"/>
            <w:sz w:val="24"/>
            <w:rPrChange w:id="14676" w:author="Barshadskaya, Yuliya" w:date="2024-02-22T23:58:00Z">
              <w:rPr>
                <w:rStyle w:val="y2iqfc"/>
                <w:rFonts w:ascii="inherit" w:hAnsi="inherit"/>
                <w:color w:val="E8EAED"/>
                <w:sz w:val="42"/>
                <w:szCs w:val="42"/>
              </w:rPr>
            </w:rPrChange>
          </w:rPr>
          <w:t xml:space="preserve"> </w:t>
        </w:r>
        <w:r w:rsidRPr="00365BC2">
          <w:rPr>
            <w:rStyle w:val="y2iqfc"/>
            <w:rFonts w:eastAsiaTheme="minorHAnsi" w:cs="Times New Roman" w:hint="eastAsia"/>
            <w:b w:val="0"/>
            <w:sz w:val="24"/>
            <w:rPrChange w:id="14677" w:author="Barshadskaya, Yuliya" w:date="2024-02-22T23:58:00Z">
              <w:rPr>
                <w:rStyle w:val="y2iqfc"/>
                <w:rFonts w:ascii="inherit" w:hAnsi="inherit" w:hint="eastAsia"/>
                <w:color w:val="E8EAED"/>
                <w:sz w:val="42"/>
                <w:szCs w:val="42"/>
              </w:rPr>
            </w:rPrChange>
          </w:rPr>
          <w:t>с</w:t>
        </w:r>
        <w:r w:rsidRPr="00365BC2">
          <w:rPr>
            <w:rStyle w:val="y2iqfc"/>
            <w:rFonts w:eastAsiaTheme="minorHAnsi" w:cs="Times New Roman"/>
            <w:b w:val="0"/>
            <w:sz w:val="24"/>
            <w:rPrChange w:id="14678" w:author="Barshadskaya, Yuliya" w:date="2024-02-22T23:58:00Z">
              <w:rPr>
                <w:rStyle w:val="y2iqfc"/>
                <w:rFonts w:ascii="inherit" w:hAnsi="inherit"/>
                <w:color w:val="E8EAED"/>
                <w:sz w:val="42"/>
                <w:szCs w:val="42"/>
              </w:rPr>
            </w:rPrChange>
          </w:rPr>
          <w:t xml:space="preserve"> </w:t>
        </w:r>
        <w:r w:rsidRPr="00365BC2">
          <w:rPr>
            <w:rStyle w:val="y2iqfc"/>
            <w:rFonts w:eastAsiaTheme="minorHAnsi" w:cs="Times New Roman" w:hint="eastAsia"/>
            <w:b w:val="0"/>
            <w:sz w:val="24"/>
            <w:rPrChange w:id="14679" w:author="Barshadskaya, Yuliya" w:date="2024-02-22T23:58:00Z">
              <w:rPr>
                <w:rStyle w:val="y2iqfc"/>
                <w:rFonts w:ascii="inherit" w:hAnsi="inherit" w:hint="eastAsia"/>
                <w:color w:val="E8EAED"/>
                <w:sz w:val="42"/>
                <w:szCs w:val="42"/>
              </w:rPr>
            </w:rPrChange>
          </w:rPr>
          <w:t>фексофенадином</w:t>
        </w:r>
        <w:r w:rsidRPr="00365BC2">
          <w:rPr>
            <w:rStyle w:val="y2iqfc"/>
            <w:rFonts w:eastAsiaTheme="minorHAnsi" w:cs="Times New Roman"/>
            <w:b w:val="0"/>
            <w:sz w:val="24"/>
            <w:rPrChange w:id="14680" w:author="Barshadskaya, Yuliya" w:date="2024-02-22T23:58:00Z">
              <w:rPr>
                <w:rStyle w:val="y2iqfc"/>
                <w:rFonts w:ascii="inherit" w:hAnsi="inherit"/>
                <w:color w:val="E8EAED"/>
                <w:sz w:val="42"/>
                <w:szCs w:val="42"/>
              </w:rPr>
            </w:rPrChange>
          </w:rPr>
          <w:t xml:space="preserve"> (</w:t>
        </w:r>
        <w:r w:rsidRPr="00365BC2">
          <w:rPr>
            <w:rStyle w:val="y2iqfc"/>
            <w:rFonts w:eastAsiaTheme="minorHAnsi" w:cs="Times New Roman" w:hint="eastAsia"/>
            <w:b w:val="0"/>
            <w:sz w:val="24"/>
            <w:rPrChange w:id="14681" w:author="Barshadskaya, Yuliya" w:date="2024-02-22T23:58:00Z">
              <w:rPr>
                <w:rStyle w:val="y2iqfc"/>
                <w:rFonts w:ascii="inherit" w:hAnsi="inherit" w:hint="eastAsia"/>
                <w:color w:val="E8EAED"/>
                <w:sz w:val="42"/>
                <w:szCs w:val="42"/>
              </w:rPr>
            </w:rPrChange>
          </w:rPr>
          <w:t>субстрат</w:t>
        </w:r>
        <w:r w:rsidRPr="00365BC2">
          <w:rPr>
            <w:rStyle w:val="y2iqfc"/>
            <w:rFonts w:eastAsiaTheme="minorHAnsi" w:cs="Times New Roman"/>
            <w:b w:val="0"/>
            <w:sz w:val="24"/>
            <w:rPrChange w:id="14682" w:author="Barshadskaya, Yuliya" w:date="2024-02-22T23:58:00Z">
              <w:rPr>
                <w:rStyle w:val="y2iqfc"/>
                <w:rFonts w:ascii="inherit" w:hAnsi="inherit"/>
                <w:color w:val="E8EAED"/>
                <w:sz w:val="42"/>
                <w:szCs w:val="42"/>
              </w:rPr>
            </w:rPrChange>
          </w:rPr>
          <w:t xml:space="preserve"> P-gp) </w:t>
        </w:r>
        <w:r w:rsidRPr="00365BC2">
          <w:rPr>
            <w:rStyle w:val="y2iqfc"/>
            <w:rFonts w:eastAsiaTheme="minorHAnsi" w:cs="Times New Roman" w:hint="eastAsia"/>
            <w:b w:val="0"/>
            <w:sz w:val="24"/>
            <w:rPrChange w:id="14683" w:author="Barshadskaya, Yuliya" w:date="2024-02-22T23:58:00Z">
              <w:rPr>
                <w:rStyle w:val="y2iqfc"/>
                <w:rFonts w:ascii="inherit" w:hAnsi="inherit" w:hint="eastAsia"/>
                <w:color w:val="E8EAED"/>
                <w:sz w:val="42"/>
                <w:szCs w:val="42"/>
              </w:rPr>
            </w:rPrChange>
          </w:rPr>
          <w:t>увеличивало</w:t>
        </w:r>
        <w:r w:rsidRPr="00365BC2">
          <w:rPr>
            <w:rStyle w:val="y2iqfc"/>
            <w:rFonts w:eastAsiaTheme="minorHAnsi" w:cs="Times New Roman"/>
            <w:b w:val="0"/>
            <w:sz w:val="24"/>
            <w:rPrChange w:id="14684" w:author="Barshadskaya, Yuliya" w:date="2024-02-22T23:58:00Z">
              <w:rPr>
                <w:rStyle w:val="y2iqfc"/>
                <w:rFonts w:ascii="inherit" w:hAnsi="inherit"/>
                <w:color w:val="E8EAED"/>
                <w:sz w:val="42"/>
                <w:szCs w:val="42"/>
              </w:rPr>
            </w:rPrChange>
          </w:rPr>
          <w:t xml:space="preserve"> AUC </w:t>
        </w:r>
        <w:r w:rsidRPr="00365BC2">
          <w:rPr>
            <w:rStyle w:val="y2iqfc"/>
            <w:rFonts w:eastAsiaTheme="minorHAnsi" w:cs="Times New Roman" w:hint="eastAsia"/>
            <w:b w:val="0"/>
            <w:sz w:val="24"/>
            <w:rPrChange w:id="14685" w:author="Barshadskaya, Yuliya" w:date="2024-02-22T23:58:00Z">
              <w:rPr>
                <w:rStyle w:val="y2iqfc"/>
                <w:rFonts w:ascii="inherit" w:hAnsi="inherit" w:hint="eastAsia"/>
                <w:color w:val="E8EAED"/>
                <w:sz w:val="42"/>
                <w:szCs w:val="42"/>
              </w:rPr>
            </w:rPrChange>
          </w:rPr>
          <w:t>и</w:t>
        </w:r>
        <w:r w:rsidRPr="00365BC2">
          <w:rPr>
            <w:rStyle w:val="y2iqfc"/>
            <w:rFonts w:eastAsiaTheme="minorHAnsi" w:cs="Times New Roman"/>
            <w:b w:val="0"/>
            <w:sz w:val="24"/>
            <w:rPrChange w:id="14686" w:author="Barshadskaya, Yuliya" w:date="2024-02-22T23:58:00Z">
              <w:rPr>
                <w:rStyle w:val="y2iqfc"/>
                <w:rFonts w:ascii="inherit" w:hAnsi="inherit"/>
                <w:color w:val="E8EAED"/>
                <w:sz w:val="42"/>
                <w:szCs w:val="42"/>
              </w:rPr>
            </w:rPrChange>
          </w:rPr>
          <w:t xml:space="preserve"> Cmax </w:t>
        </w:r>
        <w:r w:rsidRPr="00365BC2">
          <w:rPr>
            <w:rStyle w:val="y2iqfc"/>
            <w:rFonts w:eastAsiaTheme="minorHAnsi" w:cs="Times New Roman" w:hint="eastAsia"/>
            <w:b w:val="0"/>
            <w:sz w:val="24"/>
            <w:rPrChange w:id="14687" w:author="Barshadskaya, Yuliya" w:date="2024-02-22T23:58:00Z">
              <w:rPr>
                <w:rStyle w:val="y2iqfc"/>
                <w:rFonts w:ascii="inherit" w:hAnsi="inherit" w:hint="eastAsia"/>
                <w:color w:val="E8EAED"/>
                <w:sz w:val="42"/>
                <w:szCs w:val="42"/>
              </w:rPr>
            </w:rPrChange>
          </w:rPr>
          <w:t>фексофенадина</w:t>
        </w:r>
        <w:r w:rsidRPr="00365BC2">
          <w:rPr>
            <w:rStyle w:val="y2iqfc"/>
            <w:rFonts w:eastAsiaTheme="minorHAnsi" w:cs="Times New Roman"/>
            <w:b w:val="0"/>
            <w:sz w:val="24"/>
            <w:rPrChange w:id="14688" w:author="Barshadskaya, Yuliya" w:date="2024-02-22T23:58:00Z">
              <w:rPr>
                <w:rStyle w:val="y2iqfc"/>
                <w:rFonts w:ascii="inherit" w:hAnsi="inherit"/>
                <w:color w:val="E8EAED"/>
                <w:sz w:val="42"/>
                <w:szCs w:val="42"/>
              </w:rPr>
            </w:rPrChange>
          </w:rPr>
          <w:t xml:space="preserve"> </w:t>
        </w:r>
        <w:r w:rsidRPr="00365BC2">
          <w:rPr>
            <w:rStyle w:val="y2iqfc"/>
            <w:rFonts w:eastAsiaTheme="minorHAnsi" w:cs="Times New Roman" w:hint="eastAsia"/>
            <w:b w:val="0"/>
            <w:sz w:val="24"/>
            <w:rPrChange w:id="14689" w:author="Barshadskaya, Yuliya" w:date="2024-02-22T23:58:00Z">
              <w:rPr>
                <w:rStyle w:val="y2iqfc"/>
                <w:rFonts w:ascii="inherit" w:hAnsi="inherit" w:hint="eastAsia"/>
                <w:color w:val="E8EAED"/>
                <w:sz w:val="42"/>
                <w:szCs w:val="42"/>
              </w:rPr>
            </w:rPrChange>
          </w:rPr>
          <w:t>на</w:t>
        </w:r>
        <w:r w:rsidRPr="00365BC2">
          <w:rPr>
            <w:rStyle w:val="y2iqfc"/>
            <w:rFonts w:eastAsiaTheme="minorHAnsi" w:cs="Times New Roman"/>
            <w:b w:val="0"/>
            <w:sz w:val="24"/>
            <w:rPrChange w:id="14690" w:author="Barshadskaya, Yuliya" w:date="2024-02-22T23:58:00Z">
              <w:rPr>
                <w:rStyle w:val="y2iqfc"/>
                <w:rFonts w:ascii="inherit" w:hAnsi="inherit"/>
                <w:color w:val="E8EAED"/>
                <w:sz w:val="42"/>
                <w:szCs w:val="42"/>
              </w:rPr>
            </w:rPrChange>
          </w:rPr>
          <w:t xml:space="preserve"> 56% (90% </w:t>
        </w:r>
        <w:r w:rsidRPr="00365BC2">
          <w:rPr>
            <w:rStyle w:val="y2iqfc"/>
            <w:rFonts w:eastAsiaTheme="minorHAnsi" w:cs="Times New Roman" w:hint="eastAsia"/>
            <w:b w:val="0"/>
            <w:sz w:val="24"/>
            <w:rPrChange w:id="14691" w:author="Barshadskaya, Yuliya" w:date="2024-02-22T23:58:00Z">
              <w:rPr>
                <w:rStyle w:val="y2iqfc"/>
                <w:rFonts w:ascii="inherit" w:hAnsi="inherit" w:hint="eastAsia"/>
                <w:color w:val="E8EAED"/>
                <w:sz w:val="42"/>
                <w:szCs w:val="42"/>
              </w:rPr>
            </w:rPrChange>
          </w:rPr>
          <w:t>ДИ</w:t>
        </w:r>
        <w:r w:rsidRPr="00365BC2">
          <w:rPr>
            <w:rStyle w:val="y2iqfc"/>
            <w:rFonts w:eastAsiaTheme="minorHAnsi" w:cs="Times New Roman"/>
            <w:b w:val="0"/>
            <w:sz w:val="24"/>
            <w:rPrChange w:id="14692" w:author="Barshadskaya, Yuliya" w:date="2024-02-22T23:58:00Z">
              <w:rPr>
                <w:rStyle w:val="y2iqfc"/>
                <w:rFonts w:ascii="inherit" w:hAnsi="inherit"/>
                <w:color w:val="E8EAED"/>
                <w:sz w:val="42"/>
                <w:szCs w:val="42"/>
              </w:rPr>
            </w:rPrChange>
          </w:rPr>
          <w:t xml:space="preserve"> 35, 79) </w:t>
        </w:r>
        <w:r w:rsidRPr="00365BC2">
          <w:rPr>
            <w:rStyle w:val="y2iqfc"/>
            <w:rFonts w:eastAsiaTheme="minorHAnsi" w:cs="Times New Roman" w:hint="eastAsia"/>
            <w:b w:val="0"/>
            <w:sz w:val="24"/>
            <w:rPrChange w:id="14693" w:author="Barshadskaya, Yuliya" w:date="2024-02-22T23:58:00Z">
              <w:rPr>
                <w:rStyle w:val="y2iqfc"/>
                <w:rFonts w:ascii="inherit" w:hAnsi="inherit" w:hint="eastAsia"/>
                <w:color w:val="E8EAED"/>
                <w:sz w:val="42"/>
                <w:szCs w:val="42"/>
              </w:rPr>
            </w:rPrChange>
          </w:rPr>
          <w:t>и</w:t>
        </w:r>
        <w:r w:rsidRPr="00365BC2">
          <w:rPr>
            <w:rStyle w:val="y2iqfc"/>
            <w:rFonts w:eastAsiaTheme="minorHAnsi" w:cs="Times New Roman"/>
            <w:b w:val="0"/>
            <w:sz w:val="24"/>
            <w:rPrChange w:id="14694" w:author="Barshadskaya, Yuliya" w:date="2024-02-22T23:58:00Z">
              <w:rPr>
                <w:rStyle w:val="y2iqfc"/>
                <w:rFonts w:ascii="inherit" w:hAnsi="inherit"/>
                <w:color w:val="E8EAED"/>
                <w:sz w:val="42"/>
                <w:szCs w:val="42"/>
              </w:rPr>
            </w:rPrChange>
          </w:rPr>
          <w:t xml:space="preserve"> 76% (90% </w:t>
        </w:r>
        <w:r w:rsidRPr="00365BC2">
          <w:rPr>
            <w:rStyle w:val="y2iqfc"/>
            <w:rFonts w:eastAsiaTheme="minorHAnsi" w:cs="Times New Roman" w:hint="eastAsia"/>
            <w:b w:val="0"/>
            <w:sz w:val="24"/>
            <w:rPrChange w:id="14695" w:author="Barshadskaya, Yuliya" w:date="2024-02-22T23:58:00Z">
              <w:rPr>
                <w:rStyle w:val="y2iqfc"/>
                <w:rFonts w:ascii="inherit" w:hAnsi="inherit" w:hint="eastAsia"/>
                <w:color w:val="E8EAED"/>
                <w:sz w:val="42"/>
                <w:szCs w:val="42"/>
              </w:rPr>
            </w:rPrChange>
          </w:rPr>
          <w:t>ДИ</w:t>
        </w:r>
        <w:r w:rsidRPr="00365BC2">
          <w:rPr>
            <w:rStyle w:val="y2iqfc"/>
            <w:rFonts w:eastAsiaTheme="minorHAnsi" w:cs="Times New Roman"/>
            <w:b w:val="0"/>
            <w:sz w:val="24"/>
            <w:rPrChange w:id="14696" w:author="Barshadskaya, Yuliya" w:date="2024-02-22T23:58:00Z">
              <w:rPr>
                <w:rStyle w:val="y2iqfc"/>
                <w:rFonts w:ascii="inherit" w:hAnsi="inherit"/>
                <w:color w:val="E8EAED"/>
                <w:sz w:val="42"/>
                <w:szCs w:val="42"/>
              </w:rPr>
            </w:rPrChange>
          </w:rPr>
          <w:t xml:space="preserve">). 49, 108) </w:t>
        </w:r>
        <w:r w:rsidRPr="00365BC2">
          <w:rPr>
            <w:rStyle w:val="y2iqfc"/>
            <w:rFonts w:eastAsiaTheme="minorHAnsi" w:cs="Times New Roman" w:hint="eastAsia"/>
            <w:b w:val="0"/>
            <w:sz w:val="24"/>
            <w:rPrChange w:id="14697" w:author="Barshadskaya, Yuliya" w:date="2024-02-22T23:58:00Z">
              <w:rPr>
                <w:rStyle w:val="y2iqfc"/>
                <w:rFonts w:ascii="inherit" w:hAnsi="inherit" w:hint="eastAsia"/>
                <w:color w:val="E8EAED"/>
                <w:sz w:val="42"/>
                <w:szCs w:val="42"/>
              </w:rPr>
            </w:rPrChange>
          </w:rPr>
          <w:t>после</w:t>
        </w:r>
        <w:r w:rsidRPr="00365BC2">
          <w:rPr>
            <w:rStyle w:val="y2iqfc"/>
            <w:rFonts w:eastAsiaTheme="minorHAnsi" w:cs="Times New Roman"/>
            <w:b w:val="0"/>
            <w:sz w:val="24"/>
            <w:rPrChange w:id="14698" w:author="Barshadskaya, Yuliya" w:date="2024-02-22T23:58:00Z">
              <w:rPr>
                <w:rStyle w:val="y2iqfc"/>
                <w:rFonts w:ascii="inherit" w:hAnsi="inherit"/>
                <w:color w:val="E8EAED"/>
                <w:sz w:val="42"/>
                <w:szCs w:val="42"/>
              </w:rPr>
            </w:rPrChange>
          </w:rPr>
          <w:t xml:space="preserve"> </w:t>
        </w:r>
        <w:r w:rsidRPr="00365BC2">
          <w:rPr>
            <w:rStyle w:val="y2iqfc"/>
            <w:rFonts w:eastAsiaTheme="minorHAnsi" w:cs="Times New Roman" w:hint="eastAsia"/>
            <w:b w:val="0"/>
            <w:sz w:val="24"/>
            <w:rPrChange w:id="14699" w:author="Barshadskaya, Yuliya" w:date="2024-02-22T23:58:00Z">
              <w:rPr>
                <w:rStyle w:val="y2iqfc"/>
                <w:rFonts w:ascii="inherit" w:hAnsi="inherit" w:hint="eastAsia"/>
                <w:color w:val="E8EAED"/>
                <w:sz w:val="42"/>
                <w:szCs w:val="42"/>
              </w:rPr>
            </w:rPrChange>
          </w:rPr>
          <w:t>однократного</w:t>
        </w:r>
        <w:r w:rsidRPr="00365BC2">
          <w:rPr>
            <w:rStyle w:val="y2iqfc"/>
            <w:rFonts w:eastAsiaTheme="minorHAnsi" w:cs="Times New Roman"/>
            <w:b w:val="0"/>
            <w:sz w:val="24"/>
            <w:rPrChange w:id="14700" w:author="Barshadskaya, Yuliya" w:date="2024-02-22T23:58:00Z">
              <w:rPr>
                <w:rStyle w:val="y2iqfc"/>
                <w:rFonts w:ascii="inherit" w:hAnsi="inherit"/>
                <w:color w:val="E8EAED"/>
                <w:sz w:val="42"/>
                <w:szCs w:val="42"/>
              </w:rPr>
            </w:rPrChange>
          </w:rPr>
          <w:t xml:space="preserve"> </w:t>
        </w:r>
        <w:r w:rsidRPr="00365BC2">
          <w:rPr>
            <w:rStyle w:val="y2iqfc"/>
            <w:rFonts w:eastAsiaTheme="minorHAnsi" w:cs="Times New Roman" w:hint="eastAsia"/>
            <w:b w:val="0"/>
            <w:sz w:val="24"/>
            <w:rPrChange w:id="14701" w:author="Barshadskaya, Yuliya" w:date="2024-02-22T23:58:00Z">
              <w:rPr>
                <w:rStyle w:val="y2iqfc"/>
                <w:rFonts w:ascii="inherit" w:hAnsi="inherit" w:hint="eastAsia"/>
                <w:color w:val="E8EAED"/>
                <w:sz w:val="42"/>
                <w:szCs w:val="42"/>
              </w:rPr>
            </w:rPrChange>
          </w:rPr>
          <w:t>приема</w:t>
        </w:r>
        <w:r w:rsidRPr="00365BC2">
          <w:rPr>
            <w:rStyle w:val="y2iqfc"/>
            <w:rFonts w:eastAsiaTheme="minorHAnsi" w:cs="Times New Roman"/>
            <w:b w:val="0"/>
            <w:sz w:val="24"/>
            <w:rPrChange w:id="14702" w:author="Barshadskaya, Yuliya" w:date="2024-02-22T23:58:00Z">
              <w:rPr>
                <w:rStyle w:val="y2iqfc"/>
                <w:rFonts w:ascii="inherit" w:hAnsi="inherit"/>
                <w:color w:val="E8EAED"/>
                <w:sz w:val="42"/>
                <w:szCs w:val="42"/>
              </w:rPr>
            </w:rPrChange>
          </w:rPr>
          <w:t xml:space="preserve"> </w:t>
        </w:r>
        <w:r w:rsidRPr="00365BC2">
          <w:rPr>
            <w:rStyle w:val="y2iqfc"/>
            <w:rFonts w:eastAsiaTheme="minorHAnsi" w:cs="Times New Roman" w:hint="eastAsia"/>
            <w:b w:val="0"/>
            <w:sz w:val="24"/>
            <w:rPrChange w:id="14703" w:author="Barshadskaya, Yuliya" w:date="2024-02-22T23:58:00Z">
              <w:rPr>
                <w:rStyle w:val="y2iqfc"/>
                <w:rFonts w:ascii="inherit" w:hAnsi="inherit" w:hint="eastAsia"/>
                <w:color w:val="E8EAED"/>
                <w:sz w:val="42"/>
                <w:szCs w:val="42"/>
              </w:rPr>
            </w:rPrChange>
          </w:rPr>
          <w:t>и</w:t>
        </w:r>
        <w:r w:rsidRPr="00365BC2">
          <w:rPr>
            <w:rStyle w:val="y2iqfc"/>
            <w:rFonts w:eastAsiaTheme="minorHAnsi" w:cs="Times New Roman"/>
            <w:b w:val="0"/>
            <w:sz w:val="24"/>
            <w:rPrChange w:id="14704" w:author="Barshadskaya, Yuliya" w:date="2024-02-22T23:58:00Z">
              <w:rPr>
                <w:rStyle w:val="y2iqfc"/>
                <w:rFonts w:ascii="inherit" w:hAnsi="inherit"/>
                <w:color w:val="E8EAED"/>
                <w:sz w:val="42"/>
                <w:szCs w:val="42"/>
              </w:rPr>
            </w:rPrChange>
          </w:rPr>
          <w:t xml:space="preserve"> 27% (90% </w:t>
        </w:r>
        <w:r w:rsidRPr="00365BC2">
          <w:rPr>
            <w:rStyle w:val="y2iqfc"/>
            <w:rFonts w:eastAsiaTheme="minorHAnsi" w:cs="Times New Roman" w:hint="eastAsia"/>
            <w:b w:val="0"/>
            <w:sz w:val="24"/>
            <w:rPrChange w:id="14705" w:author="Barshadskaya, Yuliya" w:date="2024-02-22T23:58:00Z">
              <w:rPr>
                <w:rStyle w:val="y2iqfc"/>
                <w:rFonts w:ascii="inherit" w:hAnsi="inherit" w:hint="eastAsia"/>
                <w:color w:val="E8EAED"/>
                <w:sz w:val="42"/>
                <w:szCs w:val="42"/>
              </w:rPr>
            </w:rPrChange>
          </w:rPr>
          <w:t>ДИ</w:t>
        </w:r>
        <w:r w:rsidRPr="00365BC2">
          <w:rPr>
            <w:rStyle w:val="y2iqfc"/>
            <w:rFonts w:eastAsiaTheme="minorHAnsi" w:cs="Times New Roman"/>
            <w:b w:val="0"/>
            <w:sz w:val="24"/>
            <w:rPrChange w:id="14706" w:author="Barshadskaya, Yuliya" w:date="2024-02-22T23:58:00Z">
              <w:rPr>
                <w:rStyle w:val="y2iqfc"/>
                <w:rFonts w:ascii="inherit" w:hAnsi="inherit"/>
                <w:color w:val="E8EAED"/>
                <w:sz w:val="42"/>
                <w:szCs w:val="42"/>
              </w:rPr>
            </w:rPrChange>
          </w:rPr>
          <w:t xml:space="preserve"> 11, 46) </w:t>
        </w:r>
        <w:r w:rsidRPr="00365BC2">
          <w:rPr>
            <w:rStyle w:val="y2iqfc"/>
            <w:rFonts w:eastAsiaTheme="minorHAnsi" w:cs="Times New Roman" w:hint="eastAsia"/>
            <w:b w:val="0"/>
            <w:sz w:val="24"/>
            <w:rPrChange w:id="14707" w:author="Barshadskaya, Yuliya" w:date="2024-02-22T23:58:00Z">
              <w:rPr>
                <w:rStyle w:val="y2iqfc"/>
                <w:rFonts w:ascii="inherit" w:hAnsi="inherit" w:hint="eastAsia"/>
                <w:color w:val="E8EAED"/>
                <w:sz w:val="42"/>
                <w:szCs w:val="42"/>
              </w:rPr>
            </w:rPrChange>
          </w:rPr>
          <w:t>и</w:t>
        </w:r>
        <w:r w:rsidRPr="00365BC2">
          <w:rPr>
            <w:rStyle w:val="y2iqfc"/>
            <w:rFonts w:eastAsiaTheme="minorHAnsi" w:cs="Times New Roman"/>
            <w:b w:val="0"/>
            <w:sz w:val="24"/>
            <w:rPrChange w:id="14708" w:author="Barshadskaya, Yuliya" w:date="2024-02-22T23:58:00Z">
              <w:rPr>
                <w:rStyle w:val="y2iqfc"/>
                <w:rFonts w:ascii="inherit" w:hAnsi="inherit"/>
                <w:color w:val="E8EAED"/>
                <w:sz w:val="42"/>
                <w:szCs w:val="42"/>
              </w:rPr>
            </w:rPrChange>
          </w:rPr>
          <w:t xml:space="preserve"> 25% (90% </w:t>
        </w:r>
        <w:r w:rsidRPr="00365BC2">
          <w:rPr>
            <w:rStyle w:val="y2iqfc"/>
            <w:rFonts w:eastAsiaTheme="minorHAnsi" w:cs="Times New Roman" w:hint="eastAsia"/>
            <w:b w:val="0"/>
            <w:sz w:val="24"/>
            <w:rPrChange w:id="14709" w:author="Barshadskaya, Yuliya" w:date="2024-02-22T23:58:00Z">
              <w:rPr>
                <w:rStyle w:val="y2iqfc"/>
                <w:rFonts w:ascii="inherit" w:hAnsi="inherit" w:hint="eastAsia"/>
                <w:color w:val="E8EAED"/>
                <w:sz w:val="42"/>
                <w:szCs w:val="42"/>
              </w:rPr>
            </w:rPrChange>
          </w:rPr>
          <w:t>ДИ</w:t>
        </w:r>
        <w:r w:rsidRPr="00365BC2">
          <w:rPr>
            <w:rStyle w:val="y2iqfc"/>
            <w:rFonts w:eastAsiaTheme="minorHAnsi" w:cs="Times New Roman"/>
            <w:b w:val="0"/>
            <w:sz w:val="24"/>
            <w:rPrChange w:id="14710" w:author="Barshadskaya, Yuliya" w:date="2024-02-22T23:58:00Z">
              <w:rPr>
                <w:rStyle w:val="y2iqfc"/>
                <w:rFonts w:ascii="inherit" w:hAnsi="inherit"/>
                <w:color w:val="E8EAED"/>
                <w:sz w:val="42"/>
                <w:szCs w:val="42"/>
              </w:rPr>
            </w:rPrChange>
          </w:rPr>
          <w:t xml:space="preserve"> 6, 48) </w:t>
        </w:r>
        <w:r w:rsidRPr="00365BC2">
          <w:rPr>
            <w:rStyle w:val="y2iqfc"/>
            <w:rFonts w:eastAsiaTheme="minorHAnsi" w:cs="Times New Roman" w:hint="eastAsia"/>
            <w:b w:val="0"/>
            <w:sz w:val="24"/>
            <w:rPrChange w:id="14711" w:author="Barshadskaya, Yuliya" w:date="2024-02-22T23:58:00Z">
              <w:rPr>
                <w:rStyle w:val="y2iqfc"/>
                <w:rFonts w:ascii="inherit" w:hAnsi="inherit" w:hint="eastAsia"/>
                <w:color w:val="E8EAED"/>
                <w:sz w:val="42"/>
                <w:szCs w:val="42"/>
              </w:rPr>
            </w:rPrChange>
          </w:rPr>
          <w:t>в</w:t>
        </w:r>
        <w:r w:rsidRPr="00365BC2">
          <w:rPr>
            <w:rStyle w:val="y2iqfc"/>
            <w:rFonts w:eastAsiaTheme="minorHAnsi" w:cs="Times New Roman"/>
            <w:b w:val="0"/>
            <w:sz w:val="24"/>
            <w:rPrChange w:id="14712" w:author="Barshadskaya, Yuliya" w:date="2024-02-22T23:58:00Z">
              <w:rPr>
                <w:rStyle w:val="y2iqfc"/>
                <w:rFonts w:ascii="inherit" w:hAnsi="inherit"/>
                <w:color w:val="E8EAED"/>
                <w:sz w:val="42"/>
                <w:szCs w:val="42"/>
              </w:rPr>
            </w:rPrChange>
          </w:rPr>
          <w:t xml:space="preserve"> </w:t>
        </w:r>
        <w:r w:rsidRPr="00365BC2">
          <w:rPr>
            <w:rStyle w:val="y2iqfc"/>
            <w:rFonts w:eastAsiaTheme="minorHAnsi" w:cs="Times New Roman" w:hint="eastAsia"/>
            <w:b w:val="0"/>
            <w:sz w:val="24"/>
            <w:rPrChange w:id="14713" w:author="Barshadskaya, Yuliya" w:date="2024-02-22T23:58:00Z">
              <w:rPr>
                <w:rStyle w:val="y2iqfc"/>
                <w:rFonts w:ascii="inherit" w:hAnsi="inherit" w:hint="eastAsia"/>
                <w:color w:val="E8EAED"/>
                <w:sz w:val="42"/>
                <w:szCs w:val="42"/>
              </w:rPr>
            </w:rPrChange>
          </w:rPr>
          <w:t>равновесном</w:t>
        </w:r>
        <w:r w:rsidRPr="00365BC2">
          <w:rPr>
            <w:rStyle w:val="y2iqfc"/>
            <w:rFonts w:eastAsiaTheme="minorHAnsi" w:cs="Times New Roman"/>
            <w:b w:val="0"/>
            <w:sz w:val="24"/>
            <w:rPrChange w:id="14714" w:author="Barshadskaya, Yuliya" w:date="2024-02-22T23:58:00Z">
              <w:rPr>
                <w:rStyle w:val="y2iqfc"/>
                <w:rFonts w:ascii="inherit" w:hAnsi="inherit"/>
                <w:color w:val="E8EAED"/>
                <w:sz w:val="42"/>
                <w:szCs w:val="42"/>
              </w:rPr>
            </w:rPrChange>
          </w:rPr>
          <w:t xml:space="preserve"> </w:t>
        </w:r>
        <w:r w:rsidRPr="00365BC2">
          <w:rPr>
            <w:rStyle w:val="y2iqfc"/>
            <w:rFonts w:eastAsiaTheme="minorHAnsi" w:cs="Times New Roman" w:hint="eastAsia"/>
            <w:b w:val="0"/>
            <w:sz w:val="24"/>
            <w:rPrChange w:id="14715" w:author="Barshadskaya, Yuliya" w:date="2024-02-22T23:58:00Z">
              <w:rPr>
                <w:rStyle w:val="y2iqfc"/>
                <w:rFonts w:ascii="inherit" w:hAnsi="inherit" w:hint="eastAsia"/>
                <w:color w:val="E8EAED"/>
                <w:sz w:val="42"/>
                <w:szCs w:val="42"/>
              </w:rPr>
            </w:rPrChange>
          </w:rPr>
          <w:t>состоянии</w:t>
        </w:r>
        <w:r w:rsidRPr="00365BC2">
          <w:rPr>
            <w:rStyle w:val="y2iqfc"/>
            <w:rFonts w:eastAsiaTheme="minorHAnsi" w:cs="Times New Roman"/>
            <w:b w:val="0"/>
            <w:sz w:val="24"/>
            <w:rPrChange w:id="14716" w:author="Barshadskaya, Yuliya" w:date="2024-02-22T23:58:00Z">
              <w:rPr>
                <w:rStyle w:val="y2iqfc"/>
                <w:rFonts w:ascii="inherit" w:hAnsi="inherit"/>
                <w:color w:val="E8EAED"/>
                <w:sz w:val="42"/>
                <w:szCs w:val="42"/>
              </w:rPr>
            </w:rPrChange>
          </w:rPr>
          <w:t xml:space="preserve"> </w:t>
        </w:r>
        <w:r w:rsidRPr="00365BC2">
          <w:rPr>
            <w:rStyle w:val="y2iqfc"/>
            <w:rFonts w:eastAsiaTheme="minorHAnsi" w:cs="Times New Roman" w:hint="eastAsia"/>
            <w:b w:val="0"/>
            <w:sz w:val="24"/>
            <w:rPrChange w:id="14717" w:author="Barshadskaya, Yuliya" w:date="2024-02-22T23:58:00Z">
              <w:rPr>
                <w:rStyle w:val="y2iqfc"/>
                <w:rFonts w:ascii="inherit" w:hAnsi="inherit" w:hint="eastAsia"/>
                <w:color w:val="E8EAED"/>
                <w:sz w:val="42"/>
                <w:szCs w:val="42"/>
              </w:rPr>
            </w:rPrChange>
          </w:rPr>
          <w:t>соответственно</w:t>
        </w:r>
        <w:r w:rsidRPr="00365BC2">
          <w:rPr>
            <w:rStyle w:val="y2iqfc"/>
            <w:rFonts w:eastAsiaTheme="minorHAnsi" w:cs="Times New Roman"/>
            <w:b w:val="0"/>
            <w:sz w:val="24"/>
            <w:rPrChange w:id="14718" w:author="Barshadskaya, Yuliya" w:date="2024-02-22T23:58:00Z">
              <w:rPr>
                <w:rStyle w:val="y2iqfc"/>
                <w:rFonts w:ascii="inherit" w:hAnsi="inherit"/>
                <w:color w:val="E8EAED"/>
                <w:sz w:val="42"/>
                <w:szCs w:val="42"/>
              </w:rPr>
            </w:rPrChange>
          </w:rPr>
          <w:t>.</w:t>
        </w:r>
      </w:ins>
      <w:ins w:id="14719" w:author="N F" w:date="2023-10-28T09:25:00Z">
        <w:r w:rsidR="00AC14EF" w:rsidRPr="00365BC2">
          <w:rPr>
            <w:rStyle w:val="y2iqfc"/>
            <w:rFonts w:cs="Times New Roman"/>
            <w:b w:val="0"/>
            <w:sz w:val="24"/>
            <w:rPrChange w:id="14720" w:author="Barshadskaya, Yuliya" w:date="2024-02-22T23:58:00Z">
              <w:rPr>
                <w:rStyle w:val="y2iqfc"/>
                <w:rFonts w:cs="Times New Roman"/>
                <w:color w:val="E8EAED"/>
              </w:rPr>
            </w:rPrChange>
          </w:rPr>
          <w:t xml:space="preserve"> </w:t>
        </w:r>
      </w:ins>
      <w:ins w:id="14721" w:author="N F" w:date="2023-10-28T09:11:00Z">
        <w:r w:rsidRPr="00365BC2">
          <w:rPr>
            <w:rStyle w:val="y2iqfc"/>
            <w:rFonts w:eastAsiaTheme="minorHAnsi" w:cs="Times New Roman" w:hint="eastAsia"/>
            <w:b w:val="0"/>
            <w:sz w:val="24"/>
            <w:rPrChange w:id="14722" w:author="Barshadskaya, Yuliya" w:date="2024-02-22T23:58:00Z">
              <w:rPr>
                <w:rStyle w:val="y2iqfc"/>
                <w:rFonts w:ascii="inherit" w:hAnsi="inherit" w:hint="eastAsia"/>
                <w:color w:val="E8EAED"/>
                <w:sz w:val="42"/>
                <w:szCs w:val="42"/>
              </w:rPr>
            </w:rPrChange>
          </w:rPr>
          <w:t>Пациентов</w:t>
        </w:r>
        <w:r w:rsidRPr="00365BC2">
          <w:rPr>
            <w:rStyle w:val="y2iqfc"/>
            <w:rFonts w:eastAsiaTheme="minorHAnsi" w:cs="Times New Roman"/>
            <w:b w:val="0"/>
            <w:sz w:val="24"/>
            <w:rPrChange w:id="14723" w:author="Barshadskaya, Yuliya" w:date="2024-02-22T23:58:00Z">
              <w:rPr>
                <w:rStyle w:val="y2iqfc"/>
                <w:rFonts w:ascii="inherit" w:hAnsi="inherit"/>
                <w:color w:val="E8EAED"/>
                <w:sz w:val="42"/>
                <w:szCs w:val="42"/>
              </w:rPr>
            </w:rPrChange>
          </w:rPr>
          <w:t xml:space="preserve">, </w:t>
        </w:r>
      </w:ins>
      <w:ins w:id="14724" w:author="N F" w:date="2023-10-28T09:17:00Z">
        <w:r w:rsidRPr="00365BC2">
          <w:rPr>
            <w:rStyle w:val="y2iqfc"/>
            <w:rFonts w:cs="Times New Roman"/>
            <w:b w:val="0"/>
            <w:sz w:val="24"/>
            <w:rPrChange w:id="14725" w:author="Barshadskaya, Yuliya" w:date="2024-02-22T23:58:00Z">
              <w:rPr>
                <w:rStyle w:val="y2iqfc"/>
                <w:rFonts w:cs="Times New Roman"/>
                <w:color w:val="E8EAED"/>
              </w:rPr>
            </w:rPrChange>
          </w:rPr>
          <w:t xml:space="preserve">одновременно </w:t>
        </w:r>
      </w:ins>
      <w:ins w:id="14726" w:author="N F" w:date="2023-10-28T09:11:00Z">
        <w:r w:rsidRPr="00365BC2">
          <w:rPr>
            <w:rStyle w:val="y2iqfc"/>
            <w:rFonts w:eastAsiaTheme="minorHAnsi" w:cs="Times New Roman" w:hint="eastAsia"/>
            <w:b w:val="0"/>
            <w:sz w:val="24"/>
            <w:rPrChange w:id="14727" w:author="Barshadskaya, Yuliya" w:date="2024-02-22T23:58:00Z">
              <w:rPr>
                <w:rStyle w:val="y2iqfc"/>
                <w:rFonts w:ascii="inherit" w:hAnsi="inherit" w:hint="eastAsia"/>
                <w:color w:val="E8EAED"/>
                <w:sz w:val="42"/>
                <w:szCs w:val="42"/>
              </w:rPr>
            </w:rPrChange>
          </w:rPr>
          <w:t>принимающих</w:t>
        </w:r>
        <w:r w:rsidRPr="00365BC2">
          <w:rPr>
            <w:rStyle w:val="y2iqfc"/>
            <w:rFonts w:eastAsiaTheme="minorHAnsi" w:cs="Times New Roman"/>
            <w:b w:val="0"/>
            <w:sz w:val="24"/>
            <w:rPrChange w:id="14728" w:author="Barshadskaya, Yuliya" w:date="2024-02-22T23:58:00Z">
              <w:rPr>
                <w:rStyle w:val="y2iqfc"/>
                <w:rFonts w:ascii="inherit" w:hAnsi="inherit"/>
                <w:color w:val="E8EAED"/>
                <w:sz w:val="42"/>
                <w:szCs w:val="42"/>
              </w:rPr>
            </w:rPrChange>
          </w:rPr>
          <w:t xml:space="preserve"> </w:t>
        </w:r>
        <w:r w:rsidRPr="00365BC2">
          <w:rPr>
            <w:rStyle w:val="y2iqfc"/>
            <w:rFonts w:eastAsiaTheme="minorHAnsi" w:cs="Times New Roman" w:hint="eastAsia"/>
            <w:b w:val="0"/>
            <w:sz w:val="24"/>
            <w:rPrChange w:id="14729" w:author="Barshadskaya, Yuliya" w:date="2024-02-22T23:58:00Z">
              <w:rPr>
                <w:rStyle w:val="y2iqfc"/>
                <w:rFonts w:ascii="inherit" w:hAnsi="inherit" w:hint="eastAsia"/>
                <w:color w:val="E8EAED"/>
                <w:sz w:val="42"/>
                <w:szCs w:val="42"/>
              </w:rPr>
            </w:rPrChange>
          </w:rPr>
          <w:t>препараты</w:t>
        </w:r>
        <w:r w:rsidRPr="00365BC2">
          <w:rPr>
            <w:rStyle w:val="y2iqfc"/>
            <w:rFonts w:eastAsiaTheme="minorHAnsi" w:cs="Times New Roman"/>
            <w:b w:val="0"/>
            <w:sz w:val="24"/>
            <w:rPrChange w:id="14730" w:author="Barshadskaya, Yuliya" w:date="2024-02-22T23:58:00Z">
              <w:rPr>
                <w:rStyle w:val="y2iqfc"/>
                <w:rFonts w:ascii="inherit" w:hAnsi="inherit"/>
                <w:color w:val="E8EAED"/>
                <w:sz w:val="42"/>
                <w:szCs w:val="42"/>
              </w:rPr>
            </w:rPrChange>
          </w:rPr>
          <w:t xml:space="preserve">, </w:t>
        </w:r>
        <w:r w:rsidRPr="00365BC2">
          <w:rPr>
            <w:rStyle w:val="y2iqfc"/>
            <w:rFonts w:eastAsiaTheme="minorHAnsi" w:cs="Times New Roman" w:hint="eastAsia"/>
            <w:b w:val="0"/>
            <w:sz w:val="24"/>
            <w:rPrChange w:id="14731" w:author="Barshadskaya, Yuliya" w:date="2024-02-22T23:58:00Z">
              <w:rPr>
                <w:rStyle w:val="y2iqfc"/>
                <w:rFonts w:ascii="inherit" w:hAnsi="inherit" w:hint="eastAsia"/>
                <w:color w:val="E8EAED"/>
                <w:sz w:val="42"/>
                <w:szCs w:val="42"/>
              </w:rPr>
            </w:rPrChange>
          </w:rPr>
          <w:t>расп</w:t>
        </w:r>
      </w:ins>
      <w:ins w:id="14732" w:author="N F" w:date="2023-10-28T09:16:00Z">
        <w:r w:rsidRPr="00365BC2">
          <w:rPr>
            <w:rStyle w:val="y2iqfc"/>
            <w:rFonts w:cs="Times New Roman"/>
            <w:b w:val="0"/>
            <w:sz w:val="24"/>
            <w:rPrChange w:id="14733" w:author="Barshadskaya, Yuliya" w:date="2024-02-22T23:58:00Z">
              <w:rPr>
                <w:rStyle w:val="y2iqfc"/>
                <w:rFonts w:cs="Times New Roman"/>
                <w:color w:val="E8EAED"/>
              </w:rPr>
            </w:rPrChange>
          </w:rPr>
          <w:t>ределение</w:t>
        </w:r>
      </w:ins>
      <w:ins w:id="14734" w:author="N F" w:date="2023-10-28T09:11:00Z">
        <w:r w:rsidRPr="00365BC2">
          <w:rPr>
            <w:rStyle w:val="y2iqfc"/>
            <w:rFonts w:eastAsiaTheme="minorHAnsi" w:cs="Times New Roman"/>
            <w:b w:val="0"/>
            <w:sz w:val="24"/>
            <w:rPrChange w:id="14735" w:author="Barshadskaya, Yuliya" w:date="2024-02-22T23:58:00Z">
              <w:rPr>
                <w:rStyle w:val="y2iqfc"/>
                <w:rFonts w:ascii="inherit" w:hAnsi="inherit"/>
                <w:color w:val="E8EAED"/>
                <w:sz w:val="42"/>
                <w:szCs w:val="42"/>
              </w:rPr>
            </w:rPrChange>
          </w:rPr>
          <w:t xml:space="preserve"> </w:t>
        </w:r>
        <w:r w:rsidRPr="00365BC2">
          <w:rPr>
            <w:rStyle w:val="y2iqfc"/>
            <w:rFonts w:eastAsiaTheme="minorHAnsi" w:cs="Times New Roman" w:hint="eastAsia"/>
            <w:b w:val="0"/>
            <w:sz w:val="24"/>
            <w:rPrChange w:id="14736" w:author="Barshadskaya, Yuliya" w:date="2024-02-22T23:58:00Z">
              <w:rPr>
                <w:rStyle w:val="y2iqfc"/>
                <w:rFonts w:ascii="inherit" w:hAnsi="inherit" w:hint="eastAsia"/>
                <w:color w:val="E8EAED"/>
                <w:sz w:val="42"/>
                <w:szCs w:val="42"/>
              </w:rPr>
            </w:rPrChange>
          </w:rPr>
          <w:t>которых</w:t>
        </w:r>
        <w:r w:rsidRPr="00365BC2">
          <w:rPr>
            <w:rStyle w:val="y2iqfc"/>
            <w:rFonts w:eastAsiaTheme="minorHAnsi" w:cs="Times New Roman"/>
            <w:b w:val="0"/>
            <w:sz w:val="24"/>
            <w:rPrChange w:id="14737" w:author="Barshadskaya, Yuliya" w:date="2024-02-22T23:58:00Z">
              <w:rPr>
                <w:rStyle w:val="y2iqfc"/>
                <w:rFonts w:ascii="inherit" w:hAnsi="inherit"/>
                <w:color w:val="E8EAED"/>
                <w:sz w:val="42"/>
                <w:szCs w:val="42"/>
              </w:rPr>
            </w:rPrChange>
          </w:rPr>
          <w:t xml:space="preserve"> </w:t>
        </w:r>
        <w:r w:rsidRPr="00365BC2">
          <w:rPr>
            <w:rStyle w:val="y2iqfc"/>
            <w:rFonts w:eastAsiaTheme="minorHAnsi" w:cs="Times New Roman" w:hint="eastAsia"/>
            <w:b w:val="0"/>
            <w:sz w:val="24"/>
            <w:rPrChange w:id="14738" w:author="Barshadskaya, Yuliya" w:date="2024-02-22T23:58:00Z">
              <w:rPr>
                <w:rStyle w:val="y2iqfc"/>
                <w:rFonts w:ascii="inherit" w:hAnsi="inherit" w:hint="eastAsia"/>
                <w:color w:val="E8EAED"/>
                <w:sz w:val="42"/>
                <w:szCs w:val="42"/>
              </w:rPr>
            </w:rPrChange>
          </w:rPr>
          <w:t>зависит</w:t>
        </w:r>
        <w:r w:rsidRPr="00365BC2">
          <w:rPr>
            <w:rStyle w:val="y2iqfc"/>
            <w:rFonts w:eastAsiaTheme="minorHAnsi" w:cs="Times New Roman"/>
            <w:b w:val="0"/>
            <w:sz w:val="24"/>
            <w:rPrChange w:id="14739" w:author="Barshadskaya, Yuliya" w:date="2024-02-22T23:58:00Z">
              <w:rPr>
                <w:rStyle w:val="y2iqfc"/>
                <w:rFonts w:ascii="inherit" w:hAnsi="inherit"/>
                <w:color w:val="E8EAED"/>
                <w:sz w:val="42"/>
                <w:szCs w:val="42"/>
              </w:rPr>
            </w:rPrChange>
          </w:rPr>
          <w:t xml:space="preserve"> </w:t>
        </w:r>
        <w:r w:rsidRPr="00365BC2">
          <w:rPr>
            <w:rStyle w:val="y2iqfc"/>
            <w:rFonts w:eastAsiaTheme="minorHAnsi" w:cs="Times New Roman" w:hint="eastAsia"/>
            <w:b w:val="0"/>
            <w:sz w:val="24"/>
            <w:rPrChange w:id="14740" w:author="Barshadskaya, Yuliya" w:date="2024-02-22T23:58:00Z">
              <w:rPr>
                <w:rStyle w:val="y2iqfc"/>
                <w:rFonts w:ascii="inherit" w:hAnsi="inherit" w:hint="eastAsia"/>
                <w:color w:val="E8EAED"/>
                <w:sz w:val="42"/>
                <w:szCs w:val="42"/>
              </w:rPr>
            </w:rPrChange>
          </w:rPr>
          <w:t>от</w:t>
        </w:r>
        <w:r w:rsidRPr="00365BC2">
          <w:rPr>
            <w:rStyle w:val="y2iqfc"/>
            <w:rFonts w:eastAsiaTheme="minorHAnsi" w:cs="Times New Roman"/>
            <w:b w:val="0"/>
            <w:sz w:val="24"/>
            <w:rPrChange w:id="14741" w:author="Barshadskaya, Yuliya" w:date="2024-02-22T23:58:00Z">
              <w:rPr>
                <w:rStyle w:val="y2iqfc"/>
                <w:rFonts w:ascii="inherit" w:hAnsi="inherit"/>
                <w:color w:val="E8EAED"/>
                <w:sz w:val="42"/>
                <w:szCs w:val="42"/>
              </w:rPr>
            </w:rPrChange>
          </w:rPr>
          <w:t xml:space="preserve"> P-gp, </w:t>
        </w:r>
        <w:r w:rsidRPr="00365BC2">
          <w:rPr>
            <w:rStyle w:val="y2iqfc"/>
            <w:rFonts w:eastAsiaTheme="minorHAnsi" w:cs="Times New Roman" w:hint="eastAsia"/>
            <w:b w:val="0"/>
            <w:sz w:val="24"/>
            <w:rPrChange w:id="14742" w:author="Barshadskaya, Yuliya" w:date="2024-02-22T23:58:00Z">
              <w:rPr>
                <w:rStyle w:val="y2iqfc"/>
                <w:rFonts w:ascii="inherit" w:hAnsi="inherit" w:hint="eastAsia"/>
                <w:color w:val="E8EAED"/>
                <w:sz w:val="42"/>
                <w:szCs w:val="42"/>
              </w:rPr>
            </w:rPrChange>
          </w:rPr>
          <w:t>и</w:t>
        </w:r>
        <w:r w:rsidRPr="00365BC2">
          <w:rPr>
            <w:rStyle w:val="y2iqfc"/>
            <w:rFonts w:eastAsiaTheme="minorHAnsi" w:cs="Times New Roman"/>
            <w:b w:val="0"/>
            <w:sz w:val="24"/>
            <w:rPrChange w:id="14743" w:author="Barshadskaya, Yuliya" w:date="2024-02-22T23:58:00Z">
              <w:rPr>
                <w:rStyle w:val="y2iqfc"/>
                <w:rFonts w:ascii="inherit" w:hAnsi="inherit"/>
                <w:color w:val="E8EAED"/>
                <w:sz w:val="42"/>
                <w:szCs w:val="42"/>
              </w:rPr>
            </w:rPrChange>
          </w:rPr>
          <w:t xml:space="preserve"> </w:t>
        </w:r>
        <w:r w:rsidRPr="00365BC2">
          <w:rPr>
            <w:rStyle w:val="y2iqfc"/>
            <w:rFonts w:eastAsiaTheme="minorHAnsi" w:cs="Times New Roman" w:hint="eastAsia"/>
            <w:b w:val="0"/>
            <w:sz w:val="24"/>
            <w:rPrChange w:id="14744" w:author="Barshadskaya, Yuliya" w:date="2024-02-22T23:58:00Z">
              <w:rPr>
                <w:rStyle w:val="y2iqfc"/>
                <w:rFonts w:ascii="inherit" w:hAnsi="inherit" w:hint="eastAsia"/>
                <w:color w:val="E8EAED"/>
                <w:sz w:val="42"/>
                <w:szCs w:val="42"/>
              </w:rPr>
            </w:rPrChange>
          </w:rPr>
          <w:t>с</w:t>
        </w:r>
        <w:r w:rsidRPr="00365BC2">
          <w:rPr>
            <w:rStyle w:val="y2iqfc"/>
            <w:rFonts w:eastAsiaTheme="minorHAnsi" w:cs="Times New Roman"/>
            <w:b w:val="0"/>
            <w:sz w:val="24"/>
            <w:rPrChange w:id="14745" w:author="Barshadskaya, Yuliya" w:date="2024-02-22T23:58:00Z">
              <w:rPr>
                <w:rStyle w:val="y2iqfc"/>
                <w:rFonts w:ascii="inherit" w:hAnsi="inherit"/>
                <w:color w:val="E8EAED"/>
                <w:sz w:val="42"/>
                <w:szCs w:val="42"/>
              </w:rPr>
            </w:rPrChange>
          </w:rPr>
          <w:t xml:space="preserve"> </w:t>
        </w:r>
        <w:r w:rsidRPr="00365BC2">
          <w:rPr>
            <w:rStyle w:val="y2iqfc"/>
            <w:rFonts w:eastAsiaTheme="minorHAnsi" w:cs="Times New Roman" w:hint="eastAsia"/>
            <w:b w:val="0"/>
            <w:sz w:val="24"/>
            <w:rPrChange w:id="14746" w:author="Barshadskaya, Yuliya" w:date="2024-02-22T23:58:00Z">
              <w:rPr>
                <w:rStyle w:val="y2iqfc"/>
                <w:rFonts w:ascii="inherit" w:hAnsi="inherit" w:hint="eastAsia"/>
                <w:color w:val="E8EAED"/>
                <w:sz w:val="42"/>
                <w:szCs w:val="42"/>
              </w:rPr>
            </w:rPrChange>
          </w:rPr>
          <w:t>узким</w:t>
        </w:r>
        <w:r w:rsidRPr="00365BC2">
          <w:rPr>
            <w:rStyle w:val="y2iqfc"/>
            <w:rFonts w:eastAsiaTheme="minorHAnsi" w:cs="Times New Roman"/>
            <w:b w:val="0"/>
            <w:sz w:val="24"/>
            <w:rPrChange w:id="14747" w:author="Barshadskaya, Yuliya" w:date="2024-02-22T23:58:00Z">
              <w:rPr>
                <w:rStyle w:val="y2iqfc"/>
                <w:rFonts w:ascii="inherit" w:hAnsi="inherit"/>
                <w:color w:val="E8EAED"/>
                <w:sz w:val="42"/>
                <w:szCs w:val="42"/>
              </w:rPr>
            </w:rPrChange>
          </w:rPr>
          <w:t xml:space="preserve"> </w:t>
        </w:r>
        <w:r w:rsidRPr="00365BC2">
          <w:rPr>
            <w:rStyle w:val="y2iqfc"/>
            <w:rFonts w:eastAsiaTheme="minorHAnsi" w:cs="Times New Roman" w:hint="eastAsia"/>
            <w:b w:val="0"/>
            <w:sz w:val="24"/>
            <w:rPrChange w:id="14748" w:author="Barshadskaya, Yuliya" w:date="2024-02-22T23:58:00Z">
              <w:rPr>
                <w:rStyle w:val="y2iqfc"/>
                <w:rFonts w:ascii="inherit" w:hAnsi="inherit" w:hint="eastAsia"/>
                <w:color w:val="E8EAED"/>
                <w:sz w:val="42"/>
                <w:szCs w:val="42"/>
              </w:rPr>
            </w:rPrChange>
          </w:rPr>
          <w:t>терапевтическим</w:t>
        </w:r>
        <w:r w:rsidRPr="00365BC2">
          <w:rPr>
            <w:rStyle w:val="y2iqfc"/>
            <w:rFonts w:eastAsiaTheme="minorHAnsi" w:cs="Times New Roman"/>
            <w:b w:val="0"/>
            <w:sz w:val="24"/>
            <w:rPrChange w:id="14749" w:author="Barshadskaya, Yuliya" w:date="2024-02-22T23:58:00Z">
              <w:rPr>
                <w:rStyle w:val="y2iqfc"/>
                <w:rFonts w:ascii="inherit" w:hAnsi="inherit"/>
                <w:color w:val="E8EAED"/>
                <w:sz w:val="42"/>
                <w:szCs w:val="42"/>
              </w:rPr>
            </w:rPrChange>
          </w:rPr>
          <w:t xml:space="preserve"> </w:t>
        </w:r>
        <w:r w:rsidRPr="00365BC2">
          <w:rPr>
            <w:rStyle w:val="y2iqfc"/>
            <w:rFonts w:eastAsiaTheme="minorHAnsi" w:cs="Times New Roman" w:hint="eastAsia"/>
            <w:b w:val="0"/>
            <w:sz w:val="24"/>
            <w:rPrChange w:id="14750" w:author="Barshadskaya, Yuliya" w:date="2024-02-22T23:58:00Z">
              <w:rPr>
                <w:rStyle w:val="y2iqfc"/>
                <w:rFonts w:ascii="inherit" w:hAnsi="inherit" w:hint="eastAsia"/>
                <w:color w:val="E8EAED"/>
                <w:sz w:val="42"/>
                <w:szCs w:val="42"/>
              </w:rPr>
            </w:rPrChange>
          </w:rPr>
          <w:t>инде</w:t>
        </w:r>
        <w:r w:rsidRPr="00365BC2">
          <w:rPr>
            <w:rFonts w:cs="Times New Roman" w:hint="eastAsia"/>
            <w:b w:val="0"/>
            <w:sz w:val="24"/>
            <w:rPrChange w:id="14751" w:author="Barshadskaya, Yuliya" w:date="2024-02-22T23:58:00Z">
              <w:rPr>
                <w:rStyle w:val="y2iqfc"/>
                <w:rFonts w:ascii="inherit" w:hAnsi="inherit" w:hint="eastAsia"/>
                <w:color w:val="E8EAED"/>
                <w:sz w:val="42"/>
                <w:szCs w:val="42"/>
              </w:rPr>
            </w:rPrChange>
          </w:rPr>
          <w:t>ксом</w:t>
        </w:r>
        <w:r w:rsidRPr="00365BC2">
          <w:rPr>
            <w:rFonts w:cs="Times New Roman"/>
            <w:b w:val="0"/>
            <w:sz w:val="24"/>
            <w:rPrChange w:id="14752" w:author="Barshadskaya, Yuliya" w:date="2024-02-22T23:58:00Z">
              <w:rPr>
                <w:rStyle w:val="y2iqfc"/>
                <w:rFonts w:ascii="inherit" w:hAnsi="inherit"/>
                <w:color w:val="E8EAED"/>
                <w:sz w:val="42"/>
                <w:szCs w:val="42"/>
              </w:rPr>
            </w:rPrChange>
          </w:rPr>
          <w:t xml:space="preserve"> (</w:t>
        </w:r>
        <w:r w:rsidRPr="00365BC2">
          <w:rPr>
            <w:rFonts w:cs="Times New Roman" w:hint="eastAsia"/>
            <w:b w:val="0"/>
            <w:sz w:val="24"/>
            <w:rPrChange w:id="14753" w:author="Barshadskaya, Yuliya" w:date="2024-02-22T23:58:00Z">
              <w:rPr>
                <w:rStyle w:val="y2iqfc"/>
                <w:rFonts w:ascii="inherit" w:hAnsi="inherit" w:hint="eastAsia"/>
                <w:color w:val="E8EAED"/>
                <w:sz w:val="42"/>
                <w:szCs w:val="42"/>
              </w:rPr>
            </w:rPrChange>
          </w:rPr>
          <w:t>например</w:t>
        </w:r>
        <w:r w:rsidRPr="00365BC2">
          <w:rPr>
            <w:rFonts w:cs="Times New Roman"/>
            <w:b w:val="0"/>
            <w:sz w:val="24"/>
            <w:rPrChange w:id="14754" w:author="Barshadskaya, Yuliya" w:date="2024-02-22T23:58:00Z">
              <w:rPr>
                <w:rStyle w:val="y2iqfc"/>
                <w:rFonts w:ascii="inherit" w:hAnsi="inherit"/>
                <w:color w:val="E8EAED"/>
                <w:sz w:val="42"/>
                <w:szCs w:val="42"/>
              </w:rPr>
            </w:rPrChange>
          </w:rPr>
          <w:t xml:space="preserve">, </w:t>
        </w:r>
        <w:r w:rsidRPr="00365BC2">
          <w:rPr>
            <w:rFonts w:cs="Times New Roman" w:hint="eastAsia"/>
            <w:b w:val="0"/>
            <w:sz w:val="24"/>
            <w:rPrChange w:id="14755" w:author="Barshadskaya, Yuliya" w:date="2024-02-22T23:58:00Z">
              <w:rPr>
                <w:rStyle w:val="y2iqfc"/>
                <w:rFonts w:ascii="inherit" w:hAnsi="inherit" w:hint="eastAsia"/>
                <w:color w:val="E8EAED"/>
                <w:sz w:val="42"/>
                <w:szCs w:val="42"/>
              </w:rPr>
            </w:rPrChange>
          </w:rPr>
          <w:t>дигоксин</w:t>
        </w:r>
        <w:r w:rsidRPr="00365BC2">
          <w:rPr>
            <w:rFonts w:cs="Times New Roman"/>
            <w:b w:val="0"/>
            <w:sz w:val="24"/>
            <w:rPrChange w:id="14756" w:author="Barshadskaya, Yuliya" w:date="2024-02-22T23:58:00Z">
              <w:rPr>
                <w:rStyle w:val="y2iqfc"/>
                <w:rFonts w:ascii="inherit" w:hAnsi="inherit"/>
                <w:color w:val="E8EAED"/>
                <w:sz w:val="42"/>
                <w:szCs w:val="42"/>
              </w:rPr>
            </w:rPrChange>
          </w:rPr>
          <w:t xml:space="preserve">, </w:t>
        </w:r>
        <w:r w:rsidRPr="00365BC2">
          <w:rPr>
            <w:rFonts w:cs="Times New Roman" w:hint="eastAsia"/>
            <w:b w:val="0"/>
            <w:sz w:val="24"/>
            <w:rPrChange w:id="14757" w:author="Barshadskaya, Yuliya" w:date="2024-02-22T23:58:00Z">
              <w:rPr>
                <w:rStyle w:val="y2iqfc"/>
                <w:rFonts w:ascii="inherit" w:hAnsi="inherit" w:hint="eastAsia"/>
                <w:color w:val="E8EAED"/>
                <w:sz w:val="42"/>
                <w:szCs w:val="42"/>
              </w:rPr>
            </w:rPrChange>
          </w:rPr>
          <w:t>дабигатран</w:t>
        </w:r>
        <w:r w:rsidRPr="00365BC2">
          <w:rPr>
            <w:rFonts w:cs="Times New Roman"/>
            <w:b w:val="0"/>
            <w:sz w:val="24"/>
            <w:rPrChange w:id="14758" w:author="Barshadskaya, Yuliya" w:date="2024-02-22T23:58:00Z">
              <w:rPr>
                <w:rStyle w:val="y2iqfc"/>
                <w:rFonts w:ascii="inherit" w:hAnsi="inherit"/>
                <w:color w:val="E8EAED"/>
                <w:sz w:val="42"/>
                <w:szCs w:val="42"/>
              </w:rPr>
            </w:rPrChange>
          </w:rPr>
          <w:t xml:space="preserve">, </w:t>
        </w:r>
        <w:r w:rsidRPr="00365BC2">
          <w:rPr>
            <w:rFonts w:cs="Times New Roman" w:hint="eastAsia"/>
            <w:b w:val="0"/>
            <w:sz w:val="24"/>
            <w:rPrChange w:id="14759" w:author="Barshadskaya, Yuliya" w:date="2024-02-22T23:58:00Z">
              <w:rPr>
                <w:rStyle w:val="y2iqfc"/>
                <w:rFonts w:ascii="inherit" w:hAnsi="inherit" w:hint="eastAsia"/>
                <w:color w:val="E8EAED"/>
                <w:sz w:val="42"/>
                <w:szCs w:val="42"/>
              </w:rPr>
            </w:rPrChange>
          </w:rPr>
          <w:t>алискирен</w:t>
        </w:r>
        <w:r w:rsidRPr="00365BC2">
          <w:rPr>
            <w:rFonts w:cs="Times New Roman"/>
            <w:b w:val="0"/>
            <w:sz w:val="24"/>
            <w:rPrChange w:id="14760" w:author="Barshadskaya, Yuliya" w:date="2024-02-22T23:58:00Z">
              <w:rPr>
                <w:rStyle w:val="y2iqfc"/>
                <w:rFonts w:ascii="inherit" w:hAnsi="inherit"/>
                <w:color w:val="E8EAED"/>
                <w:sz w:val="42"/>
                <w:szCs w:val="42"/>
              </w:rPr>
            </w:rPrChange>
          </w:rPr>
          <w:t xml:space="preserve">), </w:t>
        </w:r>
        <w:r w:rsidRPr="00365BC2">
          <w:rPr>
            <w:rFonts w:cs="Times New Roman" w:hint="eastAsia"/>
            <w:b w:val="0"/>
            <w:sz w:val="24"/>
            <w:rPrChange w:id="14761" w:author="Barshadskaya, Yuliya" w:date="2024-02-22T23:58:00Z">
              <w:rPr>
                <w:rStyle w:val="y2iqfc"/>
                <w:rFonts w:ascii="inherit" w:hAnsi="inherit" w:hint="eastAsia"/>
                <w:color w:val="E8EAED"/>
                <w:sz w:val="42"/>
                <w:szCs w:val="42"/>
              </w:rPr>
            </w:rPrChange>
          </w:rPr>
          <w:t>следует</w:t>
        </w:r>
        <w:r w:rsidRPr="00365BC2">
          <w:rPr>
            <w:rFonts w:cs="Times New Roman"/>
            <w:b w:val="0"/>
            <w:sz w:val="24"/>
            <w:rPrChange w:id="14762" w:author="Barshadskaya, Yuliya" w:date="2024-02-22T23:58:00Z">
              <w:rPr>
                <w:rStyle w:val="y2iqfc"/>
                <w:rFonts w:ascii="inherit" w:hAnsi="inherit"/>
                <w:color w:val="E8EAED"/>
                <w:sz w:val="42"/>
                <w:szCs w:val="42"/>
              </w:rPr>
            </w:rPrChange>
          </w:rPr>
          <w:t xml:space="preserve"> </w:t>
        </w:r>
        <w:r w:rsidRPr="00365BC2">
          <w:rPr>
            <w:rFonts w:cs="Times New Roman" w:hint="eastAsia"/>
            <w:b w:val="0"/>
            <w:sz w:val="24"/>
            <w:rPrChange w:id="14763" w:author="Barshadskaya, Yuliya" w:date="2024-02-22T23:58:00Z">
              <w:rPr>
                <w:rStyle w:val="y2iqfc"/>
                <w:rFonts w:ascii="inherit" w:hAnsi="inherit" w:hint="eastAsia"/>
                <w:color w:val="E8EAED"/>
                <w:sz w:val="42"/>
                <w:szCs w:val="42"/>
              </w:rPr>
            </w:rPrChange>
          </w:rPr>
          <w:t>тщательно</w:t>
        </w:r>
        <w:r w:rsidRPr="00365BC2">
          <w:rPr>
            <w:rFonts w:cs="Times New Roman"/>
            <w:b w:val="0"/>
            <w:sz w:val="24"/>
            <w:rPrChange w:id="14764" w:author="Barshadskaya, Yuliya" w:date="2024-02-22T23:58:00Z">
              <w:rPr>
                <w:rStyle w:val="y2iqfc"/>
                <w:rFonts w:ascii="inherit" w:hAnsi="inherit"/>
                <w:color w:val="E8EAED"/>
                <w:sz w:val="42"/>
                <w:szCs w:val="42"/>
              </w:rPr>
            </w:rPrChange>
          </w:rPr>
          <w:t xml:space="preserve"> </w:t>
        </w:r>
        <w:r w:rsidRPr="00365BC2">
          <w:rPr>
            <w:rFonts w:cs="Times New Roman" w:hint="eastAsia"/>
            <w:b w:val="0"/>
            <w:sz w:val="24"/>
            <w:rPrChange w:id="14765" w:author="Barshadskaya, Yuliya" w:date="2024-02-22T23:58:00Z">
              <w:rPr>
                <w:rStyle w:val="y2iqfc"/>
                <w:rFonts w:ascii="inherit" w:hAnsi="inherit" w:hint="eastAsia"/>
                <w:color w:val="E8EAED"/>
                <w:sz w:val="42"/>
                <w:szCs w:val="42"/>
              </w:rPr>
            </w:rPrChange>
          </w:rPr>
          <w:t>наблюдать</w:t>
        </w:r>
        <w:r w:rsidRPr="00365BC2">
          <w:rPr>
            <w:rFonts w:cs="Times New Roman"/>
            <w:b w:val="0"/>
            <w:sz w:val="24"/>
            <w:rPrChange w:id="14766" w:author="Barshadskaya, Yuliya" w:date="2024-02-22T23:58:00Z">
              <w:rPr>
                <w:rStyle w:val="y2iqfc"/>
                <w:rFonts w:ascii="inherit" w:hAnsi="inherit"/>
                <w:color w:val="E8EAED"/>
                <w:sz w:val="42"/>
                <w:szCs w:val="42"/>
              </w:rPr>
            </w:rPrChange>
          </w:rPr>
          <w:t xml:space="preserve"> </w:t>
        </w:r>
        <w:r w:rsidRPr="00365BC2">
          <w:rPr>
            <w:rFonts w:cs="Times New Roman" w:hint="eastAsia"/>
            <w:b w:val="0"/>
            <w:sz w:val="24"/>
            <w:rPrChange w:id="14767" w:author="Barshadskaya, Yuliya" w:date="2024-02-22T23:58:00Z">
              <w:rPr>
                <w:rStyle w:val="y2iqfc"/>
                <w:rFonts w:ascii="inherit" w:hAnsi="inherit" w:hint="eastAsia"/>
                <w:color w:val="E8EAED"/>
                <w:sz w:val="42"/>
                <w:szCs w:val="42"/>
              </w:rPr>
            </w:rPrChange>
          </w:rPr>
          <w:t>на</w:t>
        </w:r>
        <w:r w:rsidRPr="00365BC2">
          <w:rPr>
            <w:rFonts w:cs="Times New Roman"/>
            <w:b w:val="0"/>
            <w:sz w:val="24"/>
            <w:rPrChange w:id="14768" w:author="Barshadskaya, Yuliya" w:date="2024-02-22T23:58:00Z">
              <w:rPr>
                <w:rStyle w:val="y2iqfc"/>
                <w:rFonts w:ascii="inherit" w:hAnsi="inherit"/>
                <w:color w:val="E8EAED"/>
                <w:sz w:val="42"/>
                <w:szCs w:val="42"/>
              </w:rPr>
            </w:rPrChange>
          </w:rPr>
          <w:t xml:space="preserve"> </w:t>
        </w:r>
        <w:r w:rsidRPr="00365BC2">
          <w:rPr>
            <w:rFonts w:cs="Times New Roman" w:hint="eastAsia"/>
            <w:b w:val="0"/>
            <w:sz w:val="24"/>
            <w:rPrChange w:id="14769" w:author="Barshadskaya, Yuliya" w:date="2024-02-22T23:58:00Z">
              <w:rPr>
                <w:rStyle w:val="y2iqfc"/>
                <w:rFonts w:ascii="inherit" w:hAnsi="inherit" w:hint="eastAsia"/>
                <w:color w:val="E8EAED"/>
                <w:sz w:val="42"/>
                <w:szCs w:val="42"/>
              </w:rPr>
            </w:rPrChange>
          </w:rPr>
          <w:t>предмет</w:t>
        </w:r>
        <w:r w:rsidRPr="00365BC2">
          <w:rPr>
            <w:rFonts w:cs="Times New Roman"/>
            <w:b w:val="0"/>
            <w:sz w:val="24"/>
            <w:rPrChange w:id="14770" w:author="Barshadskaya, Yuliya" w:date="2024-02-22T23:58:00Z">
              <w:rPr>
                <w:rStyle w:val="y2iqfc"/>
                <w:rFonts w:ascii="inherit" w:hAnsi="inherit"/>
                <w:color w:val="E8EAED"/>
                <w:sz w:val="42"/>
                <w:szCs w:val="42"/>
              </w:rPr>
            </w:rPrChange>
          </w:rPr>
          <w:t xml:space="preserve"> </w:t>
        </w:r>
        <w:r w:rsidRPr="00365BC2">
          <w:rPr>
            <w:rFonts w:cs="Times New Roman" w:hint="eastAsia"/>
            <w:b w:val="0"/>
            <w:sz w:val="24"/>
            <w:rPrChange w:id="14771" w:author="Barshadskaya, Yuliya" w:date="2024-02-22T23:58:00Z">
              <w:rPr>
                <w:rStyle w:val="y2iqfc"/>
                <w:rFonts w:ascii="inherit" w:hAnsi="inherit" w:hint="eastAsia"/>
                <w:color w:val="E8EAED"/>
                <w:sz w:val="42"/>
                <w:szCs w:val="42"/>
              </w:rPr>
            </w:rPrChange>
          </w:rPr>
          <w:t>признаков</w:t>
        </w:r>
        <w:r w:rsidRPr="00365BC2">
          <w:rPr>
            <w:rFonts w:cs="Times New Roman"/>
            <w:b w:val="0"/>
            <w:sz w:val="24"/>
            <w:rPrChange w:id="14772" w:author="Barshadskaya, Yuliya" w:date="2024-02-22T23:58:00Z">
              <w:rPr>
                <w:rStyle w:val="y2iqfc"/>
                <w:rFonts w:ascii="inherit" w:hAnsi="inherit"/>
                <w:color w:val="E8EAED"/>
                <w:sz w:val="42"/>
                <w:szCs w:val="42"/>
              </w:rPr>
            </w:rPrChange>
          </w:rPr>
          <w:t xml:space="preserve"> </w:t>
        </w:r>
        <w:r w:rsidRPr="00365BC2">
          <w:rPr>
            <w:rFonts w:cs="Times New Roman" w:hint="eastAsia"/>
            <w:b w:val="0"/>
            <w:sz w:val="24"/>
            <w:rPrChange w:id="14773" w:author="Barshadskaya, Yuliya" w:date="2024-02-22T23:58:00Z">
              <w:rPr>
                <w:rStyle w:val="y2iqfc"/>
                <w:rFonts w:ascii="inherit" w:hAnsi="inherit" w:hint="eastAsia"/>
                <w:color w:val="E8EAED"/>
                <w:sz w:val="42"/>
                <w:szCs w:val="42"/>
              </w:rPr>
            </w:rPrChange>
          </w:rPr>
          <w:t>изменения</w:t>
        </w:r>
        <w:r w:rsidRPr="00365BC2">
          <w:rPr>
            <w:rFonts w:cs="Times New Roman"/>
            <w:b w:val="0"/>
            <w:sz w:val="24"/>
            <w:rPrChange w:id="14774" w:author="Barshadskaya, Yuliya" w:date="2024-02-22T23:58:00Z">
              <w:rPr>
                <w:rStyle w:val="y2iqfc"/>
                <w:rFonts w:ascii="inherit" w:hAnsi="inherit"/>
                <w:color w:val="E8EAED"/>
                <w:sz w:val="42"/>
                <w:szCs w:val="42"/>
              </w:rPr>
            </w:rPrChange>
          </w:rPr>
          <w:t xml:space="preserve"> </w:t>
        </w:r>
        <w:r w:rsidRPr="00365BC2">
          <w:rPr>
            <w:rFonts w:cs="Times New Roman" w:hint="eastAsia"/>
            <w:b w:val="0"/>
            <w:sz w:val="24"/>
            <w:rPrChange w:id="14775" w:author="Barshadskaya, Yuliya" w:date="2024-02-22T23:58:00Z">
              <w:rPr>
                <w:rStyle w:val="y2iqfc"/>
                <w:rFonts w:ascii="inherit" w:hAnsi="inherit" w:hint="eastAsia"/>
                <w:color w:val="E8EAED"/>
                <w:sz w:val="42"/>
                <w:szCs w:val="42"/>
              </w:rPr>
            </w:rPrChange>
          </w:rPr>
          <w:t>переносимости</w:t>
        </w:r>
        <w:r w:rsidRPr="00365BC2">
          <w:rPr>
            <w:rFonts w:cs="Times New Roman"/>
            <w:b w:val="0"/>
            <w:sz w:val="24"/>
            <w:rPrChange w:id="14776" w:author="Barshadskaya, Yuliya" w:date="2024-02-22T23:58:00Z">
              <w:rPr>
                <w:rStyle w:val="y2iqfc"/>
                <w:rFonts w:ascii="inherit" w:hAnsi="inherit"/>
                <w:color w:val="E8EAED"/>
                <w:sz w:val="42"/>
                <w:szCs w:val="42"/>
              </w:rPr>
            </w:rPrChange>
          </w:rPr>
          <w:t xml:space="preserve"> </w:t>
        </w:r>
        <w:r w:rsidRPr="00365BC2">
          <w:rPr>
            <w:rFonts w:cs="Times New Roman" w:hint="eastAsia"/>
            <w:b w:val="0"/>
            <w:sz w:val="24"/>
            <w:rPrChange w:id="14777" w:author="Barshadskaya, Yuliya" w:date="2024-02-22T23:58:00Z">
              <w:rPr>
                <w:rStyle w:val="y2iqfc"/>
                <w:rFonts w:ascii="inherit" w:hAnsi="inherit" w:hint="eastAsia"/>
                <w:color w:val="E8EAED"/>
                <w:sz w:val="42"/>
                <w:szCs w:val="42"/>
              </w:rPr>
            </w:rPrChange>
          </w:rPr>
          <w:t>в</w:t>
        </w:r>
        <w:r w:rsidRPr="00365BC2">
          <w:rPr>
            <w:rFonts w:cs="Times New Roman"/>
            <w:b w:val="0"/>
            <w:sz w:val="24"/>
            <w:rPrChange w:id="14778" w:author="Barshadskaya, Yuliya" w:date="2024-02-22T23:58:00Z">
              <w:rPr>
                <w:rStyle w:val="y2iqfc"/>
                <w:rFonts w:ascii="inherit" w:hAnsi="inherit"/>
                <w:color w:val="E8EAED"/>
                <w:sz w:val="42"/>
                <w:szCs w:val="42"/>
              </w:rPr>
            </w:rPrChange>
          </w:rPr>
          <w:t xml:space="preserve"> </w:t>
        </w:r>
        <w:r w:rsidRPr="00365BC2">
          <w:rPr>
            <w:rFonts w:cs="Times New Roman" w:hint="eastAsia"/>
            <w:b w:val="0"/>
            <w:sz w:val="24"/>
            <w:rPrChange w:id="14779" w:author="Barshadskaya, Yuliya" w:date="2024-02-22T23:58:00Z">
              <w:rPr>
                <w:rStyle w:val="y2iqfc"/>
                <w:rFonts w:ascii="inherit" w:hAnsi="inherit" w:hint="eastAsia"/>
                <w:color w:val="E8EAED"/>
                <w:sz w:val="42"/>
                <w:szCs w:val="42"/>
              </w:rPr>
            </w:rPrChange>
          </w:rPr>
          <w:t>результате</w:t>
        </w:r>
        <w:r w:rsidRPr="00365BC2">
          <w:rPr>
            <w:rFonts w:cs="Times New Roman"/>
            <w:b w:val="0"/>
            <w:sz w:val="24"/>
            <w:rPrChange w:id="14780" w:author="Barshadskaya, Yuliya" w:date="2024-02-22T23:58:00Z">
              <w:rPr>
                <w:rStyle w:val="y2iqfc"/>
                <w:rFonts w:ascii="inherit" w:hAnsi="inherit"/>
                <w:color w:val="E8EAED"/>
                <w:sz w:val="42"/>
                <w:szCs w:val="42"/>
              </w:rPr>
            </w:rPrChange>
          </w:rPr>
          <w:t xml:space="preserve"> </w:t>
        </w:r>
        <w:r w:rsidRPr="00365BC2">
          <w:rPr>
            <w:rFonts w:cs="Times New Roman" w:hint="eastAsia"/>
            <w:b w:val="0"/>
            <w:sz w:val="24"/>
            <w:rPrChange w:id="14781" w:author="Barshadskaya, Yuliya" w:date="2024-02-22T23:58:00Z">
              <w:rPr>
                <w:rStyle w:val="y2iqfc"/>
                <w:rFonts w:ascii="inherit" w:hAnsi="inherit" w:hint="eastAsia"/>
                <w:color w:val="E8EAED"/>
                <w:sz w:val="42"/>
                <w:szCs w:val="42"/>
              </w:rPr>
            </w:rPrChange>
          </w:rPr>
          <w:t>увеличения</w:t>
        </w:r>
        <w:r w:rsidRPr="00365BC2">
          <w:rPr>
            <w:rFonts w:cs="Times New Roman"/>
            <w:b w:val="0"/>
            <w:sz w:val="24"/>
            <w:rPrChange w:id="14782" w:author="Barshadskaya, Yuliya" w:date="2024-02-22T23:58:00Z">
              <w:rPr>
                <w:rStyle w:val="y2iqfc"/>
                <w:rFonts w:ascii="inherit" w:hAnsi="inherit"/>
                <w:color w:val="E8EAED"/>
                <w:sz w:val="42"/>
                <w:szCs w:val="42"/>
              </w:rPr>
            </w:rPrChange>
          </w:rPr>
          <w:t xml:space="preserve"> </w:t>
        </w:r>
        <w:r w:rsidRPr="00365BC2">
          <w:rPr>
            <w:rFonts w:cs="Times New Roman" w:hint="eastAsia"/>
            <w:b w:val="0"/>
            <w:sz w:val="24"/>
            <w:rPrChange w:id="14783" w:author="Barshadskaya, Yuliya" w:date="2024-02-22T23:58:00Z">
              <w:rPr>
                <w:rStyle w:val="y2iqfc"/>
                <w:rFonts w:ascii="inherit" w:hAnsi="inherit" w:hint="eastAsia"/>
                <w:color w:val="E8EAED"/>
                <w:sz w:val="42"/>
                <w:szCs w:val="42"/>
              </w:rPr>
            </w:rPrChange>
          </w:rPr>
          <w:t>воздействия</w:t>
        </w:r>
        <w:r w:rsidRPr="00365BC2">
          <w:rPr>
            <w:rFonts w:cs="Times New Roman"/>
            <w:b w:val="0"/>
            <w:sz w:val="24"/>
            <w:rPrChange w:id="14784" w:author="Barshadskaya, Yuliya" w:date="2024-02-22T23:58:00Z">
              <w:rPr>
                <w:rStyle w:val="y2iqfc"/>
                <w:rFonts w:ascii="inherit" w:hAnsi="inherit"/>
                <w:color w:val="E8EAED"/>
                <w:sz w:val="42"/>
                <w:szCs w:val="42"/>
              </w:rPr>
            </w:rPrChange>
          </w:rPr>
          <w:t xml:space="preserve"> </w:t>
        </w:r>
      </w:ins>
      <w:ins w:id="14785" w:author="N F" w:date="2023-10-28T09:58:00Z">
        <w:r w:rsidR="00AC14EF" w:rsidRPr="00365BC2">
          <w:rPr>
            <w:rFonts w:cs="Times New Roman" w:hint="eastAsia"/>
            <w:b w:val="0"/>
            <w:sz w:val="24"/>
            <w:rPrChange w:id="14786" w:author="Barshadskaya, Yuliya" w:date="2024-02-22T23:58:00Z">
              <w:rPr>
                <w:rFonts w:cs="Times New Roman" w:hint="eastAsia"/>
              </w:rPr>
            </w:rPrChange>
          </w:rPr>
          <w:t>препаратов</w:t>
        </w:r>
        <w:r w:rsidR="00AC14EF" w:rsidRPr="00365BC2">
          <w:rPr>
            <w:rFonts w:cs="Times New Roman"/>
            <w:b w:val="0"/>
            <w:sz w:val="24"/>
            <w:rPrChange w:id="14787" w:author="Barshadskaya, Yuliya" w:date="2024-02-22T23:58:00Z">
              <w:rPr>
                <w:rFonts w:cs="Times New Roman"/>
              </w:rPr>
            </w:rPrChange>
          </w:rPr>
          <w:t xml:space="preserve">, принимаемых одновремнно с </w:t>
        </w:r>
      </w:ins>
      <w:ins w:id="14788" w:author="N F" w:date="2023-10-28T09:11:00Z">
        <w:r w:rsidRPr="00365BC2">
          <w:rPr>
            <w:rFonts w:cs="Times New Roman"/>
            <w:b w:val="0"/>
            <w:sz w:val="24"/>
            <w:rPrChange w:id="14789" w:author="Barshadskaya, Yuliya" w:date="2024-02-22T23:58:00Z">
              <w:rPr>
                <w:rStyle w:val="y2iqfc"/>
                <w:rFonts w:ascii="inherit" w:hAnsi="inherit"/>
                <w:color w:val="E8EAED"/>
                <w:sz w:val="42"/>
                <w:szCs w:val="42"/>
              </w:rPr>
            </w:rPrChange>
          </w:rPr>
          <w:t xml:space="preserve"> </w:t>
        </w:r>
        <w:r w:rsidRPr="00365BC2">
          <w:rPr>
            <w:rFonts w:cs="Times New Roman" w:hint="eastAsia"/>
            <w:b w:val="0"/>
            <w:sz w:val="24"/>
            <w:rPrChange w:id="14790" w:author="Barshadskaya, Yuliya" w:date="2024-02-22T23:58:00Z">
              <w:rPr>
                <w:rStyle w:val="y2iqfc"/>
                <w:rFonts w:ascii="inherit" w:hAnsi="inherit" w:hint="eastAsia"/>
                <w:color w:val="E8EAED"/>
                <w:sz w:val="42"/>
                <w:szCs w:val="42"/>
              </w:rPr>
            </w:rPrChange>
          </w:rPr>
          <w:t>Тагрис</w:t>
        </w:r>
      </w:ins>
      <w:ins w:id="14791" w:author="N F" w:date="2023-10-28T09:59:00Z">
        <w:r w:rsidR="00AC14EF" w:rsidRPr="00365BC2">
          <w:rPr>
            <w:rFonts w:cs="Times New Roman" w:hint="eastAsia"/>
            <w:b w:val="0"/>
            <w:sz w:val="24"/>
            <w:rPrChange w:id="14792" w:author="Barshadskaya, Yuliya" w:date="2024-02-22T23:58:00Z">
              <w:rPr>
                <w:rFonts w:cs="Times New Roman" w:hint="eastAsia"/>
              </w:rPr>
            </w:rPrChange>
          </w:rPr>
          <w:t>с</w:t>
        </w:r>
      </w:ins>
      <w:ins w:id="14793" w:author="N F" w:date="2023-10-28T09:11:00Z">
        <w:r w:rsidRPr="00365BC2">
          <w:rPr>
            <w:rFonts w:cs="Times New Roman" w:hint="eastAsia"/>
            <w:b w:val="0"/>
            <w:sz w:val="24"/>
            <w:rPrChange w:id="14794" w:author="Barshadskaya, Yuliya" w:date="2024-02-22T23:58:00Z">
              <w:rPr>
                <w:rStyle w:val="y2iqfc"/>
                <w:rFonts w:ascii="inherit" w:hAnsi="inherit" w:hint="eastAsia"/>
                <w:color w:val="E8EAED"/>
                <w:sz w:val="42"/>
                <w:szCs w:val="42"/>
              </w:rPr>
            </w:rPrChange>
          </w:rPr>
          <w:t>о</w:t>
        </w:r>
      </w:ins>
      <w:ins w:id="14795" w:author="Barshadskaya, Yuliya" w:date="2024-01-15T19:13:00Z">
        <w:r w:rsidR="00CB5412" w:rsidRPr="00365BC2">
          <w:rPr>
            <w:rFonts w:cs="Times New Roman"/>
            <w:b w:val="0"/>
            <w:sz w:val="24"/>
            <w:rPrChange w:id="14796" w:author="Barshadskaya, Yuliya" w:date="2024-02-22T23:58:00Z">
              <w:rPr>
                <w:rFonts w:cs="Times New Roman"/>
              </w:rPr>
            </w:rPrChange>
          </w:rPr>
          <w:t>.</w:t>
        </w:r>
      </w:ins>
    </w:p>
    <w:p w14:paraId="7561ABB5" w14:textId="77777777" w:rsidR="00365BC2" w:rsidRPr="00365BC2" w:rsidRDefault="00365BC2">
      <w:pPr>
        <w:pStyle w:val="SDText"/>
        <w:spacing w:after="0"/>
        <w:rPr>
          <w:ins w:id="14797" w:author="Barshadskaya, Yuliya" w:date="2024-02-22T23:57:00Z"/>
        </w:rPr>
        <w:pPrChange w:id="14798" w:author="Barshadskaya, Yuliya" w:date="2024-02-22T23:58:00Z">
          <w:pPr>
            <w:pStyle w:val="3"/>
          </w:pPr>
        </w:pPrChange>
      </w:pPr>
    </w:p>
    <w:p w14:paraId="6944332E" w14:textId="3871685D" w:rsidR="00FD4E9C" w:rsidRPr="00365BC2" w:rsidDel="00CB5412" w:rsidRDefault="00617F50">
      <w:pPr>
        <w:spacing w:after="0" w:line="240" w:lineRule="auto"/>
        <w:rPr>
          <w:ins w:id="14799" w:author="N F" w:date="2023-10-25T01:22:00Z"/>
          <w:del w:id="14800" w:author="Barshadskaya, Yuliya" w:date="2024-01-15T19:13:00Z"/>
          <w:rFonts w:cs="Times New Roman"/>
          <w:color w:val="000000" w:themeColor="text1"/>
          <w:rPrChange w:id="14801" w:author="Barshadskaya, Yuliya" w:date="2024-02-22T23:57:00Z">
            <w:rPr>
              <w:ins w:id="14802" w:author="N F" w:date="2023-10-25T01:22:00Z"/>
              <w:del w:id="14803" w:author="Barshadskaya, Yuliya" w:date="2024-01-15T19:13:00Z"/>
              <w:rFonts w:ascii="inherit" w:hAnsi="inherit"/>
              <w:color w:val="E8EAED"/>
              <w:sz w:val="42"/>
              <w:szCs w:val="42"/>
            </w:rPr>
          </w:rPrChange>
        </w:rPr>
        <w:pPrChange w:id="14804" w:author="Barshadskaya, Yuliya" w:date="2024-01-15T19:13:00Z">
          <w:pPr>
            <w:pStyle w:val="HTML"/>
            <w:spacing w:line="540" w:lineRule="atLeast"/>
          </w:pPr>
        </w:pPrChange>
      </w:pPr>
      <w:ins w:id="14805" w:author="N F" w:date="2023-10-28T09:11:00Z">
        <w:del w:id="14806" w:author="Barshadskaya, Yuliya" w:date="2024-01-15T19:13:00Z">
          <w:r w:rsidRPr="00365BC2" w:rsidDel="00CB5412">
            <w:rPr>
              <w:rFonts w:cs="Times New Roman"/>
              <w:color w:val="000000" w:themeColor="text1"/>
              <w:rPrChange w:id="14807" w:author="Barshadskaya, Yuliya" w:date="2024-02-22T23:57:00Z">
                <w:rPr>
                  <w:rStyle w:val="y2iqfc"/>
                  <w:rFonts w:ascii="inherit" w:eastAsiaTheme="majorEastAsia" w:hAnsi="inherit"/>
                  <w:color w:val="E8EAED"/>
                  <w:sz w:val="42"/>
                  <w:szCs w:val="42"/>
                </w:rPr>
              </w:rPrChange>
            </w:rPr>
            <w:delText>.</w:delText>
          </w:r>
        </w:del>
      </w:ins>
    </w:p>
    <w:p w14:paraId="3B486C96" w14:textId="69F68938" w:rsidR="006646D8" w:rsidRPr="00365BC2" w:rsidDel="00CB5412" w:rsidRDefault="006646D8" w:rsidP="00CB5412">
      <w:pPr>
        <w:pStyle w:val="SDText"/>
        <w:spacing w:after="0"/>
        <w:ind w:firstLine="0"/>
        <w:rPr>
          <w:del w:id="14808" w:author="Barshadskaya, Yuliya" w:date="2024-01-15T19:13:00Z"/>
          <w:rFonts w:cs="Times New Roman"/>
          <w:color w:val="000000" w:themeColor="text1"/>
        </w:rPr>
      </w:pPr>
    </w:p>
    <w:p w14:paraId="3A5E2B56" w14:textId="7DCE32E0" w:rsidR="00AA5E1A" w:rsidRPr="00365BC2" w:rsidRDefault="00CB5412">
      <w:pPr>
        <w:pStyle w:val="3"/>
        <w:numPr>
          <w:ilvl w:val="0"/>
          <w:numId w:val="0"/>
        </w:numPr>
        <w:spacing w:line="240" w:lineRule="auto"/>
        <w:rPr>
          <w:rFonts w:cs="Times New Roman"/>
          <w:sz w:val="24"/>
          <w:rPrChange w:id="14809" w:author="Barshadskaya, Yuliya" w:date="2024-02-22T23:57:00Z">
            <w:rPr/>
          </w:rPrChange>
        </w:rPr>
        <w:pPrChange w:id="14810" w:author="N F" w:date="2023-08-06T15:38:00Z">
          <w:pPr>
            <w:pStyle w:val="3"/>
          </w:pPr>
        </w:pPrChange>
      </w:pPr>
      <w:bookmarkStart w:id="14811" w:name="_Toc115733051"/>
      <w:r w:rsidRPr="00365BC2">
        <w:rPr>
          <w:rFonts w:cs="Times New Roman"/>
          <w:sz w:val="24"/>
        </w:rPr>
        <w:t xml:space="preserve">4.1.8. </w:t>
      </w:r>
      <w:r w:rsidR="00AA5E1A" w:rsidRPr="00365BC2">
        <w:rPr>
          <w:rFonts w:cs="Times New Roman"/>
          <w:sz w:val="24"/>
          <w:rPrChange w:id="14812" w:author="Barshadskaya, Yuliya" w:date="2024-02-22T23:57:00Z">
            <w:rPr/>
          </w:rPrChange>
        </w:rPr>
        <w:t>Особенности фармакокинетики у различных групп пациентов</w:t>
      </w:r>
      <w:bookmarkEnd w:id="14811"/>
    </w:p>
    <w:p w14:paraId="217FAFB3" w14:textId="1C1BEDE4" w:rsidR="006D2EEA" w:rsidRPr="006E6534" w:rsidRDefault="00274793">
      <w:pPr>
        <w:pStyle w:val="SDText"/>
        <w:spacing w:after="0"/>
        <w:rPr>
          <w:rFonts w:cs="Times New Roman"/>
          <w:color w:val="000000" w:themeColor="text1"/>
          <w:szCs w:val="24"/>
          <w:rPrChange w:id="14813" w:author="N F" w:date="2023-12-05T03:08:00Z">
            <w:rPr>
              <w:rFonts w:cs="Times New Roman"/>
              <w:szCs w:val="24"/>
            </w:rPr>
          </w:rPrChange>
        </w:rPr>
        <w:pPrChange w:id="14814" w:author="Barshadskaya, Yuliya" w:date="2024-01-15T19:15:00Z">
          <w:pPr>
            <w:pStyle w:val="SDText"/>
          </w:pPr>
        </w:pPrChange>
      </w:pPr>
      <w:r w:rsidRPr="006E6534">
        <w:rPr>
          <w:rFonts w:cs="Times New Roman"/>
          <w:color w:val="000000" w:themeColor="text1"/>
          <w:szCs w:val="24"/>
          <w:rPrChange w:id="14815" w:author="N F" w:date="2023-12-05T03:08:00Z">
            <w:rPr>
              <w:rFonts w:cs="Times New Roman"/>
              <w:szCs w:val="24"/>
            </w:rPr>
          </w:rPrChange>
        </w:rPr>
        <w:t>Н</w:t>
      </w:r>
      <w:r w:rsidR="00CB5860" w:rsidRPr="006E6534">
        <w:rPr>
          <w:rFonts w:cs="Times New Roman"/>
          <w:color w:val="000000" w:themeColor="text1"/>
          <w:szCs w:val="24"/>
          <w:rPrChange w:id="14816" w:author="N F" w:date="2023-12-05T03:08:00Z">
            <w:rPr>
              <w:rFonts w:cs="Times New Roman"/>
              <w:szCs w:val="24"/>
            </w:rPr>
          </w:rPrChange>
        </w:rPr>
        <w:t xml:space="preserve">е выявлено </w:t>
      </w:r>
      <w:r w:rsidR="00A310D4" w:rsidRPr="006E6534">
        <w:rPr>
          <w:rFonts w:cs="Times New Roman"/>
          <w:color w:val="000000" w:themeColor="text1"/>
          <w:szCs w:val="24"/>
          <w:rPrChange w:id="14817" w:author="N F" w:date="2023-12-05T03:08:00Z">
            <w:rPr>
              <w:rFonts w:cs="Times New Roman"/>
              <w:szCs w:val="24"/>
            </w:rPr>
          </w:rPrChange>
        </w:rPr>
        <w:t xml:space="preserve">влияния возраста, пола, массы тела, расы или статуса курения на фармакокинетику осимертиниба </w:t>
      </w:r>
      <w:r w:rsidR="00CB5412" w:rsidRPr="0001519A">
        <w:rPr>
          <w:rFonts w:cs="Times New Roman"/>
          <w:color w:val="000000" w:themeColor="text1"/>
          <w:lang w:val="en-US"/>
        </w:rPr>
        <w:fldChar w:fldCharType="begin"/>
      </w:r>
      <w:r w:rsidR="00CB5412"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CB5412" w:rsidRPr="0001519A">
        <w:rPr>
          <w:rFonts w:cs="Times New Roman"/>
          <w:color w:val="000000" w:themeColor="text1"/>
          <w:lang w:val="en-US"/>
        </w:rPr>
        <w:fldChar w:fldCharType="separate"/>
      </w:r>
      <w:r w:rsidR="00CB5412" w:rsidRPr="0018315E">
        <w:rPr>
          <w:rFonts w:cs="Times New Roman"/>
          <w:color w:val="000000" w:themeColor="text1"/>
        </w:rPr>
        <w:t>[</w:t>
      </w:r>
      <w:del w:id="14818" w:author="Barshadskaya, Yuliya" w:date="2024-02-22T23:58:00Z">
        <w:r w:rsidR="00CB5412" w:rsidDel="00365BC2">
          <w:rPr>
            <w:rFonts w:cs="Times New Roman"/>
            <w:color w:val="000000" w:themeColor="text1"/>
          </w:rPr>
          <w:delText>14</w:delText>
        </w:r>
      </w:del>
      <w:ins w:id="14819" w:author="Barshadskaya, Yuliya" w:date="2024-02-22T23:58:00Z">
        <w:r w:rsidR="00365BC2">
          <w:rPr>
            <w:rFonts w:cs="Times New Roman"/>
            <w:color w:val="000000" w:themeColor="text1"/>
          </w:rPr>
          <w:t>2</w:t>
        </w:r>
      </w:ins>
      <w:r w:rsidR="00CB5412" w:rsidRPr="00DD38F1">
        <w:rPr>
          <w:rFonts w:cs="Times New Roman"/>
          <w:color w:val="000000" w:themeColor="text1"/>
        </w:rPr>
        <w:t>]</w:t>
      </w:r>
      <w:r w:rsidR="00CB5412" w:rsidRPr="0001519A">
        <w:rPr>
          <w:rFonts w:cs="Times New Roman"/>
          <w:color w:val="000000" w:themeColor="text1"/>
          <w:lang w:val="en-US"/>
        </w:rPr>
        <w:fldChar w:fldCharType="end"/>
      </w:r>
      <w:r w:rsidR="00A310D4" w:rsidRPr="006E6534">
        <w:rPr>
          <w:rFonts w:cs="Times New Roman"/>
          <w:color w:val="000000" w:themeColor="text1"/>
          <w:szCs w:val="24"/>
          <w:rPrChange w:id="14820" w:author="N F" w:date="2023-12-05T03:08:00Z">
            <w:rPr>
              <w:rFonts w:cs="Times New Roman"/>
              <w:szCs w:val="24"/>
            </w:rPr>
          </w:rPrChange>
        </w:rPr>
        <w:t>. Применение осимертиниба у детей противопоказано.</w:t>
      </w:r>
    </w:p>
    <w:p w14:paraId="49B14CDF" w14:textId="77777777" w:rsidR="00E8582C" w:rsidRPr="006E6534" w:rsidRDefault="00E8582C">
      <w:pPr>
        <w:pStyle w:val="SDText"/>
        <w:spacing w:after="0"/>
        <w:rPr>
          <w:rFonts w:cs="Times New Roman"/>
          <w:color w:val="000000" w:themeColor="text1"/>
          <w:szCs w:val="24"/>
          <w:rPrChange w:id="14821" w:author="N F" w:date="2023-12-05T03:08:00Z">
            <w:rPr>
              <w:rFonts w:cs="Times New Roman"/>
              <w:szCs w:val="24"/>
            </w:rPr>
          </w:rPrChange>
        </w:rPr>
        <w:pPrChange w:id="14822" w:author="Barshadskaya, Yuliya" w:date="2024-01-15T19:15:00Z">
          <w:pPr>
            <w:pStyle w:val="SDText"/>
          </w:pPr>
        </w:pPrChange>
      </w:pPr>
    </w:p>
    <w:p w14:paraId="3A73FA08" w14:textId="00B06DC5" w:rsidR="00771618" w:rsidRPr="006E6534" w:rsidRDefault="00CB5412">
      <w:pPr>
        <w:pStyle w:val="2"/>
        <w:numPr>
          <w:ilvl w:val="0"/>
          <w:numId w:val="0"/>
        </w:numPr>
        <w:spacing w:line="240" w:lineRule="auto"/>
        <w:rPr>
          <w:rFonts w:cs="Times New Roman"/>
          <w:sz w:val="24"/>
          <w:szCs w:val="24"/>
          <w:rPrChange w:id="14823" w:author="N F" w:date="2023-12-05T03:08:00Z">
            <w:rPr/>
          </w:rPrChange>
        </w:rPr>
        <w:pPrChange w:id="14824" w:author="Barshadskaya, Yuliya" w:date="2024-01-15T19:15:00Z">
          <w:pPr>
            <w:pStyle w:val="2"/>
          </w:pPr>
        </w:pPrChange>
      </w:pPr>
      <w:bookmarkStart w:id="14825" w:name="_Toc115733052"/>
      <w:ins w:id="14826" w:author="Barshadskaya, Yuliya" w:date="2024-01-15T19:15:00Z">
        <w:r>
          <w:rPr>
            <w:rFonts w:cs="Times New Roman"/>
            <w:sz w:val="24"/>
            <w:szCs w:val="24"/>
          </w:rPr>
          <w:t xml:space="preserve">4.2. </w:t>
        </w:r>
      </w:ins>
      <w:r w:rsidR="00771618" w:rsidRPr="006E6534">
        <w:rPr>
          <w:rFonts w:cs="Times New Roman"/>
          <w:sz w:val="24"/>
          <w:szCs w:val="24"/>
          <w:rPrChange w:id="14827" w:author="N F" w:date="2023-12-05T03:08:00Z">
            <w:rPr/>
          </w:rPrChange>
        </w:rPr>
        <w:t>Фармакодинамика у человека</w:t>
      </w:r>
      <w:bookmarkEnd w:id="14825"/>
    </w:p>
    <w:p w14:paraId="64F8BEE1" w14:textId="315FE229" w:rsidR="00C261CE" w:rsidRPr="006E6534" w:rsidRDefault="00CB5412">
      <w:pPr>
        <w:pStyle w:val="3"/>
        <w:numPr>
          <w:ilvl w:val="0"/>
          <w:numId w:val="0"/>
        </w:numPr>
        <w:spacing w:line="240" w:lineRule="auto"/>
        <w:rPr>
          <w:rFonts w:cs="Times New Roman"/>
          <w:sz w:val="24"/>
          <w:rPrChange w:id="14828" w:author="N F" w:date="2023-12-05T03:08:00Z">
            <w:rPr/>
          </w:rPrChange>
        </w:rPr>
        <w:pPrChange w:id="14829" w:author="Barshadskaya, Yuliya" w:date="2024-01-15T19:15:00Z">
          <w:pPr>
            <w:pStyle w:val="3"/>
          </w:pPr>
        </w:pPrChange>
      </w:pPr>
      <w:bookmarkStart w:id="14830" w:name="_Toc115733053"/>
      <w:ins w:id="14831" w:author="Barshadskaya, Yuliya" w:date="2024-01-15T19:15:00Z">
        <w:r>
          <w:rPr>
            <w:rFonts w:cs="Times New Roman"/>
            <w:sz w:val="24"/>
          </w:rPr>
          <w:t xml:space="preserve">4.2.1. </w:t>
        </w:r>
      </w:ins>
      <w:r w:rsidR="00C261CE" w:rsidRPr="006E6534">
        <w:rPr>
          <w:rFonts w:cs="Times New Roman"/>
          <w:sz w:val="24"/>
          <w:rPrChange w:id="14832" w:author="N F" w:date="2023-12-05T03:08:00Z">
            <w:rPr/>
          </w:rPrChange>
        </w:rPr>
        <w:t>Фармакодинамические эффекты</w:t>
      </w:r>
      <w:bookmarkEnd w:id="14830"/>
    </w:p>
    <w:p w14:paraId="598046E4" w14:textId="411D84F7" w:rsidR="00100EB9" w:rsidRPr="006E6534" w:rsidRDefault="0056394F">
      <w:pPr>
        <w:pStyle w:val="SDText"/>
        <w:spacing w:after="0"/>
        <w:rPr>
          <w:rFonts w:cs="Times New Roman"/>
          <w:color w:val="000000" w:themeColor="text1"/>
          <w:szCs w:val="24"/>
          <w:rPrChange w:id="14833" w:author="N F" w:date="2023-12-05T03:08:00Z">
            <w:rPr>
              <w:rFonts w:cs="Times New Roman"/>
              <w:szCs w:val="24"/>
            </w:rPr>
          </w:rPrChange>
        </w:rPr>
        <w:pPrChange w:id="14834" w:author="Barshadskaya, Yuliya" w:date="2024-01-15T19:16:00Z">
          <w:pPr>
            <w:pStyle w:val="SDText"/>
          </w:pPr>
        </w:pPrChange>
      </w:pPr>
      <w:r w:rsidRPr="006E6534">
        <w:rPr>
          <w:rFonts w:cs="Times New Roman"/>
          <w:color w:val="000000" w:themeColor="text1"/>
          <w:szCs w:val="24"/>
          <w:rPrChange w:id="14835" w:author="N F" w:date="2023-12-05T03:08:00Z">
            <w:rPr>
              <w:rFonts w:cs="Times New Roman"/>
              <w:szCs w:val="24"/>
            </w:rPr>
          </w:rPrChange>
        </w:rPr>
        <w:t xml:space="preserve">Осимертиниб является ингибитором тирозинкиназы. Это необратимый ингибитор </w:t>
      </w:r>
      <w:r w:rsidRPr="006E6534">
        <w:rPr>
          <w:rFonts w:cs="Times New Roman"/>
          <w:color w:val="000000" w:themeColor="text1"/>
          <w:szCs w:val="24"/>
          <w:lang w:val="en-US"/>
          <w:rPrChange w:id="14836" w:author="N F" w:date="2023-12-05T03:08:00Z">
            <w:rPr>
              <w:rFonts w:cs="Times New Roman"/>
              <w:szCs w:val="24"/>
              <w:lang w:val="en-US"/>
            </w:rPr>
          </w:rPrChange>
        </w:rPr>
        <w:t>EGFR</w:t>
      </w:r>
      <w:r w:rsidRPr="006E6534">
        <w:rPr>
          <w:rFonts w:cs="Times New Roman"/>
          <w:color w:val="000000" w:themeColor="text1"/>
          <w:szCs w:val="24"/>
          <w:rPrChange w:id="14837" w:author="N F" w:date="2023-12-05T03:08:00Z">
            <w:rPr>
              <w:rFonts w:cs="Times New Roman"/>
              <w:szCs w:val="24"/>
            </w:rPr>
          </w:rPrChange>
        </w:rPr>
        <w:t xml:space="preserve">, несущих сенсибилизирующие мутации и мутацию устойчивости к тирозинкиназе </w:t>
      </w:r>
      <w:r w:rsidRPr="006E6534">
        <w:rPr>
          <w:rFonts w:cs="Times New Roman"/>
          <w:color w:val="000000" w:themeColor="text1"/>
          <w:szCs w:val="24"/>
          <w:lang w:val="en-US"/>
          <w:rPrChange w:id="14838" w:author="N F" w:date="2023-12-05T03:08:00Z">
            <w:rPr>
              <w:rFonts w:cs="Times New Roman"/>
              <w:szCs w:val="24"/>
              <w:lang w:val="en-US"/>
            </w:rPr>
          </w:rPrChange>
        </w:rPr>
        <w:t>T</w:t>
      </w:r>
      <w:r w:rsidRPr="006E6534">
        <w:rPr>
          <w:rFonts w:cs="Times New Roman"/>
          <w:color w:val="000000" w:themeColor="text1"/>
          <w:szCs w:val="24"/>
          <w:rPrChange w:id="14839" w:author="N F" w:date="2023-12-05T03:08:00Z">
            <w:rPr>
              <w:rFonts w:cs="Times New Roman"/>
              <w:szCs w:val="24"/>
            </w:rPr>
          </w:rPrChange>
        </w:rPr>
        <w:t>790</w:t>
      </w:r>
      <w:r w:rsidRPr="006E6534">
        <w:rPr>
          <w:rFonts w:cs="Times New Roman"/>
          <w:color w:val="000000" w:themeColor="text1"/>
          <w:szCs w:val="24"/>
          <w:lang w:val="en-US"/>
          <w:rPrChange w:id="14840" w:author="N F" w:date="2023-12-05T03:08:00Z">
            <w:rPr>
              <w:rFonts w:cs="Times New Roman"/>
              <w:szCs w:val="24"/>
              <w:lang w:val="en-US"/>
            </w:rPr>
          </w:rPrChange>
        </w:rPr>
        <w:t>M</w:t>
      </w:r>
      <w:r w:rsidRPr="006E6534">
        <w:rPr>
          <w:rFonts w:cs="Times New Roman"/>
          <w:color w:val="000000" w:themeColor="text1"/>
          <w:szCs w:val="24"/>
          <w:rPrChange w:id="14841" w:author="N F" w:date="2023-12-05T03:08:00Z">
            <w:rPr>
              <w:rFonts w:cs="Times New Roman"/>
              <w:szCs w:val="24"/>
            </w:rPr>
          </w:rPrChange>
        </w:rPr>
        <w:t xml:space="preserve"> </w:t>
      </w:r>
      <w:ins w:id="14842" w:author="Barshadskaya, Yuliya" w:date="2024-01-15T19:16:00Z">
        <w:r w:rsidR="00CB5412" w:rsidRPr="0001519A">
          <w:rPr>
            <w:rFonts w:cs="Times New Roman"/>
            <w:color w:val="000000" w:themeColor="text1"/>
            <w:lang w:val="en-US"/>
          </w:rPr>
          <w:fldChar w:fldCharType="begin"/>
        </w:r>
        <w:r w:rsidR="00CB5412"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CB5412" w:rsidRPr="0001519A">
          <w:rPr>
            <w:rFonts w:cs="Times New Roman"/>
            <w:color w:val="000000" w:themeColor="text1"/>
            <w:lang w:val="en-US"/>
          </w:rPr>
          <w:fldChar w:fldCharType="separate"/>
        </w:r>
        <w:r w:rsidR="00CB5412" w:rsidRPr="0018315E">
          <w:rPr>
            <w:rFonts w:cs="Times New Roman"/>
            <w:color w:val="000000" w:themeColor="text1"/>
          </w:rPr>
          <w:t>[</w:t>
        </w:r>
      </w:ins>
      <w:ins w:id="14843" w:author="Barshadskaya, Yuliya" w:date="2024-02-22T23:58:00Z">
        <w:r w:rsidR="00365BC2">
          <w:rPr>
            <w:rFonts w:cs="Times New Roman"/>
            <w:color w:val="000000" w:themeColor="text1"/>
          </w:rPr>
          <w:t>3</w:t>
        </w:r>
      </w:ins>
      <w:ins w:id="14844" w:author="Barshadskaya, Yuliya" w:date="2024-01-15T19:16:00Z">
        <w:r w:rsidR="00CB5412" w:rsidRPr="00DD38F1">
          <w:rPr>
            <w:rFonts w:cs="Times New Roman"/>
            <w:color w:val="000000" w:themeColor="text1"/>
          </w:rPr>
          <w:t>]</w:t>
        </w:r>
        <w:r w:rsidR="00CB5412" w:rsidRPr="0001519A">
          <w:rPr>
            <w:rFonts w:cs="Times New Roman"/>
            <w:color w:val="000000" w:themeColor="text1"/>
            <w:lang w:val="en-US"/>
          </w:rPr>
          <w:fldChar w:fldCharType="end"/>
        </w:r>
      </w:ins>
      <w:del w:id="14845" w:author="Barshadskaya, Yuliya" w:date="2024-01-15T19:16:00Z">
        <w:r w:rsidR="00100EB9" w:rsidRPr="006E6534" w:rsidDel="00CB5412">
          <w:rPr>
            <w:rFonts w:cs="Times New Roman"/>
            <w:color w:val="000000" w:themeColor="text1"/>
            <w:szCs w:val="24"/>
            <w:rPrChange w:id="14846" w:author="N F" w:date="2023-12-05T03:08:00Z">
              <w:rPr>
                <w:rFonts w:cs="Times New Roman"/>
                <w:szCs w:val="24"/>
              </w:rPr>
            </w:rPrChange>
          </w:rPr>
          <w:fldChar w:fldCharType="begin"/>
        </w:r>
        <w:r w:rsidR="00426E62" w:rsidRPr="006E6534" w:rsidDel="00CB5412">
          <w:rPr>
            <w:rFonts w:cs="Times New Roman"/>
            <w:color w:val="000000" w:themeColor="text1"/>
            <w:szCs w:val="24"/>
            <w:rPrChange w:id="14847" w:author="N F" w:date="2023-12-05T03:08:00Z">
              <w:rPr>
                <w:rFonts w:cs="Times New Roman"/>
                <w:szCs w:val="24"/>
              </w:rPr>
            </w:rPrChange>
          </w:rPr>
          <w:delInstrText xml:space="preserve"> ADDIN ZOTERO_ITEM CSL_CITATION {"citationID":"fAs7EgKQ","properties":{"formattedCitation":"(15)","plainCitation":"(15)","noteIndex":0},"citationItems":[{"id":161851,"uris":["http://zotero.org/groups/4735135/items/YBQ3M3JJ"],"itemData":{"id":161851,"type":"webpage","title":"Tagrisso. SmPC","URL":"https://www.ema.europa.eu/en/documents/product-information/tagrisso-epar-product-information_en.pdf","author":[{"family":"EMA","given":""}],"accessed":{"date-parts":[["2022",8,2]]}}}],"schema":"https://github.com/citation-style-language/schema/raw/master/csl-citation.json"} </w:delInstrText>
        </w:r>
        <w:r w:rsidR="00100EB9" w:rsidRPr="006E6534" w:rsidDel="00CB5412">
          <w:rPr>
            <w:rFonts w:cs="Times New Roman"/>
            <w:color w:val="000000" w:themeColor="text1"/>
            <w:szCs w:val="24"/>
            <w:rPrChange w:id="14848" w:author="N F" w:date="2023-12-05T03:08:00Z">
              <w:rPr>
                <w:rFonts w:cs="Times New Roman"/>
                <w:szCs w:val="24"/>
              </w:rPr>
            </w:rPrChange>
          </w:rPr>
          <w:fldChar w:fldCharType="separate"/>
        </w:r>
        <w:r w:rsidR="00426E62" w:rsidRPr="006E6534" w:rsidDel="00CB5412">
          <w:rPr>
            <w:rFonts w:cs="Times New Roman"/>
            <w:color w:val="000000" w:themeColor="text1"/>
            <w:szCs w:val="24"/>
            <w:rPrChange w:id="14849" w:author="N F" w:date="2023-12-05T03:08:00Z">
              <w:rPr>
                <w:rFonts w:cs="Times New Roman"/>
                <w:szCs w:val="24"/>
              </w:rPr>
            </w:rPrChange>
          </w:rPr>
          <w:delText>(15)</w:delText>
        </w:r>
        <w:r w:rsidR="00100EB9" w:rsidRPr="006E6534" w:rsidDel="00CB5412">
          <w:rPr>
            <w:rFonts w:cs="Times New Roman"/>
            <w:color w:val="000000" w:themeColor="text1"/>
            <w:szCs w:val="24"/>
            <w:rPrChange w:id="14850" w:author="N F" w:date="2023-12-05T03:08:00Z">
              <w:rPr>
                <w:rFonts w:cs="Times New Roman"/>
                <w:szCs w:val="24"/>
              </w:rPr>
            </w:rPrChange>
          </w:rPr>
          <w:fldChar w:fldCharType="end"/>
        </w:r>
      </w:del>
      <w:r w:rsidRPr="006E6534">
        <w:rPr>
          <w:rFonts w:cs="Times New Roman"/>
          <w:color w:val="000000" w:themeColor="text1"/>
          <w:szCs w:val="24"/>
          <w:rPrChange w:id="14851" w:author="N F" w:date="2023-12-05T03:08:00Z">
            <w:rPr>
              <w:rFonts w:cs="Times New Roman"/>
              <w:szCs w:val="24"/>
            </w:rPr>
          </w:rPrChange>
        </w:rPr>
        <w:t>.</w:t>
      </w:r>
    </w:p>
    <w:p w14:paraId="5473D3B2" w14:textId="77777777" w:rsidR="00C261CE" w:rsidRPr="006E6534" w:rsidRDefault="00C261CE">
      <w:pPr>
        <w:pStyle w:val="SDText"/>
        <w:spacing w:after="0"/>
        <w:rPr>
          <w:rFonts w:cs="Times New Roman"/>
          <w:color w:val="000000" w:themeColor="text1"/>
          <w:szCs w:val="24"/>
          <w:rPrChange w:id="14852" w:author="N F" w:date="2023-12-05T03:08:00Z">
            <w:rPr>
              <w:rFonts w:cs="Times New Roman"/>
              <w:szCs w:val="24"/>
            </w:rPr>
          </w:rPrChange>
        </w:rPr>
        <w:pPrChange w:id="14853" w:author="Barshadskaya, Yuliya" w:date="2024-01-15T19:16:00Z">
          <w:pPr>
            <w:pStyle w:val="SDText"/>
          </w:pPr>
        </w:pPrChange>
      </w:pPr>
    </w:p>
    <w:p w14:paraId="43AF6427" w14:textId="3E23B0BE" w:rsidR="00C261CE" w:rsidRPr="006E6534" w:rsidRDefault="00CB5412">
      <w:pPr>
        <w:pStyle w:val="3"/>
        <w:numPr>
          <w:ilvl w:val="0"/>
          <w:numId w:val="0"/>
        </w:numPr>
        <w:spacing w:before="0" w:line="240" w:lineRule="auto"/>
        <w:rPr>
          <w:rFonts w:cs="Times New Roman"/>
          <w:sz w:val="24"/>
          <w:rPrChange w:id="14854" w:author="N F" w:date="2023-12-05T03:08:00Z">
            <w:rPr/>
          </w:rPrChange>
        </w:rPr>
        <w:pPrChange w:id="14855" w:author="Barshadskaya, Yuliya" w:date="2024-01-15T19:16:00Z">
          <w:pPr>
            <w:pStyle w:val="3"/>
          </w:pPr>
        </w:pPrChange>
      </w:pPr>
      <w:bookmarkStart w:id="14856" w:name="_Toc115733054"/>
      <w:ins w:id="14857" w:author="Barshadskaya, Yuliya" w:date="2024-01-15T19:16:00Z">
        <w:r w:rsidRPr="00CB5412">
          <w:rPr>
            <w:rFonts w:cs="Times New Roman"/>
            <w:sz w:val="24"/>
          </w:rPr>
          <w:lastRenderedPageBreak/>
          <w:t>4.2.2.</w:t>
        </w:r>
        <w:r>
          <w:rPr>
            <w:rFonts w:cs="Times New Roman"/>
            <w:sz w:val="24"/>
          </w:rPr>
          <w:t xml:space="preserve"> </w:t>
        </w:r>
      </w:ins>
      <w:r w:rsidR="00C261CE" w:rsidRPr="006E6534">
        <w:rPr>
          <w:rFonts w:cs="Times New Roman"/>
          <w:sz w:val="24"/>
          <w:rPrChange w:id="14858" w:author="N F" w:date="2023-12-05T03:08:00Z">
            <w:rPr/>
          </w:rPrChange>
        </w:rPr>
        <w:t>Фармакодинамические лекарственные взаимодействия</w:t>
      </w:r>
      <w:bookmarkEnd w:id="14856"/>
    </w:p>
    <w:p w14:paraId="2FB52FAB" w14:textId="25899BFE" w:rsidR="00EE7AEA" w:rsidRPr="006E6534" w:rsidRDefault="00F77B85">
      <w:pPr>
        <w:pStyle w:val="SDText"/>
        <w:spacing w:after="0"/>
        <w:rPr>
          <w:rFonts w:cs="Times New Roman"/>
          <w:color w:val="000000" w:themeColor="text1"/>
          <w:rPrChange w:id="14859" w:author="N F" w:date="2023-12-05T03:08:00Z">
            <w:rPr>
              <w:rFonts w:cs="Times New Roman"/>
            </w:rPr>
          </w:rPrChange>
        </w:rPr>
        <w:pPrChange w:id="14860" w:author="Barshadskaya, Yuliya" w:date="2024-01-15T19:17:00Z">
          <w:pPr>
            <w:pStyle w:val="SDText"/>
          </w:pPr>
        </w:pPrChange>
      </w:pPr>
      <w:r w:rsidRPr="006E6534">
        <w:rPr>
          <w:rFonts w:cs="Times New Roman"/>
          <w:color w:val="000000" w:themeColor="text1"/>
          <w:lang w:val="en-US"/>
          <w:rPrChange w:id="14861" w:author="N F" w:date="2023-12-05T03:08:00Z">
            <w:rPr>
              <w:rFonts w:cs="Times New Roman"/>
              <w:lang w:val="en-US"/>
            </w:rPr>
          </w:rPrChange>
        </w:rPr>
        <w:t>Han</w:t>
      </w:r>
      <w:r w:rsidRPr="006E6534">
        <w:rPr>
          <w:rFonts w:cs="Times New Roman"/>
          <w:color w:val="000000" w:themeColor="text1"/>
          <w:rPrChange w:id="14862" w:author="N F" w:date="2023-12-05T03:08:00Z">
            <w:rPr>
              <w:rFonts w:cs="Times New Roman"/>
            </w:rPr>
          </w:rPrChange>
        </w:rPr>
        <w:t xml:space="preserve"> </w:t>
      </w:r>
      <w:r w:rsidRPr="006E6534">
        <w:rPr>
          <w:rFonts w:cs="Times New Roman"/>
          <w:color w:val="000000" w:themeColor="text1"/>
          <w:lang w:val="en-US"/>
          <w:rPrChange w:id="14863" w:author="N F" w:date="2023-12-05T03:08:00Z">
            <w:rPr>
              <w:rFonts w:cs="Times New Roman"/>
              <w:lang w:val="en-US"/>
            </w:rPr>
          </w:rPrChange>
        </w:rPr>
        <w:t>et</w:t>
      </w:r>
      <w:r w:rsidRPr="006E6534">
        <w:rPr>
          <w:rFonts w:cs="Times New Roman"/>
          <w:color w:val="000000" w:themeColor="text1"/>
          <w:rPrChange w:id="14864" w:author="N F" w:date="2023-12-05T03:08:00Z">
            <w:rPr>
              <w:rFonts w:cs="Times New Roman"/>
            </w:rPr>
          </w:rPrChange>
        </w:rPr>
        <w:t xml:space="preserve"> </w:t>
      </w:r>
      <w:r w:rsidRPr="006E6534">
        <w:rPr>
          <w:rFonts w:cs="Times New Roman"/>
          <w:color w:val="000000" w:themeColor="text1"/>
          <w:lang w:val="en-US"/>
          <w:rPrChange w:id="14865" w:author="N F" w:date="2023-12-05T03:08:00Z">
            <w:rPr>
              <w:rFonts w:cs="Times New Roman"/>
              <w:lang w:val="en-US"/>
            </w:rPr>
          </w:rPrChange>
        </w:rPr>
        <w:t>al</w:t>
      </w:r>
      <w:r w:rsidRPr="006E6534">
        <w:rPr>
          <w:rFonts w:cs="Times New Roman"/>
          <w:color w:val="000000" w:themeColor="text1"/>
          <w:rPrChange w:id="14866" w:author="N F" w:date="2023-12-05T03:08:00Z">
            <w:rPr>
              <w:rFonts w:cs="Times New Roman"/>
            </w:rPr>
          </w:rPrChange>
        </w:rPr>
        <w:t>. (2020)</w:t>
      </w:r>
      <w:r w:rsidR="006852C8" w:rsidRPr="006E6534">
        <w:rPr>
          <w:rFonts w:cs="Times New Roman"/>
          <w:color w:val="000000" w:themeColor="text1"/>
          <w:rPrChange w:id="14867" w:author="N F" w:date="2023-12-05T03:08:00Z">
            <w:rPr>
              <w:rFonts w:cs="Times New Roman"/>
            </w:rPr>
          </w:rPrChange>
        </w:rPr>
        <w:t xml:space="preserve"> описали клинические случаи восстанов</w:t>
      </w:r>
      <w:r w:rsidR="00EE0ACD" w:rsidRPr="006E6534">
        <w:rPr>
          <w:rFonts w:cs="Times New Roman"/>
          <w:color w:val="000000" w:themeColor="text1"/>
          <w:rPrChange w:id="14868" w:author="N F" w:date="2023-12-05T03:08:00Z">
            <w:rPr>
              <w:rFonts w:cs="Times New Roman"/>
            </w:rPr>
          </w:rPrChange>
        </w:rPr>
        <w:t>ления</w:t>
      </w:r>
      <w:r w:rsidR="006852C8" w:rsidRPr="006E6534">
        <w:rPr>
          <w:rFonts w:cs="Times New Roman"/>
          <w:color w:val="000000" w:themeColor="text1"/>
          <w:rPrChange w:id="14869" w:author="N F" w:date="2023-12-05T03:08:00Z">
            <w:rPr>
              <w:rFonts w:cs="Times New Roman"/>
            </w:rPr>
          </w:rPrChange>
        </w:rPr>
        <w:t xml:space="preserve"> противоопухолев</w:t>
      </w:r>
      <w:r w:rsidR="0073491D" w:rsidRPr="006E6534">
        <w:rPr>
          <w:rFonts w:cs="Times New Roman"/>
          <w:color w:val="000000" w:themeColor="text1"/>
          <w:rPrChange w:id="14870" w:author="N F" w:date="2023-12-05T03:08:00Z">
            <w:rPr>
              <w:rFonts w:cs="Times New Roman"/>
            </w:rPr>
          </w:rPrChange>
        </w:rPr>
        <w:t>ого</w:t>
      </w:r>
      <w:r w:rsidR="006852C8" w:rsidRPr="006E6534">
        <w:rPr>
          <w:rFonts w:cs="Times New Roman"/>
          <w:color w:val="000000" w:themeColor="text1"/>
          <w:rPrChange w:id="14871" w:author="N F" w:date="2023-12-05T03:08:00Z">
            <w:rPr>
              <w:rFonts w:cs="Times New Roman"/>
            </w:rPr>
          </w:rPrChange>
        </w:rPr>
        <w:t xml:space="preserve"> ответ</w:t>
      </w:r>
      <w:r w:rsidR="0073491D" w:rsidRPr="006E6534">
        <w:rPr>
          <w:rFonts w:cs="Times New Roman"/>
          <w:color w:val="000000" w:themeColor="text1"/>
          <w:rPrChange w:id="14872" w:author="N F" w:date="2023-12-05T03:08:00Z">
            <w:rPr>
              <w:rFonts w:cs="Times New Roman"/>
            </w:rPr>
          </w:rPrChange>
        </w:rPr>
        <w:t>а</w:t>
      </w:r>
      <w:r w:rsidR="006852C8" w:rsidRPr="006E6534">
        <w:rPr>
          <w:rFonts w:cs="Times New Roman"/>
          <w:color w:val="000000" w:themeColor="text1"/>
          <w:rPrChange w:id="14873" w:author="N F" w:date="2023-12-05T03:08:00Z">
            <w:rPr>
              <w:rFonts w:cs="Times New Roman"/>
            </w:rPr>
          </w:rPrChange>
        </w:rPr>
        <w:t xml:space="preserve"> </w:t>
      </w:r>
      <w:r w:rsidR="0073491D" w:rsidRPr="006E6534">
        <w:rPr>
          <w:rFonts w:cs="Times New Roman"/>
          <w:color w:val="000000" w:themeColor="text1"/>
          <w:rPrChange w:id="14874" w:author="N F" w:date="2023-12-05T03:08:00Z">
            <w:rPr>
              <w:rFonts w:cs="Times New Roman"/>
            </w:rPr>
          </w:rPrChange>
        </w:rPr>
        <w:t>на лечени</w:t>
      </w:r>
      <w:r w:rsidR="008A362A" w:rsidRPr="006E6534">
        <w:rPr>
          <w:rFonts w:cs="Times New Roman"/>
          <w:color w:val="000000" w:themeColor="text1"/>
          <w:rPrChange w:id="14875" w:author="N F" w:date="2023-12-05T03:08:00Z">
            <w:rPr>
              <w:rFonts w:cs="Times New Roman"/>
            </w:rPr>
          </w:rPrChange>
        </w:rPr>
        <w:t xml:space="preserve">е </w:t>
      </w:r>
      <w:r w:rsidR="006852C8" w:rsidRPr="006E6534">
        <w:rPr>
          <w:rFonts w:cs="Times New Roman"/>
          <w:color w:val="000000" w:themeColor="text1"/>
          <w:rPrChange w:id="14876" w:author="N F" w:date="2023-12-05T03:08:00Z">
            <w:rPr>
              <w:rFonts w:cs="Times New Roman"/>
            </w:rPr>
          </w:rPrChange>
        </w:rPr>
        <w:t xml:space="preserve">осимертинибом в сочетании с аспирином. Поскольку, согласно полученным ранее данным, аспирин вызывает антипролиферативные эффекты в опухолевых клетках, </w:t>
      </w:r>
      <w:r w:rsidR="00840EAA" w:rsidRPr="006E6534">
        <w:rPr>
          <w:rFonts w:cs="Times New Roman"/>
          <w:color w:val="000000" w:themeColor="text1"/>
          <w:rPrChange w:id="14877" w:author="N F" w:date="2023-12-05T03:08:00Z">
            <w:rPr>
              <w:rFonts w:cs="Times New Roman"/>
            </w:rPr>
          </w:rPrChange>
        </w:rPr>
        <w:t>авторы</w:t>
      </w:r>
      <w:r w:rsidR="006852C8" w:rsidRPr="006E6534">
        <w:rPr>
          <w:rFonts w:cs="Times New Roman"/>
          <w:color w:val="000000" w:themeColor="text1"/>
          <w:rPrChange w:id="14878" w:author="N F" w:date="2023-12-05T03:08:00Z">
            <w:rPr>
              <w:rFonts w:cs="Times New Roman"/>
            </w:rPr>
          </w:rPrChange>
        </w:rPr>
        <w:t xml:space="preserve"> </w:t>
      </w:r>
      <w:r w:rsidR="00840EAA" w:rsidRPr="006E6534">
        <w:rPr>
          <w:rFonts w:cs="Times New Roman"/>
          <w:color w:val="000000" w:themeColor="text1"/>
          <w:rPrChange w:id="14879" w:author="N F" w:date="2023-12-05T03:08:00Z">
            <w:rPr>
              <w:rFonts w:cs="Times New Roman"/>
            </w:rPr>
          </w:rPrChange>
        </w:rPr>
        <w:t>оценили</w:t>
      </w:r>
      <w:r w:rsidR="006852C8" w:rsidRPr="006E6534">
        <w:rPr>
          <w:rFonts w:cs="Times New Roman"/>
          <w:color w:val="000000" w:themeColor="text1"/>
          <w:rPrChange w:id="14880" w:author="N F" w:date="2023-12-05T03:08:00Z">
            <w:rPr>
              <w:rFonts w:cs="Times New Roman"/>
            </w:rPr>
          </w:rPrChange>
        </w:rPr>
        <w:t xml:space="preserve">, может ли аспирин в сочетании с осимертинибом синергетически сенсибилизировать резистентные </w:t>
      </w:r>
      <w:r w:rsidR="003E375E" w:rsidRPr="006E6534">
        <w:rPr>
          <w:rFonts w:cs="Times New Roman"/>
          <w:color w:val="000000" w:themeColor="text1"/>
          <w:rPrChange w:id="14881" w:author="N F" w:date="2023-12-05T03:08:00Z">
            <w:rPr>
              <w:rFonts w:cs="Times New Roman"/>
            </w:rPr>
          </w:rPrChange>
        </w:rPr>
        <w:t xml:space="preserve">к осимертинибу </w:t>
      </w:r>
      <w:r w:rsidR="006852C8" w:rsidRPr="006E6534">
        <w:rPr>
          <w:rFonts w:cs="Times New Roman"/>
          <w:color w:val="000000" w:themeColor="text1"/>
          <w:rPrChange w:id="14882" w:author="N F" w:date="2023-12-05T03:08:00Z">
            <w:rPr>
              <w:rFonts w:cs="Times New Roman"/>
            </w:rPr>
          </w:rPrChange>
        </w:rPr>
        <w:t xml:space="preserve">клетки НМРЛ. Влияние комбинированного лечения осимертинибом и аспирином на резистентные к осимертинибу клеточные линии НМРЛ изучали </w:t>
      </w:r>
      <w:r w:rsidR="006852C8" w:rsidRPr="006E6534">
        <w:rPr>
          <w:rFonts w:cs="Times New Roman"/>
          <w:i/>
          <w:iCs/>
          <w:color w:val="000000" w:themeColor="text1"/>
          <w:lang w:val="en-US"/>
          <w:rPrChange w:id="14883" w:author="N F" w:date="2023-12-05T03:08:00Z">
            <w:rPr>
              <w:rFonts w:cs="Times New Roman"/>
              <w:i/>
              <w:iCs/>
              <w:lang w:val="en-US"/>
            </w:rPr>
          </w:rPrChange>
        </w:rPr>
        <w:t>in</w:t>
      </w:r>
      <w:r w:rsidR="006852C8" w:rsidRPr="006E6534">
        <w:rPr>
          <w:rFonts w:cs="Times New Roman"/>
          <w:i/>
          <w:iCs/>
          <w:color w:val="000000" w:themeColor="text1"/>
          <w:rPrChange w:id="14884" w:author="N F" w:date="2023-12-05T03:08:00Z">
            <w:rPr>
              <w:rFonts w:cs="Times New Roman"/>
              <w:i/>
              <w:iCs/>
            </w:rPr>
          </w:rPrChange>
        </w:rPr>
        <w:t xml:space="preserve"> </w:t>
      </w:r>
      <w:r w:rsidR="006852C8" w:rsidRPr="006E6534">
        <w:rPr>
          <w:rFonts w:cs="Times New Roman"/>
          <w:i/>
          <w:iCs/>
          <w:color w:val="000000" w:themeColor="text1"/>
          <w:lang w:val="en-US"/>
          <w:rPrChange w:id="14885" w:author="N F" w:date="2023-12-05T03:08:00Z">
            <w:rPr>
              <w:rFonts w:cs="Times New Roman"/>
              <w:i/>
              <w:iCs/>
              <w:lang w:val="en-US"/>
            </w:rPr>
          </w:rPrChange>
        </w:rPr>
        <w:t>vitro</w:t>
      </w:r>
      <w:r w:rsidR="006852C8" w:rsidRPr="006E6534">
        <w:rPr>
          <w:rFonts w:cs="Times New Roman"/>
          <w:color w:val="000000" w:themeColor="text1"/>
          <w:rPrChange w:id="14886" w:author="N F" w:date="2023-12-05T03:08:00Z">
            <w:rPr>
              <w:rFonts w:cs="Times New Roman"/>
            </w:rPr>
          </w:rPrChange>
        </w:rPr>
        <w:t xml:space="preserve"> и </w:t>
      </w:r>
      <w:r w:rsidR="006852C8" w:rsidRPr="006E6534">
        <w:rPr>
          <w:rFonts w:cs="Times New Roman"/>
          <w:i/>
          <w:iCs/>
          <w:color w:val="000000" w:themeColor="text1"/>
          <w:lang w:val="en-US"/>
          <w:rPrChange w:id="14887" w:author="N F" w:date="2023-12-05T03:08:00Z">
            <w:rPr>
              <w:rFonts w:cs="Times New Roman"/>
              <w:i/>
              <w:iCs/>
              <w:lang w:val="en-US"/>
            </w:rPr>
          </w:rPrChange>
        </w:rPr>
        <w:t>in</w:t>
      </w:r>
      <w:r w:rsidR="006852C8" w:rsidRPr="006E6534">
        <w:rPr>
          <w:rFonts w:cs="Times New Roman"/>
          <w:i/>
          <w:iCs/>
          <w:color w:val="000000" w:themeColor="text1"/>
          <w:rPrChange w:id="14888" w:author="N F" w:date="2023-12-05T03:08:00Z">
            <w:rPr>
              <w:rFonts w:cs="Times New Roman"/>
              <w:i/>
              <w:iCs/>
            </w:rPr>
          </w:rPrChange>
        </w:rPr>
        <w:t xml:space="preserve"> </w:t>
      </w:r>
      <w:r w:rsidR="006852C8" w:rsidRPr="006E6534">
        <w:rPr>
          <w:rFonts w:cs="Times New Roman"/>
          <w:i/>
          <w:iCs/>
          <w:color w:val="000000" w:themeColor="text1"/>
          <w:lang w:val="en-US"/>
          <w:rPrChange w:id="14889" w:author="N F" w:date="2023-12-05T03:08:00Z">
            <w:rPr>
              <w:rFonts w:cs="Times New Roman"/>
              <w:i/>
              <w:iCs/>
              <w:lang w:val="en-US"/>
            </w:rPr>
          </w:rPrChange>
        </w:rPr>
        <w:t>vivo</w:t>
      </w:r>
      <w:r w:rsidR="006852C8" w:rsidRPr="006E6534">
        <w:rPr>
          <w:rFonts w:cs="Times New Roman"/>
          <w:color w:val="000000" w:themeColor="text1"/>
          <w:rPrChange w:id="14890" w:author="N F" w:date="2023-12-05T03:08:00Z">
            <w:rPr>
              <w:rFonts w:cs="Times New Roman"/>
            </w:rPr>
          </w:rPrChange>
        </w:rPr>
        <w:t xml:space="preserve">. Комбинация осимертиниба и аспирина индуцировала сильные антипролиферативные и проапоптотические эффекты в резистентных к осимертинибу клетках НМРЛ посредством ингибирования фосфорилирования сигнального компонента </w:t>
      </w:r>
      <w:r w:rsidR="006852C8" w:rsidRPr="006E6534">
        <w:rPr>
          <w:rFonts w:cs="Times New Roman"/>
          <w:color w:val="000000" w:themeColor="text1"/>
          <w:lang w:val="en-US"/>
          <w:rPrChange w:id="14891" w:author="N F" w:date="2023-12-05T03:08:00Z">
            <w:rPr>
              <w:rFonts w:cs="Times New Roman"/>
              <w:lang w:val="en-US"/>
            </w:rPr>
          </w:rPrChange>
        </w:rPr>
        <w:t>Akt</w:t>
      </w:r>
      <w:r w:rsidR="006852C8" w:rsidRPr="006E6534">
        <w:rPr>
          <w:rFonts w:cs="Times New Roman"/>
          <w:color w:val="000000" w:themeColor="text1"/>
          <w:rPrChange w:id="14892" w:author="N F" w:date="2023-12-05T03:08:00Z">
            <w:rPr>
              <w:rFonts w:cs="Times New Roman"/>
            </w:rPr>
          </w:rPrChange>
        </w:rPr>
        <w:t>/</w:t>
      </w:r>
      <w:r w:rsidR="006852C8" w:rsidRPr="006E6534">
        <w:rPr>
          <w:rFonts w:cs="Times New Roman"/>
          <w:color w:val="000000" w:themeColor="text1"/>
          <w:lang w:val="en-US"/>
          <w:rPrChange w:id="14893" w:author="N F" w:date="2023-12-05T03:08:00Z">
            <w:rPr>
              <w:rFonts w:cs="Times New Roman"/>
              <w:lang w:val="en-US"/>
            </w:rPr>
          </w:rPrChange>
        </w:rPr>
        <w:t>FoxO</w:t>
      </w:r>
      <w:r w:rsidR="006852C8" w:rsidRPr="006E6534">
        <w:rPr>
          <w:rFonts w:cs="Times New Roman"/>
          <w:color w:val="000000" w:themeColor="text1"/>
          <w:rPrChange w:id="14894" w:author="N F" w:date="2023-12-05T03:08:00Z">
            <w:rPr>
              <w:rFonts w:cs="Times New Roman"/>
            </w:rPr>
          </w:rPrChange>
        </w:rPr>
        <w:t>3</w:t>
      </w:r>
      <w:r w:rsidR="006852C8" w:rsidRPr="006E6534">
        <w:rPr>
          <w:rFonts w:cs="Times New Roman"/>
          <w:color w:val="000000" w:themeColor="text1"/>
          <w:lang w:val="en-US"/>
          <w:rPrChange w:id="14895" w:author="N F" w:date="2023-12-05T03:08:00Z">
            <w:rPr>
              <w:rFonts w:cs="Times New Roman"/>
              <w:lang w:val="en-US"/>
            </w:rPr>
          </w:rPrChange>
        </w:rPr>
        <w:t>a</w:t>
      </w:r>
      <w:r w:rsidR="006852C8" w:rsidRPr="006E6534">
        <w:rPr>
          <w:rFonts w:cs="Times New Roman"/>
          <w:color w:val="000000" w:themeColor="text1"/>
          <w:rPrChange w:id="14896" w:author="N F" w:date="2023-12-05T03:08:00Z">
            <w:rPr>
              <w:rFonts w:cs="Times New Roman"/>
            </w:rPr>
          </w:rPrChange>
        </w:rPr>
        <w:t xml:space="preserve"> и увеличения экспрессии </w:t>
      </w:r>
      <w:r w:rsidR="006852C8" w:rsidRPr="006E6534">
        <w:rPr>
          <w:rFonts w:cs="Times New Roman"/>
          <w:color w:val="000000" w:themeColor="text1"/>
          <w:lang w:val="en-US"/>
          <w:rPrChange w:id="14897" w:author="N F" w:date="2023-12-05T03:08:00Z">
            <w:rPr>
              <w:rFonts w:cs="Times New Roman"/>
              <w:lang w:val="en-US"/>
            </w:rPr>
          </w:rPrChange>
        </w:rPr>
        <w:t>Bim</w:t>
      </w:r>
      <w:r w:rsidR="006852C8" w:rsidRPr="006E6534">
        <w:rPr>
          <w:rFonts w:cs="Times New Roman"/>
          <w:color w:val="000000" w:themeColor="text1"/>
          <w:rPrChange w:id="14898" w:author="N F" w:date="2023-12-05T03:08:00Z">
            <w:rPr>
              <w:rFonts w:cs="Times New Roman"/>
            </w:rPr>
          </w:rPrChange>
        </w:rPr>
        <w:t xml:space="preserve">. Кроме того, нокдаун </w:t>
      </w:r>
      <w:r w:rsidR="006852C8" w:rsidRPr="006E6534">
        <w:rPr>
          <w:rFonts w:cs="Times New Roman"/>
          <w:color w:val="000000" w:themeColor="text1"/>
          <w:lang w:val="en-US"/>
          <w:rPrChange w:id="14899" w:author="N F" w:date="2023-12-05T03:08:00Z">
            <w:rPr>
              <w:rFonts w:cs="Times New Roman"/>
              <w:lang w:val="en-US"/>
            </w:rPr>
          </w:rPrChange>
        </w:rPr>
        <w:t>Bim</w:t>
      </w:r>
      <w:r w:rsidR="006852C8" w:rsidRPr="006E6534">
        <w:rPr>
          <w:rFonts w:cs="Times New Roman"/>
          <w:color w:val="000000" w:themeColor="text1"/>
          <w:rPrChange w:id="14900" w:author="N F" w:date="2023-12-05T03:08:00Z">
            <w:rPr>
              <w:rFonts w:cs="Times New Roman"/>
            </w:rPr>
          </w:rPrChange>
        </w:rPr>
        <w:t xml:space="preserve"> значительно ослаблял ресенсибилизацию осимертиниба аспирином. </w:t>
      </w:r>
      <w:r w:rsidR="006852C8" w:rsidRPr="006E6534">
        <w:rPr>
          <w:rFonts w:cs="Times New Roman"/>
          <w:i/>
          <w:iCs/>
          <w:color w:val="000000" w:themeColor="text1"/>
          <w:lang w:val="en-US"/>
          <w:rPrChange w:id="14901" w:author="N F" w:date="2023-12-05T03:08:00Z">
            <w:rPr>
              <w:rFonts w:cs="Times New Roman"/>
              <w:i/>
              <w:iCs/>
              <w:lang w:val="en-US"/>
            </w:rPr>
          </w:rPrChange>
        </w:rPr>
        <w:t>In</w:t>
      </w:r>
      <w:r w:rsidR="006852C8" w:rsidRPr="006E6534">
        <w:rPr>
          <w:rFonts w:cs="Times New Roman"/>
          <w:i/>
          <w:iCs/>
          <w:color w:val="000000" w:themeColor="text1"/>
          <w:rPrChange w:id="14902" w:author="N F" w:date="2023-12-05T03:08:00Z">
            <w:rPr>
              <w:rFonts w:cs="Times New Roman"/>
              <w:i/>
              <w:iCs/>
            </w:rPr>
          </w:rPrChange>
        </w:rPr>
        <w:t xml:space="preserve"> </w:t>
      </w:r>
      <w:r w:rsidR="006852C8" w:rsidRPr="006E6534">
        <w:rPr>
          <w:rFonts w:cs="Times New Roman"/>
          <w:i/>
          <w:iCs/>
          <w:color w:val="000000" w:themeColor="text1"/>
          <w:lang w:val="en-US"/>
          <w:rPrChange w:id="14903" w:author="N F" w:date="2023-12-05T03:08:00Z">
            <w:rPr>
              <w:rFonts w:cs="Times New Roman"/>
              <w:i/>
              <w:iCs/>
              <w:lang w:val="en-US"/>
            </w:rPr>
          </w:rPrChange>
        </w:rPr>
        <w:t>vivo</w:t>
      </w:r>
      <w:r w:rsidR="006852C8" w:rsidRPr="006E6534">
        <w:rPr>
          <w:rFonts w:cs="Times New Roman"/>
          <w:color w:val="000000" w:themeColor="text1"/>
          <w:rPrChange w:id="14904" w:author="N F" w:date="2023-12-05T03:08:00Z">
            <w:rPr>
              <w:rFonts w:cs="Times New Roman"/>
            </w:rPr>
          </w:rPrChange>
        </w:rPr>
        <w:t xml:space="preserve"> комбинация аспирина и осимертиниба значительно снижала рост опухоли ксенотрансплантатов клеток </w:t>
      </w:r>
      <w:r w:rsidR="006852C8" w:rsidRPr="006E6534">
        <w:rPr>
          <w:rFonts w:cs="Times New Roman"/>
          <w:color w:val="000000" w:themeColor="text1"/>
          <w:lang w:val="en-US"/>
          <w:rPrChange w:id="14905" w:author="N F" w:date="2023-12-05T03:08:00Z">
            <w:rPr>
              <w:rFonts w:cs="Times New Roman"/>
              <w:lang w:val="en-US"/>
            </w:rPr>
          </w:rPrChange>
        </w:rPr>
        <w:t>PC</w:t>
      </w:r>
      <w:r w:rsidR="006852C8" w:rsidRPr="006E6534">
        <w:rPr>
          <w:rFonts w:cs="Times New Roman"/>
          <w:color w:val="000000" w:themeColor="text1"/>
          <w:rPrChange w:id="14906" w:author="N F" w:date="2023-12-05T03:08:00Z">
            <w:rPr>
              <w:rFonts w:cs="Times New Roman"/>
            </w:rPr>
          </w:rPrChange>
        </w:rPr>
        <w:t>-9</w:t>
      </w:r>
      <w:r w:rsidR="006852C8" w:rsidRPr="006E6534">
        <w:rPr>
          <w:rFonts w:cs="Times New Roman"/>
          <w:color w:val="000000" w:themeColor="text1"/>
          <w:lang w:val="en-US"/>
          <w:rPrChange w:id="14907" w:author="N F" w:date="2023-12-05T03:08:00Z">
            <w:rPr>
              <w:rFonts w:cs="Times New Roman"/>
              <w:lang w:val="en-US"/>
            </w:rPr>
          </w:rPrChange>
        </w:rPr>
        <w:t>GROR</w:t>
      </w:r>
      <w:r w:rsidR="006852C8" w:rsidRPr="006E6534">
        <w:rPr>
          <w:rFonts w:cs="Times New Roman"/>
          <w:color w:val="000000" w:themeColor="text1"/>
          <w:rPrChange w:id="14908" w:author="N F" w:date="2023-12-05T03:08:00Z">
            <w:rPr>
              <w:rFonts w:cs="Times New Roman"/>
            </w:rPr>
          </w:rPrChange>
        </w:rPr>
        <w:t xml:space="preserve">. Данные о пациентах с НМРЛ, получавших лечение осимертинибом в больнице Дапинг в период с января 2015 года по январь 2019 года, были проанализированы ретроспективно. </w:t>
      </w:r>
      <w:r w:rsidR="004D77AE" w:rsidRPr="006E6534">
        <w:rPr>
          <w:rFonts w:cs="Times New Roman"/>
          <w:color w:val="000000" w:themeColor="text1"/>
          <w:rPrChange w:id="14909" w:author="N F" w:date="2023-12-05T03:08:00Z">
            <w:rPr>
              <w:rFonts w:cs="Times New Roman"/>
            </w:rPr>
          </w:rPrChange>
        </w:rPr>
        <w:t>При ретроспективном анализе данных, полученных от 45 пациентов с НМРЛ установили</w:t>
      </w:r>
      <w:r w:rsidR="006852C8" w:rsidRPr="006E6534">
        <w:rPr>
          <w:rFonts w:cs="Times New Roman"/>
          <w:color w:val="000000" w:themeColor="text1"/>
          <w:rPrChange w:id="14910" w:author="N F" w:date="2023-12-05T03:08:00Z">
            <w:rPr>
              <w:rFonts w:cs="Times New Roman"/>
            </w:rPr>
          </w:rPrChange>
        </w:rPr>
        <w:t>, что медиана выживаемости без прогрессирования была значительно выше в группе</w:t>
      </w:r>
      <w:r w:rsidR="00AB5B63" w:rsidRPr="006E6534">
        <w:rPr>
          <w:rFonts w:cs="Times New Roman"/>
          <w:color w:val="000000" w:themeColor="text1"/>
          <w:rPrChange w:id="14911" w:author="N F" w:date="2023-12-05T03:08:00Z">
            <w:rPr>
              <w:rFonts w:cs="Times New Roman"/>
            </w:rPr>
          </w:rPrChange>
        </w:rPr>
        <w:t xml:space="preserve"> пациентов, принимающих</w:t>
      </w:r>
      <w:r w:rsidR="006852C8" w:rsidRPr="006E6534">
        <w:rPr>
          <w:rFonts w:cs="Times New Roman"/>
          <w:color w:val="000000" w:themeColor="text1"/>
          <w:rPrChange w:id="14912" w:author="N F" w:date="2023-12-05T03:08:00Z">
            <w:rPr>
              <w:rFonts w:cs="Times New Roman"/>
            </w:rPr>
          </w:rPrChange>
        </w:rPr>
        <w:t xml:space="preserve"> осимертиниб</w:t>
      </w:r>
      <w:r w:rsidR="00AB5B63" w:rsidRPr="006E6534">
        <w:rPr>
          <w:rFonts w:cs="Times New Roman"/>
          <w:color w:val="000000" w:themeColor="text1"/>
          <w:rPrChange w:id="14913" w:author="N F" w:date="2023-12-05T03:08:00Z">
            <w:rPr>
              <w:rFonts w:cs="Times New Roman"/>
            </w:rPr>
          </w:rPrChange>
        </w:rPr>
        <w:t xml:space="preserve"> в комбинации с </w:t>
      </w:r>
      <w:r w:rsidR="006852C8" w:rsidRPr="006E6534">
        <w:rPr>
          <w:rFonts w:cs="Times New Roman"/>
          <w:color w:val="000000" w:themeColor="text1"/>
          <w:rPrChange w:id="14914" w:author="N F" w:date="2023-12-05T03:08:00Z">
            <w:rPr>
              <w:rFonts w:cs="Times New Roman"/>
            </w:rPr>
          </w:rPrChange>
        </w:rPr>
        <w:t>аспирин</w:t>
      </w:r>
      <w:r w:rsidR="00AB5B63" w:rsidRPr="006E6534">
        <w:rPr>
          <w:rFonts w:cs="Times New Roman"/>
          <w:color w:val="000000" w:themeColor="text1"/>
          <w:rPrChange w:id="14915" w:author="N F" w:date="2023-12-05T03:08:00Z">
            <w:rPr>
              <w:rFonts w:cs="Times New Roman"/>
            </w:rPr>
          </w:rPrChange>
        </w:rPr>
        <w:t>ом</w:t>
      </w:r>
      <w:r w:rsidR="006852C8" w:rsidRPr="006E6534">
        <w:rPr>
          <w:rFonts w:cs="Times New Roman"/>
          <w:color w:val="000000" w:themeColor="text1"/>
          <w:rPrChange w:id="14916" w:author="N F" w:date="2023-12-05T03:08:00Z">
            <w:rPr>
              <w:rFonts w:cs="Times New Roman"/>
            </w:rPr>
          </w:rPrChange>
        </w:rPr>
        <w:t xml:space="preserve">, чем </w:t>
      </w:r>
      <w:r w:rsidR="0083646E" w:rsidRPr="006E6534">
        <w:rPr>
          <w:rFonts w:cs="Times New Roman"/>
          <w:color w:val="000000" w:themeColor="text1"/>
          <w:rPrChange w:id="14917" w:author="N F" w:date="2023-12-05T03:08:00Z">
            <w:rPr>
              <w:rFonts w:cs="Times New Roman"/>
            </w:rPr>
          </w:rPrChange>
        </w:rPr>
        <w:t xml:space="preserve">у пациентов, принимавших только </w:t>
      </w:r>
      <w:r w:rsidR="006852C8" w:rsidRPr="006E6534">
        <w:rPr>
          <w:rFonts w:cs="Times New Roman"/>
          <w:color w:val="000000" w:themeColor="text1"/>
          <w:rPrChange w:id="14918" w:author="N F" w:date="2023-12-05T03:08:00Z">
            <w:rPr>
              <w:rFonts w:cs="Times New Roman"/>
            </w:rPr>
          </w:rPrChange>
        </w:rPr>
        <w:t xml:space="preserve">осимертиниб. Таким образом, аспирин синергетически усиливает противоопухолевую активность осимертиниба в клетках рака легкого, резистентного к осимертинибу, путем стимулирования </w:t>
      </w:r>
      <w:r w:rsidR="006852C8" w:rsidRPr="006E6534">
        <w:rPr>
          <w:rFonts w:cs="Times New Roman"/>
          <w:color w:val="000000" w:themeColor="text1"/>
          <w:lang w:val="en-US"/>
          <w:rPrChange w:id="14919" w:author="N F" w:date="2023-12-05T03:08:00Z">
            <w:rPr>
              <w:rFonts w:cs="Times New Roman"/>
              <w:lang w:val="en-US"/>
            </w:rPr>
          </w:rPrChange>
        </w:rPr>
        <w:t>Bim</w:t>
      </w:r>
      <w:r w:rsidR="006852C8" w:rsidRPr="006E6534">
        <w:rPr>
          <w:rFonts w:cs="Times New Roman"/>
          <w:color w:val="000000" w:themeColor="text1"/>
          <w:rPrChange w:id="14920" w:author="N F" w:date="2023-12-05T03:08:00Z">
            <w:rPr>
              <w:rFonts w:cs="Times New Roman"/>
            </w:rPr>
          </w:rPrChange>
        </w:rPr>
        <w:t>-зависимого апоптоза. Эта комбинированная терапия может быть эффективной для преодоления приобретенной резистентности к осимертинибу и увеличения выживаемости у пациентов с НМРЛ</w:t>
      </w:r>
      <w:r w:rsidRPr="006E6534">
        <w:rPr>
          <w:rFonts w:cs="Times New Roman"/>
          <w:color w:val="000000" w:themeColor="text1"/>
          <w:rPrChange w:id="14921" w:author="N F" w:date="2023-12-05T03:08:00Z">
            <w:rPr>
              <w:rFonts w:cs="Times New Roman"/>
            </w:rPr>
          </w:rPrChange>
        </w:rPr>
        <w:t xml:space="preserve"> </w:t>
      </w:r>
      <w:ins w:id="14922" w:author="Barshadskaya, Yuliya" w:date="2024-01-15T19:17:00Z">
        <w:r w:rsidR="00CB5412" w:rsidRPr="0001519A">
          <w:rPr>
            <w:rFonts w:cs="Times New Roman"/>
            <w:color w:val="000000" w:themeColor="text1"/>
            <w:lang w:val="en-US"/>
          </w:rPr>
          <w:fldChar w:fldCharType="begin"/>
        </w:r>
        <w:r w:rsidR="00CB5412"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CB5412" w:rsidRPr="0001519A">
          <w:rPr>
            <w:rFonts w:cs="Times New Roman"/>
            <w:color w:val="000000" w:themeColor="text1"/>
            <w:lang w:val="en-US"/>
          </w:rPr>
          <w:fldChar w:fldCharType="separate"/>
        </w:r>
        <w:r w:rsidR="00CB5412" w:rsidRPr="0018315E">
          <w:rPr>
            <w:rFonts w:cs="Times New Roman"/>
            <w:color w:val="000000" w:themeColor="text1"/>
          </w:rPr>
          <w:t>[</w:t>
        </w:r>
      </w:ins>
      <w:ins w:id="14923" w:author="Barshadskaya, Yuliya" w:date="2024-02-22T23:59:00Z">
        <w:r w:rsidR="00031049">
          <w:rPr>
            <w:rFonts w:cs="Times New Roman"/>
            <w:color w:val="000000" w:themeColor="text1"/>
          </w:rPr>
          <w:t>4</w:t>
        </w:r>
      </w:ins>
      <w:ins w:id="14924" w:author="Barshadskaya, Yuliya" w:date="2024-01-15T19:17:00Z">
        <w:r w:rsidR="00CB5412" w:rsidRPr="00DD38F1">
          <w:rPr>
            <w:rFonts w:cs="Times New Roman"/>
            <w:color w:val="000000" w:themeColor="text1"/>
          </w:rPr>
          <w:t>]</w:t>
        </w:r>
        <w:r w:rsidR="00CB5412" w:rsidRPr="0001519A">
          <w:rPr>
            <w:rFonts w:cs="Times New Roman"/>
            <w:color w:val="000000" w:themeColor="text1"/>
            <w:lang w:val="en-US"/>
          </w:rPr>
          <w:fldChar w:fldCharType="end"/>
        </w:r>
      </w:ins>
      <w:del w:id="14925" w:author="Barshadskaya, Yuliya" w:date="2024-01-15T19:17:00Z">
        <w:r w:rsidR="00EE7AEA" w:rsidRPr="006E6534" w:rsidDel="00CB5412">
          <w:rPr>
            <w:rFonts w:cs="Times New Roman"/>
            <w:color w:val="000000" w:themeColor="text1"/>
            <w:lang w:val="en-GB"/>
            <w:rPrChange w:id="14926" w:author="N F" w:date="2023-12-05T03:08:00Z">
              <w:rPr>
                <w:rFonts w:cs="Times New Roman"/>
                <w:lang w:val="en-GB"/>
              </w:rPr>
            </w:rPrChange>
          </w:rPr>
          <w:fldChar w:fldCharType="begin"/>
        </w:r>
        <w:r w:rsidR="00AE1425" w:rsidRPr="006E6534" w:rsidDel="00CB5412">
          <w:rPr>
            <w:rFonts w:cs="Times New Roman"/>
            <w:color w:val="000000" w:themeColor="text1"/>
            <w:rPrChange w:id="1492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4928" w:author="N F" w:date="2023-12-05T03:08:00Z">
              <w:rPr>
                <w:rFonts w:cs="Times New Roman"/>
                <w:lang w:val="en-GB"/>
              </w:rPr>
            </w:rPrChange>
          </w:rPr>
          <w:delInstrText>ADDIN</w:delInstrText>
        </w:r>
        <w:r w:rsidR="00AE1425" w:rsidRPr="006E6534" w:rsidDel="00CB5412">
          <w:rPr>
            <w:rFonts w:cs="Times New Roman"/>
            <w:color w:val="000000" w:themeColor="text1"/>
            <w:rPrChange w:id="1492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4930" w:author="N F" w:date="2023-12-05T03:08:00Z">
              <w:rPr>
                <w:rFonts w:cs="Times New Roman"/>
                <w:lang w:val="en-GB"/>
              </w:rPr>
            </w:rPrChange>
          </w:rPr>
          <w:delInstrText>ZOTERO</w:delInstrText>
        </w:r>
        <w:r w:rsidR="00AE1425" w:rsidRPr="006E6534" w:rsidDel="00CB5412">
          <w:rPr>
            <w:rFonts w:cs="Times New Roman"/>
            <w:color w:val="000000" w:themeColor="text1"/>
            <w:rPrChange w:id="14931" w:author="N F" w:date="2023-12-05T03:08:00Z">
              <w:rPr>
                <w:rFonts w:cs="Times New Roman"/>
              </w:rPr>
            </w:rPrChange>
          </w:rPr>
          <w:delInstrText>_</w:delInstrText>
        </w:r>
        <w:r w:rsidR="00AE1425" w:rsidRPr="006E6534" w:rsidDel="00CB5412">
          <w:rPr>
            <w:rFonts w:cs="Times New Roman"/>
            <w:color w:val="000000" w:themeColor="text1"/>
            <w:lang w:val="en-GB"/>
            <w:rPrChange w:id="14932" w:author="N F" w:date="2023-12-05T03:08:00Z">
              <w:rPr>
                <w:rFonts w:cs="Times New Roman"/>
                <w:lang w:val="en-GB"/>
              </w:rPr>
            </w:rPrChange>
          </w:rPr>
          <w:delInstrText>ITEM</w:delInstrText>
        </w:r>
        <w:r w:rsidR="00AE1425" w:rsidRPr="006E6534" w:rsidDel="00CB5412">
          <w:rPr>
            <w:rFonts w:cs="Times New Roman"/>
            <w:color w:val="000000" w:themeColor="text1"/>
            <w:rPrChange w:id="1493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4934" w:author="N F" w:date="2023-12-05T03:08:00Z">
              <w:rPr>
                <w:rFonts w:cs="Times New Roman"/>
                <w:lang w:val="en-GB"/>
              </w:rPr>
            </w:rPrChange>
          </w:rPr>
          <w:delInstrText>CSL</w:delInstrText>
        </w:r>
        <w:r w:rsidR="00AE1425" w:rsidRPr="006E6534" w:rsidDel="00CB5412">
          <w:rPr>
            <w:rFonts w:cs="Times New Roman"/>
            <w:color w:val="000000" w:themeColor="text1"/>
            <w:rPrChange w:id="14935" w:author="N F" w:date="2023-12-05T03:08:00Z">
              <w:rPr>
                <w:rFonts w:cs="Times New Roman"/>
              </w:rPr>
            </w:rPrChange>
          </w:rPr>
          <w:delInstrText>_</w:delInstrText>
        </w:r>
        <w:r w:rsidR="00AE1425" w:rsidRPr="006E6534" w:rsidDel="00CB5412">
          <w:rPr>
            <w:rFonts w:cs="Times New Roman"/>
            <w:color w:val="000000" w:themeColor="text1"/>
            <w:lang w:val="en-GB"/>
            <w:rPrChange w:id="14936" w:author="N F" w:date="2023-12-05T03:08:00Z">
              <w:rPr>
                <w:rFonts w:cs="Times New Roman"/>
                <w:lang w:val="en-GB"/>
              </w:rPr>
            </w:rPrChange>
          </w:rPr>
          <w:delInstrText>CITATION</w:delInstrText>
        </w:r>
        <w:r w:rsidR="00AE1425" w:rsidRPr="006E6534" w:rsidDel="00CB5412">
          <w:rPr>
            <w:rFonts w:cs="Times New Roman"/>
            <w:color w:val="000000" w:themeColor="text1"/>
            <w:rPrChange w:id="1493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4938" w:author="N F" w:date="2023-12-05T03:08:00Z">
              <w:rPr>
                <w:rFonts w:cs="Times New Roman"/>
                <w:lang w:val="en-GB"/>
              </w:rPr>
            </w:rPrChange>
          </w:rPr>
          <w:delInstrText>citationID</w:delInstrText>
        </w:r>
        <w:r w:rsidR="00AE1425" w:rsidRPr="006E6534" w:rsidDel="00CB5412">
          <w:rPr>
            <w:rFonts w:cs="Times New Roman"/>
            <w:color w:val="000000" w:themeColor="text1"/>
            <w:rPrChange w:id="14939" w:author="N F" w:date="2023-12-05T03:08:00Z">
              <w:rPr>
                <w:rFonts w:cs="Times New Roman"/>
              </w:rPr>
            </w:rPrChange>
          </w:rPr>
          <w:delInstrText>":"</w:delInstrText>
        </w:r>
        <w:r w:rsidR="00AE1425" w:rsidRPr="006E6534" w:rsidDel="00CB5412">
          <w:rPr>
            <w:rFonts w:cs="Times New Roman"/>
            <w:color w:val="000000" w:themeColor="text1"/>
            <w:lang w:val="en-GB"/>
            <w:rPrChange w:id="14940" w:author="N F" w:date="2023-12-05T03:08:00Z">
              <w:rPr>
                <w:rFonts w:cs="Times New Roman"/>
                <w:lang w:val="en-GB"/>
              </w:rPr>
            </w:rPrChange>
          </w:rPr>
          <w:delInstrText>pPggvVId</w:delInstrText>
        </w:r>
        <w:r w:rsidR="00AE1425" w:rsidRPr="006E6534" w:rsidDel="00CB5412">
          <w:rPr>
            <w:rFonts w:cs="Times New Roman"/>
            <w:color w:val="000000" w:themeColor="text1"/>
            <w:rPrChange w:id="14941" w:author="N F" w:date="2023-12-05T03:08:00Z">
              <w:rPr>
                <w:rFonts w:cs="Times New Roman"/>
              </w:rPr>
            </w:rPrChange>
          </w:rPr>
          <w:delInstrText>","</w:delInstrText>
        </w:r>
        <w:r w:rsidR="00AE1425" w:rsidRPr="006E6534" w:rsidDel="00CB5412">
          <w:rPr>
            <w:rFonts w:cs="Times New Roman"/>
            <w:color w:val="000000" w:themeColor="text1"/>
            <w:lang w:val="en-GB"/>
            <w:rPrChange w:id="14942" w:author="N F" w:date="2023-12-05T03:08:00Z">
              <w:rPr>
                <w:rFonts w:cs="Times New Roman"/>
                <w:lang w:val="en-GB"/>
              </w:rPr>
            </w:rPrChange>
          </w:rPr>
          <w:delInstrText>properties</w:delInstrText>
        </w:r>
        <w:r w:rsidR="00AE1425" w:rsidRPr="006E6534" w:rsidDel="00CB5412">
          <w:rPr>
            <w:rFonts w:cs="Times New Roman"/>
            <w:color w:val="000000" w:themeColor="text1"/>
            <w:rPrChange w:id="14943" w:author="N F" w:date="2023-12-05T03:08:00Z">
              <w:rPr>
                <w:rFonts w:cs="Times New Roman"/>
              </w:rPr>
            </w:rPrChange>
          </w:rPr>
          <w:delInstrText>":{"</w:delInstrText>
        </w:r>
        <w:r w:rsidR="00AE1425" w:rsidRPr="006E6534" w:rsidDel="00CB5412">
          <w:rPr>
            <w:rFonts w:cs="Times New Roman"/>
            <w:color w:val="000000" w:themeColor="text1"/>
            <w:lang w:val="en-GB"/>
            <w:rPrChange w:id="14944" w:author="N F" w:date="2023-12-05T03:08:00Z">
              <w:rPr>
                <w:rFonts w:cs="Times New Roman"/>
                <w:lang w:val="en-GB"/>
              </w:rPr>
            </w:rPrChange>
          </w:rPr>
          <w:delInstrText>formattedCitation</w:delInstrText>
        </w:r>
        <w:r w:rsidR="00AE1425" w:rsidRPr="006E6534" w:rsidDel="00CB5412">
          <w:rPr>
            <w:rFonts w:cs="Times New Roman"/>
            <w:color w:val="000000" w:themeColor="text1"/>
            <w:rPrChange w:id="14945" w:author="N F" w:date="2023-12-05T03:08:00Z">
              <w:rPr>
                <w:rFonts w:cs="Times New Roman"/>
              </w:rPr>
            </w:rPrChange>
          </w:rPr>
          <w:delInstrText>":"(9)","</w:delInstrText>
        </w:r>
        <w:r w:rsidR="00AE1425" w:rsidRPr="006E6534" w:rsidDel="00CB5412">
          <w:rPr>
            <w:rFonts w:cs="Times New Roman"/>
            <w:color w:val="000000" w:themeColor="text1"/>
            <w:lang w:val="en-GB"/>
            <w:rPrChange w:id="14946" w:author="N F" w:date="2023-12-05T03:08:00Z">
              <w:rPr>
                <w:rFonts w:cs="Times New Roman"/>
                <w:lang w:val="en-GB"/>
              </w:rPr>
            </w:rPrChange>
          </w:rPr>
          <w:delInstrText>plainCitation</w:delInstrText>
        </w:r>
        <w:r w:rsidR="00AE1425" w:rsidRPr="006E6534" w:rsidDel="00CB5412">
          <w:rPr>
            <w:rFonts w:cs="Times New Roman"/>
            <w:color w:val="000000" w:themeColor="text1"/>
            <w:rPrChange w:id="14947" w:author="N F" w:date="2023-12-05T03:08:00Z">
              <w:rPr>
                <w:rFonts w:cs="Times New Roman"/>
              </w:rPr>
            </w:rPrChange>
          </w:rPr>
          <w:delInstrText>":"(9)","</w:delInstrText>
        </w:r>
        <w:r w:rsidR="00AE1425" w:rsidRPr="006E6534" w:rsidDel="00CB5412">
          <w:rPr>
            <w:rFonts w:cs="Times New Roman"/>
            <w:color w:val="000000" w:themeColor="text1"/>
            <w:lang w:val="en-GB"/>
            <w:rPrChange w:id="14948" w:author="N F" w:date="2023-12-05T03:08:00Z">
              <w:rPr>
                <w:rFonts w:cs="Times New Roman"/>
                <w:lang w:val="en-GB"/>
              </w:rPr>
            </w:rPrChange>
          </w:rPr>
          <w:delInstrText>noteIndex</w:delInstrText>
        </w:r>
        <w:r w:rsidR="00AE1425" w:rsidRPr="006E6534" w:rsidDel="00CB5412">
          <w:rPr>
            <w:rFonts w:cs="Times New Roman"/>
            <w:color w:val="000000" w:themeColor="text1"/>
            <w:rPrChange w:id="14949" w:author="N F" w:date="2023-12-05T03:08:00Z">
              <w:rPr>
                <w:rFonts w:cs="Times New Roman"/>
              </w:rPr>
            </w:rPrChange>
          </w:rPr>
          <w:delInstrText>":0},"</w:delInstrText>
        </w:r>
        <w:r w:rsidR="00AE1425" w:rsidRPr="006E6534" w:rsidDel="00CB5412">
          <w:rPr>
            <w:rFonts w:cs="Times New Roman"/>
            <w:color w:val="000000" w:themeColor="text1"/>
            <w:lang w:val="en-GB"/>
            <w:rPrChange w:id="14950" w:author="N F" w:date="2023-12-05T03:08:00Z">
              <w:rPr>
                <w:rFonts w:cs="Times New Roman"/>
                <w:lang w:val="en-GB"/>
              </w:rPr>
            </w:rPrChange>
          </w:rPr>
          <w:delInstrText>citationItems</w:delInstrText>
        </w:r>
        <w:r w:rsidR="00AE1425" w:rsidRPr="006E6534" w:rsidDel="00CB5412">
          <w:rPr>
            <w:rFonts w:cs="Times New Roman"/>
            <w:color w:val="000000" w:themeColor="text1"/>
            <w:rPrChange w:id="14951" w:author="N F" w:date="2023-12-05T03:08:00Z">
              <w:rPr>
                <w:rFonts w:cs="Times New Roman"/>
              </w:rPr>
            </w:rPrChange>
          </w:rPr>
          <w:delInstrText>":[{"</w:delInstrText>
        </w:r>
        <w:r w:rsidR="00AE1425" w:rsidRPr="006E6534" w:rsidDel="00CB5412">
          <w:rPr>
            <w:rFonts w:cs="Times New Roman"/>
            <w:color w:val="000000" w:themeColor="text1"/>
            <w:lang w:val="en-GB"/>
            <w:rPrChange w:id="14952" w:author="N F" w:date="2023-12-05T03:08:00Z">
              <w:rPr>
                <w:rFonts w:cs="Times New Roman"/>
                <w:lang w:val="en-GB"/>
              </w:rPr>
            </w:rPrChange>
          </w:rPr>
          <w:delInstrText>id</w:delInstrText>
        </w:r>
        <w:r w:rsidR="00AE1425" w:rsidRPr="006E6534" w:rsidDel="00CB5412">
          <w:rPr>
            <w:rFonts w:cs="Times New Roman"/>
            <w:color w:val="000000" w:themeColor="text1"/>
            <w:rPrChange w:id="14953" w:author="N F" w:date="2023-12-05T03:08:00Z">
              <w:rPr>
                <w:rFonts w:cs="Times New Roman"/>
              </w:rPr>
            </w:rPrChange>
          </w:rPr>
          <w:delInstrText>":161891,"</w:delInstrText>
        </w:r>
        <w:r w:rsidR="00AE1425" w:rsidRPr="006E6534" w:rsidDel="00CB5412">
          <w:rPr>
            <w:rFonts w:cs="Times New Roman"/>
            <w:color w:val="000000" w:themeColor="text1"/>
            <w:lang w:val="en-GB"/>
            <w:rPrChange w:id="14954" w:author="N F" w:date="2023-12-05T03:08:00Z">
              <w:rPr>
                <w:rFonts w:cs="Times New Roman"/>
                <w:lang w:val="en-GB"/>
              </w:rPr>
            </w:rPrChange>
          </w:rPr>
          <w:delInstrText>uris</w:delInstrText>
        </w:r>
        <w:r w:rsidR="00AE1425" w:rsidRPr="006E6534" w:rsidDel="00CB5412">
          <w:rPr>
            <w:rFonts w:cs="Times New Roman"/>
            <w:color w:val="000000" w:themeColor="text1"/>
            <w:rPrChange w:id="14955" w:author="N F" w:date="2023-12-05T03:08:00Z">
              <w:rPr>
                <w:rFonts w:cs="Times New Roman"/>
              </w:rPr>
            </w:rPrChange>
          </w:rPr>
          <w:delInstrText>":["</w:delInstrText>
        </w:r>
        <w:r w:rsidR="00AE1425" w:rsidRPr="006E6534" w:rsidDel="00CB5412">
          <w:rPr>
            <w:rFonts w:cs="Times New Roman"/>
            <w:color w:val="000000" w:themeColor="text1"/>
            <w:lang w:val="en-GB"/>
            <w:rPrChange w:id="14956" w:author="N F" w:date="2023-12-05T03:08:00Z">
              <w:rPr>
                <w:rFonts w:cs="Times New Roman"/>
                <w:lang w:val="en-GB"/>
              </w:rPr>
            </w:rPrChange>
          </w:rPr>
          <w:delInstrText>http</w:delInstrText>
        </w:r>
        <w:r w:rsidR="00AE1425" w:rsidRPr="006E6534" w:rsidDel="00CB5412">
          <w:rPr>
            <w:rFonts w:cs="Times New Roman"/>
            <w:color w:val="000000" w:themeColor="text1"/>
            <w:rPrChange w:id="14957" w:author="N F" w:date="2023-12-05T03:08:00Z">
              <w:rPr>
                <w:rFonts w:cs="Times New Roman"/>
              </w:rPr>
            </w:rPrChange>
          </w:rPr>
          <w:delInstrText>://</w:delInstrText>
        </w:r>
        <w:r w:rsidR="00AE1425" w:rsidRPr="006E6534" w:rsidDel="00CB5412">
          <w:rPr>
            <w:rFonts w:cs="Times New Roman"/>
            <w:color w:val="000000" w:themeColor="text1"/>
            <w:lang w:val="en-GB"/>
            <w:rPrChange w:id="14958" w:author="N F" w:date="2023-12-05T03:08:00Z">
              <w:rPr>
                <w:rFonts w:cs="Times New Roman"/>
                <w:lang w:val="en-GB"/>
              </w:rPr>
            </w:rPrChange>
          </w:rPr>
          <w:delInstrText>zotero</w:delInstrText>
        </w:r>
        <w:r w:rsidR="00AE1425" w:rsidRPr="006E6534" w:rsidDel="00CB5412">
          <w:rPr>
            <w:rFonts w:cs="Times New Roman"/>
            <w:color w:val="000000" w:themeColor="text1"/>
            <w:rPrChange w:id="14959" w:author="N F" w:date="2023-12-05T03:08:00Z">
              <w:rPr>
                <w:rFonts w:cs="Times New Roman"/>
              </w:rPr>
            </w:rPrChange>
          </w:rPr>
          <w:delInstrText>.</w:delInstrText>
        </w:r>
        <w:r w:rsidR="00AE1425" w:rsidRPr="006E6534" w:rsidDel="00CB5412">
          <w:rPr>
            <w:rFonts w:cs="Times New Roman"/>
            <w:color w:val="000000" w:themeColor="text1"/>
            <w:lang w:val="en-GB"/>
            <w:rPrChange w:id="14960" w:author="N F" w:date="2023-12-05T03:08:00Z">
              <w:rPr>
                <w:rFonts w:cs="Times New Roman"/>
                <w:lang w:val="en-GB"/>
              </w:rPr>
            </w:rPrChange>
          </w:rPr>
          <w:delInstrText>org</w:delInstrText>
        </w:r>
        <w:r w:rsidR="00AE1425" w:rsidRPr="006E6534" w:rsidDel="00CB5412">
          <w:rPr>
            <w:rFonts w:cs="Times New Roman"/>
            <w:color w:val="000000" w:themeColor="text1"/>
            <w:rPrChange w:id="14961" w:author="N F" w:date="2023-12-05T03:08:00Z">
              <w:rPr>
                <w:rFonts w:cs="Times New Roman"/>
              </w:rPr>
            </w:rPrChange>
          </w:rPr>
          <w:delInstrText>/</w:delInstrText>
        </w:r>
        <w:r w:rsidR="00AE1425" w:rsidRPr="006E6534" w:rsidDel="00CB5412">
          <w:rPr>
            <w:rFonts w:cs="Times New Roman"/>
            <w:color w:val="000000" w:themeColor="text1"/>
            <w:lang w:val="en-GB"/>
            <w:rPrChange w:id="14962" w:author="N F" w:date="2023-12-05T03:08:00Z">
              <w:rPr>
                <w:rFonts w:cs="Times New Roman"/>
                <w:lang w:val="en-GB"/>
              </w:rPr>
            </w:rPrChange>
          </w:rPr>
          <w:delInstrText>groups</w:delInstrText>
        </w:r>
        <w:r w:rsidR="00AE1425" w:rsidRPr="006E6534" w:rsidDel="00CB5412">
          <w:rPr>
            <w:rFonts w:cs="Times New Roman"/>
            <w:color w:val="000000" w:themeColor="text1"/>
            <w:rPrChange w:id="14963" w:author="N F" w:date="2023-12-05T03:08:00Z">
              <w:rPr>
                <w:rFonts w:cs="Times New Roman"/>
              </w:rPr>
            </w:rPrChange>
          </w:rPr>
          <w:delInstrText>/4735135/</w:delInstrText>
        </w:r>
        <w:r w:rsidR="00AE1425" w:rsidRPr="006E6534" w:rsidDel="00CB5412">
          <w:rPr>
            <w:rFonts w:cs="Times New Roman"/>
            <w:color w:val="000000" w:themeColor="text1"/>
            <w:lang w:val="en-GB"/>
            <w:rPrChange w:id="14964" w:author="N F" w:date="2023-12-05T03:08:00Z">
              <w:rPr>
                <w:rFonts w:cs="Times New Roman"/>
                <w:lang w:val="en-GB"/>
              </w:rPr>
            </w:rPrChange>
          </w:rPr>
          <w:delInstrText>items</w:delInstrText>
        </w:r>
        <w:r w:rsidR="00AE1425" w:rsidRPr="006E6534" w:rsidDel="00CB5412">
          <w:rPr>
            <w:rFonts w:cs="Times New Roman"/>
            <w:color w:val="000000" w:themeColor="text1"/>
            <w:rPrChange w:id="14965" w:author="N F" w:date="2023-12-05T03:08:00Z">
              <w:rPr>
                <w:rFonts w:cs="Times New Roman"/>
              </w:rPr>
            </w:rPrChange>
          </w:rPr>
          <w:delInstrText>/</w:delInstrText>
        </w:r>
        <w:r w:rsidR="00AE1425" w:rsidRPr="006E6534" w:rsidDel="00CB5412">
          <w:rPr>
            <w:rFonts w:cs="Times New Roman"/>
            <w:color w:val="000000" w:themeColor="text1"/>
            <w:lang w:val="en-GB"/>
            <w:rPrChange w:id="14966" w:author="N F" w:date="2023-12-05T03:08:00Z">
              <w:rPr>
                <w:rFonts w:cs="Times New Roman"/>
                <w:lang w:val="en-GB"/>
              </w:rPr>
            </w:rPrChange>
          </w:rPr>
          <w:delInstrText>H</w:delInstrText>
        </w:r>
        <w:r w:rsidR="00AE1425" w:rsidRPr="006E6534" w:rsidDel="00CB5412">
          <w:rPr>
            <w:rFonts w:cs="Times New Roman"/>
            <w:color w:val="000000" w:themeColor="text1"/>
            <w:rPrChange w:id="14967" w:author="N F" w:date="2023-12-05T03:08:00Z">
              <w:rPr>
                <w:rFonts w:cs="Times New Roman"/>
              </w:rPr>
            </w:rPrChange>
          </w:rPr>
          <w:delInstrText>83</w:delInstrText>
        </w:r>
        <w:r w:rsidR="00AE1425" w:rsidRPr="006E6534" w:rsidDel="00CB5412">
          <w:rPr>
            <w:rFonts w:cs="Times New Roman"/>
            <w:color w:val="000000" w:themeColor="text1"/>
            <w:lang w:val="en-GB"/>
            <w:rPrChange w:id="14968" w:author="N F" w:date="2023-12-05T03:08:00Z">
              <w:rPr>
                <w:rFonts w:cs="Times New Roman"/>
                <w:lang w:val="en-GB"/>
              </w:rPr>
            </w:rPrChange>
          </w:rPr>
          <w:delInstrText>KUCNK</w:delInstrText>
        </w:r>
        <w:r w:rsidR="00AE1425" w:rsidRPr="006E6534" w:rsidDel="00CB5412">
          <w:rPr>
            <w:rFonts w:cs="Times New Roman"/>
            <w:color w:val="000000" w:themeColor="text1"/>
            <w:rPrChange w:id="14969" w:author="N F" w:date="2023-12-05T03:08:00Z">
              <w:rPr>
                <w:rFonts w:cs="Times New Roman"/>
              </w:rPr>
            </w:rPrChange>
          </w:rPr>
          <w:delInstrText>"],"</w:delInstrText>
        </w:r>
        <w:r w:rsidR="00AE1425" w:rsidRPr="006E6534" w:rsidDel="00CB5412">
          <w:rPr>
            <w:rFonts w:cs="Times New Roman"/>
            <w:color w:val="000000" w:themeColor="text1"/>
            <w:lang w:val="en-GB"/>
            <w:rPrChange w:id="14970" w:author="N F" w:date="2023-12-05T03:08:00Z">
              <w:rPr>
                <w:rFonts w:cs="Times New Roman"/>
                <w:lang w:val="en-GB"/>
              </w:rPr>
            </w:rPrChange>
          </w:rPr>
          <w:delInstrText>itemData</w:delInstrText>
        </w:r>
        <w:r w:rsidR="00AE1425" w:rsidRPr="006E6534" w:rsidDel="00CB5412">
          <w:rPr>
            <w:rFonts w:cs="Times New Roman"/>
            <w:color w:val="000000" w:themeColor="text1"/>
            <w:rPrChange w:id="14971" w:author="N F" w:date="2023-12-05T03:08:00Z">
              <w:rPr>
                <w:rFonts w:cs="Times New Roman"/>
              </w:rPr>
            </w:rPrChange>
          </w:rPr>
          <w:delInstrText>":{"</w:delInstrText>
        </w:r>
        <w:r w:rsidR="00AE1425" w:rsidRPr="006E6534" w:rsidDel="00CB5412">
          <w:rPr>
            <w:rFonts w:cs="Times New Roman"/>
            <w:color w:val="000000" w:themeColor="text1"/>
            <w:lang w:val="en-GB"/>
            <w:rPrChange w:id="14972" w:author="N F" w:date="2023-12-05T03:08:00Z">
              <w:rPr>
                <w:rFonts w:cs="Times New Roman"/>
                <w:lang w:val="en-GB"/>
              </w:rPr>
            </w:rPrChange>
          </w:rPr>
          <w:delInstrText>id</w:delInstrText>
        </w:r>
        <w:r w:rsidR="00AE1425" w:rsidRPr="006E6534" w:rsidDel="00CB5412">
          <w:rPr>
            <w:rFonts w:cs="Times New Roman"/>
            <w:color w:val="000000" w:themeColor="text1"/>
            <w:rPrChange w:id="14973" w:author="N F" w:date="2023-12-05T03:08:00Z">
              <w:rPr>
                <w:rFonts w:cs="Times New Roman"/>
              </w:rPr>
            </w:rPrChange>
          </w:rPr>
          <w:delInstrText>":161891,"</w:delInstrText>
        </w:r>
        <w:r w:rsidR="00AE1425" w:rsidRPr="006E6534" w:rsidDel="00CB5412">
          <w:rPr>
            <w:rFonts w:cs="Times New Roman"/>
            <w:color w:val="000000" w:themeColor="text1"/>
            <w:lang w:val="en-GB"/>
            <w:rPrChange w:id="14974" w:author="N F" w:date="2023-12-05T03:08:00Z">
              <w:rPr>
                <w:rFonts w:cs="Times New Roman"/>
                <w:lang w:val="en-GB"/>
              </w:rPr>
            </w:rPrChange>
          </w:rPr>
          <w:delInstrText>type</w:delInstrText>
        </w:r>
        <w:r w:rsidR="00AE1425" w:rsidRPr="006E6534" w:rsidDel="00CB5412">
          <w:rPr>
            <w:rFonts w:cs="Times New Roman"/>
            <w:color w:val="000000" w:themeColor="text1"/>
            <w:rPrChange w:id="14975" w:author="N F" w:date="2023-12-05T03:08:00Z">
              <w:rPr>
                <w:rFonts w:cs="Times New Roman"/>
              </w:rPr>
            </w:rPrChange>
          </w:rPr>
          <w:delInstrText>":"</w:delInstrText>
        </w:r>
        <w:r w:rsidR="00AE1425" w:rsidRPr="006E6534" w:rsidDel="00CB5412">
          <w:rPr>
            <w:rFonts w:cs="Times New Roman"/>
            <w:color w:val="000000" w:themeColor="text1"/>
            <w:lang w:val="en-GB"/>
            <w:rPrChange w:id="14976" w:author="N F" w:date="2023-12-05T03:08:00Z">
              <w:rPr>
                <w:rFonts w:cs="Times New Roman"/>
                <w:lang w:val="en-GB"/>
              </w:rPr>
            </w:rPrChange>
          </w:rPr>
          <w:delInstrText>article</w:delInstrText>
        </w:r>
        <w:r w:rsidR="00AE1425" w:rsidRPr="006E6534" w:rsidDel="00CB5412">
          <w:rPr>
            <w:rFonts w:cs="Times New Roman"/>
            <w:color w:val="000000" w:themeColor="text1"/>
            <w:rPrChange w:id="14977" w:author="N F" w:date="2023-12-05T03:08:00Z">
              <w:rPr>
                <w:rFonts w:cs="Times New Roman"/>
              </w:rPr>
            </w:rPrChange>
          </w:rPr>
          <w:delInstrText>-</w:delInstrText>
        </w:r>
        <w:r w:rsidR="00AE1425" w:rsidRPr="006E6534" w:rsidDel="00CB5412">
          <w:rPr>
            <w:rFonts w:cs="Times New Roman"/>
            <w:color w:val="000000" w:themeColor="text1"/>
            <w:lang w:val="en-GB"/>
            <w:rPrChange w:id="14978" w:author="N F" w:date="2023-12-05T03:08:00Z">
              <w:rPr>
                <w:rFonts w:cs="Times New Roman"/>
                <w:lang w:val="en-GB"/>
              </w:rPr>
            </w:rPrChange>
          </w:rPr>
          <w:delInstrText>journal</w:delInstrText>
        </w:r>
        <w:r w:rsidR="00AE1425" w:rsidRPr="006E6534" w:rsidDel="00CB5412">
          <w:rPr>
            <w:rFonts w:cs="Times New Roman"/>
            <w:color w:val="000000" w:themeColor="text1"/>
            <w:rPrChange w:id="14979" w:author="N F" w:date="2023-12-05T03:08:00Z">
              <w:rPr>
                <w:rFonts w:cs="Times New Roman"/>
              </w:rPr>
            </w:rPrChange>
          </w:rPr>
          <w:delInstrText>","</w:delInstrText>
        </w:r>
        <w:r w:rsidR="00AE1425" w:rsidRPr="006E6534" w:rsidDel="00CB5412">
          <w:rPr>
            <w:rFonts w:cs="Times New Roman"/>
            <w:color w:val="000000" w:themeColor="text1"/>
            <w:lang w:val="en-GB"/>
            <w:rPrChange w:id="14980" w:author="N F" w:date="2023-12-05T03:08:00Z">
              <w:rPr>
                <w:rFonts w:cs="Times New Roman"/>
                <w:lang w:val="en-GB"/>
              </w:rPr>
            </w:rPrChange>
          </w:rPr>
          <w:delInstrText>abstract</w:delInstrText>
        </w:r>
        <w:r w:rsidR="00AE1425" w:rsidRPr="006E6534" w:rsidDel="00CB5412">
          <w:rPr>
            <w:rFonts w:cs="Times New Roman"/>
            <w:color w:val="000000" w:themeColor="text1"/>
            <w:rPrChange w:id="14981" w:author="N F" w:date="2023-12-05T03:08:00Z">
              <w:rPr>
                <w:rFonts w:cs="Times New Roman"/>
              </w:rPr>
            </w:rPrChange>
          </w:rPr>
          <w:delInstrText>":"</w:delInstrText>
        </w:r>
        <w:r w:rsidR="00AE1425" w:rsidRPr="006E6534" w:rsidDel="00CB5412">
          <w:rPr>
            <w:rFonts w:cs="Times New Roman"/>
            <w:color w:val="000000" w:themeColor="text1"/>
            <w:lang w:val="en-GB"/>
            <w:rPrChange w:id="14982" w:author="N F" w:date="2023-12-05T03:08:00Z">
              <w:rPr>
                <w:rFonts w:cs="Times New Roman"/>
                <w:lang w:val="en-GB"/>
              </w:rPr>
            </w:rPrChange>
          </w:rPr>
          <w:delInstrText>Osimertinib</w:delInstrText>
        </w:r>
        <w:r w:rsidR="00AE1425" w:rsidRPr="006E6534" w:rsidDel="00CB5412">
          <w:rPr>
            <w:rFonts w:cs="Times New Roman"/>
            <w:color w:val="000000" w:themeColor="text1"/>
            <w:rPrChange w:id="1498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4984" w:author="N F" w:date="2023-12-05T03:08:00Z">
              <w:rPr>
                <w:rFonts w:cs="Times New Roman"/>
                <w:lang w:val="en-GB"/>
              </w:rPr>
            </w:rPrChange>
          </w:rPr>
          <w:delInstrText>a</w:delInstrText>
        </w:r>
        <w:r w:rsidR="00AE1425" w:rsidRPr="006E6534" w:rsidDel="00CB5412">
          <w:rPr>
            <w:rFonts w:cs="Times New Roman"/>
            <w:color w:val="000000" w:themeColor="text1"/>
            <w:rPrChange w:id="1498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4986" w:author="N F" w:date="2023-12-05T03:08:00Z">
              <w:rPr>
                <w:rFonts w:cs="Times New Roman"/>
                <w:lang w:val="en-GB"/>
              </w:rPr>
            </w:rPrChange>
          </w:rPr>
          <w:delInstrText>third</w:delInstrText>
        </w:r>
        <w:r w:rsidR="00AE1425" w:rsidRPr="006E6534" w:rsidDel="00CB5412">
          <w:rPr>
            <w:rFonts w:cs="Times New Roman"/>
            <w:color w:val="000000" w:themeColor="text1"/>
            <w:rPrChange w:id="14987" w:author="N F" w:date="2023-12-05T03:08:00Z">
              <w:rPr>
                <w:rFonts w:cs="Times New Roman"/>
              </w:rPr>
            </w:rPrChange>
          </w:rPr>
          <w:delInstrText>-</w:delInstrText>
        </w:r>
        <w:r w:rsidR="00AE1425" w:rsidRPr="006E6534" w:rsidDel="00CB5412">
          <w:rPr>
            <w:rFonts w:cs="Times New Roman"/>
            <w:color w:val="000000" w:themeColor="text1"/>
            <w:lang w:val="en-GB"/>
            <w:rPrChange w:id="14988" w:author="N F" w:date="2023-12-05T03:08:00Z">
              <w:rPr>
                <w:rFonts w:cs="Times New Roman"/>
                <w:lang w:val="en-GB"/>
              </w:rPr>
            </w:rPrChange>
          </w:rPr>
          <w:delInstrText>generation</w:delInstrText>
        </w:r>
        <w:r w:rsidR="00AE1425" w:rsidRPr="006E6534" w:rsidDel="00CB5412">
          <w:rPr>
            <w:rFonts w:cs="Times New Roman"/>
            <w:color w:val="000000" w:themeColor="text1"/>
            <w:rPrChange w:id="1498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4990" w:author="N F" w:date="2023-12-05T03:08:00Z">
              <w:rPr>
                <w:rFonts w:cs="Times New Roman"/>
                <w:lang w:val="en-GB"/>
              </w:rPr>
            </w:rPrChange>
          </w:rPr>
          <w:delInstrText>irreversible</w:delInstrText>
        </w:r>
        <w:r w:rsidR="00AE1425" w:rsidRPr="006E6534" w:rsidDel="00CB5412">
          <w:rPr>
            <w:rFonts w:cs="Times New Roman"/>
            <w:color w:val="000000" w:themeColor="text1"/>
            <w:rPrChange w:id="1499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4992" w:author="N F" w:date="2023-12-05T03:08:00Z">
              <w:rPr>
                <w:rFonts w:cs="Times New Roman"/>
                <w:lang w:val="en-GB"/>
              </w:rPr>
            </w:rPrChange>
          </w:rPr>
          <w:delInstrText>epidermal</w:delInstrText>
        </w:r>
        <w:r w:rsidR="00AE1425" w:rsidRPr="006E6534" w:rsidDel="00CB5412">
          <w:rPr>
            <w:rFonts w:cs="Times New Roman"/>
            <w:color w:val="000000" w:themeColor="text1"/>
            <w:rPrChange w:id="1499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4994" w:author="N F" w:date="2023-12-05T03:08:00Z">
              <w:rPr>
                <w:rFonts w:cs="Times New Roman"/>
                <w:lang w:val="en-GB"/>
              </w:rPr>
            </w:rPrChange>
          </w:rPr>
          <w:delInstrText>growth</w:delInstrText>
        </w:r>
        <w:r w:rsidR="00AE1425" w:rsidRPr="006E6534" w:rsidDel="00CB5412">
          <w:rPr>
            <w:rFonts w:cs="Times New Roman"/>
            <w:color w:val="000000" w:themeColor="text1"/>
            <w:rPrChange w:id="1499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4996" w:author="N F" w:date="2023-12-05T03:08:00Z">
              <w:rPr>
                <w:rFonts w:cs="Times New Roman"/>
                <w:lang w:val="en-GB"/>
              </w:rPr>
            </w:rPrChange>
          </w:rPr>
          <w:delInstrText>factor</w:delInstrText>
        </w:r>
        <w:r w:rsidR="00AE1425" w:rsidRPr="006E6534" w:rsidDel="00CB5412">
          <w:rPr>
            <w:rFonts w:cs="Times New Roman"/>
            <w:color w:val="000000" w:themeColor="text1"/>
            <w:rPrChange w:id="1499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4998" w:author="N F" w:date="2023-12-05T03:08:00Z">
              <w:rPr>
                <w:rFonts w:cs="Times New Roman"/>
                <w:lang w:val="en-GB"/>
              </w:rPr>
            </w:rPrChange>
          </w:rPr>
          <w:delInstrText>receptor</w:delInstrText>
        </w:r>
        <w:r w:rsidR="00AE1425" w:rsidRPr="006E6534" w:rsidDel="00CB5412">
          <w:rPr>
            <w:rFonts w:cs="Times New Roman"/>
            <w:color w:val="000000" w:themeColor="text1"/>
            <w:rPrChange w:id="1499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00" w:author="N F" w:date="2023-12-05T03:08:00Z">
              <w:rPr>
                <w:rFonts w:cs="Times New Roman"/>
                <w:lang w:val="en-GB"/>
              </w:rPr>
            </w:rPrChange>
          </w:rPr>
          <w:delInstrText>tyrosine</w:delInstrText>
        </w:r>
        <w:r w:rsidR="00AE1425" w:rsidRPr="006E6534" w:rsidDel="00CB5412">
          <w:rPr>
            <w:rFonts w:cs="Times New Roman"/>
            <w:color w:val="000000" w:themeColor="text1"/>
            <w:rPrChange w:id="1500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02" w:author="N F" w:date="2023-12-05T03:08:00Z">
              <w:rPr>
                <w:rFonts w:cs="Times New Roman"/>
                <w:lang w:val="en-GB"/>
              </w:rPr>
            </w:rPrChange>
          </w:rPr>
          <w:delInstrText>kinase</w:delInstrText>
        </w:r>
        <w:r w:rsidR="00AE1425" w:rsidRPr="006E6534" w:rsidDel="00CB5412">
          <w:rPr>
            <w:rFonts w:cs="Times New Roman"/>
            <w:color w:val="000000" w:themeColor="text1"/>
            <w:rPrChange w:id="1500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04" w:author="N F" w:date="2023-12-05T03:08:00Z">
              <w:rPr>
                <w:rFonts w:cs="Times New Roman"/>
                <w:lang w:val="en-GB"/>
              </w:rPr>
            </w:rPrChange>
          </w:rPr>
          <w:delInstrText>inhibitor</w:delInstrText>
        </w:r>
        <w:r w:rsidR="00AE1425" w:rsidRPr="006E6534" w:rsidDel="00CB5412">
          <w:rPr>
            <w:rFonts w:cs="Times New Roman"/>
            <w:color w:val="000000" w:themeColor="text1"/>
            <w:rPrChange w:id="1500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06" w:author="N F" w:date="2023-12-05T03:08:00Z">
              <w:rPr>
                <w:rFonts w:cs="Times New Roman"/>
                <w:lang w:val="en-GB"/>
              </w:rPr>
            </w:rPrChange>
          </w:rPr>
          <w:delInstrText>EGFR</w:delInstrText>
        </w:r>
        <w:r w:rsidR="00AE1425" w:rsidRPr="006E6534" w:rsidDel="00CB5412">
          <w:rPr>
            <w:rFonts w:cs="Times New Roman"/>
            <w:color w:val="000000" w:themeColor="text1"/>
            <w:rPrChange w:id="15007" w:author="N F" w:date="2023-12-05T03:08:00Z">
              <w:rPr>
                <w:rFonts w:cs="Times New Roman"/>
              </w:rPr>
            </w:rPrChange>
          </w:rPr>
          <w:delInstrText>-</w:delInstrText>
        </w:r>
        <w:r w:rsidR="00AE1425" w:rsidRPr="006E6534" w:rsidDel="00CB5412">
          <w:rPr>
            <w:rFonts w:cs="Times New Roman"/>
            <w:color w:val="000000" w:themeColor="text1"/>
            <w:lang w:val="en-GB"/>
            <w:rPrChange w:id="15008" w:author="N F" w:date="2023-12-05T03:08:00Z">
              <w:rPr>
                <w:rFonts w:cs="Times New Roman"/>
                <w:lang w:val="en-GB"/>
              </w:rPr>
            </w:rPrChange>
          </w:rPr>
          <w:delInstrText>TKI</w:delInstrText>
        </w:r>
        <w:r w:rsidR="00AE1425" w:rsidRPr="006E6534" w:rsidDel="00CB5412">
          <w:rPr>
            <w:rFonts w:cs="Times New Roman"/>
            <w:color w:val="000000" w:themeColor="text1"/>
            <w:rPrChange w:id="1500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10" w:author="N F" w:date="2023-12-05T03:08:00Z">
              <w:rPr>
                <w:rFonts w:cs="Times New Roman"/>
                <w:lang w:val="en-GB"/>
              </w:rPr>
            </w:rPrChange>
          </w:rPr>
          <w:delInstrText>provides</w:delInstrText>
        </w:r>
        <w:r w:rsidR="00AE1425" w:rsidRPr="006E6534" w:rsidDel="00CB5412">
          <w:rPr>
            <w:rFonts w:cs="Times New Roman"/>
            <w:color w:val="000000" w:themeColor="text1"/>
            <w:rPrChange w:id="1501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12" w:author="N F" w:date="2023-12-05T03:08:00Z">
              <w:rPr>
                <w:rFonts w:cs="Times New Roman"/>
                <w:lang w:val="en-GB"/>
              </w:rPr>
            </w:rPrChange>
          </w:rPr>
          <w:delInstrText>marked</w:delInstrText>
        </w:r>
        <w:r w:rsidR="00AE1425" w:rsidRPr="006E6534" w:rsidDel="00CB5412">
          <w:rPr>
            <w:rFonts w:cs="Times New Roman"/>
            <w:color w:val="000000" w:themeColor="text1"/>
            <w:rPrChange w:id="1501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14" w:author="N F" w:date="2023-12-05T03:08:00Z">
              <w:rPr>
                <w:rFonts w:cs="Times New Roman"/>
                <w:lang w:val="en-GB"/>
              </w:rPr>
            </w:rPrChange>
          </w:rPr>
          <w:delInstrText>clinical</w:delInstrText>
        </w:r>
        <w:r w:rsidR="00AE1425" w:rsidRPr="006E6534" w:rsidDel="00CB5412">
          <w:rPr>
            <w:rFonts w:cs="Times New Roman"/>
            <w:color w:val="000000" w:themeColor="text1"/>
            <w:rPrChange w:id="1501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16" w:author="N F" w:date="2023-12-05T03:08:00Z">
              <w:rPr>
                <w:rFonts w:cs="Times New Roman"/>
                <w:lang w:val="en-GB"/>
              </w:rPr>
            </w:rPrChange>
          </w:rPr>
          <w:delInstrText>benefit</w:delInstrText>
        </w:r>
        <w:r w:rsidR="00AE1425" w:rsidRPr="006E6534" w:rsidDel="00CB5412">
          <w:rPr>
            <w:rFonts w:cs="Times New Roman"/>
            <w:color w:val="000000" w:themeColor="text1"/>
            <w:rPrChange w:id="1501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18" w:author="N F" w:date="2023-12-05T03:08:00Z">
              <w:rPr>
                <w:rFonts w:cs="Times New Roman"/>
                <w:lang w:val="en-GB"/>
              </w:rPr>
            </w:rPrChange>
          </w:rPr>
          <w:delInstrText>for</w:delInstrText>
        </w:r>
        <w:r w:rsidR="00AE1425" w:rsidRPr="006E6534" w:rsidDel="00CB5412">
          <w:rPr>
            <w:rFonts w:cs="Times New Roman"/>
            <w:color w:val="000000" w:themeColor="text1"/>
            <w:rPrChange w:id="1501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20" w:author="N F" w:date="2023-12-05T03:08:00Z">
              <w:rPr>
                <w:rFonts w:cs="Times New Roman"/>
                <w:lang w:val="en-GB"/>
              </w:rPr>
            </w:rPrChange>
          </w:rPr>
          <w:delInstrText>patients</w:delInstrText>
        </w:r>
        <w:r w:rsidR="00AE1425" w:rsidRPr="006E6534" w:rsidDel="00CB5412">
          <w:rPr>
            <w:rFonts w:cs="Times New Roman"/>
            <w:color w:val="000000" w:themeColor="text1"/>
            <w:rPrChange w:id="1502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22" w:author="N F" w:date="2023-12-05T03:08:00Z">
              <w:rPr>
                <w:rFonts w:cs="Times New Roman"/>
                <w:lang w:val="en-GB"/>
              </w:rPr>
            </w:rPrChange>
          </w:rPr>
          <w:delInstrText>with</w:delInstrText>
        </w:r>
        <w:r w:rsidR="00AE1425" w:rsidRPr="006E6534" w:rsidDel="00CB5412">
          <w:rPr>
            <w:rFonts w:cs="Times New Roman"/>
            <w:color w:val="000000" w:themeColor="text1"/>
            <w:rPrChange w:id="1502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24" w:author="N F" w:date="2023-12-05T03:08:00Z">
              <w:rPr>
                <w:rFonts w:cs="Times New Roman"/>
                <w:lang w:val="en-GB"/>
              </w:rPr>
            </w:rPrChange>
          </w:rPr>
          <w:delInstrText>EGFR</w:delInstrText>
        </w:r>
        <w:r w:rsidR="00AE1425" w:rsidRPr="006E6534" w:rsidDel="00CB5412">
          <w:rPr>
            <w:rFonts w:cs="Times New Roman"/>
            <w:color w:val="000000" w:themeColor="text1"/>
            <w:rPrChange w:id="15025" w:author="N F" w:date="2023-12-05T03:08:00Z">
              <w:rPr>
                <w:rFonts w:cs="Times New Roman"/>
              </w:rPr>
            </w:rPrChange>
          </w:rPr>
          <w:delInstrText>-</w:delInstrText>
        </w:r>
        <w:r w:rsidR="00AE1425" w:rsidRPr="006E6534" w:rsidDel="00CB5412">
          <w:rPr>
            <w:rFonts w:cs="Times New Roman"/>
            <w:color w:val="000000" w:themeColor="text1"/>
            <w:lang w:val="en-GB"/>
            <w:rPrChange w:id="15026" w:author="N F" w:date="2023-12-05T03:08:00Z">
              <w:rPr>
                <w:rFonts w:cs="Times New Roman"/>
                <w:lang w:val="en-GB"/>
              </w:rPr>
            </w:rPrChange>
          </w:rPr>
          <w:delInstrText>activating</w:delInstrText>
        </w:r>
        <w:r w:rsidR="00AE1425" w:rsidRPr="006E6534" w:rsidDel="00CB5412">
          <w:rPr>
            <w:rFonts w:cs="Times New Roman"/>
            <w:color w:val="000000" w:themeColor="text1"/>
            <w:rPrChange w:id="1502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28" w:author="N F" w:date="2023-12-05T03:08:00Z">
              <w:rPr>
                <w:rFonts w:cs="Times New Roman"/>
                <w:lang w:val="en-GB"/>
              </w:rPr>
            </w:rPrChange>
          </w:rPr>
          <w:delInstrText>mutations</w:delInstrText>
        </w:r>
        <w:r w:rsidR="00AE1425" w:rsidRPr="006E6534" w:rsidDel="00CB5412">
          <w:rPr>
            <w:rFonts w:cs="Times New Roman"/>
            <w:color w:val="000000" w:themeColor="text1"/>
            <w:rPrChange w:id="1502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30" w:author="N F" w:date="2023-12-05T03:08:00Z">
              <w:rPr>
                <w:rFonts w:cs="Times New Roman"/>
                <w:lang w:val="en-GB"/>
              </w:rPr>
            </w:rPrChange>
          </w:rPr>
          <w:delInstrText>Unfortunately</w:delInstrText>
        </w:r>
        <w:r w:rsidR="00AE1425" w:rsidRPr="006E6534" w:rsidDel="00CB5412">
          <w:rPr>
            <w:rFonts w:cs="Times New Roman"/>
            <w:color w:val="000000" w:themeColor="text1"/>
            <w:rPrChange w:id="1503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32" w:author="N F" w:date="2023-12-05T03:08:00Z">
              <w:rPr>
                <w:rFonts w:cs="Times New Roman"/>
                <w:lang w:val="en-GB"/>
              </w:rPr>
            </w:rPrChange>
          </w:rPr>
          <w:delInstrText>limited</w:delInstrText>
        </w:r>
        <w:r w:rsidR="00AE1425" w:rsidRPr="006E6534" w:rsidDel="00CB5412">
          <w:rPr>
            <w:rFonts w:cs="Times New Roman"/>
            <w:color w:val="000000" w:themeColor="text1"/>
            <w:rPrChange w:id="1503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34" w:author="N F" w:date="2023-12-05T03:08:00Z">
              <w:rPr>
                <w:rFonts w:cs="Times New Roman"/>
                <w:lang w:val="en-GB"/>
              </w:rPr>
            </w:rPrChange>
          </w:rPr>
          <w:delInstrText>treatments</w:delInstrText>
        </w:r>
        <w:r w:rsidR="00AE1425" w:rsidRPr="006E6534" w:rsidDel="00CB5412">
          <w:rPr>
            <w:rFonts w:cs="Times New Roman"/>
            <w:color w:val="000000" w:themeColor="text1"/>
            <w:rPrChange w:id="1503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36" w:author="N F" w:date="2023-12-05T03:08:00Z">
              <w:rPr>
                <w:rFonts w:cs="Times New Roman"/>
                <w:lang w:val="en-GB"/>
              </w:rPr>
            </w:rPrChange>
          </w:rPr>
          <w:delInstrText>exist</w:delInstrText>
        </w:r>
        <w:r w:rsidR="00AE1425" w:rsidRPr="006E6534" w:rsidDel="00CB5412">
          <w:rPr>
            <w:rFonts w:cs="Times New Roman"/>
            <w:color w:val="000000" w:themeColor="text1"/>
            <w:rPrChange w:id="1503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38" w:author="N F" w:date="2023-12-05T03:08:00Z">
              <w:rPr>
                <w:rFonts w:cs="Times New Roman"/>
                <w:lang w:val="en-GB"/>
              </w:rPr>
            </w:rPrChange>
          </w:rPr>
          <w:delInstrText>for</w:delInstrText>
        </w:r>
        <w:r w:rsidR="00AE1425" w:rsidRPr="006E6534" w:rsidDel="00CB5412">
          <w:rPr>
            <w:rFonts w:cs="Times New Roman"/>
            <w:color w:val="000000" w:themeColor="text1"/>
            <w:rPrChange w:id="1503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40" w:author="N F" w:date="2023-12-05T03:08:00Z">
              <w:rPr>
                <w:rFonts w:cs="Times New Roman"/>
                <w:lang w:val="en-GB"/>
              </w:rPr>
            </w:rPrChange>
          </w:rPr>
          <w:delInstrText>patients</w:delInstrText>
        </w:r>
        <w:r w:rsidR="00AE1425" w:rsidRPr="006E6534" w:rsidDel="00CB5412">
          <w:rPr>
            <w:rFonts w:cs="Times New Roman"/>
            <w:color w:val="000000" w:themeColor="text1"/>
            <w:rPrChange w:id="1504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42" w:author="N F" w:date="2023-12-05T03:08:00Z">
              <w:rPr>
                <w:rFonts w:cs="Times New Roman"/>
                <w:lang w:val="en-GB"/>
              </w:rPr>
            </w:rPrChange>
          </w:rPr>
          <w:delInstrText>who</w:delInstrText>
        </w:r>
        <w:r w:rsidR="00AE1425" w:rsidRPr="006E6534" w:rsidDel="00CB5412">
          <w:rPr>
            <w:rFonts w:cs="Times New Roman"/>
            <w:color w:val="000000" w:themeColor="text1"/>
            <w:rPrChange w:id="1504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44" w:author="N F" w:date="2023-12-05T03:08:00Z">
              <w:rPr>
                <w:rFonts w:cs="Times New Roman"/>
                <w:lang w:val="en-GB"/>
              </w:rPr>
            </w:rPrChange>
          </w:rPr>
          <w:delInstrText>acquire</w:delInstrText>
        </w:r>
        <w:r w:rsidR="00AE1425" w:rsidRPr="006E6534" w:rsidDel="00CB5412">
          <w:rPr>
            <w:rFonts w:cs="Times New Roman"/>
            <w:color w:val="000000" w:themeColor="text1"/>
            <w:rPrChange w:id="1504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46" w:author="N F" w:date="2023-12-05T03:08:00Z">
              <w:rPr>
                <w:rFonts w:cs="Times New Roman"/>
                <w:lang w:val="en-GB"/>
              </w:rPr>
            </w:rPrChange>
          </w:rPr>
          <w:delInstrText>osimertinib</w:delInstrText>
        </w:r>
        <w:r w:rsidR="00AE1425" w:rsidRPr="006E6534" w:rsidDel="00CB5412">
          <w:rPr>
            <w:rFonts w:cs="Times New Roman"/>
            <w:color w:val="000000" w:themeColor="text1"/>
            <w:rPrChange w:id="1504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48" w:author="N F" w:date="2023-12-05T03:08:00Z">
              <w:rPr>
                <w:rFonts w:cs="Times New Roman"/>
                <w:lang w:val="en-GB"/>
              </w:rPr>
            </w:rPrChange>
          </w:rPr>
          <w:delInstrText>resistance</w:delInstrText>
        </w:r>
        <w:r w:rsidR="00AE1425" w:rsidRPr="006E6534" w:rsidDel="00CB5412">
          <w:rPr>
            <w:rFonts w:cs="Times New Roman"/>
            <w:color w:val="000000" w:themeColor="text1"/>
            <w:rPrChange w:id="1504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50" w:author="N F" w:date="2023-12-05T03:08:00Z">
              <w:rPr>
                <w:rFonts w:cs="Times New Roman"/>
                <w:lang w:val="en-GB"/>
              </w:rPr>
            </w:rPrChange>
          </w:rPr>
          <w:delInstrText>We</w:delInstrText>
        </w:r>
        <w:r w:rsidR="00AE1425" w:rsidRPr="006E6534" w:rsidDel="00CB5412">
          <w:rPr>
            <w:rFonts w:cs="Times New Roman"/>
            <w:color w:val="000000" w:themeColor="text1"/>
            <w:rPrChange w:id="1505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52" w:author="N F" w:date="2023-12-05T03:08:00Z">
              <w:rPr>
                <w:rFonts w:cs="Times New Roman"/>
                <w:lang w:val="en-GB"/>
              </w:rPr>
            </w:rPrChange>
          </w:rPr>
          <w:delInstrText>observed</w:delInstrText>
        </w:r>
        <w:r w:rsidR="00AE1425" w:rsidRPr="006E6534" w:rsidDel="00CB5412">
          <w:rPr>
            <w:rFonts w:cs="Times New Roman"/>
            <w:color w:val="000000" w:themeColor="text1"/>
            <w:rPrChange w:id="1505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54" w:author="N F" w:date="2023-12-05T03:08:00Z">
              <w:rPr>
                <w:rFonts w:cs="Times New Roman"/>
                <w:lang w:val="en-GB"/>
              </w:rPr>
            </w:rPrChange>
          </w:rPr>
          <w:delInstrText>two</w:delInstrText>
        </w:r>
        <w:r w:rsidR="00AE1425" w:rsidRPr="006E6534" w:rsidDel="00CB5412">
          <w:rPr>
            <w:rFonts w:cs="Times New Roman"/>
            <w:color w:val="000000" w:themeColor="text1"/>
            <w:rPrChange w:id="1505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56" w:author="N F" w:date="2023-12-05T03:08:00Z">
              <w:rPr>
                <w:rFonts w:cs="Times New Roman"/>
                <w:lang w:val="en-GB"/>
              </w:rPr>
            </w:rPrChange>
          </w:rPr>
          <w:delInstrText>special</w:delInstrText>
        </w:r>
        <w:r w:rsidR="00AE1425" w:rsidRPr="006E6534" w:rsidDel="00CB5412">
          <w:rPr>
            <w:rFonts w:cs="Times New Roman"/>
            <w:color w:val="000000" w:themeColor="text1"/>
            <w:rPrChange w:id="1505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58" w:author="N F" w:date="2023-12-05T03:08:00Z">
              <w:rPr>
                <w:rFonts w:cs="Times New Roman"/>
                <w:lang w:val="en-GB"/>
              </w:rPr>
            </w:rPrChange>
          </w:rPr>
          <w:delInstrText>patients</w:delInstrText>
        </w:r>
        <w:r w:rsidR="00AE1425" w:rsidRPr="006E6534" w:rsidDel="00CB5412">
          <w:rPr>
            <w:rFonts w:cs="Times New Roman"/>
            <w:color w:val="000000" w:themeColor="text1"/>
            <w:rPrChange w:id="1505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60" w:author="N F" w:date="2023-12-05T03:08:00Z">
              <w:rPr>
                <w:rFonts w:cs="Times New Roman"/>
                <w:lang w:val="en-GB"/>
              </w:rPr>
            </w:rPrChange>
          </w:rPr>
          <w:delInstrText>who</w:delInstrText>
        </w:r>
        <w:r w:rsidR="00AE1425" w:rsidRPr="006E6534" w:rsidDel="00CB5412">
          <w:rPr>
            <w:rFonts w:cs="Times New Roman"/>
            <w:color w:val="000000" w:themeColor="text1"/>
            <w:rPrChange w:id="1506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62" w:author="N F" w:date="2023-12-05T03:08:00Z">
              <w:rPr>
                <w:rFonts w:cs="Times New Roman"/>
                <w:lang w:val="en-GB"/>
              </w:rPr>
            </w:rPrChange>
          </w:rPr>
          <w:delInstrText>regained</w:delInstrText>
        </w:r>
        <w:r w:rsidR="00AE1425" w:rsidRPr="006E6534" w:rsidDel="00CB5412">
          <w:rPr>
            <w:rFonts w:cs="Times New Roman"/>
            <w:color w:val="000000" w:themeColor="text1"/>
            <w:rPrChange w:id="1506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64" w:author="N F" w:date="2023-12-05T03:08:00Z">
              <w:rPr>
                <w:rFonts w:cs="Times New Roman"/>
                <w:lang w:val="en-GB"/>
              </w:rPr>
            </w:rPrChange>
          </w:rPr>
          <w:delInstrText>an</w:delInstrText>
        </w:r>
        <w:r w:rsidR="00AE1425" w:rsidRPr="006E6534" w:rsidDel="00CB5412">
          <w:rPr>
            <w:rFonts w:cs="Times New Roman"/>
            <w:color w:val="000000" w:themeColor="text1"/>
            <w:rPrChange w:id="1506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66" w:author="N F" w:date="2023-12-05T03:08:00Z">
              <w:rPr>
                <w:rFonts w:cs="Times New Roman"/>
                <w:lang w:val="en-GB"/>
              </w:rPr>
            </w:rPrChange>
          </w:rPr>
          <w:delInstrText>antitumor</w:delInstrText>
        </w:r>
        <w:r w:rsidR="00AE1425" w:rsidRPr="006E6534" w:rsidDel="00CB5412">
          <w:rPr>
            <w:rFonts w:cs="Times New Roman"/>
            <w:color w:val="000000" w:themeColor="text1"/>
            <w:rPrChange w:id="1506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68" w:author="N F" w:date="2023-12-05T03:08:00Z">
              <w:rPr>
                <w:rFonts w:cs="Times New Roman"/>
                <w:lang w:val="en-GB"/>
              </w:rPr>
            </w:rPrChange>
          </w:rPr>
          <w:delInstrText>response</w:delInstrText>
        </w:r>
        <w:r w:rsidR="00AE1425" w:rsidRPr="006E6534" w:rsidDel="00CB5412">
          <w:rPr>
            <w:rFonts w:cs="Times New Roman"/>
            <w:color w:val="000000" w:themeColor="text1"/>
            <w:rPrChange w:id="1506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70" w:author="N F" w:date="2023-12-05T03:08:00Z">
              <w:rPr>
                <w:rFonts w:cs="Times New Roman"/>
                <w:lang w:val="en-GB"/>
              </w:rPr>
            </w:rPrChange>
          </w:rPr>
          <w:delInstrText>with</w:delInstrText>
        </w:r>
        <w:r w:rsidR="00AE1425" w:rsidRPr="006E6534" w:rsidDel="00CB5412">
          <w:rPr>
            <w:rFonts w:cs="Times New Roman"/>
            <w:color w:val="000000" w:themeColor="text1"/>
            <w:rPrChange w:id="1507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72" w:author="N F" w:date="2023-12-05T03:08:00Z">
              <w:rPr>
                <w:rFonts w:cs="Times New Roman"/>
                <w:lang w:val="en-GB"/>
              </w:rPr>
            </w:rPrChange>
          </w:rPr>
          <w:delInstrText>osimertinib</w:delInstrText>
        </w:r>
        <w:r w:rsidR="00AE1425" w:rsidRPr="006E6534" w:rsidDel="00CB5412">
          <w:rPr>
            <w:rFonts w:cs="Times New Roman"/>
            <w:color w:val="000000" w:themeColor="text1"/>
            <w:rPrChange w:id="1507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74" w:author="N F" w:date="2023-12-05T03:08:00Z">
              <w:rPr>
                <w:rFonts w:cs="Times New Roman"/>
                <w:lang w:val="en-GB"/>
              </w:rPr>
            </w:rPrChange>
          </w:rPr>
          <w:delInstrText>plus</w:delInstrText>
        </w:r>
        <w:r w:rsidR="00AE1425" w:rsidRPr="006E6534" w:rsidDel="00CB5412">
          <w:rPr>
            <w:rFonts w:cs="Times New Roman"/>
            <w:color w:val="000000" w:themeColor="text1"/>
            <w:rPrChange w:id="1507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76" w:author="N F" w:date="2023-12-05T03:08:00Z">
              <w:rPr>
                <w:rFonts w:cs="Times New Roman"/>
                <w:lang w:val="en-GB"/>
              </w:rPr>
            </w:rPrChange>
          </w:rPr>
          <w:delInstrText>aspirin</w:delInstrText>
        </w:r>
        <w:r w:rsidR="00AE1425" w:rsidRPr="006E6534" w:rsidDel="00CB5412">
          <w:rPr>
            <w:rFonts w:cs="Times New Roman"/>
            <w:color w:val="000000" w:themeColor="text1"/>
            <w:rPrChange w:id="1507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78" w:author="N F" w:date="2023-12-05T03:08:00Z">
              <w:rPr>
                <w:rFonts w:cs="Times New Roman"/>
                <w:lang w:val="en-GB"/>
              </w:rPr>
            </w:rPrChange>
          </w:rPr>
          <w:delInstrText>treatment</w:delInstrText>
        </w:r>
        <w:r w:rsidR="00AE1425" w:rsidRPr="006E6534" w:rsidDel="00CB5412">
          <w:rPr>
            <w:rFonts w:cs="Times New Roman"/>
            <w:color w:val="000000" w:themeColor="text1"/>
            <w:rPrChange w:id="1507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80" w:author="N F" w:date="2023-12-05T03:08:00Z">
              <w:rPr>
                <w:rFonts w:cs="Times New Roman"/>
                <w:lang w:val="en-GB"/>
              </w:rPr>
            </w:rPrChange>
          </w:rPr>
          <w:delInstrText>As</w:delInstrText>
        </w:r>
        <w:r w:rsidR="00AE1425" w:rsidRPr="006E6534" w:rsidDel="00CB5412">
          <w:rPr>
            <w:rFonts w:cs="Times New Roman"/>
            <w:color w:val="000000" w:themeColor="text1"/>
            <w:rPrChange w:id="1508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82" w:author="N F" w:date="2023-12-05T03:08:00Z">
              <w:rPr>
                <w:rFonts w:cs="Times New Roman"/>
                <w:lang w:val="en-GB"/>
              </w:rPr>
            </w:rPrChange>
          </w:rPr>
          <w:delInstrText>previous</w:delInstrText>
        </w:r>
        <w:r w:rsidR="00AE1425" w:rsidRPr="006E6534" w:rsidDel="00CB5412">
          <w:rPr>
            <w:rFonts w:cs="Times New Roman"/>
            <w:color w:val="000000" w:themeColor="text1"/>
            <w:rPrChange w:id="1508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84" w:author="N F" w:date="2023-12-05T03:08:00Z">
              <w:rPr>
                <w:rFonts w:cs="Times New Roman"/>
                <w:lang w:val="en-GB"/>
              </w:rPr>
            </w:rPrChange>
          </w:rPr>
          <w:delInstrText>data</w:delInstrText>
        </w:r>
        <w:r w:rsidR="00AE1425" w:rsidRPr="006E6534" w:rsidDel="00CB5412">
          <w:rPr>
            <w:rFonts w:cs="Times New Roman"/>
            <w:color w:val="000000" w:themeColor="text1"/>
            <w:rPrChange w:id="1508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86" w:author="N F" w:date="2023-12-05T03:08:00Z">
              <w:rPr>
                <w:rFonts w:cs="Times New Roman"/>
                <w:lang w:val="en-GB"/>
              </w:rPr>
            </w:rPrChange>
          </w:rPr>
          <w:delInstrText>indicate</w:delInstrText>
        </w:r>
        <w:r w:rsidR="00AE1425" w:rsidRPr="006E6534" w:rsidDel="00CB5412">
          <w:rPr>
            <w:rFonts w:cs="Times New Roman"/>
            <w:color w:val="000000" w:themeColor="text1"/>
            <w:rPrChange w:id="1508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88" w:author="N F" w:date="2023-12-05T03:08:00Z">
              <w:rPr>
                <w:rFonts w:cs="Times New Roman"/>
                <w:lang w:val="en-GB"/>
              </w:rPr>
            </w:rPrChange>
          </w:rPr>
          <w:delInstrText>that</w:delInstrText>
        </w:r>
        <w:r w:rsidR="00AE1425" w:rsidRPr="006E6534" w:rsidDel="00CB5412">
          <w:rPr>
            <w:rFonts w:cs="Times New Roman"/>
            <w:color w:val="000000" w:themeColor="text1"/>
            <w:rPrChange w:id="1508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90" w:author="N F" w:date="2023-12-05T03:08:00Z">
              <w:rPr>
                <w:rFonts w:cs="Times New Roman"/>
                <w:lang w:val="en-GB"/>
              </w:rPr>
            </w:rPrChange>
          </w:rPr>
          <w:delInstrText>aspirin</w:delInstrText>
        </w:r>
        <w:r w:rsidR="00AE1425" w:rsidRPr="006E6534" w:rsidDel="00CB5412">
          <w:rPr>
            <w:rFonts w:cs="Times New Roman"/>
            <w:color w:val="000000" w:themeColor="text1"/>
            <w:rPrChange w:id="1509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92" w:author="N F" w:date="2023-12-05T03:08:00Z">
              <w:rPr>
                <w:rFonts w:cs="Times New Roman"/>
                <w:lang w:val="en-GB"/>
              </w:rPr>
            </w:rPrChange>
          </w:rPr>
          <w:delInstrText>induces</w:delInstrText>
        </w:r>
        <w:r w:rsidR="00AE1425" w:rsidRPr="006E6534" w:rsidDel="00CB5412">
          <w:rPr>
            <w:rFonts w:cs="Times New Roman"/>
            <w:color w:val="000000" w:themeColor="text1"/>
            <w:rPrChange w:id="1509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94" w:author="N F" w:date="2023-12-05T03:08:00Z">
              <w:rPr>
                <w:rFonts w:cs="Times New Roman"/>
                <w:lang w:val="en-GB"/>
              </w:rPr>
            </w:rPrChange>
          </w:rPr>
          <w:delInstrText>antiproliferative</w:delInstrText>
        </w:r>
        <w:r w:rsidR="00AE1425" w:rsidRPr="006E6534" w:rsidDel="00CB5412">
          <w:rPr>
            <w:rFonts w:cs="Times New Roman"/>
            <w:color w:val="000000" w:themeColor="text1"/>
            <w:rPrChange w:id="1509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96" w:author="N F" w:date="2023-12-05T03:08:00Z">
              <w:rPr>
                <w:rFonts w:cs="Times New Roman"/>
                <w:lang w:val="en-GB"/>
              </w:rPr>
            </w:rPrChange>
          </w:rPr>
          <w:delInstrText>effects</w:delInstrText>
        </w:r>
        <w:r w:rsidR="00AE1425" w:rsidRPr="006E6534" w:rsidDel="00CB5412">
          <w:rPr>
            <w:rFonts w:cs="Times New Roman"/>
            <w:color w:val="000000" w:themeColor="text1"/>
            <w:rPrChange w:id="1509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098" w:author="N F" w:date="2023-12-05T03:08:00Z">
              <w:rPr>
                <w:rFonts w:cs="Times New Roman"/>
                <w:lang w:val="en-GB"/>
              </w:rPr>
            </w:rPrChange>
          </w:rPr>
          <w:delInstrText>in</w:delInstrText>
        </w:r>
        <w:r w:rsidR="00AE1425" w:rsidRPr="006E6534" w:rsidDel="00CB5412">
          <w:rPr>
            <w:rFonts w:cs="Times New Roman"/>
            <w:color w:val="000000" w:themeColor="text1"/>
            <w:rPrChange w:id="1509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00" w:author="N F" w:date="2023-12-05T03:08:00Z">
              <w:rPr>
                <w:rFonts w:cs="Times New Roman"/>
                <w:lang w:val="en-GB"/>
              </w:rPr>
            </w:rPrChange>
          </w:rPr>
          <w:delInstrText>tumor</w:delInstrText>
        </w:r>
        <w:r w:rsidR="00AE1425" w:rsidRPr="006E6534" w:rsidDel="00CB5412">
          <w:rPr>
            <w:rFonts w:cs="Times New Roman"/>
            <w:color w:val="000000" w:themeColor="text1"/>
            <w:rPrChange w:id="1510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02" w:author="N F" w:date="2023-12-05T03:08:00Z">
              <w:rPr>
                <w:rFonts w:cs="Times New Roman"/>
                <w:lang w:val="en-GB"/>
              </w:rPr>
            </w:rPrChange>
          </w:rPr>
          <w:delInstrText>cells</w:delInstrText>
        </w:r>
        <w:r w:rsidR="00AE1425" w:rsidRPr="006E6534" w:rsidDel="00CB5412">
          <w:rPr>
            <w:rFonts w:cs="Times New Roman"/>
            <w:color w:val="000000" w:themeColor="text1"/>
            <w:rPrChange w:id="1510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04" w:author="N F" w:date="2023-12-05T03:08:00Z">
              <w:rPr>
                <w:rFonts w:cs="Times New Roman"/>
                <w:lang w:val="en-GB"/>
              </w:rPr>
            </w:rPrChange>
          </w:rPr>
          <w:delInstrText>we</w:delInstrText>
        </w:r>
        <w:r w:rsidR="00AE1425" w:rsidRPr="006E6534" w:rsidDel="00CB5412">
          <w:rPr>
            <w:rFonts w:cs="Times New Roman"/>
            <w:color w:val="000000" w:themeColor="text1"/>
            <w:rPrChange w:id="1510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06" w:author="N F" w:date="2023-12-05T03:08:00Z">
              <w:rPr>
                <w:rFonts w:cs="Times New Roman"/>
                <w:lang w:val="en-GB"/>
              </w:rPr>
            </w:rPrChange>
          </w:rPr>
          <w:delInstrText>designed</w:delInstrText>
        </w:r>
        <w:r w:rsidR="00AE1425" w:rsidRPr="006E6534" w:rsidDel="00CB5412">
          <w:rPr>
            <w:rFonts w:cs="Times New Roman"/>
            <w:color w:val="000000" w:themeColor="text1"/>
            <w:rPrChange w:id="1510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08" w:author="N F" w:date="2023-12-05T03:08:00Z">
              <w:rPr>
                <w:rFonts w:cs="Times New Roman"/>
                <w:lang w:val="en-GB"/>
              </w:rPr>
            </w:rPrChange>
          </w:rPr>
          <w:delInstrText>a</w:delInstrText>
        </w:r>
        <w:r w:rsidR="00AE1425" w:rsidRPr="006E6534" w:rsidDel="00CB5412">
          <w:rPr>
            <w:rFonts w:cs="Times New Roman"/>
            <w:color w:val="000000" w:themeColor="text1"/>
            <w:rPrChange w:id="1510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10" w:author="N F" w:date="2023-12-05T03:08:00Z">
              <w:rPr>
                <w:rFonts w:cs="Times New Roman"/>
                <w:lang w:val="en-GB"/>
              </w:rPr>
            </w:rPrChange>
          </w:rPr>
          <w:delInstrText>preclinical</w:delInstrText>
        </w:r>
        <w:r w:rsidR="00AE1425" w:rsidRPr="006E6534" w:rsidDel="00CB5412">
          <w:rPr>
            <w:rFonts w:cs="Times New Roman"/>
            <w:color w:val="000000" w:themeColor="text1"/>
            <w:rPrChange w:id="1511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12" w:author="N F" w:date="2023-12-05T03:08:00Z">
              <w:rPr>
                <w:rFonts w:cs="Times New Roman"/>
                <w:lang w:val="en-GB"/>
              </w:rPr>
            </w:rPrChange>
          </w:rPr>
          <w:delInstrText>study</w:delInstrText>
        </w:r>
        <w:r w:rsidR="00AE1425" w:rsidRPr="006E6534" w:rsidDel="00CB5412">
          <w:rPr>
            <w:rFonts w:cs="Times New Roman"/>
            <w:color w:val="000000" w:themeColor="text1"/>
            <w:rPrChange w:id="1511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14" w:author="N F" w:date="2023-12-05T03:08:00Z">
              <w:rPr>
                <w:rFonts w:cs="Times New Roman"/>
                <w:lang w:val="en-GB"/>
              </w:rPr>
            </w:rPrChange>
          </w:rPr>
          <w:delInstrText>to</w:delInstrText>
        </w:r>
        <w:r w:rsidR="00AE1425" w:rsidRPr="006E6534" w:rsidDel="00CB5412">
          <w:rPr>
            <w:rFonts w:cs="Times New Roman"/>
            <w:color w:val="000000" w:themeColor="text1"/>
            <w:rPrChange w:id="1511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16" w:author="N F" w:date="2023-12-05T03:08:00Z">
              <w:rPr>
                <w:rFonts w:cs="Times New Roman"/>
                <w:lang w:val="en-GB"/>
              </w:rPr>
            </w:rPrChange>
          </w:rPr>
          <w:delInstrText>explore</w:delInstrText>
        </w:r>
        <w:r w:rsidR="00AE1425" w:rsidRPr="006E6534" w:rsidDel="00CB5412">
          <w:rPr>
            <w:rFonts w:cs="Times New Roman"/>
            <w:color w:val="000000" w:themeColor="text1"/>
            <w:rPrChange w:id="1511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18" w:author="N F" w:date="2023-12-05T03:08:00Z">
              <w:rPr>
                <w:rFonts w:cs="Times New Roman"/>
                <w:lang w:val="en-GB"/>
              </w:rPr>
            </w:rPrChange>
          </w:rPr>
          <w:delInstrText>whether</w:delInstrText>
        </w:r>
        <w:r w:rsidR="00AE1425" w:rsidRPr="006E6534" w:rsidDel="00CB5412">
          <w:rPr>
            <w:rFonts w:cs="Times New Roman"/>
            <w:color w:val="000000" w:themeColor="text1"/>
            <w:rPrChange w:id="1511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20" w:author="N F" w:date="2023-12-05T03:08:00Z">
              <w:rPr>
                <w:rFonts w:cs="Times New Roman"/>
                <w:lang w:val="en-GB"/>
              </w:rPr>
            </w:rPrChange>
          </w:rPr>
          <w:delInstrText>aspirin</w:delInstrText>
        </w:r>
        <w:r w:rsidR="00AE1425" w:rsidRPr="006E6534" w:rsidDel="00CB5412">
          <w:rPr>
            <w:rFonts w:cs="Times New Roman"/>
            <w:color w:val="000000" w:themeColor="text1"/>
            <w:rPrChange w:id="1512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22" w:author="N F" w:date="2023-12-05T03:08:00Z">
              <w:rPr>
                <w:rFonts w:cs="Times New Roman"/>
                <w:lang w:val="en-GB"/>
              </w:rPr>
            </w:rPrChange>
          </w:rPr>
          <w:delInstrText>combined</w:delInstrText>
        </w:r>
        <w:r w:rsidR="00AE1425" w:rsidRPr="006E6534" w:rsidDel="00CB5412">
          <w:rPr>
            <w:rFonts w:cs="Times New Roman"/>
            <w:color w:val="000000" w:themeColor="text1"/>
            <w:rPrChange w:id="1512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24" w:author="N F" w:date="2023-12-05T03:08:00Z">
              <w:rPr>
                <w:rFonts w:cs="Times New Roman"/>
                <w:lang w:val="en-GB"/>
              </w:rPr>
            </w:rPrChange>
          </w:rPr>
          <w:delInstrText>with</w:delInstrText>
        </w:r>
        <w:r w:rsidR="00AE1425" w:rsidRPr="006E6534" w:rsidDel="00CB5412">
          <w:rPr>
            <w:rFonts w:cs="Times New Roman"/>
            <w:color w:val="000000" w:themeColor="text1"/>
            <w:rPrChange w:id="1512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26" w:author="N F" w:date="2023-12-05T03:08:00Z">
              <w:rPr>
                <w:rFonts w:cs="Times New Roman"/>
                <w:lang w:val="en-GB"/>
              </w:rPr>
            </w:rPrChange>
          </w:rPr>
          <w:delInstrText>osimertinib</w:delInstrText>
        </w:r>
        <w:r w:rsidR="00AE1425" w:rsidRPr="006E6534" w:rsidDel="00CB5412">
          <w:rPr>
            <w:rFonts w:cs="Times New Roman"/>
            <w:color w:val="000000" w:themeColor="text1"/>
            <w:rPrChange w:id="1512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28" w:author="N F" w:date="2023-12-05T03:08:00Z">
              <w:rPr>
                <w:rFonts w:cs="Times New Roman"/>
                <w:lang w:val="en-GB"/>
              </w:rPr>
            </w:rPrChange>
          </w:rPr>
          <w:delInstrText>could</w:delInstrText>
        </w:r>
        <w:r w:rsidR="00AE1425" w:rsidRPr="006E6534" w:rsidDel="00CB5412">
          <w:rPr>
            <w:rFonts w:cs="Times New Roman"/>
            <w:color w:val="000000" w:themeColor="text1"/>
            <w:rPrChange w:id="1512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30" w:author="N F" w:date="2023-12-05T03:08:00Z">
              <w:rPr>
                <w:rFonts w:cs="Times New Roman"/>
                <w:lang w:val="en-GB"/>
              </w:rPr>
            </w:rPrChange>
          </w:rPr>
          <w:delInstrText>synergistically</w:delInstrText>
        </w:r>
        <w:r w:rsidR="00AE1425" w:rsidRPr="006E6534" w:rsidDel="00CB5412">
          <w:rPr>
            <w:rFonts w:cs="Times New Roman"/>
            <w:color w:val="000000" w:themeColor="text1"/>
            <w:rPrChange w:id="1513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32" w:author="N F" w:date="2023-12-05T03:08:00Z">
              <w:rPr>
                <w:rFonts w:cs="Times New Roman"/>
                <w:lang w:val="en-GB"/>
              </w:rPr>
            </w:rPrChange>
          </w:rPr>
          <w:delInstrText>sensitize</w:delInstrText>
        </w:r>
        <w:r w:rsidR="00AE1425" w:rsidRPr="006E6534" w:rsidDel="00CB5412">
          <w:rPr>
            <w:rFonts w:cs="Times New Roman"/>
            <w:color w:val="000000" w:themeColor="text1"/>
            <w:rPrChange w:id="1513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34" w:author="N F" w:date="2023-12-05T03:08:00Z">
              <w:rPr>
                <w:rFonts w:cs="Times New Roman"/>
                <w:lang w:val="en-GB"/>
              </w:rPr>
            </w:rPrChange>
          </w:rPr>
          <w:delInstrText>osimertinib</w:delInstrText>
        </w:r>
        <w:r w:rsidR="00AE1425" w:rsidRPr="006E6534" w:rsidDel="00CB5412">
          <w:rPr>
            <w:rFonts w:cs="Times New Roman"/>
            <w:color w:val="000000" w:themeColor="text1"/>
            <w:rPrChange w:id="15135" w:author="N F" w:date="2023-12-05T03:08:00Z">
              <w:rPr>
                <w:rFonts w:cs="Times New Roman"/>
              </w:rPr>
            </w:rPrChange>
          </w:rPr>
          <w:delInstrText>-</w:delInstrText>
        </w:r>
        <w:r w:rsidR="00AE1425" w:rsidRPr="006E6534" w:rsidDel="00CB5412">
          <w:rPr>
            <w:rFonts w:cs="Times New Roman"/>
            <w:color w:val="000000" w:themeColor="text1"/>
            <w:lang w:val="en-GB"/>
            <w:rPrChange w:id="15136" w:author="N F" w:date="2023-12-05T03:08:00Z">
              <w:rPr>
                <w:rFonts w:cs="Times New Roman"/>
                <w:lang w:val="en-GB"/>
              </w:rPr>
            </w:rPrChange>
          </w:rPr>
          <w:delInstrText>resistant</w:delInstrText>
        </w:r>
        <w:r w:rsidR="00AE1425" w:rsidRPr="006E6534" w:rsidDel="00CB5412">
          <w:rPr>
            <w:rFonts w:cs="Times New Roman"/>
            <w:color w:val="000000" w:themeColor="text1"/>
            <w:rPrChange w:id="1513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38" w:author="N F" w:date="2023-12-05T03:08:00Z">
              <w:rPr>
                <w:rFonts w:cs="Times New Roman"/>
                <w:lang w:val="en-GB"/>
              </w:rPr>
            </w:rPrChange>
          </w:rPr>
          <w:delInstrText>non</w:delInstrText>
        </w:r>
        <w:r w:rsidR="00AE1425" w:rsidRPr="006E6534" w:rsidDel="00CB5412">
          <w:rPr>
            <w:rFonts w:cs="Times New Roman"/>
            <w:color w:val="000000" w:themeColor="text1"/>
            <w:rPrChange w:id="15139" w:author="N F" w:date="2023-12-05T03:08:00Z">
              <w:rPr>
                <w:rFonts w:cs="Times New Roman"/>
              </w:rPr>
            </w:rPrChange>
          </w:rPr>
          <w:delInstrText>-</w:delInstrText>
        </w:r>
        <w:r w:rsidR="00AE1425" w:rsidRPr="006E6534" w:rsidDel="00CB5412">
          <w:rPr>
            <w:rFonts w:cs="Times New Roman"/>
            <w:color w:val="000000" w:themeColor="text1"/>
            <w:lang w:val="en-GB"/>
            <w:rPrChange w:id="15140" w:author="N F" w:date="2023-12-05T03:08:00Z">
              <w:rPr>
                <w:rFonts w:cs="Times New Roman"/>
                <w:lang w:val="en-GB"/>
              </w:rPr>
            </w:rPrChange>
          </w:rPr>
          <w:delInstrText>small</w:delInstrText>
        </w:r>
        <w:r w:rsidR="00AE1425" w:rsidRPr="006E6534" w:rsidDel="00CB5412">
          <w:rPr>
            <w:rFonts w:cs="Times New Roman"/>
            <w:color w:val="000000" w:themeColor="text1"/>
            <w:rPrChange w:id="15141" w:author="N F" w:date="2023-12-05T03:08:00Z">
              <w:rPr>
                <w:rFonts w:cs="Times New Roman"/>
              </w:rPr>
            </w:rPrChange>
          </w:rPr>
          <w:delInstrText>-</w:delInstrText>
        </w:r>
        <w:r w:rsidR="00AE1425" w:rsidRPr="006E6534" w:rsidDel="00CB5412">
          <w:rPr>
            <w:rFonts w:cs="Times New Roman"/>
            <w:color w:val="000000" w:themeColor="text1"/>
            <w:lang w:val="en-GB"/>
            <w:rPrChange w:id="15142" w:author="N F" w:date="2023-12-05T03:08:00Z">
              <w:rPr>
                <w:rFonts w:cs="Times New Roman"/>
                <w:lang w:val="en-GB"/>
              </w:rPr>
            </w:rPrChange>
          </w:rPr>
          <w:delInstrText>cell</w:delInstrText>
        </w:r>
        <w:r w:rsidR="00AE1425" w:rsidRPr="006E6534" w:rsidDel="00CB5412">
          <w:rPr>
            <w:rFonts w:cs="Times New Roman"/>
            <w:color w:val="000000" w:themeColor="text1"/>
            <w:rPrChange w:id="1514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44" w:author="N F" w:date="2023-12-05T03:08:00Z">
              <w:rPr>
                <w:rFonts w:cs="Times New Roman"/>
                <w:lang w:val="en-GB"/>
              </w:rPr>
            </w:rPrChange>
          </w:rPr>
          <w:delInstrText>lung</w:delInstrText>
        </w:r>
        <w:r w:rsidR="00AE1425" w:rsidRPr="006E6534" w:rsidDel="00CB5412">
          <w:rPr>
            <w:rFonts w:cs="Times New Roman"/>
            <w:color w:val="000000" w:themeColor="text1"/>
            <w:rPrChange w:id="1514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46" w:author="N F" w:date="2023-12-05T03:08:00Z">
              <w:rPr>
                <w:rFonts w:cs="Times New Roman"/>
                <w:lang w:val="en-GB"/>
              </w:rPr>
            </w:rPrChange>
          </w:rPr>
          <w:delInstrText>cancer</w:delInstrText>
        </w:r>
        <w:r w:rsidR="00AE1425" w:rsidRPr="006E6534" w:rsidDel="00CB5412">
          <w:rPr>
            <w:rFonts w:cs="Times New Roman"/>
            <w:color w:val="000000" w:themeColor="text1"/>
            <w:rPrChange w:id="1514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48" w:author="N F" w:date="2023-12-05T03:08:00Z">
              <w:rPr>
                <w:rFonts w:cs="Times New Roman"/>
                <w:lang w:val="en-GB"/>
              </w:rPr>
            </w:rPrChange>
          </w:rPr>
          <w:delInstrText>NSCLC</w:delInstrText>
        </w:r>
        <w:r w:rsidR="00AE1425" w:rsidRPr="006E6534" w:rsidDel="00CB5412">
          <w:rPr>
            <w:rFonts w:cs="Times New Roman"/>
            <w:color w:val="000000" w:themeColor="text1"/>
            <w:rPrChange w:id="1514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50" w:author="N F" w:date="2023-12-05T03:08:00Z">
              <w:rPr>
                <w:rFonts w:cs="Times New Roman"/>
                <w:lang w:val="en-GB"/>
              </w:rPr>
            </w:rPrChange>
          </w:rPr>
          <w:delInstrText>cells</w:delInstrText>
        </w:r>
        <w:r w:rsidR="00AE1425" w:rsidRPr="006E6534" w:rsidDel="00CB5412">
          <w:rPr>
            <w:rFonts w:cs="Times New Roman"/>
            <w:color w:val="000000" w:themeColor="text1"/>
            <w:rPrChange w:id="1515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52" w:author="N F" w:date="2023-12-05T03:08:00Z">
              <w:rPr>
                <w:rFonts w:cs="Times New Roman"/>
                <w:lang w:val="en-GB"/>
              </w:rPr>
            </w:rPrChange>
          </w:rPr>
          <w:delInstrText>The</w:delInstrText>
        </w:r>
        <w:r w:rsidR="00AE1425" w:rsidRPr="006E6534" w:rsidDel="00CB5412">
          <w:rPr>
            <w:rFonts w:cs="Times New Roman"/>
            <w:color w:val="000000" w:themeColor="text1"/>
            <w:rPrChange w:id="1515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54" w:author="N F" w:date="2023-12-05T03:08:00Z">
              <w:rPr>
                <w:rFonts w:cs="Times New Roman"/>
                <w:lang w:val="en-GB"/>
              </w:rPr>
            </w:rPrChange>
          </w:rPr>
          <w:delInstrText>effects</w:delInstrText>
        </w:r>
        <w:r w:rsidR="00AE1425" w:rsidRPr="006E6534" w:rsidDel="00CB5412">
          <w:rPr>
            <w:rFonts w:cs="Times New Roman"/>
            <w:color w:val="000000" w:themeColor="text1"/>
            <w:rPrChange w:id="1515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56" w:author="N F" w:date="2023-12-05T03:08:00Z">
              <w:rPr>
                <w:rFonts w:cs="Times New Roman"/>
                <w:lang w:val="en-GB"/>
              </w:rPr>
            </w:rPrChange>
          </w:rPr>
          <w:delInstrText>of</w:delInstrText>
        </w:r>
        <w:r w:rsidR="00AE1425" w:rsidRPr="006E6534" w:rsidDel="00CB5412">
          <w:rPr>
            <w:rFonts w:cs="Times New Roman"/>
            <w:color w:val="000000" w:themeColor="text1"/>
            <w:rPrChange w:id="1515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58" w:author="N F" w:date="2023-12-05T03:08:00Z">
              <w:rPr>
                <w:rFonts w:cs="Times New Roman"/>
                <w:lang w:val="en-GB"/>
              </w:rPr>
            </w:rPrChange>
          </w:rPr>
          <w:delInstrText>combined</w:delInstrText>
        </w:r>
        <w:r w:rsidR="00AE1425" w:rsidRPr="006E6534" w:rsidDel="00CB5412">
          <w:rPr>
            <w:rFonts w:cs="Times New Roman"/>
            <w:color w:val="000000" w:themeColor="text1"/>
            <w:rPrChange w:id="1515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60" w:author="N F" w:date="2023-12-05T03:08:00Z">
              <w:rPr>
                <w:rFonts w:cs="Times New Roman"/>
                <w:lang w:val="en-GB"/>
              </w:rPr>
            </w:rPrChange>
          </w:rPr>
          <w:delInstrText>treatment</w:delInstrText>
        </w:r>
        <w:r w:rsidR="00AE1425" w:rsidRPr="006E6534" w:rsidDel="00CB5412">
          <w:rPr>
            <w:rFonts w:cs="Times New Roman"/>
            <w:color w:val="000000" w:themeColor="text1"/>
            <w:rPrChange w:id="1516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62" w:author="N F" w:date="2023-12-05T03:08:00Z">
              <w:rPr>
                <w:rFonts w:cs="Times New Roman"/>
                <w:lang w:val="en-GB"/>
              </w:rPr>
            </w:rPrChange>
          </w:rPr>
          <w:delInstrText>with</w:delInstrText>
        </w:r>
        <w:r w:rsidR="00AE1425" w:rsidRPr="006E6534" w:rsidDel="00CB5412">
          <w:rPr>
            <w:rFonts w:cs="Times New Roman"/>
            <w:color w:val="000000" w:themeColor="text1"/>
            <w:rPrChange w:id="1516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64" w:author="N F" w:date="2023-12-05T03:08:00Z">
              <w:rPr>
                <w:rFonts w:cs="Times New Roman"/>
                <w:lang w:val="en-GB"/>
              </w:rPr>
            </w:rPrChange>
          </w:rPr>
          <w:delInstrText>osimertinib</w:delInstrText>
        </w:r>
        <w:r w:rsidR="00AE1425" w:rsidRPr="006E6534" w:rsidDel="00CB5412">
          <w:rPr>
            <w:rFonts w:cs="Times New Roman"/>
            <w:color w:val="000000" w:themeColor="text1"/>
            <w:rPrChange w:id="1516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66" w:author="N F" w:date="2023-12-05T03:08:00Z">
              <w:rPr>
                <w:rFonts w:cs="Times New Roman"/>
                <w:lang w:val="en-GB"/>
              </w:rPr>
            </w:rPrChange>
          </w:rPr>
          <w:delInstrText>and</w:delInstrText>
        </w:r>
        <w:r w:rsidR="00AE1425" w:rsidRPr="006E6534" w:rsidDel="00CB5412">
          <w:rPr>
            <w:rFonts w:cs="Times New Roman"/>
            <w:color w:val="000000" w:themeColor="text1"/>
            <w:rPrChange w:id="1516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68" w:author="N F" w:date="2023-12-05T03:08:00Z">
              <w:rPr>
                <w:rFonts w:cs="Times New Roman"/>
                <w:lang w:val="en-GB"/>
              </w:rPr>
            </w:rPrChange>
          </w:rPr>
          <w:delInstrText>aspirin</w:delInstrText>
        </w:r>
        <w:r w:rsidR="00AE1425" w:rsidRPr="006E6534" w:rsidDel="00CB5412">
          <w:rPr>
            <w:rFonts w:cs="Times New Roman"/>
            <w:color w:val="000000" w:themeColor="text1"/>
            <w:rPrChange w:id="1516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70" w:author="N F" w:date="2023-12-05T03:08:00Z">
              <w:rPr>
                <w:rFonts w:cs="Times New Roman"/>
                <w:lang w:val="en-GB"/>
              </w:rPr>
            </w:rPrChange>
          </w:rPr>
          <w:delInstrText>on</w:delInstrText>
        </w:r>
        <w:r w:rsidR="00AE1425" w:rsidRPr="006E6534" w:rsidDel="00CB5412">
          <w:rPr>
            <w:rFonts w:cs="Times New Roman"/>
            <w:color w:val="000000" w:themeColor="text1"/>
            <w:rPrChange w:id="1517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72" w:author="N F" w:date="2023-12-05T03:08:00Z">
              <w:rPr>
                <w:rFonts w:cs="Times New Roman"/>
                <w:lang w:val="en-GB"/>
              </w:rPr>
            </w:rPrChange>
          </w:rPr>
          <w:delInstrText>osimertinib</w:delInstrText>
        </w:r>
        <w:r w:rsidR="00AE1425" w:rsidRPr="006E6534" w:rsidDel="00CB5412">
          <w:rPr>
            <w:rFonts w:cs="Times New Roman"/>
            <w:color w:val="000000" w:themeColor="text1"/>
            <w:rPrChange w:id="15173" w:author="N F" w:date="2023-12-05T03:08:00Z">
              <w:rPr>
                <w:rFonts w:cs="Times New Roman"/>
              </w:rPr>
            </w:rPrChange>
          </w:rPr>
          <w:delInstrText>-</w:delInstrText>
        </w:r>
        <w:r w:rsidR="00AE1425" w:rsidRPr="006E6534" w:rsidDel="00CB5412">
          <w:rPr>
            <w:rFonts w:cs="Times New Roman"/>
            <w:color w:val="000000" w:themeColor="text1"/>
            <w:lang w:val="en-GB"/>
            <w:rPrChange w:id="15174" w:author="N F" w:date="2023-12-05T03:08:00Z">
              <w:rPr>
                <w:rFonts w:cs="Times New Roman"/>
                <w:lang w:val="en-GB"/>
              </w:rPr>
            </w:rPrChange>
          </w:rPr>
          <w:delInstrText>resistant</w:delInstrText>
        </w:r>
        <w:r w:rsidR="00AE1425" w:rsidRPr="006E6534" w:rsidDel="00CB5412">
          <w:rPr>
            <w:rFonts w:cs="Times New Roman"/>
            <w:color w:val="000000" w:themeColor="text1"/>
            <w:rPrChange w:id="1517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76" w:author="N F" w:date="2023-12-05T03:08:00Z">
              <w:rPr>
                <w:rFonts w:cs="Times New Roman"/>
                <w:lang w:val="en-GB"/>
              </w:rPr>
            </w:rPrChange>
          </w:rPr>
          <w:delInstrText>NSCLC</w:delInstrText>
        </w:r>
        <w:r w:rsidR="00AE1425" w:rsidRPr="006E6534" w:rsidDel="00CB5412">
          <w:rPr>
            <w:rFonts w:cs="Times New Roman"/>
            <w:color w:val="000000" w:themeColor="text1"/>
            <w:rPrChange w:id="1517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78" w:author="N F" w:date="2023-12-05T03:08:00Z">
              <w:rPr>
                <w:rFonts w:cs="Times New Roman"/>
                <w:lang w:val="en-GB"/>
              </w:rPr>
            </w:rPrChange>
          </w:rPr>
          <w:delInstrText>cell</w:delInstrText>
        </w:r>
        <w:r w:rsidR="00AE1425" w:rsidRPr="006E6534" w:rsidDel="00CB5412">
          <w:rPr>
            <w:rFonts w:cs="Times New Roman"/>
            <w:color w:val="000000" w:themeColor="text1"/>
            <w:rPrChange w:id="1517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80" w:author="N F" w:date="2023-12-05T03:08:00Z">
              <w:rPr>
                <w:rFonts w:cs="Times New Roman"/>
                <w:lang w:val="en-GB"/>
              </w:rPr>
            </w:rPrChange>
          </w:rPr>
          <w:delInstrText>lines</w:delInstrText>
        </w:r>
        <w:r w:rsidR="00AE1425" w:rsidRPr="006E6534" w:rsidDel="00CB5412">
          <w:rPr>
            <w:rFonts w:cs="Times New Roman"/>
            <w:color w:val="000000" w:themeColor="text1"/>
            <w:rPrChange w:id="1518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82" w:author="N F" w:date="2023-12-05T03:08:00Z">
              <w:rPr>
                <w:rFonts w:cs="Times New Roman"/>
                <w:lang w:val="en-GB"/>
              </w:rPr>
            </w:rPrChange>
          </w:rPr>
          <w:delInstrText>were</w:delInstrText>
        </w:r>
        <w:r w:rsidR="00AE1425" w:rsidRPr="006E6534" w:rsidDel="00CB5412">
          <w:rPr>
            <w:rFonts w:cs="Times New Roman"/>
            <w:color w:val="000000" w:themeColor="text1"/>
            <w:rPrChange w:id="1518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84" w:author="N F" w:date="2023-12-05T03:08:00Z">
              <w:rPr>
                <w:rFonts w:cs="Times New Roman"/>
                <w:lang w:val="en-GB"/>
              </w:rPr>
            </w:rPrChange>
          </w:rPr>
          <w:delInstrText>examined</w:delInstrText>
        </w:r>
        <w:r w:rsidR="00AE1425" w:rsidRPr="006E6534" w:rsidDel="00CB5412">
          <w:rPr>
            <w:rFonts w:cs="Times New Roman"/>
            <w:color w:val="000000" w:themeColor="text1"/>
            <w:rPrChange w:id="1518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86" w:author="N F" w:date="2023-12-05T03:08:00Z">
              <w:rPr>
                <w:rFonts w:cs="Times New Roman"/>
                <w:lang w:val="en-GB"/>
              </w:rPr>
            </w:rPrChange>
          </w:rPr>
          <w:delInstrText>in</w:delInstrText>
        </w:r>
        <w:r w:rsidR="00AE1425" w:rsidRPr="006E6534" w:rsidDel="00CB5412">
          <w:rPr>
            <w:rFonts w:cs="Times New Roman"/>
            <w:color w:val="000000" w:themeColor="text1"/>
            <w:rPrChange w:id="1518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88" w:author="N F" w:date="2023-12-05T03:08:00Z">
              <w:rPr>
                <w:rFonts w:cs="Times New Roman"/>
                <w:lang w:val="en-GB"/>
              </w:rPr>
            </w:rPrChange>
          </w:rPr>
          <w:delInstrText>vitro</w:delInstrText>
        </w:r>
        <w:r w:rsidR="00AE1425" w:rsidRPr="006E6534" w:rsidDel="00CB5412">
          <w:rPr>
            <w:rFonts w:cs="Times New Roman"/>
            <w:color w:val="000000" w:themeColor="text1"/>
            <w:rPrChange w:id="1518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90" w:author="N F" w:date="2023-12-05T03:08:00Z">
              <w:rPr>
                <w:rFonts w:cs="Times New Roman"/>
                <w:lang w:val="en-GB"/>
              </w:rPr>
            </w:rPrChange>
          </w:rPr>
          <w:delInstrText>and</w:delInstrText>
        </w:r>
        <w:r w:rsidR="00AE1425" w:rsidRPr="006E6534" w:rsidDel="00CB5412">
          <w:rPr>
            <w:rFonts w:cs="Times New Roman"/>
            <w:color w:val="000000" w:themeColor="text1"/>
            <w:rPrChange w:id="1519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92" w:author="N F" w:date="2023-12-05T03:08:00Z">
              <w:rPr>
                <w:rFonts w:cs="Times New Roman"/>
                <w:lang w:val="en-GB"/>
              </w:rPr>
            </w:rPrChange>
          </w:rPr>
          <w:delInstrText>in</w:delInstrText>
        </w:r>
        <w:r w:rsidR="00AE1425" w:rsidRPr="006E6534" w:rsidDel="00CB5412">
          <w:rPr>
            <w:rFonts w:cs="Times New Roman"/>
            <w:color w:val="000000" w:themeColor="text1"/>
            <w:rPrChange w:id="1519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94" w:author="N F" w:date="2023-12-05T03:08:00Z">
              <w:rPr>
                <w:rFonts w:cs="Times New Roman"/>
                <w:lang w:val="en-GB"/>
              </w:rPr>
            </w:rPrChange>
          </w:rPr>
          <w:delInstrText>vivo</w:delInstrText>
        </w:r>
        <w:r w:rsidR="00AE1425" w:rsidRPr="006E6534" w:rsidDel="00CB5412">
          <w:rPr>
            <w:rFonts w:cs="Times New Roman"/>
            <w:color w:val="000000" w:themeColor="text1"/>
            <w:rPrChange w:id="1519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96" w:author="N F" w:date="2023-12-05T03:08:00Z">
              <w:rPr>
                <w:rFonts w:cs="Times New Roman"/>
                <w:lang w:val="en-GB"/>
              </w:rPr>
            </w:rPrChange>
          </w:rPr>
          <w:delInstrText>The</w:delInstrText>
        </w:r>
        <w:r w:rsidR="00AE1425" w:rsidRPr="006E6534" w:rsidDel="00CB5412">
          <w:rPr>
            <w:rFonts w:cs="Times New Roman"/>
            <w:color w:val="000000" w:themeColor="text1"/>
            <w:rPrChange w:id="1519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198" w:author="N F" w:date="2023-12-05T03:08:00Z">
              <w:rPr>
                <w:rFonts w:cs="Times New Roman"/>
                <w:lang w:val="en-GB"/>
              </w:rPr>
            </w:rPrChange>
          </w:rPr>
          <w:delInstrText>combination</w:delInstrText>
        </w:r>
        <w:r w:rsidR="00AE1425" w:rsidRPr="006E6534" w:rsidDel="00CB5412">
          <w:rPr>
            <w:rFonts w:cs="Times New Roman"/>
            <w:color w:val="000000" w:themeColor="text1"/>
            <w:rPrChange w:id="1519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00" w:author="N F" w:date="2023-12-05T03:08:00Z">
              <w:rPr>
                <w:rFonts w:cs="Times New Roman"/>
                <w:lang w:val="en-GB"/>
              </w:rPr>
            </w:rPrChange>
          </w:rPr>
          <w:delInstrText>of</w:delInstrText>
        </w:r>
        <w:r w:rsidR="00AE1425" w:rsidRPr="006E6534" w:rsidDel="00CB5412">
          <w:rPr>
            <w:rFonts w:cs="Times New Roman"/>
            <w:color w:val="000000" w:themeColor="text1"/>
            <w:rPrChange w:id="1520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02" w:author="N F" w:date="2023-12-05T03:08:00Z">
              <w:rPr>
                <w:rFonts w:cs="Times New Roman"/>
                <w:lang w:val="en-GB"/>
              </w:rPr>
            </w:rPrChange>
          </w:rPr>
          <w:delInstrText>osimertinib</w:delInstrText>
        </w:r>
        <w:r w:rsidR="00AE1425" w:rsidRPr="006E6534" w:rsidDel="00CB5412">
          <w:rPr>
            <w:rFonts w:cs="Times New Roman"/>
            <w:color w:val="000000" w:themeColor="text1"/>
            <w:rPrChange w:id="1520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04" w:author="N F" w:date="2023-12-05T03:08:00Z">
              <w:rPr>
                <w:rFonts w:cs="Times New Roman"/>
                <w:lang w:val="en-GB"/>
              </w:rPr>
            </w:rPrChange>
          </w:rPr>
          <w:delInstrText>and</w:delInstrText>
        </w:r>
        <w:r w:rsidR="00AE1425" w:rsidRPr="006E6534" w:rsidDel="00CB5412">
          <w:rPr>
            <w:rFonts w:cs="Times New Roman"/>
            <w:color w:val="000000" w:themeColor="text1"/>
            <w:rPrChange w:id="1520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06" w:author="N F" w:date="2023-12-05T03:08:00Z">
              <w:rPr>
                <w:rFonts w:cs="Times New Roman"/>
                <w:lang w:val="en-GB"/>
              </w:rPr>
            </w:rPrChange>
          </w:rPr>
          <w:delInstrText>aspirin</w:delInstrText>
        </w:r>
        <w:r w:rsidR="00AE1425" w:rsidRPr="006E6534" w:rsidDel="00CB5412">
          <w:rPr>
            <w:rFonts w:cs="Times New Roman"/>
            <w:color w:val="000000" w:themeColor="text1"/>
            <w:rPrChange w:id="1520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08" w:author="N F" w:date="2023-12-05T03:08:00Z">
              <w:rPr>
                <w:rFonts w:cs="Times New Roman"/>
                <w:lang w:val="en-GB"/>
              </w:rPr>
            </w:rPrChange>
          </w:rPr>
          <w:delInstrText>induced</w:delInstrText>
        </w:r>
        <w:r w:rsidR="00AE1425" w:rsidRPr="006E6534" w:rsidDel="00CB5412">
          <w:rPr>
            <w:rFonts w:cs="Times New Roman"/>
            <w:color w:val="000000" w:themeColor="text1"/>
            <w:rPrChange w:id="1520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10" w:author="N F" w:date="2023-12-05T03:08:00Z">
              <w:rPr>
                <w:rFonts w:cs="Times New Roman"/>
                <w:lang w:val="en-GB"/>
              </w:rPr>
            </w:rPrChange>
          </w:rPr>
          <w:delInstrText>strong</w:delInstrText>
        </w:r>
        <w:r w:rsidR="00AE1425" w:rsidRPr="006E6534" w:rsidDel="00CB5412">
          <w:rPr>
            <w:rFonts w:cs="Times New Roman"/>
            <w:color w:val="000000" w:themeColor="text1"/>
            <w:rPrChange w:id="1521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12" w:author="N F" w:date="2023-12-05T03:08:00Z">
              <w:rPr>
                <w:rFonts w:cs="Times New Roman"/>
                <w:lang w:val="en-GB"/>
              </w:rPr>
            </w:rPrChange>
          </w:rPr>
          <w:delInstrText>antiproliferative</w:delInstrText>
        </w:r>
        <w:r w:rsidR="00AE1425" w:rsidRPr="006E6534" w:rsidDel="00CB5412">
          <w:rPr>
            <w:rFonts w:cs="Times New Roman"/>
            <w:color w:val="000000" w:themeColor="text1"/>
            <w:rPrChange w:id="1521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14" w:author="N F" w:date="2023-12-05T03:08:00Z">
              <w:rPr>
                <w:rFonts w:cs="Times New Roman"/>
                <w:lang w:val="en-GB"/>
              </w:rPr>
            </w:rPrChange>
          </w:rPr>
          <w:delInstrText>and</w:delInstrText>
        </w:r>
        <w:r w:rsidR="00AE1425" w:rsidRPr="006E6534" w:rsidDel="00CB5412">
          <w:rPr>
            <w:rFonts w:cs="Times New Roman"/>
            <w:color w:val="000000" w:themeColor="text1"/>
            <w:rPrChange w:id="1521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16" w:author="N F" w:date="2023-12-05T03:08:00Z">
              <w:rPr>
                <w:rFonts w:cs="Times New Roman"/>
                <w:lang w:val="en-GB"/>
              </w:rPr>
            </w:rPrChange>
          </w:rPr>
          <w:delInstrText>proapoptotic</w:delInstrText>
        </w:r>
        <w:r w:rsidR="00AE1425" w:rsidRPr="006E6534" w:rsidDel="00CB5412">
          <w:rPr>
            <w:rFonts w:cs="Times New Roman"/>
            <w:color w:val="000000" w:themeColor="text1"/>
            <w:rPrChange w:id="1521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18" w:author="N F" w:date="2023-12-05T03:08:00Z">
              <w:rPr>
                <w:rFonts w:cs="Times New Roman"/>
                <w:lang w:val="en-GB"/>
              </w:rPr>
            </w:rPrChange>
          </w:rPr>
          <w:delInstrText>effects</w:delInstrText>
        </w:r>
        <w:r w:rsidR="00AE1425" w:rsidRPr="006E6534" w:rsidDel="00CB5412">
          <w:rPr>
            <w:rFonts w:cs="Times New Roman"/>
            <w:color w:val="000000" w:themeColor="text1"/>
            <w:rPrChange w:id="1521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20" w:author="N F" w:date="2023-12-05T03:08:00Z">
              <w:rPr>
                <w:rFonts w:cs="Times New Roman"/>
                <w:lang w:val="en-GB"/>
              </w:rPr>
            </w:rPrChange>
          </w:rPr>
          <w:delInstrText>in</w:delInstrText>
        </w:r>
        <w:r w:rsidR="00AE1425" w:rsidRPr="006E6534" w:rsidDel="00CB5412">
          <w:rPr>
            <w:rFonts w:cs="Times New Roman"/>
            <w:color w:val="000000" w:themeColor="text1"/>
            <w:rPrChange w:id="1522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22" w:author="N F" w:date="2023-12-05T03:08:00Z">
              <w:rPr>
                <w:rFonts w:cs="Times New Roman"/>
                <w:lang w:val="en-GB"/>
              </w:rPr>
            </w:rPrChange>
          </w:rPr>
          <w:delInstrText>osimertinib</w:delInstrText>
        </w:r>
        <w:r w:rsidR="00AE1425" w:rsidRPr="006E6534" w:rsidDel="00CB5412">
          <w:rPr>
            <w:rFonts w:cs="Times New Roman"/>
            <w:color w:val="000000" w:themeColor="text1"/>
            <w:rPrChange w:id="15223" w:author="N F" w:date="2023-12-05T03:08:00Z">
              <w:rPr>
                <w:rFonts w:cs="Times New Roman"/>
              </w:rPr>
            </w:rPrChange>
          </w:rPr>
          <w:delInstrText>-</w:delInstrText>
        </w:r>
        <w:r w:rsidR="00AE1425" w:rsidRPr="006E6534" w:rsidDel="00CB5412">
          <w:rPr>
            <w:rFonts w:cs="Times New Roman"/>
            <w:color w:val="000000" w:themeColor="text1"/>
            <w:lang w:val="en-GB"/>
            <w:rPrChange w:id="15224" w:author="N F" w:date="2023-12-05T03:08:00Z">
              <w:rPr>
                <w:rFonts w:cs="Times New Roman"/>
                <w:lang w:val="en-GB"/>
              </w:rPr>
            </w:rPrChange>
          </w:rPr>
          <w:delInstrText>resistant</w:delInstrText>
        </w:r>
        <w:r w:rsidR="00AE1425" w:rsidRPr="006E6534" w:rsidDel="00CB5412">
          <w:rPr>
            <w:rFonts w:cs="Times New Roman"/>
            <w:color w:val="000000" w:themeColor="text1"/>
            <w:rPrChange w:id="1522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26" w:author="N F" w:date="2023-12-05T03:08:00Z">
              <w:rPr>
                <w:rFonts w:cs="Times New Roman"/>
                <w:lang w:val="en-GB"/>
              </w:rPr>
            </w:rPrChange>
          </w:rPr>
          <w:delInstrText>NSCLC</w:delInstrText>
        </w:r>
        <w:r w:rsidR="00AE1425" w:rsidRPr="006E6534" w:rsidDel="00CB5412">
          <w:rPr>
            <w:rFonts w:cs="Times New Roman"/>
            <w:color w:val="000000" w:themeColor="text1"/>
            <w:rPrChange w:id="1522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28" w:author="N F" w:date="2023-12-05T03:08:00Z">
              <w:rPr>
                <w:rFonts w:cs="Times New Roman"/>
                <w:lang w:val="en-GB"/>
              </w:rPr>
            </w:rPrChange>
          </w:rPr>
          <w:delInstrText>cells</w:delInstrText>
        </w:r>
        <w:r w:rsidR="00AE1425" w:rsidRPr="006E6534" w:rsidDel="00CB5412">
          <w:rPr>
            <w:rFonts w:cs="Times New Roman"/>
            <w:color w:val="000000" w:themeColor="text1"/>
            <w:rPrChange w:id="1522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30" w:author="N F" w:date="2023-12-05T03:08:00Z">
              <w:rPr>
                <w:rFonts w:cs="Times New Roman"/>
                <w:lang w:val="en-GB"/>
              </w:rPr>
            </w:rPrChange>
          </w:rPr>
          <w:delInstrText>through</w:delInstrText>
        </w:r>
        <w:r w:rsidR="00AE1425" w:rsidRPr="006E6534" w:rsidDel="00CB5412">
          <w:rPr>
            <w:rFonts w:cs="Times New Roman"/>
            <w:color w:val="000000" w:themeColor="text1"/>
            <w:rPrChange w:id="1523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32" w:author="N F" w:date="2023-12-05T03:08:00Z">
              <w:rPr>
                <w:rFonts w:cs="Times New Roman"/>
                <w:lang w:val="en-GB"/>
              </w:rPr>
            </w:rPrChange>
          </w:rPr>
          <w:delInstrText>inhibition</w:delInstrText>
        </w:r>
        <w:r w:rsidR="00AE1425" w:rsidRPr="006E6534" w:rsidDel="00CB5412">
          <w:rPr>
            <w:rFonts w:cs="Times New Roman"/>
            <w:color w:val="000000" w:themeColor="text1"/>
            <w:rPrChange w:id="1523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34" w:author="N F" w:date="2023-12-05T03:08:00Z">
              <w:rPr>
                <w:rFonts w:cs="Times New Roman"/>
                <w:lang w:val="en-GB"/>
              </w:rPr>
            </w:rPrChange>
          </w:rPr>
          <w:delInstrText>of</w:delInstrText>
        </w:r>
        <w:r w:rsidR="00AE1425" w:rsidRPr="006E6534" w:rsidDel="00CB5412">
          <w:rPr>
            <w:rFonts w:cs="Times New Roman"/>
            <w:color w:val="000000" w:themeColor="text1"/>
            <w:rPrChange w:id="1523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36" w:author="N F" w:date="2023-12-05T03:08:00Z">
              <w:rPr>
                <w:rFonts w:cs="Times New Roman"/>
                <w:lang w:val="en-GB"/>
              </w:rPr>
            </w:rPrChange>
          </w:rPr>
          <w:delInstrText>Akt</w:delInstrText>
        </w:r>
        <w:r w:rsidR="00AE1425" w:rsidRPr="006E6534" w:rsidDel="00CB5412">
          <w:rPr>
            <w:rFonts w:cs="Times New Roman"/>
            <w:color w:val="000000" w:themeColor="text1"/>
            <w:rPrChange w:id="15237" w:author="N F" w:date="2023-12-05T03:08:00Z">
              <w:rPr>
                <w:rFonts w:cs="Times New Roman"/>
              </w:rPr>
            </w:rPrChange>
          </w:rPr>
          <w:delInstrText>/</w:delInstrText>
        </w:r>
        <w:r w:rsidR="00AE1425" w:rsidRPr="006E6534" w:rsidDel="00CB5412">
          <w:rPr>
            <w:rFonts w:cs="Times New Roman"/>
            <w:color w:val="000000" w:themeColor="text1"/>
            <w:lang w:val="en-GB"/>
            <w:rPrChange w:id="15238" w:author="N F" w:date="2023-12-05T03:08:00Z">
              <w:rPr>
                <w:rFonts w:cs="Times New Roman"/>
                <w:lang w:val="en-GB"/>
              </w:rPr>
            </w:rPrChange>
          </w:rPr>
          <w:delInstrText>FoxO</w:delInstrText>
        </w:r>
        <w:r w:rsidR="00AE1425" w:rsidRPr="006E6534" w:rsidDel="00CB5412">
          <w:rPr>
            <w:rFonts w:cs="Times New Roman"/>
            <w:color w:val="000000" w:themeColor="text1"/>
            <w:rPrChange w:id="15239" w:author="N F" w:date="2023-12-05T03:08:00Z">
              <w:rPr>
                <w:rFonts w:cs="Times New Roman"/>
              </w:rPr>
            </w:rPrChange>
          </w:rPr>
          <w:delInstrText>3</w:delInstrText>
        </w:r>
        <w:r w:rsidR="00AE1425" w:rsidRPr="006E6534" w:rsidDel="00CB5412">
          <w:rPr>
            <w:rFonts w:cs="Times New Roman"/>
            <w:color w:val="000000" w:themeColor="text1"/>
            <w:lang w:val="en-GB"/>
            <w:rPrChange w:id="15240" w:author="N F" w:date="2023-12-05T03:08:00Z">
              <w:rPr>
                <w:rFonts w:cs="Times New Roman"/>
                <w:lang w:val="en-GB"/>
              </w:rPr>
            </w:rPrChange>
          </w:rPr>
          <w:delInstrText>a</w:delInstrText>
        </w:r>
        <w:r w:rsidR="00AE1425" w:rsidRPr="006E6534" w:rsidDel="00CB5412">
          <w:rPr>
            <w:rFonts w:cs="Times New Roman"/>
            <w:color w:val="000000" w:themeColor="text1"/>
            <w:rPrChange w:id="1524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42" w:author="N F" w:date="2023-12-05T03:08:00Z">
              <w:rPr>
                <w:rFonts w:cs="Times New Roman"/>
                <w:lang w:val="en-GB"/>
              </w:rPr>
            </w:rPrChange>
          </w:rPr>
          <w:delInstrText>signaling</w:delInstrText>
        </w:r>
        <w:r w:rsidR="00AE1425" w:rsidRPr="006E6534" w:rsidDel="00CB5412">
          <w:rPr>
            <w:rFonts w:cs="Times New Roman"/>
            <w:color w:val="000000" w:themeColor="text1"/>
            <w:rPrChange w:id="1524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44" w:author="N F" w:date="2023-12-05T03:08:00Z">
              <w:rPr>
                <w:rFonts w:cs="Times New Roman"/>
                <w:lang w:val="en-GB"/>
              </w:rPr>
            </w:rPrChange>
          </w:rPr>
          <w:delInstrText>component</w:delInstrText>
        </w:r>
        <w:r w:rsidR="00AE1425" w:rsidRPr="006E6534" w:rsidDel="00CB5412">
          <w:rPr>
            <w:rFonts w:cs="Times New Roman"/>
            <w:color w:val="000000" w:themeColor="text1"/>
            <w:rPrChange w:id="1524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46" w:author="N F" w:date="2023-12-05T03:08:00Z">
              <w:rPr>
                <w:rFonts w:cs="Times New Roman"/>
                <w:lang w:val="en-GB"/>
              </w:rPr>
            </w:rPrChange>
          </w:rPr>
          <w:delInstrText>phosphorylation</w:delInstrText>
        </w:r>
        <w:r w:rsidR="00AE1425" w:rsidRPr="006E6534" w:rsidDel="00CB5412">
          <w:rPr>
            <w:rFonts w:cs="Times New Roman"/>
            <w:color w:val="000000" w:themeColor="text1"/>
            <w:rPrChange w:id="1524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48" w:author="N F" w:date="2023-12-05T03:08:00Z">
              <w:rPr>
                <w:rFonts w:cs="Times New Roman"/>
                <w:lang w:val="en-GB"/>
              </w:rPr>
            </w:rPrChange>
          </w:rPr>
          <w:delInstrText>and</w:delInstrText>
        </w:r>
        <w:r w:rsidR="00AE1425" w:rsidRPr="006E6534" w:rsidDel="00CB5412">
          <w:rPr>
            <w:rFonts w:cs="Times New Roman"/>
            <w:color w:val="000000" w:themeColor="text1"/>
            <w:rPrChange w:id="1524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50" w:author="N F" w:date="2023-12-05T03:08:00Z">
              <w:rPr>
                <w:rFonts w:cs="Times New Roman"/>
                <w:lang w:val="en-GB"/>
              </w:rPr>
            </w:rPrChange>
          </w:rPr>
          <w:delInstrText>increased</w:delInstrText>
        </w:r>
        <w:r w:rsidR="00AE1425" w:rsidRPr="006E6534" w:rsidDel="00CB5412">
          <w:rPr>
            <w:rFonts w:cs="Times New Roman"/>
            <w:color w:val="000000" w:themeColor="text1"/>
            <w:rPrChange w:id="1525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52" w:author="N F" w:date="2023-12-05T03:08:00Z">
              <w:rPr>
                <w:rFonts w:cs="Times New Roman"/>
                <w:lang w:val="en-GB"/>
              </w:rPr>
            </w:rPrChange>
          </w:rPr>
          <w:delInstrText>Bim</w:delInstrText>
        </w:r>
        <w:r w:rsidR="00AE1425" w:rsidRPr="006E6534" w:rsidDel="00CB5412">
          <w:rPr>
            <w:rFonts w:cs="Times New Roman"/>
            <w:color w:val="000000" w:themeColor="text1"/>
            <w:rPrChange w:id="1525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54" w:author="N F" w:date="2023-12-05T03:08:00Z">
              <w:rPr>
                <w:rFonts w:cs="Times New Roman"/>
                <w:lang w:val="en-GB"/>
              </w:rPr>
            </w:rPrChange>
          </w:rPr>
          <w:delInstrText>expression</w:delInstrText>
        </w:r>
        <w:r w:rsidR="00AE1425" w:rsidRPr="006E6534" w:rsidDel="00CB5412">
          <w:rPr>
            <w:rFonts w:cs="Times New Roman"/>
            <w:color w:val="000000" w:themeColor="text1"/>
            <w:rPrChange w:id="1525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56" w:author="N F" w:date="2023-12-05T03:08:00Z">
              <w:rPr>
                <w:rFonts w:cs="Times New Roman"/>
                <w:lang w:val="en-GB"/>
              </w:rPr>
            </w:rPrChange>
          </w:rPr>
          <w:delInstrText>Furthermore</w:delInstrText>
        </w:r>
        <w:r w:rsidR="00AE1425" w:rsidRPr="006E6534" w:rsidDel="00CB5412">
          <w:rPr>
            <w:rFonts w:cs="Times New Roman"/>
            <w:color w:val="000000" w:themeColor="text1"/>
            <w:rPrChange w:id="1525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58" w:author="N F" w:date="2023-12-05T03:08:00Z">
              <w:rPr>
                <w:rFonts w:cs="Times New Roman"/>
                <w:lang w:val="en-GB"/>
              </w:rPr>
            </w:rPrChange>
          </w:rPr>
          <w:delInstrText>Bim</w:delInstrText>
        </w:r>
        <w:r w:rsidR="00AE1425" w:rsidRPr="006E6534" w:rsidDel="00CB5412">
          <w:rPr>
            <w:rFonts w:cs="Times New Roman"/>
            <w:color w:val="000000" w:themeColor="text1"/>
            <w:rPrChange w:id="1525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60" w:author="N F" w:date="2023-12-05T03:08:00Z">
              <w:rPr>
                <w:rFonts w:cs="Times New Roman"/>
                <w:lang w:val="en-GB"/>
              </w:rPr>
            </w:rPrChange>
          </w:rPr>
          <w:delInstrText>knockdown</w:delInstrText>
        </w:r>
        <w:r w:rsidR="00AE1425" w:rsidRPr="006E6534" w:rsidDel="00CB5412">
          <w:rPr>
            <w:rFonts w:cs="Times New Roman"/>
            <w:color w:val="000000" w:themeColor="text1"/>
            <w:rPrChange w:id="1526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62" w:author="N F" w:date="2023-12-05T03:08:00Z">
              <w:rPr>
                <w:rFonts w:cs="Times New Roman"/>
                <w:lang w:val="en-GB"/>
              </w:rPr>
            </w:rPrChange>
          </w:rPr>
          <w:delInstrText>by</w:delInstrText>
        </w:r>
        <w:r w:rsidR="00AE1425" w:rsidRPr="006E6534" w:rsidDel="00CB5412">
          <w:rPr>
            <w:rFonts w:cs="Times New Roman"/>
            <w:color w:val="000000" w:themeColor="text1"/>
            <w:rPrChange w:id="1526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64" w:author="N F" w:date="2023-12-05T03:08:00Z">
              <w:rPr>
                <w:rFonts w:cs="Times New Roman"/>
                <w:lang w:val="en-GB"/>
              </w:rPr>
            </w:rPrChange>
          </w:rPr>
          <w:delInstrText>siRNA</w:delInstrText>
        </w:r>
        <w:r w:rsidR="00AE1425" w:rsidRPr="006E6534" w:rsidDel="00CB5412">
          <w:rPr>
            <w:rFonts w:cs="Times New Roman"/>
            <w:color w:val="000000" w:themeColor="text1"/>
            <w:rPrChange w:id="1526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66" w:author="N F" w:date="2023-12-05T03:08:00Z">
              <w:rPr>
                <w:rFonts w:cs="Times New Roman"/>
                <w:lang w:val="en-GB"/>
              </w:rPr>
            </w:rPrChange>
          </w:rPr>
          <w:delInstrText>significantly</w:delInstrText>
        </w:r>
        <w:r w:rsidR="00AE1425" w:rsidRPr="006E6534" w:rsidDel="00CB5412">
          <w:rPr>
            <w:rFonts w:cs="Times New Roman"/>
            <w:color w:val="000000" w:themeColor="text1"/>
            <w:rPrChange w:id="1526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68" w:author="N F" w:date="2023-12-05T03:08:00Z">
              <w:rPr>
                <w:rFonts w:cs="Times New Roman"/>
                <w:lang w:val="en-GB"/>
              </w:rPr>
            </w:rPrChange>
          </w:rPr>
          <w:delInstrText>attenuated</w:delInstrText>
        </w:r>
        <w:r w:rsidR="00AE1425" w:rsidRPr="006E6534" w:rsidDel="00CB5412">
          <w:rPr>
            <w:rFonts w:cs="Times New Roman"/>
            <w:color w:val="000000" w:themeColor="text1"/>
            <w:rPrChange w:id="1526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70" w:author="N F" w:date="2023-12-05T03:08:00Z">
              <w:rPr>
                <w:rFonts w:cs="Times New Roman"/>
                <w:lang w:val="en-GB"/>
              </w:rPr>
            </w:rPrChange>
          </w:rPr>
          <w:delInstrText>osimertinib</w:delInstrText>
        </w:r>
        <w:r w:rsidR="00AE1425" w:rsidRPr="006E6534" w:rsidDel="00CB5412">
          <w:rPr>
            <w:rFonts w:cs="Times New Roman"/>
            <w:color w:val="000000" w:themeColor="text1"/>
            <w:rPrChange w:id="1527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72" w:author="N F" w:date="2023-12-05T03:08:00Z">
              <w:rPr>
                <w:rFonts w:cs="Times New Roman"/>
                <w:lang w:val="en-GB"/>
              </w:rPr>
            </w:rPrChange>
          </w:rPr>
          <w:delInstrText>resensitization</w:delInstrText>
        </w:r>
        <w:r w:rsidR="00AE1425" w:rsidRPr="006E6534" w:rsidDel="00CB5412">
          <w:rPr>
            <w:rFonts w:cs="Times New Roman"/>
            <w:color w:val="000000" w:themeColor="text1"/>
            <w:rPrChange w:id="1527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74" w:author="N F" w:date="2023-12-05T03:08:00Z">
              <w:rPr>
                <w:rFonts w:cs="Times New Roman"/>
                <w:lang w:val="en-GB"/>
              </w:rPr>
            </w:rPrChange>
          </w:rPr>
          <w:delInstrText>by</w:delInstrText>
        </w:r>
        <w:r w:rsidR="00AE1425" w:rsidRPr="006E6534" w:rsidDel="00CB5412">
          <w:rPr>
            <w:rFonts w:cs="Times New Roman"/>
            <w:color w:val="000000" w:themeColor="text1"/>
            <w:rPrChange w:id="1527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76" w:author="N F" w:date="2023-12-05T03:08:00Z">
              <w:rPr>
                <w:rFonts w:cs="Times New Roman"/>
                <w:lang w:val="en-GB"/>
              </w:rPr>
            </w:rPrChange>
          </w:rPr>
          <w:delInstrText>aspirin</w:delInstrText>
        </w:r>
        <w:r w:rsidR="00AE1425" w:rsidRPr="006E6534" w:rsidDel="00CB5412">
          <w:rPr>
            <w:rFonts w:cs="Times New Roman"/>
            <w:color w:val="000000" w:themeColor="text1"/>
            <w:rPrChange w:id="1527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78" w:author="N F" w:date="2023-12-05T03:08:00Z">
              <w:rPr>
                <w:rFonts w:cs="Times New Roman"/>
                <w:lang w:val="en-GB"/>
              </w:rPr>
            </w:rPrChange>
          </w:rPr>
          <w:delInstrText>In</w:delInstrText>
        </w:r>
        <w:r w:rsidR="00AE1425" w:rsidRPr="006E6534" w:rsidDel="00CB5412">
          <w:rPr>
            <w:rFonts w:cs="Times New Roman"/>
            <w:color w:val="000000" w:themeColor="text1"/>
            <w:rPrChange w:id="1527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80" w:author="N F" w:date="2023-12-05T03:08:00Z">
              <w:rPr>
                <w:rFonts w:cs="Times New Roman"/>
                <w:lang w:val="en-GB"/>
              </w:rPr>
            </w:rPrChange>
          </w:rPr>
          <w:delInstrText>vivo</w:delInstrText>
        </w:r>
        <w:r w:rsidR="00AE1425" w:rsidRPr="006E6534" w:rsidDel="00CB5412">
          <w:rPr>
            <w:rFonts w:cs="Times New Roman"/>
            <w:color w:val="000000" w:themeColor="text1"/>
            <w:rPrChange w:id="1528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82" w:author="N F" w:date="2023-12-05T03:08:00Z">
              <w:rPr>
                <w:rFonts w:cs="Times New Roman"/>
                <w:lang w:val="en-GB"/>
              </w:rPr>
            </w:rPrChange>
          </w:rPr>
          <w:delInstrText>combination</w:delInstrText>
        </w:r>
        <w:r w:rsidR="00AE1425" w:rsidRPr="006E6534" w:rsidDel="00CB5412">
          <w:rPr>
            <w:rFonts w:cs="Times New Roman"/>
            <w:color w:val="000000" w:themeColor="text1"/>
            <w:rPrChange w:id="1528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84" w:author="N F" w:date="2023-12-05T03:08:00Z">
              <w:rPr>
                <w:rFonts w:cs="Times New Roman"/>
                <w:lang w:val="en-GB"/>
              </w:rPr>
            </w:rPrChange>
          </w:rPr>
          <w:delInstrText>of</w:delInstrText>
        </w:r>
        <w:r w:rsidR="00AE1425" w:rsidRPr="006E6534" w:rsidDel="00CB5412">
          <w:rPr>
            <w:rFonts w:cs="Times New Roman"/>
            <w:color w:val="000000" w:themeColor="text1"/>
            <w:rPrChange w:id="1528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86" w:author="N F" w:date="2023-12-05T03:08:00Z">
              <w:rPr>
                <w:rFonts w:cs="Times New Roman"/>
                <w:lang w:val="en-GB"/>
              </w:rPr>
            </w:rPrChange>
          </w:rPr>
          <w:delInstrText>aspirin</w:delInstrText>
        </w:r>
        <w:r w:rsidR="00AE1425" w:rsidRPr="006E6534" w:rsidDel="00CB5412">
          <w:rPr>
            <w:rFonts w:cs="Times New Roman"/>
            <w:color w:val="000000" w:themeColor="text1"/>
            <w:rPrChange w:id="1528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88" w:author="N F" w:date="2023-12-05T03:08:00Z">
              <w:rPr>
                <w:rFonts w:cs="Times New Roman"/>
                <w:lang w:val="en-GB"/>
              </w:rPr>
            </w:rPrChange>
          </w:rPr>
          <w:delInstrText>and</w:delInstrText>
        </w:r>
        <w:r w:rsidR="00AE1425" w:rsidRPr="006E6534" w:rsidDel="00CB5412">
          <w:rPr>
            <w:rFonts w:cs="Times New Roman"/>
            <w:color w:val="000000" w:themeColor="text1"/>
            <w:rPrChange w:id="1528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90" w:author="N F" w:date="2023-12-05T03:08:00Z">
              <w:rPr>
                <w:rFonts w:cs="Times New Roman"/>
                <w:lang w:val="en-GB"/>
              </w:rPr>
            </w:rPrChange>
          </w:rPr>
          <w:delInstrText>osimertinib</w:delInstrText>
        </w:r>
        <w:r w:rsidR="00AE1425" w:rsidRPr="006E6534" w:rsidDel="00CB5412">
          <w:rPr>
            <w:rFonts w:cs="Times New Roman"/>
            <w:color w:val="000000" w:themeColor="text1"/>
            <w:rPrChange w:id="1529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92" w:author="N F" w:date="2023-12-05T03:08:00Z">
              <w:rPr>
                <w:rFonts w:cs="Times New Roman"/>
                <w:lang w:val="en-GB"/>
              </w:rPr>
            </w:rPrChange>
          </w:rPr>
          <w:delInstrText>significantly</w:delInstrText>
        </w:r>
        <w:r w:rsidR="00AE1425" w:rsidRPr="006E6534" w:rsidDel="00CB5412">
          <w:rPr>
            <w:rFonts w:cs="Times New Roman"/>
            <w:color w:val="000000" w:themeColor="text1"/>
            <w:rPrChange w:id="1529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94" w:author="N F" w:date="2023-12-05T03:08:00Z">
              <w:rPr>
                <w:rFonts w:cs="Times New Roman"/>
                <w:lang w:val="en-GB"/>
              </w:rPr>
            </w:rPrChange>
          </w:rPr>
          <w:delInstrText>decreased</w:delInstrText>
        </w:r>
        <w:r w:rsidR="00AE1425" w:rsidRPr="006E6534" w:rsidDel="00CB5412">
          <w:rPr>
            <w:rFonts w:cs="Times New Roman"/>
            <w:color w:val="000000" w:themeColor="text1"/>
            <w:rPrChange w:id="1529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96" w:author="N F" w:date="2023-12-05T03:08:00Z">
              <w:rPr>
                <w:rFonts w:cs="Times New Roman"/>
                <w:lang w:val="en-GB"/>
              </w:rPr>
            </w:rPrChange>
          </w:rPr>
          <w:delInstrText>tumor</w:delInstrText>
        </w:r>
        <w:r w:rsidR="00AE1425" w:rsidRPr="006E6534" w:rsidDel="00CB5412">
          <w:rPr>
            <w:rFonts w:cs="Times New Roman"/>
            <w:color w:val="000000" w:themeColor="text1"/>
            <w:rPrChange w:id="1529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298" w:author="N F" w:date="2023-12-05T03:08:00Z">
              <w:rPr>
                <w:rFonts w:cs="Times New Roman"/>
                <w:lang w:val="en-GB"/>
              </w:rPr>
            </w:rPrChange>
          </w:rPr>
          <w:delInstrText>growth</w:delInstrText>
        </w:r>
        <w:r w:rsidR="00AE1425" w:rsidRPr="006E6534" w:rsidDel="00CB5412">
          <w:rPr>
            <w:rFonts w:cs="Times New Roman"/>
            <w:color w:val="000000" w:themeColor="text1"/>
            <w:rPrChange w:id="1529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00" w:author="N F" w:date="2023-12-05T03:08:00Z">
              <w:rPr>
                <w:rFonts w:cs="Times New Roman"/>
                <w:lang w:val="en-GB"/>
              </w:rPr>
            </w:rPrChange>
          </w:rPr>
          <w:delInstrText>of</w:delInstrText>
        </w:r>
        <w:r w:rsidR="00AE1425" w:rsidRPr="006E6534" w:rsidDel="00CB5412">
          <w:rPr>
            <w:rFonts w:cs="Times New Roman"/>
            <w:color w:val="000000" w:themeColor="text1"/>
            <w:rPrChange w:id="1530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02" w:author="N F" w:date="2023-12-05T03:08:00Z">
              <w:rPr>
                <w:rFonts w:cs="Times New Roman"/>
                <w:lang w:val="en-GB"/>
              </w:rPr>
            </w:rPrChange>
          </w:rPr>
          <w:delInstrText>PC</w:delInstrText>
        </w:r>
        <w:r w:rsidR="00AE1425" w:rsidRPr="006E6534" w:rsidDel="00CB5412">
          <w:rPr>
            <w:rFonts w:cs="Times New Roman"/>
            <w:color w:val="000000" w:themeColor="text1"/>
            <w:rPrChange w:id="15303" w:author="N F" w:date="2023-12-05T03:08:00Z">
              <w:rPr>
                <w:rFonts w:cs="Times New Roman"/>
              </w:rPr>
            </w:rPrChange>
          </w:rPr>
          <w:delInstrText>-9</w:delInstrText>
        </w:r>
        <w:r w:rsidR="00AE1425" w:rsidRPr="006E6534" w:rsidDel="00CB5412">
          <w:rPr>
            <w:rFonts w:cs="Times New Roman"/>
            <w:color w:val="000000" w:themeColor="text1"/>
            <w:lang w:val="en-GB"/>
            <w:rPrChange w:id="15304" w:author="N F" w:date="2023-12-05T03:08:00Z">
              <w:rPr>
                <w:rFonts w:cs="Times New Roman"/>
                <w:lang w:val="en-GB"/>
              </w:rPr>
            </w:rPrChange>
          </w:rPr>
          <w:delInstrText>GROR</w:delInstrText>
        </w:r>
        <w:r w:rsidR="00AE1425" w:rsidRPr="006E6534" w:rsidDel="00CB5412">
          <w:rPr>
            <w:rFonts w:cs="Times New Roman"/>
            <w:color w:val="000000" w:themeColor="text1"/>
            <w:rPrChange w:id="1530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06" w:author="N F" w:date="2023-12-05T03:08:00Z">
              <w:rPr>
                <w:rFonts w:cs="Times New Roman"/>
                <w:lang w:val="en-GB"/>
              </w:rPr>
            </w:rPrChange>
          </w:rPr>
          <w:delInstrText>cell</w:delInstrText>
        </w:r>
        <w:r w:rsidR="00AE1425" w:rsidRPr="006E6534" w:rsidDel="00CB5412">
          <w:rPr>
            <w:rFonts w:cs="Times New Roman"/>
            <w:color w:val="000000" w:themeColor="text1"/>
            <w:rPrChange w:id="1530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08" w:author="N F" w:date="2023-12-05T03:08:00Z">
              <w:rPr>
                <w:rFonts w:cs="Times New Roman"/>
                <w:lang w:val="en-GB"/>
              </w:rPr>
            </w:rPrChange>
          </w:rPr>
          <w:delInstrText>xenografts</w:delInstrText>
        </w:r>
        <w:r w:rsidR="00AE1425" w:rsidRPr="006E6534" w:rsidDel="00CB5412">
          <w:rPr>
            <w:rFonts w:cs="Times New Roman"/>
            <w:color w:val="000000" w:themeColor="text1"/>
            <w:rPrChange w:id="1530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10" w:author="N F" w:date="2023-12-05T03:08:00Z">
              <w:rPr>
                <w:rFonts w:cs="Times New Roman"/>
                <w:lang w:val="en-GB"/>
              </w:rPr>
            </w:rPrChange>
          </w:rPr>
          <w:delInstrText>Data</w:delInstrText>
        </w:r>
        <w:r w:rsidR="00AE1425" w:rsidRPr="006E6534" w:rsidDel="00CB5412">
          <w:rPr>
            <w:rFonts w:cs="Times New Roman"/>
            <w:color w:val="000000" w:themeColor="text1"/>
            <w:rPrChange w:id="1531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12" w:author="N F" w:date="2023-12-05T03:08:00Z">
              <w:rPr>
                <w:rFonts w:cs="Times New Roman"/>
                <w:lang w:val="en-GB"/>
              </w:rPr>
            </w:rPrChange>
          </w:rPr>
          <w:delInstrText>of</w:delInstrText>
        </w:r>
        <w:r w:rsidR="00AE1425" w:rsidRPr="006E6534" w:rsidDel="00CB5412">
          <w:rPr>
            <w:rFonts w:cs="Times New Roman"/>
            <w:color w:val="000000" w:themeColor="text1"/>
            <w:rPrChange w:id="1531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14" w:author="N F" w:date="2023-12-05T03:08:00Z">
              <w:rPr>
                <w:rFonts w:cs="Times New Roman"/>
                <w:lang w:val="en-GB"/>
              </w:rPr>
            </w:rPrChange>
          </w:rPr>
          <w:delInstrText>patients</w:delInstrText>
        </w:r>
        <w:r w:rsidR="00AE1425" w:rsidRPr="006E6534" w:rsidDel="00CB5412">
          <w:rPr>
            <w:rFonts w:cs="Times New Roman"/>
            <w:color w:val="000000" w:themeColor="text1"/>
            <w:rPrChange w:id="1531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16" w:author="N F" w:date="2023-12-05T03:08:00Z">
              <w:rPr>
                <w:rFonts w:cs="Times New Roman"/>
                <w:lang w:val="en-GB"/>
              </w:rPr>
            </w:rPrChange>
          </w:rPr>
          <w:delInstrText>with</w:delInstrText>
        </w:r>
        <w:r w:rsidR="00AE1425" w:rsidRPr="006E6534" w:rsidDel="00CB5412">
          <w:rPr>
            <w:rFonts w:cs="Times New Roman"/>
            <w:color w:val="000000" w:themeColor="text1"/>
            <w:rPrChange w:id="1531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18" w:author="N F" w:date="2023-12-05T03:08:00Z">
              <w:rPr>
                <w:rFonts w:cs="Times New Roman"/>
                <w:lang w:val="en-GB"/>
              </w:rPr>
            </w:rPrChange>
          </w:rPr>
          <w:delInstrText>NSCLC</w:delInstrText>
        </w:r>
        <w:r w:rsidR="00AE1425" w:rsidRPr="006E6534" w:rsidDel="00CB5412">
          <w:rPr>
            <w:rFonts w:cs="Times New Roman"/>
            <w:color w:val="000000" w:themeColor="text1"/>
            <w:rPrChange w:id="1531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20" w:author="N F" w:date="2023-12-05T03:08:00Z">
              <w:rPr>
                <w:rFonts w:cs="Times New Roman"/>
                <w:lang w:val="en-GB"/>
              </w:rPr>
            </w:rPrChange>
          </w:rPr>
          <w:delInstrText>who</w:delInstrText>
        </w:r>
        <w:r w:rsidR="00AE1425" w:rsidRPr="006E6534" w:rsidDel="00CB5412">
          <w:rPr>
            <w:rFonts w:cs="Times New Roman"/>
            <w:color w:val="000000" w:themeColor="text1"/>
            <w:rPrChange w:id="1532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22" w:author="N F" w:date="2023-12-05T03:08:00Z">
              <w:rPr>
                <w:rFonts w:cs="Times New Roman"/>
                <w:lang w:val="en-GB"/>
              </w:rPr>
            </w:rPrChange>
          </w:rPr>
          <w:delInstrText>received</w:delInstrText>
        </w:r>
        <w:r w:rsidR="00AE1425" w:rsidRPr="006E6534" w:rsidDel="00CB5412">
          <w:rPr>
            <w:rFonts w:cs="Times New Roman"/>
            <w:color w:val="000000" w:themeColor="text1"/>
            <w:rPrChange w:id="1532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24" w:author="N F" w:date="2023-12-05T03:08:00Z">
              <w:rPr>
                <w:rFonts w:cs="Times New Roman"/>
                <w:lang w:val="en-GB"/>
              </w:rPr>
            </w:rPrChange>
          </w:rPr>
          <w:delInstrText>osimertinib</w:delInstrText>
        </w:r>
        <w:r w:rsidR="00AE1425" w:rsidRPr="006E6534" w:rsidDel="00CB5412">
          <w:rPr>
            <w:rFonts w:cs="Times New Roman"/>
            <w:color w:val="000000" w:themeColor="text1"/>
            <w:rPrChange w:id="1532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26" w:author="N F" w:date="2023-12-05T03:08:00Z">
              <w:rPr>
                <w:rFonts w:cs="Times New Roman"/>
                <w:lang w:val="en-GB"/>
              </w:rPr>
            </w:rPrChange>
          </w:rPr>
          <w:delInstrText>treatment</w:delInstrText>
        </w:r>
        <w:r w:rsidR="00AE1425" w:rsidRPr="006E6534" w:rsidDel="00CB5412">
          <w:rPr>
            <w:rFonts w:cs="Times New Roman"/>
            <w:color w:val="000000" w:themeColor="text1"/>
            <w:rPrChange w:id="1532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28" w:author="N F" w:date="2023-12-05T03:08:00Z">
              <w:rPr>
                <w:rFonts w:cs="Times New Roman"/>
                <w:lang w:val="en-GB"/>
              </w:rPr>
            </w:rPrChange>
          </w:rPr>
          <w:delInstrText>at</w:delInstrText>
        </w:r>
        <w:r w:rsidR="00AE1425" w:rsidRPr="006E6534" w:rsidDel="00CB5412">
          <w:rPr>
            <w:rFonts w:cs="Times New Roman"/>
            <w:color w:val="000000" w:themeColor="text1"/>
            <w:rPrChange w:id="1532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30" w:author="N F" w:date="2023-12-05T03:08:00Z">
              <w:rPr>
                <w:rFonts w:cs="Times New Roman"/>
                <w:lang w:val="en-GB"/>
              </w:rPr>
            </w:rPrChange>
          </w:rPr>
          <w:delInstrText>Daping</w:delInstrText>
        </w:r>
        <w:r w:rsidR="00AE1425" w:rsidRPr="006E6534" w:rsidDel="00CB5412">
          <w:rPr>
            <w:rFonts w:cs="Times New Roman"/>
            <w:color w:val="000000" w:themeColor="text1"/>
            <w:rPrChange w:id="1533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32" w:author="N F" w:date="2023-12-05T03:08:00Z">
              <w:rPr>
                <w:rFonts w:cs="Times New Roman"/>
                <w:lang w:val="en-GB"/>
              </w:rPr>
            </w:rPrChange>
          </w:rPr>
          <w:delInstrText>Hospital</w:delInstrText>
        </w:r>
        <w:r w:rsidR="00AE1425" w:rsidRPr="006E6534" w:rsidDel="00CB5412">
          <w:rPr>
            <w:rFonts w:cs="Times New Roman"/>
            <w:color w:val="000000" w:themeColor="text1"/>
            <w:rPrChange w:id="1533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34" w:author="N F" w:date="2023-12-05T03:08:00Z">
              <w:rPr>
                <w:rFonts w:cs="Times New Roman"/>
                <w:lang w:val="en-GB"/>
              </w:rPr>
            </w:rPrChange>
          </w:rPr>
          <w:delInstrText>between</w:delInstrText>
        </w:r>
        <w:r w:rsidR="00AE1425" w:rsidRPr="006E6534" w:rsidDel="00CB5412">
          <w:rPr>
            <w:rFonts w:cs="Times New Roman"/>
            <w:color w:val="000000" w:themeColor="text1"/>
            <w:rPrChange w:id="1533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36" w:author="N F" w:date="2023-12-05T03:08:00Z">
              <w:rPr>
                <w:rFonts w:cs="Times New Roman"/>
                <w:lang w:val="en-GB"/>
              </w:rPr>
            </w:rPrChange>
          </w:rPr>
          <w:delInstrText>January</w:delInstrText>
        </w:r>
        <w:r w:rsidR="00AE1425" w:rsidRPr="006E6534" w:rsidDel="00CB5412">
          <w:rPr>
            <w:rFonts w:cs="Times New Roman"/>
            <w:color w:val="000000" w:themeColor="text1"/>
            <w:rPrChange w:id="15337" w:author="N F" w:date="2023-12-05T03:08:00Z">
              <w:rPr>
                <w:rFonts w:cs="Times New Roman"/>
              </w:rPr>
            </w:rPrChange>
          </w:rPr>
          <w:delInstrText xml:space="preserve"> 2015 </w:delInstrText>
        </w:r>
        <w:r w:rsidR="00AE1425" w:rsidRPr="006E6534" w:rsidDel="00CB5412">
          <w:rPr>
            <w:rFonts w:cs="Times New Roman"/>
            <w:color w:val="000000" w:themeColor="text1"/>
            <w:lang w:val="en-GB"/>
            <w:rPrChange w:id="15338" w:author="N F" w:date="2023-12-05T03:08:00Z">
              <w:rPr>
                <w:rFonts w:cs="Times New Roman"/>
                <w:lang w:val="en-GB"/>
              </w:rPr>
            </w:rPrChange>
          </w:rPr>
          <w:delInstrText>and</w:delInstrText>
        </w:r>
        <w:r w:rsidR="00AE1425" w:rsidRPr="006E6534" w:rsidDel="00CB5412">
          <w:rPr>
            <w:rFonts w:cs="Times New Roman"/>
            <w:color w:val="000000" w:themeColor="text1"/>
            <w:rPrChange w:id="1533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40" w:author="N F" w:date="2023-12-05T03:08:00Z">
              <w:rPr>
                <w:rFonts w:cs="Times New Roman"/>
                <w:lang w:val="en-GB"/>
              </w:rPr>
            </w:rPrChange>
          </w:rPr>
          <w:delInstrText>January</w:delInstrText>
        </w:r>
        <w:r w:rsidR="00AE1425" w:rsidRPr="006E6534" w:rsidDel="00CB5412">
          <w:rPr>
            <w:rFonts w:cs="Times New Roman"/>
            <w:color w:val="000000" w:themeColor="text1"/>
            <w:rPrChange w:id="15341" w:author="N F" w:date="2023-12-05T03:08:00Z">
              <w:rPr>
                <w:rFonts w:cs="Times New Roman"/>
              </w:rPr>
            </w:rPrChange>
          </w:rPr>
          <w:delInstrText xml:space="preserve"> 2019 </w:delInstrText>
        </w:r>
        <w:r w:rsidR="00AE1425" w:rsidRPr="006E6534" w:rsidDel="00CB5412">
          <w:rPr>
            <w:rFonts w:cs="Times New Roman"/>
            <w:color w:val="000000" w:themeColor="text1"/>
            <w:lang w:val="en-GB"/>
            <w:rPrChange w:id="15342" w:author="N F" w:date="2023-12-05T03:08:00Z">
              <w:rPr>
                <w:rFonts w:cs="Times New Roman"/>
                <w:lang w:val="en-GB"/>
              </w:rPr>
            </w:rPrChange>
          </w:rPr>
          <w:delInstrText>were</w:delInstrText>
        </w:r>
        <w:r w:rsidR="00AE1425" w:rsidRPr="006E6534" w:rsidDel="00CB5412">
          <w:rPr>
            <w:rFonts w:cs="Times New Roman"/>
            <w:color w:val="000000" w:themeColor="text1"/>
            <w:rPrChange w:id="1534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44" w:author="N F" w:date="2023-12-05T03:08:00Z">
              <w:rPr>
                <w:rFonts w:cs="Times New Roman"/>
                <w:lang w:val="en-GB"/>
              </w:rPr>
            </w:rPrChange>
          </w:rPr>
          <w:delInstrText>reviewed</w:delInstrText>
        </w:r>
        <w:r w:rsidR="00AE1425" w:rsidRPr="006E6534" w:rsidDel="00CB5412">
          <w:rPr>
            <w:rFonts w:cs="Times New Roman"/>
            <w:color w:val="000000" w:themeColor="text1"/>
            <w:rPrChange w:id="1534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46" w:author="N F" w:date="2023-12-05T03:08:00Z">
              <w:rPr>
                <w:rFonts w:cs="Times New Roman"/>
                <w:lang w:val="en-GB"/>
              </w:rPr>
            </w:rPrChange>
          </w:rPr>
          <w:delInstrText>retrospectively</w:delInstrText>
        </w:r>
        <w:r w:rsidR="00AE1425" w:rsidRPr="006E6534" w:rsidDel="00CB5412">
          <w:rPr>
            <w:rFonts w:cs="Times New Roman"/>
            <w:color w:val="000000" w:themeColor="text1"/>
            <w:rPrChange w:id="1534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48" w:author="N F" w:date="2023-12-05T03:08:00Z">
              <w:rPr>
                <w:rFonts w:cs="Times New Roman"/>
                <w:lang w:val="en-GB"/>
              </w:rPr>
            </w:rPrChange>
          </w:rPr>
          <w:delInstrText>According</w:delInstrText>
        </w:r>
        <w:r w:rsidR="00AE1425" w:rsidRPr="006E6534" w:rsidDel="00CB5412">
          <w:rPr>
            <w:rFonts w:cs="Times New Roman"/>
            <w:color w:val="000000" w:themeColor="text1"/>
            <w:rPrChange w:id="1534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50" w:author="N F" w:date="2023-12-05T03:08:00Z">
              <w:rPr>
                <w:rFonts w:cs="Times New Roman"/>
                <w:lang w:val="en-GB"/>
              </w:rPr>
            </w:rPrChange>
          </w:rPr>
          <w:delInstrText>to</w:delInstrText>
        </w:r>
        <w:r w:rsidR="00AE1425" w:rsidRPr="006E6534" w:rsidDel="00CB5412">
          <w:rPr>
            <w:rFonts w:cs="Times New Roman"/>
            <w:color w:val="000000" w:themeColor="text1"/>
            <w:rPrChange w:id="1535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52" w:author="N F" w:date="2023-12-05T03:08:00Z">
              <w:rPr>
                <w:rFonts w:cs="Times New Roman"/>
                <w:lang w:val="en-GB"/>
              </w:rPr>
            </w:rPrChange>
          </w:rPr>
          <w:delInstrText>clinical</w:delInstrText>
        </w:r>
        <w:r w:rsidR="00AE1425" w:rsidRPr="006E6534" w:rsidDel="00CB5412">
          <w:rPr>
            <w:rFonts w:cs="Times New Roman"/>
            <w:color w:val="000000" w:themeColor="text1"/>
            <w:rPrChange w:id="1535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54" w:author="N F" w:date="2023-12-05T03:08:00Z">
              <w:rPr>
                <w:rFonts w:cs="Times New Roman"/>
                <w:lang w:val="en-GB"/>
              </w:rPr>
            </w:rPrChange>
          </w:rPr>
          <w:delInstrText>data</w:delInstrText>
        </w:r>
        <w:r w:rsidR="00AE1425" w:rsidRPr="006E6534" w:rsidDel="00CB5412">
          <w:rPr>
            <w:rFonts w:cs="Times New Roman"/>
            <w:color w:val="000000" w:themeColor="text1"/>
            <w:rPrChange w:id="1535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56" w:author="N F" w:date="2023-12-05T03:08:00Z">
              <w:rPr>
                <w:rFonts w:cs="Times New Roman"/>
                <w:lang w:val="en-GB"/>
              </w:rPr>
            </w:rPrChange>
          </w:rPr>
          <w:delInstrText>for</w:delInstrText>
        </w:r>
        <w:r w:rsidR="00AE1425" w:rsidRPr="006E6534" w:rsidDel="00CB5412">
          <w:rPr>
            <w:rFonts w:cs="Times New Roman"/>
            <w:color w:val="000000" w:themeColor="text1"/>
            <w:rPrChange w:id="15357" w:author="N F" w:date="2023-12-05T03:08:00Z">
              <w:rPr>
                <w:rFonts w:cs="Times New Roman"/>
              </w:rPr>
            </w:rPrChange>
          </w:rPr>
          <w:delInstrText xml:space="preserve"> 45 </w:delInstrText>
        </w:r>
        <w:r w:rsidR="00AE1425" w:rsidRPr="006E6534" w:rsidDel="00CB5412">
          <w:rPr>
            <w:rFonts w:cs="Times New Roman"/>
            <w:color w:val="000000" w:themeColor="text1"/>
            <w:lang w:val="en-GB"/>
            <w:rPrChange w:id="15358" w:author="N F" w:date="2023-12-05T03:08:00Z">
              <w:rPr>
                <w:rFonts w:cs="Times New Roman"/>
                <w:lang w:val="en-GB"/>
              </w:rPr>
            </w:rPrChange>
          </w:rPr>
          <w:delInstrText>patients</w:delInstrText>
        </w:r>
        <w:r w:rsidR="00AE1425" w:rsidRPr="006E6534" w:rsidDel="00CB5412">
          <w:rPr>
            <w:rFonts w:cs="Times New Roman"/>
            <w:color w:val="000000" w:themeColor="text1"/>
            <w:rPrChange w:id="1535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60" w:author="N F" w:date="2023-12-05T03:08:00Z">
              <w:rPr>
                <w:rFonts w:cs="Times New Roman"/>
                <w:lang w:val="en-GB"/>
              </w:rPr>
            </w:rPrChange>
          </w:rPr>
          <w:delInstrText>with</w:delInstrText>
        </w:r>
        <w:r w:rsidR="00AE1425" w:rsidRPr="006E6534" w:rsidDel="00CB5412">
          <w:rPr>
            <w:rFonts w:cs="Times New Roman"/>
            <w:color w:val="000000" w:themeColor="text1"/>
            <w:rPrChange w:id="1536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62" w:author="N F" w:date="2023-12-05T03:08:00Z">
              <w:rPr>
                <w:rFonts w:cs="Times New Roman"/>
                <w:lang w:val="en-GB"/>
              </w:rPr>
            </w:rPrChange>
          </w:rPr>
          <w:delInstrText>NSCLC</w:delInstrText>
        </w:r>
        <w:r w:rsidR="00AE1425" w:rsidRPr="006E6534" w:rsidDel="00CB5412">
          <w:rPr>
            <w:rFonts w:cs="Times New Roman"/>
            <w:color w:val="000000" w:themeColor="text1"/>
            <w:rPrChange w:id="1536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64" w:author="N F" w:date="2023-12-05T03:08:00Z">
              <w:rPr>
                <w:rFonts w:cs="Times New Roman"/>
                <w:lang w:val="en-GB"/>
              </w:rPr>
            </w:rPrChange>
          </w:rPr>
          <w:delInstrText>retrospective</w:delInstrText>
        </w:r>
        <w:r w:rsidR="00AE1425" w:rsidRPr="006E6534" w:rsidDel="00CB5412">
          <w:rPr>
            <w:rFonts w:cs="Times New Roman"/>
            <w:color w:val="000000" w:themeColor="text1"/>
            <w:rPrChange w:id="1536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66" w:author="N F" w:date="2023-12-05T03:08:00Z">
              <w:rPr>
                <w:rFonts w:cs="Times New Roman"/>
                <w:lang w:val="en-GB"/>
              </w:rPr>
            </w:rPrChange>
          </w:rPr>
          <w:delInstrText>analysis</w:delInstrText>
        </w:r>
        <w:r w:rsidR="00AE1425" w:rsidRPr="006E6534" w:rsidDel="00CB5412">
          <w:rPr>
            <w:rFonts w:cs="Times New Roman"/>
            <w:color w:val="000000" w:themeColor="text1"/>
            <w:rPrChange w:id="1536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68" w:author="N F" w:date="2023-12-05T03:08:00Z">
              <w:rPr>
                <w:rFonts w:cs="Times New Roman"/>
                <w:lang w:val="en-GB"/>
              </w:rPr>
            </w:rPrChange>
          </w:rPr>
          <w:delInstrText>showed</w:delInstrText>
        </w:r>
        <w:r w:rsidR="00AE1425" w:rsidRPr="006E6534" w:rsidDel="00CB5412">
          <w:rPr>
            <w:rFonts w:cs="Times New Roman"/>
            <w:color w:val="000000" w:themeColor="text1"/>
            <w:rPrChange w:id="1536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70" w:author="N F" w:date="2023-12-05T03:08:00Z">
              <w:rPr>
                <w:rFonts w:cs="Times New Roman"/>
                <w:lang w:val="en-GB"/>
              </w:rPr>
            </w:rPrChange>
          </w:rPr>
          <w:delInstrText>that</w:delInstrText>
        </w:r>
        <w:r w:rsidR="00AE1425" w:rsidRPr="006E6534" w:rsidDel="00CB5412">
          <w:rPr>
            <w:rFonts w:cs="Times New Roman"/>
            <w:color w:val="000000" w:themeColor="text1"/>
            <w:rPrChange w:id="1537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72" w:author="N F" w:date="2023-12-05T03:08:00Z">
              <w:rPr>
                <w:rFonts w:cs="Times New Roman"/>
                <w:lang w:val="en-GB"/>
              </w:rPr>
            </w:rPrChange>
          </w:rPr>
          <w:delInstrText>the</w:delInstrText>
        </w:r>
        <w:r w:rsidR="00AE1425" w:rsidRPr="006E6534" w:rsidDel="00CB5412">
          <w:rPr>
            <w:rFonts w:cs="Times New Roman"/>
            <w:color w:val="000000" w:themeColor="text1"/>
            <w:rPrChange w:id="1537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74" w:author="N F" w:date="2023-12-05T03:08:00Z">
              <w:rPr>
                <w:rFonts w:cs="Times New Roman"/>
                <w:lang w:val="en-GB"/>
              </w:rPr>
            </w:rPrChange>
          </w:rPr>
          <w:delInstrText>median</w:delInstrText>
        </w:r>
        <w:r w:rsidR="00AE1425" w:rsidRPr="006E6534" w:rsidDel="00CB5412">
          <w:rPr>
            <w:rFonts w:cs="Times New Roman"/>
            <w:color w:val="000000" w:themeColor="text1"/>
            <w:rPrChange w:id="1537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76" w:author="N F" w:date="2023-12-05T03:08:00Z">
              <w:rPr>
                <w:rFonts w:cs="Times New Roman"/>
                <w:lang w:val="en-GB"/>
              </w:rPr>
            </w:rPrChange>
          </w:rPr>
          <w:delInstrText>progression</w:delInstrText>
        </w:r>
        <w:r w:rsidR="00AE1425" w:rsidRPr="006E6534" w:rsidDel="00CB5412">
          <w:rPr>
            <w:rFonts w:cs="Times New Roman"/>
            <w:color w:val="000000" w:themeColor="text1"/>
            <w:rPrChange w:id="15377" w:author="N F" w:date="2023-12-05T03:08:00Z">
              <w:rPr>
                <w:rFonts w:cs="Times New Roman"/>
              </w:rPr>
            </w:rPrChange>
          </w:rPr>
          <w:delInstrText>-</w:delInstrText>
        </w:r>
        <w:r w:rsidR="00AE1425" w:rsidRPr="006E6534" w:rsidDel="00CB5412">
          <w:rPr>
            <w:rFonts w:cs="Times New Roman"/>
            <w:color w:val="000000" w:themeColor="text1"/>
            <w:lang w:val="en-GB"/>
            <w:rPrChange w:id="15378" w:author="N F" w:date="2023-12-05T03:08:00Z">
              <w:rPr>
                <w:rFonts w:cs="Times New Roman"/>
                <w:lang w:val="en-GB"/>
              </w:rPr>
            </w:rPrChange>
          </w:rPr>
          <w:delInstrText>free</w:delInstrText>
        </w:r>
        <w:r w:rsidR="00AE1425" w:rsidRPr="006E6534" w:rsidDel="00CB5412">
          <w:rPr>
            <w:rFonts w:cs="Times New Roman"/>
            <w:color w:val="000000" w:themeColor="text1"/>
            <w:rPrChange w:id="1537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80" w:author="N F" w:date="2023-12-05T03:08:00Z">
              <w:rPr>
                <w:rFonts w:cs="Times New Roman"/>
                <w:lang w:val="en-GB"/>
              </w:rPr>
            </w:rPrChange>
          </w:rPr>
          <w:delInstrText>survival</w:delInstrText>
        </w:r>
        <w:r w:rsidR="00AE1425" w:rsidRPr="006E6534" w:rsidDel="00CB5412">
          <w:rPr>
            <w:rFonts w:cs="Times New Roman"/>
            <w:color w:val="000000" w:themeColor="text1"/>
            <w:rPrChange w:id="1538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82" w:author="N F" w:date="2023-12-05T03:08:00Z">
              <w:rPr>
                <w:rFonts w:cs="Times New Roman"/>
                <w:lang w:val="en-GB"/>
              </w:rPr>
            </w:rPrChange>
          </w:rPr>
          <w:delInstrText>was</w:delInstrText>
        </w:r>
        <w:r w:rsidR="00AE1425" w:rsidRPr="006E6534" w:rsidDel="00CB5412">
          <w:rPr>
            <w:rFonts w:cs="Times New Roman"/>
            <w:color w:val="000000" w:themeColor="text1"/>
            <w:rPrChange w:id="1538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84" w:author="N F" w:date="2023-12-05T03:08:00Z">
              <w:rPr>
                <w:rFonts w:cs="Times New Roman"/>
                <w:lang w:val="en-GB"/>
              </w:rPr>
            </w:rPrChange>
          </w:rPr>
          <w:delInstrText>significantly</w:delInstrText>
        </w:r>
        <w:r w:rsidR="00AE1425" w:rsidRPr="006E6534" w:rsidDel="00CB5412">
          <w:rPr>
            <w:rFonts w:cs="Times New Roman"/>
            <w:color w:val="000000" w:themeColor="text1"/>
            <w:rPrChange w:id="1538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86" w:author="N F" w:date="2023-12-05T03:08:00Z">
              <w:rPr>
                <w:rFonts w:cs="Times New Roman"/>
                <w:lang w:val="en-GB"/>
              </w:rPr>
            </w:rPrChange>
          </w:rPr>
          <w:delInstrText>longer</w:delInstrText>
        </w:r>
        <w:r w:rsidR="00AE1425" w:rsidRPr="006E6534" w:rsidDel="00CB5412">
          <w:rPr>
            <w:rFonts w:cs="Times New Roman"/>
            <w:color w:val="000000" w:themeColor="text1"/>
            <w:rPrChange w:id="1538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88" w:author="N F" w:date="2023-12-05T03:08:00Z">
              <w:rPr>
                <w:rFonts w:cs="Times New Roman"/>
                <w:lang w:val="en-GB"/>
              </w:rPr>
            </w:rPrChange>
          </w:rPr>
          <w:delInstrText>in</w:delInstrText>
        </w:r>
        <w:r w:rsidR="00AE1425" w:rsidRPr="006E6534" w:rsidDel="00CB5412">
          <w:rPr>
            <w:rFonts w:cs="Times New Roman"/>
            <w:color w:val="000000" w:themeColor="text1"/>
            <w:rPrChange w:id="1538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90" w:author="N F" w:date="2023-12-05T03:08:00Z">
              <w:rPr>
                <w:rFonts w:cs="Times New Roman"/>
                <w:lang w:val="en-GB"/>
              </w:rPr>
            </w:rPrChange>
          </w:rPr>
          <w:delInstrText>the</w:delInstrText>
        </w:r>
        <w:r w:rsidR="00AE1425" w:rsidRPr="006E6534" w:rsidDel="00CB5412">
          <w:rPr>
            <w:rFonts w:cs="Times New Roman"/>
            <w:color w:val="000000" w:themeColor="text1"/>
            <w:rPrChange w:id="1539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92" w:author="N F" w:date="2023-12-05T03:08:00Z">
              <w:rPr>
                <w:rFonts w:cs="Times New Roman"/>
                <w:lang w:val="en-GB"/>
              </w:rPr>
            </w:rPrChange>
          </w:rPr>
          <w:delInstrText>osimertinib</w:delInstrText>
        </w:r>
        <w:r w:rsidR="00AE1425" w:rsidRPr="006E6534" w:rsidDel="00CB5412">
          <w:rPr>
            <w:rFonts w:cs="Times New Roman"/>
            <w:color w:val="000000" w:themeColor="text1"/>
            <w:rPrChange w:id="1539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94" w:author="N F" w:date="2023-12-05T03:08:00Z">
              <w:rPr>
                <w:rFonts w:cs="Times New Roman"/>
                <w:lang w:val="en-GB"/>
              </w:rPr>
            </w:rPrChange>
          </w:rPr>
          <w:delInstrText>plus</w:delInstrText>
        </w:r>
        <w:r w:rsidR="00AE1425" w:rsidRPr="006E6534" w:rsidDel="00CB5412">
          <w:rPr>
            <w:rFonts w:cs="Times New Roman"/>
            <w:color w:val="000000" w:themeColor="text1"/>
            <w:rPrChange w:id="1539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96" w:author="N F" w:date="2023-12-05T03:08:00Z">
              <w:rPr>
                <w:rFonts w:cs="Times New Roman"/>
                <w:lang w:val="en-GB"/>
              </w:rPr>
            </w:rPrChange>
          </w:rPr>
          <w:delInstrText>aspirin</w:delInstrText>
        </w:r>
        <w:r w:rsidR="00AE1425" w:rsidRPr="006E6534" w:rsidDel="00CB5412">
          <w:rPr>
            <w:rFonts w:cs="Times New Roman"/>
            <w:color w:val="000000" w:themeColor="text1"/>
            <w:rPrChange w:id="1539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398" w:author="N F" w:date="2023-12-05T03:08:00Z">
              <w:rPr>
                <w:rFonts w:cs="Times New Roman"/>
                <w:lang w:val="en-GB"/>
              </w:rPr>
            </w:rPrChange>
          </w:rPr>
          <w:delInstrText>group</w:delInstrText>
        </w:r>
        <w:r w:rsidR="00AE1425" w:rsidRPr="006E6534" w:rsidDel="00CB5412">
          <w:rPr>
            <w:rFonts w:cs="Times New Roman"/>
            <w:color w:val="000000" w:themeColor="text1"/>
            <w:rPrChange w:id="1539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00" w:author="N F" w:date="2023-12-05T03:08:00Z">
              <w:rPr>
                <w:rFonts w:cs="Times New Roman"/>
                <w:lang w:val="en-GB"/>
              </w:rPr>
            </w:rPrChange>
          </w:rPr>
          <w:delInstrText>than</w:delInstrText>
        </w:r>
        <w:r w:rsidR="00AE1425" w:rsidRPr="006E6534" w:rsidDel="00CB5412">
          <w:rPr>
            <w:rFonts w:cs="Times New Roman"/>
            <w:color w:val="000000" w:themeColor="text1"/>
            <w:rPrChange w:id="1540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02" w:author="N F" w:date="2023-12-05T03:08:00Z">
              <w:rPr>
                <w:rFonts w:cs="Times New Roman"/>
                <w:lang w:val="en-GB"/>
              </w:rPr>
            </w:rPrChange>
          </w:rPr>
          <w:delInstrText>in</w:delInstrText>
        </w:r>
        <w:r w:rsidR="00AE1425" w:rsidRPr="006E6534" w:rsidDel="00CB5412">
          <w:rPr>
            <w:rFonts w:cs="Times New Roman"/>
            <w:color w:val="000000" w:themeColor="text1"/>
            <w:rPrChange w:id="1540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04" w:author="N F" w:date="2023-12-05T03:08:00Z">
              <w:rPr>
                <w:rFonts w:cs="Times New Roman"/>
                <w:lang w:val="en-GB"/>
              </w:rPr>
            </w:rPrChange>
          </w:rPr>
          <w:delInstrText>the</w:delInstrText>
        </w:r>
        <w:r w:rsidR="00AE1425" w:rsidRPr="006E6534" w:rsidDel="00CB5412">
          <w:rPr>
            <w:rFonts w:cs="Times New Roman"/>
            <w:color w:val="000000" w:themeColor="text1"/>
            <w:rPrChange w:id="1540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06" w:author="N F" w:date="2023-12-05T03:08:00Z">
              <w:rPr>
                <w:rFonts w:cs="Times New Roman"/>
                <w:lang w:val="en-GB"/>
              </w:rPr>
            </w:rPrChange>
          </w:rPr>
          <w:delInstrText>osimertinib</w:delInstrText>
        </w:r>
        <w:r w:rsidR="00AE1425" w:rsidRPr="006E6534" w:rsidDel="00CB5412">
          <w:rPr>
            <w:rFonts w:cs="Times New Roman"/>
            <w:color w:val="000000" w:themeColor="text1"/>
            <w:rPrChange w:id="1540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08" w:author="N F" w:date="2023-12-05T03:08:00Z">
              <w:rPr>
                <w:rFonts w:cs="Times New Roman"/>
                <w:lang w:val="en-GB"/>
              </w:rPr>
            </w:rPrChange>
          </w:rPr>
          <w:delInstrText>group</w:delInstrText>
        </w:r>
        <w:r w:rsidR="00AE1425" w:rsidRPr="006E6534" w:rsidDel="00CB5412">
          <w:rPr>
            <w:rFonts w:cs="Times New Roman"/>
            <w:color w:val="000000" w:themeColor="text1"/>
            <w:rPrChange w:id="1540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10" w:author="N F" w:date="2023-12-05T03:08:00Z">
              <w:rPr>
                <w:rFonts w:cs="Times New Roman"/>
                <w:lang w:val="en-GB"/>
              </w:rPr>
            </w:rPrChange>
          </w:rPr>
          <w:delInstrText>In</w:delInstrText>
        </w:r>
        <w:r w:rsidR="00AE1425" w:rsidRPr="006E6534" w:rsidDel="00CB5412">
          <w:rPr>
            <w:rFonts w:cs="Times New Roman"/>
            <w:color w:val="000000" w:themeColor="text1"/>
            <w:rPrChange w:id="1541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12" w:author="N F" w:date="2023-12-05T03:08:00Z">
              <w:rPr>
                <w:rFonts w:cs="Times New Roman"/>
                <w:lang w:val="en-GB"/>
              </w:rPr>
            </w:rPrChange>
          </w:rPr>
          <w:delInstrText>summary</w:delInstrText>
        </w:r>
        <w:r w:rsidR="00AE1425" w:rsidRPr="006E6534" w:rsidDel="00CB5412">
          <w:rPr>
            <w:rFonts w:cs="Times New Roman"/>
            <w:color w:val="000000" w:themeColor="text1"/>
            <w:rPrChange w:id="1541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14" w:author="N F" w:date="2023-12-05T03:08:00Z">
              <w:rPr>
                <w:rFonts w:cs="Times New Roman"/>
                <w:lang w:val="en-GB"/>
              </w:rPr>
            </w:rPrChange>
          </w:rPr>
          <w:delInstrText>aspirin</w:delInstrText>
        </w:r>
        <w:r w:rsidR="00AE1425" w:rsidRPr="006E6534" w:rsidDel="00CB5412">
          <w:rPr>
            <w:rFonts w:cs="Times New Roman"/>
            <w:color w:val="000000" w:themeColor="text1"/>
            <w:rPrChange w:id="1541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16" w:author="N F" w:date="2023-12-05T03:08:00Z">
              <w:rPr>
                <w:rFonts w:cs="Times New Roman"/>
                <w:lang w:val="en-GB"/>
              </w:rPr>
            </w:rPrChange>
          </w:rPr>
          <w:delInstrText>synergistically</w:delInstrText>
        </w:r>
        <w:r w:rsidR="00AE1425" w:rsidRPr="006E6534" w:rsidDel="00CB5412">
          <w:rPr>
            <w:rFonts w:cs="Times New Roman"/>
            <w:color w:val="000000" w:themeColor="text1"/>
            <w:rPrChange w:id="1541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18" w:author="N F" w:date="2023-12-05T03:08:00Z">
              <w:rPr>
                <w:rFonts w:cs="Times New Roman"/>
                <w:lang w:val="en-GB"/>
              </w:rPr>
            </w:rPrChange>
          </w:rPr>
          <w:delInstrText>enhances</w:delInstrText>
        </w:r>
        <w:r w:rsidR="00AE1425" w:rsidRPr="006E6534" w:rsidDel="00CB5412">
          <w:rPr>
            <w:rFonts w:cs="Times New Roman"/>
            <w:color w:val="000000" w:themeColor="text1"/>
            <w:rPrChange w:id="1541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20" w:author="N F" w:date="2023-12-05T03:08:00Z">
              <w:rPr>
                <w:rFonts w:cs="Times New Roman"/>
                <w:lang w:val="en-GB"/>
              </w:rPr>
            </w:rPrChange>
          </w:rPr>
          <w:delInstrText>the</w:delInstrText>
        </w:r>
        <w:r w:rsidR="00AE1425" w:rsidRPr="006E6534" w:rsidDel="00CB5412">
          <w:rPr>
            <w:rFonts w:cs="Times New Roman"/>
            <w:color w:val="000000" w:themeColor="text1"/>
            <w:rPrChange w:id="1542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22" w:author="N F" w:date="2023-12-05T03:08:00Z">
              <w:rPr>
                <w:rFonts w:cs="Times New Roman"/>
                <w:lang w:val="en-GB"/>
              </w:rPr>
            </w:rPrChange>
          </w:rPr>
          <w:delInstrText>antitumor</w:delInstrText>
        </w:r>
        <w:r w:rsidR="00AE1425" w:rsidRPr="006E6534" w:rsidDel="00CB5412">
          <w:rPr>
            <w:rFonts w:cs="Times New Roman"/>
            <w:color w:val="000000" w:themeColor="text1"/>
            <w:rPrChange w:id="1542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24" w:author="N F" w:date="2023-12-05T03:08:00Z">
              <w:rPr>
                <w:rFonts w:cs="Times New Roman"/>
                <w:lang w:val="en-GB"/>
              </w:rPr>
            </w:rPrChange>
          </w:rPr>
          <w:delInstrText>activity</w:delInstrText>
        </w:r>
        <w:r w:rsidR="00AE1425" w:rsidRPr="006E6534" w:rsidDel="00CB5412">
          <w:rPr>
            <w:rFonts w:cs="Times New Roman"/>
            <w:color w:val="000000" w:themeColor="text1"/>
            <w:rPrChange w:id="1542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26" w:author="N F" w:date="2023-12-05T03:08:00Z">
              <w:rPr>
                <w:rFonts w:cs="Times New Roman"/>
                <w:lang w:val="en-GB"/>
              </w:rPr>
            </w:rPrChange>
          </w:rPr>
          <w:delInstrText>of</w:delInstrText>
        </w:r>
        <w:r w:rsidR="00AE1425" w:rsidRPr="006E6534" w:rsidDel="00CB5412">
          <w:rPr>
            <w:rFonts w:cs="Times New Roman"/>
            <w:color w:val="000000" w:themeColor="text1"/>
            <w:rPrChange w:id="1542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28" w:author="N F" w:date="2023-12-05T03:08:00Z">
              <w:rPr>
                <w:rFonts w:cs="Times New Roman"/>
                <w:lang w:val="en-GB"/>
              </w:rPr>
            </w:rPrChange>
          </w:rPr>
          <w:delInstrText>osimertinib</w:delInstrText>
        </w:r>
        <w:r w:rsidR="00AE1425" w:rsidRPr="006E6534" w:rsidDel="00CB5412">
          <w:rPr>
            <w:rFonts w:cs="Times New Roman"/>
            <w:color w:val="000000" w:themeColor="text1"/>
            <w:rPrChange w:id="1542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30" w:author="N F" w:date="2023-12-05T03:08:00Z">
              <w:rPr>
                <w:rFonts w:cs="Times New Roman"/>
                <w:lang w:val="en-GB"/>
              </w:rPr>
            </w:rPrChange>
          </w:rPr>
          <w:delInstrText>in</w:delInstrText>
        </w:r>
        <w:r w:rsidR="00AE1425" w:rsidRPr="006E6534" w:rsidDel="00CB5412">
          <w:rPr>
            <w:rFonts w:cs="Times New Roman"/>
            <w:color w:val="000000" w:themeColor="text1"/>
            <w:rPrChange w:id="1543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32" w:author="N F" w:date="2023-12-05T03:08:00Z">
              <w:rPr>
                <w:rFonts w:cs="Times New Roman"/>
                <w:lang w:val="en-GB"/>
              </w:rPr>
            </w:rPrChange>
          </w:rPr>
          <w:delInstrText>osimertinib</w:delInstrText>
        </w:r>
        <w:r w:rsidR="00AE1425" w:rsidRPr="006E6534" w:rsidDel="00CB5412">
          <w:rPr>
            <w:rFonts w:cs="Times New Roman"/>
            <w:color w:val="000000" w:themeColor="text1"/>
            <w:rPrChange w:id="15433" w:author="N F" w:date="2023-12-05T03:08:00Z">
              <w:rPr>
                <w:rFonts w:cs="Times New Roman"/>
              </w:rPr>
            </w:rPrChange>
          </w:rPr>
          <w:delInstrText>-</w:delInstrText>
        </w:r>
        <w:r w:rsidR="00AE1425" w:rsidRPr="006E6534" w:rsidDel="00CB5412">
          <w:rPr>
            <w:rFonts w:cs="Times New Roman"/>
            <w:color w:val="000000" w:themeColor="text1"/>
            <w:lang w:val="en-GB"/>
            <w:rPrChange w:id="15434" w:author="N F" w:date="2023-12-05T03:08:00Z">
              <w:rPr>
                <w:rFonts w:cs="Times New Roman"/>
                <w:lang w:val="en-GB"/>
              </w:rPr>
            </w:rPrChange>
          </w:rPr>
          <w:delInstrText>resistant</w:delInstrText>
        </w:r>
        <w:r w:rsidR="00AE1425" w:rsidRPr="006E6534" w:rsidDel="00CB5412">
          <w:rPr>
            <w:rFonts w:cs="Times New Roman"/>
            <w:color w:val="000000" w:themeColor="text1"/>
            <w:rPrChange w:id="1543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36" w:author="N F" w:date="2023-12-05T03:08:00Z">
              <w:rPr>
                <w:rFonts w:cs="Times New Roman"/>
                <w:lang w:val="en-GB"/>
              </w:rPr>
            </w:rPrChange>
          </w:rPr>
          <w:delInstrText>lung</w:delInstrText>
        </w:r>
        <w:r w:rsidR="00AE1425" w:rsidRPr="006E6534" w:rsidDel="00CB5412">
          <w:rPr>
            <w:rFonts w:cs="Times New Roman"/>
            <w:color w:val="000000" w:themeColor="text1"/>
            <w:rPrChange w:id="1543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38" w:author="N F" w:date="2023-12-05T03:08:00Z">
              <w:rPr>
                <w:rFonts w:cs="Times New Roman"/>
                <w:lang w:val="en-GB"/>
              </w:rPr>
            </w:rPrChange>
          </w:rPr>
          <w:delInstrText>cancer</w:delInstrText>
        </w:r>
        <w:r w:rsidR="00AE1425" w:rsidRPr="006E6534" w:rsidDel="00CB5412">
          <w:rPr>
            <w:rFonts w:cs="Times New Roman"/>
            <w:color w:val="000000" w:themeColor="text1"/>
            <w:rPrChange w:id="1543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40" w:author="N F" w:date="2023-12-05T03:08:00Z">
              <w:rPr>
                <w:rFonts w:cs="Times New Roman"/>
                <w:lang w:val="en-GB"/>
              </w:rPr>
            </w:rPrChange>
          </w:rPr>
          <w:delInstrText>cells</w:delInstrText>
        </w:r>
        <w:r w:rsidR="00AE1425" w:rsidRPr="006E6534" w:rsidDel="00CB5412">
          <w:rPr>
            <w:rFonts w:cs="Times New Roman"/>
            <w:color w:val="000000" w:themeColor="text1"/>
            <w:rPrChange w:id="1544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42" w:author="N F" w:date="2023-12-05T03:08:00Z">
              <w:rPr>
                <w:rFonts w:cs="Times New Roman"/>
                <w:lang w:val="en-GB"/>
              </w:rPr>
            </w:rPrChange>
          </w:rPr>
          <w:delInstrText>through</w:delInstrText>
        </w:r>
        <w:r w:rsidR="00AE1425" w:rsidRPr="006E6534" w:rsidDel="00CB5412">
          <w:rPr>
            <w:rFonts w:cs="Times New Roman"/>
            <w:color w:val="000000" w:themeColor="text1"/>
            <w:rPrChange w:id="1544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44" w:author="N F" w:date="2023-12-05T03:08:00Z">
              <w:rPr>
                <w:rFonts w:cs="Times New Roman"/>
                <w:lang w:val="en-GB"/>
              </w:rPr>
            </w:rPrChange>
          </w:rPr>
          <w:delInstrText>promoting</w:delInstrText>
        </w:r>
        <w:r w:rsidR="00AE1425" w:rsidRPr="006E6534" w:rsidDel="00CB5412">
          <w:rPr>
            <w:rFonts w:cs="Times New Roman"/>
            <w:color w:val="000000" w:themeColor="text1"/>
            <w:rPrChange w:id="1544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46" w:author="N F" w:date="2023-12-05T03:08:00Z">
              <w:rPr>
                <w:rFonts w:cs="Times New Roman"/>
                <w:lang w:val="en-GB"/>
              </w:rPr>
            </w:rPrChange>
          </w:rPr>
          <w:delInstrText>Bim</w:delInstrText>
        </w:r>
        <w:r w:rsidR="00AE1425" w:rsidRPr="006E6534" w:rsidDel="00CB5412">
          <w:rPr>
            <w:rFonts w:cs="Times New Roman"/>
            <w:color w:val="000000" w:themeColor="text1"/>
            <w:rPrChange w:id="15447" w:author="N F" w:date="2023-12-05T03:08:00Z">
              <w:rPr>
                <w:rFonts w:cs="Times New Roman"/>
              </w:rPr>
            </w:rPrChange>
          </w:rPr>
          <w:delInstrText>-</w:delInstrText>
        </w:r>
        <w:r w:rsidR="00AE1425" w:rsidRPr="006E6534" w:rsidDel="00CB5412">
          <w:rPr>
            <w:rFonts w:cs="Times New Roman"/>
            <w:color w:val="000000" w:themeColor="text1"/>
            <w:lang w:val="en-GB"/>
            <w:rPrChange w:id="15448" w:author="N F" w:date="2023-12-05T03:08:00Z">
              <w:rPr>
                <w:rFonts w:cs="Times New Roman"/>
                <w:lang w:val="en-GB"/>
              </w:rPr>
            </w:rPrChange>
          </w:rPr>
          <w:delInstrText>dependent</w:delInstrText>
        </w:r>
        <w:r w:rsidR="00AE1425" w:rsidRPr="006E6534" w:rsidDel="00CB5412">
          <w:rPr>
            <w:rFonts w:cs="Times New Roman"/>
            <w:color w:val="000000" w:themeColor="text1"/>
            <w:rPrChange w:id="1544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50" w:author="N F" w:date="2023-12-05T03:08:00Z">
              <w:rPr>
                <w:rFonts w:cs="Times New Roman"/>
                <w:lang w:val="en-GB"/>
              </w:rPr>
            </w:rPrChange>
          </w:rPr>
          <w:delInstrText>apoptosis</w:delInstrText>
        </w:r>
        <w:r w:rsidR="00AE1425" w:rsidRPr="006E6534" w:rsidDel="00CB5412">
          <w:rPr>
            <w:rFonts w:cs="Times New Roman"/>
            <w:color w:val="000000" w:themeColor="text1"/>
            <w:rPrChange w:id="1545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52" w:author="N F" w:date="2023-12-05T03:08:00Z">
              <w:rPr>
                <w:rFonts w:cs="Times New Roman"/>
                <w:lang w:val="en-GB"/>
              </w:rPr>
            </w:rPrChange>
          </w:rPr>
          <w:delInstrText>This</w:delInstrText>
        </w:r>
        <w:r w:rsidR="00AE1425" w:rsidRPr="006E6534" w:rsidDel="00CB5412">
          <w:rPr>
            <w:rFonts w:cs="Times New Roman"/>
            <w:color w:val="000000" w:themeColor="text1"/>
            <w:rPrChange w:id="1545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54" w:author="N F" w:date="2023-12-05T03:08:00Z">
              <w:rPr>
                <w:rFonts w:cs="Times New Roman"/>
                <w:lang w:val="en-GB"/>
              </w:rPr>
            </w:rPrChange>
          </w:rPr>
          <w:delInstrText>combination</w:delInstrText>
        </w:r>
        <w:r w:rsidR="00AE1425" w:rsidRPr="006E6534" w:rsidDel="00CB5412">
          <w:rPr>
            <w:rFonts w:cs="Times New Roman"/>
            <w:color w:val="000000" w:themeColor="text1"/>
            <w:rPrChange w:id="1545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56" w:author="N F" w:date="2023-12-05T03:08:00Z">
              <w:rPr>
                <w:rFonts w:cs="Times New Roman"/>
                <w:lang w:val="en-GB"/>
              </w:rPr>
            </w:rPrChange>
          </w:rPr>
          <w:delInstrText>therapy</w:delInstrText>
        </w:r>
        <w:r w:rsidR="00AE1425" w:rsidRPr="006E6534" w:rsidDel="00CB5412">
          <w:rPr>
            <w:rFonts w:cs="Times New Roman"/>
            <w:color w:val="000000" w:themeColor="text1"/>
            <w:rPrChange w:id="1545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58" w:author="N F" w:date="2023-12-05T03:08:00Z">
              <w:rPr>
                <w:rFonts w:cs="Times New Roman"/>
                <w:lang w:val="en-GB"/>
              </w:rPr>
            </w:rPrChange>
          </w:rPr>
          <w:delInstrText>may</w:delInstrText>
        </w:r>
        <w:r w:rsidR="00AE1425" w:rsidRPr="006E6534" w:rsidDel="00CB5412">
          <w:rPr>
            <w:rFonts w:cs="Times New Roman"/>
            <w:color w:val="000000" w:themeColor="text1"/>
            <w:rPrChange w:id="1545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60" w:author="N F" w:date="2023-12-05T03:08:00Z">
              <w:rPr>
                <w:rFonts w:cs="Times New Roman"/>
                <w:lang w:val="en-GB"/>
              </w:rPr>
            </w:rPrChange>
          </w:rPr>
          <w:delInstrText>be</w:delInstrText>
        </w:r>
        <w:r w:rsidR="00AE1425" w:rsidRPr="006E6534" w:rsidDel="00CB5412">
          <w:rPr>
            <w:rFonts w:cs="Times New Roman"/>
            <w:color w:val="000000" w:themeColor="text1"/>
            <w:rPrChange w:id="1546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62" w:author="N F" w:date="2023-12-05T03:08:00Z">
              <w:rPr>
                <w:rFonts w:cs="Times New Roman"/>
                <w:lang w:val="en-GB"/>
              </w:rPr>
            </w:rPrChange>
          </w:rPr>
          <w:delInstrText>effective</w:delInstrText>
        </w:r>
        <w:r w:rsidR="00AE1425" w:rsidRPr="006E6534" w:rsidDel="00CB5412">
          <w:rPr>
            <w:rFonts w:cs="Times New Roman"/>
            <w:color w:val="000000" w:themeColor="text1"/>
            <w:rPrChange w:id="1546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64" w:author="N F" w:date="2023-12-05T03:08:00Z">
              <w:rPr>
                <w:rFonts w:cs="Times New Roman"/>
                <w:lang w:val="en-GB"/>
              </w:rPr>
            </w:rPrChange>
          </w:rPr>
          <w:delInstrText>in</w:delInstrText>
        </w:r>
        <w:r w:rsidR="00AE1425" w:rsidRPr="006E6534" w:rsidDel="00CB5412">
          <w:rPr>
            <w:rFonts w:cs="Times New Roman"/>
            <w:color w:val="000000" w:themeColor="text1"/>
            <w:rPrChange w:id="1546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66" w:author="N F" w:date="2023-12-05T03:08:00Z">
              <w:rPr>
                <w:rFonts w:cs="Times New Roman"/>
                <w:lang w:val="en-GB"/>
              </w:rPr>
            </w:rPrChange>
          </w:rPr>
          <w:delInstrText>overcoming</w:delInstrText>
        </w:r>
        <w:r w:rsidR="00AE1425" w:rsidRPr="006E6534" w:rsidDel="00CB5412">
          <w:rPr>
            <w:rFonts w:cs="Times New Roman"/>
            <w:color w:val="000000" w:themeColor="text1"/>
            <w:rPrChange w:id="1546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68" w:author="N F" w:date="2023-12-05T03:08:00Z">
              <w:rPr>
                <w:rFonts w:cs="Times New Roman"/>
                <w:lang w:val="en-GB"/>
              </w:rPr>
            </w:rPrChange>
          </w:rPr>
          <w:delInstrText>acquired</w:delInstrText>
        </w:r>
        <w:r w:rsidR="00AE1425" w:rsidRPr="006E6534" w:rsidDel="00CB5412">
          <w:rPr>
            <w:rFonts w:cs="Times New Roman"/>
            <w:color w:val="000000" w:themeColor="text1"/>
            <w:rPrChange w:id="1546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70" w:author="N F" w:date="2023-12-05T03:08:00Z">
              <w:rPr>
                <w:rFonts w:cs="Times New Roman"/>
                <w:lang w:val="en-GB"/>
              </w:rPr>
            </w:rPrChange>
          </w:rPr>
          <w:delInstrText>resistance</w:delInstrText>
        </w:r>
        <w:r w:rsidR="00AE1425" w:rsidRPr="006E6534" w:rsidDel="00CB5412">
          <w:rPr>
            <w:rFonts w:cs="Times New Roman"/>
            <w:color w:val="000000" w:themeColor="text1"/>
            <w:rPrChange w:id="1547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72" w:author="N F" w:date="2023-12-05T03:08:00Z">
              <w:rPr>
                <w:rFonts w:cs="Times New Roman"/>
                <w:lang w:val="en-GB"/>
              </w:rPr>
            </w:rPrChange>
          </w:rPr>
          <w:delInstrText>to</w:delInstrText>
        </w:r>
        <w:r w:rsidR="00AE1425" w:rsidRPr="006E6534" w:rsidDel="00CB5412">
          <w:rPr>
            <w:rFonts w:cs="Times New Roman"/>
            <w:color w:val="000000" w:themeColor="text1"/>
            <w:rPrChange w:id="1547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74" w:author="N F" w:date="2023-12-05T03:08:00Z">
              <w:rPr>
                <w:rFonts w:cs="Times New Roman"/>
                <w:lang w:val="en-GB"/>
              </w:rPr>
            </w:rPrChange>
          </w:rPr>
          <w:delInstrText>osimertinib</w:delInstrText>
        </w:r>
        <w:r w:rsidR="00AE1425" w:rsidRPr="006E6534" w:rsidDel="00CB5412">
          <w:rPr>
            <w:rFonts w:cs="Times New Roman"/>
            <w:color w:val="000000" w:themeColor="text1"/>
            <w:rPrChange w:id="1547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76" w:author="N F" w:date="2023-12-05T03:08:00Z">
              <w:rPr>
                <w:rFonts w:cs="Times New Roman"/>
                <w:lang w:val="en-GB"/>
              </w:rPr>
            </w:rPrChange>
          </w:rPr>
          <w:delInstrText>and</w:delInstrText>
        </w:r>
        <w:r w:rsidR="00AE1425" w:rsidRPr="006E6534" w:rsidDel="00CB5412">
          <w:rPr>
            <w:rFonts w:cs="Times New Roman"/>
            <w:color w:val="000000" w:themeColor="text1"/>
            <w:rPrChange w:id="1547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78" w:author="N F" w:date="2023-12-05T03:08:00Z">
              <w:rPr>
                <w:rFonts w:cs="Times New Roman"/>
                <w:lang w:val="en-GB"/>
              </w:rPr>
            </w:rPrChange>
          </w:rPr>
          <w:delInstrText>prolonging</w:delInstrText>
        </w:r>
        <w:r w:rsidR="00AE1425" w:rsidRPr="006E6534" w:rsidDel="00CB5412">
          <w:rPr>
            <w:rFonts w:cs="Times New Roman"/>
            <w:color w:val="000000" w:themeColor="text1"/>
            <w:rPrChange w:id="1547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80" w:author="N F" w:date="2023-12-05T03:08:00Z">
              <w:rPr>
                <w:rFonts w:cs="Times New Roman"/>
                <w:lang w:val="en-GB"/>
              </w:rPr>
            </w:rPrChange>
          </w:rPr>
          <w:delInstrText>survival</w:delInstrText>
        </w:r>
        <w:r w:rsidR="00AE1425" w:rsidRPr="006E6534" w:rsidDel="00CB5412">
          <w:rPr>
            <w:rFonts w:cs="Times New Roman"/>
            <w:color w:val="000000" w:themeColor="text1"/>
            <w:rPrChange w:id="1548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82" w:author="N F" w:date="2023-12-05T03:08:00Z">
              <w:rPr>
                <w:rFonts w:cs="Times New Roman"/>
                <w:lang w:val="en-GB"/>
              </w:rPr>
            </w:rPrChange>
          </w:rPr>
          <w:delInstrText>in</w:delInstrText>
        </w:r>
        <w:r w:rsidR="00AE1425" w:rsidRPr="006E6534" w:rsidDel="00CB5412">
          <w:rPr>
            <w:rFonts w:cs="Times New Roman"/>
            <w:color w:val="000000" w:themeColor="text1"/>
            <w:rPrChange w:id="1548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84" w:author="N F" w:date="2023-12-05T03:08:00Z">
              <w:rPr>
                <w:rFonts w:cs="Times New Roman"/>
                <w:lang w:val="en-GB"/>
              </w:rPr>
            </w:rPrChange>
          </w:rPr>
          <w:delInstrText>patients</w:delInstrText>
        </w:r>
        <w:r w:rsidR="00AE1425" w:rsidRPr="006E6534" w:rsidDel="00CB5412">
          <w:rPr>
            <w:rFonts w:cs="Times New Roman"/>
            <w:color w:val="000000" w:themeColor="text1"/>
            <w:rPrChange w:id="1548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86" w:author="N F" w:date="2023-12-05T03:08:00Z">
              <w:rPr>
                <w:rFonts w:cs="Times New Roman"/>
                <w:lang w:val="en-GB"/>
              </w:rPr>
            </w:rPrChange>
          </w:rPr>
          <w:delInstrText>with</w:delInstrText>
        </w:r>
        <w:r w:rsidR="00AE1425" w:rsidRPr="006E6534" w:rsidDel="00CB5412">
          <w:rPr>
            <w:rFonts w:cs="Times New Roman"/>
            <w:color w:val="000000" w:themeColor="text1"/>
            <w:rPrChange w:id="1548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88" w:author="N F" w:date="2023-12-05T03:08:00Z">
              <w:rPr>
                <w:rFonts w:cs="Times New Roman"/>
                <w:lang w:val="en-GB"/>
              </w:rPr>
            </w:rPrChange>
          </w:rPr>
          <w:delInstrText>NSCLC</w:delInstrText>
        </w:r>
        <w:r w:rsidR="00AE1425" w:rsidRPr="006E6534" w:rsidDel="00CB5412">
          <w:rPr>
            <w:rFonts w:cs="Times New Roman"/>
            <w:color w:val="000000" w:themeColor="text1"/>
            <w:rPrChange w:id="15489" w:author="N F" w:date="2023-12-05T03:08:00Z">
              <w:rPr>
                <w:rFonts w:cs="Times New Roman"/>
              </w:rPr>
            </w:rPrChange>
          </w:rPr>
          <w:delInstrText>.","</w:delInstrText>
        </w:r>
        <w:r w:rsidR="00AE1425" w:rsidRPr="006E6534" w:rsidDel="00CB5412">
          <w:rPr>
            <w:rFonts w:cs="Times New Roman"/>
            <w:color w:val="000000" w:themeColor="text1"/>
            <w:lang w:val="en-GB"/>
            <w:rPrChange w:id="15490" w:author="N F" w:date="2023-12-05T03:08:00Z">
              <w:rPr>
                <w:rFonts w:cs="Times New Roman"/>
                <w:lang w:val="en-GB"/>
              </w:rPr>
            </w:rPrChange>
          </w:rPr>
          <w:delInstrText>container</w:delInstrText>
        </w:r>
        <w:r w:rsidR="00AE1425" w:rsidRPr="006E6534" w:rsidDel="00CB5412">
          <w:rPr>
            <w:rFonts w:cs="Times New Roman"/>
            <w:color w:val="000000" w:themeColor="text1"/>
            <w:rPrChange w:id="15491" w:author="N F" w:date="2023-12-05T03:08:00Z">
              <w:rPr>
                <w:rFonts w:cs="Times New Roman"/>
              </w:rPr>
            </w:rPrChange>
          </w:rPr>
          <w:delInstrText>-</w:delInstrText>
        </w:r>
        <w:r w:rsidR="00AE1425" w:rsidRPr="006E6534" w:rsidDel="00CB5412">
          <w:rPr>
            <w:rFonts w:cs="Times New Roman"/>
            <w:color w:val="000000" w:themeColor="text1"/>
            <w:lang w:val="en-GB"/>
            <w:rPrChange w:id="15492" w:author="N F" w:date="2023-12-05T03:08:00Z">
              <w:rPr>
                <w:rFonts w:cs="Times New Roman"/>
                <w:lang w:val="en-GB"/>
              </w:rPr>
            </w:rPrChange>
          </w:rPr>
          <w:delInstrText>title</w:delInstrText>
        </w:r>
        <w:r w:rsidR="00AE1425" w:rsidRPr="006E6534" w:rsidDel="00CB5412">
          <w:rPr>
            <w:rFonts w:cs="Times New Roman"/>
            <w:color w:val="000000" w:themeColor="text1"/>
            <w:rPrChange w:id="15493" w:author="N F" w:date="2023-12-05T03:08:00Z">
              <w:rPr>
                <w:rFonts w:cs="Times New Roman"/>
              </w:rPr>
            </w:rPrChange>
          </w:rPr>
          <w:delInstrText>":"</w:delInstrText>
        </w:r>
        <w:r w:rsidR="00AE1425" w:rsidRPr="006E6534" w:rsidDel="00CB5412">
          <w:rPr>
            <w:rFonts w:cs="Times New Roman"/>
            <w:color w:val="000000" w:themeColor="text1"/>
            <w:lang w:val="en-GB"/>
            <w:rPrChange w:id="15494" w:author="N F" w:date="2023-12-05T03:08:00Z">
              <w:rPr>
                <w:rFonts w:cs="Times New Roman"/>
                <w:lang w:val="en-GB"/>
              </w:rPr>
            </w:rPrChange>
          </w:rPr>
          <w:delInstrText>Molecular</w:delInstrText>
        </w:r>
        <w:r w:rsidR="00AE1425" w:rsidRPr="006E6534" w:rsidDel="00CB5412">
          <w:rPr>
            <w:rFonts w:cs="Times New Roman"/>
            <w:color w:val="000000" w:themeColor="text1"/>
            <w:rPrChange w:id="1549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496" w:author="N F" w:date="2023-12-05T03:08:00Z">
              <w:rPr>
                <w:rFonts w:cs="Times New Roman"/>
                <w:lang w:val="en-GB"/>
              </w:rPr>
            </w:rPrChange>
          </w:rPr>
          <w:delInstrText>Oncology</w:delInstrText>
        </w:r>
        <w:r w:rsidR="00AE1425" w:rsidRPr="006E6534" w:rsidDel="00CB5412">
          <w:rPr>
            <w:rFonts w:cs="Times New Roman"/>
            <w:color w:val="000000" w:themeColor="text1"/>
            <w:rPrChange w:id="15497" w:author="N F" w:date="2023-12-05T03:08:00Z">
              <w:rPr>
                <w:rFonts w:cs="Times New Roman"/>
              </w:rPr>
            </w:rPrChange>
          </w:rPr>
          <w:delInstrText>","</w:delInstrText>
        </w:r>
        <w:r w:rsidR="00AE1425" w:rsidRPr="006E6534" w:rsidDel="00CB5412">
          <w:rPr>
            <w:rFonts w:cs="Times New Roman"/>
            <w:color w:val="000000" w:themeColor="text1"/>
            <w:lang w:val="en-GB"/>
            <w:rPrChange w:id="15498" w:author="N F" w:date="2023-12-05T03:08:00Z">
              <w:rPr>
                <w:rFonts w:cs="Times New Roman"/>
                <w:lang w:val="en-GB"/>
              </w:rPr>
            </w:rPrChange>
          </w:rPr>
          <w:delInstrText>DOI</w:delInstrText>
        </w:r>
        <w:r w:rsidR="00AE1425" w:rsidRPr="006E6534" w:rsidDel="00CB5412">
          <w:rPr>
            <w:rFonts w:cs="Times New Roman"/>
            <w:color w:val="000000" w:themeColor="text1"/>
            <w:rPrChange w:id="15499" w:author="N F" w:date="2023-12-05T03:08:00Z">
              <w:rPr>
                <w:rFonts w:cs="Times New Roman"/>
              </w:rPr>
            </w:rPrChange>
          </w:rPr>
          <w:delInstrText>":"10.1002/1878-0261.12682","</w:delInstrText>
        </w:r>
        <w:r w:rsidR="00AE1425" w:rsidRPr="006E6534" w:rsidDel="00CB5412">
          <w:rPr>
            <w:rFonts w:cs="Times New Roman"/>
            <w:color w:val="000000" w:themeColor="text1"/>
            <w:lang w:val="en-GB"/>
            <w:rPrChange w:id="15500" w:author="N F" w:date="2023-12-05T03:08:00Z">
              <w:rPr>
                <w:rFonts w:cs="Times New Roman"/>
                <w:lang w:val="en-GB"/>
              </w:rPr>
            </w:rPrChange>
          </w:rPr>
          <w:delInstrText>ISSN</w:delInstrText>
        </w:r>
        <w:r w:rsidR="00AE1425" w:rsidRPr="006E6534" w:rsidDel="00CB5412">
          <w:rPr>
            <w:rFonts w:cs="Times New Roman"/>
            <w:color w:val="000000" w:themeColor="text1"/>
            <w:rPrChange w:id="15501" w:author="N F" w:date="2023-12-05T03:08:00Z">
              <w:rPr>
                <w:rFonts w:cs="Times New Roman"/>
              </w:rPr>
            </w:rPrChange>
          </w:rPr>
          <w:delInstrText>":"1878-0261","</w:delInstrText>
        </w:r>
        <w:r w:rsidR="00AE1425" w:rsidRPr="006E6534" w:rsidDel="00CB5412">
          <w:rPr>
            <w:rFonts w:cs="Times New Roman"/>
            <w:color w:val="000000" w:themeColor="text1"/>
            <w:lang w:val="en-GB"/>
            <w:rPrChange w:id="15502" w:author="N F" w:date="2023-12-05T03:08:00Z">
              <w:rPr>
                <w:rFonts w:cs="Times New Roman"/>
                <w:lang w:val="en-GB"/>
              </w:rPr>
            </w:rPrChange>
          </w:rPr>
          <w:delInstrText>issue</w:delInstrText>
        </w:r>
        <w:r w:rsidR="00AE1425" w:rsidRPr="006E6534" w:rsidDel="00CB5412">
          <w:rPr>
            <w:rFonts w:cs="Times New Roman"/>
            <w:color w:val="000000" w:themeColor="text1"/>
            <w:rPrChange w:id="15503" w:author="N F" w:date="2023-12-05T03:08:00Z">
              <w:rPr>
                <w:rFonts w:cs="Times New Roman"/>
              </w:rPr>
            </w:rPrChange>
          </w:rPr>
          <w:delInstrText>":"6","</w:delInstrText>
        </w:r>
        <w:r w:rsidR="00AE1425" w:rsidRPr="006E6534" w:rsidDel="00CB5412">
          <w:rPr>
            <w:rFonts w:cs="Times New Roman"/>
            <w:color w:val="000000" w:themeColor="text1"/>
            <w:lang w:val="en-GB"/>
            <w:rPrChange w:id="15504" w:author="N F" w:date="2023-12-05T03:08:00Z">
              <w:rPr>
                <w:rFonts w:cs="Times New Roman"/>
                <w:lang w:val="en-GB"/>
              </w:rPr>
            </w:rPrChange>
          </w:rPr>
          <w:delInstrText>language</w:delInstrText>
        </w:r>
        <w:r w:rsidR="00AE1425" w:rsidRPr="006E6534" w:rsidDel="00CB5412">
          <w:rPr>
            <w:rFonts w:cs="Times New Roman"/>
            <w:color w:val="000000" w:themeColor="text1"/>
            <w:rPrChange w:id="15505" w:author="N F" w:date="2023-12-05T03:08:00Z">
              <w:rPr>
                <w:rFonts w:cs="Times New Roman"/>
              </w:rPr>
            </w:rPrChange>
          </w:rPr>
          <w:delInstrText>":"</w:delInstrText>
        </w:r>
        <w:r w:rsidR="00AE1425" w:rsidRPr="006E6534" w:rsidDel="00CB5412">
          <w:rPr>
            <w:rFonts w:cs="Times New Roman"/>
            <w:color w:val="000000" w:themeColor="text1"/>
            <w:lang w:val="en-GB"/>
            <w:rPrChange w:id="15506" w:author="N F" w:date="2023-12-05T03:08:00Z">
              <w:rPr>
                <w:rFonts w:cs="Times New Roman"/>
                <w:lang w:val="en-GB"/>
              </w:rPr>
            </w:rPrChange>
          </w:rPr>
          <w:delInstrText>en</w:delInstrText>
        </w:r>
        <w:r w:rsidR="00AE1425" w:rsidRPr="006E6534" w:rsidDel="00CB5412">
          <w:rPr>
            <w:rFonts w:cs="Times New Roman"/>
            <w:color w:val="000000" w:themeColor="text1"/>
            <w:rPrChange w:id="15507" w:author="N F" w:date="2023-12-05T03:08:00Z">
              <w:rPr>
                <w:rFonts w:cs="Times New Roman"/>
              </w:rPr>
            </w:rPrChange>
          </w:rPr>
          <w:delInstrText>","</w:delInstrText>
        </w:r>
        <w:r w:rsidR="00AE1425" w:rsidRPr="006E6534" w:rsidDel="00CB5412">
          <w:rPr>
            <w:rFonts w:cs="Times New Roman"/>
            <w:color w:val="000000" w:themeColor="text1"/>
            <w:lang w:val="en-GB"/>
            <w:rPrChange w:id="15508" w:author="N F" w:date="2023-12-05T03:08:00Z">
              <w:rPr>
                <w:rFonts w:cs="Times New Roman"/>
                <w:lang w:val="en-GB"/>
              </w:rPr>
            </w:rPrChange>
          </w:rPr>
          <w:delInstrText>license</w:delInstrText>
        </w:r>
        <w:r w:rsidR="00AE1425" w:rsidRPr="006E6534" w:rsidDel="00CB5412">
          <w:rPr>
            <w:rFonts w:cs="Times New Roman"/>
            <w:color w:val="000000" w:themeColor="text1"/>
            <w:rPrChange w:id="15509" w:author="N F" w:date="2023-12-05T03:08:00Z">
              <w:rPr>
                <w:rFonts w:cs="Times New Roman"/>
              </w:rPr>
            </w:rPrChange>
          </w:rPr>
          <w:delInstrText xml:space="preserve">":"© 2020 </w:delInstrText>
        </w:r>
        <w:r w:rsidR="00AE1425" w:rsidRPr="006E6534" w:rsidDel="00CB5412">
          <w:rPr>
            <w:rFonts w:cs="Times New Roman"/>
            <w:color w:val="000000" w:themeColor="text1"/>
            <w:lang w:val="en-GB"/>
            <w:rPrChange w:id="15510" w:author="N F" w:date="2023-12-05T03:08:00Z">
              <w:rPr>
                <w:rFonts w:cs="Times New Roman"/>
                <w:lang w:val="en-GB"/>
              </w:rPr>
            </w:rPrChange>
          </w:rPr>
          <w:delInstrText>The</w:delInstrText>
        </w:r>
        <w:r w:rsidR="00AE1425" w:rsidRPr="006E6534" w:rsidDel="00CB5412">
          <w:rPr>
            <w:rFonts w:cs="Times New Roman"/>
            <w:color w:val="000000" w:themeColor="text1"/>
            <w:rPrChange w:id="1551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512" w:author="N F" w:date="2023-12-05T03:08:00Z">
              <w:rPr>
                <w:rFonts w:cs="Times New Roman"/>
                <w:lang w:val="en-GB"/>
              </w:rPr>
            </w:rPrChange>
          </w:rPr>
          <w:delInstrText>Authors</w:delInstrText>
        </w:r>
        <w:r w:rsidR="00AE1425" w:rsidRPr="006E6534" w:rsidDel="00CB5412">
          <w:rPr>
            <w:rFonts w:cs="Times New Roman"/>
            <w:color w:val="000000" w:themeColor="text1"/>
            <w:rPrChange w:id="1551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514" w:author="N F" w:date="2023-12-05T03:08:00Z">
              <w:rPr>
                <w:rFonts w:cs="Times New Roman"/>
                <w:lang w:val="en-GB"/>
              </w:rPr>
            </w:rPrChange>
          </w:rPr>
          <w:delInstrText>Published</w:delInstrText>
        </w:r>
        <w:r w:rsidR="00AE1425" w:rsidRPr="006E6534" w:rsidDel="00CB5412">
          <w:rPr>
            <w:rFonts w:cs="Times New Roman"/>
            <w:color w:val="000000" w:themeColor="text1"/>
            <w:rPrChange w:id="1551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516" w:author="N F" w:date="2023-12-05T03:08:00Z">
              <w:rPr>
                <w:rFonts w:cs="Times New Roman"/>
                <w:lang w:val="en-GB"/>
              </w:rPr>
            </w:rPrChange>
          </w:rPr>
          <w:delInstrText>by</w:delInstrText>
        </w:r>
        <w:r w:rsidR="00AE1425" w:rsidRPr="006E6534" w:rsidDel="00CB5412">
          <w:rPr>
            <w:rFonts w:cs="Times New Roman"/>
            <w:color w:val="000000" w:themeColor="text1"/>
            <w:rPrChange w:id="1551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518" w:author="N F" w:date="2023-12-05T03:08:00Z">
              <w:rPr>
                <w:rFonts w:cs="Times New Roman"/>
                <w:lang w:val="en-GB"/>
              </w:rPr>
            </w:rPrChange>
          </w:rPr>
          <w:delInstrText>FEBS</w:delInstrText>
        </w:r>
        <w:r w:rsidR="00AE1425" w:rsidRPr="006E6534" w:rsidDel="00CB5412">
          <w:rPr>
            <w:rFonts w:cs="Times New Roman"/>
            <w:color w:val="000000" w:themeColor="text1"/>
            <w:rPrChange w:id="1551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520" w:author="N F" w:date="2023-12-05T03:08:00Z">
              <w:rPr>
                <w:rFonts w:cs="Times New Roman"/>
                <w:lang w:val="en-GB"/>
              </w:rPr>
            </w:rPrChange>
          </w:rPr>
          <w:delInstrText>Press</w:delInstrText>
        </w:r>
        <w:r w:rsidR="00AE1425" w:rsidRPr="006E6534" w:rsidDel="00CB5412">
          <w:rPr>
            <w:rFonts w:cs="Times New Roman"/>
            <w:color w:val="000000" w:themeColor="text1"/>
            <w:rPrChange w:id="1552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522" w:author="N F" w:date="2023-12-05T03:08:00Z">
              <w:rPr>
                <w:rFonts w:cs="Times New Roman"/>
                <w:lang w:val="en-GB"/>
              </w:rPr>
            </w:rPrChange>
          </w:rPr>
          <w:delInstrText>and</w:delInstrText>
        </w:r>
        <w:r w:rsidR="00AE1425" w:rsidRPr="006E6534" w:rsidDel="00CB5412">
          <w:rPr>
            <w:rFonts w:cs="Times New Roman"/>
            <w:color w:val="000000" w:themeColor="text1"/>
            <w:rPrChange w:id="1552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524" w:author="N F" w:date="2023-12-05T03:08:00Z">
              <w:rPr>
                <w:rFonts w:cs="Times New Roman"/>
                <w:lang w:val="en-GB"/>
              </w:rPr>
            </w:rPrChange>
          </w:rPr>
          <w:delInstrText>John</w:delInstrText>
        </w:r>
        <w:r w:rsidR="00AE1425" w:rsidRPr="006E6534" w:rsidDel="00CB5412">
          <w:rPr>
            <w:rFonts w:cs="Times New Roman"/>
            <w:color w:val="000000" w:themeColor="text1"/>
            <w:rPrChange w:id="1552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526" w:author="N F" w:date="2023-12-05T03:08:00Z">
              <w:rPr>
                <w:rFonts w:cs="Times New Roman"/>
                <w:lang w:val="en-GB"/>
              </w:rPr>
            </w:rPrChange>
          </w:rPr>
          <w:delInstrText>Wiley</w:delInstrText>
        </w:r>
        <w:r w:rsidR="00AE1425" w:rsidRPr="006E6534" w:rsidDel="00CB5412">
          <w:rPr>
            <w:rFonts w:cs="Times New Roman"/>
            <w:color w:val="000000" w:themeColor="text1"/>
            <w:rPrChange w:id="15527" w:author="N F" w:date="2023-12-05T03:08:00Z">
              <w:rPr>
                <w:rFonts w:cs="Times New Roman"/>
              </w:rPr>
            </w:rPrChange>
          </w:rPr>
          <w:delInstrText xml:space="preserve"> &amp; </w:delInstrText>
        </w:r>
        <w:r w:rsidR="00AE1425" w:rsidRPr="006E6534" w:rsidDel="00CB5412">
          <w:rPr>
            <w:rFonts w:cs="Times New Roman"/>
            <w:color w:val="000000" w:themeColor="text1"/>
            <w:lang w:val="en-GB"/>
            <w:rPrChange w:id="15528" w:author="N F" w:date="2023-12-05T03:08:00Z">
              <w:rPr>
                <w:rFonts w:cs="Times New Roman"/>
                <w:lang w:val="en-GB"/>
              </w:rPr>
            </w:rPrChange>
          </w:rPr>
          <w:delInstrText>Sons</w:delInstrText>
        </w:r>
        <w:r w:rsidR="00AE1425" w:rsidRPr="006E6534" w:rsidDel="00CB5412">
          <w:rPr>
            <w:rFonts w:cs="Times New Roman"/>
            <w:color w:val="000000" w:themeColor="text1"/>
            <w:rPrChange w:id="1552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530" w:author="N F" w:date="2023-12-05T03:08:00Z">
              <w:rPr>
                <w:rFonts w:cs="Times New Roman"/>
                <w:lang w:val="en-GB"/>
              </w:rPr>
            </w:rPrChange>
          </w:rPr>
          <w:delInstrText>Ltd</w:delInstrText>
        </w:r>
        <w:r w:rsidR="00AE1425" w:rsidRPr="006E6534" w:rsidDel="00CB5412">
          <w:rPr>
            <w:rFonts w:cs="Times New Roman"/>
            <w:color w:val="000000" w:themeColor="text1"/>
            <w:rPrChange w:id="15531" w:author="N F" w:date="2023-12-05T03:08:00Z">
              <w:rPr>
                <w:rFonts w:cs="Times New Roman"/>
              </w:rPr>
            </w:rPrChange>
          </w:rPr>
          <w:delInstrText>","</w:delInstrText>
        </w:r>
        <w:r w:rsidR="00AE1425" w:rsidRPr="006E6534" w:rsidDel="00CB5412">
          <w:rPr>
            <w:rFonts w:cs="Times New Roman"/>
            <w:color w:val="000000" w:themeColor="text1"/>
            <w:lang w:val="en-GB"/>
            <w:rPrChange w:id="15532" w:author="N F" w:date="2023-12-05T03:08:00Z">
              <w:rPr>
                <w:rFonts w:cs="Times New Roman"/>
                <w:lang w:val="en-GB"/>
              </w:rPr>
            </w:rPrChange>
          </w:rPr>
          <w:delInstrText>note</w:delInstrText>
        </w:r>
        <w:r w:rsidR="00AE1425" w:rsidRPr="006E6534" w:rsidDel="00CB5412">
          <w:rPr>
            <w:rFonts w:cs="Times New Roman"/>
            <w:color w:val="000000" w:themeColor="text1"/>
            <w:rPrChange w:id="15533" w:author="N F" w:date="2023-12-05T03:08:00Z">
              <w:rPr>
                <w:rFonts w:cs="Times New Roman"/>
              </w:rPr>
            </w:rPrChange>
          </w:rPr>
          <w:delInstrText>":"_</w:delInstrText>
        </w:r>
        <w:r w:rsidR="00AE1425" w:rsidRPr="006E6534" w:rsidDel="00CB5412">
          <w:rPr>
            <w:rFonts w:cs="Times New Roman"/>
            <w:color w:val="000000" w:themeColor="text1"/>
            <w:lang w:val="en-GB"/>
            <w:rPrChange w:id="15534" w:author="N F" w:date="2023-12-05T03:08:00Z">
              <w:rPr>
                <w:rFonts w:cs="Times New Roman"/>
                <w:lang w:val="en-GB"/>
              </w:rPr>
            </w:rPrChange>
          </w:rPr>
          <w:delInstrText>eprint</w:delInstrText>
        </w:r>
        <w:r w:rsidR="00AE1425" w:rsidRPr="006E6534" w:rsidDel="00CB5412">
          <w:rPr>
            <w:rFonts w:cs="Times New Roman"/>
            <w:color w:val="000000" w:themeColor="text1"/>
            <w:rPrChange w:id="1553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536" w:author="N F" w:date="2023-12-05T03:08:00Z">
              <w:rPr>
                <w:rFonts w:cs="Times New Roman"/>
                <w:lang w:val="en-GB"/>
              </w:rPr>
            </w:rPrChange>
          </w:rPr>
          <w:delInstrText>https</w:delInstrText>
        </w:r>
        <w:r w:rsidR="00AE1425" w:rsidRPr="006E6534" w:rsidDel="00CB5412">
          <w:rPr>
            <w:rFonts w:cs="Times New Roman"/>
            <w:color w:val="000000" w:themeColor="text1"/>
            <w:rPrChange w:id="15537" w:author="N F" w:date="2023-12-05T03:08:00Z">
              <w:rPr>
                <w:rFonts w:cs="Times New Roman"/>
              </w:rPr>
            </w:rPrChange>
          </w:rPr>
          <w:delInstrText>://</w:delInstrText>
        </w:r>
        <w:r w:rsidR="00AE1425" w:rsidRPr="006E6534" w:rsidDel="00CB5412">
          <w:rPr>
            <w:rFonts w:cs="Times New Roman"/>
            <w:color w:val="000000" w:themeColor="text1"/>
            <w:lang w:val="en-GB"/>
            <w:rPrChange w:id="15538" w:author="N F" w:date="2023-12-05T03:08:00Z">
              <w:rPr>
                <w:rFonts w:cs="Times New Roman"/>
                <w:lang w:val="en-GB"/>
              </w:rPr>
            </w:rPrChange>
          </w:rPr>
          <w:delInstrText>onlinelibrary</w:delInstrText>
        </w:r>
        <w:r w:rsidR="00AE1425" w:rsidRPr="006E6534" w:rsidDel="00CB5412">
          <w:rPr>
            <w:rFonts w:cs="Times New Roman"/>
            <w:color w:val="000000" w:themeColor="text1"/>
            <w:rPrChange w:id="15539" w:author="N F" w:date="2023-12-05T03:08:00Z">
              <w:rPr>
                <w:rFonts w:cs="Times New Roman"/>
              </w:rPr>
            </w:rPrChange>
          </w:rPr>
          <w:delInstrText>.</w:delInstrText>
        </w:r>
        <w:r w:rsidR="00AE1425" w:rsidRPr="006E6534" w:rsidDel="00CB5412">
          <w:rPr>
            <w:rFonts w:cs="Times New Roman"/>
            <w:color w:val="000000" w:themeColor="text1"/>
            <w:lang w:val="en-GB"/>
            <w:rPrChange w:id="15540" w:author="N F" w:date="2023-12-05T03:08:00Z">
              <w:rPr>
                <w:rFonts w:cs="Times New Roman"/>
                <w:lang w:val="en-GB"/>
              </w:rPr>
            </w:rPrChange>
          </w:rPr>
          <w:delInstrText>wiley</w:delInstrText>
        </w:r>
        <w:r w:rsidR="00AE1425" w:rsidRPr="006E6534" w:rsidDel="00CB5412">
          <w:rPr>
            <w:rFonts w:cs="Times New Roman"/>
            <w:color w:val="000000" w:themeColor="text1"/>
            <w:rPrChange w:id="15541" w:author="N F" w:date="2023-12-05T03:08:00Z">
              <w:rPr>
                <w:rFonts w:cs="Times New Roman"/>
              </w:rPr>
            </w:rPrChange>
          </w:rPr>
          <w:delInstrText>.</w:delInstrText>
        </w:r>
        <w:r w:rsidR="00AE1425" w:rsidRPr="006E6534" w:rsidDel="00CB5412">
          <w:rPr>
            <w:rFonts w:cs="Times New Roman"/>
            <w:color w:val="000000" w:themeColor="text1"/>
            <w:lang w:val="en-GB"/>
            <w:rPrChange w:id="15542" w:author="N F" w:date="2023-12-05T03:08:00Z">
              <w:rPr>
                <w:rFonts w:cs="Times New Roman"/>
                <w:lang w:val="en-GB"/>
              </w:rPr>
            </w:rPrChange>
          </w:rPr>
          <w:delInstrText>com</w:delInstrText>
        </w:r>
        <w:r w:rsidR="00AE1425" w:rsidRPr="006E6534" w:rsidDel="00CB5412">
          <w:rPr>
            <w:rFonts w:cs="Times New Roman"/>
            <w:color w:val="000000" w:themeColor="text1"/>
            <w:rPrChange w:id="15543" w:author="N F" w:date="2023-12-05T03:08:00Z">
              <w:rPr>
                <w:rFonts w:cs="Times New Roman"/>
              </w:rPr>
            </w:rPrChange>
          </w:rPr>
          <w:delInstrText>/</w:delInstrText>
        </w:r>
        <w:r w:rsidR="00AE1425" w:rsidRPr="006E6534" w:rsidDel="00CB5412">
          <w:rPr>
            <w:rFonts w:cs="Times New Roman"/>
            <w:color w:val="000000" w:themeColor="text1"/>
            <w:lang w:val="en-GB"/>
            <w:rPrChange w:id="15544" w:author="N F" w:date="2023-12-05T03:08:00Z">
              <w:rPr>
                <w:rFonts w:cs="Times New Roman"/>
                <w:lang w:val="en-GB"/>
              </w:rPr>
            </w:rPrChange>
          </w:rPr>
          <w:delInstrText>doi</w:delInstrText>
        </w:r>
        <w:r w:rsidR="00AE1425" w:rsidRPr="006E6534" w:rsidDel="00CB5412">
          <w:rPr>
            <w:rFonts w:cs="Times New Roman"/>
            <w:color w:val="000000" w:themeColor="text1"/>
            <w:rPrChange w:id="15545" w:author="N F" w:date="2023-12-05T03:08:00Z">
              <w:rPr>
                <w:rFonts w:cs="Times New Roman"/>
              </w:rPr>
            </w:rPrChange>
          </w:rPr>
          <w:delInstrText>/</w:delInstrText>
        </w:r>
        <w:r w:rsidR="00AE1425" w:rsidRPr="006E6534" w:rsidDel="00CB5412">
          <w:rPr>
            <w:rFonts w:cs="Times New Roman"/>
            <w:color w:val="000000" w:themeColor="text1"/>
            <w:lang w:val="en-GB"/>
            <w:rPrChange w:id="15546" w:author="N F" w:date="2023-12-05T03:08:00Z">
              <w:rPr>
                <w:rFonts w:cs="Times New Roman"/>
                <w:lang w:val="en-GB"/>
              </w:rPr>
            </w:rPrChange>
          </w:rPr>
          <w:delInstrText>pdf</w:delInstrText>
        </w:r>
        <w:r w:rsidR="00AE1425" w:rsidRPr="006E6534" w:rsidDel="00CB5412">
          <w:rPr>
            <w:rFonts w:cs="Times New Roman"/>
            <w:color w:val="000000" w:themeColor="text1"/>
            <w:rPrChange w:id="15547" w:author="N F" w:date="2023-12-05T03:08:00Z">
              <w:rPr>
                <w:rFonts w:cs="Times New Roman"/>
              </w:rPr>
            </w:rPrChange>
          </w:rPr>
          <w:delInstrText>/10.1002/1878-0261.12682","</w:delInstrText>
        </w:r>
        <w:r w:rsidR="00AE1425" w:rsidRPr="006E6534" w:rsidDel="00CB5412">
          <w:rPr>
            <w:rFonts w:cs="Times New Roman"/>
            <w:color w:val="000000" w:themeColor="text1"/>
            <w:lang w:val="en-GB"/>
            <w:rPrChange w:id="15548" w:author="N F" w:date="2023-12-05T03:08:00Z">
              <w:rPr>
                <w:rFonts w:cs="Times New Roman"/>
                <w:lang w:val="en-GB"/>
              </w:rPr>
            </w:rPrChange>
          </w:rPr>
          <w:delInstrText>page</w:delInstrText>
        </w:r>
        <w:r w:rsidR="00AE1425" w:rsidRPr="006E6534" w:rsidDel="00CB5412">
          <w:rPr>
            <w:rFonts w:cs="Times New Roman"/>
            <w:color w:val="000000" w:themeColor="text1"/>
            <w:rPrChange w:id="15549" w:author="N F" w:date="2023-12-05T03:08:00Z">
              <w:rPr>
                <w:rFonts w:cs="Times New Roman"/>
              </w:rPr>
            </w:rPrChange>
          </w:rPr>
          <w:delInstrText>":"1152-1169","</w:delInstrText>
        </w:r>
        <w:r w:rsidR="00AE1425" w:rsidRPr="006E6534" w:rsidDel="00CB5412">
          <w:rPr>
            <w:rFonts w:cs="Times New Roman"/>
            <w:color w:val="000000" w:themeColor="text1"/>
            <w:lang w:val="en-GB"/>
            <w:rPrChange w:id="15550" w:author="N F" w:date="2023-12-05T03:08:00Z">
              <w:rPr>
                <w:rFonts w:cs="Times New Roman"/>
                <w:lang w:val="en-GB"/>
              </w:rPr>
            </w:rPrChange>
          </w:rPr>
          <w:delInstrText>source</w:delInstrText>
        </w:r>
        <w:r w:rsidR="00AE1425" w:rsidRPr="006E6534" w:rsidDel="00CB5412">
          <w:rPr>
            <w:rFonts w:cs="Times New Roman"/>
            <w:color w:val="000000" w:themeColor="text1"/>
            <w:rPrChange w:id="15551" w:author="N F" w:date="2023-12-05T03:08:00Z">
              <w:rPr>
                <w:rFonts w:cs="Times New Roman"/>
              </w:rPr>
            </w:rPrChange>
          </w:rPr>
          <w:delInstrText>":"</w:delInstrText>
        </w:r>
        <w:r w:rsidR="00AE1425" w:rsidRPr="006E6534" w:rsidDel="00CB5412">
          <w:rPr>
            <w:rFonts w:cs="Times New Roman"/>
            <w:color w:val="000000" w:themeColor="text1"/>
            <w:lang w:val="en-GB"/>
            <w:rPrChange w:id="15552" w:author="N F" w:date="2023-12-05T03:08:00Z">
              <w:rPr>
                <w:rFonts w:cs="Times New Roman"/>
                <w:lang w:val="en-GB"/>
              </w:rPr>
            </w:rPrChange>
          </w:rPr>
          <w:delInstrText>Wiley</w:delInstrText>
        </w:r>
        <w:r w:rsidR="00AE1425" w:rsidRPr="006E6534" w:rsidDel="00CB5412">
          <w:rPr>
            <w:rFonts w:cs="Times New Roman"/>
            <w:color w:val="000000" w:themeColor="text1"/>
            <w:rPrChange w:id="1555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554" w:author="N F" w:date="2023-12-05T03:08:00Z">
              <w:rPr>
                <w:rFonts w:cs="Times New Roman"/>
                <w:lang w:val="en-GB"/>
              </w:rPr>
            </w:rPrChange>
          </w:rPr>
          <w:delInstrText>Online</w:delInstrText>
        </w:r>
        <w:r w:rsidR="00AE1425" w:rsidRPr="006E6534" w:rsidDel="00CB5412">
          <w:rPr>
            <w:rFonts w:cs="Times New Roman"/>
            <w:color w:val="000000" w:themeColor="text1"/>
            <w:rPrChange w:id="1555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556" w:author="N F" w:date="2023-12-05T03:08:00Z">
              <w:rPr>
                <w:rFonts w:cs="Times New Roman"/>
                <w:lang w:val="en-GB"/>
              </w:rPr>
            </w:rPrChange>
          </w:rPr>
          <w:delInstrText>Library</w:delInstrText>
        </w:r>
        <w:r w:rsidR="00AE1425" w:rsidRPr="006E6534" w:rsidDel="00CB5412">
          <w:rPr>
            <w:rFonts w:cs="Times New Roman"/>
            <w:color w:val="000000" w:themeColor="text1"/>
            <w:rPrChange w:id="15557" w:author="N F" w:date="2023-12-05T03:08:00Z">
              <w:rPr>
                <w:rFonts w:cs="Times New Roman"/>
              </w:rPr>
            </w:rPrChange>
          </w:rPr>
          <w:delInstrText>","</w:delInstrText>
        </w:r>
        <w:r w:rsidR="00AE1425" w:rsidRPr="006E6534" w:rsidDel="00CB5412">
          <w:rPr>
            <w:rFonts w:cs="Times New Roman"/>
            <w:color w:val="000000" w:themeColor="text1"/>
            <w:lang w:val="en-GB"/>
            <w:rPrChange w:id="15558" w:author="N F" w:date="2023-12-05T03:08:00Z">
              <w:rPr>
                <w:rFonts w:cs="Times New Roman"/>
                <w:lang w:val="en-GB"/>
              </w:rPr>
            </w:rPrChange>
          </w:rPr>
          <w:delInstrText>title</w:delInstrText>
        </w:r>
        <w:r w:rsidR="00AE1425" w:rsidRPr="006E6534" w:rsidDel="00CB5412">
          <w:rPr>
            <w:rFonts w:cs="Times New Roman"/>
            <w:color w:val="000000" w:themeColor="text1"/>
            <w:rPrChange w:id="15559" w:author="N F" w:date="2023-12-05T03:08:00Z">
              <w:rPr>
                <w:rFonts w:cs="Times New Roman"/>
              </w:rPr>
            </w:rPrChange>
          </w:rPr>
          <w:delInstrText>":"</w:delInstrText>
        </w:r>
        <w:r w:rsidR="00AE1425" w:rsidRPr="006E6534" w:rsidDel="00CB5412">
          <w:rPr>
            <w:rFonts w:cs="Times New Roman"/>
            <w:color w:val="000000" w:themeColor="text1"/>
            <w:lang w:val="en-GB"/>
            <w:rPrChange w:id="15560" w:author="N F" w:date="2023-12-05T03:08:00Z">
              <w:rPr>
                <w:rFonts w:cs="Times New Roman"/>
                <w:lang w:val="en-GB"/>
              </w:rPr>
            </w:rPrChange>
          </w:rPr>
          <w:delInstrText>Aspirin</w:delInstrText>
        </w:r>
        <w:r w:rsidR="00AE1425" w:rsidRPr="006E6534" w:rsidDel="00CB5412">
          <w:rPr>
            <w:rFonts w:cs="Times New Roman"/>
            <w:color w:val="000000" w:themeColor="text1"/>
            <w:rPrChange w:id="1556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562" w:author="N F" w:date="2023-12-05T03:08:00Z">
              <w:rPr>
                <w:rFonts w:cs="Times New Roman"/>
                <w:lang w:val="en-GB"/>
              </w:rPr>
            </w:rPrChange>
          </w:rPr>
          <w:delInstrText>sensitizes</w:delInstrText>
        </w:r>
        <w:r w:rsidR="00AE1425" w:rsidRPr="006E6534" w:rsidDel="00CB5412">
          <w:rPr>
            <w:rFonts w:cs="Times New Roman"/>
            <w:color w:val="000000" w:themeColor="text1"/>
            <w:rPrChange w:id="1556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564" w:author="N F" w:date="2023-12-05T03:08:00Z">
              <w:rPr>
                <w:rFonts w:cs="Times New Roman"/>
                <w:lang w:val="en-GB"/>
              </w:rPr>
            </w:rPrChange>
          </w:rPr>
          <w:delInstrText>osimertinib</w:delInstrText>
        </w:r>
        <w:r w:rsidR="00AE1425" w:rsidRPr="006E6534" w:rsidDel="00CB5412">
          <w:rPr>
            <w:rFonts w:cs="Times New Roman"/>
            <w:color w:val="000000" w:themeColor="text1"/>
            <w:rPrChange w:id="15565" w:author="N F" w:date="2023-12-05T03:08:00Z">
              <w:rPr>
                <w:rFonts w:cs="Times New Roman"/>
              </w:rPr>
            </w:rPrChange>
          </w:rPr>
          <w:delInstrText>-</w:delInstrText>
        </w:r>
        <w:r w:rsidR="00AE1425" w:rsidRPr="006E6534" w:rsidDel="00CB5412">
          <w:rPr>
            <w:rFonts w:cs="Times New Roman"/>
            <w:color w:val="000000" w:themeColor="text1"/>
            <w:lang w:val="en-GB"/>
            <w:rPrChange w:id="15566" w:author="N F" w:date="2023-12-05T03:08:00Z">
              <w:rPr>
                <w:rFonts w:cs="Times New Roman"/>
                <w:lang w:val="en-GB"/>
              </w:rPr>
            </w:rPrChange>
          </w:rPr>
          <w:delInstrText>resistant</w:delInstrText>
        </w:r>
        <w:r w:rsidR="00AE1425" w:rsidRPr="006E6534" w:rsidDel="00CB5412">
          <w:rPr>
            <w:rFonts w:cs="Times New Roman"/>
            <w:color w:val="000000" w:themeColor="text1"/>
            <w:rPrChange w:id="1556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568" w:author="N F" w:date="2023-12-05T03:08:00Z">
              <w:rPr>
                <w:rFonts w:cs="Times New Roman"/>
                <w:lang w:val="en-GB"/>
              </w:rPr>
            </w:rPrChange>
          </w:rPr>
          <w:delInstrText>NSCLC</w:delInstrText>
        </w:r>
        <w:r w:rsidR="00AE1425" w:rsidRPr="006E6534" w:rsidDel="00CB5412">
          <w:rPr>
            <w:rFonts w:cs="Times New Roman"/>
            <w:color w:val="000000" w:themeColor="text1"/>
            <w:rPrChange w:id="1556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570" w:author="N F" w:date="2023-12-05T03:08:00Z">
              <w:rPr>
                <w:rFonts w:cs="Times New Roman"/>
                <w:lang w:val="en-GB"/>
              </w:rPr>
            </w:rPrChange>
          </w:rPr>
          <w:delInstrText>cells</w:delInstrText>
        </w:r>
        <w:r w:rsidR="00AE1425" w:rsidRPr="006E6534" w:rsidDel="00CB5412">
          <w:rPr>
            <w:rFonts w:cs="Times New Roman"/>
            <w:color w:val="000000" w:themeColor="text1"/>
            <w:rPrChange w:id="1557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572" w:author="N F" w:date="2023-12-05T03:08:00Z">
              <w:rPr>
                <w:rFonts w:cs="Times New Roman"/>
                <w:lang w:val="en-GB"/>
              </w:rPr>
            </w:rPrChange>
          </w:rPr>
          <w:delInstrText>in</w:delInstrText>
        </w:r>
        <w:r w:rsidR="00AE1425" w:rsidRPr="006E6534" w:rsidDel="00CB5412">
          <w:rPr>
            <w:rFonts w:cs="Times New Roman"/>
            <w:color w:val="000000" w:themeColor="text1"/>
            <w:rPrChange w:id="1557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574" w:author="N F" w:date="2023-12-05T03:08:00Z">
              <w:rPr>
                <w:rFonts w:cs="Times New Roman"/>
                <w:lang w:val="en-GB"/>
              </w:rPr>
            </w:rPrChange>
          </w:rPr>
          <w:delInstrText>vitro</w:delInstrText>
        </w:r>
        <w:r w:rsidR="00AE1425" w:rsidRPr="006E6534" w:rsidDel="00CB5412">
          <w:rPr>
            <w:rFonts w:cs="Times New Roman"/>
            <w:color w:val="000000" w:themeColor="text1"/>
            <w:rPrChange w:id="15575"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576" w:author="N F" w:date="2023-12-05T03:08:00Z">
              <w:rPr>
                <w:rFonts w:cs="Times New Roman"/>
                <w:lang w:val="en-GB"/>
              </w:rPr>
            </w:rPrChange>
          </w:rPr>
          <w:delInstrText>and</w:delInstrText>
        </w:r>
        <w:r w:rsidR="00AE1425" w:rsidRPr="006E6534" w:rsidDel="00CB5412">
          <w:rPr>
            <w:rFonts w:cs="Times New Roman"/>
            <w:color w:val="000000" w:themeColor="text1"/>
            <w:rPrChange w:id="1557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578" w:author="N F" w:date="2023-12-05T03:08:00Z">
              <w:rPr>
                <w:rFonts w:cs="Times New Roman"/>
                <w:lang w:val="en-GB"/>
              </w:rPr>
            </w:rPrChange>
          </w:rPr>
          <w:delInstrText>in</w:delInstrText>
        </w:r>
        <w:r w:rsidR="00AE1425" w:rsidRPr="006E6534" w:rsidDel="00CB5412">
          <w:rPr>
            <w:rFonts w:cs="Times New Roman"/>
            <w:color w:val="000000" w:themeColor="text1"/>
            <w:rPrChange w:id="1557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580" w:author="N F" w:date="2023-12-05T03:08:00Z">
              <w:rPr>
                <w:rFonts w:cs="Times New Roman"/>
                <w:lang w:val="en-GB"/>
              </w:rPr>
            </w:rPrChange>
          </w:rPr>
          <w:delInstrText>vivo</w:delInstrText>
        </w:r>
        <w:r w:rsidR="00AE1425" w:rsidRPr="006E6534" w:rsidDel="00CB5412">
          <w:rPr>
            <w:rFonts w:cs="Times New Roman"/>
            <w:color w:val="000000" w:themeColor="text1"/>
            <w:rPrChange w:id="15581"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582" w:author="N F" w:date="2023-12-05T03:08:00Z">
              <w:rPr>
                <w:rFonts w:cs="Times New Roman"/>
                <w:lang w:val="en-GB"/>
              </w:rPr>
            </w:rPrChange>
          </w:rPr>
          <w:delInstrText>via</w:delInstrText>
        </w:r>
        <w:r w:rsidR="00AE1425" w:rsidRPr="006E6534" w:rsidDel="00CB5412">
          <w:rPr>
            <w:rFonts w:cs="Times New Roman"/>
            <w:color w:val="000000" w:themeColor="text1"/>
            <w:rPrChange w:id="15583"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584" w:author="N F" w:date="2023-12-05T03:08:00Z">
              <w:rPr>
                <w:rFonts w:cs="Times New Roman"/>
                <w:lang w:val="en-GB"/>
              </w:rPr>
            </w:rPrChange>
          </w:rPr>
          <w:delInstrText>Bim</w:delInstrText>
        </w:r>
        <w:r w:rsidR="00AE1425" w:rsidRPr="006E6534" w:rsidDel="00CB5412">
          <w:rPr>
            <w:rFonts w:cs="Times New Roman"/>
            <w:color w:val="000000" w:themeColor="text1"/>
            <w:rPrChange w:id="15585" w:author="N F" w:date="2023-12-05T03:08:00Z">
              <w:rPr>
                <w:rFonts w:cs="Times New Roman"/>
              </w:rPr>
            </w:rPrChange>
          </w:rPr>
          <w:delInstrText>-</w:delInstrText>
        </w:r>
        <w:r w:rsidR="00AE1425" w:rsidRPr="006E6534" w:rsidDel="00CB5412">
          <w:rPr>
            <w:rFonts w:cs="Times New Roman"/>
            <w:color w:val="000000" w:themeColor="text1"/>
            <w:lang w:val="en-GB"/>
            <w:rPrChange w:id="15586" w:author="N F" w:date="2023-12-05T03:08:00Z">
              <w:rPr>
                <w:rFonts w:cs="Times New Roman"/>
                <w:lang w:val="en-GB"/>
              </w:rPr>
            </w:rPrChange>
          </w:rPr>
          <w:delInstrText>dependent</w:delInstrText>
        </w:r>
        <w:r w:rsidR="00AE1425" w:rsidRPr="006E6534" w:rsidDel="00CB5412">
          <w:rPr>
            <w:rFonts w:cs="Times New Roman"/>
            <w:color w:val="000000" w:themeColor="text1"/>
            <w:rPrChange w:id="15587"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588" w:author="N F" w:date="2023-12-05T03:08:00Z">
              <w:rPr>
                <w:rFonts w:cs="Times New Roman"/>
                <w:lang w:val="en-GB"/>
              </w:rPr>
            </w:rPrChange>
          </w:rPr>
          <w:delInstrText>apoptosis</w:delInstrText>
        </w:r>
        <w:r w:rsidR="00AE1425" w:rsidRPr="006E6534" w:rsidDel="00CB5412">
          <w:rPr>
            <w:rFonts w:cs="Times New Roman"/>
            <w:color w:val="000000" w:themeColor="text1"/>
            <w:rPrChange w:id="15589" w:author="N F" w:date="2023-12-05T03:08:00Z">
              <w:rPr>
                <w:rFonts w:cs="Times New Roman"/>
              </w:rPr>
            </w:rPrChange>
          </w:rPr>
          <w:delInstrText xml:space="preserve"> </w:delInstrText>
        </w:r>
        <w:r w:rsidR="00AE1425" w:rsidRPr="006E6534" w:rsidDel="00CB5412">
          <w:rPr>
            <w:rFonts w:cs="Times New Roman"/>
            <w:color w:val="000000" w:themeColor="text1"/>
            <w:lang w:val="en-GB"/>
            <w:rPrChange w:id="15590" w:author="N F" w:date="2023-12-05T03:08:00Z">
              <w:rPr>
                <w:rFonts w:cs="Times New Roman"/>
                <w:lang w:val="en-GB"/>
              </w:rPr>
            </w:rPrChange>
          </w:rPr>
          <w:delInstrText>induction</w:delInstrText>
        </w:r>
        <w:r w:rsidR="00AE1425" w:rsidRPr="006E6534" w:rsidDel="00CB5412">
          <w:rPr>
            <w:rFonts w:cs="Times New Roman"/>
            <w:color w:val="000000" w:themeColor="text1"/>
            <w:rPrChange w:id="15591" w:author="N F" w:date="2023-12-05T03:08:00Z">
              <w:rPr>
                <w:rFonts w:cs="Times New Roman"/>
              </w:rPr>
            </w:rPrChange>
          </w:rPr>
          <w:delInstrText>","</w:delInstrText>
        </w:r>
        <w:r w:rsidR="00AE1425" w:rsidRPr="006E6534" w:rsidDel="00CB5412">
          <w:rPr>
            <w:rFonts w:cs="Times New Roman"/>
            <w:color w:val="000000" w:themeColor="text1"/>
            <w:lang w:val="en-GB"/>
            <w:rPrChange w:id="15592" w:author="N F" w:date="2023-12-05T03:08:00Z">
              <w:rPr>
                <w:rFonts w:cs="Times New Roman"/>
                <w:lang w:val="en-GB"/>
              </w:rPr>
            </w:rPrChange>
          </w:rPr>
          <w:delInstrText>volume</w:delInstrText>
        </w:r>
        <w:r w:rsidR="00AE1425" w:rsidRPr="006E6534" w:rsidDel="00CB5412">
          <w:rPr>
            <w:rFonts w:cs="Times New Roman"/>
            <w:color w:val="000000" w:themeColor="text1"/>
            <w:rPrChange w:id="15593" w:author="N F" w:date="2023-12-05T03:08:00Z">
              <w:rPr>
                <w:rFonts w:cs="Times New Roman"/>
              </w:rPr>
            </w:rPrChange>
          </w:rPr>
          <w:delInstrText>":"14","</w:delInstrText>
        </w:r>
        <w:r w:rsidR="00AE1425" w:rsidRPr="006E6534" w:rsidDel="00CB5412">
          <w:rPr>
            <w:rFonts w:cs="Times New Roman"/>
            <w:color w:val="000000" w:themeColor="text1"/>
            <w:lang w:val="en-GB"/>
            <w:rPrChange w:id="15594" w:author="N F" w:date="2023-12-05T03:08:00Z">
              <w:rPr>
                <w:rFonts w:cs="Times New Roman"/>
                <w:lang w:val="en-GB"/>
              </w:rPr>
            </w:rPrChange>
          </w:rPr>
          <w:delInstrText>author</w:delInstrText>
        </w:r>
        <w:r w:rsidR="00AE1425" w:rsidRPr="006E6534" w:rsidDel="00CB5412">
          <w:rPr>
            <w:rFonts w:cs="Times New Roman"/>
            <w:color w:val="000000" w:themeColor="text1"/>
            <w:rPrChange w:id="15595" w:author="N F" w:date="2023-12-05T03:08:00Z">
              <w:rPr>
                <w:rFonts w:cs="Times New Roman"/>
              </w:rPr>
            </w:rPrChange>
          </w:rPr>
          <w:delInstrText>":[{"</w:delInstrText>
        </w:r>
        <w:r w:rsidR="00AE1425" w:rsidRPr="006E6534" w:rsidDel="00CB5412">
          <w:rPr>
            <w:rFonts w:cs="Times New Roman"/>
            <w:color w:val="000000" w:themeColor="text1"/>
            <w:lang w:val="en-GB"/>
            <w:rPrChange w:id="15596" w:author="N F" w:date="2023-12-05T03:08:00Z">
              <w:rPr>
                <w:rFonts w:cs="Times New Roman"/>
                <w:lang w:val="en-GB"/>
              </w:rPr>
            </w:rPrChange>
          </w:rPr>
          <w:delInstrText>family</w:delInstrText>
        </w:r>
        <w:r w:rsidR="00AE1425" w:rsidRPr="006E6534" w:rsidDel="00CB5412">
          <w:rPr>
            <w:rFonts w:cs="Times New Roman"/>
            <w:color w:val="000000" w:themeColor="text1"/>
            <w:rPrChange w:id="15597" w:author="N F" w:date="2023-12-05T03:08:00Z">
              <w:rPr>
                <w:rFonts w:cs="Times New Roman"/>
              </w:rPr>
            </w:rPrChange>
          </w:rPr>
          <w:delInstrText>":"</w:delInstrText>
        </w:r>
        <w:r w:rsidR="00AE1425" w:rsidRPr="006E6534" w:rsidDel="00CB5412">
          <w:rPr>
            <w:rFonts w:cs="Times New Roman"/>
            <w:color w:val="000000" w:themeColor="text1"/>
            <w:lang w:val="en-GB"/>
            <w:rPrChange w:id="15598" w:author="N F" w:date="2023-12-05T03:08:00Z">
              <w:rPr>
                <w:rFonts w:cs="Times New Roman"/>
                <w:lang w:val="en-GB"/>
              </w:rPr>
            </w:rPrChange>
          </w:rPr>
          <w:delInstrText>Han</w:delInstrText>
        </w:r>
        <w:r w:rsidR="00AE1425" w:rsidRPr="006E6534" w:rsidDel="00CB5412">
          <w:rPr>
            <w:rFonts w:cs="Times New Roman"/>
            <w:color w:val="000000" w:themeColor="text1"/>
            <w:rPrChange w:id="15599" w:author="N F" w:date="2023-12-05T03:08:00Z">
              <w:rPr>
                <w:rFonts w:cs="Times New Roman"/>
              </w:rPr>
            </w:rPrChange>
          </w:rPr>
          <w:delInstrText>","</w:delInstrText>
        </w:r>
        <w:r w:rsidR="00AE1425" w:rsidRPr="006E6534" w:rsidDel="00CB5412">
          <w:rPr>
            <w:rFonts w:cs="Times New Roman"/>
            <w:color w:val="000000" w:themeColor="text1"/>
            <w:lang w:val="en-GB"/>
            <w:rPrChange w:id="15600" w:author="N F" w:date="2023-12-05T03:08:00Z">
              <w:rPr>
                <w:rFonts w:cs="Times New Roman"/>
                <w:lang w:val="en-GB"/>
              </w:rPr>
            </w:rPrChange>
          </w:rPr>
          <w:delInstrText>given</w:delInstrText>
        </w:r>
        <w:r w:rsidR="00AE1425" w:rsidRPr="006E6534" w:rsidDel="00CB5412">
          <w:rPr>
            <w:rFonts w:cs="Times New Roman"/>
            <w:color w:val="000000" w:themeColor="text1"/>
            <w:rPrChange w:id="15601" w:author="N F" w:date="2023-12-05T03:08:00Z">
              <w:rPr>
                <w:rFonts w:cs="Times New Roman"/>
              </w:rPr>
            </w:rPrChange>
          </w:rPr>
          <w:delInstrText>":"</w:delInstrText>
        </w:r>
        <w:r w:rsidR="00AE1425" w:rsidRPr="006E6534" w:rsidDel="00CB5412">
          <w:rPr>
            <w:rFonts w:cs="Times New Roman"/>
            <w:color w:val="000000" w:themeColor="text1"/>
            <w:lang w:val="en-GB"/>
            <w:rPrChange w:id="15602" w:author="N F" w:date="2023-12-05T03:08:00Z">
              <w:rPr>
                <w:rFonts w:cs="Times New Roman"/>
                <w:lang w:val="en-GB"/>
              </w:rPr>
            </w:rPrChange>
          </w:rPr>
          <w:delInstrText>Rui</w:delInstrText>
        </w:r>
        <w:r w:rsidR="00AE1425" w:rsidRPr="006E6534" w:rsidDel="00CB5412">
          <w:rPr>
            <w:rFonts w:cs="Times New Roman"/>
            <w:color w:val="000000" w:themeColor="text1"/>
            <w:rPrChange w:id="15603" w:author="N F" w:date="2023-12-05T03:08:00Z">
              <w:rPr>
                <w:rFonts w:cs="Times New Roman"/>
              </w:rPr>
            </w:rPrChange>
          </w:rPr>
          <w:delInstrText>"},{"</w:delInstrText>
        </w:r>
        <w:r w:rsidR="00AE1425" w:rsidRPr="006E6534" w:rsidDel="00CB5412">
          <w:rPr>
            <w:rFonts w:cs="Times New Roman"/>
            <w:color w:val="000000" w:themeColor="text1"/>
            <w:lang w:val="en-GB"/>
            <w:rPrChange w:id="15604" w:author="N F" w:date="2023-12-05T03:08:00Z">
              <w:rPr>
                <w:rFonts w:cs="Times New Roman"/>
                <w:lang w:val="en-GB"/>
              </w:rPr>
            </w:rPrChange>
          </w:rPr>
          <w:delInstrText>family</w:delInstrText>
        </w:r>
        <w:r w:rsidR="00AE1425" w:rsidRPr="006E6534" w:rsidDel="00CB5412">
          <w:rPr>
            <w:rFonts w:cs="Times New Roman"/>
            <w:color w:val="000000" w:themeColor="text1"/>
            <w:rPrChange w:id="15605" w:author="N F" w:date="2023-12-05T03:08:00Z">
              <w:rPr>
                <w:rFonts w:cs="Times New Roman"/>
              </w:rPr>
            </w:rPrChange>
          </w:rPr>
          <w:delInstrText>":"</w:delInstrText>
        </w:r>
        <w:r w:rsidR="00AE1425" w:rsidRPr="006E6534" w:rsidDel="00CB5412">
          <w:rPr>
            <w:rFonts w:cs="Times New Roman"/>
            <w:color w:val="000000" w:themeColor="text1"/>
            <w:lang w:val="en-GB"/>
            <w:rPrChange w:id="15606" w:author="N F" w:date="2023-12-05T03:08:00Z">
              <w:rPr>
                <w:rFonts w:cs="Times New Roman"/>
                <w:lang w:val="en-GB"/>
              </w:rPr>
            </w:rPrChange>
          </w:rPr>
          <w:delInstrText>Hao</w:delInstrText>
        </w:r>
        <w:r w:rsidR="00AE1425" w:rsidRPr="006E6534" w:rsidDel="00CB5412">
          <w:rPr>
            <w:rFonts w:cs="Times New Roman"/>
            <w:color w:val="000000" w:themeColor="text1"/>
            <w:rPrChange w:id="15607" w:author="N F" w:date="2023-12-05T03:08:00Z">
              <w:rPr>
                <w:rFonts w:cs="Times New Roman"/>
              </w:rPr>
            </w:rPrChange>
          </w:rPr>
          <w:delInstrText>","</w:delInstrText>
        </w:r>
        <w:r w:rsidR="00AE1425" w:rsidRPr="006E6534" w:rsidDel="00CB5412">
          <w:rPr>
            <w:rFonts w:cs="Times New Roman"/>
            <w:color w:val="000000" w:themeColor="text1"/>
            <w:lang w:val="en-GB"/>
            <w:rPrChange w:id="15608" w:author="N F" w:date="2023-12-05T03:08:00Z">
              <w:rPr>
                <w:rFonts w:cs="Times New Roman"/>
                <w:lang w:val="en-GB"/>
              </w:rPr>
            </w:rPrChange>
          </w:rPr>
          <w:delInstrText>given</w:delInstrText>
        </w:r>
        <w:r w:rsidR="00AE1425" w:rsidRPr="006E6534" w:rsidDel="00CB5412">
          <w:rPr>
            <w:rFonts w:cs="Times New Roman"/>
            <w:color w:val="000000" w:themeColor="text1"/>
            <w:rPrChange w:id="15609" w:author="N F" w:date="2023-12-05T03:08:00Z">
              <w:rPr>
                <w:rFonts w:cs="Times New Roman"/>
              </w:rPr>
            </w:rPrChange>
          </w:rPr>
          <w:delInstrText>":"</w:delInstrText>
        </w:r>
        <w:r w:rsidR="00AE1425" w:rsidRPr="006E6534" w:rsidDel="00CB5412">
          <w:rPr>
            <w:rFonts w:cs="Times New Roman"/>
            <w:color w:val="000000" w:themeColor="text1"/>
            <w:lang w:val="en-GB"/>
            <w:rPrChange w:id="15610" w:author="N F" w:date="2023-12-05T03:08:00Z">
              <w:rPr>
                <w:rFonts w:cs="Times New Roman"/>
                <w:lang w:val="en-GB"/>
              </w:rPr>
            </w:rPrChange>
          </w:rPr>
          <w:delInstrText>Shuai</w:delInstrText>
        </w:r>
        <w:r w:rsidR="00AE1425" w:rsidRPr="006E6534" w:rsidDel="00CB5412">
          <w:rPr>
            <w:rFonts w:cs="Times New Roman"/>
            <w:color w:val="000000" w:themeColor="text1"/>
            <w:rPrChange w:id="15611" w:author="N F" w:date="2023-12-05T03:08:00Z">
              <w:rPr>
                <w:rFonts w:cs="Times New Roman"/>
              </w:rPr>
            </w:rPrChange>
          </w:rPr>
          <w:delInstrText>"},{"</w:delInstrText>
        </w:r>
        <w:r w:rsidR="00AE1425" w:rsidRPr="006E6534" w:rsidDel="00CB5412">
          <w:rPr>
            <w:rFonts w:cs="Times New Roman"/>
            <w:color w:val="000000" w:themeColor="text1"/>
            <w:lang w:val="en-GB"/>
            <w:rPrChange w:id="15612" w:author="N F" w:date="2023-12-05T03:08:00Z">
              <w:rPr>
                <w:rFonts w:cs="Times New Roman"/>
                <w:lang w:val="en-GB"/>
              </w:rPr>
            </w:rPrChange>
          </w:rPr>
          <w:delInstrText>family</w:delInstrText>
        </w:r>
        <w:r w:rsidR="00AE1425" w:rsidRPr="006E6534" w:rsidDel="00CB5412">
          <w:rPr>
            <w:rFonts w:cs="Times New Roman"/>
            <w:color w:val="000000" w:themeColor="text1"/>
            <w:rPrChange w:id="15613" w:author="N F" w:date="2023-12-05T03:08:00Z">
              <w:rPr>
                <w:rFonts w:cs="Times New Roman"/>
              </w:rPr>
            </w:rPrChange>
          </w:rPr>
          <w:delInstrText>":"</w:delInstrText>
        </w:r>
        <w:r w:rsidR="00AE1425" w:rsidRPr="006E6534" w:rsidDel="00CB5412">
          <w:rPr>
            <w:rFonts w:cs="Times New Roman"/>
            <w:color w:val="000000" w:themeColor="text1"/>
            <w:lang w:val="en-GB"/>
            <w:rPrChange w:id="15614" w:author="N F" w:date="2023-12-05T03:08:00Z">
              <w:rPr>
                <w:rFonts w:cs="Times New Roman"/>
                <w:lang w:val="en-GB"/>
              </w:rPr>
            </w:rPrChange>
          </w:rPr>
          <w:delInstrText>Lu</w:delInstrText>
        </w:r>
        <w:r w:rsidR="00AE1425" w:rsidRPr="006E6534" w:rsidDel="00CB5412">
          <w:rPr>
            <w:rFonts w:cs="Times New Roman"/>
            <w:color w:val="000000" w:themeColor="text1"/>
            <w:rPrChange w:id="15615" w:author="N F" w:date="2023-12-05T03:08:00Z">
              <w:rPr>
                <w:rFonts w:cs="Times New Roman"/>
              </w:rPr>
            </w:rPrChange>
          </w:rPr>
          <w:delInstrText>","</w:delInstrText>
        </w:r>
        <w:r w:rsidR="00AE1425" w:rsidRPr="006E6534" w:rsidDel="00CB5412">
          <w:rPr>
            <w:rFonts w:cs="Times New Roman"/>
            <w:color w:val="000000" w:themeColor="text1"/>
            <w:lang w:val="en-GB"/>
            <w:rPrChange w:id="15616" w:author="N F" w:date="2023-12-05T03:08:00Z">
              <w:rPr>
                <w:rFonts w:cs="Times New Roman"/>
                <w:lang w:val="en-GB"/>
              </w:rPr>
            </w:rPrChange>
          </w:rPr>
          <w:delInstrText>given</w:delInstrText>
        </w:r>
        <w:r w:rsidR="00AE1425" w:rsidRPr="006E6534" w:rsidDel="00CB5412">
          <w:rPr>
            <w:rFonts w:cs="Times New Roman"/>
            <w:color w:val="000000" w:themeColor="text1"/>
            <w:rPrChange w:id="15617" w:author="N F" w:date="2023-12-05T03:08:00Z">
              <w:rPr>
                <w:rFonts w:cs="Times New Roman"/>
              </w:rPr>
            </w:rPrChange>
          </w:rPr>
          <w:delInstrText>":"</w:delInstrText>
        </w:r>
        <w:r w:rsidR="00AE1425" w:rsidRPr="006E6534" w:rsidDel="00CB5412">
          <w:rPr>
            <w:rFonts w:cs="Times New Roman"/>
            <w:color w:val="000000" w:themeColor="text1"/>
            <w:lang w:val="en-GB"/>
            <w:rPrChange w:id="15618" w:author="N F" w:date="2023-12-05T03:08:00Z">
              <w:rPr>
                <w:rFonts w:cs="Times New Roman"/>
                <w:lang w:val="en-GB"/>
              </w:rPr>
            </w:rPrChange>
          </w:rPr>
          <w:delInstrText>Conghua</w:delInstrText>
        </w:r>
        <w:r w:rsidR="00AE1425" w:rsidRPr="006E6534" w:rsidDel="00CB5412">
          <w:rPr>
            <w:rFonts w:cs="Times New Roman"/>
            <w:color w:val="000000" w:themeColor="text1"/>
            <w:rPrChange w:id="15619" w:author="N F" w:date="2023-12-05T03:08:00Z">
              <w:rPr>
                <w:rFonts w:cs="Times New Roman"/>
              </w:rPr>
            </w:rPrChange>
          </w:rPr>
          <w:delInstrText>"},{"</w:delInstrText>
        </w:r>
        <w:r w:rsidR="00AE1425" w:rsidRPr="006E6534" w:rsidDel="00CB5412">
          <w:rPr>
            <w:rFonts w:cs="Times New Roman"/>
            <w:color w:val="000000" w:themeColor="text1"/>
            <w:lang w:val="en-GB"/>
            <w:rPrChange w:id="15620" w:author="N F" w:date="2023-12-05T03:08:00Z">
              <w:rPr>
                <w:rFonts w:cs="Times New Roman"/>
                <w:lang w:val="en-GB"/>
              </w:rPr>
            </w:rPrChange>
          </w:rPr>
          <w:delInstrText>family</w:delInstrText>
        </w:r>
        <w:r w:rsidR="00AE1425" w:rsidRPr="006E6534" w:rsidDel="00CB5412">
          <w:rPr>
            <w:rFonts w:cs="Times New Roman"/>
            <w:color w:val="000000" w:themeColor="text1"/>
            <w:rPrChange w:id="15621" w:author="N F" w:date="2023-12-05T03:08:00Z">
              <w:rPr>
                <w:rFonts w:cs="Times New Roman"/>
              </w:rPr>
            </w:rPrChange>
          </w:rPr>
          <w:delInstrText>":"</w:delInstrText>
        </w:r>
        <w:r w:rsidR="00AE1425" w:rsidRPr="006E6534" w:rsidDel="00CB5412">
          <w:rPr>
            <w:rFonts w:cs="Times New Roman"/>
            <w:color w:val="000000" w:themeColor="text1"/>
            <w:lang w:val="en-GB"/>
            <w:rPrChange w:id="15622" w:author="N F" w:date="2023-12-05T03:08:00Z">
              <w:rPr>
                <w:rFonts w:cs="Times New Roman"/>
                <w:lang w:val="en-GB"/>
              </w:rPr>
            </w:rPrChange>
          </w:rPr>
          <w:delInstrText>Zhang</w:delInstrText>
        </w:r>
        <w:r w:rsidR="00AE1425" w:rsidRPr="006E6534" w:rsidDel="00CB5412">
          <w:rPr>
            <w:rFonts w:cs="Times New Roman"/>
            <w:color w:val="000000" w:themeColor="text1"/>
            <w:rPrChange w:id="15623" w:author="N F" w:date="2023-12-05T03:08:00Z">
              <w:rPr>
                <w:rFonts w:cs="Times New Roman"/>
              </w:rPr>
            </w:rPrChange>
          </w:rPr>
          <w:delInstrText>","</w:delInstrText>
        </w:r>
        <w:r w:rsidR="00AE1425" w:rsidRPr="006E6534" w:rsidDel="00CB5412">
          <w:rPr>
            <w:rFonts w:cs="Times New Roman"/>
            <w:color w:val="000000" w:themeColor="text1"/>
            <w:lang w:val="en-GB"/>
            <w:rPrChange w:id="15624" w:author="N F" w:date="2023-12-05T03:08:00Z">
              <w:rPr>
                <w:rFonts w:cs="Times New Roman"/>
                <w:lang w:val="en-GB"/>
              </w:rPr>
            </w:rPrChange>
          </w:rPr>
          <w:delInstrText>given</w:delInstrText>
        </w:r>
        <w:r w:rsidR="00AE1425" w:rsidRPr="006E6534" w:rsidDel="00CB5412">
          <w:rPr>
            <w:rFonts w:cs="Times New Roman"/>
            <w:color w:val="000000" w:themeColor="text1"/>
            <w:rPrChange w:id="15625" w:author="N F" w:date="2023-12-05T03:08:00Z">
              <w:rPr>
                <w:rFonts w:cs="Times New Roman"/>
              </w:rPr>
            </w:rPrChange>
          </w:rPr>
          <w:delInstrText>":"</w:delInstrText>
        </w:r>
        <w:r w:rsidR="00AE1425" w:rsidRPr="006E6534" w:rsidDel="00CB5412">
          <w:rPr>
            <w:rFonts w:cs="Times New Roman"/>
            <w:color w:val="000000" w:themeColor="text1"/>
            <w:lang w:val="en-GB"/>
            <w:rPrChange w:id="15626" w:author="N F" w:date="2023-12-05T03:08:00Z">
              <w:rPr>
                <w:rFonts w:cs="Times New Roman"/>
                <w:lang w:val="en-GB"/>
              </w:rPr>
            </w:rPrChange>
          </w:rPr>
          <w:delInstrText>Chong</w:delInstrText>
        </w:r>
        <w:r w:rsidR="00AE1425" w:rsidRPr="006E6534" w:rsidDel="00CB5412">
          <w:rPr>
            <w:rFonts w:cs="Times New Roman"/>
            <w:color w:val="000000" w:themeColor="text1"/>
            <w:rPrChange w:id="15627" w:author="N F" w:date="2023-12-05T03:08:00Z">
              <w:rPr>
                <w:rFonts w:cs="Times New Roman"/>
              </w:rPr>
            </w:rPrChange>
          </w:rPr>
          <w:delInstrText>"},{"</w:delInstrText>
        </w:r>
        <w:r w:rsidR="00AE1425" w:rsidRPr="006E6534" w:rsidDel="00CB5412">
          <w:rPr>
            <w:rFonts w:cs="Times New Roman"/>
            <w:color w:val="000000" w:themeColor="text1"/>
            <w:lang w:val="en-GB"/>
            <w:rPrChange w:id="15628" w:author="N F" w:date="2023-12-05T03:08:00Z">
              <w:rPr>
                <w:rFonts w:cs="Times New Roman"/>
                <w:lang w:val="en-GB"/>
              </w:rPr>
            </w:rPrChange>
          </w:rPr>
          <w:delInstrText>family</w:delInstrText>
        </w:r>
        <w:r w:rsidR="00AE1425" w:rsidRPr="006E6534" w:rsidDel="00CB5412">
          <w:rPr>
            <w:rFonts w:cs="Times New Roman"/>
            <w:color w:val="000000" w:themeColor="text1"/>
            <w:rPrChange w:id="15629" w:author="N F" w:date="2023-12-05T03:08:00Z">
              <w:rPr>
                <w:rFonts w:cs="Times New Roman"/>
              </w:rPr>
            </w:rPrChange>
          </w:rPr>
          <w:delInstrText>":"</w:delInstrText>
        </w:r>
        <w:r w:rsidR="00AE1425" w:rsidRPr="006E6534" w:rsidDel="00CB5412">
          <w:rPr>
            <w:rFonts w:cs="Times New Roman"/>
            <w:color w:val="000000" w:themeColor="text1"/>
            <w:lang w:val="en-GB"/>
            <w:rPrChange w:id="15630" w:author="N F" w:date="2023-12-05T03:08:00Z">
              <w:rPr>
                <w:rFonts w:cs="Times New Roman"/>
                <w:lang w:val="en-GB"/>
              </w:rPr>
            </w:rPrChange>
          </w:rPr>
          <w:delInstrText>Lin</w:delInstrText>
        </w:r>
        <w:r w:rsidR="00AE1425" w:rsidRPr="006E6534" w:rsidDel="00CB5412">
          <w:rPr>
            <w:rFonts w:cs="Times New Roman"/>
            <w:color w:val="000000" w:themeColor="text1"/>
            <w:rPrChange w:id="15631" w:author="N F" w:date="2023-12-05T03:08:00Z">
              <w:rPr>
                <w:rFonts w:cs="Times New Roman"/>
              </w:rPr>
            </w:rPrChange>
          </w:rPr>
          <w:delInstrText>","</w:delInstrText>
        </w:r>
        <w:r w:rsidR="00AE1425" w:rsidRPr="006E6534" w:rsidDel="00CB5412">
          <w:rPr>
            <w:rFonts w:cs="Times New Roman"/>
            <w:color w:val="000000" w:themeColor="text1"/>
            <w:lang w:val="en-GB"/>
            <w:rPrChange w:id="15632" w:author="N F" w:date="2023-12-05T03:08:00Z">
              <w:rPr>
                <w:rFonts w:cs="Times New Roman"/>
                <w:lang w:val="en-GB"/>
              </w:rPr>
            </w:rPrChange>
          </w:rPr>
          <w:delInstrText>given</w:delInstrText>
        </w:r>
        <w:r w:rsidR="00AE1425" w:rsidRPr="006E6534" w:rsidDel="00CB5412">
          <w:rPr>
            <w:rFonts w:cs="Times New Roman"/>
            <w:color w:val="000000" w:themeColor="text1"/>
            <w:rPrChange w:id="15633" w:author="N F" w:date="2023-12-05T03:08:00Z">
              <w:rPr>
                <w:rFonts w:cs="Times New Roman"/>
              </w:rPr>
            </w:rPrChange>
          </w:rPr>
          <w:delInstrText>":"</w:delInstrText>
        </w:r>
        <w:r w:rsidR="00AE1425" w:rsidRPr="006E6534" w:rsidDel="00CB5412">
          <w:rPr>
            <w:rFonts w:cs="Times New Roman"/>
            <w:color w:val="000000" w:themeColor="text1"/>
            <w:lang w:val="en-GB"/>
            <w:rPrChange w:id="15634" w:author="N F" w:date="2023-12-05T03:08:00Z">
              <w:rPr>
                <w:rFonts w:cs="Times New Roman"/>
                <w:lang w:val="en-GB"/>
              </w:rPr>
            </w:rPrChange>
          </w:rPr>
          <w:delInstrText>Caiyu</w:delInstrText>
        </w:r>
        <w:r w:rsidR="00AE1425" w:rsidRPr="006E6534" w:rsidDel="00CB5412">
          <w:rPr>
            <w:rFonts w:cs="Times New Roman"/>
            <w:color w:val="000000" w:themeColor="text1"/>
            <w:rPrChange w:id="15635" w:author="N F" w:date="2023-12-05T03:08:00Z">
              <w:rPr>
                <w:rFonts w:cs="Times New Roman"/>
              </w:rPr>
            </w:rPrChange>
          </w:rPr>
          <w:delInstrText>"},{"</w:delInstrText>
        </w:r>
        <w:r w:rsidR="00AE1425" w:rsidRPr="006E6534" w:rsidDel="00CB5412">
          <w:rPr>
            <w:rFonts w:cs="Times New Roman"/>
            <w:color w:val="000000" w:themeColor="text1"/>
            <w:lang w:val="en-GB"/>
            <w:rPrChange w:id="15636" w:author="N F" w:date="2023-12-05T03:08:00Z">
              <w:rPr>
                <w:rFonts w:cs="Times New Roman"/>
                <w:lang w:val="en-GB"/>
              </w:rPr>
            </w:rPrChange>
          </w:rPr>
          <w:delInstrText>family</w:delInstrText>
        </w:r>
        <w:r w:rsidR="00AE1425" w:rsidRPr="006E6534" w:rsidDel="00CB5412">
          <w:rPr>
            <w:rFonts w:cs="Times New Roman"/>
            <w:color w:val="000000" w:themeColor="text1"/>
            <w:rPrChange w:id="15637" w:author="N F" w:date="2023-12-05T03:08:00Z">
              <w:rPr>
                <w:rFonts w:cs="Times New Roman"/>
              </w:rPr>
            </w:rPrChange>
          </w:rPr>
          <w:delInstrText>":"</w:delInstrText>
        </w:r>
        <w:r w:rsidR="00AE1425" w:rsidRPr="006E6534" w:rsidDel="00CB5412">
          <w:rPr>
            <w:rFonts w:cs="Times New Roman"/>
            <w:color w:val="000000" w:themeColor="text1"/>
            <w:lang w:val="en-GB"/>
            <w:rPrChange w:id="15638" w:author="N F" w:date="2023-12-05T03:08:00Z">
              <w:rPr>
                <w:rFonts w:cs="Times New Roman"/>
                <w:lang w:val="en-GB"/>
              </w:rPr>
            </w:rPrChange>
          </w:rPr>
          <w:delInstrText>Li</w:delInstrText>
        </w:r>
        <w:r w:rsidR="00AE1425" w:rsidRPr="006E6534" w:rsidDel="00CB5412">
          <w:rPr>
            <w:rFonts w:cs="Times New Roman"/>
            <w:color w:val="000000" w:themeColor="text1"/>
            <w:rPrChange w:id="15639" w:author="N F" w:date="2023-12-05T03:08:00Z">
              <w:rPr>
                <w:rFonts w:cs="Times New Roman"/>
              </w:rPr>
            </w:rPrChange>
          </w:rPr>
          <w:delInstrText>","</w:delInstrText>
        </w:r>
        <w:r w:rsidR="00AE1425" w:rsidRPr="006E6534" w:rsidDel="00CB5412">
          <w:rPr>
            <w:rFonts w:cs="Times New Roman"/>
            <w:color w:val="000000" w:themeColor="text1"/>
            <w:lang w:val="en-GB"/>
            <w:rPrChange w:id="15640" w:author="N F" w:date="2023-12-05T03:08:00Z">
              <w:rPr>
                <w:rFonts w:cs="Times New Roman"/>
                <w:lang w:val="en-GB"/>
              </w:rPr>
            </w:rPrChange>
          </w:rPr>
          <w:delInstrText>given</w:delInstrText>
        </w:r>
        <w:r w:rsidR="00AE1425" w:rsidRPr="006E6534" w:rsidDel="00CB5412">
          <w:rPr>
            <w:rFonts w:cs="Times New Roman"/>
            <w:color w:val="000000" w:themeColor="text1"/>
            <w:rPrChange w:id="15641" w:author="N F" w:date="2023-12-05T03:08:00Z">
              <w:rPr>
                <w:rFonts w:cs="Times New Roman"/>
              </w:rPr>
            </w:rPrChange>
          </w:rPr>
          <w:delInstrText>":"</w:delInstrText>
        </w:r>
        <w:r w:rsidR="00AE1425" w:rsidRPr="006E6534" w:rsidDel="00CB5412">
          <w:rPr>
            <w:rFonts w:cs="Times New Roman"/>
            <w:color w:val="000000" w:themeColor="text1"/>
            <w:lang w:val="en-GB"/>
            <w:rPrChange w:id="15642" w:author="N F" w:date="2023-12-05T03:08:00Z">
              <w:rPr>
                <w:rFonts w:cs="Times New Roman"/>
                <w:lang w:val="en-GB"/>
              </w:rPr>
            </w:rPrChange>
          </w:rPr>
          <w:delInstrText>Li</w:delInstrText>
        </w:r>
        <w:r w:rsidR="00AE1425" w:rsidRPr="006E6534" w:rsidDel="00CB5412">
          <w:rPr>
            <w:rFonts w:cs="Times New Roman"/>
            <w:color w:val="000000" w:themeColor="text1"/>
            <w:rPrChange w:id="15643" w:author="N F" w:date="2023-12-05T03:08:00Z">
              <w:rPr>
                <w:rFonts w:cs="Times New Roman"/>
              </w:rPr>
            </w:rPrChange>
          </w:rPr>
          <w:delInstrText>"},{"</w:delInstrText>
        </w:r>
        <w:r w:rsidR="00AE1425" w:rsidRPr="006E6534" w:rsidDel="00CB5412">
          <w:rPr>
            <w:rFonts w:cs="Times New Roman"/>
            <w:color w:val="000000" w:themeColor="text1"/>
            <w:lang w:val="en-GB"/>
            <w:rPrChange w:id="15644" w:author="N F" w:date="2023-12-05T03:08:00Z">
              <w:rPr>
                <w:rFonts w:cs="Times New Roman"/>
                <w:lang w:val="en-GB"/>
              </w:rPr>
            </w:rPrChange>
          </w:rPr>
          <w:delInstrText>family</w:delInstrText>
        </w:r>
        <w:r w:rsidR="00AE1425" w:rsidRPr="006E6534" w:rsidDel="00CB5412">
          <w:rPr>
            <w:rFonts w:cs="Times New Roman"/>
            <w:color w:val="000000" w:themeColor="text1"/>
            <w:rPrChange w:id="15645" w:author="N F" w:date="2023-12-05T03:08:00Z">
              <w:rPr>
                <w:rFonts w:cs="Times New Roman"/>
              </w:rPr>
            </w:rPrChange>
          </w:rPr>
          <w:delInstrText>":"</w:delInstrText>
        </w:r>
        <w:r w:rsidR="00AE1425" w:rsidRPr="006E6534" w:rsidDel="00CB5412">
          <w:rPr>
            <w:rFonts w:cs="Times New Roman"/>
            <w:color w:val="000000" w:themeColor="text1"/>
            <w:lang w:val="en-GB"/>
            <w:rPrChange w:id="15646" w:author="N F" w:date="2023-12-05T03:08:00Z">
              <w:rPr>
                <w:rFonts w:cs="Times New Roman"/>
                <w:lang w:val="en-GB"/>
              </w:rPr>
            </w:rPrChange>
          </w:rPr>
          <w:delInstrText>Wang</w:delInstrText>
        </w:r>
        <w:r w:rsidR="00AE1425" w:rsidRPr="006E6534" w:rsidDel="00CB5412">
          <w:rPr>
            <w:rFonts w:cs="Times New Roman"/>
            <w:color w:val="000000" w:themeColor="text1"/>
            <w:rPrChange w:id="15647" w:author="N F" w:date="2023-12-05T03:08:00Z">
              <w:rPr>
                <w:rFonts w:cs="Times New Roman"/>
              </w:rPr>
            </w:rPrChange>
          </w:rPr>
          <w:delInstrText>","</w:delInstrText>
        </w:r>
        <w:r w:rsidR="00AE1425" w:rsidRPr="006E6534" w:rsidDel="00CB5412">
          <w:rPr>
            <w:rFonts w:cs="Times New Roman"/>
            <w:color w:val="000000" w:themeColor="text1"/>
            <w:lang w:val="en-GB"/>
            <w:rPrChange w:id="15648" w:author="N F" w:date="2023-12-05T03:08:00Z">
              <w:rPr>
                <w:rFonts w:cs="Times New Roman"/>
                <w:lang w:val="en-GB"/>
              </w:rPr>
            </w:rPrChange>
          </w:rPr>
          <w:delInstrText>given</w:delInstrText>
        </w:r>
        <w:r w:rsidR="00AE1425" w:rsidRPr="006E6534" w:rsidDel="00CB5412">
          <w:rPr>
            <w:rFonts w:cs="Times New Roman"/>
            <w:color w:val="000000" w:themeColor="text1"/>
            <w:rPrChange w:id="15649" w:author="N F" w:date="2023-12-05T03:08:00Z">
              <w:rPr>
                <w:rFonts w:cs="Times New Roman"/>
              </w:rPr>
            </w:rPrChange>
          </w:rPr>
          <w:delInstrText>":"</w:delInstrText>
        </w:r>
        <w:r w:rsidR="00AE1425" w:rsidRPr="006E6534" w:rsidDel="00CB5412">
          <w:rPr>
            <w:rFonts w:cs="Times New Roman"/>
            <w:color w:val="000000" w:themeColor="text1"/>
            <w:lang w:val="en-GB"/>
            <w:rPrChange w:id="15650" w:author="N F" w:date="2023-12-05T03:08:00Z">
              <w:rPr>
                <w:rFonts w:cs="Times New Roman"/>
                <w:lang w:val="en-GB"/>
              </w:rPr>
            </w:rPrChange>
          </w:rPr>
          <w:delInstrText>Yubo</w:delInstrText>
        </w:r>
        <w:r w:rsidR="00AE1425" w:rsidRPr="006E6534" w:rsidDel="00CB5412">
          <w:rPr>
            <w:rFonts w:cs="Times New Roman"/>
            <w:color w:val="000000" w:themeColor="text1"/>
            <w:rPrChange w:id="15651" w:author="N F" w:date="2023-12-05T03:08:00Z">
              <w:rPr>
                <w:rFonts w:cs="Times New Roman"/>
              </w:rPr>
            </w:rPrChange>
          </w:rPr>
          <w:delInstrText>"},{"</w:delInstrText>
        </w:r>
        <w:r w:rsidR="00AE1425" w:rsidRPr="006E6534" w:rsidDel="00CB5412">
          <w:rPr>
            <w:rFonts w:cs="Times New Roman"/>
            <w:color w:val="000000" w:themeColor="text1"/>
            <w:lang w:val="en-GB"/>
            <w:rPrChange w:id="15652" w:author="N F" w:date="2023-12-05T03:08:00Z">
              <w:rPr>
                <w:rFonts w:cs="Times New Roman"/>
                <w:lang w:val="en-GB"/>
              </w:rPr>
            </w:rPrChange>
          </w:rPr>
          <w:delInstrText>family</w:delInstrText>
        </w:r>
        <w:r w:rsidR="00AE1425" w:rsidRPr="006E6534" w:rsidDel="00CB5412">
          <w:rPr>
            <w:rFonts w:cs="Times New Roman"/>
            <w:color w:val="000000" w:themeColor="text1"/>
            <w:rPrChange w:id="15653" w:author="N F" w:date="2023-12-05T03:08:00Z">
              <w:rPr>
                <w:rFonts w:cs="Times New Roman"/>
              </w:rPr>
            </w:rPrChange>
          </w:rPr>
          <w:delInstrText>":"</w:delInstrText>
        </w:r>
        <w:r w:rsidR="00AE1425" w:rsidRPr="006E6534" w:rsidDel="00CB5412">
          <w:rPr>
            <w:rFonts w:cs="Times New Roman"/>
            <w:color w:val="000000" w:themeColor="text1"/>
            <w:lang w:val="en-GB"/>
            <w:rPrChange w:id="15654" w:author="N F" w:date="2023-12-05T03:08:00Z">
              <w:rPr>
                <w:rFonts w:cs="Times New Roman"/>
                <w:lang w:val="en-GB"/>
              </w:rPr>
            </w:rPrChange>
          </w:rPr>
          <w:delInstrText>Hu</w:delInstrText>
        </w:r>
        <w:r w:rsidR="00AE1425" w:rsidRPr="006E6534" w:rsidDel="00CB5412">
          <w:rPr>
            <w:rFonts w:cs="Times New Roman"/>
            <w:color w:val="000000" w:themeColor="text1"/>
            <w:rPrChange w:id="15655" w:author="N F" w:date="2023-12-05T03:08:00Z">
              <w:rPr>
                <w:rFonts w:cs="Times New Roman"/>
              </w:rPr>
            </w:rPrChange>
          </w:rPr>
          <w:delInstrText>","</w:delInstrText>
        </w:r>
        <w:r w:rsidR="00AE1425" w:rsidRPr="006E6534" w:rsidDel="00CB5412">
          <w:rPr>
            <w:rFonts w:cs="Times New Roman"/>
            <w:color w:val="000000" w:themeColor="text1"/>
            <w:lang w:val="en-GB"/>
            <w:rPrChange w:id="15656" w:author="N F" w:date="2023-12-05T03:08:00Z">
              <w:rPr>
                <w:rFonts w:cs="Times New Roman"/>
                <w:lang w:val="en-GB"/>
              </w:rPr>
            </w:rPrChange>
          </w:rPr>
          <w:delInstrText>given</w:delInstrText>
        </w:r>
        <w:r w:rsidR="00AE1425" w:rsidRPr="006E6534" w:rsidDel="00CB5412">
          <w:rPr>
            <w:rFonts w:cs="Times New Roman"/>
            <w:color w:val="000000" w:themeColor="text1"/>
            <w:rPrChange w:id="15657" w:author="N F" w:date="2023-12-05T03:08:00Z">
              <w:rPr>
                <w:rFonts w:cs="Times New Roman"/>
              </w:rPr>
            </w:rPrChange>
          </w:rPr>
          <w:delInstrText>":"</w:delInstrText>
        </w:r>
        <w:r w:rsidR="00AE1425" w:rsidRPr="006E6534" w:rsidDel="00CB5412">
          <w:rPr>
            <w:rFonts w:cs="Times New Roman"/>
            <w:color w:val="000000" w:themeColor="text1"/>
            <w:lang w:val="en-GB"/>
            <w:rPrChange w:id="15658" w:author="N F" w:date="2023-12-05T03:08:00Z">
              <w:rPr>
                <w:rFonts w:cs="Times New Roman"/>
                <w:lang w:val="en-GB"/>
              </w:rPr>
            </w:rPrChange>
          </w:rPr>
          <w:delInstrText>Chen</w:delInstrText>
        </w:r>
        <w:r w:rsidR="00AE1425" w:rsidRPr="006E6534" w:rsidDel="00CB5412">
          <w:rPr>
            <w:rFonts w:cs="Times New Roman"/>
            <w:color w:val="000000" w:themeColor="text1"/>
            <w:rPrChange w:id="15659" w:author="N F" w:date="2023-12-05T03:08:00Z">
              <w:rPr>
                <w:rFonts w:cs="Times New Roman"/>
              </w:rPr>
            </w:rPrChange>
          </w:rPr>
          <w:delInstrText>"},{"</w:delInstrText>
        </w:r>
        <w:r w:rsidR="00AE1425" w:rsidRPr="006E6534" w:rsidDel="00CB5412">
          <w:rPr>
            <w:rFonts w:cs="Times New Roman"/>
            <w:color w:val="000000" w:themeColor="text1"/>
            <w:lang w:val="en-GB"/>
            <w:rPrChange w:id="15660" w:author="N F" w:date="2023-12-05T03:08:00Z">
              <w:rPr>
                <w:rFonts w:cs="Times New Roman"/>
                <w:lang w:val="en-GB"/>
              </w:rPr>
            </w:rPrChange>
          </w:rPr>
          <w:delInstrText>family</w:delInstrText>
        </w:r>
        <w:r w:rsidR="00AE1425" w:rsidRPr="006E6534" w:rsidDel="00CB5412">
          <w:rPr>
            <w:rFonts w:cs="Times New Roman"/>
            <w:color w:val="000000" w:themeColor="text1"/>
            <w:rPrChange w:id="15661" w:author="N F" w:date="2023-12-05T03:08:00Z">
              <w:rPr>
                <w:rFonts w:cs="Times New Roman"/>
              </w:rPr>
            </w:rPrChange>
          </w:rPr>
          <w:delInstrText>":"</w:delInstrText>
        </w:r>
        <w:r w:rsidR="00AE1425" w:rsidRPr="006E6534" w:rsidDel="00CB5412">
          <w:rPr>
            <w:rFonts w:cs="Times New Roman"/>
            <w:color w:val="000000" w:themeColor="text1"/>
            <w:lang w:val="en-GB"/>
            <w:rPrChange w:id="15662" w:author="N F" w:date="2023-12-05T03:08:00Z">
              <w:rPr>
                <w:rFonts w:cs="Times New Roman"/>
                <w:lang w:val="en-GB"/>
              </w:rPr>
            </w:rPrChange>
          </w:rPr>
          <w:delInstrText>He</w:delInstrText>
        </w:r>
        <w:r w:rsidR="00AE1425" w:rsidRPr="006E6534" w:rsidDel="00CB5412">
          <w:rPr>
            <w:rFonts w:cs="Times New Roman"/>
            <w:color w:val="000000" w:themeColor="text1"/>
            <w:rPrChange w:id="15663" w:author="N F" w:date="2023-12-05T03:08:00Z">
              <w:rPr>
                <w:rFonts w:cs="Times New Roman"/>
              </w:rPr>
            </w:rPrChange>
          </w:rPr>
          <w:delInstrText>","</w:delInstrText>
        </w:r>
        <w:r w:rsidR="00AE1425" w:rsidRPr="006E6534" w:rsidDel="00CB5412">
          <w:rPr>
            <w:rFonts w:cs="Times New Roman"/>
            <w:color w:val="000000" w:themeColor="text1"/>
            <w:lang w:val="en-GB"/>
            <w:rPrChange w:id="15664" w:author="N F" w:date="2023-12-05T03:08:00Z">
              <w:rPr>
                <w:rFonts w:cs="Times New Roman"/>
                <w:lang w:val="en-GB"/>
              </w:rPr>
            </w:rPrChange>
          </w:rPr>
          <w:delInstrText>given</w:delInstrText>
        </w:r>
        <w:r w:rsidR="00AE1425" w:rsidRPr="006E6534" w:rsidDel="00CB5412">
          <w:rPr>
            <w:rFonts w:cs="Times New Roman"/>
            <w:color w:val="000000" w:themeColor="text1"/>
            <w:rPrChange w:id="15665" w:author="N F" w:date="2023-12-05T03:08:00Z">
              <w:rPr>
                <w:rFonts w:cs="Times New Roman"/>
              </w:rPr>
            </w:rPrChange>
          </w:rPr>
          <w:delInstrText>":"</w:delInstrText>
        </w:r>
        <w:r w:rsidR="00AE1425" w:rsidRPr="006E6534" w:rsidDel="00CB5412">
          <w:rPr>
            <w:rFonts w:cs="Times New Roman"/>
            <w:color w:val="000000" w:themeColor="text1"/>
            <w:lang w:val="en-GB"/>
            <w:rPrChange w:id="15666" w:author="N F" w:date="2023-12-05T03:08:00Z">
              <w:rPr>
                <w:rFonts w:cs="Times New Roman"/>
                <w:lang w:val="en-GB"/>
              </w:rPr>
            </w:rPrChange>
          </w:rPr>
          <w:delInstrText>Yong</w:delInstrText>
        </w:r>
        <w:r w:rsidR="00AE1425" w:rsidRPr="006E6534" w:rsidDel="00CB5412">
          <w:rPr>
            <w:rFonts w:cs="Times New Roman"/>
            <w:color w:val="000000" w:themeColor="text1"/>
            <w:rPrChange w:id="15667" w:author="N F" w:date="2023-12-05T03:08:00Z">
              <w:rPr>
                <w:rFonts w:cs="Times New Roman"/>
              </w:rPr>
            </w:rPrChange>
          </w:rPr>
          <w:delInstrText>"}],"</w:delInstrText>
        </w:r>
        <w:r w:rsidR="00AE1425" w:rsidRPr="006E6534" w:rsidDel="00CB5412">
          <w:rPr>
            <w:rFonts w:cs="Times New Roman"/>
            <w:color w:val="000000" w:themeColor="text1"/>
            <w:lang w:val="en-GB"/>
            <w:rPrChange w:id="15668" w:author="N F" w:date="2023-12-05T03:08:00Z">
              <w:rPr>
                <w:rFonts w:cs="Times New Roman"/>
                <w:lang w:val="en-GB"/>
              </w:rPr>
            </w:rPrChange>
          </w:rPr>
          <w:delInstrText>issued</w:delInstrText>
        </w:r>
        <w:r w:rsidR="00AE1425" w:rsidRPr="006E6534" w:rsidDel="00CB5412">
          <w:rPr>
            <w:rFonts w:cs="Times New Roman"/>
            <w:color w:val="000000" w:themeColor="text1"/>
            <w:rPrChange w:id="15669" w:author="N F" w:date="2023-12-05T03:08:00Z">
              <w:rPr>
                <w:rFonts w:cs="Times New Roman"/>
              </w:rPr>
            </w:rPrChange>
          </w:rPr>
          <w:delInstrText>":{"</w:delInstrText>
        </w:r>
        <w:r w:rsidR="00AE1425" w:rsidRPr="006E6534" w:rsidDel="00CB5412">
          <w:rPr>
            <w:rFonts w:cs="Times New Roman"/>
            <w:color w:val="000000" w:themeColor="text1"/>
            <w:lang w:val="en-GB"/>
            <w:rPrChange w:id="15670" w:author="N F" w:date="2023-12-05T03:08:00Z">
              <w:rPr>
                <w:rFonts w:cs="Times New Roman"/>
                <w:lang w:val="en-GB"/>
              </w:rPr>
            </w:rPrChange>
          </w:rPr>
          <w:delInstrText>date</w:delInstrText>
        </w:r>
        <w:r w:rsidR="00AE1425" w:rsidRPr="006E6534" w:rsidDel="00CB5412">
          <w:rPr>
            <w:rFonts w:cs="Times New Roman"/>
            <w:color w:val="000000" w:themeColor="text1"/>
            <w:rPrChange w:id="15671" w:author="N F" w:date="2023-12-05T03:08:00Z">
              <w:rPr>
                <w:rFonts w:cs="Times New Roman"/>
              </w:rPr>
            </w:rPrChange>
          </w:rPr>
          <w:delInstrText>-</w:delInstrText>
        </w:r>
        <w:r w:rsidR="00AE1425" w:rsidRPr="006E6534" w:rsidDel="00CB5412">
          <w:rPr>
            <w:rFonts w:cs="Times New Roman"/>
            <w:color w:val="000000" w:themeColor="text1"/>
            <w:lang w:val="en-GB"/>
            <w:rPrChange w:id="15672" w:author="N F" w:date="2023-12-05T03:08:00Z">
              <w:rPr>
                <w:rFonts w:cs="Times New Roman"/>
                <w:lang w:val="en-GB"/>
              </w:rPr>
            </w:rPrChange>
          </w:rPr>
          <w:delInstrText>parts</w:delInstrText>
        </w:r>
        <w:r w:rsidR="00AE1425" w:rsidRPr="006E6534" w:rsidDel="00CB5412">
          <w:rPr>
            <w:rFonts w:cs="Times New Roman"/>
            <w:color w:val="000000" w:themeColor="text1"/>
            <w:rPrChange w:id="15673" w:author="N F" w:date="2023-12-05T03:08:00Z">
              <w:rPr>
                <w:rFonts w:cs="Times New Roman"/>
              </w:rPr>
            </w:rPrChange>
          </w:rPr>
          <w:delInstrText>":[["2020"]]}}}],"</w:delInstrText>
        </w:r>
        <w:r w:rsidR="00AE1425" w:rsidRPr="006E6534" w:rsidDel="00CB5412">
          <w:rPr>
            <w:rFonts w:cs="Times New Roman"/>
            <w:color w:val="000000" w:themeColor="text1"/>
            <w:lang w:val="en-GB"/>
            <w:rPrChange w:id="15674" w:author="N F" w:date="2023-12-05T03:08:00Z">
              <w:rPr>
                <w:rFonts w:cs="Times New Roman"/>
                <w:lang w:val="en-GB"/>
              </w:rPr>
            </w:rPrChange>
          </w:rPr>
          <w:delInstrText>schema</w:delInstrText>
        </w:r>
        <w:r w:rsidR="00AE1425" w:rsidRPr="006E6534" w:rsidDel="00CB5412">
          <w:rPr>
            <w:rFonts w:cs="Times New Roman"/>
            <w:color w:val="000000" w:themeColor="text1"/>
            <w:rPrChange w:id="15675" w:author="N F" w:date="2023-12-05T03:08:00Z">
              <w:rPr>
                <w:rFonts w:cs="Times New Roman"/>
              </w:rPr>
            </w:rPrChange>
          </w:rPr>
          <w:delInstrText>":"</w:delInstrText>
        </w:r>
        <w:r w:rsidR="00AE1425" w:rsidRPr="006E6534" w:rsidDel="00CB5412">
          <w:rPr>
            <w:rFonts w:cs="Times New Roman"/>
            <w:color w:val="000000" w:themeColor="text1"/>
            <w:lang w:val="en-GB"/>
            <w:rPrChange w:id="15676" w:author="N F" w:date="2023-12-05T03:08:00Z">
              <w:rPr>
                <w:rFonts w:cs="Times New Roman"/>
                <w:lang w:val="en-GB"/>
              </w:rPr>
            </w:rPrChange>
          </w:rPr>
          <w:delInstrText>https</w:delInstrText>
        </w:r>
        <w:r w:rsidR="00AE1425" w:rsidRPr="006E6534" w:rsidDel="00CB5412">
          <w:rPr>
            <w:rFonts w:cs="Times New Roman"/>
            <w:color w:val="000000" w:themeColor="text1"/>
            <w:rPrChange w:id="15677" w:author="N F" w:date="2023-12-05T03:08:00Z">
              <w:rPr>
                <w:rFonts w:cs="Times New Roman"/>
              </w:rPr>
            </w:rPrChange>
          </w:rPr>
          <w:delInstrText>://</w:delInstrText>
        </w:r>
        <w:r w:rsidR="00AE1425" w:rsidRPr="006E6534" w:rsidDel="00CB5412">
          <w:rPr>
            <w:rFonts w:cs="Times New Roman"/>
            <w:color w:val="000000" w:themeColor="text1"/>
            <w:lang w:val="en-GB"/>
            <w:rPrChange w:id="15678" w:author="N F" w:date="2023-12-05T03:08:00Z">
              <w:rPr>
                <w:rFonts w:cs="Times New Roman"/>
                <w:lang w:val="en-GB"/>
              </w:rPr>
            </w:rPrChange>
          </w:rPr>
          <w:delInstrText>github</w:delInstrText>
        </w:r>
        <w:r w:rsidR="00AE1425" w:rsidRPr="006E6534" w:rsidDel="00CB5412">
          <w:rPr>
            <w:rFonts w:cs="Times New Roman"/>
            <w:color w:val="000000" w:themeColor="text1"/>
            <w:rPrChange w:id="15679" w:author="N F" w:date="2023-12-05T03:08:00Z">
              <w:rPr>
                <w:rFonts w:cs="Times New Roman"/>
              </w:rPr>
            </w:rPrChange>
          </w:rPr>
          <w:delInstrText>.</w:delInstrText>
        </w:r>
        <w:r w:rsidR="00AE1425" w:rsidRPr="006E6534" w:rsidDel="00CB5412">
          <w:rPr>
            <w:rFonts w:cs="Times New Roman"/>
            <w:color w:val="000000" w:themeColor="text1"/>
            <w:lang w:val="en-GB"/>
            <w:rPrChange w:id="15680" w:author="N F" w:date="2023-12-05T03:08:00Z">
              <w:rPr>
                <w:rFonts w:cs="Times New Roman"/>
                <w:lang w:val="en-GB"/>
              </w:rPr>
            </w:rPrChange>
          </w:rPr>
          <w:delInstrText>com</w:delInstrText>
        </w:r>
        <w:r w:rsidR="00AE1425" w:rsidRPr="006E6534" w:rsidDel="00CB5412">
          <w:rPr>
            <w:rFonts w:cs="Times New Roman"/>
            <w:color w:val="000000" w:themeColor="text1"/>
            <w:rPrChange w:id="15681" w:author="N F" w:date="2023-12-05T03:08:00Z">
              <w:rPr>
                <w:rFonts w:cs="Times New Roman"/>
              </w:rPr>
            </w:rPrChange>
          </w:rPr>
          <w:delInstrText>/</w:delInstrText>
        </w:r>
        <w:r w:rsidR="00AE1425" w:rsidRPr="006E6534" w:rsidDel="00CB5412">
          <w:rPr>
            <w:rFonts w:cs="Times New Roman"/>
            <w:color w:val="000000" w:themeColor="text1"/>
            <w:lang w:val="en-GB"/>
            <w:rPrChange w:id="15682" w:author="N F" w:date="2023-12-05T03:08:00Z">
              <w:rPr>
                <w:rFonts w:cs="Times New Roman"/>
                <w:lang w:val="en-GB"/>
              </w:rPr>
            </w:rPrChange>
          </w:rPr>
          <w:delInstrText>citation</w:delInstrText>
        </w:r>
        <w:r w:rsidR="00AE1425" w:rsidRPr="006E6534" w:rsidDel="00CB5412">
          <w:rPr>
            <w:rFonts w:cs="Times New Roman"/>
            <w:color w:val="000000" w:themeColor="text1"/>
            <w:rPrChange w:id="15683" w:author="N F" w:date="2023-12-05T03:08:00Z">
              <w:rPr>
                <w:rFonts w:cs="Times New Roman"/>
              </w:rPr>
            </w:rPrChange>
          </w:rPr>
          <w:delInstrText>-</w:delInstrText>
        </w:r>
        <w:r w:rsidR="00AE1425" w:rsidRPr="006E6534" w:rsidDel="00CB5412">
          <w:rPr>
            <w:rFonts w:cs="Times New Roman"/>
            <w:color w:val="000000" w:themeColor="text1"/>
            <w:lang w:val="en-GB"/>
            <w:rPrChange w:id="15684" w:author="N F" w:date="2023-12-05T03:08:00Z">
              <w:rPr>
                <w:rFonts w:cs="Times New Roman"/>
                <w:lang w:val="en-GB"/>
              </w:rPr>
            </w:rPrChange>
          </w:rPr>
          <w:delInstrText>style</w:delInstrText>
        </w:r>
        <w:r w:rsidR="00AE1425" w:rsidRPr="006E6534" w:rsidDel="00CB5412">
          <w:rPr>
            <w:rFonts w:cs="Times New Roman"/>
            <w:color w:val="000000" w:themeColor="text1"/>
            <w:rPrChange w:id="15685" w:author="N F" w:date="2023-12-05T03:08:00Z">
              <w:rPr>
                <w:rFonts w:cs="Times New Roman"/>
              </w:rPr>
            </w:rPrChange>
          </w:rPr>
          <w:delInstrText>-</w:delInstrText>
        </w:r>
        <w:r w:rsidR="00AE1425" w:rsidRPr="006E6534" w:rsidDel="00CB5412">
          <w:rPr>
            <w:rFonts w:cs="Times New Roman"/>
            <w:color w:val="000000" w:themeColor="text1"/>
            <w:lang w:val="en-GB"/>
            <w:rPrChange w:id="15686" w:author="N F" w:date="2023-12-05T03:08:00Z">
              <w:rPr>
                <w:rFonts w:cs="Times New Roman"/>
                <w:lang w:val="en-GB"/>
              </w:rPr>
            </w:rPrChange>
          </w:rPr>
          <w:delInstrText>language</w:delInstrText>
        </w:r>
        <w:r w:rsidR="00AE1425" w:rsidRPr="006E6534" w:rsidDel="00CB5412">
          <w:rPr>
            <w:rFonts w:cs="Times New Roman"/>
            <w:color w:val="000000" w:themeColor="text1"/>
            <w:rPrChange w:id="15687" w:author="N F" w:date="2023-12-05T03:08:00Z">
              <w:rPr>
                <w:rFonts w:cs="Times New Roman"/>
              </w:rPr>
            </w:rPrChange>
          </w:rPr>
          <w:delInstrText>/</w:delInstrText>
        </w:r>
        <w:r w:rsidR="00AE1425" w:rsidRPr="006E6534" w:rsidDel="00CB5412">
          <w:rPr>
            <w:rFonts w:cs="Times New Roman"/>
            <w:color w:val="000000" w:themeColor="text1"/>
            <w:lang w:val="en-GB"/>
            <w:rPrChange w:id="15688" w:author="N F" w:date="2023-12-05T03:08:00Z">
              <w:rPr>
                <w:rFonts w:cs="Times New Roman"/>
                <w:lang w:val="en-GB"/>
              </w:rPr>
            </w:rPrChange>
          </w:rPr>
          <w:delInstrText>schema</w:delInstrText>
        </w:r>
        <w:r w:rsidR="00AE1425" w:rsidRPr="006E6534" w:rsidDel="00CB5412">
          <w:rPr>
            <w:rFonts w:cs="Times New Roman"/>
            <w:color w:val="000000" w:themeColor="text1"/>
            <w:rPrChange w:id="15689" w:author="N F" w:date="2023-12-05T03:08:00Z">
              <w:rPr>
                <w:rFonts w:cs="Times New Roman"/>
              </w:rPr>
            </w:rPrChange>
          </w:rPr>
          <w:delInstrText>/</w:delInstrText>
        </w:r>
        <w:r w:rsidR="00AE1425" w:rsidRPr="006E6534" w:rsidDel="00CB5412">
          <w:rPr>
            <w:rFonts w:cs="Times New Roman"/>
            <w:color w:val="000000" w:themeColor="text1"/>
            <w:lang w:val="en-GB"/>
            <w:rPrChange w:id="15690" w:author="N F" w:date="2023-12-05T03:08:00Z">
              <w:rPr>
                <w:rFonts w:cs="Times New Roman"/>
                <w:lang w:val="en-GB"/>
              </w:rPr>
            </w:rPrChange>
          </w:rPr>
          <w:delInstrText>raw</w:delInstrText>
        </w:r>
        <w:r w:rsidR="00AE1425" w:rsidRPr="006E6534" w:rsidDel="00CB5412">
          <w:rPr>
            <w:rFonts w:cs="Times New Roman"/>
            <w:color w:val="000000" w:themeColor="text1"/>
            <w:rPrChange w:id="15691" w:author="N F" w:date="2023-12-05T03:08:00Z">
              <w:rPr>
                <w:rFonts w:cs="Times New Roman"/>
              </w:rPr>
            </w:rPrChange>
          </w:rPr>
          <w:delInstrText>/</w:delInstrText>
        </w:r>
        <w:r w:rsidR="00AE1425" w:rsidRPr="006E6534" w:rsidDel="00CB5412">
          <w:rPr>
            <w:rFonts w:cs="Times New Roman"/>
            <w:color w:val="000000" w:themeColor="text1"/>
            <w:lang w:val="en-GB"/>
            <w:rPrChange w:id="15692" w:author="N F" w:date="2023-12-05T03:08:00Z">
              <w:rPr>
                <w:rFonts w:cs="Times New Roman"/>
                <w:lang w:val="en-GB"/>
              </w:rPr>
            </w:rPrChange>
          </w:rPr>
          <w:delInstrText>master</w:delInstrText>
        </w:r>
        <w:r w:rsidR="00AE1425" w:rsidRPr="006E6534" w:rsidDel="00CB5412">
          <w:rPr>
            <w:rFonts w:cs="Times New Roman"/>
            <w:color w:val="000000" w:themeColor="text1"/>
            <w:rPrChange w:id="15693" w:author="N F" w:date="2023-12-05T03:08:00Z">
              <w:rPr>
                <w:rFonts w:cs="Times New Roman"/>
              </w:rPr>
            </w:rPrChange>
          </w:rPr>
          <w:delInstrText>/</w:delInstrText>
        </w:r>
        <w:r w:rsidR="00AE1425" w:rsidRPr="006E6534" w:rsidDel="00CB5412">
          <w:rPr>
            <w:rFonts w:cs="Times New Roman"/>
            <w:color w:val="000000" w:themeColor="text1"/>
            <w:lang w:val="en-GB"/>
            <w:rPrChange w:id="15694" w:author="N F" w:date="2023-12-05T03:08:00Z">
              <w:rPr>
                <w:rFonts w:cs="Times New Roman"/>
                <w:lang w:val="en-GB"/>
              </w:rPr>
            </w:rPrChange>
          </w:rPr>
          <w:delInstrText>csl</w:delInstrText>
        </w:r>
        <w:r w:rsidR="00AE1425" w:rsidRPr="006E6534" w:rsidDel="00CB5412">
          <w:rPr>
            <w:rFonts w:cs="Times New Roman"/>
            <w:color w:val="000000" w:themeColor="text1"/>
            <w:rPrChange w:id="15695" w:author="N F" w:date="2023-12-05T03:08:00Z">
              <w:rPr>
                <w:rFonts w:cs="Times New Roman"/>
              </w:rPr>
            </w:rPrChange>
          </w:rPr>
          <w:delInstrText>-</w:delInstrText>
        </w:r>
        <w:r w:rsidR="00AE1425" w:rsidRPr="006E6534" w:rsidDel="00CB5412">
          <w:rPr>
            <w:rFonts w:cs="Times New Roman"/>
            <w:color w:val="000000" w:themeColor="text1"/>
            <w:lang w:val="en-GB"/>
            <w:rPrChange w:id="15696" w:author="N F" w:date="2023-12-05T03:08:00Z">
              <w:rPr>
                <w:rFonts w:cs="Times New Roman"/>
                <w:lang w:val="en-GB"/>
              </w:rPr>
            </w:rPrChange>
          </w:rPr>
          <w:delInstrText>citation</w:delInstrText>
        </w:r>
        <w:r w:rsidR="00AE1425" w:rsidRPr="006E6534" w:rsidDel="00CB5412">
          <w:rPr>
            <w:rFonts w:cs="Times New Roman"/>
            <w:color w:val="000000" w:themeColor="text1"/>
            <w:rPrChange w:id="15697" w:author="N F" w:date="2023-12-05T03:08:00Z">
              <w:rPr>
                <w:rFonts w:cs="Times New Roman"/>
              </w:rPr>
            </w:rPrChange>
          </w:rPr>
          <w:delInstrText>.</w:delInstrText>
        </w:r>
        <w:r w:rsidR="00AE1425" w:rsidRPr="006E6534" w:rsidDel="00CB5412">
          <w:rPr>
            <w:rFonts w:cs="Times New Roman"/>
            <w:color w:val="000000" w:themeColor="text1"/>
            <w:lang w:val="en-GB"/>
            <w:rPrChange w:id="15698" w:author="N F" w:date="2023-12-05T03:08:00Z">
              <w:rPr>
                <w:rFonts w:cs="Times New Roman"/>
                <w:lang w:val="en-GB"/>
              </w:rPr>
            </w:rPrChange>
          </w:rPr>
          <w:delInstrText>json</w:delInstrText>
        </w:r>
        <w:r w:rsidR="00AE1425" w:rsidRPr="006E6534" w:rsidDel="00CB5412">
          <w:rPr>
            <w:rFonts w:cs="Times New Roman"/>
            <w:color w:val="000000" w:themeColor="text1"/>
            <w:rPrChange w:id="15699" w:author="N F" w:date="2023-12-05T03:08:00Z">
              <w:rPr>
                <w:rFonts w:cs="Times New Roman"/>
              </w:rPr>
            </w:rPrChange>
          </w:rPr>
          <w:delInstrText xml:space="preserve">"} </w:delInstrText>
        </w:r>
        <w:r w:rsidR="00EE7AEA" w:rsidRPr="006E6534" w:rsidDel="00CB5412">
          <w:rPr>
            <w:rFonts w:cs="Times New Roman"/>
            <w:color w:val="000000" w:themeColor="text1"/>
            <w:lang w:val="en-GB"/>
            <w:rPrChange w:id="15700" w:author="N F" w:date="2023-12-05T03:08:00Z">
              <w:rPr>
                <w:rFonts w:cs="Times New Roman"/>
                <w:lang w:val="en-GB"/>
              </w:rPr>
            </w:rPrChange>
          </w:rPr>
          <w:fldChar w:fldCharType="separate"/>
        </w:r>
        <w:r w:rsidR="00AE1425" w:rsidRPr="006E6534" w:rsidDel="00CB5412">
          <w:rPr>
            <w:rFonts w:cs="Times New Roman"/>
            <w:color w:val="000000" w:themeColor="text1"/>
            <w:rPrChange w:id="15701" w:author="N F" w:date="2023-12-05T03:08:00Z">
              <w:rPr>
                <w:rFonts w:cs="Times New Roman"/>
              </w:rPr>
            </w:rPrChange>
          </w:rPr>
          <w:delText>(9)</w:delText>
        </w:r>
        <w:r w:rsidR="00EE7AEA" w:rsidRPr="006E6534" w:rsidDel="00CB5412">
          <w:rPr>
            <w:rFonts w:cs="Times New Roman"/>
            <w:color w:val="000000" w:themeColor="text1"/>
            <w:lang w:val="en-GB"/>
            <w:rPrChange w:id="15702" w:author="N F" w:date="2023-12-05T03:08:00Z">
              <w:rPr>
                <w:rFonts w:cs="Times New Roman"/>
                <w:lang w:val="en-GB"/>
              </w:rPr>
            </w:rPrChange>
          </w:rPr>
          <w:fldChar w:fldCharType="end"/>
        </w:r>
      </w:del>
      <w:r w:rsidR="006852C8" w:rsidRPr="006E6534">
        <w:rPr>
          <w:rFonts w:cs="Times New Roman"/>
          <w:color w:val="000000" w:themeColor="text1"/>
          <w:rPrChange w:id="15703" w:author="N F" w:date="2023-12-05T03:08:00Z">
            <w:rPr>
              <w:rFonts w:cs="Times New Roman"/>
            </w:rPr>
          </w:rPrChange>
        </w:rPr>
        <w:t>.</w:t>
      </w:r>
    </w:p>
    <w:p w14:paraId="145BBFB9" w14:textId="77777777" w:rsidR="00564311" w:rsidRPr="006E6534" w:rsidRDefault="00564311">
      <w:pPr>
        <w:pStyle w:val="SDText"/>
        <w:spacing w:after="0"/>
        <w:rPr>
          <w:rFonts w:cs="Times New Roman"/>
          <w:color w:val="000000" w:themeColor="text1"/>
          <w:rPrChange w:id="15704" w:author="N F" w:date="2023-12-05T03:08:00Z">
            <w:rPr>
              <w:rFonts w:cs="Times New Roman"/>
            </w:rPr>
          </w:rPrChange>
        </w:rPr>
        <w:pPrChange w:id="15705" w:author="Barshadskaya, Yuliya" w:date="2024-01-15T19:17:00Z">
          <w:pPr>
            <w:pStyle w:val="SDText"/>
          </w:pPr>
        </w:pPrChange>
      </w:pPr>
    </w:p>
    <w:p w14:paraId="31DEDD8E" w14:textId="3E1A19E1" w:rsidR="0032771F" w:rsidRPr="006E6534" w:rsidRDefault="00CB5412">
      <w:pPr>
        <w:pStyle w:val="2"/>
        <w:numPr>
          <w:ilvl w:val="0"/>
          <w:numId w:val="0"/>
        </w:numPr>
        <w:spacing w:line="240" w:lineRule="auto"/>
        <w:rPr>
          <w:rFonts w:cs="Times New Roman"/>
          <w:sz w:val="24"/>
          <w:szCs w:val="24"/>
          <w:rPrChange w:id="15706" w:author="N F" w:date="2023-12-05T03:08:00Z">
            <w:rPr/>
          </w:rPrChange>
        </w:rPr>
        <w:pPrChange w:id="15707" w:author="Barshadskaya, Yuliya" w:date="2024-01-15T19:17:00Z">
          <w:pPr>
            <w:pStyle w:val="2"/>
          </w:pPr>
        </w:pPrChange>
      </w:pPr>
      <w:bookmarkStart w:id="15708" w:name="_Toc115733055"/>
      <w:ins w:id="15709" w:author="Barshadskaya, Yuliya" w:date="2024-01-15T19:17:00Z">
        <w:r>
          <w:rPr>
            <w:rFonts w:cs="Times New Roman"/>
            <w:sz w:val="24"/>
            <w:szCs w:val="24"/>
          </w:rPr>
          <w:t xml:space="preserve">4.3. </w:t>
        </w:r>
      </w:ins>
      <w:r w:rsidR="0032771F" w:rsidRPr="006E6534">
        <w:rPr>
          <w:rFonts w:cs="Times New Roman"/>
          <w:sz w:val="24"/>
          <w:szCs w:val="24"/>
          <w:rPrChange w:id="15710" w:author="N F" w:date="2023-12-05T03:08:00Z">
            <w:rPr/>
          </w:rPrChange>
        </w:rPr>
        <w:t>Безопасность и эффективность</w:t>
      </w:r>
      <w:bookmarkEnd w:id="15708"/>
    </w:p>
    <w:p w14:paraId="4DE6628F" w14:textId="74BE0811" w:rsidR="0032771F" w:rsidRPr="006E6534" w:rsidRDefault="00CB5412">
      <w:pPr>
        <w:pStyle w:val="3"/>
        <w:numPr>
          <w:ilvl w:val="0"/>
          <w:numId w:val="0"/>
        </w:numPr>
        <w:spacing w:line="240" w:lineRule="auto"/>
        <w:rPr>
          <w:rFonts w:cs="Times New Roman"/>
          <w:sz w:val="24"/>
          <w:rPrChange w:id="15711" w:author="N F" w:date="2023-12-05T03:08:00Z">
            <w:rPr/>
          </w:rPrChange>
        </w:rPr>
        <w:pPrChange w:id="15712" w:author="Barshadskaya, Yuliya" w:date="2024-01-15T19:17:00Z">
          <w:pPr>
            <w:pStyle w:val="3"/>
          </w:pPr>
        </w:pPrChange>
      </w:pPr>
      <w:bookmarkStart w:id="15713" w:name="_Toc115733056"/>
      <w:ins w:id="15714" w:author="Barshadskaya, Yuliya" w:date="2024-01-15T19:17:00Z">
        <w:r>
          <w:rPr>
            <w:rFonts w:cs="Times New Roman"/>
            <w:sz w:val="24"/>
          </w:rPr>
          <w:t xml:space="preserve">4.3.1. </w:t>
        </w:r>
      </w:ins>
      <w:r w:rsidR="00FC11C8" w:rsidRPr="006E6534">
        <w:rPr>
          <w:rFonts w:cs="Times New Roman"/>
          <w:sz w:val="24"/>
          <w:rPrChange w:id="15715" w:author="N F" w:date="2023-12-05T03:08:00Z">
            <w:rPr/>
          </w:rPrChange>
        </w:rPr>
        <w:t>Клиническая эффективность</w:t>
      </w:r>
      <w:bookmarkEnd w:id="15713"/>
      <w:r w:rsidR="00FC11C8" w:rsidRPr="006E6534">
        <w:rPr>
          <w:rFonts w:cs="Times New Roman"/>
          <w:sz w:val="24"/>
          <w:rPrChange w:id="15716" w:author="N F" w:date="2023-12-05T03:08:00Z">
            <w:rPr/>
          </w:rPrChange>
        </w:rPr>
        <w:t xml:space="preserve"> </w:t>
      </w:r>
    </w:p>
    <w:p w14:paraId="6815BE50" w14:textId="63BF1CB3" w:rsidR="00CC17F1" w:rsidRPr="006E6534" w:rsidRDefault="00CC17F1">
      <w:pPr>
        <w:pStyle w:val="4"/>
        <w:numPr>
          <w:ilvl w:val="0"/>
          <w:numId w:val="0"/>
        </w:numPr>
        <w:spacing w:line="240" w:lineRule="auto"/>
        <w:rPr>
          <w:rFonts w:cs="Times New Roman"/>
        </w:rPr>
        <w:pPrChange w:id="15717" w:author="Barshadskaya, Yuliya" w:date="2024-01-15T19:17:00Z">
          <w:pPr>
            <w:pStyle w:val="4"/>
          </w:pPr>
        </w:pPrChange>
      </w:pPr>
      <w:bookmarkStart w:id="15718" w:name="_Toc115733057"/>
      <w:r w:rsidRPr="006E6534">
        <w:rPr>
          <w:rFonts w:cs="Times New Roman"/>
        </w:rPr>
        <w:t>Использование препарата в качестве терапии первой линии</w:t>
      </w:r>
      <w:bookmarkEnd w:id="15718"/>
    </w:p>
    <w:p w14:paraId="3FC7D778" w14:textId="538D878D" w:rsidR="00E15185" w:rsidRPr="006E6534" w:rsidRDefault="00750FEC">
      <w:pPr>
        <w:pStyle w:val="SDText"/>
        <w:spacing w:after="0"/>
        <w:rPr>
          <w:rFonts w:cs="Times New Roman"/>
          <w:color w:val="000000" w:themeColor="text1"/>
          <w:rPrChange w:id="15719" w:author="N F" w:date="2023-12-05T03:08:00Z">
            <w:rPr>
              <w:rFonts w:cs="Times New Roman"/>
            </w:rPr>
          </w:rPrChange>
        </w:rPr>
        <w:pPrChange w:id="15720" w:author="Barshadskaya, Yuliya" w:date="2024-01-15T19:18:00Z">
          <w:pPr>
            <w:pStyle w:val="SDText"/>
          </w:pPr>
        </w:pPrChange>
      </w:pPr>
      <w:r w:rsidRPr="006E6534">
        <w:rPr>
          <w:rFonts w:cs="Times New Roman"/>
          <w:color w:val="000000" w:themeColor="text1"/>
          <w:lang w:val="en-GB"/>
          <w:rPrChange w:id="15721" w:author="N F" w:date="2023-12-05T03:08:00Z">
            <w:rPr>
              <w:rFonts w:cs="Times New Roman"/>
              <w:lang w:val="en-GB"/>
            </w:rPr>
          </w:rPrChange>
        </w:rPr>
        <w:t>Soria</w:t>
      </w:r>
      <w:r w:rsidRPr="006E6534">
        <w:rPr>
          <w:rFonts w:cs="Times New Roman"/>
          <w:color w:val="000000" w:themeColor="text1"/>
          <w:rPrChange w:id="15722" w:author="N F" w:date="2023-12-05T03:08:00Z">
            <w:rPr>
              <w:rFonts w:cs="Times New Roman"/>
            </w:rPr>
          </w:rPrChange>
        </w:rPr>
        <w:t xml:space="preserve"> </w:t>
      </w:r>
      <w:r w:rsidRPr="006E6534">
        <w:rPr>
          <w:rFonts w:cs="Times New Roman"/>
          <w:color w:val="000000" w:themeColor="text1"/>
          <w:lang w:val="en-US"/>
          <w:rPrChange w:id="15723" w:author="N F" w:date="2023-12-05T03:08:00Z">
            <w:rPr>
              <w:rFonts w:cs="Times New Roman"/>
              <w:lang w:val="en-US"/>
            </w:rPr>
          </w:rPrChange>
        </w:rPr>
        <w:t>et</w:t>
      </w:r>
      <w:r w:rsidRPr="006E6534">
        <w:rPr>
          <w:rFonts w:cs="Times New Roman"/>
          <w:color w:val="000000" w:themeColor="text1"/>
          <w:rPrChange w:id="15724" w:author="N F" w:date="2023-12-05T03:08:00Z">
            <w:rPr>
              <w:rFonts w:cs="Times New Roman"/>
            </w:rPr>
          </w:rPrChange>
        </w:rPr>
        <w:t xml:space="preserve"> </w:t>
      </w:r>
      <w:r w:rsidRPr="006E6534">
        <w:rPr>
          <w:rFonts w:cs="Times New Roman"/>
          <w:color w:val="000000" w:themeColor="text1"/>
          <w:lang w:val="en-US"/>
          <w:rPrChange w:id="15725" w:author="N F" w:date="2023-12-05T03:08:00Z">
            <w:rPr>
              <w:rFonts w:cs="Times New Roman"/>
              <w:lang w:val="en-US"/>
            </w:rPr>
          </w:rPrChange>
        </w:rPr>
        <w:t>al</w:t>
      </w:r>
      <w:r w:rsidRPr="006E6534">
        <w:rPr>
          <w:rFonts w:cs="Times New Roman"/>
          <w:color w:val="000000" w:themeColor="text1"/>
          <w:rPrChange w:id="15726" w:author="N F" w:date="2023-12-05T03:08:00Z">
            <w:rPr>
              <w:rFonts w:cs="Times New Roman"/>
            </w:rPr>
          </w:rPrChange>
        </w:rPr>
        <w:t xml:space="preserve">. (2018) опубликовали результаты </w:t>
      </w:r>
      <w:r w:rsidR="00B63DCF" w:rsidRPr="006E6534">
        <w:rPr>
          <w:rFonts w:cs="Times New Roman"/>
          <w:color w:val="000000" w:themeColor="text1"/>
          <w:rPrChange w:id="15727" w:author="N F" w:date="2023-12-05T03:08:00Z">
            <w:rPr>
              <w:rFonts w:cs="Times New Roman"/>
            </w:rPr>
          </w:rPrChange>
        </w:rPr>
        <w:t>двойного слепого</w:t>
      </w:r>
      <w:r w:rsidRPr="006E6534">
        <w:rPr>
          <w:rFonts w:cs="Times New Roman"/>
          <w:color w:val="000000" w:themeColor="text1"/>
          <w:rPrChange w:id="15728" w:author="N F" w:date="2023-12-05T03:08:00Z">
            <w:rPr>
              <w:rFonts w:cs="Times New Roman"/>
            </w:rPr>
          </w:rPrChange>
        </w:rPr>
        <w:t xml:space="preserve"> </w:t>
      </w:r>
      <w:r w:rsidR="00197E9D" w:rsidRPr="006E6534">
        <w:rPr>
          <w:rFonts w:cs="Times New Roman"/>
          <w:color w:val="000000" w:themeColor="text1"/>
          <w:rPrChange w:id="15729" w:author="N F" w:date="2023-12-05T03:08:00Z">
            <w:rPr>
              <w:rFonts w:cs="Times New Roman"/>
            </w:rPr>
          </w:rPrChange>
        </w:rPr>
        <w:t xml:space="preserve">клинического </w:t>
      </w:r>
      <w:r w:rsidRPr="006E6534">
        <w:rPr>
          <w:rFonts w:cs="Times New Roman"/>
          <w:color w:val="000000" w:themeColor="text1"/>
          <w:rPrChange w:id="15730" w:author="N F" w:date="2023-12-05T03:08:00Z">
            <w:rPr>
              <w:rFonts w:cs="Times New Roman"/>
            </w:rPr>
          </w:rPrChange>
        </w:rPr>
        <w:t xml:space="preserve">исследования </w:t>
      </w:r>
      <w:r w:rsidRPr="006E6534">
        <w:rPr>
          <w:rFonts w:cs="Times New Roman"/>
          <w:color w:val="000000" w:themeColor="text1"/>
          <w:lang w:val="en-US"/>
          <w:rPrChange w:id="15731" w:author="N F" w:date="2023-12-05T03:08:00Z">
            <w:rPr>
              <w:rFonts w:cs="Times New Roman"/>
              <w:lang w:val="en-US"/>
            </w:rPr>
          </w:rPrChange>
        </w:rPr>
        <w:t>III</w:t>
      </w:r>
      <w:r w:rsidRPr="006E6534">
        <w:rPr>
          <w:rFonts w:cs="Times New Roman"/>
          <w:color w:val="000000" w:themeColor="text1"/>
          <w:rPrChange w:id="15732" w:author="N F" w:date="2023-12-05T03:08:00Z">
            <w:rPr>
              <w:rFonts w:cs="Times New Roman"/>
            </w:rPr>
          </w:rPrChange>
        </w:rPr>
        <w:t xml:space="preserve"> фазы по оценке эффективности осимертиниба в качестве базисной терапии НМРЛ</w:t>
      </w:r>
      <w:r w:rsidR="00487F42" w:rsidRPr="006E6534">
        <w:rPr>
          <w:rFonts w:cs="Times New Roman"/>
          <w:color w:val="000000" w:themeColor="text1"/>
          <w:rPrChange w:id="15733" w:author="N F" w:date="2023-12-05T03:08:00Z">
            <w:rPr>
              <w:rFonts w:cs="Times New Roman"/>
            </w:rPr>
          </w:rPrChange>
        </w:rPr>
        <w:t xml:space="preserve"> (</w:t>
      </w:r>
      <w:r w:rsidR="00487F42" w:rsidRPr="006E6534">
        <w:rPr>
          <w:rFonts w:cs="Times New Roman"/>
          <w:color w:val="000000" w:themeColor="text1"/>
          <w:lang w:val="en-US"/>
          <w:rPrChange w:id="15734" w:author="N F" w:date="2023-12-05T03:08:00Z">
            <w:rPr>
              <w:rFonts w:cs="Times New Roman"/>
              <w:lang w:val="en-US"/>
            </w:rPr>
          </w:rPrChange>
        </w:rPr>
        <w:t>FLAURA</w:t>
      </w:r>
      <w:r w:rsidR="00487F42" w:rsidRPr="006E6534">
        <w:rPr>
          <w:rFonts w:cs="Times New Roman"/>
          <w:color w:val="000000" w:themeColor="text1"/>
          <w:rPrChange w:id="15735" w:author="N F" w:date="2023-12-05T03:08:00Z">
            <w:rPr>
              <w:rFonts w:cs="Times New Roman"/>
            </w:rPr>
          </w:rPrChange>
        </w:rPr>
        <w:t>)</w:t>
      </w:r>
      <w:r w:rsidRPr="006E6534">
        <w:rPr>
          <w:rFonts w:cs="Times New Roman"/>
          <w:color w:val="000000" w:themeColor="text1"/>
          <w:rPrChange w:id="15736" w:author="N F" w:date="2023-12-05T03:08:00Z">
            <w:rPr>
              <w:rFonts w:cs="Times New Roman"/>
            </w:rPr>
          </w:rPrChange>
        </w:rPr>
        <w:t xml:space="preserve">. </w:t>
      </w:r>
      <w:r w:rsidR="00B63DCF" w:rsidRPr="006E6534">
        <w:rPr>
          <w:rFonts w:cs="Times New Roman"/>
          <w:color w:val="000000" w:themeColor="text1"/>
          <w:rPrChange w:id="15737" w:author="N F" w:date="2023-12-05T03:08:00Z">
            <w:rPr>
              <w:rFonts w:cs="Times New Roman"/>
            </w:rPr>
          </w:rPrChange>
        </w:rPr>
        <w:t>В исследовании приняли участие 556 пациентов с ранее не</w:t>
      </w:r>
      <w:r w:rsidR="00320866" w:rsidRPr="006E6534">
        <w:rPr>
          <w:rFonts w:cs="Times New Roman"/>
          <w:color w:val="000000" w:themeColor="text1"/>
          <w:rPrChange w:id="15738" w:author="N F" w:date="2023-12-05T03:08:00Z">
            <w:rPr>
              <w:rFonts w:cs="Times New Roman"/>
            </w:rPr>
          </w:rPrChange>
        </w:rPr>
        <w:t xml:space="preserve"> </w:t>
      </w:r>
      <w:r w:rsidR="00B63DCF" w:rsidRPr="006E6534">
        <w:rPr>
          <w:rFonts w:cs="Times New Roman"/>
          <w:color w:val="000000" w:themeColor="text1"/>
          <w:rPrChange w:id="15739" w:author="N F" w:date="2023-12-05T03:08:00Z">
            <w:rPr>
              <w:rFonts w:cs="Times New Roman"/>
            </w:rPr>
          </w:rPrChange>
        </w:rPr>
        <w:t xml:space="preserve">леченным НМРЛ с мутацией </w:t>
      </w:r>
      <w:r w:rsidR="00B63DCF" w:rsidRPr="006E6534">
        <w:rPr>
          <w:rFonts w:cs="Times New Roman"/>
          <w:color w:val="000000" w:themeColor="text1"/>
          <w:lang w:val="en-US"/>
          <w:rPrChange w:id="15740" w:author="N F" w:date="2023-12-05T03:08:00Z">
            <w:rPr>
              <w:rFonts w:cs="Times New Roman"/>
              <w:lang w:val="en-US"/>
            </w:rPr>
          </w:rPrChange>
        </w:rPr>
        <w:t>EGFR</w:t>
      </w:r>
      <w:r w:rsidR="00B63DCF" w:rsidRPr="006E6534">
        <w:rPr>
          <w:rFonts w:cs="Times New Roman"/>
          <w:color w:val="000000" w:themeColor="text1"/>
          <w:rPrChange w:id="15741" w:author="N F" w:date="2023-12-05T03:08:00Z">
            <w:rPr>
              <w:rFonts w:cs="Times New Roman"/>
            </w:rPr>
          </w:rPrChange>
        </w:rPr>
        <w:t xml:space="preserve"> (делеция экзона 19 или замена </w:t>
      </w:r>
      <w:r w:rsidR="00B63DCF" w:rsidRPr="006E6534">
        <w:rPr>
          <w:rFonts w:cs="Times New Roman"/>
          <w:color w:val="000000" w:themeColor="text1"/>
          <w:lang w:val="en-US"/>
          <w:rPrChange w:id="15742" w:author="N F" w:date="2023-12-05T03:08:00Z">
            <w:rPr>
              <w:rFonts w:cs="Times New Roman"/>
              <w:lang w:val="en-US"/>
            </w:rPr>
          </w:rPrChange>
        </w:rPr>
        <w:t>L</w:t>
      </w:r>
      <w:r w:rsidR="00B63DCF" w:rsidRPr="006E6534">
        <w:rPr>
          <w:rFonts w:cs="Times New Roman"/>
          <w:color w:val="000000" w:themeColor="text1"/>
          <w:rPrChange w:id="15743" w:author="N F" w:date="2023-12-05T03:08:00Z">
            <w:rPr>
              <w:rFonts w:cs="Times New Roman"/>
            </w:rPr>
          </w:rPrChange>
        </w:rPr>
        <w:t>858</w:t>
      </w:r>
      <w:r w:rsidR="00B63DCF" w:rsidRPr="006E6534">
        <w:rPr>
          <w:rFonts w:cs="Times New Roman"/>
          <w:color w:val="000000" w:themeColor="text1"/>
          <w:lang w:val="en-US"/>
          <w:rPrChange w:id="15744" w:author="N F" w:date="2023-12-05T03:08:00Z">
            <w:rPr>
              <w:rFonts w:cs="Times New Roman"/>
              <w:lang w:val="en-US"/>
            </w:rPr>
          </w:rPrChange>
        </w:rPr>
        <w:t>R</w:t>
      </w:r>
      <w:r w:rsidR="00B63DCF" w:rsidRPr="006E6534">
        <w:rPr>
          <w:rFonts w:cs="Times New Roman"/>
          <w:color w:val="000000" w:themeColor="text1"/>
          <w:rPrChange w:id="15745" w:author="N F" w:date="2023-12-05T03:08:00Z">
            <w:rPr>
              <w:rFonts w:cs="Times New Roman"/>
            </w:rPr>
          </w:rPrChange>
        </w:rPr>
        <w:t xml:space="preserve">). Пациентов разделили </w:t>
      </w:r>
      <w:r w:rsidR="00D64E7C" w:rsidRPr="006E6534">
        <w:rPr>
          <w:rFonts w:cs="Times New Roman"/>
          <w:color w:val="000000" w:themeColor="text1"/>
          <w:rPrChange w:id="15746" w:author="N F" w:date="2023-12-05T03:08:00Z">
            <w:rPr>
              <w:rFonts w:cs="Times New Roman"/>
            </w:rPr>
          </w:rPrChange>
        </w:rPr>
        <w:t xml:space="preserve">1:1 в группы, где в первой группе участники принимали осимертиниб в дозе 80 мг/сут, а во второй – </w:t>
      </w:r>
      <w:r w:rsidR="00581EDB" w:rsidRPr="006E6534">
        <w:rPr>
          <w:rFonts w:cs="Times New Roman"/>
          <w:color w:val="000000" w:themeColor="text1"/>
          <w:rPrChange w:id="15747" w:author="N F" w:date="2023-12-05T03:08:00Z">
            <w:rPr>
              <w:rFonts w:cs="Times New Roman"/>
            </w:rPr>
          </w:rPrChange>
        </w:rPr>
        <w:t xml:space="preserve">стандартный ингибитор тирозинкиназы </w:t>
      </w:r>
      <w:r w:rsidR="00581EDB" w:rsidRPr="006E6534">
        <w:rPr>
          <w:rFonts w:cs="Times New Roman"/>
          <w:color w:val="000000" w:themeColor="text1"/>
          <w:lang w:val="en-US"/>
          <w:rPrChange w:id="15748" w:author="N F" w:date="2023-12-05T03:08:00Z">
            <w:rPr>
              <w:rFonts w:cs="Times New Roman"/>
              <w:lang w:val="en-US"/>
            </w:rPr>
          </w:rPrChange>
        </w:rPr>
        <w:t>EGFR</w:t>
      </w:r>
      <w:r w:rsidR="00581EDB" w:rsidRPr="006E6534">
        <w:rPr>
          <w:rFonts w:cs="Times New Roman"/>
          <w:color w:val="000000" w:themeColor="text1"/>
          <w:rPrChange w:id="15749" w:author="N F" w:date="2023-12-05T03:08:00Z">
            <w:rPr>
              <w:rFonts w:cs="Times New Roman"/>
            </w:rPr>
          </w:rPrChange>
        </w:rPr>
        <w:t xml:space="preserve"> – гефитиниб в дозе 250 мг/су</w:t>
      </w:r>
      <w:r w:rsidR="00EB02E9" w:rsidRPr="006E6534">
        <w:rPr>
          <w:rFonts w:cs="Times New Roman"/>
          <w:color w:val="000000" w:themeColor="text1"/>
          <w:rPrChange w:id="15750" w:author="N F" w:date="2023-12-05T03:08:00Z">
            <w:rPr>
              <w:rFonts w:cs="Times New Roman"/>
            </w:rPr>
          </w:rPrChange>
        </w:rPr>
        <w:t>т</w:t>
      </w:r>
      <w:r w:rsidR="00581EDB" w:rsidRPr="006E6534">
        <w:rPr>
          <w:rFonts w:cs="Times New Roman"/>
          <w:color w:val="000000" w:themeColor="text1"/>
          <w:rPrChange w:id="15751" w:author="N F" w:date="2023-12-05T03:08:00Z">
            <w:rPr>
              <w:rFonts w:cs="Times New Roman"/>
            </w:rPr>
          </w:rPrChange>
        </w:rPr>
        <w:t xml:space="preserve"> или эрлотиниб в дозе 150 мг/сут. В качестве первичной конечной точки оценивали выживаемость пациентов без прогрессирования. </w:t>
      </w:r>
      <w:r w:rsidR="009143BC" w:rsidRPr="006E6534">
        <w:rPr>
          <w:rFonts w:cs="Times New Roman"/>
          <w:color w:val="000000" w:themeColor="text1"/>
          <w:rPrChange w:id="15752" w:author="N F" w:date="2023-12-05T03:08:00Z">
            <w:rPr>
              <w:rFonts w:cs="Times New Roman"/>
            </w:rPr>
          </w:rPrChange>
        </w:rPr>
        <w:t xml:space="preserve">Медиана выживаемости без прогрессирования заболевания была значительно выше </w:t>
      </w:r>
      <w:r w:rsidR="0083646E" w:rsidRPr="006E6534">
        <w:rPr>
          <w:rFonts w:cs="Times New Roman"/>
          <w:color w:val="000000" w:themeColor="text1"/>
          <w:rPrChange w:id="15753" w:author="N F" w:date="2023-12-05T03:08:00Z">
            <w:rPr>
              <w:rFonts w:cs="Times New Roman"/>
            </w:rPr>
          </w:rPrChange>
        </w:rPr>
        <w:t xml:space="preserve">у пациентов </w:t>
      </w:r>
      <w:r w:rsidR="009143BC" w:rsidRPr="006E6534">
        <w:rPr>
          <w:rFonts w:cs="Times New Roman"/>
          <w:color w:val="000000" w:themeColor="text1"/>
          <w:rPrChange w:id="15754" w:author="N F" w:date="2023-12-05T03:08:00Z">
            <w:rPr>
              <w:rFonts w:cs="Times New Roman"/>
            </w:rPr>
          </w:rPrChange>
        </w:rPr>
        <w:t>при</w:t>
      </w:r>
      <w:r w:rsidR="0083646E" w:rsidRPr="006E6534">
        <w:rPr>
          <w:rFonts w:cs="Times New Roman"/>
          <w:color w:val="000000" w:themeColor="text1"/>
          <w:rPrChange w:id="15755" w:author="N F" w:date="2023-12-05T03:08:00Z">
            <w:rPr>
              <w:rFonts w:cs="Times New Roman"/>
            </w:rPr>
          </w:rPrChange>
        </w:rPr>
        <w:t>нимавших</w:t>
      </w:r>
      <w:r w:rsidR="009143BC" w:rsidRPr="006E6534">
        <w:rPr>
          <w:rFonts w:cs="Times New Roman"/>
          <w:color w:val="000000" w:themeColor="text1"/>
          <w:rPrChange w:id="15756" w:author="N F" w:date="2023-12-05T03:08:00Z">
            <w:rPr>
              <w:rFonts w:cs="Times New Roman"/>
            </w:rPr>
          </w:rPrChange>
        </w:rPr>
        <w:t xml:space="preserve"> осимертиниб, чем при </w:t>
      </w:r>
      <w:r w:rsidR="00782D91" w:rsidRPr="006E6534">
        <w:rPr>
          <w:rFonts w:cs="Times New Roman"/>
          <w:color w:val="000000" w:themeColor="text1"/>
          <w:rPrChange w:id="15757" w:author="N F" w:date="2023-12-05T03:08:00Z">
            <w:rPr>
              <w:rFonts w:cs="Times New Roman"/>
            </w:rPr>
          </w:rPrChange>
        </w:rPr>
        <w:t xml:space="preserve">лечении </w:t>
      </w:r>
      <w:r w:rsidR="009143BC" w:rsidRPr="006E6534">
        <w:rPr>
          <w:rFonts w:cs="Times New Roman"/>
          <w:color w:val="000000" w:themeColor="text1"/>
          <w:rPrChange w:id="15758" w:author="N F" w:date="2023-12-05T03:08:00Z">
            <w:rPr>
              <w:rFonts w:cs="Times New Roman"/>
            </w:rPr>
          </w:rPrChange>
        </w:rPr>
        <w:t>стандартны</w:t>
      </w:r>
      <w:r w:rsidR="00782D91" w:rsidRPr="006E6534">
        <w:rPr>
          <w:rFonts w:cs="Times New Roman"/>
          <w:color w:val="000000" w:themeColor="text1"/>
          <w:rPrChange w:id="15759" w:author="N F" w:date="2023-12-05T03:08:00Z">
            <w:rPr>
              <w:rFonts w:cs="Times New Roman"/>
            </w:rPr>
          </w:rPrChange>
        </w:rPr>
        <w:t>ми</w:t>
      </w:r>
      <w:r w:rsidR="009143BC" w:rsidRPr="006E6534">
        <w:rPr>
          <w:rFonts w:cs="Times New Roman"/>
          <w:color w:val="000000" w:themeColor="text1"/>
          <w:rPrChange w:id="15760" w:author="N F" w:date="2023-12-05T03:08:00Z">
            <w:rPr>
              <w:rFonts w:cs="Times New Roman"/>
            </w:rPr>
          </w:rPrChange>
        </w:rPr>
        <w:t xml:space="preserve"> ингибитор</w:t>
      </w:r>
      <w:r w:rsidR="00782D91" w:rsidRPr="006E6534">
        <w:rPr>
          <w:rFonts w:cs="Times New Roman"/>
          <w:color w:val="000000" w:themeColor="text1"/>
          <w:rPrChange w:id="15761" w:author="N F" w:date="2023-12-05T03:08:00Z">
            <w:rPr>
              <w:rFonts w:cs="Times New Roman"/>
            </w:rPr>
          </w:rPrChange>
        </w:rPr>
        <w:t>ами</w:t>
      </w:r>
      <w:r w:rsidR="009143BC" w:rsidRPr="006E6534">
        <w:rPr>
          <w:rFonts w:cs="Times New Roman"/>
          <w:color w:val="000000" w:themeColor="text1"/>
          <w:rPrChange w:id="15762" w:author="N F" w:date="2023-12-05T03:08:00Z">
            <w:rPr>
              <w:rFonts w:cs="Times New Roman"/>
            </w:rPr>
          </w:rPrChange>
        </w:rPr>
        <w:t xml:space="preserve"> тирозинкиназы EGFR (18,9 мес. против 10,2 мес.; отношение риск</w:t>
      </w:r>
      <w:r w:rsidR="00EB02E9" w:rsidRPr="006E6534">
        <w:rPr>
          <w:rFonts w:cs="Times New Roman"/>
          <w:color w:val="000000" w:themeColor="text1"/>
          <w:rPrChange w:id="15763" w:author="N F" w:date="2023-12-05T03:08:00Z">
            <w:rPr>
              <w:rFonts w:cs="Times New Roman"/>
            </w:rPr>
          </w:rPrChange>
        </w:rPr>
        <w:t>ов</w:t>
      </w:r>
      <w:r w:rsidR="009143BC" w:rsidRPr="006E6534">
        <w:rPr>
          <w:rFonts w:cs="Times New Roman"/>
          <w:color w:val="000000" w:themeColor="text1"/>
          <w:rPrChange w:id="15764" w:author="N F" w:date="2023-12-05T03:08:00Z">
            <w:rPr>
              <w:rFonts w:cs="Times New Roman"/>
            </w:rPr>
          </w:rPrChange>
        </w:rPr>
        <w:t xml:space="preserve"> прогрессирования заболевания или смерти 0,46; 95% ДИ 0,37–0,57; </w:t>
      </w:r>
      <w:r w:rsidR="009143BC" w:rsidRPr="006E6534">
        <w:rPr>
          <w:rFonts w:cs="Times New Roman"/>
          <w:color w:val="000000" w:themeColor="text1"/>
          <w:lang w:val="en-US"/>
          <w:rPrChange w:id="15765" w:author="N F" w:date="2023-12-05T03:08:00Z">
            <w:rPr>
              <w:rFonts w:cs="Times New Roman"/>
              <w:lang w:val="en-US"/>
            </w:rPr>
          </w:rPrChange>
        </w:rPr>
        <w:t>p</w:t>
      </w:r>
      <w:r w:rsidR="009143BC" w:rsidRPr="006E6534">
        <w:rPr>
          <w:rFonts w:cs="Times New Roman"/>
          <w:color w:val="000000" w:themeColor="text1"/>
          <w:rPrChange w:id="15766" w:author="N F" w:date="2023-12-05T03:08:00Z">
            <w:rPr>
              <w:rFonts w:cs="Times New Roman"/>
            </w:rPr>
          </w:rPrChange>
        </w:rPr>
        <w:t xml:space="preserve"> &lt; 0,001). Частота объективного ответа была одинаковой в двух группах: 80% при </w:t>
      </w:r>
      <w:r w:rsidR="00A3332D" w:rsidRPr="006E6534">
        <w:rPr>
          <w:rFonts w:cs="Times New Roman"/>
          <w:color w:val="000000" w:themeColor="text1"/>
          <w:rPrChange w:id="15767" w:author="N F" w:date="2023-12-05T03:08:00Z">
            <w:rPr>
              <w:rFonts w:cs="Times New Roman"/>
            </w:rPr>
          </w:rPrChange>
        </w:rPr>
        <w:t xml:space="preserve">использовании </w:t>
      </w:r>
      <w:r w:rsidR="009143BC" w:rsidRPr="006E6534">
        <w:rPr>
          <w:rFonts w:cs="Times New Roman"/>
          <w:color w:val="000000" w:themeColor="text1"/>
          <w:rPrChange w:id="15768" w:author="N F" w:date="2023-12-05T03:08:00Z">
            <w:rPr>
              <w:rFonts w:cs="Times New Roman"/>
            </w:rPr>
          </w:rPrChange>
        </w:rPr>
        <w:t xml:space="preserve">осимертиниба и 76% при </w:t>
      </w:r>
      <w:r w:rsidR="0029036B" w:rsidRPr="006E6534">
        <w:rPr>
          <w:rFonts w:cs="Times New Roman"/>
          <w:color w:val="000000" w:themeColor="text1"/>
          <w:rPrChange w:id="15769" w:author="N F" w:date="2023-12-05T03:08:00Z">
            <w:rPr>
              <w:rFonts w:cs="Times New Roman"/>
            </w:rPr>
          </w:rPrChange>
        </w:rPr>
        <w:t xml:space="preserve">лечении </w:t>
      </w:r>
      <w:r w:rsidR="009143BC" w:rsidRPr="006E6534">
        <w:rPr>
          <w:rFonts w:cs="Times New Roman"/>
          <w:color w:val="000000" w:themeColor="text1"/>
          <w:rPrChange w:id="15770" w:author="N F" w:date="2023-12-05T03:08:00Z">
            <w:rPr>
              <w:rFonts w:cs="Times New Roman"/>
            </w:rPr>
          </w:rPrChange>
        </w:rPr>
        <w:t>стандартны</w:t>
      </w:r>
      <w:r w:rsidR="0029036B" w:rsidRPr="006E6534">
        <w:rPr>
          <w:rFonts w:cs="Times New Roman"/>
          <w:color w:val="000000" w:themeColor="text1"/>
          <w:rPrChange w:id="15771" w:author="N F" w:date="2023-12-05T03:08:00Z">
            <w:rPr>
              <w:rFonts w:cs="Times New Roman"/>
            </w:rPr>
          </w:rPrChange>
        </w:rPr>
        <w:t>ми</w:t>
      </w:r>
      <w:r w:rsidR="009143BC" w:rsidRPr="006E6534">
        <w:rPr>
          <w:rFonts w:cs="Times New Roman"/>
          <w:color w:val="000000" w:themeColor="text1"/>
          <w:rPrChange w:id="15772" w:author="N F" w:date="2023-12-05T03:08:00Z">
            <w:rPr>
              <w:rFonts w:cs="Times New Roman"/>
            </w:rPr>
          </w:rPrChange>
        </w:rPr>
        <w:t xml:space="preserve"> </w:t>
      </w:r>
      <w:r w:rsidR="00966AB8" w:rsidRPr="006E6534">
        <w:rPr>
          <w:rFonts w:cs="Times New Roman"/>
          <w:color w:val="000000" w:themeColor="text1"/>
          <w:rPrChange w:id="15773" w:author="N F" w:date="2023-12-05T03:08:00Z">
            <w:rPr>
              <w:rFonts w:cs="Times New Roman"/>
            </w:rPr>
          </w:rPrChange>
        </w:rPr>
        <w:t>ингибитор</w:t>
      </w:r>
      <w:r w:rsidR="0029036B" w:rsidRPr="006E6534">
        <w:rPr>
          <w:rFonts w:cs="Times New Roman"/>
          <w:color w:val="000000" w:themeColor="text1"/>
          <w:rPrChange w:id="15774" w:author="N F" w:date="2023-12-05T03:08:00Z">
            <w:rPr>
              <w:rFonts w:cs="Times New Roman"/>
            </w:rPr>
          </w:rPrChange>
        </w:rPr>
        <w:t>ами</w:t>
      </w:r>
      <w:r w:rsidR="00966AB8" w:rsidRPr="006E6534">
        <w:rPr>
          <w:rFonts w:cs="Times New Roman"/>
          <w:color w:val="000000" w:themeColor="text1"/>
          <w:rPrChange w:id="15775" w:author="N F" w:date="2023-12-05T03:08:00Z">
            <w:rPr>
              <w:rFonts w:cs="Times New Roman"/>
            </w:rPr>
          </w:rPrChange>
        </w:rPr>
        <w:t xml:space="preserve"> тирозинкиназы </w:t>
      </w:r>
      <w:r w:rsidR="009143BC" w:rsidRPr="006E6534">
        <w:rPr>
          <w:rFonts w:cs="Times New Roman"/>
          <w:color w:val="000000" w:themeColor="text1"/>
          <w:rPrChange w:id="15776" w:author="N F" w:date="2023-12-05T03:08:00Z">
            <w:rPr>
              <w:rFonts w:cs="Times New Roman"/>
            </w:rPr>
          </w:rPrChange>
        </w:rPr>
        <w:t xml:space="preserve">EGFR (отношение </w:t>
      </w:r>
      <w:r w:rsidR="00966AB8" w:rsidRPr="006E6534">
        <w:rPr>
          <w:rFonts w:cs="Times New Roman"/>
          <w:color w:val="000000" w:themeColor="text1"/>
          <w:rPrChange w:id="15777" w:author="N F" w:date="2023-12-05T03:08:00Z">
            <w:rPr>
              <w:rFonts w:cs="Times New Roman"/>
            </w:rPr>
          </w:rPrChange>
        </w:rPr>
        <w:t>риск</w:t>
      </w:r>
      <w:r w:rsidR="00EB02E9" w:rsidRPr="006E6534">
        <w:rPr>
          <w:rFonts w:cs="Times New Roman"/>
          <w:color w:val="000000" w:themeColor="text1"/>
          <w:rPrChange w:id="15778" w:author="N F" w:date="2023-12-05T03:08:00Z">
            <w:rPr>
              <w:rFonts w:cs="Times New Roman"/>
            </w:rPr>
          </w:rPrChange>
        </w:rPr>
        <w:t>ов</w:t>
      </w:r>
      <w:r w:rsidR="009143BC" w:rsidRPr="006E6534">
        <w:rPr>
          <w:rFonts w:cs="Times New Roman"/>
          <w:color w:val="000000" w:themeColor="text1"/>
          <w:rPrChange w:id="15779" w:author="N F" w:date="2023-12-05T03:08:00Z">
            <w:rPr>
              <w:rFonts w:cs="Times New Roman"/>
            </w:rPr>
          </w:rPrChange>
        </w:rPr>
        <w:t xml:space="preserve"> 1,27; 95% ДИ 0,85–1,90; </w:t>
      </w:r>
      <w:r w:rsidR="00966AB8" w:rsidRPr="006E6534">
        <w:rPr>
          <w:rFonts w:cs="Times New Roman"/>
          <w:color w:val="000000" w:themeColor="text1"/>
          <w:lang w:val="en-US"/>
          <w:rPrChange w:id="15780" w:author="N F" w:date="2023-12-05T03:08:00Z">
            <w:rPr>
              <w:rFonts w:cs="Times New Roman"/>
              <w:lang w:val="en-US"/>
            </w:rPr>
          </w:rPrChange>
        </w:rPr>
        <w:t>p</w:t>
      </w:r>
      <w:r w:rsidR="009143BC" w:rsidRPr="006E6534">
        <w:rPr>
          <w:rFonts w:cs="Times New Roman"/>
          <w:color w:val="000000" w:themeColor="text1"/>
          <w:rPrChange w:id="15781" w:author="N F" w:date="2023-12-05T03:08:00Z">
            <w:rPr>
              <w:rFonts w:cs="Times New Roman"/>
            </w:rPr>
          </w:rPrChange>
        </w:rPr>
        <w:t xml:space="preserve"> = 0,24). Средняя продолжительность ответа составила 17,2 мес</w:t>
      </w:r>
      <w:r w:rsidR="00966AB8" w:rsidRPr="006E6534">
        <w:rPr>
          <w:rFonts w:cs="Times New Roman"/>
          <w:color w:val="000000" w:themeColor="text1"/>
          <w:rPrChange w:id="15782" w:author="N F" w:date="2023-12-05T03:08:00Z">
            <w:rPr>
              <w:rFonts w:cs="Times New Roman"/>
            </w:rPr>
          </w:rPrChange>
        </w:rPr>
        <w:t>.</w:t>
      </w:r>
      <w:r w:rsidR="009143BC" w:rsidRPr="006E6534">
        <w:rPr>
          <w:rFonts w:cs="Times New Roman"/>
          <w:color w:val="000000" w:themeColor="text1"/>
          <w:rPrChange w:id="15783" w:author="N F" w:date="2023-12-05T03:08:00Z">
            <w:rPr>
              <w:rFonts w:cs="Times New Roman"/>
            </w:rPr>
          </w:rPrChange>
        </w:rPr>
        <w:t xml:space="preserve"> (95% ДИ, от 13,8 до 22,0) для осимертиниба по сравнению с 8,5 мес</w:t>
      </w:r>
      <w:r w:rsidR="00966AB8" w:rsidRPr="006E6534">
        <w:rPr>
          <w:rFonts w:cs="Times New Roman"/>
          <w:color w:val="000000" w:themeColor="text1"/>
          <w:rPrChange w:id="15784" w:author="N F" w:date="2023-12-05T03:08:00Z">
            <w:rPr>
              <w:rFonts w:cs="Times New Roman"/>
            </w:rPr>
          </w:rPrChange>
        </w:rPr>
        <w:t>.</w:t>
      </w:r>
      <w:r w:rsidR="009143BC" w:rsidRPr="006E6534">
        <w:rPr>
          <w:rFonts w:cs="Times New Roman"/>
          <w:color w:val="000000" w:themeColor="text1"/>
          <w:rPrChange w:id="15785" w:author="N F" w:date="2023-12-05T03:08:00Z">
            <w:rPr>
              <w:rFonts w:cs="Times New Roman"/>
            </w:rPr>
          </w:rPrChange>
        </w:rPr>
        <w:t xml:space="preserve"> (95% ДИ, от 7,3 до 9,8) для стандартных </w:t>
      </w:r>
      <w:r w:rsidR="00966AB8" w:rsidRPr="006E6534">
        <w:rPr>
          <w:rFonts w:cs="Times New Roman"/>
          <w:color w:val="000000" w:themeColor="text1"/>
          <w:rPrChange w:id="15786" w:author="N F" w:date="2023-12-05T03:08:00Z">
            <w:rPr>
              <w:rFonts w:cs="Times New Roman"/>
            </w:rPr>
          </w:rPrChange>
        </w:rPr>
        <w:t>ингибиторов тирозинкиназы</w:t>
      </w:r>
      <w:r w:rsidR="009143BC" w:rsidRPr="006E6534">
        <w:rPr>
          <w:rFonts w:cs="Times New Roman"/>
          <w:color w:val="000000" w:themeColor="text1"/>
          <w:rPrChange w:id="15787" w:author="N F" w:date="2023-12-05T03:08:00Z">
            <w:rPr>
              <w:rFonts w:cs="Times New Roman"/>
            </w:rPr>
          </w:rPrChange>
        </w:rPr>
        <w:t xml:space="preserve"> EGFR. Выживаемость через 18 мес</w:t>
      </w:r>
      <w:r w:rsidR="002E3A4E" w:rsidRPr="006E6534">
        <w:rPr>
          <w:rFonts w:cs="Times New Roman"/>
          <w:color w:val="000000" w:themeColor="text1"/>
          <w:rPrChange w:id="15788" w:author="N F" w:date="2023-12-05T03:08:00Z">
            <w:rPr>
              <w:rFonts w:cs="Times New Roman"/>
            </w:rPr>
          </w:rPrChange>
        </w:rPr>
        <w:t>.</w:t>
      </w:r>
      <w:r w:rsidR="009143BC" w:rsidRPr="006E6534">
        <w:rPr>
          <w:rFonts w:cs="Times New Roman"/>
          <w:color w:val="000000" w:themeColor="text1"/>
          <w:rPrChange w:id="15789" w:author="N F" w:date="2023-12-05T03:08:00Z">
            <w:rPr>
              <w:rFonts w:cs="Times New Roman"/>
            </w:rPr>
          </w:rPrChange>
        </w:rPr>
        <w:t xml:space="preserve"> составила 83% (95% ДИ, от 78 до 87) </w:t>
      </w:r>
      <w:r w:rsidR="002E3A4E" w:rsidRPr="006E6534">
        <w:rPr>
          <w:rFonts w:cs="Times New Roman"/>
          <w:color w:val="000000" w:themeColor="text1"/>
          <w:rPrChange w:id="15790" w:author="N F" w:date="2023-12-05T03:08:00Z">
            <w:rPr>
              <w:rFonts w:cs="Times New Roman"/>
            </w:rPr>
          </w:rPrChange>
        </w:rPr>
        <w:t xml:space="preserve">у пациентов в группе </w:t>
      </w:r>
      <w:r w:rsidR="009143BC" w:rsidRPr="006E6534">
        <w:rPr>
          <w:rFonts w:cs="Times New Roman"/>
          <w:color w:val="000000" w:themeColor="text1"/>
          <w:rPrChange w:id="15791" w:author="N F" w:date="2023-12-05T03:08:00Z">
            <w:rPr>
              <w:rFonts w:cs="Times New Roman"/>
            </w:rPr>
          </w:rPrChange>
        </w:rPr>
        <w:t xml:space="preserve">осимертиниба и 71% (95% ДИ, от 65 до 76) при использовании стандартных </w:t>
      </w:r>
      <w:r w:rsidR="002E3A4E" w:rsidRPr="006E6534">
        <w:rPr>
          <w:rFonts w:cs="Times New Roman"/>
          <w:color w:val="000000" w:themeColor="text1"/>
          <w:rPrChange w:id="15792" w:author="N F" w:date="2023-12-05T03:08:00Z">
            <w:rPr>
              <w:rFonts w:cs="Times New Roman"/>
            </w:rPr>
          </w:rPrChange>
        </w:rPr>
        <w:t>ингибиторов тирозинкиназы</w:t>
      </w:r>
      <w:r w:rsidR="009143BC" w:rsidRPr="006E6534">
        <w:rPr>
          <w:rFonts w:cs="Times New Roman"/>
          <w:color w:val="000000" w:themeColor="text1"/>
          <w:rPrChange w:id="15793" w:author="N F" w:date="2023-12-05T03:08:00Z">
            <w:rPr>
              <w:rFonts w:cs="Times New Roman"/>
            </w:rPr>
          </w:rPrChange>
        </w:rPr>
        <w:t xml:space="preserve"> EGFR (отношение риск</w:t>
      </w:r>
      <w:r w:rsidR="00EB02E9" w:rsidRPr="006E6534">
        <w:rPr>
          <w:rFonts w:cs="Times New Roman"/>
          <w:color w:val="000000" w:themeColor="text1"/>
          <w:rPrChange w:id="15794" w:author="N F" w:date="2023-12-05T03:08:00Z">
            <w:rPr>
              <w:rFonts w:cs="Times New Roman"/>
            </w:rPr>
          </w:rPrChange>
        </w:rPr>
        <w:t>ов</w:t>
      </w:r>
      <w:r w:rsidR="009143BC" w:rsidRPr="006E6534">
        <w:rPr>
          <w:rFonts w:cs="Times New Roman"/>
          <w:color w:val="000000" w:themeColor="text1"/>
          <w:rPrChange w:id="15795" w:author="N F" w:date="2023-12-05T03:08:00Z">
            <w:rPr>
              <w:rFonts w:cs="Times New Roman"/>
            </w:rPr>
          </w:rPrChange>
        </w:rPr>
        <w:t xml:space="preserve"> смерти 0,63; 95% ДИ </w:t>
      </w:r>
      <w:r w:rsidR="009143BC" w:rsidRPr="006E6534">
        <w:rPr>
          <w:rFonts w:cs="Times New Roman"/>
          <w:color w:val="000000" w:themeColor="text1"/>
          <w:rPrChange w:id="15796" w:author="N F" w:date="2023-12-05T03:08:00Z">
            <w:rPr>
              <w:rFonts w:cs="Times New Roman"/>
            </w:rPr>
          </w:rPrChange>
        </w:rPr>
        <w:lastRenderedPageBreak/>
        <w:t>0,45</w:t>
      </w:r>
      <w:r w:rsidR="002E3A4E" w:rsidRPr="006E6534">
        <w:rPr>
          <w:rFonts w:cs="Times New Roman"/>
          <w:color w:val="000000" w:themeColor="text1"/>
          <w:rPrChange w:id="15797" w:author="N F" w:date="2023-12-05T03:08:00Z">
            <w:rPr>
              <w:rFonts w:cs="Times New Roman"/>
            </w:rPr>
          </w:rPrChange>
        </w:rPr>
        <w:t>–</w:t>
      </w:r>
      <w:r w:rsidR="009143BC" w:rsidRPr="006E6534">
        <w:rPr>
          <w:rFonts w:cs="Times New Roman"/>
          <w:color w:val="000000" w:themeColor="text1"/>
          <w:rPrChange w:id="15798" w:author="N F" w:date="2023-12-05T03:08:00Z">
            <w:rPr>
              <w:rFonts w:cs="Times New Roman"/>
            </w:rPr>
          </w:rPrChange>
        </w:rPr>
        <w:t xml:space="preserve">0,88; </w:t>
      </w:r>
      <w:r w:rsidR="002E3A4E" w:rsidRPr="006E6534">
        <w:rPr>
          <w:rFonts w:cs="Times New Roman"/>
          <w:color w:val="000000" w:themeColor="text1"/>
          <w:lang w:val="en-US"/>
          <w:rPrChange w:id="15799" w:author="N F" w:date="2023-12-05T03:08:00Z">
            <w:rPr>
              <w:rFonts w:cs="Times New Roman"/>
              <w:lang w:val="en-US"/>
            </w:rPr>
          </w:rPrChange>
        </w:rPr>
        <w:t>p</w:t>
      </w:r>
      <w:r w:rsidR="009143BC" w:rsidRPr="006E6534">
        <w:rPr>
          <w:rFonts w:cs="Times New Roman"/>
          <w:color w:val="000000" w:themeColor="text1"/>
          <w:rPrChange w:id="15800" w:author="N F" w:date="2023-12-05T03:08:00Z">
            <w:rPr>
              <w:rFonts w:cs="Times New Roman"/>
            </w:rPr>
          </w:rPrChange>
        </w:rPr>
        <w:t xml:space="preserve"> = 0,007). Нежелательные явления </w:t>
      </w:r>
      <w:r w:rsidR="002E3A4E" w:rsidRPr="006E6534">
        <w:rPr>
          <w:rFonts w:cs="Times New Roman"/>
          <w:color w:val="000000" w:themeColor="text1"/>
          <w:rPrChange w:id="15801" w:author="N F" w:date="2023-12-05T03:08:00Z">
            <w:rPr>
              <w:rFonts w:cs="Times New Roman"/>
            </w:rPr>
          </w:rPrChange>
        </w:rPr>
        <w:t xml:space="preserve">3 </w:t>
      </w:r>
      <w:r w:rsidR="009143BC" w:rsidRPr="006E6534">
        <w:rPr>
          <w:rFonts w:cs="Times New Roman"/>
          <w:color w:val="000000" w:themeColor="text1"/>
          <w:rPrChange w:id="15802" w:author="N F" w:date="2023-12-05T03:08:00Z">
            <w:rPr>
              <w:rFonts w:cs="Times New Roman"/>
            </w:rPr>
          </w:rPrChange>
        </w:rPr>
        <w:t xml:space="preserve">степени или выше при </w:t>
      </w:r>
      <w:r w:rsidR="0029036B" w:rsidRPr="006E6534">
        <w:rPr>
          <w:rFonts w:cs="Times New Roman"/>
          <w:color w:val="000000" w:themeColor="text1"/>
          <w:rPrChange w:id="15803" w:author="N F" w:date="2023-12-05T03:08:00Z">
            <w:rPr>
              <w:rFonts w:cs="Times New Roman"/>
            </w:rPr>
          </w:rPrChange>
        </w:rPr>
        <w:t xml:space="preserve">лечении </w:t>
      </w:r>
      <w:r w:rsidR="009143BC" w:rsidRPr="006E6534">
        <w:rPr>
          <w:rFonts w:cs="Times New Roman"/>
          <w:color w:val="000000" w:themeColor="text1"/>
          <w:rPrChange w:id="15804" w:author="N F" w:date="2023-12-05T03:08:00Z">
            <w:rPr>
              <w:rFonts w:cs="Times New Roman"/>
            </w:rPr>
          </w:rPrChange>
        </w:rPr>
        <w:t>осимертиниб</w:t>
      </w:r>
      <w:r w:rsidR="0029036B" w:rsidRPr="006E6534">
        <w:rPr>
          <w:rFonts w:cs="Times New Roman"/>
          <w:color w:val="000000" w:themeColor="text1"/>
          <w:rPrChange w:id="15805" w:author="N F" w:date="2023-12-05T03:08:00Z">
            <w:rPr>
              <w:rFonts w:cs="Times New Roman"/>
            </w:rPr>
          </w:rPrChange>
        </w:rPr>
        <w:t>ом</w:t>
      </w:r>
      <w:r w:rsidR="009143BC" w:rsidRPr="006E6534">
        <w:rPr>
          <w:rFonts w:cs="Times New Roman"/>
          <w:color w:val="000000" w:themeColor="text1"/>
          <w:rPrChange w:id="15806" w:author="N F" w:date="2023-12-05T03:08:00Z">
            <w:rPr>
              <w:rFonts w:cs="Times New Roman"/>
            </w:rPr>
          </w:rPrChange>
        </w:rPr>
        <w:t xml:space="preserve"> встречались реже, чем при применении стандартных </w:t>
      </w:r>
      <w:r w:rsidR="002E3A4E" w:rsidRPr="006E6534">
        <w:rPr>
          <w:rFonts w:cs="Times New Roman"/>
          <w:color w:val="000000" w:themeColor="text1"/>
          <w:rPrChange w:id="15807" w:author="N F" w:date="2023-12-05T03:08:00Z">
            <w:rPr>
              <w:rFonts w:cs="Times New Roman"/>
            </w:rPr>
          </w:rPrChange>
        </w:rPr>
        <w:t>ингибиторов тирозинкиназы</w:t>
      </w:r>
      <w:r w:rsidR="009143BC" w:rsidRPr="006E6534">
        <w:rPr>
          <w:rFonts w:cs="Times New Roman"/>
          <w:color w:val="000000" w:themeColor="text1"/>
          <w:rPrChange w:id="15808" w:author="N F" w:date="2023-12-05T03:08:00Z">
            <w:rPr>
              <w:rFonts w:cs="Times New Roman"/>
            </w:rPr>
          </w:rPrChange>
        </w:rPr>
        <w:t xml:space="preserve"> EGFR (34% против 45%)</w:t>
      </w:r>
      <w:r w:rsidR="00A344CA" w:rsidRPr="006E6534">
        <w:rPr>
          <w:rFonts w:cs="Times New Roman"/>
          <w:color w:val="000000" w:themeColor="text1"/>
          <w:rPrChange w:id="15809" w:author="N F" w:date="2023-12-05T03:08:00Z">
            <w:rPr>
              <w:rFonts w:cs="Times New Roman"/>
            </w:rPr>
          </w:rPrChange>
        </w:rPr>
        <w:t xml:space="preserve">. Таким образом, осимертиниб обладал эффективностью, превышающей эффективность стандартных </w:t>
      </w:r>
      <w:r w:rsidR="000B524A" w:rsidRPr="006E6534">
        <w:rPr>
          <w:rFonts w:cs="Times New Roman"/>
          <w:color w:val="000000" w:themeColor="text1"/>
          <w:rPrChange w:id="15810" w:author="N F" w:date="2023-12-05T03:08:00Z">
            <w:rPr>
              <w:rFonts w:cs="Times New Roman"/>
            </w:rPr>
          </w:rPrChange>
        </w:rPr>
        <w:t xml:space="preserve">ингибиторов тирозинкиназы </w:t>
      </w:r>
      <w:r w:rsidR="00A344CA" w:rsidRPr="006E6534">
        <w:rPr>
          <w:rFonts w:cs="Times New Roman"/>
          <w:color w:val="000000" w:themeColor="text1"/>
          <w:rPrChange w:id="15811" w:author="N F" w:date="2023-12-05T03:08:00Z">
            <w:rPr>
              <w:rFonts w:cs="Times New Roman"/>
            </w:rPr>
          </w:rPrChange>
        </w:rPr>
        <w:t>EGFR, в терапии первой линии распространенного НМРЛ с положительными мутациями EGFR, с аналогичным профилем безопасности и частотой серьезных нежелательных явлений</w:t>
      </w:r>
      <w:r w:rsidR="000B524A" w:rsidRPr="006E6534">
        <w:rPr>
          <w:rFonts w:cs="Times New Roman"/>
          <w:color w:val="000000" w:themeColor="text1"/>
          <w:rPrChange w:id="15812" w:author="N F" w:date="2023-12-05T03:08:00Z">
            <w:rPr>
              <w:rFonts w:cs="Times New Roman"/>
            </w:rPr>
          </w:rPrChange>
        </w:rPr>
        <w:t xml:space="preserve"> ниже</w:t>
      </w:r>
      <w:r w:rsidR="003C7A9E" w:rsidRPr="006E6534">
        <w:rPr>
          <w:rFonts w:cs="Times New Roman"/>
          <w:color w:val="000000" w:themeColor="text1"/>
          <w:rPrChange w:id="15813" w:author="N F" w:date="2023-12-05T03:08:00Z">
            <w:rPr>
              <w:rFonts w:cs="Times New Roman"/>
            </w:rPr>
          </w:rPrChange>
        </w:rPr>
        <w:t>,</w:t>
      </w:r>
      <w:r w:rsidR="000B524A" w:rsidRPr="006E6534">
        <w:rPr>
          <w:rFonts w:cs="Times New Roman"/>
          <w:color w:val="000000" w:themeColor="text1"/>
          <w:rPrChange w:id="15814" w:author="N F" w:date="2023-12-05T03:08:00Z">
            <w:rPr>
              <w:rFonts w:cs="Times New Roman"/>
            </w:rPr>
          </w:rPrChange>
        </w:rPr>
        <w:t xml:space="preserve"> чем при использовании препаратов сравнения</w:t>
      </w:r>
      <w:r w:rsidR="00D64E7C" w:rsidRPr="006E6534">
        <w:rPr>
          <w:rFonts w:cs="Times New Roman"/>
          <w:color w:val="000000" w:themeColor="text1"/>
          <w:rPrChange w:id="15815" w:author="N F" w:date="2023-12-05T03:08:00Z">
            <w:rPr>
              <w:rFonts w:cs="Times New Roman"/>
            </w:rPr>
          </w:rPrChange>
        </w:rPr>
        <w:t xml:space="preserve"> </w:t>
      </w:r>
      <w:ins w:id="15816" w:author="Barshadskaya, Yuliya" w:date="2024-01-15T19:18:00Z">
        <w:r w:rsidR="00701B17" w:rsidRPr="0001519A">
          <w:rPr>
            <w:rFonts w:cs="Times New Roman"/>
            <w:color w:val="000000" w:themeColor="text1"/>
            <w:lang w:val="en-US"/>
          </w:rPr>
          <w:fldChar w:fldCharType="begin"/>
        </w:r>
        <w:r w:rsidR="00701B17"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701B17" w:rsidRPr="0001519A">
          <w:rPr>
            <w:rFonts w:cs="Times New Roman"/>
            <w:color w:val="000000" w:themeColor="text1"/>
            <w:lang w:val="en-US"/>
          </w:rPr>
          <w:fldChar w:fldCharType="separate"/>
        </w:r>
        <w:r w:rsidR="00701B17" w:rsidRPr="0018315E">
          <w:rPr>
            <w:rFonts w:cs="Times New Roman"/>
            <w:color w:val="000000" w:themeColor="text1"/>
          </w:rPr>
          <w:t>[</w:t>
        </w:r>
      </w:ins>
      <w:ins w:id="15817" w:author="Barshadskaya, Yuliya" w:date="2024-02-23T00:00:00Z">
        <w:r w:rsidR="00031049">
          <w:rPr>
            <w:rFonts w:cs="Times New Roman"/>
            <w:color w:val="000000" w:themeColor="text1"/>
          </w:rPr>
          <w:t>5</w:t>
        </w:r>
      </w:ins>
      <w:ins w:id="15818" w:author="Barshadskaya, Yuliya" w:date="2024-01-15T19:18:00Z">
        <w:r w:rsidR="00701B17" w:rsidRPr="00DD38F1">
          <w:rPr>
            <w:rFonts w:cs="Times New Roman"/>
            <w:color w:val="000000" w:themeColor="text1"/>
          </w:rPr>
          <w:t>]</w:t>
        </w:r>
        <w:r w:rsidR="00701B17" w:rsidRPr="0001519A">
          <w:rPr>
            <w:rFonts w:cs="Times New Roman"/>
            <w:color w:val="000000" w:themeColor="text1"/>
            <w:lang w:val="en-US"/>
          </w:rPr>
          <w:fldChar w:fldCharType="end"/>
        </w:r>
      </w:ins>
      <w:del w:id="15819" w:author="Barshadskaya, Yuliya" w:date="2024-01-15T19:18:00Z">
        <w:r w:rsidR="00103800" w:rsidRPr="006E6534" w:rsidDel="00701B17">
          <w:rPr>
            <w:rFonts w:cs="Times New Roman"/>
            <w:color w:val="000000" w:themeColor="text1"/>
            <w:rPrChange w:id="15820" w:author="N F" w:date="2023-12-05T03:08:00Z">
              <w:rPr>
                <w:rFonts w:cs="Times New Roman"/>
              </w:rPr>
            </w:rPrChange>
          </w:rPr>
          <w:fldChar w:fldCharType="begin"/>
        </w:r>
        <w:r w:rsidR="00426E62" w:rsidRPr="006E6534" w:rsidDel="00701B17">
          <w:rPr>
            <w:rFonts w:cs="Times New Roman"/>
            <w:color w:val="000000" w:themeColor="text1"/>
            <w:rPrChange w:id="15821" w:author="N F" w:date="2023-12-05T03:08:00Z">
              <w:rPr>
                <w:rFonts w:cs="Times New Roman"/>
              </w:rPr>
            </w:rPrChange>
          </w:rPr>
          <w:delInstrText xml:space="preserve"> ADDIN ZOTERO_ITEM CSL_CITATION {"citationID":"pFORzE0t","properties":{"formattedCitation":"(16)","plainCitation":"(16)","noteIndex":0},"citationItems":[{"id":161863,"uris":["http://zotero.org/groups/4735135/items/XI4JAGT3"],"itemData":{"id":161863,"type":"article-journal","container-title":"New England Journal of Medicine","DOI":"10.1056/NEJMoa1713137","ISSN":"0028-4793","issue":"2","journalAbbreviation":"N Engl J Med","note":"publisher: Massachusetts Medical Society","page":"113-125","source":"nejm.org (Atypon)","title":"Osimertinib in Untreated EGFR-Mutated Advanced Non–Small-Cell Lung Cancer","volume":"378","author":[{"family":"Soria","given":"Jean-Charles"},{"family":"Ohe","given":"Yuichiro"},{"family":"Vansteenkiste","given":"Johan"},{"family":"Reungwetwattana","given":"Thanyanan"},{"family":"Chewaskulyong","given":"Busyamas"},{"family":"Lee","given":"Ki Hyeong"},{"family":"Dechaphunkul","given":"Arunee"},{"family":"Imamura","given":"Fumio"},{"family":"Nogami","given":"Naoyuki"},{"family":"Kurata","given":"Takayasu"},{"family":"Okamoto","given":"Isamu"},{"family":"Zhou","given":"Caicun"},{"family":"Cho","given":"Byoung Chul"},{"family":"Cheng","given":"Ying"},{"family":"Cho","given":"Eun Kyung"},{"family":"Voon","given":"Pei Jye"},{"family":"Planchard","given":"David"},{"family":"Su","given":"Wu-Chou"},{"family":"Gray","given":"Jhanelle E."},{"family":"Lee","given":"Siow-Ming"},{"family":"Hodge","given":"Rachel"},{"family":"Marotti","given":"Marcelo"},{"family":"Rukazenkov","given":"Yuri"},{"family":"Ramalingam","given":"Suresh S."}],"issued":{"date-parts":[["2018",1,11]]}}}],"schema":"https://github.com/citation-style-language/schema/raw/master/csl-citation.json"} </w:delInstrText>
        </w:r>
        <w:r w:rsidR="00103800" w:rsidRPr="006E6534" w:rsidDel="00701B17">
          <w:rPr>
            <w:rFonts w:cs="Times New Roman"/>
            <w:color w:val="000000" w:themeColor="text1"/>
            <w:rPrChange w:id="15822" w:author="N F" w:date="2023-12-05T03:08:00Z">
              <w:rPr>
                <w:rFonts w:cs="Times New Roman"/>
              </w:rPr>
            </w:rPrChange>
          </w:rPr>
          <w:fldChar w:fldCharType="separate"/>
        </w:r>
        <w:r w:rsidR="00426E62" w:rsidRPr="006E6534" w:rsidDel="00701B17">
          <w:rPr>
            <w:rFonts w:cs="Times New Roman"/>
            <w:color w:val="000000" w:themeColor="text1"/>
            <w:rPrChange w:id="15823" w:author="N F" w:date="2023-12-05T03:08:00Z">
              <w:rPr>
                <w:rFonts w:cs="Times New Roman"/>
              </w:rPr>
            </w:rPrChange>
          </w:rPr>
          <w:delText>(16)</w:delText>
        </w:r>
        <w:r w:rsidR="00103800" w:rsidRPr="006E6534" w:rsidDel="00701B17">
          <w:rPr>
            <w:rFonts w:cs="Times New Roman"/>
            <w:color w:val="000000" w:themeColor="text1"/>
            <w:rPrChange w:id="15824" w:author="N F" w:date="2023-12-05T03:08:00Z">
              <w:rPr>
                <w:rFonts w:cs="Times New Roman"/>
              </w:rPr>
            </w:rPrChange>
          </w:rPr>
          <w:fldChar w:fldCharType="end"/>
        </w:r>
      </w:del>
      <w:r w:rsidR="002E3A4E" w:rsidRPr="006E6534">
        <w:rPr>
          <w:rFonts w:cs="Times New Roman"/>
          <w:color w:val="000000" w:themeColor="text1"/>
          <w:rPrChange w:id="15825" w:author="N F" w:date="2023-12-05T03:08:00Z">
            <w:rPr>
              <w:rFonts w:cs="Times New Roman"/>
            </w:rPr>
          </w:rPrChange>
        </w:rPr>
        <w:t>.</w:t>
      </w:r>
    </w:p>
    <w:p w14:paraId="0D28DA77" w14:textId="2D3D1A69" w:rsidR="00E3127C" w:rsidRPr="006E6534" w:rsidRDefault="00E3127C">
      <w:pPr>
        <w:pStyle w:val="SDText"/>
        <w:spacing w:after="0"/>
        <w:rPr>
          <w:rFonts w:cs="Times New Roman"/>
          <w:color w:val="000000" w:themeColor="text1"/>
          <w:rPrChange w:id="15826" w:author="N F" w:date="2023-12-05T03:08:00Z">
            <w:rPr>
              <w:rFonts w:cs="Times New Roman"/>
            </w:rPr>
          </w:rPrChange>
        </w:rPr>
        <w:pPrChange w:id="15827" w:author="Barshadskaya, Yuliya" w:date="2024-01-15T19:20:00Z">
          <w:pPr>
            <w:pStyle w:val="SDText"/>
          </w:pPr>
        </w:pPrChange>
      </w:pPr>
      <w:r w:rsidRPr="006E6534">
        <w:rPr>
          <w:rFonts w:cs="Times New Roman"/>
          <w:color w:val="000000" w:themeColor="text1"/>
          <w:rPrChange w:id="15828" w:author="N F" w:date="2023-12-05T03:08:00Z">
            <w:rPr>
              <w:rFonts w:cs="Times New Roman"/>
            </w:rPr>
          </w:rPrChange>
        </w:rPr>
        <w:t xml:space="preserve">Исходные демографические характеристики и характеристики заболеваний для всей исследуемой популяции в исследовании </w:t>
      </w:r>
      <w:r w:rsidRPr="006E6534">
        <w:rPr>
          <w:rFonts w:cs="Times New Roman"/>
          <w:color w:val="000000" w:themeColor="text1"/>
          <w:lang w:val="en-US"/>
          <w:rPrChange w:id="15829" w:author="N F" w:date="2023-12-05T03:08:00Z">
            <w:rPr>
              <w:rFonts w:cs="Times New Roman"/>
              <w:lang w:val="en-US"/>
            </w:rPr>
          </w:rPrChange>
        </w:rPr>
        <w:t>FLAURA</w:t>
      </w:r>
      <w:r w:rsidRPr="006E6534">
        <w:rPr>
          <w:rFonts w:cs="Times New Roman"/>
          <w:color w:val="000000" w:themeColor="text1"/>
          <w:rPrChange w:id="15830" w:author="N F" w:date="2023-12-05T03:08:00Z">
            <w:rPr>
              <w:rFonts w:cs="Times New Roman"/>
            </w:rPr>
          </w:rPrChange>
        </w:rPr>
        <w:t xml:space="preserve"> были следующими: средний возраст 64 г. (диапазон 26–93 г.), возраст ≥ 75 лет (14%), женщины (63%), белые (36%), азиаты (62%), никогда не курившие (64%), функциональный статус по</w:t>
      </w:r>
      <w:r w:rsidR="00A50D34" w:rsidRPr="006E6534">
        <w:rPr>
          <w:rFonts w:cs="Times New Roman"/>
          <w:color w:val="000000" w:themeColor="text1"/>
          <w:rPrChange w:id="15831" w:author="N F" w:date="2023-12-05T03:08:00Z">
            <w:rPr>
              <w:rFonts w:cs="Times New Roman"/>
            </w:rPr>
          </w:rPrChange>
        </w:rPr>
        <w:t xml:space="preserve"> критериям</w:t>
      </w:r>
      <w:r w:rsidRPr="006E6534">
        <w:rPr>
          <w:rFonts w:cs="Times New Roman"/>
          <w:color w:val="000000" w:themeColor="text1"/>
          <w:rPrChange w:id="15832" w:author="N F" w:date="2023-12-05T03:08:00Z">
            <w:rPr>
              <w:rFonts w:cs="Times New Roman"/>
            </w:rPr>
          </w:rPrChange>
        </w:rPr>
        <w:t xml:space="preserve"> </w:t>
      </w:r>
      <w:r w:rsidR="0090028C" w:rsidRPr="006E6534">
        <w:rPr>
          <w:rFonts w:cs="Times New Roman"/>
          <w:color w:val="000000" w:themeColor="text1"/>
          <w:rPrChange w:id="15833" w:author="N F" w:date="2023-12-05T03:08:00Z">
            <w:rPr>
              <w:rFonts w:cs="Times New Roman"/>
            </w:rPr>
          </w:rPrChange>
        </w:rPr>
        <w:t>Всемирной организации здравоохранения (</w:t>
      </w:r>
      <w:r w:rsidRPr="006E6534">
        <w:rPr>
          <w:rFonts w:cs="Times New Roman"/>
          <w:color w:val="000000" w:themeColor="text1"/>
          <w:rPrChange w:id="15834" w:author="N F" w:date="2023-12-05T03:08:00Z">
            <w:rPr>
              <w:rFonts w:cs="Times New Roman"/>
            </w:rPr>
          </w:rPrChange>
        </w:rPr>
        <w:t>ВОЗ</w:t>
      </w:r>
      <w:r w:rsidR="0090028C" w:rsidRPr="006E6534">
        <w:rPr>
          <w:rFonts w:cs="Times New Roman"/>
          <w:color w:val="000000" w:themeColor="text1"/>
          <w:rPrChange w:id="15835" w:author="N F" w:date="2023-12-05T03:08:00Z">
            <w:rPr>
              <w:rFonts w:cs="Times New Roman"/>
            </w:rPr>
          </w:rPrChange>
        </w:rPr>
        <w:t>)</w:t>
      </w:r>
      <w:r w:rsidR="004C4CE2" w:rsidRPr="006E6534">
        <w:rPr>
          <w:rFonts w:cs="Times New Roman"/>
          <w:color w:val="000000" w:themeColor="text1"/>
          <w:rPrChange w:id="15836" w:author="N F" w:date="2023-12-05T03:08:00Z">
            <w:rPr>
              <w:rFonts w:cs="Times New Roman"/>
            </w:rPr>
          </w:rPrChange>
        </w:rPr>
        <w:t xml:space="preserve"> </w:t>
      </w:r>
      <w:r w:rsidRPr="006E6534">
        <w:rPr>
          <w:rFonts w:cs="Times New Roman"/>
          <w:color w:val="000000" w:themeColor="text1"/>
          <w:rPrChange w:id="15837" w:author="N F" w:date="2023-12-05T03:08:00Z">
            <w:rPr>
              <w:rFonts w:cs="Times New Roman"/>
            </w:rPr>
          </w:rPrChange>
        </w:rPr>
        <w:t xml:space="preserve">0 или 1 (100%), метастатическое поражение костей (36%), внегрудные висцеральные метастазы (35%), метастазы в центральной нервной системе (21%, определяется по участку поражения центральной нервной системы в начале исследования, истории болезни и/или предшествующей операции, и/или предшествующей лучевой терапии метастазов в центральной нервной системе). Тагриссо обладал клинически и статистически значимым влиянием на выживаемость </w:t>
      </w:r>
      <w:r w:rsidR="00BA459A" w:rsidRPr="006E6534">
        <w:rPr>
          <w:rFonts w:cs="Times New Roman"/>
          <w:color w:val="000000" w:themeColor="text1"/>
          <w:rPrChange w:id="15838" w:author="N F" w:date="2023-12-05T03:08:00Z">
            <w:rPr>
              <w:rFonts w:cs="Times New Roman"/>
            </w:rPr>
          </w:rPrChange>
        </w:rPr>
        <w:t>в фазе ремиссии</w:t>
      </w:r>
      <w:r w:rsidRPr="006E6534">
        <w:rPr>
          <w:rFonts w:cs="Times New Roman"/>
          <w:color w:val="000000" w:themeColor="text1"/>
          <w:rPrChange w:id="15839" w:author="N F" w:date="2023-12-05T03:08:00Z">
            <w:rPr>
              <w:rFonts w:cs="Times New Roman"/>
            </w:rPr>
          </w:rPrChange>
        </w:rPr>
        <w:t xml:space="preserve"> по сравнению с препаратом сравнения (медиана 18,9 мес. и 10,2 мес. соответственно, отношение рисков = 0,46, 95% ДИ: 0,37, 0,57; </w:t>
      </w:r>
      <w:r w:rsidRPr="006E6534">
        <w:rPr>
          <w:rFonts w:cs="Times New Roman"/>
          <w:color w:val="000000" w:themeColor="text1"/>
          <w:lang w:val="en-US"/>
          <w:rPrChange w:id="15840" w:author="N F" w:date="2023-12-05T03:08:00Z">
            <w:rPr>
              <w:rFonts w:cs="Times New Roman"/>
              <w:lang w:val="en-US"/>
            </w:rPr>
          </w:rPrChange>
        </w:rPr>
        <w:t>p</w:t>
      </w:r>
      <w:r w:rsidRPr="006E6534">
        <w:rPr>
          <w:rFonts w:cs="Times New Roman"/>
          <w:color w:val="000000" w:themeColor="text1"/>
          <w:rPrChange w:id="15841" w:author="N F" w:date="2023-12-05T03:08:00Z">
            <w:rPr>
              <w:rFonts w:cs="Times New Roman"/>
            </w:rPr>
          </w:rPrChange>
        </w:rPr>
        <w:t xml:space="preserve"> &lt; 0,0001) </w:t>
      </w:r>
      <w:ins w:id="15842" w:author="Barshadskaya, Yuliya" w:date="2024-01-15T19:20:00Z">
        <w:r w:rsidR="00A9668D" w:rsidRPr="0001519A">
          <w:rPr>
            <w:rFonts w:cs="Times New Roman"/>
            <w:color w:val="000000" w:themeColor="text1"/>
            <w:lang w:val="en-US"/>
          </w:rPr>
          <w:fldChar w:fldCharType="begin"/>
        </w:r>
        <w:r w:rsidR="00A9668D"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A9668D" w:rsidRPr="0001519A">
          <w:rPr>
            <w:rFonts w:cs="Times New Roman"/>
            <w:color w:val="000000" w:themeColor="text1"/>
            <w:lang w:val="en-US"/>
          </w:rPr>
          <w:fldChar w:fldCharType="separate"/>
        </w:r>
        <w:r w:rsidR="00A9668D" w:rsidRPr="0018315E">
          <w:rPr>
            <w:rFonts w:cs="Times New Roman"/>
            <w:color w:val="000000" w:themeColor="text1"/>
          </w:rPr>
          <w:t>[</w:t>
        </w:r>
      </w:ins>
      <w:ins w:id="15843" w:author="Barshadskaya, Yuliya" w:date="2024-02-23T00:00:00Z">
        <w:r w:rsidR="00031049">
          <w:rPr>
            <w:rFonts w:cs="Times New Roman"/>
            <w:color w:val="000000" w:themeColor="text1"/>
          </w:rPr>
          <w:t>3</w:t>
        </w:r>
      </w:ins>
      <w:ins w:id="15844" w:author="Barshadskaya, Yuliya" w:date="2024-01-15T19:20:00Z">
        <w:r w:rsidR="00A9668D" w:rsidRPr="00DD38F1">
          <w:rPr>
            <w:rFonts w:cs="Times New Roman"/>
            <w:color w:val="000000" w:themeColor="text1"/>
          </w:rPr>
          <w:t>]</w:t>
        </w:r>
        <w:r w:rsidR="00A9668D" w:rsidRPr="0001519A">
          <w:rPr>
            <w:rFonts w:cs="Times New Roman"/>
            <w:color w:val="000000" w:themeColor="text1"/>
            <w:lang w:val="en-US"/>
          </w:rPr>
          <w:fldChar w:fldCharType="end"/>
        </w:r>
      </w:ins>
      <w:del w:id="15845" w:author="Barshadskaya, Yuliya" w:date="2024-01-15T19:20:00Z">
        <w:r w:rsidRPr="006E6534" w:rsidDel="00A9668D">
          <w:rPr>
            <w:rFonts w:cs="Times New Roman"/>
            <w:color w:val="000000" w:themeColor="text1"/>
            <w:rPrChange w:id="15846" w:author="N F" w:date="2023-12-05T03:08:00Z">
              <w:rPr>
                <w:rFonts w:cs="Times New Roman"/>
              </w:rPr>
            </w:rPrChange>
          </w:rPr>
          <w:fldChar w:fldCharType="begin"/>
        </w:r>
        <w:r w:rsidRPr="006E6534" w:rsidDel="00A9668D">
          <w:rPr>
            <w:rFonts w:cs="Times New Roman"/>
            <w:color w:val="000000" w:themeColor="text1"/>
            <w:rPrChange w:id="15847" w:author="N F" w:date="2023-12-05T03:08:00Z">
              <w:rPr>
                <w:rFonts w:cs="Times New Roman"/>
              </w:rPr>
            </w:rPrChange>
          </w:rPr>
          <w:delInstrText xml:space="preserve"> ADDIN ZOTERO_ITEM CSL_CITATION {"citationID":"FuMF7udA","properties":{"formattedCitation":"(15)","plainCitation":"(15)","noteIndex":0},"citationItems":[{"id":161851,"uris":["http://zotero.org/groups/4735135/items/YBQ3M3JJ"],"itemData":{"id":161851,"type":"webpage","title":"Tagrisso. SmPC","URL":"https://www.ema.europa.eu/en/documents/product-information/tagrisso-epar-product-information_en.pdf","author":[{"family":"EMA","given":""}],"accessed":{"date-parts":[["2022",8,2]]}}}],"schema":"https://github.com/citation-style-language/schema/raw/master/csl-citation.json"} </w:delInstrText>
        </w:r>
        <w:r w:rsidRPr="006E6534" w:rsidDel="00A9668D">
          <w:rPr>
            <w:rFonts w:cs="Times New Roman"/>
            <w:color w:val="000000" w:themeColor="text1"/>
            <w:rPrChange w:id="15848" w:author="N F" w:date="2023-12-05T03:08:00Z">
              <w:rPr>
                <w:rFonts w:cs="Times New Roman"/>
              </w:rPr>
            </w:rPrChange>
          </w:rPr>
          <w:fldChar w:fldCharType="separate"/>
        </w:r>
        <w:r w:rsidRPr="006E6534" w:rsidDel="00A9668D">
          <w:rPr>
            <w:rFonts w:cs="Times New Roman"/>
            <w:color w:val="000000" w:themeColor="text1"/>
            <w:rPrChange w:id="15849" w:author="N F" w:date="2023-12-05T03:08:00Z">
              <w:rPr>
                <w:rFonts w:cs="Times New Roman"/>
              </w:rPr>
            </w:rPrChange>
          </w:rPr>
          <w:delText>(15)</w:delText>
        </w:r>
        <w:r w:rsidRPr="006E6534" w:rsidDel="00A9668D">
          <w:rPr>
            <w:rFonts w:cs="Times New Roman"/>
            <w:color w:val="000000" w:themeColor="text1"/>
            <w:rPrChange w:id="15850" w:author="N F" w:date="2023-12-05T03:08:00Z">
              <w:rPr>
                <w:rFonts w:cs="Times New Roman"/>
              </w:rPr>
            </w:rPrChange>
          </w:rPr>
          <w:fldChar w:fldCharType="end"/>
        </w:r>
      </w:del>
      <w:r w:rsidRPr="006E6534">
        <w:rPr>
          <w:rFonts w:cs="Times New Roman"/>
          <w:color w:val="000000" w:themeColor="text1"/>
          <w:rPrChange w:id="15851" w:author="N F" w:date="2023-12-05T03:08:00Z">
            <w:rPr>
              <w:rFonts w:cs="Times New Roman"/>
            </w:rPr>
          </w:rPrChange>
        </w:rPr>
        <w:t>.</w:t>
      </w:r>
    </w:p>
    <w:p w14:paraId="4F47F9F4" w14:textId="61452BC8" w:rsidR="00234637" w:rsidRPr="006E6534" w:rsidRDefault="00234637" w:rsidP="00415551">
      <w:pPr>
        <w:pStyle w:val="SDText"/>
        <w:rPr>
          <w:rFonts w:cs="Times New Roman"/>
          <w:color w:val="000000" w:themeColor="text1"/>
          <w:rPrChange w:id="15852" w:author="N F" w:date="2023-12-05T03:08:00Z">
            <w:rPr>
              <w:rFonts w:cs="Times New Roman"/>
            </w:rPr>
          </w:rPrChange>
        </w:rPr>
      </w:pPr>
      <w:r w:rsidRPr="006E6534">
        <w:rPr>
          <w:rFonts w:cs="Times New Roman"/>
          <w:color w:val="000000" w:themeColor="text1"/>
          <w:lang w:val="en-GB"/>
          <w:rPrChange w:id="15853" w:author="N F" w:date="2023-12-05T03:08:00Z">
            <w:rPr>
              <w:rFonts w:cs="Times New Roman"/>
              <w:lang w:val="en-GB"/>
            </w:rPr>
          </w:rPrChange>
        </w:rPr>
        <w:t>Cheng</w:t>
      </w:r>
      <w:r w:rsidRPr="006E6534">
        <w:rPr>
          <w:rFonts w:cs="Times New Roman"/>
          <w:color w:val="000000" w:themeColor="text1"/>
          <w:rPrChange w:id="15854" w:author="N F" w:date="2023-12-05T03:08:00Z">
            <w:rPr>
              <w:rFonts w:cs="Times New Roman"/>
            </w:rPr>
          </w:rPrChange>
        </w:rPr>
        <w:t xml:space="preserve"> </w:t>
      </w:r>
      <w:r w:rsidRPr="006E6534">
        <w:rPr>
          <w:rFonts w:cs="Times New Roman"/>
          <w:color w:val="000000" w:themeColor="text1"/>
          <w:lang w:val="en-US"/>
          <w:rPrChange w:id="15855" w:author="N F" w:date="2023-12-05T03:08:00Z">
            <w:rPr>
              <w:rFonts w:cs="Times New Roman"/>
              <w:lang w:val="en-US"/>
            </w:rPr>
          </w:rPrChange>
        </w:rPr>
        <w:t>et</w:t>
      </w:r>
      <w:r w:rsidRPr="006E6534">
        <w:rPr>
          <w:rFonts w:cs="Times New Roman"/>
          <w:color w:val="000000" w:themeColor="text1"/>
          <w:rPrChange w:id="15856" w:author="N F" w:date="2023-12-05T03:08:00Z">
            <w:rPr>
              <w:rFonts w:cs="Times New Roman"/>
            </w:rPr>
          </w:rPrChange>
        </w:rPr>
        <w:t xml:space="preserve"> </w:t>
      </w:r>
      <w:r w:rsidRPr="006E6534">
        <w:rPr>
          <w:rFonts w:cs="Times New Roman"/>
          <w:color w:val="000000" w:themeColor="text1"/>
          <w:lang w:val="en-US"/>
          <w:rPrChange w:id="15857" w:author="N F" w:date="2023-12-05T03:08:00Z">
            <w:rPr>
              <w:rFonts w:cs="Times New Roman"/>
              <w:lang w:val="en-US"/>
            </w:rPr>
          </w:rPrChange>
        </w:rPr>
        <w:t>al</w:t>
      </w:r>
      <w:r w:rsidRPr="006E6534">
        <w:rPr>
          <w:rFonts w:cs="Times New Roman"/>
          <w:color w:val="000000" w:themeColor="text1"/>
          <w:rPrChange w:id="15858" w:author="N F" w:date="2023-12-05T03:08:00Z">
            <w:rPr>
              <w:rFonts w:cs="Times New Roman"/>
            </w:rPr>
          </w:rPrChange>
        </w:rPr>
        <w:t xml:space="preserve">. (2021) провели анализ структуры </w:t>
      </w:r>
      <w:r w:rsidR="00753D12" w:rsidRPr="006E6534">
        <w:rPr>
          <w:rFonts w:cs="Times New Roman"/>
          <w:color w:val="000000" w:themeColor="text1"/>
          <w:rPrChange w:id="15859" w:author="N F" w:date="2023-12-05T03:08:00Z">
            <w:rPr>
              <w:rFonts w:cs="Times New Roman"/>
            </w:rPr>
          </w:rPrChange>
        </w:rPr>
        <w:t>патологии в исследовании</w:t>
      </w:r>
      <w:r w:rsidR="00487F42" w:rsidRPr="006E6534">
        <w:rPr>
          <w:rFonts w:cs="Times New Roman"/>
          <w:color w:val="000000" w:themeColor="text1"/>
          <w:rPrChange w:id="15860" w:author="N F" w:date="2023-12-05T03:08:00Z">
            <w:rPr>
              <w:rFonts w:cs="Times New Roman"/>
            </w:rPr>
          </w:rPrChange>
        </w:rPr>
        <w:t xml:space="preserve"> </w:t>
      </w:r>
      <w:r w:rsidR="00487F42" w:rsidRPr="006E6534">
        <w:rPr>
          <w:rFonts w:cs="Times New Roman"/>
          <w:color w:val="000000" w:themeColor="text1"/>
          <w:lang w:val="en-US"/>
          <w:rPrChange w:id="15861" w:author="N F" w:date="2023-12-05T03:08:00Z">
            <w:rPr>
              <w:rFonts w:cs="Times New Roman"/>
              <w:lang w:val="en-US"/>
            </w:rPr>
          </w:rPrChange>
        </w:rPr>
        <w:t>FLAURA</w:t>
      </w:r>
      <w:r w:rsidR="003C7A9E" w:rsidRPr="006E6534">
        <w:rPr>
          <w:rFonts w:cs="Times New Roman"/>
          <w:color w:val="000000" w:themeColor="text1"/>
          <w:rPrChange w:id="15862" w:author="N F" w:date="2023-12-05T03:08:00Z">
            <w:rPr>
              <w:rFonts w:cs="Times New Roman"/>
            </w:rPr>
          </w:rPrChange>
        </w:rPr>
        <w:t>,</w:t>
      </w:r>
      <w:r w:rsidR="00753D12" w:rsidRPr="006E6534">
        <w:rPr>
          <w:rFonts w:cs="Times New Roman"/>
          <w:color w:val="000000" w:themeColor="text1"/>
          <w:rPrChange w:id="15863" w:author="N F" w:date="2023-12-05T03:08:00Z">
            <w:rPr>
              <w:rFonts w:cs="Times New Roman"/>
            </w:rPr>
          </w:rPrChange>
        </w:rPr>
        <w:t xml:space="preserve"> описанном выше</w:t>
      </w:r>
      <w:r w:rsidR="0029036B" w:rsidRPr="006E6534">
        <w:rPr>
          <w:rFonts w:cs="Times New Roman"/>
          <w:color w:val="000000" w:themeColor="text1"/>
          <w:rPrChange w:id="15864" w:author="N F" w:date="2023-12-05T03:08:00Z">
            <w:rPr>
              <w:rFonts w:cs="Times New Roman"/>
            </w:rPr>
          </w:rPrChange>
        </w:rPr>
        <w:t xml:space="preserve"> </w:t>
      </w:r>
      <w:r w:rsidR="0029036B" w:rsidRPr="006E6534">
        <w:rPr>
          <w:rFonts w:cs="Times New Roman"/>
          <w:color w:val="000000" w:themeColor="text1"/>
          <w:lang w:val="en-US"/>
          <w:rPrChange w:id="15865" w:author="N F" w:date="2023-12-05T03:08:00Z">
            <w:rPr>
              <w:rFonts w:cs="Times New Roman"/>
              <w:lang w:val="en-US"/>
            </w:rPr>
          </w:rPrChange>
        </w:rPr>
        <w:t>Soria</w:t>
      </w:r>
      <w:r w:rsidR="0029036B" w:rsidRPr="006E6534">
        <w:rPr>
          <w:rFonts w:cs="Times New Roman"/>
          <w:color w:val="000000" w:themeColor="text1"/>
          <w:rPrChange w:id="15866" w:author="N F" w:date="2023-12-05T03:08:00Z">
            <w:rPr>
              <w:rFonts w:cs="Times New Roman"/>
            </w:rPr>
          </w:rPrChange>
        </w:rPr>
        <w:t xml:space="preserve"> </w:t>
      </w:r>
      <w:r w:rsidR="0029036B" w:rsidRPr="006E6534">
        <w:rPr>
          <w:rFonts w:cs="Times New Roman"/>
          <w:color w:val="000000" w:themeColor="text1"/>
          <w:lang w:val="en-US"/>
          <w:rPrChange w:id="15867" w:author="N F" w:date="2023-12-05T03:08:00Z">
            <w:rPr>
              <w:rFonts w:cs="Times New Roman"/>
              <w:lang w:val="en-US"/>
            </w:rPr>
          </w:rPrChange>
        </w:rPr>
        <w:t>et</w:t>
      </w:r>
      <w:r w:rsidR="0029036B" w:rsidRPr="006E6534">
        <w:rPr>
          <w:rFonts w:cs="Times New Roman"/>
          <w:color w:val="000000" w:themeColor="text1"/>
          <w:rPrChange w:id="15868" w:author="N F" w:date="2023-12-05T03:08:00Z">
            <w:rPr>
              <w:rFonts w:cs="Times New Roman"/>
            </w:rPr>
          </w:rPrChange>
        </w:rPr>
        <w:t xml:space="preserve"> </w:t>
      </w:r>
      <w:r w:rsidR="0029036B" w:rsidRPr="006E6534">
        <w:rPr>
          <w:rFonts w:cs="Times New Roman"/>
          <w:color w:val="000000" w:themeColor="text1"/>
          <w:lang w:val="en-US"/>
          <w:rPrChange w:id="15869" w:author="N F" w:date="2023-12-05T03:08:00Z">
            <w:rPr>
              <w:rFonts w:cs="Times New Roman"/>
              <w:lang w:val="en-US"/>
            </w:rPr>
          </w:rPrChange>
        </w:rPr>
        <w:t>al</w:t>
      </w:r>
      <w:r w:rsidR="0029036B" w:rsidRPr="006E6534">
        <w:rPr>
          <w:rFonts w:cs="Times New Roman"/>
          <w:color w:val="000000" w:themeColor="text1"/>
          <w:rPrChange w:id="15870" w:author="N F" w:date="2023-12-05T03:08:00Z">
            <w:rPr>
              <w:rFonts w:cs="Times New Roman"/>
            </w:rPr>
          </w:rPrChange>
        </w:rPr>
        <w:t xml:space="preserve"> (2018)</w:t>
      </w:r>
      <w:r w:rsidR="00753D12" w:rsidRPr="006E6534">
        <w:rPr>
          <w:rFonts w:cs="Times New Roman"/>
          <w:color w:val="000000" w:themeColor="text1"/>
          <w:rPrChange w:id="15871" w:author="N F" w:date="2023-12-05T03:08:00Z">
            <w:rPr>
              <w:rFonts w:cs="Times New Roman"/>
            </w:rPr>
          </w:rPrChange>
        </w:rPr>
        <w:t xml:space="preserve">. Полученные данные представлены в </w:t>
      </w:r>
      <w:r w:rsidR="00A05AA6" w:rsidRPr="006E6534">
        <w:rPr>
          <w:rFonts w:cs="Times New Roman"/>
          <w:color w:val="000000" w:themeColor="text1"/>
          <w:rPrChange w:id="15872" w:author="N F" w:date="2023-12-05T03:08:00Z">
            <w:rPr>
              <w:rFonts w:cs="Times New Roman"/>
            </w:rPr>
          </w:rPrChange>
        </w:rPr>
        <w:t>т</w:t>
      </w:r>
      <w:r w:rsidR="00753D12" w:rsidRPr="006E6534">
        <w:rPr>
          <w:rFonts w:cs="Times New Roman"/>
          <w:color w:val="000000" w:themeColor="text1"/>
          <w:rPrChange w:id="15873" w:author="N F" w:date="2023-12-05T03:08:00Z">
            <w:rPr>
              <w:rFonts w:cs="Times New Roman"/>
            </w:rPr>
          </w:rPrChange>
        </w:rPr>
        <w:t>аблице</w:t>
      </w:r>
      <w:r w:rsidR="000A6867" w:rsidRPr="006E6534">
        <w:rPr>
          <w:rFonts w:cs="Times New Roman"/>
          <w:color w:val="000000" w:themeColor="text1"/>
          <w:rPrChange w:id="15874" w:author="N F" w:date="2023-12-05T03:08:00Z">
            <w:rPr>
              <w:rFonts w:cs="Times New Roman"/>
            </w:rPr>
          </w:rPrChange>
        </w:rPr>
        <w:t xml:space="preserve"> </w:t>
      </w:r>
      <w:r w:rsidR="00A05AA6" w:rsidRPr="006E6534">
        <w:rPr>
          <w:rFonts w:cs="Times New Roman"/>
          <w:color w:val="000000" w:themeColor="text1"/>
          <w:rPrChange w:id="15875" w:author="N F" w:date="2023-12-05T03:08:00Z">
            <w:rPr>
              <w:rFonts w:cs="Times New Roman"/>
            </w:rPr>
          </w:rPrChange>
        </w:rPr>
        <w:t>ниже (</w:t>
      </w:r>
      <w:r w:rsidR="00A05AA6" w:rsidRPr="006E6534">
        <w:rPr>
          <w:rFonts w:cs="Times New Roman"/>
          <w:color w:val="000000" w:themeColor="text1"/>
          <w:rPrChange w:id="15876" w:author="N F" w:date="2023-12-05T03:08:00Z">
            <w:rPr>
              <w:rFonts w:cs="Times New Roman"/>
            </w:rPr>
          </w:rPrChange>
        </w:rPr>
        <w:fldChar w:fldCharType="begin"/>
      </w:r>
      <w:r w:rsidR="00A05AA6" w:rsidRPr="006E6534">
        <w:rPr>
          <w:rFonts w:cs="Times New Roman"/>
          <w:color w:val="000000" w:themeColor="text1"/>
          <w:rPrChange w:id="15877" w:author="N F" w:date="2023-12-05T03:08:00Z">
            <w:rPr>
              <w:rFonts w:cs="Times New Roman"/>
            </w:rPr>
          </w:rPrChange>
        </w:rPr>
        <w:instrText xml:space="preserve"> REF _Ref115258872 \h </w:instrText>
      </w:r>
      <w:r w:rsidR="00415551" w:rsidRPr="006E6534">
        <w:rPr>
          <w:rFonts w:cs="Times New Roman"/>
          <w:color w:val="000000" w:themeColor="text1"/>
          <w:rPrChange w:id="15878" w:author="N F" w:date="2023-12-05T03:08:00Z">
            <w:rPr>
              <w:rFonts w:cs="Times New Roman"/>
            </w:rPr>
          </w:rPrChange>
        </w:rPr>
        <w:instrText xml:space="preserve"> \* MERGEFORMAT </w:instrText>
      </w:r>
      <w:r w:rsidR="00A05AA6" w:rsidRPr="006E6534">
        <w:rPr>
          <w:rFonts w:cs="Times New Roman"/>
          <w:color w:val="000000" w:themeColor="text1"/>
          <w:rPrChange w:id="15879" w:author="N F" w:date="2023-12-05T03:08:00Z">
            <w:rPr>
              <w:rFonts w:cs="Times New Roman"/>
              <w:color w:val="000000" w:themeColor="text1"/>
            </w:rPr>
          </w:rPrChange>
        </w:rPr>
      </w:r>
      <w:r w:rsidR="00A05AA6" w:rsidRPr="006E6534">
        <w:rPr>
          <w:rFonts w:cs="Times New Roman"/>
          <w:color w:val="000000" w:themeColor="text1"/>
          <w:rPrChange w:id="15880" w:author="N F" w:date="2023-12-05T03:08:00Z">
            <w:rPr>
              <w:rFonts w:cs="Times New Roman"/>
            </w:rPr>
          </w:rPrChange>
        </w:rPr>
        <w:fldChar w:fldCharType="separate"/>
      </w:r>
      <w:r w:rsidR="004C4CE2" w:rsidRPr="006E6534">
        <w:rPr>
          <w:rFonts w:cs="Times New Roman"/>
          <w:color w:val="000000" w:themeColor="text1"/>
          <w:rPrChange w:id="15881" w:author="N F" w:date="2023-12-05T03:08:00Z">
            <w:rPr>
              <w:rFonts w:cs="Times New Roman"/>
            </w:rPr>
          </w:rPrChange>
        </w:rPr>
        <w:t xml:space="preserve">Таблица </w:t>
      </w:r>
      <w:r w:rsidR="004C4CE2" w:rsidRPr="006E6534">
        <w:rPr>
          <w:rFonts w:cs="Times New Roman"/>
          <w:noProof/>
          <w:color w:val="000000" w:themeColor="text1"/>
          <w:rPrChange w:id="15882" w:author="N F" w:date="2023-12-05T03:08:00Z">
            <w:rPr>
              <w:rFonts w:cs="Times New Roman"/>
              <w:noProof/>
            </w:rPr>
          </w:rPrChange>
        </w:rPr>
        <w:t>4</w:t>
      </w:r>
      <w:r w:rsidR="004C4CE2" w:rsidRPr="006E6534">
        <w:rPr>
          <w:rFonts w:cs="Times New Roman"/>
          <w:color w:val="000000" w:themeColor="text1"/>
          <w:rPrChange w:id="15883" w:author="N F" w:date="2023-12-05T03:08:00Z">
            <w:rPr>
              <w:rFonts w:cs="Times New Roman"/>
            </w:rPr>
          </w:rPrChange>
        </w:rPr>
        <w:noBreakHyphen/>
      </w:r>
      <w:r w:rsidR="004C4CE2" w:rsidRPr="006E6534">
        <w:rPr>
          <w:rFonts w:cs="Times New Roman"/>
          <w:noProof/>
          <w:color w:val="000000" w:themeColor="text1"/>
          <w:rPrChange w:id="15884" w:author="N F" w:date="2023-12-05T03:08:00Z">
            <w:rPr>
              <w:rFonts w:cs="Times New Roman"/>
              <w:noProof/>
            </w:rPr>
          </w:rPrChange>
        </w:rPr>
        <w:t>3</w:t>
      </w:r>
      <w:r w:rsidR="00A05AA6" w:rsidRPr="006E6534">
        <w:rPr>
          <w:rFonts w:cs="Times New Roman"/>
          <w:color w:val="000000" w:themeColor="text1"/>
          <w:rPrChange w:id="15885" w:author="N F" w:date="2023-12-05T03:08:00Z">
            <w:rPr>
              <w:rFonts w:cs="Times New Roman"/>
            </w:rPr>
          </w:rPrChange>
        </w:rPr>
        <w:fldChar w:fldCharType="end"/>
      </w:r>
      <w:r w:rsidR="00A05AA6" w:rsidRPr="006E6534">
        <w:rPr>
          <w:rFonts w:cs="Times New Roman"/>
          <w:color w:val="000000" w:themeColor="text1"/>
          <w:rPrChange w:id="15886" w:author="N F" w:date="2023-12-05T03:08:00Z">
            <w:rPr>
              <w:rFonts w:cs="Times New Roman"/>
            </w:rPr>
          </w:rPrChange>
        </w:rPr>
        <w:t xml:space="preserve">) </w:t>
      </w:r>
      <w:ins w:id="15887" w:author="Barshadskaya, Yuliya" w:date="2024-01-15T19:25:00Z">
        <w:r w:rsidR="00A9668D" w:rsidRPr="0001519A">
          <w:rPr>
            <w:rFonts w:cs="Times New Roman"/>
            <w:color w:val="000000" w:themeColor="text1"/>
            <w:lang w:val="en-US"/>
          </w:rPr>
          <w:fldChar w:fldCharType="begin"/>
        </w:r>
        <w:r w:rsidR="00A9668D"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A9668D" w:rsidRPr="0001519A">
          <w:rPr>
            <w:rFonts w:cs="Times New Roman"/>
            <w:color w:val="000000" w:themeColor="text1"/>
            <w:lang w:val="en-US"/>
          </w:rPr>
          <w:fldChar w:fldCharType="separate"/>
        </w:r>
        <w:r w:rsidR="00A9668D" w:rsidRPr="0018315E">
          <w:rPr>
            <w:rFonts w:cs="Times New Roman"/>
            <w:color w:val="000000" w:themeColor="text1"/>
          </w:rPr>
          <w:t>[</w:t>
        </w:r>
      </w:ins>
      <w:ins w:id="15888" w:author="Barshadskaya, Yuliya" w:date="2024-02-23T00:01:00Z">
        <w:r w:rsidR="00031049">
          <w:rPr>
            <w:rFonts w:cs="Times New Roman"/>
            <w:color w:val="000000" w:themeColor="text1"/>
          </w:rPr>
          <w:t>6</w:t>
        </w:r>
      </w:ins>
      <w:ins w:id="15889" w:author="Barshadskaya, Yuliya" w:date="2024-01-15T19:25:00Z">
        <w:r w:rsidR="00A9668D" w:rsidRPr="00DD38F1">
          <w:rPr>
            <w:rFonts w:cs="Times New Roman"/>
            <w:color w:val="000000" w:themeColor="text1"/>
          </w:rPr>
          <w:t>]</w:t>
        </w:r>
        <w:r w:rsidR="00A9668D" w:rsidRPr="0001519A">
          <w:rPr>
            <w:rFonts w:cs="Times New Roman"/>
            <w:color w:val="000000" w:themeColor="text1"/>
            <w:lang w:val="en-US"/>
          </w:rPr>
          <w:fldChar w:fldCharType="end"/>
        </w:r>
      </w:ins>
      <w:del w:id="15890" w:author="Barshadskaya, Yuliya" w:date="2024-01-15T19:25:00Z">
        <w:r w:rsidR="0072695A" w:rsidRPr="006E6534" w:rsidDel="00A9668D">
          <w:rPr>
            <w:rFonts w:cs="Times New Roman"/>
            <w:color w:val="000000" w:themeColor="text1"/>
            <w:lang w:val="en-GB"/>
            <w:rPrChange w:id="15891" w:author="N F" w:date="2023-12-05T03:08:00Z">
              <w:rPr>
                <w:rFonts w:cs="Times New Roman"/>
                <w:lang w:val="en-GB"/>
              </w:rPr>
            </w:rPrChange>
          </w:rPr>
          <w:fldChar w:fldCharType="begin"/>
        </w:r>
        <w:r w:rsidR="00426E62" w:rsidRPr="006E6534" w:rsidDel="00A9668D">
          <w:rPr>
            <w:rFonts w:cs="Times New Roman"/>
            <w:color w:val="000000" w:themeColor="text1"/>
            <w:rPrChange w:id="1589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5893" w:author="N F" w:date="2023-12-05T03:08:00Z">
              <w:rPr>
                <w:rFonts w:cs="Times New Roman"/>
                <w:lang w:val="en-GB"/>
              </w:rPr>
            </w:rPrChange>
          </w:rPr>
          <w:delInstrText>ADDIN</w:delInstrText>
        </w:r>
        <w:r w:rsidR="00426E62" w:rsidRPr="006E6534" w:rsidDel="00A9668D">
          <w:rPr>
            <w:rFonts w:cs="Times New Roman"/>
            <w:color w:val="000000" w:themeColor="text1"/>
            <w:rPrChange w:id="1589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5895" w:author="N F" w:date="2023-12-05T03:08:00Z">
              <w:rPr>
                <w:rFonts w:cs="Times New Roman"/>
                <w:lang w:val="en-GB"/>
              </w:rPr>
            </w:rPrChange>
          </w:rPr>
          <w:delInstrText>ZOTERO</w:delInstrText>
        </w:r>
        <w:r w:rsidR="00426E62" w:rsidRPr="006E6534" w:rsidDel="00A9668D">
          <w:rPr>
            <w:rFonts w:cs="Times New Roman"/>
            <w:color w:val="000000" w:themeColor="text1"/>
            <w:rPrChange w:id="15896" w:author="N F" w:date="2023-12-05T03:08:00Z">
              <w:rPr>
                <w:rFonts w:cs="Times New Roman"/>
              </w:rPr>
            </w:rPrChange>
          </w:rPr>
          <w:delInstrText>_</w:delInstrText>
        </w:r>
        <w:r w:rsidR="00426E62" w:rsidRPr="006E6534" w:rsidDel="00A9668D">
          <w:rPr>
            <w:rFonts w:cs="Times New Roman"/>
            <w:color w:val="000000" w:themeColor="text1"/>
            <w:lang w:val="en-GB"/>
            <w:rPrChange w:id="15897" w:author="N F" w:date="2023-12-05T03:08:00Z">
              <w:rPr>
                <w:rFonts w:cs="Times New Roman"/>
                <w:lang w:val="en-GB"/>
              </w:rPr>
            </w:rPrChange>
          </w:rPr>
          <w:delInstrText>ITEM</w:delInstrText>
        </w:r>
        <w:r w:rsidR="00426E62" w:rsidRPr="006E6534" w:rsidDel="00A9668D">
          <w:rPr>
            <w:rFonts w:cs="Times New Roman"/>
            <w:color w:val="000000" w:themeColor="text1"/>
            <w:rPrChange w:id="1589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5899" w:author="N F" w:date="2023-12-05T03:08:00Z">
              <w:rPr>
                <w:rFonts w:cs="Times New Roman"/>
                <w:lang w:val="en-GB"/>
              </w:rPr>
            </w:rPrChange>
          </w:rPr>
          <w:delInstrText>CSL</w:delInstrText>
        </w:r>
        <w:r w:rsidR="00426E62" w:rsidRPr="006E6534" w:rsidDel="00A9668D">
          <w:rPr>
            <w:rFonts w:cs="Times New Roman"/>
            <w:color w:val="000000" w:themeColor="text1"/>
            <w:rPrChange w:id="15900" w:author="N F" w:date="2023-12-05T03:08:00Z">
              <w:rPr>
                <w:rFonts w:cs="Times New Roman"/>
              </w:rPr>
            </w:rPrChange>
          </w:rPr>
          <w:delInstrText>_</w:delInstrText>
        </w:r>
        <w:r w:rsidR="00426E62" w:rsidRPr="006E6534" w:rsidDel="00A9668D">
          <w:rPr>
            <w:rFonts w:cs="Times New Roman"/>
            <w:color w:val="000000" w:themeColor="text1"/>
            <w:lang w:val="en-GB"/>
            <w:rPrChange w:id="15901" w:author="N F" w:date="2023-12-05T03:08:00Z">
              <w:rPr>
                <w:rFonts w:cs="Times New Roman"/>
                <w:lang w:val="en-GB"/>
              </w:rPr>
            </w:rPrChange>
          </w:rPr>
          <w:delInstrText>CITATION</w:delInstrText>
        </w:r>
        <w:r w:rsidR="00426E62" w:rsidRPr="006E6534" w:rsidDel="00A9668D">
          <w:rPr>
            <w:rFonts w:cs="Times New Roman"/>
            <w:color w:val="000000" w:themeColor="text1"/>
            <w:rPrChange w:id="1590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5903" w:author="N F" w:date="2023-12-05T03:08:00Z">
              <w:rPr>
                <w:rFonts w:cs="Times New Roman"/>
                <w:lang w:val="en-GB"/>
              </w:rPr>
            </w:rPrChange>
          </w:rPr>
          <w:delInstrText>citationID</w:delInstrText>
        </w:r>
        <w:r w:rsidR="00426E62" w:rsidRPr="006E6534" w:rsidDel="00A9668D">
          <w:rPr>
            <w:rFonts w:cs="Times New Roman"/>
            <w:color w:val="000000" w:themeColor="text1"/>
            <w:rPrChange w:id="15904" w:author="N F" w:date="2023-12-05T03:08:00Z">
              <w:rPr>
                <w:rFonts w:cs="Times New Roman"/>
              </w:rPr>
            </w:rPrChange>
          </w:rPr>
          <w:delInstrText>":"2</w:delInstrText>
        </w:r>
        <w:r w:rsidR="00426E62" w:rsidRPr="006E6534" w:rsidDel="00A9668D">
          <w:rPr>
            <w:rFonts w:cs="Times New Roman"/>
            <w:color w:val="000000" w:themeColor="text1"/>
            <w:lang w:val="en-GB"/>
            <w:rPrChange w:id="15905" w:author="N F" w:date="2023-12-05T03:08:00Z">
              <w:rPr>
                <w:rFonts w:cs="Times New Roman"/>
                <w:lang w:val="en-GB"/>
              </w:rPr>
            </w:rPrChange>
          </w:rPr>
          <w:delInstrText>SWNp</w:delInstrText>
        </w:r>
        <w:r w:rsidR="00426E62" w:rsidRPr="006E6534" w:rsidDel="00A9668D">
          <w:rPr>
            <w:rFonts w:cs="Times New Roman"/>
            <w:color w:val="000000" w:themeColor="text1"/>
            <w:rPrChange w:id="15906" w:author="N F" w:date="2023-12-05T03:08:00Z">
              <w:rPr>
                <w:rFonts w:cs="Times New Roman"/>
              </w:rPr>
            </w:rPrChange>
          </w:rPr>
          <w:delInstrText>8</w:delInstrText>
        </w:r>
        <w:r w:rsidR="00426E62" w:rsidRPr="006E6534" w:rsidDel="00A9668D">
          <w:rPr>
            <w:rFonts w:cs="Times New Roman"/>
            <w:color w:val="000000" w:themeColor="text1"/>
            <w:lang w:val="en-GB"/>
            <w:rPrChange w:id="15907" w:author="N F" w:date="2023-12-05T03:08:00Z">
              <w:rPr>
                <w:rFonts w:cs="Times New Roman"/>
                <w:lang w:val="en-GB"/>
              </w:rPr>
            </w:rPrChange>
          </w:rPr>
          <w:delInstrText>Ne</w:delInstrText>
        </w:r>
        <w:r w:rsidR="00426E62" w:rsidRPr="006E6534" w:rsidDel="00A9668D">
          <w:rPr>
            <w:rFonts w:cs="Times New Roman"/>
            <w:color w:val="000000" w:themeColor="text1"/>
            <w:rPrChange w:id="15908" w:author="N F" w:date="2023-12-05T03:08:00Z">
              <w:rPr>
                <w:rFonts w:cs="Times New Roman"/>
              </w:rPr>
            </w:rPrChange>
          </w:rPr>
          <w:delInstrText>","</w:delInstrText>
        </w:r>
        <w:r w:rsidR="00426E62" w:rsidRPr="006E6534" w:rsidDel="00A9668D">
          <w:rPr>
            <w:rFonts w:cs="Times New Roman"/>
            <w:color w:val="000000" w:themeColor="text1"/>
            <w:lang w:val="en-GB"/>
            <w:rPrChange w:id="15909" w:author="N F" w:date="2023-12-05T03:08:00Z">
              <w:rPr>
                <w:rFonts w:cs="Times New Roman"/>
                <w:lang w:val="en-GB"/>
              </w:rPr>
            </w:rPrChange>
          </w:rPr>
          <w:delInstrText>properties</w:delInstrText>
        </w:r>
        <w:r w:rsidR="00426E62" w:rsidRPr="006E6534" w:rsidDel="00A9668D">
          <w:rPr>
            <w:rFonts w:cs="Times New Roman"/>
            <w:color w:val="000000" w:themeColor="text1"/>
            <w:rPrChange w:id="15910" w:author="N F" w:date="2023-12-05T03:08:00Z">
              <w:rPr>
                <w:rFonts w:cs="Times New Roman"/>
              </w:rPr>
            </w:rPrChange>
          </w:rPr>
          <w:delInstrText>":{"</w:delInstrText>
        </w:r>
        <w:r w:rsidR="00426E62" w:rsidRPr="006E6534" w:rsidDel="00A9668D">
          <w:rPr>
            <w:rFonts w:cs="Times New Roman"/>
            <w:color w:val="000000" w:themeColor="text1"/>
            <w:lang w:val="en-GB"/>
            <w:rPrChange w:id="15911" w:author="N F" w:date="2023-12-05T03:08:00Z">
              <w:rPr>
                <w:rFonts w:cs="Times New Roman"/>
                <w:lang w:val="en-GB"/>
              </w:rPr>
            </w:rPrChange>
          </w:rPr>
          <w:delInstrText>formattedCitation</w:delInstrText>
        </w:r>
        <w:r w:rsidR="00426E62" w:rsidRPr="006E6534" w:rsidDel="00A9668D">
          <w:rPr>
            <w:rFonts w:cs="Times New Roman"/>
            <w:color w:val="000000" w:themeColor="text1"/>
            <w:rPrChange w:id="15912" w:author="N F" w:date="2023-12-05T03:08:00Z">
              <w:rPr>
                <w:rFonts w:cs="Times New Roman"/>
              </w:rPr>
            </w:rPrChange>
          </w:rPr>
          <w:delInstrText>":"(17)","</w:delInstrText>
        </w:r>
        <w:r w:rsidR="00426E62" w:rsidRPr="006E6534" w:rsidDel="00A9668D">
          <w:rPr>
            <w:rFonts w:cs="Times New Roman"/>
            <w:color w:val="000000" w:themeColor="text1"/>
            <w:lang w:val="en-GB"/>
            <w:rPrChange w:id="15913" w:author="N F" w:date="2023-12-05T03:08:00Z">
              <w:rPr>
                <w:rFonts w:cs="Times New Roman"/>
                <w:lang w:val="en-GB"/>
              </w:rPr>
            </w:rPrChange>
          </w:rPr>
          <w:delInstrText>plainCitation</w:delInstrText>
        </w:r>
        <w:r w:rsidR="00426E62" w:rsidRPr="006E6534" w:rsidDel="00A9668D">
          <w:rPr>
            <w:rFonts w:cs="Times New Roman"/>
            <w:color w:val="000000" w:themeColor="text1"/>
            <w:rPrChange w:id="15914" w:author="N F" w:date="2023-12-05T03:08:00Z">
              <w:rPr>
                <w:rFonts w:cs="Times New Roman"/>
              </w:rPr>
            </w:rPrChange>
          </w:rPr>
          <w:delInstrText>":"(17)","</w:delInstrText>
        </w:r>
        <w:r w:rsidR="00426E62" w:rsidRPr="006E6534" w:rsidDel="00A9668D">
          <w:rPr>
            <w:rFonts w:cs="Times New Roman"/>
            <w:color w:val="000000" w:themeColor="text1"/>
            <w:lang w:val="en-GB"/>
            <w:rPrChange w:id="15915" w:author="N F" w:date="2023-12-05T03:08:00Z">
              <w:rPr>
                <w:rFonts w:cs="Times New Roman"/>
                <w:lang w:val="en-GB"/>
              </w:rPr>
            </w:rPrChange>
          </w:rPr>
          <w:delInstrText>noteIndex</w:delInstrText>
        </w:r>
        <w:r w:rsidR="00426E62" w:rsidRPr="006E6534" w:rsidDel="00A9668D">
          <w:rPr>
            <w:rFonts w:cs="Times New Roman"/>
            <w:color w:val="000000" w:themeColor="text1"/>
            <w:rPrChange w:id="15916" w:author="N F" w:date="2023-12-05T03:08:00Z">
              <w:rPr>
                <w:rFonts w:cs="Times New Roman"/>
              </w:rPr>
            </w:rPrChange>
          </w:rPr>
          <w:delInstrText>":0},"</w:delInstrText>
        </w:r>
        <w:r w:rsidR="00426E62" w:rsidRPr="006E6534" w:rsidDel="00A9668D">
          <w:rPr>
            <w:rFonts w:cs="Times New Roman"/>
            <w:color w:val="000000" w:themeColor="text1"/>
            <w:lang w:val="en-GB"/>
            <w:rPrChange w:id="15917" w:author="N F" w:date="2023-12-05T03:08:00Z">
              <w:rPr>
                <w:rFonts w:cs="Times New Roman"/>
                <w:lang w:val="en-GB"/>
              </w:rPr>
            </w:rPrChange>
          </w:rPr>
          <w:delInstrText>citationItems</w:delInstrText>
        </w:r>
        <w:r w:rsidR="00426E62" w:rsidRPr="006E6534" w:rsidDel="00A9668D">
          <w:rPr>
            <w:rFonts w:cs="Times New Roman"/>
            <w:color w:val="000000" w:themeColor="text1"/>
            <w:rPrChange w:id="15918" w:author="N F" w:date="2023-12-05T03:08:00Z">
              <w:rPr>
                <w:rFonts w:cs="Times New Roman"/>
              </w:rPr>
            </w:rPrChange>
          </w:rPr>
          <w:delInstrText>":[{"</w:delInstrText>
        </w:r>
        <w:r w:rsidR="00426E62" w:rsidRPr="006E6534" w:rsidDel="00A9668D">
          <w:rPr>
            <w:rFonts w:cs="Times New Roman"/>
            <w:color w:val="000000" w:themeColor="text1"/>
            <w:lang w:val="en-GB"/>
            <w:rPrChange w:id="15919" w:author="N F" w:date="2023-12-05T03:08:00Z">
              <w:rPr>
                <w:rFonts w:cs="Times New Roman"/>
                <w:lang w:val="en-GB"/>
              </w:rPr>
            </w:rPrChange>
          </w:rPr>
          <w:delInstrText>id</w:delInstrText>
        </w:r>
        <w:r w:rsidR="00426E62" w:rsidRPr="006E6534" w:rsidDel="00A9668D">
          <w:rPr>
            <w:rFonts w:cs="Times New Roman"/>
            <w:color w:val="000000" w:themeColor="text1"/>
            <w:rPrChange w:id="15920" w:author="N F" w:date="2023-12-05T03:08:00Z">
              <w:rPr>
                <w:rFonts w:cs="Times New Roman"/>
              </w:rPr>
            </w:rPrChange>
          </w:rPr>
          <w:delInstrText>":161855,"</w:delInstrText>
        </w:r>
        <w:r w:rsidR="00426E62" w:rsidRPr="006E6534" w:rsidDel="00A9668D">
          <w:rPr>
            <w:rFonts w:cs="Times New Roman"/>
            <w:color w:val="000000" w:themeColor="text1"/>
            <w:lang w:val="en-GB"/>
            <w:rPrChange w:id="15921" w:author="N F" w:date="2023-12-05T03:08:00Z">
              <w:rPr>
                <w:rFonts w:cs="Times New Roman"/>
                <w:lang w:val="en-GB"/>
              </w:rPr>
            </w:rPrChange>
          </w:rPr>
          <w:delInstrText>uris</w:delInstrText>
        </w:r>
        <w:r w:rsidR="00426E62" w:rsidRPr="006E6534" w:rsidDel="00A9668D">
          <w:rPr>
            <w:rFonts w:cs="Times New Roman"/>
            <w:color w:val="000000" w:themeColor="text1"/>
            <w:rPrChange w:id="15922" w:author="N F" w:date="2023-12-05T03:08:00Z">
              <w:rPr>
                <w:rFonts w:cs="Times New Roman"/>
              </w:rPr>
            </w:rPrChange>
          </w:rPr>
          <w:delInstrText>":["</w:delInstrText>
        </w:r>
        <w:r w:rsidR="00426E62" w:rsidRPr="006E6534" w:rsidDel="00A9668D">
          <w:rPr>
            <w:rFonts w:cs="Times New Roman"/>
            <w:color w:val="000000" w:themeColor="text1"/>
            <w:lang w:val="en-GB"/>
            <w:rPrChange w:id="15923" w:author="N F" w:date="2023-12-05T03:08:00Z">
              <w:rPr>
                <w:rFonts w:cs="Times New Roman"/>
                <w:lang w:val="en-GB"/>
              </w:rPr>
            </w:rPrChange>
          </w:rPr>
          <w:delInstrText>http</w:delInstrText>
        </w:r>
        <w:r w:rsidR="00426E62" w:rsidRPr="006E6534" w:rsidDel="00A9668D">
          <w:rPr>
            <w:rFonts w:cs="Times New Roman"/>
            <w:color w:val="000000" w:themeColor="text1"/>
            <w:rPrChange w:id="15924" w:author="N F" w:date="2023-12-05T03:08:00Z">
              <w:rPr>
                <w:rFonts w:cs="Times New Roman"/>
              </w:rPr>
            </w:rPrChange>
          </w:rPr>
          <w:delInstrText>://</w:delInstrText>
        </w:r>
        <w:r w:rsidR="00426E62" w:rsidRPr="006E6534" w:rsidDel="00A9668D">
          <w:rPr>
            <w:rFonts w:cs="Times New Roman"/>
            <w:color w:val="000000" w:themeColor="text1"/>
            <w:lang w:val="en-GB"/>
            <w:rPrChange w:id="15925" w:author="N F" w:date="2023-12-05T03:08:00Z">
              <w:rPr>
                <w:rFonts w:cs="Times New Roman"/>
                <w:lang w:val="en-GB"/>
              </w:rPr>
            </w:rPrChange>
          </w:rPr>
          <w:delInstrText>zotero</w:delInstrText>
        </w:r>
        <w:r w:rsidR="00426E62" w:rsidRPr="006E6534" w:rsidDel="00A9668D">
          <w:rPr>
            <w:rFonts w:cs="Times New Roman"/>
            <w:color w:val="000000" w:themeColor="text1"/>
            <w:rPrChange w:id="15926" w:author="N F" w:date="2023-12-05T03:08:00Z">
              <w:rPr>
                <w:rFonts w:cs="Times New Roman"/>
              </w:rPr>
            </w:rPrChange>
          </w:rPr>
          <w:delInstrText>.</w:delInstrText>
        </w:r>
        <w:r w:rsidR="00426E62" w:rsidRPr="006E6534" w:rsidDel="00A9668D">
          <w:rPr>
            <w:rFonts w:cs="Times New Roman"/>
            <w:color w:val="000000" w:themeColor="text1"/>
            <w:lang w:val="en-GB"/>
            <w:rPrChange w:id="15927" w:author="N F" w:date="2023-12-05T03:08:00Z">
              <w:rPr>
                <w:rFonts w:cs="Times New Roman"/>
                <w:lang w:val="en-GB"/>
              </w:rPr>
            </w:rPrChange>
          </w:rPr>
          <w:delInstrText>org</w:delInstrText>
        </w:r>
        <w:r w:rsidR="00426E62" w:rsidRPr="006E6534" w:rsidDel="00A9668D">
          <w:rPr>
            <w:rFonts w:cs="Times New Roman"/>
            <w:color w:val="000000" w:themeColor="text1"/>
            <w:rPrChange w:id="15928" w:author="N F" w:date="2023-12-05T03:08:00Z">
              <w:rPr>
                <w:rFonts w:cs="Times New Roman"/>
              </w:rPr>
            </w:rPrChange>
          </w:rPr>
          <w:delInstrText>/</w:delInstrText>
        </w:r>
        <w:r w:rsidR="00426E62" w:rsidRPr="006E6534" w:rsidDel="00A9668D">
          <w:rPr>
            <w:rFonts w:cs="Times New Roman"/>
            <w:color w:val="000000" w:themeColor="text1"/>
            <w:lang w:val="en-GB"/>
            <w:rPrChange w:id="15929" w:author="N F" w:date="2023-12-05T03:08:00Z">
              <w:rPr>
                <w:rFonts w:cs="Times New Roman"/>
                <w:lang w:val="en-GB"/>
              </w:rPr>
            </w:rPrChange>
          </w:rPr>
          <w:delInstrText>groups</w:delInstrText>
        </w:r>
        <w:r w:rsidR="00426E62" w:rsidRPr="006E6534" w:rsidDel="00A9668D">
          <w:rPr>
            <w:rFonts w:cs="Times New Roman"/>
            <w:color w:val="000000" w:themeColor="text1"/>
            <w:rPrChange w:id="15930" w:author="N F" w:date="2023-12-05T03:08:00Z">
              <w:rPr>
                <w:rFonts w:cs="Times New Roman"/>
              </w:rPr>
            </w:rPrChange>
          </w:rPr>
          <w:delInstrText>/4735135/</w:delInstrText>
        </w:r>
        <w:r w:rsidR="00426E62" w:rsidRPr="006E6534" w:rsidDel="00A9668D">
          <w:rPr>
            <w:rFonts w:cs="Times New Roman"/>
            <w:color w:val="000000" w:themeColor="text1"/>
            <w:lang w:val="en-GB"/>
            <w:rPrChange w:id="15931" w:author="N F" w:date="2023-12-05T03:08:00Z">
              <w:rPr>
                <w:rFonts w:cs="Times New Roman"/>
                <w:lang w:val="en-GB"/>
              </w:rPr>
            </w:rPrChange>
          </w:rPr>
          <w:delInstrText>items</w:delInstrText>
        </w:r>
        <w:r w:rsidR="00426E62" w:rsidRPr="006E6534" w:rsidDel="00A9668D">
          <w:rPr>
            <w:rFonts w:cs="Times New Roman"/>
            <w:color w:val="000000" w:themeColor="text1"/>
            <w:rPrChange w:id="15932" w:author="N F" w:date="2023-12-05T03:08:00Z">
              <w:rPr>
                <w:rFonts w:cs="Times New Roman"/>
              </w:rPr>
            </w:rPrChange>
          </w:rPr>
          <w:delInstrText>/</w:delInstrText>
        </w:r>
        <w:r w:rsidR="00426E62" w:rsidRPr="006E6534" w:rsidDel="00A9668D">
          <w:rPr>
            <w:rFonts w:cs="Times New Roman"/>
            <w:color w:val="000000" w:themeColor="text1"/>
            <w:lang w:val="en-GB"/>
            <w:rPrChange w:id="15933" w:author="N F" w:date="2023-12-05T03:08:00Z">
              <w:rPr>
                <w:rFonts w:cs="Times New Roman"/>
                <w:lang w:val="en-GB"/>
              </w:rPr>
            </w:rPrChange>
          </w:rPr>
          <w:delInstrText>TF</w:delInstrText>
        </w:r>
        <w:r w:rsidR="00426E62" w:rsidRPr="006E6534" w:rsidDel="00A9668D">
          <w:rPr>
            <w:rFonts w:cs="Times New Roman"/>
            <w:color w:val="000000" w:themeColor="text1"/>
            <w:rPrChange w:id="15934" w:author="N F" w:date="2023-12-05T03:08:00Z">
              <w:rPr>
                <w:rFonts w:cs="Times New Roman"/>
              </w:rPr>
            </w:rPrChange>
          </w:rPr>
          <w:delInstrText>8</w:delInstrText>
        </w:r>
        <w:r w:rsidR="00426E62" w:rsidRPr="006E6534" w:rsidDel="00A9668D">
          <w:rPr>
            <w:rFonts w:cs="Times New Roman"/>
            <w:color w:val="000000" w:themeColor="text1"/>
            <w:lang w:val="en-GB"/>
            <w:rPrChange w:id="15935" w:author="N F" w:date="2023-12-05T03:08:00Z">
              <w:rPr>
                <w:rFonts w:cs="Times New Roman"/>
                <w:lang w:val="en-GB"/>
              </w:rPr>
            </w:rPrChange>
          </w:rPr>
          <w:delInstrText>AT</w:delInstrText>
        </w:r>
        <w:r w:rsidR="00426E62" w:rsidRPr="006E6534" w:rsidDel="00A9668D">
          <w:rPr>
            <w:rFonts w:cs="Times New Roman"/>
            <w:color w:val="000000" w:themeColor="text1"/>
            <w:rPrChange w:id="15936" w:author="N F" w:date="2023-12-05T03:08:00Z">
              <w:rPr>
                <w:rFonts w:cs="Times New Roman"/>
              </w:rPr>
            </w:rPrChange>
          </w:rPr>
          <w:delInstrText>9</w:delInstrText>
        </w:r>
        <w:r w:rsidR="00426E62" w:rsidRPr="006E6534" w:rsidDel="00A9668D">
          <w:rPr>
            <w:rFonts w:cs="Times New Roman"/>
            <w:color w:val="000000" w:themeColor="text1"/>
            <w:lang w:val="en-GB"/>
            <w:rPrChange w:id="15937" w:author="N F" w:date="2023-12-05T03:08:00Z">
              <w:rPr>
                <w:rFonts w:cs="Times New Roman"/>
                <w:lang w:val="en-GB"/>
              </w:rPr>
            </w:rPrChange>
          </w:rPr>
          <w:delInstrText>FA</w:delInstrText>
        </w:r>
        <w:r w:rsidR="00426E62" w:rsidRPr="006E6534" w:rsidDel="00A9668D">
          <w:rPr>
            <w:rFonts w:cs="Times New Roman"/>
            <w:color w:val="000000" w:themeColor="text1"/>
            <w:rPrChange w:id="15938" w:author="N F" w:date="2023-12-05T03:08:00Z">
              <w:rPr>
                <w:rFonts w:cs="Times New Roman"/>
              </w:rPr>
            </w:rPrChange>
          </w:rPr>
          <w:delInstrText>"],"</w:delInstrText>
        </w:r>
        <w:r w:rsidR="00426E62" w:rsidRPr="006E6534" w:rsidDel="00A9668D">
          <w:rPr>
            <w:rFonts w:cs="Times New Roman"/>
            <w:color w:val="000000" w:themeColor="text1"/>
            <w:lang w:val="en-GB"/>
            <w:rPrChange w:id="15939" w:author="N F" w:date="2023-12-05T03:08:00Z">
              <w:rPr>
                <w:rFonts w:cs="Times New Roman"/>
                <w:lang w:val="en-GB"/>
              </w:rPr>
            </w:rPrChange>
          </w:rPr>
          <w:delInstrText>itemData</w:delInstrText>
        </w:r>
        <w:r w:rsidR="00426E62" w:rsidRPr="006E6534" w:rsidDel="00A9668D">
          <w:rPr>
            <w:rFonts w:cs="Times New Roman"/>
            <w:color w:val="000000" w:themeColor="text1"/>
            <w:rPrChange w:id="15940" w:author="N F" w:date="2023-12-05T03:08:00Z">
              <w:rPr>
                <w:rFonts w:cs="Times New Roman"/>
              </w:rPr>
            </w:rPrChange>
          </w:rPr>
          <w:delInstrText>":{"</w:delInstrText>
        </w:r>
        <w:r w:rsidR="00426E62" w:rsidRPr="006E6534" w:rsidDel="00A9668D">
          <w:rPr>
            <w:rFonts w:cs="Times New Roman"/>
            <w:color w:val="000000" w:themeColor="text1"/>
            <w:lang w:val="en-GB"/>
            <w:rPrChange w:id="15941" w:author="N F" w:date="2023-12-05T03:08:00Z">
              <w:rPr>
                <w:rFonts w:cs="Times New Roman"/>
                <w:lang w:val="en-GB"/>
              </w:rPr>
            </w:rPrChange>
          </w:rPr>
          <w:delInstrText>id</w:delInstrText>
        </w:r>
        <w:r w:rsidR="00426E62" w:rsidRPr="006E6534" w:rsidDel="00A9668D">
          <w:rPr>
            <w:rFonts w:cs="Times New Roman"/>
            <w:color w:val="000000" w:themeColor="text1"/>
            <w:rPrChange w:id="15942" w:author="N F" w:date="2023-12-05T03:08:00Z">
              <w:rPr>
                <w:rFonts w:cs="Times New Roman"/>
              </w:rPr>
            </w:rPrChange>
          </w:rPr>
          <w:delInstrText>":161855,"</w:delInstrText>
        </w:r>
        <w:r w:rsidR="00426E62" w:rsidRPr="006E6534" w:rsidDel="00A9668D">
          <w:rPr>
            <w:rFonts w:cs="Times New Roman"/>
            <w:color w:val="000000" w:themeColor="text1"/>
            <w:lang w:val="en-GB"/>
            <w:rPrChange w:id="15943" w:author="N F" w:date="2023-12-05T03:08:00Z">
              <w:rPr>
                <w:rFonts w:cs="Times New Roman"/>
                <w:lang w:val="en-GB"/>
              </w:rPr>
            </w:rPrChange>
          </w:rPr>
          <w:delInstrText>type</w:delInstrText>
        </w:r>
        <w:r w:rsidR="00426E62" w:rsidRPr="006E6534" w:rsidDel="00A9668D">
          <w:rPr>
            <w:rFonts w:cs="Times New Roman"/>
            <w:color w:val="000000" w:themeColor="text1"/>
            <w:rPrChange w:id="15944" w:author="N F" w:date="2023-12-05T03:08:00Z">
              <w:rPr>
                <w:rFonts w:cs="Times New Roman"/>
              </w:rPr>
            </w:rPrChange>
          </w:rPr>
          <w:delInstrText>":"</w:delInstrText>
        </w:r>
        <w:r w:rsidR="00426E62" w:rsidRPr="006E6534" w:rsidDel="00A9668D">
          <w:rPr>
            <w:rFonts w:cs="Times New Roman"/>
            <w:color w:val="000000" w:themeColor="text1"/>
            <w:lang w:val="en-GB"/>
            <w:rPrChange w:id="15945" w:author="N F" w:date="2023-12-05T03:08:00Z">
              <w:rPr>
                <w:rFonts w:cs="Times New Roman"/>
                <w:lang w:val="en-GB"/>
              </w:rPr>
            </w:rPrChange>
          </w:rPr>
          <w:delInstrText>article</w:delInstrText>
        </w:r>
        <w:r w:rsidR="00426E62" w:rsidRPr="006E6534" w:rsidDel="00A9668D">
          <w:rPr>
            <w:rFonts w:cs="Times New Roman"/>
            <w:color w:val="000000" w:themeColor="text1"/>
            <w:rPrChange w:id="15946" w:author="N F" w:date="2023-12-05T03:08:00Z">
              <w:rPr>
                <w:rFonts w:cs="Times New Roman"/>
              </w:rPr>
            </w:rPrChange>
          </w:rPr>
          <w:delInstrText>-</w:delInstrText>
        </w:r>
        <w:r w:rsidR="00426E62" w:rsidRPr="006E6534" w:rsidDel="00A9668D">
          <w:rPr>
            <w:rFonts w:cs="Times New Roman"/>
            <w:color w:val="000000" w:themeColor="text1"/>
            <w:lang w:val="en-GB"/>
            <w:rPrChange w:id="15947" w:author="N F" w:date="2023-12-05T03:08:00Z">
              <w:rPr>
                <w:rFonts w:cs="Times New Roman"/>
                <w:lang w:val="en-GB"/>
              </w:rPr>
            </w:rPrChange>
          </w:rPr>
          <w:delInstrText>journal</w:delInstrText>
        </w:r>
        <w:r w:rsidR="00426E62" w:rsidRPr="006E6534" w:rsidDel="00A9668D">
          <w:rPr>
            <w:rFonts w:cs="Times New Roman"/>
            <w:color w:val="000000" w:themeColor="text1"/>
            <w:rPrChange w:id="15948" w:author="N F" w:date="2023-12-05T03:08:00Z">
              <w:rPr>
                <w:rFonts w:cs="Times New Roman"/>
              </w:rPr>
            </w:rPrChange>
          </w:rPr>
          <w:delInstrText>","</w:delInstrText>
        </w:r>
        <w:r w:rsidR="00426E62" w:rsidRPr="006E6534" w:rsidDel="00A9668D">
          <w:rPr>
            <w:rFonts w:cs="Times New Roman"/>
            <w:color w:val="000000" w:themeColor="text1"/>
            <w:lang w:val="en-GB"/>
            <w:rPrChange w:id="15949" w:author="N F" w:date="2023-12-05T03:08:00Z">
              <w:rPr>
                <w:rFonts w:cs="Times New Roman"/>
                <w:lang w:val="en-GB"/>
              </w:rPr>
            </w:rPrChange>
          </w:rPr>
          <w:delInstrText>abstract</w:delInstrText>
        </w:r>
        <w:r w:rsidR="00426E62" w:rsidRPr="006E6534" w:rsidDel="00A9668D">
          <w:rPr>
            <w:rFonts w:cs="Times New Roman"/>
            <w:color w:val="000000" w:themeColor="text1"/>
            <w:rPrChange w:id="15950" w:author="N F" w:date="2023-12-05T03:08:00Z">
              <w:rPr>
                <w:rFonts w:cs="Times New Roman"/>
              </w:rPr>
            </w:rPrChange>
          </w:rPr>
          <w:delInstrText>":"</w:delInstrText>
        </w:r>
        <w:r w:rsidR="00426E62" w:rsidRPr="006E6534" w:rsidDel="00A9668D">
          <w:rPr>
            <w:rFonts w:cs="Times New Roman"/>
            <w:color w:val="000000" w:themeColor="text1"/>
            <w:lang w:val="en-GB"/>
            <w:rPrChange w:id="15951" w:author="N F" w:date="2023-12-05T03:08:00Z">
              <w:rPr>
                <w:rFonts w:cs="Times New Roman"/>
                <w:lang w:val="en-GB"/>
              </w:rPr>
            </w:rPrChange>
          </w:rPr>
          <w:delInstrText>BACKGROUND</w:delInstrText>
        </w:r>
        <w:r w:rsidR="00426E62" w:rsidRPr="006E6534" w:rsidDel="00A9668D">
          <w:rPr>
            <w:rFonts w:cs="Times New Roman"/>
            <w:color w:val="000000" w:themeColor="text1"/>
            <w:rPrChange w:id="1595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5953" w:author="N F" w:date="2023-12-05T03:08:00Z">
              <w:rPr>
                <w:rFonts w:cs="Times New Roman"/>
                <w:lang w:val="en-GB"/>
              </w:rPr>
            </w:rPrChange>
          </w:rPr>
          <w:delInstrText>In</w:delInstrText>
        </w:r>
        <w:r w:rsidR="00426E62" w:rsidRPr="006E6534" w:rsidDel="00A9668D">
          <w:rPr>
            <w:rFonts w:cs="Times New Roman"/>
            <w:color w:val="000000" w:themeColor="text1"/>
            <w:rPrChange w:id="1595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5955" w:author="N F" w:date="2023-12-05T03:08:00Z">
              <w:rPr>
                <w:rFonts w:cs="Times New Roman"/>
                <w:lang w:val="en-GB"/>
              </w:rPr>
            </w:rPrChange>
          </w:rPr>
          <w:delInstrText>the</w:delInstrText>
        </w:r>
        <w:r w:rsidR="00426E62" w:rsidRPr="006E6534" w:rsidDel="00A9668D">
          <w:rPr>
            <w:rFonts w:cs="Times New Roman"/>
            <w:color w:val="000000" w:themeColor="text1"/>
            <w:rPrChange w:id="1595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5957" w:author="N F" w:date="2023-12-05T03:08:00Z">
              <w:rPr>
                <w:rFonts w:cs="Times New Roman"/>
                <w:lang w:val="en-GB"/>
              </w:rPr>
            </w:rPrChange>
          </w:rPr>
          <w:delInstrText>global</w:delInstrText>
        </w:r>
        <w:r w:rsidR="00426E62" w:rsidRPr="006E6534" w:rsidDel="00A9668D">
          <w:rPr>
            <w:rFonts w:cs="Times New Roman"/>
            <w:color w:val="000000" w:themeColor="text1"/>
            <w:rPrChange w:id="1595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5959" w:author="N F" w:date="2023-12-05T03:08:00Z">
              <w:rPr>
                <w:rFonts w:cs="Times New Roman"/>
                <w:lang w:val="en-GB"/>
              </w:rPr>
            </w:rPrChange>
          </w:rPr>
          <w:delInstrText>FLAURA</w:delInstrText>
        </w:r>
        <w:r w:rsidR="00426E62" w:rsidRPr="006E6534" w:rsidDel="00A9668D">
          <w:rPr>
            <w:rFonts w:cs="Times New Roman"/>
            <w:color w:val="000000" w:themeColor="text1"/>
            <w:rPrChange w:id="1596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5961" w:author="N F" w:date="2023-12-05T03:08:00Z">
              <w:rPr>
                <w:rFonts w:cs="Times New Roman"/>
                <w:lang w:val="en-GB"/>
              </w:rPr>
            </w:rPrChange>
          </w:rPr>
          <w:delInstrText>study</w:delInstrText>
        </w:r>
        <w:r w:rsidR="00426E62" w:rsidRPr="006E6534" w:rsidDel="00A9668D">
          <w:rPr>
            <w:rFonts w:cs="Times New Roman"/>
            <w:color w:val="000000" w:themeColor="text1"/>
            <w:rPrChange w:id="1596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5963" w:author="N F" w:date="2023-12-05T03:08:00Z">
              <w:rPr>
                <w:rFonts w:cs="Times New Roman"/>
                <w:lang w:val="en-GB"/>
              </w:rPr>
            </w:rPrChange>
          </w:rPr>
          <w:delInstrText>first</w:delInstrText>
        </w:r>
        <w:r w:rsidR="00426E62" w:rsidRPr="006E6534" w:rsidDel="00A9668D">
          <w:rPr>
            <w:rFonts w:cs="Times New Roman"/>
            <w:color w:val="000000" w:themeColor="text1"/>
            <w:rPrChange w:id="15964" w:author="N F" w:date="2023-12-05T03:08:00Z">
              <w:rPr>
                <w:rFonts w:cs="Times New Roman"/>
              </w:rPr>
            </w:rPrChange>
          </w:rPr>
          <w:delInstrText>-</w:delInstrText>
        </w:r>
        <w:r w:rsidR="00426E62" w:rsidRPr="006E6534" w:rsidDel="00A9668D">
          <w:rPr>
            <w:rFonts w:cs="Times New Roman"/>
            <w:color w:val="000000" w:themeColor="text1"/>
            <w:lang w:val="en-GB"/>
            <w:rPrChange w:id="15965" w:author="N F" w:date="2023-12-05T03:08:00Z">
              <w:rPr>
                <w:rFonts w:cs="Times New Roman"/>
                <w:lang w:val="en-GB"/>
              </w:rPr>
            </w:rPrChange>
          </w:rPr>
          <w:delInstrText>line</w:delInstrText>
        </w:r>
        <w:r w:rsidR="00426E62" w:rsidRPr="006E6534" w:rsidDel="00A9668D">
          <w:rPr>
            <w:rFonts w:cs="Times New Roman"/>
            <w:color w:val="000000" w:themeColor="text1"/>
            <w:rPrChange w:id="1596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5967" w:author="N F" w:date="2023-12-05T03:08:00Z">
              <w:rPr>
                <w:rFonts w:cs="Times New Roman"/>
                <w:lang w:val="en-GB"/>
              </w:rPr>
            </w:rPrChange>
          </w:rPr>
          <w:delInstrText>osimertinib</w:delInstrText>
        </w:r>
        <w:r w:rsidR="00426E62" w:rsidRPr="006E6534" w:rsidDel="00A9668D">
          <w:rPr>
            <w:rFonts w:cs="Times New Roman"/>
            <w:color w:val="000000" w:themeColor="text1"/>
            <w:rPrChange w:id="1596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5969" w:author="N F" w:date="2023-12-05T03:08:00Z">
              <w:rPr>
                <w:rFonts w:cs="Times New Roman"/>
                <w:lang w:val="en-GB"/>
              </w:rPr>
            </w:rPrChange>
          </w:rPr>
          <w:delInstrText>a</w:delInstrText>
        </w:r>
        <w:r w:rsidR="00426E62" w:rsidRPr="006E6534" w:rsidDel="00A9668D">
          <w:rPr>
            <w:rFonts w:cs="Times New Roman"/>
            <w:color w:val="000000" w:themeColor="text1"/>
            <w:rPrChange w:id="1597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5971" w:author="N F" w:date="2023-12-05T03:08:00Z">
              <w:rPr>
                <w:rFonts w:cs="Times New Roman"/>
                <w:lang w:val="en-GB"/>
              </w:rPr>
            </w:rPrChange>
          </w:rPr>
          <w:delInstrText>third</w:delInstrText>
        </w:r>
        <w:r w:rsidR="00426E62" w:rsidRPr="006E6534" w:rsidDel="00A9668D">
          <w:rPr>
            <w:rFonts w:cs="Times New Roman"/>
            <w:color w:val="000000" w:themeColor="text1"/>
            <w:rPrChange w:id="15972" w:author="N F" w:date="2023-12-05T03:08:00Z">
              <w:rPr>
                <w:rFonts w:cs="Times New Roman"/>
              </w:rPr>
            </w:rPrChange>
          </w:rPr>
          <w:delInstrText>-</w:delInstrText>
        </w:r>
        <w:r w:rsidR="00426E62" w:rsidRPr="006E6534" w:rsidDel="00A9668D">
          <w:rPr>
            <w:rFonts w:cs="Times New Roman"/>
            <w:color w:val="000000" w:themeColor="text1"/>
            <w:lang w:val="en-GB"/>
            <w:rPrChange w:id="15973" w:author="N F" w:date="2023-12-05T03:08:00Z">
              <w:rPr>
                <w:rFonts w:cs="Times New Roman"/>
                <w:lang w:val="en-GB"/>
              </w:rPr>
            </w:rPrChange>
          </w:rPr>
          <w:delInstrText>generation</w:delInstrText>
        </w:r>
        <w:r w:rsidR="00426E62" w:rsidRPr="006E6534" w:rsidDel="00A9668D">
          <w:rPr>
            <w:rFonts w:cs="Times New Roman"/>
            <w:color w:val="000000" w:themeColor="text1"/>
            <w:rPrChange w:id="1597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5975" w:author="N F" w:date="2023-12-05T03:08:00Z">
              <w:rPr>
                <w:rFonts w:cs="Times New Roman"/>
                <w:lang w:val="en-GB"/>
              </w:rPr>
            </w:rPrChange>
          </w:rPr>
          <w:delInstrText>irreversible</w:delInstrText>
        </w:r>
        <w:r w:rsidR="00426E62" w:rsidRPr="006E6534" w:rsidDel="00A9668D">
          <w:rPr>
            <w:rFonts w:cs="Times New Roman"/>
            <w:color w:val="000000" w:themeColor="text1"/>
            <w:rPrChange w:id="1597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5977" w:author="N F" w:date="2023-12-05T03:08:00Z">
              <w:rPr>
                <w:rFonts w:cs="Times New Roman"/>
                <w:lang w:val="en-GB"/>
              </w:rPr>
            </w:rPrChange>
          </w:rPr>
          <w:delInstrText>tyrosine</w:delInstrText>
        </w:r>
        <w:r w:rsidR="00426E62" w:rsidRPr="006E6534" w:rsidDel="00A9668D">
          <w:rPr>
            <w:rFonts w:cs="Times New Roman"/>
            <w:color w:val="000000" w:themeColor="text1"/>
            <w:rPrChange w:id="1597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5979" w:author="N F" w:date="2023-12-05T03:08:00Z">
              <w:rPr>
                <w:rFonts w:cs="Times New Roman"/>
                <w:lang w:val="en-GB"/>
              </w:rPr>
            </w:rPrChange>
          </w:rPr>
          <w:delInstrText>kinase</w:delInstrText>
        </w:r>
        <w:r w:rsidR="00426E62" w:rsidRPr="006E6534" w:rsidDel="00A9668D">
          <w:rPr>
            <w:rFonts w:cs="Times New Roman"/>
            <w:color w:val="000000" w:themeColor="text1"/>
            <w:rPrChange w:id="1598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5981" w:author="N F" w:date="2023-12-05T03:08:00Z">
              <w:rPr>
                <w:rFonts w:cs="Times New Roman"/>
                <w:lang w:val="en-GB"/>
              </w:rPr>
            </w:rPrChange>
          </w:rPr>
          <w:delInstrText>inhibitor</w:delInstrText>
        </w:r>
        <w:r w:rsidR="00426E62" w:rsidRPr="006E6534" w:rsidDel="00A9668D">
          <w:rPr>
            <w:rFonts w:cs="Times New Roman"/>
            <w:color w:val="000000" w:themeColor="text1"/>
            <w:rPrChange w:id="1598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5983" w:author="N F" w:date="2023-12-05T03:08:00Z">
              <w:rPr>
                <w:rFonts w:cs="Times New Roman"/>
                <w:lang w:val="en-GB"/>
              </w:rPr>
            </w:rPrChange>
          </w:rPr>
          <w:delInstrText>TKI</w:delInstrText>
        </w:r>
        <w:r w:rsidR="00426E62" w:rsidRPr="006E6534" w:rsidDel="00A9668D">
          <w:rPr>
            <w:rFonts w:cs="Times New Roman"/>
            <w:color w:val="000000" w:themeColor="text1"/>
            <w:rPrChange w:id="1598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5985" w:author="N F" w:date="2023-12-05T03:08:00Z">
              <w:rPr>
                <w:rFonts w:cs="Times New Roman"/>
                <w:lang w:val="en-GB"/>
              </w:rPr>
            </w:rPrChange>
          </w:rPr>
          <w:delInstrText>of</w:delInstrText>
        </w:r>
        <w:r w:rsidR="00426E62" w:rsidRPr="006E6534" w:rsidDel="00A9668D">
          <w:rPr>
            <w:rFonts w:cs="Times New Roman"/>
            <w:color w:val="000000" w:themeColor="text1"/>
            <w:rPrChange w:id="1598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5987" w:author="N F" w:date="2023-12-05T03:08:00Z">
              <w:rPr>
                <w:rFonts w:cs="Times New Roman"/>
                <w:lang w:val="en-GB"/>
              </w:rPr>
            </w:rPrChange>
          </w:rPr>
          <w:delInstrText>epidermal</w:delInstrText>
        </w:r>
        <w:r w:rsidR="00426E62" w:rsidRPr="006E6534" w:rsidDel="00A9668D">
          <w:rPr>
            <w:rFonts w:cs="Times New Roman"/>
            <w:color w:val="000000" w:themeColor="text1"/>
            <w:rPrChange w:id="1598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5989" w:author="N F" w:date="2023-12-05T03:08:00Z">
              <w:rPr>
                <w:rFonts w:cs="Times New Roman"/>
                <w:lang w:val="en-GB"/>
              </w:rPr>
            </w:rPrChange>
          </w:rPr>
          <w:delInstrText>growth</w:delInstrText>
        </w:r>
        <w:r w:rsidR="00426E62" w:rsidRPr="006E6534" w:rsidDel="00A9668D">
          <w:rPr>
            <w:rFonts w:cs="Times New Roman"/>
            <w:color w:val="000000" w:themeColor="text1"/>
            <w:rPrChange w:id="1599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5991" w:author="N F" w:date="2023-12-05T03:08:00Z">
              <w:rPr>
                <w:rFonts w:cs="Times New Roman"/>
                <w:lang w:val="en-GB"/>
              </w:rPr>
            </w:rPrChange>
          </w:rPr>
          <w:delInstrText>factor</w:delInstrText>
        </w:r>
        <w:r w:rsidR="00426E62" w:rsidRPr="006E6534" w:rsidDel="00A9668D">
          <w:rPr>
            <w:rFonts w:cs="Times New Roman"/>
            <w:color w:val="000000" w:themeColor="text1"/>
            <w:rPrChange w:id="1599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5993" w:author="N F" w:date="2023-12-05T03:08:00Z">
              <w:rPr>
                <w:rFonts w:cs="Times New Roman"/>
                <w:lang w:val="en-GB"/>
              </w:rPr>
            </w:rPrChange>
          </w:rPr>
          <w:delInstrText>receptor</w:delInstrText>
        </w:r>
        <w:r w:rsidR="00426E62" w:rsidRPr="006E6534" w:rsidDel="00A9668D">
          <w:rPr>
            <w:rFonts w:cs="Times New Roman"/>
            <w:color w:val="000000" w:themeColor="text1"/>
            <w:rPrChange w:id="1599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5995" w:author="N F" w:date="2023-12-05T03:08:00Z">
              <w:rPr>
                <w:rFonts w:cs="Times New Roman"/>
                <w:lang w:val="en-GB"/>
              </w:rPr>
            </w:rPrChange>
          </w:rPr>
          <w:delInstrText>EGFR</w:delInstrText>
        </w:r>
        <w:r w:rsidR="00426E62" w:rsidRPr="006E6534" w:rsidDel="00A9668D">
          <w:rPr>
            <w:rFonts w:cs="Times New Roman"/>
            <w:color w:val="000000" w:themeColor="text1"/>
            <w:rPrChange w:id="1599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5997" w:author="N F" w:date="2023-12-05T03:08:00Z">
              <w:rPr>
                <w:rFonts w:cs="Times New Roman"/>
                <w:lang w:val="en-GB"/>
              </w:rPr>
            </w:rPrChange>
          </w:rPr>
          <w:delInstrText>significantly</w:delInstrText>
        </w:r>
        <w:r w:rsidR="00426E62" w:rsidRPr="006E6534" w:rsidDel="00A9668D">
          <w:rPr>
            <w:rFonts w:cs="Times New Roman"/>
            <w:color w:val="000000" w:themeColor="text1"/>
            <w:rPrChange w:id="1599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5999" w:author="N F" w:date="2023-12-05T03:08:00Z">
              <w:rPr>
                <w:rFonts w:cs="Times New Roman"/>
                <w:lang w:val="en-GB"/>
              </w:rPr>
            </w:rPrChange>
          </w:rPr>
          <w:delInstrText>improved</w:delInstrText>
        </w:r>
        <w:r w:rsidR="00426E62" w:rsidRPr="006E6534" w:rsidDel="00A9668D">
          <w:rPr>
            <w:rFonts w:cs="Times New Roman"/>
            <w:color w:val="000000" w:themeColor="text1"/>
            <w:rPrChange w:id="1600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01" w:author="N F" w:date="2023-12-05T03:08:00Z">
              <w:rPr>
                <w:rFonts w:cs="Times New Roman"/>
                <w:lang w:val="en-GB"/>
              </w:rPr>
            </w:rPrChange>
          </w:rPr>
          <w:delInstrText>progression</w:delInstrText>
        </w:r>
        <w:r w:rsidR="00426E62" w:rsidRPr="006E6534" w:rsidDel="00A9668D">
          <w:rPr>
            <w:rFonts w:cs="Times New Roman"/>
            <w:color w:val="000000" w:themeColor="text1"/>
            <w:rPrChange w:id="16002" w:author="N F" w:date="2023-12-05T03:08:00Z">
              <w:rPr>
                <w:rFonts w:cs="Times New Roman"/>
              </w:rPr>
            </w:rPrChange>
          </w:rPr>
          <w:delInstrText>-</w:delInstrText>
        </w:r>
        <w:r w:rsidR="00426E62" w:rsidRPr="006E6534" w:rsidDel="00A9668D">
          <w:rPr>
            <w:rFonts w:cs="Times New Roman"/>
            <w:color w:val="000000" w:themeColor="text1"/>
            <w:lang w:val="en-GB"/>
            <w:rPrChange w:id="16003" w:author="N F" w:date="2023-12-05T03:08:00Z">
              <w:rPr>
                <w:rFonts w:cs="Times New Roman"/>
                <w:lang w:val="en-GB"/>
              </w:rPr>
            </w:rPrChange>
          </w:rPr>
          <w:delInstrText>free</w:delInstrText>
        </w:r>
        <w:r w:rsidR="00426E62" w:rsidRPr="006E6534" w:rsidDel="00A9668D">
          <w:rPr>
            <w:rFonts w:cs="Times New Roman"/>
            <w:color w:val="000000" w:themeColor="text1"/>
            <w:rPrChange w:id="1600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05" w:author="N F" w:date="2023-12-05T03:08:00Z">
              <w:rPr>
                <w:rFonts w:cs="Times New Roman"/>
                <w:lang w:val="en-GB"/>
              </w:rPr>
            </w:rPrChange>
          </w:rPr>
          <w:delInstrText>survival</w:delInstrText>
        </w:r>
        <w:r w:rsidR="00426E62" w:rsidRPr="006E6534" w:rsidDel="00A9668D">
          <w:rPr>
            <w:rFonts w:cs="Times New Roman"/>
            <w:color w:val="000000" w:themeColor="text1"/>
            <w:rPrChange w:id="1600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07" w:author="N F" w:date="2023-12-05T03:08:00Z">
              <w:rPr>
                <w:rFonts w:cs="Times New Roman"/>
                <w:lang w:val="en-GB"/>
              </w:rPr>
            </w:rPrChange>
          </w:rPr>
          <w:delInstrText>PFS</w:delInstrText>
        </w:r>
        <w:r w:rsidR="00426E62" w:rsidRPr="006E6534" w:rsidDel="00A9668D">
          <w:rPr>
            <w:rFonts w:cs="Times New Roman"/>
            <w:color w:val="000000" w:themeColor="text1"/>
            <w:rPrChange w:id="1600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09" w:author="N F" w:date="2023-12-05T03:08:00Z">
              <w:rPr>
                <w:rFonts w:cs="Times New Roman"/>
                <w:lang w:val="en-GB"/>
              </w:rPr>
            </w:rPrChange>
          </w:rPr>
          <w:delInstrText>and</w:delInstrText>
        </w:r>
        <w:r w:rsidR="00426E62" w:rsidRPr="006E6534" w:rsidDel="00A9668D">
          <w:rPr>
            <w:rFonts w:cs="Times New Roman"/>
            <w:color w:val="000000" w:themeColor="text1"/>
            <w:rPrChange w:id="1601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11" w:author="N F" w:date="2023-12-05T03:08:00Z">
              <w:rPr>
                <w:rFonts w:cs="Times New Roman"/>
                <w:lang w:val="en-GB"/>
              </w:rPr>
            </w:rPrChange>
          </w:rPr>
          <w:delInstrText>overall</w:delInstrText>
        </w:r>
        <w:r w:rsidR="00426E62" w:rsidRPr="006E6534" w:rsidDel="00A9668D">
          <w:rPr>
            <w:rFonts w:cs="Times New Roman"/>
            <w:color w:val="000000" w:themeColor="text1"/>
            <w:rPrChange w:id="1601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13" w:author="N F" w:date="2023-12-05T03:08:00Z">
              <w:rPr>
                <w:rFonts w:cs="Times New Roman"/>
                <w:lang w:val="en-GB"/>
              </w:rPr>
            </w:rPrChange>
          </w:rPr>
          <w:delInstrText>survival</w:delInstrText>
        </w:r>
        <w:r w:rsidR="00426E62" w:rsidRPr="006E6534" w:rsidDel="00A9668D">
          <w:rPr>
            <w:rFonts w:cs="Times New Roman"/>
            <w:color w:val="000000" w:themeColor="text1"/>
            <w:rPrChange w:id="1601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15" w:author="N F" w:date="2023-12-05T03:08:00Z">
              <w:rPr>
                <w:rFonts w:cs="Times New Roman"/>
                <w:lang w:val="en-GB"/>
              </w:rPr>
            </w:rPrChange>
          </w:rPr>
          <w:delInstrText>OS</w:delInstrText>
        </w:r>
        <w:r w:rsidR="00426E62" w:rsidRPr="006E6534" w:rsidDel="00A9668D">
          <w:rPr>
            <w:rFonts w:cs="Times New Roman"/>
            <w:color w:val="000000" w:themeColor="text1"/>
            <w:rPrChange w:id="1601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17" w:author="N F" w:date="2023-12-05T03:08:00Z">
              <w:rPr>
                <w:rFonts w:cs="Times New Roman"/>
                <w:lang w:val="en-GB"/>
              </w:rPr>
            </w:rPrChange>
          </w:rPr>
          <w:delInstrText>versus</w:delInstrText>
        </w:r>
        <w:r w:rsidR="00426E62" w:rsidRPr="006E6534" w:rsidDel="00A9668D">
          <w:rPr>
            <w:rFonts w:cs="Times New Roman"/>
            <w:color w:val="000000" w:themeColor="text1"/>
            <w:rPrChange w:id="1601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19" w:author="N F" w:date="2023-12-05T03:08:00Z">
              <w:rPr>
                <w:rFonts w:cs="Times New Roman"/>
                <w:lang w:val="en-GB"/>
              </w:rPr>
            </w:rPrChange>
          </w:rPr>
          <w:delInstrText>comparator</w:delInstrText>
        </w:r>
        <w:r w:rsidR="00426E62" w:rsidRPr="006E6534" w:rsidDel="00A9668D">
          <w:rPr>
            <w:rFonts w:cs="Times New Roman"/>
            <w:color w:val="000000" w:themeColor="text1"/>
            <w:rPrChange w:id="1602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21" w:author="N F" w:date="2023-12-05T03:08:00Z">
              <w:rPr>
                <w:rFonts w:cs="Times New Roman"/>
                <w:lang w:val="en-GB"/>
              </w:rPr>
            </w:rPrChange>
          </w:rPr>
          <w:delInstrText>EGFR</w:delInstrText>
        </w:r>
        <w:r w:rsidR="00426E62" w:rsidRPr="006E6534" w:rsidDel="00A9668D">
          <w:rPr>
            <w:rFonts w:cs="Times New Roman"/>
            <w:color w:val="000000" w:themeColor="text1"/>
            <w:rPrChange w:id="1602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23" w:author="N F" w:date="2023-12-05T03:08:00Z">
              <w:rPr>
                <w:rFonts w:cs="Times New Roman"/>
                <w:lang w:val="en-GB"/>
              </w:rPr>
            </w:rPrChange>
          </w:rPr>
          <w:delInstrText>TKIs</w:delInstrText>
        </w:r>
        <w:r w:rsidR="00426E62" w:rsidRPr="006E6534" w:rsidDel="00A9668D">
          <w:rPr>
            <w:rFonts w:cs="Times New Roman"/>
            <w:color w:val="000000" w:themeColor="text1"/>
            <w:rPrChange w:id="1602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25" w:author="N F" w:date="2023-12-05T03:08:00Z">
              <w:rPr>
                <w:rFonts w:cs="Times New Roman"/>
                <w:lang w:val="en-GB"/>
              </w:rPr>
            </w:rPrChange>
          </w:rPr>
          <w:delInstrText>in</w:delInstrText>
        </w:r>
        <w:r w:rsidR="00426E62" w:rsidRPr="006E6534" w:rsidDel="00A9668D">
          <w:rPr>
            <w:rFonts w:cs="Times New Roman"/>
            <w:color w:val="000000" w:themeColor="text1"/>
            <w:rPrChange w:id="1602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27" w:author="N F" w:date="2023-12-05T03:08:00Z">
              <w:rPr>
                <w:rFonts w:cs="Times New Roman"/>
                <w:lang w:val="en-GB"/>
              </w:rPr>
            </w:rPrChange>
          </w:rPr>
          <w:delInstrText>patients</w:delInstrText>
        </w:r>
        <w:r w:rsidR="00426E62" w:rsidRPr="006E6534" w:rsidDel="00A9668D">
          <w:rPr>
            <w:rFonts w:cs="Times New Roman"/>
            <w:color w:val="000000" w:themeColor="text1"/>
            <w:rPrChange w:id="1602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29" w:author="N F" w:date="2023-12-05T03:08:00Z">
              <w:rPr>
                <w:rFonts w:cs="Times New Roman"/>
                <w:lang w:val="en-GB"/>
              </w:rPr>
            </w:rPrChange>
          </w:rPr>
          <w:delInstrText>with</w:delInstrText>
        </w:r>
        <w:r w:rsidR="00426E62" w:rsidRPr="006E6534" w:rsidDel="00A9668D">
          <w:rPr>
            <w:rFonts w:cs="Times New Roman"/>
            <w:color w:val="000000" w:themeColor="text1"/>
            <w:rPrChange w:id="1603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31" w:author="N F" w:date="2023-12-05T03:08:00Z">
              <w:rPr>
                <w:rFonts w:cs="Times New Roman"/>
                <w:lang w:val="en-GB"/>
              </w:rPr>
            </w:rPrChange>
          </w:rPr>
          <w:delInstrText>EGFR</w:delInstrText>
        </w:r>
        <w:r w:rsidR="00426E62" w:rsidRPr="006E6534" w:rsidDel="00A9668D">
          <w:rPr>
            <w:rFonts w:cs="Times New Roman"/>
            <w:color w:val="000000" w:themeColor="text1"/>
            <w:rPrChange w:id="1603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33" w:author="N F" w:date="2023-12-05T03:08:00Z">
              <w:rPr>
                <w:rFonts w:cs="Times New Roman"/>
                <w:lang w:val="en-GB"/>
              </w:rPr>
            </w:rPrChange>
          </w:rPr>
          <w:delInstrText>mutation</w:delInstrText>
        </w:r>
        <w:r w:rsidR="00426E62" w:rsidRPr="006E6534" w:rsidDel="00A9668D">
          <w:rPr>
            <w:rFonts w:cs="Times New Roman"/>
            <w:color w:val="000000" w:themeColor="text1"/>
            <w:rPrChange w:id="16034" w:author="N F" w:date="2023-12-05T03:08:00Z">
              <w:rPr>
                <w:rFonts w:cs="Times New Roman"/>
              </w:rPr>
            </w:rPrChange>
          </w:rPr>
          <w:delInstrText>-</w:delInstrText>
        </w:r>
        <w:r w:rsidR="00426E62" w:rsidRPr="006E6534" w:rsidDel="00A9668D">
          <w:rPr>
            <w:rFonts w:cs="Times New Roman"/>
            <w:color w:val="000000" w:themeColor="text1"/>
            <w:lang w:val="en-GB"/>
            <w:rPrChange w:id="16035" w:author="N F" w:date="2023-12-05T03:08:00Z">
              <w:rPr>
                <w:rFonts w:cs="Times New Roman"/>
                <w:lang w:val="en-GB"/>
              </w:rPr>
            </w:rPrChange>
          </w:rPr>
          <w:delInstrText>positive</w:delInstrText>
        </w:r>
        <w:r w:rsidR="00426E62" w:rsidRPr="006E6534" w:rsidDel="00A9668D">
          <w:rPr>
            <w:rFonts w:cs="Times New Roman"/>
            <w:color w:val="000000" w:themeColor="text1"/>
            <w:rPrChange w:id="1603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37" w:author="N F" w:date="2023-12-05T03:08:00Z">
              <w:rPr>
                <w:rFonts w:cs="Times New Roman"/>
                <w:lang w:val="en-GB"/>
              </w:rPr>
            </w:rPrChange>
          </w:rPr>
          <w:delInstrText>EGFRm</w:delInstrText>
        </w:r>
        <w:r w:rsidR="00426E62" w:rsidRPr="006E6534" w:rsidDel="00A9668D">
          <w:rPr>
            <w:rFonts w:cs="Times New Roman"/>
            <w:color w:val="000000" w:themeColor="text1"/>
            <w:rPrChange w:id="1603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39" w:author="N F" w:date="2023-12-05T03:08:00Z">
              <w:rPr>
                <w:rFonts w:cs="Times New Roman"/>
                <w:lang w:val="en-GB"/>
              </w:rPr>
            </w:rPrChange>
          </w:rPr>
          <w:delInstrText>advanced</w:delInstrText>
        </w:r>
        <w:r w:rsidR="00426E62" w:rsidRPr="006E6534" w:rsidDel="00A9668D">
          <w:rPr>
            <w:rFonts w:cs="Times New Roman"/>
            <w:color w:val="000000" w:themeColor="text1"/>
            <w:rPrChange w:id="1604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41" w:author="N F" w:date="2023-12-05T03:08:00Z">
              <w:rPr>
                <w:rFonts w:cs="Times New Roman"/>
                <w:lang w:val="en-GB"/>
              </w:rPr>
            </w:rPrChange>
          </w:rPr>
          <w:delInstrText>non</w:delInstrText>
        </w:r>
        <w:r w:rsidR="00426E62" w:rsidRPr="006E6534" w:rsidDel="00A9668D">
          <w:rPr>
            <w:rFonts w:cs="Times New Roman"/>
            <w:color w:val="000000" w:themeColor="text1"/>
            <w:rPrChange w:id="16042" w:author="N F" w:date="2023-12-05T03:08:00Z">
              <w:rPr>
                <w:rFonts w:cs="Times New Roman"/>
              </w:rPr>
            </w:rPrChange>
          </w:rPr>
          <w:delInstrText>-</w:delInstrText>
        </w:r>
        <w:r w:rsidR="00426E62" w:rsidRPr="006E6534" w:rsidDel="00A9668D">
          <w:rPr>
            <w:rFonts w:cs="Times New Roman"/>
            <w:color w:val="000000" w:themeColor="text1"/>
            <w:lang w:val="en-GB"/>
            <w:rPrChange w:id="16043" w:author="N F" w:date="2023-12-05T03:08:00Z">
              <w:rPr>
                <w:rFonts w:cs="Times New Roman"/>
                <w:lang w:val="en-GB"/>
              </w:rPr>
            </w:rPrChange>
          </w:rPr>
          <w:delInstrText>small</w:delInstrText>
        </w:r>
        <w:r w:rsidR="00426E62" w:rsidRPr="006E6534" w:rsidDel="00A9668D">
          <w:rPr>
            <w:rFonts w:cs="Times New Roman"/>
            <w:color w:val="000000" w:themeColor="text1"/>
            <w:rPrChange w:id="16044" w:author="N F" w:date="2023-12-05T03:08:00Z">
              <w:rPr>
                <w:rFonts w:cs="Times New Roman"/>
              </w:rPr>
            </w:rPrChange>
          </w:rPr>
          <w:delInstrText>-</w:delInstrText>
        </w:r>
        <w:r w:rsidR="00426E62" w:rsidRPr="006E6534" w:rsidDel="00A9668D">
          <w:rPr>
            <w:rFonts w:cs="Times New Roman"/>
            <w:color w:val="000000" w:themeColor="text1"/>
            <w:lang w:val="en-GB"/>
            <w:rPrChange w:id="16045" w:author="N F" w:date="2023-12-05T03:08:00Z">
              <w:rPr>
                <w:rFonts w:cs="Times New Roman"/>
                <w:lang w:val="en-GB"/>
              </w:rPr>
            </w:rPrChange>
          </w:rPr>
          <w:delInstrText>cell</w:delInstrText>
        </w:r>
        <w:r w:rsidR="00426E62" w:rsidRPr="006E6534" w:rsidDel="00A9668D">
          <w:rPr>
            <w:rFonts w:cs="Times New Roman"/>
            <w:color w:val="000000" w:themeColor="text1"/>
            <w:rPrChange w:id="1604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47" w:author="N F" w:date="2023-12-05T03:08:00Z">
              <w:rPr>
                <w:rFonts w:cs="Times New Roman"/>
                <w:lang w:val="en-GB"/>
              </w:rPr>
            </w:rPrChange>
          </w:rPr>
          <w:delInstrText>lung</w:delInstrText>
        </w:r>
        <w:r w:rsidR="00426E62" w:rsidRPr="006E6534" w:rsidDel="00A9668D">
          <w:rPr>
            <w:rFonts w:cs="Times New Roman"/>
            <w:color w:val="000000" w:themeColor="text1"/>
            <w:rPrChange w:id="1604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49" w:author="N F" w:date="2023-12-05T03:08:00Z">
              <w:rPr>
                <w:rFonts w:cs="Times New Roman"/>
                <w:lang w:val="en-GB"/>
              </w:rPr>
            </w:rPrChange>
          </w:rPr>
          <w:delInstrText>cancer</w:delInstrText>
        </w:r>
        <w:r w:rsidR="00426E62" w:rsidRPr="006E6534" w:rsidDel="00A9668D">
          <w:rPr>
            <w:rFonts w:cs="Times New Roman"/>
            <w:color w:val="000000" w:themeColor="text1"/>
            <w:rPrChange w:id="1605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51" w:author="N F" w:date="2023-12-05T03:08:00Z">
              <w:rPr>
                <w:rFonts w:cs="Times New Roman"/>
                <w:lang w:val="en-GB"/>
              </w:rPr>
            </w:rPrChange>
          </w:rPr>
          <w:delInstrText>NSCLC</w:delInstrText>
        </w:r>
        <w:r w:rsidR="00426E62" w:rsidRPr="006E6534" w:rsidDel="00A9668D">
          <w:rPr>
            <w:rFonts w:cs="Times New Roman"/>
            <w:color w:val="000000" w:themeColor="text1"/>
            <w:rPrChange w:id="16052" w:author="N F" w:date="2023-12-05T03:08:00Z">
              <w:rPr>
                <w:rFonts w:cs="Times New Roman"/>
              </w:rPr>
            </w:rPrChange>
          </w:rPr>
          <w:delInstrText>).\</w:delInstrText>
        </w:r>
        <w:r w:rsidR="00426E62" w:rsidRPr="006E6534" w:rsidDel="00A9668D">
          <w:rPr>
            <w:rFonts w:cs="Times New Roman"/>
            <w:color w:val="000000" w:themeColor="text1"/>
            <w:lang w:val="en-GB"/>
            <w:rPrChange w:id="16053" w:author="N F" w:date="2023-12-05T03:08:00Z">
              <w:rPr>
                <w:rFonts w:cs="Times New Roman"/>
                <w:lang w:val="en-GB"/>
              </w:rPr>
            </w:rPrChange>
          </w:rPr>
          <w:delInstrText>nOBJECTIVE</w:delInstrText>
        </w:r>
        <w:r w:rsidR="00426E62" w:rsidRPr="006E6534" w:rsidDel="00A9668D">
          <w:rPr>
            <w:rFonts w:cs="Times New Roman"/>
            <w:color w:val="000000" w:themeColor="text1"/>
            <w:rPrChange w:id="1605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55" w:author="N F" w:date="2023-12-05T03:08:00Z">
              <w:rPr>
                <w:rFonts w:cs="Times New Roman"/>
                <w:lang w:val="en-GB"/>
              </w:rPr>
            </w:rPrChange>
          </w:rPr>
          <w:delInstrText>The</w:delInstrText>
        </w:r>
        <w:r w:rsidR="00426E62" w:rsidRPr="006E6534" w:rsidDel="00A9668D">
          <w:rPr>
            <w:rFonts w:cs="Times New Roman"/>
            <w:color w:val="000000" w:themeColor="text1"/>
            <w:rPrChange w:id="1605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57" w:author="N F" w:date="2023-12-05T03:08:00Z">
              <w:rPr>
                <w:rFonts w:cs="Times New Roman"/>
                <w:lang w:val="en-GB"/>
              </w:rPr>
            </w:rPrChange>
          </w:rPr>
          <w:delInstrText>FLAURA</w:delInstrText>
        </w:r>
        <w:r w:rsidR="00426E62" w:rsidRPr="006E6534" w:rsidDel="00A9668D">
          <w:rPr>
            <w:rFonts w:cs="Times New Roman"/>
            <w:color w:val="000000" w:themeColor="text1"/>
            <w:rPrChange w:id="1605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59" w:author="N F" w:date="2023-12-05T03:08:00Z">
              <w:rPr>
                <w:rFonts w:cs="Times New Roman"/>
                <w:lang w:val="en-GB"/>
              </w:rPr>
            </w:rPrChange>
          </w:rPr>
          <w:delInstrText>China</w:delInstrText>
        </w:r>
        <w:r w:rsidR="00426E62" w:rsidRPr="006E6534" w:rsidDel="00A9668D">
          <w:rPr>
            <w:rFonts w:cs="Times New Roman"/>
            <w:color w:val="000000" w:themeColor="text1"/>
            <w:rPrChange w:id="1606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61" w:author="N F" w:date="2023-12-05T03:08:00Z">
              <w:rPr>
                <w:rFonts w:cs="Times New Roman"/>
                <w:lang w:val="en-GB"/>
              </w:rPr>
            </w:rPrChange>
          </w:rPr>
          <w:delInstrText>study</w:delInstrText>
        </w:r>
        <w:r w:rsidR="00426E62" w:rsidRPr="006E6534" w:rsidDel="00A9668D">
          <w:rPr>
            <w:rFonts w:cs="Times New Roman"/>
            <w:color w:val="000000" w:themeColor="text1"/>
            <w:rPrChange w:id="1606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63" w:author="N F" w:date="2023-12-05T03:08:00Z">
              <w:rPr>
                <w:rFonts w:cs="Times New Roman"/>
                <w:lang w:val="en-GB"/>
              </w:rPr>
            </w:rPrChange>
          </w:rPr>
          <w:delInstrText>assessed</w:delInstrText>
        </w:r>
        <w:r w:rsidR="00426E62" w:rsidRPr="006E6534" w:rsidDel="00A9668D">
          <w:rPr>
            <w:rFonts w:cs="Times New Roman"/>
            <w:color w:val="000000" w:themeColor="text1"/>
            <w:rPrChange w:id="1606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65" w:author="N F" w:date="2023-12-05T03:08:00Z">
              <w:rPr>
                <w:rFonts w:cs="Times New Roman"/>
                <w:lang w:val="en-GB"/>
              </w:rPr>
            </w:rPrChange>
          </w:rPr>
          <w:delInstrText>first</w:delInstrText>
        </w:r>
        <w:r w:rsidR="00426E62" w:rsidRPr="006E6534" w:rsidDel="00A9668D">
          <w:rPr>
            <w:rFonts w:cs="Times New Roman"/>
            <w:color w:val="000000" w:themeColor="text1"/>
            <w:rPrChange w:id="16066" w:author="N F" w:date="2023-12-05T03:08:00Z">
              <w:rPr>
                <w:rFonts w:cs="Times New Roman"/>
              </w:rPr>
            </w:rPrChange>
          </w:rPr>
          <w:delInstrText>-</w:delInstrText>
        </w:r>
        <w:r w:rsidR="00426E62" w:rsidRPr="006E6534" w:rsidDel="00A9668D">
          <w:rPr>
            <w:rFonts w:cs="Times New Roman"/>
            <w:color w:val="000000" w:themeColor="text1"/>
            <w:lang w:val="en-GB"/>
            <w:rPrChange w:id="16067" w:author="N F" w:date="2023-12-05T03:08:00Z">
              <w:rPr>
                <w:rFonts w:cs="Times New Roman"/>
                <w:lang w:val="en-GB"/>
              </w:rPr>
            </w:rPrChange>
          </w:rPr>
          <w:delInstrText>line</w:delInstrText>
        </w:r>
        <w:r w:rsidR="00426E62" w:rsidRPr="006E6534" w:rsidDel="00A9668D">
          <w:rPr>
            <w:rFonts w:cs="Times New Roman"/>
            <w:color w:val="000000" w:themeColor="text1"/>
            <w:rPrChange w:id="1606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69" w:author="N F" w:date="2023-12-05T03:08:00Z">
              <w:rPr>
                <w:rFonts w:cs="Times New Roman"/>
                <w:lang w:val="en-GB"/>
              </w:rPr>
            </w:rPrChange>
          </w:rPr>
          <w:delInstrText>osimertinib</w:delInstrText>
        </w:r>
        <w:r w:rsidR="00426E62" w:rsidRPr="006E6534" w:rsidDel="00A9668D">
          <w:rPr>
            <w:rFonts w:cs="Times New Roman"/>
            <w:color w:val="000000" w:themeColor="text1"/>
            <w:rPrChange w:id="1607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71" w:author="N F" w:date="2023-12-05T03:08:00Z">
              <w:rPr>
                <w:rFonts w:cs="Times New Roman"/>
                <w:lang w:val="en-GB"/>
              </w:rPr>
            </w:rPrChange>
          </w:rPr>
          <w:delInstrText>in</w:delInstrText>
        </w:r>
        <w:r w:rsidR="00426E62" w:rsidRPr="006E6534" w:rsidDel="00A9668D">
          <w:rPr>
            <w:rFonts w:cs="Times New Roman"/>
            <w:color w:val="000000" w:themeColor="text1"/>
            <w:rPrChange w:id="1607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73" w:author="N F" w:date="2023-12-05T03:08:00Z">
              <w:rPr>
                <w:rFonts w:cs="Times New Roman"/>
                <w:lang w:val="en-GB"/>
              </w:rPr>
            </w:rPrChange>
          </w:rPr>
          <w:delInstrText>Chinese</w:delInstrText>
        </w:r>
        <w:r w:rsidR="00426E62" w:rsidRPr="006E6534" w:rsidDel="00A9668D">
          <w:rPr>
            <w:rFonts w:cs="Times New Roman"/>
            <w:color w:val="000000" w:themeColor="text1"/>
            <w:rPrChange w:id="1607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75" w:author="N F" w:date="2023-12-05T03:08:00Z">
              <w:rPr>
                <w:rFonts w:cs="Times New Roman"/>
                <w:lang w:val="en-GB"/>
              </w:rPr>
            </w:rPrChange>
          </w:rPr>
          <w:delInstrText>patients</w:delInstrText>
        </w:r>
        <w:r w:rsidR="00426E62" w:rsidRPr="006E6534" w:rsidDel="00A9668D">
          <w:rPr>
            <w:rFonts w:cs="Times New Roman"/>
            <w:color w:val="000000" w:themeColor="text1"/>
            <w:rPrChange w:id="1607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77" w:author="N F" w:date="2023-12-05T03:08:00Z">
              <w:rPr>
                <w:rFonts w:cs="Times New Roman"/>
                <w:lang w:val="en-GB"/>
              </w:rPr>
            </w:rPrChange>
          </w:rPr>
          <w:delInstrText>with</w:delInstrText>
        </w:r>
        <w:r w:rsidR="00426E62" w:rsidRPr="006E6534" w:rsidDel="00A9668D">
          <w:rPr>
            <w:rFonts w:cs="Times New Roman"/>
            <w:color w:val="000000" w:themeColor="text1"/>
            <w:rPrChange w:id="1607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79" w:author="N F" w:date="2023-12-05T03:08:00Z">
              <w:rPr>
                <w:rFonts w:cs="Times New Roman"/>
                <w:lang w:val="en-GB"/>
              </w:rPr>
            </w:rPrChange>
          </w:rPr>
          <w:delInstrText>EGFRm</w:delInstrText>
        </w:r>
        <w:r w:rsidR="00426E62" w:rsidRPr="006E6534" w:rsidDel="00A9668D">
          <w:rPr>
            <w:rFonts w:cs="Times New Roman"/>
            <w:color w:val="000000" w:themeColor="text1"/>
            <w:rPrChange w:id="1608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81" w:author="N F" w:date="2023-12-05T03:08:00Z">
              <w:rPr>
                <w:rFonts w:cs="Times New Roman"/>
                <w:lang w:val="en-GB"/>
              </w:rPr>
            </w:rPrChange>
          </w:rPr>
          <w:delInstrText>advanced</w:delInstrText>
        </w:r>
        <w:r w:rsidR="00426E62" w:rsidRPr="006E6534" w:rsidDel="00A9668D">
          <w:rPr>
            <w:rFonts w:cs="Times New Roman"/>
            <w:color w:val="000000" w:themeColor="text1"/>
            <w:rPrChange w:id="1608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83" w:author="N F" w:date="2023-12-05T03:08:00Z">
              <w:rPr>
                <w:rFonts w:cs="Times New Roman"/>
                <w:lang w:val="en-GB"/>
              </w:rPr>
            </w:rPrChange>
          </w:rPr>
          <w:delInstrText>NSCLC</w:delInstrText>
        </w:r>
        <w:r w:rsidR="00426E62" w:rsidRPr="006E6534" w:rsidDel="00A9668D">
          <w:rPr>
            <w:rFonts w:cs="Times New Roman"/>
            <w:color w:val="000000" w:themeColor="text1"/>
            <w:rPrChange w:id="1608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85" w:author="N F" w:date="2023-12-05T03:08:00Z">
              <w:rPr>
                <w:rFonts w:cs="Times New Roman"/>
                <w:lang w:val="en-GB"/>
              </w:rPr>
            </w:rPrChange>
          </w:rPr>
          <w:delInstrText>NCT</w:delInstrText>
        </w:r>
        <w:r w:rsidR="00426E62" w:rsidRPr="006E6534" w:rsidDel="00A9668D">
          <w:rPr>
            <w:rFonts w:cs="Times New Roman"/>
            <w:color w:val="000000" w:themeColor="text1"/>
            <w:rPrChange w:id="16086" w:author="N F" w:date="2023-12-05T03:08:00Z">
              <w:rPr>
                <w:rFonts w:cs="Times New Roman"/>
              </w:rPr>
            </w:rPrChange>
          </w:rPr>
          <w:delInstrText>02296125).\</w:delInstrText>
        </w:r>
        <w:r w:rsidR="00426E62" w:rsidRPr="006E6534" w:rsidDel="00A9668D">
          <w:rPr>
            <w:rFonts w:cs="Times New Roman"/>
            <w:color w:val="000000" w:themeColor="text1"/>
            <w:lang w:val="en-GB"/>
            <w:rPrChange w:id="16087" w:author="N F" w:date="2023-12-05T03:08:00Z">
              <w:rPr>
                <w:rFonts w:cs="Times New Roman"/>
                <w:lang w:val="en-GB"/>
              </w:rPr>
            </w:rPrChange>
          </w:rPr>
          <w:delInstrText>nMETHODS</w:delInstrText>
        </w:r>
        <w:r w:rsidR="00426E62" w:rsidRPr="006E6534" w:rsidDel="00A9668D">
          <w:rPr>
            <w:rFonts w:cs="Times New Roman"/>
            <w:color w:val="000000" w:themeColor="text1"/>
            <w:rPrChange w:id="1608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89" w:author="N F" w:date="2023-12-05T03:08:00Z">
              <w:rPr>
                <w:rFonts w:cs="Times New Roman"/>
                <w:lang w:val="en-GB"/>
              </w:rPr>
            </w:rPrChange>
          </w:rPr>
          <w:delInstrText>FLAURA</w:delInstrText>
        </w:r>
        <w:r w:rsidR="00426E62" w:rsidRPr="006E6534" w:rsidDel="00A9668D">
          <w:rPr>
            <w:rFonts w:cs="Times New Roman"/>
            <w:color w:val="000000" w:themeColor="text1"/>
            <w:rPrChange w:id="1609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91" w:author="N F" w:date="2023-12-05T03:08:00Z">
              <w:rPr>
                <w:rFonts w:cs="Times New Roman"/>
                <w:lang w:val="en-GB"/>
              </w:rPr>
            </w:rPrChange>
          </w:rPr>
          <w:delInstrText>China</w:delInstrText>
        </w:r>
        <w:r w:rsidR="00426E62" w:rsidRPr="006E6534" w:rsidDel="00A9668D">
          <w:rPr>
            <w:rFonts w:cs="Times New Roman"/>
            <w:color w:val="000000" w:themeColor="text1"/>
            <w:rPrChange w:id="1609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93" w:author="N F" w:date="2023-12-05T03:08:00Z">
              <w:rPr>
                <w:rFonts w:cs="Times New Roman"/>
                <w:lang w:val="en-GB"/>
              </w:rPr>
            </w:rPrChange>
          </w:rPr>
          <w:delInstrText>was</w:delInstrText>
        </w:r>
        <w:r w:rsidR="00426E62" w:rsidRPr="006E6534" w:rsidDel="00A9668D">
          <w:rPr>
            <w:rFonts w:cs="Times New Roman"/>
            <w:color w:val="000000" w:themeColor="text1"/>
            <w:rPrChange w:id="1609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95" w:author="N F" w:date="2023-12-05T03:08:00Z">
              <w:rPr>
                <w:rFonts w:cs="Times New Roman"/>
                <w:lang w:val="en-GB"/>
              </w:rPr>
            </w:rPrChange>
          </w:rPr>
          <w:delInstrText>a</w:delInstrText>
        </w:r>
        <w:r w:rsidR="00426E62" w:rsidRPr="006E6534" w:rsidDel="00A9668D">
          <w:rPr>
            <w:rFonts w:cs="Times New Roman"/>
            <w:color w:val="000000" w:themeColor="text1"/>
            <w:rPrChange w:id="1609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097" w:author="N F" w:date="2023-12-05T03:08:00Z">
              <w:rPr>
                <w:rFonts w:cs="Times New Roman"/>
                <w:lang w:val="en-GB"/>
              </w:rPr>
            </w:rPrChange>
          </w:rPr>
          <w:delInstrText>double</w:delInstrText>
        </w:r>
        <w:r w:rsidR="00426E62" w:rsidRPr="006E6534" w:rsidDel="00A9668D">
          <w:rPr>
            <w:rFonts w:cs="Times New Roman"/>
            <w:color w:val="000000" w:themeColor="text1"/>
            <w:rPrChange w:id="16098" w:author="N F" w:date="2023-12-05T03:08:00Z">
              <w:rPr>
                <w:rFonts w:cs="Times New Roman"/>
              </w:rPr>
            </w:rPrChange>
          </w:rPr>
          <w:delInstrText>-</w:delInstrText>
        </w:r>
        <w:r w:rsidR="00426E62" w:rsidRPr="006E6534" w:rsidDel="00A9668D">
          <w:rPr>
            <w:rFonts w:cs="Times New Roman"/>
            <w:color w:val="000000" w:themeColor="text1"/>
            <w:lang w:val="en-GB"/>
            <w:rPrChange w:id="16099" w:author="N F" w:date="2023-12-05T03:08:00Z">
              <w:rPr>
                <w:rFonts w:cs="Times New Roman"/>
                <w:lang w:val="en-GB"/>
              </w:rPr>
            </w:rPrChange>
          </w:rPr>
          <w:delInstrText>blind</w:delInstrText>
        </w:r>
        <w:r w:rsidR="00426E62" w:rsidRPr="006E6534" w:rsidDel="00A9668D">
          <w:rPr>
            <w:rFonts w:cs="Times New Roman"/>
            <w:color w:val="000000" w:themeColor="text1"/>
            <w:rPrChange w:id="1610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01" w:author="N F" w:date="2023-12-05T03:08:00Z">
              <w:rPr>
                <w:rFonts w:cs="Times New Roman"/>
                <w:lang w:val="en-GB"/>
              </w:rPr>
            </w:rPrChange>
          </w:rPr>
          <w:delInstrText>randomized</w:delInstrText>
        </w:r>
        <w:r w:rsidR="00426E62" w:rsidRPr="006E6534" w:rsidDel="00A9668D">
          <w:rPr>
            <w:rFonts w:cs="Times New Roman"/>
            <w:color w:val="000000" w:themeColor="text1"/>
            <w:rPrChange w:id="1610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03" w:author="N F" w:date="2023-12-05T03:08:00Z">
              <w:rPr>
                <w:rFonts w:cs="Times New Roman"/>
                <w:lang w:val="en-GB"/>
              </w:rPr>
            </w:rPrChange>
          </w:rPr>
          <w:delInstrText>phase</w:delInstrText>
        </w:r>
        <w:r w:rsidR="00426E62" w:rsidRPr="006E6534" w:rsidDel="00A9668D">
          <w:rPr>
            <w:rFonts w:cs="Times New Roman"/>
            <w:color w:val="000000" w:themeColor="text1"/>
            <w:rPrChange w:id="1610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05" w:author="N F" w:date="2023-12-05T03:08:00Z">
              <w:rPr>
                <w:rFonts w:cs="Times New Roman"/>
                <w:lang w:val="en-GB"/>
              </w:rPr>
            </w:rPrChange>
          </w:rPr>
          <w:delInstrText>III</w:delInstrText>
        </w:r>
        <w:r w:rsidR="00426E62" w:rsidRPr="006E6534" w:rsidDel="00A9668D">
          <w:rPr>
            <w:rFonts w:cs="Times New Roman"/>
            <w:color w:val="000000" w:themeColor="text1"/>
            <w:rPrChange w:id="1610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07" w:author="N F" w:date="2023-12-05T03:08:00Z">
              <w:rPr>
                <w:rFonts w:cs="Times New Roman"/>
                <w:lang w:val="en-GB"/>
              </w:rPr>
            </w:rPrChange>
          </w:rPr>
          <w:delInstrText>study</w:delInstrText>
        </w:r>
        <w:r w:rsidR="00426E62" w:rsidRPr="006E6534" w:rsidDel="00A9668D">
          <w:rPr>
            <w:rFonts w:cs="Times New Roman"/>
            <w:color w:val="000000" w:themeColor="text1"/>
            <w:rPrChange w:id="1610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09" w:author="N F" w:date="2023-12-05T03:08:00Z">
              <w:rPr>
                <w:rFonts w:cs="Times New Roman"/>
                <w:lang w:val="en-GB"/>
              </w:rPr>
            </w:rPrChange>
          </w:rPr>
          <w:delInstrText>Adults</w:delInstrText>
        </w:r>
        <w:r w:rsidR="00426E62" w:rsidRPr="006E6534" w:rsidDel="00A9668D">
          <w:rPr>
            <w:rFonts w:cs="Times New Roman"/>
            <w:color w:val="000000" w:themeColor="text1"/>
            <w:rPrChange w:id="1611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11" w:author="N F" w:date="2023-12-05T03:08:00Z">
              <w:rPr>
                <w:rFonts w:cs="Times New Roman"/>
                <w:lang w:val="en-GB"/>
              </w:rPr>
            </w:rPrChange>
          </w:rPr>
          <w:delInstrText>from</w:delInstrText>
        </w:r>
        <w:r w:rsidR="00426E62" w:rsidRPr="006E6534" w:rsidDel="00A9668D">
          <w:rPr>
            <w:rFonts w:cs="Times New Roman"/>
            <w:color w:val="000000" w:themeColor="text1"/>
            <w:rPrChange w:id="1611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13" w:author="N F" w:date="2023-12-05T03:08:00Z">
              <w:rPr>
                <w:rFonts w:cs="Times New Roman"/>
                <w:lang w:val="en-GB"/>
              </w:rPr>
            </w:rPrChange>
          </w:rPr>
          <w:delInstrText>mainland</w:delInstrText>
        </w:r>
        <w:r w:rsidR="00426E62" w:rsidRPr="006E6534" w:rsidDel="00A9668D">
          <w:rPr>
            <w:rFonts w:cs="Times New Roman"/>
            <w:color w:val="000000" w:themeColor="text1"/>
            <w:rPrChange w:id="1611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15" w:author="N F" w:date="2023-12-05T03:08:00Z">
              <w:rPr>
                <w:rFonts w:cs="Times New Roman"/>
                <w:lang w:val="en-GB"/>
              </w:rPr>
            </w:rPrChange>
          </w:rPr>
          <w:delInstrText>China</w:delInstrText>
        </w:r>
        <w:r w:rsidR="00426E62" w:rsidRPr="006E6534" w:rsidDel="00A9668D">
          <w:rPr>
            <w:rFonts w:cs="Times New Roman"/>
            <w:color w:val="000000" w:themeColor="text1"/>
            <w:rPrChange w:id="1611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17" w:author="N F" w:date="2023-12-05T03:08:00Z">
              <w:rPr>
                <w:rFonts w:cs="Times New Roman"/>
                <w:lang w:val="en-GB"/>
              </w:rPr>
            </w:rPrChange>
          </w:rPr>
          <w:delInstrText>with</w:delInstrText>
        </w:r>
        <w:r w:rsidR="00426E62" w:rsidRPr="006E6534" w:rsidDel="00A9668D">
          <w:rPr>
            <w:rFonts w:cs="Times New Roman"/>
            <w:color w:val="000000" w:themeColor="text1"/>
            <w:rPrChange w:id="1611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19" w:author="N F" w:date="2023-12-05T03:08:00Z">
              <w:rPr>
                <w:rFonts w:cs="Times New Roman"/>
                <w:lang w:val="en-GB"/>
              </w:rPr>
            </w:rPrChange>
          </w:rPr>
          <w:delInstrText>previously</w:delInstrText>
        </w:r>
        <w:r w:rsidR="00426E62" w:rsidRPr="006E6534" w:rsidDel="00A9668D">
          <w:rPr>
            <w:rFonts w:cs="Times New Roman"/>
            <w:color w:val="000000" w:themeColor="text1"/>
            <w:rPrChange w:id="1612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21" w:author="N F" w:date="2023-12-05T03:08:00Z">
              <w:rPr>
                <w:rFonts w:cs="Times New Roman"/>
                <w:lang w:val="en-GB"/>
              </w:rPr>
            </w:rPrChange>
          </w:rPr>
          <w:delInstrText>untreated</w:delInstrText>
        </w:r>
        <w:r w:rsidR="00426E62" w:rsidRPr="006E6534" w:rsidDel="00A9668D">
          <w:rPr>
            <w:rFonts w:cs="Times New Roman"/>
            <w:color w:val="000000" w:themeColor="text1"/>
            <w:rPrChange w:id="1612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23" w:author="N F" w:date="2023-12-05T03:08:00Z">
              <w:rPr>
                <w:rFonts w:cs="Times New Roman"/>
                <w:lang w:val="en-GB"/>
              </w:rPr>
            </w:rPrChange>
          </w:rPr>
          <w:delInstrText>EGFRm</w:delInstrText>
        </w:r>
        <w:r w:rsidR="00426E62" w:rsidRPr="006E6534" w:rsidDel="00A9668D">
          <w:rPr>
            <w:rFonts w:cs="Times New Roman"/>
            <w:color w:val="000000" w:themeColor="text1"/>
            <w:rPrChange w:id="1612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25" w:author="N F" w:date="2023-12-05T03:08:00Z">
              <w:rPr>
                <w:rFonts w:cs="Times New Roman"/>
                <w:lang w:val="en-GB"/>
              </w:rPr>
            </w:rPrChange>
          </w:rPr>
          <w:delInstrText>Exon</w:delInstrText>
        </w:r>
        <w:r w:rsidR="00426E62" w:rsidRPr="006E6534" w:rsidDel="00A9668D">
          <w:rPr>
            <w:rFonts w:cs="Times New Roman"/>
            <w:color w:val="000000" w:themeColor="text1"/>
            <w:rPrChange w:id="16126" w:author="N F" w:date="2023-12-05T03:08:00Z">
              <w:rPr>
                <w:rFonts w:cs="Times New Roman"/>
              </w:rPr>
            </w:rPrChange>
          </w:rPr>
          <w:delInstrText xml:space="preserve"> 19 </w:delInstrText>
        </w:r>
        <w:r w:rsidR="00426E62" w:rsidRPr="006E6534" w:rsidDel="00A9668D">
          <w:rPr>
            <w:rFonts w:cs="Times New Roman"/>
            <w:color w:val="000000" w:themeColor="text1"/>
            <w:lang w:val="en-GB"/>
            <w:rPrChange w:id="16127" w:author="N F" w:date="2023-12-05T03:08:00Z">
              <w:rPr>
                <w:rFonts w:cs="Times New Roman"/>
                <w:lang w:val="en-GB"/>
              </w:rPr>
            </w:rPrChange>
          </w:rPr>
          <w:delInstrText>deletion</w:delInstrText>
        </w:r>
        <w:r w:rsidR="00426E62" w:rsidRPr="006E6534" w:rsidDel="00A9668D">
          <w:rPr>
            <w:rFonts w:cs="Times New Roman"/>
            <w:color w:val="000000" w:themeColor="text1"/>
            <w:rPrChange w:id="1612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29" w:author="N F" w:date="2023-12-05T03:08:00Z">
              <w:rPr>
                <w:rFonts w:cs="Times New Roman"/>
                <w:lang w:val="en-GB"/>
              </w:rPr>
            </w:rPrChange>
          </w:rPr>
          <w:delInstrText>or</w:delInstrText>
        </w:r>
        <w:r w:rsidR="00426E62" w:rsidRPr="006E6534" w:rsidDel="00A9668D">
          <w:rPr>
            <w:rFonts w:cs="Times New Roman"/>
            <w:color w:val="000000" w:themeColor="text1"/>
            <w:rPrChange w:id="1613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31" w:author="N F" w:date="2023-12-05T03:08:00Z">
              <w:rPr>
                <w:rFonts w:cs="Times New Roman"/>
                <w:lang w:val="en-GB"/>
              </w:rPr>
            </w:rPrChange>
          </w:rPr>
          <w:delInstrText>L</w:delInstrText>
        </w:r>
        <w:r w:rsidR="00426E62" w:rsidRPr="006E6534" w:rsidDel="00A9668D">
          <w:rPr>
            <w:rFonts w:cs="Times New Roman"/>
            <w:color w:val="000000" w:themeColor="text1"/>
            <w:rPrChange w:id="16132" w:author="N F" w:date="2023-12-05T03:08:00Z">
              <w:rPr>
                <w:rFonts w:cs="Times New Roman"/>
              </w:rPr>
            </w:rPrChange>
          </w:rPr>
          <w:delInstrText>858</w:delInstrText>
        </w:r>
        <w:r w:rsidR="00426E62" w:rsidRPr="006E6534" w:rsidDel="00A9668D">
          <w:rPr>
            <w:rFonts w:cs="Times New Roman"/>
            <w:color w:val="000000" w:themeColor="text1"/>
            <w:lang w:val="en-GB"/>
            <w:rPrChange w:id="16133" w:author="N F" w:date="2023-12-05T03:08:00Z">
              <w:rPr>
                <w:rFonts w:cs="Times New Roman"/>
                <w:lang w:val="en-GB"/>
              </w:rPr>
            </w:rPrChange>
          </w:rPr>
          <w:delInstrText>R</w:delInstrText>
        </w:r>
        <w:r w:rsidR="00426E62" w:rsidRPr="006E6534" w:rsidDel="00A9668D">
          <w:rPr>
            <w:rFonts w:cs="Times New Roman"/>
            <w:color w:val="000000" w:themeColor="text1"/>
            <w:rPrChange w:id="1613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35" w:author="N F" w:date="2023-12-05T03:08:00Z">
              <w:rPr>
                <w:rFonts w:cs="Times New Roman"/>
                <w:lang w:val="en-GB"/>
              </w:rPr>
            </w:rPrChange>
          </w:rPr>
          <w:delInstrText>advanced</w:delInstrText>
        </w:r>
        <w:r w:rsidR="00426E62" w:rsidRPr="006E6534" w:rsidDel="00A9668D">
          <w:rPr>
            <w:rFonts w:cs="Times New Roman"/>
            <w:color w:val="000000" w:themeColor="text1"/>
            <w:rPrChange w:id="1613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37" w:author="N F" w:date="2023-12-05T03:08:00Z">
              <w:rPr>
                <w:rFonts w:cs="Times New Roman"/>
                <w:lang w:val="en-GB"/>
              </w:rPr>
            </w:rPrChange>
          </w:rPr>
          <w:delInstrText>NSCLC</w:delInstrText>
        </w:r>
        <w:r w:rsidR="00426E62" w:rsidRPr="006E6534" w:rsidDel="00A9668D">
          <w:rPr>
            <w:rFonts w:cs="Times New Roman"/>
            <w:color w:val="000000" w:themeColor="text1"/>
            <w:rPrChange w:id="1613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39" w:author="N F" w:date="2023-12-05T03:08:00Z">
              <w:rPr>
                <w:rFonts w:cs="Times New Roman"/>
                <w:lang w:val="en-GB"/>
              </w:rPr>
            </w:rPrChange>
          </w:rPr>
          <w:delInstrText>were</w:delInstrText>
        </w:r>
        <w:r w:rsidR="00426E62" w:rsidRPr="006E6534" w:rsidDel="00A9668D">
          <w:rPr>
            <w:rFonts w:cs="Times New Roman"/>
            <w:color w:val="000000" w:themeColor="text1"/>
            <w:rPrChange w:id="1614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41" w:author="N F" w:date="2023-12-05T03:08:00Z">
              <w:rPr>
                <w:rFonts w:cs="Times New Roman"/>
                <w:lang w:val="en-GB"/>
              </w:rPr>
            </w:rPrChange>
          </w:rPr>
          <w:delInstrText>enrolled</w:delInstrText>
        </w:r>
        <w:r w:rsidR="00426E62" w:rsidRPr="006E6534" w:rsidDel="00A9668D">
          <w:rPr>
            <w:rFonts w:cs="Times New Roman"/>
            <w:color w:val="000000" w:themeColor="text1"/>
            <w:rPrChange w:id="1614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43" w:author="N F" w:date="2023-12-05T03:08:00Z">
              <w:rPr>
                <w:rFonts w:cs="Times New Roman"/>
                <w:lang w:val="en-GB"/>
              </w:rPr>
            </w:rPrChange>
          </w:rPr>
          <w:delInstrText>in</w:delInstrText>
        </w:r>
        <w:r w:rsidR="00426E62" w:rsidRPr="006E6534" w:rsidDel="00A9668D">
          <w:rPr>
            <w:rFonts w:cs="Times New Roman"/>
            <w:color w:val="000000" w:themeColor="text1"/>
            <w:rPrChange w:id="1614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45" w:author="N F" w:date="2023-12-05T03:08:00Z">
              <w:rPr>
                <w:rFonts w:cs="Times New Roman"/>
                <w:lang w:val="en-GB"/>
              </w:rPr>
            </w:rPrChange>
          </w:rPr>
          <w:delInstrText>the</w:delInstrText>
        </w:r>
        <w:r w:rsidR="00426E62" w:rsidRPr="006E6534" w:rsidDel="00A9668D">
          <w:rPr>
            <w:rFonts w:cs="Times New Roman"/>
            <w:color w:val="000000" w:themeColor="text1"/>
            <w:rPrChange w:id="1614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47" w:author="N F" w:date="2023-12-05T03:08:00Z">
              <w:rPr>
                <w:rFonts w:cs="Times New Roman"/>
                <w:lang w:val="en-GB"/>
              </w:rPr>
            </w:rPrChange>
          </w:rPr>
          <w:delInstrText>global</w:delInstrText>
        </w:r>
        <w:r w:rsidR="00426E62" w:rsidRPr="006E6534" w:rsidDel="00A9668D">
          <w:rPr>
            <w:rFonts w:cs="Times New Roman"/>
            <w:color w:val="000000" w:themeColor="text1"/>
            <w:rPrChange w:id="1614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49" w:author="N F" w:date="2023-12-05T03:08:00Z">
              <w:rPr>
                <w:rFonts w:cs="Times New Roman"/>
                <w:lang w:val="en-GB"/>
              </w:rPr>
            </w:rPrChange>
          </w:rPr>
          <w:delInstrText>study</w:delInstrText>
        </w:r>
        <w:r w:rsidR="00426E62" w:rsidRPr="006E6534" w:rsidDel="00A9668D">
          <w:rPr>
            <w:rFonts w:cs="Times New Roman"/>
            <w:color w:val="000000" w:themeColor="text1"/>
            <w:rPrChange w:id="1615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51" w:author="N F" w:date="2023-12-05T03:08:00Z">
              <w:rPr>
                <w:rFonts w:cs="Times New Roman"/>
                <w:lang w:val="en-GB"/>
              </w:rPr>
            </w:rPrChange>
          </w:rPr>
          <w:delInstrText>or</w:delInstrText>
        </w:r>
        <w:r w:rsidR="00426E62" w:rsidRPr="006E6534" w:rsidDel="00A9668D">
          <w:rPr>
            <w:rFonts w:cs="Times New Roman"/>
            <w:color w:val="000000" w:themeColor="text1"/>
            <w:rPrChange w:id="1615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53" w:author="N F" w:date="2023-12-05T03:08:00Z">
              <w:rPr>
                <w:rFonts w:cs="Times New Roman"/>
                <w:lang w:val="en-GB"/>
              </w:rPr>
            </w:rPrChange>
          </w:rPr>
          <w:delInstrText>a</w:delInstrText>
        </w:r>
        <w:r w:rsidR="00426E62" w:rsidRPr="006E6534" w:rsidDel="00A9668D">
          <w:rPr>
            <w:rFonts w:cs="Times New Roman"/>
            <w:color w:val="000000" w:themeColor="text1"/>
            <w:rPrChange w:id="1615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55" w:author="N F" w:date="2023-12-05T03:08:00Z">
              <w:rPr>
                <w:rFonts w:cs="Times New Roman"/>
                <w:lang w:val="en-GB"/>
              </w:rPr>
            </w:rPrChange>
          </w:rPr>
          <w:delInstrText>China</w:delInstrText>
        </w:r>
        <w:r w:rsidR="00426E62" w:rsidRPr="006E6534" w:rsidDel="00A9668D">
          <w:rPr>
            <w:rFonts w:cs="Times New Roman"/>
            <w:color w:val="000000" w:themeColor="text1"/>
            <w:rPrChange w:id="16156" w:author="N F" w:date="2023-12-05T03:08:00Z">
              <w:rPr>
                <w:rFonts w:cs="Times New Roman"/>
              </w:rPr>
            </w:rPrChange>
          </w:rPr>
          <w:delInstrText>-</w:delInstrText>
        </w:r>
        <w:r w:rsidR="00426E62" w:rsidRPr="006E6534" w:rsidDel="00A9668D">
          <w:rPr>
            <w:rFonts w:cs="Times New Roman"/>
            <w:color w:val="000000" w:themeColor="text1"/>
            <w:lang w:val="en-GB"/>
            <w:rPrChange w:id="16157" w:author="N F" w:date="2023-12-05T03:08:00Z">
              <w:rPr>
                <w:rFonts w:cs="Times New Roman"/>
                <w:lang w:val="en-GB"/>
              </w:rPr>
            </w:rPrChange>
          </w:rPr>
          <w:delInstrText>only</w:delInstrText>
        </w:r>
        <w:r w:rsidR="00426E62" w:rsidRPr="006E6534" w:rsidDel="00A9668D">
          <w:rPr>
            <w:rFonts w:cs="Times New Roman"/>
            <w:color w:val="000000" w:themeColor="text1"/>
            <w:rPrChange w:id="1615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59" w:author="N F" w:date="2023-12-05T03:08:00Z">
              <w:rPr>
                <w:rFonts w:cs="Times New Roman"/>
                <w:lang w:val="en-GB"/>
              </w:rPr>
            </w:rPrChange>
          </w:rPr>
          <w:delInstrText>study</w:delInstrText>
        </w:r>
        <w:r w:rsidR="00426E62" w:rsidRPr="006E6534" w:rsidDel="00A9668D">
          <w:rPr>
            <w:rFonts w:cs="Times New Roman"/>
            <w:color w:val="000000" w:themeColor="text1"/>
            <w:rPrChange w:id="1616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61" w:author="N F" w:date="2023-12-05T03:08:00Z">
              <w:rPr>
                <w:rFonts w:cs="Times New Roman"/>
                <w:lang w:val="en-GB"/>
              </w:rPr>
            </w:rPrChange>
          </w:rPr>
          <w:delInstrText>under</w:delInstrText>
        </w:r>
        <w:r w:rsidR="00426E62" w:rsidRPr="006E6534" w:rsidDel="00A9668D">
          <w:rPr>
            <w:rFonts w:cs="Times New Roman"/>
            <w:color w:val="000000" w:themeColor="text1"/>
            <w:rPrChange w:id="1616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63" w:author="N F" w:date="2023-12-05T03:08:00Z">
              <w:rPr>
                <w:rFonts w:cs="Times New Roman"/>
                <w:lang w:val="en-GB"/>
              </w:rPr>
            </w:rPrChange>
          </w:rPr>
          <w:delInstrText>the</w:delInstrText>
        </w:r>
        <w:r w:rsidR="00426E62" w:rsidRPr="006E6534" w:rsidDel="00A9668D">
          <w:rPr>
            <w:rFonts w:cs="Times New Roman"/>
            <w:color w:val="000000" w:themeColor="text1"/>
            <w:rPrChange w:id="1616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65" w:author="N F" w:date="2023-12-05T03:08:00Z">
              <w:rPr>
                <w:rFonts w:cs="Times New Roman"/>
                <w:lang w:val="en-GB"/>
              </w:rPr>
            </w:rPrChange>
          </w:rPr>
          <w:delInstrText>same</w:delInstrText>
        </w:r>
        <w:r w:rsidR="00426E62" w:rsidRPr="006E6534" w:rsidDel="00A9668D">
          <w:rPr>
            <w:rFonts w:cs="Times New Roman"/>
            <w:color w:val="000000" w:themeColor="text1"/>
            <w:rPrChange w:id="1616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67" w:author="N F" w:date="2023-12-05T03:08:00Z">
              <w:rPr>
                <w:rFonts w:cs="Times New Roman"/>
                <w:lang w:val="en-GB"/>
              </w:rPr>
            </w:rPrChange>
          </w:rPr>
          <w:delInstrText>protocol</w:delInstrText>
        </w:r>
        <w:r w:rsidR="00426E62" w:rsidRPr="006E6534" w:rsidDel="00A9668D">
          <w:rPr>
            <w:rFonts w:cs="Times New Roman"/>
            <w:color w:val="000000" w:themeColor="text1"/>
            <w:rPrChange w:id="16168" w:author="N F" w:date="2023-12-05T03:08:00Z">
              <w:rPr>
                <w:rFonts w:cs="Times New Roman"/>
              </w:rPr>
            </w:rPrChange>
          </w:rPr>
          <w:delInstrText xml:space="preserve">; 136 </w:delInstrText>
        </w:r>
        <w:r w:rsidR="00426E62" w:rsidRPr="006E6534" w:rsidDel="00A9668D">
          <w:rPr>
            <w:rFonts w:cs="Times New Roman"/>
            <w:color w:val="000000" w:themeColor="text1"/>
            <w:lang w:val="en-GB"/>
            <w:rPrChange w:id="16169" w:author="N F" w:date="2023-12-05T03:08:00Z">
              <w:rPr>
                <w:rFonts w:cs="Times New Roman"/>
                <w:lang w:val="en-GB"/>
              </w:rPr>
            </w:rPrChange>
          </w:rPr>
          <w:delInstrText>patients</w:delInstrText>
        </w:r>
        <w:r w:rsidR="00426E62" w:rsidRPr="006E6534" w:rsidDel="00A9668D">
          <w:rPr>
            <w:rFonts w:cs="Times New Roman"/>
            <w:color w:val="000000" w:themeColor="text1"/>
            <w:rPrChange w:id="1617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71" w:author="N F" w:date="2023-12-05T03:08:00Z">
              <w:rPr>
                <w:rFonts w:cs="Times New Roman"/>
                <w:lang w:val="en-GB"/>
              </w:rPr>
            </w:rPrChange>
          </w:rPr>
          <w:delInstrText>were</w:delInstrText>
        </w:r>
        <w:r w:rsidR="00426E62" w:rsidRPr="006E6534" w:rsidDel="00A9668D">
          <w:rPr>
            <w:rFonts w:cs="Times New Roman"/>
            <w:color w:val="000000" w:themeColor="text1"/>
            <w:rPrChange w:id="1617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73" w:author="N F" w:date="2023-12-05T03:08:00Z">
              <w:rPr>
                <w:rFonts w:cs="Times New Roman"/>
                <w:lang w:val="en-GB"/>
              </w:rPr>
            </w:rPrChange>
          </w:rPr>
          <w:delInstrText>randomized</w:delInstrText>
        </w:r>
        <w:r w:rsidR="00426E62" w:rsidRPr="006E6534" w:rsidDel="00A9668D">
          <w:rPr>
            <w:rFonts w:cs="Times New Roman"/>
            <w:color w:val="000000" w:themeColor="text1"/>
            <w:rPrChange w:id="1617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75" w:author="N F" w:date="2023-12-05T03:08:00Z">
              <w:rPr>
                <w:rFonts w:cs="Times New Roman"/>
                <w:lang w:val="en-GB"/>
              </w:rPr>
            </w:rPrChange>
          </w:rPr>
          <w:delInstrText>to</w:delInstrText>
        </w:r>
        <w:r w:rsidR="00426E62" w:rsidRPr="006E6534" w:rsidDel="00A9668D">
          <w:rPr>
            <w:rFonts w:cs="Times New Roman"/>
            <w:color w:val="000000" w:themeColor="text1"/>
            <w:rPrChange w:id="1617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77" w:author="N F" w:date="2023-12-05T03:08:00Z">
              <w:rPr>
                <w:rFonts w:cs="Times New Roman"/>
                <w:lang w:val="en-GB"/>
              </w:rPr>
            </w:rPrChange>
          </w:rPr>
          <w:delInstrText>osimertinib</w:delInstrText>
        </w:r>
        <w:r w:rsidR="00426E62" w:rsidRPr="006E6534" w:rsidDel="00A9668D">
          <w:rPr>
            <w:rFonts w:cs="Times New Roman"/>
            <w:color w:val="000000" w:themeColor="text1"/>
            <w:rPrChange w:id="16178" w:author="N F" w:date="2023-12-05T03:08:00Z">
              <w:rPr>
                <w:rFonts w:cs="Times New Roman"/>
              </w:rPr>
            </w:rPrChange>
          </w:rPr>
          <w:delInstrText xml:space="preserve"> (80 </w:delInstrText>
        </w:r>
        <w:r w:rsidR="00426E62" w:rsidRPr="006E6534" w:rsidDel="00A9668D">
          <w:rPr>
            <w:rFonts w:cs="Times New Roman"/>
            <w:color w:val="000000" w:themeColor="text1"/>
            <w:lang w:val="en-GB"/>
            <w:rPrChange w:id="16179" w:author="N F" w:date="2023-12-05T03:08:00Z">
              <w:rPr>
                <w:rFonts w:cs="Times New Roman"/>
                <w:lang w:val="en-GB"/>
              </w:rPr>
            </w:rPrChange>
          </w:rPr>
          <w:delInstrText>mg</w:delInstrText>
        </w:r>
        <w:r w:rsidR="00426E62" w:rsidRPr="006E6534" w:rsidDel="00A9668D">
          <w:rPr>
            <w:rFonts w:cs="Times New Roman"/>
            <w:color w:val="000000" w:themeColor="text1"/>
            <w:rPrChange w:id="1618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81" w:author="N F" w:date="2023-12-05T03:08:00Z">
              <w:rPr>
                <w:rFonts w:cs="Times New Roman"/>
                <w:lang w:val="en-GB"/>
              </w:rPr>
            </w:rPrChange>
          </w:rPr>
          <w:delInstrText>once</w:delInstrText>
        </w:r>
        <w:r w:rsidR="00426E62" w:rsidRPr="006E6534" w:rsidDel="00A9668D">
          <w:rPr>
            <w:rFonts w:cs="Times New Roman"/>
            <w:color w:val="000000" w:themeColor="text1"/>
            <w:rPrChange w:id="1618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83" w:author="N F" w:date="2023-12-05T03:08:00Z">
              <w:rPr>
                <w:rFonts w:cs="Times New Roman"/>
                <w:lang w:val="en-GB"/>
              </w:rPr>
            </w:rPrChange>
          </w:rPr>
          <w:delInstrText>daily</w:delInstrText>
        </w:r>
        <w:r w:rsidR="00426E62" w:rsidRPr="006E6534" w:rsidDel="00A9668D">
          <w:rPr>
            <w:rFonts w:cs="Times New Roman"/>
            <w:color w:val="000000" w:themeColor="text1"/>
            <w:rPrChange w:id="1618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85" w:author="N F" w:date="2023-12-05T03:08:00Z">
              <w:rPr>
                <w:rFonts w:cs="Times New Roman"/>
                <w:lang w:val="en-GB"/>
              </w:rPr>
            </w:rPrChange>
          </w:rPr>
          <w:delInstrText>od</w:delInstrText>
        </w:r>
        <w:r w:rsidR="00426E62" w:rsidRPr="006E6534" w:rsidDel="00A9668D">
          <w:rPr>
            <w:rFonts w:cs="Times New Roman"/>
            <w:color w:val="000000" w:themeColor="text1"/>
            <w:rPrChange w:id="1618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87" w:author="N F" w:date="2023-12-05T03:08:00Z">
              <w:rPr>
                <w:rFonts w:cs="Times New Roman"/>
                <w:lang w:val="en-GB"/>
              </w:rPr>
            </w:rPrChange>
          </w:rPr>
          <w:delInstrText>n</w:delInstrText>
        </w:r>
        <w:r w:rsidR="00426E62" w:rsidRPr="006E6534" w:rsidDel="00A9668D">
          <w:rPr>
            <w:rFonts w:cs="Times New Roman"/>
            <w:color w:val="000000" w:themeColor="text1"/>
            <w:rPrChange w:id="16188" w:author="N F" w:date="2023-12-05T03:08:00Z">
              <w:rPr>
                <w:rFonts w:cs="Times New Roman"/>
              </w:rPr>
            </w:rPrChange>
          </w:rPr>
          <w:delInstrText xml:space="preserve"> = 71) </w:delInstrText>
        </w:r>
        <w:r w:rsidR="00426E62" w:rsidRPr="006E6534" w:rsidDel="00A9668D">
          <w:rPr>
            <w:rFonts w:cs="Times New Roman"/>
            <w:color w:val="000000" w:themeColor="text1"/>
            <w:lang w:val="en-GB"/>
            <w:rPrChange w:id="16189" w:author="N F" w:date="2023-12-05T03:08:00Z">
              <w:rPr>
                <w:rFonts w:cs="Times New Roman"/>
                <w:lang w:val="en-GB"/>
              </w:rPr>
            </w:rPrChange>
          </w:rPr>
          <w:delInstrText>or</w:delInstrText>
        </w:r>
        <w:r w:rsidR="00426E62" w:rsidRPr="006E6534" w:rsidDel="00A9668D">
          <w:rPr>
            <w:rFonts w:cs="Times New Roman"/>
            <w:color w:val="000000" w:themeColor="text1"/>
            <w:rPrChange w:id="1619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91" w:author="N F" w:date="2023-12-05T03:08:00Z">
              <w:rPr>
                <w:rFonts w:cs="Times New Roman"/>
                <w:lang w:val="en-GB"/>
              </w:rPr>
            </w:rPrChange>
          </w:rPr>
          <w:delInstrText>comparator</w:delInstrText>
        </w:r>
        <w:r w:rsidR="00426E62" w:rsidRPr="006E6534" w:rsidDel="00A9668D">
          <w:rPr>
            <w:rFonts w:cs="Times New Roman"/>
            <w:color w:val="000000" w:themeColor="text1"/>
            <w:rPrChange w:id="1619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93" w:author="N F" w:date="2023-12-05T03:08:00Z">
              <w:rPr>
                <w:rFonts w:cs="Times New Roman"/>
                <w:lang w:val="en-GB"/>
              </w:rPr>
            </w:rPrChange>
          </w:rPr>
          <w:delInstrText>EGFR</w:delInstrText>
        </w:r>
        <w:r w:rsidR="00426E62" w:rsidRPr="006E6534" w:rsidDel="00A9668D">
          <w:rPr>
            <w:rFonts w:cs="Times New Roman"/>
            <w:color w:val="000000" w:themeColor="text1"/>
            <w:rPrChange w:id="1619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95" w:author="N F" w:date="2023-12-05T03:08:00Z">
              <w:rPr>
                <w:rFonts w:cs="Times New Roman"/>
                <w:lang w:val="en-GB"/>
              </w:rPr>
            </w:rPrChange>
          </w:rPr>
          <w:delInstrText>TKI</w:delInstrText>
        </w:r>
        <w:r w:rsidR="00426E62" w:rsidRPr="006E6534" w:rsidDel="00A9668D">
          <w:rPr>
            <w:rFonts w:cs="Times New Roman"/>
            <w:color w:val="000000" w:themeColor="text1"/>
            <w:rPrChange w:id="1619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97" w:author="N F" w:date="2023-12-05T03:08:00Z">
              <w:rPr>
                <w:rFonts w:cs="Times New Roman"/>
                <w:lang w:val="en-GB"/>
              </w:rPr>
            </w:rPrChange>
          </w:rPr>
          <w:delInstrText>gefitinib</w:delInstrText>
        </w:r>
        <w:r w:rsidR="00426E62" w:rsidRPr="006E6534" w:rsidDel="00A9668D">
          <w:rPr>
            <w:rFonts w:cs="Times New Roman"/>
            <w:color w:val="000000" w:themeColor="text1"/>
            <w:rPrChange w:id="1619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199" w:author="N F" w:date="2023-12-05T03:08:00Z">
              <w:rPr>
                <w:rFonts w:cs="Times New Roman"/>
                <w:lang w:val="en-GB"/>
              </w:rPr>
            </w:rPrChange>
          </w:rPr>
          <w:delInstrText>or</w:delInstrText>
        </w:r>
        <w:r w:rsidR="00426E62" w:rsidRPr="006E6534" w:rsidDel="00A9668D">
          <w:rPr>
            <w:rFonts w:cs="Times New Roman"/>
            <w:color w:val="000000" w:themeColor="text1"/>
            <w:rPrChange w:id="1620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01" w:author="N F" w:date="2023-12-05T03:08:00Z">
              <w:rPr>
                <w:rFonts w:cs="Times New Roman"/>
                <w:lang w:val="en-GB"/>
              </w:rPr>
            </w:rPrChange>
          </w:rPr>
          <w:delInstrText>erlotinib</w:delInstrText>
        </w:r>
        <w:r w:rsidR="00426E62" w:rsidRPr="006E6534" w:rsidDel="00A9668D">
          <w:rPr>
            <w:rFonts w:cs="Times New Roman"/>
            <w:color w:val="000000" w:themeColor="text1"/>
            <w:rPrChange w:id="1620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03" w:author="N F" w:date="2023-12-05T03:08:00Z">
              <w:rPr>
                <w:rFonts w:cs="Times New Roman"/>
                <w:lang w:val="en-GB"/>
              </w:rPr>
            </w:rPrChange>
          </w:rPr>
          <w:delInstrText>all</w:delInstrText>
        </w:r>
        <w:r w:rsidR="00426E62" w:rsidRPr="006E6534" w:rsidDel="00A9668D">
          <w:rPr>
            <w:rFonts w:cs="Times New Roman"/>
            <w:color w:val="000000" w:themeColor="text1"/>
            <w:rPrChange w:id="1620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05" w:author="N F" w:date="2023-12-05T03:08:00Z">
              <w:rPr>
                <w:rFonts w:cs="Times New Roman"/>
                <w:lang w:val="en-GB"/>
              </w:rPr>
            </w:rPrChange>
          </w:rPr>
          <w:delInstrText>sites</w:delInstrText>
        </w:r>
        <w:r w:rsidR="00426E62" w:rsidRPr="006E6534" w:rsidDel="00A9668D">
          <w:rPr>
            <w:rFonts w:cs="Times New Roman"/>
            <w:color w:val="000000" w:themeColor="text1"/>
            <w:rPrChange w:id="1620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07" w:author="N F" w:date="2023-12-05T03:08:00Z">
              <w:rPr>
                <w:rFonts w:cs="Times New Roman"/>
                <w:lang w:val="en-GB"/>
              </w:rPr>
            </w:rPrChange>
          </w:rPr>
          <w:delInstrText>selected</w:delInstrText>
        </w:r>
        <w:r w:rsidR="00426E62" w:rsidRPr="006E6534" w:rsidDel="00A9668D">
          <w:rPr>
            <w:rFonts w:cs="Times New Roman"/>
            <w:color w:val="000000" w:themeColor="text1"/>
            <w:rPrChange w:id="1620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09" w:author="N F" w:date="2023-12-05T03:08:00Z">
              <w:rPr>
                <w:rFonts w:cs="Times New Roman"/>
                <w:lang w:val="en-GB"/>
              </w:rPr>
            </w:rPrChange>
          </w:rPr>
          <w:delInstrText>gefitinib</w:delInstrText>
        </w:r>
        <w:r w:rsidR="00426E62" w:rsidRPr="006E6534" w:rsidDel="00A9668D">
          <w:rPr>
            <w:rFonts w:cs="Times New Roman"/>
            <w:color w:val="000000" w:themeColor="text1"/>
            <w:rPrChange w:id="16210" w:author="N F" w:date="2023-12-05T03:08:00Z">
              <w:rPr>
                <w:rFonts w:cs="Times New Roman"/>
              </w:rPr>
            </w:rPrChange>
          </w:rPr>
          <w:delInstrText xml:space="preserve"> 250 </w:delInstrText>
        </w:r>
        <w:r w:rsidR="00426E62" w:rsidRPr="006E6534" w:rsidDel="00A9668D">
          <w:rPr>
            <w:rFonts w:cs="Times New Roman"/>
            <w:color w:val="000000" w:themeColor="text1"/>
            <w:lang w:val="en-GB"/>
            <w:rPrChange w:id="16211" w:author="N F" w:date="2023-12-05T03:08:00Z">
              <w:rPr>
                <w:rFonts w:cs="Times New Roman"/>
                <w:lang w:val="en-GB"/>
              </w:rPr>
            </w:rPrChange>
          </w:rPr>
          <w:delInstrText>mg</w:delInstrText>
        </w:r>
        <w:r w:rsidR="00426E62" w:rsidRPr="006E6534" w:rsidDel="00A9668D">
          <w:rPr>
            <w:rFonts w:cs="Times New Roman"/>
            <w:color w:val="000000" w:themeColor="text1"/>
            <w:rPrChange w:id="1621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13" w:author="N F" w:date="2023-12-05T03:08:00Z">
              <w:rPr>
                <w:rFonts w:cs="Times New Roman"/>
                <w:lang w:val="en-GB"/>
              </w:rPr>
            </w:rPrChange>
          </w:rPr>
          <w:delInstrText>od</w:delInstrText>
        </w:r>
        <w:r w:rsidR="00426E62" w:rsidRPr="006E6534" w:rsidDel="00A9668D">
          <w:rPr>
            <w:rFonts w:cs="Times New Roman"/>
            <w:color w:val="000000" w:themeColor="text1"/>
            <w:rPrChange w:id="1621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15" w:author="N F" w:date="2023-12-05T03:08:00Z">
              <w:rPr>
                <w:rFonts w:cs="Times New Roman"/>
                <w:lang w:val="en-GB"/>
              </w:rPr>
            </w:rPrChange>
          </w:rPr>
          <w:delInstrText>n</w:delInstrText>
        </w:r>
        <w:r w:rsidR="00426E62" w:rsidRPr="006E6534" w:rsidDel="00A9668D">
          <w:rPr>
            <w:rFonts w:cs="Times New Roman"/>
            <w:color w:val="000000" w:themeColor="text1"/>
            <w:rPrChange w:id="16216" w:author="N F" w:date="2023-12-05T03:08:00Z">
              <w:rPr>
                <w:rFonts w:cs="Times New Roman"/>
              </w:rPr>
            </w:rPrChange>
          </w:rPr>
          <w:delInstrText xml:space="preserve"> = 65). </w:delInstrText>
        </w:r>
        <w:r w:rsidR="00426E62" w:rsidRPr="006E6534" w:rsidDel="00A9668D">
          <w:rPr>
            <w:rFonts w:cs="Times New Roman"/>
            <w:color w:val="000000" w:themeColor="text1"/>
            <w:lang w:val="en-GB"/>
            <w:rPrChange w:id="16217" w:author="N F" w:date="2023-12-05T03:08:00Z">
              <w:rPr>
                <w:rFonts w:cs="Times New Roman"/>
                <w:lang w:val="en-GB"/>
              </w:rPr>
            </w:rPrChange>
          </w:rPr>
          <w:delInstrText>Patients</w:delInstrText>
        </w:r>
        <w:r w:rsidR="00426E62" w:rsidRPr="006E6534" w:rsidDel="00A9668D">
          <w:rPr>
            <w:rFonts w:cs="Times New Roman"/>
            <w:color w:val="000000" w:themeColor="text1"/>
            <w:rPrChange w:id="1621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19" w:author="N F" w:date="2023-12-05T03:08:00Z">
              <w:rPr>
                <w:rFonts w:cs="Times New Roman"/>
                <w:lang w:val="en-GB"/>
              </w:rPr>
            </w:rPrChange>
          </w:rPr>
          <w:delInstrText>were</w:delInstrText>
        </w:r>
        <w:r w:rsidR="00426E62" w:rsidRPr="006E6534" w:rsidDel="00A9668D">
          <w:rPr>
            <w:rFonts w:cs="Times New Roman"/>
            <w:color w:val="000000" w:themeColor="text1"/>
            <w:rPrChange w:id="1622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21" w:author="N F" w:date="2023-12-05T03:08:00Z">
              <w:rPr>
                <w:rFonts w:cs="Times New Roman"/>
                <w:lang w:val="en-GB"/>
              </w:rPr>
            </w:rPrChange>
          </w:rPr>
          <w:delInstrText>randomized</w:delInstrText>
        </w:r>
        <w:r w:rsidR="00426E62" w:rsidRPr="006E6534" w:rsidDel="00A9668D">
          <w:rPr>
            <w:rFonts w:cs="Times New Roman"/>
            <w:color w:val="000000" w:themeColor="text1"/>
            <w:rPrChange w:id="1622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23" w:author="N F" w:date="2023-12-05T03:08:00Z">
              <w:rPr>
                <w:rFonts w:cs="Times New Roman"/>
                <w:lang w:val="en-GB"/>
              </w:rPr>
            </w:rPrChange>
          </w:rPr>
          <w:delInstrText>and</w:delInstrText>
        </w:r>
        <w:r w:rsidR="00426E62" w:rsidRPr="006E6534" w:rsidDel="00A9668D">
          <w:rPr>
            <w:rFonts w:cs="Times New Roman"/>
            <w:color w:val="000000" w:themeColor="text1"/>
            <w:rPrChange w:id="1622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25" w:author="N F" w:date="2023-12-05T03:08:00Z">
              <w:rPr>
                <w:rFonts w:cs="Times New Roman"/>
                <w:lang w:val="en-GB"/>
              </w:rPr>
            </w:rPrChange>
          </w:rPr>
          <w:delInstrText>allocated</w:delInstrText>
        </w:r>
        <w:r w:rsidR="00426E62" w:rsidRPr="006E6534" w:rsidDel="00A9668D">
          <w:rPr>
            <w:rFonts w:cs="Times New Roman"/>
            <w:color w:val="000000" w:themeColor="text1"/>
            <w:rPrChange w:id="1622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27" w:author="N F" w:date="2023-12-05T03:08:00Z">
              <w:rPr>
                <w:rFonts w:cs="Times New Roman"/>
                <w:lang w:val="en-GB"/>
              </w:rPr>
            </w:rPrChange>
          </w:rPr>
          <w:delInstrText>to</w:delInstrText>
        </w:r>
        <w:r w:rsidR="00426E62" w:rsidRPr="006E6534" w:rsidDel="00A9668D">
          <w:rPr>
            <w:rFonts w:cs="Times New Roman"/>
            <w:color w:val="000000" w:themeColor="text1"/>
            <w:rPrChange w:id="1622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29" w:author="N F" w:date="2023-12-05T03:08:00Z">
              <w:rPr>
                <w:rFonts w:cs="Times New Roman"/>
                <w:lang w:val="en-GB"/>
              </w:rPr>
            </w:rPrChange>
          </w:rPr>
          <w:delInstrText>treatment</w:delInstrText>
        </w:r>
        <w:r w:rsidR="00426E62" w:rsidRPr="006E6534" w:rsidDel="00A9668D">
          <w:rPr>
            <w:rFonts w:cs="Times New Roman"/>
            <w:color w:val="000000" w:themeColor="text1"/>
            <w:rPrChange w:id="1623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31" w:author="N F" w:date="2023-12-05T03:08:00Z">
              <w:rPr>
                <w:rFonts w:cs="Times New Roman"/>
                <w:lang w:val="en-GB"/>
              </w:rPr>
            </w:rPrChange>
          </w:rPr>
          <w:delInstrText>groups</w:delInstrText>
        </w:r>
        <w:r w:rsidR="00426E62" w:rsidRPr="006E6534" w:rsidDel="00A9668D">
          <w:rPr>
            <w:rFonts w:cs="Times New Roman"/>
            <w:color w:val="000000" w:themeColor="text1"/>
            <w:rPrChange w:id="1623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33" w:author="N F" w:date="2023-12-05T03:08:00Z">
              <w:rPr>
                <w:rFonts w:cs="Times New Roman"/>
                <w:lang w:val="en-GB"/>
              </w:rPr>
            </w:rPrChange>
          </w:rPr>
          <w:delInstrText>by</w:delInstrText>
        </w:r>
        <w:r w:rsidR="00426E62" w:rsidRPr="006E6534" w:rsidDel="00A9668D">
          <w:rPr>
            <w:rFonts w:cs="Times New Roman"/>
            <w:color w:val="000000" w:themeColor="text1"/>
            <w:rPrChange w:id="1623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35" w:author="N F" w:date="2023-12-05T03:08:00Z">
              <w:rPr>
                <w:rFonts w:cs="Times New Roman"/>
                <w:lang w:val="en-GB"/>
              </w:rPr>
            </w:rPrChange>
          </w:rPr>
          <w:delInstrText>a</w:delInstrText>
        </w:r>
        <w:r w:rsidR="00426E62" w:rsidRPr="006E6534" w:rsidDel="00A9668D">
          <w:rPr>
            <w:rFonts w:cs="Times New Roman"/>
            <w:color w:val="000000" w:themeColor="text1"/>
            <w:rPrChange w:id="1623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37" w:author="N F" w:date="2023-12-05T03:08:00Z">
              <w:rPr>
                <w:rFonts w:cs="Times New Roman"/>
                <w:lang w:val="en-GB"/>
              </w:rPr>
            </w:rPrChange>
          </w:rPr>
          <w:delInstrText>central</w:delInstrText>
        </w:r>
        <w:r w:rsidR="00426E62" w:rsidRPr="006E6534" w:rsidDel="00A9668D">
          <w:rPr>
            <w:rFonts w:cs="Times New Roman"/>
            <w:color w:val="000000" w:themeColor="text1"/>
            <w:rPrChange w:id="1623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39" w:author="N F" w:date="2023-12-05T03:08:00Z">
              <w:rPr>
                <w:rFonts w:cs="Times New Roman"/>
                <w:lang w:val="en-GB"/>
              </w:rPr>
            </w:rPrChange>
          </w:rPr>
          <w:delInstrText>computer</w:delInstrText>
        </w:r>
        <w:r w:rsidR="00426E62" w:rsidRPr="006E6534" w:rsidDel="00A9668D">
          <w:rPr>
            <w:rFonts w:cs="Times New Roman"/>
            <w:color w:val="000000" w:themeColor="text1"/>
            <w:rPrChange w:id="1624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41" w:author="N F" w:date="2023-12-05T03:08:00Z">
              <w:rPr>
                <w:rFonts w:cs="Times New Roman"/>
                <w:lang w:val="en-GB"/>
              </w:rPr>
            </w:rPrChange>
          </w:rPr>
          <w:delInstrText>system</w:delInstrText>
        </w:r>
        <w:r w:rsidR="00426E62" w:rsidRPr="006E6534" w:rsidDel="00A9668D">
          <w:rPr>
            <w:rFonts w:cs="Times New Roman"/>
            <w:color w:val="000000" w:themeColor="text1"/>
            <w:rPrChange w:id="1624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43" w:author="N F" w:date="2023-12-05T03:08:00Z">
              <w:rPr>
                <w:rFonts w:cs="Times New Roman"/>
                <w:lang w:val="en-GB"/>
              </w:rPr>
            </w:rPrChange>
          </w:rPr>
          <w:delInstrText>Treatment</w:delInstrText>
        </w:r>
        <w:r w:rsidR="00426E62" w:rsidRPr="006E6534" w:rsidDel="00A9668D">
          <w:rPr>
            <w:rFonts w:cs="Times New Roman"/>
            <w:color w:val="000000" w:themeColor="text1"/>
            <w:rPrChange w:id="1624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45" w:author="N F" w:date="2023-12-05T03:08:00Z">
              <w:rPr>
                <w:rFonts w:cs="Times New Roman"/>
                <w:lang w:val="en-GB"/>
              </w:rPr>
            </w:rPrChange>
          </w:rPr>
          <w:delInstrText>continued</w:delInstrText>
        </w:r>
        <w:r w:rsidR="00426E62" w:rsidRPr="006E6534" w:rsidDel="00A9668D">
          <w:rPr>
            <w:rFonts w:cs="Times New Roman"/>
            <w:color w:val="000000" w:themeColor="text1"/>
            <w:rPrChange w:id="1624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47" w:author="N F" w:date="2023-12-05T03:08:00Z">
              <w:rPr>
                <w:rFonts w:cs="Times New Roman"/>
                <w:lang w:val="en-GB"/>
              </w:rPr>
            </w:rPrChange>
          </w:rPr>
          <w:delInstrText>until</w:delInstrText>
        </w:r>
        <w:r w:rsidR="00426E62" w:rsidRPr="006E6534" w:rsidDel="00A9668D">
          <w:rPr>
            <w:rFonts w:cs="Times New Roman"/>
            <w:color w:val="000000" w:themeColor="text1"/>
            <w:rPrChange w:id="1624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49" w:author="N F" w:date="2023-12-05T03:08:00Z">
              <w:rPr>
                <w:rFonts w:cs="Times New Roman"/>
                <w:lang w:val="en-GB"/>
              </w:rPr>
            </w:rPrChange>
          </w:rPr>
          <w:delInstrText>disease</w:delInstrText>
        </w:r>
        <w:r w:rsidR="00426E62" w:rsidRPr="006E6534" w:rsidDel="00A9668D">
          <w:rPr>
            <w:rFonts w:cs="Times New Roman"/>
            <w:color w:val="000000" w:themeColor="text1"/>
            <w:rPrChange w:id="1625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51" w:author="N F" w:date="2023-12-05T03:08:00Z">
              <w:rPr>
                <w:rFonts w:cs="Times New Roman"/>
                <w:lang w:val="en-GB"/>
              </w:rPr>
            </w:rPrChange>
          </w:rPr>
          <w:delInstrText>progression</w:delInstrText>
        </w:r>
        <w:r w:rsidR="00426E62" w:rsidRPr="006E6534" w:rsidDel="00A9668D">
          <w:rPr>
            <w:rFonts w:cs="Times New Roman"/>
            <w:color w:val="000000" w:themeColor="text1"/>
            <w:rPrChange w:id="1625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53" w:author="N F" w:date="2023-12-05T03:08:00Z">
              <w:rPr>
                <w:rFonts w:cs="Times New Roman"/>
                <w:lang w:val="en-GB"/>
              </w:rPr>
            </w:rPrChange>
          </w:rPr>
          <w:delInstrText>unacceptable</w:delInstrText>
        </w:r>
        <w:r w:rsidR="00426E62" w:rsidRPr="006E6534" w:rsidDel="00A9668D">
          <w:rPr>
            <w:rFonts w:cs="Times New Roman"/>
            <w:color w:val="000000" w:themeColor="text1"/>
            <w:rPrChange w:id="1625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55" w:author="N F" w:date="2023-12-05T03:08:00Z">
              <w:rPr>
                <w:rFonts w:cs="Times New Roman"/>
                <w:lang w:val="en-GB"/>
              </w:rPr>
            </w:rPrChange>
          </w:rPr>
          <w:delInstrText>toxicity</w:delInstrText>
        </w:r>
        <w:r w:rsidR="00426E62" w:rsidRPr="006E6534" w:rsidDel="00A9668D">
          <w:rPr>
            <w:rFonts w:cs="Times New Roman"/>
            <w:color w:val="000000" w:themeColor="text1"/>
            <w:rPrChange w:id="1625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57" w:author="N F" w:date="2023-12-05T03:08:00Z">
              <w:rPr>
                <w:rFonts w:cs="Times New Roman"/>
                <w:lang w:val="en-GB"/>
              </w:rPr>
            </w:rPrChange>
          </w:rPr>
          <w:delInstrText>or</w:delInstrText>
        </w:r>
        <w:r w:rsidR="00426E62" w:rsidRPr="006E6534" w:rsidDel="00A9668D">
          <w:rPr>
            <w:rFonts w:cs="Times New Roman"/>
            <w:color w:val="000000" w:themeColor="text1"/>
            <w:rPrChange w:id="1625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59" w:author="N F" w:date="2023-12-05T03:08:00Z">
              <w:rPr>
                <w:rFonts w:cs="Times New Roman"/>
                <w:lang w:val="en-GB"/>
              </w:rPr>
            </w:rPrChange>
          </w:rPr>
          <w:delInstrText>withdrawal</w:delInstrText>
        </w:r>
        <w:r w:rsidR="00426E62" w:rsidRPr="006E6534" w:rsidDel="00A9668D">
          <w:rPr>
            <w:rFonts w:cs="Times New Roman"/>
            <w:color w:val="000000" w:themeColor="text1"/>
            <w:rPrChange w:id="1626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61" w:author="N F" w:date="2023-12-05T03:08:00Z">
              <w:rPr>
                <w:rFonts w:cs="Times New Roman"/>
                <w:lang w:val="en-GB"/>
              </w:rPr>
            </w:rPrChange>
          </w:rPr>
          <w:delInstrText>of</w:delInstrText>
        </w:r>
        <w:r w:rsidR="00426E62" w:rsidRPr="006E6534" w:rsidDel="00A9668D">
          <w:rPr>
            <w:rFonts w:cs="Times New Roman"/>
            <w:color w:val="000000" w:themeColor="text1"/>
            <w:rPrChange w:id="1626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63" w:author="N F" w:date="2023-12-05T03:08:00Z">
              <w:rPr>
                <w:rFonts w:cs="Times New Roman"/>
                <w:lang w:val="en-GB"/>
              </w:rPr>
            </w:rPrChange>
          </w:rPr>
          <w:delInstrText>consent</w:delInstrText>
        </w:r>
        <w:r w:rsidR="00426E62" w:rsidRPr="006E6534" w:rsidDel="00A9668D">
          <w:rPr>
            <w:rFonts w:cs="Times New Roman"/>
            <w:color w:val="000000" w:themeColor="text1"/>
            <w:rPrChange w:id="1626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65" w:author="N F" w:date="2023-12-05T03:08:00Z">
              <w:rPr>
                <w:rFonts w:cs="Times New Roman"/>
                <w:lang w:val="en-GB"/>
              </w:rPr>
            </w:rPrChange>
          </w:rPr>
          <w:delInstrText>The</w:delInstrText>
        </w:r>
        <w:r w:rsidR="00426E62" w:rsidRPr="006E6534" w:rsidDel="00A9668D">
          <w:rPr>
            <w:rFonts w:cs="Times New Roman"/>
            <w:color w:val="000000" w:themeColor="text1"/>
            <w:rPrChange w:id="1626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67" w:author="N F" w:date="2023-12-05T03:08:00Z">
              <w:rPr>
                <w:rFonts w:cs="Times New Roman"/>
                <w:lang w:val="en-GB"/>
              </w:rPr>
            </w:rPrChange>
          </w:rPr>
          <w:delInstrText>primary</w:delInstrText>
        </w:r>
        <w:r w:rsidR="00426E62" w:rsidRPr="006E6534" w:rsidDel="00A9668D">
          <w:rPr>
            <w:rFonts w:cs="Times New Roman"/>
            <w:color w:val="000000" w:themeColor="text1"/>
            <w:rPrChange w:id="1626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69" w:author="N F" w:date="2023-12-05T03:08:00Z">
              <w:rPr>
                <w:rFonts w:cs="Times New Roman"/>
                <w:lang w:val="en-GB"/>
              </w:rPr>
            </w:rPrChange>
          </w:rPr>
          <w:delInstrText>endpoint</w:delInstrText>
        </w:r>
        <w:r w:rsidR="00426E62" w:rsidRPr="006E6534" w:rsidDel="00A9668D">
          <w:rPr>
            <w:rFonts w:cs="Times New Roman"/>
            <w:color w:val="000000" w:themeColor="text1"/>
            <w:rPrChange w:id="1627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71" w:author="N F" w:date="2023-12-05T03:08:00Z">
              <w:rPr>
                <w:rFonts w:cs="Times New Roman"/>
                <w:lang w:val="en-GB"/>
              </w:rPr>
            </w:rPrChange>
          </w:rPr>
          <w:delInstrText>was</w:delInstrText>
        </w:r>
        <w:r w:rsidR="00426E62" w:rsidRPr="006E6534" w:rsidDel="00A9668D">
          <w:rPr>
            <w:rFonts w:cs="Times New Roman"/>
            <w:color w:val="000000" w:themeColor="text1"/>
            <w:rPrChange w:id="1627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73" w:author="N F" w:date="2023-12-05T03:08:00Z">
              <w:rPr>
                <w:rFonts w:cs="Times New Roman"/>
                <w:lang w:val="en-GB"/>
              </w:rPr>
            </w:rPrChange>
          </w:rPr>
          <w:delInstrText>investigator</w:delInstrText>
        </w:r>
        <w:r w:rsidR="00426E62" w:rsidRPr="006E6534" w:rsidDel="00A9668D">
          <w:rPr>
            <w:rFonts w:cs="Times New Roman"/>
            <w:color w:val="000000" w:themeColor="text1"/>
            <w:rPrChange w:id="16274" w:author="N F" w:date="2023-12-05T03:08:00Z">
              <w:rPr>
                <w:rFonts w:cs="Times New Roman"/>
              </w:rPr>
            </w:rPrChange>
          </w:rPr>
          <w:delInstrText>-</w:delInstrText>
        </w:r>
        <w:r w:rsidR="00426E62" w:rsidRPr="006E6534" w:rsidDel="00A9668D">
          <w:rPr>
            <w:rFonts w:cs="Times New Roman"/>
            <w:color w:val="000000" w:themeColor="text1"/>
            <w:lang w:val="en-GB"/>
            <w:rPrChange w:id="16275" w:author="N F" w:date="2023-12-05T03:08:00Z">
              <w:rPr>
                <w:rFonts w:cs="Times New Roman"/>
                <w:lang w:val="en-GB"/>
              </w:rPr>
            </w:rPrChange>
          </w:rPr>
          <w:delInstrText>assessed</w:delInstrText>
        </w:r>
        <w:r w:rsidR="00426E62" w:rsidRPr="006E6534" w:rsidDel="00A9668D">
          <w:rPr>
            <w:rFonts w:cs="Times New Roman"/>
            <w:color w:val="000000" w:themeColor="text1"/>
            <w:rPrChange w:id="1627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77" w:author="N F" w:date="2023-12-05T03:08:00Z">
              <w:rPr>
                <w:rFonts w:cs="Times New Roman"/>
                <w:lang w:val="en-GB"/>
              </w:rPr>
            </w:rPrChange>
          </w:rPr>
          <w:delInstrText>PFS</w:delInstrText>
        </w:r>
        <w:r w:rsidR="00426E62" w:rsidRPr="006E6534" w:rsidDel="00A9668D">
          <w:rPr>
            <w:rFonts w:cs="Times New Roman"/>
            <w:color w:val="000000" w:themeColor="text1"/>
            <w:rPrChange w:id="1627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79" w:author="N F" w:date="2023-12-05T03:08:00Z">
              <w:rPr>
                <w:rFonts w:cs="Times New Roman"/>
                <w:lang w:val="en-GB"/>
              </w:rPr>
            </w:rPrChange>
          </w:rPr>
          <w:delInstrText>OS</w:delInstrText>
        </w:r>
        <w:r w:rsidR="00426E62" w:rsidRPr="006E6534" w:rsidDel="00A9668D">
          <w:rPr>
            <w:rFonts w:cs="Times New Roman"/>
            <w:color w:val="000000" w:themeColor="text1"/>
            <w:rPrChange w:id="1628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81" w:author="N F" w:date="2023-12-05T03:08:00Z">
              <w:rPr>
                <w:rFonts w:cs="Times New Roman"/>
                <w:lang w:val="en-GB"/>
              </w:rPr>
            </w:rPrChange>
          </w:rPr>
          <w:delInstrText>was</w:delInstrText>
        </w:r>
        <w:r w:rsidR="00426E62" w:rsidRPr="006E6534" w:rsidDel="00A9668D">
          <w:rPr>
            <w:rFonts w:cs="Times New Roman"/>
            <w:color w:val="000000" w:themeColor="text1"/>
            <w:rPrChange w:id="1628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83" w:author="N F" w:date="2023-12-05T03:08:00Z">
              <w:rPr>
                <w:rFonts w:cs="Times New Roman"/>
                <w:lang w:val="en-GB"/>
              </w:rPr>
            </w:rPrChange>
          </w:rPr>
          <w:delInstrText>a</w:delInstrText>
        </w:r>
        <w:r w:rsidR="00426E62" w:rsidRPr="006E6534" w:rsidDel="00A9668D">
          <w:rPr>
            <w:rFonts w:cs="Times New Roman"/>
            <w:color w:val="000000" w:themeColor="text1"/>
            <w:rPrChange w:id="1628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85" w:author="N F" w:date="2023-12-05T03:08:00Z">
              <w:rPr>
                <w:rFonts w:cs="Times New Roman"/>
                <w:lang w:val="en-GB"/>
              </w:rPr>
            </w:rPrChange>
          </w:rPr>
          <w:delInstrText>secondary</w:delInstrText>
        </w:r>
        <w:r w:rsidR="00426E62" w:rsidRPr="006E6534" w:rsidDel="00A9668D">
          <w:rPr>
            <w:rFonts w:cs="Times New Roman"/>
            <w:color w:val="000000" w:themeColor="text1"/>
            <w:rPrChange w:id="1628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87" w:author="N F" w:date="2023-12-05T03:08:00Z">
              <w:rPr>
                <w:rFonts w:cs="Times New Roman"/>
                <w:lang w:val="en-GB"/>
              </w:rPr>
            </w:rPrChange>
          </w:rPr>
          <w:delInstrText>endpoint</w:delInstrText>
        </w:r>
        <w:r w:rsidR="00426E62" w:rsidRPr="006E6534" w:rsidDel="00A9668D">
          <w:rPr>
            <w:rFonts w:cs="Times New Roman"/>
            <w:color w:val="000000" w:themeColor="text1"/>
            <w:rPrChange w:id="16288" w:author="N F" w:date="2023-12-05T03:08:00Z">
              <w:rPr>
                <w:rFonts w:cs="Times New Roman"/>
              </w:rPr>
            </w:rPrChange>
          </w:rPr>
          <w:delInstrText>.\</w:delInstrText>
        </w:r>
        <w:r w:rsidR="00426E62" w:rsidRPr="006E6534" w:rsidDel="00A9668D">
          <w:rPr>
            <w:rFonts w:cs="Times New Roman"/>
            <w:color w:val="000000" w:themeColor="text1"/>
            <w:lang w:val="en-GB"/>
            <w:rPrChange w:id="16289" w:author="N F" w:date="2023-12-05T03:08:00Z">
              <w:rPr>
                <w:rFonts w:cs="Times New Roman"/>
                <w:lang w:val="en-GB"/>
              </w:rPr>
            </w:rPrChange>
          </w:rPr>
          <w:delInstrText>nRESULTS</w:delInstrText>
        </w:r>
        <w:r w:rsidR="00426E62" w:rsidRPr="006E6534" w:rsidDel="00A9668D">
          <w:rPr>
            <w:rFonts w:cs="Times New Roman"/>
            <w:color w:val="000000" w:themeColor="text1"/>
            <w:rPrChange w:id="1629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91" w:author="N F" w:date="2023-12-05T03:08:00Z">
              <w:rPr>
                <w:rFonts w:cs="Times New Roman"/>
                <w:lang w:val="en-GB"/>
              </w:rPr>
            </w:rPrChange>
          </w:rPr>
          <w:delInstrText>All</w:delInstrText>
        </w:r>
        <w:r w:rsidR="00426E62" w:rsidRPr="006E6534" w:rsidDel="00A9668D">
          <w:rPr>
            <w:rFonts w:cs="Times New Roman"/>
            <w:color w:val="000000" w:themeColor="text1"/>
            <w:rPrChange w:id="16292" w:author="N F" w:date="2023-12-05T03:08:00Z">
              <w:rPr>
                <w:rFonts w:cs="Times New Roman"/>
              </w:rPr>
            </w:rPrChange>
          </w:rPr>
          <w:delInstrText xml:space="preserve"> 136 </w:delInstrText>
        </w:r>
        <w:r w:rsidR="00426E62" w:rsidRPr="006E6534" w:rsidDel="00A9668D">
          <w:rPr>
            <w:rFonts w:cs="Times New Roman"/>
            <w:color w:val="000000" w:themeColor="text1"/>
            <w:lang w:val="en-GB"/>
            <w:rPrChange w:id="16293" w:author="N F" w:date="2023-12-05T03:08:00Z">
              <w:rPr>
                <w:rFonts w:cs="Times New Roman"/>
                <w:lang w:val="en-GB"/>
              </w:rPr>
            </w:rPrChange>
          </w:rPr>
          <w:delInstrText>randomized</w:delInstrText>
        </w:r>
        <w:r w:rsidR="00426E62" w:rsidRPr="006E6534" w:rsidDel="00A9668D">
          <w:rPr>
            <w:rFonts w:cs="Times New Roman"/>
            <w:color w:val="000000" w:themeColor="text1"/>
            <w:rPrChange w:id="1629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95" w:author="N F" w:date="2023-12-05T03:08:00Z">
              <w:rPr>
                <w:rFonts w:cs="Times New Roman"/>
                <w:lang w:val="en-GB"/>
              </w:rPr>
            </w:rPrChange>
          </w:rPr>
          <w:delInstrText>patients</w:delInstrText>
        </w:r>
        <w:r w:rsidR="00426E62" w:rsidRPr="006E6534" w:rsidDel="00A9668D">
          <w:rPr>
            <w:rFonts w:cs="Times New Roman"/>
            <w:color w:val="000000" w:themeColor="text1"/>
            <w:rPrChange w:id="1629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97" w:author="N F" w:date="2023-12-05T03:08:00Z">
              <w:rPr>
                <w:rFonts w:cs="Times New Roman"/>
                <w:lang w:val="en-GB"/>
              </w:rPr>
            </w:rPrChange>
          </w:rPr>
          <w:delInstrText>were</w:delInstrText>
        </w:r>
        <w:r w:rsidR="00426E62" w:rsidRPr="006E6534" w:rsidDel="00A9668D">
          <w:rPr>
            <w:rFonts w:cs="Times New Roman"/>
            <w:color w:val="000000" w:themeColor="text1"/>
            <w:rPrChange w:id="1629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299" w:author="N F" w:date="2023-12-05T03:08:00Z">
              <w:rPr>
                <w:rFonts w:cs="Times New Roman"/>
                <w:lang w:val="en-GB"/>
              </w:rPr>
            </w:rPrChange>
          </w:rPr>
          <w:delInstrText>analyzed</w:delInstrText>
        </w:r>
        <w:r w:rsidR="00426E62" w:rsidRPr="006E6534" w:rsidDel="00A9668D">
          <w:rPr>
            <w:rFonts w:cs="Times New Roman"/>
            <w:color w:val="000000" w:themeColor="text1"/>
            <w:rPrChange w:id="1630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01" w:author="N F" w:date="2023-12-05T03:08:00Z">
              <w:rPr>
                <w:rFonts w:cs="Times New Roman"/>
                <w:lang w:val="en-GB"/>
              </w:rPr>
            </w:rPrChange>
          </w:rPr>
          <w:delInstrText>Osimertinib</w:delInstrText>
        </w:r>
        <w:r w:rsidR="00426E62" w:rsidRPr="006E6534" w:rsidDel="00A9668D">
          <w:rPr>
            <w:rFonts w:cs="Times New Roman"/>
            <w:color w:val="000000" w:themeColor="text1"/>
            <w:rPrChange w:id="1630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03" w:author="N F" w:date="2023-12-05T03:08:00Z">
              <w:rPr>
                <w:rFonts w:cs="Times New Roman"/>
                <w:lang w:val="en-GB"/>
              </w:rPr>
            </w:rPrChange>
          </w:rPr>
          <w:delInstrText>extended</w:delInstrText>
        </w:r>
        <w:r w:rsidR="00426E62" w:rsidRPr="006E6534" w:rsidDel="00A9668D">
          <w:rPr>
            <w:rFonts w:cs="Times New Roman"/>
            <w:color w:val="000000" w:themeColor="text1"/>
            <w:rPrChange w:id="1630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05" w:author="N F" w:date="2023-12-05T03:08:00Z">
              <w:rPr>
                <w:rFonts w:cs="Times New Roman"/>
                <w:lang w:val="en-GB"/>
              </w:rPr>
            </w:rPrChange>
          </w:rPr>
          <w:delInstrText>median</w:delInstrText>
        </w:r>
        <w:r w:rsidR="00426E62" w:rsidRPr="006E6534" w:rsidDel="00A9668D">
          <w:rPr>
            <w:rFonts w:cs="Times New Roman"/>
            <w:color w:val="000000" w:themeColor="text1"/>
            <w:rPrChange w:id="1630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07" w:author="N F" w:date="2023-12-05T03:08:00Z">
              <w:rPr>
                <w:rFonts w:cs="Times New Roman"/>
                <w:lang w:val="en-GB"/>
              </w:rPr>
            </w:rPrChange>
          </w:rPr>
          <w:delInstrText>PFS</w:delInstrText>
        </w:r>
        <w:r w:rsidR="00426E62" w:rsidRPr="006E6534" w:rsidDel="00A9668D">
          <w:rPr>
            <w:rFonts w:cs="Times New Roman"/>
            <w:color w:val="000000" w:themeColor="text1"/>
            <w:rPrChange w:id="1630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09" w:author="N F" w:date="2023-12-05T03:08:00Z">
              <w:rPr>
                <w:rFonts w:cs="Times New Roman"/>
                <w:lang w:val="en-GB"/>
              </w:rPr>
            </w:rPrChange>
          </w:rPr>
          <w:delInstrText>by</w:delInstrText>
        </w:r>
        <w:r w:rsidR="00426E62" w:rsidRPr="006E6534" w:rsidDel="00A9668D">
          <w:rPr>
            <w:rFonts w:cs="Times New Roman"/>
            <w:color w:val="000000" w:themeColor="text1"/>
            <w:rPrChange w:id="16310" w:author="N F" w:date="2023-12-05T03:08:00Z">
              <w:rPr>
                <w:rFonts w:cs="Times New Roman"/>
              </w:rPr>
            </w:rPrChange>
          </w:rPr>
          <w:delInstrText xml:space="preserve"> 8.0 </w:delInstrText>
        </w:r>
        <w:r w:rsidR="00426E62" w:rsidRPr="006E6534" w:rsidDel="00A9668D">
          <w:rPr>
            <w:rFonts w:cs="Times New Roman"/>
            <w:color w:val="000000" w:themeColor="text1"/>
            <w:lang w:val="en-GB"/>
            <w:rPrChange w:id="16311" w:author="N F" w:date="2023-12-05T03:08:00Z">
              <w:rPr>
                <w:rFonts w:cs="Times New Roman"/>
                <w:lang w:val="en-GB"/>
              </w:rPr>
            </w:rPrChange>
          </w:rPr>
          <w:delInstrText>months</w:delInstrText>
        </w:r>
        <w:r w:rsidR="00426E62" w:rsidRPr="006E6534" w:rsidDel="00A9668D">
          <w:rPr>
            <w:rFonts w:cs="Times New Roman"/>
            <w:color w:val="000000" w:themeColor="text1"/>
            <w:rPrChange w:id="1631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13" w:author="N F" w:date="2023-12-05T03:08:00Z">
              <w:rPr>
                <w:rFonts w:cs="Times New Roman"/>
                <w:lang w:val="en-GB"/>
              </w:rPr>
            </w:rPrChange>
          </w:rPr>
          <w:delInstrText>versus</w:delInstrText>
        </w:r>
        <w:r w:rsidR="00426E62" w:rsidRPr="006E6534" w:rsidDel="00A9668D">
          <w:rPr>
            <w:rFonts w:cs="Times New Roman"/>
            <w:color w:val="000000" w:themeColor="text1"/>
            <w:rPrChange w:id="1631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15" w:author="N F" w:date="2023-12-05T03:08:00Z">
              <w:rPr>
                <w:rFonts w:cs="Times New Roman"/>
                <w:lang w:val="en-GB"/>
              </w:rPr>
            </w:rPrChange>
          </w:rPr>
          <w:delInstrText>comparator</w:delInstrText>
        </w:r>
        <w:r w:rsidR="00426E62" w:rsidRPr="006E6534" w:rsidDel="00A9668D">
          <w:rPr>
            <w:rFonts w:cs="Times New Roman"/>
            <w:color w:val="000000" w:themeColor="text1"/>
            <w:rPrChange w:id="1631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17" w:author="N F" w:date="2023-12-05T03:08:00Z">
              <w:rPr>
                <w:rFonts w:cs="Times New Roman"/>
                <w:lang w:val="en-GB"/>
              </w:rPr>
            </w:rPrChange>
          </w:rPr>
          <w:delInstrText>EGFR</w:delInstrText>
        </w:r>
        <w:r w:rsidR="00426E62" w:rsidRPr="006E6534" w:rsidDel="00A9668D">
          <w:rPr>
            <w:rFonts w:cs="Times New Roman"/>
            <w:color w:val="000000" w:themeColor="text1"/>
            <w:rPrChange w:id="1631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19" w:author="N F" w:date="2023-12-05T03:08:00Z">
              <w:rPr>
                <w:rFonts w:cs="Times New Roman"/>
                <w:lang w:val="en-GB"/>
              </w:rPr>
            </w:rPrChange>
          </w:rPr>
          <w:delInstrText>TKI</w:delInstrText>
        </w:r>
        <w:r w:rsidR="00426E62" w:rsidRPr="006E6534" w:rsidDel="00A9668D">
          <w:rPr>
            <w:rFonts w:cs="Times New Roman"/>
            <w:color w:val="000000" w:themeColor="text1"/>
            <w:rPrChange w:id="16320" w:author="N F" w:date="2023-12-05T03:08:00Z">
              <w:rPr>
                <w:rFonts w:cs="Times New Roman"/>
              </w:rPr>
            </w:rPrChange>
          </w:rPr>
          <w:delInstrText xml:space="preserve"> (17.8 </w:delInstrText>
        </w:r>
        <w:r w:rsidR="00426E62" w:rsidRPr="006E6534" w:rsidDel="00A9668D">
          <w:rPr>
            <w:rFonts w:cs="Times New Roman"/>
            <w:color w:val="000000" w:themeColor="text1"/>
            <w:lang w:val="en-GB"/>
            <w:rPrChange w:id="16321" w:author="N F" w:date="2023-12-05T03:08:00Z">
              <w:rPr>
                <w:rFonts w:cs="Times New Roman"/>
                <w:lang w:val="en-GB"/>
              </w:rPr>
            </w:rPrChange>
          </w:rPr>
          <w:delInstrText>vs</w:delInstrText>
        </w:r>
        <w:r w:rsidR="00426E62" w:rsidRPr="006E6534" w:rsidDel="00A9668D">
          <w:rPr>
            <w:rFonts w:cs="Times New Roman"/>
            <w:color w:val="000000" w:themeColor="text1"/>
            <w:rPrChange w:id="16322" w:author="N F" w:date="2023-12-05T03:08:00Z">
              <w:rPr>
                <w:rFonts w:cs="Times New Roman"/>
              </w:rPr>
            </w:rPrChange>
          </w:rPr>
          <w:delInstrText xml:space="preserve">. 9.8 </w:delInstrText>
        </w:r>
        <w:r w:rsidR="00426E62" w:rsidRPr="006E6534" w:rsidDel="00A9668D">
          <w:rPr>
            <w:rFonts w:cs="Times New Roman"/>
            <w:color w:val="000000" w:themeColor="text1"/>
            <w:lang w:val="en-GB"/>
            <w:rPrChange w:id="16323" w:author="N F" w:date="2023-12-05T03:08:00Z">
              <w:rPr>
                <w:rFonts w:cs="Times New Roman"/>
                <w:lang w:val="en-GB"/>
              </w:rPr>
            </w:rPrChange>
          </w:rPr>
          <w:delInstrText>months</w:delInstrText>
        </w:r>
        <w:r w:rsidR="00426E62" w:rsidRPr="006E6534" w:rsidDel="00A9668D">
          <w:rPr>
            <w:rFonts w:cs="Times New Roman"/>
            <w:color w:val="000000" w:themeColor="text1"/>
            <w:rPrChange w:id="1632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25" w:author="N F" w:date="2023-12-05T03:08:00Z">
              <w:rPr>
                <w:rFonts w:cs="Times New Roman"/>
                <w:lang w:val="en-GB"/>
              </w:rPr>
            </w:rPrChange>
          </w:rPr>
          <w:delInstrText>hazard</w:delInstrText>
        </w:r>
        <w:r w:rsidR="00426E62" w:rsidRPr="006E6534" w:rsidDel="00A9668D">
          <w:rPr>
            <w:rFonts w:cs="Times New Roman"/>
            <w:color w:val="000000" w:themeColor="text1"/>
            <w:rPrChange w:id="1632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27" w:author="N F" w:date="2023-12-05T03:08:00Z">
              <w:rPr>
                <w:rFonts w:cs="Times New Roman"/>
                <w:lang w:val="en-GB"/>
              </w:rPr>
            </w:rPrChange>
          </w:rPr>
          <w:delInstrText>ratio</w:delInstrText>
        </w:r>
        <w:r w:rsidR="00426E62" w:rsidRPr="006E6534" w:rsidDel="00A9668D">
          <w:rPr>
            <w:rFonts w:cs="Times New Roman"/>
            <w:color w:val="000000" w:themeColor="text1"/>
            <w:rPrChange w:id="1632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29" w:author="N F" w:date="2023-12-05T03:08:00Z">
              <w:rPr>
                <w:rFonts w:cs="Times New Roman"/>
                <w:lang w:val="en-GB"/>
              </w:rPr>
            </w:rPrChange>
          </w:rPr>
          <w:delInstrText>HR</w:delInstrText>
        </w:r>
        <w:r w:rsidR="00426E62" w:rsidRPr="006E6534" w:rsidDel="00A9668D">
          <w:rPr>
            <w:rFonts w:cs="Times New Roman"/>
            <w:color w:val="000000" w:themeColor="text1"/>
            <w:rPrChange w:id="16330" w:author="N F" w:date="2023-12-05T03:08:00Z">
              <w:rPr>
                <w:rFonts w:cs="Times New Roman"/>
              </w:rPr>
            </w:rPrChange>
          </w:rPr>
          <w:delInstrText xml:space="preserve">] 0.56; 95% </w:delInstrText>
        </w:r>
        <w:r w:rsidR="00426E62" w:rsidRPr="006E6534" w:rsidDel="00A9668D">
          <w:rPr>
            <w:rFonts w:cs="Times New Roman"/>
            <w:color w:val="000000" w:themeColor="text1"/>
            <w:lang w:val="en-GB"/>
            <w:rPrChange w:id="16331" w:author="N F" w:date="2023-12-05T03:08:00Z">
              <w:rPr>
                <w:rFonts w:cs="Times New Roman"/>
                <w:lang w:val="en-GB"/>
              </w:rPr>
            </w:rPrChange>
          </w:rPr>
          <w:delInstrText>confidence</w:delInstrText>
        </w:r>
        <w:r w:rsidR="00426E62" w:rsidRPr="006E6534" w:rsidDel="00A9668D">
          <w:rPr>
            <w:rFonts w:cs="Times New Roman"/>
            <w:color w:val="000000" w:themeColor="text1"/>
            <w:rPrChange w:id="1633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33" w:author="N F" w:date="2023-12-05T03:08:00Z">
              <w:rPr>
                <w:rFonts w:cs="Times New Roman"/>
                <w:lang w:val="en-GB"/>
              </w:rPr>
            </w:rPrChange>
          </w:rPr>
          <w:delInstrText>interval</w:delInstrText>
        </w:r>
        <w:r w:rsidR="00426E62" w:rsidRPr="006E6534" w:rsidDel="00A9668D">
          <w:rPr>
            <w:rFonts w:cs="Times New Roman"/>
            <w:color w:val="000000" w:themeColor="text1"/>
            <w:rPrChange w:id="1633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35" w:author="N F" w:date="2023-12-05T03:08:00Z">
              <w:rPr>
                <w:rFonts w:cs="Times New Roman"/>
                <w:lang w:val="en-GB"/>
              </w:rPr>
            </w:rPrChange>
          </w:rPr>
          <w:delInstrText>CI</w:delInstrText>
        </w:r>
        <w:r w:rsidR="00426E62" w:rsidRPr="006E6534" w:rsidDel="00A9668D">
          <w:rPr>
            <w:rFonts w:cs="Times New Roman"/>
            <w:color w:val="000000" w:themeColor="text1"/>
            <w:rPrChange w:id="16336" w:author="N F" w:date="2023-12-05T03:08:00Z">
              <w:rPr>
                <w:rFonts w:cs="Times New Roman"/>
              </w:rPr>
            </w:rPrChange>
          </w:rPr>
          <w:delInstrText xml:space="preserve">] 0.37-0.85). </w:delInstrText>
        </w:r>
        <w:r w:rsidR="00426E62" w:rsidRPr="006E6534" w:rsidDel="00A9668D">
          <w:rPr>
            <w:rFonts w:cs="Times New Roman"/>
            <w:color w:val="000000" w:themeColor="text1"/>
            <w:lang w:val="en-GB"/>
            <w:rPrChange w:id="16337" w:author="N F" w:date="2023-12-05T03:08:00Z">
              <w:rPr>
                <w:rFonts w:cs="Times New Roman"/>
                <w:lang w:val="en-GB"/>
              </w:rPr>
            </w:rPrChange>
          </w:rPr>
          <w:delInstrText>Median</w:delInstrText>
        </w:r>
        <w:r w:rsidR="00426E62" w:rsidRPr="006E6534" w:rsidDel="00A9668D">
          <w:rPr>
            <w:rFonts w:cs="Times New Roman"/>
            <w:color w:val="000000" w:themeColor="text1"/>
            <w:rPrChange w:id="1633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39" w:author="N F" w:date="2023-12-05T03:08:00Z">
              <w:rPr>
                <w:rFonts w:cs="Times New Roman"/>
                <w:lang w:val="en-GB"/>
              </w:rPr>
            </w:rPrChange>
          </w:rPr>
          <w:delInstrText>OS</w:delInstrText>
        </w:r>
        <w:r w:rsidR="00426E62" w:rsidRPr="006E6534" w:rsidDel="00A9668D">
          <w:rPr>
            <w:rFonts w:cs="Times New Roman"/>
            <w:color w:val="000000" w:themeColor="text1"/>
            <w:rPrChange w:id="1634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41" w:author="N F" w:date="2023-12-05T03:08:00Z">
              <w:rPr>
                <w:rFonts w:cs="Times New Roman"/>
                <w:lang w:val="en-GB"/>
              </w:rPr>
            </w:rPrChange>
          </w:rPr>
          <w:delInstrText>was</w:delInstrText>
        </w:r>
        <w:r w:rsidR="00426E62" w:rsidRPr="006E6534" w:rsidDel="00A9668D">
          <w:rPr>
            <w:rFonts w:cs="Times New Roman"/>
            <w:color w:val="000000" w:themeColor="text1"/>
            <w:rPrChange w:id="16342" w:author="N F" w:date="2023-12-05T03:08:00Z">
              <w:rPr>
                <w:rFonts w:cs="Times New Roman"/>
              </w:rPr>
            </w:rPrChange>
          </w:rPr>
          <w:delInstrText xml:space="preserve"> 33.1 </w:delInstrText>
        </w:r>
        <w:r w:rsidR="00426E62" w:rsidRPr="006E6534" w:rsidDel="00A9668D">
          <w:rPr>
            <w:rFonts w:cs="Times New Roman"/>
            <w:color w:val="000000" w:themeColor="text1"/>
            <w:lang w:val="en-GB"/>
            <w:rPrChange w:id="16343" w:author="N F" w:date="2023-12-05T03:08:00Z">
              <w:rPr>
                <w:rFonts w:cs="Times New Roman"/>
                <w:lang w:val="en-GB"/>
              </w:rPr>
            </w:rPrChange>
          </w:rPr>
          <w:delInstrText>months</w:delInstrText>
        </w:r>
        <w:r w:rsidR="00426E62" w:rsidRPr="006E6534" w:rsidDel="00A9668D">
          <w:rPr>
            <w:rFonts w:cs="Times New Roman"/>
            <w:color w:val="000000" w:themeColor="text1"/>
            <w:rPrChange w:id="1634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45" w:author="N F" w:date="2023-12-05T03:08:00Z">
              <w:rPr>
                <w:rFonts w:cs="Times New Roman"/>
                <w:lang w:val="en-GB"/>
              </w:rPr>
            </w:rPrChange>
          </w:rPr>
          <w:delInstrText>in</w:delInstrText>
        </w:r>
        <w:r w:rsidR="00426E62" w:rsidRPr="006E6534" w:rsidDel="00A9668D">
          <w:rPr>
            <w:rFonts w:cs="Times New Roman"/>
            <w:color w:val="000000" w:themeColor="text1"/>
            <w:rPrChange w:id="1634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47" w:author="N F" w:date="2023-12-05T03:08:00Z">
              <w:rPr>
                <w:rFonts w:cs="Times New Roman"/>
                <w:lang w:val="en-GB"/>
              </w:rPr>
            </w:rPrChange>
          </w:rPr>
          <w:delInstrText>the</w:delInstrText>
        </w:r>
        <w:r w:rsidR="00426E62" w:rsidRPr="006E6534" w:rsidDel="00A9668D">
          <w:rPr>
            <w:rFonts w:cs="Times New Roman"/>
            <w:color w:val="000000" w:themeColor="text1"/>
            <w:rPrChange w:id="1634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49" w:author="N F" w:date="2023-12-05T03:08:00Z">
              <w:rPr>
                <w:rFonts w:cs="Times New Roman"/>
                <w:lang w:val="en-GB"/>
              </w:rPr>
            </w:rPrChange>
          </w:rPr>
          <w:delInstrText>osimertinib</w:delInstrText>
        </w:r>
        <w:r w:rsidR="00426E62" w:rsidRPr="006E6534" w:rsidDel="00A9668D">
          <w:rPr>
            <w:rFonts w:cs="Times New Roman"/>
            <w:color w:val="000000" w:themeColor="text1"/>
            <w:rPrChange w:id="1635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51" w:author="N F" w:date="2023-12-05T03:08:00Z">
              <w:rPr>
                <w:rFonts w:cs="Times New Roman"/>
                <w:lang w:val="en-GB"/>
              </w:rPr>
            </w:rPrChange>
          </w:rPr>
          <w:delInstrText>group</w:delInstrText>
        </w:r>
        <w:r w:rsidR="00426E62" w:rsidRPr="006E6534" w:rsidDel="00A9668D">
          <w:rPr>
            <w:rFonts w:cs="Times New Roman"/>
            <w:color w:val="000000" w:themeColor="text1"/>
            <w:rPrChange w:id="1635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53" w:author="N F" w:date="2023-12-05T03:08:00Z">
              <w:rPr>
                <w:rFonts w:cs="Times New Roman"/>
                <w:lang w:val="en-GB"/>
              </w:rPr>
            </w:rPrChange>
          </w:rPr>
          <w:delInstrText>versus</w:delInstrText>
        </w:r>
        <w:r w:rsidR="00426E62" w:rsidRPr="006E6534" w:rsidDel="00A9668D">
          <w:rPr>
            <w:rFonts w:cs="Times New Roman"/>
            <w:color w:val="000000" w:themeColor="text1"/>
            <w:rPrChange w:id="16354" w:author="N F" w:date="2023-12-05T03:08:00Z">
              <w:rPr>
                <w:rFonts w:cs="Times New Roman"/>
              </w:rPr>
            </w:rPrChange>
          </w:rPr>
          <w:delInstrText xml:space="preserve"> 25.7 </w:delInstrText>
        </w:r>
        <w:r w:rsidR="00426E62" w:rsidRPr="006E6534" w:rsidDel="00A9668D">
          <w:rPr>
            <w:rFonts w:cs="Times New Roman"/>
            <w:color w:val="000000" w:themeColor="text1"/>
            <w:lang w:val="en-GB"/>
            <w:rPrChange w:id="16355" w:author="N F" w:date="2023-12-05T03:08:00Z">
              <w:rPr>
                <w:rFonts w:cs="Times New Roman"/>
                <w:lang w:val="en-GB"/>
              </w:rPr>
            </w:rPrChange>
          </w:rPr>
          <w:delInstrText>months</w:delInstrText>
        </w:r>
        <w:r w:rsidR="00426E62" w:rsidRPr="006E6534" w:rsidDel="00A9668D">
          <w:rPr>
            <w:rFonts w:cs="Times New Roman"/>
            <w:color w:val="000000" w:themeColor="text1"/>
            <w:rPrChange w:id="1635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57" w:author="N F" w:date="2023-12-05T03:08:00Z">
              <w:rPr>
                <w:rFonts w:cs="Times New Roman"/>
                <w:lang w:val="en-GB"/>
              </w:rPr>
            </w:rPrChange>
          </w:rPr>
          <w:delInstrText>in</w:delInstrText>
        </w:r>
        <w:r w:rsidR="00426E62" w:rsidRPr="006E6534" w:rsidDel="00A9668D">
          <w:rPr>
            <w:rFonts w:cs="Times New Roman"/>
            <w:color w:val="000000" w:themeColor="text1"/>
            <w:rPrChange w:id="1635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59" w:author="N F" w:date="2023-12-05T03:08:00Z">
              <w:rPr>
                <w:rFonts w:cs="Times New Roman"/>
                <w:lang w:val="en-GB"/>
              </w:rPr>
            </w:rPrChange>
          </w:rPr>
          <w:delInstrText>the</w:delInstrText>
        </w:r>
        <w:r w:rsidR="00426E62" w:rsidRPr="006E6534" w:rsidDel="00A9668D">
          <w:rPr>
            <w:rFonts w:cs="Times New Roman"/>
            <w:color w:val="000000" w:themeColor="text1"/>
            <w:rPrChange w:id="1636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61" w:author="N F" w:date="2023-12-05T03:08:00Z">
              <w:rPr>
                <w:rFonts w:cs="Times New Roman"/>
                <w:lang w:val="en-GB"/>
              </w:rPr>
            </w:rPrChange>
          </w:rPr>
          <w:delInstrText>comparator</w:delInstrText>
        </w:r>
        <w:r w:rsidR="00426E62" w:rsidRPr="006E6534" w:rsidDel="00A9668D">
          <w:rPr>
            <w:rFonts w:cs="Times New Roman"/>
            <w:color w:val="000000" w:themeColor="text1"/>
            <w:rPrChange w:id="1636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63" w:author="N F" w:date="2023-12-05T03:08:00Z">
              <w:rPr>
                <w:rFonts w:cs="Times New Roman"/>
                <w:lang w:val="en-GB"/>
              </w:rPr>
            </w:rPrChange>
          </w:rPr>
          <w:delInstrText>group</w:delInstrText>
        </w:r>
        <w:r w:rsidR="00426E62" w:rsidRPr="006E6534" w:rsidDel="00A9668D">
          <w:rPr>
            <w:rFonts w:cs="Times New Roman"/>
            <w:color w:val="000000" w:themeColor="text1"/>
            <w:rPrChange w:id="1636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65" w:author="N F" w:date="2023-12-05T03:08:00Z">
              <w:rPr>
                <w:rFonts w:cs="Times New Roman"/>
                <w:lang w:val="en-GB"/>
              </w:rPr>
            </w:rPrChange>
          </w:rPr>
          <w:delInstrText>HR </w:delInstrText>
        </w:r>
        <w:r w:rsidR="00426E62" w:rsidRPr="006E6534" w:rsidDel="00A9668D">
          <w:rPr>
            <w:rFonts w:cs="Times New Roman"/>
            <w:color w:val="000000" w:themeColor="text1"/>
            <w:rPrChange w:id="16366" w:author="N F" w:date="2023-12-05T03:08:00Z">
              <w:rPr>
                <w:rFonts w:cs="Times New Roman"/>
              </w:rPr>
            </w:rPrChange>
          </w:rPr>
          <w:delInstrText xml:space="preserve">0.85; 95% </w:delInstrText>
        </w:r>
        <w:r w:rsidR="00426E62" w:rsidRPr="006E6534" w:rsidDel="00A9668D">
          <w:rPr>
            <w:rFonts w:cs="Times New Roman"/>
            <w:color w:val="000000" w:themeColor="text1"/>
            <w:lang w:val="en-GB"/>
            <w:rPrChange w:id="16367" w:author="N F" w:date="2023-12-05T03:08:00Z">
              <w:rPr>
                <w:rFonts w:cs="Times New Roman"/>
                <w:lang w:val="en-GB"/>
              </w:rPr>
            </w:rPrChange>
          </w:rPr>
          <w:delInstrText>CI</w:delInstrText>
        </w:r>
        <w:r w:rsidR="00426E62" w:rsidRPr="006E6534" w:rsidDel="00A9668D">
          <w:rPr>
            <w:rFonts w:cs="Times New Roman"/>
            <w:color w:val="000000" w:themeColor="text1"/>
            <w:rPrChange w:id="16368" w:author="N F" w:date="2023-12-05T03:08:00Z">
              <w:rPr>
                <w:rFonts w:cs="Times New Roman"/>
              </w:rPr>
            </w:rPrChange>
          </w:rPr>
          <w:delInstrText xml:space="preserve"> 0.56-1.29). </w:delInstrText>
        </w:r>
        <w:r w:rsidR="00426E62" w:rsidRPr="006E6534" w:rsidDel="00A9668D">
          <w:rPr>
            <w:rFonts w:cs="Times New Roman"/>
            <w:color w:val="000000" w:themeColor="text1"/>
            <w:lang w:val="en-GB"/>
            <w:rPrChange w:id="16369" w:author="N F" w:date="2023-12-05T03:08:00Z">
              <w:rPr>
                <w:rFonts w:cs="Times New Roman"/>
                <w:lang w:val="en-GB"/>
              </w:rPr>
            </w:rPrChange>
          </w:rPr>
          <w:delInstrText>At</w:delInstrText>
        </w:r>
        <w:r w:rsidR="00426E62" w:rsidRPr="006E6534" w:rsidDel="00A9668D">
          <w:rPr>
            <w:rFonts w:cs="Times New Roman"/>
            <w:color w:val="000000" w:themeColor="text1"/>
            <w:rPrChange w:id="16370" w:author="N F" w:date="2023-12-05T03:08:00Z">
              <w:rPr>
                <w:rFonts w:cs="Times New Roman"/>
              </w:rPr>
            </w:rPrChange>
          </w:rPr>
          <w:delInstrText xml:space="preserve"> 3 </w:delInstrText>
        </w:r>
        <w:r w:rsidR="00426E62" w:rsidRPr="006E6534" w:rsidDel="00A9668D">
          <w:rPr>
            <w:rFonts w:cs="Times New Roman"/>
            <w:color w:val="000000" w:themeColor="text1"/>
            <w:lang w:val="en-GB"/>
            <w:rPrChange w:id="16371" w:author="N F" w:date="2023-12-05T03:08:00Z">
              <w:rPr>
                <w:rFonts w:cs="Times New Roman"/>
                <w:lang w:val="en-GB"/>
              </w:rPr>
            </w:rPrChange>
          </w:rPr>
          <w:delInstrText>years</w:delInstrText>
        </w:r>
        <w:r w:rsidR="00426E62" w:rsidRPr="006E6534" w:rsidDel="00A9668D">
          <w:rPr>
            <w:rFonts w:cs="Times New Roman"/>
            <w:color w:val="000000" w:themeColor="text1"/>
            <w:rPrChange w:id="16372" w:author="N F" w:date="2023-12-05T03:08:00Z">
              <w:rPr>
                <w:rFonts w:cs="Times New Roman"/>
              </w:rPr>
            </w:rPrChange>
          </w:rPr>
          <w:delInstrText xml:space="preserve">, 20% </w:delInstrText>
        </w:r>
        <w:r w:rsidR="00426E62" w:rsidRPr="006E6534" w:rsidDel="00A9668D">
          <w:rPr>
            <w:rFonts w:cs="Times New Roman"/>
            <w:color w:val="000000" w:themeColor="text1"/>
            <w:lang w:val="en-GB"/>
            <w:rPrChange w:id="16373" w:author="N F" w:date="2023-12-05T03:08:00Z">
              <w:rPr>
                <w:rFonts w:cs="Times New Roman"/>
                <w:lang w:val="en-GB"/>
              </w:rPr>
            </w:rPrChange>
          </w:rPr>
          <w:delInstrText>of</w:delInstrText>
        </w:r>
        <w:r w:rsidR="00426E62" w:rsidRPr="006E6534" w:rsidDel="00A9668D">
          <w:rPr>
            <w:rFonts w:cs="Times New Roman"/>
            <w:color w:val="000000" w:themeColor="text1"/>
            <w:rPrChange w:id="1637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75" w:author="N F" w:date="2023-12-05T03:08:00Z">
              <w:rPr>
                <w:rFonts w:cs="Times New Roman"/>
                <w:lang w:val="en-GB"/>
              </w:rPr>
            </w:rPrChange>
          </w:rPr>
          <w:delInstrText>patients</w:delInstrText>
        </w:r>
        <w:r w:rsidR="00426E62" w:rsidRPr="006E6534" w:rsidDel="00A9668D">
          <w:rPr>
            <w:rFonts w:cs="Times New Roman"/>
            <w:color w:val="000000" w:themeColor="text1"/>
            <w:rPrChange w:id="1637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77" w:author="N F" w:date="2023-12-05T03:08:00Z">
              <w:rPr>
                <w:rFonts w:cs="Times New Roman"/>
                <w:lang w:val="en-GB"/>
              </w:rPr>
            </w:rPrChange>
          </w:rPr>
          <w:delInstrText>on</w:delInstrText>
        </w:r>
        <w:r w:rsidR="00426E62" w:rsidRPr="006E6534" w:rsidDel="00A9668D">
          <w:rPr>
            <w:rFonts w:cs="Times New Roman"/>
            <w:color w:val="000000" w:themeColor="text1"/>
            <w:rPrChange w:id="1637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79" w:author="N F" w:date="2023-12-05T03:08:00Z">
              <w:rPr>
                <w:rFonts w:cs="Times New Roman"/>
                <w:lang w:val="en-GB"/>
              </w:rPr>
            </w:rPrChange>
          </w:rPr>
          <w:delInstrText>osimertinib</w:delInstrText>
        </w:r>
        <w:r w:rsidR="00426E62" w:rsidRPr="006E6534" w:rsidDel="00A9668D">
          <w:rPr>
            <w:rFonts w:cs="Times New Roman"/>
            <w:color w:val="000000" w:themeColor="text1"/>
            <w:rPrChange w:id="1638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81" w:author="N F" w:date="2023-12-05T03:08:00Z">
              <w:rPr>
                <w:rFonts w:cs="Times New Roman"/>
                <w:lang w:val="en-GB"/>
              </w:rPr>
            </w:rPrChange>
          </w:rPr>
          <w:delInstrText>and</w:delInstrText>
        </w:r>
        <w:r w:rsidR="00426E62" w:rsidRPr="006E6534" w:rsidDel="00A9668D">
          <w:rPr>
            <w:rFonts w:cs="Times New Roman"/>
            <w:color w:val="000000" w:themeColor="text1"/>
            <w:rPrChange w:id="16382" w:author="N F" w:date="2023-12-05T03:08:00Z">
              <w:rPr>
                <w:rFonts w:cs="Times New Roman"/>
              </w:rPr>
            </w:rPrChange>
          </w:rPr>
          <w:delInstrText xml:space="preserve"> 8% </w:delInstrText>
        </w:r>
        <w:r w:rsidR="00426E62" w:rsidRPr="006E6534" w:rsidDel="00A9668D">
          <w:rPr>
            <w:rFonts w:cs="Times New Roman"/>
            <w:color w:val="000000" w:themeColor="text1"/>
            <w:lang w:val="en-GB"/>
            <w:rPrChange w:id="16383" w:author="N F" w:date="2023-12-05T03:08:00Z">
              <w:rPr>
                <w:rFonts w:cs="Times New Roman"/>
                <w:lang w:val="en-GB"/>
              </w:rPr>
            </w:rPrChange>
          </w:rPr>
          <w:delInstrText>on</w:delInstrText>
        </w:r>
        <w:r w:rsidR="00426E62" w:rsidRPr="006E6534" w:rsidDel="00A9668D">
          <w:rPr>
            <w:rFonts w:cs="Times New Roman"/>
            <w:color w:val="000000" w:themeColor="text1"/>
            <w:rPrChange w:id="1638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85" w:author="N F" w:date="2023-12-05T03:08:00Z">
              <w:rPr>
                <w:rFonts w:cs="Times New Roman"/>
                <w:lang w:val="en-GB"/>
              </w:rPr>
            </w:rPrChange>
          </w:rPr>
          <w:delInstrText>the</w:delInstrText>
        </w:r>
        <w:r w:rsidR="00426E62" w:rsidRPr="006E6534" w:rsidDel="00A9668D">
          <w:rPr>
            <w:rFonts w:cs="Times New Roman"/>
            <w:color w:val="000000" w:themeColor="text1"/>
            <w:rPrChange w:id="1638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87" w:author="N F" w:date="2023-12-05T03:08:00Z">
              <w:rPr>
                <w:rFonts w:cs="Times New Roman"/>
                <w:lang w:val="en-GB"/>
              </w:rPr>
            </w:rPrChange>
          </w:rPr>
          <w:delInstrText>comparator</w:delInstrText>
        </w:r>
        <w:r w:rsidR="00426E62" w:rsidRPr="006E6534" w:rsidDel="00A9668D">
          <w:rPr>
            <w:rFonts w:cs="Times New Roman"/>
            <w:color w:val="000000" w:themeColor="text1"/>
            <w:rPrChange w:id="1638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89" w:author="N F" w:date="2023-12-05T03:08:00Z">
              <w:rPr>
                <w:rFonts w:cs="Times New Roman"/>
                <w:lang w:val="en-GB"/>
              </w:rPr>
            </w:rPrChange>
          </w:rPr>
          <w:delInstrText>remained</w:delInstrText>
        </w:r>
        <w:r w:rsidR="00426E62" w:rsidRPr="006E6534" w:rsidDel="00A9668D">
          <w:rPr>
            <w:rFonts w:cs="Times New Roman"/>
            <w:color w:val="000000" w:themeColor="text1"/>
            <w:rPrChange w:id="1639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91" w:author="N F" w:date="2023-12-05T03:08:00Z">
              <w:rPr>
                <w:rFonts w:cs="Times New Roman"/>
                <w:lang w:val="en-GB"/>
              </w:rPr>
            </w:rPrChange>
          </w:rPr>
          <w:delInstrText>on</w:delInstrText>
        </w:r>
        <w:r w:rsidR="00426E62" w:rsidRPr="006E6534" w:rsidDel="00A9668D">
          <w:rPr>
            <w:rFonts w:cs="Times New Roman"/>
            <w:color w:val="000000" w:themeColor="text1"/>
            <w:rPrChange w:id="1639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93" w:author="N F" w:date="2023-12-05T03:08:00Z">
              <w:rPr>
                <w:rFonts w:cs="Times New Roman"/>
                <w:lang w:val="en-GB"/>
              </w:rPr>
            </w:rPrChange>
          </w:rPr>
          <w:delInstrText>randomized</w:delInstrText>
        </w:r>
        <w:r w:rsidR="00426E62" w:rsidRPr="006E6534" w:rsidDel="00A9668D">
          <w:rPr>
            <w:rFonts w:cs="Times New Roman"/>
            <w:color w:val="000000" w:themeColor="text1"/>
            <w:rPrChange w:id="1639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95" w:author="N F" w:date="2023-12-05T03:08:00Z">
              <w:rPr>
                <w:rFonts w:cs="Times New Roman"/>
                <w:lang w:val="en-GB"/>
              </w:rPr>
            </w:rPrChange>
          </w:rPr>
          <w:delInstrText>treatment</w:delInstrText>
        </w:r>
        <w:r w:rsidR="00426E62" w:rsidRPr="006E6534" w:rsidDel="00A9668D">
          <w:rPr>
            <w:rFonts w:cs="Times New Roman"/>
            <w:color w:val="000000" w:themeColor="text1"/>
            <w:rPrChange w:id="1639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397" w:author="N F" w:date="2023-12-05T03:08:00Z">
              <w:rPr>
                <w:rFonts w:cs="Times New Roman"/>
                <w:lang w:val="en-GB"/>
              </w:rPr>
            </w:rPrChange>
          </w:rPr>
          <w:delInstrText>Grade</w:delInstrText>
        </w:r>
        <w:r w:rsidR="00426E62" w:rsidRPr="006E6534" w:rsidDel="00A9668D">
          <w:rPr>
            <w:rFonts w:cs="Times New Roman"/>
            <w:color w:val="000000" w:themeColor="text1"/>
            <w:rPrChange w:id="16398" w:author="N F" w:date="2023-12-05T03:08:00Z">
              <w:rPr>
                <w:rFonts w:cs="Times New Roman"/>
              </w:rPr>
            </w:rPrChange>
          </w:rPr>
          <w:delInstrText xml:space="preserve"> 3 </w:delInstrText>
        </w:r>
        <w:r w:rsidR="00426E62" w:rsidRPr="006E6534" w:rsidDel="00A9668D">
          <w:rPr>
            <w:rFonts w:cs="Times New Roman"/>
            <w:color w:val="000000" w:themeColor="text1"/>
            <w:lang w:val="en-GB"/>
            <w:rPrChange w:id="16399" w:author="N F" w:date="2023-12-05T03:08:00Z">
              <w:rPr>
                <w:rFonts w:cs="Times New Roman"/>
                <w:lang w:val="en-GB"/>
              </w:rPr>
            </w:rPrChange>
          </w:rPr>
          <w:delInstrText>or</w:delInstrText>
        </w:r>
        <w:r w:rsidR="00426E62" w:rsidRPr="006E6534" w:rsidDel="00A9668D">
          <w:rPr>
            <w:rFonts w:cs="Times New Roman"/>
            <w:color w:val="000000" w:themeColor="text1"/>
            <w:rPrChange w:id="1640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01" w:author="N F" w:date="2023-12-05T03:08:00Z">
              <w:rPr>
                <w:rFonts w:cs="Times New Roman"/>
                <w:lang w:val="en-GB"/>
              </w:rPr>
            </w:rPrChange>
          </w:rPr>
          <w:delInstrText>higher</w:delInstrText>
        </w:r>
        <w:r w:rsidR="00426E62" w:rsidRPr="006E6534" w:rsidDel="00A9668D">
          <w:rPr>
            <w:rFonts w:cs="Times New Roman"/>
            <w:color w:val="000000" w:themeColor="text1"/>
            <w:rPrChange w:id="1640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03" w:author="N F" w:date="2023-12-05T03:08:00Z">
              <w:rPr>
                <w:rFonts w:cs="Times New Roman"/>
                <w:lang w:val="en-GB"/>
              </w:rPr>
            </w:rPrChange>
          </w:rPr>
          <w:delInstrText>adverse</w:delInstrText>
        </w:r>
        <w:r w:rsidR="00426E62" w:rsidRPr="006E6534" w:rsidDel="00A9668D">
          <w:rPr>
            <w:rFonts w:cs="Times New Roman"/>
            <w:color w:val="000000" w:themeColor="text1"/>
            <w:rPrChange w:id="1640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05" w:author="N F" w:date="2023-12-05T03:08:00Z">
              <w:rPr>
                <w:rFonts w:cs="Times New Roman"/>
                <w:lang w:val="en-GB"/>
              </w:rPr>
            </w:rPrChange>
          </w:rPr>
          <w:delInstrText>events</w:delInstrText>
        </w:r>
        <w:r w:rsidR="00426E62" w:rsidRPr="006E6534" w:rsidDel="00A9668D">
          <w:rPr>
            <w:rFonts w:cs="Times New Roman"/>
            <w:color w:val="000000" w:themeColor="text1"/>
            <w:rPrChange w:id="1640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07" w:author="N F" w:date="2023-12-05T03:08:00Z">
              <w:rPr>
                <w:rFonts w:cs="Times New Roman"/>
                <w:lang w:val="en-GB"/>
              </w:rPr>
            </w:rPrChange>
          </w:rPr>
          <w:delInstrText>AEs</w:delInstrText>
        </w:r>
        <w:r w:rsidR="00426E62" w:rsidRPr="006E6534" w:rsidDel="00A9668D">
          <w:rPr>
            <w:rFonts w:cs="Times New Roman"/>
            <w:color w:val="000000" w:themeColor="text1"/>
            <w:rPrChange w:id="1640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09" w:author="N F" w:date="2023-12-05T03:08:00Z">
              <w:rPr>
                <w:rFonts w:cs="Times New Roman"/>
                <w:lang w:val="en-GB"/>
              </w:rPr>
            </w:rPrChange>
          </w:rPr>
          <w:delInstrText>were</w:delInstrText>
        </w:r>
        <w:r w:rsidR="00426E62" w:rsidRPr="006E6534" w:rsidDel="00A9668D">
          <w:rPr>
            <w:rFonts w:cs="Times New Roman"/>
            <w:color w:val="000000" w:themeColor="text1"/>
            <w:rPrChange w:id="1641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11" w:author="N F" w:date="2023-12-05T03:08:00Z">
              <w:rPr>
                <w:rFonts w:cs="Times New Roman"/>
                <w:lang w:val="en-GB"/>
              </w:rPr>
            </w:rPrChange>
          </w:rPr>
          <w:delInstrText>reported</w:delInstrText>
        </w:r>
        <w:r w:rsidR="00426E62" w:rsidRPr="006E6534" w:rsidDel="00A9668D">
          <w:rPr>
            <w:rFonts w:cs="Times New Roman"/>
            <w:color w:val="000000" w:themeColor="text1"/>
            <w:rPrChange w:id="1641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13" w:author="N F" w:date="2023-12-05T03:08:00Z">
              <w:rPr>
                <w:rFonts w:cs="Times New Roman"/>
                <w:lang w:val="en-GB"/>
              </w:rPr>
            </w:rPrChange>
          </w:rPr>
          <w:delInstrText>in</w:delInstrText>
        </w:r>
        <w:r w:rsidR="00426E62" w:rsidRPr="006E6534" w:rsidDel="00A9668D">
          <w:rPr>
            <w:rFonts w:cs="Times New Roman"/>
            <w:color w:val="000000" w:themeColor="text1"/>
            <w:rPrChange w:id="16414" w:author="N F" w:date="2023-12-05T03:08:00Z">
              <w:rPr>
                <w:rFonts w:cs="Times New Roman"/>
              </w:rPr>
            </w:rPrChange>
          </w:rPr>
          <w:delInstrText xml:space="preserve"> 54 </w:delInstrText>
        </w:r>
        <w:r w:rsidR="00426E62" w:rsidRPr="006E6534" w:rsidDel="00A9668D">
          <w:rPr>
            <w:rFonts w:cs="Times New Roman"/>
            <w:color w:val="000000" w:themeColor="text1"/>
            <w:lang w:val="en-GB"/>
            <w:rPrChange w:id="16415" w:author="N F" w:date="2023-12-05T03:08:00Z">
              <w:rPr>
                <w:rFonts w:cs="Times New Roman"/>
                <w:lang w:val="en-GB"/>
              </w:rPr>
            </w:rPrChange>
          </w:rPr>
          <w:delInstrText>and</w:delInstrText>
        </w:r>
        <w:r w:rsidR="00426E62" w:rsidRPr="006E6534" w:rsidDel="00A9668D">
          <w:rPr>
            <w:rFonts w:cs="Times New Roman"/>
            <w:color w:val="000000" w:themeColor="text1"/>
            <w:rPrChange w:id="16416" w:author="N F" w:date="2023-12-05T03:08:00Z">
              <w:rPr>
                <w:rFonts w:cs="Times New Roman"/>
              </w:rPr>
            </w:rPrChange>
          </w:rPr>
          <w:delInstrText xml:space="preserve"> 28% </w:delInstrText>
        </w:r>
        <w:r w:rsidR="00426E62" w:rsidRPr="006E6534" w:rsidDel="00A9668D">
          <w:rPr>
            <w:rFonts w:cs="Times New Roman"/>
            <w:color w:val="000000" w:themeColor="text1"/>
            <w:lang w:val="en-GB"/>
            <w:rPrChange w:id="16417" w:author="N F" w:date="2023-12-05T03:08:00Z">
              <w:rPr>
                <w:rFonts w:cs="Times New Roman"/>
                <w:lang w:val="en-GB"/>
              </w:rPr>
            </w:rPrChange>
          </w:rPr>
          <w:delInstrText>of</w:delInstrText>
        </w:r>
        <w:r w:rsidR="00426E62" w:rsidRPr="006E6534" w:rsidDel="00A9668D">
          <w:rPr>
            <w:rFonts w:cs="Times New Roman"/>
            <w:color w:val="000000" w:themeColor="text1"/>
            <w:rPrChange w:id="1641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19" w:author="N F" w:date="2023-12-05T03:08:00Z">
              <w:rPr>
                <w:rFonts w:cs="Times New Roman"/>
                <w:lang w:val="en-GB"/>
              </w:rPr>
            </w:rPrChange>
          </w:rPr>
          <w:delInstrText>patients</w:delInstrText>
        </w:r>
        <w:r w:rsidR="00426E62" w:rsidRPr="006E6534" w:rsidDel="00A9668D">
          <w:rPr>
            <w:rFonts w:cs="Times New Roman"/>
            <w:color w:val="000000" w:themeColor="text1"/>
            <w:rPrChange w:id="1642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21" w:author="N F" w:date="2023-12-05T03:08:00Z">
              <w:rPr>
                <w:rFonts w:cs="Times New Roman"/>
                <w:lang w:val="en-GB"/>
              </w:rPr>
            </w:rPrChange>
          </w:rPr>
          <w:delInstrText>in</w:delInstrText>
        </w:r>
        <w:r w:rsidR="00426E62" w:rsidRPr="006E6534" w:rsidDel="00A9668D">
          <w:rPr>
            <w:rFonts w:cs="Times New Roman"/>
            <w:color w:val="000000" w:themeColor="text1"/>
            <w:rPrChange w:id="1642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23" w:author="N F" w:date="2023-12-05T03:08:00Z">
              <w:rPr>
                <w:rFonts w:cs="Times New Roman"/>
                <w:lang w:val="en-GB"/>
              </w:rPr>
            </w:rPrChange>
          </w:rPr>
          <w:delInstrText>the</w:delInstrText>
        </w:r>
        <w:r w:rsidR="00426E62" w:rsidRPr="006E6534" w:rsidDel="00A9668D">
          <w:rPr>
            <w:rFonts w:cs="Times New Roman"/>
            <w:color w:val="000000" w:themeColor="text1"/>
            <w:rPrChange w:id="1642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25" w:author="N F" w:date="2023-12-05T03:08:00Z">
              <w:rPr>
                <w:rFonts w:cs="Times New Roman"/>
                <w:lang w:val="en-GB"/>
              </w:rPr>
            </w:rPrChange>
          </w:rPr>
          <w:delInstrText>osimertinib</w:delInstrText>
        </w:r>
        <w:r w:rsidR="00426E62" w:rsidRPr="006E6534" w:rsidDel="00A9668D">
          <w:rPr>
            <w:rFonts w:cs="Times New Roman"/>
            <w:color w:val="000000" w:themeColor="text1"/>
            <w:rPrChange w:id="1642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27" w:author="N F" w:date="2023-12-05T03:08:00Z">
              <w:rPr>
                <w:rFonts w:cs="Times New Roman"/>
                <w:lang w:val="en-GB"/>
              </w:rPr>
            </w:rPrChange>
          </w:rPr>
          <w:delInstrText>and</w:delInstrText>
        </w:r>
        <w:r w:rsidR="00426E62" w:rsidRPr="006E6534" w:rsidDel="00A9668D">
          <w:rPr>
            <w:rFonts w:cs="Times New Roman"/>
            <w:color w:val="000000" w:themeColor="text1"/>
            <w:rPrChange w:id="1642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29" w:author="N F" w:date="2023-12-05T03:08:00Z">
              <w:rPr>
                <w:rFonts w:cs="Times New Roman"/>
                <w:lang w:val="en-GB"/>
              </w:rPr>
            </w:rPrChange>
          </w:rPr>
          <w:delInstrText>comparator</w:delInstrText>
        </w:r>
        <w:r w:rsidR="00426E62" w:rsidRPr="006E6534" w:rsidDel="00A9668D">
          <w:rPr>
            <w:rFonts w:cs="Times New Roman"/>
            <w:color w:val="000000" w:themeColor="text1"/>
            <w:rPrChange w:id="1643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31" w:author="N F" w:date="2023-12-05T03:08:00Z">
              <w:rPr>
                <w:rFonts w:cs="Times New Roman"/>
                <w:lang w:val="en-GB"/>
              </w:rPr>
            </w:rPrChange>
          </w:rPr>
          <w:delInstrText>groups</w:delInstrText>
        </w:r>
        <w:r w:rsidR="00426E62" w:rsidRPr="006E6534" w:rsidDel="00A9668D">
          <w:rPr>
            <w:rFonts w:cs="Times New Roman"/>
            <w:color w:val="000000" w:themeColor="text1"/>
            <w:rPrChange w:id="1643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33" w:author="N F" w:date="2023-12-05T03:08:00Z">
              <w:rPr>
                <w:rFonts w:cs="Times New Roman"/>
                <w:lang w:val="en-GB"/>
              </w:rPr>
            </w:rPrChange>
          </w:rPr>
          <w:delInstrText>respectively</w:delInstrText>
        </w:r>
        <w:r w:rsidR="00426E62" w:rsidRPr="006E6534" w:rsidDel="00A9668D">
          <w:rPr>
            <w:rFonts w:cs="Times New Roman"/>
            <w:color w:val="000000" w:themeColor="text1"/>
            <w:rPrChange w:id="1643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35" w:author="N F" w:date="2023-12-05T03:08:00Z">
              <w:rPr>
                <w:rFonts w:cs="Times New Roman"/>
                <w:lang w:val="en-GB"/>
              </w:rPr>
            </w:rPrChange>
          </w:rPr>
          <w:delInstrText>driven</w:delInstrText>
        </w:r>
        <w:r w:rsidR="00426E62" w:rsidRPr="006E6534" w:rsidDel="00A9668D">
          <w:rPr>
            <w:rFonts w:cs="Times New Roman"/>
            <w:color w:val="000000" w:themeColor="text1"/>
            <w:rPrChange w:id="1643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37" w:author="N F" w:date="2023-12-05T03:08:00Z">
              <w:rPr>
                <w:rFonts w:cs="Times New Roman"/>
                <w:lang w:val="en-GB"/>
              </w:rPr>
            </w:rPrChange>
          </w:rPr>
          <w:delInstrText>by</w:delInstrText>
        </w:r>
        <w:r w:rsidR="00426E62" w:rsidRPr="006E6534" w:rsidDel="00A9668D">
          <w:rPr>
            <w:rFonts w:cs="Times New Roman"/>
            <w:color w:val="000000" w:themeColor="text1"/>
            <w:rPrChange w:id="1643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39" w:author="N F" w:date="2023-12-05T03:08:00Z">
              <w:rPr>
                <w:rFonts w:cs="Times New Roman"/>
                <w:lang w:val="en-GB"/>
              </w:rPr>
            </w:rPrChange>
          </w:rPr>
          <w:delInstrText>increased</w:delInstrText>
        </w:r>
        <w:r w:rsidR="00426E62" w:rsidRPr="006E6534" w:rsidDel="00A9668D">
          <w:rPr>
            <w:rFonts w:cs="Times New Roman"/>
            <w:color w:val="000000" w:themeColor="text1"/>
            <w:rPrChange w:id="1644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41" w:author="N F" w:date="2023-12-05T03:08:00Z">
              <w:rPr>
                <w:rFonts w:cs="Times New Roman"/>
                <w:lang w:val="en-GB"/>
              </w:rPr>
            </w:rPrChange>
          </w:rPr>
          <w:delInstrText>local</w:delInstrText>
        </w:r>
        <w:r w:rsidR="00426E62" w:rsidRPr="006E6534" w:rsidDel="00A9668D">
          <w:rPr>
            <w:rFonts w:cs="Times New Roman"/>
            <w:color w:val="000000" w:themeColor="text1"/>
            <w:rPrChange w:id="1644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43" w:author="N F" w:date="2023-12-05T03:08:00Z">
              <w:rPr>
                <w:rFonts w:cs="Times New Roman"/>
                <w:lang w:val="en-GB"/>
              </w:rPr>
            </w:rPrChange>
          </w:rPr>
          <w:delInstrText>reporting</w:delInstrText>
        </w:r>
        <w:r w:rsidR="00426E62" w:rsidRPr="006E6534" w:rsidDel="00A9668D">
          <w:rPr>
            <w:rFonts w:cs="Times New Roman"/>
            <w:color w:val="000000" w:themeColor="text1"/>
            <w:rPrChange w:id="1644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45" w:author="N F" w:date="2023-12-05T03:08:00Z">
              <w:rPr>
                <w:rFonts w:cs="Times New Roman"/>
                <w:lang w:val="en-GB"/>
              </w:rPr>
            </w:rPrChange>
          </w:rPr>
          <w:delInstrText>of</w:delInstrText>
        </w:r>
        <w:r w:rsidR="00426E62" w:rsidRPr="006E6534" w:rsidDel="00A9668D">
          <w:rPr>
            <w:rFonts w:cs="Times New Roman"/>
            <w:color w:val="000000" w:themeColor="text1"/>
            <w:rPrChange w:id="1644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47" w:author="N F" w:date="2023-12-05T03:08:00Z">
              <w:rPr>
                <w:rFonts w:cs="Times New Roman"/>
                <w:lang w:val="en-GB"/>
              </w:rPr>
            </w:rPrChange>
          </w:rPr>
          <w:delInstrText>laboratory</w:delInstrText>
        </w:r>
        <w:r w:rsidR="00426E62" w:rsidRPr="006E6534" w:rsidDel="00A9668D">
          <w:rPr>
            <w:rFonts w:cs="Times New Roman"/>
            <w:color w:val="000000" w:themeColor="text1"/>
            <w:rPrChange w:id="1644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49" w:author="N F" w:date="2023-12-05T03:08:00Z">
              <w:rPr>
                <w:rFonts w:cs="Times New Roman"/>
                <w:lang w:val="en-GB"/>
              </w:rPr>
            </w:rPrChange>
          </w:rPr>
          <w:delInstrText>and</w:delInstrText>
        </w:r>
        <w:r w:rsidR="00426E62" w:rsidRPr="006E6534" w:rsidDel="00A9668D">
          <w:rPr>
            <w:rFonts w:cs="Times New Roman"/>
            <w:color w:val="000000" w:themeColor="text1"/>
            <w:rPrChange w:id="1645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51" w:author="N F" w:date="2023-12-05T03:08:00Z">
              <w:rPr>
                <w:rFonts w:cs="Times New Roman"/>
                <w:lang w:val="en-GB"/>
              </w:rPr>
            </w:rPrChange>
          </w:rPr>
          <w:delInstrText>disease</w:delInstrText>
        </w:r>
        <w:r w:rsidR="00426E62" w:rsidRPr="006E6534" w:rsidDel="00A9668D">
          <w:rPr>
            <w:rFonts w:cs="Times New Roman"/>
            <w:color w:val="000000" w:themeColor="text1"/>
            <w:rPrChange w:id="16452" w:author="N F" w:date="2023-12-05T03:08:00Z">
              <w:rPr>
                <w:rFonts w:cs="Times New Roman"/>
              </w:rPr>
            </w:rPrChange>
          </w:rPr>
          <w:delInstrText>-</w:delInstrText>
        </w:r>
        <w:r w:rsidR="00426E62" w:rsidRPr="006E6534" w:rsidDel="00A9668D">
          <w:rPr>
            <w:rFonts w:cs="Times New Roman"/>
            <w:color w:val="000000" w:themeColor="text1"/>
            <w:lang w:val="en-GB"/>
            <w:rPrChange w:id="16453" w:author="N F" w:date="2023-12-05T03:08:00Z">
              <w:rPr>
                <w:rFonts w:cs="Times New Roman"/>
                <w:lang w:val="en-GB"/>
              </w:rPr>
            </w:rPrChange>
          </w:rPr>
          <w:delInstrText>related</w:delInstrText>
        </w:r>
        <w:r w:rsidR="00426E62" w:rsidRPr="006E6534" w:rsidDel="00A9668D">
          <w:rPr>
            <w:rFonts w:cs="Times New Roman"/>
            <w:color w:val="000000" w:themeColor="text1"/>
            <w:rPrChange w:id="1645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55" w:author="N F" w:date="2023-12-05T03:08:00Z">
              <w:rPr>
                <w:rFonts w:cs="Times New Roman"/>
                <w:lang w:val="en-GB"/>
              </w:rPr>
            </w:rPrChange>
          </w:rPr>
          <w:delInstrText>AEs</w:delInstrText>
        </w:r>
        <w:r w:rsidR="00426E62" w:rsidRPr="006E6534" w:rsidDel="00A9668D">
          <w:rPr>
            <w:rFonts w:cs="Times New Roman"/>
            <w:color w:val="000000" w:themeColor="text1"/>
            <w:rPrChange w:id="1645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57" w:author="N F" w:date="2023-12-05T03:08:00Z">
              <w:rPr>
                <w:rFonts w:cs="Times New Roman"/>
                <w:lang w:val="en-GB"/>
              </w:rPr>
            </w:rPrChange>
          </w:rPr>
          <w:delInstrText>No</w:delInstrText>
        </w:r>
        <w:r w:rsidR="00426E62" w:rsidRPr="006E6534" w:rsidDel="00A9668D">
          <w:rPr>
            <w:rFonts w:cs="Times New Roman"/>
            <w:color w:val="000000" w:themeColor="text1"/>
            <w:rPrChange w:id="1645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59" w:author="N F" w:date="2023-12-05T03:08:00Z">
              <w:rPr>
                <w:rFonts w:cs="Times New Roman"/>
                <w:lang w:val="en-GB"/>
              </w:rPr>
            </w:rPrChange>
          </w:rPr>
          <w:delInstrText>new</w:delInstrText>
        </w:r>
        <w:r w:rsidR="00426E62" w:rsidRPr="006E6534" w:rsidDel="00A9668D">
          <w:rPr>
            <w:rFonts w:cs="Times New Roman"/>
            <w:color w:val="000000" w:themeColor="text1"/>
            <w:rPrChange w:id="1646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61" w:author="N F" w:date="2023-12-05T03:08:00Z">
              <w:rPr>
                <w:rFonts w:cs="Times New Roman"/>
                <w:lang w:val="en-GB"/>
              </w:rPr>
            </w:rPrChange>
          </w:rPr>
          <w:delInstrText>safety</w:delInstrText>
        </w:r>
        <w:r w:rsidR="00426E62" w:rsidRPr="006E6534" w:rsidDel="00A9668D">
          <w:rPr>
            <w:rFonts w:cs="Times New Roman"/>
            <w:color w:val="000000" w:themeColor="text1"/>
            <w:rPrChange w:id="1646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63" w:author="N F" w:date="2023-12-05T03:08:00Z">
              <w:rPr>
                <w:rFonts w:cs="Times New Roman"/>
                <w:lang w:val="en-GB"/>
              </w:rPr>
            </w:rPrChange>
          </w:rPr>
          <w:delInstrText>signals</w:delInstrText>
        </w:r>
        <w:r w:rsidR="00426E62" w:rsidRPr="006E6534" w:rsidDel="00A9668D">
          <w:rPr>
            <w:rFonts w:cs="Times New Roman"/>
            <w:color w:val="000000" w:themeColor="text1"/>
            <w:rPrChange w:id="1646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65" w:author="N F" w:date="2023-12-05T03:08:00Z">
              <w:rPr>
                <w:rFonts w:cs="Times New Roman"/>
                <w:lang w:val="en-GB"/>
              </w:rPr>
            </w:rPrChange>
          </w:rPr>
          <w:delInstrText>were</w:delInstrText>
        </w:r>
        <w:r w:rsidR="00426E62" w:rsidRPr="006E6534" w:rsidDel="00A9668D">
          <w:rPr>
            <w:rFonts w:cs="Times New Roman"/>
            <w:color w:val="000000" w:themeColor="text1"/>
            <w:rPrChange w:id="1646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67" w:author="N F" w:date="2023-12-05T03:08:00Z">
              <w:rPr>
                <w:rFonts w:cs="Times New Roman"/>
                <w:lang w:val="en-GB"/>
              </w:rPr>
            </w:rPrChange>
          </w:rPr>
          <w:delInstrText>identified</w:delInstrText>
        </w:r>
        <w:r w:rsidR="00426E62" w:rsidRPr="006E6534" w:rsidDel="00A9668D">
          <w:rPr>
            <w:rFonts w:cs="Times New Roman"/>
            <w:color w:val="000000" w:themeColor="text1"/>
            <w:rPrChange w:id="16468" w:author="N F" w:date="2023-12-05T03:08:00Z">
              <w:rPr>
                <w:rFonts w:cs="Times New Roman"/>
              </w:rPr>
            </w:rPrChange>
          </w:rPr>
          <w:delInstrText>.\</w:delInstrText>
        </w:r>
        <w:r w:rsidR="00426E62" w:rsidRPr="006E6534" w:rsidDel="00A9668D">
          <w:rPr>
            <w:rFonts w:cs="Times New Roman"/>
            <w:color w:val="000000" w:themeColor="text1"/>
            <w:lang w:val="en-GB"/>
            <w:rPrChange w:id="16469" w:author="N F" w:date="2023-12-05T03:08:00Z">
              <w:rPr>
                <w:rFonts w:cs="Times New Roman"/>
                <w:lang w:val="en-GB"/>
              </w:rPr>
            </w:rPrChange>
          </w:rPr>
          <w:delInstrText>nCONCLUSIONS</w:delInstrText>
        </w:r>
        <w:r w:rsidR="00426E62" w:rsidRPr="006E6534" w:rsidDel="00A9668D">
          <w:rPr>
            <w:rFonts w:cs="Times New Roman"/>
            <w:color w:val="000000" w:themeColor="text1"/>
            <w:rPrChange w:id="1647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71" w:author="N F" w:date="2023-12-05T03:08:00Z">
              <w:rPr>
                <w:rFonts w:cs="Times New Roman"/>
                <w:lang w:val="en-GB"/>
              </w:rPr>
            </w:rPrChange>
          </w:rPr>
          <w:delInstrText>First</w:delInstrText>
        </w:r>
        <w:r w:rsidR="00426E62" w:rsidRPr="006E6534" w:rsidDel="00A9668D">
          <w:rPr>
            <w:rFonts w:cs="Times New Roman"/>
            <w:color w:val="000000" w:themeColor="text1"/>
            <w:rPrChange w:id="16472" w:author="N F" w:date="2023-12-05T03:08:00Z">
              <w:rPr>
                <w:rFonts w:cs="Times New Roman"/>
              </w:rPr>
            </w:rPrChange>
          </w:rPr>
          <w:delInstrText>-</w:delInstrText>
        </w:r>
        <w:r w:rsidR="00426E62" w:rsidRPr="006E6534" w:rsidDel="00A9668D">
          <w:rPr>
            <w:rFonts w:cs="Times New Roman"/>
            <w:color w:val="000000" w:themeColor="text1"/>
            <w:lang w:val="en-GB"/>
            <w:rPrChange w:id="16473" w:author="N F" w:date="2023-12-05T03:08:00Z">
              <w:rPr>
                <w:rFonts w:cs="Times New Roman"/>
                <w:lang w:val="en-GB"/>
              </w:rPr>
            </w:rPrChange>
          </w:rPr>
          <w:delInstrText>line</w:delInstrText>
        </w:r>
        <w:r w:rsidR="00426E62" w:rsidRPr="006E6534" w:rsidDel="00A9668D">
          <w:rPr>
            <w:rFonts w:cs="Times New Roman"/>
            <w:color w:val="000000" w:themeColor="text1"/>
            <w:rPrChange w:id="1647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75" w:author="N F" w:date="2023-12-05T03:08:00Z">
              <w:rPr>
                <w:rFonts w:cs="Times New Roman"/>
                <w:lang w:val="en-GB"/>
              </w:rPr>
            </w:rPrChange>
          </w:rPr>
          <w:delInstrText>osimertinib</w:delInstrText>
        </w:r>
        <w:r w:rsidR="00426E62" w:rsidRPr="006E6534" w:rsidDel="00A9668D">
          <w:rPr>
            <w:rFonts w:cs="Times New Roman"/>
            <w:color w:val="000000" w:themeColor="text1"/>
            <w:rPrChange w:id="1647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77" w:author="N F" w:date="2023-12-05T03:08:00Z">
              <w:rPr>
                <w:rFonts w:cs="Times New Roman"/>
                <w:lang w:val="en-GB"/>
              </w:rPr>
            </w:rPrChange>
          </w:rPr>
          <w:delInstrText>treatment</w:delInstrText>
        </w:r>
        <w:r w:rsidR="00426E62" w:rsidRPr="006E6534" w:rsidDel="00A9668D">
          <w:rPr>
            <w:rFonts w:cs="Times New Roman"/>
            <w:color w:val="000000" w:themeColor="text1"/>
            <w:rPrChange w:id="1647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79" w:author="N F" w:date="2023-12-05T03:08:00Z">
              <w:rPr>
                <w:rFonts w:cs="Times New Roman"/>
                <w:lang w:val="en-GB"/>
              </w:rPr>
            </w:rPrChange>
          </w:rPr>
          <w:delInstrText>resulted</w:delInstrText>
        </w:r>
        <w:r w:rsidR="00426E62" w:rsidRPr="006E6534" w:rsidDel="00A9668D">
          <w:rPr>
            <w:rFonts w:cs="Times New Roman"/>
            <w:color w:val="000000" w:themeColor="text1"/>
            <w:rPrChange w:id="1648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81" w:author="N F" w:date="2023-12-05T03:08:00Z">
              <w:rPr>
                <w:rFonts w:cs="Times New Roman"/>
                <w:lang w:val="en-GB"/>
              </w:rPr>
            </w:rPrChange>
          </w:rPr>
          <w:delInstrText>in</w:delInstrText>
        </w:r>
        <w:r w:rsidR="00426E62" w:rsidRPr="006E6534" w:rsidDel="00A9668D">
          <w:rPr>
            <w:rFonts w:cs="Times New Roman"/>
            <w:color w:val="000000" w:themeColor="text1"/>
            <w:rPrChange w:id="1648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83" w:author="N F" w:date="2023-12-05T03:08:00Z">
              <w:rPr>
                <w:rFonts w:cs="Times New Roman"/>
                <w:lang w:val="en-GB"/>
              </w:rPr>
            </w:rPrChange>
          </w:rPr>
          <w:delInstrText>a</w:delInstrText>
        </w:r>
        <w:r w:rsidR="00426E62" w:rsidRPr="006E6534" w:rsidDel="00A9668D">
          <w:rPr>
            <w:rFonts w:cs="Times New Roman"/>
            <w:color w:val="000000" w:themeColor="text1"/>
            <w:rPrChange w:id="1648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85" w:author="N F" w:date="2023-12-05T03:08:00Z">
              <w:rPr>
                <w:rFonts w:cs="Times New Roman"/>
                <w:lang w:val="en-GB"/>
              </w:rPr>
            </w:rPrChange>
          </w:rPr>
          <w:delInstrText>clinically</w:delInstrText>
        </w:r>
        <w:r w:rsidR="00426E62" w:rsidRPr="006E6534" w:rsidDel="00A9668D">
          <w:rPr>
            <w:rFonts w:cs="Times New Roman"/>
            <w:color w:val="000000" w:themeColor="text1"/>
            <w:rPrChange w:id="1648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87" w:author="N F" w:date="2023-12-05T03:08:00Z">
              <w:rPr>
                <w:rFonts w:cs="Times New Roman"/>
                <w:lang w:val="en-GB"/>
              </w:rPr>
            </w:rPrChange>
          </w:rPr>
          <w:delInstrText>meaningful</w:delInstrText>
        </w:r>
        <w:r w:rsidR="00426E62" w:rsidRPr="006E6534" w:rsidDel="00A9668D">
          <w:rPr>
            <w:rFonts w:cs="Times New Roman"/>
            <w:color w:val="000000" w:themeColor="text1"/>
            <w:rPrChange w:id="1648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89" w:author="N F" w:date="2023-12-05T03:08:00Z">
              <w:rPr>
                <w:rFonts w:cs="Times New Roman"/>
                <w:lang w:val="en-GB"/>
              </w:rPr>
            </w:rPrChange>
          </w:rPr>
          <w:delInstrText>PFS</w:delInstrText>
        </w:r>
        <w:r w:rsidR="00426E62" w:rsidRPr="006E6534" w:rsidDel="00A9668D">
          <w:rPr>
            <w:rFonts w:cs="Times New Roman"/>
            <w:color w:val="000000" w:themeColor="text1"/>
            <w:rPrChange w:id="1649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91" w:author="N F" w:date="2023-12-05T03:08:00Z">
              <w:rPr>
                <w:rFonts w:cs="Times New Roman"/>
                <w:lang w:val="en-GB"/>
              </w:rPr>
            </w:rPrChange>
          </w:rPr>
          <w:delInstrText>and</w:delInstrText>
        </w:r>
        <w:r w:rsidR="00426E62" w:rsidRPr="006E6534" w:rsidDel="00A9668D">
          <w:rPr>
            <w:rFonts w:cs="Times New Roman"/>
            <w:color w:val="000000" w:themeColor="text1"/>
            <w:rPrChange w:id="1649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93" w:author="N F" w:date="2023-12-05T03:08:00Z">
              <w:rPr>
                <w:rFonts w:cs="Times New Roman"/>
                <w:lang w:val="en-GB"/>
              </w:rPr>
            </w:rPrChange>
          </w:rPr>
          <w:delInstrText>OS</w:delInstrText>
        </w:r>
        <w:r w:rsidR="00426E62" w:rsidRPr="006E6534" w:rsidDel="00A9668D">
          <w:rPr>
            <w:rFonts w:cs="Times New Roman"/>
            <w:color w:val="000000" w:themeColor="text1"/>
            <w:rPrChange w:id="1649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95" w:author="N F" w:date="2023-12-05T03:08:00Z">
              <w:rPr>
                <w:rFonts w:cs="Times New Roman"/>
                <w:lang w:val="en-GB"/>
              </w:rPr>
            </w:rPrChange>
          </w:rPr>
          <w:delInstrText>benefit</w:delInstrText>
        </w:r>
        <w:r w:rsidR="00426E62" w:rsidRPr="006E6534" w:rsidDel="00A9668D">
          <w:rPr>
            <w:rFonts w:cs="Times New Roman"/>
            <w:color w:val="000000" w:themeColor="text1"/>
            <w:rPrChange w:id="1649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97" w:author="N F" w:date="2023-12-05T03:08:00Z">
              <w:rPr>
                <w:rFonts w:cs="Times New Roman"/>
                <w:lang w:val="en-GB"/>
              </w:rPr>
            </w:rPrChange>
          </w:rPr>
          <w:delInstrText>versus</w:delInstrText>
        </w:r>
        <w:r w:rsidR="00426E62" w:rsidRPr="006E6534" w:rsidDel="00A9668D">
          <w:rPr>
            <w:rFonts w:cs="Times New Roman"/>
            <w:color w:val="000000" w:themeColor="text1"/>
            <w:rPrChange w:id="1649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499" w:author="N F" w:date="2023-12-05T03:08:00Z">
              <w:rPr>
                <w:rFonts w:cs="Times New Roman"/>
                <w:lang w:val="en-GB"/>
              </w:rPr>
            </w:rPrChange>
          </w:rPr>
          <w:delInstrText>comparator</w:delInstrText>
        </w:r>
        <w:r w:rsidR="00426E62" w:rsidRPr="006E6534" w:rsidDel="00A9668D">
          <w:rPr>
            <w:rFonts w:cs="Times New Roman"/>
            <w:color w:val="000000" w:themeColor="text1"/>
            <w:rPrChange w:id="1650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501" w:author="N F" w:date="2023-12-05T03:08:00Z">
              <w:rPr>
                <w:rFonts w:cs="Times New Roman"/>
                <w:lang w:val="en-GB"/>
              </w:rPr>
            </w:rPrChange>
          </w:rPr>
          <w:delInstrText>EGFR</w:delInstrText>
        </w:r>
        <w:r w:rsidR="00426E62" w:rsidRPr="006E6534" w:rsidDel="00A9668D">
          <w:rPr>
            <w:rFonts w:cs="Times New Roman"/>
            <w:color w:val="000000" w:themeColor="text1"/>
            <w:rPrChange w:id="1650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503" w:author="N F" w:date="2023-12-05T03:08:00Z">
              <w:rPr>
                <w:rFonts w:cs="Times New Roman"/>
                <w:lang w:val="en-GB"/>
              </w:rPr>
            </w:rPrChange>
          </w:rPr>
          <w:delInstrText>TKI</w:delInstrText>
        </w:r>
        <w:r w:rsidR="00426E62" w:rsidRPr="006E6534" w:rsidDel="00A9668D">
          <w:rPr>
            <w:rFonts w:cs="Times New Roman"/>
            <w:color w:val="000000" w:themeColor="text1"/>
            <w:rPrChange w:id="1650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505" w:author="N F" w:date="2023-12-05T03:08:00Z">
              <w:rPr>
                <w:rFonts w:cs="Times New Roman"/>
                <w:lang w:val="en-GB"/>
              </w:rPr>
            </w:rPrChange>
          </w:rPr>
          <w:delInstrText>in</w:delInstrText>
        </w:r>
        <w:r w:rsidR="00426E62" w:rsidRPr="006E6534" w:rsidDel="00A9668D">
          <w:rPr>
            <w:rFonts w:cs="Times New Roman"/>
            <w:color w:val="000000" w:themeColor="text1"/>
            <w:rPrChange w:id="1650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507" w:author="N F" w:date="2023-12-05T03:08:00Z">
              <w:rPr>
                <w:rFonts w:cs="Times New Roman"/>
                <w:lang w:val="en-GB"/>
              </w:rPr>
            </w:rPrChange>
          </w:rPr>
          <w:delInstrText>Chinese</w:delInstrText>
        </w:r>
        <w:r w:rsidR="00426E62" w:rsidRPr="006E6534" w:rsidDel="00A9668D">
          <w:rPr>
            <w:rFonts w:cs="Times New Roman"/>
            <w:color w:val="000000" w:themeColor="text1"/>
            <w:rPrChange w:id="1650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509" w:author="N F" w:date="2023-12-05T03:08:00Z">
              <w:rPr>
                <w:rFonts w:cs="Times New Roman"/>
                <w:lang w:val="en-GB"/>
              </w:rPr>
            </w:rPrChange>
          </w:rPr>
          <w:delInstrText>patients</w:delInstrText>
        </w:r>
        <w:r w:rsidR="00426E62" w:rsidRPr="006E6534" w:rsidDel="00A9668D">
          <w:rPr>
            <w:rFonts w:cs="Times New Roman"/>
            <w:color w:val="000000" w:themeColor="text1"/>
            <w:rPrChange w:id="1651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511" w:author="N F" w:date="2023-12-05T03:08:00Z">
              <w:rPr>
                <w:rFonts w:cs="Times New Roman"/>
                <w:lang w:val="en-GB"/>
              </w:rPr>
            </w:rPrChange>
          </w:rPr>
          <w:delInstrText>with</w:delInstrText>
        </w:r>
        <w:r w:rsidR="00426E62" w:rsidRPr="006E6534" w:rsidDel="00A9668D">
          <w:rPr>
            <w:rFonts w:cs="Times New Roman"/>
            <w:color w:val="000000" w:themeColor="text1"/>
            <w:rPrChange w:id="1651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513" w:author="N F" w:date="2023-12-05T03:08:00Z">
              <w:rPr>
                <w:rFonts w:cs="Times New Roman"/>
                <w:lang w:val="en-GB"/>
              </w:rPr>
            </w:rPrChange>
          </w:rPr>
          <w:delInstrText>EGFRm</w:delInstrText>
        </w:r>
        <w:r w:rsidR="00426E62" w:rsidRPr="006E6534" w:rsidDel="00A9668D">
          <w:rPr>
            <w:rFonts w:cs="Times New Roman"/>
            <w:color w:val="000000" w:themeColor="text1"/>
            <w:rPrChange w:id="1651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515" w:author="N F" w:date="2023-12-05T03:08:00Z">
              <w:rPr>
                <w:rFonts w:cs="Times New Roman"/>
                <w:lang w:val="en-GB"/>
              </w:rPr>
            </w:rPrChange>
          </w:rPr>
          <w:delInstrText>advanced</w:delInstrText>
        </w:r>
        <w:r w:rsidR="00426E62" w:rsidRPr="006E6534" w:rsidDel="00A9668D">
          <w:rPr>
            <w:rFonts w:cs="Times New Roman"/>
            <w:color w:val="000000" w:themeColor="text1"/>
            <w:rPrChange w:id="1651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517" w:author="N F" w:date="2023-12-05T03:08:00Z">
              <w:rPr>
                <w:rFonts w:cs="Times New Roman"/>
                <w:lang w:val="en-GB"/>
              </w:rPr>
            </w:rPrChange>
          </w:rPr>
          <w:delInstrText>NSCLC</w:delInstrText>
        </w:r>
        <w:r w:rsidR="00426E62" w:rsidRPr="006E6534" w:rsidDel="00A9668D">
          <w:rPr>
            <w:rFonts w:cs="Times New Roman"/>
            <w:color w:val="000000" w:themeColor="text1"/>
            <w:rPrChange w:id="1651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519" w:author="N F" w:date="2023-12-05T03:08:00Z">
              <w:rPr>
                <w:rFonts w:cs="Times New Roman"/>
                <w:lang w:val="en-GB"/>
              </w:rPr>
            </w:rPrChange>
          </w:rPr>
          <w:delInstrText>Safety</w:delInstrText>
        </w:r>
        <w:r w:rsidR="00426E62" w:rsidRPr="006E6534" w:rsidDel="00A9668D">
          <w:rPr>
            <w:rFonts w:cs="Times New Roman"/>
            <w:color w:val="000000" w:themeColor="text1"/>
            <w:rPrChange w:id="1652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521" w:author="N F" w:date="2023-12-05T03:08:00Z">
              <w:rPr>
                <w:rFonts w:cs="Times New Roman"/>
                <w:lang w:val="en-GB"/>
              </w:rPr>
            </w:rPrChange>
          </w:rPr>
          <w:delInstrText>data</w:delInstrText>
        </w:r>
        <w:r w:rsidR="00426E62" w:rsidRPr="006E6534" w:rsidDel="00A9668D">
          <w:rPr>
            <w:rFonts w:cs="Times New Roman"/>
            <w:color w:val="000000" w:themeColor="text1"/>
            <w:rPrChange w:id="1652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523" w:author="N F" w:date="2023-12-05T03:08:00Z">
              <w:rPr>
                <w:rFonts w:cs="Times New Roman"/>
                <w:lang w:val="en-GB"/>
              </w:rPr>
            </w:rPrChange>
          </w:rPr>
          <w:delInstrText>were</w:delInstrText>
        </w:r>
        <w:r w:rsidR="00426E62" w:rsidRPr="006E6534" w:rsidDel="00A9668D">
          <w:rPr>
            <w:rFonts w:cs="Times New Roman"/>
            <w:color w:val="000000" w:themeColor="text1"/>
            <w:rPrChange w:id="1652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525" w:author="N F" w:date="2023-12-05T03:08:00Z">
              <w:rPr>
                <w:rFonts w:cs="Times New Roman"/>
                <w:lang w:val="en-GB"/>
              </w:rPr>
            </w:rPrChange>
          </w:rPr>
          <w:delInstrText>consistent</w:delInstrText>
        </w:r>
        <w:r w:rsidR="00426E62" w:rsidRPr="006E6534" w:rsidDel="00A9668D">
          <w:rPr>
            <w:rFonts w:cs="Times New Roman"/>
            <w:color w:val="000000" w:themeColor="text1"/>
            <w:rPrChange w:id="1652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527" w:author="N F" w:date="2023-12-05T03:08:00Z">
              <w:rPr>
                <w:rFonts w:cs="Times New Roman"/>
                <w:lang w:val="en-GB"/>
              </w:rPr>
            </w:rPrChange>
          </w:rPr>
          <w:delInstrText>with</w:delInstrText>
        </w:r>
        <w:r w:rsidR="00426E62" w:rsidRPr="006E6534" w:rsidDel="00A9668D">
          <w:rPr>
            <w:rFonts w:cs="Times New Roman"/>
            <w:color w:val="000000" w:themeColor="text1"/>
            <w:rPrChange w:id="1652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529" w:author="N F" w:date="2023-12-05T03:08:00Z">
              <w:rPr>
                <w:rFonts w:cs="Times New Roman"/>
                <w:lang w:val="en-GB"/>
              </w:rPr>
            </w:rPrChange>
          </w:rPr>
          <w:delInstrText>the</w:delInstrText>
        </w:r>
        <w:r w:rsidR="00426E62" w:rsidRPr="006E6534" w:rsidDel="00A9668D">
          <w:rPr>
            <w:rFonts w:cs="Times New Roman"/>
            <w:color w:val="000000" w:themeColor="text1"/>
            <w:rPrChange w:id="1653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531" w:author="N F" w:date="2023-12-05T03:08:00Z">
              <w:rPr>
                <w:rFonts w:cs="Times New Roman"/>
                <w:lang w:val="en-GB"/>
              </w:rPr>
            </w:rPrChange>
          </w:rPr>
          <w:delInstrText>known</w:delInstrText>
        </w:r>
        <w:r w:rsidR="00426E62" w:rsidRPr="006E6534" w:rsidDel="00A9668D">
          <w:rPr>
            <w:rFonts w:cs="Times New Roman"/>
            <w:color w:val="000000" w:themeColor="text1"/>
            <w:rPrChange w:id="1653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533" w:author="N F" w:date="2023-12-05T03:08:00Z">
              <w:rPr>
                <w:rFonts w:cs="Times New Roman"/>
                <w:lang w:val="en-GB"/>
              </w:rPr>
            </w:rPrChange>
          </w:rPr>
          <w:delInstrText>safety</w:delInstrText>
        </w:r>
        <w:r w:rsidR="00426E62" w:rsidRPr="006E6534" w:rsidDel="00A9668D">
          <w:rPr>
            <w:rFonts w:cs="Times New Roman"/>
            <w:color w:val="000000" w:themeColor="text1"/>
            <w:rPrChange w:id="1653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535" w:author="N F" w:date="2023-12-05T03:08:00Z">
              <w:rPr>
                <w:rFonts w:cs="Times New Roman"/>
                <w:lang w:val="en-GB"/>
              </w:rPr>
            </w:rPrChange>
          </w:rPr>
          <w:delInstrText>profile</w:delInstrText>
        </w:r>
        <w:r w:rsidR="00426E62" w:rsidRPr="006E6534" w:rsidDel="00A9668D">
          <w:rPr>
            <w:rFonts w:cs="Times New Roman"/>
            <w:color w:val="000000" w:themeColor="text1"/>
            <w:rPrChange w:id="1653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537" w:author="N F" w:date="2023-12-05T03:08:00Z">
              <w:rPr>
                <w:rFonts w:cs="Times New Roman"/>
                <w:lang w:val="en-GB"/>
              </w:rPr>
            </w:rPrChange>
          </w:rPr>
          <w:delInstrText>of</w:delInstrText>
        </w:r>
        <w:r w:rsidR="00426E62" w:rsidRPr="006E6534" w:rsidDel="00A9668D">
          <w:rPr>
            <w:rFonts w:cs="Times New Roman"/>
            <w:color w:val="000000" w:themeColor="text1"/>
            <w:rPrChange w:id="1653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539" w:author="N F" w:date="2023-12-05T03:08:00Z">
              <w:rPr>
                <w:rFonts w:cs="Times New Roman"/>
                <w:lang w:val="en-GB"/>
              </w:rPr>
            </w:rPrChange>
          </w:rPr>
          <w:delInstrText>osimertinib</w:delInstrText>
        </w:r>
        <w:r w:rsidR="00426E62" w:rsidRPr="006E6534" w:rsidDel="00A9668D">
          <w:rPr>
            <w:rFonts w:cs="Times New Roman"/>
            <w:color w:val="000000" w:themeColor="text1"/>
            <w:rPrChange w:id="16540" w:author="N F" w:date="2023-12-05T03:08:00Z">
              <w:rPr>
                <w:rFonts w:cs="Times New Roman"/>
              </w:rPr>
            </w:rPrChange>
          </w:rPr>
          <w:delInstrText>.\</w:delInstrText>
        </w:r>
        <w:r w:rsidR="00426E62" w:rsidRPr="006E6534" w:rsidDel="00A9668D">
          <w:rPr>
            <w:rFonts w:cs="Times New Roman"/>
            <w:color w:val="000000" w:themeColor="text1"/>
            <w:lang w:val="en-GB"/>
            <w:rPrChange w:id="16541" w:author="N F" w:date="2023-12-05T03:08:00Z">
              <w:rPr>
                <w:rFonts w:cs="Times New Roman"/>
                <w:lang w:val="en-GB"/>
              </w:rPr>
            </w:rPrChange>
          </w:rPr>
          <w:delInstrText>nCLINICAL</w:delInstrText>
        </w:r>
        <w:r w:rsidR="00426E62" w:rsidRPr="006E6534" w:rsidDel="00A9668D">
          <w:rPr>
            <w:rFonts w:cs="Times New Roman"/>
            <w:color w:val="000000" w:themeColor="text1"/>
            <w:rPrChange w:id="1654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543" w:author="N F" w:date="2023-12-05T03:08:00Z">
              <w:rPr>
                <w:rFonts w:cs="Times New Roman"/>
                <w:lang w:val="en-GB"/>
              </w:rPr>
            </w:rPrChange>
          </w:rPr>
          <w:delInstrText>TRIAL</w:delInstrText>
        </w:r>
        <w:r w:rsidR="00426E62" w:rsidRPr="006E6534" w:rsidDel="00A9668D">
          <w:rPr>
            <w:rFonts w:cs="Times New Roman"/>
            <w:color w:val="000000" w:themeColor="text1"/>
            <w:rPrChange w:id="1654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545" w:author="N F" w:date="2023-12-05T03:08:00Z">
              <w:rPr>
                <w:rFonts w:cs="Times New Roman"/>
                <w:lang w:val="en-GB"/>
              </w:rPr>
            </w:rPrChange>
          </w:rPr>
          <w:delInstrText>REGISTRATION</w:delInstrText>
        </w:r>
        <w:r w:rsidR="00426E62" w:rsidRPr="006E6534" w:rsidDel="00A9668D">
          <w:rPr>
            <w:rFonts w:cs="Times New Roman"/>
            <w:color w:val="000000" w:themeColor="text1"/>
            <w:rPrChange w:id="1654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547" w:author="N F" w:date="2023-12-05T03:08:00Z">
              <w:rPr>
                <w:rFonts w:cs="Times New Roman"/>
                <w:lang w:val="en-GB"/>
              </w:rPr>
            </w:rPrChange>
          </w:rPr>
          <w:delInstrText>ClinicalTrials</w:delInstrText>
        </w:r>
        <w:r w:rsidR="00426E62" w:rsidRPr="006E6534" w:rsidDel="00A9668D">
          <w:rPr>
            <w:rFonts w:cs="Times New Roman"/>
            <w:color w:val="000000" w:themeColor="text1"/>
            <w:rPrChange w:id="16548" w:author="N F" w:date="2023-12-05T03:08:00Z">
              <w:rPr>
                <w:rFonts w:cs="Times New Roman"/>
              </w:rPr>
            </w:rPrChange>
          </w:rPr>
          <w:delInstrText>.</w:delInstrText>
        </w:r>
        <w:r w:rsidR="00426E62" w:rsidRPr="006E6534" w:rsidDel="00A9668D">
          <w:rPr>
            <w:rFonts w:cs="Times New Roman"/>
            <w:color w:val="000000" w:themeColor="text1"/>
            <w:lang w:val="en-GB"/>
            <w:rPrChange w:id="16549" w:author="N F" w:date="2023-12-05T03:08:00Z">
              <w:rPr>
                <w:rFonts w:cs="Times New Roman"/>
                <w:lang w:val="en-GB"/>
              </w:rPr>
            </w:rPrChange>
          </w:rPr>
          <w:delInstrText>gov</w:delInstrText>
        </w:r>
        <w:r w:rsidR="00426E62" w:rsidRPr="006E6534" w:rsidDel="00A9668D">
          <w:rPr>
            <w:rFonts w:cs="Times New Roman"/>
            <w:color w:val="000000" w:themeColor="text1"/>
            <w:rPrChange w:id="1655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551" w:author="N F" w:date="2023-12-05T03:08:00Z">
              <w:rPr>
                <w:rFonts w:cs="Times New Roman"/>
                <w:lang w:val="en-GB"/>
              </w:rPr>
            </w:rPrChange>
          </w:rPr>
          <w:delInstrText>NCT</w:delInstrText>
        </w:r>
        <w:r w:rsidR="00426E62" w:rsidRPr="006E6534" w:rsidDel="00A9668D">
          <w:rPr>
            <w:rFonts w:cs="Times New Roman"/>
            <w:color w:val="000000" w:themeColor="text1"/>
            <w:rPrChange w:id="16552" w:author="N F" w:date="2023-12-05T03:08:00Z">
              <w:rPr>
                <w:rFonts w:cs="Times New Roman"/>
              </w:rPr>
            </w:rPrChange>
          </w:rPr>
          <w:delInstrText xml:space="preserve">02296125, </w:delInstrText>
        </w:r>
        <w:r w:rsidR="00426E62" w:rsidRPr="006E6534" w:rsidDel="00A9668D">
          <w:rPr>
            <w:rFonts w:cs="Times New Roman"/>
            <w:color w:val="000000" w:themeColor="text1"/>
            <w:lang w:val="en-GB"/>
            <w:rPrChange w:id="16553" w:author="N F" w:date="2023-12-05T03:08:00Z">
              <w:rPr>
                <w:rFonts w:cs="Times New Roman"/>
                <w:lang w:val="en-GB"/>
              </w:rPr>
            </w:rPrChange>
          </w:rPr>
          <w:delInstrText>registered</w:delInstrText>
        </w:r>
        <w:r w:rsidR="00426E62" w:rsidRPr="006E6534" w:rsidDel="00A9668D">
          <w:rPr>
            <w:rFonts w:cs="Times New Roman"/>
            <w:color w:val="000000" w:themeColor="text1"/>
            <w:rPrChange w:id="16554" w:author="N F" w:date="2023-12-05T03:08:00Z">
              <w:rPr>
                <w:rFonts w:cs="Times New Roman"/>
              </w:rPr>
            </w:rPrChange>
          </w:rPr>
          <w:delInstrText xml:space="preserve"> 20 </w:delInstrText>
        </w:r>
        <w:r w:rsidR="00426E62" w:rsidRPr="006E6534" w:rsidDel="00A9668D">
          <w:rPr>
            <w:rFonts w:cs="Times New Roman"/>
            <w:color w:val="000000" w:themeColor="text1"/>
            <w:lang w:val="en-GB"/>
            <w:rPrChange w:id="16555" w:author="N F" w:date="2023-12-05T03:08:00Z">
              <w:rPr>
                <w:rFonts w:cs="Times New Roman"/>
                <w:lang w:val="en-GB"/>
              </w:rPr>
            </w:rPrChange>
          </w:rPr>
          <w:delInstrText>November</w:delInstrText>
        </w:r>
        <w:r w:rsidR="00426E62" w:rsidRPr="006E6534" w:rsidDel="00A9668D">
          <w:rPr>
            <w:rFonts w:cs="Times New Roman"/>
            <w:color w:val="000000" w:themeColor="text1"/>
            <w:rPrChange w:id="16556" w:author="N F" w:date="2023-12-05T03:08:00Z">
              <w:rPr>
                <w:rFonts w:cs="Times New Roman"/>
              </w:rPr>
            </w:rPrChange>
          </w:rPr>
          <w:delInstrText xml:space="preserve"> 2014.","</w:delInstrText>
        </w:r>
        <w:r w:rsidR="00426E62" w:rsidRPr="006E6534" w:rsidDel="00A9668D">
          <w:rPr>
            <w:rFonts w:cs="Times New Roman"/>
            <w:color w:val="000000" w:themeColor="text1"/>
            <w:lang w:val="en-GB"/>
            <w:rPrChange w:id="16557" w:author="N F" w:date="2023-12-05T03:08:00Z">
              <w:rPr>
                <w:rFonts w:cs="Times New Roman"/>
                <w:lang w:val="en-GB"/>
              </w:rPr>
            </w:rPrChange>
          </w:rPr>
          <w:delInstrText>container</w:delInstrText>
        </w:r>
        <w:r w:rsidR="00426E62" w:rsidRPr="006E6534" w:rsidDel="00A9668D">
          <w:rPr>
            <w:rFonts w:cs="Times New Roman"/>
            <w:color w:val="000000" w:themeColor="text1"/>
            <w:rPrChange w:id="16558" w:author="N F" w:date="2023-12-05T03:08:00Z">
              <w:rPr>
                <w:rFonts w:cs="Times New Roman"/>
              </w:rPr>
            </w:rPrChange>
          </w:rPr>
          <w:delInstrText>-</w:delInstrText>
        </w:r>
        <w:r w:rsidR="00426E62" w:rsidRPr="006E6534" w:rsidDel="00A9668D">
          <w:rPr>
            <w:rFonts w:cs="Times New Roman"/>
            <w:color w:val="000000" w:themeColor="text1"/>
            <w:lang w:val="en-GB"/>
            <w:rPrChange w:id="16559" w:author="N F" w:date="2023-12-05T03:08:00Z">
              <w:rPr>
                <w:rFonts w:cs="Times New Roman"/>
                <w:lang w:val="en-GB"/>
              </w:rPr>
            </w:rPrChange>
          </w:rPr>
          <w:delInstrText>title</w:delInstrText>
        </w:r>
        <w:r w:rsidR="00426E62" w:rsidRPr="006E6534" w:rsidDel="00A9668D">
          <w:rPr>
            <w:rFonts w:cs="Times New Roman"/>
            <w:color w:val="000000" w:themeColor="text1"/>
            <w:rPrChange w:id="16560" w:author="N F" w:date="2023-12-05T03:08:00Z">
              <w:rPr>
                <w:rFonts w:cs="Times New Roman"/>
              </w:rPr>
            </w:rPrChange>
          </w:rPr>
          <w:delInstrText>":"</w:delInstrText>
        </w:r>
        <w:r w:rsidR="00426E62" w:rsidRPr="006E6534" w:rsidDel="00A9668D">
          <w:rPr>
            <w:rFonts w:cs="Times New Roman"/>
            <w:color w:val="000000" w:themeColor="text1"/>
            <w:lang w:val="en-GB"/>
            <w:rPrChange w:id="16561" w:author="N F" w:date="2023-12-05T03:08:00Z">
              <w:rPr>
                <w:rFonts w:cs="Times New Roman"/>
                <w:lang w:val="en-GB"/>
              </w:rPr>
            </w:rPrChange>
          </w:rPr>
          <w:delInstrText>Targeted</w:delInstrText>
        </w:r>
        <w:r w:rsidR="00426E62" w:rsidRPr="006E6534" w:rsidDel="00A9668D">
          <w:rPr>
            <w:rFonts w:cs="Times New Roman"/>
            <w:color w:val="000000" w:themeColor="text1"/>
            <w:rPrChange w:id="1656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563" w:author="N F" w:date="2023-12-05T03:08:00Z">
              <w:rPr>
                <w:rFonts w:cs="Times New Roman"/>
                <w:lang w:val="en-GB"/>
              </w:rPr>
            </w:rPrChange>
          </w:rPr>
          <w:delInstrText>Oncology</w:delInstrText>
        </w:r>
        <w:r w:rsidR="00426E62" w:rsidRPr="006E6534" w:rsidDel="00A9668D">
          <w:rPr>
            <w:rFonts w:cs="Times New Roman"/>
            <w:color w:val="000000" w:themeColor="text1"/>
            <w:rPrChange w:id="16564" w:author="N F" w:date="2023-12-05T03:08:00Z">
              <w:rPr>
                <w:rFonts w:cs="Times New Roman"/>
              </w:rPr>
            </w:rPrChange>
          </w:rPr>
          <w:delInstrText>","</w:delInstrText>
        </w:r>
        <w:r w:rsidR="00426E62" w:rsidRPr="006E6534" w:rsidDel="00A9668D">
          <w:rPr>
            <w:rFonts w:cs="Times New Roman"/>
            <w:color w:val="000000" w:themeColor="text1"/>
            <w:lang w:val="en-GB"/>
            <w:rPrChange w:id="16565" w:author="N F" w:date="2023-12-05T03:08:00Z">
              <w:rPr>
                <w:rFonts w:cs="Times New Roman"/>
                <w:lang w:val="en-GB"/>
              </w:rPr>
            </w:rPrChange>
          </w:rPr>
          <w:delInstrText>DOI</w:delInstrText>
        </w:r>
        <w:r w:rsidR="00426E62" w:rsidRPr="006E6534" w:rsidDel="00A9668D">
          <w:rPr>
            <w:rFonts w:cs="Times New Roman"/>
            <w:color w:val="000000" w:themeColor="text1"/>
            <w:rPrChange w:id="16566" w:author="N F" w:date="2023-12-05T03:08:00Z">
              <w:rPr>
                <w:rFonts w:cs="Times New Roman"/>
              </w:rPr>
            </w:rPrChange>
          </w:rPr>
          <w:delInstrText>":"10.1007/</w:delInstrText>
        </w:r>
        <w:r w:rsidR="00426E62" w:rsidRPr="006E6534" w:rsidDel="00A9668D">
          <w:rPr>
            <w:rFonts w:cs="Times New Roman"/>
            <w:color w:val="000000" w:themeColor="text1"/>
            <w:lang w:val="en-GB"/>
            <w:rPrChange w:id="16567" w:author="N F" w:date="2023-12-05T03:08:00Z">
              <w:rPr>
                <w:rFonts w:cs="Times New Roman"/>
                <w:lang w:val="en-GB"/>
              </w:rPr>
            </w:rPrChange>
          </w:rPr>
          <w:delInstrText>s</w:delInstrText>
        </w:r>
        <w:r w:rsidR="00426E62" w:rsidRPr="006E6534" w:rsidDel="00A9668D">
          <w:rPr>
            <w:rFonts w:cs="Times New Roman"/>
            <w:color w:val="000000" w:themeColor="text1"/>
            <w:rPrChange w:id="16568" w:author="N F" w:date="2023-12-05T03:08:00Z">
              <w:rPr>
                <w:rFonts w:cs="Times New Roman"/>
              </w:rPr>
            </w:rPrChange>
          </w:rPr>
          <w:delInstrText>11523-021-00794-6","</w:delInstrText>
        </w:r>
        <w:r w:rsidR="00426E62" w:rsidRPr="006E6534" w:rsidDel="00A9668D">
          <w:rPr>
            <w:rFonts w:cs="Times New Roman"/>
            <w:color w:val="000000" w:themeColor="text1"/>
            <w:lang w:val="en-GB"/>
            <w:rPrChange w:id="16569" w:author="N F" w:date="2023-12-05T03:08:00Z">
              <w:rPr>
                <w:rFonts w:cs="Times New Roman"/>
                <w:lang w:val="en-GB"/>
              </w:rPr>
            </w:rPrChange>
          </w:rPr>
          <w:delInstrText>ISSN</w:delInstrText>
        </w:r>
        <w:r w:rsidR="00426E62" w:rsidRPr="006E6534" w:rsidDel="00A9668D">
          <w:rPr>
            <w:rFonts w:cs="Times New Roman"/>
            <w:color w:val="000000" w:themeColor="text1"/>
            <w:rPrChange w:id="16570" w:author="N F" w:date="2023-12-05T03:08:00Z">
              <w:rPr>
                <w:rFonts w:cs="Times New Roman"/>
              </w:rPr>
            </w:rPrChange>
          </w:rPr>
          <w:delInstrText>":"1776-260</w:delInstrText>
        </w:r>
        <w:r w:rsidR="00426E62" w:rsidRPr="006E6534" w:rsidDel="00A9668D">
          <w:rPr>
            <w:rFonts w:cs="Times New Roman"/>
            <w:color w:val="000000" w:themeColor="text1"/>
            <w:lang w:val="en-GB"/>
            <w:rPrChange w:id="16571" w:author="N F" w:date="2023-12-05T03:08:00Z">
              <w:rPr>
                <w:rFonts w:cs="Times New Roman"/>
                <w:lang w:val="en-GB"/>
              </w:rPr>
            </w:rPrChange>
          </w:rPr>
          <w:delInstrText>X</w:delInstrText>
        </w:r>
        <w:r w:rsidR="00426E62" w:rsidRPr="006E6534" w:rsidDel="00A9668D">
          <w:rPr>
            <w:rFonts w:cs="Times New Roman"/>
            <w:color w:val="000000" w:themeColor="text1"/>
            <w:rPrChange w:id="16572" w:author="N F" w:date="2023-12-05T03:08:00Z">
              <w:rPr>
                <w:rFonts w:cs="Times New Roman"/>
              </w:rPr>
            </w:rPrChange>
          </w:rPr>
          <w:delInstrText>","</w:delInstrText>
        </w:r>
        <w:r w:rsidR="00426E62" w:rsidRPr="006E6534" w:rsidDel="00A9668D">
          <w:rPr>
            <w:rFonts w:cs="Times New Roman"/>
            <w:color w:val="000000" w:themeColor="text1"/>
            <w:lang w:val="en-GB"/>
            <w:rPrChange w:id="16573" w:author="N F" w:date="2023-12-05T03:08:00Z">
              <w:rPr>
                <w:rFonts w:cs="Times New Roman"/>
                <w:lang w:val="en-GB"/>
              </w:rPr>
            </w:rPrChange>
          </w:rPr>
          <w:delInstrText>issue</w:delInstrText>
        </w:r>
        <w:r w:rsidR="00426E62" w:rsidRPr="006E6534" w:rsidDel="00A9668D">
          <w:rPr>
            <w:rFonts w:cs="Times New Roman"/>
            <w:color w:val="000000" w:themeColor="text1"/>
            <w:rPrChange w:id="16574" w:author="N F" w:date="2023-12-05T03:08:00Z">
              <w:rPr>
                <w:rFonts w:cs="Times New Roman"/>
              </w:rPr>
            </w:rPrChange>
          </w:rPr>
          <w:delInstrText>":"2","</w:delInstrText>
        </w:r>
        <w:r w:rsidR="00426E62" w:rsidRPr="006E6534" w:rsidDel="00A9668D">
          <w:rPr>
            <w:rFonts w:cs="Times New Roman"/>
            <w:color w:val="000000" w:themeColor="text1"/>
            <w:lang w:val="en-GB"/>
            <w:rPrChange w:id="16575" w:author="N F" w:date="2023-12-05T03:08:00Z">
              <w:rPr>
                <w:rFonts w:cs="Times New Roman"/>
                <w:lang w:val="en-GB"/>
              </w:rPr>
            </w:rPrChange>
          </w:rPr>
          <w:delInstrText>journalAbbreviation</w:delInstrText>
        </w:r>
        <w:r w:rsidR="00426E62" w:rsidRPr="006E6534" w:rsidDel="00A9668D">
          <w:rPr>
            <w:rFonts w:cs="Times New Roman"/>
            <w:color w:val="000000" w:themeColor="text1"/>
            <w:rPrChange w:id="16576" w:author="N F" w:date="2023-12-05T03:08:00Z">
              <w:rPr>
                <w:rFonts w:cs="Times New Roman"/>
              </w:rPr>
            </w:rPrChange>
          </w:rPr>
          <w:delInstrText>":"</w:delInstrText>
        </w:r>
        <w:r w:rsidR="00426E62" w:rsidRPr="006E6534" w:rsidDel="00A9668D">
          <w:rPr>
            <w:rFonts w:cs="Times New Roman"/>
            <w:color w:val="000000" w:themeColor="text1"/>
            <w:lang w:val="en-GB"/>
            <w:rPrChange w:id="16577" w:author="N F" w:date="2023-12-05T03:08:00Z">
              <w:rPr>
                <w:rFonts w:cs="Times New Roman"/>
                <w:lang w:val="en-GB"/>
              </w:rPr>
            </w:rPrChange>
          </w:rPr>
          <w:delInstrText>Target</w:delInstrText>
        </w:r>
        <w:r w:rsidR="00426E62" w:rsidRPr="006E6534" w:rsidDel="00A9668D">
          <w:rPr>
            <w:rFonts w:cs="Times New Roman"/>
            <w:color w:val="000000" w:themeColor="text1"/>
            <w:rPrChange w:id="1657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579" w:author="N F" w:date="2023-12-05T03:08:00Z">
              <w:rPr>
                <w:rFonts w:cs="Times New Roman"/>
                <w:lang w:val="en-GB"/>
              </w:rPr>
            </w:rPrChange>
          </w:rPr>
          <w:delInstrText>Oncol</w:delInstrText>
        </w:r>
        <w:r w:rsidR="00426E62" w:rsidRPr="006E6534" w:rsidDel="00A9668D">
          <w:rPr>
            <w:rFonts w:cs="Times New Roman"/>
            <w:color w:val="000000" w:themeColor="text1"/>
            <w:rPrChange w:id="16580" w:author="N F" w:date="2023-12-05T03:08:00Z">
              <w:rPr>
                <w:rFonts w:cs="Times New Roman"/>
              </w:rPr>
            </w:rPrChange>
          </w:rPr>
          <w:delInstrText>","</w:delInstrText>
        </w:r>
        <w:r w:rsidR="00426E62" w:rsidRPr="006E6534" w:rsidDel="00A9668D">
          <w:rPr>
            <w:rFonts w:cs="Times New Roman"/>
            <w:color w:val="000000" w:themeColor="text1"/>
            <w:lang w:val="en-GB"/>
            <w:rPrChange w:id="16581" w:author="N F" w:date="2023-12-05T03:08:00Z">
              <w:rPr>
                <w:rFonts w:cs="Times New Roman"/>
                <w:lang w:val="en-GB"/>
              </w:rPr>
            </w:rPrChange>
          </w:rPr>
          <w:delInstrText>language</w:delInstrText>
        </w:r>
        <w:r w:rsidR="00426E62" w:rsidRPr="006E6534" w:rsidDel="00A9668D">
          <w:rPr>
            <w:rFonts w:cs="Times New Roman"/>
            <w:color w:val="000000" w:themeColor="text1"/>
            <w:rPrChange w:id="16582" w:author="N F" w:date="2023-12-05T03:08:00Z">
              <w:rPr>
                <w:rFonts w:cs="Times New Roman"/>
              </w:rPr>
            </w:rPrChange>
          </w:rPr>
          <w:delInstrText>":"</w:delInstrText>
        </w:r>
        <w:r w:rsidR="00426E62" w:rsidRPr="006E6534" w:rsidDel="00A9668D">
          <w:rPr>
            <w:rFonts w:cs="Times New Roman"/>
            <w:color w:val="000000" w:themeColor="text1"/>
            <w:lang w:val="en-GB"/>
            <w:rPrChange w:id="16583" w:author="N F" w:date="2023-12-05T03:08:00Z">
              <w:rPr>
                <w:rFonts w:cs="Times New Roman"/>
                <w:lang w:val="en-GB"/>
              </w:rPr>
            </w:rPrChange>
          </w:rPr>
          <w:delInstrText>eng</w:delInstrText>
        </w:r>
        <w:r w:rsidR="00426E62" w:rsidRPr="006E6534" w:rsidDel="00A9668D">
          <w:rPr>
            <w:rFonts w:cs="Times New Roman"/>
            <w:color w:val="000000" w:themeColor="text1"/>
            <w:rPrChange w:id="16584" w:author="N F" w:date="2023-12-05T03:08:00Z">
              <w:rPr>
                <w:rFonts w:cs="Times New Roman"/>
              </w:rPr>
            </w:rPrChange>
          </w:rPr>
          <w:delInstrText>","</w:delInstrText>
        </w:r>
        <w:r w:rsidR="00426E62" w:rsidRPr="006E6534" w:rsidDel="00A9668D">
          <w:rPr>
            <w:rFonts w:cs="Times New Roman"/>
            <w:color w:val="000000" w:themeColor="text1"/>
            <w:lang w:val="en-GB"/>
            <w:rPrChange w:id="16585" w:author="N F" w:date="2023-12-05T03:08:00Z">
              <w:rPr>
                <w:rFonts w:cs="Times New Roman"/>
                <w:lang w:val="en-GB"/>
              </w:rPr>
            </w:rPrChange>
          </w:rPr>
          <w:delInstrText>note</w:delInstrText>
        </w:r>
        <w:r w:rsidR="00426E62" w:rsidRPr="006E6534" w:rsidDel="00A9668D">
          <w:rPr>
            <w:rFonts w:cs="Times New Roman"/>
            <w:color w:val="000000" w:themeColor="text1"/>
            <w:rPrChange w:id="16586" w:author="N F" w:date="2023-12-05T03:08:00Z">
              <w:rPr>
                <w:rFonts w:cs="Times New Roman"/>
              </w:rPr>
            </w:rPrChange>
          </w:rPr>
          <w:delInstrText>":"</w:delInstrText>
        </w:r>
        <w:r w:rsidR="00426E62" w:rsidRPr="006E6534" w:rsidDel="00A9668D">
          <w:rPr>
            <w:rFonts w:cs="Times New Roman"/>
            <w:color w:val="000000" w:themeColor="text1"/>
            <w:lang w:val="en-GB"/>
            <w:rPrChange w:id="16587" w:author="N F" w:date="2023-12-05T03:08:00Z">
              <w:rPr>
                <w:rFonts w:cs="Times New Roman"/>
                <w:lang w:val="en-GB"/>
              </w:rPr>
            </w:rPrChange>
          </w:rPr>
          <w:delInstrText>PMID</w:delInstrText>
        </w:r>
        <w:r w:rsidR="00426E62" w:rsidRPr="006E6534" w:rsidDel="00A9668D">
          <w:rPr>
            <w:rFonts w:cs="Times New Roman"/>
            <w:color w:val="000000" w:themeColor="text1"/>
            <w:rPrChange w:id="16588" w:author="N F" w:date="2023-12-05T03:08:00Z">
              <w:rPr>
                <w:rFonts w:cs="Times New Roman"/>
              </w:rPr>
            </w:rPrChange>
          </w:rPr>
          <w:delInstrText>: 33544337\</w:delInstrText>
        </w:r>
        <w:r w:rsidR="00426E62" w:rsidRPr="006E6534" w:rsidDel="00A9668D">
          <w:rPr>
            <w:rFonts w:cs="Times New Roman"/>
            <w:color w:val="000000" w:themeColor="text1"/>
            <w:lang w:val="en-GB"/>
            <w:rPrChange w:id="16589" w:author="N F" w:date="2023-12-05T03:08:00Z">
              <w:rPr>
                <w:rFonts w:cs="Times New Roman"/>
                <w:lang w:val="en-GB"/>
              </w:rPr>
            </w:rPrChange>
          </w:rPr>
          <w:delInstrText>nPMCID</w:delInstrText>
        </w:r>
        <w:r w:rsidR="00426E62" w:rsidRPr="006E6534" w:rsidDel="00A9668D">
          <w:rPr>
            <w:rFonts w:cs="Times New Roman"/>
            <w:color w:val="000000" w:themeColor="text1"/>
            <w:rPrChange w:id="1659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591" w:author="N F" w:date="2023-12-05T03:08:00Z">
              <w:rPr>
                <w:rFonts w:cs="Times New Roman"/>
                <w:lang w:val="en-GB"/>
              </w:rPr>
            </w:rPrChange>
          </w:rPr>
          <w:delInstrText>PMC</w:delInstrText>
        </w:r>
        <w:r w:rsidR="00426E62" w:rsidRPr="006E6534" w:rsidDel="00A9668D">
          <w:rPr>
            <w:rFonts w:cs="Times New Roman"/>
            <w:color w:val="000000" w:themeColor="text1"/>
            <w:rPrChange w:id="16592" w:author="N F" w:date="2023-12-05T03:08:00Z">
              <w:rPr>
                <w:rFonts w:cs="Times New Roman"/>
              </w:rPr>
            </w:rPrChange>
          </w:rPr>
          <w:delInstrText>7935816","</w:delInstrText>
        </w:r>
        <w:r w:rsidR="00426E62" w:rsidRPr="006E6534" w:rsidDel="00A9668D">
          <w:rPr>
            <w:rFonts w:cs="Times New Roman"/>
            <w:color w:val="000000" w:themeColor="text1"/>
            <w:lang w:val="en-GB"/>
            <w:rPrChange w:id="16593" w:author="N F" w:date="2023-12-05T03:08:00Z">
              <w:rPr>
                <w:rFonts w:cs="Times New Roman"/>
                <w:lang w:val="en-GB"/>
              </w:rPr>
            </w:rPrChange>
          </w:rPr>
          <w:delInstrText>page</w:delInstrText>
        </w:r>
        <w:r w:rsidR="00426E62" w:rsidRPr="006E6534" w:rsidDel="00A9668D">
          <w:rPr>
            <w:rFonts w:cs="Times New Roman"/>
            <w:color w:val="000000" w:themeColor="text1"/>
            <w:rPrChange w:id="16594" w:author="N F" w:date="2023-12-05T03:08:00Z">
              <w:rPr>
                <w:rFonts w:cs="Times New Roman"/>
              </w:rPr>
            </w:rPrChange>
          </w:rPr>
          <w:delInstrText>":"165-176","</w:delInstrText>
        </w:r>
        <w:r w:rsidR="00426E62" w:rsidRPr="006E6534" w:rsidDel="00A9668D">
          <w:rPr>
            <w:rFonts w:cs="Times New Roman"/>
            <w:color w:val="000000" w:themeColor="text1"/>
            <w:lang w:val="en-GB"/>
            <w:rPrChange w:id="16595" w:author="N F" w:date="2023-12-05T03:08:00Z">
              <w:rPr>
                <w:rFonts w:cs="Times New Roman"/>
                <w:lang w:val="en-GB"/>
              </w:rPr>
            </w:rPrChange>
          </w:rPr>
          <w:delInstrText>source</w:delInstrText>
        </w:r>
        <w:r w:rsidR="00426E62" w:rsidRPr="006E6534" w:rsidDel="00A9668D">
          <w:rPr>
            <w:rFonts w:cs="Times New Roman"/>
            <w:color w:val="000000" w:themeColor="text1"/>
            <w:rPrChange w:id="16596" w:author="N F" w:date="2023-12-05T03:08:00Z">
              <w:rPr>
                <w:rFonts w:cs="Times New Roman"/>
              </w:rPr>
            </w:rPrChange>
          </w:rPr>
          <w:delInstrText>":"</w:delInstrText>
        </w:r>
        <w:r w:rsidR="00426E62" w:rsidRPr="006E6534" w:rsidDel="00A9668D">
          <w:rPr>
            <w:rFonts w:cs="Times New Roman"/>
            <w:color w:val="000000" w:themeColor="text1"/>
            <w:lang w:val="en-GB"/>
            <w:rPrChange w:id="16597" w:author="N F" w:date="2023-12-05T03:08:00Z">
              <w:rPr>
                <w:rFonts w:cs="Times New Roman"/>
                <w:lang w:val="en-GB"/>
              </w:rPr>
            </w:rPrChange>
          </w:rPr>
          <w:delInstrText>PubMed</w:delInstrText>
        </w:r>
        <w:r w:rsidR="00426E62" w:rsidRPr="006E6534" w:rsidDel="00A9668D">
          <w:rPr>
            <w:rFonts w:cs="Times New Roman"/>
            <w:color w:val="000000" w:themeColor="text1"/>
            <w:rPrChange w:id="16598" w:author="N F" w:date="2023-12-05T03:08:00Z">
              <w:rPr>
                <w:rFonts w:cs="Times New Roman"/>
              </w:rPr>
            </w:rPrChange>
          </w:rPr>
          <w:delInstrText>","</w:delInstrText>
        </w:r>
        <w:r w:rsidR="00426E62" w:rsidRPr="006E6534" w:rsidDel="00A9668D">
          <w:rPr>
            <w:rFonts w:cs="Times New Roman"/>
            <w:color w:val="000000" w:themeColor="text1"/>
            <w:lang w:val="en-GB"/>
            <w:rPrChange w:id="16599" w:author="N F" w:date="2023-12-05T03:08:00Z">
              <w:rPr>
                <w:rFonts w:cs="Times New Roman"/>
                <w:lang w:val="en-GB"/>
              </w:rPr>
            </w:rPrChange>
          </w:rPr>
          <w:delInstrText>title</w:delInstrText>
        </w:r>
        <w:r w:rsidR="00426E62" w:rsidRPr="006E6534" w:rsidDel="00A9668D">
          <w:rPr>
            <w:rFonts w:cs="Times New Roman"/>
            <w:color w:val="000000" w:themeColor="text1"/>
            <w:rPrChange w:id="16600" w:author="N F" w:date="2023-12-05T03:08:00Z">
              <w:rPr>
                <w:rFonts w:cs="Times New Roman"/>
              </w:rPr>
            </w:rPrChange>
          </w:rPr>
          <w:delInstrText>":"</w:delInstrText>
        </w:r>
        <w:r w:rsidR="00426E62" w:rsidRPr="006E6534" w:rsidDel="00A9668D">
          <w:rPr>
            <w:rFonts w:cs="Times New Roman"/>
            <w:color w:val="000000" w:themeColor="text1"/>
            <w:lang w:val="en-GB"/>
            <w:rPrChange w:id="16601" w:author="N F" w:date="2023-12-05T03:08:00Z">
              <w:rPr>
                <w:rFonts w:cs="Times New Roman"/>
                <w:lang w:val="en-GB"/>
              </w:rPr>
            </w:rPrChange>
          </w:rPr>
          <w:delInstrText>Osimertinib</w:delInstrText>
        </w:r>
        <w:r w:rsidR="00426E62" w:rsidRPr="006E6534" w:rsidDel="00A9668D">
          <w:rPr>
            <w:rFonts w:cs="Times New Roman"/>
            <w:color w:val="000000" w:themeColor="text1"/>
            <w:rPrChange w:id="1660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603" w:author="N F" w:date="2023-12-05T03:08:00Z">
              <w:rPr>
                <w:rFonts w:cs="Times New Roman"/>
                <w:lang w:val="en-GB"/>
              </w:rPr>
            </w:rPrChange>
          </w:rPr>
          <w:delInstrText>Versus</w:delInstrText>
        </w:r>
        <w:r w:rsidR="00426E62" w:rsidRPr="006E6534" w:rsidDel="00A9668D">
          <w:rPr>
            <w:rFonts w:cs="Times New Roman"/>
            <w:color w:val="000000" w:themeColor="text1"/>
            <w:rPrChange w:id="1660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605" w:author="N F" w:date="2023-12-05T03:08:00Z">
              <w:rPr>
                <w:rFonts w:cs="Times New Roman"/>
                <w:lang w:val="en-GB"/>
              </w:rPr>
            </w:rPrChange>
          </w:rPr>
          <w:delInstrText>Comparator</w:delInstrText>
        </w:r>
        <w:r w:rsidR="00426E62" w:rsidRPr="006E6534" w:rsidDel="00A9668D">
          <w:rPr>
            <w:rFonts w:cs="Times New Roman"/>
            <w:color w:val="000000" w:themeColor="text1"/>
            <w:rPrChange w:id="1660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607" w:author="N F" w:date="2023-12-05T03:08:00Z">
              <w:rPr>
                <w:rFonts w:cs="Times New Roman"/>
                <w:lang w:val="en-GB"/>
              </w:rPr>
            </w:rPrChange>
          </w:rPr>
          <w:delInstrText>EGFR</w:delInstrText>
        </w:r>
        <w:r w:rsidR="00426E62" w:rsidRPr="006E6534" w:rsidDel="00A9668D">
          <w:rPr>
            <w:rFonts w:cs="Times New Roman"/>
            <w:color w:val="000000" w:themeColor="text1"/>
            <w:rPrChange w:id="1660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609" w:author="N F" w:date="2023-12-05T03:08:00Z">
              <w:rPr>
                <w:rFonts w:cs="Times New Roman"/>
                <w:lang w:val="en-GB"/>
              </w:rPr>
            </w:rPrChange>
          </w:rPr>
          <w:delInstrText>TKI</w:delInstrText>
        </w:r>
        <w:r w:rsidR="00426E62" w:rsidRPr="006E6534" w:rsidDel="00A9668D">
          <w:rPr>
            <w:rFonts w:cs="Times New Roman"/>
            <w:color w:val="000000" w:themeColor="text1"/>
            <w:rPrChange w:id="1661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611" w:author="N F" w:date="2023-12-05T03:08:00Z">
              <w:rPr>
                <w:rFonts w:cs="Times New Roman"/>
                <w:lang w:val="en-GB"/>
              </w:rPr>
            </w:rPrChange>
          </w:rPr>
          <w:delInstrText>as</w:delInstrText>
        </w:r>
        <w:r w:rsidR="00426E62" w:rsidRPr="006E6534" w:rsidDel="00A9668D">
          <w:rPr>
            <w:rFonts w:cs="Times New Roman"/>
            <w:color w:val="000000" w:themeColor="text1"/>
            <w:rPrChange w:id="1661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613" w:author="N F" w:date="2023-12-05T03:08:00Z">
              <w:rPr>
                <w:rFonts w:cs="Times New Roman"/>
                <w:lang w:val="en-GB"/>
              </w:rPr>
            </w:rPrChange>
          </w:rPr>
          <w:delInstrText>First</w:delInstrText>
        </w:r>
        <w:r w:rsidR="00426E62" w:rsidRPr="006E6534" w:rsidDel="00A9668D">
          <w:rPr>
            <w:rFonts w:cs="Times New Roman"/>
            <w:color w:val="000000" w:themeColor="text1"/>
            <w:rPrChange w:id="16614" w:author="N F" w:date="2023-12-05T03:08:00Z">
              <w:rPr>
                <w:rFonts w:cs="Times New Roman"/>
              </w:rPr>
            </w:rPrChange>
          </w:rPr>
          <w:delInstrText>-</w:delInstrText>
        </w:r>
        <w:r w:rsidR="00426E62" w:rsidRPr="006E6534" w:rsidDel="00A9668D">
          <w:rPr>
            <w:rFonts w:cs="Times New Roman"/>
            <w:color w:val="000000" w:themeColor="text1"/>
            <w:lang w:val="en-GB"/>
            <w:rPrChange w:id="16615" w:author="N F" w:date="2023-12-05T03:08:00Z">
              <w:rPr>
                <w:rFonts w:cs="Times New Roman"/>
                <w:lang w:val="en-GB"/>
              </w:rPr>
            </w:rPrChange>
          </w:rPr>
          <w:delInstrText>Line</w:delInstrText>
        </w:r>
        <w:r w:rsidR="00426E62" w:rsidRPr="006E6534" w:rsidDel="00A9668D">
          <w:rPr>
            <w:rFonts w:cs="Times New Roman"/>
            <w:color w:val="000000" w:themeColor="text1"/>
            <w:rPrChange w:id="1661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617" w:author="N F" w:date="2023-12-05T03:08:00Z">
              <w:rPr>
                <w:rFonts w:cs="Times New Roman"/>
                <w:lang w:val="en-GB"/>
              </w:rPr>
            </w:rPrChange>
          </w:rPr>
          <w:delInstrText>Treatment</w:delInstrText>
        </w:r>
        <w:r w:rsidR="00426E62" w:rsidRPr="006E6534" w:rsidDel="00A9668D">
          <w:rPr>
            <w:rFonts w:cs="Times New Roman"/>
            <w:color w:val="000000" w:themeColor="text1"/>
            <w:rPrChange w:id="1661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619" w:author="N F" w:date="2023-12-05T03:08:00Z">
              <w:rPr>
                <w:rFonts w:cs="Times New Roman"/>
                <w:lang w:val="en-GB"/>
              </w:rPr>
            </w:rPrChange>
          </w:rPr>
          <w:delInstrText>for</w:delInstrText>
        </w:r>
        <w:r w:rsidR="00426E62" w:rsidRPr="006E6534" w:rsidDel="00A9668D">
          <w:rPr>
            <w:rFonts w:cs="Times New Roman"/>
            <w:color w:val="000000" w:themeColor="text1"/>
            <w:rPrChange w:id="1662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621" w:author="N F" w:date="2023-12-05T03:08:00Z">
              <w:rPr>
                <w:rFonts w:cs="Times New Roman"/>
                <w:lang w:val="en-GB"/>
              </w:rPr>
            </w:rPrChange>
          </w:rPr>
          <w:delInstrText>EGFR</w:delInstrText>
        </w:r>
        <w:r w:rsidR="00426E62" w:rsidRPr="006E6534" w:rsidDel="00A9668D">
          <w:rPr>
            <w:rFonts w:cs="Times New Roman"/>
            <w:color w:val="000000" w:themeColor="text1"/>
            <w:rPrChange w:id="16622" w:author="N F" w:date="2023-12-05T03:08:00Z">
              <w:rPr>
                <w:rFonts w:cs="Times New Roman"/>
              </w:rPr>
            </w:rPrChange>
          </w:rPr>
          <w:delInstrText>-</w:delInstrText>
        </w:r>
        <w:r w:rsidR="00426E62" w:rsidRPr="006E6534" w:rsidDel="00A9668D">
          <w:rPr>
            <w:rFonts w:cs="Times New Roman"/>
            <w:color w:val="000000" w:themeColor="text1"/>
            <w:lang w:val="en-GB"/>
            <w:rPrChange w:id="16623" w:author="N F" w:date="2023-12-05T03:08:00Z">
              <w:rPr>
                <w:rFonts w:cs="Times New Roman"/>
                <w:lang w:val="en-GB"/>
              </w:rPr>
            </w:rPrChange>
          </w:rPr>
          <w:delInstrText>Mutated</w:delInstrText>
        </w:r>
        <w:r w:rsidR="00426E62" w:rsidRPr="006E6534" w:rsidDel="00A9668D">
          <w:rPr>
            <w:rFonts w:cs="Times New Roman"/>
            <w:color w:val="000000" w:themeColor="text1"/>
            <w:rPrChange w:id="1662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625" w:author="N F" w:date="2023-12-05T03:08:00Z">
              <w:rPr>
                <w:rFonts w:cs="Times New Roman"/>
                <w:lang w:val="en-GB"/>
              </w:rPr>
            </w:rPrChange>
          </w:rPr>
          <w:delInstrText>Advanced</w:delInstrText>
        </w:r>
        <w:r w:rsidR="00426E62" w:rsidRPr="006E6534" w:rsidDel="00A9668D">
          <w:rPr>
            <w:rFonts w:cs="Times New Roman"/>
            <w:color w:val="000000" w:themeColor="text1"/>
            <w:rPrChange w:id="1662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627" w:author="N F" w:date="2023-12-05T03:08:00Z">
              <w:rPr>
                <w:rFonts w:cs="Times New Roman"/>
                <w:lang w:val="en-GB"/>
              </w:rPr>
            </w:rPrChange>
          </w:rPr>
          <w:delInstrText>NSCLC</w:delInstrText>
        </w:r>
        <w:r w:rsidR="00426E62" w:rsidRPr="006E6534" w:rsidDel="00A9668D">
          <w:rPr>
            <w:rFonts w:cs="Times New Roman"/>
            <w:color w:val="000000" w:themeColor="text1"/>
            <w:rPrChange w:id="1662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629" w:author="N F" w:date="2023-12-05T03:08:00Z">
              <w:rPr>
                <w:rFonts w:cs="Times New Roman"/>
                <w:lang w:val="en-GB"/>
              </w:rPr>
            </w:rPrChange>
          </w:rPr>
          <w:delInstrText>FLAURA</w:delInstrText>
        </w:r>
        <w:r w:rsidR="00426E62" w:rsidRPr="006E6534" w:rsidDel="00A9668D">
          <w:rPr>
            <w:rFonts w:cs="Times New Roman"/>
            <w:color w:val="000000" w:themeColor="text1"/>
            <w:rPrChange w:id="1663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631" w:author="N F" w:date="2023-12-05T03:08:00Z">
              <w:rPr>
                <w:rFonts w:cs="Times New Roman"/>
                <w:lang w:val="en-GB"/>
              </w:rPr>
            </w:rPrChange>
          </w:rPr>
          <w:delInstrText>China</w:delInstrText>
        </w:r>
        <w:r w:rsidR="00426E62" w:rsidRPr="006E6534" w:rsidDel="00A9668D">
          <w:rPr>
            <w:rFonts w:cs="Times New Roman"/>
            <w:color w:val="000000" w:themeColor="text1"/>
            <w:rPrChange w:id="1663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633" w:author="N F" w:date="2023-12-05T03:08:00Z">
              <w:rPr>
                <w:rFonts w:cs="Times New Roman"/>
                <w:lang w:val="en-GB"/>
              </w:rPr>
            </w:rPrChange>
          </w:rPr>
          <w:delInstrText>A</w:delInstrText>
        </w:r>
        <w:r w:rsidR="00426E62" w:rsidRPr="006E6534" w:rsidDel="00A9668D">
          <w:rPr>
            <w:rFonts w:cs="Times New Roman"/>
            <w:color w:val="000000" w:themeColor="text1"/>
            <w:rPrChange w:id="1663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635" w:author="N F" w:date="2023-12-05T03:08:00Z">
              <w:rPr>
                <w:rFonts w:cs="Times New Roman"/>
                <w:lang w:val="en-GB"/>
              </w:rPr>
            </w:rPrChange>
          </w:rPr>
          <w:delInstrText>Randomized</w:delInstrText>
        </w:r>
        <w:r w:rsidR="00426E62" w:rsidRPr="006E6534" w:rsidDel="00A9668D">
          <w:rPr>
            <w:rFonts w:cs="Times New Roman"/>
            <w:color w:val="000000" w:themeColor="text1"/>
            <w:rPrChange w:id="1663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637" w:author="N F" w:date="2023-12-05T03:08:00Z">
              <w:rPr>
                <w:rFonts w:cs="Times New Roman"/>
                <w:lang w:val="en-GB"/>
              </w:rPr>
            </w:rPrChange>
          </w:rPr>
          <w:delInstrText>Study</w:delInstrText>
        </w:r>
        <w:r w:rsidR="00426E62" w:rsidRPr="006E6534" w:rsidDel="00A9668D">
          <w:rPr>
            <w:rFonts w:cs="Times New Roman"/>
            <w:color w:val="000000" w:themeColor="text1"/>
            <w:rPrChange w:id="16638" w:author="N F" w:date="2023-12-05T03:08:00Z">
              <w:rPr>
                <w:rFonts w:cs="Times New Roman"/>
              </w:rPr>
            </w:rPrChange>
          </w:rPr>
          <w:delInstrText>","</w:delInstrText>
        </w:r>
        <w:r w:rsidR="00426E62" w:rsidRPr="006E6534" w:rsidDel="00A9668D">
          <w:rPr>
            <w:rFonts w:cs="Times New Roman"/>
            <w:color w:val="000000" w:themeColor="text1"/>
            <w:lang w:val="en-GB"/>
            <w:rPrChange w:id="16639" w:author="N F" w:date="2023-12-05T03:08:00Z">
              <w:rPr>
                <w:rFonts w:cs="Times New Roman"/>
                <w:lang w:val="en-GB"/>
              </w:rPr>
            </w:rPrChange>
          </w:rPr>
          <w:delInstrText>title</w:delInstrText>
        </w:r>
        <w:r w:rsidR="00426E62" w:rsidRPr="006E6534" w:rsidDel="00A9668D">
          <w:rPr>
            <w:rFonts w:cs="Times New Roman"/>
            <w:color w:val="000000" w:themeColor="text1"/>
            <w:rPrChange w:id="16640" w:author="N F" w:date="2023-12-05T03:08:00Z">
              <w:rPr>
                <w:rFonts w:cs="Times New Roman"/>
              </w:rPr>
            </w:rPrChange>
          </w:rPr>
          <w:delInstrText>-</w:delInstrText>
        </w:r>
        <w:r w:rsidR="00426E62" w:rsidRPr="006E6534" w:rsidDel="00A9668D">
          <w:rPr>
            <w:rFonts w:cs="Times New Roman"/>
            <w:color w:val="000000" w:themeColor="text1"/>
            <w:lang w:val="en-GB"/>
            <w:rPrChange w:id="16641" w:author="N F" w:date="2023-12-05T03:08:00Z">
              <w:rPr>
                <w:rFonts w:cs="Times New Roman"/>
                <w:lang w:val="en-GB"/>
              </w:rPr>
            </w:rPrChange>
          </w:rPr>
          <w:delInstrText>short</w:delInstrText>
        </w:r>
        <w:r w:rsidR="00426E62" w:rsidRPr="006E6534" w:rsidDel="00A9668D">
          <w:rPr>
            <w:rFonts w:cs="Times New Roman"/>
            <w:color w:val="000000" w:themeColor="text1"/>
            <w:rPrChange w:id="16642" w:author="N F" w:date="2023-12-05T03:08:00Z">
              <w:rPr>
                <w:rFonts w:cs="Times New Roman"/>
              </w:rPr>
            </w:rPrChange>
          </w:rPr>
          <w:delInstrText>":"</w:delInstrText>
        </w:r>
        <w:r w:rsidR="00426E62" w:rsidRPr="006E6534" w:rsidDel="00A9668D">
          <w:rPr>
            <w:rFonts w:cs="Times New Roman"/>
            <w:color w:val="000000" w:themeColor="text1"/>
            <w:lang w:val="en-GB"/>
            <w:rPrChange w:id="16643" w:author="N F" w:date="2023-12-05T03:08:00Z">
              <w:rPr>
                <w:rFonts w:cs="Times New Roman"/>
                <w:lang w:val="en-GB"/>
              </w:rPr>
            </w:rPrChange>
          </w:rPr>
          <w:delInstrText>Osimertinib</w:delInstrText>
        </w:r>
        <w:r w:rsidR="00426E62" w:rsidRPr="006E6534" w:rsidDel="00A9668D">
          <w:rPr>
            <w:rFonts w:cs="Times New Roman"/>
            <w:color w:val="000000" w:themeColor="text1"/>
            <w:rPrChange w:id="1664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645" w:author="N F" w:date="2023-12-05T03:08:00Z">
              <w:rPr>
                <w:rFonts w:cs="Times New Roman"/>
                <w:lang w:val="en-GB"/>
              </w:rPr>
            </w:rPrChange>
          </w:rPr>
          <w:delInstrText>Versus</w:delInstrText>
        </w:r>
        <w:r w:rsidR="00426E62" w:rsidRPr="006E6534" w:rsidDel="00A9668D">
          <w:rPr>
            <w:rFonts w:cs="Times New Roman"/>
            <w:color w:val="000000" w:themeColor="text1"/>
            <w:rPrChange w:id="1664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647" w:author="N F" w:date="2023-12-05T03:08:00Z">
              <w:rPr>
                <w:rFonts w:cs="Times New Roman"/>
                <w:lang w:val="en-GB"/>
              </w:rPr>
            </w:rPrChange>
          </w:rPr>
          <w:delInstrText>Comparator</w:delInstrText>
        </w:r>
        <w:r w:rsidR="00426E62" w:rsidRPr="006E6534" w:rsidDel="00A9668D">
          <w:rPr>
            <w:rFonts w:cs="Times New Roman"/>
            <w:color w:val="000000" w:themeColor="text1"/>
            <w:rPrChange w:id="1664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649" w:author="N F" w:date="2023-12-05T03:08:00Z">
              <w:rPr>
                <w:rFonts w:cs="Times New Roman"/>
                <w:lang w:val="en-GB"/>
              </w:rPr>
            </w:rPrChange>
          </w:rPr>
          <w:delInstrText>EGFR</w:delInstrText>
        </w:r>
        <w:r w:rsidR="00426E62" w:rsidRPr="006E6534" w:rsidDel="00A9668D">
          <w:rPr>
            <w:rFonts w:cs="Times New Roman"/>
            <w:color w:val="000000" w:themeColor="text1"/>
            <w:rPrChange w:id="1665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651" w:author="N F" w:date="2023-12-05T03:08:00Z">
              <w:rPr>
                <w:rFonts w:cs="Times New Roman"/>
                <w:lang w:val="en-GB"/>
              </w:rPr>
            </w:rPrChange>
          </w:rPr>
          <w:delInstrText>TKI</w:delInstrText>
        </w:r>
        <w:r w:rsidR="00426E62" w:rsidRPr="006E6534" w:rsidDel="00A9668D">
          <w:rPr>
            <w:rFonts w:cs="Times New Roman"/>
            <w:color w:val="000000" w:themeColor="text1"/>
            <w:rPrChange w:id="1665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653" w:author="N F" w:date="2023-12-05T03:08:00Z">
              <w:rPr>
                <w:rFonts w:cs="Times New Roman"/>
                <w:lang w:val="en-GB"/>
              </w:rPr>
            </w:rPrChange>
          </w:rPr>
          <w:delInstrText>as</w:delInstrText>
        </w:r>
        <w:r w:rsidR="00426E62" w:rsidRPr="006E6534" w:rsidDel="00A9668D">
          <w:rPr>
            <w:rFonts w:cs="Times New Roman"/>
            <w:color w:val="000000" w:themeColor="text1"/>
            <w:rPrChange w:id="16654"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655" w:author="N F" w:date="2023-12-05T03:08:00Z">
              <w:rPr>
                <w:rFonts w:cs="Times New Roman"/>
                <w:lang w:val="en-GB"/>
              </w:rPr>
            </w:rPrChange>
          </w:rPr>
          <w:delInstrText>First</w:delInstrText>
        </w:r>
        <w:r w:rsidR="00426E62" w:rsidRPr="006E6534" w:rsidDel="00A9668D">
          <w:rPr>
            <w:rFonts w:cs="Times New Roman"/>
            <w:color w:val="000000" w:themeColor="text1"/>
            <w:rPrChange w:id="16656" w:author="N F" w:date="2023-12-05T03:08:00Z">
              <w:rPr>
                <w:rFonts w:cs="Times New Roman"/>
              </w:rPr>
            </w:rPrChange>
          </w:rPr>
          <w:delInstrText>-</w:delInstrText>
        </w:r>
        <w:r w:rsidR="00426E62" w:rsidRPr="006E6534" w:rsidDel="00A9668D">
          <w:rPr>
            <w:rFonts w:cs="Times New Roman"/>
            <w:color w:val="000000" w:themeColor="text1"/>
            <w:lang w:val="en-GB"/>
            <w:rPrChange w:id="16657" w:author="N F" w:date="2023-12-05T03:08:00Z">
              <w:rPr>
                <w:rFonts w:cs="Times New Roman"/>
                <w:lang w:val="en-GB"/>
              </w:rPr>
            </w:rPrChange>
          </w:rPr>
          <w:delInstrText>Line</w:delInstrText>
        </w:r>
        <w:r w:rsidR="00426E62" w:rsidRPr="006E6534" w:rsidDel="00A9668D">
          <w:rPr>
            <w:rFonts w:cs="Times New Roman"/>
            <w:color w:val="000000" w:themeColor="text1"/>
            <w:rPrChange w:id="1665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659" w:author="N F" w:date="2023-12-05T03:08:00Z">
              <w:rPr>
                <w:rFonts w:cs="Times New Roman"/>
                <w:lang w:val="en-GB"/>
              </w:rPr>
            </w:rPrChange>
          </w:rPr>
          <w:delInstrText>Treatment</w:delInstrText>
        </w:r>
        <w:r w:rsidR="00426E62" w:rsidRPr="006E6534" w:rsidDel="00A9668D">
          <w:rPr>
            <w:rFonts w:cs="Times New Roman"/>
            <w:color w:val="000000" w:themeColor="text1"/>
            <w:rPrChange w:id="1666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661" w:author="N F" w:date="2023-12-05T03:08:00Z">
              <w:rPr>
                <w:rFonts w:cs="Times New Roman"/>
                <w:lang w:val="en-GB"/>
              </w:rPr>
            </w:rPrChange>
          </w:rPr>
          <w:delInstrText>for</w:delInstrText>
        </w:r>
        <w:r w:rsidR="00426E62" w:rsidRPr="006E6534" w:rsidDel="00A9668D">
          <w:rPr>
            <w:rFonts w:cs="Times New Roman"/>
            <w:color w:val="000000" w:themeColor="text1"/>
            <w:rPrChange w:id="16662"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663" w:author="N F" w:date="2023-12-05T03:08:00Z">
              <w:rPr>
                <w:rFonts w:cs="Times New Roman"/>
                <w:lang w:val="en-GB"/>
              </w:rPr>
            </w:rPrChange>
          </w:rPr>
          <w:delInstrText>EGFR</w:delInstrText>
        </w:r>
        <w:r w:rsidR="00426E62" w:rsidRPr="006E6534" w:rsidDel="00A9668D">
          <w:rPr>
            <w:rFonts w:cs="Times New Roman"/>
            <w:color w:val="000000" w:themeColor="text1"/>
            <w:rPrChange w:id="16664" w:author="N F" w:date="2023-12-05T03:08:00Z">
              <w:rPr>
                <w:rFonts w:cs="Times New Roman"/>
              </w:rPr>
            </w:rPrChange>
          </w:rPr>
          <w:delInstrText>-</w:delInstrText>
        </w:r>
        <w:r w:rsidR="00426E62" w:rsidRPr="006E6534" w:rsidDel="00A9668D">
          <w:rPr>
            <w:rFonts w:cs="Times New Roman"/>
            <w:color w:val="000000" w:themeColor="text1"/>
            <w:lang w:val="en-GB"/>
            <w:rPrChange w:id="16665" w:author="N F" w:date="2023-12-05T03:08:00Z">
              <w:rPr>
                <w:rFonts w:cs="Times New Roman"/>
                <w:lang w:val="en-GB"/>
              </w:rPr>
            </w:rPrChange>
          </w:rPr>
          <w:delInstrText>Mutated</w:delInstrText>
        </w:r>
        <w:r w:rsidR="00426E62" w:rsidRPr="006E6534" w:rsidDel="00A9668D">
          <w:rPr>
            <w:rFonts w:cs="Times New Roman"/>
            <w:color w:val="000000" w:themeColor="text1"/>
            <w:rPrChange w:id="16666"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667" w:author="N F" w:date="2023-12-05T03:08:00Z">
              <w:rPr>
                <w:rFonts w:cs="Times New Roman"/>
                <w:lang w:val="en-GB"/>
              </w:rPr>
            </w:rPrChange>
          </w:rPr>
          <w:delInstrText>Advanced</w:delInstrText>
        </w:r>
        <w:r w:rsidR="00426E62" w:rsidRPr="006E6534" w:rsidDel="00A9668D">
          <w:rPr>
            <w:rFonts w:cs="Times New Roman"/>
            <w:color w:val="000000" w:themeColor="text1"/>
            <w:rPrChange w:id="16668"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669" w:author="N F" w:date="2023-12-05T03:08:00Z">
              <w:rPr>
                <w:rFonts w:cs="Times New Roman"/>
                <w:lang w:val="en-GB"/>
              </w:rPr>
            </w:rPrChange>
          </w:rPr>
          <w:delInstrText>NSCLC</w:delInstrText>
        </w:r>
        <w:r w:rsidR="00426E62" w:rsidRPr="006E6534" w:rsidDel="00A9668D">
          <w:rPr>
            <w:rFonts w:cs="Times New Roman"/>
            <w:color w:val="000000" w:themeColor="text1"/>
            <w:rPrChange w:id="16670" w:author="N F" w:date="2023-12-05T03:08:00Z">
              <w:rPr>
                <w:rFonts w:cs="Times New Roman"/>
              </w:rPr>
            </w:rPrChange>
          </w:rPr>
          <w:delInstrText>","</w:delInstrText>
        </w:r>
        <w:r w:rsidR="00426E62" w:rsidRPr="006E6534" w:rsidDel="00A9668D">
          <w:rPr>
            <w:rFonts w:cs="Times New Roman"/>
            <w:color w:val="000000" w:themeColor="text1"/>
            <w:lang w:val="en-GB"/>
            <w:rPrChange w:id="16671" w:author="N F" w:date="2023-12-05T03:08:00Z">
              <w:rPr>
                <w:rFonts w:cs="Times New Roman"/>
                <w:lang w:val="en-GB"/>
              </w:rPr>
            </w:rPrChange>
          </w:rPr>
          <w:delInstrText>volume</w:delInstrText>
        </w:r>
        <w:r w:rsidR="00426E62" w:rsidRPr="006E6534" w:rsidDel="00A9668D">
          <w:rPr>
            <w:rFonts w:cs="Times New Roman"/>
            <w:color w:val="000000" w:themeColor="text1"/>
            <w:rPrChange w:id="16672" w:author="N F" w:date="2023-12-05T03:08:00Z">
              <w:rPr>
                <w:rFonts w:cs="Times New Roman"/>
              </w:rPr>
            </w:rPrChange>
          </w:rPr>
          <w:delInstrText>":"16","</w:delInstrText>
        </w:r>
        <w:r w:rsidR="00426E62" w:rsidRPr="006E6534" w:rsidDel="00A9668D">
          <w:rPr>
            <w:rFonts w:cs="Times New Roman"/>
            <w:color w:val="000000" w:themeColor="text1"/>
            <w:lang w:val="en-GB"/>
            <w:rPrChange w:id="16673" w:author="N F" w:date="2023-12-05T03:08:00Z">
              <w:rPr>
                <w:rFonts w:cs="Times New Roman"/>
                <w:lang w:val="en-GB"/>
              </w:rPr>
            </w:rPrChange>
          </w:rPr>
          <w:delInstrText>author</w:delInstrText>
        </w:r>
        <w:r w:rsidR="00426E62" w:rsidRPr="006E6534" w:rsidDel="00A9668D">
          <w:rPr>
            <w:rFonts w:cs="Times New Roman"/>
            <w:color w:val="000000" w:themeColor="text1"/>
            <w:rPrChange w:id="16674" w:author="N F" w:date="2023-12-05T03:08:00Z">
              <w:rPr>
                <w:rFonts w:cs="Times New Roman"/>
              </w:rPr>
            </w:rPrChange>
          </w:rPr>
          <w:delInstrText>":[{"</w:delInstrText>
        </w:r>
        <w:r w:rsidR="00426E62" w:rsidRPr="006E6534" w:rsidDel="00A9668D">
          <w:rPr>
            <w:rFonts w:cs="Times New Roman"/>
            <w:color w:val="000000" w:themeColor="text1"/>
            <w:lang w:val="en-GB"/>
            <w:rPrChange w:id="16675" w:author="N F" w:date="2023-12-05T03:08:00Z">
              <w:rPr>
                <w:rFonts w:cs="Times New Roman"/>
                <w:lang w:val="en-GB"/>
              </w:rPr>
            </w:rPrChange>
          </w:rPr>
          <w:delInstrText>family</w:delInstrText>
        </w:r>
        <w:r w:rsidR="00426E62" w:rsidRPr="006E6534" w:rsidDel="00A9668D">
          <w:rPr>
            <w:rFonts w:cs="Times New Roman"/>
            <w:color w:val="000000" w:themeColor="text1"/>
            <w:rPrChange w:id="16676" w:author="N F" w:date="2023-12-05T03:08:00Z">
              <w:rPr>
                <w:rFonts w:cs="Times New Roman"/>
              </w:rPr>
            </w:rPrChange>
          </w:rPr>
          <w:delInstrText>":"</w:delInstrText>
        </w:r>
        <w:r w:rsidR="00426E62" w:rsidRPr="006E6534" w:rsidDel="00A9668D">
          <w:rPr>
            <w:rFonts w:cs="Times New Roman"/>
            <w:color w:val="000000" w:themeColor="text1"/>
            <w:lang w:val="en-GB"/>
            <w:rPrChange w:id="16677" w:author="N F" w:date="2023-12-05T03:08:00Z">
              <w:rPr>
                <w:rFonts w:cs="Times New Roman"/>
                <w:lang w:val="en-GB"/>
              </w:rPr>
            </w:rPrChange>
          </w:rPr>
          <w:delInstrText>Cheng</w:delInstrText>
        </w:r>
        <w:r w:rsidR="00426E62" w:rsidRPr="006E6534" w:rsidDel="00A9668D">
          <w:rPr>
            <w:rFonts w:cs="Times New Roman"/>
            <w:color w:val="000000" w:themeColor="text1"/>
            <w:rPrChange w:id="16678" w:author="N F" w:date="2023-12-05T03:08:00Z">
              <w:rPr>
                <w:rFonts w:cs="Times New Roman"/>
              </w:rPr>
            </w:rPrChange>
          </w:rPr>
          <w:delInstrText>","</w:delInstrText>
        </w:r>
        <w:r w:rsidR="00426E62" w:rsidRPr="006E6534" w:rsidDel="00A9668D">
          <w:rPr>
            <w:rFonts w:cs="Times New Roman"/>
            <w:color w:val="000000" w:themeColor="text1"/>
            <w:lang w:val="en-GB"/>
            <w:rPrChange w:id="16679" w:author="N F" w:date="2023-12-05T03:08:00Z">
              <w:rPr>
                <w:rFonts w:cs="Times New Roman"/>
                <w:lang w:val="en-GB"/>
              </w:rPr>
            </w:rPrChange>
          </w:rPr>
          <w:delInstrText>given</w:delInstrText>
        </w:r>
        <w:r w:rsidR="00426E62" w:rsidRPr="006E6534" w:rsidDel="00A9668D">
          <w:rPr>
            <w:rFonts w:cs="Times New Roman"/>
            <w:color w:val="000000" w:themeColor="text1"/>
            <w:rPrChange w:id="16680" w:author="N F" w:date="2023-12-05T03:08:00Z">
              <w:rPr>
                <w:rFonts w:cs="Times New Roman"/>
              </w:rPr>
            </w:rPrChange>
          </w:rPr>
          <w:delInstrText>":"</w:delInstrText>
        </w:r>
        <w:r w:rsidR="00426E62" w:rsidRPr="006E6534" w:rsidDel="00A9668D">
          <w:rPr>
            <w:rFonts w:cs="Times New Roman"/>
            <w:color w:val="000000" w:themeColor="text1"/>
            <w:lang w:val="en-GB"/>
            <w:rPrChange w:id="16681" w:author="N F" w:date="2023-12-05T03:08:00Z">
              <w:rPr>
                <w:rFonts w:cs="Times New Roman"/>
                <w:lang w:val="en-GB"/>
              </w:rPr>
            </w:rPrChange>
          </w:rPr>
          <w:delInstrText>Ying</w:delInstrText>
        </w:r>
        <w:r w:rsidR="00426E62" w:rsidRPr="006E6534" w:rsidDel="00A9668D">
          <w:rPr>
            <w:rFonts w:cs="Times New Roman"/>
            <w:color w:val="000000" w:themeColor="text1"/>
            <w:rPrChange w:id="16682" w:author="N F" w:date="2023-12-05T03:08:00Z">
              <w:rPr>
                <w:rFonts w:cs="Times New Roman"/>
              </w:rPr>
            </w:rPrChange>
          </w:rPr>
          <w:delInstrText>"},{"</w:delInstrText>
        </w:r>
        <w:r w:rsidR="00426E62" w:rsidRPr="006E6534" w:rsidDel="00A9668D">
          <w:rPr>
            <w:rFonts w:cs="Times New Roman"/>
            <w:color w:val="000000" w:themeColor="text1"/>
            <w:lang w:val="en-GB"/>
            <w:rPrChange w:id="16683" w:author="N F" w:date="2023-12-05T03:08:00Z">
              <w:rPr>
                <w:rFonts w:cs="Times New Roman"/>
                <w:lang w:val="en-GB"/>
              </w:rPr>
            </w:rPrChange>
          </w:rPr>
          <w:delInstrText>family</w:delInstrText>
        </w:r>
        <w:r w:rsidR="00426E62" w:rsidRPr="006E6534" w:rsidDel="00A9668D">
          <w:rPr>
            <w:rFonts w:cs="Times New Roman"/>
            <w:color w:val="000000" w:themeColor="text1"/>
            <w:rPrChange w:id="16684" w:author="N F" w:date="2023-12-05T03:08:00Z">
              <w:rPr>
                <w:rFonts w:cs="Times New Roman"/>
              </w:rPr>
            </w:rPrChange>
          </w:rPr>
          <w:delInstrText>":"</w:delInstrText>
        </w:r>
        <w:r w:rsidR="00426E62" w:rsidRPr="006E6534" w:rsidDel="00A9668D">
          <w:rPr>
            <w:rFonts w:cs="Times New Roman"/>
            <w:color w:val="000000" w:themeColor="text1"/>
            <w:lang w:val="en-GB"/>
            <w:rPrChange w:id="16685" w:author="N F" w:date="2023-12-05T03:08:00Z">
              <w:rPr>
                <w:rFonts w:cs="Times New Roman"/>
                <w:lang w:val="en-GB"/>
              </w:rPr>
            </w:rPrChange>
          </w:rPr>
          <w:delInstrText>He</w:delInstrText>
        </w:r>
        <w:r w:rsidR="00426E62" w:rsidRPr="006E6534" w:rsidDel="00A9668D">
          <w:rPr>
            <w:rFonts w:cs="Times New Roman"/>
            <w:color w:val="000000" w:themeColor="text1"/>
            <w:rPrChange w:id="16686" w:author="N F" w:date="2023-12-05T03:08:00Z">
              <w:rPr>
                <w:rFonts w:cs="Times New Roman"/>
              </w:rPr>
            </w:rPrChange>
          </w:rPr>
          <w:delInstrText>","</w:delInstrText>
        </w:r>
        <w:r w:rsidR="00426E62" w:rsidRPr="006E6534" w:rsidDel="00A9668D">
          <w:rPr>
            <w:rFonts w:cs="Times New Roman"/>
            <w:color w:val="000000" w:themeColor="text1"/>
            <w:lang w:val="en-GB"/>
            <w:rPrChange w:id="16687" w:author="N F" w:date="2023-12-05T03:08:00Z">
              <w:rPr>
                <w:rFonts w:cs="Times New Roman"/>
                <w:lang w:val="en-GB"/>
              </w:rPr>
            </w:rPrChange>
          </w:rPr>
          <w:delInstrText>given</w:delInstrText>
        </w:r>
        <w:r w:rsidR="00426E62" w:rsidRPr="006E6534" w:rsidDel="00A9668D">
          <w:rPr>
            <w:rFonts w:cs="Times New Roman"/>
            <w:color w:val="000000" w:themeColor="text1"/>
            <w:rPrChange w:id="16688" w:author="N F" w:date="2023-12-05T03:08:00Z">
              <w:rPr>
                <w:rFonts w:cs="Times New Roman"/>
              </w:rPr>
            </w:rPrChange>
          </w:rPr>
          <w:delInstrText>":"</w:delInstrText>
        </w:r>
        <w:r w:rsidR="00426E62" w:rsidRPr="006E6534" w:rsidDel="00A9668D">
          <w:rPr>
            <w:rFonts w:cs="Times New Roman"/>
            <w:color w:val="000000" w:themeColor="text1"/>
            <w:lang w:val="en-GB"/>
            <w:rPrChange w:id="16689" w:author="N F" w:date="2023-12-05T03:08:00Z">
              <w:rPr>
                <w:rFonts w:cs="Times New Roman"/>
                <w:lang w:val="en-GB"/>
              </w:rPr>
            </w:rPrChange>
          </w:rPr>
          <w:delInstrText>Yong</w:delInstrText>
        </w:r>
        <w:r w:rsidR="00426E62" w:rsidRPr="006E6534" w:rsidDel="00A9668D">
          <w:rPr>
            <w:rFonts w:cs="Times New Roman"/>
            <w:color w:val="000000" w:themeColor="text1"/>
            <w:rPrChange w:id="16690" w:author="N F" w:date="2023-12-05T03:08:00Z">
              <w:rPr>
                <w:rFonts w:cs="Times New Roman"/>
              </w:rPr>
            </w:rPrChange>
          </w:rPr>
          <w:delInstrText>"},{"</w:delInstrText>
        </w:r>
        <w:r w:rsidR="00426E62" w:rsidRPr="006E6534" w:rsidDel="00A9668D">
          <w:rPr>
            <w:rFonts w:cs="Times New Roman"/>
            <w:color w:val="000000" w:themeColor="text1"/>
            <w:lang w:val="en-GB"/>
            <w:rPrChange w:id="16691" w:author="N F" w:date="2023-12-05T03:08:00Z">
              <w:rPr>
                <w:rFonts w:cs="Times New Roman"/>
                <w:lang w:val="en-GB"/>
              </w:rPr>
            </w:rPrChange>
          </w:rPr>
          <w:delInstrText>family</w:delInstrText>
        </w:r>
        <w:r w:rsidR="00426E62" w:rsidRPr="006E6534" w:rsidDel="00A9668D">
          <w:rPr>
            <w:rFonts w:cs="Times New Roman"/>
            <w:color w:val="000000" w:themeColor="text1"/>
            <w:rPrChange w:id="16692" w:author="N F" w:date="2023-12-05T03:08:00Z">
              <w:rPr>
                <w:rFonts w:cs="Times New Roman"/>
              </w:rPr>
            </w:rPrChange>
          </w:rPr>
          <w:delInstrText>":"</w:delInstrText>
        </w:r>
        <w:r w:rsidR="00426E62" w:rsidRPr="006E6534" w:rsidDel="00A9668D">
          <w:rPr>
            <w:rFonts w:cs="Times New Roman"/>
            <w:color w:val="000000" w:themeColor="text1"/>
            <w:lang w:val="en-GB"/>
            <w:rPrChange w:id="16693" w:author="N F" w:date="2023-12-05T03:08:00Z">
              <w:rPr>
                <w:rFonts w:cs="Times New Roman"/>
                <w:lang w:val="en-GB"/>
              </w:rPr>
            </w:rPrChange>
          </w:rPr>
          <w:delInstrText>Li</w:delInstrText>
        </w:r>
        <w:r w:rsidR="00426E62" w:rsidRPr="006E6534" w:rsidDel="00A9668D">
          <w:rPr>
            <w:rFonts w:cs="Times New Roman"/>
            <w:color w:val="000000" w:themeColor="text1"/>
            <w:rPrChange w:id="16694" w:author="N F" w:date="2023-12-05T03:08:00Z">
              <w:rPr>
                <w:rFonts w:cs="Times New Roman"/>
              </w:rPr>
            </w:rPrChange>
          </w:rPr>
          <w:delInstrText>","</w:delInstrText>
        </w:r>
        <w:r w:rsidR="00426E62" w:rsidRPr="006E6534" w:rsidDel="00A9668D">
          <w:rPr>
            <w:rFonts w:cs="Times New Roman"/>
            <w:color w:val="000000" w:themeColor="text1"/>
            <w:lang w:val="en-GB"/>
            <w:rPrChange w:id="16695" w:author="N F" w:date="2023-12-05T03:08:00Z">
              <w:rPr>
                <w:rFonts w:cs="Times New Roman"/>
                <w:lang w:val="en-GB"/>
              </w:rPr>
            </w:rPrChange>
          </w:rPr>
          <w:delInstrText>given</w:delInstrText>
        </w:r>
        <w:r w:rsidR="00426E62" w:rsidRPr="006E6534" w:rsidDel="00A9668D">
          <w:rPr>
            <w:rFonts w:cs="Times New Roman"/>
            <w:color w:val="000000" w:themeColor="text1"/>
            <w:rPrChange w:id="16696" w:author="N F" w:date="2023-12-05T03:08:00Z">
              <w:rPr>
                <w:rFonts w:cs="Times New Roman"/>
              </w:rPr>
            </w:rPrChange>
          </w:rPr>
          <w:delInstrText>":"</w:delInstrText>
        </w:r>
        <w:r w:rsidR="00426E62" w:rsidRPr="006E6534" w:rsidDel="00A9668D">
          <w:rPr>
            <w:rFonts w:cs="Times New Roman"/>
            <w:color w:val="000000" w:themeColor="text1"/>
            <w:lang w:val="en-GB"/>
            <w:rPrChange w:id="16697" w:author="N F" w:date="2023-12-05T03:08:00Z">
              <w:rPr>
                <w:rFonts w:cs="Times New Roman"/>
                <w:lang w:val="en-GB"/>
              </w:rPr>
            </w:rPrChange>
          </w:rPr>
          <w:delInstrText>Wei</w:delInstrText>
        </w:r>
        <w:r w:rsidR="00426E62" w:rsidRPr="006E6534" w:rsidDel="00A9668D">
          <w:rPr>
            <w:rFonts w:cs="Times New Roman"/>
            <w:color w:val="000000" w:themeColor="text1"/>
            <w:rPrChange w:id="16698" w:author="N F" w:date="2023-12-05T03:08:00Z">
              <w:rPr>
                <w:rFonts w:cs="Times New Roman"/>
              </w:rPr>
            </w:rPrChange>
          </w:rPr>
          <w:delInstrText>"},{"</w:delInstrText>
        </w:r>
        <w:r w:rsidR="00426E62" w:rsidRPr="006E6534" w:rsidDel="00A9668D">
          <w:rPr>
            <w:rFonts w:cs="Times New Roman"/>
            <w:color w:val="000000" w:themeColor="text1"/>
            <w:lang w:val="en-GB"/>
            <w:rPrChange w:id="16699" w:author="N F" w:date="2023-12-05T03:08:00Z">
              <w:rPr>
                <w:rFonts w:cs="Times New Roman"/>
                <w:lang w:val="en-GB"/>
              </w:rPr>
            </w:rPrChange>
          </w:rPr>
          <w:delInstrText>family</w:delInstrText>
        </w:r>
        <w:r w:rsidR="00426E62" w:rsidRPr="006E6534" w:rsidDel="00A9668D">
          <w:rPr>
            <w:rFonts w:cs="Times New Roman"/>
            <w:color w:val="000000" w:themeColor="text1"/>
            <w:rPrChange w:id="16700" w:author="N F" w:date="2023-12-05T03:08:00Z">
              <w:rPr>
                <w:rFonts w:cs="Times New Roman"/>
              </w:rPr>
            </w:rPrChange>
          </w:rPr>
          <w:delInstrText>":"</w:delInstrText>
        </w:r>
        <w:r w:rsidR="00426E62" w:rsidRPr="006E6534" w:rsidDel="00A9668D">
          <w:rPr>
            <w:rFonts w:cs="Times New Roman"/>
            <w:color w:val="000000" w:themeColor="text1"/>
            <w:lang w:val="en-GB"/>
            <w:rPrChange w:id="16701" w:author="N F" w:date="2023-12-05T03:08:00Z">
              <w:rPr>
                <w:rFonts w:cs="Times New Roman"/>
                <w:lang w:val="en-GB"/>
              </w:rPr>
            </w:rPrChange>
          </w:rPr>
          <w:delInstrText>Zhang</w:delInstrText>
        </w:r>
        <w:r w:rsidR="00426E62" w:rsidRPr="006E6534" w:rsidDel="00A9668D">
          <w:rPr>
            <w:rFonts w:cs="Times New Roman"/>
            <w:color w:val="000000" w:themeColor="text1"/>
            <w:rPrChange w:id="16702" w:author="N F" w:date="2023-12-05T03:08:00Z">
              <w:rPr>
                <w:rFonts w:cs="Times New Roman"/>
              </w:rPr>
            </w:rPrChange>
          </w:rPr>
          <w:delInstrText>","</w:delInstrText>
        </w:r>
        <w:r w:rsidR="00426E62" w:rsidRPr="006E6534" w:rsidDel="00A9668D">
          <w:rPr>
            <w:rFonts w:cs="Times New Roman"/>
            <w:color w:val="000000" w:themeColor="text1"/>
            <w:lang w:val="en-GB"/>
            <w:rPrChange w:id="16703" w:author="N F" w:date="2023-12-05T03:08:00Z">
              <w:rPr>
                <w:rFonts w:cs="Times New Roman"/>
                <w:lang w:val="en-GB"/>
              </w:rPr>
            </w:rPrChange>
          </w:rPr>
          <w:delInstrText>given</w:delInstrText>
        </w:r>
        <w:r w:rsidR="00426E62" w:rsidRPr="006E6534" w:rsidDel="00A9668D">
          <w:rPr>
            <w:rFonts w:cs="Times New Roman"/>
            <w:color w:val="000000" w:themeColor="text1"/>
            <w:rPrChange w:id="16704" w:author="N F" w:date="2023-12-05T03:08:00Z">
              <w:rPr>
                <w:rFonts w:cs="Times New Roman"/>
              </w:rPr>
            </w:rPrChange>
          </w:rPr>
          <w:delInstrText>":"</w:delInstrText>
        </w:r>
        <w:r w:rsidR="00426E62" w:rsidRPr="006E6534" w:rsidDel="00A9668D">
          <w:rPr>
            <w:rFonts w:cs="Times New Roman"/>
            <w:color w:val="000000" w:themeColor="text1"/>
            <w:lang w:val="en-GB"/>
            <w:rPrChange w:id="16705" w:author="N F" w:date="2023-12-05T03:08:00Z">
              <w:rPr>
                <w:rFonts w:cs="Times New Roman"/>
                <w:lang w:val="en-GB"/>
              </w:rPr>
            </w:rPrChange>
          </w:rPr>
          <w:delInstrText>He</w:delInstrText>
        </w:r>
        <w:r w:rsidR="00426E62" w:rsidRPr="006E6534" w:rsidDel="00A9668D">
          <w:rPr>
            <w:rFonts w:cs="Times New Roman"/>
            <w:color w:val="000000" w:themeColor="text1"/>
            <w:rPrChange w:id="16706" w:author="N F" w:date="2023-12-05T03:08:00Z">
              <w:rPr>
                <w:rFonts w:cs="Times New Roman"/>
              </w:rPr>
            </w:rPrChange>
          </w:rPr>
          <w:delInstrText>-</w:delInstrText>
        </w:r>
        <w:r w:rsidR="00426E62" w:rsidRPr="006E6534" w:rsidDel="00A9668D">
          <w:rPr>
            <w:rFonts w:cs="Times New Roman"/>
            <w:color w:val="000000" w:themeColor="text1"/>
            <w:lang w:val="en-GB"/>
            <w:rPrChange w:id="16707" w:author="N F" w:date="2023-12-05T03:08:00Z">
              <w:rPr>
                <w:rFonts w:cs="Times New Roman"/>
                <w:lang w:val="en-GB"/>
              </w:rPr>
            </w:rPrChange>
          </w:rPr>
          <w:delInstrText>Long</w:delInstrText>
        </w:r>
        <w:r w:rsidR="00426E62" w:rsidRPr="006E6534" w:rsidDel="00A9668D">
          <w:rPr>
            <w:rFonts w:cs="Times New Roman"/>
            <w:color w:val="000000" w:themeColor="text1"/>
            <w:rPrChange w:id="16708" w:author="N F" w:date="2023-12-05T03:08:00Z">
              <w:rPr>
                <w:rFonts w:cs="Times New Roman"/>
              </w:rPr>
            </w:rPrChange>
          </w:rPr>
          <w:delInstrText>"},{"</w:delInstrText>
        </w:r>
        <w:r w:rsidR="00426E62" w:rsidRPr="006E6534" w:rsidDel="00A9668D">
          <w:rPr>
            <w:rFonts w:cs="Times New Roman"/>
            <w:color w:val="000000" w:themeColor="text1"/>
            <w:lang w:val="en-GB"/>
            <w:rPrChange w:id="16709" w:author="N F" w:date="2023-12-05T03:08:00Z">
              <w:rPr>
                <w:rFonts w:cs="Times New Roman"/>
                <w:lang w:val="en-GB"/>
              </w:rPr>
            </w:rPrChange>
          </w:rPr>
          <w:delInstrText>family</w:delInstrText>
        </w:r>
        <w:r w:rsidR="00426E62" w:rsidRPr="006E6534" w:rsidDel="00A9668D">
          <w:rPr>
            <w:rFonts w:cs="Times New Roman"/>
            <w:color w:val="000000" w:themeColor="text1"/>
            <w:rPrChange w:id="16710" w:author="N F" w:date="2023-12-05T03:08:00Z">
              <w:rPr>
                <w:rFonts w:cs="Times New Roman"/>
              </w:rPr>
            </w:rPrChange>
          </w:rPr>
          <w:delInstrText>":"</w:delInstrText>
        </w:r>
        <w:r w:rsidR="00426E62" w:rsidRPr="006E6534" w:rsidDel="00A9668D">
          <w:rPr>
            <w:rFonts w:cs="Times New Roman"/>
            <w:color w:val="000000" w:themeColor="text1"/>
            <w:lang w:val="en-GB"/>
            <w:rPrChange w:id="16711" w:author="N F" w:date="2023-12-05T03:08:00Z">
              <w:rPr>
                <w:rFonts w:cs="Times New Roman"/>
                <w:lang w:val="en-GB"/>
              </w:rPr>
            </w:rPrChange>
          </w:rPr>
          <w:delInstrText>Zhou</w:delInstrText>
        </w:r>
        <w:r w:rsidR="00426E62" w:rsidRPr="006E6534" w:rsidDel="00A9668D">
          <w:rPr>
            <w:rFonts w:cs="Times New Roman"/>
            <w:color w:val="000000" w:themeColor="text1"/>
            <w:rPrChange w:id="16712" w:author="N F" w:date="2023-12-05T03:08:00Z">
              <w:rPr>
                <w:rFonts w:cs="Times New Roman"/>
              </w:rPr>
            </w:rPrChange>
          </w:rPr>
          <w:delInstrText>","</w:delInstrText>
        </w:r>
        <w:r w:rsidR="00426E62" w:rsidRPr="006E6534" w:rsidDel="00A9668D">
          <w:rPr>
            <w:rFonts w:cs="Times New Roman"/>
            <w:color w:val="000000" w:themeColor="text1"/>
            <w:lang w:val="en-GB"/>
            <w:rPrChange w:id="16713" w:author="N F" w:date="2023-12-05T03:08:00Z">
              <w:rPr>
                <w:rFonts w:cs="Times New Roman"/>
                <w:lang w:val="en-GB"/>
              </w:rPr>
            </w:rPrChange>
          </w:rPr>
          <w:delInstrText>given</w:delInstrText>
        </w:r>
        <w:r w:rsidR="00426E62" w:rsidRPr="006E6534" w:rsidDel="00A9668D">
          <w:rPr>
            <w:rFonts w:cs="Times New Roman"/>
            <w:color w:val="000000" w:themeColor="text1"/>
            <w:rPrChange w:id="16714" w:author="N F" w:date="2023-12-05T03:08:00Z">
              <w:rPr>
                <w:rFonts w:cs="Times New Roman"/>
              </w:rPr>
            </w:rPrChange>
          </w:rPr>
          <w:delInstrText>":"</w:delInstrText>
        </w:r>
        <w:r w:rsidR="00426E62" w:rsidRPr="006E6534" w:rsidDel="00A9668D">
          <w:rPr>
            <w:rFonts w:cs="Times New Roman"/>
            <w:color w:val="000000" w:themeColor="text1"/>
            <w:lang w:val="en-GB"/>
            <w:rPrChange w:id="16715" w:author="N F" w:date="2023-12-05T03:08:00Z">
              <w:rPr>
                <w:rFonts w:cs="Times New Roman"/>
                <w:lang w:val="en-GB"/>
              </w:rPr>
            </w:rPrChange>
          </w:rPr>
          <w:delInstrText>Qing</w:delInstrText>
        </w:r>
        <w:r w:rsidR="00426E62" w:rsidRPr="006E6534" w:rsidDel="00A9668D">
          <w:rPr>
            <w:rFonts w:cs="Times New Roman"/>
            <w:color w:val="000000" w:themeColor="text1"/>
            <w:rPrChange w:id="16716" w:author="N F" w:date="2023-12-05T03:08:00Z">
              <w:rPr>
                <w:rFonts w:cs="Times New Roman"/>
              </w:rPr>
            </w:rPrChange>
          </w:rPr>
          <w:delInstrText>"},{"</w:delInstrText>
        </w:r>
        <w:r w:rsidR="00426E62" w:rsidRPr="006E6534" w:rsidDel="00A9668D">
          <w:rPr>
            <w:rFonts w:cs="Times New Roman"/>
            <w:color w:val="000000" w:themeColor="text1"/>
            <w:lang w:val="en-GB"/>
            <w:rPrChange w:id="16717" w:author="N F" w:date="2023-12-05T03:08:00Z">
              <w:rPr>
                <w:rFonts w:cs="Times New Roman"/>
                <w:lang w:val="en-GB"/>
              </w:rPr>
            </w:rPrChange>
          </w:rPr>
          <w:delInstrText>family</w:delInstrText>
        </w:r>
        <w:r w:rsidR="00426E62" w:rsidRPr="006E6534" w:rsidDel="00A9668D">
          <w:rPr>
            <w:rFonts w:cs="Times New Roman"/>
            <w:color w:val="000000" w:themeColor="text1"/>
            <w:rPrChange w:id="16718" w:author="N F" w:date="2023-12-05T03:08:00Z">
              <w:rPr>
                <w:rFonts w:cs="Times New Roman"/>
              </w:rPr>
            </w:rPrChange>
          </w:rPr>
          <w:delInstrText>":"</w:delInstrText>
        </w:r>
        <w:r w:rsidR="00426E62" w:rsidRPr="006E6534" w:rsidDel="00A9668D">
          <w:rPr>
            <w:rFonts w:cs="Times New Roman"/>
            <w:color w:val="000000" w:themeColor="text1"/>
            <w:lang w:val="en-GB"/>
            <w:rPrChange w:id="16719" w:author="N F" w:date="2023-12-05T03:08:00Z">
              <w:rPr>
                <w:rFonts w:cs="Times New Roman"/>
                <w:lang w:val="en-GB"/>
              </w:rPr>
            </w:rPrChange>
          </w:rPr>
          <w:delInstrText>Wang</w:delInstrText>
        </w:r>
        <w:r w:rsidR="00426E62" w:rsidRPr="006E6534" w:rsidDel="00A9668D">
          <w:rPr>
            <w:rFonts w:cs="Times New Roman"/>
            <w:color w:val="000000" w:themeColor="text1"/>
            <w:rPrChange w:id="16720" w:author="N F" w:date="2023-12-05T03:08:00Z">
              <w:rPr>
                <w:rFonts w:cs="Times New Roman"/>
              </w:rPr>
            </w:rPrChange>
          </w:rPr>
          <w:delInstrText>","</w:delInstrText>
        </w:r>
        <w:r w:rsidR="00426E62" w:rsidRPr="006E6534" w:rsidDel="00A9668D">
          <w:rPr>
            <w:rFonts w:cs="Times New Roman"/>
            <w:color w:val="000000" w:themeColor="text1"/>
            <w:lang w:val="en-GB"/>
            <w:rPrChange w:id="16721" w:author="N F" w:date="2023-12-05T03:08:00Z">
              <w:rPr>
                <w:rFonts w:cs="Times New Roman"/>
                <w:lang w:val="en-GB"/>
              </w:rPr>
            </w:rPrChange>
          </w:rPr>
          <w:delInstrText>given</w:delInstrText>
        </w:r>
        <w:r w:rsidR="00426E62" w:rsidRPr="006E6534" w:rsidDel="00A9668D">
          <w:rPr>
            <w:rFonts w:cs="Times New Roman"/>
            <w:color w:val="000000" w:themeColor="text1"/>
            <w:rPrChange w:id="16722" w:author="N F" w:date="2023-12-05T03:08:00Z">
              <w:rPr>
                <w:rFonts w:cs="Times New Roman"/>
              </w:rPr>
            </w:rPrChange>
          </w:rPr>
          <w:delInstrText>":"</w:delInstrText>
        </w:r>
        <w:r w:rsidR="00426E62" w:rsidRPr="006E6534" w:rsidDel="00A9668D">
          <w:rPr>
            <w:rFonts w:cs="Times New Roman"/>
            <w:color w:val="000000" w:themeColor="text1"/>
            <w:lang w:val="en-GB"/>
            <w:rPrChange w:id="16723" w:author="N F" w:date="2023-12-05T03:08:00Z">
              <w:rPr>
                <w:rFonts w:cs="Times New Roman"/>
                <w:lang w:val="en-GB"/>
              </w:rPr>
            </w:rPrChange>
          </w:rPr>
          <w:delInstrText>Buhai</w:delInstrText>
        </w:r>
        <w:r w:rsidR="00426E62" w:rsidRPr="006E6534" w:rsidDel="00A9668D">
          <w:rPr>
            <w:rFonts w:cs="Times New Roman"/>
            <w:color w:val="000000" w:themeColor="text1"/>
            <w:rPrChange w:id="16724" w:author="N F" w:date="2023-12-05T03:08:00Z">
              <w:rPr>
                <w:rFonts w:cs="Times New Roman"/>
              </w:rPr>
            </w:rPrChange>
          </w:rPr>
          <w:delInstrText>"},{"</w:delInstrText>
        </w:r>
        <w:r w:rsidR="00426E62" w:rsidRPr="006E6534" w:rsidDel="00A9668D">
          <w:rPr>
            <w:rFonts w:cs="Times New Roman"/>
            <w:color w:val="000000" w:themeColor="text1"/>
            <w:lang w:val="en-GB"/>
            <w:rPrChange w:id="16725" w:author="N F" w:date="2023-12-05T03:08:00Z">
              <w:rPr>
                <w:rFonts w:cs="Times New Roman"/>
                <w:lang w:val="en-GB"/>
              </w:rPr>
            </w:rPrChange>
          </w:rPr>
          <w:delInstrText>family</w:delInstrText>
        </w:r>
        <w:r w:rsidR="00426E62" w:rsidRPr="006E6534" w:rsidDel="00A9668D">
          <w:rPr>
            <w:rFonts w:cs="Times New Roman"/>
            <w:color w:val="000000" w:themeColor="text1"/>
            <w:rPrChange w:id="16726" w:author="N F" w:date="2023-12-05T03:08:00Z">
              <w:rPr>
                <w:rFonts w:cs="Times New Roman"/>
              </w:rPr>
            </w:rPrChange>
          </w:rPr>
          <w:delInstrText>":"</w:delInstrText>
        </w:r>
        <w:r w:rsidR="00426E62" w:rsidRPr="006E6534" w:rsidDel="00A9668D">
          <w:rPr>
            <w:rFonts w:cs="Times New Roman"/>
            <w:color w:val="000000" w:themeColor="text1"/>
            <w:lang w:val="en-GB"/>
            <w:rPrChange w:id="16727" w:author="N F" w:date="2023-12-05T03:08:00Z">
              <w:rPr>
                <w:rFonts w:cs="Times New Roman"/>
                <w:lang w:val="en-GB"/>
              </w:rPr>
            </w:rPrChange>
          </w:rPr>
          <w:delInstrText>Liu</w:delInstrText>
        </w:r>
        <w:r w:rsidR="00426E62" w:rsidRPr="006E6534" w:rsidDel="00A9668D">
          <w:rPr>
            <w:rFonts w:cs="Times New Roman"/>
            <w:color w:val="000000" w:themeColor="text1"/>
            <w:rPrChange w:id="16728" w:author="N F" w:date="2023-12-05T03:08:00Z">
              <w:rPr>
                <w:rFonts w:cs="Times New Roman"/>
              </w:rPr>
            </w:rPrChange>
          </w:rPr>
          <w:delInstrText>","</w:delInstrText>
        </w:r>
        <w:r w:rsidR="00426E62" w:rsidRPr="006E6534" w:rsidDel="00A9668D">
          <w:rPr>
            <w:rFonts w:cs="Times New Roman"/>
            <w:color w:val="000000" w:themeColor="text1"/>
            <w:lang w:val="en-GB"/>
            <w:rPrChange w:id="16729" w:author="N F" w:date="2023-12-05T03:08:00Z">
              <w:rPr>
                <w:rFonts w:cs="Times New Roman"/>
                <w:lang w:val="en-GB"/>
              </w:rPr>
            </w:rPrChange>
          </w:rPr>
          <w:delInstrText>given</w:delInstrText>
        </w:r>
        <w:r w:rsidR="00426E62" w:rsidRPr="006E6534" w:rsidDel="00A9668D">
          <w:rPr>
            <w:rFonts w:cs="Times New Roman"/>
            <w:color w:val="000000" w:themeColor="text1"/>
            <w:rPrChange w:id="16730" w:author="N F" w:date="2023-12-05T03:08:00Z">
              <w:rPr>
                <w:rFonts w:cs="Times New Roman"/>
              </w:rPr>
            </w:rPrChange>
          </w:rPr>
          <w:delInstrText>":"</w:delInstrText>
        </w:r>
        <w:r w:rsidR="00426E62" w:rsidRPr="006E6534" w:rsidDel="00A9668D">
          <w:rPr>
            <w:rFonts w:cs="Times New Roman"/>
            <w:color w:val="000000" w:themeColor="text1"/>
            <w:lang w:val="en-GB"/>
            <w:rPrChange w:id="16731" w:author="N F" w:date="2023-12-05T03:08:00Z">
              <w:rPr>
                <w:rFonts w:cs="Times New Roman"/>
                <w:lang w:val="en-GB"/>
              </w:rPr>
            </w:rPrChange>
          </w:rPr>
          <w:delInstrText>Chunling</w:delInstrText>
        </w:r>
        <w:r w:rsidR="00426E62" w:rsidRPr="006E6534" w:rsidDel="00A9668D">
          <w:rPr>
            <w:rFonts w:cs="Times New Roman"/>
            <w:color w:val="000000" w:themeColor="text1"/>
            <w:rPrChange w:id="16732" w:author="N F" w:date="2023-12-05T03:08:00Z">
              <w:rPr>
                <w:rFonts w:cs="Times New Roman"/>
              </w:rPr>
            </w:rPrChange>
          </w:rPr>
          <w:delInstrText>"},{"</w:delInstrText>
        </w:r>
        <w:r w:rsidR="00426E62" w:rsidRPr="006E6534" w:rsidDel="00A9668D">
          <w:rPr>
            <w:rFonts w:cs="Times New Roman"/>
            <w:color w:val="000000" w:themeColor="text1"/>
            <w:lang w:val="en-GB"/>
            <w:rPrChange w:id="16733" w:author="N F" w:date="2023-12-05T03:08:00Z">
              <w:rPr>
                <w:rFonts w:cs="Times New Roman"/>
                <w:lang w:val="en-GB"/>
              </w:rPr>
            </w:rPrChange>
          </w:rPr>
          <w:delInstrText>family</w:delInstrText>
        </w:r>
        <w:r w:rsidR="00426E62" w:rsidRPr="006E6534" w:rsidDel="00A9668D">
          <w:rPr>
            <w:rFonts w:cs="Times New Roman"/>
            <w:color w:val="000000" w:themeColor="text1"/>
            <w:rPrChange w:id="16734" w:author="N F" w:date="2023-12-05T03:08:00Z">
              <w:rPr>
                <w:rFonts w:cs="Times New Roman"/>
              </w:rPr>
            </w:rPrChange>
          </w:rPr>
          <w:delInstrText>":"</w:delInstrText>
        </w:r>
        <w:r w:rsidR="00426E62" w:rsidRPr="006E6534" w:rsidDel="00A9668D">
          <w:rPr>
            <w:rFonts w:cs="Times New Roman"/>
            <w:color w:val="000000" w:themeColor="text1"/>
            <w:lang w:val="en-GB"/>
            <w:rPrChange w:id="16735" w:author="N F" w:date="2023-12-05T03:08:00Z">
              <w:rPr>
                <w:rFonts w:cs="Times New Roman"/>
                <w:lang w:val="en-GB"/>
              </w:rPr>
            </w:rPrChange>
          </w:rPr>
          <w:delInstrText>Walding</w:delInstrText>
        </w:r>
        <w:r w:rsidR="00426E62" w:rsidRPr="006E6534" w:rsidDel="00A9668D">
          <w:rPr>
            <w:rFonts w:cs="Times New Roman"/>
            <w:color w:val="000000" w:themeColor="text1"/>
            <w:rPrChange w:id="16736" w:author="N F" w:date="2023-12-05T03:08:00Z">
              <w:rPr>
                <w:rFonts w:cs="Times New Roman"/>
              </w:rPr>
            </w:rPrChange>
          </w:rPr>
          <w:delInstrText>","</w:delInstrText>
        </w:r>
        <w:r w:rsidR="00426E62" w:rsidRPr="006E6534" w:rsidDel="00A9668D">
          <w:rPr>
            <w:rFonts w:cs="Times New Roman"/>
            <w:color w:val="000000" w:themeColor="text1"/>
            <w:lang w:val="en-GB"/>
            <w:rPrChange w:id="16737" w:author="N F" w:date="2023-12-05T03:08:00Z">
              <w:rPr>
                <w:rFonts w:cs="Times New Roman"/>
                <w:lang w:val="en-GB"/>
              </w:rPr>
            </w:rPrChange>
          </w:rPr>
          <w:delInstrText>given</w:delInstrText>
        </w:r>
        <w:r w:rsidR="00426E62" w:rsidRPr="006E6534" w:rsidDel="00A9668D">
          <w:rPr>
            <w:rFonts w:cs="Times New Roman"/>
            <w:color w:val="000000" w:themeColor="text1"/>
            <w:rPrChange w:id="16738" w:author="N F" w:date="2023-12-05T03:08:00Z">
              <w:rPr>
                <w:rFonts w:cs="Times New Roman"/>
              </w:rPr>
            </w:rPrChange>
          </w:rPr>
          <w:delInstrText>":"</w:delInstrText>
        </w:r>
        <w:r w:rsidR="00426E62" w:rsidRPr="006E6534" w:rsidDel="00A9668D">
          <w:rPr>
            <w:rFonts w:cs="Times New Roman"/>
            <w:color w:val="000000" w:themeColor="text1"/>
            <w:lang w:val="en-GB"/>
            <w:rPrChange w:id="16739" w:author="N F" w:date="2023-12-05T03:08:00Z">
              <w:rPr>
                <w:rFonts w:cs="Times New Roman"/>
                <w:lang w:val="en-GB"/>
              </w:rPr>
            </w:rPrChange>
          </w:rPr>
          <w:delInstrText>Andrew</w:delInstrText>
        </w:r>
        <w:r w:rsidR="00426E62" w:rsidRPr="006E6534" w:rsidDel="00A9668D">
          <w:rPr>
            <w:rFonts w:cs="Times New Roman"/>
            <w:color w:val="000000" w:themeColor="text1"/>
            <w:rPrChange w:id="16740" w:author="N F" w:date="2023-12-05T03:08:00Z">
              <w:rPr>
                <w:rFonts w:cs="Times New Roman"/>
              </w:rPr>
            </w:rPrChange>
          </w:rPr>
          <w:delInstrText>"},{"</w:delInstrText>
        </w:r>
        <w:r w:rsidR="00426E62" w:rsidRPr="006E6534" w:rsidDel="00A9668D">
          <w:rPr>
            <w:rFonts w:cs="Times New Roman"/>
            <w:color w:val="000000" w:themeColor="text1"/>
            <w:lang w:val="en-GB"/>
            <w:rPrChange w:id="16741" w:author="N F" w:date="2023-12-05T03:08:00Z">
              <w:rPr>
                <w:rFonts w:cs="Times New Roman"/>
                <w:lang w:val="en-GB"/>
              </w:rPr>
            </w:rPrChange>
          </w:rPr>
          <w:delInstrText>family</w:delInstrText>
        </w:r>
        <w:r w:rsidR="00426E62" w:rsidRPr="006E6534" w:rsidDel="00A9668D">
          <w:rPr>
            <w:rFonts w:cs="Times New Roman"/>
            <w:color w:val="000000" w:themeColor="text1"/>
            <w:rPrChange w:id="16742" w:author="N F" w:date="2023-12-05T03:08:00Z">
              <w:rPr>
                <w:rFonts w:cs="Times New Roman"/>
              </w:rPr>
            </w:rPrChange>
          </w:rPr>
          <w:delInstrText>":"</w:delInstrText>
        </w:r>
        <w:r w:rsidR="00426E62" w:rsidRPr="006E6534" w:rsidDel="00A9668D">
          <w:rPr>
            <w:rFonts w:cs="Times New Roman"/>
            <w:color w:val="000000" w:themeColor="text1"/>
            <w:lang w:val="en-GB"/>
            <w:rPrChange w:id="16743" w:author="N F" w:date="2023-12-05T03:08:00Z">
              <w:rPr>
                <w:rFonts w:cs="Times New Roman"/>
                <w:lang w:val="en-GB"/>
              </w:rPr>
            </w:rPrChange>
          </w:rPr>
          <w:delInstrText>Saggese</w:delInstrText>
        </w:r>
        <w:r w:rsidR="00426E62" w:rsidRPr="006E6534" w:rsidDel="00A9668D">
          <w:rPr>
            <w:rFonts w:cs="Times New Roman"/>
            <w:color w:val="000000" w:themeColor="text1"/>
            <w:rPrChange w:id="16744" w:author="N F" w:date="2023-12-05T03:08:00Z">
              <w:rPr>
                <w:rFonts w:cs="Times New Roman"/>
              </w:rPr>
            </w:rPrChange>
          </w:rPr>
          <w:delInstrText>","</w:delInstrText>
        </w:r>
        <w:r w:rsidR="00426E62" w:rsidRPr="006E6534" w:rsidDel="00A9668D">
          <w:rPr>
            <w:rFonts w:cs="Times New Roman"/>
            <w:color w:val="000000" w:themeColor="text1"/>
            <w:lang w:val="en-GB"/>
            <w:rPrChange w:id="16745" w:author="N F" w:date="2023-12-05T03:08:00Z">
              <w:rPr>
                <w:rFonts w:cs="Times New Roman"/>
                <w:lang w:val="en-GB"/>
              </w:rPr>
            </w:rPrChange>
          </w:rPr>
          <w:delInstrText>given</w:delInstrText>
        </w:r>
        <w:r w:rsidR="00426E62" w:rsidRPr="006E6534" w:rsidDel="00A9668D">
          <w:rPr>
            <w:rFonts w:cs="Times New Roman"/>
            <w:color w:val="000000" w:themeColor="text1"/>
            <w:rPrChange w:id="16746" w:author="N F" w:date="2023-12-05T03:08:00Z">
              <w:rPr>
                <w:rFonts w:cs="Times New Roman"/>
              </w:rPr>
            </w:rPrChange>
          </w:rPr>
          <w:delInstrText>":"</w:delInstrText>
        </w:r>
        <w:r w:rsidR="00426E62" w:rsidRPr="006E6534" w:rsidDel="00A9668D">
          <w:rPr>
            <w:rFonts w:cs="Times New Roman"/>
            <w:color w:val="000000" w:themeColor="text1"/>
            <w:lang w:val="en-GB"/>
            <w:rPrChange w:id="16747" w:author="N F" w:date="2023-12-05T03:08:00Z">
              <w:rPr>
                <w:rFonts w:cs="Times New Roman"/>
                <w:lang w:val="en-GB"/>
              </w:rPr>
            </w:rPrChange>
          </w:rPr>
          <w:delInstrText>Matilde</w:delInstrText>
        </w:r>
        <w:r w:rsidR="00426E62" w:rsidRPr="006E6534" w:rsidDel="00A9668D">
          <w:rPr>
            <w:rFonts w:cs="Times New Roman"/>
            <w:color w:val="000000" w:themeColor="text1"/>
            <w:rPrChange w:id="16748" w:author="N F" w:date="2023-12-05T03:08:00Z">
              <w:rPr>
                <w:rFonts w:cs="Times New Roman"/>
              </w:rPr>
            </w:rPrChange>
          </w:rPr>
          <w:delInstrText>"},{"</w:delInstrText>
        </w:r>
        <w:r w:rsidR="00426E62" w:rsidRPr="006E6534" w:rsidDel="00A9668D">
          <w:rPr>
            <w:rFonts w:cs="Times New Roman"/>
            <w:color w:val="000000" w:themeColor="text1"/>
            <w:lang w:val="en-GB"/>
            <w:rPrChange w:id="16749" w:author="N F" w:date="2023-12-05T03:08:00Z">
              <w:rPr>
                <w:rFonts w:cs="Times New Roman"/>
                <w:lang w:val="en-GB"/>
              </w:rPr>
            </w:rPrChange>
          </w:rPr>
          <w:delInstrText>family</w:delInstrText>
        </w:r>
        <w:r w:rsidR="00426E62" w:rsidRPr="006E6534" w:rsidDel="00A9668D">
          <w:rPr>
            <w:rFonts w:cs="Times New Roman"/>
            <w:color w:val="000000" w:themeColor="text1"/>
            <w:rPrChange w:id="16750" w:author="N F" w:date="2023-12-05T03:08:00Z">
              <w:rPr>
                <w:rFonts w:cs="Times New Roman"/>
              </w:rPr>
            </w:rPrChange>
          </w:rPr>
          <w:delInstrText>":"</w:delInstrText>
        </w:r>
        <w:r w:rsidR="00426E62" w:rsidRPr="006E6534" w:rsidDel="00A9668D">
          <w:rPr>
            <w:rFonts w:cs="Times New Roman"/>
            <w:color w:val="000000" w:themeColor="text1"/>
            <w:lang w:val="en-GB"/>
            <w:rPrChange w:id="16751" w:author="N F" w:date="2023-12-05T03:08:00Z">
              <w:rPr>
                <w:rFonts w:cs="Times New Roman"/>
                <w:lang w:val="en-GB"/>
              </w:rPr>
            </w:rPrChange>
          </w:rPr>
          <w:delInstrText>Huang</w:delInstrText>
        </w:r>
        <w:r w:rsidR="00426E62" w:rsidRPr="006E6534" w:rsidDel="00A9668D">
          <w:rPr>
            <w:rFonts w:cs="Times New Roman"/>
            <w:color w:val="000000" w:themeColor="text1"/>
            <w:rPrChange w:id="16752" w:author="N F" w:date="2023-12-05T03:08:00Z">
              <w:rPr>
                <w:rFonts w:cs="Times New Roman"/>
              </w:rPr>
            </w:rPrChange>
          </w:rPr>
          <w:delInstrText>","</w:delInstrText>
        </w:r>
        <w:r w:rsidR="00426E62" w:rsidRPr="006E6534" w:rsidDel="00A9668D">
          <w:rPr>
            <w:rFonts w:cs="Times New Roman"/>
            <w:color w:val="000000" w:themeColor="text1"/>
            <w:lang w:val="en-GB"/>
            <w:rPrChange w:id="16753" w:author="N F" w:date="2023-12-05T03:08:00Z">
              <w:rPr>
                <w:rFonts w:cs="Times New Roman"/>
                <w:lang w:val="en-GB"/>
              </w:rPr>
            </w:rPrChange>
          </w:rPr>
          <w:delInstrText>given</w:delInstrText>
        </w:r>
        <w:r w:rsidR="00426E62" w:rsidRPr="006E6534" w:rsidDel="00A9668D">
          <w:rPr>
            <w:rFonts w:cs="Times New Roman"/>
            <w:color w:val="000000" w:themeColor="text1"/>
            <w:rPrChange w:id="16754" w:author="N F" w:date="2023-12-05T03:08:00Z">
              <w:rPr>
                <w:rFonts w:cs="Times New Roman"/>
              </w:rPr>
            </w:rPrChange>
          </w:rPr>
          <w:delInstrText>":"</w:delInstrText>
        </w:r>
        <w:r w:rsidR="00426E62" w:rsidRPr="006E6534" w:rsidDel="00A9668D">
          <w:rPr>
            <w:rFonts w:cs="Times New Roman"/>
            <w:color w:val="000000" w:themeColor="text1"/>
            <w:lang w:val="en-GB"/>
            <w:rPrChange w:id="16755" w:author="N F" w:date="2023-12-05T03:08:00Z">
              <w:rPr>
                <w:rFonts w:cs="Times New Roman"/>
                <w:lang w:val="en-GB"/>
              </w:rPr>
            </w:rPrChange>
          </w:rPr>
          <w:delInstrText>Xiangning</w:delInstrText>
        </w:r>
        <w:r w:rsidR="00426E62" w:rsidRPr="006E6534" w:rsidDel="00A9668D">
          <w:rPr>
            <w:rFonts w:cs="Times New Roman"/>
            <w:color w:val="000000" w:themeColor="text1"/>
            <w:rPrChange w:id="16756" w:author="N F" w:date="2023-12-05T03:08:00Z">
              <w:rPr>
                <w:rFonts w:cs="Times New Roman"/>
              </w:rPr>
            </w:rPrChange>
          </w:rPr>
          <w:delInstrText>"},{"</w:delInstrText>
        </w:r>
        <w:r w:rsidR="00426E62" w:rsidRPr="006E6534" w:rsidDel="00A9668D">
          <w:rPr>
            <w:rFonts w:cs="Times New Roman"/>
            <w:color w:val="000000" w:themeColor="text1"/>
            <w:lang w:val="en-GB"/>
            <w:rPrChange w:id="16757" w:author="N F" w:date="2023-12-05T03:08:00Z">
              <w:rPr>
                <w:rFonts w:cs="Times New Roman"/>
                <w:lang w:val="en-GB"/>
              </w:rPr>
            </w:rPrChange>
          </w:rPr>
          <w:delInstrText>family</w:delInstrText>
        </w:r>
        <w:r w:rsidR="00426E62" w:rsidRPr="006E6534" w:rsidDel="00A9668D">
          <w:rPr>
            <w:rFonts w:cs="Times New Roman"/>
            <w:color w:val="000000" w:themeColor="text1"/>
            <w:rPrChange w:id="16758" w:author="N F" w:date="2023-12-05T03:08:00Z">
              <w:rPr>
                <w:rFonts w:cs="Times New Roman"/>
              </w:rPr>
            </w:rPrChange>
          </w:rPr>
          <w:delInstrText>":"</w:delInstrText>
        </w:r>
        <w:r w:rsidR="00426E62" w:rsidRPr="006E6534" w:rsidDel="00A9668D">
          <w:rPr>
            <w:rFonts w:cs="Times New Roman"/>
            <w:color w:val="000000" w:themeColor="text1"/>
            <w:lang w:val="en-GB"/>
            <w:rPrChange w:id="16759" w:author="N F" w:date="2023-12-05T03:08:00Z">
              <w:rPr>
                <w:rFonts w:cs="Times New Roman"/>
                <w:lang w:val="en-GB"/>
              </w:rPr>
            </w:rPrChange>
          </w:rPr>
          <w:delInstrText>Fan</w:delInstrText>
        </w:r>
        <w:r w:rsidR="00426E62" w:rsidRPr="006E6534" w:rsidDel="00A9668D">
          <w:rPr>
            <w:rFonts w:cs="Times New Roman"/>
            <w:color w:val="000000" w:themeColor="text1"/>
            <w:rPrChange w:id="16760" w:author="N F" w:date="2023-12-05T03:08:00Z">
              <w:rPr>
                <w:rFonts w:cs="Times New Roman"/>
              </w:rPr>
            </w:rPrChange>
          </w:rPr>
          <w:delInstrText>","</w:delInstrText>
        </w:r>
        <w:r w:rsidR="00426E62" w:rsidRPr="006E6534" w:rsidDel="00A9668D">
          <w:rPr>
            <w:rFonts w:cs="Times New Roman"/>
            <w:color w:val="000000" w:themeColor="text1"/>
            <w:lang w:val="en-GB"/>
            <w:rPrChange w:id="16761" w:author="N F" w:date="2023-12-05T03:08:00Z">
              <w:rPr>
                <w:rFonts w:cs="Times New Roman"/>
                <w:lang w:val="en-GB"/>
              </w:rPr>
            </w:rPrChange>
          </w:rPr>
          <w:delInstrText>given</w:delInstrText>
        </w:r>
        <w:r w:rsidR="00426E62" w:rsidRPr="006E6534" w:rsidDel="00A9668D">
          <w:rPr>
            <w:rFonts w:cs="Times New Roman"/>
            <w:color w:val="000000" w:themeColor="text1"/>
            <w:rPrChange w:id="16762" w:author="N F" w:date="2023-12-05T03:08:00Z">
              <w:rPr>
                <w:rFonts w:cs="Times New Roman"/>
              </w:rPr>
            </w:rPrChange>
          </w:rPr>
          <w:delInstrText>":"</w:delInstrText>
        </w:r>
        <w:r w:rsidR="00426E62" w:rsidRPr="006E6534" w:rsidDel="00A9668D">
          <w:rPr>
            <w:rFonts w:cs="Times New Roman"/>
            <w:color w:val="000000" w:themeColor="text1"/>
            <w:lang w:val="en-GB"/>
            <w:rPrChange w:id="16763" w:author="N F" w:date="2023-12-05T03:08:00Z">
              <w:rPr>
                <w:rFonts w:cs="Times New Roman"/>
                <w:lang w:val="en-GB"/>
              </w:rPr>
            </w:rPrChange>
          </w:rPr>
          <w:delInstrText>Minhao</w:delInstrText>
        </w:r>
        <w:r w:rsidR="00426E62" w:rsidRPr="006E6534" w:rsidDel="00A9668D">
          <w:rPr>
            <w:rFonts w:cs="Times New Roman"/>
            <w:color w:val="000000" w:themeColor="text1"/>
            <w:rPrChange w:id="16764" w:author="N F" w:date="2023-12-05T03:08:00Z">
              <w:rPr>
                <w:rFonts w:cs="Times New Roman"/>
              </w:rPr>
            </w:rPrChange>
          </w:rPr>
          <w:delInstrText>"},{"</w:delInstrText>
        </w:r>
        <w:r w:rsidR="00426E62" w:rsidRPr="006E6534" w:rsidDel="00A9668D">
          <w:rPr>
            <w:rFonts w:cs="Times New Roman"/>
            <w:color w:val="000000" w:themeColor="text1"/>
            <w:lang w:val="en-GB"/>
            <w:rPrChange w:id="16765" w:author="N F" w:date="2023-12-05T03:08:00Z">
              <w:rPr>
                <w:rFonts w:cs="Times New Roman"/>
                <w:lang w:val="en-GB"/>
              </w:rPr>
            </w:rPrChange>
          </w:rPr>
          <w:delInstrText>family</w:delInstrText>
        </w:r>
        <w:r w:rsidR="00426E62" w:rsidRPr="006E6534" w:rsidDel="00A9668D">
          <w:rPr>
            <w:rFonts w:cs="Times New Roman"/>
            <w:color w:val="000000" w:themeColor="text1"/>
            <w:rPrChange w:id="16766" w:author="N F" w:date="2023-12-05T03:08:00Z">
              <w:rPr>
                <w:rFonts w:cs="Times New Roman"/>
              </w:rPr>
            </w:rPrChange>
          </w:rPr>
          <w:delInstrText>":"</w:delInstrText>
        </w:r>
        <w:r w:rsidR="00426E62" w:rsidRPr="006E6534" w:rsidDel="00A9668D">
          <w:rPr>
            <w:rFonts w:cs="Times New Roman"/>
            <w:color w:val="000000" w:themeColor="text1"/>
            <w:lang w:val="en-GB"/>
            <w:rPrChange w:id="16767" w:author="N F" w:date="2023-12-05T03:08:00Z">
              <w:rPr>
                <w:rFonts w:cs="Times New Roman"/>
                <w:lang w:val="en-GB"/>
              </w:rPr>
            </w:rPrChange>
          </w:rPr>
          <w:delInstrText>Wang</w:delInstrText>
        </w:r>
        <w:r w:rsidR="00426E62" w:rsidRPr="006E6534" w:rsidDel="00A9668D">
          <w:rPr>
            <w:rFonts w:cs="Times New Roman"/>
            <w:color w:val="000000" w:themeColor="text1"/>
            <w:rPrChange w:id="16768" w:author="N F" w:date="2023-12-05T03:08:00Z">
              <w:rPr>
                <w:rFonts w:cs="Times New Roman"/>
              </w:rPr>
            </w:rPrChange>
          </w:rPr>
          <w:delInstrText>","</w:delInstrText>
        </w:r>
        <w:r w:rsidR="00426E62" w:rsidRPr="006E6534" w:rsidDel="00A9668D">
          <w:rPr>
            <w:rFonts w:cs="Times New Roman"/>
            <w:color w:val="000000" w:themeColor="text1"/>
            <w:lang w:val="en-GB"/>
            <w:rPrChange w:id="16769" w:author="N F" w:date="2023-12-05T03:08:00Z">
              <w:rPr>
                <w:rFonts w:cs="Times New Roman"/>
                <w:lang w:val="en-GB"/>
              </w:rPr>
            </w:rPrChange>
          </w:rPr>
          <w:delInstrText>given</w:delInstrText>
        </w:r>
        <w:r w:rsidR="00426E62" w:rsidRPr="006E6534" w:rsidDel="00A9668D">
          <w:rPr>
            <w:rFonts w:cs="Times New Roman"/>
            <w:color w:val="000000" w:themeColor="text1"/>
            <w:rPrChange w:id="16770" w:author="N F" w:date="2023-12-05T03:08:00Z">
              <w:rPr>
                <w:rFonts w:cs="Times New Roman"/>
              </w:rPr>
            </w:rPrChange>
          </w:rPr>
          <w:delInstrText>":"</w:delInstrText>
        </w:r>
        <w:r w:rsidR="00426E62" w:rsidRPr="006E6534" w:rsidDel="00A9668D">
          <w:rPr>
            <w:rFonts w:cs="Times New Roman"/>
            <w:color w:val="000000" w:themeColor="text1"/>
            <w:lang w:val="en-GB"/>
            <w:rPrChange w:id="16771" w:author="N F" w:date="2023-12-05T03:08:00Z">
              <w:rPr>
                <w:rFonts w:cs="Times New Roman"/>
                <w:lang w:val="en-GB"/>
              </w:rPr>
            </w:rPrChange>
          </w:rPr>
          <w:delInstrText>Jia</w:delInstrText>
        </w:r>
        <w:r w:rsidR="00426E62" w:rsidRPr="006E6534" w:rsidDel="00A9668D">
          <w:rPr>
            <w:rFonts w:cs="Times New Roman"/>
            <w:color w:val="000000" w:themeColor="text1"/>
            <w:rPrChange w:id="16772" w:author="N F" w:date="2023-12-05T03:08:00Z">
              <w:rPr>
                <w:rFonts w:cs="Times New Roman"/>
              </w:rPr>
            </w:rPrChange>
          </w:rPr>
          <w:delInstrText>"},{"</w:delInstrText>
        </w:r>
        <w:r w:rsidR="00426E62" w:rsidRPr="006E6534" w:rsidDel="00A9668D">
          <w:rPr>
            <w:rFonts w:cs="Times New Roman"/>
            <w:color w:val="000000" w:themeColor="text1"/>
            <w:lang w:val="en-GB"/>
            <w:rPrChange w:id="16773" w:author="N F" w:date="2023-12-05T03:08:00Z">
              <w:rPr>
                <w:rFonts w:cs="Times New Roman"/>
                <w:lang w:val="en-GB"/>
              </w:rPr>
            </w:rPrChange>
          </w:rPr>
          <w:delInstrText>family</w:delInstrText>
        </w:r>
        <w:r w:rsidR="00426E62" w:rsidRPr="006E6534" w:rsidDel="00A9668D">
          <w:rPr>
            <w:rFonts w:cs="Times New Roman"/>
            <w:color w:val="000000" w:themeColor="text1"/>
            <w:rPrChange w:id="16774" w:author="N F" w:date="2023-12-05T03:08:00Z">
              <w:rPr>
                <w:rFonts w:cs="Times New Roman"/>
              </w:rPr>
            </w:rPrChange>
          </w:rPr>
          <w:delInstrText>":"</w:delInstrText>
        </w:r>
        <w:r w:rsidR="00426E62" w:rsidRPr="006E6534" w:rsidDel="00A9668D">
          <w:rPr>
            <w:rFonts w:cs="Times New Roman"/>
            <w:color w:val="000000" w:themeColor="text1"/>
            <w:lang w:val="en-GB"/>
            <w:rPrChange w:id="16775" w:author="N F" w:date="2023-12-05T03:08:00Z">
              <w:rPr>
                <w:rFonts w:cs="Times New Roman"/>
                <w:lang w:val="en-GB"/>
              </w:rPr>
            </w:rPrChange>
          </w:rPr>
          <w:delInstrText>Ramalingam</w:delInstrText>
        </w:r>
        <w:r w:rsidR="00426E62" w:rsidRPr="006E6534" w:rsidDel="00A9668D">
          <w:rPr>
            <w:rFonts w:cs="Times New Roman"/>
            <w:color w:val="000000" w:themeColor="text1"/>
            <w:rPrChange w:id="16776" w:author="N F" w:date="2023-12-05T03:08:00Z">
              <w:rPr>
                <w:rFonts w:cs="Times New Roman"/>
              </w:rPr>
            </w:rPrChange>
          </w:rPr>
          <w:delInstrText>","</w:delInstrText>
        </w:r>
        <w:r w:rsidR="00426E62" w:rsidRPr="006E6534" w:rsidDel="00A9668D">
          <w:rPr>
            <w:rFonts w:cs="Times New Roman"/>
            <w:color w:val="000000" w:themeColor="text1"/>
            <w:lang w:val="en-GB"/>
            <w:rPrChange w:id="16777" w:author="N F" w:date="2023-12-05T03:08:00Z">
              <w:rPr>
                <w:rFonts w:cs="Times New Roman"/>
                <w:lang w:val="en-GB"/>
              </w:rPr>
            </w:rPrChange>
          </w:rPr>
          <w:delInstrText>given</w:delInstrText>
        </w:r>
        <w:r w:rsidR="00426E62" w:rsidRPr="006E6534" w:rsidDel="00A9668D">
          <w:rPr>
            <w:rFonts w:cs="Times New Roman"/>
            <w:color w:val="000000" w:themeColor="text1"/>
            <w:rPrChange w:id="16778" w:author="N F" w:date="2023-12-05T03:08:00Z">
              <w:rPr>
                <w:rFonts w:cs="Times New Roman"/>
              </w:rPr>
            </w:rPrChange>
          </w:rPr>
          <w:delInstrText>":"</w:delInstrText>
        </w:r>
        <w:r w:rsidR="00426E62" w:rsidRPr="006E6534" w:rsidDel="00A9668D">
          <w:rPr>
            <w:rFonts w:cs="Times New Roman"/>
            <w:color w:val="000000" w:themeColor="text1"/>
            <w:lang w:val="en-GB"/>
            <w:rPrChange w:id="16779" w:author="N F" w:date="2023-12-05T03:08:00Z">
              <w:rPr>
                <w:rFonts w:cs="Times New Roman"/>
                <w:lang w:val="en-GB"/>
              </w:rPr>
            </w:rPrChange>
          </w:rPr>
          <w:delInstrText>Suresh</w:delInstrText>
        </w:r>
        <w:r w:rsidR="00426E62" w:rsidRPr="006E6534" w:rsidDel="00A9668D">
          <w:rPr>
            <w:rFonts w:cs="Times New Roman"/>
            <w:color w:val="000000" w:themeColor="text1"/>
            <w:rPrChange w:id="16780" w:author="N F" w:date="2023-12-05T03:08:00Z">
              <w:rPr>
                <w:rFonts w:cs="Times New Roman"/>
              </w:rPr>
            </w:rPrChange>
          </w:rPr>
          <w:delInstrText xml:space="preserve"> </w:delInstrText>
        </w:r>
        <w:r w:rsidR="00426E62" w:rsidRPr="006E6534" w:rsidDel="00A9668D">
          <w:rPr>
            <w:rFonts w:cs="Times New Roman"/>
            <w:color w:val="000000" w:themeColor="text1"/>
            <w:lang w:val="en-GB"/>
            <w:rPrChange w:id="16781" w:author="N F" w:date="2023-12-05T03:08:00Z">
              <w:rPr>
                <w:rFonts w:cs="Times New Roman"/>
                <w:lang w:val="en-GB"/>
              </w:rPr>
            </w:rPrChange>
          </w:rPr>
          <w:delInstrText>S</w:delInstrText>
        </w:r>
        <w:r w:rsidR="00426E62" w:rsidRPr="006E6534" w:rsidDel="00A9668D">
          <w:rPr>
            <w:rFonts w:cs="Times New Roman"/>
            <w:color w:val="000000" w:themeColor="text1"/>
            <w:rPrChange w:id="16782" w:author="N F" w:date="2023-12-05T03:08:00Z">
              <w:rPr>
                <w:rFonts w:cs="Times New Roman"/>
              </w:rPr>
            </w:rPrChange>
          </w:rPr>
          <w:delInstrText>."}],"</w:delInstrText>
        </w:r>
        <w:r w:rsidR="00426E62" w:rsidRPr="006E6534" w:rsidDel="00A9668D">
          <w:rPr>
            <w:rFonts w:cs="Times New Roman"/>
            <w:color w:val="000000" w:themeColor="text1"/>
            <w:lang w:val="en-GB"/>
            <w:rPrChange w:id="16783" w:author="N F" w:date="2023-12-05T03:08:00Z">
              <w:rPr>
                <w:rFonts w:cs="Times New Roman"/>
                <w:lang w:val="en-GB"/>
              </w:rPr>
            </w:rPrChange>
          </w:rPr>
          <w:delInstrText>issued</w:delInstrText>
        </w:r>
        <w:r w:rsidR="00426E62" w:rsidRPr="006E6534" w:rsidDel="00A9668D">
          <w:rPr>
            <w:rFonts w:cs="Times New Roman"/>
            <w:color w:val="000000" w:themeColor="text1"/>
            <w:rPrChange w:id="16784" w:author="N F" w:date="2023-12-05T03:08:00Z">
              <w:rPr>
                <w:rFonts w:cs="Times New Roman"/>
              </w:rPr>
            </w:rPrChange>
          </w:rPr>
          <w:delInstrText>":{"</w:delInstrText>
        </w:r>
        <w:r w:rsidR="00426E62" w:rsidRPr="006E6534" w:rsidDel="00A9668D">
          <w:rPr>
            <w:rFonts w:cs="Times New Roman"/>
            <w:color w:val="000000" w:themeColor="text1"/>
            <w:lang w:val="en-GB"/>
            <w:rPrChange w:id="16785" w:author="N F" w:date="2023-12-05T03:08:00Z">
              <w:rPr>
                <w:rFonts w:cs="Times New Roman"/>
                <w:lang w:val="en-GB"/>
              </w:rPr>
            </w:rPrChange>
          </w:rPr>
          <w:delInstrText>date</w:delInstrText>
        </w:r>
        <w:r w:rsidR="00426E62" w:rsidRPr="006E6534" w:rsidDel="00A9668D">
          <w:rPr>
            <w:rFonts w:cs="Times New Roman"/>
            <w:color w:val="000000" w:themeColor="text1"/>
            <w:rPrChange w:id="16786" w:author="N F" w:date="2023-12-05T03:08:00Z">
              <w:rPr>
                <w:rFonts w:cs="Times New Roman"/>
              </w:rPr>
            </w:rPrChange>
          </w:rPr>
          <w:delInstrText>-</w:delInstrText>
        </w:r>
        <w:r w:rsidR="00426E62" w:rsidRPr="006E6534" w:rsidDel="00A9668D">
          <w:rPr>
            <w:rFonts w:cs="Times New Roman"/>
            <w:color w:val="000000" w:themeColor="text1"/>
            <w:lang w:val="en-GB"/>
            <w:rPrChange w:id="16787" w:author="N F" w:date="2023-12-05T03:08:00Z">
              <w:rPr>
                <w:rFonts w:cs="Times New Roman"/>
                <w:lang w:val="en-GB"/>
              </w:rPr>
            </w:rPrChange>
          </w:rPr>
          <w:delInstrText>parts</w:delInstrText>
        </w:r>
        <w:r w:rsidR="00426E62" w:rsidRPr="006E6534" w:rsidDel="00A9668D">
          <w:rPr>
            <w:rFonts w:cs="Times New Roman"/>
            <w:color w:val="000000" w:themeColor="text1"/>
            <w:rPrChange w:id="16788" w:author="N F" w:date="2023-12-05T03:08:00Z">
              <w:rPr>
                <w:rFonts w:cs="Times New Roman"/>
              </w:rPr>
            </w:rPrChange>
          </w:rPr>
          <w:delInstrText>":[["2021",3]]}}}],"</w:delInstrText>
        </w:r>
        <w:r w:rsidR="00426E62" w:rsidRPr="006E6534" w:rsidDel="00A9668D">
          <w:rPr>
            <w:rFonts w:cs="Times New Roman"/>
            <w:color w:val="000000" w:themeColor="text1"/>
            <w:lang w:val="en-GB"/>
            <w:rPrChange w:id="16789" w:author="N F" w:date="2023-12-05T03:08:00Z">
              <w:rPr>
                <w:rFonts w:cs="Times New Roman"/>
                <w:lang w:val="en-GB"/>
              </w:rPr>
            </w:rPrChange>
          </w:rPr>
          <w:delInstrText>schema</w:delInstrText>
        </w:r>
        <w:r w:rsidR="00426E62" w:rsidRPr="006E6534" w:rsidDel="00A9668D">
          <w:rPr>
            <w:rFonts w:cs="Times New Roman"/>
            <w:color w:val="000000" w:themeColor="text1"/>
            <w:rPrChange w:id="16790" w:author="N F" w:date="2023-12-05T03:08:00Z">
              <w:rPr>
                <w:rFonts w:cs="Times New Roman"/>
              </w:rPr>
            </w:rPrChange>
          </w:rPr>
          <w:delInstrText>":"</w:delInstrText>
        </w:r>
        <w:r w:rsidR="00426E62" w:rsidRPr="006E6534" w:rsidDel="00A9668D">
          <w:rPr>
            <w:rFonts w:cs="Times New Roman"/>
            <w:color w:val="000000" w:themeColor="text1"/>
            <w:lang w:val="en-GB"/>
            <w:rPrChange w:id="16791" w:author="N F" w:date="2023-12-05T03:08:00Z">
              <w:rPr>
                <w:rFonts w:cs="Times New Roman"/>
                <w:lang w:val="en-GB"/>
              </w:rPr>
            </w:rPrChange>
          </w:rPr>
          <w:delInstrText>https</w:delInstrText>
        </w:r>
        <w:r w:rsidR="00426E62" w:rsidRPr="006E6534" w:rsidDel="00A9668D">
          <w:rPr>
            <w:rFonts w:cs="Times New Roman"/>
            <w:color w:val="000000" w:themeColor="text1"/>
            <w:rPrChange w:id="16792" w:author="N F" w:date="2023-12-05T03:08:00Z">
              <w:rPr>
                <w:rFonts w:cs="Times New Roman"/>
              </w:rPr>
            </w:rPrChange>
          </w:rPr>
          <w:delInstrText>://</w:delInstrText>
        </w:r>
        <w:r w:rsidR="00426E62" w:rsidRPr="006E6534" w:rsidDel="00A9668D">
          <w:rPr>
            <w:rFonts w:cs="Times New Roman"/>
            <w:color w:val="000000" w:themeColor="text1"/>
            <w:lang w:val="en-GB"/>
            <w:rPrChange w:id="16793" w:author="N F" w:date="2023-12-05T03:08:00Z">
              <w:rPr>
                <w:rFonts w:cs="Times New Roman"/>
                <w:lang w:val="en-GB"/>
              </w:rPr>
            </w:rPrChange>
          </w:rPr>
          <w:delInstrText>github</w:delInstrText>
        </w:r>
        <w:r w:rsidR="00426E62" w:rsidRPr="006E6534" w:rsidDel="00A9668D">
          <w:rPr>
            <w:rFonts w:cs="Times New Roman"/>
            <w:color w:val="000000" w:themeColor="text1"/>
            <w:rPrChange w:id="16794" w:author="N F" w:date="2023-12-05T03:08:00Z">
              <w:rPr>
                <w:rFonts w:cs="Times New Roman"/>
              </w:rPr>
            </w:rPrChange>
          </w:rPr>
          <w:delInstrText>.</w:delInstrText>
        </w:r>
        <w:r w:rsidR="00426E62" w:rsidRPr="006E6534" w:rsidDel="00A9668D">
          <w:rPr>
            <w:rFonts w:cs="Times New Roman"/>
            <w:color w:val="000000" w:themeColor="text1"/>
            <w:lang w:val="en-GB"/>
            <w:rPrChange w:id="16795" w:author="N F" w:date="2023-12-05T03:08:00Z">
              <w:rPr>
                <w:rFonts w:cs="Times New Roman"/>
                <w:lang w:val="en-GB"/>
              </w:rPr>
            </w:rPrChange>
          </w:rPr>
          <w:delInstrText>com</w:delInstrText>
        </w:r>
        <w:r w:rsidR="00426E62" w:rsidRPr="006E6534" w:rsidDel="00A9668D">
          <w:rPr>
            <w:rFonts w:cs="Times New Roman"/>
            <w:color w:val="000000" w:themeColor="text1"/>
            <w:rPrChange w:id="16796" w:author="N F" w:date="2023-12-05T03:08:00Z">
              <w:rPr>
                <w:rFonts w:cs="Times New Roman"/>
              </w:rPr>
            </w:rPrChange>
          </w:rPr>
          <w:delInstrText>/</w:delInstrText>
        </w:r>
        <w:r w:rsidR="00426E62" w:rsidRPr="006E6534" w:rsidDel="00A9668D">
          <w:rPr>
            <w:rFonts w:cs="Times New Roman"/>
            <w:color w:val="000000" w:themeColor="text1"/>
            <w:lang w:val="en-GB"/>
            <w:rPrChange w:id="16797" w:author="N F" w:date="2023-12-05T03:08:00Z">
              <w:rPr>
                <w:rFonts w:cs="Times New Roman"/>
                <w:lang w:val="en-GB"/>
              </w:rPr>
            </w:rPrChange>
          </w:rPr>
          <w:delInstrText>citation</w:delInstrText>
        </w:r>
        <w:r w:rsidR="00426E62" w:rsidRPr="006E6534" w:rsidDel="00A9668D">
          <w:rPr>
            <w:rFonts w:cs="Times New Roman"/>
            <w:color w:val="000000" w:themeColor="text1"/>
            <w:rPrChange w:id="16798" w:author="N F" w:date="2023-12-05T03:08:00Z">
              <w:rPr>
                <w:rFonts w:cs="Times New Roman"/>
              </w:rPr>
            </w:rPrChange>
          </w:rPr>
          <w:delInstrText>-</w:delInstrText>
        </w:r>
        <w:r w:rsidR="00426E62" w:rsidRPr="006E6534" w:rsidDel="00A9668D">
          <w:rPr>
            <w:rFonts w:cs="Times New Roman"/>
            <w:color w:val="000000" w:themeColor="text1"/>
            <w:lang w:val="en-GB"/>
            <w:rPrChange w:id="16799" w:author="N F" w:date="2023-12-05T03:08:00Z">
              <w:rPr>
                <w:rFonts w:cs="Times New Roman"/>
                <w:lang w:val="en-GB"/>
              </w:rPr>
            </w:rPrChange>
          </w:rPr>
          <w:delInstrText>style</w:delInstrText>
        </w:r>
        <w:r w:rsidR="00426E62" w:rsidRPr="006E6534" w:rsidDel="00A9668D">
          <w:rPr>
            <w:rFonts w:cs="Times New Roman"/>
            <w:color w:val="000000" w:themeColor="text1"/>
            <w:rPrChange w:id="16800" w:author="N F" w:date="2023-12-05T03:08:00Z">
              <w:rPr>
                <w:rFonts w:cs="Times New Roman"/>
              </w:rPr>
            </w:rPrChange>
          </w:rPr>
          <w:delInstrText>-</w:delInstrText>
        </w:r>
        <w:r w:rsidR="00426E62" w:rsidRPr="006E6534" w:rsidDel="00A9668D">
          <w:rPr>
            <w:rFonts w:cs="Times New Roman"/>
            <w:color w:val="000000" w:themeColor="text1"/>
            <w:lang w:val="en-GB"/>
            <w:rPrChange w:id="16801" w:author="N F" w:date="2023-12-05T03:08:00Z">
              <w:rPr>
                <w:rFonts w:cs="Times New Roman"/>
                <w:lang w:val="en-GB"/>
              </w:rPr>
            </w:rPrChange>
          </w:rPr>
          <w:delInstrText>language</w:delInstrText>
        </w:r>
        <w:r w:rsidR="00426E62" w:rsidRPr="006E6534" w:rsidDel="00A9668D">
          <w:rPr>
            <w:rFonts w:cs="Times New Roman"/>
            <w:color w:val="000000" w:themeColor="text1"/>
            <w:rPrChange w:id="16802" w:author="N F" w:date="2023-12-05T03:08:00Z">
              <w:rPr>
                <w:rFonts w:cs="Times New Roman"/>
              </w:rPr>
            </w:rPrChange>
          </w:rPr>
          <w:delInstrText>/</w:delInstrText>
        </w:r>
        <w:r w:rsidR="00426E62" w:rsidRPr="006E6534" w:rsidDel="00A9668D">
          <w:rPr>
            <w:rFonts w:cs="Times New Roman"/>
            <w:color w:val="000000" w:themeColor="text1"/>
            <w:lang w:val="en-GB"/>
            <w:rPrChange w:id="16803" w:author="N F" w:date="2023-12-05T03:08:00Z">
              <w:rPr>
                <w:rFonts w:cs="Times New Roman"/>
                <w:lang w:val="en-GB"/>
              </w:rPr>
            </w:rPrChange>
          </w:rPr>
          <w:delInstrText>schema</w:delInstrText>
        </w:r>
        <w:r w:rsidR="00426E62" w:rsidRPr="006E6534" w:rsidDel="00A9668D">
          <w:rPr>
            <w:rFonts w:cs="Times New Roman"/>
            <w:color w:val="000000" w:themeColor="text1"/>
            <w:rPrChange w:id="16804" w:author="N F" w:date="2023-12-05T03:08:00Z">
              <w:rPr>
                <w:rFonts w:cs="Times New Roman"/>
              </w:rPr>
            </w:rPrChange>
          </w:rPr>
          <w:delInstrText>/</w:delInstrText>
        </w:r>
        <w:r w:rsidR="00426E62" w:rsidRPr="006E6534" w:rsidDel="00A9668D">
          <w:rPr>
            <w:rFonts w:cs="Times New Roman"/>
            <w:color w:val="000000" w:themeColor="text1"/>
            <w:lang w:val="en-GB"/>
            <w:rPrChange w:id="16805" w:author="N F" w:date="2023-12-05T03:08:00Z">
              <w:rPr>
                <w:rFonts w:cs="Times New Roman"/>
                <w:lang w:val="en-GB"/>
              </w:rPr>
            </w:rPrChange>
          </w:rPr>
          <w:delInstrText>raw</w:delInstrText>
        </w:r>
        <w:r w:rsidR="00426E62" w:rsidRPr="006E6534" w:rsidDel="00A9668D">
          <w:rPr>
            <w:rFonts w:cs="Times New Roman"/>
            <w:color w:val="000000" w:themeColor="text1"/>
            <w:rPrChange w:id="16806" w:author="N F" w:date="2023-12-05T03:08:00Z">
              <w:rPr>
                <w:rFonts w:cs="Times New Roman"/>
              </w:rPr>
            </w:rPrChange>
          </w:rPr>
          <w:delInstrText>/</w:delInstrText>
        </w:r>
        <w:r w:rsidR="00426E62" w:rsidRPr="006E6534" w:rsidDel="00A9668D">
          <w:rPr>
            <w:rFonts w:cs="Times New Roman"/>
            <w:color w:val="000000" w:themeColor="text1"/>
            <w:lang w:val="en-GB"/>
            <w:rPrChange w:id="16807" w:author="N F" w:date="2023-12-05T03:08:00Z">
              <w:rPr>
                <w:rFonts w:cs="Times New Roman"/>
                <w:lang w:val="en-GB"/>
              </w:rPr>
            </w:rPrChange>
          </w:rPr>
          <w:delInstrText>master</w:delInstrText>
        </w:r>
        <w:r w:rsidR="00426E62" w:rsidRPr="006E6534" w:rsidDel="00A9668D">
          <w:rPr>
            <w:rFonts w:cs="Times New Roman"/>
            <w:color w:val="000000" w:themeColor="text1"/>
            <w:rPrChange w:id="16808" w:author="N F" w:date="2023-12-05T03:08:00Z">
              <w:rPr>
                <w:rFonts w:cs="Times New Roman"/>
              </w:rPr>
            </w:rPrChange>
          </w:rPr>
          <w:delInstrText>/</w:delInstrText>
        </w:r>
        <w:r w:rsidR="00426E62" w:rsidRPr="006E6534" w:rsidDel="00A9668D">
          <w:rPr>
            <w:rFonts w:cs="Times New Roman"/>
            <w:color w:val="000000" w:themeColor="text1"/>
            <w:lang w:val="en-GB"/>
            <w:rPrChange w:id="16809" w:author="N F" w:date="2023-12-05T03:08:00Z">
              <w:rPr>
                <w:rFonts w:cs="Times New Roman"/>
                <w:lang w:val="en-GB"/>
              </w:rPr>
            </w:rPrChange>
          </w:rPr>
          <w:delInstrText>csl</w:delInstrText>
        </w:r>
        <w:r w:rsidR="00426E62" w:rsidRPr="006E6534" w:rsidDel="00A9668D">
          <w:rPr>
            <w:rFonts w:cs="Times New Roman"/>
            <w:color w:val="000000" w:themeColor="text1"/>
            <w:rPrChange w:id="16810" w:author="N F" w:date="2023-12-05T03:08:00Z">
              <w:rPr>
                <w:rFonts w:cs="Times New Roman"/>
              </w:rPr>
            </w:rPrChange>
          </w:rPr>
          <w:delInstrText>-</w:delInstrText>
        </w:r>
        <w:r w:rsidR="00426E62" w:rsidRPr="006E6534" w:rsidDel="00A9668D">
          <w:rPr>
            <w:rFonts w:cs="Times New Roman"/>
            <w:color w:val="000000" w:themeColor="text1"/>
            <w:lang w:val="en-GB"/>
            <w:rPrChange w:id="16811" w:author="N F" w:date="2023-12-05T03:08:00Z">
              <w:rPr>
                <w:rFonts w:cs="Times New Roman"/>
                <w:lang w:val="en-GB"/>
              </w:rPr>
            </w:rPrChange>
          </w:rPr>
          <w:delInstrText>citation</w:delInstrText>
        </w:r>
        <w:r w:rsidR="00426E62" w:rsidRPr="006E6534" w:rsidDel="00A9668D">
          <w:rPr>
            <w:rFonts w:cs="Times New Roman"/>
            <w:color w:val="000000" w:themeColor="text1"/>
            <w:rPrChange w:id="16812" w:author="N F" w:date="2023-12-05T03:08:00Z">
              <w:rPr>
                <w:rFonts w:cs="Times New Roman"/>
              </w:rPr>
            </w:rPrChange>
          </w:rPr>
          <w:delInstrText>.</w:delInstrText>
        </w:r>
        <w:r w:rsidR="00426E62" w:rsidRPr="006E6534" w:rsidDel="00A9668D">
          <w:rPr>
            <w:rFonts w:cs="Times New Roman"/>
            <w:color w:val="000000" w:themeColor="text1"/>
            <w:lang w:val="en-GB"/>
            <w:rPrChange w:id="16813" w:author="N F" w:date="2023-12-05T03:08:00Z">
              <w:rPr>
                <w:rFonts w:cs="Times New Roman"/>
                <w:lang w:val="en-GB"/>
              </w:rPr>
            </w:rPrChange>
          </w:rPr>
          <w:delInstrText>json</w:delInstrText>
        </w:r>
        <w:r w:rsidR="00426E62" w:rsidRPr="006E6534" w:rsidDel="00A9668D">
          <w:rPr>
            <w:rFonts w:cs="Times New Roman"/>
            <w:color w:val="000000" w:themeColor="text1"/>
            <w:rPrChange w:id="16814" w:author="N F" w:date="2023-12-05T03:08:00Z">
              <w:rPr>
                <w:rFonts w:cs="Times New Roman"/>
              </w:rPr>
            </w:rPrChange>
          </w:rPr>
          <w:delInstrText xml:space="preserve">"} </w:delInstrText>
        </w:r>
        <w:r w:rsidR="0072695A" w:rsidRPr="006E6534" w:rsidDel="00A9668D">
          <w:rPr>
            <w:rFonts w:cs="Times New Roman"/>
            <w:color w:val="000000" w:themeColor="text1"/>
            <w:lang w:val="en-GB"/>
            <w:rPrChange w:id="16815" w:author="N F" w:date="2023-12-05T03:08:00Z">
              <w:rPr>
                <w:rFonts w:cs="Times New Roman"/>
                <w:lang w:val="en-GB"/>
              </w:rPr>
            </w:rPrChange>
          </w:rPr>
          <w:fldChar w:fldCharType="separate"/>
        </w:r>
        <w:r w:rsidR="00426E62" w:rsidRPr="006E6534" w:rsidDel="00A9668D">
          <w:rPr>
            <w:rFonts w:cs="Times New Roman"/>
            <w:color w:val="000000" w:themeColor="text1"/>
            <w:rPrChange w:id="16816" w:author="N F" w:date="2023-12-05T03:08:00Z">
              <w:rPr>
                <w:rFonts w:cs="Times New Roman"/>
              </w:rPr>
            </w:rPrChange>
          </w:rPr>
          <w:delText>(17)</w:delText>
        </w:r>
        <w:r w:rsidR="0072695A" w:rsidRPr="006E6534" w:rsidDel="00A9668D">
          <w:rPr>
            <w:rFonts w:cs="Times New Roman"/>
            <w:color w:val="000000" w:themeColor="text1"/>
            <w:lang w:val="en-GB"/>
            <w:rPrChange w:id="16817" w:author="N F" w:date="2023-12-05T03:08:00Z">
              <w:rPr>
                <w:rFonts w:cs="Times New Roman"/>
                <w:lang w:val="en-GB"/>
              </w:rPr>
            </w:rPrChange>
          </w:rPr>
          <w:fldChar w:fldCharType="end"/>
        </w:r>
      </w:del>
      <w:r w:rsidRPr="006E6534">
        <w:rPr>
          <w:rFonts w:cs="Times New Roman"/>
          <w:color w:val="000000" w:themeColor="text1"/>
          <w:rPrChange w:id="16818" w:author="N F" w:date="2023-12-05T03:08:00Z">
            <w:rPr>
              <w:rFonts w:cs="Times New Roman"/>
            </w:rPr>
          </w:rPrChange>
        </w:rPr>
        <w:t>.</w:t>
      </w:r>
    </w:p>
    <w:p w14:paraId="0AADA5DF" w14:textId="2775E788" w:rsidR="0063688B" w:rsidRPr="00527FD0" w:rsidRDefault="0063688B">
      <w:pPr>
        <w:pStyle w:val="SDTable"/>
        <w:spacing w:after="0"/>
        <w:jc w:val="both"/>
        <w:pPrChange w:id="16819" w:author="Barshadskaya, Yuliya" w:date="2024-01-15T19:25:00Z">
          <w:pPr>
            <w:pStyle w:val="SDTable"/>
          </w:pPr>
        </w:pPrChange>
      </w:pPr>
      <w:bookmarkStart w:id="16820" w:name="_Ref115258872"/>
      <w:bookmarkStart w:id="16821" w:name="_Toc115733165"/>
      <w:r w:rsidRPr="00A9668D">
        <w:rPr>
          <w:b/>
          <w:rPrChange w:id="16822" w:author="Barshadskaya, Yuliya" w:date="2024-01-15T19:25:00Z">
            <w:rPr/>
          </w:rPrChange>
        </w:rPr>
        <w:t xml:space="preserve">Таблица </w:t>
      </w:r>
      <w:r w:rsidR="003D1135" w:rsidRPr="00A9668D">
        <w:rPr>
          <w:b/>
          <w:rPrChange w:id="16823" w:author="Barshadskaya, Yuliya" w:date="2024-01-15T19:25:00Z">
            <w:rPr/>
          </w:rPrChange>
        </w:rPr>
        <w:fldChar w:fldCharType="begin"/>
      </w:r>
      <w:r w:rsidR="003D1135" w:rsidRPr="00A9668D">
        <w:rPr>
          <w:b/>
          <w:rPrChange w:id="16824" w:author="Barshadskaya, Yuliya" w:date="2024-01-15T19:25:00Z">
            <w:rPr/>
          </w:rPrChange>
        </w:rPr>
        <w:instrText xml:space="preserve"> STYLEREF 1 \s </w:instrText>
      </w:r>
      <w:r w:rsidR="003D1135" w:rsidRPr="00A9668D">
        <w:rPr>
          <w:b/>
          <w:rPrChange w:id="16825" w:author="Barshadskaya, Yuliya" w:date="2024-01-15T19:25:00Z">
            <w:rPr/>
          </w:rPrChange>
        </w:rPr>
        <w:fldChar w:fldCharType="separate"/>
      </w:r>
      <w:r w:rsidR="004C4CE2" w:rsidRPr="00A9668D">
        <w:rPr>
          <w:b/>
          <w:noProof/>
          <w:rPrChange w:id="16826" w:author="Barshadskaya, Yuliya" w:date="2024-01-15T19:25:00Z">
            <w:rPr>
              <w:noProof/>
            </w:rPr>
          </w:rPrChange>
        </w:rPr>
        <w:t>4</w:t>
      </w:r>
      <w:r w:rsidR="003D1135" w:rsidRPr="00A9668D">
        <w:rPr>
          <w:b/>
          <w:rPrChange w:id="16827" w:author="Barshadskaya, Yuliya" w:date="2024-01-15T19:25:00Z">
            <w:rPr/>
          </w:rPrChange>
        </w:rPr>
        <w:fldChar w:fldCharType="end"/>
      </w:r>
      <w:r w:rsidR="003D1135" w:rsidRPr="00A9668D">
        <w:rPr>
          <w:b/>
          <w:rPrChange w:id="16828" w:author="Barshadskaya, Yuliya" w:date="2024-01-15T19:25:00Z">
            <w:rPr/>
          </w:rPrChange>
        </w:rPr>
        <w:noBreakHyphen/>
      </w:r>
      <w:r w:rsidR="003D1135" w:rsidRPr="00A9668D">
        <w:rPr>
          <w:b/>
          <w:rPrChange w:id="16829" w:author="Barshadskaya, Yuliya" w:date="2024-01-15T19:25:00Z">
            <w:rPr/>
          </w:rPrChange>
        </w:rPr>
        <w:fldChar w:fldCharType="begin"/>
      </w:r>
      <w:r w:rsidR="003D1135" w:rsidRPr="00A9668D">
        <w:rPr>
          <w:b/>
          <w:rPrChange w:id="16830" w:author="Barshadskaya, Yuliya" w:date="2024-01-15T19:25:00Z">
            <w:rPr/>
          </w:rPrChange>
        </w:rPr>
        <w:instrText xml:space="preserve"> SEQ Таблица \* ARABIC \s 1 </w:instrText>
      </w:r>
      <w:r w:rsidR="003D1135" w:rsidRPr="00A9668D">
        <w:rPr>
          <w:b/>
          <w:rPrChange w:id="16831" w:author="Barshadskaya, Yuliya" w:date="2024-01-15T19:25:00Z">
            <w:rPr/>
          </w:rPrChange>
        </w:rPr>
        <w:fldChar w:fldCharType="separate"/>
      </w:r>
      <w:r w:rsidR="004C4CE2" w:rsidRPr="00A9668D">
        <w:rPr>
          <w:b/>
          <w:noProof/>
          <w:rPrChange w:id="16832" w:author="Barshadskaya, Yuliya" w:date="2024-01-15T19:25:00Z">
            <w:rPr>
              <w:noProof/>
            </w:rPr>
          </w:rPrChange>
        </w:rPr>
        <w:t>3</w:t>
      </w:r>
      <w:r w:rsidR="003D1135" w:rsidRPr="00A9668D">
        <w:rPr>
          <w:b/>
          <w:rPrChange w:id="16833" w:author="Barshadskaya, Yuliya" w:date="2024-01-15T19:25:00Z">
            <w:rPr/>
          </w:rPrChange>
        </w:rPr>
        <w:fldChar w:fldCharType="end"/>
      </w:r>
      <w:bookmarkEnd w:id="16820"/>
      <w:ins w:id="16834" w:author="Barshadskaya, Yuliya" w:date="2024-01-15T19:25:00Z">
        <w:r w:rsidR="00A9668D" w:rsidRPr="00A9668D">
          <w:rPr>
            <w:b/>
            <w:rPrChange w:id="16835" w:author="Barshadskaya, Yuliya" w:date="2024-01-15T19:25:00Z">
              <w:rPr/>
            </w:rPrChange>
          </w:rPr>
          <w:t>.</w:t>
        </w:r>
      </w:ins>
      <w:r w:rsidR="0012267A" w:rsidRPr="00527FD0">
        <w:t xml:space="preserve"> </w:t>
      </w:r>
      <w:r w:rsidR="0063567E" w:rsidRPr="00452D3C">
        <w:t>Выживаемость пациентов</w:t>
      </w:r>
      <w:r w:rsidR="0029036B" w:rsidRPr="008A1743">
        <w:t xml:space="preserve"> с немелкоклеточным раком легкого</w:t>
      </w:r>
      <w:r w:rsidR="003C7A9E" w:rsidRPr="008D162B">
        <w:t>,</w:t>
      </w:r>
      <w:r w:rsidR="0063567E" w:rsidRPr="008D162B">
        <w:t xml:space="preserve"> </w:t>
      </w:r>
      <w:r w:rsidR="000A6867" w:rsidRPr="008D162B">
        <w:t>получавших осимертиниб или препараты сравнения</w:t>
      </w:r>
      <w:r w:rsidR="009217E2" w:rsidRPr="008D162B">
        <w:t xml:space="preserve"> </w:t>
      </w:r>
      <w:ins w:id="16836" w:author="Barshadskaya, Yuliya" w:date="2024-01-15T19:25:00Z">
        <w:r w:rsidR="00A9668D" w:rsidRPr="0001519A">
          <w:rPr>
            <w:rFonts w:cs="Times New Roman"/>
            <w:color w:val="000000" w:themeColor="text1"/>
            <w:lang w:val="en-US"/>
          </w:rPr>
          <w:fldChar w:fldCharType="begin"/>
        </w:r>
        <w:r w:rsidR="00A9668D"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A9668D" w:rsidRPr="0001519A">
          <w:rPr>
            <w:rFonts w:cs="Times New Roman"/>
            <w:color w:val="000000" w:themeColor="text1"/>
            <w:lang w:val="en-US"/>
          </w:rPr>
          <w:fldChar w:fldCharType="separate"/>
        </w:r>
        <w:r w:rsidR="00A9668D" w:rsidRPr="0018315E">
          <w:rPr>
            <w:rFonts w:cs="Times New Roman"/>
            <w:color w:val="000000" w:themeColor="text1"/>
          </w:rPr>
          <w:t>[</w:t>
        </w:r>
      </w:ins>
      <w:ins w:id="16837" w:author="Barshadskaya, Yuliya" w:date="2024-02-23T00:01:00Z">
        <w:r w:rsidR="00031049">
          <w:rPr>
            <w:rFonts w:cs="Times New Roman"/>
            <w:color w:val="000000" w:themeColor="text1"/>
          </w:rPr>
          <w:t>6</w:t>
        </w:r>
      </w:ins>
      <w:ins w:id="16838" w:author="Barshadskaya, Yuliya" w:date="2024-01-15T19:25:00Z">
        <w:r w:rsidR="00A9668D" w:rsidRPr="00DD38F1">
          <w:rPr>
            <w:rFonts w:cs="Times New Roman"/>
            <w:color w:val="000000" w:themeColor="text1"/>
          </w:rPr>
          <w:t>]</w:t>
        </w:r>
        <w:r w:rsidR="00A9668D" w:rsidRPr="0001519A">
          <w:rPr>
            <w:rFonts w:cs="Times New Roman"/>
            <w:color w:val="000000" w:themeColor="text1"/>
            <w:lang w:val="en-US"/>
          </w:rPr>
          <w:fldChar w:fldCharType="end"/>
        </w:r>
      </w:ins>
      <w:ins w:id="16839" w:author="Barshadskaya, Yuliya" w:date="2024-02-23T00:01:00Z">
        <w:r w:rsidR="00031049">
          <w:rPr>
            <w:rFonts w:cs="Times New Roman"/>
            <w:color w:val="000000" w:themeColor="text1"/>
          </w:rPr>
          <w:t>.</w:t>
        </w:r>
      </w:ins>
      <w:del w:id="16840" w:author="Barshadskaya, Yuliya" w:date="2024-01-15T19:25:00Z">
        <w:r w:rsidRPr="00452D3C" w:rsidDel="00A9668D">
          <w:rPr>
            <w:lang w:val="en-GB"/>
          </w:rPr>
          <w:fldChar w:fldCharType="begin"/>
        </w:r>
        <w:r w:rsidRPr="006E6534" w:rsidDel="00A9668D">
          <w:delInstrText xml:space="preserve"> </w:delInstrText>
        </w:r>
        <w:r w:rsidRPr="006E6534" w:rsidDel="00A9668D">
          <w:rPr>
            <w:lang w:val="en-GB"/>
          </w:rPr>
          <w:delInstrText>ADDIN</w:delInstrText>
        </w:r>
        <w:r w:rsidRPr="006E6534" w:rsidDel="00A9668D">
          <w:delInstrText xml:space="preserve"> </w:delInstrText>
        </w:r>
        <w:r w:rsidRPr="006E6534" w:rsidDel="00A9668D">
          <w:rPr>
            <w:lang w:val="en-GB"/>
          </w:rPr>
          <w:delInstrText>ZOTERO</w:delInstrText>
        </w:r>
        <w:r w:rsidRPr="006E6534" w:rsidDel="00A9668D">
          <w:delInstrText>_</w:delInstrText>
        </w:r>
        <w:r w:rsidRPr="006E6534" w:rsidDel="00A9668D">
          <w:rPr>
            <w:lang w:val="en-GB"/>
          </w:rPr>
          <w:delInstrText>ITEM</w:delInstrText>
        </w:r>
        <w:r w:rsidRPr="006E6534" w:rsidDel="00A9668D">
          <w:delInstrText xml:space="preserve"> </w:delInstrText>
        </w:r>
        <w:r w:rsidRPr="006E6534" w:rsidDel="00A9668D">
          <w:rPr>
            <w:lang w:val="en-GB"/>
          </w:rPr>
          <w:delInstrText>CSL</w:delInstrText>
        </w:r>
        <w:r w:rsidRPr="006E6534" w:rsidDel="00A9668D">
          <w:delInstrText>_</w:delInstrText>
        </w:r>
        <w:r w:rsidRPr="006E6534" w:rsidDel="00A9668D">
          <w:rPr>
            <w:lang w:val="en-GB"/>
          </w:rPr>
          <w:delInstrText>CITATION</w:delInstrText>
        </w:r>
        <w:r w:rsidRPr="006E6534" w:rsidDel="00A9668D">
          <w:delInstrText xml:space="preserve"> {"</w:delInstrText>
        </w:r>
        <w:r w:rsidRPr="006E6534" w:rsidDel="00A9668D">
          <w:rPr>
            <w:lang w:val="en-GB"/>
          </w:rPr>
          <w:delInstrText>citationID</w:delInstrText>
        </w:r>
        <w:r w:rsidRPr="006E6534" w:rsidDel="00A9668D">
          <w:delInstrText>":"2</w:delInstrText>
        </w:r>
        <w:r w:rsidRPr="006E6534" w:rsidDel="00A9668D">
          <w:rPr>
            <w:lang w:val="en-GB"/>
          </w:rPr>
          <w:delInstrText>SWNp</w:delInstrText>
        </w:r>
        <w:r w:rsidRPr="006E6534" w:rsidDel="00A9668D">
          <w:delInstrText>8</w:delInstrText>
        </w:r>
        <w:r w:rsidRPr="006E6534" w:rsidDel="00A9668D">
          <w:rPr>
            <w:lang w:val="en-GB"/>
          </w:rPr>
          <w:delInstrText>Ne</w:delInstrText>
        </w:r>
        <w:r w:rsidRPr="006E6534" w:rsidDel="00A9668D">
          <w:delInstrText>","</w:delInstrText>
        </w:r>
        <w:r w:rsidRPr="006E6534" w:rsidDel="00A9668D">
          <w:rPr>
            <w:lang w:val="en-GB"/>
          </w:rPr>
          <w:delInstrText>properties</w:delInstrText>
        </w:r>
        <w:r w:rsidRPr="006E6534" w:rsidDel="00A9668D">
          <w:delInstrText>":{"</w:delInstrText>
        </w:r>
        <w:r w:rsidRPr="006E6534" w:rsidDel="00A9668D">
          <w:rPr>
            <w:lang w:val="en-GB"/>
          </w:rPr>
          <w:delInstrText>formattedCitation</w:delInstrText>
        </w:r>
        <w:r w:rsidRPr="006E6534" w:rsidDel="00A9668D">
          <w:delInstrText>":"(17)","</w:delInstrText>
        </w:r>
        <w:r w:rsidRPr="006E6534" w:rsidDel="00A9668D">
          <w:rPr>
            <w:lang w:val="en-GB"/>
          </w:rPr>
          <w:delInstrText>plainCitation</w:delInstrText>
        </w:r>
        <w:r w:rsidRPr="006E6534" w:rsidDel="00A9668D">
          <w:delInstrText>":"(17)","</w:delInstrText>
        </w:r>
        <w:r w:rsidRPr="006E6534" w:rsidDel="00A9668D">
          <w:rPr>
            <w:lang w:val="en-GB"/>
          </w:rPr>
          <w:delInstrText>noteIndex</w:delInstrText>
        </w:r>
        <w:r w:rsidRPr="006E6534" w:rsidDel="00A9668D">
          <w:delInstrText>":0},"</w:delInstrText>
        </w:r>
        <w:r w:rsidRPr="006E6534" w:rsidDel="00A9668D">
          <w:rPr>
            <w:lang w:val="en-GB"/>
          </w:rPr>
          <w:delInstrText>citationItems</w:delInstrText>
        </w:r>
        <w:r w:rsidRPr="006E6534" w:rsidDel="00A9668D">
          <w:delInstrText>":[{"</w:delInstrText>
        </w:r>
        <w:r w:rsidRPr="006E6534" w:rsidDel="00A9668D">
          <w:rPr>
            <w:lang w:val="en-GB"/>
          </w:rPr>
          <w:delInstrText>id</w:delInstrText>
        </w:r>
        <w:r w:rsidRPr="006E6534" w:rsidDel="00A9668D">
          <w:delInstrText>":161855,"</w:delInstrText>
        </w:r>
        <w:r w:rsidRPr="006E6534" w:rsidDel="00A9668D">
          <w:rPr>
            <w:lang w:val="en-GB"/>
          </w:rPr>
          <w:delInstrText>uris</w:delInstrText>
        </w:r>
        <w:r w:rsidRPr="006E6534" w:rsidDel="00A9668D">
          <w:delInstrText>":["</w:delInstrText>
        </w:r>
        <w:r w:rsidRPr="006E6534" w:rsidDel="00A9668D">
          <w:rPr>
            <w:lang w:val="en-GB"/>
          </w:rPr>
          <w:delInstrText>http</w:delInstrText>
        </w:r>
        <w:r w:rsidRPr="006E6534" w:rsidDel="00A9668D">
          <w:delInstrText>://</w:delInstrText>
        </w:r>
        <w:r w:rsidRPr="006E6534" w:rsidDel="00A9668D">
          <w:rPr>
            <w:lang w:val="en-GB"/>
          </w:rPr>
          <w:delInstrText>zotero</w:delInstrText>
        </w:r>
        <w:r w:rsidRPr="006E6534" w:rsidDel="00A9668D">
          <w:delInstrText>.</w:delInstrText>
        </w:r>
        <w:r w:rsidRPr="006E6534" w:rsidDel="00A9668D">
          <w:rPr>
            <w:lang w:val="en-GB"/>
          </w:rPr>
          <w:delInstrText>org</w:delInstrText>
        </w:r>
        <w:r w:rsidRPr="006E6534" w:rsidDel="00A9668D">
          <w:delInstrText>/</w:delInstrText>
        </w:r>
        <w:r w:rsidRPr="006E6534" w:rsidDel="00A9668D">
          <w:rPr>
            <w:lang w:val="en-GB"/>
          </w:rPr>
          <w:delInstrText>groups</w:delInstrText>
        </w:r>
        <w:r w:rsidRPr="006E6534" w:rsidDel="00A9668D">
          <w:delInstrText>/4735135/</w:delInstrText>
        </w:r>
        <w:r w:rsidRPr="006E6534" w:rsidDel="00A9668D">
          <w:rPr>
            <w:lang w:val="en-GB"/>
          </w:rPr>
          <w:delInstrText>items</w:delInstrText>
        </w:r>
        <w:r w:rsidRPr="006E6534" w:rsidDel="00A9668D">
          <w:delInstrText>/</w:delInstrText>
        </w:r>
        <w:r w:rsidRPr="006E6534" w:rsidDel="00A9668D">
          <w:rPr>
            <w:lang w:val="en-GB"/>
          </w:rPr>
          <w:delInstrText>TF</w:delInstrText>
        </w:r>
        <w:r w:rsidRPr="006E6534" w:rsidDel="00A9668D">
          <w:delInstrText>8</w:delInstrText>
        </w:r>
        <w:r w:rsidRPr="006E6534" w:rsidDel="00A9668D">
          <w:rPr>
            <w:lang w:val="en-GB"/>
          </w:rPr>
          <w:delInstrText>AT</w:delInstrText>
        </w:r>
        <w:r w:rsidRPr="006E6534" w:rsidDel="00A9668D">
          <w:delInstrText>9</w:delInstrText>
        </w:r>
        <w:r w:rsidRPr="006E6534" w:rsidDel="00A9668D">
          <w:rPr>
            <w:lang w:val="en-GB"/>
          </w:rPr>
          <w:delInstrText>FA</w:delInstrText>
        </w:r>
        <w:r w:rsidRPr="006E6534" w:rsidDel="00A9668D">
          <w:delInstrText>"],"</w:delInstrText>
        </w:r>
        <w:r w:rsidRPr="006E6534" w:rsidDel="00A9668D">
          <w:rPr>
            <w:lang w:val="en-GB"/>
          </w:rPr>
          <w:delInstrText>itemData</w:delInstrText>
        </w:r>
        <w:r w:rsidRPr="006E6534" w:rsidDel="00A9668D">
          <w:delInstrText>":{"</w:delInstrText>
        </w:r>
        <w:r w:rsidRPr="006E6534" w:rsidDel="00A9668D">
          <w:rPr>
            <w:lang w:val="en-GB"/>
          </w:rPr>
          <w:delInstrText>id</w:delInstrText>
        </w:r>
        <w:r w:rsidRPr="006E6534" w:rsidDel="00A9668D">
          <w:delInstrText>":161855,"</w:delInstrText>
        </w:r>
        <w:r w:rsidRPr="006E6534" w:rsidDel="00A9668D">
          <w:rPr>
            <w:lang w:val="en-GB"/>
          </w:rPr>
          <w:delInstrText>type</w:delInstrText>
        </w:r>
        <w:r w:rsidRPr="006E6534" w:rsidDel="00A9668D">
          <w:delInstrText>":"</w:delInstrText>
        </w:r>
        <w:r w:rsidRPr="006E6534" w:rsidDel="00A9668D">
          <w:rPr>
            <w:lang w:val="en-GB"/>
          </w:rPr>
          <w:delInstrText>article</w:delInstrText>
        </w:r>
        <w:r w:rsidRPr="006E6534" w:rsidDel="00A9668D">
          <w:delInstrText>-</w:delInstrText>
        </w:r>
        <w:r w:rsidRPr="006E6534" w:rsidDel="00A9668D">
          <w:rPr>
            <w:lang w:val="en-GB"/>
          </w:rPr>
          <w:delInstrText>journal</w:delInstrText>
        </w:r>
        <w:r w:rsidRPr="006E6534" w:rsidDel="00A9668D">
          <w:delInstrText>","</w:delInstrText>
        </w:r>
        <w:r w:rsidRPr="006E6534" w:rsidDel="00A9668D">
          <w:rPr>
            <w:lang w:val="en-GB"/>
          </w:rPr>
          <w:delInstrText>abstract</w:delInstrText>
        </w:r>
        <w:r w:rsidRPr="006E6534" w:rsidDel="00A9668D">
          <w:delInstrText>":"</w:delInstrText>
        </w:r>
        <w:r w:rsidRPr="006E6534" w:rsidDel="00A9668D">
          <w:rPr>
            <w:lang w:val="en-GB"/>
          </w:rPr>
          <w:delInstrText>BACKGROUND</w:delInstrText>
        </w:r>
        <w:r w:rsidRPr="006E6534" w:rsidDel="00A9668D">
          <w:delInstrText xml:space="preserve">: </w:delInstrText>
        </w:r>
        <w:r w:rsidRPr="006E6534" w:rsidDel="00A9668D">
          <w:rPr>
            <w:lang w:val="en-GB"/>
          </w:rPr>
          <w:delInstrText>In</w:delInstrText>
        </w:r>
        <w:r w:rsidRPr="006E6534" w:rsidDel="00A9668D">
          <w:delInstrText xml:space="preserve"> </w:delInstrText>
        </w:r>
        <w:r w:rsidRPr="006E6534" w:rsidDel="00A9668D">
          <w:rPr>
            <w:lang w:val="en-GB"/>
          </w:rPr>
          <w:delInstrText>the</w:delInstrText>
        </w:r>
        <w:r w:rsidRPr="006E6534" w:rsidDel="00A9668D">
          <w:delInstrText xml:space="preserve"> </w:delInstrText>
        </w:r>
        <w:r w:rsidRPr="006E6534" w:rsidDel="00A9668D">
          <w:rPr>
            <w:lang w:val="en-GB"/>
          </w:rPr>
          <w:delInstrText>global</w:delInstrText>
        </w:r>
        <w:r w:rsidRPr="006E6534" w:rsidDel="00A9668D">
          <w:delInstrText xml:space="preserve"> </w:delInstrText>
        </w:r>
        <w:r w:rsidRPr="006E6534" w:rsidDel="00A9668D">
          <w:rPr>
            <w:lang w:val="en-GB"/>
          </w:rPr>
          <w:delInstrText>FLAURA</w:delInstrText>
        </w:r>
        <w:r w:rsidRPr="006E6534" w:rsidDel="00A9668D">
          <w:delInstrText xml:space="preserve"> </w:delInstrText>
        </w:r>
        <w:r w:rsidRPr="006E6534" w:rsidDel="00A9668D">
          <w:rPr>
            <w:lang w:val="en-GB"/>
          </w:rPr>
          <w:delInstrText>study</w:delInstrText>
        </w:r>
        <w:r w:rsidRPr="006E6534" w:rsidDel="00A9668D">
          <w:delInstrText xml:space="preserve">, </w:delInstrText>
        </w:r>
        <w:r w:rsidRPr="006E6534" w:rsidDel="00A9668D">
          <w:rPr>
            <w:lang w:val="en-GB"/>
          </w:rPr>
          <w:delInstrText>first</w:delInstrText>
        </w:r>
        <w:r w:rsidRPr="006E6534" w:rsidDel="00A9668D">
          <w:delInstrText>-</w:delInstrText>
        </w:r>
        <w:r w:rsidRPr="006E6534" w:rsidDel="00A9668D">
          <w:rPr>
            <w:lang w:val="en-GB"/>
          </w:rPr>
          <w:delInstrText>line</w:delInstrText>
        </w:r>
        <w:r w:rsidRPr="006E6534" w:rsidDel="00A9668D">
          <w:delInstrText xml:space="preserve"> </w:delInstrText>
        </w:r>
        <w:r w:rsidRPr="006E6534" w:rsidDel="00A9668D">
          <w:rPr>
            <w:lang w:val="en-GB"/>
          </w:rPr>
          <w:delInstrText>osimertinib</w:delInstrText>
        </w:r>
        <w:r w:rsidRPr="006E6534" w:rsidDel="00A9668D">
          <w:delInstrText xml:space="preserve">, </w:delInstrText>
        </w:r>
        <w:r w:rsidRPr="006E6534" w:rsidDel="00A9668D">
          <w:rPr>
            <w:lang w:val="en-GB"/>
          </w:rPr>
          <w:delInstrText>a</w:delInstrText>
        </w:r>
        <w:r w:rsidRPr="006E6534" w:rsidDel="00A9668D">
          <w:delInstrText xml:space="preserve"> </w:delInstrText>
        </w:r>
        <w:r w:rsidRPr="006E6534" w:rsidDel="00A9668D">
          <w:rPr>
            <w:lang w:val="en-GB"/>
          </w:rPr>
          <w:delInstrText>third</w:delInstrText>
        </w:r>
        <w:r w:rsidRPr="006E6534" w:rsidDel="00A9668D">
          <w:delInstrText>-</w:delInstrText>
        </w:r>
        <w:r w:rsidRPr="006E6534" w:rsidDel="00A9668D">
          <w:rPr>
            <w:lang w:val="en-GB"/>
          </w:rPr>
          <w:delInstrText>generation</w:delInstrText>
        </w:r>
        <w:r w:rsidRPr="006E6534" w:rsidDel="00A9668D">
          <w:delInstrText xml:space="preserve"> </w:delInstrText>
        </w:r>
        <w:r w:rsidRPr="006E6534" w:rsidDel="00A9668D">
          <w:rPr>
            <w:lang w:val="en-GB"/>
          </w:rPr>
          <w:delInstrText>irreversible</w:delInstrText>
        </w:r>
        <w:r w:rsidRPr="006E6534" w:rsidDel="00A9668D">
          <w:delInstrText xml:space="preserve"> </w:delInstrText>
        </w:r>
        <w:r w:rsidRPr="006E6534" w:rsidDel="00A9668D">
          <w:rPr>
            <w:lang w:val="en-GB"/>
          </w:rPr>
          <w:delInstrText>tyrosine</w:delInstrText>
        </w:r>
        <w:r w:rsidRPr="006E6534" w:rsidDel="00A9668D">
          <w:delInstrText xml:space="preserve"> </w:delInstrText>
        </w:r>
        <w:r w:rsidRPr="006E6534" w:rsidDel="00A9668D">
          <w:rPr>
            <w:lang w:val="en-GB"/>
          </w:rPr>
          <w:delInstrText>kinase</w:delInstrText>
        </w:r>
        <w:r w:rsidRPr="006E6534" w:rsidDel="00A9668D">
          <w:delInstrText xml:space="preserve"> </w:delInstrText>
        </w:r>
        <w:r w:rsidRPr="006E6534" w:rsidDel="00A9668D">
          <w:rPr>
            <w:lang w:val="en-GB"/>
          </w:rPr>
          <w:delInstrText>inhibitor</w:delInstrText>
        </w:r>
        <w:r w:rsidRPr="006E6534" w:rsidDel="00A9668D">
          <w:delInstrText xml:space="preserve"> (</w:delInstrText>
        </w:r>
        <w:r w:rsidRPr="006E6534" w:rsidDel="00A9668D">
          <w:rPr>
            <w:lang w:val="en-GB"/>
          </w:rPr>
          <w:delInstrText>TKI</w:delInstrText>
        </w:r>
        <w:r w:rsidRPr="006E6534" w:rsidDel="00A9668D">
          <w:delInstrText xml:space="preserve">) </w:delInstrText>
        </w:r>
        <w:r w:rsidRPr="006E6534" w:rsidDel="00A9668D">
          <w:rPr>
            <w:lang w:val="en-GB"/>
          </w:rPr>
          <w:delInstrText>of</w:delInstrText>
        </w:r>
        <w:r w:rsidRPr="006E6534" w:rsidDel="00A9668D">
          <w:delInstrText xml:space="preserve"> </w:delInstrText>
        </w:r>
        <w:r w:rsidRPr="006E6534" w:rsidDel="00A9668D">
          <w:rPr>
            <w:lang w:val="en-GB"/>
          </w:rPr>
          <w:delInstrText>epidermal</w:delInstrText>
        </w:r>
        <w:r w:rsidRPr="006E6534" w:rsidDel="00A9668D">
          <w:delInstrText xml:space="preserve"> </w:delInstrText>
        </w:r>
        <w:r w:rsidRPr="006E6534" w:rsidDel="00A9668D">
          <w:rPr>
            <w:lang w:val="en-GB"/>
          </w:rPr>
          <w:delInstrText>growth</w:delInstrText>
        </w:r>
        <w:r w:rsidRPr="006E6534" w:rsidDel="00A9668D">
          <w:delInstrText xml:space="preserve"> </w:delInstrText>
        </w:r>
        <w:r w:rsidRPr="006E6534" w:rsidDel="00A9668D">
          <w:rPr>
            <w:lang w:val="en-GB"/>
          </w:rPr>
          <w:delInstrText>factor</w:delInstrText>
        </w:r>
        <w:r w:rsidRPr="006E6534" w:rsidDel="00A9668D">
          <w:delInstrText xml:space="preserve"> </w:delInstrText>
        </w:r>
        <w:r w:rsidRPr="006E6534" w:rsidDel="00A9668D">
          <w:rPr>
            <w:lang w:val="en-GB"/>
          </w:rPr>
          <w:delInstrText>receptor</w:delInstrText>
        </w:r>
        <w:r w:rsidRPr="006E6534" w:rsidDel="00A9668D">
          <w:delInstrText xml:space="preserve"> (</w:delInstrText>
        </w:r>
        <w:r w:rsidRPr="006E6534" w:rsidDel="00A9668D">
          <w:rPr>
            <w:lang w:val="en-GB"/>
          </w:rPr>
          <w:delInstrText>EGFR</w:delInstrText>
        </w:r>
        <w:r w:rsidRPr="006E6534" w:rsidDel="00A9668D">
          <w:delInstrText xml:space="preserve">), </w:delInstrText>
        </w:r>
        <w:r w:rsidRPr="006E6534" w:rsidDel="00A9668D">
          <w:rPr>
            <w:lang w:val="en-GB"/>
          </w:rPr>
          <w:delInstrText>significantly</w:delInstrText>
        </w:r>
        <w:r w:rsidRPr="006E6534" w:rsidDel="00A9668D">
          <w:delInstrText xml:space="preserve"> </w:delInstrText>
        </w:r>
        <w:r w:rsidRPr="006E6534" w:rsidDel="00A9668D">
          <w:rPr>
            <w:lang w:val="en-GB"/>
          </w:rPr>
          <w:delInstrText>improved</w:delInstrText>
        </w:r>
        <w:r w:rsidRPr="006E6534" w:rsidDel="00A9668D">
          <w:delInstrText xml:space="preserve"> </w:delInstrText>
        </w:r>
        <w:r w:rsidRPr="006E6534" w:rsidDel="00A9668D">
          <w:rPr>
            <w:lang w:val="en-GB"/>
          </w:rPr>
          <w:delInstrText>progression</w:delInstrText>
        </w:r>
        <w:r w:rsidRPr="006E6534" w:rsidDel="00A9668D">
          <w:delInstrText>-</w:delInstrText>
        </w:r>
        <w:r w:rsidRPr="006E6534" w:rsidDel="00A9668D">
          <w:rPr>
            <w:lang w:val="en-GB"/>
          </w:rPr>
          <w:delInstrText>free</w:delInstrText>
        </w:r>
        <w:r w:rsidRPr="006E6534" w:rsidDel="00A9668D">
          <w:delInstrText xml:space="preserve"> </w:delInstrText>
        </w:r>
        <w:r w:rsidRPr="006E6534" w:rsidDel="00A9668D">
          <w:rPr>
            <w:lang w:val="en-GB"/>
          </w:rPr>
          <w:delInstrText>survival</w:delInstrText>
        </w:r>
        <w:r w:rsidRPr="006E6534" w:rsidDel="00A9668D">
          <w:delInstrText xml:space="preserve"> (</w:delInstrText>
        </w:r>
        <w:r w:rsidRPr="006E6534" w:rsidDel="00A9668D">
          <w:rPr>
            <w:lang w:val="en-GB"/>
          </w:rPr>
          <w:delInstrText>PFS</w:delInstrText>
        </w:r>
        <w:r w:rsidRPr="006E6534" w:rsidDel="00A9668D">
          <w:delInstrText xml:space="preserve">) </w:delInstrText>
        </w:r>
        <w:r w:rsidRPr="006E6534" w:rsidDel="00A9668D">
          <w:rPr>
            <w:lang w:val="en-GB"/>
          </w:rPr>
          <w:delInstrText>and</w:delInstrText>
        </w:r>
        <w:r w:rsidRPr="006E6534" w:rsidDel="00A9668D">
          <w:delInstrText xml:space="preserve"> </w:delInstrText>
        </w:r>
        <w:r w:rsidRPr="006E6534" w:rsidDel="00A9668D">
          <w:rPr>
            <w:lang w:val="en-GB"/>
          </w:rPr>
          <w:delInstrText>overall</w:delInstrText>
        </w:r>
        <w:r w:rsidRPr="006E6534" w:rsidDel="00A9668D">
          <w:delInstrText xml:space="preserve"> </w:delInstrText>
        </w:r>
        <w:r w:rsidRPr="006E6534" w:rsidDel="00A9668D">
          <w:rPr>
            <w:lang w:val="en-GB"/>
          </w:rPr>
          <w:delInstrText>survival</w:delInstrText>
        </w:r>
        <w:r w:rsidRPr="006E6534" w:rsidDel="00A9668D">
          <w:delInstrText xml:space="preserve"> (</w:delInstrText>
        </w:r>
        <w:r w:rsidRPr="006E6534" w:rsidDel="00A9668D">
          <w:rPr>
            <w:lang w:val="en-GB"/>
          </w:rPr>
          <w:delInstrText>OS</w:delInstrText>
        </w:r>
        <w:r w:rsidRPr="006E6534" w:rsidDel="00A9668D">
          <w:delInstrText xml:space="preserve">) </w:delInstrText>
        </w:r>
        <w:r w:rsidRPr="006E6534" w:rsidDel="00A9668D">
          <w:rPr>
            <w:lang w:val="en-GB"/>
          </w:rPr>
          <w:delInstrText>versus</w:delInstrText>
        </w:r>
        <w:r w:rsidRPr="006E6534" w:rsidDel="00A9668D">
          <w:delInstrText xml:space="preserve"> </w:delInstrText>
        </w:r>
        <w:r w:rsidRPr="006E6534" w:rsidDel="00A9668D">
          <w:rPr>
            <w:lang w:val="en-GB"/>
          </w:rPr>
          <w:delInstrText>comparator</w:delInstrText>
        </w:r>
        <w:r w:rsidRPr="006E6534" w:rsidDel="00A9668D">
          <w:delInstrText xml:space="preserve"> </w:delInstrText>
        </w:r>
        <w:r w:rsidRPr="006E6534" w:rsidDel="00A9668D">
          <w:rPr>
            <w:lang w:val="en-GB"/>
          </w:rPr>
          <w:delInstrText>EGFR</w:delInstrText>
        </w:r>
        <w:r w:rsidRPr="006E6534" w:rsidDel="00A9668D">
          <w:delInstrText xml:space="preserve"> </w:delInstrText>
        </w:r>
        <w:r w:rsidRPr="006E6534" w:rsidDel="00A9668D">
          <w:rPr>
            <w:lang w:val="en-GB"/>
          </w:rPr>
          <w:delInstrText>TKIs</w:delInstrText>
        </w:r>
        <w:r w:rsidRPr="006E6534" w:rsidDel="00A9668D">
          <w:delInstrText xml:space="preserve"> </w:delInstrText>
        </w:r>
        <w:r w:rsidRPr="006E6534" w:rsidDel="00A9668D">
          <w:rPr>
            <w:lang w:val="en-GB"/>
          </w:rPr>
          <w:delInstrText>in</w:delInstrText>
        </w:r>
        <w:r w:rsidRPr="006E6534" w:rsidDel="00A9668D">
          <w:delInstrText xml:space="preserve"> </w:delInstrText>
        </w:r>
        <w:r w:rsidRPr="006E6534" w:rsidDel="00A9668D">
          <w:rPr>
            <w:lang w:val="en-GB"/>
          </w:rPr>
          <w:delInstrText>patients</w:delInstrText>
        </w:r>
        <w:r w:rsidRPr="006E6534" w:rsidDel="00A9668D">
          <w:delInstrText xml:space="preserve"> </w:delInstrText>
        </w:r>
        <w:r w:rsidRPr="006E6534" w:rsidDel="00A9668D">
          <w:rPr>
            <w:lang w:val="en-GB"/>
          </w:rPr>
          <w:delInstrText>with</w:delInstrText>
        </w:r>
        <w:r w:rsidRPr="006E6534" w:rsidDel="00A9668D">
          <w:delInstrText xml:space="preserve"> </w:delInstrText>
        </w:r>
        <w:r w:rsidRPr="006E6534" w:rsidDel="00A9668D">
          <w:rPr>
            <w:lang w:val="en-GB"/>
          </w:rPr>
          <w:delInstrText>EGFR</w:delInstrText>
        </w:r>
        <w:r w:rsidRPr="006E6534" w:rsidDel="00A9668D">
          <w:delInstrText xml:space="preserve"> </w:delInstrText>
        </w:r>
        <w:r w:rsidRPr="006E6534" w:rsidDel="00A9668D">
          <w:rPr>
            <w:lang w:val="en-GB"/>
          </w:rPr>
          <w:delInstrText>mutation</w:delInstrText>
        </w:r>
        <w:r w:rsidRPr="006E6534" w:rsidDel="00A9668D">
          <w:delInstrText>-</w:delInstrText>
        </w:r>
        <w:r w:rsidRPr="006E6534" w:rsidDel="00A9668D">
          <w:rPr>
            <w:lang w:val="en-GB"/>
          </w:rPr>
          <w:delInstrText>positive</w:delInstrText>
        </w:r>
        <w:r w:rsidRPr="006E6534" w:rsidDel="00A9668D">
          <w:delInstrText xml:space="preserve"> (</w:delInstrText>
        </w:r>
        <w:r w:rsidRPr="006E6534" w:rsidDel="00A9668D">
          <w:rPr>
            <w:lang w:val="en-GB"/>
          </w:rPr>
          <w:delInstrText>EGFRm</w:delInstrText>
        </w:r>
        <w:r w:rsidRPr="006E6534" w:rsidDel="00A9668D">
          <w:delInstrText xml:space="preserve">) </w:delInstrText>
        </w:r>
        <w:r w:rsidRPr="006E6534" w:rsidDel="00A9668D">
          <w:rPr>
            <w:lang w:val="en-GB"/>
          </w:rPr>
          <w:delInstrText>advanced</w:delInstrText>
        </w:r>
        <w:r w:rsidRPr="006E6534" w:rsidDel="00A9668D">
          <w:delInstrText xml:space="preserve"> </w:delInstrText>
        </w:r>
        <w:r w:rsidRPr="006E6534" w:rsidDel="00A9668D">
          <w:rPr>
            <w:lang w:val="en-GB"/>
          </w:rPr>
          <w:delInstrText>non</w:delInstrText>
        </w:r>
        <w:r w:rsidRPr="006E6534" w:rsidDel="00A9668D">
          <w:delInstrText>-</w:delInstrText>
        </w:r>
        <w:r w:rsidRPr="006E6534" w:rsidDel="00A9668D">
          <w:rPr>
            <w:lang w:val="en-GB"/>
          </w:rPr>
          <w:delInstrText>small</w:delInstrText>
        </w:r>
        <w:r w:rsidRPr="006E6534" w:rsidDel="00A9668D">
          <w:delInstrText>-</w:delInstrText>
        </w:r>
        <w:r w:rsidRPr="006E6534" w:rsidDel="00A9668D">
          <w:rPr>
            <w:lang w:val="en-GB"/>
          </w:rPr>
          <w:delInstrText>cell</w:delInstrText>
        </w:r>
        <w:r w:rsidRPr="006E6534" w:rsidDel="00A9668D">
          <w:delInstrText xml:space="preserve"> </w:delInstrText>
        </w:r>
        <w:r w:rsidRPr="006E6534" w:rsidDel="00A9668D">
          <w:rPr>
            <w:lang w:val="en-GB"/>
          </w:rPr>
          <w:delInstrText>lung</w:delInstrText>
        </w:r>
        <w:r w:rsidRPr="006E6534" w:rsidDel="00A9668D">
          <w:delInstrText xml:space="preserve"> </w:delInstrText>
        </w:r>
        <w:r w:rsidRPr="006E6534" w:rsidDel="00A9668D">
          <w:rPr>
            <w:lang w:val="en-GB"/>
          </w:rPr>
          <w:delInstrText>cancer</w:delInstrText>
        </w:r>
        <w:r w:rsidRPr="006E6534" w:rsidDel="00A9668D">
          <w:delInstrText xml:space="preserve"> (</w:delInstrText>
        </w:r>
        <w:r w:rsidRPr="006E6534" w:rsidDel="00A9668D">
          <w:rPr>
            <w:lang w:val="en-GB"/>
          </w:rPr>
          <w:delInstrText>NSCLC</w:delInstrText>
        </w:r>
        <w:r w:rsidRPr="006E6534" w:rsidDel="00A9668D">
          <w:delInstrText>).\</w:delInstrText>
        </w:r>
        <w:r w:rsidRPr="006E6534" w:rsidDel="00A9668D">
          <w:rPr>
            <w:lang w:val="en-GB"/>
          </w:rPr>
          <w:delInstrText>nOBJECTIVE</w:delInstrText>
        </w:r>
        <w:r w:rsidRPr="006E6534" w:rsidDel="00A9668D">
          <w:delInstrText xml:space="preserve">: </w:delInstrText>
        </w:r>
        <w:r w:rsidRPr="006E6534" w:rsidDel="00A9668D">
          <w:rPr>
            <w:lang w:val="en-GB"/>
          </w:rPr>
          <w:delInstrText>The</w:delInstrText>
        </w:r>
        <w:r w:rsidRPr="006E6534" w:rsidDel="00A9668D">
          <w:delInstrText xml:space="preserve"> </w:delInstrText>
        </w:r>
        <w:r w:rsidRPr="006E6534" w:rsidDel="00A9668D">
          <w:rPr>
            <w:lang w:val="en-GB"/>
          </w:rPr>
          <w:delInstrText>FLAURA</w:delInstrText>
        </w:r>
        <w:r w:rsidRPr="006E6534" w:rsidDel="00A9668D">
          <w:delInstrText xml:space="preserve"> </w:delInstrText>
        </w:r>
        <w:r w:rsidRPr="006E6534" w:rsidDel="00A9668D">
          <w:rPr>
            <w:lang w:val="en-GB"/>
          </w:rPr>
          <w:delInstrText>China</w:delInstrText>
        </w:r>
        <w:r w:rsidRPr="006E6534" w:rsidDel="00A9668D">
          <w:delInstrText xml:space="preserve"> </w:delInstrText>
        </w:r>
        <w:r w:rsidRPr="006E6534" w:rsidDel="00A9668D">
          <w:rPr>
            <w:lang w:val="en-GB"/>
          </w:rPr>
          <w:delInstrText>study</w:delInstrText>
        </w:r>
        <w:r w:rsidRPr="006E6534" w:rsidDel="00A9668D">
          <w:delInstrText xml:space="preserve"> </w:delInstrText>
        </w:r>
        <w:r w:rsidRPr="006E6534" w:rsidDel="00A9668D">
          <w:rPr>
            <w:lang w:val="en-GB"/>
          </w:rPr>
          <w:delInstrText>assessed</w:delInstrText>
        </w:r>
        <w:r w:rsidRPr="006E6534" w:rsidDel="00A9668D">
          <w:delInstrText xml:space="preserve"> </w:delInstrText>
        </w:r>
        <w:r w:rsidRPr="006E6534" w:rsidDel="00A9668D">
          <w:rPr>
            <w:lang w:val="en-GB"/>
          </w:rPr>
          <w:delInstrText>first</w:delInstrText>
        </w:r>
        <w:r w:rsidRPr="006E6534" w:rsidDel="00A9668D">
          <w:delInstrText>-</w:delInstrText>
        </w:r>
        <w:r w:rsidRPr="006E6534" w:rsidDel="00A9668D">
          <w:rPr>
            <w:lang w:val="en-GB"/>
          </w:rPr>
          <w:delInstrText>line</w:delInstrText>
        </w:r>
        <w:r w:rsidRPr="006E6534" w:rsidDel="00A9668D">
          <w:delInstrText xml:space="preserve"> </w:delInstrText>
        </w:r>
        <w:r w:rsidRPr="006E6534" w:rsidDel="00A9668D">
          <w:rPr>
            <w:lang w:val="en-GB"/>
          </w:rPr>
          <w:delInstrText>osimertinib</w:delInstrText>
        </w:r>
        <w:r w:rsidRPr="006E6534" w:rsidDel="00A9668D">
          <w:delInstrText xml:space="preserve"> </w:delInstrText>
        </w:r>
        <w:r w:rsidRPr="006E6534" w:rsidDel="00A9668D">
          <w:rPr>
            <w:lang w:val="en-GB"/>
          </w:rPr>
          <w:delInstrText>in</w:delInstrText>
        </w:r>
        <w:r w:rsidRPr="006E6534" w:rsidDel="00A9668D">
          <w:delInstrText xml:space="preserve"> </w:delInstrText>
        </w:r>
        <w:r w:rsidRPr="006E6534" w:rsidDel="00A9668D">
          <w:rPr>
            <w:lang w:val="en-GB"/>
          </w:rPr>
          <w:delInstrText>Chinese</w:delInstrText>
        </w:r>
        <w:r w:rsidRPr="006E6534" w:rsidDel="00A9668D">
          <w:delInstrText xml:space="preserve"> </w:delInstrText>
        </w:r>
        <w:r w:rsidRPr="006E6534" w:rsidDel="00A9668D">
          <w:rPr>
            <w:lang w:val="en-GB"/>
          </w:rPr>
          <w:delInstrText>patients</w:delInstrText>
        </w:r>
        <w:r w:rsidRPr="006E6534" w:rsidDel="00A9668D">
          <w:delInstrText xml:space="preserve"> </w:delInstrText>
        </w:r>
        <w:r w:rsidRPr="006E6534" w:rsidDel="00A9668D">
          <w:rPr>
            <w:lang w:val="en-GB"/>
          </w:rPr>
          <w:delInstrText>with</w:delInstrText>
        </w:r>
        <w:r w:rsidRPr="006E6534" w:rsidDel="00A9668D">
          <w:delInstrText xml:space="preserve"> </w:delInstrText>
        </w:r>
        <w:r w:rsidRPr="006E6534" w:rsidDel="00A9668D">
          <w:rPr>
            <w:lang w:val="en-GB"/>
          </w:rPr>
          <w:delInstrText>EGFRm</w:delInstrText>
        </w:r>
        <w:r w:rsidRPr="006E6534" w:rsidDel="00A9668D">
          <w:delInstrText xml:space="preserve"> </w:delInstrText>
        </w:r>
        <w:r w:rsidRPr="006E6534" w:rsidDel="00A9668D">
          <w:rPr>
            <w:lang w:val="en-GB"/>
          </w:rPr>
          <w:delInstrText>advanced</w:delInstrText>
        </w:r>
        <w:r w:rsidRPr="006E6534" w:rsidDel="00A9668D">
          <w:delInstrText xml:space="preserve"> </w:delInstrText>
        </w:r>
        <w:r w:rsidRPr="006E6534" w:rsidDel="00A9668D">
          <w:rPr>
            <w:lang w:val="en-GB"/>
          </w:rPr>
          <w:delInstrText>NSCLC</w:delInstrText>
        </w:r>
        <w:r w:rsidRPr="006E6534" w:rsidDel="00A9668D">
          <w:delInstrText xml:space="preserve"> (</w:delInstrText>
        </w:r>
        <w:r w:rsidRPr="006E6534" w:rsidDel="00A9668D">
          <w:rPr>
            <w:lang w:val="en-GB"/>
          </w:rPr>
          <w:delInstrText>NCT</w:delInstrText>
        </w:r>
        <w:r w:rsidRPr="006E6534" w:rsidDel="00A9668D">
          <w:delInstrText>02296125).\</w:delInstrText>
        </w:r>
        <w:r w:rsidRPr="006E6534" w:rsidDel="00A9668D">
          <w:rPr>
            <w:lang w:val="en-GB"/>
          </w:rPr>
          <w:delInstrText>nMETHODS</w:delInstrText>
        </w:r>
        <w:r w:rsidRPr="006E6534" w:rsidDel="00A9668D">
          <w:delInstrText xml:space="preserve">: </w:delInstrText>
        </w:r>
        <w:r w:rsidRPr="006E6534" w:rsidDel="00A9668D">
          <w:rPr>
            <w:lang w:val="en-GB"/>
          </w:rPr>
          <w:delInstrText>FLAURA</w:delInstrText>
        </w:r>
        <w:r w:rsidRPr="006E6534" w:rsidDel="00A9668D">
          <w:delInstrText xml:space="preserve"> </w:delInstrText>
        </w:r>
        <w:r w:rsidRPr="006E6534" w:rsidDel="00A9668D">
          <w:rPr>
            <w:lang w:val="en-GB"/>
          </w:rPr>
          <w:delInstrText>China</w:delInstrText>
        </w:r>
        <w:r w:rsidRPr="006E6534" w:rsidDel="00A9668D">
          <w:delInstrText xml:space="preserve"> </w:delInstrText>
        </w:r>
        <w:r w:rsidRPr="006E6534" w:rsidDel="00A9668D">
          <w:rPr>
            <w:lang w:val="en-GB"/>
          </w:rPr>
          <w:delInstrText>was</w:delInstrText>
        </w:r>
        <w:r w:rsidRPr="006E6534" w:rsidDel="00A9668D">
          <w:delInstrText xml:space="preserve"> </w:delInstrText>
        </w:r>
        <w:r w:rsidRPr="006E6534" w:rsidDel="00A9668D">
          <w:rPr>
            <w:lang w:val="en-GB"/>
          </w:rPr>
          <w:delInstrText>a</w:delInstrText>
        </w:r>
        <w:r w:rsidRPr="006E6534" w:rsidDel="00A9668D">
          <w:delInstrText xml:space="preserve"> </w:delInstrText>
        </w:r>
        <w:r w:rsidRPr="006E6534" w:rsidDel="00A9668D">
          <w:rPr>
            <w:lang w:val="en-GB"/>
          </w:rPr>
          <w:delInstrText>double</w:delInstrText>
        </w:r>
        <w:r w:rsidRPr="006E6534" w:rsidDel="00A9668D">
          <w:delInstrText>-</w:delInstrText>
        </w:r>
        <w:r w:rsidRPr="006E6534" w:rsidDel="00A9668D">
          <w:rPr>
            <w:lang w:val="en-GB"/>
          </w:rPr>
          <w:delInstrText>blind</w:delInstrText>
        </w:r>
        <w:r w:rsidRPr="006E6534" w:rsidDel="00A9668D">
          <w:delInstrText xml:space="preserve">, </w:delInstrText>
        </w:r>
        <w:r w:rsidRPr="006E6534" w:rsidDel="00A9668D">
          <w:rPr>
            <w:lang w:val="en-GB"/>
          </w:rPr>
          <w:delInstrText>randomized</w:delInstrText>
        </w:r>
        <w:r w:rsidRPr="006E6534" w:rsidDel="00A9668D">
          <w:delInstrText xml:space="preserve">, </w:delInstrText>
        </w:r>
        <w:r w:rsidRPr="006E6534" w:rsidDel="00A9668D">
          <w:rPr>
            <w:lang w:val="en-GB"/>
          </w:rPr>
          <w:delInstrText>phase</w:delInstrText>
        </w:r>
        <w:r w:rsidRPr="006E6534" w:rsidDel="00A9668D">
          <w:delInstrText xml:space="preserve"> </w:delInstrText>
        </w:r>
        <w:r w:rsidRPr="006E6534" w:rsidDel="00A9668D">
          <w:rPr>
            <w:lang w:val="en-GB"/>
          </w:rPr>
          <w:delInstrText>III</w:delInstrText>
        </w:r>
        <w:r w:rsidRPr="006E6534" w:rsidDel="00A9668D">
          <w:delInstrText xml:space="preserve"> </w:delInstrText>
        </w:r>
        <w:r w:rsidRPr="006E6534" w:rsidDel="00A9668D">
          <w:rPr>
            <w:lang w:val="en-GB"/>
          </w:rPr>
          <w:delInstrText>study</w:delInstrText>
        </w:r>
        <w:r w:rsidRPr="006E6534" w:rsidDel="00A9668D">
          <w:delInstrText xml:space="preserve">. </w:delInstrText>
        </w:r>
        <w:r w:rsidRPr="006E6534" w:rsidDel="00A9668D">
          <w:rPr>
            <w:lang w:val="en-GB"/>
          </w:rPr>
          <w:delInstrText>Adults</w:delInstrText>
        </w:r>
        <w:r w:rsidRPr="006E6534" w:rsidDel="00A9668D">
          <w:delInstrText xml:space="preserve"> </w:delInstrText>
        </w:r>
        <w:r w:rsidRPr="006E6534" w:rsidDel="00A9668D">
          <w:rPr>
            <w:lang w:val="en-GB"/>
          </w:rPr>
          <w:delInstrText>from</w:delInstrText>
        </w:r>
        <w:r w:rsidRPr="006E6534" w:rsidDel="00A9668D">
          <w:delInstrText xml:space="preserve"> </w:delInstrText>
        </w:r>
        <w:r w:rsidRPr="006E6534" w:rsidDel="00A9668D">
          <w:rPr>
            <w:lang w:val="en-GB"/>
          </w:rPr>
          <w:delInstrText>mainland</w:delInstrText>
        </w:r>
        <w:r w:rsidRPr="006E6534" w:rsidDel="00A9668D">
          <w:delInstrText xml:space="preserve"> </w:delInstrText>
        </w:r>
        <w:r w:rsidRPr="006E6534" w:rsidDel="00A9668D">
          <w:rPr>
            <w:lang w:val="en-GB"/>
          </w:rPr>
          <w:delInstrText>China</w:delInstrText>
        </w:r>
        <w:r w:rsidRPr="006E6534" w:rsidDel="00A9668D">
          <w:delInstrText xml:space="preserve"> </w:delInstrText>
        </w:r>
        <w:r w:rsidRPr="006E6534" w:rsidDel="00A9668D">
          <w:rPr>
            <w:lang w:val="en-GB"/>
          </w:rPr>
          <w:delInstrText>with</w:delInstrText>
        </w:r>
        <w:r w:rsidRPr="006E6534" w:rsidDel="00A9668D">
          <w:delInstrText xml:space="preserve"> </w:delInstrText>
        </w:r>
        <w:r w:rsidRPr="006E6534" w:rsidDel="00A9668D">
          <w:rPr>
            <w:lang w:val="en-GB"/>
          </w:rPr>
          <w:delInstrText>previously</w:delInstrText>
        </w:r>
        <w:r w:rsidRPr="006E6534" w:rsidDel="00A9668D">
          <w:delInstrText xml:space="preserve"> </w:delInstrText>
        </w:r>
        <w:r w:rsidRPr="006E6534" w:rsidDel="00A9668D">
          <w:rPr>
            <w:lang w:val="en-GB"/>
          </w:rPr>
          <w:delInstrText>untreated</w:delInstrText>
        </w:r>
        <w:r w:rsidRPr="006E6534" w:rsidDel="00A9668D">
          <w:delInstrText xml:space="preserve"> </w:delInstrText>
        </w:r>
        <w:r w:rsidRPr="006E6534" w:rsidDel="00A9668D">
          <w:rPr>
            <w:lang w:val="en-GB"/>
          </w:rPr>
          <w:delInstrText>EGFRm</w:delInstrText>
        </w:r>
        <w:r w:rsidRPr="006E6534" w:rsidDel="00A9668D">
          <w:delInstrText xml:space="preserve"> (</w:delInstrText>
        </w:r>
        <w:r w:rsidRPr="006E6534" w:rsidDel="00A9668D">
          <w:rPr>
            <w:lang w:val="en-GB"/>
          </w:rPr>
          <w:delInstrText>Exon</w:delInstrText>
        </w:r>
        <w:r w:rsidRPr="006E6534" w:rsidDel="00A9668D">
          <w:delInstrText xml:space="preserve"> 19 </w:delInstrText>
        </w:r>
        <w:r w:rsidRPr="006E6534" w:rsidDel="00A9668D">
          <w:rPr>
            <w:lang w:val="en-GB"/>
          </w:rPr>
          <w:delInstrText>deletion</w:delInstrText>
        </w:r>
        <w:r w:rsidRPr="006E6534" w:rsidDel="00A9668D">
          <w:delInstrText xml:space="preserve"> </w:delInstrText>
        </w:r>
        <w:r w:rsidRPr="006E6534" w:rsidDel="00A9668D">
          <w:rPr>
            <w:lang w:val="en-GB"/>
          </w:rPr>
          <w:delInstrText>or</w:delInstrText>
        </w:r>
        <w:r w:rsidRPr="006E6534" w:rsidDel="00A9668D">
          <w:delInstrText xml:space="preserve"> </w:delInstrText>
        </w:r>
        <w:r w:rsidRPr="006E6534" w:rsidDel="00A9668D">
          <w:rPr>
            <w:lang w:val="en-GB"/>
          </w:rPr>
          <w:delInstrText>L</w:delInstrText>
        </w:r>
        <w:r w:rsidRPr="006E6534" w:rsidDel="00A9668D">
          <w:delInstrText>858</w:delInstrText>
        </w:r>
        <w:r w:rsidRPr="006E6534" w:rsidDel="00A9668D">
          <w:rPr>
            <w:lang w:val="en-GB"/>
          </w:rPr>
          <w:delInstrText>R</w:delInstrText>
        </w:r>
        <w:r w:rsidRPr="006E6534" w:rsidDel="00A9668D">
          <w:delInstrText xml:space="preserve">) </w:delInstrText>
        </w:r>
        <w:r w:rsidRPr="006E6534" w:rsidDel="00A9668D">
          <w:rPr>
            <w:lang w:val="en-GB"/>
          </w:rPr>
          <w:delInstrText>advanced</w:delInstrText>
        </w:r>
        <w:r w:rsidRPr="006E6534" w:rsidDel="00A9668D">
          <w:delInstrText xml:space="preserve"> </w:delInstrText>
        </w:r>
        <w:r w:rsidRPr="006E6534" w:rsidDel="00A9668D">
          <w:rPr>
            <w:lang w:val="en-GB"/>
          </w:rPr>
          <w:delInstrText>NSCLC</w:delInstrText>
        </w:r>
        <w:r w:rsidRPr="006E6534" w:rsidDel="00A9668D">
          <w:delInstrText xml:space="preserve"> </w:delInstrText>
        </w:r>
        <w:r w:rsidRPr="006E6534" w:rsidDel="00A9668D">
          <w:rPr>
            <w:lang w:val="en-GB"/>
          </w:rPr>
          <w:delInstrText>were</w:delInstrText>
        </w:r>
        <w:r w:rsidRPr="006E6534" w:rsidDel="00A9668D">
          <w:delInstrText xml:space="preserve"> </w:delInstrText>
        </w:r>
        <w:r w:rsidRPr="006E6534" w:rsidDel="00A9668D">
          <w:rPr>
            <w:lang w:val="en-GB"/>
          </w:rPr>
          <w:delInstrText>enrolled</w:delInstrText>
        </w:r>
        <w:r w:rsidRPr="006E6534" w:rsidDel="00A9668D">
          <w:delInstrText xml:space="preserve"> </w:delInstrText>
        </w:r>
        <w:r w:rsidRPr="006E6534" w:rsidDel="00A9668D">
          <w:rPr>
            <w:lang w:val="en-GB"/>
          </w:rPr>
          <w:delInstrText>in</w:delInstrText>
        </w:r>
        <w:r w:rsidRPr="006E6534" w:rsidDel="00A9668D">
          <w:delInstrText xml:space="preserve"> </w:delInstrText>
        </w:r>
        <w:r w:rsidRPr="006E6534" w:rsidDel="00A9668D">
          <w:rPr>
            <w:lang w:val="en-GB"/>
          </w:rPr>
          <w:delInstrText>the</w:delInstrText>
        </w:r>
        <w:r w:rsidRPr="006E6534" w:rsidDel="00A9668D">
          <w:delInstrText xml:space="preserve"> </w:delInstrText>
        </w:r>
        <w:r w:rsidRPr="006E6534" w:rsidDel="00A9668D">
          <w:rPr>
            <w:lang w:val="en-GB"/>
          </w:rPr>
          <w:delInstrText>global</w:delInstrText>
        </w:r>
        <w:r w:rsidRPr="006E6534" w:rsidDel="00A9668D">
          <w:delInstrText xml:space="preserve"> </w:delInstrText>
        </w:r>
        <w:r w:rsidRPr="006E6534" w:rsidDel="00A9668D">
          <w:rPr>
            <w:lang w:val="en-GB"/>
          </w:rPr>
          <w:delInstrText>study</w:delInstrText>
        </w:r>
        <w:r w:rsidRPr="006E6534" w:rsidDel="00A9668D">
          <w:delInstrText xml:space="preserve"> </w:delInstrText>
        </w:r>
        <w:r w:rsidRPr="006E6534" w:rsidDel="00A9668D">
          <w:rPr>
            <w:lang w:val="en-GB"/>
          </w:rPr>
          <w:delInstrText>or</w:delInstrText>
        </w:r>
        <w:r w:rsidRPr="006E6534" w:rsidDel="00A9668D">
          <w:delInstrText xml:space="preserve"> </w:delInstrText>
        </w:r>
        <w:r w:rsidRPr="006E6534" w:rsidDel="00A9668D">
          <w:rPr>
            <w:lang w:val="en-GB"/>
          </w:rPr>
          <w:delInstrText>a</w:delInstrText>
        </w:r>
        <w:r w:rsidRPr="006E6534" w:rsidDel="00A9668D">
          <w:delInstrText xml:space="preserve"> </w:delInstrText>
        </w:r>
        <w:r w:rsidRPr="006E6534" w:rsidDel="00A9668D">
          <w:rPr>
            <w:lang w:val="en-GB"/>
          </w:rPr>
          <w:delInstrText>China</w:delInstrText>
        </w:r>
        <w:r w:rsidRPr="006E6534" w:rsidDel="00A9668D">
          <w:delInstrText>-</w:delInstrText>
        </w:r>
        <w:r w:rsidRPr="006E6534" w:rsidDel="00A9668D">
          <w:rPr>
            <w:lang w:val="en-GB"/>
          </w:rPr>
          <w:delInstrText>only</w:delInstrText>
        </w:r>
        <w:r w:rsidRPr="006E6534" w:rsidDel="00A9668D">
          <w:delInstrText xml:space="preserve"> </w:delInstrText>
        </w:r>
        <w:r w:rsidRPr="006E6534" w:rsidDel="00A9668D">
          <w:rPr>
            <w:lang w:val="en-GB"/>
          </w:rPr>
          <w:delInstrText>study</w:delInstrText>
        </w:r>
        <w:r w:rsidRPr="006E6534" w:rsidDel="00A9668D">
          <w:delInstrText xml:space="preserve"> </w:delInstrText>
        </w:r>
        <w:r w:rsidRPr="006E6534" w:rsidDel="00A9668D">
          <w:rPr>
            <w:lang w:val="en-GB"/>
          </w:rPr>
          <w:delInstrText>under</w:delInstrText>
        </w:r>
        <w:r w:rsidRPr="006E6534" w:rsidDel="00A9668D">
          <w:delInstrText xml:space="preserve"> </w:delInstrText>
        </w:r>
        <w:r w:rsidRPr="006E6534" w:rsidDel="00A9668D">
          <w:rPr>
            <w:lang w:val="en-GB"/>
          </w:rPr>
          <w:delInstrText>the</w:delInstrText>
        </w:r>
        <w:r w:rsidRPr="006E6534" w:rsidDel="00A9668D">
          <w:delInstrText xml:space="preserve"> </w:delInstrText>
        </w:r>
        <w:r w:rsidRPr="006E6534" w:rsidDel="00A9668D">
          <w:rPr>
            <w:lang w:val="en-GB"/>
          </w:rPr>
          <w:delInstrText>same</w:delInstrText>
        </w:r>
        <w:r w:rsidRPr="006E6534" w:rsidDel="00A9668D">
          <w:delInstrText xml:space="preserve"> </w:delInstrText>
        </w:r>
        <w:r w:rsidRPr="006E6534" w:rsidDel="00A9668D">
          <w:rPr>
            <w:lang w:val="en-GB"/>
          </w:rPr>
          <w:delInstrText>protocol</w:delInstrText>
        </w:r>
        <w:r w:rsidRPr="006E6534" w:rsidDel="00A9668D">
          <w:delInstrText xml:space="preserve">; 136 </w:delInstrText>
        </w:r>
        <w:r w:rsidRPr="006E6534" w:rsidDel="00A9668D">
          <w:rPr>
            <w:lang w:val="en-GB"/>
          </w:rPr>
          <w:delInstrText>patients</w:delInstrText>
        </w:r>
        <w:r w:rsidRPr="006E6534" w:rsidDel="00A9668D">
          <w:delInstrText xml:space="preserve"> </w:delInstrText>
        </w:r>
        <w:r w:rsidRPr="006E6534" w:rsidDel="00A9668D">
          <w:rPr>
            <w:lang w:val="en-GB"/>
          </w:rPr>
          <w:delInstrText>were</w:delInstrText>
        </w:r>
        <w:r w:rsidRPr="006E6534" w:rsidDel="00A9668D">
          <w:delInstrText xml:space="preserve"> </w:delInstrText>
        </w:r>
        <w:r w:rsidRPr="006E6534" w:rsidDel="00A9668D">
          <w:rPr>
            <w:lang w:val="en-GB"/>
          </w:rPr>
          <w:delInstrText>randomized</w:delInstrText>
        </w:r>
        <w:r w:rsidRPr="006E6534" w:rsidDel="00A9668D">
          <w:delInstrText xml:space="preserve"> </w:delInstrText>
        </w:r>
        <w:r w:rsidRPr="006E6534" w:rsidDel="00A9668D">
          <w:rPr>
            <w:lang w:val="en-GB"/>
          </w:rPr>
          <w:delInstrText>to</w:delInstrText>
        </w:r>
        <w:r w:rsidRPr="006E6534" w:rsidDel="00A9668D">
          <w:delInstrText xml:space="preserve"> </w:delInstrText>
        </w:r>
        <w:r w:rsidRPr="006E6534" w:rsidDel="00A9668D">
          <w:rPr>
            <w:lang w:val="en-GB"/>
          </w:rPr>
          <w:delInstrText>osimertinib</w:delInstrText>
        </w:r>
        <w:r w:rsidRPr="006E6534" w:rsidDel="00A9668D">
          <w:delInstrText xml:space="preserve"> (80 </w:delInstrText>
        </w:r>
        <w:r w:rsidRPr="006E6534" w:rsidDel="00A9668D">
          <w:rPr>
            <w:lang w:val="en-GB"/>
          </w:rPr>
          <w:delInstrText>mg</w:delInstrText>
        </w:r>
        <w:r w:rsidRPr="006E6534" w:rsidDel="00A9668D">
          <w:delInstrText xml:space="preserve"> </w:delInstrText>
        </w:r>
        <w:r w:rsidRPr="006E6534" w:rsidDel="00A9668D">
          <w:rPr>
            <w:lang w:val="en-GB"/>
          </w:rPr>
          <w:delInstrText>once</w:delInstrText>
        </w:r>
        <w:r w:rsidRPr="006E6534" w:rsidDel="00A9668D">
          <w:delInstrText xml:space="preserve"> </w:delInstrText>
        </w:r>
        <w:r w:rsidRPr="006E6534" w:rsidDel="00A9668D">
          <w:rPr>
            <w:lang w:val="en-GB"/>
          </w:rPr>
          <w:delInstrText>daily</w:delInstrText>
        </w:r>
        <w:r w:rsidRPr="006E6534" w:rsidDel="00A9668D">
          <w:delInstrText xml:space="preserve"> [</w:delInstrText>
        </w:r>
        <w:r w:rsidRPr="006E6534" w:rsidDel="00A9668D">
          <w:rPr>
            <w:lang w:val="en-GB"/>
          </w:rPr>
          <w:delInstrText>od</w:delInstrText>
        </w:r>
        <w:r w:rsidRPr="006E6534" w:rsidDel="00A9668D">
          <w:delInstrText xml:space="preserve">]; </w:delInstrText>
        </w:r>
        <w:r w:rsidRPr="006E6534" w:rsidDel="00A9668D">
          <w:rPr>
            <w:lang w:val="en-GB"/>
          </w:rPr>
          <w:delInstrText>n</w:delInstrText>
        </w:r>
        <w:r w:rsidRPr="006E6534" w:rsidDel="00A9668D">
          <w:delInstrText xml:space="preserve"> = 71) </w:delInstrText>
        </w:r>
        <w:r w:rsidRPr="006E6534" w:rsidDel="00A9668D">
          <w:rPr>
            <w:lang w:val="en-GB"/>
          </w:rPr>
          <w:delInstrText>or</w:delInstrText>
        </w:r>
        <w:r w:rsidRPr="006E6534" w:rsidDel="00A9668D">
          <w:delInstrText xml:space="preserve"> </w:delInstrText>
        </w:r>
        <w:r w:rsidRPr="006E6534" w:rsidDel="00A9668D">
          <w:rPr>
            <w:lang w:val="en-GB"/>
          </w:rPr>
          <w:delInstrText>comparator</w:delInstrText>
        </w:r>
        <w:r w:rsidRPr="006E6534" w:rsidDel="00A9668D">
          <w:delInstrText xml:space="preserve"> </w:delInstrText>
        </w:r>
        <w:r w:rsidRPr="006E6534" w:rsidDel="00A9668D">
          <w:rPr>
            <w:lang w:val="en-GB"/>
          </w:rPr>
          <w:delInstrText>EGFR</w:delInstrText>
        </w:r>
        <w:r w:rsidRPr="006E6534" w:rsidDel="00A9668D">
          <w:delInstrText xml:space="preserve"> </w:delInstrText>
        </w:r>
        <w:r w:rsidRPr="006E6534" w:rsidDel="00A9668D">
          <w:rPr>
            <w:lang w:val="en-GB"/>
          </w:rPr>
          <w:delInstrText>TKI</w:delInstrText>
        </w:r>
        <w:r w:rsidRPr="006E6534" w:rsidDel="00A9668D">
          <w:delInstrText xml:space="preserve"> (</w:delInstrText>
        </w:r>
        <w:r w:rsidRPr="006E6534" w:rsidDel="00A9668D">
          <w:rPr>
            <w:lang w:val="en-GB"/>
          </w:rPr>
          <w:delInstrText>gefitinib</w:delInstrText>
        </w:r>
        <w:r w:rsidRPr="006E6534" w:rsidDel="00A9668D">
          <w:delInstrText xml:space="preserve"> </w:delInstrText>
        </w:r>
        <w:r w:rsidRPr="006E6534" w:rsidDel="00A9668D">
          <w:rPr>
            <w:lang w:val="en-GB"/>
          </w:rPr>
          <w:delInstrText>or</w:delInstrText>
        </w:r>
        <w:r w:rsidRPr="006E6534" w:rsidDel="00A9668D">
          <w:delInstrText xml:space="preserve"> </w:delInstrText>
        </w:r>
        <w:r w:rsidRPr="006E6534" w:rsidDel="00A9668D">
          <w:rPr>
            <w:lang w:val="en-GB"/>
          </w:rPr>
          <w:delInstrText>erlotinib</w:delInstrText>
        </w:r>
        <w:r w:rsidRPr="006E6534" w:rsidDel="00A9668D">
          <w:delInstrText xml:space="preserve">; </w:delInstrText>
        </w:r>
        <w:r w:rsidRPr="006E6534" w:rsidDel="00A9668D">
          <w:rPr>
            <w:lang w:val="en-GB"/>
          </w:rPr>
          <w:delInstrText>all</w:delInstrText>
        </w:r>
        <w:r w:rsidRPr="006E6534" w:rsidDel="00A9668D">
          <w:delInstrText xml:space="preserve"> </w:delInstrText>
        </w:r>
        <w:r w:rsidRPr="006E6534" w:rsidDel="00A9668D">
          <w:rPr>
            <w:lang w:val="en-GB"/>
          </w:rPr>
          <w:delInstrText>sites</w:delInstrText>
        </w:r>
        <w:r w:rsidRPr="006E6534" w:rsidDel="00A9668D">
          <w:delInstrText xml:space="preserve"> </w:delInstrText>
        </w:r>
        <w:r w:rsidRPr="006E6534" w:rsidDel="00A9668D">
          <w:rPr>
            <w:lang w:val="en-GB"/>
          </w:rPr>
          <w:delInstrText>selected</w:delInstrText>
        </w:r>
        <w:r w:rsidRPr="006E6534" w:rsidDel="00A9668D">
          <w:delInstrText xml:space="preserve"> </w:delInstrText>
        </w:r>
        <w:r w:rsidRPr="006E6534" w:rsidDel="00A9668D">
          <w:rPr>
            <w:lang w:val="en-GB"/>
          </w:rPr>
          <w:delInstrText>gefitinib</w:delInstrText>
        </w:r>
        <w:r w:rsidRPr="006E6534" w:rsidDel="00A9668D">
          <w:delInstrText xml:space="preserve"> 250 </w:delInstrText>
        </w:r>
        <w:r w:rsidRPr="006E6534" w:rsidDel="00A9668D">
          <w:rPr>
            <w:lang w:val="en-GB"/>
          </w:rPr>
          <w:delInstrText>mg</w:delInstrText>
        </w:r>
        <w:r w:rsidRPr="006E6534" w:rsidDel="00A9668D">
          <w:delInstrText xml:space="preserve"> </w:delInstrText>
        </w:r>
        <w:r w:rsidRPr="006E6534" w:rsidDel="00A9668D">
          <w:rPr>
            <w:lang w:val="en-GB"/>
          </w:rPr>
          <w:delInstrText>od</w:delInstrText>
        </w:r>
        <w:r w:rsidRPr="006E6534" w:rsidDel="00A9668D">
          <w:delInstrText xml:space="preserve">; </w:delInstrText>
        </w:r>
        <w:r w:rsidRPr="006E6534" w:rsidDel="00A9668D">
          <w:rPr>
            <w:lang w:val="en-GB"/>
          </w:rPr>
          <w:delInstrText>n</w:delInstrText>
        </w:r>
        <w:r w:rsidRPr="006E6534" w:rsidDel="00A9668D">
          <w:delInstrText xml:space="preserve"> = 65). </w:delInstrText>
        </w:r>
        <w:r w:rsidRPr="006E6534" w:rsidDel="00A9668D">
          <w:rPr>
            <w:lang w:val="en-GB"/>
          </w:rPr>
          <w:delInstrText>Patients</w:delInstrText>
        </w:r>
        <w:r w:rsidRPr="006E6534" w:rsidDel="00A9668D">
          <w:delInstrText xml:space="preserve"> </w:delInstrText>
        </w:r>
        <w:r w:rsidRPr="006E6534" w:rsidDel="00A9668D">
          <w:rPr>
            <w:lang w:val="en-GB"/>
          </w:rPr>
          <w:delInstrText>were</w:delInstrText>
        </w:r>
        <w:r w:rsidRPr="006E6534" w:rsidDel="00A9668D">
          <w:delInstrText xml:space="preserve"> </w:delInstrText>
        </w:r>
        <w:r w:rsidRPr="006E6534" w:rsidDel="00A9668D">
          <w:rPr>
            <w:lang w:val="en-GB"/>
          </w:rPr>
          <w:delInstrText>randomized</w:delInstrText>
        </w:r>
        <w:r w:rsidRPr="006E6534" w:rsidDel="00A9668D">
          <w:delInstrText xml:space="preserve"> </w:delInstrText>
        </w:r>
        <w:r w:rsidRPr="006E6534" w:rsidDel="00A9668D">
          <w:rPr>
            <w:lang w:val="en-GB"/>
          </w:rPr>
          <w:delInstrText>and</w:delInstrText>
        </w:r>
        <w:r w:rsidRPr="006E6534" w:rsidDel="00A9668D">
          <w:delInstrText xml:space="preserve"> </w:delInstrText>
        </w:r>
        <w:r w:rsidRPr="006E6534" w:rsidDel="00A9668D">
          <w:rPr>
            <w:lang w:val="en-GB"/>
          </w:rPr>
          <w:delInstrText>allocated</w:delInstrText>
        </w:r>
        <w:r w:rsidRPr="006E6534" w:rsidDel="00A9668D">
          <w:delInstrText xml:space="preserve"> </w:delInstrText>
        </w:r>
        <w:r w:rsidRPr="006E6534" w:rsidDel="00A9668D">
          <w:rPr>
            <w:lang w:val="en-GB"/>
          </w:rPr>
          <w:delInstrText>to</w:delInstrText>
        </w:r>
        <w:r w:rsidRPr="006E6534" w:rsidDel="00A9668D">
          <w:delInstrText xml:space="preserve"> </w:delInstrText>
        </w:r>
        <w:r w:rsidRPr="006E6534" w:rsidDel="00A9668D">
          <w:rPr>
            <w:lang w:val="en-GB"/>
          </w:rPr>
          <w:delInstrText>treatment</w:delInstrText>
        </w:r>
        <w:r w:rsidRPr="006E6534" w:rsidDel="00A9668D">
          <w:delInstrText xml:space="preserve"> </w:delInstrText>
        </w:r>
        <w:r w:rsidRPr="006E6534" w:rsidDel="00A9668D">
          <w:rPr>
            <w:lang w:val="en-GB"/>
          </w:rPr>
          <w:delInstrText>groups</w:delInstrText>
        </w:r>
        <w:r w:rsidRPr="006E6534" w:rsidDel="00A9668D">
          <w:delInstrText xml:space="preserve"> </w:delInstrText>
        </w:r>
        <w:r w:rsidRPr="006E6534" w:rsidDel="00A9668D">
          <w:rPr>
            <w:lang w:val="en-GB"/>
          </w:rPr>
          <w:delInstrText>by</w:delInstrText>
        </w:r>
        <w:r w:rsidRPr="006E6534" w:rsidDel="00A9668D">
          <w:delInstrText xml:space="preserve"> </w:delInstrText>
        </w:r>
        <w:r w:rsidRPr="006E6534" w:rsidDel="00A9668D">
          <w:rPr>
            <w:lang w:val="en-GB"/>
          </w:rPr>
          <w:delInstrText>a</w:delInstrText>
        </w:r>
        <w:r w:rsidRPr="006E6534" w:rsidDel="00A9668D">
          <w:delInstrText xml:space="preserve"> </w:delInstrText>
        </w:r>
        <w:r w:rsidRPr="006E6534" w:rsidDel="00A9668D">
          <w:rPr>
            <w:lang w:val="en-GB"/>
          </w:rPr>
          <w:delInstrText>central</w:delInstrText>
        </w:r>
        <w:r w:rsidRPr="006E6534" w:rsidDel="00A9668D">
          <w:delInstrText xml:space="preserve"> </w:delInstrText>
        </w:r>
        <w:r w:rsidRPr="006E6534" w:rsidDel="00A9668D">
          <w:rPr>
            <w:lang w:val="en-GB"/>
          </w:rPr>
          <w:delInstrText>computer</w:delInstrText>
        </w:r>
        <w:r w:rsidRPr="006E6534" w:rsidDel="00A9668D">
          <w:delInstrText xml:space="preserve"> </w:delInstrText>
        </w:r>
        <w:r w:rsidRPr="006E6534" w:rsidDel="00A9668D">
          <w:rPr>
            <w:lang w:val="en-GB"/>
          </w:rPr>
          <w:delInstrText>system</w:delInstrText>
        </w:r>
        <w:r w:rsidRPr="006E6534" w:rsidDel="00A9668D">
          <w:delInstrText xml:space="preserve">. </w:delInstrText>
        </w:r>
        <w:r w:rsidRPr="006E6534" w:rsidDel="00A9668D">
          <w:rPr>
            <w:lang w:val="en-GB"/>
          </w:rPr>
          <w:delInstrText>Treatment</w:delInstrText>
        </w:r>
        <w:r w:rsidRPr="006E6534" w:rsidDel="00A9668D">
          <w:delInstrText xml:space="preserve"> </w:delInstrText>
        </w:r>
        <w:r w:rsidRPr="006E6534" w:rsidDel="00A9668D">
          <w:rPr>
            <w:lang w:val="en-GB"/>
          </w:rPr>
          <w:delInstrText>continued</w:delInstrText>
        </w:r>
        <w:r w:rsidRPr="006E6534" w:rsidDel="00A9668D">
          <w:delInstrText xml:space="preserve"> </w:delInstrText>
        </w:r>
        <w:r w:rsidRPr="006E6534" w:rsidDel="00A9668D">
          <w:rPr>
            <w:lang w:val="en-GB"/>
          </w:rPr>
          <w:delInstrText>until</w:delInstrText>
        </w:r>
        <w:r w:rsidRPr="006E6534" w:rsidDel="00A9668D">
          <w:delInstrText xml:space="preserve"> </w:delInstrText>
        </w:r>
        <w:r w:rsidRPr="006E6534" w:rsidDel="00A9668D">
          <w:rPr>
            <w:lang w:val="en-GB"/>
          </w:rPr>
          <w:delInstrText>disease</w:delInstrText>
        </w:r>
        <w:r w:rsidRPr="006E6534" w:rsidDel="00A9668D">
          <w:delInstrText xml:space="preserve"> </w:delInstrText>
        </w:r>
        <w:r w:rsidRPr="006E6534" w:rsidDel="00A9668D">
          <w:rPr>
            <w:lang w:val="en-GB"/>
          </w:rPr>
          <w:delInstrText>progression</w:delInstrText>
        </w:r>
        <w:r w:rsidRPr="006E6534" w:rsidDel="00A9668D">
          <w:delInstrText xml:space="preserve">, </w:delInstrText>
        </w:r>
        <w:r w:rsidRPr="006E6534" w:rsidDel="00A9668D">
          <w:rPr>
            <w:lang w:val="en-GB"/>
          </w:rPr>
          <w:delInstrText>unacceptable</w:delInstrText>
        </w:r>
        <w:r w:rsidRPr="006E6534" w:rsidDel="00A9668D">
          <w:delInstrText xml:space="preserve"> </w:delInstrText>
        </w:r>
        <w:r w:rsidRPr="006E6534" w:rsidDel="00A9668D">
          <w:rPr>
            <w:lang w:val="en-GB"/>
          </w:rPr>
          <w:delInstrText>toxicity</w:delInstrText>
        </w:r>
        <w:r w:rsidRPr="006E6534" w:rsidDel="00A9668D">
          <w:delInstrText xml:space="preserve">, </w:delInstrText>
        </w:r>
        <w:r w:rsidRPr="006E6534" w:rsidDel="00A9668D">
          <w:rPr>
            <w:lang w:val="en-GB"/>
          </w:rPr>
          <w:delInstrText>or</w:delInstrText>
        </w:r>
        <w:r w:rsidRPr="006E6534" w:rsidDel="00A9668D">
          <w:delInstrText xml:space="preserve"> </w:delInstrText>
        </w:r>
        <w:r w:rsidRPr="006E6534" w:rsidDel="00A9668D">
          <w:rPr>
            <w:lang w:val="en-GB"/>
          </w:rPr>
          <w:delInstrText>withdrawal</w:delInstrText>
        </w:r>
        <w:r w:rsidRPr="006E6534" w:rsidDel="00A9668D">
          <w:delInstrText xml:space="preserve"> </w:delInstrText>
        </w:r>
        <w:r w:rsidRPr="006E6534" w:rsidDel="00A9668D">
          <w:rPr>
            <w:lang w:val="en-GB"/>
          </w:rPr>
          <w:delInstrText>of</w:delInstrText>
        </w:r>
        <w:r w:rsidRPr="006E6534" w:rsidDel="00A9668D">
          <w:delInstrText xml:space="preserve"> </w:delInstrText>
        </w:r>
        <w:r w:rsidRPr="006E6534" w:rsidDel="00A9668D">
          <w:rPr>
            <w:lang w:val="en-GB"/>
          </w:rPr>
          <w:delInstrText>consent</w:delInstrText>
        </w:r>
        <w:r w:rsidRPr="006E6534" w:rsidDel="00A9668D">
          <w:delInstrText xml:space="preserve">. </w:delInstrText>
        </w:r>
        <w:r w:rsidRPr="006E6534" w:rsidDel="00A9668D">
          <w:rPr>
            <w:lang w:val="en-GB"/>
          </w:rPr>
          <w:delInstrText>The</w:delInstrText>
        </w:r>
        <w:r w:rsidRPr="006E6534" w:rsidDel="00A9668D">
          <w:delInstrText xml:space="preserve"> </w:delInstrText>
        </w:r>
        <w:r w:rsidRPr="006E6534" w:rsidDel="00A9668D">
          <w:rPr>
            <w:lang w:val="en-GB"/>
          </w:rPr>
          <w:delInstrText>primary</w:delInstrText>
        </w:r>
        <w:r w:rsidRPr="006E6534" w:rsidDel="00A9668D">
          <w:delInstrText xml:space="preserve"> </w:delInstrText>
        </w:r>
        <w:r w:rsidRPr="006E6534" w:rsidDel="00A9668D">
          <w:rPr>
            <w:lang w:val="en-GB"/>
          </w:rPr>
          <w:delInstrText>endpoint</w:delInstrText>
        </w:r>
        <w:r w:rsidRPr="006E6534" w:rsidDel="00A9668D">
          <w:delInstrText xml:space="preserve"> </w:delInstrText>
        </w:r>
        <w:r w:rsidRPr="006E6534" w:rsidDel="00A9668D">
          <w:rPr>
            <w:lang w:val="en-GB"/>
          </w:rPr>
          <w:delInstrText>was</w:delInstrText>
        </w:r>
        <w:r w:rsidRPr="006E6534" w:rsidDel="00A9668D">
          <w:delInstrText xml:space="preserve"> </w:delInstrText>
        </w:r>
        <w:r w:rsidRPr="006E6534" w:rsidDel="00A9668D">
          <w:rPr>
            <w:lang w:val="en-GB"/>
          </w:rPr>
          <w:delInstrText>investigator</w:delInstrText>
        </w:r>
        <w:r w:rsidRPr="006E6534" w:rsidDel="00A9668D">
          <w:delInstrText>-</w:delInstrText>
        </w:r>
        <w:r w:rsidRPr="006E6534" w:rsidDel="00A9668D">
          <w:rPr>
            <w:lang w:val="en-GB"/>
          </w:rPr>
          <w:delInstrText>assessed</w:delInstrText>
        </w:r>
        <w:r w:rsidRPr="006E6534" w:rsidDel="00A9668D">
          <w:delInstrText xml:space="preserve"> </w:delInstrText>
        </w:r>
        <w:r w:rsidRPr="006E6534" w:rsidDel="00A9668D">
          <w:rPr>
            <w:lang w:val="en-GB"/>
          </w:rPr>
          <w:delInstrText>PFS</w:delInstrText>
        </w:r>
        <w:r w:rsidRPr="006E6534" w:rsidDel="00A9668D">
          <w:delInstrText xml:space="preserve">; </w:delInstrText>
        </w:r>
        <w:r w:rsidRPr="006E6534" w:rsidDel="00A9668D">
          <w:rPr>
            <w:lang w:val="en-GB"/>
          </w:rPr>
          <w:delInstrText>OS</w:delInstrText>
        </w:r>
        <w:r w:rsidRPr="006E6534" w:rsidDel="00A9668D">
          <w:delInstrText xml:space="preserve"> </w:delInstrText>
        </w:r>
        <w:r w:rsidRPr="006E6534" w:rsidDel="00A9668D">
          <w:rPr>
            <w:lang w:val="en-GB"/>
          </w:rPr>
          <w:delInstrText>was</w:delInstrText>
        </w:r>
        <w:r w:rsidRPr="006E6534" w:rsidDel="00A9668D">
          <w:delInstrText xml:space="preserve"> </w:delInstrText>
        </w:r>
        <w:r w:rsidRPr="006E6534" w:rsidDel="00A9668D">
          <w:rPr>
            <w:lang w:val="en-GB"/>
          </w:rPr>
          <w:delInstrText>a</w:delInstrText>
        </w:r>
        <w:r w:rsidRPr="006E6534" w:rsidDel="00A9668D">
          <w:delInstrText xml:space="preserve"> </w:delInstrText>
        </w:r>
        <w:r w:rsidRPr="006E6534" w:rsidDel="00A9668D">
          <w:rPr>
            <w:lang w:val="en-GB"/>
          </w:rPr>
          <w:delInstrText>secondary</w:delInstrText>
        </w:r>
        <w:r w:rsidRPr="006E6534" w:rsidDel="00A9668D">
          <w:delInstrText xml:space="preserve"> </w:delInstrText>
        </w:r>
        <w:r w:rsidRPr="006E6534" w:rsidDel="00A9668D">
          <w:rPr>
            <w:lang w:val="en-GB"/>
          </w:rPr>
          <w:delInstrText>endpoint</w:delInstrText>
        </w:r>
        <w:r w:rsidRPr="006E6534" w:rsidDel="00A9668D">
          <w:delInstrText>.\</w:delInstrText>
        </w:r>
        <w:r w:rsidRPr="006E6534" w:rsidDel="00A9668D">
          <w:rPr>
            <w:lang w:val="en-GB"/>
          </w:rPr>
          <w:delInstrText>nRESULTS</w:delInstrText>
        </w:r>
        <w:r w:rsidRPr="006E6534" w:rsidDel="00A9668D">
          <w:delInstrText xml:space="preserve">: </w:delInstrText>
        </w:r>
        <w:r w:rsidRPr="006E6534" w:rsidDel="00A9668D">
          <w:rPr>
            <w:lang w:val="en-GB"/>
          </w:rPr>
          <w:delInstrText>All</w:delInstrText>
        </w:r>
        <w:r w:rsidRPr="006E6534" w:rsidDel="00A9668D">
          <w:delInstrText xml:space="preserve"> 136 </w:delInstrText>
        </w:r>
        <w:r w:rsidRPr="006E6534" w:rsidDel="00A9668D">
          <w:rPr>
            <w:lang w:val="en-GB"/>
          </w:rPr>
          <w:delInstrText>randomized</w:delInstrText>
        </w:r>
        <w:r w:rsidRPr="006E6534" w:rsidDel="00A9668D">
          <w:delInstrText xml:space="preserve"> </w:delInstrText>
        </w:r>
        <w:r w:rsidRPr="006E6534" w:rsidDel="00A9668D">
          <w:rPr>
            <w:lang w:val="en-GB"/>
          </w:rPr>
          <w:delInstrText>patients</w:delInstrText>
        </w:r>
        <w:r w:rsidRPr="006E6534" w:rsidDel="00A9668D">
          <w:delInstrText xml:space="preserve"> </w:delInstrText>
        </w:r>
        <w:r w:rsidRPr="006E6534" w:rsidDel="00A9668D">
          <w:rPr>
            <w:lang w:val="en-GB"/>
          </w:rPr>
          <w:delInstrText>were</w:delInstrText>
        </w:r>
        <w:r w:rsidRPr="006E6534" w:rsidDel="00A9668D">
          <w:delInstrText xml:space="preserve"> </w:delInstrText>
        </w:r>
        <w:r w:rsidRPr="006E6534" w:rsidDel="00A9668D">
          <w:rPr>
            <w:lang w:val="en-GB"/>
          </w:rPr>
          <w:delInstrText>analyzed</w:delInstrText>
        </w:r>
        <w:r w:rsidRPr="006E6534" w:rsidDel="00A9668D">
          <w:delInstrText xml:space="preserve">. </w:delInstrText>
        </w:r>
        <w:r w:rsidRPr="006E6534" w:rsidDel="00A9668D">
          <w:rPr>
            <w:lang w:val="en-GB"/>
          </w:rPr>
          <w:delInstrText>Osimertinib</w:delInstrText>
        </w:r>
        <w:r w:rsidRPr="006E6534" w:rsidDel="00A9668D">
          <w:delInstrText xml:space="preserve"> </w:delInstrText>
        </w:r>
        <w:r w:rsidRPr="006E6534" w:rsidDel="00A9668D">
          <w:rPr>
            <w:lang w:val="en-GB"/>
          </w:rPr>
          <w:delInstrText>extended</w:delInstrText>
        </w:r>
        <w:r w:rsidRPr="006E6534" w:rsidDel="00A9668D">
          <w:delInstrText xml:space="preserve"> </w:delInstrText>
        </w:r>
        <w:r w:rsidRPr="006E6534" w:rsidDel="00A9668D">
          <w:rPr>
            <w:lang w:val="en-GB"/>
          </w:rPr>
          <w:delInstrText>median</w:delInstrText>
        </w:r>
        <w:r w:rsidRPr="006E6534" w:rsidDel="00A9668D">
          <w:delInstrText xml:space="preserve"> </w:delInstrText>
        </w:r>
        <w:r w:rsidRPr="006E6534" w:rsidDel="00A9668D">
          <w:rPr>
            <w:lang w:val="en-GB"/>
          </w:rPr>
          <w:delInstrText>PFS</w:delInstrText>
        </w:r>
        <w:r w:rsidRPr="006E6534" w:rsidDel="00A9668D">
          <w:delInstrText xml:space="preserve"> </w:delInstrText>
        </w:r>
        <w:r w:rsidRPr="006E6534" w:rsidDel="00A9668D">
          <w:rPr>
            <w:lang w:val="en-GB"/>
          </w:rPr>
          <w:delInstrText>by</w:delInstrText>
        </w:r>
        <w:r w:rsidRPr="006E6534" w:rsidDel="00A9668D">
          <w:delInstrText xml:space="preserve"> 8.0 </w:delInstrText>
        </w:r>
        <w:r w:rsidRPr="006E6534" w:rsidDel="00A9668D">
          <w:rPr>
            <w:lang w:val="en-GB"/>
          </w:rPr>
          <w:delInstrText>months</w:delInstrText>
        </w:r>
        <w:r w:rsidRPr="006E6534" w:rsidDel="00A9668D">
          <w:delInstrText xml:space="preserve"> </w:delInstrText>
        </w:r>
        <w:r w:rsidRPr="006E6534" w:rsidDel="00A9668D">
          <w:rPr>
            <w:lang w:val="en-GB"/>
          </w:rPr>
          <w:delInstrText>versus</w:delInstrText>
        </w:r>
        <w:r w:rsidRPr="006E6534" w:rsidDel="00A9668D">
          <w:delInstrText xml:space="preserve"> </w:delInstrText>
        </w:r>
        <w:r w:rsidRPr="006E6534" w:rsidDel="00A9668D">
          <w:rPr>
            <w:lang w:val="en-GB"/>
          </w:rPr>
          <w:delInstrText>comparator</w:delInstrText>
        </w:r>
        <w:r w:rsidRPr="006E6534" w:rsidDel="00A9668D">
          <w:delInstrText xml:space="preserve"> </w:delInstrText>
        </w:r>
        <w:r w:rsidRPr="006E6534" w:rsidDel="00A9668D">
          <w:rPr>
            <w:lang w:val="en-GB"/>
          </w:rPr>
          <w:delInstrText>EGFR</w:delInstrText>
        </w:r>
        <w:r w:rsidRPr="006E6534" w:rsidDel="00A9668D">
          <w:delInstrText xml:space="preserve"> </w:delInstrText>
        </w:r>
        <w:r w:rsidRPr="006E6534" w:rsidDel="00A9668D">
          <w:rPr>
            <w:lang w:val="en-GB"/>
          </w:rPr>
          <w:delInstrText>TKI</w:delInstrText>
        </w:r>
        <w:r w:rsidRPr="006E6534" w:rsidDel="00A9668D">
          <w:delInstrText xml:space="preserve"> (17.8 </w:delInstrText>
        </w:r>
        <w:r w:rsidRPr="006E6534" w:rsidDel="00A9668D">
          <w:rPr>
            <w:lang w:val="en-GB"/>
          </w:rPr>
          <w:delInstrText>vs</w:delInstrText>
        </w:r>
        <w:r w:rsidRPr="006E6534" w:rsidDel="00A9668D">
          <w:delInstrText xml:space="preserve">. 9.8 </w:delInstrText>
        </w:r>
        <w:r w:rsidRPr="006E6534" w:rsidDel="00A9668D">
          <w:rPr>
            <w:lang w:val="en-GB"/>
          </w:rPr>
          <w:delInstrText>months</w:delInstrText>
        </w:r>
        <w:r w:rsidRPr="006E6534" w:rsidDel="00A9668D">
          <w:delInstrText xml:space="preserve">; </w:delInstrText>
        </w:r>
        <w:r w:rsidRPr="006E6534" w:rsidDel="00A9668D">
          <w:rPr>
            <w:lang w:val="en-GB"/>
          </w:rPr>
          <w:delInstrText>hazard</w:delInstrText>
        </w:r>
        <w:r w:rsidRPr="006E6534" w:rsidDel="00A9668D">
          <w:delInstrText xml:space="preserve"> </w:delInstrText>
        </w:r>
        <w:r w:rsidRPr="006E6534" w:rsidDel="00A9668D">
          <w:rPr>
            <w:lang w:val="en-GB"/>
          </w:rPr>
          <w:delInstrText>ratio</w:delInstrText>
        </w:r>
        <w:r w:rsidRPr="006E6534" w:rsidDel="00A9668D">
          <w:delInstrText xml:space="preserve"> [</w:delInstrText>
        </w:r>
        <w:r w:rsidRPr="006E6534" w:rsidDel="00A9668D">
          <w:rPr>
            <w:lang w:val="en-GB"/>
          </w:rPr>
          <w:delInstrText>HR</w:delInstrText>
        </w:r>
        <w:r w:rsidRPr="006E6534" w:rsidDel="00A9668D">
          <w:delInstrText xml:space="preserve">] 0.56; 95% </w:delInstrText>
        </w:r>
        <w:r w:rsidRPr="006E6534" w:rsidDel="00A9668D">
          <w:rPr>
            <w:lang w:val="en-GB"/>
          </w:rPr>
          <w:delInstrText>confidence</w:delInstrText>
        </w:r>
        <w:r w:rsidRPr="006E6534" w:rsidDel="00A9668D">
          <w:delInstrText xml:space="preserve"> </w:delInstrText>
        </w:r>
        <w:r w:rsidRPr="006E6534" w:rsidDel="00A9668D">
          <w:rPr>
            <w:lang w:val="en-GB"/>
          </w:rPr>
          <w:delInstrText>interval</w:delInstrText>
        </w:r>
        <w:r w:rsidRPr="006E6534" w:rsidDel="00A9668D">
          <w:delInstrText xml:space="preserve"> [</w:delInstrText>
        </w:r>
        <w:r w:rsidRPr="006E6534" w:rsidDel="00A9668D">
          <w:rPr>
            <w:lang w:val="en-GB"/>
          </w:rPr>
          <w:delInstrText>CI</w:delInstrText>
        </w:r>
        <w:r w:rsidRPr="006E6534" w:rsidDel="00A9668D">
          <w:delInstrText xml:space="preserve">] 0.37-0.85). </w:delInstrText>
        </w:r>
        <w:r w:rsidRPr="006E6534" w:rsidDel="00A9668D">
          <w:rPr>
            <w:lang w:val="en-GB"/>
          </w:rPr>
          <w:delInstrText>Median</w:delInstrText>
        </w:r>
        <w:r w:rsidRPr="006E6534" w:rsidDel="00A9668D">
          <w:delInstrText xml:space="preserve"> </w:delInstrText>
        </w:r>
        <w:r w:rsidRPr="006E6534" w:rsidDel="00A9668D">
          <w:rPr>
            <w:lang w:val="en-GB"/>
          </w:rPr>
          <w:delInstrText>OS</w:delInstrText>
        </w:r>
        <w:r w:rsidRPr="006E6534" w:rsidDel="00A9668D">
          <w:delInstrText xml:space="preserve"> </w:delInstrText>
        </w:r>
        <w:r w:rsidRPr="006E6534" w:rsidDel="00A9668D">
          <w:rPr>
            <w:lang w:val="en-GB"/>
          </w:rPr>
          <w:delInstrText>was</w:delInstrText>
        </w:r>
        <w:r w:rsidRPr="006E6534" w:rsidDel="00A9668D">
          <w:delInstrText xml:space="preserve"> 33.1 </w:delInstrText>
        </w:r>
        <w:r w:rsidRPr="006E6534" w:rsidDel="00A9668D">
          <w:rPr>
            <w:lang w:val="en-GB"/>
          </w:rPr>
          <w:delInstrText>months</w:delInstrText>
        </w:r>
        <w:r w:rsidRPr="006E6534" w:rsidDel="00A9668D">
          <w:delInstrText xml:space="preserve"> </w:delInstrText>
        </w:r>
        <w:r w:rsidRPr="006E6534" w:rsidDel="00A9668D">
          <w:rPr>
            <w:lang w:val="en-GB"/>
          </w:rPr>
          <w:delInstrText>in</w:delInstrText>
        </w:r>
        <w:r w:rsidRPr="006E6534" w:rsidDel="00A9668D">
          <w:delInstrText xml:space="preserve"> </w:delInstrText>
        </w:r>
        <w:r w:rsidRPr="006E6534" w:rsidDel="00A9668D">
          <w:rPr>
            <w:lang w:val="en-GB"/>
          </w:rPr>
          <w:delInstrText>the</w:delInstrText>
        </w:r>
        <w:r w:rsidRPr="006E6534" w:rsidDel="00A9668D">
          <w:delInstrText xml:space="preserve"> </w:delInstrText>
        </w:r>
        <w:r w:rsidRPr="006E6534" w:rsidDel="00A9668D">
          <w:rPr>
            <w:lang w:val="en-GB"/>
          </w:rPr>
          <w:delInstrText>osimertinib</w:delInstrText>
        </w:r>
        <w:r w:rsidRPr="006E6534" w:rsidDel="00A9668D">
          <w:delInstrText xml:space="preserve"> </w:delInstrText>
        </w:r>
        <w:r w:rsidRPr="006E6534" w:rsidDel="00A9668D">
          <w:rPr>
            <w:lang w:val="en-GB"/>
          </w:rPr>
          <w:delInstrText>group</w:delInstrText>
        </w:r>
        <w:r w:rsidRPr="006E6534" w:rsidDel="00A9668D">
          <w:delInstrText xml:space="preserve"> </w:delInstrText>
        </w:r>
        <w:r w:rsidRPr="006E6534" w:rsidDel="00A9668D">
          <w:rPr>
            <w:lang w:val="en-GB"/>
          </w:rPr>
          <w:delInstrText>versus</w:delInstrText>
        </w:r>
        <w:r w:rsidRPr="006E6534" w:rsidDel="00A9668D">
          <w:delInstrText xml:space="preserve"> 25.7 </w:delInstrText>
        </w:r>
        <w:r w:rsidRPr="006E6534" w:rsidDel="00A9668D">
          <w:rPr>
            <w:lang w:val="en-GB"/>
          </w:rPr>
          <w:delInstrText>months</w:delInstrText>
        </w:r>
        <w:r w:rsidRPr="006E6534" w:rsidDel="00A9668D">
          <w:delInstrText xml:space="preserve"> </w:delInstrText>
        </w:r>
        <w:r w:rsidRPr="006E6534" w:rsidDel="00A9668D">
          <w:rPr>
            <w:lang w:val="en-GB"/>
          </w:rPr>
          <w:delInstrText>in</w:delInstrText>
        </w:r>
        <w:r w:rsidRPr="006E6534" w:rsidDel="00A9668D">
          <w:delInstrText xml:space="preserve"> </w:delInstrText>
        </w:r>
        <w:r w:rsidRPr="006E6534" w:rsidDel="00A9668D">
          <w:rPr>
            <w:lang w:val="en-GB"/>
          </w:rPr>
          <w:delInstrText>the</w:delInstrText>
        </w:r>
        <w:r w:rsidRPr="006E6534" w:rsidDel="00A9668D">
          <w:delInstrText xml:space="preserve"> </w:delInstrText>
        </w:r>
        <w:r w:rsidRPr="006E6534" w:rsidDel="00A9668D">
          <w:rPr>
            <w:lang w:val="en-GB"/>
          </w:rPr>
          <w:delInstrText>comparator</w:delInstrText>
        </w:r>
        <w:r w:rsidRPr="006E6534" w:rsidDel="00A9668D">
          <w:delInstrText xml:space="preserve"> </w:delInstrText>
        </w:r>
        <w:r w:rsidRPr="006E6534" w:rsidDel="00A9668D">
          <w:rPr>
            <w:lang w:val="en-GB"/>
          </w:rPr>
          <w:delInstrText>group</w:delInstrText>
        </w:r>
        <w:r w:rsidRPr="006E6534" w:rsidDel="00A9668D">
          <w:delInstrText xml:space="preserve"> (</w:delInstrText>
        </w:r>
        <w:r w:rsidRPr="006E6534" w:rsidDel="00A9668D">
          <w:rPr>
            <w:lang w:val="en-GB"/>
          </w:rPr>
          <w:delInstrText>HR </w:delInstrText>
        </w:r>
        <w:r w:rsidRPr="006E6534" w:rsidDel="00A9668D">
          <w:delInstrText xml:space="preserve">0.85; 95% </w:delInstrText>
        </w:r>
        <w:r w:rsidRPr="006E6534" w:rsidDel="00A9668D">
          <w:rPr>
            <w:lang w:val="en-GB"/>
          </w:rPr>
          <w:delInstrText>CI</w:delInstrText>
        </w:r>
        <w:r w:rsidRPr="006E6534" w:rsidDel="00A9668D">
          <w:delInstrText xml:space="preserve"> 0.56-1.29). </w:delInstrText>
        </w:r>
        <w:r w:rsidRPr="006E6534" w:rsidDel="00A9668D">
          <w:rPr>
            <w:lang w:val="en-GB"/>
          </w:rPr>
          <w:delInstrText>At</w:delInstrText>
        </w:r>
        <w:r w:rsidRPr="006E6534" w:rsidDel="00A9668D">
          <w:delInstrText xml:space="preserve"> 3 </w:delInstrText>
        </w:r>
        <w:r w:rsidRPr="006E6534" w:rsidDel="00A9668D">
          <w:rPr>
            <w:lang w:val="en-GB"/>
          </w:rPr>
          <w:delInstrText>years</w:delInstrText>
        </w:r>
        <w:r w:rsidRPr="006E6534" w:rsidDel="00A9668D">
          <w:delInstrText xml:space="preserve">, 20% </w:delInstrText>
        </w:r>
        <w:r w:rsidRPr="006E6534" w:rsidDel="00A9668D">
          <w:rPr>
            <w:lang w:val="en-GB"/>
          </w:rPr>
          <w:delInstrText>of</w:delInstrText>
        </w:r>
        <w:r w:rsidRPr="006E6534" w:rsidDel="00A9668D">
          <w:delInstrText xml:space="preserve"> </w:delInstrText>
        </w:r>
        <w:r w:rsidRPr="006E6534" w:rsidDel="00A9668D">
          <w:rPr>
            <w:lang w:val="en-GB"/>
          </w:rPr>
          <w:delInstrText>patients</w:delInstrText>
        </w:r>
        <w:r w:rsidRPr="006E6534" w:rsidDel="00A9668D">
          <w:delInstrText xml:space="preserve"> </w:delInstrText>
        </w:r>
        <w:r w:rsidRPr="006E6534" w:rsidDel="00A9668D">
          <w:rPr>
            <w:lang w:val="en-GB"/>
          </w:rPr>
          <w:delInstrText>on</w:delInstrText>
        </w:r>
        <w:r w:rsidRPr="006E6534" w:rsidDel="00A9668D">
          <w:delInstrText xml:space="preserve"> </w:delInstrText>
        </w:r>
        <w:r w:rsidRPr="006E6534" w:rsidDel="00A9668D">
          <w:rPr>
            <w:lang w:val="en-GB"/>
          </w:rPr>
          <w:delInstrText>osimertinib</w:delInstrText>
        </w:r>
        <w:r w:rsidRPr="006E6534" w:rsidDel="00A9668D">
          <w:delInstrText xml:space="preserve"> </w:delInstrText>
        </w:r>
        <w:r w:rsidRPr="006E6534" w:rsidDel="00A9668D">
          <w:rPr>
            <w:lang w:val="en-GB"/>
          </w:rPr>
          <w:delInstrText>and</w:delInstrText>
        </w:r>
        <w:r w:rsidRPr="006E6534" w:rsidDel="00A9668D">
          <w:delInstrText xml:space="preserve"> 8% </w:delInstrText>
        </w:r>
        <w:r w:rsidRPr="006E6534" w:rsidDel="00A9668D">
          <w:rPr>
            <w:lang w:val="en-GB"/>
          </w:rPr>
          <w:delInstrText>on</w:delInstrText>
        </w:r>
        <w:r w:rsidRPr="006E6534" w:rsidDel="00A9668D">
          <w:delInstrText xml:space="preserve"> </w:delInstrText>
        </w:r>
        <w:r w:rsidRPr="006E6534" w:rsidDel="00A9668D">
          <w:rPr>
            <w:lang w:val="en-GB"/>
          </w:rPr>
          <w:delInstrText>the</w:delInstrText>
        </w:r>
        <w:r w:rsidRPr="006E6534" w:rsidDel="00A9668D">
          <w:delInstrText xml:space="preserve"> </w:delInstrText>
        </w:r>
        <w:r w:rsidRPr="006E6534" w:rsidDel="00A9668D">
          <w:rPr>
            <w:lang w:val="en-GB"/>
          </w:rPr>
          <w:delInstrText>comparator</w:delInstrText>
        </w:r>
        <w:r w:rsidRPr="006E6534" w:rsidDel="00A9668D">
          <w:delInstrText xml:space="preserve"> </w:delInstrText>
        </w:r>
        <w:r w:rsidRPr="006E6534" w:rsidDel="00A9668D">
          <w:rPr>
            <w:lang w:val="en-GB"/>
          </w:rPr>
          <w:delInstrText>remained</w:delInstrText>
        </w:r>
        <w:r w:rsidRPr="006E6534" w:rsidDel="00A9668D">
          <w:delInstrText xml:space="preserve"> </w:delInstrText>
        </w:r>
        <w:r w:rsidRPr="006E6534" w:rsidDel="00A9668D">
          <w:rPr>
            <w:lang w:val="en-GB"/>
          </w:rPr>
          <w:delInstrText>on</w:delInstrText>
        </w:r>
        <w:r w:rsidRPr="006E6534" w:rsidDel="00A9668D">
          <w:delInstrText xml:space="preserve"> </w:delInstrText>
        </w:r>
        <w:r w:rsidRPr="006E6534" w:rsidDel="00A9668D">
          <w:rPr>
            <w:lang w:val="en-GB"/>
          </w:rPr>
          <w:delInstrText>randomized</w:delInstrText>
        </w:r>
        <w:r w:rsidRPr="006E6534" w:rsidDel="00A9668D">
          <w:delInstrText xml:space="preserve"> </w:delInstrText>
        </w:r>
        <w:r w:rsidRPr="006E6534" w:rsidDel="00A9668D">
          <w:rPr>
            <w:lang w:val="en-GB"/>
          </w:rPr>
          <w:delInstrText>treatment</w:delInstrText>
        </w:r>
        <w:r w:rsidRPr="006E6534" w:rsidDel="00A9668D">
          <w:delInstrText xml:space="preserve">. </w:delInstrText>
        </w:r>
        <w:r w:rsidRPr="006E6534" w:rsidDel="00A9668D">
          <w:rPr>
            <w:lang w:val="en-GB"/>
          </w:rPr>
          <w:delInstrText>Grade</w:delInstrText>
        </w:r>
        <w:r w:rsidRPr="006E6534" w:rsidDel="00A9668D">
          <w:delInstrText xml:space="preserve"> 3 </w:delInstrText>
        </w:r>
        <w:r w:rsidRPr="006E6534" w:rsidDel="00A9668D">
          <w:rPr>
            <w:lang w:val="en-GB"/>
          </w:rPr>
          <w:delInstrText>or</w:delInstrText>
        </w:r>
        <w:r w:rsidRPr="006E6534" w:rsidDel="00A9668D">
          <w:delInstrText xml:space="preserve"> </w:delInstrText>
        </w:r>
        <w:r w:rsidRPr="006E6534" w:rsidDel="00A9668D">
          <w:rPr>
            <w:lang w:val="en-GB"/>
          </w:rPr>
          <w:delInstrText>higher</w:delInstrText>
        </w:r>
        <w:r w:rsidRPr="006E6534" w:rsidDel="00A9668D">
          <w:delInstrText xml:space="preserve"> </w:delInstrText>
        </w:r>
        <w:r w:rsidRPr="006E6534" w:rsidDel="00A9668D">
          <w:rPr>
            <w:lang w:val="en-GB"/>
          </w:rPr>
          <w:delInstrText>adverse</w:delInstrText>
        </w:r>
        <w:r w:rsidRPr="006E6534" w:rsidDel="00A9668D">
          <w:delInstrText xml:space="preserve"> </w:delInstrText>
        </w:r>
        <w:r w:rsidRPr="006E6534" w:rsidDel="00A9668D">
          <w:rPr>
            <w:lang w:val="en-GB"/>
          </w:rPr>
          <w:delInstrText>events</w:delInstrText>
        </w:r>
        <w:r w:rsidRPr="006E6534" w:rsidDel="00A9668D">
          <w:delInstrText xml:space="preserve"> (</w:delInstrText>
        </w:r>
        <w:r w:rsidRPr="006E6534" w:rsidDel="00A9668D">
          <w:rPr>
            <w:lang w:val="en-GB"/>
          </w:rPr>
          <w:delInstrText>AEs</w:delInstrText>
        </w:r>
        <w:r w:rsidRPr="006E6534" w:rsidDel="00A9668D">
          <w:delInstrText xml:space="preserve">) </w:delInstrText>
        </w:r>
        <w:r w:rsidRPr="006E6534" w:rsidDel="00A9668D">
          <w:rPr>
            <w:lang w:val="en-GB"/>
          </w:rPr>
          <w:delInstrText>were</w:delInstrText>
        </w:r>
        <w:r w:rsidRPr="006E6534" w:rsidDel="00A9668D">
          <w:delInstrText xml:space="preserve"> </w:delInstrText>
        </w:r>
        <w:r w:rsidRPr="006E6534" w:rsidDel="00A9668D">
          <w:rPr>
            <w:lang w:val="en-GB"/>
          </w:rPr>
          <w:delInstrText>reported</w:delInstrText>
        </w:r>
        <w:r w:rsidRPr="006E6534" w:rsidDel="00A9668D">
          <w:delInstrText xml:space="preserve"> </w:delInstrText>
        </w:r>
        <w:r w:rsidRPr="006E6534" w:rsidDel="00A9668D">
          <w:rPr>
            <w:lang w:val="en-GB"/>
          </w:rPr>
          <w:delInstrText>in</w:delInstrText>
        </w:r>
        <w:r w:rsidRPr="006E6534" w:rsidDel="00A9668D">
          <w:delInstrText xml:space="preserve"> 54 </w:delInstrText>
        </w:r>
        <w:r w:rsidRPr="006E6534" w:rsidDel="00A9668D">
          <w:rPr>
            <w:lang w:val="en-GB"/>
          </w:rPr>
          <w:delInstrText>and</w:delInstrText>
        </w:r>
        <w:r w:rsidRPr="006E6534" w:rsidDel="00A9668D">
          <w:delInstrText xml:space="preserve"> 28% </w:delInstrText>
        </w:r>
        <w:r w:rsidRPr="006E6534" w:rsidDel="00A9668D">
          <w:rPr>
            <w:lang w:val="en-GB"/>
          </w:rPr>
          <w:delInstrText>of</w:delInstrText>
        </w:r>
        <w:r w:rsidRPr="006E6534" w:rsidDel="00A9668D">
          <w:delInstrText xml:space="preserve"> </w:delInstrText>
        </w:r>
        <w:r w:rsidRPr="006E6534" w:rsidDel="00A9668D">
          <w:rPr>
            <w:lang w:val="en-GB"/>
          </w:rPr>
          <w:delInstrText>patients</w:delInstrText>
        </w:r>
        <w:r w:rsidRPr="006E6534" w:rsidDel="00A9668D">
          <w:delInstrText xml:space="preserve"> </w:delInstrText>
        </w:r>
        <w:r w:rsidRPr="006E6534" w:rsidDel="00A9668D">
          <w:rPr>
            <w:lang w:val="en-GB"/>
          </w:rPr>
          <w:delInstrText>in</w:delInstrText>
        </w:r>
        <w:r w:rsidRPr="006E6534" w:rsidDel="00A9668D">
          <w:delInstrText xml:space="preserve"> </w:delInstrText>
        </w:r>
        <w:r w:rsidRPr="006E6534" w:rsidDel="00A9668D">
          <w:rPr>
            <w:lang w:val="en-GB"/>
          </w:rPr>
          <w:delInstrText>the</w:delInstrText>
        </w:r>
        <w:r w:rsidRPr="006E6534" w:rsidDel="00A9668D">
          <w:delInstrText xml:space="preserve"> </w:delInstrText>
        </w:r>
        <w:r w:rsidRPr="006E6534" w:rsidDel="00A9668D">
          <w:rPr>
            <w:lang w:val="en-GB"/>
          </w:rPr>
          <w:delInstrText>osimertinib</w:delInstrText>
        </w:r>
        <w:r w:rsidRPr="006E6534" w:rsidDel="00A9668D">
          <w:delInstrText xml:space="preserve"> </w:delInstrText>
        </w:r>
        <w:r w:rsidRPr="006E6534" w:rsidDel="00A9668D">
          <w:rPr>
            <w:lang w:val="en-GB"/>
          </w:rPr>
          <w:delInstrText>and</w:delInstrText>
        </w:r>
        <w:r w:rsidRPr="006E6534" w:rsidDel="00A9668D">
          <w:delInstrText xml:space="preserve"> </w:delInstrText>
        </w:r>
        <w:r w:rsidRPr="006E6534" w:rsidDel="00A9668D">
          <w:rPr>
            <w:lang w:val="en-GB"/>
          </w:rPr>
          <w:delInstrText>comparator</w:delInstrText>
        </w:r>
        <w:r w:rsidRPr="006E6534" w:rsidDel="00A9668D">
          <w:delInstrText xml:space="preserve"> </w:delInstrText>
        </w:r>
        <w:r w:rsidRPr="006E6534" w:rsidDel="00A9668D">
          <w:rPr>
            <w:lang w:val="en-GB"/>
          </w:rPr>
          <w:delInstrText>groups</w:delInstrText>
        </w:r>
        <w:r w:rsidRPr="006E6534" w:rsidDel="00A9668D">
          <w:delInstrText xml:space="preserve">, </w:delInstrText>
        </w:r>
        <w:r w:rsidRPr="006E6534" w:rsidDel="00A9668D">
          <w:rPr>
            <w:lang w:val="en-GB"/>
          </w:rPr>
          <w:delInstrText>respectively</w:delInstrText>
        </w:r>
        <w:r w:rsidRPr="006E6534" w:rsidDel="00A9668D">
          <w:delInstrText xml:space="preserve">, </w:delInstrText>
        </w:r>
        <w:r w:rsidRPr="006E6534" w:rsidDel="00A9668D">
          <w:rPr>
            <w:lang w:val="en-GB"/>
          </w:rPr>
          <w:delInstrText>driven</w:delInstrText>
        </w:r>
        <w:r w:rsidRPr="006E6534" w:rsidDel="00A9668D">
          <w:delInstrText xml:space="preserve"> </w:delInstrText>
        </w:r>
        <w:r w:rsidRPr="006E6534" w:rsidDel="00A9668D">
          <w:rPr>
            <w:lang w:val="en-GB"/>
          </w:rPr>
          <w:delInstrText>by</w:delInstrText>
        </w:r>
        <w:r w:rsidRPr="006E6534" w:rsidDel="00A9668D">
          <w:delInstrText xml:space="preserve"> </w:delInstrText>
        </w:r>
        <w:r w:rsidRPr="006E6534" w:rsidDel="00A9668D">
          <w:rPr>
            <w:lang w:val="en-GB"/>
          </w:rPr>
          <w:delInstrText>increased</w:delInstrText>
        </w:r>
        <w:r w:rsidRPr="006E6534" w:rsidDel="00A9668D">
          <w:delInstrText xml:space="preserve"> </w:delInstrText>
        </w:r>
        <w:r w:rsidRPr="006E6534" w:rsidDel="00A9668D">
          <w:rPr>
            <w:lang w:val="en-GB"/>
          </w:rPr>
          <w:delInstrText>local</w:delInstrText>
        </w:r>
        <w:r w:rsidRPr="006E6534" w:rsidDel="00A9668D">
          <w:delInstrText xml:space="preserve"> </w:delInstrText>
        </w:r>
        <w:r w:rsidRPr="006E6534" w:rsidDel="00A9668D">
          <w:rPr>
            <w:lang w:val="en-GB"/>
          </w:rPr>
          <w:delInstrText>reporting</w:delInstrText>
        </w:r>
        <w:r w:rsidRPr="006E6534" w:rsidDel="00A9668D">
          <w:delInstrText xml:space="preserve"> </w:delInstrText>
        </w:r>
        <w:r w:rsidRPr="006E6534" w:rsidDel="00A9668D">
          <w:rPr>
            <w:lang w:val="en-GB"/>
          </w:rPr>
          <w:delInstrText>of</w:delInstrText>
        </w:r>
        <w:r w:rsidRPr="006E6534" w:rsidDel="00A9668D">
          <w:delInstrText xml:space="preserve"> </w:delInstrText>
        </w:r>
        <w:r w:rsidRPr="006E6534" w:rsidDel="00A9668D">
          <w:rPr>
            <w:lang w:val="en-GB"/>
          </w:rPr>
          <w:delInstrText>laboratory</w:delInstrText>
        </w:r>
        <w:r w:rsidRPr="006E6534" w:rsidDel="00A9668D">
          <w:delInstrText xml:space="preserve">- </w:delInstrText>
        </w:r>
        <w:r w:rsidRPr="006E6534" w:rsidDel="00A9668D">
          <w:rPr>
            <w:lang w:val="en-GB"/>
          </w:rPr>
          <w:delInstrText>and</w:delInstrText>
        </w:r>
        <w:r w:rsidRPr="006E6534" w:rsidDel="00A9668D">
          <w:delInstrText xml:space="preserve"> </w:delInstrText>
        </w:r>
        <w:r w:rsidRPr="006E6534" w:rsidDel="00A9668D">
          <w:rPr>
            <w:lang w:val="en-GB"/>
          </w:rPr>
          <w:delInstrText>disease</w:delInstrText>
        </w:r>
        <w:r w:rsidRPr="006E6534" w:rsidDel="00A9668D">
          <w:delInstrText>-</w:delInstrText>
        </w:r>
        <w:r w:rsidRPr="006E6534" w:rsidDel="00A9668D">
          <w:rPr>
            <w:lang w:val="en-GB"/>
          </w:rPr>
          <w:delInstrText>related</w:delInstrText>
        </w:r>
        <w:r w:rsidRPr="006E6534" w:rsidDel="00A9668D">
          <w:delInstrText xml:space="preserve"> </w:delInstrText>
        </w:r>
        <w:r w:rsidRPr="006E6534" w:rsidDel="00A9668D">
          <w:rPr>
            <w:lang w:val="en-GB"/>
          </w:rPr>
          <w:delInstrText>AEs</w:delInstrText>
        </w:r>
        <w:r w:rsidRPr="006E6534" w:rsidDel="00A9668D">
          <w:delInstrText xml:space="preserve">. </w:delInstrText>
        </w:r>
        <w:r w:rsidRPr="006E6534" w:rsidDel="00A9668D">
          <w:rPr>
            <w:lang w:val="en-GB"/>
          </w:rPr>
          <w:delInstrText>No</w:delInstrText>
        </w:r>
        <w:r w:rsidRPr="006E6534" w:rsidDel="00A9668D">
          <w:delInstrText xml:space="preserve"> </w:delInstrText>
        </w:r>
        <w:r w:rsidRPr="006E6534" w:rsidDel="00A9668D">
          <w:rPr>
            <w:lang w:val="en-GB"/>
          </w:rPr>
          <w:delInstrText>new</w:delInstrText>
        </w:r>
        <w:r w:rsidRPr="006E6534" w:rsidDel="00A9668D">
          <w:delInstrText xml:space="preserve"> </w:delInstrText>
        </w:r>
        <w:r w:rsidRPr="006E6534" w:rsidDel="00A9668D">
          <w:rPr>
            <w:lang w:val="en-GB"/>
          </w:rPr>
          <w:delInstrText>safety</w:delInstrText>
        </w:r>
        <w:r w:rsidRPr="006E6534" w:rsidDel="00A9668D">
          <w:delInstrText xml:space="preserve"> </w:delInstrText>
        </w:r>
        <w:r w:rsidRPr="006E6534" w:rsidDel="00A9668D">
          <w:rPr>
            <w:lang w:val="en-GB"/>
          </w:rPr>
          <w:delInstrText>signals</w:delInstrText>
        </w:r>
        <w:r w:rsidRPr="006E6534" w:rsidDel="00A9668D">
          <w:delInstrText xml:space="preserve"> </w:delInstrText>
        </w:r>
        <w:r w:rsidRPr="006E6534" w:rsidDel="00A9668D">
          <w:rPr>
            <w:lang w:val="en-GB"/>
          </w:rPr>
          <w:delInstrText>were</w:delInstrText>
        </w:r>
        <w:r w:rsidRPr="006E6534" w:rsidDel="00A9668D">
          <w:delInstrText xml:space="preserve"> </w:delInstrText>
        </w:r>
        <w:r w:rsidRPr="006E6534" w:rsidDel="00A9668D">
          <w:rPr>
            <w:lang w:val="en-GB"/>
          </w:rPr>
          <w:delInstrText>identified</w:delInstrText>
        </w:r>
        <w:r w:rsidRPr="006E6534" w:rsidDel="00A9668D">
          <w:delInstrText>.\</w:delInstrText>
        </w:r>
        <w:r w:rsidRPr="006E6534" w:rsidDel="00A9668D">
          <w:rPr>
            <w:lang w:val="en-GB"/>
          </w:rPr>
          <w:delInstrText>nCONCLUSIONS</w:delInstrText>
        </w:r>
        <w:r w:rsidRPr="006E6534" w:rsidDel="00A9668D">
          <w:delInstrText xml:space="preserve">: </w:delInstrText>
        </w:r>
        <w:r w:rsidRPr="006E6534" w:rsidDel="00A9668D">
          <w:rPr>
            <w:lang w:val="en-GB"/>
          </w:rPr>
          <w:delInstrText>First</w:delInstrText>
        </w:r>
        <w:r w:rsidRPr="006E6534" w:rsidDel="00A9668D">
          <w:delInstrText>-</w:delInstrText>
        </w:r>
        <w:r w:rsidRPr="006E6534" w:rsidDel="00A9668D">
          <w:rPr>
            <w:lang w:val="en-GB"/>
          </w:rPr>
          <w:delInstrText>line</w:delInstrText>
        </w:r>
        <w:r w:rsidRPr="006E6534" w:rsidDel="00A9668D">
          <w:delInstrText xml:space="preserve"> </w:delInstrText>
        </w:r>
        <w:r w:rsidRPr="006E6534" w:rsidDel="00A9668D">
          <w:rPr>
            <w:lang w:val="en-GB"/>
          </w:rPr>
          <w:delInstrText>osimertinib</w:delInstrText>
        </w:r>
        <w:r w:rsidRPr="006E6534" w:rsidDel="00A9668D">
          <w:delInstrText xml:space="preserve"> </w:delInstrText>
        </w:r>
        <w:r w:rsidRPr="006E6534" w:rsidDel="00A9668D">
          <w:rPr>
            <w:lang w:val="en-GB"/>
          </w:rPr>
          <w:delInstrText>treatment</w:delInstrText>
        </w:r>
        <w:r w:rsidRPr="006E6534" w:rsidDel="00A9668D">
          <w:delInstrText xml:space="preserve"> </w:delInstrText>
        </w:r>
        <w:r w:rsidRPr="006E6534" w:rsidDel="00A9668D">
          <w:rPr>
            <w:lang w:val="en-GB"/>
          </w:rPr>
          <w:delInstrText>resulted</w:delInstrText>
        </w:r>
        <w:r w:rsidRPr="006E6534" w:rsidDel="00A9668D">
          <w:delInstrText xml:space="preserve"> </w:delInstrText>
        </w:r>
        <w:r w:rsidRPr="006E6534" w:rsidDel="00A9668D">
          <w:rPr>
            <w:lang w:val="en-GB"/>
          </w:rPr>
          <w:delInstrText>in</w:delInstrText>
        </w:r>
        <w:r w:rsidRPr="006E6534" w:rsidDel="00A9668D">
          <w:delInstrText xml:space="preserve"> </w:delInstrText>
        </w:r>
        <w:r w:rsidRPr="006E6534" w:rsidDel="00A9668D">
          <w:rPr>
            <w:lang w:val="en-GB"/>
          </w:rPr>
          <w:delInstrText>a</w:delInstrText>
        </w:r>
        <w:r w:rsidRPr="006E6534" w:rsidDel="00A9668D">
          <w:delInstrText xml:space="preserve"> </w:delInstrText>
        </w:r>
        <w:r w:rsidRPr="006E6534" w:rsidDel="00A9668D">
          <w:rPr>
            <w:lang w:val="en-GB"/>
          </w:rPr>
          <w:delInstrText>clinically</w:delInstrText>
        </w:r>
        <w:r w:rsidRPr="006E6534" w:rsidDel="00A9668D">
          <w:delInstrText xml:space="preserve"> </w:delInstrText>
        </w:r>
        <w:r w:rsidRPr="006E6534" w:rsidDel="00A9668D">
          <w:rPr>
            <w:lang w:val="en-GB"/>
          </w:rPr>
          <w:delInstrText>meaningful</w:delInstrText>
        </w:r>
        <w:r w:rsidRPr="006E6534" w:rsidDel="00A9668D">
          <w:delInstrText xml:space="preserve"> </w:delInstrText>
        </w:r>
        <w:r w:rsidRPr="006E6534" w:rsidDel="00A9668D">
          <w:rPr>
            <w:lang w:val="en-GB"/>
          </w:rPr>
          <w:delInstrText>PFS</w:delInstrText>
        </w:r>
        <w:r w:rsidRPr="006E6534" w:rsidDel="00A9668D">
          <w:delInstrText xml:space="preserve"> </w:delInstrText>
        </w:r>
        <w:r w:rsidRPr="006E6534" w:rsidDel="00A9668D">
          <w:rPr>
            <w:lang w:val="en-GB"/>
          </w:rPr>
          <w:delInstrText>and</w:delInstrText>
        </w:r>
        <w:r w:rsidRPr="006E6534" w:rsidDel="00A9668D">
          <w:delInstrText xml:space="preserve"> </w:delInstrText>
        </w:r>
        <w:r w:rsidRPr="006E6534" w:rsidDel="00A9668D">
          <w:rPr>
            <w:lang w:val="en-GB"/>
          </w:rPr>
          <w:delInstrText>OS</w:delInstrText>
        </w:r>
        <w:r w:rsidRPr="006E6534" w:rsidDel="00A9668D">
          <w:delInstrText xml:space="preserve"> </w:delInstrText>
        </w:r>
        <w:r w:rsidRPr="006E6534" w:rsidDel="00A9668D">
          <w:rPr>
            <w:lang w:val="en-GB"/>
          </w:rPr>
          <w:delInstrText>benefit</w:delInstrText>
        </w:r>
        <w:r w:rsidRPr="006E6534" w:rsidDel="00A9668D">
          <w:delInstrText xml:space="preserve"> </w:delInstrText>
        </w:r>
        <w:r w:rsidRPr="006E6534" w:rsidDel="00A9668D">
          <w:rPr>
            <w:lang w:val="en-GB"/>
          </w:rPr>
          <w:delInstrText>versus</w:delInstrText>
        </w:r>
        <w:r w:rsidRPr="006E6534" w:rsidDel="00A9668D">
          <w:delInstrText xml:space="preserve"> </w:delInstrText>
        </w:r>
        <w:r w:rsidRPr="006E6534" w:rsidDel="00A9668D">
          <w:rPr>
            <w:lang w:val="en-GB"/>
          </w:rPr>
          <w:delInstrText>comparator</w:delInstrText>
        </w:r>
        <w:r w:rsidRPr="006E6534" w:rsidDel="00A9668D">
          <w:delInstrText xml:space="preserve"> </w:delInstrText>
        </w:r>
        <w:r w:rsidRPr="006E6534" w:rsidDel="00A9668D">
          <w:rPr>
            <w:lang w:val="en-GB"/>
          </w:rPr>
          <w:delInstrText>EGFR</w:delInstrText>
        </w:r>
        <w:r w:rsidRPr="006E6534" w:rsidDel="00A9668D">
          <w:delInstrText xml:space="preserve"> </w:delInstrText>
        </w:r>
        <w:r w:rsidRPr="006E6534" w:rsidDel="00A9668D">
          <w:rPr>
            <w:lang w:val="en-GB"/>
          </w:rPr>
          <w:delInstrText>TKI</w:delInstrText>
        </w:r>
        <w:r w:rsidRPr="006E6534" w:rsidDel="00A9668D">
          <w:delInstrText xml:space="preserve"> </w:delInstrText>
        </w:r>
        <w:r w:rsidRPr="006E6534" w:rsidDel="00A9668D">
          <w:rPr>
            <w:lang w:val="en-GB"/>
          </w:rPr>
          <w:delInstrText>in</w:delInstrText>
        </w:r>
        <w:r w:rsidRPr="006E6534" w:rsidDel="00A9668D">
          <w:delInstrText xml:space="preserve"> </w:delInstrText>
        </w:r>
        <w:r w:rsidRPr="006E6534" w:rsidDel="00A9668D">
          <w:rPr>
            <w:lang w:val="en-GB"/>
          </w:rPr>
          <w:delInstrText>Chinese</w:delInstrText>
        </w:r>
        <w:r w:rsidRPr="006E6534" w:rsidDel="00A9668D">
          <w:delInstrText xml:space="preserve"> </w:delInstrText>
        </w:r>
        <w:r w:rsidRPr="006E6534" w:rsidDel="00A9668D">
          <w:rPr>
            <w:lang w:val="en-GB"/>
          </w:rPr>
          <w:delInstrText>patients</w:delInstrText>
        </w:r>
        <w:r w:rsidRPr="006E6534" w:rsidDel="00A9668D">
          <w:delInstrText xml:space="preserve"> </w:delInstrText>
        </w:r>
        <w:r w:rsidRPr="006E6534" w:rsidDel="00A9668D">
          <w:rPr>
            <w:lang w:val="en-GB"/>
          </w:rPr>
          <w:delInstrText>with</w:delInstrText>
        </w:r>
        <w:r w:rsidRPr="006E6534" w:rsidDel="00A9668D">
          <w:delInstrText xml:space="preserve"> </w:delInstrText>
        </w:r>
        <w:r w:rsidRPr="006E6534" w:rsidDel="00A9668D">
          <w:rPr>
            <w:lang w:val="en-GB"/>
          </w:rPr>
          <w:delInstrText>EGFRm</w:delInstrText>
        </w:r>
        <w:r w:rsidRPr="006E6534" w:rsidDel="00A9668D">
          <w:delInstrText xml:space="preserve"> </w:delInstrText>
        </w:r>
        <w:r w:rsidRPr="006E6534" w:rsidDel="00A9668D">
          <w:rPr>
            <w:lang w:val="en-GB"/>
          </w:rPr>
          <w:delInstrText>advanced</w:delInstrText>
        </w:r>
        <w:r w:rsidRPr="006E6534" w:rsidDel="00A9668D">
          <w:delInstrText xml:space="preserve"> </w:delInstrText>
        </w:r>
        <w:r w:rsidRPr="006E6534" w:rsidDel="00A9668D">
          <w:rPr>
            <w:lang w:val="en-GB"/>
          </w:rPr>
          <w:delInstrText>NSCLC</w:delInstrText>
        </w:r>
        <w:r w:rsidRPr="006E6534" w:rsidDel="00A9668D">
          <w:delInstrText xml:space="preserve">. </w:delInstrText>
        </w:r>
        <w:r w:rsidRPr="006E6534" w:rsidDel="00A9668D">
          <w:rPr>
            <w:lang w:val="en-GB"/>
          </w:rPr>
          <w:delInstrText>Safety</w:delInstrText>
        </w:r>
        <w:r w:rsidRPr="006E6534" w:rsidDel="00A9668D">
          <w:delInstrText xml:space="preserve"> </w:delInstrText>
        </w:r>
        <w:r w:rsidRPr="006E6534" w:rsidDel="00A9668D">
          <w:rPr>
            <w:lang w:val="en-GB"/>
          </w:rPr>
          <w:delInstrText>data</w:delInstrText>
        </w:r>
        <w:r w:rsidRPr="006E6534" w:rsidDel="00A9668D">
          <w:delInstrText xml:space="preserve"> </w:delInstrText>
        </w:r>
        <w:r w:rsidRPr="006E6534" w:rsidDel="00A9668D">
          <w:rPr>
            <w:lang w:val="en-GB"/>
          </w:rPr>
          <w:delInstrText>were</w:delInstrText>
        </w:r>
        <w:r w:rsidRPr="006E6534" w:rsidDel="00A9668D">
          <w:delInstrText xml:space="preserve"> </w:delInstrText>
        </w:r>
        <w:r w:rsidRPr="006E6534" w:rsidDel="00A9668D">
          <w:rPr>
            <w:lang w:val="en-GB"/>
          </w:rPr>
          <w:delInstrText>consistent</w:delInstrText>
        </w:r>
        <w:r w:rsidRPr="006E6534" w:rsidDel="00A9668D">
          <w:delInstrText xml:space="preserve"> </w:delInstrText>
        </w:r>
        <w:r w:rsidRPr="006E6534" w:rsidDel="00A9668D">
          <w:rPr>
            <w:lang w:val="en-GB"/>
          </w:rPr>
          <w:delInstrText>with</w:delInstrText>
        </w:r>
        <w:r w:rsidRPr="006E6534" w:rsidDel="00A9668D">
          <w:delInstrText xml:space="preserve"> </w:delInstrText>
        </w:r>
        <w:r w:rsidRPr="006E6534" w:rsidDel="00A9668D">
          <w:rPr>
            <w:lang w:val="en-GB"/>
          </w:rPr>
          <w:delInstrText>the</w:delInstrText>
        </w:r>
        <w:r w:rsidRPr="006E6534" w:rsidDel="00A9668D">
          <w:delInstrText xml:space="preserve"> </w:delInstrText>
        </w:r>
        <w:r w:rsidRPr="006E6534" w:rsidDel="00A9668D">
          <w:rPr>
            <w:lang w:val="en-GB"/>
          </w:rPr>
          <w:delInstrText>known</w:delInstrText>
        </w:r>
        <w:r w:rsidRPr="006E6534" w:rsidDel="00A9668D">
          <w:delInstrText xml:space="preserve"> </w:delInstrText>
        </w:r>
        <w:r w:rsidRPr="006E6534" w:rsidDel="00A9668D">
          <w:rPr>
            <w:lang w:val="en-GB"/>
          </w:rPr>
          <w:delInstrText>safety</w:delInstrText>
        </w:r>
        <w:r w:rsidRPr="006E6534" w:rsidDel="00A9668D">
          <w:delInstrText xml:space="preserve"> </w:delInstrText>
        </w:r>
        <w:r w:rsidRPr="006E6534" w:rsidDel="00A9668D">
          <w:rPr>
            <w:lang w:val="en-GB"/>
          </w:rPr>
          <w:delInstrText>profile</w:delInstrText>
        </w:r>
        <w:r w:rsidRPr="006E6534" w:rsidDel="00A9668D">
          <w:delInstrText xml:space="preserve"> </w:delInstrText>
        </w:r>
        <w:r w:rsidRPr="006E6534" w:rsidDel="00A9668D">
          <w:rPr>
            <w:lang w:val="en-GB"/>
          </w:rPr>
          <w:delInstrText>of</w:delInstrText>
        </w:r>
        <w:r w:rsidRPr="006E6534" w:rsidDel="00A9668D">
          <w:delInstrText xml:space="preserve"> </w:delInstrText>
        </w:r>
        <w:r w:rsidRPr="006E6534" w:rsidDel="00A9668D">
          <w:rPr>
            <w:lang w:val="en-GB"/>
          </w:rPr>
          <w:delInstrText>osimertinib</w:delInstrText>
        </w:r>
        <w:r w:rsidRPr="006E6534" w:rsidDel="00A9668D">
          <w:delInstrText>.\</w:delInstrText>
        </w:r>
        <w:r w:rsidRPr="006E6534" w:rsidDel="00A9668D">
          <w:rPr>
            <w:lang w:val="en-GB"/>
          </w:rPr>
          <w:delInstrText>nCLINICAL</w:delInstrText>
        </w:r>
        <w:r w:rsidRPr="006E6534" w:rsidDel="00A9668D">
          <w:delInstrText xml:space="preserve"> </w:delInstrText>
        </w:r>
        <w:r w:rsidRPr="006E6534" w:rsidDel="00A9668D">
          <w:rPr>
            <w:lang w:val="en-GB"/>
          </w:rPr>
          <w:delInstrText>TRIAL</w:delInstrText>
        </w:r>
        <w:r w:rsidRPr="006E6534" w:rsidDel="00A9668D">
          <w:delInstrText xml:space="preserve"> </w:delInstrText>
        </w:r>
        <w:r w:rsidRPr="006E6534" w:rsidDel="00A9668D">
          <w:rPr>
            <w:lang w:val="en-GB"/>
          </w:rPr>
          <w:delInstrText>REGISTRATION</w:delInstrText>
        </w:r>
        <w:r w:rsidRPr="006E6534" w:rsidDel="00A9668D">
          <w:delInstrText xml:space="preserve">: </w:delInstrText>
        </w:r>
        <w:r w:rsidRPr="006E6534" w:rsidDel="00A9668D">
          <w:rPr>
            <w:lang w:val="en-GB"/>
          </w:rPr>
          <w:delInstrText>ClinicalTrials</w:delInstrText>
        </w:r>
        <w:r w:rsidRPr="006E6534" w:rsidDel="00A9668D">
          <w:delInstrText>.</w:delInstrText>
        </w:r>
        <w:r w:rsidRPr="006E6534" w:rsidDel="00A9668D">
          <w:rPr>
            <w:lang w:val="en-GB"/>
          </w:rPr>
          <w:delInstrText>gov</w:delInstrText>
        </w:r>
        <w:r w:rsidRPr="006E6534" w:rsidDel="00A9668D">
          <w:delInstrText xml:space="preserve"> </w:delInstrText>
        </w:r>
        <w:r w:rsidRPr="006E6534" w:rsidDel="00A9668D">
          <w:rPr>
            <w:lang w:val="en-GB"/>
          </w:rPr>
          <w:delInstrText>NCT</w:delInstrText>
        </w:r>
        <w:r w:rsidRPr="006E6534" w:rsidDel="00A9668D">
          <w:delInstrText xml:space="preserve">02296125, </w:delInstrText>
        </w:r>
        <w:r w:rsidRPr="006E6534" w:rsidDel="00A9668D">
          <w:rPr>
            <w:lang w:val="en-GB"/>
          </w:rPr>
          <w:delInstrText>registered</w:delInstrText>
        </w:r>
        <w:r w:rsidRPr="006E6534" w:rsidDel="00A9668D">
          <w:delInstrText xml:space="preserve"> 20 </w:delInstrText>
        </w:r>
        <w:r w:rsidRPr="006E6534" w:rsidDel="00A9668D">
          <w:rPr>
            <w:lang w:val="en-GB"/>
          </w:rPr>
          <w:delInstrText>November</w:delInstrText>
        </w:r>
        <w:r w:rsidRPr="006E6534" w:rsidDel="00A9668D">
          <w:delInstrText xml:space="preserve"> 2014.","</w:delInstrText>
        </w:r>
        <w:r w:rsidRPr="006E6534" w:rsidDel="00A9668D">
          <w:rPr>
            <w:lang w:val="en-GB"/>
          </w:rPr>
          <w:delInstrText>container</w:delInstrText>
        </w:r>
        <w:r w:rsidRPr="006E6534" w:rsidDel="00A9668D">
          <w:delInstrText>-</w:delInstrText>
        </w:r>
        <w:r w:rsidRPr="006E6534" w:rsidDel="00A9668D">
          <w:rPr>
            <w:lang w:val="en-GB"/>
          </w:rPr>
          <w:delInstrText>title</w:delInstrText>
        </w:r>
        <w:r w:rsidRPr="006E6534" w:rsidDel="00A9668D">
          <w:delInstrText>":"</w:delInstrText>
        </w:r>
        <w:r w:rsidRPr="006E6534" w:rsidDel="00A9668D">
          <w:rPr>
            <w:lang w:val="en-GB"/>
          </w:rPr>
          <w:delInstrText>Targeted</w:delInstrText>
        </w:r>
        <w:r w:rsidRPr="006E6534" w:rsidDel="00A9668D">
          <w:delInstrText xml:space="preserve"> </w:delInstrText>
        </w:r>
        <w:r w:rsidRPr="006E6534" w:rsidDel="00A9668D">
          <w:rPr>
            <w:lang w:val="en-GB"/>
          </w:rPr>
          <w:delInstrText>Oncology</w:delInstrText>
        </w:r>
        <w:r w:rsidRPr="006E6534" w:rsidDel="00A9668D">
          <w:delInstrText>","</w:delInstrText>
        </w:r>
        <w:r w:rsidRPr="006E6534" w:rsidDel="00A9668D">
          <w:rPr>
            <w:lang w:val="en-GB"/>
          </w:rPr>
          <w:delInstrText>DOI</w:delInstrText>
        </w:r>
        <w:r w:rsidRPr="006E6534" w:rsidDel="00A9668D">
          <w:delInstrText>":"10.1007/</w:delInstrText>
        </w:r>
        <w:r w:rsidRPr="006E6534" w:rsidDel="00A9668D">
          <w:rPr>
            <w:lang w:val="en-GB"/>
          </w:rPr>
          <w:delInstrText>s</w:delInstrText>
        </w:r>
        <w:r w:rsidRPr="006E6534" w:rsidDel="00A9668D">
          <w:delInstrText>11523-021-00794-6","</w:delInstrText>
        </w:r>
        <w:r w:rsidRPr="006E6534" w:rsidDel="00A9668D">
          <w:rPr>
            <w:lang w:val="en-GB"/>
          </w:rPr>
          <w:delInstrText>ISSN</w:delInstrText>
        </w:r>
        <w:r w:rsidRPr="006E6534" w:rsidDel="00A9668D">
          <w:delInstrText>":"1776-260</w:delInstrText>
        </w:r>
        <w:r w:rsidRPr="006E6534" w:rsidDel="00A9668D">
          <w:rPr>
            <w:lang w:val="en-GB"/>
          </w:rPr>
          <w:delInstrText>X</w:delInstrText>
        </w:r>
        <w:r w:rsidRPr="006E6534" w:rsidDel="00A9668D">
          <w:delInstrText>","</w:delInstrText>
        </w:r>
        <w:r w:rsidRPr="006E6534" w:rsidDel="00A9668D">
          <w:rPr>
            <w:lang w:val="en-GB"/>
          </w:rPr>
          <w:delInstrText>issue</w:delInstrText>
        </w:r>
        <w:r w:rsidRPr="006E6534" w:rsidDel="00A9668D">
          <w:delInstrText>":"2","</w:delInstrText>
        </w:r>
        <w:r w:rsidRPr="006E6534" w:rsidDel="00A9668D">
          <w:rPr>
            <w:lang w:val="en-GB"/>
          </w:rPr>
          <w:delInstrText>journalAbbreviation</w:delInstrText>
        </w:r>
        <w:r w:rsidRPr="006E6534" w:rsidDel="00A9668D">
          <w:delInstrText>":"</w:delInstrText>
        </w:r>
        <w:r w:rsidRPr="006E6534" w:rsidDel="00A9668D">
          <w:rPr>
            <w:lang w:val="en-GB"/>
          </w:rPr>
          <w:delInstrText>Target</w:delInstrText>
        </w:r>
        <w:r w:rsidRPr="006E6534" w:rsidDel="00A9668D">
          <w:delInstrText xml:space="preserve"> </w:delInstrText>
        </w:r>
        <w:r w:rsidRPr="006E6534" w:rsidDel="00A9668D">
          <w:rPr>
            <w:lang w:val="en-GB"/>
          </w:rPr>
          <w:delInstrText>Oncol</w:delInstrText>
        </w:r>
        <w:r w:rsidRPr="006E6534" w:rsidDel="00A9668D">
          <w:delInstrText>","</w:delInstrText>
        </w:r>
        <w:r w:rsidRPr="006E6534" w:rsidDel="00A9668D">
          <w:rPr>
            <w:lang w:val="en-GB"/>
          </w:rPr>
          <w:delInstrText>language</w:delInstrText>
        </w:r>
        <w:r w:rsidRPr="006E6534" w:rsidDel="00A9668D">
          <w:delInstrText>":"</w:delInstrText>
        </w:r>
        <w:r w:rsidRPr="006E6534" w:rsidDel="00A9668D">
          <w:rPr>
            <w:lang w:val="en-GB"/>
          </w:rPr>
          <w:delInstrText>eng</w:delInstrText>
        </w:r>
        <w:r w:rsidRPr="006E6534" w:rsidDel="00A9668D">
          <w:delInstrText>","</w:delInstrText>
        </w:r>
        <w:r w:rsidRPr="006E6534" w:rsidDel="00A9668D">
          <w:rPr>
            <w:lang w:val="en-GB"/>
          </w:rPr>
          <w:delInstrText>note</w:delInstrText>
        </w:r>
        <w:r w:rsidRPr="006E6534" w:rsidDel="00A9668D">
          <w:delInstrText>":"</w:delInstrText>
        </w:r>
        <w:r w:rsidRPr="006E6534" w:rsidDel="00A9668D">
          <w:rPr>
            <w:lang w:val="en-GB"/>
          </w:rPr>
          <w:delInstrText>PMID</w:delInstrText>
        </w:r>
        <w:r w:rsidRPr="006E6534" w:rsidDel="00A9668D">
          <w:delInstrText>: 33544337\</w:delInstrText>
        </w:r>
        <w:r w:rsidRPr="006E6534" w:rsidDel="00A9668D">
          <w:rPr>
            <w:lang w:val="en-GB"/>
          </w:rPr>
          <w:delInstrText>nPMCID</w:delInstrText>
        </w:r>
        <w:r w:rsidRPr="006E6534" w:rsidDel="00A9668D">
          <w:delInstrText xml:space="preserve">: </w:delInstrText>
        </w:r>
        <w:r w:rsidRPr="006E6534" w:rsidDel="00A9668D">
          <w:rPr>
            <w:lang w:val="en-GB"/>
          </w:rPr>
          <w:delInstrText>PMC</w:delInstrText>
        </w:r>
        <w:r w:rsidRPr="006E6534" w:rsidDel="00A9668D">
          <w:delInstrText>7935816","</w:delInstrText>
        </w:r>
        <w:r w:rsidRPr="006E6534" w:rsidDel="00A9668D">
          <w:rPr>
            <w:lang w:val="en-GB"/>
          </w:rPr>
          <w:delInstrText>page</w:delInstrText>
        </w:r>
        <w:r w:rsidRPr="006E6534" w:rsidDel="00A9668D">
          <w:delInstrText>":"165-176","</w:delInstrText>
        </w:r>
        <w:r w:rsidRPr="006E6534" w:rsidDel="00A9668D">
          <w:rPr>
            <w:lang w:val="en-GB"/>
          </w:rPr>
          <w:delInstrText>source</w:delInstrText>
        </w:r>
        <w:r w:rsidRPr="006E6534" w:rsidDel="00A9668D">
          <w:delInstrText>":"</w:delInstrText>
        </w:r>
        <w:r w:rsidRPr="006E6534" w:rsidDel="00A9668D">
          <w:rPr>
            <w:lang w:val="en-GB"/>
          </w:rPr>
          <w:delInstrText>PubMed</w:delInstrText>
        </w:r>
        <w:r w:rsidRPr="006E6534" w:rsidDel="00A9668D">
          <w:delInstrText>","</w:delInstrText>
        </w:r>
        <w:r w:rsidRPr="006E6534" w:rsidDel="00A9668D">
          <w:rPr>
            <w:lang w:val="en-GB"/>
          </w:rPr>
          <w:delInstrText>title</w:delInstrText>
        </w:r>
        <w:r w:rsidRPr="006E6534" w:rsidDel="00A9668D">
          <w:delInstrText>":"</w:delInstrText>
        </w:r>
        <w:r w:rsidRPr="006E6534" w:rsidDel="00A9668D">
          <w:rPr>
            <w:lang w:val="en-GB"/>
          </w:rPr>
          <w:delInstrText>Osimertinib</w:delInstrText>
        </w:r>
        <w:r w:rsidRPr="006E6534" w:rsidDel="00A9668D">
          <w:delInstrText xml:space="preserve"> </w:delInstrText>
        </w:r>
        <w:r w:rsidRPr="006E6534" w:rsidDel="00A9668D">
          <w:rPr>
            <w:lang w:val="en-GB"/>
          </w:rPr>
          <w:delInstrText>Versus</w:delInstrText>
        </w:r>
        <w:r w:rsidRPr="006E6534" w:rsidDel="00A9668D">
          <w:delInstrText xml:space="preserve"> </w:delInstrText>
        </w:r>
        <w:r w:rsidRPr="006E6534" w:rsidDel="00A9668D">
          <w:rPr>
            <w:lang w:val="en-GB"/>
          </w:rPr>
          <w:delInstrText>Comparator</w:delInstrText>
        </w:r>
        <w:r w:rsidRPr="006E6534" w:rsidDel="00A9668D">
          <w:delInstrText xml:space="preserve"> </w:delInstrText>
        </w:r>
        <w:r w:rsidRPr="006E6534" w:rsidDel="00A9668D">
          <w:rPr>
            <w:lang w:val="en-GB"/>
          </w:rPr>
          <w:delInstrText>EGFR</w:delInstrText>
        </w:r>
        <w:r w:rsidRPr="006E6534" w:rsidDel="00A9668D">
          <w:delInstrText xml:space="preserve"> </w:delInstrText>
        </w:r>
        <w:r w:rsidRPr="006E6534" w:rsidDel="00A9668D">
          <w:rPr>
            <w:lang w:val="en-GB"/>
          </w:rPr>
          <w:delInstrText>TKI</w:delInstrText>
        </w:r>
        <w:r w:rsidRPr="006E6534" w:rsidDel="00A9668D">
          <w:delInstrText xml:space="preserve"> </w:delInstrText>
        </w:r>
        <w:r w:rsidRPr="006E6534" w:rsidDel="00A9668D">
          <w:rPr>
            <w:lang w:val="en-GB"/>
          </w:rPr>
          <w:delInstrText>as</w:delInstrText>
        </w:r>
        <w:r w:rsidRPr="006E6534" w:rsidDel="00A9668D">
          <w:delInstrText xml:space="preserve"> </w:delInstrText>
        </w:r>
        <w:r w:rsidRPr="006E6534" w:rsidDel="00A9668D">
          <w:rPr>
            <w:lang w:val="en-GB"/>
          </w:rPr>
          <w:delInstrText>First</w:delInstrText>
        </w:r>
        <w:r w:rsidRPr="006E6534" w:rsidDel="00A9668D">
          <w:delInstrText>-</w:delInstrText>
        </w:r>
        <w:r w:rsidRPr="006E6534" w:rsidDel="00A9668D">
          <w:rPr>
            <w:lang w:val="en-GB"/>
          </w:rPr>
          <w:delInstrText>Line</w:delInstrText>
        </w:r>
        <w:r w:rsidRPr="006E6534" w:rsidDel="00A9668D">
          <w:delInstrText xml:space="preserve"> </w:delInstrText>
        </w:r>
        <w:r w:rsidRPr="006E6534" w:rsidDel="00A9668D">
          <w:rPr>
            <w:lang w:val="en-GB"/>
          </w:rPr>
          <w:delInstrText>Treatment</w:delInstrText>
        </w:r>
        <w:r w:rsidRPr="006E6534" w:rsidDel="00A9668D">
          <w:delInstrText xml:space="preserve"> </w:delInstrText>
        </w:r>
        <w:r w:rsidRPr="006E6534" w:rsidDel="00A9668D">
          <w:rPr>
            <w:lang w:val="en-GB"/>
          </w:rPr>
          <w:delInstrText>for</w:delInstrText>
        </w:r>
        <w:r w:rsidRPr="006E6534" w:rsidDel="00A9668D">
          <w:delInstrText xml:space="preserve"> </w:delInstrText>
        </w:r>
        <w:r w:rsidRPr="006E6534" w:rsidDel="00A9668D">
          <w:rPr>
            <w:lang w:val="en-GB"/>
          </w:rPr>
          <w:delInstrText>EGFR</w:delInstrText>
        </w:r>
        <w:r w:rsidRPr="006E6534" w:rsidDel="00A9668D">
          <w:delInstrText>-</w:delInstrText>
        </w:r>
        <w:r w:rsidRPr="006E6534" w:rsidDel="00A9668D">
          <w:rPr>
            <w:lang w:val="en-GB"/>
          </w:rPr>
          <w:delInstrText>Mutated</w:delInstrText>
        </w:r>
        <w:r w:rsidRPr="006E6534" w:rsidDel="00A9668D">
          <w:delInstrText xml:space="preserve"> </w:delInstrText>
        </w:r>
        <w:r w:rsidRPr="006E6534" w:rsidDel="00A9668D">
          <w:rPr>
            <w:lang w:val="en-GB"/>
          </w:rPr>
          <w:delInstrText>Advanced</w:delInstrText>
        </w:r>
        <w:r w:rsidRPr="006E6534" w:rsidDel="00A9668D">
          <w:delInstrText xml:space="preserve"> </w:delInstrText>
        </w:r>
        <w:r w:rsidRPr="006E6534" w:rsidDel="00A9668D">
          <w:rPr>
            <w:lang w:val="en-GB"/>
          </w:rPr>
          <w:delInstrText>NSCLC</w:delInstrText>
        </w:r>
        <w:r w:rsidRPr="006E6534" w:rsidDel="00A9668D">
          <w:delInstrText xml:space="preserve">: </w:delInstrText>
        </w:r>
        <w:r w:rsidRPr="006E6534" w:rsidDel="00A9668D">
          <w:rPr>
            <w:lang w:val="en-GB"/>
          </w:rPr>
          <w:delInstrText>FLAURA</w:delInstrText>
        </w:r>
        <w:r w:rsidRPr="006E6534" w:rsidDel="00A9668D">
          <w:delInstrText xml:space="preserve"> </w:delInstrText>
        </w:r>
        <w:r w:rsidRPr="006E6534" w:rsidDel="00A9668D">
          <w:rPr>
            <w:lang w:val="en-GB"/>
          </w:rPr>
          <w:delInstrText>China</w:delInstrText>
        </w:r>
        <w:r w:rsidRPr="006E6534" w:rsidDel="00A9668D">
          <w:delInstrText xml:space="preserve">, </w:delInstrText>
        </w:r>
        <w:r w:rsidRPr="006E6534" w:rsidDel="00A9668D">
          <w:rPr>
            <w:lang w:val="en-GB"/>
          </w:rPr>
          <w:delInstrText>A</w:delInstrText>
        </w:r>
        <w:r w:rsidRPr="006E6534" w:rsidDel="00A9668D">
          <w:delInstrText xml:space="preserve"> </w:delInstrText>
        </w:r>
        <w:r w:rsidRPr="006E6534" w:rsidDel="00A9668D">
          <w:rPr>
            <w:lang w:val="en-GB"/>
          </w:rPr>
          <w:delInstrText>Randomized</w:delInstrText>
        </w:r>
        <w:r w:rsidRPr="006E6534" w:rsidDel="00A9668D">
          <w:delInstrText xml:space="preserve"> </w:delInstrText>
        </w:r>
        <w:r w:rsidRPr="006E6534" w:rsidDel="00A9668D">
          <w:rPr>
            <w:lang w:val="en-GB"/>
          </w:rPr>
          <w:delInstrText>Study</w:delInstrText>
        </w:r>
        <w:r w:rsidRPr="006E6534" w:rsidDel="00A9668D">
          <w:delInstrText>","</w:delInstrText>
        </w:r>
        <w:r w:rsidRPr="006E6534" w:rsidDel="00A9668D">
          <w:rPr>
            <w:lang w:val="en-GB"/>
          </w:rPr>
          <w:delInstrText>title</w:delInstrText>
        </w:r>
        <w:r w:rsidRPr="006E6534" w:rsidDel="00A9668D">
          <w:delInstrText>-</w:delInstrText>
        </w:r>
        <w:r w:rsidRPr="006E6534" w:rsidDel="00A9668D">
          <w:rPr>
            <w:lang w:val="en-GB"/>
          </w:rPr>
          <w:delInstrText>short</w:delInstrText>
        </w:r>
        <w:r w:rsidRPr="006E6534" w:rsidDel="00A9668D">
          <w:delInstrText>":"</w:delInstrText>
        </w:r>
        <w:r w:rsidRPr="006E6534" w:rsidDel="00A9668D">
          <w:rPr>
            <w:lang w:val="en-GB"/>
          </w:rPr>
          <w:delInstrText>Osimertinib</w:delInstrText>
        </w:r>
        <w:r w:rsidRPr="006E6534" w:rsidDel="00A9668D">
          <w:delInstrText xml:space="preserve"> </w:delInstrText>
        </w:r>
        <w:r w:rsidRPr="006E6534" w:rsidDel="00A9668D">
          <w:rPr>
            <w:lang w:val="en-GB"/>
          </w:rPr>
          <w:delInstrText>Versus</w:delInstrText>
        </w:r>
        <w:r w:rsidRPr="006E6534" w:rsidDel="00A9668D">
          <w:delInstrText xml:space="preserve"> </w:delInstrText>
        </w:r>
        <w:r w:rsidRPr="006E6534" w:rsidDel="00A9668D">
          <w:rPr>
            <w:lang w:val="en-GB"/>
          </w:rPr>
          <w:delInstrText>Comparator</w:delInstrText>
        </w:r>
        <w:r w:rsidRPr="006E6534" w:rsidDel="00A9668D">
          <w:delInstrText xml:space="preserve"> </w:delInstrText>
        </w:r>
        <w:r w:rsidRPr="006E6534" w:rsidDel="00A9668D">
          <w:rPr>
            <w:lang w:val="en-GB"/>
          </w:rPr>
          <w:delInstrText>EGFR</w:delInstrText>
        </w:r>
        <w:r w:rsidRPr="006E6534" w:rsidDel="00A9668D">
          <w:delInstrText xml:space="preserve"> </w:delInstrText>
        </w:r>
        <w:r w:rsidRPr="006E6534" w:rsidDel="00A9668D">
          <w:rPr>
            <w:lang w:val="en-GB"/>
          </w:rPr>
          <w:delInstrText>TKI</w:delInstrText>
        </w:r>
        <w:r w:rsidRPr="006E6534" w:rsidDel="00A9668D">
          <w:delInstrText xml:space="preserve"> </w:delInstrText>
        </w:r>
        <w:r w:rsidRPr="006E6534" w:rsidDel="00A9668D">
          <w:rPr>
            <w:lang w:val="en-GB"/>
          </w:rPr>
          <w:delInstrText>as</w:delInstrText>
        </w:r>
        <w:r w:rsidRPr="006E6534" w:rsidDel="00A9668D">
          <w:delInstrText xml:space="preserve"> </w:delInstrText>
        </w:r>
        <w:r w:rsidRPr="006E6534" w:rsidDel="00A9668D">
          <w:rPr>
            <w:lang w:val="en-GB"/>
          </w:rPr>
          <w:delInstrText>First</w:delInstrText>
        </w:r>
        <w:r w:rsidRPr="006E6534" w:rsidDel="00A9668D">
          <w:delInstrText>-</w:delInstrText>
        </w:r>
        <w:r w:rsidRPr="006E6534" w:rsidDel="00A9668D">
          <w:rPr>
            <w:lang w:val="en-GB"/>
          </w:rPr>
          <w:delInstrText>Line</w:delInstrText>
        </w:r>
        <w:r w:rsidRPr="006E6534" w:rsidDel="00A9668D">
          <w:delInstrText xml:space="preserve"> </w:delInstrText>
        </w:r>
        <w:r w:rsidRPr="006E6534" w:rsidDel="00A9668D">
          <w:rPr>
            <w:lang w:val="en-GB"/>
          </w:rPr>
          <w:delInstrText>Treatment</w:delInstrText>
        </w:r>
        <w:r w:rsidRPr="006E6534" w:rsidDel="00A9668D">
          <w:delInstrText xml:space="preserve"> </w:delInstrText>
        </w:r>
        <w:r w:rsidRPr="006E6534" w:rsidDel="00A9668D">
          <w:rPr>
            <w:lang w:val="en-GB"/>
          </w:rPr>
          <w:delInstrText>for</w:delInstrText>
        </w:r>
        <w:r w:rsidRPr="006E6534" w:rsidDel="00A9668D">
          <w:delInstrText xml:space="preserve"> </w:delInstrText>
        </w:r>
        <w:r w:rsidRPr="006E6534" w:rsidDel="00A9668D">
          <w:rPr>
            <w:lang w:val="en-GB"/>
          </w:rPr>
          <w:delInstrText>EGFR</w:delInstrText>
        </w:r>
        <w:r w:rsidRPr="006E6534" w:rsidDel="00A9668D">
          <w:delInstrText>-</w:delInstrText>
        </w:r>
        <w:r w:rsidRPr="006E6534" w:rsidDel="00A9668D">
          <w:rPr>
            <w:lang w:val="en-GB"/>
          </w:rPr>
          <w:delInstrText>Mutated</w:delInstrText>
        </w:r>
        <w:r w:rsidRPr="006E6534" w:rsidDel="00A9668D">
          <w:delInstrText xml:space="preserve"> </w:delInstrText>
        </w:r>
        <w:r w:rsidRPr="006E6534" w:rsidDel="00A9668D">
          <w:rPr>
            <w:lang w:val="en-GB"/>
          </w:rPr>
          <w:delInstrText>Advanced</w:delInstrText>
        </w:r>
        <w:r w:rsidRPr="006E6534" w:rsidDel="00A9668D">
          <w:delInstrText xml:space="preserve"> </w:delInstrText>
        </w:r>
        <w:r w:rsidRPr="006E6534" w:rsidDel="00A9668D">
          <w:rPr>
            <w:lang w:val="en-GB"/>
          </w:rPr>
          <w:delInstrText>NSCLC</w:delInstrText>
        </w:r>
        <w:r w:rsidRPr="006E6534" w:rsidDel="00A9668D">
          <w:delInstrText>","</w:delInstrText>
        </w:r>
        <w:r w:rsidRPr="006E6534" w:rsidDel="00A9668D">
          <w:rPr>
            <w:lang w:val="en-GB"/>
          </w:rPr>
          <w:delInstrText>volume</w:delInstrText>
        </w:r>
        <w:r w:rsidRPr="006E6534" w:rsidDel="00A9668D">
          <w:delInstrText>":"16","</w:delInstrText>
        </w:r>
        <w:r w:rsidRPr="006E6534" w:rsidDel="00A9668D">
          <w:rPr>
            <w:lang w:val="en-GB"/>
          </w:rPr>
          <w:delInstrText>author</w:delInstrText>
        </w:r>
        <w:r w:rsidRPr="006E6534" w:rsidDel="00A9668D">
          <w:delInstrText>":[{"</w:delInstrText>
        </w:r>
        <w:r w:rsidRPr="006E6534" w:rsidDel="00A9668D">
          <w:rPr>
            <w:lang w:val="en-GB"/>
          </w:rPr>
          <w:delInstrText>family</w:delInstrText>
        </w:r>
        <w:r w:rsidRPr="006E6534" w:rsidDel="00A9668D">
          <w:delInstrText>":"</w:delInstrText>
        </w:r>
        <w:r w:rsidRPr="006E6534" w:rsidDel="00A9668D">
          <w:rPr>
            <w:lang w:val="en-GB"/>
          </w:rPr>
          <w:delInstrText>Cheng</w:delInstrText>
        </w:r>
        <w:r w:rsidRPr="006E6534" w:rsidDel="00A9668D">
          <w:delInstrText>","</w:delInstrText>
        </w:r>
        <w:r w:rsidRPr="006E6534" w:rsidDel="00A9668D">
          <w:rPr>
            <w:lang w:val="en-GB"/>
          </w:rPr>
          <w:delInstrText>given</w:delInstrText>
        </w:r>
        <w:r w:rsidRPr="006E6534" w:rsidDel="00A9668D">
          <w:delInstrText>":"</w:delInstrText>
        </w:r>
        <w:r w:rsidRPr="006E6534" w:rsidDel="00A9668D">
          <w:rPr>
            <w:lang w:val="en-GB"/>
          </w:rPr>
          <w:delInstrText>Ying</w:delInstrText>
        </w:r>
        <w:r w:rsidRPr="006E6534" w:rsidDel="00A9668D">
          <w:delInstrText>"},{"</w:delInstrText>
        </w:r>
        <w:r w:rsidRPr="006E6534" w:rsidDel="00A9668D">
          <w:rPr>
            <w:lang w:val="en-GB"/>
          </w:rPr>
          <w:delInstrText>family</w:delInstrText>
        </w:r>
        <w:r w:rsidRPr="006E6534" w:rsidDel="00A9668D">
          <w:delInstrText>":"</w:delInstrText>
        </w:r>
        <w:r w:rsidRPr="006E6534" w:rsidDel="00A9668D">
          <w:rPr>
            <w:lang w:val="en-GB"/>
          </w:rPr>
          <w:delInstrText>He</w:delInstrText>
        </w:r>
        <w:r w:rsidRPr="006E6534" w:rsidDel="00A9668D">
          <w:delInstrText>","</w:delInstrText>
        </w:r>
        <w:r w:rsidRPr="006E6534" w:rsidDel="00A9668D">
          <w:rPr>
            <w:lang w:val="en-GB"/>
          </w:rPr>
          <w:delInstrText>given</w:delInstrText>
        </w:r>
        <w:r w:rsidRPr="006E6534" w:rsidDel="00A9668D">
          <w:delInstrText>":"</w:delInstrText>
        </w:r>
        <w:r w:rsidRPr="006E6534" w:rsidDel="00A9668D">
          <w:rPr>
            <w:lang w:val="en-GB"/>
          </w:rPr>
          <w:delInstrText>Yong</w:delInstrText>
        </w:r>
        <w:r w:rsidRPr="006E6534" w:rsidDel="00A9668D">
          <w:delInstrText>"},{"</w:delInstrText>
        </w:r>
        <w:r w:rsidRPr="006E6534" w:rsidDel="00A9668D">
          <w:rPr>
            <w:lang w:val="en-GB"/>
          </w:rPr>
          <w:delInstrText>family</w:delInstrText>
        </w:r>
        <w:r w:rsidRPr="006E6534" w:rsidDel="00A9668D">
          <w:delInstrText>":"</w:delInstrText>
        </w:r>
        <w:r w:rsidRPr="006E6534" w:rsidDel="00A9668D">
          <w:rPr>
            <w:lang w:val="en-GB"/>
          </w:rPr>
          <w:delInstrText>Li</w:delInstrText>
        </w:r>
        <w:r w:rsidRPr="006E6534" w:rsidDel="00A9668D">
          <w:delInstrText>","</w:delInstrText>
        </w:r>
        <w:r w:rsidRPr="006E6534" w:rsidDel="00A9668D">
          <w:rPr>
            <w:lang w:val="en-GB"/>
          </w:rPr>
          <w:delInstrText>given</w:delInstrText>
        </w:r>
        <w:r w:rsidRPr="006E6534" w:rsidDel="00A9668D">
          <w:delInstrText>":"</w:delInstrText>
        </w:r>
        <w:r w:rsidRPr="006E6534" w:rsidDel="00A9668D">
          <w:rPr>
            <w:lang w:val="en-GB"/>
          </w:rPr>
          <w:delInstrText>Wei</w:delInstrText>
        </w:r>
        <w:r w:rsidRPr="006E6534" w:rsidDel="00A9668D">
          <w:delInstrText>"},{"</w:delInstrText>
        </w:r>
        <w:r w:rsidRPr="006E6534" w:rsidDel="00A9668D">
          <w:rPr>
            <w:lang w:val="en-GB"/>
          </w:rPr>
          <w:delInstrText>family</w:delInstrText>
        </w:r>
        <w:r w:rsidRPr="006E6534" w:rsidDel="00A9668D">
          <w:delInstrText>":"</w:delInstrText>
        </w:r>
        <w:r w:rsidRPr="006E6534" w:rsidDel="00A9668D">
          <w:rPr>
            <w:lang w:val="en-GB"/>
          </w:rPr>
          <w:delInstrText>Zhang</w:delInstrText>
        </w:r>
        <w:r w:rsidRPr="006E6534" w:rsidDel="00A9668D">
          <w:delInstrText>","</w:delInstrText>
        </w:r>
        <w:r w:rsidRPr="006E6534" w:rsidDel="00A9668D">
          <w:rPr>
            <w:lang w:val="en-GB"/>
          </w:rPr>
          <w:delInstrText>given</w:delInstrText>
        </w:r>
        <w:r w:rsidRPr="006E6534" w:rsidDel="00A9668D">
          <w:delInstrText>":"</w:delInstrText>
        </w:r>
        <w:r w:rsidRPr="006E6534" w:rsidDel="00A9668D">
          <w:rPr>
            <w:lang w:val="en-GB"/>
          </w:rPr>
          <w:delInstrText>He</w:delInstrText>
        </w:r>
        <w:r w:rsidRPr="006E6534" w:rsidDel="00A9668D">
          <w:delInstrText>-</w:delInstrText>
        </w:r>
        <w:r w:rsidRPr="006E6534" w:rsidDel="00A9668D">
          <w:rPr>
            <w:lang w:val="en-GB"/>
          </w:rPr>
          <w:delInstrText>Long</w:delInstrText>
        </w:r>
        <w:r w:rsidRPr="006E6534" w:rsidDel="00A9668D">
          <w:delInstrText>"},{"</w:delInstrText>
        </w:r>
        <w:r w:rsidRPr="006E6534" w:rsidDel="00A9668D">
          <w:rPr>
            <w:lang w:val="en-GB"/>
          </w:rPr>
          <w:delInstrText>family</w:delInstrText>
        </w:r>
        <w:r w:rsidRPr="006E6534" w:rsidDel="00A9668D">
          <w:delInstrText>":"</w:delInstrText>
        </w:r>
        <w:r w:rsidRPr="006E6534" w:rsidDel="00A9668D">
          <w:rPr>
            <w:lang w:val="en-GB"/>
          </w:rPr>
          <w:delInstrText>Zhou</w:delInstrText>
        </w:r>
        <w:r w:rsidRPr="006E6534" w:rsidDel="00A9668D">
          <w:delInstrText>","</w:delInstrText>
        </w:r>
        <w:r w:rsidRPr="006E6534" w:rsidDel="00A9668D">
          <w:rPr>
            <w:lang w:val="en-GB"/>
          </w:rPr>
          <w:delInstrText>given</w:delInstrText>
        </w:r>
        <w:r w:rsidRPr="006E6534" w:rsidDel="00A9668D">
          <w:delInstrText>":"</w:delInstrText>
        </w:r>
        <w:r w:rsidRPr="006E6534" w:rsidDel="00A9668D">
          <w:rPr>
            <w:lang w:val="en-GB"/>
          </w:rPr>
          <w:delInstrText>Qing</w:delInstrText>
        </w:r>
        <w:r w:rsidRPr="006E6534" w:rsidDel="00A9668D">
          <w:delInstrText>"},{"</w:delInstrText>
        </w:r>
        <w:r w:rsidRPr="006E6534" w:rsidDel="00A9668D">
          <w:rPr>
            <w:lang w:val="en-GB"/>
          </w:rPr>
          <w:delInstrText>family</w:delInstrText>
        </w:r>
        <w:r w:rsidRPr="006E6534" w:rsidDel="00A9668D">
          <w:delInstrText>":"</w:delInstrText>
        </w:r>
        <w:r w:rsidRPr="006E6534" w:rsidDel="00A9668D">
          <w:rPr>
            <w:lang w:val="en-GB"/>
          </w:rPr>
          <w:delInstrText>Wang</w:delInstrText>
        </w:r>
        <w:r w:rsidRPr="006E6534" w:rsidDel="00A9668D">
          <w:delInstrText>","</w:delInstrText>
        </w:r>
        <w:r w:rsidRPr="006E6534" w:rsidDel="00A9668D">
          <w:rPr>
            <w:lang w:val="en-GB"/>
          </w:rPr>
          <w:delInstrText>given</w:delInstrText>
        </w:r>
        <w:r w:rsidRPr="006E6534" w:rsidDel="00A9668D">
          <w:delInstrText>":"</w:delInstrText>
        </w:r>
        <w:r w:rsidRPr="006E6534" w:rsidDel="00A9668D">
          <w:rPr>
            <w:lang w:val="en-GB"/>
          </w:rPr>
          <w:delInstrText>Buhai</w:delInstrText>
        </w:r>
        <w:r w:rsidRPr="006E6534" w:rsidDel="00A9668D">
          <w:delInstrText>"},{"</w:delInstrText>
        </w:r>
        <w:r w:rsidRPr="006E6534" w:rsidDel="00A9668D">
          <w:rPr>
            <w:lang w:val="en-GB"/>
          </w:rPr>
          <w:delInstrText>family</w:delInstrText>
        </w:r>
        <w:r w:rsidRPr="006E6534" w:rsidDel="00A9668D">
          <w:delInstrText>":"</w:delInstrText>
        </w:r>
        <w:r w:rsidRPr="006E6534" w:rsidDel="00A9668D">
          <w:rPr>
            <w:lang w:val="en-GB"/>
          </w:rPr>
          <w:delInstrText>Liu</w:delInstrText>
        </w:r>
        <w:r w:rsidRPr="006E6534" w:rsidDel="00A9668D">
          <w:delInstrText>","</w:delInstrText>
        </w:r>
        <w:r w:rsidRPr="006E6534" w:rsidDel="00A9668D">
          <w:rPr>
            <w:lang w:val="en-GB"/>
          </w:rPr>
          <w:delInstrText>given</w:delInstrText>
        </w:r>
        <w:r w:rsidRPr="006E6534" w:rsidDel="00A9668D">
          <w:delInstrText>":"</w:delInstrText>
        </w:r>
        <w:r w:rsidRPr="006E6534" w:rsidDel="00A9668D">
          <w:rPr>
            <w:lang w:val="en-GB"/>
          </w:rPr>
          <w:delInstrText>Chunling</w:delInstrText>
        </w:r>
        <w:r w:rsidRPr="006E6534" w:rsidDel="00A9668D">
          <w:delInstrText>"},{"</w:delInstrText>
        </w:r>
        <w:r w:rsidRPr="006E6534" w:rsidDel="00A9668D">
          <w:rPr>
            <w:lang w:val="en-GB"/>
          </w:rPr>
          <w:delInstrText>family</w:delInstrText>
        </w:r>
        <w:r w:rsidRPr="006E6534" w:rsidDel="00A9668D">
          <w:delInstrText>":"</w:delInstrText>
        </w:r>
        <w:r w:rsidRPr="006E6534" w:rsidDel="00A9668D">
          <w:rPr>
            <w:lang w:val="en-GB"/>
          </w:rPr>
          <w:delInstrText>Walding</w:delInstrText>
        </w:r>
        <w:r w:rsidRPr="006E6534" w:rsidDel="00A9668D">
          <w:delInstrText>","</w:delInstrText>
        </w:r>
        <w:r w:rsidRPr="006E6534" w:rsidDel="00A9668D">
          <w:rPr>
            <w:lang w:val="en-GB"/>
          </w:rPr>
          <w:delInstrText>given</w:delInstrText>
        </w:r>
        <w:r w:rsidRPr="006E6534" w:rsidDel="00A9668D">
          <w:delInstrText>":"</w:delInstrText>
        </w:r>
        <w:r w:rsidRPr="006E6534" w:rsidDel="00A9668D">
          <w:rPr>
            <w:lang w:val="en-GB"/>
          </w:rPr>
          <w:delInstrText>Andrew</w:delInstrText>
        </w:r>
        <w:r w:rsidRPr="006E6534" w:rsidDel="00A9668D">
          <w:delInstrText>"},{"</w:delInstrText>
        </w:r>
        <w:r w:rsidRPr="006E6534" w:rsidDel="00A9668D">
          <w:rPr>
            <w:lang w:val="en-GB"/>
          </w:rPr>
          <w:delInstrText>family</w:delInstrText>
        </w:r>
        <w:r w:rsidRPr="006E6534" w:rsidDel="00A9668D">
          <w:delInstrText>":"</w:delInstrText>
        </w:r>
        <w:r w:rsidRPr="006E6534" w:rsidDel="00A9668D">
          <w:rPr>
            <w:lang w:val="en-GB"/>
          </w:rPr>
          <w:delInstrText>Saggese</w:delInstrText>
        </w:r>
        <w:r w:rsidRPr="006E6534" w:rsidDel="00A9668D">
          <w:delInstrText>","</w:delInstrText>
        </w:r>
        <w:r w:rsidRPr="006E6534" w:rsidDel="00A9668D">
          <w:rPr>
            <w:lang w:val="en-GB"/>
          </w:rPr>
          <w:delInstrText>given</w:delInstrText>
        </w:r>
        <w:r w:rsidRPr="006E6534" w:rsidDel="00A9668D">
          <w:delInstrText>":"</w:delInstrText>
        </w:r>
        <w:r w:rsidRPr="006E6534" w:rsidDel="00A9668D">
          <w:rPr>
            <w:lang w:val="en-GB"/>
          </w:rPr>
          <w:delInstrText>Matilde</w:delInstrText>
        </w:r>
        <w:r w:rsidRPr="006E6534" w:rsidDel="00A9668D">
          <w:delInstrText>"},{"</w:delInstrText>
        </w:r>
        <w:r w:rsidRPr="006E6534" w:rsidDel="00A9668D">
          <w:rPr>
            <w:lang w:val="en-GB"/>
          </w:rPr>
          <w:delInstrText>family</w:delInstrText>
        </w:r>
        <w:r w:rsidRPr="006E6534" w:rsidDel="00A9668D">
          <w:delInstrText>":"</w:delInstrText>
        </w:r>
        <w:r w:rsidRPr="006E6534" w:rsidDel="00A9668D">
          <w:rPr>
            <w:lang w:val="en-GB"/>
          </w:rPr>
          <w:delInstrText>Huang</w:delInstrText>
        </w:r>
        <w:r w:rsidRPr="006E6534" w:rsidDel="00A9668D">
          <w:delInstrText>","</w:delInstrText>
        </w:r>
        <w:r w:rsidRPr="006E6534" w:rsidDel="00A9668D">
          <w:rPr>
            <w:lang w:val="en-GB"/>
          </w:rPr>
          <w:delInstrText>given</w:delInstrText>
        </w:r>
        <w:r w:rsidRPr="006E6534" w:rsidDel="00A9668D">
          <w:delInstrText>":"</w:delInstrText>
        </w:r>
        <w:r w:rsidRPr="006E6534" w:rsidDel="00A9668D">
          <w:rPr>
            <w:lang w:val="en-GB"/>
          </w:rPr>
          <w:delInstrText>Xiangning</w:delInstrText>
        </w:r>
        <w:r w:rsidRPr="006E6534" w:rsidDel="00A9668D">
          <w:delInstrText>"},{"</w:delInstrText>
        </w:r>
        <w:r w:rsidRPr="006E6534" w:rsidDel="00A9668D">
          <w:rPr>
            <w:lang w:val="en-GB"/>
          </w:rPr>
          <w:delInstrText>family</w:delInstrText>
        </w:r>
        <w:r w:rsidRPr="006E6534" w:rsidDel="00A9668D">
          <w:delInstrText>":"</w:delInstrText>
        </w:r>
        <w:r w:rsidRPr="006E6534" w:rsidDel="00A9668D">
          <w:rPr>
            <w:lang w:val="en-GB"/>
          </w:rPr>
          <w:delInstrText>Fan</w:delInstrText>
        </w:r>
        <w:r w:rsidRPr="006E6534" w:rsidDel="00A9668D">
          <w:delInstrText>","</w:delInstrText>
        </w:r>
        <w:r w:rsidRPr="006E6534" w:rsidDel="00A9668D">
          <w:rPr>
            <w:lang w:val="en-GB"/>
          </w:rPr>
          <w:delInstrText>given</w:delInstrText>
        </w:r>
        <w:r w:rsidRPr="006E6534" w:rsidDel="00A9668D">
          <w:delInstrText>":"</w:delInstrText>
        </w:r>
        <w:r w:rsidRPr="006E6534" w:rsidDel="00A9668D">
          <w:rPr>
            <w:lang w:val="en-GB"/>
          </w:rPr>
          <w:delInstrText>Minhao</w:delInstrText>
        </w:r>
        <w:r w:rsidRPr="006E6534" w:rsidDel="00A9668D">
          <w:delInstrText>"},{"</w:delInstrText>
        </w:r>
        <w:r w:rsidRPr="006E6534" w:rsidDel="00A9668D">
          <w:rPr>
            <w:lang w:val="en-GB"/>
          </w:rPr>
          <w:delInstrText>family</w:delInstrText>
        </w:r>
        <w:r w:rsidRPr="006E6534" w:rsidDel="00A9668D">
          <w:delInstrText>":"</w:delInstrText>
        </w:r>
        <w:r w:rsidRPr="006E6534" w:rsidDel="00A9668D">
          <w:rPr>
            <w:lang w:val="en-GB"/>
          </w:rPr>
          <w:delInstrText>Wang</w:delInstrText>
        </w:r>
        <w:r w:rsidRPr="006E6534" w:rsidDel="00A9668D">
          <w:delInstrText>","</w:delInstrText>
        </w:r>
        <w:r w:rsidRPr="006E6534" w:rsidDel="00A9668D">
          <w:rPr>
            <w:lang w:val="en-GB"/>
          </w:rPr>
          <w:delInstrText>given</w:delInstrText>
        </w:r>
        <w:r w:rsidRPr="006E6534" w:rsidDel="00A9668D">
          <w:delInstrText>":"</w:delInstrText>
        </w:r>
        <w:r w:rsidRPr="006E6534" w:rsidDel="00A9668D">
          <w:rPr>
            <w:lang w:val="en-GB"/>
          </w:rPr>
          <w:delInstrText>Jia</w:delInstrText>
        </w:r>
        <w:r w:rsidRPr="006E6534" w:rsidDel="00A9668D">
          <w:delInstrText>"},{"</w:delInstrText>
        </w:r>
        <w:r w:rsidRPr="006E6534" w:rsidDel="00A9668D">
          <w:rPr>
            <w:lang w:val="en-GB"/>
          </w:rPr>
          <w:delInstrText>family</w:delInstrText>
        </w:r>
        <w:r w:rsidRPr="006E6534" w:rsidDel="00A9668D">
          <w:delInstrText>":"</w:delInstrText>
        </w:r>
        <w:r w:rsidRPr="006E6534" w:rsidDel="00A9668D">
          <w:rPr>
            <w:lang w:val="en-GB"/>
          </w:rPr>
          <w:delInstrText>Ramalingam</w:delInstrText>
        </w:r>
        <w:r w:rsidRPr="006E6534" w:rsidDel="00A9668D">
          <w:delInstrText>","</w:delInstrText>
        </w:r>
        <w:r w:rsidRPr="006E6534" w:rsidDel="00A9668D">
          <w:rPr>
            <w:lang w:val="en-GB"/>
          </w:rPr>
          <w:delInstrText>given</w:delInstrText>
        </w:r>
        <w:r w:rsidRPr="006E6534" w:rsidDel="00A9668D">
          <w:delInstrText>":"</w:delInstrText>
        </w:r>
        <w:r w:rsidRPr="006E6534" w:rsidDel="00A9668D">
          <w:rPr>
            <w:lang w:val="en-GB"/>
          </w:rPr>
          <w:delInstrText>Suresh</w:delInstrText>
        </w:r>
        <w:r w:rsidRPr="006E6534" w:rsidDel="00A9668D">
          <w:delInstrText xml:space="preserve"> </w:delInstrText>
        </w:r>
        <w:r w:rsidRPr="006E6534" w:rsidDel="00A9668D">
          <w:rPr>
            <w:lang w:val="en-GB"/>
          </w:rPr>
          <w:delInstrText>S</w:delInstrText>
        </w:r>
        <w:r w:rsidRPr="006E6534" w:rsidDel="00A9668D">
          <w:delInstrText>."}],"</w:delInstrText>
        </w:r>
        <w:r w:rsidRPr="006E6534" w:rsidDel="00A9668D">
          <w:rPr>
            <w:lang w:val="en-GB"/>
          </w:rPr>
          <w:delInstrText>issued</w:delInstrText>
        </w:r>
        <w:r w:rsidRPr="006E6534" w:rsidDel="00A9668D">
          <w:delInstrText>":{"</w:delInstrText>
        </w:r>
        <w:r w:rsidRPr="006E6534" w:rsidDel="00A9668D">
          <w:rPr>
            <w:lang w:val="en-GB"/>
          </w:rPr>
          <w:delInstrText>date</w:delInstrText>
        </w:r>
        <w:r w:rsidRPr="006E6534" w:rsidDel="00A9668D">
          <w:delInstrText>-</w:delInstrText>
        </w:r>
        <w:r w:rsidRPr="006E6534" w:rsidDel="00A9668D">
          <w:rPr>
            <w:lang w:val="en-GB"/>
          </w:rPr>
          <w:delInstrText>parts</w:delInstrText>
        </w:r>
        <w:r w:rsidRPr="006E6534" w:rsidDel="00A9668D">
          <w:delInstrText>":[["2021",3]]}}}],"</w:delInstrText>
        </w:r>
        <w:r w:rsidRPr="006E6534" w:rsidDel="00A9668D">
          <w:rPr>
            <w:lang w:val="en-GB"/>
          </w:rPr>
          <w:delInstrText>schema</w:delInstrText>
        </w:r>
        <w:r w:rsidRPr="006E6534" w:rsidDel="00A9668D">
          <w:delInstrText>":"</w:delInstrText>
        </w:r>
        <w:r w:rsidRPr="006E6534" w:rsidDel="00A9668D">
          <w:rPr>
            <w:lang w:val="en-GB"/>
          </w:rPr>
          <w:delInstrText>https</w:delInstrText>
        </w:r>
        <w:r w:rsidRPr="006E6534" w:rsidDel="00A9668D">
          <w:delInstrText>://</w:delInstrText>
        </w:r>
        <w:r w:rsidRPr="006E6534" w:rsidDel="00A9668D">
          <w:rPr>
            <w:lang w:val="en-GB"/>
          </w:rPr>
          <w:delInstrText>github</w:delInstrText>
        </w:r>
        <w:r w:rsidRPr="006E6534" w:rsidDel="00A9668D">
          <w:delInstrText>.</w:delInstrText>
        </w:r>
        <w:r w:rsidRPr="006E6534" w:rsidDel="00A9668D">
          <w:rPr>
            <w:lang w:val="en-GB"/>
          </w:rPr>
          <w:delInstrText>com</w:delInstrText>
        </w:r>
        <w:r w:rsidRPr="006E6534" w:rsidDel="00A9668D">
          <w:delInstrText>/</w:delInstrText>
        </w:r>
        <w:r w:rsidRPr="006E6534" w:rsidDel="00A9668D">
          <w:rPr>
            <w:lang w:val="en-GB"/>
          </w:rPr>
          <w:delInstrText>citation</w:delInstrText>
        </w:r>
        <w:r w:rsidRPr="006E6534" w:rsidDel="00A9668D">
          <w:delInstrText>-</w:delInstrText>
        </w:r>
        <w:r w:rsidRPr="006E6534" w:rsidDel="00A9668D">
          <w:rPr>
            <w:lang w:val="en-GB"/>
          </w:rPr>
          <w:delInstrText>style</w:delInstrText>
        </w:r>
        <w:r w:rsidRPr="006E6534" w:rsidDel="00A9668D">
          <w:delInstrText>-</w:delInstrText>
        </w:r>
        <w:r w:rsidRPr="006E6534" w:rsidDel="00A9668D">
          <w:rPr>
            <w:lang w:val="en-GB"/>
          </w:rPr>
          <w:delInstrText>language</w:delInstrText>
        </w:r>
        <w:r w:rsidRPr="006E6534" w:rsidDel="00A9668D">
          <w:delInstrText>/</w:delInstrText>
        </w:r>
        <w:r w:rsidRPr="006E6534" w:rsidDel="00A9668D">
          <w:rPr>
            <w:lang w:val="en-GB"/>
          </w:rPr>
          <w:delInstrText>schema</w:delInstrText>
        </w:r>
        <w:r w:rsidRPr="006E6534" w:rsidDel="00A9668D">
          <w:delInstrText>/</w:delInstrText>
        </w:r>
        <w:r w:rsidRPr="006E6534" w:rsidDel="00A9668D">
          <w:rPr>
            <w:lang w:val="en-GB"/>
          </w:rPr>
          <w:delInstrText>raw</w:delInstrText>
        </w:r>
        <w:r w:rsidRPr="006E6534" w:rsidDel="00A9668D">
          <w:delInstrText>/</w:delInstrText>
        </w:r>
        <w:r w:rsidRPr="006E6534" w:rsidDel="00A9668D">
          <w:rPr>
            <w:lang w:val="en-GB"/>
          </w:rPr>
          <w:delInstrText>master</w:delInstrText>
        </w:r>
        <w:r w:rsidRPr="006E6534" w:rsidDel="00A9668D">
          <w:delInstrText>/</w:delInstrText>
        </w:r>
        <w:r w:rsidRPr="006E6534" w:rsidDel="00A9668D">
          <w:rPr>
            <w:lang w:val="en-GB"/>
          </w:rPr>
          <w:delInstrText>csl</w:delInstrText>
        </w:r>
        <w:r w:rsidRPr="006E6534" w:rsidDel="00A9668D">
          <w:delInstrText>-</w:delInstrText>
        </w:r>
        <w:r w:rsidRPr="006E6534" w:rsidDel="00A9668D">
          <w:rPr>
            <w:lang w:val="en-GB"/>
          </w:rPr>
          <w:delInstrText>citation</w:delInstrText>
        </w:r>
        <w:r w:rsidRPr="006E6534" w:rsidDel="00A9668D">
          <w:delInstrText>.</w:delInstrText>
        </w:r>
        <w:r w:rsidRPr="006E6534" w:rsidDel="00A9668D">
          <w:rPr>
            <w:lang w:val="en-GB"/>
          </w:rPr>
          <w:delInstrText>json</w:delInstrText>
        </w:r>
        <w:r w:rsidRPr="006E6534" w:rsidDel="00A9668D">
          <w:delInstrText xml:space="preserve">"} </w:delInstrText>
        </w:r>
        <w:r w:rsidRPr="00452D3C" w:rsidDel="00A9668D">
          <w:rPr>
            <w:lang w:val="en-GB"/>
          </w:rPr>
          <w:fldChar w:fldCharType="separate"/>
        </w:r>
        <w:r w:rsidRPr="00452D3C" w:rsidDel="00A9668D">
          <w:delText>(17)</w:delText>
        </w:r>
        <w:bookmarkEnd w:id="16821"/>
        <w:r w:rsidRPr="00452D3C" w:rsidDel="00A9668D">
          <w:rPr>
            <w:lang w:val="en-GB"/>
          </w:rPr>
          <w:fldChar w:fldCharType="end"/>
        </w:r>
      </w:del>
    </w:p>
    <w:tbl>
      <w:tblPr>
        <w:tblStyle w:val="a4"/>
        <w:tblW w:w="0" w:type="auto"/>
        <w:tblLook w:val="04A0" w:firstRow="1" w:lastRow="0" w:firstColumn="1" w:lastColumn="0" w:noHBand="0" w:noVBand="1"/>
      </w:tblPr>
      <w:tblGrid>
        <w:gridCol w:w="3115"/>
        <w:gridCol w:w="3115"/>
        <w:gridCol w:w="3115"/>
      </w:tblGrid>
      <w:tr w:rsidR="006E6534" w:rsidRPr="006E6534" w14:paraId="38D9EBE1" w14:textId="77777777" w:rsidTr="000F05C8">
        <w:trPr>
          <w:tblHeader/>
        </w:trPr>
        <w:tc>
          <w:tcPr>
            <w:tcW w:w="3115" w:type="dxa"/>
            <w:shd w:val="clear" w:color="auto" w:fill="D9D9D9" w:themeFill="background1" w:themeFillShade="D9"/>
          </w:tcPr>
          <w:p w14:paraId="006B333E" w14:textId="08931B69" w:rsidR="00753D12" w:rsidRPr="006E6534" w:rsidRDefault="000A6867" w:rsidP="00415551">
            <w:pPr>
              <w:pStyle w:val="SDText"/>
              <w:ind w:firstLine="0"/>
              <w:jc w:val="center"/>
              <w:rPr>
                <w:rFonts w:cs="Times New Roman"/>
                <w:b/>
                <w:bCs/>
                <w:color w:val="000000" w:themeColor="text1"/>
                <w:rPrChange w:id="16841" w:author="N F" w:date="2023-12-05T03:08:00Z">
                  <w:rPr>
                    <w:rFonts w:cs="Times New Roman"/>
                    <w:b/>
                    <w:bCs/>
                  </w:rPr>
                </w:rPrChange>
              </w:rPr>
            </w:pPr>
            <w:r w:rsidRPr="006E6534">
              <w:rPr>
                <w:rFonts w:cs="Times New Roman"/>
                <w:b/>
                <w:bCs/>
                <w:color w:val="000000" w:themeColor="text1"/>
                <w:rPrChange w:id="16842" w:author="N F" w:date="2023-12-05T03:08:00Z">
                  <w:rPr>
                    <w:rFonts w:cs="Times New Roman"/>
                    <w:b/>
                    <w:bCs/>
                  </w:rPr>
                </w:rPrChange>
              </w:rPr>
              <w:t>Показатель</w:t>
            </w:r>
          </w:p>
        </w:tc>
        <w:tc>
          <w:tcPr>
            <w:tcW w:w="3115" w:type="dxa"/>
            <w:shd w:val="clear" w:color="auto" w:fill="D9D9D9" w:themeFill="background1" w:themeFillShade="D9"/>
          </w:tcPr>
          <w:p w14:paraId="2B99800F" w14:textId="21224634" w:rsidR="00753D12" w:rsidRPr="006E6534" w:rsidRDefault="006F7737" w:rsidP="00415551">
            <w:pPr>
              <w:pStyle w:val="SDText"/>
              <w:ind w:firstLine="0"/>
              <w:jc w:val="center"/>
              <w:rPr>
                <w:rFonts w:cs="Times New Roman"/>
                <w:b/>
                <w:bCs/>
                <w:color w:val="000000" w:themeColor="text1"/>
                <w:rPrChange w:id="16843" w:author="N F" w:date="2023-12-05T03:08:00Z">
                  <w:rPr>
                    <w:rFonts w:cs="Times New Roman"/>
                    <w:b/>
                    <w:bCs/>
                  </w:rPr>
                </w:rPrChange>
              </w:rPr>
            </w:pPr>
            <w:r w:rsidRPr="006E6534">
              <w:rPr>
                <w:rFonts w:cs="Times New Roman"/>
                <w:b/>
                <w:bCs/>
                <w:color w:val="000000" w:themeColor="text1"/>
                <w:rPrChange w:id="16844" w:author="N F" w:date="2023-12-05T03:08:00Z">
                  <w:rPr>
                    <w:rFonts w:cs="Times New Roman"/>
                    <w:b/>
                    <w:bCs/>
                  </w:rPr>
                </w:rPrChange>
              </w:rPr>
              <w:t>Осимертиниб (</w:t>
            </w:r>
            <w:r w:rsidRPr="006E6534">
              <w:rPr>
                <w:rFonts w:cs="Times New Roman"/>
                <w:b/>
                <w:bCs/>
                <w:color w:val="000000" w:themeColor="text1"/>
                <w:lang w:val="en-US"/>
                <w:rPrChange w:id="16845" w:author="N F" w:date="2023-12-05T03:08:00Z">
                  <w:rPr>
                    <w:rFonts w:cs="Times New Roman"/>
                    <w:b/>
                    <w:bCs/>
                    <w:lang w:val="en-US"/>
                  </w:rPr>
                </w:rPrChange>
              </w:rPr>
              <w:t>n</w:t>
            </w:r>
            <w:r w:rsidRPr="006E6534">
              <w:rPr>
                <w:rFonts w:cs="Times New Roman"/>
                <w:b/>
                <w:bCs/>
                <w:color w:val="000000" w:themeColor="text1"/>
                <w:rPrChange w:id="16846" w:author="N F" w:date="2023-12-05T03:08:00Z">
                  <w:rPr>
                    <w:rFonts w:cs="Times New Roman"/>
                    <w:b/>
                    <w:bCs/>
                  </w:rPr>
                </w:rPrChange>
              </w:rPr>
              <w:t xml:space="preserve"> = 71)</w:t>
            </w:r>
          </w:p>
        </w:tc>
        <w:tc>
          <w:tcPr>
            <w:tcW w:w="3115" w:type="dxa"/>
            <w:shd w:val="clear" w:color="auto" w:fill="D9D9D9" w:themeFill="background1" w:themeFillShade="D9"/>
          </w:tcPr>
          <w:p w14:paraId="3AD28235" w14:textId="062D5EFE" w:rsidR="00753D12" w:rsidRPr="006E6534" w:rsidRDefault="006F7737" w:rsidP="00415551">
            <w:pPr>
              <w:pStyle w:val="SDText"/>
              <w:ind w:firstLine="0"/>
              <w:jc w:val="center"/>
              <w:rPr>
                <w:rFonts w:cs="Times New Roman"/>
                <w:b/>
                <w:bCs/>
                <w:color w:val="000000" w:themeColor="text1"/>
                <w:rPrChange w:id="16847" w:author="N F" w:date="2023-12-05T03:08:00Z">
                  <w:rPr>
                    <w:rFonts w:cs="Times New Roman"/>
                    <w:b/>
                    <w:bCs/>
                  </w:rPr>
                </w:rPrChange>
              </w:rPr>
            </w:pPr>
            <w:r w:rsidRPr="006E6534">
              <w:rPr>
                <w:rFonts w:cs="Times New Roman"/>
                <w:b/>
                <w:bCs/>
                <w:color w:val="000000" w:themeColor="text1"/>
                <w:rPrChange w:id="16848" w:author="N F" w:date="2023-12-05T03:08:00Z">
                  <w:rPr>
                    <w:rFonts w:cs="Times New Roman"/>
                    <w:b/>
                    <w:bCs/>
                  </w:rPr>
                </w:rPrChange>
              </w:rPr>
              <w:t>Препарат сравнения (</w:t>
            </w:r>
            <w:r w:rsidRPr="006E6534">
              <w:rPr>
                <w:rFonts w:cs="Times New Roman"/>
                <w:b/>
                <w:bCs/>
                <w:color w:val="000000" w:themeColor="text1"/>
                <w:lang w:val="en-US"/>
                <w:rPrChange w:id="16849" w:author="N F" w:date="2023-12-05T03:08:00Z">
                  <w:rPr>
                    <w:rFonts w:cs="Times New Roman"/>
                    <w:b/>
                    <w:bCs/>
                    <w:lang w:val="en-US"/>
                  </w:rPr>
                </w:rPrChange>
              </w:rPr>
              <w:t>n</w:t>
            </w:r>
            <w:r w:rsidRPr="006E6534">
              <w:rPr>
                <w:rFonts w:cs="Times New Roman"/>
                <w:b/>
                <w:bCs/>
                <w:color w:val="000000" w:themeColor="text1"/>
                <w:rPrChange w:id="16850" w:author="N F" w:date="2023-12-05T03:08:00Z">
                  <w:rPr>
                    <w:rFonts w:cs="Times New Roman"/>
                    <w:b/>
                    <w:bCs/>
                  </w:rPr>
                </w:rPrChange>
              </w:rPr>
              <w:t xml:space="preserve"> = 65)</w:t>
            </w:r>
          </w:p>
        </w:tc>
      </w:tr>
      <w:tr w:rsidR="006E6534" w:rsidRPr="006E6534" w14:paraId="3C9A2FBA" w14:textId="77777777" w:rsidTr="00AC66D4">
        <w:tc>
          <w:tcPr>
            <w:tcW w:w="9345" w:type="dxa"/>
            <w:gridSpan w:val="3"/>
          </w:tcPr>
          <w:p w14:paraId="3A85DDC9" w14:textId="53796BB8" w:rsidR="0036203B" w:rsidRPr="006E6534" w:rsidRDefault="0036203B" w:rsidP="00415551">
            <w:pPr>
              <w:pStyle w:val="SDText"/>
              <w:ind w:firstLine="0"/>
              <w:rPr>
                <w:rFonts w:cs="Times New Roman"/>
                <w:b/>
                <w:bCs/>
                <w:color w:val="000000" w:themeColor="text1"/>
                <w:rPrChange w:id="16851" w:author="N F" w:date="2023-12-05T03:08:00Z">
                  <w:rPr>
                    <w:rFonts w:cs="Times New Roman"/>
                    <w:b/>
                    <w:bCs/>
                  </w:rPr>
                </w:rPrChange>
              </w:rPr>
            </w:pPr>
            <w:r w:rsidRPr="006E6534">
              <w:rPr>
                <w:rFonts w:cs="Times New Roman"/>
                <w:b/>
                <w:bCs/>
                <w:color w:val="000000" w:themeColor="text1"/>
                <w:rPrChange w:id="16852" w:author="N F" w:date="2023-12-05T03:08:00Z">
                  <w:rPr>
                    <w:rFonts w:cs="Times New Roman"/>
                    <w:b/>
                    <w:bCs/>
                  </w:rPr>
                </w:rPrChange>
              </w:rPr>
              <w:t>Выживаемость без признаков прогрессирования</w:t>
            </w:r>
          </w:p>
        </w:tc>
      </w:tr>
      <w:tr w:rsidR="006E6534" w:rsidRPr="006E6534" w14:paraId="30381717" w14:textId="77777777" w:rsidTr="00753D12">
        <w:tc>
          <w:tcPr>
            <w:tcW w:w="3115" w:type="dxa"/>
          </w:tcPr>
          <w:p w14:paraId="0225C5E5" w14:textId="12E181CD" w:rsidR="00753D12" w:rsidRPr="006E6534" w:rsidRDefault="00615887" w:rsidP="00415551">
            <w:pPr>
              <w:pStyle w:val="SDText"/>
              <w:ind w:firstLine="0"/>
              <w:rPr>
                <w:rFonts w:cs="Times New Roman"/>
                <w:color w:val="000000" w:themeColor="text1"/>
                <w:rPrChange w:id="16853" w:author="N F" w:date="2023-12-05T03:08:00Z">
                  <w:rPr>
                    <w:rFonts w:cs="Times New Roman"/>
                  </w:rPr>
                </w:rPrChange>
              </w:rPr>
            </w:pPr>
            <w:r w:rsidRPr="006E6534">
              <w:rPr>
                <w:rFonts w:cs="Times New Roman"/>
                <w:color w:val="000000" w:themeColor="text1"/>
                <w:rPrChange w:id="16854" w:author="N F" w:date="2023-12-05T03:08:00Z">
                  <w:rPr>
                    <w:rFonts w:cs="Times New Roman"/>
                  </w:rPr>
                </w:rPrChange>
              </w:rPr>
              <w:t>События:</w:t>
            </w:r>
          </w:p>
        </w:tc>
        <w:tc>
          <w:tcPr>
            <w:tcW w:w="3115" w:type="dxa"/>
          </w:tcPr>
          <w:p w14:paraId="7E259510" w14:textId="77777777" w:rsidR="00753D12" w:rsidRPr="006E6534" w:rsidRDefault="00753D12" w:rsidP="00415551">
            <w:pPr>
              <w:pStyle w:val="SDText"/>
              <w:ind w:firstLine="0"/>
              <w:rPr>
                <w:rFonts w:cs="Times New Roman"/>
                <w:color w:val="000000" w:themeColor="text1"/>
                <w:rPrChange w:id="16855" w:author="N F" w:date="2023-12-05T03:08:00Z">
                  <w:rPr>
                    <w:rFonts w:cs="Times New Roman"/>
                  </w:rPr>
                </w:rPrChange>
              </w:rPr>
            </w:pPr>
          </w:p>
        </w:tc>
        <w:tc>
          <w:tcPr>
            <w:tcW w:w="3115" w:type="dxa"/>
          </w:tcPr>
          <w:p w14:paraId="02D493D5" w14:textId="77777777" w:rsidR="00753D12" w:rsidRPr="006E6534" w:rsidRDefault="00753D12" w:rsidP="00415551">
            <w:pPr>
              <w:pStyle w:val="SDText"/>
              <w:ind w:firstLine="0"/>
              <w:rPr>
                <w:rFonts w:cs="Times New Roman"/>
                <w:color w:val="000000" w:themeColor="text1"/>
                <w:rPrChange w:id="16856" w:author="N F" w:date="2023-12-05T03:08:00Z">
                  <w:rPr>
                    <w:rFonts w:cs="Times New Roman"/>
                  </w:rPr>
                </w:rPrChange>
              </w:rPr>
            </w:pPr>
          </w:p>
        </w:tc>
      </w:tr>
      <w:tr w:rsidR="006E6534" w:rsidRPr="006E6534" w14:paraId="6C446E88" w14:textId="77777777" w:rsidTr="00753D12">
        <w:tc>
          <w:tcPr>
            <w:tcW w:w="3115" w:type="dxa"/>
          </w:tcPr>
          <w:p w14:paraId="72DA967C" w14:textId="2BF42248" w:rsidR="00753D12" w:rsidRPr="006E6534" w:rsidRDefault="00615887" w:rsidP="00415551">
            <w:pPr>
              <w:pStyle w:val="SDText"/>
              <w:ind w:firstLine="0"/>
              <w:rPr>
                <w:rFonts w:cs="Times New Roman"/>
                <w:color w:val="000000" w:themeColor="text1"/>
                <w:rPrChange w:id="16857" w:author="N F" w:date="2023-12-05T03:08:00Z">
                  <w:rPr>
                    <w:rFonts w:cs="Times New Roman"/>
                  </w:rPr>
                </w:rPrChange>
              </w:rPr>
            </w:pPr>
            <w:r w:rsidRPr="006E6534">
              <w:rPr>
                <w:rFonts w:cs="Times New Roman"/>
                <w:color w:val="000000" w:themeColor="text1"/>
                <w:rPrChange w:id="16858" w:author="N F" w:date="2023-12-05T03:08:00Z">
                  <w:rPr>
                    <w:rFonts w:cs="Times New Roman"/>
                  </w:rPr>
                </w:rPrChange>
              </w:rPr>
              <w:t xml:space="preserve">Прогрессия по </w:t>
            </w:r>
            <w:r w:rsidRPr="006E6534">
              <w:rPr>
                <w:rFonts w:cs="Times New Roman"/>
                <w:color w:val="000000" w:themeColor="text1"/>
                <w:lang w:val="en-US"/>
                <w:rPrChange w:id="16859" w:author="N F" w:date="2023-12-05T03:08:00Z">
                  <w:rPr>
                    <w:rFonts w:cs="Times New Roman"/>
                    <w:lang w:val="en-US"/>
                  </w:rPr>
                </w:rPrChange>
              </w:rPr>
              <w:t>RECIST</w:t>
            </w:r>
          </w:p>
        </w:tc>
        <w:tc>
          <w:tcPr>
            <w:tcW w:w="3115" w:type="dxa"/>
          </w:tcPr>
          <w:p w14:paraId="46CC0EAE" w14:textId="2B61D6B3" w:rsidR="00753D12" w:rsidRPr="006E6534" w:rsidRDefault="00A70655" w:rsidP="00415551">
            <w:pPr>
              <w:pStyle w:val="SDText"/>
              <w:ind w:firstLine="0"/>
              <w:rPr>
                <w:rFonts w:cs="Times New Roman"/>
                <w:color w:val="000000" w:themeColor="text1"/>
                <w:rPrChange w:id="16860" w:author="N F" w:date="2023-12-05T03:08:00Z">
                  <w:rPr>
                    <w:rFonts w:cs="Times New Roman"/>
                  </w:rPr>
                </w:rPrChange>
              </w:rPr>
            </w:pPr>
            <w:r w:rsidRPr="006E6534">
              <w:rPr>
                <w:rFonts w:cs="Times New Roman"/>
                <w:color w:val="000000" w:themeColor="text1"/>
                <w:rPrChange w:id="16861" w:author="N F" w:date="2023-12-05T03:08:00Z">
                  <w:rPr>
                    <w:rFonts w:cs="Times New Roman"/>
                  </w:rPr>
                </w:rPrChange>
              </w:rPr>
              <w:t>35 (49)</w:t>
            </w:r>
          </w:p>
        </w:tc>
        <w:tc>
          <w:tcPr>
            <w:tcW w:w="3115" w:type="dxa"/>
          </w:tcPr>
          <w:p w14:paraId="1D5BF7F7" w14:textId="2AB28F78" w:rsidR="00753D12" w:rsidRPr="006E6534" w:rsidRDefault="00A70655" w:rsidP="00415551">
            <w:pPr>
              <w:pStyle w:val="SDText"/>
              <w:ind w:firstLine="0"/>
              <w:rPr>
                <w:rFonts w:cs="Times New Roman"/>
                <w:color w:val="000000" w:themeColor="text1"/>
                <w:rPrChange w:id="16862" w:author="N F" w:date="2023-12-05T03:08:00Z">
                  <w:rPr>
                    <w:rFonts w:cs="Times New Roman"/>
                  </w:rPr>
                </w:rPrChange>
              </w:rPr>
            </w:pPr>
            <w:r w:rsidRPr="006E6534">
              <w:rPr>
                <w:rFonts w:cs="Times New Roman"/>
                <w:color w:val="000000" w:themeColor="text1"/>
                <w:rPrChange w:id="16863" w:author="N F" w:date="2023-12-05T03:08:00Z">
                  <w:rPr>
                    <w:rFonts w:cs="Times New Roman"/>
                  </w:rPr>
                </w:rPrChange>
              </w:rPr>
              <w:t>49 (75)</w:t>
            </w:r>
          </w:p>
        </w:tc>
      </w:tr>
      <w:tr w:rsidR="006E6534" w:rsidRPr="006E6534" w14:paraId="10C60FC8" w14:textId="77777777" w:rsidTr="00753D12">
        <w:tc>
          <w:tcPr>
            <w:tcW w:w="3115" w:type="dxa"/>
          </w:tcPr>
          <w:p w14:paraId="18515344" w14:textId="616D6901" w:rsidR="00753D12" w:rsidRPr="006E6534" w:rsidRDefault="00A70655" w:rsidP="00415551">
            <w:pPr>
              <w:pStyle w:val="SDText"/>
              <w:ind w:firstLine="0"/>
              <w:rPr>
                <w:rFonts w:cs="Times New Roman"/>
                <w:color w:val="000000" w:themeColor="text1"/>
                <w:rPrChange w:id="16864" w:author="N F" w:date="2023-12-05T03:08:00Z">
                  <w:rPr>
                    <w:rFonts w:cs="Times New Roman"/>
                  </w:rPr>
                </w:rPrChange>
              </w:rPr>
            </w:pPr>
            <w:r w:rsidRPr="006E6534">
              <w:rPr>
                <w:rFonts w:cs="Times New Roman"/>
                <w:color w:val="000000" w:themeColor="text1"/>
                <w:rPrChange w:id="16865" w:author="N F" w:date="2023-12-05T03:08:00Z">
                  <w:rPr>
                    <w:rFonts w:cs="Times New Roman"/>
                  </w:rPr>
                </w:rPrChange>
              </w:rPr>
              <w:t>Смерть</w:t>
            </w:r>
          </w:p>
        </w:tc>
        <w:tc>
          <w:tcPr>
            <w:tcW w:w="3115" w:type="dxa"/>
          </w:tcPr>
          <w:p w14:paraId="02F414EC" w14:textId="50624248" w:rsidR="00753D12" w:rsidRPr="006E6534" w:rsidRDefault="00FB69BA" w:rsidP="00415551">
            <w:pPr>
              <w:pStyle w:val="SDText"/>
              <w:ind w:firstLine="0"/>
              <w:rPr>
                <w:rFonts w:cs="Times New Roman"/>
                <w:color w:val="000000" w:themeColor="text1"/>
                <w:rPrChange w:id="16866" w:author="N F" w:date="2023-12-05T03:08:00Z">
                  <w:rPr>
                    <w:rFonts w:cs="Times New Roman"/>
                  </w:rPr>
                </w:rPrChange>
              </w:rPr>
            </w:pPr>
            <w:r w:rsidRPr="006E6534">
              <w:rPr>
                <w:rFonts w:cs="Times New Roman"/>
                <w:color w:val="000000" w:themeColor="text1"/>
                <w:rPrChange w:id="16867" w:author="N F" w:date="2023-12-05T03:08:00Z">
                  <w:rPr>
                    <w:rFonts w:cs="Times New Roman"/>
                  </w:rPr>
                </w:rPrChange>
              </w:rPr>
              <w:t>5 (7)</w:t>
            </w:r>
          </w:p>
        </w:tc>
        <w:tc>
          <w:tcPr>
            <w:tcW w:w="3115" w:type="dxa"/>
          </w:tcPr>
          <w:p w14:paraId="68D36491" w14:textId="79F2D08B" w:rsidR="00753D12" w:rsidRPr="006E6534" w:rsidRDefault="00A70655" w:rsidP="00415551">
            <w:pPr>
              <w:pStyle w:val="SDText"/>
              <w:ind w:firstLine="0"/>
              <w:rPr>
                <w:rFonts w:cs="Times New Roman"/>
                <w:color w:val="000000" w:themeColor="text1"/>
                <w:rPrChange w:id="16868" w:author="N F" w:date="2023-12-05T03:08:00Z">
                  <w:rPr>
                    <w:rFonts w:cs="Times New Roman"/>
                  </w:rPr>
                </w:rPrChange>
              </w:rPr>
            </w:pPr>
            <w:r w:rsidRPr="006E6534">
              <w:rPr>
                <w:rFonts w:cs="Times New Roman"/>
                <w:color w:val="000000" w:themeColor="text1"/>
                <w:rPrChange w:id="16869" w:author="N F" w:date="2023-12-05T03:08:00Z">
                  <w:rPr>
                    <w:rFonts w:cs="Times New Roman"/>
                  </w:rPr>
                </w:rPrChange>
              </w:rPr>
              <w:t>2 (3)</w:t>
            </w:r>
          </w:p>
        </w:tc>
      </w:tr>
      <w:tr w:rsidR="006E6534" w:rsidRPr="006E6534" w14:paraId="2AB14211" w14:textId="77777777" w:rsidTr="00753D12">
        <w:tc>
          <w:tcPr>
            <w:tcW w:w="3115" w:type="dxa"/>
          </w:tcPr>
          <w:p w14:paraId="195834DD" w14:textId="7C6FF1F9" w:rsidR="00753D12" w:rsidRPr="006E6534" w:rsidRDefault="00FB69BA" w:rsidP="00415551">
            <w:pPr>
              <w:pStyle w:val="SDText"/>
              <w:ind w:firstLine="0"/>
              <w:rPr>
                <w:rFonts w:cs="Times New Roman"/>
                <w:color w:val="000000" w:themeColor="text1"/>
                <w:rPrChange w:id="16870" w:author="N F" w:date="2023-12-05T03:08:00Z">
                  <w:rPr>
                    <w:rFonts w:cs="Times New Roman"/>
                  </w:rPr>
                </w:rPrChange>
              </w:rPr>
            </w:pPr>
            <w:r w:rsidRPr="006E6534">
              <w:rPr>
                <w:rFonts w:cs="Times New Roman"/>
                <w:color w:val="000000" w:themeColor="text1"/>
                <w:rPrChange w:id="16871" w:author="N F" w:date="2023-12-05T03:08:00Z">
                  <w:rPr>
                    <w:rFonts w:cs="Times New Roman"/>
                  </w:rPr>
                </w:rPrChange>
              </w:rPr>
              <w:t>Выживание без прогрессирования, мес.</w:t>
            </w:r>
          </w:p>
        </w:tc>
        <w:tc>
          <w:tcPr>
            <w:tcW w:w="3115" w:type="dxa"/>
          </w:tcPr>
          <w:p w14:paraId="67F0C784" w14:textId="0CCF5779" w:rsidR="00753D12" w:rsidRPr="006E6534" w:rsidRDefault="00FB69BA" w:rsidP="00415551">
            <w:pPr>
              <w:pStyle w:val="SDText"/>
              <w:ind w:firstLine="0"/>
              <w:rPr>
                <w:rFonts w:cs="Times New Roman"/>
                <w:color w:val="000000" w:themeColor="text1"/>
                <w:rPrChange w:id="16872" w:author="N F" w:date="2023-12-05T03:08:00Z">
                  <w:rPr>
                    <w:rFonts w:cs="Times New Roman"/>
                  </w:rPr>
                </w:rPrChange>
              </w:rPr>
            </w:pPr>
            <w:r w:rsidRPr="006E6534">
              <w:rPr>
                <w:rFonts w:cs="Times New Roman"/>
                <w:color w:val="000000" w:themeColor="text1"/>
                <w:rPrChange w:id="16873" w:author="N F" w:date="2023-12-05T03:08:00Z">
                  <w:rPr>
                    <w:rFonts w:cs="Times New Roman"/>
                  </w:rPr>
                </w:rPrChange>
              </w:rPr>
              <w:t>17,8 (13,6–20,</w:t>
            </w:r>
            <w:r w:rsidR="00927C65" w:rsidRPr="006E6534">
              <w:rPr>
                <w:rFonts w:cs="Times New Roman"/>
                <w:color w:val="000000" w:themeColor="text1"/>
                <w:rPrChange w:id="16874" w:author="N F" w:date="2023-12-05T03:08:00Z">
                  <w:rPr>
                    <w:rFonts w:cs="Times New Roman"/>
                  </w:rPr>
                </w:rPrChange>
              </w:rPr>
              <w:t>7</w:t>
            </w:r>
            <w:r w:rsidRPr="006E6534">
              <w:rPr>
                <w:rFonts w:cs="Times New Roman"/>
                <w:color w:val="000000" w:themeColor="text1"/>
                <w:rPrChange w:id="16875" w:author="N F" w:date="2023-12-05T03:08:00Z">
                  <w:rPr>
                    <w:rFonts w:cs="Times New Roman"/>
                  </w:rPr>
                </w:rPrChange>
              </w:rPr>
              <w:t>)</w:t>
            </w:r>
          </w:p>
        </w:tc>
        <w:tc>
          <w:tcPr>
            <w:tcW w:w="3115" w:type="dxa"/>
          </w:tcPr>
          <w:p w14:paraId="1B230CDD" w14:textId="5632809C" w:rsidR="00753D12" w:rsidRPr="006E6534" w:rsidRDefault="00927C65" w:rsidP="00415551">
            <w:pPr>
              <w:pStyle w:val="SDText"/>
              <w:ind w:firstLine="0"/>
              <w:rPr>
                <w:rFonts w:cs="Times New Roman"/>
                <w:color w:val="000000" w:themeColor="text1"/>
                <w:rPrChange w:id="16876" w:author="N F" w:date="2023-12-05T03:08:00Z">
                  <w:rPr>
                    <w:rFonts w:cs="Times New Roman"/>
                  </w:rPr>
                </w:rPrChange>
              </w:rPr>
            </w:pPr>
            <w:r w:rsidRPr="006E6534">
              <w:rPr>
                <w:rFonts w:cs="Times New Roman"/>
                <w:color w:val="000000" w:themeColor="text1"/>
                <w:rPrChange w:id="16877" w:author="N F" w:date="2023-12-05T03:08:00Z">
                  <w:rPr>
                    <w:rFonts w:cs="Times New Roman"/>
                  </w:rPr>
                </w:rPrChange>
              </w:rPr>
              <w:t>9,8 (8,3–13,8)</w:t>
            </w:r>
          </w:p>
        </w:tc>
      </w:tr>
      <w:tr w:rsidR="006E6534" w:rsidRPr="006E6534" w14:paraId="2A881CE6" w14:textId="77777777" w:rsidTr="00AC66D4">
        <w:tc>
          <w:tcPr>
            <w:tcW w:w="3115" w:type="dxa"/>
          </w:tcPr>
          <w:p w14:paraId="6D406076" w14:textId="34B40F64" w:rsidR="00927C65" w:rsidRPr="006E6534" w:rsidRDefault="00927C65" w:rsidP="00415551">
            <w:pPr>
              <w:pStyle w:val="SDText"/>
              <w:ind w:firstLine="0"/>
              <w:rPr>
                <w:rFonts w:cs="Times New Roman"/>
                <w:color w:val="000000" w:themeColor="text1"/>
                <w:rPrChange w:id="16878" w:author="N F" w:date="2023-12-05T03:08:00Z">
                  <w:rPr>
                    <w:rFonts w:cs="Times New Roman"/>
                  </w:rPr>
                </w:rPrChange>
              </w:rPr>
            </w:pPr>
            <w:r w:rsidRPr="006E6534">
              <w:rPr>
                <w:rFonts w:cs="Times New Roman"/>
                <w:color w:val="000000" w:themeColor="text1"/>
                <w:rPrChange w:id="16879" w:author="N F" w:date="2023-12-05T03:08:00Z">
                  <w:rPr>
                    <w:rFonts w:cs="Times New Roman"/>
                  </w:rPr>
                </w:rPrChange>
              </w:rPr>
              <w:t>Отношение риск</w:t>
            </w:r>
            <w:r w:rsidR="00EB02E9" w:rsidRPr="006E6534">
              <w:rPr>
                <w:rFonts w:cs="Times New Roman"/>
                <w:color w:val="000000" w:themeColor="text1"/>
                <w:rPrChange w:id="16880" w:author="N F" w:date="2023-12-05T03:08:00Z">
                  <w:rPr>
                    <w:rFonts w:cs="Times New Roman"/>
                  </w:rPr>
                </w:rPrChange>
              </w:rPr>
              <w:t>ов</w:t>
            </w:r>
          </w:p>
        </w:tc>
        <w:tc>
          <w:tcPr>
            <w:tcW w:w="6230" w:type="dxa"/>
            <w:gridSpan w:val="2"/>
          </w:tcPr>
          <w:p w14:paraId="70E55F5B" w14:textId="3B705F5D" w:rsidR="00927C65" w:rsidRPr="006E6534" w:rsidRDefault="00927C65" w:rsidP="00415551">
            <w:pPr>
              <w:pStyle w:val="SDText"/>
              <w:ind w:firstLine="0"/>
              <w:rPr>
                <w:rFonts w:cs="Times New Roman"/>
                <w:color w:val="000000" w:themeColor="text1"/>
                <w:rPrChange w:id="16881" w:author="N F" w:date="2023-12-05T03:08:00Z">
                  <w:rPr>
                    <w:rFonts w:cs="Times New Roman"/>
                  </w:rPr>
                </w:rPrChange>
              </w:rPr>
            </w:pPr>
            <w:r w:rsidRPr="006E6534">
              <w:rPr>
                <w:rFonts w:cs="Times New Roman"/>
                <w:color w:val="000000" w:themeColor="text1"/>
                <w:rPrChange w:id="16882" w:author="N F" w:date="2023-12-05T03:08:00Z">
                  <w:rPr>
                    <w:rFonts w:cs="Times New Roman"/>
                  </w:rPr>
                </w:rPrChange>
              </w:rPr>
              <w:t xml:space="preserve">0,56 (0,37–0,85), </w:t>
            </w:r>
            <w:r w:rsidRPr="006E6534">
              <w:rPr>
                <w:rFonts w:cs="Times New Roman"/>
                <w:color w:val="000000" w:themeColor="text1"/>
                <w:lang w:val="en-US"/>
                <w:rPrChange w:id="16883" w:author="N F" w:date="2023-12-05T03:08:00Z">
                  <w:rPr>
                    <w:rFonts w:cs="Times New Roman"/>
                    <w:lang w:val="en-US"/>
                  </w:rPr>
                </w:rPrChange>
              </w:rPr>
              <w:t>p</w:t>
            </w:r>
            <w:r w:rsidRPr="006E6534">
              <w:rPr>
                <w:rFonts w:cs="Times New Roman"/>
                <w:color w:val="000000" w:themeColor="text1"/>
                <w:rPrChange w:id="16884" w:author="N F" w:date="2023-12-05T03:08:00Z">
                  <w:rPr>
                    <w:rFonts w:cs="Times New Roman"/>
                  </w:rPr>
                </w:rPrChange>
              </w:rPr>
              <w:t xml:space="preserve"> = 0,007</w:t>
            </w:r>
          </w:p>
        </w:tc>
      </w:tr>
      <w:tr w:rsidR="006E6534" w:rsidRPr="006E6534" w14:paraId="1CCFF7AE" w14:textId="77777777" w:rsidTr="00AC66D4">
        <w:tc>
          <w:tcPr>
            <w:tcW w:w="9345" w:type="dxa"/>
            <w:gridSpan w:val="3"/>
          </w:tcPr>
          <w:p w14:paraId="763CFD57" w14:textId="52970D50" w:rsidR="00B31F53" w:rsidRPr="006E6534" w:rsidRDefault="00B31F53" w:rsidP="00415551">
            <w:pPr>
              <w:pStyle w:val="SDText"/>
              <w:ind w:firstLine="0"/>
              <w:rPr>
                <w:rFonts w:cs="Times New Roman"/>
                <w:color w:val="000000" w:themeColor="text1"/>
                <w:rPrChange w:id="16885" w:author="N F" w:date="2023-12-05T03:08:00Z">
                  <w:rPr>
                    <w:rFonts w:cs="Times New Roman"/>
                  </w:rPr>
                </w:rPrChange>
              </w:rPr>
            </w:pPr>
            <w:r w:rsidRPr="006E6534">
              <w:rPr>
                <w:rFonts w:cs="Times New Roman"/>
                <w:color w:val="000000" w:themeColor="text1"/>
                <w:rPrChange w:id="16886" w:author="N F" w:date="2023-12-05T03:08:00Z">
                  <w:rPr>
                    <w:rFonts w:cs="Times New Roman"/>
                  </w:rPr>
                </w:rPrChange>
              </w:rPr>
              <w:t>Пациенты без прогрессии, %</w:t>
            </w:r>
          </w:p>
        </w:tc>
      </w:tr>
      <w:tr w:rsidR="006E6534" w:rsidRPr="006E6534" w14:paraId="6100B08B" w14:textId="77777777" w:rsidTr="00753D12">
        <w:tc>
          <w:tcPr>
            <w:tcW w:w="3115" w:type="dxa"/>
          </w:tcPr>
          <w:p w14:paraId="34C262C8" w14:textId="077922C1" w:rsidR="00927C65" w:rsidRPr="006E6534" w:rsidRDefault="0037339E" w:rsidP="00415551">
            <w:pPr>
              <w:pStyle w:val="SDText"/>
              <w:ind w:firstLine="0"/>
              <w:rPr>
                <w:rFonts w:cs="Times New Roman"/>
                <w:color w:val="000000" w:themeColor="text1"/>
                <w:rPrChange w:id="16887" w:author="N F" w:date="2023-12-05T03:08:00Z">
                  <w:rPr>
                    <w:rFonts w:cs="Times New Roman"/>
                  </w:rPr>
                </w:rPrChange>
              </w:rPr>
            </w:pPr>
            <w:r w:rsidRPr="006E6534">
              <w:rPr>
                <w:rFonts w:cs="Times New Roman"/>
                <w:color w:val="000000" w:themeColor="text1"/>
                <w:rPrChange w:id="16888" w:author="N F" w:date="2023-12-05T03:08:00Z">
                  <w:rPr>
                    <w:rFonts w:cs="Times New Roman"/>
                  </w:rPr>
                </w:rPrChange>
              </w:rPr>
              <w:t>6 мес.</w:t>
            </w:r>
          </w:p>
        </w:tc>
        <w:tc>
          <w:tcPr>
            <w:tcW w:w="3115" w:type="dxa"/>
          </w:tcPr>
          <w:p w14:paraId="2054532C" w14:textId="2A29006A" w:rsidR="00927C65" w:rsidRPr="006E6534" w:rsidRDefault="0037339E" w:rsidP="00415551">
            <w:pPr>
              <w:pStyle w:val="SDText"/>
              <w:ind w:firstLine="0"/>
              <w:rPr>
                <w:rFonts w:cs="Times New Roman"/>
                <w:color w:val="000000" w:themeColor="text1"/>
                <w:rPrChange w:id="16889" w:author="N F" w:date="2023-12-05T03:08:00Z">
                  <w:rPr>
                    <w:rFonts w:cs="Times New Roman"/>
                  </w:rPr>
                </w:rPrChange>
              </w:rPr>
            </w:pPr>
            <w:r w:rsidRPr="006E6534">
              <w:rPr>
                <w:rFonts w:cs="Times New Roman"/>
                <w:color w:val="000000" w:themeColor="text1"/>
                <w:rPrChange w:id="16890" w:author="N F" w:date="2023-12-05T03:08:00Z">
                  <w:rPr>
                    <w:rFonts w:cs="Times New Roman"/>
                  </w:rPr>
                </w:rPrChange>
              </w:rPr>
              <w:t>78</w:t>
            </w:r>
            <w:r w:rsidR="00325633" w:rsidRPr="006E6534">
              <w:rPr>
                <w:rFonts w:cs="Times New Roman"/>
                <w:color w:val="000000" w:themeColor="text1"/>
                <w:rPrChange w:id="16891" w:author="N F" w:date="2023-12-05T03:08:00Z">
                  <w:rPr>
                    <w:rFonts w:cs="Times New Roman"/>
                  </w:rPr>
                </w:rPrChange>
              </w:rPr>
              <w:t>,</w:t>
            </w:r>
            <w:r w:rsidRPr="006E6534">
              <w:rPr>
                <w:rFonts w:cs="Times New Roman"/>
                <w:color w:val="000000" w:themeColor="text1"/>
                <w:rPrChange w:id="16892" w:author="N F" w:date="2023-12-05T03:08:00Z">
                  <w:rPr>
                    <w:rFonts w:cs="Times New Roman"/>
                  </w:rPr>
                </w:rPrChange>
              </w:rPr>
              <w:t>8 (67</w:t>
            </w:r>
            <w:r w:rsidR="00325633" w:rsidRPr="006E6534">
              <w:rPr>
                <w:rFonts w:cs="Times New Roman"/>
                <w:color w:val="000000" w:themeColor="text1"/>
                <w:rPrChange w:id="16893" w:author="N F" w:date="2023-12-05T03:08:00Z">
                  <w:rPr>
                    <w:rFonts w:cs="Times New Roman"/>
                  </w:rPr>
                </w:rPrChange>
              </w:rPr>
              <w:t>,</w:t>
            </w:r>
            <w:r w:rsidRPr="006E6534">
              <w:rPr>
                <w:rFonts w:cs="Times New Roman"/>
                <w:color w:val="000000" w:themeColor="text1"/>
                <w:rPrChange w:id="16894" w:author="N F" w:date="2023-12-05T03:08:00Z">
                  <w:rPr>
                    <w:rFonts w:cs="Times New Roman"/>
                  </w:rPr>
                </w:rPrChange>
              </w:rPr>
              <w:t>3–86</w:t>
            </w:r>
            <w:r w:rsidR="00325633" w:rsidRPr="006E6534">
              <w:rPr>
                <w:rFonts w:cs="Times New Roman"/>
                <w:color w:val="000000" w:themeColor="text1"/>
                <w:rPrChange w:id="16895" w:author="N F" w:date="2023-12-05T03:08:00Z">
                  <w:rPr>
                    <w:rFonts w:cs="Times New Roman"/>
                  </w:rPr>
                </w:rPrChange>
              </w:rPr>
              <w:t>,</w:t>
            </w:r>
            <w:r w:rsidRPr="006E6534">
              <w:rPr>
                <w:rFonts w:cs="Times New Roman"/>
                <w:color w:val="000000" w:themeColor="text1"/>
                <w:rPrChange w:id="16896" w:author="N F" w:date="2023-12-05T03:08:00Z">
                  <w:rPr>
                    <w:rFonts w:cs="Times New Roman"/>
                  </w:rPr>
                </w:rPrChange>
              </w:rPr>
              <w:t xml:space="preserve">6) </w:t>
            </w:r>
          </w:p>
        </w:tc>
        <w:tc>
          <w:tcPr>
            <w:tcW w:w="3115" w:type="dxa"/>
          </w:tcPr>
          <w:p w14:paraId="5E078185" w14:textId="267214D9" w:rsidR="00927C65" w:rsidRPr="006E6534" w:rsidRDefault="0037339E" w:rsidP="00415551">
            <w:pPr>
              <w:pStyle w:val="SDText"/>
              <w:ind w:firstLine="0"/>
              <w:rPr>
                <w:rFonts w:cs="Times New Roman"/>
                <w:color w:val="000000" w:themeColor="text1"/>
                <w:rPrChange w:id="16897" w:author="N F" w:date="2023-12-05T03:08:00Z">
                  <w:rPr>
                    <w:rFonts w:cs="Times New Roman"/>
                  </w:rPr>
                </w:rPrChange>
              </w:rPr>
            </w:pPr>
            <w:r w:rsidRPr="006E6534">
              <w:rPr>
                <w:rFonts w:cs="Times New Roman"/>
                <w:color w:val="000000" w:themeColor="text1"/>
                <w:rPrChange w:id="16898" w:author="N F" w:date="2023-12-05T03:08:00Z">
                  <w:rPr>
                    <w:rFonts w:cs="Times New Roman"/>
                  </w:rPr>
                </w:rPrChange>
              </w:rPr>
              <w:t>72</w:t>
            </w:r>
            <w:r w:rsidR="00325633" w:rsidRPr="006E6534">
              <w:rPr>
                <w:rFonts w:cs="Times New Roman"/>
                <w:color w:val="000000" w:themeColor="text1"/>
                <w:rPrChange w:id="16899" w:author="N F" w:date="2023-12-05T03:08:00Z">
                  <w:rPr>
                    <w:rFonts w:cs="Times New Roman"/>
                  </w:rPr>
                </w:rPrChange>
              </w:rPr>
              <w:t>,</w:t>
            </w:r>
            <w:r w:rsidRPr="006E6534">
              <w:rPr>
                <w:rFonts w:cs="Times New Roman"/>
                <w:color w:val="000000" w:themeColor="text1"/>
                <w:rPrChange w:id="16900" w:author="N F" w:date="2023-12-05T03:08:00Z">
                  <w:rPr>
                    <w:rFonts w:cs="Times New Roman"/>
                  </w:rPr>
                </w:rPrChange>
              </w:rPr>
              <w:t>3 (59</w:t>
            </w:r>
            <w:r w:rsidR="00325633" w:rsidRPr="006E6534">
              <w:rPr>
                <w:rFonts w:cs="Times New Roman"/>
                <w:color w:val="000000" w:themeColor="text1"/>
                <w:rPrChange w:id="16901" w:author="N F" w:date="2023-12-05T03:08:00Z">
                  <w:rPr>
                    <w:rFonts w:cs="Times New Roman"/>
                  </w:rPr>
                </w:rPrChange>
              </w:rPr>
              <w:t>,</w:t>
            </w:r>
            <w:r w:rsidRPr="006E6534">
              <w:rPr>
                <w:rFonts w:cs="Times New Roman"/>
                <w:color w:val="000000" w:themeColor="text1"/>
                <w:rPrChange w:id="16902" w:author="N F" w:date="2023-12-05T03:08:00Z">
                  <w:rPr>
                    <w:rFonts w:cs="Times New Roman"/>
                  </w:rPr>
                </w:rPrChange>
              </w:rPr>
              <w:t>7–81</w:t>
            </w:r>
            <w:r w:rsidR="00325633" w:rsidRPr="006E6534">
              <w:rPr>
                <w:rFonts w:cs="Times New Roman"/>
                <w:color w:val="000000" w:themeColor="text1"/>
                <w:rPrChange w:id="16903" w:author="N F" w:date="2023-12-05T03:08:00Z">
                  <w:rPr>
                    <w:rFonts w:cs="Times New Roman"/>
                  </w:rPr>
                </w:rPrChange>
              </w:rPr>
              <w:t>,</w:t>
            </w:r>
            <w:r w:rsidRPr="006E6534">
              <w:rPr>
                <w:rFonts w:cs="Times New Roman"/>
                <w:color w:val="000000" w:themeColor="text1"/>
                <w:rPrChange w:id="16904" w:author="N F" w:date="2023-12-05T03:08:00Z">
                  <w:rPr>
                    <w:rFonts w:cs="Times New Roman"/>
                  </w:rPr>
                </w:rPrChange>
              </w:rPr>
              <w:t>6)</w:t>
            </w:r>
          </w:p>
        </w:tc>
      </w:tr>
      <w:tr w:rsidR="006E6534" w:rsidRPr="006E6534" w14:paraId="5F87F7D2" w14:textId="77777777" w:rsidTr="00753D12">
        <w:tc>
          <w:tcPr>
            <w:tcW w:w="3115" w:type="dxa"/>
          </w:tcPr>
          <w:p w14:paraId="70FE2312" w14:textId="79CBE93E" w:rsidR="00927C65" w:rsidRPr="006E6534" w:rsidRDefault="0037339E" w:rsidP="00415551">
            <w:pPr>
              <w:pStyle w:val="SDText"/>
              <w:ind w:firstLine="0"/>
              <w:rPr>
                <w:rFonts w:cs="Times New Roman"/>
                <w:color w:val="000000" w:themeColor="text1"/>
                <w:rPrChange w:id="16905" w:author="N F" w:date="2023-12-05T03:08:00Z">
                  <w:rPr>
                    <w:rFonts w:cs="Times New Roman"/>
                  </w:rPr>
                </w:rPrChange>
              </w:rPr>
            </w:pPr>
            <w:r w:rsidRPr="006E6534">
              <w:rPr>
                <w:rFonts w:cs="Times New Roman"/>
                <w:color w:val="000000" w:themeColor="text1"/>
                <w:rPrChange w:id="16906" w:author="N F" w:date="2023-12-05T03:08:00Z">
                  <w:rPr>
                    <w:rFonts w:cs="Times New Roman"/>
                  </w:rPr>
                </w:rPrChange>
              </w:rPr>
              <w:t>12 мес.</w:t>
            </w:r>
          </w:p>
        </w:tc>
        <w:tc>
          <w:tcPr>
            <w:tcW w:w="3115" w:type="dxa"/>
          </w:tcPr>
          <w:p w14:paraId="6094574F" w14:textId="2A9B951D" w:rsidR="00927C65" w:rsidRPr="006E6534" w:rsidRDefault="0037339E" w:rsidP="00415551">
            <w:pPr>
              <w:pStyle w:val="SDText"/>
              <w:ind w:firstLine="0"/>
              <w:rPr>
                <w:rFonts w:cs="Times New Roman"/>
                <w:color w:val="000000" w:themeColor="text1"/>
                <w:rPrChange w:id="16907" w:author="N F" w:date="2023-12-05T03:08:00Z">
                  <w:rPr>
                    <w:rFonts w:cs="Times New Roman"/>
                  </w:rPr>
                </w:rPrChange>
              </w:rPr>
            </w:pPr>
            <w:r w:rsidRPr="006E6534">
              <w:rPr>
                <w:rFonts w:cs="Times New Roman"/>
                <w:color w:val="000000" w:themeColor="text1"/>
                <w:rPrChange w:id="16908" w:author="N F" w:date="2023-12-05T03:08:00Z">
                  <w:rPr>
                    <w:rFonts w:cs="Times New Roman"/>
                  </w:rPr>
                </w:rPrChange>
              </w:rPr>
              <w:t>67</w:t>
            </w:r>
            <w:r w:rsidR="00325633" w:rsidRPr="006E6534">
              <w:rPr>
                <w:rFonts w:cs="Times New Roman"/>
                <w:color w:val="000000" w:themeColor="text1"/>
                <w:rPrChange w:id="16909" w:author="N F" w:date="2023-12-05T03:08:00Z">
                  <w:rPr>
                    <w:rFonts w:cs="Times New Roman"/>
                  </w:rPr>
                </w:rPrChange>
              </w:rPr>
              <w:t>,</w:t>
            </w:r>
            <w:r w:rsidRPr="006E6534">
              <w:rPr>
                <w:rFonts w:cs="Times New Roman"/>
                <w:color w:val="000000" w:themeColor="text1"/>
                <w:rPrChange w:id="16910" w:author="N F" w:date="2023-12-05T03:08:00Z">
                  <w:rPr>
                    <w:rFonts w:cs="Times New Roman"/>
                  </w:rPr>
                </w:rPrChange>
              </w:rPr>
              <w:t>3 (55</w:t>
            </w:r>
            <w:r w:rsidR="00325633" w:rsidRPr="006E6534">
              <w:rPr>
                <w:rFonts w:cs="Times New Roman"/>
                <w:color w:val="000000" w:themeColor="text1"/>
                <w:rPrChange w:id="16911" w:author="N F" w:date="2023-12-05T03:08:00Z">
                  <w:rPr>
                    <w:rFonts w:cs="Times New Roman"/>
                  </w:rPr>
                </w:rPrChange>
              </w:rPr>
              <w:t>,</w:t>
            </w:r>
            <w:r w:rsidRPr="006E6534">
              <w:rPr>
                <w:rFonts w:cs="Times New Roman"/>
                <w:color w:val="000000" w:themeColor="text1"/>
                <w:rPrChange w:id="16912" w:author="N F" w:date="2023-12-05T03:08:00Z">
                  <w:rPr>
                    <w:rFonts w:cs="Times New Roman"/>
                  </w:rPr>
                </w:rPrChange>
              </w:rPr>
              <w:t>0–76</w:t>
            </w:r>
            <w:r w:rsidR="00325633" w:rsidRPr="006E6534">
              <w:rPr>
                <w:rFonts w:cs="Times New Roman"/>
                <w:color w:val="000000" w:themeColor="text1"/>
                <w:rPrChange w:id="16913" w:author="N F" w:date="2023-12-05T03:08:00Z">
                  <w:rPr>
                    <w:rFonts w:cs="Times New Roman"/>
                  </w:rPr>
                </w:rPrChange>
              </w:rPr>
              <w:t>,</w:t>
            </w:r>
            <w:r w:rsidRPr="006E6534">
              <w:rPr>
                <w:rFonts w:cs="Times New Roman"/>
                <w:color w:val="000000" w:themeColor="text1"/>
                <w:rPrChange w:id="16914" w:author="N F" w:date="2023-12-05T03:08:00Z">
                  <w:rPr>
                    <w:rFonts w:cs="Times New Roman"/>
                  </w:rPr>
                </w:rPrChange>
              </w:rPr>
              <w:t xml:space="preserve">9) </w:t>
            </w:r>
          </w:p>
        </w:tc>
        <w:tc>
          <w:tcPr>
            <w:tcW w:w="3115" w:type="dxa"/>
          </w:tcPr>
          <w:p w14:paraId="35E64F96" w14:textId="16218260" w:rsidR="00927C65" w:rsidRPr="006E6534" w:rsidRDefault="0037339E" w:rsidP="00415551">
            <w:pPr>
              <w:pStyle w:val="SDText"/>
              <w:ind w:firstLine="0"/>
              <w:rPr>
                <w:rFonts w:cs="Times New Roman"/>
                <w:color w:val="000000" w:themeColor="text1"/>
                <w:rPrChange w:id="16915" w:author="N F" w:date="2023-12-05T03:08:00Z">
                  <w:rPr>
                    <w:rFonts w:cs="Times New Roman"/>
                  </w:rPr>
                </w:rPrChange>
              </w:rPr>
            </w:pPr>
            <w:r w:rsidRPr="006E6534">
              <w:rPr>
                <w:rFonts w:cs="Times New Roman"/>
                <w:color w:val="000000" w:themeColor="text1"/>
                <w:rPrChange w:id="16916" w:author="N F" w:date="2023-12-05T03:08:00Z">
                  <w:rPr>
                    <w:rFonts w:cs="Times New Roman"/>
                  </w:rPr>
                </w:rPrChange>
              </w:rPr>
              <w:t>44</w:t>
            </w:r>
            <w:r w:rsidR="00325633" w:rsidRPr="006E6534">
              <w:rPr>
                <w:rFonts w:cs="Times New Roman"/>
                <w:color w:val="000000" w:themeColor="text1"/>
                <w:rPrChange w:id="16917" w:author="N F" w:date="2023-12-05T03:08:00Z">
                  <w:rPr>
                    <w:rFonts w:cs="Times New Roman"/>
                  </w:rPr>
                </w:rPrChange>
              </w:rPr>
              <w:t>,</w:t>
            </w:r>
            <w:r w:rsidRPr="006E6534">
              <w:rPr>
                <w:rFonts w:cs="Times New Roman"/>
                <w:color w:val="000000" w:themeColor="text1"/>
                <w:rPrChange w:id="16918" w:author="N F" w:date="2023-12-05T03:08:00Z">
                  <w:rPr>
                    <w:rFonts w:cs="Times New Roman"/>
                  </w:rPr>
                </w:rPrChange>
              </w:rPr>
              <w:t>6 (32</w:t>
            </w:r>
            <w:r w:rsidR="00325633" w:rsidRPr="006E6534">
              <w:rPr>
                <w:rFonts w:cs="Times New Roman"/>
                <w:color w:val="000000" w:themeColor="text1"/>
                <w:rPrChange w:id="16919" w:author="N F" w:date="2023-12-05T03:08:00Z">
                  <w:rPr>
                    <w:rFonts w:cs="Times New Roman"/>
                  </w:rPr>
                </w:rPrChange>
              </w:rPr>
              <w:t>,</w:t>
            </w:r>
            <w:r w:rsidRPr="006E6534">
              <w:rPr>
                <w:rFonts w:cs="Times New Roman"/>
                <w:color w:val="000000" w:themeColor="text1"/>
                <w:rPrChange w:id="16920" w:author="N F" w:date="2023-12-05T03:08:00Z">
                  <w:rPr>
                    <w:rFonts w:cs="Times New Roman"/>
                  </w:rPr>
                </w:rPrChange>
              </w:rPr>
              <w:t>3–56</w:t>
            </w:r>
            <w:r w:rsidR="00325633" w:rsidRPr="006E6534">
              <w:rPr>
                <w:rFonts w:cs="Times New Roman"/>
                <w:color w:val="000000" w:themeColor="text1"/>
                <w:rPrChange w:id="16921" w:author="N F" w:date="2023-12-05T03:08:00Z">
                  <w:rPr>
                    <w:rFonts w:cs="Times New Roman"/>
                  </w:rPr>
                </w:rPrChange>
              </w:rPr>
              <w:t>,</w:t>
            </w:r>
            <w:r w:rsidRPr="006E6534">
              <w:rPr>
                <w:rFonts w:cs="Times New Roman"/>
                <w:color w:val="000000" w:themeColor="text1"/>
                <w:rPrChange w:id="16922" w:author="N F" w:date="2023-12-05T03:08:00Z">
                  <w:rPr>
                    <w:rFonts w:cs="Times New Roman"/>
                  </w:rPr>
                </w:rPrChange>
              </w:rPr>
              <w:t>2)</w:t>
            </w:r>
          </w:p>
        </w:tc>
      </w:tr>
      <w:tr w:rsidR="006E6534" w:rsidRPr="006E6534" w14:paraId="37115C6B" w14:textId="77777777" w:rsidTr="00753D12">
        <w:tc>
          <w:tcPr>
            <w:tcW w:w="3115" w:type="dxa"/>
          </w:tcPr>
          <w:p w14:paraId="2AA9AE04" w14:textId="63E3CB13" w:rsidR="00927C65" w:rsidRPr="006E6534" w:rsidRDefault="0037339E" w:rsidP="00415551">
            <w:pPr>
              <w:pStyle w:val="SDText"/>
              <w:ind w:firstLine="0"/>
              <w:rPr>
                <w:rFonts w:cs="Times New Roman"/>
                <w:color w:val="000000" w:themeColor="text1"/>
                <w:rPrChange w:id="16923" w:author="N F" w:date="2023-12-05T03:08:00Z">
                  <w:rPr>
                    <w:rFonts w:cs="Times New Roman"/>
                  </w:rPr>
                </w:rPrChange>
              </w:rPr>
            </w:pPr>
            <w:r w:rsidRPr="006E6534">
              <w:rPr>
                <w:rFonts w:cs="Times New Roman"/>
                <w:color w:val="000000" w:themeColor="text1"/>
                <w:rPrChange w:id="16924" w:author="N F" w:date="2023-12-05T03:08:00Z">
                  <w:rPr>
                    <w:rFonts w:cs="Times New Roman"/>
                  </w:rPr>
                </w:rPrChange>
              </w:rPr>
              <w:t>18 мес.</w:t>
            </w:r>
          </w:p>
        </w:tc>
        <w:tc>
          <w:tcPr>
            <w:tcW w:w="3115" w:type="dxa"/>
          </w:tcPr>
          <w:p w14:paraId="4A85A8D8" w14:textId="544B7605" w:rsidR="00927C65" w:rsidRPr="006E6534" w:rsidRDefault="0037339E" w:rsidP="00415551">
            <w:pPr>
              <w:pStyle w:val="SDText"/>
              <w:ind w:firstLine="0"/>
              <w:rPr>
                <w:rFonts w:cs="Times New Roman"/>
                <w:color w:val="000000" w:themeColor="text1"/>
                <w:rPrChange w:id="16925" w:author="N F" w:date="2023-12-05T03:08:00Z">
                  <w:rPr>
                    <w:rFonts w:cs="Times New Roman"/>
                  </w:rPr>
                </w:rPrChange>
              </w:rPr>
            </w:pPr>
            <w:r w:rsidRPr="006E6534">
              <w:rPr>
                <w:rFonts w:cs="Times New Roman"/>
                <w:color w:val="000000" w:themeColor="text1"/>
                <w:rPrChange w:id="16926" w:author="N F" w:date="2023-12-05T03:08:00Z">
                  <w:rPr>
                    <w:rFonts w:cs="Times New Roman"/>
                  </w:rPr>
                </w:rPrChange>
              </w:rPr>
              <w:t>46</w:t>
            </w:r>
            <w:r w:rsidR="00325633" w:rsidRPr="006E6534">
              <w:rPr>
                <w:rFonts w:cs="Times New Roman"/>
                <w:color w:val="000000" w:themeColor="text1"/>
                <w:rPrChange w:id="16927" w:author="N F" w:date="2023-12-05T03:08:00Z">
                  <w:rPr>
                    <w:rFonts w:cs="Times New Roman"/>
                  </w:rPr>
                </w:rPrChange>
              </w:rPr>
              <w:t>,</w:t>
            </w:r>
            <w:r w:rsidRPr="006E6534">
              <w:rPr>
                <w:rFonts w:cs="Times New Roman"/>
                <w:color w:val="000000" w:themeColor="text1"/>
                <w:rPrChange w:id="16928" w:author="N F" w:date="2023-12-05T03:08:00Z">
                  <w:rPr>
                    <w:rFonts w:cs="Times New Roman"/>
                  </w:rPr>
                </w:rPrChange>
              </w:rPr>
              <w:t>9 (34</w:t>
            </w:r>
            <w:r w:rsidR="00325633" w:rsidRPr="006E6534">
              <w:rPr>
                <w:rFonts w:cs="Times New Roman"/>
                <w:color w:val="000000" w:themeColor="text1"/>
                <w:rPrChange w:id="16929" w:author="N F" w:date="2023-12-05T03:08:00Z">
                  <w:rPr>
                    <w:rFonts w:cs="Times New Roman"/>
                  </w:rPr>
                </w:rPrChange>
              </w:rPr>
              <w:t>,</w:t>
            </w:r>
            <w:r w:rsidRPr="006E6534">
              <w:rPr>
                <w:rFonts w:cs="Times New Roman"/>
                <w:color w:val="000000" w:themeColor="text1"/>
                <w:rPrChange w:id="16930" w:author="N F" w:date="2023-12-05T03:08:00Z">
                  <w:rPr>
                    <w:rFonts w:cs="Times New Roman"/>
                  </w:rPr>
                </w:rPrChange>
              </w:rPr>
              <w:t>8–58</w:t>
            </w:r>
            <w:r w:rsidR="00325633" w:rsidRPr="006E6534">
              <w:rPr>
                <w:rFonts w:cs="Times New Roman"/>
                <w:color w:val="000000" w:themeColor="text1"/>
                <w:rPrChange w:id="16931" w:author="N F" w:date="2023-12-05T03:08:00Z">
                  <w:rPr>
                    <w:rFonts w:cs="Times New Roman"/>
                  </w:rPr>
                </w:rPrChange>
              </w:rPr>
              <w:t>,</w:t>
            </w:r>
            <w:r w:rsidRPr="006E6534">
              <w:rPr>
                <w:rFonts w:cs="Times New Roman"/>
                <w:color w:val="000000" w:themeColor="text1"/>
                <w:rPrChange w:id="16932" w:author="N F" w:date="2023-12-05T03:08:00Z">
                  <w:rPr>
                    <w:rFonts w:cs="Times New Roman"/>
                  </w:rPr>
                </w:rPrChange>
              </w:rPr>
              <w:t xml:space="preserve">1) </w:t>
            </w:r>
          </w:p>
        </w:tc>
        <w:tc>
          <w:tcPr>
            <w:tcW w:w="3115" w:type="dxa"/>
          </w:tcPr>
          <w:p w14:paraId="04AB34B3" w14:textId="15B33B5C" w:rsidR="00927C65" w:rsidRPr="006E6534" w:rsidRDefault="0037339E" w:rsidP="00415551">
            <w:pPr>
              <w:pStyle w:val="SDText"/>
              <w:ind w:firstLine="0"/>
              <w:rPr>
                <w:rFonts w:cs="Times New Roman"/>
                <w:color w:val="000000" w:themeColor="text1"/>
                <w:rPrChange w:id="16933" w:author="N F" w:date="2023-12-05T03:08:00Z">
                  <w:rPr>
                    <w:rFonts w:cs="Times New Roman"/>
                  </w:rPr>
                </w:rPrChange>
              </w:rPr>
            </w:pPr>
            <w:r w:rsidRPr="006E6534">
              <w:rPr>
                <w:rFonts w:cs="Times New Roman"/>
                <w:color w:val="000000" w:themeColor="text1"/>
                <w:rPrChange w:id="16934" w:author="N F" w:date="2023-12-05T03:08:00Z">
                  <w:rPr>
                    <w:rFonts w:cs="Times New Roman"/>
                  </w:rPr>
                </w:rPrChange>
              </w:rPr>
              <w:t>25</w:t>
            </w:r>
            <w:r w:rsidR="00325633" w:rsidRPr="006E6534">
              <w:rPr>
                <w:rFonts w:cs="Times New Roman"/>
                <w:color w:val="000000" w:themeColor="text1"/>
                <w:rPrChange w:id="16935" w:author="N F" w:date="2023-12-05T03:08:00Z">
                  <w:rPr>
                    <w:rFonts w:cs="Times New Roman"/>
                  </w:rPr>
                </w:rPrChange>
              </w:rPr>
              <w:t>,</w:t>
            </w:r>
            <w:r w:rsidRPr="006E6534">
              <w:rPr>
                <w:rFonts w:cs="Times New Roman"/>
                <w:color w:val="000000" w:themeColor="text1"/>
                <w:rPrChange w:id="16936" w:author="N F" w:date="2023-12-05T03:08:00Z">
                  <w:rPr>
                    <w:rFonts w:cs="Times New Roman"/>
                  </w:rPr>
                </w:rPrChange>
              </w:rPr>
              <w:t>8 (15</w:t>
            </w:r>
            <w:r w:rsidR="00325633" w:rsidRPr="006E6534">
              <w:rPr>
                <w:rFonts w:cs="Times New Roman"/>
                <w:color w:val="000000" w:themeColor="text1"/>
                <w:rPrChange w:id="16937" w:author="N F" w:date="2023-12-05T03:08:00Z">
                  <w:rPr>
                    <w:rFonts w:cs="Times New Roman"/>
                  </w:rPr>
                </w:rPrChange>
              </w:rPr>
              <w:t>,</w:t>
            </w:r>
            <w:r w:rsidRPr="006E6534">
              <w:rPr>
                <w:rFonts w:cs="Times New Roman"/>
                <w:color w:val="000000" w:themeColor="text1"/>
                <w:rPrChange w:id="16938" w:author="N F" w:date="2023-12-05T03:08:00Z">
                  <w:rPr>
                    <w:rFonts w:cs="Times New Roman"/>
                  </w:rPr>
                </w:rPrChange>
              </w:rPr>
              <w:t>9–36</w:t>
            </w:r>
            <w:r w:rsidR="00325633" w:rsidRPr="006E6534">
              <w:rPr>
                <w:rFonts w:cs="Times New Roman"/>
                <w:color w:val="000000" w:themeColor="text1"/>
                <w:rPrChange w:id="16939" w:author="N F" w:date="2023-12-05T03:08:00Z">
                  <w:rPr>
                    <w:rFonts w:cs="Times New Roman"/>
                  </w:rPr>
                </w:rPrChange>
              </w:rPr>
              <w:t>,</w:t>
            </w:r>
            <w:r w:rsidRPr="006E6534">
              <w:rPr>
                <w:rFonts w:cs="Times New Roman"/>
                <w:color w:val="000000" w:themeColor="text1"/>
                <w:rPrChange w:id="16940" w:author="N F" w:date="2023-12-05T03:08:00Z">
                  <w:rPr>
                    <w:rFonts w:cs="Times New Roman"/>
                  </w:rPr>
                </w:rPrChange>
              </w:rPr>
              <w:t>9)</w:t>
            </w:r>
          </w:p>
        </w:tc>
      </w:tr>
      <w:tr w:rsidR="006E6534" w:rsidRPr="006E6534" w14:paraId="3E97C716" w14:textId="77777777" w:rsidTr="00AC66D4">
        <w:tc>
          <w:tcPr>
            <w:tcW w:w="9345" w:type="dxa"/>
            <w:gridSpan w:val="3"/>
          </w:tcPr>
          <w:p w14:paraId="19787E73" w14:textId="26F2D148" w:rsidR="00284417" w:rsidRPr="006E6534" w:rsidRDefault="00284417" w:rsidP="00415551">
            <w:pPr>
              <w:pStyle w:val="SDText"/>
              <w:ind w:firstLine="0"/>
              <w:rPr>
                <w:rFonts w:cs="Times New Roman"/>
                <w:b/>
                <w:bCs/>
                <w:color w:val="000000" w:themeColor="text1"/>
                <w:rPrChange w:id="16941" w:author="N F" w:date="2023-12-05T03:08:00Z">
                  <w:rPr>
                    <w:rFonts w:cs="Times New Roman"/>
                    <w:b/>
                    <w:bCs/>
                  </w:rPr>
                </w:rPrChange>
              </w:rPr>
            </w:pPr>
            <w:r w:rsidRPr="006E6534">
              <w:rPr>
                <w:rFonts w:cs="Times New Roman"/>
                <w:b/>
                <w:bCs/>
                <w:color w:val="000000" w:themeColor="text1"/>
                <w:rPrChange w:id="16942" w:author="N F" w:date="2023-12-05T03:08:00Z">
                  <w:rPr>
                    <w:rFonts w:cs="Times New Roman"/>
                    <w:b/>
                    <w:bCs/>
                  </w:rPr>
                </w:rPrChange>
              </w:rPr>
              <w:t>Выживаемость</w:t>
            </w:r>
          </w:p>
        </w:tc>
      </w:tr>
      <w:tr w:rsidR="006E6534" w:rsidRPr="006E6534" w14:paraId="440F75C7" w14:textId="77777777" w:rsidTr="00753D12">
        <w:tc>
          <w:tcPr>
            <w:tcW w:w="3115" w:type="dxa"/>
          </w:tcPr>
          <w:p w14:paraId="4187EEED" w14:textId="7ABF41D2" w:rsidR="0037339E" w:rsidRPr="006E6534" w:rsidRDefault="00284417" w:rsidP="00415551">
            <w:pPr>
              <w:pStyle w:val="SDText"/>
              <w:ind w:firstLine="0"/>
              <w:rPr>
                <w:rFonts w:cs="Times New Roman"/>
                <w:color w:val="000000" w:themeColor="text1"/>
                <w:rPrChange w:id="16943" w:author="N F" w:date="2023-12-05T03:08:00Z">
                  <w:rPr>
                    <w:rFonts w:cs="Times New Roman"/>
                  </w:rPr>
                </w:rPrChange>
              </w:rPr>
            </w:pPr>
            <w:r w:rsidRPr="006E6534">
              <w:rPr>
                <w:rFonts w:cs="Times New Roman"/>
                <w:color w:val="000000" w:themeColor="text1"/>
                <w:rPrChange w:id="16944" w:author="N F" w:date="2023-12-05T03:08:00Z">
                  <w:rPr>
                    <w:rFonts w:cs="Times New Roman"/>
                  </w:rPr>
                </w:rPrChange>
              </w:rPr>
              <w:t>Смерт</w:t>
            </w:r>
            <w:r w:rsidR="003C7A9E" w:rsidRPr="006E6534">
              <w:rPr>
                <w:rFonts w:cs="Times New Roman"/>
                <w:color w:val="000000" w:themeColor="text1"/>
                <w:rPrChange w:id="16945" w:author="N F" w:date="2023-12-05T03:08:00Z">
                  <w:rPr>
                    <w:rFonts w:cs="Times New Roman"/>
                  </w:rPr>
                </w:rPrChange>
              </w:rPr>
              <w:t>ь</w:t>
            </w:r>
          </w:p>
        </w:tc>
        <w:tc>
          <w:tcPr>
            <w:tcW w:w="3115" w:type="dxa"/>
          </w:tcPr>
          <w:p w14:paraId="16E5D031" w14:textId="4F0229D6" w:rsidR="0037339E" w:rsidRPr="006E6534" w:rsidRDefault="00831604" w:rsidP="00415551">
            <w:pPr>
              <w:pStyle w:val="SDText"/>
              <w:ind w:firstLine="0"/>
              <w:rPr>
                <w:rFonts w:cs="Times New Roman"/>
                <w:color w:val="000000" w:themeColor="text1"/>
                <w:rPrChange w:id="16946" w:author="N F" w:date="2023-12-05T03:08:00Z">
                  <w:rPr>
                    <w:rFonts w:cs="Times New Roman"/>
                  </w:rPr>
                </w:rPrChange>
              </w:rPr>
            </w:pPr>
            <w:r w:rsidRPr="006E6534">
              <w:rPr>
                <w:rFonts w:cs="Times New Roman"/>
                <w:color w:val="000000" w:themeColor="text1"/>
                <w:rPrChange w:id="16947" w:author="N F" w:date="2023-12-05T03:08:00Z">
                  <w:rPr>
                    <w:rFonts w:cs="Times New Roman"/>
                  </w:rPr>
                </w:rPrChange>
              </w:rPr>
              <w:t xml:space="preserve">45 (63) </w:t>
            </w:r>
          </w:p>
        </w:tc>
        <w:tc>
          <w:tcPr>
            <w:tcW w:w="3115" w:type="dxa"/>
          </w:tcPr>
          <w:p w14:paraId="0970B654" w14:textId="210BCCE9" w:rsidR="0037339E" w:rsidRPr="006E6534" w:rsidRDefault="00325633" w:rsidP="00415551">
            <w:pPr>
              <w:pStyle w:val="SDText"/>
              <w:ind w:firstLine="0"/>
              <w:rPr>
                <w:rFonts w:cs="Times New Roman"/>
                <w:color w:val="000000" w:themeColor="text1"/>
                <w:rPrChange w:id="16948" w:author="N F" w:date="2023-12-05T03:08:00Z">
                  <w:rPr>
                    <w:rFonts w:cs="Times New Roman"/>
                  </w:rPr>
                </w:rPrChange>
              </w:rPr>
            </w:pPr>
            <w:r w:rsidRPr="006E6534">
              <w:rPr>
                <w:rFonts w:cs="Times New Roman"/>
                <w:color w:val="000000" w:themeColor="text1"/>
                <w:rPrChange w:id="16949" w:author="N F" w:date="2023-12-05T03:08:00Z">
                  <w:rPr>
                    <w:rFonts w:cs="Times New Roman"/>
                  </w:rPr>
                </w:rPrChange>
              </w:rPr>
              <w:t>44 (68)</w:t>
            </w:r>
          </w:p>
        </w:tc>
      </w:tr>
      <w:tr w:rsidR="006E6534" w:rsidRPr="006E6534" w14:paraId="3FFAC8D9" w14:textId="77777777" w:rsidTr="00753D12">
        <w:tc>
          <w:tcPr>
            <w:tcW w:w="3115" w:type="dxa"/>
          </w:tcPr>
          <w:p w14:paraId="22431979" w14:textId="6B0EB98A" w:rsidR="0037339E" w:rsidRPr="006E6534" w:rsidRDefault="00284417" w:rsidP="00415551">
            <w:pPr>
              <w:pStyle w:val="SDText"/>
              <w:ind w:firstLine="0"/>
              <w:rPr>
                <w:rFonts w:cs="Times New Roman"/>
                <w:color w:val="000000" w:themeColor="text1"/>
                <w:rPrChange w:id="16950" w:author="N F" w:date="2023-12-05T03:08:00Z">
                  <w:rPr>
                    <w:rFonts w:cs="Times New Roman"/>
                  </w:rPr>
                </w:rPrChange>
              </w:rPr>
            </w:pPr>
            <w:r w:rsidRPr="006E6534">
              <w:rPr>
                <w:rFonts w:cs="Times New Roman"/>
                <w:color w:val="000000" w:themeColor="text1"/>
                <w:rPrChange w:id="16951" w:author="N F" w:date="2023-12-05T03:08:00Z">
                  <w:rPr>
                    <w:rFonts w:cs="Times New Roman"/>
                  </w:rPr>
                </w:rPrChange>
              </w:rPr>
              <w:t>Выживаемость, мес.</w:t>
            </w:r>
          </w:p>
        </w:tc>
        <w:tc>
          <w:tcPr>
            <w:tcW w:w="3115" w:type="dxa"/>
          </w:tcPr>
          <w:p w14:paraId="0334F587" w14:textId="102A9163" w:rsidR="0037339E" w:rsidRPr="006E6534" w:rsidRDefault="00831604" w:rsidP="00415551">
            <w:pPr>
              <w:pStyle w:val="SDText"/>
              <w:ind w:firstLine="0"/>
              <w:rPr>
                <w:rFonts w:cs="Times New Roman"/>
                <w:color w:val="000000" w:themeColor="text1"/>
                <w:rPrChange w:id="16952" w:author="N F" w:date="2023-12-05T03:08:00Z">
                  <w:rPr>
                    <w:rFonts w:cs="Times New Roman"/>
                  </w:rPr>
                </w:rPrChange>
              </w:rPr>
            </w:pPr>
            <w:r w:rsidRPr="006E6534">
              <w:rPr>
                <w:rFonts w:cs="Times New Roman"/>
                <w:color w:val="000000" w:themeColor="text1"/>
                <w:rPrChange w:id="16953" w:author="N F" w:date="2023-12-05T03:08:00Z">
                  <w:rPr>
                    <w:rFonts w:cs="Times New Roman"/>
                  </w:rPr>
                </w:rPrChange>
              </w:rPr>
              <w:t>33</w:t>
            </w:r>
            <w:r w:rsidR="00325633" w:rsidRPr="006E6534">
              <w:rPr>
                <w:rFonts w:cs="Times New Roman"/>
                <w:color w:val="000000" w:themeColor="text1"/>
                <w:rPrChange w:id="16954" w:author="N F" w:date="2023-12-05T03:08:00Z">
                  <w:rPr>
                    <w:rFonts w:cs="Times New Roman"/>
                  </w:rPr>
                </w:rPrChange>
              </w:rPr>
              <w:t>,</w:t>
            </w:r>
            <w:r w:rsidRPr="006E6534">
              <w:rPr>
                <w:rFonts w:cs="Times New Roman"/>
                <w:color w:val="000000" w:themeColor="text1"/>
                <w:rPrChange w:id="16955" w:author="N F" w:date="2023-12-05T03:08:00Z">
                  <w:rPr>
                    <w:rFonts w:cs="Times New Roman"/>
                  </w:rPr>
                </w:rPrChange>
              </w:rPr>
              <w:t>1 (26</w:t>
            </w:r>
            <w:r w:rsidR="00325633" w:rsidRPr="006E6534">
              <w:rPr>
                <w:rFonts w:cs="Times New Roman"/>
                <w:color w:val="000000" w:themeColor="text1"/>
                <w:rPrChange w:id="16956" w:author="N F" w:date="2023-12-05T03:08:00Z">
                  <w:rPr>
                    <w:rFonts w:cs="Times New Roman"/>
                  </w:rPr>
                </w:rPrChange>
              </w:rPr>
              <w:t>,</w:t>
            </w:r>
            <w:r w:rsidRPr="006E6534">
              <w:rPr>
                <w:rFonts w:cs="Times New Roman"/>
                <w:color w:val="000000" w:themeColor="text1"/>
                <w:rPrChange w:id="16957" w:author="N F" w:date="2023-12-05T03:08:00Z">
                  <w:rPr>
                    <w:rFonts w:cs="Times New Roman"/>
                  </w:rPr>
                </w:rPrChange>
              </w:rPr>
              <w:t>0–35</w:t>
            </w:r>
            <w:r w:rsidR="00325633" w:rsidRPr="006E6534">
              <w:rPr>
                <w:rFonts w:cs="Times New Roman"/>
                <w:color w:val="000000" w:themeColor="text1"/>
                <w:rPrChange w:id="16958" w:author="N F" w:date="2023-12-05T03:08:00Z">
                  <w:rPr>
                    <w:rFonts w:cs="Times New Roman"/>
                  </w:rPr>
                </w:rPrChange>
              </w:rPr>
              <w:t>,</w:t>
            </w:r>
            <w:r w:rsidRPr="006E6534">
              <w:rPr>
                <w:rFonts w:cs="Times New Roman"/>
                <w:color w:val="000000" w:themeColor="text1"/>
                <w:rPrChange w:id="16959" w:author="N F" w:date="2023-12-05T03:08:00Z">
                  <w:rPr>
                    <w:rFonts w:cs="Times New Roman"/>
                  </w:rPr>
                </w:rPrChange>
              </w:rPr>
              <w:t xml:space="preserve">9) </w:t>
            </w:r>
          </w:p>
        </w:tc>
        <w:tc>
          <w:tcPr>
            <w:tcW w:w="3115" w:type="dxa"/>
          </w:tcPr>
          <w:p w14:paraId="21BBE2DC" w14:textId="64085227" w:rsidR="0037339E" w:rsidRPr="006E6534" w:rsidRDefault="00325633" w:rsidP="00415551">
            <w:pPr>
              <w:pStyle w:val="SDText"/>
              <w:ind w:firstLine="0"/>
              <w:rPr>
                <w:rFonts w:cs="Times New Roman"/>
                <w:color w:val="000000" w:themeColor="text1"/>
                <w:rPrChange w:id="16960" w:author="N F" w:date="2023-12-05T03:08:00Z">
                  <w:rPr>
                    <w:rFonts w:cs="Times New Roman"/>
                  </w:rPr>
                </w:rPrChange>
              </w:rPr>
            </w:pPr>
            <w:r w:rsidRPr="006E6534">
              <w:rPr>
                <w:rFonts w:cs="Times New Roman"/>
                <w:color w:val="000000" w:themeColor="text1"/>
                <w:rPrChange w:id="16961" w:author="N F" w:date="2023-12-05T03:08:00Z">
                  <w:rPr>
                    <w:rFonts w:cs="Times New Roman"/>
                  </w:rPr>
                </w:rPrChange>
              </w:rPr>
              <w:t>25,7 (19,6–32,8)</w:t>
            </w:r>
          </w:p>
        </w:tc>
      </w:tr>
      <w:tr w:rsidR="006E6534" w:rsidRPr="006E6534" w14:paraId="4258636C" w14:textId="77777777" w:rsidTr="00AC66D4">
        <w:tc>
          <w:tcPr>
            <w:tcW w:w="3115" w:type="dxa"/>
          </w:tcPr>
          <w:p w14:paraId="25F1028E" w14:textId="164D14F8" w:rsidR="00831604" w:rsidRPr="006E6534" w:rsidRDefault="00831604" w:rsidP="00415551">
            <w:pPr>
              <w:pStyle w:val="SDText"/>
              <w:ind w:firstLine="0"/>
              <w:rPr>
                <w:rFonts w:cs="Times New Roman"/>
                <w:color w:val="000000" w:themeColor="text1"/>
                <w:rPrChange w:id="16962" w:author="N F" w:date="2023-12-05T03:08:00Z">
                  <w:rPr>
                    <w:rFonts w:cs="Times New Roman"/>
                  </w:rPr>
                </w:rPrChange>
              </w:rPr>
            </w:pPr>
            <w:r w:rsidRPr="006E6534">
              <w:rPr>
                <w:rFonts w:cs="Times New Roman"/>
                <w:color w:val="000000" w:themeColor="text1"/>
                <w:rPrChange w:id="16963" w:author="N F" w:date="2023-12-05T03:08:00Z">
                  <w:rPr>
                    <w:rFonts w:cs="Times New Roman"/>
                  </w:rPr>
                </w:rPrChange>
              </w:rPr>
              <w:t>Отношение риск</w:t>
            </w:r>
            <w:r w:rsidR="00EB02E9" w:rsidRPr="006E6534">
              <w:rPr>
                <w:rFonts w:cs="Times New Roman"/>
                <w:color w:val="000000" w:themeColor="text1"/>
                <w:rPrChange w:id="16964" w:author="N F" w:date="2023-12-05T03:08:00Z">
                  <w:rPr>
                    <w:rFonts w:cs="Times New Roman"/>
                  </w:rPr>
                </w:rPrChange>
              </w:rPr>
              <w:t>ов</w:t>
            </w:r>
          </w:p>
        </w:tc>
        <w:tc>
          <w:tcPr>
            <w:tcW w:w="6230" w:type="dxa"/>
            <w:gridSpan w:val="2"/>
          </w:tcPr>
          <w:p w14:paraId="3D3200E0" w14:textId="46E88659" w:rsidR="00831604" w:rsidRPr="006E6534" w:rsidRDefault="00831604" w:rsidP="00415551">
            <w:pPr>
              <w:pStyle w:val="SDText"/>
              <w:ind w:firstLine="0"/>
              <w:rPr>
                <w:rFonts w:cs="Times New Roman"/>
                <w:color w:val="000000" w:themeColor="text1"/>
                <w:rPrChange w:id="16965" w:author="N F" w:date="2023-12-05T03:08:00Z">
                  <w:rPr>
                    <w:rFonts w:cs="Times New Roman"/>
                  </w:rPr>
                </w:rPrChange>
              </w:rPr>
            </w:pPr>
            <w:r w:rsidRPr="006E6534">
              <w:rPr>
                <w:rFonts w:cs="Times New Roman"/>
                <w:color w:val="000000" w:themeColor="text1"/>
                <w:rPrChange w:id="16966" w:author="N F" w:date="2023-12-05T03:08:00Z">
                  <w:rPr>
                    <w:rFonts w:cs="Times New Roman"/>
                  </w:rPr>
                </w:rPrChange>
              </w:rPr>
              <w:t>0</w:t>
            </w:r>
            <w:r w:rsidR="00325633" w:rsidRPr="006E6534">
              <w:rPr>
                <w:rFonts w:cs="Times New Roman"/>
                <w:color w:val="000000" w:themeColor="text1"/>
                <w:rPrChange w:id="16967" w:author="N F" w:date="2023-12-05T03:08:00Z">
                  <w:rPr>
                    <w:rFonts w:cs="Times New Roman"/>
                  </w:rPr>
                </w:rPrChange>
              </w:rPr>
              <w:t>,</w:t>
            </w:r>
            <w:r w:rsidRPr="006E6534">
              <w:rPr>
                <w:rFonts w:cs="Times New Roman"/>
                <w:color w:val="000000" w:themeColor="text1"/>
                <w:rPrChange w:id="16968" w:author="N F" w:date="2023-12-05T03:08:00Z">
                  <w:rPr>
                    <w:rFonts w:cs="Times New Roman"/>
                  </w:rPr>
                </w:rPrChange>
              </w:rPr>
              <w:t>85 (0</w:t>
            </w:r>
            <w:r w:rsidR="00325633" w:rsidRPr="006E6534">
              <w:rPr>
                <w:rFonts w:cs="Times New Roman"/>
                <w:color w:val="000000" w:themeColor="text1"/>
                <w:rPrChange w:id="16969" w:author="N F" w:date="2023-12-05T03:08:00Z">
                  <w:rPr>
                    <w:rFonts w:cs="Times New Roman"/>
                  </w:rPr>
                </w:rPrChange>
              </w:rPr>
              <w:t>,</w:t>
            </w:r>
            <w:r w:rsidRPr="006E6534">
              <w:rPr>
                <w:rFonts w:cs="Times New Roman"/>
                <w:color w:val="000000" w:themeColor="text1"/>
                <w:rPrChange w:id="16970" w:author="N F" w:date="2023-12-05T03:08:00Z">
                  <w:rPr>
                    <w:rFonts w:cs="Times New Roman"/>
                  </w:rPr>
                </w:rPrChange>
              </w:rPr>
              <w:t>56–1</w:t>
            </w:r>
            <w:r w:rsidR="00325633" w:rsidRPr="006E6534">
              <w:rPr>
                <w:rFonts w:cs="Times New Roman"/>
                <w:color w:val="000000" w:themeColor="text1"/>
                <w:rPrChange w:id="16971" w:author="N F" w:date="2023-12-05T03:08:00Z">
                  <w:rPr>
                    <w:rFonts w:cs="Times New Roman"/>
                  </w:rPr>
                </w:rPrChange>
              </w:rPr>
              <w:t>,</w:t>
            </w:r>
            <w:r w:rsidRPr="006E6534">
              <w:rPr>
                <w:rFonts w:cs="Times New Roman"/>
                <w:color w:val="000000" w:themeColor="text1"/>
                <w:rPrChange w:id="16972" w:author="N F" w:date="2023-12-05T03:08:00Z">
                  <w:rPr>
                    <w:rFonts w:cs="Times New Roman"/>
                  </w:rPr>
                </w:rPrChange>
              </w:rPr>
              <w:t xml:space="preserve">29); </w:t>
            </w:r>
            <w:r w:rsidRPr="006E6534">
              <w:rPr>
                <w:rFonts w:cs="Times New Roman"/>
                <w:color w:val="000000" w:themeColor="text1"/>
                <w:lang w:val="en-US"/>
                <w:rPrChange w:id="16973" w:author="N F" w:date="2023-12-05T03:08:00Z">
                  <w:rPr>
                    <w:rFonts w:cs="Times New Roman"/>
                    <w:lang w:val="en-US"/>
                  </w:rPr>
                </w:rPrChange>
              </w:rPr>
              <w:t>p</w:t>
            </w:r>
            <w:r w:rsidRPr="006E6534">
              <w:rPr>
                <w:rFonts w:cs="Times New Roman"/>
                <w:color w:val="000000" w:themeColor="text1"/>
                <w:rPrChange w:id="16974" w:author="N F" w:date="2023-12-05T03:08:00Z">
                  <w:rPr>
                    <w:rFonts w:cs="Times New Roman"/>
                  </w:rPr>
                </w:rPrChange>
              </w:rPr>
              <w:t xml:space="preserve"> = 0</w:t>
            </w:r>
            <w:r w:rsidR="00325633" w:rsidRPr="006E6534">
              <w:rPr>
                <w:rFonts w:cs="Times New Roman"/>
                <w:color w:val="000000" w:themeColor="text1"/>
                <w:rPrChange w:id="16975" w:author="N F" w:date="2023-12-05T03:08:00Z">
                  <w:rPr>
                    <w:rFonts w:cs="Times New Roman"/>
                  </w:rPr>
                </w:rPrChange>
              </w:rPr>
              <w:t>,</w:t>
            </w:r>
            <w:r w:rsidRPr="006E6534">
              <w:rPr>
                <w:rFonts w:cs="Times New Roman"/>
                <w:color w:val="000000" w:themeColor="text1"/>
                <w:rPrChange w:id="16976" w:author="N F" w:date="2023-12-05T03:08:00Z">
                  <w:rPr>
                    <w:rFonts w:cs="Times New Roman"/>
                  </w:rPr>
                </w:rPrChange>
              </w:rPr>
              <w:t>442</w:t>
            </w:r>
          </w:p>
        </w:tc>
      </w:tr>
      <w:tr w:rsidR="006E6534" w:rsidRPr="006E6534" w14:paraId="41AF9DD5" w14:textId="77777777" w:rsidTr="00753D12">
        <w:tc>
          <w:tcPr>
            <w:tcW w:w="3115" w:type="dxa"/>
          </w:tcPr>
          <w:p w14:paraId="3C79EF74" w14:textId="71588D5E" w:rsidR="0037339E" w:rsidRPr="006E6534" w:rsidRDefault="00831604" w:rsidP="00415551">
            <w:pPr>
              <w:pStyle w:val="SDText"/>
              <w:ind w:firstLine="0"/>
              <w:rPr>
                <w:rFonts w:cs="Times New Roman"/>
                <w:color w:val="000000" w:themeColor="text1"/>
                <w:rPrChange w:id="16977" w:author="N F" w:date="2023-12-05T03:08:00Z">
                  <w:rPr>
                    <w:rFonts w:cs="Times New Roman"/>
                  </w:rPr>
                </w:rPrChange>
              </w:rPr>
            </w:pPr>
            <w:r w:rsidRPr="006E6534">
              <w:rPr>
                <w:rFonts w:cs="Times New Roman"/>
                <w:color w:val="000000" w:themeColor="text1"/>
                <w:rPrChange w:id="16978" w:author="N F" w:date="2023-12-05T03:08:00Z">
                  <w:rPr>
                    <w:rFonts w:cs="Times New Roman"/>
                  </w:rPr>
                </w:rPrChange>
              </w:rPr>
              <w:t>12 мес.</w:t>
            </w:r>
          </w:p>
        </w:tc>
        <w:tc>
          <w:tcPr>
            <w:tcW w:w="3115" w:type="dxa"/>
          </w:tcPr>
          <w:p w14:paraId="2CE400AB" w14:textId="17DC2252" w:rsidR="0037339E" w:rsidRPr="006E6534" w:rsidRDefault="00325633" w:rsidP="00415551">
            <w:pPr>
              <w:pStyle w:val="SDText"/>
              <w:ind w:firstLine="0"/>
              <w:rPr>
                <w:rFonts w:cs="Times New Roman"/>
                <w:color w:val="000000" w:themeColor="text1"/>
                <w:rPrChange w:id="16979" w:author="N F" w:date="2023-12-05T03:08:00Z">
                  <w:rPr>
                    <w:rFonts w:cs="Times New Roman"/>
                  </w:rPr>
                </w:rPrChange>
              </w:rPr>
            </w:pPr>
            <w:r w:rsidRPr="006E6534">
              <w:rPr>
                <w:rFonts w:cs="Times New Roman"/>
                <w:color w:val="000000" w:themeColor="text1"/>
                <w:rPrChange w:id="16980" w:author="N F" w:date="2023-12-05T03:08:00Z">
                  <w:rPr>
                    <w:rFonts w:cs="Times New Roman"/>
                  </w:rPr>
                </w:rPrChange>
              </w:rPr>
              <w:t xml:space="preserve">82,9 (71,9–89,9) </w:t>
            </w:r>
          </w:p>
        </w:tc>
        <w:tc>
          <w:tcPr>
            <w:tcW w:w="3115" w:type="dxa"/>
          </w:tcPr>
          <w:p w14:paraId="41FA7D8F" w14:textId="14C82C41" w:rsidR="0037339E" w:rsidRPr="006E6534" w:rsidRDefault="00325633" w:rsidP="00415551">
            <w:pPr>
              <w:pStyle w:val="SDText"/>
              <w:ind w:firstLine="0"/>
              <w:rPr>
                <w:rFonts w:cs="Times New Roman"/>
                <w:color w:val="000000" w:themeColor="text1"/>
                <w:rPrChange w:id="16981" w:author="N F" w:date="2023-12-05T03:08:00Z">
                  <w:rPr>
                    <w:rFonts w:cs="Times New Roman"/>
                  </w:rPr>
                </w:rPrChange>
              </w:rPr>
            </w:pPr>
            <w:r w:rsidRPr="006E6534">
              <w:rPr>
                <w:rFonts w:cs="Times New Roman"/>
                <w:color w:val="000000" w:themeColor="text1"/>
                <w:rPrChange w:id="16982" w:author="N F" w:date="2023-12-05T03:08:00Z">
                  <w:rPr>
                    <w:rFonts w:cs="Times New Roman"/>
                  </w:rPr>
                </w:rPrChange>
              </w:rPr>
              <w:t>81,4 (69,6–89,0)</w:t>
            </w:r>
          </w:p>
        </w:tc>
      </w:tr>
      <w:tr w:rsidR="006E6534" w:rsidRPr="006E6534" w14:paraId="1A487A76" w14:textId="77777777" w:rsidTr="00753D12">
        <w:tc>
          <w:tcPr>
            <w:tcW w:w="3115" w:type="dxa"/>
          </w:tcPr>
          <w:p w14:paraId="50E571AB" w14:textId="78CE576F" w:rsidR="0037339E" w:rsidRPr="006E6534" w:rsidRDefault="00831604" w:rsidP="00415551">
            <w:pPr>
              <w:pStyle w:val="SDText"/>
              <w:ind w:firstLine="0"/>
              <w:rPr>
                <w:rFonts w:cs="Times New Roman"/>
                <w:color w:val="000000" w:themeColor="text1"/>
                <w:rPrChange w:id="16983" w:author="N F" w:date="2023-12-05T03:08:00Z">
                  <w:rPr>
                    <w:rFonts w:cs="Times New Roman"/>
                  </w:rPr>
                </w:rPrChange>
              </w:rPr>
            </w:pPr>
            <w:r w:rsidRPr="006E6534">
              <w:rPr>
                <w:rFonts w:cs="Times New Roman"/>
                <w:color w:val="000000" w:themeColor="text1"/>
                <w:rPrChange w:id="16984" w:author="N F" w:date="2023-12-05T03:08:00Z">
                  <w:rPr>
                    <w:rFonts w:cs="Times New Roman"/>
                  </w:rPr>
                </w:rPrChange>
              </w:rPr>
              <w:t>24 мес.</w:t>
            </w:r>
          </w:p>
        </w:tc>
        <w:tc>
          <w:tcPr>
            <w:tcW w:w="3115" w:type="dxa"/>
          </w:tcPr>
          <w:p w14:paraId="0D4686AA" w14:textId="1984F93F" w:rsidR="0037339E" w:rsidRPr="006E6534" w:rsidRDefault="00325633" w:rsidP="00415551">
            <w:pPr>
              <w:pStyle w:val="SDText"/>
              <w:ind w:firstLine="0"/>
              <w:rPr>
                <w:rFonts w:cs="Times New Roman"/>
                <w:color w:val="000000" w:themeColor="text1"/>
                <w:rPrChange w:id="16985" w:author="N F" w:date="2023-12-05T03:08:00Z">
                  <w:rPr>
                    <w:rFonts w:cs="Times New Roman"/>
                  </w:rPr>
                </w:rPrChange>
              </w:rPr>
            </w:pPr>
            <w:r w:rsidRPr="006E6534">
              <w:rPr>
                <w:rFonts w:cs="Times New Roman"/>
                <w:color w:val="000000" w:themeColor="text1"/>
                <w:rPrChange w:id="16986" w:author="N F" w:date="2023-12-05T03:08:00Z">
                  <w:rPr>
                    <w:rFonts w:cs="Times New Roman"/>
                  </w:rPr>
                </w:rPrChange>
              </w:rPr>
              <w:t xml:space="preserve">64,3 (52,0–74,3) </w:t>
            </w:r>
          </w:p>
        </w:tc>
        <w:tc>
          <w:tcPr>
            <w:tcW w:w="3115" w:type="dxa"/>
          </w:tcPr>
          <w:p w14:paraId="65A8DD8E" w14:textId="34487C29" w:rsidR="0037339E" w:rsidRPr="006E6534" w:rsidRDefault="00325633" w:rsidP="00415551">
            <w:pPr>
              <w:pStyle w:val="SDText"/>
              <w:ind w:firstLine="0"/>
              <w:rPr>
                <w:rFonts w:cs="Times New Roman"/>
                <w:color w:val="000000" w:themeColor="text1"/>
                <w:rPrChange w:id="16987" w:author="N F" w:date="2023-12-05T03:08:00Z">
                  <w:rPr>
                    <w:rFonts w:cs="Times New Roman"/>
                  </w:rPr>
                </w:rPrChange>
              </w:rPr>
            </w:pPr>
            <w:r w:rsidRPr="006E6534">
              <w:rPr>
                <w:rFonts w:cs="Times New Roman"/>
                <w:color w:val="000000" w:themeColor="text1"/>
                <w:rPrChange w:id="16988" w:author="N F" w:date="2023-12-05T03:08:00Z">
                  <w:rPr>
                    <w:rFonts w:cs="Times New Roman"/>
                  </w:rPr>
                </w:rPrChange>
              </w:rPr>
              <w:t>54,2 (41,2–65,5)</w:t>
            </w:r>
          </w:p>
        </w:tc>
      </w:tr>
      <w:tr w:rsidR="006E6534" w:rsidRPr="006E6534" w14:paraId="153F5780" w14:textId="77777777" w:rsidTr="00753D12">
        <w:tc>
          <w:tcPr>
            <w:tcW w:w="3115" w:type="dxa"/>
          </w:tcPr>
          <w:p w14:paraId="3CF2AFC2" w14:textId="104C430C" w:rsidR="00831604" w:rsidRPr="006E6534" w:rsidRDefault="00831604" w:rsidP="00415551">
            <w:pPr>
              <w:pStyle w:val="SDText"/>
              <w:ind w:firstLine="0"/>
              <w:rPr>
                <w:rFonts w:cs="Times New Roman"/>
                <w:color w:val="000000" w:themeColor="text1"/>
                <w:rPrChange w:id="16989" w:author="N F" w:date="2023-12-05T03:08:00Z">
                  <w:rPr>
                    <w:rFonts w:cs="Times New Roman"/>
                  </w:rPr>
                </w:rPrChange>
              </w:rPr>
            </w:pPr>
            <w:r w:rsidRPr="006E6534">
              <w:rPr>
                <w:rFonts w:cs="Times New Roman"/>
                <w:color w:val="000000" w:themeColor="text1"/>
                <w:rPrChange w:id="16990" w:author="N F" w:date="2023-12-05T03:08:00Z">
                  <w:rPr>
                    <w:rFonts w:cs="Times New Roman"/>
                  </w:rPr>
                </w:rPrChange>
              </w:rPr>
              <w:t>36 мес.</w:t>
            </w:r>
          </w:p>
        </w:tc>
        <w:tc>
          <w:tcPr>
            <w:tcW w:w="3115" w:type="dxa"/>
          </w:tcPr>
          <w:p w14:paraId="454D7247" w14:textId="02FE97D1" w:rsidR="00831604" w:rsidRPr="006E6534" w:rsidRDefault="00325633" w:rsidP="00415551">
            <w:pPr>
              <w:pStyle w:val="SDText"/>
              <w:ind w:firstLine="0"/>
              <w:rPr>
                <w:rFonts w:cs="Times New Roman"/>
                <w:color w:val="000000" w:themeColor="text1"/>
                <w:rPrChange w:id="16991" w:author="N F" w:date="2023-12-05T03:08:00Z">
                  <w:rPr>
                    <w:rFonts w:cs="Times New Roman"/>
                  </w:rPr>
                </w:rPrChange>
              </w:rPr>
            </w:pPr>
            <w:r w:rsidRPr="006E6534">
              <w:rPr>
                <w:rFonts w:cs="Times New Roman"/>
                <w:color w:val="000000" w:themeColor="text1"/>
                <w:rPrChange w:id="16992" w:author="N F" w:date="2023-12-05T03:08:00Z">
                  <w:rPr>
                    <w:rFonts w:cs="Times New Roman"/>
                  </w:rPr>
                </w:rPrChange>
              </w:rPr>
              <w:t xml:space="preserve">38,6 (27,3–49,8) </w:t>
            </w:r>
          </w:p>
        </w:tc>
        <w:tc>
          <w:tcPr>
            <w:tcW w:w="3115" w:type="dxa"/>
          </w:tcPr>
          <w:p w14:paraId="4725EE9A" w14:textId="49F346A2" w:rsidR="00831604" w:rsidRPr="006E6534" w:rsidRDefault="00325633" w:rsidP="00415551">
            <w:pPr>
              <w:pStyle w:val="SDText"/>
              <w:ind w:firstLine="0"/>
              <w:rPr>
                <w:rFonts w:cs="Times New Roman"/>
                <w:color w:val="000000" w:themeColor="text1"/>
                <w:rPrChange w:id="16993" w:author="N F" w:date="2023-12-05T03:08:00Z">
                  <w:rPr>
                    <w:rFonts w:cs="Times New Roman"/>
                  </w:rPr>
                </w:rPrChange>
              </w:rPr>
            </w:pPr>
            <w:r w:rsidRPr="006E6534">
              <w:rPr>
                <w:rFonts w:cs="Times New Roman"/>
                <w:color w:val="000000" w:themeColor="text1"/>
                <w:rPrChange w:id="16994" w:author="N F" w:date="2023-12-05T03:08:00Z">
                  <w:rPr>
                    <w:rFonts w:cs="Times New Roman"/>
                  </w:rPr>
                </w:rPrChange>
              </w:rPr>
              <w:t>32,6 (21,3–44,3)</w:t>
            </w:r>
          </w:p>
        </w:tc>
      </w:tr>
      <w:tr w:rsidR="006E6534" w:rsidRPr="006E6534" w14:paraId="1BB6BF27" w14:textId="77777777" w:rsidTr="00787A04">
        <w:trPr>
          <w:ins w:id="16995" w:author="N F" w:date="2023-08-09T00:01:00Z"/>
        </w:trPr>
        <w:tc>
          <w:tcPr>
            <w:tcW w:w="9345" w:type="dxa"/>
            <w:gridSpan w:val="3"/>
          </w:tcPr>
          <w:p w14:paraId="3AD0C1CC" w14:textId="7542AC39" w:rsidR="000F05C8" w:rsidRPr="006E6534" w:rsidRDefault="000F05C8" w:rsidP="000F05C8">
            <w:pPr>
              <w:pStyle w:val="SDcomments"/>
              <w:ind w:firstLine="0"/>
              <w:rPr>
                <w:ins w:id="16996" w:author="N F" w:date="2023-08-09T00:01:00Z"/>
                <w:rFonts w:cs="Times New Roman"/>
                <w:b/>
                <w:bCs/>
                <w:color w:val="000000" w:themeColor="text1"/>
                <w:rPrChange w:id="16997" w:author="N F" w:date="2023-12-05T03:08:00Z">
                  <w:rPr>
                    <w:ins w:id="16998" w:author="N F" w:date="2023-08-09T00:01:00Z"/>
                  </w:rPr>
                </w:rPrChange>
              </w:rPr>
            </w:pPr>
            <w:moveToRangeStart w:id="16999" w:author="N F" w:date="2023-08-09T00:01:00Z" w:name="move142431714"/>
            <w:moveTo w:id="17000" w:author="N F" w:date="2023-08-09T00:01:00Z">
              <w:r w:rsidRPr="006E6534">
                <w:rPr>
                  <w:rFonts w:cs="Times New Roman"/>
                  <w:b/>
                  <w:bCs/>
                  <w:color w:val="000000" w:themeColor="text1"/>
                  <w:rPrChange w:id="17001" w:author="N F" w:date="2023-12-05T03:08:00Z">
                    <w:rPr>
                      <w:i/>
                      <w:iCs/>
                    </w:rPr>
                  </w:rPrChange>
                </w:rPr>
                <w:t>Примечани</w:t>
              </w:r>
            </w:moveTo>
            <w:ins w:id="17002" w:author="N F" w:date="2023-08-09T00:01:00Z">
              <w:r w:rsidRPr="006E6534">
                <w:rPr>
                  <w:rFonts w:cs="Times New Roman"/>
                  <w:b/>
                  <w:bCs/>
                  <w:color w:val="000000" w:themeColor="text1"/>
                  <w:rPrChange w:id="17003" w:author="N F" w:date="2023-12-05T03:08:00Z">
                    <w:rPr>
                      <w:i/>
                      <w:iCs/>
                    </w:rPr>
                  </w:rPrChange>
                </w:rPr>
                <w:t>е</w:t>
              </w:r>
            </w:ins>
            <w:moveTo w:id="17004" w:author="N F" w:date="2023-08-09T00:01:00Z">
              <w:del w:id="17005" w:author="N F" w:date="2023-08-09T00:01:00Z">
                <w:r w:rsidRPr="006E6534" w:rsidDel="000F05C8">
                  <w:rPr>
                    <w:rFonts w:cs="Times New Roman"/>
                    <w:b/>
                    <w:bCs/>
                    <w:color w:val="000000" w:themeColor="text1"/>
                    <w:rPrChange w:id="17006" w:author="N F" w:date="2023-12-05T03:08:00Z">
                      <w:rPr>
                        <w:i/>
                        <w:iCs/>
                      </w:rPr>
                    </w:rPrChange>
                  </w:rPr>
                  <w:delText>я</w:delText>
                </w:r>
              </w:del>
              <w:r w:rsidRPr="006E6534">
                <w:rPr>
                  <w:rFonts w:cs="Times New Roman"/>
                  <w:b/>
                  <w:bCs/>
                  <w:color w:val="000000" w:themeColor="text1"/>
                  <w:rPrChange w:id="17007" w:author="N F" w:date="2023-12-05T03:08:00Z">
                    <w:rPr>
                      <w:i/>
                      <w:iCs/>
                    </w:rPr>
                  </w:rPrChange>
                </w:rPr>
                <w:t>:</w:t>
              </w:r>
              <w:r w:rsidRPr="006E6534">
                <w:rPr>
                  <w:rFonts w:cs="Times New Roman"/>
                  <w:b/>
                  <w:bCs/>
                  <w:color w:val="000000" w:themeColor="text1"/>
                  <w:rPrChange w:id="17008" w:author="N F" w:date="2023-12-05T03:08:00Z">
                    <w:rPr/>
                  </w:rPrChange>
                </w:rPr>
                <w:t xml:space="preserve"> </w:t>
              </w:r>
            </w:moveTo>
          </w:p>
          <w:p w14:paraId="1214560E" w14:textId="7EFFEA69" w:rsidR="000F05C8" w:rsidRPr="006E6534" w:rsidDel="000F05C8" w:rsidRDefault="000F05C8">
            <w:pPr>
              <w:pStyle w:val="SDcomments"/>
              <w:ind w:firstLine="0"/>
              <w:rPr>
                <w:del w:id="17009" w:author="N F" w:date="2023-08-09T00:01:00Z"/>
                <w:moveTo w:id="17010" w:author="N F" w:date="2023-08-09T00:01:00Z"/>
                <w:rFonts w:cs="Times New Roman"/>
                <w:color w:val="000000" w:themeColor="text1"/>
                <w:rPrChange w:id="17011" w:author="N F" w:date="2023-12-05T03:08:00Z">
                  <w:rPr>
                    <w:del w:id="17012" w:author="N F" w:date="2023-08-09T00:01:00Z"/>
                    <w:moveTo w:id="17013" w:author="N F" w:date="2023-08-09T00:01:00Z"/>
                    <w:rFonts w:cs="Times New Roman"/>
                  </w:rPr>
                </w:rPrChange>
              </w:rPr>
              <w:pPrChange w:id="17014" w:author="N F" w:date="2023-08-09T00:01:00Z">
                <w:pPr>
                  <w:pStyle w:val="SDcomments"/>
                </w:pPr>
              </w:pPrChange>
            </w:pPr>
            <w:moveTo w:id="17015" w:author="N F" w:date="2023-08-09T00:01:00Z">
              <w:r w:rsidRPr="006E6534">
                <w:rPr>
                  <w:rFonts w:cs="Times New Roman"/>
                  <w:color w:val="000000" w:themeColor="text1"/>
                  <w:lang w:val="en-US"/>
                  <w:rPrChange w:id="17016" w:author="N F" w:date="2023-12-05T03:08:00Z">
                    <w:rPr>
                      <w:rFonts w:cs="Times New Roman"/>
                      <w:lang w:val="en-US"/>
                    </w:rPr>
                  </w:rPrChange>
                </w:rPr>
                <w:t>RECIST</w:t>
              </w:r>
              <w:r w:rsidRPr="006E6534">
                <w:rPr>
                  <w:rFonts w:cs="Times New Roman"/>
                  <w:color w:val="000000" w:themeColor="text1"/>
                  <w:rPrChange w:id="17017" w:author="N F" w:date="2023-12-05T03:08:00Z">
                    <w:rPr>
                      <w:rFonts w:cs="Times New Roman"/>
                    </w:rPr>
                  </w:rPrChange>
                </w:rPr>
                <w:t xml:space="preserve"> – Критерии оценки объективного ответа при солидных опухолях (Response Evaluation Criteria in Solid Tumors); в скобках указаны 95% доверительные интервалы.</w:t>
              </w:r>
            </w:moveTo>
          </w:p>
          <w:moveToRangeEnd w:id="16999"/>
          <w:p w14:paraId="7BC3A5A6" w14:textId="77777777" w:rsidR="000F05C8" w:rsidRPr="006E6534" w:rsidRDefault="000F05C8">
            <w:pPr>
              <w:pStyle w:val="SDcomments"/>
              <w:ind w:firstLine="0"/>
              <w:rPr>
                <w:ins w:id="17018" w:author="N F" w:date="2023-08-09T00:01:00Z"/>
                <w:rFonts w:cs="Times New Roman"/>
                <w:color w:val="000000" w:themeColor="text1"/>
                <w:rPrChange w:id="17019" w:author="N F" w:date="2023-12-05T03:08:00Z">
                  <w:rPr>
                    <w:ins w:id="17020" w:author="N F" w:date="2023-08-09T00:01:00Z"/>
                    <w:rFonts w:cs="Times New Roman"/>
                  </w:rPr>
                </w:rPrChange>
              </w:rPr>
              <w:pPrChange w:id="17021" w:author="N F" w:date="2023-08-09T00:01:00Z">
                <w:pPr>
                  <w:pStyle w:val="SDText"/>
                  <w:ind w:firstLine="0"/>
                </w:pPr>
              </w:pPrChange>
            </w:pPr>
          </w:p>
        </w:tc>
      </w:tr>
    </w:tbl>
    <w:p w14:paraId="175A3258" w14:textId="1B112522" w:rsidR="00753D12" w:rsidRPr="006E6534" w:rsidDel="000F05C8" w:rsidRDefault="00615887" w:rsidP="00415551">
      <w:pPr>
        <w:pStyle w:val="SDcomments"/>
        <w:rPr>
          <w:moveFrom w:id="17022" w:author="N F" w:date="2023-08-09T00:01:00Z"/>
          <w:rFonts w:cs="Times New Roman"/>
          <w:color w:val="000000" w:themeColor="text1"/>
          <w:rPrChange w:id="17023" w:author="N F" w:date="2023-12-05T03:08:00Z">
            <w:rPr>
              <w:moveFrom w:id="17024" w:author="N F" w:date="2023-08-09T00:01:00Z"/>
              <w:rFonts w:cs="Times New Roman"/>
            </w:rPr>
          </w:rPrChange>
        </w:rPr>
      </w:pPr>
      <w:moveFromRangeStart w:id="17025" w:author="N F" w:date="2023-08-09T00:01:00Z" w:name="move142431714"/>
      <w:moveFrom w:id="17026" w:author="N F" w:date="2023-08-09T00:01:00Z">
        <w:r w:rsidRPr="006E6534" w:rsidDel="000F05C8">
          <w:rPr>
            <w:rFonts w:cs="Times New Roman"/>
            <w:i/>
            <w:iCs/>
            <w:color w:val="000000" w:themeColor="text1"/>
            <w:rPrChange w:id="17027" w:author="N F" w:date="2023-12-05T03:08:00Z">
              <w:rPr>
                <w:rFonts w:cs="Times New Roman"/>
                <w:i/>
                <w:iCs/>
              </w:rPr>
            </w:rPrChange>
          </w:rPr>
          <w:t>Примечания:</w:t>
        </w:r>
        <w:r w:rsidRPr="006E6534" w:rsidDel="000F05C8">
          <w:rPr>
            <w:rFonts w:cs="Times New Roman"/>
            <w:color w:val="000000" w:themeColor="text1"/>
            <w:rPrChange w:id="17028" w:author="N F" w:date="2023-12-05T03:08:00Z">
              <w:rPr>
                <w:rFonts w:cs="Times New Roman"/>
              </w:rPr>
            </w:rPrChange>
          </w:rPr>
          <w:t xml:space="preserve"> </w:t>
        </w:r>
        <w:r w:rsidRPr="006E6534" w:rsidDel="000F05C8">
          <w:rPr>
            <w:rFonts w:cs="Times New Roman"/>
            <w:color w:val="000000" w:themeColor="text1"/>
            <w:lang w:val="en-US"/>
            <w:rPrChange w:id="17029" w:author="N F" w:date="2023-12-05T03:08:00Z">
              <w:rPr>
                <w:rFonts w:cs="Times New Roman"/>
                <w:lang w:val="en-US"/>
              </w:rPr>
            </w:rPrChange>
          </w:rPr>
          <w:t>RECIST</w:t>
        </w:r>
        <w:r w:rsidRPr="006E6534" w:rsidDel="000F05C8">
          <w:rPr>
            <w:rFonts w:cs="Times New Roman"/>
            <w:color w:val="000000" w:themeColor="text1"/>
            <w:rPrChange w:id="17030" w:author="N F" w:date="2023-12-05T03:08:00Z">
              <w:rPr>
                <w:rFonts w:cs="Times New Roman"/>
              </w:rPr>
            </w:rPrChange>
          </w:rPr>
          <w:t xml:space="preserve"> –</w:t>
        </w:r>
        <w:r w:rsidR="00A70655" w:rsidRPr="006E6534" w:rsidDel="000F05C8">
          <w:rPr>
            <w:rFonts w:cs="Times New Roman"/>
            <w:color w:val="000000" w:themeColor="text1"/>
            <w:rPrChange w:id="17031" w:author="N F" w:date="2023-12-05T03:08:00Z">
              <w:rPr>
                <w:rFonts w:cs="Times New Roman"/>
              </w:rPr>
            </w:rPrChange>
          </w:rPr>
          <w:t xml:space="preserve"> Критерии оценки объективного ответа при солидных опухолях</w:t>
        </w:r>
        <w:r w:rsidRPr="006E6534" w:rsidDel="000F05C8">
          <w:rPr>
            <w:rFonts w:cs="Times New Roman"/>
            <w:color w:val="000000" w:themeColor="text1"/>
            <w:rPrChange w:id="17032" w:author="N F" w:date="2023-12-05T03:08:00Z">
              <w:rPr>
                <w:rFonts w:cs="Times New Roman"/>
              </w:rPr>
            </w:rPrChange>
          </w:rPr>
          <w:t xml:space="preserve"> (</w:t>
        </w:r>
        <w:r w:rsidR="00A70655" w:rsidRPr="006E6534" w:rsidDel="000F05C8">
          <w:rPr>
            <w:rFonts w:cs="Times New Roman"/>
            <w:color w:val="000000" w:themeColor="text1"/>
            <w:rPrChange w:id="17033" w:author="N F" w:date="2023-12-05T03:08:00Z">
              <w:rPr>
                <w:rFonts w:cs="Times New Roman"/>
              </w:rPr>
            </w:rPrChange>
          </w:rPr>
          <w:t>Response Evaluation Criteria in Solid Tumors</w:t>
        </w:r>
        <w:r w:rsidRPr="006E6534" w:rsidDel="000F05C8">
          <w:rPr>
            <w:rFonts w:cs="Times New Roman"/>
            <w:color w:val="000000" w:themeColor="text1"/>
            <w:rPrChange w:id="17034" w:author="N F" w:date="2023-12-05T03:08:00Z">
              <w:rPr>
                <w:rFonts w:cs="Times New Roman"/>
              </w:rPr>
            </w:rPrChange>
          </w:rPr>
          <w:t>)</w:t>
        </w:r>
        <w:r w:rsidR="00325633" w:rsidRPr="006E6534" w:rsidDel="000F05C8">
          <w:rPr>
            <w:rFonts w:cs="Times New Roman"/>
            <w:color w:val="000000" w:themeColor="text1"/>
            <w:rPrChange w:id="17035" w:author="N F" w:date="2023-12-05T03:08:00Z">
              <w:rPr>
                <w:rFonts w:cs="Times New Roman"/>
              </w:rPr>
            </w:rPrChange>
          </w:rPr>
          <w:t xml:space="preserve">; </w:t>
        </w:r>
        <w:r w:rsidR="00103A6A" w:rsidRPr="006E6534" w:rsidDel="000F05C8">
          <w:rPr>
            <w:rFonts w:cs="Times New Roman"/>
            <w:color w:val="000000" w:themeColor="text1"/>
            <w:rPrChange w:id="17036" w:author="N F" w:date="2023-12-05T03:08:00Z">
              <w:rPr>
                <w:rFonts w:cs="Times New Roman"/>
              </w:rPr>
            </w:rPrChange>
          </w:rPr>
          <w:t>в скобках указаны 95% доверительные интервалы.</w:t>
        </w:r>
      </w:moveFrom>
    </w:p>
    <w:moveFromRangeEnd w:id="17025"/>
    <w:p w14:paraId="0E3C3995" w14:textId="77777777" w:rsidR="00704652" w:rsidRPr="006E6534" w:rsidRDefault="00704652">
      <w:pPr>
        <w:pStyle w:val="SDText"/>
        <w:spacing w:after="0"/>
        <w:rPr>
          <w:rFonts w:cs="Times New Roman"/>
          <w:color w:val="000000" w:themeColor="text1"/>
          <w:rPrChange w:id="17037" w:author="N F" w:date="2023-12-05T03:08:00Z">
            <w:rPr>
              <w:rFonts w:cs="Times New Roman"/>
            </w:rPr>
          </w:rPrChange>
        </w:rPr>
        <w:pPrChange w:id="17038" w:author="Barshadskaya, Yuliya" w:date="2024-01-15T19:25:00Z">
          <w:pPr>
            <w:pStyle w:val="SDText"/>
          </w:pPr>
        </w:pPrChange>
      </w:pPr>
    </w:p>
    <w:p w14:paraId="4ADD5B0C" w14:textId="4DD6F05C" w:rsidR="00704652" w:rsidRDefault="00E11F44">
      <w:pPr>
        <w:pStyle w:val="SDText"/>
        <w:spacing w:after="0"/>
        <w:rPr>
          <w:ins w:id="17039" w:author="Barshadskaya, Yuliya" w:date="2024-01-15T21:09:00Z"/>
          <w:rFonts w:cs="Times New Roman"/>
          <w:color w:val="000000" w:themeColor="text1"/>
        </w:rPr>
        <w:pPrChange w:id="17040" w:author="Barshadskaya, Yuliya" w:date="2024-01-15T19:26:00Z">
          <w:pPr>
            <w:pStyle w:val="SDText"/>
          </w:pPr>
        </w:pPrChange>
      </w:pPr>
      <w:r w:rsidRPr="006E6534">
        <w:rPr>
          <w:rFonts w:cs="Times New Roman"/>
          <w:color w:val="000000" w:themeColor="text1"/>
          <w:lang w:val="en-GB"/>
          <w:rPrChange w:id="17041" w:author="N F" w:date="2023-12-05T03:08:00Z">
            <w:rPr>
              <w:rFonts w:cs="Times New Roman"/>
              <w:lang w:val="en-GB"/>
            </w:rPr>
          </w:rPrChange>
        </w:rPr>
        <w:lastRenderedPageBreak/>
        <w:t>Leighl</w:t>
      </w:r>
      <w:r w:rsidRPr="006E6534">
        <w:rPr>
          <w:rFonts w:cs="Times New Roman"/>
          <w:color w:val="000000" w:themeColor="text1"/>
          <w:rPrChange w:id="17042" w:author="N F" w:date="2023-12-05T03:08:00Z">
            <w:rPr>
              <w:rFonts w:cs="Times New Roman"/>
            </w:rPr>
          </w:rPrChange>
        </w:rPr>
        <w:t xml:space="preserve"> </w:t>
      </w:r>
      <w:r w:rsidRPr="006E6534">
        <w:rPr>
          <w:rFonts w:cs="Times New Roman"/>
          <w:color w:val="000000" w:themeColor="text1"/>
          <w:lang w:val="en-US"/>
          <w:rPrChange w:id="17043" w:author="N F" w:date="2023-12-05T03:08:00Z">
            <w:rPr>
              <w:rFonts w:cs="Times New Roman"/>
              <w:lang w:val="en-US"/>
            </w:rPr>
          </w:rPrChange>
        </w:rPr>
        <w:t>et</w:t>
      </w:r>
      <w:r w:rsidRPr="006E6534">
        <w:rPr>
          <w:rFonts w:cs="Times New Roman"/>
          <w:color w:val="000000" w:themeColor="text1"/>
          <w:rPrChange w:id="17044" w:author="N F" w:date="2023-12-05T03:08:00Z">
            <w:rPr>
              <w:rFonts w:cs="Times New Roman"/>
            </w:rPr>
          </w:rPrChange>
        </w:rPr>
        <w:t xml:space="preserve"> </w:t>
      </w:r>
      <w:r w:rsidRPr="006E6534">
        <w:rPr>
          <w:rFonts w:cs="Times New Roman"/>
          <w:color w:val="000000" w:themeColor="text1"/>
          <w:lang w:val="en-US"/>
          <w:rPrChange w:id="17045" w:author="N F" w:date="2023-12-05T03:08:00Z">
            <w:rPr>
              <w:rFonts w:cs="Times New Roman"/>
              <w:lang w:val="en-US"/>
            </w:rPr>
          </w:rPrChange>
        </w:rPr>
        <w:t>al</w:t>
      </w:r>
      <w:r w:rsidRPr="006E6534">
        <w:rPr>
          <w:rFonts w:cs="Times New Roman"/>
          <w:color w:val="000000" w:themeColor="text1"/>
          <w:rPrChange w:id="17046" w:author="N F" w:date="2023-12-05T03:08:00Z">
            <w:rPr>
              <w:rFonts w:cs="Times New Roman"/>
            </w:rPr>
          </w:rPrChange>
        </w:rPr>
        <w:t>. (</w:t>
      </w:r>
      <w:r w:rsidR="006475D8" w:rsidRPr="006E6534">
        <w:rPr>
          <w:rFonts w:cs="Times New Roman"/>
          <w:color w:val="000000" w:themeColor="text1"/>
          <w:rPrChange w:id="17047" w:author="N F" w:date="2023-12-05T03:08:00Z">
            <w:rPr>
              <w:rFonts w:cs="Times New Roman"/>
            </w:rPr>
          </w:rPrChange>
        </w:rPr>
        <w:t>2020</w:t>
      </w:r>
      <w:r w:rsidRPr="006E6534">
        <w:rPr>
          <w:rFonts w:cs="Times New Roman"/>
          <w:color w:val="000000" w:themeColor="text1"/>
          <w:rPrChange w:id="17048" w:author="N F" w:date="2023-12-05T03:08:00Z">
            <w:rPr>
              <w:rFonts w:cs="Times New Roman"/>
            </w:rPr>
          </w:rPrChange>
        </w:rPr>
        <w:t xml:space="preserve">) </w:t>
      </w:r>
      <w:r w:rsidR="006475D8" w:rsidRPr="006E6534">
        <w:rPr>
          <w:rFonts w:cs="Times New Roman"/>
          <w:color w:val="000000" w:themeColor="text1"/>
          <w:rPrChange w:id="17049" w:author="N F" w:date="2023-12-05T03:08:00Z">
            <w:rPr>
              <w:rFonts w:cs="Times New Roman"/>
            </w:rPr>
          </w:rPrChange>
        </w:rPr>
        <w:t xml:space="preserve">представили данные по оценке </w:t>
      </w:r>
      <w:r w:rsidR="0004381C" w:rsidRPr="006E6534">
        <w:rPr>
          <w:rFonts w:cs="Times New Roman"/>
          <w:color w:val="000000" w:themeColor="text1"/>
          <w:rPrChange w:id="17050" w:author="N F" w:date="2023-12-05T03:08:00Z">
            <w:rPr>
              <w:rFonts w:cs="Times New Roman"/>
            </w:rPr>
          </w:rPrChange>
        </w:rPr>
        <w:t xml:space="preserve">состояния пациентов-участников </w:t>
      </w:r>
      <w:r w:rsidR="0004381C" w:rsidRPr="006E6534">
        <w:rPr>
          <w:rFonts w:cs="Times New Roman"/>
          <w:color w:val="000000" w:themeColor="text1"/>
          <w:lang w:val="en-US"/>
          <w:rPrChange w:id="17051" w:author="N F" w:date="2023-12-05T03:08:00Z">
            <w:rPr>
              <w:rFonts w:cs="Times New Roman"/>
              <w:lang w:val="en-US"/>
            </w:rPr>
          </w:rPrChange>
        </w:rPr>
        <w:t>FLAURA</w:t>
      </w:r>
      <w:r w:rsidR="0097308A" w:rsidRPr="006E6534">
        <w:rPr>
          <w:rFonts w:cs="Times New Roman"/>
          <w:color w:val="000000" w:themeColor="text1"/>
          <w:rPrChange w:id="17052" w:author="N F" w:date="2023-12-05T03:08:00Z">
            <w:rPr>
              <w:rFonts w:cs="Times New Roman"/>
            </w:rPr>
          </w:rPrChange>
        </w:rPr>
        <w:t xml:space="preserve"> с помощью </w:t>
      </w:r>
      <w:r w:rsidR="00277D4D" w:rsidRPr="006E6534">
        <w:rPr>
          <w:rFonts w:cs="Times New Roman"/>
          <w:color w:val="000000" w:themeColor="text1"/>
          <w:rPrChange w:id="17053" w:author="N F" w:date="2023-12-05T03:08:00Z">
            <w:rPr>
              <w:rFonts w:cs="Times New Roman"/>
            </w:rPr>
          </w:rPrChange>
        </w:rPr>
        <w:t>опросника по качеству жизни</w:t>
      </w:r>
      <w:r w:rsidR="00150776" w:rsidRPr="006E6534">
        <w:rPr>
          <w:rFonts w:cs="Times New Roman"/>
          <w:color w:val="000000" w:themeColor="text1"/>
          <w:rPrChange w:id="17054" w:author="N F" w:date="2023-12-05T03:08:00Z">
            <w:rPr>
              <w:rFonts w:cs="Times New Roman"/>
            </w:rPr>
          </w:rPrChange>
        </w:rPr>
        <w:t xml:space="preserve"> при раке легких</w:t>
      </w:r>
      <w:r w:rsidR="00277D4D" w:rsidRPr="006E6534">
        <w:rPr>
          <w:rFonts w:cs="Times New Roman"/>
          <w:color w:val="000000" w:themeColor="text1"/>
          <w:rPrChange w:id="17055" w:author="N F" w:date="2023-12-05T03:08:00Z">
            <w:rPr>
              <w:rFonts w:cs="Times New Roman"/>
            </w:rPr>
          </w:rPrChange>
        </w:rPr>
        <w:t xml:space="preserve"> Европейской организации исследований по лечению раковых заболеваний (</w:t>
      </w:r>
      <w:r w:rsidR="00C7791B" w:rsidRPr="006E6534">
        <w:rPr>
          <w:rFonts w:cs="Times New Roman"/>
          <w:color w:val="000000" w:themeColor="text1"/>
          <w:rPrChange w:id="17056" w:author="N F" w:date="2023-12-05T03:08:00Z">
            <w:rPr>
              <w:rFonts w:cs="Times New Roman"/>
            </w:rPr>
          </w:rPrChange>
        </w:rPr>
        <w:t xml:space="preserve">European </w:t>
      </w:r>
      <w:r w:rsidR="00B64F38" w:rsidRPr="006E6534">
        <w:rPr>
          <w:rFonts w:cs="Times New Roman"/>
          <w:color w:val="000000" w:themeColor="text1"/>
          <w:lang w:val="en-US"/>
          <w:rPrChange w:id="17057" w:author="N F" w:date="2023-12-05T03:08:00Z">
            <w:rPr>
              <w:rFonts w:cs="Times New Roman"/>
              <w:lang w:val="en-US"/>
            </w:rPr>
          </w:rPrChange>
        </w:rPr>
        <w:t>o</w:t>
      </w:r>
      <w:r w:rsidR="00C7791B" w:rsidRPr="006E6534">
        <w:rPr>
          <w:rFonts w:cs="Times New Roman"/>
          <w:color w:val="000000" w:themeColor="text1"/>
          <w:rPrChange w:id="17058" w:author="N F" w:date="2023-12-05T03:08:00Z">
            <w:rPr>
              <w:rFonts w:cs="Times New Roman"/>
            </w:rPr>
          </w:rPrChange>
        </w:rPr>
        <w:t xml:space="preserve">rganization for </w:t>
      </w:r>
      <w:r w:rsidR="00B64F38" w:rsidRPr="006E6534">
        <w:rPr>
          <w:rFonts w:cs="Times New Roman"/>
          <w:color w:val="000000" w:themeColor="text1"/>
          <w:lang w:val="en-US"/>
          <w:rPrChange w:id="17059" w:author="N F" w:date="2023-12-05T03:08:00Z">
            <w:rPr>
              <w:rFonts w:cs="Times New Roman"/>
              <w:lang w:val="en-US"/>
            </w:rPr>
          </w:rPrChange>
        </w:rPr>
        <w:t>r</w:t>
      </w:r>
      <w:r w:rsidR="00C7791B" w:rsidRPr="006E6534">
        <w:rPr>
          <w:rFonts w:cs="Times New Roman"/>
          <w:color w:val="000000" w:themeColor="text1"/>
          <w:rPrChange w:id="17060" w:author="N F" w:date="2023-12-05T03:08:00Z">
            <w:rPr>
              <w:rFonts w:cs="Times New Roman"/>
            </w:rPr>
          </w:rPrChange>
        </w:rPr>
        <w:t xml:space="preserve">esearch on the </w:t>
      </w:r>
      <w:r w:rsidR="00B64F38" w:rsidRPr="006E6534">
        <w:rPr>
          <w:rFonts w:cs="Times New Roman"/>
          <w:color w:val="000000" w:themeColor="text1"/>
          <w:lang w:val="en-US"/>
          <w:rPrChange w:id="17061" w:author="N F" w:date="2023-12-05T03:08:00Z">
            <w:rPr>
              <w:rFonts w:cs="Times New Roman"/>
              <w:lang w:val="en-US"/>
            </w:rPr>
          </w:rPrChange>
        </w:rPr>
        <w:t>t</w:t>
      </w:r>
      <w:r w:rsidR="00C7791B" w:rsidRPr="006E6534">
        <w:rPr>
          <w:rFonts w:cs="Times New Roman"/>
          <w:color w:val="000000" w:themeColor="text1"/>
          <w:rPrChange w:id="17062" w:author="N F" w:date="2023-12-05T03:08:00Z">
            <w:rPr>
              <w:rFonts w:cs="Times New Roman"/>
            </w:rPr>
          </w:rPrChange>
        </w:rPr>
        <w:t xml:space="preserve">reatment of </w:t>
      </w:r>
      <w:r w:rsidR="00B64F38" w:rsidRPr="006E6534">
        <w:rPr>
          <w:rFonts w:cs="Times New Roman"/>
          <w:color w:val="000000" w:themeColor="text1"/>
          <w:lang w:val="en-US"/>
          <w:rPrChange w:id="17063" w:author="N F" w:date="2023-12-05T03:08:00Z">
            <w:rPr>
              <w:rFonts w:cs="Times New Roman"/>
              <w:lang w:val="en-US"/>
            </w:rPr>
          </w:rPrChange>
        </w:rPr>
        <w:t>c</w:t>
      </w:r>
      <w:r w:rsidR="00C7791B" w:rsidRPr="006E6534">
        <w:rPr>
          <w:rFonts w:cs="Times New Roman"/>
          <w:color w:val="000000" w:themeColor="text1"/>
          <w:rPrChange w:id="17064" w:author="N F" w:date="2023-12-05T03:08:00Z">
            <w:rPr>
              <w:rFonts w:cs="Times New Roman"/>
            </w:rPr>
          </w:rPrChange>
        </w:rPr>
        <w:t xml:space="preserve">ancer </w:t>
      </w:r>
      <w:r w:rsidR="00B64F38" w:rsidRPr="006E6534">
        <w:rPr>
          <w:rFonts w:cs="Times New Roman"/>
          <w:color w:val="000000" w:themeColor="text1"/>
          <w:lang w:val="en-US"/>
          <w:rPrChange w:id="17065" w:author="N F" w:date="2023-12-05T03:08:00Z">
            <w:rPr>
              <w:rFonts w:cs="Times New Roman"/>
              <w:lang w:val="en-US"/>
            </w:rPr>
          </w:rPrChange>
        </w:rPr>
        <w:t>q</w:t>
      </w:r>
      <w:r w:rsidR="00C7791B" w:rsidRPr="006E6534">
        <w:rPr>
          <w:rFonts w:cs="Times New Roman"/>
          <w:color w:val="000000" w:themeColor="text1"/>
          <w:rPrChange w:id="17066" w:author="N F" w:date="2023-12-05T03:08:00Z">
            <w:rPr>
              <w:rFonts w:cs="Times New Roman"/>
            </w:rPr>
          </w:rPrChange>
        </w:rPr>
        <w:t xml:space="preserve">uality of </w:t>
      </w:r>
      <w:r w:rsidR="00B64F38" w:rsidRPr="006E6534">
        <w:rPr>
          <w:rFonts w:cs="Times New Roman"/>
          <w:color w:val="000000" w:themeColor="text1"/>
          <w:lang w:val="en-US"/>
          <w:rPrChange w:id="17067" w:author="N F" w:date="2023-12-05T03:08:00Z">
            <w:rPr>
              <w:rFonts w:cs="Times New Roman"/>
              <w:lang w:val="en-US"/>
            </w:rPr>
          </w:rPrChange>
        </w:rPr>
        <w:t>l</w:t>
      </w:r>
      <w:r w:rsidR="00C7791B" w:rsidRPr="006E6534">
        <w:rPr>
          <w:rFonts w:cs="Times New Roman"/>
          <w:color w:val="000000" w:themeColor="text1"/>
          <w:rPrChange w:id="17068" w:author="N F" w:date="2023-12-05T03:08:00Z">
            <w:rPr>
              <w:rFonts w:cs="Times New Roman"/>
            </w:rPr>
          </w:rPrChange>
        </w:rPr>
        <w:t xml:space="preserve">ife </w:t>
      </w:r>
      <w:r w:rsidR="00B64F38" w:rsidRPr="006E6534">
        <w:rPr>
          <w:rFonts w:cs="Times New Roman"/>
          <w:color w:val="000000" w:themeColor="text1"/>
          <w:lang w:val="en-US"/>
          <w:rPrChange w:id="17069" w:author="N F" w:date="2023-12-05T03:08:00Z">
            <w:rPr>
              <w:rFonts w:cs="Times New Roman"/>
              <w:lang w:val="en-US"/>
            </w:rPr>
          </w:rPrChange>
        </w:rPr>
        <w:t>q</w:t>
      </w:r>
      <w:r w:rsidR="00C7791B" w:rsidRPr="006E6534">
        <w:rPr>
          <w:rFonts w:cs="Times New Roman"/>
          <w:color w:val="000000" w:themeColor="text1"/>
          <w:rPrChange w:id="17070" w:author="N F" w:date="2023-12-05T03:08:00Z">
            <w:rPr>
              <w:rFonts w:cs="Times New Roman"/>
            </w:rPr>
          </w:rPrChange>
        </w:rPr>
        <w:t xml:space="preserve">uestionnaire, </w:t>
      </w:r>
      <w:r w:rsidR="00C7791B" w:rsidRPr="006E6534">
        <w:rPr>
          <w:rFonts w:cs="Times New Roman"/>
          <w:color w:val="000000" w:themeColor="text1"/>
          <w:lang w:val="en-US"/>
          <w:rPrChange w:id="17071" w:author="N F" w:date="2023-12-05T03:08:00Z">
            <w:rPr>
              <w:rFonts w:cs="Times New Roman"/>
              <w:lang w:val="en-US"/>
            </w:rPr>
          </w:rPrChange>
        </w:rPr>
        <w:t>Lung</w:t>
      </w:r>
      <w:r w:rsidR="00C7791B" w:rsidRPr="006E6534">
        <w:rPr>
          <w:rFonts w:cs="Times New Roman"/>
          <w:color w:val="000000" w:themeColor="text1"/>
          <w:rPrChange w:id="17072" w:author="N F" w:date="2023-12-05T03:08:00Z">
            <w:rPr>
              <w:rFonts w:cs="Times New Roman"/>
            </w:rPr>
          </w:rPrChange>
        </w:rPr>
        <w:t xml:space="preserve"> </w:t>
      </w:r>
      <w:r w:rsidR="00C7791B" w:rsidRPr="006E6534">
        <w:rPr>
          <w:rFonts w:cs="Times New Roman"/>
          <w:color w:val="000000" w:themeColor="text1"/>
          <w:lang w:val="en-US"/>
          <w:rPrChange w:id="17073" w:author="N F" w:date="2023-12-05T03:08:00Z">
            <w:rPr>
              <w:rFonts w:cs="Times New Roman"/>
              <w:lang w:val="en-US"/>
            </w:rPr>
          </w:rPrChange>
        </w:rPr>
        <w:t>cancer</w:t>
      </w:r>
      <w:r w:rsidR="00C7791B" w:rsidRPr="006E6534">
        <w:rPr>
          <w:rFonts w:cs="Times New Roman"/>
          <w:color w:val="000000" w:themeColor="text1"/>
          <w:rPrChange w:id="17074" w:author="N F" w:date="2023-12-05T03:08:00Z">
            <w:rPr>
              <w:rFonts w:cs="Times New Roman"/>
            </w:rPr>
          </w:rPrChange>
        </w:rPr>
        <w:t xml:space="preserve">, </w:t>
      </w:r>
      <w:r w:rsidR="00150776" w:rsidRPr="006E6534">
        <w:rPr>
          <w:rFonts w:cs="Times New Roman"/>
          <w:color w:val="000000" w:themeColor="text1"/>
          <w:rPrChange w:id="17075" w:author="N F" w:date="2023-12-05T03:08:00Z">
            <w:rPr>
              <w:rFonts w:cs="Times New Roman"/>
            </w:rPr>
          </w:rPrChange>
        </w:rPr>
        <w:t>EORTC QLQ-LC13</w:t>
      </w:r>
      <w:r w:rsidR="00277D4D" w:rsidRPr="006E6534">
        <w:rPr>
          <w:rFonts w:cs="Times New Roman"/>
          <w:color w:val="000000" w:themeColor="text1"/>
          <w:rPrChange w:id="17076" w:author="N F" w:date="2023-12-05T03:08:00Z">
            <w:rPr>
              <w:rFonts w:cs="Times New Roman"/>
            </w:rPr>
          </w:rPrChange>
        </w:rPr>
        <w:t>)</w:t>
      </w:r>
      <w:r w:rsidR="00CF4E53" w:rsidRPr="006E6534">
        <w:rPr>
          <w:rFonts w:cs="Times New Roman"/>
          <w:color w:val="000000" w:themeColor="text1"/>
          <w:rPrChange w:id="17077" w:author="N F" w:date="2023-12-05T03:08:00Z">
            <w:rPr>
              <w:rFonts w:cs="Times New Roman"/>
            </w:rPr>
          </w:rPrChange>
        </w:rPr>
        <w:t xml:space="preserve"> и опросника по качеству жизни при раке (</w:t>
      </w:r>
      <w:r w:rsidR="00CF4E53" w:rsidRPr="006E6534">
        <w:rPr>
          <w:rFonts w:cs="Times New Roman"/>
          <w:color w:val="000000" w:themeColor="text1"/>
          <w:lang w:val="en-US"/>
          <w:rPrChange w:id="17078" w:author="N F" w:date="2023-12-05T03:08:00Z">
            <w:rPr>
              <w:rFonts w:cs="Times New Roman"/>
              <w:lang w:val="en-US"/>
            </w:rPr>
          </w:rPrChange>
        </w:rPr>
        <w:t>q</w:t>
      </w:r>
      <w:r w:rsidR="00CF4E53" w:rsidRPr="006E6534">
        <w:rPr>
          <w:rFonts w:cs="Times New Roman"/>
          <w:color w:val="000000" w:themeColor="text1"/>
          <w:rPrChange w:id="17079" w:author="N F" w:date="2023-12-05T03:08:00Z">
            <w:rPr>
              <w:rFonts w:cs="Times New Roman"/>
            </w:rPr>
          </w:rPrChange>
        </w:rPr>
        <w:t xml:space="preserve">uality of </w:t>
      </w:r>
      <w:r w:rsidR="00CF4E53" w:rsidRPr="006E6534">
        <w:rPr>
          <w:rFonts w:cs="Times New Roman"/>
          <w:color w:val="000000" w:themeColor="text1"/>
          <w:lang w:val="en-US"/>
          <w:rPrChange w:id="17080" w:author="N F" w:date="2023-12-05T03:08:00Z">
            <w:rPr>
              <w:rFonts w:cs="Times New Roman"/>
              <w:lang w:val="en-US"/>
            </w:rPr>
          </w:rPrChange>
        </w:rPr>
        <w:t>l</w:t>
      </w:r>
      <w:r w:rsidR="00CF4E53" w:rsidRPr="006E6534">
        <w:rPr>
          <w:rFonts w:cs="Times New Roman"/>
          <w:color w:val="000000" w:themeColor="text1"/>
          <w:rPrChange w:id="17081" w:author="N F" w:date="2023-12-05T03:08:00Z">
            <w:rPr>
              <w:rFonts w:cs="Times New Roman"/>
            </w:rPr>
          </w:rPrChange>
        </w:rPr>
        <w:t xml:space="preserve">ife </w:t>
      </w:r>
      <w:r w:rsidR="00CF4E53" w:rsidRPr="006E6534">
        <w:rPr>
          <w:rFonts w:cs="Times New Roman"/>
          <w:color w:val="000000" w:themeColor="text1"/>
          <w:lang w:val="en-US"/>
          <w:rPrChange w:id="17082" w:author="N F" w:date="2023-12-05T03:08:00Z">
            <w:rPr>
              <w:rFonts w:cs="Times New Roman"/>
              <w:lang w:val="en-US"/>
            </w:rPr>
          </w:rPrChange>
        </w:rPr>
        <w:t>q</w:t>
      </w:r>
      <w:r w:rsidR="00CF4E53" w:rsidRPr="006E6534">
        <w:rPr>
          <w:rFonts w:cs="Times New Roman"/>
          <w:color w:val="000000" w:themeColor="text1"/>
          <w:rPrChange w:id="17083" w:author="N F" w:date="2023-12-05T03:08:00Z">
            <w:rPr>
              <w:rFonts w:cs="Times New Roman"/>
            </w:rPr>
          </w:rPrChange>
        </w:rPr>
        <w:t xml:space="preserve">uestionnaire, </w:t>
      </w:r>
      <w:r w:rsidR="00CF4E53" w:rsidRPr="006E6534">
        <w:rPr>
          <w:rFonts w:cs="Times New Roman"/>
          <w:color w:val="000000" w:themeColor="text1"/>
          <w:lang w:val="en-US"/>
          <w:rPrChange w:id="17084" w:author="N F" w:date="2023-12-05T03:08:00Z">
            <w:rPr>
              <w:rFonts w:cs="Times New Roman"/>
              <w:lang w:val="en-US"/>
            </w:rPr>
          </w:rPrChange>
        </w:rPr>
        <w:t>cancer</w:t>
      </w:r>
      <w:r w:rsidR="00CF4E53" w:rsidRPr="006E6534">
        <w:rPr>
          <w:rFonts w:cs="Times New Roman"/>
          <w:color w:val="000000" w:themeColor="text1"/>
          <w:rPrChange w:id="17085" w:author="N F" w:date="2023-12-05T03:08:00Z">
            <w:rPr>
              <w:rFonts w:cs="Times New Roman"/>
            </w:rPr>
          </w:rPrChange>
        </w:rPr>
        <w:t xml:space="preserve">, </w:t>
      </w:r>
      <w:r w:rsidR="00A74ACA" w:rsidRPr="006E6534">
        <w:rPr>
          <w:rFonts w:cs="Times New Roman"/>
          <w:color w:val="000000" w:themeColor="text1"/>
          <w:lang w:val="en-US"/>
          <w:rPrChange w:id="17086" w:author="N F" w:date="2023-12-05T03:08:00Z">
            <w:rPr>
              <w:rFonts w:cs="Times New Roman"/>
              <w:lang w:val="en-US"/>
            </w:rPr>
          </w:rPrChange>
        </w:rPr>
        <w:t>QLQ</w:t>
      </w:r>
      <w:r w:rsidR="00A74ACA" w:rsidRPr="006E6534">
        <w:rPr>
          <w:rFonts w:cs="Times New Roman"/>
          <w:color w:val="000000" w:themeColor="text1"/>
          <w:rPrChange w:id="17087" w:author="N F" w:date="2023-12-05T03:08:00Z">
            <w:rPr>
              <w:rFonts w:cs="Times New Roman"/>
            </w:rPr>
          </w:rPrChange>
        </w:rPr>
        <w:t>-</w:t>
      </w:r>
      <w:r w:rsidR="00A74ACA" w:rsidRPr="006E6534">
        <w:rPr>
          <w:rFonts w:cs="Times New Roman"/>
          <w:color w:val="000000" w:themeColor="text1"/>
          <w:lang w:val="en-US"/>
          <w:rPrChange w:id="17088" w:author="N F" w:date="2023-12-05T03:08:00Z">
            <w:rPr>
              <w:rFonts w:cs="Times New Roman"/>
              <w:lang w:val="en-US"/>
            </w:rPr>
          </w:rPrChange>
        </w:rPr>
        <w:t>C</w:t>
      </w:r>
      <w:r w:rsidR="00A74ACA" w:rsidRPr="006E6534">
        <w:rPr>
          <w:rFonts w:cs="Times New Roman"/>
          <w:color w:val="000000" w:themeColor="text1"/>
          <w:rPrChange w:id="17089" w:author="N F" w:date="2023-12-05T03:08:00Z">
            <w:rPr>
              <w:rFonts w:cs="Times New Roman"/>
            </w:rPr>
          </w:rPrChange>
        </w:rPr>
        <w:t>30</w:t>
      </w:r>
      <w:r w:rsidR="00CF4E53" w:rsidRPr="006E6534">
        <w:rPr>
          <w:rFonts w:cs="Times New Roman"/>
          <w:color w:val="000000" w:themeColor="text1"/>
          <w:rPrChange w:id="17090" w:author="N F" w:date="2023-12-05T03:08:00Z">
            <w:rPr>
              <w:rFonts w:cs="Times New Roman"/>
            </w:rPr>
          </w:rPrChange>
        </w:rPr>
        <w:t>)</w:t>
      </w:r>
      <w:r w:rsidR="00B64F38" w:rsidRPr="006E6534">
        <w:rPr>
          <w:rFonts w:cs="Times New Roman"/>
          <w:color w:val="000000" w:themeColor="text1"/>
          <w:rPrChange w:id="17091" w:author="N F" w:date="2023-12-05T03:08:00Z">
            <w:rPr>
              <w:rFonts w:cs="Times New Roman"/>
            </w:rPr>
          </w:rPrChange>
        </w:rPr>
        <w:t>. Опрос</w:t>
      </w:r>
      <w:r w:rsidR="00645F9A" w:rsidRPr="006E6534">
        <w:rPr>
          <w:rFonts w:cs="Times New Roman"/>
          <w:color w:val="000000" w:themeColor="text1"/>
          <w:rPrChange w:id="17092" w:author="N F" w:date="2023-12-05T03:08:00Z">
            <w:rPr>
              <w:rFonts w:cs="Times New Roman"/>
            </w:rPr>
          </w:rPrChange>
        </w:rPr>
        <w:t xml:space="preserve"> EORTC QLQ-LC13</w:t>
      </w:r>
      <w:r w:rsidR="00B64F38" w:rsidRPr="006E6534">
        <w:rPr>
          <w:rFonts w:cs="Times New Roman"/>
          <w:color w:val="000000" w:themeColor="text1"/>
          <w:rPrChange w:id="17093" w:author="N F" w:date="2023-12-05T03:08:00Z">
            <w:rPr>
              <w:rFonts w:cs="Times New Roman"/>
            </w:rPr>
          </w:rPrChange>
        </w:rPr>
        <w:t xml:space="preserve"> проводили </w:t>
      </w:r>
      <w:r w:rsidR="00020ABA" w:rsidRPr="006E6534">
        <w:rPr>
          <w:rFonts w:cs="Times New Roman"/>
          <w:color w:val="000000" w:themeColor="text1"/>
          <w:rPrChange w:id="17094" w:author="N F" w:date="2023-12-05T03:08:00Z">
            <w:rPr>
              <w:rFonts w:cs="Times New Roman"/>
            </w:rPr>
          </w:rPrChange>
        </w:rPr>
        <w:t xml:space="preserve">каждые </w:t>
      </w:r>
      <w:r w:rsidR="00CF4E53" w:rsidRPr="006E6534">
        <w:rPr>
          <w:rFonts w:cs="Times New Roman"/>
          <w:color w:val="000000" w:themeColor="text1"/>
          <w:rPrChange w:id="17095" w:author="N F" w:date="2023-12-05T03:08:00Z">
            <w:rPr>
              <w:rFonts w:cs="Times New Roman"/>
            </w:rPr>
          </w:rPrChange>
        </w:rPr>
        <w:t>еженедельно в течение 6 недель, а затем каждые 2 недели</w:t>
      </w:r>
      <w:r w:rsidR="00645F9A" w:rsidRPr="006E6534">
        <w:rPr>
          <w:rFonts w:cs="Times New Roman"/>
          <w:color w:val="000000" w:themeColor="text1"/>
          <w:rPrChange w:id="17096" w:author="N F" w:date="2023-12-05T03:08:00Z">
            <w:rPr>
              <w:rFonts w:cs="Times New Roman"/>
            </w:rPr>
          </w:rPrChange>
        </w:rPr>
        <w:t xml:space="preserve">, опрос </w:t>
      </w:r>
      <w:r w:rsidR="00645F9A" w:rsidRPr="006E6534">
        <w:rPr>
          <w:rFonts w:cs="Times New Roman"/>
          <w:color w:val="000000" w:themeColor="text1"/>
          <w:lang w:val="en-US"/>
          <w:rPrChange w:id="17097" w:author="N F" w:date="2023-12-05T03:08:00Z">
            <w:rPr>
              <w:rFonts w:cs="Times New Roman"/>
              <w:lang w:val="en-US"/>
            </w:rPr>
          </w:rPrChange>
        </w:rPr>
        <w:t>QLQ</w:t>
      </w:r>
      <w:r w:rsidR="00645F9A" w:rsidRPr="006E6534">
        <w:rPr>
          <w:rFonts w:cs="Times New Roman"/>
          <w:color w:val="000000" w:themeColor="text1"/>
          <w:rPrChange w:id="17098" w:author="N F" w:date="2023-12-05T03:08:00Z">
            <w:rPr>
              <w:rFonts w:cs="Times New Roman"/>
            </w:rPr>
          </w:rPrChange>
        </w:rPr>
        <w:t>-</w:t>
      </w:r>
      <w:r w:rsidR="00645F9A" w:rsidRPr="006E6534">
        <w:rPr>
          <w:rFonts w:cs="Times New Roman"/>
          <w:color w:val="000000" w:themeColor="text1"/>
          <w:lang w:val="en-US"/>
          <w:rPrChange w:id="17099" w:author="N F" w:date="2023-12-05T03:08:00Z">
            <w:rPr>
              <w:rFonts w:cs="Times New Roman"/>
              <w:lang w:val="en-US"/>
            </w:rPr>
          </w:rPrChange>
        </w:rPr>
        <w:t>C</w:t>
      </w:r>
      <w:r w:rsidR="00645F9A" w:rsidRPr="006E6534">
        <w:rPr>
          <w:rFonts w:cs="Times New Roman"/>
          <w:color w:val="000000" w:themeColor="text1"/>
          <w:rPrChange w:id="17100" w:author="N F" w:date="2023-12-05T03:08:00Z">
            <w:rPr>
              <w:rFonts w:cs="Times New Roman"/>
            </w:rPr>
          </w:rPrChange>
        </w:rPr>
        <w:t>30</w:t>
      </w:r>
      <w:r w:rsidR="00706E3D" w:rsidRPr="006E6534">
        <w:rPr>
          <w:rFonts w:cs="Times New Roman"/>
          <w:color w:val="000000" w:themeColor="text1"/>
          <w:rPrChange w:id="17101" w:author="N F" w:date="2023-12-05T03:08:00Z">
            <w:rPr>
              <w:rFonts w:cs="Times New Roman"/>
            </w:rPr>
          </w:rPrChange>
        </w:rPr>
        <w:t xml:space="preserve"> – каждые 6 недель</w:t>
      </w:r>
      <w:r w:rsidR="00A74ACA" w:rsidRPr="006E6534">
        <w:rPr>
          <w:rFonts w:cs="Times New Roman"/>
          <w:color w:val="000000" w:themeColor="text1"/>
          <w:rPrChange w:id="17102" w:author="N F" w:date="2023-12-05T03:08:00Z">
            <w:rPr>
              <w:rFonts w:cs="Times New Roman"/>
            </w:rPr>
          </w:rPrChange>
        </w:rPr>
        <w:t xml:space="preserve">. </w:t>
      </w:r>
      <w:r w:rsidR="00E07A48" w:rsidRPr="006E6534">
        <w:rPr>
          <w:rFonts w:cs="Times New Roman"/>
          <w:color w:val="000000" w:themeColor="text1"/>
          <w:rPrChange w:id="17103" w:author="N F" w:date="2023-12-05T03:08:00Z">
            <w:rPr>
              <w:rFonts w:cs="Times New Roman"/>
            </w:rPr>
          </w:rPrChange>
        </w:rPr>
        <w:t>Изменения</w:t>
      </w:r>
      <w:r w:rsidR="0013784F" w:rsidRPr="006E6534">
        <w:rPr>
          <w:rFonts w:cs="Times New Roman"/>
          <w:color w:val="000000" w:themeColor="text1"/>
          <w:rPrChange w:id="17104" w:author="N F" w:date="2023-12-05T03:08:00Z">
            <w:rPr>
              <w:rFonts w:cs="Times New Roman"/>
            </w:rPr>
          </w:rPrChange>
        </w:rPr>
        <w:t xml:space="preserve"> выраженности симптомов после окончания терапии относительно начального показателя</w:t>
      </w:r>
      <w:r w:rsidR="00E07A48" w:rsidRPr="006E6534">
        <w:rPr>
          <w:rFonts w:cs="Times New Roman"/>
          <w:color w:val="000000" w:themeColor="text1"/>
          <w:rPrChange w:id="17105" w:author="N F" w:date="2023-12-05T03:08:00Z">
            <w:rPr>
              <w:rFonts w:cs="Times New Roman"/>
            </w:rPr>
          </w:rPrChange>
        </w:rPr>
        <w:t xml:space="preserve"> </w:t>
      </w:r>
      <w:r w:rsidR="00A74ACA" w:rsidRPr="006E6534">
        <w:rPr>
          <w:rFonts w:cs="Times New Roman"/>
          <w:color w:val="000000" w:themeColor="text1"/>
          <w:rPrChange w:id="17106" w:author="N F" w:date="2023-12-05T03:08:00Z">
            <w:rPr>
              <w:rFonts w:cs="Times New Roman"/>
            </w:rPr>
          </w:rPrChange>
        </w:rPr>
        <w:t xml:space="preserve">представлены в </w:t>
      </w:r>
      <w:r w:rsidR="00A05AA6" w:rsidRPr="006E6534">
        <w:rPr>
          <w:rFonts w:cs="Times New Roman"/>
          <w:color w:val="000000" w:themeColor="text1"/>
          <w:rPrChange w:id="17107" w:author="N F" w:date="2023-12-05T03:08:00Z">
            <w:rPr>
              <w:rFonts w:cs="Times New Roman"/>
            </w:rPr>
          </w:rPrChange>
        </w:rPr>
        <w:t>т</w:t>
      </w:r>
      <w:r w:rsidR="00A74ACA" w:rsidRPr="006E6534">
        <w:rPr>
          <w:rFonts w:cs="Times New Roman"/>
          <w:color w:val="000000" w:themeColor="text1"/>
          <w:rPrChange w:id="17108" w:author="N F" w:date="2023-12-05T03:08:00Z">
            <w:rPr>
              <w:rFonts w:cs="Times New Roman"/>
            </w:rPr>
          </w:rPrChange>
        </w:rPr>
        <w:t xml:space="preserve">аблице </w:t>
      </w:r>
      <w:r w:rsidR="00A05AA6" w:rsidRPr="006E6534">
        <w:rPr>
          <w:rFonts w:cs="Times New Roman"/>
          <w:color w:val="000000" w:themeColor="text1"/>
          <w:rPrChange w:id="17109" w:author="N F" w:date="2023-12-05T03:08:00Z">
            <w:rPr>
              <w:rFonts w:cs="Times New Roman"/>
            </w:rPr>
          </w:rPrChange>
        </w:rPr>
        <w:t>ниже (</w:t>
      </w:r>
      <w:r w:rsidR="00A05AA6" w:rsidRPr="006E6534">
        <w:rPr>
          <w:rFonts w:cs="Times New Roman"/>
          <w:color w:val="000000" w:themeColor="text1"/>
          <w:rPrChange w:id="17110" w:author="N F" w:date="2023-12-05T03:08:00Z">
            <w:rPr>
              <w:rFonts w:cs="Times New Roman"/>
            </w:rPr>
          </w:rPrChange>
        </w:rPr>
        <w:fldChar w:fldCharType="begin"/>
      </w:r>
      <w:r w:rsidR="00A05AA6" w:rsidRPr="006E6534">
        <w:rPr>
          <w:rFonts w:cs="Times New Roman"/>
          <w:color w:val="000000" w:themeColor="text1"/>
          <w:rPrChange w:id="17111" w:author="N F" w:date="2023-12-05T03:08:00Z">
            <w:rPr>
              <w:rFonts w:cs="Times New Roman"/>
            </w:rPr>
          </w:rPrChange>
        </w:rPr>
        <w:instrText xml:space="preserve"> REF _Ref115715402 \h </w:instrText>
      </w:r>
      <w:r w:rsidR="00415551" w:rsidRPr="006E6534">
        <w:rPr>
          <w:rFonts w:cs="Times New Roman"/>
          <w:color w:val="000000" w:themeColor="text1"/>
          <w:rPrChange w:id="17112" w:author="N F" w:date="2023-12-05T03:08:00Z">
            <w:rPr>
              <w:rFonts w:cs="Times New Roman"/>
            </w:rPr>
          </w:rPrChange>
        </w:rPr>
        <w:instrText xml:space="preserve"> \* MERGEFORMAT </w:instrText>
      </w:r>
      <w:r w:rsidR="00A05AA6" w:rsidRPr="006E6534">
        <w:rPr>
          <w:rFonts w:cs="Times New Roman"/>
          <w:color w:val="000000" w:themeColor="text1"/>
          <w:rPrChange w:id="17113" w:author="N F" w:date="2023-12-05T03:08:00Z">
            <w:rPr>
              <w:rFonts w:cs="Times New Roman"/>
              <w:color w:val="000000" w:themeColor="text1"/>
            </w:rPr>
          </w:rPrChange>
        </w:rPr>
      </w:r>
      <w:r w:rsidR="00A05AA6" w:rsidRPr="006E6534">
        <w:rPr>
          <w:rFonts w:cs="Times New Roman"/>
          <w:color w:val="000000" w:themeColor="text1"/>
          <w:rPrChange w:id="17114" w:author="N F" w:date="2023-12-05T03:08:00Z">
            <w:rPr>
              <w:rFonts w:cs="Times New Roman"/>
            </w:rPr>
          </w:rPrChange>
        </w:rPr>
        <w:fldChar w:fldCharType="separate"/>
      </w:r>
      <w:r w:rsidR="004C4CE2" w:rsidRPr="006E6534">
        <w:rPr>
          <w:rFonts w:cs="Times New Roman"/>
          <w:color w:val="000000" w:themeColor="text1"/>
          <w:rPrChange w:id="17115" w:author="N F" w:date="2023-12-05T03:08:00Z">
            <w:rPr>
              <w:rFonts w:cs="Times New Roman"/>
            </w:rPr>
          </w:rPrChange>
        </w:rPr>
        <w:t xml:space="preserve">Таблица </w:t>
      </w:r>
      <w:r w:rsidR="004C4CE2" w:rsidRPr="006E6534">
        <w:rPr>
          <w:rFonts w:cs="Times New Roman"/>
          <w:noProof/>
          <w:color w:val="000000" w:themeColor="text1"/>
          <w:rPrChange w:id="17116" w:author="N F" w:date="2023-12-05T03:08:00Z">
            <w:rPr>
              <w:rFonts w:cs="Times New Roman"/>
              <w:noProof/>
            </w:rPr>
          </w:rPrChange>
        </w:rPr>
        <w:t>4</w:t>
      </w:r>
      <w:r w:rsidR="004C4CE2" w:rsidRPr="006E6534">
        <w:rPr>
          <w:rFonts w:cs="Times New Roman"/>
          <w:color w:val="000000" w:themeColor="text1"/>
          <w:rPrChange w:id="17117" w:author="N F" w:date="2023-12-05T03:08:00Z">
            <w:rPr>
              <w:rFonts w:cs="Times New Roman"/>
            </w:rPr>
          </w:rPrChange>
        </w:rPr>
        <w:noBreakHyphen/>
      </w:r>
      <w:r w:rsidR="004C4CE2" w:rsidRPr="006E6534">
        <w:rPr>
          <w:rFonts w:cs="Times New Roman"/>
          <w:noProof/>
          <w:color w:val="000000" w:themeColor="text1"/>
          <w:rPrChange w:id="17118" w:author="N F" w:date="2023-12-05T03:08:00Z">
            <w:rPr>
              <w:rFonts w:cs="Times New Roman"/>
              <w:noProof/>
            </w:rPr>
          </w:rPrChange>
        </w:rPr>
        <w:t>4</w:t>
      </w:r>
      <w:r w:rsidR="00A05AA6" w:rsidRPr="006E6534">
        <w:rPr>
          <w:rFonts w:cs="Times New Roman"/>
          <w:color w:val="000000" w:themeColor="text1"/>
          <w:rPrChange w:id="17119" w:author="N F" w:date="2023-12-05T03:08:00Z">
            <w:rPr>
              <w:rFonts w:cs="Times New Roman"/>
            </w:rPr>
          </w:rPrChange>
        </w:rPr>
        <w:fldChar w:fldCharType="end"/>
      </w:r>
      <w:r w:rsidR="00A05AA6" w:rsidRPr="006E6534">
        <w:rPr>
          <w:rFonts w:cs="Times New Roman"/>
          <w:color w:val="000000" w:themeColor="text1"/>
          <w:rPrChange w:id="17120" w:author="N F" w:date="2023-12-05T03:08:00Z">
            <w:rPr>
              <w:rFonts w:cs="Times New Roman"/>
            </w:rPr>
          </w:rPrChange>
        </w:rPr>
        <w:t xml:space="preserve">) </w:t>
      </w:r>
      <w:ins w:id="17121" w:author="Barshadskaya, Yuliya" w:date="2024-01-15T19:25:00Z">
        <w:r w:rsidR="00A9668D" w:rsidRPr="0001519A">
          <w:rPr>
            <w:rFonts w:cs="Times New Roman"/>
            <w:color w:val="000000" w:themeColor="text1"/>
            <w:lang w:val="en-US"/>
          </w:rPr>
          <w:fldChar w:fldCharType="begin"/>
        </w:r>
        <w:r w:rsidR="00A9668D"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A9668D" w:rsidRPr="0001519A">
          <w:rPr>
            <w:rFonts w:cs="Times New Roman"/>
            <w:color w:val="000000" w:themeColor="text1"/>
            <w:lang w:val="en-US"/>
          </w:rPr>
          <w:fldChar w:fldCharType="separate"/>
        </w:r>
        <w:r w:rsidR="00A9668D" w:rsidRPr="0018315E">
          <w:rPr>
            <w:rFonts w:cs="Times New Roman"/>
            <w:color w:val="000000" w:themeColor="text1"/>
          </w:rPr>
          <w:t>[</w:t>
        </w:r>
      </w:ins>
      <w:ins w:id="17122" w:author="Barshadskaya, Yuliya" w:date="2024-02-23T00:02:00Z">
        <w:r w:rsidR="00031049">
          <w:rPr>
            <w:rFonts w:cs="Times New Roman"/>
            <w:color w:val="000000" w:themeColor="text1"/>
          </w:rPr>
          <w:t>7</w:t>
        </w:r>
      </w:ins>
      <w:ins w:id="17123" w:author="Barshadskaya, Yuliya" w:date="2024-01-15T19:25:00Z">
        <w:r w:rsidR="00A9668D" w:rsidRPr="00DD38F1">
          <w:rPr>
            <w:rFonts w:cs="Times New Roman"/>
            <w:color w:val="000000" w:themeColor="text1"/>
          </w:rPr>
          <w:t>]</w:t>
        </w:r>
        <w:r w:rsidR="00A9668D" w:rsidRPr="0001519A">
          <w:rPr>
            <w:rFonts w:cs="Times New Roman"/>
            <w:color w:val="000000" w:themeColor="text1"/>
            <w:lang w:val="en-US"/>
          </w:rPr>
          <w:fldChar w:fldCharType="end"/>
        </w:r>
      </w:ins>
      <w:del w:id="17124" w:author="Barshadskaya, Yuliya" w:date="2024-01-15T19:25:00Z">
        <w:r w:rsidR="00704652" w:rsidRPr="006E6534" w:rsidDel="00A9668D">
          <w:rPr>
            <w:rFonts w:cs="Times New Roman"/>
            <w:color w:val="000000" w:themeColor="text1"/>
            <w:rPrChange w:id="17125" w:author="N F" w:date="2023-12-05T03:08:00Z">
              <w:rPr>
                <w:rFonts w:cs="Times New Roman"/>
              </w:rPr>
            </w:rPrChange>
          </w:rPr>
          <w:fldChar w:fldCharType="begin"/>
        </w:r>
        <w:r w:rsidR="00704652" w:rsidRPr="006E6534" w:rsidDel="00A9668D">
          <w:rPr>
            <w:rFonts w:cs="Times New Roman"/>
            <w:color w:val="000000" w:themeColor="text1"/>
            <w:rPrChange w:id="17126" w:author="N F" w:date="2023-12-05T03:08:00Z">
              <w:rPr>
                <w:rFonts w:cs="Times New Roman"/>
              </w:rPr>
            </w:rPrChange>
          </w:rPr>
          <w:delInstrText xml:space="preserve"> ADDIN ZOTERO_ITEM CSL_CITATION {"citationID":"f6ESzBTm","properties":{"formattedCitation":"(18)","plainCitation":"(18)","noteIndex":0},"citationItems":[{"id":161857,"uris":["http://zotero.org/groups/4735135/items/KPUV4RVD"],"itemData":{"id":161857,"type":"article-journal","abstract":"BACKGROUND: In the FLAURA trial, osimertinib demonstrated superior progression-free survival and a favorable toxicity profile to erlotinib or gefitinib as initial therapy in patients with EGFR-mutated advanced non-small-cell lung cancer. Patient-reported outcomes from FLAURA are discussed here.\nMETHODS: Patients (N = 556) completed the EORTC QLQ-LC13 weekly for 6 weeks, then every 3 weeks, and the QLQ-C30 every 6 weeks. Prespecified key symptoms were cough, dyspnea, chest pain, appetite loss, and fatigue. Score changes from baseline to randomized treatment discontinuation were assessed using a mixed-effects model. A ≥10-point change was considered clinically relevant. Odds of improvement and time to deterioration were investigated. QLQ-C30 functioning scores were assessed post hoc.\nRESULTS: Questionnaire completion rates were &gt;70% at most time points. Baseline mean scores were similar in the osimertinib and erlotinib/gefitinib arms. Scores improved in both arms, but none reached clinical relevance at 5% significance level. A statistically significant difference favoring osimertinib for chest pain was not clinically relevant (-6.84 vs -3.88; p = 0.021). Odds of improvement and time to deterioration were similar between treatments. In post hoc analyses, improvements favored osimertinib for emotional functioning (8.79 vs 4.91; p = 0.004) and social functioning (7.66 vs 1.74; p &lt; 0.001). Cognitive functioning remained stable with osimertinib but deteriorated with erlotinib/gefitinib (0.03 vs -3.91; p = 0.005).\nCONCLUSIONS: Key symptoms improved from baseline in both treatment arms in FLAURA. Key symptom improvements that were both statistically significant and clinically relevant were not observed in favor of either treatment arm.\nCLINICAL TRIAL REGISTRATION: NCT02296125.","container-title":"European Journal of Cancer (Oxford, England: 1990)","DOI":"10.1016/j.ejca.2019.11.006","ISSN":"1879-0852","journalAbbreviation":"Eur J Cancer","language":"eng","note":"PMID: 31838405","page":"49-57","source":"PubMed","title":"Patient-reported outcomes from FLAURA: Osimertinib versus erlotinib or gefitinib in patients with EGFR-mutated advanced non-small-cell lung cancer","title-short":"Patient-reported outcomes from FLAURA","volume":"125","author":[{"family":"Leighl","given":"Natasha B."},{"family":"Karaseva","given":"Nina"},{"family":"Nakagawa","given":"Kazuhiko"},{"family":"Cho","given":"Byoung-Chul"},{"family":"Gray","given":"Jhanelle E."},{"family":"Hovey","given":"Tina"},{"family":"Walding","given":"Andrew"},{"family":"Rydén","given":"Anna"},{"family":"Novello","given":"Silvia"}],"issued":{"date-parts":[["2020",1]]}}}],"schema":"https://github.com/citation-style-language/schema/raw/master/csl-citation.json"} </w:delInstrText>
        </w:r>
        <w:r w:rsidR="00704652" w:rsidRPr="006E6534" w:rsidDel="00A9668D">
          <w:rPr>
            <w:rFonts w:cs="Times New Roman"/>
            <w:color w:val="000000" w:themeColor="text1"/>
            <w:rPrChange w:id="17127" w:author="N F" w:date="2023-12-05T03:08:00Z">
              <w:rPr>
                <w:rFonts w:cs="Times New Roman"/>
              </w:rPr>
            </w:rPrChange>
          </w:rPr>
          <w:fldChar w:fldCharType="separate"/>
        </w:r>
        <w:r w:rsidR="00704652" w:rsidRPr="006E6534" w:rsidDel="00A9668D">
          <w:rPr>
            <w:rFonts w:cs="Times New Roman"/>
            <w:color w:val="000000" w:themeColor="text1"/>
            <w:rPrChange w:id="17128" w:author="N F" w:date="2023-12-05T03:08:00Z">
              <w:rPr>
                <w:rFonts w:cs="Times New Roman"/>
              </w:rPr>
            </w:rPrChange>
          </w:rPr>
          <w:delText>(18)</w:delText>
        </w:r>
        <w:r w:rsidR="00704652" w:rsidRPr="006E6534" w:rsidDel="00A9668D">
          <w:rPr>
            <w:rFonts w:cs="Times New Roman"/>
            <w:color w:val="000000" w:themeColor="text1"/>
            <w:rPrChange w:id="17129" w:author="N F" w:date="2023-12-05T03:08:00Z">
              <w:rPr>
                <w:rFonts w:cs="Times New Roman"/>
              </w:rPr>
            </w:rPrChange>
          </w:rPr>
          <w:fldChar w:fldCharType="end"/>
        </w:r>
      </w:del>
      <w:r w:rsidR="00704652" w:rsidRPr="006E6534">
        <w:rPr>
          <w:rFonts w:cs="Times New Roman"/>
          <w:color w:val="000000" w:themeColor="text1"/>
          <w:rPrChange w:id="17130" w:author="N F" w:date="2023-12-05T03:08:00Z">
            <w:rPr>
              <w:rFonts w:cs="Times New Roman"/>
            </w:rPr>
          </w:rPrChange>
        </w:rPr>
        <w:t>.</w:t>
      </w:r>
    </w:p>
    <w:p w14:paraId="659CCE7E" w14:textId="77777777" w:rsidR="00743930" w:rsidRPr="006E6534" w:rsidRDefault="00743930">
      <w:pPr>
        <w:pStyle w:val="SDText"/>
        <w:spacing w:after="0"/>
        <w:rPr>
          <w:rFonts w:cs="Times New Roman"/>
          <w:color w:val="000000" w:themeColor="text1"/>
          <w:rPrChange w:id="17131" w:author="N F" w:date="2023-12-05T03:08:00Z">
            <w:rPr>
              <w:rFonts w:cs="Times New Roman"/>
            </w:rPr>
          </w:rPrChange>
        </w:rPr>
        <w:pPrChange w:id="17132" w:author="Barshadskaya, Yuliya" w:date="2024-01-15T19:26:00Z">
          <w:pPr>
            <w:pStyle w:val="SDText"/>
          </w:pPr>
        </w:pPrChange>
      </w:pPr>
    </w:p>
    <w:p w14:paraId="7D84CC9C" w14:textId="2C70BA17" w:rsidR="00D239B0" w:rsidRPr="00527FD0" w:rsidRDefault="00D239B0">
      <w:pPr>
        <w:pStyle w:val="SDTable"/>
        <w:spacing w:after="0"/>
        <w:jc w:val="both"/>
        <w:pPrChange w:id="17133" w:author="Barshadskaya, Yuliya" w:date="2024-01-15T19:26:00Z">
          <w:pPr>
            <w:pStyle w:val="SDTable"/>
          </w:pPr>
        </w:pPrChange>
      </w:pPr>
      <w:bookmarkStart w:id="17134" w:name="_Ref115715402"/>
      <w:bookmarkStart w:id="17135" w:name="_Toc115733166"/>
      <w:r w:rsidRPr="00A9668D">
        <w:rPr>
          <w:b/>
          <w:rPrChange w:id="17136" w:author="Barshadskaya, Yuliya" w:date="2024-01-15T19:26:00Z">
            <w:rPr/>
          </w:rPrChange>
        </w:rPr>
        <w:t xml:space="preserve">Таблица </w:t>
      </w:r>
      <w:r w:rsidR="003D1135" w:rsidRPr="00A9668D">
        <w:rPr>
          <w:b/>
          <w:rPrChange w:id="17137" w:author="Barshadskaya, Yuliya" w:date="2024-01-15T19:26:00Z">
            <w:rPr/>
          </w:rPrChange>
        </w:rPr>
        <w:fldChar w:fldCharType="begin"/>
      </w:r>
      <w:r w:rsidR="003D1135" w:rsidRPr="00A9668D">
        <w:rPr>
          <w:b/>
          <w:rPrChange w:id="17138" w:author="Barshadskaya, Yuliya" w:date="2024-01-15T19:26:00Z">
            <w:rPr/>
          </w:rPrChange>
        </w:rPr>
        <w:instrText xml:space="preserve"> STYLEREF 1 \s </w:instrText>
      </w:r>
      <w:r w:rsidR="003D1135" w:rsidRPr="00A9668D">
        <w:rPr>
          <w:b/>
          <w:rPrChange w:id="17139" w:author="Barshadskaya, Yuliya" w:date="2024-01-15T19:26:00Z">
            <w:rPr/>
          </w:rPrChange>
        </w:rPr>
        <w:fldChar w:fldCharType="separate"/>
      </w:r>
      <w:r w:rsidR="004C4CE2" w:rsidRPr="00A9668D">
        <w:rPr>
          <w:b/>
          <w:noProof/>
          <w:rPrChange w:id="17140" w:author="Barshadskaya, Yuliya" w:date="2024-01-15T19:26:00Z">
            <w:rPr>
              <w:noProof/>
            </w:rPr>
          </w:rPrChange>
        </w:rPr>
        <w:t>4</w:t>
      </w:r>
      <w:r w:rsidR="003D1135" w:rsidRPr="00A9668D">
        <w:rPr>
          <w:b/>
          <w:rPrChange w:id="17141" w:author="Barshadskaya, Yuliya" w:date="2024-01-15T19:26:00Z">
            <w:rPr/>
          </w:rPrChange>
        </w:rPr>
        <w:fldChar w:fldCharType="end"/>
      </w:r>
      <w:r w:rsidR="003D1135" w:rsidRPr="00A9668D">
        <w:rPr>
          <w:b/>
          <w:rPrChange w:id="17142" w:author="Barshadskaya, Yuliya" w:date="2024-01-15T19:26:00Z">
            <w:rPr/>
          </w:rPrChange>
        </w:rPr>
        <w:noBreakHyphen/>
      </w:r>
      <w:r w:rsidR="003D1135" w:rsidRPr="00A9668D">
        <w:rPr>
          <w:b/>
          <w:rPrChange w:id="17143" w:author="Barshadskaya, Yuliya" w:date="2024-01-15T19:26:00Z">
            <w:rPr/>
          </w:rPrChange>
        </w:rPr>
        <w:fldChar w:fldCharType="begin"/>
      </w:r>
      <w:r w:rsidR="003D1135" w:rsidRPr="00A9668D">
        <w:rPr>
          <w:b/>
          <w:rPrChange w:id="17144" w:author="Barshadskaya, Yuliya" w:date="2024-01-15T19:26:00Z">
            <w:rPr/>
          </w:rPrChange>
        </w:rPr>
        <w:instrText xml:space="preserve"> SEQ Таблица \* ARABIC \s 1 </w:instrText>
      </w:r>
      <w:r w:rsidR="003D1135" w:rsidRPr="00A9668D">
        <w:rPr>
          <w:b/>
          <w:rPrChange w:id="17145" w:author="Barshadskaya, Yuliya" w:date="2024-01-15T19:26:00Z">
            <w:rPr/>
          </w:rPrChange>
        </w:rPr>
        <w:fldChar w:fldCharType="separate"/>
      </w:r>
      <w:r w:rsidR="004C4CE2" w:rsidRPr="00A9668D">
        <w:rPr>
          <w:b/>
          <w:noProof/>
          <w:rPrChange w:id="17146" w:author="Barshadskaya, Yuliya" w:date="2024-01-15T19:26:00Z">
            <w:rPr>
              <w:noProof/>
            </w:rPr>
          </w:rPrChange>
        </w:rPr>
        <w:t>4</w:t>
      </w:r>
      <w:r w:rsidR="003D1135" w:rsidRPr="00A9668D">
        <w:rPr>
          <w:b/>
          <w:rPrChange w:id="17147" w:author="Barshadskaya, Yuliya" w:date="2024-01-15T19:26:00Z">
            <w:rPr/>
          </w:rPrChange>
        </w:rPr>
        <w:fldChar w:fldCharType="end"/>
      </w:r>
      <w:bookmarkEnd w:id="17134"/>
      <w:ins w:id="17148" w:author="Barshadskaya, Yuliya" w:date="2024-01-15T19:26:00Z">
        <w:r w:rsidR="00A9668D" w:rsidRPr="00A9668D">
          <w:rPr>
            <w:b/>
            <w:rPrChange w:id="17149" w:author="Barshadskaya, Yuliya" w:date="2024-01-15T19:26:00Z">
              <w:rPr/>
            </w:rPrChange>
          </w:rPr>
          <w:t>.</w:t>
        </w:r>
      </w:ins>
      <w:r w:rsidRPr="00527FD0">
        <w:t xml:space="preserve"> И</w:t>
      </w:r>
      <w:r w:rsidRPr="00452D3C">
        <w:t xml:space="preserve">зменения выраженности симптомов, оцениваемых по опросникам EORTC QLQ-LC13 и </w:t>
      </w:r>
      <w:r w:rsidRPr="008A1743">
        <w:rPr>
          <w:lang w:val="en-US"/>
        </w:rPr>
        <w:t>QLQ</w:t>
      </w:r>
      <w:r w:rsidRPr="008D162B">
        <w:t>-</w:t>
      </w:r>
      <w:r w:rsidRPr="008D162B">
        <w:rPr>
          <w:lang w:val="en-US"/>
        </w:rPr>
        <w:t>C</w:t>
      </w:r>
      <w:r w:rsidRPr="008D162B">
        <w:t xml:space="preserve">30 после окончания терапии относительно начального показателя </w:t>
      </w:r>
      <w:ins w:id="17150" w:author="Barshadskaya, Yuliya" w:date="2024-01-15T19:26:00Z">
        <w:r w:rsidR="00A9668D" w:rsidRPr="0001519A">
          <w:rPr>
            <w:rFonts w:cs="Times New Roman"/>
            <w:color w:val="000000" w:themeColor="text1"/>
            <w:lang w:val="en-US"/>
          </w:rPr>
          <w:fldChar w:fldCharType="begin"/>
        </w:r>
        <w:r w:rsidR="00A9668D"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A9668D" w:rsidRPr="0001519A">
          <w:rPr>
            <w:rFonts w:cs="Times New Roman"/>
            <w:color w:val="000000" w:themeColor="text1"/>
            <w:lang w:val="en-US"/>
          </w:rPr>
          <w:fldChar w:fldCharType="separate"/>
        </w:r>
        <w:r w:rsidR="00A9668D" w:rsidRPr="0018315E">
          <w:rPr>
            <w:rFonts w:cs="Times New Roman"/>
            <w:color w:val="000000" w:themeColor="text1"/>
          </w:rPr>
          <w:t>[</w:t>
        </w:r>
      </w:ins>
      <w:ins w:id="17151" w:author="Barshadskaya, Yuliya" w:date="2024-02-23T00:02:00Z">
        <w:r w:rsidR="00031049">
          <w:rPr>
            <w:rFonts w:cs="Times New Roman"/>
            <w:color w:val="000000" w:themeColor="text1"/>
          </w:rPr>
          <w:t>7</w:t>
        </w:r>
      </w:ins>
      <w:ins w:id="17152" w:author="Barshadskaya, Yuliya" w:date="2024-01-15T19:26:00Z">
        <w:r w:rsidR="00A9668D" w:rsidRPr="00DD38F1">
          <w:rPr>
            <w:rFonts w:cs="Times New Roman"/>
            <w:color w:val="000000" w:themeColor="text1"/>
          </w:rPr>
          <w:t>]</w:t>
        </w:r>
        <w:r w:rsidR="00A9668D" w:rsidRPr="0001519A">
          <w:rPr>
            <w:rFonts w:cs="Times New Roman"/>
            <w:color w:val="000000" w:themeColor="text1"/>
            <w:lang w:val="en-US"/>
          </w:rPr>
          <w:fldChar w:fldCharType="end"/>
        </w:r>
        <w:r w:rsidR="00A9668D">
          <w:rPr>
            <w:rFonts w:cs="Times New Roman"/>
            <w:color w:val="000000" w:themeColor="text1"/>
          </w:rPr>
          <w:t>.</w:t>
        </w:r>
      </w:ins>
      <w:del w:id="17153" w:author="Barshadskaya, Yuliya" w:date="2024-01-15T19:26:00Z">
        <w:r w:rsidRPr="00452D3C" w:rsidDel="00A9668D">
          <w:fldChar w:fldCharType="begin"/>
        </w:r>
        <w:r w:rsidRPr="006E6534" w:rsidDel="00A9668D">
          <w:delInstrText xml:space="preserve"> ADDIN ZOTERO_ITEM CSL_CITATION {"citationID":"f6ESzBTm","properties":{"formattedCitation":"(18)","plainCitation":"(18)","noteIndex":0},"citationItems":[{"id":161857,"uris":["http://zotero.org/groups/4735135/items/KPUV4RVD"],"itemData":{"id":161857,"type":"article-journal","abstract":"BACKGROUND: In the FLAURA trial, osimertinib demonstrated superior progression-free survival and a favorable toxicity profile to erlotinib or gefitinib as initial therapy in patients with EGFR-mutated advanced non-small-cell lung cancer. Patient-reported outcomes from FLAURA are discussed here.\nMETHODS: Patients (N = 556) completed the EORTC QLQ-LC13 weekly for 6 weeks, then every 3 weeks, and the QLQ-C30 every 6 weeks. Prespecified key symptoms were cough, dyspnea, chest pain, appetite loss, and fatigue. Score changes from baseline to randomized treatment discontinuation were assessed using a mixed-effects model. A ≥10-point change was considered clinically relevant. Odds of improvement and time to deterioration were investigated. QLQ-C30 functioning scores were assessed post hoc.\nRESULTS: Questionnaire completion rates were &gt;70% at most time points. Baseline mean scores were similar in the osimertinib and erlotinib/gefitinib arms. Scores improved in both arms, but none reached clinical relevance at 5% significance level. A statistically significant difference favoring osimertinib for chest pain was not clinically relevant (-6.84 vs -3.88; p = 0.021). Odds of improvement and time to deterioration were similar between treatments. In post hoc analyses, improvements favored osimertinib for emotional functioning (8.79 vs 4.91; p = 0.004) and social functioning (7.66 vs 1.74; p &lt; 0.001). Cognitive functioning remained stable with osimertinib but deteriorated with erlotinib/gefitinib (0.03 vs -3.91; p = 0.005).\nCONCLUSIONS: Key symptoms improved from baseline in both treatment arms in FLAURA. Key symptom improvements that were both statistically significant and clinically relevant were not observed in favor of either treatment arm.\nCLINICAL TRIAL REGISTRATION: NCT02296125.","container-title":"European Journal of Cancer (Oxford, England: 1990)","DOI":"10.1016/j.ejca.2019.11.006","ISSN":"1879-0852","journalAbbreviation":"Eur J Cancer","language":"eng","note":"PMID: 31838405","page":"49-57","source":"PubMed","title":"Patient-reported outcomes from FLAURA: Osimertinib versus erlotinib or gefitinib in patients with EGFR-mutated advanced non-small-cell lung cancer","title-short":"Patient-reported outcomes from FLAURA","volume":"125","author":[{"family":"Leighl","given":"Natasha B."},{"family":"Karaseva","given":"Nina"},{"family":"Nakagawa","given":"Kazuhiko"},{"family":"Cho","given":"Byoung-Chul"},{"family":"Gray","given":"Jhanelle E."},{"family":"Hovey","given":"Tina"},{"family":"Walding","given":"Andrew"},{"family":"Rydén","given":"Anna"},{"family":"Novello","given":"Silvia"}],"issued":{"date-parts":[["2020",1]]}}}],"schema":"https://github.com/citation-style-language/schema/raw/master/csl-citation.json"} </w:delInstrText>
        </w:r>
        <w:r w:rsidRPr="00452D3C" w:rsidDel="00A9668D">
          <w:fldChar w:fldCharType="separate"/>
        </w:r>
        <w:r w:rsidRPr="00452D3C" w:rsidDel="00A9668D">
          <w:delText>(18)</w:delText>
        </w:r>
        <w:bookmarkEnd w:id="17135"/>
        <w:r w:rsidRPr="00452D3C" w:rsidDel="00A9668D">
          <w:fldChar w:fldCharType="end"/>
        </w:r>
      </w:del>
    </w:p>
    <w:tbl>
      <w:tblPr>
        <w:tblStyle w:val="a4"/>
        <w:tblW w:w="0" w:type="auto"/>
        <w:tblLook w:val="04A0" w:firstRow="1" w:lastRow="0" w:firstColumn="1" w:lastColumn="0" w:noHBand="0" w:noVBand="1"/>
      </w:tblPr>
      <w:tblGrid>
        <w:gridCol w:w="1793"/>
        <w:gridCol w:w="2493"/>
        <w:gridCol w:w="2088"/>
        <w:gridCol w:w="2126"/>
        <w:gridCol w:w="845"/>
      </w:tblGrid>
      <w:tr w:rsidR="006E6534" w:rsidRPr="006E6534" w14:paraId="78381432" w14:textId="77777777" w:rsidTr="00C5792D">
        <w:trPr>
          <w:tblHeader/>
        </w:trPr>
        <w:tc>
          <w:tcPr>
            <w:tcW w:w="1793" w:type="dxa"/>
            <w:shd w:val="clear" w:color="auto" w:fill="D9D9D9" w:themeFill="background1" w:themeFillShade="D9"/>
          </w:tcPr>
          <w:p w14:paraId="7B826FFE" w14:textId="7223E805" w:rsidR="0013784F" w:rsidRPr="006E6534" w:rsidRDefault="00645F9A" w:rsidP="00415551">
            <w:pPr>
              <w:pStyle w:val="SDText"/>
              <w:ind w:firstLine="0"/>
              <w:jc w:val="center"/>
              <w:rPr>
                <w:rFonts w:cs="Times New Roman"/>
                <w:b/>
                <w:bCs/>
                <w:color w:val="000000" w:themeColor="text1"/>
                <w:rPrChange w:id="17154" w:author="N F" w:date="2023-12-05T03:08:00Z">
                  <w:rPr>
                    <w:rFonts w:cs="Times New Roman"/>
                    <w:b/>
                    <w:bCs/>
                  </w:rPr>
                </w:rPrChange>
              </w:rPr>
            </w:pPr>
            <w:r w:rsidRPr="006E6534">
              <w:rPr>
                <w:rFonts w:cs="Times New Roman"/>
                <w:b/>
                <w:bCs/>
                <w:color w:val="000000" w:themeColor="text1"/>
                <w:rPrChange w:id="17155" w:author="N F" w:date="2023-12-05T03:08:00Z">
                  <w:rPr>
                    <w:rFonts w:cs="Times New Roman"/>
                    <w:b/>
                    <w:bCs/>
                  </w:rPr>
                </w:rPrChange>
              </w:rPr>
              <w:t>Показатель</w:t>
            </w:r>
          </w:p>
        </w:tc>
        <w:tc>
          <w:tcPr>
            <w:tcW w:w="2493" w:type="dxa"/>
            <w:shd w:val="clear" w:color="auto" w:fill="D9D9D9" w:themeFill="background1" w:themeFillShade="D9"/>
          </w:tcPr>
          <w:p w14:paraId="560F5AB5" w14:textId="137B837A" w:rsidR="0013784F" w:rsidRPr="006E6534" w:rsidRDefault="0013784F" w:rsidP="00415551">
            <w:pPr>
              <w:pStyle w:val="SDText"/>
              <w:ind w:firstLine="0"/>
              <w:jc w:val="center"/>
              <w:rPr>
                <w:rFonts w:cs="Times New Roman"/>
                <w:b/>
                <w:bCs/>
                <w:color w:val="000000" w:themeColor="text1"/>
                <w:rPrChange w:id="17156" w:author="N F" w:date="2023-12-05T03:08:00Z">
                  <w:rPr>
                    <w:rFonts w:cs="Times New Roman"/>
                    <w:b/>
                    <w:bCs/>
                  </w:rPr>
                </w:rPrChange>
              </w:rPr>
            </w:pPr>
            <w:r w:rsidRPr="006E6534">
              <w:rPr>
                <w:rFonts w:cs="Times New Roman"/>
                <w:b/>
                <w:bCs/>
                <w:color w:val="000000" w:themeColor="text1"/>
                <w:rPrChange w:id="17157" w:author="N F" w:date="2023-12-05T03:08:00Z">
                  <w:rPr>
                    <w:rFonts w:cs="Times New Roman"/>
                    <w:b/>
                    <w:bCs/>
                  </w:rPr>
                </w:rPrChange>
              </w:rPr>
              <w:t>Группа</w:t>
            </w:r>
          </w:p>
        </w:tc>
        <w:tc>
          <w:tcPr>
            <w:tcW w:w="2088" w:type="dxa"/>
            <w:shd w:val="clear" w:color="auto" w:fill="D9D9D9" w:themeFill="background1" w:themeFillShade="D9"/>
          </w:tcPr>
          <w:p w14:paraId="520E391F" w14:textId="18A7FFF8" w:rsidR="0013784F" w:rsidRPr="006E6534" w:rsidRDefault="00645F9A" w:rsidP="00415551">
            <w:pPr>
              <w:pStyle w:val="SDText"/>
              <w:ind w:firstLine="0"/>
              <w:jc w:val="center"/>
              <w:rPr>
                <w:rFonts w:cs="Times New Roman"/>
                <w:b/>
                <w:bCs/>
                <w:color w:val="000000" w:themeColor="text1"/>
                <w:rPrChange w:id="17158" w:author="N F" w:date="2023-12-05T03:08:00Z">
                  <w:rPr>
                    <w:rFonts w:cs="Times New Roman"/>
                    <w:b/>
                    <w:bCs/>
                  </w:rPr>
                </w:rPrChange>
              </w:rPr>
            </w:pPr>
            <w:r w:rsidRPr="006E6534">
              <w:rPr>
                <w:rFonts w:cs="Times New Roman"/>
                <w:b/>
                <w:bCs/>
                <w:color w:val="000000" w:themeColor="text1"/>
                <w:rPrChange w:id="17159" w:author="N F" w:date="2023-12-05T03:08:00Z">
                  <w:rPr>
                    <w:rFonts w:cs="Times New Roman"/>
                    <w:b/>
                    <w:bCs/>
                  </w:rPr>
                </w:rPrChange>
              </w:rPr>
              <w:t>Изменение (95% ДИ)</w:t>
            </w:r>
          </w:p>
        </w:tc>
        <w:tc>
          <w:tcPr>
            <w:tcW w:w="2126" w:type="dxa"/>
            <w:shd w:val="clear" w:color="auto" w:fill="D9D9D9" w:themeFill="background1" w:themeFillShade="D9"/>
          </w:tcPr>
          <w:p w14:paraId="3710797A" w14:textId="4DE0C8F4" w:rsidR="0013784F" w:rsidRPr="006E6534" w:rsidRDefault="00706E3D" w:rsidP="00415551">
            <w:pPr>
              <w:pStyle w:val="SDText"/>
              <w:ind w:firstLine="0"/>
              <w:jc w:val="center"/>
              <w:rPr>
                <w:rFonts w:cs="Times New Roman"/>
                <w:b/>
                <w:bCs/>
                <w:color w:val="000000" w:themeColor="text1"/>
                <w:rPrChange w:id="17160" w:author="N F" w:date="2023-12-05T03:08:00Z">
                  <w:rPr>
                    <w:rFonts w:cs="Times New Roman"/>
                    <w:b/>
                    <w:bCs/>
                  </w:rPr>
                </w:rPrChange>
              </w:rPr>
            </w:pPr>
            <w:r w:rsidRPr="006E6534">
              <w:rPr>
                <w:rFonts w:cs="Times New Roman"/>
                <w:b/>
                <w:bCs/>
                <w:color w:val="000000" w:themeColor="text1"/>
                <w:rPrChange w:id="17161" w:author="N F" w:date="2023-12-05T03:08:00Z">
                  <w:rPr>
                    <w:rFonts w:cs="Times New Roman"/>
                    <w:b/>
                    <w:bCs/>
                  </w:rPr>
                </w:rPrChange>
              </w:rPr>
              <w:t>Разность эффективности</w:t>
            </w:r>
            <w:r w:rsidR="00C82A1C" w:rsidRPr="006E6534">
              <w:rPr>
                <w:rFonts w:cs="Times New Roman"/>
                <w:b/>
                <w:bCs/>
                <w:color w:val="000000" w:themeColor="text1"/>
                <w:rPrChange w:id="17162" w:author="N F" w:date="2023-12-05T03:08:00Z">
                  <w:rPr>
                    <w:rFonts w:cs="Times New Roman"/>
                    <w:b/>
                    <w:bCs/>
                  </w:rPr>
                </w:rPrChange>
              </w:rPr>
              <w:t>*</w:t>
            </w:r>
          </w:p>
        </w:tc>
        <w:tc>
          <w:tcPr>
            <w:tcW w:w="845" w:type="dxa"/>
            <w:shd w:val="clear" w:color="auto" w:fill="D9D9D9" w:themeFill="background1" w:themeFillShade="D9"/>
          </w:tcPr>
          <w:p w14:paraId="2617C046" w14:textId="04B2E828" w:rsidR="0013784F" w:rsidRPr="006E6534" w:rsidRDefault="00C150C0" w:rsidP="00415551">
            <w:pPr>
              <w:pStyle w:val="SDText"/>
              <w:ind w:firstLine="0"/>
              <w:jc w:val="center"/>
              <w:rPr>
                <w:rFonts w:cs="Times New Roman"/>
                <w:b/>
                <w:bCs/>
                <w:color w:val="000000" w:themeColor="text1"/>
                <w:rPrChange w:id="17163" w:author="N F" w:date="2023-12-05T03:08:00Z">
                  <w:rPr>
                    <w:rFonts w:cs="Times New Roman"/>
                    <w:b/>
                    <w:bCs/>
                  </w:rPr>
                </w:rPrChange>
              </w:rPr>
            </w:pPr>
            <w:r w:rsidRPr="006E6534">
              <w:rPr>
                <w:rFonts w:cs="Times New Roman"/>
                <w:b/>
                <w:bCs/>
                <w:color w:val="000000" w:themeColor="text1"/>
                <w:lang w:val="en-US"/>
                <w:rPrChange w:id="17164" w:author="N F" w:date="2023-12-05T03:08:00Z">
                  <w:rPr>
                    <w:rFonts w:cs="Times New Roman"/>
                    <w:b/>
                    <w:bCs/>
                    <w:lang w:val="en-US"/>
                  </w:rPr>
                </w:rPrChange>
              </w:rPr>
              <w:t>p</w:t>
            </w:r>
          </w:p>
        </w:tc>
      </w:tr>
      <w:tr w:rsidR="006E6534" w:rsidRPr="006E6534" w14:paraId="391FFCCB" w14:textId="77777777" w:rsidTr="00647451">
        <w:tc>
          <w:tcPr>
            <w:tcW w:w="1793" w:type="dxa"/>
            <w:vMerge w:val="restart"/>
          </w:tcPr>
          <w:p w14:paraId="1A6BA90B" w14:textId="727846B1" w:rsidR="00D239B0" w:rsidRPr="006E6534" w:rsidRDefault="00D239B0" w:rsidP="00415551">
            <w:pPr>
              <w:pStyle w:val="SDText"/>
              <w:ind w:firstLine="0"/>
              <w:rPr>
                <w:rFonts w:cs="Times New Roman"/>
                <w:color w:val="000000" w:themeColor="text1"/>
                <w:rPrChange w:id="17165" w:author="N F" w:date="2023-12-05T03:08:00Z">
                  <w:rPr>
                    <w:rFonts w:cs="Times New Roman"/>
                  </w:rPr>
                </w:rPrChange>
              </w:rPr>
            </w:pPr>
            <w:r w:rsidRPr="006E6534">
              <w:rPr>
                <w:rFonts w:cs="Times New Roman"/>
                <w:color w:val="000000" w:themeColor="text1"/>
                <w:rPrChange w:id="17166" w:author="N F" w:date="2023-12-05T03:08:00Z">
                  <w:rPr>
                    <w:rFonts w:cs="Times New Roman"/>
                  </w:rPr>
                </w:rPrChange>
              </w:rPr>
              <w:t>Кашель</w:t>
            </w:r>
          </w:p>
        </w:tc>
        <w:tc>
          <w:tcPr>
            <w:tcW w:w="2493" w:type="dxa"/>
          </w:tcPr>
          <w:p w14:paraId="2F40CD9C" w14:textId="0D4F63E5" w:rsidR="00D239B0" w:rsidRPr="006E6534" w:rsidRDefault="00D239B0" w:rsidP="00415551">
            <w:pPr>
              <w:pStyle w:val="SDText"/>
              <w:ind w:firstLine="0"/>
              <w:rPr>
                <w:rFonts w:cs="Times New Roman"/>
                <w:color w:val="000000" w:themeColor="text1"/>
                <w:rPrChange w:id="17167" w:author="N F" w:date="2023-12-05T03:08:00Z">
                  <w:rPr>
                    <w:rFonts w:cs="Times New Roman"/>
                  </w:rPr>
                </w:rPrChange>
              </w:rPr>
            </w:pPr>
            <w:r w:rsidRPr="006E6534">
              <w:rPr>
                <w:rFonts w:cs="Times New Roman"/>
                <w:color w:val="000000" w:themeColor="text1"/>
                <w:rPrChange w:id="17168" w:author="N F" w:date="2023-12-05T03:08:00Z">
                  <w:rPr>
                    <w:rFonts w:cs="Times New Roman"/>
                  </w:rPr>
                </w:rPrChange>
              </w:rPr>
              <w:t>Осимертиниб</w:t>
            </w:r>
          </w:p>
        </w:tc>
        <w:tc>
          <w:tcPr>
            <w:tcW w:w="2088" w:type="dxa"/>
          </w:tcPr>
          <w:p w14:paraId="7401D924" w14:textId="790EB541" w:rsidR="00D239B0" w:rsidRPr="006E6534" w:rsidRDefault="00D239B0" w:rsidP="00415551">
            <w:pPr>
              <w:pStyle w:val="SDText"/>
              <w:ind w:firstLine="0"/>
              <w:rPr>
                <w:rFonts w:cs="Times New Roman"/>
                <w:color w:val="000000" w:themeColor="text1"/>
                <w:rPrChange w:id="17169" w:author="N F" w:date="2023-12-05T03:08:00Z">
                  <w:rPr>
                    <w:rFonts w:cs="Times New Roman"/>
                  </w:rPr>
                </w:rPrChange>
              </w:rPr>
            </w:pPr>
            <w:r w:rsidRPr="006E6534">
              <w:rPr>
                <w:rFonts w:cs="Times New Roman"/>
                <w:color w:val="000000" w:themeColor="text1"/>
                <w:rPrChange w:id="17170" w:author="N F" w:date="2023-12-05T03:08:00Z">
                  <w:rPr>
                    <w:rFonts w:cs="Times New Roman"/>
                  </w:rPr>
                </w:rPrChange>
              </w:rPr>
              <w:t>-10,14 (-12,12, -8,16) -</w:t>
            </w:r>
          </w:p>
        </w:tc>
        <w:tc>
          <w:tcPr>
            <w:tcW w:w="2126" w:type="dxa"/>
            <w:vMerge w:val="restart"/>
          </w:tcPr>
          <w:p w14:paraId="57F59621" w14:textId="4429FC34" w:rsidR="00D239B0" w:rsidRPr="006E6534" w:rsidRDefault="00D239B0" w:rsidP="00415551">
            <w:pPr>
              <w:pStyle w:val="SDText"/>
              <w:ind w:firstLine="0"/>
              <w:rPr>
                <w:rFonts w:cs="Times New Roman"/>
                <w:color w:val="000000" w:themeColor="text1"/>
                <w:rPrChange w:id="17171" w:author="N F" w:date="2023-12-05T03:08:00Z">
                  <w:rPr>
                    <w:rFonts w:cs="Times New Roman"/>
                  </w:rPr>
                </w:rPrChange>
              </w:rPr>
            </w:pPr>
            <w:r w:rsidRPr="006E6534">
              <w:rPr>
                <w:rFonts w:cs="Times New Roman"/>
                <w:color w:val="000000" w:themeColor="text1"/>
                <w:rPrChange w:id="17172" w:author="N F" w:date="2023-12-05T03:08:00Z">
                  <w:rPr>
                    <w:rFonts w:cs="Times New Roman"/>
                  </w:rPr>
                </w:rPrChange>
              </w:rPr>
              <w:t xml:space="preserve">1,96 (-4,83, 0,91) </w:t>
            </w:r>
          </w:p>
        </w:tc>
        <w:tc>
          <w:tcPr>
            <w:tcW w:w="845" w:type="dxa"/>
            <w:vMerge w:val="restart"/>
          </w:tcPr>
          <w:p w14:paraId="641C9F81" w14:textId="766453FA" w:rsidR="00D239B0" w:rsidRPr="006E6534" w:rsidRDefault="00D239B0" w:rsidP="00415551">
            <w:pPr>
              <w:pStyle w:val="SDText"/>
              <w:ind w:firstLine="0"/>
              <w:rPr>
                <w:rFonts w:cs="Times New Roman"/>
                <w:color w:val="000000" w:themeColor="text1"/>
                <w:rPrChange w:id="17173" w:author="N F" w:date="2023-12-05T03:08:00Z">
                  <w:rPr>
                    <w:rFonts w:cs="Times New Roman"/>
                  </w:rPr>
                </w:rPrChange>
              </w:rPr>
            </w:pPr>
            <w:r w:rsidRPr="006E6534">
              <w:rPr>
                <w:rFonts w:cs="Times New Roman"/>
                <w:color w:val="000000" w:themeColor="text1"/>
                <w:rPrChange w:id="17174" w:author="N F" w:date="2023-12-05T03:08:00Z">
                  <w:rPr>
                    <w:rFonts w:cs="Times New Roman"/>
                  </w:rPr>
                </w:rPrChange>
              </w:rPr>
              <w:t>0,18</w:t>
            </w:r>
          </w:p>
        </w:tc>
      </w:tr>
      <w:tr w:rsidR="006E6534" w:rsidRPr="006E6534" w14:paraId="407C5BD2" w14:textId="77777777" w:rsidTr="00647451">
        <w:tc>
          <w:tcPr>
            <w:tcW w:w="1793" w:type="dxa"/>
            <w:vMerge/>
          </w:tcPr>
          <w:p w14:paraId="7ED5CCA4" w14:textId="77777777" w:rsidR="00D239B0" w:rsidRPr="006E6534" w:rsidRDefault="00D239B0" w:rsidP="00415551">
            <w:pPr>
              <w:pStyle w:val="SDText"/>
              <w:ind w:firstLine="0"/>
              <w:rPr>
                <w:rFonts w:cs="Times New Roman"/>
                <w:color w:val="000000" w:themeColor="text1"/>
                <w:rPrChange w:id="17175" w:author="N F" w:date="2023-12-05T03:08:00Z">
                  <w:rPr>
                    <w:rFonts w:cs="Times New Roman"/>
                  </w:rPr>
                </w:rPrChange>
              </w:rPr>
            </w:pPr>
          </w:p>
        </w:tc>
        <w:tc>
          <w:tcPr>
            <w:tcW w:w="2493" w:type="dxa"/>
          </w:tcPr>
          <w:p w14:paraId="6B18A357" w14:textId="7B7B07C2" w:rsidR="00D239B0" w:rsidRPr="006E6534" w:rsidRDefault="00D239B0" w:rsidP="00415551">
            <w:pPr>
              <w:pStyle w:val="SDText"/>
              <w:ind w:firstLine="0"/>
              <w:rPr>
                <w:rFonts w:cs="Times New Roman"/>
                <w:color w:val="000000" w:themeColor="text1"/>
                <w:rPrChange w:id="17176" w:author="N F" w:date="2023-12-05T03:08:00Z">
                  <w:rPr>
                    <w:rFonts w:cs="Times New Roman"/>
                  </w:rPr>
                </w:rPrChange>
              </w:rPr>
            </w:pPr>
            <w:r w:rsidRPr="006E6534">
              <w:rPr>
                <w:rFonts w:cs="Times New Roman"/>
                <w:color w:val="000000" w:themeColor="text1"/>
                <w:rPrChange w:id="17177" w:author="N F" w:date="2023-12-05T03:08:00Z">
                  <w:rPr>
                    <w:rFonts w:cs="Times New Roman"/>
                  </w:rPr>
                </w:rPrChange>
              </w:rPr>
              <w:t>Эрлотиниб/</w:t>
            </w:r>
            <w:r w:rsidR="007B6A73" w:rsidRPr="006E6534">
              <w:rPr>
                <w:rFonts w:cs="Times New Roman"/>
                <w:color w:val="000000" w:themeColor="text1"/>
                <w:rPrChange w:id="17178" w:author="N F" w:date="2023-12-05T03:08:00Z">
                  <w:rPr>
                    <w:rFonts w:cs="Times New Roman"/>
                  </w:rPr>
                </w:rPrChange>
              </w:rPr>
              <w:t xml:space="preserve"> гефи</w:t>
            </w:r>
            <w:r w:rsidRPr="006E6534">
              <w:rPr>
                <w:rFonts w:cs="Times New Roman"/>
                <w:color w:val="000000" w:themeColor="text1"/>
                <w:rPrChange w:id="17179" w:author="N F" w:date="2023-12-05T03:08:00Z">
                  <w:rPr>
                    <w:rFonts w:cs="Times New Roman"/>
                  </w:rPr>
                </w:rPrChange>
              </w:rPr>
              <w:t>тиниб</w:t>
            </w:r>
          </w:p>
        </w:tc>
        <w:tc>
          <w:tcPr>
            <w:tcW w:w="2088" w:type="dxa"/>
          </w:tcPr>
          <w:p w14:paraId="2B3F32DF" w14:textId="470F03F3" w:rsidR="00D239B0" w:rsidRPr="006E6534" w:rsidRDefault="00D239B0" w:rsidP="00415551">
            <w:pPr>
              <w:pStyle w:val="SDText"/>
              <w:ind w:firstLine="0"/>
              <w:rPr>
                <w:rFonts w:cs="Times New Roman"/>
                <w:color w:val="000000" w:themeColor="text1"/>
                <w:rPrChange w:id="17180" w:author="N F" w:date="2023-12-05T03:08:00Z">
                  <w:rPr>
                    <w:rFonts w:cs="Times New Roman"/>
                  </w:rPr>
                </w:rPrChange>
              </w:rPr>
            </w:pPr>
            <w:r w:rsidRPr="006E6534">
              <w:rPr>
                <w:rFonts w:cs="Times New Roman"/>
                <w:color w:val="000000" w:themeColor="text1"/>
                <w:rPrChange w:id="17181" w:author="N F" w:date="2023-12-05T03:08:00Z">
                  <w:rPr>
                    <w:rFonts w:cs="Times New Roman"/>
                  </w:rPr>
                </w:rPrChange>
              </w:rPr>
              <w:t>-8,18 (-10,25, -6,10)</w:t>
            </w:r>
          </w:p>
        </w:tc>
        <w:tc>
          <w:tcPr>
            <w:tcW w:w="2126" w:type="dxa"/>
            <w:vMerge/>
          </w:tcPr>
          <w:p w14:paraId="328F6F00" w14:textId="77777777" w:rsidR="00D239B0" w:rsidRPr="006E6534" w:rsidRDefault="00D239B0" w:rsidP="00415551">
            <w:pPr>
              <w:pStyle w:val="SDText"/>
              <w:ind w:firstLine="0"/>
              <w:rPr>
                <w:rFonts w:cs="Times New Roman"/>
                <w:color w:val="000000" w:themeColor="text1"/>
                <w:rPrChange w:id="17182" w:author="N F" w:date="2023-12-05T03:08:00Z">
                  <w:rPr>
                    <w:rFonts w:cs="Times New Roman"/>
                  </w:rPr>
                </w:rPrChange>
              </w:rPr>
            </w:pPr>
          </w:p>
        </w:tc>
        <w:tc>
          <w:tcPr>
            <w:tcW w:w="845" w:type="dxa"/>
            <w:vMerge/>
          </w:tcPr>
          <w:p w14:paraId="43A2329C" w14:textId="77777777" w:rsidR="00D239B0" w:rsidRPr="006E6534" w:rsidRDefault="00D239B0" w:rsidP="00415551">
            <w:pPr>
              <w:pStyle w:val="SDText"/>
              <w:ind w:firstLine="0"/>
              <w:rPr>
                <w:rFonts w:cs="Times New Roman"/>
                <w:color w:val="000000" w:themeColor="text1"/>
                <w:rPrChange w:id="17183" w:author="N F" w:date="2023-12-05T03:08:00Z">
                  <w:rPr>
                    <w:rFonts w:cs="Times New Roman"/>
                  </w:rPr>
                </w:rPrChange>
              </w:rPr>
            </w:pPr>
          </w:p>
        </w:tc>
      </w:tr>
      <w:tr w:rsidR="006E6534" w:rsidRPr="006E6534" w14:paraId="63249143" w14:textId="77777777" w:rsidTr="00647451">
        <w:tc>
          <w:tcPr>
            <w:tcW w:w="1793" w:type="dxa"/>
            <w:vMerge w:val="restart"/>
          </w:tcPr>
          <w:p w14:paraId="1B31C4ED" w14:textId="5C8864EF" w:rsidR="00D239B0" w:rsidRPr="006E6534" w:rsidRDefault="00D239B0" w:rsidP="00415551">
            <w:pPr>
              <w:pStyle w:val="SDText"/>
              <w:ind w:firstLine="0"/>
              <w:rPr>
                <w:rFonts w:cs="Times New Roman"/>
                <w:color w:val="000000" w:themeColor="text1"/>
                <w:rPrChange w:id="17184" w:author="N F" w:date="2023-12-05T03:08:00Z">
                  <w:rPr>
                    <w:rFonts w:cs="Times New Roman"/>
                  </w:rPr>
                </w:rPrChange>
              </w:rPr>
            </w:pPr>
            <w:r w:rsidRPr="006E6534">
              <w:rPr>
                <w:rFonts w:cs="Times New Roman"/>
                <w:color w:val="000000" w:themeColor="text1"/>
                <w:rPrChange w:id="17185" w:author="N F" w:date="2023-12-05T03:08:00Z">
                  <w:rPr>
                    <w:rFonts w:cs="Times New Roman"/>
                  </w:rPr>
                </w:rPrChange>
              </w:rPr>
              <w:t>Одышка</w:t>
            </w:r>
          </w:p>
        </w:tc>
        <w:tc>
          <w:tcPr>
            <w:tcW w:w="2493" w:type="dxa"/>
          </w:tcPr>
          <w:p w14:paraId="5F5C6F05" w14:textId="45B5954B" w:rsidR="00D239B0" w:rsidRPr="006E6534" w:rsidRDefault="00D239B0" w:rsidP="00415551">
            <w:pPr>
              <w:pStyle w:val="SDText"/>
              <w:ind w:firstLine="0"/>
              <w:rPr>
                <w:rFonts w:cs="Times New Roman"/>
                <w:color w:val="000000" w:themeColor="text1"/>
                <w:rPrChange w:id="17186" w:author="N F" w:date="2023-12-05T03:08:00Z">
                  <w:rPr>
                    <w:rFonts w:cs="Times New Roman"/>
                  </w:rPr>
                </w:rPrChange>
              </w:rPr>
            </w:pPr>
            <w:r w:rsidRPr="006E6534">
              <w:rPr>
                <w:rFonts w:cs="Times New Roman"/>
                <w:color w:val="000000" w:themeColor="text1"/>
                <w:rPrChange w:id="17187" w:author="N F" w:date="2023-12-05T03:08:00Z">
                  <w:rPr>
                    <w:rFonts w:cs="Times New Roman"/>
                  </w:rPr>
                </w:rPrChange>
              </w:rPr>
              <w:t>Осимертиниб</w:t>
            </w:r>
          </w:p>
        </w:tc>
        <w:tc>
          <w:tcPr>
            <w:tcW w:w="2088" w:type="dxa"/>
          </w:tcPr>
          <w:p w14:paraId="392E9728" w14:textId="5531984D" w:rsidR="00D239B0" w:rsidRPr="006E6534" w:rsidRDefault="00D239B0" w:rsidP="00415551">
            <w:pPr>
              <w:pStyle w:val="SDText"/>
              <w:ind w:firstLine="0"/>
              <w:rPr>
                <w:rFonts w:cs="Times New Roman"/>
                <w:color w:val="000000" w:themeColor="text1"/>
                <w:rPrChange w:id="17188" w:author="N F" w:date="2023-12-05T03:08:00Z">
                  <w:rPr>
                    <w:rFonts w:cs="Times New Roman"/>
                  </w:rPr>
                </w:rPrChange>
              </w:rPr>
            </w:pPr>
            <w:r w:rsidRPr="006E6534">
              <w:rPr>
                <w:rFonts w:cs="Times New Roman"/>
                <w:color w:val="000000" w:themeColor="text1"/>
                <w:rPrChange w:id="17189" w:author="N F" w:date="2023-12-05T03:08:00Z">
                  <w:rPr>
                    <w:rFonts w:cs="Times New Roman"/>
                  </w:rPr>
                </w:rPrChange>
              </w:rPr>
              <w:t xml:space="preserve">-3,19 (-4,92, -1,47) </w:t>
            </w:r>
          </w:p>
        </w:tc>
        <w:tc>
          <w:tcPr>
            <w:tcW w:w="2126" w:type="dxa"/>
            <w:vMerge w:val="restart"/>
          </w:tcPr>
          <w:p w14:paraId="2D1B9675" w14:textId="30B05DC2" w:rsidR="00D239B0" w:rsidRPr="006E6534" w:rsidRDefault="00D239B0" w:rsidP="00415551">
            <w:pPr>
              <w:pStyle w:val="SDText"/>
              <w:ind w:firstLine="0"/>
              <w:rPr>
                <w:rFonts w:cs="Times New Roman"/>
                <w:color w:val="000000" w:themeColor="text1"/>
                <w:rPrChange w:id="17190" w:author="N F" w:date="2023-12-05T03:08:00Z">
                  <w:rPr>
                    <w:rFonts w:cs="Times New Roman"/>
                  </w:rPr>
                </w:rPrChange>
              </w:rPr>
            </w:pPr>
            <w:r w:rsidRPr="006E6534">
              <w:rPr>
                <w:rFonts w:cs="Times New Roman"/>
                <w:color w:val="000000" w:themeColor="text1"/>
                <w:rPrChange w:id="17191" w:author="N F" w:date="2023-12-05T03:08:00Z">
                  <w:rPr>
                    <w:rFonts w:cs="Times New Roman"/>
                  </w:rPr>
                </w:rPrChange>
              </w:rPr>
              <w:t xml:space="preserve">-1,99 (-4,45, 0,47) </w:t>
            </w:r>
          </w:p>
        </w:tc>
        <w:tc>
          <w:tcPr>
            <w:tcW w:w="845" w:type="dxa"/>
            <w:vMerge w:val="restart"/>
          </w:tcPr>
          <w:p w14:paraId="781BF21F" w14:textId="04F9508A" w:rsidR="00D239B0" w:rsidRPr="006E6534" w:rsidRDefault="00D239B0" w:rsidP="00415551">
            <w:pPr>
              <w:pStyle w:val="SDText"/>
              <w:ind w:firstLine="0"/>
              <w:rPr>
                <w:rFonts w:cs="Times New Roman"/>
                <w:color w:val="000000" w:themeColor="text1"/>
                <w:rPrChange w:id="17192" w:author="N F" w:date="2023-12-05T03:08:00Z">
                  <w:rPr>
                    <w:rFonts w:cs="Times New Roman"/>
                  </w:rPr>
                </w:rPrChange>
              </w:rPr>
            </w:pPr>
            <w:r w:rsidRPr="006E6534">
              <w:rPr>
                <w:rFonts w:cs="Times New Roman"/>
                <w:color w:val="000000" w:themeColor="text1"/>
                <w:rPrChange w:id="17193" w:author="N F" w:date="2023-12-05T03:08:00Z">
                  <w:rPr>
                    <w:rFonts w:cs="Times New Roman"/>
                  </w:rPr>
                </w:rPrChange>
              </w:rPr>
              <w:t>0,113</w:t>
            </w:r>
          </w:p>
        </w:tc>
      </w:tr>
      <w:tr w:rsidR="006E6534" w:rsidRPr="006E6534" w14:paraId="3BA6D0E9" w14:textId="77777777" w:rsidTr="00647451">
        <w:tc>
          <w:tcPr>
            <w:tcW w:w="1793" w:type="dxa"/>
            <w:vMerge/>
          </w:tcPr>
          <w:p w14:paraId="0CE596E0" w14:textId="749D95CA" w:rsidR="00D239B0" w:rsidRPr="006E6534" w:rsidRDefault="00D239B0" w:rsidP="00415551">
            <w:pPr>
              <w:pStyle w:val="SDText"/>
              <w:ind w:firstLine="0"/>
              <w:rPr>
                <w:rFonts w:cs="Times New Roman"/>
                <w:color w:val="000000" w:themeColor="text1"/>
                <w:rPrChange w:id="17194" w:author="N F" w:date="2023-12-05T03:08:00Z">
                  <w:rPr>
                    <w:rFonts w:cs="Times New Roman"/>
                  </w:rPr>
                </w:rPrChange>
              </w:rPr>
            </w:pPr>
          </w:p>
        </w:tc>
        <w:tc>
          <w:tcPr>
            <w:tcW w:w="2493" w:type="dxa"/>
          </w:tcPr>
          <w:p w14:paraId="5ED9D98D" w14:textId="2799B4F6" w:rsidR="00D239B0" w:rsidRPr="006E6534" w:rsidRDefault="00D239B0" w:rsidP="00415551">
            <w:pPr>
              <w:pStyle w:val="SDText"/>
              <w:ind w:firstLine="0"/>
              <w:rPr>
                <w:rFonts w:cs="Times New Roman"/>
                <w:color w:val="000000" w:themeColor="text1"/>
                <w:rPrChange w:id="17195" w:author="N F" w:date="2023-12-05T03:08:00Z">
                  <w:rPr>
                    <w:rFonts w:cs="Times New Roman"/>
                  </w:rPr>
                </w:rPrChange>
              </w:rPr>
            </w:pPr>
            <w:r w:rsidRPr="006E6534">
              <w:rPr>
                <w:rFonts w:cs="Times New Roman"/>
                <w:color w:val="000000" w:themeColor="text1"/>
                <w:rPrChange w:id="17196" w:author="N F" w:date="2023-12-05T03:08:00Z">
                  <w:rPr>
                    <w:rFonts w:cs="Times New Roman"/>
                  </w:rPr>
                </w:rPrChange>
              </w:rPr>
              <w:t>Эрлотиниб/</w:t>
            </w:r>
            <w:r w:rsidR="007B6A73" w:rsidRPr="006E6534">
              <w:rPr>
                <w:rFonts w:cs="Times New Roman"/>
                <w:color w:val="000000" w:themeColor="text1"/>
                <w:rPrChange w:id="17197" w:author="N F" w:date="2023-12-05T03:08:00Z">
                  <w:rPr>
                    <w:rFonts w:cs="Times New Roman"/>
                  </w:rPr>
                </w:rPrChange>
              </w:rPr>
              <w:t xml:space="preserve"> гефи</w:t>
            </w:r>
            <w:r w:rsidRPr="006E6534">
              <w:rPr>
                <w:rFonts w:cs="Times New Roman"/>
                <w:color w:val="000000" w:themeColor="text1"/>
                <w:rPrChange w:id="17198" w:author="N F" w:date="2023-12-05T03:08:00Z">
                  <w:rPr>
                    <w:rFonts w:cs="Times New Roman"/>
                  </w:rPr>
                </w:rPrChange>
              </w:rPr>
              <w:t>тиниб</w:t>
            </w:r>
          </w:p>
        </w:tc>
        <w:tc>
          <w:tcPr>
            <w:tcW w:w="2088" w:type="dxa"/>
          </w:tcPr>
          <w:p w14:paraId="7C669B7B" w14:textId="4C385AA6" w:rsidR="00D239B0" w:rsidRPr="006E6534" w:rsidRDefault="00D239B0" w:rsidP="00415551">
            <w:pPr>
              <w:pStyle w:val="SDText"/>
              <w:ind w:firstLine="0"/>
              <w:rPr>
                <w:rFonts w:cs="Times New Roman"/>
                <w:color w:val="000000" w:themeColor="text1"/>
                <w:rPrChange w:id="17199" w:author="N F" w:date="2023-12-05T03:08:00Z">
                  <w:rPr>
                    <w:rFonts w:cs="Times New Roman"/>
                  </w:rPr>
                </w:rPrChange>
              </w:rPr>
            </w:pPr>
            <w:r w:rsidRPr="006E6534">
              <w:rPr>
                <w:rFonts w:cs="Times New Roman"/>
                <w:color w:val="000000" w:themeColor="text1"/>
                <w:rPrChange w:id="17200" w:author="N F" w:date="2023-12-05T03:08:00Z">
                  <w:rPr>
                    <w:rFonts w:cs="Times New Roman"/>
                  </w:rPr>
                </w:rPrChange>
              </w:rPr>
              <w:t>-1,20 (-2,95, 0,54)</w:t>
            </w:r>
          </w:p>
        </w:tc>
        <w:tc>
          <w:tcPr>
            <w:tcW w:w="2126" w:type="dxa"/>
            <w:vMerge/>
          </w:tcPr>
          <w:p w14:paraId="0569B72F" w14:textId="77777777" w:rsidR="00D239B0" w:rsidRPr="006E6534" w:rsidRDefault="00D239B0" w:rsidP="00415551">
            <w:pPr>
              <w:pStyle w:val="SDText"/>
              <w:ind w:firstLine="0"/>
              <w:rPr>
                <w:rFonts w:cs="Times New Roman"/>
                <w:color w:val="000000" w:themeColor="text1"/>
                <w:rPrChange w:id="17201" w:author="N F" w:date="2023-12-05T03:08:00Z">
                  <w:rPr>
                    <w:rFonts w:cs="Times New Roman"/>
                  </w:rPr>
                </w:rPrChange>
              </w:rPr>
            </w:pPr>
          </w:p>
        </w:tc>
        <w:tc>
          <w:tcPr>
            <w:tcW w:w="845" w:type="dxa"/>
            <w:vMerge/>
          </w:tcPr>
          <w:p w14:paraId="667BEFAE" w14:textId="343C3929" w:rsidR="00D239B0" w:rsidRPr="006E6534" w:rsidRDefault="00D239B0" w:rsidP="00415551">
            <w:pPr>
              <w:pStyle w:val="SDText"/>
              <w:ind w:firstLine="0"/>
              <w:rPr>
                <w:rFonts w:cs="Times New Roman"/>
                <w:color w:val="000000" w:themeColor="text1"/>
                <w:rPrChange w:id="17202" w:author="N F" w:date="2023-12-05T03:08:00Z">
                  <w:rPr>
                    <w:rFonts w:cs="Times New Roman"/>
                  </w:rPr>
                </w:rPrChange>
              </w:rPr>
            </w:pPr>
          </w:p>
        </w:tc>
      </w:tr>
      <w:tr w:rsidR="006E6534" w:rsidRPr="006E6534" w14:paraId="7E399E55" w14:textId="77777777" w:rsidTr="00647451">
        <w:tc>
          <w:tcPr>
            <w:tcW w:w="1793" w:type="dxa"/>
            <w:vMerge w:val="restart"/>
          </w:tcPr>
          <w:p w14:paraId="09A9474D" w14:textId="62400FBB" w:rsidR="00D239B0" w:rsidRPr="006E6534" w:rsidRDefault="00D239B0" w:rsidP="00415551">
            <w:pPr>
              <w:pStyle w:val="SDText"/>
              <w:ind w:firstLine="0"/>
              <w:rPr>
                <w:rFonts w:cs="Times New Roman"/>
                <w:color w:val="000000" w:themeColor="text1"/>
                <w:rPrChange w:id="17203" w:author="N F" w:date="2023-12-05T03:08:00Z">
                  <w:rPr>
                    <w:rFonts w:cs="Times New Roman"/>
                  </w:rPr>
                </w:rPrChange>
              </w:rPr>
            </w:pPr>
            <w:r w:rsidRPr="006E6534">
              <w:rPr>
                <w:rFonts w:cs="Times New Roman"/>
                <w:color w:val="000000" w:themeColor="text1"/>
                <w:rPrChange w:id="17204" w:author="N F" w:date="2023-12-05T03:08:00Z">
                  <w:rPr>
                    <w:rFonts w:cs="Times New Roman"/>
                  </w:rPr>
                </w:rPrChange>
              </w:rPr>
              <w:t>Боль в грудной клетке</w:t>
            </w:r>
          </w:p>
        </w:tc>
        <w:tc>
          <w:tcPr>
            <w:tcW w:w="2493" w:type="dxa"/>
          </w:tcPr>
          <w:p w14:paraId="3E21017B" w14:textId="19E12CD4" w:rsidR="00D239B0" w:rsidRPr="006E6534" w:rsidRDefault="00D239B0" w:rsidP="00415551">
            <w:pPr>
              <w:pStyle w:val="SDText"/>
              <w:ind w:firstLine="0"/>
              <w:rPr>
                <w:rFonts w:cs="Times New Roman"/>
                <w:color w:val="000000" w:themeColor="text1"/>
                <w:rPrChange w:id="17205" w:author="N F" w:date="2023-12-05T03:08:00Z">
                  <w:rPr>
                    <w:rFonts w:cs="Times New Roman"/>
                  </w:rPr>
                </w:rPrChange>
              </w:rPr>
            </w:pPr>
            <w:r w:rsidRPr="006E6534">
              <w:rPr>
                <w:rFonts w:cs="Times New Roman"/>
                <w:color w:val="000000" w:themeColor="text1"/>
                <w:rPrChange w:id="17206" w:author="N F" w:date="2023-12-05T03:08:00Z">
                  <w:rPr>
                    <w:rFonts w:cs="Times New Roman"/>
                  </w:rPr>
                </w:rPrChange>
              </w:rPr>
              <w:t>Осимертиниб</w:t>
            </w:r>
          </w:p>
        </w:tc>
        <w:tc>
          <w:tcPr>
            <w:tcW w:w="2088" w:type="dxa"/>
          </w:tcPr>
          <w:p w14:paraId="60BA47F0" w14:textId="5908ED2D" w:rsidR="00D239B0" w:rsidRPr="006E6534" w:rsidRDefault="00D239B0" w:rsidP="00415551">
            <w:pPr>
              <w:pStyle w:val="SDText"/>
              <w:ind w:firstLine="0"/>
              <w:rPr>
                <w:rFonts w:cs="Times New Roman"/>
                <w:color w:val="000000" w:themeColor="text1"/>
                <w:rPrChange w:id="17207" w:author="N F" w:date="2023-12-05T03:08:00Z">
                  <w:rPr>
                    <w:rFonts w:cs="Times New Roman"/>
                  </w:rPr>
                </w:rPrChange>
              </w:rPr>
            </w:pPr>
            <w:r w:rsidRPr="006E6534">
              <w:rPr>
                <w:rFonts w:cs="Times New Roman"/>
                <w:color w:val="000000" w:themeColor="text1"/>
                <w:rPrChange w:id="17208" w:author="N F" w:date="2023-12-05T03:08:00Z">
                  <w:rPr>
                    <w:rFonts w:cs="Times New Roman"/>
                  </w:rPr>
                </w:rPrChange>
              </w:rPr>
              <w:t>-6,84 (-8,58, -5,10)</w:t>
            </w:r>
          </w:p>
        </w:tc>
        <w:tc>
          <w:tcPr>
            <w:tcW w:w="2126" w:type="dxa"/>
            <w:vMerge w:val="restart"/>
          </w:tcPr>
          <w:p w14:paraId="39576228" w14:textId="59CF20DB" w:rsidR="00D239B0" w:rsidRPr="006E6534" w:rsidRDefault="00D239B0" w:rsidP="00415551">
            <w:pPr>
              <w:pStyle w:val="SDText"/>
              <w:ind w:firstLine="0"/>
              <w:rPr>
                <w:rFonts w:cs="Times New Roman"/>
                <w:color w:val="000000" w:themeColor="text1"/>
                <w:rPrChange w:id="17209" w:author="N F" w:date="2023-12-05T03:08:00Z">
                  <w:rPr>
                    <w:rFonts w:cs="Times New Roman"/>
                  </w:rPr>
                </w:rPrChange>
              </w:rPr>
            </w:pPr>
            <w:r w:rsidRPr="006E6534">
              <w:rPr>
                <w:rFonts w:cs="Times New Roman"/>
                <w:color w:val="000000" w:themeColor="text1"/>
                <w:rPrChange w:id="17210" w:author="N F" w:date="2023-12-05T03:08:00Z">
                  <w:rPr>
                    <w:rFonts w:cs="Times New Roman"/>
                  </w:rPr>
                </w:rPrChange>
              </w:rPr>
              <w:t>-2,96 (-5,47, -0,45)</w:t>
            </w:r>
          </w:p>
        </w:tc>
        <w:tc>
          <w:tcPr>
            <w:tcW w:w="845" w:type="dxa"/>
            <w:vMerge w:val="restart"/>
          </w:tcPr>
          <w:p w14:paraId="1342A17B" w14:textId="10247BEE" w:rsidR="00D239B0" w:rsidRPr="006E6534" w:rsidRDefault="00D239B0" w:rsidP="00415551">
            <w:pPr>
              <w:pStyle w:val="SDText"/>
              <w:ind w:firstLine="0"/>
              <w:rPr>
                <w:rFonts w:cs="Times New Roman"/>
                <w:color w:val="000000" w:themeColor="text1"/>
                <w:rPrChange w:id="17211" w:author="N F" w:date="2023-12-05T03:08:00Z">
                  <w:rPr>
                    <w:rFonts w:cs="Times New Roman"/>
                  </w:rPr>
                </w:rPrChange>
              </w:rPr>
            </w:pPr>
            <w:r w:rsidRPr="006E6534">
              <w:rPr>
                <w:rFonts w:cs="Times New Roman"/>
                <w:color w:val="000000" w:themeColor="text1"/>
                <w:rPrChange w:id="17212" w:author="N F" w:date="2023-12-05T03:08:00Z">
                  <w:rPr>
                    <w:rFonts w:cs="Times New Roman"/>
                  </w:rPr>
                </w:rPrChange>
              </w:rPr>
              <w:t>0,021</w:t>
            </w:r>
          </w:p>
        </w:tc>
      </w:tr>
      <w:tr w:rsidR="006E6534" w:rsidRPr="006E6534" w14:paraId="5365E700" w14:textId="77777777" w:rsidTr="00647451">
        <w:tc>
          <w:tcPr>
            <w:tcW w:w="1793" w:type="dxa"/>
            <w:vMerge/>
          </w:tcPr>
          <w:p w14:paraId="037C1AFE" w14:textId="589A19D0" w:rsidR="00D239B0" w:rsidRPr="006E6534" w:rsidRDefault="00D239B0" w:rsidP="00415551">
            <w:pPr>
              <w:pStyle w:val="SDText"/>
              <w:ind w:firstLine="0"/>
              <w:rPr>
                <w:rFonts w:cs="Times New Roman"/>
                <w:color w:val="000000" w:themeColor="text1"/>
                <w:rPrChange w:id="17213" w:author="N F" w:date="2023-12-05T03:08:00Z">
                  <w:rPr>
                    <w:rFonts w:cs="Times New Roman"/>
                  </w:rPr>
                </w:rPrChange>
              </w:rPr>
            </w:pPr>
          </w:p>
        </w:tc>
        <w:tc>
          <w:tcPr>
            <w:tcW w:w="2493" w:type="dxa"/>
          </w:tcPr>
          <w:p w14:paraId="4B243C58" w14:textId="4EC010DE" w:rsidR="00D239B0" w:rsidRPr="006E6534" w:rsidRDefault="00D239B0" w:rsidP="00415551">
            <w:pPr>
              <w:pStyle w:val="SDText"/>
              <w:ind w:firstLine="0"/>
              <w:rPr>
                <w:rFonts w:cs="Times New Roman"/>
                <w:color w:val="000000" w:themeColor="text1"/>
                <w:rPrChange w:id="17214" w:author="N F" w:date="2023-12-05T03:08:00Z">
                  <w:rPr>
                    <w:rFonts w:cs="Times New Roman"/>
                  </w:rPr>
                </w:rPrChange>
              </w:rPr>
            </w:pPr>
            <w:r w:rsidRPr="006E6534">
              <w:rPr>
                <w:rFonts w:cs="Times New Roman"/>
                <w:color w:val="000000" w:themeColor="text1"/>
                <w:rPrChange w:id="17215" w:author="N F" w:date="2023-12-05T03:08:00Z">
                  <w:rPr>
                    <w:rFonts w:cs="Times New Roman"/>
                  </w:rPr>
                </w:rPrChange>
              </w:rPr>
              <w:t>Эрлотиниб/</w:t>
            </w:r>
            <w:r w:rsidR="007B6A73" w:rsidRPr="006E6534">
              <w:rPr>
                <w:rFonts w:cs="Times New Roman"/>
                <w:color w:val="000000" w:themeColor="text1"/>
                <w:rPrChange w:id="17216" w:author="N F" w:date="2023-12-05T03:08:00Z">
                  <w:rPr>
                    <w:rFonts w:cs="Times New Roman"/>
                  </w:rPr>
                </w:rPrChange>
              </w:rPr>
              <w:t xml:space="preserve"> гефи</w:t>
            </w:r>
            <w:r w:rsidRPr="006E6534">
              <w:rPr>
                <w:rFonts w:cs="Times New Roman"/>
                <w:color w:val="000000" w:themeColor="text1"/>
                <w:rPrChange w:id="17217" w:author="N F" w:date="2023-12-05T03:08:00Z">
                  <w:rPr>
                    <w:rFonts w:cs="Times New Roman"/>
                  </w:rPr>
                </w:rPrChange>
              </w:rPr>
              <w:t>тиниб</w:t>
            </w:r>
          </w:p>
        </w:tc>
        <w:tc>
          <w:tcPr>
            <w:tcW w:w="2088" w:type="dxa"/>
          </w:tcPr>
          <w:p w14:paraId="17A55A7C" w14:textId="60329DFC" w:rsidR="00D239B0" w:rsidRPr="006E6534" w:rsidRDefault="00D239B0" w:rsidP="00415551">
            <w:pPr>
              <w:pStyle w:val="SDText"/>
              <w:ind w:firstLine="0"/>
              <w:rPr>
                <w:rFonts w:cs="Times New Roman"/>
                <w:color w:val="000000" w:themeColor="text1"/>
                <w:rPrChange w:id="17218" w:author="N F" w:date="2023-12-05T03:08:00Z">
                  <w:rPr>
                    <w:rFonts w:cs="Times New Roman"/>
                  </w:rPr>
                </w:rPrChange>
              </w:rPr>
            </w:pPr>
            <w:r w:rsidRPr="006E6534">
              <w:rPr>
                <w:rFonts w:cs="Times New Roman"/>
                <w:color w:val="000000" w:themeColor="text1"/>
                <w:rPrChange w:id="17219" w:author="N F" w:date="2023-12-05T03:08:00Z">
                  <w:rPr>
                    <w:rFonts w:cs="Times New Roman"/>
                  </w:rPr>
                </w:rPrChange>
              </w:rPr>
              <w:t>-3,88 (-5,69, -2,07)</w:t>
            </w:r>
          </w:p>
        </w:tc>
        <w:tc>
          <w:tcPr>
            <w:tcW w:w="2126" w:type="dxa"/>
            <w:vMerge/>
          </w:tcPr>
          <w:p w14:paraId="2638B85C" w14:textId="22405379" w:rsidR="00D239B0" w:rsidRPr="006E6534" w:rsidRDefault="00D239B0" w:rsidP="00415551">
            <w:pPr>
              <w:pStyle w:val="SDText"/>
              <w:ind w:firstLine="0"/>
              <w:rPr>
                <w:rFonts w:cs="Times New Roman"/>
                <w:color w:val="000000" w:themeColor="text1"/>
                <w:rPrChange w:id="17220" w:author="N F" w:date="2023-12-05T03:08:00Z">
                  <w:rPr>
                    <w:rFonts w:cs="Times New Roman"/>
                  </w:rPr>
                </w:rPrChange>
              </w:rPr>
            </w:pPr>
          </w:p>
        </w:tc>
        <w:tc>
          <w:tcPr>
            <w:tcW w:w="845" w:type="dxa"/>
            <w:vMerge/>
          </w:tcPr>
          <w:p w14:paraId="482BCD0A" w14:textId="1FE19CCA" w:rsidR="00D239B0" w:rsidRPr="006E6534" w:rsidRDefault="00D239B0" w:rsidP="00415551">
            <w:pPr>
              <w:pStyle w:val="SDText"/>
              <w:ind w:firstLine="0"/>
              <w:rPr>
                <w:rFonts w:cs="Times New Roman"/>
                <w:color w:val="000000" w:themeColor="text1"/>
                <w:rPrChange w:id="17221" w:author="N F" w:date="2023-12-05T03:08:00Z">
                  <w:rPr>
                    <w:rFonts w:cs="Times New Roman"/>
                  </w:rPr>
                </w:rPrChange>
              </w:rPr>
            </w:pPr>
          </w:p>
        </w:tc>
      </w:tr>
      <w:tr w:rsidR="006E6534" w:rsidRPr="006E6534" w14:paraId="29EA5597" w14:textId="77777777" w:rsidTr="00647451">
        <w:tc>
          <w:tcPr>
            <w:tcW w:w="1793" w:type="dxa"/>
            <w:vMerge w:val="restart"/>
          </w:tcPr>
          <w:p w14:paraId="075BDA33" w14:textId="5187E8D3" w:rsidR="00D239B0" w:rsidRPr="006E6534" w:rsidRDefault="00D239B0" w:rsidP="00415551">
            <w:pPr>
              <w:pStyle w:val="SDText"/>
              <w:ind w:firstLine="0"/>
              <w:rPr>
                <w:rFonts w:cs="Times New Roman"/>
                <w:color w:val="000000" w:themeColor="text1"/>
                <w:rPrChange w:id="17222" w:author="N F" w:date="2023-12-05T03:08:00Z">
                  <w:rPr>
                    <w:rFonts w:cs="Times New Roman"/>
                  </w:rPr>
                </w:rPrChange>
              </w:rPr>
            </w:pPr>
            <w:r w:rsidRPr="006E6534">
              <w:rPr>
                <w:rFonts w:cs="Times New Roman"/>
                <w:color w:val="000000" w:themeColor="text1"/>
                <w:rPrChange w:id="17223" w:author="N F" w:date="2023-12-05T03:08:00Z">
                  <w:rPr>
                    <w:rFonts w:cs="Times New Roman"/>
                  </w:rPr>
                </w:rPrChange>
              </w:rPr>
              <w:t>Слабость</w:t>
            </w:r>
          </w:p>
        </w:tc>
        <w:tc>
          <w:tcPr>
            <w:tcW w:w="2493" w:type="dxa"/>
          </w:tcPr>
          <w:p w14:paraId="69CE78EB" w14:textId="63372B92" w:rsidR="00D239B0" w:rsidRPr="006E6534" w:rsidRDefault="00D239B0" w:rsidP="00415551">
            <w:pPr>
              <w:pStyle w:val="SDText"/>
              <w:ind w:firstLine="0"/>
              <w:rPr>
                <w:rFonts w:cs="Times New Roman"/>
                <w:color w:val="000000" w:themeColor="text1"/>
                <w:rPrChange w:id="17224" w:author="N F" w:date="2023-12-05T03:08:00Z">
                  <w:rPr>
                    <w:rFonts w:cs="Times New Roman"/>
                  </w:rPr>
                </w:rPrChange>
              </w:rPr>
            </w:pPr>
            <w:r w:rsidRPr="006E6534">
              <w:rPr>
                <w:rFonts w:cs="Times New Roman"/>
                <w:color w:val="000000" w:themeColor="text1"/>
                <w:rPrChange w:id="17225" w:author="N F" w:date="2023-12-05T03:08:00Z">
                  <w:rPr>
                    <w:rFonts w:cs="Times New Roman"/>
                  </w:rPr>
                </w:rPrChange>
              </w:rPr>
              <w:t>Осимертиниб</w:t>
            </w:r>
          </w:p>
        </w:tc>
        <w:tc>
          <w:tcPr>
            <w:tcW w:w="2088" w:type="dxa"/>
          </w:tcPr>
          <w:p w14:paraId="023FEFE9" w14:textId="62072637" w:rsidR="00D239B0" w:rsidRPr="006E6534" w:rsidRDefault="00D239B0" w:rsidP="00415551">
            <w:pPr>
              <w:pStyle w:val="SDText"/>
              <w:ind w:firstLine="0"/>
              <w:rPr>
                <w:rFonts w:cs="Times New Roman"/>
                <w:color w:val="000000" w:themeColor="text1"/>
                <w:rPrChange w:id="17226" w:author="N F" w:date="2023-12-05T03:08:00Z">
                  <w:rPr>
                    <w:rFonts w:cs="Times New Roman"/>
                  </w:rPr>
                </w:rPrChange>
              </w:rPr>
            </w:pPr>
            <w:r w:rsidRPr="006E6534">
              <w:rPr>
                <w:rFonts w:cs="Times New Roman"/>
                <w:color w:val="000000" w:themeColor="text1"/>
                <w:rPrChange w:id="17227" w:author="N F" w:date="2023-12-05T03:08:00Z">
                  <w:rPr>
                    <w:rFonts w:cs="Times New Roman"/>
                  </w:rPr>
                </w:rPrChange>
              </w:rPr>
              <w:t>-3,30 (-5,45, -1,16)</w:t>
            </w:r>
          </w:p>
        </w:tc>
        <w:tc>
          <w:tcPr>
            <w:tcW w:w="2126" w:type="dxa"/>
            <w:vMerge w:val="restart"/>
          </w:tcPr>
          <w:p w14:paraId="63413BE3" w14:textId="16BAEFA8" w:rsidR="00D239B0" w:rsidRPr="006E6534" w:rsidRDefault="00D239B0" w:rsidP="00415551">
            <w:pPr>
              <w:pStyle w:val="SDText"/>
              <w:ind w:firstLine="0"/>
              <w:rPr>
                <w:rFonts w:cs="Times New Roman"/>
                <w:color w:val="000000" w:themeColor="text1"/>
                <w:rPrChange w:id="17228" w:author="N F" w:date="2023-12-05T03:08:00Z">
                  <w:rPr>
                    <w:rFonts w:cs="Times New Roman"/>
                  </w:rPr>
                </w:rPrChange>
              </w:rPr>
            </w:pPr>
            <w:r w:rsidRPr="006E6534">
              <w:rPr>
                <w:rFonts w:cs="Times New Roman"/>
                <w:color w:val="000000" w:themeColor="text1"/>
                <w:rPrChange w:id="17229" w:author="N F" w:date="2023-12-05T03:08:00Z">
                  <w:rPr>
                    <w:rFonts w:cs="Times New Roman"/>
                  </w:rPr>
                </w:rPrChange>
              </w:rPr>
              <w:t xml:space="preserve">0,01 (-3,22, 3,25) </w:t>
            </w:r>
          </w:p>
        </w:tc>
        <w:tc>
          <w:tcPr>
            <w:tcW w:w="845" w:type="dxa"/>
            <w:vMerge w:val="restart"/>
          </w:tcPr>
          <w:p w14:paraId="3101B786" w14:textId="1C88BF0C" w:rsidR="00D239B0" w:rsidRPr="006E6534" w:rsidRDefault="00D239B0" w:rsidP="00415551">
            <w:pPr>
              <w:pStyle w:val="SDText"/>
              <w:ind w:firstLine="0"/>
              <w:rPr>
                <w:rFonts w:cs="Times New Roman"/>
                <w:color w:val="000000" w:themeColor="text1"/>
                <w:rPrChange w:id="17230" w:author="N F" w:date="2023-12-05T03:08:00Z">
                  <w:rPr>
                    <w:rFonts w:cs="Times New Roman"/>
                  </w:rPr>
                </w:rPrChange>
              </w:rPr>
            </w:pPr>
            <w:r w:rsidRPr="006E6534">
              <w:rPr>
                <w:rFonts w:cs="Times New Roman"/>
                <w:color w:val="000000" w:themeColor="text1"/>
                <w:rPrChange w:id="17231" w:author="N F" w:date="2023-12-05T03:08:00Z">
                  <w:rPr>
                    <w:rFonts w:cs="Times New Roman"/>
                  </w:rPr>
                </w:rPrChange>
              </w:rPr>
              <w:t>0,993</w:t>
            </w:r>
          </w:p>
        </w:tc>
      </w:tr>
      <w:tr w:rsidR="006E6534" w:rsidRPr="006E6534" w14:paraId="433F50A9" w14:textId="77777777" w:rsidTr="00647451">
        <w:tc>
          <w:tcPr>
            <w:tcW w:w="1793" w:type="dxa"/>
            <w:vMerge/>
          </w:tcPr>
          <w:p w14:paraId="74148333" w14:textId="73A187A0" w:rsidR="00D239B0" w:rsidRPr="006E6534" w:rsidRDefault="00D239B0" w:rsidP="00415551">
            <w:pPr>
              <w:pStyle w:val="SDText"/>
              <w:ind w:firstLine="0"/>
              <w:rPr>
                <w:rFonts w:cs="Times New Roman"/>
                <w:color w:val="000000" w:themeColor="text1"/>
                <w:rPrChange w:id="17232" w:author="N F" w:date="2023-12-05T03:08:00Z">
                  <w:rPr>
                    <w:rFonts w:cs="Times New Roman"/>
                  </w:rPr>
                </w:rPrChange>
              </w:rPr>
            </w:pPr>
          </w:p>
        </w:tc>
        <w:tc>
          <w:tcPr>
            <w:tcW w:w="2493" w:type="dxa"/>
          </w:tcPr>
          <w:p w14:paraId="51FA1F7B" w14:textId="4515FFFB" w:rsidR="00D239B0" w:rsidRPr="006E6534" w:rsidRDefault="00D239B0" w:rsidP="00415551">
            <w:pPr>
              <w:pStyle w:val="SDText"/>
              <w:ind w:firstLine="0"/>
              <w:rPr>
                <w:rFonts w:cs="Times New Roman"/>
                <w:color w:val="000000" w:themeColor="text1"/>
                <w:rPrChange w:id="17233" w:author="N F" w:date="2023-12-05T03:08:00Z">
                  <w:rPr>
                    <w:rFonts w:cs="Times New Roman"/>
                  </w:rPr>
                </w:rPrChange>
              </w:rPr>
            </w:pPr>
            <w:r w:rsidRPr="006E6534">
              <w:rPr>
                <w:rFonts w:cs="Times New Roman"/>
                <w:color w:val="000000" w:themeColor="text1"/>
                <w:rPrChange w:id="17234" w:author="N F" w:date="2023-12-05T03:08:00Z">
                  <w:rPr>
                    <w:rFonts w:cs="Times New Roman"/>
                  </w:rPr>
                </w:rPrChange>
              </w:rPr>
              <w:t>Эрлотиниб/</w:t>
            </w:r>
            <w:r w:rsidR="007B6A73" w:rsidRPr="006E6534">
              <w:rPr>
                <w:rFonts w:cs="Times New Roman"/>
                <w:color w:val="000000" w:themeColor="text1"/>
                <w:rPrChange w:id="17235" w:author="N F" w:date="2023-12-05T03:08:00Z">
                  <w:rPr>
                    <w:rFonts w:cs="Times New Roman"/>
                  </w:rPr>
                </w:rPrChange>
              </w:rPr>
              <w:t xml:space="preserve"> гефи</w:t>
            </w:r>
            <w:r w:rsidRPr="006E6534">
              <w:rPr>
                <w:rFonts w:cs="Times New Roman"/>
                <w:color w:val="000000" w:themeColor="text1"/>
                <w:rPrChange w:id="17236" w:author="N F" w:date="2023-12-05T03:08:00Z">
                  <w:rPr>
                    <w:rFonts w:cs="Times New Roman"/>
                  </w:rPr>
                </w:rPrChange>
              </w:rPr>
              <w:t>тиниб</w:t>
            </w:r>
          </w:p>
        </w:tc>
        <w:tc>
          <w:tcPr>
            <w:tcW w:w="2088" w:type="dxa"/>
          </w:tcPr>
          <w:p w14:paraId="5F530379" w14:textId="171B6AE0" w:rsidR="00D239B0" w:rsidRPr="006E6534" w:rsidRDefault="00D239B0" w:rsidP="00415551">
            <w:pPr>
              <w:pStyle w:val="SDText"/>
              <w:ind w:firstLine="0"/>
              <w:rPr>
                <w:rFonts w:cs="Times New Roman"/>
                <w:color w:val="000000" w:themeColor="text1"/>
                <w:rPrChange w:id="17237" w:author="N F" w:date="2023-12-05T03:08:00Z">
                  <w:rPr>
                    <w:rFonts w:cs="Times New Roman"/>
                  </w:rPr>
                </w:rPrChange>
              </w:rPr>
            </w:pPr>
            <w:r w:rsidRPr="006E6534">
              <w:rPr>
                <w:rFonts w:cs="Times New Roman"/>
                <w:color w:val="000000" w:themeColor="text1"/>
                <w:rPrChange w:id="17238" w:author="N F" w:date="2023-12-05T03:08:00Z">
                  <w:rPr>
                    <w:rFonts w:cs="Times New Roman"/>
                  </w:rPr>
                </w:rPrChange>
              </w:rPr>
              <w:t>-3,32 (-5,68, -0,95)</w:t>
            </w:r>
          </w:p>
        </w:tc>
        <w:tc>
          <w:tcPr>
            <w:tcW w:w="2126" w:type="dxa"/>
            <w:vMerge/>
          </w:tcPr>
          <w:p w14:paraId="5B1699FA" w14:textId="77777777" w:rsidR="00D239B0" w:rsidRPr="006E6534" w:rsidRDefault="00D239B0" w:rsidP="00415551">
            <w:pPr>
              <w:pStyle w:val="SDText"/>
              <w:ind w:firstLine="0"/>
              <w:rPr>
                <w:rFonts w:cs="Times New Roman"/>
                <w:color w:val="000000" w:themeColor="text1"/>
                <w:rPrChange w:id="17239" w:author="N F" w:date="2023-12-05T03:08:00Z">
                  <w:rPr>
                    <w:rFonts w:cs="Times New Roman"/>
                  </w:rPr>
                </w:rPrChange>
              </w:rPr>
            </w:pPr>
          </w:p>
        </w:tc>
        <w:tc>
          <w:tcPr>
            <w:tcW w:w="845" w:type="dxa"/>
            <w:vMerge/>
          </w:tcPr>
          <w:p w14:paraId="03969784" w14:textId="53EA3596" w:rsidR="00D239B0" w:rsidRPr="006E6534" w:rsidRDefault="00D239B0" w:rsidP="00415551">
            <w:pPr>
              <w:pStyle w:val="SDText"/>
              <w:ind w:firstLine="0"/>
              <w:rPr>
                <w:rFonts w:cs="Times New Roman"/>
                <w:color w:val="000000" w:themeColor="text1"/>
                <w:rPrChange w:id="17240" w:author="N F" w:date="2023-12-05T03:08:00Z">
                  <w:rPr>
                    <w:rFonts w:cs="Times New Roman"/>
                  </w:rPr>
                </w:rPrChange>
              </w:rPr>
            </w:pPr>
          </w:p>
        </w:tc>
      </w:tr>
      <w:tr w:rsidR="006E6534" w:rsidRPr="006E6534" w14:paraId="00B91C88" w14:textId="77777777" w:rsidTr="00647451">
        <w:tc>
          <w:tcPr>
            <w:tcW w:w="1793" w:type="dxa"/>
            <w:vMerge w:val="restart"/>
          </w:tcPr>
          <w:p w14:paraId="67B82D09" w14:textId="67645A6D" w:rsidR="00D239B0" w:rsidRPr="006E6534" w:rsidRDefault="00D239B0" w:rsidP="00415551">
            <w:pPr>
              <w:pStyle w:val="SDText"/>
              <w:ind w:firstLine="0"/>
              <w:rPr>
                <w:rFonts w:cs="Times New Roman"/>
                <w:color w:val="000000" w:themeColor="text1"/>
                <w:rPrChange w:id="17241" w:author="N F" w:date="2023-12-05T03:08:00Z">
                  <w:rPr>
                    <w:rFonts w:cs="Times New Roman"/>
                  </w:rPr>
                </w:rPrChange>
              </w:rPr>
            </w:pPr>
            <w:r w:rsidRPr="006E6534">
              <w:rPr>
                <w:rFonts w:cs="Times New Roman"/>
                <w:color w:val="000000" w:themeColor="text1"/>
                <w:rPrChange w:id="17242" w:author="N F" w:date="2023-12-05T03:08:00Z">
                  <w:rPr>
                    <w:rFonts w:cs="Times New Roman"/>
                  </w:rPr>
                </w:rPrChange>
              </w:rPr>
              <w:t>Потеря аппетита</w:t>
            </w:r>
          </w:p>
        </w:tc>
        <w:tc>
          <w:tcPr>
            <w:tcW w:w="2493" w:type="dxa"/>
          </w:tcPr>
          <w:p w14:paraId="1FA4A3A3" w14:textId="60D026AC" w:rsidR="00D239B0" w:rsidRPr="006E6534" w:rsidRDefault="00D239B0" w:rsidP="00415551">
            <w:pPr>
              <w:pStyle w:val="SDText"/>
              <w:ind w:firstLine="0"/>
              <w:rPr>
                <w:rFonts w:cs="Times New Roman"/>
                <w:color w:val="000000" w:themeColor="text1"/>
                <w:rPrChange w:id="17243" w:author="N F" w:date="2023-12-05T03:08:00Z">
                  <w:rPr>
                    <w:rFonts w:cs="Times New Roman"/>
                  </w:rPr>
                </w:rPrChange>
              </w:rPr>
            </w:pPr>
            <w:r w:rsidRPr="006E6534">
              <w:rPr>
                <w:rFonts w:cs="Times New Roman"/>
                <w:color w:val="000000" w:themeColor="text1"/>
                <w:rPrChange w:id="17244" w:author="N F" w:date="2023-12-05T03:08:00Z">
                  <w:rPr>
                    <w:rFonts w:cs="Times New Roman"/>
                  </w:rPr>
                </w:rPrChange>
              </w:rPr>
              <w:t>Осимертиниб</w:t>
            </w:r>
          </w:p>
        </w:tc>
        <w:tc>
          <w:tcPr>
            <w:tcW w:w="2088" w:type="dxa"/>
          </w:tcPr>
          <w:p w14:paraId="27FAD323" w14:textId="282A6AD1" w:rsidR="00D239B0" w:rsidRPr="006E6534" w:rsidRDefault="00D239B0" w:rsidP="00415551">
            <w:pPr>
              <w:pStyle w:val="SDText"/>
              <w:ind w:firstLine="0"/>
              <w:rPr>
                <w:rFonts w:cs="Times New Roman"/>
                <w:color w:val="000000" w:themeColor="text1"/>
                <w:rPrChange w:id="17245" w:author="N F" w:date="2023-12-05T03:08:00Z">
                  <w:rPr>
                    <w:rFonts w:cs="Times New Roman"/>
                  </w:rPr>
                </w:rPrChange>
              </w:rPr>
            </w:pPr>
            <w:r w:rsidRPr="006E6534">
              <w:rPr>
                <w:rFonts w:cs="Times New Roman"/>
                <w:color w:val="000000" w:themeColor="text1"/>
                <w:rPrChange w:id="17246" w:author="N F" w:date="2023-12-05T03:08:00Z">
                  <w:rPr>
                    <w:rFonts w:cs="Times New Roman"/>
                  </w:rPr>
                </w:rPrChange>
              </w:rPr>
              <w:t xml:space="preserve">-5,81 (-8,24, -3,39) </w:t>
            </w:r>
          </w:p>
        </w:tc>
        <w:tc>
          <w:tcPr>
            <w:tcW w:w="2126" w:type="dxa"/>
            <w:vMerge w:val="restart"/>
          </w:tcPr>
          <w:p w14:paraId="614B0E58" w14:textId="0AA01451" w:rsidR="00D239B0" w:rsidRPr="006E6534" w:rsidRDefault="00D239B0" w:rsidP="00415551">
            <w:pPr>
              <w:pStyle w:val="SDText"/>
              <w:ind w:firstLine="0"/>
              <w:rPr>
                <w:rFonts w:cs="Times New Roman"/>
                <w:color w:val="000000" w:themeColor="text1"/>
                <w:rPrChange w:id="17247" w:author="N F" w:date="2023-12-05T03:08:00Z">
                  <w:rPr>
                    <w:rFonts w:cs="Times New Roman"/>
                  </w:rPr>
                </w:rPrChange>
              </w:rPr>
            </w:pPr>
            <w:r w:rsidRPr="006E6534">
              <w:rPr>
                <w:rFonts w:cs="Times New Roman"/>
                <w:color w:val="000000" w:themeColor="text1"/>
                <w:rPrChange w:id="17248" w:author="N F" w:date="2023-12-05T03:08:00Z">
                  <w:rPr>
                    <w:rFonts w:cs="Times New Roman"/>
                  </w:rPr>
                </w:rPrChange>
              </w:rPr>
              <w:t xml:space="preserve">-1,46 (-5,08, 2,15) </w:t>
            </w:r>
          </w:p>
        </w:tc>
        <w:tc>
          <w:tcPr>
            <w:tcW w:w="845" w:type="dxa"/>
            <w:vMerge w:val="restart"/>
          </w:tcPr>
          <w:p w14:paraId="0A26773D" w14:textId="18977D1F" w:rsidR="00D239B0" w:rsidRPr="006E6534" w:rsidRDefault="00D239B0" w:rsidP="00415551">
            <w:pPr>
              <w:pStyle w:val="SDText"/>
              <w:ind w:firstLine="0"/>
              <w:rPr>
                <w:rFonts w:cs="Times New Roman"/>
                <w:color w:val="000000" w:themeColor="text1"/>
                <w:rPrChange w:id="17249" w:author="N F" w:date="2023-12-05T03:08:00Z">
                  <w:rPr>
                    <w:rFonts w:cs="Times New Roman"/>
                  </w:rPr>
                </w:rPrChange>
              </w:rPr>
            </w:pPr>
            <w:r w:rsidRPr="006E6534">
              <w:rPr>
                <w:rFonts w:cs="Times New Roman"/>
                <w:color w:val="000000" w:themeColor="text1"/>
                <w:rPrChange w:id="17250" w:author="N F" w:date="2023-12-05T03:08:00Z">
                  <w:rPr>
                    <w:rFonts w:cs="Times New Roman"/>
                  </w:rPr>
                </w:rPrChange>
              </w:rPr>
              <w:t>0,427</w:t>
            </w:r>
          </w:p>
        </w:tc>
      </w:tr>
      <w:tr w:rsidR="006E6534" w:rsidRPr="006E6534" w14:paraId="31292F21" w14:textId="77777777" w:rsidTr="00647451">
        <w:tc>
          <w:tcPr>
            <w:tcW w:w="1793" w:type="dxa"/>
            <w:vMerge/>
          </w:tcPr>
          <w:p w14:paraId="1DE24764" w14:textId="4A842945" w:rsidR="00D239B0" w:rsidRPr="006E6534" w:rsidRDefault="00D239B0" w:rsidP="00415551">
            <w:pPr>
              <w:pStyle w:val="SDText"/>
              <w:ind w:firstLine="0"/>
              <w:rPr>
                <w:rFonts w:cs="Times New Roman"/>
                <w:color w:val="000000" w:themeColor="text1"/>
                <w:rPrChange w:id="17251" w:author="N F" w:date="2023-12-05T03:08:00Z">
                  <w:rPr>
                    <w:rFonts w:cs="Times New Roman"/>
                  </w:rPr>
                </w:rPrChange>
              </w:rPr>
            </w:pPr>
          </w:p>
        </w:tc>
        <w:tc>
          <w:tcPr>
            <w:tcW w:w="2493" w:type="dxa"/>
          </w:tcPr>
          <w:p w14:paraId="0CD99063" w14:textId="780A2B1A" w:rsidR="00D239B0" w:rsidRPr="006E6534" w:rsidRDefault="00D239B0" w:rsidP="00415551">
            <w:pPr>
              <w:pStyle w:val="SDText"/>
              <w:ind w:firstLine="0"/>
              <w:rPr>
                <w:rFonts w:cs="Times New Roman"/>
                <w:color w:val="000000" w:themeColor="text1"/>
                <w:rPrChange w:id="17252" w:author="N F" w:date="2023-12-05T03:08:00Z">
                  <w:rPr>
                    <w:rFonts w:cs="Times New Roman"/>
                  </w:rPr>
                </w:rPrChange>
              </w:rPr>
            </w:pPr>
            <w:r w:rsidRPr="006E6534">
              <w:rPr>
                <w:rFonts w:cs="Times New Roman"/>
                <w:color w:val="000000" w:themeColor="text1"/>
                <w:rPrChange w:id="17253" w:author="N F" w:date="2023-12-05T03:08:00Z">
                  <w:rPr>
                    <w:rFonts w:cs="Times New Roman"/>
                  </w:rPr>
                </w:rPrChange>
              </w:rPr>
              <w:t>Эрлотиниб/</w:t>
            </w:r>
            <w:r w:rsidR="007B6A73" w:rsidRPr="006E6534">
              <w:rPr>
                <w:rFonts w:cs="Times New Roman"/>
                <w:color w:val="000000" w:themeColor="text1"/>
                <w:rPrChange w:id="17254" w:author="N F" w:date="2023-12-05T03:08:00Z">
                  <w:rPr>
                    <w:rFonts w:cs="Times New Roman"/>
                  </w:rPr>
                </w:rPrChange>
              </w:rPr>
              <w:t xml:space="preserve"> гефи</w:t>
            </w:r>
            <w:r w:rsidRPr="006E6534">
              <w:rPr>
                <w:rFonts w:cs="Times New Roman"/>
                <w:color w:val="000000" w:themeColor="text1"/>
                <w:rPrChange w:id="17255" w:author="N F" w:date="2023-12-05T03:08:00Z">
                  <w:rPr>
                    <w:rFonts w:cs="Times New Roman"/>
                  </w:rPr>
                </w:rPrChange>
              </w:rPr>
              <w:t>тиниб</w:t>
            </w:r>
          </w:p>
        </w:tc>
        <w:tc>
          <w:tcPr>
            <w:tcW w:w="2088" w:type="dxa"/>
          </w:tcPr>
          <w:p w14:paraId="1AA526DE" w14:textId="2C0554D2" w:rsidR="00D239B0" w:rsidRPr="006E6534" w:rsidRDefault="00D239B0" w:rsidP="00415551">
            <w:pPr>
              <w:pStyle w:val="SDText"/>
              <w:ind w:firstLine="0"/>
              <w:rPr>
                <w:rFonts w:cs="Times New Roman"/>
                <w:color w:val="000000" w:themeColor="text1"/>
                <w:rPrChange w:id="17256" w:author="N F" w:date="2023-12-05T03:08:00Z">
                  <w:rPr>
                    <w:rFonts w:cs="Times New Roman"/>
                  </w:rPr>
                </w:rPrChange>
              </w:rPr>
            </w:pPr>
            <w:r w:rsidRPr="006E6534">
              <w:rPr>
                <w:rFonts w:cs="Times New Roman"/>
                <w:color w:val="000000" w:themeColor="text1"/>
                <w:rPrChange w:id="17257" w:author="N F" w:date="2023-12-05T03:08:00Z">
                  <w:rPr>
                    <w:rFonts w:cs="Times New Roman"/>
                  </w:rPr>
                </w:rPrChange>
              </w:rPr>
              <w:t>-4,35 (-7,04, -1,66)</w:t>
            </w:r>
          </w:p>
        </w:tc>
        <w:tc>
          <w:tcPr>
            <w:tcW w:w="2126" w:type="dxa"/>
            <w:vMerge/>
          </w:tcPr>
          <w:p w14:paraId="55A330B5" w14:textId="77777777" w:rsidR="00D239B0" w:rsidRPr="006E6534" w:rsidRDefault="00D239B0" w:rsidP="00415551">
            <w:pPr>
              <w:pStyle w:val="SDText"/>
              <w:ind w:firstLine="0"/>
              <w:rPr>
                <w:rFonts w:cs="Times New Roman"/>
                <w:color w:val="000000" w:themeColor="text1"/>
                <w:rPrChange w:id="17258" w:author="N F" w:date="2023-12-05T03:08:00Z">
                  <w:rPr>
                    <w:rFonts w:cs="Times New Roman"/>
                  </w:rPr>
                </w:rPrChange>
              </w:rPr>
            </w:pPr>
          </w:p>
        </w:tc>
        <w:tc>
          <w:tcPr>
            <w:tcW w:w="845" w:type="dxa"/>
            <w:vMerge/>
          </w:tcPr>
          <w:p w14:paraId="1184DD44" w14:textId="1E41994F" w:rsidR="00D239B0" w:rsidRPr="006E6534" w:rsidRDefault="00D239B0" w:rsidP="00415551">
            <w:pPr>
              <w:pStyle w:val="SDText"/>
              <w:ind w:firstLine="0"/>
              <w:rPr>
                <w:rFonts w:cs="Times New Roman"/>
                <w:color w:val="000000" w:themeColor="text1"/>
                <w:rPrChange w:id="17259" w:author="N F" w:date="2023-12-05T03:08:00Z">
                  <w:rPr>
                    <w:rFonts w:cs="Times New Roman"/>
                  </w:rPr>
                </w:rPrChange>
              </w:rPr>
            </w:pPr>
          </w:p>
        </w:tc>
      </w:tr>
      <w:tr w:rsidR="006E6534" w:rsidRPr="006E6534" w14:paraId="2AADAB40" w14:textId="77777777" w:rsidTr="00787A04">
        <w:trPr>
          <w:ins w:id="17260" w:author="N F" w:date="2023-08-09T00:02:00Z"/>
        </w:trPr>
        <w:tc>
          <w:tcPr>
            <w:tcW w:w="9345" w:type="dxa"/>
            <w:gridSpan w:val="5"/>
          </w:tcPr>
          <w:p w14:paraId="69B266B7" w14:textId="77777777" w:rsidR="00C5792D" w:rsidRPr="006E6534" w:rsidRDefault="00C5792D" w:rsidP="00C5792D">
            <w:pPr>
              <w:pStyle w:val="SDcomments"/>
              <w:ind w:firstLine="0"/>
              <w:rPr>
                <w:ins w:id="17261" w:author="N F" w:date="2023-08-09T00:02:00Z"/>
                <w:rFonts w:cs="Times New Roman"/>
                <w:b/>
                <w:bCs/>
                <w:color w:val="000000" w:themeColor="text1"/>
                <w:rPrChange w:id="17262" w:author="N F" w:date="2023-12-05T03:08:00Z">
                  <w:rPr>
                    <w:ins w:id="17263" w:author="N F" w:date="2023-08-09T00:02:00Z"/>
                  </w:rPr>
                </w:rPrChange>
              </w:rPr>
            </w:pPr>
            <w:moveToRangeStart w:id="17264" w:author="N F" w:date="2023-08-09T00:02:00Z" w:name="move142431785"/>
            <w:moveTo w:id="17265" w:author="N F" w:date="2023-08-09T00:02:00Z">
              <w:r w:rsidRPr="006E6534">
                <w:rPr>
                  <w:rFonts w:cs="Times New Roman"/>
                  <w:b/>
                  <w:bCs/>
                  <w:color w:val="000000" w:themeColor="text1"/>
                  <w:rPrChange w:id="17266" w:author="N F" w:date="2023-12-05T03:08:00Z">
                    <w:rPr>
                      <w:i/>
                      <w:iCs/>
                    </w:rPr>
                  </w:rPrChange>
                </w:rPr>
                <w:t>Примечани</w:t>
              </w:r>
            </w:moveTo>
            <w:ins w:id="17267" w:author="N F" w:date="2023-08-09T00:02:00Z">
              <w:r w:rsidRPr="006E6534">
                <w:rPr>
                  <w:rFonts w:cs="Times New Roman"/>
                  <w:b/>
                  <w:bCs/>
                  <w:color w:val="000000" w:themeColor="text1"/>
                  <w:rPrChange w:id="17268" w:author="N F" w:date="2023-12-05T03:08:00Z">
                    <w:rPr>
                      <w:i/>
                      <w:iCs/>
                    </w:rPr>
                  </w:rPrChange>
                </w:rPr>
                <w:t>е</w:t>
              </w:r>
            </w:ins>
            <w:moveTo w:id="17269" w:author="N F" w:date="2023-08-09T00:02:00Z">
              <w:del w:id="17270" w:author="N F" w:date="2023-08-09T00:02:00Z">
                <w:r w:rsidRPr="006E6534" w:rsidDel="00C5792D">
                  <w:rPr>
                    <w:rFonts w:cs="Times New Roman"/>
                    <w:b/>
                    <w:bCs/>
                    <w:color w:val="000000" w:themeColor="text1"/>
                    <w:rPrChange w:id="17271" w:author="N F" w:date="2023-12-05T03:08:00Z">
                      <w:rPr>
                        <w:i/>
                        <w:iCs/>
                      </w:rPr>
                    </w:rPrChange>
                  </w:rPr>
                  <w:delText>я</w:delText>
                </w:r>
              </w:del>
              <w:r w:rsidRPr="006E6534">
                <w:rPr>
                  <w:rFonts w:cs="Times New Roman"/>
                  <w:b/>
                  <w:bCs/>
                  <w:color w:val="000000" w:themeColor="text1"/>
                  <w:rPrChange w:id="17272" w:author="N F" w:date="2023-12-05T03:08:00Z">
                    <w:rPr>
                      <w:i/>
                      <w:iCs/>
                    </w:rPr>
                  </w:rPrChange>
                </w:rPr>
                <w:t>:</w:t>
              </w:r>
              <w:r w:rsidRPr="006E6534">
                <w:rPr>
                  <w:rFonts w:cs="Times New Roman"/>
                  <w:b/>
                  <w:bCs/>
                  <w:color w:val="000000" w:themeColor="text1"/>
                  <w:rPrChange w:id="17273" w:author="N F" w:date="2023-12-05T03:08:00Z">
                    <w:rPr/>
                  </w:rPrChange>
                </w:rPr>
                <w:t xml:space="preserve"> </w:t>
              </w:r>
            </w:moveTo>
          </w:p>
          <w:p w14:paraId="1644C3EF" w14:textId="1F611013" w:rsidR="00C5792D" w:rsidRPr="006E6534" w:rsidDel="00C5792D" w:rsidRDefault="00C5792D">
            <w:pPr>
              <w:pStyle w:val="SDcomments"/>
              <w:ind w:firstLine="0"/>
              <w:rPr>
                <w:del w:id="17274" w:author="N F" w:date="2023-08-09T00:03:00Z"/>
                <w:moveTo w:id="17275" w:author="N F" w:date="2023-08-09T00:02:00Z"/>
                <w:rFonts w:cs="Times New Roman"/>
                <w:color w:val="000000" w:themeColor="text1"/>
                <w:rPrChange w:id="17276" w:author="N F" w:date="2023-12-05T03:08:00Z">
                  <w:rPr>
                    <w:del w:id="17277" w:author="N F" w:date="2023-08-09T00:03:00Z"/>
                    <w:moveTo w:id="17278" w:author="N F" w:date="2023-08-09T00:02:00Z"/>
                    <w:rFonts w:cs="Times New Roman"/>
                  </w:rPr>
                </w:rPrChange>
              </w:rPr>
              <w:pPrChange w:id="17279" w:author="N F" w:date="2023-08-09T00:02:00Z">
                <w:pPr>
                  <w:pStyle w:val="SDcomments"/>
                </w:pPr>
              </w:pPrChange>
            </w:pPr>
            <w:moveTo w:id="17280" w:author="N F" w:date="2023-08-09T00:02:00Z">
              <w:r w:rsidRPr="006E6534">
                <w:rPr>
                  <w:rFonts w:cs="Times New Roman"/>
                  <w:color w:val="000000" w:themeColor="text1"/>
                  <w:rPrChange w:id="17281" w:author="N F" w:date="2023-12-05T03:08:00Z">
                    <w:rPr>
                      <w:rFonts w:cs="Times New Roman"/>
                    </w:rPr>
                  </w:rPrChange>
                </w:rPr>
                <w:t>ДИ – доверительный интервал; * – рассчитывали, как разницу между средним показателем изменения у пациентов из группы осимертиниба и группы эрлотиниба/гефитиниба.</w:t>
              </w:r>
            </w:moveTo>
          </w:p>
          <w:moveToRangeEnd w:id="17264"/>
          <w:p w14:paraId="2835954E" w14:textId="77777777" w:rsidR="00C5792D" w:rsidRPr="006E6534" w:rsidRDefault="00C5792D">
            <w:pPr>
              <w:pStyle w:val="SDcomments"/>
              <w:ind w:firstLine="0"/>
              <w:rPr>
                <w:ins w:id="17282" w:author="N F" w:date="2023-08-09T00:02:00Z"/>
                <w:rFonts w:cs="Times New Roman"/>
                <w:color w:val="000000" w:themeColor="text1"/>
                <w:rPrChange w:id="17283" w:author="N F" w:date="2023-12-05T03:08:00Z">
                  <w:rPr>
                    <w:ins w:id="17284" w:author="N F" w:date="2023-08-09T00:02:00Z"/>
                    <w:rFonts w:cs="Times New Roman"/>
                  </w:rPr>
                </w:rPrChange>
              </w:rPr>
              <w:pPrChange w:id="17285" w:author="N F" w:date="2023-08-09T00:03:00Z">
                <w:pPr>
                  <w:pStyle w:val="SDText"/>
                  <w:ind w:firstLine="0"/>
                </w:pPr>
              </w:pPrChange>
            </w:pPr>
          </w:p>
        </w:tc>
      </w:tr>
    </w:tbl>
    <w:p w14:paraId="4720FF2B" w14:textId="4E2078E9" w:rsidR="00A74ACA" w:rsidRPr="006E6534" w:rsidDel="00C5792D" w:rsidRDefault="00645F9A" w:rsidP="00415551">
      <w:pPr>
        <w:pStyle w:val="SDcomments"/>
        <w:rPr>
          <w:moveFrom w:id="17286" w:author="N F" w:date="2023-08-09T00:02:00Z"/>
          <w:rFonts w:cs="Times New Roman"/>
          <w:color w:val="000000" w:themeColor="text1"/>
          <w:rPrChange w:id="17287" w:author="N F" w:date="2023-12-05T03:08:00Z">
            <w:rPr>
              <w:moveFrom w:id="17288" w:author="N F" w:date="2023-08-09T00:02:00Z"/>
              <w:rFonts w:cs="Times New Roman"/>
            </w:rPr>
          </w:rPrChange>
        </w:rPr>
      </w:pPr>
      <w:moveFromRangeStart w:id="17289" w:author="N F" w:date="2023-08-09T00:02:00Z" w:name="move142431785"/>
      <w:moveFrom w:id="17290" w:author="N F" w:date="2023-08-09T00:02:00Z">
        <w:r w:rsidRPr="006E6534" w:rsidDel="00C5792D">
          <w:rPr>
            <w:rFonts w:cs="Times New Roman"/>
            <w:i/>
            <w:iCs/>
            <w:color w:val="000000" w:themeColor="text1"/>
            <w:rPrChange w:id="17291" w:author="N F" w:date="2023-12-05T03:08:00Z">
              <w:rPr>
                <w:rFonts w:cs="Times New Roman"/>
                <w:i/>
                <w:iCs/>
              </w:rPr>
            </w:rPrChange>
          </w:rPr>
          <w:t>Примечания:</w:t>
        </w:r>
        <w:r w:rsidRPr="006E6534" w:rsidDel="00C5792D">
          <w:rPr>
            <w:rFonts w:cs="Times New Roman"/>
            <w:color w:val="000000" w:themeColor="text1"/>
            <w:rPrChange w:id="17292" w:author="N F" w:date="2023-12-05T03:08:00Z">
              <w:rPr>
                <w:rFonts w:cs="Times New Roman"/>
              </w:rPr>
            </w:rPrChange>
          </w:rPr>
          <w:t xml:space="preserve"> ДИ – доверительный интервал</w:t>
        </w:r>
        <w:r w:rsidR="00C82A1C" w:rsidRPr="006E6534" w:rsidDel="00C5792D">
          <w:rPr>
            <w:rFonts w:cs="Times New Roman"/>
            <w:color w:val="000000" w:themeColor="text1"/>
            <w:rPrChange w:id="17293" w:author="N F" w:date="2023-12-05T03:08:00Z">
              <w:rPr>
                <w:rFonts w:cs="Times New Roman"/>
              </w:rPr>
            </w:rPrChange>
          </w:rPr>
          <w:t xml:space="preserve">; * – </w:t>
        </w:r>
        <w:r w:rsidR="00D239B0" w:rsidRPr="006E6534" w:rsidDel="00C5792D">
          <w:rPr>
            <w:rFonts w:cs="Times New Roman"/>
            <w:color w:val="000000" w:themeColor="text1"/>
            <w:rPrChange w:id="17294" w:author="N F" w:date="2023-12-05T03:08:00Z">
              <w:rPr>
                <w:rFonts w:cs="Times New Roman"/>
              </w:rPr>
            </w:rPrChange>
          </w:rPr>
          <w:t>рассчитывали,</w:t>
        </w:r>
        <w:r w:rsidR="00C82A1C" w:rsidRPr="006E6534" w:rsidDel="00C5792D">
          <w:rPr>
            <w:rFonts w:cs="Times New Roman"/>
            <w:color w:val="000000" w:themeColor="text1"/>
            <w:rPrChange w:id="17295" w:author="N F" w:date="2023-12-05T03:08:00Z">
              <w:rPr>
                <w:rFonts w:cs="Times New Roman"/>
              </w:rPr>
            </w:rPrChange>
          </w:rPr>
          <w:t xml:space="preserve"> как разницу между </w:t>
        </w:r>
        <w:r w:rsidR="00D239B0" w:rsidRPr="006E6534" w:rsidDel="00C5792D">
          <w:rPr>
            <w:rFonts w:cs="Times New Roman"/>
            <w:color w:val="000000" w:themeColor="text1"/>
            <w:rPrChange w:id="17296" w:author="N F" w:date="2023-12-05T03:08:00Z">
              <w:rPr>
                <w:rFonts w:cs="Times New Roman"/>
              </w:rPr>
            </w:rPrChange>
          </w:rPr>
          <w:t>средним</w:t>
        </w:r>
        <w:r w:rsidR="00C82A1C" w:rsidRPr="006E6534" w:rsidDel="00C5792D">
          <w:rPr>
            <w:rFonts w:cs="Times New Roman"/>
            <w:color w:val="000000" w:themeColor="text1"/>
            <w:rPrChange w:id="17297" w:author="N F" w:date="2023-12-05T03:08:00Z">
              <w:rPr>
                <w:rFonts w:cs="Times New Roman"/>
              </w:rPr>
            </w:rPrChange>
          </w:rPr>
          <w:t xml:space="preserve"> показателем изменения у пациентов из группы осимертиниба и группы </w:t>
        </w:r>
        <w:r w:rsidR="00D239B0" w:rsidRPr="006E6534" w:rsidDel="00C5792D">
          <w:rPr>
            <w:rFonts w:cs="Times New Roman"/>
            <w:color w:val="000000" w:themeColor="text1"/>
            <w:rPrChange w:id="17298" w:author="N F" w:date="2023-12-05T03:08:00Z">
              <w:rPr>
                <w:rFonts w:cs="Times New Roman"/>
              </w:rPr>
            </w:rPrChange>
          </w:rPr>
          <w:t>э</w:t>
        </w:r>
        <w:r w:rsidR="00C150C0" w:rsidRPr="006E6534" w:rsidDel="00C5792D">
          <w:rPr>
            <w:rFonts w:cs="Times New Roman"/>
            <w:color w:val="000000" w:themeColor="text1"/>
            <w:rPrChange w:id="17299" w:author="N F" w:date="2023-12-05T03:08:00Z">
              <w:rPr>
                <w:rFonts w:cs="Times New Roman"/>
              </w:rPr>
            </w:rPrChange>
          </w:rPr>
          <w:t>рлотиниба/геф</w:t>
        </w:r>
        <w:r w:rsidR="00E041D5" w:rsidRPr="006E6534" w:rsidDel="00C5792D">
          <w:rPr>
            <w:rFonts w:cs="Times New Roman"/>
            <w:color w:val="000000" w:themeColor="text1"/>
            <w:rPrChange w:id="17300" w:author="N F" w:date="2023-12-05T03:08:00Z">
              <w:rPr>
                <w:rFonts w:cs="Times New Roman"/>
              </w:rPr>
            </w:rPrChange>
          </w:rPr>
          <w:t>и</w:t>
        </w:r>
        <w:r w:rsidR="00C150C0" w:rsidRPr="006E6534" w:rsidDel="00C5792D">
          <w:rPr>
            <w:rFonts w:cs="Times New Roman"/>
            <w:color w:val="000000" w:themeColor="text1"/>
            <w:rPrChange w:id="17301" w:author="N F" w:date="2023-12-05T03:08:00Z">
              <w:rPr>
                <w:rFonts w:cs="Times New Roman"/>
              </w:rPr>
            </w:rPrChange>
          </w:rPr>
          <w:t>тиниба</w:t>
        </w:r>
        <w:r w:rsidR="00972CF3" w:rsidRPr="006E6534" w:rsidDel="00C5792D">
          <w:rPr>
            <w:rFonts w:cs="Times New Roman"/>
            <w:color w:val="000000" w:themeColor="text1"/>
            <w:rPrChange w:id="17302" w:author="N F" w:date="2023-12-05T03:08:00Z">
              <w:rPr>
                <w:rFonts w:cs="Times New Roman"/>
              </w:rPr>
            </w:rPrChange>
          </w:rPr>
          <w:t>.</w:t>
        </w:r>
      </w:moveFrom>
    </w:p>
    <w:moveFromRangeEnd w:id="17289"/>
    <w:p w14:paraId="69C16B13" w14:textId="77777777" w:rsidR="00972CF3" w:rsidRPr="006E6534" w:rsidRDefault="00972CF3">
      <w:pPr>
        <w:pStyle w:val="SDText"/>
        <w:spacing w:after="0"/>
        <w:rPr>
          <w:rFonts w:cs="Times New Roman"/>
          <w:color w:val="000000" w:themeColor="text1"/>
          <w:rPrChange w:id="17303" w:author="N F" w:date="2023-12-05T03:08:00Z">
            <w:rPr>
              <w:rFonts w:cs="Times New Roman"/>
            </w:rPr>
          </w:rPrChange>
        </w:rPr>
        <w:pPrChange w:id="17304" w:author="Barshadskaya, Yuliya" w:date="2024-01-15T19:27:00Z">
          <w:pPr>
            <w:pStyle w:val="SDText"/>
          </w:pPr>
        </w:pPrChange>
      </w:pPr>
    </w:p>
    <w:p w14:paraId="54FE4C71" w14:textId="7D69262A" w:rsidR="00704652" w:rsidRPr="006E6534" w:rsidRDefault="00972CF3">
      <w:pPr>
        <w:pStyle w:val="SDText"/>
        <w:spacing w:after="0"/>
        <w:rPr>
          <w:rFonts w:cs="Times New Roman"/>
          <w:color w:val="000000" w:themeColor="text1"/>
          <w:rPrChange w:id="17305" w:author="N F" w:date="2023-12-05T03:09:00Z">
            <w:rPr>
              <w:rFonts w:cs="Times New Roman"/>
            </w:rPr>
          </w:rPrChange>
        </w:rPr>
        <w:pPrChange w:id="17306" w:author="Barshadskaya, Yuliya" w:date="2024-01-15T19:27:00Z">
          <w:pPr>
            <w:pStyle w:val="SDText"/>
          </w:pPr>
        </w:pPrChange>
      </w:pPr>
      <w:r w:rsidRPr="006E6534">
        <w:rPr>
          <w:rFonts w:cs="Times New Roman"/>
          <w:color w:val="000000" w:themeColor="text1"/>
          <w:rPrChange w:id="17307" w:author="N F" w:date="2023-12-05T03:09:00Z">
            <w:rPr>
              <w:rFonts w:cs="Times New Roman"/>
            </w:rPr>
          </w:rPrChange>
        </w:rPr>
        <w:t xml:space="preserve">Исходные показатели </w:t>
      </w:r>
      <w:r w:rsidR="00CC72B9" w:rsidRPr="006E6534">
        <w:rPr>
          <w:rFonts w:cs="Times New Roman"/>
          <w:color w:val="000000" w:themeColor="text1"/>
          <w:rPrChange w:id="17308" w:author="N F" w:date="2023-12-05T03:09:00Z">
            <w:rPr>
              <w:rFonts w:cs="Times New Roman"/>
            </w:rPr>
          </w:rPrChange>
        </w:rPr>
        <w:t>были сопоставимы у пациентов обеих групп. Наблюдали улучшение показателей у пациентов в обоих группах</w:t>
      </w:r>
      <w:r w:rsidR="006911C3" w:rsidRPr="006E6534">
        <w:rPr>
          <w:rFonts w:cs="Times New Roman"/>
          <w:color w:val="000000" w:themeColor="text1"/>
          <w:rPrChange w:id="17309" w:author="N F" w:date="2023-12-05T03:09:00Z">
            <w:rPr>
              <w:rFonts w:cs="Times New Roman"/>
            </w:rPr>
          </w:rPrChange>
        </w:rPr>
        <w:t>, но у пациентов, принимавших осимертиниб по большинству оцениваемых показателей облегчение симптомов было</w:t>
      </w:r>
      <w:r w:rsidR="00C87C7B" w:rsidRPr="006E6534">
        <w:rPr>
          <w:rFonts w:cs="Times New Roman"/>
          <w:color w:val="000000" w:themeColor="text1"/>
          <w:rPrChange w:id="17310" w:author="N F" w:date="2023-12-05T03:09:00Z">
            <w:rPr>
              <w:rFonts w:cs="Times New Roman"/>
            </w:rPr>
          </w:rPrChange>
        </w:rPr>
        <w:t xml:space="preserve"> более выраженным, но </w:t>
      </w:r>
      <w:r w:rsidR="00735265" w:rsidRPr="006E6534">
        <w:rPr>
          <w:rFonts w:cs="Times New Roman"/>
          <w:color w:val="000000" w:themeColor="text1"/>
          <w:rPrChange w:id="17311" w:author="N F" w:date="2023-12-05T03:09:00Z">
            <w:rPr>
              <w:rFonts w:cs="Times New Roman"/>
            </w:rPr>
          </w:rPrChange>
        </w:rPr>
        <w:t xml:space="preserve">отличия между группами </w:t>
      </w:r>
      <w:r w:rsidR="00C87C7B" w:rsidRPr="006E6534">
        <w:rPr>
          <w:rFonts w:cs="Times New Roman"/>
          <w:color w:val="000000" w:themeColor="text1"/>
          <w:rPrChange w:id="17312" w:author="N F" w:date="2023-12-05T03:09:00Z">
            <w:rPr>
              <w:rFonts w:cs="Times New Roman"/>
            </w:rPr>
          </w:rPrChange>
        </w:rPr>
        <w:t>не были статистически значимыми (</w:t>
      </w:r>
      <w:r w:rsidR="00C87C7B" w:rsidRPr="006E6534">
        <w:rPr>
          <w:rFonts w:cs="Times New Roman"/>
          <w:color w:val="000000" w:themeColor="text1"/>
          <w:lang w:val="en-US"/>
          <w:rPrChange w:id="17313" w:author="N F" w:date="2023-12-05T03:09:00Z">
            <w:rPr>
              <w:rFonts w:cs="Times New Roman"/>
              <w:lang w:val="en-US"/>
            </w:rPr>
          </w:rPrChange>
        </w:rPr>
        <w:t>p</w:t>
      </w:r>
      <w:r w:rsidR="00C87C7B" w:rsidRPr="006E6534">
        <w:rPr>
          <w:rFonts w:cs="Times New Roman"/>
          <w:color w:val="000000" w:themeColor="text1"/>
          <w:rPrChange w:id="17314" w:author="N F" w:date="2023-12-05T03:09:00Z">
            <w:rPr>
              <w:rFonts w:cs="Times New Roman"/>
            </w:rPr>
          </w:rPrChange>
        </w:rPr>
        <w:t xml:space="preserve"> &gt; 0,05)</w:t>
      </w:r>
      <w:r w:rsidR="006911C3" w:rsidRPr="006E6534">
        <w:rPr>
          <w:rFonts w:cs="Times New Roman"/>
          <w:color w:val="000000" w:themeColor="text1"/>
          <w:rPrChange w:id="17315" w:author="N F" w:date="2023-12-05T03:09:00Z">
            <w:rPr>
              <w:rFonts w:cs="Times New Roman"/>
            </w:rPr>
          </w:rPrChange>
        </w:rPr>
        <w:t xml:space="preserve"> </w:t>
      </w:r>
      <w:ins w:id="17316" w:author="Barshadskaya, Yuliya" w:date="2024-01-15T19:27:00Z">
        <w:r w:rsidR="00A9668D" w:rsidRPr="0001519A">
          <w:rPr>
            <w:rFonts w:cs="Times New Roman"/>
            <w:color w:val="000000" w:themeColor="text1"/>
            <w:lang w:val="en-US"/>
          </w:rPr>
          <w:fldChar w:fldCharType="begin"/>
        </w:r>
        <w:r w:rsidR="00A9668D"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A9668D" w:rsidRPr="0001519A">
          <w:rPr>
            <w:rFonts w:cs="Times New Roman"/>
            <w:color w:val="000000" w:themeColor="text1"/>
            <w:lang w:val="en-US"/>
          </w:rPr>
          <w:fldChar w:fldCharType="separate"/>
        </w:r>
        <w:r w:rsidR="00A9668D" w:rsidRPr="0018315E">
          <w:rPr>
            <w:rFonts w:cs="Times New Roman"/>
            <w:color w:val="000000" w:themeColor="text1"/>
          </w:rPr>
          <w:t>[</w:t>
        </w:r>
      </w:ins>
      <w:ins w:id="17317" w:author="Barshadskaya, Yuliya" w:date="2024-02-23T00:02:00Z">
        <w:r w:rsidR="00031049">
          <w:rPr>
            <w:rFonts w:cs="Times New Roman"/>
            <w:color w:val="000000" w:themeColor="text1"/>
          </w:rPr>
          <w:t>7</w:t>
        </w:r>
      </w:ins>
      <w:ins w:id="17318" w:author="Barshadskaya, Yuliya" w:date="2024-01-15T19:27:00Z">
        <w:r w:rsidR="00A9668D" w:rsidRPr="00DD38F1">
          <w:rPr>
            <w:rFonts w:cs="Times New Roman"/>
            <w:color w:val="000000" w:themeColor="text1"/>
          </w:rPr>
          <w:t>]</w:t>
        </w:r>
        <w:r w:rsidR="00A9668D" w:rsidRPr="0001519A">
          <w:rPr>
            <w:rFonts w:cs="Times New Roman"/>
            <w:color w:val="000000" w:themeColor="text1"/>
            <w:lang w:val="en-US"/>
          </w:rPr>
          <w:fldChar w:fldCharType="end"/>
        </w:r>
      </w:ins>
      <w:del w:id="17319" w:author="Barshadskaya, Yuliya" w:date="2024-01-15T19:27:00Z">
        <w:r w:rsidRPr="006E6534" w:rsidDel="00A9668D">
          <w:rPr>
            <w:rFonts w:cs="Times New Roman"/>
            <w:color w:val="000000" w:themeColor="text1"/>
            <w:rPrChange w:id="17320" w:author="N F" w:date="2023-12-05T03:09:00Z">
              <w:rPr>
                <w:rFonts w:cs="Times New Roman"/>
              </w:rPr>
            </w:rPrChange>
          </w:rPr>
          <w:fldChar w:fldCharType="begin"/>
        </w:r>
        <w:r w:rsidRPr="006E6534" w:rsidDel="00A9668D">
          <w:rPr>
            <w:rFonts w:cs="Times New Roman"/>
            <w:color w:val="000000" w:themeColor="text1"/>
            <w:rPrChange w:id="17321" w:author="N F" w:date="2023-12-05T03:09:00Z">
              <w:rPr>
                <w:rFonts w:cs="Times New Roman"/>
              </w:rPr>
            </w:rPrChange>
          </w:rPr>
          <w:delInstrText xml:space="preserve"> ADDIN ZOTERO_ITEM CSL_CITATION {"citationID":"f6ESzBTm","properties":{"formattedCitation":"(18)","plainCitation":"(18)","noteIndex":0},"citationItems":[{"id":161857,"uris":["http://zotero.org/groups/4735135/items/KPUV4RVD"],"itemData":{"id":161857,"type":"article-journal","abstract":"BACKGROUND: In the FLAURA trial, osimertinib demonstrated superior progression-free survival and a favorable toxicity profile to erlotinib or gefitinib as initial therapy in patients with EGFR-mutated advanced non-small-cell lung cancer. Patient-reported outcomes from FLAURA are discussed here.\nMETHODS: Patients (N = 556) completed the EORTC QLQ-LC13 weekly for 6 weeks, then every 3 weeks, and the QLQ-C30 every 6 weeks. Prespecified key symptoms were cough, dyspnea, chest pain, appetite loss, and fatigue. Score changes from baseline to randomized treatment discontinuation were assessed using a mixed-effects model. A ≥10-point change was considered clinically relevant. Odds of improvement and time to deterioration were investigated. QLQ-C30 functioning scores were assessed post hoc.\nRESULTS: Questionnaire completion rates were &gt;70% at most time points. Baseline mean scores were similar in the osimertinib and erlotinib/gefitinib arms. Scores improved in both arms, but none reached clinical relevance at 5% significance level. A statistically significant difference favoring osimertinib for chest pain was not clinically relevant (-6.84 vs -3.88; p = 0.021). Odds of improvement and time to deterioration were similar between treatments. In post hoc analyses, improvements favored osimertinib for emotional functioning (8.79 vs 4.91; p = 0.004) and social functioning (7.66 vs 1.74; p &lt; 0.001). Cognitive functioning remained stable with osimertinib but deteriorated with erlotinib/gefitinib (0.03 vs -3.91; p = 0.005).\nCONCLUSIONS: Key symptoms improved from baseline in both treatment arms in FLAURA. Key symptom improvements that were both statistically significant and clinically relevant were not observed in favor of either treatment arm.\nCLINICAL TRIAL REGISTRATION: NCT02296125.","container-title":"European Journal of Cancer (Oxford, England: 1990)","DOI":"10.1016/j.ejca.2019.11.006","ISSN":"1879-0852","journalAbbreviation":"Eur J Cancer","language":"eng","note":"PMID: 31838405","page":"49-57","source":"PubMed","title":"Patient-reported outcomes from FLAURA: Osimertinib versus erlotinib or gefitinib in patients with EGFR-mutated advanced non-small-cell lung cancer","title-short":"Patient-reported outcomes from FLAURA","volume":"125","author":[{"family":"Leighl","given":"Natasha B."},{"family":"Karaseva","given":"Nina"},{"family":"Nakagawa","given":"Kazuhiko"},{"family":"Cho","given":"Byoung-Chul"},{"family":"Gray","given":"Jhanelle E."},{"family":"Hovey","given":"Tina"},{"family":"Walding","given":"Andrew"},{"family":"Rydén","given":"Anna"},{"family":"Novello","given":"Silvia"}],"issued":{"date-parts":[["2020",1]]}}}],"schema":"https://github.com/citation-style-language/schema/raw/master/csl-citation.json"} </w:delInstrText>
        </w:r>
        <w:r w:rsidRPr="006E6534" w:rsidDel="00A9668D">
          <w:rPr>
            <w:rFonts w:cs="Times New Roman"/>
            <w:color w:val="000000" w:themeColor="text1"/>
            <w:rPrChange w:id="17322" w:author="N F" w:date="2023-12-05T03:09:00Z">
              <w:rPr>
                <w:rFonts w:cs="Times New Roman"/>
              </w:rPr>
            </w:rPrChange>
          </w:rPr>
          <w:fldChar w:fldCharType="separate"/>
        </w:r>
        <w:r w:rsidRPr="006E6534" w:rsidDel="00A9668D">
          <w:rPr>
            <w:rFonts w:cs="Times New Roman"/>
            <w:color w:val="000000" w:themeColor="text1"/>
            <w:rPrChange w:id="17323" w:author="N F" w:date="2023-12-05T03:09:00Z">
              <w:rPr>
                <w:rFonts w:cs="Times New Roman"/>
              </w:rPr>
            </w:rPrChange>
          </w:rPr>
          <w:delText>(18)</w:delText>
        </w:r>
        <w:r w:rsidRPr="006E6534" w:rsidDel="00A9668D">
          <w:rPr>
            <w:rFonts w:cs="Times New Roman"/>
            <w:color w:val="000000" w:themeColor="text1"/>
            <w:rPrChange w:id="17324" w:author="N F" w:date="2023-12-05T03:09:00Z">
              <w:rPr>
                <w:rFonts w:cs="Times New Roman"/>
              </w:rPr>
            </w:rPrChange>
          </w:rPr>
          <w:fldChar w:fldCharType="end"/>
        </w:r>
      </w:del>
      <w:r w:rsidRPr="006E6534">
        <w:rPr>
          <w:rFonts w:cs="Times New Roman"/>
          <w:color w:val="000000" w:themeColor="text1"/>
          <w:rPrChange w:id="17325" w:author="N F" w:date="2023-12-05T03:09:00Z">
            <w:rPr>
              <w:rFonts w:cs="Times New Roman"/>
            </w:rPr>
          </w:rPrChange>
        </w:rPr>
        <w:t>.</w:t>
      </w:r>
    </w:p>
    <w:p w14:paraId="0E3D3503" w14:textId="5D58E631" w:rsidR="00704652" w:rsidRPr="006E6534" w:rsidRDefault="00325655">
      <w:pPr>
        <w:pStyle w:val="SDText"/>
        <w:spacing w:after="0"/>
        <w:rPr>
          <w:rFonts w:cs="Times New Roman"/>
          <w:color w:val="000000" w:themeColor="text1"/>
          <w:rPrChange w:id="17326" w:author="N F" w:date="2023-12-05T03:09:00Z">
            <w:rPr>
              <w:rFonts w:cs="Times New Roman"/>
            </w:rPr>
          </w:rPrChange>
        </w:rPr>
        <w:pPrChange w:id="17327" w:author="Barshadskaya, Yuliya" w:date="2024-01-15T19:27:00Z">
          <w:pPr>
            <w:pStyle w:val="SDText"/>
          </w:pPr>
        </w:pPrChange>
      </w:pPr>
      <w:r w:rsidRPr="006E6534">
        <w:rPr>
          <w:rFonts w:cs="Times New Roman"/>
          <w:color w:val="000000" w:themeColor="text1"/>
          <w:rPrChange w:id="17328" w:author="N F" w:date="2023-12-05T03:09:00Z">
            <w:rPr>
              <w:rFonts w:cs="Times New Roman"/>
            </w:rPr>
          </w:rPrChange>
        </w:rPr>
        <w:t>По</w:t>
      </w:r>
      <w:r w:rsidR="00DE0518" w:rsidRPr="006E6534">
        <w:rPr>
          <w:rFonts w:cs="Times New Roman"/>
          <w:color w:val="000000" w:themeColor="text1"/>
          <w:rPrChange w:id="17329" w:author="N F" w:date="2023-12-05T03:09:00Z">
            <w:rPr>
              <w:rFonts w:cs="Times New Roman"/>
            </w:rPr>
          </w:rPrChange>
        </w:rPr>
        <w:t xml:space="preserve"> данным</w:t>
      </w:r>
      <w:r w:rsidRPr="006E6534">
        <w:rPr>
          <w:rFonts w:cs="Times New Roman"/>
          <w:color w:val="000000" w:themeColor="text1"/>
          <w:rPrChange w:id="17330" w:author="N F" w:date="2023-12-05T03:09:00Z">
            <w:rPr>
              <w:rFonts w:cs="Times New Roman"/>
            </w:rPr>
          </w:rPrChange>
        </w:rPr>
        <w:t xml:space="preserve"> </w:t>
      </w:r>
      <w:r w:rsidR="00C92A03" w:rsidRPr="006E6534">
        <w:rPr>
          <w:rFonts w:cs="Times New Roman"/>
          <w:color w:val="000000" w:themeColor="text1"/>
          <w:rPrChange w:id="17331" w:author="N F" w:date="2023-12-05T03:09:00Z">
            <w:rPr>
              <w:rFonts w:cs="Times New Roman"/>
            </w:rPr>
          </w:rPrChange>
        </w:rPr>
        <w:t xml:space="preserve">Ramalingam </w:t>
      </w:r>
      <w:r w:rsidR="00C92A03" w:rsidRPr="006E6534">
        <w:rPr>
          <w:rFonts w:cs="Times New Roman"/>
          <w:color w:val="000000" w:themeColor="text1"/>
          <w:lang w:val="en-US"/>
          <w:rPrChange w:id="17332" w:author="N F" w:date="2023-12-05T03:09:00Z">
            <w:rPr>
              <w:rFonts w:cs="Times New Roman"/>
              <w:lang w:val="en-US"/>
            </w:rPr>
          </w:rPrChange>
        </w:rPr>
        <w:t>et</w:t>
      </w:r>
      <w:r w:rsidR="00C92A03" w:rsidRPr="006E6534">
        <w:rPr>
          <w:rFonts w:cs="Times New Roman"/>
          <w:color w:val="000000" w:themeColor="text1"/>
          <w:rPrChange w:id="17333" w:author="N F" w:date="2023-12-05T03:09:00Z">
            <w:rPr>
              <w:rFonts w:cs="Times New Roman"/>
            </w:rPr>
          </w:rPrChange>
        </w:rPr>
        <w:t xml:space="preserve"> </w:t>
      </w:r>
      <w:r w:rsidR="00C92A03" w:rsidRPr="006E6534">
        <w:rPr>
          <w:rFonts w:cs="Times New Roman"/>
          <w:color w:val="000000" w:themeColor="text1"/>
          <w:lang w:val="en-US"/>
          <w:rPrChange w:id="17334" w:author="N F" w:date="2023-12-05T03:09:00Z">
            <w:rPr>
              <w:rFonts w:cs="Times New Roman"/>
              <w:lang w:val="en-US"/>
            </w:rPr>
          </w:rPrChange>
        </w:rPr>
        <w:t>al</w:t>
      </w:r>
      <w:r w:rsidR="00C92A03" w:rsidRPr="006E6534">
        <w:rPr>
          <w:rFonts w:cs="Times New Roman"/>
          <w:color w:val="000000" w:themeColor="text1"/>
          <w:rPrChange w:id="17335" w:author="N F" w:date="2023-12-05T03:09:00Z">
            <w:rPr>
              <w:rFonts w:cs="Times New Roman"/>
            </w:rPr>
          </w:rPrChange>
        </w:rPr>
        <w:t>. (2020)</w:t>
      </w:r>
      <w:r w:rsidRPr="006E6534">
        <w:rPr>
          <w:rFonts w:cs="Times New Roman"/>
          <w:color w:val="000000" w:themeColor="text1"/>
          <w:rPrChange w:id="17336" w:author="N F" w:date="2023-12-05T03:09:00Z">
            <w:rPr>
              <w:rFonts w:cs="Times New Roman"/>
            </w:rPr>
          </w:rPrChange>
        </w:rPr>
        <w:t xml:space="preserve"> в исследовании </w:t>
      </w:r>
      <w:r w:rsidRPr="006E6534">
        <w:rPr>
          <w:rFonts w:cs="Times New Roman"/>
          <w:color w:val="000000" w:themeColor="text1"/>
          <w:lang w:val="en-US"/>
          <w:rPrChange w:id="17337" w:author="N F" w:date="2023-12-05T03:09:00Z">
            <w:rPr>
              <w:rFonts w:cs="Times New Roman"/>
              <w:lang w:val="en-US"/>
            </w:rPr>
          </w:rPrChange>
        </w:rPr>
        <w:t>FLAURA</w:t>
      </w:r>
      <w:r w:rsidRPr="006E6534">
        <w:rPr>
          <w:rFonts w:cs="Times New Roman"/>
          <w:color w:val="000000" w:themeColor="text1"/>
          <w:rPrChange w:id="17338" w:author="N F" w:date="2023-12-05T03:09:00Z">
            <w:rPr>
              <w:rFonts w:cs="Times New Roman"/>
            </w:rPr>
          </w:rPrChange>
        </w:rPr>
        <w:t xml:space="preserve"> средняя продолжительность </w:t>
      </w:r>
      <w:r w:rsidR="00C241D6" w:rsidRPr="006E6534">
        <w:rPr>
          <w:rFonts w:cs="Times New Roman"/>
          <w:color w:val="000000" w:themeColor="text1"/>
          <w:rPrChange w:id="17339" w:author="N F" w:date="2023-12-05T03:09:00Z">
            <w:rPr>
              <w:rFonts w:cs="Times New Roman"/>
            </w:rPr>
          </w:rPrChange>
        </w:rPr>
        <w:t>жизни пациентов, принимавших осимертиниб</w:t>
      </w:r>
      <w:r w:rsidR="0075375A" w:rsidRPr="006E6534">
        <w:rPr>
          <w:rFonts w:cs="Times New Roman"/>
          <w:color w:val="000000" w:themeColor="text1"/>
          <w:rPrChange w:id="17340" w:author="N F" w:date="2023-12-05T03:09:00Z">
            <w:rPr>
              <w:rFonts w:cs="Times New Roman"/>
            </w:rPr>
          </w:rPrChange>
        </w:rPr>
        <w:t xml:space="preserve"> с момента окончания терапии составила </w:t>
      </w:r>
      <w:r w:rsidR="00E041D5" w:rsidRPr="006E6534">
        <w:rPr>
          <w:rFonts w:cs="Times New Roman"/>
          <w:color w:val="000000" w:themeColor="text1"/>
          <w:rPrChange w:id="17341" w:author="N F" w:date="2023-12-05T03:09:00Z">
            <w:rPr>
              <w:rFonts w:cs="Times New Roman"/>
            </w:rPr>
          </w:rPrChange>
        </w:rPr>
        <w:t>38,6 мес.</w:t>
      </w:r>
      <w:r w:rsidR="00DE0518" w:rsidRPr="006E6534">
        <w:rPr>
          <w:rFonts w:cs="Times New Roman"/>
          <w:color w:val="000000" w:themeColor="text1"/>
          <w:rPrChange w:id="17342" w:author="N F" w:date="2023-12-05T03:09:00Z">
            <w:rPr>
              <w:rFonts w:cs="Times New Roman"/>
            </w:rPr>
          </w:rPrChange>
        </w:rPr>
        <w:t xml:space="preserve"> (95% ДИ 34,5–41,8 мес.)</w:t>
      </w:r>
      <w:r w:rsidR="00E041D5" w:rsidRPr="006E6534">
        <w:rPr>
          <w:rFonts w:cs="Times New Roman"/>
          <w:color w:val="000000" w:themeColor="text1"/>
          <w:rPrChange w:id="17343" w:author="N F" w:date="2023-12-05T03:09:00Z">
            <w:rPr>
              <w:rFonts w:cs="Times New Roman"/>
            </w:rPr>
          </w:rPrChange>
        </w:rPr>
        <w:t>, а среди пациентов, принимавших гефити</w:t>
      </w:r>
      <w:r w:rsidR="00DE0518" w:rsidRPr="006E6534">
        <w:rPr>
          <w:rFonts w:cs="Times New Roman"/>
          <w:color w:val="000000" w:themeColor="text1"/>
          <w:rPrChange w:id="17344" w:author="N F" w:date="2023-12-05T03:09:00Z">
            <w:rPr>
              <w:rFonts w:cs="Times New Roman"/>
            </w:rPr>
          </w:rPrChange>
        </w:rPr>
        <w:t>ниб/эрлотиниб – 31,8 мес. (95% 26,6–36 мес.). Длительность жизни после окончания приема осимертиниба оказалась статистически значимо (</w:t>
      </w:r>
      <w:r w:rsidR="00DE0518" w:rsidRPr="006E6534">
        <w:rPr>
          <w:rFonts w:cs="Times New Roman"/>
          <w:color w:val="000000" w:themeColor="text1"/>
          <w:lang w:val="en-US"/>
          <w:rPrChange w:id="17345" w:author="N F" w:date="2023-12-05T03:09:00Z">
            <w:rPr>
              <w:rFonts w:cs="Times New Roman"/>
              <w:lang w:val="en-US"/>
            </w:rPr>
          </w:rPrChange>
        </w:rPr>
        <w:t>p</w:t>
      </w:r>
      <w:r w:rsidR="00DE0518" w:rsidRPr="006E6534">
        <w:rPr>
          <w:rFonts w:cs="Times New Roman"/>
          <w:color w:val="000000" w:themeColor="text1"/>
          <w:rPrChange w:id="17346" w:author="N F" w:date="2023-12-05T03:09:00Z">
            <w:rPr>
              <w:rFonts w:cs="Times New Roman"/>
            </w:rPr>
          </w:rPrChange>
        </w:rPr>
        <w:t xml:space="preserve"> = 0,046) больше, чем у пациентов, принимавших гефитиниб/эрлотиниб</w:t>
      </w:r>
      <w:r w:rsidR="00C241D6" w:rsidRPr="006E6534">
        <w:rPr>
          <w:rFonts w:cs="Times New Roman"/>
          <w:color w:val="000000" w:themeColor="text1"/>
          <w:rPrChange w:id="17347" w:author="N F" w:date="2023-12-05T03:09:00Z">
            <w:rPr>
              <w:rFonts w:cs="Times New Roman"/>
            </w:rPr>
          </w:rPrChange>
        </w:rPr>
        <w:t xml:space="preserve"> </w:t>
      </w:r>
      <w:ins w:id="17348" w:author="Barshadskaya, Yuliya" w:date="2024-01-15T19:27:00Z">
        <w:r w:rsidR="00A9668D" w:rsidRPr="0001519A">
          <w:rPr>
            <w:rFonts w:cs="Times New Roman"/>
            <w:color w:val="000000" w:themeColor="text1"/>
            <w:lang w:val="en-US"/>
          </w:rPr>
          <w:fldChar w:fldCharType="begin"/>
        </w:r>
        <w:r w:rsidR="00A9668D"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A9668D" w:rsidRPr="0001519A">
          <w:rPr>
            <w:rFonts w:cs="Times New Roman"/>
            <w:color w:val="000000" w:themeColor="text1"/>
            <w:lang w:val="en-US"/>
          </w:rPr>
          <w:fldChar w:fldCharType="separate"/>
        </w:r>
        <w:r w:rsidR="00A9668D" w:rsidRPr="0018315E">
          <w:rPr>
            <w:rFonts w:cs="Times New Roman"/>
            <w:color w:val="000000" w:themeColor="text1"/>
          </w:rPr>
          <w:t>[</w:t>
        </w:r>
      </w:ins>
      <w:ins w:id="17349" w:author="Barshadskaya, Yuliya" w:date="2024-02-23T00:02:00Z">
        <w:r w:rsidR="00031049">
          <w:rPr>
            <w:rFonts w:cs="Times New Roman"/>
            <w:color w:val="000000" w:themeColor="text1"/>
          </w:rPr>
          <w:t>8</w:t>
        </w:r>
      </w:ins>
      <w:ins w:id="17350" w:author="Barshadskaya, Yuliya" w:date="2024-01-15T19:27:00Z">
        <w:r w:rsidR="00A9668D" w:rsidRPr="00DD38F1">
          <w:rPr>
            <w:rFonts w:cs="Times New Roman"/>
            <w:color w:val="000000" w:themeColor="text1"/>
          </w:rPr>
          <w:t>]</w:t>
        </w:r>
        <w:r w:rsidR="00A9668D" w:rsidRPr="0001519A">
          <w:rPr>
            <w:rFonts w:cs="Times New Roman"/>
            <w:color w:val="000000" w:themeColor="text1"/>
            <w:lang w:val="en-US"/>
          </w:rPr>
          <w:fldChar w:fldCharType="end"/>
        </w:r>
      </w:ins>
      <w:del w:id="17351" w:author="Barshadskaya, Yuliya" w:date="2024-01-15T19:27:00Z">
        <w:r w:rsidR="00704652" w:rsidRPr="006E6534" w:rsidDel="00A9668D">
          <w:rPr>
            <w:rFonts w:cs="Times New Roman"/>
            <w:color w:val="000000" w:themeColor="text1"/>
            <w:rPrChange w:id="17352" w:author="N F" w:date="2023-12-05T03:09:00Z">
              <w:rPr>
                <w:rFonts w:cs="Times New Roman"/>
              </w:rPr>
            </w:rPrChange>
          </w:rPr>
          <w:fldChar w:fldCharType="begin"/>
        </w:r>
        <w:r w:rsidR="00704652" w:rsidRPr="006E6534" w:rsidDel="00A9668D">
          <w:rPr>
            <w:rFonts w:cs="Times New Roman"/>
            <w:color w:val="000000" w:themeColor="text1"/>
            <w:rPrChange w:id="17353" w:author="N F" w:date="2023-12-05T03:09:00Z">
              <w:rPr>
                <w:rFonts w:cs="Times New Roman"/>
              </w:rPr>
            </w:rPrChange>
          </w:rPr>
          <w:delInstrText xml:space="preserve"> ADDIN ZOTERO_ITEM CSL_CITATION {"citationID":"avTlIdGz","properties":{"formattedCitation":"(19)","plainCitation":"(19)","noteIndex":0},"citationItems":[{"id":161859,"uris":["http://zotero.org/groups/4735135/items/BU4PYH6N"],"itemData":{"id":161859,"type":"article-journal","abstract":"BACKGROUND: Osimertinib is a third-generation, irreversible tyrosine kinase inhibitor of the epidermal growth factor receptor (EGFR-TKI) that selectively inhibits both EGFR-TKI-sensitizing and EGFR T790M resistance mutations. A phase 3 trial compared first-line osimertinib with other EGFR-TKIs in patients with EGFR mutation-positive advanced non-small-cell lung cancer (NSCLC). The trial showed longer progression-free survival with osimertinib than with the comparator EGFR-TKIs (hazard ratio for disease progression or death, 0.46). Data from the final analysis of overall survival have not been reported.\nMETHODS: In this trial, we randomly assigned 556 patients with previously untreated advanced NSCLC with an EGFR mutation (exon 19 deletion or L858R allele) in a 1:1 ratio to receive either osimertinib (80 mg once daily) or one of two other EGFR-TKIs (gefitinib at a dose of 250 mg once daily or erlotinib at a dose of 150 mg once daily, with patients receiving these drugs combined in a single comparator group). Overall survival was a secondary end point.\nRESULTS: The median overall survival was 38.6 months (95% confidence interval [CI], 34.5 to 41.8) in the osimertinib group and 31.8 months (95% CI, 26.6 to 36.0) in the comparator group (hazard ratio for death, 0.80; 95.05% CI, 0.64 to 1.00; P = 0.046). At 3 years, 79 of 279 patients (28%) in the osimertinib group and 26 of 277 (9%) in the comparator group were continuing to receive a trial regimen; the median exposure was 20.7 months and 11.5 months, respectively. Adverse events of grade 3 or higher were reported in 42% of the patients in the osimertinib group and in 47% of those in the comparator group.\nCONCLUSIONS: Among patients with previously untreated advanced NSCLC with an EGFR mutation, those who received osimertinib had longer overall survival than those who received a comparator EGFR-TKI. The safety profile for osimertinib was similar to that of the comparator EGFR-TKIs, despite a longer duration of exposure in the osimertinib group. (Funded by AstraZeneca; FLAURA ClinicalTrials.gov number, NCT02296125.).","container-title":"The New England Journal of Medicine","DOI":"10.1056/NEJMoa1913662","ISSN":"1533-4406","issue":"1","journalAbbreviation":"N Engl J Med","language":"eng","note":"PMID: 31751012","page":"41-50","source":"PubMed","title":"Overall Survival with Osimertinib in Untreated, EGFR-Mutated Advanced NSCLC","volume":"382","author":[{"family":"Ramalingam","given":"Suresh S."},{"family":"Vansteenkiste","given":"Johan"},{"family":"Planchard","given":"David"},{"family":"Cho","given":"Byoung Chul"},{"family":"Gray","given":"Jhanelle E."},{"family":"Ohe","given":"Yuichiro"},{"family":"Zhou","given":"Caicun"},{"family":"Reungwetwattana","given":"Thanyanan"},{"family":"Cheng","given":"Ying"},{"family":"Chewaskulyong","given":"Busyamas"},{"family":"Shah","given":"Riyaz"},{"family":"Cobo","given":"Manuel"},{"family":"Lee","given":"Ki Hyeong"},{"family":"Cheema","given":"Parneet"},{"family":"Tiseo","given":"Marcello"},{"family":"John","given":"Thomas"},{"family":"Lin","given":"Meng-Chih"},{"family":"Imamura","given":"Fumio"},{"family":"Kurata","given":"Takayasu"},{"family":"Todd","given":"Alexander"},{"family":"Hodge","given":"Rachel"},{"family":"Saggese","given":"Matilde"},{"family":"Rukazenkov","given":"Yuri"},{"family":"Soria","given":"Jean-Charles"},{"literal":"FLAURA Investigators"}],"issued":{"date-parts":[["2020",1,2]]}}}],"schema":"https://github.com/citation-style-language/schema/raw/master/csl-citation.json"} </w:delInstrText>
        </w:r>
        <w:r w:rsidR="00704652" w:rsidRPr="006E6534" w:rsidDel="00A9668D">
          <w:rPr>
            <w:rFonts w:cs="Times New Roman"/>
            <w:color w:val="000000" w:themeColor="text1"/>
            <w:rPrChange w:id="17354" w:author="N F" w:date="2023-12-05T03:09:00Z">
              <w:rPr>
                <w:rFonts w:cs="Times New Roman"/>
              </w:rPr>
            </w:rPrChange>
          </w:rPr>
          <w:fldChar w:fldCharType="separate"/>
        </w:r>
        <w:r w:rsidR="00704652" w:rsidRPr="006E6534" w:rsidDel="00A9668D">
          <w:rPr>
            <w:rFonts w:cs="Times New Roman"/>
            <w:color w:val="000000" w:themeColor="text1"/>
            <w:rPrChange w:id="17355" w:author="N F" w:date="2023-12-05T03:09:00Z">
              <w:rPr>
                <w:rFonts w:cs="Times New Roman"/>
              </w:rPr>
            </w:rPrChange>
          </w:rPr>
          <w:delText>(19)</w:delText>
        </w:r>
        <w:r w:rsidR="00704652" w:rsidRPr="006E6534" w:rsidDel="00A9668D">
          <w:rPr>
            <w:rFonts w:cs="Times New Roman"/>
            <w:color w:val="000000" w:themeColor="text1"/>
            <w:rPrChange w:id="17356" w:author="N F" w:date="2023-12-05T03:09:00Z">
              <w:rPr>
                <w:rFonts w:cs="Times New Roman"/>
              </w:rPr>
            </w:rPrChange>
          </w:rPr>
          <w:fldChar w:fldCharType="end"/>
        </w:r>
      </w:del>
      <w:r w:rsidR="00C92A03" w:rsidRPr="006E6534">
        <w:rPr>
          <w:rFonts w:cs="Times New Roman"/>
          <w:color w:val="000000" w:themeColor="text1"/>
          <w:rPrChange w:id="17357" w:author="N F" w:date="2023-12-05T03:09:00Z">
            <w:rPr>
              <w:rFonts w:cs="Times New Roman"/>
            </w:rPr>
          </w:rPrChange>
        </w:rPr>
        <w:t>.</w:t>
      </w:r>
    </w:p>
    <w:p w14:paraId="28E82AD1" w14:textId="5044858D" w:rsidR="00634185" w:rsidRPr="006E6534" w:rsidRDefault="00FE686A">
      <w:pPr>
        <w:pStyle w:val="SDText"/>
        <w:spacing w:after="0"/>
        <w:rPr>
          <w:rFonts w:cs="Times New Roman"/>
          <w:color w:val="000000" w:themeColor="text1"/>
          <w:rPrChange w:id="17358" w:author="N F" w:date="2023-12-05T03:09:00Z">
            <w:rPr>
              <w:rFonts w:cs="Times New Roman"/>
            </w:rPr>
          </w:rPrChange>
        </w:rPr>
        <w:pPrChange w:id="17359" w:author="Barshadskaya, Yuliya" w:date="2024-01-15T19:28:00Z">
          <w:pPr>
            <w:pStyle w:val="SDText"/>
          </w:pPr>
        </w:pPrChange>
      </w:pPr>
      <w:r w:rsidRPr="006E6534">
        <w:rPr>
          <w:rFonts w:cs="Times New Roman"/>
          <w:color w:val="000000" w:themeColor="text1"/>
          <w:rPrChange w:id="17360" w:author="N F" w:date="2023-12-05T03:09:00Z">
            <w:rPr>
              <w:rFonts w:cs="Times New Roman"/>
            </w:rPr>
          </w:rPrChange>
        </w:rPr>
        <w:t xml:space="preserve">В исследовании </w:t>
      </w:r>
      <w:r w:rsidRPr="006E6534">
        <w:rPr>
          <w:rFonts w:cs="Times New Roman"/>
          <w:color w:val="000000" w:themeColor="text1"/>
          <w:lang w:val="en-US"/>
          <w:rPrChange w:id="17361" w:author="N F" w:date="2023-12-05T03:09:00Z">
            <w:rPr>
              <w:rFonts w:cs="Times New Roman"/>
              <w:lang w:val="en-US"/>
            </w:rPr>
          </w:rPrChange>
        </w:rPr>
        <w:t>FLAURA</w:t>
      </w:r>
      <w:r w:rsidRPr="006E6534">
        <w:rPr>
          <w:rFonts w:cs="Times New Roman"/>
          <w:color w:val="000000" w:themeColor="text1"/>
          <w:rPrChange w:id="17362" w:author="N F" w:date="2023-12-05T03:09:00Z">
            <w:rPr>
              <w:rFonts w:cs="Times New Roman"/>
            </w:rPr>
          </w:rPrChange>
        </w:rPr>
        <w:t xml:space="preserve"> у 23% пациентов выявили метастазы в центральной нервной системе. Независимо от выраженности поражения центральной нервной системы на момент включения в исследование, к окончанию периода введения у пациентов в группе Тагриссо выявили снижение количества метастазов по сравнению с показателем у пациентов из группы сравнения. Также в группе пациентов, получающих осимертиниб </w:t>
      </w:r>
      <w:r w:rsidRPr="006E6534">
        <w:rPr>
          <w:rFonts w:cs="Times New Roman"/>
          <w:color w:val="000000" w:themeColor="text1"/>
          <w:rPrChange w:id="17363" w:author="N F" w:date="2023-12-05T03:09:00Z">
            <w:rPr>
              <w:rFonts w:cs="Times New Roman"/>
            </w:rPr>
          </w:rPrChange>
        </w:rPr>
        <w:lastRenderedPageBreak/>
        <w:t xml:space="preserve">было меньше пациентов с новыми (сравнение с показателями до начала лечения) поражениями центральной нервной системы по сравнению с показателем у пациентов из группы сравнения: 11/279 (3,9%) и 34/277 (12,3%) соответственно. В подгруппе пациентов без поражений центральной нервной системы на исходном уровне было меньше новых поражений центральной нервной системы среди участников, принимавших осимертиниб по сравнению со средним показателем у пациентов, получавших гефитиниб/эрлотиниб (7/226 [3,1%] против 15/214 [7,0%] соответственно) </w:t>
      </w:r>
      <w:r w:rsidRPr="006E6534">
        <w:rPr>
          <w:rFonts w:cs="Times New Roman"/>
          <w:color w:val="000000" w:themeColor="text1"/>
          <w:rPrChange w:id="17364" w:author="N F" w:date="2023-12-05T03:09:00Z">
            <w:rPr>
              <w:rFonts w:cs="Times New Roman"/>
            </w:rPr>
          </w:rPrChange>
        </w:rPr>
        <w:fldChar w:fldCharType="begin"/>
      </w:r>
      <w:r w:rsidRPr="006E6534">
        <w:rPr>
          <w:rFonts w:cs="Times New Roman"/>
          <w:color w:val="000000" w:themeColor="text1"/>
          <w:rPrChange w:id="17365" w:author="N F" w:date="2023-12-05T03:09:00Z">
            <w:rPr>
              <w:rFonts w:cs="Times New Roman"/>
            </w:rPr>
          </w:rPrChange>
        </w:rPr>
        <w:instrText xml:space="preserve"> ADDIN ZOTERO_ITEM CSL_CITATION {"citationID":"FuMF7udA","properties":{"formattedCitation":"(15)","plainCitation":"(15)","noteIndex":0},"citationItems":[{"id":161851,"uris":["http://zotero.org/groups/4735135/items/YBQ3M3JJ"],"itemData":{"id":161851,"type":"webpage","title":"Tagrisso. SmPC","URL":"https://www.ema.europa.eu/en/documents/product-information/tagrisso-epar-product-information_en.pdf","author":[{"family":"EMA","given":""}],"accessed":{"date-parts":[["2022",8,2]]}}}],"schema":"https://github.com/citation-style-language/schema/raw/master/csl-citation.json"} </w:instrText>
      </w:r>
      <w:r w:rsidRPr="006E6534">
        <w:rPr>
          <w:rFonts w:cs="Times New Roman"/>
          <w:color w:val="000000" w:themeColor="text1"/>
          <w:rPrChange w:id="17366" w:author="N F" w:date="2023-12-05T03:09:00Z">
            <w:rPr>
              <w:rFonts w:cs="Times New Roman"/>
            </w:rPr>
          </w:rPrChange>
        </w:rPr>
        <w:fldChar w:fldCharType="separate"/>
      </w:r>
      <w:r w:rsidRPr="006E6534">
        <w:rPr>
          <w:rFonts w:cs="Times New Roman"/>
          <w:color w:val="000000" w:themeColor="text1"/>
          <w:rPrChange w:id="17367" w:author="N F" w:date="2023-12-05T03:09:00Z">
            <w:rPr>
              <w:rFonts w:cs="Times New Roman"/>
            </w:rPr>
          </w:rPrChange>
        </w:rPr>
        <w:t>(15)</w:t>
      </w:r>
      <w:r w:rsidRPr="006E6534">
        <w:rPr>
          <w:rFonts w:cs="Times New Roman"/>
          <w:color w:val="000000" w:themeColor="text1"/>
          <w:rPrChange w:id="17368" w:author="N F" w:date="2023-12-05T03:09:00Z">
            <w:rPr>
              <w:rFonts w:cs="Times New Roman"/>
            </w:rPr>
          </w:rPrChange>
        </w:rPr>
        <w:fldChar w:fldCharType="end"/>
      </w:r>
      <w:r w:rsidRPr="006E6534">
        <w:rPr>
          <w:rFonts w:cs="Times New Roman"/>
          <w:color w:val="000000" w:themeColor="text1"/>
          <w:rPrChange w:id="17369" w:author="N F" w:date="2023-12-05T03:09:00Z">
            <w:rPr>
              <w:rFonts w:cs="Times New Roman"/>
            </w:rPr>
          </w:rPrChange>
        </w:rPr>
        <w:t xml:space="preserve">. В исследовании </w:t>
      </w:r>
      <w:r w:rsidRPr="006E6534">
        <w:rPr>
          <w:rFonts w:cs="Times New Roman"/>
          <w:color w:val="000000" w:themeColor="text1"/>
          <w:lang w:val="en-US"/>
          <w:rPrChange w:id="17370" w:author="N F" w:date="2023-12-05T03:09:00Z">
            <w:rPr>
              <w:rFonts w:cs="Times New Roman"/>
              <w:lang w:val="en-US"/>
            </w:rPr>
          </w:rPrChange>
        </w:rPr>
        <w:t>FLAURA</w:t>
      </w:r>
      <w:r w:rsidRPr="006E6534">
        <w:rPr>
          <w:rFonts w:cs="Times New Roman"/>
          <w:color w:val="000000" w:themeColor="text1"/>
          <w:rPrChange w:id="17371" w:author="N F" w:date="2023-12-05T03:09:00Z">
            <w:rPr>
              <w:rFonts w:cs="Times New Roman"/>
            </w:rPr>
          </w:rPrChange>
        </w:rPr>
        <w:t xml:space="preserve"> у 23% пациентов выявили метастазы в центральной нервной системе. Независимо от выраженности поражения центральной нервной системы на момент включения в исследование, к окончанию периода введения у пациентов в группе Тагриссо выявили снижение количества метастазов по сравнению с показателем у пациентов из группы сравнения. Также в группе пациентов, получающих осимертиниб было меньше пациентов с новыми (сравнение с показателями до начала лечения) поражениями центральной нервной системы по сравнению с показателем у пациентов из группы сравнения: 11/279 (3,9%) и 34/277 (12,3%) соответственно. В подгруппе пациентов без поражений центральной нервной системы на исходном уровне было меньше новых поражений центральной нервной системы среди участников, принимавших осимертиниб по сравнению со средним показателем у пациентов, получавших гефитиниб/эрлотиниб (7/226 [3,1%] против 15/214 [7,0%] соответственно) </w:t>
      </w:r>
      <w:ins w:id="17372" w:author="Barshadskaya, Yuliya" w:date="2024-01-15T19:28:00Z">
        <w:r w:rsidR="00A9668D" w:rsidRPr="0001519A">
          <w:rPr>
            <w:rFonts w:cs="Times New Roman"/>
            <w:color w:val="000000" w:themeColor="text1"/>
            <w:lang w:val="en-US"/>
          </w:rPr>
          <w:fldChar w:fldCharType="begin"/>
        </w:r>
        <w:r w:rsidR="00A9668D"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A9668D" w:rsidRPr="0001519A">
          <w:rPr>
            <w:rFonts w:cs="Times New Roman"/>
            <w:color w:val="000000" w:themeColor="text1"/>
            <w:lang w:val="en-US"/>
          </w:rPr>
          <w:fldChar w:fldCharType="separate"/>
        </w:r>
        <w:r w:rsidR="00A9668D" w:rsidRPr="0018315E">
          <w:rPr>
            <w:rFonts w:cs="Times New Roman"/>
            <w:color w:val="000000" w:themeColor="text1"/>
          </w:rPr>
          <w:t>[</w:t>
        </w:r>
      </w:ins>
      <w:ins w:id="17373" w:author="Barshadskaya, Yuliya" w:date="2024-02-23T00:02:00Z">
        <w:r w:rsidR="00031049">
          <w:rPr>
            <w:rFonts w:cs="Times New Roman"/>
            <w:color w:val="000000" w:themeColor="text1"/>
          </w:rPr>
          <w:t>3</w:t>
        </w:r>
      </w:ins>
      <w:ins w:id="17374" w:author="Barshadskaya, Yuliya" w:date="2024-01-15T19:28:00Z">
        <w:r w:rsidR="00A9668D" w:rsidRPr="00DD38F1">
          <w:rPr>
            <w:rFonts w:cs="Times New Roman"/>
            <w:color w:val="000000" w:themeColor="text1"/>
          </w:rPr>
          <w:t>]</w:t>
        </w:r>
        <w:r w:rsidR="00A9668D" w:rsidRPr="0001519A">
          <w:rPr>
            <w:rFonts w:cs="Times New Roman"/>
            <w:color w:val="000000" w:themeColor="text1"/>
            <w:lang w:val="en-US"/>
          </w:rPr>
          <w:fldChar w:fldCharType="end"/>
        </w:r>
      </w:ins>
      <w:del w:id="17375" w:author="Barshadskaya, Yuliya" w:date="2024-01-15T19:28:00Z">
        <w:r w:rsidRPr="006E6534" w:rsidDel="00A9668D">
          <w:rPr>
            <w:rFonts w:cs="Times New Roman"/>
            <w:color w:val="000000" w:themeColor="text1"/>
            <w:rPrChange w:id="17376" w:author="N F" w:date="2023-12-05T03:09:00Z">
              <w:rPr>
                <w:rFonts w:cs="Times New Roman"/>
              </w:rPr>
            </w:rPrChange>
          </w:rPr>
          <w:fldChar w:fldCharType="begin"/>
        </w:r>
        <w:r w:rsidRPr="006E6534" w:rsidDel="00A9668D">
          <w:rPr>
            <w:rFonts w:cs="Times New Roman"/>
            <w:color w:val="000000" w:themeColor="text1"/>
            <w:rPrChange w:id="17377" w:author="N F" w:date="2023-12-05T03:09:00Z">
              <w:rPr>
                <w:rFonts w:cs="Times New Roman"/>
              </w:rPr>
            </w:rPrChange>
          </w:rPr>
          <w:delInstrText xml:space="preserve"> ADDIN ZOTERO_ITEM CSL_CITATION {"citationID":"FuMF7udA","properties":{"formattedCitation":"(15)","plainCitation":"(15)","noteIndex":0},"citationItems":[{"id":161851,"uris":["http://zotero.org/groups/4735135/items/YBQ3M3JJ"],"itemData":{"id":161851,"type":"webpage","title":"Tagrisso. SmPC","URL":"https://www.ema.europa.eu/en/documents/product-information/tagrisso-epar-product-information_en.pdf","author":[{"family":"EMA","given":""}],"accessed":{"date-parts":[["2022",8,2]]}}}],"schema":"https://github.com/citation-style-language/schema/raw/master/csl-citation.json"} </w:delInstrText>
        </w:r>
        <w:r w:rsidRPr="006E6534" w:rsidDel="00A9668D">
          <w:rPr>
            <w:rFonts w:cs="Times New Roman"/>
            <w:color w:val="000000" w:themeColor="text1"/>
            <w:rPrChange w:id="17378" w:author="N F" w:date="2023-12-05T03:09:00Z">
              <w:rPr>
                <w:rFonts w:cs="Times New Roman"/>
              </w:rPr>
            </w:rPrChange>
          </w:rPr>
          <w:fldChar w:fldCharType="separate"/>
        </w:r>
        <w:r w:rsidRPr="006E6534" w:rsidDel="00A9668D">
          <w:rPr>
            <w:rFonts w:cs="Times New Roman"/>
            <w:color w:val="000000" w:themeColor="text1"/>
            <w:rPrChange w:id="17379" w:author="N F" w:date="2023-12-05T03:09:00Z">
              <w:rPr>
                <w:rFonts w:cs="Times New Roman"/>
              </w:rPr>
            </w:rPrChange>
          </w:rPr>
          <w:delText>(15)</w:delText>
        </w:r>
        <w:r w:rsidRPr="006E6534" w:rsidDel="00A9668D">
          <w:rPr>
            <w:rFonts w:cs="Times New Roman"/>
            <w:color w:val="000000" w:themeColor="text1"/>
            <w:rPrChange w:id="17380" w:author="N F" w:date="2023-12-05T03:09:00Z">
              <w:rPr>
                <w:rFonts w:cs="Times New Roman"/>
              </w:rPr>
            </w:rPrChange>
          </w:rPr>
          <w:fldChar w:fldCharType="end"/>
        </w:r>
      </w:del>
      <w:r w:rsidRPr="006E6534">
        <w:rPr>
          <w:rFonts w:cs="Times New Roman"/>
          <w:color w:val="000000" w:themeColor="text1"/>
          <w:rPrChange w:id="17381" w:author="N F" w:date="2023-12-05T03:09:00Z">
            <w:rPr>
              <w:rFonts w:cs="Times New Roman"/>
            </w:rPr>
          </w:rPrChange>
        </w:rPr>
        <w:t>.</w:t>
      </w:r>
    </w:p>
    <w:p w14:paraId="07787418" w14:textId="7F408C1D" w:rsidR="004F49F0" w:rsidRPr="006E6534" w:rsidRDefault="004F49F0">
      <w:pPr>
        <w:pStyle w:val="SDText"/>
        <w:spacing w:after="0"/>
        <w:rPr>
          <w:rFonts w:cs="Times New Roman"/>
          <w:color w:val="000000" w:themeColor="text1"/>
          <w:rPrChange w:id="17382" w:author="N F" w:date="2023-12-05T03:09:00Z">
            <w:rPr>
              <w:rFonts w:cs="Times New Roman"/>
            </w:rPr>
          </w:rPrChange>
        </w:rPr>
        <w:pPrChange w:id="17383" w:author="Barshadskaya, Yuliya" w:date="2024-01-15T19:28:00Z">
          <w:pPr>
            <w:pStyle w:val="SDText"/>
          </w:pPr>
        </w:pPrChange>
      </w:pPr>
      <w:r w:rsidRPr="006E6534">
        <w:rPr>
          <w:rFonts w:cs="Times New Roman"/>
          <w:color w:val="000000" w:themeColor="text1"/>
          <w:rPrChange w:id="17384" w:author="N F" w:date="2023-12-05T03:09:00Z">
            <w:rPr>
              <w:rFonts w:cs="Times New Roman"/>
            </w:rPr>
          </w:rPrChange>
        </w:rPr>
        <w:t xml:space="preserve">Безопасность, переносимость и эффективность осимертиниба оценивали в многоцентровом открытом исследовании </w:t>
      </w:r>
      <w:r w:rsidRPr="006E6534">
        <w:rPr>
          <w:rFonts w:cs="Times New Roman"/>
          <w:color w:val="000000" w:themeColor="text1"/>
          <w:lang w:val="en-US"/>
          <w:rPrChange w:id="17385" w:author="N F" w:date="2023-12-05T03:09:00Z">
            <w:rPr>
              <w:rFonts w:cs="Times New Roman"/>
              <w:lang w:val="en-US"/>
            </w:rPr>
          </w:rPrChange>
        </w:rPr>
        <w:t>AURA</w:t>
      </w:r>
      <w:r w:rsidRPr="006E6534">
        <w:rPr>
          <w:rFonts w:cs="Times New Roman"/>
          <w:color w:val="000000" w:themeColor="text1"/>
          <w:rPrChange w:id="17386" w:author="N F" w:date="2023-12-05T03:09:00Z">
            <w:rPr>
              <w:rFonts w:cs="Times New Roman"/>
            </w:rPr>
          </w:rPrChange>
        </w:rPr>
        <w:t xml:space="preserve"> фазы </w:t>
      </w:r>
      <w:r w:rsidRPr="006E6534">
        <w:rPr>
          <w:rFonts w:cs="Times New Roman"/>
          <w:color w:val="000000" w:themeColor="text1"/>
          <w:lang w:val="en-US"/>
          <w:rPrChange w:id="17387" w:author="N F" w:date="2023-12-05T03:09:00Z">
            <w:rPr>
              <w:rFonts w:cs="Times New Roman"/>
              <w:lang w:val="en-US"/>
            </w:rPr>
          </w:rPrChange>
        </w:rPr>
        <w:t>I</w:t>
      </w:r>
      <w:r w:rsidRPr="006E6534">
        <w:rPr>
          <w:rFonts w:cs="Times New Roman"/>
          <w:color w:val="000000" w:themeColor="text1"/>
          <w:rPrChange w:id="17388" w:author="N F" w:date="2023-12-05T03:09:00Z">
            <w:rPr>
              <w:rFonts w:cs="Times New Roman"/>
            </w:rPr>
          </w:rPrChange>
        </w:rPr>
        <w:t xml:space="preserve"> при пероральном приеме пациентами с НМРЛ, прогрессирующим после терапии ингибиторами тирозинкинзы </w:t>
      </w:r>
      <w:r w:rsidRPr="006E6534">
        <w:rPr>
          <w:rFonts w:cs="Times New Roman"/>
          <w:color w:val="000000" w:themeColor="text1"/>
          <w:lang w:val="en-US"/>
          <w:rPrChange w:id="17389" w:author="N F" w:date="2023-12-05T03:09:00Z">
            <w:rPr>
              <w:rFonts w:cs="Times New Roman"/>
              <w:lang w:val="en-US"/>
            </w:rPr>
          </w:rPrChange>
        </w:rPr>
        <w:t>EGFR</w:t>
      </w:r>
      <w:r w:rsidRPr="006E6534">
        <w:rPr>
          <w:rFonts w:cs="Times New Roman"/>
          <w:color w:val="000000" w:themeColor="text1"/>
          <w:rPrChange w:id="17390" w:author="N F" w:date="2023-12-05T03:09:00Z">
            <w:rPr>
              <w:rFonts w:cs="Times New Roman"/>
            </w:rPr>
          </w:rPrChange>
        </w:rPr>
        <w:t>. Осимертиниб в лекарственной форме капсулы получали 355 пациентов. Дизайн исследования включал увеличение дозы (</w:t>
      </w:r>
      <w:r w:rsidRPr="006E6534">
        <w:rPr>
          <w:rFonts w:cs="Times New Roman"/>
          <w:color w:val="000000" w:themeColor="text1"/>
          <w:lang w:val="en-US"/>
          <w:rPrChange w:id="17391" w:author="N F" w:date="2023-12-05T03:09:00Z">
            <w:rPr>
              <w:rFonts w:cs="Times New Roman"/>
              <w:lang w:val="en-US"/>
            </w:rPr>
          </w:rPrChange>
        </w:rPr>
        <w:t>n</w:t>
      </w:r>
      <w:r w:rsidRPr="006E6534">
        <w:rPr>
          <w:rFonts w:cs="Times New Roman"/>
          <w:color w:val="000000" w:themeColor="text1"/>
          <w:rPrChange w:id="17392" w:author="N F" w:date="2023-12-05T03:09:00Z">
            <w:rPr>
              <w:rFonts w:cs="Times New Roman"/>
            </w:rPr>
          </w:rPrChange>
        </w:rPr>
        <w:t xml:space="preserve"> = 31) и расширение когорты для оценки эффективности среди пациентов с мутацией </w:t>
      </w:r>
      <w:r w:rsidRPr="006E6534">
        <w:rPr>
          <w:rFonts w:cs="Times New Roman"/>
          <w:color w:val="000000" w:themeColor="text1"/>
          <w:lang w:val="en-US"/>
          <w:rPrChange w:id="17393" w:author="N F" w:date="2023-12-05T03:09:00Z">
            <w:rPr>
              <w:rFonts w:cs="Times New Roman"/>
              <w:lang w:val="en-US"/>
            </w:rPr>
          </w:rPrChange>
        </w:rPr>
        <w:t>T</w:t>
      </w:r>
      <w:r w:rsidRPr="006E6534">
        <w:rPr>
          <w:rFonts w:cs="Times New Roman"/>
          <w:color w:val="000000" w:themeColor="text1"/>
          <w:rPrChange w:id="17394" w:author="N F" w:date="2023-12-05T03:09:00Z">
            <w:rPr>
              <w:rFonts w:cs="Times New Roman"/>
            </w:rPr>
          </w:rPrChange>
        </w:rPr>
        <w:t>790</w:t>
      </w:r>
      <w:r w:rsidRPr="006E6534">
        <w:rPr>
          <w:rFonts w:cs="Times New Roman"/>
          <w:color w:val="000000" w:themeColor="text1"/>
          <w:lang w:val="en-US"/>
          <w:rPrChange w:id="17395" w:author="N F" w:date="2023-12-05T03:09:00Z">
            <w:rPr>
              <w:rFonts w:cs="Times New Roman"/>
              <w:lang w:val="en-US"/>
            </w:rPr>
          </w:rPrChange>
        </w:rPr>
        <w:t>M</w:t>
      </w:r>
      <w:r w:rsidRPr="006E6534">
        <w:rPr>
          <w:rFonts w:cs="Times New Roman"/>
          <w:color w:val="000000" w:themeColor="text1"/>
          <w:rPrChange w:id="17396" w:author="N F" w:date="2023-12-05T03:09:00Z">
            <w:rPr>
              <w:rFonts w:cs="Times New Roman"/>
            </w:rPr>
          </w:rPrChange>
        </w:rPr>
        <w:t xml:space="preserve"> </w:t>
      </w:r>
      <w:r w:rsidRPr="006E6534">
        <w:rPr>
          <w:rFonts w:cs="Times New Roman"/>
          <w:color w:val="000000" w:themeColor="text1"/>
          <w:lang w:val="en-US"/>
          <w:rPrChange w:id="17397" w:author="N F" w:date="2023-12-05T03:09:00Z">
            <w:rPr>
              <w:rFonts w:cs="Times New Roman"/>
              <w:lang w:val="en-US"/>
            </w:rPr>
          </w:rPrChange>
        </w:rPr>
        <w:t>EGFR</w:t>
      </w:r>
      <w:r w:rsidRPr="006E6534">
        <w:rPr>
          <w:rFonts w:cs="Times New Roman"/>
          <w:color w:val="000000" w:themeColor="text1"/>
          <w:rPrChange w:id="17398" w:author="N F" w:date="2023-12-05T03:09:00Z">
            <w:rPr>
              <w:rFonts w:cs="Times New Roman"/>
            </w:rPr>
          </w:rPrChange>
        </w:rPr>
        <w:t xml:space="preserve"> (</w:t>
      </w:r>
      <w:r w:rsidRPr="006E6534">
        <w:rPr>
          <w:rFonts w:cs="Times New Roman"/>
          <w:color w:val="000000" w:themeColor="text1"/>
          <w:lang w:val="en-US"/>
          <w:rPrChange w:id="17399" w:author="N F" w:date="2023-12-05T03:09:00Z">
            <w:rPr>
              <w:rFonts w:cs="Times New Roman"/>
              <w:lang w:val="en-US"/>
            </w:rPr>
          </w:rPrChange>
        </w:rPr>
        <w:t>n</w:t>
      </w:r>
      <w:r w:rsidRPr="006E6534">
        <w:rPr>
          <w:rFonts w:cs="Times New Roman"/>
          <w:color w:val="000000" w:themeColor="text1"/>
          <w:rPrChange w:id="17400" w:author="N F" w:date="2023-12-05T03:09:00Z">
            <w:rPr>
              <w:rFonts w:cs="Times New Roman"/>
            </w:rPr>
          </w:rPrChange>
        </w:rPr>
        <w:t xml:space="preserve"> = 312, включая 252 пациента, ранее получавших терапию первой линии). Объективный ответ на терапию обнаружили у 50,8%</w:t>
      </w:r>
      <w:r w:rsidR="007E7CD0" w:rsidRPr="006E6534">
        <w:rPr>
          <w:rFonts w:cs="Times New Roman"/>
          <w:color w:val="000000" w:themeColor="text1"/>
          <w:rPrChange w:id="17401" w:author="N F" w:date="2023-12-05T03:09:00Z">
            <w:rPr>
              <w:rFonts w:cs="Times New Roman"/>
            </w:rPr>
          </w:rPrChange>
        </w:rPr>
        <w:t xml:space="preserve"> и во всех случаях ответ характеризовали как частичный. Средняя продолжительность сохранения ответа на терапию составила 12,4 мес. </w:t>
      </w:r>
      <w:ins w:id="17402" w:author="Barshadskaya, Yuliya" w:date="2024-01-15T19:28:00Z">
        <w:r w:rsidR="00421D68" w:rsidRPr="0001519A">
          <w:rPr>
            <w:rFonts w:cs="Times New Roman"/>
            <w:color w:val="000000" w:themeColor="text1"/>
            <w:lang w:val="en-US"/>
          </w:rPr>
          <w:fldChar w:fldCharType="begin"/>
        </w:r>
        <w:r w:rsidR="00421D68"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421D68" w:rsidRPr="0001519A">
          <w:rPr>
            <w:rFonts w:cs="Times New Roman"/>
            <w:color w:val="000000" w:themeColor="text1"/>
            <w:lang w:val="en-US"/>
          </w:rPr>
          <w:fldChar w:fldCharType="separate"/>
        </w:r>
        <w:r w:rsidR="00421D68" w:rsidRPr="0018315E">
          <w:rPr>
            <w:rFonts w:cs="Times New Roman"/>
            <w:color w:val="000000" w:themeColor="text1"/>
          </w:rPr>
          <w:t>[</w:t>
        </w:r>
      </w:ins>
      <w:ins w:id="17403" w:author="Barshadskaya, Yuliya" w:date="2024-02-23T00:03:00Z">
        <w:r w:rsidR="00707BBF">
          <w:rPr>
            <w:rFonts w:cs="Times New Roman"/>
            <w:color w:val="000000" w:themeColor="text1"/>
          </w:rPr>
          <w:t>9</w:t>
        </w:r>
      </w:ins>
      <w:ins w:id="17404" w:author="Barshadskaya, Yuliya" w:date="2024-01-15T19:28:00Z">
        <w:r w:rsidR="00421D68" w:rsidRPr="00DD38F1">
          <w:rPr>
            <w:rFonts w:cs="Times New Roman"/>
            <w:color w:val="000000" w:themeColor="text1"/>
          </w:rPr>
          <w:t>]</w:t>
        </w:r>
        <w:r w:rsidR="00421D68" w:rsidRPr="0001519A">
          <w:rPr>
            <w:rFonts w:cs="Times New Roman"/>
            <w:color w:val="000000" w:themeColor="text1"/>
            <w:lang w:val="en-US"/>
          </w:rPr>
          <w:fldChar w:fldCharType="end"/>
        </w:r>
      </w:ins>
      <w:del w:id="17405" w:author="Barshadskaya, Yuliya" w:date="2024-01-15T19:28:00Z">
        <w:r w:rsidRPr="006E6534" w:rsidDel="00421D68">
          <w:rPr>
            <w:rFonts w:cs="Times New Roman"/>
            <w:color w:val="000000" w:themeColor="text1"/>
            <w:rPrChange w:id="17406" w:author="N F" w:date="2023-12-05T03:09:00Z">
              <w:rPr>
                <w:rFonts w:cs="Times New Roman"/>
              </w:rPr>
            </w:rPrChange>
          </w:rPr>
          <w:fldChar w:fldCharType="begin"/>
        </w:r>
        <w:r w:rsidRPr="006E6534" w:rsidDel="00421D68">
          <w:rPr>
            <w:rFonts w:cs="Times New Roman"/>
            <w:color w:val="000000" w:themeColor="text1"/>
            <w:rPrChange w:id="17407" w:author="N F" w:date="2023-12-05T03:09:00Z">
              <w:rPr>
                <w:rFonts w:cs="Times New Roman"/>
              </w:rPr>
            </w:rPrChange>
          </w:rPr>
          <w:delInstrText xml:space="preserve"> ADDIN ZOTERO_ITEM CSL_CITATION {"citationID":"uZjgbjeE","properties":{"formattedCitation":"(27)","plainCitation":"(27)","noteIndex":0},"citationItems":[{"id":161756,"uris":["http://zotero.org/groups/4735135/items/9AGK4QM5"],"itemData":{"id":161756,"type":"webpage","title":"TAGRISSO (osimertinib) tablets. AstraZeneca Pharmaceuticals, LP Application No.:  208065. Approval Date: 11/13/2015. Medical Review.","URL":"https://www.accessdata.fda.gov/drugsatfda_docs/nda/2015/208065Orig1s000TOC.cfm","accessed":{"date-parts":[["2022",8,2]]}}}],"schema":"https://github.com/citation-style-language/schema/raw/master/csl-citation.json"} </w:delInstrText>
        </w:r>
        <w:r w:rsidRPr="006E6534" w:rsidDel="00421D68">
          <w:rPr>
            <w:rFonts w:cs="Times New Roman"/>
            <w:color w:val="000000" w:themeColor="text1"/>
            <w:rPrChange w:id="17408" w:author="N F" w:date="2023-12-05T03:09:00Z">
              <w:rPr>
                <w:rFonts w:cs="Times New Roman"/>
              </w:rPr>
            </w:rPrChange>
          </w:rPr>
          <w:fldChar w:fldCharType="separate"/>
        </w:r>
        <w:r w:rsidRPr="006E6534" w:rsidDel="00421D68">
          <w:rPr>
            <w:rFonts w:cs="Times New Roman"/>
            <w:color w:val="000000" w:themeColor="text1"/>
            <w:rPrChange w:id="17409" w:author="N F" w:date="2023-12-05T03:09:00Z">
              <w:rPr>
                <w:rFonts w:cs="Times New Roman"/>
              </w:rPr>
            </w:rPrChange>
          </w:rPr>
          <w:delText>(27)</w:delText>
        </w:r>
        <w:r w:rsidRPr="006E6534" w:rsidDel="00421D68">
          <w:rPr>
            <w:rFonts w:cs="Times New Roman"/>
            <w:color w:val="000000" w:themeColor="text1"/>
            <w:rPrChange w:id="17410" w:author="N F" w:date="2023-12-05T03:09:00Z">
              <w:rPr>
                <w:rFonts w:cs="Times New Roman"/>
              </w:rPr>
            </w:rPrChange>
          </w:rPr>
          <w:fldChar w:fldCharType="end"/>
        </w:r>
      </w:del>
      <w:r w:rsidRPr="006E6534">
        <w:rPr>
          <w:rFonts w:cs="Times New Roman"/>
          <w:color w:val="000000" w:themeColor="text1"/>
          <w:rPrChange w:id="17411" w:author="N F" w:date="2023-12-05T03:09:00Z">
            <w:rPr>
              <w:rFonts w:cs="Times New Roman"/>
            </w:rPr>
          </w:rPrChange>
        </w:rPr>
        <w:t>.</w:t>
      </w:r>
    </w:p>
    <w:p w14:paraId="7FD1F0EB" w14:textId="77777777" w:rsidR="00704652" w:rsidRPr="006E6534" w:rsidRDefault="00704652">
      <w:pPr>
        <w:pStyle w:val="SDText"/>
        <w:spacing w:after="0"/>
        <w:rPr>
          <w:rFonts w:cs="Times New Roman"/>
          <w:color w:val="000000" w:themeColor="text1"/>
          <w:rPrChange w:id="17412" w:author="N F" w:date="2023-12-05T03:09:00Z">
            <w:rPr>
              <w:rFonts w:cs="Times New Roman"/>
            </w:rPr>
          </w:rPrChange>
        </w:rPr>
        <w:pPrChange w:id="17413" w:author="Barshadskaya, Yuliya" w:date="2024-01-15T19:28:00Z">
          <w:pPr>
            <w:pStyle w:val="SDText"/>
          </w:pPr>
        </w:pPrChange>
      </w:pPr>
    </w:p>
    <w:p w14:paraId="439B5350" w14:textId="3FCB491C" w:rsidR="00CC17F1" w:rsidRPr="006E6534" w:rsidRDefault="00CC17F1">
      <w:pPr>
        <w:pStyle w:val="4"/>
        <w:numPr>
          <w:ilvl w:val="0"/>
          <w:numId w:val="0"/>
        </w:numPr>
        <w:spacing w:before="0" w:line="240" w:lineRule="auto"/>
        <w:rPr>
          <w:rFonts w:cs="Times New Roman"/>
        </w:rPr>
        <w:pPrChange w:id="17414" w:author="Barshadskaya, Yuliya" w:date="2024-01-15T19:29:00Z">
          <w:pPr>
            <w:pStyle w:val="4"/>
          </w:pPr>
        </w:pPrChange>
      </w:pPr>
      <w:bookmarkStart w:id="17415" w:name="_Toc115733058"/>
      <w:r w:rsidRPr="006E6534">
        <w:rPr>
          <w:rFonts w:cs="Times New Roman"/>
        </w:rPr>
        <w:t>Использование препарата в качестве терапии второй</w:t>
      </w:r>
      <w:r w:rsidR="00232774" w:rsidRPr="006E6534">
        <w:rPr>
          <w:rFonts w:cs="Times New Roman"/>
        </w:rPr>
        <w:t xml:space="preserve"> или последующих</w:t>
      </w:r>
      <w:r w:rsidRPr="006E6534">
        <w:rPr>
          <w:rFonts w:cs="Times New Roman"/>
        </w:rPr>
        <w:t xml:space="preserve"> лини</w:t>
      </w:r>
      <w:r w:rsidR="00232774" w:rsidRPr="006E6534">
        <w:rPr>
          <w:rFonts w:cs="Times New Roman"/>
        </w:rPr>
        <w:t>й</w:t>
      </w:r>
      <w:bookmarkEnd w:id="17415"/>
    </w:p>
    <w:p w14:paraId="16FCB161" w14:textId="6A8DB2F4" w:rsidR="001A19AC" w:rsidRPr="006E6534" w:rsidRDefault="002A2EA7">
      <w:pPr>
        <w:pStyle w:val="SDText"/>
        <w:spacing w:after="0"/>
        <w:rPr>
          <w:rFonts w:cs="Times New Roman"/>
          <w:color w:val="000000" w:themeColor="text1"/>
          <w:rPrChange w:id="17416" w:author="N F" w:date="2023-12-05T03:09:00Z">
            <w:rPr>
              <w:rFonts w:cs="Times New Roman"/>
            </w:rPr>
          </w:rPrChange>
        </w:rPr>
        <w:pPrChange w:id="17417" w:author="Barshadskaya, Yuliya" w:date="2024-01-15T19:29:00Z">
          <w:pPr>
            <w:pStyle w:val="SDText"/>
          </w:pPr>
        </w:pPrChange>
      </w:pPr>
      <w:r w:rsidRPr="006E6534">
        <w:rPr>
          <w:rFonts w:cs="Times New Roman"/>
          <w:color w:val="000000" w:themeColor="text1"/>
          <w:lang w:val="en-US"/>
          <w:rPrChange w:id="17418" w:author="N F" w:date="2023-12-05T03:09:00Z">
            <w:rPr>
              <w:rFonts w:cs="Times New Roman"/>
              <w:lang w:val="en-US"/>
            </w:rPr>
          </w:rPrChange>
        </w:rPr>
        <w:t>Mok</w:t>
      </w:r>
      <w:r w:rsidRPr="006E6534">
        <w:rPr>
          <w:rFonts w:cs="Times New Roman"/>
          <w:color w:val="000000" w:themeColor="text1"/>
          <w:rPrChange w:id="17419" w:author="N F" w:date="2023-12-05T03:09:00Z">
            <w:rPr>
              <w:rFonts w:cs="Times New Roman"/>
            </w:rPr>
          </w:rPrChange>
        </w:rPr>
        <w:t xml:space="preserve"> </w:t>
      </w:r>
      <w:r w:rsidRPr="006E6534">
        <w:rPr>
          <w:rFonts w:cs="Times New Roman"/>
          <w:color w:val="000000" w:themeColor="text1"/>
          <w:lang w:val="en-US"/>
          <w:rPrChange w:id="17420" w:author="N F" w:date="2023-12-05T03:09:00Z">
            <w:rPr>
              <w:rFonts w:cs="Times New Roman"/>
              <w:lang w:val="en-US"/>
            </w:rPr>
          </w:rPrChange>
        </w:rPr>
        <w:t>et</w:t>
      </w:r>
      <w:r w:rsidRPr="006E6534">
        <w:rPr>
          <w:rFonts w:cs="Times New Roman"/>
          <w:color w:val="000000" w:themeColor="text1"/>
          <w:rPrChange w:id="17421" w:author="N F" w:date="2023-12-05T03:09:00Z">
            <w:rPr>
              <w:rFonts w:cs="Times New Roman"/>
            </w:rPr>
          </w:rPrChange>
        </w:rPr>
        <w:t xml:space="preserve"> </w:t>
      </w:r>
      <w:r w:rsidRPr="006E6534">
        <w:rPr>
          <w:rFonts w:cs="Times New Roman"/>
          <w:color w:val="000000" w:themeColor="text1"/>
          <w:lang w:val="en-US"/>
          <w:rPrChange w:id="17422" w:author="N F" w:date="2023-12-05T03:09:00Z">
            <w:rPr>
              <w:rFonts w:cs="Times New Roman"/>
              <w:lang w:val="en-US"/>
            </w:rPr>
          </w:rPrChange>
        </w:rPr>
        <w:t>al</w:t>
      </w:r>
      <w:r w:rsidRPr="006E6534">
        <w:rPr>
          <w:rFonts w:cs="Times New Roman"/>
          <w:color w:val="000000" w:themeColor="text1"/>
          <w:rPrChange w:id="17423" w:author="N F" w:date="2023-12-05T03:09:00Z">
            <w:rPr>
              <w:rFonts w:cs="Times New Roman"/>
            </w:rPr>
          </w:rPrChange>
        </w:rPr>
        <w:t>. (2017)</w:t>
      </w:r>
      <w:r w:rsidR="00140BC7" w:rsidRPr="006E6534">
        <w:rPr>
          <w:rFonts w:cs="Times New Roman"/>
          <w:color w:val="000000" w:themeColor="text1"/>
          <w:rPrChange w:id="17424" w:author="N F" w:date="2023-12-05T03:09:00Z">
            <w:rPr>
              <w:rFonts w:cs="Times New Roman"/>
            </w:rPr>
          </w:rPrChange>
        </w:rPr>
        <w:t xml:space="preserve"> провели сравнительное</w:t>
      </w:r>
      <w:r w:rsidR="005D0CBE" w:rsidRPr="006E6534">
        <w:rPr>
          <w:rFonts w:cs="Times New Roman"/>
          <w:color w:val="000000" w:themeColor="text1"/>
          <w:rPrChange w:id="17425" w:author="N F" w:date="2023-12-05T03:09:00Z">
            <w:rPr>
              <w:rFonts w:cs="Times New Roman"/>
            </w:rPr>
          </w:rPrChange>
        </w:rPr>
        <w:t xml:space="preserve"> рандомизированное </w:t>
      </w:r>
      <w:r w:rsidR="00F04C73" w:rsidRPr="006E6534">
        <w:rPr>
          <w:rFonts w:cs="Times New Roman"/>
          <w:color w:val="000000" w:themeColor="text1"/>
          <w:rPrChange w:id="17426" w:author="N F" w:date="2023-12-05T03:09:00Z">
            <w:rPr>
              <w:rFonts w:cs="Times New Roman"/>
            </w:rPr>
          </w:rPrChange>
        </w:rPr>
        <w:t>международное</w:t>
      </w:r>
      <w:r w:rsidR="00E45136" w:rsidRPr="006E6534">
        <w:rPr>
          <w:rFonts w:cs="Times New Roman"/>
          <w:color w:val="000000" w:themeColor="text1"/>
          <w:rPrChange w:id="17427" w:author="N F" w:date="2023-12-05T03:09:00Z">
            <w:rPr>
              <w:rFonts w:cs="Times New Roman"/>
            </w:rPr>
          </w:rPrChange>
        </w:rPr>
        <w:t xml:space="preserve"> открыт</w:t>
      </w:r>
      <w:r w:rsidR="004C7AC5" w:rsidRPr="006E6534">
        <w:rPr>
          <w:rFonts w:cs="Times New Roman"/>
          <w:color w:val="000000" w:themeColor="text1"/>
          <w:rPrChange w:id="17428" w:author="N F" w:date="2023-12-05T03:09:00Z">
            <w:rPr>
              <w:rFonts w:cs="Times New Roman"/>
            </w:rPr>
          </w:rPrChange>
        </w:rPr>
        <w:t>о</w:t>
      </w:r>
      <w:r w:rsidR="00E45136" w:rsidRPr="006E6534">
        <w:rPr>
          <w:rFonts w:cs="Times New Roman"/>
          <w:color w:val="000000" w:themeColor="text1"/>
          <w:rPrChange w:id="17429" w:author="N F" w:date="2023-12-05T03:09:00Z">
            <w:rPr>
              <w:rFonts w:cs="Times New Roman"/>
            </w:rPr>
          </w:rPrChange>
        </w:rPr>
        <w:t>е</w:t>
      </w:r>
      <w:r w:rsidR="00140BC7" w:rsidRPr="006E6534">
        <w:rPr>
          <w:rFonts w:cs="Times New Roman"/>
          <w:color w:val="000000" w:themeColor="text1"/>
          <w:rPrChange w:id="17430" w:author="N F" w:date="2023-12-05T03:09:00Z">
            <w:rPr>
              <w:rFonts w:cs="Times New Roman"/>
            </w:rPr>
          </w:rPrChange>
        </w:rPr>
        <w:t xml:space="preserve"> клиническое исследование эффективности</w:t>
      </w:r>
      <w:r w:rsidR="00E45136" w:rsidRPr="006E6534">
        <w:rPr>
          <w:rFonts w:cs="Times New Roman"/>
          <w:color w:val="000000" w:themeColor="text1"/>
          <w:rPrChange w:id="17431" w:author="N F" w:date="2023-12-05T03:09:00Z">
            <w:rPr>
              <w:rFonts w:cs="Times New Roman"/>
            </w:rPr>
          </w:rPrChange>
        </w:rPr>
        <w:t xml:space="preserve"> осимертиниба </w:t>
      </w:r>
      <w:r w:rsidR="00E45136" w:rsidRPr="006E6534">
        <w:rPr>
          <w:rFonts w:cs="Times New Roman"/>
          <w:color w:val="000000" w:themeColor="text1"/>
          <w:lang w:val="en-US"/>
          <w:rPrChange w:id="17432" w:author="N F" w:date="2023-12-05T03:09:00Z">
            <w:rPr>
              <w:rFonts w:cs="Times New Roman"/>
              <w:lang w:val="en-US"/>
            </w:rPr>
          </w:rPrChange>
        </w:rPr>
        <w:t>III</w:t>
      </w:r>
      <w:r w:rsidR="00E45136" w:rsidRPr="006E6534">
        <w:rPr>
          <w:rFonts w:cs="Times New Roman"/>
          <w:color w:val="000000" w:themeColor="text1"/>
          <w:rPrChange w:id="17433" w:author="N F" w:date="2023-12-05T03:09:00Z">
            <w:rPr>
              <w:rFonts w:cs="Times New Roman"/>
            </w:rPr>
          </w:rPrChange>
        </w:rPr>
        <w:t xml:space="preserve"> фазы</w:t>
      </w:r>
      <w:r w:rsidR="007056AD" w:rsidRPr="006E6534">
        <w:rPr>
          <w:rFonts w:cs="Times New Roman"/>
          <w:color w:val="000000" w:themeColor="text1"/>
          <w:rPrChange w:id="17434" w:author="N F" w:date="2023-12-05T03:09:00Z">
            <w:rPr>
              <w:rFonts w:cs="Times New Roman"/>
            </w:rPr>
          </w:rPrChange>
        </w:rPr>
        <w:t xml:space="preserve"> (</w:t>
      </w:r>
      <w:r w:rsidR="007056AD" w:rsidRPr="006E6534">
        <w:rPr>
          <w:rFonts w:cs="Times New Roman"/>
          <w:color w:val="000000" w:themeColor="text1"/>
          <w:lang w:val="en-US"/>
          <w:rPrChange w:id="17435" w:author="N F" w:date="2023-12-05T03:09:00Z">
            <w:rPr>
              <w:rFonts w:cs="Times New Roman"/>
              <w:lang w:val="en-US"/>
            </w:rPr>
          </w:rPrChange>
        </w:rPr>
        <w:t>AURA</w:t>
      </w:r>
      <w:r w:rsidR="00953D11" w:rsidRPr="006E6534">
        <w:rPr>
          <w:rFonts w:cs="Times New Roman"/>
          <w:color w:val="000000" w:themeColor="text1"/>
          <w:rPrChange w:id="17436" w:author="N F" w:date="2023-12-05T03:09:00Z">
            <w:rPr>
              <w:rFonts w:cs="Times New Roman"/>
            </w:rPr>
          </w:rPrChange>
        </w:rPr>
        <w:t xml:space="preserve"> 3</w:t>
      </w:r>
      <w:r w:rsidR="007056AD" w:rsidRPr="006E6534">
        <w:rPr>
          <w:rFonts w:cs="Times New Roman"/>
          <w:color w:val="000000" w:themeColor="text1"/>
          <w:rPrChange w:id="17437" w:author="N F" w:date="2023-12-05T03:09:00Z">
            <w:rPr>
              <w:rFonts w:cs="Times New Roman"/>
            </w:rPr>
          </w:rPrChange>
        </w:rPr>
        <w:t>)</w:t>
      </w:r>
      <w:r w:rsidR="00191DB7" w:rsidRPr="006E6534">
        <w:rPr>
          <w:rFonts w:cs="Times New Roman"/>
          <w:color w:val="000000" w:themeColor="text1"/>
          <w:rPrChange w:id="17438" w:author="N F" w:date="2023-12-05T03:09:00Z">
            <w:rPr>
              <w:rFonts w:cs="Times New Roman"/>
            </w:rPr>
          </w:rPrChange>
        </w:rPr>
        <w:t xml:space="preserve">. В исследовании приняли участие 319 пациентов с </w:t>
      </w:r>
      <w:r w:rsidR="00CA2935" w:rsidRPr="006E6534">
        <w:rPr>
          <w:rFonts w:cs="Times New Roman"/>
          <w:color w:val="000000" w:themeColor="text1"/>
          <w:rPrChange w:id="17439" w:author="N F" w:date="2023-12-05T03:09:00Z">
            <w:rPr>
              <w:rFonts w:cs="Times New Roman"/>
            </w:rPr>
          </w:rPrChange>
        </w:rPr>
        <w:t xml:space="preserve">НМРЛ с мутацией </w:t>
      </w:r>
      <w:r w:rsidR="00CA2935" w:rsidRPr="006E6534">
        <w:rPr>
          <w:rFonts w:cs="Times New Roman"/>
          <w:color w:val="000000" w:themeColor="text1"/>
          <w:lang w:val="en-US"/>
          <w:rPrChange w:id="17440" w:author="N F" w:date="2023-12-05T03:09:00Z">
            <w:rPr>
              <w:rFonts w:cs="Times New Roman"/>
              <w:lang w:val="en-US"/>
            </w:rPr>
          </w:rPrChange>
        </w:rPr>
        <w:t>T</w:t>
      </w:r>
      <w:r w:rsidR="00CA2935" w:rsidRPr="006E6534">
        <w:rPr>
          <w:rFonts w:cs="Times New Roman"/>
          <w:color w:val="000000" w:themeColor="text1"/>
          <w:rPrChange w:id="17441" w:author="N F" w:date="2023-12-05T03:09:00Z">
            <w:rPr>
              <w:rFonts w:cs="Times New Roman"/>
            </w:rPr>
          </w:rPrChange>
        </w:rPr>
        <w:t>790</w:t>
      </w:r>
      <w:r w:rsidR="00CA2935" w:rsidRPr="006E6534">
        <w:rPr>
          <w:rFonts w:cs="Times New Roman"/>
          <w:color w:val="000000" w:themeColor="text1"/>
          <w:lang w:val="en-US"/>
          <w:rPrChange w:id="17442" w:author="N F" w:date="2023-12-05T03:09:00Z">
            <w:rPr>
              <w:rFonts w:cs="Times New Roman"/>
              <w:lang w:val="en-US"/>
            </w:rPr>
          </w:rPrChange>
        </w:rPr>
        <w:t>M</w:t>
      </w:r>
      <w:r w:rsidR="00CA2935" w:rsidRPr="006E6534">
        <w:rPr>
          <w:rFonts w:cs="Times New Roman"/>
          <w:color w:val="000000" w:themeColor="text1"/>
          <w:rPrChange w:id="17443" w:author="N F" w:date="2023-12-05T03:09:00Z">
            <w:rPr>
              <w:rFonts w:cs="Times New Roman"/>
            </w:rPr>
          </w:rPrChange>
        </w:rPr>
        <w:t xml:space="preserve">, с </w:t>
      </w:r>
      <w:r w:rsidR="002229EC" w:rsidRPr="006E6534">
        <w:rPr>
          <w:rFonts w:cs="Times New Roman"/>
          <w:color w:val="000000" w:themeColor="text1"/>
          <w:rPrChange w:id="17444" w:author="N F" w:date="2023-12-05T03:09:00Z">
            <w:rPr>
              <w:rFonts w:cs="Times New Roman"/>
            </w:rPr>
          </w:rPrChange>
        </w:rPr>
        <w:t xml:space="preserve">прогрессированием заболевания после терапии первой линии ингибиторами тирозинкиназы </w:t>
      </w:r>
      <w:r w:rsidR="002229EC" w:rsidRPr="006E6534">
        <w:rPr>
          <w:rFonts w:cs="Times New Roman"/>
          <w:color w:val="000000" w:themeColor="text1"/>
          <w:lang w:val="en-US"/>
          <w:rPrChange w:id="17445" w:author="N F" w:date="2023-12-05T03:09:00Z">
            <w:rPr>
              <w:rFonts w:cs="Times New Roman"/>
              <w:lang w:val="en-US"/>
            </w:rPr>
          </w:rPrChange>
        </w:rPr>
        <w:t>EGFR</w:t>
      </w:r>
      <w:r w:rsidR="002229EC" w:rsidRPr="006E6534">
        <w:rPr>
          <w:rFonts w:cs="Times New Roman"/>
          <w:color w:val="000000" w:themeColor="text1"/>
          <w:rPrChange w:id="17446" w:author="N F" w:date="2023-12-05T03:09:00Z">
            <w:rPr>
              <w:rFonts w:cs="Times New Roman"/>
            </w:rPr>
          </w:rPrChange>
        </w:rPr>
        <w:t>. Пациентов раздел</w:t>
      </w:r>
      <w:r w:rsidR="004C7AC5" w:rsidRPr="006E6534">
        <w:rPr>
          <w:rFonts w:cs="Times New Roman"/>
          <w:color w:val="000000" w:themeColor="text1"/>
          <w:rPrChange w:id="17447" w:author="N F" w:date="2023-12-05T03:09:00Z">
            <w:rPr>
              <w:rFonts w:cs="Times New Roman"/>
            </w:rPr>
          </w:rPrChange>
        </w:rPr>
        <w:t>и</w:t>
      </w:r>
      <w:r w:rsidR="002229EC" w:rsidRPr="006E6534">
        <w:rPr>
          <w:rFonts w:cs="Times New Roman"/>
          <w:color w:val="000000" w:themeColor="text1"/>
          <w:rPrChange w:id="17448" w:author="N F" w:date="2023-12-05T03:09:00Z">
            <w:rPr>
              <w:rFonts w:cs="Times New Roman"/>
            </w:rPr>
          </w:rPrChange>
        </w:rPr>
        <w:t>ли в соотношении 2:1 для приема осимертиниба перорально (в дозе 80 мг/сут) или пеметрекседа внутривенно (500 мг</w:t>
      </w:r>
      <w:r w:rsidR="00F04C73" w:rsidRPr="006E6534">
        <w:rPr>
          <w:rFonts w:cs="Times New Roman"/>
          <w:color w:val="000000" w:themeColor="text1"/>
          <w:rPrChange w:id="17449" w:author="N F" w:date="2023-12-05T03:09:00Z">
            <w:rPr>
              <w:rFonts w:cs="Times New Roman"/>
            </w:rPr>
          </w:rPrChange>
        </w:rPr>
        <w:t>/см</w:t>
      </w:r>
      <w:r w:rsidR="00F04C73" w:rsidRPr="006E6534">
        <w:rPr>
          <w:rFonts w:cs="Times New Roman"/>
          <w:color w:val="000000" w:themeColor="text1"/>
          <w:vertAlign w:val="superscript"/>
          <w:rPrChange w:id="17450" w:author="N F" w:date="2023-12-05T03:09:00Z">
            <w:rPr>
              <w:rFonts w:cs="Times New Roman"/>
              <w:vertAlign w:val="superscript"/>
            </w:rPr>
          </w:rPrChange>
        </w:rPr>
        <w:t>2</w:t>
      </w:r>
      <w:r w:rsidR="002229EC" w:rsidRPr="006E6534">
        <w:rPr>
          <w:rFonts w:cs="Times New Roman"/>
          <w:color w:val="000000" w:themeColor="text1"/>
          <w:rPrChange w:id="17451" w:author="N F" w:date="2023-12-05T03:09:00Z">
            <w:rPr>
              <w:rFonts w:cs="Times New Roman"/>
            </w:rPr>
          </w:rPrChange>
        </w:rPr>
        <w:t>) + карбоплатин или цисплатин (75 мг</w:t>
      </w:r>
      <w:r w:rsidR="00F04C73" w:rsidRPr="006E6534">
        <w:rPr>
          <w:rFonts w:cs="Times New Roman"/>
          <w:color w:val="000000" w:themeColor="text1"/>
          <w:rPrChange w:id="17452" w:author="N F" w:date="2023-12-05T03:09:00Z">
            <w:rPr>
              <w:rFonts w:cs="Times New Roman"/>
            </w:rPr>
          </w:rPrChange>
        </w:rPr>
        <w:t>/см</w:t>
      </w:r>
      <w:r w:rsidR="00F04C73" w:rsidRPr="006E6534">
        <w:rPr>
          <w:rFonts w:cs="Times New Roman"/>
          <w:color w:val="000000" w:themeColor="text1"/>
          <w:vertAlign w:val="superscript"/>
          <w:rPrChange w:id="17453" w:author="N F" w:date="2023-12-05T03:09:00Z">
            <w:rPr>
              <w:rFonts w:cs="Times New Roman"/>
              <w:vertAlign w:val="superscript"/>
            </w:rPr>
          </w:rPrChange>
        </w:rPr>
        <w:t>2</w:t>
      </w:r>
      <w:r w:rsidR="002229EC" w:rsidRPr="006E6534">
        <w:rPr>
          <w:rFonts w:cs="Times New Roman"/>
          <w:color w:val="000000" w:themeColor="text1"/>
          <w:rPrChange w:id="17454" w:author="N F" w:date="2023-12-05T03:09:00Z">
            <w:rPr>
              <w:rFonts w:cs="Times New Roman"/>
            </w:rPr>
          </w:rPrChange>
        </w:rPr>
        <w:t xml:space="preserve">) каждые 3 недели до шести циклов. В исследовании было разрешено поддерживающее лечение пеметрекседом. У всех пациентов заболевание прогрессировало на фоне терапии </w:t>
      </w:r>
      <w:r w:rsidR="00E733D9" w:rsidRPr="006E6534">
        <w:rPr>
          <w:rFonts w:cs="Times New Roman"/>
          <w:color w:val="000000" w:themeColor="text1"/>
          <w:rPrChange w:id="17455" w:author="N F" w:date="2023-12-05T03:09:00Z">
            <w:rPr>
              <w:rFonts w:cs="Times New Roman"/>
            </w:rPr>
          </w:rPrChange>
        </w:rPr>
        <w:t xml:space="preserve">ингибиторами тирозинкиназы </w:t>
      </w:r>
      <w:r w:rsidR="002229EC" w:rsidRPr="006E6534">
        <w:rPr>
          <w:rFonts w:cs="Times New Roman"/>
          <w:color w:val="000000" w:themeColor="text1"/>
          <w:rPrChange w:id="17456" w:author="N F" w:date="2023-12-05T03:09:00Z">
            <w:rPr>
              <w:rFonts w:cs="Times New Roman"/>
            </w:rPr>
          </w:rPrChange>
        </w:rPr>
        <w:t>EGFR первой линии. Первичной конечной точкой была выживаемость без прогрессирования по оценке исследователя</w:t>
      </w:r>
      <w:r w:rsidR="00522E6D" w:rsidRPr="006E6534">
        <w:rPr>
          <w:rFonts w:cs="Times New Roman"/>
          <w:color w:val="000000" w:themeColor="text1"/>
          <w:rPrChange w:id="17457" w:author="N F" w:date="2023-12-05T03:09:00Z">
            <w:rPr>
              <w:rFonts w:cs="Times New Roman"/>
            </w:rPr>
          </w:rPrChange>
        </w:rPr>
        <w:t>. Медиана продолжительности жизни без прогрессирования заболевания была значительно больше в группе осимертиниба, чем в группе платинотерапии + пеметрексед (10,1 мес</w:t>
      </w:r>
      <w:r w:rsidR="005207A2" w:rsidRPr="006E6534">
        <w:rPr>
          <w:rFonts w:cs="Times New Roman"/>
          <w:color w:val="000000" w:themeColor="text1"/>
          <w:rPrChange w:id="17458" w:author="N F" w:date="2023-12-05T03:09:00Z">
            <w:rPr>
              <w:rFonts w:cs="Times New Roman"/>
            </w:rPr>
          </w:rPrChange>
        </w:rPr>
        <w:t>.</w:t>
      </w:r>
      <w:r w:rsidR="00522E6D" w:rsidRPr="006E6534">
        <w:rPr>
          <w:rFonts w:cs="Times New Roman"/>
          <w:color w:val="000000" w:themeColor="text1"/>
          <w:rPrChange w:id="17459" w:author="N F" w:date="2023-12-05T03:09:00Z">
            <w:rPr>
              <w:rFonts w:cs="Times New Roman"/>
            </w:rPr>
          </w:rPrChange>
        </w:rPr>
        <w:t xml:space="preserve"> против 4,4 мес</w:t>
      </w:r>
      <w:r w:rsidR="005207A2" w:rsidRPr="006E6534">
        <w:rPr>
          <w:rFonts w:cs="Times New Roman"/>
          <w:color w:val="000000" w:themeColor="text1"/>
          <w:rPrChange w:id="17460" w:author="N F" w:date="2023-12-05T03:09:00Z">
            <w:rPr>
              <w:rFonts w:cs="Times New Roman"/>
            </w:rPr>
          </w:rPrChange>
        </w:rPr>
        <w:t>.</w:t>
      </w:r>
      <w:r w:rsidR="00522E6D" w:rsidRPr="006E6534">
        <w:rPr>
          <w:rFonts w:cs="Times New Roman"/>
          <w:color w:val="000000" w:themeColor="text1"/>
          <w:rPrChange w:id="17461" w:author="N F" w:date="2023-12-05T03:09:00Z">
            <w:rPr>
              <w:rFonts w:cs="Times New Roman"/>
            </w:rPr>
          </w:rPrChange>
        </w:rPr>
        <w:t xml:space="preserve">; отношение рисков 0,30; 95% </w:t>
      </w:r>
      <w:r w:rsidR="005207A2" w:rsidRPr="006E6534">
        <w:rPr>
          <w:rFonts w:cs="Times New Roman"/>
          <w:color w:val="000000" w:themeColor="text1"/>
          <w:rPrChange w:id="17462" w:author="N F" w:date="2023-12-05T03:09:00Z">
            <w:rPr>
              <w:rFonts w:cs="Times New Roman"/>
            </w:rPr>
          </w:rPrChange>
        </w:rPr>
        <w:t>ДИ</w:t>
      </w:r>
      <w:r w:rsidR="00522E6D" w:rsidRPr="006E6534">
        <w:rPr>
          <w:rFonts w:cs="Times New Roman"/>
          <w:color w:val="000000" w:themeColor="text1"/>
          <w:rPrChange w:id="17463" w:author="N F" w:date="2023-12-05T03:09:00Z">
            <w:rPr>
              <w:rFonts w:cs="Times New Roman"/>
            </w:rPr>
          </w:rPrChange>
        </w:rPr>
        <w:t xml:space="preserve"> 0,23–0,41; р</w:t>
      </w:r>
      <w:r w:rsidR="005207A2" w:rsidRPr="006E6534">
        <w:rPr>
          <w:rFonts w:cs="Times New Roman"/>
          <w:color w:val="000000" w:themeColor="text1"/>
          <w:rPrChange w:id="17464" w:author="N F" w:date="2023-12-05T03:09:00Z">
            <w:rPr>
              <w:rFonts w:cs="Times New Roman"/>
            </w:rPr>
          </w:rPrChange>
        </w:rPr>
        <w:t xml:space="preserve"> </w:t>
      </w:r>
      <w:r w:rsidR="00522E6D" w:rsidRPr="006E6534">
        <w:rPr>
          <w:rFonts w:cs="Times New Roman"/>
          <w:color w:val="000000" w:themeColor="text1"/>
          <w:rPrChange w:id="17465" w:author="N F" w:date="2023-12-05T03:09:00Z">
            <w:rPr>
              <w:rFonts w:cs="Times New Roman"/>
            </w:rPr>
          </w:rPrChange>
        </w:rPr>
        <w:t>&lt;</w:t>
      </w:r>
      <w:r w:rsidR="005207A2" w:rsidRPr="006E6534">
        <w:rPr>
          <w:rFonts w:cs="Times New Roman"/>
          <w:color w:val="000000" w:themeColor="text1"/>
          <w:rPrChange w:id="17466" w:author="N F" w:date="2023-12-05T03:09:00Z">
            <w:rPr>
              <w:rFonts w:cs="Times New Roman"/>
            </w:rPr>
          </w:rPrChange>
        </w:rPr>
        <w:t xml:space="preserve"> </w:t>
      </w:r>
      <w:r w:rsidR="00522E6D" w:rsidRPr="006E6534">
        <w:rPr>
          <w:rFonts w:cs="Times New Roman"/>
          <w:color w:val="000000" w:themeColor="text1"/>
          <w:rPrChange w:id="17467" w:author="N F" w:date="2023-12-05T03:09:00Z">
            <w:rPr>
              <w:rFonts w:cs="Times New Roman"/>
            </w:rPr>
          </w:rPrChange>
        </w:rPr>
        <w:t xml:space="preserve">0,001). Частота объективного ответа </w:t>
      </w:r>
      <w:r w:rsidR="005207A2" w:rsidRPr="006E6534">
        <w:rPr>
          <w:rFonts w:cs="Times New Roman"/>
          <w:color w:val="000000" w:themeColor="text1"/>
          <w:rPrChange w:id="17468" w:author="N F" w:date="2023-12-05T03:09:00Z">
            <w:rPr>
              <w:rFonts w:cs="Times New Roman"/>
            </w:rPr>
          </w:rPrChange>
        </w:rPr>
        <w:t>оказалась</w:t>
      </w:r>
      <w:r w:rsidR="00522E6D" w:rsidRPr="006E6534">
        <w:rPr>
          <w:rFonts w:cs="Times New Roman"/>
          <w:color w:val="000000" w:themeColor="text1"/>
          <w:rPrChange w:id="17469" w:author="N F" w:date="2023-12-05T03:09:00Z">
            <w:rPr>
              <w:rFonts w:cs="Times New Roman"/>
            </w:rPr>
          </w:rPrChange>
        </w:rPr>
        <w:t xml:space="preserve"> значительно выше при </w:t>
      </w:r>
      <w:r w:rsidR="003726C8" w:rsidRPr="006E6534">
        <w:rPr>
          <w:rFonts w:cs="Times New Roman"/>
          <w:color w:val="000000" w:themeColor="text1"/>
          <w:rPrChange w:id="17470" w:author="N F" w:date="2023-12-05T03:09:00Z">
            <w:rPr>
              <w:rFonts w:cs="Times New Roman"/>
            </w:rPr>
          </w:rPrChange>
        </w:rPr>
        <w:t xml:space="preserve">лечении </w:t>
      </w:r>
      <w:r w:rsidR="00522E6D" w:rsidRPr="006E6534">
        <w:rPr>
          <w:rFonts w:cs="Times New Roman"/>
          <w:color w:val="000000" w:themeColor="text1"/>
          <w:rPrChange w:id="17471" w:author="N F" w:date="2023-12-05T03:09:00Z">
            <w:rPr>
              <w:rFonts w:cs="Times New Roman"/>
            </w:rPr>
          </w:rPrChange>
        </w:rPr>
        <w:t>осимертиниб</w:t>
      </w:r>
      <w:r w:rsidR="003726C8" w:rsidRPr="006E6534">
        <w:rPr>
          <w:rFonts w:cs="Times New Roman"/>
          <w:color w:val="000000" w:themeColor="text1"/>
          <w:rPrChange w:id="17472" w:author="N F" w:date="2023-12-05T03:09:00Z">
            <w:rPr>
              <w:rFonts w:cs="Times New Roman"/>
            </w:rPr>
          </w:rPrChange>
        </w:rPr>
        <w:t>ом</w:t>
      </w:r>
      <w:r w:rsidR="00522E6D" w:rsidRPr="006E6534">
        <w:rPr>
          <w:rFonts w:cs="Times New Roman"/>
          <w:color w:val="000000" w:themeColor="text1"/>
          <w:rPrChange w:id="17473" w:author="N F" w:date="2023-12-05T03:09:00Z">
            <w:rPr>
              <w:rFonts w:cs="Times New Roman"/>
            </w:rPr>
          </w:rPrChange>
        </w:rPr>
        <w:t xml:space="preserve"> (71%; 95% ДИ от 65 до 76), чем при терапии платиной в сочетании с пеметрекседом (31%; 95% ДИ от 24 до 40</w:t>
      </w:r>
      <w:r w:rsidR="005207A2" w:rsidRPr="006E6534">
        <w:rPr>
          <w:rFonts w:cs="Times New Roman"/>
          <w:color w:val="000000" w:themeColor="text1"/>
          <w:rPrChange w:id="17474" w:author="N F" w:date="2023-12-05T03:09:00Z">
            <w:rPr>
              <w:rFonts w:cs="Times New Roman"/>
            </w:rPr>
          </w:rPrChange>
        </w:rPr>
        <w:t xml:space="preserve">, </w:t>
      </w:r>
      <w:r w:rsidR="00522E6D" w:rsidRPr="006E6534">
        <w:rPr>
          <w:rFonts w:cs="Times New Roman"/>
          <w:color w:val="000000" w:themeColor="text1"/>
          <w:rPrChange w:id="17475" w:author="N F" w:date="2023-12-05T03:09:00Z">
            <w:rPr>
              <w:rFonts w:cs="Times New Roman"/>
            </w:rPr>
          </w:rPrChange>
        </w:rPr>
        <w:t xml:space="preserve">отношение </w:t>
      </w:r>
      <w:r w:rsidR="005207A2" w:rsidRPr="006E6534">
        <w:rPr>
          <w:rFonts w:cs="Times New Roman"/>
          <w:color w:val="000000" w:themeColor="text1"/>
          <w:rPrChange w:id="17476" w:author="N F" w:date="2023-12-05T03:09:00Z">
            <w:rPr>
              <w:rFonts w:cs="Times New Roman"/>
            </w:rPr>
          </w:rPrChange>
        </w:rPr>
        <w:t>рисков</w:t>
      </w:r>
      <w:r w:rsidR="00522E6D" w:rsidRPr="006E6534">
        <w:rPr>
          <w:rFonts w:cs="Times New Roman"/>
          <w:color w:val="000000" w:themeColor="text1"/>
          <w:rPrChange w:id="17477" w:author="N F" w:date="2023-12-05T03:09:00Z">
            <w:rPr>
              <w:rFonts w:cs="Times New Roman"/>
            </w:rPr>
          </w:rPrChange>
        </w:rPr>
        <w:t xml:space="preserve"> для объективного ответа 5,39; 95% ДИ от 3,47 до 8,48; </w:t>
      </w:r>
      <w:r w:rsidR="005207A2" w:rsidRPr="006E6534">
        <w:rPr>
          <w:rFonts w:cs="Times New Roman"/>
          <w:color w:val="000000" w:themeColor="text1"/>
          <w:lang w:val="en-US"/>
          <w:rPrChange w:id="17478" w:author="N F" w:date="2023-12-05T03:09:00Z">
            <w:rPr>
              <w:rFonts w:cs="Times New Roman"/>
              <w:lang w:val="en-US"/>
            </w:rPr>
          </w:rPrChange>
        </w:rPr>
        <w:t>p</w:t>
      </w:r>
      <w:r w:rsidR="005207A2" w:rsidRPr="006E6534">
        <w:rPr>
          <w:rFonts w:cs="Times New Roman"/>
          <w:color w:val="000000" w:themeColor="text1"/>
          <w:rPrChange w:id="17479" w:author="N F" w:date="2023-12-05T03:09:00Z">
            <w:rPr>
              <w:rFonts w:cs="Times New Roman"/>
            </w:rPr>
          </w:rPrChange>
        </w:rPr>
        <w:t xml:space="preserve"> </w:t>
      </w:r>
      <w:r w:rsidR="00522E6D" w:rsidRPr="006E6534">
        <w:rPr>
          <w:rFonts w:cs="Times New Roman"/>
          <w:color w:val="000000" w:themeColor="text1"/>
          <w:rPrChange w:id="17480" w:author="N F" w:date="2023-12-05T03:09:00Z">
            <w:rPr>
              <w:rFonts w:cs="Times New Roman"/>
            </w:rPr>
          </w:rPrChange>
        </w:rPr>
        <w:t>&lt;</w:t>
      </w:r>
      <w:r w:rsidR="005207A2" w:rsidRPr="006E6534">
        <w:rPr>
          <w:rFonts w:cs="Times New Roman"/>
          <w:color w:val="000000" w:themeColor="text1"/>
          <w:rPrChange w:id="17481" w:author="N F" w:date="2023-12-05T03:09:00Z">
            <w:rPr>
              <w:rFonts w:cs="Times New Roman"/>
            </w:rPr>
          </w:rPrChange>
        </w:rPr>
        <w:t xml:space="preserve"> </w:t>
      </w:r>
      <w:r w:rsidR="00522E6D" w:rsidRPr="006E6534">
        <w:rPr>
          <w:rFonts w:cs="Times New Roman"/>
          <w:color w:val="000000" w:themeColor="text1"/>
          <w:rPrChange w:id="17482" w:author="N F" w:date="2023-12-05T03:09:00Z">
            <w:rPr>
              <w:rFonts w:cs="Times New Roman"/>
            </w:rPr>
          </w:rPrChange>
        </w:rPr>
        <w:t xml:space="preserve">0,001). Среди 144 пациентов с метастазами в центральную нервную систему медиана продолжительности выживаемости без прогрессирования </w:t>
      </w:r>
      <w:r w:rsidR="00522E6D" w:rsidRPr="006E6534">
        <w:rPr>
          <w:rFonts w:cs="Times New Roman"/>
          <w:color w:val="000000" w:themeColor="text1"/>
          <w:rPrChange w:id="17483" w:author="N F" w:date="2023-12-05T03:09:00Z">
            <w:rPr>
              <w:rFonts w:cs="Times New Roman"/>
            </w:rPr>
          </w:rPrChange>
        </w:rPr>
        <w:lastRenderedPageBreak/>
        <w:t>заболевания была выше среди пациентов, получавших осимертиниб, чем среди тех, кто получал терапию платиной в сочетании с пеметрекседом (8,5 мес</w:t>
      </w:r>
      <w:r w:rsidR="005207A2" w:rsidRPr="006E6534">
        <w:rPr>
          <w:rFonts w:cs="Times New Roman"/>
          <w:color w:val="000000" w:themeColor="text1"/>
          <w:rPrChange w:id="17484" w:author="N F" w:date="2023-12-05T03:09:00Z">
            <w:rPr>
              <w:rFonts w:cs="Times New Roman"/>
            </w:rPr>
          </w:rPrChange>
        </w:rPr>
        <w:t>.</w:t>
      </w:r>
      <w:r w:rsidR="00522E6D" w:rsidRPr="006E6534">
        <w:rPr>
          <w:rFonts w:cs="Times New Roman"/>
          <w:color w:val="000000" w:themeColor="text1"/>
          <w:rPrChange w:id="17485" w:author="N F" w:date="2023-12-05T03:09:00Z">
            <w:rPr>
              <w:rFonts w:cs="Times New Roman"/>
            </w:rPr>
          </w:rPrChange>
        </w:rPr>
        <w:t xml:space="preserve"> против 4,2 мес</w:t>
      </w:r>
      <w:r w:rsidR="005207A2" w:rsidRPr="006E6534">
        <w:rPr>
          <w:rFonts w:cs="Times New Roman"/>
          <w:color w:val="000000" w:themeColor="text1"/>
          <w:rPrChange w:id="17486" w:author="N F" w:date="2023-12-05T03:09:00Z">
            <w:rPr>
              <w:rFonts w:cs="Times New Roman"/>
            </w:rPr>
          </w:rPrChange>
        </w:rPr>
        <w:t>.</w:t>
      </w:r>
      <w:r w:rsidR="00522E6D" w:rsidRPr="006E6534">
        <w:rPr>
          <w:rFonts w:cs="Times New Roman"/>
          <w:color w:val="000000" w:themeColor="text1"/>
          <w:rPrChange w:id="17487" w:author="N F" w:date="2023-12-05T03:09:00Z">
            <w:rPr>
              <w:rFonts w:cs="Times New Roman"/>
            </w:rPr>
          </w:rPrChange>
        </w:rPr>
        <w:t>; отношение рисков 0,32; 95% ДИ от 0,21 до 0,49). Доля пациентов с нежелательными влениями степени 3 или выше была ниже при применении осимертиниба (23%), чем при лечении препаратами платины в сочетании с пеметрекседом (47%)</w:t>
      </w:r>
      <w:r w:rsidR="00B20627" w:rsidRPr="006E6534">
        <w:rPr>
          <w:rFonts w:cs="Times New Roman"/>
          <w:color w:val="000000" w:themeColor="text1"/>
          <w:rPrChange w:id="17488" w:author="N F" w:date="2023-12-05T03:09:00Z">
            <w:rPr>
              <w:rFonts w:cs="Times New Roman"/>
            </w:rPr>
          </w:rPrChange>
        </w:rPr>
        <w:t>. Авторы заключили, что осимертиниб был существен</w:t>
      </w:r>
      <w:r w:rsidR="00467A4F" w:rsidRPr="006E6534">
        <w:rPr>
          <w:rFonts w:cs="Times New Roman"/>
          <w:color w:val="000000" w:themeColor="text1"/>
          <w:rPrChange w:id="17489" w:author="N F" w:date="2023-12-05T03:09:00Z">
            <w:rPr>
              <w:rFonts w:cs="Times New Roman"/>
            </w:rPr>
          </w:rPrChange>
        </w:rPr>
        <w:t>н</w:t>
      </w:r>
      <w:r w:rsidR="00B20627" w:rsidRPr="006E6534">
        <w:rPr>
          <w:rFonts w:cs="Times New Roman"/>
          <w:color w:val="000000" w:themeColor="text1"/>
          <w:rPrChange w:id="17490" w:author="N F" w:date="2023-12-05T03:09:00Z">
            <w:rPr>
              <w:rFonts w:cs="Times New Roman"/>
            </w:rPr>
          </w:rPrChange>
        </w:rPr>
        <w:t xml:space="preserve">о эффективнее, чем терапия платиной в сочетании с пеметрекседом, у пациентов с T790M-положительным распространенным НМРЛ (включая пациентов с метастазами в центральную нервную систему), у которых заболевание прогрессировало во время терапии ингибиторами тирозинкиназы </w:t>
      </w:r>
      <w:r w:rsidR="00B20627" w:rsidRPr="006E6534">
        <w:rPr>
          <w:rFonts w:cs="Times New Roman"/>
          <w:color w:val="000000" w:themeColor="text1"/>
          <w:lang w:val="en-US"/>
          <w:rPrChange w:id="17491" w:author="N F" w:date="2023-12-05T03:09:00Z">
            <w:rPr>
              <w:rFonts w:cs="Times New Roman"/>
              <w:lang w:val="en-US"/>
            </w:rPr>
          </w:rPrChange>
        </w:rPr>
        <w:t>EGFR</w:t>
      </w:r>
      <w:r w:rsidR="00B20627" w:rsidRPr="006E6534">
        <w:rPr>
          <w:rFonts w:cs="Times New Roman"/>
          <w:color w:val="000000" w:themeColor="text1"/>
          <w:rPrChange w:id="17492" w:author="N F" w:date="2023-12-05T03:09:00Z">
            <w:rPr>
              <w:rFonts w:cs="Times New Roman"/>
            </w:rPr>
          </w:rPrChange>
        </w:rPr>
        <w:t xml:space="preserve"> первой линии </w:t>
      </w:r>
      <w:ins w:id="17493" w:author="Barshadskaya, Yuliya" w:date="2024-01-15T19:29:00Z">
        <w:r w:rsidR="00421D68" w:rsidRPr="0001519A">
          <w:rPr>
            <w:rFonts w:cs="Times New Roman"/>
            <w:color w:val="000000" w:themeColor="text1"/>
            <w:lang w:val="en-US"/>
          </w:rPr>
          <w:fldChar w:fldCharType="begin"/>
        </w:r>
        <w:r w:rsidR="00421D68"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421D68" w:rsidRPr="0001519A">
          <w:rPr>
            <w:rFonts w:cs="Times New Roman"/>
            <w:color w:val="000000" w:themeColor="text1"/>
            <w:lang w:val="en-US"/>
          </w:rPr>
          <w:fldChar w:fldCharType="separate"/>
        </w:r>
        <w:r w:rsidR="00421D68" w:rsidRPr="0018315E">
          <w:rPr>
            <w:rFonts w:cs="Times New Roman"/>
            <w:color w:val="000000" w:themeColor="text1"/>
          </w:rPr>
          <w:t>[</w:t>
        </w:r>
      </w:ins>
      <w:ins w:id="17494" w:author="Barshadskaya, Yuliya" w:date="2024-02-23T00:04:00Z">
        <w:r w:rsidR="00707BBF">
          <w:rPr>
            <w:rFonts w:cs="Times New Roman"/>
            <w:color w:val="000000" w:themeColor="text1"/>
          </w:rPr>
          <w:t>1</w:t>
        </w:r>
      </w:ins>
      <w:ins w:id="17495" w:author="Barshadskaya, Yuliya" w:date="2024-01-15T19:29:00Z">
        <w:r w:rsidR="00421D68">
          <w:rPr>
            <w:rFonts w:cs="Times New Roman"/>
            <w:color w:val="000000" w:themeColor="text1"/>
          </w:rPr>
          <w:t>0</w:t>
        </w:r>
        <w:r w:rsidR="00421D68" w:rsidRPr="00DD38F1">
          <w:rPr>
            <w:rFonts w:cs="Times New Roman"/>
            <w:color w:val="000000" w:themeColor="text1"/>
          </w:rPr>
          <w:t>]</w:t>
        </w:r>
        <w:r w:rsidR="00421D68" w:rsidRPr="0001519A">
          <w:rPr>
            <w:rFonts w:cs="Times New Roman"/>
            <w:color w:val="000000" w:themeColor="text1"/>
            <w:lang w:val="en-US"/>
          </w:rPr>
          <w:fldChar w:fldCharType="end"/>
        </w:r>
      </w:ins>
      <w:del w:id="17496" w:author="Barshadskaya, Yuliya" w:date="2024-01-15T19:29:00Z">
        <w:r w:rsidR="008B4187" w:rsidRPr="006E6534" w:rsidDel="00421D68">
          <w:rPr>
            <w:rFonts w:cs="Times New Roman"/>
            <w:color w:val="000000" w:themeColor="text1"/>
            <w:rPrChange w:id="17497" w:author="N F" w:date="2023-12-05T03:09:00Z">
              <w:rPr>
                <w:rFonts w:cs="Times New Roman"/>
              </w:rPr>
            </w:rPrChange>
          </w:rPr>
          <w:fldChar w:fldCharType="begin"/>
        </w:r>
        <w:r w:rsidR="00426E62" w:rsidRPr="006E6534" w:rsidDel="00421D68">
          <w:rPr>
            <w:rFonts w:cs="Times New Roman"/>
            <w:color w:val="000000" w:themeColor="text1"/>
            <w:rPrChange w:id="17498" w:author="N F" w:date="2023-12-05T03:09:00Z">
              <w:rPr>
                <w:rFonts w:cs="Times New Roman"/>
              </w:rPr>
            </w:rPrChange>
          </w:rPr>
          <w:delInstrText xml:space="preserve"> ADDIN ZOTERO_ITEM CSL_CITATION {"citationID":"7Jr1OLni","properties":{"formattedCitation":"(20)","plainCitation":"(20)","noteIndex":0},"citationItems":[{"id":161866,"uris":["http://zotero.org/groups/4735135/items/M5QLYTSX"],"itemData":{"id":161866,"type":"article-journal","abstract":"BACKGROUND: Osimertinib is an epidermal growth factor receptor tyrosine kinase inhibitor (EGFR-TKI) that is selective for both EGFR-TKI sensitizing and T790M resistance mutations in patients with non-small-cell lung cancer. The efficacy of osimertinib as compared with platinum-based therapy plus pemetrexed in such patients is unknown.\nMETHODS: In this randomized, international, open-label, phase 3 trial, we assigned 419 patients with T790M-positive advanced non-small-cell lung cancer, who had disease progression after first-line EGFR-TKI therapy, in a 2:1 ratio to receive either oral osimertinib (at a dose of 80 mg once daily) or intravenous pemetrexed (500 mg per square meter of body-surface area) plus either carboplatin (target area under the curve, 5 [AUC5]) or cisplatin (75 mg per square meter) every 3 weeks for up to six cycles; maintenance pemetrexed was allowed. In all the patients, disease had progressed during receipt of first-line EGFR-TKI therapy. The primary end point was investigator-assessed progression-free survival.\nRESULTS: The median duration of progression-free survival was significantly longer with osimertinib than with platinum therapy plus pemetrexed (10.1 months vs. 4.4 months; hazard ratio; 0.30; 95% confidence interval [CI], 0.23 to 0.41; P&lt;0.001). The objective response rate was significantly better with osimertinib (71%; 95% CI, 65 to 76) than with platinum therapy plus pemetrexed (31%; 95% CI, 24 to 40) (odds ratio for objective response, 5.39; 95% CI, 3.47 to 8.48; P&lt;0.001). Among 144 patients with metastases to the central nervous system (CNS), the median duration of progression-free survival was longer among patients receiving osimertinib than among those receiving platinum therapy plus pemetrexed (8.5 months vs. 4.2 months; hazard ratio, 0.32; 95% CI, 0.21 to 0.49). The proportion of patients with adverse events of grade 3 or higher was lower with osimertinib (23%) than with platinum therapy plus pemetrexed (47%).\nCONCLUSIONS: Osimertinib had significantly </w:delInstrText>
        </w:r>
        <w:r w:rsidR="00426E62" w:rsidRPr="006E6534" w:rsidDel="00421D68">
          <w:rPr>
            <w:rFonts w:cs="Times New Roman"/>
            <w:color w:val="000000" w:themeColor="text1"/>
            <w:lang w:val="en-US"/>
            <w:rPrChange w:id="17499" w:author="N F" w:date="2023-12-05T03:09:00Z">
              <w:rPr>
                <w:rFonts w:cs="Times New Roman"/>
                <w:lang w:val="en-US"/>
              </w:rPr>
            </w:rPrChange>
          </w:rPr>
          <w:delInstrText>greater</w:delInstrText>
        </w:r>
        <w:r w:rsidR="00426E62" w:rsidRPr="006E6534" w:rsidDel="00421D68">
          <w:rPr>
            <w:rFonts w:cs="Times New Roman"/>
            <w:color w:val="000000" w:themeColor="text1"/>
            <w:rPrChange w:id="17500"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01" w:author="N F" w:date="2023-12-05T03:09:00Z">
              <w:rPr>
                <w:rFonts w:cs="Times New Roman"/>
                <w:lang w:val="en-US"/>
              </w:rPr>
            </w:rPrChange>
          </w:rPr>
          <w:delInstrText>efficacy</w:delInstrText>
        </w:r>
        <w:r w:rsidR="00426E62" w:rsidRPr="006E6534" w:rsidDel="00421D68">
          <w:rPr>
            <w:rFonts w:cs="Times New Roman"/>
            <w:color w:val="000000" w:themeColor="text1"/>
            <w:rPrChange w:id="17502"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03" w:author="N F" w:date="2023-12-05T03:09:00Z">
              <w:rPr>
                <w:rFonts w:cs="Times New Roman"/>
                <w:lang w:val="en-US"/>
              </w:rPr>
            </w:rPrChange>
          </w:rPr>
          <w:delInstrText>than</w:delInstrText>
        </w:r>
        <w:r w:rsidR="00426E62" w:rsidRPr="006E6534" w:rsidDel="00421D68">
          <w:rPr>
            <w:rFonts w:cs="Times New Roman"/>
            <w:color w:val="000000" w:themeColor="text1"/>
            <w:rPrChange w:id="17504"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05" w:author="N F" w:date="2023-12-05T03:09:00Z">
              <w:rPr>
                <w:rFonts w:cs="Times New Roman"/>
                <w:lang w:val="en-US"/>
              </w:rPr>
            </w:rPrChange>
          </w:rPr>
          <w:delInstrText>platinum</w:delInstrText>
        </w:r>
        <w:r w:rsidR="00426E62" w:rsidRPr="006E6534" w:rsidDel="00421D68">
          <w:rPr>
            <w:rFonts w:cs="Times New Roman"/>
            <w:color w:val="000000" w:themeColor="text1"/>
            <w:rPrChange w:id="17506"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07" w:author="N F" w:date="2023-12-05T03:09:00Z">
              <w:rPr>
                <w:rFonts w:cs="Times New Roman"/>
                <w:lang w:val="en-US"/>
              </w:rPr>
            </w:rPrChange>
          </w:rPr>
          <w:delInstrText>therapy</w:delInstrText>
        </w:r>
        <w:r w:rsidR="00426E62" w:rsidRPr="006E6534" w:rsidDel="00421D68">
          <w:rPr>
            <w:rFonts w:cs="Times New Roman"/>
            <w:color w:val="000000" w:themeColor="text1"/>
            <w:rPrChange w:id="17508"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09" w:author="N F" w:date="2023-12-05T03:09:00Z">
              <w:rPr>
                <w:rFonts w:cs="Times New Roman"/>
                <w:lang w:val="en-US"/>
              </w:rPr>
            </w:rPrChange>
          </w:rPr>
          <w:delInstrText>plus</w:delInstrText>
        </w:r>
        <w:r w:rsidR="00426E62" w:rsidRPr="006E6534" w:rsidDel="00421D68">
          <w:rPr>
            <w:rFonts w:cs="Times New Roman"/>
            <w:color w:val="000000" w:themeColor="text1"/>
            <w:rPrChange w:id="17510"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11" w:author="N F" w:date="2023-12-05T03:09:00Z">
              <w:rPr>
                <w:rFonts w:cs="Times New Roman"/>
                <w:lang w:val="en-US"/>
              </w:rPr>
            </w:rPrChange>
          </w:rPr>
          <w:delInstrText>pemetrexed</w:delInstrText>
        </w:r>
        <w:r w:rsidR="00426E62" w:rsidRPr="006E6534" w:rsidDel="00421D68">
          <w:rPr>
            <w:rFonts w:cs="Times New Roman"/>
            <w:color w:val="000000" w:themeColor="text1"/>
            <w:rPrChange w:id="17512"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13" w:author="N F" w:date="2023-12-05T03:09:00Z">
              <w:rPr>
                <w:rFonts w:cs="Times New Roman"/>
                <w:lang w:val="en-US"/>
              </w:rPr>
            </w:rPrChange>
          </w:rPr>
          <w:delInstrText>in</w:delInstrText>
        </w:r>
        <w:r w:rsidR="00426E62" w:rsidRPr="006E6534" w:rsidDel="00421D68">
          <w:rPr>
            <w:rFonts w:cs="Times New Roman"/>
            <w:color w:val="000000" w:themeColor="text1"/>
            <w:rPrChange w:id="17514"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15" w:author="N F" w:date="2023-12-05T03:09:00Z">
              <w:rPr>
                <w:rFonts w:cs="Times New Roman"/>
                <w:lang w:val="en-US"/>
              </w:rPr>
            </w:rPrChange>
          </w:rPr>
          <w:delInstrText>patients</w:delInstrText>
        </w:r>
        <w:r w:rsidR="00426E62" w:rsidRPr="006E6534" w:rsidDel="00421D68">
          <w:rPr>
            <w:rFonts w:cs="Times New Roman"/>
            <w:color w:val="000000" w:themeColor="text1"/>
            <w:rPrChange w:id="17516"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17" w:author="N F" w:date="2023-12-05T03:09:00Z">
              <w:rPr>
                <w:rFonts w:cs="Times New Roman"/>
                <w:lang w:val="en-US"/>
              </w:rPr>
            </w:rPrChange>
          </w:rPr>
          <w:delInstrText>with</w:delInstrText>
        </w:r>
        <w:r w:rsidR="00426E62" w:rsidRPr="006E6534" w:rsidDel="00421D68">
          <w:rPr>
            <w:rFonts w:cs="Times New Roman"/>
            <w:color w:val="000000" w:themeColor="text1"/>
            <w:rPrChange w:id="17518"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19" w:author="N F" w:date="2023-12-05T03:09:00Z">
              <w:rPr>
                <w:rFonts w:cs="Times New Roman"/>
                <w:lang w:val="en-US"/>
              </w:rPr>
            </w:rPrChange>
          </w:rPr>
          <w:delInstrText>T</w:delInstrText>
        </w:r>
        <w:r w:rsidR="00426E62" w:rsidRPr="006E6534" w:rsidDel="00421D68">
          <w:rPr>
            <w:rFonts w:cs="Times New Roman"/>
            <w:color w:val="000000" w:themeColor="text1"/>
            <w:rPrChange w:id="17520" w:author="N F" w:date="2023-12-05T03:09:00Z">
              <w:rPr>
                <w:rFonts w:cs="Times New Roman"/>
              </w:rPr>
            </w:rPrChange>
          </w:rPr>
          <w:delInstrText>790</w:delInstrText>
        </w:r>
        <w:r w:rsidR="00426E62" w:rsidRPr="006E6534" w:rsidDel="00421D68">
          <w:rPr>
            <w:rFonts w:cs="Times New Roman"/>
            <w:color w:val="000000" w:themeColor="text1"/>
            <w:lang w:val="en-US"/>
            <w:rPrChange w:id="17521" w:author="N F" w:date="2023-12-05T03:09:00Z">
              <w:rPr>
                <w:rFonts w:cs="Times New Roman"/>
                <w:lang w:val="en-US"/>
              </w:rPr>
            </w:rPrChange>
          </w:rPr>
          <w:delInstrText>M</w:delInstrText>
        </w:r>
        <w:r w:rsidR="00426E62" w:rsidRPr="006E6534" w:rsidDel="00421D68">
          <w:rPr>
            <w:rFonts w:cs="Times New Roman"/>
            <w:color w:val="000000" w:themeColor="text1"/>
            <w:rPrChange w:id="17522" w:author="N F" w:date="2023-12-05T03:09:00Z">
              <w:rPr>
                <w:rFonts w:cs="Times New Roman"/>
              </w:rPr>
            </w:rPrChange>
          </w:rPr>
          <w:delInstrText>-</w:delInstrText>
        </w:r>
        <w:r w:rsidR="00426E62" w:rsidRPr="006E6534" w:rsidDel="00421D68">
          <w:rPr>
            <w:rFonts w:cs="Times New Roman"/>
            <w:color w:val="000000" w:themeColor="text1"/>
            <w:lang w:val="en-US"/>
            <w:rPrChange w:id="17523" w:author="N F" w:date="2023-12-05T03:09:00Z">
              <w:rPr>
                <w:rFonts w:cs="Times New Roman"/>
                <w:lang w:val="en-US"/>
              </w:rPr>
            </w:rPrChange>
          </w:rPr>
          <w:delInstrText>positive</w:delInstrText>
        </w:r>
        <w:r w:rsidR="00426E62" w:rsidRPr="006E6534" w:rsidDel="00421D68">
          <w:rPr>
            <w:rFonts w:cs="Times New Roman"/>
            <w:color w:val="000000" w:themeColor="text1"/>
            <w:rPrChange w:id="17524"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25" w:author="N F" w:date="2023-12-05T03:09:00Z">
              <w:rPr>
                <w:rFonts w:cs="Times New Roman"/>
                <w:lang w:val="en-US"/>
              </w:rPr>
            </w:rPrChange>
          </w:rPr>
          <w:delInstrText>advanced</w:delInstrText>
        </w:r>
        <w:r w:rsidR="00426E62" w:rsidRPr="006E6534" w:rsidDel="00421D68">
          <w:rPr>
            <w:rFonts w:cs="Times New Roman"/>
            <w:color w:val="000000" w:themeColor="text1"/>
            <w:rPrChange w:id="17526"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27" w:author="N F" w:date="2023-12-05T03:09:00Z">
              <w:rPr>
                <w:rFonts w:cs="Times New Roman"/>
                <w:lang w:val="en-US"/>
              </w:rPr>
            </w:rPrChange>
          </w:rPr>
          <w:delInstrText>non</w:delInstrText>
        </w:r>
        <w:r w:rsidR="00426E62" w:rsidRPr="006E6534" w:rsidDel="00421D68">
          <w:rPr>
            <w:rFonts w:cs="Times New Roman"/>
            <w:color w:val="000000" w:themeColor="text1"/>
            <w:rPrChange w:id="17528" w:author="N F" w:date="2023-12-05T03:09:00Z">
              <w:rPr>
                <w:rFonts w:cs="Times New Roman"/>
              </w:rPr>
            </w:rPrChange>
          </w:rPr>
          <w:delInstrText>-</w:delInstrText>
        </w:r>
        <w:r w:rsidR="00426E62" w:rsidRPr="006E6534" w:rsidDel="00421D68">
          <w:rPr>
            <w:rFonts w:cs="Times New Roman"/>
            <w:color w:val="000000" w:themeColor="text1"/>
            <w:lang w:val="en-US"/>
            <w:rPrChange w:id="17529" w:author="N F" w:date="2023-12-05T03:09:00Z">
              <w:rPr>
                <w:rFonts w:cs="Times New Roman"/>
                <w:lang w:val="en-US"/>
              </w:rPr>
            </w:rPrChange>
          </w:rPr>
          <w:delInstrText>small</w:delInstrText>
        </w:r>
        <w:r w:rsidR="00426E62" w:rsidRPr="006E6534" w:rsidDel="00421D68">
          <w:rPr>
            <w:rFonts w:cs="Times New Roman"/>
            <w:color w:val="000000" w:themeColor="text1"/>
            <w:rPrChange w:id="17530" w:author="N F" w:date="2023-12-05T03:09:00Z">
              <w:rPr>
                <w:rFonts w:cs="Times New Roman"/>
              </w:rPr>
            </w:rPrChange>
          </w:rPr>
          <w:delInstrText>-</w:delInstrText>
        </w:r>
        <w:r w:rsidR="00426E62" w:rsidRPr="006E6534" w:rsidDel="00421D68">
          <w:rPr>
            <w:rFonts w:cs="Times New Roman"/>
            <w:color w:val="000000" w:themeColor="text1"/>
            <w:lang w:val="en-US"/>
            <w:rPrChange w:id="17531" w:author="N F" w:date="2023-12-05T03:09:00Z">
              <w:rPr>
                <w:rFonts w:cs="Times New Roman"/>
                <w:lang w:val="en-US"/>
              </w:rPr>
            </w:rPrChange>
          </w:rPr>
          <w:delInstrText>cell</w:delInstrText>
        </w:r>
        <w:r w:rsidR="00426E62" w:rsidRPr="006E6534" w:rsidDel="00421D68">
          <w:rPr>
            <w:rFonts w:cs="Times New Roman"/>
            <w:color w:val="000000" w:themeColor="text1"/>
            <w:rPrChange w:id="17532"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33" w:author="N F" w:date="2023-12-05T03:09:00Z">
              <w:rPr>
                <w:rFonts w:cs="Times New Roman"/>
                <w:lang w:val="en-US"/>
              </w:rPr>
            </w:rPrChange>
          </w:rPr>
          <w:delInstrText>lung</w:delInstrText>
        </w:r>
        <w:r w:rsidR="00426E62" w:rsidRPr="006E6534" w:rsidDel="00421D68">
          <w:rPr>
            <w:rFonts w:cs="Times New Roman"/>
            <w:color w:val="000000" w:themeColor="text1"/>
            <w:rPrChange w:id="17534"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35" w:author="N F" w:date="2023-12-05T03:09:00Z">
              <w:rPr>
                <w:rFonts w:cs="Times New Roman"/>
                <w:lang w:val="en-US"/>
              </w:rPr>
            </w:rPrChange>
          </w:rPr>
          <w:delInstrText>cancer</w:delInstrText>
        </w:r>
        <w:r w:rsidR="00426E62" w:rsidRPr="006E6534" w:rsidDel="00421D68">
          <w:rPr>
            <w:rFonts w:cs="Times New Roman"/>
            <w:color w:val="000000" w:themeColor="text1"/>
            <w:rPrChange w:id="17536"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37" w:author="N F" w:date="2023-12-05T03:09:00Z">
              <w:rPr>
                <w:rFonts w:cs="Times New Roman"/>
                <w:lang w:val="en-US"/>
              </w:rPr>
            </w:rPrChange>
          </w:rPr>
          <w:delInstrText>including</w:delInstrText>
        </w:r>
        <w:r w:rsidR="00426E62" w:rsidRPr="006E6534" w:rsidDel="00421D68">
          <w:rPr>
            <w:rFonts w:cs="Times New Roman"/>
            <w:color w:val="000000" w:themeColor="text1"/>
            <w:rPrChange w:id="17538"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39" w:author="N F" w:date="2023-12-05T03:09:00Z">
              <w:rPr>
                <w:rFonts w:cs="Times New Roman"/>
                <w:lang w:val="en-US"/>
              </w:rPr>
            </w:rPrChange>
          </w:rPr>
          <w:delInstrText>those</w:delInstrText>
        </w:r>
        <w:r w:rsidR="00426E62" w:rsidRPr="006E6534" w:rsidDel="00421D68">
          <w:rPr>
            <w:rFonts w:cs="Times New Roman"/>
            <w:color w:val="000000" w:themeColor="text1"/>
            <w:rPrChange w:id="17540"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41" w:author="N F" w:date="2023-12-05T03:09:00Z">
              <w:rPr>
                <w:rFonts w:cs="Times New Roman"/>
                <w:lang w:val="en-US"/>
              </w:rPr>
            </w:rPrChange>
          </w:rPr>
          <w:delInstrText>with</w:delInstrText>
        </w:r>
        <w:r w:rsidR="00426E62" w:rsidRPr="006E6534" w:rsidDel="00421D68">
          <w:rPr>
            <w:rFonts w:cs="Times New Roman"/>
            <w:color w:val="000000" w:themeColor="text1"/>
            <w:rPrChange w:id="17542"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43" w:author="N F" w:date="2023-12-05T03:09:00Z">
              <w:rPr>
                <w:rFonts w:cs="Times New Roman"/>
                <w:lang w:val="en-US"/>
              </w:rPr>
            </w:rPrChange>
          </w:rPr>
          <w:delInstrText>CNS</w:delInstrText>
        </w:r>
        <w:r w:rsidR="00426E62" w:rsidRPr="006E6534" w:rsidDel="00421D68">
          <w:rPr>
            <w:rFonts w:cs="Times New Roman"/>
            <w:color w:val="000000" w:themeColor="text1"/>
            <w:rPrChange w:id="17544"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45" w:author="N F" w:date="2023-12-05T03:09:00Z">
              <w:rPr>
                <w:rFonts w:cs="Times New Roman"/>
                <w:lang w:val="en-US"/>
              </w:rPr>
            </w:rPrChange>
          </w:rPr>
          <w:delInstrText>metastases</w:delInstrText>
        </w:r>
        <w:r w:rsidR="00426E62" w:rsidRPr="006E6534" w:rsidDel="00421D68">
          <w:rPr>
            <w:rFonts w:cs="Times New Roman"/>
            <w:color w:val="000000" w:themeColor="text1"/>
            <w:rPrChange w:id="17546"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47" w:author="N F" w:date="2023-12-05T03:09:00Z">
              <w:rPr>
                <w:rFonts w:cs="Times New Roman"/>
                <w:lang w:val="en-US"/>
              </w:rPr>
            </w:rPrChange>
          </w:rPr>
          <w:delInstrText>in</w:delInstrText>
        </w:r>
        <w:r w:rsidR="00426E62" w:rsidRPr="006E6534" w:rsidDel="00421D68">
          <w:rPr>
            <w:rFonts w:cs="Times New Roman"/>
            <w:color w:val="000000" w:themeColor="text1"/>
            <w:rPrChange w:id="17548"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49" w:author="N F" w:date="2023-12-05T03:09:00Z">
              <w:rPr>
                <w:rFonts w:cs="Times New Roman"/>
                <w:lang w:val="en-US"/>
              </w:rPr>
            </w:rPrChange>
          </w:rPr>
          <w:delInstrText>whom</w:delInstrText>
        </w:r>
        <w:r w:rsidR="00426E62" w:rsidRPr="006E6534" w:rsidDel="00421D68">
          <w:rPr>
            <w:rFonts w:cs="Times New Roman"/>
            <w:color w:val="000000" w:themeColor="text1"/>
            <w:rPrChange w:id="17550"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51" w:author="N F" w:date="2023-12-05T03:09:00Z">
              <w:rPr>
                <w:rFonts w:cs="Times New Roman"/>
                <w:lang w:val="en-US"/>
              </w:rPr>
            </w:rPrChange>
          </w:rPr>
          <w:delInstrText>disease</w:delInstrText>
        </w:r>
        <w:r w:rsidR="00426E62" w:rsidRPr="006E6534" w:rsidDel="00421D68">
          <w:rPr>
            <w:rFonts w:cs="Times New Roman"/>
            <w:color w:val="000000" w:themeColor="text1"/>
            <w:rPrChange w:id="17552"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53" w:author="N F" w:date="2023-12-05T03:09:00Z">
              <w:rPr>
                <w:rFonts w:cs="Times New Roman"/>
                <w:lang w:val="en-US"/>
              </w:rPr>
            </w:rPrChange>
          </w:rPr>
          <w:delInstrText>had</w:delInstrText>
        </w:r>
        <w:r w:rsidR="00426E62" w:rsidRPr="006E6534" w:rsidDel="00421D68">
          <w:rPr>
            <w:rFonts w:cs="Times New Roman"/>
            <w:color w:val="000000" w:themeColor="text1"/>
            <w:rPrChange w:id="17554"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55" w:author="N F" w:date="2023-12-05T03:09:00Z">
              <w:rPr>
                <w:rFonts w:cs="Times New Roman"/>
                <w:lang w:val="en-US"/>
              </w:rPr>
            </w:rPrChange>
          </w:rPr>
          <w:delInstrText>progressed</w:delInstrText>
        </w:r>
        <w:r w:rsidR="00426E62" w:rsidRPr="006E6534" w:rsidDel="00421D68">
          <w:rPr>
            <w:rFonts w:cs="Times New Roman"/>
            <w:color w:val="000000" w:themeColor="text1"/>
            <w:rPrChange w:id="17556"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57" w:author="N F" w:date="2023-12-05T03:09:00Z">
              <w:rPr>
                <w:rFonts w:cs="Times New Roman"/>
                <w:lang w:val="en-US"/>
              </w:rPr>
            </w:rPrChange>
          </w:rPr>
          <w:delInstrText>during</w:delInstrText>
        </w:r>
        <w:r w:rsidR="00426E62" w:rsidRPr="006E6534" w:rsidDel="00421D68">
          <w:rPr>
            <w:rFonts w:cs="Times New Roman"/>
            <w:color w:val="000000" w:themeColor="text1"/>
            <w:rPrChange w:id="17558"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59" w:author="N F" w:date="2023-12-05T03:09:00Z">
              <w:rPr>
                <w:rFonts w:cs="Times New Roman"/>
                <w:lang w:val="en-US"/>
              </w:rPr>
            </w:rPrChange>
          </w:rPr>
          <w:delInstrText>first</w:delInstrText>
        </w:r>
        <w:r w:rsidR="00426E62" w:rsidRPr="006E6534" w:rsidDel="00421D68">
          <w:rPr>
            <w:rFonts w:cs="Times New Roman"/>
            <w:color w:val="000000" w:themeColor="text1"/>
            <w:rPrChange w:id="17560" w:author="N F" w:date="2023-12-05T03:09:00Z">
              <w:rPr>
                <w:rFonts w:cs="Times New Roman"/>
              </w:rPr>
            </w:rPrChange>
          </w:rPr>
          <w:delInstrText>-</w:delInstrText>
        </w:r>
        <w:r w:rsidR="00426E62" w:rsidRPr="006E6534" w:rsidDel="00421D68">
          <w:rPr>
            <w:rFonts w:cs="Times New Roman"/>
            <w:color w:val="000000" w:themeColor="text1"/>
            <w:lang w:val="en-US"/>
            <w:rPrChange w:id="17561" w:author="N F" w:date="2023-12-05T03:09:00Z">
              <w:rPr>
                <w:rFonts w:cs="Times New Roman"/>
                <w:lang w:val="en-US"/>
              </w:rPr>
            </w:rPrChange>
          </w:rPr>
          <w:delInstrText>line</w:delInstrText>
        </w:r>
        <w:r w:rsidR="00426E62" w:rsidRPr="006E6534" w:rsidDel="00421D68">
          <w:rPr>
            <w:rFonts w:cs="Times New Roman"/>
            <w:color w:val="000000" w:themeColor="text1"/>
            <w:rPrChange w:id="17562"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63" w:author="N F" w:date="2023-12-05T03:09:00Z">
              <w:rPr>
                <w:rFonts w:cs="Times New Roman"/>
                <w:lang w:val="en-US"/>
              </w:rPr>
            </w:rPrChange>
          </w:rPr>
          <w:delInstrText>EGFR</w:delInstrText>
        </w:r>
        <w:r w:rsidR="00426E62" w:rsidRPr="006E6534" w:rsidDel="00421D68">
          <w:rPr>
            <w:rFonts w:cs="Times New Roman"/>
            <w:color w:val="000000" w:themeColor="text1"/>
            <w:rPrChange w:id="17564" w:author="N F" w:date="2023-12-05T03:09:00Z">
              <w:rPr>
                <w:rFonts w:cs="Times New Roman"/>
              </w:rPr>
            </w:rPrChange>
          </w:rPr>
          <w:delInstrText>-</w:delInstrText>
        </w:r>
        <w:r w:rsidR="00426E62" w:rsidRPr="006E6534" w:rsidDel="00421D68">
          <w:rPr>
            <w:rFonts w:cs="Times New Roman"/>
            <w:color w:val="000000" w:themeColor="text1"/>
            <w:lang w:val="en-US"/>
            <w:rPrChange w:id="17565" w:author="N F" w:date="2023-12-05T03:09:00Z">
              <w:rPr>
                <w:rFonts w:cs="Times New Roman"/>
                <w:lang w:val="en-US"/>
              </w:rPr>
            </w:rPrChange>
          </w:rPr>
          <w:delInstrText>TKI</w:delInstrText>
        </w:r>
        <w:r w:rsidR="00426E62" w:rsidRPr="006E6534" w:rsidDel="00421D68">
          <w:rPr>
            <w:rFonts w:cs="Times New Roman"/>
            <w:color w:val="000000" w:themeColor="text1"/>
            <w:rPrChange w:id="17566"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67" w:author="N F" w:date="2023-12-05T03:09:00Z">
              <w:rPr>
                <w:rFonts w:cs="Times New Roman"/>
                <w:lang w:val="en-US"/>
              </w:rPr>
            </w:rPrChange>
          </w:rPr>
          <w:delInstrText>therapy</w:delInstrText>
        </w:r>
        <w:r w:rsidR="00426E62" w:rsidRPr="006E6534" w:rsidDel="00421D68">
          <w:rPr>
            <w:rFonts w:cs="Times New Roman"/>
            <w:color w:val="000000" w:themeColor="text1"/>
            <w:rPrChange w:id="17568" w:author="N F" w:date="2023-12-05T03:09:00Z">
              <w:rPr>
                <w:rFonts w:cs="Times New Roman"/>
              </w:rPr>
            </w:rPrChange>
          </w:rPr>
          <w:delInstrText>. (</w:delInstrText>
        </w:r>
        <w:r w:rsidR="00426E62" w:rsidRPr="006E6534" w:rsidDel="00421D68">
          <w:rPr>
            <w:rFonts w:cs="Times New Roman"/>
            <w:color w:val="000000" w:themeColor="text1"/>
            <w:lang w:val="en-US"/>
            <w:rPrChange w:id="17569" w:author="N F" w:date="2023-12-05T03:09:00Z">
              <w:rPr>
                <w:rFonts w:cs="Times New Roman"/>
                <w:lang w:val="en-US"/>
              </w:rPr>
            </w:rPrChange>
          </w:rPr>
          <w:delInstrText>Funded</w:delInstrText>
        </w:r>
        <w:r w:rsidR="00426E62" w:rsidRPr="006E6534" w:rsidDel="00421D68">
          <w:rPr>
            <w:rFonts w:cs="Times New Roman"/>
            <w:color w:val="000000" w:themeColor="text1"/>
            <w:rPrChange w:id="17570"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71" w:author="N F" w:date="2023-12-05T03:09:00Z">
              <w:rPr>
                <w:rFonts w:cs="Times New Roman"/>
                <w:lang w:val="en-US"/>
              </w:rPr>
            </w:rPrChange>
          </w:rPr>
          <w:delInstrText>by</w:delInstrText>
        </w:r>
        <w:r w:rsidR="00426E62" w:rsidRPr="006E6534" w:rsidDel="00421D68">
          <w:rPr>
            <w:rFonts w:cs="Times New Roman"/>
            <w:color w:val="000000" w:themeColor="text1"/>
            <w:rPrChange w:id="17572"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73" w:author="N F" w:date="2023-12-05T03:09:00Z">
              <w:rPr>
                <w:rFonts w:cs="Times New Roman"/>
                <w:lang w:val="en-US"/>
              </w:rPr>
            </w:rPrChange>
          </w:rPr>
          <w:delInstrText>AstraZeneca</w:delInstrText>
        </w:r>
        <w:r w:rsidR="00426E62" w:rsidRPr="006E6534" w:rsidDel="00421D68">
          <w:rPr>
            <w:rFonts w:cs="Times New Roman"/>
            <w:color w:val="000000" w:themeColor="text1"/>
            <w:rPrChange w:id="17574"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75" w:author="N F" w:date="2023-12-05T03:09:00Z">
              <w:rPr>
                <w:rFonts w:cs="Times New Roman"/>
                <w:lang w:val="en-US"/>
              </w:rPr>
            </w:rPrChange>
          </w:rPr>
          <w:delInstrText>AURA</w:delInstrText>
        </w:r>
        <w:r w:rsidR="00426E62" w:rsidRPr="006E6534" w:rsidDel="00421D68">
          <w:rPr>
            <w:rFonts w:cs="Times New Roman"/>
            <w:color w:val="000000" w:themeColor="text1"/>
            <w:rPrChange w:id="17576" w:author="N F" w:date="2023-12-05T03:09:00Z">
              <w:rPr>
                <w:rFonts w:cs="Times New Roman"/>
              </w:rPr>
            </w:rPrChange>
          </w:rPr>
          <w:delInstrText xml:space="preserve">3 </w:delInstrText>
        </w:r>
        <w:r w:rsidR="00426E62" w:rsidRPr="006E6534" w:rsidDel="00421D68">
          <w:rPr>
            <w:rFonts w:cs="Times New Roman"/>
            <w:color w:val="000000" w:themeColor="text1"/>
            <w:lang w:val="en-US"/>
            <w:rPrChange w:id="17577" w:author="N F" w:date="2023-12-05T03:09:00Z">
              <w:rPr>
                <w:rFonts w:cs="Times New Roman"/>
                <w:lang w:val="en-US"/>
              </w:rPr>
            </w:rPrChange>
          </w:rPr>
          <w:delInstrText>ClinicalTrials</w:delInstrText>
        </w:r>
        <w:r w:rsidR="00426E62" w:rsidRPr="006E6534" w:rsidDel="00421D68">
          <w:rPr>
            <w:rFonts w:cs="Times New Roman"/>
            <w:color w:val="000000" w:themeColor="text1"/>
            <w:rPrChange w:id="17578" w:author="N F" w:date="2023-12-05T03:09:00Z">
              <w:rPr>
                <w:rFonts w:cs="Times New Roman"/>
              </w:rPr>
            </w:rPrChange>
          </w:rPr>
          <w:delInstrText>.</w:delInstrText>
        </w:r>
        <w:r w:rsidR="00426E62" w:rsidRPr="006E6534" w:rsidDel="00421D68">
          <w:rPr>
            <w:rFonts w:cs="Times New Roman"/>
            <w:color w:val="000000" w:themeColor="text1"/>
            <w:lang w:val="en-US"/>
            <w:rPrChange w:id="17579" w:author="N F" w:date="2023-12-05T03:09:00Z">
              <w:rPr>
                <w:rFonts w:cs="Times New Roman"/>
                <w:lang w:val="en-US"/>
              </w:rPr>
            </w:rPrChange>
          </w:rPr>
          <w:delInstrText>gov</w:delInstrText>
        </w:r>
        <w:r w:rsidR="00426E62" w:rsidRPr="006E6534" w:rsidDel="00421D68">
          <w:rPr>
            <w:rFonts w:cs="Times New Roman"/>
            <w:color w:val="000000" w:themeColor="text1"/>
            <w:rPrChange w:id="17580"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81" w:author="N F" w:date="2023-12-05T03:09:00Z">
              <w:rPr>
                <w:rFonts w:cs="Times New Roman"/>
                <w:lang w:val="en-US"/>
              </w:rPr>
            </w:rPrChange>
          </w:rPr>
          <w:delInstrText>number</w:delInstrText>
        </w:r>
        <w:r w:rsidR="00426E62" w:rsidRPr="006E6534" w:rsidDel="00421D68">
          <w:rPr>
            <w:rFonts w:cs="Times New Roman"/>
            <w:color w:val="000000" w:themeColor="text1"/>
            <w:rPrChange w:id="17582"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83" w:author="N F" w:date="2023-12-05T03:09:00Z">
              <w:rPr>
                <w:rFonts w:cs="Times New Roman"/>
                <w:lang w:val="en-US"/>
              </w:rPr>
            </w:rPrChange>
          </w:rPr>
          <w:delInstrText>NCT</w:delInstrText>
        </w:r>
        <w:r w:rsidR="00426E62" w:rsidRPr="006E6534" w:rsidDel="00421D68">
          <w:rPr>
            <w:rFonts w:cs="Times New Roman"/>
            <w:color w:val="000000" w:themeColor="text1"/>
            <w:rPrChange w:id="17584" w:author="N F" w:date="2023-12-05T03:09:00Z">
              <w:rPr>
                <w:rFonts w:cs="Times New Roman"/>
              </w:rPr>
            </w:rPrChange>
          </w:rPr>
          <w:delInstrText>02151981 .).","</w:delInstrText>
        </w:r>
        <w:r w:rsidR="00426E62" w:rsidRPr="006E6534" w:rsidDel="00421D68">
          <w:rPr>
            <w:rFonts w:cs="Times New Roman"/>
            <w:color w:val="000000" w:themeColor="text1"/>
            <w:lang w:val="en-US"/>
            <w:rPrChange w:id="17585" w:author="N F" w:date="2023-12-05T03:09:00Z">
              <w:rPr>
                <w:rFonts w:cs="Times New Roman"/>
                <w:lang w:val="en-US"/>
              </w:rPr>
            </w:rPrChange>
          </w:rPr>
          <w:delInstrText>container</w:delInstrText>
        </w:r>
        <w:r w:rsidR="00426E62" w:rsidRPr="006E6534" w:rsidDel="00421D68">
          <w:rPr>
            <w:rFonts w:cs="Times New Roman"/>
            <w:color w:val="000000" w:themeColor="text1"/>
            <w:rPrChange w:id="17586" w:author="N F" w:date="2023-12-05T03:09:00Z">
              <w:rPr>
                <w:rFonts w:cs="Times New Roman"/>
              </w:rPr>
            </w:rPrChange>
          </w:rPr>
          <w:delInstrText>-</w:delInstrText>
        </w:r>
        <w:r w:rsidR="00426E62" w:rsidRPr="006E6534" w:rsidDel="00421D68">
          <w:rPr>
            <w:rFonts w:cs="Times New Roman"/>
            <w:color w:val="000000" w:themeColor="text1"/>
            <w:lang w:val="en-US"/>
            <w:rPrChange w:id="17587" w:author="N F" w:date="2023-12-05T03:09:00Z">
              <w:rPr>
                <w:rFonts w:cs="Times New Roman"/>
                <w:lang w:val="en-US"/>
              </w:rPr>
            </w:rPrChange>
          </w:rPr>
          <w:delInstrText>title</w:delInstrText>
        </w:r>
        <w:r w:rsidR="00426E62" w:rsidRPr="006E6534" w:rsidDel="00421D68">
          <w:rPr>
            <w:rFonts w:cs="Times New Roman"/>
            <w:color w:val="000000" w:themeColor="text1"/>
            <w:rPrChange w:id="17588" w:author="N F" w:date="2023-12-05T03:09:00Z">
              <w:rPr>
                <w:rFonts w:cs="Times New Roman"/>
              </w:rPr>
            </w:rPrChange>
          </w:rPr>
          <w:delInstrText>":"</w:delInstrText>
        </w:r>
        <w:r w:rsidR="00426E62" w:rsidRPr="006E6534" w:rsidDel="00421D68">
          <w:rPr>
            <w:rFonts w:cs="Times New Roman"/>
            <w:color w:val="000000" w:themeColor="text1"/>
            <w:lang w:val="en-US"/>
            <w:rPrChange w:id="17589" w:author="N F" w:date="2023-12-05T03:09:00Z">
              <w:rPr>
                <w:rFonts w:cs="Times New Roman"/>
                <w:lang w:val="en-US"/>
              </w:rPr>
            </w:rPrChange>
          </w:rPr>
          <w:delInstrText>The</w:delInstrText>
        </w:r>
        <w:r w:rsidR="00426E62" w:rsidRPr="006E6534" w:rsidDel="00421D68">
          <w:rPr>
            <w:rFonts w:cs="Times New Roman"/>
            <w:color w:val="000000" w:themeColor="text1"/>
            <w:rPrChange w:id="17590"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91" w:author="N F" w:date="2023-12-05T03:09:00Z">
              <w:rPr>
                <w:rFonts w:cs="Times New Roman"/>
                <w:lang w:val="en-US"/>
              </w:rPr>
            </w:rPrChange>
          </w:rPr>
          <w:delInstrText>New</w:delInstrText>
        </w:r>
        <w:r w:rsidR="00426E62" w:rsidRPr="006E6534" w:rsidDel="00421D68">
          <w:rPr>
            <w:rFonts w:cs="Times New Roman"/>
            <w:color w:val="000000" w:themeColor="text1"/>
            <w:rPrChange w:id="17592"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93" w:author="N F" w:date="2023-12-05T03:09:00Z">
              <w:rPr>
                <w:rFonts w:cs="Times New Roman"/>
                <w:lang w:val="en-US"/>
              </w:rPr>
            </w:rPrChange>
          </w:rPr>
          <w:delInstrText>England</w:delInstrText>
        </w:r>
        <w:r w:rsidR="00426E62" w:rsidRPr="006E6534" w:rsidDel="00421D68">
          <w:rPr>
            <w:rFonts w:cs="Times New Roman"/>
            <w:color w:val="000000" w:themeColor="text1"/>
            <w:rPrChange w:id="17594"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95" w:author="N F" w:date="2023-12-05T03:09:00Z">
              <w:rPr>
                <w:rFonts w:cs="Times New Roman"/>
                <w:lang w:val="en-US"/>
              </w:rPr>
            </w:rPrChange>
          </w:rPr>
          <w:delInstrText>Journal</w:delInstrText>
        </w:r>
        <w:r w:rsidR="00426E62" w:rsidRPr="006E6534" w:rsidDel="00421D68">
          <w:rPr>
            <w:rFonts w:cs="Times New Roman"/>
            <w:color w:val="000000" w:themeColor="text1"/>
            <w:rPrChange w:id="17596"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97" w:author="N F" w:date="2023-12-05T03:09:00Z">
              <w:rPr>
                <w:rFonts w:cs="Times New Roman"/>
                <w:lang w:val="en-US"/>
              </w:rPr>
            </w:rPrChange>
          </w:rPr>
          <w:delInstrText>of</w:delInstrText>
        </w:r>
        <w:r w:rsidR="00426E62" w:rsidRPr="006E6534" w:rsidDel="00421D68">
          <w:rPr>
            <w:rFonts w:cs="Times New Roman"/>
            <w:color w:val="000000" w:themeColor="text1"/>
            <w:rPrChange w:id="17598"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599" w:author="N F" w:date="2023-12-05T03:09:00Z">
              <w:rPr>
                <w:rFonts w:cs="Times New Roman"/>
                <w:lang w:val="en-US"/>
              </w:rPr>
            </w:rPrChange>
          </w:rPr>
          <w:delInstrText>Medicine</w:delInstrText>
        </w:r>
        <w:r w:rsidR="00426E62" w:rsidRPr="006E6534" w:rsidDel="00421D68">
          <w:rPr>
            <w:rFonts w:cs="Times New Roman"/>
            <w:color w:val="000000" w:themeColor="text1"/>
            <w:rPrChange w:id="17600" w:author="N F" w:date="2023-12-05T03:09:00Z">
              <w:rPr>
                <w:rFonts w:cs="Times New Roman"/>
              </w:rPr>
            </w:rPrChange>
          </w:rPr>
          <w:delInstrText>","</w:delInstrText>
        </w:r>
        <w:r w:rsidR="00426E62" w:rsidRPr="006E6534" w:rsidDel="00421D68">
          <w:rPr>
            <w:rFonts w:cs="Times New Roman"/>
            <w:color w:val="000000" w:themeColor="text1"/>
            <w:lang w:val="en-US"/>
            <w:rPrChange w:id="17601" w:author="N F" w:date="2023-12-05T03:09:00Z">
              <w:rPr>
                <w:rFonts w:cs="Times New Roman"/>
                <w:lang w:val="en-US"/>
              </w:rPr>
            </w:rPrChange>
          </w:rPr>
          <w:delInstrText>DOI</w:delInstrText>
        </w:r>
        <w:r w:rsidR="00426E62" w:rsidRPr="006E6534" w:rsidDel="00421D68">
          <w:rPr>
            <w:rFonts w:cs="Times New Roman"/>
            <w:color w:val="000000" w:themeColor="text1"/>
            <w:rPrChange w:id="17602" w:author="N F" w:date="2023-12-05T03:09:00Z">
              <w:rPr>
                <w:rFonts w:cs="Times New Roman"/>
              </w:rPr>
            </w:rPrChange>
          </w:rPr>
          <w:delInstrText>":"10.1056/</w:delInstrText>
        </w:r>
        <w:r w:rsidR="00426E62" w:rsidRPr="006E6534" w:rsidDel="00421D68">
          <w:rPr>
            <w:rFonts w:cs="Times New Roman"/>
            <w:color w:val="000000" w:themeColor="text1"/>
            <w:lang w:val="en-US"/>
            <w:rPrChange w:id="17603" w:author="N F" w:date="2023-12-05T03:09:00Z">
              <w:rPr>
                <w:rFonts w:cs="Times New Roman"/>
                <w:lang w:val="en-US"/>
              </w:rPr>
            </w:rPrChange>
          </w:rPr>
          <w:delInstrText>NEJMoa</w:delInstrText>
        </w:r>
        <w:r w:rsidR="00426E62" w:rsidRPr="006E6534" w:rsidDel="00421D68">
          <w:rPr>
            <w:rFonts w:cs="Times New Roman"/>
            <w:color w:val="000000" w:themeColor="text1"/>
            <w:rPrChange w:id="17604" w:author="N F" w:date="2023-12-05T03:09:00Z">
              <w:rPr>
                <w:rFonts w:cs="Times New Roman"/>
              </w:rPr>
            </w:rPrChange>
          </w:rPr>
          <w:delInstrText>1612674","</w:delInstrText>
        </w:r>
        <w:r w:rsidR="00426E62" w:rsidRPr="006E6534" w:rsidDel="00421D68">
          <w:rPr>
            <w:rFonts w:cs="Times New Roman"/>
            <w:color w:val="000000" w:themeColor="text1"/>
            <w:lang w:val="en-US"/>
            <w:rPrChange w:id="17605" w:author="N F" w:date="2023-12-05T03:09:00Z">
              <w:rPr>
                <w:rFonts w:cs="Times New Roman"/>
                <w:lang w:val="en-US"/>
              </w:rPr>
            </w:rPrChange>
          </w:rPr>
          <w:delInstrText>ISSN</w:delInstrText>
        </w:r>
        <w:r w:rsidR="00426E62" w:rsidRPr="006E6534" w:rsidDel="00421D68">
          <w:rPr>
            <w:rFonts w:cs="Times New Roman"/>
            <w:color w:val="000000" w:themeColor="text1"/>
            <w:rPrChange w:id="17606" w:author="N F" w:date="2023-12-05T03:09:00Z">
              <w:rPr>
                <w:rFonts w:cs="Times New Roman"/>
              </w:rPr>
            </w:rPrChange>
          </w:rPr>
          <w:delInstrText>":"1533-4406","</w:delInstrText>
        </w:r>
        <w:r w:rsidR="00426E62" w:rsidRPr="006E6534" w:rsidDel="00421D68">
          <w:rPr>
            <w:rFonts w:cs="Times New Roman"/>
            <w:color w:val="000000" w:themeColor="text1"/>
            <w:lang w:val="en-US"/>
            <w:rPrChange w:id="17607" w:author="N F" w:date="2023-12-05T03:09:00Z">
              <w:rPr>
                <w:rFonts w:cs="Times New Roman"/>
                <w:lang w:val="en-US"/>
              </w:rPr>
            </w:rPrChange>
          </w:rPr>
          <w:delInstrText>issue</w:delInstrText>
        </w:r>
        <w:r w:rsidR="00426E62" w:rsidRPr="006E6534" w:rsidDel="00421D68">
          <w:rPr>
            <w:rFonts w:cs="Times New Roman"/>
            <w:color w:val="000000" w:themeColor="text1"/>
            <w:rPrChange w:id="17608" w:author="N F" w:date="2023-12-05T03:09:00Z">
              <w:rPr>
                <w:rFonts w:cs="Times New Roman"/>
              </w:rPr>
            </w:rPrChange>
          </w:rPr>
          <w:delInstrText>":"7","</w:delInstrText>
        </w:r>
        <w:r w:rsidR="00426E62" w:rsidRPr="006E6534" w:rsidDel="00421D68">
          <w:rPr>
            <w:rFonts w:cs="Times New Roman"/>
            <w:color w:val="000000" w:themeColor="text1"/>
            <w:lang w:val="en-US"/>
            <w:rPrChange w:id="17609" w:author="N F" w:date="2023-12-05T03:09:00Z">
              <w:rPr>
                <w:rFonts w:cs="Times New Roman"/>
                <w:lang w:val="en-US"/>
              </w:rPr>
            </w:rPrChange>
          </w:rPr>
          <w:delInstrText>journalAbbreviation</w:delInstrText>
        </w:r>
        <w:r w:rsidR="00426E62" w:rsidRPr="006E6534" w:rsidDel="00421D68">
          <w:rPr>
            <w:rFonts w:cs="Times New Roman"/>
            <w:color w:val="000000" w:themeColor="text1"/>
            <w:rPrChange w:id="17610" w:author="N F" w:date="2023-12-05T03:09:00Z">
              <w:rPr>
                <w:rFonts w:cs="Times New Roman"/>
              </w:rPr>
            </w:rPrChange>
          </w:rPr>
          <w:delInstrText>":"</w:delInstrText>
        </w:r>
        <w:r w:rsidR="00426E62" w:rsidRPr="006E6534" w:rsidDel="00421D68">
          <w:rPr>
            <w:rFonts w:cs="Times New Roman"/>
            <w:color w:val="000000" w:themeColor="text1"/>
            <w:lang w:val="en-US"/>
            <w:rPrChange w:id="17611" w:author="N F" w:date="2023-12-05T03:09:00Z">
              <w:rPr>
                <w:rFonts w:cs="Times New Roman"/>
                <w:lang w:val="en-US"/>
              </w:rPr>
            </w:rPrChange>
          </w:rPr>
          <w:delInstrText>N</w:delInstrText>
        </w:r>
        <w:r w:rsidR="00426E62" w:rsidRPr="006E6534" w:rsidDel="00421D68">
          <w:rPr>
            <w:rFonts w:cs="Times New Roman"/>
            <w:color w:val="000000" w:themeColor="text1"/>
            <w:rPrChange w:id="17612"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613" w:author="N F" w:date="2023-12-05T03:09:00Z">
              <w:rPr>
                <w:rFonts w:cs="Times New Roman"/>
                <w:lang w:val="en-US"/>
              </w:rPr>
            </w:rPrChange>
          </w:rPr>
          <w:delInstrText>Engl</w:delInstrText>
        </w:r>
        <w:r w:rsidR="00426E62" w:rsidRPr="006E6534" w:rsidDel="00421D68">
          <w:rPr>
            <w:rFonts w:cs="Times New Roman"/>
            <w:color w:val="000000" w:themeColor="text1"/>
            <w:rPrChange w:id="17614"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615" w:author="N F" w:date="2023-12-05T03:09:00Z">
              <w:rPr>
                <w:rFonts w:cs="Times New Roman"/>
                <w:lang w:val="en-US"/>
              </w:rPr>
            </w:rPrChange>
          </w:rPr>
          <w:delInstrText>J</w:delInstrText>
        </w:r>
        <w:r w:rsidR="00426E62" w:rsidRPr="006E6534" w:rsidDel="00421D68">
          <w:rPr>
            <w:rFonts w:cs="Times New Roman"/>
            <w:color w:val="000000" w:themeColor="text1"/>
            <w:rPrChange w:id="17616"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617" w:author="N F" w:date="2023-12-05T03:09:00Z">
              <w:rPr>
                <w:rFonts w:cs="Times New Roman"/>
                <w:lang w:val="en-US"/>
              </w:rPr>
            </w:rPrChange>
          </w:rPr>
          <w:delInstrText>Med</w:delInstrText>
        </w:r>
        <w:r w:rsidR="00426E62" w:rsidRPr="006E6534" w:rsidDel="00421D68">
          <w:rPr>
            <w:rFonts w:cs="Times New Roman"/>
            <w:color w:val="000000" w:themeColor="text1"/>
            <w:rPrChange w:id="17618" w:author="N F" w:date="2023-12-05T03:09:00Z">
              <w:rPr>
                <w:rFonts w:cs="Times New Roman"/>
              </w:rPr>
            </w:rPrChange>
          </w:rPr>
          <w:delInstrText>","</w:delInstrText>
        </w:r>
        <w:r w:rsidR="00426E62" w:rsidRPr="006E6534" w:rsidDel="00421D68">
          <w:rPr>
            <w:rFonts w:cs="Times New Roman"/>
            <w:color w:val="000000" w:themeColor="text1"/>
            <w:lang w:val="en-US"/>
            <w:rPrChange w:id="17619" w:author="N F" w:date="2023-12-05T03:09:00Z">
              <w:rPr>
                <w:rFonts w:cs="Times New Roman"/>
                <w:lang w:val="en-US"/>
              </w:rPr>
            </w:rPrChange>
          </w:rPr>
          <w:delInstrText>language</w:delInstrText>
        </w:r>
        <w:r w:rsidR="00426E62" w:rsidRPr="006E6534" w:rsidDel="00421D68">
          <w:rPr>
            <w:rFonts w:cs="Times New Roman"/>
            <w:color w:val="000000" w:themeColor="text1"/>
            <w:rPrChange w:id="17620" w:author="N F" w:date="2023-12-05T03:09:00Z">
              <w:rPr>
                <w:rFonts w:cs="Times New Roman"/>
              </w:rPr>
            </w:rPrChange>
          </w:rPr>
          <w:delInstrText>":"</w:delInstrText>
        </w:r>
        <w:r w:rsidR="00426E62" w:rsidRPr="006E6534" w:rsidDel="00421D68">
          <w:rPr>
            <w:rFonts w:cs="Times New Roman"/>
            <w:color w:val="000000" w:themeColor="text1"/>
            <w:lang w:val="en-US"/>
            <w:rPrChange w:id="17621" w:author="N F" w:date="2023-12-05T03:09:00Z">
              <w:rPr>
                <w:rFonts w:cs="Times New Roman"/>
                <w:lang w:val="en-US"/>
              </w:rPr>
            </w:rPrChange>
          </w:rPr>
          <w:delInstrText>eng</w:delInstrText>
        </w:r>
        <w:r w:rsidR="00426E62" w:rsidRPr="006E6534" w:rsidDel="00421D68">
          <w:rPr>
            <w:rFonts w:cs="Times New Roman"/>
            <w:color w:val="000000" w:themeColor="text1"/>
            <w:rPrChange w:id="17622" w:author="N F" w:date="2023-12-05T03:09:00Z">
              <w:rPr>
                <w:rFonts w:cs="Times New Roman"/>
              </w:rPr>
            </w:rPrChange>
          </w:rPr>
          <w:delInstrText>","</w:delInstrText>
        </w:r>
        <w:r w:rsidR="00426E62" w:rsidRPr="006E6534" w:rsidDel="00421D68">
          <w:rPr>
            <w:rFonts w:cs="Times New Roman"/>
            <w:color w:val="000000" w:themeColor="text1"/>
            <w:lang w:val="en-US"/>
            <w:rPrChange w:id="17623" w:author="N F" w:date="2023-12-05T03:09:00Z">
              <w:rPr>
                <w:rFonts w:cs="Times New Roman"/>
                <w:lang w:val="en-US"/>
              </w:rPr>
            </w:rPrChange>
          </w:rPr>
          <w:delInstrText>note</w:delInstrText>
        </w:r>
        <w:r w:rsidR="00426E62" w:rsidRPr="006E6534" w:rsidDel="00421D68">
          <w:rPr>
            <w:rFonts w:cs="Times New Roman"/>
            <w:color w:val="000000" w:themeColor="text1"/>
            <w:rPrChange w:id="17624" w:author="N F" w:date="2023-12-05T03:09:00Z">
              <w:rPr>
                <w:rFonts w:cs="Times New Roman"/>
              </w:rPr>
            </w:rPrChange>
          </w:rPr>
          <w:delInstrText>":"</w:delInstrText>
        </w:r>
        <w:r w:rsidR="00426E62" w:rsidRPr="006E6534" w:rsidDel="00421D68">
          <w:rPr>
            <w:rFonts w:cs="Times New Roman"/>
            <w:color w:val="000000" w:themeColor="text1"/>
            <w:lang w:val="en-US"/>
            <w:rPrChange w:id="17625" w:author="N F" w:date="2023-12-05T03:09:00Z">
              <w:rPr>
                <w:rFonts w:cs="Times New Roman"/>
                <w:lang w:val="en-US"/>
              </w:rPr>
            </w:rPrChange>
          </w:rPr>
          <w:delInstrText>PMID</w:delInstrText>
        </w:r>
        <w:r w:rsidR="00426E62" w:rsidRPr="006E6534" w:rsidDel="00421D68">
          <w:rPr>
            <w:rFonts w:cs="Times New Roman"/>
            <w:color w:val="000000" w:themeColor="text1"/>
            <w:rPrChange w:id="17626" w:author="N F" w:date="2023-12-05T03:09:00Z">
              <w:rPr>
                <w:rFonts w:cs="Times New Roman"/>
              </w:rPr>
            </w:rPrChange>
          </w:rPr>
          <w:delInstrText>: 27959700\</w:delInstrText>
        </w:r>
        <w:r w:rsidR="00426E62" w:rsidRPr="006E6534" w:rsidDel="00421D68">
          <w:rPr>
            <w:rFonts w:cs="Times New Roman"/>
            <w:color w:val="000000" w:themeColor="text1"/>
            <w:lang w:val="en-US"/>
            <w:rPrChange w:id="17627" w:author="N F" w:date="2023-12-05T03:09:00Z">
              <w:rPr>
                <w:rFonts w:cs="Times New Roman"/>
                <w:lang w:val="en-US"/>
              </w:rPr>
            </w:rPrChange>
          </w:rPr>
          <w:delInstrText>nPMCID</w:delInstrText>
        </w:r>
        <w:r w:rsidR="00426E62" w:rsidRPr="006E6534" w:rsidDel="00421D68">
          <w:rPr>
            <w:rFonts w:cs="Times New Roman"/>
            <w:color w:val="000000" w:themeColor="text1"/>
            <w:rPrChange w:id="17628"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629" w:author="N F" w:date="2023-12-05T03:09:00Z">
              <w:rPr>
                <w:rFonts w:cs="Times New Roman"/>
                <w:lang w:val="en-US"/>
              </w:rPr>
            </w:rPrChange>
          </w:rPr>
          <w:delInstrText>PMC</w:delInstrText>
        </w:r>
        <w:r w:rsidR="00426E62" w:rsidRPr="006E6534" w:rsidDel="00421D68">
          <w:rPr>
            <w:rFonts w:cs="Times New Roman"/>
            <w:color w:val="000000" w:themeColor="text1"/>
            <w:rPrChange w:id="17630" w:author="N F" w:date="2023-12-05T03:09:00Z">
              <w:rPr>
                <w:rFonts w:cs="Times New Roman"/>
              </w:rPr>
            </w:rPrChange>
          </w:rPr>
          <w:delInstrText>6762027","</w:delInstrText>
        </w:r>
        <w:r w:rsidR="00426E62" w:rsidRPr="006E6534" w:rsidDel="00421D68">
          <w:rPr>
            <w:rFonts w:cs="Times New Roman"/>
            <w:color w:val="000000" w:themeColor="text1"/>
            <w:lang w:val="en-US"/>
            <w:rPrChange w:id="17631" w:author="N F" w:date="2023-12-05T03:09:00Z">
              <w:rPr>
                <w:rFonts w:cs="Times New Roman"/>
                <w:lang w:val="en-US"/>
              </w:rPr>
            </w:rPrChange>
          </w:rPr>
          <w:delInstrText>page</w:delInstrText>
        </w:r>
        <w:r w:rsidR="00426E62" w:rsidRPr="006E6534" w:rsidDel="00421D68">
          <w:rPr>
            <w:rFonts w:cs="Times New Roman"/>
            <w:color w:val="000000" w:themeColor="text1"/>
            <w:rPrChange w:id="17632" w:author="N F" w:date="2023-12-05T03:09:00Z">
              <w:rPr>
                <w:rFonts w:cs="Times New Roman"/>
              </w:rPr>
            </w:rPrChange>
          </w:rPr>
          <w:delInstrText>":"629-640","</w:delInstrText>
        </w:r>
        <w:r w:rsidR="00426E62" w:rsidRPr="006E6534" w:rsidDel="00421D68">
          <w:rPr>
            <w:rFonts w:cs="Times New Roman"/>
            <w:color w:val="000000" w:themeColor="text1"/>
            <w:lang w:val="en-US"/>
            <w:rPrChange w:id="17633" w:author="N F" w:date="2023-12-05T03:09:00Z">
              <w:rPr>
                <w:rFonts w:cs="Times New Roman"/>
                <w:lang w:val="en-US"/>
              </w:rPr>
            </w:rPrChange>
          </w:rPr>
          <w:delInstrText>source</w:delInstrText>
        </w:r>
        <w:r w:rsidR="00426E62" w:rsidRPr="006E6534" w:rsidDel="00421D68">
          <w:rPr>
            <w:rFonts w:cs="Times New Roman"/>
            <w:color w:val="000000" w:themeColor="text1"/>
            <w:rPrChange w:id="17634" w:author="N F" w:date="2023-12-05T03:09:00Z">
              <w:rPr>
                <w:rFonts w:cs="Times New Roman"/>
              </w:rPr>
            </w:rPrChange>
          </w:rPr>
          <w:delInstrText>":"</w:delInstrText>
        </w:r>
        <w:r w:rsidR="00426E62" w:rsidRPr="006E6534" w:rsidDel="00421D68">
          <w:rPr>
            <w:rFonts w:cs="Times New Roman"/>
            <w:color w:val="000000" w:themeColor="text1"/>
            <w:lang w:val="en-US"/>
            <w:rPrChange w:id="17635" w:author="N F" w:date="2023-12-05T03:09:00Z">
              <w:rPr>
                <w:rFonts w:cs="Times New Roman"/>
                <w:lang w:val="en-US"/>
              </w:rPr>
            </w:rPrChange>
          </w:rPr>
          <w:delInstrText>PubMed</w:delInstrText>
        </w:r>
        <w:r w:rsidR="00426E62" w:rsidRPr="006E6534" w:rsidDel="00421D68">
          <w:rPr>
            <w:rFonts w:cs="Times New Roman"/>
            <w:color w:val="000000" w:themeColor="text1"/>
            <w:rPrChange w:id="17636" w:author="N F" w:date="2023-12-05T03:09:00Z">
              <w:rPr>
                <w:rFonts w:cs="Times New Roman"/>
              </w:rPr>
            </w:rPrChange>
          </w:rPr>
          <w:delInstrText>","</w:delInstrText>
        </w:r>
        <w:r w:rsidR="00426E62" w:rsidRPr="006E6534" w:rsidDel="00421D68">
          <w:rPr>
            <w:rFonts w:cs="Times New Roman"/>
            <w:color w:val="000000" w:themeColor="text1"/>
            <w:lang w:val="en-US"/>
            <w:rPrChange w:id="17637" w:author="N F" w:date="2023-12-05T03:09:00Z">
              <w:rPr>
                <w:rFonts w:cs="Times New Roman"/>
                <w:lang w:val="en-US"/>
              </w:rPr>
            </w:rPrChange>
          </w:rPr>
          <w:delInstrText>title</w:delInstrText>
        </w:r>
        <w:r w:rsidR="00426E62" w:rsidRPr="006E6534" w:rsidDel="00421D68">
          <w:rPr>
            <w:rFonts w:cs="Times New Roman"/>
            <w:color w:val="000000" w:themeColor="text1"/>
            <w:rPrChange w:id="17638" w:author="N F" w:date="2023-12-05T03:09:00Z">
              <w:rPr>
                <w:rFonts w:cs="Times New Roman"/>
              </w:rPr>
            </w:rPrChange>
          </w:rPr>
          <w:delInstrText>":"</w:delInstrText>
        </w:r>
        <w:r w:rsidR="00426E62" w:rsidRPr="006E6534" w:rsidDel="00421D68">
          <w:rPr>
            <w:rFonts w:cs="Times New Roman"/>
            <w:color w:val="000000" w:themeColor="text1"/>
            <w:lang w:val="en-US"/>
            <w:rPrChange w:id="17639" w:author="N F" w:date="2023-12-05T03:09:00Z">
              <w:rPr>
                <w:rFonts w:cs="Times New Roman"/>
                <w:lang w:val="en-US"/>
              </w:rPr>
            </w:rPrChange>
          </w:rPr>
          <w:delInstrText>Osimertinib</w:delInstrText>
        </w:r>
        <w:r w:rsidR="00426E62" w:rsidRPr="006E6534" w:rsidDel="00421D68">
          <w:rPr>
            <w:rFonts w:cs="Times New Roman"/>
            <w:color w:val="000000" w:themeColor="text1"/>
            <w:rPrChange w:id="17640"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641" w:author="N F" w:date="2023-12-05T03:09:00Z">
              <w:rPr>
                <w:rFonts w:cs="Times New Roman"/>
                <w:lang w:val="en-US"/>
              </w:rPr>
            </w:rPrChange>
          </w:rPr>
          <w:delInstrText>or</w:delInstrText>
        </w:r>
        <w:r w:rsidR="00426E62" w:rsidRPr="006E6534" w:rsidDel="00421D68">
          <w:rPr>
            <w:rFonts w:cs="Times New Roman"/>
            <w:color w:val="000000" w:themeColor="text1"/>
            <w:rPrChange w:id="17642"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643" w:author="N F" w:date="2023-12-05T03:09:00Z">
              <w:rPr>
                <w:rFonts w:cs="Times New Roman"/>
                <w:lang w:val="en-US"/>
              </w:rPr>
            </w:rPrChange>
          </w:rPr>
          <w:delInstrText>Platinum</w:delInstrText>
        </w:r>
        <w:r w:rsidR="00426E62" w:rsidRPr="006E6534" w:rsidDel="00421D68">
          <w:rPr>
            <w:rFonts w:cs="Times New Roman"/>
            <w:color w:val="000000" w:themeColor="text1"/>
            <w:rPrChange w:id="17644" w:author="N F" w:date="2023-12-05T03:09:00Z">
              <w:rPr>
                <w:rFonts w:cs="Times New Roman"/>
              </w:rPr>
            </w:rPrChange>
          </w:rPr>
          <w:delInstrText>-</w:delInstrText>
        </w:r>
        <w:r w:rsidR="00426E62" w:rsidRPr="006E6534" w:rsidDel="00421D68">
          <w:rPr>
            <w:rFonts w:cs="Times New Roman"/>
            <w:color w:val="000000" w:themeColor="text1"/>
            <w:lang w:val="en-US"/>
            <w:rPrChange w:id="17645" w:author="N F" w:date="2023-12-05T03:09:00Z">
              <w:rPr>
                <w:rFonts w:cs="Times New Roman"/>
                <w:lang w:val="en-US"/>
              </w:rPr>
            </w:rPrChange>
          </w:rPr>
          <w:delInstrText>Pemetrexed</w:delInstrText>
        </w:r>
        <w:r w:rsidR="00426E62" w:rsidRPr="006E6534" w:rsidDel="00421D68">
          <w:rPr>
            <w:rFonts w:cs="Times New Roman"/>
            <w:color w:val="000000" w:themeColor="text1"/>
            <w:rPrChange w:id="17646"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647" w:author="N F" w:date="2023-12-05T03:09:00Z">
              <w:rPr>
                <w:rFonts w:cs="Times New Roman"/>
                <w:lang w:val="en-US"/>
              </w:rPr>
            </w:rPrChange>
          </w:rPr>
          <w:delInstrText>in</w:delInstrText>
        </w:r>
        <w:r w:rsidR="00426E62" w:rsidRPr="006E6534" w:rsidDel="00421D68">
          <w:rPr>
            <w:rFonts w:cs="Times New Roman"/>
            <w:color w:val="000000" w:themeColor="text1"/>
            <w:rPrChange w:id="17648"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649" w:author="N F" w:date="2023-12-05T03:09:00Z">
              <w:rPr>
                <w:rFonts w:cs="Times New Roman"/>
                <w:lang w:val="en-US"/>
              </w:rPr>
            </w:rPrChange>
          </w:rPr>
          <w:delInstrText>EGFR</w:delInstrText>
        </w:r>
        <w:r w:rsidR="00426E62" w:rsidRPr="006E6534" w:rsidDel="00421D68">
          <w:rPr>
            <w:rFonts w:cs="Times New Roman"/>
            <w:color w:val="000000" w:themeColor="text1"/>
            <w:rPrChange w:id="17650"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651" w:author="N F" w:date="2023-12-05T03:09:00Z">
              <w:rPr>
                <w:rFonts w:cs="Times New Roman"/>
                <w:lang w:val="en-US"/>
              </w:rPr>
            </w:rPrChange>
          </w:rPr>
          <w:delInstrText>T</w:delInstrText>
        </w:r>
        <w:r w:rsidR="00426E62" w:rsidRPr="006E6534" w:rsidDel="00421D68">
          <w:rPr>
            <w:rFonts w:cs="Times New Roman"/>
            <w:color w:val="000000" w:themeColor="text1"/>
            <w:rPrChange w:id="17652" w:author="N F" w:date="2023-12-05T03:09:00Z">
              <w:rPr>
                <w:rFonts w:cs="Times New Roman"/>
              </w:rPr>
            </w:rPrChange>
          </w:rPr>
          <w:delInstrText>790</w:delInstrText>
        </w:r>
        <w:r w:rsidR="00426E62" w:rsidRPr="006E6534" w:rsidDel="00421D68">
          <w:rPr>
            <w:rFonts w:cs="Times New Roman"/>
            <w:color w:val="000000" w:themeColor="text1"/>
            <w:lang w:val="en-US"/>
            <w:rPrChange w:id="17653" w:author="N F" w:date="2023-12-05T03:09:00Z">
              <w:rPr>
                <w:rFonts w:cs="Times New Roman"/>
                <w:lang w:val="en-US"/>
              </w:rPr>
            </w:rPrChange>
          </w:rPr>
          <w:delInstrText>M</w:delInstrText>
        </w:r>
        <w:r w:rsidR="00426E62" w:rsidRPr="006E6534" w:rsidDel="00421D68">
          <w:rPr>
            <w:rFonts w:cs="Times New Roman"/>
            <w:color w:val="000000" w:themeColor="text1"/>
            <w:rPrChange w:id="17654" w:author="N F" w:date="2023-12-05T03:09:00Z">
              <w:rPr>
                <w:rFonts w:cs="Times New Roman"/>
              </w:rPr>
            </w:rPrChange>
          </w:rPr>
          <w:delInstrText>-</w:delInstrText>
        </w:r>
        <w:r w:rsidR="00426E62" w:rsidRPr="006E6534" w:rsidDel="00421D68">
          <w:rPr>
            <w:rFonts w:cs="Times New Roman"/>
            <w:color w:val="000000" w:themeColor="text1"/>
            <w:lang w:val="en-US"/>
            <w:rPrChange w:id="17655" w:author="N F" w:date="2023-12-05T03:09:00Z">
              <w:rPr>
                <w:rFonts w:cs="Times New Roman"/>
                <w:lang w:val="en-US"/>
              </w:rPr>
            </w:rPrChange>
          </w:rPr>
          <w:delInstrText>Positive</w:delInstrText>
        </w:r>
        <w:r w:rsidR="00426E62" w:rsidRPr="006E6534" w:rsidDel="00421D68">
          <w:rPr>
            <w:rFonts w:cs="Times New Roman"/>
            <w:color w:val="000000" w:themeColor="text1"/>
            <w:rPrChange w:id="17656"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657" w:author="N F" w:date="2023-12-05T03:09:00Z">
              <w:rPr>
                <w:rFonts w:cs="Times New Roman"/>
                <w:lang w:val="en-US"/>
              </w:rPr>
            </w:rPrChange>
          </w:rPr>
          <w:delInstrText>Lung</w:delInstrText>
        </w:r>
        <w:r w:rsidR="00426E62" w:rsidRPr="006E6534" w:rsidDel="00421D68">
          <w:rPr>
            <w:rFonts w:cs="Times New Roman"/>
            <w:color w:val="000000" w:themeColor="text1"/>
            <w:rPrChange w:id="17658"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659" w:author="N F" w:date="2023-12-05T03:09:00Z">
              <w:rPr>
                <w:rFonts w:cs="Times New Roman"/>
                <w:lang w:val="en-US"/>
              </w:rPr>
            </w:rPrChange>
          </w:rPr>
          <w:delInstrText>Cancer</w:delInstrText>
        </w:r>
        <w:r w:rsidR="00426E62" w:rsidRPr="006E6534" w:rsidDel="00421D68">
          <w:rPr>
            <w:rFonts w:cs="Times New Roman"/>
            <w:color w:val="000000" w:themeColor="text1"/>
            <w:rPrChange w:id="17660" w:author="N F" w:date="2023-12-05T03:09:00Z">
              <w:rPr>
                <w:rFonts w:cs="Times New Roman"/>
              </w:rPr>
            </w:rPrChange>
          </w:rPr>
          <w:delInstrText>","</w:delInstrText>
        </w:r>
        <w:r w:rsidR="00426E62" w:rsidRPr="006E6534" w:rsidDel="00421D68">
          <w:rPr>
            <w:rFonts w:cs="Times New Roman"/>
            <w:color w:val="000000" w:themeColor="text1"/>
            <w:lang w:val="en-US"/>
            <w:rPrChange w:id="17661" w:author="N F" w:date="2023-12-05T03:09:00Z">
              <w:rPr>
                <w:rFonts w:cs="Times New Roman"/>
                <w:lang w:val="en-US"/>
              </w:rPr>
            </w:rPrChange>
          </w:rPr>
          <w:delInstrText>volume</w:delInstrText>
        </w:r>
        <w:r w:rsidR="00426E62" w:rsidRPr="006E6534" w:rsidDel="00421D68">
          <w:rPr>
            <w:rFonts w:cs="Times New Roman"/>
            <w:color w:val="000000" w:themeColor="text1"/>
            <w:rPrChange w:id="17662" w:author="N F" w:date="2023-12-05T03:09:00Z">
              <w:rPr>
                <w:rFonts w:cs="Times New Roman"/>
              </w:rPr>
            </w:rPrChange>
          </w:rPr>
          <w:delInstrText>":"376","</w:delInstrText>
        </w:r>
        <w:r w:rsidR="00426E62" w:rsidRPr="006E6534" w:rsidDel="00421D68">
          <w:rPr>
            <w:rFonts w:cs="Times New Roman"/>
            <w:color w:val="000000" w:themeColor="text1"/>
            <w:lang w:val="en-US"/>
            <w:rPrChange w:id="17663" w:author="N F" w:date="2023-12-05T03:09:00Z">
              <w:rPr>
                <w:rFonts w:cs="Times New Roman"/>
                <w:lang w:val="en-US"/>
              </w:rPr>
            </w:rPrChange>
          </w:rPr>
          <w:delInstrText>author</w:delInstrText>
        </w:r>
        <w:r w:rsidR="00426E62" w:rsidRPr="006E6534" w:rsidDel="00421D68">
          <w:rPr>
            <w:rFonts w:cs="Times New Roman"/>
            <w:color w:val="000000" w:themeColor="text1"/>
            <w:rPrChange w:id="17664" w:author="N F" w:date="2023-12-05T03:09:00Z">
              <w:rPr>
                <w:rFonts w:cs="Times New Roman"/>
              </w:rPr>
            </w:rPrChange>
          </w:rPr>
          <w:delInstrText>":[{"</w:delInstrText>
        </w:r>
        <w:r w:rsidR="00426E62" w:rsidRPr="006E6534" w:rsidDel="00421D68">
          <w:rPr>
            <w:rFonts w:cs="Times New Roman"/>
            <w:color w:val="000000" w:themeColor="text1"/>
            <w:lang w:val="en-US"/>
            <w:rPrChange w:id="17665" w:author="N F" w:date="2023-12-05T03:09:00Z">
              <w:rPr>
                <w:rFonts w:cs="Times New Roman"/>
                <w:lang w:val="en-US"/>
              </w:rPr>
            </w:rPrChange>
          </w:rPr>
          <w:delInstrText>family</w:delInstrText>
        </w:r>
        <w:r w:rsidR="00426E62" w:rsidRPr="006E6534" w:rsidDel="00421D68">
          <w:rPr>
            <w:rFonts w:cs="Times New Roman"/>
            <w:color w:val="000000" w:themeColor="text1"/>
            <w:rPrChange w:id="17666" w:author="N F" w:date="2023-12-05T03:09:00Z">
              <w:rPr>
                <w:rFonts w:cs="Times New Roman"/>
              </w:rPr>
            </w:rPrChange>
          </w:rPr>
          <w:delInstrText>":"</w:delInstrText>
        </w:r>
        <w:r w:rsidR="00426E62" w:rsidRPr="006E6534" w:rsidDel="00421D68">
          <w:rPr>
            <w:rFonts w:cs="Times New Roman"/>
            <w:color w:val="000000" w:themeColor="text1"/>
            <w:lang w:val="en-US"/>
            <w:rPrChange w:id="17667" w:author="N F" w:date="2023-12-05T03:09:00Z">
              <w:rPr>
                <w:rFonts w:cs="Times New Roman"/>
                <w:lang w:val="en-US"/>
              </w:rPr>
            </w:rPrChange>
          </w:rPr>
          <w:delInstrText>Mok</w:delInstrText>
        </w:r>
        <w:r w:rsidR="00426E62" w:rsidRPr="006E6534" w:rsidDel="00421D68">
          <w:rPr>
            <w:rFonts w:cs="Times New Roman"/>
            <w:color w:val="000000" w:themeColor="text1"/>
            <w:rPrChange w:id="17668" w:author="N F" w:date="2023-12-05T03:09:00Z">
              <w:rPr>
                <w:rFonts w:cs="Times New Roman"/>
              </w:rPr>
            </w:rPrChange>
          </w:rPr>
          <w:delInstrText>","</w:delInstrText>
        </w:r>
        <w:r w:rsidR="00426E62" w:rsidRPr="006E6534" w:rsidDel="00421D68">
          <w:rPr>
            <w:rFonts w:cs="Times New Roman"/>
            <w:color w:val="000000" w:themeColor="text1"/>
            <w:lang w:val="en-US"/>
            <w:rPrChange w:id="17669" w:author="N F" w:date="2023-12-05T03:09:00Z">
              <w:rPr>
                <w:rFonts w:cs="Times New Roman"/>
                <w:lang w:val="en-US"/>
              </w:rPr>
            </w:rPrChange>
          </w:rPr>
          <w:delInstrText>given</w:delInstrText>
        </w:r>
        <w:r w:rsidR="00426E62" w:rsidRPr="006E6534" w:rsidDel="00421D68">
          <w:rPr>
            <w:rFonts w:cs="Times New Roman"/>
            <w:color w:val="000000" w:themeColor="text1"/>
            <w:rPrChange w:id="17670" w:author="N F" w:date="2023-12-05T03:09:00Z">
              <w:rPr>
                <w:rFonts w:cs="Times New Roman"/>
              </w:rPr>
            </w:rPrChange>
          </w:rPr>
          <w:delInstrText>":"</w:delInstrText>
        </w:r>
        <w:r w:rsidR="00426E62" w:rsidRPr="006E6534" w:rsidDel="00421D68">
          <w:rPr>
            <w:rFonts w:cs="Times New Roman"/>
            <w:color w:val="000000" w:themeColor="text1"/>
            <w:lang w:val="en-US"/>
            <w:rPrChange w:id="17671" w:author="N F" w:date="2023-12-05T03:09:00Z">
              <w:rPr>
                <w:rFonts w:cs="Times New Roman"/>
                <w:lang w:val="en-US"/>
              </w:rPr>
            </w:rPrChange>
          </w:rPr>
          <w:delInstrText>Tony</w:delInstrText>
        </w:r>
        <w:r w:rsidR="00426E62" w:rsidRPr="006E6534" w:rsidDel="00421D68">
          <w:rPr>
            <w:rFonts w:cs="Times New Roman"/>
            <w:color w:val="000000" w:themeColor="text1"/>
            <w:rPrChange w:id="17672"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673" w:author="N F" w:date="2023-12-05T03:09:00Z">
              <w:rPr>
                <w:rFonts w:cs="Times New Roman"/>
                <w:lang w:val="en-US"/>
              </w:rPr>
            </w:rPrChange>
          </w:rPr>
          <w:delInstrText>S</w:delInstrText>
        </w:r>
        <w:r w:rsidR="00426E62" w:rsidRPr="006E6534" w:rsidDel="00421D68">
          <w:rPr>
            <w:rFonts w:cs="Times New Roman"/>
            <w:color w:val="000000" w:themeColor="text1"/>
            <w:rPrChange w:id="17674" w:author="N F" w:date="2023-12-05T03:09:00Z">
              <w:rPr>
                <w:rFonts w:cs="Times New Roman"/>
              </w:rPr>
            </w:rPrChange>
          </w:rPr>
          <w:delInstrText>."},{"</w:delInstrText>
        </w:r>
        <w:r w:rsidR="00426E62" w:rsidRPr="006E6534" w:rsidDel="00421D68">
          <w:rPr>
            <w:rFonts w:cs="Times New Roman"/>
            <w:color w:val="000000" w:themeColor="text1"/>
            <w:lang w:val="en-US"/>
            <w:rPrChange w:id="17675" w:author="N F" w:date="2023-12-05T03:09:00Z">
              <w:rPr>
                <w:rFonts w:cs="Times New Roman"/>
                <w:lang w:val="en-US"/>
              </w:rPr>
            </w:rPrChange>
          </w:rPr>
          <w:delInstrText>family</w:delInstrText>
        </w:r>
        <w:r w:rsidR="00426E62" w:rsidRPr="006E6534" w:rsidDel="00421D68">
          <w:rPr>
            <w:rFonts w:cs="Times New Roman"/>
            <w:color w:val="000000" w:themeColor="text1"/>
            <w:rPrChange w:id="17676" w:author="N F" w:date="2023-12-05T03:09:00Z">
              <w:rPr>
                <w:rFonts w:cs="Times New Roman"/>
              </w:rPr>
            </w:rPrChange>
          </w:rPr>
          <w:delInstrText>":"</w:delInstrText>
        </w:r>
        <w:r w:rsidR="00426E62" w:rsidRPr="006E6534" w:rsidDel="00421D68">
          <w:rPr>
            <w:rFonts w:cs="Times New Roman"/>
            <w:color w:val="000000" w:themeColor="text1"/>
            <w:lang w:val="en-US"/>
            <w:rPrChange w:id="17677" w:author="N F" w:date="2023-12-05T03:09:00Z">
              <w:rPr>
                <w:rFonts w:cs="Times New Roman"/>
                <w:lang w:val="en-US"/>
              </w:rPr>
            </w:rPrChange>
          </w:rPr>
          <w:delInstrText>Wu</w:delInstrText>
        </w:r>
        <w:r w:rsidR="00426E62" w:rsidRPr="006E6534" w:rsidDel="00421D68">
          <w:rPr>
            <w:rFonts w:cs="Times New Roman"/>
            <w:color w:val="000000" w:themeColor="text1"/>
            <w:rPrChange w:id="17678" w:author="N F" w:date="2023-12-05T03:09:00Z">
              <w:rPr>
                <w:rFonts w:cs="Times New Roman"/>
              </w:rPr>
            </w:rPrChange>
          </w:rPr>
          <w:delInstrText>","</w:delInstrText>
        </w:r>
        <w:r w:rsidR="00426E62" w:rsidRPr="006E6534" w:rsidDel="00421D68">
          <w:rPr>
            <w:rFonts w:cs="Times New Roman"/>
            <w:color w:val="000000" w:themeColor="text1"/>
            <w:lang w:val="en-US"/>
            <w:rPrChange w:id="17679" w:author="N F" w:date="2023-12-05T03:09:00Z">
              <w:rPr>
                <w:rFonts w:cs="Times New Roman"/>
                <w:lang w:val="en-US"/>
              </w:rPr>
            </w:rPrChange>
          </w:rPr>
          <w:delInstrText>given</w:delInstrText>
        </w:r>
        <w:r w:rsidR="00426E62" w:rsidRPr="006E6534" w:rsidDel="00421D68">
          <w:rPr>
            <w:rFonts w:cs="Times New Roman"/>
            <w:color w:val="000000" w:themeColor="text1"/>
            <w:rPrChange w:id="17680" w:author="N F" w:date="2023-12-05T03:09:00Z">
              <w:rPr>
                <w:rFonts w:cs="Times New Roman"/>
              </w:rPr>
            </w:rPrChange>
          </w:rPr>
          <w:delInstrText>":"</w:delInstrText>
        </w:r>
        <w:r w:rsidR="00426E62" w:rsidRPr="006E6534" w:rsidDel="00421D68">
          <w:rPr>
            <w:rFonts w:cs="Times New Roman"/>
            <w:color w:val="000000" w:themeColor="text1"/>
            <w:lang w:val="en-US"/>
            <w:rPrChange w:id="17681" w:author="N F" w:date="2023-12-05T03:09:00Z">
              <w:rPr>
                <w:rFonts w:cs="Times New Roman"/>
                <w:lang w:val="en-US"/>
              </w:rPr>
            </w:rPrChange>
          </w:rPr>
          <w:delInstrText>Yi</w:delInstrText>
        </w:r>
        <w:r w:rsidR="00426E62" w:rsidRPr="006E6534" w:rsidDel="00421D68">
          <w:rPr>
            <w:rFonts w:cs="Times New Roman"/>
            <w:color w:val="000000" w:themeColor="text1"/>
            <w:rPrChange w:id="17682" w:author="N F" w:date="2023-12-05T03:09:00Z">
              <w:rPr>
                <w:rFonts w:cs="Times New Roman"/>
              </w:rPr>
            </w:rPrChange>
          </w:rPr>
          <w:delInstrText>-</w:delInstrText>
        </w:r>
        <w:r w:rsidR="00426E62" w:rsidRPr="006E6534" w:rsidDel="00421D68">
          <w:rPr>
            <w:rFonts w:cs="Times New Roman"/>
            <w:color w:val="000000" w:themeColor="text1"/>
            <w:lang w:val="en-US"/>
            <w:rPrChange w:id="17683" w:author="N F" w:date="2023-12-05T03:09:00Z">
              <w:rPr>
                <w:rFonts w:cs="Times New Roman"/>
                <w:lang w:val="en-US"/>
              </w:rPr>
            </w:rPrChange>
          </w:rPr>
          <w:delInstrText>Long</w:delInstrText>
        </w:r>
        <w:r w:rsidR="00426E62" w:rsidRPr="006E6534" w:rsidDel="00421D68">
          <w:rPr>
            <w:rFonts w:cs="Times New Roman"/>
            <w:color w:val="000000" w:themeColor="text1"/>
            <w:rPrChange w:id="17684" w:author="N F" w:date="2023-12-05T03:09:00Z">
              <w:rPr>
                <w:rFonts w:cs="Times New Roman"/>
              </w:rPr>
            </w:rPrChange>
          </w:rPr>
          <w:delInstrText>"},{"</w:delInstrText>
        </w:r>
        <w:r w:rsidR="00426E62" w:rsidRPr="006E6534" w:rsidDel="00421D68">
          <w:rPr>
            <w:rFonts w:cs="Times New Roman"/>
            <w:color w:val="000000" w:themeColor="text1"/>
            <w:lang w:val="en-US"/>
            <w:rPrChange w:id="17685" w:author="N F" w:date="2023-12-05T03:09:00Z">
              <w:rPr>
                <w:rFonts w:cs="Times New Roman"/>
                <w:lang w:val="en-US"/>
              </w:rPr>
            </w:rPrChange>
          </w:rPr>
          <w:delInstrText>family</w:delInstrText>
        </w:r>
        <w:r w:rsidR="00426E62" w:rsidRPr="006E6534" w:rsidDel="00421D68">
          <w:rPr>
            <w:rFonts w:cs="Times New Roman"/>
            <w:color w:val="000000" w:themeColor="text1"/>
            <w:rPrChange w:id="17686" w:author="N F" w:date="2023-12-05T03:09:00Z">
              <w:rPr>
                <w:rFonts w:cs="Times New Roman"/>
              </w:rPr>
            </w:rPrChange>
          </w:rPr>
          <w:delInstrText>":"</w:delInstrText>
        </w:r>
        <w:r w:rsidR="00426E62" w:rsidRPr="006E6534" w:rsidDel="00421D68">
          <w:rPr>
            <w:rFonts w:cs="Times New Roman"/>
            <w:color w:val="000000" w:themeColor="text1"/>
            <w:lang w:val="en-US"/>
            <w:rPrChange w:id="17687" w:author="N F" w:date="2023-12-05T03:09:00Z">
              <w:rPr>
                <w:rFonts w:cs="Times New Roman"/>
                <w:lang w:val="en-US"/>
              </w:rPr>
            </w:rPrChange>
          </w:rPr>
          <w:delInstrText>Ahn</w:delInstrText>
        </w:r>
        <w:r w:rsidR="00426E62" w:rsidRPr="006E6534" w:rsidDel="00421D68">
          <w:rPr>
            <w:rFonts w:cs="Times New Roman"/>
            <w:color w:val="000000" w:themeColor="text1"/>
            <w:rPrChange w:id="17688" w:author="N F" w:date="2023-12-05T03:09:00Z">
              <w:rPr>
                <w:rFonts w:cs="Times New Roman"/>
              </w:rPr>
            </w:rPrChange>
          </w:rPr>
          <w:delInstrText>","</w:delInstrText>
        </w:r>
        <w:r w:rsidR="00426E62" w:rsidRPr="006E6534" w:rsidDel="00421D68">
          <w:rPr>
            <w:rFonts w:cs="Times New Roman"/>
            <w:color w:val="000000" w:themeColor="text1"/>
            <w:lang w:val="en-US"/>
            <w:rPrChange w:id="17689" w:author="N F" w:date="2023-12-05T03:09:00Z">
              <w:rPr>
                <w:rFonts w:cs="Times New Roman"/>
                <w:lang w:val="en-US"/>
              </w:rPr>
            </w:rPrChange>
          </w:rPr>
          <w:delInstrText>given</w:delInstrText>
        </w:r>
        <w:r w:rsidR="00426E62" w:rsidRPr="006E6534" w:rsidDel="00421D68">
          <w:rPr>
            <w:rFonts w:cs="Times New Roman"/>
            <w:color w:val="000000" w:themeColor="text1"/>
            <w:rPrChange w:id="17690" w:author="N F" w:date="2023-12-05T03:09:00Z">
              <w:rPr>
                <w:rFonts w:cs="Times New Roman"/>
              </w:rPr>
            </w:rPrChange>
          </w:rPr>
          <w:delInstrText>":"</w:delInstrText>
        </w:r>
        <w:r w:rsidR="00426E62" w:rsidRPr="006E6534" w:rsidDel="00421D68">
          <w:rPr>
            <w:rFonts w:cs="Times New Roman"/>
            <w:color w:val="000000" w:themeColor="text1"/>
            <w:lang w:val="en-US"/>
            <w:rPrChange w:id="17691" w:author="N F" w:date="2023-12-05T03:09:00Z">
              <w:rPr>
                <w:rFonts w:cs="Times New Roman"/>
                <w:lang w:val="en-US"/>
              </w:rPr>
            </w:rPrChange>
          </w:rPr>
          <w:delInstrText>Myung</w:delInstrText>
        </w:r>
        <w:r w:rsidR="00426E62" w:rsidRPr="006E6534" w:rsidDel="00421D68">
          <w:rPr>
            <w:rFonts w:cs="Times New Roman"/>
            <w:color w:val="000000" w:themeColor="text1"/>
            <w:rPrChange w:id="17692" w:author="N F" w:date="2023-12-05T03:09:00Z">
              <w:rPr>
                <w:rFonts w:cs="Times New Roman"/>
              </w:rPr>
            </w:rPrChange>
          </w:rPr>
          <w:delInstrText>-</w:delInstrText>
        </w:r>
        <w:r w:rsidR="00426E62" w:rsidRPr="006E6534" w:rsidDel="00421D68">
          <w:rPr>
            <w:rFonts w:cs="Times New Roman"/>
            <w:color w:val="000000" w:themeColor="text1"/>
            <w:lang w:val="en-US"/>
            <w:rPrChange w:id="17693" w:author="N F" w:date="2023-12-05T03:09:00Z">
              <w:rPr>
                <w:rFonts w:cs="Times New Roman"/>
                <w:lang w:val="en-US"/>
              </w:rPr>
            </w:rPrChange>
          </w:rPr>
          <w:delInstrText>Ju</w:delInstrText>
        </w:r>
        <w:r w:rsidR="00426E62" w:rsidRPr="006E6534" w:rsidDel="00421D68">
          <w:rPr>
            <w:rFonts w:cs="Times New Roman"/>
            <w:color w:val="000000" w:themeColor="text1"/>
            <w:rPrChange w:id="17694" w:author="N F" w:date="2023-12-05T03:09:00Z">
              <w:rPr>
                <w:rFonts w:cs="Times New Roman"/>
              </w:rPr>
            </w:rPrChange>
          </w:rPr>
          <w:delInstrText>"},{"</w:delInstrText>
        </w:r>
        <w:r w:rsidR="00426E62" w:rsidRPr="006E6534" w:rsidDel="00421D68">
          <w:rPr>
            <w:rFonts w:cs="Times New Roman"/>
            <w:color w:val="000000" w:themeColor="text1"/>
            <w:lang w:val="en-US"/>
            <w:rPrChange w:id="17695" w:author="N F" w:date="2023-12-05T03:09:00Z">
              <w:rPr>
                <w:rFonts w:cs="Times New Roman"/>
                <w:lang w:val="en-US"/>
              </w:rPr>
            </w:rPrChange>
          </w:rPr>
          <w:delInstrText>family</w:delInstrText>
        </w:r>
        <w:r w:rsidR="00426E62" w:rsidRPr="006E6534" w:rsidDel="00421D68">
          <w:rPr>
            <w:rFonts w:cs="Times New Roman"/>
            <w:color w:val="000000" w:themeColor="text1"/>
            <w:rPrChange w:id="17696" w:author="N F" w:date="2023-12-05T03:09:00Z">
              <w:rPr>
                <w:rFonts w:cs="Times New Roman"/>
              </w:rPr>
            </w:rPrChange>
          </w:rPr>
          <w:delInstrText>":"</w:delInstrText>
        </w:r>
        <w:r w:rsidR="00426E62" w:rsidRPr="006E6534" w:rsidDel="00421D68">
          <w:rPr>
            <w:rFonts w:cs="Times New Roman"/>
            <w:color w:val="000000" w:themeColor="text1"/>
            <w:lang w:val="en-US"/>
            <w:rPrChange w:id="17697" w:author="N F" w:date="2023-12-05T03:09:00Z">
              <w:rPr>
                <w:rFonts w:cs="Times New Roman"/>
                <w:lang w:val="en-US"/>
              </w:rPr>
            </w:rPrChange>
          </w:rPr>
          <w:delInstrText>Garassino</w:delInstrText>
        </w:r>
        <w:r w:rsidR="00426E62" w:rsidRPr="006E6534" w:rsidDel="00421D68">
          <w:rPr>
            <w:rFonts w:cs="Times New Roman"/>
            <w:color w:val="000000" w:themeColor="text1"/>
            <w:rPrChange w:id="17698" w:author="N F" w:date="2023-12-05T03:09:00Z">
              <w:rPr>
                <w:rFonts w:cs="Times New Roman"/>
              </w:rPr>
            </w:rPrChange>
          </w:rPr>
          <w:delInstrText>","</w:delInstrText>
        </w:r>
        <w:r w:rsidR="00426E62" w:rsidRPr="006E6534" w:rsidDel="00421D68">
          <w:rPr>
            <w:rFonts w:cs="Times New Roman"/>
            <w:color w:val="000000" w:themeColor="text1"/>
            <w:lang w:val="en-US"/>
            <w:rPrChange w:id="17699" w:author="N F" w:date="2023-12-05T03:09:00Z">
              <w:rPr>
                <w:rFonts w:cs="Times New Roman"/>
                <w:lang w:val="en-US"/>
              </w:rPr>
            </w:rPrChange>
          </w:rPr>
          <w:delInstrText>given</w:delInstrText>
        </w:r>
        <w:r w:rsidR="00426E62" w:rsidRPr="006E6534" w:rsidDel="00421D68">
          <w:rPr>
            <w:rFonts w:cs="Times New Roman"/>
            <w:color w:val="000000" w:themeColor="text1"/>
            <w:rPrChange w:id="17700" w:author="N F" w:date="2023-12-05T03:09:00Z">
              <w:rPr>
                <w:rFonts w:cs="Times New Roman"/>
              </w:rPr>
            </w:rPrChange>
          </w:rPr>
          <w:delInstrText>":"</w:delInstrText>
        </w:r>
        <w:r w:rsidR="00426E62" w:rsidRPr="006E6534" w:rsidDel="00421D68">
          <w:rPr>
            <w:rFonts w:cs="Times New Roman"/>
            <w:color w:val="000000" w:themeColor="text1"/>
            <w:lang w:val="en-US"/>
            <w:rPrChange w:id="17701" w:author="N F" w:date="2023-12-05T03:09:00Z">
              <w:rPr>
                <w:rFonts w:cs="Times New Roman"/>
                <w:lang w:val="en-US"/>
              </w:rPr>
            </w:rPrChange>
          </w:rPr>
          <w:delInstrText>Marina</w:delInstrText>
        </w:r>
        <w:r w:rsidR="00426E62" w:rsidRPr="006E6534" w:rsidDel="00421D68">
          <w:rPr>
            <w:rFonts w:cs="Times New Roman"/>
            <w:color w:val="000000" w:themeColor="text1"/>
            <w:rPrChange w:id="17702"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703" w:author="N F" w:date="2023-12-05T03:09:00Z">
              <w:rPr>
                <w:rFonts w:cs="Times New Roman"/>
                <w:lang w:val="en-US"/>
              </w:rPr>
            </w:rPrChange>
          </w:rPr>
          <w:delInstrText>C</w:delInstrText>
        </w:r>
        <w:r w:rsidR="00426E62" w:rsidRPr="006E6534" w:rsidDel="00421D68">
          <w:rPr>
            <w:rFonts w:cs="Times New Roman"/>
            <w:color w:val="000000" w:themeColor="text1"/>
            <w:rPrChange w:id="17704" w:author="N F" w:date="2023-12-05T03:09:00Z">
              <w:rPr>
                <w:rFonts w:cs="Times New Roman"/>
              </w:rPr>
            </w:rPrChange>
          </w:rPr>
          <w:delInstrText>."},{"</w:delInstrText>
        </w:r>
        <w:r w:rsidR="00426E62" w:rsidRPr="006E6534" w:rsidDel="00421D68">
          <w:rPr>
            <w:rFonts w:cs="Times New Roman"/>
            <w:color w:val="000000" w:themeColor="text1"/>
            <w:lang w:val="en-US"/>
            <w:rPrChange w:id="17705" w:author="N F" w:date="2023-12-05T03:09:00Z">
              <w:rPr>
                <w:rFonts w:cs="Times New Roman"/>
                <w:lang w:val="en-US"/>
              </w:rPr>
            </w:rPrChange>
          </w:rPr>
          <w:delInstrText>family</w:delInstrText>
        </w:r>
        <w:r w:rsidR="00426E62" w:rsidRPr="006E6534" w:rsidDel="00421D68">
          <w:rPr>
            <w:rFonts w:cs="Times New Roman"/>
            <w:color w:val="000000" w:themeColor="text1"/>
            <w:rPrChange w:id="17706" w:author="N F" w:date="2023-12-05T03:09:00Z">
              <w:rPr>
                <w:rFonts w:cs="Times New Roman"/>
              </w:rPr>
            </w:rPrChange>
          </w:rPr>
          <w:delInstrText>":"</w:delInstrText>
        </w:r>
        <w:r w:rsidR="00426E62" w:rsidRPr="006E6534" w:rsidDel="00421D68">
          <w:rPr>
            <w:rFonts w:cs="Times New Roman"/>
            <w:color w:val="000000" w:themeColor="text1"/>
            <w:lang w:val="en-US"/>
            <w:rPrChange w:id="17707" w:author="N F" w:date="2023-12-05T03:09:00Z">
              <w:rPr>
                <w:rFonts w:cs="Times New Roman"/>
                <w:lang w:val="en-US"/>
              </w:rPr>
            </w:rPrChange>
          </w:rPr>
          <w:delInstrText>Kim</w:delInstrText>
        </w:r>
        <w:r w:rsidR="00426E62" w:rsidRPr="006E6534" w:rsidDel="00421D68">
          <w:rPr>
            <w:rFonts w:cs="Times New Roman"/>
            <w:color w:val="000000" w:themeColor="text1"/>
            <w:rPrChange w:id="17708" w:author="N F" w:date="2023-12-05T03:09:00Z">
              <w:rPr>
                <w:rFonts w:cs="Times New Roman"/>
              </w:rPr>
            </w:rPrChange>
          </w:rPr>
          <w:delInstrText>","</w:delInstrText>
        </w:r>
        <w:r w:rsidR="00426E62" w:rsidRPr="006E6534" w:rsidDel="00421D68">
          <w:rPr>
            <w:rFonts w:cs="Times New Roman"/>
            <w:color w:val="000000" w:themeColor="text1"/>
            <w:lang w:val="en-US"/>
            <w:rPrChange w:id="17709" w:author="N F" w:date="2023-12-05T03:09:00Z">
              <w:rPr>
                <w:rFonts w:cs="Times New Roman"/>
                <w:lang w:val="en-US"/>
              </w:rPr>
            </w:rPrChange>
          </w:rPr>
          <w:delInstrText>given</w:delInstrText>
        </w:r>
        <w:r w:rsidR="00426E62" w:rsidRPr="006E6534" w:rsidDel="00421D68">
          <w:rPr>
            <w:rFonts w:cs="Times New Roman"/>
            <w:color w:val="000000" w:themeColor="text1"/>
            <w:rPrChange w:id="17710" w:author="N F" w:date="2023-12-05T03:09:00Z">
              <w:rPr>
                <w:rFonts w:cs="Times New Roman"/>
              </w:rPr>
            </w:rPrChange>
          </w:rPr>
          <w:delInstrText>":"</w:delInstrText>
        </w:r>
        <w:r w:rsidR="00426E62" w:rsidRPr="006E6534" w:rsidDel="00421D68">
          <w:rPr>
            <w:rFonts w:cs="Times New Roman"/>
            <w:color w:val="000000" w:themeColor="text1"/>
            <w:lang w:val="en-US"/>
            <w:rPrChange w:id="17711" w:author="N F" w:date="2023-12-05T03:09:00Z">
              <w:rPr>
                <w:rFonts w:cs="Times New Roman"/>
                <w:lang w:val="en-US"/>
              </w:rPr>
            </w:rPrChange>
          </w:rPr>
          <w:delInstrText>Hye</w:delInstrText>
        </w:r>
        <w:r w:rsidR="00426E62" w:rsidRPr="006E6534" w:rsidDel="00421D68">
          <w:rPr>
            <w:rFonts w:cs="Times New Roman"/>
            <w:color w:val="000000" w:themeColor="text1"/>
            <w:rPrChange w:id="17712"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713" w:author="N F" w:date="2023-12-05T03:09:00Z">
              <w:rPr>
                <w:rFonts w:cs="Times New Roman"/>
                <w:lang w:val="en-US"/>
              </w:rPr>
            </w:rPrChange>
          </w:rPr>
          <w:delInstrText>R</w:delInstrText>
        </w:r>
        <w:r w:rsidR="00426E62" w:rsidRPr="006E6534" w:rsidDel="00421D68">
          <w:rPr>
            <w:rFonts w:cs="Times New Roman"/>
            <w:color w:val="000000" w:themeColor="text1"/>
            <w:rPrChange w:id="17714" w:author="N F" w:date="2023-12-05T03:09:00Z">
              <w:rPr>
                <w:rFonts w:cs="Times New Roman"/>
              </w:rPr>
            </w:rPrChange>
          </w:rPr>
          <w:delInstrText>."},{"</w:delInstrText>
        </w:r>
        <w:r w:rsidR="00426E62" w:rsidRPr="006E6534" w:rsidDel="00421D68">
          <w:rPr>
            <w:rFonts w:cs="Times New Roman"/>
            <w:color w:val="000000" w:themeColor="text1"/>
            <w:lang w:val="en-US"/>
            <w:rPrChange w:id="17715" w:author="N F" w:date="2023-12-05T03:09:00Z">
              <w:rPr>
                <w:rFonts w:cs="Times New Roman"/>
                <w:lang w:val="en-US"/>
              </w:rPr>
            </w:rPrChange>
          </w:rPr>
          <w:delInstrText>family</w:delInstrText>
        </w:r>
        <w:r w:rsidR="00426E62" w:rsidRPr="006E6534" w:rsidDel="00421D68">
          <w:rPr>
            <w:rFonts w:cs="Times New Roman"/>
            <w:color w:val="000000" w:themeColor="text1"/>
            <w:rPrChange w:id="17716" w:author="N F" w:date="2023-12-05T03:09:00Z">
              <w:rPr>
                <w:rFonts w:cs="Times New Roman"/>
              </w:rPr>
            </w:rPrChange>
          </w:rPr>
          <w:delInstrText>":"</w:delInstrText>
        </w:r>
        <w:r w:rsidR="00426E62" w:rsidRPr="006E6534" w:rsidDel="00421D68">
          <w:rPr>
            <w:rFonts w:cs="Times New Roman"/>
            <w:color w:val="000000" w:themeColor="text1"/>
            <w:lang w:val="en-US"/>
            <w:rPrChange w:id="17717" w:author="N F" w:date="2023-12-05T03:09:00Z">
              <w:rPr>
                <w:rFonts w:cs="Times New Roman"/>
                <w:lang w:val="en-US"/>
              </w:rPr>
            </w:rPrChange>
          </w:rPr>
          <w:delInstrText>Ramalingam</w:delInstrText>
        </w:r>
        <w:r w:rsidR="00426E62" w:rsidRPr="006E6534" w:rsidDel="00421D68">
          <w:rPr>
            <w:rFonts w:cs="Times New Roman"/>
            <w:color w:val="000000" w:themeColor="text1"/>
            <w:rPrChange w:id="17718" w:author="N F" w:date="2023-12-05T03:09:00Z">
              <w:rPr>
                <w:rFonts w:cs="Times New Roman"/>
              </w:rPr>
            </w:rPrChange>
          </w:rPr>
          <w:delInstrText>","</w:delInstrText>
        </w:r>
        <w:r w:rsidR="00426E62" w:rsidRPr="006E6534" w:rsidDel="00421D68">
          <w:rPr>
            <w:rFonts w:cs="Times New Roman"/>
            <w:color w:val="000000" w:themeColor="text1"/>
            <w:lang w:val="en-US"/>
            <w:rPrChange w:id="17719" w:author="N F" w:date="2023-12-05T03:09:00Z">
              <w:rPr>
                <w:rFonts w:cs="Times New Roman"/>
                <w:lang w:val="en-US"/>
              </w:rPr>
            </w:rPrChange>
          </w:rPr>
          <w:delInstrText>given</w:delInstrText>
        </w:r>
        <w:r w:rsidR="00426E62" w:rsidRPr="006E6534" w:rsidDel="00421D68">
          <w:rPr>
            <w:rFonts w:cs="Times New Roman"/>
            <w:color w:val="000000" w:themeColor="text1"/>
            <w:rPrChange w:id="17720" w:author="N F" w:date="2023-12-05T03:09:00Z">
              <w:rPr>
                <w:rFonts w:cs="Times New Roman"/>
              </w:rPr>
            </w:rPrChange>
          </w:rPr>
          <w:delInstrText>":"</w:delInstrText>
        </w:r>
        <w:r w:rsidR="00426E62" w:rsidRPr="006E6534" w:rsidDel="00421D68">
          <w:rPr>
            <w:rFonts w:cs="Times New Roman"/>
            <w:color w:val="000000" w:themeColor="text1"/>
            <w:lang w:val="en-US"/>
            <w:rPrChange w:id="17721" w:author="N F" w:date="2023-12-05T03:09:00Z">
              <w:rPr>
                <w:rFonts w:cs="Times New Roman"/>
                <w:lang w:val="en-US"/>
              </w:rPr>
            </w:rPrChange>
          </w:rPr>
          <w:delInstrText>Suresh</w:delInstrText>
        </w:r>
        <w:r w:rsidR="00426E62" w:rsidRPr="006E6534" w:rsidDel="00421D68">
          <w:rPr>
            <w:rFonts w:cs="Times New Roman"/>
            <w:color w:val="000000" w:themeColor="text1"/>
            <w:rPrChange w:id="17722"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723" w:author="N F" w:date="2023-12-05T03:09:00Z">
              <w:rPr>
                <w:rFonts w:cs="Times New Roman"/>
                <w:lang w:val="en-US"/>
              </w:rPr>
            </w:rPrChange>
          </w:rPr>
          <w:delInstrText>S</w:delInstrText>
        </w:r>
        <w:r w:rsidR="00426E62" w:rsidRPr="006E6534" w:rsidDel="00421D68">
          <w:rPr>
            <w:rFonts w:cs="Times New Roman"/>
            <w:color w:val="000000" w:themeColor="text1"/>
            <w:rPrChange w:id="17724" w:author="N F" w:date="2023-12-05T03:09:00Z">
              <w:rPr>
                <w:rFonts w:cs="Times New Roman"/>
              </w:rPr>
            </w:rPrChange>
          </w:rPr>
          <w:delInstrText>."},{"</w:delInstrText>
        </w:r>
        <w:r w:rsidR="00426E62" w:rsidRPr="006E6534" w:rsidDel="00421D68">
          <w:rPr>
            <w:rFonts w:cs="Times New Roman"/>
            <w:color w:val="000000" w:themeColor="text1"/>
            <w:lang w:val="en-US"/>
            <w:rPrChange w:id="17725" w:author="N F" w:date="2023-12-05T03:09:00Z">
              <w:rPr>
                <w:rFonts w:cs="Times New Roman"/>
                <w:lang w:val="en-US"/>
              </w:rPr>
            </w:rPrChange>
          </w:rPr>
          <w:delInstrText>family</w:delInstrText>
        </w:r>
        <w:r w:rsidR="00426E62" w:rsidRPr="006E6534" w:rsidDel="00421D68">
          <w:rPr>
            <w:rFonts w:cs="Times New Roman"/>
            <w:color w:val="000000" w:themeColor="text1"/>
            <w:rPrChange w:id="17726" w:author="N F" w:date="2023-12-05T03:09:00Z">
              <w:rPr>
                <w:rFonts w:cs="Times New Roman"/>
              </w:rPr>
            </w:rPrChange>
          </w:rPr>
          <w:delInstrText>":"</w:delInstrText>
        </w:r>
        <w:r w:rsidR="00426E62" w:rsidRPr="006E6534" w:rsidDel="00421D68">
          <w:rPr>
            <w:rFonts w:cs="Times New Roman"/>
            <w:color w:val="000000" w:themeColor="text1"/>
            <w:lang w:val="en-US"/>
            <w:rPrChange w:id="17727" w:author="N F" w:date="2023-12-05T03:09:00Z">
              <w:rPr>
                <w:rFonts w:cs="Times New Roman"/>
                <w:lang w:val="en-US"/>
              </w:rPr>
            </w:rPrChange>
          </w:rPr>
          <w:delInstrText>Shepherd</w:delInstrText>
        </w:r>
        <w:r w:rsidR="00426E62" w:rsidRPr="006E6534" w:rsidDel="00421D68">
          <w:rPr>
            <w:rFonts w:cs="Times New Roman"/>
            <w:color w:val="000000" w:themeColor="text1"/>
            <w:rPrChange w:id="17728" w:author="N F" w:date="2023-12-05T03:09:00Z">
              <w:rPr>
                <w:rFonts w:cs="Times New Roman"/>
              </w:rPr>
            </w:rPrChange>
          </w:rPr>
          <w:delInstrText>","</w:delInstrText>
        </w:r>
        <w:r w:rsidR="00426E62" w:rsidRPr="006E6534" w:rsidDel="00421D68">
          <w:rPr>
            <w:rFonts w:cs="Times New Roman"/>
            <w:color w:val="000000" w:themeColor="text1"/>
            <w:lang w:val="en-US"/>
            <w:rPrChange w:id="17729" w:author="N F" w:date="2023-12-05T03:09:00Z">
              <w:rPr>
                <w:rFonts w:cs="Times New Roman"/>
                <w:lang w:val="en-US"/>
              </w:rPr>
            </w:rPrChange>
          </w:rPr>
          <w:delInstrText>given</w:delInstrText>
        </w:r>
        <w:r w:rsidR="00426E62" w:rsidRPr="006E6534" w:rsidDel="00421D68">
          <w:rPr>
            <w:rFonts w:cs="Times New Roman"/>
            <w:color w:val="000000" w:themeColor="text1"/>
            <w:rPrChange w:id="17730" w:author="N F" w:date="2023-12-05T03:09:00Z">
              <w:rPr>
                <w:rFonts w:cs="Times New Roman"/>
              </w:rPr>
            </w:rPrChange>
          </w:rPr>
          <w:delInstrText>":"</w:delInstrText>
        </w:r>
        <w:r w:rsidR="00426E62" w:rsidRPr="006E6534" w:rsidDel="00421D68">
          <w:rPr>
            <w:rFonts w:cs="Times New Roman"/>
            <w:color w:val="000000" w:themeColor="text1"/>
            <w:lang w:val="en-US"/>
            <w:rPrChange w:id="17731" w:author="N F" w:date="2023-12-05T03:09:00Z">
              <w:rPr>
                <w:rFonts w:cs="Times New Roman"/>
                <w:lang w:val="en-US"/>
              </w:rPr>
            </w:rPrChange>
          </w:rPr>
          <w:delInstrText>Frances</w:delInstrText>
        </w:r>
        <w:r w:rsidR="00426E62" w:rsidRPr="006E6534" w:rsidDel="00421D68">
          <w:rPr>
            <w:rFonts w:cs="Times New Roman"/>
            <w:color w:val="000000" w:themeColor="text1"/>
            <w:rPrChange w:id="17732"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733" w:author="N F" w:date="2023-12-05T03:09:00Z">
              <w:rPr>
                <w:rFonts w:cs="Times New Roman"/>
                <w:lang w:val="en-US"/>
              </w:rPr>
            </w:rPrChange>
          </w:rPr>
          <w:delInstrText>A</w:delInstrText>
        </w:r>
        <w:r w:rsidR="00426E62" w:rsidRPr="006E6534" w:rsidDel="00421D68">
          <w:rPr>
            <w:rFonts w:cs="Times New Roman"/>
            <w:color w:val="000000" w:themeColor="text1"/>
            <w:rPrChange w:id="17734" w:author="N F" w:date="2023-12-05T03:09:00Z">
              <w:rPr>
                <w:rFonts w:cs="Times New Roman"/>
              </w:rPr>
            </w:rPrChange>
          </w:rPr>
          <w:delInstrText>."},{"</w:delInstrText>
        </w:r>
        <w:r w:rsidR="00426E62" w:rsidRPr="006E6534" w:rsidDel="00421D68">
          <w:rPr>
            <w:rFonts w:cs="Times New Roman"/>
            <w:color w:val="000000" w:themeColor="text1"/>
            <w:lang w:val="en-US"/>
            <w:rPrChange w:id="17735" w:author="N F" w:date="2023-12-05T03:09:00Z">
              <w:rPr>
                <w:rFonts w:cs="Times New Roman"/>
                <w:lang w:val="en-US"/>
              </w:rPr>
            </w:rPrChange>
          </w:rPr>
          <w:delInstrText>family</w:delInstrText>
        </w:r>
        <w:r w:rsidR="00426E62" w:rsidRPr="006E6534" w:rsidDel="00421D68">
          <w:rPr>
            <w:rFonts w:cs="Times New Roman"/>
            <w:color w:val="000000" w:themeColor="text1"/>
            <w:rPrChange w:id="17736" w:author="N F" w:date="2023-12-05T03:09:00Z">
              <w:rPr>
                <w:rFonts w:cs="Times New Roman"/>
              </w:rPr>
            </w:rPrChange>
          </w:rPr>
          <w:delInstrText>":"</w:delInstrText>
        </w:r>
        <w:r w:rsidR="00426E62" w:rsidRPr="006E6534" w:rsidDel="00421D68">
          <w:rPr>
            <w:rFonts w:cs="Times New Roman"/>
            <w:color w:val="000000" w:themeColor="text1"/>
            <w:lang w:val="en-US"/>
            <w:rPrChange w:id="17737" w:author="N F" w:date="2023-12-05T03:09:00Z">
              <w:rPr>
                <w:rFonts w:cs="Times New Roman"/>
                <w:lang w:val="en-US"/>
              </w:rPr>
            </w:rPrChange>
          </w:rPr>
          <w:delInstrText>He</w:delInstrText>
        </w:r>
        <w:r w:rsidR="00426E62" w:rsidRPr="006E6534" w:rsidDel="00421D68">
          <w:rPr>
            <w:rFonts w:cs="Times New Roman"/>
            <w:color w:val="000000" w:themeColor="text1"/>
            <w:rPrChange w:id="17738" w:author="N F" w:date="2023-12-05T03:09:00Z">
              <w:rPr>
                <w:rFonts w:cs="Times New Roman"/>
              </w:rPr>
            </w:rPrChange>
          </w:rPr>
          <w:delInstrText>","</w:delInstrText>
        </w:r>
        <w:r w:rsidR="00426E62" w:rsidRPr="006E6534" w:rsidDel="00421D68">
          <w:rPr>
            <w:rFonts w:cs="Times New Roman"/>
            <w:color w:val="000000" w:themeColor="text1"/>
            <w:lang w:val="en-US"/>
            <w:rPrChange w:id="17739" w:author="N F" w:date="2023-12-05T03:09:00Z">
              <w:rPr>
                <w:rFonts w:cs="Times New Roman"/>
                <w:lang w:val="en-US"/>
              </w:rPr>
            </w:rPrChange>
          </w:rPr>
          <w:delInstrText>given</w:delInstrText>
        </w:r>
        <w:r w:rsidR="00426E62" w:rsidRPr="006E6534" w:rsidDel="00421D68">
          <w:rPr>
            <w:rFonts w:cs="Times New Roman"/>
            <w:color w:val="000000" w:themeColor="text1"/>
            <w:rPrChange w:id="17740" w:author="N F" w:date="2023-12-05T03:09:00Z">
              <w:rPr>
                <w:rFonts w:cs="Times New Roman"/>
              </w:rPr>
            </w:rPrChange>
          </w:rPr>
          <w:delInstrText>":"</w:delInstrText>
        </w:r>
        <w:r w:rsidR="00426E62" w:rsidRPr="006E6534" w:rsidDel="00421D68">
          <w:rPr>
            <w:rFonts w:cs="Times New Roman"/>
            <w:color w:val="000000" w:themeColor="text1"/>
            <w:lang w:val="en-US"/>
            <w:rPrChange w:id="17741" w:author="N F" w:date="2023-12-05T03:09:00Z">
              <w:rPr>
                <w:rFonts w:cs="Times New Roman"/>
                <w:lang w:val="en-US"/>
              </w:rPr>
            </w:rPrChange>
          </w:rPr>
          <w:delInstrText>Yong</w:delInstrText>
        </w:r>
        <w:r w:rsidR="00426E62" w:rsidRPr="006E6534" w:rsidDel="00421D68">
          <w:rPr>
            <w:rFonts w:cs="Times New Roman"/>
            <w:color w:val="000000" w:themeColor="text1"/>
            <w:rPrChange w:id="17742" w:author="N F" w:date="2023-12-05T03:09:00Z">
              <w:rPr>
                <w:rFonts w:cs="Times New Roman"/>
              </w:rPr>
            </w:rPrChange>
          </w:rPr>
          <w:delInstrText>"},{"</w:delInstrText>
        </w:r>
        <w:r w:rsidR="00426E62" w:rsidRPr="006E6534" w:rsidDel="00421D68">
          <w:rPr>
            <w:rFonts w:cs="Times New Roman"/>
            <w:color w:val="000000" w:themeColor="text1"/>
            <w:lang w:val="en-US"/>
            <w:rPrChange w:id="17743" w:author="N F" w:date="2023-12-05T03:09:00Z">
              <w:rPr>
                <w:rFonts w:cs="Times New Roman"/>
                <w:lang w:val="en-US"/>
              </w:rPr>
            </w:rPrChange>
          </w:rPr>
          <w:delInstrText>family</w:delInstrText>
        </w:r>
        <w:r w:rsidR="00426E62" w:rsidRPr="006E6534" w:rsidDel="00421D68">
          <w:rPr>
            <w:rFonts w:cs="Times New Roman"/>
            <w:color w:val="000000" w:themeColor="text1"/>
            <w:rPrChange w:id="17744" w:author="N F" w:date="2023-12-05T03:09:00Z">
              <w:rPr>
                <w:rFonts w:cs="Times New Roman"/>
              </w:rPr>
            </w:rPrChange>
          </w:rPr>
          <w:delInstrText>":"</w:delInstrText>
        </w:r>
        <w:r w:rsidR="00426E62" w:rsidRPr="006E6534" w:rsidDel="00421D68">
          <w:rPr>
            <w:rFonts w:cs="Times New Roman"/>
            <w:color w:val="000000" w:themeColor="text1"/>
            <w:lang w:val="en-US"/>
            <w:rPrChange w:id="17745" w:author="N F" w:date="2023-12-05T03:09:00Z">
              <w:rPr>
                <w:rFonts w:cs="Times New Roman"/>
                <w:lang w:val="en-US"/>
              </w:rPr>
            </w:rPrChange>
          </w:rPr>
          <w:delInstrText>Akamatsu</w:delInstrText>
        </w:r>
        <w:r w:rsidR="00426E62" w:rsidRPr="006E6534" w:rsidDel="00421D68">
          <w:rPr>
            <w:rFonts w:cs="Times New Roman"/>
            <w:color w:val="000000" w:themeColor="text1"/>
            <w:rPrChange w:id="17746" w:author="N F" w:date="2023-12-05T03:09:00Z">
              <w:rPr>
                <w:rFonts w:cs="Times New Roman"/>
              </w:rPr>
            </w:rPrChange>
          </w:rPr>
          <w:delInstrText>","</w:delInstrText>
        </w:r>
        <w:r w:rsidR="00426E62" w:rsidRPr="006E6534" w:rsidDel="00421D68">
          <w:rPr>
            <w:rFonts w:cs="Times New Roman"/>
            <w:color w:val="000000" w:themeColor="text1"/>
            <w:lang w:val="en-US"/>
            <w:rPrChange w:id="17747" w:author="N F" w:date="2023-12-05T03:09:00Z">
              <w:rPr>
                <w:rFonts w:cs="Times New Roman"/>
                <w:lang w:val="en-US"/>
              </w:rPr>
            </w:rPrChange>
          </w:rPr>
          <w:delInstrText>given</w:delInstrText>
        </w:r>
        <w:r w:rsidR="00426E62" w:rsidRPr="006E6534" w:rsidDel="00421D68">
          <w:rPr>
            <w:rFonts w:cs="Times New Roman"/>
            <w:color w:val="000000" w:themeColor="text1"/>
            <w:rPrChange w:id="17748" w:author="N F" w:date="2023-12-05T03:09:00Z">
              <w:rPr>
                <w:rFonts w:cs="Times New Roman"/>
              </w:rPr>
            </w:rPrChange>
          </w:rPr>
          <w:delInstrText>":"</w:delInstrText>
        </w:r>
        <w:r w:rsidR="00426E62" w:rsidRPr="006E6534" w:rsidDel="00421D68">
          <w:rPr>
            <w:rFonts w:cs="Times New Roman"/>
            <w:color w:val="000000" w:themeColor="text1"/>
            <w:lang w:val="en-US"/>
            <w:rPrChange w:id="17749" w:author="N F" w:date="2023-12-05T03:09:00Z">
              <w:rPr>
                <w:rFonts w:cs="Times New Roman"/>
                <w:lang w:val="en-US"/>
              </w:rPr>
            </w:rPrChange>
          </w:rPr>
          <w:delInstrText>Hiroaki</w:delInstrText>
        </w:r>
        <w:r w:rsidR="00426E62" w:rsidRPr="006E6534" w:rsidDel="00421D68">
          <w:rPr>
            <w:rFonts w:cs="Times New Roman"/>
            <w:color w:val="000000" w:themeColor="text1"/>
            <w:rPrChange w:id="17750" w:author="N F" w:date="2023-12-05T03:09:00Z">
              <w:rPr>
                <w:rFonts w:cs="Times New Roman"/>
              </w:rPr>
            </w:rPrChange>
          </w:rPr>
          <w:delInstrText>"},{"</w:delInstrText>
        </w:r>
        <w:r w:rsidR="00426E62" w:rsidRPr="006E6534" w:rsidDel="00421D68">
          <w:rPr>
            <w:rFonts w:cs="Times New Roman"/>
            <w:color w:val="000000" w:themeColor="text1"/>
            <w:lang w:val="en-US"/>
            <w:rPrChange w:id="17751" w:author="N F" w:date="2023-12-05T03:09:00Z">
              <w:rPr>
                <w:rFonts w:cs="Times New Roman"/>
                <w:lang w:val="en-US"/>
              </w:rPr>
            </w:rPrChange>
          </w:rPr>
          <w:delInstrText>family</w:delInstrText>
        </w:r>
        <w:r w:rsidR="00426E62" w:rsidRPr="006E6534" w:rsidDel="00421D68">
          <w:rPr>
            <w:rFonts w:cs="Times New Roman"/>
            <w:color w:val="000000" w:themeColor="text1"/>
            <w:rPrChange w:id="17752" w:author="N F" w:date="2023-12-05T03:09:00Z">
              <w:rPr>
                <w:rFonts w:cs="Times New Roman"/>
              </w:rPr>
            </w:rPrChange>
          </w:rPr>
          <w:delInstrText>":"</w:delInstrText>
        </w:r>
        <w:r w:rsidR="00426E62" w:rsidRPr="006E6534" w:rsidDel="00421D68">
          <w:rPr>
            <w:rFonts w:cs="Times New Roman"/>
            <w:color w:val="000000" w:themeColor="text1"/>
            <w:lang w:val="en-US"/>
            <w:rPrChange w:id="17753" w:author="N F" w:date="2023-12-05T03:09:00Z">
              <w:rPr>
                <w:rFonts w:cs="Times New Roman"/>
                <w:lang w:val="en-US"/>
              </w:rPr>
            </w:rPrChange>
          </w:rPr>
          <w:delInstrText>Theelen</w:delInstrText>
        </w:r>
        <w:r w:rsidR="00426E62" w:rsidRPr="006E6534" w:rsidDel="00421D68">
          <w:rPr>
            <w:rFonts w:cs="Times New Roman"/>
            <w:color w:val="000000" w:themeColor="text1"/>
            <w:rPrChange w:id="17754" w:author="N F" w:date="2023-12-05T03:09:00Z">
              <w:rPr>
                <w:rFonts w:cs="Times New Roman"/>
              </w:rPr>
            </w:rPrChange>
          </w:rPr>
          <w:delInstrText>","</w:delInstrText>
        </w:r>
        <w:r w:rsidR="00426E62" w:rsidRPr="006E6534" w:rsidDel="00421D68">
          <w:rPr>
            <w:rFonts w:cs="Times New Roman"/>
            <w:color w:val="000000" w:themeColor="text1"/>
            <w:lang w:val="en-US"/>
            <w:rPrChange w:id="17755" w:author="N F" w:date="2023-12-05T03:09:00Z">
              <w:rPr>
                <w:rFonts w:cs="Times New Roman"/>
                <w:lang w:val="en-US"/>
              </w:rPr>
            </w:rPrChange>
          </w:rPr>
          <w:delInstrText>given</w:delInstrText>
        </w:r>
        <w:r w:rsidR="00426E62" w:rsidRPr="006E6534" w:rsidDel="00421D68">
          <w:rPr>
            <w:rFonts w:cs="Times New Roman"/>
            <w:color w:val="000000" w:themeColor="text1"/>
            <w:rPrChange w:id="17756" w:author="N F" w:date="2023-12-05T03:09:00Z">
              <w:rPr>
                <w:rFonts w:cs="Times New Roman"/>
              </w:rPr>
            </w:rPrChange>
          </w:rPr>
          <w:delInstrText>":"</w:delInstrText>
        </w:r>
        <w:r w:rsidR="00426E62" w:rsidRPr="006E6534" w:rsidDel="00421D68">
          <w:rPr>
            <w:rFonts w:cs="Times New Roman"/>
            <w:color w:val="000000" w:themeColor="text1"/>
            <w:lang w:val="en-US"/>
            <w:rPrChange w:id="17757" w:author="N F" w:date="2023-12-05T03:09:00Z">
              <w:rPr>
                <w:rFonts w:cs="Times New Roman"/>
                <w:lang w:val="en-US"/>
              </w:rPr>
            </w:rPrChange>
          </w:rPr>
          <w:delInstrText>Willemijn</w:delInstrText>
        </w:r>
        <w:r w:rsidR="00426E62" w:rsidRPr="006E6534" w:rsidDel="00421D68">
          <w:rPr>
            <w:rFonts w:cs="Times New Roman"/>
            <w:color w:val="000000" w:themeColor="text1"/>
            <w:rPrChange w:id="17758"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759" w:author="N F" w:date="2023-12-05T03:09:00Z">
              <w:rPr>
                <w:rFonts w:cs="Times New Roman"/>
                <w:lang w:val="en-US"/>
              </w:rPr>
            </w:rPrChange>
          </w:rPr>
          <w:delInstrText>S</w:delInstrText>
        </w:r>
        <w:r w:rsidR="00426E62" w:rsidRPr="006E6534" w:rsidDel="00421D68">
          <w:rPr>
            <w:rFonts w:cs="Times New Roman"/>
            <w:color w:val="000000" w:themeColor="text1"/>
            <w:rPrChange w:id="17760"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761" w:author="N F" w:date="2023-12-05T03:09:00Z">
              <w:rPr>
                <w:rFonts w:cs="Times New Roman"/>
                <w:lang w:val="en-US"/>
              </w:rPr>
            </w:rPrChange>
          </w:rPr>
          <w:delInstrText>M</w:delInstrText>
        </w:r>
        <w:r w:rsidR="00426E62" w:rsidRPr="006E6534" w:rsidDel="00421D68">
          <w:rPr>
            <w:rFonts w:cs="Times New Roman"/>
            <w:color w:val="000000" w:themeColor="text1"/>
            <w:rPrChange w:id="17762"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763" w:author="N F" w:date="2023-12-05T03:09:00Z">
              <w:rPr>
                <w:rFonts w:cs="Times New Roman"/>
                <w:lang w:val="en-US"/>
              </w:rPr>
            </w:rPrChange>
          </w:rPr>
          <w:delInstrText>E</w:delInstrText>
        </w:r>
        <w:r w:rsidR="00426E62" w:rsidRPr="006E6534" w:rsidDel="00421D68">
          <w:rPr>
            <w:rFonts w:cs="Times New Roman"/>
            <w:color w:val="000000" w:themeColor="text1"/>
            <w:rPrChange w:id="17764" w:author="N F" w:date="2023-12-05T03:09:00Z">
              <w:rPr>
                <w:rFonts w:cs="Times New Roman"/>
              </w:rPr>
            </w:rPrChange>
          </w:rPr>
          <w:delInstrText>."},{"</w:delInstrText>
        </w:r>
        <w:r w:rsidR="00426E62" w:rsidRPr="006E6534" w:rsidDel="00421D68">
          <w:rPr>
            <w:rFonts w:cs="Times New Roman"/>
            <w:color w:val="000000" w:themeColor="text1"/>
            <w:lang w:val="en-US"/>
            <w:rPrChange w:id="17765" w:author="N F" w:date="2023-12-05T03:09:00Z">
              <w:rPr>
                <w:rFonts w:cs="Times New Roman"/>
                <w:lang w:val="en-US"/>
              </w:rPr>
            </w:rPrChange>
          </w:rPr>
          <w:delInstrText>family</w:delInstrText>
        </w:r>
        <w:r w:rsidR="00426E62" w:rsidRPr="006E6534" w:rsidDel="00421D68">
          <w:rPr>
            <w:rFonts w:cs="Times New Roman"/>
            <w:color w:val="000000" w:themeColor="text1"/>
            <w:rPrChange w:id="17766" w:author="N F" w:date="2023-12-05T03:09:00Z">
              <w:rPr>
                <w:rFonts w:cs="Times New Roman"/>
              </w:rPr>
            </w:rPrChange>
          </w:rPr>
          <w:delInstrText>":"</w:delInstrText>
        </w:r>
        <w:r w:rsidR="00426E62" w:rsidRPr="006E6534" w:rsidDel="00421D68">
          <w:rPr>
            <w:rFonts w:cs="Times New Roman"/>
            <w:color w:val="000000" w:themeColor="text1"/>
            <w:lang w:val="en-US"/>
            <w:rPrChange w:id="17767" w:author="N F" w:date="2023-12-05T03:09:00Z">
              <w:rPr>
                <w:rFonts w:cs="Times New Roman"/>
                <w:lang w:val="en-US"/>
              </w:rPr>
            </w:rPrChange>
          </w:rPr>
          <w:delInstrText>Lee</w:delInstrText>
        </w:r>
        <w:r w:rsidR="00426E62" w:rsidRPr="006E6534" w:rsidDel="00421D68">
          <w:rPr>
            <w:rFonts w:cs="Times New Roman"/>
            <w:color w:val="000000" w:themeColor="text1"/>
            <w:rPrChange w:id="17768" w:author="N F" w:date="2023-12-05T03:09:00Z">
              <w:rPr>
                <w:rFonts w:cs="Times New Roman"/>
              </w:rPr>
            </w:rPrChange>
          </w:rPr>
          <w:delInstrText>","</w:delInstrText>
        </w:r>
        <w:r w:rsidR="00426E62" w:rsidRPr="006E6534" w:rsidDel="00421D68">
          <w:rPr>
            <w:rFonts w:cs="Times New Roman"/>
            <w:color w:val="000000" w:themeColor="text1"/>
            <w:lang w:val="en-US"/>
            <w:rPrChange w:id="17769" w:author="N F" w:date="2023-12-05T03:09:00Z">
              <w:rPr>
                <w:rFonts w:cs="Times New Roman"/>
                <w:lang w:val="en-US"/>
              </w:rPr>
            </w:rPrChange>
          </w:rPr>
          <w:delInstrText>given</w:delInstrText>
        </w:r>
        <w:r w:rsidR="00426E62" w:rsidRPr="006E6534" w:rsidDel="00421D68">
          <w:rPr>
            <w:rFonts w:cs="Times New Roman"/>
            <w:color w:val="000000" w:themeColor="text1"/>
            <w:rPrChange w:id="17770" w:author="N F" w:date="2023-12-05T03:09:00Z">
              <w:rPr>
                <w:rFonts w:cs="Times New Roman"/>
              </w:rPr>
            </w:rPrChange>
          </w:rPr>
          <w:delInstrText>":"</w:delInstrText>
        </w:r>
        <w:r w:rsidR="00426E62" w:rsidRPr="006E6534" w:rsidDel="00421D68">
          <w:rPr>
            <w:rFonts w:cs="Times New Roman"/>
            <w:color w:val="000000" w:themeColor="text1"/>
            <w:lang w:val="en-US"/>
            <w:rPrChange w:id="17771" w:author="N F" w:date="2023-12-05T03:09:00Z">
              <w:rPr>
                <w:rFonts w:cs="Times New Roman"/>
                <w:lang w:val="en-US"/>
              </w:rPr>
            </w:rPrChange>
          </w:rPr>
          <w:delInstrText>Chee</w:delInstrText>
        </w:r>
        <w:r w:rsidR="00426E62" w:rsidRPr="006E6534" w:rsidDel="00421D68">
          <w:rPr>
            <w:rFonts w:cs="Times New Roman"/>
            <w:color w:val="000000" w:themeColor="text1"/>
            <w:rPrChange w:id="17772"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773" w:author="N F" w:date="2023-12-05T03:09:00Z">
              <w:rPr>
                <w:rFonts w:cs="Times New Roman"/>
                <w:lang w:val="en-US"/>
              </w:rPr>
            </w:rPrChange>
          </w:rPr>
          <w:delInstrText>K</w:delInstrText>
        </w:r>
        <w:r w:rsidR="00426E62" w:rsidRPr="006E6534" w:rsidDel="00421D68">
          <w:rPr>
            <w:rFonts w:cs="Times New Roman"/>
            <w:color w:val="000000" w:themeColor="text1"/>
            <w:rPrChange w:id="17774" w:author="N F" w:date="2023-12-05T03:09:00Z">
              <w:rPr>
                <w:rFonts w:cs="Times New Roman"/>
              </w:rPr>
            </w:rPrChange>
          </w:rPr>
          <w:delInstrText>."},{"</w:delInstrText>
        </w:r>
        <w:r w:rsidR="00426E62" w:rsidRPr="006E6534" w:rsidDel="00421D68">
          <w:rPr>
            <w:rFonts w:cs="Times New Roman"/>
            <w:color w:val="000000" w:themeColor="text1"/>
            <w:lang w:val="en-US"/>
            <w:rPrChange w:id="17775" w:author="N F" w:date="2023-12-05T03:09:00Z">
              <w:rPr>
                <w:rFonts w:cs="Times New Roman"/>
                <w:lang w:val="en-US"/>
              </w:rPr>
            </w:rPrChange>
          </w:rPr>
          <w:delInstrText>family</w:delInstrText>
        </w:r>
        <w:r w:rsidR="00426E62" w:rsidRPr="006E6534" w:rsidDel="00421D68">
          <w:rPr>
            <w:rFonts w:cs="Times New Roman"/>
            <w:color w:val="000000" w:themeColor="text1"/>
            <w:rPrChange w:id="17776" w:author="N F" w:date="2023-12-05T03:09:00Z">
              <w:rPr>
                <w:rFonts w:cs="Times New Roman"/>
              </w:rPr>
            </w:rPrChange>
          </w:rPr>
          <w:delInstrText>":"</w:delInstrText>
        </w:r>
        <w:r w:rsidR="00426E62" w:rsidRPr="006E6534" w:rsidDel="00421D68">
          <w:rPr>
            <w:rFonts w:cs="Times New Roman"/>
            <w:color w:val="000000" w:themeColor="text1"/>
            <w:lang w:val="en-US"/>
            <w:rPrChange w:id="17777" w:author="N F" w:date="2023-12-05T03:09:00Z">
              <w:rPr>
                <w:rFonts w:cs="Times New Roman"/>
                <w:lang w:val="en-US"/>
              </w:rPr>
            </w:rPrChange>
          </w:rPr>
          <w:delInstrText>Sebastian</w:delInstrText>
        </w:r>
        <w:r w:rsidR="00426E62" w:rsidRPr="006E6534" w:rsidDel="00421D68">
          <w:rPr>
            <w:rFonts w:cs="Times New Roman"/>
            <w:color w:val="000000" w:themeColor="text1"/>
            <w:rPrChange w:id="17778" w:author="N F" w:date="2023-12-05T03:09:00Z">
              <w:rPr>
                <w:rFonts w:cs="Times New Roman"/>
              </w:rPr>
            </w:rPrChange>
          </w:rPr>
          <w:delInstrText>","</w:delInstrText>
        </w:r>
        <w:r w:rsidR="00426E62" w:rsidRPr="006E6534" w:rsidDel="00421D68">
          <w:rPr>
            <w:rFonts w:cs="Times New Roman"/>
            <w:color w:val="000000" w:themeColor="text1"/>
            <w:lang w:val="en-US"/>
            <w:rPrChange w:id="17779" w:author="N F" w:date="2023-12-05T03:09:00Z">
              <w:rPr>
                <w:rFonts w:cs="Times New Roman"/>
                <w:lang w:val="en-US"/>
              </w:rPr>
            </w:rPrChange>
          </w:rPr>
          <w:delInstrText>given</w:delInstrText>
        </w:r>
        <w:r w:rsidR="00426E62" w:rsidRPr="006E6534" w:rsidDel="00421D68">
          <w:rPr>
            <w:rFonts w:cs="Times New Roman"/>
            <w:color w:val="000000" w:themeColor="text1"/>
            <w:rPrChange w:id="17780" w:author="N F" w:date="2023-12-05T03:09:00Z">
              <w:rPr>
                <w:rFonts w:cs="Times New Roman"/>
              </w:rPr>
            </w:rPrChange>
          </w:rPr>
          <w:delInstrText>":"</w:delInstrText>
        </w:r>
        <w:r w:rsidR="00426E62" w:rsidRPr="006E6534" w:rsidDel="00421D68">
          <w:rPr>
            <w:rFonts w:cs="Times New Roman"/>
            <w:color w:val="000000" w:themeColor="text1"/>
            <w:lang w:val="en-US"/>
            <w:rPrChange w:id="17781" w:author="N F" w:date="2023-12-05T03:09:00Z">
              <w:rPr>
                <w:rFonts w:cs="Times New Roman"/>
                <w:lang w:val="en-US"/>
              </w:rPr>
            </w:rPrChange>
          </w:rPr>
          <w:delInstrText>Martin</w:delInstrText>
        </w:r>
        <w:r w:rsidR="00426E62" w:rsidRPr="006E6534" w:rsidDel="00421D68">
          <w:rPr>
            <w:rFonts w:cs="Times New Roman"/>
            <w:color w:val="000000" w:themeColor="text1"/>
            <w:rPrChange w:id="17782" w:author="N F" w:date="2023-12-05T03:09:00Z">
              <w:rPr>
                <w:rFonts w:cs="Times New Roman"/>
              </w:rPr>
            </w:rPrChange>
          </w:rPr>
          <w:delInstrText>"},{"</w:delInstrText>
        </w:r>
        <w:r w:rsidR="00426E62" w:rsidRPr="006E6534" w:rsidDel="00421D68">
          <w:rPr>
            <w:rFonts w:cs="Times New Roman"/>
            <w:color w:val="000000" w:themeColor="text1"/>
            <w:lang w:val="en-US"/>
            <w:rPrChange w:id="17783" w:author="N F" w:date="2023-12-05T03:09:00Z">
              <w:rPr>
                <w:rFonts w:cs="Times New Roman"/>
                <w:lang w:val="en-US"/>
              </w:rPr>
            </w:rPrChange>
          </w:rPr>
          <w:delInstrText>family</w:delInstrText>
        </w:r>
        <w:r w:rsidR="00426E62" w:rsidRPr="006E6534" w:rsidDel="00421D68">
          <w:rPr>
            <w:rFonts w:cs="Times New Roman"/>
            <w:color w:val="000000" w:themeColor="text1"/>
            <w:rPrChange w:id="17784" w:author="N F" w:date="2023-12-05T03:09:00Z">
              <w:rPr>
                <w:rFonts w:cs="Times New Roman"/>
              </w:rPr>
            </w:rPrChange>
          </w:rPr>
          <w:delInstrText>":"</w:delInstrText>
        </w:r>
        <w:r w:rsidR="00426E62" w:rsidRPr="006E6534" w:rsidDel="00421D68">
          <w:rPr>
            <w:rFonts w:cs="Times New Roman"/>
            <w:color w:val="000000" w:themeColor="text1"/>
            <w:lang w:val="en-US"/>
            <w:rPrChange w:id="17785" w:author="N F" w:date="2023-12-05T03:09:00Z">
              <w:rPr>
                <w:rFonts w:cs="Times New Roman"/>
                <w:lang w:val="en-US"/>
              </w:rPr>
            </w:rPrChange>
          </w:rPr>
          <w:delInstrText>Templeton</w:delInstrText>
        </w:r>
        <w:r w:rsidR="00426E62" w:rsidRPr="006E6534" w:rsidDel="00421D68">
          <w:rPr>
            <w:rFonts w:cs="Times New Roman"/>
            <w:color w:val="000000" w:themeColor="text1"/>
            <w:rPrChange w:id="17786" w:author="N F" w:date="2023-12-05T03:09:00Z">
              <w:rPr>
                <w:rFonts w:cs="Times New Roman"/>
              </w:rPr>
            </w:rPrChange>
          </w:rPr>
          <w:delInstrText>","</w:delInstrText>
        </w:r>
        <w:r w:rsidR="00426E62" w:rsidRPr="006E6534" w:rsidDel="00421D68">
          <w:rPr>
            <w:rFonts w:cs="Times New Roman"/>
            <w:color w:val="000000" w:themeColor="text1"/>
            <w:lang w:val="en-US"/>
            <w:rPrChange w:id="17787" w:author="N F" w:date="2023-12-05T03:09:00Z">
              <w:rPr>
                <w:rFonts w:cs="Times New Roman"/>
                <w:lang w:val="en-US"/>
              </w:rPr>
            </w:rPrChange>
          </w:rPr>
          <w:delInstrText>given</w:delInstrText>
        </w:r>
        <w:r w:rsidR="00426E62" w:rsidRPr="006E6534" w:rsidDel="00421D68">
          <w:rPr>
            <w:rFonts w:cs="Times New Roman"/>
            <w:color w:val="000000" w:themeColor="text1"/>
            <w:rPrChange w:id="17788" w:author="N F" w:date="2023-12-05T03:09:00Z">
              <w:rPr>
                <w:rFonts w:cs="Times New Roman"/>
              </w:rPr>
            </w:rPrChange>
          </w:rPr>
          <w:delInstrText>":"</w:delInstrText>
        </w:r>
        <w:r w:rsidR="00426E62" w:rsidRPr="006E6534" w:rsidDel="00421D68">
          <w:rPr>
            <w:rFonts w:cs="Times New Roman"/>
            <w:color w:val="000000" w:themeColor="text1"/>
            <w:lang w:val="en-US"/>
            <w:rPrChange w:id="17789" w:author="N F" w:date="2023-12-05T03:09:00Z">
              <w:rPr>
                <w:rFonts w:cs="Times New Roman"/>
                <w:lang w:val="en-US"/>
              </w:rPr>
            </w:rPrChange>
          </w:rPr>
          <w:delInstrText>Alison</w:delInstrText>
        </w:r>
        <w:r w:rsidR="00426E62" w:rsidRPr="006E6534" w:rsidDel="00421D68">
          <w:rPr>
            <w:rFonts w:cs="Times New Roman"/>
            <w:color w:val="000000" w:themeColor="text1"/>
            <w:rPrChange w:id="17790" w:author="N F" w:date="2023-12-05T03:09:00Z">
              <w:rPr>
                <w:rFonts w:cs="Times New Roman"/>
              </w:rPr>
            </w:rPrChange>
          </w:rPr>
          <w:delInstrText>"},{"</w:delInstrText>
        </w:r>
        <w:r w:rsidR="00426E62" w:rsidRPr="006E6534" w:rsidDel="00421D68">
          <w:rPr>
            <w:rFonts w:cs="Times New Roman"/>
            <w:color w:val="000000" w:themeColor="text1"/>
            <w:lang w:val="en-US"/>
            <w:rPrChange w:id="17791" w:author="N F" w:date="2023-12-05T03:09:00Z">
              <w:rPr>
                <w:rFonts w:cs="Times New Roman"/>
                <w:lang w:val="en-US"/>
              </w:rPr>
            </w:rPrChange>
          </w:rPr>
          <w:delInstrText>family</w:delInstrText>
        </w:r>
        <w:r w:rsidR="00426E62" w:rsidRPr="006E6534" w:rsidDel="00421D68">
          <w:rPr>
            <w:rFonts w:cs="Times New Roman"/>
            <w:color w:val="000000" w:themeColor="text1"/>
            <w:rPrChange w:id="17792" w:author="N F" w:date="2023-12-05T03:09:00Z">
              <w:rPr>
                <w:rFonts w:cs="Times New Roman"/>
              </w:rPr>
            </w:rPrChange>
          </w:rPr>
          <w:delInstrText>":"</w:delInstrText>
        </w:r>
        <w:r w:rsidR="00426E62" w:rsidRPr="006E6534" w:rsidDel="00421D68">
          <w:rPr>
            <w:rFonts w:cs="Times New Roman"/>
            <w:color w:val="000000" w:themeColor="text1"/>
            <w:lang w:val="en-US"/>
            <w:rPrChange w:id="17793" w:author="N F" w:date="2023-12-05T03:09:00Z">
              <w:rPr>
                <w:rFonts w:cs="Times New Roman"/>
                <w:lang w:val="en-US"/>
              </w:rPr>
            </w:rPrChange>
          </w:rPr>
          <w:delInstrText>Mann</w:delInstrText>
        </w:r>
        <w:r w:rsidR="00426E62" w:rsidRPr="006E6534" w:rsidDel="00421D68">
          <w:rPr>
            <w:rFonts w:cs="Times New Roman"/>
            <w:color w:val="000000" w:themeColor="text1"/>
            <w:rPrChange w:id="17794" w:author="N F" w:date="2023-12-05T03:09:00Z">
              <w:rPr>
                <w:rFonts w:cs="Times New Roman"/>
              </w:rPr>
            </w:rPrChange>
          </w:rPr>
          <w:delInstrText>","</w:delInstrText>
        </w:r>
        <w:r w:rsidR="00426E62" w:rsidRPr="006E6534" w:rsidDel="00421D68">
          <w:rPr>
            <w:rFonts w:cs="Times New Roman"/>
            <w:color w:val="000000" w:themeColor="text1"/>
            <w:lang w:val="en-US"/>
            <w:rPrChange w:id="17795" w:author="N F" w:date="2023-12-05T03:09:00Z">
              <w:rPr>
                <w:rFonts w:cs="Times New Roman"/>
                <w:lang w:val="en-US"/>
              </w:rPr>
            </w:rPrChange>
          </w:rPr>
          <w:delInstrText>given</w:delInstrText>
        </w:r>
        <w:r w:rsidR="00426E62" w:rsidRPr="006E6534" w:rsidDel="00421D68">
          <w:rPr>
            <w:rFonts w:cs="Times New Roman"/>
            <w:color w:val="000000" w:themeColor="text1"/>
            <w:rPrChange w:id="17796" w:author="N F" w:date="2023-12-05T03:09:00Z">
              <w:rPr>
                <w:rFonts w:cs="Times New Roman"/>
              </w:rPr>
            </w:rPrChange>
          </w:rPr>
          <w:delInstrText>":"</w:delInstrText>
        </w:r>
        <w:r w:rsidR="00426E62" w:rsidRPr="006E6534" w:rsidDel="00421D68">
          <w:rPr>
            <w:rFonts w:cs="Times New Roman"/>
            <w:color w:val="000000" w:themeColor="text1"/>
            <w:lang w:val="en-US"/>
            <w:rPrChange w:id="17797" w:author="N F" w:date="2023-12-05T03:09:00Z">
              <w:rPr>
                <w:rFonts w:cs="Times New Roman"/>
                <w:lang w:val="en-US"/>
              </w:rPr>
            </w:rPrChange>
          </w:rPr>
          <w:delInstrText>Helen</w:delInstrText>
        </w:r>
        <w:r w:rsidR="00426E62" w:rsidRPr="006E6534" w:rsidDel="00421D68">
          <w:rPr>
            <w:rFonts w:cs="Times New Roman"/>
            <w:color w:val="000000" w:themeColor="text1"/>
            <w:rPrChange w:id="17798" w:author="N F" w:date="2023-12-05T03:09:00Z">
              <w:rPr>
                <w:rFonts w:cs="Times New Roman"/>
              </w:rPr>
            </w:rPrChange>
          </w:rPr>
          <w:delInstrText>"},{"</w:delInstrText>
        </w:r>
        <w:r w:rsidR="00426E62" w:rsidRPr="006E6534" w:rsidDel="00421D68">
          <w:rPr>
            <w:rFonts w:cs="Times New Roman"/>
            <w:color w:val="000000" w:themeColor="text1"/>
            <w:lang w:val="en-US"/>
            <w:rPrChange w:id="17799" w:author="N F" w:date="2023-12-05T03:09:00Z">
              <w:rPr>
                <w:rFonts w:cs="Times New Roman"/>
                <w:lang w:val="en-US"/>
              </w:rPr>
            </w:rPrChange>
          </w:rPr>
          <w:delInstrText>family</w:delInstrText>
        </w:r>
        <w:r w:rsidR="00426E62" w:rsidRPr="006E6534" w:rsidDel="00421D68">
          <w:rPr>
            <w:rFonts w:cs="Times New Roman"/>
            <w:color w:val="000000" w:themeColor="text1"/>
            <w:rPrChange w:id="17800" w:author="N F" w:date="2023-12-05T03:09:00Z">
              <w:rPr>
                <w:rFonts w:cs="Times New Roman"/>
              </w:rPr>
            </w:rPrChange>
          </w:rPr>
          <w:delInstrText>":"</w:delInstrText>
        </w:r>
        <w:r w:rsidR="00426E62" w:rsidRPr="006E6534" w:rsidDel="00421D68">
          <w:rPr>
            <w:rFonts w:cs="Times New Roman"/>
            <w:color w:val="000000" w:themeColor="text1"/>
            <w:lang w:val="en-US"/>
            <w:rPrChange w:id="17801" w:author="N F" w:date="2023-12-05T03:09:00Z">
              <w:rPr>
                <w:rFonts w:cs="Times New Roman"/>
                <w:lang w:val="en-US"/>
              </w:rPr>
            </w:rPrChange>
          </w:rPr>
          <w:delInstrText>Marotti</w:delInstrText>
        </w:r>
        <w:r w:rsidR="00426E62" w:rsidRPr="006E6534" w:rsidDel="00421D68">
          <w:rPr>
            <w:rFonts w:cs="Times New Roman"/>
            <w:color w:val="000000" w:themeColor="text1"/>
            <w:rPrChange w:id="17802" w:author="N F" w:date="2023-12-05T03:09:00Z">
              <w:rPr>
                <w:rFonts w:cs="Times New Roman"/>
              </w:rPr>
            </w:rPrChange>
          </w:rPr>
          <w:delInstrText>","</w:delInstrText>
        </w:r>
        <w:r w:rsidR="00426E62" w:rsidRPr="006E6534" w:rsidDel="00421D68">
          <w:rPr>
            <w:rFonts w:cs="Times New Roman"/>
            <w:color w:val="000000" w:themeColor="text1"/>
            <w:lang w:val="en-US"/>
            <w:rPrChange w:id="17803" w:author="N F" w:date="2023-12-05T03:09:00Z">
              <w:rPr>
                <w:rFonts w:cs="Times New Roman"/>
                <w:lang w:val="en-US"/>
              </w:rPr>
            </w:rPrChange>
          </w:rPr>
          <w:delInstrText>given</w:delInstrText>
        </w:r>
        <w:r w:rsidR="00426E62" w:rsidRPr="006E6534" w:rsidDel="00421D68">
          <w:rPr>
            <w:rFonts w:cs="Times New Roman"/>
            <w:color w:val="000000" w:themeColor="text1"/>
            <w:rPrChange w:id="17804" w:author="N F" w:date="2023-12-05T03:09:00Z">
              <w:rPr>
                <w:rFonts w:cs="Times New Roman"/>
              </w:rPr>
            </w:rPrChange>
          </w:rPr>
          <w:delInstrText>":"</w:delInstrText>
        </w:r>
        <w:r w:rsidR="00426E62" w:rsidRPr="006E6534" w:rsidDel="00421D68">
          <w:rPr>
            <w:rFonts w:cs="Times New Roman"/>
            <w:color w:val="000000" w:themeColor="text1"/>
            <w:lang w:val="en-US"/>
            <w:rPrChange w:id="17805" w:author="N F" w:date="2023-12-05T03:09:00Z">
              <w:rPr>
                <w:rFonts w:cs="Times New Roman"/>
                <w:lang w:val="en-US"/>
              </w:rPr>
            </w:rPrChange>
          </w:rPr>
          <w:delInstrText>Marcelo</w:delInstrText>
        </w:r>
        <w:r w:rsidR="00426E62" w:rsidRPr="006E6534" w:rsidDel="00421D68">
          <w:rPr>
            <w:rFonts w:cs="Times New Roman"/>
            <w:color w:val="000000" w:themeColor="text1"/>
            <w:rPrChange w:id="17806" w:author="N F" w:date="2023-12-05T03:09:00Z">
              <w:rPr>
                <w:rFonts w:cs="Times New Roman"/>
              </w:rPr>
            </w:rPrChange>
          </w:rPr>
          <w:delInstrText>"},{"</w:delInstrText>
        </w:r>
        <w:r w:rsidR="00426E62" w:rsidRPr="006E6534" w:rsidDel="00421D68">
          <w:rPr>
            <w:rFonts w:cs="Times New Roman"/>
            <w:color w:val="000000" w:themeColor="text1"/>
            <w:lang w:val="en-US"/>
            <w:rPrChange w:id="17807" w:author="N F" w:date="2023-12-05T03:09:00Z">
              <w:rPr>
                <w:rFonts w:cs="Times New Roman"/>
                <w:lang w:val="en-US"/>
              </w:rPr>
            </w:rPrChange>
          </w:rPr>
          <w:delInstrText>family</w:delInstrText>
        </w:r>
        <w:r w:rsidR="00426E62" w:rsidRPr="006E6534" w:rsidDel="00421D68">
          <w:rPr>
            <w:rFonts w:cs="Times New Roman"/>
            <w:color w:val="000000" w:themeColor="text1"/>
            <w:rPrChange w:id="17808" w:author="N F" w:date="2023-12-05T03:09:00Z">
              <w:rPr>
                <w:rFonts w:cs="Times New Roman"/>
              </w:rPr>
            </w:rPrChange>
          </w:rPr>
          <w:delInstrText>":"</w:delInstrText>
        </w:r>
        <w:r w:rsidR="00426E62" w:rsidRPr="006E6534" w:rsidDel="00421D68">
          <w:rPr>
            <w:rFonts w:cs="Times New Roman"/>
            <w:color w:val="000000" w:themeColor="text1"/>
            <w:lang w:val="en-US"/>
            <w:rPrChange w:id="17809" w:author="N F" w:date="2023-12-05T03:09:00Z">
              <w:rPr>
                <w:rFonts w:cs="Times New Roman"/>
                <w:lang w:val="en-US"/>
              </w:rPr>
            </w:rPrChange>
          </w:rPr>
          <w:delInstrText>Ghiorghiu</w:delInstrText>
        </w:r>
        <w:r w:rsidR="00426E62" w:rsidRPr="006E6534" w:rsidDel="00421D68">
          <w:rPr>
            <w:rFonts w:cs="Times New Roman"/>
            <w:color w:val="000000" w:themeColor="text1"/>
            <w:rPrChange w:id="17810" w:author="N F" w:date="2023-12-05T03:09:00Z">
              <w:rPr>
                <w:rFonts w:cs="Times New Roman"/>
              </w:rPr>
            </w:rPrChange>
          </w:rPr>
          <w:delInstrText>","</w:delInstrText>
        </w:r>
        <w:r w:rsidR="00426E62" w:rsidRPr="006E6534" w:rsidDel="00421D68">
          <w:rPr>
            <w:rFonts w:cs="Times New Roman"/>
            <w:color w:val="000000" w:themeColor="text1"/>
            <w:lang w:val="en-US"/>
            <w:rPrChange w:id="17811" w:author="N F" w:date="2023-12-05T03:09:00Z">
              <w:rPr>
                <w:rFonts w:cs="Times New Roman"/>
                <w:lang w:val="en-US"/>
              </w:rPr>
            </w:rPrChange>
          </w:rPr>
          <w:delInstrText>given</w:delInstrText>
        </w:r>
        <w:r w:rsidR="00426E62" w:rsidRPr="006E6534" w:rsidDel="00421D68">
          <w:rPr>
            <w:rFonts w:cs="Times New Roman"/>
            <w:color w:val="000000" w:themeColor="text1"/>
            <w:rPrChange w:id="17812" w:author="N F" w:date="2023-12-05T03:09:00Z">
              <w:rPr>
                <w:rFonts w:cs="Times New Roman"/>
              </w:rPr>
            </w:rPrChange>
          </w:rPr>
          <w:delInstrText>":"</w:delInstrText>
        </w:r>
        <w:r w:rsidR="00426E62" w:rsidRPr="006E6534" w:rsidDel="00421D68">
          <w:rPr>
            <w:rFonts w:cs="Times New Roman"/>
            <w:color w:val="000000" w:themeColor="text1"/>
            <w:lang w:val="en-US"/>
            <w:rPrChange w:id="17813" w:author="N F" w:date="2023-12-05T03:09:00Z">
              <w:rPr>
                <w:rFonts w:cs="Times New Roman"/>
                <w:lang w:val="en-US"/>
              </w:rPr>
            </w:rPrChange>
          </w:rPr>
          <w:delInstrText>Serban</w:delInstrText>
        </w:r>
        <w:r w:rsidR="00426E62" w:rsidRPr="006E6534" w:rsidDel="00421D68">
          <w:rPr>
            <w:rFonts w:cs="Times New Roman"/>
            <w:color w:val="000000" w:themeColor="text1"/>
            <w:rPrChange w:id="17814" w:author="N F" w:date="2023-12-05T03:09:00Z">
              <w:rPr>
                <w:rFonts w:cs="Times New Roman"/>
              </w:rPr>
            </w:rPrChange>
          </w:rPr>
          <w:delInstrText>"},{"</w:delInstrText>
        </w:r>
        <w:r w:rsidR="00426E62" w:rsidRPr="006E6534" w:rsidDel="00421D68">
          <w:rPr>
            <w:rFonts w:cs="Times New Roman"/>
            <w:color w:val="000000" w:themeColor="text1"/>
            <w:lang w:val="en-US"/>
            <w:rPrChange w:id="17815" w:author="N F" w:date="2023-12-05T03:09:00Z">
              <w:rPr>
                <w:rFonts w:cs="Times New Roman"/>
                <w:lang w:val="en-US"/>
              </w:rPr>
            </w:rPrChange>
          </w:rPr>
          <w:delInstrText>family</w:delInstrText>
        </w:r>
        <w:r w:rsidR="00426E62" w:rsidRPr="006E6534" w:rsidDel="00421D68">
          <w:rPr>
            <w:rFonts w:cs="Times New Roman"/>
            <w:color w:val="000000" w:themeColor="text1"/>
            <w:rPrChange w:id="17816" w:author="N F" w:date="2023-12-05T03:09:00Z">
              <w:rPr>
                <w:rFonts w:cs="Times New Roman"/>
              </w:rPr>
            </w:rPrChange>
          </w:rPr>
          <w:delInstrText>":"</w:delInstrText>
        </w:r>
        <w:r w:rsidR="00426E62" w:rsidRPr="006E6534" w:rsidDel="00421D68">
          <w:rPr>
            <w:rFonts w:cs="Times New Roman"/>
            <w:color w:val="000000" w:themeColor="text1"/>
            <w:lang w:val="en-US"/>
            <w:rPrChange w:id="17817" w:author="N F" w:date="2023-12-05T03:09:00Z">
              <w:rPr>
                <w:rFonts w:cs="Times New Roman"/>
                <w:lang w:val="en-US"/>
              </w:rPr>
            </w:rPrChange>
          </w:rPr>
          <w:delInstrText>Papadimitrakopoulou</w:delInstrText>
        </w:r>
        <w:r w:rsidR="00426E62" w:rsidRPr="006E6534" w:rsidDel="00421D68">
          <w:rPr>
            <w:rFonts w:cs="Times New Roman"/>
            <w:color w:val="000000" w:themeColor="text1"/>
            <w:rPrChange w:id="17818" w:author="N F" w:date="2023-12-05T03:09:00Z">
              <w:rPr>
                <w:rFonts w:cs="Times New Roman"/>
              </w:rPr>
            </w:rPrChange>
          </w:rPr>
          <w:delInstrText>","</w:delInstrText>
        </w:r>
        <w:r w:rsidR="00426E62" w:rsidRPr="006E6534" w:rsidDel="00421D68">
          <w:rPr>
            <w:rFonts w:cs="Times New Roman"/>
            <w:color w:val="000000" w:themeColor="text1"/>
            <w:lang w:val="en-US"/>
            <w:rPrChange w:id="17819" w:author="N F" w:date="2023-12-05T03:09:00Z">
              <w:rPr>
                <w:rFonts w:cs="Times New Roman"/>
                <w:lang w:val="en-US"/>
              </w:rPr>
            </w:rPrChange>
          </w:rPr>
          <w:delInstrText>given</w:delInstrText>
        </w:r>
        <w:r w:rsidR="00426E62" w:rsidRPr="006E6534" w:rsidDel="00421D68">
          <w:rPr>
            <w:rFonts w:cs="Times New Roman"/>
            <w:color w:val="000000" w:themeColor="text1"/>
            <w:rPrChange w:id="17820" w:author="N F" w:date="2023-12-05T03:09:00Z">
              <w:rPr>
                <w:rFonts w:cs="Times New Roman"/>
              </w:rPr>
            </w:rPrChange>
          </w:rPr>
          <w:delInstrText>":"</w:delInstrText>
        </w:r>
        <w:r w:rsidR="00426E62" w:rsidRPr="006E6534" w:rsidDel="00421D68">
          <w:rPr>
            <w:rFonts w:cs="Times New Roman"/>
            <w:color w:val="000000" w:themeColor="text1"/>
            <w:lang w:val="en-US"/>
            <w:rPrChange w:id="17821" w:author="N F" w:date="2023-12-05T03:09:00Z">
              <w:rPr>
                <w:rFonts w:cs="Times New Roman"/>
                <w:lang w:val="en-US"/>
              </w:rPr>
            </w:rPrChange>
          </w:rPr>
          <w:delInstrText>Vassiliki</w:delInstrText>
        </w:r>
        <w:r w:rsidR="00426E62" w:rsidRPr="006E6534" w:rsidDel="00421D68">
          <w:rPr>
            <w:rFonts w:cs="Times New Roman"/>
            <w:color w:val="000000" w:themeColor="text1"/>
            <w:rPrChange w:id="17822" w:author="N F" w:date="2023-12-05T03:09:00Z">
              <w:rPr>
                <w:rFonts w:cs="Times New Roman"/>
              </w:rPr>
            </w:rPrChange>
          </w:rPr>
          <w:delInstrText xml:space="preserve"> </w:delInstrText>
        </w:r>
        <w:r w:rsidR="00426E62" w:rsidRPr="006E6534" w:rsidDel="00421D68">
          <w:rPr>
            <w:rFonts w:cs="Times New Roman"/>
            <w:color w:val="000000" w:themeColor="text1"/>
            <w:lang w:val="en-US"/>
            <w:rPrChange w:id="17823" w:author="N F" w:date="2023-12-05T03:09:00Z">
              <w:rPr>
                <w:rFonts w:cs="Times New Roman"/>
                <w:lang w:val="en-US"/>
              </w:rPr>
            </w:rPrChange>
          </w:rPr>
          <w:delInstrText>A</w:delInstrText>
        </w:r>
        <w:r w:rsidR="00426E62" w:rsidRPr="006E6534" w:rsidDel="00421D68">
          <w:rPr>
            <w:rFonts w:cs="Times New Roman"/>
            <w:color w:val="000000" w:themeColor="text1"/>
            <w:rPrChange w:id="17824" w:author="N F" w:date="2023-12-05T03:09:00Z">
              <w:rPr>
                <w:rFonts w:cs="Times New Roman"/>
              </w:rPr>
            </w:rPrChange>
          </w:rPr>
          <w:delInstrText>."},{"</w:delInstrText>
        </w:r>
        <w:r w:rsidR="00426E62" w:rsidRPr="006E6534" w:rsidDel="00421D68">
          <w:rPr>
            <w:rFonts w:cs="Times New Roman"/>
            <w:color w:val="000000" w:themeColor="text1"/>
            <w:lang w:val="en-US"/>
            <w:rPrChange w:id="17825" w:author="N F" w:date="2023-12-05T03:09:00Z">
              <w:rPr>
                <w:rFonts w:cs="Times New Roman"/>
                <w:lang w:val="en-US"/>
              </w:rPr>
            </w:rPrChange>
          </w:rPr>
          <w:delInstrText>literal</w:delInstrText>
        </w:r>
        <w:r w:rsidR="00426E62" w:rsidRPr="006E6534" w:rsidDel="00421D68">
          <w:rPr>
            <w:rFonts w:cs="Times New Roman"/>
            <w:color w:val="000000" w:themeColor="text1"/>
            <w:rPrChange w:id="17826" w:author="N F" w:date="2023-12-05T03:09:00Z">
              <w:rPr>
                <w:rFonts w:cs="Times New Roman"/>
              </w:rPr>
            </w:rPrChange>
          </w:rPr>
          <w:delInstrText>":"</w:delInstrText>
        </w:r>
        <w:r w:rsidR="00426E62" w:rsidRPr="006E6534" w:rsidDel="00421D68">
          <w:rPr>
            <w:rFonts w:cs="Times New Roman"/>
            <w:color w:val="000000" w:themeColor="text1"/>
            <w:lang w:val="en-US"/>
            <w:rPrChange w:id="17827" w:author="N F" w:date="2023-12-05T03:09:00Z">
              <w:rPr>
                <w:rFonts w:cs="Times New Roman"/>
                <w:lang w:val="en-US"/>
              </w:rPr>
            </w:rPrChange>
          </w:rPr>
          <w:delInstrText>AURA</w:delInstrText>
        </w:r>
        <w:r w:rsidR="00426E62" w:rsidRPr="006E6534" w:rsidDel="00421D68">
          <w:rPr>
            <w:rFonts w:cs="Times New Roman"/>
            <w:color w:val="000000" w:themeColor="text1"/>
            <w:rPrChange w:id="17828" w:author="N F" w:date="2023-12-05T03:09:00Z">
              <w:rPr>
                <w:rFonts w:cs="Times New Roman"/>
              </w:rPr>
            </w:rPrChange>
          </w:rPr>
          <w:delInstrText xml:space="preserve">3 </w:delInstrText>
        </w:r>
        <w:r w:rsidR="00426E62" w:rsidRPr="006E6534" w:rsidDel="00421D68">
          <w:rPr>
            <w:rFonts w:cs="Times New Roman"/>
            <w:color w:val="000000" w:themeColor="text1"/>
            <w:lang w:val="en-US"/>
            <w:rPrChange w:id="17829" w:author="N F" w:date="2023-12-05T03:09:00Z">
              <w:rPr>
                <w:rFonts w:cs="Times New Roman"/>
                <w:lang w:val="en-US"/>
              </w:rPr>
            </w:rPrChange>
          </w:rPr>
          <w:delInstrText>Investigators</w:delInstrText>
        </w:r>
        <w:r w:rsidR="00426E62" w:rsidRPr="006E6534" w:rsidDel="00421D68">
          <w:rPr>
            <w:rFonts w:cs="Times New Roman"/>
            <w:color w:val="000000" w:themeColor="text1"/>
            <w:rPrChange w:id="17830" w:author="N F" w:date="2023-12-05T03:09:00Z">
              <w:rPr>
                <w:rFonts w:cs="Times New Roman"/>
              </w:rPr>
            </w:rPrChange>
          </w:rPr>
          <w:delInstrText>"}],"</w:delInstrText>
        </w:r>
        <w:r w:rsidR="00426E62" w:rsidRPr="006E6534" w:rsidDel="00421D68">
          <w:rPr>
            <w:rFonts w:cs="Times New Roman"/>
            <w:color w:val="000000" w:themeColor="text1"/>
            <w:lang w:val="en-US"/>
            <w:rPrChange w:id="17831" w:author="N F" w:date="2023-12-05T03:09:00Z">
              <w:rPr>
                <w:rFonts w:cs="Times New Roman"/>
                <w:lang w:val="en-US"/>
              </w:rPr>
            </w:rPrChange>
          </w:rPr>
          <w:delInstrText>issued</w:delInstrText>
        </w:r>
        <w:r w:rsidR="00426E62" w:rsidRPr="006E6534" w:rsidDel="00421D68">
          <w:rPr>
            <w:rFonts w:cs="Times New Roman"/>
            <w:color w:val="000000" w:themeColor="text1"/>
            <w:rPrChange w:id="17832" w:author="N F" w:date="2023-12-05T03:09:00Z">
              <w:rPr>
                <w:rFonts w:cs="Times New Roman"/>
              </w:rPr>
            </w:rPrChange>
          </w:rPr>
          <w:delInstrText>":{"</w:delInstrText>
        </w:r>
        <w:r w:rsidR="00426E62" w:rsidRPr="006E6534" w:rsidDel="00421D68">
          <w:rPr>
            <w:rFonts w:cs="Times New Roman"/>
            <w:color w:val="000000" w:themeColor="text1"/>
            <w:lang w:val="en-US"/>
            <w:rPrChange w:id="17833" w:author="N F" w:date="2023-12-05T03:09:00Z">
              <w:rPr>
                <w:rFonts w:cs="Times New Roman"/>
                <w:lang w:val="en-US"/>
              </w:rPr>
            </w:rPrChange>
          </w:rPr>
          <w:delInstrText>date</w:delInstrText>
        </w:r>
        <w:r w:rsidR="00426E62" w:rsidRPr="006E6534" w:rsidDel="00421D68">
          <w:rPr>
            <w:rFonts w:cs="Times New Roman"/>
            <w:color w:val="000000" w:themeColor="text1"/>
            <w:rPrChange w:id="17834" w:author="N F" w:date="2023-12-05T03:09:00Z">
              <w:rPr>
                <w:rFonts w:cs="Times New Roman"/>
              </w:rPr>
            </w:rPrChange>
          </w:rPr>
          <w:delInstrText>-</w:delInstrText>
        </w:r>
        <w:r w:rsidR="00426E62" w:rsidRPr="006E6534" w:rsidDel="00421D68">
          <w:rPr>
            <w:rFonts w:cs="Times New Roman"/>
            <w:color w:val="000000" w:themeColor="text1"/>
            <w:lang w:val="en-US"/>
            <w:rPrChange w:id="17835" w:author="N F" w:date="2023-12-05T03:09:00Z">
              <w:rPr>
                <w:rFonts w:cs="Times New Roman"/>
                <w:lang w:val="en-US"/>
              </w:rPr>
            </w:rPrChange>
          </w:rPr>
          <w:delInstrText>parts</w:delInstrText>
        </w:r>
        <w:r w:rsidR="00426E62" w:rsidRPr="006E6534" w:rsidDel="00421D68">
          <w:rPr>
            <w:rFonts w:cs="Times New Roman"/>
            <w:color w:val="000000" w:themeColor="text1"/>
            <w:rPrChange w:id="17836" w:author="N F" w:date="2023-12-05T03:09:00Z">
              <w:rPr>
                <w:rFonts w:cs="Times New Roman"/>
              </w:rPr>
            </w:rPrChange>
          </w:rPr>
          <w:delInstrText>":[["2017",2,16]]}}}],"</w:delInstrText>
        </w:r>
        <w:r w:rsidR="00426E62" w:rsidRPr="006E6534" w:rsidDel="00421D68">
          <w:rPr>
            <w:rFonts w:cs="Times New Roman"/>
            <w:color w:val="000000" w:themeColor="text1"/>
            <w:lang w:val="en-US"/>
            <w:rPrChange w:id="17837" w:author="N F" w:date="2023-12-05T03:09:00Z">
              <w:rPr>
                <w:rFonts w:cs="Times New Roman"/>
                <w:lang w:val="en-US"/>
              </w:rPr>
            </w:rPrChange>
          </w:rPr>
          <w:delInstrText>schema</w:delInstrText>
        </w:r>
        <w:r w:rsidR="00426E62" w:rsidRPr="006E6534" w:rsidDel="00421D68">
          <w:rPr>
            <w:rFonts w:cs="Times New Roman"/>
            <w:color w:val="000000" w:themeColor="text1"/>
            <w:rPrChange w:id="17838" w:author="N F" w:date="2023-12-05T03:09:00Z">
              <w:rPr>
                <w:rFonts w:cs="Times New Roman"/>
              </w:rPr>
            </w:rPrChange>
          </w:rPr>
          <w:delInstrText>":"</w:delInstrText>
        </w:r>
        <w:r w:rsidR="00426E62" w:rsidRPr="006E6534" w:rsidDel="00421D68">
          <w:rPr>
            <w:rFonts w:cs="Times New Roman"/>
            <w:color w:val="000000" w:themeColor="text1"/>
            <w:lang w:val="en-US"/>
            <w:rPrChange w:id="17839" w:author="N F" w:date="2023-12-05T03:09:00Z">
              <w:rPr>
                <w:rFonts w:cs="Times New Roman"/>
                <w:lang w:val="en-US"/>
              </w:rPr>
            </w:rPrChange>
          </w:rPr>
          <w:delInstrText>https</w:delInstrText>
        </w:r>
        <w:r w:rsidR="00426E62" w:rsidRPr="006E6534" w:rsidDel="00421D68">
          <w:rPr>
            <w:rFonts w:cs="Times New Roman"/>
            <w:color w:val="000000" w:themeColor="text1"/>
            <w:rPrChange w:id="17840" w:author="N F" w:date="2023-12-05T03:09:00Z">
              <w:rPr>
                <w:rFonts w:cs="Times New Roman"/>
              </w:rPr>
            </w:rPrChange>
          </w:rPr>
          <w:delInstrText>://</w:delInstrText>
        </w:r>
        <w:r w:rsidR="00426E62" w:rsidRPr="006E6534" w:rsidDel="00421D68">
          <w:rPr>
            <w:rFonts w:cs="Times New Roman"/>
            <w:color w:val="000000" w:themeColor="text1"/>
            <w:lang w:val="en-US"/>
            <w:rPrChange w:id="17841" w:author="N F" w:date="2023-12-05T03:09:00Z">
              <w:rPr>
                <w:rFonts w:cs="Times New Roman"/>
                <w:lang w:val="en-US"/>
              </w:rPr>
            </w:rPrChange>
          </w:rPr>
          <w:delInstrText>github</w:delInstrText>
        </w:r>
        <w:r w:rsidR="00426E62" w:rsidRPr="006E6534" w:rsidDel="00421D68">
          <w:rPr>
            <w:rFonts w:cs="Times New Roman"/>
            <w:color w:val="000000" w:themeColor="text1"/>
            <w:rPrChange w:id="17842" w:author="N F" w:date="2023-12-05T03:09:00Z">
              <w:rPr>
                <w:rFonts w:cs="Times New Roman"/>
              </w:rPr>
            </w:rPrChange>
          </w:rPr>
          <w:delInstrText>.</w:delInstrText>
        </w:r>
        <w:r w:rsidR="00426E62" w:rsidRPr="006E6534" w:rsidDel="00421D68">
          <w:rPr>
            <w:rFonts w:cs="Times New Roman"/>
            <w:color w:val="000000" w:themeColor="text1"/>
            <w:lang w:val="en-US"/>
            <w:rPrChange w:id="17843" w:author="N F" w:date="2023-12-05T03:09:00Z">
              <w:rPr>
                <w:rFonts w:cs="Times New Roman"/>
                <w:lang w:val="en-US"/>
              </w:rPr>
            </w:rPrChange>
          </w:rPr>
          <w:delInstrText>com</w:delInstrText>
        </w:r>
        <w:r w:rsidR="00426E62" w:rsidRPr="006E6534" w:rsidDel="00421D68">
          <w:rPr>
            <w:rFonts w:cs="Times New Roman"/>
            <w:color w:val="000000" w:themeColor="text1"/>
            <w:rPrChange w:id="17844" w:author="N F" w:date="2023-12-05T03:09:00Z">
              <w:rPr>
                <w:rFonts w:cs="Times New Roman"/>
              </w:rPr>
            </w:rPrChange>
          </w:rPr>
          <w:delInstrText>/</w:delInstrText>
        </w:r>
        <w:r w:rsidR="00426E62" w:rsidRPr="006E6534" w:rsidDel="00421D68">
          <w:rPr>
            <w:rFonts w:cs="Times New Roman"/>
            <w:color w:val="000000" w:themeColor="text1"/>
            <w:lang w:val="en-US"/>
            <w:rPrChange w:id="17845" w:author="N F" w:date="2023-12-05T03:09:00Z">
              <w:rPr>
                <w:rFonts w:cs="Times New Roman"/>
                <w:lang w:val="en-US"/>
              </w:rPr>
            </w:rPrChange>
          </w:rPr>
          <w:delInstrText>citation</w:delInstrText>
        </w:r>
        <w:r w:rsidR="00426E62" w:rsidRPr="006E6534" w:rsidDel="00421D68">
          <w:rPr>
            <w:rFonts w:cs="Times New Roman"/>
            <w:color w:val="000000" w:themeColor="text1"/>
            <w:rPrChange w:id="17846" w:author="N F" w:date="2023-12-05T03:09:00Z">
              <w:rPr>
                <w:rFonts w:cs="Times New Roman"/>
              </w:rPr>
            </w:rPrChange>
          </w:rPr>
          <w:delInstrText>-</w:delInstrText>
        </w:r>
        <w:r w:rsidR="00426E62" w:rsidRPr="006E6534" w:rsidDel="00421D68">
          <w:rPr>
            <w:rFonts w:cs="Times New Roman"/>
            <w:color w:val="000000" w:themeColor="text1"/>
            <w:lang w:val="en-US"/>
            <w:rPrChange w:id="17847" w:author="N F" w:date="2023-12-05T03:09:00Z">
              <w:rPr>
                <w:rFonts w:cs="Times New Roman"/>
                <w:lang w:val="en-US"/>
              </w:rPr>
            </w:rPrChange>
          </w:rPr>
          <w:delInstrText>style</w:delInstrText>
        </w:r>
        <w:r w:rsidR="00426E62" w:rsidRPr="006E6534" w:rsidDel="00421D68">
          <w:rPr>
            <w:rFonts w:cs="Times New Roman"/>
            <w:color w:val="000000" w:themeColor="text1"/>
            <w:rPrChange w:id="17848" w:author="N F" w:date="2023-12-05T03:09:00Z">
              <w:rPr>
                <w:rFonts w:cs="Times New Roman"/>
              </w:rPr>
            </w:rPrChange>
          </w:rPr>
          <w:delInstrText>-</w:delInstrText>
        </w:r>
        <w:r w:rsidR="00426E62" w:rsidRPr="006E6534" w:rsidDel="00421D68">
          <w:rPr>
            <w:rFonts w:cs="Times New Roman"/>
            <w:color w:val="000000" w:themeColor="text1"/>
            <w:lang w:val="en-US"/>
            <w:rPrChange w:id="17849" w:author="N F" w:date="2023-12-05T03:09:00Z">
              <w:rPr>
                <w:rFonts w:cs="Times New Roman"/>
                <w:lang w:val="en-US"/>
              </w:rPr>
            </w:rPrChange>
          </w:rPr>
          <w:delInstrText>language</w:delInstrText>
        </w:r>
        <w:r w:rsidR="00426E62" w:rsidRPr="006E6534" w:rsidDel="00421D68">
          <w:rPr>
            <w:rFonts w:cs="Times New Roman"/>
            <w:color w:val="000000" w:themeColor="text1"/>
            <w:rPrChange w:id="17850" w:author="N F" w:date="2023-12-05T03:09:00Z">
              <w:rPr>
                <w:rFonts w:cs="Times New Roman"/>
              </w:rPr>
            </w:rPrChange>
          </w:rPr>
          <w:delInstrText>/</w:delInstrText>
        </w:r>
        <w:r w:rsidR="00426E62" w:rsidRPr="006E6534" w:rsidDel="00421D68">
          <w:rPr>
            <w:rFonts w:cs="Times New Roman"/>
            <w:color w:val="000000" w:themeColor="text1"/>
            <w:lang w:val="en-US"/>
            <w:rPrChange w:id="17851" w:author="N F" w:date="2023-12-05T03:09:00Z">
              <w:rPr>
                <w:rFonts w:cs="Times New Roman"/>
                <w:lang w:val="en-US"/>
              </w:rPr>
            </w:rPrChange>
          </w:rPr>
          <w:delInstrText>schema</w:delInstrText>
        </w:r>
        <w:r w:rsidR="00426E62" w:rsidRPr="006E6534" w:rsidDel="00421D68">
          <w:rPr>
            <w:rFonts w:cs="Times New Roman"/>
            <w:color w:val="000000" w:themeColor="text1"/>
            <w:rPrChange w:id="17852" w:author="N F" w:date="2023-12-05T03:09:00Z">
              <w:rPr>
                <w:rFonts w:cs="Times New Roman"/>
              </w:rPr>
            </w:rPrChange>
          </w:rPr>
          <w:delInstrText>/</w:delInstrText>
        </w:r>
        <w:r w:rsidR="00426E62" w:rsidRPr="006E6534" w:rsidDel="00421D68">
          <w:rPr>
            <w:rFonts w:cs="Times New Roman"/>
            <w:color w:val="000000" w:themeColor="text1"/>
            <w:lang w:val="en-US"/>
            <w:rPrChange w:id="17853" w:author="N F" w:date="2023-12-05T03:09:00Z">
              <w:rPr>
                <w:rFonts w:cs="Times New Roman"/>
                <w:lang w:val="en-US"/>
              </w:rPr>
            </w:rPrChange>
          </w:rPr>
          <w:delInstrText>raw</w:delInstrText>
        </w:r>
        <w:r w:rsidR="00426E62" w:rsidRPr="006E6534" w:rsidDel="00421D68">
          <w:rPr>
            <w:rFonts w:cs="Times New Roman"/>
            <w:color w:val="000000" w:themeColor="text1"/>
            <w:rPrChange w:id="17854" w:author="N F" w:date="2023-12-05T03:09:00Z">
              <w:rPr>
                <w:rFonts w:cs="Times New Roman"/>
              </w:rPr>
            </w:rPrChange>
          </w:rPr>
          <w:delInstrText>/</w:delInstrText>
        </w:r>
        <w:r w:rsidR="00426E62" w:rsidRPr="006E6534" w:rsidDel="00421D68">
          <w:rPr>
            <w:rFonts w:cs="Times New Roman"/>
            <w:color w:val="000000" w:themeColor="text1"/>
            <w:lang w:val="en-US"/>
            <w:rPrChange w:id="17855" w:author="N F" w:date="2023-12-05T03:09:00Z">
              <w:rPr>
                <w:rFonts w:cs="Times New Roman"/>
                <w:lang w:val="en-US"/>
              </w:rPr>
            </w:rPrChange>
          </w:rPr>
          <w:delInstrText>master</w:delInstrText>
        </w:r>
        <w:r w:rsidR="00426E62" w:rsidRPr="006E6534" w:rsidDel="00421D68">
          <w:rPr>
            <w:rFonts w:cs="Times New Roman"/>
            <w:color w:val="000000" w:themeColor="text1"/>
            <w:rPrChange w:id="17856" w:author="N F" w:date="2023-12-05T03:09:00Z">
              <w:rPr>
                <w:rFonts w:cs="Times New Roman"/>
              </w:rPr>
            </w:rPrChange>
          </w:rPr>
          <w:delInstrText>/</w:delInstrText>
        </w:r>
        <w:r w:rsidR="00426E62" w:rsidRPr="006E6534" w:rsidDel="00421D68">
          <w:rPr>
            <w:rFonts w:cs="Times New Roman"/>
            <w:color w:val="000000" w:themeColor="text1"/>
            <w:lang w:val="en-US"/>
            <w:rPrChange w:id="17857" w:author="N F" w:date="2023-12-05T03:09:00Z">
              <w:rPr>
                <w:rFonts w:cs="Times New Roman"/>
                <w:lang w:val="en-US"/>
              </w:rPr>
            </w:rPrChange>
          </w:rPr>
          <w:delInstrText>csl</w:delInstrText>
        </w:r>
        <w:r w:rsidR="00426E62" w:rsidRPr="006E6534" w:rsidDel="00421D68">
          <w:rPr>
            <w:rFonts w:cs="Times New Roman"/>
            <w:color w:val="000000" w:themeColor="text1"/>
            <w:rPrChange w:id="17858" w:author="N F" w:date="2023-12-05T03:09:00Z">
              <w:rPr>
                <w:rFonts w:cs="Times New Roman"/>
              </w:rPr>
            </w:rPrChange>
          </w:rPr>
          <w:delInstrText>-</w:delInstrText>
        </w:r>
        <w:r w:rsidR="00426E62" w:rsidRPr="006E6534" w:rsidDel="00421D68">
          <w:rPr>
            <w:rFonts w:cs="Times New Roman"/>
            <w:color w:val="000000" w:themeColor="text1"/>
            <w:lang w:val="en-US"/>
            <w:rPrChange w:id="17859" w:author="N F" w:date="2023-12-05T03:09:00Z">
              <w:rPr>
                <w:rFonts w:cs="Times New Roman"/>
                <w:lang w:val="en-US"/>
              </w:rPr>
            </w:rPrChange>
          </w:rPr>
          <w:delInstrText>citation</w:delInstrText>
        </w:r>
        <w:r w:rsidR="00426E62" w:rsidRPr="006E6534" w:rsidDel="00421D68">
          <w:rPr>
            <w:rFonts w:cs="Times New Roman"/>
            <w:color w:val="000000" w:themeColor="text1"/>
            <w:rPrChange w:id="17860" w:author="N F" w:date="2023-12-05T03:09:00Z">
              <w:rPr>
                <w:rFonts w:cs="Times New Roman"/>
              </w:rPr>
            </w:rPrChange>
          </w:rPr>
          <w:delInstrText>.</w:delInstrText>
        </w:r>
        <w:r w:rsidR="00426E62" w:rsidRPr="006E6534" w:rsidDel="00421D68">
          <w:rPr>
            <w:rFonts w:cs="Times New Roman"/>
            <w:color w:val="000000" w:themeColor="text1"/>
            <w:lang w:val="en-US"/>
            <w:rPrChange w:id="17861" w:author="N F" w:date="2023-12-05T03:09:00Z">
              <w:rPr>
                <w:rFonts w:cs="Times New Roman"/>
                <w:lang w:val="en-US"/>
              </w:rPr>
            </w:rPrChange>
          </w:rPr>
          <w:delInstrText>json</w:delInstrText>
        </w:r>
        <w:r w:rsidR="00426E62" w:rsidRPr="006E6534" w:rsidDel="00421D68">
          <w:rPr>
            <w:rFonts w:cs="Times New Roman"/>
            <w:color w:val="000000" w:themeColor="text1"/>
            <w:rPrChange w:id="17862" w:author="N F" w:date="2023-12-05T03:09:00Z">
              <w:rPr>
                <w:rFonts w:cs="Times New Roman"/>
              </w:rPr>
            </w:rPrChange>
          </w:rPr>
          <w:delInstrText xml:space="preserve">"} </w:delInstrText>
        </w:r>
        <w:r w:rsidR="008B4187" w:rsidRPr="006E6534" w:rsidDel="00421D68">
          <w:rPr>
            <w:rFonts w:cs="Times New Roman"/>
            <w:color w:val="000000" w:themeColor="text1"/>
            <w:rPrChange w:id="17863" w:author="N F" w:date="2023-12-05T03:09:00Z">
              <w:rPr>
                <w:rFonts w:cs="Times New Roman"/>
              </w:rPr>
            </w:rPrChange>
          </w:rPr>
          <w:fldChar w:fldCharType="separate"/>
        </w:r>
        <w:r w:rsidR="00426E62" w:rsidRPr="006E6534" w:rsidDel="00421D68">
          <w:rPr>
            <w:rFonts w:cs="Times New Roman"/>
            <w:color w:val="000000" w:themeColor="text1"/>
            <w:rPrChange w:id="17864" w:author="N F" w:date="2023-12-05T03:09:00Z">
              <w:rPr>
                <w:rFonts w:cs="Times New Roman"/>
              </w:rPr>
            </w:rPrChange>
          </w:rPr>
          <w:delText>(20)</w:delText>
        </w:r>
        <w:r w:rsidR="008B4187" w:rsidRPr="006E6534" w:rsidDel="00421D68">
          <w:rPr>
            <w:rFonts w:cs="Times New Roman"/>
            <w:color w:val="000000" w:themeColor="text1"/>
            <w:rPrChange w:id="17865" w:author="N F" w:date="2023-12-05T03:09:00Z">
              <w:rPr>
                <w:rFonts w:cs="Times New Roman"/>
              </w:rPr>
            </w:rPrChange>
          </w:rPr>
          <w:fldChar w:fldCharType="end"/>
        </w:r>
      </w:del>
      <w:r w:rsidR="001A19AC" w:rsidRPr="006E6534">
        <w:rPr>
          <w:rFonts w:cs="Times New Roman"/>
          <w:color w:val="000000" w:themeColor="text1"/>
          <w:rPrChange w:id="17866" w:author="N F" w:date="2023-12-05T03:09:00Z">
            <w:rPr>
              <w:rFonts w:cs="Times New Roman"/>
            </w:rPr>
          </w:rPrChange>
        </w:rPr>
        <w:t>.</w:t>
      </w:r>
    </w:p>
    <w:p w14:paraId="662A08A4" w14:textId="1D3E2232" w:rsidR="00953D11" w:rsidRPr="006E6534" w:rsidRDefault="00156205">
      <w:pPr>
        <w:pStyle w:val="SDText"/>
        <w:spacing w:after="0"/>
        <w:rPr>
          <w:rFonts w:cs="Times New Roman"/>
          <w:color w:val="000000" w:themeColor="text1"/>
          <w:rPrChange w:id="17867" w:author="N F" w:date="2023-12-05T03:09:00Z">
            <w:rPr>
              <w:rFonts w:cs="Times New Roman"/>
            </w:rPr>
          </w:rPrChange>
        </w:rPr>
        <w:pPrChange w:id="17868" w:author="Barshadskaya, Yuliya" w:date="2024-01-15T19:29:00Z">
          <w:pPr>
            <w:pStyle w:val="SDText"/>
          </w:pPr>
        </w:pPrChange>
      </w:pPr>
      <w:r w:rsidRPr="006E6534">
        <w:rPr>
          <w:rFonts w:cs="Times New Roman"/>
          <w:color w:val="000000" w:themeColor="text1"/>
          <w:lang w:val="en-GB"/>
          <w:rPrChange w:id="17869" w:author="N F" w:date="2023-12-05T03:09:00Z">
            <w:rPr>
              <w:rFonts w:cs="Times New Roman"/>
              <w:lang w:val="en-GB"/>
            </w:rPr>
          </w:rPrChange>
        </w:rPr>
        <w:t>Papadimitrakopoulou</w:t>
      </w:r>
      <w:r w:rsidRPr="006E6534">
        <w:rPr>
          <w:rFonts w:cs="Times New Roman"/>
          <w:color w:val="000000" w:themeColor="text1"/>
          <w:rPrChange w:id="17870" w:author="N F" w:date="2023-12-05T03:09:00Z">
            <w:rPr>
              <w:rFonts w:cs="Times New Roman"/>
            </w:rPr>
          </w:rPrChange>
        </w:rPr>
        <w:t xml:space="preserve"> </w:t>
      </w:r>
      <w:r w:rsidRPr="006E6534">
        <w:rPr>
          <w:rFonts w:cs="Times New Roman"/>
          <w:color w:val="000000" w:themeColor="text1"/>
          <w:lang w:val="en-US"/>
          <w:rPrChange w:id="17871" w:author="N F" w:date="2023-12-05T03:09:00Z">
            <w:rPr>
              <w:rFonts w:cs="Times New Roman"/>
              <w:lang w:val="en-US"/>
            </w:rPr>
          </w:rPrChange>
        </w:rPr>
        <w:t>et</w:t>
      </w:r>
      <w:r w:rsidRPr="006E6534">
        <w:rPr>
          <w:rFonts w:cs="Times New Roman"/>
          <w:color w:val="000000" w:themeColor="text1"/>
          <w:rPrChange w:id="17872" w:author="N F" w:date="2023-12-05T03:09:00Z">
            <w:rPr>
              <w:rFonts w:cs="Times New Roman"/>
            </w:rPr>
          </w:rPrChange>
        </w:rPr>
        <w:t xml:space="preserve"> </w:t>
      </w:r>
      <w:r w:rsidRPr="006E6534">
        <w:rPr>
          <w:rFonts w:cs="Times New Roman"/>
          <w:color w:val="000000" w:themeColor="text1"/>
          <w:lang w:val="en-US"/>
          <w:rPrChange w:id="17873" w:author="N F" w:date="2023-12-05T03:09:00Z">
            <w:rPr>
              <w:rFonts w:cs="Times New Roman"/>
              <w:lang w:val="en-US"/>
            </w:rPr>
          </w:rPrChange>
        </w:rPr>
        <w:t>al</w:t>
      </w:r>
      <w:r w:rsidRPr="006E6534">
        <w:rPr>
          <w:rFonts w:cs="Times New Roman"/>
          <w:color w:val="000000" w:themeColor="text1"/>
          <w:rPrChange w:id="17874" w:author="N F" w:date="2023-12-05T03:09:00Z">
            <w:rPr>
              <w:rFonts w:cs="Times New Roman"/>
            </w:rPr>
          </w:rPrChange>
        </w:rPr>
        <w:t>. (2020)</w:t>
      </w:r>
      <w:r w:rsidR="008B7F85" w:rsidRPr="006E6534">
        <w:rPr>
          <w:rFonts w:cs="Times New Roman"/>
          <w:color w:val="000000" w:themeColor="text1"/>
          <w:rPrChange w:id="17875" w:author="N F" w:date="2023-12-05T03:09:00Z">
            <w:rPr>
              <w:rFonts w:cs="Times New Roman"/>
            </w:rPr>
          </w:rPrChange>
        </w:rPr>
        <w:t xml:space="preserve"> провели анализ выживаемости пациентов, участвовавших в </w:t>
      </w:r>
      <w:r w:rsidR="008B7F85" w:rsidRPr="006E6534">
        <w:rPr>
          <w:rFonts w:cs="Times New Roman"/>
          <w:color w:val="000000" w:themeColor="text1"/>
          <w:lang w:val="en-US"/>
          <w:rPrChange w:id="17876" w:author="N F" w:date="2023-12-05T03:09:00Z">
            <w:rPr>
              <w:rFonts w:cs="Times New Roman"/>
              <w:lang w:val="en-US"/>
            </w:rPr>
          </w:rPrChange>
        </w:rPr>
        <w:t>AURA</w:t>
      </w:r>
      <w:r w:rsidR="008B7F85" w:rsidRPr="006E6534">
        <w:rPr>
          <w:rFonts w:cs="Times New Roman"/>
          <w:color w:val="000000" w:themeColor="text1"/>
          <w:rPrChange w:id="17877" w:author="N F" w:date="2023-12-05T03:09:00Z">
            <w:rPr>
              <w:rFonts w:cs="Times New Roman"/>
            </w:rPr>
          </w:rPrChange>
        </w:rPr>
        <w:t xml:space="preserve"> 3. Всего </w:t>
      </w:r>
      <w:r w:rsidR="001240F8" w:rsidRPr="006E6534">
        <w:rPr>
          <w:rFonts w:cs="Times New Roman"/>
          <w:color w:val="000000" w:themeColor="text1"/>
          <w:rPrChange w:id="17878" w:author="N F" w:date="2023-12-05T03:09:00Z">
            <w:rPr>
              <w:rFonts w:cs="Times New Roman"/>
            </w:rPr>
          </w:rPrChange>
        </w:rPr>
        <w:t>полученных данные о</w:t>
      </w:r>
      <w:r w:rsidR="008B7F85" w:rsidRPr="006E6534">
        <w:rPr>
          <w:rFonts w:cs="Times New Roman"/>
          <w:color w:val="000000" w:themeColor="text1"/>
          <w:rPrChange w:id="17879" w:author="N F" w:date="2023-12-05T03:09:00Z">
            <w:rPr>
              <w:rFonts w:cs="Times New Roman"/>
            </w:rPr>
          </w:rPrChange>
        </w:rPr>
        <w:t xml:space="preserve"> 279 пациент</w:t>
      </w:r>
      <w:r w:rsidR="001240F8" w:rsidRPr="006E6534">
        <w:rPr>
          <w:rFonts w:cs="Times New Roman"/>
          <w:color w:val="000000" w:themeColor="text1"/>
          <w:rPrChange w:id="17880" w:author="N F" w:date="2023-12-05T03:09:00Z">
            <w:rPr>
              <w:rFonts w:cs="Times New Roman"/>
            </w:rPr>
          </w:rPrChange>
        </w:rPr>
        <w:t>ах</w:t>
      </w:r>
      <w:r w:rsidR="008B7F85" w:rsidRPr="006E6534">
        <w:rPr>
          <w:rFonts w:cs="Times New Roman"/>
          <w:color w:val="000000" w:themeColor="text1"/>
          <w:rPrChange w:id="17881" w:author="N F" w:date="2023-12-05T03:09:00Z">
            <w:rPr>
              <w:rFonts w:cs="Times New Roman"/>
            </w:rPr>
          </w:rPrChange>
        </w:rPr>
        <w:t xml:space="preserve"> в группе осимертиниба и </w:t>
      </w:r>
      <w:r w:rsidR="001240F8" w:rsidRPr="006E6534">
        <w:rPr>
          <w:rFonts w:cs="Times New Roman"/>
          <w:color w:val="000000" w:themeColor="text1"/>
          <w:rPrChange w:id="17882" w:author="N F" w:date="2023-12-05T03:09:00Z">
            <w:rPr>
              <w:rFonts w:cs="Times New Roman"/>
            </w:rPr>
          </w:rPrChange>
        </w:rPr>
        <w:t>136</w:t>
      </w:r>
      <w:r w:rsidR="008B7F85" w:rsidRPr="006E6534">
        <w:rPr>
          <w:rFonts w:cs="Times New Roman"/>
          <w:color w:val="000000" w:themeColor="text1"/>
          <w:rPrChange w:id="17883" w:author="N F" w:date="2023-12-05T03:09:00Z">
            <w:rPr>
              <w:rFonts w:cs="Times New Roman"/>
            </w:rPr>
          </w:rPrChange>
        </w:rPr>
        <w:t xml:space="preserve"> – в группе </w:t>
      </w:r>
      <w:r w:rsidR="001240F8" w:rsidRPr="006E6534">
        <w:rPr>
          <w:rFonts w:cs="Times New Roman"/>
          <w:color w:val="000000" w:themeColor="text1"/>
          <w:rPrChange w:id="17884" w:author="N F" w:date="2023-12-05T03:09:00Z">
            <w:rPr>
              <w:rFonts w:cs="Times New Roman"/>
            </w:rPr>
          </w:rPrChange>
        </w:rPr>
        <w:t xml:space="preserve">препарата платины. На момоент прекращения периода сбора данных умерло 188 </w:t>
      </w:r>
      <w:r w:rsidR="009B30DE" w:rsidRPr="006E6534">
        <w:rPr>
          <w:rFonts w:cs="Times New Roman"/>
          <w:color w:val="000000" w:themeColor="text1"/>
          <w:rPrChange w:id="17885" w:author="N F" w:date="2023-12-05T03:09:00Z">
            <w:rPr>
              <w:rFonts w:cs="Times New Roman"/>
            </w:rPr>
          </w:rPrChange>
        </w:rPr>
        <w:t>(67%) пациентов из группы осимертиниба и 93 (66%) – из группы препарата п</w:t>
      </w:r>
      <w:r w:rsidR="00CF6996" w:rsidRPr="006E6534">
        <w:rPr>
          <w:rFonts w:cs="Times New Roman"/>
          <w:color w:val="000000" w:themeColor="text1"/>
          <w:rPrChange w:id="17886" w:author="N F" w:date="2023-12-05T03:09:00Z">
            <w:rPr>
              <w:rFonts w:cs="Times New Roman"/>
            </w:rPr>
          </w:rPrChange>
        </w:rPr>
        <w:t>латины. Отношение риска для показателя общей выживаемости составило 0,87</w:t>
      </w:r>
      <w:r w:rsidR="00D13DED" w:rsidRPr="006E6534">
        <w:rPr>
          <w:rFonts w:cs="Times New Roman"/>
          <w:color w:val="000000" w:themeColor="text1"/>
          <w:rPrChange w:id="17887" w:author="N F" w:date="2023-12-05T03:09:00Z">
            <w:rPr>
              <w:rFonts w:cs="Times New Roman"/>
            </w:rPr>
          </w:rPrChange>
        </w:rPr>
        <w:t xml:space="preserve"> (</w:t>
      </w:r>
      <w:r w:rsidR="00D13DED" w:rsidRPr="006E6534">
        <w:rPr>
          <w:rFonts w:cs="Times New Roman"/>
          <w:color w:val="000000" w:themeColor="text1"/>
          <w:lang w:val="en-US"/>
          <w:rPrChange w:id="17888" w:author="N F" w:date="2023-12-05T03:09:00Z">
            <w:rPr>
              <w:rFonts w:cs="Times New Roman"/>
              <w:lang w:val="en-US"/>
            </w:rPr>
          </w:rPrChange>
        </w:rPr>
        <w:t>p</w:t>
      </w:r>
      <w:r w:rsidR="00D13DED" w:rsidRPr="006E6534">
        <w:rPr>
          <w:rFonts w:cs="Times New Roman"/>
          <w:color w:val="000000" w:themeColor="text1"/>
          <w:rPrChange w:id="17889" w:author="N F" w:date="2023-12-05T03:09:00Z">
            <w:rPr>
              <w:rFonts w:cs="Times New Roman"/>
            </w:rPr>
          </w:rPrChange>
        </w:rPr>
        <w:t xml:space="preserve"> = 0,277). Средняя длительность </w:t>
      </w:r>
      <w:r w:rsidR="00B334B2" w:rsidRPr="006E6534">
        <w:rPr>
          <w:rFonts w:cs="Times New Roman"/>
          <w:color w:val="000000" w:themeColor="text1"/>
          <w:rPrChange w:id="17890" w:author="N F" w:date="2023-12-05T03:09:00Z">
            <w:rPr>
              <w:rFonts w:cs="Times New Roman"/>
            </w:rPr>
          </w:rPrChange>
        </w:rPr>
        <w:t>жизни составила 26,8 мес. в группе осимертиниба и 22,5 мес. в группе препарата платины</w:t>
      </w:r>
      <w:r w:rsidR="003B66CE" w:rsidRPr="006E6534">
        <w:rPr>
          <w:rFonts w:cs="Times New Roman"/>
          <w:color w:val="000000" w:themeColor="text1"/>
          <w:rPrChange w:id="17891" w:author="N F" w:date="2023-12-05T03:09:00Z">
            <w:rPr>
              <w:rFonts w:cs="Times New Roman"/>
            </w:rPr>
          </w:rPrChange>
        </w:rPr>
        <w:t xml:space="preserve">. Выживаемость в течение 24 мес. составила 55% и 43% соответственно, а в течение 36 мес. – </w:t>
      </w:r>
      <w:r w:rsidR="00700D93" w:rsidRPr="006E6534">
        <w:rPr>
          <w:rFonts w:cs="Times New Roman"/>
          <w:color w:val="000000" w:themeColor="text1"/>
          <w:rPrChange w:id="17892" w:author="N F" w:date="2023-12-05T03:09:00Z">
            <w:rPr>
              <w:rFonts w:cs="Times New Roman"/>
            </w:rPr>
          </w:rPrChange>
        </w:rPr>
        <w:t xml:space="preserve">37% и 30% </w:t>
      </w:r>
      <w:r w:rsidR="000A4779" w:rsidRPr="006E6534">
        <w:rPr>
          <w:rFonts w:cs="Times New Roman"/>
          <w:color w:val="000000" w:themeColor="text1"/>
          <w:rPrChange w:id="17893" w:author="N F" w:date="2023-12-05T03:09:00Z">
            <w:rPr>
              <w:rFonts w:cs="Times New Roman"/>
            </w:rPr>
          </w:rPrChange>
        </w:rPr>
        <w:t>соответственно</w:t>
      </w:r>
      <w:r w:rsidR="00700D93" w:rsidRPr="006E6534">
        <w:rPr>
          <w:rFonts w:cs="Times New Roman"/>
          <w:color w:val="000000" w:themeColor="text1"/>
          <w:rPrChange w:id="17894" w:author="N F" w:date="2023-12-05T03:09:00Z">
            <w:rPr>
              <w:rFonts w:cs="Times New Roman"/>
            </w:rPr>
          </w:rPrChange>
        </w:rPr>
        <w:t>. Таким образом не выявили существенной или статистически значимой разницы между показателями выживаемости у пациентов</w:t>
      </w:r>
      <w:r w:rsidR="007274F3" w:rsidRPr="006E6534">
        <w:rPr>
          <w:rFonts w:cs="Times New Roman"/>
          <w:color w:val="000000" w:themeColor="text1"/>
          <w:rPrChange w:id="17895" w:author="N F" w:date="2023-12-05T03:09:00Z">
            <w:rPr>
              <w:rFonts w:cs="Times New Roman"/>
            </w:rPr>
          </w:rPrChange>
        </w:rPr>
        <w:t>, принимавших осимертиниб и пациентов, получающих препараты платины</w:t>
      </w:r>
      <w:r w:rsidR="00CF6996" w:rsidRPr="006E6534">
        <w:rPr>
          <w:rFonts w:cs="Times New Roman"/>
          <w:color w:val="000000" w:themeColor="text1"/>
          <w:rPrChange w:id="17896" w:author="N F" w:date="2023-12-05T03:09:00Z">
            <w:rPr>
              <w:rFonts w:cs="Times New Roman"/>
            </w:rPr>
          </w:rPrChange>
        </w:rPr>
        <w:t xml:space="preserve"> </w:t>
      </w:r>
      <w:ins w:id="17897" w:author="Barshadskaya, Yuliya" w:date="2024-01-15T19:29:00Z">
        <w:r w:rsidR="00421D68" w:rsidRPr="0001519A">
          <w:rPr>
            <w:rFonts w:cs="Times New Roman"/>
            <w:color w:val="000000" w:themeColor="text1"/>
            <w:lang w:val="en-US"/>
          </w:rPr>
          <w:fldChar w:fldCharType="begin"/>
        </w:r>
        <w:r w:rsidR="00421D68"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421D68" w:rsidRPr="0001519A">
          <w:rPr>
            <w:rFonts w:cs="Times New Roman"/>
            <w:color w:val="000000" w:themeColor="text1"/>
            <w:lang w:val="en-US"/>
          </w:rPr>
          <w:fldChar w:fldCharType="separate"/>
        </w:r>
        <w:r w:rsidR="00421D68" w:rsidRPr="0018315E">
          <w:rPr>
            <w:rFonts w:cs="Times New Roman"/>
            <w:color w:val="000000" w:themeColor="text1"/>
          </w:rPr>
          <w:t>[</w:t>
        </w:r>
      </w:ins>
      <w:ins w:id="17898" w:author="Barshadskaya, Yuliya" w:date="2024-02-23T00:05:00Z">
        <w:r w:rsidR="00707BBF">
          <w:rPr>
            <w:rFonts w:cs="Times New Roman"/>
            <w:color w:val="000000" w:themeColor="text1"/>
          </w:rPr>
          <w:t>1</w:t>
        </w:r>
      </w:ins>
      <w:ins w:id="17899" w:author="Barshadskaya, Yuliya" w:date="2024-01-15T19:29:00Z">
        <w:r w:rsidR="00421D68">
          <w:rPr>
            <w:rFonts w:cs="Times New Roman"/>
            <w:color w:val="000000" w:themeColor="text1"/>
          </w:rPr>
          <w:t>1</w:t>
        </w:r>
        <w:r w:rsidR="00421D68" w:rsidRPr="00DD38F1">
          <w:rPr>
            <w:rFonts w:cs="Times New Roman"/>
            <w:color w:val="000000" w:themeColor="text1"/>
          </w:rPr>
          <w:t>]</w:t>
        </w:r>
        <w:r w:rsidR="00421D68" w:rsidRPr="0001519A">
          <w:rPr>
            <w:rFonts w:cs="Times New Roman"/>
            <w:color w:val="000000" w:themeColor="text1"/>
            <w:lang w:val="en-US"/>
          </w:rPr>
          <w:fldChar w:fldCharType="end"/>
        </w:r>
      </w:ins>
      <w:del w:id="17900" w:author="Barshadskaya, Yuliya" w:date="2024-01-15T19:29:00Z">
        <w:r w:rsidR="00D72E8C" w:rsidRPr="006E6534" w:rsidDel="00421D68">
          <w:rPr>
            <w:rFonts w:cs="Times New Roman"/>
            <w:color w:val="000000" w:themeColor="text1"/>
            <w:rPrChange w:id="17901" w:author="N F" w:date="2023-12-05T03:09:00Z">
              <w:rPr>
                <w:rFonts w:cs="Times New Roman"/>
              </w:rPr>
            </w:rPrChange>
          </w:rPr>
          <w:fldChar w:fldCharType="begin"/>
        </w:r>
        <w:r w:rsidR="00D72E8C" w:rsidRPr="006E6534" w:rsidDel="00421D68">
          <w:rPr>
            <w:rFonts w:cs="Times New Roman"/>
            <w:color w:val="000000" w:themeColor="text1"/>
            <w:rPrChange w:id="1790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7903" w:author="N F" w:date="2023-12-05T03:09:00Z">
              <w:rPr>
                <w:rFonts w:cs="Times New Roman"/>
                <w:lang w:val="en-US"/>
              </w:rPr>
            </w:rPrChange>
          </w:rPr>
          <w:delInstrText>ADDIN</w:delInstrText>
        </w:r>
        <w:r w:rsidR="00D72E8C" w:rsidRPr="006E6534" w:rsidDel="00421D68">
          <w:rPr>
            <w:rFonts w:cs="Times New Roman"/>
            <w:color w:val="000000" w:themeColor="text1"/>
            <w:rPrChange w:id="1790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7905" w:author="N F" w:date="2023-12-05T03:09:00Z">
              <w:rPr>
                <w:rFonts w:cs="Times New Roman"/>
                <w:lang w:val="en-US"/>
              </w:rPr>
            </w:rPrChange>
          </w:rPr>
          <w:delInstrText>ZOTERO</w:delInstrText>
        </w:r>
        <w:r w:rsidR="00D72E8C" w:rsidRPr="006E6534" w:rsidDel="00421D68">
          <w:rPr>
            <w:rFonts w:cs="Times New Roman"/>
            <w:color w:val="000000" w:themeColor="text1"/>
            <w:rPrChange w:id="17906" w:author="N F" w:date="2023-12-05T03:09:00Z">
              <w:rPr>
                <w:rFonts w:cs="Times New Roman"/>
              </w:rPr>
            </w:rPrChange>
          </w:rPr>
          <w:delInstrText>_</w:delInstrText>
        </w:r>
        <w:r w:rsidR="00D72E8C" w:rsidRPr="006E6534" w:rsidDel="00421D68">
          <w:rPr>
            <w:rFonts w:cs="Times New Roman"/>
            <w:color w:val="000000" w:themeColor="text1"/>
            <w:lang w:val="en-US"/>
            <w:rPrChange w:id="17907" w:author="N F" w:date="2023-12-05T03:09:00Z">
              <w:rPr>
                <w:rFonts w:cs="Times New Roman"/>
                <w:lang w:val="en-US"/>
              </w:rPr>
            </w:rPrChange>
          </w:rPr>
          <w:delInstrText>ITEM</w:delInstrText>
        </w:r>
        <w:r w:rsidR="00D72E8C" w:rsidRPr="006E6534" w:rsidDel="00421D68">
          <w:rPr>
            <w:rFonts w:cs="Times New Roman"/>
            <w:color w:val="000000" w:themeColor="text1"/>
            <w:rPrChange w:id="1790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7909" w:author="N F" w:date="2023-12-05T03:09:00Z">
              <w:rPr>
                <w:rFonts w:cs="Times New Roman"/>
                <w:lang w:val="en-US"/>
              </w:rPr>
            </w:rPrChange>
          </w:rPr>
          <w:delInstrText>CSL</w:delInstrText>
        </w:r>
        <w:r w:rsidR="00D72E8C" w:rsidRPr="006E6534" w:rsidDel="00421D68">
          <w:rPr>
            <w:rFonts w:cs="Times New Roman"/>
            <w:color w:val="000000" w:themeColor="text1"/>
            <w:rPrChange w:id="17910" w:author="N F" w:date="2023-12-05T03:09:00Z">
              <w:rPr>
                <w:rFonts w:cs="Times New Roman"/>
              </w:rPr>
            </w:rPrChange>
          </w:rPr>
          <w:delInstrText>_</w:delInstrText>
        </w:r>
        <w:r w:rsidR="00D72E8C" w:rsidRPr="006E6534" w:rsidDel="00421D68">
          <w:rPr>
            <w:rFonts w:cs="Times New Roman"/>
            <w:color w:val="000000" w:themeColor="text1"/>
            <w:lang w:val="en-US"/>
            <w:rPrChange w:id="17911" w:author="N F" w:date="2023-12-05T03:09:00Z">
              <w:rPr>
                <w:rFonts w:cs="Times New Roman"/>
                <w:lang w:val="en-US"/>
              </w:rPr>
            </w:rPrChange>
          </w:rPr>
          <w:delInstrText>CITATION</w:delInstrText>
        </w:r>
        <w:r w:rsidR="00D72E8C" w:rsidRPr="006E6534" w:rsidDel="00421D68">
          <w:rPr>
            <w:rFonts w:cs="Times New Roman"/>
            <w:color w:val="000000" w:themeColor="text1"/>
            <w:rPrChange w:id="1791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7913" w:author="N F" w:date="2023-12-05T03:09:00Z">
              <w:rPr>
                <w:rFonts w:cs="Times New Roman"/>
                <w:lang w:val="en-US"/>
              </w:rPr>
            </w:rPrChange>
          </w:rPr>
          <w:delInstrText>citationID</w:delInstrText>
        </w:r>
        <w:r w:rsidR="00D72E8C" w:rsidRPr="006E6534" w:rsidDel="00421D68">
          <w:rPr>
            <w:rFonts w:cs="Times New Roman"/>
            <w:color w:val="000000" w:themeColor="text1"/>
            <w:rPrChange w:id="17914" w:author="N F" w:date="2023-12-05T03:09:00Z">
              <w:rPr>
                <w:rFonts w:cs="Times New Roman"/>
              </w:rPr>
            </w:rPrChange>
          </w:rPr>
          <w:delInstrText>":"</w:delInstrText>
        </w:r>
        <w:r w:rsidR="00D72E8C" w:rsidRPr="006E6534" w:rsidDel="00421D68">
          <w:rPr>
            <w:rFonts w:cs="Times New Roman"/>
            <w:color w:val="000000" w:themeColor="text1"/>
            <w:lang w:val="en-US"/>
            <w:rPrChange w:id="17915" w:author="N F" w:date="2023-12-05T03:09:00Z">
              <w:rPr>
                <w:rFonts w:cs="Times New Roman"/>
                <w:lang w:val="en-US"/>
              </w:rPr>
            </w:rPrChange>
          </w:rPr>
          <w:delInstrText>gARYg</w:delInstrText>
        </w:r>
        <w:r w:rsidR="00D72E8C" w:rsidRPr="006E6534" w:rsidDel="00421D68">
          <w:rPr>
            <w:rFonts w:cs="Times New Roman"/>
            <w:color w:val="000000" w:themeColor="text1"/>
            <w:rPrChange w:id="17916" w:author="N F" w:date="2023-12-05T03:09:00Z">
              <w:rPr>
                <w:rFonts w:cs="Times New Roman"/>
              </w:rPr>
            </w:rPrChange>
          </w:rPr>
          <w:delInstrText>5</w:delInstrText>
        </w:r>
        <w:r w:rsidR="00D72E8C" w:rsidRPr="006E6534" w:rsidDel="00421D68">
          <w:rPr>
            <w:rFonts w:cs="Times New Roman"/>
            <w:color w:val="000000" w:themeColor="text1"/>
            <w:lang w:val="en-US"/>
            <w:rPrChange w:id="17917" w:author="N F" w:date="2023-12-05T03:09:00Z">
              <w:rPr>
                <w:rFonts w:cs="Times New Roman"/>
                <w:lang w:val="en-US"/>
              </w:rPr>
            </w:rPrChange>
          </w:rPr>
          <w:delInstrText>AW</w:delInstrText>
        </w:r>
        <w:r w:rsidR="00D72E8C" w:rsidRPr="006E6534" w:rsidDel="00421D68">
          <w:rPr>
            <w:rFonts w:cs="Times New Roman"/>
            <w:color w:val="000000" w:themeColor="text1"/>
            <w:rPrChange w:id="17918" w:author="N F" w:date="2023-12-05T03:09:00Z">
              <w:rPr>
                <w:rFonts w:cs="Times New Roman"/>
              </w:rPr>
            </w:rPrChange>
          </w:rPr>
          <w:delInstrText>","</w:delInstrText>
        </w:r>
        <w:r w:rsidR="00D72E8C" w:rsidRPr="006E6534" w:rsidDel="00421D68">
          <w:rPr>
            <w:rFonts w:cs="Times New Roman"/>
            <w:color w:val="000000" w:themeColor="text1"/>
            <w:lang w:val="en-US"/>
            <w:rPrChange w:id="17919" w:author="N F" w:date="2023-12-05T03:09:00Z">
              <w:rPr>
                <w:rFonts w:cs="Times New Roman"/>
                <w:lang w:val="en-US"/>
              </w:rPr>
            </w:rPrChange>
          </w:rPr>
          <w:delInstrText>properties</w:delInstrText>
        </w:r>
        <w:r w:rsidR="00D72E8C" w:rsidRPr="006E6534" w:rsidDel="00421D68">
          <w:rPr>
            <w:rFonts w:cs="Times New Roman"/>
            <w:color w:val="000000" w:themeColor="text1"/>
            <w:rPrChange w:id="17920" w:author="N F" w:date="2023-12-05T03:09:00Z">
              <w:rPr>
                <w:rFonts w:cs="Times New Roman"/>
              </w:rPr>
            </w:rPrChange>
          </w:rPr>
          <w:delInstrText>":{"</w:delInstrText>
        </w:r>
        <w:r w:rsidR="00D72E8C" w:rsidRPr="006E6534" w:rsidDel="00421D68">
          <w:rPr>
            <w:rFonts w:cs="Times New Roman"/>
            <w:color w:val="000000" w:themeColor="text1"/>
            <w:lang w:val="en-US"/>
            <w:rPrChange w:id="17921" w:author="N F" w:date="2023-12-05T03:09:00Z">
              <w:rPr>
                <w:rFonts w:cs="Times New Roman"/>
                <w:lang w:val="en-US"/>
              </w:rPr>
            </w:rPrChange>
          </w:rPr>
          <w:delInstrText>formattedCitation</w:delInstrText>
        </w:r>
        <w:r w:rsidR="00D72E8C" w:rsidRPr="006E6534" w:rsidDel="00421D68">
          <w:rPr>
            <w:rFonts w:cs="Times New Roman"/>
            <w:color w:val="000000" w:themeColor="text1"/>
            <w:rPrChange w:id="17922" w:author="N F" w:date="2023-12-05T03:09:00Z">
              <w:rPr>
                <w:rFonts w:cs="Times New Roman"/>
              </w:rPr>
            </w:rPrChange>
          </w:rPr>
          <w:delInstrText>":"(21)","</w:delInstrText>
        </w:r>
        <w:r w:rsidR="00D72E8C" w:rsidRPr="006E6534" w:rsidDel="00421D68">
          <w:rPr>
            <w:rFonts w:cs="Times New Roman"/>
            <w:color w:val="000000" w:themeColor="text1"/>
            <w:lang w:val="en-US"/>
            <w:rPrChange w:id="17923" w:author="N F" w:date="2023-12-05T03:09:00Z">
              <w:rPr>
                <w:rFonts w:cs="Times New Roman"/>
                <w:lang w:val="en-US"/>
              </w:rPr>
            </w:rPrChange>
          </w:rPr>
          <w:delInstrText>plainCitation</w:delInstrText>
        </w:r>
        <w:r w:rsidR="00D72E8C" w:rsidRPr="006E6534" w:rsidDel="00421D68">
          <w:rPr>
            <w:rFonts w:cs="Times New Roman"/>
            <w:color w:val="000000" w:themeColor="text1"/>
            <w:rPrChange w:id="17924" w:author="N F" w:date="2023-12-05T03:09:00Z">
              <w:rPr>
                <w:rFonts w:cs="Times New Roman"/>
              </w:rPr>
            </w:rPrChange>
          </w:rPr>
          <w:delInstrText>":"(21)","</w:delInstrText>
        </w:r>
        <w:r w:rsidR="00D72E8C" w:rsidRPr="006E6534" w:rsidDel="00421D68">
          <w:rPr>
            <w:rFonts w:cs="Times New Roman"/>
            <w:color w:val="000000" w:themeColor="text1"/>
            <w:lang w:val="en-US"/>
            <w:rPrChange w:id="17925" w:author="N F" w:date="2023-12-05T03:09:00Z">
              <w:rPr>
                <w:rFonts w:cs="Times New Roman"/>
                <w:lang w:val="en-US"/>
              </w:rPr>
            </w:rPrChange>
          </w:rPr>
          <w:delInstrText>noteIndex</w:delInstrText>
        </w:r>
        <w:r w:rsidR="00D72E8C" w:rsidRPr="006E6534" w:rsidDel="00421D68">
          <w:rPr>
            <w:rFonts w:cs="Times New Roman"/>
            <w:color w:val="000000" w:themeColor="text1"/>
            <w:rPrChange w:id="17926" w:author="N F" w:date="2023-12-05T03:09:00Z">
              <w:rPr>
                <w:rFonts w:cs="Times New Roman"/>
              </w:rPr>
            </w:rPrChange>
          </w:rPr>
          <w:delInstrText>":0},"</w:delInstrText>
        </w:r>
        <w:r w:rsidR="00D72E8C" w:rsidRPr="006E6534" w:rsidDel="00421D68">
          <w:rPr>
            <w:rFonts w:cs="Times New Roman"/>
            <w:color w:val="000000" w:themeColor="text1"/>
            <w:lang w:val="en-US"/>
            <w:rPrChange w:id="17927" w:author="N F" w:date="2023-12-05T03:09:00Z">
              <w:rPr>
                <w:rFonts w:cs="Times New Roman"/>
                <w:lang w:val="en-US"/>
              </w:rPr>
            </w:rPrChange>
          </w:rPr>
          <w:delInstrText>citationItems</w:delInstrText>
        </w:r>
        <w:r w:rsidR="00D72E8C" w:rsidRPr="006E6534" w:rsidDel="00421D68">
          <w:rPr>
            <w:rFonts w:cs="Times New Roman"/>
            <w:color w:val="000000" w:themeColor="text1"/>
            <w:rPrChange w:id="17928" w:author="N F" w:date="2023-12-05T03:09:00Z">
              <w:rPr>
                <w:rFonts w:cs="Times New Roman"/>
              </w:rPr>
            </w:rPrChange>
          </w:rPr>
          <w:delInstrText>":[{"</w:delInstrText>
        </w:r>
        <w:r w:rsidR="00D72E8C" w:rsidRPr="006E6534" w:rsidDel="00421D68">
          <w:rPr>
            <w:rFonts w:cs="Times New Roman"/>
            <w:color w:val="000000" w:themeColor="text1"/>
            <w:lang w:val="en-US"/>
            <w:rPrChange w:id="17929" w:author="N F" w:date="2023-12-05T03:09:00Z">
              <w:rPr>
                <w:rFonts w:cs="Times New Roman"/>
                <w:lang w:val="en-US"/>
              </w:rPr>
            </w:rPrChange>
          </w:rPr>
          <w:delInstrText>id</w:delInstrText>
        </w:r>
        <w:r w:rsidR="00D72E8C" w:rsidRPr="006E6534" w:rsidDel="00421D68">
          <w:rPr>
            <w:rFonts w:cs="Times New Roman"/>
            <w:color w:val="000000" w:themeColor="text1"/>
            <w:rPrChange w:id="17930" w:author="N F" w:date="2023-12-05T03:09:00Z">
              <w:rPr>
                <w:rFonts w:cs="Times New Roman"/>
              </w:rPr>
            </w:rPrChange>
          </w:rPr>
          <w:delInstrText>":161868,"</w:delInstrText>
        </w:r>
        <w:r w:rsidR="00D72E8C" w:rsidRPr="006E6534" w:rsidDel="00421D68">
          <w:rPr>
            <w:rFonts w:cs="Times New Roman"/>
            <w:color w:val="000000" w:themeColor="text1"/>
            <w:lang w:val="en-US"/>
            <w:rPrChange w:id="17931" w:author="N F" w:date="2023-12-05T03:09:00Z">
              <w:rPr>
                <w:rFonts w:cs="Times New Roman"/>
                <w:lang w:val="en-US"/>
              </w:rPr>
            </w:rPrChange>
          </w:rPr>
          <w:delInstrText>uris</w:delInstrText>
        </w:r>
        <w:r w:rsidR="00D72E8C" w:rsidRPr="006E6534" w:rsidDel="00421D68">
          <w:rPr>
            <w:rFonts w:cs="Times New Roman"/>
            <w:color w:val="000000" w:themeColor="text1"/>
            <w:rPrChange w:id="17932" w:author="N F" w:date="2023-12-05T03:09:00Z">
              <w:rPr>
                <w:rFonts w:cs="Times New Roman"/>
              </w:rPr>
            </w:rPrChange>
          </w:rPr>
          <w:delInstrText>":["</w:delInstrText>
        </w:r>
        <w:r w:rsidR="00D72E8C" w:rsidRPr="006E6534" w:rsidDel="00421D68">
          <w:rPr>
            <w:rFonts w:cs="Times New Roman"/>
            <w:color w:val="000000" w:themeColor="text1"/>
            <w:lang w:val="en-US"/>
            <w:rPrChange w:id="17933" w:author="N F" w:date="2023-12-05T03:09:00Z">
              <w:rPr>
                <w:rFonts w:cs="Times New Roman"/>
                <w:lang w:val="en-US"/>
              </w:rPr>
            </w:rPrChange>
          </w:rPr>
          <w:delInstrText>http</w:delInstrText>
        </w:r>
        <w:r w:rsidR="00D72E8C" w:rsidRPr="006E6534" w:rsidDel="00421D68">
          <w:rPr>
            <w:rFonts w:cs="Times New Roman"/>
            <w:color w:val="000000" w:themeColor="text1"/>
            <w:rPrChange w:id="17934" w:author="N F" w:date="2023-12-05T03:09:00Z">
              <w:rPr>
                <w:rFonts w:cs="Times New Roman"/>
              </w:rPr>
            </w:rPrChange>
          </w:rPr>
          <w:delInstrText>://</w:delInstrText>
        </w:r>
        <w:r w:rsidR="00D72E8C" w:rsidRPr="006E6534" w:rsidDel="00421D68">
          <w:rPr>
            <w:rFonts w:cs="Times New Roman"/>
            <w:color w:val="000000" w:themeColor="text1"/>
            <w:lang w:val="en-US"/>
            <w:rPrChange w:id="17935" w:author="N F" w:date="2023-12-05T03:09:00Z">
              <w:rPr>
                <w:rFonts w:cs="Times New Roman"/>
                <w:lang w:val="en-US"/>
              </w:rPr>
            </w:rPrChange>
          </w:rPr>
          <w:delInstrText>zotero</w:delInstrText>
        </w:r>
        <w:r w:rsidR="00D72E8C" w:rsidRPr="006E6534" w:rsidDel="00421D68">
          <w:rPr>
            <w:rFonts w:cs="Times New Roman"/>
            <w:color w:val="000000" w:themeColor="text1"/>
            <w:rPrChange w:id="17936" w:author="N F" w:date="2023-12-05T03:09:00Z">
              <w:rPr>
                <w:rFonts w:cs="Times New Roman"/>
              </w:rPr>
            </w:rPrChange>
          </w:rPr>
          <w:delInstrText>.</w:delInstrText>
        </w:r>
        <w:r w:rsidR="00D72E8C" w:rsidRPr="006E6534" w:rsidDel="00421D68">
          <w:rPr>
            <w:rFonts w:cs="Times New Roman"/>
            <w:color w:val="000000" w:themeColor="text1"/>
            <w:lang w:val="en-US"/>
            <w:rPrChange w:id="17937" w:author="N F" w:date="2023-12-05T03:09:00Z">
              <w:rPr>
                <w:rFonts w:cs="Times New Roman"/>
                <w:lang w:val="en-US"/>
              </w:rPr>
            </w:rPrChange>
          </w:rPr>
          <w:delInstrText>org</w:delInstrText>
        </w:r>
        <w:r w:rsidR="00D72E8C" w:rsidRPr="006E6534" w:rsidDel="00421D68">
          <w:rPr>
            <w:rFonts w:cs="Times New Roman"/>
            <w:color w:val="000000" w:themeColor="text1"/>
            <w:rPrChange w:id="17938" w:author="N F" w:date="2023-12-05T03:09:00Z">
              <w:rPr>
                <w:rFonts w:cs="Times New Roman"/>
              </w:rPr>
            </w:rPrChange>
          </w:rPr>
          <w:delInstrText>/</w:delInstrText>
        </w:r>
        <w:r w:rsidR="00D72E8C" w:rsidRPr="006E6534" w:rsidDel="00421D68">
          <w:rPr>
            <w:rFonts w:cs="Times New Roman"/>
            <w:color w:val="000000" w:themeColor="text1"/>
            <w:lang w:val="en-US"/>
            <w:rPrChange w:id="17939" w:author="N F" w:date="2023-12-05T03:09:00Z">
              <w:rPr>
                <w:rFonts w:cs="Times New Roman"/>
                <w:lang w:val="en-US"/>
              </w:rPr>
            </w:rPrChange>
          </w:rPr>
          <w:delInstrText>groups</w:delInstrText>
        </w:r>
        <w:r w:rsidR="00D72E8C" w:rsidRPr="006E6534" w:rsidDel="00421D68">
          <w:rPr>
            <w:rFonts w:cs="Times New Roman"/>
            <w:color w:val="000000" w:themeColor="text1"/>
            <w:rPrChange w:id="17940" w:author="N F" w:date="2023-12-05T03:09:00Z">
              <w:rPr>
                <w:rFonts w:cs="Times New Roman"/>
              </w:rPr>
            </w:rPrChange>
          </w:rPr>
          <w:delInstrText>/4735135/</w:delInstrText>
        </w:r>
        <w:r w:rsidR="00D72E8C" w:rsidRPr="006E6534" w:rsidDel="00421D68">
          <w:rPr>
            <w:rFonts w:cs="Times New Roman"/>
            <w:color w:val="000000" w:themeColor="text1"/>
            <w:lang w:val="en-US"/>
            <w:rPrChange w:id="17941" w:author="N F" w:date="2023-12-05T03:09:00Z">
              <w:rPr>
                <w:rFonts w:cs="Times New Roman"/>
                <w:lang w:val="en-US"/>
              </w:rPr>
            </w:rPrChange>
          </w:rPr>
          <w:delInstrText>items</w:delInstrText>
        </w:r>
        <w:r w:rsidR="00D72E8C" w:rsidRPr="006E6534" w:rsidDel="00421D68">
          <w:rPr>
            <w:rFonts w:cs="Times New Roman"/>
            <w:color w:val="000000" w:themeColor="text1"/>
            <w:rPrChange w:id="17942" w:author="N F" w:date="2023-12-05T03:09:00Z">
              <w:rPr>
                <w:rFonts w:cs="Times New Roman"/>
              </w:rPr>
            </w:rPrChange>
          </w:rPr>
          <w:delInstrText>/2</w:delInstrText>
        </w:r>
        <w:r w:rsidR="00D72E8C" w:rsidRPr="006E6534" w:rsidDel="00421D68">
          <w:rPr>
            <w:rFonts w:cs="Times New Roman"/>
            <w:color w:val="000000" w:themeColor="text1"/>
            <w:lang w:val="en-US"/>
            <w:rPrChange w:id="17943" w:author="N F" w:date="2023-12-05T03:09:00Z">
              <w:rPr>
                <w:rFonts w:cs="Times New Roman"/>
                <w:lang w:val="en-US"/>
              </w:rPr>
            </w:rPrChange>
          </w:rPr>
          <w:delInstrText>ZSJAXC</w:delInstrText>
        </w:r>
        <w:r w:rsidR="00D72E8C" w:rsidRPr="006E6534" w:rsidDel="00421D68">
          <w:rPr>
            <w:rFonts w:cs="Times New Roman"/>
            <w:color w:val="000000" w:themeColor="text1"/>
            <w:rPrChange w:id="17944" w:author="N F" w:date="2023-12-05T03:09:00Z">
              <w:rPr>
                <w:rFonts w:cs="Times New Roman"/>
              </w:rPr>
            </w:rPrChange>
          </w:rPr>
          <w:delInstrText>7"],"</w:delInstrText>
        </w:r>
        <w:r w:rsidR="00D72E8C" w:rsidRPr="006E6534" w:rsidDel="00421D68">
          <w:rPr>
            <w:rFonts w:cs="Times New Roman"/>
            <w:color w:val="000000" w:themeColor="text1"/>
            <w:lang w:val="en-US"/>
            <w:rPrChange w:id="17945" w:author="N F" w:date="2023-12-05T03:09:00Z">
              <w:rPr>
                <w:rFonts w:cs="Times New Roman"/>
                <w:lang w:val="en-US"/>
              </w:rPr>
            </w:rPrChange>
          </w:rPr>
          <w:delInstrText>itemData</w:delInstrText>
        </w:r>
        <w:r w:rsidR="00D72E8C" w:rsidRPr="006E6534" w:rsidDel="00421D68">
          <w:rPr>
            <w:rFonts w:cs="Times New Roman"/>
            <w:color w:val="000000" w:themeColor="text1"/>
            <w:rPrChange w:id="17946" w:author="N F" w:date="2023-12-05T03:09:00Z">
              <w:rPr>
                <w:rFonts w:cs="Times New Roman"/>
              </w:rPr>
            </w:rPrChange>
          </w:rPr>
          <w:delInstrText>":{"</w:delInstrText>
        </w:r>
        <w:r w:rsidR="00D72E8C" w:rsidRPr="006E6534" w:rsidDel="00421D68">
          <w:rPr>
            <w:rFonts w:cs="Times New Roman"/>
            <w:color w:val="000000" w:themeColor="text1"/>
            <w:lang w:val="en-US"/>
            <w:rPrChange w:id="17947" w:author="N F" w:date="2023-12-05T03:09:00Z">
              <w:rPr>
                <w:rFonts w:cs="Times New Roman"/>
                <w:lang w:val="en-US"/>
              </w:rPr>
            </w:rPrChange>
          </w:rPr>
          <w:delInstrText>id</w:delInstrText>
        </w:r>
        <w:r w:rsidR="00D72E8C" w:rsidRPr="006E6534" w:rsidDel="00421D68">
          <w:rPr>
            <w:rFonts w:cs="Times New Roman"/>
            <w:color w:val="000000" w:themeColor="text1"/>
            <w:rPrChange w:id="17948" w:author="N F" w:date="2023-12-05T03:09:00Z">
              <w:rPr>
                <w:rFonts w:cs="Times New Roman"/>
              </w:rPr>
            </w:rPrChange>
          </w:rPr>
          <w:delInstrText>":161868,"</w:delInstrText>
        </w:r>
        <w:r w:rsidR="00D72E8C" w:rsidRPr="006E6534" w:rsidDel="00421D68">
          <w:rPr>
            <w:rFonts w:cs="Times New Roman"/>
            <w:color w:val="000000" w:themeColor="text1"/>
            <w:lang w:val="en-US"/>
            <w:rPrChange w:id="17949" w:author="N F" w:date="2023-12-05T03:09:00Z">
              <w:rPr>
                <w:rFonts w:cs="Times New Roman"/>
                <w:lang w:val="en-US"/>
              </w:rPr>
            </w:rPrChange>
          </w:rPr>
          <w:delInstrText>type</w:delInstrText>
        </w:r>
        <w:r w:rsidR="00D72E8C" w:rsidRPr="006E6534" w:rsidDel="00421D68">
          <w:rPr>
            <w:rFonts w:cs="Times New Roman"/>
            <w:color w:val="000000" w:themeColor="text1"/>
            <w:rPrChange w:id="17950" w:author="N F" w:date="2023-12-05T03:09:00Z">
              <w:rPr>
                <w:rFonts w:cs="Times New Roman"/>
              </w:rPr>
            </w:rPrChange>
          </w:rPr>
          <w:delInstrText>":"</w:delInstrText>
        </w:r>
        <w:r w:rsidR="00D72E8C" w:rsidRPr="006E6534" w:rsidDel="00421D68">
          <w:rPr>
            <w:rFonts w:cs="Times New Roman"/>
            <w:color w:val="000000" w:themeColor="text1"/>
            <w:lang w:val="en-US"/>
            <w:rPrChange w:id="17951" w:author="N F" w:date="2023-12-05T03:09:00Z">
              <w:rPr>
                <w:rFonts w:cs="Times New Roman"/>
                <w:lang w:val="en-US"/>
              </w:rPr>
            </w:rPrChange>
          </w:rPr>
          <w:delInstrText>article</w:delInstrText>
        </w:r>
        <w:r w:rsidR="00D72E8C" w:rsidRPr="006E6534" w:rsidDel="00421D68">
          <w:rPr>
            <w:rFonts w:cs="Times New Roman"/>
            <w:color w:val="000000" w:themeColor="text1"/>
            <w:rPrChange w:id="17952" w:author="N F" w:date="2023-12-05T03:09:00Z">
              <w:rPr>
                <w:rFonts w:cs="Times New Roman"/>
              </w:rPr>
            </w:rPrChange>
          </w:rPr>
          <w:delInstrText>-</w:delInstrText>
        </w:r>
        <w:r w:rsidR="00D72E8C" w:rsidRPr="006E6534" w:rsidDel="00421D68">
          <w:rPr>
            <w:rFonts w:cs="Times New Roman"/>
            <w:color w:val="000000" w:themeColor="text1"/>
            <w:lang w:val="en-US"/>
            <w:rPrChange w:id="17953" w:author="N F" w:date="2023-12-05T03:09:00Z">
              <w:rPr>
                <w:rFonts w:cs="Times New Roman"/>
                <w:lang w:val="en-US"/>
              </w:rPr>
            </w:rPrChange>
          </w:rPr>
          <w:delInstrText>journal</w:delInstrText>
        </w:r>
        <w:r w:rsidR="00D72E8C" w:rsidRPr="006E6534" w:rsidDel="00421D68">
          <w:rPr>
            <w:rFonts w:cs="Times New Roman"/>
            <w:color w:val="000000" w:themeColor="text1"/>
            <w:rPrChange w:id="17954" w:author="N F" w:date="2023-12-05T03:09:00Z">
              <w:rPr>
                <w:rFonts w:cs="Times New Roman"/>
              </w:rPr>
            </w:rPrChange>
          </w:rPr>
          <w:delInstrText>","</w:delInstrText>
        </w:r>
        <w:r w:rsidR="00D72E8C" w:rsidRPr="006E6534" w:rsidDel="00421D68">
          <w:rPr>
            <w:rFonts w:cs="Times New Roman"/>
            <w:color w:val="000000" w:themeColor="text1"/>
            <w:lang w:val="en-US"/>
            <w:rPrChange w:id="17955" w:author="N F" w:date="2023-12-05T03:09:00Z">
              <w:rPr>
                <w:rFonts w:cs="Times New Roman"/>
                <w:lang w:val="en-US"/>
              </w:rPr>
            </w:rPrChange>
          </w:rPr>
          <w:delInstrText>abstract</w:delInstrText>
        </w:r>
        <w:r w:rsidR="00D72E8C" w:rsidRPr="006E6534" w:rsidDel="00421D68">
          <w:rPr>
            <w:rFonts w:cs="Times New Roman"/>
            <w:color w:val="000000" w:themeColor="text1"/>
            <w:rPrChange w:id="17956" w:author="N F" w:date="2023-12-05T03:09:00Z">
              <w:rPr>
                <w:rFonts w:cs="Times New Roman"/>
              </w:rPr>
            </w:rPrChange>
          </w:rPr>
          <w:delInstrText>":"</w:delInstrText>
        </w:r>
        <w:r w:rsidR="00D72E8C" w:rsidRPr="006E6534" w:rsidDel="00421D68">
          <w:rPr>
            <w:rFonts w:cs="Times New Roman"/>
            <w:color w:val="000000" w:themeColor="text1"/>
            <w:lang w:val="en-US"/>
            <w:rPrChange w:id="17957" w:author="N F" w:date="2023-12-05T03:09:00Z">
              <w:rPr>
                <w:rFonts w:cs="Times New Roman"/>
                <w:lang w:val="en-US"/>
              </w:rPr>
            </w:rPrChange>
          </w:rPr>
          <w:delInstrText>BACKGROUND</w:delInstrText>
        </w:r>
        <w:r w:rsidR="00D72E8C" w:rsidRPr="006E6534" w:rsidDel="00421D68">
          <w:rPr>
            <w:rFonts w:cs="Times New Roman"/>
            <w:color w:val="000000" w:themeColor="text1"/>
            <w:rPrChange w:id="1795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7959" w:author="N F" w:date="2023-12-05T03:09:00Z">
              <w:rPr>
                <w:rFonts w:cs="Times New Roman"/>
                <w:lang w:val="en-US"/>
              </w:rPr>
            </w:rPrChange>
          </w:rPr>
          <w:delInstrText>In</w:delInstrText>
        </w:r>
        <w:r w:rsidR="00D72E8C" w:rsidRPr="006E6534" w:rsidDel="00421D68">
          <w:rPr>
            <w:rFonts w:cs="Times New Roman"/>
            <w:color w:val="000000" w:themeColor="text1"/>
            <w:rPrChange w:id="1796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7961" w:author="N F" w:date="2023-12-05T03:09:00Z">
              <w:rPr>
                <w:rFonts w:cs="Times New Roman"/>
                <w:lang w:val="en-US"/>
              </w:rPr>
            </w:rPrChange>
          </w:rPr>
          <w:delInstrText>AURA</w:delInstrText>
        </w:r>
        <w:r w:rsidR="00D72E8C" w:rsidRPr="006E6534" w:rsidDel="00421D68">
          <w:rPr>
            <w:rFonts w:cs="Times New Roman"/>
            <w:color w:val="000000" w:themeColor="text1"/>
            <w:rPrChange w:id="17962" w:author="N F" w:date="2023-12-05T03:09:00Z">
              <w:rPr>
                <w:rFonts w:cs="Times New Roman"/>
              </w:rPr>
            </w:rPrChange>
          </w:rPr>
          <w:delInstrText>3 (</w:delInstrText>
        </w:r>
        <w:r w:rsidR="00D72E8C" w:rsidRPr="006E6534" w:rsidDel="00421D68">
          <w:rPr>
            <w:rFonts w:cs="Times New Roman"/>
            <w:color w:val="000000" w:themeColor="text1"/>
            <w:lang w:val="en-US"/>
            <w:rPrChange w:id="17963" w:author="N F" w:date="2023-12-05T03:09:00Z">
              <w:rPr>
                <w:rFonts w:cs="Times New Roman"/>
                <w:lang w:val="en-US"/>
              </w:rPr>
            </w:rPrChange>
          </w:rPr>
          <w:delInstrText>NCT</w:delInstrText>
        </w:r>
        <w:r w:rsidR="00D72E8C" w:rsidRPr="006E6534" w:rsidDel="00421D68">
          <w:rPr>
            <w:rFonts w:cs="Times New Roman"/>
            <w:color w:val="000000" w:themeColor="text1"/>
            <w:rPrChange w:id="17964" w:author="N F" w:date="2023-12-05T03:09:00Z">
              <w:rPr>
                <w:rFonts w:cs="Times New Roman"/>
              </w:rPr>
            </w:rPrChange>
          </w:rPr>
          <w:delInstrText xml:space="preserve">02151981), </w:delInstrText>
        </w:r>
        <w:r w:rsidR="00D72E8C" w:rsidRPr="006E6534" w:rsidDel="00421D68">
          <w:rPr>
            <w:rFonts w:cs="Times New Roman"/>
            <w:color w:val="000000" w:themeColor="text1"/>
            <w:lang w:val="en-US"/>
            <w:rPrChange w:id="17965" w:author="N F" w:date="2023-12-05T03:09:00Z">
              <w:rPr>
                <w:rFonts w:cs="Times New Roman"/>
                <w:lang w:val="en-US"/>
              </w:rPr>
            </w:rPrChange>
          </w:rPr>
          <w:delInstrText>osimertinib</w:delInstrText>
        </w:r>
        <w:r w:rsidR="00D72E8C" w:rsidRPr="006E6534" w:rsidDel="00421D68">
          <w:rPr>
            <w:rFonts w:cs="Times New Roman"/>
            <w:color w:val="000000" w:themeColor="text1"/>
            <w:rPrChange w:id="1796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7967" w:author="N F" w:date="2023-12-05T03:09:00Z">
              <w:rPr>
                <w:rFonts w:cs="Times New Roman"/>
                <w:lang w:val="en-US"/>
              </w:rPr>
            </w:rPrChange>
          </w:rPr>
          <w:delInstrText>a</w:delInstrText>
        </w:r>
        <w:r w:rsidR="00D72E8C" w:rsidRPr="006E6534" w:rsidDel="00421D68">
          <w:rPr>
            <w:rFonts w:cs="Times New Roman"/>
            <w:color w:val="000000" w:themeColor="text1"/>
            <w:rPrChange w:id="1796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7969" w:author="N F" w:date="2023-12-05T03:09:00Z">
              <w:rPr>
                <w:rFonts w:cs="Times New Roman"/>
                <w:lang w:val="en-US"/>
              </w:rPr>
            </w:rPrChange>
          </w:rPr>
          <w:delInstrText>third</w:delInstrText>
        </w:r>
        <w:r w:rsidR="00D72E8C" w:rsidRPr="006E6534" w:rsidDel="00421D68">
          <w:rPr>
            <w:rFonts w:cs="Times New Roman"/>
            <w:color w:val="000000" w:themeColor="text1"/>
            <w:rPrChange w:id="17970" w:author="N F" w:date="2023-12-05T03:09:00Z">
              <w:rPr>
                <w:rFonts w:cs="Times New Roman"/>
              </w:rPr>
            </w:rPrChange>
          </w:rPr>
          <w:delInstrText>-</w:delInstrText>
        </w:r>
        <w:r w:rsidR="00D72E8C" w:rsidRPr="006E6534" w:rsidDel="00421D68">
          <w:rPr>
            <w:rFonts w:cs="Times New Roman"/>
            <w:color w:val="000000" w:themeColor="text1"/>
            <w:lang w:val="en-US"/>
            <w:rPrChange w:id="17971" w:author="N F" w:date="2023-12-05T03:09:00Z">
              <w:rPr>
                <w:rFonts w:cs="Times New Roman"/>
                <w:lang w:val="en-US"/>
              </w:rPr>
            </w:rPrChange>
          </w:rPr>
          <w:delInstrText>generation</w:delInstrText>
        </w:r>
        <w:r w:rsidR="00D72E8C" w:rsidRPr="006E6534" w:rsidDel="00421D68">
          <w:rPr>
            <w:rFonts w:cs="Times New Roman"/>
            <w:color w:val="000000" w:themeColor="text1"/>
            <w:rPrChange w:id="1797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7973" w:author="N F" w:date="2023-12-05T03:09:00Z">
              <w:rPr>
                <w:rFonts w:cs="Times New Roman"/>
                <w:lang w:val="en-US"/>
              </w:rPr>
            </w:rPrChange>
          </w:rPr>
          <w:delInstrText>epidermal</w:delInstrText>
        </w:r>
        <w:r w:rsidR="00D72E8C" w:rsidRPr="006E6534" w:rsidDel="00421D68">
          <w:rPr>
            <w:rFonts w:cs="Times New Roman"/>
            <w:color w:val="000000" w:themeColor="text1"/>
            <w:rPrChange w:id="1797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7975" w:author="N F" w:date="2023-12-05T03:09:00Z">
              <w:rPr>
                <w:rFonts w:cs="Times New Roman"/>
                <w:lang w:val="en-US"/>
              </w:rPr>
            </w:rPrChange>
          </w:rPr>
          <w:delInstrText>growth</w:delInstrText>
        </w:r>
        <w:r w:rsidR="00D72E8C" w:rsidRPr="006E6534" w:rsidDel="00421D68">
          <w:rPr>
            <w:rFonts w:cs="Times New Roman"/>
            <w:color w:val="000000" w:themeColor="text1"/>
            <w:rPrChange w:id="1797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7977" w:author="N F" w:date="2023-12-05T03:09:00Z">
              <w:rPr>
                <w:rFonts w:cs="Times New Roman"/>
                <w:lang w:val="en-US"/>
              </w:rPr>
            </w:rPrChange>
          </w:rPr>
          <w:delInstrText>factor</w:delInstrText>
        </w:r>
        <w:r w:rsidR="00D72E8C" w:rsidRPr="006E6534" w:rsidDel="00421D68">
          <w:rPr>
            <w:rFonts w:cs="Times New Roman"/>
            <w:color w:val="000000" w:themeColor="text1"/>
            <w:rPrChange w:id="1797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7979" w:author="N F" w:date="2023-12-05T03:09:00Z">
              <w:rPr>
                <w:rFonts w:cs="Times New Roman"/>
                <w:lang w:val="en-US"/>
              </w:rPr>
            </w:rPrChange>
          </w:rPr>
          <w:delInstrText>receptor</w:delInstrText>
        </w:r>
        <w:r w:rsidR="00D72E8C" w:rsidRPr="006E6534" w:rsidDel="00421D68">
          <w:rPr>
            <w:rFonts w:cs="Times New Roman"/>
            <w:color w:val="000000" w:themeColor="text1"/>
            <w:rPrChange w:id="1798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7981" w:author="N F" w:date="2023-12-05T03:09:00Z">
              <w:rPr>
                <w:rFonts w:cs="Times New Roman"/>
                <w:lang w:val="en-US"/>
              </w:rPr>
            </w:rPrChange>
          </w:rPr>
          <w:delInstrText>EGFR</w:delInstrText>
        </w:r>
        <w:r w:rsidR="00D72E8C" w:rsidRPr="006E6534" w:rsidDel="00421D68">
          <w:rPr>
            <w:rFonts w:cs="Times New Roman"/>
            <w:color w:val="000000" w:themeColor="text1"/>
            <w:rPrChange w:id="17982" w:author="N F" w:date="2023-12-05T03:09:00Z">
              <w:rPr>
                <w:rFonts w:cs="Times New Roman"/>
              </w:rPr>
            </w:rPrChange>
          </w:rPr>
          <w:delInstrText>)-</w:delInstrText>
        </w:r>
        <w:r w:rsidR="00D72E8C" w:rsidRPr="006E6534" w:rsidDel="00421D68">
          <w:rPr>
            <w:rFonts w:cs="Times New Roman"/>
            <w:color w:val="000000" w:themeColor="text1"/>
            <w:lang w:val="en-US"/>
            <w:rPrChange w:id="17983" w:author="N F" w:date="2023-12-05T03:09:00Z">
              <w:rPr>
                <w:rFonts w:cs="Times New Roman"/>
                <w:lang w:val="en-US"/>
              </w:rPr>
            </w:rPrChange>
          </w:rPr>
          <w:delInstrText>tyrosine</w:delInstrText>
        </w:r>
        <w:r w:rsidR="00D72E8C" w:rsidRPr="006E6534" w:rsidDel="00421D68">
          <w:rPr>
            <w:rFonts w:cs="Times New Roman"/>
            <w:color w:val="000000" w:themeColor="text1"/>
            <w:rPrChange w:id="1798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7985" w:author="N F" w:date="2023-12-05T03:09:00Z">
              <w:rPr>
                <w:rFonts w:cs="Times New Roman"/>
                <w:lang w:val="en-US"/>
              </w:rPr>
            </w:rPrChange>
          </w:rPr>
          <w:delInstrText>kinase</w:delInstrText>
        </w:r>
        <w:r w:rsidR="00D72E8C" w:rsidRPr="006E6534" w:rsidDel="00421D68">
          <w:rPr>
            <w:rFonts w:cs="Times New Roman"/>
            <w:color w:val="000000" w:themeColor="text1"/>
            <w:rPrChange w:id="1798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7987" w:author="N F" w:date="2023-12-05T03:09:00Z">
              <w:rPr>
                <w:rFonts w:cs="Times New Roman"/>
                <w:lang w:val="en-US"/>
              </w:rPr>
            </w:rPrChange>
          </w:rPr>
          <w:delInstrText>inhibitor</w:delInstrText>
        </w:r>
        <w:r w:rsidR="00D72E8C" w:rsidRPr="006E6534" w:rsidDel="00421D68">
          <w:rPr>
            <w:rFonts w:cs="Times New Roman"/>
            <w:color w:val="000000" w:themeColor="text1"/>
            <w:rPrChange w:id="1798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7989" w:author="N F" w:date="2023-12-05T03:09:00Z">
              <w:rPr>
                <w:rFonts w:cs="Times New Roman"/>
                <w:lang w:val="en-US"/>
              </w:rPr>
            </w:rPrChange>
          </w:rPr>
          <w:delInstrText>TKI</w:delInstrText>
        </w:r>
        <w:r w:rsidR="00D72E8C" w:rsidRPr="006E6534" w:rsidDel="00421D68">
          <w:rPr>
            <w:rFonts w:cs="Times New Roman"/>
            <w:color w:val="000000" w:themeColor="text1"/>
            <w:rPrChange w:id="1799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7991" w:author="N F" w:date="2023-12-05T03:09:00Z">
              <w:rPr>
                <w:rFonts w:cs="Times New Roman"/>
                <w:lang w:val="en-US"/>
              </w:rPr>
            </w:rPrChange>
          </w:rPr>
          <w:delInstrText>significantly</w:delInstrText>
        </w:r>
        <w:r w:rsidR="00D72E8C" w:rsidRPr="006E6534" w:rsidDel="00421D68">
          <w:rPr>
            <w:rFonts w:cs="Times New Roman"/>
            <w:color w:val="000000" w:themeColor="text1"/>
            <w:rPrChange w:id="1799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7993" w:author="N F" w:date="2023-12-05T03:09:00Z">
              <w:rPr>
                <w:rFonts w:cs="Times New Roman"/>
                <w:lang w:val="en-US"/>
              </w:rPr>
            </w:rPrChange>
          </w:rPr>
          <w:delInstrText>prolonged</w:delInstrText>
        </w:r>
        <w:r w:rsidR="00D72E8C" w:rsidRPr="006E6534" w:rsidDel="00421D68">
          <w:rPr>
            <w:rFonts w:cs="Times New Roman"/>
            <w:color w:val="000000" w:themeColor="text1"/>
            <w:rPrChange w:id="1799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7995" w:author="N F" w:date="2023-12-05T03:09:00Z">
              <w:rPr>
                <w:rFonts w:cs="Times New Roman"/>
                <w:lang w:val="en-US"/>
              </w:rPr>
            </w:rPrChange>
          </w:rPr>
          <w:delInstrText>progression</w:delInstrText>
        </w:r>
        <w:r w:rsidR="00D72E8C" w:rsidRPr="006E6534" w:rsidDel="00421D68">
          <w:rPr>
            <w:rFonts w:cs="Times New Roman"/>
            <w:color w:val="000000" w:themeColor="text1"/>
            <w:rPrChange w:id="17996" w:author="N F" w:date="2023-12-05T03:09:00Z">
              <w:rPr>
                <w:rFonts w:cs="Times New Roman"/>
              </w:rPr>
            </w:rPrChange>
          </w:rPr>
          <w:delInstrText>-</w:delInstrText>
        </w:r>
        <w:r w:rsidR="00D72E8C" w:rsidRPr="006E6534" w:rsidDel="00421D68">
          <w:rPr>
            <w:rFonts w:cs="Times New Roman"/>
            <w:color w:val="000000" w:themeColor="text1"/>
            <w:lang w:val="en-US"/>
            <w:rPrChange w:id="17997" w:author="N F" w:date="2023-12-05T03:09:00Z">
              <w:rPr>
                <w:rFonts w:cs="Times New Roman"/>
                <w:lang w:val="en-US"/>
              </w:rPr>
            </w:rPrChange>
          </w:rPr>
          <w:delInstrText>free</w:delInstrText>
        </w:r>
        <w:r w:rsidR="00D72E8C" w:rsidRPr="006E6534" w:rsidDel="00421D68">
          <w:rPr>
            <w:rFonts w:cs="Times New Roman"/>
            <w:color w:val="000000" w:themeColor="text1"/>
            <w:rPrChange w:id="1799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7999" w:author="N F" w:date="2023-12-05T03:09:00Z">
              <w:rPr>
                <w:rFonts w:cs="Times New Roman"/>
                <w:lang w:val="en-US"/>
              </w:rPr>
            </w:rPrChange>
          </w:rPr>
          <w:delInstrText>survival</w:delInstrText>
        </w:r>
        <w:r w:rsidR="00D72E8C" w:rsidRPr="006E6534" w:rsidDel="00421D68">
          <w:rPr>
            <w:rFonts w:cs="Times New Roman"/>
            <w:color w:val="000000" w:themeColor="text1"/>
            <w:rPrChange w:id="1800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01" w:author="N F" w:date="2023-12-05T03:09:00Z">
              <w:rPr>
                <w:rFonts w:cs="Times New Roman"/>
                <w:lang w:val="en-US"/>
              </w:rPr>
            </w:rPrChange>
          </w:rPr>
          <w:delInstrText>and</w:delInstrText>
        </w:r>
        <w:r w:rsidR="00D72E8C" w:rsidRPr="006E6534" w:rsidDel="00421D68">
          <w:rPr>
            <w:rFonts w:cs="Times New Roman"/>
            <w:color w:val="000000" w:themeColor="text1"/>
            <w:rPrChange w:id="1800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03" w:author="N F" w:date="2023-12-05T03:09:00Z">
              <w:rPr>
                <w:rFonts w:cs="Times New Roman"/>
                <w:lang w:val="en-US"/>
              </w:rPr>
            </w:rPrChange>
          </w:rPr>
          <w:delInstrText>improved</w:delInstrText>
        </w:r>
        <w:r w:rsidR="00D72E8C" w:rsidRPr="006E6534" w:rsidDel="00421D68">
          <w:rPr>
            <w:rFonts w:cs="Times New Roman"/>
            <w:color w:val="000000" w:themeColor="text1"/>
            <w:rPrChange w:id="1800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05" w:author="N F" w:date="2023-12-05T03:09:00Z">
              <w:rPr>
                <w:rFonts w:cs="Times New Roman"/>
                <w:lang w:val="en-US"/>
              </w:rPr>
            </w:rPrChange>
          </w:rPr>
          <w:delInstrText>response</w:delInstrText>
        </w:r>
        <w:r w:rsidR="00D72E8C" w:rsidRPr="006E6534" w:rsidDel="00421D68">
          <w:rPr>
            <w:rFonts w:cs="Times New Roman"/>
            <w:color w:val="000000" w:themeColor="text1"/>
            <w:rPrChange w:id="1800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07" w:author="N F" w:date="2023-12-05T03:09:00Z">
              <w:rPr>
                <w:rFonts w:cs="Times New Roman"/>
                <w:lang w:val="en-US"/>
              </w:rPr>
            </w:rPrChange>
          </w:rPr>
          <w:delInstrText>in</w:delInstrText>
        </w:r>
        <w:r w:rsidR="00D72E8C" w:rsidRPr="006E6534" w:rsidDel="00421D68">
          <w:rPr>
            <w:rFonts w:cs="Times New Roman"/>
            <w:color w:val="000000" w:themeColor="text1"/>
            <w:rPrChange w:id="1800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09" w:author="N F" w:date="2023-12-05T03:09:00Z">
              <w:rPr>
                <w:rFonts w:cs="Times New Roman"/>
                <w:lang w:val="en-US"/>
              </w:rPr>
            </w:rPrChange>
          </w:rPr>
          <w:delInstrText>patients</w:delInstrText>
        </w:r>
        <w:r w:rsidR="00D72E8C" w:rsidRPr="006E6534" w:rsidDel="00421D68">
          <w:rPr>
            <w:rFonts w:cs="Times New Roman"/>
            <w:color w:val="000000" w:themeColor="text1"/>
            <w:rPrChange w:id="1801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11" w:author="N F" w:date="2023-12-05T03:09:00Z">
              <w:rPr>
                <w:rFonts w:cs="Times New Roman"/>
                <w:lang w:val="en-US"/>
              </w:rPr>
            </w:rPrChange>
          </w:rPr>
          <w:delInstrText>with</w:delInstrText>
        </w:r>
        <w:r w:rsidR="00D72E8C" w:rsidRPr="006E6534" w:rsidDel="00421D68">
          <w:rPr>
            <w:rFonts w:cs="Times New Roman"/>
            <w:color w:val="000000" w:themeColor="text1"/>
            <w:rPrChange w:id="1801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13" w:author="N F" w:date="2023-12-05T03:09:00Z">
              <w:rPr>
                <w:rFonts w:cs="Times New Roman"/>
                <w:lang w:val="en-US"/>
              </w:rPr>
            </w:rPrChange>
          </w:rPr>
          <w:delInstrText>EGFR</w:delInstrText>
        </w:r>
        <w:r w:rsidR="00D72E8C" w:rsidRPr="006E6534" w:rsidDel="00421D68">
          <w:rPr>
            <w:rFonts w:cs="Times New Roman"/>
            <w:color w:val="000000" w:themeColor="text1"/>
            <w:rPrChange w:id="1801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15" w:author="N F" w:date="2023-12-05T03:09:00Z">
              <w:rPr>
                <w:rFonts w:cs="Times New Roman"/>
                <w:lang w:val="en-US"/>
              </w:rPr>
            </w:rPrChange>
          </w:rPr>
          <w:delInstrText>T</w:delInstrText>
        </w:r>
        <w:r w:rsidR="00D72E8C" w:rsidRPr="006E6534" w:rsidDel="00421D68">
          <w:rPr>
            <w:rFonts w:cs="Times New Roman"/>
            <w:color w:val="000000" w:themeColor="text1"/>
            <w:rPrChange w:id="18016" w:author="N F" w:date="2023-12-05T03:09:00Z">
              <w:rPr>
                <w:rFonts w:cs="Times New Roman"/>
              </w:rPr>
            </w:rPrChange>
          </w:rPr>
          <w:delInstrText>790</w:delInstrText>
        </w:r>
        <w:r w:rsidR="00D72E8C" w:rsidRPr="006E6534" w:rsidDel="00421D68">
          <w:rPr>
            <w:rFonts w:cs="Times New Roman"/>
            <w:color w:val="000000" w:themeColor="text1"/>
            <w:lang w:val="en-US"/>
            <w:rPrChange w:id="18017" w:author="N F" w:date="2023-12-05T03:09:00Z">
              <w:rPr>
                <w:rFonts w:cs="Times New Roman"/>
                <w:lang w:val="en-US"/>
              </w:rPr>
            </w:rPrChange>
          </w:rPr>
          <w:delInstrText>M</w:delInstrText>
        </w:r>
        <w:r w:rsidR="00D72E8C" w:rsidRPr="006E6534" w:rsidDel="00421D68">
          <w:rPr>
            <w:rFonts w:cs="Times New Roman"/>
            <w:color w:val="000000" w:themeColor="text1"/>
            <w:rPrChange w:id="1801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19" w:author="N F" w:date="2023-12-05T03:09:00Z">
              <w:rPr>
                <w:rFonts w:cs="Times New Roman"/>
                <w:lang w:val="en-US"/>
              </w:rPr>
            </w:rPrChange>
          </w:rPr>
          <w:delInstrText>advanced</w:delInstrText>
        </w:r>
        <w:r w:rsidR="00D72E8C" w:rsidRPr="006E6534" w:rsidDel="00421D68">
          <w:rPr>
            <w:rFonts w:cs="Times New Roman"/>
            <w:color w:val="000000" w:themeColor="text1"/>
            <w:rPrChange w:id="1802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21" w:author="N F" w:date="2023-12-05T03:09:00Z">
              <w:rPr>
                <w:rFonts w:cs="Times New Roman"/>
                <w:lang w:val="en-US"/>
              </w:rPr>
            </w:rPrChange>
          </w:rPr>
          <w:delInstrText>non</w:delInstrText>
        </w:r>
        <w:r w:rsidR="00D72E8C" w:rsidRPr="006E6534" w:rsidDel="00421D68">
          <w:rPr>
            <w:rFonts w:cs="Times New Roman"/>
            <w:color w:val="000000" w:themeColor="text1"/>
            <w:rPrChange w:id="18022" w:author="N F" w:date="2023-12-05T03:09:00Z">
              <w:rPr>
                <w:rFonts w:cs="Times New Roman"/>
              </w:rPr>
            </w:rPrChange>
          </w:rPr>
          <w:delInstrText>-</w:delInstrText>
        </w:r>
        <w:r w:rsidR="00D72E8C" w:rsidRPr="006E6534" w:rsidDel="00421D68">
          <w:rPr>
            <w:rFonts w:cs="Times New Roman"/>
            <w:color w:val="000000" w:themeColor="text1"/>
            <w:lang w:val="en-US"/>
            <w:rPrChange w:id="18023" w:author="N F" w:date="2023-12-05T03:09:00Z">
              <w:rPr>
                <w:rFonts w:cs="Times New Roman"/>
                <w:lang w:val="en-US"/>
              </w:rPr>
            </w:rPrChange>
          </w:rPr>
          <w:delInstrText>small</w:delInstrText>
        </w:r>
        <w:r w:rsidR="00D72E8C" w:rsidRPr="006E6534" w:rsidDel="00421D68">
          <w:rPr>
            <w:rFonts w:cs="Times New Roman"/>
            <w:color w:val="000000" w:themeColor="text1"/>
            <w:rPrChange w:id="18024" w:author="N F" w:date="2023-12-05T03:09:00Z">
              <w:rPr>
                <w:rFonts w:cs="Times New Roman"/>
              </w:rPr>
            </w:rPrChange>
          </w:rPr>
          <w:delInstrText>-</w:delInstrText>
        </w:r>
        <w:r w:rsidR="00D72E8C" w:rsidRPr="006E6534" w:rsidDel="00421D68">
          <w:rPr>
            <w:rFonts w:cs="Times New Roman"/>
            <w:color w:val="000000" w:themeColor="text1"/>
            <w:lang w:val="en-US"/>
            <w:rPrChange w:id="18025" w:author="N F" w:date="2023-12-05T03:09:00Z">
              <w:rPr>
                <w:rFonts w:cs="Times New Roman"/>
                <w:lang w:val="en-US"/>
              </w:rPr>
            </w:rPrChange>
          </w:rPr>
          <w:delInstrText>cell</w:delInstrText>
        </w:r>
        <w:r w:rsidR="00D72E8C" w:rsidRPr="006E6534" w:rsidDel="00421D68">
          <w:rPr>
            <w:rFonts w:cs="Times New Roman"/>
            <w:color w:val="000000" w:themeColor="text1"/>
            <w:rPrChange w:id="1802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27" w:author="N F" w:date="2023-12-05T03:09:00Z">
              <w:rPr>
                <w:rFonts w:cs="Times New Roman"/>
                <w:lang w:val="en-US"/>
              </w:rPr>
            </w:rPrChange>
          </w:rPr>
          <w:delInstrText>lung</w:delInstrText>
        </w:r>
        <w:r w:rsidR="00D72E8C" w:rsidRPr="006E6534" w:rsidDel="00421D68">
          <w:rPr>
            <w:rFonts w:cs="Times New Roman"/>
            <w:color w:val="000000" w:themeColor="text1"/>
            <w:rPrChange w:id="1802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29" w:author="N F" w:date="2023-12-05T03:09:00Z">
              <w:rPr>
                <w:rFonts w:cs="Times New Roman"/>
                <w:lang w:val="en-US"/>
              </w:rPr>
            </w:rPrChange>
          </w:rPr>
          <w:delInstrText>cancer</w:delInstrText>
        </w:r>
        <w:r w:rsidR="00D72E8C" w:rsidRPr="006E6534" w:rsidDel="00421D68">
          <w:rPr>
            <w:rFonts w:cs="Times New Roman"/>
            <w:color w:val="000000" w:themeColor="text1"/>
            <w:rPrChange w:id="1803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31" w:author="N F" w:date="2023-12-05T03:09:00Z">
              <w:rPr>
                <w:rFonts w:cs="Times New Roman"/>
                <w:lang w:val="en-US"/>
              </w:rPr>
            </w:rPrChange>
          </w:rPr>
          <w:delInstrText>NSCLC</w:delInstrText>
        </w:r>
        <w:r w:rsidR="00D72E8C" w:rsidRPr="006E6534" w:rsidDel="00421D68">
          <w:rPr>
            <w:rFonts w:cs="Times New Roman"/>
            <w:color w:val="000000" w:themeColor="text1"/>
            <w:rPrChange w:id="1803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33" w:author="N F" w:date="2023-12-05T03:09:00Z">
              <w:rPr>
                <w:rFonts w:cs="Times New Roman"/>
                <w:lang w:val="en-US"/>
              </w:rPr>
            </w:rPrChange>
          </w:rPr>
          <w:delInstrText>and</w:delInstrText>
        </w:r>
        <w:r w:rsidR="00D72E8C" w:rsidRPr="006E6534" w:rsidDel="00421D68">
          <w:rPr>
            <w:rFonts w:cs="Times New Roman"/>
            <w:color w:val="000000" w:themeColor="text1"/>
            <w:rPrChange w:id="1803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35" w:author="N F" w:date="2023-12-05T03:09:00Z">
              <w:rPr>
                <w:rFonts w:cs="Times New Roman"/>
                <w:lang w:val="en-US"/>
              </w:rPr>
            </w:rPrChange>
          </w:rPr>
          <w:delInstrText>progression</w:delInstrText>
        </w:r>
        <w:r w:rsidR="00D72E8C" w:rsidRPr="006E6534" w:rsidDel="00421D68">
          <w:rPr>
            <w:rFonts w:cs="Times New Roman"/>
            <w:color w:val="000000" w:themeColor="text1"/>
            <w:rPrChange w:id="1803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37" w:author="N F" w:date="2023-12-05T03:09:00Z">
              <w:rPr>
                <w:rFonts w:cs="Times New Roman"/>
                <w:lang w:val="en-US"/>
              </w:rPr>
            </w:rPrChange>
          </w:rPr>
          <w:delInstrText>on</w:delInstrText>
        </w:r>
        <w:r w:rsidR="00D72E8C" w:rsidRPr="006E6534" w:rsidDel="00421D68">
          <w:rPr>
            <w:rFonts w:cs="Times New Roman"/>
            <w:color w:val="000000" w:themeColor="text1"/>
            <w:rPrChange w:id="1803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39" w:author="N F" w:date="2023-12-05T03:09:00Z">
              <w:rPr>
                <w:rFonts w:cs="Times New Roman"/>
                <w:lang w:val="en-US"/>
              </w:rPr>
            </w:rPrChange>
          </w:rPr>
          <w:delInstrText>prior</w:delInstrText>
        </w:r>
        <w:r w:rsidR="00D72E8C" w:rsidRPr="006E6534" w:rsidDel="00421D68">
          <w:rPr>
            <w:rFonts w:cs="Times New Roman"/>
            <w:color w:val="000000" w:themeColor="text1"/>
            <w:rPrChange w:id="1804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41" w:author="N F" w:date="2023-12-05T03:09:00Z">
              <w:rPr>
                <w:rFonts w:cs="Times New Roman"/>
                <w:lang w:val="en-US"/>
              </w:rPr>
            </w:rPrChange>
          </w:rPr>
          <w:delInstrText>EGFR</w:delInstrText>
        </w:r>
        <w:r w:rsidR="00D72E8C" w:rsidRPr="006E6534" w:rsidDel="00421D68">
          <w:rPr>
            <w:rFonts w:cs="Times New Roman"/>
            <w:color w:val="000000" w:themeColor="text1"/>
            <w:rPrChange w:id="18042" w:author="N F" w:date="2023-12-05T03:09:00Z">
              <w:rPr>
                <w:rFonts w:cs="Times New Roman"/>
              </w:rPr>
            </w:rPrChange>
          </w:rPr>
          <w:delInstrText>-</w:delInstrText>
        </w:r>
        <w:r w:rsidR="00D72E8C" w:rsidRPr="006E6534" w:rsidDel="00421D68">
          <w:rPr>
            <w:rFonts w:cs="Times New Roman"/>
            <w:color w:val="000000" w:themeColor="text1"/>
            <w:lang w:val="en-US"/>
            <w:rPrChange w:id="18043" w:author="N F" w:date="2023-12-05T03:09:00Z">
              <w:rPr>
                <w:rFonts w:cs="Times New Roman"/>
                <w:lang w:val="en-US"/>
              </w:rPr>
            </w:rPrChange>
          </w:rPr>
          <w:delInstrText>TKI</w:delInstrText>
        </w:r>
        <w:r w:rsidR="00D72E8C" w:rsidRPr="006E6534" w:rsidDel="00421D68">
          <w:rPr>
            <w:rFonts w:cs="Times New Roman"/>
            <w:color w:val="000000" w:themeColor="text1"/>
            <w:rPrChange w:id="1804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45" w:author="N F" w:date="2023-12-05T03:09:00Z">
              <w:rPr>
                <w:rFonts w:cs="Times New Roman"/>
                <w:lang w:val="en-US"/>
              </w:rPr>
            </w:rPrChange>
          </w:rPr>
          <w:delInstrText>treatment</w:delInstrText>
        </w:r>
        <w:r w:rsidR="00D72E8C" w:rsidRPr="006E6534" w:rsidDel="00421D68">
          <w:rPr>
            <w:rFonts w:cs="Times New Roman"/>
            <w:color w:val="000000" w:themeColor="text1"/>
            <w:rPrChange w:id="1804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47" w:author="N F" w:date="2023-12-05T03:09:00Z">
              <w:rPr>
                <w:rFonts w:cs="Times New Roman"/>
                <w:lang w:val="en-US"/>
              </w:rPr>
            </w:rPrChange>
          </w:rPr>
          <w:delInstrText>We</w:delInstrText>
        </w:r>
        <w:r w:rsidR="00D72E8C" w:rsidRPr="006E6534" w:rsidDel="00421D68">
          <w:rPr>
            <w:rFonts w:cs="Times New Roman"/>
            <w:color w:val="000000" w:themeColor="text1"/>
            <w:rPrChange w:id="1804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49" w:author="N F" w:date="2023-12-05T03:09:00Z">
              <w:rPr>
                <w:rFonts w:cs="Times New Roman"/>
                <w:lang w:val="en-US"/>
              </w:rPr>
            </w:rPrChange>
          </w:rPr>
          <w:delInstrText>report</w:delInstrText>
        </w:r>
        <w:r w:rsidR="00D72E8C" w:rsidRPr="006E6534" w:rsidDel="00421D68">
          <w:rPr>
            <w:rFonts w:cs="Times New Roman"/>
            <w:color w:val="000000" w:themeColor="text1"/>
            <w:rPrChange w:id="1805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51" w:author="N F" w:date="2023-12-05T03:09:00Z">
              <w:rPr>
                <w:rFonts w:cs="Times New Roman"/>
                <w:lang w:val="en-US"/>
              </w:rPr>
            </w:rPrChange>
          </w:rPr>
          <w:delInstrText>the</w:delInstrText>
        </w:r>
        <w:r w:rsidR="00D72E8C" w:rsidRPr="006E6534" w:rsidDel="00421D68">
          <w:rPr>
            <w:rFonts w:cs="Times New Roman"/>
            <w:color w:val="000000" w:themeColor="text1"/>
            <w:rPrChange w:id="1805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53" w:author="N F" w:date="2023-12-05T03:09:00Z">
              <w:rPr>
                <w:rFonts w:cs="Times New Roman"/>
                <w:lang w:val="en-US"/>
              </w:rPr>
            </w:rPrChange>
          </w:rPr>
          <w:delInstrText>final</w:delInstrText>
        </w:r>
        <w:r w:rsidR="00D72E8C" w:rsidRPr="006E6534" w:rsidDel="00421D68">
          <w:rPr>
            <w:rFonts w:cs="Times New Roman"/>
            <w:color w:val="000000" w:themeColor="text1"/>
            <w:rPrChange w:id="1805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55" w:author="N F" w:date="2023-12-05T03:09:00Z">
              <w:rPr>
                <w:rFonts w:cs="Times New Roman"/>
                <w:lang w:val="en-US"/>
              </w:rPr>
            </w:rPrChange>
          </w:rPr>
          <w:delInstrText>AURA</w:delInstrText>
        </w:r>
        <w:r w:rsidR="00D72E8C" w:rsidRPr="006E6534" w:rsidDel="00421D68">
          <w:rPr>
            <w:rFonts w:cs="Times New Roman"/>
            <w:color w:val="000000" w:themeColor="text1"/>
            <w:rPrChange w:id="18056" w:author="N F" w:date="2023-12-05T03:09:00Z">
              <w:rPr>
                <w:rFonts w:cs="Times New Roman"/>
              </w:rPr>
            </w:rPrChange>
          </w:rPr>
          <w:delInstrText xml:space="preserve">3 </w:delInstrText>
        </w:r>
        <w:r w:rsidR="00D72E8C" w:rsidRPr="006E6534" w:rsidDel="00421D68">
          <w:rPr>
            <w:rFonts w:cs="Times New Roman"/>
            <w:color w:val="000000" w:themeColor="text1"/>
            <w:lang w:val="en-US"/>
            <w:rPrChange w:id="18057" w:author="N F" w:date="2023-12-05T03:09:00Z">
              <w:rPr>
                <w:rFonts w:cs="Times New Roman"/>
                <w:lang w:val="en-US"/>
              </w:rPr>
            </w:rPrChange>
          </w:rPr>
          <w:delInstrText>overall</w:delInstrText>
        </w:r>
        <w:r w:rsidR="00D72E8C" w:rsidRPr="006E6534" w:rsidDel="00421D68">
          <w:rPr>
            <w:rFonts w:cs="Times New Roman"/>
            <w:color w:val="000000" w:themeColor="text1"/>
            <w:rPrChange w:id="1805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59" w:author="N F" w:date="2023-12-05T03:09:00Z">
              <w:rPr>
                <w:rFonts w:cs="Times New Roman"/>
                <w:lang w:val="en-US"/>
              </w:rPr>
            </w:rPrChange>
          </w:rPr>
          <w:delInstrText>survival</w:delInstrText>
        </w:r>
        <w:r w:rsidR="00D72E8C" w:rsidRPr="006E6534" w:rsidDel="00421D68">
          <w:rPr>
            <w:rFonts w:cs="Times New Roman"/>
            <w:color w:val="000000" w:themeColor="text1"/>
            <w:rPrChange w:id="1806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61" w:author="N F" w:date="2023-12-05T03:09:00Z">
              <w:rPr>
                <w:rFonts w:cs="Times New Roman"/>
                <w:lang w:val="en-US"/>
              </w:rPr>
            </w:rPrChange>
          </w:rPr>
          <w:delInstrText>OS</w:delInstrText>
        </w:r>
        <w:r w:rsidR="00D72E8C" w:rsidRPr="006E6534" w:rsidDel="00421D68">
          <w:rPr>
            <w:rFonts w:cs="Times New Roman"/>
            <w:color w:val="000000" w:themeColor="text1"/>
            <w:rPrChange w:id="1806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63" w:author="N F" w:date="2023-12-05T03:09:00Z">
              <w:rPr>
                <w:rFonts w:cs="Times New Roman"/>
                <w:lang w:val="en-US"/>
              </w:rPr>
            </w:rPrChange>
          </w:rPr>
          <w:delInstrText>analysis</w:delInstrText>
        </w:r>
        <w:r w:rsidR="00D72E8C" w:rsidRPr="006E6534" w:rsidDel="00421D68">
          <w:rPr>
            <w:rFonts w:cs="Times New Roman"/>
            <w:color w:val="000000" w:themeColor="text1"/>
            <w:rPrChange w:id="18064" w:author="N F" w:date="2023-12-05T03:09:00Z">
              <w:rPr>
                <w:rFonts w:cs="Times New Roman"/>
              </w:rPr>
            </w:rPrChange>
          </w:rPr>
          <w:delInstrText>.\</w:delInstrText>
        </w:r>
        <w:r w:rsidR="00D72E8C" w:rsidRPr="006E6534" w:rsidDel="00421D68">
          <w:rPr>
            <w:rFonts w:cs="Times New Roman"/>
            <w:color w:val="000000" w:themeColor="text1"/>
            <w:lang w:val="en-US"/>
            <w:rPrChange w:id="18065" w:author="N F" w:date="2023-12-05T03:09:00Z">
              <w:rPr>
                <w:rFonts w:cs="Times New Roman"/>
                <w:lang w:val="en-US"/>
              </w:rPr>
            </w:rPrChange>
          </w:rPr>
          <w:delInstrText>nPATIENTS</w:delInstrText>
        </w:r>
        <w:r w:rsidR="00D72E8C" w:rsidRPr="006E6534" w:rsidDel="00421D68">
          <w:rPr>
            <w:rFonts w:cs="Times New Roman"/>
            <w:color w:val="000000" w:themeColor="text1"/>
            <w:rPrChange w:id="1806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67" w:author="N F" w:date="2023-12-05T03:09:00Z">
              <w:rPr>
                <w:rFonts w:cs="Times New Roman"/>
                <w:lang w:val="en-US"/>
              </w:rPr>
            </w:rPrChange>
          </w:rPr>
          <w:delInstrText>AND</w:delInstrText>
        </w:r>
        <w:r w:rsidR="00D72E8C" w:rsidRPr="006E6534" w:rsidDel="00421D68">
          <w:rPr>
            <w:rFonts w:cs="Times New Roman"/>
            <w:color w:val="000000" w:themeColor="text1"/>
            <w:rPrChange w:id="1806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69" w:author="N F" w:date="2023-12-05T03:09:00Z">
              <w:rPr>
                <w:rFonts w:cs="Times New Roman"/>
                <w:lang w:val="en-US"/>
              </w:rPr>
            </w:rPrChange>
          </w:rPr>
          <w:delInstrText>METHODS</w:delInstrText>
        </w:r>
        <w:r w:rsidR="00D72E8C" w:rsidRPr="006E6534" w:rsidDel="00421D68">
          <w:rPr>
            <w:rFonts w:cs="Times New Roman"/>
            <w:color w:val="000000" w:themeColor="text1"/>
            <w:rPrChange w:id="1807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71" w:author="N F" w:date="2023-12-05T03:09:00Z">
              <w:rPr>
                <w:rFonts w:cs="Times New Roman"/>
                <w:lang w:val="en-US"/>
              </w:rPr>
            </w:rPrChange>
          </w:rPr>
          <w:delInstrText>Adult</w:delInstrText>
        </w:r>
        <w:r w:rsidR="00D72E8C" w:rsidRPr="006E6534" w:rsidDel="00421D68">
          <w:rPr>
            <w:rFonts w:cs="Times New Roman"/>
            <w:color w:val="000000" w:themeColor="text1"/>
            <w:rPrChange w:id="1807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73" w:author="N F" w:date="2023-12-05T03:09:00Z">
              <w:rPr>
                <w:rFonts w:cs="Times New Roman"/>
                <w:lang w:val="en-US"/>
              </w:rPr>
            </w:rPrChange>
          </w:rPr>
          <w:delInstrText>patients</w:delInstrText>
        </w:r>
        <w:r w:rsidR="00D72E8C" w:rsidRPr="006E6534" w:rsidDel="00421D68">
          <w:rPr>
            <w:rFonts w:cs="Times New Roman"/>
            <w:color w:val="000000" w:themeColor="text1"/>
            <w:rPrChange w:id="1807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75" w:author="N F" w:date="2023-12-05T03:09:00Z">
              <w:rPr>
                <w:rFonts w:cs="Times New Roman"/>
                <w:lang w:val="en-US"/>
              </w:rPr>
            </w:rPrChange>
          </w:rPr>
          <w:delInstrText>were</w:delInstrText>
        </w:r>
        <w:r w:rsidR="00D72E8C" w:rsidRPr="006E6534" w:rsidDel="00421D68">
          <w:rPr>
            <w:rFonts w:cs="Times New Roman"/>
            <w:color w:val="000000" w:themeColor="text1"/>
            <w:rPrChange w:id="1807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77" w:author="N F" w:date="2023-12-05T03:09:00Z">
              <w:rPr>
                <w:rFonts w:cs="Times New Roman"/>
                <w:lang w:val="en-US"/>
              </w:rPr>
            </w:rPrChange>
          </w:rPr>
          <w:delInstrText>randomized</w:delInstrText>
        </w:r>
        <w:r w:rsidR="00D72E8C" w:rsidRPr="006E6534" w:rsidDel="00421D68">
          <w:rPr>
            <w:rFonts w:cs="Times New Roman"/>
            <w:color w:val="000000" w:themeColor="text1"/>
            <w:rPrChange w:id="18078" w:author="N F" w:date="2023-12-05T03:09:00Z">
              <w:rPr>
                <w:rFonts w:cs="Times New Roman"/>
              </w:rPr>
            </w:rPrChange>
          </w:rPr>
          <w:delInstrText xml:space="preserve"> 2 : 1 </w:delInstrText>
        </w:r>
        <w:r w:rsidR="00D72E8C" w:rsidRPr="006E6534" w:rsidDel="00421D68">
          <w:rPr>
            <w:rFonts w:cs="Times New Roman"/>
            <w:color w:val="000000" w:themeColor="text1"/>
            <w:lang w:val="en-US"/>
            <w:rPrChange w:id="18079" w:author="N F" w:date="2023-12-05T03:09:00Z">
              <w:rPr>
                <w:rFonts w:cs="Times New Roman"/>
                <w:lang w:val="en-US"/>
              </w:rPr>
            </w:rPrChange>
          </w:rPr>
          <w:delInstrText>to</w:delInstrText>
        </w:r>
        <w:r w:rsidR="00D72E8C" w:rsidRPr="006E6534" w:rsidDel="00421D68">
          <w:rPr>
            <w:rFonts w:cs="Times New Roman"/>
            <w:color w:val="000000" w:themeColor="text1"/>
            <w:rPrChange w:id="1808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81" w:author="N F" w:date="2023-12-05T03:09:00Z">
              <w:rPr>
                <w:rFonts w:cs="Times New Roman"/>
                <w:lang w:val="en-US"/>
              </w:rPr>
            </w:rPrChange>
          </w:rPr>
          <w:delInstrText>osimertinib</w:delInstrText>
        </w:r>
        <w:r w:rsidR="00D72E8C" w:rsidRPr="006E6534" w:rsidDel="00421D68">
          <w:rPr>
            <w:rFonts w:cs="Times New Roman"/>
            <w:color w:val="000000" w:themeColor="text1"/>
            <w:rPrChange w:id="18082" w:author="N F" w:date="2023-12-05T03:09:00Z">
              <w:rPr>
                <w:rFonts w:cs="Times New Roman"/>
              </w:rPr>
            </w:rPrChange>
          </w:rPr>
          <w:delInstrText xml:space="preserve"> (80 </w:delInstrText>
        </w:r>
        <w:r w:rsidR="00D72E8C" w:rsidRPr="006E6534" w:rsidDel="00421D68">
          <w:rPr>
            <w:rFonts w:cs="Times New Roman"/>
            <w:color w:val="000000" w:themeColor="text1"/>
            <w:lang w:val="en-US"/>
            <w:rPrChange w:id="18083" w:author="N F" w:date="2023-12-05T03:09:00Z">
              <w:rPr>
                <w:rFonts w:cs="Times New Roman"/>
                <w:lang w:val="en-US"/>
              </w:rPr>
            </w:rPrChange>
          </w:rPr>
          <w:delInstrText>mg</w:delInstrText>
        </w:r>
        <w:r w:rsidR="00D72E8C" w:rsidRPr="006E6534" w:rsidDel="00421D68">
          <w:rPr>
            <w:rFonts w:cs="Times New Roman"/>
            <w:color w:val="000000" w:themeColor="text1"/>
            <w:rPrChange w:id="1808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85" w:author="N F" w:date="2023-12-05T03:09:00Z">
              <w:rPr>
                <w:rFonts w:cs="Times New Roman"/>
                <w:lang w:val="en-US"/>
              </w:rPr>
            </w:rPrChange>
          </w:rPr>
          <w:delInstrText>orally</w:delInstrText>
        </w:r>
        <w:r w:rsidR="00D72E8C" w:rsidRPr="006E6534" w:rsidDel="00421D68">
          <w:rPr>
            <w:rFonts w:cs="Times New Roman"/>
            <w:color w:val="000000" w:themeColor="text1"/>
            <w:rPrChange w:id="1808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87" w:author="N F" w:date="2023-12-05T03:09:00Z">
              <w:rPr>
                <w:rFonts w:cs="Times New Roman"/>
                <w:lang w:val="en-US"/>
              </w:rPr>
            </w:rPrChange>
          </w:rPr>
          <w:delInstrText>once</w:delInstrText>
        </w:r>
        <w:r w:rsidR="00D72E8C" w:rsidRPr="006E6534" w:rsidDel="00421D68">
          <w:rPr>
            <w:rFonts w:cs="Times New Roman"/>
            <w:color w:val="000000" w:themeColor="text1"/>
            <w:rPrChange w:id="1808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89" w:author="N F" w:date="2023-12-05T03:09:00Z">
              <w:rPr>
                <w:rFonts w:cs="Times New Roman"/>
                <w:lang w:val="en-US"/>
              </w:rPr>
            </w:rPrChange>
          </w:rPr>
          <w:delInstrText>daily</w:delInstrText>
        </w:r>
        <w:r w:rsidR="00D72E8C" w:rsidRPr="006E6534" w:rsidDel="00421D68">
          <w:rPr>
            <w:rFonts w:cs="Times New Roman"/>
            <w:color w:val="000000" w:themeColor="text1"/>
            <w:rPrChange w:id="1809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91" w:author="N F" w:date="2023-12-05T03:09:00Z">
              <w:rPr>
                <w:rFonts w:cs="Times New Roman"/>
                <w:lang w:val="en-US"/>
              </w:rPr>
            </w:rPrChange>
          </w:rPr>
          <w:delInstrText>or</w:delInstrText>
        </w:r>
        <w:r w:rsidR="00D72E8C" w:rsidRPr="006E6534" w:rsidDel="00421D68">
          <w:rPr>
            <w:rFonts w:cs="Times New Roman"/>
            <w:color w:val="000000" w:themeColor="text1"/>
            <w:rPrChange w:id="1809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93" w:author="N F" w:date="2023-12-05T03:09:00Z">
              <w:rPr>
                <w:rFonts w:cs="Times New Roman"/>
                <w:lang w:val="en-US"/>
              </w:rPr>
            </w:rPrChange>
          </w:rPr>
          <w:delInstrText>pemetrexed</w:delInstrText>
        </w:r>
        <w:r w:rsidR="00D72E8C" w:rsidRPr="006E6534" w:rsidDel="00421D68">
          <w:rPr>
            <w:rFonts w:cs="Times New Roman"/>
            <w:color w:val="000000" w:themeColor="text1"/>
            <w:rPrChange w:id="1809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95" w:author="N F" w:date="2023-12-05T03:09:00Z">
              <w:rPr>
                <w:rFonts w:cs="Times New Roman"/>
                <w:lang w:val="en-US"/>
              </w:rPr>
            </w:rPrChange>
          </w:rPr>
          <w:delInstrText>plus</w:delInstrText>
        </w:r>
        <w:r w:rsidR="00D72E8C" w:rsidRPr="006E6534" w:rsidDel="00421D68">
          <w:rPr>
            <w:rFonts w:cs="Times New Roman"/>
            <w:color w:val="000000" w:themeColor="text1"/>
            <w:rPrChange w:id="1809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097" w:author="N F" w:date="2023-12-05T03:09:00Z">
              <w:rPr>
                <w:rFonts w:cs="Times New Roman"/>
                <w:lang w:val="en-US"/>
              </w:rPr>
            </w:rPrChange>
          </w:rPr>
          <w:delInstrText>carboplatin</w:delInstrText>
        </w:r>
        <w:r w:rsidR="00D72E8C" w:rsidRPr="006E6534" w:rsidDel="00421D68">
          <w:rPr>
            <w:rFonts w:cs="Times New Roman"/>
            <w:color w:val="000000" w:themeColor="text1"/>
            <w:rPrChange w:id="18098" w:author="N F" w:date="2023-12-05T03:09:00Z">
              <w:rPr>
                <w:rFonts w:cs="Times New Roman"/>
              </w:rPr>
            </w:rPrChange>
          </w:rPr>
          <w:delInstrText>/</w:delInstrText>
        </w:r>
        <w:r w:rsidR="00D72E8C" w:rsidRPr="006E6534" w:rsidDel="00421D68">
          <w:rPr>
            <w:rFonts w:cs="Times New Roman"/>
            <w:color w:val="000000" w:themeColor="text1"/>
            <w:lang w:val="en-US"/>
            <w:rPrChange w:id="18099" w:author="N F" w:date="2023-12-05T03:09:00Z">
              <w:rPr>
                <w:rFonts w:cs="Times New Roman"/>
                <w:lang w:val="en-US"/>
              </w:rPr>
            </w:rPrChange>
          </w:rPr>
          <w:delInstrText>cisplatin</w:delInstrText>
        </w:r>
        <w:r w:rsidR="00D72E8C" w:rsidRPr="006E6534" w:rsidDel="00421D68">
          <w:rPr>
            <w:rFonts w:cs="Times New Roman"/>
            <w:color w:val="000000" w:themeColor="text1"/>
            <w:rPrChange w:id="1810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01" w:author="N F" w:date="2023-12-05T03:09:00Z">
              <w:rPr>
                <w:rFonts w:cs="Times New Roman"/>
                <w:lang w:val="en-US"/>
              </w:rPr>
            </w:rPrChange>
          </w:rPr>
          <w:delInstrText>platinum</w:delInstrText>
        </w:r>
        <w:r w:rsidR="00D72E8C" w:rsidRPr="006E6534" w:rsidDel="00421D68">
          <w:rPr>
            <w:rFonts w:cs="Times New Roman"/>
            <w:color w:val="000000" w:themeColor="text1"/>
            <w:rPrChange w:id="18102" w:author="N F" w:date="2023-12-05T03:09:00Z">
              <w:rPr>
                <w:rFonts w:cs="Times New Roman"/>
              </w:rPr>
            </w:rPrChange>
          </w:rPr>
          <w:delInstrText>-</w:delInstrText>
        </w:r>
        <w:r w:rsidR="00D72E8C" w:rsidRPr="006E6534" w:rsidDel="00421D68">
          <w:rPr>
            <w:rFonts w:cs="Times New Roman"/>
            <w:color w:val="000000" w:themeColor="text1"/>
            <w:lang w:val="en-US"/>
            <w:rPrChange w:id="18103" w:author="N F" w:date="2023-12-05T03:09:00Z">
              <w:rPr>
                <w:rFonts w:cs="Times New Roman"/>
                <w:lang w:val="en-US"/>
              </w:rPr>
            </w:rPrChange>
          </w:rPr>
          <w:delInstrText>pemetrexed</w:delInstrText>
        </w:r>
        <w:r w:rsidR="00D72E8C" w:rsidRPr="006E6534" w:rsidDel="00421D68">
          <w:rPr>
            <w:rFonts w:cs="Times New Roman"/>
            <w:color w:val="000000" w:themeColor="text1"/>
            <w:rPrChange w:id="1810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05" w:author="N F" w:date="2023-12-05T03:09:00Z">
              <w:rPr>
                <w:rFonts w:cs="Times New Roman"/>
                <w:lang w:val="en-US"/>
              </w:rPr>
            </w:rPrChange>
          </w:rPr>
          <w:delInstrText>intravenously</w:delInstrText>
        </w:r>
        <w:r w:rsidR="00D72E8C" w:rsidRPr="006E6534" w:rsidDel="00421D68">
          <w:rPr>
            <w:rFonts w:cs="Times New Roman"/>
            <w:color w:val="000000" w:themeColor="text1"/>
            <w:rPrChange w:id="1810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07" w:author="N F" w:date="2023-12-05T03:09:00Z">
              <w:rPr>
                <w:rFonts w:cs="Times New Roman"/>
                <w:lang w:val="en-US"/>
              </w:rPr>
            </w:rPrChange>
          </w:rPr>
          <w:delInstrText>every</w:delInstrText>
        </w:r>
        <w:r w:rsidR="00D72E8C" w:rsidRPr="006E6534" w:rsidDel="00421D68">
          <w:rPr>
            <w:rFonts w:cs="Times New Roman"/>
            <w:color w:val="000000" w:themeColor="text1"/>
            <w:rPrChange w:id="18108" w:author="N F" w:date="2023-12-05T03:09:00Z">
              <w:rPr>
                <w:rFonts w:cs="Times New Roman"/>
              </w:rPr>
            </w:rPrChange>
          </w:rPr>
          <w:delInstrText xml:space="preserve"> 3 </w:delInstrText>
        </w:r>
        <w:r w:rsidR="00D72E8C" w:rsidRPr="006E6534" w:rsidDel="00421D68">
          <w:rPr>
            <w:rFonts w:cs="Times New Roman"/>
            <w:color w:val="000000" w:themeColor="text1"/>
            <w:lang w:val="en-US"/>
            <w:rPrChange w:id="18109" w:author="N F" w:date="2023-12-05T03:09:00Z">
              <w:rPr>
                <w:rFonts w:cs="Times New Roman"/>
                <w:lang w:val="en-US"/>
              </w:rPr>
            </w:rPrChange>
          </w:rPr>
          <w:delInstrText>weeks</w:delInstrText>
        </w:r>
        <w:r w:rsidR="00D72E8C" w:rsidRPr="006E6534" w:rsidDel="00421D68">
          <w:rPr>
            <w:rFonts w:cs="Times New Roman"/>
            <w:color w:val="000000" w:themeColor="text1"/>
            <w:rPrChange w:id="18110" w:author="N F" w:date="2023-12-05T03:09:00Z">
              <w:rPr>
                <w:rFonts w:cs="Times New Roman"/>
              </w:rPr>
            </w:rPrChange>
          </w:rPr>
          <w:delInstrText xml:space="preserve"> (≤6 </w:delInstrText>
        </w:r>
        <w:r w:rsidR="00D72E8C" w:rsidRPr="006E6534" w:rsidDel="00421D68">
          <w:rPr>
            <w:rFonts w:cs="Times New Roman"/>
            <w:color w:val="000000" w:themeColor="text1"/>
            <w:lang w:val="en-US"/>
            <w:rPrChange w:id="18111" w:author="N F" w:date="2023-12-05T03:09:00Z">
              <w:rPr>
                <w:rFonts w:cs="Times New Roman"/>
                <w:lang w:val="en-US"/>
              </w:rPr>
            </w:rPrChange>
          </w:rPr>
          <w:delInstrText>cycles</w:delInstrText>
        </w:r>
        <w:r w:rsidR="00D72E8C" w:rsidRPr="006E6534" w:rsidDel="00421D68">
          <w:rPr>
            <w:rFonts w:cs="Times New Roman"/>
            <w:color w:val="000000" w:themeColor="text1"/>
            <w:rPrChange w:id="1811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13" w:author="N F" w:date="2023-12-05T03:09:00Z">
              <w:rPr>
                <w:rFonts w:cs="Times New Roman"/>
                <w:lang w:val="en-US"/>
              </w:rPr>
            </w:rPrChange>
          </w:rPr>
          <w:delInstrText>Patients</w:delInstrText>
        </w:r>
        <w:r w:rsidR="00D72E8C" w:rsidRPr="006E6534" w:rsidDel="00421D68">
          <w:rPr>
            <w:rFonts w:cs="Times New Roman"/>
            <w:color w:val="000000" w:themeColor="text1"/>
            <w:rPrChange w:id="1811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15" w:author="N F" w:date="2023-12-05T03:09:00Z">
              <w:rPr>
                <w:rFonts w:cs="Times New Roman"/>
                <w:lang w:val="en-US"/>
              </w:rPr>
            </w:rPrChange>
          </w:rPr>
          <w:delInstrText>could</w:delInstrText>
        </w:r>
        <w:r w:rsidR="00D72E8C" w:rsidRPr="006E6534" w:rsidDel="00421D68">
          <w:rPr>
            <w:rFonts w:cs="Times New Roman"/>
            <w:color w:val="000000" w:themeColor="text1"/>
            <w:rPrChange w:id="1811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17" w:author="N F" w:date="2023-12-05T03:09:00Z">
              <w:rPr>
                <w:rFonts w:cs="Times New Roman"/>
                <w:lang w:val="en-US"/>
              </w:rPr>
            </w:rPrChange>
          </w:rPr>
          <w:delInstrText>crossover</w:delInstrText>
        </w:r>
        <w:r w:rsidR="00D72E8C" w:rsidRPr="006E6534" w:rsidDel="00421D68">
          <w:rPr>
            <w:rFonts w:cs="Times New Roman"/>
            <w:color w:val="000000" w:themeColor="text1"/>
            <w:rPrChange w:id="1811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19" w:author="N F" w:date="2023-12-05T03:09:00Z">
              <w:rPr>
                <w:rFonts w:cs="Times New Roman"/>
                <w:lang w:val="en-US"/>
              </w:rPr>
            </w:rPrChange>
          </w:rPr>
          <w:delInstrText>to</w:delInstrText>
        </w:r>
        <w:r w:rsidR="00D72E8C" w:rsidRPr="006E6534" w:rsidDel="00421D68">
          <w:rPr>
            <w:rFonts w:cs="Times New Roman"/>
            <w:color w:val="000000" w:themeColor="text1"/>
            <w:rPrChange w:id="1812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21" w:author="N F" w:date="2023-12-05T03:09:00Z">
              <w:rPr>
                <w:rFonts w:cs="Times New Roman"/>
                <w:lang w:val="en-US"/>
              </w:rPr>
            </w:rPrChange>
          </w:rPr>
          <w:delInstrText>osimertinib</w:delInstrText>
        </w:r>
        <w:r w:rsidR="00D72E8C" w:rsidRPr="006E6534" w:rsidDel="00421D68">
          <w:rPr>
            <w:rFonts w:cs="Times New Roman"/>
            <w:color w:val="000000" w:themeColor="text1"/>
            <w:rPrChange w:id="1812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23" w:author="N F" w:date="2023-12-05T03:09:00Z">
              <w:rPr>
                <w:rFonts w:cs="Times New Roman"/>
                <w:lang w:val="en-US"/>
              </w:rPr>
            </w:rPrChange>
          </w:rPr>
          <w:delInstrText>on</w:delInstrText>
        </w:r>
        <w:r w:rsidR="00D72E8C" w:rsidRPr="006E6534" w:rsidDel="00421D68">
          <w:rPr>
            <w:rFonts w:cs="Times New Roman"/>
            <w:color w:val="000000" w:themeColor="text1"/>
            <w:rPrChange w:id="1812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25" w:author="N F" w:date="2023-12-05T03:09:00Z">
              <w:rPr>
                <w:rFonts w:cs="Times New Roman"/>
                <w:lang w:val="en-US"/>
              </w:rPr>
            </w:rPrChange>
          </w:rPr>
          <w:delInstrText>progression</w:delInstrText>
        </w:r>
        <w:r w:rsidR="00D72E8C" w:rsidRPr="006E6534" w:rsidDel="00421D68">
          <w:rPr>
            <w:rFonts w:cs="Times New Roman"/>
            <w:color w:val="000000" w:themeColor="text1"/>
            <w:rPrChange w:id="1812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27" w:author="N F" w:date="2023-12-05T03:09:00Z">
              <w:rPr>
                <w:rFonts w:cs="Times New Roman"/>
                <w:lang w:val="en-US"/>
              </w:rPr>
            </w:rPrChange>
          </w:rPr>
          <w:delInstrText>confirmed</w:delInstrText>
        </w:r>
        <w:r w:rsidR="00D72E8C" w:rsidRPr="006E6534" w:rsidDel="00421D68">
          <w:rPr>
            <w:rFonts w:cs="Times New Roman"/>
            <w:color w:val="000000" w:themeColor="text1"/>
            <w:rPrChange w:id="1812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29" w:author="N F" w:date="2023-12-05T03:09:00Z">
              <w:rPr>
                <w:rFonts w:cs="Times New Roman"/>
                <w:lang w:val="en-US"/>
              </w:rPr>
            </w:rPrChange>
          </w:rPr>
          <w:delInstrText>by</w:delInstrText>
        </w:r>
        <w:r w:rsidR="00D72E8C" w:rsidRPr="006E6534" w:rsidDel="00421D68">
          <w:rPr>
            <w:rFonts w:cs="Times New Roman"/>
            <w:color w:val="000000" w:themeColor="text1"/>
            <w:rPrChange w:id="1813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31" w:author="N F" w:date="2023-12-05T03:09:00Z">
              <w:rPr>
                <w:rFonts w:cs="Times New Roman"/>
                <w:lang w:val="en-US"/>
              </w:rPr>
            </w:rPrChange>
          </w:rPr>
          <w:delInstrText>blinded</w:delInstrText>
        </w:r>
        <w:r w:rsidR="00D72E8C" w:rsidRPr="006E6534" w:rsidDel="00421D68">
          <w:rPr>
            <w:rFonts w:cs="Times New Roman"/>
            <w:color w:val="000000" w:themeColor="text1"/>
            <w:rPrChange w:id="1813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33" w:author="N F" w:date="2023-12-05T03:09:00Z">
              <w:rPr>
                <w:rFonts w:cs="Times New Roman"/>
                <w:lang w:val="en-US"/>
              </w:rPr>
            </w:rPrChange>
          </w:rPr>
          <w:delInstrText>independent</w:delInstrText>
        </w:r>
        <w:r w:rsidR="00D72E8C" w:rsidRPr="006E6534" w:rsidDel="00421D68">
          <w:rPr>
            <w:rFonts w:cs="Times New Roman"/>
            <w:color w:val="000000" w:themeColor="text1"/>
            <w:rPrChange w:id="1813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35" w:author="N F" w:date="2023-12-05T03:09:00Z">
              <w:rPr>
                <w:rFonts w:cs="Times New Roman"/>
                <w:lang w:val="en-US"/>
              </w:rPr>
            </w:rPrChange>
          </w:rPr>
          <w:delInstrText>central</w:delInstrText>
        </w:r>
        <w:r w:rsidR="00D72E8C" w:rsidRPr="006E6534" w:rsidDel="00421D68">
          <w:rPr>
            <w:rFonts w:cs="Times New Roman"/>
            <w:color w:val="000000" w:themeColor="text1"/>
            <w:rPrChange w:id="1813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37" w:author="N F" w:date="2023-12-05T03:09:00Z">
              <w:rPr>
                <w:rFonts w:cs="Times New Roman"/>
                <w:lang w:val="en-US"/>
              </w:rPr>
            </w:rPrChange>
          </w:rPr>
          <w:delInstrText>review</w:delInstrText>
        </w:r>
        <w:r w:rsidR="00D72E8C" w:rsidRPr="006E6534" w:rsidDel="00421D68">
          <w:rPr>
            <w:rFonts w:cs="Times New Roman"/>
            <w:color w:val="000000" w:themeColor="text1"/>
            <w:rPrChange w:id="1813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39" w:author="N F" w:date="2023-12-05T03:09:00Z">
              <w:rPr>
                <w:rFonts w:cs="Times New Roman"/>
                <w:lang w:val="en-US"/>
              </w:rPr>
            </w:rPrChange>
          </w:rPr>
          <w:delInstrText>OS</w:delInstrText>
        </w:r>
        <w:r w:rsidR="00D72E8C" w:rsidRPr="006E6534" w:rsidDel="00421D68">
          <w:rPr>
            <w:rFonts w:cs="Times New Roman"/>
            <w:color w:val="000000" w:themeColor="text1"/>
            <w:rPrChange w:id="1814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41" w:author="N F" w:date="2023-12-05T03:09:00Z">
              <w:rPr>
                <w:rFonts w:cs="Times New Roman"/>
                <w:lang w:val="en-US"/>
              </w:rPr>
            </w:rPrChange>
          </w:rPr>
          <w:delInstrText>and</w:delInstrText>
        </w:r>
        <w:r w:rsidR="00D72E8C" w:rsidRPr="006E6534" w:rsidDel="00421D68">
          <w:rPr>
            <w:rFonts w:cs="Times New Roman"/>
            <w:color w:val="000000" w:themeColor="text1"/>
            <w:rPrChange w:id="1814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43" w:author="N F" w:date="2023-12-05T03:09:00Z">
              <w:rPr>
                <w:rFonts w:cs="Times New Roman"/>
                <w:lang w:val="en-US"/>
              </w:rPr>
            </w:rPrChange>
          </w:rPr>
          <w:delInstrText>safety</w:delInstrText>
        </w:r>
        <w:r w:rsidR="00D72E8C" w:rsidRPr="006E6534" w:rsidDel="00421D68">
          <w:rPr>
            <w:rFonts w:cs="Times New Roman"/>
            <w:color w:val="000000" w:themeColor="text1"/>
            <w:rPrChange w:id="1814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45" w:author="N F" w:date="2023-12-05T03:09:00Z">
              <w:rPr>
                <w:rFonts w:cs="Times New Roman"/>
                <w:lang w:val="en-US"/>
              </w:rPr>
            </w:rPrChange>
          </w:rPr>
          <w:delInstrText>were</w:delInstrText>
        </w:r>
        <w:r w:rsidR="00D72E8C" w:rsidRPr="006E6534" w:rsidDel="00421D68">
          <w:rPr>
            <w:rFonts w:cs="Times New Roman"/>
            <w:color w:val="000000" w:themeColor="text1"/>
            <w:rPrChange w:id="1814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47" w:author="N F" w:date="2023-12-05T03:09:00Z">
              <w:rPr>
                <w:rFonts w:cs="Times New Roman"/>
                <w:lang w:val="en-US"/>
              </w:rPr>
            </w:rPrChange>
          </w:rPr>
          <w:delInstrText>secondary</w:delInstrText>
        </w:r>
        <w:r w:rsidR="00D72E8C" w:rsidRPr="006E6534" w:rsidDel="00421D68">
          <w:rPr>
            <w:rFonts w:cs="Times New Roman"/>
            <w:color w:val="000000" w:themeColor="text1"/>
            <w:rPrChange w:id="1814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49" w:author="N F" w:date="2023-12-05T03:09:00Z">
              <w:rPr>
                <w:rFonts w:cs="Times New Roman"/>
                <w:lang w:val="en-US"/>
              </w:rPr>
            </w:rPrChange>
          </w:rPr>
          <w:delInstrText>end</w:delInstrText>
        </w:r>
        <w:r w:rsidR="00D72E8C" w:rsidRPr="006E6534" w:rsidDel="00421D68">
          <w:rPr>
            <w:rFonts w:cs="Times New Roman"/>
            <w:color w:val="000000" w:themeColor="text1"/>
            <w:rPrChange w:id="1815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51" w:author="N F" w:date="2023-12-05T03:09:00Z">
              <w:rPr>
                <w:rFonts w:cs="Times New Roman"/>
                <w:lang w:val="en-US"/>
              </w:rPr>
            </w:rPrChange>
          </w:rPr>
          <w:delInstrText>points</w:delInstrText>
        </w:r>
        <w:r w:rsidR="00D72E8C" w:rsidRPr="006E6534" w:rsidDel="00421D68">
          <w:rPr>
            <w:rFonts w:cs="Times New Roman"/>
            <w:color w:val="000000" w:themeColor="text1"/>
            <w:rPrChange w:id="18152" w:author="N F" w:date="2023-12-05T03:09:00Z">
              <w:rPr>
                <w:rFonts w:cs="Times New Roman"/>
              </w:rPr>
            </w:rPrChange>
          </w:rPr>
          <w:delInstrText>.\</w:delInstrText>
        </w:r>
        <w:r w:rsidR="00D72E8C" w:rsidRPr="006E6534" w:rsidDel="00421D68">
          <w:rPr>
            <w:rFonts w:cs="Times New Roman"/>
            <w:color w:val="000000" w:themeColor="text1"/>
            <w:lang w:val="en-US"/>
            <w:rPrChange w:id="18153" w:author="N F" w:date="2023-12-05T03:09:00Z">
              <w:rPr>
                <w:rFonts w:cs="Times New Roman"/>
                <w:lang w:val="en-US"/>
              </w:rPr>
            </w:rPrChange>
          </w:rPr>
          <w:delInstrText>nRESULTS</w:delInstrText>
        </w:r>
        <w:r w:rsidR="00D72E8C" w:rsidRPr="006E6534" w:rsidDel="00421D68">
          <w:rPr>
            <w:rFonts w:cs="Times New Roman"/>
            <w:color w:val="000000" w:themeColor="text1"/>
            <w:rPrChange w:id="1815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55" w:author="N F" w:date="2023-12-05T03:09:00Z">
              <w:rPr>
                <w:rFonts w:cs="Times New Roman"/>
                <w:lang w:val="en-US"/>
              </w:rPr>
            </w:rPrChange>
          </w:rPr>
          <w:delInstrText>A</w:delInstrText>
        </w:r>
        <w:r w:rsidR="00D72E8C" w:rsidRPr="006E6534" w:rsidDel="00421D68">
          <w:rPr>
            <w:rFonts w:cs="Times New Roman"/>
            <w:color w:val="000000" w:themeColor="text1"/>
            <w:rPrChange w:id="1815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57" w:author="N F" w:date="2023-12-05T03:09:00Z">
              <w:rPr>
                <w:rFonts w:cs="Times New Roman"/>
                <w:lang w:val="en-US"/>
              </w:rPr>
            </w:rPrChange>
          </w:rPr>
          <w:delInstrText>total</w:delInstrText>
        </w:r>
        <w:r w:rsidR="00D72E8C" w:rsidRPr="006E6534" w:rsidDel="00421D68">
          <w:rPr>
            <w:rFonts w:cs="Times New Roman"/>
            <w:color w:val="000000" w:themeColor="text1"/>
            <w:rPrChange w:id="1815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59" w:author="N F" w:date="2023-12-05T03:09:00Z">
              <w:rPr>
                <w:rFonts w:cs="Times New Roman"/>
                <w:lang w:val="en-US"/>
              </w:rPr>
            </w:rPrChange>
          </w:rPr>
          <w:delInstrText>of</w:delInstrText>
        </w:r>
        <w:r w:rsidR="00D72E8C" w:rsidRPr="006E6534" w:rsidDel="00421D68">
          <w:rPr>
            <w:rFonts w:cs="Times New Roman"/>
            <w:color w:val="000000" w:themeColor="text1"/>
            <w:rPrChange w:id="18160" w:author="N F" w:date="2023-12-05T03:09:00Z">
              <w:rPr>
                <w:rFonts w:cs="Times New Roman"/>
              </w:rPr>
            </w:rPrChange>
          </w:rPr>
          <w:delInstrText xml:space="preserve"> 279 </w:delInstrText>
        </w:r>
        <w:r w:rsidR="00D72E8C" w:rsidRPr="006E6534" w:rsidDel="00421D68">
          <w:rPr>
            <w:rFonts w:cs="Times New Roman"/>
            <w:color w:val="000000" w:themeColor="text1"/>
            <w:lang w:val="en-US"/>
            <w:rPrChange w:id="18161" w:author="N F" w:date="2023-12-05T03:09:00Z">
              <w:rPr>
                <w:rFonts w:cs="Times New Roman"/>
                <w:lang w:val="en-US"/>
              </w:rPr>
            </w:rPrChange>
          </w:rPr>
          <w:delInstrText>patients</w:delInstrText>
        </w:r>
        <w:r w:rsidR="00D72E8C" w:rsidRPr="006E6534" w:rsidDel="00421D68">
          <w:rPr>
            <w:rFonts w:cs="Times New Roman"/>
            <w:color w:val="000000" w:themeColor="text1"/>
            <w:rPrChange w:id="1816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63" w:author="N F" w:date="2023-12-05T03:09:00Z">
              <w:rPr>
                <w:rFonts w:cs="Times New Roman"/>
                <w:lang w:val="en-US"/>
              </w:rPr>
            </w:rPrChange>
          </w:rPr>
          <w:delInstrText>were</w:delInstrText>
        </w:r>
        <w:r w:rsidR="00D72E8C" w:rsidRPr="006E6534" w:rsidDel="00421D68">
          <w:rPr>
            <w:rFonts w:cs="Times New Roman"/>
            <w:color w:val="000000" w:themeColor="text1"/>
            <w:rPrChange w:id="1816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65" w:author="N F" w:date="2023-12-05T03:09:00Z">
              <w:rPr>
                <w:rFonts w:cs="Times New Roman"/>
                <w:lang w:val="en-US"/>
              </w:rPr>
            </w:rPrChange>
          </w:rPr>
          <w:delInstrText>randomly</w:delInstrText>
        </w:r>
        <w:r w:rsidR="00D72E8C" w:rsidRPr="006E6534" w:rsidDel="00421D68">
          <w:rPr>
            <w:rFonts w:cs="Times New Roman"/>
            <w:color w:val="000000" w:themeColor="text1"/>
            <w:rPrChange w:id="1816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67" w:author="N F" w:date="2023-12-05T03:09:00Z">
              <w:rPr>
                <w:rFonts w:cs="Times New Roman"/>
                <w:lang w:val="en-US"/>
              </w:rPr>
            </w:rPrChange>
          </w:rPr>
          <w:delInstrText>assigned</w:delInstrText>
        </w:r>
        <w:r w:rsidR="00D72E8C" w:rsidRPr="006E6534" w:rsidDel="00421D68">
          <w:rPr>
            <w:rFonts w:cs="Times New Roman"/>
            <w:color w:val="000000" w:themeColor="text1"/>
            <w:rPrChange w:id="1816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69" w:author="N F" w:date="2023-12-05T03:09:00Z">
              <w:rPr>
                <w:rFonts w:cs="Times New Roman"/>
                <w:lang w:val="en-US"/>
              </w:rPr>
            </w:rPrChange>
          </w:rPr>
          <w:delInstrText>to</w:delInstrText>
        </w:r>
        <w:r w:rsidR="00D72E8C" w:rsidRPr="006E6534" w:rsidDel="00421D68">
          <w:rPr>
            <w:rFonts w:cs="Times New Roman"/>
            <w:color w:val="000000" w:themeColor="text1"/>
            <w:rPrChange w:id="1817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71" w:author="N F" w:date="2023-12-05T03:09:00Z">
              <w:rPr>
                <w:rFonts w:cs="Times New Roman"/>
                <w:lang w:val="en-US"/>
              </w:rPr>
            </w:rPrChange>
          </w:rPr>
          <w:delInstrText>receive</w:delInstrText>
        </w:r>
        <w:r w:rsidR="00D72E8C" w:rsidRPr="006E6534" w:rsidDel="00421D68">
          <w:rPr>
            <w:rFonts w:cs="Times New Roman"/>
            <w:color w:val="000000" w:themeColor="text1"/>
            <w:rPrChange w:id="1817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73" w:author="N F" w:date="2023-12-05T03:09:00Z">
              <w:rPr>
                <w:rFonts w:cs="Times New Roman"/>
                <w:lang w:val="en-US"/>
              </w:rPr>
            </w:rPrChange>
          </w:rPr>
          <w:delInstrText>osimertinib</w:delInstrText>
        </w:r>
        <w:r w:rsidR="00D72E8C" w:rsidRPr="006E6534" w:rsidDel="00421D68">
          <w:rPr>
            <w:rFonts w:cs="Times New Roman"/>
            <w:color w:val="000000" w:themeColor="text1"/>
            <w:rPrChange w:id="1817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75" w:author="N F" w:date="2023-12-05T03:09:00Z">
              <w:rPr>
                <w:rFonts w:cs="Times New Roman"/>
                <w:lang w:val="en-US"/>
              </w:rPr>
            </w:rPrChange>
          </w:rPr>
          <w:delInstrText>and</w:delInstrText>
        </w:r>
        <w:r w:rsidR="00D72E8C" w:rsidRPr="006E6534" w:rsidDel="00421D68">
          <w:rPr>
            <w:rFonts w:cs="Times New Roman"/>
            <w:color w:val="000000" w:themeColor="text1"/>
            <w:rPrChange w:id="18176" w:author="N F" w:date="2023-12-05T03:09:00Z">
              <w:rPr>
                <w:rFonts w:cs="Times New Roman"/>
              </w:rPr>
            </w:rPrChange>
          </w:rPr>
          <w:delInstrText xml:space="preserve"> 140 </w:delInstrText>
        </w:r>
        <w:r w:rsidR="00D72E8C" w:rsidRPr="006E6534" w:rsidDel="00421D68">
          <w:rPr>
            <w:rFonts w:cs="Times New Roman"/>
            <w:color w:val="000000" w:themeColor="text1"/>
            <w:lang w:val="en-US"/>
            <w:rPrChange w:id="18177" w:author="N F" w:date="2023-12-05T03:09:00Z">
              <w:rPr>
                <w:rFonts w:cs="Times New Roman"/>
                <w:lang w:val="en-US"/>
              </w:rPr>
            </w:rPrChange>
          </w:rPr>
          <w:delInstrText>to</w:delInstrText>
        </w:r>
        <w:r w:rsidR="00D72E8C" w:rsidRPr="006E6534" w:rsidDel="00421D68">
          <w:rPr>
            <w:rFonts w:cs="Times New Roman"/>
            <w:color w:val="000000" w:themeColor="text1"/>
            <w:rPrChange w:id="1817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79" w:author="N F" w:date="2023-12-05T03:09:00Z">
              <w:rPr>
                <w:rFonts w:cs="Times New Roman"/>
                <w:lang w:val="en-US"/>
              </w:rPr>
            </w:rPrChange>
          </w:rPr>
          <w:delInstrText>platinum</w:delInstrText>
        </w:r>
        <w:r w:rsidR="00D72E8C" w:rsidRPr="006E6534" w:rsidDel="00421D68">
          <w:rPr>
            <w:rFonts w:cs="Times New Roman"/>
            <w:color w:val="000000" w:themeColor="text1"/>
            <w:rPrChange w:id="18180" w:author="N F" w:date="2023-12-05T03:09:00Z">
              <w:rPr>
                <w:rFonts w:cs="Times New Roman"/>
              </w:rPr>
            </w:rPrChange>
          </w:rPr>
          <w:delInstrText>-</w:delInstrText>
        </w:r>
        <w:r w:rsidR="00D72E8C" w:rsidRPr="006E6534" w:rsidDel="00421D68">
          <w:rPr>
            <w:rFonts w:cs="Times New Roman"/>
            <w:color w:val="000000" w:themeColor="text1"/>
            <w:lang w:val="en-US"/>
            <w:rPrChange w:id="18181" w:author="N F" w:date="2023-12-05T03:09:00Z">
              <w:rPr>
                <w:rFonts w:cs="Times New Roman"/>
                <w:lang w:val="en-US"/>
              </w:rPr>
            </w:rPrChange>
          </w:rPr>
          <w:delInstrText>pemetrexed</w:delInstrText>
        </w:r>
        <w:r w:rsidR="00D72E8C" w:rsidRPr="006E6534" w:rsidDel="00421D68">
          <w:rPr>
            <w:rFonts w:cs="Times New Roman"/>
            <w:color w:val="000000" w:themeColor="text1"/>
            <w:rPrChange w:id="18182" w:author="N F" w:date="2023-12-05T03:09:00Z">
              <w:rPr>
                <w:rFonts w:cs="Times New Roman"/>
              </w:rPr>
            </w:rPrChange>
          </w:rPr>
          <w:delInstrText xml:space="preserve"> (136 </w:delInstrText>
        </w:r>
        <w:r w:rsidR="00D72E8C" w:rsidRPr="006E6534" w:rsidDel="00421D68">
          <w:rPr>
            <w:rFonts w:cs="Times New Roman"/>
            <w:color w:val="000000" w:themeColor="text1"/>
            <w:lang w:val="en-US"/>
            <w:rPrChange w:id="18183" w:author="N F" w:date="2023-12-05T03:09:00Z">
              <w:rPr>
                <w:rFonts w:cs="Times New Roman"/>
                <w:lang w:val="en-US"/>
              </w:rPr>
            </w:rPrChange>
          </w:rPr>
          <w:delInstrText>received</w:delInstrText>
        </w:r>
        <w:r w:rsidR="00D72E8C" w:rsidRPr="006E6534" w:rsidDel="00421D68">
          <w:rPr>
            <w:rFonts w:cs="Times New Roman"/>
            <w:color w:val="000000" w:themeColor="text1"/>
            <w:rPrChange w:id="1818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85" w:author="N F" w:date="2023-12-05T03:09:00Z">
              <w:rPr>
                <w:rFonts w:cs="Times New Roman"/>
                <w:lang w:val="en-US"/>
              </w:rPr>
            </w:rPrChange>
          </w:rPr>
          <w:delInstrText>treatment</w:delInstrText>
        </w:r>
        <w:r w:rsidR="00D72E8C" w:rsidRPr="006E6534" w:rsidDel="00421D68">
          <w:rPr>
            <w:rFonts w:cs="Times New Roman"/>
            <w:color w:val="000000" w:themeColor="text1"/>
            <w:rPrChange w:id="1818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87" w:author="N F" w:date="2023-12-05T03:09:00Z">
              <w:rPr>
                <w:rFonts w:cs="Times New Roman"/>
                <w:lang w:val="en-US"/>
              </w:rPr>
            </w:rPrChange>
          </w:rPr>
          <w:delInstrText>At</w:delInstrText>
        </w:r>
        <w:r w:rsidR="00D72E8C" w:rsidRPr="006E6534" w:rsidDel="00421D68">
          <w:rPr>
            <w:rFonts w:cs="Times New Roman"/>
            <w:color w:val="000000" w:themeColor="text1"/>
            <w:rPrChange w:id="1818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89" w:author="N F" w:date="2023-12-05T03:09:00Z">
              <w:rPr>
                <w:rFonts w:cs="Times New Roman"/>
                <w:lang w:val="en-US"/>
              </w:rPr>
            </w:rPrChange>
          </w:rPr>
          <w:delInstrText>data</w:delInstrText>
        </w:r>
        <w:r w:rsidR="00D72E8C" w:rsidRPr="006E6534" w:rsidDel="00421D68">
          <w:rPr>
            <w:rFonts w:cs="Times New Roman"/>
            <w:color w:val="000000" w:themeColor="text1"/>
            <w:rPrChange w:id="1819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91" w:author="N F" w:date="2023-12-05T03:09:00Z">
              <w:rPr>
                <w:rFonts w:cs="Times New Roman"/>
                <w:lang w:val="en-US"/>
              </w:rPr>
            </w:rPrChange>
          </w:rPr>
          <w:delInstrText>cut</w:delInstrText>
        </w:r>
        <w:r w:rsidR="00D72E8C" w:rsidRPr="006E6534" w:rsidDel="00421D68">
          <w:rPr>
            <w:rFonts w:cs="Times New Roman"/>
            <w:color w:val="000000" w:themeColor="text1"/>
            <w:rPrChange w:id="18192" w:author="N F" w:date="2023-12-05T03:09:00Z">
              <w:rPr>
                <w:rFonts w:cs="Times New Roman"/>
              </w:rPr>
            </w:rPrChange>
          </w:rPr>
          <w:delInstrText>-</w:delInstrText>
        </w:r>
        <w:r w:rsidR="00D72E8C" w:rsidRPr="006E6534" w:rsidDel="00421D68">
          <w:rPr>
            <w:rFonts w:cs="Times New Roman"/>
            <w:color w:val="000000" w:themeColor="text1"/>
            <w:lang w:val="en-US"/>
            <w:rPrChange w:id="18193" w:author="N F" w:date="2023-12-05T03:09:00Z">
              <w:rPr>
                <w:rFonts w:cs="Times New Roman"/>
                <w:lang w:val="en-US"/>
              </w:rPr>
            </w:rPrChange>
          </w:rPr>
          <w:delInstrText>off</w:delInstrText>
        </w:r>
        <w:r w:rsidR="00D72E8C" w:rsidRPr="006E6534" w:rsidDel="00421D68">
          <w:rPr>
            <w:rFonts w:cs="Times New Roman"/>
            <w:color w:val="000000" w:themeColor="text1"/>
            <w:rPrChange w:id="1819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195" w:author="N F" w:date="2023-12-05T03:09:00Z">
              <w:rPr>
                <w:rFonts w:cs="Times New Roman"/>
                <w:lang w:val="en-US"/>
              </w:rPr>
            </w:rPrChange>
          </w:rPr>
          <w:delInstrText>DCO</w:delInstrText>
        </w:r>
        <w:r w:rsidR="00D72E8C" w:rsidRPr="006E6534" w:rsidDel="00421D68">
          <w:rPr>
            <w:rFonts w:cs="Times New Roman"/>
            <w:color w:val="000000" w:themeColor="text1"/>
            <w:rPrChange w:id="18196" w:author="N F" w:date="2023-12-05T03:09:00Z">
              <w:rPr>
                <w:rFonts w:cs="Times New Roman"/>
              </w:rPr>
            </w:rPrChange>
          </w:rPr>
          <w:delInstrText xml:space="preserve">; 15 </w:delInstrText>
        </w:r>
        <w:r w:rsidR="00D72E8C" w:rsidRPr="006E6534" w:rsidDel="00421D68">
          <w:rPr>
            <w:rFonts w:cs="Times New Roman"/>
            <w:color w:val="000000" w:themeColor="text1"/>
            <w:lang w:val="en-US"/>
            <w:rPrChange w:id="18197" w:author="N F" w:date="2023-12-05T03:09:00Z">
              <w:rPr>
                <w:rFonts w:cs="Times New Roman"/>
                <w:lang w:val="en-US"/>
              </w:rPr>
            </w:rPrChange>
          </w:rPr>
          <w:delInstrText>March</w:delInstrText>
        </w:r>
        <w:r w:rsidR="00D72E8C" w:rsidRPr="006E6534" w:rsidDel="00421D68">
          <w:rPr>
            <w:rFonts w:cs="Times New Roman"/>
            <w:color w:val="000000" w:themeColor="text1"/>
            <w:rPrChange w:id="18198" w:author="N F" w:date="2023-12-05T03:09:00Z">
              <w:rPr>
                <w:rFonts w:cs="Times New Roman"/>
              </w:rPr>
            </w:rPrChange>
          </w:rPr>
          <w:delInstrText xml:space="preserve"> 2019), 188 </w:delInstrText>
        </w:r>
        <w:r w:rsidR="00D72E8C" w:rsidRPr="006E6534" w:rsidDel="00421D68">
          <w:rPr>
            <w:rFonts w:cs="Times New Roman"/>
            <w:color w:val="000000" w:themeColor="text1"/>
            <w:lang w:val="en-US"/>
            <w:rPrChange w:id="18199" w:author="N F" w:date="2023-12-05T03:09:00Z">
              <w:rPr>
                <w:rFonts w:cs="Times New Roman"/>
                <w:lang w:val="en-US"/>
              </w:rPr>
            </w:rPrChange>
          </w:rPr>
          <w:delInstrText>patients</w:delInstrText>
        </w:r>
        <w:r w:rsidR="00D72E8C" w:rsidRPr="006E6534" w:rsidDel="00421D68">
          <w:rPr>
            <w:rFonts w:cs="Times New Roman"/>
            <w:color w:val="000000" w:themeColor="text1"/>
            <w:rPrChange w:id="18200" w:author="N F" w:date="2023-12-05T03:09:00Z">
              <w:rPr>
                <w:rFonts w:cs="Times New Roman"/>
              </w:rPr>
            </w:rPrChange>
          </w:rPr>
          <w:delInstrText xml:space="preserve"> (67%) </w:delInstrText>
        </w:r>
        <w:r w:rsidR="00D72E8C" w:rsidRPr="006E6534" w:rsidDel="00421D68">
          <w:rPr>
            <w:rFonts w:cs="Times New Roman"/>
            <w:color w:val="000000" w:themeColor="text1"/>
            <w:lang w:val="en-US"/>
            <w:rPrChange w:id="18201" w:author="N F" w:date="2023-12-05T03:09:00Z">
              <w:rPr>
                <w:rFonts w:cs="Times New Roman"/>
                <w:lang w:val="en-US"/>
              </w:rPr>
            </w:rPrChange>
          </w:rPr>
          <w:delInstrText>receiving</w:delInstrText>
        </w:r>
        <w:r w:rsidR="00D72E8C" w:rsidRPr="006E6534" w:rsidDel="00421D68">
          <w:rPr>
            <w:rFonts w:cs="Times New Roman"/>
            <w:color w:val="000000" w:themeColor="text1"/>
            <w:rPrChange w:id="1820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203" w:author="N F" w:date="2023-12-05T03:09:00Z">
              <w:rPr>
                <w:rFonts w:cs="Times New Roman"/>
                <w:lang w:val="en-US"/>
              </w:rPr>
            </w:rPrChange>
          </w:rPr>
          <w:delInstrText>osimertinib</w:delInstrText>
        </w:r>
        <w:r w:rsidR="00D72E8C" w:rsidRPr="006E6534" w:rsidDel="00421D68">
          <w:rPr>
            <w:rFonts w:cs="Times New Roman"/>
            <w:color w:val="000000" w:themeColor="text1"/>
            <w:rPrChange w:id="1820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205" w:author="N F" w:date="2023-12-05T03:09:00Z">
              <w:rPr>
                <w:rFonts w:cs="Times New Roman"/>
                <w:lang w:val="en-US"/>
              </w:rPr>
            </w:rPrChange>
          </w:rPr>
          <w:delInstrText>versus</w:delInstrText>
        </w:r>
        <w:r w:rsidR="00D72E8C" w:rsidRPr="006E6534" w:rsidDel="00421D68">
          <w:rPr>
            <w:rFonts w:cs="Times New Roman"/>
            <w:color w:val="000000" w:themeColor="text1"/>
            <w:rPrChange w:id="18206" w:author="N F" w:date="2023-12-05T03:09:00Z">
              <w:rPr>
                <w:rFonts w:cs="Times New Roman"/>
              </w:rPr>
            </w:rPrChange>
          </w:rPr>
          <w:delInstrText xml:space="preserve"> 93 (66%) </w:delInstrText>
        </w:r>
        <w:r w:rsidR="00D72E8C" w:rsidRPr="006E6534" w:rsidDel="00421D68">
          <w:rPr>
            <w:rFonts w:cs="Times New Roman"/>
            <w:color w:val="000000" w:themeColor="text1"/>
            <w:lang w:val="en-US"/>
            <w:rPrChange w:id="18207" w:author="N F" w:date="2023-12-05T03:09:00Z">
              <w:rPr>
                <w:rFonts w:cs="Times New Roman"/>
                <w:lang w:val="en-US"/>
              </w:rPr>
            </w:rPrChange>
          </w:rPr>
          <w:delInstrText>receiving</w:delInstrText>
        </w:r>
        <w:r w:rsidR="00D72E8C" w:rsidRPr="006E6534" w:rsidDel="00421D68">
          <w:rPr>
            <w:rFonts w:cs="Times New Roman"/>
            <w:color w:val="000000" w:themeColor="text1"/>
            <w:rPrChange w:id="1820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209" w:author="N F" w:date="2023-12-05T03:09:00Z">
              <w:rPr>
                <w:rFonts w:cs="Times New Roman"/>
                <w:lang w:val="en-US"/>
              </w:rPr>
            </w:rPrChange>
          </w:rPr>
          <w:delInstrText>platinum</w:delInstrText>
        </w:r>
        <w:r w:rsidR="00D72E8C" w:rsidRPr="006E6534" w:rsidDel="00421D68">
          <w:rPr>
            <w:rFonts w:cs="Times New Roman"/>
            <w:color w:val="000000" w:themeColor="text1"/>
            <w:rPrChange w:id="18210" w:author="N F" w:date="2023-12-05T03:09:00Z">
              <w:rPr>
                <w:rFonts w:cs="Times New Roman"/>
              </w:rPr>
            </w:rPrChange>
          </w:rPr>
          <w:delInstrText>-</w:delInstrText>
        </w:r>
        <w:r w:rsidR="00D72E8C" w:rsidRPr="006E6534" w:rsidDel="00421D68">
          <w:rPr>
            <w:rFonts w:cs="Times New Roman"/>
            <w:color w:val="000000" w:themeColor="text1"/>
            <w:lang w:val="en-US"/>
            <w:rPrChange w:id="18211" w:author="N F" w:date="2023-12-05T03:09:00Z">
              <w:rPr>
                <w:rFonts w:cs="Times New Roman"/>
                <w:lang w:val="en-US"/>
              </w:rPr>
            </w:rPrChange>
          </w:rPr>
          <w:delInstrText>pemetrexed</w:delInstrText>
        </w:r>
        <w:r w:rsidR="00D72E8C" w:rsidRPr="006E6534" w:rsidDel="00421D68">
          <w:rPr>
            <w:rFonts w:cs="Times New Roman"/>
            <w:color w:val="000000" w:themeColor="text1"/>
            <w:rPrChange w:id="1821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213" w:author="N F" w:date="2023-12-05T03:09:00Z">
              <w:rPr>
                <w:rFonts w:cs="Times New Roman"/>
                <w:lang w:val="en-US"/>
              </w:rPr>
            </w:rPrChange>
          </w:rPr>
          <w:delInstrText>had</w:delInstrText>
        </w:r>
        <w:r w:rsidR="00D72E8C" w:rsidRPr="006E6534" w:rsidDel="00421D68">
          <w:rPr>
            <w:rFonts w:cs="Times New Roman"/>
            <w:color w:val="000000" w:themeColor="text1"/>
            <w:rPrChange w:id="1821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215" w:author="N F" w:date="2023-12-05T03:09:00Z">
              <w:rPr>
                <w:rFonts w:cs="Times New Roman"/>
                <w:lang w:val="en-US"/>
              </w:rPr>
            </w:rPrChange>
          </w:rPr>
          <w:delInstrText>died</w:delInstrText>
        </w:r>
        <w:r w:rsidR="00D72E8C" w:rsidRPr="006E6534" w:rsidDel="00421D68">
          <w:rPr>
            <w:rFonts w:cs="Times New Roman"/>
            <w:color w:val="000000" w:themeColor="text1"/>
            <w:rPrChange w:id="1821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217" w:author="N F" w:date="2023-12-05T03:09:00Z">
              <w:rPr>
                <w:rFonts w:cs="Times New Roman"/>
                <w:lang w:val="en-US"/>
              </w:rPr>
            </w:rPrChange>
          </w:rPr>
          <w:delInstrText>The</w:delInstrText>
        </w:r>
        <w:r w:rsidR="00D72E8C" w:rsidRPr="006E6534" w:rsidDel="00421D68">
          <w:rPr>
            <w:rFonts w:cs="Times New Roman"/>
            <w:color w:val="000000" w:themeColor="text1"/>
            <w:rPrChange w:id="1821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219" w:author="N F" w:date="2023-12-05T03:09:00Z">
              <w:rPr>
                <w:rFonts w:cs="Times New Roman"/>
                <w:lang w:val="en-US"/>
              </w:rPr>
            </w:rPrChange>
          </w:rPr>
          <w:delInstrText>hazard</w:delInstrText>
        </w:r>
        <w:r w:rsidR="00D72E8C" w:rsidRPr="006E6534" w:rsidDel="00421D68">
          <w:rPr>
            <w:rFonts w:cs="Times New Roman"/>
            <w:color w:val="000000" w:themeColor="text1"/>
            <w:rPrChange w:id="1822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221" w:author="N F" w:date="2023-12-05T03:09:00Z">
              <w:rPr>
                <w:rFonts w:cs="Times New Roman"/>
                <w:lang w:val="en-US"/>
              </w:rPr>
            </w:rPrChange>
          </w:rPr>
          <w:delInstrText>ratio</w:delInstrText>
        </w:r>
        <w:r w:rsidR="00D72E8C" w:rsidRPr="006E6534" w:rsidDel="00421D68">
          <w:rPr>
            <w:rFonts w:cs="Times New Roman"/>
            <w:color w:val="000000" w:themeColor="text1"/>
            <w:rPrChange w:id="1822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223" w:author="N F" w:date="2023-12-05T03:09:00Z">
              <w:rPr>
                <w:rFonts w:cs="Times New Roman"/>
                <w:lang w:val="en-US"/>
              </w:rPr>
            </w:rPrChange>
          </w:rPr>
          <w:delInstrText>HR</w:delInstrText>
        </w:r>
        <w:r w:rsidR="00D72E8C" w:rsidRPr="006E6534" w:rsidDel="00421D68">
          <w:rPr>
            <w:rFonts w:cs="Times New Roman"/>
            <w:color w:val="000000" w:themeColor="text1"/>
            <w:rPrChange w:id="1822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225" w:author="N F" w:date="2023-12-05T03:09:00Z">
              <w:rPr>
                <w:rFonts w:cs="Times New Roman"/>
                <w:lang w:val="en-US"/>
              </w:rPr>
            </w:rPrChange>
          </w:rPr>
          <w:delInstrText>for</w:delInstrText>
        </w:r>
        <w:r w:rsidR="00D72E8C" w:rsidRPr="006E6534" w:rsidDel="00421D68">
          <w:rPr>
            <w:rFonts w:cs="Times New Roman"/>
            <w:color w:val="000000" w:themeColor="text1"/>
            <w:rPrChange w:id="1822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227" w:author="N F" w:date="2023-12-05T03:09:00Z">
              <w:rPr>
                <w:rFonts w:cs="Times New Roman"/>
                <w:lang w:val="en-US"/>
              </w:rPr>
            </w:rPrChange>
          </w:rPr>
          <w:delInstrText>OS</w:delInstrText>
        </w:r>
        <w:r w:rsidR="00D72E8C" w:rsidRPr="006E6534" w:rsidDel="00421D68">
          <w:rPr>
            <w:rFonts w:cs="Times New Roman"/>
            <w:color w:val="000000" w:themeColor="text1"/>
            <w:rPrChange w:id="1822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229" w:author="N F" w:date="2023-12-05T03:09:00Z">
              <w:rPr>
                <w:rFonts w:cs="Times New Roman"/>
                <w:lang w:val="en-US"/>
              </w:rPr>
            </w:rPrChange>
          </w:rPr>
          <w:delInstrText>was</w:delInstrText>
        </w:r>
        <w:r w:rsidR="00D72E8C" w:rsidRPr="006E6534" w:rsidDel="00421D68">
          <w:rPr>
            <w:rFonts w:cs="Times New Roman"/>
            <w:color w:val="000000" w:themeColor="text1"/>
            <w:rPrChange w:id="18230" w:author="N F" w:date="2023-12-05T03:09:00Z">
              <w:rPr>
                <w:rFonts w:cs="Times New Roman"/>
              </w:rPr>
            </w:rPrChange>
          </w:rPr>
          <w:delInstrText xml:space="preserve"> 0.87 [95% </w:delInstrText>
        </w:r>
        <w:r w:rsidR="00D72E8C" w:rsidRPr="006E6534" w:rsidDel="00421D68">
          <w:rPr>
            <w:rFonts w:cs="Times New Roman"/>
            <w:color w:val="000000" w:themeColor="text1"/>
            <w:lang w:val="en-US"/>
            <w:rPrChange w:id="18231" w:author="N F" w:date="2023-12-05T03:09:00Z">
              <w:rPr>
                <w:rFonts w:cs="Times New Roman"/>
                <w:lang w:val="en-US"/>
              </w:rPr>
            </w:rPrChange>
          </w:rPr>
          <w:delInstrText>confidence</w:delInstrText>
        </w:r>
        <w:r w:rsidR="00D72E8C" w:rsidRPr="006E6534" w:rsidDel="00421D68">
          <w:rPr>
            <w:rFonts w:cs="Times New Roman"/>
            <w:color w:val="000000" w:themeColor="text1"/>
            <w:rPrChange w:id="1823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233" w:author="N F" w:date="2023-12-05T03:09:00Z">
              <w:rPr>
                <w:rFonts w:cs="Times New Roman"/>
                <w:lang w:val="en-US"/>
              </w:rPr>
            </w:rPrChange>
          </w:rPr>
          <w:delInstrText>interval</w:delInstrText>
        </w:r>
        <w:r w:rsidR="00D72E8C" w:rsidRPr="006E6534" w:rsidDel="00421D68">
          <w:rPr>
            <w:rFonts w:cs="Times New Roman"/>
            <w:color w:val="000000" w:themeColor="text1"/>
            <w:rPrChange w:id="1823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235" w:author="N F" w:date="2023-12-05T03:09:00Z">
              <w:rPr>
                <w:rFonts w:cs="Times New Roman"/>
                <w:lang w:val="en-US"/>
              </w:rPr>
            </w:rPrChange>
          </w:rPr>
          <w:delInstrText>CI</w:delInstrText>
        </w:r>
        <w:r w:rsidR="00D72E8C" w:rsidRPr="006E6534" w:rsidDel="00421D68">
          <w:rPr>
            <w:rFonts w:cs="Times New Roman"/>
            <w:color w:val="000000" w:themeColor="text1"/>
            <w:rPrChange w:id="18236" w:author="N F" w:date="2023-12-05T03:09:00Z">
              <w:rPr>
                <w:rFonts w:cs="Times New Roman"/>
              </w:rPr>
            </w:rPrChange>
          </w:rPr>
          <w:delInstrText xml:space="preserve">) 0.67-1.12; </w:delInstrText>
        </w:r>
        <w:r w:rsidR="00D72E8C" w:rsidRPr="006E6534" w:rsidDel="00421D68">
          <w:rPr>
            <w:rFonts w:cs="Times New Roman"/>
            <w:color w:val="000000" w:themeColor="text1"/>
            <w:lang w:val="en-US"/>
            <w:rPrChange w:id="18237" w:author="N F" w:date="2023-12-05T03:09:00Z">
              <w:rPr>
                <w:rFonts w:cs="Times New Roman"/>
                <w:lang w:val="en-US"/>
              </w:rPr>
            </w:rPrChange>
          </w:rPr>
          <w:delInstrText>P </w:delInstrText>
        </w:r>
        <w:r w:rsidR="00D72E8C" w:rsidRPr="006E6534" w:rsidDel="00421D68">
          <w:rPr>
            <w:rFonts w:cs="Times New Roman"/>
            <w:color w:val="000000" w:themeColor="text1"/>
            <w:rPrChange w:id="18238" w:author="N F" w:date="2023-12-05T03:09:00Z">
              <w:rPr>
                <w:rFonts w:cs="Times New Roman"/>
              </w:rPr>
            </w:rPrChange>
          </w:rPr>
          <w:delInstrText xml:space="preserve">= 0.277]; </w:delInstrText>
        </w:r>
        <w:r w:rsidR="00D72E8C" w:rsidRPr="006E6534" w:rsidDel="00421D68">
          <w:rPr>
            <w:rFonts w:cs="Times New Roman"/>
            <w:color w:val="000000" w:themeColor="text1"/>
            <w:lang w:val="en-US"/>
            <w:rPrChange w:id="18239" w:author="N F" w:date="2023-12-05T03:09:00Z">
              <w:rPr>
                <w:rFonts w:cs="Times New Roman"/>
                <w:lang w:val="en-US"/>
              </w:rPr>
            </w:rPrChange>
          </w:rPr>
          <w:delInstrText>the</w:delInstrText>
        </w:r>
        <w:r w:rsidR="00D72E8C" w:rsidRPr="006E6534" w:rsidDel="00421D68">
          <w:rPr>
            <w:rFonts w:cs="Times New Roman"/>
            <w:color w:val="000000" w:themeColor="text1"/>
            <w:rPrChange w:id="1824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241" w:author="N F" w:date="2023-12-05T03:09:00Z">
              <w:rPr>
                <w:rFonts w:cs="Times New Roman"/>
                <w:lang w:val="en-US"/>
              </w:rPr>
            </w:rPrChange>
          </w:rPr>
          <w:delInstrText>median</w:delInstrText>
        </w:r>
        <w:r w:rsidR="00D72E8C" w:rsidRPr="006E6534" w:rsidDel="00421D68">
          <w:rPr>
            <w:rFonts w:cs="Times New Roman"/>
            <w:color w:val="000000" w:themeColor="text1"/>
            <w:rPrChange w:id="1824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243" w:author="N F" w:date="2023-12-05T03:09:00Z">
              <w:rPr>
                <w:rFonts w:cs="Times New Roman"/>
                <w:lang w:val="en-US"/>
              </w:rPr>
            </w:rPrChange>
          </w:rPr>
          <w:delInstrText>OS</w:delInstrText>
        </w:r>
        <w:r w:rsidR="00D72E8C" w:rsidRPr="006E6534" w:rsidDel="00421D68">
          <w:rPr>
            <w:rFonts w:cs="Times New Roman"/>
            <w:color w:val="000000" w:themeColor="text1"/>
            <w:rPrChange w:id="1824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245" w:author="N F" w:date="2023-12-05T03:09:00Z">
              <w:rPr>
                <w:rFonts w:cs="Times New Roman"/>
                <w:lang w:val="en-US"/>
              </w:rPr>
            </w:rPrChange>
          </w:rPr>
          <w:delInstrText>was</w:delInstrText>
        </w:r>
        <w:r w:rsidR="00D72E8C" w:rsidRPr="006E6534" w:rsidDel="00421D68">
          <w:rPr>
            <w:rFonts w:cs="Times New Roman"/>
            <w:color w:val="000000" w:themeColor="text1"/>
            <w:rPrChange w:id="18246" w:author="N F" w:date="2023-12-05T03:09:00Z">
              <w:rPr>
                <w:rFonts w:cs="Times New Roman"/>
              </w:rPr>
            </w:rPrChange>
          </w:rPr>
          <w:delInstrText xml:space="preserve"> 26.8 </w:delInstrText>
        </w:r>
        <w:r w:rsidR="00D72E8C" w:rsidRPr="006E6534" w:rsidDel="00421D68">
          <w:rPr>
            <w:rFonts w:cs="Times New Roman"/>
            <w:color w:val="000000" w:themeColor="text1"/>
            <w:lang w:val="en-US"/>
            <w:rPrChange w:id="18247" w:author="N F" w:date="2023-12-05T03:09:00Z">
              <w:rPr>
                <w:rFonts w:cs="Times New Roman"/>
                <w:lang w:val="en-US"/>
              </w:rPr>
            </w:rPrChange>
          </w:rPr>
          <w:delInstrText>months</w:delInstrText>
        </w:r>
        <w:r w:rsidR="00D72E8C" w:rsidRPr="006E6534" w:rsidDel="00421D68">
          <w:rPr>
            <w:rFonts w:cs="Times New Roman"/>
            <w:color w:val="000000" w:themeColor="text1"/>
            <w:rPrChange w:id="18248" w:author="N F" w:date="2023-12-05T03:09:00Z">
              <w:rPr>
                <w:rFonts w:cs="Times New Roman"/>
              </w:rPr>
            </w:rPrChange>
          </w:rPr>
          <w:delInstrText xml:space="preserve"> (95% </w:delInstrText>
        </w:r>
        <w:r w:rsidR="00D72E8C" w:rsidRPr="006E6534" w:rsidDel="00421D68">
          <w:rPr>
            <w:rFonts w:cs="Times New Roman"/>
            <w:color w:val="000000" w:themeColor="text1"/>
            <w:lang w:val="en-US"/>
            <w:rPrChange w:id="18249" w:author="N F" w:date="2023-12-05T03:09:00Z">
              <w:rPr>
                <w:rFonts w:cs="Times New Roman"/>
                <w:lang w:val="en-US"/>
              </w:rPr>
            </w:rPrChange>
          </w:rPr>
          <w:delInstrText>CI</w:delInstrText>
        </w:r>
        <w:r w:rsidR="00D72E8C" w:rsidRPr="006E6534" w:rsidDel="00421D68">
          <w:rPr>
            <w:rFonts w:cs="Times New Roman"/>
            <w:color w:val="000000" w:themeColor="text1"/>
            <w:rPrChange w:id="18250" w:author="N F" w:date="2023-12-05T03:09:00Z">
              <w:rPr>
                <w:rFonts w:cs="Times New Roman"/>
              </w:rPr>
            </w:rPrChange>
          </w:rPr>
          <w:delInstrText xml:space="preserve"> 23.5-31.5) </w:delInstrText>
        </w:r>
        <w:r w:rsidR="00D72E8C" w:rsidRPr="006E6534" w:rsidDel="00421D68">
          <w:rPr>
            <w:rFonts w:cs="Times New Roman"/>
            <w:color w:val="000000" w:themeColor="text1"/>
            <w:lang w:val="en-US"/>
            <w:rPrChange w:id="18251" w:author="N F" w:date="2023-12-05T03:09:00Z">
              <w:rPr>
                <w:rFonts w:cs="Times New Roman"/>
                <w:lang w:val="en-US"/>
              </w:rPr>
            </w:rPrChange>
          </w:rPr>
          <w:delInstrText>versus</w:delInstrText>
        </w:r>
        <w:r w:rsidR="00D72E8C" w:rsidRPr="006E6534" w:rsidDel="00421D68">
          <w:rPr>
            <w:rFonts w:cs="Times New Roman"/>
            <w:color w:val="000000" w:themeColor="text1"/>
            <w:rPrChange w:id="18252" w:author="N F" w:date="2023-12-05T03:09:00Z">
              <w:rPr>
                <w:rFonts w:cs="Times New Roman"/>
              </w:rPr>
            </w:rPrChange>
          </w:rPr>
          <w:delInstrText xml:space="preserve"> 22.5 </w:delInstrText>
        </w:r>
        <w:r w:rsidR="00D72E8C" w:rsidRPr="006E6534" w:rsidDel="00421D68">
          <w:rPr>
            <w:rFonts w:cs="Times New Roman"/>
            <w:color w:val="000000" w:themeColor="text1"/>
            <w:lang w:val="en-US"/>
            <w:rPrChange w:id="18253" w:author="N F" w:date="2023-12-05T03:09:00Z">
              <w:rPr>
                <w:rFonts w:cs="Times New Roman"/>
                <w:lang w:val="en-US"/>
              </w:rPr>
            </w:rPrChange>
          </w:rPr>
          <w:delInstrText>months</w:delInstrText>
        </w:r>
        <w:r w:rsidR="00D72E8C" w:rsidRPr="006E6534" w:rsidDel="00421D68">
          <w:rPr>
            <w:rFonts w:cs="Times New Roman"/>
            <w:color w:val="000000" w:themeColor="text1"/>
            <w:rPrChange w:id="18254" w:author="N F" w:date="2023-12-05T03:09:00Z">
              <w:rPr>
                <w:rFonts w:cs="Times New Roman"/>
              </w:rPr>
            </w:rPrChange>
          </w:rPr>
          <w:delInstrText xml:space="preserve"> (95% </w:delInstrText>
        </w:r>
        <w:r w:rsidR="00D72E8C" w:rsidRPr="006E6534" w:rsidDel="00421D68">
          <w:rPr>
            <w:rFonts w:cs="Times New Roman"/>
            <w:color w:val="000000" w:themeColor="text1"/>
            <w:lang w:val="en-US"/>
            <w:rPrChange w:id="18255" w:author="N F" w:date="2023-12-05T03:09:00Z">
              <w:rPr>
                <w:rFonts w:cs="Times New Roman"/>
                <w:lang w:val="en-US"/>
              </w:rPr>
            </w:rPrChange>
          </w:rPr>
          <w:delInstrText>CI</w:delInstrText>
        </w:r>
        <w:r w:rsidR="00D72E8C" w:rsidRPr="006E6534" w:rsidDel="00421D68">
          <w:rPr>
            <w:rFonts w:cs="Times New Roman"/>
            <w:color w:val="000000" w:themeColor="text1"/>
            <w:rPrChange w:id="18256" w:author="N F" w:date="2023-12-05T03:09:00Z">
              <w:rPr>
                <w:rFonts w:cs="Times New Roman"/>
              </w:rPr>
            </w:rPrChange>
          </w:rPr>
          <w:delInstrText xml:space="preserve"> 20.2-28.8) </w:delInstrText>
        </w:r>
        <w:r w:rsidR="00D72E8C" w:rsidRPr="006E6534" w:rsidDel="00421D68">
          <w:rPr>
            <w:rFonts w:cs="Times New Roman"/>
            <w:color w:val="000000" w:themeColor="text1"/>
            <w:lang w:val="en-US"/>
            <w:rPrChange w:id="18257" w:author="N F" w:date="2023-12-05T03:09:00Z">
              <w:rPr>
                <w:rFonts w:cs="Times New Roman"/>
                <w:lang w:val="en-US"/>
              </w:rPr>
            </w:rPrChange>
          </w:rPr>
          <w:delInstrText>for</w:delInstrText>
        </w:r>
        <w:r w:rsidR="00D72E8C" w:rsidRPr="006E6534" w:rsidDel="00421D68">
          <w:rPr>
            <w:rFonts w:cs="Times New Roman"/>
            <w:color w:val="000000" w:themeColor="text1"/>
            <w:rPrChange w:id="1825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259" w:author="N F" w:date="2023-12-05T03:09:00Z">
              <w:rPr>
                <w:rFonts w:cs="Times New Roman"/>
                <w:lang w:val="en-US"/>
              </w:rPr>
            </w:rPrChange>
          </w:rPr>
          <w:delInstrText>osimertinib</w:delInstrText>
        </w:r>
        <w:r w:rsidR="00D72E8C" w:rsidRPr="006E6534" w:rsidDel="00421D68">
          <w:rPr>
            <w:rFonts w:cs="Times New Roman"/>
            <w:color w:val="000000" w:themeColor="text1"/>
            <w:rPrChange w:id="1826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261" w:author="N F" w:date="2023-12-05T03:09:00Z">
              <w:rPr>
                <w:rFonts w:cs="Times New Roman"/>
                <w:lang w:val="en-US"/>
              </w:rPr>
            </w:rPrChange>
          </w:rPr>
          <w:delInstrText>and</w:delInstrText>
        </w:r>
        <w:r w:rsidR="00D72E8C" w:rsidRPr="006E6534" w:rsidDel="00421D68">
          <w:rPr>
            <w:rFonts w:cs="Times New Roman"/>
            <w:color w:val="000000" w:themeColor="text1"/>
            <w:rPrChange w:id="1826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263" w:author="N F" w:date="2023-12-05T03:09:00Z">
              <w:rPr>
                <w:rFonts w:cs="Times New Roman"/>
                <w:lang w:val="en-US"/>
              </w:rPr>
            </w:rPrChange>
          </w:rPr>
          <w:delInstrText>platinum</w:delInstrText>
        </w:r>
        <w:r w:rsidR="00D72E8C" w:rsidRPr="006E6534" w:rsidDel="00421D68">
          <w:rPr>
            <w:rFonts w:cs="Times New Roman"/>
            <w:color w:val="000000" w:themeColor="text1"/>
            <w:rPrChange w:id="18264" w:author="N F" w:date="2023-12-05T03:09:00Z">
              <w:rPr>
                <w:rFonts w:cs="Times New Roman"/>
              </w:rPr>
            </w:rPrChange>
          </w:rPr>
          <w:delInstrText>-</w:delInstrText>
        </w:r>
        <w:r w:rsidR="00D72E8C" w:rsidRPr="006E6534" w:rsidDel="00421D68">
          <w:rPr>
            <w:rFonts w:cs="Times New Roman"/>
            <w:color w:val="000000" w:themeColor="text1"/>
            <w:lang w:val="en-US"/>
            <w:rPrChange w:id="18265" w:author="N F" w:date="2023-12-05T03:09:00Z">
              <w:rPr>
                <w:rFonts w:cs="Times New Roman"/>
                <w:lang w:val="en-US"/>
              </w:rPr>
            </w:rPrChange>
          </w:rPr>
          <w:delInstrText>pemetrexed</w:delInstrText>
        </w:r>
        <w:r w:rsidR="00D72E8C" w:rsidRPr="006E6534" w:rsidDel="00421D68">
          <w:rPr>
            <w:rFonts w:cs="Times New Roman"/>
            <w:color w:val="000000" w:themeColor="text1"/>
            <w:rPrChange w:id="1826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267" w:author="N F" w:date="2023-12-05T03:09:00Z">
              <w:rPr>
                <w:rFonts w:cs="Times New Roman"/>
                <w:lang w:val="en-US"/>
              </w:rPr>
            </w:rPrChange>
          </w:rPr>
          <w:delInstrText>respectively</w:delInstrText>
        </w:r>
        <w:r w:rsidR="00D72E8C" w:rsidRPr="006E6534" w:rsidDel="00421D68">
          <w:rPr>
            <w:rFonts w:cs="Times New Roman"/>
            <w:color w:val="000000" w:themeColor="text1"/>
            <w:rPrChange w:id="1826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269" w:author="N F" w:date="2023-12-05T03:09:00Z">
              <w:rPr>
                <w:rFonts w:cs="Times New Roman"/>
                <w:lang w:val="en-US"/>
              </w:rPr>
            </w:rPrChange>
          </w:rPr>
          <w:delInstrText>The</w:delInstrText>
        </w:r>
        <w:r w:rsidR="00D72E8C" w:rsidRPr="006E6534" w:rsidDel="00421D68">
          <w:rPr>
            <w:rFonts w:cs="Times New Roman"/>
            <w:color w:val="000000" w:themeColor="text1"/>
            <w:rPrChange w:id="1827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271" w:author="N F" w:date="2023-12-05T03:09:00Z">
              <w:rPr>
                <w:rFonts w:cs="Times New Roman"/>
                <w:lang w:val="en-US"/>
              </w:rPr>
            </w:rPrChange>
          </w:rPr>
          <w:delInstrText>estimated</w:delInstrText>
        </w:r>
        <w:r w:rsidR="00D72E8C" w:rsidRPr="006E6534" w:rsidDel="00421D68">
          <w:rPr>
            <w:rFonts w:cs="Times New Roman"/>
            <w:color w:val="000000" w:themeColor="text1"/>
            <w:rPrChange w:id="18272" w:author="N F" w:date="2023-12-05T03:09:00Z">
              <w:rPr>
                <w:rFonts w:cs="Times New Roman"/>
              </w:rPr>
            </w:rPrChange>
          </w:rPr>
          <w:delInstrText xml:space="preserve"> 24- </w:delInstrText>
        </w:r>
        <w:r w:rsidR="00D72E8C" w:rsidRPr="006E6534" w:rsidDel="00421D68">
          <w:rPr>
            <w:rFonts w:cs="Times New Roman"/>
            <w:color w:val="000000" w:themeColor="text1"/>
            <w:lang w:val="en-US"/>
            <w:rPrChange w:id="18273" w:author="N F" w:date="2023-12-05T03:09:00Z">
              <w:rPr>
                <w:rFonts w:cs="Times New Roman"/>
                <w:lang w:val="en-US"/>
              </w:rPr>
            </w:rPrChange>
          </w:rPr>
          <w:delInstrText>and</w:delInstrText>
        </w:r>
        <w:r w:rsidR="00D72E8C" w:rsidRPr="006E6534" w:rsidDel="00421D68">
          <w:rPr>
            <w:rFonts w:cs="Times New Roman"/>
            <w:color w:val="000000" w:themeColor="text1"/>
            <w:rPrChange w:id="18274" w:author="N F" w:date="2023-12-05T03:09:00Z">
              <w:rPr>
                <w:rFonts w:cs="Times New Roman"/>
              </w:rPr>
            </w:rPrChange>
          </w:rPr>
          <w:delInstrText xml:space="preserve"> 36-</w:delInstrText>
        </w:r>
        <w:r w:rsidR="00D72E8C" w:rsidRPr="006E6534" w:rsidDel="00421D68">
          <w:rPr>
            <w:rFonts w:cs="Times New Roman"/>
            <w:color w:val="000000" w:themeColor="text1"/>
            <w:lang w:val="en-US"/>
            <w:rPrChange w:id="18275" w:author="N F" w:date="2023-12-05T03:09:00Z">
              <w:rPr>
                <w:rFonts w:cs="Times New Roman"/>
                <w:lang w:val="en-US"/>
              </w:rPr>
            </w:rPrChange>
          </w:rPr>
          <w:delInstrText>month</w:delInstrText>
        </w:r>
        <w:r w:rsidR="00D72E8C" w:rsidRPr="006E6534" w:rsidDel="00421D68">
          <w:rPr>
            <w:rFonts w:cs="Times New Roman"/>
            <w:color w:val="000000" w:themeColor="text1"/>
            <w:rPrChange w:id="1827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277" w:author="N F" w:date="2023-12-05T03:09:00Z">
              <w:rPr>
                <w:rFonts w:cs="Times New Roman"/>
                <w:lang w:val="en-US"/>
              </w:rPr>
            </w:rPrChange>
          </w:rPr>
          <w:delInstrText>survival</w:delInstrText>
        </w:r>
        <w:r w:rsidR="00D72E8C" w:rsidRPr="006E6534" w:rsidDel="00421D68">
          <w:rPr>
            <w:rFonts w:cs="Times New Roman"/>
            <w:color w:val="000000" w:themeColor="text1"/>
            <w:rPrChange w:id="1827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279" w:author="N F" w:date="2023-12-05T03:09:00Z">
              <w:rPr>
                <w:rFonts w:cs="Times New Roman"/>
                <w:lang w:val="en-US"/>
              </w:rPr>
            </w:rPrChange>
          </w:rPr>
          <w:delInstrText>was</w:delInstrText>
        </w:r>
        <w:r w:rsidR="00D72E8C" w:rsidRPr="006E6534" w:rsidDel="00421D68">
          <w:rPr>
            <w:rFonts w:cs="Times New Roman"/>
            <w:color w:val="000000" w:themeColor="text1"/>
            <w:rPrChange w:id="18280" w:author="N F" w:date="2023-12-05T03:09:00Z">
              <w:rPr>
                <w:rFonts w:cs="Times New Roman"/>
              </w:rPr>
            </w:rPrChange>
          </w:rPr>
          <w:delInstrText xml:space="preserve"> 55% </w:delInstrText>
        </w:r>
        <w:r w:rsidR="00D72E8C" w:rsidRPr="006E6534" w:rsidDel="00421D68">
          <w:rPr>
            <w:rFonts w:cs="Times New Roman"/>
            <w:color w:val="000000" w:themeColor="text1"/>
            <w:lang w:val="en-US"/>
            <w:rPrChange w:id="18281" w:author="N F" w:date="2023-12-05T03:09:00Z">
              <w:rPr>
                <w:rFonts w:cs="Times New Roman"/>
                <w:lang w:val="en-US"/>
              </w:rPr>
            </w:rPrChange>
          </w:rPr>
          <w:delInstrText>versus</w:delInstrText>
        </w:r>
        <w:r w:rsidR="00D72E8C" w:rsidRPr="006E6534" w:rsidDel="00421D68">
          <w:rPr>
            <w:rFonts w:cs="Times New Roman"/>
            <w:color w:val="000000" w:themeColor="text1"/>
            <w:rPrChange w:id="18282" w:author="N F" w:date="2023-12-05T03:09:00Z">
              <w:rPr>
                <w:rFonts w:cs="Times New Roman"/>
              </w:rPr>
            </w:rPrChange>
          </w:rPr>
          <w:delInstrText xml:space="preserve"> 43% </w:delInstrText>
        </w:r>
        <w:r w:rsidR="00D72E8C" w:rsidRPr="006E6534" w:rsidDel="00421D68">
          <w:rPr>
            <w:rFonts w:cs="Times New Roman"/>
            <w:color w:val="000000" w:themeColor="text1"/>
            <w:lang w:val="en-US"/>
            <w:rPrChange w:id="18283" w:author="N F" w:date="2023-12-05T03:09:00Z">
              <w:rPr>
                <w:rFonts w:cs="Times New Roman"/>
                <w:lang w:val="en-US"/>
              </w:rPr>
            </w:rPrChange>
          </w:rPr>
          <w:delInstrText>and</w:delInstrText>
        </w:r>
        <w:r w:rsidR="00D72E8C" w:rsidRPr="006E6534" w:rsidDel="00421D68">
          <w:rPr>
            <w:rFonts w:cs="Times New Roman"/>
            <w:color w:val="000000" w:themeColor="text1"/>
            <w:rPrChange w:id="18284" w:author="N F" w:date="2023-12-05T03:09:00Z">
              <w:rPr>
                <w:rFonts w:cs="Times New Roman"/>
              </w:rPr>
            </w:rPrChange>
          </w:rPr>
          <w:delInstrText xml:space="preserve"> 37% </w:delInstrText>
        </w:r>
        <w:r w:rsidR="00D72E8C" w:rsidRPr="006E6534" w:rsidDel="00421D68">
          <w:rPr>
            <w:rFonts w:cs="Times New Roman"/>
            <w:color w:val="000000" w:themeColor="text1"/>
            <w:lang w:val="en-US"/>
            <w:rPrChange w:id="18285" w:author="N F" w:date="2023-12-05T03:09:00Z">
              <w:rPr>
                <w:rFonts w:cs="Times New Roman"/>
                <w:lang w:val="en-US"/>
              </w:rPr>
            </w:rPrChange>
          </w:rPr>
          <w:delInstrText>versus</w:delInstrText>
        </w:r>
        <w:r w:rsidR="00D72E8C" w:rsidRPr="006E6534" w:rsidDel="00421D68">
          <w:rPr>
            <w:rFonts w:cs="Times New Roman"/>
            <w:color w:val="000000" w:themeColor="text1"/>
            <w:rPrChange w:id="18286" w:author="N F" w:date="2023-12-05T03:09:00Z">
              <w:rPr>
                <w:rFonts w:cs="Times New Roman"/>
              </w:rPr>
            </w:rPrChange>
          </w:rPr>
          <w:delInstrText xml:space="preserve"> 30%, </w:delInstrText>
        </w:r>
        <w:r w:rsidR="00D72E8C" w:rsidRPr="006E6534" w:rsidDel="00421D68">
          <w:rPr>
            <w:rFonts w:cs="Times New Roman"/>
            <w:color w:val="000000" w:themeColor="text1"/>
            <w:lang w:val="en-US"/>
            <w:rPrChange w:id="18287" w:author="N F" w:date="2023-12-05T03:09:00Z">
              <w:rPr>
                <w:rFonts w:cs="Times New Roman"/>
                <w:lang w:val="en-US"/>
              </w:rPr>
            </w:rPrChange>
          </w:rPr>
          <w:delInstrText>respectively</w:delInstrText>
        </w:r>
        <w:r w:rsidR="00D72E8C" w:rsidRPr="006E6534" w:rsidDel="00421D68">
          <w:rPr>
            <w:rFonts w:cs="Times New Roman"/>
            <w:color w:val="000000" w:themeColor="text1"/>
            <w:rPrChange w:id="1828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289" w:author="N F" w:date="2023-12-05T03:09:00Z">
              <w:rPr>
                <w:rFonts w:cs="Times New Roman"/>
                <w:lang w:val="en-US"/>
              </w:rPr>
            </w:rPrChange>
          </w:rPr>
          <w:delInstrText>After</w:delInstrText>
        </w:r>
        <w:r w:rsidR="00D72E8C" w:rsidRPr="006E6534" w:rsidDel="00421D68">
          <w:rPr>
            <w:rFonts w:cs="Times New Roman"/>
            <w:color w:val="000000" w:themeColor="text1"/>
            <w:rPrChange w:id="1829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291" w:author="N F" w:date="2023-12-05T03:09:00Z">
              <w:rPr>
                <w:rFonts w:cs="Times New Roman"/>
                <w:lang w:val="en-US"/>
              </w:rPr>
            </w:rPrChange>
          </w:rPr>
          <w:delInstrText>crossover</w:delInstrText>
        </w:r>
        <w:r w:rsidR="00D72E8C" w:rsidRPr="006E6534" w:rsidDel="00421D68">
          <w:rPr>
            <w:rFonts w:cs="Times New Roman"/>
            <w:color w:val="000000" w:themeColor="text1"/>
            <w:rPrChange w:id="1829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293" w:author="N F" w:date="2023-12-05T03:09:00Z">
              <w:rPr>
                <w:rFonts w:cs="Times New Roman"/>
                <w:lang w:val="en-US"/>
              </w:rPr>
            </w:rPrChange>
          </w:rPr>
          <w:delInstrText>adjustment</w:delInstrText>
        </w:r>
        <w:r w:rsidR="00D72E8C" w:rsidRPr="006E6534" w:rsidDel="00421D68">
          <w:rPr>
            <w:rFonts w:cs="Times New Roman"/>
            <w:color w:val="000000" w:themeColor="text1"/>
            <w:rPrChange w:id="1829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295" w:author="N F" w:date="2023-12-05T03:09:00Z">
              <w:rPr>
                <w:rFonts w:cs="Times New Roman"/>
                <w:lang w:val="en-US"/>
              </w:rPr>
            </w:rPrChange>
          </w:rPr>
          <w:delInstrText>there</w:delInstrText>
        </w:r>
        <w:r w:rsidR="00D72E8C" w:rsidRPr="006E6534" w:rsidDel="00421D68">
          <w:rPr>
            <w:rFonts w:cs="Times New Roman"/>
            <w:color w:val="000000" w:themeColor="text1"/>
            <w:rPrChange w:id="1829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297" w:author="N F" w:date="2023-12-05T03:09:00Z">
              <w:rPr>
                <w:rFonts w:cs="Times New Roman"/>
                <w:lang w:val="en-US"/>
              </w:rPr>
            </w:rPrChange>
          </w:rPr>
          <w:delInstrText>was</w:delInstrText>
        </w:r>
        <w:r w:rsidR="00D72E8C" w:rsidRPr="006E6534" w:rsidDel="00421D68">
          <w:rPr>
            <w:rFonts w:cs="Times New Roman"/>
            <w:color w:val="000000" w:themeColor="text1"/>
            <w:rPrChange w:id="1829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299" w:author="N F" w:date="2023-12-05T03:09:00Z">
              <w:rPr>
                <w:rFonts w:cs="Times New Roman"/>
                <w:lang w:val="en-US"/>
              </w:rPr>
            </w:rPrChange>
          </w:rPr>
          <w:delInstrText>an</w:delInstrText>
        </w:r>
        <w:r w:rsidR="00D72E8C" w:rsidRPr="006E6534" w:rsidDel="00421D68">
          <w:rPr>
            <w:rFonts w:cs="Times New Roman"/>
            <w:color w:val="000000" w:themeColor="text1"/>
            <w:rPrChange w:id="1830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01" w:author="N F" w:date="2023-12-05T03:09:00Z">
              <w:rPr>
                <w:rFonts w:cs="Times New Roman"/>
                <w:lang w:val="en-US"/>
              </w:rPr>
            </w:rPrChange>
          </w:rPr>
          <w:delInstrText>HR</w:delInstrText>
        </w:r>
        <w:r w:rsidR="00D72E8C" w:rsidRPr="006E6534" w:rsidDel="00421D68">
          <w:rPr>
            <w:rFonts w:cs="Times New Roman"/>
            <w:color w:val="000000" w:themeColor="text1"/>
            <w:rPrChange w:id="1830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03" w:author="N F" w:date="2023-12-05T03:09:00Z">
              <w:rPr>
                <w:rFonts w:cs="Times New Roman"/>
                <w:lang w:val="en-US"/>
              </w:rPr>
            </w:rPrChange>
          </w:rPr>
          <w:delInstrText>of</w:delInstrText>
        </w:r>
        <w:r w:rsidR="00D72E8C" w:rsidRPr="006E6534" w:rsidDel="00421D68">
          <w:rPr>
            <w:rFonts w:cs="Times New Roman"/>
            <w:color w:val="000000" w:themeColor="text1"/>
            <w:rPrChange w:id="18304" w:author="N F" w:date="2023-12-05T03:09:00Z">
              <w:rPr>
                <w:rFonts w:cs="Times New Roman"/>
              </w:rPr>
            </w:rPrChange>
          </w:rPr>
          <w:delInstrText xml:space="preserve"> 0.54 (95% </w:delInstrText>
        </w:r>
        <w:r w:rsidR="00D72E8C" w:rsidRPr="006E6534" w:rsidDel="00421D68">
          <w:rPr>
            <w:rFonts w:cs="Times New Roman"/>
            <w:color w:val="000000" w:themeColor="text1"/>
            <w:lang w:val="en-US"/>
            <w:rPrChange w:id="18305" w:author="N F" w:date="2023-12-05T03:09:00Z">
              <w:rPr>
                <w:rFonts w:cs="Times New Roman"/>
                <w:lang w:val="en-US"/>
              </w:rPr>
            </w:rPrChange>
          </w:rPr>
          <w:delInstrText>CI</w:delInstrText>
        </w:r>
        <w:r w:rsidR="00D72E8C" w:rsidRPr="006E6534" w:rsidDel="00421D68">
          <w:rPr>
            <w:rFonts w:cs="Times New Roman"/>
            <w:color w:val="000000" w:themeColor="text1"/>
            <w:rPrChange w:id="18306" w:author="N F" w:date="2023-12-05T03:09:00Z">
              <w:rPr>
                <w:rFonts w:cs="Times New Roman"/>
              </w:rPr>
            </w:rPrChange>
          </w:rPr>
          <w:delInstrText xml:space="preserve"> 0.18-1.6). </w:delInstrText>
        </w:r>
        <w:r w:rsidR="00D72E8C" w:rsidRPr="006E6534" w:rsidDel="00421D68">
          <w:rPr>
            <w:rFonts w:cs="Times New Roman"/>
            <w:color w:val="000000" w:themeColor="text1"/>
            <w:lang w:val="en-US"/>
            <w:rPrChange w:id="18307" w:author="N F" w:date="2023-12-05T03:09:00Z">
              <w:rPr>
                <w:rFonts w:cs="Times New Roman"/>
                <w:lang w:val="en-US"/>
              </w:rPr>
            </w:rPrChange>
          </w:rPr>
          <w:delInstrText>Time</w:delInstrText>
        </w:r>
        <w:r w:rsidR="00D72E8C" w:rsidRPr="006E6534" w:rsidDel="00421D68">
          <w:rPr>
            <w:rFonts w:cs="Times New Roman"/>
            <w:color w:val="000000" w:themeColor="text1"/>
            <w:rPrChange w:id="1830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09" w:author="N F" w:date="2023-12-05T03:09:00Z">
              <w:rPr>
                <w:rFonts w:cs="Times New Roman"/>
                <w:lang w:val="en-US"/>
              </w:rPr>
            </w:rPrChange>
          </w:rPr>
          <w:delInstrText>to</w:delInstrText>
        </w:r>
        <w:r w:rsidR="00D72E8C" w:rsidRPr="006E6534" w:rsidDel="00421D68">
          <w:rPr>
            <w:rFonts w:cs="Times New Roman"/>
            <w:color w:val="000000" w:themeColor="text1"/>
            <w:rPrChange w:id="1831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11" w:author="N F" w:date="2023-12-05T03:09:00Z">
              <w:rPr>
                <w:rFonts w:cs="Times New Roman"/>
                <w:lang w:val="en-US"/>
              </w:rPr>
            </w:rPrChange>
          </w:rPr>
          <w:delInstrText>first</w:delInstrText>
        </w:r>
        <w:r w:rsidR="00D72E8C" w:rsidRPr="006E6534" w:rsidDel="00421D68">
          <w:rPr>
            <w:rFonts w:cs="Times New Roman"/>
            <w:color w:val="000000" w:themeColor="text1"/>
            <w:rPrChange w:id="1831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13" w:author="N F" w:date="2023-12-05T03:09:00Z">
              <w:rPr>
                <w:rFonts w:cs="Times New Roman"/>
                <w:lang w:val="en-US"/>
              </w:rPr>
            </w:rPrChange>
          </w:rPr>
          <w:delInstrText>subsequent</w:delInstrText>
        </w:r>
        <w:r w:rsidR="00D72E8C" w:rsidRPr="006E6534" w:rsidDel="00421D68">
          <w:rPr>
            <w:rFonts w:cs="Times New Roman"/>
            <w:color w:val="000000" w:themeColor="text1"/>
            <w:rPrChange w:id="1831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15" w:author="N F" w:date="2023-12-05T03:09:00Z">
              <w:rPr>
                <w:rFonts w:cs="Times New Roman"/>
                <w:lang w:val="en-US"/>
              </w:rPr>
            </w:rPrChange>
          </w:rPr>
          <w:delInstrText>therapy</w:delInstrText>
        </w:r>
        <w:r w:rsidR="00D72E8C" w:rsidRPr="006E6534" w:rsidDel="00421D68">
          <w:rPr>
            <w:rFonts w:cs="Times New Roman"/>
            <w:color w:val="000000" w:themeColor="text1"/>
            <w:rPrChange w:id="1831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17" w:author="N F" w:date="2023-12-05T03:09:00Z">
              <w:rPr>
                <w:rFonts w:cs="Times New Roman"/>
                <w:lang w:val="en-US"/>
              </w:rPr>
            </w:rPrChange>
          </w:rPr>
          <w:delInstrText>or</w:delInstrText>
        </w:r>
        <w:r w:rsidR="00D72E8C" w:rsidRPr="006E6534" w:rsidDel="00421D68">
          <w:rPr>
            <w:rFonts w:cs="Times New Roman"/>
            <w:color w:val="000000" w:themeColor="text1"/>
            <w:rPrChange w:id="1831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19" w:author="N F" w:date="2023-12-05T03:09:00Z">
              <w:rPr>
                <w:rFonts w:cs="Times New Roman"/>
                <w:lang w:val="en-US"/>
              </w:rPr>
            </w:rPrChange>
          </w:rPr>
          <w:delInstrText>death</w:delInstrText>
        </w:r>
        <w:r w:rsidR="00D72E8C" w:rsidRPr="006E6534" w:rsidDel="00421D68">
          <w:rPr>
            <w:rFonts w:cs="Times New Roman"/>
            <w:color w:val="000000" w:themeColor="text1"/>
            <w:rPrChange w:id="1832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21" w:author="N F" w:date="2023-12-05T03:09:00Z">
              <w:rPr>
                <w:rFonts w:cs="Times New Roman"/>
                <w:lang w:val="en-US"/>
              </w:rPr>
            </w:rPrChange>
          </w:rPr>
          <w:delInstrText>showed</w:delInstrText>
        </w:r>
        <w:r w:rsidR="00D72E8C" w:rsidRPr="006E6534" w:rsidDel="00421D68">
          <w:rPr>
            <w:rFonts w:cs="Times New Roman"/>
            <w:color w:val="000000" w:themeColor="text1"/>
            <w:rPrChange w:id="1832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23" w:author="N F" w:date="2023-12-05T03:09:00Z">
              <w:rPr>
                <w:rFonts w:cs="Times New Roman"/>
                <w:lang w:val="en-US"/>
              </w:rPr>
            </w:rPrChange>
          </w:rPr>
          <w:delInstrText>a</w:delInstrText>
        </w:r>
        <w:r w:rsidR="00D72E8C" w:rsidRPr="006E6534" w:rsidDel="00421D68">
          <w:rPr>
            <w:rFonts w:cs="Times New Roman"/>
            <w:color w:val="000000" w:themeColor="text1"/>
            <w:rPrChange w:id="1832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25" w:author="N F" w:date="2023-12-05T03:09:00Z">
              <w:rPr>
                <w:rFonts w:cs="Times New Roman"/>
                <w:lang w:val="en-US"/>
              </w:rPr>
            </w:rPrChange>
          </w:rPr>
          <w:delInstrText>clinically</w:delInstrText>
        </w:r>
        <w:r w:rsidR="00D72E8C" w:rsidRPr="006E6534" w:rsidDel="00421D68">
          <w:rPr>
            <w:rFonts w:cs="Times New Roman"/>
            <w:color w:val="000000" w:themeColor="text1"/>
            <w:rPrChange w:id="1832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27" w:author="N F" w:date="2023-12-05T03:09:00Z">
              <w:rPr>
                <w:rFonts w:cs="Times New Roman"/>
                <w:lang w:val="en-US"/>
              </w:rPr>
            </w:rPrChange>
          </w:rPr>
          <w:delInstrText>meaningful</w:delInstrText>
        </w:r>
        <w:r w:rsidR="00D72E8C" w:rsidRPr="006E6534" w:rsidDel="00421D68">
          <w:rPr>
            <w:rFonts w:cs="Times New Roman"/>
            <w:color w:val="000000" w:themeColor="text1"/>
            <w:rPrChange w:id="1832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29" w:author="N F" w:date="2023-12-05T03:09:00Z">
              <w:rPr>
                <w:rFonts w:cs="Times New Roman"/>
                <w:lang w:val="en-US"/>
              </w:rPr>
            </w:rPrChange>
          </w:rPr>
          <w:delInstrText>advantage</w:delInstrText>
        </w:r>
        <w:r w:rsidR="00D72E8C" w:rsidRPr="006E6534" w:rsidDel="00421D68">
          <w:rPr>
            <w:rFonts w:cs="Times New Roman"/>
            <w:color w:val="000000" w:themeColor="text1"/>
            <w:rPrChange w:id="1833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31" w:author="N F" w:date="2023-12-05T03:09:00Z">
              <w:rPr>
                <w:rFonts w:cs="Times New Roman"/>
                <w:lang w:val="en-US"/>
              </w:rPr>
            </w:rPrChange>
          </w:rPr>
          <w:delInstrText>toward</w:delInstrText>
        </w:r>
        <w:r w:rsidR="00D72E8C" w:rsidRPr="006E6534" w:rsidDel="00421D68">
          <w:rPr>
            <w:rFonts w:cs="Times New Roman"/>
            <w:color w:val="000000" w:themeColor="text1"/>
            <w:rPrChange w:id="1833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33" w:author="N F" w:date="2023-12-05T03:09:00Z">
              <w:rPr>
                <w:rFonts w:cs="Times New Roman"/>
                <w:lang w:val="en-US"/>
              </w:rPr>
            </w:rPrChange>
          </w:rPr>
          <w:delInstrText>osimertinib</w:delInstrText>
        </w:r>
        <w:r w:rsidR="00D72E8C" w:rsidRPr="006E6534" w:rsidDel="00421D68">
          <w:rPr>
            <w:rFonts w:cs="Times New Roman"/>
            <w:color w:val="000000" w:themeColor="text1"/>
            <w:rPrChange w:id="1833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35" w:author="N F" w:date="2023-12-05T03:09:00Z">
              <w:rPr>
                <w:rFonts w:cs="Times New Roman"/>
                <w:lang w:val="en-US"/>
              </w:rPr>
            </w:rPrChange>
          </w:rPr>
          <w:delInstrText>HR</w:delInstrText>
        </w:r>
        <w:r w:rsidR="00D72E8C" w:rsidRPr="006E6534" w:rsidDel="00421D68">
          <w:rPr>
            <w:rFonts w:cs="Times New Roman"/>
            <w:color w:val="000000" w:themeColor="text1"/>
            <w:rPrChange w:id="18336" w:author="N F" w:date="2023-12-05T03:09:00Z">
              <w:rPr>
                <w:rFonts w:cs="Times New Roman"/>
              </w:rPr>
            </w:rPrChange>
          </w:rPr>
          <w:delInstrText xml:space="preserve"> 0.21, 95% </w:delInstrText>
        </w:r>
        <w:r w:rsidR="00D72E8C" w:rsidRPr="006E6534" w:rsidDel="00421D68">
          <w:rPr>
            <w:rFonts w:cs="Times New Roman"/>
            <w:color w:val="000000" w:themeColor="text1"/>
            <w:lang w:val="en-US"/>
            <w:rPrChange w:id="18337" w:author="N F" w:date="2023-12-05T03:09:00Z">
              <w:rPr>
                <w:rFonts w:cs="Times New Roman"/>
                <w:lang w:val="en-US"/>
              </w:rPr>
            </w:rPrChange>
          </w:rPr>
          <w:delInstrText>CI</w:delInstrText>
        </w:r>
        <w:r w:rsidR="00D72E8C" w:rsidRPr="006E6534" w:rsidDel="00421D68">
          <w:rPr>
            <w:rFonts w:cs="Times New Roman"/>
            <w:color w:val="000000" w:themeColor="text1"/>
            <w:rPrChange w:id="18338" w:author="N F" w:date="2023-12-05T03:09:00Z">
              <w:rPr>
                <w:rFonts w:cs="Times New Roman"/>
              </w:rPr>
            </w:rPrChange>
          </w:rPr>
          <w:delInstrText xml:space="preserve"> 0.16-0.28; </w:delInstrText>
        </w:r>
        <w:r w:rsidR="00D72E8C" w:rsidRPr="006E6534" w:rsidDel="00421D68">
          <w:rPr>
            <w:rFonts w:cs="Times New Roman"/>
            <w:color w:val="000000" w:themeColor="text1"/>
            <w:lang w:val="en-US"/>
            <w:rPrChange w:id="18339" w:author="N F" w:date="2023-12-05T03:09:00Z">
              <w:rPr>
                <w:rFonts w:cs="Times New Roman"/>
                <w:lang w:val="en-US"/>
              </w:rPr>
            </w:rPrChange>
          </w:rPr>
          <w:delInstrText>P</w:delInstrText>
        </w:r>
        <w:r w:rsidR="00D72E8C" w:rsidRPr="006E6534" w:rsidDel="00421D68">
          <w:rPr>
            <w:rFonts w:cs="Times New Roman"/>
            <w:color w:val="000000" w:themeColor="text1"/>
            <w:rPrChange w:id="18340" w:author="N F" w:date="2023-12-05T03:09:00Z">
              <w:rPr>
                <w:rFonts w:cs="Times New Roman"/>
              </w:rPr>
            </w:rPrChange>
          </w:rPr>
          <w:delInstrText xml:space="preserve"> &lt; 0.001). </w:delInstrText>
        </w:r>
        <w:r w:rsidR="00D72E8C" w:rsidRPr="006E6534" w:rsidDel="00421D68">
          <w:rPr>
            <w:rFonts w:cs="Times New Roman"/>
            <w:color w:val="000000" w:themeColor="text1"/>
            <w:lang w:val="en-US"/>
            <w:rPrChange w:id="18341" w:author="N F" w:date="2023-12-05T03:09:00Z">
              <w:rPr>
                <w:rFonts w:cs="Times New Roman"/>
                <w:lang w:val="en-US"/>
              </w:rPr>
            </w:rPrChange>
          </w:rPr>
          <w:delInstrText>At</w:delInstrText>
        </w:r>
        <w:r w:rsidR="00D72E8C" w:rsidRPr="006E6534" w:rsidDel="00421D68">
          <w:rPr>
            <w:rFonts w:cs="Times New Roman"/>
            <w:color w:val="000000" w:themeColor="text1"/>
            <w:rPrChange w:id="1834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43" w:author="N F" w:date="2023-12-05T03:09:00Z">
              <w:rPr>
                <w:rFonts w:cs="Times New Roman"/>
                <w:lang w:val="en-US"/>
              </w:rPr>
            </w:rPrChange>
          </w:rPr>
          <w:delInstrText>DCO</w:delInstrText>
        </w:r>
        <w:r w:rsidR="00D72E8C" w:rsidRPr="006E6534" w:rsidDel="00421D68">
          <w:rPr>
            <w:rFonts w:cs="Times New Roman"/>
            <w:color w:val="000000" w:themeColor="text1"/>
            <w:rPrChange w:id="18344" w:author="N F" w:date="2023-12-05T03:09:00Z">
              <w:rPr>
                <w:rFonts w:cs="Times New Roman"/>
              </w:rPr>
            </w:rPrChange>
          </w:rPr>
          <w:delInstrText xml:space="preserve">, 99/136 (73%) </w:delInstrText>
        </w:r>
        <w:r w:rsidR="00D72E8C" w:rsidRPr="006E6534" w:rsidDel="00421D68">
          <w:rPr>
            <w:rFonts w:cs="Times New Roman"/>
            <w:color w:val="000000" w:themeColor="text1"/>
            <w:lang w:val="en-US"/>
            <w:rPrChange w:id="18345" w:author="N F" w:date="2023-12-05T03:09:00Z">
              <w:rPr>
                <w:rFonts w:cs="Times New Roman"/>
                <w:lang w:val="en-US"/>
              </w:rPr>
            </w:rPrChange>
          </w:rPr>
          <w:delInstrText>patients</w:delInstrText>
        </w:r>
        <w:r w:rsidR="00D72E8C" w:rsidRPr="006E6534" w:rsidDel="00421D68">
          <w:rPr>
            <w:rFonts w:cs="Times New Roman"/>
            <w:color w:val="000000" w:themeColor="text1"/>
            <w:rPrChange w:id="1834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47" w:author="N F" w:date="2023-12-05T03:09:00Z">
              <w:rPr>
                <w:rFonts w:cs="Times New Roman"/>
                <w:lang w:val="en-US"/>
              </w:rPr>
            </w:rPrChange>
          </w:rPr>
          <w:delInstrText>in</w:delInstrText>
        </w:r>
        <w:r w:rsidR="00D72E8C" w:rsidRPr="006E6534" w:rsidDel="00421D68">
          <w:rPr>
            <w:rFonts w:cs="Times New Roman"/>
            <w:color w:val="000000" w:themeColor="text1"/>
            <w:rPrChange w:id="1834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49" w:author="N F" w:date="2023-12-05T03:09:00Z">
              <w:rPr>
                <w:rFonts w:cs="Times New Roman"/>
                <w:lang w:val="en-US"/>
              </w:rPr>
            </w:rPrChange>
          </w:rPr>
          <w:delInstrText>the</w:delInstrText>
        </w:r>
        <w:r w:rsidR="00D72E8C" w:rsidRPr="006E6534" w:rsidDel="00421D68">
          <w:rPr>
            <w:rFonts w:cs="Times New Roman"/>
            <w:color w:val="000000" w:themeColor="text1"/>
            <w:rPrChange w:id="1835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51" w:author="N F" w:date="2023-12-05T03:09:00Z">
              <w:rPr>
                <w:rFonts w:cs="Times New Roman"/>
                <w:lang w:val="en-US"/>
              </w:rPr>
            </w:rPrChange>
          </w:rPr>
          <w:delInstrText>platinum</w:delInstrText>
        </w:r>
        <w:r w:rsidR="00D72E8C" w:rsidRPr="006E6534" w:rsidDel="00421D68">
          <w:rPr>
            <w:rFonts w:cs="Times New Roman"/>
            <w:color w:val="000000" w:themeColor="text1"/>
            <w:rPrChange w:id="18352" w:author="N F" w:date="2023-12-05T03:09:00Z">
              <w:rPr>
                <w:rFonts w:cs="Times New Roman"/>
              </w:rPr>
            </w:rPrChange>
          </w:rPr>
          <w:delInstrText>-</w:delInstrText>
        </w:r>
        <w:r w:rsidR="00D72E8C" w:rsidRPr="006E6534" w:rsidDel="00421D68">
          <w:rPr>
            <w:rFonts w:cs="Times New Roman"/>
            <w:color w:val="000000" w:themeColor="text1"/>
            <w:lang w:val="en-US"/>
            <w:rPrChange w:id="18353" w:author="N F" w:date="2023-12-05T03:09:00Z">
              <w:rPr>
                <w:rFonts w:cs="Times New Roman"/>
                <w:lang w:val="en-US"/>
              </w:rPr>
            </w:rPrChange>
          </w:rPr>
          <w:delInstrText>pemetrexed</w:delInstrText>
        </w:r>
        <w:r w:rsidR="00D72E8C" w:rsidRPr="006E6534" w:rsidDel="00421D68">
          <w:rPr>
            <w:rFonts w:cs="Times New Roman"/>
            <w:color w:val="000000" w:themeColor="text1"/>
            <w:rPrChange w:id="1835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55" w:author="N F" w:date="2023-12-05T03:09:00Z">
              <w:rPr>
                <w:rFonts w:cs="Times New Roman"/>
                <w:lang w:val="en-US"/>
              </w:rPr>
            </w:rPrChange>
          </w:rPr>
          <w:delInstrText>arm</w:delInstrText>
        </w:r>
        <w:r w:rsidR="00D72E8C" w:rsidRPr="006E6534" w:rsidDel="00421D68">
          <w:rPr>
            <w:rFonts w:cs="Times New Roman"/>
            <w:color w:val="000000" w:themeColor="text1"/>
            <w:rPrChange w:id="1835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57" w:author="N F" w:date="2023-12-05T03:09:00Z">
              <w:rPr>
                <w:rFonts w:cs="Times New Roman"/>
                <w:lang w:val="en-US"/>
              </w:rPr>
            </w:rPrChange>
          </w:rPr>
          <w:delInstrText>had</w:delInstrText>
        </w:r>
        <w:r w:rsidR="00D72E8C" w:rsidRPr="006E6534" w:rsidDel="00421D68">
          <w:rPr>
            <w:rFonts w:cs="Times New Roman"/>
            <w:color w:val="000000" w:themeColor="text1"/>
            <w:rPrChange w:id="1835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59" w:author="N F" w:date="2023-12-05T03:09:00Z">
              <w:rPr>
                <w:rFonts w:cs="Times New Roman"/>
                <w:lang w:val="en-US"/>
              </w:rPr>
            </w:rPrChange>
          </w:rPr>
          <w:delInstrText>crossed</w:delInstrText>
        </w:r>
        <w:r w:rsidR="00D72E8C" w:rsidRPr="006E6534" w:rsidDel="00421D68">
          <w:rPr>
            <w:rFonts w:cs="Times New Roman"/>
            <w:color w:val="000000" w:themeColor="text1"/>
            <w:rPrChange w:id="1836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61" w:author="N F" w:date="2023-12-05T03:09:00Z">
              <w:rPr>
                <w:rFonts w:cs="Times New Roman"/>
                <w:lang w:val="en-US"/>
              </w:rPr>
            </w:rPrChange>
          </w:rPr>
          <w:delInstrText>over</w:delInstrText>
        </w:r>
        <w:r w:rsidR="00D72E8C" w:rsidRPr="006E6534" w:rsidDel="00421D68">
          <w:rPr>
            <w:rFonts w:cs="Times New Roman"/>
            <w:color w:val="000000" w:themeColor="text1"/>
            <w:rPrChange w:id="1836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63" w:author="N F" w:date="2023-12-05T03:09:00Z">
              <w:rPr>
                <w:rFonts w:cs="Times New Roman"/>
                <w:lang w:val="en-US"/>
              </w:rPr>
            </w:rPrChange>
          </w:rPr>
          <w:delInstrText>to</w:delInstrText>
        </w:r>
        <w:r w:rsidR="00D72E8C" w:rsidRPr="006E6534" w:rsidDel="00421D68">
          <w:rPr>
            <w:rFonts w:cs="Times New Roman"/>
            <w:color w:val="000000" w:themeColor="text1"/>
            <w:rPrChange w:id="1836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65" w:author="N F" w:date="2023-12-05T03:09:00Z">
              <w:rPr>
                <w:rFonts w:cs="Times New Roman"/>
                <w:lang w:val="en-US"/>
              </w:rPr>
            </w:rPrChange>
          </w:rPr>
          <w:delInstrText>osimertinib</w:delInstrText>
        </w:r>
        <w:r w:rsidR="00D72E8C" w:rsidRPr="006E6534" w:rsidDel="00421D68">
          <w:rPr>
            <w:rFonts w:cs="Times New Roman"/>
            <w:color w:val="000000" w:themeColor="text1"/>
            <w:rPrChange w:id="18366" w:author="N F" w:date="2023-12-05T03:09:00Z">
              <w:rPr>
                <w:rFonts w:cs="Times New Roman"/>
              </w:rPr>
            </w:rPrChange>
          </w:rPr>
          <w:delInstrText xml:space="preserve">, 66/99 (67%) </w:delInstrText>
        </w:r>
        <w:r w:rsidR="00D72E8C" w:rsidRPr="006E6534" w:rsidDel="00421D68">
          <w:rPr>
            <w:rFonts w:cs="Times New Roman"/>
            <w:color w:val="000000" w:themeColor="text1"/>
            <w:lang w:val="en-US"/>
            <w:rPrChange w:id="18367" w:author="N F" w:date="2023-12-05T03:09:00Z">
              <w:rPr>
                <w:rFonts w:cs="Times New Roman"/>
                <w:lang w:val="en-US"/>
              </w:rPr>
            </w:rPrChange>
          </w:rPr>
          <w:delInstrText>of</w:delInstrText>
        </w:r>
        <w:r w:rsidR="00D72E8C" w:rsidRPr="006E6534" w:rsidDel="00421D68">
          <w:rPr>
            <w:rFonts w:cs="Times New Roman"/>
            <w:color w:val="000000" w:themeColor="text1"/>
            <w:rPrChange w:id="1836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69" w:author="N F" w:date="2023-12-05T03:09:00Z">
              <w:rPr>
                <w:rFonts w:cs="Times New Roman"/>
                <w:lang w:val="en-US"/>
              </w:rPr>
            </w:rPrChange>
          </w:rPr>
          <w:delInstrText>whom</w:delInstrText>
        </w:r>
        <w:r w:rsidR="00D72E8C" w:rsidRPr="006E6534" w:rsidDel="00421D68">
          <w:rPr>
            <w:rFonts w:cs="Times New Roman"/>
            <w:color w:val="000000" w:themeColor="text1"/>
            <w:rPrChange w:id="1837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71" w:author="N F" w:date="2023-12-05T03:09:00Z">
              <w:rPr>
                <w:rFonts w:cs="Times New Roman"/>
                <w:lang w:val="en-US"/>
              </w:rPr>
            </w:rPrChange>
          </w:rPr>
          <w:delInstrText>had</w:delInstrText>
        </w:r>
        <w:r w:rsidR="00D72E8C" w:rsidRPr="006E6534" w:rsidDel="00421D68">
          <w:rPr>
            <w:rFonts w:cs="Times New Roman"/>
            <w:color w:val="000000" w:themeColor="text1"/>
            <w:rPrChange w:id="1837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73" w:author="N F" w:date="2023-12-05T03:09:00Z">
              <w:rPr>
                <w:rFonts w:cs="Times New Roman"/>
                <w:lang w:val="en-US"/>
              </w:rPr>
            </w:rPrChange>
          </w:rPr>
          <w:delInstrText>died</w:delInstrText>
        </w:r>
        <w:r w:rsidR="00D72E8C" w:rsidRPr="006E6534" w:rsidDel="00421D68">
          <w:rPr>
            <w:rFonts w:cs="Times New Roman"/>
            <w:color w:val="000000" w:themeColor="text1"/>
            <w:rPrChange w:id="1837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75" w:author="N F" w:date="2023-12-05T03:09:00Z">
              <w:rPr>
                <w:rFonts w:cs="Times New Roman"/>
                <w:lang w:val="en-US"/>
              </w:rPr>
            </w:rPrChange>
          </w:rPr>
          <w:delInstrText>The</w:delInstrText>
        </w:r>
        <w:r w:rsidR="00D72E8C" w:rsidRPr="006E6534" w:rsidDel="00421D68">
          <w:rPr>
            <w:rFonts w:cs="Times New Roman"/>
            <w:color w:val="000000" w:themeColor="text1"/>
            <w:rPrChange w:id="1837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77" w:author="N F" w:date="2023-12-05T03:09:00Z">
              <w:rPr>
                <w:rFonts w:cs="Times New Roman"/>
                <w:lang w:val="en-US"/>
              </w:rPr>
            </w:rPrChange>
          </w:rPr>
          <w:delInstrText>most</w:delInstrText>
        </w:r>
        <w:r w:rsidR="00D72E8C" w:rsidRPr="006E6534" w:rsidDel="00421D68">
          <w:rPr>
            <w:rFonts w:cs="Times New Roman"/>
            <w:color w:val="000000" w:themeColor="text1"/>
            <w:rPrChange w:id="1837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79" w:author="N F" w:date="2023-12-05T03:09:00Z">
              <w:rPr>
                <w:rFonts w:cs="Times New Roman"/>
                <w:lang w:val="en-US"/>
              </w:rPr>
            </w:rPrChange>
          </w:rPr>
          <w:delInstrText>common</w:delInstrText>
        </w:r>
        <w:r w:rsidR="00D72E8C" w:rsidRPr="006E6534" w:rsidDel="00421D68">
          <w:rPr>
            <w:rFonts w:cs="Times New Roman"/>
            <w:color w:val="000000" w:themeColor="text1"/>
            <w:rPrChange w:id="1838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81" w:author="N F" w:date="2023-12-05T03:09:00Z">
              <w:rPr>
                <w:rFonts w:cs="Times New Roman"/>
                <w:lang w:val="en-US"/>
              </w:rPr>
            </w:rPrChange>
          </w:rPr>
          <w:delInstrText>adverse</w:delInstrText>
        </w:r>
        <w:r w:rsidR="00D72E8C" w:rsidRPr="006E6534" w:rsidDel="00421D68">
          <w:rPr>
            <w:rFonts w:cs="Times New Roman"/>
            <w:color w:val="000000" w:themeColor="text1"/>
            <w:rPrChange w:id="1838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83" w:author="N F" w:date="2023-12-05T03:09:00Z">
              <w:rPr>
                <w:rFonts w:cs="Times New Roman"/>
                <w:lang w:val="en-US"/>
              </w:rPr>
            </w:rPrChange>
          </w:rPr>
          <w:delInstrText>events</w:delInstrText>
        </w:r>
        <w:r w:rsidR="00D72E8C" w:rsidRPr="006E6534" w:rsidDel="00421D68">
          <w:rPr>
            <w:rFonts w:cs="Times New Roman"/>
            <w:color w:val="000000" w:themeColor="text1"/>
            <w:rPrChange w:id="1838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85" w:author="N F" w:date="2023-12-05T03:09:00Z">
              <w:rPr>
                <w:rFonts w:cs="Times New Roman"/>
                <w:lang w:val="en-US"/>
              </w:rPr>
            </w:rPrChange>
          </w:rPr>
          <w:delInstrText>possibly</w:delInstrText>
        </w:r>
        <w:r w:rsidR="00D72E8C" w:rsidRPr="006E6534" w:rsidDel="00421D68">
          <w:rPr>
            <w:rFonts w:cs="Times New Roman"/>
            <w:color w:val="000000" w:themeColor="text1"/>
            <w:rPrChange w:id="1838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87" w:author="N F" w:date="2023-12-05T03:09:00Z">
              <w:rPr>
                <w:rFonts w:cs="Times New Roman"/>
                <w:lang w:val="en-US"/>
              </w:rPr>
            </w:rPrChange>
          </w:rPr>
          <w:delInstrText>related</w:delInstrText>
        </w:r>
        <w:r w:rsidR="00D72E8C" w:rsidRPr="006E6534" w:rsidDel="00421D68">
          <w:rPr>
            <w:rFonts w:cs="Times New Roman"/>
            <w:color w:val="000000" w:themeColor="text1"/>
            <w:rPrChange w:id="1838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89" w:author="N F" w:date="2023-12-05T03:09:00Z">
              <w:rPr>
                <w:rFonts w:cs="Times New Roman"/>
                <w:lang w:val="en-US"/>
              </w:rPr>
            </w:rPrChange>
          </w:rPr>
          <w:delInstrText>to</w:delInstrText>
        </w:r>
        <w:r w:rsidR="00D72E8C" w:rsidRPr="006E6534" w:rsidDel="00421D68">
          <w:rPr>
            <w:rFonts w:cs="Times New Roman"/>
            <w:color w:val="000000" w:themeColor="text1"/>
            <w:rPrChange w:id="1839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91" w:author="N F" w:date="2023-12-05T03:09:00Z">
              <w:rPr>
                <w:rFonts w:cs="Times New Roman"/>
                <w:lang w:val="en-US"/>
              </w:rPr>
            </w:rPrChange>
          </w:rPr>
          <w:delInstrText>study</w:delInstrText>
        </w:r>
        <w:r w:rsidR="00D72E8C" w:rsidRPr="006E6534" w:rsidDel="00421D68">
          <w:rPr>
            <w:rFonts w:cs="Times New Roman"/>
            <w:color w:val="000000" w:themeColor="text1"/>
            <w:rPrChange w:id="1839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93" w:author="N F" w:date="2023-12-05T03:09:00Z">
              <w:rPr>
                <w:rFonts w:cs="Times New Roman"/>
                <w:lang w:val="en-US"/>
              </w:rPr>
            </w:rPrChange>
          </w:rPr>
          <w:delInstrText>treatment</w:delInstrText>
        </w:r>
        <w:r w:rsidR="00D72E8C" w:rsidRPr="006E6534" w:rsidDel="00421D68">
          <w:rPr>
            <w:rFonts w:cs="Times New Roman"/>
            <w:color w:val="000000" w:themeColor="text1"/>
            <w:rPrChange w:id="1839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95" w:author="N F" w:date="2023-12-05T03:09:00Z">
              <w:rPr>
                <w:rFonts w:cs="Times New Roman"/>
                <w:lang w:val="en-US"/>
              </w:rPr>
            </w:rPrChange>
          </w:rPr>
          <w:delInstrText>were</w:delInstrText>
        </w:r>
        <w:r w:rsidR="00D72E8C" w:rsidRPr="006E6534" w:rsidDel="00421D68">
          <w:rPr>
            <w:rFonts w:cs="Times New Roman"/>
            <w:color w:val="000000" w:themeColor="text1"/>
            <w:rPrChange w:id="1839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397" w:author="N F" w:date="2023-12-05T03:09:00Z">
              <w:rPr>
                <w:rFonts w:cs="Times New Roman"/>
                <w:lang w:val="en-US"/>
              </w:rPr>
            </w:rPrChange>
          </w:rPr>
          <w:delInstrText>diarrhea</w:delInstrText>
        </w:r>
        <w:r w:rsidR="00D72E8C" w:rsidRPr="006E6534" w:rsidDel="00421D68">
          <w:rPr>
            <w:rFonts w:cs="Times New Roman"/>
            <w:color w:val="000000" w:themeColor="text1"/>
            <w:rPrChange w:id="18398" w:author="N F" w:date="2023-12-05T03:09:00Z">
              <w:rPr>
                <w:rFonts w:cs="Times New Roman"/>
              </w:rPr>
            </w:rPrChange>
          </w:rPr>
          <w:delInstrText xml:space="preserve"> (32%; </w:delInstrText>
        </w:r>
        <w:r w:rsidR="00D72E8C" w:rsidRPr="006E6534" w:rsidDel="00421D68">
          <w:rPr>
            <w:rFonts w:cs="Times New Roman"/>
            <w:color w:val="000000" w:themeColor="text1"/>
            <w:lang w:val="en-US"/>
            <w:rPrChange w:id="18399" w:author="N F" w:date="2023-12-05T03:09:00Z">
              <w:rPr>
                <w:rFonts w:cs="Times New Roman"/>
                <w:lang w:val="en-US"/>
              </w:rPr>
            </w:rPrChange>
          </w:rPr>
          <w:delInstrText>grade</w:delInstrText>
        </w:r>
        <w:r w:rsidR="00D72E8C" w:rsidRPr="006E6534" w:rsidDel="00421D68">
          <w:rPr>
            <w:rFonts w:cs="Times New Roman"/>
            <w:color w:val="000000" w:themeColor="text1"/>
            <w:rPrChange w:id="18400" w:author="N F" w:date="2023-12-05T03:09:00Z">
              <w:rPr>
                <w:rFonts w:cs="Times New Roman"/>
              </w:rPr>
            </w:rPrChange>
          </w:rPr>
          <w:delInstrText xml:space="preserve"> ≥3, 1%) </w:delInstrText>
        </w:r>
        <w:r w:rsidR="00D72E8C" w:rsidRPr="006E6534" w:rsidDel="00421D68">
          <w:rPr>
            <w:rFonts w:cs="Times New Roman"/>
            <w:color w:val="000000" w:themeColor="text1"/>
            <w:lang w:val="en-US"/>
            <w:rPrChange w:id="18401" w:author="N F" w:date="2023-12-05T03:09:00Z">
              <w:rPr>
                <w:rFonts w:cs="Times New Roman"/>
                <w:lang w:val="en-US"/>
              </w:rPr>
            </w:rPrChange>
          </w:rPr>
          <w:delInstrText>and</w:delInstrText>
        </w:r>
        <w:r w:rsidR="00D72E8C" w:rsidRPr="006E6534" w:rsidDel="00421D68">
          <w:rPr>
            <w:rFonts w:cs="Times New Roman"/>
            <w:color w:val="000000" w:themeColor="text1"/>
            <w:rPrChange w:id="1840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03" w:author="N F" w:date="2023-12-05T03:09:00Z">
              <w:rPr>
                <w:rFonts w:cs="Times New Roman"/>
                <w:lang w:val="en-US"/>
              </w:rPr>
            </w:rPrChange>
          </w:rPr>
          <w:delInstrText>rash</w:delInstrText>
        </w:r>
        <w:r w:rsidR="00D72E8C" w:rsidRPr="006E6534" w:rsidDel="00421D68">
          <w:rPr>
            <w:rFonts w:cs="Times New Roman"/>
            <w:color w:val="000000" w:themeColor="text1"/>
            <w:rPrChange w:id="1840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05" w:author="N F" w:date="2023-12-05T03:09:00Z">
              <w:rPr>
                <w:rFonts w:cs="Times New Roman"/>
                <w:lang w:val="en-US"/>
              </w:rPr>
            </w:rPrChange>
          </w:rPr>
          <w:delInstrText>grouped</w:delInstrText>
        </w:r>
        <w:r w:rsidR="00D72E8C" w:rsidRPr="006E6534" w:rsidDel="00421D68">
          <w:rPr>
            <w:rFonts w:cs="Times New Roman"/>
            <w:color w:val="000000" w:themeColor="text1"/>
            <w:rPrChange w:id="1840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07" w:author="N F" w:date="2023-12-05T03:09:00Z">
              <w:rPr>
                <w:rFonts w:cs="Times New Roman"/>
                <w:lang w:val="en-US"/>
              </w:rPr>
            </w:rPrChange>
          </w:rPr>
          <w:delInstrText>term</w:delInstrText>
        </w:r>
        <w:r w:rsidR="00D72E8C" w:rsidRPr="006E6534" w:rsidDel="00421D68">
          <w:rPr>
            <w:rFonts w:cs="Times New Roman"/>
            <w:color w:val="000000" w:themeColor="text1"/>
            <w:rPrChange w:id="18408" w:author="N F" w:date="2023-12-05T03:09:00Z">
              <w:rPr>
                <w:rFonts w:cs="Times New Roman"/>
              </w:rPr>
            </w:rPrChange>
          </w:rPr>
          <w:delInstrText xml:space="preserve">; 32%; </w:delInstrText>
        </w:r>
        <w:r w:rsidR="00D72E8C" w:rsidRPr="006E6534" w:rsidDel="00421D68">
          <w:rPr>
            <w:rFonts w:cs="Times New Roman"/>
            <w:color w:val="000000" w:themeColor="text1"/>
            <w:lang w:val="en-US"/>
            <w:rPrChange w:id="18409" w:author="N F" w:date="2023-12-05T03:09:00Z">
              <w:rPr>
                <w:rFonts w:cs="Times New Roman"/>
                <w:lang w:val="en-US"/>
              </w:rPr>
            </w:rPrChange>
          </w:rPr>
          <w:delInstrText>grade</w:delInstrText>
        </w:r>
        <w:r w:rsidR="00D72E8C" w:rsidRPr="006E6534" w:rsidDel="00421D68">
          <w:rPr>
            <w:rFonts w:cs="Times New Roman"/>
            <w:color w:val="000000" w:themeColor="text1"/>
            <w:rPrChange w:id="18410" w:author="N F" w:date="2023-12-05T03:09:00Z">
              <w:rPr>
                <w:rFonts w:cs="Times New Roman"/>
              </w:rPr>
            </w:rPrChange>
          </w:rPr>
          <w:delInstrText xml:space="preserve"> ≥3, &lt;1%) </w:delInstrText>
        </w:r>
        <w:r w:rsidR="00D72E8C" w:rsidRPr="006E6534" w:rsidDel="00421D68">
          <w:rPr>
            <w:rFonts w:cs="Times New Roman"/>
            <w:color w:val="000000" w:themeColor="text1"/>
            <w:lang w:val="en-US"/>
            <w:rPrChange w:id="18411" w:author="N F" w:date="2023-12-05T03:09:00Z">
              <w:rPr>
                <w:rFonts w:cs="Times New Roman"/>
                <w:lang w:val="en-US"/>
              </w:rPr>
            </w:rPrChange>
          </w:rPr>
          <w:delInstrText>in</w:delInstrText>
        </w:r>
        <w:r w:rsidR="00D72E8C" w:rsidRPr="006E6534" w:rsidDel="00421D68">
          <w:rPr>
            <w:rFonts w:cs="Times New Roman"/>
            <w:color w:val="000000" w:themeColor="text1"/>
            <w:rPrChange w:id="1841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13" w:author="N F" w:date="2023-12-05T03:09:00Z">
              <w:rPr>
                <w:rFonts w:cs="Times New Roman"/>
                <w:lang w:val="en-US"/>
              </w:rPr>
            </w:rPrChange>
          </w:rPr>
          <w:delInstrText>the</w:delInstrText>
        </w:r>
        <w:r w:rsidR="00D72E8C" w:rsidRPr="006E6534" w:rsidDel="00421D68">
          <w:rPr>
            <w:rFonts w:cs="Times New Roman"/>
            <w:color w:val="000000" w:themeColor="text1"/>
            <w:rPrChange w:id="1841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15" w:author="N F" w:date="2023-12-05T03:09:00Z">
              <w:rPr>
                <w:rFonts w:cs="Times New Roman"/>
                <w:lang w:val="en-US"/>
              </w:rPr>
            </w:rPrChange>
          </w:rPr>
          <w:delInstrText>osimertinib</w:delInstrText>
        </w:r>
        <w:r w:rsidR="00D72E8C" w:rsidRPr="006E6534" w:rsidDel="00421D68">
          <w:rPr>
            <w:rFonts w:cs="Times New Roman"/>
            <w:color w:val="000000" w:themeColor="text1"/>
            <w:rPrChange w:id="1841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17" w:author="N F" w:date="2023-12-05T03:09:00Z">
              <w:rPr>
                <w:rFonts w:cs="Times New Roman"/>
                <w:lang w:val="en-US"/>
              </w:rPr>
            </w:rPrChange>
          </w:rPr>
          <w:delInstrText>arm</w:delInstrText>
        </w:r>
        <w:r w:rsidR="00D72E8C" w:rsidRPr="006E6534" w:rsidDel="00421D68">
          <w:rPr>
            <w:rFonts w:cs="Times New Roman"/>
            <w:color w:val="000000" w:themeColor="text1"/>
            <w:rPrChange w:id="1841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19" w:author="N F" w:date="2023-12-05T03:09:00Z">
              <w:rPr>
                <w:rFonts w:cs="Times New Roman"/>
                <w:lang w:val="en-US"/>
              </w:rPr>
            </w:rPrChange>
          </w:rPr>
          <w:delInstrText>versus</w:delInstrText>
        </w:r>
        <w:r w:rsidR="00D72E8C" w:rsidRPr="006E6534" w:rsidDel="00421D68">
          <w:rPr>
            <w:rFonts w:cs="Times New Roman"/>
            <w:color w:val="000000" w:themeColor="text1"/>
            <w:rPrChange w:id="1842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21" w:author="N F" w:date="2023-12-05T03:09:00Z">
              <w:rPr>
                <w:rFonts w:cs="Times New Roman"/>
                <w:lang w:val="en-US"/>
              </w:rPr>
            </w:rPrChange>
          </w:rPr>
          <w:delInstrText>nausea</w:delInstrText>
        </w:r>
        <w:r w:rsidR="00D72E8C" w:rsidRPr="006E6534" w:rsidDel="00421D68">
          <w:rPr>
            <w:rFonts w:cs="Times New Roman"/>
            <w:color w:val="000000" w:themeColor="text1"/>
            <w:rPrChange w:id="18422" w:author="N F" w:date="2023-12-05T03:09:00Z">
              <w:rPr>
                <w:rFonts w:cs="Times New Roman"/>
              </w:rPr>
            </w:rPrChange>
          </w:rPr>
          <w:delInstrText xml:space="preserve"> (47%; </w:delInstrText>
        </w:r>
        <w:r w:rsidR="00D72E8C" w:rsidRPr="006E6534" w:rsidDel="00421D68">
          <w:rPr>
            <w:rFonts w:cs="Times New Roman"/>
            <w:color w:val="000000" w:themeColor="text1"/>
            <w:lang w:val="en-US"/>
            <w:rPrChange w:id="18423" w:author="N F" w:date="2023-12-05T03:09:00Z">
              <w:rPr>
                <w:rFonts w:cs="Times New Roman"/>
                <w:lang w:val="en-US"/>
              </w:rPr>
            </w:rPrChange>
          </w:rPr>
          <w:delInstrText>grade</w:delInstrText>
        </w:r>
        <w:r w:rsidR="00D72E8C" w:rsidRPr="006E6534" w:rsidDel="00421D68">
          <w:rPr>
            <w:rFonts w:cs="Times New Roman"/>
            <w:color w:val="000000" w:themeColor="text1"/>
            <w:rPrChange w:id="18424" w:author="N F" w:date="2023-12-05T03:09:00Z">
              <w:rPr>
                <w:rFonts w:cs="Times New Roman"/>
              </w:rPr>
            </w:rPrChange>
          </w:rPr>
          <w:delInstrText xml:space="preserve"> ≥3, 3%) </w:delInstrText>
        </w:r>
        <w:r w:rsidR="00D72E8C" w:rsidRPr="006E6534" w:rsidDel="00421D68">
          <w:rPr>
            <w:rFonts w:cs="Times New Roman"/>
            <w:color w:val="000000" w:themeColor="text1"/>
            <w:lang w:val="en-US"/>
            <w:rPrChange w:id="18425" w:author="N F" w:date="2023-12-05T03:09:00Z">
              <w:rPr>
                <w:rFonts w:cs="Times New Roman"/>
                <w:lang w:val="en-US"/>
              </w:rPr>
            </w:rPrChange>
          </w:rPr>
          <w:delInstrText>in</w:delInstrText>
        </w:r>
        <w:r w:rsidR="00D72E8C" w:rsidRPr="006E6534" w:rsidDel="00421D68">
          <w:rPr>
            <w:rFonts w:cs="Times New Roman"/>
            <w:color w:val="000000" w:themeColor="text1"/>
            <w:rPrChange w:id="1842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27" w:author="N F" w:date="2023-12-05T03:09:00Z">
              <w:rPr>
                <w:rFonts w:cs="Times New Roman"/>
                <w:lang w:val="en-US"/>
              </w:rPr>
            </w:rPrChange>
          </w:rPr>
          <w:delInstrText>the</w:delInstrText>
        </w:r>
        <w:r w:rsidR="00D72E8C" w:rsidRPr="006E6534" w:rsidDel="00421D68">
          <w:rPr>
            <w:rFonts w:cs="Times New Roman"/>
            <w:color w:val="000000" w:themeColor="text1"/>
            <w:rPrChange w:id="1842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29" w:author="N F" w:date="2023-12-05T03:09:00Z">
              <w:rPr>
                <w:rFonts w:cs="Times New Roman"/>
                <w:lang w:val="en-US"/>
              </w:rPr>
            </w:rPrChange>
          </w:rPr>
          <w:delInstrText>platinum</w:delInstrText>
        </w:r>
        <w:r w:rsidR="00D72E8C" w:rsidRPr="006E6534" w:rsidDel="00421D68">
          <w:rPr>
            <w:rFonts w:cs="Times New Roman"/>
            <w:color w:val="000000" w:themeColor="text1"/>
            <w:rPrChange w:id="18430" w:author="N F" w:date="2023-12-05T03:09:00Z">
              <w:rPr>
                <w:rFonts w:cs="Times New Roman"/>
              </w:rPr>
            </w:rPrChange>
          </w:rPr>
          <w:delInstrText>-</w:delInstrText>
        </w:r>
        <w:r w:rsidR="00D72E8C" w:rsidRPr="006E6534" w:rsidDel="00421D68">
          <w:rPr>
            <w:rFonts w:cs="Times New Roman"/>
            <w:color w:val="000000" w:themeColor="text1"/>
            <w:lang w:val="en-US"/>
            <w:rPrChange w:id="18431" w:author="N F" w:date="2023-12-05T03:09:00Z">
              <w:rPr>
                <w:rFonts w:cs="Times New Roman"/>
                <w:lang w:val="en-US"/>
              </w:rPr>
            </w:rPrChange>
          </w:rPr>
          <w:delInstrText>pemetrexed</w:delInstrText>
        </w:r>
        <w:r w:rsidR="00D72E8C" w:rsidRPr="006E6534" w:rsidDel="00421D68">
          <w:rPr>
            <w:rFonts w:cs="Times New Roman"/>
            <w:color w:val="000000" w:themeColor="text1"/>
            <w:rPrChange w:id="1843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33" w:author="N F" w:date="2023-12-05T03:09:00Z">
              <w:rPr>
                <w:rFonts w:cs="Times New Roman"/>
                <w:lang w:val="en-US"/>
              </w:rPr>
            </w:rPrChange>
          </w:rPr>
          <w:delInstrText>arm</w:delInstrText>
        </w:r>
        <w:r w:rsidR="00D72E8C" w:rsidRPr="006E6534" w:rsidDel="00421D68">
          <w:rPr>
            <w:rFonts w:cs="Times New Roman"/>
            <w:color w:val="000000" w:themeColor="text1"/>
            <w:rPrChange w:id="18434" w:author="N F" w:date="2023-12-05T03:09:00Z">
              <w:rPr>
                <w:rFonts w:cs="Times New Roman"/>
              </w:rPr>
            </w:rPrChange>
          </w:rPr>
          <w:delInstrText>.\</w:delInstrText>
        </w:r>
        <w:r w:rsidR="00D72E8C" w:rsidRPr="006E6534" w:rsidDel="00421D68">
          <w:rPr>
            <w:rFonts w:cs="Times New Roman"/>
            <w:color w:val="000000" w:themeColor="text1"/>
            <w:lang w:val="en-US"/>
            <w:rPrChange w:id="18435" w:author="N F" w:date="2023-12-05T03:09:00Z">
              <w:rPr>
                <w:rFonts w:cs="Times New Roman"/>
                <w:lang w:val="en-US"/>
              </w:rPr>
            </w:rPrChange>
          </w:rPr>
          <w:delInstrText>nCONCLUSIONS</w:delInstrText>
        </w:r>
        <w:r w:rsidR="00D72E8C" w:rsidRPr="006E6534" w:rsidDel="00421D68">
          <w:rPr>
            <w:rFonts w:cs="Times New Roman"/>
            <w:color w:val="000000" w:themeColor="text1"/>
            <w:rPrChange w:id="1843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37" w:author="N F" w:date="2023-12-05T03:09:00Z">
              <w:rPr>
                <w:rFonts w:cs="Times New Roman"/>
                <w:lang w:val="en-US"/>
              </w:rPr>
            </w:rPrChange>
          </w:rPr>
          <w:delInstrText>In</w:delInstrText>
        </w:r>
        <w:r w:rsidR="00D72E8C" w:rsidRPr="006E6534" w:rsidDel="00421D68">
          <w:rPr>
            <w:rFonts w:cs="Times New Roman"/>
            <w:color w:val="000000" w:themeColor="text1"/>
            <w:rPrChange w:id="1843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39" w:author="N F" w:date="2023-12-05T03:09:00Z">
              <w:rPr>
                <w:rFonts w:cs="Times New Roman"/>
                <w:lang w:val="en-US"/>
              </w:rPr>
            </w:rPrChange>
          </w:rPr>
          <w:delInstrText>patients</w:delInstrText>
        </w:r>
        <w:r w:rsidR="00D72E8C" w:rsidRPr="006E6534" w:rsidDel="00421D68">
          <w:rPr>
            <w:rFonts w:cs="Times New Roman"/>
            <w:color w:val="000000" w:themeColor="text1"/>
            <w:rPrChange w:id="1844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41" w:author="N F" w:date="2023-12-05T03:09:00Z">
              <w:rPr>
                <w:rFonts w:cs="Times New Roman"/>
                <w:lang w:val="en-US"/>
              </w:rPr>
            </w:rPrChange>
          </w:rPr>
          <w:delInstrText>with</w:delInstrText>
        </w:r>
        <w:r w:rsidR="00D72E8C" w:rsidRPr="006E6534" w:rsidDel="00421D68">
          <w:rPr>
            <w:rFonts w:cs="Times New Roman"/>
            <w:color w:val="000000" w:themeColor="text1"/>
            <w:rPrChange w:id="1844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43" w:author="N F" w:date="2023-12-05T03:09:00Z">
              <w:rPr>
                <w:rFonts w:cs="Times New Roman"/>
                <w:lang w:val="en-US"/>
              </w:rPr>
            </w:rPrChange>
          </w:rPr>
          <w:delInstrText>T</w:delInstrText>
        </w:r>
        <w:r w:rsidR="00D72E8C" w:rsidRPr="006E6534" w:rsidDel="00421D68">
          <w:rPr>
            <w:rFonts w:cs="Times New Roman"/>
            <w:color w:val="000000" w:themeColor="text1"/>
            <w:rPrChange w:id="18444" w:author="N F" w:date="2023-12-05T03:09:00Z">
              <w:rPr>
                <w:rFonts w:cs="Times New Roman"/>
              </w:rPr>
            </w:rPrChange>
          </w:rPr>
          <w:delInstrText>790</w:delInstrText>
        </w:r>
        <w:r w:rsidR="00D72E8C" w:rsidRPr="006E6534" w:rsidDel="00421D68">
          <w:rPr>
            <w:rFonts w:cs="Times New Roman"/>
            <w:color w:val="000000" w:themeColor="text1"/>
            <w:lang w:val="en-US"/>
            <w:rPrChange w:id="18445" w:author="N F" w:date="2023-12-05T03:09:00Z">
              <w:rPr>
                <w:rFonts w:cs="Times New Roman"/>
                <w:lang w:val="en-US"/>
              </w:rPr>
            </w:rPrChange>
          </w:rPr>
          <w:delInstrText>M</w:delInstrText>
        </w:r>
        <w:r w:rsidR="00D72E8C" w:rsidRPr="006E6534" w:rsidDel="00421D68">
          <w:rPr>
            <w:rFonts w:cs="Times New Roman"/>
            <w:color w:val="000000" w:themeColor="text1"/>
            <w:rPrChange w:id="1844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47" w:author="N F" w:date="2023-12-05T03:09:00Z">
              <w:rPr>
                <w:rFonts w:cs="Times New Roman"/>
                <w:lang w:val="en-US"/>
              </w:rPr>
            </w:rPrChange>
          </w:rPr>
          <w:delInstrText>advanced</w:delInstrText>
        </w:r>
        <w:r w:rsidR="00D72E8C" w:rsidRPr="006E6534" w:rsidDel="00421D68">
          <w:rPr>
            <w:rFonts w:cs="Times New Roman"/>
            <w:color w:val="000000" w:themeColor="text1"/>
            <w:rPrChange w:id="1844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49" w:author="N F" w:date="2023-12-05T03:09:00Z">
              <w:rPr>
                <w:rFonts w:cs="Times New Roman"/>
                <w:lang w:val="en-US"/>
              </w:rPr>
            </w:rPrChange>
          </w:rPr>
          <w:delInstrText>NSCLC</w:delInstrText>
        </w:r>
        <w:r w:rsidR="00D72E8C" w:rsidRPr="006E6534" w:rsidDel="00421D68">
          <w:rPr>
            <w:rFonts w:cs="Times New Roman"/>
            <w:color w:val="000000" w:themeColor="text1"/>
            <w:rPrChange w:id="1845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51" w:author="N F" w:date="2023-12-05T03:09:00Z">
              <w:rPr>
                <w:rFonts w:cs="Times New Roman"/>
                <w:lang w:val="en-US"/>
              </w:rPr>
            </w:rPrChange>
          </w:rPr>
          <w:delInstrText>no</w:delInstrText>
        </w:r>
        <w:r w:rsidR="00D72E8C" w:rsidRPr="006E6534" w:rsidDel="00421D68">
          <w:rPr>
            <w:rFonts w:cs="Times New Roman"/>
            <w:color w:val="000000" w:themeColor="text1"/>
            <w:rPrChange w:id="1845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53" w:author="N F" w:date="2023-12-05T03:09:00Z">
              <w:rPr>
                <w:rFonts w:cs="Times New Roman"/>
                <w:lang w:val="en-US"/>
              </w:rPr>
            </w:rPrChange>
          </w:rPr>
          <w:delInstrText>statistically</w:delInstrText>
        </w:r>
        <w:r w:rsidR="00D72E8C" w:rsidRPr="006E6534" w:rsidDel="00421D68">
          <w:rPr>
            <w:rFonts w:cs="Times New Roman"/>
            <w:color w:val="000000" w:themeColor="text1"/>
            <w:rPrChange w:id="1845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55" w:author="N F" w:date="2023-12-05T03:09:00Z">
              <w:rPr>
                <w:rFonts w:cs="Times New Roman"/>
                <w:lang w:val="en-US"/>
              </w:rPr>
            </w:rPrChange>
          </w:rPr>
          <w:delInstrText>significant</w:delInstrText>
        </w:r>
        <w:r w:rsidR="00D72E8C" w:rsidRPr="006E6534" w:rsidDel="00421D68">
          <w:rPr>
            <w:rFonts w:cs="Times New Roman"/>
            <w:color w:val="000000" w:themeColor="text1"/>
            <w:rPrChange w:id="1845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57" w:author="N F" w:date="2023-12-05T03:09:00Z">
              <w:rPr>
                <w:rFonts w:cs="Times New Roman"/>
                <w:lang w:val="en-US"/>
              </w:rPr>
            </w:rPrChange>
          </w:rPr>
          <w:delInstrText>benefit</w:delInstrText>
        </w:r>
        <w:r w:rsidR="00D72E8C" w:rsidRPr="006E6534" w:rsidDel="00421D68">
          <w:rPr>
            <w:rFonts w:cs="Times New Roman"/>
            <w:color w:val="000000" w:themeColor="text1"/>
            <w:rPrChange w:id="1845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59" w:author="N F" w:date="2023-12-05T03:09:00Z">
              <w:rPr>
                <w:rFonts w:cs="Times New Roman"/>
                <w:lang w:val="en-US"/>
              </w:rPr>
            </w:rPrChange>
          </w:rPr>
          <w:delInstrText>in</w:delInstrText>
        </w:r>
        <w:r w:rsidR="00D72E8C" w:rsidRPr="006E6534" w:rsidDel="00421D68">
          <w:rPr>
            <w:rFonts w:cs="Times New Roman"/>
            <w:color w:val="000000" w:themeColor="text1"/>
            <w:rPrChange w:id="1846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61" w:author="N F" w:date="2023-12-05T03:09:00Z">
              <w:rPr>
                <w:rFonts w:cs="Times New Roman"/>
                <w:lang w:val="en-US"/>
              </w:rPr>
            </w:rPrChange>
          </w:rPr>
          <w:delInstrText>OS</w:delInstrText>
        </w:r>
        <w:r w:rsidR="00D72E8C" w:rsidRPr="006E6534" w:rsidDel="00421D68">
          <w:rPr>
            <w:rFonts w:cs="Times New Roman"/>
            <w:color w:val="000000" w:themeColor="text1"/>
            <w:rPrChange w:id="1846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63" w:author="N F" w:date="2023-12-05T03:09:00Z">
              <w:rPr>
                <w:rFonts w:cs="Times New Roman"/>
                <w:lang w:val="en-US"/>
              </w:rPr>
            </w:rPrChange>
          </w:rPr>
          <w:delInstrText>was</w:delInstrText>
        </w:r>
        <w:r w:rsidR="00D72E8C" w:rsidRPr="006E6534" w:rsidDel="00421D68">
          <w:rPr>
            <w:rFonts w:cs="Times New Roman"/>
            <w:color w:val="000000" w:themeColor="text1"/>
            <w:rPrChange w:id="1846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65" w:author="N F" w:date="2023-12-05T03:09:00Z">
              <w:rPr>
                <w:rFonts w:cs="Times New Roman"/>
                <w:lang w:val="en-US"/>
              </w:rPr>
            </w:rPrChange>
          </w:rPr>
          <w:delInstrText>observed</w:delInstrText>
        </w:r>
        <w:r w:rsidR="00D72E8C" w:rsidRPr="006E6534" w:rsidDel="00421D68">
          <w:rPr>
            <w:rFonts w:cs="Times New Roman"/>
            <w:color w:val="000000" w:themeColor="text1"/>
            <w:rPrChange w:id="1846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67" w:author="N F" w:date="2023-12-05T03:09:00Z">
              <w:rPr>
                <w:rFonts w:cs="Times New Roman"/>
                <w:lang w:val="en-US"/>
              </w:rPr>
            </w:rPrChange>
          </w:rPr>
          <w:delInstrText>for</w:delInstrText>
        </w:r>
        <w:r w:rsidR="00D72E8C" w:rsidRPr="006E6534" w:rsidDel="00421D68">
          <w:rPr>
            <w:rFonts w:cs="Times New Roman"/>
            <w:color w:val="000000" w:themeColor="text1"/>
            <w:rPrChange w:id="1846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69" w:author="N F" w:date="2023-12-05T03:09:00Z">
              <w:rPr>
                <w:rFonts w:cs="Times New Roman"/>
                <w:lang w:val="en-US"/>
              </w:rPr>
            </w:rPrChange>
          </w:rPr>
          <w:delInstrText>osimertinib</w:delInstrText>
        </w:r>
        <w:r w:rsidR="00D72E8C" w:rsidRPr="006E6534" w:rsidDel="00421D68">
          <w:rPr>
            <w:rFonts w:cs="Times New Roman"/>
            <w:color w:val="000000" w:themeColor="text1"/>
            <w:rPrChange w:id="1847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71" w:author="N F" w:date="2023-12-05T03:09:00Z">
              <w:rPr>
                <w:rFonts w:cs="Times New Roman"/>
                <w:lang w:val="en-US"/>
              </w:rPr>
            </w:rPrChange>
          </w:rPr>
          <w:delInstrText>versus</w:delInstrText>
        </w:r>
        <w:r w:rsidR="00D72E8C" w:rsidRPr="006E6534" w:rsidDel="00421D68">
          <w:rPr>
            <w:rFonts w:cs="Times New Roman"/>
            <w:color w:val="000000" w:themeColor="text1"/>
            <w:rPrChange w:id="1847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73" w:author="N F" w:date="2023-12-05T03:09:00Z">
              <w:rPr>
                <w:rFonts w:cs="Times New Roman"/>
                <w:lang w:val="en-US"/>
              </w:rPr>
            </w:rPrChange>
          </w:rPr>
          <w:delInstrText>platinum</w:delInstrText>
        </w:r>
        <w:r w:rsidR="00D72E8C" w:rsidRPr="006E6534" w:rsidDel="00421D68">
          <w:rPr>
            <w:rFonts w:cs="Times New Roman"/>
            <w:color w:val="000000" w:themeColor="text1"/>
            <w:rPrChange w:id="18474" w:author="N F" w:date="2023-12-05T03:09:00Z">
              <w:rPr>
                <w:rFonts w:cs="Times New Roman"/>
              </w:rPr>
            </w:rPrChange>
          </w:rPr>
          <w:delInstrText>-</w:delInstrText>
        </w:r>
        <w:r w:rsidR="00D72E8C" w:rsidRPr="006E6534" w:rsidDel="00421D68">
          <w:rPr>
            <w:rFonts w:cs="Times New Roman"/>
            <w:color w:val="000000" w:themeColor="text1"/>
            <w:lang w:val="en-US"/>
            <w:rPrChange w:id="18475" w:author="N F" w:date="2023-12-05T03:09:00Z">
              <w:rPr>
                <w:rFonts w:cs="Times New Roman"/>
                <w:lang w:val="en-US"/>
              </w:rPr>
            </w:rPrChange>
          </w:rPr>
          <w:delInstrText>pemetrexed</w:delInstrText>
        </w:r>
        <w:r w:rsidR="00D72E8C" w:rsidRPr="006E6534" w:rsidDel="00421D68">
          <w:rPr>
            <w:rFonts w:cs="Times New Roman"/>
            <w:color w:val="000000" w:themeColor="text1"/>
            <w:rPrChange w:id="1847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77" w:author="N F" w:date="2023-12-05T03:09:00Z">
              <w:rPr>
                <w:rFonts w:cs="Times New Roman"/>
                <w:lang w:val="en-US"/>
              </w:rPr>
            </w:rPrChange>
          </w:rPr>
          <w:delInstrText>which</w:delInstrText>
        </w:r>
        <w:r w:rsidR="00D72E8C" w:rsidRPr="006E6534" w:rsidDel="00421D68">
          <w:rPr>
            <w:rFonts w:cs="Times New Roman"/>
            <w:color w:val="000000" w:themeColor="text1"/>
            <w:rPrChange w:id="1847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79" w:author="N F" w:date="2023-12-05T03:09:00Z">
              <w:rPr>
                <w:rFonts w:cs="Times New Roman"/>
                <w:lang w:val="en-US"/>
              </w:rPr>
            </w:rPrChange>
          </w:rPr>
          <w:delInstrText>possibly</w:delInstrText>
        </w:r>
        <w:r w:rsidR="00D72E8C" w:rsidRPr="006E6534" w:rsidDel="00421D68">
          <w:rPr>
            <w:rFonts w:cs="Times New Roman"/>
            <w:color w:val="000000" w:themeColor="text1"/>
            <w:rPrChange w:id="1848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81" w:author="N F" w:date="2023-12-05T03:09:00Z">
              <w:rPr>
                <w:rFonts w:cs="Times New Roman"/>
                <w:lang w:val="en-US"/>
              </w:rPr>
            </w:rPrChange>
          </w:rPr>
          <w:delInstrText>reflects the high crossover rate of patients from platinum-pemetrexed to osimertinib.\nCLINICAL TRIALS NUMBER: ClinicalTrials.gov NCT02151981; https://clinicaltrials.gov/ct2/show</w:delInstrText>
        </w:r>
        <w:r w:rsidR="00D72E8C" w:rsidRPr="006E6534" w:rsidDel="00421D68">
          <w:rPr>
            <w:rFonts w:cs="Times New Roman"/>
            <w:color w:val="000000" w:themeColor="text1"/>
            <w:rPrChange w:id="18482" w:author="N F" w:date="2023-12-05T03:09:00Z">
              <w:rPr>
                <w:rFonts w:cs="Times New Roman"/>
              </w:rPr>
            </w:rPrChange>
          </w:rPr>
          <w:delInstrText>/</w:delInstrText>
        </w:r>
        <w:r w:rsidR="00D72E8C" w:rsidRPr="006E6534" w:rsidDel="00421D68">
          <w:rPr>
            <w:rFonts w:cs="Times New Roman"/>
            <w:color w:val="000000" w:themeColor="text1"/>
            <w:lang w:val="en-US"/>
            <w:rPrChange w:id="18483" w:author="N F" w:date="2023-12-05T03:09:00Z">
              <w:rPr>
                <w:rFonts w:cs="Times New Roman"/>
                <w:lang w:val="en-US"/>
              </w:rPr>
            </w:rPrChange>
          </w:rPr>
          <w:delInstrText>NCT</w:delInstrText>
        </w:r>
        <w:r w:rsidR="00D72E8C" w:rsidRPr="006E6534" w:rsidDel="00421D68">
          <w:rPr>
            <w:rFonts w:cs="Times New Roman"/>
            <w:color w:val="000000" w:themeColor="text1"/>
            <w:rPrChange w:id="18484" w:author="N F" w:date="2023-12-05T03:09:00Z">
              <w:rPr>
                <w:rFonts w:cs="Times New Roman"/>
              </w:rPr>
            </w:rPrChange>
          </w:rPr>
          <w:delInstrText>02151981.","</w:delInstrText>
        </w:r>
        <w:r w:rsidR="00D72E8C" w:rsidRPr="006E6534" w:rsidDel="00421D68">
          <w:rPr>
            <w:rFonts w:cs="Times New Roman"/>
            <w:color w:val="000000" w:themeColor="text1"/>
            <w:lang w:val="en-US"/>
            <w:rPrChange w:id="18485" w:author="N F" w:date="2023-12-05T03:09:00Z">
              <w:rPr>
                <w:rFonts w:cs="Times New Roman"/>
                <w:lang w:val="en-US"/>
              </w:rPr>
            </w:rPrChange>
          </w:rPr>
          <w:delInstrText>container</w:delInstrText>
        </w:r>
        <w:r w:rsidR="00D72E8C" w:rsidRPr="006E6534" w:rsidDel="00421D68">
          <w:rPr>
            <w:rFonts w:cs="Times New Roman"/>
            <w:color w:val="000000" w:themeColor="text1"/>
            <w:rPrChange w:id="18486" w:author="N F" w:date="2023-12-05T03:09:00Z">
              <w:rPr>
                <w:rFonts w:cs="Times New Roman"/>
              </w:rPr>
            </w:rPrChange>
          </w:rPr>
          <w:delInstrText>-</w:delInstrText>
        </w:r>
        <w:r w:rsidR="00D72E8C" w:rsidRPr="006E6534" w:rsidDel="00421D68">
          <w:rPr>
            <w:rFonts w:cs="Times New Roman"/>
            <w:color w:val="000000" w:themeColor="text1"/>
            <w:lang w:val="en-US"/>
            <w:rPrChange w:id="18487" w:author="N F" w:date="2023-12-05T03:09:00Z">
              <w:rPr>
                <w:rFonts w:cs="Times New Roman"/>
                <w:lang w:val="en-US"/>
              </w:rPr>
            </w:rPrChange>
          </w:rPr>
          <w:delInstrText>title</w:delInstrText>
        </w:r>
        <w:r w:rsidR="00D72E8C" w:rsidRPr="006E6534" w:rsidDel="00421D68">
          <w:rPr>
            <w:rFonts w:cs="Times New Roman"/>
            <w:color w:val="000000" w:themeColor="text1"/>
            <w:rPrChange w:id="18488" w:author="N F" w:date="2023-12-05T03:09:00Z">
              <w:rPr>
                <w:rFonts w:cs="Times New Roman"/>
              </w:rPr>
            </w:rPrChange>
          </w:rPr>
          <w:delInstrText>":"</w:delInstrText>
        </w:r>
        <w:r w:rsidR="00D72E8C" w:rsidRPr="006E6534" w:rsidDel="00421D68">
          <w:rPr>
            <w:rFonts w:cs="Times New Roman"/>
            <w:color w:val="000000" w:themeColor="text1"/>
            <w:lang w:val="en-US"/>
            <w:rPrChange w:id="18489" w:author="N F" w:date="2023-12-05T03:09:00Z">
              <w:rPr>
                <w:rFonts w:cs="Times New Roman"/>
                <w:lang w:val="en-US"/>
              </w:rPr>
            </w:rPrChange>
          </w:rPr>
          <w:delInstrText>Annals</w:delInstrText>
        </w:r>
        <w:r w:rsidR="00D72E8C" w:rsidRPr="006E6534" w:rsidDel="00421D68">
          <w:rPr>
            <w:rFonts w:cs="Times New Roman"/>
            <w:color w:val="000000" w:themeColor="text1"/>
            <w:rPrChange w:id="1849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91" w:author="N F" w:date="2023-12-05T03:09:00Z">
              <w:rPr>
                <w:rFonts w:cs="Times New Roman"/>
                <w:lang w:val="en-US"/>
              </w:rPr>
            </w:rPrChange>
          </w:rPr>
          <w:delInstrText>of</w:delInstrText>
        </w:r>
        <w:r w:rsidR="00D72E8C" w:rsidRPr="006E6534" w:rsidDel="00421D68">
          <w:rPr>
            <w:rFonts w:cs="Times New Roman"/>
            <w:color w:val="000000" w:themeColor="text1"/>
            <w:rPrChange w:id="1849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93" w:author="N F" w:date="2023-12-05T03:09:00Z">
              <w:rPr>
                <w:rFonts w:cs="Times New Roman"/>
                <w:lang w:val="en-US"/>
              </w:rPr>
            </w:rPrChange>
          </w:rPr>
          <w:delInstrText>Oncology</w:delInstrText>
        </w:r>
        <w:r w:rsidR="00D72E8C" w:rsidRPr="006E6534" w:rsidDel="00421D68">
          <w:rPr>
            <w:rFonts w:cs="Times New Roman"/>
            <w:color w:val="000000" w:themeColor="text1"/>
            <w:rPrChange w:id="1849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95" w:author="N F" w:date="2023-12-05T03:09:00Z">
              <w:rPr>
                <w:rFonts w:cs="Times New Roman"/>
                <w:lang w:val="en-US"/>
              </w:rPr>
            </w:rPrChange>
          </w:rPr>
          <w:delInstrText>Official</w:delInstrText>
        </w:r>
        <w:r w:rsidR="00D72E8C" w:rsidRPr="006E6534" w:rsidDel="00421D68">
          <w:rPr>
            <w:rFonts w:cs="Times New Roman"/>
            <w:color w:val="000000" w:themeColor="text1"/>
            <w:rPrChange w:id="1849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97" w:author="N F" w:date="2023-12-05T03:09:00Z">
              <w:rPr>
                <w:rFonts w:cs="Times New Roman"/>
                <w:lang w:val="en-US"/>
              </w:rPr>
            </w:rPrChange>
          </w:rPr>
          <w:delInstrText>Journal</w:delInstrText>
        </w:r>
        <w:r w:rsidR="00D72E8C" w:rsidRPr="006E6534" w:rsidDel="00421D68">
          <w:rPr>
            <w:rFonts w:cs="Times New Roman"/>
            <w:color w:val="000000" w:themeColor="text1"/>
            <w:rPrChange w:id="1849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499" w:author="N F" w:date="2023-12-05T03:09:00Z">
              <w:rPr>
                <w:rFonts w:cs="Times New Roman"/>
                <w:lang w:val="en-US"/>
              </w:rPr>
            </w:rPrChange>
          </w:rPr>
          <w:delInstrText>of</w:delInstrText>
        </w:r>
        <w:r w:rsidR="00D72E8C" w:rsidRPr="006E6534" w:rsidDel="00421D68">
          <w:rPr>
            <w:rFonts w:cs="Times New Roman"/>
            <w:color w:val="000000" w:themeColor="text1"/>
            <w:rPrChange w:id="1850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501" w:author="N F" w:date="2023-12-05T03:09:00Z">
              <w:rPr>
                <w:rFonts w:cs="Times New Roman"/>
                <w:lang w:val="en-US"/>
              </w:rPr>
            </w:rPrChange>
          </w:rPr>
          <w:delInstrText>the</w:delInstrText>
        </w:r>
        <w:r w:rsidR="00D72E8C" w:rsidRPr="006E6534" w:rsidDel="00421D68">
          <w:rPr>
            <w:rFonts w:cs="Times New Roman"/>
            <w:color w:val="000000" w:themeColor="text1"/>
            <w:rPrChange w:id="1850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503" w:author="N F" w:date="2023-12-05T03:09:00Z">
              <w:rPr>
                <w:rFonts w:cs="Times New Roman"/>
                <w:lang w:val="en-US"/>
              </w:rPr>
            </w:rPrChange>
          </w:rPr>
          <w:delInstrText>European</w:delInstrText>
        </w:r>
        <w:r w:rsidR="00D72E8C" w:rsidRPr="006E6534" w:rsidDel="00421D68">
          <w:rPr>
            <w:rFonts w:cs="Times New Roman"/>
            <w:color w:val="000000" w:themeColor="text1"/>
            <w:rPrChange w:id="1850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505" w:author="N F" w:date="2023-12-05T03:09:00Z">
              <w:rPr>
                <w:rFonts w:cs="Times New Roman"/>
                <w:lang w:val="en-US"/>
              </w:rPr>
            </w:rPrChange>
          </w:rPr>
          <w:delInstrText>Society</w:delInstrText>
        </w:r>
        <w:r w:rsidR="00D72E8C" w:rsidRPr="006E6534" w:rsidDel="00421D68">
          <w:rPr>
            <w:rFonts w:cs="Times New Roman"/>
            <w:color w:val="000000" w:themeColor="text1"/>
            <w:rPrChange w:id="1850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507" w:author="N F" w:date="2023-12-05T03:09:00Z">
              <w:rPr>
                <w:rFonts w:cs="Times New Roman"/>
                <w:lang w:val="en-US"/>
              </w:rPr>
            </w:rPrChange>
          </w:rPr>
          <w:delInstrText>for</w:delInstrText>
        </w:r>
        <w:r w:rsidR="00D72E8C" w:rsidRPr="006E6534" w:rsidDel="00421D68">
          <w:rPr>
            <w:rFonts w:cs="Times New Roman"/>
            <w:color w:val="000000" w:themeColor="text1"/>
            <w:rPrChange w:id="1850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509" w:author="N F" w:date="2023-12-05T03:09:00Z">
              <w:rPr>
                <w:rFonts w:cs="Times New Roman"/>
                <w:lang w:val="en-US"/>
              </w:rPr>
            </w:rPrChange>
          </w:rPr>
          <w:delInstrText>Medical</w:delInstrText>
        </w:r>
        <w:r w:rsidR="00D72E8C" w:rsidRPr="006E6534" w:rsidDel="00421D68">
          <w:rPr>
            <w:rFonts w:cs="Times New Roman"/>
            <w:color w:val="000000" w:themeColor="text1"/>
            <w:rPrChange w:id="1851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511" w:author="N F" w:date="2023-12-05T03:09:00Z">
              <w:rPr>
                <w:rFonts w:cs="Times New Roman"/>
                <w:lang w:val="en-US"/>
              </w:rPr>
            </w:rPrChange>
          </w:rPr>
          <w:delInstrText>Oncology</w:delInstrText>
        </w:r>
        <w:r w:rsidR="00D72E8C" w:rsidRPr="006E6534" w:rsidDel="00421D68">
          <w:rPr>
            <w:rFonts w:cs="Times New Roman"/>
            <w:color w:val="000000" w:themeColor="text1"/>
            <w:rPrChange w:id="18512" w:author="N F" w:date="2023-12-05T03:09:00Z">
              <w:rPr>
                <w:rFonts w:cs="Times New Roman"/>
              </w:rPr>
            </w:rPrChange>
          </w:rPr>
          <w:delInstrText>","</w:delInstrText>
        </w:r>
        <w:r w:rsidR="00D72E8C" w:rsidRPr="006E6534" w:rsidDel="00421D68">
          <w:rPr>
            <w:rFonts w:cs="Times New Roman"/>
            <w:color w:val="000000" w:themeColor="text1"/>
            <w:lang w:val="en-US"/>
            <w:rPrChange w:id="18513" w:author="N F" w:date="2023-12-05T03:09:00Z">
              <w:rPr>
                <w:rFonts w:cs="Times New Roman"/>
                <w:lang w:val="en-US"/>
              </w:rPr>
            </w:rPrChange>
          </w:rPr>
          <w:delInstrText>DOI</w:delInstrText>
        </w:r>
        <w:r w:rsidR="00D72E8C" w:rsidRPr="006E6534" w:rsidDel="00421D68">
          <w:rPr>
            <w:rFonts w:cs="Times New Roman"/>
            <w:color w:val="000000" w:themeColor="text1"/>
            <w:rPrChange w:id="18514" w:author="N F" w:date="2023-12-05T03:09:00Z">
              <w:rPr>
                <w:rFonts w:cs="Times New Roman"/>
              </w:rPr>
            </w:rPrChange>
          </w:rPr>
          <w:delInstrText>":"10.1016/</w:delInstrText>
        </w:r>
        <w:r w:rsidR="00D72E8C" w:rsidRPr="006E6534" w:rsidDel="00421D68">
          <w:rPr>
            <w:rFonts w:cs="Times New Roman"/>
            <w:color w:val="000000" w:themeColor="text1"/>
            <w:lang w:val="en-US"/>
            <w:rPrChange w:id="18515" w:author="N F" w:date="2023-12-05T03:09:00Z">
              <w:rPr>
                <w:rFonts w:cs="Times New Roman"/>
                <w:lang w:val="en-US"/>
              </w:rPr>
            </w:rPrChange>
          </w:rPr>
          <w:delInstrText>j</w:delInstrText>
        </w:r>
        <w:r w:rsidR="00D72E8C" w:rsidRPr="006E6534" w:rsidDel="00421D68">
          <w:rPr>
            <w:rFonts w:cs="Times New Roman"/>
            <w:color w:val="000000" w:themeColor="text1"/>
            <w:rPrChange w:id="18516" w:author="N F" w:date="2023-12-05T03:09:00Z">
              <w:rPr>
                <w:rFonts w:cs="Times New Roman"/>
              </w:rPr>
            </w:rPrChange>
          </w:rPr>
          <w:delInstrText>.</w:delInstrText>
        </w:r>
        <w:r w:rsidR="00D72E8C" w:rsidRPr="006E6534" w:rsidDel="00421D68">
          <w:rPr>
            <w:rFonts w:cs="Times New Roman"/>
            <w:color w:val="000000" w:themeColor="text1"/>
            <w:lang w:val="en-US"/>
            <w:rPrChange w:id="18517" w:author="N F" w:date="2023-12-05T03:09:00Z">
              <w:rPr>
                <w:rFonts w:cs="Times New Roman"/>
                <w:lang w:val="en-US"/>
              </w:rPr>
            </w:rPrChange>
          </w:rPr>
          <w:delInstrText>annonc</w:delInstrText>
        </w:r>
        <w:r w:rsidR="00D72E8C" w:rsidRPr="006E6534" w:rsidDel="00421D68">
          <w:rPr>
            <w:rFonts w:cs="Times New Roman"/>
            <w:color w:val="000000" w:themeColor="text1"/>
            <w:rPrChange w:id="18518" w:author="N F" w:date="2023-12-05T03:09:00Z">
              <w:rPr>
                <w:rFonts w:cs="Times New Roman"/>
              </w:rPr>
            </w:rPrChange>
          </w:rPr>
          <w:delInstrText>.2020.08.2100","</w:delInstrText>
        </w:r>
        <w:r w:rsidR="00D72E8C" w:rsidRPr="006E6534" w:rsidDel="00421D68">
          <w:rPr>
            <w:rFonts w:cs="Times New Roman"/>
            <w:color w:val="000000" w:themeColor="text1"/>
            <w:lang w:val="en-US"/>
            <w:rPrChange w:id="18519" w:author="N F" w:date="2023-12-05T03:09:00Z">
              <w:rPr>
                <w:rFonts w:cs="Times New Roman"/>
                <w:lang w:val="en-US"/>
              </w:rPr>
            </w:rPrChange>
          </w:rPr>
          <w:delInstrText>ISSN</w:delInstrText>
        </w:r>
        <w:r w:rsidR="00D72E8C" w:rsidRPr="006E6534" w:rsidDel="00421D68">
          <w:rPr>
            <w:rFonts w:cs="Times New Roman"/>
            <w:color w:val="000000" w:themeColor="text1"/>
            <w:rPrChange w:id="18520" w:author="N F" w:date="2023-12-05T03:09:00Z">
              <w:rPr>
                <w:rFonts w:cs="Times New Roman"/>
              </w:rPr>
            </w:rPrChange>
          </w:rPr>
          <w:delInstrText>":"1569-8041","</w:delInstrText>
        </w:r>
        <w:r w:rsidR="00D72E8C" w:rsidRPr="006E6534" w:rsidDel="00421D68">
          <w:rPr>
            <w:rFonts w:cs="Times New Roman"/>
            <w:color w:val="000000" w:themeColor="text1"/>
            <w:lang w:val="en-US"/>
            <w:rPrChange w:id="18521" w:author="N F" w:date="2023-12-05T03:09:00Z">
              <w:rPr>
                <w:rFonts w:cs="Times New Roman"/>
                <w:lang w:val="en-US"/>
              </w:rPr>
            </w:rPrChange>
          </w:rPr>
          <w:delInstrText>issue</w:delInstrText>
        </w:r>
        <w:r w:rsidR="00D72E8C" w:rsidRPr="006E6534" w:rsidDel="00421D68">
          <w:rPr>
            <w:rFonts w:cs="Times New Roman"/>
            <w:color w:val="000000" w:themeColor="text1"/>
            <w:rPrChange w:id="18522" w:author="N F" w:date="2023-12-05T03:09:00Z">
              <w:rPr>
                <w:rFonts w:cs="Times New Roman"/>
              </w:rPr>
            </w:rPrChange>
          </w:rPr>
          <w:delInstrText>":"11","</w:delInstrText>
        </w:r>
        <w:r w:rsidR="00D72E8C" w:rsidRPr="006E6534" w:rsidDel="00421D68">
          <w:rPr>
            <w:rFonts w:cs="Times New Roman"/>
            <w:color w:val="000000" w:themeColor="text1"/>
            <w:lang w:val="en-US"/>
            <w:rPrChange w:id="18523" w:author="N F" w:date="2023-12-05T03:09:00Z">
              <w:rPr>
                <w:rFonts w:cs="Times New Roman"/>
                <w:lang w:val="en-US"/>
              </w:rPr>
            </w:rPrChange>
          </w:rPr>
          <w:delInstrText>journalAbbreviation</w:delInstrText>
        </w:r>
        <w:r w:rsidR="00D72E8C" w:rsidRPr="006E6534" w:rsidDel="00421D68">
          <w:rPr>
            <w:rFonts w:cs="Times New Roman"/>
            <w:color w:val="000000" w:themeColor="text1"/>
            <w:rPrChange w:id="18524" w:author="N F" w:date="2023-12-05T03:09:00Z">
              <w:rPr>
                <w:rFonts w:cs="Times New Roman"/>
              </w:rPr>
            </w:rPrChange>
          </w:rPr>
          <w:delInstrText>":"</w:delInstrText>
        </w:r>
        <w:r w:rsidR="00D72E8C" w:rsidRPr="006E6534" w:rsidDel="00421D68">
          <w:rPr>
            <w:rFonts w:cs="Times New Roman"/>
            <w:color w:val="000000" w:themeColor="text1"/>
            <w:lang w:val="en-US"/>
            <w:rPrChange w:id="18525" w:author="N F" w:date="2023-12-05T03:09:00Z">
              <w:rPr>
                <w:rFonts w:cs="Times New Roman"/>
                <w:lang w:val="en-US"/>
              </w:rPr>
            </w:rPrChange>
          </w:rPr>
          <w:delInstrText>Ann</w:delInstrText>
        </w:r>
        <w:r w:rsidR="00D72E8C" w:rsidRPr="006E6534" w:rsidDel="00421D68">
          <w:rPr>
            <w:rFonts w:cs="Times New Roman"/>
            <w:color w:val="000000" w:themeColor="text1"/>
            <w:rPrChange w:id="1852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527" w:author="N F" w:date="2023-12-05T03:09:00Z">
              <w:rPr>
                <w:rFonts w:cs="Times New Roman"/>
                <w:lang w:val="en-US"/>
              </w:rPr>
            </w:rPrChange>
          </w:rPr>
          <w:delInstrText>Oncol</w:delInstrText>
        </w:r>
        <w:r w:rsidR="00D72E8C" w:rsidRPr="006E6534" w:rsidDel="00421D68">
          <w:rPr>
            <w:rFonts w:cs="Times New Roman"/>
            <w:color w:val="000000" w:themeColor="text1"/>
            <w:rPrChange w:id="18528" w:author="N F" w:date="2023-12-05T03:09:00Z">
              <w:rPr>
                <w:rFonts w:cs="Times New Roman"/>
              </w:rPr>
            </w:rPrChange>
          </w:rPr>
          <w:delInstrText>","</w:delInstrText>
        </w:r>
        <w:r w:rsidR="00D72E8C" w:rsidRPr="006E6534" w:rsidDel="00421D68">
          <w:rPr>
            <w:rFonts w:cs="Times New Roman"/>
            <w:color w:val="000000" w:themeColor="text1"/>
            <w:lang w:val="en-US"/>
            <w:rPrChange w:id="18529" w:author="N F" w:date="2023-12-05T03:09:00Z">
              <w:rPr>
                <w:rFonts w:cs="Times New Roman"/>
                <w:lang w:val="en-US"/>
              </w:rPr>
            </w:rPrChange>
          </w:rPr>
          <w:delInstrText>language</w:delInstrText>
        </w:r>
        <w:r w:rsidR="00D72E8C" w:rsidRPr="006E6534" w:rsidDel="00421D68">
          <w:rPr>
            <w:rFonts w:cs="Times New Roman"/>
            <w:color w:val="000000" w:themeColor="text1"/>
            <w:rPrChange w:id="18530" w:author="N F" w:date="2023-12-05T03:09:00Z">
              <w:rPr>
                <w:rFonts w:cs="Times New Roman"/>
              </w:rPr>
            </w:rPrChange>
          </w:rPr>
          <w:delInstrText>":"</w:delInstrText>
        </w:r>
        <w:r w:rsidR="00D72E8C" w:rsidRPr="006E6534" w:rsidDel="00421D68">
          <w:rPr>
            <w:rFonts w:cs="Times New Roman"/>
            <w:color w:val="000000" w:themeColor="text1"/>
            <w:lang w:val="en-US"/>
            <w:rPrChange w:id="18531" w:author="N F" w:date="2023-12-05T03:09:00Z">
              <w:rPr>
                <w:rFonts w:cs="Times New Roman"/>
                <w:lang w:val="en-US"/>
              </w:rPr>
            </w:rPrChange>
          </w:rPr>
          <w:delInstrText>eng</w:delInstrText>
        </w:r>
        <w:r w:rsidR="00D72E8C" w:rsidRPr="006E6534" w:rsidDel="00421D68">
          <w:rPr>
            <w:rFonts w:cs="Times New Roman"/>
            <w:color w:val="000000" w:themeColor="text1"/>
            <w:rPrChange w:id="18532" w:author="N F" w:date="2023-12-05T03:09:00Z">
              <w:rPr>
                <w:rFonts w:cs="Times New Roman"/>
              </w:rPr>
            </w:rPrChange>
          </w:rPr>
          <w:delInstrText>","</w:delInstrText>
        </w:r>
        <w:r w:rsidR="00D72E8C" w:rsidRPr="006E6534" w:rsidDel="00421D68">
          <w:rPr>
            <w:rFonts w:cs="Times New Roman"/>
            <w:color w:val="000000" w:themeColor="text1"/>
            <w:lang w:val="en-US"/>
            <w:rPrChange w:id="18533" w:author="N F" w:date="2023-12-05T03:09:00Z">
              <w:rPr>
                <w:rFonts w:cs="Times New Roman"/>
                <w:lang w:val="en-US"/>
              </w:rPr>
            </w:rPrChange>
          </w:rPr>
          <w:delInstrText>note</w:delInstrText>
        </w:r>
        <w:r w:rsidR="00D72E8C" w:rsidRPr="006E6534" w:rsidDel="00421D68">
          <w:rPr>
            <w:rFonts w:cs="Times New Roman"/>
            <w:color w:val="000000" w:themeColor="text1"/>
            <w:rPrChange w:id="18534" w:author="N F" w:date="2023-12-05T03:09:00Z">
              <w:rPr>
                <w:rFonts w:cs="Times New Roman"/>
              </w:rPr>
            </w:rPrChange>
          </w:rPr>
          <w:delInstrText>":"</w:delInstrText>
        </w:r>
        <w:r w:rsidR="00D72E8C" w:rsidRPr="006E6534" w:rsidDel="00421D68">
          <w:rPr>
            <w:rFonts w:cs="Times New Roman"/>
            <w:color w:val="000000" w:themeColor="text1"/>
            <w:lang w:val="en-US"/>
            <w:rPrChange w:id="18535" w:author="N F" w:date="2023-12-05T03:09:00Z">
              <w:rPr>
                <w:rFonts w:cs="Times New Roman"/>
                <w:lang w:val="en-US"/>
              </w:rPr>
            </w:rPrChange>
          </w:rPr>
          <w:delInstrText>PMID</w:delInstrText>
        </w:r>
        <w:r w:rsidR="00D72E8C" w:rsidRPr="006E6534" w:rsidDel="00421D68">
          <w:rPr>
            <w:rFonts w:cs="Times New Roman"/>
            <w:color w:val="000000" w:themeColor="text1"/>
            <w:rPrChange w:id="18536" w:author="N F" w:date="2023-12-05T03:09:00Z">
              <w:rPr>
                <w:rFonts w:cs="Times New Roman"/>
              </w:rPr>
            </w:rPrChange>
          </w:rPr>
          <w:delInstrText>: 32861806","</w:delInstrText>
        </w:r>
        <w:r w:rsidR="00D72E8C" w:rsidRPr="006E6534" w:rsidDel="00421D68">
          <w:rPr>
            <w:rFonts w:cs="Times New Roman"/>
            <w:color w:val="000000" w:themeColor="text1"/>
            <w:lang w:val="en-US"/>
            <w:rPrChange w:id="18537" w:author="N F" w:date="2023-12-05T03:09:00Z">
              <w:rPr>
                <w:rFonts w:cs="Times New Roman"/>
                <w:lang w:val="en-US"/>
              </w:rPr>
            </w:rPrChange>
          </w:rPr>
          <w:delInstrText>page</w:delInstrText>
        </w:r>
        <w:r w:rsidR="00D72E8C" w:rsidRPr="006E6534" w:rsidDel="00421D68">
          <w:rPr>
            <w:rFonts w:cs="Times New Roman"/>
            <w:color w:val="000000" w:themeColor="text1"/>
            <w:rPrChange w:id="18538" w:author="N F" w:date="2023-12-05T03:09:00Z">
              <w:rPr>
                <w:rFonts w:cs="Times New Roman"/>
              </w:rPr>
            </w:rPrChange>
          </w:rPr>
          <w:delInstrText>":"1536-1544","</w:delInstrText>
        </w:r>
        <w:r w:rsidR="00D72E8C" w:rsidRPr="006E6534" w:rsidDel="00421D68">
          <w:rPr>
            <w:rFonts w:cs="Times New Roman"/>
            <w:color w:val="000000" w:themeColor="text1"/>
            <w:lang w:val="en-US"/>
            <w:rPrChange w:id="18539" w:author="N F" w:date="2023-12-05T03:09:00Z">
              <w:rPr>
                <w:rFonts w:cs="Times New Roman"/>
                <w:lang w:val="en-US"/>
              </w:rPr>
            </w:rPrChange>
          </w:rPr>
          <w:delInstrText>source</w:delInstrText>
        </w:r>
        <w:r w:rsidR="00D72E8C" w:rsidRPr="006E6534" w:rsidDel="00421D68">
          <w:rPr>
            <w:rFonts w:cs="Times New Roman"/>
            <w:color w:val="000000" w:themeColor="text1"/>
            <w:rPrChange w:id="18540" w:author="N F" w:date="2023-12-05T03:09:00Z">
              <w:rPr>
                <w:rFonts w:cs="Times New Roman"/>
              </w:rPr>
            </w:rPrChange>
          </w:rPr>
          <w:delInstrText>":"</w:delInstrText>
        </w:r>
        <w:r w:rsidR="00D72E8C" w:rsidRPr="006E6534" w:rsidDel="00421D68">
          <w:rPr>
            <w:rFonts w:cs="Times New Roman"/>
            <w:color w:val="000000" w:themeColor="text1"/>
            <w:lang w:val="en-US"/>
            <w:rPrChange w:id="18541" w:author="N F" w:date="2023-12-05T03:09:00Z">
              <w:rPr>
                <w:rFonts w:cs="Times New Roman"/>
                <w:lang w:val="en-US"/>
              </w:rPr>
            </w:rPrChange>
          </w:rPr>
          <w:delInstrText>PubMed</w:delInstrText>
        </w:r>
        <w:r w:rsidR="00D72E8C" w:rsidRPr="006E6534" w:rsidDel="00421D68">
          <w:rPr>
            <w:rFonts w:cs="Times New Roman"/>
            <w:color w:val="000000" w:themeColor="text1"/>
            <w:rPrChange w:id="18542" w:author="N F" w:date="2023-12-05T03:09:00Z">
              <w:rPr>
                <w:rFonts w:cs="Times New Roman"/>
              </w:rPr>
            </w:rPrChange>
          </w:rPr>
          <w:delInstrText>","</w:delInstrText>
        </w:r>
        <w:r w:rsidR="00D72E8C" w:rsidRPr="006E6534" w:rsidDel="00421D68">
          <w:rPr>
            <w:rFonts w:cs="Times New Roman"/>
            <w:color w:val="000000" w:themeColor="text1"/>
            <w:lang w:val="en-US"/>
            <w:rPrChange w:id="18543" w:author="N F" w:date="2023-12-05T03:09:00Z">
              <w:rPr>
                <w:rFonts w:cs="Times New Roman"/>
                <w:lang w:val="en-US"/>
              </w:rPr>
            </w:rPrChange>
          </w:rPr>
          <w:delInstrText>title</w:delInstrText>
        </w:r>
        <w:r w:rsidR="00D72E8C" w:rsidRPr="006E6534" w:rsidDel="00421D68">
          <w:rPr>
            <w:rFonts w:cs="Times New Roman"/>
            <w:color w:val="000000" w:themeColor="text1"/>
            <w:rPrChange w:id="18544" w:author="N F" w:date="2023-12-05T03:09:00Z">
              <w:rPr>
                <w:rFonts w:cs="Times New Roman"/>
              </w:rPr>
            </w:rPrChange>
          </w:rPr>
          <w:delInstrText>":"</w:delInstrText>
        </w:r>
        <w:r w:rsidR="00D72E8C" w:rsidRPr="006E6534" w:rsidDel="00421D68">
          <w:rPr>
            <w:rFonts w:cs="Times New Roman"/>
            <w:color w:val="000000" w:themeColor="text1"/>
            <w:lang w:val="en-US"/>
            <w:rPrChange w:id="18545" w:author="N F" w:date="2023-12-05T03:09:00Z">
              <w:rPr>
                <w:rFonts w:cs="Times New Roman"/>
                <w:lang w:val="en-US"/>
              </w:rPr>
            </w:rPrChange>
          </w:rPr>
          <w:delInstrText>Osimertinib</w:delInstrText>
        </w:r>
        <w:r w:rsidR="00D72E8C" w:rsidRPr="006E6534" w:rsidDel="00421D68">
          <w:rPr>
            <w:rFonts w:cs="Times New Roman"/>
            <w:color w:val="000000" w:themeColor="text1"/>
            <w:rPrChange w:id="1854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547" w:author="N F" w:date="2023-12-05T03:09:00Z">
              <w:rPr>
                <w:rFonts w:cs="Times New Roman"/>
                <w:lang w:val="en-US"/>
              </w:rPr>
            </w:rPrChange>
          </w:rPr>
          <w:delInstrText>versus</w:delInstrText>
        </w:r>
        <w:r w:rsidR="00D72E8C" w:rsidRPr="006E6534" w:rsidDel="00421D68">
          <w:rPr>
            <w:rFonts w:cs="Times New Roman"/>
            <w:color w:val="000000" w:themeColor="text1"/>
            <w:rPrChange w:id="1854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549" w:author="N F" w:date="2023-12-05T03:09:00Z">
              <w:rPr>
                <w:rFonts w:cs="Times New Roman"/>
                <w:lang w:val="en-US"/>
              </w:rPr>
            </w:rPrChange>
          </w:rPr>
          <w:delInstrText>platinum</w:delInstrText>
        </w:r>
        <w:r w:rsidR="00D72E8C" w:rsidRPr="006E6534" w:rsidDel="00421D68">
          <w:rPr>
            <w:rFonts w:cs="Times New Roman"/>
            <w:color w:val="000000" w:themeColor="text1"/>
            <w:rPrChange w:id="18550" w:author="N F" w:date="2023-12-05T03:09:00Z">
              <w:rPr>
                <w:rFonts w:cs="Times New Roman"/>
              </w:rPr>
            </w:rPrChange>
          </w:rPr>
          <w:delInstrText>-</w:delInstrText>
        </w:r>
        <w:r w:rsidR="00D72E8C" w:rsidRPr="006E6534" w:rsidDel="00421D68">
          <w:rPr>
            <w:rFonts w:cs="Times New Roman"/>
            <w:color w:val="000000" w:themeColor="text1"/>
            <w:lang w:val="en-US"/>
            <w:rPrChange w:id="18551" w:author="N F" w:date="2023-12-05T03:09:00Z">
              <w:rPr>
                <w:rFonts w:cs="Times New Roman"/>
                <w:lang w:val="en-US"/>
              </w:rPr>
            </w:rPrChange>
          </w:rPr>
          <w:delInstrText>pemetrexed</w:delInstrText>
        </w:r>
        <w:r w:rsidR="00D72E8C" w:rsidRPr="006E6534" w:rsidDel="00421D68">
          <w:rPr>
            <w:rFonts w:cs="Times New Roman"/>
            <w:color w:val="000000" w:themeColor="text1"/>
            <w:rPrChange w:id="1855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553" w:author="N F" w:date="2023-12-05T03:09:00Z">
              <w:rPr>
                <w:rFonts w:cs="Times New Roman"/>
                <w:lang w:val="en-US"/>
              </w:rPr>
            </w:rPrChange>
          </w:rPr>
          <w:delInstrText>for</w:delInstrText>
        </w:r>
        <w:r w:rsidR="00D72E8C" w:rsidRPr="006E6534" w:rsidDel="00421D68">
          <w:rPr>
            <w:rFonts w:cs="Times New Roman"/>
            <w:color w:val="000000" w:themeColor="text1"/>
            <w:rPrChange w:id="1855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555" w:author="N F" w:date="2023-12-05T03:09:00Z">
              <w:rPr>
                <w:rFonts w:cs="Times New Roman"/>
                <w:lang w:val="en-US"/>
              </w:rPr>
            </w:rPrChange>
          </w:rPr>
          <w:delInstrText>patients</w:delInstrText>
        </w:r>
        <w:r w:rsidR="00D72E8C" w:rsidRPr="006E6534" w:rsidDel="00421D68">
          <w:rPr>
            <w:rFonts w:cs="Times New Roman"/>
            <w:color w:val="000000" w:themeColor="text1"/>
            <w:rPrChange w:id="1855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557" w:author="N F" w:date="2023-12-05T03:09:00Z">
              <w:rPr>
                <w:rFonts w:cs="Times New Roman"/>
                <w:lang w:val="en-US"/>
              </w:rPr>
            </w:rPrChange>
          </w:rPr>
          <w:delInstrText>with</w:delInstrText>
        </w:r>
        <w:r w:rsidR="00D72E8C" w:rsidRPr="006E6534" w:rsidDel="00421D68">
          <w:rPr>
            <w:rFonts w:cs="Times New Roman"/>
            <w:color w:val="000000" w:themeColor="text1"/>
            <w:rPrChange w:id="1855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559" w:author="N F" w:date="2023-12-05T03:09:00Z">
              <w:rPr>
                <w:rFonts w:cs="Times New Roman"/>
                <w:lang w:val="en-US"/>
              </w:rPr>
            </w:rPrChange>
          </w:rPr>
          <w:delInstrText>EGFR</w:delInstrText>
        </w:r>
        <w:r w:rsidR="00D72E8C" w:rsidRPr="006E6534" w:rsidDel="00421D68">
          <w:rPr>
            <w:rFonts w:cs="Times New Roman"/>
            <w:color w:val="000000" w:themeColor="text1"/>
            <w:rPrChange w:id="1856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561" w:author="N F" w:date="2023-12-05T03:09:00Z">
              <w:rPr>
                <w:rFonts w:cs="Times New Roman"/>
                <w:lang w:val="en-US"/>
              </w:rPr>
            </w:rPrChange>
          </w:rPr>
          <w:delInstrText>T</w:delInstrText>
        </w:r>
        <w:r w:rsidR="00D72E8C" w:rsidRPr="006E6534" w:rsidDel="00421D68">
          <w:rPr>
            <w:rFonts w:cs="Times New Roman"/>
            <w:color w:val="000000" w:themeColor="text1"/>
            <w:rPrChange w:id="18562" w:author="N F" w:date="2023-12-05T03:09:00Z">
              <w:rPr>
                <w:rFonts w:cs="Times New Roman"/>
              </w:rPr>
            </w:rPrChange>
          </w:rPr>
          <w:delInstrText>790</w:delInstrText>
        </w:r>
        <w:r w:rsidR="00D72E8C" w:rsidRPr="006E6534" w:rsidDel="00421D68">
          <w:rPr>
            <w:rFonts w:cs="Times New Roman"/>
            <w:color w:val="000000" w:themeColor="text1"/>
            <w:lang w:val="en-US"/>
            <w:rPrChange w:id="18563" w:author="N F" w:date="2023-12-05T03:09:00Z">
              <w:rPr>
                <w:rFonts w:cs="Times New Roman"/>
                <w:lang w:val="en-US"/>
              </w:rPr>
            </w:rPrChange>
          </w:rPr>
          <w:delInstrText>M</w:delInstrText>
        </w:r>
        <w:r w:rsidR="00D72E8C" w:rsidRPr="006E6534" w:rsidDel="00421D68">
          <w:rPr>
            <w:rFonts w:cs="Times New Roman"/>
            <w:color w:val="000000" w:themeColor="text1"/>
            <w:rPrChange w:id="1856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565" w:author="N F" w:date="2023-12-05T03:09:00Z">
              <w:rPr>
                <w:rFonts w:cs="Times New Roman"/>
                <w:lang w:val="en-US"/>
              </w:rPr>
            </w:rPrChange>
          </w:rPr>
          <w:delInstrText>advanced</w:delInstrText>
        </w:r>
        <w:r w:rsidR="00D72E8C" w:rsidRPr="006E6534" w:rsidDel="00421D68">
          <w:rPr>
            <w:rFonts w:cs="Times New Roman"/>
            <w:color w:val="000000" w:themeColor="text1"/>
            <w:rPrChange w:id="1856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567" w:author="N F" w:date="2023-12-05T03:09:00Z">
              <w:rPr>
                <w:rFonts w:cs="Times New Roman"/>
                <w:lang w:val="en-US"/>
              </w:rPr>
            </w:rPrChange>
          </w:rPr>
          <w:delInstrText>NSCLC</w:delInstrText>
        </w:r>
        <w:r w:rsidR="00D72E8C" w:rsidRPr="006E6534" w:rsidDel="00421D68">
          <w:rPr>
            <w:rFonts w:cs="Times New Roman"/>
            <w:color w:val="000000" w:themeColor="text1"/>
            <w:rPrChange w:id="1856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569" w:author="N F" w:date="2023-12-05T03:09:00Z">
              <w:rPr>
                <w:rFonts w:cs="Times New Roman"/>
                <w:lang w:val="en-US"/>
              </w:rPr>
            </w:rPrChange>
          </w:rPr>
          <w:delInstrText>and</w:delInstrText>
        </w:r>
        <w:r w:rsidR="00D72E8C" w:rsidRPr="006E6534" w:rsidDel="00421D68">
          <w:rPr>
            <w:rFonts w:cs="Times New Roman"/>
            <w:color w:val="000000" w:themeColor="text1"/>
            <w:rPrChange w:id="1857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571" w:author="N F" w:date="2023-12-05T03:09:00Z">
              <w:rPr>
                <w:rFonts w:cs="Times New Roman"/>
                <w:lang w:val="en-US"/>
              </w:rPr>
            </w:rPrChange>
          </w:rPr>
          <w:delInstrText>progression</w:delInstrText>
        </w:r>
        <w:r w:rsidR="00D72E8C" w:rsidRPr="006E6534" w:rsidDel="00421D68">
          <w:rPr>
            <w:rFonts w:cs="Times New Roman"/>
            <w:color w:val="000000" w:themeColor="text1"/>
            <w:rPrChange w:id="1857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573" w:author="N F" w:date="2023-12-05T03:09:00Z">
              <w:rPr>
                <w:rFonts w:cs="Times New Roman"/>
                <w:lang w:val="en-US"/>
              </w:rPr>
            </w:rPrChange>
          </w:rPr>
          <w:delInstrText>on</w:delInstrText>
        </w:r>
        <w:r w:rsidR="00D72E8C" w:rsidRPr="006E6534" w:rsidDel="00421D68">
          <w:rPr>
            <w:rFonts w:cs="Times New Roman"/>
            <w:color w:val="000000" w:themeColor="text1"/>
            <w:rPrChange w:id="1857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575" w:author="N F" w:date="2023-12-05T03:09:00Z">
              <w:rPr>
                <w:rFonts w:cs="Times New Roman"/>
                <w:lang w:val="en-US"/>
              </w:rPr>
            </w:rPrChange>
          </w:rPr>
          <w:delInstrText>a</w:delInstrText>
        </w:r>
        <w:r w:rsidR="00D72E8C" w:rsidRPr="006E6534" w:rsidDel="00421D68">
          <w:rPr>
            <w:rFonts w:cs="Times New Roman"/>
            <w:color w:val="000000" w:themeColor="text1"/>
            <w:rPrChange w:id="1857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577" w:author="N F" w:date="2023-12-05T03:09:00Z">
              <w:rPr>
                <w:rFonts w:cs="Times New Roman"/>
                <w:lang w:val="en-US"/>
              </w:rPr>
            </w:rPrChange>
          </w:rPr>
          <w:delInstrText>prior</w:delInstrText>
        </w:r>
        <w:r w:rsidR="00D72E8C" w:rsidRPr="006E6534" w:rsidDel="00421D68">
          <w:rPr>
            <w:rFonts w:cs="Times New Roman"/>
            <w:color w:val="000000" w:themeColor="text1"/>
            <w:rPrChange w:id="1857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579" w:author="N F" w:date="2023-12-05T03:09:00Z">
              <w:rPr>
                <w:rFonts w:cs="Times New Roman"/>
                <w:lang w:val="en-US"/>
              </w:rPr>
            </w:rPrChange>
          </w:rPr>
          <w:delInstrText>EGFR</w:delInstrText>
        </w:r>
        <w:r w:rsidR="00D72E8C" w:rsidRPr="006E6534" w:rsidDel="00421D68">
          <w:rPr>
            <w:rFonts w:cs="Times New Roman"/>
            <w:color w:val="000000" w:themeColor="text1"/>
            <w:rPrChange w:id="18580" w:author="N F" w:date="2023-12-05T03:09:00Z">
              <w:rPr>
                <w:rFonts w:cs="Times New Roman"/>
              </w:rPr>
            </w:rPrChange>
          </w:rPr>
          <w:delInstrText>-</w:delInstrText>
        </w:r>
        <w:r w:rsidR="00D72E8C" w:rsidRPr="006E6534" w:rsidDel="00421D68">
          <w:rPr>
            <w:rFonts w:cs="Times New Roman"/>
            <w:color w:val="000000" w:themeColor="text1"/>
            <w:lang w:val="en-US"/>
            <w:rPrChange w:id="18581" w:author="N F" w:date="2023-12-05T03:09:00Z">
              <w:rPr>
                <w:rFonts w:cs="Times New Roman"/>
                <w:lang w:val="en-US"/>
              </w:rPr>
            </w:rPrChange>
          </w:rPr>
          <w:delInstrText>tyrosine</w:delInstrText>
        </w:r>
        <w:r w:rsidR="00D72E8C" w:rsidRPr="006E6534" w:rsidDel="00421D68">
          <w:rPr>
            <w:rFonts w:cs="Times New Roman"/>
            <w:color w:val="000000" w:themeColor="text1"/>
            <w:rPrChange w:id="1858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583" w:author="N F" w:date="2023-12-05T03:09:00Z">
              <w:rPr>
                <w:rFonts w:cs="Times New Roman"/>
                <w:lang w:val="en-US"/>
              </w:rPr>
            </w:rPrChange>
          </w:rPr>
          <w:delInstrText>kinase</w:delInstrText>
        </w:r>
        <w:r w:rsidR="00D72E8C" w:rsidRPr="006E6534" w:rsidDel="00421D68">
          <w:rPr>
            <w:rFonts w:cs="Times New Roman"/>
            <w:color w:val="000000" w:themeColor="text1"/>
            <w:rPrChange w:id="1858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585" w:author="N F" w:date="2023-12-05T03:09:00Z">
              <w:rPr>
                <w:rFonts w:cs="Times New Roman"/>
                <w:lang w:val="en-US"/>
              </w:rPr>
            </w:rPrChange>
          </w:rPr>
          <w:delInstrText>inhibitor</w:delInstrText>
        </w:r>
        <w:r w:rsidR="00D72E8C" w:rsidRPr="006E6534" w:rsidDel="00421D68">
          <w:rPr>
            <w:rFonts w:cs="Times New Roman"/>
            <w:color w:val="000000" w:themeColor="text1"/>
            <w:rPrChange w:id="1858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587" w:author="N F" w:date="2023-12-05T03:09:00Z">
              <w:rPr>
                <w:rFonts w:cs="Times New Roman"/>
                <w:lang w:val="en-US"/>
              </w:rPr>
            </w:rPrChange>
          </w:rPr>
          <w:delInstrText>AURA</w:delInstrText>
        </w:r>
        <w:r w:rsidR="00D72E8C" w:rsidRPr="006E6534" w:rsidDel="00421D68">
          <w:rPr>
            <w:rFonts w:cs="Times New Roman"/>
            <w:color w:val="000000" w:themeColor="text1"/>
            <w:rPrChange w:id="18588" w:author="N F" w:date="2023-12-05T03:09:00Z">
              <w:rPr>
                <w:rFonts w:cs="Times New Roman"/>
              </w:rPr>
            </w:rPrChange>
          </w:rPr>
          <w:delInstrText xml:space="preserve">3 </w:delInstrText>
        </w:r>
        <w:r w:rsidR="00D72E8C" w:rsidRPr="006E6534" w:rsidDel="00421D68">
          <w:rPr>
            <w:rFonts w:cs="Times New Roman"/>
            <w:color w:val="000000" w:themeColor="text1"/>
            <w:lang w:val="en-US"/>
            <w:rPrChange w:id="18589" w:author="N F" w:date="2023-12-05T03:09:00Z">
              <w:rPr>
                <w:rFonts w:cs="Times New Roman"/>
                <w:lang w:val="en-US"/>
              </w:rPr>
            </w:rPrChange>
          </w:rPr>
          <w:delInstrText>overall</w:delInstrText>
        </w:r>
        <w:r w:rsidR="00D72E8C" w:rsidRPr="006E6534" w:rsidDel="00421D68">
          <w:rPr>
            <w:rFonts w:cs="Times New Roman"/>
            <w:color w:val="000000" w:themeColor="text1"/>
            <w:rPrChange w:id="1859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591" w:author="N F" w:date="2023-12-05T03:09:00Z">
              <w:rPr>
                <w:rFonts w:cs="Times New Roman"/>
                <w:lang w:val="en-US"/>
              </w:rPr>
            </w:rPrChange>
          </w:rPr>
          <w:delInstrText>survival</w:delInstrText>
        </w:r>
        <w:r w:rsidR="00D72E8C" w:rsidRPr="006E6534" w:rsidDel="00421D68">
          <w:rPr>
            <w:rFonts w:cs="Times New Roman"/>
            <w:color w:val="000000" w:themeColor="text1"/>
            <w:rPrChange w:id="1859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593" w:author="N F" w:date="2023-12-05T03:09:00Z">
              <w:rPr>
                <w:rFonts w:cs="Times New Roman"/>
                <w:lang w:val="en-US"/>
              </w:rPr>
            </w:rPrChange>
          </w:rPr>
          <w:delInstrText>analysis</w:delInstrText>
        </w:r>
        <w:r w:rsidR="00D72E8C" w:rsidRPr="006E6534" w:rsidDel="00421D68">
          <w:rPr>
            <w:rFonts w:cs="Times New Roman"/>
            <w:color w:val="000000" w:themeColor="text1"/>
            <w:rPrChange w:id="18594" w:author="N F" w:date="2023-12-05T03:09:00Z">
              <w:rPr>
                <w:rFonts w:cs="Times New Roman"/>
              </w:rPr>
            </w:rPrChange>
          </w:rPr>
          <w:delInstrText>","</w:delInstrText>
        </w:r>
        <w:r w:rsidR="00D72E8C" w:rsidRPr="006E6534" w:rsidDel="00421D68">
          <w:rPr>
            <w:rFonts w:cs="Times New Roman"/>
            <w:color w:val="000000" w:themeColor="text1"/>
            <w:lang w:val="en-US"/>
            <w:rPrChange w:id="18595" w:author="N F" w:date="2023-12-05T03:09:00Z">
              <w:rPr>
                <w:rFonts w:cs="Times New Roman"/>
                <w:lang w:val="en-US"/>
              </w:rPr>
            </w:rPrChange>
          </w:rPr>
          <w:delInstrText>title</w:delInstrText>
        </w:r>
        <w:r w:rsidR="00D72E8C" w:rsidRPr="006E6534" w:rsidDel="00421D68">
          <w:rPr>
            <w:rFonts w:cs="Times New Roman"/>
            <w:color w:val="000000" w:themeColor="text1"/>
            <w:rPrChange w:id="18596" w:author="N F" w:date="2023-12-05T03:09:00Z">
              <w:rPr>
                <w:rFonts w:cs="Times New Roman"/>
              </w:rPr>
            </w:rPrChange>
          </w:rPr>
          <w:delInstrText>-</w:delInstrText>
        </w:r>
        <w:r w:rsidR="00D72E8C" w:rsidRPr="006E6534" w:rsidDel="00421D68">
          <w:rPr>
            <w:rFonts w:cs="Times New Roman"/>
            <w:color w:val="000000" w:themeColor="text1"/>
            <w:lang w:val="en-US"/>
            <w:rPrChange w:id="18597" w:author="N F" w:date="2023-12-05T03:09:00Z">
              <w:rPr>
                <w:rFonts w:cs="Times New Roman"/>
                <w:lang w:val="en-US"/>
              </w:rPr>
            </w:rPrChange>
          </w:rPr>
          <w:delInstrText>short</w:delInstrText>
        </w:r>
        <w:r w:rsidR="00D72E8C" w:rsidRPr="006E6534" w:rsidDel="00421D68">
          <w:rPr>
            <w:rFonts w:cs="Times New Roman"/>
            <w:color w:val="000000" w:themeColor="text1"/>
            <w:rPrChange w:id="18598" w:author="N F" w:date="2023-12-05T03:09:00Z">
              <w:rPr>
                <w:rFonts w:cs="Times New Roman"/>
              </w:rPr>
            </w:rPrChange>
          </w:rPr>
          <w:delInstrText>":"</w:delInstrText>
        </w:r>
        <w:r w:rsidR="00D72E8C" w:rsidRPr="006E6534" w:rsidDel="00421D68">
          <w:rPr>
            <w:rFonts w:cs="Times New Roman"/>
            <w:color w:val="000000" w:themeColor="text1"/>
            <w:lang w:val="en-US"/>
            <w:rPrChange w:id="18599" w:author="N F" w:date="2023-12-05T03:09:00Z">
              <w:rPr>
                <w:rFonts w:cs="Times New Roman"/>
                <w:lang w:val="en-US"/>
              </w:rPr>
            </w:rPrChange>
          </w:rPr>
          <w:delInstrText>Osimertinib</w:delInstrText>
        </w:r>
        <w:r w:rsidR="00D72E8C" w:rsidRPr="006E6534" w:rsidDel="00421D68">
          <w:rPr>
            <w:rFonts w:cs="Times New Roman"/>
            <w:color w:val="000000" w:themeColor="text1"/>
            <w:rPrChange w:id="1860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601" w:author="N F" w:date="2023-12-05T03:09:00Z">
              <w:rPr>
                <w:rFonts w:cs="Times New Roman"/>
                <w:lang w:val="en-US"/>
              </w:rPr>
            </w:rPrChange>
          </w:rPr>
          <w:delInstrText>versus</w:delInstrText>
        </w:r>
        <w:r w:rsidR="00D72E8C" w:rsidRPr="006E6534" w:rsidDel="00421D68">
          <w:rPr>
            <w:rFonts w:cs="Times New Roman"/>
            <w:color w:val="000000" w:themeColor="text1"/>
            <w:rPrChange w:id="1860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603" w:author="N F" w:date="2023-12-05T03:09:00Z">
              <w:rPr>
                <w:rFonts w:cs="Times New Roman"/>
                <w:lang w:val="en-US"/>
              </w:rPr>
            </w:rPrChange>
          </w:rPr>
          <w:delInstrText>platinum</w:delInstrText>
        </w:r>
        <w:r w:rsidR="00D72E8C" w:rsidRPr="006E6534" w:rsidDel="00421D68">
          <w:rPr>
            <w:rFonts w:cs="Times New Roman"/>
            <w:color w:val="000000" w:themeColor="text1"/>
            <w:rPrChange w:id="18604" w:author="N F" w:date="2023-12-05T03:09:00Z">
              <w:rPr>
                <w:rFonts w:cs="Times New Roman"/>
              </w:rPr>
            </w:rPrChange>
          </w:rPr>
          <w:delInstrText>-</w:delInstrText>
        </w:r>
        <w:r w:rsidR="00D72E8C" w:rsidRPr="006E6534" w:rsidDel="00421D68">
          <w:rPr>
            <w:rFonts w:cs="Times New Roman"/>
            <w:color w:val="000000" w:themeColor="text1"/>
            <w:lang w:val="en-US"/>
            <w:rPrChange w:id="18605" w:author="N F" w:date="2023-12-05T03:09:00Z">
              <w:rPr>
                <w:rFonts w:cs="Times New Roman"/>
                <w:lang w:val="en-US"/>
              </w:rPr>
            </w:rPrChange>
          </w:rPr>
          <w:delInstrText>pemetrexed</w:delInstrText>
        </w:r>
        <w:r w:rsidR="00D72E8C" w:rsidRPr="006E6534" w:rsidDel="00421D68">
          <w:rPr>
            <w:rFonts w:cs="Times New Roman"/>
            <w:color w:val="000000" w:themeColor="text1"/>
            <w:rPrChange w:id="1860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607" w:author="N F" w:date="2023-12-05T03:09:00Z">
              <w:rPr>
                <w:rFonts w:cs="Times New Roman"/>
                <w:lang w:val="en-US"/>
              </w:rPr>
            </w:rPrChange>
          </w:rPr>
          <w:delInstrText>for</w:delInstrText>
        </w:r>
        <w:r w:rsidR="00D72E8C" w:rsidRPr="006E6534" w:rsidDel="00421D68">
          <w:rPr>
            <w:rFonts w:cs="Times New Roman"/>
            <w:color w:val="000000" w:themeColor="text1"/>
            <w:rPrChange w:id="1860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609" w:author="N F" w:date="2023-12-05T03:09:00Z">
              <w:rPr>
                <w:rFonts w:cs="Times New Roman"/>
                <w:lang w:val="en-US"/>
              </w:rPr>
            </w:rPrChange>
          </w:rPr>
          <w:delInstrText>patients</w:delInstrText>
        </w:r>
        <w:r w:rsidR="00D72E8C" w:rsidRPr="006E6534" w:rsidDel="00421D68">
          <w:rPr>
            <w:rFonts w:cs="Times New Roman"/>
            <w:color w:val="000000" w:themeColor="text1"/>
            <w:rPrChange w:id="1861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611" w:author="N F" w:date="2023-12-05T03:09:00Z">
              <w:rPr>
                <w:rFonts w:cs="Times New Roman"/>
                <w:lang w:val="en-US"/>
              </w:rPr>
            </w:rPrChange>
          </w:rPr>
          <w:delInstrText>with</w:delInstrText>
        </w:r>
        <w:r w:rsidR="00D72E8C" w:rsidRPr="006E6534" w:rsidDel="00421D68">
          <w:rPr>
            <w:rFonts w:cs="Times New Roman"/>
            <w:color w:val="000000" w:themeColor="text1"/>
            <w:rPrChange w:id="1861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613" w:author="N F" w:date="2023-12-05T03:09:00Z">
              <w:rPr>
                <w:rFonts w:cs="Times New Roman"/>
                <w:lang w:val="en-US"/>
              </w:rPr>
            </w:rPrChange>
          </w:rPr>
          <w:delInstrText>EGFR</w:delInstrText>
        </w:r>
        <w:r w:rsidR="00D72E8C" w:rsidRPr="006E6534" w:rsidDel="00421D68">
          <w:rPr>
            <w:rFonts w:cs="Times New Roman"/>
            <w:color w:val="000000" w:themeColor="text1"/>
            <w:rPrChange w:id="1861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615" w:author="N F" w:date="2023-12-05T03:09:00Z">
              <w:rPr>
                <w:rFonts w:cs="Times New Roman"/>
                <w:lang w:val="en-US"/>
              </w:rPr>
            </w:rPrChange>
          </w:rPr>
          <w:delInstrText>T</w:delInstrText>
        </w:r>
        <w:r w:rsidR="00D72E8C" w:rsidRPr="006E6534" w:rsidDel="00421D68">
          <w:rPr>
            <w:rFonts w:cs="Times New Roman"/>
            <w:color w:val="000000" w:themeColor="text1"/>
            <w:rPrChange w:id="18616" w:author="N F" w:date="2023-12-05T03:09:00Z">
              <w:rPr>
                <w:rFonts w:cs="Times New Roman"/>
              </w:rPr>
            </w:rPrChange>
          </w:rPr>
          <w:delInstrText>790</w:delInstrText>
        </w:r>
        <w:r w:rsidR="00D72E8C" w:rsidRPr="006E6534" w:rsidDel="00421D68">
          <w:rPr>
            <w:rFonts w:cs="Times New Roman"/>
            <w:color w:val="000000" w:themeColor="text1"/>
            <w:lang w:val="en-US"/>
            <w:rPrChange w:id="18617" w:author="N F" w:date="2023-12-05T03:09:00Z">
              <w:rPr>
                <w:rFonts w:cs="Times New Roman"/>
                <w:lang w:val="en-US"/>
              </w:rPr>
            </w:rPrChange>
          </w:rPr>
          <w:delInstrText>M</w:delInstrText>
        </w:r>
        <w:r w:rsidR="00D72E8C" w:rsidRPr="006E6534" w:rsidDel="00421D68">
          <w:rPr>
            <w:rFonts w:cs="Times New Roman"/>
            <w:color w:val="000000" w:themeColor="text1"/>
            <w:rPrChange w:id="1861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619" w:author="N F" w:date="2023-12-05T03:09:00Z">
              <w:rPr>
                <w:rFonts w:cs="Times New Roman"/>
                <w:lang w:val="en-US"/>
              </w:rPr>
            </w:rPrChange>
          </w:rPr>
          <w:delInstrText>advanced</w:delInstrText>
        </w:r>
        <w:r w:rsidR="00D72E8C" w:rsidRPr="006E6534" w:rsidDel="00421D68">
          <w:rPr>
            <w:rFonts w:cs="Times New Roman"/>
            <w:color w:val="000000" w:themeColor="text1"/>
            <w:rPrChange w:id="1862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621" w:author="N F" w:date="2023-12-05T03:09:00Z">
              <w:rPr>
                <w:rFonts w:cs="Times New Roman"/>
                <w:lang w:val="en-US"/>
              </w:rPr>
            </w:rPrChange>
          </w:rPr>
          <w:delInstrText>NSCLC</w:delInstrText>
        </w:r>
        <w:r w:rsidR="00D72E8C" w:rsidRPr="006E6534" w:rsidDel="00421D68">
          <w:rPr>
            <w:rFonts w:cs="Times New Roman"/>
            <w:color w:val="000000" w:themeColor="text1"/>
            <w:rPrChange w:id="1862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623" w:author="N F" w:date="2023-12-05T03:09:00Z">
              <w:rPr>
                <w:rFonts w:cs="Times New Roman"/>
                <w:lang w:val="en-US"/>
              </w:rPr>
            </w:rPrChange>
          </w:rPr>
          <w:delInstrText>and</w:delInstrText>
        </w:r>
        <w:r w:rsidR="00D72E8C" w:rsidRPr="006E6534" w:rsidDel="00421D68">
          <w:rPr>
            <w:rFonts w:cs="Times New Roman"/>
            <w:color w:val="000000" w:themeColor="text1"/>
            <w:rPrChange w:id="1862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625" w:author="N F" w:date="2023-12-05T03:09:00Z">
              <w:rPr>
                <w:rFonts w:cs="Times New Roman"/>
                <w:lang w:val="en-US"/>
              </w:rPr>
            </w:rPrChange>
          </w:rPr>
          <w:delInstrText>progression</w:delInstrText>
        </w:r>
        <w:r w:rsidR="00D72E8C" w:rsidRPr="006E6534" w:rsidDel="00421D68">
          <w:rPr>
            <w:rFonts w:cs="Times New Roman"/>
            <w:color w:val="000000" w:themeColor="text1"/>
            <w:rPrChange w:id="1862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627" w:author="N F" w:date="2023-12-05T03:09:00Z">
              <w:rPr>
                <w:rFonts w:cs="Times New Roman"/>
                <w:lang w:val="en-US"/>
              </w:rPr>
            </w:rPrChange>
          </w:rPr>
          <w:delInstrText>on</w:delInstrText>
        </w:r>
        <w:r w:rsidR="00D72E8C" w:rsidRPr="006E6534" w:rsidDel="00421D68">
          <w:rPr>
            <w:rFonts w:cs="Times New Roman"/>
            <w:color w:val="000000" w:themeColor="text1"/>
            <w:rPrChange w:id="1862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629" w:author="N F" w:date="2023-12-05T03:09:00Z">
              <w:rPr>
                <w:rFonts w:cs="Times New Roman"/>
                <w:lang w:val="en-US"/>
              </w:rPr>
            </w:rPrChange>
          </w:rPr>
          <w:delInstrText>a</w:delInstrText>
        </w:r>
        <w:r w:rsidR="00D72E8C" w:rsidRPr="006E6534" w:rsidDel="00421D68">
          <w:rPr>
            <w:rFonts w:cs="Times New Roman"/>
            <w:color w:val="000000" w:themeColor="text1"/>
            <w:rPrChange w:id="1863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631" w:author="N F" w:date="2023-12-05T03:09:00Z">
              <w:rPr>
                <w:rFonts w:cs="Times New Roman"/>
                <w:lang w:val="en-US"/>
              </w:rPr>
            </w:rPrChange>
          </w:rPr>
          <w:delInstrText>prior</w:delInstrText>
        </w:r>
        <w:r w:rsidR="00D72E8C" w:rsidRPr="006E6534" w:rsidDel="00421D68">
          <w:rPr>
            <w:rFonts w:cs="Times New Roman"/>
            <w:color w:val="000000" w:themeColor="text1"/>
            <w:rPrChange w:id="1863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633" w:author="N F" w:date="2023-12-05T03:09:00Z">
              <w:rPr>
                <w:rFonts w:cs="Times New Roman"/>
                <w:lang w:val="en-US"/>
              </w:rPr>
            </w:rPrChange>
          </w:rPr>
          <w:delInstrText>EGFR</w:delInstrText>
        </w:r>
        <w:r w:rsidR="00D72E8C" w:rsidRPr="006E6534" w:rsidDel="00421D68">
          <w:rPr>
            <w:rFonts w:cs="Times New Roman"/>
            <w:color w:val="000000" w:themeColor="text1"/>
            <w:rPrChange w:id="18634" w:author="N F" w:date="2023-12-05T03:09:00Z">
              <w:rPr>
                <w:rFonts w:cs="Times New Roman"/>
              </w:rPr>
            </w:rPrChange>
          </w:rPr>
          <w:delInstrText>-</w:delInstrText>
        </w:r>
        <w:r w:rsidR="00D72E8C" w:rsidRPr="006E6534" w:rsidDel="00421D68">
          <w:rPr>
            <w:rFonts w:cs="Times New Roman"/>
            <w:color w:val="000000" w:themeColor="text1"/>
            <w:lang w:val="en-US"/>
            <w:rPrChange w:id="18635" w:author="N F" w:date="2023-12-05T03:09:00Z">
              <w:rPr>
                <w:rFonts w:cs="Times New Roman"/>
                <w:lang w:val="en-US"/>
              </w:rPr>
            </w:rPrChange>
          </w:rPr>
          <w:delInstrText>tyrosine</w:delInstrText>
        </w:r>
        <w:r w:rsidR="00D72E8C" w:rsidRPr="006E6534" w:rsidDel="00421D68">
          <w:rPr>
            <w:rFonts w:cs="Times New Roman"/>
            <w:color w:val="000000" w:themeColor="text1"/>
            <w:rPrChange w:id="1863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637" w:author="N F" w:date="2023-12-05T03:09:00Z">
              <w:rPr>
                <w:rFonts w:cs="Times New Roman"/>
                <w:lang w:val="en-US"/>
              </w:rPr>
            </w:rPrChange>
          </w:rPr>
          <w:delInstrText>kinase</w:delInstrText>
        </w:r>
        <w:r w:rsidR="00D72E8C" w:rsidRPr="006E6534" w:rsidDel="00421D68">
          <w:rPr>
            <w:rFonts w:cs="Times New Roman"/>
            <w:color w:val="000000" w:themeColor="text1"/>
            <w:rPrChange w:id="1863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639" w:author="N F" w:date="2023-12-05T03:09:00Z">
              <w:rPr>
                <w:rFonts w:cs="Times New Roman"/>
                <w:lang w:val="en-US"/>
              </w:rPr>
            </w:rPrChange>
          </w:rPr>
          <w:delInstrText>inhibitor</w:delInstrText>
        </w:r>
        <w:r w:rsidR="00D72E8C" w:rsidRPr="006E6534" w:rsidDel="00421D68">
          <w:rPr>
            <w:rFonts w:cs="Times New Roman"/>
            <w:color w:val="000000" w:themeColor="text1"/>
            <w:rPrChange w:id="18640" w:author="N F" w:date="2023-12-05T03:09:00Z">
              <w:rPr>
                <w:rFonts w:cs="Times New Roman"/>
              </w:rPr>
            </w:rPrChange>
          </w:rPr>
          <w:delInstrText>","</w:delInstrText>
        </w:r>
        <w:r w:rsidR="00D72E8C" w:rsidRPr="006E6534" w:rsidDel="00421D68">
          <w:rPr>
            <w:rFonts w:cs="Times New Roman"/>
            <w:color w:val="000000" w:themeColor="text1"/>
            <w:lang w:val="en-US"/>
            <w:rPrChange w:id="18641" w:author="N F" w:date="2023-12-05T03:09:00Z">
              <w:rPr>
                <w:rFonts w:cs="Times New Roman"/>
                <w:lang w:val="en-US"/>
              </w:rPr>
            </w:rPrChange>
          </w:rPr>
          <w:delInstrText>volume</w:delInstrText>
        </w:r>
        <w:r w:rsidR="00D72E8C" w:rsidRPr="006E6534" w:rsidDel="00421D68">
          <w:rPr>
            <w:rFonts w:cs="Times New Roman"/>
            <w:color w:val="000000" w:themeColor="text1"/>
            <w:rPrChange w:id="18642" w:author="N F" w:date="2023-12-05T03:09:00Z">
              <w:rPr>
                <w:rFonts w:cs="Times New Roman"/>
              </w:rPr>
            </w:rPrChange>
          </w:rPr>
          <w:delInstrText>":"31","</w:delInstrText>
        </w:r>
        <w:r w:rsidR="00D72E8C" w:rsidRPr="006E6534" w:rsidDel="00421D68">
          <w:rPr>
            <w:rFonts w:cs="Times New Roman"/>
            <w:color w:val="000000" w:themeColor="text1"/>
            <w:lang w:val="en-US"/>
            <w:rPrChange w:id="18643" w:author="N F" w:date="2023-12-05T03:09:00Z">
              <w:rPr>
                <w:rFonts w:cs="Times New Roman"/>
                <w:lang w:val="en-US"/>
              </w:rPr>
            </w:rPrChange>
          </w:rPr>
          <w:delInstrText>author</w:delInstrText>
        </w:r>
        <w:r w:rsidR="00D72E8C" w:rsidRPr="006E6534" w:rsidDel="00421D68">
          <w:rPr>
            <w:rFonts w:cs="Times New Roman"/>
            <w:color w:val="000000" w:themeColor="text1"/>
            <w:rPrChange w:id="18644" w:author="N F" w:date="2023-12-05T03:09:00Z">
              <w:rPr>
                <w:rFonts w:cs="Times New Roman"/>
              </w:rPr>
            </w:rPrChange>
          </w:rPr>
          <w:delInstrText>":[{"</w:delInstrText>
        </w:r>
        <w:r w:rsidR="00D72E8C" w:rsidRPr="006E6534" w:rsidDel="00421D68">
          <w:rPr>
            <w:rFonts w:cs="Times New Roman"/>
            <w:color w:val="000000" w:themeColor="text1"/>
            <w:lang w:val="en-US"/>
            <w:rPrChange w:id="18645" w:author="N F" w:date="2023-12-05T03:09:00Z">
              <w:rPr>
                <w:rFonts w:cs="Times New Roman"/>
                <w:lang w:val="en-US"/>
              </w:rPr>
            </w:rPrChange>
          </w:rPr>
          <w:delInstrText>family</w:delInstrText>
        </w:r>
        <w:r w:rsidR="00D72E8C" w:rsidRPr="006E6534" w:rsidDel="00421D68">
          <w:rPr>
            <w:rFonts w:cs="Times New Roman"/>
            <w:color w:val="000000" w:themeColor="text1"/>
            <w:rPrChange w:id="18646" w:author="N F" w:date="2023-12-05T03:09:00Z">
              <w:rPr>
                <w:rFonts w:cs="Times New Roman"/>
              </w:rPr>
            </w:rPrChange>
          </w:rPr>
          <w:delInstrText>":"</w:delInstrText>
        </w:r>
        <w:r w:rsidR="00D72E8C" w:rsidRPr="006E6534" w:rsidDel="00421D68">
          <w:rPr>
            <w:rFonts w:cs="Times New Roman"/>
            <w:color w:val="000000" w:themeColor="text1"/>
            <w:lang w:val="en-US"/>
            <w:rPrChange w:id="18647" w:author="N F" w:date="2023-12-05T03:09:00Z">
              <w:rPr>
                <w:rFonts w:cs="Times New Roman"/>
                <w:lang w:val="en-US"/>
              </w:rPr>
            </w:rPrChange>
          </w:rPr>
          <w:delInstrText>Papadimitrakopoulou</w:delInstrText>
        </w:r>
        <w:r w:rsidR="00D72E8C" w:rsidRPr="006E6534" w:rsidDel="00421D68">
          <w:rPr>
            <w:rFonts w:cs="Times New Roman"/>
            <w:color w:val="000000" w:themeColor="text1"/>
            <w:rPrChange w:id="18648" w:author="N F" w:date="2023-12-05T03:09:00Z">
              <w:rPr>
                <w:rFonts w:cs="Times New Roman"/>
              </w:rPr>
            </w:rPrChange>
          </w:rPr>
          <w:delInstrText>","</w:delInstrText>
        </w:r>
        <w:r w:rsidR="00D72E8C" w:rsidRPr="006E6534" w:rsidDel="00421D68">
          <w:rPr>
            <w:rFonts w:cs="Times New Roman"/>
            <w:color w:val="000000" w:themeColor="text1"/>
            <w:lang w:val="en-US"/>
            <w:rPrChange w:id="18649" w:author="N F" w:date="2023-12-05T03:09:00Z">
              <w:rPr>
                <w:rFonts w:cs="Times New Roman"/>
                <w:lang w:val="en-US"/>
              </w:rPr>
            </w:rPrChange>
          </w:rPr>
          <w:delInstrText>given</w:delInstrText>
        </w:r>
        <w:r w:rsidR="00D72E8C" w:rsidRPr="006E6534" w:rsidDel="00421D68">
          <w:rPr>
            <w:rFonts w:cs="Times New Roman"/>
            <w:color w:val="000000" w:themeColor="text1"/>
            <w:rPrChange w:id="18650" w:author="N F" w:date="2023-12-05T03:09:00Z">
              <w:rPr>
                <w:rFonts w:cs="Times New Roman"/>
              </w:rPr>
            </w:rPrChange>
          </w:rPr>
          <w:delInstrText>":"</w:delInstrText>
        </w:r>
        <w:r w:rsidR="00D72E8C" w:rsidRPr="006E6534" w:rsidDel="00421D68">
          <w:rPr>
            <w:rFonts w:cs="Times New Roman"/>
            <w:color w:val="000000" w:themeColor="text1"/>
            <w:lang w:val="en-US"/>
            <w:rPrChange w:id="18651" w:author="N F" w:date="2023-12-05T03:09:00Z">
              <w:rPr>
                <w:rFonts w:cs="Times New Roman"/>
                <w:lang w:val="en-US"/>
              </w:rPr>
            </w:rPrChange>
          </w:rPr>
          <w:delInstrText>V</w:delInstrText>
        </w:r>
        <w:r w:rsidR="00D72E8C" w:rsidRPr="006E6534" w:rsidDel="00421D68">
          <w:rPr>
            <w:rFonts w:cs="Times New Roman"/>
            <w:color w:val="000000" w:themeColor="text1"/>
            <w:rPrChange w:id="1865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653" w:author="N F" w:date="2023-12-05T03:09:00Z">
              <w:rPr>
                <w:rFonts w:cs="Times New Roman"/>
                <w:lang w:val="en-US"/>
              </w:rPr>
            </w:rPrChange>
          </w:rPr>
          <w:delInstrText>A</w:delInstrText>
        </w:r>
        <w:r w:rsidR="00D72E8C" w:rsidRPr="006E6534" w:rsidDel="00421D68">
          <w:rPr>
            <w:rFonts w:cs="Times New Roman"/>
            <w:color w:val="000000" w:themeColor="text1"/>
            <w:rPrChange w:id="18654" w:author="N F" w:date="2023-12-05T03:09:00Z">
              <w:rPr>
                <w:rFonts w:cs="Times New Roman"/>
              </w:rPr>
            </w:rPrChange>
          </w:rPr>
          <w:delInstrText>."},{"</w:delInstrText>
        </w:r>
        <w:r w:rsidR="00D72E8C" w:rsidRPr="006E6534" w:rsidDel="00421D68">
          <w:rPr>
            <w:rFonts w:cs="Times New Roman"/>
            <w:color w:val="000000" w:themeColor="text1"/>
            <w:lang w:val="en-US"/>
            <w:rPrChange w:id="18655" w:author="N F" w:date="2023-12-05T03:09:00Z">
              <w:rPr>
                <w:rFonts w:cs="Times New Roman"/>
                <w:lang w:val="en-US"/>
              </w:rPr>
            </w:rPrChange>
          </w:rPr>
          <w:delInstrText>family</w:delInstrText>
        </w:r>
        <w:r w:rsidR="00D72E8C" w:rsidRPr="006E6534" w:rsidDel="00421D68">
          <w:rPr>
            <w:rFonts w:cs="Times New Roman"/>
            <w:color w:val="000000" w:themeColor="text1"/>
            <w:rPrChange w:id="18656" w:author="N F" w:date="2023-12-05T03:09:00Z">
              <w:rPr>
                <w:rFonts w:cs="Times New Roman"/>
              </w:rPr>
            </w:rPrChange>
          </w:rPr>
          <w:delInstrText>":"</w:delInstrText>
        </w:r>
        <w:r w:rsidR="00D72E8C" w:rsidRPr="006E6534" w:rsidDel="00421D68">
          <w:rPr>
            <w:rFonts w:cs="Times New Roman"/>
            <w:color w:val="000000" w:themeColor="text1"/>
            <w:lang w:val="en-US"/>
            <w:rPrChange w:id="18657" w:author="N F" w:date="2023-12-05T03:09:00Z">
              <w:rPr>
                <w:rFonts w:cs="Times New Roman"/>
                <w:lang w:val="en-US"/>
              </w:rPr>
            </w:rPrChange>
          </w:rPr>
          <w:delInstrText>Mok</w:delInstrText>
        </w:r>
        <w:r w:rsidR="00D72E8C" w:rsidRPr="006E6534" w:rsidDel="00421D68">
          <w:rPr>
            <w:rFonts w:cs="Times New Roman"/>
            <w:color w:val="000000" w:themeColor="text1"/>
            <w:rPrChange w:id="18658" w:author="N F" w:date="2023-12-05T03:09:00Z">
              <w:rPr>
                <w:rFonts w:cs="Times New Roman"/>
              </w:rPr>
            </w:rPrChange>
          </w:rPr>
          <w:delInstrText>","</w:delInstrText>
        </w:r>
        <w:r w:rsidR="00D72E8C" w:rsidRPr="006E6534" w:rsidDel="00421D68">
          <w:rPr>
            <w:rFonts w:cs="Times New Roman"/>
            <w:color w:val="000000" w:themeColor="text1"/>
            <w:lang w:val="en-US"/>
            <w:rPrChange w:id="18659" w:author="N F" w:date="2023-12-05T03:09:00Z">
              <w:rPr>
                <w:rFonts w:cs="Times New Roman"/>
                <w:lang w:val="en-US"/>
              </w:rPr>
            </w:rPrChange>
          </w:rPr>
          <w:delInstrText>given</w:delInstrText>
        </w:r>
        <w:r w:rsidR="00D72E8C" w:rsidRPr="006E6534" w:rsidDel="00421D68">
          <w:rPr>
            <w:rFonts w:cs="Times New Roman"/>
            <w:color w:val="000000" w:themeColor="text1"/>
            <w:rPrChange w:id="18660" w:author="N F" w:date="2023-12-05T03:09:00Z">
              <w:rPr>
                <w:rFonts w:cs="Times New Roman"/>
              </w:rPr>
            </w:rPrChange>
          </w:rPr>
          <w:delInstrText>":"</w:delInstrText>
        </w:r>
        <w:r w:rsidR="00D72E8C" w:rsidRPr="006E6534" w:rsidDel="00421D68">
          <w:rPr>
            <w:rFonts w:cs="Times New Roman"/>
            <w:color w:val="000000" w:themeColor="text1"/>
            <w:lang w:val="en-US"/>
            <w:rPrChange w:id="18661" w:author="N F" w:date="2023-12-05T03:09:00Z">
              <w:rPr>
                <w:rFonts w:cs="Times New Roman"/>
                <w:lang w:val="en-US"/>
              </w:rPr>
            </w:rPrChange>
          </w:rPr>
          <w:delInstrText>T</w:delInstrText>
        </w:r>
        <w:r w:rsidR="00D72E8C" w:rsidRPr="006E6534" w:rsidDel="00421D68">
          <w:rPr>
            <w:rFonts w:cs="Times New Roman"/>
            <w:color w:val="000000" w:themeColor="text1"/>
            <w:rPrChange w:id="18662"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663" w:author="N F" w:date="2023-12-05T03:09:00Z">
              <w:rPr>
                <w:rFonts w:cs="Times New Roman"/>
                <w:lang w:val="en-US"/>
              </w:rPr>
            </w:rPrChange>
          </w:rPr>
          <w:delInstrText>S</w:delInstrText>
        </w:r>
        <w:r w:rsidR="00D72E8C" w:rsidRPr="006E6534" w:rsidDel="00421D68">
          <w:rPr>
            <w:rFonts w:cs="Times New Roman"/>
            <w:color w:val="000000" w:themeColor="text1"/>
            <w:rPrChange w:id="18664" w:author="N F" w:date="2023-12-05T03:09:00Z">
              <w:rPr>
                <w:rFonts w:cs="Times New Roman"/>
              </w:rPr>
            </w:rPrChange>
          </w:rPr>
          <w:delInstrText>."},{"</w:delInstrText>
        </w:r>
        <w:r w:rsidR="00D72E8C" w:rsidRPr="006E6534" w:rsidDel="00421D68">
          <w:rPr>
            <w:rFonts w:cs="Times New Roman"/>
            <w:color w:val="000000" w:themeColor="text1"/>
            <w:lang w:val="en-US"/>
            <w:rPrChange w:id="18665" w:author="N F" w:date="2023-12-05T03:09:00Z">
              <w:rPr>
                <w:rFonts w:cs="Times New Roman"/>
                <w:lang w:val="en-US"/>
              </w:rPr>
            </w:rPrChange>
          </w:rPr>
          <w:delInstrText>family</w:delInstrText>
        </w:r>
        <w:r w:rsidR="00D72E8C" w:rsidRPr="006E6534" w:rsidDel="00421D68">
          <w:rPr>
            <w:rFonts w:cs="Times New Roman"/>
            <w:color w:val="000000" w:themeColor="text1"/>
            <w:rPrChange w:id="18666" w:author="N F" w:date="2023-12-05T03:09:00Z">
              <w:rPr>
                <w:rFonts w:cs="Times New Roman"/>
              </w:rPr>
            </w:rPrChange>
          </w:rPr>
          <w:delInstrText>":"</w:delInstrText>
        </w:r>
        <w:r w:rsidR="00D72E8C" w:rsidRPr="006E6534" w:rsidDel="00421D68">
          <w:rPr>
            <w:rFonts w:cs="Times New Roman"/>
            <w:color w:val="000000" w:themeColor="text1"/>
            <w:lang w:val="en-US"/>
            <w:rPrChange w:id="18667" w:author="N F" w:date="2023-12-05T03:09:00Z">
              <w:rPr>
                <w:rFonts w:cs="Times New Roman"/>
                <w:lang w:val="en-US"/>
              </w:rPr>
            </w:rPrChange>
          </w:rPr>
          <w:delInstrText>Han</w:delInstrText>
        </w:r>
        <w:r w:rsidR="00D72E8C" w:rsidRPr="006E6534" w:rsidDel="00421D68">
          <w:rPr>
            <w:rFonts w:cs="Times New Roman"/>
            <w:color w:val="000000" w:themeColor="text1"/>
            <w:rPrChange w:id="18668" w:author="N F" w:date="2023-12-05T03:09:00Z">
              <w:rPr>
                <w:rFonts w:cs="Times New Roman"/>
              </w:rPr>
            </w:rPrChange>
          </w:rPr>
          <w:delInstrText>","</w:delInstrText>
        </w:r>
        <w:r w:rsidR="00D72E8C" w:rsidRPr="006E6534" w:rsidDel="00421D68">
          <w:rPr>
            <w:rFonts w:cs="Times New Roman"/>
            <w:color w:val="000000" w:themeColor="text1"/>
            <w:lang w:val="en-US"/>
            <w:rPrChange w:id="18669" w:author="N F" w:date="2023-12-05T03:09:00Z">
              <w:rPr>
                <w:rFonts w:cs="Times New Roman"/>
                <w:lang w:val="en-US"/>
              </w:rPr>
            </w:rPrChange>
          </w:rPr>
          <w:delInstrText>given</w:delInstrText>
        </w:r>
        <w:r w:rsidR="00D72E8C" w:rsidRPr="006E6534" w:rsidDel="00421D68">
          <w:rPr>
            <w:rFonts w:cs="Times New Roman"/>
            <w:color w:val="000000" w:themeColor="text1"/>
            <w:rPrChange w:id="18670" w:author="N F" w:date="2023-12-05T03:09:00Z">
              <w:rPr>
                <w:rFonts w:cs="Times New Roman"/>
              </w:rPr>
            </w:rPrChange>
          </w:rPr>
          <w:delInstrText>":"</w:delInstrText>
        </w:r>
        <w:r w:rsidR="00D72E8C" w:rsidRPr="006E6534" w:rsidDel="00421D68">
          <w:rPr>
            <w:rFonts w:cs="Times New Roman"/>
            <w:color w:val="000000" w:themeColor="text1"/>
            <w:lang w:val="en-US"/>
            <w:rPrChange w:id="18671" w:author="N F" w:date="2023-12-05T03:09:00Z">
              <w:rPr>
                <w:rFonts w:cs="Times New Roman"/>
                <w:lang w:val="en-US"/>
              </w:rPr>
            </w:rPrChange>
          </w:rPr>
          <w:delInstrText>J</w:delInstrText>
        </w:r>
        <w:r w:rsidR="00D72E8C" w:rsidRPr="006E6534" w:rsidDel="00421D68">
          <w:rPr>
            <w:rFonts w:cs="Times New Roman"/>
            <w:color w:val="000000" w:themeColor="text1"/>
            <w:rPrChange w:id="18672" w:author="N F" w:date="2023-12-05T03:09:00Z">
              <w:rPr>
                <w:rFonts w:cs="Times New Roman"/>
              </w:rPr>
            </w:rPrChange>
          </w:rPr>
          <w:delInstrText>.-</w:delInstrText>
        </w:r>
        <w:r w:rsidR="00D72E8C" w:rsidRPr="006E6534" w:rsidDel="00421D68">
          <w:rPr>
            <w:rFonts w:cs="Times New Roman"/>
            <w:color w:val="000000" w:themeColor="text1"/>
            <w:lang w:val="en-US"/>
            <w:rPrChange w:id="18673" w:author="N F" w:date="2023-12-05T03:09:00Z">
              <w:rPr>
                <w:rFonts w:cs="Times New Roman"/>
                <w:lang w:val="en-US"/>
              </w:rPr>
            </w:rPrChange>
          </w:rPr>
          <w:delInstrText>Y</w:delInstrText>
        </w:r>
        <w:r w:rsidR="00D72E8C" w:rsidRPr="006E6534" w:rsidDel="00421D68">
          <w:rPr>
            <w:rFonts w:cs="Times New Roman"/>
            <w:color w:val="000000" w:themeColor="text1"/>
            <w:rPrChange w:id="18674" w:author="N F" w:date="2023-12-05T03:09:00Z">
              <w:rPr>
                <w:rFonts w:cs="Times New Roman"/>
              </w:rPr>
            </w:rPrChange>
          </w:rPr>
          <w:delInstrText>."},{"</w:delInstrText>
        </w:r>
        <w:r w:rsidR="00D72E8C" w:rsidRPr="006E6534" w:rsidDel="00421D68">
          <w:rPr>
            <w:rFonts w:cs="Times New Roman"/>
            <w:color w:val="000000" w:themeColor="text1"/>
            <w:lang w:val="en-US"/>
            <w:rPrChange w:id="18675" w:author="N F" w:date="2023-12-05T03:09:00Z">
              <w:rPr>
                <w:rFonts w:cs="Times New Roman"/>
                <w:lang w:val="en-US"/>
              </w:rPr>
            </w:rPrChange>
          </w:rPr>
          <w:delInstrText>family</w:delInstrText>
        </w:r>
        <w:r w:rsidR="00D72E8C" w:rsidRPr="006E6534" w:rsidDel="00421D68">
          <w:rPr>
            <w:rFonts w:cs="Times New Roman"/>
            <w:color w:val="000000" w:themeColor="text1"/>
            <w:rPrChange w:id="18676" w:author="N F" w:date="2023-12-05T03:09:00Z">
              <w:rPr>
                <w:rFonts w:cs="Times New Roman"/>
              </w:rPr>
            </w:rPrChange>
          </w:rPr>
          <w:delInstrText>":"</w:delInstrText>
        </w:r>
        <w:r w:rsidR="00D72E8C" w:rsidRPr="006E6534" w:rsidDel="00421D68">
          <w:rPr>
            <w:rFonts w:cs="Times New Roman"/>
            <w:color w:val="000000" w:themeColor="text1"/>
            <w:lang w:val="en-US"/>
            <w:rPrChange w:id="18677" w:author="N F" w:date="2023-12-05T03:09:00Z">
              <w:rPr>
                <w:rFonts w:cs="Times New Roman"/>
                <w:lang w:val="en-US"/>
              </w:rPr>
            </w:rPrChange>
          </w:rPr>
          <w:delInstrText>Ahn</w:delInstrText>
        </w:r>
        <w:r w:rsidR="00D72E8C" w:rsidRPr="006E6534" w:rsidDel="00421D68">
          <w:rPr>
            <w:rFonts w:cs="Times New Roman"/>
            <w:color w:val="000000" w:themeColor="text1"/>
            <w:rPrChange w:id="18678" w:author="N F" w:date="2023-12-05T03:09:00Z">
              <w:rPr>
                <w:rFonts w:cs="Times New Roman"/>
              </w:rPr>
            </w:rPrChange>
          </w:rPr>
          <w:delInstrText>","</w:delInstrText>
        </w:r>
        <w:r w:rsidR="00D72E8C" w:rsidRPr="006E6534" w:rsidDel="00421D68">
          <w:rPr>
            <w:rFonts w:cs="Times New Roman"/>
            <w:color w:val="000000" w:themeColor="text1"/>
            <w:lang w:val="en-US"/>
            <w:rPrChange w:id="18679" w:author="N F" w:date="2023-12-05T03:09:00Z">
              <w:rPr>
                <w:rFonts w:cs="Times New Roman"/>
                <w:lang w:val="en-US"/>
              </w:rPr>
            </w:rPrChange>
          </w:rPr>
          <w:delInstrText>given</w:delInstrText>
        </w:r>
        <w:r w:rsidR="00D72E8C" w:rsidRPr="006E6534" w:rsidDel="00421D68">
          <w:rPr>
            <w:rFonts w:cs="Times New Roman"/>
            <w:color w:val="000000" w:themeColor="text1"/>
            <w:rPrChange w:id="18680" w:author="N F" w:date="2023-12-05T03:09:00Z">
              <w:rPr>
                <w:rFonts w:cs="Times New Roman"/>
              </w:rPr>
            </w:rPrChange>
          </w:rPr>
          <w:delInstrText>":"</w:delInstrText>
        </w:r>
        <w:r w:rsidR="00D72E8C" w:rsidRPr="006E6534" w:rsidDel="00421D68">
          <w:rPr>
            <w:rFonts w:cs="Times New Roman"/>
            <w:color w:val="000000" w:themeColor="text1"/>
            <w:lang w:val="en-US"/>
            <w:rPrChange w:id="18681" w:author="N F" w:date="2023-12-05T03:09:00Z">
              <w:rPr>
                <w:rFonts w:cs="Times New Roman"/>
                <w:lang w:val="en-US"/>
              </w:rPr>
            </w:rPrChange>
          </w:rPr>
          <w:delInstrText>M</w:delInstrText>
        </w:r>
        <w:r w:rsidR="00D72E8C" w:rsidRPr="006E6534" w:rsidDel="00421D68">
          <w:rPr>
            <w:rFonts w:cs="Times New Roman"/>
            <w:color w:val="000000" w:themeColor="text1"/>
            <w:rPrChange w:id="18682" w:author="N F" w:date="2023-12-05T03:09:00Z">
              <w:rPr>
                <w:rFonts w:cs="Times New Roman"/>
              </w:rPr>
            </w:rPrChange>
          </w:rPr>
          <w:delInstrText>.-</w:delInstrText>
        </w:r>
        <w:r w:rsidR="00D72E8C" w:rsidRPr="006E6534" w:rsidDel="00421D68">
          <w:rPr>
            <w:rFonts w:cs="Times New Roman"/>
            <w:color w:val="000000" w:themeColor="text1"/>
            <w:lang w:val="en-US"/>
            <w:rPrChange w:id="18683" w:author="N F" w:date="2023-12-05T03:09:00Z">
              <w:rPr>
                <w:rFonts w:cs="Times New Roman"/>
                <w:lang w:val="en-US"/>
              </w:rPr>
            </w:rPrChange>
          </w:rPr>
          <w:delInstrText>J</w:delInstrText>
        </w:r>
        <w:r w:rsidR="00D72E8C" w:rsidRPr="006E6534" w:rsidDel="00421D68">
          <w:rPr>
            <w:rFonts w:cs="Times New Roman"/>
            <w:color w:val="000000" w:themeColor="text1"/>
            <w:rPrChange w:id="18684" w:author="N F" w:date="2023-12-05T03:09:00Z">
              <w:rPr>
                <w:rFonts w:cs="Times New Roman"/>
              </w:rPr>
            </w:rPrChange>
          </w:rPr>
          <w:delInstrText>."},{"</w:delInstrText>
        </w:r>
        <w:r w:rsidR="00D72E8C" w:rsidRPr="006E6534" w:rsidDel="00421D68">
          <w:rPr>
            <w:rFonts w:cs="Times New Roman"/>
            <w:color w:val="000000" w:themeColor="text1"/>
            <w:lang w:val="en-US"/>
            <w:rPrChange w:id="18685" w:author="N F" w:date="2023-12-05T03:09:00Z">
              <w:rPr>
                <w:rFonts w:cs="Times New Roman"/>
                <w:lang w:val="en-US"/>
              </w:rPr>
            </w:rPrChange>
          </w:rPr>
          <w:delInstrText>family</w:delInstrText>
        </w:r>
        <w:r w:rsidR="00D72E8C" w:rsidRPr="006E6534" w:rsidDel="00421D68">
          <w:rPr>
            <w:rFonts w:cs="Times New Roman"/>
            <w:color w:val="000000" w:themeColor="text1"/>
            <w:rPrChange w:id="18686" w:author="N F" w:date="2023-12-05T03:09:00Z">
              <w:rPr>
                <w:rFonts w:cs="Times New Roman"/>
              </w:rPr>
            </w:rPrChange>
          </w:rPr>
          <w:delInstrText>":"</w:delInstrText>
        </w:r>
        <w:r w:rsidR="00D72E8C" w:rsidRPr="006E6534" w:rsidDel="00421D68">
          <w:rPr>
            <w:rFonts w:cs="Times New Roman"/>
            <w:color w:val="000000" w:themeColor="text1"/>
            <w:lang w:val="en-US"/>
            <w:rPrChange w:id="18687" w:author="N F" w:date="2023-12-05T03:09:00Z">
              <w:rPr>
                <w:rFonts w:cs="Times New Roman"/>
                <w:lang w:val="en-US"/>
              </w:rPr>
            </w:rPrChange>
          </w:rPr>
          <w:delInstrText>Delmonte</w:delInstrText>
        </w:r>
        <w:r w:rsidR="00D72E8C" w:rsidRPr="006E6534" w:rsidDel="00421D68">
          <w:rPr>
            <w:rFonts w:cs="Times New Roman"/>
            <w:color w:val="000000" w:themeColor="text1"/>
            <w:rPrChange w:id="18688" w:author="N F" w:date="2023-12-05T03:09:00Z">
              <w:rPr>
                <w:rFonts w:cs="Times New Roman"/>
              </w:rPr>
            </w:rPrChange>
          </w:rPr>
          <w:delInstrText>","</w:delInstrText>
        </w:r>
        <w:r w:rsidR="00D72E8C" w:rsidRPr="006E6534" w:rsidDel="00421D68">
          <w:rPr>
            <w:rFonts w:cs="Times New Roman"/>
            <w:color w:val="000000" w:themeColor="text1"/>
            <w:lang w:val="en-US"/>
            <w:rPrChange w:id="18689" w:author="N F" w:date="2023-12-05T03:09:00Z">
              <w:rPr>
                <w:rFonts w:cs="Times New Roman"/>
                <w:lang w:val="en-US"/>
              </w:rPr>
            </w:rPrChange>
          </w:rPr>
          <w:delInstrText>given</w:delInstrText>
        </w:r>
        <w:r w:rsidR="00D72E8C" w:rsidRPr="006E6534" w:rsidDel="00421D68">
          <w:rPr>
            <w:rFonts w:cs="Times New Roman"/>
            <w:color w:val="000000" w:themeColor="text1"/>
            <w:rPrChange w:id="18690" w:author="N F" w:date="2023-12-05T03:09:00Z">
              <w:rPr>
                <w:rFonts w:cs="Times New Roman"/>
              </w:rPr>
            </w:rPrChange>
          </w:rPr>
          <w:delInstrText>":"</w:delInstrText>
        </w:r>
        <w:r w:rsidR="00D72E8C" w:rsidRPr="006E6534" w:rsidDel="00421D68">
          <w:rPr>
            <w:rFonts w:cs="Times New Roman"/>
            <w:color w:val="000000" w:themeColor="text1"/>
            <w:lang w:val="en-US"/>
            <w:rPrChange w:id="18691" w:author="N F" w:date="2023-12-05T03:09:00Z">
              <w:rPr>
                <w:rFonts w:cs="Times New Roman"/>
                <w:lang w:val="en-US"/>
              </w:rPr>
            </w:rPrChange>
          </w:rPr>
          <w:delInstrText>A</w:delInstrText>
        </w:r>
        <w:r w:rsidR="00D72E8C" w:rsidRPr="006E6534" w:rsidDel="00421D68">
          <w:rPr>
            <w:rFonts w:cs="Times New Roman"/>
            <w:color w:val="000000" w:themeColor="text1"/>
            <w:rPrChange w:id="18692" w:author="N F" w:date="2023-12-05T03:09:00Z">
              <w:rPr>
                <w:rFonts w:cs="Times New Roman"/>
              </w:rPr>
            </w:rPrChange>
          </w:rPr>
          <w:delInstrText>."},{"</w:delInstrText>
        </w:r>
        <w:r w:rsidR="00D72E8C" w:rsidRPr="006E6534" w:rsidDel="00421D68">
          <w:rPr>
            <w:rFonts w:cs="Times New Roman"/>
            <w:color w:val="000000" w:themeColor="text1"/>
            <w:lang w:val="en-US"/>
            <w:rPrChange w:id="18693" w:author="N F" w:date="2023-12-05T03:09:00Z">
              <w:rPr>
                <w:rFonts w:cs="Times New Roman"/>
                <w:lang w:val="en-US"/>
              </w:rPr>
            </w:rPrChange>
          </w:rPr>
          <w:delInstrText>family</w:delInstrText>
        </w:r>
        <w:r w:rsidR="00D72E8C" w:rsidRPr="006E6534" w:rsidDel="00421D68">
          <w:rPr>
            <w:rFonts w:cs="Times New Roman"/>
            <w:color w:val="000000" w:themeColor="text1"/>
            <w:rPrChange w:id="18694" w:author="N F" w:date="2023-12-05T03:09:00Z">
              <w:rPr>
                <w:rFonts w:cs="Times New Roman"/>
              </w:rPr>
            </w:rPrChange>
          </w:rPr>
          <w:delInstrText>":"</w:delInstrText>
        </w:r>
        <w:r w:rsidR="00D72E8C" w:rsidRPr="006E6534" w:rsidDel="00421D68">
          <w:rPr>
            <w:rFonts w:cs="Times New Roman"/>
            <w:color w:val="000000" w:themeColor="text1"/>
            <w:lang w:val="en-US"/>
            <w:rPrChange w:id="18695" w:author="N F" w:date="2023-12-05T03:09:00Z">
              <w:rPr>
                <w:rFonts w:cs="Times New Roman"/>
                <w:lang w:val="en-US"/>
              </w:rPr>
            </w:rPrChange>
          </w:rPr>
          <w:delInstrText>Ramalingam</w:delInstrText>
        </w:r>
        <w:r w:rsidR="00D72E8C" w:rsidRPr="006E6534" w:rsidDel="00421D68">
          <w:rPr>
            <w:rFonts w:cs="Times New Roman"/>
            <w:color w:val="000000" w:themeColor="text1"/>
            <w:rPrChange w:id="18696" w:author="N F" w:date="2023-12-05T03:09:00Z">
              <w:rPr>
                <w:rFonts w:cs="Times New Roman"/>
              </w:rPr>
            </w:rPrChange>
          </w:rPr>
          <w:delInstrText>","</w:delInstrText>
        </w:r>
        <w:r w:rsidR="00D72E8C" w:rsidRPr="006E6534" w:rsidDel="00421D68">
          <w:rPr>
            <w:rFonts w:cs="Times New Roman"/>
            <w:color w:val="000000" w:themeColor="text1"/>
            <w:lang w:val="en-US"/>
            <w:rPrChange w:id="18697" w:author="N F" w:date="2023-12-05T03:09:00Z">
              <w:rPr>
                <w:rFonts w:cs="Times New Roman"/>
                <w:lang w:val="en-US"/>
              </w:rPr>
            </w:rPrChange>
          </w:rPr>
          <w:delInstrText>given</w:delInstrText>
        </w:r>
        <w:r w:rsidR="00D72E8C" w:rsidRPr="006E6534" w:rsidDel="00421D68">
          <w:rPr>
            <w:rFonts w:cs="Times New Roman"/>
            <w:color w:val="000000" w:themeColor="text1"/>
            <w:rPrChange w:id="18698" w:author="N F" w:date="2023-12-05T03:09:00Z">
              <w:rPr>
                <w:rFonts w:cs="Times New Roman"/>
              </w:rPr>
            </w:rPrChange>
          </w:rPr>
          <w:delInstrText>":"</w:delInstrText>
        </w:r>
        <w:r w:rsidR="00D72E8C" w:rsidRPr="006E6534" w:rsidDel="00421D68">
          <w:rPr>
            <w:rFonts w:cs="Times New Roman"/>
            <w:color w:val="000000" w:themeColor="text1"/>
            <w:lang w:val="en-US"/>
            <w:rPrChange w:id="18699" w:author="N F" w:date="2023-12-05T03:09:00Z">
              <w:rPr>
                <w:rFonts w:cs="Times New Roman"/>
                <w:lang w:val="en-US"/>
              </w:rPr>
            </w:rPrChange>
          </w:rPr>
          <w:delInstrText>S</w:delInstrText>
        </w:r>
        <w:r w:rsidR="00D72E8C" w:rsidRPr="006E6534" w:rsidDel="00421D68">
          <w:rPr>
            <w:rFonts w:cs="Times New Roman"/>
            <w:color w:val="000000" w:themeColor="text1"/>
            <w:rPrChange w:id="1870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701" w:author="N F" w:date="2023-12-05T03:09:00Z">
              <w:rPr>
                <w:rFonts w:cs="Times New Roman"/>
                <w:lang w:val="en-US"/>
              </w:rPr>
            </w:rPrChange>
          </w:rPr>
          <w:delInstrText>S</w:delInstrText>
        </w:r>
        <w:r w:rsidR="00D72E8C" w:rsidRPr="006E6534" w:rsidDel="00421D68">
          <w:rPr>
            <w:rFonts w:cs="Times New Roman"/>
            <w:color w:val="000000" w:themeColor="text1"/>
            <w:rPrChange w:id="18702" w:author="N F" w:date="2023-12-05T03:09:00Z">
              <w:rPr>
                <w:rFonts w:cs="Times New Roman"/>
              </w:rPr>
            </w:rPrChange>
          </w:rPr>
          <w:delInstrText>."},{"</w:delInstrText>
        </w:r>
        <w:r w:rsidR="00D72E8C" w:rsidRPr="006E6534" w:rsidDel="00421D68">
          <w:rPr>
            <w:rFonts w:cs="Times New Roman"/>
            <w:color w:val="000000" w:themeColor="text1"/>
            <w:lang w:val="en-US"/>
            <w:rPrChange w:id="18703" w:author="N F" w:date="2023-12-05T03:09:00Z">
              <w:rPr>
                <w:rFonts w:cs="Times New Roman"/>
                <w:lang w:val="en-US"/>
              </w:rPr>
            </w:rPrChange>
          </w:rPr>
          <w:delInstrText>family</w:delInstrText>
        </w:r>
        <w:r w:rsidR="00D72E8C" w:rsidRPr="006E6534" w:rsidDel="00421D68">
          <w:rPr>
            <w:rFonts w:cs="Times New Roman"/>
            <w:color w:val="000000" w:themeColor="text1"/>
            <w:rPrChange w:id="18704" w:author="N F" w:date="2023-12-05T03:09:00Z">
              <w:rPr>
                <w:rFonts w:cs="Times New Roman"/>
              </w:rPr>
            </w:rPrChange>
          </w:rPr>
          <w:delInstrText>":"</w:delInstrText>
        </w:r>
        <w:r w:rsidR="00D72E8C" w:rsidRPr="006E6534" w:rsidDel="00421D68">
          <w:rPr>
            <w:rFonts w:cs="Times New Roman"/>
            <w:color w:val="000000" w:themeColor="text1"/>
            <w:lang w:val="en-US"/>
            <w:rPrChange w:id="18705" w:author="N F" w:date="2023-12-05T03:09:00Z">
              <w:rPr>
                <w:rFonts w:cs="Times New Roman"/>
                <w:lang w:val="en-US"/>
              </w:rPr>
            </w:rPrChange>
          </w:rPr>
          <w:delInstrText>Kim</w:delInstrText>
        </w:r>
        <w:r w:rsidR="00D72E8C" w:rsidRPr="006E6534" w:rsidDel="00421D68">
          <w:rPr>
            <w:rFonts w:cs="Times New Roman"/>
            <w:color w:val="000000" w:themeColor="text1"/>
            <w:rPrChange w:id="18706" w:author="N F" w:date="2023-12-05T03:09:00Z">
              <w:rPr>
                <w:rFonts w:cs="Times New Roman"/>
              </w:rPr>
            </w:rPrChange>
          </w:rPr>
          <w:delInstrText>","</w:delInstrText>
        </w:r>
        <w:r w:rsidR="00D72E8C" w:rsidRPr="006E6534" w:rsidDel="00421D68">
          <w:rPr>
            <w:rFonts w:cs="Times New Roman"/>
            <w:color w:val="000000" w:themeColor="text1"/>
            <w:lang w:val="en-US"/>
            <w:rPrChange w:id="18707" w:author="N F" w:date="2023-12-05T03:09:00Z">
              <w:rPr>
                <w:rFonts w:cs="Times New Roman"/>
                <w:lang w:val="en-US"/>
              </w:rPr>
            </w:rPrChange>
          </w:rPr>
          <w:delInstrText>given</w:delInstrText>
        </w:r>
        <w:r w:rsidR="00D72E8C" w:rsidRPr="006E6534" w:rsidDel="00421D68">
          <w:rPr>
            <w:rFonts w:cs="Times New Roman"/>
            <w:color w:val="000000" w:themeColor="text1"/>
            <w:rPrChange w:id="18708" w:author="N F" w:date="2023-12-05T03:09:00Z">
              <w:rPr>
                <w:rFonts w:cs="Times New Roman"/>
              </w:rPr>
            </w:rPrChange>
          </w:rPr>
          <w:delInstrText>":"</w:delInstrText>
        </w:r>
        <w:r w:rsidR="00D72E8C" w:rsidRPr="006E6534" w:rsidDel="00421D68">
          <w:rPr>
            <w:rFonts w:cs="Times New Roman"/>
            <w:color w:val="000000" w:themeColor="text1"/>
            <w:lang w:val="en-US"/>
            <w:rPrChange w:id="18709" w:author="N F" w:date="2023-12-05T03:09:00Z">
              <w:rPr>
                <w:rFonts w:cs="Times New Roman"/>
                <w:lang w:val="en-US"/>
              </w:rPr>
            </w:rPrChange>
          </w:rPr>
          <w:delInstrText>S</w:delInstrText>
        </w:r>
        <w:r w:rsidR="00D72E8C" w:rsidRPr="006E6534" w:rsidDel="00421D68">
          <w:rPr>
            <w:rFonts w:cs="Times New Roman"/>
            <w:color w:val="000000" w:themeColor="text1"/>
            <w:rPrChange w:id="1871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711" w:author="N F" w:date="2023-12-05T03:09:00Z">
              <w:rPr>
                <w:rFonts w:cs="Times New Roman"/>
                <w:lang w:val="en-US"/>
              </w:rPr>
            </w:rPrChange>
          </w:rPr>
          <w:delInstrText>W</w:delInstrText>
        </w:r>
        <w:r w:rsidR="00D72E8C" w:rsidRPr="006E6534" w:rsidDel="00421D68">
          <w:rPr>
            <w:rFonts w:cs="Times New Roman"/>
            <w:color w:val="000000" w:themeColor="text1"/>
            <w:rPrChange w:id="18712" w:author="N F" w:date="2023-12-05T03:09:00Z">
              <w:rPr>
                <w:rFonts w:cs="Times New Roman"/>
              </w:rPr>
            </w:rPrChange>
          </w:rPr>
          <w:delInstrText>."},{"</w:delInstrText>
        </w:r>
        <w:r w:rsidR="00D72E8C" w:rsidRPr="006E6534" w:rsidDel="00421D68">
          <w:rPr>
            <w:rFonts w:cs="Times New Roman"/>
            <w:color w:val="000000" w:themeColor="text1"/>
            <w:lang w:val="en-US"/>
            <w:rPrChange w:id="18713" w:author="N F" w:date="2023-12-05T03:09:00Z">
              <w:rPr>
                <w:rFonts w:cs="Times New Roman"/>
                <w:lang w:val="en-US"/>
              </w:rPr>
            </w:rPrChange>
          </w:rPr>
          <w:delInstrText>family</w:delInstrText>
        </w:r>
        <w:r w:rsidR="00D72E8C" w:rsidRPr="006E6534" w:rsidDel="00421D68">
          <w:rPr>
            <w:rFonts w:cs="Times New Roman"/>
            <w:color w:val="000000" w:themeColor="text1"/>
            <w:rPrChange w:id="18714" w:author="N F" w:date="2023-12-05T03:09:00Z">
              <w:rPr>
                <w:rFonts w:cs="Times New Roman"/>
              </w:rPr>
            </w:rPrChange>
          </w:rPr>
          <w:delInstrText>":"</w:delInstrText>
        </w:r>
        <w:r w:rsidR="00D72E8C" w:rsidRPr="006E6534" w:rsidDel="00421D68">
          <w:rPr>
            <w:rFonts w:cs="Times New Roman"/>
            <w:color w:val="000000" w:themeColor="text1"/>
            <w:lang w:val="en-US"/>
            <w:rPrChange w:id="18715" w:author="N F" w:date="2023-12-05T03:09:00Z">
              <w:rPr>
                <w:rFonts w:cs="Times New Roman"/>
                <w:lang w:val="en-US"/>
              </w:rPr>
            </w:rPrChange>
          </w:rPr>
          <w:delInstrText>Shepherd</w:delInstrText>
        </w:r>
        <w:r w:rsidR="00D72E8C" w:rsidRPr="006E6534" w:rsidDel="00421D68">
          <w:rPr>
            <w:rFonts w:cs="Times New Roman"/>
            <w:color w:val="000000" w:themeColor="text1"/>
            <w:rPrChange w:id="18716" w:author="N F" w:date="2023-12-05T03:09:00Z">
              <w:rPr>
                <w:rFonts w:cs="Times New Roman"/>
              </w:rPr>
            </w:rPrChange>
          </w:rPr>
          <w:delInstrText>","</w:delInstrText>
        </w:r>
        <w:r w:rsidR="00D72E8C" w:rsidRPr="006E6534" w:rsidDel="00421D68">
          <w:rPr>
            <w:rFonts w:cs="Times New Roman"/>
            <w:color w:val="000000" w:themeColor="text1"/>
            <w:lang w:val="en-US"/>
            <w:rPrChange w:id="18717" w:author="N F" w:date="2023-12-05T03:09:00Z">
              <w:rPr>
                <w:rFonts w:cs="Times New Roman"/>
                <w:lang w:val="en-US"/>
              </w:rPr>
            </w:rPrChange>
          </w:rPr>
          <w:delInstrText>given</w:delInstrText>
        </w:r>
        <w:r w:rsidR="00D72E8C" w:rsidRPr="006E6534" w:rsidDel="00421D68">
          <w:rPr>
            <w:rFonts w:cs="Times New Roman"/>
            <w:color w:val="000000" w:themeColor="text1"/>
            <w:rPrChange w:id="18718" w:author="N F" w:date="2023-12-05T03:09:00Z">
              <w:rPr>
                <w:rFonts w:cs="Times New Roman"/>
              </w:rPr>
            </w:rPrChange>
          </w:rPr>
          <w:delInstrText>":"</w:delInstrText>
        </w:r>
        <w:r w:rsidR="00D72E8C" w:rsidRPr="006E6534" w:rsidDel="00421D68">
          <w:rPr>
            <w:rFonts w:cs="Times New Roman"/>
            <w:color w:val="000000" w:themeColor="text1"/>
            <w:lang w:val="en-US"/>
            <w:rPrChange w:id="18719" w:author="N F" w:date="2023-12-05T03:09:00Z">
              <w:rPr>
                <w:rFonts w:cs="Times New Roman"/>
                <w:lang w:val="en-US"/>
              </w:rPr>
            </w:rPrChange>
          </w:rPr>
          <w:delInstrText>F</w:delInstrText>
        </w:r>
        <w:r w:rsidR="00D72E8C" w:rsidRPr="006E6534" w:rsidDel="00421D68">
          <w:rPr>
            <w:rFonts w:cs="Times New Roman"/>
            <w:color w:val="000000" w:themeColor="text1"/>
            <w:rPrChange w:id="18720"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721" w:author="N F" w:date="2023-12-05T03:09:00Z">
              <w:rPr>
                <w:rFonts w:cs="Times New Roman"/>
                <w:lang w:val="en-US"/>
              </w:rPr>
            </w:rPrChange>
          </w:rPr>
          <w:delInstrText>A</w:delInstrText>
        </w:r>
        <w:r w:rsidR="00D72E8C" w:rsidRPr="006E6534" w:rsidDel="00421D68">
          <w:rPr>
            <w:rFonts w:cs="Times New Roman"/>
            <w:color w:val="000000" w:themeColor="text1"/>
            <w:rPrChange w:id="18722" w:author="N F" w:date="2023-12-05T03:09:00Z">
              <w:rPr>
                <w:rFonts w:cs="Times New Roman"/>
              </w:rPr>
            </w:rPrChange>
          </w:rPr>
          <w:delInstrText>."},{"</w:delInstrText>
        </w:r>
        <w:r w:rsidR="00D72E8C" w:rsidRPr="006E6534" w:rsidDel="00421D68">
          <w:rPr>
            <w:rFonts w:cs="Times New Roman"/>
            <w:color w:val="000000" w:themeColor="text1"/>
            <w:lang w:val="en-US"/>
            <w:rPrChange w:id="18723" w:author="N F" w:date="2023-12-05T03:09:00Z">
              <w:rPr>
                <w:rFonts w:cs="Times New Roman"/>
                <w:lang w:val="en-US"/>
              </w:rPr>
            </w:rPrChange>
          </w:rPr>
          <w:delInstrText>family</w:delInstrText>
        </w:r>
        <w:r w:rsidR="00D72E8C" w:rsidRPr="006E6534" w:rsidDel="00421D68">
          <w:rPr>
            <w:rFonts w:cs="Times New Roman"/>
            <w:color w:val="000000" w:themeColor="text1"/>
            <w:rPrChange w:id="18724" w:author="N F" w:date="2023-12-05T03:09:00Z">
              <w:rPr>
                <w:rFonts w:cs="Times New Roman"/>
              </w:rPr>
            </w:rPrChange>
          </w:rPr>
          <w:delInstrText>":"</w:delInstrText>
        </w:r>
        <w:r w:rsidR="00D72E8C" w:rsidRPr="006E6534" w:rsidDel="00421D68">
          <w:rPr>
            <w:rFonts w:cs="Times New Roman"/>
            <w:color w:val="000000" w:themeColor="text1"/>
            <w:lang w:val="en-US"/>
            <w:rPrChange w:id="18725" w:author="N F" w:date="2023-12-05T03:09:00Z">
              <w:rPr>
                <w:rFonts w:cs="Times New Roman"/>
                <w:lang w:val="en-US"/>
              </w:rPr>
            </w:rPrChange>
          </w:rPr>
          <w:delInstrText>Laskin</w:delInstrText>
        </w:r>
        <w:r w:rsidR="00D72E8C" w:rsidRPr="006E6534" w:rsidDel="00421D68">
          <w:rPr>
            <w:rFonts w:cs="Times New Roman"/>
            <w:color w:val="000000" w:themeColor="text1"/>
            <w:rPrChange w:id="18726" w:author="N F" w:date="2023-12-05T03:09:00Z">
              <w:rPr>
                <w:rFonts w:cs="Times New Roman"/>
              </w:rPr>
            </w:rPrChange>
          </w:rPr>
          <w:delInstrText>","</w:delInstrText>
        </w:r>
        <w:r w:rsidR="00D72E8C" w:rsidRPr="006E6534" w:rsidDel="00421D68">
          <w:rPr>
            <w:rFonts w:cs="Times New Roman"/>
            <w:color w:val="000000" w:themeColor="text1"/>
            <w:lang w:val="en-US"/>
            <w:rPrChange w:id="18727" w:author="N F" w:date="2023-12-05T03:09:00Z">
              <w:rPr>
                <w:rFonts w:cs="Times New Roman"/>
                <w:lang w:val="en-US"/>
              </w:rPr>
            </w:rPrChange>
          </w:rPr>
          <w:delInstrText>given</w:delInstrText>
        </w:r>
        <w:r w:rsidR="00D72E8C" w:rsidRPr="006E6534" w:rsidDel="00421D68">
          <w:rPr>
            <w:rFonts w:cs="Times New Roman"/>
            <w:color w:val="000000" w:themeColor="text1"/>
            <w:rPrChange w:id="18728" w:author="N F" w:date="2023-12-05T03:09:00Z">
              <w:rPr>
                <w:rFonts w:cs="Times New Roman"/>
              </w:rPr>
            </w:rPrChange>
          </w:rPr>
          <w:delInstrText>":"</w:delInstrText>
        </w:r>
        <w:r w:rsidR="00D72E8C" w:rsidRPr="006E6534" w:rsidDel="00421D68">
          <w:rPr>
            <w:rFonts w:cs="Times New Roman"/>
            <w:color w:val="000000" w:themeColor="text1"/>
            <w:lang w:val="en-US"/>
            <w:rPrChange w:id="18729" w:author="N F" w:date="2023-12-05T03:09:00Z">
              <w:rPr>
                <w:rFonts w:cs="Times New Roman"/>
                <w:lang w:val="en-US"/>
              </w:rPr>
            </w:rPrChange>
          </w:rPr>
          <w:delInstrText>J</w:delInstrText>
        </w:r>
        <w:r w:rsidR="00D72E8C" w:rsidRPr="006E6534" w:rsidDel="00421D68">
          <w:rPr>
            <w:rFonts w:cs="Times New Roman"/>
            <w:color w:val="000000" w:themeColor="text1"/>
            <w:rPrChange w:id="18730" w:author="N F" w:date="2023-12-05T03:09:00Z">
              <w:rPr>
                <w:rFonts w:cs="Times New Roman"/>
              </w:rPr>
            </w:rPrChange>
          </w:rPr>
          <w:delInstrText>."},{"</w:delInstrText>
        </w:r>
        <w:r w:rsidR="00D72E8C" w:rsidRPr="006E6534" w:rsidDel="00421D68">
          <w:rPr>
            <w:rFonts w:cs="Times New Roman"/>
            <w:color w:val="000000" w:themeColor="text1"/>
            <w:lang w:val="en-US"/>
            <w:rPrChange w:id="18731" w:author="N F" w:date="2023-12-05T03:09:00Z">
              <w:rPr>
                <w:rFonts w:cs="Times New Roman"/>
                <w:lang w:val="en-US"/>
              </w:rPr>
            </w:rPrChange>
          </w:rPr>
          <w:delInstrText>family</w:delInstrText>
        </w:r>
        <w:r w:rsidR="00D72E8C" w:rsidRPr="006E6534" w:rsidDel="00421D68">
          <w:rPr>
            <w:rFonts w:cs="Times New Roman"/>
            <w:color w:val="000000" w:themeColor="text1"/>
            <w:rPrChange w:id="18732" w:author="N F" w:date="2023-12-05T03:09:00Z">
              <w:rPr>
                <w:rFonts w:cs="Times New Roman"/>
              </w:rPr>
            </w:rPrChange>
          </w:rPr>
          <w:delInstrText>":"</w:delInstrText>
        </w:r>
        <w:r w:rsidR="00D72E8C" w:rsidRPr="006E6534" w:rsidDel="00421D68">
          <w:rPr>
            <w:rFonts w:cs="Times New Roman"/>
            <w:color w:val="000000" w:themeColor="text1"/>
            <w:lang w:val="en-US"/>
            <w:rPrChange w:id="18733" w:author="N F" w:date="2023-12-05T03:09:00Z">
              <w:rPr>
                <w:rFonts w:cs="Times New Roman"/>
                <w:lang w:val="en-US"/>
              </w:rPr>
            </w:rPrChange>
          </w:rPr>
          <w:delInstrText>He</w:delInstrText>
        </w:r>
        <w:r w:rsidR="00D72E8C" w:rsidRPr="006E6534" w:rsidDel="00421D68">
          <w:rPr>
            <w:rFonts w:cs="Times New Roman"/>
            <w:color w:val="000000" w:themeColor="text1"/>
            <w:rPrChange w:id="18734" w:author="N F" w:date="2023-12-05T03:09:00Z">
              <w:rPr>
                <w:rFonts w:cs="Times New Roman"/>
              </w:rPr>
            </w:rPrChange>
          </w:rPr>
          <w:delInstrText>","</w:delInstrText>
        </w:r>
        <w:r w:rsidR="00D72E8C" w:rsidRPr="006E6534" w:rsidDel="00421D68">
          <w:rPr>
            <w:rFonts w:cs="Times New Roman"/>
            <w:color w:val="000000" w:themeColor="text1"/>
            <w:lang w:val="en-US"/>
            <w:rPrChange w:id="18735" w:author="N F" w:date="2023-12-05T03:09:00Z">
              <w:rPr>
                <w:rFonts w:cs="Times New Roman"/>
                <w:lang w:val="en-US"/>
              </w:rPr>
            </w:rPrChange>
          </w:rPr>
          <w:delInstrText>given</w:delInstrText>
        </w:r>
        <w:r w:rsidR="00D72E8C" w:rsidRPr="006E6534" w:rsidDel="00421D68">
          <w:rPr>
            <w:rFonts w:cs="Times New Roman"/>
            <w:color w:val="000000" w:themeColor="text1"/>
            <w:rPrChange w:id="18736" w:author="N F" w:date="2023-12-05T03:09:00Z">
              <w:rPr>
                <w:rFonts w:cs="Times New Roman"/>
              </w:rPr>
            </w:rPrChange>
          </w:rPr>
          <w:delInstrText>":"</w:delInstrText>
        </w:r>
        <w:r w:rsidR="00D72E8C" w:rsidRPr="006E6534" w:rsidDel="00421D68">
          <w:rPr>
            <w:rFonts w:cs="Times New Roman"/>
            <w:color w:val="000000" w:themeColor="text1"/>
            <w:lang w:val="en-US"/>
            <w:rPrChange w:id="18737" w:author="N F" w:date="2023-12-05T03:09:00Z">
              <w:rPr>
                <w:rFonts w:cs="Times New Roman"/>
                <w:lang w:val="en-US"/>
              </w:rPr>
            </w:rPrChange>
          </w:rPr>
          <w:delInstrText>Y</w:delInstrText>
        </w:r>
        <w:r w:rsidR="00D72E8C" w:rsidRPr="006E6534" w:rsidDel="00421D68">
          <w:rPr>
            <w:rFonts w:cs="Times New Roman"/>
            <w:color w:val="000000" w:themeColor="text1"/>
            <w:rPrChange w:id="18738" w:author="N F" w:date="2023-12-05T03:09:00Z">
              <w:rPr>
                <w:rFonts w:cs="Times New Roman"/>
              </w:rPr>
            </w:rPrChange>
          </w:rPr>
          <w:delInstrText>."},{"</w:delInstrText>
        </w:r>
        <w:r w:rsidR="00D72E8C" w:rsidRPr="006E6534" w:rsidDel="00421D68">
          <w:rPr>
            <w:rFonts w:cs="Times New Roman"/>
            <w:color w:val="000000" w:themeColor="text1"/>
            <w:lang w:val="en-US"/>
            <w:rPrChange w:id="18739" w:author="N F" w:date="2023-12-05T03:09:00Z">
              <w:rPr>
                <w:rFonts w:cs="Times New Roman"/>
                <w:lang w:val="en-US"/>
              </w:rPr>
            </w:rPrChange>
          </w:rPr>
          <w:delInstrText>family</w:delInstrText>
        </w:r>
        <w:r w:rsidR="00D72E8C" w:rsidRPr="006E6534" w:rsidDel="00421D68">
          <w:rPr>
            <w:rFonts w:cs="Times New Roman"/>
            <w:color w:val="000000" w:themeColor="text1"/>
            <w:rPrChange w:id="18740" w:author="N F" w:date="2023-12-05T03:09:00Z">
              <w:rPr>
                <w:rFonts w:cs="Times New Roman"/>
              </w:rPr>
            </w:rPrChange>
          </w:rPr>
          <w:delInstrText>":"</w:delInstrText>
        </w:r>
        <w:r w:rsidR="00D72E8C" w:rsidRPr="006E6534" w:rsidDel="00421D68">
          <w:rPr>
            <w:rFonts w:cs="Times New Roman"/>
            <w:color w:val="000000" w:themeColor="text1"/>
            <w:lang w:val="en-US"/>
            <w:rPrChange w:id="18741" w:author="N F" w:date="2023-12-05T03:09:00Z">
              <w:rPr>
                <w:rFonts w:cs="Times New Roman"/>
                <w:lang w:val="en-US"/>
              </w:rPr>
            </w:rPrChange>
          </w:rPr>
          <w:delInstrText>Akamatsu</w:delInstrText>
        </w:r>
        <w:r w:rsidR="00D72E8C" w:rsidRPr="006E6534" w:rsidDel="00421D68">
          <w:rPr>
            <w:rFonts w:cs="Times New Roman"/>
            <w:color w:val="000000" w:themeColor="text1"/>
            <w:rPrChange w:id="18742" w:author="N F" w:date="2023-12-05T03:09:00Z">
              <w:rPr>
                <w:rFonts w:cs="Times New Roman"/>
              </w:rPr>
            </w:rPrChange>
          </w:rPr>
          <w:delInstrText>","</w:delInstrText>
        </w:r>
        <w:r w:rsidR="00D72E8C" w:rsidRPr="006E6534" w:rsidDel="00421D68">
          <w:rPr>
            <w:rFonts w:cs="Times New Roman"/>
            <w:color w:val="000000" w:themeColor="text1"/>
            <w:lang w:val="en-US"/>
            <w:rPrChange w:id="18743" w:author="N F" w:date="2023-12-05T03:09:00Z">
              <w:rPr>
                <w:rFonts w:cs="Times New Roman"/>
                <w:lang w:val="en-US"/>
              </w:rPr>
            </w:rPrChange>
          </w:rPr>
          <w:delInstrText>given</w:delInstrText>
        </w:r>
        <w:r w:rsidR="00D72E8C" w:rsidRPr="006E6534" w:rsidDel="00421D68">
          <w:rPr>
            <w:rFonts w:cs="Times New Roman"/>
            <w:color w:val="000000" w:themeColor="text1"/>
            <w:rPrChange w:id="18744" w:author="N F" w:date="2023-12-05T03:09:00Z">
              <w:rPr>
                <w:rFonts w:cs="Times New Roman"/>
              </w:rPr>
            </w:rPrChange>
          </w:rPr>
          <w:delInstrText>":"</w:delInstrText>
        </w:r>
        <w:r w:rsidR="00D72E8C" w:rsidRPr="006E6534" w:rsidDel="00421D68">
          <w:rPr>
            <w:rFonts w:cs="Times New Roman"/>
            <w:color w:val="000000" w:themeColor="text1"/>
            <w:lang w:val="en-US"/>
            <w:rPrChange w:id="18745" w:author="N F" w:date="2023-12-05T03:09:00Z">
              <w:rPr>
                <w:rFonts w:cs="Times New Roman"/>
                <w:lang w:val="en-US"/>
              </w:rPr>
            </w:rPrChange>
          </w:rPr>
          <w:delInstrText>H</w:delInstrText>
        </w:r>
        <w:r w:rsidR="00D72E8C" w:rsidRPr="006E6534" w:rsidDel="00421D68">
          <w:rPr>
            <w:rFonts w:cs="Times New Roman"/>
            <w:color w:val="000000" w:themeColor="text1"/>
            <w:rPrChange w:id="18746" w:author="N F" w:date="2023-12-05T03:09:00Z">
              <w:rPr>
                <w:rFonts w:cs="Times New Roman"/>
              </w:rPr>
            </w:rPrChange>
          </w:rPr>
          <w:delInstrText>."},{"</w:delInstrText>
        </w:r>
        <w:r w:rsidR="00D72E8C" w:rsidRPr="006E6534" w:rsidDel="00421D68">
          <w:rPr>
            <w:rFonts w:cs="Times New Roman"/>
            <w:color w:val="000000" w:themeColor="text1"/>
            <w:lang w:val="en-US"/>
            <w:rPrChange w:id="18747" w:author="N F" w:date="2023-12-05T03:09:00Z">
              <w:rPr>
                <w:rFonts w:cs="Times New Roman"/>
                <w:lang w:val="en-US"/>
              </w:rPr>
            </w:rPrChange>
          </w:rPr>
          <w:delInstrText>family</w:delInstrText>
        </w:r>
        <w:r w:rsidR="00D72E8C" w:rsidRPr="006E6534" w:rsidDel="00421D68">
          <w:rPr>
            <w:rFonts w:cs="Times New Roman"/>
            <w:color w:val="000000" w:themeColor="text1"/>
            <w:rPrChange w:id="18748" w:author="N F" w:date="2023-12-05T03:09:00Z">
              <w:rPr>
                <w:rFonts w:cs="Times New Roman"/>
              </w:rPr>
            </w:rPrChange>
          </w:rPr>
          <w:delInstrText>":"</w:delInstrText>
        </w:r>
        <w:r w:rsidR="00D72E8C" w:rsidRPr="006E6534" w:rsidDel="00421D68">
          <w:rPr>
            <w:rFonts w:cs="Times New Roman"/>
            <w:color w:val="000000" w:themeColor="text1"/>
            <w:lang w:val="en-US"/>
            <w:rPrChange w:id="18749" w:author="N F" w:date="2023-12-05T03:09:00Z">
              <w:rPr>
                <w:rFonts w:cs="Times New Roman"/>
                <w:lang w:val="en-US"/>
              </w:rPr>
            </w:rPrChange>
          </w:rPr>
          <w:delInstrText>Theelen</w:delInstrText>
        </w:r>
        <w:r w:rsidR="00D72E8C" w:rsidRPr="006E6534" w:rsidDel="00421D68">
          <w:rPr>
            <w:rFonts w:cs="Times New Roman"/>
            <w:color w:val="000000" w:themeColor="text1"/>
            <w:rPrChange w:id="18750" w:author="N F" w:date="2023-12-05T03:09:00Z">
              <w:rPr>
                <w:rFonts w:cs="Times New Roman"/>
              </w:rPr>
            </w:rPrChange>
          </w:rPr>
          <w:delInstrText>","</w:delInstrText>
        </w:r>
        <w:r w:rsidR="00D72E8C" w:rsidRPr="006E6534" w:rsidDel="00421D68">
          <w:rPr>
            <w:rFonts w:cs="Times New Roman"/>
            <w:color w:val="000000" w:themeColor="text1"/>
            <w:lang w:val="en-US"/>
            <w:rPrChange w:id="18751" w:author="N F" w:date="2023-12-05T03:09:00Z">
              <w:rPr>
                <w:rFonts w:cs="Times New Roman"/>
                <w:lang w:val="en-US"/>
              </w:rPr>
            </w:rPrChange>
          </w:rPr>
          <w:delInstrText>given</w:delInstrText>
        </w:r>
        <w:r w:rsidR="00D72E8C" w:rsidRPr="006E6534" w:rsidDel="00421D68">
          <w:rPr>
            <w:rFonts w:cs="Times New Roman"/>
            <w:color w:val="000000" w:themeColor="text1"/>
            <w:rPrChange w:id="18752" w:author="N F" w:date="2023-12-05T03:09:00Z">
              <w:rPr>
                <w:rFonts w:cs="Times New Roman"/>
              </w:rPr>
            </w:rPrChange>
          </w:rPr>
          <w:delInstrText>":"</w:delInstrText>
        </w:r>
        <w:r w:rsidR="00D72E8C" w:rsidRPr="006E6534" w:rsidDel="00421D68">
          <w:rPr>
            <w:rFonts w:cs="Times New Roman"/>
            <w:color w:val="000000" w:themeColor="text1"/>
            <w:lang w:val="en-US"/>
            <w:rPrChange w:id="18753" w:author="N F" w:date="2023-12-05T03:09:00Z">
              <w:rPr>
                <w:rFonts w:cs="Times New Roman"/>
                <w:lang w:val="en-US"/>
              </w:rPr>
            </w:rPrChange>
          </w:rPr>
          <w:delInstrText>W</w:delInstrText>
        </w:r>
        <w:r w:rsidR="00D72E8C" w:rsidRPr="006E6534" w:rsidDel="00421D68">
          <w:rPr>
            <w:rFonts w:cs="Times New Roman"/>
            <w:color w:val="000000" w:themeColor="text1"/>
            <w:rPrChange w:id="18754"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755" w:author="N F" w:date="2023-12-05T03:09:00Z">
              <w:rPr>
                <w:rFonts w:cs="Times New Roman"/>
                <w:lang w:val="en-US"/>
              </w:rPr>
            </w:rPrChange>
          </w:rPr>
          <w:delInstrText>S</w:delInstrText>
        </w:r>
        <w:r w:rsidR="00D72E8C" w:rsidRPr="006E6534" w:rsidDel="00421D68">
          <w:rPr>
            <w:rFonts w:cs="Times New Roman"/>
            <w:color w:val="000000" w:themeColor="text1"/>
            <w:rPrChange w:id="18756"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757" w:author="N F" w:date="2023-12-05T03:09:00Z">
              <w:rPr>
                <w:rFonts w:cs="Times New Roman"/>
                <w:lang w:val="en-US"/>
              </w:rPr>
            </w:rPrChange>
          </w:rPr>
          <w:delInstrText>M</w:delInstrText>
        </w:r>
        <w:r w:rsidR="00D72E8C" w:rsidRPr="006E6534" w:rsidDel="00421D68">
          <w:rPr>
            <w:rFonts w:cs="Times New Roman"/>
            <w:color w:val="000000" w:themeColor="text1"/>
            <w:rPrChange w:id="18758" w:author="N F" w:date="2023-12-05T03:09:00Z">
              <w:rPr>
                <w:rFonts w:cs="Times New Roman"/>
              </w:rPr>
            </w:rPrChange>
          </w:rPr>
          <w:delInstrText xml:space="preserve">. </w:delInstrText>
        </w:r>
        <w:r w:rsidR="00D72E8C" w:rsidRPr="006E6534" w:rsidDel="00421D68">
          <w:rPr>
            <w:rFonts w:cs="Times New Roman"/>
            <w:color w:val="000000" w:themeColor="text1"/>
            <w:lang w:val="en-US"/>
            <w:rPrChange w:id="18759" w:author="N F" w:date="2023-12-05T03:09:00Z">
              <w:rPr>
                <w:rFonts w:cs="Times New Roman"/>
                <w:lang w:val="en-US"/>
              </w:rPr>
            </w:rPrChange>
          </w:rPr>
          <w:delInstrText>E</w:delInstrText>
        </w:r>
        <w:r w:rsidR="00D72E8C" w:rsidRPr="006E6534" w:rsidDel="00421D68">
          <w:rPr>
            <w:rFonts w:cs="Times New Roman"/>
            <w:color w:val="000000" w:themeColor="text1"/>
            <w:rPrChange w:id="18760" w:author="N F" w:date="2023-12-05T03:09:00Z">
              <w:rPr>
                <w:rFonts w:cs="Times New Roman"/>
              </w:rPr>
            </w:rPrChange>
          </w:rPr>
          <w:delInstrText>."},{"</w:delInstrText>
        </w:r>
        <w:r w:rsidR="00D72E8C" w:rsidRPr="006E6534" w:rsidDel="00421D68">
          <w:rPr>
            <w:rFonts w:cs="Times New Roman"/>
            <w:color w:val="000000" w:themeColor="text1"/>
            <w:lang w:val="en-US"/>
            <w:rPrChange w:id="18761" w:author="N F" w:date="2023-12-05T03:09:00Z">
              <w:rPr>
                <w:rFonts w:cs="Times New Roman"/>
                <w:lang w:val="en-US"/>
              </w:rPr>
            </w:rPrChange>
          </w:rPr>
          <w:delInstrText>family</w:delInstrText>
        </w:r>
        <w:r w:rsidR="00D72E8C" w:rsidRPr="006E6534" w:rsidDel="00421D68">
          <w:rPr>
            <w:rFonts w:cs="Times New Roman"/>
            <w:color w:val="000000" w:themeColor="text1"/>
            <w:rPrChange w:id="18762" w:author="N F" w:date="2023-12-05T03:09:00Z">
              <w:rPr>
                <w:rFonts w:cs="Times New Roman"/>
              </w:rPr>
            </w:rPrChange>
          </w:rPr>
          <w:delInstrText>":"</w:delInstrText>
        </w:r>
        <w:r w:rsidR="00D72E8C" w:rsidRPr="006E6534" w:rsidDel="00421D68">
          <w:rPr>
            <w:rFonts w:cs="Times New Roman"/>
            <w:color w:val="000000" w:themeColor="text1"/>
            <w:lang w:val="en-US"/>
            <w:rPrChange w:id="18763" w:author="N F" w:date="2023-12-05T03:09:00Z">
              <w:rPr>
                <w:rFonts w:cs="Times New Roman"/>
                <w:lang w:val="en-US"/>
              </w:rPr>
            </w:rPrChange>
          </w:rPr>
          <w:delInstrText>Su</w:delInstrText>
        </w:r>
        <w:r w:rsidR="00D72E8C" w:rsidRPr="006E6534" w:rsidDel="00421D68">
          <w:rPr>
            <w:rFonts w:cs="Times New Roman"/>
            <w:color w:val="000000" w:themeColor="text1"/>
            <w:rPrChange w:id="18764" w:author="N F" w:date="2023-12-05T03:09:00Z">
              <w:rPr>
                <w:rFonts w:cs="Times New Roman"/>
              </w:rPr>
            </w:rPrChange>
          </w:rPr>
          <w:delInstrText>","</w:delInstrText>
        </w:r>
        <w:r w:rsidR="00D72E8C" w:rsidRPr="006E6534" w:rsidDel="00421D68">
          <w:rPr>
            <w:rFonts w:cs="Times New Roman"/>
            <w:color w:val="000000" w:themeColor="text1"/>
            <w:lang w:val="en-US"/>
            <w:rPrChange w:id="18765" w:author="N F" w:date="2023-12-05T03:09:00Z">
              <w:rPr>
                <w:rFonts w:cs="Times New Roman"/>
                <w:lang w:val="en-US"/>
              </w:rPr>
            </w:rPrChange>
          </w:rPr>
          <w:delInstrText>given</w:delInstrText>
        </w:r>
        <w:r w:rsidR="00D72E8C" w:rsidRPr="006E6534" w:rsidDel="00421D68">
          <w:rPr>
            <w:rFonts w:cs="Times New Roman"/>
            <w:color w:val="000000" w:themeColor="text1"/>
            <w:rPrChange w:id="18766" w:author="N F" w:date="2023-12-05T03:09:00Z">
              <w:rPr>
                <w:rFonts w:cs="Times New Roman"/>
              </w:rPr>
            </w:rPrChange>
          </w:rPr>
          <w:delInstrText>":"</w:delInstrText>
        </w:r>
        <w:r w:rsidR="00D72E8C" w:rsidRPr="006E6534" w:rsidDel="00421D68">
          <w:rPr>
            <w:rFonts w:cs="Times New Roman"/>
            <w:color w:val="000000" w:themeColor="text1"/>
            <w:lang w:val="en-US"/>
            <w:rPrChange w:id="18767" w:author="N F" w:date="2023-12-05T03:09:00Z">
              <w:rPr>
                <w:rFonts w:cs="Times New Roman"/>
                <w:lang w:val="en-US"/>
              </w:rPr>
            </w:rPrChange>
          </w:rPr>
          <w:delInstrText>W</w:delInstrText>
        </w:r>
        <w:r w:rsidR="00D72E8C" w:rsidRPr="006E6534" w:rsidDel="00421D68">
          <w:rPr>
            <w:rFonts w:cs="Times New Roman"/>
            <w:color w:val="000000" w:themeColor="text1"/>
            <w:rPrChange w:id="18768" w:author="N F" w:date="2023-12-05T03:09:00Z">
              <w:rPr>
                <w:rFonts w:cs="Times New Roman"/>
              </w:rPr>
            </w:rPrChange>
          </w:rPr>
          <w:delInstrText>.-</w:delInstrText>
        </w:r>
        <w:r w:rsidR="00D72E8C" w:rsidRPr="006E6534" w:rsidDel="00421D68">
          <w:rPr>
            <w:rFonts w:cs="Times New Roman"/>
            <w:color w:val="000000" w:themeColor="text1"/>
            <w:lang w:val="en-US"/>
            <w:rPrChange w:id="18769" w:author="N F" w:date="2023-12-05T03:09:00Z">
              <w:rPr>
                <w:rFonts w:cs="Times New Roman"/>
                <w:lang w:val="en-US"/>
              </w:rPr>
            </w:rPrChange>
          </w:rPr>
          <w:delInstrText>C</w:delInstrText>
        </w:r>
        <w:r w:rsidR="00D72E8C" w:rsidRPr="006E6534" w:rsidDel="00421D68">
          <w:rPr>
            <w:rFonts w:cs="Times New Roman"/>
            <w:color w:val="000000" w:themeColor="text1"/>
            <w:rPrChange w:id="18770" w:author="N F" w:date="2023-12-05T03:09:00Z">
              <w:rPr>
                <w:rFonts w:cs="Times New Roman"/>
              </w:rPr>
            </w:rPrChange>
          </w:rPr>
          <w:delInstrText>."},{"</w:delInstrText>
        </w:r>
        <w:r w:rsidR="00D72E8C" w:rsidRPr="006E6534" w:rsidDel="00421D68">
          <w:rPr>
            <w:rFonts w:cs="Times New Roman"/>
            <w:color w:val="000000" w:themeColor="text1"/>
            <w:lang w:val="en-US"/>
            <w:rPrChange w:id="18771" w:author="N F" w:date="2023-12-05T03:09:00Z">
              <w:rPr>
                <w:rFonts w:cs="Times New Roman"/>
                <w:lang w:val="en-US"/>
              </w:rPr>
            </w:rPrChange>
          </w:rPr>
          <w:delInstrText>family</w:delInstrText>
        </w:r>
        <w:r w:rsidR="00D72E8C" w:rsidRPr="006E6534" w:rsidDel="00421D68">
          <w:rPr>
            <w:rFonts w:cs="Times New Roman"/>
            <w:color w:val="000000" w:themeColor="text1"/>
            <w:rPrChange w:id="18772" w:author="N F" w:date="2023-12-05T03:09:00Z">
              <w:rPr>
                <w:rFonts w:cs="Times New Roman"/>
              </w:rPr>
            </w:rPrChange>
          </w:rPr>
          <w:delInstrText>":"</w:delInstrText>
        </w:r>
        <w:r w:rsidR="00D72E8C" w:rsidRPr="006E6534" w:rsidDel="00421D68">
          <w:rPr>
            <w:rFonts w:cs="Times New Roman"/>
            <w:color w:val="000000" w:themeColor="text1"/>
            <w:lang w:val="en-US"/>
            <w:rPrChange w:id="18773" w:author="N F" w:date="2023-12-05T03:09:00Z">
              <w:rPr>
                <w:rFonts w:cs="Times New Roman"/>
                <w:lang w:val="en-US"/>
              </w:rPr>
            </w:rPrChange>
          </w:rPr>
          <w:delInstrText>John</w:delInstrText>
        </w:r>
        <w:r w:rsidR="00D72E8C" w:rsidRPr="006E6534" w:rsidDel="00421D68">
          <w:rPr>
            <w:rFonts w:cs="Times New Roman"/>
            <w:color w:val="000000" w:themeColor="text1"/>
            <w:rPrChange w:id="18774" w:author="N F" w:date="2023-12-05T03:09:00Z">
              <w:rPr>
                <w:rFonts w:cs="Times New Roman"/>
              </w:rPr>
            </w:rPrChange>
          </w:rPr>
          <w:delInstrText>","</w:delInstrText>
        </w:r>
        <w:r w:rsidR="00D72E8C" w:rsidRPr="006E6534" w:rsidDel="00421D68">
          <w:rPr>
            <w:rFonts w:cs="Times New Roman"/>
            <w:color w:val="000000" w:themeColor="text1"/>
            <w:lang w:val="en-US"/>
            <w:rPrChange w:id="18775" w:author="N F" w:date="2023-12-05T03:09:00Z">
              <w:rPr>
                <w:rFonts w:cs="Times New Roman"/>
                <w:lang w:val="en-US"/>
              </w:rPr>
            </w:rPrChange>
          </w:rPr>
          <w:delInstrText>given</w:delInstrText>
        </w:r>
        <w:r w:rsidR="00D72E8C" w:rsidRPr="006E6534" w:rsidDel="00421D68">
          <w:rPr>
            <w:rFonts w:cs="Times New Roman"/>
            <w:color w:val="000000" w:themeColor="text1"/>
            <w:rPrChange w:id="18776" w:author="N F" w:date="2023-12-05T03:09:00Z">
              <w:rPr>
                <w:rFonts w:cs="Times New Roman"/>
              </w:rPr>
            </w:rPrChange>
          </w:rPr>
          <w:delInstrText>":"</w:delInstrText>
        </w:r>
        <w:r w:rsidR="00D72E8C" w:rsidRPr="006E6534" w:rsidDel="00421D68">
          <w:rPr>
            <w:rFonts w:cs="Times New Roman"/>
            <w:color w:val="000000" w:themeColor="text1"/>
            <w:lang w:val="en-US"/>
            <w:rPrChange w:id="18777" w:author="N F" w:date="2023-12-05T03:09:00Z">
              <w:rPr>
                <w:rFonts w:cs="Times New Roman"/>
                <w:lang w:val="en-US"/>
              </w:rPr>
            </w:rPrChange>
          </w:rPr>
          <w:delInstrText>T</w:delInstrText>
        </w:r>
        <w:r w:rsidR="00D72E8C" w:rsidRPr="006E6534" w:rsidDel="00421D68">
          <w:rPr>
            <w:rFonts w:cs="Times New Roman"/>
            <w:color w:val="000000" w:themeColor="text1"/>
            <w:rPrChange w:id="18778" w:author="N F" w:date="2023-12-05T03:09:00Z">
              <w:rPr>
                <w:rFonts w:cs="Times New Roman"/>
              </w:rPr>
            </w:rPrChange>
          </w:rPr>
          <w:delInstrText>."},{"</w:delInstrText>
        </w:r>
        <w:r w:rsidR="00D72E8C" w:rsidRPr="006E6534" w:rsidDel="00421D68">
          <w:rPr>
            <w:rFonts w:cs="Times New Roman"/>
            <w:color w:val="000000" w:themeColor="text1"/>
            <w:lang w:val="en-US"/>
            <w:rPrChange w:id="18779" w:author="N F" w:date="2023-12-05T03:09:00Z">
              <w:rPr>
                <w:rFonts w:cs="Times New Roman"/>
                <w:lang w:val="en-US"/>
              </w:rPr>
            </w:rPrChange>
          </w:rPr>
          <w:delInstrText>family</w:delInstrText>
        </w:r>
        <w:r w:rsidR="00D72E8C" w:rsidRPr="006E6534" w:rsidDel="00421D68">
          <w:rPr>
            <w:rFonts w:cs="Times New Roman"/>
            <w:color w:val="000000" w:themeColor="text1"/>
            <w:rPrChange w:id="18780" w:author="N F" w:date="2023-12-05T03:09:00Z">
              <w:rPr>
                <w:rFonts w:cs="Times New Roman"/>
              </w:rPr>
            </w:rPrChange>
          </w:rPr>
          <w:delInstrText>":"</w:delInstrText>
        </w:r>
        <w:r w:rsidR="00D72E8C" w:rsidRPr="006E6534" w:rsidDel="00421D68">
          <w:rPr>
            <w:rFonts w:cs="Times New Roman"/>
            <w:color w:val="000000" w:themeColor="text1"/>
            <w:lang w:val="en-US"/>
            <w:rPrChange w:id="18781" w:author="N F" w:date="2023-12-05T03:09:00Z">
              <w:rPr>
                <w:rFonts w:cs="Times New Roman"/>
                <w:lang w:val="en-US"/>
              </w:rPr>
            </w:rPrChange>
          </w:rPr>
          <w:delInstrText>Sebastian</w:delInstrText>
        </w:r>
        <w:r w:rsidR="00D72E8C" w:rsidRPr="006E6534" w:rsidDel="00421D68">
          <w:rPr>
            <w:rFonts w:cs="Times New Roman"/>
            <w:color w:val="000000" w:themeColor="text1"/>
            <w:rPrChange w:id="18782" w:author="N F" w:date="2023-12-05T03:09:00Z">
              <w:rPr>
                <w:rFonts w:cs="Times New Roman"/>
              </w:rPr>
            </w:rPrChange>
          </w:rPr>
          <w:delInstrText>","</w:delInstrText>
        </w:r>
        <w:r w:rsidR="00D72E8C" w:rsidRPr="006E6534" w:rsidDel="00421D68">
          <w:rPr>
            <w:rFonts w:cs="Times New Roman"/>
            <w:color w:val="000000" w:themeColor="text1"/>
            <w:lang w:val="en-US"/>
            <w:rPrChange w:id="18783" w:author="N F" w:date="2023-12-05T03:09:00Z">
              <w:rPr>
                <w:rFonts w:cs="Times New Roman"/>
                <w:lang w:val="en-US"/>
              </w:rPr>
            </w:rPrChange>
          </w:rPr>
          <w:delInstrText>given</w:delInstrText>
        </w:r>
        <w:r w:rsidR="00D72E8C" w:rsidRPr="006E6534" w:rsidDel="00421D68">
          <w:rPr>
            <w:rFonts w:cs="Times New Roman"/>
            <w:color w:val="000000" w:themeColor="text1"/>
            <w:rPrChange w:id="18784" w:author="N F" w:date="2023-12-05T03:09:00Z">
              <w:rPr>
                <w:rFonts w:cs="Times New Roman"/>
              </w:rPr>
            </w:rPrChange>
          </w:rPr>
          <w:delInstrText>":"</w:delInstrText>
        </w:r>
        <w:r w:rsidR="00D72E8C" w:rsidRPr="006E6534" w:rsidDel="00421D68">
          <w:rPr>
            <w:rFonts w:cs="Times New Roman"/>
            <w:color w:val="000000" w:themeColor="text1"/>
            <w:lang w:val="en-US"/>
            <w:rPrChange w:id="18785" w:author="N F" w:date="2023-12-05T03:09:00Z">
              <w:rPr>
                <w:rFonts w:cs="Times New Roman"/>
                <w:lang w:val="en-US"/>
              </w:rPr>
            </w:rPrChange>
          </w:rPr>
          <w:delInstrText>M</w:delInstrText>
        </w:r>
        <w:r w:rsidR="00D72E8C" w:rsidRPr="006E6534" w:rsidDel="00421D68">
          <w:rPr>
            <w:rFonts w:cs="Times New Roman"/>
            <w:color w:val="000000" w:themeColor="text1"/>
            <w:rPrChange w:id="18786" w:author="N F" w:date="2023-12-05T03:09:00Z">
              <w:rPr>
                <w:rFonts w:cs="Times New Roman"/>
              </w:rPr>
            </w:rPrChange>
          </w:rPr>
          <w:delInstrText>."},{"</w:delInstrText>
        </w:r>
        <w:r w:rsidR="00D72E8C" w:rsidRPr="006E6534" w:rsidDel="00421D68">
          <w:rPr>
            <w:rFonts w:cs="Times New Roman"/>
            <w:color w:val="000000" w:themeColor="text1"/>
            <w:lang w:val="en-US"/>
            <w:rPrChange w:id="18787" w:author="N F" w:date="2023-12-05T03:09:00Z">
              <w:rPr>
                <w:rFonts w:cs="Times New Roman"/>
                <w:lang w:val="en-US"/>
              </w:rPr>
            </w:rPrChange>
          </w:rPr>
          <w:delInstrText>family</w:delInstrText>
        </w:r>
        <w:r w:rsidR="00D72E8C" w:rsidRPr="006E6534" w:rsidDel="00421D68">
          <w:rPr>
            <w:rFonts w:cs="Times New Roman"/>
            <w:color w:val="000000" w:themeColor="text1"/>
            <w:rPrChange w:id="18788" w:author="N F" w:date="2023-12-05T03:09:00Z">
              <w:rPr>
                <w:rFonts w:cs="Times New Roman"/>
              </w:rPr>
            </w:rPrChange>
          </w:rPr>
          <w:delInstrText>":"</w:delInstrText>
        </w:r>
        <w:r w:rsidR="00D72E8C" w:rsidRPr="006E6534" w:rsidDel="00421D68">
          <w:rPr>
            <w:rFonts w:cs="Times New Roman"/>
            <w:color w:val="000000" w:themeColor="text1"/>
            <w:lang w:val="en-US"/>
            <w:rPrChange w:id="18789" w:author="N F" w:date="2023-12-05T03:09:00Z">
              <w:rPr>
                <w:rFonts w:cs="Times New Roman"/>
                <w:lang w:val="en-US"/>
              </w:rPr>
            </w:rPrChange>
          </w:rPr>
          <w:delInstrText>Mann</w:delInstrText>
        </w:r>
        <w:r w:rsidR="00D72E8C" w:rsidRPr="006E6534" w:rsidDel="00421D68">
          <w:rPr>
            <w:rFonts w:cs="Times New Roman"/>
            <w:color w:val="000000" w:themeColor="text1"/>
            <w:rPrChange w:id="18790" w:author="N F" w:date="2023-12-05T03:09:00Z">
              <w:rPr>
                <w:rFonts w:cs="Times New Roman"/>
              </w:rPr>
            </w:rPrChange>
          </w:rPr>
          <w:delInstrText>","</w:delInstrText>
        </w:r>
        <w:r w:rsidR="00D72E8C" w:rsidRPr="006E6534" w:rsidDel="00421D68">
          <w:rPr>
            <w:rFonts w:cs="Times New Roman"/>
            <w:color w:val="000000" w:themeColor="text1"/>
            <w:lang w:val="en-US"/>
            <w:rPrChange w:id="18791" w:author="N F" w:date="2023-12-05T03:09:00Z">
              <w:rPr>
                <w:rFonts w:cs="Times New Roman"/>
                <w:lang w:val="en-US"/>
              </w:rPr>
            </w:rPrChange>
          </w:rPr>
          <w:delInstrText>given</w:delInstrText>
        </w:r>
        <w:r w:rsidR="00D72E8C" w:rsidRPr="006E6534" w:rsidDel="00421D68">
          <w:rPr>
            <w:rFonts w:cs="Times New Roman"/>
            <w:color w:val="000000" w:themeColor="text1"/>
            <w:rPrChange w:id="18792" w:author="N F" w:date="2023-12-05T03:09:00Z">
              <w:rPr>
                <w:rFonts w:cs="Times New Roman"/>
              </w:rPr>
            </w:rPrChange>
          </w:rPr>
          <w:delInstrText>":"</w:delInstrText>
        </w:r>
        <w:r w:rsidR="00D72E8C" w:rsidRPr="006E6534" w:rsidDel="00421D68">
          <w:rPr>
            <w:rFonts w:cs="Times New Roman"/>
            <w:color w:val="000000" w:themeColor="text1"/>
            <w:lang w:val="en-US"/>
            <w:rPrChange w:id="18793" w:author="N F" w:date="2023-12-05T03:09:00Z">
              <w:rPr>
                <w:rFonts w:cs="Times New Roman"/>
                <w:lang w:val="en-US"/>
              </w:rPr>
            </w:rPrChange>
          </w:rPr>
          <w:delInstrText>H</w:delInstrText>
        </w:r>
        <w:r w:rsidR="00D72E8C" w:rsidRPr="006E6534" w:rsidDel="00421D68">
          <w:rPr>
            <w:rFonts w:cs="Times New Roman"/>
            <w:color w:val="000000" w:themeColor="text1"/>
            <w:rPrChange w:id="18794" w:author="N F" w:date="2023-12-05T03:09:00Z">
              <w:rPr>
                <w:rFonts w:cs="Times New Roman"/>
              </w:rPr>
            </w:rPrChange>
          </w:rPr>
          <w:delInstrText>."},{"</w:delInstrText>
        </w:r>
        <w:r w:rsidR="00D72E8C" w:rsidRPr="006E6534" w:rsidDel="00421D68">
          <w:rPr>
            <w:rFonts w:cs="Times New Roman"/>
            <w:color w:val="000000" w:themeColor="text1"/>
            <w:lang w:val="en-US"/>
            <w:rPrChange w:id="18795" w:author="N F" w:date="2023-12-05T03:09:00Z">
              <w:rPr>
                <w:rFonts w:cs="Times New Roman"/>
                <w:lang w:val="en-US"/>
              </w:rPr>
            </w:rPrChange>
          </w:rPr>
          <w:delInstrText>family</w:delInstrText>
        </w:r>
        <w:r w:rsidR="00D72E8C" w:rsidRPr="006E6534" w:rsidDel="00421D68">
          <w:rPr>
            <w:rFonts w:cs="Times New Roman"/>
            <w:color w:val="000000" w:themeColor="text1"/>
            <w:rPrChange w:id="18796" w:author="N F" w:date="2023-12-05T03:09:00Z">
              <w:rPr>
                <w:rFonts w:cs="Times New Roman"/>
              </w:rPr>
            </w:rPrChange>
          </w:rPr>
          <w:delInstrText>":"</w:delInstrText>
        </w:r>
        <w:r w:rsidR="00D72E8C" w:rsidRPr="006E6534" w:rsidDel="00421D68">
          <w:rPr>
            <w:rFonts w:cs="Times New Roman"/>
            <w:color w:val="000000" w:themeColor="text1"/>
            <w:lang w:val="en-US"/>
            <w:rPrChange w:id="18797" w:author="N F" w:date="2023-12-05T03:09:00Z">
              <w:rPr>
                <w:rFonts w:cs="Times New Roman"/>
                <w:lang w:val="en-US"/>
              </w:rPr>
            </w:rPrChange>
          </w:rPr>
          <w:delInstrText>Miranda</w:delInstrText>
        </w:r>
        <w:r w:rsidR="00D72E8C" w:rsidRPr="006E6534" w:rsidDel="00421D68">
          <w:rPr>
            <w:rFonts w:cs="Times New Roman"/>
            <w:color w:val="000000" w:themeColor="text1"/>
            <w:rPrChange w:id="18798" w:author="N F" w:date="2023-12-05T03:09:00Z">
              <w:rPr>
                <w:rFonts w:cs="Times New Roman"/>
              </w:rPr>
            </w:rPrChange>
          </w:rPr>
          <w:delInstrText>","</w:delInstrText>
        </w:r>
        <w:r w:rsidR="00D72E8C" w:rsidRPr="006E6534" w:rsidDel="00421D68">
          <w:rPr>
            <w:rFonts w:cs="Times New Roman"/>
            <w:color w:val="000000" w:themeColor="text1"/>
            <w:lang w:val="en-US"/>
            <w:rPrChange w:id="18799" w:author="N F" w:date="2023-12-05T03:09:00Z">
              <w:rPr>
                <w:rFonts w:cs="Times New Roman"/>
                <w:lang w:val="en-US"/>
              </w:rPr>
            </w:rPrChange>
          </w:rPr>
          <w:delInstrText>given</w:delInstrText>
        </w:r>
        <w:r w:rsidR="00D72E8C" w:rsidRPr="006E6534" w:rsidDel="00421D68">
          <w:rPr>
            <w:rFonts w:cs="Times New Roman"/>
            <w:color w:val="000000" w:themeColor="text1"/>
            <w:rPrChange w:id="18800" w:author="N F" w:date="2023-12-05T03:09:00Z">
              <w:rPr>
                <w:rFonts w:cs="Times New Roman"/>
              </w:rPr>
            </w:rPrChange>
          </w:rPr>
          <w:delInstrText>":"</w:delInstrText>
        </w:r>
        <w:r w:rsidR="00D72E8C" w:rsidRPr="006E6534" w:rsidDel="00421D68">
          <w:rPr>
            <w:rFonts w:cs="Times New Roman"/>
            <w:color w:val="000000" w:themeColor="text1"/>
            <w:lang w:val="en-US"/>
            <w:rPrChange w:id="18801" w:author="N F" w:date="2023-12-05T03:09:00Z">
              <w:rPr>
                <w:rFonts w:cs="Times New Roman"/>
                <w:lang w:val="en-US"/>
              </w:rPr>
            </w:rPrChange>
          </w:rPr>
          <w:delInstrText>M</w:delInstrText>
        </w:r>
        <w:r w:rsidR="00D72E8C" w:rsidRPr="006E6534" w:rsidDel="00421D68">
          <w:rPr>
            <w:rFonts w:cs="Times New Roman"/>
            <w:color w:val="000000" w:themeColor="text1"/>
            <w:rPrChange w:id="18802" w:author="N F" w:date="2023-12-05T03:09:00Z">
              <w:rPr>
                <w:rFonts w:cs="Times New Roman"/>
              </w:rPr>
            </w:rPrChange>
          </w:rPr>
          <w:delInstrText>."},{"</w:delInstrText>
        </w:r>
        <w:r w:rsidR="00D72E8C" w:rsidRPr="006E6534" w:rsidDel="00421D68">
          <w:rPr>
            <w:rFonts w:cs="Times New Roman"/>
            <w:color w:val="000000" w:themeColor="text1"/>
            <w:lang w:val="en-US"/>
            <w:rPrChange w:id="18803" w:author="N F" w:date="2023-12-05T03:09:00Z">
              <w:rPr>
                <w:rFonts w:cs="Times New Roman"/>
                <w:lang w:val="en-US"/>
              </w:rPr>
            </w:rPrChange>
          </w:rPr>
          <w:delInstrText>family</w:delInstrText>
        </w:r>
        <w:r w:rsidR="00D72E8C" w:rsidRPr="006E6534" w:rsidDel="00421D68">
          <w:rPr>
            <w:rFonts w:cs="Times New Roman"/>
            <w:color w:val="000000" w:themeColor="text1"/>
            <w:rPrChange w:id="18804" w:author="N F" w:date="2023-12-05T03:09:00Z">
              <w:rPr>
                <w:rFonts w:cs="Times New Roman"/>
              </w:rPr>
            </w:rPrChange>
          </w:rPr>
          <w:delInstrText>":"</w:delInstrText>
        </w:r>
        <w:r w:rsidR="00D72E8C" w:rsidRPr="006E6534" w:rsidDel="00421D68">
          <w:rPr>
            <w:rFonts w:cs="Times New Roman"/>
            <w:color w:val="000000" w:themeColor="text1"/>
            <w:lang w:val="en-US"/>
            <w:rPrChange w:id="18805" w:author="N F" w:date="2023-12-05T03:09:00Z">
              <w:rPr>
                <w:rFonts w:cs="Times New Roman"/>
                <w:lang w:val="en-US"/>
              </w:rPr>
            </w:rPrChange>
          </w:rPr>
          <w:delInstrText>Laus</w:delInstrText>
        </w:r>
        <w:r w:rsidR="00D72E8C" w:rsidRPr="006E6534" w:rsidDel="00421D68">
          <w:rPr>
            <w:rFonts w:cs="Times New Roman"/>
            <w:color w:val="000000" w:themeColor="text1"/>
            <w:rPrChange w:id="18806" w:author="N F" w:date="2023-12-05T03:09:00Z">
              <w:rPr>
                <w:rFonts w:cs="Times New Roman"/>
              </w:rPr>
            </w:rPrChange>
          </w:rPr>
          <w:delInstrText>","</w:delInstrText>
        </w:r>
        <w:r w:rsidR="00D72E8C" w:rsidRPr="006E6534" w:rsidDel="00421D68">
          <w:rPr>
            <w:rFonts w:cs="Times New Roman"/>
            <w:color w:val="000000" w:themeColor="text1"/>
            <w:lang w:val="en-US"/>
            <w:rPrChange w:id="18807" w:author="N F" w:date="2023-12-05T03:09:00Z">
              <w:rPr>
                <w:rFonts w:cs="Times New Roman"/>
                <w:lang w:val="en-US"/>
              </w:rPr>
            </w:rPrChange>
          </w:rPr>
          <w:delInstrText>given</w:delInstrText>
        </w:r>
        <w:r w:rsidR="00D72E8C" w:rsidRPr="006E6534" w:rsidDel="00421D68">
          <w:rPr>
            <w:rFonts w:cs="Times New Roman"/>
            <w:color w:val="000000" w:themeColor="text1"/>
            <w:rPrChange w:id="18808" w:author="N F" w:date="2023-12-05T03:09:00Z">
              <w:rPr>
                <w:rFonts w:cs="Times New Roman"/>
              </w:rPr>
            </w:rPrChange>
          </w:rPr>
          <w:delInstrText>":"</w:delInstrText>
        </w:r>
        <w:r w:rsidR="00D72E8C" w:rsidRPr="006E6534" w:rsidDel="00421D68">
          <w:rPr>
            <w:rFonts w:cs="Times New Roman"/>
            <w:color w:val="000000" w:themeColor="text1"/>
            <w:lang w:val="en-US"/>
            <w:rPrChange w:id="18809" w:author="N F" w:date="2023-12-05T03:09:00Z">
              <w:rPr>
                <w:rFonts w:cs="Times New Roman"/>
                <w:lang w:val="en-US"/>
              </w:rPr>
            </w:rPrChange>
          </w:rPr>
          <w:delInstrText>G</w:delInstrText>
        </w:r>
        <w:r w:rsidR="00D72E8C" w:rsidRPr="006E6534" w:rsidDel="00421D68">
          <w:rPr>
            <w:rFonts w:cs="Times New Roman"/>
            <w:color w:val="000000" w:themeColor="text1"/>
            <w:rPrChange w:id="18810" w:author="N F" w:date="2023-12-05T03:09:00Z">
              <w:rPr>
                <w:rFonts w:cs="Times New Roman"/>
              </w:rPr>
            </w:rPrChange>
          </w:rPr>
          <w:delInstrText>."},{"</w:delInstrText>
        </w:r>
        <w:r w:rsidR="00D72E8C" w:rsidRPr="006E6534" w:rsidDel="00421D68">
          <w:rPr>
            <w:rFonts w:cs="Times New Roman"/>
            <w:color w:val="000000" w:themeColor="text1"/>
            <w:lang w:val="en-US"/>
            <w:rPrChange w:id="18811" w:author="N F" w:date="2023-12-05T03:09:00Z">
              <w:rPr>
                <w:rFonts w:cs="Times New Roman"/>
                <w:lang w:val="en-US"/>
              </w:rPr>
            </w:rPrChange>
          </w:rPr>
          <w:delInstrText>family</w:delInstrText>
        </w:r>
        <w:r w:rsidR="00D72E8C" w:rsidRPr="006E6534" w:rsidDel="00421D68">
          <w:rPr>
            <w:rFonts w:cs="Times New Roman"/>
            <w:color w:val="000000" w:themeColor="text1"/>
            <w:rPrChange w:id="18812" w:author="N F" w:date="2023-12-05T03:09:00Z">
              <w:rPr>
                <w:rFonts w:cs="Times New Roman"/>
              </w:rPr>
            </w:rPrChange>
          </w:rPr>
          <w:delInstrText>":"</w:delInstrText>
        </w:r>
        <w:r w:rsidR="00D72E8C" w:rsidRPr="006E6534" w:rsidDel="00421D68">
          <w:rPr>
            <w:rFonts w:cs="Times New Roman"/>
            <w:color w:val="000000" w:themeColor="text1"/>
            <w:lang w:val="en-US"/>
            <w:rPrChange w:id="18813" w:author="N F" w:date="2023-12-05T03:09:00Z">
              <w:rPr>
                <w:rFonts w:cs="Times New Roman"/>
                <w:lang w:val="en-US"/>
              </w:rPr>
            </w:rPrChange>
          </w:rPr>
          <w:delInstrText>Rukazenkov</w:delInstrText>
        </w:r>
        <w:r w:rsidR="00D72E8C" w:rsidRPr="006E6534" w:rsidDel="00421D68">
          <w:rPr>
            <w:rFonts w:cs="Times New Roman"/>
            <w:color w:val="000000" w:themeColor="text1"/>
            <w:rPrChange w:id="18814" w:author="N F" w:date="2023-12-05T03:09:00Z">
              <w:rPr>
                <w:rFonts w:cs="Times New Roman"/>
              </w:rPr>
            </w:rPrChange>
          </w:rPr>
          <w:delInstrText>","</w:delInstrText>
        </w:r>
        <w:r w:rsidR="00D72E8C" w:rsidRPr="006E6534" w:rsidDel="00421D68">
          <w:rPr>
            <w:rFonts w:cs="Times New Roman"/>
            <w:color w:val="000000" w:themeColor="text1"/>
            <w:lang w:val="en-US"/>
            <w:rPrChange w:id="18815" w:author="N F" w:date="2023-12-05T03:09:00Z">
              <w:rPr>
                <w:rFonts w:cs="Times New Roman"/>
                <w:lang w:val="en-US"/>
              </w:rPr>
            </w:rPrChange>
          </w:rPr>
          <w:delInstrText>given</w:delInstrText>
        </w:r>
        <w:r w:rsidR="00D72E8C" w:rsidRPr="006E6534" w:rsidDel="00421D68">
          <w:rPr>
            <w:rFonts w:cs="Times New Roman"/>
            <w:color w:val="000000" w:themeColor="text1"/>
            <w:rPrChange w:id="18816" w:author="N F" w:date="2023-12-05T03:09:00Z">
              <w:rPr>
                <w:rFonts w:cs="Times New Roman"/>
              </w:rPr>
            </w:rPrChange>
          </w:rPr>
          <w:delInstrText>":"</w:delInstrText>
        </w:r>
        <w:r w:rsidR="00D72E8C" w:rsidRPr="006E6534" w:rsidDel="00421D68">
          <w:rPr>
            <w:rFonts w:cs="Times New Roman"/>
            <w:color w:val="000000" w:themeColor="text1"/>
            <w:lang w:val="en-US"/>
            <w:rPrChange w:id="18817" w:author="N F" w:date="2023-12-05T03:09:00Z">
              <w:rPr>
                <w:rFonts w:cs="Times New Roman"/>
                <w:lang w:val="en-US"/>
              </w:rPr>
            </w:rPrChange>
          </w:rPr>
          <w:delInstrText>Y</w:delInstrText>
        </w:r>
        <w:r w:rsidR="00D72E8C" w:rsidRPr="006E6534" w:rsidDel="00421D68">
          <w:rPr>
            <w:rFonts w:cs="Times New Roman"/>
            <w:color w:val="000000" w:themeColor="text1"/>
            <w:rPrChange w:id="18818" w:author="N F" w:date="2023-12-05T03:09:00Z">
              <w:rPr>
                <w:rFonts w:cs="Times New Roman"/>
              </w:rPr>
            </w:rPrChange>
          </w:rPr>
          <w:delInstrText>."},{"</w:delInstrText>
        </w:r>
        <w:r w:rsidR="00D72E8C" w:rsidRPr="006E6534" w:rsidDel="00421D68">
          <w:rPr>
            <w:rFonts w:cs="Times New Roman"/>
            <w:color w:val="000000" w:themeColor="text1"/>
            <w:lang w:val="en-US"/>
            <w:rPrChange w:id="18819" w:author="N F" w:date="2023-12-05T03:09:00Z">
              <w:rPr>
                <w:rFonts w:cs="Times New Roman"/>
                <w:lang w:val="en-US"/>
              </w:rPr>
            </w:rPrChange>
          </w:rPr>
          <w:delInstrText>family</w:delInstrText>
        </w:r>
        <w:r w:rsidR="00D72E8C" w:rsidRPr="006E6534" w:rsidDel="00421D68">
          <w:rPr>
            <w:rFonts w:cs="Times New Roman"/>
            <w:color w:val="000000" w:themeColor="text1"/>
            <w:rPrChange w:id="18820" w:author="N F" w:date="2023-12-05T03:09:00Z">
              <w:rPr>
                <w:rFonts w:cs="Times New Roman"/>
              </w:rPr>
            </w:rPrChange>
          </w:rPr>
          <w:delInstrText>":"</w:delInstrText>
        </w:r>
        <w:r w:rsidR="00D72E8C" w:rsidRPr="006E6534" w:rsidDel="00421D68">
          <w:rPr>
            <w:rFonts w:cs="Times New Roman"/>
            <w:color w:val="000000" w:themeColor="text1"/>
            <w:lang w:val="en-US"/>
            <w:rPrChange w:id="18821" w:author="N F" w:date="2023-12-05T03:09:00Z">
              <w:rPr>
                <w:rFonts w:cs="Times New Roman"/>
                <w:lang w:val="en-US"/>
              </w:rPr>
            </w:rPrChange>
          </w:rPr>
          <w:delInstrText>Wu</w:delInstrText>
        </w:r>
        <w:r w:rsidR="00D72E8C" w:rsidRPr="006E6534" w:rsidDel="00421D68">
          <w:rPr>
            <w:rFonts w:cs="Times New Roman"/>
            <w:color w:val="000000" w:themeColor="text1"/>
            <w:rPrChange w:id="18822" w:author="N F" w:date="2023-12-05T03:09:00Z">
              <w:rPr>
                <w:rFonts w:cs="Times New Roman"/>
              </w:rPr>
            </w:rPrChange>
          </w:rPr>
          <w:delInstrText>","</w:delInstrText>
        </w:r>
        <w:r w:rsidR="00D72E8C" w:rsidRPr="006E6534" w:rsidDel="00421D68">
          <w:rPr>
            <w:rFonts w:cs="Times New Roman"/>
            <w:color w:val="000000" w:themeColor="text1"/>
            <w:lang w:val="en-US"/>
            <w:rPrChange w:id="18823" w:author="N F" w:date="2023-12-05T03:09:00Z">
              <w:rPr>
                <w:rFonts w:cs="Times New Roman"/>
                <w:lang w:val="en-US"/>
              </w:rPr>
            </w:rPrChange>
          </w:rPr>
          <w:delInstrText>given</w:delInstrText>
        </w:r>
        <w:r w:rsidR="00D72E8C" w:rsidRPr="006E6534" w:rsidDel="00421D68">
          <w:rPr>
            <w:rFonts w:cs="Times New Roman"/>
            <w:color w:val="000000" w:themeColor="text1"/>
            <w:rPrChange w:id="18824" w:author="N F" w:date="2023-12-05T03:09:00Z">
              <w:rPr>
                <w:rFonts w:cs="Times New Roman"/>
              </w:rPr>
            </w:rPrChange>
          </w:rPr>
          <w:delInstrText>":"</w:delInstrText>
        </w:r>
        <w:r w:rsidR="00D72E8C" w:rsidRPr="006E6534" w:rsidDel="00421D68">
          <w:rPr>
            <w:rFonts w:cs="Times New Roman"/>
            <w:color w:val="000000" w:themeColor="text1"/>
            <w:lang w:val="en-US"/>
            <w:rPrChange w:id="18825" w:author="N F" w:date="2023-12-05T03:09:00Z">
              <w:rPr>
                <w:rFonts w:cs="Times New Roman"/>
                <w:lang w:val="en-US"/>
              </w:rPr>
            </w:rPrChange>
          </w:rPr>
          <w:delInstrText>Y</w:delInstrText>
        </w:r>
        <w:r w:rsidR="00D72E8C" w:rsidRPr="006E6534" w:rsidDel="00421D68">
          <w:rPr>
            <w:rFonts w:cs="Times New Roman"/>
            <w:color w:val="000000" w:themeColor="text1"/>
            <w:rPrChange w:id="18826" w:author="N F" w:date="2023-12-05T03:09:00Z">
              <w:rPr>
                <w:rFonts w:cs="Times New Roman"/>
              </w:rPr>
            </w:rPrChange>
          </w:rPr>
          <w:delInstrText>.-</w:delInstrText>
        </w:r>
        <w:r w:rsidR="00D72E8C" w:rsidRPr="006E6534" w:rsidDel="00421D68">
          <w:rPr>
            <w:rFonts w:cs="Times New Roman"/>
            <w:color w:val="000000" w:themeColor="text1"/>
            <w:lang w:val="en-US"/>
            <w:rPrChange w:id="18827" w:author="N F" w:date="2023-12-05T03:09:00Z">
              <w:rPr>
                <w:rFonts w:cs="Times New Roman"/>
                <w:lang w:val="en-US"/>
              </w:rPr>
            </w:rPrChange>
          </w:rPr>
          <w:delInstrText>L</w:delInstrText>
        </w:r>
        <w:r w:rsidR="00D72E8C" w:rsidRPr="006E6534" w:rsidDel="00421D68">
          <w:rPr>
            <w:rFonts w:cs="Times New Roman"/>
            <w:color w:val="000000" w:themeColor="text1"/>
            <w:rPrChange w:id="18828" w:author="N F" w:date="2023-12-05T03:09:00Z">
              <w:rPr>
                <w:rFonts w:cs="Times New Roman"/>
              </w:rPr>
            </w:rPrChange>
          </w:rPr>
          <w:delInstrText>."}],"</w:delInstrText>
        </w:r>
        <w:r w:rsidR="00D72E8C" w:rsidRPr="006E6534" w:rsidDel="00421D68">
          <w:rPr>
            <w:rFonts w:cs="Times New Roman"/>
            <w:color w:val="000000" w:themeColor="text1"/>
            <w:lang w:val="en-US"/>
            <w:rPrChange w:id="18829" w:author="N F" w:date="2023-12-05T03:09:00Z">
              <w:rPr>
                <w:rFonts w:cs="Times New Roman"/>
                <w:lang w:val="en-US"/>
              </w:rPr>
            </w:rPrChange>
          </w:rPr>
          <w:delInstrText>issued</w:delInstrText>
        </w:r>
        <w:r w:rsidR="00D72E8C" w:rsidRPr="006E6534" w:rsidDel="00421D68">
          <w:rPr>
            <w:rFonts w:cs="Times New Roman"/>
            <w:color w:val="000000" w:themeColor="text1"/>
            <w:rPrChange w:id="18830" w:author="N F" w:date="2023-12-05T03:09:00Z">
              <w:rPr>
                <w:rFonts w:cs="Times New Roman"/>
              </w:rPr>
            </w:rPrChange>
          </w:rPr>
          <w:delInstrText>":{"</w:delInstrText>
        </w:r>
        <w:r w:rsidR="00D72E8C" w:rsidRPr="006E6534" w:rsidDel="00421D68">
          <w:rPr>
            <w:rFonts w:cs="Times New Roman"/>
            <w:color w:val="000000" w:themeColor="text1"/>
            <w:lang w:val="en-US"/>
            <w:rPrChange w:id="18831" w:author="N F" w:date="2023-12-05T03:09:00Z">
              <w:rPr>
                <w:rFonts w:cs="Times New Roman"/>
                <w:lang w:val="en-US"/>
              </w:rPr>
            </w:rPrChange>
          </w:rPr>
          <w:delInstrText>date</w:delInstrText>
        </w:r>
        <w:r w:rsidR="00D72E8C" w:rsidRPr="006E6534" w:rsidDel="00421D68">
          <w:rPr>
            <w:rFonts w:cs="Times New Roman"/>
            <w:color w:val="000000" w:themeColor="text1"/>
            <w:rPrChange w:id="18832" w:author="N F" w:date="2023-12-05T03:09:00Z">
              <w:rPr>
                <w:rFonts w:cs="Times New Roman"/>
              </w:rPr>
            </w:rPrChange>
          </w:rPr>
          <w:delInstrText>-</w:delInstrText>
        </w:r>
        <w:r w:rsidR="00D72E8C" w:rsidRPr="006E6534" w:rsidDel="00421D68">
          <w:rPr>
            <w:rFonts w:cs="Times New Roman"/>
            <w:color w:val="000000" w:themeColor="text1"/>
            <w:lang w:val="en-US"/>
            <w:rPrChange w:id="18833" w:author="N F" w:date="2023-12-05T03:09:00Z">
              <w:rPr>
                <w:rFonts w:cs="Times New Roman"/>
                <w:lang w:val="en-US"/>
              </w:rPr>
            </w:rPrChange>
          </w:rPr>
          <w:delInstrText>parts</w:delInstrText>
        </w:r>
        <w:r w:rsidR="00D72E8C" w:rsidRPr="006E6534" w:rsidDel="00421D68">
          <w:rPr>
            <w:rFonts w:cs="Times New Roman"/>
            <w:color w:val="000000" w:themeColor="text1"/>
            <w:rPrChange w:id="18834" w:author="N F" w:date="2023-12-05T03:09:00Z">
              <w:rPr>
                <w:rFonts w:cs="Times New Roman"/>
              </w:rPr>
            </w:rPrChange>
          </w:rPr>
          <w:delInstrText>":[["2020",11]]}}}],"</w:delInstrText>
        </w:r>
        <w:r w:rsidR="00D72E8C" w:rsidRPr="006E6534" w:rsidDel="00421D68">
          <w:rPr>
            <w:rFonts w:cs="Times New Roman"/>
            <w:color w:val="000000" w:themeColor="text1"/>
            <w:lang w:val="en-US"/>
            <w:rPrChange w:id="18835" w:author="N F" w:date="2023-12-05T03:09:00Z">
              <w:rPr>
                <w:rFonts w:cs="Times New Roman"/>
                <w:lang w:val="en-US"/>
              </w:rPr>
            </w:rPrChange>
          </w:rPr>
          <w:delInstrText>schema</w:delInstrText>
        </w:r>
        <w:r w:rsidR="00D72E8C" w:rsidRPr="006E6534" w:rsidDel="00421D68">
          <w:rPr>
            <w:rFonts w:cs="Times New Roman"/>
            <w:color w:val="000000" w:themeColor="text1"/>
            <w:rPrChange w:id="18836" w:author="N F" w:date="2023-12-05T03:09:00Z">
              <w:rPr>
                <w:rFonts w:cs="Times New Roman"/>
              </w:rPr>
            </w:rPrChange>
          </w:rPr>
          <w:delInstrText>":"</w:delInstrText>
        </w:r>
        <w:r w:rsidR="00D72E8C" w:rsidRPr="006E6534" w:rsidDel="00421D68">
          <w:rPr>
            <w:rFonts w:cs="Times New Roman"/>
            <w:color w:val="000000" w:themeColor="text1"/>
            <w:lang w:val="en-US"/>
            <w:rPrChange w:id="18837" w:author="N F" w:date="2023-12-05T03:09:00Z">
              <w:rPr>
                <w:rFonts w:cs="Times New Roman"/>
                <w:lang w:val="en-US"/>
              </w:rPr>
            </w:rPrChange>
          </w:rPr>
          <w:delInstrText>https</w:delInstrText>
        </w:r>
        <w:r w:rsidR="00D72E8C" w:rsidRPr="006E6534" w:rsidDel="00421D68">
          <w:rPr>
            <w:rFonts w:cs="Times New Roman"/>
            <w:color w:val="000000" w:themeColor="text1"/>
            <w:rPrChange w:id="18838" w:author="N F" w:date="2023-12-05T03:09:00Z">
              <w:rPr>
                <w:rFonts w:cs="Times New Roman"/>
              </w:rPr>
            </w:rPrChange>
          </w:rPr>
          <w:delInstrText>://</w:delInstrText>
        </w:r>
        <w:r w:rsidR="00D72E8C" w:rsidRPr="006E6534" w:rsidDel="00421D68">
          <w:rPr>
            <w:rFonts w:cs="Times New Roman"/>
            <w:color w:val="000000" w:themeColor="text1"/>
            <w:lang w:val="en-US"/>
            <w:rPrChange w:id="18839" w:author="N F" w:date="2023-12-05T03:09:00Z">
              <w:rPr>
                <w:rFonts w:cs="Times New Roman"/>
                <w:lang w:val="en-US"/>
              </w:rPr>
            </w:rPrChange>
          </w:rPr>
          <w:delInstrText>github</w:delInstrText>
        </w:r>
        <w:r w:rsidR="00D72E8C" w:rsidRPr="006E6534" w:rsidDel="00421D68">
          <w:rPr>
            <w:rFonts w:cs="Times New Roman"/>
            <w:color w:val="000000" w:themeColor="text1"/>
            <w:rPrChange w:id="18840" w:author="N F" w:date="2023-12-05T03:09:00Z">
              <w:rPr>
                <w:rFonts w:cs="Times New Roman"/>
              </w:rPr>
            </w:rPrChange>
          </w:rPr>
          <w:delInstrText>.</w:delInstrText>
        </w:r>
        <w:r w:rsidR="00D72E8C" w:rsidRPr="006E6534" w:rsidDel="00421D68">
          <w:rPr>
            <w:rFonts w:cs="Times New Roman"/>
            <w:color w:val="000000" w:themeColor="text1"/>
            <w:lang w:val="en-US"/>
            <w:rPrChange w:id="18841" w:author="N F" w:date="2023-12-05T03:09:00Z">
              <w:rPr>
                <w:rFonts w:cs="Times New Roman"/>
                <w:lang w:val="en-US"/>
              </w:rPr>
            </w:rPrChange>
          </w:rPr>
          <w:delInstrText>com</w:delInstrText>
        </w:r>
        <w:r w:rsidR="00D72E8C" w:rsidRPr="006E6534" w:rsidDel="00421D68">
          <w:rPr>
            <w:rFonts w:cs="Times New Roman"/>
            <w:color w:val="000000" w:themeColor="text1"/>
            <w:rPrChange w:id="18842" w:author="N F" w:date="2023-12-05T03:09:00Z">
              <w:rPr>
                <w:rFonts w:cs="Times New Roman"/>
              </w:rPr>
            </w:rPrChange>
          </w:rPr>
          <w:delInstrText>/</w:delInstrText>
        </w:r>
        <w:r w:rsidR="00D72E8C" w:rsidRPr="006E6534" w:rsidDel="00421D68">
          <w:rPr>
            <w:rFonts w:cs="Times New Roman"/>
            <w:color w:val="000000" w:themeColor="text1"/>
            <w:lang w:val="en-US"/>
            <w:rPrChange w:id="18843" w:author="N F" w:date="2023-12-05T03:09:00Z">
              <w:rPr>
                <w:rFonts w:cs="Times New Roman"/>
                <w:lang w:val="en-US"/>
              </w:rPr>
            </w:rPrChange>
          </w:rPr>
          <w:delInstrText>citation</w:delInstrText>
        </w:r>
        <w:r w:rsidR="00D72E8C" w:rsidRPr="006E6534" w:rsidDel="00421D68">
          <w:rPr>
            <w:rFonts w:cs="Times New Roman"/>
            <w:color w:val="000000" w:themeColor="text1"/>
            <w:rPrChange w:id="18844" w:author="N F" w:date="2023-12-05T03:09:00Z">
              <w:rPr>
                <w:rFonts w:cs="Times New Roman"/>
              </w:rPr>
            </w:rPrChange>
          </w:rPr>
          <w:delInstrText>-</w:delInstrText>
        </w:r>
        <w:r w:rsidR="00D72E8C" w:rsidRPr="006E6534" w:rsidDel="00421D68">
          <w:rPr>
            <w:rFonts w:cs="Times New Roman"/>
            <w:color w:val="000000" w:themeColor="text1"/>
            <w:lang w:val="en-US"/>
            <w:rPrChange w:id="18845" w:author="N F" w:date="2023-12-05T03:09:00Z">
              <w:rPr>
                <w:rFonts w:cs="Times New Roman"/>
                <w:lang w:val="en-US"/>
              </w:rPr>
            </w:rPrChange>
          </w:rPr>
          <w:delInstrText>style</w:delInstrText>
        </w:r>
        <w:r w:rsidR="00D72E8C" w:rsidRPr="006E6534" w:rsidDel="00421D68">
          <w:rPr>
            <w:rFonts w:cs="Times New Roman"/>
            <w:color w:val="000000" w:themeColor="text1"/>
            <w:rPrChange w:id="18846" w:author="N F" w:date="2023-12-05T03:09:00Z">
              <w:rPr>
                <w:rFonts w:cs="Times New Roman"/>
              </w:rPr>
            </w:rPrChange>
          </w:rPr>
          <w:delInstrText>-</w:delInstrText>
        </w:r>
        <w:r w:rsidR="00D72E8C" w:rsidRPr="006E6534" w:rsidDel="00421D68">
          <w:rPr>
            <w:rFonts w:cs="Times New Roman"/>
            <w:color w:val="000000" w:themeColor="text1"/>
            <w:lang w:val="en-US"/>
            <w:rPrChange w:id="18847" w:author="N F" w:date="2023-12-05T03:09:00Z">
              <w:rPr>
                <w:rFonts w:cs="Times New Roman"/>
                <w:lang w:val="en-US"/>
              </w:rPr>
            </w:rPrChange>
          </w:rPr>
          <w:delInstrText>language</w:delInstrText>
        </w:r>
        <w:r w:rsidR="00D72E8C" w:rsidRPr="006E6534" w:rsidDel="00421D68">
          <w:rPr>
            <w:rFonts w:cs="Times New Roman"/>
            <w:color w:val="000000" w:themeColor="text1"/>
            <w:rPrChange w:id="18848" w:author="N F" w:date="2023-12-05T03:09:00Z">
              <w:rPr>
                <w:rFonts w:cs="Times New Roman"/>
              </w:rPr>
            </w:rPrChange>
          </w:rPr>
          <w:delInstrText>/</w:delInstrText>
        </w:r>
        <w:r w:rsidR="00D72E8C" w:rsidRPr="006E6534" w:rsidDel="00421D68">
          <w:rPr>
            <w:rFonts w:cs="Times New Roman"/>
            <w:color w:val="000000" w:themeColor="text1"/>
            <w:lang w:val="en-US"/>
            <w:rPrChange w:id="18849" w:author="N F" w:date="2023-12-05T03:09:00Z">
              <w:rPr>
                <w:rFonts w:cs="Times New Roman"/>
                <w:lang w:val="en-US"/>
              </w:rPr>
            </w:rPrChange>
          </w:rPr>
          <w:delInstrText>schema</w:delInstrText>
        </w:r>
        <w:r w:rsidR="00D72E8C" w:rsidRPr="006E6534" w:rsidDel="00421D68">
          <w:rPr>
            <w:rFonts w:cs="Times New Roman"/>
            <w:color w:val="000000" w:themeColor="text1"/>
            <w:rPrChange w:id="18850" w:author="N F" w:date="2023-12-05T03:09:00Z">
              <w:rPr>
                <w:rFonts w:cs="Times New Roman"/>
              </w:rPr>
            </w:rPrChange>
          </w:rPr>
          <w:delInstrText>/</w:delInstrText>
        </w:r>
        <w:r w:rsidR="00D72E8C" w:rsidRPr="006E6534" w:rsidDel="00421D68">
          <w:rPr>
            <w:rFonts w:cs="Times New Roman"/>
            <w:color w:val="000000" w:themeColor="text1"/>
            <w:lang w:val="en-US"/>
            <w:rPrChange w:id="18851" w:author="N F" w:date="2023-12-05T03:09:00Z">
              <w:rPr>
                <w:rFonts w:cs="Times New Roman"/>
                <w:lang w:val="en-US"/>
              </w:rPr>
            </w:rPrChange>
          </w:rPr>
          <w:delInstrText>raw</w:delInstrText>
        </w:r>
        <w:r w:rsidR="00D72E8C" w:rsidRPr="006E6534" w:rsidDel="00421D68">
          <w:rPr>
            <w:rFonts w:cs="Times New Roman"/>
            <w:color w:val="000000" w:themeColor="text1"/>
            <w:rPrChange w:id="18852" w:author="N F" w:date="2023-12-05T03:09:00Z">
              <w:rPr>
                <w:rFonts w:cs="Times New Roman"/>
              </w:rPr>
            </w:rPrChange>
          </w:rPr>
          <w:delInstrText>/</w:delInstrText>
        </w:r>
        <w:r w:rsidR="00D72E8C" w:rsidRPr="006E6534" w:rsidDel="00421D68">
          <w:rPr>
            <w:rFonts w:cs="Times New Roman"/>
            <w:color w:val="000000" w:themeColor="text1"/>
            <w:lang w:val="en-US"/>
            <w:rPrChange w:id="18853" w:author="N F" w:date="2023-12-05T03:09:00Z">
              <w:rPr>
                <w:rFonts w:cs="Times New Roman"/>
                <w:lang w:val="en-US"/>
              </w:rPr>
            </w:rPrChange>
          </w:rPr>
          <w:delInstrText>master</w:delInstrText>
        </w:r>
        <w:r w:rsidR="00D72E8C" w:rsidRPr="006E6534" w:rsidDel="00421D68">
          <w:rPr>
            <w:rFonts w:cs="Times New Roman"/>
            <w:color w:val="000000" w:themeColor="text1"/>
            <w:rPrChange w:id="18854" w:author="N F" w:date="2023-12-05T03:09:00Z">
              <w:rPr>
                <w:rFonts w:cs="Times New Roman"/>
              </w:rPr>
            </w:rPrChange>
          </w:rPr>
          <w:delInstrText>/</w:delInstrText>
        </w:r>
        <w:r w:rsidR="00D72E8C" w:rsidRPr="006E6534" w:rsidDel="00421D68">
          <w:rPr>
            <w:rFonts w:cs="Times New Roman"/>
            <w:color w:val="000000" w:themeColor="text1"/>
            <w:lang w:val="en-US"/>
            <w:rPrChange w:id="18855" w:author="N F" w:date="2023-12-05T03:09:00Z">
              <w:rPr>
                <w:rFonts w:cs="Times New Roman"/>
                <w:lang w:val="en-US"/>
              </w:rPr>
            </w:rPrChange>
          </w:rPr>
          <w:delInstrText>csl</w:delInstrText>
        </w:r>
        <w:r w:rsidR="00D72E8C" w:rsidRPr="006E6534" w:rsidDel="00421D68">
          <w:rPr>
            <w:rFonts w:cs="Times New Roman"/>
            <w:color w:val="000000" w:themeColor="text1"/>
            <w:rPrChange w:id="18856" w:author="N F" w:date="2023-12-05T03:09:00Z">
              <w:rPr>
                <w:rFonts w:cs="Times New Roman"/>
              </w:rPr>
            </w:rPrChange>
          </w:rPr>
          <w:delInstrText>-</w:delInstrText>
        </w:r>
        <w:r w:rsidR="00D72E8C" w:rsidRPr="006E6534" w:rsidDel="00421D68">
          <w:rPr>
            <w:rFonts w:cs="Times New Roman"/>
            <w:color w:val="000000" w:themeColor="text1"/>
            <w:lang w:val="en-US"/>
            <w:rPrChange w:id="18857" w:author="N F" w:date="2023-12-05T03:09:00Z">
              <w:rPr>
                <w:rFonts w:cs="Times New Roman"/>
                <w:lang w:val="en-US"/>
              </w:rPr>
            </w:rPrChange>
          </w:rPr>
          <w:delInstrText>citation</w:delInstrText>
        </w:r>
        <w:r w:rsidR="00D72E8C" w:rsidRPr="006E6534" w:rsidDel="00421D68">
          <w:rPr>
            <w:rFonts w:cs="Times New Roman"/>
            <w:color w:val="000000" w:themeColor="text1"/>
            <w:rPrChange w:id="18858" w:author="N F" w:date="2023-12-05T03:09:00Z">
              <w:rPr>
                <w:rFonts w:cs="Times New Roman"/>
              </w:rPr>
            </w:rPrChange>
          </w:rPr>
          <w:delInstrText>.</w:delInstrText>
        </w:r>
        <w:r w:rsidR="00D72E8C" w:rsidRPr="006E6534" w:rsidDel="00421D68">
          <w:rPr>
            <w:rFonts w:cs="Times New Roman"/>
            <w:color w:val="000000" w:themeColor="text1"/>
            <w:lang w:val="en-US"/>
            <w:rPrChange w:id="18859" w:author="N F" w:date="2023-12-05T03:09:00Z">
              <w:rPr>
                <w:rFonts w:cs="Times New Roman"/>
                <w:lang w:val="en-US"/>
              </w:rPr>
            </w:rPrChange>
          </w:rPr>
          <w:delInstrText>json</w:delInstrText>
        </w:r>
        <w:r w:rsidR="00D72E8C" w:rsidRPr="006E6534" w:rsidDel="00421D68">
          <w:rPr>
            <w:rFonts w:cs="Times New Roman"/>
            <w:color w:val="000000" w:themeColor="text1"/>
            <w:rPrChange w:id="18860" w:author="N F" w:date="2023-12-05T03:09:00Z">
              <w:rPr>
                <w:rFonts w:cs="Times New Roman"/>
              </w:rPr>
            </w:rPrChange>
          </w:rPr>
          <w:delInstrText xml:space="preserve">"} </w:delInstrText>
        </w:r>
        <w:r w:rsidR="00D72E8C" w:rsidRPr="006E6534" w:rsidDel="00421D68">
          <w:rPr>
            <w:rFonts w:cs="Times New Roman"/>
            <w:color w:val="000000" w:themeColor="text1"/>
            <w:rPrChange w:id="18861" w:author="N F" w:date="2023-12-05T03:09:00Z">
              <w:rPr>
                <w:rFonts w:cs="Times New Roman"/>
              </w:rPr>
            </w:rPrChange>
          </w:rPr>
          <w:fldChar w:fldCharType="separate"/>
        </w:r>
        <w:r w:rsidR="00D72E8C" w:rsidRPr="006E6534" w:rsidDel="00421D68">
          <w:rPr>
            <w:rFonts w:cs="Times New Roman"/>
            <w:color w:val="000000" w:themeColor="text1"/>
            <w:rPrChange w:id="18862" w:author="N F" w:date="2023-12-05T03:09:00Z">
              <w:rPr>
                <w:rFonts w:cs="Times New Roman"/>
              </w:rPr>
            </w:rPrChange>
          </w:rPr>
          <w:delText>(21)</w:delText>
        </w:r>
        <w:r w:rsidR="00D72E8C" w:rsidRPr="006E6534" w:rsidDel="00421D68">
          <w:rPr>
            <w:rFonts w:cs="Times New Roman"/>
            <w:color w:val="000000" w:themeColor="text1"/>
            <w:rPrChange w:id="18863" w:author="N F" w:date="2023-12-05T03:09:00Z">
              <w:rPr>
                <w:rFonts w:cs="Times New Roman"/>
              </w:rPr>
            </w:rPrChange>
          </w:rPr>
          <w:fldChar w:fldCharType="end"/>
        </w:r>
      </w:del>
      <w:r w:rsidR="009D2D12" w:rsidRPr="006E6534">
        <w:rPr>
          <w:rFonts w:cs="Times New Roman"/>
          <w:color w:val="000000" w:themeColor="text1"/>
          <w:rPrChange w:id="18864" w:author="N F" w:date="2023-12-05T03:09:00Z">
            <w:rPr>
              <w:rFonts w:cs="Times New Roman"/>
            </w:rPr>
          </w:rPrChange>
        </w:rPr>
        <w:t>.</w:t>
      </w:r>
    </w:p>
    <w:p w14:paraId="5260502E" w14:textId="51A7FB85" w:rsidR="00091E59" w:rsidRPr="006E6534" w:rsidRDefault="00387C89">
      <w:pPr>
        <w:pStyle w:val="SDText"/>
        <w:spacing w:after="0"/>
        <w:rPr>
          <w:rFonts w:cs="Times New Roman"/>
          <w:color w:val="000000" w:themeColor="text1"/>
          <w:rPrChange w:id="18865" w:author="N F" w:date="2023-12-05T03:09:00Z">
            <w:rPr>
              <w:rFonts w:cs="Times New Roman"/>
            </w:rPr>
          </w:rPrChange>
        </w:rPr>
        <w:pPrChange w:id="18866" w:author="Barshadskaya, Yuliya" w:date="2024-01-15T19:30:00Z">
          <w:pPr>
            <w:pStyle w:val="SDText"/>
          </w:pPr>
        </w:pPrChange>
      </w:pPr>
      <w:r w:rsidRPr="006E6534">
        <w:rPr>
          <w:rFonts w:cs="Times New Roman"/>
          <w:color w:val="000000" w:themeColor="text1"/>
          <w:lang w:val="en-GB"/>
          <w:rPrChange w:id="18867" w:author="N F" w:date="2023-12-05T03:09:00Z">
            <w:rPr>
              <w:rFonts w:cs="Times New Roman"/>
              <w:lang w:val="en-GB"/>
            </w:rPr>
          </w:rPrChange>
        </w:rPr>
        <w:t>Wu</w:t>
      </w:r>
      <w:r w:rsidRPr="006E6534">
        <w:rPr>
          <w:rFonts w:cs="Times New Roman"/>
          <w:color w:val="000000" w:themeColor="text1"/>
          <w:rPrChange w:id="18868" w:author="N F" w:date="2023-12-05T03:09:00Z">
            <w:rPr>
              <w:rFonts w:cs="Times New Roman"/>
            </w:rPr>
          </w:rPrChange>
        </w:rPr>
        <w:t xml:space="preserve"> </w:t>
      </w:r>
      <w:r w:rsidRPr="006E6534">
        <w:rPr>
          <w:rFonts w:cs="Times New Roman"/>
          <w:color w:val="000000" w:themeColor="text1"/>
          <w:lang w:val="en-GB"/>
          <w:rPrChange w:id="18869" w:author="N F" w:date="2023-12-05T03:09:00Z">
            <w:rPr>
              <w:rFonts w:cs="Times New Roman"/>
              <w:lang w:val="en-GB"/>
            </w:rPr>
          </w:rPrChange>
        </w:rPr>
        <w:t>et</w:t>
      </w:r>
      <w:r w:rsidRPr="006E6534">
        <w:rPr>
          <w:rFonts w:cs="Times New Roman"/>
          <w:color w:val="000000" w:themeColor="text1"/>
          <w:rPrChange w:id="18870" w:author="N F" w:date="2023-12-05T03:09:00Z">
            <w:rPr>
              <w:rFonts w:cs="Times New Roman"/>
            </w:rPr>
          </w:rPrChange>
        </w:rPr>
        <w:t xml:space="preserve"> </w:t>
      </w:r>
      <w:r w:rsidRPr="006E6534">
        <w:rPr>
          <w:rFonts w:cs="Times New Roman"/>
          <w:color w:val="000000" w:themeColor="text1"/>
          <w:lang w:val="en-GB"/>
          <w:rPrChange w:id="18871" w:author="N F" w:date="2023-12-05T03:09:00Z">
            <w:rPr>
              <w:rFonts w:cs="Times New Roman"/>
              <w:lang w:val="en-GB"/>
            </w:rPr>
          </w:rPrChange>
        </w:rPr>
        <w:t>al</w:t>
      </w:r>
      <w:r w:rsidRPr="006E6534">
        <w:rPr>
          <w:rFonts w:cs="Times New Roman"/>
          <w:color w:val="000000" w:themeColor="text1"/>
          <w:rPrChange w:id="18872" w:author="N F" w:date="2023-12-05T03:09:00Z">
            <w:rPr>
              <w:rFonts w:cs="Times New Roman"/>
            </w:rPr>
          </w:rPrChange>
        </w:rPr>
        <w:t>. (20</w:t>
      </w:r>
      <w:r w:rsidR="003F36F0" w:rsidRPr="006E6534">
        <w:rPr>
          <w:rFonts w:cs="Times New Roman"/>
          <w:color w:val="000000" w:themeColor="text1"/>
          <w:rPrChange w:id="18873" w:author="N F" w:date="2023-12-05T03:09:00Z">
            <w:rPr>
              <w:rFonts w:cs="Times New Roman"/>
            </w:rPr>
          </w:rPrChange>
        </w:rPr>
        <w:t>18</w:t>
      </w:r>
      <w:r w:rsidRPr="006E6534">
        <w:rPr>
          <w:rFonts w:cs="Times New Roman"/>
          <w:color w:val="000000" w:themeColor="text1"/>
          <w:rPrChange w:id="18874" w:author="N F" w:date="2023-12-05T03:09:00Z">
            <w:rPr>
              <w:rFonts w:cs="Times New Roman"/>
            </w:rPr>
          </w:rPrChange>
        </w:rPr>
        <w:t xml:space="preserve">) </w:t>
      </w:r>
      <w:r w:rsidR="003F36F0" w:rsidRPr="006E6534">
        <w:rPr>
          <w:rFonts w:cs="Times New Roman"/>
          <w:color w:val="000000" w:themeColor="text1"/>
          <w:rPrChange w:id="18875" w:author="N F" w:date="2023-12-05T03:09:00Z">
            <w:rPr>
              <w:rFonts w:cs="Times New Roman"/>
            </w:rPr>
          </w:rPrChange>
        </w:rPr>
        <w:t xml:space="preserve">провели дополнительную оценку выживаемости пациентов, участвовавших в исследовании </w:t>
      </w:r>
      <w:r w:rsidR="003F36F0" w:rsidRPr="006E6534">
        <w:rPr>
          <w:rFonts w:cs="Times New Roman"/>
          <w:color w:val="000000" w:themeColor="text1"/>
          <w:lang w:val="en-US"/>
          <w:rPrChange w:id="18876" w:author="N F" w:date="2023-12-05T03:09:00Z">
            <w:rPr>
              <w:rFonts w:cs="Times New Roman"/>
              <w:lang w:val="en-US"/>
            </w:rPr>
          </w:rPrChange>
        </w:rPr>
        <w:t>AURA</w:t>
      </w:r>
      <w:r w:rsidR="003F36F0" w:rsidRPr="006E6534">
        <w:rPr>
          <w:rFonts w:cs="Times New Roman"/>
          <w:color w:val="000000" w:themeColor="text1"/>
          <w:rPrChange w:id="18877" w:author="N F" w:date="2023-12-05T03:09:00Z">
            <w:rPr>
              <w:rFonts w:cs="Times New Roman"/>
            </w:rPr>
          </w:rPrChange>
        </w:rPr>
        <w:t xml:space="preserve"> 3</w:t>
      </w:r>
      <w:r w:rsidR="00E86DAB" w:rsidRPr="006E6534">
        <w:rPr>
          <w:rFonts w:cs="Times New Roman"/>
          <w:color w:val="000000" w:themeColor="text1"/>
          <w:rPrChange w:id="18878" w:author="N F" w:date="2023-12-05T03:09:00Z">
            <w:rPr>
              <w:rFonts w:cs="Times New Roman"/>
            </w:rPr>
          </w:rPrChange>
        </w:rPr>
        <w:t xml:space="preserve"> с метастазами в головной мозг. </w:t>
      </w:r>
      <w:r w:rsidR="005E3C3B" w:rsidRPr="006E6534">
        <w:rPr>
          <w:rFonts w:cs="Times New Roman"/>
          <w:color w:val="000000" w:themeColor="text1"/>
          <w:rPrChange w:id="18879" w:author="N F" w:date="2023-12-05T03:09:00Z">
            <w:rPr>
              <w:rFonts w:cs="Times New Roman"/>
            </w:rPr>
          </w:rPrChange>
        </w:rPr>
        <w:t xml:space="preserve">Средняя продолжительность жизни у таких пациентов из группы осимертиниба составила 8,9 мес., а в группе </w:t>
      </w:r>
      <w:r w:rsidR="00C01FD1" w:rsidRPr="006E6534">
        <w:rPr>
          <w:rFonts w:cs="Times New Roman"/>
          <w:color w:val="000000" w:themeColor="text1"/>
          <w:rPrChange w:id="18880" w:author="N F" w:date="2023-12-05T03:09:00Z">
            <w:rPr>
              <w:rFonts w:cs="Times New Roman"/>
            </w:rPr>
          </w:rPrChange>
        </w:rPr>
        <w:t>препарата платины – 5,7</w:t>
      </w:r>
      <w:r w:rsidR="00F5326E" w:rsidRPr="006E6534">
        <w:rPr>
          <w:rFonts w:cs="Times New Roman"/>
          <w:color w:val="000000" w:themeColor="text1"/>
          <w:rPrChange w:id="18881" w:author="N F" w:date="2023-12-05T03:09:00Z">
            <w:rPr>
              <w:rFonts w:cs="Times New Roman"/>
            </w:rPr>
          </w:rPrChange>
        </w:rPr>
        <w:t xml:space="preserve"> </w:t>
      </w:r>
      <w:r w:rsidR="00C01FD1" w:rsidRPr="006E6534">
        <w:rPr>
          <w:rFonts w:cs="Times New Roman"/>
          <w:color w:val="000000" w:themeColor="text1"/>
          <w:rPrChange w:id="18882" w:author="N F" w:date="2023-12-05T03:09:00Z">
            <w:rPr>
              <w:rFonts w:cs="Times New Roman"/>
            </w:rPr>
          </w:rPrChange>
        </w:rPr>
        <w:t>мес. На основании этих данных авторы заключили, что осимертиниб существенно увеличивает продолжительность жизни у пациентов с НМРЛ с метастазами в головной мозг</w:t>
      </w:r>
      <w:r w:rsidR="00091E59" w:rsidRPr="006E6534">
        <w:rPr>
          <w:rFonts w:cs="Times New Roman"/>
          <w:color w:val="000000" w:themeColor="text1"/>
          <w:rPrChange w:id="18883" w:author="N F" w:date="2023-12-05T03:09:00Z">
            <w:rPr>
              <w:rFonts w:cs="Times New Roman"/>
            </w:rPr>
          </w:rPrChange>
        </w:rPr>
        <w:t xml:space="preserve"> </w:t>
      </w:r>
      <w:ins w:id="18884" w:author="Barshadskaya, Yuliya" w:date="2024-01-15T19:29:00Z">
        <w:r w:rsidR="00421D68" w:rsidRPr="0001519A">
          <w:rPr>
            <w:rFonts w:cs="Times New Roman"/>
            <w:color w:val="000000" w:themeColor="text1"/>
            <w:lang w:val="en-US"/>
          </w:rPr>
          <w:fldChar w:fldCharType="begin"/>
        </w:r>
        <w:r w:rsidR="00421D68"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421D68" w:rsidRPr="0001519A">
          <w:rPr>
            <w:rFonts w:cs="Times New Roman"/>
            <w:color w:val="000000" w:themeColor="text1"/>
            <w:lang w:val="en-US"/>
          </w:rPr>
          <w:fldChar w:fldCharType="separate"/>
        </w:r>
        <w:r w:rsidR="00421D68" w:rsidRPr="0018315E">
          <w:rPr>
            <w:rFonts w:cs="Times New Roman"/>
            <w:color w:val="000000" w:themeColor="text1"/>
          </w:rPr>
          <w:t>[</w:t>
        </w:r>
      </w:ins>
      <w:ins w:id="18885" w:author="Barshadskaya, Yuliya" w:date="2024-02-23T00:06:00Z">
        <w:r w:rsidR="00707BBF">
          <w:rPr>
            <w:rFonts w:cs="Times New Roman"/>
            <w:color w:val="000000" w:themeColor="text1"/>
          </w:rPr>
          <w:t>12</w:t>
        </w:r>
      </w:ins>
      <w:ins w:id="18886" w:author="Barshadskaya, Yuliya" w:date="2024-01-15T19:29:00Z">
        <w:r w:rsidR="00421D68" w:rsidRPr="00DD38F1">
          <w:rPr>
            <w:rFonts w:cs="Times New Roman"/>
            <w:color w:val="000000" w:themeColor="text1"/>
          </w:rPr>
          <w:t>]</w:t>
        </w:r>
        <w:r w:rsidR="00421D68" w:rsidRPr="0001519A">
          <w:rPr>
            <w:rFonts w:cs="Times New Roman"/>
            <w:color w:val="000000" w:themeColor="text1"/>
            <w:lang w:val="en-US"/>
          </w:rPr>
          <w:fldChar w:fldCharType="end"/>
        </w:r>
      </w:ins>
      <w:del w:id="18887" w:author="Barshadskaya, Yuliya" w:date="2024-01-15T19:29:00Z">
        <w:r w:rsidR="00091E59" w:rsidRPr="006E6534" w:rsidDel="00421D68">
          <w:rPr>
            <w:rFonts w:cs="Times New Roman"/>
            <w:color w:val="000000" w:themeColor="text1"/>
            <w:lang w:val="en-GB"/>
            <w:rPrChange w:id="18888" w:author="N F" w:date="2023-12-05T03:09:00Z">
              <w:rPr>
                <w:rFonts w:cs="Times New Roman"/>
                <w:lang w:val="en-GB"/>
              </w:rPr>
            </w:rPrChange>
          </w:rPr>
          <w:fldChar w:fldCharType="begin"/>
        </w:r>
        <w:r w:rsidR="00091E59" w:rsidRPr="006E6534" w:rsidDel="00421D68">
          <w:rPr>
            <w:rFonts w:cs="Times New Roman"/>
            <w:color w:val="000000" w:themeColor="text1"/>
            <w:rPrChange w:id="1888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8890" w:author="N F" w:date="2023-12-05T03:09:00Z">
              <w:rPr>
                <w:rFonts w:cs="Times New Roman"/>
                <w:lang w:val="en-GB"/>
              </w:rPr>
            </w:rPrChange>
          </w:rPr>
          <w:delInstrText>ADDIN</w:delInstrText>
        </w:r>
        <w:r w:rsidR="00091E59" w:rsidRPr="006E6534" w:rsidDel="00421D68">
          <w:rPr>
            <w:rFonts w:cs="Times New Roman"/>
            <w:color w:val="000000" w:themeColor="text1"/>
            <w:rPrChange w:id="1889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8892" w:author="N F" w:date="2023-12-05T03:09:00Z">
              <w:rPr>
                <w:rFonts w:cs="Times New Roman"/>
                <w:lang w:val="en-GB"/>
              </w:rPr>
            </w:rPrChange>
          </w:rPr>
          <w:delInstrText>ZOTERO</w:delInstrText>
        </w:r>
        <w:r w:rsidR="00091E59" w:rsidRPr="006E6534" w:rsidDel="00421D68">
          <w:rPr>
            <w:rFonts w:cs="Times New Roman"/>
            <w:color w:val="000000" w:themeColor="text1"/>
            <w:rPrChange w:id="18893" w:author="N F" w:date="2023-12-05T03:09:00Z">
              <w:rPr>
                <w:rFonts w:cs="Times New Roman"/>
              </w:rPr>
            </w:rPrChange>
          </w:rPr>
          <w:delInstrText>_</w:delInstrText>
        </w:r>
        <w:r w:rsidR="00091E59" w:rsidRPr="006E6534" w:rsidDel="00421D68">
          <w:rPr>
            <w:rFonts w:cs="Times New Roman"/>
            <w:color w:val="000000" w:themeColor="text1"/>
            <w:lang w:val="en-GB"/>
            <w:rPrChange w:id="18894" w:author="N F" w:date="2023-12-05T03:09:00Z">
              <w:rPr>
                <w:rFonts w:cs="Times New Roman"/>
                <w:lang w:val="en-GB"/>
              </w:rPr>
            </w:rPrChange>
          </w:rPr>
          <w:delInstrText>ITEM</w:delInstrText>
        </w:r>
        <w:r w:rsidR="00091E59" w:rsidRPr="006E6534" w:rsidDel="00421D68">
          <w:rPr>
            <w:rFonts w:cs="Times New Roman"/>
            <w:color w:val="000000" w:themeColor="text1"/>
            <w:rPrChange w:id="1889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8896" w:author="N F" w:date="2023-12-05T03:09:00Z">
              <w:rPr>
                <w:rFonts w:cs="Times New Roman"/>
                <w:lang w:val="en-GB"/>
              </w:rPr>
            </w:rPrChange>
          </w:rPr>
          <w:delInstrText>CSL</w:delInstrText>
        </w:r>
        <w:r w:rsidR="00091E59" w:rsidRPr="006E6534" w:rsidDel="00421D68">
          <w:rPr>
            <w:rFonts w:cs="Times New Roman"/>
            <w:color w:val="000000" w:themeColor="text1"/>
            <w:rPrChange w:id="18897" w:author="N F" w:date="2023-12-05T03:09:00Z">
              <w:rPr>
                <w:rFonts w:cs="Times New Roman"/>
              </w:rPr>
            </w:rPrChange>
          </w:rPr>
          <w:delInstrText>_</w:delInstrText>
        </w:r>
        <w:r w:rsidR="00091E59" w:rsidRPr="006E6534" w:rsidDel="00421D68">
          <w:rPr>
            <w:rFonts w:cs="Times New Roman"/>
            <w:color w:val="000000" w:themeColor="text1"/>
            <w:lang w:val="en-GB"/>
            <w:rPrChange w:id="18898" w:author="N F" w:date="2023-12-05T03:09:00Z">
              <w:rPr>
                <w:rFonts w:cs="Times New Roman"/>
                <w:lang w:val="en-GB"/>
              </w:rPr>
            </w:rPrChange>
          </w:rPr>
          <w:delInstrText>CITATION</w:delInstrText>
        </w:r>
        <w:r w:rsidR="00091E59" w:rsidRPr="006E6534" w:rsidDel="00421D68">
          <w:rPr>
            <w:rFonts w:cs="Times New Roman"/>
            <w:color w:val="000000" w:themeColor="text1"/>
            <w:rPrChange w:id="1889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8900" w:author="N F" w:date="2023-12-05T03:09:00Z">
              <w:rPr>
                <w:rFonts w:cs="Times New Roman"/>
                <w:lang w:val="en-GB"/>
              </w:rPr>
            </w:rPrChange>
          </w:rPr>
          <w:delInstrText>citationID</w:delInstrText>
        </w:r>
        <w:r w:rsidR="00091E59" w:rsidRPr="006E6534" w:rsidDel="00421D68">
          <w:rPr>
            <w:rFonts w:cs="Times New Roman"/>
            <w:color w:val="000000" w:themeColor="text1"/>
            <w:rPrChange w:id="18901" w:author="N F" w:date="2023-12-05T03:09:00Z">
              <w:rPr>
                <w:rFonts w:cs="Times New Roman"/>
              </w:rPr>
            </w:rPrChange>
          </w:rPr>
          <w:delInstrText>":"</w:delInstrText>
        </w:r>
        <w:r w:rsidR="00091E59" w:rsidRPr="006E6534" w:rsidDel="00421D68">
          <w:rPr>
            <w:rFonts w:cs="Times New Roman"/>
            <w:color w:val="000000" w:themeColor="text1"/>
            <w:lang w:val="en-GB"/>
            <w:rPrChange w:id="18902" w:author="N F" w:date="2023-12-05T03:09:00Z">
              <w:rPr>
                <w:rFonts w:cs="Times New Roman"/>
                <w:lang w:val="en-GB"/>
              </w:rPr>
            </w:rPrChange>
          </w:rPr>
          <w:delInstrText>a</w:delInstrText>
        </w:r>
        <w:r w:rsidR="00091E59" w:rsidRPr="006E6534" w:rsidDel="00421D68">
          <w:rPr>
            <w:rFonts w:cs="Times New Roman"/>
            <w:color w:val="000000" w:themeColor="text1"/>
            <w:rPrChange w:id="18903" w:author="N F" w:date="2023-12-05T03:09:00Z">
              <w:rPr>
                <w:rFonts w:cs="Times New Roman"/>
              </w:rPr>
            </w:rPrChange>
          </w:rPr>
          <w:delInstrText>7</w:delInstrText>
        </w:r>
        <w:r w:rsidR="00091E59" w:rsidRPr="006E6534" w:rsidDel="00421D68">
          <w:rPr>
            <w:rFonts w:cs="Times New Roman"/>
            <w:color w:val="000000" w:themeColor="text1"/>
            <w:lang w:val="en-GB"/>
            <w:rPrChange w:id="18904" w:author="N F" w:date="2023-12-05T03:09:00Z">
              <w:rPr>
                <w:rFonts w:cs="Times New Roman"/>
                <w:lang w:val="en-GB"/>
              </w:rPr>
            </w:rPrChange>
          </w:rPr>
          <w:delInstrText>oEauak</w:delInstrText>
        </w:r>
        <w:r w:rsidR="00091E59" w:rsidRPr="006E6534" w:rsidDel="00421D68">
          <w:rPr>
            <w:rFonts w:cs="Times New Roman"/>
            <w:color w:val="000000" w:themeColor="text1"/>
            <w:rPrChange w:id="18905" w:author="N F" w:date="2023-12-05T03:09:00Z">
              <w:rPr>
                <w:rFonts w:cs="Times New Roman"/>
              </w:rPr>
            </w:rPrChange>
          </w:rPr>
          <w:delInstrText>","</w:delInstrText>
        </w:r>
        <w:r w:rsidR="00091E59" w:rsidRPr="006E6534" w:rsidDel="00421D68">
          <w:rPr>
            <w:rFonts w:cs="Times New Roman"/>
            <w:color w:val="000000" w:themeColor="text1"/>
            <w:lang w:val="en-GB"/>
            <w:rPrChange w:id="18906" w:author="N F" w:date="2023-12-05T03:09:00Z">
              <w:rPr>
                <w:rFonts w:cs="Times New Roman"/>
                <w:lang w:val="en-GB"/>
              </w:rPr>
            </w:rPrChange>
          </w:rPr>
          <w:delInstrText>properties</w:delInstrText>
        </w:r>
        <w:r w:rsidR="00091E59" w:rsidRPr="006E6534" w:rsidDel="00421D68">
          <w:rPr>
            <w:rFonts w:cs="Times New Roman"/>
            <w:color w:val="000000" w:themeColor="text1"/>
            <w:rPrChange w:id="18907" w:author="N F" w:date="2023-12-05T03:09:00Z">
              <w:rPr>
                <w:rFonts w:cs="Times New Roman"/>
              </w:rPr>
            </w:rPrChange>
          </w:rPr>
          <w:delInstrText>":{"</w:delInstrText>
        </w:r>
        <w:r w:rsidR="00091E59" w:rsidRPr="006E6534" w:rsidDel="00421D68">
          <w:rPr>
            <w:rFonts w:cs="Times New Roman"/>
            <w:color w:val="000000" w:themeColor="text1"/>
            <w:lang w:val="en-GB"/>
            <w:rPrChange w:id="18908" w:author="N F" w:date="2023-12-05T03:09:00Z">
              <w:rPr>
                <w:rFonts w:cs="Times New Roman"/>
                <w:lang w:val="en-GB"/>
              </w:rPr>
            </w:rPrChange>
          </w:rPr>
          <w:delInstrText>formattedCitation</w:delInstrText>
        </w:r>
        <w:r w:rsidR="00091E59" w:rsidRPr="006E6534" w:rsidDel="00421D68">
          <w:rPr>
            <w:rFonts w:cs="Times New Roman"/>
            <w:color w:val="000000" w:themeColor="text1"/>
            <w:rPrChange w:id="18909" w:author="N F" w:date="2023-12-05T03:09:00Z">
              <w:rPr>
                <w:rFonts w:cs="Times New Roman"/>
              </w:rPr>
            </w:rPrChange>
          </w:rPr>
          <w:delInstrText>":"(23)","</w:delInstrText>
        </w:r>
        <w:r w:rsidR="00091E59" w:rsidRPr="006E6534" w:rsidDel="00421D68">
          <w:rPr>
            <w:rFonts w:cs="Times New Roman"/>
            <w:color w:val="000000" w:themeColor="text1"/>
            <w:lang w:val="en-GB"/>
            <w:rPrChange w:id="18910" w:author="N F" w:date="2023-12-05T03:09:00Z">
              <w:rPr>
                <w:rFonts w:cs="Times New Roman"/>
                <w:lang w:val="en-GB"/>
              </w:rPr>
            </w:rPrChange>
          </w:rPr>
          <w:delInstrText>plainCitation</w:delInstrText>
        </w:r>
        <w:r w:rsidR="00091E59" w:rsidRPr="006E6534" w:rsidDel="00421D68">
          <w:rPr>
            <w:rFonts w:cs="Times New Roman"/>
            <w:color w:val="000000" w:themeColor="text1"/>
            <w:rPrChange w:id="18911" w:author="N F" w:date="2023-12-05T03:09:00Z">
              <w:rPr>
                <w:rFonts w:cs="Times New Roman"/>
              </w:rPr>
            </w:rPrChange>
          </w:rPr>
          <w:delInstrText>":"(23)","</w:delInstrText>
        </w:r>
        <w:r w:rsidR="00091E59" w:rsidRPr="006E6534" w:rsidDel="00421D68">
          <w:rPr>
            <w:rFonts w:cs="Times New Roman"/>
            <w:color w:val="000000" w:themeColor="text1"/>
            <w:lang w:val="en-GB"/>
            <w:rPrChange w:id="18912" w:author="N F" w:date="2023-12-05T03:09:00Z">
              <w:rPr>
                <w:rFonts w:cs="Times New Roman"/>
                <w:lang w:val="en-GB"/>
              </w:rPr>
            </w:rPrChange>
          </w:rPr>
          <w:delInstrText>noteIndex</w:delInstrText>
        </w:r>
        <w:r w:rsidR="00091E59" w:rsidRPr="006E6534" w:rsidDel="00421D68">
          <w:rPr>
            <w:rFonts w:cs="Times New Roman"/>
            <w:color w:val="000000" w:themeColor="text1"/>
            <w:rPrChange w:id="18913" w:author="N F" w:date="2023-12-05T03:09:00Z">
              <w:rPr>
                <w:rFonts w:cs="Times New Roman"/>
              </w:rPr>
            </w:rPrChange>
          </w:rPr>
          <w:delInstrText>":0},"</w:delInstrText>
        </w:r>
        <w:r w:rsidR="00091E59" w:rsidRPr="006E6534" w:rsidDel="00421D68">
          <w:rPr>
            <w:rFonts w:cs="Times New Roman"/>
            <w:color w:val="000000" w:themeColor="text1"/>
            <w:lang w:val="en-GB"/>
            <w:rPrChange w:id="18914" w:author="N F" w:date="2023-12-05T03:09:00Z">
              <w:rPr>
                <w:rFonts w:cs="Times New Roman"/>
                <w:lang w:val="en-GB"/>
              </w:rPr>
            </w:rPrChange>
          </w:rPr>
          <w:delInstrText>citationItems</w:delInstrText>
        </w:r>
        <w:r w:rsidR="00091E59" w:rsidRPr="006E6534" w:rsidDel="00421D68">
          <w:rPr>
            <w:rFonts w:cs="Times New Roman"/>
            <w:color w:val="000000" w:themeColor="text1"/>
            <w:rPrChange w:id="18915" w:author="N F" w:date="2023-12-05T03:09:00Z">
              <w:rPr>
                <w:rFonts w:cs="Times New Roman"/>
              </w:rPr>
            </w:rPrChange>
          </w:rPr>
          <w:delInstrText>":[{"</w:delInstrText>
        </w:r>
        <w:r w:rsidR="00091E59" w:rsidRPr="006E6534" w:rsidDel="00421D68">
          <w:rPr>
            <w:rFonts w:cs="Times New Roman"/>
            <w:color w:val="000000" w:themeColor="text1"/>
            <w:lang w:val="en-GB"/>
            <w:rPrChange w:id="18916" w:author="N F" w:date="2023-12-05T03:09:00Z">
              <w:rPr>
                <w:rFonts w:cs="Times New Roman"/>
                <w:lang w:val="en-GB"/>
              </w:rPr>
            </w:rPrChange>
          </w:rPr>
          <w:delInstrText>id</w:delInstrText>
        </w:r>
        <w:r w:rsidR="00091E59" w:rsidRPr="006E6534" w:rsidDel="00421D68">
          <w:rPr>
            <w:rFonts w:cs="Times New Roman"/>
            <w:color w:val="000000" w:themeColor="text1"/>
            <w:rPrChange w:id="18917" w:author="N F" w:date="2023-12-05T03:09:00Z">
              <w:rPr>
                <w:rFonts w:cs="Times New Roman"/>
              </w:rPr>
            </w:rPrChange>
          </w:rPr>
          <w:delInstrText>":161872,"</w:delInstrText>
        </w:r>
        <w:r w:rsidR="00091E59" w:rsidRPr="006E6534" w:rsidDel="00421D68">
          <w:rPr>
            <w:rFonts w:cs="Times New Roman"/>
            <w:color w:val="000000" w:themeColor="text1"/>
            <w:lang w:val="en-GB"/>
            <w:rPrChange w:id="18918" w:author="N F" w:date="2023-12-05T03:09:00Z">
              <w:rPr>
                <w:rFonts w:cs="Times New Roman"/>
                <w:lang w:val="en-GB"/>
              </w:rPr>
            </w:rPrChange>
          </w:rPr>
          <w:delInstrText>uris</w:delInstrText>
        </w:r>
        <w:r w:rsidR="00091E59" w:rsidRPr="006E6534" w:rsidDel="00421D68">
          <w:rPr>
            <w:rFonts w:cs="Times New Roman"/>
            <w:color w:val="000000" w:themeColor="text1"/>
            <w:rPrChange w:id="18919" w:author="N F" w:date="2023-12-05T03:09:00Z">
              <w:rPr>
                <w:rFonts w:cs="Times New Roman"/>
              </w:rPr>
            </w:rPrChange>
          </w:rPr>
          <w:delInstrText>":["</w:delInstrText>
        </w:r>
        <w:r w:rsidR="00091E59" w:rsidRPr="006E6534" w:rsidDel="00421D68">
          <w:rPr>
            <w:rFonts w:cs="Times New Roman"/>
            <w:color w:val="000000" w:themeColor="text1"/>
            <w:lang w:val="en-GB"/>
            <w:rPrChange w:id="18920" w:author="N F" w:date="2023-12-05T03:09:00Z">
              <w:rPr>
                <w:rFonts w:cs="Times New Roman"/>
                <w:lang w:val="en-GB"/>
              </w:rPr>
            </w:rPrChange>
          </w:rPr>
          <w:delInstrText>http</w:delInstrText>
        </w:r>
        <w:r w:rsidR="00091E59" w:rsidRPr="006E6534" w:rsidDel="00421D68">
          <w:rPr>
            <w:rFonts w:cs="Times New Roman"/>
            <w:color w:val="000000" w:themeColor="text1"/>
            <w:rPrChange w:id="18921" w:author="N F" w:date="2023-12-05T03:09:00Z">
              <w:rPr>
                <w:rFonts w:cs="Times New Roman"/>
              </w:rPr>
            </w:rPrChange>
          </w:rPr>
          <w:delInstrText>://</w:delInstrText>
        </w:r>
        <w:r w:rsidR="00091E59" w:rsidRPr="006E6534" w:rsidDel="00421D68">
          <w:rPr>
            <w:rFonts w:cs="Times New Roman"/>
            <w:color w:val="000000" w:themeColor="text1"/>
            <w:lang w:val="en-GB"/>
            <w:rPrChange w:id="18922" w:author="N F" w:date="2023-12-05T03:09:00Z">
              <w:rPr>
                <w:rFonts w:cs="Times New Roman"/>
                <w:lang w:val="en-GB"/>
              </w:rPr>
            </w:rPrChange>
          </w:rPr>
          <w:delInstrText>zotero</w:delInstrText>
        </w:r>
        <w:r w:rsidR="00091E59" w:rsidRPr="006E6534" w:rsidDel="00421D68">
          <w:rPr>
            <w:rFonts w:cs="Times New Roman"/>
            <w:color w:val="000000" w:themeColor="text1"/>
            <w:rPrChange w:id="18923" w:author="N F" w:date="2023-12-05T03:09:00Z">
              <w:rPr>
                <w:rFonts w:cs="Times New Roman"/>
              </w:rPr>
            </w:rPrChange>
          </w:rPr>
          <w:delInstrText>.</w:delInstrText>
        </w:r>
        <w:r w:rsidR="00091E59" w:rsidRPr="006E6534" w:rsidDel="00421D68">
          <w:rPr>
            <w:rFonts w:cs="Times New Roman"/>
            <w:color w:val="000000" w:themeColor="text1"/>
            <w:lang w:val="en-GB"/>
            <w:rPrChange w:id="18924" w:author="N F" w:date="2023-12-05T03:09:00Z">
              <w:rPr>
                <w:rFonts w:cs="Times New Roman"/>
                <w:lang w:val="en-GB"/>
              </w:rPr>
            </w:rPrChange>
          </w:rPr>
          <w:delInstrText>org</w:delInstrText>
        </w:r>
        <w:r w:rsidR="00091E59" w:rsidRPr="006E6534" w:rsidDel="00421D68">
          <w:rPr>
            <w:rFonts w:cs="Times New Roman"/>
            <w:color w:val="000000" w:themeColor="text1"/>
            <w:rPrChange w:id="18925" w:author="N F" w:date="2023-12-05T03:09:00Z">
              <w:rPr>
                <w:rFonts w:cs="Times New Roman"/>
              </w:rPr>
            </w:rPrChange>
          </w:rPr>
          <w:delInstrText>/</w:delInstrText>
        </w:r>
        <w:r w:rsidR="00091E59" w:rsidRPr="006E6534" w:rsidDel="00421D68">
          <w:rPr>
            <w:rFonts w:cs="Times New Roman"/>
            <w:color w:val="000000" w:themeColor="text1"/>
            <w:lang w:val="en-GB"/>
            <w:rPrChange w:id="18926" w:author="N F" w:date="2023-12-05T03:09:00Z">
              <w:rPr>
                <w:rFonts w:cs="Times New Roman"/>
                <w:lang w:val="en-GB"/>
              </w:rPr>
            </w:rPrChange>
          </w:rPr>
          <w:delInstrText>groups</w:delInstrText>
        </w:r>
        <w:r w:rsidR="00091E59" w:rsidRPr="006E6534" w:rsidDel="00421D68">
          <w:rPr>
            <w:rFonts w:cs="Times New Roman"/>
            <w:color w:val="000000" w:themeColor="text1"/>
            <w:rPrChange w:id="18927" w:author="N F" w:date="2023-12-05T03:09:00Z">
              <w:rPr>
                <w:rFonts w:cs="Times New Roman"/>
              </w:rPr>
            </w:rPrChange>
          </w:rPr>
          <w:delInstrText>/4735135/</w:delInstrText>
        </w:r>
        <w:r w:rsidR="00091E59" w:rsidRPr="006E6534" w:rsidDel="00421D68">
          <w:rPr>
            <w:rFonts w:cs="Times New Roman"/>
            <w:color w:val="000000" w:themeColor="text1"/>
            <w:lang w:val="en-GB"/>
            <w:rPrChange w:id="18928" w:author="N F" w:date="2023-12-05T03:09:00Z">
              <w:rPr>
                <w:rFonts w:cs="Times New Roman"/>
                <w:lang w:val="en-GB"/>
              </w:rPr>
            </w:rPrChange>
          </w:rPr>
          <w:delInstrText>items</w:delInstrText>
        </w:r>
        <w:r w:rsidR="00091E59" w:rsidRPr="006E6534" w:rsidDel="00421D68">
          <w:rPr>
            <w:rFonts w:cs="Times New Roman"/>
            <w:color w:val="000000" w:themeColor="text1"/>
            <w:rPrChange w:id="18929" w:author="N F" w:date="2023-12-05T03:09:00Z">
              <w:rPr>
                <w:rFonts w:cs="Times New Roman"/>
              </w:rPr>
            </w:rPrChange>
          </w:rPr>
          <w:delInstrText>/</w:delInstrText>
        </w:r>
        <w:r w:rsidR="00091E59" w:rsidRPr="006E6534" w:rsidDel="00421D68">
          <w:rPr>
            <w:rFonts w:cs="Times New Roman"/>
            <w:color w:val="000000" w:themeColor="text1"/>
            <w:lang w:val="en-GB"/>
            <w:rPrChange w:id="18930" w:author="N F" w:date="2023-12-05T03:09:00Z">
              <w:rPr>
                <w:rFonts w:cs="Times New Roman"/>
                <w:lang w:val="en-GB"/>
              </w:rPr>
            </w:rPrChange>
          </w:rPr>
          <w:delInstrText>KTE</w:delInstrText>
        </w:r>
        <w:r w:rsidR="00091E59" w:rsidRPr="006E6534" w:rsidDel="00421D68">
          <w:rPr>
            <w:rFonts w:cs="Times New Roman"/>
            <w:color w:val="000000" w:themeColor="text1"/>
            <w:rPrChange w:id="18931" w:author="N F" w:date="2023-12-05T03:09:00Z">
              <w:rPr>
                <w:rFonts w:cs="Times New Roman"/>
              </w:rPr>
            </w:rPrChange>
          </w:rPr>
          <w:delInstrText>9</w:delInstrText>
        </w:r>
        <w:r w:rsidR="00091E59" w:rsidRPr="006E6534" w:rsidDel="00421D68">
          <w:rPr>
            <w:rFonts w:cs="Times New Roman"/>
            <w:color w:val="000000" w:themeColor="text1"/>
            <w:lang w:val="en-GB"/>
            <w:rPrChange w:id="18932" w:author="N F" w:date="2023-12-05T03:09:00Z">
              <w:rPr>
                <w:rFonts w:cs="Times New Roman"/>
                <w:lang w:val="en-GB"/>
              </w:rPr>
            </w:rPrChange>
          </w:rPr>
          <w:delInstrText>TYDL</w:delInstrText>
        </w:r>
        <w:r w:rsidR="00091E59" w:rsidRPr="006E6534" w:rsidDel="00421D68">
          <w:rPr>
            <w:rFonts w:cs="Times New Roman"/>
            <w:color w:val="000000" w:themeColor="text1"/>
            <w:rPrChange w:id="18933" w:author="N F" w:date="2023-12-05T03:09:00Z">
              <w:rPr>
                <w:rFonts w:cs="Times New Roman"/>
              </w:rPr>
            </w:rPrChange>
          </w:rPr>
          <w:delInstrText>"],"</w:delInstrText>
        </w:r>
        <w:r w:rsidR="00091E59" w:rsidRPr="006E6534" w:rsidDel="00421D68">
          <w:rPr>
            <w:rFonts w:cs="Times New Roman"/>
            <w:color w:val="000000" w:themeColor="text1"/>
            <w:lang w:val="en-GB"/>
            <w:rPrChange w:id="18934" w:author="N F" w:date="2023-12-05T03:09:00Z">
              <w:rPr>
                <w:rFonts w:cs="Times New Roman"/>
                <w:lang w:val="en-GB"/>
              </w:rPr>
            </w:rPrChange>
          </w:rPr>
          <w:delInstrText>itemData</w:delInstrText>
        </w:r>
        <w:r w:rsidR="00091E59" w:rsidRPr="006E6534" w:rsidDel="00421D68">
          <w:rPr>
            <w:rFonts w:cs="Times New Roman"/>
            <w:color w:val="000000" w:themeColor="text1"/>
            <w:rPrChange w:id="18935" w:author="N F" w:date="2023-12-05T03:09:00Z">
              <w:rPr>
                <w:rFonts w:cs="Times New Roman"/>
              </w:rPr>
            </w:rPrChange>
          </w:rPr>
          <w:delInstrText>":{"</w:delInstrText>
        </w:r>
        <w:r w:rsidR="00091E59" w:rsidRPr="006E6534" w:rsidDel="00421D68">
          <w:rPr>
            <w:rFonts w:cs="Times New Roman"/>
            <w:color w:val="000000" w:themeColor="text1"/>
            <w:lang w:val="en-GB"/>
            <w:rPrChange w:id="18936" w:author="N F" w:date="2023-12-05T03:09:00Z">
              <w:rPr>
                <w:rFonts w:cs="Times New Roman"/>
                <w:lang w:val="en-GB"/>
              </w:rPr>
            </w:rPrChange>
          </w:rPr>
          <w:delInstrText>id</w:delInstrText>
        </w:r>
        <w:r w:rsidR="00091E59" w:rsidRPr="006E6534" w:rsidDel="00421D68">
          <w:rPr>
            <w:rFonts w:cs="Times New Roman"/>
            <w:color w:val="000000" w:themeColor="text1"/>
            <w:rPrChange w:id="18937" w:author="N F" w:date="2023-12-05T03:09:00Z">
              <w:rPr>
                <w:rFonts w:cs="Times New Roman"/>
              </w:rPr>
            </w:rPrChange>
          </w:rPr>
          <w:delInstrText>":161872,"</w:delInstrText>
        </w:r>
        <w:r w:rsidR="00091E59" w:rsidRPr="006E6534" w:rsidDel="00421D68">
          <w:rPr>
            <w:rFonts w:cs="Times New Roman"/>
            <w:color w:val="000000" w:themeColor="text1"/>
            <w:lang w:val="en-GB"/>
            <w:rPrChange w:id="18938" w:author="N F" w:date="2023-12-05T03:09:00Z">
              <w:rPr>
                <w:rFonts w:cs="Times New Roman"/>
                <w:lang w:val="en-GB"/>
              </w:rPr>
            </w:rPrChange>
          </w:rPr>
          <w:delInstrText>type</w:delInstrText>
        </w:r>
        <w:r w:rsidR="00091E59" w:rsidRPr="006E6534" w:rsidDel="00421D68">
          <w:rPr>
            <w:rFonts w:cs="Times New Roman"/>
            <w:color w:val="000000" w:themeColor="text1"/>
            <w:rPrChange w:id="18939" w:author="N F" w:date="2023-12-05T03:09:00Z">
              <w:rPr>
                <w:rFonts w:cs="Times New Roman"/>
              </w:rPr>
            </w:rPrChange>
          </w:rPr>
          <w:delInstrText>":"</w:delInstrText>
        </w:r>
        <w:r w:rsidR="00091E59" w:rsidRPr="006E6534" w:rsidDel="00421D68">
          <w:rPr>
            <w:rFonts w:cs="Times New Roman"/>
            <w:color w:val="000000" w:themeColor="text1"/>
            <w:lang w:val="en-GB"/>
            <w:rPrChange w:id="18940" w:author="N F" w:date="2023-12-05T03:09:00Z">
              <w:rPr>
                <w:rFonts w:cs="Times New Roman"/>
                <w:lang w:val="en-GB"/>
              </w:rPr>
            </w:rPrChange>
          </w:rPr>
          <w:delInstrText>article</w:delInstrText>
        </w:r>
        <w:r w:rsidR="00091E59" w:rsidRPr="006E6534" w:rsidDel="00421D68">
          <w:rPr>
            <w:rFonts w:cs="Times New Roman"/>
            <w:color w:val="000000" w:themeColor="text1"/>
            <w:rPrChange w:id="18941" w:author="N F" w:date="2023-12-05T03:09:00Z">
              <w:rPr>
                <w:rFonts w:cs="Times New Roman"/>
              </w:rPr>
            </w:rPrChange>
          </w:rPr>
          <w:delInstrText>-</w:delInstrText>
        </w:r>
        <w:r w:rsidR="00091E59" w:rsidRPr="006E6534" w:rsidDel="00421D68">
          <w:rPr>
            <w:rFonts w:cs="Times New Roman"/>
            <w:color w:val="000000" w:themeColor="text1"/>
            <w:lang w:val="en-GB"/>
            <w:rPrChange w:id="18942" w:author="N F" w:date="2023-12-05T03:09:00Z">
              <w:rPr>
                <w:rFonts w:cs="Times New Roman"/>
                <w:lang w:val="en-GB"/>
              </w:rPr>
            </w:rPrChange>
          </w:rPr>
          <w:delInstrText>journal</w:delInstrText>
        </w:r>
        <w:r w:rsidR="00091E59" w:rsidRPr="006E6534" w:rsidDel="00421D68">
          <w:rPr>
            <w:rFonts w:cs="Times New Roman"/>
            <w:color w:val="000000" w:themeColor="text1"/>
            <w:rPrChange w:id="18943" w:author="N F" w:date="2023-12-05T03:09:00Z">
              <w:rPr>
                <w:rFonts w:cs="Times New Roman"/>
              </w:rPr>
            </w:rPrChange>
          </w:rPr>
          <w:delInstrText>","</w:delInstrText>
        </w:r>
        <w:r w:rsidR="00091E59" w:rsidRPr="006E6534" w:rsidDel="00421D68">
          <w:rPr>
            <w:rFonts w:cs="Times New Roman"/>
            <w:color w:val="000000" w:themeColor="text1"/>
            <w:lang w:val="en-GB"/>
            <w:rPrChange w:id="18944" w:author="N F" w:date="2023-12-05T03:09:00Z">
              <w:rPr>
                <w:rFonts w:cs="Times New Roman"/>
                <w:lang w:val="en-GB"/>
              </w:rPr>
            </w:rPrChange>
          </w:rPr>
          <w:delInstrText>abstract</w:delInstrText>
        </w:r>
        <w:r w:rsidR="00091E59" w:rsidRPr="006E6534" w:rsidDel="00421D68">
          <w:rPr>
            <w:rFonts w:cs="Times New Roman"/>
            <w:color w:val="000000" w:themeColor="text1"/>
            <w:rPrChange w:id="18945" w:author="N F" w:date="2023-12-05T03:09:00Z">
              <w:rPr>
                <w:rFonts w:cs="Times New Roman"/>
              </w:rPr>
            </w:rPrChange>
          </w:rPr>
          <w:delInstrText>":"</w:delInstrText>
        </w:r>
        <w:r w:rsidR="00091E59" w:rsidRPr="006E6534" w:rsidDel="00421D68">
          <w:rPr>
            <w:rFonts w:cs="Times New Roman"/>
            <w:color w:val="000000" w:themeColor="text1"/>
            <w:lang w:val="en-GB"/>
            <w:rPrChange w:id="18946" w:author="N F" w:date="2023-12-05T03:09:00Z">
              <w:rPr>
                <w:rFonts w:cs="Times New Roman"/>
                <w:lang w:val="en-GB"/>
              </w:rPr>
            </w:rPrChange>
          </w:rPr>
          <w:delInstrText>Purpose</w:delInstrText>
        </w:r>
        <w:r w:rsidR="00091E59" w:rsidRPr="006E6534" w:rsidDel="00421D68">
          <w:rPr>
            <w:rFonts w:cs="Times New Roman"/>
            <w:color w:val="000000" w:themeColor="text1"/>
            <w:rPrChange w:id="1894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8948" w:author="N F" w:date="2023-12-05T03:09:00Z">
              <w:rPr>
                <w:rFonts w:cs="Times New Roman"/>
                <w:lang w:val="en-GB"/>
              </w:rPr>
            </w:rPrChange>
          </w:rPr>
          <w:delInstrText>In</w:delInstrText>
        </w:r>
        <w:r w:rsidR="00091E59" w:rsidRPr="006E6534" w:rsidDel="00421D68">
          <w:rPr>
            <w:rFonts w:cs="Times New Roman"/>
            <w:color w:val="000000" w:themeColor="text1"/>
            <w:rPrChange w:id="1894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8950" w:author="N F" w:date="2023-12-05T03:09:00Z">
              <w:rPr>
                <w:rFonts w:cs="Times New Roman"/>
                <w:lang w:val="en-GB"/>
              </w:rPr>
            </w:rPrChange>
          </w:rPr>
          <w:delInstrText>patients</w:delInstrText>
        </w:r>
        <w:r w:rsidR="00091E59" w:rsidRPr="006E6534" w:rsidDel="00421D68">
          <w:rPr>
            <w:rFonts w:cs="Times New Roman"/>
            <w:color w:val="000000" w:themeColor="text1"/>
            <w:rPrChange w:id="1895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8952" w:author="N F" w:date="2023-12-05T03:09:00Z">
              <w:rPr>
                <w:rFonts w:cs="Times New Roman"/>
                <w:lang w:val="en-GB"/>
              </w:rPr>
            </w:rPrChange>
          </w:rPr>
          <w:delInstrText>with</w:delInstrText>
        </w:r>
        <w:r w:rsidR="00091E59" w:rsidRPr="006E6534" w:rsidDel="00421D68">
          <w:rPr>
            <w:rFonts w:cs="Times New Roman"/>
            <w:color w:val="000000" w:themeColor="text1"/>
            <w:rPrChange w:id="1895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8954" w:author="N F" w:date="2023-12-05T03:09:00Z">
              <w:rPr>
                <w:rFonts w:cs="Times New Roman"/>
                <w:lang w:val="en-GB"/>
              </w:rPr>
            </w:rPrChange>
          </w:rPr>
          <w:delInstrText>epidermal</w:delInstrText>
        </w:r>
        <w:r w:rsidR="00091E59" w:rsidRPr="006E6534" w:rsidDel="00421D68">
          <w:rPr>
            <w:rFonts w:cs="Times New Roman"/>
            <w:color w:val="000000" w:themeColor="text1"/>
            <w:rPrChange w:id="1895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8956" w:author="N F" w:date="2023-12-05T03:09:00Z">
              <w:rPr>
                <w:rFonts w:cs="Times New Roman"/>
                <w:lang w:val="en-GB"/>
              </w:rPr>
            </w:rPrChange>
          </w:rPr>
          <w:delInstrText>growth</w:delInstrText>
        </w:r>
        <w:r w:rsidR="00091E59" w:rsidRPr="006E6534" w:rsidDel="00421D68">
          <w:rPr>
            <w:rFonts w:cs="Times New Roman"/>
            <w:color w:val="000000" w:themeColor="text1"/>
            <w:rPrChange w:id="1895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8958" w:author="N F" w:date="2023-12-05T03:09:00Z">
              <w:rPr>
                <w:rFonts w:cs="Times New Roman"/>
                <w:lang w:val="en-GB"/>
              </w:rPr>
            </w:rPrChange>
          </w:rPr>
          <w:delInstrText>factor</w:delInstrText>
        </w:r>
        <w:r w:rsidR="00091E59" w:rsidRPr="006E6534" w:rsidDel="00421D68">
          <w:rPr>
            <w:rFonts w:cs="Times New Roman"/>
            <w:color w:val="000000" w:themeColor="text1"/>
            <w:rPrChange w:id="1895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8960" w:author="N F" w:date="2023-12-05T03:09:00Z">
              <w:rPr>
                <w:rFonts w:cs="Times New Roman"/>
                <w:lang w:val="en-GB"/>
              </w:rPr>
            </w:rPrChange>
          </w:rPr>
          <w:delInstrText>receptor</w:delInstrText>
        </w:r>
        <w:r w:rsidR="00091E59" w:rsidRPr="006E6534" w:rsidDel="00421D68">
          <w:rPr>
            <w:rFonts w:cs="Times New Roman"/>
            <w:color w:val="000000" w:themeColor="text1"/>
            <w:rPrChange w:id="18961" w:author="N F" w:date="2023-12-05T03:09:00Z">
              <w:rPr>
                <w:rFonts w:cs="Times New Roman"/>
              </w:rPr>
            </w:rPrChange>
          </w:rPr>
          <w:delInstrText xml:space="preserve"> ( </w:delInstrText>
        </w:r>
        <w:r w:rsidR="00091E59" w:rsidRPr="006E6534" w:rsidDel="00421D68">
          <w:rPr>
            <w:rFonts w:cs="Times New Roman"/>
            <w:color w:val="000000" w:themeColor="text1"/>
            <w:lang w:val="en-GB"/>
            <w:rPrChange w:id="18962" w:author="N F" w:date="2023-12-05T03:09:00Z">
              <w:rPr>
                <w:rFonts w:cs="Times New Roman"/>
                <w:lang w:val="en-GB"/>
              </w:rPr>
            </w:rPrChange>
          </w:rPr>
          <w:delInstrText>EGFR</w:delInstrText>
        </w:r>
        <w:r w:rsidR="00091E59" w:rsidRPr="006E6534" w:rsidDel="00421D68">
          <w:rPr>
            <w:rFonts w:cs="Times New Roman"/>
            <w:color w:val="000000" w:themeColor="text1"/>
            <w:rPrChange w:id="1896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8964" w:author="N F" w:date="2023-12-05T03:09:00Z">
              <w:rPr>
                <w:rFonts w:cs="Times New Roman"/>
                <w:lang w:val="en-GB"/>
              </w:rPr>
            </w:rPrChange>
          </w:rPr>
          <w:delInstrText>mutation</w:delInstrText>
        </w:r>
        <w:r w:rsidR="00091E59" w:rsidRPr="006E6534" w:rsidDel="00421D68">
          <w:rPr>
            <w:rFonts w:cs="Times New Roman"/>
            <w:color w:val="000000" w:themeColor="text1"/>
            <w:rPrChange w:id="18965" w:author="N F" w:date="2023-12-05T03:09:00Z">
              <w:rPr>
                <w:rFonts w:cs="Times New Roman"/>
              </w:rPr>
            </w:rPrChange>
          </w:rPr>
          <w:delInstrText>-</w:delInstrText>
        </w:r>
        <w:r w:rsidR="00091E59" w:rsidRPr="006E6534" w:rsidDel="00421D68">
          <w:rPr>
            <w:rFonts w:cs="Times New Roman"/>
            <w:color w:val="000000" w:themeColor="text1"/>
            <w:lang w:val="en-GB"/>
            <w:rPrChange w:id="18966" w:author="N F" w:date="2023-12-05T03:09:00Z">
              <w:rPr>
                <w:rFonts w:cs="Times New Roman"/>
                <w:lang w:val="en-GB"/>
              </w:rPr>
            </w:rPrChange>
          </w:rPr>
          <w:delInstrText>positive</w:delInstrText>
        </w:r>
        <w:r w:rsidR="00091E59" w:rsidRPr="006E6534" w:rsidDel="00421D68">
          <w:rPr>
            <w:rFonts w:cs="Times New Roman"/>
            <w:color w:val="000000" w:themeColor="text1"/>
            <w:rPrChange w:id="1896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8968" w:author="N F" w:date="2023-12-05T03:09:00Z">
              <w:rPr>
                <w:rFonts w:cs="Times New Roman"/>
                <w:lang w:val="en-GB"/>
              </w:rPr>
            </w:rPrChange>
          </w:rPr>
          <w:delInstrText>advanced</w:delInstrText>
        </w:r>
        <w:r w:rsidR="00091E59" w:rsidRPr="006E6534" w:rsidDel="00421D68">
          <w:rPr>
            <w:rFonts w:cs="Times New Roman"/>
            <w:color w:val="000000" w:themeColor="text1"/>
            <w:rPrChange w:id="1896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8970" w:author="N F" w:date="2023-12-05T03:09:00Z">
              <w:rPr>
                <w:rFonts w:cs="Times New Roman"/>
                <w:lang w:val="en-GB"/>
              </w:rPr>
            </w:rPrChange>
          </w:rPr>
          <w:delInstrText>non</w:delInstrText>
        </w:r>
        <w:r w:rsidR="00091E59" w:rsidRPr="006E6534" w:rsidDel="00421D68">
          <w:rPr>
            <w:rFonts w:cs="Times New Roman"/>
            <w:color w:val="000000" w:themeColor="text1"/>
            <w:rPrChange w:id="18971" w:author="N F" w:date="2023-12-05T03:09:00Z">
              <w:rPr>
                <w:rFonts w:cs="Times New Roman"/>
              </w:rPr>
            </w:rPrChange>
          </w:rPr>
          <w:delInstrText>-</w:delInstrText>
        </w:r>
        <w:r w:rsidR="00091E59" w:rsidRPr="006E6534" w:rsidDel="00421D68">
          <w:rPr>
            <w:rFonts w:cs="Times New Roman"/>
            <w:color w:val="000000" w:themeColor="text1"/>
            <w:lang w:val="en-GB"/>
            <w:rPrChange w:id="18972" w:author="N F" w:date="2023-12-05T03:09:00Z">
              <w:rPr>
                <w:rFonts w:cs="Times New Roman"/>
                <w:lang w:val="en-GB"/>
              </w:rPr>
            </w:rPrChange>
          </w:rPr>
          <w:delInstrText>small</w:delInstrText>
        </w:r>
        <w:r w:rsidR="00091E59" w:rsidRPr="006E6534" w:rsidDel="00421D68">
          <w:rPr>
            <w:rFonts w:cs="Times New Roman"/>
            <w:color w:val="000000" w:themeColor="text1"/>
            <w:rPrChange w:id="18973" w:author="N F" w:date="2023-12-05T03:09:00Z">
              <w:rPr>
                <w:rFonts w:cs="Times New Roman"/>
              </w:rPr>
            </w:rPrChange>
          </w:rPr>
          <w:delInstrText>-</w:delInstrText>
        </w:r>
        <w:r w:rsidR="00091E59" w:rsidRPr="006E6534" w:rsidDel="00421D68">
          <w:rPr>
            <w:rFonts w:cs="Times New Roman"/>
            <w:color w:val="000000" w:themeColor="text1"/>
            <w:lang w:val="en-GB"/>
            <w:rPrChange w:id="18974" w:author="N F" w:date="2023-12-05T03:09:00Z">
              <w:rPr>
                <w:rFonts w:cs="Times New Roman"/>
                <w:lang w:val="en-GB"/>
              </w:rPr>
            </w:rPrChange>
          </w:rPr>
          <w:delInstrText>cell</w:delInstrText>
        </w:r>
        <w:r w:rsidR="00091E59" w:rsidRPr="006E6534" w:rsidDel="00421D68">
          <w:rPr>
            <w:rFonts w:cs="Times New Roman"/>
            <w:color w:val="000000" w:themeColor="text1"/>
            <w:rPrChange w:id="1897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8976" w:author="N F" w:date="2023-12-05T03:09:00Z">
              <w:rPr>
                <w:rFonts w:cs="Times New Roman"/>
                <w:lang w:val="en-GB"/>
              </w:rPr>
            </w:rPrChange>
          </w:rPr>
          <w:delInstrText>lung</w:delInstrText>
        </w:r>
        <w:r w:rsidR="00091E59" w:rsidRPr="006E6534" w:rsidDel="00421D68">
          <w:rPr>
            <w:rFonts w:cs="Times New Roman"/>
            <w:color w:val="000000" w:themeColor="text1"/>
            <w:rPrChange w:id="1897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8978" w:author="N F" w:date="2023-12-05T03:09:00Z">
              <w:rPr>
                <w:rFonts w:cs="Times New Roman"/>
                <w:lang w:val="en-GB"/>
              </w:rPr>
            </w:rPrChange>
          </w:rPr>
          <w:delInstrText>cancer</w:delInstrText>
        </w:r>
        <w:r w:rsidR="00091E59" w:rsidRPr="006E6534" w:rsidDel="00421D68">
          <w:rPr>
            <w:rFonts w:cs="Times New Roman"/>
            <w:color w:val="000000" w:themeColor="text1"/>
            <w:rPrChange w:id="1897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8980" w:author="N F" w:date="2023-12-05T03:09:00Z">
              <w:rPr>
                <w:rFonts w:cs="Times New Roman"/>
                <w:lang w:val="en-GB"/>
              </w:rPr>
            </w:rPrChange>
          </w:rPr>
          <w:delInstrText>NSCLC</w:delInstrText>
        </w:r>
        <w:r w:rsidR="00091E59" w:rsidRPr="006E6534" w:rsidDel="00421D68">
          <w:rPr>
            <w:rFonts w:cs="Times New Roman"/>
            <w:color w:val="000000" w:themeColor="text1"/>
            <w:rPrChange w:id="1898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8982" w:author="N F" w:date="2023-12-05T03:09:00Z">
              <w:rPr>
                <w:rFonts w:cs="Times New Roman"/>
                <w:lang w:val="en-GB"/>
              </w:rPr>
            </w:rPrChange>
          </w:rPr>
          <w:delInstrText>there</w:delInstrText>
        </w:r>
        <w:r w:rsidR="00091E59" w:rsidRPr="006E6534" w:rsidDel="00421D68">
          <w:rPr>
            <w:rFonts w:cs="Times New Roman"/>
            <w:color w:val="000000" w:themeColor="text1"/>
            <w:rPrChange w:id="1898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8984" w:author="N F" w:date="2023-12-05T03:09:00Z">
              <w:rPr>
                <w:rFonts w:cs="Times New Roman"/>
                <w:lang w:val="en-GB"/>
              </w:rPr>
            </w:rPrChange>
          </w:rPr>
          <w:delInstrText>is</w:delInstrText>
        </w:r>
        <w:r w:rsidR="00091E59" w:rsidRPr="006E6534" w:rsidDel="00421D68">
          <w:rPr>
            <w:rFonts w:cs="Times New Roman"/>
            <w:color w:val="000000" w:themeColor="text1"/>
            <w:rPrChange w:id="1898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8986" w:author="N F" w:date="2023-12-05T03:09:00Z">
              <w:rPr>
                <w:rFonts w:cs="Times New Roman"/>
                <w:lang w:val="en-GB"/>
              </w:rPr>
            </w:rPrChange>
          </w:rPr>
          <w:delInstrText>an</w:delInstrText>
        </w:r>
        <w:r w:rsidR="00091E59" w:rsidRPr="006E6534" w:rsidDel="00421D68">
          <w:rPr>
            <w:rFonts w:cs="Times New Roman"/>
            <w:color w:val="000000" w:themeColor="text1"/>
            <w:rPrChange w:id="1898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8988" w:author="N F" w:date="2023-12-05T03:09:00Z">
              <w:rPr>
                <w:rFonts w:cs="Times New Roman"/>
                <w:lang w:val="en-GB"/>
              </w:rPr>
            </w:rPrChange>
          </w:rPr>
          <w:delInstrText>unmet</w:delInstrText>
        </w:r>
        <w:r w:rsidR="00091E59" w:rsidRPr="006E6534" w:rsidDel="00421D68">
          <w:rPr>
            <w:rFonts w:cs="Times New Roman"/>
            <w:color w:val="000000" w:themeColor="text1"/>
            <w:rPrChange w:id="1898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8990" w:author="N F" w:date="2023-12-05T03:09:00Z">
              <w:rPr>
                <w:rFonts w:cs="Times New Roman"/>
                <w:lang w:val="en-GB"/>
              </w:rPr>
            </w:rPrChange>
          </w:rPr>
          <w:delInstrText>need</w:delInstrText>
        </w:r>
        <w:r w:rsidR="00091E59" w:rsidRPr="006E6534" w:rsidDel="00421D68">
          <w:rPr>
            <w:rFonts w:cs="Times New Roman"/>
            <w:color w:val="000000" w:themeColor="text1"/>
            <w:rPrChange w:id="1899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8992" w:author="N F" w:date="2023-12-05T03:09:00Z">
              <w:rPr>
                <w:rFonts w:cs="Times New Roman"/>
                <w:lang w:val="en-GB"/>
              </w:rPr>
            </w:rPrChange>
          </w:rPr>
          <w:delInstrText>for</w:delInstrText>
        </w:r>
        <w:r w:rsidR="00091E59" w:rsidRPr="006E6534" w:rsidDel="00421D68">
          <w:rPr>
            <w:rFonts w:cs="Times New Roman"/>
            <w:color w:val="000000" w:themeColor="text1"/>
            <w:rPrChange w:id="1899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8994" w:author="N F" w:date="2023-12-05T03:09:00Z">
              <w:rPr>
                <w:rFonts w:cs="Times New Roman"/>
                <w:lang w:val="en-GB"/>
              </w:rPr>
            </w:rPrChange>
          </w:rPr>
          <w:delInstrText>EGFR</w:delInstrText>
        </w:r>
        <w:r w:rsidR="00091E59" w:rsidRPr="006E6534" w:rsidDel="00421D68">
          <w:rPr>
            <w:rFonts w:cs="Times New Roman"/>
            <w:color w:val="000000" w:themeColor="text1"/>
            <w:rPrChange w:id="18995" w:author="N F" w:date="2023-12-05T03:09:00Z">
              <w:rPr>
                <w:rFonts w:cs="Times New Roman"/>
              </w:rPr>
            </w:rPrChange>
          </w:rPr>
          <w:delInstrText>-</w:delInstrText>
        </w:r>
        <w:r w:rsidR="00091E59" w:rsidRPr="006E6534" w:rsidDel="00421D68">
          <w:rPr>
            <w:rFonts w:cs="Times New Roman"/>
            <w:color w:val="000000" w:themeColor="text1"/>
            <w:lang w:val="en-GB"/>
            <w:rPrChange w:id="18996" w:author="N F" w:date="2023-12-05T03:09:00Z">
              <w:rPr>
                <w:rFonts w:cs="Times New Roman"/>
                <w:lang w:val="en-GB"/>
              </w:rPr>
            </w:rPrChange>
          </w:rPr>
          <w:delInstrText>tyrosine</w:delInstrText>
        </w:r>
        <w:r w:rsidR="00091E59" w:rsidRPr="006E6534" w:rsidDel="00421D68">
          <w:rPr>
            <w:rFonts w:cs="Times New Roman"/>
            <w:color w:val="000000" w:themeColor="text1"/>
            <w:rPrChange w:id="1899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8998" w:author="N F" w:date="2023-12-05T03:09:00Z">
              <w:rPr>
                <w:rFonts w:cs="Times New Roman"/>
                <w:lang w:val="en-GB"/>
              </w:rPr>
            </w:rPrChange>
          </w:rPr>
          <w:delInstrText>kinase</w:delInstrText>
        </w:r>
        <w:r w:rsidR="00091E59" w:rsidRPr="006E6534" w:rsidDel="00421D68">
          <w:rPr>
            <w:rFonts w:cs="Times New Roman"/>
            <w:color w:val="000000" w:themeColor="text1"/>
            <w:rPrChange w:id="1899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00" w:author="N F" w:date="2023-12-05T03:09:00Z">
              <w:rPr>
                <w:rFonts w:cs="Times New Roman"/>
                <w:lang w:val="en-GB"/>
              </w:rPr>
            </w:rPrChange>
          </w:rPr>
          <w:delInstrText>inhibitors</w:delInstrText>
        </w:r>
        <w:r w:rsidR="00091E59" w:rsidRPr="006E6534" w:rsidDel="00421D68">
          <w:rPr>
            <w:rFonts w:cs="Times New Roman"/>
            <w:color w:val="000000" w:themeColor="text1"/>
            <w:rPrChange w:id="1900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02" w:author="N F" w:date="2023-12-05T03:09:00Z">
              <w:rPr>
                <w:rFonts w:cs="Times New Roman"/>
                <w:lang w:val="en-GB"/>
              </w:rPr>
            </w:rPrChange>
          </w:rPr>
          <w:delInstrText>with</w:delInstrText>
        </w:r>
        <w:r w:rsidR="00091E59" w:rsidRPr="006E6534" w:rsidDel="00421D68">
          <w:rPr>
            <w:rFonts w:cs="Times New Roman"/>
            <w:color w:val="000000" w:themeColor="text1"/>
            <w:rPrChange w:id="1900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04" w:author="N F" w:date="2023-12-05T03:09:00Z">
              <w:rPr>
                <w:rFonts w:cs="Times New Roman"/>
                <w:lang w:val="en-GB"/>
              </w:rPr>
            </w:rPrChange>
          </w:rPr>
          <w:delInstrText>improved</w:delInstrText>
        </w:r>
        <w:r w:rsidR="00091E59" w:rsidRPr="006E6534" w:rsidDel="00421D68">
          <w:rPr>
            <w:rFonts w:cs="Times New Roman"/>
            <w:color w:val="000000" w:themeColor="text1"/>
            <w:rPrChange w:id="1900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06" w:author="N F" w:date="2023-12-05T03:09:00Z">
              <w:rPr>
                <w:rFonts w:cs="Times New Roman"/>
                <w:lang w:val="en-GB"/>
              </w:rPr>
            </w:rPrChange>
          </w:rPr>
          <w:delInstrText>CNS</w:delInstrText>
        </w:r>
        <w:r w:rsidR="00091E59" w:rsidRPr="006E6534" w:rsidDel="00421D68">
          <w:rPr>
            <w:rFonts w:cs="Times New Roman"/>
            <w:color w:val="000000" w:themeColor="text1"/>
            <w:rPrChange w:id="1900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08" w:author="N F" w:date="2023-12-05T03:09:00Z">
              <w:rPr>
                <w:rFonts w:cs="Times New Roman"/>
                <w:lang w:val="en-GB"/>
              </w:rPr>
            </w:rPrChange>
          </w:rPr>
          <w:delInstrText>penetration</w:delInstrText>
        </w:r>
        <w:r w:rsidR="00091E59" w:rsidRPr="006E6534" w:rsidDel="00421D68">
          <w:rPr>
            <w:rFonts w:cs="Times New Roman"/>
            <w:color w:val="000000" w:themeColor="text1"/>
            <w:rPrChange w:id="1900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10" w:author="N F" w:date="2023-12-05T03:09:00Z">
              <w:rPr>
                <w:rFonts w:cs="Times New Roman"/>
                <w:lang w:val="en-GB"/>
              </w:rPr>
            </w:rPrChange>
          </w:rPr>
          <w:delInstrText>and</w:delInstrText>
        </w:r>
        <w:r w:rsidR="00091E59" w:rsidRPr="006E6534" w:rsidDel="00421D68">
          <w:rPr>
            <w:rFonts w:cs="Times New Roman"/>
            <w:color w:val="000000" w:themeColor="text1"/>
            <w:rPrChange w:id="1901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12" w:author="N F" w:date="2023-12-05T03:09:00Z">
              <w:rPr>
                <w:rFonts w:cs="Times New Roman"/>
                <w:lang w:val="en-GB"/>
              </w:rPr>
            </w:rPrChange>
          </w:rPr>
          <w:delInstrText>activity</w:delInstrText>
        </w:r>
        <w:r w:rsidR="00091E59" w:rsidRPr="006E6534" w:rsidDel="00421D68">
          <w:rPr>
            <w:rFonts w:cs="Times New Roman"/>
            <w:color w:val="000000" w:themeColor="text1"/>
            <w:rPrChange w:id="1901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14" w:author="N F" w:date="2023-12-05T03:09:00Z">
              <w:rPr>
                <w:rFonts w:cs="Times New Roman"/>
                <w:lang w:val="en-GB"/>
              </w:rPr>
            </w:rPrChange>
          </w:rPr>
          <w:delInstrText>against</w:delInstrText>
        </w:r>
        <w:r w:rsidR="00091E59" w:rsidRPr="006E6534" w:rsidDel="00421D68">
          <w:rPr>
            <w:rFonts w:cs="Times New Roman"/>
            <w:color w:val="000000" w:themeColor="text1"/>
            <w:rPrChange w:id="1901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16" w:author="N F" w:date="2023-12-05T03:09:00Z">
              <w:rPr>
                <w:rFonts w:cs="Times New Roman"/>
                <w:lang w:val="en-GB"/>
              </w:rPr>
            </w:rPrChange>
          </w:rPr>
          <w:delInstrText>CNS</w:delInstrText>
        </w:r>
        <w:r w:rsidR="00091E59" w:rsidRPr="006E6534" w:rsidDel="00421D68">
          <w:rPr>
            <w:rFonts w:cs="Times New Roman"/>
            <w:color w:val="000000" w:themeColor="text1"/>
            <w:rPrChange w:id="1901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18" w:author="N F" w:date="2023-12-05T03:09:00Z">
              <w:rPr>
                <w:rFonts w:cs="Times New Roman"/>
                <w:lang w:val="en-GB"/>
              </w:rPr>
            </w:rPrChange>
          </w:rPr>
          <w:delInstrText>metastases</w:delInstrText>
        </w:r>
        <w:r w:rsidR="00091E59" w:rsidRPr="006E6534" w:rsidDel="00421D68">
          <w:rPr>
            <w:rFonts w:cs="Times New Roman"/>
            <w:color w:val="000000" w:themeColor="text1"/>
            <w:rPrChange w:id="1901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20" w:author="N F" w:date="2023-12-05T03:09:00Z">
              <w:rPr>
                <w:rFonts w:cs="Times New Roman"/>
                <w:lang w:val="en-GB"/>
              </w:rPr>
            </w:rPrChange>
          </w:rPr>
          <w:delInstrText>either</w:delInstrText>
        </w:r>
        <w:r w:rsidR="00091E59" w:rsidRPr="006E6534" w:rsidDel="00421D68">
          <w:rPr>
            <w:rFonts w:cs="Times New Roman"/>
            <w:color w:val="000000" w:themeColor="text1"/>
            <w:rPrChange w:id="1902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22" w:author="N F" w:date="2023-12-05T03:09:00Z">
              <w:rPr>
                <w:rFonts w:cs="Times New Roman"/>
                <w:lang w:val="en-GB"/>
              </w:rPr>
            </w:rPrChange>
          </w:rPr>
          <w:delInstrText>at</w:delInstrText>
        </w:r>
        <w:r w:rsidR="00091E59" w:rsidRPr="006E6534" w:rsidDel="00421D68">
          <w:rPr>
            <w:rFonts w:cs="Times New Roman"/>
            <w:color w:val="000000" w:themeColor="text1"/>
            <w:rPrChange w:id="1902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24" w:author="N F" w:date="2023-12-05T03:09:00Z">
              <w:rPr>
                <w:rFonts w:cs="Times New Roman"/>
                <w:lang w:val="en-GB"/>
              </w:rPr>
            </w:rPrChange>
          </w:rPr>
          <w:delInstrText>initial</w:delInstrText>
        </w:r>
        <w:r w:rsidR="00091E59" w:rsidRPr="006E6534" w:rsidDel="00421D68">
          <w:rPr>
            <w:rFonts w:cs="Times New Roman"/>
            <w:color w:val="000000" w:themeColor="text1"/>
            <w:rPrChange w:id="1902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26" w:author="N F" w:date="2023-12-05T03:09:00Z">
              <w:rPr>
                <w:rFonts w:cs="Times New Roman"/>
                <w:lang w:val="en-GB"/>
              </w:rPr>
            </w:rPrChange>
          </w:rPr>
          <w:delInstrText>diagnosis</w:delInstrText>
        </w:r>
        <w:r w:rsidR="00091E59" w:rsidRPr="006E6534" w:rsidDel="00421D68">
          <w:rPr>
            <w:rFonts w:cs="Times New Roman"/>
            <w:color w:val="000000" w:themeColor="text1"/>
            <w:rPrChange w:id="1902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28" w:author="N F" w:date="2023-12-05T03:09:00Z">
              <w:rPr>
                <w:rFonts w:cs="Times New Roman"/>
                <w:lang w:val="en-GB"/>
              </w:rPr>
            </w:rPrChange>
          </w:rPr>
          <w:delInstrText>or</w:delInstrText>
        </w:r>
        <w:r w:rsidR="00091E59" w:rsidRPr="006E6534" w:rsidDel="00421D68">
          <w:rPr>
            <w:rFonts w:cs="Times New Roman"/>
            <w:color w:val="000000" w:themeColor="text1"/>
            <w:rPrChange w:id="1902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30" w:author="N F" w:date="2023-12-05T03:09:00Z">
              <w:rPr>
                <w:rFonts w:cs="Times New Roman"/>
                <w:lang w:val="en-GB"/>
              </w:rPr>
            </w:rPrChange>
          </w:rPr>
          <w:delInstrText>time</w:delInstrText>
        </w:r>
        <w:r w:rsidR="00091E59" w:rsidRPr="006E6534" w:rsidDel="00421D68">
          <w:rPr>
            <w:rFonts w:cs="Times New Roman"/>
            <w:color w:val="000000" w:themeColor="text1"/>
            <w:rPrChange w:id="1903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32" w:author="N F" w:date="2023-12-05T03:09:00Z">
              <w:rPr>
                <w:rFonts w:cs="Times New Roman"/>
                <w:lang w:val="en-GB"/>
              </w:rPr>
            </w:rPrChange>
          </w:rPr>
          <w:delInstrText>of</w:delInstrText>
        </w:r>
        <w:r w:rsidR="00091E59" w:rsidRPr="006E6534" w:rsidDel="00421D68">
          <w:rPr>
            <w:rFonts w:cs="Times New Roman"/>
            <w:color w:val="000000" w:themeColor="text1"/>
            <w:rPrChange w:id="1903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34" w:author="N F" w:date="2023-12-05T03:09:00Z">
              <w:rPr>
                <w:rFonts w:cs="Times New Roman"/>
                <w:lang w:val="en-GB"/>
              </w:rPr>
            </w:rPrChange>
          </w:rPr>
          <w:delInstrText>progression</w:delInstrText>
        </w:r>
        <w:r w:rsidR="00091E59" w:rsidRPr="006E6534" w:rsidDel="00421D68">
          <w:rPr>
            <w:rFonts w:cs="Times New Roman"/>
            <w:color w:val="000000" w:themeColor="text1"/>
            <w:rPrChange w:id="1903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36" w:author="N F" w:date="2023-12-05T03:09:00Z">
              <w:rPr>
                <w:rFonts w:cs="Times New Roman"/>
                <w:lang w:val="en-GB"/>
              </w:rPr>
            </w:rPrChange>
          </w:rPr>
          <w:delInstrText>We</w:delInstrText>
        </w:r>
        <w:r w:rsidR="00091E59" w:rsidRPr="006E6534" w:rsidDel="00421D68">
          <w:rPr>
            <w:rFonts w:cs="Times New Roman"/>
            <w:color w:val="000000" w:themeColor="text1"/>
            <w:rPrChange w:id="1903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38" w:author="N F" w:date="2023-12-05T03:09:00Z">
              <w:rPr>
                <w:rFonts w:cs="Times New Roman"/>
                <w:lang w:val="en-GB"/>
              </w:rPr>
            </w:rPrChange>
          </w:rPr>
          <w:delInstrText>report</w:delInstrText>
        </w:r>
        <w:r w:rsidR="00091E59" w:rsidRPr="006E6534" w:rsidDel="00421D68">
          <w:rPr>
            <w:rFonts w:cs="Times New Roman"/>
            <w:color w:val="000000" w:themeColor="text1"/>
            <w:rPrChange w:id="1903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40" w:author="N F" w:date="2023-12-05T03:09:00Z">
              <w:rPr>
                <w:rFonts w:cs="Times New Roman"/>
                <w:lang w:val="en-GB"/>
              </w:rPr>
            </w:rPrChange>
          </w:rPr>
          <w:delInstrText>the</w:delInstrText>
        </w:r>
        <w:r w:rsidR="00091E59" w:rsidRPr="006E6534" w:rsidDel="00421D68">
          <w:rPr>
            <w:rFonts w:cs="Times New Roman"/>
            <w:color w:val="000000" w:themeColor="text1"/>
            <w:rPrChange w:id="1904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42" w:author="N F" w:date="2023-12-05T03:09:00Z">
              <w:rPr>
                <w:rFonts w:cs="Times New Roman"/>
                <w:lang w:val="en-GB"/>
              </w:rPr>
            </w:rPrChange>
          </w:rPr>
          <w:delInstrText>first</w:delInstrText>
        </w:r>
        <w:r w:rsidR="00091E59" w:rsidRPr="006E6534" w:rsidDel="00421D68">
          <w:rPr>
            <w:rFonts w:cs="Times New Roman"/>
            <w:color w:val="000000" w:themeColor="text1"/>
            <w:rPrChange w:id="1904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44" w:author="N F" w:date="2023-12-05T03:09:00Z">
              <w:rPr>
                <w:rFonts w:cs="Times New Roman"/>
                <w:lang w:val="en-GB"/>
              </w:rPr>
            </w:rPrChange>
          </w:rPr>
          <w:delInstrText>comparative</w:delInstrText>
        </w:r>
        <w:r w:rsidR="00091E59" w:rsidRPr="006E6534" w:rsidDel="00421D68">
          <w:rPr>
            <w:rFonts w:cs="Times New Roman"/>
            <w:color w:val="000000" w:themeColor="text1"/>
            <w:rPrChange w:id="1904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46" w:author="N F" w:date="2023-12-05T03:09:00Z">
              <w:rPr>
                <w:rFonts w:cs="Times New Roman"/>
                <w:lang w:val="en-GB"/>
              </w:rPr>
            </w:rPrChange>
          </w:rPr>
          <w:delInstrText>evidence</w:delInstrText>
        </w:r>
        <w:r w:rsidR="00091E59" w:rsidRPr="006E6534" w:rsidDel="00421D68">
          <w:rPr>
            <w:rFonts w:cs="Times New Roman"/>
            <w:color w:val="000000" w:themeColor="text1"/>
            <w:rPrChange w:id="1904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48" w:author="N F" w:date="2023-12-05T03:09:00Z">
              <w:rPr>
                <w:rFonts w:cs="Times New Roman"/>
                <w:lang w:val="en-GB"/>
              </w:rPr>
            </w:rPrChange>
          </w:rPr>
          <w:delInstrText>of</w:delInstrText>
        </w:r>
        <w:r w:rsidR="00091E59" w:rsidRPr="006E6534" w:rsidDel="00421D68">
          <w:rPr>
            <w:rFonts w:cs="Times New Roman"/>
            <w:color w:val="000000" w:themeColor="text1"/>
            <w:rPrChange w:id="1904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50" w:author="N F" w:date="2023-12-05T03:09:00Z">
              <w:rPr>
                <w:rFonts w:cs="Times New Roman"/>
                <w:lang w:val="en-GB"/>
              </w:rPr>
            </w:rPrChange>
          </w:rPr>
          <w:delInstrText>osimertinib</w:delInstrText>
        </w:r>
        <w:r w:rsidR="00091E59" w:rsidRPr="006E6534" w:rsidDel="00421D68">
          <w:rPr>
            <w:rFonts w:cs="Times New Roman"/>
            <w:color w:val="000000" w:themeColor="text1"/>
            <w:rPrChange w:id="1905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52" w:author="N F" w:date="2023-12-05T03:09:00Z">
              <w:rPr>
                <w:rFonts w:cs="Times New Roman"/>
                <w:lang w:val="en-GB"/>
              </w:rPr>
            </w:rPrChange>
          </w:rPr>
          <w:delInstrText>CNS</w:delInstrText>
        </w:r>
        <w:r w:rsidR="00091E59" w:rsidRPr="006E6534" w:rsidDel="00421D68">
          <w:rPr>
            <w:rFonts w:cs="Times New Roman"/>
            <w:color w:val="000000" w:themeColor="text1"/>
            <w:rPrChange w:id="1905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54" w:author="N F" w:date="2023-12-05T03:09:00Z">
              <w:rPr>
                <w:rFonts w:cs="Times New Roman"/>
                <w:lang w:val="en-GB"/>
              </w:rPr>
            </w:rPrChange>
          </w:rPr>
          <w:delInstrText>efficacy</w:delInstrText>
        </w:r>
        <w:r w:rsidR="00091E59" w:rsidRPr="006E6534" w:rsidDel="00421D68">
          <w:rPr>
            <w:rFonts w:cs="Times New Roman"/>
            <w:color w:val="000000" w:themeColor="text1"/>
            <w:rPrChange w:id="1905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56" w:author="N F" w:date="2023-12-05T03:09:00Z">
              <w:rPr>
                <w:rFonts w:cs="Times New Roman"/>
                <w:lang w:val="en-GB"/>
              </w:rPr>
            </w:rPrChange>
          </w:rPr>
          <w:delInstrText>versus</w:delInstrText>
        </w:r>
        <w:r w:rsidR="00091E59" w:rsidRPr="006E6534" w:rsidDel="00421D68">
          <w:rPr>
            <w:rFonts w:cs="Times New Roman"/>
            <w:color w:val="000000" w:themeColor="text1"/>
            <w:rPrChange w:id="1905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58" w:author="N F" w:date="2023-12-05T03:09:00Z">
              <w:rPr>
                <w:rFonts w:cs="Times New Roman"/>
                <w:lang w:val="en-GB"/>
              </w:rPr>
            </w:rPrChange>
          </w:rPr>
          <w:delInstrText>platinum</w:delInstrText>
        </w:r>
        <w:r w:rsidR="00091E59" w:rsidRPr="006E6534" w:rsidDel="00421D68">
          <w:rPr>
            <w:rFonts w:cs="Times New Roman"/>
            <w:color w:val="000000" w:themeColor="text1"/>
            <w:rPrChange w:id="19059" w:author="N F" w:date="2023-12-05T03:09:00Z">
              <w:rPr>
                <w:rFonts w:cs="Times New Roman"/>
              </w:rPr>
            </w:rPrChange>
          </w:rPr>
          <w:delInstrText>-</w:delInstrText>
        </w:r>
        <w:r w:rsidR="00091E59" w:rsidRPr="006E6534" w:rsidDel="00421D68">
          <w:rPr>
            <w:rFonts w:cs="Times New Roman"/>
            <w:color w:val="000000" w:themeColor="text1"/>
            <w:lang w:val="en-GB"/>
            <w:rPrChange w:id="19060" w:author="N F" w:date="2023-12-05T03:09:00Z">
              <w:rPr>
                <w:rFonts w:cs="Times New Roman"/>
                <w:lang w:val="en-GB"/>
              </w:rPr>
            </w:rPrChange>
          </w:rPr>
          <w:delInstrText>pemetrexed</w:delInstrText>
        </w:r>
        <w:r w:rsidR="00091E59" w:rsidRPr="006E6534" w:rsidDel="00421D68">
          <w:rPr>
            <w:rFonts w:cs="Times New Roman"/>
            <w:color w:val="000000" w:themeColor="text1"/>
            <w:rPrChange w:id="1906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62" w:author="N F" w:date="2023-12-05T03:09:00Z">
              <w:rPr>
                <w:rFonts w:cs="Times New Roman"/>
                <w:lang w:val="en-GB"/>
              </w:rPr>
            </w:rPrChange>
          </w:rPr>
          <w:delInstrText>from</w:delInstrText>
        </w:r>
        <w:r w:rsidR="00091E59" w:rsidRPr="006E6534" w:rsidDel="00421D68">
          <w:rPr>
            <w:rFonts w:cs="Times New Roman"/>
            <w:color w:val="000000" w:themeColor="text1"/>
            <w:rPrChange w:id="1906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64" w:author="N F" w:date="2023-12-05T03:09:00Z">
              <w:rPr>
                <w:rFonts w:cs="Times New Roman"/>
                <w:lang w:val="en-GB"/>
              </w:rPr>
            </w:rPrChange>
          </w:rPr>
          <w:delInstrText>a</w:delInstrText>
        </w:r>
        <w:r w:rsidR="00091E59" w:rsidRPr="006E6534" w:rsidDel="00421D68">
          <w:rPr>
            <w:rFonts w:cs="Times New Roman"/>
            <w:color w:val="000000" w:themeColor="text1"/>
            <w:rPrChange w:id="1906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66" w:author="N F" w:date="2023-12-05T03:09:00Z">
              <w:rPr>
                <w:rFonts w:cs="Times New Roman"/>
                <w:lang w:val="en-GB"/>
              </w:rPr>
            </w:rPrChange>
          </w:rPr>
          <w:delInstrText>phase</w:delInstrText>
        </w:r>
        <w:r w:rsidR="00091E59" w:rsidRPr="006E6534" w:rsidDel="00421D68">
          <w:rPr>
            <w:rFonts w:cs="Times New Roman"/>
            <w:color w:val="000000" w:themeColor="text1"/>
            <w:rPrChange w:id="1906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68" w:author="N F" w:date="2023-12-05T03:09:00Z">
              <w:rPr>
                <w:rFonts w:cs="Times New Roman"/>
                <w:lang w:val="en-GB"/>
              </w:rPr>
            </w:rPrChange>
          </w:rPr>
          <w:delInstrText>III</w:delInstrText>
        </w:r>
        <w:r w:rsidR="00091E59" w:rsidRPr="006E6534" w:rsidDel="00421D68">
          <w:rPr>
            <w:rFonts w:cs="Times New Roman"/>
            <w:color w:val="000000" w:themeColor="text1"/>
            <w:rPrChange w:id="1906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70" w:author="N F" w:date="2023-12-05T03:09:00Z">
              <w:rPr>
                <w:rFonts w:cs="Times New Roman"/>
                <w:lang w:val="en-GB"/>
              </w:rPr>
            </w:rPrChange>
          </w:rPr>
          <w:delInstrText>study</w:delInstrText>
        </w:r>
        <w:r w:rsidR="00091E59" w:rsidRPr="006E6534" w:rsidDel="00421D68">
          <w:rPr>
            <w:rFonts w:cs="Times New Roman"/>
            <w:color w:val="000000" w:themeColor="text1"/>
            <w:rPrChange w:id="1907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72" w:author="N F" w:date="2023-12-05T03:09:00Z">
              <w:rPr>
                <w:rFonts w:cs="Times New Roman"/>
                <w:lang w:val="en-GB"/>
              </w:rPr>
            </w:rPrChange>
          </w:rPr>
          <w:delInstrText>AURA</w:delInstrText>
        </w:r>
        <w:r w:rsidR="00091E59" w:rsidRPr="006E6534" w:rsidDel="00421D68">
          <w:rPr>
            <w:rFonts w:cs="Times New Roman"/>
            <w:color w:val="000000" w:themeColor="text1"/>
            <w:rPrChange w:id="19073" w:author="N F" w:date="2023-12-05T03:09:00Z">
              <w:rPr>
                <w:rFonts w:cs="Times New Roman"/>
              </w:rPr>
            </w:rPrChange>
          </w:rPr>
          <w:delInstrText xml:space="preserve">3; </w:delInstrText>
        </w:r>
        <w:r w:rsidR="00091E59" w:rsidRPr="006E6534" w:rsidDel="00421D68">
          <w:rPr>
            <w:rFonts w:cs="Times New Roman"/>
            <w:color w:val="000000" w:themeColor="text1"/>
            <w:lang w:val="en-GB"/>
            <w:rPrChange w:id="19074" w:author="N F" w:date="2023-12-05T03:09:00Z">
              <w:rPr>
                <w:rFonts w:cs="Times New Roman"/>
                <w:lang w:val="en-GB"/>
              </w:rPr>
            </w:rPrChange>
          </w:rPr>
          <w:delInstrText>ClinicalTrials</w:delInstrText>
        </w:r>
        <w:r w:rsidR="00091E59" w:rsidRPr="006E6534" w:rsidDel="00421D68">
          <w:rPr>
            <w:rFonts w:cs="Times New Roman"/>
            <w:color w:val="000000" w:themeColor="text1"/>
            <w:rPrChange w:id="19075" w:author="N F" w:date="2023-12-05T03:09:00Z">
              <w:rPr>
                <w:rFonts w:cs="Times New Roman"/>
              </w:rPr>
            </w:rPrChange>
          </w:rPr>
          <w:delInstrText>.</w:delInstrText>
        </w:r>
        <w:r w:rsidR="00091E59" w:rsidRPr="006E6534" w:rsidDel="00421D68">
          <w:rPr>
            <w:rFonts w:cs="Times New Roman"/>
            <w:color w:val="000000" w:themeColor="text1"/>
            <w:lang w:val="en-GB"/>
            <w:rPrChange w:id="19076" w:author="N F" w:date="2023-12-05T03:09:00Z">
              <w:rPr>
                <w:rFonts w:cs="Times New Roman"/>
                <w:lang w:val="en-GB"/>
              </w:rPr>
            </w:rPrChange>
          </w:rPr>
          <w:delInstrText>gov</w:delInstrText>
        </w:r>
        <w:r w:rsidR="00091E59" w:rsidRPr="006E6534" w:rsidDel="00421D68">
          <w:rPr>
            <w:rFonts w:cs="Times New Roman"/>
            <w:color w:val="000000" w:themeColor="text1"/>
            <w:rPrChange w:id="1907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78" w:author="N F" w:date="2023-12-05T03:09:00Z">
              <w:rPr>
                <w:rFonts w:cs="Times New Roman"/>
                <w:lang w:val="en-GB"/>
              </w:rPr>
            </w:rPrChange>
          </w:rPr>
          <w:delInstrText>identifier</w:delInstrText>
        </w:r>
        <w:r w:rsidR="00091E59" w:rsidRPr="006E6534" w:rsidDel="00421D68">
          <w:rPr>
            <w:rFonts w:cs="Times New Roman"/>
            <w:color w:val="000000" w:themeColor="text1"/>
            <w:rPrChange w:id="1907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80" w:author="N F" w:date="2023-12-05T03:09:00Z">
              <w:rPr>
                <w:rFonts w:cs="Times New Roman"/>
                <w:lang w:val="en-GB"/>
              </w:rPr>
            </w:rPrChange>
          </w:rPr>
          <w:delInstrText>NCT</w:delInstrText>
        </w:r>
        <w:r w:rsidR="00091E59" w:rsidRPr="006E6534" w:rsidDel="00421D68">
          <w:rPr>
            <w:rFonts w:cs="Times New Roman"/>
            <w:color w:val="000000" w:themeColor="text1"/>
            <w:rPrChange w:id="19081" w:author="N F" w:date="2023-12-05T03:09:00Z">
              <w:rPr>
                <w:rFonts w:cs="Times New Roman"/>
              </w:rPr>
            </w:rPrChange>
          </w:rPr>
          <w:delInstrText xml:space="preserve">02151981) </w:delInstrText>
        </w:r>
        <w:r w:rsidR="00091E59" w:rsidRPr="006E6534" w:rsidDel="00421D68">
          <w:rPr>
            <w:rFonts w:cs="Times New Roman"/>
            <w:color w:val="000000" w:themeColor="text1"/>
            <w:lang w:val="en-GB"/>
            <w:rPrChange w:id="19082" w:author="N F" w:date="2023-12-05T03:09:00Z">
              <w:rPr>
                <w:rFonts w:cs="Times New Roman"/>
                <w:lang w:val="en-GB"/>
              </w:rPr>
            </w:rPrChange>
          </w:rPr>
          <w:delInstrText>in</w:delInstrText>
        </w:r>
        <w:r w:rsidR="00091E59" w:rsidRPr="006E6534" w:rsidDel="00421D68">
          <w:rPr>
            <w:rFonts w:cs="Times New Roman"/>
            <w:color w:val="000000" w:themeColor="text1"/>
            <w:rPrChange w:id="1908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84" w:author="N F" w:date="2023-12-05T03:09:00Z">
              <w:rPr>
                <w:rFonts w:cs="Times New Roman"/>
                <w:lang w:val="en-GB"/>
              </w:rPr>
            </w:rPrChange>
          </w:rPr>
          <w:delInstrText>patients</w:delInstrText>
        </w:r>
        <w:r w:rsidR="00091E59" w:rsidRPr="006E6534" w:rsidDel="00421D68">
          <w:rPr>
            <w:rFonts w:cs="Times New Roman"/>
            <w:color w:val="000000" w:themeColor="text1"/>
            <w:rPrChange w:id="1908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86" w:author="N F" w:date="2023-12-05T03:09:00Z">
              <w:rPr>
                <w:rFonts w:cs="Times New Roman"/>
                <w:lang w:val="en-GB"/>
              </w:rPr>
            </w:rPrChange>
          </w:rPr>
          <w:delInstrText>with</w:delInstrText>
        </w:r>
        <w:r w:rsidR="00091E59" w:rsidRPr="006E6534" w:rsidDel="00421D68">
          <w:rPr>
            <w:rFonts w:cs="Times New Roman"/>
            <w:color w:val="000000" w:themeColor="text1"/>
            <w:rPrChange w:id="1908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88" w:author="N F" w:date="2023-12-05T03:09:00Z">
              <w:rPr>
                <w:rFonts w:cs="Times New Roman"/>
                <w:lang w:val="en-GB"/>
              </w:rPr>
            </w:rPrChange>
          </w:rPr>
          <w:delInstrText>EGFR</w:delInstrText>
        </w:r>
        <w:r w:rsidR="00091E59" w:rsidRPr="006E6534" w:rsidDel="00421D68">
          <w:rPr>
            <w:rFonts w:cs="Times New Roman"/>
            <w:color w:val="000000" w:themeColor="text1"/>
            <w:rPrChange w:id="1908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90" w:author="N F" w:date="2023-12-05T03:09:00Z">
              <w:rPr>
                <w:rFonts w:cs="Times New Roman"/>
                <w:lang w:val="en-GB"/>
              </w:rPr>
            </w:rPrChange>
          </w:rPr>
          <w:delInstrText>T</w:delInstrText>
        </w:r>
        <w:r w:rsidR="00091E59" w:rsidRPr="006E6534" w:rsidDel="00421D68">
          <w:rPr>
            <w:rFonts w:cs="Times New Roman"/>
            <w:color w:val="000000" w:themeColor="text1"/>
            <w:rPrChange w:id="19091" w:author="N F" w:date="2023-12-05T03:09:00Z">
              <w:rPr>
                <w:rFonts w:cs="Times New Roman"/>
              </w:rPr>
            </w:rPrChange>
          </w:rPr>
          <w:delInstrText>790</w:delInstrText>
        </w:r>
        <w:r w:rsidR="00091E59" w:rsidRPr="006E6534" w:rsidDel="00421D68">
          <w:rPr>
            <w:rFonts w:cs="Times New Roman"/>
            <w:color w:val="000000" w:themeColor="text1"/>
            <w:lang w:val="en-GB"/>
            <w:rPrChange w:id="19092" w:author="N F" w:date="2023-12-05T03:09:00Z">
              <w:rPr>
                <w:rFonts w:cs="Times New Roman"/>
                <w:lang w:val="en-GB"/>
              </w:rPr>
            </w:rPrChange>
          </w:rPr>
          <w:delInstrText>M</w:delInstrText>
        </w:r>
        <w:r w:rsidR="00091E59" w:rsidRPr="006E6534" w:rsidDel="00421D68">
          <w:rPr>
            <w:rFonts w:cs="Times New Roman"/>
            <w:color w:val="000000" w:themeColor="text1"/>
            <w:rPrChange w:id="19093" w:author="N F" w:date="2023-12-05T03:09:00Z">
              <w:rPr>
                <w:rFonts w:cs="Times New Roman"/>
              </w:rPr>
            </w:rPrChange>
          </w:rPr>
          <w:delInstrText>-</w:delInstrText>
        </w:r>
        <w:r w:rsidR="00091E59" w:rsidRPr="006E6534" w:rsidDel="00421D68">
          <w:rPr>
            <w:rFonts w:cs="Times New Roman"/>
            <w:color w:val="000000" w:themeColor="text1"/>
            <w:lang w:val="en-GB"/>
            <w:rPrChange w:id="19094" w:author="N F" w:date="2023-12-05T03:09:00Z">
              <w:rPr>
                <w:rFonts w:cs="Times New Roman"/>
                <w:lang w:val="en-GB"/>
              </w:rPr>
            </w:rPrChange>
          </w:rPr>
          <w:delInstrText>positive</w:delInstrText>
        </w:r>
        <w:r w:rsidR="00091E59" w:rsidRPr="006E6534" w:rsidDel="00421D68">
          <w:rPr>
            <w:rFonts w:cs="Times New Roman"/>
            <w:color w:val="000000" w:themeColor="text1"/>
            <w:rPrChange w:id="1909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96" w:author="N F" w:date="2023-12-05T03:09:00Z">
              <w:rPr>
                <w:rFonts w:cs="Times New Roman"/>
                <w:lang w:val="en-GB"/>
              </w:rPr>
            </w:rPrChange>
          </w:rPr>
          <w:delInstrText>advanced</w:delInstrText>
        </w:r>
        <w:r w:rsidR="00091E59" w:rsidRPr="006E6534" w:rsidDel="00421D68">
          <w:rPr>
            <w:rFonts w:cs="Times New Roman"/>
            <w:color w:val="000000" w:themeColor="text1"/>
            <w:rPrChange w:id="1909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098" w:author="N F" w:date="2023-12-05T03:09:00Z">
              <w:rPr>
                <w:rFonts w:cs="Times New Roman"/>
                <w:lang w:val="en-GB"/>
              </w:rPr>
            </w:rPrChange>
          </w:rPr>
          <w:delInstrText>NSCLC</w:delInstrText>
        </w:r>
        <w:r w:rsidR="00091E59" w:rsidRPr="006E6534" w:rsidDel="00421D68">
          <w:rPr>
            <w:rFonts w:cs="Times New Roman"/>
            <w:color w:val="000000" w:themeColor="text1"/>
            <w:rPrChange w:id="1909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00" w:author="N F" w:date="2023-12-05T03:09:00Z">
              <w:rPr>
                <w:rFonts w:cs="Times New Roman"/>
                <w:lang w:val="en-GB"/>
              </w:rPr>
            </w:rPrChange>
          </w:rPr>
          <w:delInstrText>who</w:delInstrText>
        </w:r>
        <w:r w:rsidR="00091E59" w:rsidRPr="006E6534" w:rsidDel="00421D68">
          <w:rPr>
            <w:rFonts w:cs="Times New Roman"/>
            <w:color w:val="000000" w:themeColor="text1"/>
            <w:rPrChange w:id="1910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02" w:author="N F" w:date="2023-12-05T03:09:00Z">
              <w:rPr>
                <w:rFonts w:cs="Times New Roman"/>
                <w:lang w:val="en-GB"/>
              </w:rPr>
            </w:rPrChange>
          </w:rPr>
          <w:delInstrText>experience</w:delInstrText>
        </w:r>
        <w:r w:rsidR="00091E59" w:rsidRPr="006E6534" w:rsidDel="00421D68">
          <w:rPr>
            <w:rFonts w:cs="Times New Roman"/>
            <w:color w:val="000000" w:themeColor="text1"/>
            <w:rPrChange w:id="1910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04" w:author="N F" w:date="2023-12-05T03:09:00Z">
              <w:rPr>
                <w:rFonts w:cs="Times New Roman"/>
                <w:lang w:val="en-GB"/>
              </w:rPr>
            </w:rPrChange>
          </w:rPr>
          <w:delInstrText>disease</w:delInstrText>
        </w:r>
        <w:r w:rsidR="00091E59" w:rsidRPr="006E6534" w:rsidDel="00421D68">
          <w:rPr>
            <w:rFonts w:cs="Times New Roman"/>
            <w:color w:val="000000" w:themeColor="text1"/>
            <w:rPrChange w:id="1910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06" w:author="N F" w:date="2023-12-05T03:09:00Z">
              <w:rPr>
                <w:rFonts w:cs="Times New Roman"/>
                <w:lang w:val="en-GB"/>
              </w:rPr>
            </w:rPrChange>
          </w:rPr>
          <w:delInstrText>progression</w:delInstrText>
        </w:r>
        <w:r w:rsidR="00091E59" w:rsidRPr="006E6534" w:rsidDel="00421D68">
          <w:rPr>
            <w:rFonts w:cs="Times New Roman"/>
            <w:color w:val="000000" w:themeColor="text1"/>
            <w:rPrChange w:id="1910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08" w:author="N F" w:date="2023-12-05T03:09:00Z">
              <w:rPr>
                <w:rFonts w:cs="Times New Roman"/>
                <w:lang w:val="en-GB"/>
              </w:rPr>
            </w:rPrChange>
          </w:rPr>
          <w:delInstrText>with</w:delInstrText>
        </w:r>
        <w:r w:rsidR="00091E59" w:rsidRPr="006E6534" w:rsidDel="00421D68">
          <w:rPr>
            <w:rFonts w:cs="Times New Roman"/>
            <w:color w:val="000000" w:themeColor="text1"/>
            <w:rPrChange w:id="1910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10" w:author="N F" w:date="2023-12-05T03:09:00Z">
              <w:rPr>
                <w:rFonts w:cs="Times New Roman"/>
                <w:lang w:val="en-GB"/>
              </w:rPr>
            </w:rPrChange>
          </w:rPr>
          <w:delInstrText>prior</w:delInstrText>
        </w:r>
        <w:r w:rsidR="00091E59" w:rsidRPr="006E6534" w:rsidDel="00421D68">
          <w:rPr>
            <w:rFonts w:cs="Times New Roman"/>
            <w:color w:val="000000" w:themeColor="text1"/>
            <w:rPrChange w:id="1911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12" w:author="N F" w:date="2023-12-05T03:09:00Z">
              <w:rPr>
                <w:rFonts w:cs="Times New Roman"/>
                <w:lang w:val="en-GB"/>
              </w:rPr>
            </w:rPrChange>
          </w:rPr>
          <w:delInstrText>EGFR</w:delInstrText>
        </w:r>
        <w:r w:rsidR="00091E59" w:rsidRPr="006E6534" w:rsidDel="00421D68">
          <w:rPr>
            <w:rFonts w:cs="Times New Roman"/>
            <w:color w:val="000000" w:themeColor="text1"/>
            <w:rPrChange w:id="19113" w:author="N F" w:date="2023-12-05T03:09:00Z">
              <w:rPr>
                <w:rFonts w:cs="Times New Roman"/>
              </w:rPr>
            </w:rPrChange>
          </w:rPr>
          <w:delInstrText>-</w:delInstrText>
        </w:r>
        <w:r w:rsidR="00091E59" w:rsidRPr="006E6534" w:rsidDel="00421D68">
          <w:rPr>
            <w:rFonts w:cs="Times New Roman"/>
            <w:color w:val="000000" w:themeColor="text1"/>
            <w:lang w:val="en-GB"/>
            <w:rPrChange w:id="19114" w:author="N F" w:date="2023-12-05T03:09:00Z">
              <w:rPr>
                <w:rFonts w:cs="Times New Roman"/>
                <w:lang w:val="en-GB"/>
              </w:rPr>
            </w:rPrChange>
          </w:rPr>
          <w:delInstrText>tyrosine</w:delInstrText>
        </w:r>
        <w:r w:rsidR="00091E59" w:rsidRPr="006E6534" w:rsidDel="00421D68">
          <w:rPr>
            <w:rFonts w:cs="Times New Roman"/>
            <w:color w:val="000000" w:themeColor="text1"/>
            <w:rPrChange w:id="1911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16" w:author="N F" w:date="2023-12-05T03:09:00Z">
              <w:rPr>
                <w:rFonts w:cs="Times New Roman"/>
                <w:lang w:val="en-GB"/>
              </w:rPr>
            </w:rPrChange>
          </w:rPr>
          <w:delInstrText>kinase</w:delInstrText>
        </w:r>
        <w:r w:rsidR="00091E59" w:rsidRPr="006E6534" w:rsidDel="00421D68">
          <w:rPr>
            <w:rFonts w:cs="Times New Roman"/>
            <w:color w:val="000000" w:themeColor="text1"/>
            <w:rPrChange w:id="1911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18" w:author="N F" w:date="2023-12-05T03:09:00Z">
              <w:rPr>
                <w:rFonts w:cs="Times New Roman"/>
                <w:lang w:val="en-GB"/>
              </w:rPr>
            </w:rPrChange>
          </w:rPr>
          <w:delInstrText>inhibitor</w:delInstrText>
        </w:r>
        <w:r w:rsidR="00091E59" w:rsidRPr="006E6534" w:rsidDel="00421D68">
          <w:rPr>
            <w:rFonts w:cs="Times New Roman"/>
            <w:color w:val="000000" w:themeColor="text1"/>
            <w:rPrChange w:id="1911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20" w:author="N F" w:date="2023-12-05T03:09:00Z">
              <w:rPr>
                <w:rFonts w:cs="Times New Roman"/>
                <w:lang w:val="en-GB"/>
              </w:rPr>
            </w:rPrChange>
          </w:rPr>
          <w:delInstrText>treatment</w:delInstrText>
        </w:r>
        <w:r w:rsidR="00091E59" w:rsidRPr="006E6534" w:rsidDel="00421D68">
          <w:rPr>
            <w:rFonts w:cs="Times New Roman"/>
            <w:color w:val="000000" w:themeColor="text1"/>
            <w:rPrChange w:id="1912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22" w:author="N F" w:date="2023-12-05T03:09:00Z">
              <w:rPr>
                <w:rFonts w:cs="Times New Roman"/>
                <w:lang w:val="en-GB"/>
              </w:rPr>
            </w:rPrChange>
          </w:rPr>
          <w:delInstrText>Methods</w:delInstrText>
        </w:r>
        <w:r w:rsidR="00091E59" w:rsidRPr="006E6534" w:rsidDel="00421D68">
          <w:rPr>
            <w:rFonts w:cs="Times New Roman"/>
            <w:color w:val="000000" w:themeColor="text1"/>
            <w:rPrChange w:id="1912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24" w:author="N F" w:date="2023-12-05T03:09:00Z">
              <w:rPr>
                <w:rFonts w:cs="Times New Roman"/>
                <w:lang w:val="en-GB"/>
              </w:rPr>
            </w:rPrChange>
          </w:rPr>
          <w:delInstrText>Patients</w:delInstrText>
        </w:r>
        <w:r w:rsidR="00091E59" w:rsidRPr="006E6534" w:rsidDel="00421D68">
          <w:rPr>
            <w:rFonts w:cs="Times New Roman"/>
            <w:color w:val="000000" w:themeColor="text1"/>
            <w:rPrChange w:id="1912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26" w:author="N F" w:date="2023-12-05T03:09:00Z">
              <w:rPr>
                <w:rFonts w:cs="Times New Roman"/>
                <w:lang w:val="en-GB"/>
              </w:rPr>
            </w:rPrChange>
          </w:rPr>
          <w:delInstrText>with</w:delInstrText>
        </w:r>
        <w:r w:rsidR="00091E59" w:rsidRPr="006E6534" w:rsidDel="00421D68">
          <w:rPr>
            <w:rFonts w:cs="Times New Roman"/>
            <w:color w:val="000000" w:themeColor="text1"/>
            <w:rPrChange w:id="1912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28" w:author="N F" w:date="2023-12-05T03:09:00Z">
              <w:rPr>
                <w:rFonts w:cs="Times New Roman"/>
                <w:lang w:val="en-GB"/>
              </w:rPr>
            </w:rPrChange>
          </w:rPr>
          <w:delInstrText>asymptomatic</w:delInstrText>
        </w:r>
        <w:r w:rsidR="00091E59" w:rsidRPr="006E6534" w:rsidDel="00421D68">
          <w:rPr>
            <w:rFonts w:cs="Times New Roman"/>
            <w:color w:val="000000" w:themeColor="text1"/>
            <w:rPrChange w:id="1912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30" w:author="N F" w:date="2023-12-05T03:09:00Z">
              <w:rPr>
                <w:rFonts w:cs="Times New Roman"/>
                <w:lang w:val="en-GB"/>
              </w:rPr>
            </w:rPrChange>
          </w:rPr>
          <w:delInstrText>stable</w:delInstrText>
        </w:r>
        <w:r w:rsidR="00091E59" w:rsidRPr="006E6534" w:rsidDel="00421D68">
          <w:rPr>
            <w:rFonts w:cs="Times New Roman"/>
            <w:color w:val="000000" w:themeColor="text1"/>
            <w:rPrChange w:id="1913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32" w:author="N F" w:date="2023-12-05T03:09:00Z">
              <w:rPr>
                <w:rFonts w:cs="Times New Roman"/>
                <w:lang w:val="en-GB"/>
              </w:rPr>
            </w:rPrChange>
          </w:rPr>
          <w:delInstrText>CNS</w:delInstrText>
        </w:r>
        <w:r w:rsidR="00091E59" w:rsidRPr="006E6534" w:rsidDel="00421D68">
          <w:rPr>
            <w:rFonts w:cs="Times New Roman"/>
            <w:color w:val="000000" w:themeColor="text1"/>
            <w:rPrChange w:id="1913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34" w:author="N F" w:date="2023-12-05T03:09:00Z">
              <w:rPr>
                <w:rFonts w:cs="Times New Roman"/>
                <w:lang w:val="en-GB"/>
              </w:rPr>
            </w:rPrChange>
          </w:rPr>
          <w:delInstrText>metastases</w:delInstrText>
        </w:r>
        <w:r w:rsidR="00091E59" w:rsidRPr="006E6534" w:rsidDel="00421D68">
          <w:rPr>
            <w:rFonts w:cs="Times New Roman"/>
            <w:color w:val="000000" w:themeColor="text1"/>
            <w:rPrChange w:id="1913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36" w:author="N F" w:date="2023-12-05T03:09:00Z">
              <w:rPr>
                <w:rFonts w:cs="Times New Roman"/>
                <w:lang w:val="en-GB"/>
              </w:rPr>
            </w:rPrChange>
          </w:rPr>
          <w:delInstrText>were</w:delInstrText>
        </w:r>
        <w:r w:rsidR="00091E59" w:rsidRPr="006E6534" w:rsidDel="00421D68">
          <w:rPr>
            <w:rFonts w:cs="Times New Roman"/>
            <w:color w:val="000000" w:themeColor="text1"/>
            <w:rPrChange w:id="1913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38" w:author="N F" w:date="2023-12-05T03:09:00Z">
              <w:rPr>
                <w:rFonts w:cs="Times New Roman"/>
                <w:lang w:val="en-GB"/>
              </w:rPr>
            </w:rPrChange>
          </w:rPr>
          <w:delInstrText>eligible</w:delInstrText>
        </w:r>
        <w:r w:rsidR="00091E59" w:rsidRPr="006E6534" w:rsidDel="00421D68">
          <w:rPr>
            <w:rFonts w:cs="Times New Roman"/>
            <w:color w:val="000000" w:themeColor="text1"/>
            <w:rPrChange w:id="1913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40" w:author="N F" w:date="2023-12-05T03:09:00Z">
              <w:rPr>
                <w:rFonts w:cs="Times New Roman"/>
                <w:lang w:val="en-GB"/>
              </w:rPr>
            </w:rPrChange>
          </w:rPr>
          <w:delInstrText>for</w:delInstrText>
        </w:r>
        <w:r w:rsidR="00091E59" w:rsidRPr="006E6534" w:rsidDel="00421D68">
          <w:rPr>
            <w:rFonts w:cs="Times New Roman"/>
            <w:color w:val="000000" w:themeColor="text1"/>
            <w:rPrChange w:id="1914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42" w:author="N F" w:date="2023-12-05T03:09:00Z">
              <w:rPr>
                <w:rFonts w:cs="Times New Roman"/>
                <w:lang w:val="en-GB"/>
              </w:rPr>
            </w:rPrChange>
          </w:rPr>
          <w:delInstrText>enrollment</w:delInstrText>
        </w:r>
        <w:r w:rsidR="00091E59" w:rsidRPr="006E6534" w:rsidDel="00421D68">
          <w:rPr>
            <w:rFonts w:cs="Times New Roman"/>
            <w:color w:val="000000" w:themeColor="text1"/>
            <w:rPrChange w:id="1914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44" w:author="N F" w:date="2023-12-05T03:09:00Z">
              <w:rPr>
                <w:rFonts w:cs="Times New Roman"/>
                <w:lang w:val="en-GB"/>
              </w:rPr>
            </w:rPrChange>
          </w:rPr>
          <w:delInstrText>and</w:delInstrText>
        </w:r>
        <w:r w:rsidR="00091E59" w:rsidRPr="006E6534" w:rsidDel="00421D68">
          <w:rPr>
            <w:rFonts w:cs="Times New Roman"/>
            <w:color w:val="000000" w:themeColor="text1"/>
            <w:rPrChange w:id="1914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46" w:author="N F" w:date="2023-12-05T03:09:00Z">
              <w:rPr>
                <w:rFonts w:cs="Times New Roman"/>
                <w:lang w:val="en-GB"/>
              </w:rPr>
            </w:rPrChange>
          </w:rPr>
          <w:delInstrText>were</w:delInstrText>
        </w:r>
        <w:r w:rsidR="00091E59" w:rsidRPr="006E6534" w:rsidDel="00421D68">
          <w:rPr>
            <w:rFonts w:cs="Times New Roman"/>
            <w:color w:val="000000" w:themeColor="text1"/>
            <w:rPrChange w:id="1914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48" w:author="N F" w:date="2023-12-05T03:09:00Z">
              <w:rPr>
                <w:rFonts w:cs="Times New Roman"/>
                <w:lang w:val="en-GB"/>
              </w:rPr>
            </w:rPrChange>
          </w:rPr>
          <w:delInstrText>randomly</w:delInstrText>
        </w:r>
        <w:r w:rsidR="00091E59" w:rsidRPr="006E6534" w:rsidDel="00421D68">
          <w:rPr>
            <w:rFonts w:cs="Times New Roman"/>
            <w:color w:val="000000" w:themeColor="text1"/>
            <w:rPrChange w:id="1914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50" w:author="N F" w:date="2023-12-05T03:09:00Z">
              <w:rPr>
                <w:rFonts w:cs="Times New Roman"/>
                <w:lang w:val="en-GB"/>
              </w:rPr>
            </w:rPrChange>
          </w:rPr>
          <w:delInstrText>assigned</w:delInstrText>
        </w:r>
        <w:r w:rsidR="00091E59" w:rsidRPr="006E6534" w:rsidDel="00421D68">
          <w:rPr>
            <w:rFonts w:cs="Times New Roman"/>
            <w:color w:val="000000" w:themeColor="text1"/>
            <w:rPrChange w:id="19151" w:author="N F" w:date="2023-12-05T03:09:00Z">
              <w:rPr>
                <w:rFonts w:cs="Times New Roman"/>
              </w:rPr>
            </w:rPrChange>
          </w:rPr>
          <w:delInstrText xml:space="preserve"> 2:1 </w:delInstrText>
        </w:r>
        <w:r w:rsidR="00091E59" w:rsidRPr="006E6534" w:rsidDel="00421D68">
          <w:rPr>
            <w:rFonts w:cs="Times New Roman"/>
            <w:color w:val="000000" w:themeColor="text1"/>
            <w:lang w:val="en-GB"/>
            <w:rPrChange w:id="19152" w:author="N F" w:date="2023-12-05T03:09:00Z">
              <w:rPr>
                <w:rFonts w:cs="Times New Roman"/>
                <w:lang w:val="en-GB"/>
              </w:rPr>
            </w:rPrChange>
          </w:rPr>
          <w:delInstrText>to</w:delInstrText>
        </w:r>
        <w:r w:rsidR="00091E59" w:rsidRPr="006E6534" w:rsidDel="00421D68">
          <w:rPr>
            <w:rFonts w:cs="Times New Roman"/>
            <w:color w:val="000000" w:themeColor="text1"/>
            <w:rPrChange w:id="1915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54" w:author="N F" w:date="2023-12-05T03:09:00Z">
              <w:rPr>
                <w:rFonts w:cs="Times New Roman"/>
                <w:lang w:val="en-GB"/>
              </w:rPr>
            </w:rPrChange>
          </w:rPr>
          <w:delInstrText>osimertinib</w:delInstrText>
        </w:r>
        <w:r w:rsidR="00091E59" w:rsidRPr="006E6534" w:rsidDel="00421D68">
          <w:rPr>
            <w:rFonts w:cs="Times New Roman"/>
            <w:color w:val="000000" w:themeColor="text1"/>
            <w:rPrChange w:id="19155" w:author="N F" w:date="2023-12-05T03:09:00Z">
              <w:rPr>
                <w:rFonts w:cs="Times New Roman"/>
              </w:rPr>
            </w:rPrChange>
          </w:rPr>
          <w:delInstrText xml:space="preserve"> 80 </w:delInstrText>
        </w:r>
        <w:r w:rsidR="00091E59" w:rsidRPr="006E6534" w:rsidDel="00421D68">
          <w:rPr>
            <w:rFonts w:cs="Times New Roman"/>
            <w:color w:val="000000" w:themeColor="text1"/>
            <w:lang w:val="en-GB"/>
            <w:rPrChange w:id="19156" w:author="N F" w:date="2023-12-05T03:09:00Z">
              <w:rPr>
                <w:rFonts w:cs="Times New Roman"/>
                <w:lang w:val="en-GB"/>
              </w:rPr>
            </w:rPrChange>
          </w:rPr>
          <w:delInstrText>mg</w:delInstrText>
        </w:r>
        <w:r w:rsidR="00091E59" w:rsidRPr="006E6534" w:rsidDel="00421D68">
          <w:rPr>
            <w:rFonts w:cs="Times New Roman"/>
            <w:color w:val="000000" w:themeColor="text1"/>
            <w:rPrChange w:id="1915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58" w:author="N F" w:date="2023-12-05T03:09:00Z">
              <w:rPr>
                <w:rFonts w:cs="Times New Roman"/>
                <w:lang w:val="en-GB"/>
              </w:rPr>
            </w:rPrChange>
          </w:rPr>
          <w:delInstrText>once</w:delInstrText>
        </w:r>
        <w:r w:rsidR="00091E59" w:rsidRPr="006E6534" w:rsidDel="00421D68">
          <w:rPr>
            <w:rFonts w:cs="Times New Roman"/>
            <w:color w:val="000000" w:themeColor="text1"/>
            <w:rPrChange w:id="1915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60" w:author="N F" w:date="2023-12-05T03:09:00Z">
              <w:rPr>
                <w:rFonts w:cs="Times New Roman"/>
                <w:lang w:val="en-GB"/>
              </w:rPr>
            </w:rPrChange>
          </w:rPr>
          <w:delInstrText>daily</w:delInstrText>
        </w:r>
        <w:r w:rsidR="00091E59" w:rsidRPr="006E6534" w:rsidDel="00421D68">
          <w:rPr>
            <w:rFonts w:cs="Times New Roman"/>
            <w:color w:val="000000" w:themeColor="text1"/>
            <w:rPrChange w:id="1916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62" w:author="N F" w:date="2023-12-05T03:09:00Z">
              <w:rPr>
                <w:rFonts w:cs="Times New Roman"/>
                <w:lang w:val="en-GB"/>
              </w:rPr>
            </w:rPrChange>
          </w:rPr>
          <w:delInstrText>or</w:delInstrText>
        </w:r>
        <w:r w:rsidR="00091E59" w:rsidRPr="006E6534" w:rsidDel="00421D68">
          <w:rPr>
            <w:rFonts w:cs="Times New Roman"/>
            <w:color w:val="000000" w:themeColor="text1"/>
            <w:rPrChange w:id="1916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64" w:author="N F" w:date="2023-12-05T03:09:00Z">
              <w:rPr>
                <w:rFonts w:cs="Times New Roman"/>
                <w:lang w:val="en-GB"/>
              </w:rPr>
            </w:rPrChange>
          </w:rPr>
          <w:delInstrText>platinum</w:delInstrText>
        </w:r>
        <w:r w:rsidR="00091E59" w:rsidRPr="006E6534" w:rsidDel="00421D68">
          <w:rPr>
            <w:rFonts w:cs="Times New Roman"/>
            <w:color w:val="000000" w:themeColor="text1"/>
            <w:rPrChange w:id="19165" w:author="N F" w:date="2023-12-05T03:09:00Z">
              <w:rPr>
                <w:rFonts w:cs="Times New Roman"/>
              </w:rPr>
            </w:rPrChange>
          </w:rPr>
          <w:delInstrText>-</w:delInstrText>
        </w:r>
        <w:r w:rsidR="00091E59" w:rsidRPr="006E6534" w:rsidDel="00421D68">
          <w:rPr>
            <w:rFonts w:cs="Times New Roman"/>
            <w:color w:val="000000" w:themeColor="text1"/>
            <w:lang w:val="en-GB"/>
            <w:rPrChange w:id="19166" w:author="N F" w:date="2023-12-05T03:09:00Z">
              <w:rPr>
                <w:rFonts w:cs="Times New Roman"/>
                <w:lang w:val="en-GB"/>
              </w:rPr>
            </w:rPrChange>
          </w:rPr>
          <w:delInstrText>pemetrexed</w:delInstrText>
        </w:r>
        <w:r w:rsidR="00091E59" w:rsidRPr="006E6534" w:rsidDel="00421D68">
          <w:rPr>
            <w:rFonts w:cs="Times New Roman"/>
            <w:color w:val="000000" w:themeColor="text1"/>
            <w:rPrChange w:id="1916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68" w:author="N F" w:date="2023-12-05T03:09:00Z">
              <w:rPr>
                <w:rFonts w:cs="Times New Roman"/>
                <w:lang w:val="en-GB"/>
              </w:rPr>
            </w:rPrChange>
          </w:rPr>
          <w:delInstrText>A</w:delInstrText>
        </w:r>
        <w:r w:rsidR="00091E59" w:rsidRPr="006E6534" w:rsidDel="00421D68">
          <w:rPr>
            <w:rFonts w:cs="Times New Roman"/>
            <w:color w:val="000000" w:themeColor="text1"/>
            <w:rPrChange w:id="1916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70" w:author="N F" w:date="2023-12-05T03:09:00Z">
              <w:rPr>
                <w:rFonts w:cs="Times New Roman"/>
                <w:lang w:val="en-GB"/>
              </w:rPr>
            </w:rPrChange>
          </w:rPr>
          <w:delInstrText>preplanned</w:delInstrText>
        </w:r>
        <w:r w:rsidR="00091E59" w:rsidRPr="006E6534" w:rsidDel="00421D68">
          <w:rPr>
            <w:rFonts w:cs="Times New Roman"/>
            <w:color w:val="000000" w:themeColor="text1"/>
            <w:rPrChange w:id="1917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72" w:author="N F" w:date="2023-12-05T03:09:00Z">
              <w:rPr>
                <w:rFonts w:cs="Times New Roman"/>
                <w:lang w:val="en-GB"/>
              </w:rPr>
            </w:rPrChange>
          </w:rPr>
          <w:delInstrText>subgroup</w:delInstrText>
        </w:r>
        <w:r w:rsidR="00091E59" w:rsidRPr="006E6534" w:rsidDel="00421D68">
          <w:rPr>
            <w:rFonts w:cs="Times New Roman"/>
            <w:color w:val="000000" w:themeColor="text1"/>
            <w:rPrChange w:id="1917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74" w:author="N F" w:date="2023-12-05T03:09:00Z">
              <w:rPr>
                <w:rFonts w:cs="Times New Roman"/>
                <w:lang w:val="en-GB"/>
              </w:rPr>
            </w:rPrChange>
          </w:rPr>
          <w:delInstrText>analysis</w:delInstrText>
        </w:r>
        <w:r w:rsidR="00091E59" w:rsidRPr="006E6534" w:rsidDel="00421D68">
          <w:rPr>
            <w:rFonts w:cs="Times New Roman"/>
            <w:color w:val="000000" w:themeColor="text1"/>
            <w:rPrChange w:id="1917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76" w:author="N F" w:date="2023-12-05T03:09:00Z">
              <w:rPr>
                <w:rFonts w:cs="Times New Roman"/>
                <w:lang w:val="en-GB"/>
              </w:rPr>
            </w:rPrChange>
          </w:rPr>
          <w:delInstrText>was</w:delInstrText>
        </w:r>
        <w:r w:rsidR="00091E59" w:rsidRPr="006E6534" w:rsidDel="00421D68">
          <w:rPr>
            <w:rFonts w:cs="Times New Roman"/>
            <w:color w:val="000000" w:themeColor="text1"/>
            <w:rPrChange w:id="1917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78" w:author="N F" w:date="2023-12-05T03:09:00Z">
              <w:rPr>
                <w:rFonts w:cs="Times New Roman"/>
                <w:lang w:val="en-GB"/>
              </w:rPr>
            </w:rPrChange>
          </w:rPr>
          <w:delInstrText>conducted</w:delInstrText>
        </w:r>
        <w:r w:rsidR="00091E59" w:rsidRPr="006E6534" w:rsidDel="00421D68">
          <w:rPr>
            <w:rFonts w:cs="Times New Roman"/>
            <w:color w:val="000000" w:themeColor="text1"/>
            <w:rPrChange w:id="1917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80" w:author="N F" w:date="2023-12-05T03:09:00Z">
              <w:rPr>
                <w:rFonts w:cs="Times New Roman"/>
                <w:lang w:val="en-GB"/>
              </w:rPr>
            </w:rPrChange>
          </w:rPr>
          <w:delInstrText>in</w:delInstrText>
        </w:r>
        <w:r w:rsidR="00091E59" w:rsidRPr="006E6534" w:rsidDel="00421D68">
          <w:rPr>
            <w:rFonts w:cs="Times New Roman"/>
            <w:color w:val="000000" w:themeColor="text1"/>
            <w:rPrChange w:id="1918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82" w:author="N F" w:date="2023-12-05T03:09:00Z">
              <w:rPr>
                <w:rFonts w:cs="Times New Roman"/>
                <w:lang w:val="en-GB"/>
              </w:rPr>
            </w:rPrChange>
          </w:rPr>
          <w:delInstrText>patients</w:delInstrText>
        </w:r>
        <w:r w:rsidR="00091E59" w:rsidRPr="006E6534" w:rsidDel="00421D68">
          <w:rPr>
            <w:rFonts w:cs="Times New Roman"/>
            <w:color w:val="000000" w:themeColor="text1"/>
            <w:rPrChange w:id="1918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84" w:author="N F" w:date="2023-12-05T03:09:00Z">
              <w:rPr>
                <w:rFonts w:cs="Times New Roman"/>
                <w:lang w:val="en-GB"/>
              </w:rPr>
            </w:rPrChange>
          </w:rPr>
          <w:delInstrText>with</w:delInstrText>
        </w:r>
        <w:r w:rsidR="00091E59" w:rsidRPr="006E6534" w:rsidDel="00421D68">
          <w:rPr>
            <w:rFonts w:cs="Times New Roman"/>
            <w:color w:val="000000" w:themeColor="text1"/>
            <w:rPrChange w:id="1918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86" w:author="N F" w:date="2023-12-05T03:09:00Z">
              <w:rPr>
                <w:rFonts w:cs="Times New Roman"/>
                <w:lang w:val="en-GB"/>
              </w:rPr>
            </w:rPrChange>
          </w:rPr>
          <w:delInstrText>measurable</w:delInstrText>
        </w:r>
        <w:r w:rsidR="00091E59" w:rsidRPr="006E6534" w:rsidDel="00421D68">
          <w:rPr>
            <w:rFonts w:cs="Times New Roman"/>
            <w:color w:val="000000" w:themeColor="text1"/>
            <w:rPrChange w:id="1918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88" w:author="N F" w:date="2023-12-05T03:09:00Z">
              <w:rPr>
                <w:rFonts w:cs="Times New Roman"/>
                <w:lang w:val="en-GB"/>
              </w:rPr>
            </w:rPrChange>
          </w:rPr>
          <w:delInstrText>and</w:delInstrText>
        </w:r>
        <w:r w:rsidR="00091E59" w:rsidRPr="006E6534" w:rsidDel="00421D68">
          <w:rPr>
            <w:rFonts w:cs="Times New Roman"/>
            <w:color w:val="000000" w:themeColor="text1"/>
            <w:rPrChange w:id="19189" w:author="N F" w:date="2023-12-05T03:09:00Z">
              <w:rPr>
                <w:rFonts w:cs="Times New Roman"/>
              </w:rPr>
            </w:rPrChange>
          </w:rPr>
          <w:delInstrText>/</w:delInstrText>
        </w:r>
        <w:r w:rsidR="00091E59" w:rsidRPr="006E6534" w:rsidDel="00421D68">
          <w:rPr>
            <w:rFonts w:cs="Times New Roman"/>
            <w:color w:val="000000" w:themeColor="text1"/>
            <w:lang w:val="en-GB"/>
            <w:rPrChange w:id="19190" w:author="N F" w:date="2023-12-05T03:09:00Z">
              <w:rPr>
                <w:rFonts w:cs="Times New Roman"/>
                <w:lang w:val="en-GB"/>
              </w:rPr>
            </w:rPrChange>
          </w:rPr>
          <w:delInstrText>or</w:delInstrText>
        </w:r>
        <w:r w:rsidR="00091E59" w:rsidRPr="006E6534" w:rsidDel="00421D68">
          <w:rPr>
            <w:rFonts w:cs="Times New Roman"/>
            <w:color w:val="000000" w:themeColor="text1"/>
            <w:rPrChange w:id="1919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92" w:author="N F" w:date="2023-12-05T03:09:00Z">
              <w:rPr>
                <w:rFonts w:cs="Times New Roman"/>
                <w:lang w:val="en-GB"/>
              </w:rPr>
            </w:rPrChange>
          </w:rPr>
          <w:delInstrText>nonmeasurable</w:delInstrText>
        </w:r>
        <w:r w:rsidR="00091E59" w:rsidRPr="006E6534" w:rsidDel="00421D68">
          <w:rPr>
            <w:rFonts w:cs="Times New Roman"/>
            <w:color w:val="000000" w:themeColor="text1"/>
            <w:rPrChange w:id="1919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94" w:author="N F" w:date="2023-12-05T03:09:00Z">
              <w:rPr>
                <w:rFonts w:cs="Times New Roman"/>
                <w:lang w:val="en-GB"/>
              </w:rPr>
            </w:rPrChange>
          </w:rPr>
          <w:delInstrText>CNS</w:delInstrText>
        </w:r>
        <w:r w:rsidR="00091E59" w:rsidRPr="006E6534" w:rsidDel="00421D68">
          <w:rPr>
            <w:rFonts w:cs="Times New Roman"/>
            <w:color w:val="000000" w:themeColor="text1"/>
            <w:rPrChange w:id="1919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96" w:author="N F" w:date="2023-12-05T03:09:00Z">
              <w:rPr>
                <w:rFonts w:cs="Times New Roman"/>
                <w:lang w:val="en-GB"/>
              </w:rPr>
            </w:rPrChange>
          </w:rPr>
          <w:delInstrText>lesions</w:delInstrText>
        </w:r>
        <w:r w:rsidR="00091E59" w:rsidRPr="006E6534" w:rsidDel="00421D68">
          <w:rPr>
            <w:rFonts w:cs="Times New Roman"/>
            <w:color w:val="000000" w:themeColor="text1"/>
            <w:rPrChange w:id="1919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198" w:author="N F" w:date="2023-12-05T03:09:00Z">
              <w:rPr>
                <w:rFonts w:cs="Times New Roman"/>
                <w:lang w:val="en-GB"/>
              </w:rPr>
            </w:rPrChange>
          </w:rPr>
          <w:delInstrText>on</w:delInstrText>
        </w:r>
        <w:r w:rsidR="00091E59" w:rsidRPr="006E6534" w:rsidDel="00421D68">
          <w:rPr>
            <w:rFonts w:cs="Times New Roman"/>
            <w:color w:val="000000" w:themeColor="text1"/>
            <w:rPrChange w:id="1919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00" w:author="N F" w:date="2023-12-05T03:09:00Z">
              <w:rPr>
                <w:rFonts w:cs="Times New Roman"/>
                <w:lang w:val="en-GB"/>
              </w:rPr>
            </w:rPrChange>
          </w:rPr>
          <w:delInstrText>baseline</w:delInstrText>
        </w:r>
        <w:r w:rsidR="00091E59" w:rsidRPr="006E6534" w:rsidDel="00421D68">
          <w:rPr>
            <w:rFonts w:cs="Times New Roman"/>
            <w:color w:val="000000" w:themeColor="text1"/>
            <w:rPrChange w:id="1920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02" w:author="N F" w:date="2023-12-05T03:09:00Z">
              <w:rPr>
                <w:rFonts w:cs="Times New Roman"/>
                <w:lang w:val="en-GB"/>
              </w:rPr>
            </w:rPrChange>
          </w:rPr>
          <w:delInstrText>brain</w:delInstrText>
        </w:r>
        <w:r w:rsidR="00091E59" w:rsidRPr="006E6534" w:rsidDel="00421D68">
          <w:rPr>
            <w:rFonts w:cs="Times New Roman"/>
            <w:color w:val="000000" w:themeColor="text1"/>
            <w:rPrChange w:id="1920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04" w:author="N F" w:date="2023-12-05T03:09:00Z">
              <w:rPr>
                <w:rFonts w:cs="Times New Roman"/>
                <w:lang w:val="en-GB"/>
              </w:rPr>
            </w:rPrChange>
          </w:rPr>
          <w:delInstrText>scan</w:delInstrText>
        </w:r>
        <w:r w:rsidR="00091E59" w:rsidRPr="006E6534" w:rsidDel="00421D68">
          <w:rPr>
            <w:rFonts w:cs="Times New Roman"/>
            <w:color w:val="000000" w:themeColor="text1"/>
            <w:rPrChange w:id="1920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06" w:author="N F" w:date="2023-12-05T03:09:00Z">
              <w:rPr>
                <w:rFonts w:cs="Times New Roman"/>
                <w:lang w:val="en-GB"/>
              </w:rPr>
            </w:rPrChange>
          </w:rPr>
          <w:delInstrText>by</w:delInstrText>
        </w:r>
        <w:r w:rsidR="00091E59" w:rsidRPr="006E6534" w:rsidDel="00421D68">
          <w:rPr>
            <w:rFonts w:cs="Times New Roman"/>
            <w:color w:val="000000" w:themeColor="text1"/>
            <w:rPrChange w:id="1920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08" w:author="N F" w:date="2023-12-05T03:09:00Z">
              <w:rPr>
                <w:rFonts w:cs="Times New Roman"/>
                <w:lang w:val="en-GB"/>
              </w:rPr>
            </w:rPrChange>
          </w:rPr>
          <w:delInstrText>blinded</w:delInstrText>
        </w:r>
        <w:r w:rsidR="00091E59" w:rsidRPr="006E6534" w:rsidDel="00421D68">
          <w:rPr>
            <w:rFonts w:cs="Times New Roman"/>
            <w:color w:val="000000" w:themeColor="text1"/>
            <w:rPrChange w:id="1920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10" w:author="N F" w:date="2023-12-05T03:09:00Z">
              <w:rPr>
                <w:rFonts w:cs="Times New Roman"/>
                <w:lang w:val="en-GB"/>
              </w:rPr>
            </w:rPrChange>
          </w:rPr>
          <w:delInstrText>independent</w:delInstrText>
        </w:r>
        <w:r w:rsidR="00091E59" w:rsidRPr="006E6534" w:rsidDel="00421D68">
          <w:rPr>
            <w:rFonts w:cs="Times New Roman"/>
            <w:color w:val="000000" w:themeColor="text1"/>
            <w:rPrChange w:id="1921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12" w:author="N F" w:date="2023-12-05T03:09:00Z">
              <w:rPr>
                <w:rFonts w:cs="Times New Roman"/>
                <w:lang w:val="en-GB"/>
              </w:rPr>
            </w:rPrChange>
          </w:rPr>
          <w:delInstrText>central</w:delInstrText>
        </w:r>
        <w:r w:rsidR="00091E59" w:rsidRPr="006E6534" w:rsidDel="00421D68">
          <w:rPr>
            <w:rFonts w:cs="Times New Roman"/>
            <w:color w:val="000000" w:themeColor="text1"/>
            <w:rPrChange w:id="1921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14" w:author="N F" w:date="2023-12-05T03:09:00Z">
              <w:rPr>
                <w:rFonts w:cs="Times New Roman"/>
                <w:lang w:val="en-GB"/>
              </w:rPr>
            </w:rPrChange>
          </w:rPr>
          <w:delInstrText>neuroradiological</w:delInstrText>
        </w:r>
        <w:r w:rsidR="00091E59" w:rsidRPr="006E6534" w:rsidDel="00421D68">
          <w:rPr>
            <w:rFonts w:cs="Times New Roman"/>
            <w:color w:val="000000" w:themeColor="text1"/>
            <w:rPrChange w:id="1921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16" w:author="N F" w:date="2023-12-05T03:09:00Z">
              <w:rPr>
                <w:rFonts w:cs="Times New Roman"/>
                <w:lang w:val="en-GB"/>
              </w:rPr>
            </w:rPrChange>
          </w:rPr>
          <w:delInstrText>review</w:delInstrText>
        </w:r>
        <w:r w:rsidR="00091E59" w:rsidRPr="006E6534" w:rsidDel="00421D68">
          <w:rPr>
            <w:rFonts w:cs="Times New Roman"/>
            <w:color w:val="000000" w:themeColor="text1"/>
            <w:rPrChange w:id="1921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18" w:author="N F" w:date="2023-12-05T03:09:00Z">
              <w:rPr>
                <w:rFonts w:cs="Times New Roman"/>
                <w:lang w:val="en-GB"/>
              </w:rPr>
            </w:rPrChange>
          </w:rPr>
          <w:delInstrText>The</w:delInstrText>
        </w:r>
        <w:r w:rsidR="00091E59" w:rsidRPr="006E6534" w:rsidDel="00421D68">
          <w:rPr>
            <w:rFonts w:cs="Times New Roman"/>
            <w:color w:val="000000" w:themeColor="text1"/>
            <w:rPrChange w:id="1921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20" w:author="N F" w:date="2023-12-05T03:09:00Z">
              <w:rPr>
                <w:rFonts w:cs="Times New Roman"/>
                <w:lang w:val="en-GB"/>
              </w:rPr>
            </w:rPrChange>
          </w:rPr>
          <w:delInstrText>CNS</w:delInstrText>
        </w:r>
        <w:r w:rsidR="00091E59" w:rsidRPr="006E6534" w:rsidDel="00421D68">
          <w:rPr>
            <w:rFonts w:cs="Times New Roman"/>
            <w:color w:val="000000" w:themeColor="text1"/>
            <w:rPrChange w:id="1922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22" w:author="N F" w:date="2023-12-05T03:09:00Z">
              <w:rPr>
                <w:rFonts w:cs="Times New Roman"/>
                <w:lang w:val="en-GB"/>
              </w:rPr>
            </w:rPrChange>
          </w:rPr>
          <w:delInstrText>evaluable</w:delInstrText>
        </w:r>
        <w:r w:rsidR="00091E59" w:rsidRPr="006E6534" w:rsidDel="00421D68">
          <w:rPr>
            <w:rFonts w:cs="Times New Roman"/>
            <w:color w:val="000000" w:themeColor="text1"/>
            <w:rPrChange w:id="1922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24" w:author="N F" w:date="2023-12-05T03:09:00Z">
              <w:rPr>
                <w:rFonts w:cs="Times New Roman"/>
                <w:lang w:val="en-GB"/>
              </w:rPr>
            </w:rPrChange>
          </w:rPr>
          <w:delInstrText>for</w:delInstrText>
        </w:r>
        <w:r w:rsidR="00091E59" w:rsidRPr="006E6534" w:rsidDel="00421D68">
          <w:rPr>
            <w:rFonts w:cs="Times New Roman"/>
            <w:color w:val="000000" w:themeColor="text1"/>
            <w:rPrChange w:id="1922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26" w:author="N F" w:date="2023-12-05T03:09:00Z">
              <w:rPr>
                <w:rFonts w:cs="Times New Roman"/>
                <w:lang w:val="en-GB"/>
              </w:rPr>
            </w:rPrChange>
          </w:rPr>
          <w:delInstrText>response</w:delInstrText>
        </w:r>
        <w:r w:rsidR="00091E59" w:rsidRPr="006E6534" w:rsidDel="00421D68">
          <w:rPr>
            <w:rFonts w:cs="Times New Roman"/>
            <w:color w:val="000000" w:themeColor="text1"/>
            <w:rPrChange w:id="1922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28" w:author="N F" w:date="2023-12-05T03:09:00Z">
              <w:rPr>
                <w:rFonts w:cs="Times New Roman"/>
                <w:lang w:val="en-GB"/>
              </w:rPr>
            </w:rPrChange>
          </w:rPr>
          <w:delInstrText>set</w:delInstrText>
        </w:r>
        <w:r w:rsidR="00091E59" w:rsidRPr="006E6534" w:rsidDel="00421D68">
          <w:rPr>
            <w:rFonts w:cs="Times New Roman"/>
            <w:color w:val="000000" w:themeColor="text1"/>
            <w:rPrChange w:id="1922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30" w:author="N F" w:date="2023-12-05T03:09:00Z">
              <w:rPr>
                <w:rFonts w:cs="Times New Roman"/>
                <w:lang w:val="en-GB"/>
              </w:rPr>
            </w:rPrChange>
          </w:rPr>
          <w:delInstrText>included</w:delInstrText>
        </w:r>
        <w:r w:rsidR="00091E59" w:rsidRPr="006E6534" w:rsidDel="00421D68">
          <w:rPr>
            <w:rFonts w:cs="Times New Roman"/>
            <w:color w:val="000000" w:themeColor="text1"/>
            <w:rPrChange w:id="1923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32" w:author="N F" w:date="2023-12-05T03:09:00Z">
              <w:rPr>
                <w:rFonts w:cs="Times New Roman"/>
                <w:lang w:val="en-GB"/>
              </w:rPr>
            </w:rPrChange>
          </w:rPr>
          <w:delInstrText>only</w:delInstrText>
        </w:r>
        <w:r w:rsidR="00091E59" w:rsidRPr="006E6534" w:rsidDel="00421D68">
          <w:rPr>
            <w:rFonts w:cs="Times New Roman"/>
            <w:color w:val="000000" w:themeColor="text1"/>
            <w:rPrChange w:id="1923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34" w:author="N F" w:date="2023-12-05T03:09:00Z">
              <w:rPr>
                <w:rFonts w:cs="Times New Roman"/>
                <w:lang w:val="en-GB"/>
              </w:rPr>
            </w:rPrChange>
          </w:rPr>
          <w:delInstrText>patients</w:delInstrText>
        </w:r>
        <w:r w:rsidR="00091E59" w:rsidRPr="006E6534" w:rsidDel="00421D68">
          <w:rPr>
            <w:rFonts w:cs="Times New Roman"/>
            <w:color w:val="000000" w:themeColor="text1"/>
            <w:rPrChange w:id="1923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36" w:author="N F" w:date="2023-12-05T03:09:00Z">
              <w:rPr>
                <w:rFonts w:cs="Times New Roman"/>
                <w:lang w:val="en-GB"/>
              </w:rPr>
            </w:rPrChange>
          </w:rPr>
          <w:delInstrText>with</w:delInstrText>
        </w:r>
        <w:r w:rsidR="00091E59" w:rsidRPr="006E6534" w:rsidDel="00421D68">
          <w:rPr>
            <w:rFonts w:cs="Times New Roman"/>
            <w:color w:val="000000" w:themeColor="text1"/>
            <w:rPrChange w:id="1923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38" w:author="N F" w:date="2023-12-05T03:09:00Z">
              <w:rPr>
                <w:rFonts w:cs="Times New Roman"/>
                <w:lang w:val="en-GB"/>
              </w:rPr>
            </w:rPrChange>
          </w:rPr>
          <w:delInstrText>one</w:delInstrText>
        </w:r>
        <w:r w:rsidR="00091E59" w:rsidRPr="006E6534" w:rsidDel="00421D68">
          <w:rPr>
            <w:rFonts w:cs="Times New Roman"/>
            <w:color w:val="000000" w:themeColor="text1"/>
            <w:rPrChange w:id="1923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40" w:author="N F" w:date="2023-12-05T03:09:00Z">
              <w:rPr>
                <w:rFonts w:cs="Times New Roman"/>
                <w:lang w:val="en-GB"/>
              </w:rPr>
            </w:rPrChange>
          </w:rPr>
          <w:delInstrText>or</w:delInstrText>
        </w:r>
        <w:r w:rsidR="00091E59" w:rsidRPr="006E6534" w:rsidDel="00421D68">
          <w:rPr>
            <w:rFonts w:cs="Times New Roman"/>
            <w:color w:val="000000" w:themeColor="text1"/>
            <w:rPrChange w:id="1924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42" w:author="N F" w:date="2023-12-05T03:09:00Z">
              <w:rPr>
                <w:rFonts w:cs="Times New Roman"/>
                <w:lang w:val="en-GB"/>
              </w:rPr>
            </w:rPrChange>
          </w:rPr>
          <w:delInstrText>more</w:delInstrText>
        </w:r>
        <w:r w:rsidR="00091E59" w:rsidRPr="006E6534" w:rsidDel="00421D68">
          <w:rPr>
            <w:rFonts w:cs="Times New Roman"/>
            <w:color w:val="000000" w:themeColor="text1"/>
            <w:rPrChange w:id="1924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44" w:author="N F" w:date="2023-12-05T03:09:00Z">
              <w:rPr>
                <w:rFonts w:cs="Times New Roman"/>
                <w:lang w:val="en-GB"/>
              </w:rPr>
            </w:rPrChange>
          </w:rPr>
          <w:delInstrText>measurable</w:delInstrText>
        </w:r>
        <w:r w:rsidR="00091E59" w:rsidRPr="006E6534" w:rsidDel="00421D68">
          <w:rPr>
            <w:rFonts w:cs="Times New Roman"/>
            <w:color w:val="000000" w:themeColor="text1"/>
            <w:rPrChange w:id="1924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46" w:author="N F" w:date="2023-12-05T03:09:00Z">
              <w:rPr>
                <w:rFonts w:cs="Times New Roman"/>
                <w:lang w:val="en-GB"/>
              </w:rPr>
            </w:rPrChange>
          </w:rPr>
          <w:delInstrText>CNS</w:delInstrText>
        </w:r>
        <w:r w:rsidR="00091E59" w:rsidRPr="006E6534" w:rsidDel="00421D68">
          <w:rPr>
            <w:rFonts w:cs="Times New Roman"/>
            <w:color w:val="000000" w:themeColor="text1"/>
            <w:rPrChange w:id="1924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48" w:author="N F" w:date="2023-12-05T03:09:00Z">
              <w:rPr>
                <w:rFonts w:cs="Times New Roman"/>
                <w:lang w:val="en-GB"/>
              </w:rPr>
            </w:rPrChange>
          </w:rPr>
          <w:delInstrText>lesions</w:delInstrText>
        </w:r>
        <w:r w:rsidR="00091E59" w:rsidRPr="006E6534" w:rsidDel="00421D68">
          <w:rPr>
            <w:rFonts w:cs="Times New Roman"/>
            <w:color w:val="000000" w:themeColor="text1"/>
            <w:rPrChange w:id="1924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50" w:author="N F" w:date="2023-12-05T03:09:00Z">
              <w:rPr>
                <w:rFonts w:cs="Times New Roman"/>
                <w:lang w:val="en-GB"/>
              </w:rPr>
            </w:rPrChange>
          </w:rPr>
          <w:delInstrText>The</w:delInstrText>
        </w:r>
        <w:r w:rsidR="00091E59" w:rsidRPr="006E6534" w:rsidDel="00421D68">
          <w:rPr>
            <w:rFonts w:cs="Times New Roman"/>
            <w:color w:val="000000" w:themeColor="text1"/>
            <w:rPrChange w:id="1925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52" w:author="N F" w:date="2023-12-05T03:09:00Z">
              <w:rPr>
                <w:rFonts w:cs="Times New Roman"/>
                <w:lang w:val="en-GB"/>
              </w:rPr>
            </w:rPrChange>
          </w:rPr>
          <w:delInstrText>primary</w:delInstrText>
        </w:r>
        <w:r w:rsidR="00091E59" w:rsidRPr="006E6534" w:rsidDel="00421D68">
          <w:rPr>
            <w:rFonts w:cs="Times New Roman"/>
            <w:color w:val="000000" w:themeColor="text1"/>
            <w:rPrChange w:id="1925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54" w:author="N F" w:date="2023-12-05T03:09:00Z">
              <w:rPr>
                <w:rFonts w:cs="Times New Roman"/>
                <w:lang w:val="en-GB"/>
              </w:rPr>
            </w:rPrChange>
          </w:rPr>
          <w:delInstrText>objective</w:delInstrText>
        </w:r>
        <w:r w:rsidR="00091E59" w:rsidRPr="006E6534" w:rsidDel="00421D68">
          <w:rPr>
            <w:rFonts w:cs="Times New Roman"/>
            <w:color w:val="000000" w:themeColor="text1"/>
            <w:rPrChange w:id="1925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56" w:author="N F" w:date="2023-12-05T03:09:00Z">
              <w:rPr>
                <w:rFonts w:cs="Times New Roman"/>
                <w:lang w:val="en-GB"/>
              </w:rPr>
            </w:rPrChange>
          </w:rPr>
          <w:delInstrText>for</w:delInstrText>
        </w:r>
        <w:r w:rsidR="00091E59" w:rsidRPr="006E6534" w:rsidDel="00421D68">
          <w:rPr>
            <w:rFonts w:cs="Times New Roman"/>
            <w:color w:val="000000" w:themeColor="text1"/>
            <w:rPrChange w:id="1925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58" w:author="N F" w:date="2023-12-05T03:09:00Z">
              <w:rPr>
                <w:rFonts w:cs="Times New Roman"/>
                <w:lang w:val="en-GB"/>
              </w:rPr>
            </w:rPrChange>
          </w:rPr>
          <w:delInstrText>this</w:delInstrText>
        </w:r>
        <w:r w:rsidR="00091E59" w:rsidRPr="006E6534" w:rsidDel="00421D68">
          <w:rPr>
            <w:rFonts w:cs="Times New Roman"/>
            <w:color w:val="000000" w:themeColor="text1"/>
            <w:rPrChange w:id="1925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60" w:author="N F" w:date="2023-12-05T03:09:00Z">
              <w:rPr>
                <w:rFonts w:cs="Times New Roman"/>
                <w:lang w:val="en-GB"/>
              </w:rPr>
            </w:rPrChange>
          </w:rPr>
          <w:delInstrText>analysis</w:delInstrText>
        </w:r>
        <w:r w:rsidR="00091E59" w:rsidRPr="006E6534" w:rsidDel="00421D68">
          <w:rPr>
            <w:rFonts w:cs="Times New Roman"/>
            <w:color w:val="000000" w:themeColor="text1"/>
            <w:rPrChange w:id="1926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62" w:author="N F" w:date="2023-12-05T03:09:00Z">
              <w:rPr>
                <w:rFonts w:cs="Times New Roman"/>
                <w:lang w:val="en-GB"/>
              </w:rPr>
            </w:rPrChange>
          </w:rPr>
          <w:delInstrText>was</w:delInstrText>
        </w:r>
        <w:r w:rsidR="00091E59" w:rsidRPr="006E6534" w:rsidDel="00421D68">
          <w:rPr>
            <w:rFonts w:cs="Times New Roman"/>
            <w:color w:val="000000" w:themeColor="text1"/>
            <w:rPrChange w:id="1926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64" w:author="N F" w:date="2023-12-05T03:09:00Z">
              <w:rPr>
                <w:rFonts w:cs="Times New Roman"/>
                <w:lang w:val="en-GB"/>
              </w:rPr>
            </w:rPrChange>
          </w:rPr>
          <w:delInstrText>CNS</w:delInstrText>
        </w:r>
        <w:r w:rsidR="00091E59" w:rsidRPr="006E6534" w:rsidDel="00421D68">
          <w:rPr>
            <w:rFonts w:cs="Times New Roman"/>
            <w:color w:val="000000" w:themeColor="text1"/>
            <w:rPrChange w:id="1926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66" w:author="N F" w:date="2023-12-05T03:09:00Z">
              <w:rPr>
                <w:rFonts w:cs="Times New Roman"/>
                <w:lang w:val="en-GB"/>
              </w:rPr>
            </w:rPrChange>
          </w:rPr>
          <w:delInstrText>objective</w:delInstrText>
        </w:r>
        <w:r w:rsidR="00091E59" w:rsidRPr="006E6534" w:rsidDel="00421D68">
          <w:rPr>
            <w:rFonts w:cs="Times New Roman"/>
            <w:color w:val="000000" w:themeColor="text1"/>
            <w:rPrChange w:id="1926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68" w:author="N F" w:date="2023-12-05T03:09:00Z">
              <w:rPr>
                <w:rFonts w:cs="Times New Roman"/>
                <w:lang w:val="en-GB"/>
              </w:rPr>
            </w:rPrChange>
          </w:rPr>
          <w:delInstrText>response</w:delInstrText>
        </w:r>
        <w:r w:rsidR="00091E59" w:rsidRPr="006E6534" w:rsidDel="00421D68">
          <w:rPr>
            <w:rFonts w:cs="Times New Roman"/>
            <w:color w:val="000000" w:themeColor="text1"/>
            <w:rPrChange w:id="1926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70" w:author="N F" w:date="2023-12-05T03:09:00Z">
              <w:rPr>
                <w:rFonts w:cs="Times New Roman"/>
                <w:lang w:val="en-GB"/>
              </w:rPr>
            </w:rPrChange>
          </w:rPr>
          <w:delInstrText>rate</w:delInstrText>
        </w:r>
        <w:r w:rsidR="00091E59" w:rsidRPr="006E6534" w:rsidDel="00421D68">
          <w:rPr>
            <w:rFonts w:cs="Times New Roman"/>
            <w:color w:val="000000" w:themeColor="text1"/>
            <w:rPrChange w:id="1927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72" w:author="N F" w:date="2023-12-05T03:09:00Z">
              <w:rPr>
                <w:rFonts w:cs="Times New Roman"/>
                <w:lang w:val="en-GB"/>
              </w:rPr>
            </w:rPrChange>
          </w:rPr>
          <w:delInstrText>ORR</w:delInstrText>
        </w:r>
        <w:r w:rsidR="00091E59" w:rsidRPr="006E6534" w:rsidDel="00421D68">
          <w:rPr>
            <w:rFonts w:cs="Times New Roman"/>
            <w:color w:val="000000" w:themeColor="text1"/>
            <w:rPrChange w:id="1927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74" w:author="N F" w:date="2023-12-05T03:09:00Z">
              <w:rPr>
                <w:rFonts w:cs="Times New Roman"/>
                <w:lang w:val="en-GB"/>
              </w:rPr>
            </w:rPrChange>
          </w:rPr>
          <w:delInstrText>Results</w:delInstrText>
        </w:r>
        <w:r w:rsidR="00091E59" w:rsidRPr="006E6534" w:rsidDel="00421D68">
          <w:rPr>
            <w:rFonts w:cs="Times New Roman"/>
            <w:color w:val="000000" w:themeColor="text1"/>
            <w:rPrChange w:id="1927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76" w:author="N F" w:date="2023-12-05T03:09:00Z">
              <w:rPr>
                <w:rFonts w:cs="Times New Roman"/>
                <w:lang w:val="en-GB"/>
              </w:rPr>
            </w:rPrChange>
          </w:rPr>
          <w:delInstrText>Of</w:delInstrText>
        </w:r>
        <w:r w:rsidR="00091E59" w:rsidRPr="006E6534" w:rsidDel="00421D68">
          <w:rPr>
            <w:rFonts w:cs="Times New Roman"/>
            <w:color w:val="000000" w:themeColor="text1"/>
            <w:rPrChange w:id="19277" w:author="N F" w:date="2023-12-05T03:09:00Z">
              <w:rPr>
                <w:rFonts w:cs="Times New Roman"/>
              </w:rPr>
            </w:rPrChange>
          </w:rPr>
          <w:delInstrText xml:space="preserve"> 419 </w:delInstrText>
        </w:r>
        <w:r w:rsidR="00091E59" w:rsidRPr="006E6534" w:rsidDel="00421D68">
          <w:rPr>
            <w:rFonts w:cs="Times New Roman"/>
            <w:color w:val="000000" w:themeColor="text1"/>
            <w:lang w:val="en-GB"/>
            <w:rPrChange w:id="19278" w:author="N F" w:date="2023-12-05T03:09:00Z">
              <w:rPr>
                <w:rFonts w:cs="Times New Roman"/>
                <w:lang w:val="en-GB"/>
              </w:rPr>
            </w:rPrChange>
          </w:rPr>
          <w:delInstrText>patients</w:delInstrText>
        </w:r>
        <w:r w:rsidR="00091E59" w:rsidRPr="006E6534" w:rsidDel="00421D68">
          <w:rPr>
            <w:rFonts w:cs="Times New Roman"/>
            <w:color w:val="000000" w:themeColor="text1"/>
            <w:rPrChange w:id="1927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80" w:author="N F" w:date="2023-12-05T03:09:00Z">
              <w:rPr>
                <w:rFonts w:cs="Times New Roman"/>
                <w:lang w:val="en-GB"/>
              </w:rPr>
            </w:rPrChange>
          </w:rPr>
          <w:delInstrText>randomly</w:delInstrText>
        </w:r>
        <w:r w:rsidR="00091E59" w:rsidRPr="006E6534" w:rsidDel="00421D68">
          <w:rPr>
            <w:rFonts w:cs="Times New Roman"/>
            <w:color w:val="000000" w:themeColor="text1"/>
            <w:rPrChange w:id="1928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82" w:author="N F" w:date="2023-12-05T03:09:00Z">
              <w:rPr>
                <w:rFonts w:cs="Times New Roman"/>
                <w:lang w:val="en-GB"/>
              </w:rPr>
            </w:rPrChange>
          </w:rPr>
          <w:delInstrText>assigned</w:delInstrText>
        </w:r>
        <w:r w:rsidR="00091E59" w:rsidRPr="006E6534" w:rsidDel="00421D68">
          <w:rPr>
            <w:rFonts w:cs="Times New Roman"/>
            <w:color w:val="000000" w:themeColor="text1"/>
            <w:rPrChange w:id="1928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84" w:author="N F" w:date="2023-12-05T03:09:00Z">
              <w:rPr>
                <w:rFonts w:cs="Times New Roman"/>
                <w:lang w:val="en-GB"/>
              </w:rPr>
            </w:rPrChange>
          </w:rPr>
          <w:delInstrText>to</w:delInstrText>
        </w:r>
        <w:r w:rsidR="00091E59" w:rsidRPr="006E6534" w:rsidDel="00421D68">
          <w:rPr>
            <w:rFonts w:cs="Times New Roman"/>
            <w:color w:val="000000" w:themeColor="text1"/>
            <w:rPrChange w:id="1928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86" w:author="N F" w:date="2023-12-05T03:09:00Z">
              <w:rPr>
                <w:rFonts w:cs="Times New Roman"/>
                <w:lang w:val="en-GB"/>
              </w:rPr>
            </w:rPrChange>
          </w:rPr>
          <w:delInstrText>treatment</w:delInstrText>
        </w:r>
        <w:r w:rsidR="00091E59" w:rsidRPr="006E6534" w:rsidDel="00421D68">
          <w:rPr>
            <w:rFonts w:cs="Times New Roman"/>
            <w:color w:val="000000" w:themeColor="text1"/>
            <w:rPrChange w:id="19287" w:author="N F" w:date="2023-12-05T03:09:00Z">
              <w:rPr>
                <w:rFonts w:cs="Times New Roman"/>
              </w:rPr>
            </w:rPrChange>
          </w:rPr>
          <w:delInstrText xml:space="preserve">, 116 </w:delInstrText>
        </w:r>
        <w:r w:rsidR="00091E59" w:rsidRPr="006E6534" w:rsidDel="00421D68">
          <w:rPr>
            <w:rFonts w:cs="Times New Roman"/>
            <w:color w:val="000000" w:themeColor="text1"/>
            <w:lang w:val="en-GB"/>
            <w:rPrChange w:id="19288" w:author="N F" w:date="2023-12-05T03:09:00Z">
              <w:rPr>
                <w:rFonts w:cs="Times New Roman"/>
                <w:lang w:val="en-GB"/>
              </w:rPr>
            </w:rPrChange>
          </w:rPr>
          <w:delInstrText>had</w:delInstrText>
        </w:r>
        <w:r w:rsidR="00091E59" w:rsidRPr="006E6534" w:rsidDel="00421D68">
          <w:rPr>
            <w:rFonts w:cs="Times New Roman"/>
            <w:color w:val="000000" w:themeColor="text1"/>
            <w:rPrChange w:id="1928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90" w:author="N F" w:date="2023-12-05T03:09:00Z">
              <w:rPr>
                <w:rFonts w:cs="Times New Roman"/>
                <w:lang w:val="en-GB"/>
              </w:rPr>
            </w:rPrChange>
          </w:rPr>
          <w:delInstrText>measurable</w:delInstrText>
        </w:r>
        <w:r w:rsidR="00091E59" w:rsidRPr="006E6534" w:rsidDel="00421D68">
          <w:rPr>
            <w:rFonts w:cs="Times New Roman"/>
            <w:color w:val="000000" w:themeColor="text1"/>
            <w:rPrChange w:id="1929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92" w:author="N F" w:date="2023-12-05T03:09:00Z">
              <w:rPr>
                <w:rFonts w:cs="Times New Roman"/>
                <w:lang w:val="en-GB"/>
              </w:rPr>
            </w:rPrChange>
          </w:rPr>
          <w:delInstrText>and</w:delInstrText>
        </w:r>
        <w:r w:rsidR="00091E59" w:rsidRPr="006E6534" w:rsidDel="00421D68">
          <w:rPr>
            <w:rFonts w:cs="Times New Roman"/>
            <w:color w:val="000000" w:themeColor="text1"/>
            <w:rPrChange w:id="19293" w:author="N F" w:date="2023-12-05T03:09:00Z">
              <w:rPr>
                <w:rFonts w:cs="Times New Roman"/>
              </w:rPr>
            </w:rPrChange>
          </w:rPr>
          <w:delInstrText>/</w:delInstrText>
        </w:r>
        <w:r w:rsidR="00091E59" w:rsidRPr="006E6534" w:rsidDel="00421D68">
          <w:rPr>
            <w:rFonts w:cs="Times New Roman"/>
            <w:color w:val="000000" w:themeColor="text1"/>
            <w:lang w:val="en-GB"/>
            <w:rPrChange w:id="19294" w:author="N F" w:date="2023-12-05T03:09:00Z">
              <w:rPr>
                <w:rFonts w:cs="Times New Roman"/>
                <w:lang w:val="en-GB"/>
              </w:rPr>
            </w:rPrChange>
          </w:rPr>
          <w:delInstrText>or</w:delInstrText>
        </w:r>
        <w:r w:rsidR="00091E59" w:rsidRPr="006E6534" w:rsidDel="00421D68">
          <w:rPr>
            <w:rFonts w:cs="Times New Roman"/>
            <w:color w:val="000000" w:themeColor="text1"/>
            <w:rPrChange w:id="1929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96" w:author="N F" w:date="2023-12-05T03:09:00Z">
              <w:rPr>
                <w:rFonts w:cs="Times New Roman"/>
                <w:lang w:val="en-GB"/>
              </w:rPr>
            </w:rPrChange>
          </w:rPr>
          <w:delInstrText>nonmeasurable</w:delInstrText>
        </w:r>
        <w:r w:rsidR="00091E59" w:rsidRPr="006E6534" w:rsidDel="00421D68">
          <w:rPr>
            <w:rFonts w:cs="Times New Roman"/>
            <w:color w:val="000000" w:themeColor="text1"/>
            <w:rPrChange w:id="1929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298" w:author="N F" w:date="2023-12-05T03:09:00Z">
              <w:rPr>
                <w:rFonts w:cs="Times New Roman"/>
                <w:lang w:val="en-GB"/>
              </w:rPr>
            </w:rPrChange>
          </w:rPr>
          <w:delInstrText>CNS</w:delInstrText>
        </w:r>
        <w:r w:rsidR="00091E59" w:rsidRPr="006E6534" w:rsidDel="00421D68">
          <w:rPr>
            <w:rFonts w:cs="Times New Roman"/>
            <w:color w:val="000000" w:themeColor="text1"/>
            <w:rPrChange w:id="1929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300" w:author="N F" w:date="2023-12-05T03:09:00Z">
              <w:rPr>
                <w:rFonts w:cs="Times New Roman"/>
                <w:lang w:val="en-GB"/>
              </w:rPr>
            </w:rPrChange>
          </w:rPr>
          <w:delInstrText>lesions</w:delInstrText>
        </w:r>
        <w:r w:rsidR="00091E59" w:rsidRPr="006E6534" w:rsidDel="00421D68">
          <w:rPr>
            <w:rFonts w:cs="Times New Roman"/>
            <w:color w:val="000000" w:themeColor="text1"/>
            <w:rPrChange w:id="1930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302" w:author="N F" w:date="2023-12-05T03:09:00Z">
              <w:rPr>
                <w:rFonts w:cs="Times New Roman"/>
                <w:lang w:val="en-GB"/>
              </w:rPr>
            </w:rPrChange>
          </w:rPr>
          <w:delInstrText>including</w:delInstrText>
        </w:r>
        <w:r w:rsidR="00091E59" w:rsidRPr="006E6534" w:rsidDel="00421D68">
          <w:rPr>
            <w:rFonts w:cs="Times New Roman"/>
            <w:color w:val="000000" w:themeColor="text1"/>
            <w:rPrChange w:id="19303" w:author="N F" w:date="2023-12-05T03:09:00Z">
              <w:rPr>
                <w:rFonts w:cs="Times New Roman"/>
              </w:rPr>
            </w:rPrChange>
          </w:rPr>
          <w:delInstrText xml:space="preserve"> 46 </w:delInstrText>
        </w:r>
        <w:r w:rsidR="00091E59" w:rsidRPr="006E6534" w:rsidDel="00421D68">
          <w:rPr>
            <w:rFonts w:cs="Times New Roman"/>
            <w:color w:val="000000" w:themeColor="text1"/>
            <w:lang w:val="en-GB"/>
            <w:rPrChange w:id="19304" w:author="N F" w:date="2023-12-05T03:09:00Z">
              <w:rPr>
                <w:rFonts w:cs="Times New Roman"/>
                <w:lang w:val="en-GB"/>
              </w:rPr>
            </w:rPrChange>
          </w:rPr>
          <w:delInstrText>patients</w:delInstrText>
        </w:r>
        <w:r w:rsidR="00091E59" w:rsidRPr="006E6534" w:rsidDel="00421D68">
          <w:rPr>
            <w:rFonts w:cs="Times New Roman"/>
            <w:color w:val="000000" w:themeColor="text1"/>
            <w:rPrChange w:id="1930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306" w:author="N F" w:date="2023-12-05T03:09:00Z">
              <w:rPr>
                <w:rFonts w:cs="Times New Roman"/>
                <w:lang w:val="en-GB"/>
              </w:rPr>
            </w:rPrChange>
          </w:rPr>
          <w:delInstrText>with</w:delInstrText>
        </w:r>
        <w:r w:rsidR="00091E59" w:rsidRPr="006E6534" w:rsidDel="00421D68">
          <w:rPr>
            <w:rFonts w:cs="Times New Roman"/>
            <w:color w:val="000000" w:themeColor="text1"/>
            <w:rPrChange w:id="1930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308" w:author="N F" w:date="2023-12-05T03:09:00Z">
              <w:rPr>
                <w:rFonts w:cs="Times New Roman"/>
                <w:lang w:val="en-GB"/>
              </w:rPr>
            </w:rPrChange>
          </w:rPr>
          <w:delInstrText>measurable</w:delInstrText>
        </w:r>
        <w:r w:rsidR="00091E59" w:rsidRPr="006E6534" w:rsidDel="00421D68">
          <w:rPr>
            <w:rFonts w:cs="Times New Roman"/>
            <w:color w:val="000000" w:themeColor="text1"/>
            <w:rPrChange w:id="1930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310" w:author="N F" w:date="2023-12-05T03:09:00Z">
              <w:rPr>
                <w:rFonts w:cs="Times New Roman"/>
                <w:lang w:val="en-GB"/>
              </w:rPr>
            </w:rPrChange>
          </w:rPr>
          <w:delInstrText>CNS</w:delInstrText>
        </w:r>
        <w:r w:rsidR="00091E59" w:rsidRPr="006E6534" w:rsidDel="00421D68">
          <w:rPr>
            <w:rFonts w:cs="Times New Roman"/>
            <w:color w:val="000000" w:themeColor="text1"/>
            <w:rPrChange w:id="1931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312" w:author="N F" w:date="2023-12-05T03:09:00Z">
              <w:rPr>
                <w:rFonts w:cs="Times New Roman"/>
                <w:lang w:val="en-GB"/>
              </w:rPr>
            </w:rPrChange>
          </w:rPr>
          <w:delInstrText>lesions</w:delInstrText>
        </w:r>
        <w:r w:rsidR="00091E59" w:rsidRPr="006E6534" w:rsidDel="00421D68">
          <w:rPr>
            <w:rFonts w:cs="Times New Roman"/>
            <w:color w:val="000000" w:themeColor="text1"/>
            <w:rPrChange w:id="1931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314" w:author="N F" w:date="2023-12-05T03:09:00Z">
              <w:rPr>
                <w:rFonts w:cs="Times New Roman"/>
                <w:lang w:val="en-GB"/>
              </w:rPr>
            </w:rPrChange>
          </w:rPr>
          <w:delInstrText>At</w:delInstrText>
        </w:r>
        <w:r w:rsidR="00091E59" w:rsidRPr="006E6534" w:rsidDel="00421D68">
          <w:rPr>
            <w:rFonts w:cs="Times New Roman"/>
            <w:color w:val="000000" w:themeColor="text1"/>
            <w:rPrChange w:id="1931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316" w:author="N F" w:date="2023-12-05T03:09:00Z">
              <w:rPr>
                <w:rFonts w:cs="Times New Roman"/>
                <w:lang w:val="en-GB"/>
              </w:rPr>
            </w:rPrChange>
          </w:rPr>
          <w:delInstrText>data</w:delInstrText>
        </w:r>
        <w:r w:rsidR="00091E59" w:rsidRPr="006E6534" w:rsidDel="00421D68">
          <w:rPr>
            <w:rFonts w:cs="Times New Roman"/>
            <w:color w:val="000000" w:themeColor="text1"/>
            <w:rPrChange w:id="1931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318" w:author="N F" w:date="2023-12-05T03:09:00Z">
              <w:rPr>
                <w:rFonts w:cs="Times New Roman"/>
                <w:lang w:val="en-GB"/>
              </w:rPr>
            </w:rPrChange>
          </w:rPr>
          <w:delInstrText>cutoff</w:delInstrText>
        </w:r>
        <w:r w:rsidR="00091E59" w:rsidRPr="006E6534" w:rsidDel="00421D68">
          <w:rPr>
            <w:rFonts w:cs="Times New Roman"/>
            <w:color w:val="000000" w:themeColor="text1"/>
            <w:rPrChange w:id="1931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320" w:author="N F" w:date="2023-12-05T03:09:00Z">
              <w:rPr>
                <w:rFonts w:cs="Times New Roman"/>
                <w:lang w:val="en-GB"/>
              </w:rPr>
            </w:rPrChange>
          </w:rPr>
          <w:delInstrText>April</w:delInstrText>
        </w:r>
        <w:r w:rsidR="00091E59" w:rsidRPr="006E6534" w:rsidDel="00421D68">
          <w:rPr>
            <w:rFonts w:cs="Times New Roman"/>
            <w:color w:val="000000" w:themeColor="text1"/>
            <w:rPrChange w:id="19321" w:author="N F" w:date="2023-12-05T03:09:00Z">
              <w:rPr>
                <w:rFonts w:cs="Times New Roman"/>
              </w:rPr>
            </w:rPrChange>
          </w:rPr>
          <w:delInstrText xml:space="preserve"> 15, 2016), </w:delInstrText>
        </w:r>
        <w:r w:rsidR="00091E59" w:rsidRPr="006E6534" w:rsidDel="00421D68">
          <w:rPr>
            <w:rFonts w:cs="Times New Roman"/>
            <w:color w:val="000000" w:themeColor="text1"/>
            <w:lang w:val="en-GB"/>
            <w:rPrChange w:id="19322" w:author="N F" w:date="2023-12-05T03:09:00Z">
              <w:rPr>
                <w:rFonts w:cs="Times New Roman"/>
                <w:lang w:val="en-GB"/>
              </w:rPr>
            </w:rPrChange>
          </w:rPr>
          <w:delInstrText>CNS</w:delInstrText>
        </w:r>
        <w:r w:rsidR="00091E59" w:rsidRPr="006E6534" w:rsidDel="00421D68">
          <w:rPr>
            <w:rFonts w:cs="Times New Roman"/>
            <w:color w:val="000000" w:themeColor="text1"/>
            <w:rPrChange w:id="1932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324" w:author="N F" w:date="2023-12-05T03:09:00Z">
              <w:rPr>
                <w:rFonts w:cs="Times New Roman"/>
                <w:lang w:val="en-GB"/>
              </w:rPr>
            </w:rPrChange>
          </w:rPr>
          <w:delInstrText>ORR</w:delInstrText>
        </w:r>
        <w:r w:rsidR="00091E59" w:rsidRPr="006E6534" w:rsidDel="00421D68">
          <w:rPr>
            <w:rFonts w:cs="Times New Roman"/>
            <w:color w:val="000000" w:themeColor="text1"/>
            <w:rPrChange w:id="1932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326" w:author="N F" w:date="2023-12-05T03:09:00Z">
              <w:rPr>
                <w:rFonts w:cs="Times New Roman"/>
                <w:lang w:val="en-GB"/>
              </w:rPr>
            </w:rPrChange>
          </w:rPr>
          <w:delInstrText>in</w:delInstrText>
        </w:r>
        <w:r w:rsidR="00091E59" w:rsidRPr="006E6534" w:rsidDel="00421D68">
          <w:rPr>
            <w:rFonts w:cs="Times New Roman"/>
            <w:color w:val="000000" w:themeColor="text1"/>
            <w:rPrChange w:id="1932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328" w:author="N F" w:date="2023-12-05T03:09:00Z">
              <w:rPr>
                <w:rFonts w:cs="Times New Roman"/>
                <w:lang w:val="en-GB"/>
              </w:rPr>
            </w:rPrChange>
          </w:rPr>
          <w:delInstrText>patients</w:delInstrText>
        </w:r>
        <w:r w:rsidR="00091E59" w:rsidRPr="006E6534" w:rsidDel="00421D68">
          <w:rPr>
            <w:rFonts w:cs="Times New Roman"/>
            <w:color w:val="000000" w:themeColor="text1"/>
            <w:rPrChange w:id="1932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330" w:author="N F" w:date="2023-12-05T03:09:00Z">
              <w:rPr>
                <w:rFonts w:cs="Times New Roman"/>
                <w:lang w:val="en-GB"/>
              </w:rPr>
            </w:rPrChange>
          </w:rPr>
          <w:delInstrText>with</w:delInstrText>
        </w:r>
        <w:r w:rsidR="00091E59" w:rsidRPr="006E6534" w:rsidDel="00421D68">
          <w:rPr>
            <w:rFonts w:cs="Times New Roman"/>
            <w:color w:val="000000" w:themeColor="text1"/>
            <w:rPrChange w:id="1933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332" w:author="N F" w:date="2023-12-05T03:09:00Z">
              <w:rPr>
                <w:rFonts w:cs="Times New Roman"/>
                <w:lang w:val="en-GB"/>
              </w:rPr>
            </w:rPrChange>
          </w:rPr>
          <w:delInstrText>one</w:delInstrText>
        </w:r>
        <w:r w:rsidR="00091E59" w:rsidRPr="006E6534" w:rsidDel="00421D68">
          <w:rPr>
            <w:rFonts w:cs="Times New Roman"/>
            <w:color w:val="000000" w:themeColor="text1"/>
            <w:rPrChange w:id="1933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334" w:author="N F" w:date="2023-12-05T03:09:00Z">
              <w:rPr>
                <w:rFonts w:cs="Times New Roman"/>
                <w:lang w:val="en-GB"/>
              </w:rPr>
            </w:rPrChange>
          </w:rPr>
          <w:delInstrText>or</w:delInstrText>
        </w:r>
        <w:r w:rsidR="00091E59" w:rsidRPr="006E6534" w:rsidDel="00421D68">
          <w:rPr>
            <w:rFonts w:cs="Times New Roman"/>
            <w:color w:val="000000" w:themeColor="text1"/>
            <w:rPrChange w:id="1933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336" w:author="N F" w:date="2023-12-05T03:09:00Z">
              <w:rPr>
                <w:rFonts w:cs="Times New Roman"/>
                <w:lang w:val="en-GB"/>
              </w:rPr>
            </w:rPrChange>
          </w:rPr>
          <w:delInstrText>more</w:delInstrText>
        </w:r>
        <w:r w:rsidR="00091E59" w:rsidRPr="006E6534" w:rsidDel="00421D68">
          <w:rPr>
            <w:rFonts w:cs="Times New Roman"/>
            <w:color w:val="000000" w:themeColor="text1"/>
            <w:rPrChange w:id="1933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338" w:author="N F" w:date="2023-12-05T03:09:00Z">
              <w:rPr>
                <w:rFonts w:cs="Times New Roman"/>
                <w:lang w:val="en-GB"/>
              </w:rPr>
            </w:rPrChange>
          </w:rPr>
          <w:delInstrText>measurable</w:delInstrText>
        </w:r>
        <w:r w:rsidR="00091E59" w:rsidRPr="006E6534" w:rsidDel="00421D68">
          <w:rPr>
            <w:rFonts w:cs="Times New Roman"/>
            <w:color w:val="000000" w:themeColor="text1"/>
            <w:rPrChange w:id="1933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340" w:author="N F" w:date="2023-12-05T03:09:00Z">
              <w:rPr>
                <w:rFonts w:cs="Times New Roman"/>
                <w:lang w:val="en-GB"/>
              </w:rPr>
            </w:rPrChange>
          </w:rPr>
          <w:delInstrText>CNS</w:delInstrText>
        </w:r>
        <w:r w:rsidR="00091E59" w:rsidRPr="006E6534" w:rsidDel="00421D68">
          <w:rPr>
            <w:rFonts w:cs="Times New Roman"/>
            <w:color w:val="000000" w:themeColor="text1"/>
            <w:rPrChange w:id="1934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342" w:author="N F" w:date="2023-12-05T03:09:00Z">
              <w:rPr>
                <w:rFonts w:cs="Times New Roman"/>
                <w:lang w:val="en-GB"/>
              </w:rPr>
            </w:rPrChange>
          </w:rPr>
          <w:delInstrText>lesions</w:delInstrText>
        </w:r>
        <w:r w:rsidR="00091E59" w:rsidRPr="006E6534" w:rsidDel="00421D68">
          <w:rPr>
            <w:rFonts w:cs="Times New Roman"/>
            <w:color w:val="000000" w:themeColor="text1"/>
            <w:rPrChange w:id="1934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344" w:author="N F" w:date="2023-12-05T03:09:00Z">
              <w:rPr>
                <w:rFonts w:cs="Times New Roman"/>
                <w:lang w:val="en-GB"/>
              </w:rPr>
            </w:rPrChange>
          </w:rPr>
          <w:delInstrText>was</w:delInstrText>
        </w:r>
        <w:r w:rsidR="00091E59" w:rsidRPr="006E6534" w:rsidDel="00421D68">
          <w:rPr>
            <w:rFonts w:cs="Times New Roman"/>
            <w:color w:val="000000" w:themeColor="text1"/>
            <w:rPrChange w:id="19345" w:author="N F" w:date="2023-12-05T03:09:00Z">
              <w:rPr>
                <w:rFonts w:cs="Times New Roman"/>
              </w:rPr>
            </w:rPrChange>
          </w:rPr>
          <w:delInstrText xml:space="preserve"> 70% (21 </w:delInstrText>
        </w:r>
        <w:r w:rsidR="00091E59" w:rsidRPr="006E6534" w:rsidDel="00421D68">
          <w:rPr>
            <w:rFonts w:cs="Times New Roman"/>
            <w:color w:val="000000" w:themeColor="text1"/>
            <w:lang w:val="en-GB"/>
            <w:rPrChange w:id="19346" w:author="N F" w:date="2023-12-05T03:09:00Z">
              <w:rPr>
                <w:rFonts w:cs="Times New Roman"/>
                <w:lang w:val="en-GB"/>
              </w:rPr>
            </w:rPrChange>
          </w:rPr>
          <w:delInstrText>of</w:delInstrText>
        </w:r>
        <w:r w:rsidR="00091E59" w:rsidRPr="006E6534" w:rsidDel="00421D68">
          <w:rPr>
            <w:rFonts w:cs="Times New Roman"/>
            <w:color w:val="000000" w:themeColor="text1"/>
            <w:rPrChange w:id="19347" w:author="N F" w:date="2023-12-05T03:09:00Z">
              <w:rPr>
                <w:rFonts w:cs="Times New Roman"/>
              </w:rPr>
            </w:rPrChange>
          </w:rPr>
          <w:delInstrText xml:space="preserve"> 30; 95% </w:delInstrText>
        </w:r>
        <w:r w:rsidR="00091E59" w:rsidRPr="006E6534" w:rsidDel="00421D68">
          <w:rPr>
            <w:rFonts w:cs="Times New Roman"/>
            <w:color w:val="000000" w:themeColor="text1"/>
            <w:lang w:val="en-GB"/>
            <w:rPrChange w:id="19348" w:author="N F" w:date="2023-12-05T03:09:00Z">
              <w:rPr>
                <w:rFonts w:cs="Times New Roman"/>
                <w:lang w:val="en-GB"/>
              </w:rPr>
            </w:rPrChange>
          </w:rPr>
          <w:delInstrText>CI</w:delInstrText>
        </w:r>
        <w:r w:rsidR="00091E59" w:rsidRPr="006E6534" w:rsidDel="00421D68">
          <w:rPr>
            <w:rFonts w:cs="Times New Roman"/>
            <w:color w:val="000000" w:themeColor="text1"/>
            <w:rPrChange w:id="19349" w:author="N F" w:date="2023-12-05T03:09:00Z">
              <w:rPr>
                <w:rFonts w:cs="Times New Roman"/>
              </w:rPr>
            </w:rPrChange>
          </w:rPr>
          <w:delInstrText xml:space="preserve">, 51% </w:delInstrText>
        </w:r>
        <w:r w:rsidR="00091E59" w:rsidRPr="006E6534" w:rsidDel="00421D68">
          <w:rPr>
            <w:rFonts w:cs="Times New Roman"/>
            <w:color w:val="000000" w:themeColor="text1"/>
            <w:lang w:val="en-GB"/>
            <w:rPrChange w:id="19350" w:author="N F" w:date="2023-12-05T03:09:00Z">
              <w:rPr>
                <w:rFonts w:cs="Times New Roman"/>
                <w:lang w:val="en-GB"/>
              </w:rPr>
            </w:rPrChange>
          </w:rPr>
          <w:delInstrText>to</w:delInstrText>
        </w:r>
        <w:r w:rsidR="00091E59" w:rsidRPr="006E6534" w:rsidDel="00421D68">
          <w:rPr>
            <w:rFonts w:cs="Times New Roman"/>
            <w:color w:val="000000" w:themeColor="text1"/>
            <w:rPrChange w:id="19351" w:author="N F" w:date="2023-12-05T03:09:00Z">
              <w:rPr>
                <w:rFonts w:cs="Times New Roman"/>
              </w:rPr>
            </w:rPrChange>
          </w:rPr>
          <w:delInstrText xml:space="preserve"> 85%) </w:delInstrText>
        </w:r>
        <w:r w:rsidR="00091E59" w:rsidRPr="006E6534" w:rsidDel="00421D68">
          <w:rPr>
            <w:rFonts w:cs="Times New Roman"/>
            <w:color w:val="000000" w:themeColor="text1"/>
            <w:lang w:val="en-GB"/>
            <w:rPrChange w:id="19352" w:author="N F" w:date="2023-12-05T03:09:00Z">
              <w:rPr>
                <w:rFonts w:cs="Times New Roman"/>
                <w:lang w:val="en-GB"/>
              </w:rPr>
            </w:rPrChange>
          </w:rPr>
          <w:delInstrText>with</w:delInstrText>
        </w:r>
        <w:r w:rsidR="00091E59" w:rsidRPr="006E6534" w:rsidDel="00421D68">
          <w:rPr>
            <w:rFonts w:cs="Times New Roman"/>
            <w:color w:val="000000" w:themeColor="text1"/>
            <w:rPrChange w:id="1935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354" w:author="N F" w:date="2023-12-05T03:09:00Z">
              <w:rPr>
                <w:rFonts w:cs="Times New Roman"/>
                <w:lang w:val="en-GB"/>
              </w:rPr>
            </w:rPrChange>
          </w:rPr>
          <w:delInstrText>osimertinib</w:delInstrText>
        </w:r>
        <w:r w:rsidR="00091E59" w:rsidRPr="006E6534" w:rsidDel="00421D68">
          <w:rPr>
            <w:rFonts w:cs="Times New Roman"/>
            <w:color w:val="000000" w:themeColor="text1"/>
            <w:rPrChange w:id="1935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356" w:author="N F" w:date="2023-12-05T03:09:00Z">
              <w:rPr>
                <w:rFonts w:cs="Times New Roman"/>
                <w:lang w:val="en-GB"/>
              </w:rPr>
            </w:rPrChange>
          </w:rPr>
          <w:delInstrText>and</w:delInstrText>
        </w:r>
        <w:r w:rsidR="00091E59" w:rsidRPr="006E6534" w:rsidDel="00421D68">
          <w:rPr>
            <w:rFonts w:cs="Times New Roman"/>
            <w:color w:val="000000" w:themeColor="text1"/>
            <w:rPrChange w:id="19357" w:author="N F" w:date="2023-12-05T03:09:00Z">
              <w:rPr>
                <w:rFonts w:cs="Times New Roman"/>
              </w:rPr>
            </w:rPrChange>
          </w:rPr>
          <w:delInstrText xml:space="preserve"> 31% (5 </w:delInstrText>
        </w:r>
        <w:r w:rsidR="00091E59" w:rsidRPr="006E6534" w:rsidDel="00421D68">
          <w:rPr>
            <w:rFonts w:cs="Times New Roman"/>
            <w:color w:val="000000" w:themeColor="text1"/>
            <w:lang w:val="en-GB"/>
            <w:rPrChange w:id="19358" w:author="N F" w:date="2023-12-05T03:09:00Z">
              <w:rPr>
                <w:rFonts w:cs="Times New Roman"/>
                <w:lang w:val="en-GB"/>
              </w:rPr>
            </w:rPrChange>
          </w:rPr>
          <w:delInstrText>of</w:delInstrText>
        </w:r>
        <w:r w:rsidR="00091E59" w:rsidRPr="006E6534" w:rsidDel="00421D68">
          <w:rPr>
            <w:rFonts w:cs="Times New Roman"/>
            <w:color w:val="000000" w:themeColor="text1"/>
            <w:rPrChange w:id="19359" w:author="N F" w:date="2023-12-05T03:09:00Z">
              <w:rPr>
                <w:rFonts w:cs="Times New Roman"/>
              </w:rPr>
            </w:rPrChange>
          </w:rPr>
          <w:delInstrText xml:space="preserve"> 16; 95% </w:delInstrText>
        </w:r>
        <w:r w:rsidR="00091E59" w:rsidRPr="006E6534" w:rsidDel="00421D68">
          <w:rPr>
            <w:rFonts w:cs="Times New Roman"/>
            <w:color w:val="000000" w:themeColor="text1"/>
            <w:lang w:val="en-GB"/>
            <w:rPrChange w:id="19360" w:author="N F" w:date="2023-12-05T03:09:00Z">
              <w:rPr>
                <w:rFonts w:cs="Times New Roman"/>
                <w:lang w:val="en-GB"/>
              </w:rPr>
            </w:rPrChange>
          </w:rPr>
          <w:delInstrText>CI</w:delInstrText>
        </w:r>
        <w:r w:rsidR="00091E59" w:rsidRPr="006E6534" w:rsidDel="00421D68">
          <w:rPr>
            <w:rFonts w:cs="Times New Roman"/>
            <w:color w:val="000000" w:themeColor="text1"/>
            <w:rPrChange w:id="19361" w:author="N F" w:date="2023-12-05T03:09:00Z">
              <w:rPr>
                <w:rFonts w:cs="Times New Roman"/>
              </w:rPr>
            </w:rPrChange>
          </w:rPr>
          <w:delInstrText xml:space="preserve">, 11% </w:delInstrText>
        </w:r>
        <w:r w:rsidR="00091E59" w:rsidRPr="006E6534" w:rsidDel="00421D68">
          <w:rPr>
            <w:rFonts w:cs="Times New Roman"/>
            <w:color w:val="000000" w:themeColor="text1"/>
            <w:lang w:val="en-GB"/>
            <w:rPrChange w:id="19362" w:author="N F" w:date="2023-12-05T03:09:00Z">
              <w:rPr>
                <w:rFonts w:cs="Times New Roman"/>
                <w:lang w:val="en-GB"/>
              </w:rPr>
            </w:rPrChange>
          </w:rPr>
          <w:delInstrText>to</w:delInstrText>
        </w:r>
        <w:r w:rsidR="00091E59" w:rsidRPr="006E6534" w:rsidDel="00421D68">
          <w:rPr>
            <w:rFonts w:cs="Times New Roman"/>
            <w:color w:val="000000" w:themeColor="text1"/>
            <w:rPrChange w:id="19363" w:author="N F" w:date="2023-12-05T03:09:00Z">
              <w:rPr>
                <w:rFonts w:cs="Times New Roman"/>
              </w:rPr>
            </w:rPrChange>
          </w:rPr>
          <w:delInstrText xml:space="preserve"> 59%) </w:delInstrText>
        </w:r>
        <w:r w:rsidR="00091E59" w:rsidRPr="006E6534" w:rsidDel="00421D68">
          <w:rPr>
            <w:rFonts w:cs="Times New Roman"/>
            <w:color w:val="000000" w:themeColor="text1"/>
            <w:lang w:val="en-GB"/>
            <w:rPrChange w:id="19364" w:author="N F" w:date="2023-12-05T03:09:00Z">
              <w:rPr>
                <w:rFonts w:cs="Times New Roman"/>
                <w:lang w:val="en-GB"/>
              </w:rPr>
            </w:rPrChange>
          </w:rPr>
          <w:delInstrText>with</w:delInstrText>
        </w:r>
        <w:r w:rsidR="00091E59" w:rsidRPr="006E6534" w:rsidDel="00421D68">
          <w:rPr>
            <w:rFonts w:cs="Times New Roman"/>
            <w:color w:val="000000" w:themeColor="text1"/>
            <w:rPrChange w:id="1936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366" w:author="N F" w:date="2023-12-05T03:09:00Z">
              <w:rPr>
                <w:rFonts w:cs="Times New Roman"/>
                <w:lang w:val="en-GB"/>
              </w:rPr>
            </w:rPrChange>
          </w:rPr>
          <w:delInstrText>platinum</w:delInstrText>
        </w:r>
        <w:r w:rsidR="00091E59" w:rsidRPr="006E6534" w:rsidDel="00421D68">
          <w:rPr>
            <w:rFonts w:cs="Times New Roman"/>
            <w:color w:val="000000" w:themeColor="text1"/>
            <w:rPrChange w:id="19367" w:author="N F" w:date="2023-12-05T03:09:00Z">
              <w:rPr>
                <w:rFonts w:cs="Times New Roman"/>
              </w:rPr>
            </w:rPrChange>
          </w:rPr>
          <w:delInstrText>-</w:delInstrText>
        </w:r>
        <w:r w:rsidR="00091E59" w:rsidRPr="006E6534" w:rsidDel="00421D68">
          <w:rPr>
            <w:rFonts w:cs="Times New Roman"/>
            <w:color w:val="000000" w:themeColor="text1"/>
            <w:lang w:val="en-GB"/>
            <w:rPrChange w:id="19368" w:author="N F" w:date="2023-12-05T03:09:00Z">
              <w:rPr>
                <w:rFonts w:cs="Times New Roman"/>
                <w:lang w:val="en-GB"/>
              </w:rPr>
            </w:rPrChange>
          </w:rPr>
          <w:delInstrText>pemetrexed</w:delInstrText>
        </w:r>
        <w:r w:rsidR="00091E59" w:rsidRPr="006E6534" w:rsidDel="00421D68">
          <w:rPr>
            <w:rFonts w:cs="Times New Roman"/>
            <w:color w:val="000000" w:themeColor="text1"/>
            <w:rPrChange w:id="1936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370" w:author="N F" w:date="2023-12-05T03:09:00Z">
              <w:rPr>
                <w:rFonts w:cs="Times New Roman"/>
                <w:lang w:val="en-GB"/>
              </w:rPr>
            </w:rPrChange>
          </w:rPr>
          <w:delInstrText>odds</w:delInstrText>
        </w:r>
        <w:r w:rsidR="00091E59" w:rsidRPr="006E6534" w:rsidDel="00421D68">
          <w:rPr>
            <w:rFonts w:cs="Times New Roman"/>
            <w:color w:val="000000" w:themeColor="text1"/>
            <w:rPrChange w:id="1937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372" w:author="N F" w:date="2023-12-05T03:09:00Z">
              <w:rPr>
                <w:rFonts w:cs="Times New Roman"/>
                <w:lang w:val="en-GB"/>
              </w:rPr>
            </w:rPrChange>
          </w:rPr>
          <w:delInstrText>ratio</w:delInstrText>
        </w:r>
        <w:r w:rsidR="00091E59" w:rsidRPr="006E6534" w:rsidDel="00421D68">
          <w:rPr>
            <w:rFonts w:cs="Times New Roman"/>
            <w:color w:val="000000" w:themeColor="text1"/>
            <w:rPrChange w:id="19373" w:author="N F" w:date="2023-12-05T03:09:00Z">
              <w:rPr>
                <w:rFonts w:cs="Times New Roman"/>
              </w:rPr>
            </w:rPrChange>
          </w:rPr>
          <w:delInstrText xml:space="preserve">, 5.13; 95% </w:delInstrText>
        </w:r>
        <w:r w:rsidR="00091E59" w:rsidRPr="006E6534" w:rsidDel="00421D68">
          <w:rPr>
            <w:rFonts w:cs="Times New Roman"/>
            <w:color w:val="000000" w:themeColor="text1"/>
            <w:lang w:val="en-GB"/>
            <w:rPrChange w:id="19374" w:author="N F" w:date="2023-12-05T03:09:00Z">
              <w:rPr>
                <w:rFonts w:cs="Times New Roman"/>
                <w:lang w:val="en-GB"/>
              </w:rPr>
            </w:rPrChange>
          </w:rPr>
          <w:delInstrText>CI</w:delInstrText>
        </w:r>
        <w:r w:rsidR="00091E59" w:rsidRPr="006E6534" w:rsidDel="00421D68">
          <w:rPr>
            <w:rFonts w:cs="Times New Roman"/>
            <w:color w:val="000000" w:themeColor="text1"/>
            <w:rPrChange w:id="19375" w:author="N F" w:date="2023-12-05T03:09:00Z">
              <w:rPr>
                <w:rFonts w:cs="Times New Roman"/>
              </w:rPr>
            </w:rPrChange>
          </w:rPr>
          <w:delInstrText xml:space="preserve">, 1.44 </w:delInstrText>
        </w:r>
        <w:r w:rsidR="00091E59" w:rsidRPr="006E6534" w:rsidDel="00421D68">
          <w:rPr>
            <w:rFonts w:cs="Times New Roman"/>
            <w:color w:val="000000" w:themeColor="text1"/>
            <w:lang w:val="en-GB"/>
            <w:rPrChange w:id="19376" w:author="N F" w:date="2023-12-05T03:09:00Z">
              <w:rPr>
                <w:rFonts w:cs="Times New Roman"/>
                <w:lang w:val="en-GB"/>
              </w:rPr>
            </w:rPrChange>
          </w:rPr>
          <w:delInstrText>to</w:delInstrText>
        </w:r>
        <w:r w:rsidR="00091E59" w:rsidRPr="006E6534" w:rsidDel="00421D68">
          <w:rPr>
            <w:rFonts w:cs="Times New Roman"/>
            <w:color w:val="000000" w:themeColor="text1"/>
            <w:rPrChange w:id="19377" w:author="N F" w:date="2023-12-05T03:09:00Z">
              <w:rPr>
                <w:rFonts w:cs="Times New Roman"/>
              </w:rPr>
            </w:rPrChange>
          </w:rPr>
          <w:delInstrText xml:space="preserve"> 20.64; </w:delInstrText>
        </w:r>
        <w:r w:rsidR="00091E59" w:rsidRPr="006E6534" w:rsidDel="00421D68">
          <w:rPr>
            <w:rFonts w:cs="Times New Roman"/>
            <w:color w:val="000000" w:themeColor="text1"/>
            <w:lang w:val="en-GB"/>
            <w:rPrChange w:id="19378" w:author="N F" w:date="2023-12-05T03:09:00Z">
              <w:rPr>
                <w:rFonts w:cs="Times New Roman"/>
                <w:lang w:val="en-GB"/>
              </w:rPr>
            </w:rPrChange>
          </w:rPr>
          <w:delInstrText>P</w:delInstrText>
        </w:r>
        <w:r w:rsidR="00091E59" w:rsidRPr="006E6534" w:rsidDel="00421D68">
          <w:rPr>
            <w:rFonts w:cs="Times New Roman"/>
            <w:color w:val="000000" w:themeColor="text1"/>
            <w:rPrChange w:id="19379" w:author="N F" w:date="2023-12-05T03:09:00Z">
              <w:rPr>
                <w:rFonts w:cs="Times New Roman"/>
              </w:rPr>
            </w:rPrChange>
          </w:rPr>
          <w:delInstrText xml:space="preserve"> = .015); </w:delInstrText>
        </w:r>
        <w:r w:rsidR="00091E59" w:rsidRPr="006E6534" w:rsidDel="00421D68">
          <w:rPr>
            <w:rFonts w:cs="Times New Roman"/>
            <w:color w:val="000000" w:themeColor="text1"/>
            <w:lang w:val="en-GB"/>
            <w:rPrChange w:id="19380" w:author="N F" w:date="2023-12-05T03:09:00Z">
              <w:rPr>
                <w:rFonts w:cs="Times New Roman"/>
                <w:lang w:val="en-GB"/>
              </w:rPr>
            </w:rPrChange>
          </w:rPr>
          <w:delInstrText>the</w:delInstrText>
        </w:r>
        <w:r w:rsidR="00091E59" w:rsidRPr="006E6534" w:rsidDel="00421D68">
          <w:rPr>
            <w:rFonts w:cs="Times New Roman"/>
            <w:color w:val="000000" w:themeColor="text1"/>
            <w:rPrChange w:id="1938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382" w:author="N F" w:date="2023-12-05T03:09:00Z">
              <w:rPr>
                <w:rFonts w:cs="Times New Roman"/>
                <w:lang w:val="en-GB"/>
              </w:rPr>
            </w:rPrChange>
          </w:rPr>
          <w:delInstrText>ORR</w:delInstrText>
        </w:r>
        <w:r w:rsidR="00091E59" w:rsidRPr="006E6534" w:rsidDel="00421D68">
          <w:rPr>
            <w:rFonts w:cs="Times New Roman"/>
            <w:color w:val="000000" w:themeColor="text1"/>
            <w:rPrChange w:id="1938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384" w:author="N F" w:date="2023-12-05T03:09:00Z">
              <w:rPr>
                <w:rFonts w:cs="Times New Roman"/>
                <w:lang w:val="en-GB"/>
              </w:rPr>
            </w:rPrChange>
          </w:rPr>
          <w:delInstrText>was</w:delInstrText>
        </w:r>
        <w:r w:rsidR="00091E59" w:rsidRPr="006E6534" w:rsidDel="00421D68">
          <w:rPr>
            <w:rFonts w:cs="Times New Roman"/>
            <w:color w:val="000000" w:themeColor="text1"/>
            <w:rPrChange w:id="19385" w:author="N F" w:date="2023-12-05T03:09:00Z">
              <w:rPr>
                <w:rFonts w:cs="Times New Roman"/>
              </w:rPr>
            </w:rPrChange>
          </w:rPr>
          <w:delInstrText xml:space="preserve"> 40% (30 </w:delInstrText>
        </w:r>
        <w:r w:rsidR="00091E59" w:rsidRPr="006E6534" w:rsidDel="00421D68">
          <w:rPr>
            <w:rFonts w:cs="Times New Roman"/>
            <w:color w:val="000000" w:themeColor="text1"/>
            <w:lang w:val="en-GB"/>
            <w:rPrChange w:id="19386" w:author="N F" w:date="2023-12-05T03:09:00Z">
              <w:rPr>
                <w:rFonts w:cs="Times New Roman"/>
                <w:lang w:val="en-GB"/>
              </w:rPr>
            </w:rPrChange>
          </w:rPr>
          <w:delInstrText>of</w:delInstrText>
        </w:r>
        <w:r w:rsidR="00091E59" w:rsidRPr="006E6534" w:rsidDel="00421D68">
          <w:rPr>
            <w:rFonts w:cs="Times New Roman"/>
            <w:color w:val="000000" w:themeColor="text1"/>
            <w:rPrChange w:id="19387" w:author="N F" w:date="2023-12-05T03:09:00Z">
              <w:rPr>
                <w:rFonts w:cs="Times New Roman"/>
              </w:rPr>
            </w:rPrChange>
          </w:rPr>
          <w:delInstrText xml:space="preserve"> 75; 95% </w:delInstrText>
        </w:r>
        <w:r w:rsidR="00091E59" w:rsidRPr="006E6534" w:rsidDel="00421D68">
          <w:rPr>
            <w:rFonts w:cs="Times New Roman"/>
            <w:color w:val="000000" w:themeColor="text1"/>
            <w:lang w:val="en-GB"/>
            <w:rPrChange w:id="19388" w:author="N F" w:date="2023-12-05T03:09:00Z">
              <w:rPr>
                <w:rFonts w:cs="Times New Roman"/>
                <w:lang w:val="en-GB"/>
              </w:rPr>
            </w:rPrChange>
          </w:rPr>
          <w:delInstrText>CI</w:delInstrText>
        </w:r>
        <w:r w:rsidR="00091E59" w:rsidRPr="006E6534" w:rsidDel="00421D68">
          <w:rPr>
            <w:rFonts w:cs="Times New Roman"/>
            <w:color w:val="000000" w:themeColor="text1"/>
            <w:rPrChange w:id="19389" w:author="N F" w:date="2023-12-05T03:09:00Z">
              <w:rPr>
                <w:rFonts w:cs="Times New Roman"/>
              </w:rPr>
            </w:rPrChange>
          </w:rPr>
          <w:delInstrText xml:space="preserve">, 29% </w:delInstrText>
        </w:r>
        <w:r w:rsidR="00091E59" w:rsidRPr="006E6534" w:rsidDel="00421D68">
          <w:rPr>
            <w:rFonts w:cs="Times New Roman"/>
            <w:color w:val="000000" w:themeColor="text1"/>
            <w:lang w:val="en-GB"/>
            <w:rPrChange w:id="19390" w:author="N F" w:date="2023-12-05T03:09:00Z">
              <w:rPr>
                <w:rFonts w:cs="Times New Roman"/>
                <w:lang w:val="en-GB"/>
              </w:rPr>
            </w:rPrChange>
          </w:rPr>
          <w:delInstrText>to</w:delInstrText>
        </w:r>
        <w:r w:rsidR="00091E59" w:rsidRPr="006E6534" w:rsidDel="00421D68">
          <w:rPr>
            <w:rFonts w:cs="Times New Roman"/>
            <w:color w:val="000000" w:themeColor="text1"/>
            <w:rPrChange w:id="19391" w:author="N F" w:date="2023-12-05T03:09:00Z">
              <w:rPr>
                <w:rFonts w:cs="Times New Roman"/>
              </w:rPr>
            </w:rPrChange>
          </w:rPr>
          <w:delInstrText xml:space="preserve"> 52%) </w:delInstrText>
        </w:r>
        <w:r w:rsidR="00091E59" w:rsidRPr="006E6534" w:rsidDel="00421D68">
          <w:rPr>
            <w:rFonts w:cs="Times New Roman"/>
            <w:color w:val="000000" w:themeColor="text1"/>
            <w:lang w:val="en-GB"/>
            <w:rPrChange w:id="19392" w:author="N F" w:date="2023-12-05T03:09:00Z">
              <w:rPr>
                <w:rFonts w:cs="Times New Roman"/>
                <w:lang w:val="en-GB"/>
              </w:rPr>
            </w:rPrChange>
          </w:rPr>
          <w:delInstrText>and</w:delInstrText>
        </w:r>
        <w:r w:rsidR="00091E59" w:rsidRPr="006E6534" w:rsidDel="00421D68">
          <w:rPr>
            <w:rFonts w:cs="Times New Roman"/>
            <w:color w:val="000000" w:themeColor="text1"/>
            <w:rPrChange w:id="19393" w:author="N F" w:date="2023-12-05T03:09:00Z">
              <w:rPr>
                <w:rFonts w:cs="Times New Roman"/>
              </w:rPr>
            </w:rPrChange>
          </w:rPr>
          <w:delInstrText xml:space="preserve"> 17% (7 </w:delInstrText>
        </w:r>
        <w:r w:rsidR="00091E59" w:rsidRPr="006E6534" w:rsidDel="00421D68">
          <w:rPr>
            <w:rFonts w:cs="Times New Roman"/>
            <w:color w:val="000000" w:themeColor="text1"/>
            <w:lang w:val="en-GB"/>
            <w:rPrChange w:id="19394" w:author="N F" w:date="2023-12-05T03:09:00Z">
              <w:rPr>
                <w:rFonts w:cs="Times New Roman"/>
                <w:lang w:val="en-GB"/>
              </w:rPr>
            </w:rPrChange>
          </w:rPr>
          <w:delInstrText>of</w:delInstrText>
        </w:r>
        <w:r w:rsidR="00091E59" w:rsidRPr="006E6534" w:rsidDel="00421D68">
          <w:rPr>
            <w:rFonts w:cs="Times New Roman"/>
            <w:color w:val="000000" w:themeColor="text1"/>
            <w:rPrChange w:id="19395" w:author="N F" w:date="2023-12-05T03:09:00Z">
              <w:rPr>
                <w:rFonts w:cs="Times New Roman"/>
              </w:rPr>
            </w:rPrChange>
          </w:rPr>
          <w:delInstrText xml:space="preserve"> 41; 95% </w:delInstrText>
        </w:r>
        <w:r w:rsidR="00091E59" w:rsidRPr="006E6534" w:rsidDel="00421D68">
          <w:rPr>
            <w:rFonts w:cs="Times New Roman"/>
            <w:color w:val="000000" w:themeColor="text1"/>
            <w:lang w:val="en-GB"/>
            <w:rPrChange w:id="19396" w:author="N F" w:date="2023-12-05T03:09:00Z">
              <w:rPr>
                <w:rFonts w:cs="Times New Roman"/>
                <w:lang w:val="en-GB"/>
              </w:rPr>
            </w:rPrChange>
          </w:rPr>
          <w:delInstrText>CI</w:delInstrText>
        </w:r>
        <w:r w:rsidR="00091E59" w:rsidRPr="006E6534" w:rsidDel="00421D68">
          <w:rPr>
            <w:rFonts w:cs="Times New Roman"/>
            <w:color w:val="000000" w:themeColor="text1"/>
            <w:rPrChange w:id="19397" w:author="N F" w:date="2023-12-05T03:09:00Z">
              <w:rPr>
                <w:rFonts w:cs="Times New Roman"/>
              </w:rPr>
            </w:rPrChange>
          </w:rPr>
          <w:delInstrText xml:space="preserve">, 7% </w:delInstrText>
        </w:r>
        <w:r w:rsidR="00091E59" w:rsidRPr="006E6534" w:rsidDel="00421D68">
          <w:rPr>
            <w:rFonts w:cs="Times New Roman"/>
            <w:color w:val="000000" w:themeColor="text1"/>
            <w:lang w:val="en-GB"/>
            <w:rPrChange w:id="19398" w:author="N F" w:date="2023-12-05T03:09:00Z">
              <w:rPr>
                <w:rFonts w:cs="Times New Roman"/>
                <w:lang w:val="en-GB"/>
              </w:rPr>
            </w:rPrChange>
          </w:rPr>
          <w:delInstrText>to</w:delInstrText>
        </w:r>
        <w:r w:rsidR="00091E59" w:rsidRPr="006E6534" w:rsidDel="00421D68">
          <w:rPr>
            <w:rFonts w:cs="Times New Roman"/>
            <w:color w:val="000000" w:themeColor="text1"/>
            <w:rPrChange w:id="19399" w:author="N F" w:date="2023-12-05T03:09:00Z">
              <w:rPr>
                <w:rFonts w:cs="Times New Roman"/>
              </w:rPr>
            </w:rPrChange>
          </w:rPr>
          <w:delInstrText xml:space="preserve"> 32%), </w:delInstrText>
        </w:r>
        <w:r w:rsidR="00091E59" w:rsidRPr="006E6534" w:rsidDel="00421D68">
          <w:rPr>
            <w:rFonts w:cs="Times New Roman"/>
            <w:color w:val="000000" w:themeColor="text1"/>
            <w:lang w:val="en-GB"/>
            <w:rPrChange w:id="19400" w:author="N F" w:date="2023-12-05T03:09:00Z">
              <w:rPr>
                <w:rFonts w:cs="Times New Roman"/>
                <w:lang w:val="en-GB"/>
              </w:rPr>
            </w:rPrChange>
          </w:rPr>
          <w:delInstrText>respectively</w:delInstrText>
        </w:r>
        <w:r w:rsidR="00091E59" w:rsidRPr="006E6534" w:rsidDel="00421D68">
          <w:rPr>
            <w:rFonts w:cs="Times New Roman"/>
            <w:color w:val="000000" w:themeColor="text1"/>
            <w:rPrChange w:id="1940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402" w:author="N F" w:date="2023-12-05T03:09:00Z">
              <w:rPr>
                <w:rFonts w:cs="Times New Roman"/>
                <w:lang w:val="en-GB"/>
              </w:rPr>
            </w:rPrChange>
          </w:rPr>
          <w:delInstrText>in</w:delInstrText>
        </w:r>
        <w:r w:rsidR="00091E59" w:rsidRPr="006E6534" w:rsidDel="00421D68">
          <w:rPr>
            <w:rFonts w:cs="Times New Roman"/>
            <w:color w:val="000000" w:themeColor="text1"/>
            <w:rPrChange w:id="1940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404" w:author="N F" w:date="2023-12-05T03:09:00Z">
              <w:rPr>
                <w:rFonts w:cs="Times New Roman"/>
                <w:lang w:val="en-GB"/>
              </w:rPr>
            </w:rPrChange>
          </w:rPr>
          <w:delInstrText>patients</w:delInstrText>
        </w:r>
        <w:r w:rsidR="00091E59" w:rsidRPr="006E6534" w:rsidDel="00421D68">
          <w:rPr>
            <w:rFonts w:cs="Times New Roman"/>
            <w:color w:val="000000" w:themeColor="text1"/>
            <w:rPrChange w:id="1940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406" w:author="N F" w:date="2023-12-05T03:09:00Z">
              <w:rPr>
                <w:rFonts w:cs="Times New Roman"/>
                <w:lang w:val="en-GB"/>
              </w:rPr>
            </w:rPrChange>
          </w:rPr>
          <w:delInstrText>with</w:delInstrText>
        </w:r>
        <w:r w:rsidR="00091E59" w:rsidRPr="006E6534" w:rsidDel="00421D68">
          <w:rPr>
            <w:rFonts w:cs="Times New Roman"/>
            <w:color w:val="000000" w:themeColor="text1"/>
            <w:rPrChange w:id="1940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408" w:author="N F" w:date="2023-12-05T03:09:00Z">
              <w:rPr>
                <w:rFonts w:cs="Times New Roman"/>
                <w:lang w:val="en-GB"/>
              </w:rPr>
            </w:rPrChange>
          </w:rPr>
          <w:delInstrText>measurable</w:delInstrText>
        </w:r>
        <w:r w:rsidR="00091E59" w:rsidRPr="006E6534" w:rsidDel="00421D68">
          <w:rPr>
            <w:rFonts w:cs="Times New Roman"/>
            <w:color w:val="000000" w:themeColor="text1"/>
            <w:rPrChange w:id="1940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410" w:author="N F" w:date="2023-12-05T03:09:00Z">
              <w:rPr>
                <w:rFonts w:cs="Times New Roman"/>
                <w:lang w:val="en-GB"/>
              </w:rPr>
            </w:rPrChange>
          </w:rPr>
          <w:delInstrText>and</w:delInstrText>
        </w:r>
        <w:r w:rsidR="00091E59" w:rsidRPr="006E6534" w:rsidDel="00421D68">
          <w:rPr>
            <w:rFonts w:cs="Times New Roman"/>
            <w:color w:val="000000" w:themeColor="text1"/>
            <w:rPrChange w:id="19411" w:author="N F" w:date="2023-12-05T03:09:00Z">
              <w:rPr>
                <w:rFonts w:cs="Times New Roman"/>
              </w:rPr>
            </w:rPrChange>
          </w:rPr>
          <w:delInstrText>/</w:delInstrText>
        </w:r>
        <w:r w:rsidR="00091E59" w:rsidRPr="006E6534" w:rsidDel="00421D68">
          <w:rPr>
            <w:rFonts w:cs="Times New Roman"/>
            <w:color w:val="000000" w:themeColor="text1"/>
            <w:lang w:val="en-GB"/>
            <w:rPrChange w:id="19412" w:author="N F" w:date="2023-12-05T03:09:00Z">
              <w:rPr>
                <w:rFonts w:cs="Times New Roman"/>
                <w:lang w:val="en-GB"/>
              </w:rPr>
            </w:rPrChange>
          </w:rPr>
          <w:delInstrText>or</w:delInstrText>
        </w:r>
        <w:r w:rsidR="00091E59" w:rsidRPr="006E6534" w:rsidDel="00421D68">
          <w:rPr>
            <w:rFonts w:cs="Times New Roman"/>
            <w:color w:val="000000" w:themeColor="text1"/>
            <w:rPrChange w:id="1941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414" w:author="N F" w:date="2023-12-05T03:09:00Z">
              <w:rPr>
                <w:rFonts w:cs="Times New Roman"/>
                <w:lang w:val="en-GB"/>
              </w:rPr>
            </w:rPrChange>
          </w:rPr>
          <w:delInstrText>nonmeasurable</w:delInstrText>
        </w:r>
        <w:r w:rsidR="00091E59" w:rsidRPr="006E6534" w:rsidDel="00421D68">
          <w:rPr>
            <w:rFonts w:cs="Times New Roman"/>
            <w:color w:val="000000" w:themeColor="text1"/>
            <w:rPrChange w:id="1941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416" w:author="N F" w:date="2023-12-05T03:09:00Z">
              <w:rPr>
                <w:rFonts w:cs="Times New Roman"/>
                <w:lang w:val="en-GB"/>
              </w:rPr>
            </w:rPrChange>
          </w:rPr>
          <w:delInstrText>CNS</w:delInstrText>
        </w:r>
        <w:r w:rsidR="00091E59" w:rsidRPr="006E6534" w:rsidDel="00421D68">
          <w:rPr>
            <w:rFonts w:cs="Times New Roman"/>
            <w:color w:val="000000" w:themeColor="text1"/>
            <w:rPrChange w:id="1941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418" w:author="N F" w:date="2023-12-05T03:09:00Z">
              <w:rPr>
                <w:rFonts w:cs="Times New Roman"/>
                <w:lang w:val="en-GB"/>
              </w:rPr>
            </w:rPrChange>
          </w:rPr>
          <w:delInstrText>lesions</w:delInstrText>
        </w:r>
        <w:r w:rsidR="00091E59" w:rsidRPr="006E6534" w:rsidDel="00421D68">
          <w:rPr>
            <w:rFonts w:cs="Times New Roman"/>
            <w:color w:val="000000" w:themeColor="text1"/>
            <w:rPrChange w:id="1941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420" w:author="N F" w:date="2023-12-05T03:09:00Z">
              <w:rPr>
                <w:rFonts w:cs="Times New Roman"/>
                <w:lang w:val="en-GB"/>
              </w:rPr>
            </w:rPrChange>
          </w:rPr>
          <w:delInstrText>odds</w:delInstrText>
        </w:r>
        <w:r w:rsidR="00091E59" w:rsidRPr="006E6534" w:rsidDel="00421D68">
          <w:rPr>
            <w:rFonts w:cs="Times New Roman"/>
            <w:color w:val="000000" w:themeColor="text1"/>
            <w:rPrChange w:id="1942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422" w:author="N F" w:date="2023-12-05T03:09:00Z">
              <w:rPr>
                <w:rFonts w:cs="Times New Roman"/>
                <w:lang w:val="en-GB"/>
              </w:rPr>
            </w:rPrChange>
          </w:rPr>
          <w:delInstrText>ratio</w:delInstrText>
        </w:r>
        <w:r w:rsidR="00091E59" w:rsidRPr="006E6534" w:rsidDel="00421D68">
          <w:rPr>
            <w:rFonts w:cs="Times New Roman"/>
            <w:color w:val="000000" w:themeColor="text1"/>
            <w:rPrChange w:id="19423" w:author="N F" w:date="2023-12-05T03:09:00Z">
              <w:rPr>
                <w:rFonts w:cs="Times New Roman"/>
              </w:rPr>
            </w:rPrChange>
          </w:rPr>
          <w:delInstrText xml:space="preserve">, 3.24; 95% </w:delInstrText>
        </w:r>
        <w:r w:rsidR="00091E59" w:rsidRPr="006E6534" w:rsidDel="00421D68">
          <w:rPr>
            <w:rFonts w:cs="Times New Roman"/>
            <w:color w:val="000000" w:themeColor="text1"/>
            <w:lang w:val="en-GB"/>
            <w:rPrChange w:id="19424" w:author="N F" w:date="2023-12-05T03:09:00Z">
              <w:rPr>
                <w:rFonts w:cs="Times New Roman"/>
                <w:lang w:val="en-GB"/>
              </w:rPr>
            </w:rPrChange>
          </w:rPr>
          <w:delInstrText>CI</w:delInstrText>
        </w:r>
        <w:r w:rsidR="00091E59" w:rsidRPr="006E6534" w:rsidDel="00421D68">
          <w:rPr>
            <w:rFonts w:cs="Times New Roman"/>
            <w:color w:val="000000" w:themeColor="text1"/>
            <w:rPrChange w:id="19425" w:author="N F" w:date="2023-12-05T03:09:00Z">
              <w:rPr>
                <w:rFonts w:cs="Times New Roman"/>
              </w:rPr>
            </w:rPrChange>
          </w:rPr>
          <w:delInstrText xml:space="preserve">, 1.33 </w:delInstrText>
        </w:r>
        <w:r w:rsidR="00091E59" w:rsidRPr="006E6534" w:rsidDel="00421D68">
          <w:rPr>
            <w:rFonts w:cs="Times New Roman"/>
            <w:color w:val="000000" w:themeColor="text1"/>
            <w:lang w:val="en-GB"/>
            <w:rPrChange w:id="19426" w:author="N F" w:date="2023-12-05T03:09:00Z">
              <w:rPr>
                <w:rFonts w:cs="Times New Roman"/>
                <w:lang w:val="en-GB"/>
              </w:rPr>
            </w:rPrChange>
          </w:rPr>
          <w:delInstrText>to</w:delInstrText>
        </w:r>
        <w:r w:rsidR="00091E59" w:rsidRPr="006E6534" w:rsidDel="00421D68">
          <w:rPr>
            <w:rFonts w:cs="Times New Roman"/>
            <w:color w:val="000000" w:themeColor="text1"/>
            <w:rPrChange w:id="19427" w:author="N F" w:date="2023-12-05T03:09:00Z">
              <w:rPr>
                <w:rFonts w:cs="Times New Roman"/>
              </w:rPr>
            </w:rPrChange>
          </w:rPr>
          <w:delInstrText xml:space="preserve"> 8.81; </w:delInstrText>
        </w:r>
        <w:r w:rsidR="00091E59" w:rsidRPr="006E6534" w:rsidDel="00421D68">
          <w:rPr>
            <w:rFonts w:cs="Times New Roman"/>
            <w:color w:val="000000" w:themeColor="text1"/>
            <w:lang w:val="en-GB"/>
            <w:rPrChange w:id="19428" w:author="N F" w:date="2023-12-05T03:09:00Z">
              <w:rPr>
                <w:rFonts w:cs="Times New Roman"/>
                <w:lang w:val="en-GB"/>
              </w:rPr>
            </w:rPrChange>
          </w:rPr>
          <w:delInstrText>P</w:delInstrText>
        </w:r>
        <w:r w:rsidR="00091E59" w:rsidRPr="006E6534" w:rsidDel="00421D68">
          <w:rPr>
            <w:rFonts w:cs="Times New Roman"/>
            <w:color w:val="000000" w:themeColor="text1"/>
            <w:rPrChange w:id="19429" w:author="N F" w:date="2023-12-05T03:09:00Z">
              <w:rPr>
                <w:rFonts w:cs="Times New Roman"/>
              </w:rPr>
            </w:rPrChange>
          </w:rPr>
          <w:delInstrText xml:space="preserve"> = .014). </w:delInstrText>
        </w:r>
        <w:r w:rsidR="00091E59" w:rsidRPr="006E6534" w:rsidDel="00421D68">
          <w:rPr>
            <w:rFonts w:cs="Times New Roman"/>
            <w:color w:val="000000" w:themeColor="text1"/>
            <w:lang w:val="en-GB"/>
            <w:rPrChange w:id="19430" w:author="N F" w:date="2023-12-05T03:09:00Z">
              <w:rPr>
                <w:rFonts w:cs="Times New Roman"/>
                <w:lang w:val="en-GB"/>
              </w:rPr>
            </w:rPrChange>
          </w:rPr>
          <w:delInstrText>Median</w:delInstrText>
        </w:r>
        <w:r w:rsidR="00091E59" w:rsidRPr="006E6534" w:rsidDel="00421D68">
          <w:rPr>
            <w:rFonts w:cs="Times New Roman"/>
            <w:color w:val="000000" w:themeColor="text1"/>
            <w:rPrChange w:id="1943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432" w:author="N F" w:date="2023-12-05T03:09:00Z">
              <w:rPr>
                <w:rFonts w:cs="Times New Roman"/>
                <w:lang w:val="en-GB"/>
              </w:rPr>
            </w:rPrChange>
          </w:rPr>
          <w:delInstrText>CNS</w:delInstrText>
        </w:r>
        <w:r w:rsidR="00091E59" w:rsidRPr="006E6534" w:rsidDel="00421D68">
          <w:rPr>
            <w:rFonts w:cs="Times New Roman"/>
            <w:color w:val="000000" w:themeColor="text1"/>
            <w:rPrChange w:id="1943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434" w:author="N F" w:date="2023-12-05T03:09:00Z">
              <w:rPr>
                <w:rFonts w:cs="Times New Roman"/>
                <w:lang w:val="en-GB"/>
              </w:rPr>
            </w:rPrChange>
          </w:rPr>
          <w:delInstrText>duration</w:delInstrText>
        </w:r>
        <w:r w:rsidR="00091E59" w:rsidRPr="006E6534" w:rsidDel="00421D68">
          <w:rPr>
            <w:rFonts w:cs="Times New Roman"/>
            <w:color w:val="000000" w:themeColor="text1"/>
            <w:rPrChange w:id="1943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436" w:author="N F" w:date="2023-12-05T03:09:00Z">
              <w:rPr>
                <w:rFonts w:cs="Times New Roman"/>
                <w:lang w:val="en-GB"/>
              </w:rPr>
            </w:rPrChange>
          </w:rPr>
          <w:delInstrText>of</w:delInstrText>
        </w:r>
        <w:r w:rsidR="00091E59" w:rsidRPr="006E6534" w:rsidDel="00421D68">
          <w:rPr>
            <w:rFonts w:cs="Times New Roman"/>
            <w:color w:val="000000" w:themeColor="text1"/>
            <w:rPrChange w:id="1943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438" w:author="N F" w:date="2023-12-05T03:09:00Z">
              <w:rPr>
                <w:rFonts w:cs="Times New Roman"/>
                <w:lang w:val="en-GB"/>
              </w:rPr>
            </w:rPrChange>
          </w:rPr>
          <w:delInstrText>response</w:delInstrText>
        </w:r>
        <w:r w:rsidR="00091E59" w:rsidRPr="006E6534" w:rsidDel="00421D68">
          <w:rPr>
            <w:rFonts w:cs="Times New Roman"/>
            <w:color w:val="000000" w:themeColor="text1"/>
            <w:rPrChange w:id="1943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440" w:author="N F" w:date="2023-12-05T03:09:00Z">
              <w:rPr>
                <w:rFonts w:cs="Times New Roman"/>
                <w:lang w:val="en-GB"/>
              </w:rPr>
            </w:rPrChange>
          </w:rPr>
          <w:delInstrText>in</w:delInstrText>
        </w:r>
        <w:r w:rsidR="00091E59" w:rsidRPr="006E6534" w:rsidDel="00421D68">
          <w:rPr>
            <w:rFonts w:cs="Times New Roman"/>
            <w:color w:val="000000" w:themeColor="text1"/>
            <w:rPrChange w:id="1944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442" w:author="N F" w:date="2023-12-05T03:09:00Z">
              <w:rPr>
                <w:rFonts w:cs="Times New Roman"/>
                <w:lang w:val="en-GB"/>
              </w:rPr>
            </w:rPrChange>
          </w:rPr>
          <w:delInstrText>patients</w:delInstrText>
        </w:r>
        <w:r w:rsidR="00091E59" w:rsidRPr="006E6534" w:rsidDel="00421D68">
          <w:rPr>
            <w:rFonts w:cs="Times New Roman"/>
            <w:color w:val="000000" w:themeColor="text1"/>
            <w:rPrChange w:id="1944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444" w:author="N F" w:date="2023-12-05T03:09:00Z">
              <w:rPr>
                <w:rFonts w:cs="Times New Roman"/>
                <w:lang w:val="en-GB"/>
              </w:rPr>
            </w:rPrChange>
          </w:rPr>
          <w:delInstrText>with</w:delInstrText>
        </w:r>
        <w:r w:rsidR="00091E59" w:rsidRPr="006E6534" w:rsidDel="00421D68">
          <w:rPr>
            <w:rFonts w:cs="Times New Roman"/>
            <w:color w:val="000000" w:themeColor="text1"/>
            <w:rPrChange w:id="1944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446" w:author="N F" w:date="2023-12-05T03:09:00Z">
              <w:rPr>
                <w:rFonts w:cs="Times New Roman"/>
                <w:lang w:val="en-GB"/>
              </w:rPr>
            </w:rPrChange>
          </w:rPr>
          <w:delInstrText>measurable</w:delInstrText>
        </w:r>
        <w:r w:rsidR="00091E59" w:rsidRPr="006E6534" w:rsidDel="00421D68">
          <w:rPr>
            <w:rFonts w:cs="Times New Roman"/>
            <w:color w:val="000000" w:themeColor="text1"/>
            <w:rPrChange w:id="1944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448" w:author="N F" w:date="2023-12-05T03:09:00Z">
              <w:rPr>
                <w:rFonts w:cs="Times New Roman"/>
                <w:lang w:val="en-GB"/>
              </w:rPr>
            </w:rPrChange>
          </w:rPr>
          <w:delInstrText>and</w:delInstrText>
        </w:r>
        <w:r w:rsidR="00091E59" w:rsidRPr="006E6534" w:rsidDel="00421D68">
          <w:rPr>
            <w:rFonts w:cs="Times New Roman"/>
            <w:color w:val="000000" w:themeColor="text1"/>
            <w:rPrChange w:id="19449" w:author="N F" w:date="2023-12-05T03:09:00Z">
              <w:rPr>
                <w:rFonts w:cs="Times New Roman"/>
              </w:rPr>
            </w:rPrChange>
          </w:rPr>
          <w:delInstrText>/</w:delInstrText>
        </w:r>
        <w:r w:rsidR="00091E59" w:rsidRPr="006E6534" w:rsidDel="00421D68">
          <w:rPr>
            <w:rFonts w:cs="Times New Roman"/>
            <w:color w:val="000000" w:themeColor="text1"/>
            <w:lang w:val="en-GB"/>
            <w:rPrChange w:id="19450" w:author="N F" w:date="2023-12-05T03:09:00Z">
              <w:rPr>
                <w:rFonts w:cs="Times New Roman"/>
                <w:lang w:val="en-GB"/>
              </w:rPr>
            </w:rPrChange>
          </w:rPr>
          <w:delInstrText>or</w:delInstrText>
        </w:r>
        <w:r w:rsidR="00091E59" w:rsidRPr="006E6534" w:rsidDel="00421D68">
          <w:rPr>
            <w:rFonts w:cs="Times New Roman"/>
            <w:color w:val="000000" w:themeColor="text1"/>
            <w:rPrChange w:id="1945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452" w:author="N F" w:date="2023-12-05T03:09:00Z">
              <w:rPr>
                <w:rFonts w:cs="Times New Roman"/>
                <w:lang w:val="en-GB"/>
              </w:rPr>
            </w:rPrChange>
          </w:rPr>
          <w:delInstrText>nonmeasurable</w:delInstrText>
        </w:r>
        <w:r w:rsidR="00091E59" w:rsidRPr="006E6534" w:rsidDel="00421D68">
          <w:rPr>
            <w:rFonts w:cs="Times New Roman"/>
            <w:color w:val="000000" w:themeColor="text1"/>
            <w:rPrChange w:id="1945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454" w:author="N F" w:date="2023-12-05T03:09:00Z">
              <w:rPr>
                <w:rFonts w:cs="Times New Roman"/>
                <w:lang w:val="en-GB"/>
              </w:rPr>
            </w:rPrChange>
          </w:rPr>
          <w:delInstrText>CNS</w:delInstrText>
        </w:r>
        <w:r w:rsidR="00091E59" w:rsidRPr="006E6534" w:rsidDel="00421D68">
          <w:rPr>
            <w:rFonts w:cs="Times New Roman"/>
            <w:color w:val="000000" w:themeColor="text1"/>
            <w:rPrChange w:id="1945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456" w:author="N F" w:date="2023-12-05T03:09:00Z">
              <w:rPr>
                <w:rFonts w:cs="Times New Roman"/>
                <w:lang w:val="en-GB"/>
              </w:rPr>
            </w:rPrChange>
          </w:rPr>
          <w:delInstrText>lesions</w:delInstrText>
        </w:r>
        <w:r w:rsidR="00091E59" w:rsidRPr="006E6534" w:rsidDel="00421D68">
          <w:rPr>
            <w:rFonts w:cs="Times New Roman"/>
            <w:color w:val="000000" w:themeColor="text1"/>
            <w:rPrChange w:id="1945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458" w:author="N F" w:date="2023-12-05T03:09:00Z">
              <w:rPr>
                <w:rFonts w:cs="Times New Roman"/>
                <w:lang w:val="en-GB"/>
              </w:rPr>
            </w:rPrChange>
          </w:rPr>
          <w:delInstrText>was</w:delInstrText>
        </w:r>
        <w:r w:rsidR="00091E59" w:rsidRPr="006E6534" w:rsidDel="00421D68">
          <w:rPr>
            <w:rFonts w:cs="Times New Roman"/>
            <w:color w:val="000000" w:themeColor="text1"/>
            <w:rPrChange w:id="19459" w:author="N F" w:date="2023-12-05T03:09:00Z">
              <w:rPr>
                <w:rFonts w:cs="Times New Roman"/>
              </w:rPr>
            </w:rPrChange>
          </w:rPr>
          <w:delInstrText xml:space="preserve"> 8.9 </w:delInstrText>
        </w:r>
        <w:r w:rsidR="00091E59" w:rsidRPr="006E6534" w:rsidDel="00421D68">
          <w:rPr>
            <w:rFonts w:cs="Times New Roman"/>
            <w:color w:val="000000" w:themeColor="text1"/>
            <w:lang w:val="en-GB"/>
            <w:rPrChange w:id="19460" w:author="N F" w:date="2023-12-05T03:09:00Z">
              <w:rPr>
                <w:rFonts w:cs="Times New Roman"/>
                <w:lang w:val="en-GB"/>
              </w:rPr>
            </w:rPrChange>
          </w:rPr>
          <w:delInstrText>months</w:delInstrText>
        </w:r>
        <w:r w:rsidR="00091E59" w:rsidRPr="006E6534" w:rsidDel="00421D68">
          <w:rPr>
            <w:rFonts w:cs="Times New Roman"/>
            <w:color w:val="000000" w:themeColor="text1"/>
            <w:rPrChange w:id="19461" w:author="N F" w:date="2023-12-05T03:09:00Z">
              <w:rPr>
                <w:rFonts w:cs="Times New Roman"/>
              </w:rPr>
            </w:rPrChange>
          </w:rPr>
          <w:delInstrText xml:space="preserve"> (95% </w:delInstrText>
        </w:r>
        <w:r w:rsidR="00091E59" w:rsidRPr="006E6534" w:rsidDel="00421D68">
          <w:rPr>
            <w:rFonts w:cs="Times New Roman"/>
            <w:color w:val="000000" w:themeColor="text1"/>
            <w:lang w:val="en-GB"/>
            <w:rPrChange w:id="19462" w:author="N F" w:date="2023-12-05T03:09:00Z">
              <w:rPr>
                <w:rFonts w:cs="Times New Roman"/>
                <w:lang w:val="en-GB"/>
              </w:rPr>
            </w:rPrChange>
          </w:rPr>
          <w:delInstrText>CI</w:delInstrText>
        </w:r>
        <w:r w:rsidR="00091E59" w:rsidRPr="006E6534" w:rsidDel="00421D68">
          <w:rPr>
            <w:rFonts w:cs="Times New Roman"/>
            <w:color w:val="000000" w:themeColor="text1"/>
            <w:rPrChange w:id="19463" w:author="N F" w:date="2023-12-05T03:09:00Z">
              <w:rPr>
                <w:rFonts w:cs="Times New Roman"/>
              </w:rPr>
            </w:rPrChange>
          </w:rPr>
          <w:delInstrText xml:space="preserve">, 4.3 </w:delInstrText>
        </w:r>
        <w:r w:rsidR="00091E59" w:rsidRPr="006E6534" w:rsidDel="00421D68">
          <w:rPr>
            <w:rFonts w:cs="Times New Roman"/>
            <w:color w:val="000000" w:themeColor="text1"/>
            <w:lang w:val="en-GB"/>
            <w:rPrChange w:id="19464" w:author="N F" w:date="2023-12-05T03:09:00Z">
              <w:rPr>
                <w:rFonts w:cs="Times New Roman"/>
                <w:lang w:val="en-GB"/>
              </w:rPr>
            </w:rPrChange>
          </w:rPr>
          <w:delInstrText>months</w:delInstrText>
        </w:r>
        <w:r w:rsidR="00091E59" w:rsidRPr="006E6534" w:rsidDel="00421D68">
          <w:rPr>
            <w:rFonts w:cs="Times New Roman"/>
            <w:color w:val="000000" w:themeColor="text1"/>
            <w:rPrChange w:id="1946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466" w:author="N F" w:date="2023-12-05T03:09:00Z">
              <w:rPr>
                <w:rFonts w:cs="Times New Roman"/>
                <w:lang w:val="en-GB"/>
              </w:rPr>
            </w:rPrChange>
          </w:rPr>
          <w:delInstrText>to</w:delInstrText>
        </w:r>
        <w:r w:rsidR="00091E59" w:rsidRPr="006E6534" w:rsidDel="00421D68">
          <w:rPr>
            <w:rFonts w:cs="Times New Roman"/>
            <w:color w:val="000000" w:themeColor="text1"/>
            <w:rPrChange w:id="1946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468" w:author="N F" w:date="2023-12-05T03:09:00Z">
              <w:rPr>
                <w:rFonts w:cs="Times New Roman"/>
                <w:lang w:val="en-GB"/>
              </w:rPr>
            </w:rPrChange>
          </w:rPr>
          <w:delInstrText>not</w:delInstrText>
        </w:r>
        <w:r w:rsidR="00091E59" w:rsidRPr="006E6534" w:rsidDel="00421D68">
          <w:rPr>
            <w:rFonts w:cs="Times New Roman"/>
            <w:color w:val="000000" w:themeColor="text1"/>
            <w:rPrChange w:id="1946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470" w:author="N F" w:date="2023-12-05T03:09:00Z">
              <w:rPr>
                <w:rFonts w:cs="Times New Roman"/>
                <w:lang w:val="en-GB"/>
              </w:rPr>
            </w:rPrChange>
          </w:rPr>
          <w:delInstrText>calculable</w:delInstrText>
        </w:r>
        <w:r w:rsidR="00091E59" w:rsidRPr="006E6534" w:rsidDel="00421D68">
          <w:rPr>
            <w:rFonts w:cs="Times New Roman"/>
            <w:color w:val="000000" w:themeColor="text1"/>
            <w:rPrChange w:id="1947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472" w:author="N F" w:date="2023-12-05T03:09:00Z">
              <w:rPr>
                <w:rFonts w:cs="Times New Roman"/>
                <w:lang w:val="en-GB"/>
              </w:rPr>
            </w:rPrChange>
          </w:rPr>
          <w:delInstrText>for</w:delInstrText>
        </w:r>
        <w:r w:rsidR="00091E59" w:rsidRPr="006E6534" w:rsidDel="00421D68">
          <w:rPr>
            <w:rFonts w:cs="Times New Roman"/>
            <w:color w:val="000000" w:themeColor="text1"/>
            <w:rPrChange w:id="1947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474" w:author="N F" w:date="2023-12-05T03:09:00Z">
              <w:rPr>
                <w:rFonts w:cs="Times New Roman"/>
                <w:lang w:val="en-GB"/>
              </w:rPr>
            </w:rPrChange>
          </w:rPr>
          <w:delInstrText>osimertinib</w:delInstrText>
        </w:r>
        <w:r w:rsidR="00091E59" w:rsidRPr="006E6534" w:rsidDel="00421D68">
          <w:rPr>
            <w:rFonts w:cs="Times New Roman"/>
            <w:color w:val="000000" w:themeColor="text1"/>
            <w:rPrChange w:id="1947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476" w:author="N F" w:date="2023-12-05T03:09:00Z">
              <w:rPr>
                <w:rFonts w:cs="Times New Roman"/>
                <w:lang w:val="en-GB"/>
              </w:rPr>
            </w:rPrChange>
          </w:rPr>
          <w:delInstrText>and</w:delInstrText>
        </w:r>
        <w:r w:rsidR="00091E59" w:rsidRPr="006E6534" w:rsidDel="00421D68">
          <w:rPr>
            <w:rFonts w:cs="Times New Roman"/>
            <w:color w:val="000000" w:themeColor="text1"/>
            <w:rPrChange w:id="19477" w:author="N F" w:date="2023-12-05T03:09:00Z">
              <w:rPr>
                <w:rFonts w:cs="Times New Roman"/>
              </w:rPr>
            </w:rPrChange>
          </w:rPr>
          <w:delInstrText xml:space="preserve"> 5.7 </w:delInstrText>
        </w:r>
        <w:r w:rsidR="00091E59" w:rsidRPr="006E6534" w:rsidDel="00421D68">
          <w:rPr>
            <w:rFonts w:cs="Times New Roman"/>
            <w:color w:val="000000" w:themeColor="text1"/>
            <w:lang w:val="en-GB"/>
            <w:rPrChange w:id="19478" w:author="N F" w:date="2023-12-05T03:09:00Z">
              <w:rPr>
                <w:rFonts w:cs="Times New Roman"/>
                <w:lang w:val="en-GB"/>
              </w:rPr>
            </w:rPrChange>
          </w:rPr>
          <w:delInstrText>months</w:delInstrText>
        </w:r>
        <w:r w:rsidR="00091E59" w:rsidRPr="006E6534" w:rsidDel="00421D68">
          <w:rPr>
            <w:rFonts w:cs="Times New Roman"/>
            <w:color w:val="000000" w:themeColor="text1"/>
            <w:rPrChange w:id="19479" w:author="N F" w:date="2023-12-05T03:09:00Z">
              <w:rPr>
                <w:rFonts w:cs="Times New Roman"/>
              </w:rPr>
            </w:rPrChange>
          </w:rPr>
          <w:delInstrText xml:space="preserve"> (95% </w:delInstrText>
        </w:r>
        <w:r w:rsidR="00091E59" w:rsidRPr="006E6534" w:rsidDel="00421D68">
          <w:rPr>
            <w:rFonts w:cs="Times New Roman"/>
            <w:color w:val="000000" w:themeColor="text1"/>
            <w:lang w:val="en-GB"/>
            <w:rPrChange w:id="19480" w:author="N F" w:date="2023-12-05T03:09:00Z">
              <w:rPr>
                <w:rFonts w:cs="Times New Roman"/>
                <w:lang w:val="en-GB"/>
              </w:rPr>
            </w:rPrChange>
          </w:rPr>
          <w:delInstrText>CI</w:delInstrText>
        </w:r>
        <w:r w:rsidR="00091E59" w:rsidRPr="006E6534" w:rsidDel="00421D68">
          <w:rPr>
            <w:rFonts w:cs="Times New Roman"/>
            <w:color w:val="000000" w:themeColor="text1"/>
            <w:rPrChange w:id="19481" w:author="N F" w:date="2023-12-05T03:09:00Z">
              <w:rPr>
                <w:rFonts w:cs="Times New Roman"/>
              </w:rPr>
            </w:rPrChange>
          </w:rPr>
          <w:delInstrText xml:space="preserve">, 4.4 </w:delInstrText>
        </w:r>
        <w:r w:rsidR="00091E59" w:rsidRPr="006E6534" w:rsidDel="00421D68">
          <w:rPr>
            <w:rFonts w:cs="Times New Roman"/>
            <w:color w:val="000000" w:themeColor="text1"/>
            <w:lang w:val="en-GB"/>
            <w:rPrChange w:id="19482" w:author="N F" w:date="2023-12-05T03:09:00Z">
              <w:rPr>
                <w:rFonts w:cs="Times New Roman"/>
                <w:lang w:val="en-GB"/>
              </w:rPr>
            </w:rPrChange>
          </w:rPr>
          <w:delInstrText>to</w:delInstrText>
        </w:r>
        <w:r w:rsidR="00091E59" w:rsidRPr="006E6534" w:rsidDel="00421D68">
          <w:rPr>
            <w:rFonts w:cs="Times New Roman"/>
            <w:color w:val="000000" w:themeColor="text1"/>
            <w:rPrChange w:id="19483" w:author="N F" w:date="2023-12-05T03:09:00Z">
              <w:rPr>
                <w:rFonts w:cs="Times New Roman"/>
              </w:rPr>
            </w:rPrChange>
          </w:rPr>
          <w:delInstrText xml:space="preserve"> 5.7 </w:delInstrText>
        </w:r>
        <w:r w:rsidR="00091E59" w:rsidRPr="006E6534" w:rsidDel="00421D68">
          <w:rPr>
            <w:rFonts w:cs="Times New Roman"/>
            <w:color w:val="000000" w:themeColor="text1"/>
            <w:lang w:val="en-GB"/>
            <w:rPrChange w:id="19484" w:author="N F" w:date="2023-12-05T03:09:00Z">
              <w:rPr>
                <w:rFonts w:cs="Times New Roman"/>
                <w:lang w:val="en-GB"/>
              </w:rPr>
            </w:rPrChange>
          </w:rPr>
          <w:delInstrText>months</w:delInstrText>
        </w:r>
        <w:r w:rsidR="00091E59" w:rsidRPr="006E6534" w:rsidDel="00421D68">
          <w:rPr>
            <w:rFonts w:cs="Times New Roman"/>
            <w:color w:val="000000" w:themeColor="text1"/>
            <w:rPrChange w:id="1948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486" w:author="N F" w:date="2023-12-05T03:09:00Z">
              <w:rPr>
                <w:rFonts w:cs="Times New Roman"/>
                <w:lang w:val="en-GB"/>
              </w:rPr>
            </w:rPrChange>
          </w:rPr>
          <w:delInstrText>for</w:delInstrText>
        </w:r>
        <w:r w:rsidR="00091E59" w:rsidRPr="006E6534" w:rsidDel="00421D68">
          <w:rPr>
            <w:rFonts w:cs="Times New Roman"/>
            <w:color w:val="000000" w:themeColor="text1"/>
            <w:rPrChange w:id="1948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488" w:author="N F" w:date="2023-12-05T03:09:00Z">
              <w:rPr>
                <w:rFonts w:cs="Times New Roman"/>
                <w:lang w:val="en-GB"/>
              </w:rPr>
            </w:rPrChange>
          </w:rPr>
          <w:delInstrText>platinum</w:delInstrText>
        </w:r>
        <w:r w:rsidR="00091E59" w:rsidRPr="006E6534" w:rsidDel="00421D68">
          <w:rPr>
            <w:rFonts w:cs="Times New Roman"/>
            <w:color w:val="000000" w:themeColor="text1"/>
            <w:rPrChange w:id="19489" w:author="N F" w:date="2023-12-05T03:09:00Z">
              <w:rPr>
                <w:rFonts w:cs="Times New Roman"/>
              </w:rPr>
            </w:rPrChange>
          </w:rPr>
          <w:delInstrText>-</w:delInstrText>
        </w:r>
        <w:r w:rsidR="00091E59" w:rsidRPr="006E6534" w:rsidDel="00421D68">
          <w:rPr>
            <w:rFonts w:cs="Times New Roman"/>
            <w:color w:val="000000" w:themeColor="text1"/>
            <w:lang w:val="en-GB"/>
            <w:rPrChange w:id="19490" w:author="N F" w:date="2023-12-05T03:09:00Z">
              <w:rPr>
                <w:rFonts w:cs="Times New Roman"/>
                <w:lang w:val="en-GB"/>
              </w:rPr>
            </w:rPrChange>
          </w:rPr>
          <w:delInstrText>pemetrexed</w:delInstrText>
        </w:r>
        <w:r w:rsidR="00091E59" w:rsidRPr="006E6534" w:rsidDel="00421D68">
          <w:rPr>
            <w:rFonts w:cs="Times New Roman"/>
            <w:color w:val="000000" w:themeColor="text1"/>
            <w:rPrChange w:id="1949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492" w:author="N F" w:date="2023-12-05T03:09:00Z">
              <w:rPr>
                <w:rFonts w:cs="Times New Roman"/>
                <w:lang w:val="en-GB"/>
              </w:rPr>
            </w:rPrChange>
          </w:rPr>
          <w:delInstrText>median</w:delInstrText>
        </w:r>
        <w:r w:rsidR="00091E59" w:rsidRPr="006E6534" w:rsidDel="00421D68">
          <w:rPr>
            <w:rFonts w:cs="Times New Roman"/>
            <w:color w:val="000000" w:themeColor="text1"/>
            <w:rPrChange w:id="1949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494" w:author="N F" w:date="2023-12-05T03:09:00Z">
              <w:rPr>
                <w:rFonts w:cs="Times New Roman"/>
                <w:lang w:val="en-GB"/>
              </w:rPr>
            </w:rPrChange>
          </w:rPr>
          <w:delInstrText>CNS</w:delInstrText>
        </w:r>
        <w:r w:rsidR="00091E59" w:rsidRPr="006E6534" w:rsidDel="00421D68">
          <w:rPr>
            <w:rFonts w:cs="Times New Roman"/>
            <w:color w:val="000000" w:themeColor="text1"/>
            <w:rPrChange w:id="1949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496" w:author="N F" w:date="2023-12-05T03:09:00Z">
              <w:rPr>
                <w:rFonts w:cs="Times New Roman"/>
                <w:lang w:val="en-GB"/>
              </w:rPr>
            </w:rPrChange>
          </w:rPr>
          <w:delInstrText>progression</w:delInstrText>
        </w:r>
        <w:r w:rsidR="00091E59" w:rsidRPr="006E6534" w:rsidDel="00421D68">
          <w:rPr>
            <w:rFonts w:cs="Times New Roman"/>
            <w:color w:val="000000" w:themeColor="text1"/>
            <w:rPrChange w:id="19497" w:author="N F" w:date="2023-12-05T03:09:00Z">
              <w:rPr>
                <w:rFonts w:cs="Times New Roman"/>
              </w:rPr>
            </w:rPrChange>
          </w:rPr>
          <w:delInstrText>-</w:delInstrText>
        </w:r>
        <w:r w:rsidR="00091E59" w:rsidRPr="006E6534" w:rsidDel="00421D68">
          <w:rPr>
            <w:rFonts w:cs="Times New Roman"/>
            <w:color w:val="000000" w:themeColor="text1"/>
            <w:lang w:val="en-GB"/>
            <w:rPrChange w:id="19498" w:author="N F" w:date="2023-12-05T03:09:00Z">
              <w:rPr>
                <w:rFonts w:cs="Times New Roman"/>
                <w:lang w:val="en-GB"/>
              </w:rPr>
            </w:rPrChange>
          </w:rPr>
          <w:delInstrText>free</w:delInstrText>
        </w:r>
        <w:r w:rsidR="00091E59" w:rsidRPr="006E6534" w:rsidDel="00421D68">
          <w:rPr>
            <w:rFonts w:cs="Times New Roman"/>
            <w:color w:val="000000" w:themeColor="text1"/>
            <w:rPrChange w:id="1949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500" w:author="N F" w:date="2023-12-05T03:09:00Z">
              <w:rPr>
                <w:rFonts w:cs="Times New Roman"/>
                <w:lang w:val="en-GB"/>
              </w:rPr>
            </w:rPrChange>
          </w:rPr>
          <w:delInstrText>survival</w:delInstrText>
        </w:r>
        <w:r w:rsidR="00091E59" w:rsidRPr="006E6534" w:rsidDel="00421D68">
          <w:rPr>
            <w:rFonts w:cs="Times New Roman"/>
            <w:color w:val="000000" w:themeColor="text1"/>
            <w:rPrChange w:id="1950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502" w:author="N F" w:date="2023-12-05T03:09:00Z">
              <w:rPr>
                <w:rFonts w:cs="Times New Roman"/>
                <w:lang w:val="en-GB"/>
              </w:rPr>
            </w:rPrChange>
          </w:rPr>
          <w:delInstrText>was</w:delInstrText>
        </w:r>
        <w:r w:rsidR="00091E59" w:rsidRPr="006E6534" w:rsidDel="00421D68">
          <w:rPr>
            <w:rFonts w:cs="Times New Roman"/>
            <w:color w:val="000000" w:themeColor="text1"/>
            <w:rPrChange w:id="19503" w:author="N F" w:date="2023-12-05T03:09:00Z">
              <w:rPr>
                <w:rFonts w:cs="Times New Roman"/>
              </w:rPr>
            </w:rPrChange>
          </w:rPr>
          <w:delInstrText xml:space="preserve"> 11.7 </w:delInstrText>
        </w:r>
        <w:r w:rsidR="00091E59" w:rsidRPr="006E6534" w:rsidDel="00421D68">
          <w:rPr>
            <w:rFonts w:cs="Times New Roman"/>
            <w:color w:val="000000" w:themeColor="text1"/>
            <w:lang w:val="en-GB"/>
            <w:rPrChange w:id="19504" w:author="N F" w:date="2023-12-05T03:09:00Z">
              <w:rPr>
                <w:rFonts w:cs="Times New Roman"/>
                <w:lang w:val="en-GB"/>
              </w:rPr>
            </w:rPrChange>
          </w:rPr>
          <w:delInstrText>months</w:delInstrText>
        </w:r>
        <w:r w:rsidR="00091E59" w:rsidRPr="006E6534" w:rsidDel="00421D68">
          <w:rPr>
            <w:rFonts w:cs="Times New Roman"/>
            <w:color w:val="000000" w:themeColor="text1"/>
            <w:rPrChange w:id="1950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506" w:author="N F" w:date="2023-12-05T03:09:00Z">
              <w:rPr>
                <w:rFonts w:cs="Times New Roman"/>
                <w:lang w:val="en-GB"/>
              </w:rPr>
            </w:rPrChange>
          </w:rPr>
          <w:delInstrText>and</w:delInstrText>
        </w:r>
        <w:r w:rsidR="00091E59" w:rsidRPr="006E6534" w:rsidDel="00421D68">
          <w:rPr>
            <w:rFonts w:cs="Times New Roman"/>
            <w:color w:val="000000" w:themeColor="text1"/>
            <w:rPrChange w:id="19507" w:author="N F" w:date="2023-12-05T03:09:00Z">
              <w:rPr>
                <w:rFonts w:cs="Times New Roman"/>
              </w:rPr>
            </w:rPrChange>
          </w:rPr>
          <w:delInstrText xml:space="preserve"> 5.6 </w:delInstrText>
        </w:r>
        <w:r w:rsidR="00091E59" w:rsidRPr="006E6534" w:rsidDel="00421D68">
          <w:rPr>
            <w:rFonts w:cs="Times New Roman"/>
            <w:color w:val="000000" w:themeColor="text1"/>
            <w:lang w:val="en-GB"/>
            <w:rPrChange w:id="19508" w:author="N F" w:date="2023-12-05T03:09:00Z">
              <w:rPr>
                <w:rFonts w:cs="Times New Roman"/>
                <w:lang w:val="en-GB"/>
              </w:rPr>
            </w:rPrChange>
          </w:rPr>
          <w:delInstrText>months</w:delInstrText>
        </w:r>
        <w:r w:rsidR="00091E59" w:rsidRPr="006E6534" w:rsidDel="00421D68">
          <w:rPr>
            <w:rFonts w:cs="Times New Roman"/>
            <w:color w:val="000000" w:themeColor="text1"/>
            <w:rPrChange w:id="1950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510" w:author="N F" w:date="2023-12-05T03:09:00Z">
              <w:rPr>
                <w:rFonts w:cs="Times New Roman"/>
                <w:lang w:val="en-GB"/>
              </w:rPr>
            </w:rPrChange>
          </w:rPr>
          <w:delInstrText>respectively</w:delInstrText>
        </w:r>
        <w:r w:rsidR="00091E59" w:rsidRPr="006E6534" w:rsidDel="00421D68">
          <w:rPr>
            <w:rFonts w:cs="Times New Roman"/>
            <w:color w:val="000000" w:themeColor="text1"/>
            <w:rPrChange w:id="1951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512" w:author="N F" w:date="2023-12-05T03:09:00Z">
              <w:rPr>
                <w:rFonts w:cs="Times New Roman"/>
                <w:lang w:val="en-GB"/>
              </w:rPr>
            </w:rPrChange>
          </w:rPr>
          <w:delInstrText>hazard</w:delInstrText>
        </w:r>
        <w:r w:rsidR="00091E59" w:rsidRPr="006E6534" w:rsidDel="00421D68">
          <w:rPr>
            <w:rFonts w:cs="Times New Roman"/>
            <w:color w:val="000000" w:themeColor="text1"/>
            <w:rPrChange w:id="1951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514" w:author="N F" w:date="2023-12-05T03:09:00Z">
              <w:rPr>
                <w:rFonts w:cs="Times New Roman"/>
                <w:lang w:val="en-GB"/>
              </w:rPr>
            </w:rPrChange>
          </w:rPr>
          <w:delInstrText>ratio</w:delInstrText>
        </w:r>
        <w:r w:rsidR="00091E59" w:rsidRPr="006E6534" w:rsidDel="00421D68">
          <w:rPr>
            <w:rFonts w:cs="Times New Roman"/>
            <w:color w:val="000000" w:themeColor="text1"/>
            <w:rPrChange w:id="19515" w:author="N F" w:date="2023-12-05T03:09:00Z">
              <w:rPr>
                <w:rFonts w:cs="Times New Roman"/>
              </w:rPr>
            </w:rPrChange>
          </w:rPr>
          <w:delInstrText xml:space="preserve">, 0.32; 95% </w:delInstrText>
        </w:r>
        <w:r w:rsidR="00091E59" w:rsidRPr="006E6534" w:rsidDel="00421D68">
          <w:rPr>
            <w:rFonts w:cs="Times New Roman"/>
            <w:color w:val="000000" w:themeColor="text1"/>
            <w:lang w:val="en-GB"/>
            <w:rPrChange w:id="19516" w:author="N F" w:date="2023-12-05T03:09:00Z">
              <w:rPr>
                <w:rFonts w:cs="Times New Roman"/>
                <w:lang w:val="en-GB"/>
              </w:rPr>
            </w:rPrChange>
          </w:rPr>
          <w:delInstrText>CI</w:delInstrText>
        </w:r>
        <w:r w:rsidR="00091E59" w:rsidRPr="006E6534" w:rsidDel="00421D68">
          <w:rPr>
            <w:rFonts w:cs="Times New Roman"/>
            <w:color w:val="000000" w:themeColor="text1"/>
            <w:rPrChange w:id="19517" w:author="N F" w:date="2023-12-05T03:09:00Z">
              <w:rPr>
                <w:rFonts w:cs="Times New Roman"/>
              </w:rPr>
            </w:rPrChange>
          </w:rPr>
          <w:delInstrText xml:space="preserve">, 0.15 </w:delInstrText>
        </w:r>
        <w:r w:rsidR="00091E59" w:rsidRPr="006E6534" w:rsidDel="00421D68">
          <w:rPr>
            <w:rFonts w:cs="Times New Roman"/>
            <w:color w:val="000000" w:themeColor="text1"/>
            <w:lang w:val="en-GB"/>
            <w:rPrChange w:id="19518" w:author="N F" w:date="2023-12-05T03:09:00Z">
              <w:rPr>
                <w:rFonts w:cs="Times New Roman"/>
                <w:lang w:val="en-GB"/>
              </w:rPr>
            </w:rPrChange>
          </w:rPr>
          <w:delInstrText>to</w:delInstrText>
        </w:r>
        <w:r w:rsidR="00091E59" w:rsidRPr="006E6534" w:rsidDel="00421D68">
          <w:rPr>
            <w:rFonts w:cs="Times New Roman"/>
            <w:color w:val="000000" w:themeColor="text1"/>
            <w:rPrChange w:id="19519" w:author="N F" w:date="2023-12-05T03:09:00Z">
              <w:rPr>
                <w:rFonts w:cs="Times New Roman"/>
              </w:rPr>
            </w:rPrChange>
          </w:rPr>
          <w:delInstrText xml:space="preserve"> 0.69; </w:delInstrText>
        </w:r>
        <w:r w:rsidR="00091E59" w:rsidRPr="006E6534" w:rsidDel="00421D68">
          <w:rPr>
            <w:rFonts w:cs="Times New Roman"/>
            <w:color w:val="000000" w:themeColor="text1"/>
            <w:lang w:val="en-GB"/>
            <w:rPrChange w:id="19520" w:author="N F" w:date="2023-12-05T03:09:00Z">
              <w:rPr>
                <w:rFonts w:cs="Times New Roman"/>
                <w:lang w:val="en-GB"/>
              </w:rPr>
            </w:rPrChange>
          </w:rPr>
          <w:delInstrText>P</w:delInstrText>
        </w:r>
        <w:r w:rsidR="00091E59" w:rsidRPr="006E6534" w:rsidDel="00421D68">
          <w:rPr>
            <w:rFonts w:cs="Times New Roman"/>
            <w:color w:val="000000" w:themeColor="text1"/>
            <w:rPrChange w:id="19521" w:author="N F" w:date="2023-12-05T03:09:00Z">
              <w:rPr>
                <w:rFonts w:cs="Times New Roman"/>
              </w:rPr>
            </w:rPrChange>
          </w:rPr>
          <w:delInstrText xml:space="preserve"> = .004). </w:delInstrText>
        </w:r>
        <w:r w:rsidR="00091E59" w:rsidRPr="006E6534" w:rsidDel="00421D68">
          <w:rPr>
            <w:rFonts w:cs="Times New Roman"/>
            <w:color w:val="000000" w:themeColor="text1"/>
            <w:lang w:val="en-GB"/>
            <w:rPrChange w:id="19522" w:author="N F" w:date="2023-12-05T03:09:00Z">
              <w:rPr>
                <w:rFonts w:cs="Times New Roman"/>
                <w:lang w:val="en-GB"/>
              </w:rPr>
            </w:rPrChange>
          </w:rPr>
          <w:delInstrText>Conclusion</w:delInstrText>
        </w:r>
        <w:r w:rsidR="00091E59" w:rsidRPr="006E6534" w:rsidDel="00421D68">
          <w:rPr>
            <w:rFonts w:cs="Times New Roman"/>
            <w:color w:val="000000" w:themeColor="text1"/>
            <w:rPrChange w:id="1952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524" w:author="N F" w:date="2023-12-05T03:09:00Z">
              <w:rPr>
                <w:rFonts w:cs="Times New Roman"/>
                <w:lang w:val="en-GB"/>
              </w:rPr>
            </w:rPrChange>
          </w:rPr>
          <w:delInstrText>Osimertinib</w:delInstrText>
        </w:r>
        <w:r w:rsidR="00091E59" w:rsidRPr="006E6534" w:rsidDel="00421D68">
          <w:rPr>
            <w:rFonts w:cs="Times New Roman"/>
            <w:color w:val="000000" w:themeColor="text1"/>
            <w:rPrChange w:id="1952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526" w:author="N F" w:date="2023-12-05T03:09:00Z">
              <w:rPr>
                <w:rFonts w:cs="Times New Roman"/>
                <w:lang w:val="en-GB"/>
              </w:rPr>
            </w:rPrChange>
          </w:rPr>
          <w:delInstrText>demonstrated</w:delInstrText>
        </w:r>
        <w:r w:rsidR="00091E59" w:rsidRPr="006E6534" w:rsidDel="00421D68">
          <w:rPr>
            <w:rFonts w:cs="Times New Roman"/>
            <w:color w:val="000000" w:themeColor="text1"/>
            <w:rPrChange w:id="1952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528" w:author="N F" w:date="2023-12-05T03:09:00Z">
              <w:rPr>
                <w:rFonts w:cs="Times New Roman"/>
                <w:lang w:val="en-GB"/>
              </w:rPr>
            </w:rPrChange>
          </w:rPr>
          <w:delInstrText>superior</w:delInstrText>
        </w:r>
        <w:r w:rsidR="00091E59" w:rsidRPr="006E6534" w:rsidDel="00421D68">
          <w:rPr>
            <w:rFonts w:cs="Times New Roman"/>
            <w:color w:val="000000" w:themeColor="text1"/>
            <w:rPrChange w:id="1952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530" w:author="N F" w:date="2023-12-05T03:09:00Z">
              <w:rPr>
                <w:rFonts w:cs="Times New Roman"/>
                <w:lang w:val="en-GB"/>
              </w:rPr>
            </w:rPrChange>
          </w:rPr>
          <w:delInstrText>CNS</w:delInstrText>
        </w:r>
        <w:r w:rsidR="00091E59" w:rsidRPr="006E6534" w:rsidDel="00421D68">
          <w:rPr>
            <w:rFonts w:cs="Times New Roman"/>
            <w:color w:val="000000" w:themeColor="text1"/>
            <w:rPrChange w:id="1953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532" w:author="N F" w:date="2023-12-05T03:09:00Z">
              <w:rPr>
                <w:rFonts w:cs="Times New Roman"/>
                <w:lang w:val="en-GB"/>
              </w:rPr>
            </w:rPrChange>
          </w:rPr>
          <w:delInstrText>efficacy</w:delInstrText>
        </w:r>
        <w:r w:rsidR="00091E59" w:rsidRPr="006E6534" w:rsidDel="00421D68">
          <w:rPr>
            <w:rFonts w:cs="Times New Roman"/>
            <w:color w:val="000000" w:themeColor="text1"/>
            <w:rPrChange w:id="1953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534" w:author="N F" w:date="2023-12-05T03:09:00Z">
              <w:rPr>
                <w:rFonts w:cs="Times New Roman"/>
                <w:lang w:val="en-GB"/>
              </w:rPr>
            </w:rPrChange>
          </w:rPr>
          <w:delInstrText>versus</w:delInstrText>
        </w:r>
        <w:r w:rsidR="00091E59" w:rsidRPr="006E6534" w:rsidDel="00421D68">
          <w:rPr>
            <w:rFonts w:cs="Times New Roman"/>
            <w:color w:val="000000" w:themeColor="text1"/>
            <w:rPrChange w:id="1953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536" w:author="N F" w:date="2023-12-05T03:09:00Z">
              <w:rPr>
                <w:rFonts w:cs="Times New Roman"/>
                <w:lang w:val="en-GB"/>
              </w:rPr>
            </w:rPrChange>
          </w:rPr>
          <w:delInstrText>platinum</w:delInstrText>
        </w:r>
        <w:r w:rsidR="00091E59" w:rsidRPr="006E6534" w:rsidDel="00421D68">
          <w:rPr>
            <w:rFonts w:cs="Times New Roman"/>
            <w:color w:val="000000" w:themeColor="text1"/>
            <w:rPrChange w:id="19537" w:author="N F" w:date="2023-12-05T03:09:00Z">
              <w:rPr>
                <w:rFonts w:cs="Times New Roman"/>
              </w:rPr>
            </w:rPrChange>
          </w:rPr>
          <w:delInstrText>-</w:delInstrText>
        </w:r>
        <w:r w:rsidR="00091E59" w:rsidRPr="006E6534" w:rsidDel="00421D68">
          <w:rPr>
            <w:rFonts w:cs="Times New Roman"/>
            <w:color w:val="000000" w:themeColor="text1"/>
            <w:lang w:val="en-GB"/>
            <w:rPrChange w:id="19538" w:author="N F" w:date="2023-12-05T03:09:00Z">
              <w:rPr>
                <w:rFonts w:cs="Times New Roman"/>
                <w:lang w:val="en-GB"/>
              </w:rPr>
            </w:rPrChange>
          </w:rPr>
          <w:delInstrText>pemetrexed</w:delInstrText>
        </w:r>
        <w:r w:rsidR="00091E59" w:rsidRPr="006E6534" w:rsidDel="00421D68">
          <w:rPr>
            <w:rFonts w:cs="Times New Roman"/>
            <w:color w:val="000000" w:themeColor="text1"/>
            <w:rPrChange w:id="1953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540" w:author="N F" w:date="2023-12-05T03:09:00Z">
              <w:rPr>
                <w:rFonts w:cs="Times New Roman"/>
                <w:lang w:val="en-GB"/>
              </w:rPr>
            </w:rPrChange>
          </w:rPr>
          <w:delInstrText>in</w:delInstrText>
        </w:r>
        <w:r w:rsidR="00091E59" w:rsidRPr="006E6534" w:rsidDel="00421D68">
          <w:rPr>
            <w:rFonts w:cs="Times New Roman"/>
            <w:color w:val="000000" w:themeColor="text1"/>
            <w:rPrChange w:id="1954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542" w:author="N F" w:date="2023-12-05T03:09:00Z">
              <w:rPr>
                <w:rFonts w:cs="Times New Roman"/>
                <w:lang w:val="en-GB"/>
              </w:rPr>
            </w:rPrChange>
          </w:rPr>
          <w:delInstrText>T</w:delInstrText>
        </w:r>
        <w:r w:rsidR="00091E59" w:rsidRPr="006E6534" w:rsidDel="00421D68">
          <w:rPr>
            <w:rFonts w:cs="Times New Roman"/>
            <w:color w:val="000000" w:themeColor="text1"/>
            <w:rPrChange w:id="19543" w:author="N F" w:date="2023-12-05T03:09:00Z">
              <w:rPr>
                <w:rFonts w:cs="Times New Roman"/>
              </w:rPr>
            </w:rPrChange>
          </w:rPr>
          <w:delInstrText>790</w:delInstrText>
        </w:r>
        <w:r w:rsidR="00091E59" w:rsidRPr="006E6534" w:rsidDel="00421D68">
          <w:rPr>
            <w:rFonts w:cs="Times New Roman"/>
            <w:color w:val="000000" w:themeColor="text1"/>
            <w:lang w:val="en-GB"/>
            <w:rPrChange w:id="19544" w:author="N F" w:date="2023-12-05T03:09:00Z">
              <w:rPr>
                <w:rFonts w:cs="Times New Roman"/>
                <w:lang w:val="en-GB"/>
              </w:rPr>
            </w:rPrChange>
          </w:rPr>
          <w:delInstrText>M</w:delInstrText>
        </w:r>
        <w:r w:rsidR="00091E59" w:rsidRPr="006E6534" w:rsidDel="00421D68">
          <w:rPr>
            <w:rFonts w:cs="Times New Roman"/>
            <w:color w:val="000000" w:themeColor="text1"/>
            <w:rPrChange w:id="19545" w:author="N F" w:date="2023-12-05T03:09:00Z">
              <w:rPr>
                <w:rFonts w:cs="Times New Roman"/>
              </w:rPr>
            </w:rPrChange>
          </w:rPr>
          <w:delInstrText>-</w:delInstrText>
        </w:r>
        <w:r w:rsidR="00091E59" w:rsidRPr="006E6534" w:rsidDel="00421D68">
          <w:rPr>
            <w:rFonts w:cs="Times New Roman"/>
            <w:color w:val="000000" w:themeColor="text1"/>
            <w:lang w:val="en-GB"/>
            <w:rPrChange w:id="19546" w:author="N F" w:date="2023-12-05T03:09:00Z">
              <w:rPr>
                <w:rFonts w:cs="Times New Roman"/>
                <w:lang w:val="en-GB"/>
              </w:rPr>
            </w:rPrChange>
          </w:rPr>
          <w:delInstrText>positive</w:delInstrText>
        </w:r>
        <w:r w:rsidR="00091E59" w:rsidRPr="006E6534" w:rsidDel="00421D68">
          <w:rPr>
            <w:rFonts w:cs="Times New Roman"/>
            <w:color w:val="000000" w:themeColor="text1"/>
            <w:rPrChange w:id="1954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548" w:author="N F" w:date="2023-12-05T03:09:00Z">
              <w:rPr>
                <w:rFonts w:cs="Times New Roman"/>
                <w:lang w:val="en-GB"/>
              </w:rPr>
            </w:rPrChange>
          </w:rPr>
          <w:delInstrText>advanced</w:delInstrText>
        </w:r>
        <w:r w:rsidR="00091E59" w:rsidRPr="006E6534" w:rsidDel="00421D68">
          <w:rPr>
            <w:rFonts w:cs="Times New Roman"/>
            <w:color w:val="000000" w:themeColor="text1"/>
            <w:rPrChange w:id="1954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550" w:author="N F" w:date="2023-12-05T03:09:00Z">
              <w:rPr>
                <w:rFonts w:cs="Times New Roman"/>
                <w:lang w:val="en-GB"/>
              </w:rPr>
            </w:rPrChange>
          </w:rPr>
          <w:delInstrText>NSCLC</w:delInstrText>
        </w:r>
        <w:r w:rsidR="00091E59" w:rsidRPr="006E6534" w:rsidDel="00421D68">
          <w:rPr>
            <w:rFonts w:cs="Times New Roman"/>
            <w:color w:val="000000" w:themeColor="text1"/>
            <w:rPrChange w:id="19551" w:author="N F" w:date="2023-12-05T03:09:00Z">
              <w:rPr>
                <w:rFonts w:cs="Times New Roman"/>
              </w:rPr>
            </w:rPrChange>
          </w:rPr>
          <w:delInstrText>.","</w:delInstrText>
        </w:r>
        <w:r w:rsidR="00091E59" w:rsidRPr="006E6534" w:rsidDel="00421D68">
          <w:rPr>
            <w:rFonts w:cs="Times New Roman"/>
            <w:color w:val="000000" w:themeColor="text1"/>
            <w:lang w:val="en-GB"/>
            <w:rPrChange w:id="19552" w:author="N F" w:date="2023-12-05T03:09:00Z">
              <w:rPr>
                <w:rFonts w:cs="Times New Roman"/>
                <w:lang w:val="en-GB"/>
              </w:rPr>
            </w:rPrChange>
          </w:rPr>
          <w:delInstrText>container</w:delInstrText>
        </w:r>
        <w:r w:rsidR="00091E59" w:rsidRPr="006E6534" w:rsidDel="00421D68">
          <w:rPr>
            <w:rFonts w:cs="Times New Roman"/>
            <w:color w:val="000000" w:themeColor="text1"/>
            <w:rPrChange w:id="19553" w:author="N F" w:date="2023-12-05T03:09:00Z">
              <w:rPr>
                <w:rFonts w:cs="Times New Roman"/>
              </w:rPr>
            </w:rPrChange>
          </w:rPr>
          <w:delInstrText>-</w:delInstrText>
        </w:r>
        <w:r w:rsidR="00091E59" w:rsidRPr="006E6534" w:rsidDel="00421D68">
          <w:rPr>
            <w:rFonts w:cs="Times New Roman"/>
            <w:color w:val="000000" w:themeColor="text1"/>
            <w:lang w:val="en-GB"/>
            <w:rPrChange w:id="19554" w:author="N F" w:date="2023-12-05T03:09:00Z">
              <w:rPr>
                <w:rFonts w:cs="Times New Roman"/>
                <w:lang w:val="en-GB"/>
              </w:rPr>
            </w:rPrChange>
          </w:rPr>
          <w:delInstrText>title</w:delInstrText>
        </w:r>
        <w:r w:rsidR="00091E59" w:rsidRPr="006E6534" w:rsidDel="00421D68">
          <w:rPr>
            <w:rFonts w:cs="Times New Roman"/>
            <w:color w:val="000000" w:themeColor="text1"/>
            <w:rPrChange w:id="19555" w:author="N F" w:date="2023-12-05T03:09:00Z">
              <w:rPr>
                <w:rFonts w:cs="Times New Roman"/>
              </w:rPr>
            </w:rPrChange>
          </w:rPr>
          <w:delInstrText>":"</w:delInstrText>
        </w:r>
        <w:r w:rsidR="00091E59" w:rsidRPr="006E6534" w:rsidDel="00421D68">
          <w:rPr>
            <w:rFonts w:cs="Times New Roman"/>
            <w:color w:val="000000" w:themeColor="text1"/>
            <w:lang w:val="en-GB"/>
            <w:rPrChange w:id="19556" w:author="N F" w:date="2023-12-05T03:09:00Z">
              <w:rPr>
                <w:rFonts w:cs="Times New Roman"/>
                <w:lang w:val="en-GB"/>
              </w:rPr>
            </w:rPrChange>
          </w:rPr>
          <w:delInstrText>Journal</w:delInstrText>
        </w:r>
        <w:r w:rsidR="00091E59" w:rsidRPr="006E6534" w:rsidDel="00421D68">
          <w:rPr>
            <w:rFonts w:cs="Times New Roman"/>
            <w:color w:val="000000" w:themeColor="text1"/>
            <w:rPrChange w:id="1955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558" w:author="N F" w:date="2023-12-05T03:09:00Z">
              <w:rPr>
                <w:rFonts w:cs="Times New Roman"/>
                <w:lang w:val="en-GB"/>
              </w:rPr>
            </w:rPrChange>
          </w:rPr>
          <w:delInstrText>of</w:delInstrText>
        </w:r>
        <w:r w:rsidR="00091E59" w:rsidRPr="006E6534" w:rsidDel="00421D68">
          <w:rPr>
            <w:rFonts w:cs="Times New Roman"/>
            <w:color w:val="000000" w:themeColor="text1"/>
            <w:rPrChange w:id="1955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560" w:author="N F" w:date="2023-12-05T03:09:00Z">
              <w:rPr>
                <w:rFonts w:cs="Times New Roman"/>
                <w:lang w:val="en-GB"/>
              </w:rPr>
            </w:rPrChange>
          </w:rPr>
          <w:delInstrText>Clinical</w:delInstrText>
        </w:r>
        <w:r w:rsidR="00091E59" w:rsidRPr="006E6534" w:rsidDel="00421D68">
          <w:rPr>
            <w:rFonts w:cs="Times New Roman"/>
            <w:color w:val="000000" w:themeColor="text1"/>
            <w:rPrChange w:id="1956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562" w:author="N F" w:date="2023-12-05T03:09:00Z">
              <w:rPr>
                <w:rFonts w:cs="Times New Roman"/>
                <w:lang w:val="en-GB"/>
              </w:rPr>
            </w:rPrChange>
          </w:rPr>
          <w:delInstrText>Oncology</w:delInstrText>
        </w:r>
        <w:r w:rsidR="00091E59" w:rsidRPr="006E6534" w:rsidDel="00421D68">
          <w:rPr>
            <w:rFonts w:cs="Times New Roman"/>
            <w:color w:val="000000" w:themeColor="text1"/>
            <w:rPrChange w:id="1956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564" w:author="N F" w:date="2023-12-05T03:09:00Z">
              <w:rPr>
                <w:rFonts w:cs="Times New Roman"/>
                <w:lang w:val="en-GB"/>
              </w:rPr>
            </w:rPrChange>
          </w:rPr>
          <w:delInstrText>Official</w:delInstrText>
        </w:r>
        <w:r w:rsidR="00091E59" w:rsidRPr="006E6534" w:rsidDel="00421D68">
          <w:rPr>
            <w:rFonts w:cs="Times New Roman"/>
            <w:color w:val="000000" w:themeColor="text1"/>
            <w:rPrChange w:id="1956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566" w:author="N F" w:date="2023-12-05T03:09:00Z">
              <w:rPr>
                <w:rFonts w:cs="Times New Roman"/>
                <w:lang w:val="en-GB"/>
              </w:rPr>
            </w:rPrChange>
          </w:rPr>
          <w:delInstrText>Journal</w:delInstrText>
        </w:r>
        <w:r w:rsidR="00091E59" w:rsidRPr="006E6534" w:rsidDel="00421D68">
          <w:rPr>
            <w:rFonts w:cs="Times New Roman"/>
            <w:color w:val="000000" w:themeColor="text1"/>
            <w:rPrChange w:id="1956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568" w:author="N F" w:date="2023-12-05T03:09:00Z">
              <w:rPr>
                <w:rFonts w:cs="Times New Roman"/>
                <w:lang w:val="en-GB"/>
              </w:rPr>
            </w:rPrChange>
          </w:rPr>
          <w:delInstrText>of</w:delInstrText>
        </w:r>
        <w:r w:rsidR="00091E59" w:rsidRPr="006E6534" w:rsidDel="00421D68">
          <w:rPr>
            <w:rFonts w:cs="Times New Roman"/>
            <w:color w:val="000000" w:themeColor="text1"/>
            <w:rPrChange w:id="1956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570" w:author="N F" w:date="2023-12-05T03:09:00Z">
              <w:rPr>
                <w:rFonts w:cs="Times New Roman"/>
                <w:lang w:val="en-GB"/>
              </w:rPr>
            </w:rPrChange>
          </w:rPr>
          <w:delInstrText>the</w:delInstrText>
        </w:r>
        <w:r w:rsidR="00091E59" w:rsidRPr="006E6534" w:rsidDel="00421D68">
          <w:rPr>
            <w:rFonts w:cs="Times New Roman"/>
            <w:color w:val="000000" w:themeColor="text1"/>
            <w:rPrChange w:id="1957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572" w:author="N F" w:date="2023-12-05T03:09:00Z">
              <w:rPr>
                <w:rFonts w:cs="Times New Roman"/>
                <w:lang w:val="en-GB"/>
              </w:rPr>
            </w:rPrChange>
          </w:rPr>
          <w:delInstrText>American</w:delInstrText>
        </w:r>
        <w:r w:rsidR="00091E59" w:rsidRPr="006E6534" w:rsidDel="00421D68">
          <w:rPr>
            <w:rFonts w:cs="Times New Roman"/>
            <w:color w:val="000000" w:themeColor="text1"/>
            <w:rPrChange w:id="1957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574" w:author="N F" w:date="2023-12-05T03:09:00Z">
              <w:rPr>
                <w:rFonts w:cs="Times New Roman"/>
                <w:lang w:val="en-GB"/>
              </w:rPr>
            </w:rPrChange>
          </w:rPr>
          <w:delInstrText>Society</w:delInstrText>
        </w:r>
        <w:r w:rsidR="00091E59" w:rsidRPr="006E6534" w:rsidDel="00421D68">
          <w:rPr>
            <w:rFonts w:cs="Times New Roman"/>
            <w:color w:val="000000" w:themeColor="text1"/>
            <w:rPrChange w:id="1957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576" w:author="N F" w:date="2023-12-05T03:09:00Z">
              <w:rPr>
                <w:rFonts w:cs="Times New Roman"/>
                <w:lang w:val="en-GB"/>
              </w:rPr>
            </w:rPrChange>
          </w:rPr>
          <w:delInstrText>of</w:delInstrText>
        </w:r>
        <w:r w:rsidR="00091E59" w:rsidRPr="006E6534" w:rsidDel="00421D68">
          <w:rPr>
            <w:rFonts w:cs="Times New Roman"/>
            <w:color w:val="000000" w:themeColor="text1"/>
            <w:rPrChange w:id="1957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578" w:author="N F" w:date="2023-12-05T03:09:00Z">
              <w:rPr>
                <w:rFonts w:cs="Times New Roman"/>
                <w:lang w:val="en-GB"/>
              </w:rPr>
            </w:rPrChange>
          </w:rPr>
          <w:delInstrText>Clinical</w:delInstrText>
        </w:r>
        <w:r w:rsidR="00091E59" w:rsidRPr="006E6534" w:rsidDel="00421D68">
          <w:rPr>
            <w:rFonts w:cs="Times New Roman"/>
            <w:color w:val="000000" w:themeColor="text1"/>
            <w:rPrChange w:id="1957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580" w:author="N F" w:date="2023-12-05T03:09:00Z">
              <w:rPr>
                <w:rFonts w:cs="Times New Roman"/>
                <w:lang w:val="en-GB"/>
              </w:rPr>
            </w:rPrChange>
          </w:rPr>
          <w:delInstrText>Oncology</w:delInstrText>
        </w:r>
        <w:r w:rsidR="00091E59" w:rsidRPr="006E6534" w:rsidDel="00421D68">
          <w:rPr>
            <w:rFonts w:cs="Times New Roman"/>
            <w:color w:val="000000" w:themeColor="text1"/>
            <w:rPrChange w:id="19581" w:author="N F" w:date="2023-12-05T03:09:00Z">
              <w:rPr>
                <w:rFonts w:cs="Times New Roman"/>
              </w:rPr>
            </w:rPrChange>
          </w:rPr>
          <w:delInstrText>","</w:delInstrText>
        </w:r>
        <w:r w:rsidR="00091E59" w:rsidRPr="006E6534" w:rsidDel="00421D68">
          <w:rPr>
            <w:rFonts w:cs="Times New Roman"/>
            <w:color w:val="000000" w:themeColor="text1"/>
            <w:lang w:val="en-GB"/>
            <w:rPrChange w:id="19582" w:author="N F" w:date="2023-12-05T03:09:00Z">
              <w:rPr>
                <w:rFonts w:cs="Times New Roman"/>
                <w:lang w:val="en-GB"/>
              </w:rPr>
            </w:rPrChange>
          </w:rPr>
          <w:delInstrText>DOI</w:delInstrText>
        </w:r>
        <w:r w:rsidR="00091E59" w:rsidRPr="006E6534" w:rsidDel="00421D68">
          <w:rPr>
            <w:rFonts w:cs="Times New Roman"/>
            <w:color w:val="000000" w:themeColor="text1"/>
            <w:rPrChange w:id="19583" w:author="N F" w:date="2023-12-05T03:09:00Z">
              <w:rPr>
                <w:rFonts w:cs="Times New Roman"/>
              </w:rPr>
            </w:rPrChange>
          </w:rPr>
          <w:delInstrText>":"10.1200/</w:delInstrText>
        </w:r>
        <w:r w:rsidR="00091E59" w:rsidRPr="006E6534" w:rsidDel="00421D68">
          <w:rPr>
            <w:rFonts w:cs="Times New Roman"/>
            <w:color w:val="000000" w:themeColor="text1"/>
            <w:lang w:val="en-GB"/>
            <w:rPrChange w:id="19584" w:author="N F" w:date="2023-12-05T03:09:00Z">
              <w:rPr>
                <w:rFonts w:cs="Times New Roman"/>
                <w:lang w:val="en-GB"/>
              </w:rPr>
            </w:rPrChange>
          </w:rPr>
          <w:delInstrText>JCO</w:delInstrText>
        </w:r>
        <w:r w:rsidR="00091E59" w:rsidRPr="006E6534" w:rsidDel="00421D68">
          <w:rPr>
            <w:rFonts w:cs="Times New Roman"/>
            <w:color w:val="000000" w:themeColor="text1"/>
            <w:rPrChange w:id="19585" w:author="N F" w:date="2023-12-05T03:09:00Z">
              <w:rPr>
                <w:rFonts w:cs="Times New Roman"/>
              </w:rPr>
            </w:rPrChange>
          </w:rPr>
          <w:delInstrText>.2018.77.9363","</w:delInstrText>
        </w:r>
        <w:r w:rsidR="00091E59" w:rsidRPr="006E6534" w:rsidDel="00421D68">
          <w:rPr>
            <w:rFonts w:cs="Times New Roman"/>
            <w:color w:val="000000" w:themeColor="text1"/>
            <w:lang w:val="en-GB"/>
            <w:rPrChange w:id="19586" w:author="N F" w:date="2023-12-05T03:09:00Z">
              <w:rPr>
                <w:rFonts w:cs="Times New Roman"/>
                <w:lang w:val="en-GB"/>
              </w:rPr>
            </w:rPrChange>
          </w:rPr>
          <w:delInstrText>ISSN</w:delInstrText>
        </w:r>
        <w:r w:rsidR="00091E59" w:rsidRPr="006E6534" w:rsidDel="00421D68">
          <w:rPr>
            <w:rFonts w:cs="Times New Roman"/>
            <w:color w:val="000000" w:themeColor="text1"/>
            <w:rPrChange w:id="19587" w:author="N F" w:date="2023-12-05T03:09:00Z">
              <w:rPr>
                <w:rFonts w:cs="Times New Roman"/>
              </w:rPr>
            </w:rPrChange>
          </w:rPr>
          <w:delInstrText>":"1527-7755","</w:delInstrText>
        </w:r>
        <w:r w:rsidR="00091E59" w:rsidRPr="006E6534" w:rsidDel="00421D68">
          <w:rPr>
            <w:rFonts w:cs="Times New Roman"/>
            <w:color w:val="000000" w:themeColor="text1"/>
            <w:lang w:val="en-GB"/>
            <w:rPrChange w:id="19588" w:author="N F" w:date="2023-12-05T03:09:00Z">
              <w:rPr>
                <w:rFonts w:cs="Times New Roman"/>
                <w:lang w:val="en-GB"/>
              </w:rPr>
            </w:rPrChange>
          </w:rPr>
          <w:delInstrText>issue</w:delInstrText>
        </w:r>
        <w:r w:rsidR="00091E59" w:rsidRPr="006E6534" w:rsidDel="00421D68">
          <w:rPr>
            <w:rFonts w:cs="Times New Roman"/>
            <w:color w:val="000000" w:themeColor="text1"/>
            <w:rPrChange w:id="19589" w:author="N F" w:date="2023-12-05T03:09:00Z">
              <w:rPr>
                <w:rFonts w:cs="Times New Roman"/>
              </w:rPr>
            </w:rPrChange>
          </w:rPr>
          <w:delInstrText>":"26","</w:delInstrText>
        </w:r>
        <w:r w:rsidR="00091E59" w:rsidRPr="006E6534" w:rsidDel="00421D68">
          <w:rPr>
            <w:rFonts w:cs="Times New Roman"/>
            <w:color w:val="000000" w:themeColor="text1"/>
            <w:lang w:val="en-GB"/>
            <w:rPrChange w:id="19590" w:author="N F" w:date="2023-12-05T03:09:00Z">
              <w:rPr>
                <w:rFonts w:cs="Times New Roman"/>
                <w:lang w:val="en-GB"/>
              </w:rPr>
            </w:rPrChange>
          </w:rPr>
          <w:delInstrText>journalAbbreviation</w:delInstrText>
        </w:r>
        <w:r w:rsidR="00091E59" w:rsidRPr="006E6534" w:rsidDel="00421D68">
          <w:rPr>
            <w:rFonts w:cs="Times New Roman"/>
            <w:color w:val="000000" w:themeColor="text1"/>
            <w:rPrChange w:id="19591" w:author="N F" w:date="2023-12-05T03:09:00Z">
              <w:rPr>
                <w:rFonts w:cs="Times New Roman"/>
              </w:rPr>
            </w:rPrChange>
          </w:rPr>
          <w:delInstrText>":"</w:delInstrText>
        </w:r>
        <w:r w:rsidR="00091E59" w:rsidRPr="006E6534" w:rsidDel="00421D68">
          <w:rPr>
            <w:rFonts w:cs="Times New Roman"/>
            <w:color w:val="000000" w:themeColor="text1"/>
            <w:lang w:val="en-GB"/>
            <w:rPrChange w:id="19592" w:author="N F" w:date="2023-12-05T03:09:00Z">
              <w:rPr>
                <w:rFonts w:cs="Times New Roman"/>
                <w:lang w:val="en-GB"/>
              </w:rPr>
            </w:rPrChange>
          </w:rPr>
          <w:delInstrText>J</w:delInstrText>
        </w:r>
        <w:r w:rsidR="00091E59" w:rsidRPr="006E6534" w:rsidDel="00421D68">
          <w:rPr>
            <w:rFonts w:cs="Times New Roman"/>
            <w:color w:val="000000" w:themeColor="text1"/>
            <w:rPrChange w:id="1959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594" w:author="N F" w:date="2023-12-05T03:09:00Z">
              <w:rPr>
                <w:rFonts w:cs="Times New Roman"/>
                <w:lang w:val="en-GB"/>
              </w:rPr>
            </w:rPrChange>
          </w:rPr>
          <w:delInstrText>Clin</w:delInstrText>
        </w:r>
        <w:r w:rsidR="00091E59" w:rsidRPr="006E6534" w:rsidDel="00421D68">
          <w:rPr>
            <w:rFonts w:cs="Times New Roman"/>
            <w:color w:val="000000" w:themeColor="text1"/>
            <w:rPrChange w:id="1959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596" w:author="N F" w:date="2023-12-05T03:09:00Z">
              <w:rPr>
                <w:rFonts w:cs="Times New Roman"/>
                <w:lang w:val="en-GB"/>
              </w:rPr>
            </w:rPrChange>
          </w:rPr>
          <w:delInstrText>Oncol</w:delInstrText>
        </w:r>
        <w:r w:rsidR="00091E59" w:rsidRPr="006E6534" w:rsidDel="00421D68">
          <w:rPr>
            <w:rFonts w:cs="Times New Roman"/>
            <w:color w:val="000000" w:themeColor="text1"/>
            <w:rPrChange w:id="19597" w:author="N F" w:date="2023-12-05T03:09:00Z">
              <w:rPr>
                <w:rFonts w:cs="Times New Roman"/>
              </w:rPr>
            </w:rPrChange>
          </w:rPr>
          <w:delInstrText>","</w:delInstrText>
        </w:r>
        <w:r w:rsidR="00091E59" w:rsidRPr="006E6534" w:rsidDel="00421D68">
          <w:rPr>
            <w:rFonts w:cs="Times New Roman"/>
            <w:color w:val="000000" w:themeColor="text1"/>
            <w:lang w:val="en-GB"/>
            <w:rPrChange w:id="19598" w:author="N F" w:date="2023-12-05T03:09:00Z">
              <w:rPr>
                <w:rFonts w:cs="Times New Roman"/>
                <w:lang w:val="en-GB"/>
              </w:rPr>
            </w:rPrChange>
          </w:rPr>
          <w:delInstrText>language</w:delInstrText>
        </w:r>
        <w:r w:rsidR="00091E59" w:rsidRPr="006E6534" w:rsidDel="00421D68">
          <w:rPr>
            <w:rFonts w:cs="Times New Roman"/>
            <w:color w:val="000000" w:themeColor="text1"/>
            <w:rPrChange w:id="19599" w:author="N F" w:date="2023-12-05T03:09:00Z">
              <w:rPr>
                <w:rFonts w:cs="Times New Roman"/>
              </w:rPr>
            </w:rPrChange>
          </w:rPr>
          <w:delInstrText>":"</w:delInstrText>
        </w:r>
        <w:r w:rsidR="00091E59" w:rsidRPr="006E6534" w:rsidDel="00421D68">
          <w:rPr>
            <w:rFonts w:cs="Times New Roman"/>
            <w:color w:val="000000" w:themeColor="text1"/>
            <w:lang w:val="en-GB"/>
            <w:rPrChange w:id="19600" w:author="N F" w:date="2023-12-05T03:09:00Z">
              <w:rPr>
                <w:rFonts w:cs="Times New Roman"/>
                <w:lang w:val="en-GB"/>
              </w:rPr>
            </w:rPrChange>
          </w:rPr>
          <w:delInstrText>eng</w:delInstrText>
        </w:r>
        <w:r w:rsidR="00091E59" w:rsidRPr="006E6534" w:rsidDel="00421D68">
          <w:rPr>
            <w:rFonts w:cs="Times New Roman"/>
            <w:color w:val="000000" w:themeColor="text1"/>
            <w:rPrChange w:id="19601" w:author="N F" w:date="2023-12-05T03:09:00Z">
              <w:rPr>
                <w:rFonts w:cs="Times New Roman"/>
              </w:rPr>
            </w:rPrChange>
          </w:rPr>
          <w:delInstrText>","</w:delInstrText>
        </w:r>
        <w:r w:rsidR="00091E59" w:rsidRPr="006E6534" w:rsidDel="00421D68">
          <w:rPr>
            <w:rFonts w:cs="Times New Roman"/>
            <w:color w:val="000000" w:themeColor="text1"/>
            <w:lang w:val="en-GB"/>
            <w:rPrChange w:id="19602" w:author="N F" w:date="2023-12-05T03:09:00Z">
              <w:rPr>
                <w:rFonts w:cs="Times New Roman"/>
                <w:lang w:val="en-GB"/>
              </w:rPr>
            </w:rPrChange>
          </w:rPr>
          <w:delInstrText>note</w:delInstrText>
        </w:r>
        <w:r w:rsidR="00091E59" w:rsidRPr="006E6534" w:rsidDel="00421D68">
          <w:rPr>
            <w:rFonts w:cs="Times New Roman"/>
            <w:color w:val="000000" w:themeColor="text1"/>
            <w:rPrChange w:id="19603" w:author="N F" w:date="2023-12-05T03:09:00Z">
              <w:rPr>
                <w:rFonts w:cs="Times New Roman"/>
              </w:rPr>
            </w:rPrChange>
          </w:rPr>
          <w:delInstrText>":"</w:delInstrText>
        </w:r>
        <w:r w:rsidR="00091E59" w:rsidRPr="006E6534" w:rsidDel="00421D68">
          <w:rPr>
            <w:rFonts w:cs="Times New Roman"/>
            <w:color w:val="000000" w:themeColor="text1"/>
            <w:lang w:val="en-GB"/>
            <w:rPrChange w:id="19604" w:author="N F" w:date="2023-12-05T03:09:00Z">
              <w:rPr>
                <w:rFonts w:cs="Times New Roman"/>
                <w:lang w:val="en-GB"/>
              </w:rPr>
            </w:rPrChange>
          </w:rPr>
          <w:delInstrText>PMID</w:delInstrText>
        </w:r>
        <w:r w:rsidR="00091E59" w:rsidRPr="006E6534" w:rsidDel="00421D68">
          <w:rPr>
            <w:rFonts w:cs="Times New Roman"/>
            <w:color w:val="000000" w:themeColor="text1"/>
            <w:rPrChange w:id="19605" w:author="N F" w:date="2023-12-05T03:09:00Z">
              <w:rPr>
                <w:rFonts w:cs="Times New Roman"/>
              </w:rPr>
            </w:rPrChange>
          </w:rPr>
          <w:delInstrText>: 30059262","</w:delInstrText>
        </w:r>
        <w:r w:rsidR="00091E59" w:rsidRPr="006E6534" w:rsidDel="00421D68">
          <w:rPr>
            <w:rFonts w:cs="Times New Roman"/>
            <w:color w:val="000000" w:themeColor="text1"/>
            <w:lang w:val="en-GB"/>
            <w:rPrChange w:id="19606" w:author="N F" w:date="2023-12-05T03:09:00Z">
              <w:rPr>
                <w:rFonts w:cs="Times New Roman"/>
                <w:lang w:val="en-GB"/>
              </w:rPr>
            </w:rPrChange>
          </w:rPr>
          <w:delInstrText>page</w:delInstrText>
        </w:r>
        <w:r w:rsidR="00091E59" w:rsidRPr="006E6534" w:rsidDel="00421D68">
          <w:rPr>
            <w:rFonts w:cs="Times New Roman"/>
            <w:color w:val="000000" w:themeColor="text1"/>
            <w:rPrChange w:id="19607" w:author="N F" w:date="2023-12-05T03:09:00Z">
              <w:rPr>
                <w:rFonts w:cs="Times New Roman"/>
              </w:rPr>
            </w:rPrChange>
          </w:rPr>
          <w:delInstrText>":"2702-2709","</w:delInstrText>
        </w:r>
        <w:r w:rsidR="00091E59" w:rsidRPr="006E6534" w:rsidDel="00421D68">
          <w:rPr>
            <w:rFonts w:cs="Times New Roman"/>
            <w:color w:val="000000" w:themeColor="text1"/>
            <w:lang w:val="en-GB"/>
            <w:rPrChange w:id="19608" w:author="N F" w:date="2023-12-05T03:09:00Z">
              <w:rPr>
                <w:rFonts w:cs="Times New Roman"/>
                <w:lang w:val="en-GB"/>
              </w:rPr>
            </w:rPrChange>
          </w:rPr>
          <w:delInstrText>source</w:delInstrText>
        </w:r>
        <w:r w:rsidR="00091E59" w:rsidRPr="006E6534" w:rsidDel="00421D68">
          <w:rPr>
            <w:rFonts w:cs="Times New Roman"/>
            <w:color w:val="000000" w:themeColor="text1"/>
            <w:rPrChange w:id="19609" w:author="N F" w:date="2023-12-05T03:09:00Z">
              <w:rPr>
                <w:rFonts w:cs="Times New Roman"/>
              </w:rPr>
            </w:rPrChange>
          </w:rPr>
          <w:delInstrText>":"</w:delInstrText>
        </w:r>
        <w:r w:rsidR="00091E59" w:rsidRPr="006E6534" w:rsidDel="00421D68">
          <w:rPr>
            <w:rFonts w:cs="Times New Roman"/>
            <w:color w:val="000000" w:themeColor="text1"/>
            <w:lang w:val="en-GB"/>
            <w:rPrChange w:id="19610" w:author="N F" w:date="2023-12-05T03:09:00Z">
              <w:rPr>
                <w:rFonts w:cs="Times New Roman"/>
                <w:lang w:val="en-GB"/>
              </w:rPr>
            </w:rPrChange>
          </w:rPr>
          <w:delInstrText>PubMed</w:delInstrText>
        </w:r>
        <w:r w:rsidR="00091E59" w:rsidRPr="006E6534" w:rsidDel="00421D68">
          <w:rPr>
            <w:rFonts w:cs="Times New Roman"/>
            <w:color w:val="000000" w:themeColor="text1"/>
            <w:rPrChange w:id="19611" w:author="N F" w:date="2023-12-05T03:09:00Z">
              <w:rPr>
                <w:rFonts w:cs="Times New Roman"/>
              </w:rPr>
            </w:rPrChange>
          </w:rPr>
          <w:delInstrText>","</w:delInstrText>
        </w:r>
        <w:r w:rsidR="00091E59" w:rsidRPr="006E6534" w:rsidDel="00421D68">
          <w:rPr>
            <w:rFonts w:cs="Times New Roman"/>
            <w:color w:val="000000" w:themeColor="text1"/>
            <w:lang w:val="en-GB"/>
            <w:rPrChange w:id="19612" w:author="N F" w:date="2023-12-05T03:09:00Z">
              <w:rPr>
                <w:rFonts w:cs="Times New Roman"/>
                <w:lang w:val="en-GB"/>
              </w:rPr>
            </w:rPrChange>
          </w:rPr>
          <w:delInstrText>title</w:delInstrText>
        </w:r>
        <w:r w:rsidR="00091E59" w:rsidRPr="006E6534" w:rsidDel="00421D68">
          <w:rPr>
            <w:rFonts w:cs="Times New Roman"/>
            <w:color w:val="000000" w:themeColor="text1"/>
            <w:rPrChange w:id="19613" w:author="N F" w:date="2023-12-05T03:09:00Z">
              <w:rPr>
                <w:rFonts w:cs="Times New Roman"/>
              </w:rPr>
            </w:rPrChange>
          </w:rPr>
          <w:delInstrText>":"</w:delInstrText>
        </w:r>
        <w:r w:rsidR="00091E59" w:rsidRPr="006E6534" w:rsidDel="00421D68">
          <w:rPr>
            <w:rFonts w:cs="Times New Roman"/>
            <w:color w:val="000000" w:themeColor="text1"/>
            <w:lang w:val="en-GB"/>
            <w:rPrChange w:id="19614" w:author="N F" w:date="2023-12-05T03:09:00Z">
              <w:rPr>
                <w:rFonts w:cs="Times New Roman"/>
                <w:lang w:val="en-GB"/>
              </w:rPr>
            </w:rPrChange>
          </w:rPr>
          <w:delInstrText>CNS</w:delInstrText>
        </w:r>
        <w:r w:rsidR="00091E59" w:rsidRPr="006E6534" w:rsidDel="00421D68">
          <w:rPr>
            <w:rFonts w:cs="Times New Roman"/>
            <w:color w:val="000000" w:themeColor="text1"/>
            <w:rPrChange w:id="1961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616" w:author="N F" w:date="2023-12-05T03:09:00Z">
              <w:rPr>
                <w:rFonts w:cs="Times New Roman"/>
                <w:lang w:val="en-GB"/>
              </w:rPr>
            </w:rPrChange>
          </w:rPr>
          <w:delInstrText>Efficacy</w:delInstrText>
        </w:r>
        <w:r w:rsidR="00091E59" w:rsidRPr="006E6534" w:rsidDel="00421D68">
          <w:rPr>
            <w:rFonts w:cs="Times New Roman"/>
            <w:color w:val="000000" w:themeColor="text1"/>
            <w:rPrChange w:id="1961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618" w:author="N F" w:date="2023-12-05T03:09:00Z">
              <w:rPr>
                <w:rFonts w:cs="Times New Roman"/>
                <w:lang w:val="en-GB"/>
              </w:rPr>
            </w:rPrChange>
          </w:rPr>
          <w:delInstrText>of</w:delInstrText>
        </w:r>
        <w:r w:rsidR="00091E59" w:rsidRPr="006E6534" w:rsidDel="00421D68">
          <w:rPr>
            <w:rFonts w:cs="Times New Roman"/>
            <w:color w:val="000000" w:themeColor="text1"/>
            <w:rPrChange w:id="1961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620" w:author="N F" w:date="2023-12-05T03:09:00Z">
              <w:rPr>
                <w:rFonts w:cs="Times New Roman"/>
                <w:lang w:val="en-GB"/>
              </w:rPr>
            </w:rPrChange>
          </w:rPr>
          <w:delInstrText>Osimertinib</w:delInstrText>
        </w:r>
        <w:r w:rsidR="00091E59" w:rsidRPr="006E6534" w:rsidDel="00421D68">
          <w:rPr>
            <w:rFonts w:cs="Times New Roman"/>
            <w:color w:val="000000" w:themeColor="text1"/>
            <w:rPrChange w:id="1962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622" w:author="N F" w:date="2023-12-05T03:09:00Z">
              <w:rPr>
                <w:rFonts w:cs="Times New Roman"/>
                <w:lang w:val="en-GB"/>
              </w:rPr>
            </w:rPrChange>
          </w:rPr>
          <w:delInstrText>in</w:delInstrText>
        </w:r>
        <w:r w:rsidR="00091E59" w:rsidRPr="006E6534" w:rsidDel="00421D68">
          <w:rPr>
            <w:rFonts w:cs="Times New Roman"/>
            <w:color w:val="000000" w:themeColor="text1"/>
            <w:rPrChange w:id="1962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624" w:author="N F" w:date="2023-12-05T03:09:00Z">
              <w:rPr>
                <w:rFonts w:cs="Times New Roman"/>
                <w:lang w:val="en-GB"/>
              </w:rPr>
            </w:rPrChange>
          </w:rPr>
          <w:delInstrText>Patients</w:delInstrText>
        </w:r>
        <w:r w:rsidR="00091E59" w:rsidRPr="006E6534" w:rsidDel="00421D68">
          <w:rPr>
            <w:rFonts w:cs="Times New Roman"/>
            <w:color w:val="000000" w:themeColor="text1"/>
            <w:rPrChange w:id="1962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626" w:author="N F" w:date="2023-12-05T03:09:00Z">
              <w:rPr>
                <w:rFonts w:cs="Times New Roman"/>
                <w:lang w:val="en-GB"/>
              </w:rPr>
            </w:rPrChange>
          </w:rPr>
          <w:delInstrText>With</w:delInstrText>
        </w:r>
        <w:r w:rsidR="00091E59" w:rsidRPr="006E6534" w:rsidDel="00421D68">
          <w:rPr>
            <w:rFonts w:cs="Times New Roman"/>
            <w:color w:val="000000" w:themeColor="text1"/>
            <w:rPrChange w:id="1962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628" w:author="N F" w:date="2023-12-05T03:09:00Z">
              <w:rPr>
                <w:rFonts w:cs="Times New Roman"/>
                <w:lang w:val="en-GB"/>
              </w:rPr>
            </w:rPrChange>
          </w:rPr>
          <w:delInstrText>T</w:delInstrText>
        </w:r>
        <w:r w:rsidR="00091E59" w:rsidRPr="006E6534" w:rsidDel="00421D68">
          <w:rPr>
            <w:rFonts w:cs="Times New Roman"/>
            <w:color w:val="000000" w:themeColor="text1"/>
            <w:rPrChange w:id="19629" w:author="N F" w:date="2023-12-05T03:09:00Z">
              <w:rPr>
                <w:rFonts w:cs="Times New Roman"/>
              </w:rPr>
            </w:rPrChange>
          </w:rPr>
          <w:delInstrText>790</w:delInstrText>
        </w:r>
        <w:r w:rsidR="00091E59" w:rsidRPr="006E6534" w:rsidDel="00421D68">
          <w:rPr>
            <w:rFonts w:cs="Times New Roman"/>
            <w:color w:val="000000" w:themeColor="text1"/>
            <w:lang w:val="en-GB"/>
            <w:rPrChange w:id="19630" w:author="N F" w:date="2023-12-05T03:09:00Z">
              <w:rPr>
                <w:rFonts w:cs="Times New Roman"/>
                <w:lang w:val="en-GB"/>
              </w:rPr>
            </w:rPrChange>
          </w:rPr>
          <w:delInstrText>M</w:delInstrText>
        </w:r>
        <w:r w:rsidR="00091E59" w:rsidRPr="006E6534" w:rsidDel="00421D68">
          <w:rPr>
            <w:rFonts w:cs="Times New Roman"/>
            <w:color w:val="000000" w:themeColor="text1"/>
            <w:rPrChange w:id="19631" w:author="N F" w:date="2023-12-05T03:09:00Z">
              <w:rPr>
                <w:rFonts w:cs="Times New Roman"/>
              </w:rPr>
            </w:rPrChange>
          </w:rPr>
          <w:delInstrText>-</w:delInstrText>
        </w:r>
        <w:r w:rsidR="00091E59" w:rsidRPr="006E6534" w:rsidDel="00421D68">
          <w:rPr>
            <w:rFonts w:cs="Times New Roman"/>
            <w:color w:val="000000" w:themeColor="text1"/>
            <w:lang w:val="en-GB"/>
            <w:rPrChange w:id="19632" w:author="N F" w:date="2023-12-05T03:09:00Z">
              <w:rPr>
                <w:rFonts w:cs="Times New Roman"/>
                <w:lang w:val="en-GB"/>
              </w:rPr>
            </w:rPrChange>
          </w:rPr>
          <w:delInstrText>Positive</w:delInstrText>
        </w:r>
        <w:r w:rsidR="00091E59" w:rsidRPr="006E6534" w:rsidDel="00421D68">
          <w:rPr>
            <w:rFonts w:cs="Times New Roman"/>
            <w:color w:val="000000" w:themeColor="text1"/>
            <w:rPrChange w:id="1963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634" w:author="N F" w:date="2023-12-05T03:09:00Z">
              <w:rPr>
                <w:rFonts w:cs="Times New Roman"/>
                <w:lang w:val="en-GB"/>
              </w:rPr>
            </w:rPrChange>
          </w:rPr>
          <w:delInstrText>Advanced</w:delInstrText>
        </w:r>
        <w:r w:rsidR="00091E59" w:rsidRPr="006E6534" w:rsidDel="00421D68">
          <w:rPr>
            <w:rFonts w:cs="Times New Roman"/>
            <w:color w:val="000000" w:themeColor="text1"/>
            <w:rPrChange w:id="1963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636" w:author="N F" w:date="2023-12-05T03:09:00Z">
              <w:rPr>
                <w:rFonts w:cs="Times New Roman"/>
                <w:lang w:val="en-GB"/>
              </w:rPr>
            </w:rPrChange>
          </w:rPr>
          <w:delInstrText>Non</w:delInstrText>
        </w:r>
        <w:r w:rsidR="00091E59" w:rsidRPr="006E6534" w:rsidDel="00421D68">
          <w:rPr>
            <w:rFonts w:cs="Times New Roman"/>
            <w:color w:val="000000" w:themeColor="text1"/>
            <w:rPrChange w:id="19637" w:author="N F" w:date="2023-12-05T03:09:00Z">
              <w:rPr>
                <w:rFonts w:cs="Times New Roman"/>
              </w:rPr>
            </w:rPrChange>
          </w:rPr>
          <w:delInstrText>-</w:delInstrText>
        </w:r>
        <w:r w:rsidR="00091E59" w:rsidRPr="006E6534" w:rsidDel="00421D68">
          <w:rPr>
            <w:rFonts w:cs="Times New Roman"/>
            <w:color w:val="000000" w:themeColor="text1"/>
            <w:lang w:val="en-GB"/>
            <w:rPrChange w:id="19638" w:author="N F" w:date="2023-12-05T03:09:00Z">
              <w:rPr>
                <w:rFonts w:cs="Times New Roman"/>
                <w:lang w:val="en-GB"/>
              </w:rPr>
            </w:rPrChange>
          </w:rPr>
          <w:delInstrText>Small</w:delInstrText>
        </w:r>
        <w:r w:rsidR="00091E59" w:rsidRPr="006E6534" w:rsidDel="00421D68">
          <w:rPr>
            <w:rFonts w:cs="Times New Roman"/>
            <w:color w:val="000000" w:themeColor="text1"/>
            <w:rPrChange w:id="19639" w:author="N F" w:date="2023-12-05T03:09:00Z">
              <w:rPr>
                <w:rFonts w:cs="Times New Roman"/>
              </w:rPr>
            </w:rPrChange>
          </w:rPr>
          <w:delInstrText>-</w:delInstrText>
        </w:r>
        <w:r w:rsidR="00091E59" w:rsidRPr="006E6534" w:rsidDel="00421D68">
          <w:rPr>
            <w:rFonts w:cs="Times New Roman"/>
            <w:color w:val="000000" w:themeColor="text1"/>
            <w:lang w:val="en-GB"/>
            <w:rPrChange w:id="19640" w:author="N F" w:date="2023-12-05T03:09:00Z">
              <w:rPr>
                <w:rFonts w:cs="Times New Roman"/>
                <w:lang w:val="en-GB"/>
              </w:rPr>
            </w:rPrChange>
          </w:rPr>
          <w:delInstrText>Cell</w:delInstrText>
        </w:r>
        <w:r w:rsidR="00091E59" w:rsidRPr="006E6534" w:rsidDel="00421D68">
          <w:rPr>
            <w:rFonts w:cs="Times New Roman"/>
            <w:color w:val="000000" w:themeColor="text1"/>
            <w:rPrChange w:id="1964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642" w:author="N F" w:date="2023-12-05T03:09:00Z">
              <w:rPr>
                <w:rFonts w:cs="Times New Roman"/>
                <w:lang w:val="en-GB"/>
              </w:rPr>
            </w:rPrChange>
          </w:rPr>
          <w:delInstrText>Lung</w:delInstrText>
        </w:r>
        <w:r w:rsidR="00091E59" w:rsidRPr="006E6534" w:rsidDel="00421D68">
          <w:rPr>
            <w:rFonts w:cs="Times New Roman"/>
            <w:color w:val="000000" w:themeColor="text1"/>
            <w:rPrChange w:id="1964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644" w:author="N F" w:date="2023-12-05T03:09:00Z">
              <w:rPr>
                <w:rFonts w:cs="Times New Roman"/>
                <w:lang w:val="en-GB"/>
              </w:rPr>
            </w:rPrChange>
          </w:rPr>
          <w:delInstrText>Cancer</w:delInstrText>
        </w:r>
        <w:r w:rsidR="00091E59" w:rsidRPr="006E6534" w:rsidDel="00421D68">
          <w:rPr>
            <w:rFonts w:cs="Times New Roman"/>
            <w:color w:val="000000" w:themeColor="text1"/>
            <w:rPrChange w:id="1964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646" w:author="N F" w:date="2023-12-05T03:09:00Z">
              <w:rPr>
                <w:rFonts w:cs="Times New Roman"/>
                <w:lang w:val="en-GB"/>
              </w:rPr>
            </w:rPrChange>
          </w:rPr>
          <w:delInstrText>Data</w:delInstrText>
        </w:r>
        <w:r w:rsidR="00091E59" w:rsidRPr="006E6534" w:rsidDel="00421D68">
          <w:rPr>
            <w:rFonts w:cs="Times New Roman"/>
            <w:color w:val="000000" w:themeColor="text1"/>
            <w:rPrChange w:id="1964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648" w:author="N F" w:date="2023-12-05T03:09:00Z">
              <w:rPr>
                <w:rFonts w:cs="Times New Roman"/>
                <w:lang w:val="en-GB"/>
              </w:rPr>
            </w:rPrChange>
          </w:rPr>
          <w:delInstrText>From</w:delInstrText>
        </w:r>
        <w:r w:rsidR="00091E59" w:rsidRPr="006E6534" w:rsidDel="00421D68">
          <w:rPr>
            <w:rFonts w:cs="Times New Roman"/>
            <w:color w:val="000000" w:themeColor="text1"/>
            <w:rPrChange w:id="1964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650" w:author="N F" w:date="2023-12-05T03:09:00Z">
              <w:rPr>
                <w:rFonts w:cs="Times New Roman"/>
                <w:lang w:val="en-GB"/>
              </w:rPr>
            </w:rPrChange>
          </w:rPr>
          <w:delInstrText>a</w:delInstrText>
        </w:r>
        <w:r w:rsidR="00091E59" w:rsidRPr="006E6534" w:rsidDel="00421D68">
          <w:rPr>
            <w:rFonts w:cs="Times New Roman"/>
            <w:color w:val="000000" w:themeColor="text1"/>
            <w:rPrChange w:id="1965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652" w:author="N F" w:date="2023-12-05T03:09:00Z">
              <w:rPr>
                <w:rFonts w:cs="Times New Roman"/>
                <w:lang w:val="en-GB"/>
              </w:rPr>
            </w:rPrChange>
          </w:rPr>
          <w:delInstrText>Randomized</w:delInstrText>
        </w:r>
        <w:r w:rsidR="00091E59" w:rsidRPr="006E6534" w:rsidDel="00421D68">
          <w:rPr>
            <w:rFonts w:cs="Times New Roman"/>
            <w:color w:val="000000" w:themeColor="text1"/>
            <w:rPrChange w:id="1965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654" w:author="N F" w:date="2023-12-05T03:09:00Z">
              <w:rPr>
                <w:rFonts w:cs="Times New Roman"/>
                <w:lang w:val="en-GB"/>
              </w:rPr>
            </w:rPrChange>
          </w:rPr>
          <w:delInstrText>Phase</w:delInstrText>
        </w:r>
        <w:r w:rsidR="00091E59" w:rsidRPr="006E6534" w:rsidDel="00421D68">
          <w:rPr>
            <w:rFonts w:cs="Times New Roman"/>
            <w:color w:val="000000" w:themeColor="text1"/>
            <w:rPrChange w:id="1965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656" w:author="N F" w:date="2023-12-05T03:09:00Z">
              <w:rPr>
                <w:rFonts w:cs="Times New Roman"/>
                <w:lang w:val="en-GB"/>
              </w:rPr>
            </w:rPrChange>
          </w:rPr>
          <w:delInstrText>III</w:delInstrText>
        </w:r>
        <w:r w:rsidR="00091E59" w:rsidRPr="006E6534" w:rsidDel="00421D68">
          <w:rPr>
            <w:rFonts w:cs="Times New Roman"/>
            <w:color w:val="000000" w:themeColor="text1"/>
            <w:rPrChange w:id="1965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658" w:author="N F" w:date="2023-12-05T03:09:00Z">
              <w:rPr>
                <w:rFonts w:cs="Times New Roman"/>
                <w:lang w:val="en-GB"/>
              </w:rPr>
            </w:rPrChange>
          </w:rPr>
          <w:delInstrText>Trial</w:delInstrText>
        </w:r>
        <w:r w:rsidR="00091E59" w:rsidRPr="006E6534" w:rsidDel="00421D68">
          <w:rPr>
            <w:rFonts w:cs="Times New Roman"/>
            <w:color w:val="000000" w:themeColor="text1"/>
            <w:rPrChange w:id="1965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660" w:author="N F" w:date="2023-12-05T03:09:00Z">
              <w:rPr>
                <w:rFonts w:cs="Times New Roman"/>
                <w:lang w:val="en-GB"/>
              </w:rPr>
            </w:rPrChange>
          </w:rPr>
          <w:delInstrText>AURA</w:delInstrText>
        </w:r>
        <w:r w:rsidR="00091E59" w:rsidRPr="006E6534" w:rsidDel="00421D68">
          <w:rPr>
            <w:rFonts w:cs="Times New Roman"/>
            <w:color w:val="000000" w:themeColor="text1"/>
            <w:rPrChange w:id="19661" w:author="N F" w:date="2023-12-05T03:09:00Z">
              <w:rPr>
                <w:rFonts w:cs="Times New Roman"/>
              </w:rPr>
            </w:rPrChange>
          </w:rPr>
          <w:delInstrText>3)","</w:delInstrText>
        </w:r>
        <w:r w:rsidR="00091E59" w:rsidRPr="006E6534" w:rsidDel="00421D68">
          <w:rPr>
            <w:rFonts w:cs="Times New Roman"/>
            <w:color w:val="000000" w:themeColor="text1"/>
            <w:lang w:val="en-GB"/>
            <w:rPrChange w:id="19662" w:author="N F" w:date="2023-12-05T03:09:00Z">
              <w:rPr>
                <w:rFonts w:cs="Times New Roman"/>
                <w:lang w:val="en-GB"/>
              </w:rPr>
            </w:rPrChange>
          </w:rPr>
          <w:delInstrText>title</w:delInstrText>
        </w:r>
        <w:r w:rsidR="00091E59" w:rsidRPr="006E6534" w:rsidDel="00421D68">
          <w:rPr>
            <w:rFonts w:cs="Times New Roman"/>
            <w:color w:val="000000" w:themeColor="text1"/>
            <w:rPrChange w:id="19663" w:author="N F" w:date="2023-12-05T03:09:00Z">
              <w:rPr>
                <w:rFonts w:cs="Times New Roman"/>
              </w:rPr>
            </w:rPrChange>
          </w:rPr>
          <w:delInstrText>-</w:delInstrText>
        </w:r>
        <w:r w:rsidR="00091E59" w:rsidRPr="006E6534" w:rsidDel="00421D68">
          <w:rPr>
            <w:rFonts w:cs="Times New Roman"/>
            <w:color w:val="000000" w:themeColor="text1"/>
            <w:lang w:val="en-GB"/>
            <w:rPrChange w:id="19664" w:author="N F" w:date="2023-12-05T03:09:00Z">
              <w:rPr>
                <w:rFonts w:cs="Times New Roman"/>
                <w:lang w:val="en-GB"/>
              </w:rPr>
            </w:rPrChange>
          </w:rPr>
          <w:delInstrText>short</w:delInstrText>
        </w:r>
        <w:r w:rsidR="00091E59" w:rsidRPr="006E6534" w:rsidDel="00421D68">
          <w:rPr>
            <w:rFonts w:cs="Times New Roman"/>
            <w:color w:val="000000" w:themeColor="text1"/>
            <w:rPrChange w:id="19665" w:author="N F" w:date="2023-12-05T03:09:00Z">
              <w:rPr>
                <w:rFonts w:cs="Times New Roman"/>
              </w:rPr>
            </w:rPrChange>
          </w:rPr>
          <w:delInstrText>":"</w:delInstrText>
        </w:r>
        <w:r w:rsidR="00091E59" w:rsidRPr="006E6534" w:rsidDel="00421D68">
          <w:rPr>
            <w:rFonts w:cs="Times New Roman"/>
            <w:color w:val="000000" w:themeColor="text1"/>
            <w:lang w:val="en-GB"/>
            <w:rPrChange w:id="19666" w:author="N F" w:date="2023-12-05T03:09:00Z">
              <w:rPr>
                <w:rFonts w:cs="Times New Roman"/>
                <w:lang w:val="en-GB"/>
              </w:rPr>
            </w:rPrChange>
          </w:rPr>
          <w:delInstrText>CNS</w:delInstrText>
        </w:r>
        <w:r w:rsidR="00091E59" w:rsidRPr="006E6534" w:rsidDel="00421D68">
          <w:rPr>
            <w:rFonts w:cs="Times New Roman"/>
            <w:color w:val="000000" w:themeColor="text1"/>
            <w:rPrChange w:id="1966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668" w:author="N F" w:date="2023-12-05T03:09:00Z">
              <w:rPr>
                <w:rFonts w:cs="Times New Roman"/>
                <w:lang w:val="en-GB"/>
              </w:rPr>
            </w:rPrChange>
          </w:rPr>
          <w:delInstrText>Efficacy</w:delInstrText>
        </w:r>
        <w:r w:rsidR="00091E59" w:rsidRPr="006E6534" w:rsidDel="00421D68">
          <w:rPr>
            <w:rFonts w:cs="Times New Roman"/>
            <w:color w:val="000000" w:themeColor="text1"/>
            <w:rPrChange w:id="1966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670" w:author="N F" w:date="2023-12-05T03:09:00Z">
              <w:rPr>
                <w:rFonts w:cs="Times New Roman"/>
                <w:lang w:val="en-GB"/>
              </w:rPr>
            </w:rPrChange>
          </w:rPr>
          <w:delInstrText>of</w:delInstrText>
        </w:r>
        <w:r w:rsidR="00091E59" w:rsidRPr="006E6534" w:rsidDel="00421D68">
          <w:rPr>
            <w:rFonts w:cs="Times New Roman"/>
            <w:color w:val="000000" w:themeColor="text1"/>
            <w:rPrChange w:id="1967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672" w:author="N F" w:date="2023-12-05T03:09:00Z">
              <w:rPr>
                <w:rFonts w:cs="Times New Roman"/>
                <w:lang w:val="en-GB"/>
              </w:rPr>
            </w:rPrChange>
          </w:rPr>
          <w:delInstrText>Osimertinib</w:delInstrText>
        </w:r>
        <w:r w:rsidR="00091E59" w:rsidRPr="006E6534" w:rsidDel="00421D68">
          <w:rPr>
            <w:rFonts w:cs="Times New Roman"/>
            <w:color w:val="000000" w:themeColor="text1"/>
            <w:rPrChange w:id="1967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674" w:author="N F" w:date="2023-12-05T03:09:00Z">
              <w:rPr>
                <w:rFonts w:cs="Times New Roman"/>
                <w:lang w:val="en-GB"/>
              </w:rPr>
            </w:rPrChange>
          </w:rPr>
          <w:delInstrText>in</w:delInstrText>
        </w:r>
        <w:r w:rsidR="00091E59" w:rsidRPr="006E6534" w:rsidDel="00421D68">
          <w:rPr>
            <w:rFonts w:cs="Times New Roman"/>
            <w:color w:val="000000" w:themeColor="text1"/>
            <w:rPrChange w:id="1967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676" w:author="N F" w:date="2023-12-05T03:09:00Z">
              <w:rPr>
                <w:rFonts w:cs="Times New Roman"/>
                <w:lang w:val="en-GB"/>
              </w:rPr>
            </w:rPrChange>
          </w:rPr>
          <w:delInstrText>Patients</w:delInstrText>
        </w:r>
        <w:r w:rsidR="00091E59" w:rsidRPr="006E6534" w:rsidDel="00421D68">
          <w:rPr>
            <w:rFonts w:cs="Times New Roman"/>
            <w:color w:val="000000" w:themeColor="text1"/>
            <w:rPrChange w:id="1967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678" w:author="N F" w:date="2023-12-05T03:09:00Z">
              <w:rPr>
                <w:rFonts w:cs="Times New Roman"/>
                <w:lang w:val="en-GB"/>
              </w:rPr>
            </w:rPrChange>
          </w:rPr>
          <w:delInstrText>With</w:delInstrText>
        </w:r>
        <w:r w:rsidR="00091E59" w:rsidRPr="006E6534" w:rsidDel="00421D68">
          <w:rPr>
            <w:rFonts w:cs="Times New Roman"/>
            <w:color w:val="000000" w:themeColor="text1"/>
            <w:rPrChange w:id="1967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680" w:author="N F" w:date="2023-12-05T03:09:00Z">
              <w:rPr>
                <w:rFonts w:cs="Times New Roman"/>
                <w:lang w:val="en-GB"/>
              </w:rPr>
            </w:rPrChange>
          </w:rPr>
          <w:delInstrText>T</w:delInstrText>
        </w:r>
        <w:r w:rsidR="00091E59" w:rsidRPr="006E6534" w:rsidDel="00421D68">
          <w:rPr>
            <w:rFonts w:cs="Times New Roman"/>
            <w:color w:val="000000" w:themeColor="text1"/>
            <w:rPrChange w:id="19681" w:author="N F" w:date="2023-12-05T03:09:00Z">
              <w:rPr>
                <w:rFonts w:cs="Times New Roman"/>
              </w:rPr>
            </w:rPrChange>
          </w:rPr>
          <w:delInstrText>790</w:delInstrText>
        </w:r>
        <w:r w:rsidR="00091E59" w:rsidRPr="006E6534" w:rsidDel="00421D68">
          <w:rPr>
            <w:rFonts w:cs="Times New Roman"/>
            <w:color w:val="000000" w:themeColor="text1"/>
            <w:lang w:val="en-GB"/>
            <w:rPrChange w:id="19682" w:author="N F" w:date="2023-12-05T03:09:00Z">
              <w:rPr>
                <w:rFonts w:cs="Times New Roman"/>
                <w:lang w:val="en-GB"/>
              </w:rPr>
            </w:rPrChange>
          </w:rPr>
          <w:delInstrText>M</w:delInstrText>
        </w:r>
        <w:r w:rsidR="00091E59" w:rsidRPr="006E6534" w:rsidDel="00421D68">
          <w:rPr>
            <w:rFonts w:cs="Times New Roman"/>
            <w:color w:val="000000" w:themeColor="text1"/>
            <w:rPrChange w:id="19683" w:author="N F" w:date="2023-12-05T03:09:00Z">
              <w:rPr>
                <w:rFonts w:cs="Times New Roman"/>
              </w:rPr>
            </w:rPrChange>
          </w:rPr>
          <w:delInstrText>-</w:delInstrText>
        </w:r>
        <w:r w:rsidR="00091E59" w:rsidRPr="006E6534" w:rsidDel="00421D68">
          <w:rPr>
            <w:rFonts w:cs="Times New Roman"/>
            <w:color w:val="000000" w:themeColor="text1"/>
            <w:lang w:val="en-GB"/>
            <w:rPrChange w:id="19684" w:author="N F" w:date="2023-12-05T03:09:00Z">
              <w:rPr>
                <w:rFonts w:cs="Times New Roman"/>
                <w:lang w:val="en-GB"/>
              </w:rPr>
            </w:rPrChange>
          </w:rPr>
          <w:delInstrText>Positive</w:delInstrText>
        </w:r>
        <w:r w:rsidR="00091E59" w:rsidRPr="006E6534" w:rsidDel="00421D68">
          <w:rPr>
            <w:rFonts w:cs="Times New Roman"/>
            <w:color w:val="000000" w:themeColor="text1"/>
            <w:rPrChange w:id="1968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686" w:author="N F" w:date="2023-12-05T03:09:00Z">
              <w:rPr>
                <w:rFonts w:cs="Times New Roman"/>
                <w:lang w:val="en-GB"/>
              </w:rPr>
            </w:rPrChange>
          </w:rPr>
          <w:delInstrText>Advanced</w:delInstrText>
        </w:r>
        <w:r w:rsidR="00091E59" w:rsidRPr="006E6534" w:rsidDel="00421D68">
          <w:rPr>
            <w:rFonts w:cs="Times New Roman"/>
            <w:color w:val="000000" w:themeColor="text1"/>
            <w:rPrChange w:id="1968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688" w:author="N F" w:date="2023-12-05T03:09:00Z">
              <w:rPr>
                <w:rFonts w:cs="Times New Roman"/>
                <w:lang w:val="en-GB"/>
              </w:rPr>
            </w:rPrChange>
          </w:rPr>
          <w:delInstrText>Non</w:delInstrText>
        </w:r>
        <w:r w:rsidR="00091E59" w:rsidRPr="006E6534" w:rsidDel="00421D68">
          <w:rPr>
            <w:rFonts w:cs="Times New Roman"/>
            <w:color w:val="000000" w:themeColor="text1"/>
            <w:rPrChange w:id="19689" w:author="N F" w:date="2023-12-05T03:09:00Z">
              <w:rPr>
                <w:rFonts w:cs="Times New Roman"/>
              </w:rPr>
            </w:rPrChange>
          </w:rPr>
          <w:delInstrText>-</w:delInstrText>
        </w:r>
        <w:r w:rsidR="00091E59" w:rsidRPr="006E6534" w:rsidDel="00421D68">
          <w:rPr>
            <w:rFonts w:cs="Times New Roman"/>
            <w:color w:val="000000" w:themeColor="text1"/>
            <w:lang w:val="en-GB"/>
            <w:rPrChange w:id="19690" w:author="N F" w:date="2023-12-05T03:09:00Z">
              <w:rPr>
                <w:rFonts w:cs="Times New Roman"/>
                <w:lang w:val="en-GB"/>
              </w:rPr>
            </w:rPrChange>
          </w:rPr>
          <w:delInstrText>Small</w:delInstrText>
        </w:r>
        <w:r w:rsidR="00091E59" w:rsidRPr="006E6534" w:rsidDel="00421D68">
          <w:rPr>
            <w:rFonts w:cs="Times New Roman"/>
            <w:color w:val="000000" w:themeColor="text1"/>
            <w:rPrChange w:id="19691" w:author="N F" w:date="2023-12-05T03:09:00Z">
              <w:rPr>
                <w:rFonts w:cs="Times New Roman"/>
              </w:rPr>
            </w:rPrChange>
          </w:rPr>
          <w:delInstrText>-</w:delInstrText>
        </w:r>
        <w:r w:rsidR="00091E59" w:rsidRPr="006E6534" w:rsidDel="00421D68">
          <w:rPr>
            <w:rFonts w:cs="Times New Roman"/>
            <w:color w:val="000000" w:themeColor="text1"/>
            <w:lang w:val="en-GB"/>
            <w:rPrChange w:id="19692" w:author="N F" w:date="2023-12-05T03:09:00Z">
              <w:rPr>
                <w:rFonts w:cs="Times New Roman"/>
                <w:lang w:val="en-GB"/>
              </w:rPr>
            </w:rPrChange>
          </w:rPr>
          <w:delInstrText>Cell</w:delInstrText>
        </w:r>
        <w:r w:rsidR="00091E59" w:rsidRPr="006E6534" w:rsidDel="00421D68">
          <w:rPr>
            <w:rFonts w:cs="Times New Roman"/>
            <w:color w:val="000000" w:themeColor="text1"/>
            <w:rPrChange w:id="1969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694" w:author="N F" w:date="2023-12-05T03:09:00Z">
              <w:rPr>
                <w:rFonts w:cs="Times New Roman"/>
                <w:lang w:val="en-GB"/>
              </w:rPr>
            </w:rPrChange>
          </w:rPr>
          <w:delInstrText>Lung</w:delInstrText>
        </w:r>
        <w:r w:rsidR="00091E59" w:rsidRPr="006E6534" w:rsidDel="00421D68">
          <w:rPr>
            <w:rFonts w:cs="Times New Roman"/>
            <w:color w:val="000000" w:themeColor="text1"/>
            <w:rPrChange w:id="19695"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696" w:author="N F" w:date="2023-12-05T03:09:00Z">
              <w:rPr>
                <w:rFonts w:cs="Times New Roman"/>
                <w:lang w:val="en-GB"/>
              </w:rPr>
            </w:rPrChange>
          </w:rPr>
          <w:delInstrText>Cancer</w:delInstrText>
        </w:r>
        <w:r w:rsidR="00091E59" w:rsidRPr="006E6534" w:rsidDel="00421D68">
          <w:rPr>
            <w:rFonts w:cs="Times New Roman"/>
            <w:color w:val="000000" w:themeColor="text1"/>
            <w:rPrChange w:id="19697" w:author="N F" w:date="2023-12-05T03:09:00Z">
              <w:rPr>
                <w:rFonts w:cs="Times New Roman"/>
              </w:rPr>
            </w:rPrChange>
          </w:rPr>
          <w:delInstrText>","</w:delInstrText>
        </w:r>
        <w:r w:rsidR="00091E59" w:rsidRPr="006E6534" w:rsidDel="00421D68">
          <w:rPr>
            <w:rFonts w:cs="Times New Roman"/>
            <w:color w:val="000000" w:themeColor="text1"/>
            <w:lang w:val="en-GB"/>
            <w:rPrChange w:id="19698" w:author="N F" w:date="2023-12-05T03:09:00Z">
              <w:rPr>
                <w:rFonts w:cs="Times New Roman"/>
                <w:lang w:val="en-GB"/>
              </w:rPr>
            </w:rPrChange>
          </w:rPr>
          <w:delInstrText>volume</w:delInstrText>
        </w:r>
        <w:r w:rsidR="00091E59" w:rsidRPr="006E6534" w:rsidDel="00421D68">
          <w:rPr>
            <w:rFonts w:cs="Times New Roman"/>
            <w:color w:val="000000" w:themeColor="text1"/>
            <w:rPrChange w:id="19699" w:author="N F" w:date="2023-12-05T03:09:00Z">
              <w:rPr>
                <w:rFonts w:cs="Times New Roman"/>
              </w:rPr>
            </w:rPrChange>
          </w:rPr>
          <w:delInstrText>":"36","</w:delInstrText>
        </w:r>
        <w:r w:rsidR="00091E59" w:rsidRPr="006E6534" w:rsidDel="00421D68">
          <w:rPr>
            <w:rFonts w:cs="Times New Roman"/>
            <w:color w:val="000000" w:themeColor="text1"/>
            <w:lang w:val="en-GB"/>
            <w:rPrChange w:id="19700" w:author="N F" w:date="2023-12-05T03:09:00Z">
              <w:rPr>
                <w:rFonts w:cs="Times New Roman"/>
                <w:lang w:val="en-GB"/>
              </w:rPr>
            </w:rPrChange>
          </w:rPr>
          <w:delInstrText>author</w:delInstrText>
        </w:r>
        <w:r w:rsidR="00091E59" w:rsidRPr="006E6534" w:rsidDel="00421D68">
          <w:rPr>
            <w:rFonts w:cs="Times New Roman"/>
            <w:color w:val="000000" w:themeColor="text1"/>
            <w:rPrChange w:id="19701" w:author="N F" w:date="2023-12-05T03:09:00Z">
              <w:rPr>
                <w:rFonts w:cs="Times New Roman"/>
              </w:rPr>
            </w:rPrChange>
          </w:rPr>
          <w:delInstrText>":[{"</w:delInstrText>
        </w:r>
        <w:r w:rsidR="00091E59" w:rsidRPr="006E6534" w:rsidDel="00421D68">
          <w:rPr>
            <w:rFonts w:cs="Times New Roman"/>
            <w:color w:val="000000" w:themeColor="text1"/>
            <w:lang w:val="en-GB"/>
            <w:rPrChange w:id="19702" w:author="N F" w:date="2023-12-05T03:09:00Z">
              <w:rPr>
                <w:rFonts w:cs="Times New Roman"/>
                <w:lang w:val="en-GB"/>
              </w:rPr>
            </w:rPrChange>
          </w:rPr>
          <w:delInstrText>family</w:delInstrText>
        </w:r>
        <w:r w:rsidR="00091E59" w:rsidRPr="006E6534" w:rsidDel="00421D68">
          <w:rPr>
            <w:rFonts w:cs="Times New Roman"/>
            <w:color w:val="000000" w:themeColor="text1"/>
            <w:rPrChange w:id="19703" w:author="N F" w:date="2023-12-05T03:09:00Z">
              <w:rPr>
                <w:rFonts w:cs="Times New Roman"/>
              </w:rPr>
            </w:rPrChange>
          </w:rPr>
          <w:delInstrText>":"</w:delInstrText>
        </w:r>
        <w:r w:rsidR="00091E59" w:rsidRPr="006E6534" w:rsidDel="00421D68">
          <w:rPr>
            <w:rFonts w:cs="Times New Roman"/>
            <w:color w:val="000000" w:themeColor="text1"/>
            <w:lang w:val="en-GB"/>
            <w:rPrChange w:id="19704" w:author="N F" w:date="2023-12-05T03:09:00Z">
              <w:rPr>
                <w:rFonts w:cs="Times New Roman"/>
                <w:lang w:val="en-GB"/>
              </w:rPr>
            </w:rPrChange>
          </w:rPr>
          <w:delInstrText>Wu</w:delInstrText>
        </w:r>
        <w:r w:rsidR="00091E59" w:rsidRPr="006E6534" w:rsidDel="00421D68">
          <w:rPr>
            <w:rFonts w:cs="Times New Roman"/>
            <w:color w:val="000000" w:themeColor="text1"/>
            <w:rPrChange w:id="19705" w:author="N F" w:date="2023-12-05T03:09:00Z">
              <w:rPr>
                <w:rFonts w:cs="Times New Roman"/>
              </w:rPr>
            </w:rPrChange>
          </w:rPr>
          <w:delInstrText>","</w:delInstrText>
        </w:r>
        <w:r w:rsidR="00091E59" w:rsidRPr="006E6534" w:rsidDel="00421D68">
          <w:rPr>
            <w:rFonts w:cs="Times New Roman"/>
            <w:color w:val="000000" w:themeColor="text1"/>
            <w:lang w:val="en-GB"/>
            <w:rPrChange w:id="19706" w:author="N F" w:date="2023-12-05T03:09:00Z">
              <w:rPr>
                <w:rFonts w:cs="Times New Roman"/>
                <w:lang w:val="en-GB"/>
              </w:rPr>
            </w:rPrChange>
          </w:rPr>
          <w:delInstrText>given</w:delInstrText>
        </w:r>
        <w:r w:rsidR="00091E59" w:rsidRPr="006E6534" w:rsidDel="00421D68">
          <w:rPr>
            <w:rFonts w:cs="Times New Roman"/>
            <w:color w:val="000000" w:themeColor="text1"/>
            <w:rPrChange w:id="19707" w:author="N F" w:date="2023-12-05T03:09:00Z">
              <w:rPr>
                <w:rFonts w:cs="Times New Roman"/>
              </w:rPr>
            </w:rPrChange>
          </w:rPr>
          <w:delInstrText>":"</w:delInstrText>
        </w:r>
        <w:r w:rsidR="00091E59" w:rsidRPr="006E6534" w:rsidDel="00421D68">
          <w:rPr>
            <w:rFonts w:cs="Times New Roman"/>
            <w:color w:val="000000" w:themeColor="text1"/>
            <w:lang w:val="en-GB"/>
            <w:rPrChange w:id="19708" w:author="N F" w:date="2023-12-05T03:09:00Z">
              <w:rPr>
                <w:rFonts w:cs="Times New Roman"/>
                <w:lang w:val="en-GB"/>
              </w:rPr>
            </w:rPrChange>
          </w:rPr>
          <w:delInstrText>Yi</w:delInstrText>
        </w:r>
        <w:r w:rsidR="00091E59" w:rsidRPr="006E6534" w:rsidDel="00421D68">
          <w:rPr>
            <w:rFonts w:cs="Times New Roman"/>
            <w:color w:val="000000" w:themeColor="text1"/>
            <w:rPrChange w:id="19709" w:author="N F" w:date="2023-12-05T03:09:00Z">
              <w:rPr>
                <w:rFonts w:cs="Times New Roman"/>
              </w:rPr>
            </w:rPrChange>
          </w:rPr>
          <w:delInstrText>-</w:delInstrText>
        </w:r>
        <w:r w:rsidR="00091E59" w:rsidRPr="006E6534" w:rsidDel="00421D68">
          <w:rPr>
            <w:rFonts w:cs="Times New Roman"/>
            <w:color w:val="000000" w:themeColor="text1"/>
            <w:lang w:val="en-GB"/>
            <w:rPrChange w:id="19710" w:author="N F" w:date="2023-12-05T03:09:00Z">
              <w:rPr>
                <w:rFonts w:cs="Times New Roman"/>
                <w:lang w:val="en-GB"/>
              </w:rPr>
            </w:rPrChange>
          </w:rPr>
          <w:delInstrText>Long</w:delInstrText>
        </w:r>
        <w:r w:rsidR="00091E59" w:rsidRPr="006E6534" w:rsidDel="00421D68">
          <w:rPr>
            <w:rFonts w:cs="Times New Roman"/>
            <w:color w:val="000000" w:themeColor="text1"/>
            <w:rPrChange w:id="19711" w:author="N F" w:date="2023-12-05T03:09:00Z">
              <w:rPr>
                <w:rFonts w:cs="Times New Roman"/>
              </w:rPr>
            </w:rPrChange>
          </w:rPr>
          <w:delInstrText>"},{"</w:delInstrText>
        </w:r>
        <w:r w:rsidR="00091E59" w:rsidRPr="006E6534" w:rsidDel="00421D68">
          <w:rPr>
            <w:rFonts w:cs="Times New Roman"/>
            <w:color w:val="000000" w:themeColor="text1"/>
            <w:lang w:val="en-GB"/>
            <w:rPrChange w:id="19712" w:author="N F" w:date="2023-12-05T03:09:00Z">
              <w:rPr>
                <w:rFonts w:cs="Times New Roman"/>
                <w:lang w:val="en-GB"/>
              </w:rPr>
            </w:rPrChange>
          </w:rPr>
          <w:delInstrText>family</w:delInstrText>
        </w:r>
        <w:r w:rsidR="00091E59" w:rsidRPr="006E6534" w:rsidDel="00421D68">
          <w:rPr>
            <w:rFonts w:cs="Times New Roman"/>
            <w:color w:val="000000" w:themeColor="text1"/>
            <w:rPrChange w:id="19713" w:author="N F" w:date="2023-12-05T03:09:00Z">
              <w:rPr>
                <w:rFonts w:cs="Times New Roman"/>
              </w:rPr>
            </w:rPrChange>
          </w:rPr>
          <w:delInstrText>":"</w:delInstrText>
        </w:r>
        <w:r w:rsidR="00091E59" w:rsidRPr="006E6534" w:rsidDel="00421D68">
          <w:rPr>
            <w:rFonts w:cs="Times New Roman"/>
            <w:color w:val="000000" w:themeColor="text1"/>
            <w:lang w:val="en-GB"/>
            <w:rPrChange w:id="19714" w:author="N F" w:date="2023-12-05T03:09:00Z">
              <w:rPr>
                <w:rFonts w:cs="Times New Roman"/>
                <w:lang w:val="en-GB"/>
              </w:rPr>
            </w:rPrChange>
          </w:rPr>
          <w:delInstrText>Ahn</w:delInstrText>
        </w:r>
        <w:r w:rsidR="00091E59" w:rsidRPr="006E6534" w:rsidDel="00421D68">
          <w:rPr>
            <w:rFonts w:cs="Times New Roman"/>
            <w:color w:val="000000" w:themeColor="text1"/>
            <w:rPrChange w:id="19715" w:author="N F" w:date="2023-12-05T03:09:00Z">
              <w:rPr>
                <w:rFonts w:cs="Times New Roman"/>
              </w:rPr>
            </w:rPrChange>
          </w:rPr>
          <w:delInstrText>","</w:delInstrText>
        </w:r>
        <w:r w:rsidR="00091E59" w:rsidRPr="006E6534" w:rsidDel="00421D68">
          <w:rPr>
            <w:rFonts w:cs="Times New Roman"/>
            <w:color w:val="000000" w:themeColor="text1"/>
            <w:lang w:val="en-GB"/>
            <w:rPrChange w:id="19716" w:author="N F" w:date="2023-12-05T03:09:00Z">
              <w:rPr>
                <w:rFonts w:cs="Times New Roman"/>
                <w:lang w:val="en-GB"/>
              </w:rPr>
            </w:rPrChange>
          </w:rPr>
          <w:delInstrText>given</w:delInstrText>
        </w:r>
        <w:r w:rsidR="00091E59" w:rsidRPr="006E6534" w:rsidDel="00421D68">
          <w:rPr>
            <w:rFonts w:cs="Times New Roman"/>
            <w:color w:val="000000" w:themeColor="text1"/>
            <w:rPrChange w:id="19717" w:author="N F" w:date="2023-12-05T03:09:00Z">
              <w:rPr>
                <w:rFonts w:cs="Times New Roman"/>
              </w:rPr>
            </w:rPrChange>
          </w:rPr>
          <w:delInstrText>":"</w:delInstrText>
        </w:r>
        <w:r w:rsidR="00091E59" w:rsidRPr="006E6534" w:rsidDel="00421D68">
          <w:rPr>
            <w:rFonts w:cs="Times New Roman"/>
            <w:color w:val="000000" w:themeColor="text1"/>
            <w:lang w:val="en-GB"/>
            <w:rPrChange w:id="19718" w:author="N F" w:date="2023-12-05T03:09:00Z">
              <w:rPr>
                <w:rFonts w:cs="Times New Roman"/>
                <w:lang w:val="en-GB"/>
              </w:rPr>
            </w:rPrChange>
          </w:rPr>
          <w:delInstrText>Myung</w:delInstrText>
        </w:r>
        <w:r w:rsidR="00091E59" w:rsidRPr="006E6534" w:rsidDel="00421D68">
          <w:rPr>
            <w:rFonts w:cs="Times New Roman"/>
            <w:color w:val="000000" w:themeColor="text1"/>
            <w:rPrChange w:id="19719" w:author="N F" w:date="2023-12-05T03:09:00Z">
              <w:rPr>
                <w:rFonts w:cs="Times New Roman"/>
              </w:rPr>
            </w:rPrChange>
          </w:rPr>
          <w:delInstrText>-</w:delInstrText>
        </w:r>
        <w:r w:rsidR="00091E59" w:rsidRPr="006E6534" w:rsidDel="00421D68">
          <w:rPr>
            <w:rFonts w:cs="Times New Roman"/>
            <w:color w:val="000000" w:themeColor="text1"/>
            <w:lang w:val="en-GB"/>
            <w:rPrChange w:id="19720" w:author="N F" w:date="2023-12-05T03:09:00Z">
              <w:rPr>
                <w:rFonts w:cs="Times New Roman"/>
                <w:lang w:val="en-GB"/>
              </w:rPr>
            </w:rPrChange>
          </w:rPr>
          <w:delInstrText>Ju</w:delInstrText>
        </w:r>
        <w:r w:rsidR="00091E59" w:rsidRPr="006E6534" w:rsidDel="00421D68">
          <w:rPr>
            <w:rFonts w:cs="Times New Roman"/>
            <w:color w:val="000000" w:themeColor="text1"/>
            <w:rPrChange w:id="19721" w:author="N F" w:date="2023-12-05T03:09:00Z">
              <w:rPr>
                <w:rFonts w:cs="Times New Roman"/>
              </w:rPr>
            </w:rPrChange>
          </w:rPr>
          <w:delInstrText>"},{"</w:delInstrText>
        </w:r>
        <w:r w:rsidR="00091E59" w:rsidRPr="006E6534" w:rsidDel="00421D68">
          <w:rPr>
            <w:rFonts w:cs="Times New Roman"/>
            <w:color w:val="000000" w:themeColor="text1"/>
            <w:lang w:val="en-GB"/>
            <w:rPrChange w:id="19722" w:author="N F" w:date="2023-12-05T03:09:00Z">
              <w:rPr>
                <w:rFonts w:cs="Times New Roman"/>
                <w:lang w:val="en-GB"/>
              </w:rPr>
            </w:rPrChange>
          </w:rPr>
          <w:delInstrText>family</w:delInstrText>
        </w:r>
        <w:r w:rsidR="00091E59" w:rsidRPr="006E6534" w:rsidDel="00421D68">
          <w:rPr>
            <w:rFonts w:cs="Times New Roman"/>
            <w:color w:val="000000" w:themeColor="text1"/>
            <w:rPrChange w:id="19723" w:author="N F" w:date="2023-12-05T03:09:00Z">
              <w:rPr>
                <w:rFonts w:cs="Times New Roman"/>
              </w:rPr>
            </w:rPrChange>
          </w:rPr>
          <w:delInstrText>":"</w:delInstrText>
        </w:r>
        <w:r w:rsidR="00091E59" w:rsidRPr="006E6534" w:rsidDel="00421D68">
          <w:rPr>
            <w:rFonts w:cs="Times New Roman"/>
            <w:color w:val="000000" w:themeColor="text1"/>
            <w:lang w:val="en-GB"/>
            <w:rPrChange w:id="19724" w:author="N F" w:date="2023-12-05T03:09:00Z">
              <w:rPr>
                <w:rFonts w:cs="Times New Roman"/>
                <w:lang w:val="en-GB"/>
              </w:rPr>
            </w:rPrChange>
          </w:rPr>
          <w:delInstrText>Garassino</w:delInstrText>
        </w:r>
        <w:r w:rsidR="00091E59" w:rsidRPr="006E6534" w:rsidDel="00421D68">
          <w:rPr>
            <w:rFonts w:cs="Times New Roman"/>
            <w:color w:val="000000" w:themeColor="text1"/>
            <w:rPrChange w:id="19725" w:author="N F" w:date="2023-12-05T03:09:00Z">
              <w:rPr>
                <w:rFonts w:cs="Times New Roman"/>
              </w:rPr>
            </w:rPrChange>
          </w:rPr>
          <w:delInstrText>","</w:delInstrText>
        </w:r>
        <w:r w:rsidR="00091E59" w:rsidRPr="006E6534" w:rsidDel="00421D68">
          <w:rPr>
            <w:rFonts w:cs="Times New Roman"/>
            <w:color w:val="000000" w:themeColor="text1"/>
            <w:lang w:val="en-GB"/>
            <w:rPrChange w:id="19726" w:author="N F" w:date="2023-12-05T03:09:00Z">
              <w:rPr>
                <w:rFonts w:cs="Times New Roman"/>
                <w:lang w:val="en-GB"/>
              </w:rPr>
            </w:rPrChange>
          </w:rPr>
          <w:delInstrText>given</w:delInstrText>
        </w:r>
        <w:r w:rsidR="00091E59" w:rsidRPr="006E6534" w:rsidDel="00421D68">
          <w:rPr>
            <w:rFonts w:cs="Times New Roman"/>
            <w:color w:val="000000" w:themeColor="text1"/>
            <w:rPrChange w:id="19727" w:author="N F" w:date="2023-12-05T03:09:00Z">
              <w:rPr>
                <w:rFonts w:cs="Times New Roman"/>
              </w:rPr>
            </w:rPrChange>
          </w:rPr>
          <w:delInstrText>":"</w:delInstrText>
        </w:r>
        <w:r w:rsidR="00091E59" w:rsidRPr="006E6534" w:rsidDel="00421D68">
          <w:rPr>
            <w:rFonts w:cs="Times New Roman"/>
            <w:color w:val="000000" w:themeColor="text1"/>
            <w:lang w:val="en-GB"/>
            <w:rPrChange w:id="19728" w:author="N F" w:date="2023-12-05T03:09:00Z">
              <w:rPr>
                <w:rFonts w:cs="Times New Roman"/>
                <w:lang w:val="en-GB"/>
              </w:rPr>
            </w:rPrChange>
          </w:rPr>
          <w:delInstrText>Marina</w:delInstrText>
        </w:r>
        <w:r w:rsidR="00091E59" w:rsidRPr="006E6534" w:rsidDel="00421D68">
          <w:rPr>
            <w:rFonts w:cs="Times New Roman"/>
            <w:color w:val="000000" w:themeColor="text1"/>
            <w:rPrChange w:id="19729"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730" w:author="N F" w:date="2023-12-05T03:09:00Z">
              <w:rPr>
                <w:rFonts w:cs="Times New Roman"/>
                <w:lang w:val="en-GB"/>
              </w:rPr>
            </w:rPrChange>
          </w:rPr>
          <w:delInstrText>Chiara</w:delInstrText>
        </w:r>
        <w:r w:rsidR="00091E59" w:rsidRPr="006E6534" w:rsidDel="00421D68">
          <w:rPr>
            <w:rFonts w:cs="Times New Roman"/>
            <w:color w:val="000000" w:themeColor="text1"/>
            <w:rPrChange w:id="19731" w:author="N F" w:date="2023-12-05T03:09:00Z">
              <w:rPr>
                <w:rFonts w:cs="Times New Roman"/>
              </w:rPr>
            </w:rPrChange>
          </w:rPr>
          <w:delInstrText>"},{"</w:delInstrText>
        </w:r>
        <w:r w:rsidR="00091E59" w:rsidRPr="006E6534" w:rsidDel="00421D68">
          <w:rPr>
            <w:rFonts w:cs="Times New Roman"/>
            <w:color w:val="000000" w:themeColor="text1"/>
            <w:lang w:val="en-GB"/>
            <w:rPrChange w:id="19732" w:author="N F" w:date="2023-12-05T03:09:00Z">
              <w:rPr>
                <w:rFonts w:cs="Times New Roman"/>
                <w:lang w:val="en-GB"/>
              </w:rPr>
            </w:rPrChange>
          </w:rPr>
          <w:delInstrText>family</w:delInstrText>
        </w:r>
        <w:r w:rsidR="00091E59" w:rsidRPr="006E6534" w:rsidDel="00421D68">
          <w:rPr>
            <w:rFonts w:cs="Times New Roman"/>
            <w:color w:val="000000" w:themeColor="text1"/>
            <w:rPrChange w:id="19733" w:author="N F" w:date="2023-12-05T03:09:00Z">
              <w:rPr>
                <w:rFonts w:cs="Times New Roman"/>
              </w:rPr>
            </w:rPrChange>
          </w:rPr>
          <w:delInstrText>":"</w:delInstrText>
        </w:r>
        <w:r w:rsidR="00091E59" w:rsidRPr="006E6534" w:rsidDel="00421D68">
          <w:rPr>
            <w:rFonts w:cs="Times New Roman"/>
            <w:color w:val="000000" w:themeColor="text1"/>
            <w:lang w:val="en-GB"/>
            <w:rPrChange w:id="19734" w:author="N F" w:date="2023-12-05T03:09:00Z">
              <w:rPr>
                <w:rFonts w:cs="Times New Roman"/>
                <w:lang w:val="en-GB"/>
              </w:rPr>
            </w:rPrChange>
          </w:rPr>
          <w:delInstrText>Han</w:delInstrText>
        </w:r>
        <w:r w:rsidR="00091E59" w:rsidRPr="006E6534" w:rsidDel="00421D68">
          <w:rPr>
            <w:rFonts w:cs="Times New Roman"/>
            <w:color w:val="000000" w:themeColor="text1"/>
            <w:rPrChange w:id="19735" w:author="N F" w:date="2023-12-05T03:09:00Z">
              <w:rPr>
                <w:rFonts w:cs="Times New Roman"/>
              </w:rPr>
            </w:rPrChange>
          </w:rPr>
          <w:delInstrText>","</w:delInstrText>
        </w:r>
        <w:r w:rsidR="00091E59" w:rsidRPr="006E6534" w:rsidDel="00421D68">
          <w:rPr>
            <w:rFonts w:cs="Times New Roman"/>
            <w:color w:val="000000" w:themeColor="text1"/>
            <w:lang w:val="en-GB"/>
            <w:rPrChange w:id="19736" w:author="N F" w:date="2023-12-05T03:09:00Z">
              <w:rPr>
                <w:rFonts w:cs="Times New Roman"/>
                <w:lang w:val="en-GB"/>
              </w:rPr>
            </w:rPrChange>
          </w:rPr>
          <w:delInstrText>given</w:delInstrText>
        </w:r>
        <w:r w:rsidR="00091E59" w:rsidRPr="006E6534" w:rsidDel="00421D68">
          <w:rPr>
            <w:rFonts w:cs="Times New Roman"/>
            <w:color w:val="000000" w:themeColor="text1"/>
            <w:rPrChange w:id="19737" w:author="N F" w:date="2023-12-05T03:09:00Z">
              <w:rPr>
                <w:rFonts w:cs="Times New Roman"/>
              </w:rPr>
            </w:rPrChange>
          </w:rPr>
          <w:delInstrText>":"</w:delInstrText>
        </w:r>
        <w:r w:rsidR="00091E59" w:rsidRPr="006E6534" w:rsidDel="00421D68">
          <w:rPr>
            <w:rFonts w:cs="Times New Roman"/>
            <w:color w:val="000000" w:themeColor="text1"/>
            <w:lang w:val="en-GB"/>
            <w:rPrChange w:id="19738" w:author="N F" w:date="2023-12-05T03:09:00Z">
              <w:rPr>
                <w:rFonts w:cs="Times New Roman"/>
                <w:lang w:val="en-GB"/>
              </w:rPr>
            </w:rPrChange>
          </w:rPr>
          <w:delInstrText>Ji</w:delInstrText>
        </w:r>
        <w:r w:rsidR="00091E59" w:rsidRPr="006E6534" w:rsidDel="00421D68">
          <w:rPr>
            <w:rFonts w:cs="Times New Roman"/>
            <w:color w:val="000000" w:themeColor="text1"/>
            <w:rPrChange w:id="19739" w:author="N F" w:date="2023-12-05T03:09:00Z">
              <w:rPr>
                <w:rFonts w:cs="Times New Roman"/>
              </w:rPr>
            </w:rPrChange>
          </w:rPr>
          <w:delInstrText>-</w:delInstrText>
        </w:r>
        <w:r w:rsidR="00091E59" w:rsidRPr="006E6534" w:rsidDel="00421D68">
          <w:rPr>
            <w:rFonts w:cs="Times New Roman"/>
            <w:color w:val="000000" w:themeColor="text1"/>
            <w:lang w:val="en-GB"/>
            <w:rPrChange w:id="19740" w:author="N F" w:date="2023-12-05T03:09:00Z">
              <w:rPr>
                <w:rFonts w:cs="Times New Roman"/>
                <w:lang w:val="en-GB"/>
              </w:rPr>
            </w:rPrChange>
          </w:rPr>
          <w:delInstrText>Youn</w:delInstrText>
        </w:r>
        <w:r w:rsidR="00091E59" w:rsidRPr="006E6534" w:rsidDel="00421D68">
          <w:rPr>
            <w:rFonts w:cs="Times New Roman"/>
            <w:color w:val="000000" w:themeColor="text1"/>
            <w:rPrChange w:id="19741" w:author="N F" w:date="2023-12-05T03:09:00Z">
              <w:rPr>
                <w:rFonts w:cs="Times New Roman"/>
              </w:rPr>
            </w:rPrChange>
          </w:rPr>
          <w:delInstrText>"},{"</w:delInstrText>
        </w:r>
        <w:r w:rsidR="00091E59" w:rsidRPr="006E6534" w:rsidDel="00421D68">
          <w:rPr>
            <w:rFonts w:cs="Times New Roman"/>
            <w:color w:val="000000" w:themeColor="text1"/>
            <w:lang w:val="en-GB"/>
            <w:rPrChange w:id="19742" w:author="N F" w:date="2023-12-05T03:09:00Z">
              <w:rPr>
                <w:rFonts w:cs="Times New Roman"/>
                <w:lang w:val="en-GB"/>
              </w:rPr>
            </w:rPrChange>
          </w:rPr>
          <w:delInstrText>family</w:delInstrText>
        </w:r>
        <w:r w:rsidR="00091E59" w:rsidRPr="006E6534" w:rsidDel="00421D68">
          <w:rPr>
            <w:rFonts w:cs="Times New Roman"/>
            <w:color w:val="000000" w:themeColor="text1"/>
            <w:rPrChange w:id="19743" w:author="N F" w:date="2023-12-05T03:09:00Z">
              <w:rPr>
                <w:rFonts w:cs="Times New Roman"/>
              </w:rPr>
            </w:rPrChange>
          </w:rPr>
          <w:delInstrText>":"</w:delInstrText>
        </w:r>
        <w:r w:rsidR="00091E59" w:rsidRPr="006E6534" w:rsidDel="00421D68">
          <w:rPr>
            <w:rFonts w:cs="Times New Roman"/>
            <w:color w:val="000000" w:themeColor="text1"/>
            <w:lang w:val="en-GB"/>
            <w:rPrChange w:id="19744" w:author="N F" w:date="2023-12-05T03:09:00Z">
              <w:rPr>
                <w:rFonts w:cs="Times New Roman"/>
                <w:lang w:val="en-GB"/>
              </w:rPr>
            </w:rPrChange>
          </w:rPr>
          <w:delInstrText>Katakami</w:delInstrText>
        </w:r>
        <w:r w:rsidR="00091E59" w:rsidRPr="006E6534" w:rsidDel="00421D68">
          <w:rPr>
            <w:rFonts w:cs="Times New Roman"/>
            <w:color w:val="000000" w:themeColor="text1"/>
            <w:rPrChange w:id="19745" w:author="N F" w:date="2023-12-05T03:09:00Z">
              <w:rPr>
                <w:rFonts w:cs="Times New Roman"/>
              </w:rPr>
            </w:rPrChange>
          </w:rPr>
          <w:delInstrText>","</w:delInstrText>
        </w:r>
        <w:r w:rsidR="00091E59" w:rsidRPr="006E6534" w:rsidDel="00421D68">
          <w:rPr>
            <w:rFonts w:cs="Times New Roman"/>
            <w:color w:val="000000" w:themeColor="text1"/>
            <w:lang w:val="en-GB"/>
            <w:rPrChange w:id="19746" w:author="N F" w:date="2023-12-05T03:09:00Z">
              <w:rPr>
                <w:rFonts w:cs="Times New Roman"/>
                <w:lang w:val="en-GB"/>
              </w:rPr>
            </w:rPrChange>
          </w:rPr>
          <w:delInstrText>given</w:delInstrText>
        </w:r>
        <w:r w:rsidR="00091E59" w:rsidRPr="006E6534" w:rsidDel="00421D68">
          <w:rPr>
            <w:rFonts w:cs="Times New Roman"/>
            <w:color w:val="000000" w:themeColor="text1"/>
            <w:rPrChange w:id="19747" w:author="N F" w:date="2023-12-05T03:09:00Z">
              <w:rPr>
                <w:rFonts w:cs="Times New Roman"/>
              </w:rPr>
            </w:rPrChange>
          </w:rPr>
          <w:delInstrText>":"</w:delInstrText>
        </w:r>
        <w:r w:rsidR="00091E59" w:rsidRPr="006E6534" w:rsidDel="00421D68">
          <w:rPr>
            <w:rFonts w:cs="Times New Roman"/>
            <w:color w:val="000000" w:themeColor="text1"/>
            <w:lang w:val="en-GB"/>
            <w:rPrChange w:id="19748" w:author="N F" w:date="2023-12-05T03:09:00Z">
              <w:rPr>
                <w:rFonts w:cs="Times New Roman"/>
                <w:lang w:val="en-GB"/>
              </w:rPr>
            </w:rPrChange>
          </w:rPr>
          <w:delInstrText>Nobuyuki</w:delInstrText>
        </w:r>
        <w:r w:rsidR="00091E59" w:rsidRPr="006E6534" w:rsidDel="00421D68">
          <w:rPr>
            <w:rFonts w:cs="Times New Roman"/>
            <w:color w:val="000000" w:themeColor="text1"/>
            <w:rPrChange w:id="19749" w:author="N F" w:date="2023-12-05T03:09:00Z">
              <w:rPr>
                <w:rFonts w:cs="Times New Roman"/>
              </w:rPr>
            </w:rPrChange>
          </w:rPr>
          <w:delInstrText>"},{"</w:delInstrText>
        </w:r>
        <w:r w:rsidR="00091E59" w:rsidRPr="006E6534" w:rsidDel="00421D68">
          <w:rPr>
            <w:rFonts w:cs="Times New Roman"/>
            <w:color w:val="000000" w:themeColor="text1"/>
            <w:lang w:val="en-GB"/>
            <w:rPrChange w:id="19750" w:author="N F" w:date="2023-12-05T03:09:00Z">
              <w:rPr>
                <w:rFonts w:cs="Times New Roman"/>
                <w:lang w:val="en-GB"/>
              </w:rPr>
            </w:rPrChange>
          </w:rPr>
          <w:delInstrText>family</w:delInstrText>
        </w:r>
        <w:r w:rsidR="00091E59" w:rsidRPr="006E6534" w:rsidDel="00421D68">
          <w:rPr>
            <w:rFonts w:cs="Times New Roman"/>
            <w:color w:val="000000" w:themeColor="text1"/>
            <w:rPrChange w:id="19751" w:author="N F" w:date="2023-12-05T03:09:00Z">
              <w:rPr>
                <w:rFonts w:cs="Times New Roman"/>
              </w:rPr>
            </w:rPrChange>
          </w:rPr>
          <w:delInstrText>":"</w:delInstrText>
        </w:r>
        <w:r w:rsidR="00091E59" w:rsidRPr="006E6534" w:rsidDel="00421D68">
          <w:rPr>
            <w:rFonts w:cs="Times New Roman"/>
            <w:color w:val="000000" w:themeColor="text1"/>
            <w:lang w:val="en-GB"/>
            <w:rPrChange w:id="19752" w:author="N F" w:date="2023-12-05T03:09:00Z">
              <w:rPr>
                <w:rFonts w:cs="Times New Roman"/>
                <w:lang w:val="en-GB"/>
              </w:rPr>
            </w:rPrChange>
          </w:rPr>
          <w:delInstrText>Kim</w:delInstrText>
        </w:r>
        <w:r w:rsidR="00091E59" w:rsidRPr="006E6534" w:rsidDel="00421D68">
          <w:rPr>
            <w:rFonts w:cs="Times New Roman"/>
            <w:color w:val="000000" w:themeColor="text1"/>
            <w:rPrChange w:id="19753" w:author="N F" w:date="2023-12-05T03:09:00Z">
              <w:rPr>
                <w:rFonts w:cs="Times New Roman"/>
              </w:rPr>
            </w:rPrChange>
          </w:rPr>
          <w:delInstrText>","</w:delInstrText>
        </w:r>
        <w:r w:rsidR="00091E59" w:rsidRPr="006E6534" w:rsidDel="00421D68">
          <w:rPr>
            <w:rFonts w:cs="Times New Roman"/>
            <w:color w:val="000000" w:themeColor="text1"/>
            <w:lang w:val="en-GB"/>
            <w:rPrChange w:id="19754" w:author="N F" w:date="2023-12-05T03:09:00Z">
              <w:rPr>
                <w:rFonts w:cs="Times New Roman"/>
                <w:lang w:val="en-GB"/>
              </w:rPr>
            </w:rPrChange>
          </w:rPr>
          <w:delInstrText>given</w:delInstrText>
        </w:r>
        <w:r w:rsidR="00091E59" w:rsidRPr="006E6534" w:rsidDel="00421D68">
          <w:rPr>
            <w:rFonts w:cs="Times New Roman"/>
            <w:color w:val="000000" w:themeColor="text1"/>
            <w:rPrChange w:id="19755" w:author="N F" w:date="2023-12-05T03:09:00Z">
              <w:rPr>
                <w:rFonts w:cs="Times New Roman"/>
              </w:rPr>
            </w:rPrChange>
          </w:rPr>
          <w:delInstrText>":"</w:delInstrText>
        </w:r>
        <w:r w:rsidR="00091E59" w:rsidRPr="006E6534" w:rsidDel="00421D68">
          <w:rPr>
            <w:rFonts w:cs="Times New Roman"/>
            <w:color w:val="000000" w:themeColor="text1"/>
            <w:lang w:val="en-GB"/>
            <w:rPrChange w:id="19756" w:author="N F" w:date="2023-12-05T03:09:00Z">
              <w:rPr>
                <w:rFonts w:cs="Times New Roman"/>
                <w:lang w:val="en-GB"/>
              </w:rPr>
            </w:rPrChange>
          </w:rPr>
          <w:delInstrText>Hye</w:delInstrText>
        </w:r>
        <w:r w:rsidR="00091E59" w:rsidRPr="006E6534" w:rsidDel="00421D68">
          <w:rPr>
            <w:rFonts w:cs="Times New Roman"/>
            <w:color w:val="000000" w:themeColor="text1"/>
            <w:rPrChange w:id="1975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758" w:author="N F" w:date="2023-12-05T03:09:00Z">
              <w:rPr>
                <w:rFonts w:cs="Times New Roman"/>
                <w:lang w:val="en-GB"/>
              </w:rPr>
            </w:rPrChange>
          </w:rPr>
          <w:delInstrText>Ryun</w:delInstrText>
        </w:r>
        <w:r w:rsidR="00091E59" w:rsidRPr="006E6534" w:rsidDel="00421D68">
          <w:rPr>
            <w:rFonts w:cs="Times New Roman"/>
            <w:color w:val="000000" w:themeColor="text1"/>
            <w:rPrChange w:id="19759" w:author="N F" w:date="2023-12-05T03:09:00Z">
              <w:rPr>
                <w:rFonts w:cs="Times New Roman"/>
              </w:rPr>
            </w:rPrChange>
          </w:rPr>
          <w:delInstrText>"},{"</w:delInstrText>
        </w:r>
        <w:r w:rsidR="00091E59" w:rsidRPr="006E6534" w:rsidDel="00421D68">
          <w:rPr>
            <w:rFonts w:cs="Times New Roman"/>
            <w:color w:val="000000" w:themeColor="text1"/>
            <w:lang w:val="en-GB"/>
            <w:rPrChange w:id="19760" w:author="N F" w:date="2023-12-05T03:09:00Z">
              <w:rPr>
                <w:rFonts w:cs="Times New Roman"/>
                <w:lang w:val="en-GB"/>
              </w:rPr>
            </w:rPrChange>
          </w:rPr>
          <w:delInstrText>family</w:delInstrText>
        </w:r>
        <w:r w:rsidR="00091E59" w:rsidRPr="006E6534" w:rsidDel="00421D68">
          <w:rPr>
            <w:rFonts w:cs="Times New Roman"/>
            <w:color w:val="000000" w:themeColor="text1"/>
            <w:rPrChange w:id="19761" w:author="N F" w:date="2023-12-05T03:09:00Z">
              <w:rPr>
                <w:rFonts w:cs="Times New Roman"/>
              </w:rPr>
            </w:rPrChange>
          </w:rPr>
          <w:delInstrText>":"</w:delInstrText>
        </w:r>
        <w:r w:rsidR="00091E59" w:rsidRPr="006E6534" w:rsidDel="00421D68">
          <w:rPr>
            <w:rFonts w:cs="Times New Roman"/>
            <w:color w:val="000000" w:themeColor="text1"/>
            <w:lang w:val="en-GB"/>
            <w:rPrChange w:id="19762" w:author="N F" w:date="2023-12-05T03:09:00Z">
              <w:rPr>
                <w:rFonts w:cs="Times New Roman"/>
                <w:lang w:val="en-GB"/>
              </w:rPr>
            </w:rPrChange>
          </w:rPr>
          <w:delInstrText>Hodge</w:delInstrText>
        </w:r>
        <w:r w:rsidR="00091E59" w:rsidRPr="006E6534" w:rsidDel="00421D68">
          <w:rPr>
            <w:rFonts w:cs="Times New Roman"/>
            <w:color w:val="000000" w:themeColor="text1"/>
            <w:rPrChange w:id="19763" w:author="N F" w:date="2023-12-05T03:09:00Z">
              <w:rPr>
                <w:rFonts w:cs="Times New Roman"/>
              </w:rPr>
            </w:rPrChange>
          </w:rPr>
          <w:delInstrText>","</w:delInstrText>
        </w:r>
        <w:r w:rsidR="00091E59" w:rsidRPr="006E6534" w:rsidDel="00421D68">
          <w:rPr>
            <w:rFonts w:cs="Times New Roman"/>
            <w:color w:val="000000" w:themeColor="text1"/>
            <w:lang w:val="en-GB"/>
            <w:rPrChange w:id="19764" w:author="N F" w:date="2023-12-05T03:09:00Z">
              <w:rPr>
                <w:rFonts w:cs="Times New Roman"/>
                <w:lang w:val="en-GB"/>
              </w:rPr>
            </w:rPrChange>
          </w:rPr>
          <w:delInstrText>given</w:delInstrText>
        </w:r>
        <w:r w:rsidR="00091E59" w:rsidRPr="006E6534" w:rsidDel="00421D68">
          <w:rPr>
            <w:rFonts w:cs="Times New Roman"/>
            <w:color w:val="000000" w:themeColor="text1"/>
            <w:rPrChange w:id="19765" w:author="N F" w:date="2023-12-05T03:09:00Z">
              <w:rPr>
                <w:rFonts w:cs="Times New Roman"/>
              </w:rPr>
            </w:rPrChange>
          </w:rPr>
          <w:delInstrText>":"</w:delInstrText>
        </w:r>
        <w:r w:rsidR="00091E59" w:rsidRPr="006E6534" w:rsidDel="00421D68">
          <w:rPr>
            <w:rFonts w:cs="Times New Roman"/>
            <w:color w:val="000000" w:themeColor="text1"/>
            <w:lang w:val="en-GB"/>
            <w:rPrChange w:id="19766" w:author="N F" w:date="2023-12-05T03:09:00Z">
              <w:rPr>
                <w:rFonts w:cs="Times New Roman"/>
                <w:lang w:val="en-GB"/>
              </w:rPr>
            </w:rPrChange>
          </w:rPr>
          <w:delInstrText>Rachel</w:delInstrText>
        </w:r>
        <w:r w:rsidR="00091E59" w:rsidRPr="006E6534" w:rsidDel="00421D68">
          <w:rPr>
            <w:rFonts w:cs="Times New Roman"/>
            <w:color w:val="000000" w:themeColor="text1"/>
            <w:rPrChange w:id="19767" w:author="N F" w:date="2023-12-05T03:09:00Z">
              <w:rPr>
                <w:rFonts w:cs="Times New Roman"/>
              </w:rPr>
            </w:rPrChange>
          </w:rPr>
          <w:delInstrText>"},{"</w:delInstrText>
        </w:r>
        <w:r w:rsidR="00091E59" w:rsidRPr="006E6534" w:rsidDel="00421D68">
          <w:rPr>
            <w:rFonts w:cs="Times New Roman"/>
            <w:color w:val="000000" w:themeColor="text1"/>
            <w:lang w:val="en-GB"/>
            <w:rPrChange w:id="19768" w:author="N F" w:date="2023-12-05T03:09:00Z">
              <w:rPr>
                <w:rFonts w:cs="Times New Roman"/>
                <w:lang w:val="en-GB"/>
              </w:rPr>
            </w:rPrChange>
          </w:rPr>
          <w:delInstrText>family</w:delInstrText>
        </w:r>
        <w:r w:rsidR="00091E59" w:rsidRPr="006E6534" w:rsidDel="00421D68">
          <w:rPr>
            <w:rFonts w:cs="Times New Roman"/>
            <w:color w:val="000000" w:themeColor="text1"/>
            <w:rPrChange w:id="19769" w:author="N F" w:date="2023-12-05T03:09:00Z">
              <w:rPr>
                <w:rFonts w:cs="Times New Roman"/>
              </w:rPr>
            </w:rPrChange>
          </w:rPr>
          <w:delInstrText>":"</w:delInstrText>
        </w:r>
        <w:r w:rsidR="00091E59" w:rsidRPr="006E6534" w:rsidDel="00421D68">
          <w:rPr>
            <w:rFonts w:cs="Times New Roman"/>
            <w:color w:val="000000" w:themeColor="text1"/>
            <w:lang w:val="en-GB"/>
            <w:rPrChange w:id="19770" w:author="N F" w:date="2023-12-05T03:09:00Z">
              <w:rPr>
                <w:rFonts w:cs="Times New Roman"/>
                <w:lang w:val="en-GB"/>
              </w:rPr>
            </w:rPrChange>
          </w:rPr>
          <w:delInstrText>Kaur</w:delInstrText>
        </w:r>
        <w:r w:rsidR="00091E59" w:rsidRPr="006E6534" w:rsidDel="00421D68">
          <w:rPr>
            <w:rFonts w:cs="Times New Roman"/>
            <w:color w:val="000000" w:themeColor="text1"/>
            <w:rPrChange w:id="19771" w:author="N F" w:date="2023-12-05T03:09:00Z">
              <w:rPr>
                <w:rFonts w:cs="Times New Roman"/>
              </w:rPr>
            </w:rPrChange>
          </w:rPr>
          <w:delInstrText>","</w:delInstrText>
        </w:r>
        <w:r w:rsidR="00091E59" w:rsidRPr="006E6534" w:rsidDel="00421D68">
          <w:rPr>
            <w:rFonts w:cs="Times New Roman"/>
            <w:color w:val="000000" w:themeColor="text1"/>
            <w:lang w:val="en-GB"/>
            <w:rPrChange w:id="19772" w:author="N F" w:date="2023-12-05T03:09:00Z">
              <w:rPr>
                <w:rFonts w:cs="Times New Roman"/>
                <w:lang w:val="en-GB"/>
              </w:rPr>
            </w:rPrChange>
          </w:rPr>
          <w:delInstrText>given</w:delInstrText>
        </w:r>
        <w:r w:rsidR="00091E59" w:rsidRPr="006E6534" w:rsidDel="00421D68">
          <w:rPr>
            <w:rFonts w:cs="Times New Roman"/>
            <w:color w:val="000000" w:themeColor="text1"/>
            <w:rPrChange w:id="19773" w:author="N F" w:date="2023-12-05T03:09:00Z">
              <w:rPr>
                <w:rFonts w:cs="Times New Roman"/>
              </w:rPr>
            </w:rPrChange>
          </w:rPr>
          <w:delInstrText>":"</w:delInstrText>
        </w:r>
        <w:r w:rsidR="00091E59" w:rsidRPr="006E6534" w:rsidDel="00421D68">
          <w:rPr>
            <w:rFonts w:cs="Times New Roman"/>
            <w:color w:val="000000" w:themeColor="text1"/>
            <w:lang w:val="en-GB"/>
            <w:rPrChange w:id="19774" w:author="N F" w:date="2023-12-05T03:09:00Z">
              <w:rPr>
                <w:rFonts w:cs="Times New Roman"/>
                <w:lang w:val="en-GB"/>
              </w:rPr>
            </w:rPrChange>
          </w:rPr>
          <w:delInstrText>Paramjit</w:delInstrText>
        </w:r>
        <w:r w:rsidR="00091E59" w:rsidRPr="006E6534" w:rsidDel="00421D68">
          <w:rPr>
            <w:rFonts w:cs="Times New Roman"/>
            <w:color w:val="000000" w:themeColor="text1"/>
            <w:rPrChange w:id="19775" w:author="N F" w:date="2023-12-05T03:09:00Z">
              <w:rPr>
                <w:rFonts w:cs="Times New Roman"/>
              </w:rPr>
            </w:rPrChange>
          </w:rPr>
          <w:delInstrText>"},{"</w:delInstrText>
        </w:r>
        <w:r w:rsidR="00091E59" w:rsidRPr="006E6534" w:rsidDel="00421D68">
          <w:rPr>
            <w:rFonts w:cs="Times New Roman"/>
            <w:color w:val="000000" w:themeColor="text1"/>
            <w:lang w:val="en-GB"/>
            <w:rPrChange w:id="19776" w:author="N F" w:date="2023-12-05T03:09:00Z">
              <w:rPr>
                <w:rFonts w:cs="Times New Roman"/>
                <w:lang w:val="en-GB"/>
              </w:rPr>
            </w:rPrChange>
          </w:rPr>
          <w:delInstrText>family</w:delInstrText>
        </w:r>
        <w:r w:rsidR="00091E59" w:rsidRPr="006E6534" w:rsidDel="00421D68">
          <w:rPr>
            <w:rFonts w:cs="Times New Roman"/>
            <w:color w:val="000000" w:themeColor="text1"/>
            <w:rPrChange w:id="19777" w:author="N F" w:date="2023-12-05T03:09:00Z">
              <w:rPr>
                <w:rFonts w:cs="Times New Roman"/>
              </w:rPr>
            </w:rPrChange>
          </w:rPr>
          <w:delInstrText>":"</w:delInstrText>
        </w:r>
        <w:r w:rsidR="00091E59" w:rsidRPr="006E6534" w:rsidDel="00421D68">
          <w:rPr>
            <w:rFonts w:cs="Times New Roman"/>
            <w:color w:val="000000" w:themeColor="text1"/>
            <w:lang w:val="en-GB"/>
            <w:rPrChange w:id="19778" w:author="N F" w:date="2023-12-05T03:09:00Z">
              <w:rPr>
                <w:rFonts w:cs="Times New Roman"/>
                <w:lang w:val="en-GB"/>
              </w:rPr>
            </w:rPrChange>
          </w:rPr>
          <w:delInstrText>Brown</w:delInstrText>
        </w:r>
        <w:r w:rsidR="00091E59" w:rsidRPr="006E6534" w:rsidDel="00421D68">
          <w:rPr>
            <w:rFonts w:cs="Times New Roman"/>
            <w:color w:val="000000" w:themeColor="text1"/>
            <w:rPrChange w:id="19779" w:author="N F" w:date="2023-12-05T03:09:00Z">
              <w:rPr>
                <w:rFonts w:cs="Times New Roman"/>
              </w:rPr>
            </w:rPrChange>
          </w:rPr>
          <w:delInstrText>","</w:delInstrText>
        </w:r>
        <w:r w:rsidR="00091E59" w:rsidRPr="006E6534" w:rsidDel="00421D68">
          <w:rPr>
            <w:rFonts w:cs="Times New Roman"/>
            <w:color w:val="000000" w:themeColor="text1"/>
            <w:lang w:val="en-GB"/>
            <w:rPrChange w:id="19780" w:author="N F" w:date="2023-12-05T03:09:00Z">
              <w:rPr>
                <w:rFonts w:cs="Times New Roman"/>
                <w:lang w:val="en-GB"/>
              </w:rPr>
            </w:rPrChange>
          </w:rPr>
          <w:delInstrText>given</w:delInstrText>
        </w:r>
        <w:r w:rsidR="00091E59" w:rsidRPr="006E6534" w:rsidDel="00421D68">
          <w:rPr>
            <w:rFonts w:cs="Times New Roman"/>
            <w:color w:val="000000" w:themeColor="text1"/>
            <w:rPrChange w:id="19781" w:author="N F" w:date="2023-12-05T03:09:00Z">
              <w:rPr>
                <w:rFonts w:cs="Times New Roman"/>
              </w:rPr>
            </w:rPrChange>
          </w:rPr>
          <w:delInstrText>":"</w:delInstrText>
        </w:r>
        <w:r w:rsidR="00091E59" w:rsidRPr="006E6534" w:rsidDel="00421D68">
          <w:rPr>
            <w:rFonts w:cs="Times New Roman"/>
            <w:color w:val="000000" w:themeColor="text1"/>
            <w:lang w:val="en-GB"/>
            <w:rPrChange w:id="19782" w:author="N F" w:date="2023-12-05T03:09:00Z">
              <w:rPr>
                <w:rFonts w:cs="Times New Roman"/>
                <w:lang w:val="en-GB"/>
              </w:rPr>
            </w:rPrChange>
          </w:rPr>
          <w:delInstrText>Andrew</w:delInstrText>
        </w:r>
        <w:r w:rsidR="00091E59" w:rsidRPr="006E6534" w:rsidDel="00421D68">
          <w:rPr>
            <w:rFonts w:cs="Times New Roman"/>
            <w:color w:val="000000" w:themeColor="text1"/>
            <w:rPrChange w:id="1978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784" w:author="N F" w:date="2023-12-05T03:09:00Z">
              <w:rPr>
                <w:rFonts w:cs="Times New Roman"/>
                <w:lang w:val="en-GB"/>
              </w:rPr>
            </w:rPrChange>
          </w:rPr>
          <w:delInstrText>P</w:delInstrText>
        </w:r>
        <w:r w:rsidR="00091E59" w:rsidRPr="006E6534" w:rsidDel="00421D68">
          <w:rPr>
            <w:rFonts w:cs="Times New Roman"/>
            <w:color w:val="000000" w:themeColor="text1"/>
            <w:rPrChange w:id="19785" w:author="N F" w:date="2023-12-05T03:09:00Z">
              <w:rPr>
                <w:rFonts w:cs="Times New Roman"/>
              </w:rPr>
            </w:rPrChange>
          </w:rPr>
          <w:delInstrText>."},{"</w:delInstrText>
        </w:r>
        <w:r w:rsidR="00091E59" w:rsidRPr="006E6534" w:rsidDel="00421D68">
          <w:rPr>
            <w:rFonts w:cs="Times New Roman"/>
            <w:color w:val="000000" w:themeColor="text1"/>
            <w:lang w:val="en-GB"/>
            <w:rPrChange w:id="19786" w:author="N F" w:date="2023-12-05T03:09:00Z">
              <w:rPr>
                <w:rFonts w:cs="Times New Roman"/>
                <w:lang w:val="en-GB"/>
              </w:rPr>
            </w:rPrChange>
          </w:rPr>
          <w:delInstrText>family</w:delInstrText>
        </w:r>
        <w:r w:rsidR="00091E59" w:rsidRPr="006E6534" w:rsidDel="00421D68">
          <w:rPr>
            <w:rFonts w:cs="Times New Roman"/>
            <w:color w:val="000000" w:themeColor="text1"/>
            <w:rPrChange w:id="19787" w:author="N F" w:date="2023-12-05T03:09:00Z">
              <w:rPr>
                <w:rFonts w:cs="Times New Roman"/>
              </w:rPr>
            </w:rPrChange>
          </w:rPr>
          <w:delInstrText>":"</w:delInstrText>
        </w:r>
        <w:r w:rsidR="00091E59" w:rsidRPr="006E6534" w:rsidDel="00421D68">
          <w:rPr>
            <w:rFonts w:cs="Times New Roman"/>
            <w:color w:val="000000" w:themeColor="text1"/>
            <w:lang w:val="en-GB"/>
            <w:rPrChange w:id="19788" w:author="N F" w:date="2023-12-05T03:09:00Z">
              <w:rPr>
                <w:rFonts w:cs="Times New Roman"/>
                <w:lang w:val="en-GB"/>
              </w:rPr>
            </w:rPrChange>
          </w:rPr>
          <w:delInstrText>Ghiorghiu</w:delInstrText>
        </w:r>
        <w:r w:rsidR="00091E59" w:rsidRPr="006E6534" w:rsidDel="00421D68">
          <w:rPr>
            <w:rFonts w:cs="Times New Roman"/>
            <w:color w:val="000000" w:themeColor="text1"/>
            <w:rPrChange w:id="19789" w:author="N F" w:date="2023-12-05T03:09:00Z">
              <w:rPr>
                <w:rFonts w:cs="Times New Roman"/>
              </w:rPr>
            </w:rPrChange>
          </w:rPr>
          <w:delInstrText>","</w:delInstrText>
        </w:r>
        <w:r w:rsidR="00091E59" w:rsidRPr="006E6534" w:rsidDel="00421D68">
          <w:rPr>
            <w:rFonts w:cs="Times New Roman"/>
            <w:color w:val="000000" w:themeColor="text1"/>
            <w:lang w:val="en-GB"/>
            <w:rPrChange w:id="19790" w:author="N F" w:date="2023-12-05T03:09:00Z">
              <w:rPr>
                <w:rFonts w:cs="Times New Roman"/>
                <w:lang w:val="en-GB"/>
              </w:rPr>
            </w:rPrChange>
          </w:rPr>
          <w:delInstrText>given</w:delInstrText>
        </w:r>
        <w:r w:rsidR="00091E59" w:rsidRPr="006E6534" w:rsidDel="00421D68">
          <w:rPr>
            <w:rFonts w:cs="Times New Roman"/>
            <w:color w:val="000000" w:themeColor="text1"/>
            <w:rPrChange w:id="19791" w:author="N F" w:date="2023-12-05T03:09:00Z">
              <w:rPr>
                <w:rFonts w:cs="Times New Roman"/>
              </w:rPr>
            </w:rPrChange>
          </w:rPr>
          <w:delInstrText>":"</w:delInstrText>
        </w:r>
        <w:r w:rsidR="00091E59" w:rsidRPr="006E6534" w:rsidDel="00421D68">
          <w:rPr>
            <w:rFonts w:cs="Times New Roman"/>
            <w:color w:val="000000" w:themeColor="text1"/>
            <w:lang w:val="en-GB"/>
            <w:rPrChange w:id="19792" w:author="N F" w:date="2023-12-05T03:09:00Z">
              <w:rPr>
                <w:rFonts w:cs="Times New Roman"/>
                <w:lang w:val="en-GB"/>
              </w:rPr>
            </w:rPrChange>
          </w:rPr>
          <w:delInstrText>Dana</w:delInstrText>
        </w:r>
        <w:r w:rsidR="00091E59" w:rsidRPr="006E6534" w:rsidDel="00421D68">
          <w:rPr>
            <w:rFonts w:cs="Times New Roman"/>
            <w:color w:val="000000" w:themeColor="text1"/>
            <w:rPrChange w:id="19793" w:author="N F" w:date="2023-12-05T03:09:00Z">
              <w:rPr>
                <w:rFonts w:cs="Times New Roman"/>
              </w:rPr>
            </w:rPrChange>
          </w:rPr>
          <w:delInstrText>"},{"</w:delInstrText>
        </w:r>
        <w:r w:rsidR="00091E59" w:rsidRPr="006E6534" w:rsidDel="00421D68">
          <w:rPr>
            <w:rFonts w:cs="Times New Roman"/>
            <w:color w:val="000000" w:themeColor="text1"/>
            <w:lang w:val="en-GB"/>
            <w:rPrChange w:id="19794" w:author="N F" w:date="2023-12-05T03:09:00Z">
              <w:rPr>
                <w:rFonts w:cs="Times New Roman"/>
                <w:lang w:val="en-GB"/>
              </w:rPr>
            </w:rPrChange>
          </w:rPr>
          <w:delInstrText>family</w:delInstrText>
        </w:r>
        <w:r w:rsidR="00091E59" w:rsidRPr="006E6534" w:rsidDel="00421D68">
          <w:rPr>
            <w:rFonts w:cs="Times New Roman"/>
            <w:color w:val="000000" w:themeColor="text1"/>
            <w:rPrChange w:id="19795" w:author="N F" w:date="2023-12-05T03:09:00Z">
              <w:rPr>
                <w:rFonts w:cs="Times New Roman"/>
              </w:rPr>
            </w:rPrChange>
          </w:rPr>
          <w:delInstrText>":"</w:delInstrText>
        </w:r>
        <w:r w:rsidR="00091E59" w:rsidRPr="006E6534" w:rsidDel="00421D68">
          <w:rPr>
            <w:rFonts w:cs="Times New Roman"/>
            <w:color w:val="000000" w:themeColor="text1"/>
            <w:lang w:val="en-GB"/>
            <w:rPrChange w:id="19796" w:author="N F" w:date="2023-12-05T03:09:00Z">
              <w:rPr>
                <w:rFonts w:cs="Times New Roman"/>
                <w:lang w:val="en-GB"/>
              </w:rPr>
            </w:rPrChange>
          </w:rPr>
          <w:delInstrText>Papadimitrakopoulou</w:delInstrText>
        </w:r>
        <w:r w:rsidR="00091E59" w:rsidRPr="006E6534" w:rsidDel="00421D68">
          <w:rPr>
            <w:rFonts w:cs="Times New Roman"/>
            <w:color w:val="000000" w:themeColor="text1"/>
            <w:rPrChange w:id="19797" w:author="N F" w:date="2023-12-05T03:09:00Z">
              <w:rPr>
                <w:rFonts w:cs="Times New Roman"/>
              </w:rPr>
            </w:rPrChange>
          </w:rPr>
          <w:delInstrText>","</w:delInstrText>
        </w:r>
        <w:r w:rsidR="00091E59" w:rsidRPr="006E6534" w:rsidDel="00421D68">
          <w:rPr>
            <w:rFonts w:cs="Times New Roman"/>
            <w:color w:val="000000" w:themeColor="text1"/>
            <w:lang w:val="en-GB"/>
            <w:rPrChange w:id="19798" w:author="N F" w:date="2023-12-05T03:09:00Z">
              <w:rPr>
                <w:rFonts w:cs="Times New Roman"/>
                <w:lang w:val="en-GB"/>
              </w:rPr>
            </w:rPrChange>
          </w:rPr>
          <w:delInstrText>given</w:delInstrText>
        </w:r>
        <w:r w:rsidR="00091E59" w:rsidRPr="006E6534" w:rsidDel="00421D68">
          <w:rPr>
            <w:rFonts w:cs="Times New Roman"/>
            <w:color w:val="000000" w:themeColor="text1"/>
            <w:rPrChange w:id="19799" w:author="N F" w:date="2023-12-05T03:09:00Z">
              <w:rPr>
                <w:rFonts w:cs="Times New Roman"/>
              </w:rPr>
            </w:rPrChange>
          </w:rPr>
          <w:delInstrText>":"</w:delInstrText>
        </w:r>
        <w:r w:rsidR="00091E59" w:rsidRPr="006E6534" w:rsidDel="00421D68">
          <w:rPr>
            <w:rFonts w:cs="Times New Roman"/>
            <w:color w:val="000000" w:themeColor="text1"/>
            <w:lang w:val="en-GB"/>
            <w:rPrChange w:id="19800" w:author="N F" w:date="2023-12-05T03:09:00Z">
              <w:rPr>
                <w:rFonts w:cs="Times New Roman"/>
                <w:lang w:val="en-GB"/>
              </w:rPr>
            </w:rPrChange>
          </w:rPr>
          <w:delInstrText>Vassiliki</w:delInstrText>
        </w:r>
        <w:r w:rsidR="00091E59" w:rsidRPr="006E6534" w:rsidDel="00421D68">
          <w:rPr>
            <w:rFonts w:cs="Times New Roman"/>
            <w:color w:val="000000" w:themeColor="text1"/>
            <w:rPrChange w:id="1980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802" w:author="N F" w:date="2023-12-05T03:09:00Z">
              <w:rPr>
                <w:rFonts w:cs="Times New Roman"/>
                <w:lang w:val="en-GB"/>
              </w:rPr>
            </w:rPrChange>
          </w:rPr>
          <w:delInstrText>A</w:delInstrText>
        </w:r>
        <w:r w:rsidR="00091E59" w:rsidRPr="006E6534" w:rsidDel="00421D68">
          <w:rPr>
            <w:rFonts w:cs="Times New Roman"/>
            <w:color w:val="000000" w:themeColor="text1"/>
            <w:rPrChange w:id="19803" w:author="N F" w:date="2023-12-05T03:09:00Z">
              <w:rPr>
                <w:rFonts w:cs="Times New Roman"/>
              </w:rPr>
            </w:rPrChange>
          </w:rPr>
          <w:delInstrText>."},{"</w:delInstrText>
        </w:r>
        <w:r w:rsidR="00091E59" w:rsidRPr="006E6534" w:rsidDel="00421D68">
          <w:rPr>
            <w:rFonts w:cs="Times New Roman"/>
            <w:color w:val="000000" w:themeColor="text1"/>
            <w:lang w:val="en-GB"/>
            <w:rPrChange w:id="19804" w:author="N F" w:date="2023-12-05T03:09:00Z">
              <w:rPr>
                <w:rFonts w:cs="Times New Roman"/>
                <w:lang w:val="en-GB"/>
              </w:rPr>
            </w:rPrChange>
          </w:rPr>
          <w:delInstrText>family</w:delInstrText>
        </w:r>
        <w:r w:rsidR="00091E59" w:rsidRPr="006E6534" w:rsidDel="00421D68">
          <w:rPr>
            <w:rFonts w:cs="Times New Roman"/>
            <w:color w:val="000000" w:themeColor="text1"/>
            <w:rPrChange w:id="19805" w:author="N F" w:date="2023-12-05T03:09:00Z">
              <w:rPr>
                <w:rFonts w:cs="Times New Roman"/>
              </w:rPr>
            </w:rPrChange>
          </w:rPr>
          <w:delInstrText>":"</w:delInstrText>
        </w:r>
        <w:r w:rsidR="00091E59" w:rsidRPr="006E6534" w:rsidDel="00421D68">
          <w:rPr>
            <w:rFonts w:cs="Times New Roman"/>
            <w:color w:val="000000" w:themeColor="text1"/>
            <w:lang w:val="en-GB"/>
            <w:rPrChange w:id="19806" w:author="N F" w:date="2023-12-05T03:09:00Z">
              <w:rPr>
                <w:rFonts w:cs="Times New Roman"/>
                <w:lang w:val="en-GB"/>
              </w:rPr>
            </w:rPrChange>
          </w:rPr>
          <w:delInstrText>Mok</w:delInstrText>
        </w:r>
        <w:r w:rsidR="00091E59" w:rsidRPr="006E6534" w:rsidDel="00421D68">
          <w:rPr>
            <w:rFonts w:cs="Times New Roman"/>
            <w:color w:val="000000" w:themeColor="text1"/>
            <w:rPrChange w:id="19807" w:author="N F" w:date="2023-12-05T03:09:00Z">
              <w:rPr>
                <w:rFonts w:cs="Times New Roman"/>
              </w:rPr>
            </w:rPrChange>
          </w:rPr>
          <w:delInstrText>","</w:delInstrText>
        </w:r>
        <w:r w:rsidR="00091E59" w:rsidRPr="006E6534" w:rsidDel="00421D68">
          <w:rPr>
            <w:rFonts w:cs="Times New Roman"/>
            <w:color w:val="000000" w:themeColor="text1"/>
            <w:lang w:val="en-GB"/>
            <w:rPrChange w:id="19808" w:author="N F" w:date="2023-12-05T03:09:00Z">
              <w:rPr>
                <w:rFonts w:cs="Times New Roman"/>
                <w:lang w:val="en-GB"/>
              </w:rPr>
            </w:rPrChange>
          </w:rPr>
          <w:delInstrText>given</w:delInstrText>
        </w:r>
        <w:r w:rsidR="00091E59" w:rsidRPr="006E6534" w:rsidDel="00421D68">
          <w:rPr>
            <w:rFonts w:cs="Times New Roman"/>
            <w:color w:val="000000" w:themeColor="text1"/>
            <w:rPrChange w:id="19809" w:author="N F" w:date="2023-12-05T03:09:00Z">
              <w:rPr>
                <w:rFonts w:cs="Times New Roman"/>
              </w:rPr>
            </w:rPrChange>
          </w:rPr>
          <w:delInstrText>":"</w:delInstrText>
        </w:r>
        <w:r w:rsidR="00091E59" w:rsidRPr="006E6534" w:rsidDel="00421D68">
          <w:rPr>
            <w:rFonts w:cs="Times New Roman"/>
            <w:color w:val="000000" w:themeColor="text1"/>
            <w:lang w:val="en-GB"/>
            <w:rPrChange w:id="19810" w:author="N F" w:date="2023-12-05T03:09:00Z">
              <w:rPr>
                <w:rFonts w:cs="Times New Roman"/>
                <w:lang w:val="en-GB"/>
              </w:rPr>
            </w:rPrChange>
          </w:rPr>
          <w:delInstrText>Tony</w:delInstrText>
        </w:r>
        <w:r w:rsidR="00091E59" w:rsidRPr="006E6534" w:rsidDel="00421D68">
          <w:rPr>
            <w:rFonts w:cs="Times New Roman"/>
            <w:color w:val="000000" w:themeColor="text1"/>
            <w:rPrChange w:id="19811"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812" w:author="N F" w:date="2023-12-05T03:09:00Z">
              <w:rPr>
                <w:rFonts w:cs="Times New Roman"/>
                <w:lang w:val="en-GB"/>
              </w:rPr>
            </w:rPrChange>
          </w:rPr>
          <w:delInstrText>S</w:delInstrText>
        </w:r>
        <w:r w:rsidR="00091E59" w:rsidRPr="006E6534" w:rsidDel="00421D68">
          <w:rPr>
            <w:rFonts w:cs="Times New Roman"/>
            <w:color w:val="000000" w:themeColor="text1"/>
            <w:rPrChange w:id="19813"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814" w:author="N F" w:date="2023-12-05T03:09:00Z">
              <w:rPr>
                <w:rFonts w:cs="Times New Roman"/>
                <w:lang w:val="en-GB"/>
              </w:rPr>
            </w:rPrChange>
          </w:rPr>
          <w:delInstrText>K</w:delInstrText>
        </w:r>
        <w:r w:rsidR="00091E59" w:rsidRPr="006E6534" w:rsidDel="00421D68">
          <w:rPr>
            <w:rFonts w:cs="Times New Roman"/>
            <w:color w:val="000000" w:themeColor="text1"/>
            <w:rPrChange w:id="19815" w:author="N F" w:date="2023-12-05T03:09:00Z">
              <w:rPr>
                <w:rFonts w:cs="Times New Roman"/>
              </w:rPr>
            </w:rPrChange>
          </w:rPr>
          <w:delInstrText>."}],"</w:delInstrText>
        </w:r>
        <w:r w:rsidR="00091E59" w:rsidRPr="006E6534" w:rsidDel="00421D68">
          <w:rPr>
            <w:rFonts w:cs="Times New Roman"/>
            <w:color w:val="000000" w:themeColor="text1"/>
            <w:lang w:val="en-GB"/>
            <w:rPrChange w:id="19816" w:author="N F" w:date="2023-12-05T03:09:00Z">
              <w:rPr>
                <w:rFonts w:cs="Times New Roman"/>
                <w:lang w:val="en-GB"/>
              </w:rPr>
            </w:rPrChange>
          </w:rPr>
          <w:delInstrText>issued</w:delInstrText>
        </w:r>
        <w:r w:rsidR="00091E59" w:rsidRPr="006E6534" w:rsidDel="00421D68">
          <w:rPr>
            <w:rFonts w:cs="Times New Roman"/>
            <w:color w:val="000000" w:themeColor="text1"/>
            <w:rPrChange w:id="19817" w:author="N F" w:date="2023-12-05T03:09:00Z">
              <w:rPr>
                <w:rFonts w:cs="Times New Roman"/>
              </w:rPr>
            </w:rPrChange>
          </w:rPr>
          <w:delInstrText>":{"</w:delInstrText>
        </w:r>
        <w:r w:rsidR="00091E59" w:rsidRPr="006E6534" w:rsidDel="00421D68">
          <w:rPr>
            <w:rFonts w:cs="Times New Roman"/>
            <w:color w:val="000000" w:themeColor="text1"/>
            <w:lang w:val="en-GB"/>
            <w:rPrChange w:id="19818" w:author="N F" w:date="2023-12-05T03:09:00Z">
              <w:rPr>
                <w:rFonts w:cs="Times New Roman"/>
                <w:lang w:val="en-GB"/>
              </w:rPr>
            </w:rPrChange>
          </w:rPr>
          <w:delInstrText>date</w:delInstrText>
        </w:r>
        <w:r w:rsidR="00091E59" w:rsidRPr="006E6534" w:rsidDel="00421D68">
          <w:rPr>
            <w:rFonts w:cs="Times New Roman"/>
            <w:color w:val="000000" w:themeColor="text1"/>
            <w:rPrChange w:id="19819" w:author="N F" w:date="2023-12-05T03:09:00Z">
              <w:rPr>
                <w:rFonts w:cs="Times New Roman"/>
              </w:rPr>
            </w:rPrChange>
          </w:rPr>
          <w:delInstrText>-</w:delInstrText>
        </w:r>
        <w:r w:rsidR="00091E59" w:rsidRPr="006E6534" w:rsidDel="00421D68">
          <w:rPr>
            <w:rFonts w:cs="Times New Roman"/>
            <w:color w:val="000000" w:themeColor="text1"/>
            <w:lang w:val="en-GB"/>
            <w:rPrChange w:id="19820" w:author="N F" w:date="2023-12-05T03:09:00Z">
              <w:rPr>
                <w:rFonts w:cs="Times New Roman"/>
                <w:lang w:val="en-GB"/>
              </w:rPr>
            </w:rPrChange>
          </w:rPr>
          <w:delInstrText>parts</w:delInstrText>
        </w:r>
        <w:r w:rsidR="00091E59" w:rsidRPr="006E6534" w:rsidDel="00421D68">
          <w:rPr>
            <w:rFonts w:cs="Times New Roman"/>
            <w:color w:val="000000" w:themeColor="text1"/>
            <w:rPrChange w:id="19821" w:author="N F" w:date="2023-12-05T03:09:00Z">
              <w:rPr>
                <w:rFonts w:cs="Times New Roman"/>
              </w:rPr>
            </w:rPrChange>
          </w:rPr>
          <w:delInstrText>":[["2018",9,10]]}}}],"</w:delInstrText>
        </w:r>
        <w:r w:rsidR="00091E59" w:rsidRPr="006E6534" w:rsidDel="00421D68">
          <w:rPr>
            <w:rFonts w:cs="Times New Roman"/>
            <w:color w:val="000000" w:themeColor="text1"/>
            <w:lang w:val="en-GB"/>
            <w:rPrChange w:id="19822" w:author="N F" w:date="2023-12-05T03:09:00Z">
              <w:rPr>
                <w:rFonts w:cs="Times New Roman"/>
                <w:lang w:val="en-GB"/>
              </w:rPr>
            </w:rPrChange>
          </w:rPr>
          <w:delInstrText>schema</w:delInstrText>
        </w:r>
        <w:r w:rsidR="00091E59" w:rsidRPr="006E6534" w:rsidDel="00421D68">
          <w:rPr>
            <w:rFonts w:cs="Times New Roman"/>
            <w:color w:val="000000" w:themeColor="text1"/>
            <w:rPrChange w:id="19823" w:author="N F" w:date="2023-12-05T03:09:00Z">
              <w:rPr>
                <w:rFonts w:cs="Times New Roman"/>
              </w:rPr>
            </w:rPrChange>
          </w:rPr>
          <w:delInstrText>":"</w:delInstrText>
        </w:r>
        <w:r w:rsidR="00091E59" w:rsidRPr="006E6534" w:rsidDel="00421D68">
          <w:rPr>
            <w:rFonts w:cs="Times New Roman"/>
            <w:color w:val="000000" w:themeColor="text1"/>
            <w:lang w:val="en-GB"/>
            <w:rPrChange w:id="19824" w:author="N F" w:date="2023-12-05T03:09:00Z">
              <w:rPr>
                <w:rFonts w:cs="Times New Roman"/>
                <w:lang w:val="en-GB"/>
              </w:rPr>
            </w:rPrChange>
          </w:rPr>
          <w:delInstrText>https</w:delInstrText>
        </w:r>
        <w:r w:rsidR="00091E59" w:rsidRPr="006E6534" w:rsidDel="00421D68">
          <w:rPr>
            <w:rFonts w:cs="Times New Roman"/>
            <w:color w:val="000000" w:themeColor="text1"/>
            <w:rPrChange w:id="19825" w:author="N F" w:date="2023-12-05T03:09:00Z">
              <w:rPr>
                <w:rFonts w:cs="Times New Roman"/>
              </w:rPr>
            </w:rPrChange>
          </w:rPr>
          <w:delInstrText>://</w:delInstrText>
        </w:r>
        <w:r w:rsidR="00091E59" w:rsidRPr="006E6534" w:rsidDel="00421D68">
          <w:rPr>
            <w:rFonts w:cs="Times New Roman"/>
            <w:color w:val="000000" w:themeColor="text1"/>
            <w:lang w:val="en-GB"/>
            <w:rPrChange w:id="19826" w:author="N F" w:date="2023-12-05T03:09:00Z">
              <w:rPr>
                <w:rFonts w:cs="Times New Roman"/>
                <w:lang w:val="en-GB"/>
              </w:rPr>
            </w:rPrChange>
          </w:rPr>
          <w:delInstrText>github</w:delInstrText>
        </w:r>
        <w:r w:rsidR="00091E59" w:rsidRPr="006E6534" w:rsidDel="00421D68">
          <w:rPr>
            <w:rFonts w:cs="Times New Roman"/>
            <w:color w:val="000000" w:themeColor="text1"/>
            <w:rPrChange w:id="19827" w:author="N F" w:date="2023-12-05T03:09:00Z">
              <w:rPr>
                <w:rFonts w:cs="Times New Roman"/>
              </w:rPr>
            </w:rPrChange>
          </w:rPr>
          <w:delInstrText>.</w:delInstrText>
        </w:r>
        <w:r w:rsidR="00091E59" w:rsidRPr="006E6534" w:rsidDel="00421D68">
          <w:rPr>
            <w:rFonts w:cs="Times New Roman"/>
            <w:color w:val="000000" w:themeColor="text1"/>
            <w:lang w:val="en-GB"/>
            <w:rPrChange w:id="19828" w:author="N F" w:date="2023-12-05T03:09:00Z">
              <w:rPr>
                <w:rFonts w:cs="Times New Roman"/>
                <w:lang w:val="en-GB"/>
              </w:rPr>
            </w:rPrChange>
          </w:rPr>
          <w:delInstrText>com</w:delInstrText>
        </w:r>
        <w:r w:rsidR="00091E59" w:rsidRPr="006E6534" w:rsidDel="00421D68">
          <w:rPr>
            <w:rFonts w:cs="Times New Roman"/>
            <w:color w:val="000000" w:themeColor="text1"/>
            <w:rPrChange w:id="19829" w:author="N F" w:date="2023-12-05T03:09:00Z">
              <w:rPr>
                <w:rFonts w:cs="Times New Roman"/>
              </w:rPr>
            </w:rPrChange>
          </w:rPr>
          <w:delInstrText>/</w:delInstrText>
        </w:r>
        <w:r w:rsidR="00091E59" w:rsidRPr="006E6534" w:rsidDel="00421D68">
          <w:rPr>
            <w:rFonts w:cs="Times New Roman"/>
            <w:color w:val="000000" w:themeColor="text1"/>
            <w:lang w:val="en-GB"/>
            <w:rPrChange w:id="19830" w:author="N F" w:date="2023-12-05T03:09:00Z">
              <w:rPr>
                <w:rFonts w:cs="Times New Roman"/>
                <w:lang w:val="en-GB"/>
              </w:rPr>
            </w:rPrChange>
          </w:rPr>
          <w:delInstrText>citation</w:delInstrText>
        </w:r>
        <w:r w:rsidR="00091E59" w:rsidRPr="006E6534" w:rsidDel="00421D68">
          <w:rPr>
            <w:rFonts w:cs="Times New Roman"/>
            <w:color w:val="000000" w:themeColor="text1"/>
            <w:rPrChange w:id="19831" w:author="N F" w:date="2023-12-05T03:09:00Z">
              <w:rPr>
                <w:rFonts w:cs="Times New Roman"/>
              </w:rPr>
            </w:rPrChange>
          </w:rPr>
          <w:delInstrText>-</w:delInstrText>
        </w:r>
        <w:r w:rsidR="00091E59" w:rsidRPr="006E6534" w:rsidDel="00421D68">
          <w:rPr>
            <w:rFonts w:cs="Times New Roman"/>
            <w:color w:val="000000" w:themeColor="text1"/>
            <w:lang w:val="en-GB"/>
            <w:rPrChange w:id="19832" w:author="N F" w:date="2023-12-05T03:09:00Z">
              <w:rPr>
                <w:rFonts w:cs="Times New Roman"/>
                <w:lang w:val="en-GB"/>
              </w:rPr>
            </w:rPrChange>
          </w:rPr>
          <w:delInstrText>style</w:delInstrText>
        </w:r>
        <w:r w:rsidR="00091E59" w:rsidRPr="006E6534" w:rsidDel="00421D68">
          <w:rPr>
            <w:rFonts w:cs="Times New Roman"/>
            <w:color w:val="000000" w:themeColor="text1"/>
            <w:rPrChange w:id="19833" w:author="N F" w:date="2023-12-05T03:09:00Z">
              <w:rPr>
                <w:rFonts w:cs="Times New Roman"/>
              </w:rPr>
            </w:rPrChange>
          </w:rPr>
          <w:delInstrText>-</w:delInstrText>
        </w:r>
        <w:r w:rsidR="00091E59" w:rsidRPr="006E6534" w:rsidDel="00421D68">
          <w:rPr>
            <w:rFonts w:cs="Times New Roman"/>
            <w:color w:val="000000" w:themeColor="text1"/>
            <w:lang w:val="en-GB"/>
            <w:rPrChange w:id="19834" w:author="N F" w:date="2023-12-05T03:09:00Z">
              <w:rPr>
                <w:rFonts w:cs="Times New Roman"/>
                <w:lang w:val="en-GB"/>
              </w:rPr>
            </w:rPrChange>
          </w:rPr>
          <w:delInstrText>language</w:delInstrText>
        </w:r>
        <w:r w:rsidR="00091E59" w:rsidRPr="006E6534" w:rsidDel="00421D68">
          <w:rPr>
            <w:rFonts w:cs="Times New Roman"/>
            <w:color w:val="000000" w:themeColor="text1"/>
            <w:rPrChange w:id="19835" w:author="N F" w:date="2023-12-05T03:09:00Z">
              <w:rPr>
                <w:rFonts w:cs="Times New Roman"/>
              </w:rPr>
            </w:rPrChange>
          </w:rPr>
          <w:delInstrText>/</w:delInstrText>
        </w:r>
        <w:r w:rsidR="00091E59" w:rsidRPr="006E6534" w:rsidDel="00421D68">
          <w:rPr>
            <w:rFonts w:cs="Times New Roman"/>
            <w:color w:val="000000" w:themeColor="text1"/>
            <w:lang w:val="en-GB"/>
            <w:rPrChange w:id="19836" w:author="N F" w:date="2023-12-05T03:09:00Z">
              <w:rPr>
                <w:rFonts w:cs="Times New Roman"/>
                <w:lang w:val="en-GB"/>
              </w:rPr>
            </w:rPrChange>
          </w:rPr>
          <w:delInstrText>schema</w:delInstrText>
        </w:r>
        <w:r w:rsidR="00091E59" w:rsidRPr="006E6534" w:rsidDel="00421D68">
          <w:rPr>
            <w:rFonts w:cs="Times New Roman"/>
            <w:color w:val="000000" w:themeColor="text1"/>
            <w:rPrChange w:id="19837" w:author="N F" w:date="2023-12-05T03:09:00Z">
              <w:rPr>
                <w:rFonts w:cs="Times New Roman"/>
              </w:rPr>
            </w:rPrChange>
          </w:rPr>
          <w:delInstrText>/</w:delInstrText>
        </w:r>
        <w:r w:rsidR="00091E59" w:rsidRPr="006E6534" w:rsidDel="00421D68">
          <w:rPr>
            <w:rFonts w:cs="Times New Roman"/>
            <w:color w:val="000000" w:themeColor="text1"/>
            <w:lang w:val="en-GB"/>
            <w:rPrChange w:id="19838" w:author="N F" w:date="2023-12-05T03:09:00Z">
              <w:rPr>
                <w:rFonts w:cs="Times New Roman"/>
                <w:lang w:val="en-GB"/>
              </w:rPr>
            </w:rPrChange>
          </w:rPr>
          <w:delInstrText>raw</w:delInstrText>
        </w:r>
        <w:r w:rsidR="00091E59" w:rsidRPr="006E6534" w:rsidDel="00421D68">
          <w:rPr>
            <w:rFonts w:cs="Times New Roman"/>
            <w:color w:val="000000" w:themeColor="text1"/>
            <w:rPrChange w:id="19839" w:author="N F" w:date="2023-12-05T03:09:00Z">
              <w:rPr>
                <w:rFonts w:cs="Times New Roman"/>
              </w:rPr>
            </w:rPrChange>
          </w:rPr>
          <w:delInstrText>/</w:delInstrText>
        </w:r>
        <w:r w:rsidR="00091E59" w:rsidRPr="006E6534" w:rsidDel="00421D68">
          <w:rPr>
            <w:rFonts w:cs="Times New Roman"/>
            <w:color w:val="000000" w:themeColor="text1"/>
            <w:lang w:val="en-GB"/>
            <w:rPrChange w:id="19840" w:author="N F" w:date="2023-12-05T03:09:00Z">
              <w:rPr>
                <w:rFonts w:cs="Times New Roman"/>
                <w:lang w:val="en-GB"/>
              </w:rPr>
            </w:rPrChange>
          </w:rPr>
          <w:delInstrText>master</w:delInstrText>
        </w:r>
        <w:r w:rsidR="00091E59" w:rsidRPr="006E6534" w:rsidDel="00421D68">
          <w:rPr>
            <w:rFonts w:cs="Times New Roman"/>
            <w:color w:val="000000" w:themeColor="text1"/>
            <w:rPrChange w:id="19841" w:author="N F" w:date="2023-12-05T03:09:00Z">
              <w:rPr>
                <w:rFonts w:cs="Times New Roman"/>
              </w:rPr>
            </w:rPrChange>
          </w:rPr>
          <w:delInstrText>/</w:delInstrText>
        </w:r>
        <w:r w:rsidR="00091E59" w:rsidRPr="006E6534" w:rsidDel="00421D68">
          <w:rPr>
            <w:rFonts w:cs="Times New Roman"/>
            <w:color w:val="000000" w:themeColor="text1"/>
            <w:lang w:val="en-GB"/>
            <w:rPrChange w:id="19842" w:author="N F" w:date="2023-12-05T03:09:00Z">
              <w:rPr>
                <w:rFonts w:cs="Times New Roman"/>
                <w:lang w:val="en-GB"/>
              </w:rPr>
            </w:rPrChange>
          </w:rPr>
          <w:delInstrText>csl</w:delInstrText>
        </w:r>
        <w:r w:rsidR="00091E59" w:rsidRPr="006E6534" w:rsidDel="00421D68">
          <w:rPr>
            <w:rFonts w:cs="Times New Roman"/>
            <w:color w:val="000000" w:themeColor="text1"/>
            <w:rPrChange w:id="19843" w:author="N F" w:date="2023-12-05T03:09:00Z">
              <w:rPr>
                <w:rFonts w:cs="Times New Roman"/>
              </w:rPr>
            </w:rPrChange>
          </w:rPr>
          <w:delInstrText>-</w:delInstrText>
        </w:r>
        <w:r w:rsidR="00091E59" w:rsidRPr="006E6534" w:rsidDel="00421D68">
          <w:rPr>
            <w:rFonts w:cs="Times New Roman"/>
            <w:color w:val="000000" w:themeColor="text1"/>
            <w:lang w:val="en-GB"/>
            <w:rPrChange w:id="19844" w:author="N F" w:date="2023-12-05T03:09:00Z">
              <w:rPr>
                <w:rFonts w:cs="Times New Roman"/>
                <w:lang w:val="en-GB"/>
              </w:rPr>
            </w:rPrChange>
          </w:rPr>
          <w:delInstrText>citation</w:delInstrText>
        </w:r>
        <w:r w:rsidR="00091E59" w:rsidRPr="006E6534" w:rsidDel="00421D68">
          <w:rPr>
            <w:rFonts w:cs="Times New Roman"/>
            <w:color w:val="000000" w:themeColor="text1"/>
            <w:rPrChange w:id="19845" w:author="N F" w:date="2023-12-05T03:09:00Z">
              <w:rPr>
                <w:rFonts w:cs="Times New Roman"/>
              </w:rPr>
            </w:rPrChange>
          </w:rPr>
          <w:delInstrText>.</w:delInstrText>
        </w:r>
        <w:r w:rsidR="00091E59" w:rsidRPr="006E6534" w:rsidDel="00421D68">
          <w:rPr>
            <w:rFonts w:cs="Times New Roman"/>
            <w:color w:val="000000" w:themeColor="text1"/>
            <w:lang w:val="en-GB"/>
            <w:rPrChange w:id="19846" w:author="N F" w:date="2023-12-05T03:09:00Z">
              <w:rPr>
                <w:rFonts w:cs="Times New Roman"/>
                <w:lang w:val="en-GB"/>
              </w:rPr>
            </w:rPrChange>
          </w:rPr>
          <w:delInstrText>json</w:delInstrText>
        </w:r>
        <w:r w:rsidR="00091E59" w:rsidRPr="006E6534" w:rsidDel="00421D68">
          <w:rPr>
            <w:rFonts w:cs="Times New Roman"/>
            <w:color w:val="000000" w:themeColor="text1"/>
            <w:rPrChange w:id="19847" w:author="N F" w:date="2023-12-05T03:09:00Z">
              <w:rPr>
                <w:rFonts w:cs="Times New Roman"/>
              </w:rPr>
            </w:rPrChange>
          </w:rPr>
          <w:delInstrText xml:space="preserve">"} </w:delInstrText>
        </w:r>
        <w:r w:rsidR="00091E59" w:rsidRPr="006E6534" w:rsidDel="00421D68">
          <w:rPr>
            <w:rFonts w:cs="Times New Roman"/>
            <w:color w:val="000000" w:themeColor="text1"/>
            <w:lang w:val="en-GB"/>
            <w:rPrChange w:id="19848" w:author="N F" w:date="2023-12-05T03:09:00Z">
              <w:rPr>
                <w:rFonts w:cs="Times New Roman"/>
                <w:lang w:val="en-GB"/>
              </w:rPr>
            </w:rPrChange>
          </w:rPr>
          <w:fldChar w:fldCharType="separate"/>
        </w:r>
        <w:r w:rsidR="00091E59" w:rsidRPr="006E6534" w:rsidDel="00421D68">
          <w:rPr>
            <w:rFonts w:cs="Times New Roman"/>
            <w:color w:val="000000" w:themeColor="text1"/>
            <w:rPrChange w:id="19849" w:author="N F" w:date="2023-12-05T03:09:00Z">
              <w:rPr>
                <w:rFonts w:cs="Times New Roman"/>
              </w:rPr>
            </w:rPrChange>
          </w:rPr>
          <w:delText>(23)</w:delText>
        </w:r>
        <w:r w:rsidR="00091E59" w:rsidRPr="006E6534" w:rsidDel="00421D68">
          <w:rPr>
            <w:rFonts w:cs="Times New Roman"/>
            <w:color w:val="000000" w:themeColor="text1"/>
            <w:lang w:val="en-GB"/>
            <w:rPrChange w:id="19850" w:author="N F" w:date="2023-12-05T03:09:00Z">
              <w:rPr>
                <w:rFonts w:cs="Times New Roman"/>
                <w:lang w:val="en-GB"/>
              </w:rPr>
            </w:rPrChange>
          </w:rPr>
          <w:fldChar w:fldCharType="end"/>
        </w:r>
      </w:del>
      <w:r w:rsidR="00091E59" w:rsidRPr="006E6534">
        <w:rPr>
          <w:rFonts w:cs="Times New Roman"/>
          <w:color w:val="000000" w:themeColor="text1"/>
          <w:rPrChange w:id="19851" w:author="N F" w:date="2023-12-05T03:09:00Z">
            <w:rPr>
              <w:rFonts w:cs="Times New Roman"/>
            </w:rPr>
          </w:rPrChange>
        </w:rPr>
        <w:t>.</w:t>
      </w:r>
    </w:p>
    <w:p w14:paraId="1A34EF10" w14:textId="1A04B5B3" w:rsidR="006F16E8" w:rsidRPr="006E6534" w:rsidRDefault="006F16E8">
      <w:pPr>
        <w:pStyle w:val="SDText"/>
        <w:spacing w:after="0"/>
        <w:rPr>
          <w:rFonts w:cs="Times New Roman"/>
          <w:color w:val="000000" w:themeColor="text1"/>
          <w:rPrChange w:id="19852" w:author="N F" w:date="2023-12-05T03:09:00Z">
            <w:rPr>
              <w:rFonts w:cs="Times New Roman"/>
            </w:rPr>
          </w:rPrChange>
        </w:rPr>
        <w:pPrChange w:id="19853" w:author="Barshadskaya, Yuliya" w:date="2024-01-15T19:30:00Z">
          <w:pPr>
            <w:pStyle w:val="SDText"/>
          </w:pPr>
        </w:pPrChange>
      </w:pPr>
      <w:r w:rsidRPr="006E6534">
        <w:rPr>
          <w:rFonts w:cs="Times New Roman"/>
          <w:color w:val="000000" w:themeColor="text1"/>
          <w:lang w:val="en-GB"/>
          <w:rPrChange w:id="19854" w:author="N F" w:date="2023-12-05T03:09:00Z">
            <w:rPr>
              <w:rFonts w:cs="Times New Roman"/>
              <w:lang w:val="en-GB"/>
            </w:rPr>
          </w:rPrChange>
        </w:rPr>
        <w:t>Akamatsu</w:t>
      </w:r>
      <w:r w:rsidRPr="006E6534">
        <w:rPr>
          <w:rFonts w:cs="Times New Roman"/>
          <w:color w:val="000000" w:themeColor="text1"/>
          <w:rPrChange w:id="19855" w:author="N F" w:date="2023-12-05T03:09:00Z">
            <w:rPr>
              <w:rFonts w:cs="Times New Roman"/>
            </w:rPr>
          </w:rPrChange>
        </w:rPr>
        <w:t xml:space="preserve"> </w:t>
      </w:r>
      <w:r w:rsidRPr="006E6534">
        <w:rPr>
          <w:rFonts w:cs="Times New Roman"/>
          <w:color w:val="000000" w:themeColor="text1"/>
          <w:lang w:val="en-GB"/>
          <w:rPrChange w:id="19856" w:author="N F" w:date="2023-12-05T03:09:00Z">
            <w:rPr>
              <w:rFonts w:cs="Times New Roman"/>
              <w:lang w:val="en-GB"/>
            </w:rPr>
          </w:rPrChange>
        </w:rPr>
        <w:t>et</w:t>
      </w:r>
      <w:r w:rsidRPr="006E6534">
        <w:rPr>
          <w:rFonts w:cs="Times New Roman"/>
          <w:color w:val="000000" w:themeColor="text1"/>
          <w:rPrChange w:id="19857" w:author="N F" w:date="2023-12-05T03:09:00Z">
            <w:rPr>
              <w:rFonts w:cs="Times New Roman"/>
            </w:rPr>
          </w:rPrChange>
        </w:rPr>
        <w:t xml:space="preserve"> </w:t>
      </w:r>
      <w:r w:rsidRPr="006E6534">
        <w:rPr>
          <w:rFonts w:cs="Times New Roman"/>
          <w:color w:val="000000" w:themeColor="text1"/>
          <w:lang w:val="en-GB"/>
          <w:rPrChange w:id="19858" w:author="N F" w:date="2023-12-05T03:09:00Z">
            <w:rPr>
              <w:rFonts w:cs="Times New Roman"/>
              <w:lang w:val="en-GB"/>
            </w:rPr>
          </w:rPrChange>
        </w:rPr>
        <w:t>al</w:t>
      </w:r>
      <w:r w:rsidRPr="006E6534">
        <w:rPr>
          <w:rFonts w:cs="Times New Roman"/>
          <w:color w:val="000000" w:themeColor="text1"/>
          <w:rPrChange w:id="19859" w:author="N F" w:date="2023-12-05T03:09:00Z">
            <w:rPr>
              <w:rFonts w:cs="Times New Roman"/>
            </w:rPr>
          </w:rPrChange>
        </w:rPr>
        <w:t>. (2018) провели дополнительный анализ исследования</w:t>
      </w:r>
      <w:r w:rsidR="00467A4F" w:rsidRPr="006E6534">
        <w:rPr>
          <w:rFonts w:cs="Times New Roman"/>
          <w:color w:val="000000" w:themeColor="text1"/>
          <w:rPrChange w:id="19860" w:author="N F" w:date="2023-12-05T03:09:00Z">
            <w:rPr>
              <w:rFonts w:cs="Times New Roman"/>
            </w:rPr>
          </w:rPrChange>
        </w:rPr>
        <w:t>,</w:t>
      </w:r>
      <w:r w:rsidRPr="006E6534">
        <w:rPr>
          <w:rFonts w:cs="Times New Roman"/>
          <w:color w:val="000000" w:themeColor="text1"/>
          <w:rPrChange w:id="19861" w:author="N F" w:date="2023-12-05T03:09:00Z">
            <w:rPr>
              <w:rFonts w:cs="Times New Roman"/>
            </w:rPr>
          </w:rPrChange>
        </w:rPr>
        <w:t xml:space="preserve"> описанного выше</w:t>
      </w:r>
      <w:r w:rsidR="00344EA6" w:rsidRPr="006E6534">
        <w:rPr>
          <w:rFonts w:cs="Times New Roman"/>
          <w:color w:val="000000" w:themeColor="text1"/>
          <w:rPrChange w:id="19862" w:author="N F" w:date="2023-12-05T03:09:00Z">
            <w:rPr>
              <w:rFonts w:cs="Times New Roman"/>
            </w:rPr>
          </w:rPrChange>
        </w:rPr>
        <w:t xml:space="preserve"> (</w:t>
      </w:r>
      <w:r w:rsidR="00344EA6" w:rsidRPr="006E6534">
        <w:rPr>
          <w:rFonts w:cs="Times New Roman"/>
          <w:color w:val="000000" w:themeColor="text1"/>
          <w:lang w:val="en-US"/>
          <w:rPrChange w:id="19863" w:author="N F" w:date="2023-12-05T03:09:00Z">
            <w:rPr>
              <w:rFonts w:cs="Times New Roman"/>
              <w:lang w:val="en-US"/>
            </w:rPr>
          </w:rPrChange>
        </w:rPr>
        <w:t>AURA</w:t>
      </w:r>
      <w:r w:rsidR="00344EA6" w:rsidRPr="006E6534">
        <w:rPr>
          <w:rFonts w:cs="Times New Roman"/>
          <w:color w:val="000000" w:themeColor="text1"/>
          <w:rPrChange w:id="19864" w:author="N F" w:date="2023-12-05T03:09:00Z">
            <w:rPr>
              <w:rFonts w:cs="Times New Roman"/>
            </w:rPr>
          </w:rPrChange>
        </w:rPr>
        <w:t xml:space="preserve"> 3)</w:t>
      </w:r>
      <w:r w:rsidR="00467A4F" w:rsidRPr="006E6534">
        <w:rPr>
          <w:rFonts w:cs="Times New Roman"/>
          <w:color w:val="000000" w:themeColor="text1"/>
          <w:rPrChange w:id="19865" w:author="N F" w:date="2023-12-05T03:09:00Z">
            <w:rPr>
              <w:rFonts w:cs="Times New Roman"/>
            </w:rPr>
          </w:rPrChange>
        </w:rPr>
        <w:t>,</w:t>
      </w:r>
      <w:r w:rsidRPr="006E6534">
        <w:rPr>
          <w:rFonts w:cs="Times New Roman"/>
          <w:color w:val="000000" w:themeColor="text1"/>
          <w:rPrChange w:id="19866" w:author="N F" w:date="2023-12-05T03:09:00Z">
            <w:rPr>
              <w:rFonts w:cs="Times New Roman"/>
            </w:rPr>
          </w:rPrChange>
        </w:rPr>
        <w:t xml:space="preserve"> с оценкой эффективности ос</w:t>
      </w:r>
      <w:r w:rsidR="008A747B" w:rsidRPr="006E6534">
        <w:rPr>
          <w:rFonts w:cs="Times New Roman"/>
          <w:color w:val="000000" w:themeColor="text1"/>
          <w:rPrChange w:id="19867" w:author="N F" w:date="2023-12-05T03:09:00Z">
            <w:rPr>
              <w:rFonts w:cs="Times New Roman"/>
            </w:rPr>
          </w:rPrChange>
        </w:rPr>
        <w:t>имертиниба в когорте японцев (</w:t>
      </w:r>
      <w:r w:rsidR="008A747B" w:rsidRPr="006E6534">
        <w:rPr>
          <w:rFonts w:cs="Times New Roman"/>
          <w:color w:val="000000" w:themeColor="text1"/>
          <w:lang w:val="en-US"/>
          <w:rPrChange w:id="19868" w:author="N F" w:date="2023-12-05T03:09:00Z">
            <w:rPr>
              <w:rFonts w:cs="Times New Roman"/>
              <w:lang w:val="en-US"/>
            </w:rPr>
          </w:rPrChange>
        </w:rPr>
        <w:t>n</w:t>
      </w:r>
      <w:r w:rsidR="008A747B" w:rsidRPr="006E6534">
        <w:rPr>
          <w:rFonts w:cs="Times New Roman"/>
          <w:color w:val="000000" w:themeColor="text1"/>
          <w:rPrChange w:id="19869" w:author="N F" w:date="2023-12-05T03:09:00Z">
            <w:rPr>
              <w:rFonts w:cs="Times New Roman"/>
            </w:rPr>
          </w:rPrChange>
        </w:rPr>
        <w:t xml:space="preserve"> = 63). Осимертиниб в данной </w:t>
      </w:r>
      <w:r w:rsidR="002737A4" w:rsidRPr="006E6534">
        <w:rPr>
          <w:rFonts w:cs="Times New Roman"/>
          <w:color w:val="000000" w:themeColor="text1"/>
          <w:rPrChange w:id="19870" w:author="N F" w:date="2023-12-05T03:09:00Z">
            <w:rPr>
              <w:rFonts w:cs="Times New Roman"/>
            </w:rPr>
          </w:rPrChange>
        </w:rPr>
        <w:t>когорте был существенно эффективнее терапии сравнения</w:t>
      </w:r>
      <w:r w:rsidR="008C2B42" w:rsidRPr="006E6534">
        <w:rPr>
          <w:rFonts w:cs="Times New Roman"/>
          <w:color w:val="000000" w:themeColor="text1"/>
          <w:rPrChange w:id="19871" w:author="N F" w:date="2023-12-05T03:09:00Z">
            <w:rPr>
              <w:rFonts w:cs="Times New Roman"/>
            </w:rPr>
          </w:rPrChange>
        </w:rPr>
        <w:t xml:space="preserve">. Нежелательные явления выше 3 уровня </w:t>
      </w:r>
      <w:r w:rsidR="002B5304" w:rsidRPr="006E6534">
        <w:rPr>
          <w:rFonts w:cs="Times New Roman"/>
          <w:color w:val="000000" w:themeColor="text1"/>
          <w:rPrChange w:id="19872" w:author="N F" w:date="2023-12-05T03:09:00Z">
            <w:rPr>
              <w:rFonts w:cs="Times New Roman"/>
            </w:rPr>
          </w:rPrChange>
        </w:rPr>
        <w:t xml:space="preserve">произошли у 5 (12,2%) пациентов в группе осимертиниба и у 12 (54,4%) пациентов в группе </w:t>
      </w:r>
      <w:r w:rsidR="001B7D4F" w:rsidRPr="006E6534">
        <w:rPr>
          <w:rFonts w:cs="Times New Roman"/>
          <w:color w:val="000000" w:themeColor="text1"/>
          <w:rPrChange w:id="19873" w:author="N F" w:date="2023-12-05T03:09:00Z">
            <w:rPr>
              <w:rFonts w:cs="Times New Roman"/>
            </w:rPr>
          </w:rPrChange>
        </w:rPr>
        <w:t xml:space="preserve">препарата платины + </w:t>
      </w:r>
      <w:r w:rsidR="00906D60" w:rsidRPr="006E6534">
        <w:rPr>
          <w:rFonts w:cs="Times New Roman"/>
          <w:color w:val="000000" w:themeColor="text1"/>
          <w:rPrChange w:id="19874" w:author="N F" w:date="2023-12-05T03:09:00Z">
            <w:rPr>
              <w:rFonts w:cs="Times New Roman"/>
            </w:rPr>
          </w:rPrChange>
        </w:rPr>
        <w:t>пеметрекседа</w:t>
      </w:r>
      <w:r w:rsidRPr="006E6534">
        <w:rPr>
          <w:rFonts w:cs="Times New Roman"/>
          <w:color w:val="000000" w:themeColor="text1"/>
          <w:rPrChange w:id="19875" w:author="N F" w:date="2023-12-05T03:09:00Z">
            <w:rPr>
              <w:rFonts w:cs="Times New Roman"/>
            </w:rPr>
          </w:rPrChange>
        </w:rPr>
        <w:t xml:space="preserve"> </w:t>
      </w:r>
      <w:ins w:id="19876" w:author="Barshadskaya, Yuliya" w:date="2024-01-15T19:30:00Z">
        <w:r w:rsidR="00421D68" w:rsidRPr="0001519A">
          <w:rPr>
            <w:rFonts w:cs="Times New Roman"/>
            <w:color w:val="000000" w:themeColor="text1"/>
            <w:lang w:val="en-US"/>
          </w:rPr>
          <w:fldChar w:fldCharType="begin"/>
        </w:r>
        <w:r w:rsidR="00421D68"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421D68" w:rsidRPr="0001519A">
          <w:rPr>
            <w:rFonts w:cs="Times New Roman"/>
            <w:color w:val="000000" w:themeColor="text1"/>
            <w:lang w:val="en-US"/>
          </w:rPr>
          <w:fldChar w:fldCharType="separate"/>
        </w:r>
        <w:r w:rsidR="00421D68" w:rsidRPr="0018315E">
          <w:rPr>
            <w:rFonts w:cs="Times New Roman"/>
            <w:color w:val="000000" w:themeColor="text1"/>
          </w:rPr>
          <w:t>[</w:t>
        </w:r>
      </w:ins>
      <w:ins w:id="19877" w:author="Barshadskaya, Yuliya" w:date="2024-02-23T00:06:00Z">
        <w:r w:rsidR="00707BBF">
          <w:rPr>
            <w:rFonts w:cs="Times New Roman"/>
            <w:color w:val="000000" w:themeColor="text1"/>
          </w:rPr>
          <w:t>13</w:t>
        </w:r>
      </w:ins>
      <w:ins w:id="19878" w:author="Barshadskaya, Yuliya" w:date="2024-01-15T19:30:00Z">
        <w:r w:rsidR="00421D68" w:rsidRPr="00DD38F1">
          <w:rPr>
            <w:rFonts w:cs="Times New Roman"/>
            <w:color w:val="000000" w:themeColor="text1"/>
          </w:rPr>
          <w:t>]</w:t>
        </w:r>
        <w:r w:rsidR="00421D68" w:rsidRPr="0001519A">
          <w:rPr>
            <w:rFonts w:cs="Times New Roman"/>
            <w:color w:val="000000" w:themeColor="text1"/>
            <w:lang w:val="en-US"/>
          </w:rPr>
          <w:fldChar w:fldCharType="end"/>
        </w:r>
      </w:ins>
      <w:del w:id="19879" w:author="Barshadskaya, Yuliya" w:date="2024-01-15T19:30:00Z">
        <w:r w:rsidR="00E402B5" w:rsidRPr="006E6534" w:rsidDel="00421D68">
          <w:rPr>
            <w:rFonts w:cs="Times New Roman"/>
            <w:color w:val="000000" w:themeColor="text1"/>
            <w:lang w:val="en-GB"/>
            <w:rPrChange w:id="19880" w:author="N F" w:date="2023-12-05T03:09:00Z">
              <w:rPr>
                <w:rFonts w:cs="Times New Roman"/>
                <w:lang w:val="en-GB"/>
              </w:rPr>
            </w:rPrChange>
          </w:rPr>
          <w:fldChar w:fldCharType="begin"/>
        </w:r>
        <w:r w:rsidR="00426E62" w:rsidRPr="006E6534" w:rsidDel="00421D68">
          <w:rPr>
            <w:rFonts w:cs="Times New Roman"/>
            <w:color w:val="000000" w:themeColor="text1"/>
            <w:rPrChange w:id="1988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19882" w:author="N F" w:date="2023-12-05T03:09:00Z">
              <w:rPr>
                <w:rFonts w:cs="Times New Roman"/>
                <w:lang w:val="en-GB"/>
              </w:rPr>
            </w:rPrChange>
          </w:rPr>
          <w:delInstrText>ADDIN</w:delInstrText>
        </w:r>
        <w:r w:rsidR="00426E62" w:rsidRPr="006E6534" w:rsidDel="00421D68">
          <w:rPr>
            <w:rFonts w:cs="Times New Roman"/>
            <w:color w:val="000000" w:themeColor="text1"/>
            <w:rPrChange w:id="1988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19884" w:author="N F" w:date="2023-12-05T03:09:00Z">
              <w:rPr>
                <w:rFonts w:cs="Times New Roman"/>
                <w:lang w:val="en-GB"/>
              </w:rPr>
            </w:rPrChange>
          </w:rPr>
          <w:delInstrText>ZOTERO</w:delInstrText>
        </w:r>
        <w:r w:rsidR="00426E62" w:rsidRPr="006E6534" w:rsidDel="00421D68">
          <w:rPr>
            <w:rFonts w:cs="Times New Roman"/>
            <w:color w:val="000000" w:themeColor="text1"/>
            <w:rPrChange w:id="19885" w:author="N F" w:date="2023-12-05T03:09:00Z">
              <w:rPr>
                <w:rFonts w:cs="Times New Roman"/>
              </w:rPr>
            </w:rPrChange>
          </w:rPr>
          <w:delInstrText>_</w:delInstrText>
        </w:r>
        <w:r w:rsidR="00426E62" w:rsidRPr="006E6534" w:rsidDel="00421D68">
          <w:rPr>
            <w:rFonts w:cs="Times New Roman"/>
            <w:color w:val="000000" w:themeColor="text1"/>
            <w:lang w:val="en-GB"/>
            <w:rPrChange w:id="19886" w:author="N F" w:date="2023-12-05T03:09:00Z">
              <w:rPr>
                <w:rFonts w:cs="Times New Roman"/>
                <w:lang w:val="en-GB"/>
              </w:rPr>
            </w:rPrChange>
          </w:rPr>
          <w:delInstrText>ITEM</w:delInstrText>
        </w:r>
        <w:r w:rsidR="00426E62" w:rsidRPr="006E6534" w:rsidDel="00421D68">
          <w:rPr>
            <w:rFonts w:cs="Times New Roman"/>
            <w:color w:val="000000" w:themeColor="text1"/>
            <w:rPrChange w:id="1988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19888" w:author="N F" w:date="2023-12-05T03:09:00Z">
              <w:rPr>
                <w:rFonts w:cs="Times New Roman"/>
                <w:lang w:val="en-GB"/>
              </w:rPr>
            </w:rPrChange>
          </w:rPr>
          <w:delInstrText>CSL</w:delInstrText>
        </w:r>
        <w:r w:rsidR="00426E62" w:rsidRPr="006E6534" w:rsidDel="00421D68">
          <w:rPr>
            <w:rFonts w:cs="Times New Roman"/>
            <w:color w:val="000000" w:themeColor="text1"/>
            <w:rPrChange w:id="19889" w:author="N F" w:date="2023-12-05T03:09:00Z">
              <w:rPr>
                <w:rFonts w:cs="Times New Roman"/>
              </w:rPr>
            </w:rPrChange>
          </w:rPr>
          <w:delInstrText>_</w:delInstrText>
        </w:r>
        <w:r w:rsidR="00426E62" w:rsidRPr="006E6534" w:rsidDel="00421D68">
          <w:rPr>
            <w:rFonts w:cs="Times New Roman"/>
            <w:color w:val="000000" w:themeColor="text1"/>
            <w:lang w:val="en-GB"/>
            <w:rPrChange w:id="19890" w:author="N F" w:date="2023-12-05T03:09:00Z">
              <w:rPr>
                <w:rFonts w:cs="Times New Roman"/>
                <w:lang w:val="en-GB"/>
              </w:rPr>
            </w:rPrChange>
          </w:rPr>
          <w:delInstrText>CITATION</w:delInstrText>
        </w:r>
        <w:r w:rsidR="00426E62" w:rsidRPr="006E6534" w:rsidDel="00421D68">
          <w:rPr>
            <w:rFonts w:cs="Times New Roman"/>
            <w:color w:val="000000" w:themeColor="text1"/>
            <w:rPrChange w:id="1989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19892" w:author="N F" w:date="2023-12-05T03:09:00Z">
              <w:rPr>
                <w:rFonts w:cs="Times New Roman"/>
                <w:lang w:val="en-GB"/>
              </w:rPr>
            </w:rPrChange>
          </w:rPr>
          <w:delInstrText>citationID</w:delInstrText>
        </w:r>
        <w:r w:rsidR="00426E62" w:rsidRPr="006E6534" w:rsidDel="00421D68">
          <w:rPr>
            <w:rFonts w:cs="Times New Roman"/>
            <w:color w:val="000000" w:themeColor="text1"/>
            <w:rPrChange w:id="19893" w:author="N F" w:date="2023-12-05T03:09:00Z">
              <w:rPr>
                <w:rFonts w:cs="Times New Roman"/>
              </w:rPr>
            </w:rPrChange>
          </w:rPr>
          <w:delInstrText>":"934</w:delInstrText>
        </w:r>
        <w:r w:rsidR="00426E62" w:rsidRPr="006E6534" w:rsidDel="00421D68">
          <w:rPr>
            <w:rFonts w:cs="Times New Roman"/>
            <w:color w:val="000000" w:themeColor="text1"/>
            <w:lang w:val="en-GB"/>
            <w:rPrChange w:id="19894" w:author="N F" w:date="2023-12-05T03:09:00Z">
              <w:rPr>
                <w:rFonts w:cs="Times New Roman"/>
                <w:lang w:val="en-GB"/>
              </w:rPr>
            </w:rPrChange>
          </w:rPr>
          <w:delInstrText>fkJ</w:delInstrText>
        </w:r>
        <w:r w:rsidR="00426E62" w:rsidRPr="006E6534" w:rsidDel="00421D68">
          <w:rPr>
            <w:rFonts w:cs="Times New Roman"/>
            <w:color w:val="000000" w:themeColor="text1"/>
            <w:rPrChange w:id="19895" w:author="N F" w:date="2023-12-05T03:09:00Z">
              <w:rPr>
                <w:rFonts w:cs="Times New Roman"/>
              </w:rPr>
            </w:rPrChange>
          </w:rPr>
          <w:delInstrText>8</w:delInstrText>
        </w:r>
        <w:r w:rsidR="00426E62" w:rsidRPr="006E6534" w:rsidDel="00421D68">
          <w:rPr>
            <w:rFonts w:cs="Times New Roman"/>
            <w:color w:val="000000" w:themeColor="text1"/>
            <w:lang w:val="en-GB"/>
            <w:rPrChange w:id="19896" w:author="N F" w:date="2023-12-05T03:09:00Z">
              <w:rPr>
                <w:rFonts w:cs="Times New Roman"/>
                <w:lang w:val="en-GB"/>
              </w:rPr>
            </w:rPrChange>
          </w:rPr>
          <w:delInstrText>A</w:delInstrText>
        </w:r>
        <w:r w:rsidR="00426E62" w:rsidRPr="006E6534" w:rsidDel="00421D68">
          <w:rPr>
            <w:rFonts w:cs="Times New Roman"/>
            <w:color w:val="000000" w:themeColor="text1"/>
            <w:rPrChange w:id="19897" w:author="N F" w:date="2023-12-05T03:09:00Z">
              <w:rPr>
                <w:rFonts w:cs="Times New Roman"/>
              </w:rPr>
            </w:rPrChange>
          </w:rPr>
          <w:delInstrText>","</w:delInstrText>
        </w:r>
        <w:r w:rsidR="00426E62" w:rsidRPr="006E6534" w:rsidDel="00421D68">
          <w:rPr>
            <w:rFonts w:cs="Times New Roman"/>
            <w:color w:val="000000" w:themeColor="text1"/>
            <w:lang w:val="en-GB"/>
            <w:rPrChange w:id="19898" w:author="N F" w:date="2023-12-05T03:09:00Z">
              <w:rPr>
                <w:rFonts w:cs="Times New Roman"/>
                <w:lang w:val="en-GB"/>
              </w:rPr>
            </w:rPrChange>
          </w:rPr>
          <w:delInstrText>properties</w:delInstrText>
        </w:r>
        <w:r w:rsidR="00426E62" w:rsidRPr="006E6534" w:rsidDel="00421D68">
          <w:rPr>
            <w:rFonts w:cs="Times New Roman"/>
            <w:color w:val="000000" w:themeColor="text1"/>
            <w:rPrChange w:id="19899" w:author="N F" w:date="2023-12-05T03:09:00Z">
              <w:rPr>
                <w:rFonts w:cs="Times New Roman"/>
              </w:rPr>
            </w:rPrChange>
          </w:rPr>
          <w:delInstrText>":{"</w:delInstrText>
        </w:r>
        <w:r w:rsidR="00426E62" w:rsidRPr="006E6534" w:rsidDel="00421D68">
          <w:rPr>
            <w:rFonts w:cs="Times New Roman"/>
            <w:color w:val="000000" w:themeColor="text1"/>
            <w:lang w:val="en-GB"/>
            <w:rPrChange w:id="19900" w:author="N F" w:date="2023-12-05T03:09:00Z">
              <w:rPr>
                <w:rFonts w:cs="Times New Roman"/>
                <w:lang w:val="en-GB"/>
              </w:rPr>
            </w:rPrChange>
          </w:rPr>
          <w:delInstrText>formattedCitation</w:delInstrText>
        </w:r>
        <w:r w:rsidR="00426E62" w:rsidRPr="006E6534" w:rsidDel="00421D68">
          <w:rPr>
            <w:rFonts w:cs="Times New Roman"/>
            <w:color w:val="000000" w:themeColor="text1"/>
            <w:rPrChange w:id="19901" w:author="N F" w:date="2023-12-05T03:09:00Z">
              <w:rPr>
                <w:rFonts w:cs="Times New Roman"/>
              </w:rPr>
            </w:rPrChange>
          </w:rPr>
          <w:delInstrText>":"(24)","</w:delInstrText>
        </w:r>
        <w:r w:rsidR="00426E62" w:rsidRPr="006E6534" w:rsidDel="00421D68">
          <w:rPr>
            <w:rFonts w:cs="Times New Roman"/>
            <w:color w:val="000000" w:themeColor="text1"/>
            <w:lang w:val="en-GB"/>
            <w:rPrChange w:id="19902" w:author="N F" w:date="2023-12-05T03:09:00Z">
              <w:rPr>
                <w:rFonts w:cs="Times New Roman"/>
                <w:lang w:val="en-GB"/>
              </w:rPr>
            </w:rPrChange>
          </w:rPr>
          <w:delInstrText>plainCitation</w:delInstrText>
        </w:r>
        <w:r w:rsidR="00426E62" w:rsidRPr="006E6534" w:rsidDel="00421D68">
          <w:rPr>
            <w:rFonts w:cs="Times New Roman"/>
            <w:color w:val="000000" w:themeColor="text1"/>
            <w:rPrChange w:id="19903" w:author="N F" w:date="2023-12-05T03:09:00Z">
              <w:rPr>
                <w:rFonts w:cs="Times New Roman"/>
              </w:rPr>
            </w:rPrChange>
          </w:rPr>
          <w:delInstrText>":"(24)","</w:delInstrText>
        </w:r>
        <w:r w:rsidR="00426E62" w:rsidRPr="006E6534" w:rsidDel="00421D68">
          <w:rPr>
            <w:rFonts w:cs="Times New Roman"/>
            <w:color w:val="000000" w:themeColor="text1"/>
            <w:lang w:val="en-GB"/>
            <w:rPrChange w:id="19904" w:author="N F" w:date="2023-12-05T03:09:00Z">
              <w:rPr>
                <w:rFonts w:cs="Times New Roman"/>
                <w:lang w:val="en-GB"/>
              </w:rPr>
            </w:rPrChange>
          </w:rPr>
          <w:delInstrText>noteIndex</w:delInstrText>
        </w:r>
        <w:r w:rsidR="00426E62" w:rsidRPr="006E6534" w:rsidDel="00421D68">
          <w:rPr>
            <w:rFonts w:cs="Times New Roman"/>
            <w:color w:val="000000" w:themeColor="text1"/>
            <w:rPrChange w:id="19905" w:author="N F" w:date="2023-12-05T03:09:00Z">
              <w:rPr>
                <w:rFonts w:cs="Times New Roman"/>
              </w:rPr>
            </w:rPrChange>
          </w:rPr>
          <w:delInstrText>":0},"</w:delInstrText>
        </w:r>
        <w:r w:rsidR="00426E62" w:rsidRPr="006E6534" w:rsidDel="00421D68">
          <w:rPr>
            <w:rFonts w:cs="Times New Roman"/>
            <w:color w:val="000000" w:themeColor="text1"/>
            <w:lang w:val="en-GB"/>
            <w:rPrChange w:id="19906" w:author="N F" w:date="2023-12-05T03:09:00Z">
              <w:rPr>
                <w:rFonts w:cs="Times New Roman"/>
                <w:lang w:val="en-GB"/>
              </w:rPr>
            </w:rPrChange>
          </w:rPr>
          <w:delInstrText>citationItems</w:delInstrText>
        </w:r>
        <w:r w:rsidR="00426E62" w:rsidRPr="006E6534" w:rsidDel="00421D68">
          <w:rPr>
            <w:rFonts w:cs="Times New Roman"/>
            <w:color w:val="000000" w:themeColor="text1"/>
            <w:rPrChange w:id="19907" w:author="N F" w:date="2023-12-05T03:09:00Z">
              <w:rPr>
                <w:rFonts w:cs="Times New Roman"/>
              </w:rPr>
            </w:rPrChange>
          </w:rPr>
          <w:delInstrText>":[{"</w:delInstrText>
        </w:r>
        <w:r w:rsidR="00426E62" w:rsidRPr="006E6534" w:rsidDel="00421D68">
          <w:rPr>
            <w:rFonts w:cs="Times New Roman"/>
            <w:color w:val="000000" w:themeColor="text1"/>
            <w:lang w:val="en-GB"/>
            <w:rPrChange w:id="19908" w:author="N F" w:date="2023-12-05T03:09:00Z">
              <w:rPr>
                <w:rFonts w:cs="Times New Roman"/>
                <w:lang w:val="en-GB"/>
              </w:rPr>
            </w:rPrChange>
          </w:rPr>
          <w:delInstrText>id</w:delInstrText>
        </w:r>
        <w:r w:rsidR="00426E62" w:rsidRPr="006E6534" w:rsidDel="00421D68">
          <w:rPr>
            <w:rFonts w:cs="Times New Roman"/>
            <w:color w:val="000000" w:themeColor="text1"/>
            <w:rPrChange w:id="19909" w:author="N F" w:date="2023-12-05T03:09:00Z">
              <w:rPr>
                <w:rFonts w:cs="Times New Roman"/>
              </w:rPr>
            </w:rPrChange>
          </w:rPr>
          <w:delInstrText>":161874,"</w:delInstrText>
        </w:r>
        <w:r w:rsidR="00426E62" w:rsidRPr="006E6534" w:rsidDel="00421D68">
          <w:rPr>
            <w:rFonts w:cs="Times New Roman"/>
            <w:color w:val="000000" w:themeColor="text1"/>
            <w:lang w:val="en-GB"/>
            <w:rPrChange w:id="19910" w:author="N F" w:date="2023-12-05T03:09:00Z">
              <w:rPr>
                <w:rFonts w:cs="Times New Roman"/>
                <w:lang w:val="en-GB"/>
              </w:rPr>
            </w:rPrChange>
          </w:rPr>
          <w:delInstrText>uris</w:delInstrText>
        </w:r>
        <w:r w:rsidR="00426E62" w:rsidRPr="006E6534" w:rsidDel="00421D68">
          <w:rPr>
            <w:rFonts w:cs="Times New Roman"/>
            <w:color w:val="000000" w:themeColor="text1"/>
            <w:rPrChange w:id="19911" w:author="N F" w:date="2023-12-05T03:09:00Z">
              <w:rPr>
                <w:rFonts w:cs="Times New Roman"/>
              </w:rPr>
            </w:rPrChange>
          </w:rPr>
          <w:delInstrText>":["</w:delInstrText>
        </w:r>
        <w:r w:rsidR="00426E62" w:rsidRPr="006E6534" w:rsidDel="00421D68">
          <w:rPr>
            <w:rFonts w:cs="Times New Roman"/>
            <w:color w:val="000000" w:themeColor="text1"/>
            <w:lang w:val="en-GB"/>
            <w:rPrChange w:id="19912" w:author="N F" w:date="2023-12-05T03:09:00Z">
              <w:rPr>
                <w:rFonts w:cs="Times New Roman"/>
                <w:lang w:val="en-GB"/>
              </w:rPr>
            </w:rPrChange>
          </w:rPr>
          <w:delInstrText>http</w:delInstrText>
        </w:r>
        <w:r w:rsidR="00426E62" w:rsidRPr="006E6534" w:rsidDel="00421D68">
          <w:rPr>
            <w:rFonts w:cs="Times New Roman"/>
            <w:color w:val="000000" w:themeColor="text1"/>
            <w:rPrChange w:id="19913" w:author="N F" w:date="2023-12-05T03:09:00Z">
              <w:rPr>
                <w:rFonts w:cs="Times New Roman"/>
              </w:rPr>
            </w:rPrChange>
          </w:rPr>
          <w:delInstrText>://</w:delInstrText>
        </w:r>
        <w:r w:rsidR="00426E62" w:rsidRPr="006E6534" w:rsidDel="00421D68">
          <w:rPr>
            <w:rFonts w:cs="Times New Roman"/>
            <w:color w:val="000000" w:themeColor="text1"/>
            <w:lang w:val="en-GB"/>
            <w:rPrChange w:id="19914" w:author="N F" w:date="2023-12-05T03:09:00Z">
              <w:rPr>
                <w:rFonts w:cs="Times New Roman"/>
                <w:lang w:val="en-GB"/>
              </w:rPr>
            </w:rPrChange>
          </w:rPr>
          <w:delInstrText>zotero</w:delInstrText>
        </w:r>
        <w:r w:rsidR="00426E62" w:rsidRPr="006E6534" w:rsidDel="00421D68">
          <w:rPr>
            <w:rFonts w:cs="Times New Roman"/>
            <w:color w:val="000000" w:themeColor="text1"/>
            <w:rPrChange w:id="19915" w:author="N F" w:date="2023-12-05T03:09:00Z">
              <w:rPr>
                <w:rFonts w:cs="Times New Roman"/>
              </w:rPr>
            </w:rPrChange>
          </w:rPr>
          <w:delInstrText>.</w:delInstrText>
        </w:r>
        <w:r w:rsidR="00426E62" w:rsidRPr="006E6534" w:rsidDel="00421D68">
          <w:rPr>
            <w:rFonts w:cs="Times New Roman"/>
            <w:color w:val="000000" w:themeColor="text1"/>
            <w:lang w:val="en-GB"/>
            <w:rPrChange w:id="19916" w:author="N F" w:date="2023-12-05T03:09:00Z">
              <w:rPr>
                <w:rFonts w:cs="Times New Roman"/>
                <w:lang w:val="en-GB"/>
              </w:rPr>
            </w:rPrChange>
          </w:rPr>
          <w:delInstrText>org</w:delInstrText>
        </w:r>
        <w:r w:rsidR="00426E62" w:rsidRPr="006E6534" w:rsidDel="00421D68">
          <w:rPr>
            <w:rFonts w:cs="Times New Roman"/>
            <w:color w:val="000000" w:themeColor="text1"/>
            <w:rPrChange w:id="19917" w:author="N F" w:date="2023-12-05T03:09:00Z">
              <w:rPr>
                <w:rFonts w:cs="Times New Roman"/>
              </w:rPr>
            </w:rPrChange>
          </w:rPr>
          <w:delInstrText>/</w:delInstrText>
        </w:r>
        <w:r w:rsidR="00426E62" w:rsidRPr="006E6534" w:rsidDel="00421D68">
          <w:rPr>
            <w:rFonts w:cs="Times New Roman"/>
            <w:color w:val="000000" w:themeColor="text1"/>
            <w:lang w:val="en-GB"/>
            <w:rPrChange w:id="19918" w:author="N F" w:date="2023-12-05T03:09:00Z">
              <w:rPr>
                <w:rFonts w:cs="Times New Roman"/>
                <w:lang w:val="en-GB"/>
              </w:rPr>
            </w:rPrChange>
          </w:rPr>
          <w:delInstrText>groups</w:delInstrText>
        </w:r>
        <w:r w:rsidR="00426E62" w:rsidRPr="006E6534" w:rsidDel="00421D68">
          <w:rPr>
            <w:rFonts w:cs="Times New Roman"/>
            <w:color w:val="000000" w:themeColor="text1"/>
            <w:rPrChange w:id="19919" w:author="N F" w:date="2023-12-05T03:09:00Z">
              <w:rPr>
                <w:rFonts w:cs="Times New Roman"/>
              </w:rPr>
            </w:rPrChange>
          </w:rPr>
          <w:delInstrText>/4735135/</w:delInstrText>
        </w:r>
        <w:r w:rsidR="00426E62" w:rsidRPr="006E6534" w:rsidDel="00421D68">
          <w:rPr>
            <w:rFonts w:cs="Times New Roman"/>
            <w:color w:val="000000" w:themeColor="text1"/>
            <w:lang w:val="en-GB"/>
            <w:rPrChange w:id="19920" w:author="N F" w:date="2023-12-05T03:09:00Z">
              <w:rPr>
                <w:rFonts w:cs="Times New Roman"/>
                <w:lang w:val="en-GB"/>
              </w:rPr>
            </w:rPrChange>
          </w:rPr>
          <w:delInstrText>items</w:delInstrText>
        </w:r>
        <w:r w:rsidR="00426E62" w:rsidRPr="006E6534" w:rsidDel="00421D68">
          <w:rPr>
            <w:rFonts w:cs="Times New Roman"/>
            <w:color w:val="000000" w:themeColor="text1"/>
            <w:rPrChange w:id="19921" w:author="N F" w:date="2023-12-05T03:09:00Z">
              <w:rPr>
                <w:rFonts w:cs="Times New Roman"/>
              </w:rPr>
            </w:rPrChange>
          </w:rPr>
          <w:delInstrText>/</w:delInstrText>
        </w:r>
        <w:r w:rsidR="00426E62" w:rsidRPr="006E6534" w:rsidDel="00421D68">
          <w:rPr>
            <w:rFonts w:cs="Times New Roman"/>
            <w:color w:val="000000" w:themeColor="text1"/>
            <w:lang w:val="en-GB"/>
            <w:rPrChange w:id="19922" w:author="N F" w:date="2023-12-05T03:09:00Z">
              <w:rPr>
                <w:rFonts w:cs="Times New Roman"/>
                <w:lang w:val="en-GB"/>
              </w:rPr>
            </w:rPrChange>
          </w:rPr>
          <w:delInstrText>QXPQZ</w:delInstrText>
        </w:r>
        <w:r w:rsidR="00426E62" w:rsidRPr="006E6534" w:rsidDel="00421D68">
          <w:rPr>
            <w:rFonts w:cs="Times New Roman"/>
            <w:color w:val="000000" w:themeColor="text1"/>
            <w:rPrChange w:id="19923" w:author="N F" w:date="2023-12-05T03:09:00Z">
              <w:rPr>
                <w:rFonts w:cs="Times New Roman"/>
              </w:rPr>
            </w:rPrChange>
          </w:rPr>
          <w:delInstrText>5</w:delInstrText>
        </w:r>
        <w:r w:rsidR="00426E62" w:rsidRPr="006E6534" w:rsidDel="00421D68">
          <w:rPr>
            <w:rFonts w:cs="Times New Roman"/>
            <w:color w:val="000000" w:themeColor="text1"/>
            <w:lang w:val="en-GB"/>
            <w:rPrChange w:id="19924" w:author="N F" w:date="2023-12-05T03:09:00Z">
              <w:rPr>
                <w:rFonts w:cs="Times New Roman"/>
                <w:lang w:val="en-GB"/>
              </w:rPr>
            </w:rPrChange>
          </w:rPr>
          <w:delInstrText>M</w:delInstrText>
        </w:r>
        <w:r w:rsidR="00426E62" w:rsidRPr="006E6534" w:rsidDel="00421D68">
          <w:rPr>
            <w:rFonts w:cs="Times New Roman"/>
            <w:color w:val="000000" w:themeColor="text1"/>
            <w:rPrChange w:id="19925" w:author="N F" w:date="2023-12-05T03:09:00Z">
              <w:rPr>
                <w:rFonts w:cs="Times New Roman"/>
              </w:rPr>
            </w:rPrChange>
          </w:rPr>
          <w:delInstrText>6"],"</w:delInstrText>
        </w:r>
        <w:r w:rsidR="00426E62" w:rsidRPr="006E6534" w:rsidDel="00421D68">
          <w:rPr>
            <w:rFonts w:cs="Times New Roman"/>
            <w:color w:val="000000" w:themeColor="text1"/>
            <w:lang w:val="en-GB"/>
            <w:rPrChange w:id="19926" w:author="N F" w:date="2023-12-05T03:09:00Z">
              <w:rPr>
                <w:rFonts w:cs="Times New Roman"/>
                <w:lang w:val="en-GB"/>
              </w:rPr>
            </w:rPrChange>
          </w:rPr>
          <w:delInstrText>itemData</w:delInstrText>
        </w:r>
        <w:r w:rsidR="00426E62" w:rsidRPr="006E6534" w:rsidDel="00421D68">
          <w:rPr>
            <w:rFonts w:cs="Times New Roman"/>
            <w:color w:val="000000" w:themeColor="text1"/>
            <w:rPrChange w:id="19927" w:author="N F" w:date="2023-12-05T03:09:00Z">
              <w:rPr>
                <w:rFonts w:cs="Times New Roman"/>
              </w:rPr>
            </w:rPrChange>
          </w:rPr>
          <w:delInstrText>":{"</w:delInstrText>
        </w:r>
        <w:r w:rsidR="00426E62" w:rsidRPr="006E6534" w:rsidDel="00421D68">
          <w:rPr>
            <w:rFonts w:cs="Times New Roman"/>
            <w:color w:val="000000" w:themeColor="text1"/>
            <w:lang w:val="en-GB"/>
            <w:rPrChange w:id="19928" w:author="N F" w:date="2023-12-05T03:09:00Z">
              <w:rPr>
                <w:rFonts w:cs="Times New Roman"/>
                <w:lang w:val="en-GB"/>
              </w:rPr>
            </w:rPrChange>
          </w:rPr>
          <w:delInstrText>id</w:delInstrText>
        </w:r>
        <w:r w:rsidR="00426E62" w:rsidRPr="006E6534" w:rsidDel="00421D68">
          <w:rPr>
            <w:rFonts w:cs="Times New Roman"/>
            <w:color w:val="000000" w:themeColor="text1"/>
            <w:rPrChange w:id="19929" w:author="N F" w:date="2023-12-05T03:09:00Z">
              <w:rPr>
                <w:rFonts w:cs="Times New Roman"/>
              </w:rPr>
            </w:rPrChange>
          </w:rPr>
          <w:delInstrText>":161874,"</w:delInstrText>
        </w:r>
        <w:r w:rsidR="00426E62" w:rsidRPr="006E6534" w:rsidDel="00421D68">
          <w:rPr>
            <w:rFonts w:cs="Times New Roman"/>
            <w:color w:val="000000" w:themeColor="text1"/>
            <w:lang w:val="en-GB"/>
            <w:rPrChange w:id="19930" w:author="N F" w:date="2023-12-05T03:09:00Z">
              <w:rPr>
                <w:rFonts w:cs="Times New Roman"/>
                <w:lang w:val="en-GB"/>
              </w:rPr>
            </w:rPrChange>
          </w:rPr>
          <w:delInstrText>type</w:delInstrText>
        </w:r>
        <w:r w:rsidR="00426E62" w:rsidRPr="006E6534" w:rsidDel="00421D68">
          <w:rPr>
            <w:rFonts w:cs="Times New Roman"/>
            <w:color w:val="000000" w:themeColor="text1"/>
            <w:rPrChange w:id="19931" w:author="N F" w:date="2023-12-05T03:09:00Z">
              <w:rPr>
                <w:rFonts w:cs="Times New Roman"/>
              </w:rPr>
            </w:rPrChange>
          </w:rPr>
          <w:delInstrText>":"</w:delInstrText>
        </w:r>
        <w:r w:rsidR="00426E62" w:rsidRPr="006E6534" w:rsidDel="00421D68">
          <w:rPr>
            <w:rFonts w:cs="Times New Roman"/>
            <w:color w:val="000000" w:themeColor="text1"/>
            <w:lang w:val="en-GB"/>
            <w:rPrChange w:id="19932" w:author="N F" w:date="2023-12-05T03:09:00Z">
              <w:rPr>
                <w:rFonts w:cs="Times New Roman"/>
                <w:lang w:val="en-GB"/>
              </w:rPr>
            </w:rPrChange>
          </w:rPr>
          <w:delInstrText>article</w:delInstrText>
        </w:r>
        <w:r w:rsidR="00426E62" w:rsidRPr="006E6534" w:rsidDel="00421D68">
          <w:rPr>
            <w:rFonts w:cs="Times New Roman"/>
            <w:color w:val="000000" w:themeColor="text1"/>
            <w:rPrChange w:id="19933" w:author="N F" w:date="2023-12-05T03:09:00Z">
              <w:rPr>
                <w:rFonts w:cs="Times New Roman"/>
              </w:rPr>
            </w:rPrChange>
          </w:rPr>
          <w:delInstrText>-</w:delInstrText>
        </w:r>
        <w:r w:rsidR="00426E62" w:rsidRPr="006E6534" w:rsidDel="00421D68">
          <w:rPr>
            <w:rFonts w:cs="Times New Roman"/>
            <w:color w:val="000000" w:themeColor="text1"/>
            <w:lang w:val="en-GB"/>
            <w:rPrChange w:id="19934" w:author="N F" w:date="2023-12-05T03:09:00Z">
              <w:rPr>
                <w:rFonts w:cs="Times New Roman"/>
                <w:lang w:val="en-GB"/>
              </w:rPr>
            </w:rPrChange>
          </w:rPr>
          <w:delInstrText>journal</w:delInstrText>
        </w:r>
        <w:r w:rsidR="00426E62" w:rsidRPr="006E6534" w:rsidDel="00421D68">
          <w:rPr>
            <w:rFonts w:cs="Times New Roman"/>
            <w:color w:val="000000" w:themeColor="text1"/>
            <w:rPrChange w:id="19935" w:author="N F" w:date="2023-12-05T03:09:00Z">
              <w:rPr>
                <w:rFonts w:cs="Times New Roman"/>
              </w:rPr>
            </w:rPrChange>
          </w:rPr>
          <w:delInstrText>","</w:delInstrText>
        </w:r>
        <w:r w:rsidR="00426E62" w:rsidRPr="006E6534" w:rsidDel="00421D68">
          <w:rPr>
            <w:rFonts w:cs="Times New Roman"/>
            <w:color w:val="000000" w:themeColor="text1"/>
            <w:lang w:val="en-GB"/>
            <w:rPrChange w:id="19936" w:author="N F" w:date="2023-12-05T03:09:00Z">
              <w:rPr>
                <w:rFonts w:cs="Times New Roman"/>
                <w:lang w:val="en-GB"/>
              </w:rPr>
            </w:rPrChange>
          </w:rPr>
          <w:delInstrText>abstract</w:delInstrText>
        </w:r>
        <w:r w:rsidR="00426E62" w:rsidRPr="006E6534" w:rsidDel="00421D68">
          <w:rPr>
            <w:rFonts w:cs="Times New Roman"/>
            <w:color w:val="000000" w:themeColor="text1"/>
            <w:rPrChange w:id="19937" w:author="N F" w:date="2023-12-05T03:09:00Z">
              <w:rPr>
                <w:rFonts w:cs="Times New Roman"/>
              </w:rPr>
            </w:rPrChange>
          </w:rPr>
          <w:delInstrText>":"</w:delInstrText>
        </w:r>
        <w:r w:rsidR="00426E62" w:rsidRPr="006E6534" w:rsidDel="00421D68">
          <w:rPr>
            <w:rFonts w:cs="Times New Roman"/>
            <w:color w:val="000000" w:themeColor="text1"/>
            <w:lang w:val="en-GB"/>
            <w:rPrChange w:id="19938" w:author="N F" w:date="2023-12-05T03:09:00Z">
              <w:rPr>
                <w:rFonts w:cs="Times New Roman"/>
                <w:lang w:val="en-GB"/>
              </w:rPr>
            </w:rPrChange>
          </w:rPr>
          <w:delInstrText>Epidermal</w:delInstrText>
        </w:r>
        <w:r w:rsidR="00426E62" w:rsidRPr="006E6534" w:rsidDel="00421D68">
          <w:rPr>
            <w:rFonts w:cs="Times New Roman"/>
            <w:color w:val="000000" w:themeColor="text1"/>
            <w:rPrChange w:id="1993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19940" w:author="N F" w:date="2023-12-05T03:09:00Z">
              <w:rPr>
                <w:rFonts w:cs="Times New Roman"/>
                <w:lang w:val="en-GB"/>
              </w:rPr>
            </w:rPrChange>
          </w:rPr>
          <w:delInstrText>growth</w:delInstrText>
        </w:r>
        <w:r w:rsidR="00426E62" w:rsidRPr="006E6534" w:rsidDel="00421D68">
          <w:rPr>
            <w:rFonts w:cs="Times New Roman"/>
            <w:color w:val="000000" w:themeColor="text1"/>
            <w:rPrChange w:id="1994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19942" w:author="N F" w:date="2023-12-05T03:09:00Z">
              <w:rPr>
                <w:rFonts w:cs="Times New Roman"/>
                <w:lang w:val="en-GB"/>
              </w:rPr>
            </w:rPrChange>
          </w:rPr>
          <w:delInstrText>factor</w:delInstrText>
        </w:r>
        <w:r w:rsidR="00426E62" w:rsidRPr="006E6534" w:rsidDel="00421D68">
          <w:rPr>
            <w:rFonts w:cs="Times New Roman"/>
            <w:color w:val="000000" w:themeColor="text1"/>
            <w:rPrChange w:id="1994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19944" w:author="N F" w:date="2023-12-05T03:09:00Z">
              <w:rPr>
                <w:rFonts w:cs="Times New Roman"/>
                <w:lang w:val="en-GB"/>
              </w:rPr>
            </w:rPrChange>
          </w:rPr>
          <w:delInstrText>receptor</w:delInstrText>
        </w:r>
        <w:r w:rsidR="00426E62" w:rsidRPr="006E6534" w:rsidDel="00421D68">
          <w:rPr>
            <w:rFonts w:cs="Times New Roman"/>
            <w:color w:val="000000" w:themeColor="text1"/>
            <w:rPrChange w:id="1994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19946" w:author="N F" w:date="2023-12-05T03:09:00Z">
              <w:rPr>
                <w:rFonts w:cs="Times New Roman"/>
                <w:lang w:val="en-GB"/>
              </w:rPr>
            </w:rPrChange>
          </w:rPr>
          <w:delInstrText>EGFR</w:delInstrText>
        </w:r>
        <w:r w:rsidR="00426E62" w:rsidRPr="006E6534" w:rsidDel="00421D68">
          <w:rPr>
            <w:rFonts w:cs="Times New Roman"/>
            <w:color w:val="000000" w:themeColor="text1"/>
            <w:rPrChange w:id="1994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19948" w:author="N F" w:date="2023-12-05T03:09:00Z">
              <w:rPr>
                <w:rFonts w:cs="Times New Roman"/>
                <w:lang w:val="en-GB"/>
              </w:rPr>
            </w:rPrChange>
          </w:rPr>
          <w:delInstrText>tyrosine</w:delInstrText>
        </w:r>
        <w:r w:rsidR="00426E62" w:rsidRPr="006E6534" w:rsidDel="00421D68">
          <w:rPr>
            <w:rFonts w:cs="Times New Roman"/>
            <w:color w:val="000000" w:themeColor="text1"/>
            <w:rPrChange w:id="1994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19950" w:author="N F" w:date="2023-12-05T03:09:00Z">
              <w:rPr>
                <w:rFonts w:cs="Times New Roman"/>
                <w:lang w:val="en-GB"/>
              </w:rPr>
            </w:rPrChange>
          </w:rPr>
          <w:delInstrText>kinase</w:delInstrText>
        </w:r>
        <w:r w:rsidR="00426E62" w:rsidRPr="006E6534" w:rsidDel="00421D68">
          <w:rPr>
            <w:rFonts w:cs="Times New Roman"/>
            <w:color w:val="000000" w:themeColor="text1"/>
            <w:rPrChange w:id="1995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19952" w:author="N F" w:date="2023-12-05T03:09:00Z">
              <w:rPr>
                <w:rFonts w:cs="Times New Roman"/>
                <w:lang w:val="en-GB"/>
              </w:rPr>
            </w:rPrChange>
          </w:rPr>
          <w:delInstrText>inhibitors</w:delInstrText>
        </w:r>
        <w:r w:rsidR="00426E62" w:rsidRPr="006E6534" w:rsidDel="00421D68">
          <w:rPr>
            <w:rFonts w:cs="Times New Roman"/>
            <w:color w:val="000000" w:themeColor="text1"/>
            <w:rPrChange w:id="1995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19954" w:author="N F" w:date="2023-12-05T03:09:00Z">
              <w:rPr>
                <w:rFonts w:cs="Times New Roman"/>
                <w:lang w:val="en-GB"/>
              </w:rPr>
            </w:rPrChange>
          </w:rPr>
          <w:delInstrText>TKIs</w:delInstrText>
        </w:r>
        <w:r w:rsidR="00426E62" w:rsidRPr="006E6534" w:rsidDel="00421D68">
          <w:rPr>
            <w:rFonts w:cs="Times New Roman"/>
            <w:color w:val="000000" w:themeColor="text1"/>
            <w:rPrChange w:id="1995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19956" w:author="N F" w:date="2023-12-05T03:09:00Z">
              <w:rPr>
                <w:rFonts w:cs="Times New Roman"/>
                <w:lang w:val="en-GB"/>
              </w:rPr>
            </w:rPrChange>
          </w:rPr>
          <w:delInstrText>are</w:delInstrText>
        </w:r>
        <w:r w:rsidR="00426E62" w:rsidRPr="006E6534" w:rsidDel="00421D68">
          <w:rPr>
            <w:rFonts w:cs="Times New Roman"/>
            <w:color w:val="000000" w:themeColor="text1"/>
            <w:rPrChange w:id="1995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19958" w:author="N F" w:date="2023-12-05T03:09:00Z">
              <w:rPr>
                <w:rFonts w:cs="Times New Roman"/>
                <w:lang w:val="en-GB"/>
              </w:rPr>
            </w:rPrChange>
          </w:rPr>
          <w:delInstrText>the</w:delInstrText>
        </w:r>
        <w:r w:rsidR="00426E62" w:rsidRPr="006E6534" w:rsidDel="00421D68">
          <w:rPr>
            <w:rFonts w:cs="Times New Roman"/>
            <w:color w:val="000000" w:themeColor="text1"/>
            <w:rPrChange w:id="1995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19960" w:author="N F" w:date="2023-12-05T03:09:00Z">
              <w:rPr>
                <w:rFonts w:cs="Times New Roman"/>
                <w:lang w:val="en-GB"/>
              </w:rPr>
            </w:rPrChange>
          </w:rPr>
          <w:delInstrText>first</w:delInstrText>
        </w:r>
        <w:r w:rsidR="00426E62" w:rsidRPr="006E6534" w:rsidDel="00421D68">
          <w:rPr>
            <w:rFonts w:cs="Times New Roman"/>
            <w:color w:val="000000" w:themeColor="text1"/>
            <w:rPrChange w:id="19961" w:author="N F" w:date="2023-12-05T03:09:00Z">
              <w:rPr>
                <w:rFonts w:cs="Times New Roman"/>
              </w:rPr>
            </w:rPrChange>
          </w:rPr>
          <w:delInstrText>-</w:delInstrText>
        </w:r>
        <w:r w:rsidR="00426E62" w:rsidRPr="006E6534" w:rsidDel="00421D68">
          <w:rPr>
            <w:rFonts w:cs="Times New Roman"/>
            <w:color w:val="000000" w:themeColor="text1"/>
            <w:lang w:val="en-GB"/>
            <w:rPrChange w:id="19962" w:author="N F" w:date="2023-12-05T03:09:00Z">
              <w:rPr>
                <w:rFonts w:cs="Times New Roman"/>
                <w:lang w:val="en-GB"/>
              </w:rPr>
            </w:rPrChange>
          </w:rPr>
          <w:delInstrText>line</w:delInstrText>
        </w:r>
        <w:r w:rsidR="00426E62" w:rsidRPr="006E6534" w:rsidDel="00421D68">
          <w:rPr>
            <w:rFonts w:cs="Times New Roman"/>
            <w:color w:val="000000" w:themeColor="text1"/>
            <w:rPrChange w:id="1996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19964" w:author="N F" w:date="2023-12-05T03:09:00Z">
              <w:rPr>
                <w:rFonts w:cs="Times New Roman"/>
                <w:lang w:val="en-GB"/>
              </w:rPr>
            </w:rPrChange>
          </w:rPr>
          <w:delInstrText>treatment</w:delInstrText>
        </w:r>
        <w:r w:rsidR="00426E62" w:rsidRPr="006E6534" w:rsidDel="00421D68">
          <w:rPr>
            <w:rFonts w:cs="Times New Roman"/>
            <w:color w:val="000000" w:themeColor="text1"/>
            <w:rPrChange w:id="1996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19966" w:author="N F" w:date="2023-12-05T03:09:00Z">
              <w:rPr>
                <w:rFonts w:cs="Times New Roman"/>
                <w:lang w:val="en-GB"/>
              </w:rPr>
            </w:rPrChange>
          </w:rPr>
          <w:delInstrText>for</w:delInstrText>
        </w:r>
        <w:r w:rsidR="00426E62" w:rsidRPr="006E6534" w:rsidDel="00421D68">
          <w:rPr>
            <w:rFonts w:cs="Times New Roman"/>
            <w:color w:val="000000" w:themeColor="text1"/>
            <w:rPrChange w:id="1996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19968" w:author="N F" w:date="2023-12-05T03:09:00Z">
              <w:rPr>
                <w:rFonts w:cs="Times New Roman"/>
                <w:lang w:val="en-GB"/>
              </w:rPr>
            </w:rPrChange>
          </w:rPr>
          <w:delInstrText>patients</w:delInstrText>
        </w:r>
        <w:r w:rsidR="00426E62" w:rsidRPr="006E6534" w:rsidDel="00421D68">
          <w:rPr>
            <w:rFonts w:cs="Times New Roman"/>
            <w:color w:val="000000" w:themeColor="text1"/>
            <w:rPrChange w:id="1996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19970" w:author="N F" w:date="2023-12-05T03:09:00Z">
              <w:rPr>
                <w:rFonts w:cs="Times New Roman"/>
                <w:lang w:val="en-GB"/>
              </w:rPr>
            </w:rPrChange>
          </w:rPr>
          <w:delInstrText>with</w:delInstrText>
        </w:r>
        <w:r w:rsidR="00426E62" w:rsidRPr="006E6534" w:rsidDel="00421D68">
          <w:rPr>
            <w:rFonts w:cs="Times New Roman"/>
            <w:color w:val="000000" w:themeColor="text1"/>
            <w:rPrChange w:id="1997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19972" w:author="N F" w:date="2023-12-05T03:09:00Z">
              <w:rPr>
                <w:rFonts w:cs="Times New Roman"/>
                <w:lang w:val="en-GB"/>
              </w:rPr>
            </w:rPrChange>
          </w:rPr>
          <w:delInstrText>EGFR</w:delInstrText>
        </w:r>
        <w:r w:rsidR="00426E62" w:rsidRPr="006E6534" w:rsidDel="00421D68">
          <w:rPr>
            <w:rFonts w:cs="Times New Roman"/>
            <w:color w:val="000000" w:themeColor="text1"/>
            <w:rPrChange w:id="1997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19974" w:author="N F" w:date="2023-12-05T03:09:00Z">
              <w:rPr>
                <w:rFonts w:cs="Times New Roman"/>
                <w:lang w:val="en-GB"/>
              </w:rPr>
            </w:rPrChange>
          </w:rPr>
          <w:delInstrText>mutant</w:delInstrText>
        </w:r>
        <w:r w:rsidR="00426E62" w:rsidRPr="006E6534" w:rsidDel="00421D68">
          <w:rPr>
            <w:rFonts w:cs="Times New Roman"/>
            <w:color w:val="000000" w:themeColor="text1"/>
            <w:rPrChange w:id="1997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19976" w:author="N F" w:date="2023-12-05T03:09:00Z">
              <w:rPr>
                <w:rFonts w:cs="Times New Roman"/>
                <w:lang w:val="en-GB"/>
              </w:rPr>
            </w:rPrChange>
          </w:rPr>
          <w:delInstrText>non</w:delInstrText>
        </w:r>
        <w:r w:rsidR="00426E62" w:rsidRPr="006E6534" w:rsidDel="00421D68">
          <w:rPr>
            <w:rFonts w:cs="Times New Roman"/>
            <w:color w:val="000000" w:themeColor="text1"/>
            <w:rPrChange w:id="19977" w:author="N F" w:date="2023-12-05T03:09:00Z">
              <w:rPr>
                <w:rFonts w:cs="Times New Roman"/>
              </w:rPr>
            </w:rPrChange>
          </w:rPr>
          <w:delInstrText>-</w:delInstrText>
        </w:r>
        <w:r w:rsidR="00426E62" w:rsidRPr="006E6534" w:rsidDel="00421D68">
          <w:rPr>
            <w:rFonts w:cs="Times New Roman"/>
            <w:color w:val="000000" w:themeColor="text1"/>
            <w:lang w:val="en-GB"/>
            <w:rPrChange w:id="19978" w:author="N F" w:date="2023-12-05T03:09:00Z">
              <w:rPr>
                <w:rFonts w:cs="Times New Roman"/>
                <w:lang w:val="en-GB"/>
              </w:rPr>
            </w:rPrChange>
          </w:rPr>
          <w:delInstrText>small</w:delInstrText>
        </w:r>
        <w:r w:rsidR="00426E62" w:rsidRPr="006E6534" w:rsidDel="00421D68">
          <w:rPr>
            <w:rFonts w:cs="Times New Roman"/>
            <w:color w:val="000000" w:themeColor="text1"/>
            <w:rPrChange w:id="19979" w:author="N F" w:date="2023-12-05T03:09:00Z">
              <w:rPr>
                <w:rFonts w:cs="Times New Roman"/>
              </w:rPr>
            </w:rPrChange>
          </w:rPr>
          <w:delInstrText>-</w:delInstrText>
        </w:r>
        <w:r w:rsidR="00426E62" w:rsidRPr="006E6534" w:rsidDel="00421D68">
          <w:rPr>
            <w:rFonts w:cs="Times New Roman"/>
            <w:color w:val="000000" w:themeColor="text1"/>
            <w:lang w:val="en-GB"/>
            <w:rPrChange w:id="19980" w:author="N F" w:date="2023-12-05T03:09:00Z">
              <w:rPr>
                <w:rFonts w:cs="Times New Roman"/>
                <w:lang w:val="en-GB"/>
              </w:rPr>
            </w:rPrChange>
          </w:rPr>
          <w:delInstrText>cell</w:delInstrText>
        </w:r>
        <w:r w:rsidR="00426E62" w:rsidRPr="006E6534" w:rsidDel="00421D68">
          <w:rPr>
            <w:rFonts w:cs="Times New Roman"/>
            <w:color w:val="000000" w:themeColor="text1"/>
            <w:rPrChange w:id="1998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19982" w:author="N F" w:date="2023-12-05T03:09:00Z">
              <w:rPr>
                <w:rFonts w:cs="Times New Roman"/>
                <w:lang w:val="en-GB"/>
              </w:rPr>
            </w:rPrChange>
          </w:rPr>
          <w:delInstrText>lung</w:delInstrText>
        </w:r>
        <w:r w:rsidR="00426E62" w:rsidRPr="006E6534" w:rsidDel="00421D68">
          <w:rPr>
            <w:rFonts w:cs="Times New Roman"/>
            <w:color w:val="000000" w:themeColor="text1"/>
            <w:rPrChange w:id="1998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19984" w:author="N F" w:date="2023-12-05T03:09:00Z">
              <w:rPr>
                <w:rFonts w:cs="Times New Roman"/>
                <w:lang w:val="en-GB"/>
              </w:rPr>
            </w:rPrChange>
          </w:rPr>
          <w:delInstrText>cancer</w:delInstrText>
        </w:r>
        <w:r w:rsidR="00426E62" w:rsidRPr="006E6534" w:rsidDel="00421D68">
          <w:rPr>
            <w:rFonts w:cs="Times New Roman"/>
            <w:color w:val="000000" w:themeColor="text1"/>
            <w:rPrChange w:id="1998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19986" w:author="N F" w:date="2023-12-05T03:09:00Z">
              <w:rPr>
                <w:rFonts w:cs="Times New Roman"/>
                <w:lang w:val="en-GB"/>
              </w:rPr>
            </w:rPrChange>
          </w:rPr>
          <w:delInstrText>NSCLC</w:delInstrText>
        </w:r>
        <w:r w:rsidR="00426E62" w:rsidRPr="006E6534" w:rsidDel="00421D68">
          <w:rPr>
            <w:rFonts w:cs="Times New Roman"/>
            <w:color w:val="000000" w:themeColor="text1"/>
            <w:rPrChange w:id="1998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19988" w:author="N F" w:date="2023-12-05T03:09:00Z">
              <w:rPr>
                <w:rFonts w:cs="Times New Roman"/>
                <w:lang w:val="en-GB"/>
              </w:rPr>
            </w:rPrChange>
          </w:rPr>
          <w:delInstrText>However</w:delInstrText>
        </w:r>
        <w:r w:rsidR="00426E62" w:rsidRPr="006E6534" w:rsidDel="00421D68">
          <w:rPr>
            <w:rFonts w:cs="Times New Roman"/>
            <w:color w:val="000000" w:themeColor="text1"/>
            <w:rPrChange w:id="1998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19990" w:author="N F" w:date="2023-12-05T03:09:00Z">
              <w:rPr>
                <w:rFonts w:cs="Times New Roman"/>
                <w:lang w:val="en-GB"/>
              </w:rPr>
            </w:rPrChange>
          </w:rPr>
          <w:delInstrText>most</w:delInstrText>
        </w:r>
        <w:r w:rsidR="00426E62" w:rsidRPr="006E6534" w:rsidDel="00421D68">
          <w:rPr>
            <w:rFonts w:cs="Times New Roman"/>
            <w:color w:val="000000" w:themeColor="text1"/>
            <w:rPrChange w:id="1999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19992" w:author="N F" w:date="2023-12-05T03:09:00Z">
              <w:rPr>
                <w:rFonts w:cs="Times New Roman"/>
                <w:lang w:val="en-GB"/>
              </w:rPr>
            </w:rPrChange>
          </w:rPr>
          <w:delInstrText>patients</w:delInstrText>
        </w:r>
        <w:r w:rsidR="00426E62" w:rsidRPr="006E6534" w:rsidDel="00421D68">
          <w:rPr>
            <w:rFonts w:cs="Times New Roman"/>
            <w:color w:val="000000" w:themeColor="text1"/>
            <w:rPrChange w:id="1999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19994" w:author="N F" w:date="2023-12-05T03:09:00Z">
              <w:rPr>
                <w:rFonts w:cs="Times New Roman"/>
                <w:lang w:val="en-GB"/>
              </w:rPr>
            </w:rPrChange>
          </w:rPr>
          <w:delInstrText>become</w:delInstrText>
        </w:r>
        <w:r w:rsidR="00426E62" w:rsidRPr="006E6534" w:rsidDel="00421D68">
          <w:rPr>
            <w:rFonts w:cs="Times New Roman"/>
            <w:color w:val="000000" w:themeColor="text1"/>
            <w:rPrChange w:id="1999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19996" w:author="N F" w:date="2023-12-05T03:09:00Z">
              <w:rPr>
                <w:rFonts w:cs="Times New Roman"/>
                <w:lang w:val="en-GB"/>
              </w:rPr>
            </w:rPrChange>
          </w:rPr>
          <w:delInstrText>resistant</w:delInstrText>
        </w:r>
        <w:r w:rsidR="00426E62" w:rsidRPr="006E6534" w:rsidDel="00421D68">
          <w:rPr>
            <w:rFonts w:cs="Times New Roman"/>
            <w:color w:val="000000" w:themeColor="text1"/>
            <w:rPrChange w:id="1999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19998" w:author="N F" w:date="2023-12-05T03:09:00Z">
              <w:rPr>
                <w:rFonts w:cs="Times New Roman"/>
                <w:lang w:val="en-GB"/>
              </w:rPr>
            </w:rPrChange>
          </w:rPr>
          <w:delInstrText>to</w:delInstrText>
        </w:r>
        <w:r w:rsidR="00426E62" w:rsidRPr="006E6534" w:rsidDel="00421D68">
          <w:rPr>
            <w:rFonts w:cs="Times New Roman"/>
            <w:color w:val="000000" w:themeColor="text1"/>
            <w:rPrChange w:id="1999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00" w:author="N F" w:date="2023-12-05T03:09:00Z">
              <w:rPr>
                <w:rFonts w:cs="Times New Roman"/>
                <w:lang w:val="en-GB"/>
              </w:rPr>
            </w:rPrChange>
          </w:rPr>
          <w:delInstrText>these</w:delInstrText>
        </w:r>
        <w:r w:rsidR="00426E62" w:rsidRPr="006E6534" w:rsidDel="00421D68">
          <w:rPr>
            <w:rFonts w:cs="Times New Roman"/>
            <w:color w:val="000000" w:themeColor="text1"/>
            <w:rPrChange w:id="2000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02" w:author="N F" w:date="2023-12-05T03:09:00Z">
              <w:rPr>
                <w:rFonts w:cs="Times New Roman"/>
                <w:lang w:val="en-GB"/>
              </w:rPr>
            </w:rPrChange>
          </w:rPr>
          <w:delInstrText>drugs</w:delInstrText>
        </w:r>
        <w:r w:rsidR="00426E62" w:rsidRPr="006E6534" w:rsidDel="00421D68">
          <w:rPr>
            <w:rFonts w:cs="Times New Roman"/>
            <w:color w:val="000000" w:themeColor="text1"/>
            <w:rPrChange w:id="2000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04" w:author="N F" w:date="2023-12-05T03:09:00Z">
              <w:rPr>
                <w:rFonts w:cs="Times New Roman"/>
                <w:lang w:val="en-GB"/>
              </w:rPr>
            </w:rPrChange>
          </w:rPr>
          <w:delInstrText>so</w:delInstrText>
        </w:r>
        <w:r w:rsidR="00426E62" w:rsidRPr="006E6534" w:rsidDel="00421D68">
          <w:rPr>
            <w:rFonts w:cs="Times New Roman"/>
            <w:color w:val="000000" w:themeColor="text1"/>
            <w:rPrChange w:id="2000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06" w:author="N F" w:date="2023-12-05T03:09:00Z">
              <w:rPr>
                <w:rFonts w:cs="Times New Roman"/>
                <w:lang w:val="en-GB"/>
              </w:rPr>
            </w:rPrChange>
          </w:rPr>
          <w:delInstrText>their</w:delInstrText>
        </w:r>
        <w:r w:rsidR="00426E62" w:rsidRPr="006E6534" w:rsidDel="00421D68">
          <w:rPr>
            <w:rFonts w:cs="Times New Roman"/>
            <w:color w:val="000000" w:themeColor="text1"/>
            <w:rPrChange w:id="2000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08" w:author="N F" w:date="2023-12-05T03:09:00Z">
              <w:rPr>
                <w:rFonts w:cs="Times New Roman"/>
                <w:lang w:val="en-GB"/>
              </w:rPr>
            </w:rPrChange>
          </w:rPr>
          <w:delInstrText>disease</w:delInstrText>
        </w:r>
        <w:r w:rsidR="00426E62" w:rsidRPr="006E6534" w:rsidDel="00421D68">
          <w:rPr>
            <w:rFonts w:cs="Times New Roman"/>
            <w:color w:val="000000" w:themeColor="text1"/>
            <w:rPrChange w:id="2000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10" w:author="N F" w:date="2023-12-05T03:09:00Z">
              <w:rPr>
                <w:rFonts w:cs="Times New Roman"/>
                <w:lang w:val="en-GB"/>
              </w:rPr>
            </w:rPrChange>
          </w:rPr>
          <w:delInstrText>progresses</w:delInstrText>
        </w:r>
        <w:r w:rsidR="00426E62" w:rsidRPr="006E6534" w:rsidDel="00421D68">
          <w:rPr>
            <w:rFonts w:cs="Times New Roman"/>
            <w:color w:val="000000" w:themeColor="text1"/>
            <w:rPrChange w:id="2001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12" w:author="N F" w:date="2023-12-05T03:09:00Z">
              <w:rPr>
                <w:rFonts w:cs="Times New Roman"/>
                <w:lang w:val="en-GB"/>
              </w:rPr>
            </w:rPrChange>
          </w:rPr>
          <w:delInstrText>Osimertinib</w:delInstrText>
        </w:r>
        <w:r w:rsidR="00426E62" w:rsidRPr="006E6534" w:rsidDel="00421D68">
          <w:rPr>
            <w:rFonts w:cs="Times New Roman"/>
            <w:color w:val="000000" w:themeColor="text1"/>
            <w:rPrChange w:id="2001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14" w:author="N F" w:date="2023-12-05T03:09:00Z">
              <w:rPr>
                <w:rFonts w:cs="Times New Roman"/>
                <w:lang w:val="en-GB"/>
              </w:rPr>
            </w:rPrChange>
          </w:rPr>
          <w:delInstrText>a</w:delInstrText>
        </w:r>
        <w:r w:rsidR="00426E62" w:rsidRPr="006E6534" w:rsidDel="00421D68">
          <w:rPr>
            <w:rFonts w:cs="Times New Roman"/>
            <w:color w:val="000000" w:themeColor="text1"/>
            <w:rPrChange w:id="2001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16" w:author="N F" w:date="2023-12-05T03:09:00Z">
              <w:rPr>
                <w:rFonts w:cs="Times New Roman"/>
                <w:lang w:val="en-GB"/>
              </w:rPr>
            </w:rPrChange>
          </w:rPr>
          <w:delInstrText>third</w:delInstrText>
        </w:r>
        <w:r w:rsidR="00426E62" w:rsidRPr="006E6534" w:rsidDel="00421D68">
          <w:rPr>
            <w:rFonts w:cs="Times New Roman"/>
            <w:color w:val="000000" w:themeColor="text1"/>
            <w:rPrChange w:id="20017" w:author="N F" w:date="2023-12-05T03:09:00Z">
              <w:rPr>
                <w:rFonts w:cs="Times New Roman"/>
              </w:rPr>
            </w:rPrChange>
          </w:rPr>
          <w:delInstrText>-</w:delInstrText>
        </w:r>
        <w:r w:rsidR="00426E62" w:rsidRPr="006E6534" w:rsidDel="00421D68">
          <w:rPr>
            <w:rFonts w:cs="Times New Roman"/>
            <w:color w:val="000000" w:themeColor="text1"/>
            <w:lang w:val="en-GB"/>
            <w:rPrChange w:id="20018" w:author="N F" w:date="2023-12-05T03:09:00Z">
              <w:rPr>
                <w:rFonts w:cs="Times New Roman"/>
                <w:lang w:val="en-GB"/>
              </w:rPr>
            </w:rPrChange>
          </w:rPr>
          <w:delInstrText>generation</w:delInstrText>
        </w:r>
        <w:r w:rsidR="00426E62" w:rsidRPr="006E6534" w:rsidDel="00421D68">
          <w:rPr>
            <w:rFonts w:cs="Times New Roman"/>
            <w:color w:val="000000" w:themeColor="text1"/>
            <w:rPrChange w:id="2001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20" w:author="N F" w:date="2023-12-05T03:09:00Z">
              <w:rPr>
                <w:rFonts w:cs="Times New Roman"/>
                <w:lang w:val="en-GB"/>
              </w:rPr>
            </w:rPrChange>
          </w:rPr>
          <w:delInstrText>EGFR</w:delInstrText>
        </w:r>
        <w:r w:rsidR="00426E62" w:rsidRPr="006E6534" w:rsidDel="00421D68">
          <w:rPr>
            <w:rFonts w:cs="Times New Roman"/>
            <w:color w:val="000000" w:themeColor="text1"/>
            <w:rPrChange w:id="20021" w:author="N F" w:date="2023-12-05T03:09:00Z">
              <w:rPr>
                <w:rFonts w:cs="Times New Roman"/>
              </w:rPr>
            </w:rPrChange>
          </w:rPr>
          <w:delInstrText>-</w:delInstrText>
        </w:r>
        <w:r w:rsidR="00426E62" w:rsidRPr="006E6534" w:rsidDel="00421D68">
          <w:rPr>
            <w:rFonts w:cs="Times New Roman"/>
            <w:color w:val="000000" w:themeColor="text1"/>
            <w:lang w:val="en-GB"/>
            <w:rPrChange w:id="20022" w:author="N F" w:date="2023-12-05T03:09:00Z">
              <w:rPr>
                <w:rFonts w:cs="Times New Roman"/>
                <w:lang w:val="en-GB"/>
              </w:rPr>
            </w:rPrChange>
          </w:rPr>
          <w:delInstrText>TKI</w:delInstrText>
        </w:r>
        <w:r w:rsidR="00426E62" w:rsidRPr="006E6534" w:rsidDel="00421D68">
          <w:rPr>
            <w:rFonts w:cs="Times New Roman"/>
            <w:color w:val="000000" w:themeColor="text1"/>
            <w:rPrChange w:id="2002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24" w:author="N F" w:date="2023-12-05T03:09:00Z">
              <w:rPr>
                <w:rFonts w:cs="Times New Roman"/>
                <w:lang w:val="en-GB"/>
              </w:rPr>
            </w:rPrChange>
          </w:rPr>
          <w:delInstrText>that</w:delInstrText>
        </w:r>
        <w:r w:rsidR="00426E62" w:rsidRPr="006E6534" w:rsidDel="00421D68">
          <w:rPr>
            <w:rFonts w:cs="Times New Roman"/>
            <w:color w:val="000000" w:themeColor="text1"/>
            <w:rPrChange w:id="2002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26" w:author="N F" w:date="2023-12-05T03:09:00Z">
              <w:rPr>
                <w:rFonts w:cs="Times New Roman"/>
                <w:lang w:val="en-GB"/>
              </w:rPr>
            </w:rPrChange>
          </w:rPr>
          <w:delInstrText>can</w:delInstrText>
        </w:r>
        <w:r w:rsidR="00426E62" w:rsidRPr="006E6534" w:rsidDel="00421D68">
          <w:rPr>
            <w:rFonts w:cs="Times New Roman"/>
            <w:color w:val="000000" w:themeColor="text1"/>
            <w:rPrChange w:id="2002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28" w:author="N F" w:date="2023-12-05T03:09:00Z">
              <w:rPr>
                <w:rFonts w:cs="Times New Roman"/>
                <w:lang w:val="en-GB"/>
              </w:rPr>
            </w:rPrChange>
          </w:rPr>
          <w:delInstrText>inhibit</w:delInstrText>
        </w:r>
        <w:r w:rsidR="00426E62" w:rsidRPr="006E6534" w:rsidDel="00421D68">
          <w:rPr>
            <w:rFonts w:cs="Times New Roman"/>
            <w:color w:val="000000" w:themeColor="text1"/>
            <w:rPrChange w:id="2002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30" w:author="N F" w:date="2023-12-05T03:09:00Z">
              <w:rPr>
                <w:rFonts w:cs="Times New Roman"/>
                <w:lang w:val="en-GB"/>
              </w:rPr>
            </w:rPrChange>
          </w:rPr>
          <w:delInstrText>the</w:delInstrText>
        </w:r>
        <w:r w:rsidR="00426E62" w:rsidRPr="006E6534" w:rsidDel="00421D68">
          <w:rPr>
            <w:rFonts w:cs="Times New Roman"/>
            <w:color w:val="000000" w:themeColor="text1"/>
            <w:rPrChange w:id="2003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32" w:author="N F" w:date="2023-12-05T03:09:00Z">
              <w:rPr>
                <w:rFonts w:cs="Times New Roman"/>
                <w:lang w:val="en-GB"/>
              </w:rPr>
            </w:rPrChange>
          </w:rPr>
          <w:delInstrText>kinase</w:delInstrText>
        </w:r>
        <w:r w:rsidR="00426E62" w:rsidRPr="006E6534" w:rsidDel="00421D68">
          <w:rPr>
            <w:rFonts w:cs="Times New Roman"/>
            <w:color w:val="000000" w:themeColor="text1"/>
            <w:rPrChange w:id="2003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34" w:author="N F" w:date="2023-12-05T03:09:00Z">
              <w:rPr>
                <w:rFonts w:cs="Times New Roman"/>
                <w:lang w:val="en-GB"/>
              </w:rPr>
            </w:rPrChange>
          </w:rPr>
          <w:delInstrText>even</w:delInstrText>
        </w:r>
        <w:r w:rsidR="00426E62" w:rsidRPr="006E6534" w:rsidDel="00421D68">
          <w:rPr>
            <w:rFonts w:cs="Times New Roman"/>
            <w:color w:val="000000" w:themeColor="text1"/>
            <w:rPrChange w:id="2003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36" w:author="N F" w:date="2023-12-05T03:09:00Z">
              <w:rPr>
                <w:rFonts w:cs="Times New Roman"/>
                <w:lang w:val="en-GB"/>
              </w:rPr>
            </w:rPrChange>
          </w:rPr>
          <w:delInstrText>when</w:delInstrText>
        </w:r>
        <w:r w:rsidR="00426E62" w:rsidRPr="006E6534" w:rsidDel="00421D68">
          <w:rPr>
            <w:rFonts w:cs="Times New Roman"/>
            <w:color w:val="000000" w:themeColor="text1"/>
            <w:rPrChange w:id="2003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38" w:author="N F" w:date="2023-12-05T03:09:00Z">
              <w:rPr>
                <w:rFonts w:cs="Times New Roman"/>
                <w:lang w:val="en-GB"/>
              </w:rPr>
            </w:rPrChange>
          </w:rPr>
          <w:delInstrText>the</w:delInstrText>
        </w:r>
        <w:r w:rsidR="00426E62" w:rsidRPr="006E6534" w:rsidDel="00421D68">
          <w:rPr>
            <w:rFonts w:cs="Times New Roman"/>
            <w:color w:val="000000" w:themeColor="text1"/>
            <w:rPrChange w:id="2003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40" w:author="N F" w:date="2023-12-05T03:09:00Z">
              <w:rPr>
                <w:rFonts w:cs="Times New Roman"/>
                <w:lang w:val="en-GB"/>
              </w:rPr>
            </w:rPrChange>
          </w:rPr>
          <w:delInstrText>common</w:delInstrText>
        </w:r>
        <w:r w:rsidR="00426E62" w:rsidRPr="006E6534" w:rsidDel="00421D68">
          <w:rPr>
            <w:rFonts w:cs="Times New Roman"/>
            <w:color w:val="000000" w:themeColor="text1"/>
            <w:rPrChange w:id="2004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42" w:author="N F" w:date="2023-12-05T03:09:00Z">
              <w:rPr>
                <w:rFonts w:cs="Times New Roman"/>
                <w:lang w:val="en-GB"/>
              </w:rPr>
            </w:rPrChange>
          </w:rPr>
          <w:delInstrText>resistance</w:delInstrText>
        </w:r>
        <w:r w:rsidR="00426E62" w:rsidRPr="006E6534" w:rsidDel="00421D68">
          <w:rPr>
            <w:rFonts w:cs="Times New Roman"/>
            <w:color w:val="000000" w:themeColor="text1"/>
            <w:rPrChange w:id="20043" w:author="N F" w:date="2023-12-05T03:09:00Z">
              <w:rPr>
                <w:rFonts w:cs="Times New Roman"/>
              </w:rPr>
            </w:rPrChange>
          </w:rPr>
          <w:delInstrText>-</w:delInstrText>
        </w:r>
        <w:r w:rsidR="00426E62" w:rsidRPr="006E6534" w:rsidDel="00421D68">
          <w:rPr>
            <w:rFonts w:cs="Times New Roman"/>
            <w:color w:val="000000" w:themeColor="text1"/>
            <w:lang w:val="en-GB"/>
            <w:rPrChange w:id="20044" w:author="N F" w:date="2023-12-05T03:09:00Z">
              <w:rPr>
                <w:rFonts w:cs="Times New Roman"/>
                <w:lang w:val="en-GB"/>
              </w:rPr>
            </w:rPrChange>
          </w:rPr>
          <w:delInstrText>conferring</w:delInstrText>
        </w:r>
        <w:r w:rsidR="00426E62" w:rsidRPr="006E6534" w:rsidDel="00421D68">
          <w:rPr>
            <w:rFonts w:cs="Times New Roman"/>
            <w:color w:val="000000" w:themeColor="text1"/>
            <w:rPrChange w:id="2004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46" w:author="N F" w:date="2023-12-05T03:09:00Z">
              <w:rPr>
                <w:rFonts w:cs="Times New Roman"/>
                <w:lang w:val="en-GB"/>
              </w:rPr>
            </w:rPrChange>
          </w:rPr>
          <w:delInstrText>Thr</w:delInstrText>
        </w:r>
        <w:r w:rsidR="00426E62" w:rsidRPr="006E6534" w:rsidDel="00421D68">
          <w:rPr>
            <w:rFonts w:cs="Times New Roman"/>
            <w:color w:val="000000" w:themeColor="text1"/>
            <w:rPrChange w:id="20047" w:author="N F" w:date="2023-12-05T03:09:00Z">
              <w:rPr>
                <w:rFonts w:cs="Times New Roman"/>
              </w:rPr>
            </w:rPrChange>
          </w:rPr>
          <w:delInstrText>790</w:delInstrText>
        </w:r>
        <w:r w:rsidR="00426E62" w:rsidRPr="006E6534" w:rsidDel="00421D68">
          <w:rPr>
            <w:rFonts w:cs="Times New Roman"/>
            <w:color w:val="000000" w:themeColor="text1"/>
            <w:lang w:val="en-GB"/>
            <w:rPrChange w:id="20048" w:author="N F" w:date="2023-12-05T03:09:00Z">
              <w:rPr>
                <w:rFonts w:cs="Times New Roman"/>
                <w:lang w:val="en-GB"/>
              </w:rPr>
            </w:rPrChange>
          </w:rPr>
          <w:delInstrText>Met</w:delInstrText>
        </w:r>
        <w:r w:rsidR="00426E62" w:rsidRPr="006E6534" w:rsidDel="00421D68">
          <w:rPr>
            <w:rFonts w:cs="Times New Roman"/>
            <w:color w:val="000000" w:themeColor="text1"/>
            <w:rPrChange w:id="2004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50" w:author="N F" w:date="2023-12-05T03:09:00Z">
              <w:rPr>
                <w:rFonts w:cs="Times New Roman"/>
                <w:lang w:val="en-GB"/>
              </w:rPr>
            </w:rPrChange>
          </w:rPr>
          <w:delInstrText>T</w:delInstrText>
        </w:r>
        <w:r w:rsidR="00426E62" w:rsidRPr="006E6534" w:rsidDel="00421D68">
          <w:rPr>
            <w:rFonts w:cs="Times New Roman"/>
            <w:color w:val="000000" w:themeColor="text1"/>
            <w:rPrChange w:id="20051" w:author="N F" w:date="2023-12-05T03:09:00Z">
              <w:rPr>
                <w:rFonts w:cs="Times New Roman"/>
              </w:rPr>
            </w:rPrChange>
          </w:rPr>
          <w:delInstrText>790</w:delInstrText>
        </w:r>
        <w:r w:rsidR="00426E62" w:rsidRPr="006E6534" w:rsidDel="00421D68">
          <w:rPr>
            <w:rFonts w:cs="Times New Roman"/>
            <w:color w:val="000000" w:themeColor="text1"/>
            <w:lang w:val="en-GB"/>
            <w:rPrChange w:id="20052" w:author="N F" w:date="2023-12-05T03:09:00Z">
              <w:rPr>
                <w:rFonts w:cs="Times New Roman"/>
                <w:lang w:val="en-GB"/>
              </w:rPr>
            </w:rPrChange>
          </w:rPr>
          <w:delInstrText>M</w:delInstrText>
        </w:r>
        <w:r w:rsidR="00426E62" w:rsidRPr="006E6534" w:rsidDel="00421D68">
          <w:rPr>
            <w:rFonts w:cs="Times New Roman"/>
            <w:color w:val="000000" w:themeColor="text1"/>
            <w:rPrChange w:id="2005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54" w:author="N F" w:date="2023-12-05T03:09:00Z">
              <w:rPr>
                <w:rFonts w:cs="Times New Roman"/>
                <w:lang w:val="en-GB"/>
              </w:rPr>
            </w:rPrChange>
          </w:rPr>
          <w:delInstrText>mutation</w:delInstrText>
        </w:r>
        <w:r w:rsidR="00426E62" w:rsidRPr="006E6534" w:rsidDel="00421D68">
          <w:rPr>
            <w:rFonts w:cs="Times New Roman"/>
            <w:color w:val="000000" w:themeColor="text1"/>
            <w:rPrChange w:id="2005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56" w:author="N F" w:date="2023-12-05T03:09:00Z">
              <w:rPr>
                <w:rFonts w:cs="Times New Roman"/>
                <w:lang w:val="en-GB"/>
              </w:rPr>
            </w:rPrChange>
          </w:rPr>
          <w:delInstrText>is</w:delInstrText>
        </w:r>
        <w:r w:rsidR="00426E62" w:rsidRPr="006E6534" w:rsidDel="00421D68">
          <w:rPr>
            <w:rFonts w:cs="Times New Roman"/>
            <w:color w:val="000000" w:themeColor="text1"/>
            <w:rPrChange w:id="2005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58" w:author="N F" w:date="2023-12-05T03:09:00Z">
              <w:rPr>
                <w:rFonts w:cs="Times New Roman"/>
                <w:lang w:val="en-GB"/>
              </w:rPr>
            </w:rPrChange>
          </w:rPr>
          <w:delInstrText>present</w:delInstrText>
        </w:r>
        <w:r w:rsidR="00426E62" w:rsidRPr="006E6534" w:rsidDel="00421D68">
          <w:rPr>
            <w:rFonts w:cs="Times New Roman"/>
            <w:color w:val="000000" w:themeColor="text1"/>
            <w:rPrChange w:id="2005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60" w:author="N F" w:date="2023-12-05T03:09:00Z">
              <w:rPr>
                <w:rFonts w:cs="Times New Roman"/>
                <w:lang w:val="en-GB"/>
              </w:rPr>
            </w:rPrChange>
          </w:rPr>
          <w:delInstrText>is</w:delInstrText>
        </w:r>
        <w:r w:rsidR="00426E62" w:rsidRPr="006E6534" w:rsidDel="00421D68">
          <w:rPr>
            <w:rFonts w:cs="Times New Roman"/>
            <w:color w:val="000000" w:themeColor="text1"/>
            <w:rPrChange w:id="2006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62" w:author="N F" w:date="2023-12-05T03:09:00Z">
              <w:rPr>
                <w:rFonts w:cs="Times New Roman"/>
                <w:lang w:val="en-GB"/>
              </w:rPr>
            </w:rPrChange>
          </w:rPr>
          <w:delInstrText>a</w:delInstrText>
        </w:r>
        <w:r w:rsidR="00426E62" w:rsidRPr="006E6534" w:rsidDel="00421D68">
          <w:rPr>
            <w:rFonts w:cs="Times New Roman"/>
            <w:color w:val="000000" w:themeColor="text1"/>
            <w:rPrChange w:id="2006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64" w:author="N F" w:date="2023-12-05T03:09:00Z">
              <w:rPr>
                <w:rFonts w:cs="Times New Roman"/>
                <w:lang w:val="en-GB"/>
              </w:rPr>
            </w:rPrChange>
          </w:rPr>
          <w:delInstrText>promising</w:delInstrText>
        </w:r>
        <w:r w:rsidR="00426E62" w:rsidRPr="006E6534" w:rsidDel="00421D68">
          <w:rPr>
            <w:rFonts w:cs="Times New Roman"/>
            <w:color w:val="000000" w:themeColor="text1"/>
            <w:rPrChange w:id="2006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66" w:author="N F" w:date="2023-12-05T03:09:00Z">
              <w:rPr>
                <w:rFonts w:cs="Times New Roman"/>
                <w:lang w:val="en-GB"/>
              </w:rPr>
            </w:rPrChange>
          </w:rPr>
          <w:delInstrText>therapeutic</w:delInstrText>
        </w:r>
        <w:r w:rsidR="00426E62" w:rsidRPr="006E6534" w:rsidDel="00421D68">
          <w:rPr>
            <w:rFonts w:cs="Times New Roman"/>
            <w:color w:val="000000" w:themeColor="text1"/>
            <w:rPrChange w:id="2006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68" w:author="N F" w:date="2023-12-05T03:09:00Z">
              <w:rPr>
                <w:rFonts w:cs="Times New Roman"/>
                <w:lang w:val="en-GB"/>
              </w:rPr>
            </w:rPrChange>
          </w:rPr>
          <w:delInstrText>option</w:delInstrText>
        </w:r>
        <w:r w:rsidR="00426E62" w:rsidRPr="006E6534" w:rsidDel="00421D68">
          <w:rPr>
            <w:rFonts w:cs="Times New Roman"/>
            <w:color w:val="000000" w:themeColor="text1"/>
            <w:rPrChange w:id="2006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70" w:author="N F" w:date="2023-12-05T03:09:00Z">
              <w:rPr>
                <w:rFonts w:cs="Times New Roman"/>
                <w:lang w:val="en-GB"/>
              </w:rPr>
            </w:rPrChange>
          </w:rPr>
          <w:delInstrText>for</w:delInstrText>
        </w:r>
        <w:r w:rsidR="00426E62" w:rsidRPr="006E6534" w:rsidDel="00421D68">
          <w:rPr>
            <w:rFonts w:cs="Times New Roman"/>
            <w:color w:val="000000" w:themeColor="text1"/>
            <w:rPrChange w:id="2007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72" w:author="N F" w:date="2023-12-05T03:09:00Z">
              <w:rPr>
                <w:rFonts w:cs="Times New Roman"/>
                <w:lang w:val="en-GB"/>
              </w:rPr>
            </w:rPrChange>
          </w:rPr>
          <w:delInstrText>patients</w:delInstrText>
        </w:r>
        <w:r w:rsidR="00426E62" w:rsidRPr="006E6534" w:rsidDel="00421D68">
          <w:rPr>
            <w:rFonts w:cs="Times New Roman"/>
            <w:color w:val="000000" w:themeColor="text1"/>
            <w:rPrChange w:id="2007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74" w:author="N F" w:date="2023-12-05T03:09:00Z">
              <w:rPr>
                <w:rFonts w:cs="Times New Roman"/>
                <w:lang w:val="en-GB"/>
              </w:rPr>
            </w:rPrChange>
          </w:rPr>
          <w:delInstrText>whose</w:delInstrText>
        </w:r>
        <w:r w:rsidR="00426E62" w:rsidRPr="006E6534" w:rsidDel="00421D68">
          <w:rPr>
            <w:rFonts w:cs="Times New Roman"/>
            <w:color w:val="000000" w:themeColor="text1"/>
            <w:rPrChange w:id="2007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76" w:author="N F" w:date="2023-12-05T03:09:00Z">
              <w:rPr>
                <w:rFonts w:cs="Times New Roman"/>
                <w:lang w:val="en-GB"/>
              </w:rPr>
            </w:rPrChange>
          </w:rPr>
          <w:delInstrText>disease</w:delInstrText>
        </w:r>
        <w:r w:rsidR="00426E62" w:rsidRPr="006E6534" w:rsidDel="00421D68">
          <w:rPr>
            <w:rFonts w:cs="Times New Roman"/>
            <w:color w:val="000000" w:themeColor="text1"/>
            <w:rPrChange w:id="2007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78" w:author="N F" w:date="2023-12-05T03:09:00Z">
              <w:rPr>
                <w:rFonts w:cs="Times New Roman"/>
                <w:lang w:val="en-GB"/>
              </w:rPr>
            </w:rPrChange>
          </w:rPr>
          <w:delInstrText>has</w:delInstrText>
        </w:r>
        <w:r w:rsidR="00426E62" w:rsidRPr="006E6534" w:rsidDel="00421D68">
          <w:rPr>
            <w:rFonts w:cs="Times New Roman"/>
            <w:color w:val="000000" w:themeColor="text1"/>
            <w:rPrChange w:id="2007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80" w:author="N F" w:date="2023-12-05T03:09:00Z">
              <w:rPr>
                <w:rFonts w:cs="Times New Roman"/>
                <w:lang w:val="en-GB"/>
              </w:rPr>
            </w:rPrChange>
          </w:rPr>
          <w:delInstrText>progressed</w:delInstrText>
        </w:r>
        <w:r w:rsidR="00426E62" w:rsidRPr="006E6534" w:rsidDel="00421D68">
          <w:rPr>
            <w:rFonts w:cs="Times New Roman"/>
            <w:color w:val="000000" w:themeColor="text1"/>
            <w:rPrChange w:id="2008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82" w:author="N F" w:date="2023-12-05T03:09:00Z">
              <w:rPr>
                <w:rFonts w:cs="Times New Roman"/>
                <w:lang w:val="en-GB"/>
              </w:rPr>
            </w:rPrChange>
          </w:rPr>
          <w:delInstrText>after</w:delInstrText>
        </w:r>
        <w:r w:rsidR="00426E62" w:rsidRPr="006E6534" w:rsidDel="00421D68">
          <w:rPr>
            <w:rFonts w:cs="Times New Roman"/>
            <w:color w:val="000000" w:themeColor="text1"/>
            <w:rPrChange w:id="2008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84" w:author="N F" w:date="2023-12-05T03:09:00Z">
              <w:rPr>
                <w:rFonts w:cs="Times New Roman"/>
                <w:lang w:val="en-GB"/>
              </w:rPr>
            </w:rPrChange>
          </w:rPr>
          <w:delInstrText>first</w:delInstrText>
        </w:r>
        <w:r w:rsidR="00426E62" w:rsidRPr="006E6534" w:rsidDel="00421D68">
          <w:rPr>
            <w:rFonts w:cs="Times New Roman"/>
            <w:color w:val="000000" w:themeColor="text1"/>
            <w:rPrChange w:id="20085" w:author="N F" w:date="2023-12-05T03:09:00Z">
              <w:rPr>
                <w:rFonts w:cs="Times New Roman"/>
              </w:rPr>
            </w:rPrChange>
          </w:rPr>
          <w:delInstrText>-</w:delInstrText>
        </w:r>
        <w:r w:rsidR="00426E62" w:rsidRPr="006E6534" w:rsidDel="00421D68">
          <w:rPr>
            <w:rFonts w:cs="Times New Roman"/>
            <w:color w:val="000000" w:themeColor="text1"/>
            <w:lang w:val="en-GB"/>
            <w:rPrChange w:id="20086" w:author="N F" w:date="2023-12-05T03:09:00Z">
              <w:rPr>
                <w:rFonts w:cs="Times New Roman"/>
                <w:lang w:val="en-GB"/>
              </w:rPr>
            </w:rPrChange>
          </w:rPr>
          <w:delInstrText>line</w:delInstrText>
        </w:r>
        <w:r w:rsidR="00426E62" w:rsidRPr="006E6534" w:rsidDel="00421D68">
          <w:rPr>
            <w:rFonts w:cs="Times New Roman"/>
            <w:color w:val="000000" w:themeColor="text1"/>
            <w:rPrChange w:id="2008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88" w:author="N F" w:date="2023-12-05T03:09:00Z">
              <w:rPr>
                <w:rFonts w:cs="Times New Roman"/>
                <w:lang w:val="en-GB"/>
              </w:rPr>
            </w:rPrChange>
          </w:rPr>
          <w:delInstrText>EGFR</w:delInstrText>
        </w:r>
        <w:r w:rsidR="00426E62" w:rsidRPr="006E6534" w:rsidDel="00421D68">
          <w:rPr>
            <w:rFonts w:cs="Times New Roman"/>
            <w:color w:val="000000" w:themeColor="text1"/>
            <w:rPrChange w:id="20089" w:author="N F" w:date="2023-12-05T03:09:00Z">
              <w:rPr>
                <w:rFonts w:cs="Times New Roman"/>
              </w:rPr>
            </w:rPrChange>
          </w:rPr>
          <w:delInstrText>-</w:delInstrText>
        </w:r>
        <w:r w:rsidR="00426E62" w:rsidRPr="006E6534" w:rsidDel="00421D68">
          <w:rPr>
            <w:rFonts w:cs="Times New Roman"/>
            <w:color w:val="000000" w:themeColor="text1"/>
            <w:lang w:val="en-GB"/>
            <w:rPrChange w:id="20090" w:author="N F" w:date="2023-12-05T03:09:00Z">
              <w:rPr>
                <w:rFonts w:cs="Times New Roman"/>
                <w:lang w:val="en-GB"/>
              </w:rPr>
            </w:rPrChange>
          </w:rPr>
          <w:delInstrText>TKI</w:delInstrText>
        </w:r>
        <w:r w:rsidR="00426E62" w:rsidRPr="006E6534" w:rsidDel="00421D68">
          <w:rPr>
            <w:rFonts w:cs="Times New Roman"/>
            <w:color w:val="000000" w:themeColor="text1"/>
            <w:rPrChange w:id="2009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92" w:author="N F" w:date="2023-12-05T03:09:00Z">
              <w:rPr>
                <w:rFonts w:cs="Times New Roman"/>
                <w:lang w:val="en-GB"/>
              </w:rPr>
            </w:rPrChange>
          </w:rPr>
          <w:delInstrText>treatment</w:delInstrText>
        </w:r>
        <w:r w:rsidR="00426E62" w:rsidRPr="006E6534" w:rsidDel="00421D68">
          <w:rPr>
            <w:rFonts w:cs="Times New Roman"/>
            <w:color w:val="000000" w:themeColor="text1"/>
            <w:rPrChange w:id="2009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94" w:author="N F" w:date="2023-12-05T03:09:00Z">
              <w:rPr>
                <w:rFonts w:cs="Times New Roman"/>
                <w:lang w:val="en-GB"/>
              </w:rPr>
            </w:rPrChange>
          </w:rPr>
          <w:delInstrText>AURA</w:delInstrText>
        </w:r>
        <w:r w:rsidR="00426E62" w:rsidRPr="006E6534" w:rsidDel="00421D68">
          <w:rPr>
            <w:rFonts w:cs="Times New Roman"/>
            <w:color w:val="000000" w:themeColor="text1"/>
            <w:rPrChange w:id="20095" w:author="N F" w:date="2023-12-05T03:09:00Z">
              <w:rPr>
                <w:rFonts w:cs="Times New Roman"/>
              </w:rPr>
            </w:rPrChange>
          </w:rPr>
          <w:delInstrText xml:space="preserve">3 </w:delInstrText>
        </w:r>
        <w:r w:rsidR="00426E62" w:rsidRPr="006E6534" w:rsidDel="00421D68">
          <w:rPr>
            <w:rFonts w:cs="Times New Roman"/>
            <w:color w:val="000000" w:themeColor="text1"/>
            <w:lang w:val="en-GB"/>
            <w:rPrChange w:id="20096" w:author="N F" w:date="2023-12-05T03:09:00Z">
              <w:rPr>
                <w:rFonts w:cs="Times New Roman"/>
                <w:lang w:val="en-GB"/>
              </w:rPr>
            </w:rPrChange>
          </w:rPr>
          <w:delInstrText>was</w:delInstrText>
        </w:r>
        <w:r w:rsidR="00426E62" w:rsidRPr="006E6534" w:rsidDel="00421D68">
          <w:rPr>
            <w:rFonts w:cs="Times New Roman"/>
            <w:color w:val="000000" w:themeColor="text1"/>
            <w:rPrChange w:id="2009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098" w:author="N F" w:date="2023-12-05T03:09:00Z">
              <w:rPr>
                <w:rFonts w:cs="Times New Roman"/>
                <w:lang w:val="en-GB"/>
              </w:rPr>
            </w:rPrChange>
          </w:rPr>
          <w:delInstrText>a</w:delInstrText>
        </w:r>
        <w:r w:rsidR="00426E62" w:rsidRPr="006E6534" w:rsidDel="00421D68">
          <w:rPr>
            <w:rFonts w:cs="Times New Roman"/>
            <w:color w:val="000000" w:themeColor="text1"/>
            <w:rPrChange w:id="2009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00" w:author="N F" w:date="2023-12-05T03:09:00Z">
              <w:rPr>
                <w:rFonts w:cs="Times New Roman"/>
                <w:lang w:val="en-GB"/>
              </w:rPr>
            </w:rPrChange>
          </w:rPr>
          <w:delInstrText>randomized</w:delInstrText>
        </w:r>
        <w:r w:rsidR="00426E62" w:rsidRPr="006E6534" w:rsidDel="00421D68">
          <w:rPr>
            <w:rFonts w:cs="Times New Roman"/>
            <w:color w:val="000000" w:themeColor="text1"/>
            <w:rPrChange w:id="20101" w:author="N F" w:date="2023-12-05T03:09:00Z">
              <w:rPr>
                <w:rFonts w:cs="Times New Roman"/>
              </w:rPr>
            </w:rPrChange>
          </w:rPr>
          <w:delInstrText xml:space="preserve"> (2:1), </w:delInstrText>
        </w:r>
        <w:r w:rsidR="00426E62" w:rsidRPr="006E6534" w:rsidDel="00421D68">
          <w:rPr>
            <w:rFonts w:cs="Times New Roman"/>
            <w:color w:val="000000" w:themeColor="text1"/>
            <w:lang w:val="en-GB"/>
            <w:rPrChange w:id="20102" w:author="N F" w:date="2023-12-05T03:09:00Z">
              <w:rPr>
                <w:rFonts w:cs="Times New Roman"/>
                <w:lang w:val="en-GB"/>
              </w:rPr>
            </w:rPrChange>
          </w:rPr>
          <w:delInstrText>open</w:delInstrText>
        </w:r>
        <w:r w:rsidR="00426E62" w:rsidRPr="006E6534" w:rsidDel="00421D68">
          <w:rPr>
            <w:rFonts w:cs="Times New Roman"/>
            <w:color w:val="000000" w:themeColor="text1"/>
            <w:rPrChange w:id="20103" w:author="N F" w:date="2023-12-05T03:09:00Z">
              <w:rPr>
                <w:rFonts w:cs="Times New Roman"/>
              </w:rPr>
            </w:rPrChange>
          </w:rPr>
          <w:delInstrText>-</w:delInstrText>
        </w:r>
        <w:r w:rsidR="00426E62" w:rsidRPr="006E6534" w:rsidDel="00421D68">
          <w:rPr>
            <w:rFonts w:cs="Times New Roman"/>
            <w:color w:val="000000" w:themeColor="text1"/>
            <w:lang w:val="en-GB"/>
            <w:rPrChange w:id="20104" w:author="N F" w:date="2023-12-05T03:09:00Z">
              <w:rPr>
                <w:rFonts w:cs="Times New Roman"/>
                <w:lang w:val="en-GB"/>
              </w:rPr>
            </w:rPrChange>
          </w:rPr>
          <w:delInstrText>label</w:delInstrText>
        </w:r>
        <w:r w:rsidR="00426E62" w:rsidRPr="006E6534" w:rsidDel="00421D68">
          <w:rPr>
            <w:rFonts w:cs="Times New Roman"/>
            <w:color w:val="000000" w:themeColor="text1"/>
            <w:rPrChange w:id="2010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06" w:author="N F" w:date="2023-12-05T03:09:00Z">
              <w:rPr>
                <w:rFonts w:cs="Times New Roman"/>
                <w:lang w:val="en-GB"/>
              </w:rPr>
            </w:rPrChange>
          </w:rPr>
          <w:delInstrText>phase</w:delInstrText>
        </w:r>
        <w:r w:rsidR="00426E62" w:rsidRPr="006E6534" w:rsidDel="00421D68">
          <w:rPr>
            <w:rFonts w:cs="Times New Roman"/>
            <w:color w:val="000000" w:themeColor="text1"/>
            <w:rPrChange w:id="2010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08" w:author="N F" w:date="2023-12-05T03:09:00Z">
              <w:rPr>
                <w:rFonts w:cs="Times New Roman"/>
                <w:lang w:val="en-GB"/>
              </w:rPr>
            </w:rPrChange>
          </w:rPr>
          <w:delInstrText>III</w:delInstrText>
        </w:r>
        <w:r w:rsidR="00426E62" w:rsidRPr="006E6534" w:rsidDel="00421D68">
          <w:rPr>
            <w:rFonts w:cs="Times New Roman"/>
            <w:color w:val="000000" w:themeColor="text1"/>
            <w:rPrChange w:id="2010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10" w:author="N F" w:date="2023-12-05T03:09:00Z">
              <w:rPr>
                <w:rFonts w:cs="Times New Roman"/>
                <w:lang w:val="en-GB"/>
              </w:rPr>
            </w:rPrChange>
          </w:rPr>
          <w:delInstrText>study</w:delInstrText>
        </w:r>
        <w:r w:rsidR="00426E62" w:rsidRPr="006E6534" w:rsidDel="00421D68">
          <w:rPr>
            <w:rFonts w:cs="Times New Roman"/>
            <w:color w:val="000000" w:themeColor="text1"/>
            <w:rPrChange w:id="2011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12" w:author="N F" w:date="2023-12-05T03:09:00Z">
              <w:rPr>
                <w:rFonts w:cs="Times New Roman"/>
                <w:lang w:val="en-GB"/>
              </w:rPr>
            </w:rPrChange>
          </w:rPr>
          <w:delInstrText>comparing</w:delInstrText>
        </w:r>
        <w:r w:rsidR="00426E62" w:rsidRPr="006E6534" w:rsidDel="00421D68">
          <w:rPr>
            <w:rFonts w:cs="Times New Roman"/>
            <w:color w:val="000000" w:themeColor="text1"/>
            <w:rPrChange w:id="2011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14" w:author="N F" w:date="2023-12-05T03:09:00Z">
              <w:rPr>
                <w:rFonts w:cs="Times New Roman"/>
                <w:lang w:val="en-GB"/>
              </w:rPr>
            </w:rPrChange>
          </w:rPr>
          <w:delInstrText>the</w:delInstrText>
        </w:r>
        <w:r w:rsidR="00426E62" w:rsidRPr="006E6534" w:rsidDel="00421D68">
          <w:rPr>
            <w:rFonts w:cs="Times New Roman"/>
            <w:color w:val="000000" w:themeColor="text1"/>
            <w:rPrChange w:id="2011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16" w:author="N F" w:date="2023-12-05T03:09:00Z">
              <w:rPr>
                <w:rFonts w:cs="Times New Roman"/>
                <w:lang w:val="en-GB"/>
              </w:rPr>
            </w:rPrChange>
          </w:rPr>
          <w:delInstrText>efficacy</w:delInstrText>
        </w:r>
        <w:r w:rsidR="00426E62" w:rsidRPr="006E6534" w:rsidDel="00421D68">
          <w:rPr>
            <w:rFonts w:cs="Times New Roman"/>
            <w:color w:val="000000" w:themeColor="text1"/>
            <w:rPrChange w:id="2011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18" w:author="N F" w:date="2023-12-05T03:09:00Z">
              <w:rPr>
                <w:rFonts w:cs="Times New Roman"/>
                <w:lang w:val="en-GB"/>
              </w:rPr>
            </w:rPrChange>
          </w:rPr>
          <w:delInstrText>of</w:delInstrText>
        </w:r>
        <w:r w:rsidR="00426E62" w:rsidRPr="006E6534" w:rsidDel="00421D68">
          <w:rPr>
            <w:rFonts w:cs="Times New Roman"/>
            <w:color w:val="000000" w:themeColor="text1"/>
            <w:rPrChange w:id="2011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20" w:author="N F" w:date="2023-12-05T03:09:00Z">
              <w:rPr>
                <w:rFonts w:cs="Times New Roman"/>
                <w:lang w:val="en-GB"/>
              </w:rPr>
            </w:rPrChange>
          </w:rPr>
          <w:delInstrText>osimertinib</w:delInstrText>
        </w:r>
        <w:r w:rsidR="00426E62" w:rsidRPr="006E6534" w:rsidDel="00421D68">
          <w:rPr>
            <w:rFonts w:cs="Times New Roman"/>
            <w:color w:val="000000" w:themeColor="text1"/>
            <w:rPrChange w:id="20121" w:author="N F" w:date="2023-12-05T03:09:00Z">
              <w:rPr>
                <w:rFonts w:cs="Times New Roman"/>
              </w:rPr>
            </w:rPrChange>
          </w:rPr>
          <w:delInstrText xml:space="preserve"> (80 </w:delInstrText>
        </w:r>
        <w:r w:rsidR="00426E62" w:rsidRPr="006E6534" w:rsidDel="00421D68">
          <w:rPr>
            <w:rFonts w:cs="Times New Roman"/>
            <w:color w:val="000000" w:themeColor="text1"/>
            <w:lang w:val="en-GB"/>
            <w:rPrChange w:id="20122" w:author="N F" w:date="2023-12-05T03:09:00Z">
              <w:rPr>
                <w:rFonts w:cs="Times New Roman"/>
                <w:lang w:val="en-GB"/>
              </w:rPr>
            </w:rPrChange>
          </w:rPr>
          <w:delInstrText>mg</w:delInstrText>
        </w:r>
        <w:r w:rsidR="00426E62" w:rsidRPr="006E6534" w:rsidDel="00421D68">
          <w:rPr>
            <w:rFonts w:cs="Times New Roman"/>
            <w:color w:val="000000" w:themeColor="text1"/>
            <w:rPrChange w:id="20123" w:author="N F" w:date="2023-12-05T03:09:00Z">
              <w:rPr>
                <w:rFonts w:cs="Times New Roman"/>
              </w:rPr>
            </w:rPrChange>
          </w:rPr>
          <w:delInstrText>/</w:delInstrText>
        </w:r>
        <w:r w:rsidR="00426E62" w:rsidRPr="006E6534" w:rsidDel="00421D68">
          <w:rPr>
            <w:rFonts w:cs="Times New Roman"/>
            <w:color w:val="000000" w:themeColor="text1"/>
            <w:lang w:val="en-GB"/>
            <w:rPrChange w:id="20124" w:author="N F" w:date="2023-12-05T03:09:00Z">
              <w:rPr>
                <w:rFonts w:cs="Times New Roman"/>
                <w:lang w:val="en-GB"/>
              </w:rPr>
            </w:rPrChange>
          </w:rPr>
          <w:delInstrText>d</w:delInstrText>
        </w:r>
        <w:r w:rsidR="00426E62" w:rsidRPr="006E6534" w:rsidDel="00421D68">
          <w:rPr>
            <w:rFonts w:cs="Times New Roman"/>
            <w:color w:val="000000" w:themeColor="text1"/>
            <w:rPrChange w:id="2012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26" w:author="N F" w:date="2023-12-05T03:09:00Z">
              <w:rPr>
                <w:rFonts w:cs="Times New Roman"/>
                <w:lang w:val="en-GB"/>
              </w:rPr>
            </w:rPrChange>
          </w:rPr>
          <w:delInstrText>with</w:delInstrText>
        </w:r>
        <w:r w:rsidR="00426E62" w:rsidRPr="006E6534" w:rsidDel="00421D68">
          <w:rPr>
            <w:rFonts w:cs="Times New Roman"/>
            <w:color w:val="000000" w:themeColor="text1"/>
            <w:rPrChange w:id="2012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28" w:author="N F" w:date="2023-12-05T03:09:00Z">
              <w:rPr>
                <w:rFonts w:cs="Times New Roman"/>
                <w:lang w:val="en-GB"/>
              </w:rPr>
            </w:rPrChange>
          </w:rPr>
          <w:delInstrText>platinum</w:delInstrText>
        </w:r>
        <w:r w:rsidR="00426E62" w:rsidRPr="006E6534" w:rsidDel="00421D68">
          <w:rPr>
            <w:rFonts w:cs="Times New Roman"/>
            <w:color w:val="000000" w:themeColor="text1"/>
            <w:rPrChange w:id="20129" w:author="N F" w:date="2023-12-05T03:09:00Z">
              <w:rPr>
                <w:rFonts w:cs="Times New Roman"/>
              </w:rPr>
            </w:rPrChange>
          </w:rPr>
          <w:delInstrText>-</w:delInstrText>
        </w:r>
        <w:r w:rsidR="00426E62" w:rsidRPr="006E6534" w:rsidDel="00421D68">
          <w:rPr>
            <w:rFonts w:cs="Times New Roman"/>
            <w:color w:val="000000" w:themeColor="text1"/>
            <w:lang w:val="en-GB"/>
            <w:rPrChange w:id="20130" w:author="N F" w:date="2023-12-05T03:09:00Z">
              <w:rPr>
                <w:rFonts w:cs="Times New Roman"/>
                <w:lang w:val="en-GB"/>
              </w:rPr>
            </w:rPrChange>
          </w:rPr>
          <w:delInstrText>based</w:delInstrText>
        </w:r>
        <w:r w:rsidR="00426E62" w:rsidRPr="006E6534" w:rsidDel="00421D68">
          <w:rPr>
            <w:rFonts w:cs="Times New Roman"/>
            <w:color w:val="000000" w:themeColor="text1"/>
            <w:rPrChange w:id="2013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32" w:author="N F" w:date="2023-12-05T03:09:00Z">
              <w:rPr>
                <w:rFonts w:cs="Times New Roman"/>
                <w:lang w:val="en-GB"/>
              </w:rPr>
            </w:rPrChange>
          </w:rPr>
          <w:delInstrText>therapy</w:delInstrText>
        </w:r>
        <w:r w:rsidR="00426E62" w:rsidRPr="006E6534" w:rsidDel="00421D68">
          <w:rPr>
            <w:rFonts w:cs="Times New Roman"/>
            <w:color w:val="000000" w:themeColor="text1"/>
            <w:rPrChange w:id="2013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34" w:author="N F" w:date="2023-12-05T03:09:00Z">
              <w:rPr>
                <w:rFonts w:cs="Times New Roman"/>
                <w:lang w:val="en-GB"/>
              </w:rPr>
            </w:rPrChange>
          </w:rPr>
          <w:delInstrText>plus</w:delInstrText>
        </w:r>
        <w:r w:rsidR="00426E62" w:rsidRPr="006E6534" w:rsidDel="00421D68">
          <w:rPr>
            <w:rFonts w:cs="Times New Roman"/>
            <w:color w:val="000000" w:themeColor="text1"/>
            <w:rPrChange w:id="2013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36" w:author="N F" w:date="2023-12-05T03:09:00Z">
              <w:rPr>
                <w:rFonts w:cs="Times New Roman"/>
                <w:lang w:val="en-GB"/>
              </w:rPr>
            </w:rPrChange>
          </w:rPr>
          <w:delInstrText>pemetrexed</w:delInstrText>
        </w:r>
        <w:r w:rsidR="00426E62" w:rsidRPr="006E6534" w:rsidDel="00421D68">
          <w:rPr>
            <w:rFonts w:cs="Times New Roman"/>
            <w:color w:val="000000" w:themeColor="text1"/>
            <w:rPrChange w:id="20137" w:author="N F" w:date="2023-12-05T03:09:00Z">
              <w:rPr>
                <w:rFonts w:cs="Times New Roman"/>
              </w:rPr>
            </w:rPrChange>
          </w:rPr>
          <w:delInstrText xml:space="preserve"> (500 </w:delInstrText>
        </w:r>
        <w:r w:rsidR="00426E62" w:rsidRPr="006E6534" w:rsidDel="00421D68">
          <w:rPr>
            <w:rFonts w:cs="Times New Roman"/>
            <w:color w:val="000000" w:themeColor="text1"/>
            <w:lang w:val="en-GB"/>
            <w:rPrChange w:id="20138" w:author="N F" w:date="2023-12-05T03:09:00Z">
              <w:rPr>
                <w:rFonts w:cs="Times New Roman"/>
                <w:lang w:val="en-GB"/>
              </w:rPr>
            </w:rPrChange>
          </w:rPr>
          <w:delInstrText>mg</w:delInstrText>
        </w:r>
        <w:r w:rsidR="00426E62" w:rsidRPr="006E6534" w:rsidDel="00421D68">
          <w:rPr>
            <w:rFonts w:cs="Times New Roman"/>
            <w:color w:val="000000" w:themeColor="text1"/>
            <w:rPrChange w:id="20139" w:author="N F" w:date="2023-12-05T03:09:00Z">
              <w:rPr>
                <w:rFonts w:cs="Times New Roman"/>
              </w:rPr>
            </w:rPrChange>
          </w:rPr>
          <w:delInstrText>/</w:delInstrText>
        </w:r>
        <w:r w:rsidR="00426E62" w:rsidRPr="006E6534" w:rsidDel="00421D68">
          <w:rPr>
            <w:rFonts w:cs="Times New Roman"/>
            <w:color w:val="000000" w:themeColor="text1"/>
            <w:lang w:val="en-GB"/>
            <w:rPrChange w:id="20140" w:author="N F" w:date="2023-12-05T03:09:00Z">
              <w:rPr>
                <w:rFonts w:cs="Times New Roman"/>
                <w:lang w:val="en-GB"/>
              </w:rPr>
            </w:rPrChange>
          </w:rPr>
          <w:delInstrText>m</w:delInstrText>
        </w:r>
        <w:r w:rsidR="00426E62" w:rsidRPr="006E6534" w:rsidDel="00421D68">
          <w:rPr>
            <w:rFonts w:cs="Times New Roman"/>
            <w:color w:val="000000" w:themeColor="text1"/>
            <w:rPrChange w:id="20141" w:author="N F" w:date="2023-12-05T03:09:00Z">
              <w:rPr>
                <w:rFonts w:cs="Times New Roman"/>
              </w:rPr>
            </w:rPrChange>
          </w:rPr>
          <w:delInstrText xml:space="preserve">2 ) </w:delInstrText>
        </w:r>
        <w:r w:rsidR="00426E62" w:rsidRPr="006E6534" w:rsidDel="00421D68">
          <w:rPr>
            <w:rFonts w:cs="Times New Roman"/>
            <w:color w:val="000000" w:themeColor="text1"/>
            <w:lang w:val="en-GB"/>
            <w:rPrChange w:id="20142" w:author="N F" w:date="2023-12-05T03:09:00Z">
              <w:rPr>
                <w:rFonts w:cs="Times New Roman"/>
                <w:lang w:val="en-GB"/>
              </w:rPr>
            </w:rPrChange>
          </w:rPr>
          <w:delInstrText>in</w:delInstrText>
        </w:r>
        <w:r w:rsidR="00426E62" w:rsidRPr="006E6534" w:rsidDel="00421D68">
          <w:rPr>
            <w:rFonts w:cs="Times New Roman"/>
            <w:color w:val="000000" w:themeColor="text1"/>
            <w:rPrChange w:id="20143" w:author="N F" w:date="2023-12-05T03:09:00Z">
              <w:rPr>
                <w:rFonts w:cs="Times New Roman"/>
              </w:rPr>
            </w:rPrChange>
          </w:rPr>
          <w:delInstrText xml:space="preserve"> 419 </w:delInstrText>
        </w:r>
        <w:r w:rsidR="00426E62" w:rsidRPr="006E6534" w:rsidDel="00421D68">
          <w:rPr>
            <w:rFonts w:cs="Times New Roman"/>
            <w:color w:val="000000" w:themeColor="text1"/>
            <w:lang w:val="en-GB"/>
            <w:rPrChange w:id="20144" w:author="N F" w:date="2023-12-05T03:09:00Z">
              <w:rPr>
                <w:rFonts w:cs="Times New Roman"/>
                <w:lang w:val="en-GB"/>
              </w:rPr>
            </w:rPrChange>
          </w:rPr>
          <w:delInstrText>patients</w:delInstrText>
        </w:r>
        <w:r w:rsidR="00426E62" w:rsidRPr="006E6534" w:rsidDel="00421D68">
          <w:rPr>
            <w:rFonts w:cs="Times New Roman"/>
            <w:color w:val="000000" w:themeColor="text1"/>
            <w:rPrChange w:id="2014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46" w:author="N F" w:date="2023-12-05T03:09:00Z">
              <w:rPr>
                <w:rFonts w:cs="Times New Roman"/>
                <w:lang w:val="en-GB"/>
              </w:rPr>
            </w:rPrChange>
          </w:rPr>
          <w:delInstrText>with</w:delInstrText>
        </w:r>
        <w:r w:rsidR="00426E62" w:rsidRPr="006E6534" w:rsidDel="00421D68">
          <w:rPr>
            <w:rFonts w:cs="Times New Roman"/>
            <w:color w:val="000000" w:themeColor="text1"/>
            <w:rPrChange w:id="2014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48" w:author="N F" w:date="2023-12-05T03:09:00Z">
              <w:rPr>
                <w:rFonts w:cs="Times New Roman"/>
                <w:lang w:val="en-GB"/>
              </w:rPr>
            </w:rPrChange>
          </w:rPr>
          <w:delInstrText>advanced</w:delInstrText>
        </w:r>
        <w:r w:rsidR="00426E62" w:rsidRPr="006E6534" w:rsidDel="00421D68">
          <w:rPr>
            <w:rFonts w:cs="Times New Roman"/>
            <w:color w:val="000000" w:themeColor="text1"/>
            <w:rPrChange w:id="2014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50" w:author="N F" w:date="2023-12-05T03:09:00Z">
              <w:rPr>
                <w:rFonts w:cs="Times New Roman"/>
                <w:lang w:val="en-GB"/>
              </w:rPr>
            </w:rPrChange>
          </w:rPr>
          <w:delInstrText>NSCLC</w:delInstrText>
        </w:r>
        <w:r w:rsidR="00426E62" w:rsidRPr="006E6534" w:rsidDel="00421D68">
          <w:rPr>
            <w:rFonts w:cs="Times New Roman"/>
            <w:color w:val="000000" w:themeColor="text1"/>
            <w:rPrChange w:id="2015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52" w:author="N F" w:date="2023-12-05T03:09:00Z">
              <w:rPr>
                <w:rFonts w:cs="Times New Roman"/>
                <w:lang w:val="en-GB"/>
              </w:rPr>
            </w:rPrChange>
          </w:rPr>
          <w:delInstrText>with</w:delInstrText>
        </w:r>
        <w:r w:rsidR="00426E62" w:rsidRPr="006E6534" w:rsidDel="00421D68">
          <w:rPr>
            <w:rFonts w:cs="Times New Roman"/>
            <w:color w:val="000000" w:themeColor="text1"/>
            <w:rPrChange w:id="2015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54" w:author="N F" w:date="2023-12-05T03:09:00Z">
              <w:rPr>
                <w:rFonts w:cs="Times New Roman"/>
                <w:lang w:val="en-GB"/>
              </w:rPr>
            </w:rPrChange>
          </w:rPr>
          <w:delInstrText>the</w:delInstrText>
        </w:r>
        <w:r w:rsidR="00426E62" w:rsidRPr="006E6534" w:rsidDel="00421D68">
          <w:rPr>
            <w:rFonts w:cs="Times New Roman"/>
            <w:color w:val="000000" w:themeColor="text1"/>
            <w:rPrChange w:id="2015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56" w:author="N F" w:date="2023-12-05T03:09:00Z">
              <w:rPr>
                <w:rFonts w:cs="Times New Roman"/>
                <w:lang w:val="en-GB"/>
              </w:rPr>
            </w:rPrChange>
          </w:rPr>
          <w:delInstrText>EGFR</w:delInstrText>
        </w:r>
        <w:r w:rsidR="00426E62" w:rsidRPr="006E6534" w:rsidDel="00421D68">
          <w:rPr>
            <w:rFonts w:cs="Times New Roman"/>
            <w:color w:val="000000" w:themeColor="text1"/>
            <w:rPrChange w:id="2015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58" w:author="N F" w:date="2023-12-05T03:09:00Z">
              <w:rPr>
                <w:rFonts w:cs="Times New Roman"/>
                <w:lang w:val="en-GB"/>
              </w:rPr>
            </w:rPrChange>
          </w:rPr>
          <w:delInstrText>T</w:delInstrText>
        </w:r>
        <w:r w:rsidR="00426E62" w:rsidRPr="006E6534" w:rsidDel="00421D68">
          <w:rPr>
            <w:rFonts w:cs="Times New Roman"/>
            <w:color w:val="000000" w:themeColor="text1"/>
            <w:rPrChange w:id="20159" w:author="N F" w:date="2023-12-05T03:09:00Z">
              <w:rPr>
                <w:rFonts w:cs="Times New Roman"/>
              </w:rPr>
            </w:rPrChange>
          </w:rPr>
          <w:delInstrText>790</w:delInstrText>
        </w:r>
        <w:r w:rsidR="00426E62" w:rsidRPr="006E6534" w:rsidDel="00421D68">
          <w:rPr>
            <w:rFonts w:cs="Times New Roman"/>
            <w:color w:val="000000" w:themeColor="text1"/>
            <w:lang w:val="en-GB"/>
            <w:rPrChange w:id="20160" w:author="N F" w:date="2023-12-05T03:09:00Z">
              <w:rPr>
                <w:rFonts w:cs="Times New Roman"/>
                <w:lang w:val="en-GB"/>
              </w:rPr>
            </w:rPrChange>
          </w:rPr>
          <w:delInstrText>M</w:delInstrText>
        </w:r>
        <w:r w:rsidR="00426E62" w:rsidRPr="006E6534" w:rsidDel="00421D68">
          <w:rPr>
            <w:rFonts w:cs="Times New Roman"/>
            <w:color w:val="000000" w:themeColor="text1"/>
            <w:rPrChange w:id="2016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62" w:author="N F" w:date="2023-12-05T03:09:00Z">
              <w:rPr>
                <w:rFonts w:cs="Times New Roman"/>
                <w:lang w:val="en-GB"/>
              </w:rPr>
            </w:rPrChange>
          </w:rPr>
          <w:delInstrText>mutation</w:delInstrText>
        </w:r>
        <w:r w:rsidR="00426E62" w:rsidRPr="006E6534" w:rsidDel="00421D68">
          <w:rPr>
            <w:rFonts w:cs="Times New Roman"/>
            <w:color w:val="000000" w:themeColor="text1"/>
            <w:rPrChange w:id="2016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64" w:author="N F" w:date="2023-12-05T03:09:00Z">
              <w:rPr>
                <w:rFonts w:cs="Times New Roman"/>
                <w:lang w:val="en-GB"/>
              </w:rPr>
            </w:rPrChange>
          </w:rPr>
          <w:delInstrText>in</w:delInstrText>
        </w:r>
        <w:r w:rsidR="00426E62" w:rsidRPr="006E6534" w:rsidDel="00421D68">
          <w:rPr>
            <w:rFonts w:cs="Times New Roman"/>
            <w:color w:val="000000" w:themeColor="text1"/>
            <w:rPrChange w:id="2016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66" w:author="N F" w:date="2023-12-05T03:09:00Z">
              <w:rPr>
                <w:rFonts w:cs="Times New Roman"/>
                <w:lang w:val="en-GB"/>
              </w:rPr>
            </w:rPrChange>
          </w:rPr>
          <w:delInstrText>whom</w:delInstrText>
        </w:r>
        <w:r w:rsidR="00426E62" w:rsidRPr="006E6534" w:rsidDel="00421D68">
          <w:rPr>
            <w:rFonts w:cs="Times New Roman"/>
            <w:color w:val="000000" w:themeColor="text1"/>
            <w:rPrChange w:id="2016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68" w:author="N F" w:date="2023-12-05T03:09:00Z">
              <w:rPr>
                <w:rFonts w:cs="Times New Roman"/>
                <w:lang w:val="en-GB"/>
              </w:rPr>
            </w:rPrChange>
          </w:rPr>
          <w:delInstrText>disease</w:delInstrText>
        </w:r>
        <w:r w:rsidR="00426E62" w:rsidRPr="006E6534" w:rsidDel="00421D68">
          <w:rPr>
            <w:rFonts w:cs="Times New Roman"/>
            <w:color w:val="000000" w:themeColor="text1"/>
            <w:rPrChange w:id="2016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70" w:author="N F" w:date="2023-12-05T03:09:00Z">
              <w:rPr>
                <w:rFonts w:cs="Times New Roman"/>
                <w:lang w:val="en-GB"/>
              </w:rPr>
            </w:rPrChange>
          </w:rPr>
          <w:delInstrText>had</w:delInstrText>
        </w:r>
        <w:r w:rsidR="00426E62" w:rsidRPr="006E6534" w:rsidDel="00421D68">
          <w:rPr>
            <w:rFonts w:cs="Times New Roman"/>
            <w:color w:val="000000" w:themeColor="text1"/>
            <w:rPrChange w:id="2017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72" w:author="N F" w:date="2023-12-05T03:09:00Z">
              <w:rPr>
                <w:rFonts w:cs="Times New Roman"/>
                <w:lang w:val="en-GB"/>
              </w:rPr>
            </w:rPrChange>
          </w:rPr>
          <w:delInstrText>progressed</w:delInstrText>
        </w:r>
        <w:r w:rsidR="00426E62" w:rsidRPr="006E6534" w:rsidDel="00421D68">
          <w:rPr>
            <w:rFonts w:cs="Times New Roman"/>
            <w:color w:val="000000" w:themeColor="text1"/>
            <w:rPrChange w:id="2017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74" w:author="N F" w:date="2023-12-05T03:09:00Z">
              <w:rPr>
                <w:rFonts w:cs="Times New Roman"/>
                <w:lang w:val="en-GB"/>
              </w:rPr>
            </w:rPrChange>
          </w:rPr>
          <w:delInstrText>after</w:delInstrText>
        </w:r>
        <w:r w:rsidR="00426E62" w:rsidRPr="006E6534" w:rsidDel="00421D68">
          <w:rPr>
            <w:rFonts w:cs="Times New Roman"/>
            <w:color w:val="000000" w:themeColor="text1"/>
            <w:rPrChange w:id="2017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76" w:author="N F" w:date="2023-12-05T03:09:00Z">
              <w:rPr>
                <w:rFonts w:cs="Times New Roman"/>
                <w:lang w:val="en-GB"/>
              </w:rPr>
            </w:rPrChange>
          </w:rPr>
          <w:delInstrText>first</w:delInstrText>
        </w:r>
        <w:r w:rsidR="00426E62" w:rsidRPr="006E6534" w:rsidDel="00421D68">
          <w:rPr>
            <w:rFonts w:cs="Times New Roman"/>
            <w:color w:val="000000" w:themeColor="text1"/>
            <w:rPrChange w:id="20177" w:author="N F" w:date="2023-12-05T03:09:00Z">
              <w:rPr>
                <w:rFonts w:cs="Times New Roman"/>
              </w:rPr>
            </w:rPrChange>
          </w:rPr>
          <w:delInstrText>-</w:delInstrText>
        </w:r>
        <w:r w:rsidR="00426E62" w:rsidRPr="006E6534" w:rsidDel="00421D68">
          <w:rPr>
            <w:rFonts w:cs="Times New Roman"/>
            <w:color w:val="000000" w:themeColor="text1"/>
            <w:lang w:val="en-GB"/>
            <w:rPrChange w:id="20178" w:author="N F" w:date="2023-12-05T03:09:00Z">
              <w:rPr>
                <w:rFonts w:cs="Times New Roman"/>
                <w:lang w:val="en-GB"/>
              </w:rPr>
            </w:rPrChange>
          </w:rPr>
          <w:delInstrText>line</w:delInstrText>
        </w:r>
        <w:r w:rsidR="00426E62" w:rsidRPr="006E6534" w:rsidDel="00421D68">
          <w:rPr>
            <w:rFonts w:cs="Times New Roman"/>
            <w:color w:val="000000" w:themeColor="text1"/>
            <w:rPrChange w:id="2017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80" w:author="N F" w:date="2023-12-05T03:09:00Z">
              <w:rPr>
                <w:rFonts w:cs="Times New Roman"/>
                <w:lang w:val="en-GB"/>
              </w:rPr>
            </w:rPrChange>
          </w:rPr>
          <w:delInstrText>EGFR</w:delInstrText>
        </w:r>
        <w:r w:rsidR="00426E62" w:rsidRPr="006E6534" w:rsidDel="00421D68">
          <w:rPr>
            <w:rFonts w:cs="Times New Roman"/>
            <w:color w:val="000000" w:themeColor="text1"/>
            <w:rPrChange w:id="20181" w:author="N F" w:date="2023-12-05T03:09:00Z">
              <w:rPr>
                <w:rFonts w:cs="Times New Roman"/>
              </w:rPr>
            </w:rPrChange>
          </w:rPr>
          <w:delInstrText>-</w:delInstrText>
        </w:r>
        <w:r w:rsidR="00426E62" w:rsidRPr="006E6534" w:rsidDel="00421D68">
          <w:rPr>
            <w:rFonts w:cs="Times New Roman"/>
            <w:color w:val="000000" w:themeColor="text1"/>
            <w:lang w:val="en-GB"/>
            <w:rPrChange w:id="20182" w:author="N F" w:date="2023-12-05T03:09:00Z">
              <w:rPr>
                <w:rFonts w:cs="Times New Roman"/>
                <w:lang w:val="en-GB"/>
              </w:rPr>
            </w:rPrChange>
          </w:rPr>
          <w:delInstrText>TKI</w:delInstrText>
        </w:r>
        <w:r w:rsidR="00426E62" w:rsidRPr="006E6534" w:rsidDel="00421D68">
          <w:rPr>
            <w:rFonts w:cs="Times New Roman"/>
            <w:color w:val="000000" w:themeColor="text1"/>
            <w:rPrChange w:id="2018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84" w:author="N F" w:date="2023-12-05T03:09:00Z">
              <w:rPr>
                <w:rFonts w:cs="Times New Roman"/>
                <w:lang w:val="en-GB"/>
              </w:rPr>
            </w:rPrChange>
          </w:rPr>
          <w:delInstrText>treatment</w:delInstrText>
        </w:r>
        <w:r w:rsidR="00426E62" w:rsidRPr="006E6534" w:rsidDel="00421D68">
          <w:rPr>
            <w:rFonts w:cs="Times New Roman"/>
            <w:color w:val="000000" w:themeColor="text1"/>
            <w:rPrChange w:id="2018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86" w:author="N F" w:date="2023-12-05T03:09:00Z">
              <w:rPr>
                <w:rFonts w:cs="Times New Roman"/>
                <w:lang w:val="en-GB"/>
              </w:rPr>
            </w:rPrChange>
          </w:rPr>
          <w:delInstrText>This</w:delInstrText>
        </w:r>
        <w:r w:rsidR="00426E62" w:rsidRPr="006E6534" w:rsidDel="00421D68">
          <w:rPr>
            <w:rFonts w:cs="Times New Roman"/>
            <w:color w:val="000000" w:themeColor="text1"/>
            <w:rPrChange w:id="2018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88" w:author="N F" w:date="2023-12-05T03:09:00Z">
              <w:rPr>
                <w:rFonts w:cs="Times New Roman"/>
                <w:lang w:val="en-GB"/>
              </w:rPr>
            </w:rPrChange>
          </w:rPr>
          <w:delInstrText>subanalysis</w:delInstrText>
        </w:r>
        <w:r w:rsidR="00426E62" w:rsidRPr="006E6534" w:rsidDel="00421D68">
          <w:rPr>
            <w:rFonts w:cs="Times New Roman"/>
            <w:color w:val="000000" w:themeColor="text1"/>
            <w:rPrChange w:id="2018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90" w:author="N F" w:date="2023-12-05T03:09:00Z">
              <w:rPr>
                <w:rFonts w:cs="Times New Roman"/>
                <w:lang w:val="en-GB"/>
              </w:rPr>
            </w:rPrChange>
          </w:rPr>
          <w:delInstrText>evaluated</w:delInstrText>
        </w:r>
        <w:r w:rsidR="00426E62" w:rsidRPr="006E6534" w:rsidDel="00421D68">
          <w:rPr>
            <w:rFonts w:cs="Times New Roman"/>
            <w:color w:val="000000" w:themeColor="text1"/>
            <w:rPrChange w:id="2019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92" w:author="N F" w:date="2023-12-05T03:09:00Z">
              <w:rPr>
                <w:rFonts w:cs="Times New Roman"/>
                <w:lang w:val="en-GB"/>
              </w:rPr>
            </w:rPrChange>
          </w:rPr>
          <w:delInstrText>the</w:delInstrText>
        </w:r>
        <w:r w:rsidR="00426E62" w:rsidRPr="006E6534" w:rsidDel="00421D68">
          <w:rPr>
            <w:rFonts w:cs="Times New Roman"/>
            <w:color w:val="000000" w:themeColor="text1"/>
            <w:rPrChange w:id="2019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94" w:author="N F" w:date="2023-12-05T03:09:00Z">
              <w:rPr>
                <w:rFonts w:cs="Times New Roman"/>
                <w:lang w:val="en-GB"/>
              </w:rPr>
            </w:rPrChange>
          </w:rPr>
          <w:delInstrText>safety</w:delInstrText>
        </w:r>
        <w:r w:rsidR="00426E62" w:rsidRPr="006E6534" w:rsidDel="00421D68">
          <w:rPr>
            <w:rFonts w:cs="Times New Roman"/>
            <w:color w:val="000000" w:themeColor="text1"/>
            <w:rPrChange w:id="2019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96" w:author="N F" w:date="2023-12-05T03:09:00Z">
              <w:rPr>
                <w:rFonts w:cs="Times New Roman"/>
                <w:lang w:val="en-GB"/>
              </w:rPr>
            </w:rPrChange>
          </w:rPr>
          <w:delInstrText>and</w:delInstrText>
        </w:r>
        <w:r w:rsidR="00426E62" w:rsidRPr="006E6534" w:rsidDel="00421D68">
          <w:rPr>
            <w:rFonts w:cs="Times New Roman"/>
            <w:color w:val="000000" w:themeColor="text1"/>
            <w:rPrChange w:id="2019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198" w:author="N F" w:date="2023-12-05T03:09:00Z">
              <w:rPr>
                <w:rFonts w:cs="Times New Roman"/>
                <w:lang w:val="en-GB"/>
              </w:rPr>
            </w:rPrChange>
          </w:rPr>
          <w:delInstrText>efficacy</w:delInstrText>
        </w:r>
        <w:r w:rsidR="00426E62" w:rsidRPr="006E6534" w:rsidDel="00421D68">
          <w:rPr>
            <w:rFonts w:cs="Times New Roman"/>
            <w:color w:val="000000" w:themeColor="text1"/>
            <w:rPrChange w:id="2019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00" w:author="N F" w:date="2023-12-05T03:09:00Z">
              <w:rPr>
                <w:rFonts w:cs="Times New Roman"/>
                <w:lang w:val="en-GB"/>
              </w:rPr>
            </w:rPrChange>
          </w:rPr>
          <w:delInstrText>of</w:delInstrText>
        </w:r>
        <w:r w:rsidR="00426E62" w:rsidRPr="006E6534" w:rsidDel="00421D68">
          <w:rPr>
            <w:rFonts w:cs="Times New Roman"/>
            <w:color w:val="000000" w:themeColor="text1"/>
            <w:rPrChange w:id="2020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02" w:author="N F" w:date="2023-12-05T03:09:00Z">
              <w:rPr>
                <w:rFonts w:cs="Times New Roman"/>
                <w:lang w:val="en-GB"/>
              </w:rPr>
            </w:rPrChange>
          </w:rPr>
          <w:delInstrText>osimertinib</w:delInstrText>
        </w:r>
        <w:r w:rsidR="00426E62" w:rsidRPr="006E6534" w:rsidDel="00421D68">
          <w:rPr>
            <w:rFonts w:cs="Times New Roman"/>
            <w:color w:val="000000" w:themeColor="text1"/>
            <w:rPrChange w:id="2020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04" w:author="N F" w:date="2023-12-05T03:09:00Z">
              <w:rPr>
                <w:rFonts w:cs="Times New Roman"/>
                <w:lang w:val="en-GB"/>
              </w:rPr>
            </w:rPrChange>
          </w:rPr>
          <w:delInstrText>specifically</w:delInstrText>
        </w:r>
        <w:r w:rsidR="00426E62" w:rsidRPr="006E6534" w:rsidDel="00421D68">
          <w:rPr>
            <w:rFonts w:cs="Times New Roman"/>
            <w:color w:val="000000" w:themeColor="text1"/>
            <w:rPrChange w:id="2020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06" w:author="N F" w:date="2023-12-05T03:09:00Z">
              <w:rPr>
                <w:rFonts w:cs="Times New Roman"/>
                <w:lang w:val="en-GB"/>
              </w:rPr>
            </w:rPrChange>
          </w:rPr>
          <w:delInstrText>in</w:delInstrText>
        </w:r>
        <w:r w:rsidR="00426E62" w:rsidRPr="006E6534" w:rsidDel="00421D68">
          <w:rPr>
            <w:rFonts w:cs="Times New Roman"/>
            <w:color w:val="000000" w:themeColor="text1"/>
            <w:rPrChange w:id="20207" w:author="N F" w:date="2023-12-05T03:09:00Z">
              <w:rPr>
                <w:rFonts w:cs="Times New Roman"/>
              </w:rPr>
            </w:rPrChange>
          </w:rPr>
          <w:delInstrText xml:space="preserve"> 63 </w:delInstrText>
        </w:r>
        <w:r w:rsidR="00426E62" w:rsidRPr="006E6534" w:rsidDel="00421D68">
          <w:rPr>
            <w:rFonts w:cs="Times New Roman"/>
            <w:color w:val="000000" w:themeColor="text1"/>
            <w:lang w:val="en-GB"/>
            <w:rPrChange w:id="20208" w:author="N F" w:date="2023-12-05T03:09:00Z">
              <w:rPr>
                <w:rFonts w:cs="Times New Roman"/>
                <w:lang w:val="en-GB"/>
              </w:rPr>
            </w:rPrChange>
          </w:rPr>
          <w:delInstrText>Japanese</w:delInstrText>
        </w:r>
        <w:r w:rsidR="00426E62" w:rsidRPr="006E6534" w:rsidDel="00421D68">
          <w:rPr>
            <w:rFonts w:cs="Times New Roman"/>
            <w:color w:val="000000" w:themeColor="text1"/>
            <w:rPrChange w:id="2020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10" w:author="N F" w:date="2023-12-05T03:09:00Z">
              <w:rPr>
                <w:rFonts w:cs="Times New Roman"/>
                <w:lang w:val="en-GB"/>
              </w:rPr>
            </w:rPrChange>
          </w:rPr>
          <w:delInstrText>patients</w:delInstrText>
        </w:r>
        <w:r w:rsidR="00426E62" w:rsidRPr="006E6534" w:rsidDel="00421D68">
          <w:rPr>
            <w:rFonts w:cs="Times New Roman"/>
            <w:color w:val="000000" w:themeColor="text1"/>
            <w:rPrChange w:id="2021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12" w:author="N F" w:date="2023-12-05T03:09:00Z">
              <w:rPr>
                <w:rFonts w:cs="Times New Roman"/>
                <w:lang w:val="en-GB"/>
              </w:rPr>
            </w:rPrChange>
          </w:rPr>
          <w:delInstrText>enrolled</w:delInstrText>
        </w:r>
        <w:r w:rsidR="00426E62" w:rsidRPr="006E6534" w:rsidDel="00421D68">
          <w:rPr>
            <w:rFonts w:cs="Times New Roman"/>
            <w:color w:val="000000" w:themeColor="text1"/>
            <w:rPrChange w:id="2021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14" w:author="N F" w:date="2023-12-05T03:09:00Z">
              <w:rPr>
                <w:rFonts w:cs="Times New Roman"/>
                <w:lang w:val="en-GB"/>
              </w:rPr>
            </w:rPrChange>
          </w:rPr>
          <w:delInstrText>in</w:delInstrText>
        </w:r>
        <w:r w:rsidR="00426E62" w:rsidRPr="006E6534" w:rsidDel="00421D68">
          <w:rPr>
            <w:rFonts w:cs="Times New Roman"/>
            <w:color w:val="000000" w:themeColor="text1"/>
            <w:rPrChange w:id="2021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16" w:author="N F" w:date="2023-12-05T03:09:00Z">
              <w:rPr>
                <w:rFonts w:cs="Times New Roman"/>
                <w:lang w:val="en-GB"/>
              </w:rPr>
            </w:rPrChange>
          </w:rPr>
          <w:delInstrText>AURA</w:delInstrText>
        </w:r>
        <w:r w:rsidR="00426E62" w:rsidRPr="006E6534" w:rsidDel="00421D68">
          <w:rPr>
            <w:rFonts w:cs="Times New Roman"/>
            <w:color w:val="000000" w:themeColor="text1"/>
            <w:rPrChange w:id="20217" w:author="N F" w:date="2023-12-05T03:09:00Z">
              <w:rPr>
                <w:rFonts w:cs="Times New Roman"/>
              </w:rPr>
            </w:rPrChange>
          </w:rPr>
          <w:delInstrText xml:space="preserve">3. </w:delInstrText>
        </w:r>
        <w:r w:rsidR="00426E62" w:rsidRPr="006E6534" w:rsidDel="00421D68">
          <w:rPr>
            <w:rFonts w:cs="Times New Roman"/>
            <w:color w:val="000000" w:themeColor="text1"/>
            <w:lang w:val="en-GB"/>
            <w:rPrChange w:id="20218" w:author="N F" w:date="2023-12-05T03:09:00Z">
              <w:rPr>
                <w:rFonts w:cs="Times New Roman"/>
                <w:lang w:val="en-GB"/>
              </w:rPr>
            </w:rPrChange>
          </w:rPr>
          <w:delInstrText>The</w:delInstrText>
        </w:r>
        <w:r w:rsidR="00426E62" w:rsidRPr="006E6534" w:rsidDel="00421D68">
          <w:rPr>
            <w:rFonts w:cs="Times New Roman"/>
            <w:color w:val="000000" w:themeColor="text1"/>
            <w:rPrChange w:id="2021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20" w:author="N F" w:date="2023-12-05T03:09:00Z">
              <w:rPr>
                <w:rFonts w:cs="Times New Roman"/>
                <w:lang w:val="en-GB"/>
              </w:rPr>
            </w:rPrChange>
          </w:rPr>
          <w:delInstrText>primary</w:delInstrText>
        </w:r>
        <w:r w:rsidR="00426E62" w:rsidRPr="006E6534" w:rsidDel="00421D68">
          <w:rPr>
            <w:rFonts w:cs="Times New Roman"/>
            <w:color w:val="000000" w:themeColor="text1"/>
            <w:rPrChange w:id="2022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22" w:author="N F" w:date="2023-12-05T03:09:00Z">
              <w:rPr>
                <w:rFonts w:cs="Times New Roman"/>
                <w:lang w:val="en-GB"/>
              </w:rPr>
            </w:rPrChange>
          </w:rPr>
          <w:delInstrText>end</w:delInstrText>
        </w:r>
        <w:r w:rsidR="00426E62" w:rsidRPr="006E6534" w:rsidDel="00421D68">
          <w:rPr>
            <w:rFonts w:cs="Times New Roman"/>
            <w:color w:val="000000" w:themeColor="text1"/>
            <w:rPrChange w:id="20223" w:author="N F" w:date="2023-12-05T03:09:00Z">
              <w:rPr>
                <w:rFonts w:cs="Times New Roman"/>
              </w:rPr>
            </w:rPrChange>
          </w:rPr>
          <w:delInstrText>-</w:delInstrText>
        </w:r>
        <w:r w:rsidR="00426E62" w:rsidRPr="006E6534" w:rsidDel="00421D68">
          <w:rPr>
            <w:rFonts w:cs="Times New Roman"/>
            <w:color w:val="000000" w:themeColor="text1"/>
            <w:lang w:val="en-GB"/>
            <w:rPrChange w:id="20224" w:author="N F" w:date="2023-12-05T03:09:00Z">
              <w:rPr>
                <w:rFonts w:cs="Times New Roman"/>
                <w:lang w:val="en-GB"/>
              </w:rPr>
            </w:rPrChange>
          </w:rPr>
          <w:delInstrText>point</w:delInstrText>
        </w:r>
        <w:r w:rsidR="00426E62" w:rsidRPr="006E6534" w:rsidDel="00421D68">
          <w:rPr>
            <w:rFonts w:cs="Times New Roman"/>
            <w:color w:val="000000" w:themeColor="text1"/>
            <w:rPrChange w:id="2022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26" w:author="N F" w:date="2023-12-05T03:09:00Z">
              <w:rPr>
                <w:rFonts w:cs="Times New Roman"/>
                <w:lang w:val="en-GB"/>
              </w:rPr>
            </w:rPrChange>
          </w:rPr>
          <w:delInstrText>was</w:delInstrText>
        </w:r>
        <w:r w:rsidR="00426E62" w:rsidRPr="006E6534" w:rsidDel="00421D68">
          <w:rPr>
            <w:rFonts w:cs="Times New Roman"/>
            <w:color w:val="000000" w:themeColor="text1"/>
            <w:rPrChange w:id="2022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28" w:author="N F" w:date="2023-12-05T03:09:00Z">
              <w:rPr>
                <w:rFonts w:cs="Times New Roman"/>
                <w:lang w:val="en-GB"/>
              </w:rPr>
            </w:rPrChange>
          </w:rPr>
          <w:delInstrText>progression</w:delInstrText>
        </w:r>
        <w:r w:rsidR="00426E62" w:rsidRPr="006E6534" w:rsidDel="00421D68">
          <w:rPr>
            <w:rFonts w:cs="Times New Roman"/>
            <w:color w:val="000000" w:themeColor="text1"/>
            <w:rPrChange w:id="20229" w:author="N F" w:date="2023-12-05T03:09:00Z">
              <w:rPr>
                <w:rFonts w:cs="Times New Roman"/>
              </w:rPr>
            </w:rPrChange>
          </w:rPr>
          <w:delInstrText>-</w:delInstrText>
        </w:r>
        <w:r w:rsidR="00426E62" w:rsidRPr="006E6534" w:rsidDel="00421D68">
          <w:rPr>
            <w:rFonts w:cs="Times New Roman"/>
            <w:color w:val="000000" w:themeColor="text1"/>
            <w:lang w:val="en-GB"/>
            <w:rPrChange w:id="20230" w:author="N F" w:date="2023-12-05T03:09:00Z">
              <w:rPr>
                <w:rFonts w:cs="Times New Roman"/>
                <w:lang w:val="en-GB"/>
              </w:rPr>
            </w:rPrChange>
          </w:rPr>
          <w:delInstrText>free</w:delInstrText>
        </w:r>
        <w:r w:rsidR="00426E62" w:rsidRPr="006E6534" w:rsidDel="00421D68">
          <w:rPr>
            <w:rFonts w:cs="Times New Roman"/>
            <w:color w:val="000000" w:themeColor="text1"/>
            <w:rPrChange w:id="2023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32" w:author="N F" w:date="2023-12-05T03:09:00Z">
              <w:rPr>
                <w:rFonts w:cs="Times New Roman"/>
                <w:lang w:val="en-GB"/>
              </w:rPr>
            </w:rPrChange>
          </w:rPr>
          <w:delInstrText>survival</w:delInstrText>
        </w:r>
        <w:r w:rsidR="00426E62" w:rsidRPr="006E6534" w:rsidDel="00421D68">
          <w:rPr>
            <w:rFonts w:cs="Times New Roman"/>
            <w:color w:val="000000" w:themeColor="text1"/>
            <w:rPrChange w:id="2023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34" w:author="N F" w:date="2023-12-05T03:09:00Z">
              <w:rPr>
                <w:rFonts w:cs="Times New Roman"/>
                <w:lang w:val="en-GB"/>
              </w:rPr>
            </w:rPrChange>
          </w:rPr>
          <w:delInstrText>PFS</w:delInstrText>
        </w:r>
        <w:r w:rsidR="00426E62" w:rsidRPr="006E6534" w:rsidDel="00421D68">
          <w:rPr>
            <w:rFonts w:cs="Times New Roman"/>
            <w:color w:val="000000" w:themeColor="text1"/>
            <w:rPrChange w:id="2023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36" w:author="N F" w:date="2023-12-05T03:09:00Z">
              <w:rPr>
                <w:rFonts w:cs="Times New Roman"/>
                <w:lang w:val="en-GB"/>
              </w:rPr>
            </w:rPrChange>
          </w:rPr>
          <w:delInstrText>based</w:delInstrText>
        </w:r>
        <w:r w:rsidR="00426E62" w:rsidRPr="006E6534" w:rsidDel="00421D68">
          <w:rPr>
            <w:rFonts w:cs="Times New Roman"/>
            <w:color w:val="000000" w:themeColor="text1"/>
            <w:rPrChange w:id="2023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38" w:author="N F" w:date="2023-12-05T03:09:00Z">
              <w:rPr>
                <w:rFonts w:cs="Times New Roman"/>
                <w:lang w:val="en-GB"/>
              </w:rPr>
            </w:rPrChange>
          </w:rPr>
          <w:delInstrText>on</w:delInstrText>
        </w:r>
        <w:r w:rsidR="00426E62" w:rsidRPr="006E6534" w:rsidDel="00421D68">
          <w:rPr>
            <w:rFonts w:cs="Times New Roman"/>
            <w:color w:val="000000" w:themeColor="text1"/>
            <w:rPrChange w:id="2023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40" w:author="N F" w:date="2023-12-05T03:09:00Z">
              <w:rPr>
                <w:rFonts w:cs="Times New Roman"/>
                <w:lang w:val="en-GB"/>
              </w:rPr>
            </w:rPrChange>
          </w:rPr>
          <w:delInstrText>investigator</w:delInstrText>
        </w:r>
        <w:r w:rsidR="00426E62" w:rsidRPr="006E6534" w:rsidDel="00421D68">
          <w:rPr>
            <w:rFonts w:cs="Times New Roman"/>
            <w:color w:val="000000" w:themeColor="text1"/>
            <w:rPrChange w:id="2024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42" w:author="N F" w:date="2023-12-05T03:09:00Z">
              <w:rPr>
                <w:rFonts w:cs="Times New Roman"/>
                <w:lang w:val="en-GB"/>
              </w:rPr>
            </w:rPrChange>
          </w:rPr>
          <w:delInstrText>assessment</w:delInstrText>
        </w:r>
        <w:r w:rsidR="00426E62" w:rsidRPr="006E6534" w:rsidDel="00421D68">
          <w:rPr>
            <w:rFonts w:cs="Times New Roman"/>
            <w:color w:val="000000" w:themeColor="text1"/>
            <w:rPrChange w:id="2024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44" w:author="N F" w:date="2023-12-05T03:09:00Z">
              <w:rPr>
                <w:rFonts w:cs="Times New Roman"/>
                <w:lang w:val="en-GB"/>
              </w:rPr>
            </w:rPrChange>
          </w:rPr>
          <w:delInstrText>Improvement</w:delInstrText>
        </w:r>
        <w:r w:rsidR="00426E62" w:rsidRPr="006E6534" w:rsidDel="00421D68">
          <w:rPr>
            <w:rFonts w:cs="Times New Roman"/>
            <w:color w:val="000000" w:themeColor="text1"/>
            <w:rPrChange w:id="2024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46" w:author="N F" w:date="2023-12-05T03:09:00Z">
              <w:rPr>
                <w:rFonts w:cs="Times New Roman"/>
                <w:lang w:val="en-GB"/>
              </w:rPr>
            </w:rPrChange>
          </w:rPr>
          <w:delInstrText>in</w:delInstrText>
        </w:r>
        <w:r w:rsidR="00426E62" w:rsidRPr="006E6534" w:rsidDel="00421D68">
          <w:rPr>
            <w:rFonts w:cs="Times New Roman"/>
            <w:color w:val="000000" w:themeColor="text1"/>
            <w:rPrChange w:id="2024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48" w:author="N F" w:date="2023-12-05T03:09:00Z">
              <w:rPr>
                <w:rFonts w:cs="Times New Roman"/>
                <w:lang w:val="en-GB"/>
              </w:rPr>
            </w:rPrChange>
          </w:rPr>
          <w:delInstrText>PFS</w:delInstrText>
        </w:r>
        <w:r w:rsidR="00426E62" w:rsidRPr="006E6534" w:rsidDel="00421D68">
          <w:rPr>
            <w:rFonts w:cs="Times New Roman"/>
            <w:color w:val="000000" w:themeColor="text1"/>
            <w:rPrChange w:id="2024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50" w:author="N F" w:date="2023-12-05T03:09:00Z">
              <w:rPr>
                <w:rFonts w:cs="Times New Roman"/>
                <w:lang w:val="en-GB"/>
              </w:rPr>
            </w:rPrChange>
          </w:rPr>
          <w:delInstrText>was</w:delInstrText>
        </w:r>
        <w:r w:rsidR="00426E62" w:rsidRPr="006E6534" w:rsidDel="00421D68">
          <w:rPr>
            <w:rFonts w:cs="Times New Roman"/>
            <w:color w:val="000000" w:themeColor="text1"/>
            <w:rPrChange w:id="2025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52" w:author="N F" w:date="2023-12-05T03:09:00Z">
              <w:rPr>
                <w:rFonts w:cs="Times New Roman"/>
                <w:lang w:val="en-GB"/>
              </w:rPr>
            </w:rPrChange>
          </w:rPr>
          <w:delInstrText>clinically</w:delInstrText>
        </w:r>
        <w:r w:rsidR="00426E62" w:rsidRPr="006E6534" w:rsidDel="00421D68">
          <w:rPr>
            <w:rFonts w:cs="Times New Roman"/>
            <w:color w:val="000000" w:themeColor="text1"/>
            <w:rPrChange w:id="2025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54" w:author="N F" w:date="2023-12-05T03:09:00Z">
              <w:rPr>
                <w:rFonts w:cs="Times New Roman"/>
                <w:lang w:val="en-GB"/>
              </w:rPr>
            </w:rPrChange>
          </w:rPr>
          <w:delInstrText>meaningful</w:delInstrText>
        </w:r>
        <w:r w:rsidR="00426E62" w:rsidRPr="006E6534" w:rsidDel="00421D68">
          <w:rPr>
            <w:rFonts w:cs="Times New Roman"/>
            <w:color w:val="000000" w:themeColor="text1"/>
            <w:rPrChange w:id="2025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56" w:author="N F" w:date="2023-12-05T03:09:00Z">
              <w:rPr>
                <w:rFonts w:cs="Times New Roman"/>
                <w:lang w:val="en-GB"/>
              </w:rPr>
            </w:rPrChange>
          </w:rPr>
          <w:delInstrText>in</w:delInstrText>
        </w:r>
        <w:r w:rsidR="00426E62" w:rsidRPr="006E6534" w:rsidDel="00421D68">
          <w:rPr>
            <w:rFonts w:cs="Times New Roman"/>
            <w:color w:val="000000" w:themeColor="text1"/>
            <w:rPrChange w:id="2025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58" w:author="N F" w:date="2023-12-05T03:09:00Z">
              <w:rPr>
                <w:rFonts w:cs="Times New Roman"/>
                <w:lang w:val="en-GB"/>
              </w:rPr>
            </w:rPrChange>
          </w:rPr>
          <w:delInstrText>the</w:delInstrText>
        </w:r>
        <w:r w:rsidR="00426E62" w:rsidRPr="006E6534" w:rsidDel="00421D68">
          <w:rPr>
            <w:rFonts w:cs="Times New Roman"/>
            <w:color w:val="000000" w:themeColor="text1"/>
            <w:rPrChange w:id="2025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60" w:author="N F" w:date="2023-12-05T03:09:00Z">
              <w:rPr>
                <w:rFonts w:cs="Times New Roman"/>
                <w:lang w:val="en-GB"/>
              </w:rPr>
            </w:rPrChange>
          </w:rPr>
          <w:delInstrText>osimertinib</w:delInstrText>
        </w:r>
        <w:r w:rsidR="00426E62" w:rsidRPr="006E6534" w:rsidDel="00421D68">
          <w:rPr>
            <w:rFonts w:cs="Times New Roman"/>
            <w:color w:val="000000" w:themeColor="text1"/>
            <w:rPrChange w:id="2026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62" w:author="N F" w:date="2023-12-05T03:09:00Z">
              <w:rPr>
                <w:rFonts w:cs="Times New Roman"/>
                <w:lang w:val="en-GB"/>
              </w:rPr>
            </w:rPrChange>
          </w:rPr>
          <w:delInstrText>group</w:delInstrText>
        </w:r>
        <w:r w:rsidR="00426E62" w:rsidRPr="006E6534" w:rsidDel="00421D68">
          <w:rPr>
            <w:rFonts w:cs="Times New Roman"/>
            <w:color w:val="000000" w:themeColor="text1"/>
            <w:rPrChange w:id="2026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64" w:author="N F" w:date="2023-12-05T03:09:00Z">
              <w:rPr>
                <w:rFonts w:cs="Times New Roman"/>
                <w:lang w:val="en-GB"/>
              </w:rPr>
            </w:rPrChange>
          </w:rPr>
          <w:delInstrText>n</w:delInstrText>
        </w:r>
        <w:r w:rsidR="00426E62" w:rsidRPr="006E6534" w:rsidDel="00421D68">
          <w:rPr>
            <w:rFonts w:cs="Times New Roman"/>
            <w:color w:val="000000" w:themeColor="text1"/>
            <w:rPrChange w:id="20265" w:author="N F" w:date="2023-12-05T03:09:00Z">
              <w:rPr>
                <w:rFonts w:cs="Times New Roman"/>
              </w:rPr>
            </w:rPrChange>
          </w:rPr>
          <w:delInstrText xml:space="preserve"> = 41) </w:delInstrText>
        </w:r>
        <w:r w:rsidR="00426E62" w:rsidRPr="006E6534" w:rsidDel="00421D68">
          <w:rPr>
            <w:rFonts w:cs="Times New Roman"/>
            <w:color w:val="000000" w:themeColor="text1"/>
            <w:lang w:val="en-GB"/>
            <w:rPrChange w:id="20266" w:author="N F" w:date="2023-12-05T03:09:00Z">
              <w:rPr>
                <w:rFonts w:cs="Times New Roman"/>
                <w:lang w:val="en-GB"/>
              </w:rPr>
            </w:rPrChange>
          </w:rPr>
          <w:delInstrText>vs</w:delInstrText>
        </w:r>
        <w:r w:rsidR="00426E62" w:rsidRPr="006E6534" w:rsidDel="00421D68">
          <w:rPr>
            <w:rFonts w:cs="Times New Roman"/>
            <w:color w:val="000000" w:themeColor="text1"/>
            <w:rPrChange w:id="2026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68" w:author="N F" w:date="2023-12-05T03:09:00Z">
              <w:rPr>
                <w:rFonts w:cs="Times New Roman"/>
                <w:lang w:val="en-GB"/>
              </w:rPr>
            </w:rPrChange>
          </w:rPr>
          <w:delInstrText>the</w:delInstrText>
        </w:r>
        <w:r w:rsidR="00426E62" w:rsidRPr="006E6534" w:rsidDel="00421D68">
          <w:rPr>
            <w:rFonts w:cs="Times New Roman"/>
            <w:color w:val="000000" w:themeColor="text1"/>
            <w:rPrChange w:id="2026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70" w:author="N F" w:date="2023-12-05T03:09:00Z">
              <w:rPr>
                <w:rFonts w:cs="Times New Roman"/>
                <w:lang w:val="en-GB"/>
              </w:rPr>
            </w:rPrChange>
          </w:rPr>
          <w:delInstrText>platinum</w:delInstrText>
        </w:r>
        <w:r w:rsidR="00426E62" w:rsidRPr="006E6534" w:rsidDel="00421D68">
          <w:rPr>
            <w:rFonts w:cs="Times New Roman"/>
            <w:color w:val="000000" w:themeColor="text1"/>
            <w:rPrChange w:id="20271" w:author="N F" w:date="2023-12-05T03:09:00Z">
              <w:rPr>
                <w:rFonts w:cs="Times New Roman"/>
              </w:rPr>
            </w:rPrChange>
          </w:rPr>
          <w:delInstrText>-</w:delInstrText>
        </w:r>
        <w:r w:rsidR="00426E62" w:rsidRPr="006E6534" w:rsidDel="00421D68">
          <w:rPr>
            <w:rFonts w:cs="Times New Roman"/>
            <w:color w:val="000000" w:themeColor="text1"/>
            <w:lang w:val="en-GB"/>
            <w:rPrChange w:id="20272" w:author="N F" w:date="2023-12-05T03:09:00Z">
              <w:rPr>
                <w:rFonts w:cs="Times New Roman"/>
                <w:lang w:val="en-GB"/>
              </w:rPr>
            </w:rPrChange>
          </w:rPr>
          <w:delInstrText>pemetrexed</w:delInstrText>
        </w:r>
        <w:r w:rsidR="00426E62" w:rsidRPr="006E6534" w:rsidDel="00421D68">
          <w:rPr>
            <w:rFonts w:cs="Times New Roman"/>
            <w:color w:val="000000" w:themeColor="text1"/>
            <w:rPrChange w:id="2027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74" w:author="N F" w:date="2023-12-05T03:09:00Z">
              <w:rPr>
                <w:rFonts w:cs="Times New Roman"/>
                <w:lang w:val="en-GB"/>
              </w:rPr>
            </w:rPrChange>
          </w:rPr>
          <w:delInstrText>group</w:delInstrText>
        </w:r>
        <w:r w:rsidR="00426E62" w:rsidRPr="006E6534" w:rsidDel="00421D68">
          <w:rPr>
            <w:rFonts w:cs="Times New Roman"/>
            <w:color w:val="000000" w:themeColor="text1"/>
            <w:rPrChange w:id="2027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76" w:author="N F" w:date="2023-12-05T03:09:00Z">
              <w:rPr>
                <w:rFonts w:cs="Times New Roman"/>
                <w:lang w:val="en-GB"/>
              </w:rPr>
            </w:rPrChange>
          </w:rPr>
          <w:delInstrText>n</w:delInstrText>
        </w:r>
        <w:r w:rsidR="00426E62" w:rsidRPr="006E6534" w:rsidDel="00421D68">
          <w:rPr>
            <w:rFonts w:cs="Times New Roman"/>
            <w:color w:val="000000" w:themeColor="text1"/>
            <w:rPrChange w:id="20277" w:author="N F" w:date="2023-12-05T03:09:00Z">
              <w:rPr>
                <w:rFonts w:cs="Times New Roman"/>
              </w:rPr>
            </w:rPrChange>
          </w:rPr>
          <w:delInstrText xml:space="preserve"> = 22; </w:delInstrText>
        </w:r>
        <w:r w:rsidR="00426E62" w:rsidRPr="006E6534" w:rsidDel="00421D68">
          <w:rPr>
            <w:rFonts w:cs="Times New Roman"/>
            <w:color w:val="000000" w:themeColor="text1"/>
            <w:lang w:val="en-GB"/>
            <w:rPrChange w:id="20278" w:author="N F" w:date="2023-12-05T03:09:00Z">
              <w:rPr>
                <w:rFonts w:cs="Times New Roman"/>
                <w:lang w:val="en-GB"/>
              </w:rPr>
            </w:rPrChange>
          </w:rPr>
          <w:delInstrText>hazard</w:delInstrText>
        </w:r>
        <w:r w:rsidR="00426E62" w:rsidRPr="006E6534" w:rsidDel="00421D68">
          <w:rPr>
            <w:rFonts w:cs="Times New Roman"/>
            <w:color w:val="000000" w:themeColor="text1"/>
            <w:rPrChange w:id="2027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80" w:author="N F" w:date="2023-12-05T03:09:00Z">
              <w:rPr>
                <w:rFonts w:cs="Times New Roman"/>
                <w:lang w:val="en-GB"/>
              </w:rPr>
            </w:rPrChange>
          </w:rPr>
          <w:delInstrText>ratio</w:delInstrText>
        </w:r>
        <w:r w:rsidR="00426E62" w:rsidRPr="006E6534" w:rsidDel="00421D68">
          <w:rPr>
            <w:rFonts w:cs="Times New Roman"/>
            <w:color w:val="000000" w:themeColor="text1"/>
            <w:rPrChange w:id="20281" w:author="N F" w:date="2023-12-05T03:09:00Z">
              <w:rPr>
                <w:rFonts w:cs="Times New Roman"/>
              </w:rPr>
            </w:rPrChange>
          </w:rPr>
          <w:delInstrText xml:space="preserve"> 0.27; 95% </w:delInstrText>
        </w:r>
        <w:r w:rsidR="00426E62" w:rsidRPr="006E6534" w:rsidDel="00421D68">
          <w:rPr>
            <w:rFonts w:cs="Times New Roman"/>
            <w:color w:val="000000" w:themeColor="text1"/>
            <w:lang w:val="en-GB"/>
            <w:rPrChange w:id="20282" w:author="N F" w:date="2023-12-05T03:09:00Z">
              <w:rPr>
                <w:rFonts w:cs="Times New Roman"/>
                <w:lang w:val="en-GB"/>
              </w:rPr>
            </w:rPrChange>
          </w:rPr>
          <w:delInstrText>confidence</w:delInstrText>
        </w:r>
        <w:r w:rsidR="00426E62" w:rsidRPr="006E6534" w:rsidDel="00421D68">
          <w:rPr>
            <w:rFonts w:cs="Times New Roman"/>
            <w:color w:val="000000" w:themeColor="text1"/>
            <w:rPrChange w:id="2028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84" w:author="N F" w:date="2023-12-05T03:09:00Z">
              <w:rPr>
                <w:rFonts w:cs="Times New Roman"/>
                <w:lang w:val="en-GB"/>
              </w:rPr>
            </w:rPrChange>
          </w:rPr>
          <w:delInstrText>interval</w:delInstrText>
        </w:r>
        <w:r w:rsidR="00426E62" w:rsidRPr="006E6534" w:rsidDel="00421D68">
          <w:rPr>
            <w:rFonts w:cs="Times New Roman"/>
            <w:color w:val="000000" w:themeColor="text1"/>
            <w:rPrChange w:id="20285" w:author="N F" w:date="2023-12-05T03:09:00Z">
              <w:rPr>
                <w:rFonts w:cs="Times New Roman"/>
              </w:rPr>
            </w:rPrChange>
          </w:rPr>
          <w:delInstrText xml:space="preserve">, 0.13-0.56). </w:delInstrText>
        </w:r>
        <w:r w:rsidR="00426E62" w:rsidRPr="006E6534" w:rsidDel="00421D68">
          <w:rPr>
            <w:rFonts w:cs="Times New Roman"/>
            <w:color w:val="000000" w:themeColor="text1"/>
            <w:lang w:val="en-GB"/>
            <w:rPrChange w:id="20286" w:author="N F" w:date="2023-12-05T03:09:00Z">
              <w:rPr>
                <w:rFonts w:cs="Times New Roman"/>
                <w:lang w:val="en-GB"/>
              </w:rPr>
            </w:rPrChange>
          </w:rPr>
          <w:delInstrText>The</w:delInstrText>
        </w:r>
        <w:r w:rsidR="00426E62" w:rsidRPr="006E6534" w:rsidDel="00421D68">
          <w:rPr>
            <w:rFonts w:cs="Times New Roman"/>
            <w:color w:val="000000" w:themeColor="text1"/>
            <w:rPrChange w:id="2028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88" w:author="N F" w:date="2023-12-05T03:09:00Z">
              <w:rPr>
                <w:rFonts w:cs="Times New Roman"/>
                <w:lang w:val="en-GB"/>
              </w:rPr>
            </w:rPrChange>
          </w:rPr>
          <w:delInstrText>median</w:delInstrText>
        </w:r>
        <w:r w:rsidR="00426E62" w:rsidRPr="006E6534" w:rsidDel="00421D68">
          <w:rPr>
            <w:rFonts w:cs="Times New Roman"/>
            <w:color w:val="000000" w:themeColor="text1"/>
            <w:rPrChange w:id="2028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90" w:author="N F" w:date="2023-12-05T03:09:00Z">
              <w:rPr>
                <w:rFonts w:cs="Times New Roman"/>
                <w:lang w:val="en-GB"/>
              </w:rPr>
            </w:rPrChange>
          </w:rPr>
          <w:delInstrText>PFS</w:delInstrText>
        </w:r>
        <w:r w:rsidR="00426E62" w:rsidRPr="006E6534" w:rsidDel="00421D68">
          <w:rPr>
            <w:rFonts w:cs="Times New Roman"/>
            <w:color w:val="000000" w:themeColor="text1"/>
            <w:rPrChange w:id="2029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92" w:author="N F" w:date="2023-12-05T03:09:00Z">
              <w:rPr>
                <w:rFonts w:cs="Times New Roman"/>
                <w:lang w:val="en-GB"/>
              </w:rPr>
            </w:rPrChange>
          </w:rPr>
          <w:delInstrText>was</w:delInstrText>
        </w:r>
        <w:r w:rsidR="00426E62" w:rsidRPr="006E6534" w:rsidDel="00421D68">
          <w:rPr>
            <w:rFonts w:cs="Times New Roman"/>
            <w:color w:val="000000" w:themeColor="text1"/>
            <w:rPrChange w:id="20293" w:author="N F" w:date="2023-12-05T03:09:00Z">
              <w:rPr>
                <w:rFonts w:cs="Times New Roman"/>
              </w:rPr>
            </w:rPrChange>
          </w:rPr>
          <w:delInstrText xml:space="preserve"> 12.5 </w:delInstrText>
        </w:r>
        <w:r w:rsidR="00426E62" w:rsidRPr="006E6534" w:rsidDel="00421D68">
          <w:rPr>
            <w:rFonts w:cs="Times New Roman"/>
            <w:color w:val="000000" w:themeColor="text1"/>
            <w:lang w:val="en-GB"/>
            <w:rPrChange w:id="20294" w:author="N F" w:date="2023-12-05T03:09:00Z">
              <w:rPr>
                <w:rFonts w:cs="Times New Roman"/>
                <w:lang w:val="en-GB"/>
              </w:rPr>
            </w:rPrChange>
          </w:rPr>
          <w:delInstrText>and</w:delInstrText>
        </w:r>
        <w:r w:rsidR="00426E62" w:rsidRPr="006E6534" w:rsidDel="00421D68">
          <w:rPr>
            <w:rFonts w:cs="Times New Roman"/>
            <w:color w:val="000000" w:themeColor="text1"/>
            <w:rPrChange w:id="20295" w:author="N F" w:date="2023-12-05T03:09:00Z">
              <w:rPr>
                <w:rFonts w:cs="Times New Roman"/>
              </w:rPr>
            </w:rPrChange>
          </w:rPr>
          <w:delInstrText xml:space="preserve"> 4.3 </w:delInstrText>
        </w:r>
        <w:r w:rsidR="00426E62" w:rsidRPr="006E6534" w:rsidDel="00421D68">
          <w:rPr>
            <w:rFonts w:cs="Times New Roman"/>
            <w:color w:val="000000" w:themeColor="text1"/>
            <w:lang w:val="en-GB"/>
            <w:rPrChange w:id="20296" w:author="N F" w:date="2023-12-05T03:09:00Z">
              <w:rPr>
                <w:rFonts w:cs="Times New Roman"/>
                <w:lang w:val="en-GB"/>
              </w:rPr>
            </w:rPrChange>
          </w:rPr>
          <w:delInstrText>months</w:delInstrText>
        </w:r>
        <w:r w:rsidR="00426E62" w:rsidRPr="006E6534" w:rsidDel="00421D68">
          <w:rPr>
            <w:rFonts w:cs="Times New Roman"/>
            <w:color w:val="000000" w:themeColor="text1"/>
            <w:rPrChange w:id="2029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298" w:author="N F" w:date="2023-12-05T03:09:00Z">
              <w:rPr>
                <w:rFonts w:cs="Times New Roman"/>
                <w:lang w:val="en-GB"/>
              </w:rPr>
            </w:rPrChange>
          </w:rPr>
          <w:delInstrText>in</w:delInstrText>
        </w:r>
        <w:r w:rsidR="00426E62" w:rsidRPr="006E6534" w:rsidDel="00421D68">
          <w:rPr>
            <w:rFonts w:cs="Times New Roman"/>
            <w:color w:val="000000" w:themeColor="text1"/>
            <w:rPrChange w:id="2029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00" w:author="N F" w:date="2023-12-05T03:09:00Z">
              <w:rPr>
                <w:rFonts w:cs="Times New Roman"/>
                <w:lang w:val="en-GB"/>
              </w:rPr>
            </w:rPrChange>
          </w:rPr>
          <w:delInstrText>the</w:delInstrText>
        </w:r>
        <w:r w:rsidR="00426E62" w:rsidRPr="006E6534" w:rsidDel="00421D68">
          <w:rPr>
            <w:rFonts w:cs="Times New Roman"/>
            <w:color w:val="000000" w:themeColor="text1"/>
            <w:rPrChange w:id="2030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02" w:author="N F" w:date="2023-12-05T03:09:00Z">
              <w:rPr>
                <w:rFonts w:cs="Times New Roman"/>
                <w:lang w:val="en-GB"/>
              </w:rPr>
            </w:rPrChange>
          </w:rPr>
          <w:delInstrText>osimertinib</w:delInstrText>
        </w:r>
        <w:r w:rsidR="00426E62" w:rsidRPr="006E6534" w:rsidDel="00421D68">
          <w:rPr>
            <w:rFonts w:cs="Times New Roman"/>
            <w:color w:val="000000" w:themeColor="text1"/>
            <w:rPrChange w:id="2030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04" w:author="N F" w:date="2023-12-05T03:09:00Z">
              <w:rPr>
                <w:rFonts w:cs="Times New Roman"/>
                <w:lang w:val="en-GB"/>
              </w:rPr>
            </w:rPrChange>
          </w:rPr>
          <w:delInstrText>and</w:delInstrText>
        </w:r>
        <w:r w:rsidR="00426E62" w:rsidRPr="006E6534" w:rsidDel="00421D68">
          <w:rPr>
            <w:rFonts w:cs="Times New Roman"/>
            <w:color w:val="000000" w:themeColor="text1"/>
            <w:rPrChange w:id="2030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06" w:author="N F" w:date="2023-12-05T03:09:00Z">
              <w:rPr>
                <w:rFonts w:cs="Times New Roman"/>
                <w:lang w:val="en-GB"/>
              </w:rPr>
            </w:rPrChange>
          </w:rPr>
          <w:delInstrText>platinum</w:delInstrText>
        </w:r>
        <w:r w:rsidR="00426E62" w:rsidRPr="006E6534" w:rsidDel="00421D68">
          <w:rPr>
            <w:rFonts w:cs="Times New Roman"/>
            <w:color w:val="000000" w:themeColor="text1"/>
            <w:rPrChange w:id="20307" w:author="N F" w:date="2023-12-05T03:09:00Z">
              <w:rPr>
                <w:rFonts w:cs="Times New Roman"/>
              </w:rPr>
            </w:rPrChange>
          </w:rPr>
          <w:delInstrText>-</w:delInstrText>
        </w:r>
        <w:r w:rsidR="00426E62" w:rsidRPr="006E6534" w:rsidDel="00421D68">
          <w:rPr>
            <w:rFonts w:cs="Times New Roman"/>
            <w:color w:val="000000" w:themeColor="text1"/>
            <w:lang w:val="en-GB"/>
            <w:rPrChange w:id="20308" w:author="N F" w:date="2023-12-05T03:09:00Z">
              <w:rPr>
                <w:rFonts w:cs="Times New Roman"/>
                <w:lang w:val="en-GB"/>
              </w:rPr>
            </w:rPrChange>
          </w:rPr>
          <w:delInstrText>pemetrexed</w:delInstrText>
        </w:r>
        <w:r w:rsidR="00426E62" w:rsidRPr="006E6534" w:rsidDel="00421D68">
          <w:rPr>
            <w:rFonts w:cs="Times New Roman"/>
            <w:color w:val="000000" w:themeColor="text1"/>
            <w:rPrChange w:id="2030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10" w:author="N F" w:date="2023-12-05T03:09:00Z">
              <w:rPr>
                <w:rFonts w:cs="Times New Roman"/>
                <w:lang w:val="en-GB"/>
              </w:rPr>
            </w:rPrChange>
          </w:rPr>
          <w:delInstrText>groups</w:delInstrText>
        </w:r>
        <w:r w:rsidR="00426E62" w:rsidRPr="006E6534" w:rsidDel="00421D68">
          <w:rPr>
            <w:rFonts w:cs="Times New Roman"/>
            <w:color w:val="000000" w:themeColor="text1"/>
            <w:rPrChange w:id="2031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12" w:author="N F" w:date="2023-12-05T03:09:00Z">
              <w:rPr>
                <w:rFonts w:cs="Times New Roman"/>
                <w:lang w:val="en-GB"/>
              </w:rPr>
            </w:rPrChange>
          </w:rPr>
          <w:delInstrText>respectively</w:delInstrText>
        </w:r>
        <w:r w:rsidR="00426E62" w:rsidRPr="006E6534" w:rsidDel="00421D68">
          <w:rPr>
            <w:rFonts w:cs="Times New Roman"/>
            <w:color w:val="000000" w:themeColor="text1"/>
            <w:rPrChange w:id="2031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14" w:author="N F" w:date="2023-12-05T03:09:00Z">
              <w:rPr>
                <w:rFonts w:cs="Times New Roman"/>
                <w:lang w:val="en-GB"/>
              </w:rPr>
            </w:rPrChange>
          </w:rPr>
          <w:delInstrText>Grade</w:delInstrText>
        </w:r>
        <w:r w:rsidR="00426E62" w:rsidRPr="006E6534" w:rsidDel="00421D68">
          <w:rPr>
            <w:rFonts w:cs="Times New Roman"/>
            <w:color w:val="000000" w:themeColor="text1"/>
            <w:rPrChange w:id="20315" w:author="N F" w:date="2023-12-05T03:09:00Z">
              <w:rPr>
                <w:rFonts w:cs="Times New Roman"/>
              </w:rPr>
            </w:rPrChange>
          </w:rPr>
          <w:delInstrText xml:space="preserve"> ≥3 </w:delInstrText>
        </w:r>
        <w:r w:rsidR="00426E62" w:rsidRPr="006E6534" w:rsidDel="00421D68">
          <w:rPr>
            <w:rFonts w:cs="Times New Roman"/>
            <w:color w:val="000000" w:themeColor="text1"/>
            <w:lang w:val="en-GB"/>
            <w:rPrChange w:id="20316" w:author="N F" w:date="2023-12-05T03:09:00Z">
              <w:rPr>
                <w:rFonts w:cs="Times New Roman"/>
                <w:lang w:val="en-GB"/>
              </w:rPr>
            </w:rPrChange>
          </w:rPr>
          <w:delInstrText>adverse</w:delInstrText>
        </w:r>
        <w:r w:rsidR="00426E62" w:rsidRPr="006E6534" w:rsidDel="00421D68">
          <w:rPr>
            <w:rFonts w:cs="Times New Roman"/>
            <w:color w:val="000000" w:themeColor="text1"/>
            <w:rPrChange w:id="2031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18" w:author="N F" w:date="2023-12-05T03:09:00Z">
              <w:rPr>
                <w:rFonts w:cs="Times New Roman"/>
                <w:lang w:val="en-GB"/>
              </w:rPr>
            </w:rPrChange>
          </w:rPr>
          <w:delInstrText>events</w:delInstrText>
        </w:r>
        <w:r w:rsidR="00426E62" w:rsidRPr="006E6534" w:rsidDel="00421D68">
          <w:rPr>
            <w:rFonts w:cs="Times New Roman"/>
            <w:color w:val="000000" w:themeColor="text1"/>
            <w:rPrChange w:id="2031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20" w:author="N F" w:date="2023-12-05T03:09:00Z">
              <w:rPr>
                <w:rFonts w:cs="Times New Roman"/>
                <w:lang w:val="en-GB"/>
              </w:rPr>
            </w:rPrChange>
          </w:rPr>
          <w:delInstrText>determined</w:delInstrText>
        </w:r>
        <w:r w:rsidR="00426E62" w:rsidRPr="006E6534" w:rsidDel="00421D68">
          <w:rPr>
            <w:rFonts w:cs="Times New Roman"/>
            <w:color w:val="000000" w:themeColor="text1"/>
            <w:rPrChange w:id="2032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22" w:author="N F" w:date="2023-12-05T03:09:00Z">
              <w:rPr>
                <w:rFonts w:cs="Times New Roman"/>
                <w:lang w:val="en-GB"/>
              </w:rPr>
            </w:rPrChange>
          </w:rPr>
          <w:delInstrText>to</w:delInstrText>
        </w:r>
        <w:r w:rsidR="00426E62" w:rsidRPr="006E6534" w:rsidDel="00421D68">
          <w:rPr>
            <w:rFonts w:cs="Times New Roman"/>
            <w:color w:val="000000" w:themeColor="text1"/>
            <w:rPrChange w:id="2032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24" w:author="N F" w:date="2023-12-05T03:09:00Z">
              <w:rPr>
                <w:rFonts w:cs="Times New Roman"/>
                <w:lang w:val="en-GB"/>
              </w:rPr>
            </w:rPrChange>
          </w:rPr>
          <w:delInstrText>be</w:delInstrText>
        </w:r>
        <w:r w:rsidR="00426E62" w:rsidRPr="006E6534" w:rsidDel="00421D68">
          <w:rPr>
            <w:rFonts w:cs="Times New Roman"/>
            <w:color w:val="000000" w:themeColor="text1"/>
            <w:rPrChange w:id="2032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26" w:author="N F" w:date="2023-12-05T03:09:00Z">
              <w:rPr>
                <w:rFonts w:cs="Times New Roman"/>
                <w:lang w:val="en-GB"/>
              </w:rPr>
            </w:rPrChange>
          </w:rPr>
          <w:delInstrText>related</w:delInstrText>
        </w:r>
        <w:r w:rsidR="00426E62" w:rsidRPr="006E6534" w:rsidDel="00421D68">
          <w:rPr>
            <w:rFonts w:cs="Times New Roman"/>
            <w:color w:val="000000" w:themeColor="text1"/>
            <w:rPrChange w:id="2032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28" w:author="N F" w:date="2023-12-05T03:09:00Z">
              <w:rPr>
                <w:rFonts w:cs="Times New Roman"/>
                <w:lang w:val="en-GB"/>
              </w:rPr>
            </w:rPrChange>
          </w:rPr>
          <w:delInstrText>to</w:delInstrText>
        </w:r>
        <w:r w:rsidR="00426E62" w:rsidRPr="006E6534" w:rsidDel="00421D68">
          <w:rPr>
            <w:rFonts w:cs="Times New Roman"/>
            <w:color w:val="000000" w:themeColor="text1"/>
            <w:rPrChange w:id="2032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30" w:author="N F" w:date="2023-12-05T03:09:00Z">
              <w:rPr>
                <w:rFonts w:cs="Times New Roman"/>
                <w:lang w:val="en-GB"/>
              </w:rPr>
            </w:rPrChange>
          </w:rPr>
          <w:delInstrText>treatment</w:delInstrText>
        </w:r>
        <w:r w:rsidR="00426E62" w:rsidRPr="006E6534" w:rsidDel="00421D68">
          <w:rPr>
            <w:rFonts w:cs="Times New Roman"/>
            <w:color w:val="000000" w:themeColor="text1"/>
            <w:rPrChange w:id="2033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32" w:author="N F" w:date="2023-12-05T03:09:00Z">
              <w:rPr>
                <w:rFonts w:cs="Times New Roman"/>
                <w:lang w:val="en-GB"/>
              </w:rPr>
            </w:rPrChange>
          </w:rPr>
          <w:delInstrText>occurred</w:delInstrText>
        </w:r>
        <w:r w:rsidR="00426E62" w:rsidRPr="006E6534" w:rsidDel="00421D68">
          <w:rPr>
            <w:rFonts w:cs="Times New Roman"/>
            <w:color w:val="000000" w:themeColor="text1"/>
            <w:rPrChange w:id="2033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34" w:author="N F" w:date="2023-12-05T03:09:00Z">
              <w:rPr>
                <w:rFonts w:cs="Times New Roman"/>
                <w:lang w:val="en-GB"/>
              </w:rPr>
            </w:rPrChange>
          </w:rPr>
          <w:delInstrText>in</w:delInstrText>
        </w:r>
        <w:r w:rsidR="00426E62" w:rsidRPr="006E6534" w:rsidDel="00421D68">
          <w:rPr>
            <w:rFonts w:cs="Times New Roman"/>
            <w:color w:val="000000" w:themeColor="text1"/>
            <w:rPrChange w:id="20335" w:author="N F" w:date="2023-12-05T03:09:00Z">
              <w:rPr>
                <w:rFonts w:cs="Times New Roman"/>
              </w:rPr>
            </w:rPrChange>
          </w:rPr>
          <w:delInstrText xml:space="preserve"> 5 </w:delInstrText>
        </w:r>
        <w:r w:rsidR="00426E62" w:rsidRPr="006E6534" w:rsidDel="00421D68">
          <w:rPr>
            <w:rFonts w:cs="Times New Roman"/>
            <w:color w:val="000000" w:themeColor="text1"/>
            <w:lang w:val="en-GB"/>
            <w:rPrChange w:id="20336" w:author="N F" w:date="2023-12-05T03:09:00Z">
              <w:rPr>
                <w:rFonts w:cs="Times New Roman"/>
                <w:lang w:val="en-GB"/>
              </w:rPr>
            </w:rPrChange>
          </w:rPr>
          <w:delInstrText>patients</w:delInstrText>
        </w:r>
        <w:r w:rsidR="00426E62" w:rsidRPr="006E6534" w:rsidDel="00421D68">
          <w:rPr>
            <w:rFonts w:cs="Times New Roman"/>
            <w:color w:val="000000" w:themeColor="text1"/>
            <w:rPrChange w:id="20337" w:author="N F" w:date="2023-12-05T03:09:00Z">
              <w:rPr>
                <w:rFonts w:cs="Times New Roman"/>
              </w:rPr>
            </w:rPrChange>
          </w:rPr>
          <w:delInstrText xml:space="preserve"> (12.2%) </w:delInstrText>
        </w:r>
        <w:r w:rsidR="00426E62" w:rsidRPr="006E6534" w:rsidDel="00421D68">
          <w:rPr>
            <w:rFonts w:cs="Times New Roman"/>
            <w:color w:val="000000" w:themeColor="text1"/>
            <w:lang w:val="en-GB"/>
            <w:rPrChange w:id="20338" w:author="N F" w:date="2023-12-05T03:09:00Z">
              <w:rPr>
                <w:rFonts w:cs="Times New Roman"/>
                <w:lang w:val="en-GB"/>
              </w:rPr>
            </w:rPrChange>
          </w:rPr>
          <w:delInstrText>treated</w:delInstrText>
        </w:r>
        <w:r w:rsidR="00426E62" w:rsidRPr="006E6534" w:rsidDel="00421D68">
          <w:rPr>
            <w:rFonts w:cs="Times New Roman"/>
            <w:color w:val="000000" w:themeColor="text1"/>
            <w:rPrChange w:id="2033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40" w:author="N F" w:date="2023-12-05T03:09:00Z">
              <w:rPr>
                <w:rFonts w:cs="Times New Roman"/>
                <w:lang w:val="en-GB"/>
              </w:rPr>
            </w:rPrChange>
          </w:rPr>
          <w:delInstrText>with</w:delInstrText>
        </w:r>
        <w:r w:rsidR="00426E62" w:rsidRPr="006E6534" w:rsidDel="00421D68">
          <w:rPr>
            <w:rFonts w:cs="Times New Roman"/>
            <w:color w:val="000000" w:themeColor="text1"/>
            <w:rPrChange w:id="2034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42" w:author="N F" w:date="2023-12-05T03:09:00Z">
              <w:rPr>
                <w:rFonts w:cs="Times New Roman"/>
                <w:lang w:val="en-GB"/>
              </w:rPr>
            </w:rPrChange>
          </w:rPr>
          <w:delInstrText>osimertinib</w:delInstrText>
        </w:r>
        <w:r w:rsidR="00426E62" w:rsidRPr="006E6534" w:rsidDel="00421D68">
          <w:rPr>
            <w:rFonts w:cs="Times New Roman"/>
            <w:color w:val="000000" w:themeColor="text1"/>
            <w:rPrChange w:id="2034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44" w:author="N F" w:date="2023-12-05T03:09:00Z">
              <w:rPr>
                <w:rFonts w:cs="Times New Roman"/>
                <w:lang w:val="en-GB"/>
              </w:rPr>
            </w:rPrChange>
          </w:rPr>
          <w:delInstrText>and</w:delInstrText>
        </w:r>
        <w:r w:rsidR="00426E62" w:rsidRPr="006E6534" w:rsidDel="00421D68">
          <w:rPr>
            <w:rFonts w:cs="Times New Roman"/>
            <w:color w:val="000000" w:themeColor="text1"/>
            <w:rPrChange w:id="20345" w:author="N F" w:date="2023-12-05T03:09:00Z">
              <w:rPr>
                <w:rFonts w:cs="Times New Roman"/>
              </w:rPr>
            </w:rPrChange>
          </w:rPr>
          <w:delInstrText xml:space="preserve"> 12 </w:delInstrText>
        </w:r>
        <w:r w:rsidR="00426E62" w:rsidRPr="006E6534" w:rsidDel="00421D68">
          <w:rPr>
            <w:rFonts w:cs="Times New Roman"/>
            <w:color w:val="000000" w:themeColor="text1"/>
            <w:lang w:val="en-GB"/>
            <w:rPrChange w:id="20346" w:author="N F" w:date="2023-12-05T03:09:00Z">
              <w:rPr>
                <w:rFonts w:cs="Times New Roman"/>
                <w:lang w:val="en-GB"/>
              </w:rPr>
            </w:rPrChange>
          </w:rPr>
          <w:delInstrText>patients</w:delInstrText>
        </w:r>
        <w:r w:rsidR="00426E62" w:rsidRPr="006E6534" w:rsidDel="00421D68">
          <w:rPr>
            <w:rFonts w:cs="Times New Roman"/>
            <w:color w:val="000000" w:themeColor="text1"/>
            <w:rPrChange w:id="20347" w:author="N F" w:date="2023-12-05T03:09:00Z">
              <w:rPr>
                <w:rFonts w:cs="Times New Roman"/>
              </w:rPr>
            </w:rPrChange>
          </w:rPr>
          <w:delInstrText xml:space="preserve"> (54.5%) </w:delInstrText>
        </w:r>
        <w:r w:rsidR="00426E62" w:rsidRPr="006E6534" w:rsidDel="00421D68">
          <w:rPr>
            <w:rFonts w:cs="Times New Roman"/>
            <w:color w:val="000000" w:themeColor="text1"/>
            <w:lang w:val="en-GB"/>
            <w:rPrChange w:id="20348" w:author="N F" w:date="2023-12-05T03:09:00Z">
              <w:rPr>
                <w:rFonts w:cs="Times New Roman"/>
                <w:lang w:val="en-GB"/>
              </w:rPr>
            </w:rPrChange>
          </w:rPr>
          <w:delInstrText>treated</w:delInstrText>
        </w:r>
        <w:r w:rsidR="00426E62" w:rsidRPr="006E6534" w:rsidDel="00421D68">
          <w:rPr>
            <w:rFonts w:cs="Times New Roman"/>
            <w:color w:val="000000" w:themeColor="text1"/>
            <w:rPrChange w:id="2034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50" w:author="N F" w:date="2023-12-05T03:09:00Z">
              <w:rPr>
                <w:rFonts w:cs="Times New Roman"/>
                <w:lang w:val="en-GB"/>
              </w:rPr>
            </w:rPrChange>
          </w:rPr>
          <w:delInstrText>with</w:delInstrText>
        </w:r>
        <w:r w:rsidR="00426E62" w:rsidRPr="006E6534" w:rsidDel="00421D68">
          <w:rPr>
            <w:rFonts w:cs="Times New Roman"/>
            <w:color w:val="000000" w:themeColor="text1"/>
            <w:rPrChange w:id="2035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52" w:author="N F" w:date="2023-12-05T03:09:00Z">
              <w:rPr>
                <w:rFonts w:cs="Times New Roman"/>
                <w:lang w:val="en-GB"/>
              </w:rPr>
            </w:rPrChange>
          </w:rPr>
          <w:delInstrText>platinum</w:delInstrText>
        </w:r>
        <w:r w:rsidR="00426E62" w:rsidRPr="006E6534" w:rsidDel="00421D68">
          <w:rPr>
            <w:rFonts w:cs="Times New Roman"/>
            <w:color w:val="000000" w:themeColor="text1"/>
            <w:rPrChange w:id="20353" w:author="N F" w:date="2023-12-05T03:09:00Z">
              <w:rPr>
                <w:rFonts w:cs="Times New Roman"/>
              </w:rPr>
            </w:rPrChange>
          </w:rPr>
          <w:delInstrText>-</w:delInstrText>
        </w:r>
        <w:r w:rsidR="00426E62" w:rsidRPr="006E6534" w:rsidDel="00421D68">
          <w:rPr>
            <w:rFonts w:cs="Times New Roman"/>
            <w:color w:val="000000" w:themeColor="text1"/>
            <w:lang w:val="en-GB"/>
            <w:rPrChange w:id="20354" w:author="N F" w:date="2023-12-05T03:09:00Z">
              <w:rPr>
                <w:rFonts w:cs="Times New Roman"/>
                <w:lang w:val="en-GB"/>
              </w:rPr>
            </w:rPrChange>
          </w:rPr>
          <w:delInstrText>pemetrexed</w:delInstrText>
        </w:r>
        <w:r w:rsidR="00426E62" w:rsidRPr="006E6534" w:rsidDel="00421D68">
          <w:rPr>
            <w:rFonts w:cs="Times New Roman"/>
            <w:color w:val="000000" w:themeColor="text1"/>
            <w:rPrChange w:id="2035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56" w:author="N F" w:date="2023-12-05T03:09:00Z">
              <w:rPr>
                <w:rFonts w:cs="Times New Roman"/>
                <w:lang w:val="en-GB"/>
              </w:rPr>
            </w:rPrChange>
          </w:rPr>
          <w:delInstrText>The</w:delInstrText>
        </w:r>
        <w:r w:rsidR="00426E62" w:rsidRPr="006E6534" w:rsidDel="00421D68">
          <w:rPr>
            <w:rFonts w:cs="Times New Roman"/>
            <w:color w:val="000000" w:themeColor="text1"/>
            <w:rPrChange w:id="2035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58" w:author="N F" w:date="2023-12-05T03:09:00Z">
              <w:rPr>
                <w:rFonts w:cs="Times New Roman"/>
                <w:lang w:val="en-GB"/>
              </w:rPr>
            </w:rPrChange>
          </w:rPr>
          <w:delInstrText>safety</w:delInstrText>
        </w:r>
        <w:r w:rsidR="00426E62" w:rsidRPr="006E6534" w:rsidDel="00421D68">
          <w:rPr>
            <w:rFonts w:cs="Times New Roman"/>
            <w:color w:val="000000" w:themeColor="text1"/>
            <w:rPrChange w:id="2035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60" w:author="N F" w:date="2023-12-05T03:09:00Z">
              <w:rPr>
                <w:rFonts w:cs="Times New Roman"/>
                <w:lang w:val="en-GB"/>
              </w:rPr>
            </w:rPrChange>
          </w:rPr>
          <w:delInstrText>and</w:delInstrText>
        </w:r>
        <w:r w:rsidR="00426E62" w:rsidRPr="006E6534" w:rsidDel="00421D68">
          <w:rPr>
            <w:rFonts w:cs="Times New Roman"/>
            <w:color w:val="000000" w:themeColor="text1"/>
            <w:rPrChange w:id="2036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62" w:author="N F" w:date="2023-12-05T03:09:00Z">
              <w:rPr>
                <w:rFonts w:cs="Times New Roman"/>
                <w:lang w:val="en-GB"/>
              </w:rPr>
            </w:rPrChange>
          </w:rPr>
          <w:delInstrText>efficacy</w:delInstrText>
        </w:r>
        <w:r w:rsidR="00426E62" w:rsidRPr="006E6534" w:rsidDel="00421D68">
          <w:rPr>
            <w:rFonts w:cs="Times New Roman"/>
            <w:color w:val="000000" w:themeColor="text1"/>
            <w:rPrChange w:id="2036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64" w:author="N F" w:date="2023-12-05T03:09:00Z">
              <w:rPr>
                <w:rFonts w:cs="Times New Roman"/>
                <w:lang w:val="en-GB"/>
              </w:rPr>
            </w:rPrChange>
          </w:rPr>
          <w:delInstrText>results</w:delInstrText>
        </w:r>
        <w:r w:rsidR="00426E62" w:rsidRPr="006E6534" w:rsidDel="00421D68">
          <w:rPr>
            <w:rFonts w:cs="Times New Roman"/>
            <w:color w:val="000000" w:themeColor="text1"/>
            <w:rPrChange w:id="2036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66" w:author="N F" w:date="2023-12-05T03:09:00Z">
              <w:rPr>
                <w:rFonts w:cs="Times New Roman"/>
                <w:lang w:val="en-GB"/>
              </w:rPr>
            </w:rPrChange>
          </w:rPr>
          <w:delInstrText>in</w:delInstrText>
        </w:r>
        <w:r w:rsidR="00426E62" w:rsidRPr="006E6534" w:rsidDel="00421D68">
          <w:rPr>
            <w:rFonts w:cs="Times New Roman"/>
            <w:color w:val="000000" w:themeColor="text1"/>
            <w:rPrChange w:id="2036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68" w:author="N F" w:date="2023-12-05T03:09:00Z">
              <w:rPr>
                <w:rFonts w:cs="Times New Roman"/>
                <w:lang w:val="en-GB"/>
              </w:rPr>
            </w:rPrChange>
          </w:rPr>
          <w:delInstrText>this</w:delInstrText>
        </w:r>
        <w:r w:rsidR="00426E62" w:rsidRPr="006E6534" w:rsidDel="00421D68">
          <w:rPr>
            <w:rFonts w:cs="Times New Roman"/>
            <w:color w:val="000000" w:themeColor="text1"/>
            <w:rPrChange w:id="2036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70" w:author="N F" w:date="2023-12-05T03:09:00Z">
              <w:rPr>
                <w:rFonts w:cs="Times New Roman"/>
                <w:lang w:val="en-GB"/>
              </w:rPr>
            </w:rPrChange>
          </w:rPr>
          <w:delInstrText>subanalysis</w:delInstrText>
        </w:r>
        <w:r w:rsidR="00426E62" w:rsidRPr="006E6534" w:rsidDel="00421D68">
          <w:rPr>
            <w:rFonts w:cs="Times New Roman"/>
            <w:color w:val="000000" w:themeColor="text1"/>
            <w:rPrChange w:id="2037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72" w:author="N F" w:date="2023-12-05T03:09:00Z">
              <w:rPr>
                <w:rFonts w:cs="Times New Roman"/>
                <w:lang w:val="en-GB"/>
              </w:rPr>
            </w:rPrChange>
          </w:rPr>
          <w:delInstrText>are</w:delInstrText>
        </w:r>
        <w:r w:rsidR="00426E62" w:rsidRPr="006E6534" w:rsidDel="00421D68">
          <w:rPr>
            <w:rFonts w:cs="Times New Roman"/>
            <w:color w:val="000000" w:themeColor="text1"/>
            <w:rPrChange w:id="2037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74" w:author="N F" w:date="2023-12-05T03:09:00Z">
              <w:rPr>
                <w:rFonts w:cs="Times New Roman"/>
                <w:lang w:val="en-GB"/>
              </w:rPr>
            </w:rPrChange>
          </w:rPr>
          <w:delInstrText>consistent</w:delInstrText>
        </w:r>
        <w:r w:rsidR="00426E62" w:rsidRPr="006E6534" w:rsidDel="00421D68">
          <w:rPr>
            <w:rFonts w:cs="Times New Roman"/>
            <w:color w:val="000000" w:themeColor="text1"/>
            <w:rPrChange w:id="2037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76" w:author="N F" w:date="2023-12-05T03:09:00Z">
              <w:rPr>
                <w:rFonts w:cs="Times New Roman"/>
                <w:lang w:val="en-GB"/>
              </w:rPr>
            </w:rPrChange>
          </w:rPr>
          <w:delInstrText>with</w:delInstrText>
        </w:r>
        <w:r w:rsidR="00426E62" w:rsidRPr="006E6534" w:rsidDel="00421D68">
          <w:rPr>
            <w:rFonts w:cs="Times New Roman"/>
            <w:color w:val="000000" w:themeColor="text1"/>
            <w:rPrChange w:id="2037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78" w:author="N F" w:date="2023-12-05T03:09:00Z">
              <w:rPr>
                <w:rFonts w:cs="Times New Roman"/>
                <w:lang w:val="en-GB"/>
              </w:rPr>
            </w:rPrChange>
          </w:rPr>
          <w:delInstrText>the</w:delInstrText>
        </w:r>
        <w:r w:rsidR="00426E62" w:rsidRPr="006E6534" w:rsidDel="00421D68">
          <w:rPr>
            <w:rFonts w:cs="Times New Roman"/>
            <w:color w:val="000000" w:themeColor="text1"/>
            <w:rPrChange w:id="2037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80" w:author="N F" w:date="2023-12-05T03:09:00Z">
              <w:rPr>
                <w:rFonts w:cs="Times New Roman"/>
                <w:lang w:val="en-GB"/>
              </w:rPr>
            </w:rPrChange>
          </w:rPr>
          <w:delInstrText>results</w:delInstrText>
        </w:r>
        <w:r w:rsidR="00426E62" w:rsidRPr="006E6534" w:rsidDel="00421D68">
          <w:rPr>
            <w:rFonts w:cs="Times New Roman"/>
            <w:color w:val="000000" w:themeColor="text1"/>
            <w:rPrChange w:id="2038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82" w:author="N F" w:date="2023-12-05T03:09:00Z">
              <w:rPr>
                <w:rFonts w:cs="Times New Roman"/>
                <w:lang w:val="en-GB"/>
              </w:rPr>
            </w:rPrChange>
          </w:rPr>
          <w:delInstrText>of</w:delInstrText>
        </w:r>
        <w:r w:rsidR="00426E62" w:rsidRPr="006E6534" w:rsidDel="00421D68">
          <w:rPr>
            <w:rFonts w:cs="Times New Roman"/>
            <w:color w:val="000000" w:themeColor="text1"/>
            <w:rPrChange w:id="2038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84" w:author="N F" w:date="2023-12-05T03:09:00Z">
              <w:rPr>
                <w:rFonts w:cs="Times New Roman"/>
                <w:lang w:val="en-GB"/>
              </w:rPr>
            </w:rPrChange>
          </w:rPr>
          <w:delInstrText>the</w:delInstrText>
        </w:r>
        <w:r w:rsidR="00426E62" w:rsidRPr="006E6534" w:rsidDel="00421D68">
          <w:rPr>
            <w:rFonts w:cs="Times New Roman"/>
            <w:color w:val="000000" w:themeColor="text1"/>
            <w:rPrChange w:id="2038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86" w:author="N F" w:date="2023-12-05T03:09:00Z">
              <w:rPr>
                <w:rFonts w:cs="Times New Roman"/>
                <w:lang w:val="en-GB"/>
              </w:rPr>
            </w:rPrChange>
          </w:rPr>
          <w:delInstrText>overall</w:delInstrText>
        </w:r>
        <w:r w:rsidR="00426E62" w:rsidRPr="006E6534" w:rsidDel="00421D68">
          <w:rPr>
            <w:rFonts w:cs="Times New Roman"/>
            <w:color w:val="000000" w:themeColor="text1"/>
            <w:rPrChange w:id="2038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88" w:author="N F" w:date="2023-12-05T03:09:00Z">
              <w:rPr>
                <w:rFonts w:cs="Times New Roman"/>
                <w:lang w:val="en-GB"/>
              </w:rPr>
            </w:rPrChange>
          </w:rPr>
          <w:delInstrText>AURA</w:delInstrText>
        </w:r>
        <w:r w:rsidR="00426E62" w:rsidRPr="006E6534" w:rsidDel="00421D68">
          <w:rPr>
            <w:rFonts w:cs="Times New Roman"/>
            <w:color w:val="000000" w:themeColor="text1"/>
            <w:rPrChange w:id="20389" w:author="N F" w:date="2023-12-05T03:09:00Z">
              <w:rPr>
                <w:rFonts w:cs="Times New Roman"/>
              </w:rPr>
            </w:rPrChange>
          </w:rPr>
          <w:delInstrText xml:space="preserve">3 </w:delInstrText>
        </w:r>
        <w:r w:rsidR="00426E62" w:rsidRPr="006E6534" w:rsidDel="00421D68">
          <w:rPr>
            <w:rFonts w:cs="Times New Roman"/>
            <w:color w:val="000000" w:themeColor="text1"/>
            <w:lang w:val="en-GB"/>
            <w:rPrChange w:id="20390" w:author="N F" w:date="2023-12-05T03:09:00Z">
              <w:rPr>
                <w:rFonts w:cs="Times New Roman"/>
                <w:lang w:val="en-GB"/>
              </w:rPr>
            </w:rPrChange>
          </w:rPr>
          <w:delInstrText>study</w:delInstrText>
        </w:r>
        <w:r w:rsidR="00426E62" w:rsidRPr="006E6534" w:rsidDel="00421D68">
          <w:rPr>
            <w:rFonts w:cs="Times New Roman"/>
            <w:color w:val="000000" w:themeColor="text1"/>
            <w:rPrChange w:id="2039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92" w:author="N F" w:date="2023-12-05T03:09:00Z">
              <w:rPr>
                <w:rFonts w:cs="Times New Roman"/>
                <w:lang w:val="en-GB"/>
              </w:rPr>
            </w:rPrChange>
          </w:rPr>
          <w:delInstrText>and</w:delInstrText>
        </w:r>
        <w:r w:rsidR="00426E62" w:rsidRPr="006E6534" w:rsidDel="00421D68">
          <w:rPr>
            <w:rFonts w:cs="Times New Roman"/>
            <w:color w:val="000000" w:themeColor="text1"/>
            <w:rPrChange w:id="2039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94" w:author="N F" w:date="2023-12-05T03:09:00Z">
              <w:rPr>
                <w:rFonts w:cs="Times New Roman"/>
                <w:lang w:val="en-GB"/>
              </w:rPr>
            </w:rPrChange>
          </w:rPr>
          <w:delInstrText>support</w:delInstrText>
        </w:r>
        <w:r w:rsidR="00426E62" w:rsidRPr="006E6534" w:rsidDel="00421D68">
          <w:rPr>
            <w:rFonts w:cs="Times New Roman"/>
            <w:color w:val="000000" w:themeColor="text1"/>
            <w:rPrChange w:id="2039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96" w:author="N F" w:date="2023-12-05T03:09:00Z">
              <w:rPr>
                <w:rFonts w:cs="Times New Roman"/>
                <w:lang w:val="en-GB"/>
              </w:rPr>
            </w:rPrChange>
          </w:rPr>
          <w:delInstrText>the</w:delInstrText>
        </w:r>
        <w:r w:rsidR="00426E62" w:rsidRPr="006E6534" w:rsidDel="00421D68">
          <w:rPr>
            <w:rFonts w:cs="Times New Roman"/>
            <w:color w:val="000000" w:themeColor="text1"/>
            <w:rPrChange w:id="2039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398" w:author="N F" w:date="2023-12-05T03:09:00Z">
              <w:rPr>
                <w:rFonts w:cs="Times New Roman"/>
                <w:lang w:val="en-GB"/>
              </w:rPr>
            </w:rPrChange>
          </w:rPr>
          <w:delInstrText>use</w:delInstrText>
        </w:r>
        <w:r w:rsidR="00426E62" w:rsidRPr="006E6534" w:rsidDel="00421D68">
          <w:rPr>
            <w:rFonts w:cs="Times New Roman"/>
            <w:color w:val="000000" w:themeColor="text1"/>
            <w:rPrChange w:id="2039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400" w:author="N F" w:date="2023-12-05T03:09:00Z">
              <w:rPr>
                <w:rFonts w:cs="Times New Roman"/>
                <w:lang w:val="en-GB"/>
              </w:rPr>
            </w:rPrChange>
          </w:rPr>
          <w:delInstrText>of</w:delInstrText>
        </w:r>
        <w:r w:rsidR="00426E62" w:rsidRPr="006E6534" w:rsidDel="00421D68">
          <w:rPr>
            <w:rFonts w:cs="Times New Roman"/>
            <w:color w:val="000000" w:themeColor="text1"/>
            <w:rPrChange w:id="2040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402" w:author="N F" w:date="2023-12-05T03:09:00Z">
              <w:rPr>
                <w:rFonts w:cs="Times New Roman"/>
                <w:lang w:val="en-GB"/>
              </w:rPr>
            </w:rPrChange>
          </w:rPr>
          <w:delInstrText>osimertinib</w:delInstrText>
        </w:r>
        <w:r w:rsidR="00426E62" w:rsidRPr="006E6534" w:rsidDel="00421D68">
          <w:rPr>
            <w:rFonts w:cs="Times New Roman"/>
            <w:color w:val="000000" w:themeColor="text1"/>
            <w:rPrChange w:id="2040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404" w:author="N F" w:date="2023-12-05T03:09:00Z">
              <w:rPr>
                <w:rFonts w:cs="Times New Roman"/>
                <w:lang w:val="en-GB"/>
              </w:rPr>
            </w:rPrChange>
          </w:rPr>
          <w:delInstrText>in</w:delInstrText>
        </w:r>
        <w:r w:rsidR="00426E62" w:rsidRPr="006E6534" w:rsidDel="00421D68">
          <w:rPr>
            <w:rFonts w:cs="Times New Roman"/>
            <w:color w:val="000000" w:themeColor="text1"/>
            <w:rPrChange w:id="2040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406" w:author="N F" w:date="2023-12-05T03:09:00Z">
              <w:rPr>
                <w:rFonts w:cs="Times New Roman"/>
                <w:lang w:val="en-GB"/>
              </w:rPr>
            </w:rPrChange>
          </w:rPr>
          <w:delInstrText>Japanese</w:delInstrText>
        </w:r>
        <w:r w:rsidR="00426E62" w:rsidRPr="006E6534" w:rsidDel="00421D68">
          <w:rPr>
            <w:rFonts w:cs="Times New Roman"/>
            <w:color w:val="000000" w:themeColor="text1"/>
            <w:rPrChange w:id="2040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408" w:author="N F" w:date="2023-12-05T03:09:00Z">
              <w:rPr>
                <w:rFonts w:cs="Times New Roman"/>
                <w:lang w:val="en-GB"/>
              </w:rPr>
            </w:rPrChange>
          </w:rPr>
          <w:delInstrText>patients</w:delInstrText>
        </w:r>
        <w:r w:rsidR="00426E62" w:rsidRPr="006E6534" w:rsidDel="00421D68">
          <w:rPr>
            <w:rFonts w:cs="Times New Roman"/>
            <w:color w:val="000000" w:themeColor="text1"/>
            <w:rPrChange w:id="2040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410" w:author="N F" w:date="2023-12-05T03:09:00Z">
              <w:rPr>
                <w:rFonts w:cs="Times New Roman"/>
                <w:lang w:val="en-GB"/>
              </w:rPr>
            </w:rPrChange>
          </w:rPr>
          <w:delInstrText>with</w:delInstrText>
        </w:r>
        <w:r w:rsidR="00426E62" w:rsidRPr="006E6534" w:rsidDel="00421D68">
          <w:rPr>
            <w:rFonts w:cs="Times New Roman"/>
            <w:color w:val="000000" w:themeColor="text1"/>
            <w:rPrChange w:id="2041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412" w:author="N F" w:date="2023-12-05T03:09:00Z">
              <w:rPr>
                <w:rFonts w:cs="Times New Roman"/>
                <w:lang w:val="en-GB"/>
              </w:rPr>
            </w:rPrChange>
          </w:rPr>
          <w:delInstrText>EGFR</w:delInstrText>
        </w:r>
        <w:r w:rsidR="00426E62" w:rsidRPr="006E6534" w:rsidDel="00421D68">
          <w:rPr>
            <w:rFonts w:cs="Times New Roman"/>
            <w:color w:val="000000" w:themeColor="text1"/>
            <w:rPrChange w:id="2041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414" w:author="N F" w:date="2023-12-05T03:09:00Z">
              <w:rPr>
                <w:rFonts w:cs="Times New Roman"/>
                <w:lang w:val="en-GB"/>
              </w:rPr>
            </w:rPrChange>
          </w:rPr>
          <w:delInstrText>T</w:delInstrText>
        </w:r>
        <w:r w:rsidR="00426E62" w:rsidRPr="006E6534" w:rsidDel="00421D68">
          <w:rPr>
            <w:rFonts w:cs="Times New Roman"/>
            <w:color w:val="000000" w:themeColor="text1"/>
            <w:rPrChange w:id="20415" w:author="N F" w:date="2023-12-05T03:09:00Z">
              <w:rPr>
                <w:rFonts w:cs="Times New Roman"/>
              </w:rPr>
            </w:rPrChange>
          </w:rPr>
          <w:delInstrText>790</w:delInstrText>
        </w:r>
        <w:r w:rsidR="00426E62" w:rsidRPr="006E6534" w:rsidDel="00421D68">
          <w:rPr>
            <w:rFonts w:cs="Times New Roman"/>
            <w:color w:val="000000" w:themeColor="text1"/>
            <w:lang w:val="en-GB"/>
            <w:rPrChange w:id="20416" w:author="N F" w:date="2023-12-05T03:09:00Z">
              <w:rPr>
                <w:rFonts w:cs="Times New Roman"/>
                <w:lang w:val="en-GB"/>
              </w:rPr>
            </w:rPrChange>
          </w:rPr>
          <w:delInstrText>M</w:delInstrText>
        </w:r>
        <w:r w:rsidR="00426E62" w:rsidRPr="006E6534" w:rsidDel="00421D68">
          <w:rPr>
            <w:rFonts w:cs="Times New Roman"/>
            <w:color w:val="000000" w:themeColor="text1"/>
            <w:rPrChange w:id="2041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418" w:author="N F" w:date="2023-12-05T03:09:00Z">
              <w:rPr>
                <w:rFonts w:cs="Times New Roman"/>
                <w:lang w:val="en-GB"/>
              </w:rPr>
            </w:rPrChange>
          </w:rPr>
          <w:delInstrText>mutation</w:delInstrText>
        </w:r>
        <w:r w:rsidR="00426E62" w:rsidRPr="006E6534" w:rsidDel="00421D68">
          <w:rPr>
            <w:rFonts w:cs="Times New Roman"/>
            <w:color w:val="000000" w:themeColor="text1"/>
            <w:rPrChange w:id="20419" w:author="N F" w:date="2023-12-05T03:09:00Z">
              <w:rPr>
                <w:rFonts w:cs="Times New Roman"/>
              </w:rPr>
            </w:rPrChange>
          </w:rPr>
          <w:delInstrText>-</w:delInstrText>
        </w:r>
        <w:r w:rsidR="00426E62" w:rsidRPr="006E6534" w:rsidDel="00421D68">
          <w:rPr>
            <w:rFonts w:cs="Times New Roman"/>
            <w:color w:val="000000" w:themeColor="text1"/>
            <w:lang w:val="en-GB"/>
            <w:rPrChange w:id="20420" w:author="N F" w:date="2023-12-05T03:09:00Z">
              <w:rPr>
                <w:rFonts w:cs="Times New Roman"/>
                <w:lang w:val="en-GB"/>
              </w:rPr>
            </w:rPrChange>
          </w:rPr>
          <w:delInstrText>positive</w:delInstrText>
        </w:r>
        <w:r w:rsidR="00426E62" w:rsidRPr="006E6534" w:rsidDel="00421D68">
          <w:rPr>
            <w:rFonts w:cs="Times New Roman"/>
            <w:color w:val="000000" w:themeColor="text1"/>
            <w:rPrChange w:id="2042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422" w:author="N F" w:date="2023-12-05T03:09:00Z">
              <w:rPr>
                <w:rFonts w:cs="Times New Roman"/>
                <w:lang w:val="en-GB"/>
              </w:rPr>
            </w:rPrChange>
          </w:rPr>
          <w:delInstrText>NSCLC</w:delInstrText>
        </w:r>
        <w:r w:rsidR="00426E62" w:rsidRPr="006E6534" w:rsidDel="00421D68">
          <w:rPr>
            <w:rFonts w:cs="Times New Roman"/>
            <w:color w:val="000000" w:themeColor="text1"/>
            <w:rPrChange w:id="2042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424" w:author="N F" w:date="2023-12-05T03:09:00Z">
              <w:rPr>
                <w:rFonts w:cs="Times New Roman"/>
                <w:lang w:val="en-GB"/>
              </w:rPr>
            </w:rPrChange>
          </w:rPr>
          <w:delInstrText>whose</w:delInstrText>
        </w:r>
        <w:r w:rsidR="00426E62" w:rsidRPr="006E6534" w:rsidDel="00421D68">
          <w:rPr>
            <w:rFonts w:cs="Times New Roman"/>
            <w:color w:val="000000" w:themeColor="text1"/>
            <w:rPrChange w:id="2042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426" w:author="N F" w:date="2023-12-05T03:09:00Z">
              <w:rPr>
                <w:rFonts w:cs="Times New Roman"/>
                <w:lang w:val="en-GB"/>
              </w:rPr>
            </w:rPrChange>
          </w:rPr>
          <w:delInstrText>disease</w:delInstrText>
        </w:r>
        <w:r w:rsidR="00426E62" w:rsidRPr="006E6534" w:rsidDel="00421D68">
          <w:rPr>
            <w:rFonts w:cs="Times New Roman"/>
            <w:color w:val="000000" w:themeColor="text1"/>
            <w:rPrChange w:id="2042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428" w:author="N F" w:date="2023-12-05T03:09:00Z">
              <w:rPr>
                <w:rFonts w:cs="Times New Roman"/>
                <w:lang w:val="en-GB"/>
              </w:rPr>
            </w:rPrChange>
          </w:rPr>
          <w:delInstrText>has</w:delInstrText>
        </w:r>
        <w:r w:rsidR="00426E62" w:rsidRPr="006E6534" w:rsidDel="00421D68">
          <w:rPr>
            <w:rFonts w:cs="Times New Roman"/>
            <w:color w:val="000000" w:themeColor="text1"/>
            <w:rPrChange w:id="2042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430" w:author="N F" w:date="2023-12-05T03:09:00Z">
              <w:rPr>
                <w:rFonts w:cs="Times New Roman"/>
                <w:lang w:val="en-GB"/>
              </w:rPr>
            </w:rPrChange>
          </w:rPr>
          <w:delInstrText>progressed</w:delInstrText>
        </w:r>
        <w:r w:rsidR="00426E62" w:rsidRPr="006E6534" w:rsidDel="00421D68">
          <w:rPr>
            <w:rFonts w:cs="Times New Roman"/>
            <w:color w:val="000000" w:themeColor="text1"/>
            <w:rPrChange w:id="2043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432" w:author="N F" w:date="2023-12-05T03:09:00Z">
              <w:rPr>
                <w:rFonts w:cs="Times New Roman"/>
                <w:lang w:val="en-GB"/>
              </w:rPr>
            </w:rPrChange>
          </w:rPr>
          <w:delInstrText>following</w:delInstrText>
        </w:r>
        <w:r w:rsidR="00426E62" w:rsidRPr="006E6534" w:rsidDel="00421D68">
          <w:rPr>
            <w:rFonts w:cs="Times New Roman"/>
            <w:color w:val="000000" w:themeColor="text1"/>
            <w:rPrChange w:id="2043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434" w:author="N F" w:date="2023-12-05T03:09:00Z">
              <w:rPr>
                <w:rFonts w:cs="Times New Roman"/>
                <w:lang w:val="en-GB"/>
              </w:rPr>
            </w:rPrChange>
          </w:rPr>
          <w:delInstrText>first</w:delInstrText>
        </w:r>
        <w:r w:rsidR="00426E62" w:rsidRPr="006E6534" w:rsidDel="00421D68">
          <w:rPr>
            <w:rFonts w:cs="Times New Roman"/>
            <w:color w:val="000000" w:themeColor="text1"/>
            <w:rPrChange w:id="20435" w:author="N F" w:date="2023-12-05T03:09:00Z">
              <w:rPr>
                <w:rFonts w:cs="Times New Roman"/>
              </w:rPr>
            </w:rPrChange>
          </w:rPr>
          <w:delInstrText>-</w:delInstrText>
        </w:r>
        <w:r w:rsidR="00426E62" w:rsidRPr="006E6534" w:rsidDel="00421D68">
          <w:rPr>
            <w:rFonts w:cs="Times New Roman"/>
            <w:color w:val="000000" w:themeColor="text1"/>
            <w:lang w:val="en-GB"/>
            <w:rPrChange w:id="20436" w:author="N F" w:date="2023-12-05T03:09:00Z">
              <w:rPr>
                <w:rFonts w:cs="Times New Roman"/>
                <w:lang w:val="en-GB"/>
              </w:rPr>
            </w:rPrChange>
          </w:rPr>
          <w:delInstrText>line</w:delInstrText>
        </w:r>
        <w:r w:rsidR="00426E62" w:rsidRPr="006E6534" w:rsidDel="00421D68">
          <w:rPr>
            <w:rFonts w:cs="Times New Roman"/>
            <w:color w:val="000000" w:themeColor="text1"/>
            <w:rPrChange w:id="2043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438" w:author="N F" w:date="2023-12-05T03:09:00Z">
              <w:rPr>
                <w:rFonts w:cs="Times New Roman"/>
                <w:lang w:val="en-GB"/>
              </w:rPr>
            </w:rPrChange>
          </w:rPr>
          <w:delInstrText>EGFR</w:delInstrText>
        </w:r>
        <w:r w:rsidR="00426E62" w:rsidRPr="006E6534" w:rsidDel="00421D68">
          <w:rPr>
            <w:rFonts w:cs="Times New Roman"/>
            <w:color w:val="000000" w:themeColor="text1"/>
            <w:rPrChange w:id="20439" w:author="N F" w:date="2023-12-05T03:09:00Z">
              <w:rPr>
                <w:rFonts w:cs="Times New Roman"/>
              </w:rPr>
            </w:rPrChange>
          </w:rPr>
          <w:delInstrText>-</w:delInstrText>
        </w:r>
        <w:r w:rsidR="00426E62" w:rsidRPr="006E6534" w:rsidDel="00421D68">
          <w:rPr>
            <w:rFonts w:cs="Times New Roman"/>
            <w:color w:val="000000" w:themeColor="text1"/>
            <w:lang w:val="en-GB"/>
            <w:rPrChange w:id="20440" w:author="N F" w:date="2023-12-05T03:09:00Z">
              <w:rPr>
                <w:rFonts w:cs="Times New Roman"/>
                <w:lang w:val="en-GB"/>
              </w:rPr>
            </w:rPrChange>
          </w:rPr>
          <w:delInstrText>TKI</w:delInstrText>
        </w:r>
        <w:r w:rsidR="00426E62" w:rsidRPr="006E6534" w:rsidDel="00421D68">
          <w:rPr>
            <w:rFonts w:cs="Times New Roman"/>
            <w:color w:val="000000" w:themeColor="text1"/>
            <w:rPrChange w:id="2044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442" w:author="N F" w:date="2023-12-05T03:09:00Z">
              <w:rPr>
                <w:rFonts w:cs="Times New Roman"/>
                <w:lang w:val="en-GB"/>
              </w:rPr>
            </w:rPrChange>
          </w:rPr>
          <w:delInstrText>treatment</w:delInstrText>
        </w:r>
        <w:r w:rsidR="00426E62" w:rsidRPr="006E6534" w:rsidDel="00421D68">
          <w:rPr>
            <w:rFonts w:cs="Times New Roman"/>
            <w:color w:val="000000" w:themeColor="text1"/>
            <w:rPrChange w:id="20443" w:author="N F" w:date="2023-12-05T03:09:00Z">
              <w:rPr>
                <w:rFonts w:cs="Times New Roman"/>
              </w:rPr>
            </w:rPrChange>
          </w:rPr>
          <w:delInstrText>. (</w:delInstrText>
        </w:r>
        <w:r w:rsidR="00426E62" w:rsidRPr="006E6534" w:rsidDel="00421D68">
          <w:rPr>
            <w:rFonts w:cs="Times New Roman"/>
            <w:color w:val="000000" w:themeColor="text1"/>
            <w:lang w:val="en-GB"/>
            <w:rPrChange w:id="20444" w:author="N F" w:date="2023-12-05T03:09:00Z">
              <w:rPr>
                <w:rFonts w:cs="Times New Roman"/>
                <w:lang w:val="en-GB"/>
              </w:rPr>
            </w:rPrChange>
          </w:rPr>
          <w:delInstrText>ClinicalTrials</w:delInstrText>
        </w:r>
        <w:r w:rsidR="00426E62" w:rsidRPr="006E6534" w:rsidDel="00421D68">
          <w:rPr>
            <w:rFonts w:cs="Times New Roman"/>
            <w:color w:val="000000" w:themeColor="text1"/>
            <w:rPrChange w:id="20445" w:author="N F" w:date="2023-12-05T03:09:00Z">
              <w:rPr>
                <w:rFonts w:cs="Times New Roman"/>
              </w:rPr>
            </w:rPrChange>
          </w:rPr>
          <w:delInstrText>.</w:delInstrText>
        </w:r>
        <w:r w:rsidR="00426E62" w:rsidRPr="006E6534" w:rsidDel="00421D68">
          <w:rPr>
            <w:rFonts w:cs="Times New Roman"/>
            <w:color w:val="000000" w:themeColor="text1"/>
            <w:lang w:val="en-GB"/>
            <w:rPrChange w:id="20446" w:author="N F" w:date="2023-12-05T03:09:00Z">
              <w:rPr>
                <w:rFonts w:cs="Times New Roman"/>
                <w:lang w:val="en-GB"/>
              </w:rPr>
            </w:rPrChange>
          </w:rPr>
          <w:delInstrText>gov</w:delInstrText>
        </w:r>
        <w:r w:rsidR="00426E62" w:rsidRPr="006E6534" w:rsidDel="00421D68">
          <w:rPr>
            <w:rFonts w:cs="Times New Roman"/>
            <w:color w:val="000000" w:themeColor="text1"/>
            <w:rPrChange w:id="2044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448" w:author="N F" w:date="2023-12-05T03:09:00Z">
              <w:rPr>
                <w:rFonts w:cs="Times New Roman"/>
                <w:lang w:val="en-GB"/>
              </w:rPr>
            </w:rPrChange>
          </w:rPr>
          <w:delInstrText>trial</w:delInstrText>
        </w:r>
        <w:r w:rsidR="00426E62" w:rsidRPr="006E6534" w:rsidDel="00421D68">
          <w:rPr>
            <w:rFonts w:cs="Times New Roman"/>
            <w:color w:val="000000" w:themeColor="text1"/>
            <w:rPrChange w:id="2044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450" w:author="N F" w:date="2023-12-05T03:09:00Z">
              <w:rPr>
                <w:rFonts w:cs="Times New Roman"/>
                <w:lang w:val="en-GB"/>
              </w:rPr>
            </w:rPrChange>
          </w:rPr>
          <w:delInstrText>registration</w:delInstrText>
        </w:r>
        <w:r w:rsidR="00426E62" w:rsidRPr="006E6534" w:rsidDel="00421D68">
          <w:rPr>
            <w:rFonts w:cs="Times New Roman"/>
            <w:color w:val="000000" w:themeColor="text1"/>
            <w:rPrChange w:id="2045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452" w:author="N F" w:date="2023-12-05T03:09:00Z">
              <w:rPr>
                <w:rFonts w:cs="Times New Roman"/>
                <w:lang w:val="en-GB"/>
              </w:rPr>
            </w:rPrChange>
          </w:rPr>
          <w:delInstrText>no</w:delInstrText>
        </w:r>
        <w:r w:rsidR="00426E62" w:rsidRPr="006E6534" w:rsidDel="00421D68">
          <w:rPr>
            <w:rFonts w:cs="Times New Roman"/>
            <w:color w:val="000000" w:themeColor="text1"/>
            <w:rPrChange w:id="2045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454" w:author="N F" w:date="2023-12-05T03:09:00Z">
              <w:rPr>
                <w:rFonts w:cs="Times New Roman"/>
                <w:lang w:val="en-GB"/>
              </w:rPr>
            </w:rPrChange>
          </w:rPr>
          <w:delInstrText>NCT</w:delInstrText>
        </w:r>
        <w:r w:rsidR="00426E62" w:rsidRPr="006E6534" w:rsidDel="00421D68">
          <w:rPr>
            <w:rFonts w:cs="Times New Roman"/>
            <w:color w:val="000000" w:themeColor="text1"/>
            <w:rPrChange w:id="20455" w:author="N F" w:date="2023-12-05T03:09:00Z">
              <w:rPr>
                <w:rFonts w:cs="Times New Roman"/>
              </w:rPr>
            </w:rPrChange>
          </w:rPr>
          <w:delInstrText>02151981.).","</w:delInstrText>
        </w:r>
        <w:r w:rsidR="00426E62" w:rsidRPr="006E6534" w:rsidDel="00421D68">
          <w:rPr>
            <w:rFonts w:cs="Times New Roman"/>
            <w:color w:val="000000" w:themeColor="text1"/>
            <w:lang w:val="en-GB"/>
            <w:rPrChange w:id="20456" w:author="N F" w:date="2023-12-05T03:09:00Z">
              <w:rPr>
                <w:rFonts w:cs="Times New Roman"/>
                <w:lang w:val="en-GB"/>
              </w:rPr>
            </w:rPrChange>
          </w:rPr>
          <w:delInstrText>container</w:delInstrText>
        </w:r>
        <w:r w:rsidR="00426E62" w:rsidRPr="006E6534" w:rsidDel="00421D68">
          <w:rPr>
            <w:rFonts w:cs="Times New Roman"/>
            <w:color w:val="000000" w:themeColor="text1"/>
            <w:rPrChange w:id="20457" w:author="N F" w:date="2023-12-05T03:09:00Z">
              <w:rPr>
                <w:rFonts w:cs="Times New Roman"/>
              </w:rPr>
            </w:rPrChange>
          </w:rPr>
          <w:delInstrText>-</w:delInstrText>
        </w:r>
        <w:r w:rsidR="00426E62" w:rsidRPr="006E6534" w:rsidDel="00421D68">
          <w:rPr>
            <w:rFonts w:cs="Times New Roman"/>
            <w:color w:val="000000" w:themeColor="text1"/>
            <w:lang w:val="en-GB"/>
            <w:rPrChange w:id="20458" w:author="N F" w:date="2023-12-05T03:09:00Z">
              <w:rPr>
                <w:rFonts w:cs="Times New Roman"/>
                <w:lang w:val="en-GB"/>
              </w:rPr>
            </w:rPrChange>
          </w:rPr>
          <w:delInstrText>title</w:delInstrText>
        </w:r>
        <w:r w:rsidR="00426E62" w:rsidRPr="006E6534" w:rsidDel="00421D68">
          <w:rPr>
            <w:rFonts w:cs="Times New Roman"/>
            <w:color w:val="000000" w:themeColor="text1"/>
            <w:rPrChange w:id="20459" w:author="N F" w:date="2023-12-05T03:09:00Z">
              <w:rPr>
                <w:rFonts w:cs="Times New Roman"/>
              </w:rPr>
            </w:rPrChange>
          </w:rPr>
          <w:delInstrText>":"</w:delInstrText>
        </w:r>
        <w:r w:rsidR="00426E62" w:rsidRPr="006E6534" w:rsidDel="00421D68">
          <w:rPr>
            <w:rFonts w:cs="Times New Roman"/>
            <w:color w:val="000000" w:themeColor="text1"/>
            <w:lang w:val="en-GB"/>
            <w:rPrChange w:id="20460" w:author="N F" w:date="2023-12-05T03:09:00Z">
              <w:rPr>
                <w:rFonts w:cs="Times New Roman"/>
                <w:lang w:val="en-GB"/>
              </w:rPr>
            </w:rPrChange>
          </w:rPr>
          <w:delInstrText>Cancer</w:delInstrText>
        </w:r>
        <w:r w:rsidR="00426E62" w:rsidRPr="006E6534" w:rsidDel="00421D68">
          <w:rPr>
            <w:rFonts w:cs="Times New Roman"/>
            <w:color w:val="000000" w:themeColor="text1"/>
            <w:rPrChange w:id="2046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462" w:author="N F" w:date="2023-12-05T03:09:00Z">
              <w:rPr>
                <w:rFonts w:cs="Times New Roman"/>
                <w:lang w:val="en-GB"/>
              </w:rPr>
            </w:rPrChange>
          </w:rPr>
          <w:delInstrText>Science</w:delInstrText>
        </w:r>
        <w:r w:rsidR="00426E62" w:rsidRPr="006E6534" w:rsidDel="00421D68">
          <w:rPr>
            <w:rFonts w:cs="Times New Roman"/>
            <w:color w:val="000000" w:themeColor="text1"/>
            <w:rPrChange w:id="20463" w:author="N F" w:date="2023-12-05T03:09:00Z">
              <w:rPr>
                <w:rFonts w:cs="Times New Roman"/>
              </w:rPr>
            </w:rPrChange>
          </w:rPr>
          <w:delInstrText>","</w:delInstrText>
        </w:r>
        <w:r w:rsidR="00426E62" w:rsidRPr="006E6534" w:rsidDel="00421D68">
          <w:rPr>
            <w:rFonts w:cs="Times New Roman"/>
            <w:color w:val="000000" w:themeColor="text1"/>
            <w:lang w:val="en-GB"/>
            <w:rPrChange w:id="20464" w:author="N F" w:date="2023-12-05T03:09:00Z">
              <w:rPr>
                <w:rFonts w:cs="Times New Roman"/>
                <w:lang w:val="en-GB"/>
              </w:rPr>
            </w:rPrChange>
          </w:rPr>
          <w:delInstrText>DOI</w:delInstrText>
        </w:r>
        <w:r w:rsidR="00426E62" w:rsidRPr="006E6534" w:rsidDel="00421D68">
          <w:rPr>
            <w:rFonts w:cs="Times New Roman"/>
            <w:color w:val="000000" w:themeColor="text1"/>
            <w:rPrChange w:id="20465" w:author="N F" w:date="2023-12-05T03:09:00Z">
              <w:rPr>
                <w:rFonts w:cs="Times New Roman"/>
              </w:rPr>
            </w:rPrChange>
          </w:rPr>
          <w:delInstrText>":"10.1111/</w:delInstrText>
        </w:r>
        <w:r w:rsidR="00426E62" w:rsidRPr="006E6534" w:rsidDel="00421D68">
          <w:rPr>
            <w:rFonts w:cs="Times New Roman"/>
            <w:color w:val="000000" w:themeColor="text1"/>
            <w:lang w:val="en-GB"/>
            <w:rPrChange w:id="20466" w:author="N F" w:date="2023-12-05T03:09:00Z">
              <w:rPr>
                <w:rFonts w:cs="Times New Roman"/>
                <w:lang w:val="en-GB"/>
              </w:rPr>
            </w:rPrChange>
          </w:rPr>
          <w:delInstrText>cas</w:delInstrText>
        </w:r>
        <w:r w:rsidR="00426E62" w:rsidRPr="006E6534" w:rsidDel="00421D68">
          <w:rPr>
            <w:rFonts w:cs="Times New Roman"/>
            <w:color w:val="000000" w:themeColor="text1"/>
            <w:rPrChange w:id="20467" w:author="N F" w:date="2023-12-05T03:09:00Z">
              <w:rPr>
                <w:rFonts w:cs="Times New Roman"/>
              </w:rPr>
            </w:rPrChange>
          </w:rPr>
          <w:delInstrText>.13623","</w:delInstrText>
        </w:r>
        <w:r w:rsidR="00426E62" w:rsidRPr="006E6534" w:rsidDel="00421D68">
          <w:rPr>
            <w:rFonts w:cs="Times New Roman"/>
            <w:color w:val="000000" w:themeColor="text1"/>
            <w:lang w:val="en-GB"/>
            <w:rPrChange w:id="20468" w:author="N F" w:date="2023-12-05T03:09:00Z">
              <w:rPr>
                <w:rFonts w:cs="Times New Roman"/>
                <w:lang w:val="en-GB"/>
              </w:rPr>
            </w:rPrChange>
          </w:rPr>
          <w:delInstrText>ISSN</w:delInstrText>
        </w:r>
        <w:r w:rsidR="00426E62" w:rsidRPr="006E6534" w:rsidDel="00421D68">
          <w:rPr>
            <w:rFonts w:cs="Times New Roman"/>
            <w:color w:val="000000" w:themeColor="text1"/>
            <w:rPrChange w:id="20469" w:author="N F" w:date="2023-12-05T03:09:00Z">
              <w:rPr>
                <w:rFonts w:cs="Times New Roman"/>
              </w:rPr>
            </w:rPrChange>
          </w:rPr>
          <w:delInstrText>":"1349-7006","</w:delInstrText>
        </w:r>
        <w:r w:rsidR="00426E62" w:rsidRPr="006E6534" w:rsidDel="00421D68">
          <w:rPr>
            <w:rFonts w:cs="Times New Roman"/>
            <w:color w:val="000000" w:themeColor="text1"/>
            <w:lang w:val="en-GB"/>
            <w:rPrChange w:id="20470" w:author="N F" w:date="2023-12-05T03:09:00Z">
              <w:rPr>
                <w:rFonts w:cs="Times New Roman"/>
                <w:lang w:val="en-GB"/>
              </w:rPr>
            </w:rPrChange>
          </w:rPr>
          <w:delInstrText>issue</w:delInstrText>
        </w:r>
        <w:r w:rsidR="00426E62" w:rsidRPr="006E6534" w:rsidDel="00421D68">
          <w:rPr>
            <w:rFonts w:cs="Times New Roman"/>
            <w:color w:val="000000" w:themeColor="text1"/>
            <w:rPrChange w:id="20471" w:author="N F" w:date="2023-12-05T03:09:00Z">
              <w:rPr>
                <w:rFonts w:cs="Times New Roman"/>
              </w:rPr>
            </w:rPrChange>
          </w:rPr>
          <w:delInstrText>":"6","</w:delInstrText>
        </w:r>
        <w:r w:rsidR="00426E62" w:rsidRPr="006E6534" w:rsidDel="00421D68">
          <w:rPr>
            <w:rFonts w:cs="Times New Roman"/>
            <w:color w:val="000000" w:themeColor="text1"/>
            <w:lang w:val="en-GB"/>
            <w:rPrChange w:id="20472" w:author="N F" w:date="2023-12-05T03:09:00Z">
              <w:rPr>
                <w:rFonts w:cs="Times New Roman"/>
                <w:lang w:val="en-GB"/>
              </w:rPr>
            </w:rPrChange>
          </w:rPr>
          <w:delInstrText>journalAbbreviation</w:delInstrText>
        </w:r>
        <w:r w:rsidR="00426E62" w:rsidRPr="006E6534" w:rsidDel="00421D68">
          <w:rPr>
            <w:rFonts w:cs="Times New Roman"/>
            <w:color w:val="000000" w:themeColor="text1"/>
            <w:rPrChange w:id="20473" w:author="N F" w:date="2023-12-05T03:09:00Z">
              <w:rPr>
                <w:rFonts w:cs="Times New Roman"/>
              </w:rPr>
            </w:rPrChange>
          </w:rPr>
          <w:delInstrText>":"</w:delInstrText>
        </w:r>
        <w:r w:rsidR="00426E62" w:rsidRPr="006E6534" w:rsidDel="00421D68">
          <w:rPr>
            <w:rFonts w:cs="Times New Roman"/>
            <w:color w:val="000000" w:themeColor="text1"/>
            <w:lang w:val="en-GB"/>
            <w:rPrChange w:id="20474" w:author="N F" w:date="2023-12-05T03:09:00Z">
              <w:rPr>
                <w:rFonts w:cs="Times New Roman"/>
                <w:lang w:val="en-GB"/>
              </w:rPr>
            </w:rPrChange>
          </w:rPr>
          <w:delInstrText>Cancer</w:delInstrText>
        </w:r>
        <w:r w:rsidR="00426E62" w:rsidRPr="006E6534" w:rsidDel="00421D68">
          <w:rPr>
            <w:rFonts w:cs="Times New Roman"/>
            <w:color w:val="000000" w:themeColor="text1"/>
            <w:rPrChange w:id="2047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476" w:author="N F" w:date="2023-12-05T03:09:00Z">
              <w:rPr>
                <w:rFonts w:cs="Times New Roman"/>
                <w:lang w:val="en-GB"/>
              </w:rPr>
            </w:rPrChange>
          </w:rPr>
          <w:delInstrText>Sci</w:delInstrText>
        </w:r>
        <w:r w:rsidR="00426E62" w:rsidRPr="006E6534" w:rsidDel="00421D68">
          <w:rPr>
            <w:rFonts w:cs="Times New Roman"/>
            <w:color w:val="000000" w:themeColor="text1"/>
            <w:rPrChange w:id="20477" w:author="N F" w:date="2023-12-05T03:09:00Z">
              <w:rPr>
                <w:rFonts w:cs="Times New Roman"/>
              </w:rPr>
            </w:rPrChange>
          </w:rPr>
          <w:delInstrText>","</w:delInstrText>
        </w:r>
        <w:r w:rsidR="00426E62" w:rsidRPr="006E6534" w:rsidDel="00421D68">
          <w:rPr>
            <w:rFonts w:cs="Times New Roman"/>
            <w:color w:val="000000" w:themeColor="text1"/>
            <w:lang w:val="en-GB"/>
            <w:rPrChange w:id="20478" w:author="N F" w:date="2023-12-05T03:09:00Z">
              <w:rPr>
                <w:rFonts w:cs="Times New Roman"/>
                <w:lang w:val="en-GB"/>
              </w:rPr>
            </w:rPrChange>
          </w:rPr>
          <w:delInstrText>language</w:delInstrText>
        </w:r>
        <w:r w:rsidR="00426E62" w:rsidRPr="006E6534" w:rsidDel="00421D68">
          <w:rPr>
            <w:rFonts w:cs="Times New Roman"/>
            <w:color w:val="000000" w:themeColor="text1"/>
            <w:rPrChange w:id="20479" w:author="N F" w:date="2023-12-05T03:09:00Z">
              <w:rPr>
                <w:rFonts w:cs="Times New Roman"/>
              </w:rPr>
            </w:rPrChange>
          </w:rPr>
          <w:delInstrText>":"</w:delInstrText>
        </w:r>
        <w:r w:rsidR="00426E62" w:rsidRPr="006E6534" w:rsidDel="00421D68">
          <w:rPr>
            <w:rFonts w:cs="Times New Roman"/>
            <w:color w:val="000000" w:themeColor="text1"/>
            <w:lang w:val="en-GB"/>
            <w:rPrChange w:id="20480" w:author="N F" w:date="2023-12-05T03:09:00Z">
              <w:rPr>
                <w:rFonts w:cs="Times New Roman"/>
                <w:lang w:val="en-GB"/>
              </w:rPr>
            </w:rPrChange>
          </w:rPr>
          <w:delInstrText>eng</w:delInstrText>
        </w:r>
        <w:r w:rsidR="00426E62" w:rsidRPr="006E6534" w:rsidDel="00421D68">
          <w:rPr>
            <w:rFonts w:cs="Times New Roman"/>
            <w:color w:val="000000" w:themeColor="text1"/>
            <w:rPrChange w:id="20481" w:author="N F" w:date="2023-12-05T03:09:00Z">
              <w:rPr>
                <w:rFonts w:cs="Times New Roman"/>
              </w:rPr>
            </w:rPrChange>
          </w:rPr>
          <w:delInstrText>","</w:delInstrText>
        </w:r>
        <w:r w:rsidR="00426E62" w:rsidRPr="006E6534" w:rsidDel="00421D68">
          <w:rPr>
            <w:rFonts w:cs="Times New Roman"/>
            <w:color w:val="000000" w:themeColor="text1"/>
            <w:lang w:val="en-GB"/>
            <w:rPrChange w:id="20482" w:author="N F" w:date="2023-12-05T03:09:00Z">
              <w:rPr>
                <w:rFonts w:cs="Times New Roman"/>
                <w:lang w:val="en-GB"/>
              </w:rPr>
            </w:rPrChange>
          </w:rPr>
          <w:delInstrText>note</w:delInstrText>
        </w:r>
        <w:r w:rsidR="00426E62" w:rsidRPr="006E6534" w:rsidDel="00421D68">
          <w:rPr>
            <w:rFonts w:cs="Times New Roman"/>
            <w:color w:val="000000" w:themeColor="text1"/>
            <w:rPrChange w:id="20483" w:author="N F" w:date="2023-12-05T03:09:00Z">
              <w:rPr>
                <w:rFonts w:cs="Times New Roman"/>
              </w:rPr>
            </w:rPrChange>
          </w:rPr>
          <w:delInstrText>":"</w:delInstrText>
        </w:r>
        <w:r w:rsidR="00426E62" w:rsidRPr="006E6534" w:rsidDel="00421D68">
          <w:rPr>
            <w:rFonts w:cs="Times New Roman"/>
            <w:color w:val="000000" w:themeColor="text1"/>
            <w:lang w:val="en-GB"/>
            <w:rPrChange w:id="20484" w:author="N F" w:date="2023-12-05T03:09:00Z">
              <w:rPr>
                <w:rFonts w:cs="Times New Roman"/>
                <w:lang w:val="en-GB"/>
              </w:rPr>
            </w:rPrChange>
          </w:rPr>
          <w:delInstrText>PMID</w:delInstrText>
        </w:r>
        <w:r w:rsidR="00426E62" w:rsidRPr="006E6534" w:rsidDel="00421D68">
          <w:rPr>
            <w:rFonts w:cs="Times New Roman"/>
            <w:color w:val="000000" w:themeColor="text1"/>
            <w:rPrChange w:id="20485" w:author="N F" w:date="2023-12-05T03:09:00Z">
              <w:rPr>
                <w:rFonts w:cs="Times New Roman"/>
              </w:rPr>
            </w:rPrChange>
          </w:rPr>
          <w:delInstrText>: 29697876\</w:delInstrText>
        </w:r>
        <w:r w:rsidR="00426E62" w:rsidRPr="006E6534" w:rsidDel="00421D68">
          <w:rPr>
            <w:rFonts w:cs="Times New Roman"/>
            <w:color w:val="000000" w:themeColor="text1"/>
            <w:lang w:val="en-GB"/>
            <w:rPrChange w:id="20486" w:author="N F" w:date="2023-12-05T03:09:00Z">
              <w:rPr>
                <w:rFonts w:cs="Times New Roman"/>
                <w:lang w:val="en-GB"/>
              </w:rPr>
            </w:rPrChange>
          </w:rPr>
          <w:delInstrText>nPMCID</w:delInstrText>
        </w:r>
        <w:r w:rsidR="00426E62" w:rsidRPr="006E6534" w:rsidDel="00421D68">
          <w:rPr>
            <w:rFonts w:cs="Times New Roman"/>
            <w:color w:val="000000" w:themeColor="text1"/>
            <w:rPrChange w:id="2048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488" w:author="N F" w:date="2023-12-05T03:09:00Z">
              <w:rPr>
                <w:rFonts w:cs="Times New Roman"/>
                <w:lang w:val="en-GB"/>
              </w:rPr>
            </w:rPrChange>
          </w:rPr>
          <w:delInstrText>PMC</w:delInstrText>
        </w:r>
        <w:r w:rsidR="00426E62" w:rsidRPr="006E6534" w:rsidDel="00421D68">
          <w:rPr>
            <w:rFonts w:cs="Times New Roman"/>
            <w:color w:val="000000" w:themeColor="text1"/>
            <w:rPrChange w:id="20489" w:author="N F" w:date="2023-12-05T03:09:00Z">
              <w:rPr>
                <w:rFonts w:cs="Times New Roman"/>
              </w:rPr>
            </w:rPrChange>
          </w:rPr>
          <w:delInstrText>5989837","</w:delInstrText>
        </w:r>
        <w:r w:rsidR="00426E62" w:rsidRPr="006E6534" w:rsidDel="00421D68">
          <w:rPr>
            <w:rFonts w:cs="Times New Roman"/>
            <w:color w:val="000000" w:themeColor="text1"/>
            <w:lang w:val="en-GB"/>
            <w:rPrChange w:id="20490" w:author="N F" w:date="2023-12-05T03:09:00Z">
              <w:rPr>
                <w:rFonts w:cs="Times New Roman"/>
                <w:lang w:val="en-GB"/>
              </w:rPr>
            </w:rPrChange>
          </w:rPr>
          <w:delInstrText>page</w:delInstrText>
        </w:r>
        <w:r w:rsidR="00426E62" w:rsidRPr="006E6534" w:rsidDel="00421D68">
          <w:rPr>
            <w:rFonts w:cs="Times New Roman"/>
            <w:color w:val="000000" w:themeColor="text1"/>
            <w:rPrChange w:id="20491" w:author="N F" w:date="2023-12-05T03:09:00Z">
              <w:rPr>
                <w:rFonts w:cs="Times New Roman"/>
              </w:rPr>
            </w:rPrChange>
          </w:rPr>
          <w:delInstrText>":"1930-1938","</w:delInstrText>
        </w:r>
        <w:r w:rsidR="00426E62" w:rsidRPr="006E6534" w:rsidDel="00421D68">
          <w:rPr>
            <w:rFonts w:cs="Times New Roman"/>
            <w:color w:val="000000" w:themeColor="text1"/>
            <w:lang w:val="en-GB"/>
            <w:rPrChange w:id="20492" w:author="N F" w:date="2023-12-05T03:09:00Z">
              <w:rPr>
                <w:rFonts w:cs="Times New Roman"/>
                <w:lang w:val="en-GB"/>
              </w:rPr>
            </w:rPrChange>
          </w:rPr>
          <w:delInstrText>source</w:delInstrText>
        </w:r>
        <w:r w:rsidR="00426E62" w:rsidRPr="006E6534" w:rsidDel="00421D68">
          <w:rPr>
            <w:rFonts w:cs="Times New Roman"/>
            <w:color w:val="000000" w:themeColor="text1"/>
            <w:rPrChange w:id="20493" w:author="N F" w:date="2023-12-05T03:09:00Z">
              <w:rPr>
                <w:rFonts w:cs="Times New Roman"/>
              </w:rPr>
            </w:rPrChange>
          </w:rPr>
          <w:delInstrText>":"</w:delInstrText>
        </w:r>
        <w:r w:rsidR="00426E62" w:rsidRPr="006E6534" w:rsidDel="00421D68">
          <w:rPr>
            <w:rFonts w:cs="Times New Roman"/>
            <w:color w:val="000000" w:themeColor="text1"/>
            <w:lang w:val="en-GB"/>
            <w:rPrChange w:id="20494" w:author="N F" w:date="2023-12-05T03:09:00Z">
              <w:rPr>
                <w:rFonts w:cs="Times New Roman"/>
                <w:lang w:val="en-GB"/>
              </w:rPr>
            </w:rPrChange>
          </w:rPr>
          <w:delInstrText>PubMed</w:delInstrText>
        </w:r>
        <w:r w:rsidR="00426E62" w:rsidRPr="006E6534" w:rsidDel="00421D68">
          <w:rPr>
            <w:rFonts w:cs="Times New Roman"/>
            <w:color w:val="000000" w:themeColor="text1"/>
            <w:rPrChange w:id="20495" w:author="N F" w:date="2023-12-05T03:09:00Z">
              <w:rPr>
                <w:rFonts w:cs="Times New Roman"/>
              </w:rPr>
            </w:rPrChange>
          </w:rPr>
          <w:delInstrText>","</w:delInstrText>
        </w:r>
        <w:r w:rsidR="00426E62" w:rsidRPr="006E6534" w:rsidDel="00421D68">
          <w:rPr>
            <w:rFonts w:cs="Times New Roman"/>
            <w:color w:val="000000" w:themeColor="text1"/>
            <w:lang w:val="en-GB"/>
            <w:rPrChange w:id="20496" w:author="N F" w:date="2023-12-05T03:09:00Z">
              <w:rPr>
                <w:rFonts w:cs="Times New Roman"/>
                <w:lang w:val="en-GB"/>
              </w:rPr>
            </w:rPrChange>
          </w:rPr>
          <w:delInstrText>title</w:delInstrText>
        </w:r>
        <w:r w:rsidR="00426E62" w:rsidRPr="006E6534" w:rsidDel="00421D68">
          <w:rPr>
            <w:rFonts w:cs="Times New Roman"/>
            <w:color w:val="000000" w:themeColor="text1"/>
            <w:rPrChange w:id="20497" w:author="N F" w:date="2023-12-05T03:09:00Z">
              <w:rPr>
                <w:rFonts w:cs="Times New Roman"/>
              </w:rPr>
            </w:rPrChange>
          </w:rPr>
          <w:delInstrText>":"</w:delInstrText>
        </w:r>
        <w:r w:rsidR="00426E62" w:rsidRPr="006E6534" w:rsidDel="00421D68">
          <w:rPr>
            <w:rFonts w:cs="Times New Roman"/>
            <w:color w:val="000000" w:themeColor="text1"/>
            <w:lang w:val="en-GB"/>
            <w:rPrChange w:id="20498" w:author="N F" w:date="2023-12-05T03:09:00Z">
              <w:rPr>
                <w:rFonts w:cs="Times New Roman"/>
                <w:lang w:val="en-GB"/>
              </w:rPr>
            </w:rPrChange>
          </w:rPr>
          <w:delInstrText>Osimertinib</w:delInstrText>
        </w:r>
        <w:r w:rsidR="00426E62" w:rsidRPr="006E6534" w:rsidDel="00421D68">
          <w:rPr>
            <w:rFonts w:cs="Times New Roman"/>
            <w:color w:val="000000" w:themeColor="text1"/>
            <w:rPrChange w:id="2049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500" w:author="N F" w:date="2023-12-05T03:09:00Z">
              <w:rPr>
                <w:rFonts w:cs="Times New Roman"/>
                <w:lang w:val="en-GB"/>
              </w:rPr>
            </w:rPrChange>
          </w:rPr>
          <w:delInstrText>in</w:delInstrText>
        </w:r>
        <w:r w:rsidR="00426E62" w:rsidRPr="006E6534" w:rsidDel="00421D68">
          <w:rPr>
            <w:rFonts w:cs="Times New Roman"/>
            <w:color w:val="000000" w:themeColor="text1"/>
            <w:rPrChange w:id="2050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502" w:author="N F" w:date="2023-12-05T03:09:00Z">
              <w:rPr>
                <w:rFonts w:cs="Times New Roman"/>
                <w:lang w:val="en-GB"/>
              </w:rPr>
            </w:rPrChange>
          </w:rPr>
          <w:delInstrText>Japanese</w:delInstrText>
        </w:r>
        <w:r w:rsidR="00426E62" w:rsidRPr="006E6534" w:rsidDel="00421D68">
          <w:rPr>
            <w:rFonts w:cs="Times New Roman"/>
            <w:color w:val="000000" w:themeColor="text1"/>
            <w:rPrChange w:id="2050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504" w:author="N F" w:date="2023-12-05T03:09:00Z">
              <w:rPr>
                <w:rFonts w:cs="Times New Roman"/>
                <w:lang w:val="en-GB"/>
              </w:rPr>
            </w:rPrChange>
          </w:rPr>
          <w:delInstrText>patients</w:delInstrText>
        </w:r>
        <w:r w:rsidR="00426E62" w:rsidRPr="006E6534" w:rsidDel="00421D68">
          <w:rPr>
            <w:rFonts w:cs="Times New Roman"/>
            <w:color w:val="000000" w:themeColor="text1"/>
            <w:rPrChange w:id="2050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506" w:author="N F" w:date="2023-12-05T03:09:00Z">
              <w:rPr>
                <w:rFonts w:cs="Times New Roman"/>
                <w:lang w:val="en-GB"/>
              </w:rPr>
            </w:rPrChange>
          </w:rPr>
          <w:delInstrText>with</w:delInstrText>
        </w:r>
        <w:r w:rsidR="00426E62" w:rsidRPr="006E6534" w:rsidDel="00421D68">
          <w:rPr>
            <w:rFonts w:cs="Times New Roman"/>
            <w:color w:val="000000" w:themeColor="text1"/>
            <w:rPrChange w:id="2050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508" w:author="N F" w:date="2023-12-05T03:09:00Z">
              <w:rPr>
                <w:rFonts w:cs="Times New Roman"/>
                <w:lang w:val="en-GB"/>
              </w:rPr>
            </w:rPrChange>
          </w:rPr>
          <w:delInstrText>EGFR</w:delInstrText>
        </w:r>
        <w:r w:rsidR="00426E62" w:rsidRPr="006E6534" w:rsidDel="00421D68">
          <w:rPr>
            <w:rFonts w:cs="Times New Roman"/>
            <w:color w:val="000000" w:themeColor="text1"/>
            <w:rPrChange w:id="2050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510" w:author="N F" w:date="2023-12-05T03:09:00Z">
              <w:rPr>
                <w:rFonts w:cs="Times New Roman"/>
                <w:lang w:val="en-GB"/>
              </w:rPr>
            </w:rPrChange>
          </w:rPr>
          <w:delInstrText>T</w:delInstrText>
        </w:r>
        <w:r w:rsidR="00426E62" w:rsidRPr="006E6534" w:rsidDel="00421D68">
          <w:rPr>
            <w:rFonts w:cs="Times New Roman"/>
            <w:color w:val="000000" w:themeColor="text1"/>
            <w:rPrChange w:id="20511" w:author="N F" w:date="2023-12-05T03:09:00Z">
              <w:rPr>
                <w:rFonts w:cs="Times New Roman"/>
              </w:rPr>
            </w:rPrChange>
          </w:rPr>
          <w:delInstrText>790</w:delInstrText>
        </w:r>
        <w:r w:rsidR="00426E62" w:rsidRPr="006E6534" w:rsidDel="00421D68">
          <w:rPr>
            <w:rFonts w:cs="Times New Roman"/>
            <w:color w:val="000000" w:themeColor="text1"/>
            <w:lang w:val="en-GB"/>
            <w:rPrChange w:id="20512" w:author="N F" w:date="2023-12-05T03:09:00Z">
              <w:rPr>
                <w:rFonts w:cs="Times New Roman"/>
                <w:lang w:val="en-GB"/>
              </w:rPr>
            </w:rPrChange>
          </w:rPr>
          <w:delInstrText>M</w:delInstrText>
        </w:r>
        <w:r w:rsidR="00426E62" w:rsidRPr="006E6534" w:rsidDel="00421D68">
          <w:rPr>
            <w:rFonts w:cs="Times New Roman"/>
            <w:color w:val="000000" w:themeColor="text1"/>
            <w:rPrChange w:id="2051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514" w:author="N F" w:date="2023-12-05T03:09:00Z">
              <w:rPr>
                <w:rFonts w:cs="Times New Roman"/>
                <w:lang w:val="en-GB"/>
              </w:rPr>
            </w:rPrChange>
          </w:rPr>
          <w:delInstrText>mutation</w:delInstrText>
        </w:r>
        <w:r w:rsidR="00426E62" w:rsidRPr="006E6534" w:rsidDel="00421D68">
          <w:rPr>
            <w:rFonts w:cs="Times New Roman"/>
            <w:color w:val="000000" w:themeColor="text1"/>
            <w:rPrChange w:id="20515" w:author="N F" w:date="2023-12-05T03:09:00Z">
              <w:rPr>
                <w:rFonts w:cs="Times New Roman"/>
              </w:rPr>
            </w:rPrChange>
          </w:rPr>
          <w:delInstrText>-</w:delInstrText>
        </w:r>
        <w:r w:rsidR="00426E62" w:rsidRPr="006E6534" w:rsidDel="00421D68">
          <w:rPr>
            <w:rFonts w:cs="Times New Roman"/>
            <w:color w:val="000000" w:themeColor="text1"/>
            <w:lang w:val="en-GB"/>
            <w:rPrChange w:id="20516" w:author="N F" w:date="2023-12-05T03:09:00Z">
              <w:rPr>
                <w:rFonts w:cs="Times New Roman"/>
                <w:lang w:val="en-GB"/>
              </w:rPr>
            </w:rPrChange>
          </w:rPr>
          <w:delInstrText>positive</w:delInstrText>
        </w:r>
        <w:r w:rsidR="00426E62" w:rsidRPr="006E6534" w:rsidDel="00421D68">
          <w:rPr>
            <w:rFonts w:cs="Times New Roman"/>
            <w:color w:val="000000" w:themeColor="text1"/>
            <w:rPrChange w:id="2051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518" w:author="N F" w:date="2023-12-05T03:09:00Z">
              <w:rPr>
                <w:rFonts w:cs="Times New Roman"/>
                <w:lang w:val="en-GB"/>
              </w:rPr>
            </w:rPrChange>
          </w:rPr>
          <w:delInstrText>advanced</w:delInstrText>
        </w:r>
        <w:r w:rsidR="00426E62" w:rsidRPr="006E6534" w:rsidDel="00421D68">
          <w:rPr>
            <w:rFonts w:cs="Times New Roman"/>
            <w:color w:val="000000" w:themeColor="text1"/>
            <w:rPrChange w:id="2051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520" w:author="N F" w:date="2023-12-05T03:09:00Z">
              <w:rPr>
                <w:rFonts w:cs="Times New Roman"/>
                <w:lang w:val="en-GB"/>
              </w:rPr>
            </w:rPrChange>
          </w:rPr>
          <w:delInstrText>non</w:delInstrText>
        </w:r>
        <w:r w:rsidR="00426E62" w:rsidRPr="006E6534" w:rsidDel="00421D68">
          <w:rPr>
            <w:rFonts w:cs="Times New Roman"/>
            <w:color w:val="000000" w:themeColor="text1"/>
            <w:rPrChange w:id="20521" w:author="N F" w:date="2023-12-05T03:09:00Z">
              <w:rPr>
                <w:rFonts w:cs="Times New Roman"/>
              </w:rPr>
            </w:rPrChange>
          </w:rPr>
          <w:delInstrText>-</w:delInstrText>
        </w:r>
        <w:r w:rsidR="00426E62" w:rsidRPr="006E6534" w:rsidDel="00421D68">
          <w:rPr>
            <w:rFonts w:cs="Times New Roman"/>
            <w:color w:val="000000" w:themeColor="text1"/>
            <w:lang w:val="en-GB"/>
            <w:rPrChange w:id="20522" w:author="N F" w:date="2023-12-05T03:09:00Z">
              <w:rPr>
                <w:rFonts w:cs="Times New Roman"/>
                <w:lang w:val="en-GB"/>
              </w:rPr>
            </w:rPrChange>
          </w:rPr>
          <w:delInstrText>small</w:delInstrText>
        </w:r>
        <w:r w:rsidR="00426E62" w:rsidRPr="006E6534" w:rsidDel="00421D68">
          <w:rPr>
            <w:rFonts w:cs="Times New Roman"/>
            <w:color w:val="000000" w:themeColor="text1"/>
            <w:rPrChange w:id="20523" w:author="N F" w:date="2023-12-05T03:09:00Z">
              <w:rPr>
                <w:rFonts w:cs="Times New Roman"/>
              </w:rPr>
            </w:rPrChange>
          </w:rPr>
          <w:delInstrText>-</w:delInstrText>
        </w:r>
        <w:r w:rsidR="00426E62" w:rsidRPr="006E6534" w:rsidDel="00421D68">
          <w:rPr>
            <w:rFonts w:cs="Times New Roman"/>
            <w:color w:val="000000" w:themeColor="text1"/>
            <w:lang w:val="en-GB"/>
            <w:rPrChange w:id="20524" w:author="N F" w:date="2023-12-05T03:09:00Z">
              <w:rPr>
                <w:rFonts w:cs="Times New Roman"/>
                <w:lang w:val="en-GB"/>
              </w:rPr>
            </w:rPrChange>
          </w:rPr>
          <w:delInstrText>cell</w:delInstrText>
        </w:r>
        <w:r w:rsidR="00426E62" w:rsidRPr="006E6534" w:rsidDel="00421D68">
          <w:rPr>
            <w:rFonts w:cs="Times New Roman"/>
            <w:color w:val="000000" w:themeColor="text1"/>
            <w:rPrChange w:id="2052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526" w:author="N F" w:date="2023-12-05T03:09:00Z">
              <w:rPr>
                <w:rFonts w:cs="Times New Roman"/>
                <w:lang w:val="en-GB"/>
              </w:rPr>
            </w:rPrChange>
          </w:rPr>
          <w:delInstrText>lung</w:delInstrText>
        </w:r>
        <w:r w:rsidR="00426E62" w:rsidRPr="006E6534" w:rsidDel="00421D68">
          <w:rPr>
            <w:rFonts w:cs="Times New Roman"/>
            <w:color w:val="000000" w:themeColor="text1"/>
            <w:rPrChange w:id="2052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528" w:author="N F" w:date="2023-12-05T03:09:00Z">
              <w:rPr>
                <w:rFonts w:cs="Times New Roman"/>
                <w:lang w:val="en-GB"/>
              </w:rPr>
            </w:rPrChange>
          </w:rPr>
          <w:delInstrText>cancer</w:delInstrText>
        </w:r>
        <w:r w:rsidR="00426E62" w:rsidRPr="006E6534" w:rsidDel="00421D68">
          <w:rPr>
            <w:rFonts w:cs="Times New Roman"/>
            <w:color w:val="000000" w:themeColor="text1"/>
            <w:rPrChange w:id="2052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530" w:author="N F" w:date="2023-12-05T03:09:00Z">
              <w:rPr>
                <w:rFonts w:cs="Times New Roman"/>
                <w:lang w:val="en-GB"/>
              </w:rPr>
            </w:rPrChange>
          </w:rPr>
          <w:delInstrText>AURA</w:delInstrText>
        </w:r>
        <w:r w:rsidR="00426E62" w:rsidRPr="006E6534" w:rsidDel="00421D68">
          <w:rPr>
            <w:rFonts w:cs="Times New Roman"/>
            <w:color w:val="000000" w:themeColor="text1"/>
            <w:rPrChange w:id="20531" w:author="N F" w:date="2023-12-05T03:09:00Z">
              <w:rPr>
                <w:rFonts w:cs="Times New Roman"/>
              </w:rPr>
            </w:rPrChange>
          </w:rPr>
          <w:delInstrText xml:space="preserve">3 </w:delInstrText>
        </w:r>
        <w:r w:rsidR="00426E62" w:rsidRPr="006E6534" w:rsidDel="00421D68">
          <w:rPr>
            <w:rFonts w:cs="Times New Roman"/>
            <w:color w:val="000000" w:themeColor="text1"/>
            <w:lang w:val="en-GB"/>
            <w:rPrChange w:id="20532" w:author="N F" w:date="2023-12-05T03:09:00Z">
              <w:rPr>
                <w:rFonts w:cs="Times New Roman"/>
                <w:lang w:val="en-GB"/>
              </w:rPr>
            </w:rPrChange>
          </w:rPr>
          <w:delInstrText>trial</w:delInstrText>
        </w:r>
        <w:r w:rsidR="00426E62" w:rsidRPr="006E6534" w:rsidDel="00421D68">
          <w:rPr>
            <w:rFonts w:cs="Times New Roman"/>
            <w:color w:val="000000" w:themeColor="text1"/>
            <w:rPrChange w:id="20533" w:author="N F" w:date="2023-12-05T03:09:00Z">
              <w:rPr>
                <w:rFonts w:cs="Times New Roman"/>
              </w:rPr>
            </w:rPrChange>
          </w:rPr>
          <w:delInstrText>","</w:delInstrText>
        </w:r>
        <w:r w:rsidR="00426E62" w:rsidRPr="006E6534" w:rsidDel="00421D68">
          <w:rPr>
            <w:rFonts w:cs="Times New Roman"/>
            <w:color w:val="000000" w:themeColor="text1"/>
            <w:lang w:val="en-GB"/>
            <w:rPrChange w:id="20534" w:author="N F" w:date="2023-12-05T03:09:00Z">
              <w:rPr>
                <w:rFonts w:cs="Times New Roman"/>
                <w:lang w:val="en-GB"/>
              </w:rPr>
            </w:rPrChange>
          </w:rPr>
          <w:delInstrText>title</w:delInstrText>
        </w:r>
        <w:r w:rsidR="00426E62" w:rsidRPr="006E6534" w:rsidDel="00421D68">
          <w:rPr>
            <w:rFonts w:cs="Times New Roman"/>
            <w:color w:val="000000" w:themeColor="text1"/>
            <w:rPrChange w:id="20535" w:author="N F" w:date="2023-12-05T03:09:00Z">
              <w:rPr>
                <w:rFonts w:cs="Times New Roman"/>
              </w:rPr>
            </w:rPrChange>
          </w:rPr>
          <w:delInstrText>-</w:delInstrText>
        </w:r>
        <w:r w:rsidR="00426E62" w:rsidRPr="006E6534" w:rsidDel="00421D68">
          <w:rPr>
            <w:rFonts w:cs="Times New Roman"/>
            <w:color w:val="000000" w:themeColor="text1"/>
            <w:lang w:val="en-GB"/>
            <w:rPrChange w:id="20536" w:author="N F" w:date="2023-12-05T03:09:00Z">
              <w:rPr>
                <w:rFonts w:cs="Times New Roman"/>
                <w:lang w:val="en-GB"/>
              </w:rPr>
            </w:rPrChange>
          </w:rPr>
          <w:delInstrText>short</w:delInstrText>
        </w:r>
        <w:r w:rsidR="00426E62" w:rsidRPr="006E6534" w:rsidDel="00421D68">
          <w:rPr>
            <w:rFonts w:cs="Times New Roman"/>
            <w:color w:val="000000" w:themeColor="text1"/>
            <w:rPrChange w:id="20537" w:author="N F" w:date="2023-12-05T03:09:00Z">
              <w:rPr>
                <w:rFonts w:cs="Times New Roman"/>
              </w:rPr>
            </w:rPrChange>
          </w:rPr>
          <w:delInstrText>":"</w:delInstrText>
        </w:r>
        <w:r w:rsidR="00426E62" w:rsidRPr="006E6534" w:rsidDel="00421D68">
          <w:rPr>
            <w:rFonts w:cs="Times New Roman"/>
            <w:color w:val="000000" w:themeColor="text1"/>
            <w:lang w:val="en-GB"/>
            <w:rPrChange w:id="20538" w:author="N F" w:date="2023-12-05T03:09:00Z">
              <w:rPr>
                <w:rFonts w:cs="Times New Roman"/>
                <w:lang w:val="en-GB"/>
              </w:rPr>
            </w:rPrChange>
          </w:rPr>
          <w:delInstrText>Osimertinib</w:delInstrText>
        </w:r>
        <w:r w:rsidR="00426E62" w:rsidRPr="006E6534" w:rsidDel="00421D68">
          <w:rPr>
            <w:rFonts w:cs="Times New Roman"/>
            <w:color w:val="000000" w:themeColor="text1"/>
            <w:rPrChange w:id="2053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540" w:author="N F" w:date="2023-12-05T03:09:00Z">
              <w:rPr>
                <w:rFonts w:cs="Times New Roman"/>
                <w:lang w:val="en-GB"/>
              </w:rPr>
            </w:rPrChange>
          </w:rPr>
          <w:delInstrText>in</w:delInstrText>
        </w:r>
        <w:r w:rsidR="00426E62" w:rsidRPr="006E6534" w:rsidDel="00421D68">
          <w:rPr>
            <w:rFonts w:cs="Times New Roman"/>
            <w:color w:val="000000" w:themeColor="text1"/>
            <w:rPrChange w:id="20541"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542" w:author="N F" w:date="2023-12-05T03:09:00Z">
              <w:rPr>
                <w:rFonts w:cs="Times New Roman"/>
                <w:lang w:val="en-GB"/>
              </w:rPr>
            </w:rPrChange>
          </w:rPr>
          <w:delInstrText>Japanese</w:delInstrText>
        </w:r>
        <w:r w:rsidR="00426E62" w:rsidRPr="006E6534" w:rsidDel="00421D68">
          <w:rPr>
            <w:rFonts w:cs="Times New Roman"/>
            <w:color w:val="000000" w:themeColor="text1"/>
            <w:rPrChange w:id="2054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544" w:author="N F" w:date="2023-12-05T03:09:00Z">
              <w:rPr>
                <w:rFonts w:cs="Times New Roman"/>
                <w:lang w:val="en-GB"/>
              </w:rPr>
            </w:rPrChange>
          </w:rPr>
          <w:delInstrText>patients</w:delInstrText>
        </w:r>
        <w:r w:rsidR="00426E62" w:rsidRPr="006E6534" w:rsidDel="00421D68">
          <w:rPr>
            <w:rFonts w:cs="Times New Roman"/>
            <w:color w:val="000000" w:themeColor="text1"/>
            <w:rPrChange w:id="2054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546" w:author="N F" w:date="2023-12-05T03:09:00Z">
              <w:rPr>
                <w:rFonts w:cs="Times New Roman"/>
                <w:lang w:val="en-GB"/>
              </w:rPr>
            </w:rPrChange>
          </w:rPr>
          <w:delInstrText>with</w:delInstrText>
        </w:r>
        <w:r w:rsidR="00426E62" w:rsidRPr="006E6534" w:rsidDel="00421D68">
          <w:rPr>
            <w:rFonts w:cs="Times New Roman"/>
            <w:color w:val="000000" w:themeColor="text1"/>
            <w:rPrChange w:id="2054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548" w:author="N F" w:date="2023-12-05T03:09:00Z">
              <w:rPr>
                <w:rFonts w:cs="Times New Roman"/>
                <w:lang w:val="en-GB"/>
              </w:rPr>
            </w:rPrChange>
          </w:rPr>
          <w:delInstrText>EGFR</w:delInstrText>
        </w:r>
        <w:r w:rsidR="00426E62" w:rsidRPr="006E6534" w:rsidDel="00421D68">
          <w:rPr>
            <w:rFonts w:cs="Times New Roman"/>
            <w:color w:val="000000" w:themeColor="text1"/>
            <w:rPrChange w:id="2054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550" w:author="N F" w:date="2023-12-05T03:09:00Z">
              <w:rPr>
                <w:rFonts w:cs="Times New Roman"/>
                <w:lang w:val="en-GB"/>
              </w:rPr>
            </w:rPrChange>
          </w:rPr>
          <w:delInstrText>T</w:delInstrText>
        </w:r>
        <w:r w:rsidR="00426E62" w:rsidRPr="006E6534" w:rsidDel="00421D68">
          <w:rPr>
            <w:rFonts w:cs="Times New Roman"/>
            <w:color w:val="000000" w:themeColor="text1"/>
            <w:rPrChange w:id="20551" w:author="N F" w:date="2023-12-05T03:09:00Z">
              <w:rPr>
                <w:rFonts w:cs="Times New Roman"/>
              </w:rPr>
            </w:rPrChange>
          </w:rPr>
          <w:delInstrText>790</w:delInstrText>
        </w:r>
        <w:r w:rsidR="00426E62" w:rsidRPr="006E6534" w:rsidDel="00421D68">
          <w:rPr>
            <w:rFonts w:cs="Times New Roman"/>
            <w:color w:val="000000" w:themeColor="text1"/>
            <w:lang w:val="en-GB"/>
            <w:rPrChange w:id="20552" w:author="N F" w:date="2023-12-05T03:09:00Z">
              <w:rPr>
                <w:rFonts w:cs="Times New Roman"/>
                <w:lang w:val="en-GB"/>
              </w:rPr>
            </w:rPrChange>
          </w:rPr>
          <w:delInstrText>M</w:delInstrText>
        </w:r>
        <w:r w:rsidR="00426E62" w:rsidRPr="006E6534" w:rsidDel="00421D68">
          <w:rPr>
            <w:rFonts w:cs="Times New Roman"/>
            <w:color w:val="000000" w:themeColor="text1"/>
            <w:rPrChange w:id="2055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554" w:author="N F" w:date="2023-12-05T03:09:00Z">
              <w:rPr>
                <w:rFonts w:cs="Times New Roman"/>
                <w:lang w:val="en-GB"/>
              </w:rPr>
            </w:rPrChange>
          </w:rPr>
          <w:delInstrText>mutation</w:delInstrText>
        </w:r>
        <w:r w:rsidR="00426E62" w:rsidRPr="006E6534" w:rsidDel="00421D68">
          <w:rPr>
            <w:rFonts w:cs="Times New Roman"/>
            <w:color w:val="000000" w:themeColor="text1"/>
            <w:rPrChange w:id="20555" w:author="N F" w:date="2023-12-05T03:09:00Z">
              <w:rPr>
                <w:rFonts w:cs="Times New Roman"/>
              </w:rPr>
            </w:rPrChange>
          </w:rPr>
          <w:delInstrText>-</w:delInstrText>
        </w:r>
        <w:r w:rsidR="00426E62" w:rsidRPr="006E6534" w:rsidDel="00421D68">
          <w:rPr>
            <w:rFonts w:cs="Times New Roman"/>
            <w:color w:val="000000" w:themeColor="text1"/>
            <w:lang w:val="en-GB"/>
            <w:rPrChange w:id="20556" w:author="N F" w:date="2023-12-05T03:09:00Z">
              <w:rPr>
                <w:rFonts w:cs="Times New Roman"/>
                <w:lang w:val="en-GB"/>
              </w:rPr>
            </w:rPrChange>
          </w:rPr>
          <w:delInstrText>positive</w:delInstrText>
        </w:r>
        <w:r w:rsidR="00426E62" w:rsidRPr="006E6534" w:rsidDel="00421D68">
          <w:rPr>
            <w:rFonts w:cs="Times New Roman"/>
            <w:color w:val="000000" w:themeColor="text1"/>
            <w:rPrChange w:id="2055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558" w:author="N F" w:date="2023-12-05T03:09:00Z">
              <w:rPr>
                <w:rFonts w:cs="Times New Roman"/>
                <w:lang w:val="en-GB"/>
              </w:rPr>
            </w:rPrChange>
          </w:rPr>
          <w:delInstrText>advanced</w:delInstrText>
        </w:r>
        <w:r w:rsidR="00426E62" w:rsidRPr="006E6534" w:rsidDel="00421D68">
          <w:rPr>
            <w:rFonts w:cs="Times New Roman"/>
            <w:color w:val="000000" w:themeColor="text1"/>
            <w:rPrChange w:id="2055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560" w:author="N F" w:date="2023-12-05T03:09:00Z">
              <w:rPr>
                <w:rFonts w:cs="Times New Roman"/>
                <w:lang w:val="en-GB"/>
              </w:rPr>
            </w:rPrChange>
          </w:rPr>
          <w:delInstrText>non</w:delInstrText>
        </w:r>
        <w:r w:rsidR="00426E62" w:rsidRPr="006E6534" w:rsidDel="00421D68">
          <w:rPr>
            <w:rFonts w:cs="Times New Roman"/>
            <w:color w:val="000000" w:themeColor="text1"/>
            <w:rPrChange w:id="20561" w:author="N F" w:date="2023-12-05T03:09:00Z">
              <w:rPr>
                <w:rFonts w:cs="Times New Roman"/>
              </w:rPr>
            </w:rPrChange>
          </w:rPr>
          <w:delInstrText>-</w:delInstrText>
        </w:r>
        <w:r w:rsidR="00426E62" w:rsidRPr="006E6534" w:rsidDel="00421D68">
          <w:rPr>
            <w:rFonts w:cs="Times New Roman"/>
            <w:color w:val="000000" w:themeColor="text1"/>
            <w:lang w:val="en-GB"/>
            <w:rPrChange w:id="20562" w:author="N F" w:date="2023-12-05T03:09:00Z">
              <w:rPr>
                <w:rFonts w:cs="Times New Roman"/>
                <w:lang w:val="en-GB"/>
              </w:rPr>
            </w:rPrChange>
          </w:rPr>
          <w:delInstrText>small</w:delInstrText>
        </w:r>
        <w:r w:rsidR="00426E62" w:rsidRPr="006E6534" w:rsidDel="00421D68">
          <w:rPr>
            <w:rFonts w:cs="Times New Roman"/>
            <w:color w:val="000000" w:themeColor="text1"/>
            <w:rPrChange w:id="20563" w:author="N F" w:date="2023-12-05T03:09:00Z">
              <w:rPr>
                <w:rFonts w:cs="Times New Roman"/>
              </w:rPr>
            </w:rPrChange>
          </w:rPr>
          <w:delInstrText>-</w:delInstrText>
        </w:r>
        <w:r w:rsidR="00426E62" w:rsidRPr="006E6534" w:rsidDel="00421D68">
          <w:rPr>
            <w:rFonts w:cs="Times New Roman"/>
            <w:color w:val="000000" w:themeColor="text1"/>
            <w:lang w:val="en-GB"/>
            <w:rPrChange w:id="20564" w:author="N F" w:date="2023-12-05T03:09:00Z">
              <w:rPr>
                <w:rFonts w:cs="Times New Roman"/>
                <w:lang w:val="en-GB"/>
              </w:rPr>
            </w:rPrChange>
          </w:rPr>
          <w:delInstrText>cell</w:delInstrText>
        </w:r>
        <w:r w:rsidR="00426E62" w:rsidRPr="006E6534" w:rsidDel="00421D68">
          <w:rPr>
            <w:rFonts w:cs="Times New Roman"/>
            <w:color w:val="000000" w:themeColor="text1"/>
            <w:rPrChange w:id="20565"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566" w:author="N F" w:date="2023-12-05T03:09:00Z">
              <w:rPr>
                <w:rFonts w:cs="Times New Roman"/>
                <w:lang w:val="en-GB"/>
              </w:rPr>
            </w:rPrChange>
          </w:rPr>
          <w:delInstrText>lung</w:delInstrText>
        </w:r>
        <w:r w:rsidR="00426E62" w:rsidRPr="006E6534" w:rsidDel="00421D68">
          <w:rPr>
            <w:rFonts w:cs="Times New Roman"/>
            <w:color w:val="000000" w:themeColor="text1"/>
            <w:rPrChange w:id="20567"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568" w:author="N F" w:date="2023-12-05T03:09:00Z">
              <w:rPr>
                <w:rFonts w:cs="Times New Roman"/>
                <w:lang w:val="en-GB"/>
              </w:rPr>
            </w:rPrChange>
          </w:rPr>
          <w:delInstrText>cancer</w:delInstrText>
        </w:r>
        <w:r w:rsidR="00426E62" w:rsidRPr="006E6534" w:rsidDel="00421D68">
          <w:rPr>
            <w:rFonts w:cs="Times New Roman"/>
            <w:color w:val="000000" w:themeColor="text1"/>
            <w:rPrChange w:id="20569" w:author="N F" w:date="2023-12-05T03:09:00Z">
              <w:rPr>
                <w:rFonts w:cs="Times New Roman"/>
              </w:rPr>
            </w:rPrChange>
          </w:rPr>
          <w:delInstrText>","</w:delInstrText>
        </w:r>
        <w:r w:rsidR="00426E62" w:rsidRPr="006E6534" w:rsidDel="00421D68">
          <w:rPr>
            <w:rFonts w:cs="Times New Roman"/>
            <w:color w:val="000000" w:themeColor="text1"/>
            <w:lang w:val="en-GB"/>
            <w:rPrChange w:id="20570" w:author="N F" w:date="2023-12-05T03:09:00Z">
              <w:rPr>
                <w:rFonts w:cs="Times New Roman"/>
                <w:lang w:val="en-GB"/>
              </w:rPr>
            </w:rPrChange>
          </w:rPr>
          <w:delInstrText>volume</w:delInstrText>
        </w:r>
        <w:r w:rsidR="00426E62" w:rsidRPr="006E6534" w:rsidDel="00421D68">
          <w:rPr>
            <w:rFonts w:cs="Times New Roman"/>
            <w:color w:val="000000" w:themeColor="text1"/>
            <w:rPrChange w:id="20571" w:author="N F" w:date="2023-12-05T03:09:00Z">
              <w:rPr>
                <w:rFonts w:cs="Times New Roman"/>
              </w:rPr>
            </w:rPrChange>
          </w:rPr>
          <w:delInstrText>":"109","</w:delInstrText>
        </w:r>
        <w:r w:rsidR="00426E62" w:rsidRPr="006E6534" w:rsidDel="00421D68">
          <w:rPr>
            <w:rFonts w:cs="Times New Roman"/>
            <w:color w:val="000000" w:themeColor="text1"/>
            <w:lang w:val="en-GB"/>
            <w:rPrChange w:id="20572" w:author="N F" w:date="2023-12-05T03:09:00Z">
              <w:rPr>
                <w:rFonts w:cs="Times New Roman"/>
                <w:lang w:val="en-GB"/>
              </w:rPr>
            </w:rPrChange>
          </w:rPr>
          <w:delInstrText>author</w:delInstrText>
        </w:r>
        <w:r w:rsidR="00426E62" w:rsidRPr="006E6534" w:rsidDel="00421D68">
          <w:rPr>
            <w:rFonts w:cs="Times New Roman"/>
            <w:color w:val="000000" w:themeColor="text1"/>
            <w:rPrChange w:id="20573" w:author="N F" w:date="2023-12-05T03:09:00Z">
              <w:rPr>
                <w:rFonts w:cs="Times New Roman"/>
              </w:rPr>
            </w:rPrChange>
          </w:rPr>
          <w:delInstrText>":[{"</w:delInstrText>
        </w:r>
        <w:r w:rsidR="00426E62" w:rsidRPr="006E6534" w:rsidDel="00421D68">
          <w:rPr>
            <w:rFonts w:cs="Times New Roman"/>
            <w:color w:val="000000" w:themeColor="text1"/>
            <w:lang w:val="en-GB"/>
            <w:rPrChange w:id="20574" w:author="N F" w:date="2023-12-05T03:09:00Z">
              <w:rPr>
                <w:rFonts w:cs="Times New Roman"/>
                <w:lang w:val="en-GB"/>
              </w:rPr>
            </w:rPrChange>
          </w:rPr>
          <w:delInstrText>family</w:delInstrText>
        </w:r>
        <w:r w:rsidR="00426E62" w:rsidRPr="006E6534" w:rsidDel="00421D68">
          <w:rPr>
            <w:rFonts w:cs="Times New Roman"/>
            <w:color w:val="000000" w:themeColor="text1"/>
            <w:rPrChange w:id="20575" w:author="N F" w:date="2023-12-05T03:09:00Z">
              <w:rPr>
                <w:rFonts w:cs="Times New Roman"/>
              </w:rPr>
            </w:rPrChange>
          </w:rPr>
          <w:delInstrText>":"</w:delInstrText>
        </w:r>
        <w:r w:rsidR="00426E62" w:rsidRPr="006E6534" w:rsidDel="00421D68">
          <w:rPr>
            <w:rFonts w:cs="Times New Roman"/>
            <w:color w:val="000000" w:themeColor="text1"/>
            <w:lang w:val="en-GB"/>
            <w:rPrChange w:id="20576" w:author="N F" w:date="2023-12-05T03:09:00Z">
              <w:rPr>
                <w:rFonts w:cs="Times New Roman"/>
                <w:lang w:val="en-GB"/>
              </w:rPr>
            </w:rPrChange>
          </w:rPr>
          <w:delInstrText>Akamatsu</w:delInstrText>
        </w:r>
        <w:r w:rsidR="00426E62" w:rsidRPr="006E6534" w:rsidDel="00421D68">
          <w:rPr>
            <w:rFonts w:cs="Times New Roman"/>
            <w:color w:val="000000" w:themeColor="text1"/>
            <w:rPrChange w:id="20577" w:author="N F" w:date="2023-12-05T03:09:00Z">
              <w:rPr>
                <w:rFonts w:cs="Times New Roman"/>
              </w:rPr>
            </w:rPrChange>
          </w:rPr>
          <w:delInstrText>","</w:delInstrText>
        </w:r>
        <w:r w:rsidR="00426E62" w:rsidRPr="006E6534" w:rsidDel="00421D68">
          <w:rPr>
            <w:rFonts w:cs="Times New Roman"/>
            <w:color w:val="000000" w:themeColor="text1"/>
            <w:lang w:val="en-GB"/>
            <w:rPrChange w:id="20578" w:author="N F" w:date="2023-12-05T03:09:00Z">
              <w:rPr>
                <w:rFonts w:cs="Times New Roman"/>
                <w:lang w:val="en-GB"/>
              </w:rPr>
            </w:rPrChange>
          </w:rPr>
          <w:delInstrText>given</w:delInstrText>
        </w:r>
        <w:r w:rsidR="00426E62" w:rsidRPr="006E6534" w:rsidDel="00421D68">
          <w:rPr>
            <w:rFonts w:cs="Times New Roman"/>
            <w:color w:val="000000" w:themeColor="text1"/>
            <w:rPrChange w:id="20579" w:author="N F" w:date="2023-12-05T03:09:00Z">
              <w:rPr>
                <w:rFonts w:cs="Times New Roman"/>
              </w:rPr>
            </w:rPrChange>
          </w:rPr>
          <w:delInstrText>":"</w:delInstrText>
        </w:r>
        <w:r w:rsidR="00426E62" w:rsidRPr="006E6534" w:rsidDel="00421D68">
          <w:rPr>
            <w:rFonts w:cs="Times New Roman"/>
            <w:color w:val="000000" w:themeColor="text1"/>
            <w:lang w:val="en-GB"/>
            <w:rPrChange w:id="20580" w:author="N F" w:date="2023-12-05T03:09:00Z">
              <w:rPr>
                <w:rFonts w:cs="Times New Roman"/>
                <w:lang w:val="en-GB"/>
              </w:rPr>
            </w:rPrChange>
          </w:rPr>
          <w:delInstrText>Hiroaki</w:delInstrText>
        </w:r>
        <w:r w:rsidR="00426E62" w:rsidRPr="006E6534" w:rsidDel="00421D68">
          <w:rPr>
            <w:rFonts w:cs="Times New Roman"/>
            <w:color w:val="000000" w:themeColor="text1"/>
            <w:rPrChange w:id="20581" w:author="N F" w:date="2023-12-05T03:09:00Z">
              <w:rPr>
                <w:rFonts w:cs="Times New Roman"/>
              </w:rPr>
            </w:rPrChange>
          </w:rPr>
          <w:delInstrText>"},{"</w:delInstrText>
        </w:r>
        <w:r w:rsidR="00426E62" w:rsidRPr="006E6534" w:rsidDel="00421D68">
          <w:rPr>
            <w:rFonts w:cs="Times New Roman"/>
            <w:color w:val="000000" w:themeColor="text1"/>
            <w:lang w:val="en-GB"/>
            <w:rPrChange w:id="20582" w:author="N F" w:date="2023-12-05T03:09:00Z">
              <w:rPr>
                <w:rFonts w:cs="Times New Roman"/>
                <w:lang w:val="en-GB"/>
              </w:rPr>
            </w:rPrChange>
          </w:rPr>
          <w:delInstrText>family</w:delInstrText>
        </w:r>
        <w:r w:rsidR="00426E62" w:rsidRPr="006E6534" w:rsidDel="00421D68">
          <w:rPr>
            <w:rFonts w:cs="Times New Roman"/>
            <w:color w:val="000000" w:themeColor="text1"/>
            <w:rPrChange w:id="20583" w:author="N F" w:date="2023-12-05T03:09:00Z">
              <w:rPr>
                <w:rFonts w:cs="Times New Roman"/>
              </w:rPr>
            </w:rPrChange>
          </w:rPr>
          <w:delInstrText>":"</w:delInstrText>
        </w:r>
        <w:r w:rsidR="00426E62" w:rsidRPr="006E6534" w:rsidDel="00421D68">
          <w:rPr>
            <w:rFonts w:cs="Times New Roman"/>
            <w:color w:val="000000" w:themeColor="text1"/>
            <w:lang w:val="en-GB"/>
            <w:rPrChange w:id="20584" w:author="N F" w:date="2023-12-05T03:09:00Z">
              <w:rPr>
                <w:rFonts w:cs="Times New Roman"/>
                <w:lang w:val="en-GB"/>
              </w:rPr>
            </w:rPrChange>
          </w:rPr>
          <w:delInstrText>Katakami</w:delInstrText>
        </w:r>
        <w:r w:rsidR="00426E62" w:rsidRPr="006E6534" w:rsidDel="00421D68">
          <w:rPr>
            <w:rFonts w:cs="Times New Roman"/>
            <w:color w:val="000000" w:themeColor="text1"/>
            <w:rPrChange w:id="20585" w:author="N F" w:date="2023-12-05T03:09:00Z">
              <w:rPr>
                <w:rFonts w:cs="Times New Roman"/>
              </w:rPr>
            </w:rPrChange>
          </w:rPr>
          <w:delInstrText>","</w:delInstrText>
        </w:r>
        <w:r w:rsidR="00426E62" w:rsidRPr="006E6534" w:rsidDel="00421D68">
          <w:rPr>
            <w:rFonts w:cs="Times New Roman"/>
            <w:color w:val="000000" w:themeColor="text1"/>
            <w:lang w:val="en-GB"/>
            <w:rPrChange w:id="20586" w:author="N F" w:date="2023-12-05T03:09:00Z">
              <w:rPr>
                <w:rFonts w:cs="Times New Roman"/>
                <w:lang w:val="en-GB"/>
              </w:rPr>
            </w:rPrChange>
          </w:rPr>
          <w:delInstrText>given</w:delInstrText>
        </w:r>
        <w:r w:rsidR="00426E62" w:rsidRPr="006E6534" w:rsidDel="00421D68">
          <w:rPr>
            <w:rFonts w:cs="Times New Roman"/>
            <w:color w:val="000000" w:themeColor="text1"/>
            <w:rPrChange w:id="20587" w:author="N F" w:date="2023-12-05T03:09:00Z">
              <w:rPr>
                <w:rFonts w:cs="Times New Roman"/>
              </w:rPr>
            </w:rPrChange>
          </w:rPr>
          <w:delInstrText>":"</w:delInstrText>
        </w:r>
        <w:r w:rsidR="00426E62" w:rsidRPr="006E6534" w:rsidDel="00421D68">
          <w:rPr>
            <w:rFonts w:cs="Times New Roman"/>
            <w:color w:val="000000" w:themeColor="text1"/>
            <w:lang w:val="en-GB"/>
            <w:rPrChange w:id="20588" w:author="N F" w:date="2023-12-05T03:09:00Z">
              <w:rPr>
                <w:rFonts w:cs="Times New Roman"/>
                <w:lang w:val="en-GB"/>
              </w:rPr>
            </w:rPrChange>
          </w:rPr>
          <w:delInstrText>Nobuyuki</w:delInstrText>
        </w:r>
        <w:r w:rsidR="00426E62" w:rsidRPr="006E6534" w:rsidDel="00421D68">
          <w:rPr>
            <w:rFonts w:cs="Times New Roman"/>
            <w:color w:val="000000" w:themeColor="text1"/>
            <w:rPrChange w:id="20589" w:author="N F" w:date="2023-12-05T03:09:00Z">
              <w:rPr>
                <w:rFonts w:cs="Times New Roman"/>
              </w:rPr>
            </w:rPrChange>
          </w:rPr>
          <w:delInstrText>"},{"</w:delInstrText>
        </w:r>
        <w:r w:rsidR="00426E62" w:rsidRPr="006E6534" w:rsidDel="00421D68">
          <w:rPr>
            <w:rFonts w:cs="Times New Roman"/>
            <w:color w:val="000000" w:themeColor="text1"/>
            <w:lang w:val="en-GB"/>
            <w:rPrChange w:id="20590" w:author="N F" w:date="2023-12-05T03:09:00Z">
              <w:rPr>
                <w:rFonts w:cs="Times New Roman"/>
                <w:lang w:val="en-GB"/>
              </w:rPr>
            </w:rPrChange>
          </w:rPr>
          <w:delInstrText>family</w:delInstrText>
        </w:r>
        <w:r w:rsidR="00426E62" w:rsidRPr="006E6534" w:rsidDel="00421D68">
          <w:rPr>
            <w:rFonts w:cs="Times New Roman"/>
            <w:color w:val="000000" w:themeColor="text1"/>
            <w:rPrChange w:id="20591" w:author="N F" w:date="2023-12-05T03:09:00Z">
              <w:rPr>
                <w:rFonts w:cs="Times New Roman"/>
              </w:rPr>
            </w:rPrChange>
          </w:rPr>
          <w:delInstrText>":"</w:delInstrText>
        </w:r>
        <w:r w:rsidR="00426E62" w:rsidRPr="006E6534" w:rsidDel="00421D68">
          <w:rPr>
            <w:rFonts w:cs="Times New Roman"/>
            <w:color w:val="000000" w:themeColor="text1"/>
            <w:lang w:val="en-GB"/>
            <w:rPrChange w:id="20592" w:author="N F" w:date="2023-12-05T03:09:00Z">
              <w:rPr>
                <w:rFonts w:cs="Times New Roman"/>
                <w:lang w:val="en-GB"/>
              </w:rPr>
            </w:rPrChange>
          </w:rPr>
          <w:delInstrText>Okamoto</w:delInstrText>
        </w:r>
        <w:r w:rsidR="00426E62" w:rsidRPr="006E6534" w:rsidDel="00421D68">
          <w:rPr>
            <w:rFonts w:cs="Times New Roman"/>
            <w:color w:val="000000" w:themeColor="text1"/>
            <w:rPrChange w:id="20593" w:author="N F" w:date="2023-12-05T03:09:00Z">
              <w:rPr>
                <w:rFonts w:cs="Times New Roman"/>
              </w:rPr>
            </w:rPrChange>
          </w:rPr>
          <w:delInstrText>","</w:delInstrText>
        </w:r>
        <w:r w:rsidR="00426E62" w:rsidRPr="006E6534" w:rsidDel="00421D68">
          <w:rPr>
            <w:rFonts w:cs="Times New Roman"/>
            <w:color w:val="000000" w:themeColor="text1"/>
            <w:lang w:val="en-GB"/>
            <w:rPrChange w:id="20594" w:author="N F" w:date="2023-12-05T03:09:00Z">
              <w:rPr>
                <w:rFonts w:cs="Times New Roman"/>
                <w:lang w:val="en-GB"/>
              </w:rPr>
            </w:rPrChange>
          </w:rPr>
          <w:delInstrText>given</w:delInstrText>
        </w:r>
        <w:r w:rsidR="00426E62" w:rsidRPr="006E6534" w:rsidDel="00421D68">
          <w:rPr>
            <w:rFonts w:cs="Times New Roman"/>
            <w:color w:val="000000" w:themeColor="text1"/>
            <w:rPrChange w:id="20595" w:author="N F" w:date="2023-12-05T03:09:00Z">
              <w:rPr>
                <w:rFonts w:cs="Times New Roman"/>
              </w:rPr>
            </w:rPrChange>
          </w:rPr>
          <w:delInstrText>":"</w:delInstrText>
        </w:r>
        <w:r w:rsidR="00426E62" w:rsidRPr="006E6534" w:rsidDel="00421D68">
          <w:rPr>
            <w:rFonts w:cs="Times New Roman"/>
            <w:color w:val="000000" w:themeColor="text1"/>
            <w:lang w:val="en-GB"/>
            <w:rPrChange w:id="20596" w:author="N F" w:date="2023-12-05T03:09:00Z">
              <w:rPr>
                <w:rFonts w:cs="Times New Roman"/>
                <w:lang w:val="en-GB"/>
              </w:rPr>
            </w:rPrChange>
          </w:rPr>
          <w:delInstrText>Isamu</w:delInstrText>
        </w:r>
        <w:r w:rsidR="00426E62" w:rsidRPr="006E6534" w:rsidDel="00421D68">
          <w:rPr>
            <w:rFonts w:cs="Times New Roman"/>
            <w:color w:val="000000" w:themeColor="text1"/>
            <w:rPrChange w:id="20597" w:author="N F" w:date="2023-12-05T03:09:00Z">
              <w:rPr>
                <w:rFonts w:cs="Times New Roman"/>
              </w:rPr>
            </w:rPrChange>
          </w:rPr>
          <w:delInstrText>"},{"</w:delInstrText>
        </w:r>
        <w:r w:rsidR="00426E62" w:rsidRPr="006E6534" w:rsidDel="00421D68">
          <w:rPr>
            <w:rFonts w:cs="Times New Roman"/>
            <w:color w:val="000000" w:themeColor="text1"/>
            <w:lang w:val="en-GB"/>
            <w:rPrChange w:id="20598" w:author="N F" w:date="2023-12-05T03:09:00Z">
              <w:rPr>
                <w:rFonts w:cs="Times New Roman"/>
                <w:lang w:val="en-GB"/>
              </w:rPr>
            </w:rPrChange>
          </w:rPr>
          <w:delInstrText>family</w:delInstrText>
        </w:r>
        <w:r w:rsidR="00426E62" w:rsidRPr="006E6534" w:rsidDel="00421D68">
          <w:rPr>
            <w:rFonts w:cs="Times New Roman"/>
            <w:color w:val="000000" w:themeColor="text1"/>
            <w:rPrChange w:id="20599" w:author="N F" w:date="2023-12-05T03:09:00Z">
              <w:rPr>
                <w:rFonts w:cs="Times New Roman"/>
              </w:rPr>
            </w:rPrChange>
          </w:rPr>
          <w:delInstrText>":"</w:delInstrText>
        </w:r>
        <w:r w:rsidR="00426E62" w:rsidRPr="006E6534" w:rsidDel="00421D68">
          <w:rPr>
            <w:rFonts w:cs="Times New Roman"/>
            <w:color w:val="000000" w:themeColor="text1"/>
            <w:lang w:val="en-GB"/>
            <w:rPrChange w:id="20600" w:author="N F" w:date="2023-12-05T03:09:00Z">
              <w:rPr>
                <w:rFonts w:cs="Times New Roman"/>
                <w:lang w:val="en-GB"/>
              </w:rPr>
            </w:rPrChange>
          </w:rPr>
          <w:delInstrText>Kato</w:delInstrText>
        </w:r>
        <w:r w:rsidR="00426E62" w:rsidRPr="006E6534" w:rsidDel="00421D68">
          <w:rPr>
            <w:rFonts w:cs="Times New Roman"/>
            <w:color w:val="000000" w:themeColor="text1"/>
            <w:rPrChange w:id="20601" w:author="N F" w:date="2023-12-05T03:09:00Z">
              <w:rPr>
                <w:rFonts w:cs="Times New Roman"/>
              </w:rPr>
            </w:rPrChange>
          </w:rPr>
          <w:delInstrText>","</w:delInstrText>
        </w:r>
        <w:r w:rsidR="00426E62" w:rsidRPr="006E6534" w:rsidDel="00421D68">
          <w:rPr>
            <w:rFonts w:cs="Times New Roman"/>
            <w:color w:val="000000" w:themeColor="text1"/>
            <w:lang w:val="en-GB"/>
            <w:rPrChange w:id="20602" w:author="N F" w:date="2023-12-05T03:09:00Z">
              <w:rPr>
                <w:rFonts w:cs="Times New Roman"/>
                <w:lang w:val="en-GB"/>
              </w:rPr>
            </w:rPrChange>
          </w:rPr>
          <w:delInstrText>given</w:delInstrText>
        </w:r>
        <w:r w:rsidR="00426E62" w:rsidRPr="006E6534" w:rsidDel="00421D68">
          <w:rPr>
            <w:rFonts w:cs="Times New Roman"/>
            <w:color w:val="000000" w:themeColor="text1"/>
            <w:rPrChange w:id="20603" w:author="N F" w:date="2023-12-05T03:09:00Z">
              <w:rPr>
                <w:rFonts w:cs="Times New Roman"/>
              </w:rPr>
            </w:rPrChange>
          </w:rPr>
          <w:delInstrText>":"</w:delInstrText>
        </w:r>
        <w:r w:rsidR="00426E62" w:rsidRPr="006E6534" w:rsidDel="00421D68">
          <w:rPr>
            <w:rFonts w:cs="Times New Roman"/>
            <w:color w:val="000000" w:themeColor="text1"/>
            <w:lang w:val="en-GB"/>
            <w:rPrChange w:id="20604" w:author="N F" w:date="2023-12-05T03:09:00Z">
              <w:rPr>
                <w:rFonts w:cs="Times New Roman"/>
                <w:lang w:val="en-GB"/>
              </w:rPr>
            </w:rPrChange>
          </w:rPr>
          <w:delInstrText>Terufumi</w:delInstrText>
        </w:r>
        <w:r w:rsidR="00426E62" w:rsidRPr="006E6534" w:rsidDel="00421D68">
          <w:rPr>
            <w:rFonts w:cs="Times New Roman"/>
            <w:color w:val="000000" w:themeColor="text1"/>
            <w:rPrChange w:id="20605" w:author="N F" w:date="2023-12-05T03:09:00Z">
              <w:rPr>
                <w:rFonts w:cs="Times New Roman"/>
              </w:rPr>
            </w:rPrChange>
          </w:rPr>
          <w:delInstrText>"},{"</w:delInstrText>
        </w:r>
        <w:r w:rsidR="00426E62" w:rsidRPr="006E6534" w:rsidDel="00421D68">
          <w:rPr>
            <w:rFonts w:cs="Times New Roman"/>
            <w:color w:val="000000" w:themeColor="text1"/>
            <w:lang w:val="en-GB"/>
            <w:rPrChange w:id="20606" w:author="N F" w:date="2023-12-05T03:09:00Z">
              <w:rPr>
                <w:rFonts w:cs="Times New Roman"/>
                <w:lang w:val="en-GB"/>
              </w:rPr>
            </w:rPrChange>
          </w:rPr>
          <w:delInstrText>family</w:delInstrText>
        </w:r>
        <w:r w:rsidR="00426E62" w:rsidRPr="006E6534" w:rsidDel="00421D68">
          <w:rPr>
            <w:rFonts w:cs="Times New Roman"/>
            <w:color w:val="000000" w:themeColor="text1"/>
            <w:rPrChange w:id="20607" w:author="N F" w:date="2023-12-05T03:09:00Z">
              <w:rPr>
                <w:rFonts w:cs="Times New Roman"/>
              </w:rPr>
            </w:rPrChange>
          </w:rPr>
          <w:delInstrText>":"</w:delInstrText>
        </w:r>
        <w:r w:rsidR="00426E62" w:rsidRPr="006E6534" w:rsidDel="00421D68">
          <w:rPr>
            <w:rFonts w:cs="Times New Roman"/>
            <w:color w:val="000000" w:themeColor="text1"/>
            <w:lang w:val="en-GB"/>
            <w:rPrChange w:id="20608" w:author="N F" w:date="2023-12-05T03:09:00Z">
              <w:rPr>
                <w:rFonts w:cs="Times New Roman"/>
                <w:lang w:val="en-GB"/>
              </w:rPr>
            </w:rPrChange>
          </w:rPr>
          <w:delInstrText>Kim</w:delInstrText>
        </w:r>
        <w:r w:rsidR="00426E62" w:rsidRPr="006E6534" w:rsidDel="00421D68">
          <w:rPr>
            <w:rFonts w:cs="Times New Roman"/>
            <w:color w:val="000000" w:themeColor="text1"/>
            <w:rPrChange w:id="20609" w:author="N F" w:date="2023-12-05T03:09:00Z">
              <w:rPr>
                <w:rFonts w:cs="Times New Roman"/>
              </w:rPr>
            </w:rPrChange>
          </w:rPr>
          <w:delInstrText>","</w:delInstrText>
        </w:r>
        <w:r w:rsidR="00426E62" w:rsidRPr="006E6534" w:rsidDel="00421D68">
          <w:rPr>
            <w:rFonts w:cs="Times New Roman"/>
            <w:color w:val="000000" w:themeColor="text1"/>
            <w:lang w:val="en-GB"/>
            <w:rPrChange w:id="20610" w:author="N F" w:date="2023-12-05T03:09:00Z">
              <w:rPr>
                <w:rFonts w:cs="Times New Roman"/>
                <w:lang w:val="en-GB"/>
              </w:rPr>
            </w:rPrChange>
          </w:rPr>
          <w:delInstrText>given</w:delInstrText>
        </w:r>
        <w:r w:rsidR="00426E62" w:rsidRPr="006E6534" w:rsidDel="00421D68">
          <w:rPr>
            <w:rFonts w:cs="Times New Roman"/>
            <w:color w:val="000000" w:themeColor="text1"/>
            <w:rPrChange w:id="20611" w:author="N F" w:date="2023-12-05T03:09:00Z">
              <w:rPr>
                <w:rFonts w:cs="Times New Roman"/>
              </w:rPr>
            </w:rPrChange>
          </w:rPr>
          <w:delInstrText>":"</w:delInstrText>
        </w:r>
        <w:r w:rsidR="00426E62" w:rsidRPr="006E6534" w:rsidDel="00421D68">
          <w:rPr>
            <w:rFonts w:cs="Times New Roman"/>
            <w:color w:val="000000" w:themeColor="text1"/>
            <w:lang w:val="en-GB"/>
            <w:rPrChange w:id="20612" w:author="N F" w:date="2023-12-05T03:09:00Z">
              <w:rPr>
                <w:rFonts w:cs="Times New Roman"/>
                <w:lang w:val="en-GB"/>
              </w:rPr>
            </w:rPrChange>
          </w:rPr>
          <w:delInstrText>Young</w:delInstrText>
        </w:r>
        <w:r w:rsidR="00426E62" w:rsidRPr="006E6534" w:rsidDel="00421D68">
          <w:rPr>
            <w:rFonts w:cs="Times New Roman"/>
            <w:color w:val="000000" w:themeColor="text1"/>
            <w:rPrChange w:id="20613"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614" w:author="N F" w:date="2023-12-05T03:09:00Z">
              <w:rPr>
                <w:rFonts w:cs="Times New Roman"/>
                <w:lang w:val="en-GB"/>
              </w:rPr>
            </w:rPrChange>
          </w:rPr>
          <w:delInstrText>Hak</w:delInstrText>
        </w:r>
        <w:r w:rsidR="00426E62" w:rsidRPr="006E6534" w:rsidDel="00421D68">
          <w:rPr>
            <w:rFonts w:cs="Times New Roman"/>
            <w:color w:val="000000" w:themeColor="text1"/>
            <w:rPrChange w:id="20615" w:author="N F" w:date="2023-12-05T03:09:00Z">
              <w:rPr>
                <w:rFonts w:cs="Times New Roman"/>
              </w:rPr>
            </w:rPrChange>
          </w:rPr>
          <w:delInstrText>"},{"</w:delInstrText>
        </w:r>
        <w:r w:rsidR="00426E62" w:rsidRPr="006E6534" w:rsidDel="00421D68">
          <w:rPr>
            <w:rFonts w:cs="Times New Roman"/>
            <w:color w:val="000000" w:themeColor="text1"/>
            <w:lang w:val="en-GB"/>
            <w:rPrChange w:id="20616" w:author="N F" w:date="2023-12-05T03:09:00Z">
              <w:rPr>
                <w:rFonts w:cs="Times New Roman"/>
                <w:lang w:val="en-GB"/>
              </w:rPr>
            </w:rPrChange>
          </w:rPr>
          <w:delInstrText>family</w:delInstrText>
        </w:r>
        <w:r w:rsidR="00426E62" w:rsidRPr="006E6534" w:rsidDel="00421D68">
          <w:rPr>
            <w:rFonts w:cs="Times New Roman"/>
            <w:color w:val="000000" w:themeColor="text1"/>
            <w:rPrChange w:id="20617" w:author="N F" w:date="2023-12-05T03:09:00Z">
              <w:rPr>
                <w:rFonts w:cs="Times New Roman"/>
              </w:rPr>
            </w:rPrChange>
          </w:rPr>
          <w:delInstrText>":"</w:delInstrText>
        </w:r>
        <w:r w:rsidR="00426E62" w:rsidRPr="006E6534" w:rsidDel="00421D68">
          <w:rPr>
            <w:rFonts w:cs="Times New Roman"/>
            <w:color w:val="000000" w:themeColor="text1"/>
            <w:lang w:val="en-GB"/>
            <w:rPrChange w:id="20618" w:author="N F" w:date="2023-12-05T03:09:00Z">
              <w:rPr>
                <w:rFonts w:cs="Times New Roman"/>
                <w:lang w:val="en-GB"/>
              </w:rPr>
            </w:rPrChange>
          </w:rPr>
          <w:delInstrText>Imamura</w:delInstrText>
        </w:r>
        <w:r w:rsidR="00426E62" w:rsidRPr="006E6534" w:rsidDel="00421D68">
          <w:rPr>
            <w:rFonts w:cs="Times New Roman"/>
            <w:color w:val="000000" w:themeColor="text1"/>
            <w:rPrChange w:id="20619" w:author="N F" w:date="2023-12-05T03:09:00Z">
              <w:rPr>
                <w:rFonts w:cs="Times New Roman"/>
              </w:rPr>
            </w:rPrChange>
          </w:rPr>
          <w:delInstrText>","</w:delInstrText>
        </w:r>
        <w:r w:rsidR="00426E62" w:rsidRPr="006E6534" w:rsidDel="00421D68">
          <w:rPr>
            <w:rFonts w:cs="Times New Roman"/>
            <w:color w:val="000000" w:themeColor="text1"/>
            <w:lang w:val="en-GB"/>
            <w:rPrChange w:id="20620" w:author="N F" w:date="2023-12-05T03:09:00Z">
              <w:rPr>
                <w:rFonts w:cs="Times New Roman"/>
                <w:lang w:val="en-GB"/>
              </w:rPr>
            </w:rPrChange>
          </w:rPr>
          <w:delInstrText>given</w:delInstrText>
        </w:r>
        <w:r w:rsidR="00426E62" w:rsidRPr="006E6534" w:rsidDel="00421D68">
          <w:rPr>
            <w:rFonts w:cs="Times New Roman"/>
            <w:color w:val="000000" w:themeColor="text1"/>
            <w:rPrChange w:id="20621" w:author="N F" w:date="2023-12-05T03:09:00Z">
              <w:rPr>
                <w:rFonts w:cs="Times New Roman"/>
              </w:rPr>
            </w:rPrChange>
          </w:rPr>
          <w:delInstrText>":"</w:delInstrText>
        </w:r>
        <w:r w:rsidR="00426E62" w:rsidRPr="006E6534" w:rsidDel="00421D68">
          <w:rPr>
            <w:rFonts w:cs="Times New Roman"/>
            <w:color w:val="000000" w:themeColor="text1"/>
            <w:lang w:val="en-GB"/>
            <w:rPrChange w:id="20622" w:author="N F" w:date="2023-12-05T03:09:00Z">
              <w:rPr>
                <w:rFonts w:cs="Times New Roman"/>
                <w:lang w:val="en-GB"/>
              </w:rPr>
            </w:rPrChange>
          </w:rPr>
          <w:delInstrText>Fumio</w:delInstrText>
        </w:r>
        <w:r w:rsidR="00426E62" w:rsidRPr="006E6534" w:rsidDel="00421D68">
          <w:rPr>
            <w:rFonts w:cs="Times New Roman"/>
            <w:color w:val="000000" w:themeColor="text1"/>
            <w:rPrChange w:id="20623" w:author="N F" w:date="2023-12-05T03:09:00Z">
              <w:rPr>
                <w:rFonts w:cs="Times New Roman"/>
              </w:rPr>
            </w:rPrChange>
          </w:rPr>
          <w:delInstrText>"},{"</w:delInstrText>
        </w:r>
        <w:r w:rsidR="00426E62" w:rsidRPr="006E6534" w:rsidDel="00421D68">
          <w:rPr>
            <w:rFonts w:cs="Times New Roman"/>
            <w:color w:val="000000" w:themeColor="text1"/>
            <w:lang w:val="en-GB"/>
            <w:rPrChange w:id="20624" w:author="N F" w:date="2023-12-05T03:09:00Z">
              <w:rPr>
                <w:rFonts w:cs="Times New Roman"/>
                <w:lang w:val="en-GB"/>
              </w:rPr>
            </w:rPrChange>
          </w:rPr>
          <w:delInstrText>family</w:delInstrText>
        </w:r>
        <w:r w:rsidR="00426E62" w:rsidRPr="006E6534" w:rsidDel="00421D68">
          <w:rPr>
            <w:rFonts w:cs="Times New Roman"/>
            <w:color w:val="000000" w:themeColor="text1"/>
            <w:rPrChange w:id="20625" w:author="N F" w:date="2023-12-05T03:09:00Z">
              <w:rPr>
                <w:rFonts w:cs="Times New Roman"/>
              </w:rPr>
            </w:rPrChange>
          </w:rPr>
          <w:delInstrText>":"</w:delInstrText>
        </w:r>
        <w:r w:rsidR="00426E62" w:rsidRPr="006E6534" w:rsidDel="00421D68">
          <w:rPr>
            <w:rFonts w:cs="Times New Roman"/>
            <w:color w:val="000000" w:themeColor="text1"/>
            <w:lang w:val="en-GB"/>
            <w:rPrChange w:id="20626" w:author="N F" w:date="2023-12-05T03:09:00Z">
              <w:rPr>
                <w:rFonts w:cs="Times New Roman"/>
                <w:lang w:val="en-GB"/>
              </w:rPr>
            </w:rPrChange>
          </w:rPr>
          <w:delInstrText>Shinkai</w:delInstrText>
        </w:r>
        <w:r w:rsidR="00426E62" w:rsidRPr="006E6534" w:rsidDel="00421D68">
          <w:rPr>
            <w:rFonts w:cs="Times New Roman"/>
            <w:color w:val="000000" w:themeColor="text1"/>
            <w:rPrChange w:id="20627" w:author="N F" w:date="2023-12-05T03:09:00Z">
              <w:rPr>
                <w:rFonts w:cs="Times New Roman"/>
              </w:rPr>
            </w:rPrChange>
          </w:rPr>
          <w:delInstrText>","</w:delInstrText>
        </w:r>
        <w:r w:rsidR="00426E62" w:rsidRPr="006E6534" w:rsidDel="00421D68">
          <w:rPr>
            <w:rFonts w:cs="Times New Roman"/>
            <w:color w:val="000000" w:themeColor="text1"/>
            <w:lang w:val="en-GB"/>
            <w:rPrChange w:id="20628" w:author="N F" w:date="2023-12-05T03:09:00Z">
              <w:rPr>
                <w:rFonts w:cs="Times New Roman"/>
                <w:lang w:val="en-GB"/>
              </w:rPr>
            </w:rPrChange>
          </w:rPr>
          <w:delInstrText>given</w:delInstrText>
        </w:r>
        <w:r w:rsidR="00426E62" w:rsidRPr="006E6534" w:rsidDel="00421D68">
          <w:rPr>
            <w:rFonts w:cs="Times New Roman"/>
            <w:color w:val="000000" w:themeColor="text1"/>
            <w:rPrChange w:id="20629" w:author="N F" w:date="2023-12-05T03:09:00Z">
              <w:rPr>
                <w:rFonts w:cs="Times New Roman"/>
              </w:rPr>
            </w:rPrChange>
          </w:rPr>
          <w:delInstrText>":"</w:delInstrText>
        </w:r>
        <w:r w:rsidR="00426E62" w:rsidRPr="006E6534" w:rsidDel="00421D68">
          <w:rPr>
            <w:rFonts w:cs="Times New Roman"/>
            <w:color w:val="000000" w:themeColor="text1"/>
            <w:lang w:val="en-GB"/>
            <w:rPrChange w:id="20630" w:author="N F" w:date="2023-12-05T03:09:00Z">
              <w:rPr>
                <w:rFonts w:cs="Times New Roman"/>
                <w:lang w:val="en-GB"/>
              </w:rPr>
            </w:rPrChange>
          </w:rPr>
          <w:delInstrText>Masaharu</w:delInstrText>
        </w:r>
        <w:r w:rsidR="00426E62" w:rsidRPr="006E6534" w:rsidDel="00421D68">
          <w:rPr>
            <w:rFonts w:cs="Times New Roman"/>
            <w:color w:val="000000" w:themeColor="text1"/>
            <w:rPrChange w:id="20631" w:author="N F" w:date="2023-12-05T03:09:00Z">
              <w:rPr>
                <w:rFonts w:cs="Times New Roman"/>
              </w:rPr>
            </w:rPrChange>
          </w:rPr>
          <w:delInstrText>"},{"</w:delInstrText>
        </w:r>
        <w:r w:rsidR="00426E62" w:rsidRPr="006E6534" w:rsidDel="00421D68">
          <w:rPr>
            <w:rFonts w:cs="Times New Roman"/>
            <w:color w:val="000000" w:themeColor="text1"/>
            <w:lang w:val="en-GB"/>
            <w:rPrChange w:id="20632" w:author="N F" w:date="2023-12-05T03:09:00Z">
              <w:rPr>
                <w:rFonts w:cs="Times New Roman"/>
                <w:lang w:val="en-GB"/>
              </w:rPr>
            </w:rPrChange>
          </w:rPr>
          <w:delInstrText>family</w:delInstrText>
        </w:r>
        <w:r w:rsidR="00426E62" w:rsidRPr="006E6534" w:rsidDel="00421D68">
          <w:rPr>
            <w:rFonts w:cs="Times New Roman"/>
            <w:color w:val="000000" w:themeColor="text1"/>
            <w:rPrChange w:id="20633" w:author="N F" w:date="2023-12-05T03:09:00Z">
              <w:rPr>
                <w:rFonts w:cs="Times New Roman"/>
              </w:rPr>
            </w:rPrChange>
          </w:rPr>
          <w:delInstrText>":"</w:delInstrText>
        </w:r>
        <w:r w:rsidR="00426E62" w:rsidRPr="006E6534" w:rsidDel="00421D68">
          <w:rPr>
            <w:rFonts w:cs="Times New Roman"/>
            <w:color w:val="000000" w:themeColor="text1"/>
            <w:lang w:val="en-GB"/>
            <w:rPrChange w:id="20634" w:author="N F" w:date="2023-12-05T03:09:00Z">
              <w:rPr>
                <w:rFonts w:cs="Times New Roman"/>
                <w:lang w:val="en-GB"/>
              </w:rPr>
            </w:rPrChange>
          </w:rPr>
          <w:delInstrText>Hodge</w:delInstrText>
        </w:r>
        <w:r w:rsidR="00426E62" w:rsidRPr="006E6534" w:rsidDel="00421D68">
          <w:rPr>
            <w:rFonts w:cs="Times New Roman"/>
            <w:color w:val="000000" w:themeColor="text1"/>
            <w:rPrChange w:id="20635" w:author="N F" w:date="2023-12-05T03:09:00Z">
              <w:rPr>
                <w:rFonts w:cs="Times New Roman"/>
              </w:rPr>
            </w:rPrChange>
          </w:rPr>
          <w:delInstrText>","</w:delInstrText>
        </w:r>
        <w:r w:rsidR="00426E62" w:rsidRPr="006E6534" w:rsidDel="00421D68">
          <w:rPr>
            <w:rFonts w:cs="Times New Roman"/>
            <w:color w:val="000000" w:themeColor="text1"/>
            <w:lang w:val="en-GB"/>
            <w:rPrChange w:id="20636" w:author="N F" w:date="2023-12-05T03:09:00Z">
              <w:rPr>
                <w:rFonts w:cs="Times New Roman"/>
                <w:lang w:val="en-GB"/>
              </w:rPr>
            </w:rPrChange>
          </w:rPr>
          <w:delInstrText>given</w:delInstrText>
        </w:r>
        <w:r w:rsidR="00426E62" w:rsidRPr="006E6534" w:rsidDel="00421D68">
          <w:rPr>
            <w:rFonts w:cs="Times New Roman"/>
            <w:color w:val="000000" w:themeColor="text1"/>
            <w:rPrChange w:id="20637" w:author="N F" w:date="2023-12-05T03:09:00Z">
              <w:rPr>
                <w:rFonts w:cs="Times New Roman"/>
              </w:rPr>
            </w:rPrChange>
          </w:rPr>
          <w:delInstrText>":"</w:delInstrText>
        </w:r>
        <w:r w:rsidR="00426E62" w:rsidRPr="006E6534" w:rsidDel="00421D68">
          <w:rPr>
            <w:rFonts w:cs="Times New Roman"/>
            <w:color w:val="000000" w:themeColor="text1"/>
            <w:lang w:val="en-GB"/>
            <w:rPrChange w:id="20638" w:author="N F" w:date="2023-12-05T03:09:00Z">
              <w:rPr>
                <w:rFonts w:cs="Times New Roman"/>
                <w:lang w:val="en-GB"/>
              </w:rPr>
            </w:rPrChange>
          </w:rPr>
          <w:delInstrText>Rachel</w:delInstrText>
        </w:r>
        <w:r w:rsidR="00426E62" w:rsidRPr="006E6534" w:rsidDel="00421D68">
          <w:rPr>
            <w:rFonts w:cs="Times New Roman"/>
            <w:color w:val="000000" w:themeColor="text1"/>
            <w:rPrChange w:id="20639" w:author="N F" w:date="2023-12-05T03:09:00Z">
              <w:rPr>
                <w:rFonts w:cs="Times New Roman"/>
              </w:rPr>
            </w:rPrChange>
          </w:rPr>
          <w:delInstrText xml:space="preserve"> </w:delInstrText>
        </w:r>
        <w:r w:rsidR="00426E62" w:rsidRPr="006E6534" w:rsidDel="00421D68">
          <w:rPr>
            <w:rFonts w:cs="Times New Roman"/>
            <w:color w:val="000000" w:themeColor="text1"/>
            <w:lang w:val="en-GB"/>
            <w:rPrChange w:id="20640" w:author="N F" w:date="2023-12-05T03:09:00Z">
              <w:rPr>
                <w:rFonts w:cs="Times New Roman"/>
                <w:lang w:val="en-GB"/>
              </w:rPr>
            </w:rPrChange>
          </w:rPr>
          <w:delInstrText>A</w:delInstrText>
        </w:r>
        <w:r w:rsidR="00426E62" w:rsidRPr="006E6534" w:rsidDel="00421D68">
          <w:rPr>
            <w:rFonts w:cs="Times New Roman"/>
            <w:color w:val="000000" w:themeColor="text1"/>
            <w:rPrChange w:id="20641" w:author="N F" w:date="2023-12-05T03:09:00Z">
              <w:rPr>
                <w:rFonts w:cs="Times New Roman"/>
              </w:rPr>
            </w:rPrChange>
          </w:rPr>
          <w:delInstrText>."},{"</w:delInstrText>
        </w:r>
        <w:r w:rsidR="00426E62" w:rsidRPr="006E6534" w:rsidDel="00421D68">
          <w:rPr>
            <w:rFonts w:cs="Times New Roman"/>
            <w:color w:val="000000" w:themeColor="text1"/>
            <w:lang w:val="en-GB"/>
            <w:rPrChange w:id="20642" w:author="N F" w:date="2023-12-05T03:09:00Z">
              <w:rPr>
                <w:rFonts w:cs="Times New Roman"/>
                <w:lang w:val="en-GB"/>
              </w:rPr>
            </w:rPrChange>
          </w:rPr>
          <w:delInstrText>family</w:delInstrText>
        </w:r>
        <w:r w:rsidR="00426E62" w:rsidRPr="006E6534" w:rsidDel="00421D68">
          <w:rPr>
            <w:rFonts w:cs="Times New Roman"/>
            <w:color w:val="000000" w:themeColor="text1"/>
            <w:rPrChange w:id="20643" w:author="N F" w:date="2023-12-05T03:09:00Z">
              <w:rPr>
                <w:rFonts w:cs="Times New Roman"/>
              </w:rPr>
            </w:rPrChange>
          </w:rPr>
          <w:delInstrText>":"</w:delInstrText>
        </w:r>
        <w:r w:rsidR="00426E62" w:rsidRPr="006E6534" w:rsidDel="00421D68">
          <w:rPr>
            <w:rFonts w:cs="Times New Roman"/>
            <w:color w:val="000000" w:themeColor="text1"/>
            <w:lang w:val="en-GB"/>
            <w:rPrChange w:id="20644" w:author="N F" w:date="2023-12-05T03:09:00Z">
              <w:rPr>
                <w:rFonts w:cs="Times New Roman"/>
                <w:lang w:val="en-GB"/>
              </w:rPr>
            </w:rPrChange>
          </w:rPr>
          <w:delInstrText>Uchida</w:delInstrText>
        </w:r>
        <w:r w:rsidR="00426E62" w:rsidRPr="006E6534" w:rsidDel="00421D68">
          <w:rPr>
            <w:rFonts w:cs="Times New Roman"/>
            <w:color w:val="000000" w:themeColor="text1"/>
            <w:rPrChange w:id="20645" w:author="N F" w:date="2023-12-05T03:09:00Z">
              <w:rPr>
                <w:rFonts w:cs="Times New Roman"/>
              </w:rPr>
            </w:rPrChange>
          </w:rPr>
          <w:delInstrText>","</w:delInstrText>
        </w:r>
        <w:r w:rsidR="00426E62" w:rsidRPr="006E6534" w:rsidDel="00421D68">
          <w:rPr>
            <w:rFonts w:cs="Times New Roman"/>
            <w:color w:val="000000" w:themeColor="text1"/>
            <w:lang w:val="en-GB"/>
            <w:rPrChange w:id="20646" w:author="N F" w:date="2023-12-05T03:09:00Z">
              <w:rPr>
                <w:rFonts w:cs="Times New Roman"/>
                <w:lang w:val="en-GB"/>
              </w:rPr>
            </w:rPrChange>
          </w:rPr>
          <w:delInstrText>given</w:delInstrText>
        </w:r>
        <w:r w:rsidR="00426E62" w:rsidRPr="006E6534" w:rsidDel="00421D68">
          <w:rPr>
            <w:rFonts w:cs="Times New Roman"/>
            <w:color w:val="000000" w:themeColor="text1"/>
            <w:rPrChange w:id="20647" w:author="N F" w:date="2023-12-05T03:09:00Z">
              <w:rPr>
                <w:rFonts w:cs="Times New Roman"/>
              </w:rPr>
            </w:rPrChange>
          </w:rPr>
          <w:delInstrText>":"</w:delInstrText>
        </w:r>
        <w:r w:rsidR="00426E62" w:rsidRPr="006E6534" w:rsidDel="00421D68">
          <w:rPr>
            <w:rFonts w:cs="Times New Roman"/>
            <w:color w:val="000000" w:themeColor="text1"/>
            <w:lang w:val="en-GB"/>
            <w:rPrChange w:id="20648" w:author="N F" w:date="2023-12-05T03:09:00Z">
              <w:rPr>
                <w:rFonts w:cs="Times New Roman"/>
                <w:lang w:val="en-GB"/>
              </w:rPr>
            </w:rPrChange>
          </w:rPr>
          <w:delInstrText>Hirohiko</w:delInstrText>
        </w:r>
        <w:r w:rsidR="00426E62" w:rsidRPr="006E6534" w:rsidDel="00421D68">
          <w:rPr>
            <w:rFonts w:cs="Times New Roman"/>
            <w:color w:val="000000" w:themeColor="text1"/>
            <w:rPrChange w:id="20649" w:author="N F" w:date="2023-12-05T03:09:00Z">
              <w:rPr>
                <w:rFonts w:cs="Times New Roman"/>
              </w:rPr>
            </w:rPrChange>
          </w:rPr>
          <w:delInstrText>"},{"</w:delInstrText>
        </w:r>
        <w:r w:rsidR="00426E62" w:rsidRPr="006E6534" w:rsidDel="00421D68">
          <w:rPr>
            <w:rFonts w:cs="Times New Roman"/>
            <w:color w:val="000000" w:themeColor="text1"/>
            <w:lang w:val="en-GB"/>
            <w:rPrChange w:id="20650" w:author="N F" w:date="2023-12-05T03:09:00Z">
              <w:rPr>
                <w:rFonts w:cs="Times New Roman"/>
                <w:lang w:val="en-GB"/>
              </w:rPr>
            </w:rPrChange>
          </w:rPr>
          <w:delInstrText>family</w:delInstrText>
        </w:r>
        <w:r w:rsidR="00426E62" w:rsidRPr="006E6534" w:rsidDel="00421D68">
          <w:rPr>
            <w:rFonts w:cs="Times New Roman"/>
            <w:color w:val="000000" w:themeColor="text1"/>
            <w:rPrChange w:id="20651" w:author="N F" w:date="2023-12-05T03:09:00Z">
              <w:rPr>
                <w:rFonts w:cs="Times New Roman"/>
              </w:rPr>
            </w:rPrChange>
          </w:rPr>
          <w:delInstrText>":"</w:delInstrText>
        </w:r>
        <w:r w:rsidR="00426E62" w:rsidRPr="006E6534" w:rsidDel="00421D68">
          <w:rPr>
            <w:rFonts w:cs="Times New Roman"/>
            <w:color w:val="000000" w:themeColor="text1"/>
            <w:lang w:val="en-GB"/>
            <w:rPrChange w:id="20652" w:author="N F" w:date="2023-12-05T03:09:00Z">
              <w:rPr>
                <w:rFonts w:cs="Times New Roman"/>
                <w:lang w:val="en-GB"/>
              </w:rPr>
            </w:rPrChange>
          </w:rPr>
          <w:delInstrText>Hida</w:delInstrText>
        </w:r>
        <w:r w:rsidR="00426E62" w:rsidRPr="006E6534" w:rsidDel="00421D68">
          <w:rPr>
            <w:rFonts w:cs="Times New Roman"/>
            <w:color w:val="000000" w:themeColor="text1"/>
            <w:rPrChange w:id="20653" w:author="N F" w:date="2023-12-05T03:09:00Z">
              <w:rPr>
                <w:rFonts w:cs="Times New Roman"/>
              </w:rPr>
            </w:rPrChange>
          </w:rPr>
          <w:delInstrText>","</w:delInstrText>
        </w:r>
        <w:r w:rsidR="00426E62" w:rsidRPr="006E6534" w:rsidDel="00421D68">
          <w:rPr>
            <w:rFonts w:cs="Times New Roman"/>
            <w:color w:val="000000" w:themeColor="text1"/>
            <w:lang w:val="en-GB"/>
            <w:rPrChange w:id="20654" w:author="N F" w:date="2023-12-05T03:09:00Z">
              <w:rPr>
                <w:rFonts w:cs="Times New Roman"/>
                <w:lang w:val="en-GB"/>
              </w:rPr>
            </w:rPrChange>
          </w:rPr>
          <w:delInstrText>given</w:delInstrText>
        </w:r>
        <w:r w:rsidR="00426E62" w:rsidRPr="006E6534" w:rsidDel="00421D68">
          <w:rPr>
            <w:rFonts w:cs="Times New Roman"/>
            <w:color w:val="000000" w:themeColor="text1"/>
            <w:rPrChange w:id="20655" w:author="N F" w:date="2023-12-05T03:09:00Z">
              <w:rPr>
                <w:rFonts w:cs="Times New Roman"/>
              </w:rPr>
            </w:rPrChange>
          </w:rPr>
          <w:delInstrText>":"</w:delInstrText>
        </w:r>
        <w:r w:rsidR="00426E62" w:rsidRPr="006E6534" w:rsidDel="00421D68">
          <w:rPr>
            <w:rFonts w:cs="Times New Roman"/>
            <w:color w:val="000000" w:themeColor="text1"/>
            <w:lang w:val="en-GB"/>
            <w:rPrChange w:id="20656" w:author="N F" w:date="2023-12-05T03:09:00Z">
              <w:rPr>
                <w:rFonts w:cs="Times New Roman"/>
                <w:lang w:val="en-GB"/>
              </w:rPr>
            </w:rPrChange>
          </w:rPr>
          <w:delInstrText>Toyoaki</w:delInstrText>
        </w:r>
        <w:r w:rsidR="00426E62" w:rsidRPr="006E6534" w:rsidDel="00421D68">
          <w:rPr>
            <w:rFonts w:cs="Times New Roman"/>
            <w:color w:val="000000" w:themeColor="text1"/>
            <w:rPrChange w:id="20657" w:author="N F" w:date="2023-12-05T03:09:00Z">
              <w:rPr>
                <w:rFonts w:cs="Times New Roman"/>
              </w:rPr>
            </w:rPrChange>
          </w:rPr>
          <w:delInstrText>"}],"</w:delInstrText>
        </w:r>
        <w:r w:rsidR="00426E62" w:rsidRPr="006E6534" w:rsidDel="00421D68">
          <w:rPr>
            <w:rFonts w:cs="Times New Roman"/>
            <w:color w:val="000000" w:themeColor="text1"/>
            <w:lang w:val="en-GB"/>
            <w:rPrChange w:id="20658" w:author="N F" w:date="2023-12-05T03:09:00Z">
              <w:rPr>
                <w:rFonts w:cs="Times New Roman"/>
                <w:lang w:val="en-GB"/>
              </w:rPr>
            </w:rPrChange>
          </w:rPr>
          <w:delInstrText>issued</w:delInstrText>
        </w:r>
        <w:r w:rsidR="00426E62" w:rsidRPr="006E6534" w:rsidDel="00421D68">
          <w:rPr>
            <w:rFonts w:cs="Times New Roman"/>
            <w:color w:val="000000" w:themeColor="text1"/>
            <w:rPrChange w:id="20659" w:author="N F" w:date="2023-12-05T03:09:00Z">
              <w:rPr>
                <w:rFonts w:cs="Times New Roman"/>
              </w:rPr>
            </w:rPrChange>
          </w:rPr>
          <w:delInstrText>":{"</w:delInstrText>
        </w:r>
        <w:r w:rsidR="00426E62" w:rsidRPr="006E6534" w:rsidDel="00421D68">
          <w:rPr>
            <w:rFonts w:cs="Times New Roman"/>
            <w:color w:val="000000" w:themeColor="text1"/>
            <w:lang w:val="en-GB"/>
            <w:rPrChange w:id="20660" w:author="N F" w:date="2023-12-05T03:09:00Z">
              <w:rPr>
                <w:rFonts w:cs="Times New Roman"/>
                <w:lang w:val="en-GB"/>
              </w:rPr>
            </w:rPrChange>
          </w:rPr>
          <w:delInstrText>date</w:delInstrText>
        </w:r>
        <w:r w:rsidR="00426E62" w:rsidRPr="006E6534" w:rsidDel="00421D68">
          <w:rPr>
            <w:rFonts w:cs="Times New Roman"/>
            <w:color w:val="000000" w:themeColor="text1"/>
            <w:rPrChange w:id="20661" w:author="N F" w:date="2023-12-05T03:09:00Z">
              <w:rPr>
                <w:rFonts w:cs="Times New Roman"/>
              </w:rPr>
            </w:rPrChange>
          </w:rPr>
          <w:delInstrText>-</w:delInstrText>
        </w:r>
        <w:r w:rsidR="00426E62" w:rsidRPr="006E6534" w:rsidDel="00421D68">
          <w:rPr>
            <w:rFonts w:cs="Times New Roman"/>
            <w:color w:val="000000" w:themeColor="text1"/>
            <w:lang w:val="en-GB"/>
            <w:rPrChange w:id="20662" w:author="N F" w:date="2023-12-05T03:09:00Z">
              <w:rPr>
                <w:rFonts w:cs="Times New Roman"/>
                <w:lang w:val="en-GB"/>
              </w:rPr>
            </w:rPrChange>
          </w:rPr>
          <w:delInstrText>parts</w:delInstrText>
        </w:r>
        <w:r w:rsidR="00426E62" w:rsidRPr="006E6534" w:rsidDel="00421D68">
          <w:rPr>
            <w:rFonts w:cs="Times New Roman"/>
            <w:color w:val="000000" w:themeColor="text1"/>
            <w:rPrChange w:id="20663" w:author="N F" w:date="2023-12-05T03:09:00Z">
              <w:rPr>
                <w:rFonts w:cs="Times New Roman"/>
              </w:rPr>
            </w:rPrChange>
          </w:rPr>
          <w:delInstrText>":[["2018",6]]}}}],"</w:delInstrText>
        </w:r>
        <w:r w:rsidR="00426E62" w:rsidRPr="006E6534" w:rsidDel="00421D68">
          <w:rPr>
            <w:rFonts w:cs="Times New Roman"/>
            <w:color w:val="000000" w:themeColor="text1"/>
            <w:lang w:val="en-GB"/>
            <w:rPrChange w:id="20664" w:author="N F" w:date="2023-12-05T03:09:00Z">
              <w:rPr>
                <w:rFonts w:cs="Times New Roman"/>
                <w:lang w:val="en-GB"/>
              </w:rPr>
            </w:rPrChange>
          </w:rPr>
          <w:delInstrText>schema</w:delInstrText>
        </w:r>
        <w:r w:rsidR="00426E62" w:rsidRPr="006E6534" w:rsidDel="00421D68">
          <w:rPr>
            <w:rFonts w:cs="Times New Roman"/>
            <w:color w:val="000000" w:themeColor="text1"/>
            <w:rPrChange w:id="20665" w:author="N F" w:date="2023-12-05T03:09:00Z">
              <w:rPr>
                <w:rFonts w:cs="Times New Roman"/>
              </w:rPr>
            </w:rPrChange>
          </w:rPr>
          <w:delInstrText>":"</w:delInstrText>
        </w:r>
        <w:r w:rsidR="00426E62" w:rsidRPr="006E6534" w:rsidDel="00421D68">
          <w:rPr>
            <w:rFonts w:cs="Times New Roman"/>
            <w:color w:val="000000" w:themeColor="text1"/>
            <w:lang w:val="en-GB"/>
            <w:rPrChange w:id="20666" w:author="N F" w:date="2023-12-05T03:09:00Z">
              <w:rPr>
                <w:rFonts w:cs="Times New Roman"/>
                <w:lang w:val="en-GB"/>
              </w:rPr>
            </w:rPrChange>
          </w:rPr>
          <w:delInstrText>https</w:delInstrText>
        </w:r>
        <w:r w:rsidR="00426E62" w:rsidRPr="006E6534" w:rsidDel="00421D68">
          <w:rPr>
            <w:rFonts w:cs="Times New Roman"/>
            <w:color w:val="000000" w:themeColor="text1"/>
            <w:rPrChange w:id="20667" w:author="N F" w:date="2023-12-05T03:09:00Z">
              <w:rPr>
                <w:rFonts w:cs="Times New Roman"/>
              </w:rPr>
            </w:rPrChange>
          </w:rPr>
          <w:delInstrText>://</w:delInstrText>
        </w:r>
        <w:r w:rsidR="00426E62" w:rsidRPr="006E6534" w:rsidDel="00421D68">
          <w:rPr>
            <w:rFonts w:cs="Times New Roman"/>
            <w:color w:val="000000" w:themeColor="text1"/>
            <w:lang w:val="en-GB"/>
            <w:rPrChange w:id="20668" w:author="N F" w:date="2023-12-05T03:09:00Z">
              <w:rPr>
                <w:rFonts w:cs="Times New Roman"/>
                <w:lang w:val="en-GB"/>
              </w:rPr>
            </w:rPrChange>
          </w:rPr>
          <w:delInstrText>github</w:delInstrText>
        </w:r>
        <w:r w:rsidR="00426E62" w:rsidRPr="006E6534" w:rsidDel="00421D68">
          <w:rPr>
            <w:rFonts w:cs="Times New Roman"/>
            <w:color w:val="000000" w:themeColor="text1"/>
            <w:rPrChange w:id="20669" w:author="N F" w:date="2023-12-05T03:09:00Z">
              <w:rPr>
                <w:rFonts w:cs="Times New Roman"/>
              </w:rPr>
            </w:rPrChange>
          </w:rPr>
          <w:delInstrText>.</w:delInstrText>
        </w:r>
        <w:r w:rsidR="00426E62" w:rsidRPr="006E6534" w:rsidDel="00421D68">
          <w:rPr>
            <w:rFonts w:cs="Times New Roman"/>
            <w:color w:val="000000" w:themeColor="text1"/>
            <w:lang w:val="en-GB"/>
            <w:rPrChange w:id="20670" w:author="N F" w:date="2023-12-05T03:09:00Z">
              <w:rPr>
                <w:rFonts w:cs="Times New Roman"/>
                <w:lang w:val="en-GB"/>
              </w:rPr>
            </w:rPrChange>
          </w:rPr>
          <w:delInstrText>com</w:delInstrText>
        </w:r>
        <w:r w:rsidR="00426E62" w:rsidRPr="006E6534" w:rsidDel="00421D68">
          <w:rPr>
            <w:rFonts w:cs="Times New Roman"/>
            <w:color w:val="000000" w:themeColor="text1"/>
            <w:rPrChange w:id="20671" w:author="N F" w:date="2023-12-05T03:09:00Z">
              <w:rPr>
                <w:rFonts w:cs="Times New Roman"/>
              </w:rPr>
            </w:rPrChange>
          </w:rPr>
          <w:delInstrText>/</w:delInstrText>
        </w:r>
        <w:r w:rsidR="00426E62" w:rsidRPr="006E6534" w:rsidDel="00421D68">
          <w:rPr>
            <w:rFonts w:cs="Times New Roman"/>
            <w:color w:val="000000" w:themeColor="text1"/>
            <w:lang w:val="en-GB"/>
            <w:rPrChange w:id="20672" w:author="N F" w:date="2023-12-05T03:09:00Z">
              <w:rPr>
                <w:rFonts w:cs="Times New Roman"/>
                <w:lang w:val="en-GB"/>
              </w:rPr>
            </w:rPrChange>
          </w:rPr>
          <w:delInstrText>citation</w:delInstrText>
        </w:r>
        <w:r w:rsidR="00426E62" w:rsidRPr="006E6534" w:rsidDel="00421D68">
          <w:rPr>
            <w:rFonts w:cs="Times New Roman"/>
            <w:color w:val="000000" w:themeColor="text1"/>
            <w:rPrChange w:id="20673" w:author="N F" w:date="2023-12-05T03:09:00Z">
              <w:rPr>
                <w:rFonts w:cs="Times New Roman"/>
              </w:rPr>
            </w:rPrChange>
          </w:rPr>
          <w:delInstrText>-</w:delInstrText>
        </w:r>
        <w:r w:rsidR="00426E62" w:rsidRPr="006E6534" w:rsidDel="00421D68">
          <w:rPr>
            <w:rFonts w:cs="Times New Roman"/>
            <w:color w:val="000000" w:themeColor="text1"/>
            <w:lang w:val="en-GB"/>
            <w:rPrChange w:id="20674" w:author="N F" w:date="2023-12-05T03:09:00Z">
              <w:rPr>
                <w:rFonts w:cs="Times New Roman"/>
                <w:lang w:val="en-GB"/>
              </w:rPr>
            </w:rPrChange>
          </w:rPr>
          <w:delInstrText>style</w:delInstrText>
        </w:r>
        <w:r w:rsidR="00426E62" w:rsidRPr="006E6534" w:rsidDel="00421D68">
          <w:rPr>
            <w:rFonts w:cs="Times New Roman"/>
            <w:color w:val="000000" w:themeColor="text1"/>
            <w:rPrChange w:id="20675" w:author="N F" w:date="2023-12-05T03:09:00Z">
              <w:rPr>
                <w:rFonts w:cs="Times New Roman"/>
              </w:rPr>
            </w:rPrChange>
          </w:rPr>
          <w:delInstrText>-</w:delInstrText>
        </w:r>
        <w:r w:rsidR="00426E62" w:rsidRPr="006E6534" w:rsidDel="00421D68">
          <w:rPr>
            <w:rFonts w:cs="Times New Roman"/>
            <w:color w:val="000000" w:themeColor="text1"/>
            <w:lang w:val="en-GB"/>
            <w:rPrChange w:id="20676" w:author="N F" w:date="2023-12-05T03:09:00Z">
              <w:rPr>
                <w:rFonts w:cs="Times New Roman"/>
                <w:lang w:val="en-GB"/>
              </w:rPr>
            </w:rPrChange>
          </w:rPr>
          <w:delInstrText>language</w:delInstrText>
        </w:r>
        <w:r w:rsidR="00426E62" w:rsidRPr="006E6534" w:rsidDel="00421D68">
          <w:rPr>
            <w:rFonts w:cs="Times New Roman"/>
            <w:color w:val="000000" w:themeColor="text1"/>
            <w:rPrChange w:id="20677" w:author="N F" w:date="2023-12-05T03:09:00Z">
              <w:rPr>
                <w:rFonts w:cs="Times New Roman"/>
              </w:rPr>
            </w:rPrChange>
          </w:rPr>
          <w:delInstrText>/</w:delInstrText>
        </w:r>
        <w:r w:rsidR="00426E62" w:rsidRPr="006E6534" w:rsidDel="00421D68">
          <w:rPr>
            <w:rFonts w:cs="Times New Roman"/>
            <w:color w:val="000000" w:themeColor="text1"/>
            <w:lang w:val="en-GB"/>
            <w:rPrChange w:id="20678" w:author="N F" w:date="2023-12-05T03:09:00Z">
              <w:rPr>
                <w:rFonts w:cs="Times New Roman"/>
                <w:lang w:val="en-GB"/>
              </w:rPr>
            </w:rPrChange>
          </w:rPr>
          <w:delInstrText>schema</w:delInstrText>
        </w:r>
        <w:r w:rsidR="00426E62" w:rsidRPr="006E6534" w:rsidDel="00421D68">
          <w:rPr>
            <w:rFonts w:cs="Times New Roman"/>
            <w:color w:val="000000" w:themeColor="text1"/>
            <w:rPrChange w:id="20679" w:author="N F" w:date="2023-12-05T03:09:00Z">
              <w:rPr>
                <w:rFonts w:cs="Times New Roman"/>
              </w:rPr>
            </w:rPrChange>
          </w:rPr>
          <w:delInstrText>/</w:delInstrText>
        </w:r>
        <w:r w:rsidR="00426E62" w:rsidRPr="006E6534" w:rsidDel="00421D68">
          <w:rPr>
            <w:rFonts w:cs="Times New Roman"/>
            <w:color w:val="000000" w:themeColor="text1"/>
            <w:lang w:val="en-GB"/>
            <w:rPrChange w:id="20680" w:author="N F" w:date="2023-12-05T03:09:00Z">
              <w:rPr>
                <w:rFonts w:cs="Times New Roman"/>
                <w:lang w:val="en-GB"/>
              </w:rPr>
            </w:rPrChange>
          </w:rPr>
          <w:delInstrText>raw</w:delInstrText>
        </w:r>
        <w:r w:rsidR="00426E62" w:rsidRPr="006E6534" w:rsidDel="00421D68">
          <w:rPr>
            <w:rFonts w:cs="Times New Roman"/>
            <w:color w:val="000000" w:themeColor="text1"/>
            <w:rPrChange w:id="20681" w:author="N F" w:date="2023-12-05T03:09:00Z">
              <w:rPr>
                <w:rFonts w:cs="Times New Roman"/>
              </w:rPr>
            </w:rPrChange>
          </w:rPr>
          <w:delInstrText>/</w:delInstrText>
        </w:r>
        <w:r w:rsidR="00426E62" w:rsidRPr="006E6534" w:rsidDel="00421D68">
          <w:rPr>
            <w:rFonts w:cs="Times New Roman"/>
            <w:color w:val="000000" w:themeColor="text1"/>
            <w:lang w:val="en-GB"/>
            <w:rPrChange w:id="20682" w:author="N F" w:date="2023-12-05T03:09:00Z">
              <w:rPr>
                <w:rFonts w:cs="Times New Roman"/>
                <w:lang w:val="en-GB"/>
              </w:rPr>
            </w:rPrChange>
          </w:rPr>
          <w:delInstrText>master</w:delInstrText>
        </w:r>
        <w:r w:rsidR="00426E62" w:rsidRPr="006E6534" w:rsidDel="00421D68">
          <w:rPr>
            <w:rFonts w:cs="Times New Roman"/>
            <w:color w:val="000000" w:themeColor="text1"/>
            <w:rPrChange w:id="20683" w:author="N F" w:date="2023-12-05T03:09:00Z">
              <w:rPr>
                <w:rFonts w:cs="Times New Roman"/>
              </w:rPr>
            </w:rPrChange>
          </w:rPr>
          <w:delInstrText>/</w:delInstrText>
        </w:r>
        <w:r w:rsidR="00426E62" w:rsidRPr="006E6534" w:rsidDel="00421D68">
          <w:rPr>
            <w:rFonts w:cs="Times New Roman"/>
            <w:color w:val="000000" w:themeColor="text1"/>
            <w:lang w:val="en-GB"/>
            <w:rPrChange w:id="20684" w:author="N F" w:date="2023-12-05T03:09:00Z">
              <w:rPr>
                <w:rFonts w:cs="Times New Roman"/>
                <w:lang w:val="en-GB"/>
              </w:rPr>
            </w:rPrChange>
          </w:rPr>
          <w:delInstrText>csl</w:delInstrText>
        </w:r>
        <w:r w:rsidR="00426E62" w:rsidRPr="006E6534" w:rsidDel="00421D68">
          <w:rPr>
            <w:rFonts w:cs="Times New Roman"/>
            <w:color w:val="000000" w:themeColor="text1"/>
            <w:rPrChange w:id="20685" w:author="N F" w:date="2023-12-05T03:09:00Z">
              <w:rPr>
                <w:rFonts w:cs="Times New Roman"/>
              </w:rPr>
            </w:rPrChange>
          </w:rPr>
          <w:delInstrText>-</w:delInstrText>
        </w:r>
        <w:r w:rsidR="00426E62" w:rsidRPr="006E6534" w:rsidDel="00421D68">
          <w:rPr>
            <w:rFonts w:cs="Times New Roman"/>
            <w:color w:val="000000" w:themeColor="text1"/>
            <w:lang w:val="en-GB"/>
            <w:rPrChange w:id="20686" w:author="N F" w:date="2023-12-05T03:09:00Z">
              <w:rPr>
                <w:rFonts w:cs="Times New Roman"/>
                <w:lang w:val="en-GB"/>
              </w:rPr>
            </w:rPrChange>
          </w:rPr>
          <w:delInstrText>citation</w:delInstrText>
        </w:r>
        <w:r w:rsidR="00426E62" w:rsidRPr="006E6534" w:rsidDel="00421D68">
          <w:rPr>
            <w:rFonts w:cs="Times New Roman"/>
            <w:color w:val="000000" w:themeColor="text1"/>
            <w:rPrChange w:id="20687" w:author="N F" w:date="2023-12-05T03:09:00Z">
              <w:rPr>
                <w:rFonts w:cs="Times New Roman"/>
              </w:rPr>
            </w:rPrChange>
          </w:rPr>
          <w:delInstrText>.</w:delInstrText>
        </w:r>
        <w:r w:rsidR="00426E62" w:rsidRPr="006E6534" w:rsidDel="00421D68">
          <w:rPr>
            <w:rFonts w:cs="Times New Roman"/>
            <w:color w:val="000000" w:themeColor="text1"/>
            <w:lang w:val="en-GB"/>
            <w:rPrChange w:id="20688" w:author="N F" w:date="2023-12-05T03:09:00Z">
              <w:rPr>
                <w:rFonts w:cs="Times New Roman"/>
                <w:lang w:val="en-GB"/>
              </w:rPr>
            </w:rPrChange>
          </w:rPr>
          <w:delInstrText>json</w:delInstrText>
        </w:r>
        <w:r w:rsidR="00426E62" w:rsidRPr="006E6534" w:rsidDel="00421D68">
          <w:rPr>
            <w:rFonts w:cs="Times New Roman"/>
            <w:color w:val="000000" w:themeColor="text1"/>
            <w:rPrChange w:id="20689" w:author="N F" w:date="2023-12-05T03:09:00Z">
              <w:rPr>
                <w:rFonts w:cs="Times New Roman"/>
              </w:rPr>
            </w:rPrChange>
          </w:rPr>
          <w:delInstrText xml:space="preserve">"} </w:delInstrText>
        </w:r>
        <w:r w:rsidR="00E402B5" w:rsidRPr="006E6534" w:rsidDel="00421D68">
          <w:rPr>
            <w:rFonts w:cs="Times New Roman"/>
            <w:color w:val="000000" w:themeColor="text1"/>
            <w:lang w:val="en-GB"/>
            <w:rPrChange w:id="20690" w:author="N F" w:date="2023-12-05T03:09:00Z">
              <w:rPr>
                <w:rFonts w:cs="Times New Roman"/>
                <w:lang w:val="en-GB"/>
              </w:rPr>
            </w:rPrChange>
          </w:rPr>
          <w:fldChar w:fldCharType="separate"/>
        </w:r>
        <w:r w:rsidR="00426E62" w:rsidRPr="006E6534" w:rsidDel="00421D68">
          <w:rPr>
            <w:rFonts w:cs="Times New Roman"/>
            <w:color w:val="000000" w:themeColor="text1"/>
            <w:rPrChange w:id="20691" w:author="N F" w:date="2023-12-05T03:09:00Z">
              <w:rPr>
                <w:rFonts w:cs="Times New Roman"/>
              </w:rPr>
            </w:rPrChange>
          </w:rPr>
          <w:delText>(24)</w:delText>
        </w:r>
        <w:r w:rsidR="00E402B5" w:rsidRPr="006E6534" w:rsidDel="00421D68">
          <w:rPr>
            <w:rFonts w:cs="Times New Roman"/>
            <w:color w:val="000000" w:themeColor="text1"/>
            <w:lang w:val="en-GB"/>
            <w:rPrChange w:id="20692" w:author="N F" w:date="2023-12-05T03:09:00Z">
              <w:rPr>
                <w:rFonts w:cs="Times New Roman"/>
                <w:lang w:val="en-GB"/>
              </w:rPr>
            </w:rPrChange>
          </w:rPr>
          <w:fldChar w:fldCharType="end"/>
        </w:r>
      </w:del>
      <w:r w:rsidR="00906D60" w:rsidRPr="006E6534">
        <w:rPr>
          <w:rFonts w:cs="Times New Roman"/>
          <w:color w:val="000000" w:themeColor="text1"/>
          <w:rPrChange w:id="20693" w:author="N F" w:date="2023-12-05T03:09:00Z">
            <w:rPr>
              <w:rFonts w:cs="Times New Roman"/>
            </w:rPr>
          </w:rPrChange>
        </w:rPr>
        <w:t>.</w:t>
      </w:r>
    </w:p>
    <w:p w14:paraId="4D42C20E" w14:textId="35281D3A" w:rsidR="000763BC" w:rsidRPr="006E6534" w:rsidRDefault="007B7790" w:rsidP="00415551">
      <w:pPr>
        <w:pStyle w:val="SDText"/>
        <w:rPr>
          <w:rFonts w:cs="Times New Roman"/>
          <w:color w:val="000000" w:themeColor="text1"/>
          <w:rPrChange w:id="20694" w:author="N F" w:date="2023-12-05T03:09:00Z">
            <w:rPr>
              <w:rFonts w:cs="Times New Roman"/>
            </w:rPr>
          </w:rPrChange>
        </w:rPr>
      </w:pPr>
      <w:r w:rsidRPr="006E6534">
        <w:rPr>
          <w:rFonts w:cs="Times New Roman"/>
          <w:color w:val="000000" w:themeColor="text1"/>
          <w:rPrChange w:id="20695" w:author="N F" w:date="2023-12-05T03:09:00Z">
            <w:rPr>
              <w:rFonts w:cs="Times New Roman"/>
            </w:rPr>
          </w:rPrChange>
        </w:rPr>
        <w:t>Результаты оценки эффективности осимертиниба</w:t>
      </w:r>
      <w:r w:rsidR="009E1597" w:rsidRPr="006E6534">
        <w:rPr>
          <w:rFonts w:cs="Times New Roman"/>
          <w:color w:val="000000" w:themeColor="text1"/>
          <w:rPrChange w:id="20696" w:author="N F" w:date="2023-12-05T03:09:00Z">
            <w:rPr>
              <w:rFonts w:cs="Times New Roman"/>
            </w:rPr>
          </w:rPrChange>
        </w:rPr>
        <w:t xml:space="preserve"> по показателям общей и безрецидивной </w:t>
      </w:r>
      <w:r w:rsidR="00233CFE" w:rsidRPr="006E6534">
        <w:rPr>
          <w:rFonts w:cs="Times New Roman"/>
          <w:color w:val="000000" w:themeColor="text1"/>
          <w:rPrChange w:id="20697" w:author="N F" w:date="2023-12-05T03:09:00Z">
            <w:rPr>
              <w:rFonts w:cs="Times New Roman"/>
            </w:rPr>
          </w:rPrChange>
        </w:rPr>
        <w:t>выживаемости и случаев объективного ответа на терапию</w:t>
      </w:r>
      <w:r w:rsidRPr="006E6534">
        <w:rPr>
          <w:rFonts w:cs="Times New Roman"/>
          <w:color w:val="000000" w:themeColor="text1"/>
          <w:rPrChange w:id="20698" w:author="N F" w:date="2023-12-05T03:09:00Z">
            <w:rPr>
              <w:rFonts w:cs="Times New Roman"/>
            </w:rPr>
          </w:rPrChange>
        </w:rPr>
        <w:t xml:space="preserve"> в исследовании </w:t>
      </w:r>
      <w:r w:rsidRPr="006E6534">
        <w:rPr>
          <w:rFonts w:cs="Times New Roman"/>
          <w:color w:val="000000" w:themeColor="text1"/>
          <w:lang w:val="en-US"/>
          <w:rPrChange w:id="20699" w:author="N F" w:date="2023-12-05T03:09:00Z">
            <w:rPr>
              <w:rFonts w:cs="Times New Roman"/>
              <w:lang w:val="en-US"/>
            </w:rPr>
          </w:rPrChange>
        </w:rPr>
        <w:t>AURA</w:t>
      </w:r>
      <w:r w:rsidRPr="006E6534">
        <w:rPr>
          <w:rFonts w:cs="Times New Roman"/>
          <w:color w:val="000000" w:themeColor="text1"/>
          <w:rPrChange w:id="20700" w:author="N F" w:date="2023-12-05T03:09:00Z">
            <w:rPr>
              <w:rFonts w:cs="Times New Roman"/>
            </w:rPr>
          </w:rPrChange>
        </w:rPr>
        <w:t xml:space="preserve"> 3</w:t>
      </w:r>
      <w:r w:rsidR="00832AD9" w:rsidRPr="006E6534">
        <w:rPr>
          <w:rFonts w:cs="Times New Roman"/>
          <w:color w:val="000000" w:themeColor="text1"/>
          <w:rPrChange w:id="20701" w:author="N F" w:date="2023-12-05T03:09:00Z">
            <w:rPr>
              <w:rFonts w:cs="Times New Roman"/>
            </w:rPr>
          </w:rPrChange>
        </w:rPr>
        <w:t xml:space="preserve"> суммированы в таблице ниже (</w:t>
      </w:r>
      <w:r w:rsidR="003D1135" w:rsidRPr="006E6534">
        <w:rPr>
          <w:rFonts w:cs="Times New Roman"/>
          <w:color w:val="000000" w:themeColor="text1"/>
          <w:rPrChange w:id="20702" w:author="N F" w:date="2023-12-05T03:09:00Z">
            <w:rPr>
              <w:rFonts w:cs="Times New Roman"/>
            </w:rPr>
          </w:rPrChange>
        </w:rPr>
        <w:fldChar w:fldCharType="begin"/>
      </w:r>
      <w:r w:rsidR="003D1135" w:rsidRPr="006E6534">
        <w:rPr>
          <w:rFonts w:cs="Times New Roman"/>
          <w:color w:val="000000" w:themeColor="text1"/>
          <w:rPrChange w:id="20703" w:author="N F" w:date="2023-12-05T03:09:00Z">
            <w:rPr>
              <w:rFonts w:cs="Times New Roman"/>
            </w:rPr>
          </w:rPrChange>
        </w:rPr>
        <w:instrText xml:space="preserve"> REF _Ref115726196 \h </w:instrText>
      </w:r>
      <w:r w:rsidR="00415551" w:rsidRPr="006E6534">
        <w:rPr>
          <w:rFonts w:cs="Times New Roman"/>
          <w:color w:val="000000" w:themeColor="text1"/>
          <w:rPrChange w:id="20704" w:author="N F" w:date="2023-12-05T03:09:00Z">
            <w:rPr>
              <w:rFonts w:cs="Times New Roman"/>
            </w:rPr>
          </w:rPrChange>
        </w:rPr>
        <w:instrText xml:space="preserve"> \* MERGEFORMAT </w:instrText>
      </w:r>
      <w:r w:rsidR="003D1135" w:rsidRPr="006E6534">
        <w:rPr>
          <w:rFonts w:cs="Times New Roman"/>
          <w:color w:val="000000" w:themeColor="text1"/>
          <w:rPrChange w:id="20705" w:author="N F" w:date="2023-12-05T03:09:00Z">
            <w:rPr>
              <w:rFonts w:cs="Times New Roman"/>
              <w:color w:val="000000" w:themeColor="text1"/>
            </w:rPr>
          </w:rPrChange>
        </w:rPr>
      </w:r>
      <w:r w:rsidR="003D1135" w:rsidRPr="006E6534">
        <w:rPr>
          <w:rFonts w:cs="Times New Roman"/>
          <w:color w:val="000000" w:themeColor="text1"/>
          <w:rPrChange w:id="20706" w:author="N F" w:date="2023-12-05T03:09:00Z">
            <w:rPr>
              <w:rFonts w:cs="Times New Roman"/>
            </w:rPr>
          </w:rPrChange>
        </w:rPr>
        <w:fldChar w:fldCharType="separate"/>
      </w:r>
      <w:r w:rsidR="004C4CE2" w:rsidRPr="006E6534">
        <w:rPr>
          <w:rFonts w:cs="Times New Roman"/>
          <w:color w:val="000000" w:themeColor="text1"/>
          <w:rPrChange w:id="20707" w:author="N F" w:date="2023-12-05T03:09:00Z">
            <w:rPr>
              <w:rFonts w:cs="Times New Roman"/>
            </w:rPr>
          </w:rPrChange>
        </w:rPr>
        <w:t xml:space="preserve">Таблица </w:t>
      </w:r>
      <w:r w:rsidR="004C4CE2" w:rsidRPr="006E6534">
        <w:rPr>
          <w:rFonts w:cs="Times New Roman"/>
          <w:noProof/>
          <w:color w:val="000000" w:themeColor="text1"/>
          <w:rPrChange w:id="20708" w:author="N F" w:date="2023-12-05T03:09:00Z">
            <w:rPr>
              <w:rFonts w:cs="Times New Roman"/>
              <w:noProof/>
            </w:rPr>
          </w:rPrChange>
        </w:rPr>
        <w:t>4</w:t>
      </w:r>
      <w:r w:rsidR="004C4CE2" w:rsidRPr="006E6534">
        <w:rPr>
          <w:rFonts w:cs="Times New Roman"/>
          <w:color w:val="000000" w:themeColor="text1"/>
          <w:rPrChange w:id="20709" w:author="N F" w:date="2023-12-05T03:09:00Z">
            <w:rPr>
              <w:rFonts w:cs="Times New Roman"/>
            </w:rPr>
          </w:rPrChange>
        </w:rPr>
        <w:noBreakHyphen/>
      </w:r>
      <w:r w:rsidR="004C4CE2" w:rsidRPr="006E6534">
        <w:rPr>
          <w:rFonts w:cs="Times New Roman"/>
          <w:noProof/>
          <w:color w:val="000000" w:themeColor="text1"/>
          <w:rPrChange w:id="20710" w:author="N F" w:date="2023-12-05T03:09:00Z">
            <w:rPr>
              <w:rFonts w:cs="Times New Roman"/>
              <w:noProof/>
            </w:rPr>
          </w:rPrChange>
        </w:rPr>
        <w:t>5</w:t>
      </w:r>
      <w:r w:rsidR="003D1135" w:rsidRPr="006E6534">
        <w:rPr>
          <w:rFonts w:cs="Times New Roman"/>
          <w:color w:val="000000" w:themeColor="text1"/>
          <w:rPrChange w:id="20711" w:author="N F" w:date="2023-12-05T03:09:00Z">
            <w:rPr>
              <w:rFonts w:cs="Times New Roman"/>
            </w:rPr>
          </w:rPrChange>
        </w:rPr>
        <w:fldChar w:fldCharType="end"/>
      </w:r>
      <w:r w:rsidR="00832AD9" w:rsidRPr="006E6534">
        <w:rPr>
          <w:rFonts w:cs="Times New Roman"/>
          <w:color w:val="000000" w:themeColor="text1"/>
          <w:rPrChange w:id="20712" w:author="N F" w:date="2023-12-05T03:09:00Z">
            <w:rPr>
              <w:rFonts w:cs="Times New Roman"/>
            </w:rPr>
          </w:rPrChange>
        </w:rPr>
        <w:t>)</w:t>
      </w:r>
      <w:r w:rsidRPr="006E6534">
        <w:rPr>
          <w:rFonts w:cs="Times New Roman"/>
          <w:color w:val="000000" w:themeColor="text1"/>
          <w:rPrChange w:id="20713" w:author="N F" w:date="2023-12-05T03:09:00Z">
            <w:rPr>
              <w:rFonts w:cs="Times New Roman"/>
            </w:rPr>
          </w:rPrChange>
        </w:rPr>
        <w:t xml:space="preserve"> </w:t>
      </w:r>
      <w:ins w:id="20714" w:author="Barshadskaya, Yuliya" w:date="2024-01-15T19:30:00Z">
        <w:r w:rsidR="00421D68" w:rsidRPr="0001519A">
          <w:rPr>
            <w:rFonts w:cs="Times New Roman"/>
            <w:color w:val="000000" w:themeColor="text1"/>
            <w:lang w:val="en-US"/>
          </w:rPr>
          <w:fldChar w:fldCharType="begin"/>
        </w:r>
        <w:r w:rsidR="00421D68"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421D68" w:rsidRPr="0001519A">
          <w:rPr>
            <w:rFonts w:cs="Times New Roman"/>
            <w:color w:val="000000" w:themeColor="text1"/>
            <w:lang w:val="en-US"/>
          </w:rPr>
          <w:fldChar w:fldCharType="separate"/>
        </w:r>
        <w:r w:rsidR="00421D68" w:rsidRPr="0018315E">
          <w:rPr>
            <w:rFonts w:cs="Times New Roman"/>
            <w:color w:val="000000" w:themeColor="text1"/>
          </w:rPr>
          <w:t>[</w:t>
        </w:r>
      </w:ins>
      <w:ins w:id="20715" w:author="Barshadskaya, Yuliya" w:date="2024-02-23T00:04:00Z">
        <w:r w:rsidR="00707BBF">
          <w:rPr>
            <w:rFonts w:cs="Times New Roman"/>
            <w:color w:val="000000" w:themeColor="text1"/>
          </w:rPr>
          <w:t>3</w:t>
        </w:r>
      </w:ins>
      <w:ins w:id="20716" w:author="Barshadskaya, Yuliya" w:date="2024-01-15T19:30:00Z">
        <w:r w:rsidR="00421D68" w:rsidRPr="00DD38F1">
          <w:rPr>
            <w:rFonts w:cs="Times New Roman"/>
            <w:color w:val="000000" w:themeColor="text1"/>
          </w:rPr>
          <w:t>]</w:t>
        </w:r>
        <w:r w:rsidR="00421D68" w:rsidRPr="0001519A">
          <w:rPr>
            <w:rFonts w:cs="Times New Roman"/>
            <w:color w:val="000000" w:themeColor="text1"/>
            <w:lang w:val="en-US"/>
          </w:rPr>
          <w:fldChar w:fldCharType="end"/>
        </w:r>
      </w:ins>
      <w:del w:id="20717" w:author="Barshadskaya, Yuliya" w:date="2024-01-15T19:30:00Z">
        <w:r w:rsidRPr="006E6534" w:rsidDel="00421D68">
          <w:rPr>
            <w:rFonts w:cs="Times New Roman"/>
            <w:color w:val="000000" w:themeColor="text1"/>
            <w:rPrChange w:id="20718" w:author="N F" w:date="2023-12-05T03:09:00Z">
              <w:rPr>
                <w:rFonts w:cs="Times New Roman"/>
              </w:rPr>
            </w:rPrChange>
          </w:rPr>
          <w:fldChar w:fldCharType="begin"/>
        </w:r>
        <w:r w:rsidRPr="006E6534" w:rsidDel="00421D68">
          <w:rPr>
            <w:rFonts w:cs="Times New Roman"/>
            <w:color w:val="000000" w:themeColor="text1"/>
            <w:rPrChange w:id="20719" w:author="N F" w:date="2023-12-05T03:09:00Z">
              <w:rPr>
                <w:rFonts w:cs="Times New Roman"/>
              </w:rPr>
            </w:rPrChange>
          </w:rPr>
          <w:delInstrText xml:space="preserve"> ADDIN ZOTERO_ITEM CSL_CITATION {"citationID":"FuMF7udA","properties":{"formattedCitation":"(15)","plainCitation":"(15)","noteIndex":0},"citationItems":[{"id":161851,"uris":["http://zotero.org/groups/4735135/items/YBQ3M3JJ"],"itemData":{"id":161851,"type":"webpage","title":"Tagrisso. SmPC","URL":"https://www.ema.europa.eu/en/documents/product-information/tagrisso-epar-product-information_en.pdf","author":[{"family":"EMA","given":""}],"accessed":{"date-parts":[["2022",8,2]]}}}],"schema":"https://github.com/citation-style-language/schema/raw/master/csl-citation.json"} </w:delInstrText>
        </w:r>
        <w:r w:rsidRPr="006E6534" w:rsidDel="00421D68">
          <w:rPr>
            <w:rFonts w:cs="Times New Roman"/>
            <w:color w:val="000000" w:themeColor="text1"/>
            <w:rPrChange w:id="20720" w:author="N F" w:date="2023-12-05T03:09:00Z">
              <w:rPr>
                <w:rFonts w:cs="Times New Roman"/>
              </w:rPr>
            </w:rPrChange>
          </w:rPr>
          <w:fldChar w:fldCharType="separate"/>
        </w:r>
        <w:r w:rsidRPr="006E6534" w:rsidDel="00421D68">
          <w:rPr>
            <w:rFonts w:cs="Times New Roman"/>
            <w:color w:val="000000" w:themeColor="text1"/>
            <w:rPrChange w:id="20721" w:author="N F" w:date="2023-12-05T03:09:00Z">
              <w:rPr>
                <w:rFonts w:cs="Times New Roman"/>
              </w:rPr>
            </w:rPrChange>
          </w:rPr>
          <w:delText>(15)</w:delText>
        </w:r>
        <w:r w:rsidRPr="006E6534" w:rsidDel="00421D68">
          <w:rPr>
            <w:rFonts w:cs="Times New Roman"/>
            <w:color w:val="000000" w:themeColor="text1"/>
            <w:rPrChange w:id="20722" w:author="N F" w:date="2023-12-05T03:09:00Z">
              <w:rPr>
                <w:rFonts w:cs="Times New Roman"/>
              </w:rPr>
            </w:rPrChange>
          </w:rPr>
          <w:fldChar w:fldCharType="end"/>
        </w:r>
      </w:del>
      <w:r w:rsidRPr="006E6534">
        <w:rPr>
          <w:rFonts w:cs="Times New Roman"/>
          <w:color w:val="000000" w:themeColor="text1"/>
          <w:rPrChange w:id="20723" w:author="N F" w:date="2023-12-05T03:09:00Z">
            <w:rPr>
              <w:rFonts w:cs="Times New Roman"/>
            </w:rPr>
          </w:rPrChange>
        </w:rPr>
        <w:t>.</w:t>
      </w:r>
    </w:p>
    <w:p w14:paraId="06E397A0" w14:textId="4B8127A1" w:rsidR="003D1135" w:rsidRPr="00527FD0" w:rsidRDefault="003D1135">
      <w:pPr>
        <w:pStyle w:val="SDTable"/>
        <w:spacing w:after="0"/>
        <w:jc w:val="both"/>
        <w:pPrChange w:id="20724" w:author="Barshadskaya, Yuliya" w:date="2024-01-15T19:30:00Z">
          <w:pPr>
            <w:pStyle w:val="SDTable"/>
          </w:pPr>
        </w:pPrChange>
      </w:pPr>
      <w:bookmarkStart w:id="20725" w:name="_Ref115726196"/>
      <w:bookmarkStart w:id="20726" w:name="_Toc115733167"/>
      <w:r w:rsidRPr="00421D68">
        <w:rPr>
          <w:b/>
          <w:rPrChange w:id="20727" w:author="Barshadskaya, Yuliya" w:date="2024-01-15T19:30:00Z">
            <w:rPr/>
          </w:rPrChange>
        </w:rPr>
        <w:t xml:space="preserve">Таблица </w:t>
      </w:r>
      <w:r w:rsidRPr="00421D68">
        <w:rPr>
          <w:b/>
          <w:rPrChange w:id="20728" w:author="Barshadskaya, Yuliya" w:date="2024-01-15T19:30:00Z">
            <w:rPr/>
          </w:rPrChange>
        </w:rPr>
        <w:fldChar w:fldCharType="begin"/>
      </w:r>
      <w:r w:rsidRPr="00421D68">
        <w:rPr>
          <w:b/>
          <w:rPrChange w:id="20729" w:author="Barshadskaya, Yuliya" w:date="2024-01-15T19:30:00Z">
            <w:rPr>
              <w:rFonts w:cs="Times New Roman"/>
            </w:rPr>
          </w:rPrChange>
        </w:rPr>
        <w:instrText xml:space="preserve"> STYLEREF 1 \s </w:instrText>
      </w:r>
      <w:r w:rsidRPr="00421D68">
        <w:rPr>
          <w:b/>
          <w:rPrChange w:id="20730" w:author="Barshadskaya, Yuliya" w:date="2024-01-15T19:30:00Z">
            <w:rPr/>
          </w:rPrChange>
        </w:rPr>
        <w:fldChar w:fldCharType="separate"/>
      </w:r>
      <w:r w:rsidR="004C4CE2" w:rsidRPr="00421D68">
        <w:rPr>
          <w:b/>
          <w:noProof/>
          <w:rPrChange w:id="20731" w:author="Barshadskaya, Yuliya" w:date="2024-01-15T19:30:00Z">
            <w:rPr>
              <w:noProof/>
            </w:rPr>
          </w:rPrChange>
        </w:rPr>
        <w:t>4</w:t>
      </w:r>
      <w:r w:rsidRPr="00421D68">
        <w:rPr>
          <w:b/>
          <w:rPrChange w:id="20732" w:author="Barshadskaya, Yuliya" w:date="2024-01-15T19:30:00Z">
            <w:rPr/>
          </w:rPrChange>
        </w:rPr>
        <w:fldChar w:fldCharType="end"/>
      </w:r>
      <w:r w:rsidRPr="00421D68">
        <w:rPr>
          <w:b/>
          <w:rPrChange w:id="20733" w:author="Barshadskaya, Yuliya" w:date="2024-01-15T19:30:00Z">
            <w:rPr/>
          </w:rPrChange>
        </w:rPr>
        <w:noBreakHyphen/>
      </w:r>
      <w:r w:rsidRPr="00421D68">
        <w:rPr>
          <w:b/>
          <w:rPrChange w:id="20734" w:author="Barshadskaya, Yuliya" w:date="2024-01-15T19:30:00Z">
            <w:rPr/>
          </w:rPrChange>
        </w:rPr>
        <w:fldChar w:fldCharType="begin"/>
      </w:r>
      <w:r w:rsidRPr="00421D68">
        <w:rPr>
          <w:b/>
          <w:rPrChange w:id="20735" w:author="Barshadskaya, Yuliya" w:date="2024-01-15T19:30:00Z">
            <w:rPr>
              <w:rFonts w:cs="Times New Roman"/>
            </w:rPr>
          </w:rPrChange>
        </w:rPr>
        <w:instrText xml:space="preserve"> SEQ Таблица \* ARABIC \s 1 </w:instrText>
      </w:r>
      <w:r w:rsidRPr="00421D68">
        <w:rPr>
          <w:b/>
          <w:rPrChange w:id="20736" w:author="Barshadskaya, Yuliya" w:date="2024-01-15T19:30:00Z">
            <w:rPr/>
          </w:rPrChange>
        </w:rPr>
        <w:fldChar w:fldCharType="separate"/>
      </w:r>
      <w:r w:rsidR="004C4CE2" w:rsidRPr="00421D68">
        <w:rPr>
          <w:b/>
          <w:noProof/>
          <w:rPrChange w:id="20737" w:author="Barshadskaya, Yuliya" w:date="2024-01-15T19:30:00Z">
            <w:rPr>
              <w:noProof/>
            </w:rPr>
          </w:rPrChange>
        </w:rPr>
        <w:t>5</w:t>
      </w:r>
      <w:r w:rsidRPr="00421D68">
        <w:rPr>
          <w:b/>
          <w:rPrChange w:id="20738" w:author="Barshadskaya, Yuliya" w:date="2024-01-15T19:30:00Z">
            <w:rPr/>
          </w:rPrChange>
        </w:rPr>
        <w:fldChar w:fldCharType="end"/>
      </w:r>
      <w:bookmarkEnd w:id="20725"/>
      <w:ins w:id="20739" w:author="Barshadskaya, Yuliya" w:date="2024-01-15T19:30:00Z">
        <w:r w:rsidR="00421D68" w:rsidRPr="00421D68">
          <w:rPr>
            <w:b/>
            <w:rPrChange w:id="20740" w:author="Barshadskaya, Yuliya" w:date="2024-01-15T19:30:00Z">
              <w:rPr/>
            </w:rPrChange>
          </w:rPr>
          <w:t>.</w:t>
        </w:r>
      </w:ins>
      <w:r w:rsidRPr="00527FD0">
        <w:t xml:space="preserve"> Показатели эффективности осимертиниба</w:t>
      </w:r>
      <w:r w:rsidR="004C4CE2" w:rsidRPr="00452D3C">
        <w:t xml:space="preserve"> </w:t>
      </w:r>
      <w:ins w:id="20741" w:author="Barshadskaya, Yuliya" w:date="2024-01-15T19:30:00Z">
        <w:r w:rsidR="00421D68" w:rsidRPr="0001519A">
          <w:rPr>
            <w:rFonts w:cs="Times New Roman"/>
            <w:color w:val="000000" w:themeColor="text1"/>
            <w:lang w:val="en-US"/>
          </w:rPr>
          <w:fldChar w:fldCharType="begin"/>
        </w:r>
        <w:r w:rsidR="00421D68"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421D68" w:rsidRPr="0001519A">
          <w:rPr>
            <w:rFonts w:cs="Times New Roman"/>
            <w:color w:val="000000" w:themeColor="text1"/>
            <w:lang w:val="en-US"/>
          </w:rPr>
          <w:fldChar w:fldCharType="separate"/>
        </w:r>
        <w:r w:rsidR="00421D68" w:rsidRPr="0018315E">
          <w:rPr>
            <w:rFonts w:cs="Times New Roman"/>
            <w:color w:val="000000" w:themeColor="text1"/>
          </w:rPr>
          <w:t>[</w:t>
        </w:r>
      </w:ins>
      <w:ins w:id="20742" w:author="Barshadskaya, Yuliya" w:date="2024-02-23T00:04:00Z">
        <w:r w:rsidR="00707BBF">
          <w:rPr>
            <w:rFonts w:cs="Times New Roman"/>
            <w:color w:val="000000" w:themeColor="text1"/>
          </w:rPr>
          <w:t>3</w:t>
        </w:r>
      </w:ins>
      <w:ins w:id="20743" w:author="Barshadskaya, Yuliya" w:date="2024-01-15T19:30:00Z">
        <w:r w:rsidR="00421D68" w:rsidRPr="00DD38F1">
          <w:rPr>
            <w:rFonts w:cs="Times New Roman"/>
            <w:color w:val="000000" w:themeColor="text1"/>
          </w:rPr>
          <w:t>]</w:t>
        </w:r>
        <w:r w:rsidR="00421D68" w:rsidRPr="0001519A">
          <w:rPr>
            <w:rFonts w:cs="Times New Roman"/>
            <w:color w:val="000000" w:themeColor="text1"/>
            <w:lang w:val="en-US"/>
          </w:rPr>
          <w:fldChar w:fldCharType="end"/>
        </w:r>
      </w:ins>
      <w:ins w:id="20744" w:author="Barshadskaya, Yuliya" w:date="2024-01-15T19:31:00Z">
        <w:r w:rsidR="00421D68">
          <w:rPr>
            <w:rFonts w:cs="Times New Roman"/>
            <w:color w:val="000000" w:themeColor="text1"/>
          </w:rPr>
          <w:t>.</w:t>
        </w:r>
      </w:ins>
      <w:del w:id="20745" w:author="Barshadskaya, Yuliya" w:date="2024-01-15T19:30:00Z">
        <w:r w:rsidRPr="00452D3C" w:rsidDel="00421D68">
          <w:fldChar w:fldCharType="begin"/>
        </w:r>
        <w:r w:rsidRPr="004A73C2" w:rsidDel="00421D68">
          <w:delInstrText xml:space="preserve"> ADDIN ZOTERO_ITEM CSL_CITATION {"citationID":"FuMF7udA","properties":{"formattedCitation":"(15)","plainCitation":"(15)","noteIndex":0},"citationItems":[{"id":161851,"uris":["http://zotero.org/groups/4735135/items/YBQ3M3JJ"],"itemData":{"id":161851,"type":"webpage","title":"Tagrisso. SmPC","URL":"https://www.ema.europa.eu/en/documents/prod</w:delInstrText>
        </w:r>
        <w:r w:rsidRPr="009556CC" w:rsidDel="00421D68">
          <w:delInstrText>uct-informatio</w:delInstrText>
        </w:r>
        <w:r w:rsidRPr="008D2D2E" w:rsidDel="00421D68">
          <w:delInstrText xml:space="preserve">n/tagrisso-epar-product-information_en.pdf","author":[{"family":"EMA","given":""}],"accessed":{"date-parts":[["2022",8,2]]}}}],"schema":"https://github.com/citation-style-language/schema/raw/master/csl-citation.json"} </w:delInstrText>
        </w:r>
        <w:r w:rsidRPr="00452D3C" w:rsidDel="00421D68">
          <w:fldChar w:fldCharType="separate"/>
        </w:r>
        <w:r w:rsidRPr="00452D3C" w:rsidDel="00421D68">
          <w:delText>(15)</w:delText>
        </w:r>
        <w:bookmarkEnd w:id="20726"/>
        <w:r w:rsidRPr="00452D3C" w:rsidDel="00421D68">
          <w:fldChar w:fldCharType="end"/>
        </w:r>
      </w:del>
    </w:p>
    <w:tbl>
      <w:tblPr>
        <w:tblStyle w:val="a4"/>
        <w:tblW w:w="0" w:type="auto"/>
        <w:tblLook w:val="04A0" w:firstRow="1" w:lastRow="0" w:firstColumn="1" w:lastColumn="0" w:noHBand="0" w:noVBand="1"/>
      </w:tblPr>
      <w:tblGrid>
        <w:gridCol w:w="3035"/>
        <w:gridCol w:w="2989"/>
        <w:gridCol w:w="3321"/>
      </w:tblGrid>
      <w:tr w:rsidR="006E6534" w:rsidRPr="006E6534" w14:paraId="242743A0" w14:textId="77777777" w:rsidTr="00C5792D">
        <w:trPr>
          <w:tblHeader/>
        </w:trPr>
        <w:tc>
          <w:tcPr>
            <w:tcW w:w="3035" w:type="dxa"/>
            <w:shd w:val="clear" w:color="auto" w:fill="D9D9D9" w:themeFill="background1" w:themeFillShade="D9"/>
          </w:tcPr>
          <w:p w14:paraId="5FDE2C5D" w14:textId="639818DE" w:rsidR="00832AD9" w:rsidRPr="006E6534" w:rsidRDefault="00832AD9" w:rsidP="00415551">
            <w:pPr>
              <w:pStyle w:val="SDText"/>
              <w:ind w:firstLine="0"/>
              <w:jc w:val="center"/>
              <w:rPr>
                <w:rFonts w:cs="Times New Roman"/>
                <w:b/>
                <w:bCs/>
                <w:color w:val="000000" w:themeColor="text1"/>
                <w:rPrChange w:id="20746" w:author="N F" w:date="2023-12-05T03:09:00Z">
                  <w:rPr>
                    <w:rFonts w:cs="Times New Roman"/>
                    <w:b/>
                    <w:bCs/>
                  </w:rPr>
                </w:rPrChange>
              </w:rPr>
            </w:pPr>
            <w:r w:rsidRPr="006E6534">
              <w:rPr>
                <w:rFonts w:cs="Times New Roman"/>
                <w:b/>
                <w:bCs/>
                <w:color w:val="000000" w:themeColor="text1"/>
                <w:rPrChange w:id="20747" w:author="N F" w:date="2023-12-05T03:09:00Z">
                  <w:rPr>
                    <w:rFonts w:cs="Times New Roman"/>
                    <w:b/>
                    <w:bCs/>
                  </w:rPr>
                </w:rPrChange>
              </w:rPr>
              <w:t>Показатель эффективности</w:t>
            </w:r>
          </w:p>
        </w:tc>
        <w:tc>
          <w:tcPr>
            <w:tcW w:w="2989" w:type="dxa"/>
            <w:shd w:val="clear" w:color="auto" w:fill="D9D9D9" w:themeFill="background1" w:themeFillShade="D9"/>
          </w:tcPr>
          <w:p w14:paraId="6958E252" w14:textId="1AD3E98B" w:rsidR="00832AD9" w:rsidRPr="006E6534" w:rsidRDefault="00832AD9" w:rsidP="00415551">
            <w:pPr>
              <w:pStyle w:val="SDText"/>
              <w:ind w:firstLine="0"/>
              <w:jc w:val="center"/>
              <w:rPr>
                <w:rFonts w:cs="Times New Roman"/>
                <w:b/>
                <w:bCs/>
                <w:color w:val="000000" w:themeColor="text1"/>
                <w:rPrChange w:id="20748" w:author="N F" w:date="2023-12-05T03:09:00Z">
                  <w:rPr>
                    <w:rFonts w:cs="Times New Roman"/>
                    <w:b/>
                    <w:bCs/>
                  </w:rPr>
                </w:rPrChange>
              </w:rPr>
            </w:pPr>
            <w:r w:rsidRPr="006E6534">
              <w:rPr>
                <w:rFonts w:cs="Times New Roman"/>
                <w:b/>
                <w:bCs/>
                <w:color w:val="000000" w:themeColor="text1"/>
                <w:rPrChange w:id="20749" w:author="N F" w:date="2023-12-05T03:09:00Z">
                  <w:rPr>
                    <w:rFonts w:cs="Times New Roman"/>
                    <w:b/>
                    <w:bCs/>
                  </w:rPr>
                </w:rPrChange>
              </w:rPr>
              <w:t>Тагриссо (</w:t>
            </w:r>
            <w:r w:rsidR="005A4B62" w:rsidRPr="006E6534">
              <w:rPr>
                <w:rFonts w:cs="Times New Roman"/>
                <w:b/>
                <w:bCs/>
                <w:color w:val="000000" w:themeColor="text1"/>
                <w:lang w:val="en-US"/>
                <w:rPrChange w:id="20750" w:author="N F" w:date="2023-12-05T03:09:00Z">
                  <w:rPr>
                    <w:rFonts w:cs="Times New Roman"/>
                    <w:b/>
                    <w:bCs/>
                    <w:lang w:val="en-US"/>
                  </w:rPr>
                </w:rPrChange>
              </w:rPr>
              <w:t>n</w:t>
            </w:r>
            <w:r w:rsidRPr="00421D68">
              <w:rPr>
                <w:rFonts w:cs="Times New Roman"/>
                <w:b/>
                <w:bCs/>
                <w:color w:val="000000" w:themeColor="text1"/>
                <w:rPrChange w:id="20751" w:author="Barshadskaya, Yuliya" w:date="2024-01-15T19:30:00Z">
                  <w:rPr>
                    <w:rFonts w:cs="Times New Roman"/>
                    <w:b/>
                    <w:bCs/>
                    <w:lang w:val="en-US"/>
                  </w:rPr>
                </w:rPrChange>
              </w:rPr>
              <w:t xml:space="preserve"> = 279</w:t>
            </w:r>
            <w:r w:rsidRPr="006E6534">
              <w:rPr>
                <w:rFonts w:cs="Times New Roman"/>
                <w:b/>
                <w:bCs/>
                <w:color w:val="000000" w:themeColor="text1"/>
                <w:rPrChange w:id="20752" w:author="N F" w:date="2023-12-05T03:09:00Z">
                  <w:rPr>
                    <w:rFonts w:cs="Times New Roman"/>
                    <w:b/>
                    <w:bCs/>
                  </w:rPr>
                </w:rPrChange>
              </w:rPr>
              <w:t>)</w:t>
            </w:r>
          </w:p>
        </w:tc>
        <w:tc>
          <w:tcPr>
            <w:tcW w:w="3321" w:type="dxa"/>
            <w:shd w:val="clear" w:color="auto" w:fill="D9D9D9" w:themeFill="background1" w:themeFillShade="D9"/>
          </w:tcPr>
          <w:p w14:paraId="11EF4B45" w14:textId="3BEFC5EB" w:rsidR="00832AD9" w:rsidRPr="006E6534" w:rsidRDefault="00832AD9" w:rsidP="00415551">
            <w:pPr>
              <w:pStyle w:val="SDText"/>
              <w:ind w:firstLine="0"/>
              <w:jc w:val="center"/>
              <w:rPr>
                <w:rFonts w:cs="Times New Roman"/>
                <w:b/>
                <w:bCs/>
                <w:color w:val="000000" w:themeColor="text1"/>
                <w:rPrChange w:id="20753" w:author="N F" w:date="2023-12-05T03:09:00Z">
                  <w:rPr>
                    <w:rFonts w:cs="Times New Roman"/>
                    <w:b/>
                    <w:bCs/>
                  </w:rPr>
                </w:rPrChange>
              </w:rPr>
            </w:pPr>
            <w:r w:rsidRPr="006E6534">
              <w:rPr>
                <w:rFonts w:cs="Times New Roman"/>
                <w:b/>
                <w:bCs/>
                <w:color w:val="000000" w:themeColor="text1"/>
                <w:rPrChange w:id="20754" w:author="N F" w:date="2023-12-05T03:09:00Z">
                  <w:rPr>
                    <w:rFonts w:cs="Times New Roman"/>
                    <w:b/>
                    <w:bCs/>
                  </w:rPr>
                </w:rPrChange>
              </w:rPr>
              <w:t>Пеметрекстед/циспластин или Пеметрекстед/карбопластин</w:t>
            </w:r>
            <w:r w:rsidR="005A4B62" w:rsidRPr="006E6534">
              <w:rPr>
                <w:rFonts w:cs="Times New Roman"/>
                <w:b/>
                <w:bCs/>
                <w:color w:val="000000" w:themeColor="text1"/>
                <w:rPrChange w:id="20755" w:author="N F" w:date="2023-12-05T03:09:00Z">
                  <w:rPr>
                    <w:rFonts w:cs="Times New Roman"/>
                    <w:b/>
                    <w:bCs/>
                  </w:rPr>
                </w:rPrChange>
              </w:rPr>
              <w:t xml:space="preserve"> (</w:t>
            </w:r>
            <w:r w:rsidR="005A4B62" w:rsidRPr="006E6534">
              <w:rPr>
                <w:rFonts w:cs="Times New Roman"/>
                <w:b/>
                <w:bCs/>
                <w:color w:val="000000" w:themeColor="text1"/>
                <w:lang w:val="en-US"/>
                <w:rPrChange w:id="20756" w:author="N F" w:date="2023-12-05T03:09:00Z">
                  <w:rPr>
                    <w:rFonts w:cs="Times New Roman"/>
                    <w:b/>
                    <w:bCs/>
                    <w:lang w:val="en-US"/>
                  </w:rPr>
                </w:rPrChange>
              </w:rPr>
              <w:t>n</w:t>
            </w:r>
            <w:r w:rsidR="005A4B62" w:rsidRPr="006E6534">
              <w:rPr>
                <w:rFonts w:cs="Times New Roman"/>
                <w:b/>
                <w:bCs/>
                <w:color w:val="000000" w:themeColor="text1"/>
                <w:rPrChange w:id="20757" w:author="N F" w:date="2023-12-05T03:09:00Z">
                  <w:rPr>
                    <w:rFonts w:cs="Times New Roman"/>
                    <w:b/>
                    <w:bCs/>
                  </w:rPr>
                </w:rPrChange>
              </w:rPr>
              <w:t xml:space="preserve"> = 140)</w:t>
            </w:r>
          </w:p>
        </w:tc>
      </w:tr>
      <w:tr w:rsidR="006E6534" w:rsidRPr="006E6534" w14:paraId="663BD007" w14:textId="77777777" w:rsidTr="00787A04">
        <w:tc>
          <w:tcPr>
            <w:tcW w:w="9345" w:type="dxa"/>
            <w:gridSpan w:val="3"/>
          </w:tcPr>
          <w:p w14:paraId="596A834C" w14:textId="7989AC60" w:rsidR="003E1E31" w:rsidRPr="006E6534" w:rsidRDefault="003E1E31" w:rsidP="00415551">
            <w:pPr>
              <w:pStyle w:val="SDText"/>
              <w:ind w:firstLine="0"/>
              <w:jc w:val="center"/>
              <w:rPr>
                <w:rFonts w:cs="Times New Roman"/>
                <w:b/>
                <w:bCs/>
                <w:color w:val="000000" w:themeColor="text1"/>
                <w:rPrChange w:id="20758" w:author="N F" w:date="2023-12-05T03:09:00Z">
                  <w:rPr>
                    <w:rFonts w:cs="Times New Roman"/>
                    <w:b/>
                    <w:bCs/>
                  </w:rPr>
                </w:rPrChange>
              </w:rPr>
            </w:pPr>
            <w:r w:rsidRPr="006E6534">
              <w:rPr>
                <w:rFonts w:cs="Times New Roman"/>
                <w:b/>
                <w:bCs/>
                <w:color w:val="000000" w:themeColor="text1"/>
                <w:rPrChange w:id="20759" w:author="N F" w:date="2023-12-05T03:09:00Z">
                  <w:rPr>
                    <w:rFonts w:cs="Times New Roman"/>
                    <w:b/>
                    <w:bCs/>
                  </w:rPr>
                </w:rPrChange>
              </w:rPr>
              <w:t>Показатели безрецидивной выживаемости</w:t>
            </w:r>
          </w:p>
        </w:tc>
      </w:tr>
      <w:tr w:rsidR="006E6534" w:rsidRPr="006E6534" w14:paraId="327562D1" w14:textId="77777777" w:rsidTr="003E1E31">
        <w:tc>
          <w:tcPr>
            <w:tcW w:w="3035" w:type="dxa"/>
          </w:tcPr>
          <w:p w14:paraId="1FA87915" w14:textId="640A58CE" w:rsidR="00832AD9" w:rsidRPr="006E6534" w:rsidRDefault="00E57B78" w:rsidP="00415551">
            <w:pPr>
              <w:pStyle w:val="SDText"/>
              <w:ind w:firstLine="0"/>
              <w:rPr>
                <w:rFonts w:cs="Times New Roman"/>
                <w:color w:val="000000" w:themeColor="text1"/>
                <w:rPrChange w:id="20760" w:author="N F" w:date="2023-12-05T03:09:00Z">
                  <w:rPr>
                    <w:rFonts w:cs="Times New Roman"/>
                  </w:rPr>
                </w:rPrChange>
              </w:rPr>
            </w:pPr>
            <w:r w:rsidRPr="006E6534">
              <w:rPr>
                <w:rFonts w:cs="Times New Roman"/>
                <w:color w:val="000000" w:themeColor="text1"/>
                <w:rPrChange w:id="20761" w:author="N F" w:date="2023-12-05T03:09:00Z">
                  <w:rPr>
                    <w:rFonts w:cs="Times New Roman"/>
                  </w:rPr>
                </w:rPrChange>
              </w:rPr>
              <w:t>Безрецидивная с</w:t>
            </w:r>
            <w:r w:rsidR="005A4B62" w:rsidRPr="006E6534">
              <w:rPr>
                <w:rFonts w:cs="Times New Roman"/>
                <w:color w:val="000000" w:themeColor="text1"/>
                <w:rPrChange w:id="20762" w:author="N F" w:date="2023-12-05T03:09:00Z">
                  <w:rPr>
                    <w:rFonts w:cs="Times New Roman"/>
                  </w:rPr>
                </w:rPrChange>
              </w:rPr>
              <w:t>мертность</w:t>
            </w:r>
            <w:r w:rsidR="003E1E31" w:rsidRPr="006E6534">
              <w:rPr>
                <w:rFonts w:cs="Times New Roman"/>
                <w:color w:val="000000" w:themeColor="text1"/>
                <w:rPrChange w:id="20763" w:author="N F" w:date="2023-12-05T03:09:00Z">
                  <w:rPr>
                    <w:rFonts w:cs="Times New Roman"/>
                  </w:rPr>
                </w:rPrChange>
              </w:rPr>
              <w:t xml:space="preserve">, </w:t>
            </w:r>
            <w:r w:rsidRPr="006E6534">
              <w:rPr>
                <w:rFonts w:cs="Times New Roman"/>
                <w:color w:val="000000" w:themeColor="text1"/>
                <w:lang w:val="en-US"/>
                <w:rPrChange w:id="20764" w:author="N F" w:date="2023-12-05T03:09:00Z">
                  <w:rPr>
                    <w:rFonts w:cs="Times New Roman"/>
                    <w:lang w:val="en-US"/>
                  </w:rPr>
                </w:rPrChange>
              </w:rPr>
              <w:t xml:space="preserve">n </w:t>
            </w:r>
            <w:r w:rsidRPr="006E6534">
              <w:rPr>
                <w:rFonts w:cs="Times New Roman"/>
                <w:color w:val="000000" w:themeColor="text1"/>
                <w:rPrChange w:id="20765" w:author="N F" w:date="2023-12-05T03:09:00Z">
                  <w:rPr>
                    <w:rFonts w:cs="Times New Roman"/>
                  </w:rPr>
                </w:rPrChange>
              </w:rPr>
              <w:t>(</w:t>
            </w:r>
            <w:r w:rsidR="003E1E31" w:rsidRPr="006E6534">
              <w:rPr>
                <w:rFonts w:cs="Times New Roman"/>
                <w:color w:val="000000" w:themeColor="text1"/>
                <w:rPrChange w:id="20766" w:author="N F" w:date="2023-12-05T03:09:00Z">
                  <w:rPr>
                    <w:rFonts w:cs="Times New Roman"/>
                  </w:rPr>
                </w:rPrChange>
              </w:rPr>
              <w:t>%</w:t>
            </w:r>
            <w:r w:rsidRPr="006E6534">
              <w:rPr>
                <w:rFonts w:cs="Times New Roman"/>
                <w:color w:val="000000" w:themeColor="text1"/>
                <w:rPrChange w:id="20767" w:author="N F" w:date="2023-12-05T03:09:00Z">
                  <w:rPr>
                    <w:rFonts w:cs="Times New Roman"/>
                  </w:rPr>
                </w:rPrChange>
              </w:rPr>
              <w:t>)</w:t>
            </w:r>
          </w:p>
        </w:tc>
        <w:tc>
          <w:tcPr>
            <w:tcW w:w="2989" w:type="dxa"/>
          </w:tcPr>
          <w:p w14:paraId="1D39DA9F" w14:textId="0E9D1CB6" w:rsidR="00832AD9" w:rsidRPr="006E6534" w:rsidRDefault="0070015B" w:rsidP="00415551">
            <w:pPr>
              <w:pStyle w:val="SDText"/>
              <w:ind w:firstLine="0"/>
              <w:rPr>
                <w:rFonts w:cs="Times New Roman"/>
                <w:color w:val="000000" w:themeColor="text1"/>
                <w:rPrChange w:id="20768" w:author="N F" w:date="2023-12-05T03:09:00Z">
                  <w:rPr>
                    <w:rFonts w:cs="Times New Roman"/>
                  </w:rPr>
                </w:rPrChange>
              </w:rPr>
            </w:pPr>
            <w:r w:rsidRPr="006E6534">
              <w:rPr>
                <w:rFonts w:cs="Times New Roman"/>
                <w:color w:val="000000" w:themeColor="text1"/>
                <w:rPrChange w:id="20769" w:author="N F" w:date="2023-12-05T03:09:00Z">
                  <w:rPr>
                    <w:rFonts w:cs="Times New Roman"/>
                  </w:rPr>
                </w:rPrChange>
              </w:rPr>
              <w:t xml:space="preserve">140 (50) </w:t>
            </w:r>
          </w:p>
        </w:tc>
        <w:tc>
          <w:tcPr>
            <w:tcW w:w="3321" w:type="dxa"/>
          </w:tcPr>
          <w:p w14:paraId="4F84BDE2" w14:textId="3C6318B5" w:rsidR="00832AD9" w:rsidRPr="006E6534" w:rsidRDefault="009E1597" w:rsidP="00415551">
            <w:pPr>
              <w:pStyle w:val="SDText"/>
              <w:ind w:firstLine="0"/>
              <w:rPr>
                <w:rFonts w:cs="Times New Roman"/>
                <w:color w:val="000000" w:themeColor="text1"/>
                <w:rPrChange w:id="20770" w:author="N F" w:date="2023-12-05T03:09:00Z">
                  <w:rPr>
                    <w:rFonts w:cs="Times New Roman"/>
                  </w:rPr>
                </w:rPrChange>
              </w:rPr>
            </w:pPr>
            <w:r w:rsidRPr="006E6534">
              <w:rPr>
                <w:rFonts w:cs="Times New Roman"/>
                <w:color w:val="000000" w:themeColor="text1"/>
                <w:rPrChange w:id="20771" w:author="N F" w:date="2023-12-05T03:09:00Z">
                  <w:rPr>
                    <w:rFonts w:cs="Times New Roman"/>
                  </w:rPr>
                </w:rPrChange>
              </w:rPr>
              <w:t>110 (79)</w:t>
            </w:r>
          </w:p>
        </w:tc>
      </w:tr>
      <w:tr w:rsidR="006E6534" w:rsidRPr="006E6534" w14:paraId="607E72AD" w14:textId="77777777" w:rsidTr="003E1E31">
        <w:tc>
          <w:tcPr>
            <w:tcW w:w="3035" w:type="dxa"/>
          </w:tcPr>
          <w:p w14:paraId="5C5CABFD" w14:textId="529386CD" w:rsidR="00832AD9" w:rsidRPr="006E6534" w:rsidRDefault="0082524F" w:rsidP="00415551">
            <w:pPr>
              <w:pStyle w:val="SDText"/>
              <w:ind w:firstLine="0"/>
              <w:rPr>
                <w:rFonts w:cs="Times New Roman"/>
                <w:color w:val="000000" w:themeColor="text1"/>
                <w:rPrChange w:id="20772" w:author="N F" w:date="2023-12-05T03:09:00Z">
                  <w:rPr>
                    <w:rFonts w:cs="Times New Roman"/>
                  </w:rPr>
                </w:rPrChange>
              </w:rPr>
            </w:pPr>
            <w:r w:rsidRPr="006E6534">
              <w:rPr>
                <w:rFonts w:cs="Times New Roman"/>
                <w:color w:val="000000" w:themeColor="text1"/>
                <w:rPrChange w:id="20773" w:author="N F" w:date="2023-12-05T03:09:00Z">
                  <w:rPr>
                    <w:rFonts w:cs="Times New Roman"/>
                  </w:rPr>
                </w:rPrChange>
              </w:rPr>
              <w:t>Длительность жизни, мес.</w:t>
            </w:r>
            <w:r w:rsidR="00E57B78" w:rsidRPr="006E6534">
              <w:rPr>
                <w:rFonts w:cs="Times New Roman"/>
                <w:color w:val="000000" w:themeColor="text1"/>
                <w:rPrChange w:id="20774" w:author="N F" w:date="2023-12-05T03:09:00Z">
                  <w:rPr>
                    <w:rFonts w:cs="Times New Roman"/>
                  </w:rPr>
                </w:rPrChange>
              </w:rPr>
              <w:t xml:space="preserve"> (95% ДИ)</w:t>
            </w:r>
          </w:p>
        </w:tc>
        <w:tc>
          <w:tcPr>
            <w:tcW w:w="2989" w:type="dxa"/>
          </w:tcPr>
          <w:p w14:paraId="6A3EEE5C" w14:textId="7AD23DD1" w:rsidR="00832AD9" w:rsidRPr="006E6534" w:rsidRDefault="0070015B" w:rsidP="00415551">
            <w:pPr>
              <w:pStyle w:val="SDText"/>
              <w:ind w:firstLine="0"/>
              <w:rPr>
                <w:rFonts w:cs="Times New Roman"/>
                <w:color w:val="000000" w:themeColor="text1"/>
                <w:rPrChange w:id="20775" w:author="N F" w:date="2023-12-05T03:09:00Z">
                  <w:rPr>
                    <w:rFonts w:cs="Times New Roman"/>
                  </w:rPr>
                </w:rPrChange>
              </w:rPr>
            </w:pPr>
            <w:r w:rsidRPr="006E6534">
              <w:rPr>
                <w:rFonts w:cs="Times New Roman"/>
                <w:color w:val="000000" w:themeColor="text1"/>
                <w:rPrChange w:id="20776" w:author="N F" w:date="2023-12-05T03:09:00Z">
                  <w:rPr>
                    <w:rFonts w:cs="Times New Roman"/>
                  </w:rPr>
                </w:rPrChange>
              </w:rPr>
              <w:t>10</w:t>
            </w:r>
            <w:r w:rsidR="009E1597" w:rsidRPr="006E6534">
              <w:rPr>
                <w:rFonts w:cs="Times New Roman"/>
                <w:color w:val="000000" w:themeColor="text1"/>
                <w:rPrChange w:id="20777" w:author="N F" w:date="2023-12-05T03:09:00Z">
                  <w:rPr>
                    <w:rFonts w:cs="Times New Roman"/>
                  </w:rPr>
                </w:rPrChange>
              </w:rPr>
              <w:t>,</w:t>
            </w:r>
            <w:r w:rsidRPr="006E6534">
              <w:rPr>
                <w:rFonts w:cs="Times New Roman"/>
                <w:color w:val="000000" w:themeColor="text1"/>
                <w:rPrChange w:id="20778" w:author="N F" w:date="2023-12-05T03:09:00Z">
                  <w:rPr>
                    <w:rFonts w:cs="Times New Roman"/>
                  </w:rPr>
                </w:rPrChange>
              </w:rPr>
              <w:t>1 (8</w:t>
            </w:r>
            <w:r w:rsidR="009E1597" w:rsidRPr="006E6534">
              <w:rPr>
                <w:rFonts w:cs="Times New Roman"/>
                <w:color w:val="000000" w:themeColor="text1"/>
                <w:rPrChange w:id="20779" w:author="N F" w:date="2023-12-05T03:09:00Z">
                  <w:rPr>
                    <w:rFonts w:cs="Times New Roman"/>
                  </w:rPr>
                </w:rPrChange>
              </w:rPr>
              <w:t>,</w:t>
            </w:r>
            <w:r w:rsidRPr="006E6534">
              <w:rPr>
                <w:rFonts w:cs="Times New Roman"/>
                <w:color w:val="000000" w:themeColor="text1"/>
                <w:rPrChange w:id="20780" w:author="N F" w:date="2023-12-05T03:09:00Z">
                  <w:rPr>
                    <w:rFonts w:cs="Times New Roman"/>
                  </w:rPr>
                </w:rPrChange>
              </w:rPr>
              <w:t>3, 12</w:t>
            </w:r>
            <w:r w:rsidR="009E1597" w:rsidRPr="006E6534">
              <w:rPr>
                <w:rFonts w:cs="Times New Roman"/>
                <w:color w:val="000000" w:themeColor="text1"/>
                <w:rPrChange w:id="20781" w:author="N F" w:date="2023-12-05T03:09:00Z">
                  <w:rPr>
                    <w:rFonts w:cs="Times New Roman"/>
                  </w:rPr>
                </w:rPrChange>
              </w:rPr>
              <w:t>,</w:t>
            </w:r>
            <w:r w:rsidRPr="006E6534">
              <w:rPr>
                <w:rFonts w:cs="Times New Roman"/>
                <w:color w:val="000000" w:themeColor="text1"/>
                <w:rPrChange w:id="20782" w:author="N F" w:date="2023-12-05T03:09:00Z">
                  <w:rPr>
                    <w:rFonts w:cs="Times New Roman"/>
                  </w:rPr>
                </w:rPrChange>
              </w:rPr>
              <w:t xml:space="preserve">3) </w:t>
            </w:r>
          </w:p>
        </w:tc>
        <w:tc>
          <w:tcPr>
            <w:tcW w:w="3321" w:type="dxa"/>
          </w:tcPr>
          <w:p w14:paraId="0B4B3D61" w14:textId="04310AAE" w:rsidR="00832AD9" w:rsidRPr="006E6534" w:rsidRDefault="009E1597" w:rsidP="00415551">
            <w:pPr>
              <w:pStyle w:val="SDText"/>
              <w:ind w:firstLine="0"/>
              <w:rPr>
                <w:rFonts w:cs="Times New Roman"/>
                <w:color w:val="000000" w:themeColor="text1"/>
                <w:rPrChange w:id="20783" w:author="N F" w:date="2023-12-05T03:09:00Z">
                  <w:rPr>
                    <w:rFonts w:cs="Times New Roman"/>
                  </w:rPr>
                </w:rPrChange>
              </w:rPr>
            </w:pPr>
            <w:r w:rsidRPr="006E6534">
              <w:rPr>
                <w:rFonts w:cs="Times New Roman"/>
                <w:color w:val="000000" w:themeColor="text1"/>
                <w:rPrChange w:id="20784" w:author="N F" w:date="2023-12-05T03:09:00Z">
                  <w:rPr>
                    <w:rFonts w:cs="Times New Roman"/>
                  </w:rPr>
                </w:rPrChange>
              </w:rPr>
              <w:t>4,4 (4,2, 5,6)</w:t>
            </w:r>
          </w:p>
        </w:tc>
      </w:tr>
      <w:tr w:rsidR="006E6534" w:rsidRPr="006E6534" w14:paraId="778944AD" w14:textId="77777777" w:rsidTr="00787A04">
        <w:tc>
          <w:tcPr>
            <w:tcW w:w="3035" w:type="dxa"/>
          </w:tcPr>
          <w:p w14:paraId="6E0238C7" w14:textId="6CB3FB52" w:rsidR="009E1597" w:rsidRPr="006E6534" w:rsidRDefault="009E1597" w:rsidP="00415551">
            <w:pPr>
              <w:pStyle w:val="SDText"/>
              <w:ind w:firstLine="0"/>
              <w:rPr>
                <w:rFonts w:cs="Times New Roman"/>
                <w:color w:val="000000" w:themeColor="text1"/>
                <w:lang w:val="en-US"/>
                <w:rPrChange w:id="20785" w:author="N F" w:date="2023-12-05T03:09:00Z">
                  <w:rPr>
                    <w:rFonts w:cs="Times New Roman"/>
                    <w:lang w:val="en-US"/>
                  </w:rPr>
                </w:rPrChange>
              </w:rPr>
            </w:pPr>
            <w:r w:rsidRPr="006E6534">
              <w:rPr>
                <w:rFonts w:cs="Times New Roman"/>
                <w:color w:val="000000" w:themeColor="text1"/>
                <w:rPrChange w:id="20786" w:author="N F" w:date="2023-12-05T03:09:00Z">
                  <w:rPr>
                    <w:rFonts w:cs="Times New Roman"/>
                  </w:rPr>
                </w:rPrChange>
              </w:rPr>
              <w:t>ОР (95% ДИ);</w:t>
            </w:r>
            <w:r w:rsidRPr="006E6534">
              <w:rPr>
                <w:rFonts w:cs="Times New Roman"/>
                <w:color w:val="000000" w:themeColor="text1"/>
                <w:lang w:val="en-US"/>
                <w:rPrChange w:id="20787" w:author="N F" w:date="2023-12-05T03:09:00Z">
                  <w:rPr>
                    <w:rFonts w:cs="Times New Roman"/>
                    <w:lang w:val="en-US"/>
                  </w:rPr>
                </w:rPrChange>
              </w:rPr>
              <w:t xml:space="preserve"> p</w:t>
            </w:r>
          </w:p>
        </w:tc>
        <w:tc>
          <w:tcPr>
            <w:tcW w:w="6310" w:type="dxa"/>
            <w:gridSpan w:val="2"/>
          </w:tcPr>
          <w:p w14:paraId="1C836368" w14:textId="0545C65B" w:rsidR="009E1597" w:rsidRPr="006E6534" w:rsidRDefault="009E1597" w:rsidP="00415551">
            <w:pPr>
              <w:pStyle w:val="SDText"/>
              <w:ind w:firstLine="0"/>
              <w:rPr>
                <w:rFonts w:cs="Times New Roman"/>
                <w:color w:val="000000" w:themeColor="text1"/>
                <w:rPrChange w:id="20788" w:author="N F" w:date="2023-12-05T03:09:00Z">
                  <w:rPr>
                    <w:rFonts w:cs="Times New Roman"/>
                  </w:rPr>
                </w:rPrChange>
              </w:rPr>
            </w:pPr>
            <w:r w:rsidRPr="006E6534">
              <w:rPr>
                <w:rFonts w:cs="Times New Roman"/>
                <w:color w:val="000000" w:themeColor="text1"/>
                <w:rPrChange w:id="20789" w:author="N F" w:date="2023-12-05T03:09:00Z">
                  <w:rPr>
                    <w:rFonts w:cs="Times New Roman"/>
                  </w:rPr>
                </w:rPrChange>
              </w:rPr>
              <w:t xml:space="preserve">0,30 (0,23,0,41); </w:t>
            </w:r>
            <w:r w:rsidRPr="006E6534">
              <w:rPr>
                <w:rFonts w:cs="Times New Roman"/>
                <w:color w:val="000000" w:themeColor="text1"/>
                <w:lang w:val="en-US"/>
                <w:rPrChange w:id="20790" w:author="N F" w:date="2023-12-05T03:09:00Z">
                  <w:rPr>
                    <w:rFonts w:cs="Times New Roman"/>
                    <w:lang w:val="en-US"/>
                  </w:rPr>
                </w:rPrChange>
              </w:rPr>
              <w:t xml:space="preserve">p </w:t>
            </w:r>
            <w:r w:rsidRPr="006E6534">
              <w:rPr>
                <w:rFonts w:cs="Times New Roman"/>
                <w:color w:val="000000" w:themeColor="text1"/>
                <w:rPrChange w:id="20791" w:author="N F" w:date="2023-12-05T03:09:00Z">
                  <w:rPr>
                    <w:rFonts w:cs="Times New Roman"/>
                  </w:rPr>
                </w:rPrChange>
              </w:rPr>
              <w:t>&lt;</w:t>
            </w:r>
            <w:r w:rsidRPr="006E6534">
              <w:rPr>
                <w:rFonts w:cs="Times New Roman"/>
                <w:color w:val="000000" w:themeColor="text1"/>
                <w:lang w:val="en-US"/>
                <w:rPrChange w:id="20792" w:author="N F" w:date="2023-12-05T03:09:00Z">
                  <w:rPr>
                    <w:rFonts w:cs="Times New Roman"/>
                    <w:lang w:val="en-US"/>
                  </w:rPr>
                </w:rPrChange>
              </w:rPr>
              <w:t xml:space="preserve"> </w:t>
            </w:r>
            <w:r w:rsidRPr="006E6534">
              <w:rPr>
                <w:rFonts w:cs="Times New Roman"/>
                <w:color w:val="000000" w:themeColor="text1"/>
                <w:rPrChange w:id="20793" w:author="N F" w:date="2023-12-05T03:09:00Z">
                  <w:rPr>
                    <w:rFonts w:cs="Times New Roman"/>
                  </w:rPr>
                </w:rPrChange>
              </w:rPr>
              <w:t>0,001</w:t>
            </w:r>
          </w:p>
        </w:tc>
      </w:tr>
      <w:tr w:rsidR="006E6534" w:rsidRPr="006E6534" w14:paraId="3ED45F3E" w14:textId="77777777" w:rsidTr="00787A04">
        <w:tc>
          <w:tcPr>
            <w:tcW w:w="9345" w:type="dxa"/>
            <w:gridSpan w:val="3"/>
          </w:tcPr>
          <w:p w14:paraId="370E68B9" w14:textId="75D4AC55" w:rsidR="0082524F" w:rsidRPr="006E6534" w:rsidRDefault="00E57B78" w:rsidP="00415551">
            <w:pPr>
              <w:pStyle w:val="SDText"/>
              <w:ind w:firstLine="0"/>
              <w:jc w:val="center"/>
              <w:rPr>
                <w:rFonts w:cs="Times New Roman"/>
                <w:b/>
                <w:bCs/>
                <w:color w:val="000000" w:themeColor="text1"/>
                <w:rPrChange w:id="20794" w:author="N F" w:date="2023-12-05T03:09:00Z">
                  <w:rPr>
                    <w:rFonts w:cs="Times New Roman"/>
                    <w:b/>
                    <w:bCs/>
                  </w:rPr>
                </w:rPrChange>
              </w:rPr>
            </w:pPr>
            <w:r w:rsidRPr="006E6534">
              <w:rPr>
                <w:rFonts w:cs="Times New Roman"/>
                <w:b/>
                <w:bCs/>
                <w:color w:val="000000" w:themeColor="text1"/>
                <w:rPrChange w:id="20795" w:author="N F" w:date="2023-12-05T03:09:00Z">
                  <w:rPr>
                    <w:rFonts w:cs="Times New Roman"/>
                    <w:b/>
                    <w:bCs/>
                  </w:rPr>
                </w:rPrChange>
              </w:rPr>
              <w:t>Показатели общей выживаемости</w:t>
            </w:r>
          </w:p>
        </w:tc>
      </w:tr>
      <w:tr w:rsidR="006E6534" w:rsidRPr="006E6534" w14:paraId="57067407" w14:textId="77777777" w:rsidTr="003E1E31">
        <w:tc>
          <w:tcPr>
            <w:tcW w:w="3035" w:type="dxa"/>
          </w:tcPr>
          <w:p w14:paraId="7456A5C9" w14:textId="42BC910F" w:rsidR="00832AD9" w:rsidRPr="006E6534" w:rsidRDefault="00093534" w:rsidP="00415551">
            <w:pPr>
              <w:pStyle w:val="SDText"/>
              <w:ind w:firstLine="0"/>
              <w:rPr>
                <w:rFonts w:cs="Times New Roman"/>
                <w:color w:val="000000" w:themeColor="text1"/>
                <w:rPrChange w:id="20796" w:author="N F" w:date="2023-12-05T03:09:00Z">
                  <w:rPr>
                    <w:rFonts w:cs="Times New Roman"/>
                  </w:rPr>
                </w:rPrChange>
              </w:rPr>
            </w:pPr>
            <w:r w:rsidRPr="006E6534">
              <w:rPr>
                <w:rFonts w:cs="Times New Roman"/>
                <w:color w:val="000000" w:themeColor="text1"/>
                <w:rPrChange w:id="20797" w:author="N F" w:date="2023-12-05T03:09:00Z">
                  <w:rPr>
                    <w:rFonts w:cs="Times New Roman"/>
                  </w:rPr>
                </w:rPrChange>
              </w:rPr>
              <w:t xml:space="preserve">Общая смертность, </w:t>
            </w:r>
            <w:r w:rsidRPr="006E6534">
              <w:rPr>
                <w:rFonts w:cs="Times New Roman"/>
                <w:color w:val="000000" w:themeColor="text1"/>
                <w:lang w:val="en-US"/>
                <w:rPrChange w:id="20798" w:author="N F" w:date="2023-12-05T03:09:00Z">
                  <w:rPr>
                    <w:rFonts w:cs="Times New Roman"/>
                    <w:lang w:val="en-US"/>
                  </w:rPr>
                </w:rPrChange>
              </w:rPr>
              <w:t xml:space="preserve">n </w:t>
            </w:r>
            <w:r w:rsidRPr="006E6534">
              <w:rPr>
                <w:rFonts w:cs="Times New Roman"/>
                <w:color w:val="000000" w:themeColor="text1"/>
                <w:rPrChange w:id="20799" w:author="N F" w:date="2023-12-05T03:09:00Z">
                  <w:rPr>
                    <w:rFonts w:cs="Times New Roman"/>
                  </w:rPr>
                </w:rPrChange>
              </w:rPr>
              <w:t>(%)</w:t>
            </w:r>
          </w:p>
        </w:tc>
        <w:tc>
          <w:tcPr>
            <w:tcW w:w="2989" w:type="dxa"/>
          </w:tcPr>
          <w:p w14:paraId="3B230F2C" w14:textId="3CEE9322" w:rsidR="00832AD9" w:rsidRPr="006E6534" w:rsidRDefault="00B44A8A" w:rsidP="00415551">
            <w:pPr>
              <w:pStyle w:val="SDText"/>
              <w:ind w:firstLine="0"/>
              <w:rPr>
                <w:rFonts w:cs="Times New Roman"/>
                <w:color w:val="000000" w:themeColor="text1"/>
                <w:rPrChange w:id="20800" w:author="N F" w:date="2023-12-05T03:09:00Z">
                  <w:rPr>
                    <w:rFonts w:cs="Times New Roman"/>
                  </w:rPr>
                </w:rPrChange>
              </w:rPr>
            </w:pPr>
            <w:r w:rsidRPr="006E6534">
              <w:rPr>
                <w:rFonts w:cs="Times New Roman"/>
                <w:color w:val="000000" w:themeColor="text1"/>
                <w:rPrChange w:id="20801" w:author="N F" w:date="2023-12-05T03:09:00Z">
                  <w:rPr>
                    <w:rFonts w:cs="Times New Roman"/>
                  </w:rPr>
                </w:rPrChange>
              </w:rPr>
              <w:t>188 (67</w:t>
            </w:r>
            <w:r w:rsidR="009E1597" w:rsidRPr="006E6534">
              <w:rPr>
                <w:rFonts w:cs="Times New Roman"/>
                <w:color w:val="000000" w:themeColor="text1"/>
                <w:rPrChange w:id="20802" w:author="N F" w:date="2023-12-05T03:09:00Z">
                  <w:rPr>
                    <w:rFonts w:cs="Times New Roman"/>
                  </w:rPr>
                </w:rPrChange>
              </w:rPr>
              <w:t>,</w:t>
            </w:r>
            <w:r w:rsidRPr="006E6534">
              <w:rPr>
                <w:rFonts w:cs="Times New Roman"/>
                <w:color w:val="000000" w:themeColor="text1"/>
                <w:rPrChange w:id="20803" w:author="N F" w:date="2023-12-05T03:09:00Z">
                  <w:rPr>
                    <w:rFonts w:cs="Times New Roman"/>
                  </w:rPr>
                </w:rPrChange>
              </w:rPr>
              <w:t xml:space="preserve">4) </w:t>
            </w:r>
          </w:p>
        </w:tc>
        <w:tc>
          <w:tcPr>
            <w:tcW w:w="3321" w:type="dxa"/>
          </w:tcPr>
          <w:p w14:paraId="4B09EE44" w14:textId="3FB9D15B" w:rsidR="00832AD9" w:rsidRPr="006E6534" w:rsidRDefault="009E1597" w:rsidP="00415551">
            <w:pPr>
              <w:pStyle w:val="SDText"/>
              <w:ind w:firstLine="0"/>
              <w:rPr>
                <w:rFonts w:cs="Times New Roman"/>
                <w:color w:val="000000" w:themeColor="text1"/>
                <w:rPrChange w:id="20804" w:author="N F" w:date="2023-12-05T03:09:00Z">
                  <w:rPr>
                    <w:rFonts w:cs="Times New Roman"/>
                  </w:rPr>
                </w:rPrChange>
              </w:rPr>
            </w:pPr>
            <w:r w:rsidRPr="006E6534">
              <w:rPr>
                <w:rFonts w:cs="Times New Roman"/>
                <w:color w:val="000000" w:themeColor="text1"/>
                <w:rPrChange w:id="20805" w:author="N F" w:date="2023-12-05T03:09:00Z">
                  <w:rPr>
                    <w:rFonts w:cs="Times New Roman"/>
                  </w:rPr>
                </w:rPrChange>
              </w:rPr>
              <w:t>93 (66,4)</w:t>
            </w:r>
          </w:p>
        </w:tc>
      </w:tr>
      <w:tr w:rsidR="006E6534" w:rsidRPr="006E6534" w14:paraId="00439B7A" w14:textId="77777777" w:rsidTr="003E1E31">
        <w:tc>
          <w:tcPr>
            <w:tcW w:w="3035" w:type="dxa"/>
          </w:tcPr>
          <w:p w14:paraId="51B23C03" w14:textId="732A442D" w:rsidR="00E57B78" w:rsidRPr="006E6534" w:rsidRDefault="00093534" w:rsidP="00415551">
            <w:pPr>
              <w:pStyle w:val="SDText"/>
              <w:ind w:firstLine="0"/>
              <w:rPr>
                <w:rFonts w:cs="Times New Roman"/>
                <w:color w:val="000000" w:themeColor="text1"/>
                <w:rPrChange w:id="20806" w:author="N F" w:date="2023-12-05T03:09:00Z">
                  <w:rPr>
                    <w:rFonts w:cs="Times New Roman"/>
                  </w:rPr>
                </w:rPrChange>
              </w:rPr>
            </w:pPr>
            <w:r w:rsidRPr="006E6534">
              <w:rPr>
                <w:rFonts w:cs="Times New Roman"/>
                <w:color w:val="000000" w:themeColor="text1"/>
                <w:rPrChange w:id="20807" w:author="N F" w:date="2023-12-05T03:09:00Z">
                  <w:rPr>
                    <w:rFonts w:cs="Times New Roman"/>
                  </w:rPr>
                </w:rPrChange>
              </w:rPr>
              <w:t>Длительность жизни, мес. (95% ДИ)</w:t>
            </w:r>
          </w:p>
        </w:tc>
        <w:tc>
          <w:tcPr>
            <w:tcW w:w="2989" w:type="dxa"/>
          </w:tcPr>
          <w:p w14:paraId="3DB53327" w14:textId="77C7FEA6" w:rsidR="00E57B78" w:rsidRPr="006E6534" w:rsidRDefault="00B44A8A" w:rsidP="00415551">
            <w:pPr>
              <w:pStyle w:val="SDText"/>
              <w:ind w:firstLine="0"/>
              <w:rPr>
                <w:rFonts w:cs="Times New Roman"/>
                <w:color w:val="000000" w:themeColor="text1"/>
                <w:rPrChange w:id="20808" w:author="N F" w:date="2023-12-05T03:09:00Z">
                  <w:rPr>
                    <w:rFonts w:cs="Times New Roman"/>
                  </w:rPr>
                </w:rPrChange>
              </w:rPr>
            </w:pPr>
            <w:r w:rsidRPr="006E6534">
              <w:rPr>
                <w:rFonts w:cs="Times New Roman"/>
                <w:color w:val="000000" w:themeColor="text1"/>
                <w:rPrChange w:id="20809" w:author="N F" w:date="2023-12-05T03:09:00Z">
                  <w:rPr>
                    <w:rFonts w:cs="Times New Roman"/>
                  </w:rPr>
                </w:rPrChange>
              </w:rPr>
              <w:t>26</w:t>
            </w:r>
            <w:r w:rsidR="009E1597" w:rsidRPr="006E6534">
              <w:rPr>
                <w:rFonts w:cs="Times New Roman"/>
                <w:color w:val="000000" w:themeColor="text1"/>
                <w:rPrChange w:id="20810" w:author="N F" w:date="2023-12-05T03:09:00Z">
                  <w:rPr>
                    <w:rFonts w:cs="Times New Roman"/>
                  </w:rPr>
                </w:rPrChange>
              </w:rPr>
              <w:t>,</w:t>
            </w:r>
            <w:r w:rsidRPr="006E6534">
              <w:rPr>
                <w:rFonts w:cs="Times New Roman"/>
                <w:color w:val="000000" w:themeColor="text1"/>
                <w:rPrChange w:id="20811" w:author="N F" w:date="2023-12-05T03:09:00Z">
                  <w:rPr>
                    <w:rFonts w:cs="Times New Roman"/>
                  </w:rPr>
                </w:rPrChange>
              </w:rPr>
              <w:t>8 (23</w:t>
            </w:r>
            <w:r w:rsidR="009E1597" w:rsidRPr="006E6534">
              <w:rPr>
                <w:rFonts w:cs="Times New Roman"/>
                <w:color w:val="000000" w:themeColor="text1"/>
                <w:rPrChange w:id="20812" w:author="N F" w:date="2023-12-05T03:09:00Z">
                  <w:rPr>
                    <w:rFonts w:cs="Times New Roman"/>
                  </w:rPr>
                </w:rPrChange>
              </w:rPr>
              <w:t>,</w:t>
            </w:r>
            <w:r w:rsidRPr="006E6534">
              <w:rPr>
                <w:rFonts w:cs="Times New Roman"/>
                <w:color w:val="000000" w:themeColor="text1"/>
                <w:rPrChange w:id="20813" w:author="N F" w:date="2023-12-05T03:09:00Z">
                  <w:rPr>
                    <w:rFonts w:cs="Times New Roman"/>
                  </w:rPr>
                </w:rPrChange>
              </w:rPr>
              <w:t>5, 31</w:t>
            </w:r>
            <w:r w:rsidR="009E1597" w:rsidRPr="006E6534">
              <w:rPr>
                <w:rFonts w:cs="Times New Roman"/>
                <w:color w:val="000000" w:themeColor="text1"/>
                <w:rPrChange w:id="20814" w:author="N F" w:date="2023-12-05T03:09:00Z">
                  <w:rPr>
                    <w:rFonts w:cs="Times New Roman"/>
                  </w:rPr>
                </w:rPrChange>
              </w:rPr>
              <w:t>,</w:t>
            </w:r>
            <w:r w:rsidRPr="006E6534">
              <w:rPr>
                <w:rFonts w:cs="Times New Roman"/>
                <w:color w:val="000000" w:themeColor="text1"/>
                <w:rPrChange w:id="20815" w:author="N F" w:date="2023-12-05T03:09:00Z">
                  <w:rPr>
                    <w:rFonts w:cs="Times New Roman"/>
                  </w:rPr>
                </w:rPrChange>
              </w:rPr>
              <w:t xml:space="preserve">5) </w:t>
            </w:r>
          </w:p>
        </w:tc>
        <w:tc>
          <w:tcPr>
            <w:tcW w:w="3321" w:type="dxa"/>
          </w:tcPr>
          <w:p w14:paraId="6B7846DE" w14:textId="44324DA9" w:rsidR="00E57B78" w:rsidRPr="006E6534" w:rsidRDefault="009E1597" w:rsidP="00415551">
            <w:pPr>
              <w:pStyle w:val="SDText"/>
              <w:ind w:firstLine="0"/>
              <w:rPr>
                <w:rFonts w:cs="Times New Roman"/>
                <w:color w:val="000000" w:themeColor="text1"/>
                <w:rPrChange w:id="20816" w:author="N F" w:date="2023-12-05T03:09:00Z">
                  <w:rPr>
                    <w:rFonts w:cs="Times New Roman"/>
                  </w:rPr>
                </w:rPrChange>
              </w:rPr>
            </w:pPr>
            <w:r w:rsidRPr="006E6534">
              <w:rPr>
                <w:rFonts w:cs="Times New Roman"/>
                <w:color w:val="000000" w:themeColor="text1"/>
                <w:rPrChange w:id="20817" w:author="N F" w:date="2023-12-05T03:09:00Z">
                  <w:rPr>
                    <w:rFonts w:cs="Times New Roman"/>
                  </w:rPr>
                </w:rPrChange>
              </w:rPr>
              <w:t>22,5 (20,2, 28,8)</w:t>
            </w:r>
          </w:p>
        </w:tc>
      </w:tr>
      <w:tr w:rsidR="006E6534" w:rsidRPr="006E6534" w14:paraId="7D34D905" w14:textId="77777777" w:rsidTr="00787A04">
        <w:tc>
          <w:tcPr>
            <w:tcW w:w="3035" w:type="dxa"/>
          </w:tcPr>
          <w:p w14:paraId="697ADEAB" w14:textId="0986CC38" w:rsidR="009E1597" w:rsidRPr="006E6534" w:rsidRDefault="009E1597" w:rsidP="00415551">
            <w:pPr>
              <w:pStyle w:val="SDText"/>
              <w:ind w:firstLine="0"/>
              <w:rPr>
                <w:rFonts w:cs="Times New Roman"/>
                <w:color w:val="000000" w:themeColor="text1"/>
                <w:rPrChange w:id="20818" w:author="N F" w:date="2023-12-05T03:09:00Z">
                  <w:rPr>
                    <w:rFonts w:cs="Times New Roman"/>
                  </w:rPr>
                </w:rPrChange>
              </w:rPr>
            </w:pPr>
            <w:r w:rsidRPr="006E6534">
              <w:rPr>
                <w:rFonts w:cs="Times New Roman"/>
                <w:color w:val="000000" w:themeColor="text1"/>
                <w:rPrChange w:id="20819" w:author="N F" w:date="2023-12-05T03:09:00Z">
                  <w:rPr>
                    <w:rFonts w:cs="Times New Roman"/>
                  </w:rPr>
                </w:rPrChange>
              </w:rPr>
              <w:lastRenderedPageBreak/>
              <w:t>ОР (95% ДИ);</w:t>
            </w:r>
            <w:r w:rsidRPr="006E6534">
              <w:rPr>
                <w:rFonts w:cs="Times New Roman"/>
                <w:color w:val="000000" w:themeColor="text1"/>
                <w:lang w:val="en-US"/>
                <w:rPrChange w:id="20820" w:author="N F" w:date="2023-12-05T03:09:00Z">
                  <w:rPr>
                    <w:rFonts w:cs="Times New Roman"/>
                    <w:lang w:val="en-US"/>
                  </w:rPr>
                </w:rPrChange>
              </w:rPr>
              <w:t xml:space="preserve"> p</w:t>
            </w:r>
          </w:p>
        </w:tc>
        <w:tc>
          <w:tcPr>
            <w:tcW w:w="6310" w:type="dxa"/>
            <w:gridSpan w:val="2"/>
          </w:tcPr>
          <w:p w14:paraId="5C6DD943" w14:textId="6F978B3F" w:rsidR="009E1597" w:rsidRPr="006E6534" w:rsidRDefault="009E1597" w:rsidP="00415551">
            <w:pPr>
              <w:pStyle w:val="SDText"/>
              <w:ind w:firstLine="0"/>
              <w:rPr>
                <w:rFonts w:cs="Times New Roman"/>
                <w:color w:val="000000" w:themeColor="text1"/>
                <w:rPrChange w:id="20821" w:author="N F" w:date="2023-12-05T03:09:00Z">
                  <w:rPr>
                    <w:rFonts w:cs="Times New Roman"/>
                  </w:rPr>
                </w:rPrChange>
              </w:rPr>
            </w:pPr>
            <w:r w:rsidRPr="006E6534">
              <w:rPr>
                <w:rFonts w:cs="Times New Roman"/>
                <w:color w:val="000000" w:themeColor="text1"/>
                <w:rPrChange w:id="20822" w:author="N F" w:date="2023-12-05T03:09:00Z">
                  <w:rPr>
                    <w:rFonts w:cs="Times New Roman"/>
                  </w:rPr>
                </w:rPrChange>
              </w:rPr>
              <w:t>0,87 (0,67, 1,13); P</w:t>
            </w:r>
            <w:r w:rsidRPr="006E6534">
              <w:rPr>
                <w:rFonts w:cs="Times New Roman"/>
                <w:color w:val="000000" w:themeColor="text1"/>
                <w:lang w:val="en-US"/>
                <w:rPrChange w:id="20823" w:author="N F" w:date="2023-12-05T03:09:00Z">
                  <w:rPr>
                    <w:rFonts w:cs="Times New Roman"/>
                    <w:lang w:val="en-US"/>
                  </w:rPr>
                </w:rPrChange>
              </w:rPr>
              <w:t xml:space="preserve"> </w:t>
            </w:r>
            <w:r w:rsidRPr="006E6534">
              <w:rPr>
                <w:rFonts w:cs="Times New Roman"/>
                <w:color w:val="000000" w:themeColor="text1"/>
                <w:rPrChange w:id="20824" w:author="N F" w:date="2023-12-05T03:09:00Z">
                  <w:rPr>
                    <w:rFonts w:cs="Times New Roman"/>
                  </w:rPr>
                </w:rPrChange>
              </w:rPr>
              <w:t>=</w:t>
            </w:r>
            <w:r w:rsidRPr="006E6534">
              <w:rPr>
                <w:rFonts w:cs="Times New Roman"/>
                <w:color w:val="000000" w:themeColor="text1"/>
                <w:lang w:val="en-US"/>
                <w:rPrChange w:id="20825" w:author="N F" w:date="2023-12-05T03:09:00Z">
                  <w:rPr>
                    <w:rFonts w:cs="Times New Roman"/>
                    <w:lang w:val="en-US"/>
                  </w:rPr>
                </w:rPrChange>
              </w:rPr>
              <w:t xml:space="preserve"> </w:t>
            </w:r>
            <w:r w:rsidRPr="006E6534">
              <w:rPr>
                <w:rFonts w:cs="Times New Roman"/>
                <w:color w:val="000000" w:themeColor="text1"/>
                <w:rPrChange w:id="20826" w:author="N F" w:date="2023-12-05T03:09:00Z">
                  <w:rPr>
                    <w:rFonts w:cs="Times New Roman"/>
                  </w:rPr>
                </w:rPrChange>
              </w:rPr>
              <w:t>0,277</w:t>
            </w:r>
          </w:p>
        </w:tc>
      </w:tr>
      <w:tr w:rsidR="006E6534" w:rsidRPr="006E6534" w14:paraId="4093CAF7" w14:textId="77777777" w:rsidTr="00787A04">
        <w:tc>
          <w:tcPr>
            <w:tcW w:w="9345" w:type="dxa"/>
            <w:gridSpan w:val="3"/>
          </w:tcPr>
          <w:p w14:paraId="5583E923" w14:textId="7BE874C3" w:rsidR="00E57B78" w:rsidRPr="006E6534" w:rsidRDefault="00E57B78" w:rsidP="00415551">
            <w:pPr>
              <w:pStyle w:val="SDText"/>
              <w:ind w:firstLine="0"/>
              <w:jc w:val="center"/>
              <w:rPr>
                <w:rFonts w:cs="Times New Roman"/>
                <w:b/>
                <w:bCs/>
                <w:color w:val="000000" w:themeColor="text1"/>
                <w:rPrChange w:id="20827" w:author="N F" w:date="2023-12-05T03:09:00Z">
                  <w:rPr>
                    <w:rFonts w:cs="Times New Roman"/>
                    <w:b/>
                    <w:bCs/>
                  </w:rPr>
                </w:rPrChange>
              </w:rPr>
            </w:pPr>
            <w:r w:rsidRPr="006E6534">
              <w:rPr>
                <w:rFonts w:cs="Times New Roman"/>
                <w:b/>
                <w:bCs/>
                <w:color w:val="000000" w:themeColor="text1"/>
                <w:rPrChange w:id="20828" w:author="N F" w:date="2023-12-05T03:09:00Z">
                  <w:rPr>
                    <w:rFonts w:cs="Times New Roman"/>
                    <w:b/>
                    <w:bCs/>
                  </w:rPr>
                </w:rPrChange>
              </w:rPr>
              <w:t>Показатель объективного ответа на терапию</w:t>
            </w:r>
          </w:p>
        </w:tc>
      </w:tr>
      <w:tr w:rsidR="006E6534" w:rsidRPr="006E6534" w14:paraId="70562C1E" w14:textId="77777777" w:rsidTr="003E1E31">
        <w:tc>
          <w:tcPr>
            <w:tcW w:w="3035" w:type="dxa"/>
          </w:tcPr>
          <w:p w14:paraId="4285FF66" w14:textId="29E8A4CE" w:rsidR="00E57B78" w:rsidRPr="006E6534" w:rsidRDefault="00093534" w:rsidP="00415551">
            <w:pPr>
              <w:pStyle w:val="SDText"/>
              <w:ind w:firstLine="0"/>
              <w:rPr>
                <w:rFonts w:cs="Times New Roman"/>
                <w:color w:val="000000" w:themeColor="text1"/>
                <w:rPrChange w:id="20829" w:author="N F" w:date="2023-12-05T03:09:00Z">
                  <w:rPr>
                    <w:rFonts w:cs="Times New Roman"/>
                  </w:rPr>
                </w:rPrChange>
              </w:rPr>
            </w:pPr>
            <w:r w:rsidRPr="006E6534">
              <w:rPr>
                <w:rFonts w:cs="Times New Roman"/>
                <w:color w:val="000000" w:themeColor="text1"/>
                <w:rPrChange w:id="20830" w:author="N F" w:date="2023-12-05T03:09:00Z">
                  <w:rPr>
                    <w:rFonts w:cs="Times New Roman"/>
                  </w:rPr>
                </w:rPrChange>
              </w:rPr>
              <w:t>Количество пациентов с ответом на терапию (95% ДИ)</w:t>
            </w:r>
          </w:p>
        </w:tc>
        <w:tc>
          <w:tcPr>
            <w:tcW w:w="2989" w:type="dxa"/>
          </w:tcPr>
          <w:p w14:paraId="49806F97" w14:textId="77777777" w:rsidR="009E1597" w:rsidRPr="006E6534" w:rsidRDefault="009E1597" w:rsidP="00415551">
            <w:pPr>
              <w:pStyle w:val="SDText"/>
              <w:ind w:firstLine="0"/>
              <w:rPr>
                <w:rFonts w:cs="Times New Roman"/>
                <w:color w:val="000000" w:themeColor="text1"/>
                <w:rPrChange w:id="20831" w:author="N F" w:date="2023-12-05T03:09:00Z">
                  <w:rPr>
                    <w:rFonts w:cs="Times New Roman"/>
                  </w:rPr>
                </w:rPrChange>
              </w:rPr>
            </w:pPr>
            <w:r w:rsidRPr="006E6534">
              <w:rPr>
                <w:rFonts w:cs="Times New Roman"/>
                <w:color w:val="000000" w:themeColor="text1"/>
                <w:rPrChange w:id="20832" w:author="N F" w:date="2023-12-05T03:09:00Z">
                  <w:rPr>
                    <w:rFonts w:cs="Times New Roman"/>
                  </w:rPr>
                </w:rPrChange>
              </w:rPr>
              <w:t>197</w:t>
            </w:r>
          </w:p>
          <w:p w14:paraId="5F45D795" w14:textId="77777777" w:rsidR="009E1597" w:rsidRPr="006E6534" w:rsidRDefault="009E1597" w:rsidP="00415551">
            <w:pPr>
              <w:pStyle w:val="SDText"/>
              <w:ind w:firstLine="0"/>
              <w:rPr>
                <w:rFonts w:cs="Times New Roman"/>
                <w:color w:val="000000" w:themeColor="text1"/>
                <w:rPrChange w:id="20833" w:author="N F" w:date="2023-12-05T03:09:00Z">
                  <w:rPr>
                    <w:rFonts w:cs="Times New Roman"/>
                  </w:rPr>
                </w:rPrChange>
              </w:rPr>
            </w:pPr>
            <w:r w:rsidRPr="006E6534">
              <w:rPr>
                <w:rFonts w:cs="Times New Roman"/>
                <w:color w:val="000000" w:themeColor="text1"/>
                <w:rPrChange w:id="20834" w:author="N F" w:date="2023-12-05T03:09:00Z">
                  <w:rPr>
                    <w:rFonts w:cs="Times New Roman"/>
                  </w:rPr>
                </w:rPrChange>
              </w:rPr>
              <w:t>71% (65, 76)</w:t>
            </w:r>
          </w:p>
          <w:p w14:paraId="29A3B317" w14:textId="54386294" w:rsidR="00E57B78" w:rsidRPr="006E6534" w:rsidRDefault="00E57B78" w:rsidP="00415551">
            <w:pPr>
              <w:pStyle w:val="SDText"/>
              <w:ind w:firstLine="0"/>
              <w:rPr>
                <w:rFonts w:cs="Times New Roman"/>
                <w:color w:val="000000" w:themeColor="text1"/>
                <w:rPrChange w:id="20835" w:author="N F" w:date="2023-12-05T03:09:00Z">
                  <w:rPr>
                    <w:rFonts w:cs="Times New Roman"/>
                  </w:rPr>
                </w:rPrChange>
              </w:rPr>
            </w:pPr>
          </w:p>
        </w:tc>
        <w:tc>
          <w:tcPr>
            <w:tcW w:w="3321" w:type="dxa"/>
          </w:tcPr>
          <w:p w14:paraId="122AB158" w14:textId="77777777" w:rsidR="009E1597" w:rsidRPr="006E6534" w:rsidRDefault="009E1597" w:rsidP="00415551">
            <w:pPr>
              <w:pStyle w:val="SDText"/>
              <w:ind w:firstLine="0"/>
              <w:rPr>
                <w:rFonts w:cs="Times New Roman"/>
                <w:color w:val="000000" w:themeColor="text1"/>
                <w:rPrChange w:id="20836" w:author="N F" w:date="2023-12-05T03:09:00Z">
                  <w:rPr>
                    <w:rFonts w:cs="Times New Roman"/>
                  </w:rPr>
                </w:rPrChange>
              </w:rPr>
            </w:pPr>
            <w:r w:rsidRPr="006E6534">
              <w:rPr>
                <w:rFonts w:cs="Times New Roman"/>
                <w:color w:val="000000" w:themeColor="text1"/>
                <w:rPrChange w:id="20837" w:author="N F" w:date="2023-12-05T03:09:00Z">
                  <w:rPr>
                    <w:rFonts w:cs="Times New Roman"/>
                  </w:rPr>
                </w:rPrChange>
              </w:rPr>
              <w:t>44</w:t>
            </w:r>
          </w:p>
          <w:p w14:paraId="081A3454" w14:textId="0AE22DD3" w:rsidR="00E57B78" w:rsidRPr="006E6534" w:rsidRDefault="009E1597" w:rsidP="00415551">
            <w:pPr>
              <w:pStyle w:val="SDText"/>
              <w:ind w:firstLine="0"/>
              <w:rPr>
                <w:rFonts w:cs="Times New Roman"/>
                <w:color w:val="000000" w:themeColor="text1"/>
                <w:rPrChange w:id="20838" w:author="N F" w:date="2023-12-05T03:09:00Z">
                  <w:rPr>
                    <w:rFonts w:cs="Times New Roman"/>
                  </w:rPr>
                </w:rPrChange>
              </w:rPr>
            </w:pPr>
            <w:r w:rsidRPr="006E6534">
              <w:rPr>
                <w:rFonts w:cs="Times New Roman"/>
                <w:color w:val="000000" w:themeColor="text1"/>
                <w:rPrChange w:id="20839" w:author="N F" w:date="2023-12-05T03:09:00Z">
                  <w:rPr>
                    <w:rFonts w:cs="Times New Roman"/>
                  </w:rPr>
                </w:rPrChange>
              </w:rPr>
              <w:t>31% (24, 40)</w:t>
            </w:r>
          </w:p>
        </w:tc>
      </w:tr>
      <w:tr w:rsidR="006E6534" w:rsidRPr="006E6534" w14:paraId="347749A0" w14:textId="77777777" w:rsidTr="00787A04">
        <w:tc>
          <w:tcPr>
            <w:tcW w:w="3035" w:type="dxa"/>
          </w:tcPr>
          <w:p w14:paraId="3E06A643" w14:textId="04198CD9" w:rsidR="009E1597" w:rsidRPr="006E6534" w:rsidRDefault="009E1597" w:rsidP="00415551">
            <w:pPr>
              <w:pStyle w:val="SDText"/>
              <w:ind w:firstLine="0"/>
              <w:rPr>
                <w:rFonts w:cs="Times New Roman"/>
                <w:color w:val="000000" w:themeColor="text1"/>
                <w:rPrChange w:id="20840" w:author="N F" w:date="2023-12-05T03:09:00Z">
                  <w:rPr>
                    <w:rFonts w:cs="Times New Roman"/>
                  </w:rPr>
                </w:rPrChange>
              </w:rPr>
            </w:pPr>
            <w:r w:rsidRPr="006E6534">
              <w:rPr>
                <w:rFonts w:cs="Times New Roman"/>
                <w:color w:val="000000" w:themeColor="text1"/>
                <w:rPrChange w:id="20841" w:author="N F" w:date="2023-12-05T03:09:00Z">
                  <w:rPr>
                    <w:rFonts w:cs="Times New Roman"/>
                  </w:rPr>
                </w:rPrChange>
              </w:rPr>
              <w:t xml:space="preserve">Отношение риска (95% ДИ), </w:t>
            </w:r>
            <w:r w:rsidRPr="006E6534">
              <w:rPr>
                <w:rFonts w:cs="Times New Roman"/>
                <w:color w:val="000000" w:themeColor="text1"/>
                <w:lang w:val="en-US"/>
                <w:rPrChange w:id="20842" w:author="N F" w:date="2023-12-05T03:09:00Z">
                  <w:rPr>
                    <w:rFonts w:cs="Times New Roman"/>
                    <w:lang w:val="en-US"/>
                  </w:rPr>
                </w:rPrChange>
              </w:rPr>
              <w:t>p</w:t>
            </w:r>
          </w:p>
        </w:tc>
        <w:tc>
          <w:tcPr>
            <w:tcW w:w="6310" w:type="dxa"/>
            <w:gridSpan w:val="2"/>
          </w:tcPr>
          <w:p w14:paraId="4BAFDB27" w14:textId="448CE92F" w:rsidR="009E1597" w:rsidRPr="006E6534" w:rsidRDefault="009E1597" w:rsidP="00415551">
            <w:pPr>
              <w:pStyle w:val="SDText"/>
              <w:ind w:firstLine="0"/>
              <w:rPr>
                <w:rFonts w:cs="Times New Roman"/>
                <w:color w:val="000000" w:themeColor="text1"/>
                <w:rPrChange w:id="20843" w:author="N F" w:date="2023-12-05T03:09:00Z">
                  <w:rPr>
                    <w:rFonts w:cs="Times New Roman"/>
                  </w:rPr>
                </w:rPrChange>
              </w:rPr>
            </w:pPr>
            <w:r w:rsidRPr="006E6534">
              <w:rPr>
                <w:rFonts w:cs="Times New Roman"/>
                <w:color w:val="000000" w:themeColor="text1"/>
                <w:rPrChange w:id="20844" w:author="N F" w:date="2023-12-05T03:09:00Z">
                  <w:rPr>
                    <w:rFonts w:cs="Times New Roman"/>
                  </w:rPr>
                </w:rPrChange>
              </w:rPr>
              <w:t xml:space="preserve">5,4 (3,5, 8,5); </w:t>
            </w:r>
            <w:r w:rsidRPr="006E6534">
              <w:rPr>
                <w:rFonts w:cs="Times New Roman"/>
                <w:color w:val="000000" w:themeColor="text1"/>
                <w:lang w:val="en-US"/>
                <w:rPrChange w:id="20845" w:author="N F" w:date="2023-12-05T03:09:00Z">
                  <w:rPr>
                    <w:rFonts w:cs="Times New Roman"/>
                    <w:lang w:val="en-US"/>
                  </w:rPr>
                </w:rPrChange>
              </w:rPr>
              <w:t>p</w:t>
            </w:r>
            <w:r w:rsidRPr="006E6534">
              <w:rPr>
                <w:rFonts w:cs="Times New Roman"/>
                <w:color w:val="000000" w:themeColor="text1"/>
                <w:rPrChange w:id="20846" w:author="N F" w:date="2023-12-05T03:09:00Z">
                  <w:rPr>
                    <w:rFonts w:cs="Times New Roman"/>
                  </w:rPr>
                </w:rPrChange>
              </w:rPr>
              <w:t xml:space="preserve"> &lt; 0,001</w:t>
            </w:r>
          </w:p>
        </w:tc>
      </w:tr>
      <w:tr w:rsidR="006E6534" w:rsidRPr="006E6534" w14:paraId="623CEC99" w14:textId="77777777" w:rsidTr="00787A04">
        <w:tc>
          <w:tcPr>
            <w:tcW w:w="9345" w:type="dxa"/>
            <w:gridSpan w:val="3"/>
          </w:tcPr>
          <w:p w14:paraId="3A080F3A" w14:textId="390B60AB" w:rsidR="00E57B78" w:rsidRPr="006E6534" w:rsidRDefault="00E57B78" w:rsidP="00415551">
            <w:pPr>
              <w:pStyle w:val="SDText"/>
              <w:ind w:firstLine="0"/>
              <w:jc w:val="center"/>
              <w:rPr>
                <w:rFonts w:cs="Times New Roman"/>
                <w:b/>
                <w:bCs/>
                <w:color w:val="000000" w:themeColor="text1"/>
                <w:rPrChange w:id="20847" w:author="N F" w:date="2023-12-05T03:09:00Z">
                  <w:rPr>
                    <w:rFonts w:cs="Times New Roman"/>
                    <w:b/>
                    <w:bCs/>
                  </w:rPr>
                </w:rPrChange>
              </w:rPr>
            </w:pPr>
            <w:r w:rsidRPr="006E6534">
              <w:rPr>
                <w:rFonts w:cs="Times New Roman"/>
                <w:b/>
                <w:bCs/>
                <w:color w:val="000000" w:themeColor="text1"/>
                <w:rPrChange w:id="20848" w:author="N F" w:date="2023-12-05T03:09:00Z">
                  <w:rPr>
                    <w:rFonts w:cs="Times New Roman"/>
                    <w:b/>
                    <w:bCs/>
                  </w:rPr>
                </w:rPrChange>
              </w:rPr>
              <w:t>Длительность ответа на терапию</w:t>
            </w:r>
          </w:p>
        </w:tc>
      </w:tr>
      <w:tr w:rsidR="006E6534" w:rsidRPr="006E6534" w14:paraId="461BED31" w14:textId="77777777" w:rsidTr="003E1E31">
        <w:tc>
          <w:tcPr>
            <w:tcW w:w="3035" w:type="dxa"/>
          </w:tcPr>
          <w:p w14:paraId="2ABBAE39" w14:textId="6AFF5B18" w:rsidR="00E57B78" w:rsidRPr="006E6534" w:rsidRDefault="00093534" w:rsidP="00415551">
            <w:pPr>
              <w:pStyle w:val="SDText"/>
              <w:ind w:firstLine="0"/>
              <w:rPr>
                <w:rFonts w:cs="Times New Roman"/>
                <w:color w:val="000000" w:themeColor="text1"/>
                <w:rPrChange w:id="20849" w:author="N F" w:date="2023-12-05T03:09:00Z">
                  <w:rPr>
                    <w:rFonts w:cs="Times New Roman"/>
                  </w:rPr>
                </w:rPrChange>
              </w:rPr>
            </w:pPr>
            <w:r w:rsidRPr="006E6534">
              <w:rPr>
                <w:rFonts w:cs="Times New Roman"/>
                <w:color w:val="000000" w:themeColor="text1"/>
                <w:rPrChange w:id="20850" w:author="N F" w:date="2023-12-05T03:09:00Z">
                  <w:rPr>
                    <w:rFonts w:cs="Times New Roman"/>
                  </w:rPr>
                </w:rPrChange>
              </w:rPr>
              <w:t>Среднее значение, мес. (95% ДИ)</w:t>
            </w:r>
          </w:p>
        </w:tc>
        <w:tc>
          <w:tcPr>
            <w:tcW w:w="2989" w:type="dxa"/>
          </w:tcPr>
          <w:p w14:paraId="7D179227" w14:textId="296CFCF8" w:rsidR="00E57B78" w:rsidRPr="006E6534" w:rsidRDefault="009E1597" w:rsidP="00415551">
            <w:pPr>
              <w:pStyle w:val="SDText"/>
              <w:ind w:firstLine="0"/>
              <w:rPr>
                <w:rFonts w:cs="Times New Roman"/>
                <w:color w:val="000000" w:themeColor="text1"/>
                <w:rPrChange w:id="20851" w:author="N F" w:date="2023-12-05T03:09:00Z">
                  <w:rPr>
                    <w:rFonts w:cs="Times New Roman"/>
                  </w:rPr>
                </w:rPrChange>
              </w:rPr>
            </w:pPr>
            <w:r w:rsidRPr="006E6534">
              <w:rPr>
                <w:rFonts w:cs="Times New Roman"/>
                <w:color w:val="000000" w:themeColor="text1"/>
                <w:rPrChange w:id="20852" w:author="N F" w:date="2023-12-05T03:09:00Z">
                  <w:rPr>
                    <w:rFonts w:cs="Times New Roman"/>
                  </w:rPr>
                </w:rPrChange>
              </w:rPr>
              <w:t>9,7 (8,3, 11,6)</w:t>
            </w:r>
          </w:p>
        </w:tc>
        <w:tc>
          <w:tcPr>
            <w:tcW w:w="3321" w:type="dxa"/>
          </w:tcPr>
          <w:p w14:paraId="0C4ECD05" w14:textId="6B96546A" w:rsidR="00E57B78" w:rsidRPr="006E6534" w:rsidRDefault="009E1597" w:rsidP="00415551">
            <w:pPr>
              <w:pStyle w:val="SDText"/>
              <w:ind w:firstLine="0"/>
              <w:rPr>
                <w:rFonts w:cs="Times New Roman"/>
                <w:color w:val="000000" w:themeColor="text1"/>
                <w:rPrChange w:id="20853" w:author="N F" w:date="2023-12-05T03:09:00Z">
                  <w:rPr>
                    <w:rFonts w:cs="Times New Roman"/>
                  </w:rPr>
                </w:rPrChange>
              </w:rPr>
            </w:pPr>
            <w:r w:rsidRPr="006E6534">
              <w:rPr>
                <w:rFonts w:cs="Times New Roman"/>
                <w:color w:val="000000" w:themeColor="text1"/>
                <w:rPrChange w:id="20854" w:author="N F" w:date="2023-12-05T03:09:00Z">
                  <w:rPr>
                    <w:rFonts w:cs="Times New Roman"/>
                  </w:rPr>
                </w:rPrChange>
              </w:rPr>
              <w:t>4,1 (3,0, 5,6)</w:t>
            </w:r>
          </w:p>
        </w:tc>
      </w:tr>
      <w:tr w:rsidR="006E6534" w:rsidRPr="006E6534" w14:paraId="026ACDDA" w14:textId="77777777" w:rsidTr="00787A04">
        <w:trPr>
          <w:ins w:id="20855" w:author="N F" w:date="2023-08-09T00:03:00Z"/>
        </w:trPr>
        <w:tc>
          <w:tcPr>
            <w:tcW w:w="9345" w:type="dxa"/>
            <w:gridSpan w:val="3"/>
          </w:tcPr>
          <w:p w14:paraId="1B27C843" w14:textId="6C508603" w:rsidR="00C5792D" w:rsidRPr="006E6534" w:rsidRDefault="00C5792D" w:rsidP="00C5792D">
            <w:pPr>
              <w:pStyle w:val="SDcomments"/>
              <w:ind w:firstLine="0"/>
              <w:rPr>
                <w:ins w:id="20856" w:author="N F" w:date="2023-08-09T00:03:00Z"/>
                <w:rFonts w:cs="Times New Roman"/>
                <w:b/>
                <w:bCs/>
                <w:color w:val="000000" w:themeColor="text1"/>
                <w:rPrChange w:id="20857" w:author="N F" w:date="2023-12-05T03:09:00Z">
                  <w:rPr>
                    <w:ins w:id="20858" w:author="N F" w:date="2023-08-09T00:03:00Z"/>
                  </w:rPr>
                </w:rPrChange>
              </w:rPr>
            </w:pPr>
            <w:moveToRangeStart w:id="20859" w:author="N F" w:date="2023-08-09T00:03:00Z" w:name="move142431832"/>
            <w:moveTo w:id="20860" w:author="N F" w:date="2023-08-09T00:03:00Z">
              <w:r w:rsidRPr="006E6534">
                <w:rPr>
                  <w:rFonts w:cs="Times New Roman"/>
                  <w:b/>
                  <w:bCs/>
                  <w:color w:val="000000" w:themeColor="text1"/>
                  <w:rPrChange w:id="20861" w:author="N F" w:date="2023-12-05T03:09:00Z">
                    <w:rPr>
                      <w:i/>
                      <w:iCs/>
                    </w:rPr>
                  </w:rPrChange>
                </w:rPr>
                <w:t>Примечани</w:t>
              </w:r>
            </w:moveTo>
            <w:ins w:id="20862" w:author="N F" w:date="2023-08-09T00:03:00Z">
              <w:r w:rsidRPr="006E6534">
                <w:rPr>
                  <w:rFonts w:cs="Times New Roman"/>
                  <w:b/>
                  <w:bCs/>
                  <w:color w:val="000000" w:themeColor="text1"/>
                  <w:rPrChange w:id="20863" w:author="N F" w:date="2023-12-05T03:09:00Z">
                    <w:rPr>
                      <w:i/>
                      <w:iCs/>
                    </w:rPr>
                  </w:rPrChange>
                </w:rPr>
                <w:t>е</w:t>
              </w:r>
            </w:ins>
            <w:moveTo w:id="20864" w:author="N F" w:date="2023-08-09T00:03:00Z">
              <w:del w:id="20865" w:author="N F" w:date="2023-08-09T00:03:00Z">
                <w:r w:rsidRPr="006E6534" w:rsidDel="00C5792D">
                  <w:rPr>
                    <w:rFonts w:cs="Times New Roman"/>
                    <w:b/>
                    <w:bCs/>
                    <w:color w:val="000000" w:themeColor="text1"/>
                    <w:rPrChange w:id="20866" w:author="N F" w:date="2023-12-05T03:09:00Z">
                      <w:rPr>
                        <w:i/>
                        <w:iCs/>
                      </w:rPr>
                    </w:rPrChange>
                  </w:rPr>
                  <w:delText>я</w:delText>
                </w:r>
              </w:del>
              <w:r w:rsidRPr="006E6534">
                <w:rPr>
                  <w:rFonts w:cs="Times New Roman"/>
                  <w:b/>
                  <w:bCs/>
                  <w:color w:val="000000" w:themeColor="text1"/>
                  <w:rPrChange w:id="20867" w:author="N F" w:date="2023-12-05T03:09:00Z">
                    <w:rPr>
                      <w:i/>
                      <w:iCs/>
                    </w:rPr>
                  </w:rPrChange>
                </w:rPr>
                <w:t>:</w:t>
              </w:r>
              <w:r w:rsidRPr="006E6534">
                <w:rPr>
                  <w:rFonts w:cs="Times New Roman"/>
                  <w:b/>
                  <w:bCs/>
                  <w:color w:val="000000" w:themeColor="text1"/>
                  <w:rPrChange w:id="20868" w:author="N F" w:date="2023-12-05T03:09:00Z">
                    <w:rPr/>
                  </w:rPrChange>
                </w:rPr>
                <w:t xml:space="preserve"> </w:t>
              </w:r>
            </w:moveTo>
          </w:p>
          <w:p w14:paraId="3C3682A8" w14:textId="7E68F263" w:rsidR="00C5792D" w:rsidRPr="006E6534" w:rsidRDefault="00C5792D">
            <w:pPr>
              <w:pStyle w:val="SDcomments"/>
              <w:ind w:firstLine="0"/>
              <w:rPr>
                <w:moveTo w:id="20869" w:author="N F" w:date="2023-08-09T00:03:00Z"/>
                <w:rFonts w:cs="Times New Roman"/>
                <w:color w:val="000000" w:themeColor="text1"/>
                <w:rPrChange w:id="20870" w:author="N F" w:date="2023-12-05T03:09:00Z">
                  <w:rPr>
                    <w:moveTo w:id="20871" w:author="N F" w:date="2023-08-09T00:03:00Z"/>
                    <w:rFonts w:cs="Times New Roman"/>
                  </w:rPr>
                </w:rPrChange>
              </w:rPr>
              <w:pPrChange w:id="20872" w:author="N F" w:date="2023-08-09T00:03:00Z">
                <w:pPr>
                  <w:pStyle w:val="SDcomments"/>
                </w:pPr>
              </w:pPrChange>
            </w:pPr>
            <w:moveTo w:id="20873" w:author="N F" w:date="2023-08-09T00:03:00Z">
              <w:r w:rsidRPr="006E6534">
                <w:rPr>
                  <w:rFonts w:cs="Times New Roman"/>
                  <w:color w:val="000000" w:themeColor="text1"/>
                  <w:rPrChange w:id="20874" w:author="N F" w:date="2023-12-05T03:09:00Z">
                    <w:rPr>
                      <w:rFonts w:cs="Times New Roman"/>
                    </w:rPr>
                  </w:rPrChange>
                </w:rPr>
                <w:t>ДИ –доверительный интервал; ОР – отношение риска.</w:t>
              </w:r>
            </w:moveTo>
          </w:p>
          <w:moveToRangeEnd w:id="20859"/>
          <w:p w14:paraId="7E5AF4B5" w14:textId="77777777" w:rsidR="00C5792D" w:rsidRPr="006E6534" w:rsidRDefault="00C5792D" w:rsidP="00415551">
            <w:pPr>
              <w:pStyle w:val="SDText"/>
              <w:ind w:firstLine="0"/>
              <w:rPr>
                <w:ins w:id="20875" w:author="N F" w:date="2023-08-09T00:03:00Z"/>
                <w:rFonts w:cs="Times New Roman"/>
                <w:color w:val="000000" w:themeColor="text1"/>
                <w:rPrChange w:id="20876" w:author="N F" w:date="2023-12-05T03:09:00Z">
                  <w:rPr>
                    <w:ins w:id="20877" w:author="N F" w:date="2023-08-09T00:03:00Z"/>
                    <w:rFonts w:cs="Times New Roman"/>
                  </w:rPr>
                </w:rPrChange>
              </w:rPr>
            </w:pPr>
          </w:p>
        </w:tc>
      </w:tr>
    </w:tbl>
    <w:p w14:paraId="10B6C971" w14:textId="505A2D0B" w:rsidR="00832AD9" w:rsidRPr="006E6534" w:rsidDel="00C5792D" w:rsidRDefault="0070015B" w:rsidP="00415551">
      <w:pPr>
        <w:pStyle w:val="SDcomments"/>
        <w:rPr>
          <w:moveFrom w:id="20878" w:author="N F" w:date="2023-08-09T00:03:00Z"/>
          <w:rFonts w:cs="Times New Roman"/>
          <w:color w:val="000000" w:themeColor="text1"/>
          <w:rPrChange w:id="20879" w:author="N F" w:date="2023-12-05T03:09:00Z">
            <w:rPr>
              <w:moveFrom w:id="20880" w:author="N F" w:date="2023-08-09T00:03:00Z"/>
              <w:rFonts w:cs="Times New Roman"/>
            </w:rPr>
          </w:rPrChange>
        </w:rPr>
      </w:pPr>
      <w:moveFromRangeStart w:id="20881" w:author="N F" w:date="2023-08-09T00:03:00Z" w:name="move142431832"/>
      <w:moveFrom w:id="20882" w:author="N F" w:date="2023-08-09T00:03:00Z">
        <w:r w:rsidRPr="006E6534" w:rsidDel="00C5792D">
          <w:rPr>
            <w:rFonts w:cs="Times New Roman"/>
            <w:i/>
            <w:iCs/>
            <w:color w:val="000000" w:themeColor="text1"/>
            <w:rPrChange w:id="20883" w:author="N F" w:date="2023-12-05T03:09:00Z">
              <w:rPr>
                <w:rFonts w:cs="Times New Roman"/>
                <w:i/>
                <w:iCs/>
              </w:rPr>
            </w:rPrChange>
          </w:rPr>
          <w:t>Примечания:</w:t>
        </w:r>
        <w:r w:rsidRPr="006E6534" w:rsidDel="00C5792D">
          <w:rPr>
            <w:rFonts w:cs="Times New Roman"/>
            <w:color w:val="000000" w:themeColor="text1"/>
            <w:rPrChange w:id="20884" w:author="N F" w:date="2023-12-05T03:09:00Z">
              <w:rPr>
                <w:rFonts w:cs="Times New Roman"/>
              </w:rPr>
            </w:rPrChange>
          </w:rPr>
          <w:t xml:space="preserve"> ДИ</w:t>
        </w:r>
        <w:r w:rsidR="00093534" w:rsidRPr="006E6534" w:rsidDel="00C5792D">
          <w:rPr>
            <w:rFonts w:cs="Times New Roman"/>
            <w:color w:val="000000" w:themeColor="text1"/>
            <w:rPrChange w:id="20885" w:author="N F" w:date="2023-12-05T03:09:00Z">
              <w:rPr>
                <w:rFonts w:cs="Times New Roman"/>
              </w:rPr>
            </w:rPrChange>
          </w:rPr>
          <w:t xml:space="preserve"> –доверительный интервал; </w:t>
        </w:r>
        <w:r w:rsidRPr="006E6534" w:rsidDel="00C5792D">
          <w:rPr>
            <w:rFonts w:cs="Times New Roman"/>
            <w:color w:val="000000" w:themeColor="text1"/>
            <w:rPrChange w:id="20886" w:author="N F" w:date="2023-12-05T03:09:00Z">
              <w:rPr>
                <w:rFonts w:cs="Times New Roman"/>
              </w:rPr>
            </w:rPrChange>
          </w:rPr>
          <w:t>ОР – отношение риска.</w:t>
        </w:r>
      </w:moveFrom>
    </w:p>
    <w:moveFromRangeEnd w:id="20881"/>
    <w:p w14:paraId="33A5C793" w14:textId="77777777" w:rsidR="00832AD9" w:rsidRPr="006E6534" w:rsidRDefault="00832AD9">
      <w:pPr>
        <w:pStyle w:val="SDText"/>
        <w:spacing w:after="0"/>
        <w:rPr>
          <w:rFonts w:cs="Times New Roman"/>
          <w:color w:val="000000" w:themeColor="text1"/>
          <w:rPrChange w:id="20887" w:author="N F" w:date="2023-12-05T03:09:00Z">
            <w:rPr>
              <w:rFonts w:cs="Times New Roman"/>
            </w:rPr>
          </w:rPrChange>
        </w:rPr>
        <w:pPrChange w:id="20888" w:author="Barshadskaya, Yuliya" w:date="2024-01-15T20:06:00Z">
          <w:pPr>
            <w:pStyle w:val="SDText"/>
          </w:pPr>
        </w:pPrChange>
      </w:pPr>
    </w:p>
    <w:p w14:paraId="35CEAD1B" w14:textId="4B7654D7" w:rsidR="00634185" w:rsidRPr="006E6534" w:rsidRDefault="00634185">
      <w:pPr>
        <w:pStyle w:val="SDText"/>
        <w:spacing w:after="0"/>
        <w:rPr>
          <w:rFonts w:cs="Times New Roman"/>
          <w:color w:val="000000" w:themeColor="text1"/>
          <w:rPrChange w:id="20889" w:author="N F" w:date="2023-12-05T03:09:00Z">
            <w:rPr>
              <w:rFonts w:cs="Times New Roman"/>
            </w:rPr>
          </w:rPrChange>
        </w:rPr>
        <w:pPrChange w:id="20890" w:author="Barshadskaya, Yuliya" w:date="2024-01-15T20:06:00Z">
          <w:pPr>
            <w:pStyle w:val="SDText"/>
          </w:pPr>
        </w:pPrChange>
      </w:pPr>
      <w:r w:rsidRPr="006E6534">
        <w:rPr>
          <w:rFonts w:cs="Times New Roman"/>
          <w:color w:val="000000" w:themeColor="text1"/>
          <w:rPrChange w:id="20891" w:author="N F" w:date="2023-12-05T03:09:00Z">
            <w:rPr>
              <w:rFonts w:cs="Times New Roman"/>
            </w:rPr>
          </w:rPrChange>
        </w:rPr>
        <w:t xml:space="preserve">При оценке результатов исследования </w:t>
      </w:r>
      <w:r w:rsidRPr="006E6534">
        <w:rPr>
          <w:rFonts w:cs="Times New Roman"/>
          <w:color w:val="000000" w:themeColor="text1"/>
          <w:lang w:val="en-US"/>
          <w:rPrChange w:id="20892" w:author="N F" w:date="2023-12-05T03:09:00Z">
            <w:rPr>
              <w:rFonts w:cs="Times New Roman"/>
              <w:lang w:val="en-US"/>
            </w:rPr>
          </w:rPrChange>
        </w:rPr>
        <w:t>AURA</w:t>
      </w:r>
      <w:r w:rsidRPr="006E6534">
        <w:rPr>
          <w:rFonts w:cs="Times New Roman"/>
          <w:color w:val="000000" w:themeColor="text1"/>
          <w:rPrChange w:id="20893" w:author="N F" w:date="2023-12-05T03:09:00Z">
            <w:rPr>
              <w:rFonts w:cs="Times New Roman"/>
            </w:rPr>
          </w:rPrChange>
        </w:rPr>
        <w:t xml:space="preserve"> 3 </w:t>
      </w:r>
      <w:r w:rsidR="00F5326E" w:rsidRPr="006E6534">
        <w:rPr>
          <w:rFonts w:cs="Times New Roman"/>
          <w:color w:val="000000" w:themeColor="text1"/>
          <w:rPrChange w:id="20894" w:author="N F" w:date="2023-12-05T03:09:00Z">
            <w:rPr>
              <w:rFonts w:cs="Times New Roman"/>
            </w:rPr>
          </w:rPrChange>
        </w:rPr>
        <w:t xml:space="preserve">также </w:t>
      </w:r>
      <w:r w:rsidRPr="006E6534">
        <w:rPr>
          <w:rFonts w:cs="Times New Roman"/>
          <w:color w:val="000000" w:themeColor="text1"/>
          <w:rPrChange w:id="20895" w:author="N F" w:date="2023-12-05T03:09:00Z">
            <w:rPr>
              <w:rFonts w:cs="Times New Roman"/>
            </w:rPr>
          </w:rPrChange>
        </w:rPr>
        <w:t xml:space="preserve">установили, что Тагриссо </w:t>
      </w:r>
      <w:r w:rsidR="009D2D12" w:rsidRPr="006E6534">
        <w:rPr>
          <w:rFonts w:cs="Times New Roman"/>
          <w:color w:val="000000" w:themeColor="text1"/>
          <w:rPrChange w:id="20896" w:author="N F" w:date="2023-12-05T03:09:00Z">
            <w:rPr>
              <w:rFonts w:cs="Times New Roman"/>
            </w:rPr>
          </w:rPrChange>
        </w:rPr>
        <w:t>эффективно препятс</w:t>
      </w:r>
      <w:r w:rsidR="00F5326E" w:rsidRPr="006E6534">
        <w:rPr>
          <w:rFonts w:cs="Times New Roman"/>
          <w:color w:val="000000" w:themeColor="text1"/>
          <w:rPrChange w:id="20897" w:author="N F" w:date="2023-12-05T03:09:00Z">
            <w:rPr>
              <w:rFonts w:cs="Times New Roman"/>
            </w:rPr>
          </w:rPrChange>
        </w:rPr>
        <w:t>т</w:t>
      </w:r>
      <w:r w:rsidR="009D2D12" w:rsidRPr="006E6534">
        <w:rPr>
          <w:rFonts w:cs="Times New Roman"/>
          <w:color w:val="000000" w:themeColor="text1"/>
          <w:rPrChange w:id="20898" w:author="N F" w:date="2023-12-05T03:09:00Z">
            <w:rPr>
              <w:rFonts w:cs="Times New Roman"/>
            </w:rPr>
          </w:rPrChange>
        </w:rPr>
        <w:t xml:space="preserve">вует </w:t>
      </w:r>
      <w:r w:rsidRPr="006E6534">
        <w:rPr>
          <w:rFonts w:cs="Times New Roman"/>
          <w:color w:val="000000" w:themeColor="text1"/>
          <w:rPrChange w:id="20899" w:author="N F" w:date="2023-12-05T03:09:00Z">
            <w:rPr>
              <w:rFonts w:cs="Times New Roman"/>
            </w:rPr>
          </w:rPrChange>
        </w:rPr>
        <w:t>образовани</w:t>
      </w:r>
      <w:r w:rsidR="009D2D12" w:rsidRPr="006E6534">
        <w:rPr>
          <w:rFonts w:cs="Times New Roman"/>
          <w:color w:val="000000" w:themeColor="text1"/>
          <w:rPrChange w:id="20900" w:author="N F" w:date="2023-12-05T03:09:00Z">
            <w:rPr>
              <w:rFonts w:cs="Times New Roman"/>
            </w:rPr>
          </w:rPrChange>
        </w:rPr>
        <w:t>ю</w:t>
      </w:r>
      <w:r w:rsidRPr="006E6534">
        <w:rPr>
          <w:rFonts w:cs="Times New Roman"/>
          <w:color w:val="000000" w:themeColor="text1"/>
          <w:rPrChange w:id="20901" w:author="N F" w:date="2023-12-05T03:09:00Z">
            <w:rPr>
              <w:rFonts w:cs="Times New Roman"/>
            </w:rPr>
          </w:rPrChange>
        </w:rPr>
        <w:t xml:space="preserve"> метастазов в центральной нервной системе </w:t>
      </w:r>
      <w:ins w:id="20902" w:author="Barshadskaya, Yuliya" w:date="2024-01-15T20:06:00Z">
        <w:r w:rsidR="00D04E7E" w:rsidRPr="0001519A">
          <w:rPr>
            <w:rFonts w:cs="Times New Roman"/>
            <w:color w:val="000000" w:themeColor="text1"/>
            <w:lang w:val="en-US"/>
          </w:rPr>
          <w:fldChar w:fldCharType="begin"/>
        </w:r>
        <w:r w:rsidR="00D04E7E"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D04E7E" w:rsidRPr="0001519A">
          <w:rPr>
            <w:rFonts w:cs="Times New Roman"/>
            <w:color w:val="000000" w:themeColor="text1"/>
            <w:lang w:val="en-US"/>
          </w:rPr>
          <w:fldChar w:fldCharType="separate"/>
        </w:r>
        <w:r w:rsidR="00D04E7E" w:rsidRPr="0018315E">
          <w:rPr>
            <w:rFonts w:cs="Times New Roman"/>
            <w:color w:val="000000" w:themeColor="text1"/>
          </w:rPr>
          <w:t>[</w:t>
        </w:r>
      </w:ins>
      <w:ins w:id="20903" w:author="Barshadskaya, Yuliya" w:date="2024-02-23T00:07:00Z">
        <w:r w:rsidR="00677679">
          <w:rPr>
            <w:rFonts w:cs="Times New Roman"/>
            <w:color w:val="000000" w:themeColor="text1"/>
          </w:rPr>
          <w:t>3</w:t>
        </w:r>
      </w:ins>
      <w:ins w:id="20904" w:author="Barshadskaya, Yuliya" w:date="2024-01-15T20:06:00Z">
        <w:r w:rsidR="00D04E7E" w:rsidRPr="00DD38F1">
          <w:rPr>
            <w:rFonts w:cs="Times New Roman"/>
            <w:color w:val="000000" w:themeColor="text1"/>
          </w:rPr>
          <w:t>]</w:t>
        </w:r>
        <w:r w:rsidR="00D04E7E" w:rsidRPr="0001519A">
          <w:rPr>
            <w:rFonts w:cs="Times New Roman"/>
            <w:color w:val="000000" w:themeColor="text1"/>
            <w:lang w:val="en-US"/>
          </w:rPr>
          <w:fldChar w:fldCharType="end"/>
        </w:r>
      </w:ins>
      <w:del w:id="20905" w:author="Barshadskaya, Yuliya" w:date="2024-01-15T20:06:00Z">
        <w:r w:rsidRPr="006E6534" w:rsidDel="00D04E7E">
          <w:rPr>
            <w:rFonts w:cs="Times New Roman"/>
            <w:color w:val="000000" w:themeColor="text1"/>
            <w:rPrChange w:id="20906" w:author="N F" w:date="2023-12-05T03:09:00Z">
              <w:rPr>
                <w:rFonts w:cs="Times New Roman"/>
              </w:rPr>
            </w:rPrChange>
          </w:rPr>
          <w:fldChar w:fldCharType="begin"/>
        </w:r>
        <w:r w:rsidRPr="006E6534" w:rsidDel="00D04E7E">
          <w:rPr>
            <w:rFonts w:cs="Times New Roman"/>
            <w:color w:val="000000" w:themeColor="text1"/>
            <w:rPrChange w:id="20907" w:author="N F" w:date="2023-12-05T03:09:00Z">
              <w:rPr>
                <w:rFonts w:cs="Times New Roman"/>
              </w:rPr>
            </w:rPrChange>
          </w:rPr>
          <w:delInstrText xml:space="preserve"> ADDIN ZOTERO_ITEM CSL_CITATION {"citationID":"FuMF7udA","properties":{"formattedCitation":"(15)","plainCitation":"(15)","noteIndex":0},"citationItems":[{"id":161851,"uris":["http://zotero.org/groups/4735135/items/YBQ3M3JJ"],"itemData":{"id":161851,"type":"webpage","title":"Tagrisso. SmPC","URL":"https://www.ema.europa.eu/en/documents/product-information/tagrisso-epar-product-information_en.pdf","author":[{"family":"EMA","given":""}],"accessed":{"date-parts":[["2022",8,2]]}}}],"schema":"https://github.com/citation-style-language/schema/raw/master/csl-citation.json"} </w:delInstrText>
        </w:r>
        <w:r w:rsidRPr="006E6534" w:rsidDel="00D04E7E">
          <w:rPr>
            <w:rFonts w:cs="Times New Roman"/>
            <w:color w:val="000000" w:themeColor="text1"/>
            <w:rPrChange w:id="20908" w:author="N F" w:date="2023-12-05T03:09:00Z">
              <w:rPr>
                <w:rFonts w:cs="Times New Roman"/>
              </w:rPr>
            </w:rPrChange>
          </w:rPr>
          <w:fldChar w:fldCharType="separate"/>
        </w:r>
        <w:r w:rsidRPr="006E6534" w:rsidDel="00D04E7E">
          <w:rPr>
            <w:rFonts w:cs="Times New Roman"/>
            <w:color w:val="000000" w:themeColor="text1"/>
            <w:rPrChange w:id="20909" w:author="N F" w:date="2023-12-05T03:09:00Z">
              <w:rPr>
                <w:rFonts w:cs="Times New Roman"/>
              </w:rPr>
            </w:rPrChange>
          </w:rPr>
          <w:delText>(15)</w:delText>
        </w:r>
        <w:r w:rsidRPr="006E6534" w:rsidDel="00D04E7E">
          <w:rPr>
            <w:rFonts w:cs="Times New Roman"/>
            <w:color w:val="000000" w:themeColor="text1"/>
            <w:rPrChange w:id="20910" w:author="N F" w:date="2023-12-05T03:09:00Z">
              <w:rPr>
                <w:rFonts w:cs="Times New Roman"/>
              </w:rPr>
            </w:rPrChange>
          </w:rPr>
          <w:fldChar w:fldCharType="end"/>
        </w:r>
      </w:del>
      <w:r w:rsidRPr="006E6534">
        <w:rPr>
          <w:rFonts w:cs="Times New Roman"/>
          <w:color w:val="000000" w:themeColor="text1"/>
          <w:rPrChange w:id="20911" w:author="N F" w:date="2023-12-05T03:09:00Z">
            <w:rPr>
              <w:rFonts w:cs="Times New Roman"/>
            </w:rPr>
          </w:rPrChange>
        </w:rPr>
        <w:t>.</w:t>
      </w:r>
    </w:p>
    <w:p w14:paraId="40830014" w14:textId="40280750" w:rsidR="005738AF" w:rsidRPr="006E6534" w:rsidRDefault="005738AF">
      <w:pPr>
        <w:pStyle w:val="SDText"/>
        <w:spacing w:after="0"/>
        <w:rPr>
          <w:rFonts w:cs="Times New Roman"/>
          <w:color w:val="000000" w:themeColor="text1"/>
          <w:highlight w:val="yellow"/>
          <w:rPrChange w:id="20912" w:author="N F" w:date="2023-12-05T03:09:00Z">
            <w:rPr>
              <w:rFonts w:cs="Times New Roman"/>
              <w:highlight w:val="yellow"/>
            </w:rPr>
          </w:rPrChange>
        </w:rPr>
        <w:pPrChange w:id="20913" w:author="Barshadskaya, Yuliya" w:date="2024-01-15T20:07:00Z">
          <w:pPr>
            <w:pStyle w:val="SDText"/>
          </w:pPr>
        </w:pPrChange>
      </w:pPr>
      <w:r w:rsidRPr="006E6534">
        <w:rPr>
          <w:rFonts w:cs="Times New Roman"/>
          <w:color w:val="000000" w:themeColor="text1"/>
          <w:rPrChange w:id="20914" w:author="N F" w:date="2023-12-05T03:09:00Z">
            <w:rPr>
              <w:rFonts w:cs="Times New Roman"/>
            </w:rPr>
          </w:rPrChange>
        </w:rPr>
        <w:t xml:space="preserve">Целью исследования </w:t>
      </w:r>
      <w:r w:rsidRPr="006E6534">
        <w:rPr>
          <w:rFonts w:cs="Times New Roman"/>
          <w:color w:val="000000" w:themeColor="text1"/>
          <w:lang w:val="en-US"/>
          <w:rPrChange w:id="20915" w:author="N F" w:date="2023-12-05T03:09:00Z">
            <w:rPr>
              <w:rFonts w:cs="Times New Roman"/>
              <w:lang w:val="en-US"/>
            </w:rPr>
          </w:rPrChange>
        </w:rPr>
        <w:t>AURAex</w:t>
      </w:r>
      <w:r w:rsidRPr="006E6534">
        <w:rPr>
          <w:rFonts w:cs="Times New Roman"/>
          <w:color w:val="000000" w:themeColor="text1"/>
          <w:rPrChange w:id="20916" w:author="N F" w:date="2023-12-05T03:09:00Z">
            <w:rPr>
              <w:rFonts w:cs="Times New Roman"/>
            </w:rPr>
          </w:rPrChange>
        </w:rPr>
        <w:t xml:space="preserve"> (фаза </w:t>
      </w:r>
      <w:r w:rsidRPr="006E6534">
        <w:rPr>
          <w:rFonts w:cs="Times New Roman"/>
          <w:color w:val="000000" w:themeColor="text1"/>
          <w:lang w:val="en-US"/>
          <w:rPrChange w:id="20917" w:author="N F" w:date="2023-12-05T03:09:00Z">
            <w:rPr>
              <w:rFonts w:cs="Times New Roman"/>
              <w:lang w:val="en-US"/>
            </w:rPr>
          </w:rPrChange>
        </w:rPr>
        <w:t>II</w:t>
      </w:r>
      <w:r w:rsidR="00F97017" w:rsidRPr="006E6534">
        <w:rPr>
          <w:rFonts w:cs="Times New Roman"/>
          <w:color w:val="000000" w:themeColor="text1"/>
          <w:rPrChange w:id="20918" w:author="N F" w:date="2023-12-05T03:09:00Z">
            <w:rPr>
              <w:rFonts w:cs="Times New Roman"/>
            </w:rPr>
          </w:rPrChange>
        </w:rPr>
        <w:t>, открытое, многоцентровое</w:t>
      </w:r>
      <w:r w:rsidRPr="006E6534">
        <w:rPr>
          <w:rFonts w:cs="Times New Roman"/>
          <w:color w:val="000000" w:themeColor="text1"/>
          <w:rPrChange w:id="20919" w:author="N F" w:date="2023-12-05T03:09:00Z">
            <w:rPr>
              <w:rFonts w:cs="Times New Roman"/>
            </w:rPr>
          </w:rPrChange>
        </w:rPr>
        <w:t xml:space="preserve">) являлась оценка переносимости, безопасности и эффективности осимертиниба в популяции пациентов с прогрессирующим НМРЛ, ранее получавших ингибиторы тирозинкиназы </w:t>
      </w:r>
      <w:r w:rsidRPr="006E6534">
        <w:rPr>
          <w:rFonts w:cs="Times New Roman"/>
          <w:color w:val="000000" w:themeColor="text1"/>
          <w:lang w:val="en-US"/>
          <w:rPrChange w:id="20920" w:author="N F" w:date="2023-12-05T03:09:00Z">
            <w:rPr>
              <w:rFonts w:cs="Times New Roman"/>
              <w:lang w:val="en-US"/>
            </w:rPr>
          </w:rPrChange>
        </w:rPr>
        <w:t>EGFR</w:t>
      </w:r>
      <w:r w:rsidRPr="006E6534">
        <w:rPr>
          <w:rFonts w:cs="Times New Roman"/>
          <w:color w:val="000000" w:themeColor="text1"/>
          <w:rPrChange w:id="20921" w:author="N F" w:date="2023-12-05T03:09:00Z">
            <w:rPr>
              <w:rFonts w:cs="Times New Roman"/>
            </w:rPr>
          </w:rPrChange>
        </w:rPr>
        <w:t xml:space="preserve"> и/или терапию препаратами платины с подтвержденной мутацией </w:t>
      </w:r>
      <w:r w:rsidRPr="006E6534">
        <w:rPr>
          <w:rFonts w:cs="Times New Roman"/>
          <w:color w:val="000000" w:themeColor="text1"/>
          <w:lang w:val="en-US"/>
          <w:rPrChange w:id="20922" w:author="N F" w:date="2023-12-05T03:09:00Z">
            <w:rPr>
              <w:rFonts w:cs="Times New Roman"/>
              <w:lang w:val="en-US"/>
            </w:rPr>
          </w:rPrChange>
        </w:rPr>
        <w:t>EGFR</w:t>
      </w:r>
      <w:r w:rsidRPr="006E6534">
        <w:rPr>
          <w:rFonts w:cs="Times New Roman"/>
          <w:color w:val="000000" w:themeColor="text1"/>
          <w:rPrChange w:id="20923" w:author="N F" w:date="2023-12-05T03:09:00Z">
            <w:rPr>
              <w:rFonts w:cs="Times New Roman"/>
            </w:rPr>
          </w:rPrChange>
        </w:rPr>
        <w:t xml:space="preserve"> </w:t>
      </w:r>
      <w:r w:rsidRPr="006E6534">
        <w:rPr>
          <w:rFonts w:cs="Times New Roman"/>
          <w:color w:val="000000" w:themeColor="text1"/>
          <w:lang w:val="en-US"/>
          <w:rPrChange w:id="20924" w:author="N F" w:date="2023-12-05T03:09:00Z">
            <w:rPr>
              <w:rFonts w:cs="Times New Roman"/>
              <w:lang w:val="en-US"/>
            </w:rPr>
          </w:rPrChange>
        </w:rPr>
        <w:t>T</w:t>
      </w:r>
      <w:r w:rsidRPr="006E6534">
        <w:rPr>
          <w:rFonts w:cs="Times New Roman"/>
          <w:color w:val="000000" w:themeColor="text1"/>
          <w:rPrChange w:id="20925" w:author="N F" w:date="2023-12-05T03:09:00Z">
            <w:rPr>
              <w:rFonts w:cs="Times New Roman"/>
            </w:rPr>
          </w:rPrChange>
        </w:rPr>
        <w:t>790</w:t>
      </w:r>
      <w:r w:rsidRPr="006E6534">
        <w:rPr>
          <w:rFonts w:cs="Times New Roman"/>
          <w:color w:val="000000" w:themeColor="text1"/>
          <w:lang w:val="en-US"/>
          <w:rPrChange w:id="20926" w:author="N F" w:date="2023-12-05T03:09:00Z">
            <w:rPr>
              <w:rFonts w:cs="Times New Roman"/>
              <w:lang w:val="en-US"/>
            </w:rPr>
          </w:rPrChange>
        </w:rPr>
        <w:t>M</w:t>
      </w:r>
      <w:r w:rsidR="009D4090" w:rsidRPr="006E6534">
        <w:rPr>
          <w:rFonts w:cs="Times New Roman"/>
          <w:color w:val="000000" w:themeColor="text1"/>
          <w:rPrChange w:id="20927" w:author="N F" w:date="2023-12-05T03:09:00Z">
            <w:rPr>
              <w:rFonts w:cs="Times New Roman"/>
            </w:rPr>
          </w:rPrChange>
        </w:rPr>
        <w:t>. В исследовании приняли участие 201 пациент, которые принимали осимертиниб в дозе 80 мг/сут. В 30,3% случаев пациенты проходили терапию второй линии, а 69,7% – терапию 3 или следующих линий</w:t>
      </w:r>
      <w:r w:rsidR="004C4CE2" w:rsidRPr="006E6534">
        <w:rPr>
          <w:rFonts w:cs="Times New Roman"/>
          <w:color w:val="000000" w:themeColor="text1"/>
          <w:rPrChange w:id="20928" w:author="N F" w:date="2023-12-05T03:09:00Z">
            <w:rPr>
              <w:rFonts w:cs="Times New Roman"/>
            </w:rPr>
          </w:rPrChange>
        </w:rPr>
        <w:t xml:space="preserve"> </w:t>
      </w:r>
      <w:ins w:id="20929" w:author="Barshadskaya, Yuliya" w:date="2024-01-15T20:06:00Z">
        <w:r w:rsidR="00D04E7E" w:rsidRPr="0001519A">
          <w:rPr>
            <w:rFonts w:cs="Times New Roman"/>
            <w:color w:val="000000" w:themeColor="text1"/>
            <w:lang w:val="en-US"/>
          </w:rPr>
          <w:fldChar w:fldCharType="begin"/>
        </w:r>
        <w:r w:rsidR="00D04E7E"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D04E7E" w:rsidRPr="0001519A">
          <w:rPr>
            <w:rFonts w:cs="Times New Roman"/>
            <w:color w:val="000000" w:themeColor="text1"/>
            <w:lang w:val="en-US"/>
          </w:rPr>
          <w:fldChar w:fldCharType="separate"/>
        </w:r>
        <w:r w:rsidR="00D04E7E" w:rsidRPr="0018315E">
          <w:rPr>
            <w:rFonts w:cs="Times New Roman"/>
            <w:color w:val="000000" w:themeColor="text1"/>
          </w:rPr>
          <w:t>[</w:t>
        </w:r>
      </w:ins>
      <w:ins w:id="20930" w:author="Barshadskaya, Yuliya" w:date="2024-02-23T00:07:00Z">
        <w:r w:rsidR="00677679">
          <w:rPr>
            <w:rFonts w:cs="Times New Roman"/>
            <w:color w:val="000000" w:themeColor="text1"/>
          </w:rPr>
          <w:t>9</w:t>
        </w:r>
      </w:ins>
      <w:ins w:id="20931" w:author="Barshadskaya, Yuliya" w:date="2024-01-15T20:06:00Z">
        <w:r w:rsidR="00D04E7E" w:rsidRPr="00DD38F1">
          <w:rPr>
            <w:rFonts w:cs="Times New Roman"/>
            <w:color w:val="000000" w:themeColor="text1"/>
          </w:rPr>
          <w:t>]</w:t>
        </w:r>
        <w:r w:rsidR="00D04E7E" w:rsidRPr="0001519A">
          <w:rPr>
            <w:rFonts w:cs="Times New Roman"/>
            <w:color w:val="000000" w:themeColor="text1"/>
            <w:lang w:val="en-US"/>
          </w:rPr>
          <w:fldChar w:fldCharType="end"/>
        </w:r>
      </w:ins>
      <w:del w:id="20932" w:author="Barshadskaya, Yuliya" w:date="2024-01-15T20:06:00Z">
        <w:r w:rsidRPr="006E6534" w:rsidDel="00D04E7E">
          <w:rPr>
            <w:rFonts w:cs="Times New Roman"/>
            <w:color w:val="000000" w:themeColor="text1"/>
            <w:rPrChange w:id="20933" w:author="N F" w:date="2023-12-05T03:09:00Z">
              <w:rPr>
                <w:rFonts w:cs="Times New Roman"/>
              </w:rPr>
            </w:rPrChange>
          </w:rPr>
          <w:fldChar w:fldCharType="begin"/>
        </w:r>
        <w:r w:rsidRPr="006E6534" w:rsidDel="00D04E7E">
          <w:rPr>
            <w:rFonts w:cs="Times New Roman"/>
            <w:color w:val="000000" w:themeColor="text1"/>
            <w:rPrChange w:id="20934" w:author="N F" w:date="2023-12-05T03:09:00Z">
              <w:rPr>
                <w:rFonts w:cs="Times New Roman"/>
              </w:rPr>
            </w:rPrChange>
          </w:rPr>
          <w:delInstrText xml:space="preserve"> ADDIN ZOTERO_ITEM CSL_CITATION {"citationID":"uZjgbjeE","properties":{"formattedCitation":"(27)","plainCitation":"(27)","noteIndex":0},"citationItems":[{"id":161756,"uris":["http://zotero.org/groups/4735135/items/9AGK4QM5"],"itemData":{"id":161756,"type":"webpage","title":"TAGRISSO (osimertinib) tablets. AstraZeneca Pharmaceuticals, LP Application No.:  208065. Approval Date: 11/13/2015. Medical Review.","URL":"https://www.accessdata.fda.gov/drugsatfda_docs/nda/2015/208065Orig1s000TOC.cfm","accessed":{"date-parts":[["2022",8,2]]}}}],"schema":"https://github.com/citation-style-language/schema/raw/master/csl-citation.json"} </w:delInstrText>
        </w:r>
        <w:r w:rsidRPr="006E6534" w:rsidDel="00D04E7E">
          <w:rPr>
            <w:rFonts w:cs="Times New Roman"/>
            <w:color w:val="000000" w:themeColor="text1"/>
            <w:rPrChange w:id="20935" w:author="N F" w:date="2023-12-05T03:09:00Z">
              <w:rPr>
                <w:rFonts w:cs="Times New Roman"/>
              </w:rPr>
            </w:rPrChange>
          </w:rPr>
          <w:fldChar w:fldCharType="separate"/>
        </w:r>
        <w:r w:rsidRPr="006E6534" w:rsidDel="00D04E7E">
          <w:rPr>
            <w:rFonts w:cs="Times New Roman"/>
            <w:color w:val="000000" w:themeColor="text1"/>
            <w:rPrChange w:id="20936" w:author="N F" w:date="2023-12-05T03:09:00Z">
              <w:rPr>
                <w:rFonts w:cs="Times New Roman"/>
              </w:rPr>
            </w:rPrChange>
          </w:rPr>
          <w:delText>(27)</w:delText>
        </w:r>
        <w:r w:rsidRPr="006E6534" w:rsidDel="00D04E7E">
          <w:rPr>
            <w:rFonts w:cs="Times New Roman"/>
            <w:color w:val="000000" w:themeColor="text1"/>
            <w:rPrChange w:id="20937" w:author="N F" w:date="2023-12-05T03:09:00Z">
              <w:rPr>
                <w:rFonts w:cs="Times New Roman"/>
              </w:rPr>
            </w:rPrChange>
          </w:rPr>
          <w:fldChar w:fldCharType="end"/>
        </w:r>
      </w:del>
      <w:r w:rsidRPr="006E6534">
        <w:rPr>
          <w:rFonts w:cs="Times New Roman"/>
          <w:color w:val="000000" w:themeColor="text1"/>
          <w:rPrChange w:id="20938" w:author="N F" w:date="2023-12-05T03:09:00Z">
            <w:rPr>
              <w:rFonts w:cs="Times New Roman"/>
            </w:rPr>
          </w:rPrChange>
        </w:rPr>
        <w:t>.</w:t>
      </w:r>
    </w:p>
    <w:p w14:paraId="7CA6DE92" w14:textId="4766FED5" w:rsidR="005738AF" w:rsidRPr="006E6534" w:rsidRDefault="005738AF">
      <w:pPr>
        <w:pStyle w:val="SDText"/>
        <w:spacing w:after="0"/>
        <w:rPr>
          <w:rFonts w:cs="Times New Roman"/>
          <w:color w:val="000000" w:themeColor="text1"/>
          <w:rPrChange w:id="20939" w:author="N F" w:date="2023-12-05T03:09:00Z">
            <w:rPr>
              <w:rFonts w:cs="Times New Roman"/>
            </w:rPr>
          </w:rPrChange>
        </w:rPr>
        <w:pPrChange w:id="20940" w:author="Barshadskaya, Yuliya" w:date="2024-01-15T20:07:00Z">
          <w:pPr>
            <w:pStyle w:val="SDText"/>
          </w:pPr>
        </w:pPrChange>
      </w:pPr>
      <w:r w:rsidRPr="006E6534">
        <w:rPr>
          <w:rFonts w:cs="Times New Roman"/>
          <w:color w:val="000000" w:themeColor="text1"/>
          <w:rPrChange w:id="20941" w:author="N F" w:date="2023-12-05T03:09:00Z">
            <w:rPr>
              <w:rFonts w:cs="Times New Roman"/>
            </w:rPr>
          </w:rPrChange>
        </w:rPr>
        <w:t xml:space="preserve">Целью исследования </w:t>
      </w:r>
      <w:r w:rsidRPr="006E6534">
        <w:rPr>
          <w:rFonts w:cs="Times New Roman"/>
          <w:color w:val="000000" w:themeColor="text1"/>
          <w:lang w:val="en-US"/>
          <w:rPrChange w:id="20942" w:author="N F" w:date="2023-12-05T03:09:00Z">
            <w:rPr>
              <w:rFonts w:cs="Times New Roman"/>
              <w:lang w:val="en-US"/>
            </w:rPr>
          </w:rPrChange>
        </w:rPr>
        <w:t>AURA</w:t>
      </w:r>
      <w:r w:rsidRPr="006E6534">
        <w:rPr>
          <w:rFonts w:cs="Times New Roman"/>
          <w:color w:val="000000" w:themeColor="text1"/>
          <w:rPrChange w:id="20943" w:author="N F" w:date="2023-12-05T03:09:00Z">
            <w:rPr>
              <w:rFonts w:cs="Times New Roman"/>
            </w:rPr>
          </w:rPrChange>
        </w:rPr>
        <w:t xml:space="preserve"> 2 (фаза </w:t>
      </w:r>
      <w:r w:rsidRPr="006E6534">
        <w:rPr>
          <w:rFonts w:cs="Times New Roman"/>
          <w:color w:val="000000" w:themeColor="text1"/>
          <w:lang w:val="en-US"/>
          <w:rPrChange w:id="20944" w:author="N F" w:date="2023-12-05T03:09:00Z">
            <w:rPr>
              <w:rFonts w:cs="Times New Roman"/>
              <w:lang w:val="en-US"/>
            </w:rPr>
          </w:rPrChange>
        </w:rPr>
        <w:t>II</w:t>
      </w:r>
      <w:r w:rsidR="001B2E38" w:rsidRPr="006E6534">
        <w:rPr>
          <w:rFonts w:cs="Times New Roman"/>
          <w:color w:val="000000" w:themeColor="text1"/>
          <w:rPrChange w:id="20945" w:author="N F" w:date="2023-12-05T03:09:00Z">
            <w:rPr>
              <w:rFonts w:cs="Times New Roman"/>
            </w:rPr>
          </w:rPrChange>
        </w:rPr>
        <w:t xml:space="preserve">, открытое, </w:t>
      </w:r>
      <w:r w:rsidR="00E74D1E" w:rsidRPr="006E6534">
        <w:rPr>
          <w:rFonts w:cs="Times New Roman"/>
          <w:color w:val="000000" w:themeColor="text1"/>
          <w:rPrChange w:id="20946" w:author="N F" w:date="2023-12-05T03:09:00Z">
            <w:rPr>
              <w:rFonts w:cs="Times New Roman"/>
            </w:rPr>
          </w:rPrChange>
        </w:rPr>
        <w:t>много</w:t>
      </w:r>
      <w:r w:rsidR="001B2E38" w:rsidRPr="006E6534">
        <w:rPr>
          <w:rFonts w:cs="Times New Roman"/>
          <w:color w:val="000000" w:themeColor="text1"/>
          <w:rPrChange w:id="20947" w:author="N F" w:date="2023-12-05T03:09:00Z">
            <w:rPr>
              <w:rFonts w:cs="Times New Roman"/>
            </w:rPr>
          </w:rPrChange>
        </w:rPr>
        <w:t>центровое</w:t>
      </w:r>
      <w:r w:rsidRPr="006E6534">
        <w:rPr>
          <w:rFonts w:cs="Times New Roman"/>
          <w:color w:val="000000" w:themeColor="text1"/>
          <w:rPrChange w:id="20948" w:author="N F" w:date="2023-12-05T03:09:00Z">
            <w:rPr>
              <w:rFonts w:cs="Times New Roman"/>
            </w:rPr>
          </w:rPrChange>
        </w:rPr>
        <w:t xml:space="preserve">) </w:t>
      </w:r>
      <w:r w:rsidR="00B976E9" w:rsidRPr="006E6534">
        <w:rPr>
          <w:rFonts w:cs="Times New Roman"/>
          <w:color w:val="000000" w:themeColor="text1"/>
          <w:rPrChange w:id="20949" w:author="N F" w:date="2023-12-05T03:09:00Z">
            <w:rPr>
              <w:rFonts w:cs="Times New Roman"/>
            </w:rPr>
          </w:rPrChange>
        </w:rPr>
        <w:t>являлась оценка эффективности осимертиниба</w:t>
      </w:r>
      <w:r w:rsidR="001B2E38" w:rsidRPr="006E6534">
        <w:rPr>
          <w:rFonts w:cs="Times New Roman"/>
          <w:color w:val="000000" w:themeColor="text1"/>
          <w:rPrChange w:id="20950" w:author="N F" w:date="2023-12-05T03:09:00Z">
            <w:rPr>
              <w:rFonts w:cs="Times New Roman"/>
            </w:rPr>
          </w:rPrChange>
        </w:rPr>
        <w:t xml:space="preserve"> по показателю объективного ответа на терапию.</w:t>
      </w:r>
      <w:r w:rsidR="00E74D1E" w:rsidRPr="006E6534">
        <w:rPr>
          <w:rFonts w:cs="Times New Roman"/>
          <w:color w:val="000000" w:themeColor="text1"/>
          <w:rPrChange w:id="20951" w:author="N F" w:date="2023-12-05T03:09:00Z">
            <w:rPr>
              <w:rFonts w:cs="Times New Roman"/>
            </w:rPr>
          </w:rPrChange>
        </w:rPr>
        <w:t xml:space="preserve"> В исследовании собрали данные о 210 пациентах, получавших осимертиниб в до</w:t>
      </w:r>
      <w:r w:rsidR="00FD059A" w:rsidRPr="006E6534">
        <w:rPr>
          <w:rFonts w:cs="Times New Roman"/>
          <w:color w:val="000000" w:themeColor="text1"/>
          <w:rPrChange w:id="20952" w:author="N F" w:date="2023-12-05T03:09:00Z">
            <w:rPr>
              <w:rFonts w:cs="Times New Roman"/>
            </w:rPr>
          </w:rPrChange>
        </w:rPr>
        <w:t>зе 80 мг/кг. В 32,3% случаев пациенты проходили терапию второй линии, в 67,6% – терапию 3 или следующих линий</w:t>
      </w:r>
      <w:r w:rsidR="001B2E38" w:rsidRPr="006E6534">
        <w:rPr>
          <w:rFonts w:cs="Times New Roman"/>
          <w:color w:val="000000" w:themeColor="text1"/>
          <w:rPrChange w:id="20953" w:author="N F" w:date="2023-12-05T03:09:00Z">
            <w:rPr>
              <w:rFonts w:cs="Times New Roman"/>
            </w:rPr>
          </w:rPrChange>
        </w:rPr>
        <w:t xml:space="preserve"> </w:t>
      </w:r>
      <w:ins w:id="20954" w:author="Barshadskaya, Yuliya" w:date="2024-01-15T20:07:00Z">
        <w:r w:rsidR="00D04E7E" w:rsidRPr="0001519A">
          <w:rPr>
            <w:rFonts w:cs="Times New Roman"/>
            <w:color w:val="000000" w:themeColor="text1"/>
            <w:lang w:val="en-US"/>
          </w:rPr>
          <w:fldChar w:fldCharType="begin"/>
        </w:r>
        <w:r w:rsidR="00D04E7E"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D04E7E" w:rsidRPr="0001519A">
          <w:rPr>
            <w:rFonts w:cs="Times New Roman"/>
            <w:color w:val="000000" w:themeColor="text1"/>
            <w:lang w:val="en-US"/>
          </w:rPr>
          <w:fldChar w:fldCharType="separate"/>
        </w:r>
        <w:r w:rsidR="00D04E7E" w:rsidRPr="0018315E">
          <w:rPr>
            <w:rFonts w:cs="Times New Roman"/>
            <w:color w:val="000000" w:themeColor="text1"/>
          </w:rPr>
          <w:t>[</w:t>
        </w:r>
      </w:ins>
      <w:ins w:id="20955" w:author="Barshadskaya, Yuliya" w:date="2024-02-23T00:07:00Z">
        <w:r w:rsidR="00677679">
          <w:rPr>
            <w:rFonts w:cs="Times New Roman"/>
            <w:color w:val="000000" w:themeColor="text1"/>
          </w:rPr>
          <w:t>9</w:t>
        </w:r>
      </w:ins>
      <w:ins w:id="20956" w:author="Barshadskaya, Yuliya" w:date="2024-01-15T20:07:00Z">
        <w:r w:rsidR="00D04E7E" w:rsidRPr="00DD38F1">
          <w:rPr>
            <w:rFonts w:cs="Times New Roman"/>
            <w:color w:val="000000" w:themeColor="text1"/>
          </w:rPr>
          <w:t>]</w:t>
        </w:r>
        <w:r w:rsidR="00D04E7E" w:rsidRPr="0001519A">
          <w:rPr>
            <w:rFonts w:cs="Times New Roman"/>
            <w:color w:val="000000" w:themeColor="text1"/>
            <w:lang w:val="en-US"/>
          </w:rPr>
          <w:fldChar w:fldCharType="end"/>
        </w:r>
      </w:ins>
      <w:del w:id="20957" w:author="Barshadskaya, Yuliya" w:date="2024-01-15T20:07:00Z">
        <w:r w:rsidRPr="006E6534" w:rsidDel="00D04E7E">
          <w:rPr>
            <w:rFonts w:cs="Times New Roman"/>
            <w:color w:val="000000" w:themeColor="text1"/>
            <w:rPrChange w:id="20958" w:author="N F" w:date="2023-12-05T03:09:00Z">
              <w:rPr>
                <w:rFonts w:cs="Times New Roman"/>
              </w:rPr>
            </w:rPrChange>
          </w:rPr>
          <w:fldChar w:fldCharType="begin"/>
        </w:r>
        <w:r w:rsidRPr="006E6534" w:rsidDel="00D04E7E">
          <w:rPr>
            <w:rFonts w:cs="Times New Roman"/>
            <w:color w:val="000000" w:themeColor="text1"/>
            <w:rPrChange w:id="20959" w:author="N F" w:date="2023-12-05T03:09:00Z">
              <w:rPr>
                <w:rFonts w:cs="Times New Roman"/>
              </w:rPr>
            </w:rPrChange>
          </w:rPr>
          <w:delInstrText xml:space="preserve"> ADDIN ZOTERO_ITEM CSL_CITATION {"citationID":"uZjgbjeE","properties":{"formattedCitation":"(27)","plainCitation":"(27)","noteIndex":0},"citationItems":[{"id":161756,"uris":["http://zotero.org/groups/4735135/items/9AGK4QM5"],"itemData":{"id":161756,"type":"webpage","title":"TAGRISSO (osimertinib) tablets. AstraZeneca Pharmaceuticals, LP Application No.:  208065. Approval Date: 11/13/2015. Medical Review.","URL":"https://www.accessdata.fda.gov/drugsatfda_docs/nda/2015/208065Orig1s000TOC.cfm","accessed":{"date-parts":[["2022",8,2]]}}}],"schema":"https://github.com/citation-style-language/schema/raw/master/csl-citation.json"} </w:delInstrText>
        </w:r>
        <w:r w:rsidRPr="006E6534" w:rsidDel="00D04E7E">
          <w:rPr>
            <w:rFonts w:cs="Times New Roman"/>
            <w:color w:val="000000" w:themeColor="text1"/>
            <w:rPrChange w:id="20960" w:author="N F" w:date="2023-12-05T03:09:00Z">
              <w:rPr>
                <w:rFonts w:cs="Times New Roman"/>
              </w:rPr>
            </w:rPrChange>
          </w:rPr>
          <w:fldChar w:fldCharType="separate"/>
        </w:r>
        <w:r w:rsidRPr="006E6534" w:rsidDel="00D04E7E">
          <w:rPr>
            <w:rFonts w:cs="Times New Roman"/>
            <w:color w:val="000000" w:themeColor="text1"/>
            <w:rPrChange w:id="20961" w:author="N F" w:date="2023-12-05T03:09:00Z">
              <w:rPr>
                <w:rFonts w:cs="Times New Roman"/>
              </w:rPr>
            </w:rPrChange>
          </w:rPr>
          <w:delText>(27)</w:delText>
        </w:r>
        <w:r w:rsidRPr="006E6534" w:rsidDel="00D04E7E">
          <w:rPr>
            <w:rFonts w:cs="Times New Roman"/>
            <w:color w:val="000000" w:themeColor="text1"/>
            <w:rPrChange w:id="20962" w:author="N F" w:date="2023-12-05T03:09:00Z">
              <w:rPr>
                <w:rFonts w:cs="Times New Roman"/>
              </w:rPr>
            </w:rPrChange>
          </w:rPr>
          <w:fldChar w:fldCharType="end"/>
        </w:r>
      </w:del>
      <w:r w:rsidRPr="006E6534">
        <w:rPr>
          <w:rFonts w:cs="Times New Roman"/>
          <w:color w:val="000000" w:themeColor="text1"/>
          <w:rPrChange w:id="20963" w:author="N F" w:date="2023-12-05T03:09:00Z">
            <w:rPr>
              <w:rFonts w:cs="Times New Roman"/>
            </w:rPr>
          </w:rPrChange>
        </w:rPr>
        <w:t>.</w:t>
      </w:r>
    </w:p>
    <w:p w14:paraId="28B5890B" w14:textId="017F8B16" w:rsidR="005738AF" w:rsidRDefault="005738AF">
      <w:pPr>
        <w:pStyle w:val="SDText"/>
        <w:spacing w:after="0"/>
        <w:rPr>
          <w:ins w:id="20964" w:author="Barshadskaya, Yuliya" w:date="2024-01-15T20:07:00Z"/>
          <w:rFonts w:cs="Times New Roman"/>
          <w:color w:val="000000" w:themeColor="text1"/>
        </w:rPr>
        <w:pPrChange w:id="20965" w:author="Barshadskaya, Yuliya" w:date="2024-01-15T20:07:00Z">
          <w:pPr>
            <w:pStyle w:val="SDText"/>
          </w:pPr>
        </w:pPrChange>
      </w:pPr>
      <w:r w:rsidRPr="006E6534">
        <w:rPr>
          <w:rFonts w:cs="Times New Roman"/>
          <w:color w:val="000000" w:themeColor="text1"/>
          <w:rPrChange w:id="20966" w:author="N F" w:date="2023-12-05T03:09:00Z">
            <w:rPr>
              <w:rFonts w:cs="Times New Roman"/>
            </w:rPr>
          </w:rPrChange>
        </w:rPr>
        <w:t>Итоговые данные по эффективности осимертиниба</w:t>
      </w:r>
      <w:r w:rsidR="003A54C1" w:rsidRPr="006E6534">
        <w:rPr>
          <w:rFonts w:cs="Times New Roman"/>
          <w:color w:val="000000" w:themeColor="text1"/>
          <w:rPrChange w:id="20967" w:author="N F" w:date="2023-12-05T03:09:00Z">
            <w:rPr>
              <w:rFonts w:cs="Times New Roman"/>
            </w:rPr>
          </w:rPrChange>
        </w:rPr>
        <w:t xml:space="preserve"> оцененные в исследованиях </w:t>
      </w:r>
      <w:r w:rsidR="003A54C1" w:rsidRPr="006E6534">
        <w:rPr>
          <w:rFonts w:cs="Times New Roman"/>
          <w:color w:val="000000" w:themeColor="text1"/>
          <w:lang w:val="en-US"/>
          <w:rPrChange w:id="20968" w:author="N F" w:date="2023-12-05T03:09:00Z">
            <w:rPr>
              <w:rFonts w:cs="Times New Roman"/>
              <w:lang w:val="en-US"/>
            </w:rPr>
          </w:rPrChange>
        </w:rPr>
        <w:t>AURA</w:t>
      </w:r>
      <w:r w:rsidRPr="006E6534">
        <w:rPr>
          <w:rFonts w:cs="Times New Roman"/>
          <w:color w:val="000000" w:themeColor="text1"/>
          <w:rPrChange w:id="20969" w:author="N F" w:date="2023-12-05T03:09:00Z">
            <w:rPr>
              <w:rFonts w:cs="Times New Roman"/>
            </w:rPr>
          </w:rPrChange>
        </w:rPr>
        <w:t xml:space="preserve"> представлены в таблице ниже (</w:t>
      </w:r>
      <w:r w:rsidR="004C4CE2" w:rsidRPr="006E6534">
        <w:rPr>
          <w:rFonts w:cs="Times New Roman"/>
          <w:color w:val="000000" w:themeColor="text1"/>
          <w:rPrChange w:id="20970" w:author="N F" w:date="2023-12-05T03:09:00Z">
            <w:rPr>
              <w:rFonts w:cs="Times New Roman"/>
            </w:rPr>
          </w:rPrChange>
        </w:rPr>
        <w:fldChar w:fldCharType="begin"/>
      </w:r>
      <w:r w:rsidR="004C4CE2" w:rsidRPr="006E6534">
        <w:rPr>
          <w:rFonts w:cs="Times New Roman"/>
          <w:color w:val="000000" w:themeColor="text1"/>
          <w:rPrChange w:id="20971" w:author="N F" w:date="2023-12-05T03:09:00Z">
            <w:rPr>
              <w:rFonts w:cs="Times New Roman"/>
            </w:rPr>
          </w:rPrChange>
        </w:rPr>
        <w:instrText xml:space="preserve"> REF _Ref115733119 \h </w:instrText>
      </w:r>
      <w:r w:rsidR="00415551" w:rsidRPr="006E6534">
        <w:rPr>
          <w:rFonts w:cs="Times New Roman"/>
          <w:color w:val="000000" w:themeColor="text1"/>
          <w:rPrChange w:id="20972" w:author="N F" w:date="2023-12-05T03:09:00Z">
            <w:rPr>
              <w:rFonts w:cs="Times New Roman"/>
            </w:rPr>
          </w:rPrChange>
        </w:rPr>
        <w:instrText xml:space="preserve"> \* MERGEFORMAT </w:instrText>
      </w:r>
      <w:r w:rsidR="004C4CE2" w:rsidRPr="006E6534">
        <w:rPr>
          <w:rFonts w:cs="Times New Roman"/>
          <w:color w:val="000000" w:themeColor="text1"/>
          <w:rPrChange w:id="20973" w:author="N F" w:date="2023-12-05T03:09:00Z">
            <w:rPr>
              <w:rFonts w:cs="Times New Roman"/>
              <w:color w:val="000000" w:themeColor="text1"/>
            </w:rPr>
          </w:rPrChange>
        </w:rPr>
      </w:r>
      <w:r w:rsidR="004C4CE2" w:rsidRPr="006E6534">
        <w:rPr>
          <w:rFonts w:cs="Times New Roman"/>
          <w:color w:val="000000" w:themeColor="text1"/>
          <w:rPrChange w:id="20974" w:author="N F" w:date="2023-12-05T03:09:00Z">
            <w:rPr>
              <w:rFonts w:cs="Times New Roman"/>
            </w:rPr>
          </w:rPrChange>
        </w:rPr>
        <w:fldChar w:fldCharType="separate"/>
      </w:r>
      <w:r w:rsidR="004C4CE2" w:rsidRPr="006E6534">
        <w:rPr>
          <w:rFonts w:cs="Times New Roman"/>
          <w:color w:val="000000" w:themeColor="text1"/>
          <w:rPrChange w:id="20975" w:author="N F" w:date="2023-12-05T03:09:00Z">
            <w:rPr>
              <w:rFonts w:cs="Times New Roman"/>
            </w:rPr>
          </w:rPrChange>
        </w:rPr>
        <w:t xml:space="preserve">Таблица </w:t>
      </w:r>
      <w:r w:rsidR="004C4CE2" w:rsidRPr="006E6534">
        <w:rPr>
          <w:rFonts w:cs="Times New Roman"/>
          <w:noProof/>
          <w:color w:val="000000" w:themeColor="text1"/>
          <w:rPrChange w:id="20976" w:author="N F" w:date="2023-12-05T03:09:00Z">
            <w:rPr>
              <w:rFonts w:cs="Times New Roman"/>
              <w:noProof/>
            </w:rPr>
          </w:rPrChange>
        </w:rPr>
        <w:t>4</w:t>
      </w:r>
      <w:r w:rsidR="004C4CE2" w:rsidRPr="006E6534">
        <w:rPr>
          <w:rFonts w:cs="Times New Roman"/>
          <w:color w:val="000000" w:themeColor="text1"/>
          <w:rPrChange w:id="20977" w:author="N F" w:date="2023-12-05T03:09:00Z">
            <w:rPr>
              <w:rFonts w:cs="Times New Roman"/>
            </w:rPr>
          </w:rPrChange>
        </w:rPr>
        <w:noBreakHyphen/>
      </w:r>
      <w:r w:rsidR="004C4CE2" w:rsidRPr="006E6534">
        <w:rPr>
          <w:rFonts w:cs="Times New Roman"/>
          <w:noProof/>
          <w:color w:val="000000" w:themeColor="text1"/>
          <w:rPrChange w:id="20978" w:author="N F" w:date="2023-12-05T03:09:00Z">
            <w:rPr>
              <w:rFonts w:cs="Times New Roman"/>
              <w:noProof/>
            </w:rPr>
          </w:rPrChange>
        </w:rPr>
        <w:t>6</w:t>
      </w:r>
      <w:r w:rsidR="004C4CE2" w:rsidRPr="006E6534">
        <w:rPr>
          <w:rFonts w:cs="Times New Roman"/>
          <w:color w:val="000000" w:themeColor="text1"/>
          <w:rPrChange w:id="20979" w:author="N F" w:date="2023-12-05T03:09:00Z">
            <w:rPr>
              <w:rFonts w:cs="Times New Roman"/>
            </w:rPr>
          </w:rPrChange>
        </w:rPr>
        <w:fldChar w:fldCharType="end"/>
      </w:r>
      <w:r w:rsidRPr="006E6534">
        <w:rPr>
          <w:rFonts w:cs="Times New Roman"/>
          <w:color w:val="000000" w:themeColor="text1"/>
          <w:rPrChange w:id="20980" w:author="N F" w:date="2023-12-05T03:09:00Z">
            <w:rPr>
              <w:rFonts w:cs="Times New Roman"/>
            </w:rPr>
          </w:rPrChange>
        </w:rPr>
        <w:t xml:space="preserve">) </w:t>
      </w:r>
      <w:ins w:id="20981" w:author="Barshadskaya, Yuliya" w:date="2024-01-15T20:07:00Z">
        <w:r w:rsidR="00D04E7E" w:rsidRPr="0001519A">
          <w:rPr>
            <w:rFonts w:cs="Times New Roman"/>
            <w:color w:val="000000" w:themeColor="text1"/>
            <w:lang w:val="en-US"/>
          </w:rPr>
          <w:fldChar w:fldCharType="begin"/>
        </w:r>
        <w:r w:rsidR="00D04E7E"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D04E7E" w:rsidRPr="0001519A">
          <w:rPr>
            <w:rFonts w:cs="Times New Roman"/>
            <w:color w:val="000000" w:themeColor="text1"/>
            <w:lang w:val="en-US"/>
          </w:rPr>
          <w:fldChar w:fldCharType="separate"/>
        </w:r>
        <w:r w:rsidR="00D04E7E" w:rsidRPr="0018315E">
          <w:rPr>
            <w:rFonts w:cs="Times New Roman"/>
            <w:color w:val="000000" w:themeColor="text1"/>
          </w:rPr>
          <w:t>[</w:t>
        </w:r>
      </w:ins>
      <w:ins w:id="20982" w:author="Barshadskaya, Yuliya" w:date="2024-02-23T00:08:00Z">
        <w:r w:rsidR="00677679">
          <w:rPr>
            <w:rFonts w:cs="Times New Roman"/>
            <w:color w:val="000000" w:themeColor="text1"/>
          </w:rPr>
          <w:t>9</w:t>
        </w:r>
      </w:ins>
      <w:ins w:id="20983" w:author="Barshadskaya, Yuliya" w:date="2024-01-15T20:07:00Z">
        <w:r w:rsidR="00D04E7E" w:rsidRPr="00DD38F1">
          <w:rPr>
            <w:rFonts w:cs="Times New Roman"/>
            <w:color w:val="000000" w:themeColor="text1"/>
          </w:rPr>
          <w:t>]</w:t>
        </w:r>
        <w:r w:rsidR="00D04E7E" w:rsidRPr="0001519A">
          <w:rPr>
            <w:rFonts w:cs="Times New Roman"/>
            <w:color w:val="000000" w:themeColor="text1"/>
            <w:lang w:val="en-US"/>
          </w:rPr>
          <w:fldChar w:fldCharType="end"/>
        </w:r>
      </w:ins>
      <w:del w:id="20984" w:author="Barshadskaya, Yuliya" w:date="2024-01-15T20:07:00Z">
        <w:r w:rsidRPr="006E6534" w:rsidDel="00D04E7E">
          <w:rPr>
            <w:rFonts w:cs="Times New Roman"/>
            <w:color w:val="000000" w:themeColor="text1"/>
            <w:rPrChange w:id="20985" w:author="N F" w:date="2023-12-05T03:09:00Z">
              <w:rPr>
                <w:rFonts w:cs="Times New Roman"/>
              </w:rPr>
            </w:rPrChange>
          </w:rPr>
          <w:fldChar w:fldCharType="begin"/>
        </w:r>
        <w:r w:rsidRPr="006E6534" w:rsidDel="00D04E7E">
          <w:rPr>
            <w:rFonts w:cs="Times New Roman"/>
            <w:color w:val="000000" w:themeColor="text1"/>
            <w:rPrChange w:id="20986" w:author="N F" w:date="2023-12-05T03:09:00Z">
              <w:rPr>
                <w:rFonts w:cs="Times New Roman"/>
              </w:rPr>
            </w:rPrChange>
          </w:rPr>
          <w:delInstrText xml:space="preserve"> ADDIN ZOTERO_ITEM CSL_CITATION {"citationID":"uZjgbjeE","properties":{"formattedCitation":"(27)","plainCitation":"(27)","noteIndex":0},"citationItems":[{"id":161756,"uris":["http://zotero.org/groups/4735135/items/9AGK4QM5"],"itemData":{"id":161756,"type":"webpage","title":"TAGRISSO (osimertinib) tablets. AstraZeneca Pharmaceuticals, LP Application No.:  208065. Approval Date: 11/13/2015. Medical Review.","URL":"https://www.accessdata.fda.gov/drugsatfda_docs/nda/2015/208065Orig1s000TOC.cfm","accessed":{"date-parts":[["2022",8,2]]}}}],"schema":"https://github.com/citation-style-language/schema/raw/master/csl-citation.json"} </w:delInstrText>
        </w:r>
        <w:r w:rsidRPr="006E6534" w:rsidDel="00D04E7E">
          <w:rPr>
            <w:rFonts w:cs="Times New Roman"/>
            <w:color w:val="000000" w:themeColor="text1"/>
            <w:rPrChange w:id="20987" w:author="N F" w:date="2023-12-05T03:09:00Z">
              <w:rPr>
                <w:rFonts w:cs="Times New Roman"/>
              </w:rPr>
            </w:rPrChange>
          </w:rPr>
          <w:fldChar w:fldCharType="separate"/>
        </w:r>
        <w:r w:rsidRPr="006E6534" w:rsidDel="00D04E7E">
          <w:rPr>
            <w:rFonts w:cs="Times New Roman"/>
            <w:color w:val="000000" w:themeColor="text1"/>
            <w:rPrChange w:id="20988" w:author="N F" w:date="2023-12-05T03:09:00Z">
              <w:rPr>
                <w:rFonts w:cs="Times New Roman"/>
              </w:rPr>
            </w:rPrChange>
          </w:rPr>
          <w:delText>(27)</w:delText>
        </w:r>
        <w:r w:rsidRPr="006E6534" w:rsidDel="00D04E7E">
          <w:rPr>
            <w:rFonts w:cs="Times New Roman"/>
            <w:color w:val="000000" w:themeColor="text1"/>
            <w:rPrChange w:id="20989" w:author="N F" w:date="2023-12-05T03:09:00Z">
              <w:rPr>
                <w:rFonts w:cs="Times New Roman"/>
              </w:rPr>
            </w:rPrChange>
          </w:rPr>
          <w:fldChar w:fldCharType="end"/>
        </w:r>
      </w:del>
      <w:r w:rsidRPr="006E6534">
        <w:rPr>
          <w:rFonts w:cs="Times New Roman"/>
          <w:color w:val="000000" w:themeColor="text1"/>
          <w:rPrChange w:id="20990" w:author="N F" w:date="2023-12-05T03:09:00Z">
            <w:rPr>
              <w:rFonts w:cs="Times New Roman"/>
            </w:rPr>
          </w:rPrChange>
        </w:rPr>
        <w:t>.</w:t>
      </w:r>
    </w:p>
    <w:p w14:paraId="4A8F64DE" w14:textId="77777777" w:rsidR="00D04E7E" w:rsidRPr="006E6534" w:rsidRDefault="00D04E7E">
      <w:pPr>
        <w:pStyle w:val="SDText"/>
        <w:spacing w:after="0"/>
        <w:rPr>
          <w:rFonts w:cs="Times New Roman"/>
          <w:color w:val="000000" w:themeColor="text1"/>
          <w:rPrChange w:id="20991" w:author="N F" w:date="2023-12-05T03:09:00Z">
            <w:rPr>
              <w:rFonts w:cs="Times New Roman"/>
            </w:rPr>
          </w:rPrChange>
        </w:rPr>
        <w:pPrChange w:id="20992" w:author="Barshadskaya, Yuliya" w:date="2024-01-15T20:07:00Z">
          <w:pPr>
            <w:pStyle w:val="SDText"/>
          </w:pPr>
        </w:pPrChange>
      </w:pPr>
    </w:p>
    <w:p w14:paraId="5757242A" w14:textId="6B3BBF34" w:rsidR="005738AF" w:rsidRPr="00527FD0" w:rsidRDefault="005738AF">
      <w:pPr>
        <w:pStyle w:val="SDTable"/>
        <w:spacing w:after="0"/>
        <w:jc w:val="both"/>
        <w:pPrChange w:id="20993" w:author="Barshadskaya, Yuliya" w:date="2024-01-15T20:07:00Z">
          <w:pPr>
            <w:pStyle w:val="SDTable"/>
          </w:pPr>
        </w:pPrChange>
      </w:pPr>
      <w:bookmarkStart w:id="20994" w:name="_Ref115733119"/>
      <w:bookmarkStart w:id="20995" w:name="_Toc115733168"/>
      <w:r w:rsidRPr="00D04E7E">
        <w:rPr>
          <w:b/>
          <w:rPrChange w:id="20996" w:author="Barshadskaya, Yuliya" w:date="2024-01-15T20:07:00Z">
            <w:rPr/>
          </w:rPrChange>
        </w:rPr>
        <w:t xml:space="preserve">Таблица </w:t>
      </w:r>
      <w:r w:rsidR="003D1135" w:rsidRPr="00D04E7E">
        <w:rPr>
          <w:b/>
          <w:rPrChange w:id="20997" w:author="Barshadskaya, Yuliya" w:date="2024-01-15T20:07:00Z">
            <w:rPr/>
          </w:rPrChange>
        </w:rPr>
        <w:fldChar w:fldCharType="begin"/>
      </w:r>
      <w:r w:rsidR="003D1135" w:rsidRPr="00D04E7E">
        <w:rPr>
          <w:b/>
          <w:rPrChange w:id="20998" w:author="Barshadskaya, Yuliya" w:date="2024-01-15T20:07:00Z">
            <w:rPr/>
          </w:rPrChange>
        </w:rPr>
        <w:instrText xml:space="preserve"> STYLEREF 1 \s </w:instrText>
      </w:r>
      <w:r w:rsidR="003D1135" w:rsidRPr="00D04E7E">
        <w:rPr>
          <w:b/>
          <w:rPrChange w:id="20999" w:author="Barshadskaya, Yuliya" w:date="2024-01-15T20:07:00Z">
            <w:rPr/>
          </w:rPrChange>
        </w:rPr>
        <w:fldChar w:fldCharType="separate"/>
      </w:r>
      <w:r w:rsidR="004C4CE2" w:rsidRPr="00D04E7E">
        <w:rPr>
          <w:b/>
          <w:noProof/>
          <w:rPrChange w:id="21000" w:author="Barshadskaya, Yuliya" w:date="2024-01-15T20:07:00Z">
            <w:rPr>
              <w:noProof/>
            </w:rPr>
          </w:rPrChange>
        </w:rPr>
        <w:t>4</w:t>
      </w:r>
      <w:r w:rsidR="003D1135" w:rsidRPr="00D04E7E">
        <w:rPr>
          <w:b/>
          <w:rPrChange w:id="21001" w:author="Barshadskaya, Yuliya" w:date="2024-01-15T20:07:00Z">
            <w:rPr/>
          </w:rPrChange>
        </w:rPr>
        <w:fldChar w:fldCharType="end"/>
      </w:r>
      <w:r w:rsidR="003D1135" w:rsidRPr="00D04E7E">
        <w:rPr>
          <w:b/>
          <w:rPrChange w:id="21002" w:author="Barshadskaya, Yuliya" w:date="2024-01-15T20:07:00Z">
            <w:rPr/>
          </w:rPrChange>
        </w:rPr>
        <w:noBreakHyphen/>
      </w:r>
      <w:r w:rsidR="003D1135" w:rsidRPr="00D04E7E">
        <w:rPr>
          <w:b/>
          <w:rPrChange w:id="21003" w:author="Barshadskaya, Yuliya" w:date="2024-01-15T20:07:00Z">
            <w:rPr/>
          </w:rPrChange>
        </w:rPr>
        <w:fldChar w:fldCharType="begin"/>
      </w:r>
      <w:r w:rsidR="003D1135" w:rsidRPr="00D04E7E">
        <w:rPr>
          <w:b/>
          <w:rPrChange w:id="21004" w:author="Barshadskaya, Yuliya" w:date="2024-01-15T20:07:00Z">
            <w:rPr/>
          </w:rPrChange>
        </w:rPr>
        <w:instrText xml:space="preserve"> SEQ Таблица \* ARABIC \s 1 </w:instrText>
      </w:r>
      <w:r w:rsidR="003D1135" w:rsidRPr="00D04E7E">
        <w:rPr>
          <w:b/>
          <w:rPrChange w:id="21005" w:author="Barshadskaya, Yuliya" w:date="2024-01-15T20:07:00Z">
            <w:rPr/>
          </w:rPrChange>
        </w:rPr>
        <w:fldChar w:fldCharType="separate"/>
      </w:r>
      <w:r w:rsidR="004C4CE2" w:rsidRPr="00D04E7E">
        <w:rPr>
          <w:b/>
          <w:noProof/>
          <w:rPrChange w:id="21006" w:author="Barshadskaya, Yuliya" w:date="2024-01-15T20:07:00Z">
            <w:rPr>
              <w:noProof/>
            </w:rPr>
          </w:rPrChange>
        </w:rPr>
        <w:t>6</w:t>
      </w:r>
      <w:r w:rsidR="003D1135" w:rsidRPr="00D04E7E">
        <w:rPr>
          <w:b/>
          <w:rPrChange w:id="21007" w:author="Barshadskaya, Yuliya" w:date="2024-01-15T20:07:00Z">
            <w:rPr/>
          </w:rPrChange>
        </w:rPr>
        <w:fldChar w:fldCharType="end"/>
      </w:r>
      <w:bookmarkEnd w:id="20994"/>
      <w:ins w:id="21008" w:author="Barshadskaya, Yuliya" w:date="2024-01-15T20:07:00Z">
        <w:r w:rsidR="00D04E7E" w:rsidRPr="00D04E7E">
          <w:rPr>
            <w:b/>
            <w:rPrChange w:id="21009" w:author="Barshadskaya, Yuliya" w:date="2024-01-15T20:07:00Z">
              <w:rPr/>
            </w:rPrChange>
          </w:rPr>
          <w:t>.</w:t>
        </w:r>
      </w:ins>
      <w:r w:rsidRPr="00527FD0">
        <w:t xml:space="preserve"> </w:t>
      </w:r>
      <w:r w:rsidRPr="00452D3C">
        <w:t xml:space="preserve">Конечные точки </w:t>
      </w:r>
      <w:r w:rsidR="00114C2B" w:rsidRPr="008A1743">
        <w:t xml:space="preserve">эффективности </w:t>
      </w:r>
      <w:r w:rsidRPr="008D162B">
        <w:t xml:space="preserve">исследований </w:t>
      </w:r>
      <w:r w:rsidRPr="008D162B">
        <w:rPr>
          <w:lang w:val="en-US"/>
        </w:rPr>
        <w:t>AURAex</w:t>
      </w:r>
      <w:r w:rsidRPr="008D162B">
        <w:t xml:space="preserve"> и </w:t>
      </w:r>
      <w:r w:rsidRPr="008D162B">
        <w:rPr>
          <w:lang w:val="en-US"/>
        </w:rPr>
        <w:t>AURA</w:t>
      </w:r>
      <w:r w:rsidRPr="006E6534">
        <w:t xml:space="preserve"> 2 </w:t>
      </w:r>
      <w:ins w:id="21010" w:author="Barshadskaya, Yuliya" w:date="2024-01-15T20:08:00Z">
        <w:r w:rsidR="00D04E7E" w:rsidRPr="0001519A">
          <w:rPr>
            <w:rFonts w:cs="Times New Roman"/>
            <w:color w:val="000000" w:themeColor="text1"/>
            <w:lang w:val="en-US"/>
          </w:rPr>
          <w:fldChar w:fldCharType="begin"/>
        </w:r>
        <w:r w:rsidR="00D04E7E"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D04E7E" w:rsidRPr="0001519A">
          <w:rPr>
            <w:rFonts w:cs="Times New Roman"/>
            <w:color w:val="000000" w:themeColor="text1"/>
            <w:lang w:val="en-US"/>
          </w:rPr>
          <w:fldChar w:fldCharType="separate"/>
        </w:r>
        <w:r w:rsidR="00D04E7E" w:rsidRPr="0018315E">
          <w:rPr>
            <w:rFonts w:cs="Times New Roman"/>
            <w:color w:val="000000" w:themeColor="text1"/>
          </w:rPr>
          <w:t>[</w:t>
        </w:r>
      </w:ins>
      <w:ins w:id="21011" w:author="Barshadskaya, Yuliya" w:date="2024-02-23T00:08:00Z">
        <w:r w:rsidR="00677679">
          <w:rPr>
            <w:rFonts w:cs="Times New Roman"/>
            <w:color w:val="000000" w:themeColor="text1"/>
          </w:rPr>
          <w:t>9</w:t>
        </w:r>
      </w:ins>
      <w:ins w:id="21012" w:author="Barshadskaya, Yuliya" w:date="2024-01-15T20:08:00Z">
        <w:r w:rsidR="00D04E7E" w:rsidRPr="00DD38F1">
          <w:rPr>
            <w:rFonts w:cs="Times New Roman"/>
            <w:color w:val="000000" w:themeColor="text1"/>
          </w:rPr>
          <w:t>]</w:t>
        </w:r>
        <w:r w:rsidR="00D04E7E" w:rsidRPr="0001519A">
          <w:rPr>
            <w:rFonts w:cs="Times New Roman"/>
            <w:color w:val="000000" w:themeColor="text1"/>
            <w:lang w:val="en-US"/>
          </w:rPr>
          <w:fldChar w:fldCharType="end"/>
        </w:r>
        <w:r w:rsidR="00D04E7E">
          <w:rPr>
            <w:rFonts w:cs="Times New Roman"/>
            <w:color w:val="000000" w:themeColor="text1"/>
          </w:rPr>
          <w:t>.</w:t>
        </w:r>
      </w:ins>
      <w:del w:id="21013" w:author="Barshadskaya, Yuliya" w:date="2024-01-15T20:08:00Z">
        <w:r w:rsidRPr="00452D3C" w:rsidDel="00D04E7E">
          <w:fldChar w:fldCharType="begin"/>
        </w:r>
        <w:r w:rsidRPr="006E6534" w:rsidDel="00D04E7E">
          <w:delInstrText xml:space="preserve"> ADDIN ZOTERO_ITEM CSL_CITATION {"citationID":"uZjgbjeE","properties":{"formattedCitation":"(27)","plainCitation":"(27)","noteIndex":0},"citationItems":[{"id":161756,"uris":["http://zotero.org/groups/4735135/items/9AGK4QM5"],"itemData":{"id":161756,"type":"webpage","title":"TAGRISSO (osimertinib) tablets. AstraZeneca Pharmaceuticals, LP Application No.:  208065. Approval Date: 11/13/2015. Medical Review.","URL":"https://www.accessdata.fda.gov/drugsatfda_docs/nda/2015/208065Orig1s000TOC.cfm","accessed":{"date-parts":[["2022",8,2]]}}}],"schema":"https://github.com/citation-style-language/schema/raw/master/csl-citation.json"} </w:delInstrText>
        </w:r>
        <w:r w:rsidRPr="00452D3C" w:rsidDel="00D04E7E">
          <w:fldChar w:fldCharType="separate"/>
        </w:r>
        <w:r w:rsidRPr="00452D3C" w:rsidDel="00D04E7E">
          <w:delText>(27)</w:delText>
        </w:r>
        <w:bookmarkEnd w:id="20995"/>
        <w:r w:rsidRPr="00452D3C" w:rsidDel="00D04E7E">
          <w:fldChar w:fldCharType="end"/>
        </w:r>
      </w:del>
    </w:p>
    <w:tbl>
      <w:tblPr>
        <w:tblStyle w:val="a4"/>
        <w:tblW w:w="0" w:type="auto"/>
        <w:tblLook w:val="04A0" w:firstRow="1" w:lastRow="0" w:firstColumn="1" w:lastColumn="0" w:noHBand="0" w:noVBand="1"/>
      </w:tblPr>
      <w:tblGrid>
        <w:gridCol w:w="2577"/>
        <w:gridCol w:w="2070"/>
        <w:gridCol w:w="2349"/>
        <w:gridCol w:w="2349"/>
      </w:tblGrid>
      <w:tr w:rsidR="006E6534" w:rsidRPr="006E6534" w14:paraId="3497BD9D" w14:textId="77777777" w:rsidTr="00C5792D">
        <w:tc>
          <w:tcPr>
            <w:tcW w:w="2577" w:type="dxa"/>
            <w:shd w:val="clear" w:color="auto" w:fill="D9D9D9" w:themeFill="background1" w:themeFillShade="D9"/>
          </w:tcPr>
          <w:p w14:paraId="24C0F304" w14:textId="4D178B1B" w:rsidR="008E2B5B" w:rsidRPr="006E6534" w:rsidRDefault="008E2B5B" w:rsidP="00415551">
            <w:pPr>
              <w:pStyle w:val="SDText"/>
              <w:ind w:firstLine="0"/>
              <w:jc w:val="center"/>
              <w:rPr>
                <w:rFonts w:cs="Times New Roman"/>
                <w:b/>
                <w:bCs/>
                <w:color w:val="000000" w:themeColor="text1"/>
                <w:rPrChange w:id="21014" w:author="N F" w:date="2023-12-05T03:09:00Z">
                  <w:rPr>
                    <w:rFonts w:cs="Times New Roman"/>
                    <w:b/>
                    <w:bCs/>
                  </w:rPr>
                </w:rPrChange>
              </w:rPr>
            </w:pPr>
            <w:r w:rsidRPr="006E6534">
              <w:rPr>
                <w:rFonts w:cs="Times New Roman"/>
                <w:b/>
                <w:bCs/>
                <w:color w:val="000000" w:themeColor="text1"/>
                <w:rPrChange w:id="21015" w:author="N F" w:date="2023-12-05T03:09:00Z">
                  <w:rPr>
                    <w:rFonts w:cs="Times New Roman"/>
                    <w:b/>
                    <w:bCs/>
                  </w:rPr>
                </w:rPrChange>
              </w:rPr>
              <w:t>Показатель</w:t>
            </w:r>
          </w:p>
        </w:tc>
        <w:tc>
          <w:tcPr>
            <w:tcW w:w="2070" w:type="dxa"/>
            <w:shd w:val="clear" w:color="auto" w:fill="D9D9D9" w:themeFill="background1" w:themeFillShade="D9"/>
          </w:tcPr>
          <w:p w14:paraId="4CCDD331" w14:textId="754E3186" w:rsidR="008E2B5B" w:rsidRPr="00D04E7E" w:rsidRDefault="008E2B5B" w:rsidP="00415551">
            <w:pPr>
              <w:pStyle w:val="SDText"/>
              <w:ind w:firstLine="0"/>
              <w:rPr>
                <w:rFonts w:cs="Times New Roman"/>
                <w:b/>
                <w:bCs/>
                <w:color w:val="000000" w:themeColor="text1"/>
                <w:rPrChange w:id="21016" w:author="Barshadskaya, Yuliya" w:date="2024-01-15T20:07:00Z">
                  <w:rPr>
                    <w:rFonts w:cs="Times New Roman"/>
                    <w:b/>
                    <w:bCs/>
                    <w:lang w:val="en-US"/>
                  </w:rPr>
                </w:rPrChange>
              </w:rPr>
            </w:pPr>
            <w:r w:rsidRPr="006E6534">
              <w:rPr>
                <w:rFonts w:cs="Times New Roman"/>
                <w:b/>
                <w:bCs/>
                <w:color w:val="000000" w:themeColor="text1"/>
                <w:lang w:val="en-US"/>
                <w:rPrChange w:id="21017" w:author="N F" w:date="2023-12-05T03:09:00Z">
                  <w:rPr>
                    <w:rFonts w:cs="Times New Roman"/>
                    <w:b/>
                    <w:bCs/>
                    <w:lang w:val="en-US"/>
                  </w:rPr>
                </w:rPrChange>
              </w:rPr>
              <w:t>AURAex</w:t>
            </w:r>
            <w:r w:rsidRPr="00D04E7E">
              <w:rPr>
                <w:rFonts w:cs="Times New Roman"/>
                <w:b/>
                <w:bCs/>
                <w:color w:val="000000" w:themeColor="text1"/>
                <w:rPrChange w:id="21018" w:author="Barshadskaya, Yuliya" w:date="2024-01-15T20:07:00Z">
                  <w:rPr>
                    <w:rFonts w:cs="Times New Roman"/>
                    <w:b/>
                    <w:bCs/>
                    <w:lang w:val="en-US"/>
                  </w:rPr>
                </w:rPrChange>
              </w:rPr>
              <w:t xml:space="preserve"> (</w:t>
            </w:r>
            <w:r w:rsidRPr="006E6534">
              <w:rPr>
                <w:rFonts w:cs="Times New Roman"/>
                <w:b/>
                <w:bCs/>
                <w:color w:val="000000" w:themeColor="text1"/>
                <w:lang w:val="en-US"/>
                <w:rPrChange w:id="21019" w:author="N F" w:date="2023-12-05T03:09:00Z">
                  <w:rPr>
                    <w:rFonts w:cs="Times New Roman"/>
                    <w:b/>
                    <w:bCs/>
                    <w:lang w:val="en-US"/>
                  </w:rPr>
                </w:rPrChange>
              </w:rPr>
              <w:t>n</w:t>
            </w:r>
            <w:r w:rsidRPr="00D04E7E">
              <w:rPr>
                <w:rFonts w:cs="Times New Roman"/>
                <w:b/>
                <w:bCs/>
                <w:color w:val="000000" w:themeColor="text1"/>
                <w:rPrChange w:id="21020" w:author="Barshadskaya, Yuliya" w:date="2024-01-15T20:07:00Z">
                  <w:rPr>
                    <w:rFonts w:cs="Times New Roman"/>
                    <w:b/>
                    <w:bCs/>
                    <w:lang w:val="en-US"/>
                  </w:rPr>
                </w:rPrChange>
              </w:rPr>
              <w:t xml:space="preserve"> = 201)</w:t>
            </w:r>
          </w:p>
        </w:tc>
        <w:tc>
          <w:tcPr>
            <w:tcW w:w="2349" w:type="dxa"/>
            <w:shd w:val="clear" w:color="auto" w:fill="D9D9D9" w:themeFill="background1" w:themeFillShade="D9"/>
          </w:tcPr>
          <w:p w14:paraId="1937AAA3" w14:textId="10A609AC" w:rsidR="008E2B5B" w:rsidRPr="006E6534" w:rsidRDefault="008E2B5B" w:rsidP="00415551">
            <w:pPr>
              <w:pStyle w:val="SDText"/>
              <w:ind w:firstLine="0"/>
              <w:rPr>
                <w:rFonts w:cs="Times New Roman"/>
                <w:color w:val="000000" w:themeColor="text1"/>
                <w:rPrChange w:id="21021" w:author="N F" w:date="2023-12-05T03:09:00Z">
                  <w:rPr>
                    <w:rFonts w:cs="Times New Roman"/>
                  </w:rPr>
                </w:rPrChange>
              </w:rPr>
            </w:pPr>
            <w:r w:rsidRPr="006E6534">
              <w:rPr>
                <w:rFonts w:cs="Times New Roman"/>
                <w:b/>
                <w:bCs/>
                <w:color w:val="000000" w:themeColor="text1"/>
                <w:lang w:val="en-US"/>
                <w:rPrChange w:id="21022" w:author="N F" w:date="2023-12-05T03:09:00Z">
                  <w:rPr>
                    <w:rFonts w:cs="Times New Roman"/>
                    <w:b/>
                    <w:bCs/>
                    <w:lang w:val="en-US"/>
                  </w:rPr>
                </w:rPrChange>
              </w:rPr>
              <w:t>AURA</w:t>
            </w:r>
            <w:r w:rsidRPr="00D04E7E">
              <w:rPr>
                <w:rFonts w:cs="Times New Roman"/>
                <w:b/>
                <w:bCs/>
                <w:color w:val="000000" w:themeColor="text1"/>
                <w:rPrChange w:id="21023" w:author="Barshadskaya, Yuliya" w:date="2024-01-15T20:07:00Z">
                  <w:rPr>
                    <w:rFonts w:cs="Times New Roman"/>
                    <w:b/>
                    <w:bCs/>
                    <w:lang w:val="en-US"/>
                  </w:rPr>
                </w:rPrChange>
              </w:rPr>
              <w:t xml:space="preserve"> 2 (</w:t>
            </w:r>
            <w:r w:rsidRPr="006E6534">
              <w:rPr>
                <w:rFonts w:cs="Times New Roman"/>
                <w:b/>
                <w:bCs/>
                <w:color w:val="000000" w:themeColor="text1"/>
                <w:lang w:val="en-US"/>
                <w:rPrChange w:id="21024" w:author="N F" w:date="2023-12-05T03:09:00Z">
                  <w:rPr>
                    <w:rFonts w:cs="Times New Roman"/>
                    <w:b/>
                    <w:bCs/>
                    <w:lang w:val="en-US"/>
                  </w:rPr>
                </w:rPrChange>
              </w:rPr>
              <w:t>n</w:t>
            </w:r>
            <w:r w:rsidRPr="006E6534">
              <w:rPr>
                <w:rFonts w:cs="Times New Roman"/>
                <w:b/>
                <w:bCs/>
                <w:color w:val="000000" w:themeColor="text1"/>
                <w:rPrChange w:id="21025" w:author="N F" w:date="2023-12-05T03:09:00Z">
                  <w:rPr>
                    <w:rFonts w:cs="Times New Roman"/>
                    <w:b/>
                    <w:bCs/>
                  </w:rPr>
                </w:rPrChange>
              </w:rPr>
              <w:t xml:space="preserve"> = 210</w:t>
            </w:r>
            <w:r w:rsidRPr="00D04E7E">
              <w:rPr>
                <w:rFonts w:cs="Times New Roman"/>
                <w:b/>
                <w:bCs/>
                <w:color w:val="000000" w:themeColor="text1"/>
                <w:rPrChange w:id="21026" w:author="Barshadskaya, Yuliya" w:date="2024-01-15T20:07:00Z">
                  <w:rPr>
                    <w:rFonts w:cs="Times New Roman"/>
                    <w:b/>
                    <w:bCs/>
                    <w:lang w:val="en-US"/>
                  </w:rPr>
                </w:rPrChange>
              </w:rPr>
              <w:t>)</w:t>
            </w:r>
          </w:p>
        </w:tc>
        <w:tc>
          <w:tcPr>
            <w:tcW w:w="2349" w:type="dxa"/>
            <w:shd w:val="clear" w:color="auto" w:fill="D9D9D9" w:themeFill="background1" w:themeFillShade="D9"/>
          </w:tcPr>
          <w:p w14:paraId="0799DBF3" w14:textId="4393902F" w:rsidR="008E2B5B" w:rsidRPr="006E6534" w:rsidRDefault="008E2B5B" w:rsidP="00415551">
            <w:pPr>
              <w:pStyle w:val="SDText"/>
              <w:ind w:firstLine="0"/>
              <w:rPr>
                <w:rFonts w:cs="Times New Roman"/>
                <w:color w:val="000000" w:themeColor="text1"/>
                <w:rPrChange w:id="21027" w:author="N F" w:date="2023-12-05T03:09:00Z">
                  <w:rPr>
                    <w:rFonts w:cs="Times New Roman"/>
                  </w:rPr>
                </w:rPrChange>
              </w:rPr>
            </w:pPr>
            <w:r w:rsidRPr="006E6534">
              <w:rPr>
                <w:rFonts w:cs="Times New Roman"/>
                <w:b/>
                <w:bCs/>
                <w:color w:val="000000" w:themeColor="text1"/>
                <w:lang w:val="en-US"/>
                <w:rPrChange w:id="21028" w:author="N F" w:date="2023-12-05T03:09:00Z">
                  <w:rPr>
                    <w:rFonts w:cs="Times New Roman"/>
                    <w:b/>
                    <w:bCs/>
                    <w:lang w:val="en-US"/>
                  </w:rPr>
                </w:rPrChange>
              </w:rPr>
              <w:t>AURAex</w:t>
            </w:r>
            <w:r w:rsidRPr="00D04E7E">
              <w:rPr>
                <w:rFonts w:cs="Times New Roman"/>
                <w:b/>
                <w:bCs/>
                <w:color w:val="000000" w:themeColor="text1"/>
                <w:rPrChange w:id="21029" w:author="Barshadskaya, Yuliya" w:date="2024-01-15T20:07:00Z">
                  <w:rPr>
                    <w:rFonts w:cs="Times New Roman"/>
                    <w:b/>
                    <w:bCs/>
                    <w:lang w:val="en-US"/>
                  </w:rPr>
                </w:rPrChange>
              </w:rPr>
              <w:t xml:space="preserve"> + </w:t>
            </w:r>
            <w:r w:rsidRPr="006E6534">
              <w:rPr>
                <w:rFonts w:cs="Times New Roman"/>
                <w:b/>
                <w:bCs/>
                <w:color w:val="000000" w:themeColor="text1"/>
                <w:lang w:val="en-US"/>
                <w:rPrChange w:id="21030" w:author="N F" w:date="2023-12-05T03:09:00Z">
                  <w:rPr>
                    <w:rFonts w:cs="Times New Roman"/>
                    <w:b/>
                    <w:bCs/>
                    <w:lang w:val="en-US"/>
                  </w:rPr>
                </w:rPrChange>
              </w:rPr>
              <w:t>AURA</w:t>
            </w:r>
            <w:r w:rsidRPr="00D04E7E">
              <w:rPr>
                <w:rFonts w:cs="Times New Roman"/>
                <w:b/>
                <w:bCs/>
                <w:color w:val="000000" w:themeColor="text1"/>
                <w:rPrChange w:id="21031" w:author="Barshadskaya, Yuliya" w:date="2024-01-15T20:07:00Z">
                  <w:rPr>
                    <w:rFonts w:cs="Times New Roman"/>
                    <w:b/>
                    <w:bCs/>
                    <w:lang w:val="en-US"/>
                  </w:rPr>
                </w:rPrChange>
              </w:rPr>
              <w:t xml:space="preserve"> 2 (</w:t>
            </w:r>
            <w:r w:rsidRPr="006E6534">
              <w:rPr>
                <w:rFonts w:cs="Times New Roman"/>
                <w:b/>
                <w:bCs/>
                <w:color w:val="000000" w:themeColor="text1"/>
                <w:lang w:val="en-US"/>
                <w:rPrChange w:id="21032" w:author="N F" w:date="2023-12-05T03:09:00Z">
                  <w:rPr>
                    <w:rFonts w:cs="Times New Roman"/>
                    <w:b/>
                    <w:bCs/>
                    <w:lang w:val="en-US"/>
                  </w:rPr>
                </w:rPrChange>
              </w:rPr>
              <w:t>n</w:t>
            </w:r>
            <w:r w:rsidRPr="00D04E7E">
              <w:rPr>
                <w:rFonts w:cs="Times New Roman"/>
                <w:b/>
                <w:bCs/>
                <w:color w:val="000000" w:themeColor="text1"/>
                <w:rPrChange w:id="21033" w:author="Barshadskaya, Yuliya" w:date="2024-01-15T20:07:00Z">
                  <w:rPr>
                    <w:rFonts w:cs="Times New Roman"/>
                    <w:b/>
                    <w:bCs/>
                    <w:lang w:val="en-US"/>
                  </w:rPr>
                </w:rPrChange>
              </w:rPr>
              <w:t xml:space="preserve"> = 411)</w:t>
            </w:r>
          </w:p>
        </w:tc>
      </w:tr>
      <w:tr w:rsidR="006E6534" w:rsidRPr="006E6534" w14:paraId="7AA74949" w14:textId="77777777" w:rsidTr="004C4CE2">
        <w:tc>
          <w:tcPr>
            <w:tcW w:w="2577" w:type="dxa"/>
          </w:tcPr>
          <w:p w14:paraId="3C51FCB0" w14:textId="7280EEFA" w:rsidR="008E2B5B" w:rsidRPr="006E6534" w:rsidRDefault="008E2B5B" w:rsidP="00415551">
            <w:pPr>
              <w:pStyle w:val="SDText"/>
              <w:ind w:firstLine="0"/>
              <w:rPr>
                <w:rFonts w:cs="Times New Roman"/>
                <w:color w:val="000000" w:themeColor="text1"/>
                <w:rPrChange w:id="21034" w:author="N F" w:date="2023-12-05T03:09:00Z">
                  <w:rPr>
                    <w:rFonts w:cs="Times New Roman"/>
                  </w:rPr>
                </w:rPrChange>
              </w:rPr>
            </w:pPr>
            <w:r w:rsidRPr="006E6534">
              <w:rPr>
                <w:rFonts w:cs="Times New Roman"/>
                <w:color w:val="000000" w:themeColor="text1"/>
                <w:rPrChange w:id="21035" w:author="N F" w:date="2023-12-05T03:09:00Z">
                  <w:rPr>
                    <w:rFonts w:cs="Times New Roman"/>
                  </w:rPr>
                </w:rPrChange>
              </w:rPr>
              <w:t>Объективный ответ на терапию</w:t>
            </w:r>
          </w:p>
        </w:tc>
        <w:tc>
          <w:tcPr>
            <w:tcW w:w="2070" w:type="dxa"/>
          </w:tcPr>
          <w:p w14:paraId="0385552B" w14:textId="11DB78FE" w:rsidR="008E2B5B" w:rsidRPr="006E6534" w:rsidRDefault="008E2B5B" w:rsidP="00415551">
            <w:pPr>
              <w:pStyle w:val="SDText"/>
              <w:ind w:firstLine="0"/>
              <w:rPr>
                <w:rFonts w:cs="Times New Roman"/>
                <w:color w:val="000000" w:themeColor="text1"/>
                <w:rPrChange w:id="21036" w:author="N F" w:date="2023-12-05T03:09:00Z">
                  <w:rPr>
                    <w:rFonts w:cs="Times New Roman"/>
                  </w:rPr>
                </w:rPrChange>
              </w:rPr>
            </w:pPr>
            <w:r w:rsidRPr="006E6534">
              <w:rPr>
                <w:rFonts w:cs="Times New Roman"/>
                <w:color w:val="000000" w:themeColor="text1"/>
                <w:rPrChange w:id="21037" w:author="N F" w:date="2023-12-05T03:09:00Z">
                  <w:rPr>
                    <w:rFonts w:cs="Times New Roman"/>
                  </w:rPr>
                </w:rPrChange>
              </w:rPr>
              <w:t>57,2%</w:t>
            </w:r>
          </w:p>
        </w:tc>
        <w:tc>
          <w:tcPr>
            <w:tcW w:w="2349" w:type="dxa"/>
          </w:tcPr>
          <w:p w14:paraId="3057BECF" w14:textId="7AA0BD26" w:rsidR="008E2B5B" w:rsidRPr="006E6534" w:rsidRDefault="008E2B5B" w:rsidP="00415551">
            <w:pPr>
              <w:pStyle w:val="SDText"/>
              <w:ind w:firstLine="0"/>
              <w:rPr>
                <w:rFonts w:cs="Times New Roman"/>
                <w:color w:val="000000" w:themeColor="text1"/>
                <w:rPrChange w:id="21038" w:author="N F" w:date="2023-12-05T03:09:00Z">
                  <w:rPr>
                    <w:rFonts w:cs="Times New Roman"/>
                  </w:rPr>
                </w:rPrChange>
              </w:rPr>
            </w:pPr>
            <w:r w:rsidRPr="006E6534">
              <w:rPr>
                <w:rFonts w:cs="Times New Roman"/>
                <w:color w:val="000000" w:themeColor="text1"/>
                <w:rPrChange w:id="21039" w:author="N F" w:date="2023-12-05T03:09:00Z">
                  <w:rPr>
                    <w:rFonts w:cs="Times New Roman"/>
                  </w:rPr>
                </w:rPrChange>
              </w:rPr>
              <w:t>61%</w:t>
            </w:r>
          </w:p>
        </w:tc>
        <w:tc>
          <w:tcPr>
            <w:tcW w:w="2349" w:type="dxa"/>
          </w:tcPr>
          <w:p w14:paraId="313FE0FE" w14:textId="7A4987B7" w:rsidR="008E2B5B" w:rsidRPr="006E6534" w:rsidRDefault="008E2B5B" w:rsidP="00415551">
            <w:pPr>
              <w:pStyle w:val="SDText"/>
              <w:ind w:firstLine="0"/>
              <w:rPr>
                <w:rFonts w:cs="Times New Roman"/>
                <w:color w:val="000000" w:themeColor="text1"/>
                <w:rPrChange w:id="21040" w:author="N F" w:date="2023-12-05T03:09:00Z">
                  <w:rPr>
                    <w:rFonts w:cs="Times New Roman"/>
                  </w:rPr>
                </w:rPrChange>
              </w:rPr>
            </w:pPr>
            <w:r w:rsidRPr="006E6534">
              <w:rPr>
                <w:rFonts w:cs="Times New Roman"/>
                <w:color w:val="000000" w:themeColor="text1"/>
                <w:rPrChange w:id="21041" w:author="N F" w:date="2023-12-05T03:09:00Z">
                  <w:rPr>
                    <w:rFonts w:cs="Times New Roman"/>
                  </w:rPr>
                </w:rPrChange>
              </w:rPr>
              <w:t>59,1%</w:t>
            </w:r>
          </w:p>
        </w:tc>
      </w:tr>
      <w:tr w:rsidR="006E6534" w:rsidRPr="006E6534" w14:paraId="41398414" w14:textId="77777777" w:rsidTr="004C4CE2">
        <w:tc>
          <w:tcPr>
            <w:tcW w:w="2577" w:type="dxa"/>
          </w:tcPr>
          <w:p w14:paraId="7EB36DA0" w14:textId="4675BBD7" w:rsidR="008E2B5B" w:rsidRPr="006E6534" w:rsidRDefault="008E2B5B" w:rsidP="00415551">
            <w:pPr>
              <w:pStyle w:val="SDText"/>
              <w:ind w:firstLine="0"/>
              <w:rPr>
                <w:rFonts w:cs="Times New Roman"/>
                <w:color w:val="000000" w:themeColor="text1"/>
                <w:rPrChange w:id="21042" w:author="N F" w:date="2023-12-05T03:09:00Z">
                  <w:rPr>
                    <w:rFonts w:cs="Times New Roman"/>
                  </w:rPr>
                </w:rPrChange>
              </w:rPr>
            </w:pPr>
            <w:r w:rsidRPr="006E6534">
              <w:rPr>
                <w:rFonts w:cs="Times New Roman"/>
                <w:color w:val="000000" w:themeColor="text1"/>
                <w:rPrChange w:id="21043" w:author="N F" w:date="2023-12-05T03:09:00Z">
                  <w:rPr>
                    <w:rFonts w:cs="Times New Roman"/>
                  </w:rPr>
                </w:rPrChange>
              </w:rPr>
              <w:t>Полный ответ</w:t>
            </w:r>
          </w:p>
        </w:tc>
        <w:tc>
          <w:tcPr>
            <w:tcW w:w="2070" w:type="dxa"/>
          </w:tcPr>
          <w:p w14:paraId="375C1AC1" w14:textId="2F8D153D" w:rsidR="008E2B5B" w:rsidRPr="006E6534" w:rsidRDefault="008E2B5B" w:rsidP="00415551">
            <w:pPr>
              <w:pStyle w:val="SDText"/>
              <w:ind w:firstLine="0"/>
              <w:rPr>
                <w:rFonts w:cs="Times New Roman"/>
                <w:color w:val="000000" w:themeColor="text1"/>
                <w:rPrChange w:id="21044" w:author="N F" w:date="2023-12-05T03:09:00Z">
                  <w:rPr>
                    <w:rFonts w:cs="Times New Roman"/>
                  </w:rPr>
                </w:rPrChange>
              </w:rPr>
            </w:pPr>
            <w:r w:rsidRPr="006E6534">
              <w:rPr>
                <w:rFonts w:cs="Times New Roman"/>
                <w:color w:val="000000" w:themeColor="text1"/>
                <w:rPrChange w:id="21045" w:author="N F" w:date="2023-12-05T03:09:00Z">
                  <w:rPr>
                    <w:rFonts w:cs="Times New Roman"/>
                  </w:rPr>
                </w:rPrChange>
              </w:rPr>
              <w:t>0</w:t>
            </w:r>
          </w:p>
        </w:tc>
        <w:tc>
          <w:tcPr>
            <w:tcW w:w="2349" w:type="dxa"/>
          </w:tcPr>
          <w:p w14:paraId="448199EC" w14:textId="1E8D8CB7" w:rsidR="008E2B5B" w:rsidRPr="006E6534" w:rsidRDefault="008E2B5B" w:rsidP="00415551">
            <w:pPr>
              <w:pStyle w:val="SDText"/>
              <w:ind w:firstLine="0"/>
              <w:rPr>
                <w:rFonts w:cs="Times New Roman"/>
                <w:color w:val="000000" w:themeColor="text1"/>
                <w:rPrChange w:id="21046" w:author="N F" w:date="2023-12-05T03:09:00Z">
                  <w:rPr>
                    <w:rFonts w:cs="Times New Roman"/>
                  </w:rPr>
                </w:rPrChange>
              </w:rPr>
            </w:pPr>
            <w:r w:rsidRPr="006E6534">
              <w:rPr>
                <w:rFonts w:cs="Times New Roman"/>
                <w:color w:val="000000" w:themeColor="text1"/>
                <w:rPrChange w:id="21047" w:author="N F" w:date="2023-12-05T03:09:00Z">
                  <w:rPr>
                    <w:rFonts w:cs="Times New Roman"/>
                  </w:rPr>
                </w:rPrChange>
              </w:rPr>
              <w:t>2 (1,0%)</w:t>
            </w:r>
          </w:p>
        </w:tc>
        <w:tc>
          <w:tcPr>
            <w:tcW w:w="2349" w:type="dxa"/>
          </w:tcPr>
          <w:p w14:paraId="3AFAC3E2" w14:textId="6B5B3369" w:rsidR="008E2B5B" w:rsidRPr="006E6534" w:rsidRDefault="008E2B5B" w:rsidP="00415551">
            <w:pPr>
              <w:pStyle w:val="SDText"/>
              <w:ind w:firstLine="0"/>
              <w:rPr>
                <w:rFonts w:cs="Times New Roman"/>
                <w:color w:val="000000" w:themeColor="text1"/>
                <w:rPrChange w:id="21048" w:author="N F" w:date="2023-12-05T03:09:00Z">
                  <w:rPr>
                    <w:rFonts w:cs="Times New Roman"/>
                  </w:rPr>
                </w:rPrChange>
              </w:rPr>
            </w:pPr>
            <w:r w:rsidRPr="006E6534">
              <w:rPr>
                <w:rFonts w:cs="Times New Roman"/>
                <w:color w:val="000000" w:themeColor="text1"/>
                <w:rPrChange w:id="21049" w:author="N F" w:date="2023-12-05T03:09:00Z">
                  <w:rPr>
                    <w:rFonts w:cs="Times New Roman"/>
                  </w:rPr>
                </w:rPrChange>
              </w:rPr>
              <w:t>2 (0,5%)</w:t>
            </w:r>
          </w:p>
        </w:tc>
      </w:tr>
      <w:tr w:rsidR="006E6534" w:rsidRPr="006E6534" w14:paraId="365AFC06" w14:textId="77777777" w:rsidTr="004C4CE2">
        <w:tc>
          <w:tcPr>
            <w:tcW w:w="2577" w:type="dxa"/>
          </w:tcPr>
          <w:p w14:paraId="568CB7F9" w14:textId="42399652" w:rsidR="008E2B5B" w:rsidRPr="006E6534" w:rsidRDefault="008E2B5B" w:rsidP="00415551">
            <w:pPr>
              <w:pStyle w:val="SDText"/>
              <w:ind w:firstLine="0"/>
              <w:rPr>
                <w:rFonts w:cs="Times New Roman"/>
                <w:color w:val="000000" w:themeColor="text1"/>
                <w:rPrChange w:id="21050" w:author="N F" w:date="2023-12-05T03:09:00Z">
                  <w:rPr>
                    <w:rFonts w:cs="Times New Roman"/>
                  </w:rPr>
                </w:rPrChange>
              </w:rPr>
            </w:pPr>
            <w:r w:rsidRPr="006E6534">
              <w:rPr>
                <w:rFonts w:cs="Times New Roman"/>
                <w:color w:val="000000" w:themeColor="text1"/>
                <w:rPrChange w:id="21051" w:author="N F" w:date="2023-12-05T03:09:00Z">
                  <w:rPr>
                    <w:rFonts w:cs="Times New Roman"/>
                  </w:rPr>
                </w:rPrChange>
              </w:rPr>
              <w:t>Частичный ответ</w:t>
            </w:r>
          </w:p>
        </w:tc>
        <w:tc>
          <w:tcPr>
            <w:tcW w:w="2070" w:type="dxa"/>
          </w:tcPr>
          <w:p w14:paraId="6A26595F" w14:textId="45CBA453" w:rsidR="008E2B5B" w:rsidRPr="006E6534" w:rsidRDefault="008E2B5B" w:rsidP="00415551">
            <w:pPr>
              <w:pStyle w:val="SDText"/>
              <w:ind w:firstLine="0"/>
              <w:rPr>
                <w:rFonts w:cs="Times New Roman"/>
                <w:color w:val="000000" w:themeColor="text1"/>
                <w:rPrChange w:id="21052" w:author="N F" w:date="2023-12-05T03:09:00Z">
                  <w:rPr>
                    <w:rFonts w:cs="Times New Roman"/>
                  </w:rPr>
                </w:rPrChange>
              </w:rPr>
            </w:pPr>
            <w:r w:rsidRPr="006E6534">
              <w:rPr>
                <w:rFonts w:cs="Times New Roman"/>
                <w:color w:val="000000" w:themeColor="text1"/>
                <w:rPrChange w:id="21053" w:author="N F" w:date="2023-12-05T03:09:00Z">
                  <w:rPr>
                    <w:rFonts w:cs="Times New Roman"/>
                  </w:rPr>
                </w:rPrChange>
              </w:rPr>
              <w:t>115 (57,2%)</w:t>
            </w:r>
          </w:p>
        </w:tc>
        <w:tc>
          <w:tcPr>
            <w:tcW w:w="2349" w:type="dxa"/>
          </w:tcPr>
          <w:p w14:paraId="6F7ABAF3" w14:textId="6A8DE6A4" w:rsidR="008E2B5B" w:rsidRPr="006E6534" w:rsidRDefault="008E2B5B" w:rsidP="00415551">
            <w:pPr>
              <w:pStyle w:val="SDText"/>
              <w:ind w:firstLine="0"/>
              <w:rPr>
                <w:rFonts w:cs="Times New Roman"/>
                <w:color w:val="000000" w:themeColor="text1"/>
                <w:rPrChange w:id="21054" w:author="N F" w:date="2023-12-05T03:09:00Z">
                  <w:rPr>
                    <w:rFonts w:cs="Times New Roman"/>
                  </w:rPr>
                </w:rPrChange>
              </w:rPr>
            </w:pPr>
            <w:r w:rsidRPr="006E6534">
              <w:rPr>
                <w:rFonts w:cs="Times New Roman"/>
                <w:color w:val="000000" w:themeColor="text1"/>
                <w:rPrChange w:id="21055" w:author="N F" w:date="2023-12-05T03:09:00Z">
                  <w:rPr>
                    <w:rFonts w:cs="Times New Roman"/>
                  </w:rPr>
                </w:rPrChange>
              </w:rPr>
              <w:t>126 (60%)</w:t>
            </w:r>
          </w:p>
        </w:tc>
        <w:tc>
          <w:tcPr>
            <w:tcW w:w="2349" w:type="dxa"/>
          </w:tcPr>
          <w:p w14:paraId="5262E0E8" w14:textId="54899DE5" w:rsidR="008E2B5B" w:rsidRPr="006E6534" w:rsidRDefault="008E2B5B" w:rsidP="00415551">
            <w:pPr>
              <w:pStyle w:val="SDText"/>
              <w:ind w:firstLine="0"/>
              <w:rPr>
                <w:rFonts w:cs="Times New Roman"/>
                <w:color w:val="000000" w:themeColor="text1"/>
                <w:rPrChange w:id="21056" w:author="N F" w:date="2023-12-05T03:09:00Z">
                  <w:rPr>
                    <w:rFonts w:cs="Times New Roman"/>
                  </w:rPr>
                </w:rPrChange>
              </w:rPr>
            </w:pPr>
            <w:r w:rsidRPr="006E6534">
              <w:rPr>
                <w:rFonts w:cs="Times New Roman"/>
                <w:color w:val="000000" w:themeColor="text1"/>
                <w:rPrChange w:id="21057" w:author="N F" w:date="2023-12-05T03:09:00Z">
                  <w:rPr>
                    <w:rFonts w:cs="Times New Roman"/>
                  </w:rPr>
                </w:rPrChange>
              </w:rPr>
              <w:t>241 (58,6%)</w:t>
            </w:r>
          </w:p>
        </w:tc>
      </w:tr>
      <w:tr w:rsidR="006E6534" w:rsidRPr="006E6534" w14:paraId="26C7F423" w14:textId="77777777" w:rsidTr="00787A04">
        <w:trPr>
          <w:ins w:id="21058" w:author="N F" w:date="2023-08-09T00:04:00Z"/>
        </w:trPr>
        <w:tc>
          <w:tcPr>
            <w:tcW w:w="9345" w:type="dxa"/>
            <w:gridSpan w:val="4"/>
          </w:tcPr>
          <w:p w14:paraId="51A7C363" w14:textId="77777777" w:rsidR="00C5792D" w:rsidRPr="006E6534" w:rsidRDefault="00C5792D" w:rsidP="00C5792D">
            <w:pPr>
              <w:pStyle w:val="SDcomments"/>
              <w:ind w:firstLine="0"/>
              <w:rPr>
                <w:ins w:id="21059" w:author="N F" w:date="2023-08-09T00:04:00Z"/>
                <w:rFonts w:cs="Times New Roman"/>
                <w:b/>
                <w:bCs/>
                <w:color w:val="000000" w:themeColor="text1"/>
                <w:rPrChange w:id="21060" w:author="N F" w:date="2023-12-05T03:09:00Z">
                  <w:rPr>
                    <w:ins w:id="21061" w:author="N F" w:date="2023-08-09T00:04:00Z"/>
                  </w:rPr>
                </w:rPrChange>
              </w:rPr>
            </w:pPr>
            <w:moveToRangeStart w:id="21062" w:author="N F" w:date="2023-08-09T00:04:00Z" w:name="move142431881"/>
            <w:moveTo w:id="21063" w:author="N F" w:date="2023-08-09T00:04:00Z">
              <w:r w:rsidRPr="006E6534">
                <w:rPr>
                  <w:rFonts w:cs="Times New Roman"/>
                  <w:b/>
                  <w:bCs/>
                  <w:color w:val="000000" w:themeColor="text1"/>
                  <w:rPrChange w:id="21064" w:author="N F" w:date="2023-12-05T03:09:00Z">
                    <w:rPr>
                      <w:i/>
                      <w:iCs/>
                    </w:rPr>
                  </w:rPrChange>
                </w:rPr>
                <w:t>Примечание:</w:t>
              </w:r>
              <w:r w:rsidRPr="006E6534">
                <w:rPr>
                  <w:rFonts w:cs="Times New Roman"/>
                  <w:b/>
                  <w:bCs/>
                  <w:color w:val="000000" w:themeColor="text1"/>
                  <w:rPrChange w:id="21065" w:author="N F" w:date="2023-12-05T03:09:00Z">
                    <w:rPr/>
                  </w:rPrChange>
                </w:rPr>
                <w:t xml:space="preserve"> </w:t>
              </w:r>
            </w:moveTo>
          </w:p>
          <w:p w14:paraId="1645A47F" w14:textId="29B64CA9" w:rsidR="00C5792D" w:rsidRPr="006E6534" w:rsidDel="00C5792D" w:rsidRDefault="00C5792D">
            <w:pPr>
              <w:pStyle w:val="SDcomments"/>
              <w:ind w:firstLine="0"/>
              <w:rPr>
                <w:del w:id="21066" w:author="N F" w:date="2023-08-09T00:04:00Z"/>
                <w:moveTo w:id="21067" w:author="N F" w:date="2023-08-09T00:04:00Z"/>
                <w:rFonts w:cs="Times New Roman"/>
                <w:color w:val="000000" w:themeColor="text1"/>
                <w:rPrChange w:id="21068" w:author="N F" w:date="2023-12-05T03:09:00Z">
                  <w:rPr>
                    <w:del w:id="21069" w:author="N F" w:date="2023-08-09T00:04:00Z"/>
                    <w:moveTo w:id="21070" w:author="N F" w:date="2023-08-09T00:04:00Z"/>
                    <w:rFonts w:cs="Times New Roman"/>
                  </w:rPr>
                </w:rPrChange>
              </w:rPr>
              <w:pPrChange w:id="21071" w:author="N F" w:date="2023-08-09T00:04:00Z">
                <w:pPr>
                  <w:pStyle w:val="SDcomments"/>
                </w:pPr>
              </w:pPrChange>
            </w:pPr>
            <w:moveTo w:id="21072" w:author="N F" w:date="2023-08-09T00:04:00Z">
              <w:r w:rsidRPr="006E6534">
                <w:rPr>
                  <w:rFonts w:cs="Times New Roman"/>
                  <w:color w:val="000000" w:themeColor="text1"/>
                  <w:rPrChange w:id="21073" w:author="N F" w:date="2023-12-05T03:09:00Z">
                    <w:rPr>
                      <w:rFonts w:cs="Times New Roman"/>
                    </w:rPr>
                  </w:rPrChange>
                </w:rPr>
                <w:t>нд – нет данных.</w:t>
              </w:r>
            </w:moveTo>
          </w:p>
          <w:moveToRangeEnd w:id="21062"/>
          <w:p w14:paraId="2F1DD6D8" w14:textId="77777777" w:rsidR="00C5792D" w:rsidRPr="006E6534" w:rsidRDefault="00C5792D">
            <w:pPr>
              <w:pStyle w:val="SDcomments"/>
              <w:ind w:firstLine="0"/>
              <w:rPr>
                <w:ins w:id="21074" w:author="N F" w:date="2023-08-09T00:04:00Z"/>
                <w:rFonts w:cs="Times New Roman"/>
                <w:color w:val="000000" w:themeColor="text1"/>
                <w:rPrChange w:id="21075" w:author="N F" w:date="2023-12-05T03:09:00Z">
                  <w:rPr>
                    <w:ins w:id="21076" w:author="N F" w:date="2023-08-09T00:04:00Z"/>
                    <w:rFonts w:cs="Times New Roman"/>
                  </w:rPr>
                </w:rPrChange>
              </w:rPr>
              <w:pPrChange w:id="21077" w:author="N F" w:date="2023-08-09T00:04:00Z">
                <w:pPr>
                  <w:pStyle w:val="SDText"/>
                  <w:ind w:firstLine="0"/>
                </w:pPr>
              </w:pPrChange>
            </w:pPr>
          </w:p>
        </w:tc>
      </w:tr>
    </w:tbl>
    <w:p w14:paraId="7A722308" w14:textId="159CC23B" w:rsidR="005738AF" w:rsidRPr="006E6534" w:rsidDel="00C5792D" w:rsidRDefault="005738AF" w:rsidP="00415551">
      <w:pPr>
        <w:pStyle w:val="SDcomments"/>
        <w:rPr>
          <w:moveFrom w:id="21078" w:author="N F" w:date="2023-08-09T00:04:00Z"/>
          <w:rFonts w:cs="Times New Roman"/>
          <w:color w:val="000000" w:themeColor="text1"/>
          <w:rPrChange w:id="21079" w:author="N F" w:date="2023-12-05T03:09:00Z">
            <w:rPr>
              <w:moveFrom w:id="21080" w:author="N F" w:date="2023-08-09T00:04:00Z"/>
              <w:rFonts w:cs="Times New Roman"/>
            </w:rPr>
          </w:rPrChange>
        </w:rPr>
      </w:pPr>
      <w:moveFromRangeStart w:id="21081" w:author="N F" w:date="2023-08-09T00:04:00Z" w:name="move142431881"/>
      <w:moveFrom w:id="21082" w:author="N F" w:date="2023-08-09T00:04:00Z">
        <w:r w:rsidRPr="006E6534" w:rsidDel="00C5792D">
          <w:rPr>
            <w:rFonts w:cs="Times New Roman"/>
            <w:i/>
            <w:iCs/>
            <w:color w:val="000000" w:themeColor="text1"/>
            <w:rPrChange w:id="21083" w:author="N F" w:date="2023-12-05T03:09:00Z">
              <w:rPr>
                <w:rFonts w:cs="Times New Roman"/>
                <w:i/>
                <w:iCs/>
              </w:rPr>
            </w:rPrChange>
          </w:rPr>
          <w:t>Примечание:</w:t>
        </w:r>
        <w:r w:rsidRPr="006E6534" w:rsidDel="00C5792D">
          <w:rPr>
            <w:rFonts w:cs="Times New Roman"/>
            <w:color w:val="000000" w:themeColor="text1"/>
            <w:rPrChange w:id="21084" w:author="N F" w:date="2023-12-05T03:09:00Z">
              <w:rPr>
                <w:rFonts w:cs="Times New Roman"/>
              </w:rPr>
            </w:rPrChange>
          </w:rPr>
          <w:t xml:space="preserve"> нд – нет данных.</w:t>
        </w:r>
      </w:moveFrom>
    </w:p>
    <w:moveFromRangeEnd w:id="21081"/>
    <w:p w14:paraId="5B7C89DF" w14:textId="77777777" w:rsidR="007F585E" w:rsidRPr="006E6534" w:rsidRDefault="007F585E">
      <w:pPr>
        <w:pStyle w:val="SDText"/>
        <w:spacing w:after="0"/>
        <w:rPr>
          <w:rFonts w:cs="Times New Roman"/>
          <w:color w:val="000000" w:themeColor="text1"/>
          <w:rPrChange w:id="21085" w:author="N F" w:date="2023-12-05T03:09:00Z">
            <w:rPr>
              <w:rFonts w:cs="Times New Roman"/>
            </w:rPr>
          </w:rPrChange>
        </w:rPr>
        <w:pPrChange w:id="21086" w:author="Barshadskaya, Yuliya" w:date="2024-01-15T20:08:00Z">
          <w:pPr>
            <w:pStyle w:val="SDText"/>
          </w:pPr>
        </w:pPrChange>
      </w:pPr>
    </w:p>
    <w:p w14:paraId="2255F31B" w14:textId="5257B776" w:rsidR="007F585E" w:rsidRPr="006E6534" w:rsidRDefault="007F585E">
      <w:pPr>
        <w:pStyle w:val="SDText"/>
        <w:spacing w:after="0"/>
        <w:rPr>
          <w:rFonts w:cs="Times New Roman"/>
          <w:color w:val="000000" w:themeColor="text1"/>
          <w:rPrChange w:id="21087" w:author="N F" w:date="2023-12-05T03:09:00Z">
            <w:rPr>
              <w:rFonts w:cs="Times New Roman"/>
            </w:rPr>
          </w:rPrChange>
        </w:rPr>
        <w:pPrChange w:id="21088" w:author="Barshadskaya, Yuliya" w:date="2024-01-15T21:10:00Z">
          <w:pPr>
            <w:pStyle w:val="SDText"/>
          </w:pPr>
        </w:pPrChange>
      </w:pPr>
      <w:r w:rsidRPr="006E6534">
        <w:rPr>
          <w:rFonts w:cs="Times New Roman"/>
          <w:color w:val="000000" w:themeColor="text1"/>
          <w:rPrChange w:id="21089" w:author="N F" w:date="2023-12-05T03:09:00Z">
            <w:rPr>
              <w:rFonts w:cs="Times New Roman"/>
            </w:rPr>
          </w:rPrChange>
        </w:rPr>
        <w:t xml:space="preserve">В обоих исследования </w:t>
      </w:r>
      <w:r w:rsidRPr="006E6534">
        <w:rPr>
          <w:rFonts w:cs="Times New Roman"/>
          <w:color w:val="000000" w:themeColor="text1"/>
          <w:lang w:val="en-US"/>
          <w:rPrChange w:id="21090" w:author="N F" w:date="2023-12-05T03:09:00Z">
            <w:rPr>
              <w:rFonts w:cs="Times New Roman"/>
              <w:lang w:val="en-US"/>
            </w:rPr>
          </w:rPrChange>
        </w:rPr>
        <w:t>AURAex</w:t>
      </w:r>
      <w:r w:rsidRPr="006E6534">
        <w:rPr>
          <w:rFonts w:cs="Times New Roman"/>
          <w:color w:val="000000" w:themeColor="text1"/>
          <w:rPrChange w:id="21091" w:author="N F" w:date="2023-12-05T03:09:00Z">
            <w:rPr>
              <w:rFonts w:cs="Times New Roman"/>
            </w:rPr>
          </w:rPrChange>
        </w:rPr>
        <w:t xml:space="preserve"> и </w:t>
      </w:r>
      <w:r w:rsidRPr="006E6534">
        <w:rPr>
          <w:rFonts w:cs="Times New Roman"/>
          <w:color w:val="000000" w:themeColor="text1"/>
          <w:lang w:val="en-US"/>
          <w:rPrChange w:id="21092" w:author="N F" w:date="2023-12-05T03:09:00Z">
            <w:rPr>
              <w:rFonts w:cs="Times New Roman"/>
              <w:lang w:val="en-US"/>
            </w:rPr>
          </w:rPrChange>
        </w:rPr>
        <w:t>AURA</w:t>
      </w:r>
      <w:r w:rsidRPr="006E6534">
        <w:rPr>
          <w:rFonts w:cs="Times New Roman"/>
          <w:color w:val="000000" w:themeColor="text1"/>
          <w:rPrChange w:id="21093" w:author="N F" w:date="2023-12-05T03:09:00Z">
            <w:rPr>
              <w:rFonts w:cs="Times New Roman"/>
            </w:rPr>
          </w:rPrChange>
        </w:rPr>
        <w:t xml:space="preserve"> 2 показатель объективно</w:t>
      </w:r>
      <w:r w:rsidR="00E523FB" w:rsidRPr="006E6534">
        <w:rPr>
          <w:rFonts w:cs="Times New Roman"/>
          <w:color w:val="000000" w:themeColor="text1"/>
          <w:rPrChange w:id="21094" w:author="N F" w:date="2023-12-05T03:09:00Z">
            <w:rPr>
              <w:rFonts w:cs="Times New Roman"/>
            </w:rPr>
          </w:rPrChange>
        </w:rPr>
        <w:t>го ответа на</w:t>
      </w:r>
      <w:r w:rsidRPr="006E6534">
        <w:rPr>
          <w:rFonts w:cs="Times New Roman"/>
          <w:color w:val="000000" w:themeColor="text1"/>
          <w:rPrChange w:id="21095" w:author="N F" w:date="2023-12-05T03:09:00Z">
            <w:rPr>
              <w:rFonts w:cs="Times New Roman"/>
            </w:rPr>
          </w:rPrChange>
        </w:rPr>
        <w:t xml:space="preserve"> терапи</w:t>
      </w:r>
      <w:r w:rsidR="00E523FB" w:rsidRPr="006E6534">
        <w:rPr>
          <w:rFonts w:cs="Times New Roman"/>
          <w:color w:val="000000" w:themeColor="text1"/>
          <w:rPrChange w:id="21096" w:author="N F" w:date="2023-12-05T03:09:00Z">
            <w:rPr>
              <w:rFonts w:cs="Times New Roman"/>
            </w:rPr>
          </w:rPrChange>
        </w:rPr>
        <w:t>ю</w:t>
      </w:r>
      <w:r w:rsidRPr="006E6534">
        <w:rPr>
          <w:rFonts w:cs="Times New Roman"/>
          <w:color w:val="000000" w:themeColor="text1"/>
          <w:rPrChange w:id="21097" w:author="N F" w:date="2023-12-05T03:09:00Z">
            <w:rPr>
              <w:rFonts w:cs="Times New Roman"/>
            </w:rPr>
          </w:rPrChange>
        </w:rPr>
        <w:t xml:space="preserve"> превышал ожидаемый примерно на 10–30% </w:t>
      </w:r>
      <w:ins w:id="21098" w:author="Barshadskaya, Yuliya" w:date="2024-01-15T20:08:00Z">
        <w:r w:rsidR="00D04E7E" w:rsidRPr="0001519A">
          <w:rPr>
            <w:rFonts w:cs="Times New Roman"/>
            <w:color w:val="000000" w:themeColor="text1"/>
            <w:lang w:val="en-US"/>
          </w:rPr>
          <w:fldChar w:fldCharType="begin"/>
        </w:r>
        <w:r w:rsidR="00D04E7E"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D04E7E" w:rsidRPr="0001519A">
          <w:rPr>
            <w:rFonts w:cs="Times New Roman"/>
            <w:color w:val="000000" w:themeColor="text1"/>
            <w:lang w:val="en-US"/>
          </w:rPr>
          <w:fldChar w:fldCharType="separate"/>
        </w:r>
        <w:r w:rsidR="00D04E7E" w:rsidRPr="0018315E">
          <w:rPr>
            <w:rFonts w:cs="Times New Roman"/>
            <w:color w:val="000000" w:themeColor="text1"/>
          </w:rPr>
          <w:t>[</w:t>
        </w:r>
      </w:ins>
      <w:ins w:id="21099" w:author="Barshadskaya, Yuliya" w:date="2024-02-23T00:08:00Z">
        <w:r w:rsidR="00677679">
          <w:rPr>
            <w:rFonts w:cs="Times New Roman"/>
            <w:color w:val="000000" w:themeColor="text1"/>
          </w:rPr>
          <w:t>9</w:t>
        </w:r>
      </w:ins>
      <w:ins w:id="21100" w:author="Barshadskaya, Yuliya" w:date="2024-01-15T20:08:00Z">
        <w:r w:rsidR="00D04E7E" w:rsidRPr="00DD38F1">
          <w:rPr>
            <w:rFonts w:cs="Times New Roman"/>
            <w:color w:val="000000" w:themeColor="text1"/>
          </w:rPr>
          <w:t>]</w:t>
        </w:r>
        <w:r w:rsidR="00D04E7E" w:rsidRPr="0001519A">
          <w:rPr>
            <w:rFonts w:cs="Times New Roman"/>
            <w:color w:val="000000" w:themeColor="text1"/>
            <w:lang w:val="en-US"/>
          </w:rPr>
          <w:fldChar w:fldCharType="end"/>
        </w:r>
      </w:ins>
      <w:del w:id="21101" w:author="Barshadskaya, Yuliya" w:date="2024-01-15T20:08:00Z">
        <w:r w:rsidRPr="006E6534" w:rsidDel="00D04E7E">
          <w:rPr>
            <w:rFonts w:cs="Times New Roman"/>
            <w:color w:val="000000" w:themeColor="text1"/>
            <w:rPrChange w:id="21102" w:author="N F" w:date="2023-12-05T03:09:00Z">
              <w:rPr>
                <w:rFonts w:cs="Times New Roman"/>
              </w:rPr>
            </w:rPrChange>
          </w:rPr>
          <w:fldChar w:fldCharType="begin"/>
        </w:r>
        <w:r w:rsidRPr="006E6534" w:rsidDel="00D04E7E">
          <w:rPr>
            <w:rFonts w:cs="Times New Roman"/>
            <w:color w:val="000000" w:themeColor="text1"/>
            <w:rPrChange w:id="21103" w:author="N F" w:date="2023-12-05T03:09:00Z">
              <w:rPr>
                <w:rFonts w:cs="Times New Roman"/>
              </w:rPr>
            </w:rPrChange>
          </w:rPr>
          <w:delInstrText xml:space="preserve"> ADDIN ZOTERO_ITEM CSL_CITATION {"citationID":"uZjgbjeE","properties":{"formattedCitation":"(27)","plainCitation":"(27)","noteIndex":0},"citationItems":[{"id":161756,"uris":["http://zotero.org/groups/4735135/items/9AGK4QM5"],"itemData":{"id":161756,"type":"webpage","title":"TAGRISSO (osimertinib) tablets. AstraZeneca Pharmaceuticals, LP Application No.:  208065. Approval Date: 11/13/2015. Medical Review.","URL":"https://www.accessdata.fda.gov/drugsatfda_docs/nda/2015/208065Orig1s000TOC.cfm","accessed":{"date-parts":[["2022",8,2]]}}}],"schema":"https://github.com/citation-style-language/schema/raw/master/csl-citation.json"} </w:delInstrText>
        </w:r>
        <w:r w:rsidRPr="006E6534" w:rsidDel="00D04E7E">
          <w:rPr>
            <w:rFonts w:cs="Times New Roman"/>
            <w:color w:val="000000" w:themeColor="text1"/>
            <w:rPrChange w:id="21104" w:author="N F" w:date="2023-12-05T03:09:00Z">
              <w:rPr>
                <w:rFonts w:cs="Times New Roman"/>
              </w:rPr>
            </w:rPrChange>
          </w:rPr>
          <w:fldChar w:fldCharType="separate"/>
        </w:r>
        <w:r w:rsidRPr="006E6534" w:rsidDel="00D04E7E">
          <w:rPr>
            <w:rFonts w:cs="Times New Roman"/>
            <w:color w:val="000000" w:themeColor="text1"/>
            <w:rPrChange w:id="21105" w:author="N F" w:date="2023-12-05T03:09:00Z">
              <w:rPr>
                <w:rFonts w:cs="Times New Roman"/>
              </w:rPr>
            </w:rPrChange>
          </w:rPr>
          <w:delText>(27)</w:delText>
        </w:r>
        <w:r w:rsidRPr="006E6534" w:rsidDel="00D04E7E">
          <w:rPr>
            <w:rFonts w:cs="Times New Roman"/>
            <w:color w:val="000000" w:themeColor="text1"/>
            <w:rPrChange w:id="21106" w:author="N F" w:date="2023-12-05T03:09:00Z">
              <w:rPr>
                <w:rFonts w:cs="Times New Roman"/>
              </w:rPr>
            </w:rPrChange>
          </w:rPr>
          <w:fldChar w:fldCharType="end"/>
        </w:r>
      </w:del>
      <w:r w:rsidRPr="006E6534">
        <w:rPr>
          <w:rFonts w:cs="Times New Roman"/>
          <w:color w:val="000000" w:themeColor="text1"/>
          <w:rPrChange w:id="21107" w:author="N F" w:date="2023-12-05T03:09:00Z">
            <w:rPr>
              <w:rFonts w:cs="Times New Roman"/>
            </w:rPr>
          </w:rPrChange>
        </w:rPr>
        <w:t>.</w:t>
      </w:r>
    </w:p>
    <w:p w14:paraId="4DFB5D10" w14:textId="77777777" w:rsidR="007F585E" w:rsidRPr="006E6534" w:rsidRDefault="007F585E">
      <w:pPr>
        <w:pStyle w:val="SDText"/>
        <w:spacing w:after="0"/>
        <w:rPr>
          <w:rFonts w:cs="Times New Roman"/>
          <w:color w:val="000000" w:themeColor="text1"/>
          <w:rPrChange w:id="21108" w:author="N F" w:date="2023-12-05T03:09:00Z">
            <w:rPr>
              <w:rFonts w:cs="Times New Roman"/>
            </w:rPr>
          </w:rPrChange>
        </w:rPr>
        <w:pPrChange w:id="21109" w:author="Barshadskaya, Yuliya" w:date="2024-01-15T21:10:00Z">
          <w:pPr>
            <w:pStyle w:val="SDText"/>
          </w:pPr>
        </w:pPrChange>
      </w:pPr>
    </w:p>
    <w:p w14:paraId="30510AC7" w14:textId="487F28BD" w:rsidR="00232774" w:rsidRPr="006E6534" w:rsidRDefault="00126642">
      <w:pPr>
        <w:pStyle w:val="4"/>
        <w:numPr>
          <w:ilvl w:val="0"/>
          <w:numId w:val="0"/>
        </w:numPr>
        <w:spacing w:before="0" w:line="240" w:lineRule="auto"/>
        <w:rPr>
          <w:rFonts w:cs="Times New Roman"/>
        </w:rPr>
        <w:pPrChange w:id="21110" w:author="Barshadskaya, Yuliya" w:date="2024-01-15T20:08:00Z">
          <w:pPr>
            <w:pStyle w:val="4"/>
          </w:pPr>
        </w:pPrChange>
      </w:pPr>
      <w:bookmarkStart w:id="21111" w:name="_Toc115733059"/>
      <w:r w:rsidRPr="006E6534">
        <w:rPr>
          <w:rFonts w:cs="Times New Roman"/>
        </w:rPr>
        <w:lastRenderedPageBreak/>
        <w:t>Адъювантная химиотерапия</w:t>
      </w:r>
      <w:bookmarkEnd w:id="21111"/>
    </w:p>
    <w:p w14:paraId="793ECDAF" w14:textId="3DB0A2F2" w:rsidR="00CC17F1" w:rsidRDefault="005C638E">
      <w:pPr>
        <w:pStyle w:val="SDText"/>
        <w:spacing w:after="0"/>
        <w:rPr>
          <w:ins w:id="21112" w:author="Barshadskaya, Yuliya" w:date="2024-01-15T20:09:00Z"/>
          <w:rFonts w:cs="Times New Roman"/>
          <w:color w:val="000000" w:themeColor="text1"/>
        </w:rPr>
        <w:pPrChange w:id="21113" w:author="Barshadskaya, Yuliya" w:date="2024-01-15T20:09:00Z">
          <w:pPr>
            <w:pStyle w:val="SDText"/>
          </w:pPr>
        </w:pPrChange>
      </w:pPr>
      <w:r w:rsidRPr="006E6534">
        <w:rPr>
          <w:rFonts w:cs="Times New Roman"/>
          <w:color w:val="000000" w:themeColor="text1"/>
          <w:lang w:val="en-GB"/>
          <w:rPrChange w:id="21114" w:author="N F" w:date="2023-12-05T03:09:00Z">
            <w:rPr>
              <w:rFonts w:cs="Times New Roman"/>
              <w:lang w:val="en-GB"/>
            </w:rPr>
          </w:rPrChange>
        </w:rPr>
        <w:t>Wu</w:t>
      </w:r>
      <w:r w:rsidRPr="006E6534">
        <w:rPr>
          <w:rFonts w:cs="Times New Roman"/>
          <w:color w:val="000000" w:themeColor="text1"/>
          <w:rPrChange w:id="21115" w:author="N F" w:date="2023-12-05T03:09:00Z">
            <w:rPr>
              <w:rFonts w:cs="Times New Roman"/>
            </w:rPr>
          </w:rPrChange>
        </w:rPr>
        <w:t xml:space="preserve"> </w:t>
      </w:r>
      <w:r w:rsidRPr="006E6534">
        <w:rPr>
          <w:rFonts w:cs="Times New Roman"/>
          <w:color w:val="000000" w:themeColor="text1"/>
          <w:lang w:val="en-US"/>
          <w:rPrChange w:id="21116" w:author="N F" w:date="2023-12-05T03:09:00Z">
            <w:rPr>
              <w:rFonts w:cs="Times New Roman"/>
              <w:lang w:val="en-US"/>
            </w:rPr>
          </w:rPrChange>
        </w:rPr>
        <w:t>et</w:t>
      </w:r>
      <w:r w:rsidRPr="006E6534">
        <w:rPr>
          <w:rFonts w:cs="Times New Roman"/>
          <w:color w:val="000000" w:themeColor="text1"/>
          <w:rPrChange w:id="21117" w:author="N F" w:date="2023-12-05T03:09:00Z">
            <w:rPr>
              <w:rFonts w:cs="Times New Roman"/>
            </w:rPr>
          </w:rPrChange>
        </w:rPr>
        <w:t xml:space="preserve"> </w:t>
      </w:r>
      <w:r w:rsidRPr="006E6534">
        <w:rPr>
          <w:rFonts w:cs="Times New Roman"/>
          <w:color w:val="000000" w:themeColor="text1"/>
          <w:lang w:val="en-US"/>
          <w:rPrChange w:id="21118" w:author="N F" w:date="2023-12-05T03:09:00Z">
            <w:rPr>
              <w:rFonts w:cs="Times New Roman"/>
              <w:lang w:val="en-US"/>
            </w:rPr>
          </w:rPrChange>
        </w:rPr>
        <w:t>al</w:t>
      </w:r>
      <w:r w:rsidRPr="006E6534">
        <w:rPr>
          <w:rFonts w:cs="Times New Roman"/>
          <w:color w:val="000000" w:themeColor="text1"/>
          <w:rPrChange w:id="21119" w:author="N F" w:date="2023-12-05T03:09:00Z">
            <w:rPr>
              <w:rFonts w:cs="Times New Roman"/>
            </w:rPr>
          </w:rPrChange>
        </w:rPr>
        <w:t xml:space="preserve">. (2022) </w:t>
      </w:r>
      <w:r w:rsidR="00B54B69" w:rsidRPr="006E6534">
        <w:rPr>
          <w:rFonts w:cs="Times New Roman"/>
          <w:color w:val="000000" w:themeColor="text1"/>
          <w:rPrChange w:id="21120" w:author="N F" w:date="2023-12-05T03:09:00Z">
            <w:rPr>
              <w:rFonts w:cs="Times New Roman"/>
            </w:rPr>
          </w:rPrChange>
        </w:rPr>
        <w:t xml:space="preserve">провели клиническое исследование </w:t>
      </w:r>
      <w:r w:rsidR="00B54B69" w:rsidRPr="006E6534">
        <w:rPr>
          <w:rFonts w:cs="Times New Roman"/>
          <w:color w:val="000000" w:themeColor="text1"/>
          <w:lang w:val="en-US"/>
          <w:rPrChange w:id="21121" w:author="N F" w:date="2023-12-05T03:09:00Z">
            <w:rPr>
              <w:rFonts w:cs="Times New Roman"/>
              <w:lang w:val="en-US"/>
            </w:rPr>
          </w:rPrChange>
        </w:rPr>
        <w:t>III</w:t>
      </w:r>
      <w:r w:rsidR="00B54B69" w:rsidRPr="006E6534">
        <w:rPr>
          <w:rFonts w:cs="Times New Roman"/>
          <w:color w:val="000000" w:themeColor="text1"/>
          <w:rPrChange w:id="21122" w:author="N F" w:date="2023-12-05T03:09:00Z">
            <w:rPr>
              <w:rFonts w:cs="Times New Roman"/>
            </w:rPr>
          </w:rPrChange>
        </w:rPr>
        <w:t xml:space="preserve"> фазы</w:t>
      </w:r>
      <w:r w:rsidR="001818C2" w:rsidRPr="006E6534">
        <w:rPr>
          <w:rFonts w:cs="Times New Roman"/>
          <w:color w:val="000000" w:themeColor="text1"/>
          <w:rPrChange w:id="21123" w:author="N F" w:date="2023-12-05T03:09:00Z">
            <w:rPr>
              <w:rFonts w:cs="Times New Roman"/>
            </w:rPr>
          </w:rPrChange>
        </w:rPr>
        <w:t xml:space="preserve"> по оценке эффективности осимертиниба при адъювантной терапии </w:t>
      </w:r>
      <w:r w:rsidR="00A72A8D" w:rsidRPr="006E6534">
        <w:rPr>
          <w:rFonts w:cs="Times New Roman"/>
          <w:color w:val="000000" w:themeColor="text1"/>
          <w:rPrChange w:id="21124" w:author="N F" w:date="2023-12-05T03:09:00Z">
            <w:rPr>
              <w:rFonts w:cs="Times New Roman"/>
            </w:rPr>
          </w:rPrChange>
        </w:rPr>
        <w:t>НМРЛ после хирургического лечения</w:t>
      </w:r>
      <w:r w:rsidR="00234A38" w:rsidRPr="006E6534">
        <w:rPr>
          <w:rFonts w:cs="Times New Roman"/>
          <w:color w:val="000000" w:themeColor="text1"/>
          <w:rPrChange w:id="21125" w:author="N F" w:date="2023-12-05T03:09:00Z">
            <w:rPr>
              <w:rFonts w:cs="Times New Roman"/>
            </w:rPr>
          </w:rPrChange>
        </w:rPr>
        <w:t xml:space="preserve"> (</w:t>
      </w:r>
      <w:r w:rsidR="00234A38" w:rsidRPr="006E6534">
        <w:rPr>
          <w:rFonts w:cs="Times New Roman"/>
          <w:color w:val="000000" w:themeColor="text1"/>
          <w:lang w:val="en-US"/>
          <w:rPrChange w:id="21126" w:author="N F" w:date="2023-12-05T03:09:00Z">
            <w:rPr>
              <w:rFonts w:cs="Times New Roman"/>
              <w:lang w:val="en-US"/>
            </w:rPr>
          </w:rPrChange>
        </w:rPr>
        <w:t>ADAURA</w:t>
      </w:r>
      <w:r w:rsidR="00234A38" w:rsidRPr="006E6534">
        <w:rPr>
          <w:rFonts w:cs="Times New Roman"/>
          <w:color w:val="000000" w:themeColor="text1"/>
          <w:rPrChange w:id="21127" w:author="N F" w:date="2023-12-05T03:09:00Z">
            <w:rPr>
              <w:rFonts w:cs="Times New Roman"/>
            </w:rPr>
          </w:rPrChange>
        </w:rPr>
        <w:t>)</w:t>
      </w:r>
      <w:r w:rsidR="00A72A8D" w:rsidRPr="006E6534">
        <w:rPr>
          <w:rFonts w:cs="Times New Roman"/>
          <w:color w:val="000000" w:themeColor="text1"/>
          <w:rPrChange w:id="21128" w:author="N F" w:date="2023-12-05T03:09:00Z">
            <w:rPr>
              <w:rFonts w:cs="Times New Roman"/>
            </w:rPr>
          </w:rPrChange>
        </w:rPr>
        <w:t xml:space="preserve">. Пациенты с резекцией на стадиях от IB до IIIA НМРЛ с мутацией </w:t>
      </w:r>
      <w:r w:rsidR="00A72A8D" w:rsidRPr="006E6534">
        <w:rPr>
          <w:rFonts w:cs="Times New Roman"/>
          <w:color w:val="000000" w:themeColor="text1"/>
          <w:lang w:val="en-US"/>
          <w:rPrChange w:id="21129" w:author="N F" w:date="2023-12-05T03:09:00Z">
            <w:rPr>
              <w:rFonts w:cs="Times New Roman"/>
              <w:lang w:val="en-US"/>
            </w:rPr>
          </w:rPrChange>
        </w:rPr>
        <w:t>EGFR</w:t>
      </w:r>
      <w:r w:rsidR="00A72A8D" w:rsidRPr="006E6534">
        <w:rPr>
          <w:rFonts w:cs="Times New Roman"/>
          <w:color w:val="000000" w:themeColor="text1"/>
          <w:rPrChange w:id="21130" w:author="N F" w:date="2023-12-05T03:09:00Z">
            <w:rPr>
              <w:rFonts w:cs="Times New Roman"/>
            </w:rPr>
          </w:rPrChange>
        </w:rPr>
        <w:t xml:space="preserve"> были рандомизированы в соотношении 1:1 для получения осимертиниба или плацебо в течение 3 лет. Адъювантная химиотерапия до рандомизации не была обязательной по выбору врача и пациента. </w:t>
      </w:r>
      <w:r w:rsidR="00EA29AF" w:rsidRPr="006E6534">
        <w:rPr>
          <w:rFonts w:cs="Times New Roman"/>
          <w:color w:val="000000" w:themeColor="text1"/>
          <w:rPrChange w:id="21131" w:author="N F" w:date="2023-12-05T03:09:00Z">
            <w:rPr>
              <w:rFonts w:cs="Times New Roman"/>
            </w:rPr>
          </w:rPrChange>
        </w:rPr>
        <w:t xml:space="preserve">Выживаемость </w:t>
      </w:r>
      <w:r w:rsidR="00063A9F" w:rsidRPr="006E6534">
        <w:rPr>
          <w:rFonts w:cs="Times New Roman"/>
          <w:color w:val="000000" w:themeColor="text1"/>
          <w:rPrChange w:id="21132" w:author="N F" w:date="2023-12-05T03:09:00Z">
            <w:rPr>
              <w:rFonts w:cs="Times New Roman"/>
            </w:rPr>
          </w:rPrChange>
        </w:rPr>
        <w:t>в фазе ремиссии</w:t>
      </w:r>
      <w:r w:rsidR="00A72A8D" w:rsidRPr="006E6534">
        <w:rPr>
          <w:rFonts w:cs="Times New Roman"/>
          <w:color w:val="000000" w:themeColor="text1"/>
          <w:rPrChange w:id="21133" w:author="N F" w:date="2023-12-05T03:09:00Z">
            <w:rPr>
              <w:rFonts w:cs="Times New Roman"/>
            </w:rPr>
          </w:rPrChange>
        </w:rPr>
        <w:t xml:space="preserve"> в общей популяции (IB–IIIA), с адъювантной химиотерапией и без нее, </w:t>
      </w:r>
      <w:r w:rsidR="00EA29AF" w:rsidRPr="006E6534">
        <w:rPr>
          <w:rFonts w:cs="Times New Roman"/>
          <w:color w:val="000000" w:themeColor="text1"/>
          <w:rPrChange w:id="21134" w:author="N F" w:date="2023-12-05T03:09:00Z">
            <w:rPr>
              <w:rFonts w:cs="Times New Roman"/>
            </w:rPr>
          </w:rPrChange>
        </w:rPr>
        <w:t xml:space="preserve">была первичной </w:t>
      </w:r>
      <w:r w:rsidR="00DC31FC" w:rsidRPr="006E6534">
        <w:rPr>
          <w:rFonts w:cs="Times New Roman"/>
          <w:color w:val="000000" w:themeColor="text1"/>
          <w:rPrChange w:id="21135" w:author="N F" w:date="2023-12-05T03:09:00Z">
            <w:rPr>
              <w:rFonts w:cs="Times New Roman"/>
            </w:rPr>
          </w:rPrChange>
        </w:rPr>
        <w:t xml:space="preserve">конечной </w:t>
      </w:r>
      <w:r w:rsidR="00EA29AF" w:rsidRPr="006E6534">
        <w:rPr>
          <w:rFonts w:cs="Times New Roman"/>
          <w:color w:val="000000" w:themeColor="text1"/>
          <w:rPrChange w:id="21136" w:author="N F" w:date="2023-12-05T03:09:00Z">
            <w:rPr>
              <w:rFonts w:cs="Times New Roman"/>
            </w:rPr>
          </w:rPrChange>
        </w:rPr>
        <w:t xml:space="preserve">точкой </w:t>
      </w:r>
      <w:r w:rsidR="00DC31FC" w:rsidRPr="006E6534">
        <w:rPr>
          <w:rFonts w:cs="Times New Roman"/>
          <w:color w:val="000000" w:themeColor="text1"/>
          <w:rPrChange w:id="21137" w:author="N F" w:date="2023-12-05T03:09:00Z">
            <w:rPr>
              <w:rFonts w:cs="Times New Roman"/>
            </w:rPr>
          </w:rPrChange>
        </w:rPr>
        <w:t>исследования</w:t>
      </w:r>
      <w:r w:rsidR="00A72A8D" w:rsidRPr="006E6534">
        <w:rPr>
          <w:rFonts w:cs="Times New Roman"/>
          <w:color w:val="000000" w:themeColor="text1"/>
          <w:rPrChange w:id="21138" w:author="N F" w:date="2023-12-05T03:09:00Z">
            <w:rPr>
              <w:rFonts w:cs="Times New Roman"/>
            </w:rPr>
          </w:rPrChange>
        </w:rPr>
        <w:t xml:space="preserve">. </w:t>
      </w:r>
      <w:r w:rsidR="00DC31FC" w:rsidRPr="006E6534">
        <w:rPr>
          <w:rFonts w:cs="Times New Roman"/>
          <w:color w:val="000000" w:themeColor="text1"/>
          <w:rPrChange w:id="21139" w:author="N F" w:date="2023-12-05T03:09:00Z">
            <w:rPr>
              <w:rFonts w:cs="Times New Roman"/>
            </w:rPr>
          </w:rPrChange>
        </w:rPr>
        <w:t>А</w:t>
      </w:r>
      <w:r w:rsidR="00A72A8D" w:rsidRPr="006E6534">
        <w:rPr>
          <w:rFonts w:cs="Times New Roman"/>
          <w:color w:val="000000" w:themeColor="text1"/>
          <w:rPrChange w:id="21140" w:author="N F" w:date="2023-12-05T03:09:00Z">
            <w:rPr>
              <w:rFonts w:cs="Times New Roman"/>
            </w:rPr>
          </w:rPrChange>
        </w:rPr>
        <w:t xml:space="preserve">нализ включал </w:t>
      </w:r>
      <w:r w:rsidR="00A442BF" w:rsidRPr="006E6534">
        <w:rPr>
          <w:rFonts w:cs="Times New Roman"/>
          <w:color w:val="000000" w:themeColor="text1"/>
          <w:rPrChange w:id="21141" w:author="N F" w:date="2023-12-05T03:09:00Z">
            <w:rPr>
              <w:rFonts w:cs="Times New Roman"/>
            </w:rPr>
          </w:rPrChange>
        </w:rPr>
        <w:t xml:space="preserve">оценку </w:t>
      </w:r>
      <w:r w:rsidR="00A72A8D" w:rsidRPr="006E6534">
        <w:rPr>
          <w:rFonts w:cs="Times New Roman"/>
          <w:color w:val="000000" w:themeColor="text1"/>
          <w:rPrChange w:id="21142" w:author="N F" w:date="2023-12-05T03:09:00Z">
            <w:rPr>
              <w:rFonts w:cs="Times New Roman"/>
            </w:rPr>
          </w:rPrChange>
        </w:rPr>
        <w:t>следующ</w:t>
      </w:r>
      <w:r w:rsidR="00A442BF" w:rsidRPr="006E6534">
        <w:rPr>
          <w:rFonts w:cs="Times New Roman"/>
          <w:color w:val="000000" w:themeColor="text1"/>
          <w:rPrChange w:id="21143" w:author="N F" w:date="2023-12-05T03:09:00Z">
            <w:rPr>
              <w:rFonts w:cs="Times New Roman"/>
            </w:rPr>
          </w:rPrChange>
        </w:rPr>
        <w:t xml:space="preserve">их </w:t>
      </w:r>
      <w:r w:rsidR="0020183E" w:rsidRPr="006E6534">
        <w:rPr>
          <w:rFonts w:cs="Times New Roman"/>
          <w:color w:val="000000" w:themeColor="text1"/>
          <w:rPrChange w:id="21144" w:author="N F" w:date="2023-12-05T03:09:00Z">
            <w:rPr>
              <w:rFonts w:cs="Times New Roman"/>
            </w:rPr>
          </w:rPrChange>
        </w:rPr>
        <w:t>конечных точек</w:t>
      </w:r>
      <w:r w:rsidR="00A72A8D" w:rsidRPr="006E6534">
        <w:rPr>
          <w:rFonts w:cs="Times New Roman"/>
          <w:color w:val="000000" w:themeColor="text1"/>
          <w:rPrChange w:id="21145" w:author="N F" w:date="2023-12-05T03:09:00Z">
            <w:rPr>
              <w:rFonts w:cs="Times New Roman"/>
            </w:rPr>
          </w:rPrChange>
        </w:rPr>
        <w:t xml:space="preserve">: использование адъювантной химиотерапии по возрасту пациентов, стадии заболевания и географическому положению; </w:t>
      </w:r>
      <w:r w:rsidR="00DC31FC" w:rsidRPr="006E6534">
        <w:rPr>
          <w:rFonts w:cs="Times New Roman"/>
          <w:color w:val="000000" w:themeColor="text1"/>
          <w:rPrChange w:id="21146" w:author="N F" w:date="2023-12-05T03:09:00Z">
            <w:rPr>
              <w:rFonts w:cs="Times New Roman"/>
            </w:rPr>
          </w:rPrChange>
        </w:rPr>
        <w:t xml:space="preserve">выживаемость </w:t>
      </w:r>
      <w:r w:rsidR="00A81CE1" w:rsidRPr="006E6534">
        <w:rPr>
          <w:rFonts w:cs="Times New Roman"/>
          <w:color w:val="000000" w:themeColor="text1"/>
          <w:rPrChange w:id="21147" w:author="N F" w:date="2023-12-05T03:09:00Z">
            <w:rPr>
              <w:rFonts w:cs="Times New Roman"/>
            </w:rPr>
          </w:rPrChange>
        </w:rPr>
        <w:t>в стадии ремиссии</w:t>
      </w:r>
      <w:r w:rsidR="00A72A8D" w:rsidRPr="006E6534">
        <w:rPr>
          <w:rFonts w:cs="Times New Roman"/>
          <w:color w:val="000000" w:themeColor="text1"/>
          <w:rPrChange w:id="21148" w:author="N F" w:date="2023-12-05T03:09:00Z">
            <w:rPr>
              <w:rFonts w:cs="Times New Roman"/>
            </w:rPr>
          </w:rPrChange>
        </w:rPr>
        <w:t xml:space="preserve"> при использовании адъювантной химиотерапии и стадии заболевания.</w:t>
      </w:r>
      <w:r w:rsidR="001818C2" w:rsidRPr="006E6534">
        <w:rPr>
          <w:rFonts w:cs="Times New Roman"/>
          <w:color w:val="000000" w:themeColor="text1"/>
          <w:rPrChange w:id="21149" w:author="N F" w:date="2023-12-05T03:09:00Z">
            <w:rPr>
              <w:rFonts w:cs="Times New Roman"/>
            </w:rPr>
          </w:rPrChange>
        </w:rPr>
        <w:t xml:space="preserve"> </w:t>
      </w:r>
      <w:r w:rsidR="00E45D27" w:rsidRPr="006E6534">
        <w:rPr>
          <w:rFonts w:cs="Times New Roman"/>
          <w:color w:val="000000" w:themeColor="text1"/>
          <w:rPrChange w:id="21150" w:author="N F" w:date="2023-12-05T03:09:00Z">
            <w:rPr>
              <w:rFonts w:cs="Times New Roman"/>
            </w:rPr>
          </w:rPrChange>
        </w:rPr>
        <w:t xml:space="preserve">Всего 410 из 682 пациентов (60%) получали адъювантную химиотерапию (осимертиниб, n = 203; плацебо, n = 207) со средней продолжительностью 4 цикла. Адъювантную химиотерапию чаще применяли у пациентов: в возрасте до 70 лет (338 из 509; 66%) по сравнению с возрастом старше 70 лет (72 из 173; 42%); со стадиями от II до IIIA (352 из 466; 76%) по сравнению со стадией IB (57 из 216; 26%); и </w:t>
      </w:r>
      <w:r w:rsidR="001E4395" w:rsidRPr="006E6534">
        <w:rPr>
          <w:rFonts w:cs="Times New Roman"/>
          <w:color w:val="000000" w:themeColor="text1"/>
          <w:rPrChange w:id="21151" w:author="N F" w:date="2023-12-05T03:09:00Z">
            <w:rPr>
              <w:rFonts w:cs="Times New Roman"/>
            </w:rPr>
          </w:rPrChange>
        </w:rPr>
        <w:t>среди азиатов</w:t>
      </w:r>
      <w:r w:rsidR="00E45D27" w:rsidRPr="006E6534">
        <w:rPr>
          <w:rFonts w:cs="Times New Roman"/>
          <w:color w:val="000000" w:themeColor="text1"/>
          <w:rPrChange w:id="21152" w:author="N F" w:date="2023-12-05T03:09:00Z">
            <w:rPr>
              <w:rFonts w:cs="Times New Roman"/>
            </w:rPr>
          </w:rPrChange>
        </w:rPr>
        <w:t xml:space="preserve"> (268 из 414; 65%). </w:t>
      </w:r>
      <w:r w:rsidR="007D5EE6" w:rsidRPr="006E6534">
        <w:rPr>
          <w:rFonts w:cs="Times New Roman"/>
          <w:color w:val="000000" w:themeColor="text1"/>
          <w:rPrChange w:id="21153" w:author="N F" w:date="2023-12-05T03:09:00Z">
            <w:rPr>
              <w:rFonts w:cs="Times New Roman"/>
            </w:rPr>
          </w:rPrChange>
        </w:rPr>
        <w:t>Выявили п</w:t>
      </w:r>
      <w:r w:rsidR="00E45D27" w:rsidRPr="006E6534">
        <w:rPr>
          <w:rFonts w:cs="Times New Roman"/>
          <w:color w:val="000000" w:themeColor="text1"/>
          <w:rPrChange w:id="21154" w:author="N F" w:date="2023-12-05T03:09:00Z">
            <w:rPr>
              <w:rFonts w:cs="Times New Roman"/>
            </w:rPr>
          </w:rPrChange>
        </w:rPr>
        <w:t>реимущество осимертиниба</w:t>
      </w:r>
      <w:r w:rsidR="00292F2A" w:rsidRPr="006E6534">
        <w:rPr>
          <w:rFonts w:cs="Times New Roman"/>
          <w:color w:val="000000" w:themeColor="text1"/>
          <w:rPrChange w:id="21155" w:author="N F" w:date="2023-12-05T03:09:00Z">
            <w:rPr>
              <w:rFonts w:cs="Times New Roman"/>
            </w:rPr>
          </w:rPrChange>
        </w:rPr>
        <w:t xml:space="preserve"> по показателю выживаемости в стадии ремиссии</w:t>
      </w:r>
      <w:r w:rsidR="00E45D27" w:rsidRPr="006E6534">
        <w:rPr>
          <w:rFonts w:cs="Times New Roman"/>
          <w:color w:val="000000" w:themeColor="text1"/>
          <w:rPrChange w:id="21156" w:author="N F" w:date="2023-12-05T03:09:00Z">
            <w:rPr>
              <w:rFonts w:cs="Times New Roman"/>
            </w:rPr>
          </w:rPrChange>
        </w:rPr>
        <w:t xml:space="preserve"> в сравнении с плацебо у пациентов с адъювантной химиотерапией (отношение рисков = 0,23, 95% </w:t>
      </w:r>
      <w:r w:rsidR="00DA78DA" w:rsidRPr="006E6534">
        <w:rPr>
          <w:rFonts w:cs="Times New Roman"/>
          <w:color w:val="000000" w:themeColor="text1"/>
          <w:rPrChange w:id="21157" w:author="N F" w:date="2023-12-05T03:09:00Z">
            <w:rPr>
              <w:rFonts w:cs="Times New Roman"/>
            </w:rPr>
          </w:rPrChange>
        </w:rPr>
        <w:t>ДИ</w:t>
      </w:r>
      <w:r w:rsidR="00E45D27" w:rsidRPr="006E6534">
        <w:rPr>
          <w:rFonts w:cs="Times New Roman"/>
          <w:color w:val="000000" w:themeColor="text1"/>
          <w:rPrChange w:id="21158" w:author="N F" w:date="2023-12-05T03:09:00Z">
            <w:rPr>
              <w:rFonts w:cs="Times New Roman"/>
            </w:rPr>
          </w:rPrChange>
        </w:rPr>
        <w:t xml:space="preserve">: 0,13–0,40) и без адъювантной химиотерапии (отношение рисков = 0,23, 95% </w:t>
      </w:r>
      <w:r w:rsidR="00DA78DA" w:rsidRPr="006E6534">
        <w:rPr>
          <w:rFonts w:cs="Times New Roman"/>
          <w:color w:val="000000" w:themeColor="text1"/>
          <w:rPrChange w:id="21159" w:author="N F" w:date="2023-12-05T03:09:00Z">
            <w:rPr>
              <w:rFonts w:cs="Times New Roman"/>
            </w:rPr>
          </w:rPrChange>
        </w:rPr>
        <w:t>ДИ</w:t>
      </w:r>
      <w:r w:rsidR="00E45D27" w:rsidRPr="006E6534">
        <w:rPr>
          <w:rFonts w:cs="Times New Roman"/>
          <w:color w:val="000000" w:themeColor="text1"/>
          <w:rPrChange w:id="21160" w:author="N F" w:date="2023-12-05T03:09:00Z">
            <w:rPr>
              <w:rFonts w:cs="Times New Roman"/>
            </w:rPr>
          </w:rPrChange>
        </w:rPr>
        <w:t>: 0,13–0,40)</w:t>
      </w:r>
      <w:r w:rsidR="00DA78DA" w:rsidRPr="006E6534">
        <w:rPr>
          <w:rFonts w:cs="Times New Roman"/>
          <w:color w:val="000000" w:themeColor="text1"/>
          <w:rPrChange w:id="21161" w:author="N F" w:date="2023-12-05T03:09:00Z">
            <w:rPr>
              <w:rFonts w:cs="Times New Roman"/>
            </w:rPr>
          </w:rPrChange>
        </w:rPr>
        <w:t xml:space="preserve">, независимо от </w:t>
      </w:r>
      <w:r w:rsidR="00E45D27" w:rsidRPr="006E6534">
        <w:rPr>
          <w:rFonts w:cs="Times New Roman"/>
          <w:color w:val="000000" w:themeColor="text1"/>
          <w:rPrChange w:id="21162" w:author="N F" w:date="2023-12-05T03:09:00Z">
            <w:rPr>
              <w:rFonts w:cs="Times New Roman"/>
            </w:rPr>
          </w:rPrChange>
        </w:rPr>
        <w:t>стади</w:t>
      </w:r>
      <w:r w:rsidR="00DA78DA" w:rsidRPr="006E6534">
        <w:rPr>
          <w:rFonts w:cs="Times New Roman"/>
          <w:color w:val="000000" w:themeColor="text1"/>
          <w:rPrChange w:id="21163" w:author="N F" w:date="2023-12-05T03:09:00Z">
            <w:rPr>
              <w:rFonts w:cs="Times New Roman"/>
            </w:rPr>
          </w:rPrChange>
        </w:rPr>
        <w:t>и</w:t>
      </w:r>
      <w:r w:rsidR="00E45D27" w:rsidRPr="006E6534">
        <w:rPr>
          <w:rFonts w:cs="Times New Roman"/>
          <w:color w:val="000000" w:themeColor="text1"/>
          <w:rPrChange w:id="21164" w:author="N F" w:date="2023-12-05T03:09:00Z">
            <w:rPr>
              <w:rFonts w:cs="Times New Roman"/>
            </w:rPr>
          </w:rPrChange>
        </w:rPr>
        <w:t xml:space="preserve"> </w:t>
      </w:r>
      <w:r w:rsidR="00DA78DA" w:rsidRPr="006E6534">
        <w:rPr>
          <w:rFonts w:cs="Times New Roman"/>
          <w:color w:val="000000" w:themeColor="text1"/>
          <w:rPrChange w:id="21165" w:author="N F" w:date="2023-12-05T03:09:00Z">
            <w:rPr>
              <w:rFonts w:cs="Times New Roman"/>
            </w:rPr>
          </w:rPrChange>
        </w:rPr>
        <w:t>заболевания</w:t>
      </w:r>
      <w:r w:rsidR="00640198" w:rsidRPr="006E6534">
        <w:rPr>
          <w:rFonts w:cs="Times New Roman"/>
          <w:color w:val="000000" w:themeColor="text1"/>
          <w:rPrChange w:id="21166" w:author="N F" w:date="2023-12-05T03:09:00Z">
            <w:rPr>
              <w:rFonts w:cs="Times New Roman"/>
            </w:rPr>
          </w:rPrChange>
        </w:rPr>
        <w:t xml:space="preserve">. Полученные результаты суммированы в </w:t>
      </w:r>
      <w:r w:rsidR="00A05AA6" w:rsidRPr="006E6534">
        <w:rPr>
          <w:rFonts w:cs="Times New Roman"/>
          <w:color w:val="000000" w:themeColor="text1"/>
          <w:rPrChange w:id="21167" w:author="N F" w:date="2023-12-05T03:09:00Z">
            <w:rPr>
              <w:rFonts w:cs="Times New Roman"/>
            </w:rPr>
          </w:rPrChange>
        </w:rPr>
        <w:t>т</w:t>
      </w:r>
      <w:r w:rsidR="00640198" w:rsidRPr="006E6534">
        <w:rPr>
          <w:rFonts w:cs="Times New Roman"/>
          <w:color w:val="000000" w:themeColor="text1"/>
          <w:rPrChange w:id="21168" w:author="N F" w:date="2023-12-05T03:09:00Z">
            <w:rPr>
              <w:rFonts w:cs="Times New Roman"/>
            </w:rPr>
          </w:rPrChange>
        </w:rPr>
        <w:t>аблице</w:t>
      </w:r>
      <w:r w:rsidR="00A05AA6" w:rsidRPr="006E6534">
        <w:rPr>
          <w:rFonts w:cs="Times New Roman"/>
          <w:color w:val="000000" w:themeColor="text1"/>
          <w:rPrChange w:id="21169" w:author="N F" w:date="2023-12-05T03:09:00Z">
            <w:rPr>
              <w:rFonts w:cs="Times New Roman"/>
            </w:rPr>
          </w:rPrChange>
        </w:rPr>
        <w:t xml:space="preserve"> ниже</w:t>
      </w:r>
      <w:r w:rsidR="009F3D4B" w:rsidRPr="006E6534">
        <w:rPr>
          <w:rFonts w:cs="Times New Roman"/>
          <w:color w:val="000000" w:themeColor="text1"/>
          <w:rPrChange w:id="21170" w:author="N F" w:date="2023-12-05T03:09:00Z">
            <w:rPr>
              <w:rFonts w:cs="Times New Roman"/>
            </w:rPr>
          </w:rPrChange>
        </w:rPr>
        <w:t xml:space="preserve"> </w:t>
      </w:r>
      <w:r w:rsidR="00A05AA6" w:rsidRPr="006E6534">
        <w:rPr>
          <w:rFonts w:cs="Times New Roman"/>
          <w:color w:val="000000" w:themeColor="text1"/>
          <w:rPrChange w:id="21171" w:author="N F" w:date="2023-12-05T03:09:00Z">
            <w:rPr>
              <w:rFonts w:cs="Times New Roman"/>
            </w:rPr>
          </w:rPrChange>
        </w:rPr>
        <w:t>(</w:t>
      </w:r>
      <w:r w:rsidR="00A05AA6" w:rsidRPr="006E6534">
        <w:rPr>
          <w:rFonts w:cs="Times New Roman"/>
          <w:color w:val="000000" w:themeColor="text1"/>
          <w:rPrChange w:id="21172" w:author="N F" w:date="2023-12-05T03:09:00Z">
            <w:rPr>
              <w:rFonts w:cs="Times New Roman"/>
            </w:rPr>
          </w:rPrChange>
        </w:rPr>
        <w:fldChar w:fldCharType="begin"/>
      </w:r>
      <w:r w:rsidR="00A05AA6" w:rsidRPr="006E6534">
        <w:rPr>
          <w:rFonts w:cs="Times New Roman"/>
          <w:color w:val="000000" w:themeColor="text1"/>
          <w:rPrChange w:id="21173" w:author="N F" w:date="2023-12-05T03:09:00Z">
            <w:rPr>
              <w:rFonts w:cs="Times New Roman"/>
            </w:rPr>
          </w:rPrChange>
        </w:rPr>
        <w:instrText xml:space="preserve"> REF _Ref115263772 \h </w:instrText>
      </w:r>
      <w:r w:rsidR="00415551" w:rsidRPr="006E6534">
        <w:rPr>
          <w:rFonts w:cs="Times New Roman"/>
          <w:color w:val="000000" w:themeColor="text1"/>
          <w:rPrChange w:id="21174" w:author="N F" w:date="2023-12-05T03:09:00Z">
            <w:rPr>
              <w:rFonts w:cs="Times New Roman"/>
            </w:rPr>
          </w:rPrChange>
        </w:rPr>
        <w:instrText xml:space="preserve"> \* MERGEFORMAT </w:instrText>
      </w:r>
      <w:r w:rsidR="00A05AA6" w:rsidRPr="006E6534">
        <w:rPr>
          <w:rFonts w:cs="Times New Roman"/>
          <w:color w:val="000000" w:themeColor="text1"/>
          <w:rPrChange w:id="21175" w:author="N F" w:date="2023-12-05T03:09:00Z">
            <w:rPr>
              <w:rFonts w:cs="Times New Roman"/>
              <w:color w:val="000000" w:themeColor="text1"/>
            </w:rPr>
          </w:rPrChange>
        </w:rPr>
      </w:r>
      <w:r w:rsidR="00A05AA6" w:rsidRPr="006E6534">
        <w:rPr>
          <w:rFonts w:cs="Times New Roman"/>
          <w:color w:val="000000" w:themeColor="text1"/>
          <w:rPrChange w:id="21176" w:author="N F" w:date="2023-12-05T03:09:00Z">
            <w:rPr>
              <w:rFonts w:cs="Times New Roman"/>
            </w:rPr>
          </w:rPrChange>
        </w:rPr>
        <w:fldChar w:fldCharType="separate"/>
      </w:r>
      <w:r w:rsidR="004C4CE2" w:rsidRPr="006E6534">
        <w:rPr>
          <w:rFonts w:cs="Times New Roman"/>
          <w:color w:val="000000" w:themeColor="text1"/>
          <w:rPrChange w:id="21177" w:author="N F" w:date="2023-12-05T03:09:00Z">
            <w:rPr>
              <w:rFonts w:cs="Times New Roman"/>
            </w:rPr>
          </w:rPrChange>
        </w:rPr>
        <w:t xml:space="preserve">Таблица </w:t>
      </w:r>
      <w:r w:rsidR="004C4CE2" w:rsidRPr="006E6534">
        <w:rPr>
          <w:rFonts w:cs="Times New Roman"/>
          <w:noProof/>
          <w:color w:val="000000" w:themeColor="text1"/>
          <w:rPrChange w:id="21178" w:author="N F" w:date="2023-12-05T03:09:00Z">
            <w:rPr>
              <w:rFonts w:cs="Times New Roman"/>
              <w:noProof/>
            </w:rPr>
          </w:rPrChange>
        </w:rPr>
        <w:t>4</w:t>
      </w:r>
      <w:r w:rsidR="004C4CE2" w:rsidRPr="006E6534">
        <w:rPr>
          <w:rFonts w:cs="Times New Roman"/>
          <w:color w:val="000000" w:themeColor="text1"/>
          <w:rPrChange w:id="21179" w:author="N F" w:date="2023-12-05T03:09:00Z">
            <w:rPr>
              <w:rFonts w:cs="Times New Roman"/>
            </w:rPr>
          </w:rPrChange>
        </w:rPr>
        <w:noBreakHyphen/>
      </w:r>
      <w:r w:rsidR="004C4CE2" w:rsidRPr="006E6534">
        <w:rPr>
          <w:rFonts w:cs="Times New Roman"/>
          <w:noProof/>
          <w:color w:val="000000" w:themeColor="text1"/>
          <w:rPrChange w:id="21180" w:author="N F" w:date="2023-12-05T03:09:00Z">
            <w:rPr>
              <w:rFonts w:cs="Times New Roman"/>
              <w:noProof/>
            </w:rPr>
          </w:rPrChange>
        </w:rPr>
        <w:t>7</w:t>
      </w:r>
      <w:r w:rsidR="00A05AA6" w:rsidRPr="006E6534">
        <w:rPr>
          <w:rFonts w:cs="Times New Roman"/>
          <w:color w:val="000000" w:themeColor="text1"/>
          <w:rPrChange w:id="21181" w:author="N F" w:date="2023-12-05T03:09:00Z">
            <w:rPr>
              <w:rFonts w:cs="Times New Roman"/>
            </w:rPr>
          </w:rPrChange>
        </w:rPr>
        <w:fldChar w:fldCharType="end"/>
      </w:r>
      <w:r w:rsidR="00A05AA6" w:rsidRPr="006E6534">
        <w:rPr>
          <w:rFonts w:cs="Times New Roman"/>
          <w:color w:val="000000" w:themeColor="text1"/>
          <w:rPrChange w:id="21182" w:author="N F" w:date="2023-12-05T03:09:00Z">
            <w:rPr>
              <w:rFonts w:cs="Times New Roman"/>
            </w:rPr>
          </w:rPrChange>
        </w:rPr>
        <w:t>)</w:t>
      </w:r>
      <w:r w:rsidRPr="006E6534">
        <w:rPr>
          <w:rFonts w:cs="Times New Roman"/>
          <w:color w:val="000000" w:themeColor="text1"/>
          <w:rPrChange w:id="21183" w:author="N F" w:date="2023-12-05T03:09:00Z">
            <w:rPr>
              <w:rFonts w:cs="Times New Roman"/>
            </w:rPr>
          </w:rPrChange>
        </w:rPr>
        <w:t xml:space="preserve"> </w:t>
      </w:r>
      <w:ins w:id="21184" w:author="Barshadskaya, Yuliya" w:date="2024-01-15T20:08:00Z">
        <w:r w:rsidR="00D04E7E" w:rsidRPr="0001519A">
          <w:rPr>
            <w:rFonts w:cs="Times New Roman"/>
            <w:color w:val="000000" w:themeColor="text1"/>
            <w:lang w:val="en-US"/>
          </w:rPr>
          <w:fldChar w:fldCharType="begin"/>
        </w:r>
        <w:r w:rsidR="00D04E7E"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D04E7E" w:rsidRPr="0001519A">
          <w:rPr>
            <w:rFonts w:cs="Times New Roman"/>
            <w:color w:val="000000" w:themeColor="text1"/>
            <w:lang w:val="en-US"/>
          </w:rPr>
          <w:fldChar w:fldCharType="separate"/>
        </w:r>
        <w:r w:rsidR="00D04E7E" w:rsidRPr="0018315E">
          <w:rPr>
            <w:rFonts w:cs="Times New Roman"/>
            <w:color w:val="000000" w:themeColor="text1"/>
          </w:rPr>
          <w:t>[</w:t>
        </w:r>
      </w:ins>
      <w:ins w:id="21185" w:author="Barshadskaya, Yuliya" w:date="2024-02-23T00:09:00Z">
        <w:r w:rsidR="00677679">
          <w:rPr>
            <w:rFonts w:cs="Times New Roman"/>
            <w:color w:val="000000" w:themeColor="text1"/>
          </w:rPr>
          <w:t>14</w:t>
        </w:r>
      </w:ins>
      <w:ins w:id="21186" w:author="Barshadskaya, Yuliya" w:date="2024-01-15T20:08:00Z">
        <w:r w:rsidR="00D04E7E" w:rsidRPr="00DD38F1">
          <w:rPr>
            <w:rFonts w:cs="Times New Roman"/>
            <w:color w:val="000000" w:themeColor="text1"/>
          </w:rPr>
          <w:t>]</w:t>
        </w:r>
        <w:r w:rsidR="00D04E7E" w:rsidRPr="0001519A">
          <w:rPr>
            <w:rFonts w:cs="Times New Roman"/>
            <w:color w:val="000000" w:themeColor="text1"/>
            <w:lang w:val="en-US"/>
          </w:rPr>
          <w:fldChar w:fldCharType="end"/>
        </w:r>
      </w:ins>
      <w:del w:id="21187" w:author="Barshadskaya, Yuliya" w:date="2024-01-15T20:08:00Z">
        <w:r w:rsidR="00213933" w:rsidRPr="006E6534" w:rsidDel="00D04E7E">
          <w:rPr>
            <w:rFonts w:cs="Times New Roman"/>
            <w:color w:val="000000" w:themeColor="text1"/>
            <w:rPrChange w:id="21188" w:author="N F" w:date="2023-12-05T03:09:00Z">
              <w:rPr>
                <w:rFonts w:cs="Times New Roman"/>
              </w:rPr>
            </w:rPrChange>
          </w:rPr>
          <w:fldChar w:fldCharType="begin"/>
        </w:r>
        <w:r w:rsidR="00426E62" w:rsidRPr="006E6534" w:rsidDel="00D04E7E">
          <w:rPr>
            <w:rFonts w:cs="Times New Roman"/>
            <w:color w:val="000000" w:themeColor="text1"/>
            <w:rPrChange w:id="21189" w:author="N F" w:date="2023-12-05T03:09:00Z">
              <w:rPr>
                <w:rFonts w:cs="Times New Roman"/>
              </w:rPr>
            </w:rPrChange>
          </w:rPr>
          <w:delInstrText xml:space="preserve"> ADDIN ZOTERO_ITEM CSL_CITATION {"citationID":"bkUKCvpz","properties":{"formattedCitation":"(26)","plainCitation":"(26)","noteIndex":0},"citationItems":[{"id":161852,"uris":["http://zotero.org/groups/4735135/items/X2VM76BY"],"itemData":{"id":161852,"type":"article-journal","abstract":"Introduction\nAdjuvant chemotherapy is recommended in patients with resected stages II to IIIA (and select IB) NSCLC; however, recurrence rates are high. In the phase 3 ADAURA study (NCT02511106), osimertinib was found to have a clinically meaningful improvement in disease-free survival (DFS) in patients with resected stages IB to IIIA EGFR-mutated (EGFRm) NSCLC. Here, we report prespecified and exploratory analyses of adjuvant chemotherapy use and outcomes from ADAURA.\nMethods\nPatients with resected stages IB to IIIA EGFRm NSCLC were randomized 1:1 to receive osimertinib or placebo for 3 years. Adjuvant chemotherapy before randomization was not mandatory, per physician and patient choice. DFS in the overall population (IB–IIIA), with and without adjuvant chemotherapy, was a prespecified analysis. Exploratory analyses included the following: adjuvant chemotherapy use by patient age, disease stage, and geographic location; DFS by adjuvant chemotherapy use and disease stage.\nResults\nOverall, 410 of 682 patients (60%) received adjuvant chemotherapy (osimertinib, n = 203; placebo, n = 207) for a median duration of 4.0 cycles. Adjuvant chemotherapy use was more frequent in patients: aged less than 70 years (338 of 509; 66%) versus more than or equal to 70 years (72 of 173; 42%); with stages II to IIIA (352 of 466; 76%) versus stage IB (57 of 216; 26%); and enrolled in Asia (268 of 414; 65%) versus outside of Asia (142 of 268; 53%). A DFS benefit favoring osimertinib versus placebo was observed in patients with (DFS hazard ratio = 0.16, 95% confidence interval: 0.10–0.26) and without adjuvant chemotherapy (hazard ratio = 0.23, 95% confidence interval: 0.13–0.40), regardless of disease stage.\nConclusions\nThese findings support adjuvant osimertinib as an effective treatment for patients with stages IB to IIIA EGFRm NSCLC after resection, with or without previous adjuvant chemotherapy.","container-title":"Journal of Thoracic Oncology","DOI":"10.1016/j.jtho.2021.10.014","ISSN":"1556-0864","issue":"3","journalAbbreviation":"Journal of Thoracic Oncology","language":"en","page":"423-433","source":"ScienceDirect","title":"Postoperative Chemotherapy Use and Outcomes From ADAURA: Osimertinib as Adjuvant Therapy for Resected EGFR-Mutated NSCLC","title-short":"Postoperative Chemotherapy Use and Outcomes From ADAURA","volume":"17","author":[{"family":"Wu","given":"Yi-Long"},{"family":"John","given":"Thomas"},{"family":"Grohe","given":"Christian"},{"family":"Majem","given":"Margarita"},{"family":"Goldman","given":"Jonathan W."},{"family":"Kim","given":"Sang-We"},{"family":"Kato","given":"Terufumi"},{"family":"Laktionov","given":"Konstantin"},{"family":"Vu","given":"Huu Vinh"},{"family":"Wang","given":"Zhijie"},{"family":"Lu","given":"Shun"},{"family":"Lee","given":"Kye Young"},{"family":"Akewanlop","given":"Charuwan"},{"family":"Yu","given":"Chong-Jen"},{"family":"Marinis","given":"Filippo","non-dropping-particle":"de"},{"family":"Bonanno","given":"Laura"},{"family":"Domine","given":"Manuel"},{"family":"Shepherd","given":"Frances A."},{"family":"Zeng","given":"Lingmin"},{"family":"Atasoy","given":"Ajlan"},{"family":"Herbst","given":"Roy S."},{"family":"Tsuboi","given":"Masahiro"}],"issued":{"date-parts":[["2022",3,1]]}}}],"schema":"https://github.com/citation-style-language/schema/raw/master/csl-citation.json"} </w:delInstrText>
        </w:r>
        <w:r w:rsidR="00213933" w:rsidRPr="006E6534" w:rsidDel="00D04E7E">
          <w:rPr>
            <w:rFonts w:cs="Times New Roman"/>
            <w:color w:val="000000" w:themeColor="text1"/>
            <w:rPrChange w:id="21190" w:author="N F" w:date="2023-12-05T03:09:00Z">
              <w:rPr>
                <w:rFonts w:cs="Times New Roman"/>
              </w:rPr>
            </w:rPrChange>
          </w:rPr>
          <w:fldChar w:fldCharType="separate"/>
        </w:r>
        <w:r w:rsidR="00426E62" w:rsidRPr="006E6534" w:rsidDel="00D04E7E">
          <w:rPr>
            <w:rFonts w:cs="Times New Roman"/>
            <w:color w:val="000000" w:themeColor="text1"/>
            <w:rPrChange w:id="21191" w:author="N F" w:date="2023-12-05T03:09:00Z">
              <w:rPr>
                <w:rFonts w:cs="Times New Roman"/>
              </w:rPr>
            </w:rPrChange>
          </w:rPr>
          <w:delText>(26)</w:delText>
        </w:r>
        <w:r w:rsidR="00213933" w:rsidRPr="006E6534" w:rsidDel="00D04E7E">
          <w:rPr>
            <w:rFonts w:cs="Times New Roman"/>
            <w:color w:val="000000" w:themeColor="text1"/>
            <w:rPrChange w:id="21192" w:author="N F" w:date="2023-12-05T03:09:00Z">
              <w:rPr>
                <w:rFonts w:cs="Times New Roman"/>
              </w:rPr>
            </w:rPrChange>
          </w:rPr>
          <w:fldChar w:fldCharType="end"/>
        </w:r>
      </w:del>
      <w:r w:rsidR="009F3D4B" w:rsidRPr="006E6534">
        <w:rPr>
          <w:rFonts w:cs="Times New Roman"/>
          <w:color w:val="000000" w:themeColor="text1"/>
          <w:rPrChange w:id="21193" w:author="N F" w:date="2023-12-05T03:09:00Z">
            <w:rPr>
              <w:rFonts w:cs="Times New Roman"/>
            </w:rPr>
          </w:rPrChange>
        </w:rPr>
        <w:t>.</w:t>
      </w:r>
    </w:p>
    <w:p w14:paraId="7AFF126C" w14:textId="77777777" w:rsidR="00D04E7E" w:rsidRPr="006E6534" w:rsidRDefault="00D04E7E">
      <w:pPr>
        <w:pStyle w:val="SDText"/>
        <w:spacing w:after="0"/>
        <w:rPr>
          <w:rFonts w:cs="Times New Roman"/>
          <w:color w:val="000000" w:themeColor="text1"/>
          <w:rPrChange w:id="21194" w:author="N F" w:date="2023-12-05T03:09:00Z">
            <w:rPr>
              <w:rFonts w:cs="Times New Roman"/>
            </w:rPr>
          </w:rPrChange>
        </w:rPr>
        <w:pPrChange w:id="21195" w:author="Barshadskaya, Yuliya" w:date="2024-01-15T20:09:00Z">
          <w:pPr>
            <w:pStyle w:val="SDText"/>
          </w:pPr>
        </w:pPrChange>
      </w:pPr>
    </w:p>
    <w:p w14:paraId="32BB152D" w14:textId="7824CCD8" w:rsidR="00213933" w:rsidRPr="00527FD0" w:rsidRDefault="009F3D4B">
      <w:pPr>
        <w:pStyle w:val="SDTable"/>
        <w:spacing w:after="0"/>
        <w:jc w:val="both"/>
        <w:pPrChange w:id="21196" w:author="Barshadskaya, Yuliya" w:date="2024-01-15T20:09:00Z">
          <w:pPr>
            <w:pStyle w:val="SDTable"/>
          </w:pPr>
        </w:pPrChange>
      </w:pPr>
      <w:bookmarkStart w:id="21197" w:name="_Ref115263772"/>
      <w:bookmarkStart w:id="21198" w:name="_Toc115733169"/>
      <w:r w:rsidRPr="00D04E7E">
        <w:rPr>
          <w:b/>
          <w:rPrChange w:id="21199" w:author="Barshadskaya, Yuliya" w:date="2024-01-15T20:09:00Z">
            <w:rPr/>
          </w:rPrChange>
        </w:rPr>
        <w:t xml:space="preserve">Таблица </w:t>
      </w:r>
      <w:r w:rsidR="003D1135" w:rsidRPr="00D04E7E">
        <w:rPr>
          <w:b/>
          <w:rPrChange w:id="21200" w:author="Barshadskaya, Yuliya" w:date="2024-01-15T20:09:00Z">
            <w:rPr/>
          </w:rPrChange>
        </w:rPr>
        <w:fldChar w:fldCharType="begin"/>
      </w:r>
      <w:r w:rsidR="003D1135" w:rsidRPr="00D04E7E">
        <w:rPr>
          <w:b/>
          <w:rPrChange w:id="21201" w:author="Barshadskaya, Yuliya" w:date="2024-01-15T20:09:00Z">
            <w:rPr/>
          </w:rPrChange>
        </w:rPr>
        <w:instrText xml:space="preserve"> STYLEREF 1 \s </w:instrText>
      </w:r>
      <w:r w:rsidR="003D1135" w:rsidRPr="00D04E7E">
        <w:rPr>
          <w:b/>
          <w:rPrChange w:id="21202" w:author="Barshadskaya, Yuliya" w:date="2024-01-15T20:09:00Z">
            <w:rPr/>
          </w:rPrChange>
        </w:rPr>
        <w:fldChar w:fldCharType="separate"/>
      </w:r>
      <w:r w:rsidR="004C4CE2" w:rsidRPr="00D04E7E">
        <w:rPr>
          <w:b/>
          <w:noProof/>
          <w:rPrChange w:id="21203" w:author="Barshadskaya, Yuliya" w:date="2024-01-15T20:09:00Z">
            <w:rPr>
              <w:noProof/>
            </w:rPr>
          </w:rPrChange>
        </w:rPr>
        <w:t>4</w:t>
      </w:r>
      <w:r w:rsidR="003D1135" w:rsidRPr="00D04E7E">
        <w:rPr>
          <w:b/>
          <w:rPrChange w:id="21204" w:author="Barshadskaya, Yuliya" w:date="2024-01-15T20:09:00Z">
            <w:rPr/>
          </w:rPrChange>
        </w:rPr>
        <w:fldChar w:fldCharType="end"/>
      </w:r>
      <w:r w:rsidR="003D1135" w:rsidRPr="00D04E7E">
        <w:rPr>
          <w:b/>
          <w:rPrChange w:id="21205" w:author="Barshadskaya, Yuliya" w:date="2024-01-15T20:09:00Z">
            <w:rPr/>
          </w:rPrChange>
        </w:rPr>
        <w:noBreakHyphen/>
      </w:r>
      <w:r w:rsidR="003D1135" w:rsidRPr="00D04E7E">
        <w:rPr>
          <w:b/>
          <w:rPrChange w:id="21206" w:author="Barshadskaya, Yuliya" w:date="2024-01-15T20:09:00Z">
            <w:rPr/>
          </w:rPrChange>
        </w:rPr>
        <w:fldChar w:fldCharType="begin"/>
      </w:r>
      <w:r w:rsidR="003D1135" w:rsidRPr="00D04E7E">
        <w:rPr>
          <w:b/>
          <w:rPrChange w:id="21207" w:author="Barshadskaya, Yuliya" w:date="2024-01-15T20:09:00Z">
            <w:rPr/>
          </w:rPrChange>
        </w:rPr>
        <w:instrText xml:space="preserve"> SEQ Таблица \* ARABIC \s 1 </w:instrText>
      </w:r>
      <w:r w:rsidR="003D1135" w:rsidRPr="00D04E7E">
        <w:rPr>
          <w:b/>
          <w:rPrChange w:id="21208" w:author="Barshadskaya, Yuliya" w:date="2024-01-15T20:09:00Z">
            <w:rPr/>
          </w:rPrChange>
        </w:rPr>
        <w:fldChar w:fldCharType="separate"/>
      </w:r>
      <w:r w:rsidR="004C4CE2" w:rsidRPr="00D04E7E">
        <w:rPr>
          <w:b/>
          <w:noProof/>
          <w:rPrChange w:id="21209" w:author="Barshadskaya, Yuliya" w:date="2024-01-15T20:09:00Z">
            <w:rPr>
              <w:noProof/>
            </w:rPr>
          </w:rPrChange>
        </w:rPr>
        <w:t>7</w:t>
      </w:r>
      <w:r w:rsidR="003D1135" w:rsidRPr="00D04E7E">
        <w:rPr>
          <w:b/>
          <w:rPrChange w:id="21210" w:author="Barshadskaya, Yuliya" w:date="2024-01-15T20:09:00Z">
            <w:rPr/>
          </w:rPrChange>
        </w:rPr>
        <w:fldChar w:fldCharType="end"/>
      </w:r>
      <w:bookmarkEnd w:id="21197"/>
      <w:ins w:id="21211" w:author="Barshadskaya, Yuliya" w:date="2024-01-15T20:09:00Z">
        <w:r w:rsidR="00D04E7E" w:rsidRPr="00D04E7E">
          <w:rPr>
            <w:b/>
            <w:rPrChange w:id="21212" w:author="Barshadskaya, Yuliya" w:date="2024-01-15T20:09:00Z">
              <w:rPr/>
            </w:rPrChange>
          </w:rPr>
          <w:t>.</w:t>
        </w:r>
      </w:ins>
      <w:r w:rsidRPr="00527FD0">
        <w:t xml:space="preserve"> </w:t>
      </w:r>
      <w:r w:rsidRPr="00452D3C">
        <w:t xml:space="preserve">Выживаемость пациентов </w:t>
      </w:r>
      <w:r w:rsidR="00FF6C49" w:rsidRPr="008A1743">
        <w:t>при адъювантной терапии осимертинибом</w:t>
      </w:r>
      <w:r w:rsidRPr="008D162B">
        <w:t xml:space="preserve"> </w:t>
      </w:r>
      <w:ins w:id="21213" w:author="Barshadskaya, Yuliya" w:date="2024-01-15T20:09:00Z">
        <w:r w:rsidR="00D04E7E" w:rsidRPr="0001519A">
          <w:rPr>
            <w:rFonts w:cs="Times New Roman"/>
            <w:color w:val="000000" w:themeColor="text1"/>
            <w:lang w:val="en-US"/>
          </w:rPr>
          <w:fldChar w:fldCharType="begin"/>
        </w:r>
        <w:r w:rsidR="00D04E7E"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D04E7E" w:rsidRPr="0001519A">
          <w:rPr>
            <w:rFonts w:cs="Times New Roman"/>
            <w:color w:val="000000" w:themeColor="text1"/>
            <w:lang w:val="en-US"/>
          </w:rPr>
          <w:fldChar w:fldCharType="separate"/>
        </w:r>
        <w:r w:rsidR="00D04E7E" w:rsidRPr="0018315E">
          <w:rPr>
            <w:rFonts w:cs="Times New Roman"/>
            <w:color w:val="000000" w:themeColor="text1"/>
          </w:rPr>
          <w:t>[</w:t>
        </w:r>
      </w:ins>
      <w:ins w:id="21214" w:author="Barshadskaya, Yuliya" w:date="2024-02-23T00:09:00Z">
        <w:r w:rsidR="00677679">
          <w:rPr>
            <w:rFonts w:cs="Times New Roman"/>
            <w:color w:val="000000" w:themeColor="text1"/>
          </w:rPr>
          <w:t>14</w:t>
        </w:r>
      </w:ins>
      <w:ins w:id="21215" w:author="Barshadskaya, Yuliya" w:date="2024-01-15T20:09:00Z">
        <w:r w:rsidR="00D04E7E" w:rsidRPr="00DD38F1">
          <w:rPr>
            <w:rFonts w:cs="Times New Roman"/>
            <w:color w:val="000000" w:themeColor="text1"/>
          </w:rPr>
          <w:t>]</w:t>
        </w:r>
        <w:r w:rsidR="00D04E7E" w:rsidRPr="0001519A">
          <w:rPr>
            <w:rFonts w:cs="Times New Roman"/>
            <w:color w:val="000000" w:themeColor="text1"/>
            <w:lang w:val="en-US"/>
          </w:rPr>
          <w:fldChar w:fldCharType="end"/>
        </w:r>
        <w:r w:rsidR="00D04E7E">
          <w:rPr>
            <w:rFonts w:cs="Times New Roman"/>
            <w:color w:val="000000" w:themeColor="text1"/>
          </w:rPr>
          <w:t>.</w:t>
        </w:r>
      </w:ins>
      <w:del w:id="21216" w:author="Barshadskaya, Yuliya" w:date="2024-01-15T20:09:00Z">
        <w:r w:rsidRPr="00452D3C" w:rsidDel="00D04E7E">
          <w:fldChar w:fldCharType="begin"/>
        </w:r>
        <w:r w:rsidRPr="006E6534" w:rsidDel="00D04E7E">
          <w:delInstrText xml:space="preserve"> ADDIN ZOTERO_ITEM CSL_CITATION {"citationID":"bkUKCvpz","properties":{"formattedCitation":"(26)","plainCitation":"(26)","noteIndex":0},"citationItems":[{"id":161852,"uris":["http://zotero.org/groups/4735135/items/X2VM76BY"],"itemData":{"id":161852,"type":"article-journal","abstract":"Introduction\nAdjuvant chemotherapy is recommended in patients with resected stages II to IIIA (and select IB) NSCLC; however, recurrence rates are high. In the phase 3 ADAURA study (NCT02511106), osimertinib was found to have a clinically meaningful improvement in disease-free survival (DFS) in patients with resected stages IB to IIIA EGFR-mutated (EGFRm) NSCLC. Here, we report prespecified and exploratory analyses of adjuvant chemotherapy use and outcomes from ADAURA.\nMethods\nPatients with resected stages IB to IIIA EGFRm NSCLC were randomized 1:1 to receive osimertinib or placebo for 3 years. Adjuvant chemotherapy before randomization was not mandatory, per physician and patient choice. DFS in the overall population (IB–IIIA), with and without adjuvant chemotherapy, was a prespecified analysis. Exploratory analyses included the following: adjuvant chemotherapy use by patient age, disease stage, and geographic location; DFS by adjuvant chemotherapy use and disease stage.\nResults\nOverall, 410 of 682 patients (60%) received adjuvant chemotherapy (osimertinib, n = 203; placebo, n = 207) for a median duration of 4.0 cycles. Adjuvant chemotherapy use was more frequent in patients: aged less than 70 years (338 of 509; 66%) versus more than or equal to 70 years (72 of 173; 42%); with stages II to IIIA (352 of 466; 76%) versus stage IB (57 of 216; 26%); and enrolled in Asia (268 of 414; 65%) versus outside of Asia (142 of 268; 53%). A DFS benefit favoring osimertinib versus placebo was observed in patients with (DFS hazard ratio = 0.16, 95% confidence interval: 0.10–0.26) and without adjuvant chemotherapy (hazard ratio = 0.23, 95% confidence interval: 0.13–0.40), regardless of disease stage.\nConclusions\nThese findings support adjuvant osimertinib as an effective treatment for patients with stages IB to IIIA EGFRm NSCLC after resection, with or without previous adjuvant chemotherapy.","container-title":"Journal of Thoracic Oncology","DOI":"10.1016/j.jtho.2021.10.014","ISSN":"1556-0864","issue":"3","journalAbbreviation":"Journal of Thoracic Oncology","language":"en","page":"423-433","source":"ScienceDirect","title":"Postoperative Chemotherapy Use and Outcomes From ADAURA: Osimertinib as Adjuvant Therapy for Resected EGFR-Mutated NSCLC","title-short":"Postoperative Chemotherapy Use and Outcomes From ADAURA","volume":"17","author":[{"family":"Wu","given":"Yi-Long"},{"family":"John","given":"Thomas"},{"family":"Grohe","given":"Christian"},{"family":"Majem","given":"Margarita"},{"family":"Goldman","given":"Jonathan W."},{"family":"Kim","given":"Sang-We"},{"family":"Kato","given":"Terufumi"},{"family":"Laktionov","given":"Konstantin"},{"family":"Vu","given":"Huu Vinh"},{"family":"Wang","given":"Zhijie"},{"family":"Lu","given":"Shun"},{"family":"Lee","given":"Kye Young"},{"family":"Akewanlop","given":"Charuwan"},{"family":"Yu","given":"Chong-Jen"},{"family":"Marinis","given":"Filippo","non-dropping-particle":"de"},{"family":"Bonanno","given":"Laura"},{"family":"Domine","given":"Manuel"},{"family":"Shepherd","given":"Frances A."},{"family":"Zeng","given":"Lingmin"},{"family":"Atasoy","given":"Ajlan"},{"family":"Herbst","given":"Roy S."},{"family":"Tsuboi","given":"Masahiro"}],"issued":{"date-parts":[["2022",3,1]]}}}],"schema":"https://github.com/citation-style-language/schema/raw/master/csl-citation.json"} </w:delInstrText>
        </w:r>
        <w:r w:rsidRPr="00452D3C" w:rsidDel="00D04E7E">
          <w:fldChar w:fldCharType="separate"/>
        </w:r>
        <w:r w:rsidRPr="00452D3C" w:rsidDel="00D04E7E">
          <w:delText>(26)</w:delText>
        </w:r>
        <w:bookmarkEnd w:id="21198"/>
        <w:r w:rsidRPr="00452D3C" w:rsidDel="00D04E7E">
          <w:fldChar w:fldCharType="end"/>
        </w:r>
      </w:del>
    </w:p>
    <w:tbl>
      <w:tblPr>
        <w:tblStyle w:val="a4"/>
        <w:tblW w:w="0" w:type="auto"/>
        <w:tblLook w:val="04A0" w:firstRow="1" w:lastRow="0" w:firstColumn="1" w:lastColumn="0" w:noHBand="0" w:noVBand="1"/>
      </w:tblPr>
      <w:tblGrid>
        <w:gridCol w:w="1869"/>
        <w:gridCol w:w="1869"/>
        <w:gridCol w:w="1869"/>
        <w:gridCol w:w="1869"/>
        <w:gridCol w:w="1869"/>
      </w:tblGrid>
      <w:tr w:rsidR="006E6534" w:rsidRPr="006E6534" w14:paraId="29AC1683" w14:textId="77777777" w:rsidTr="00032660">
        <w:trPr>
          <w:tblHeader/>
        </w:trPr>
        <w:tc>
          <w:tcPr>
            <w:tcW w:w="1869" w:type="dxa"/>
            <w:vMerge w:val="restart"/>
            <w:shd w:val="clear" w:color="auto" w:fill="D9D9D9" w:themeFill="background1" w:themeFillShade="D9"/>
          </w:tcPr>
          <w:p w14:paraId="76541BAE" w14:textId="07F9CFBA" w:rsidR="00B7161A" w:rsidRPr="006E6534" w:rsidRDefault="00B7161A" w:rsidP="00415551">
            <w:pPr>
              <w:pStyle w:val="SDText"/>
              <w:ind w:firstLine="0"/>
              <w:jc w:val="center"/>
              <w:rPr>
                <w:rFonts w:cs="Times New Roman"/>
                <w:b/>
                <w:bCs/>
                <w:color w:val="000000" w:themeColor="text1"/>
                <w:rPrChange w:id="21217" w:author="N F" w:date="2023-12-05T03:09:00Z">
                  <w:rPr>
                    <w:rFonts w:cs="Times New Roman"/>
                    <w:b/>
                    <w:bCs/>
                  </w:rPr>
                </w:rPrChange>
              </w:rPr>
            </w:pPr>
          </w:p>
        </w:tc>
        <w:tc>
          <w:tcPr>
            <w:tcW w:w="3738" w:type="dxa"/>
            <w:gridSpan w:val="2"/>
            <w:shd w:val="clear" w:color="auto" w:fill="D9D9D9" w:themeFill="background1" w:themeFillShade="D9"/>
          </w:tcPr>
          <w:p w14:paraId="6B5ABFC5" w14:textId="65F33C6B" w:rsidR="00B7161A" w:rsidRPr="006E6534" w:rsidRDefault="00B7161A" w:rsidP="00415551">
            <w:pPr>
              <w:pStyle w:val="SDText"/>
              <w:ind w:firstLine="0"/>
              <w:jc w:val="center"/>
              <w:rPr>
                <w:rFonts w:cs="Times New Roman"/>
                <w:b/>
                <w:bCs/>
                <w:color w:val="000000" w:themeColor="text1"/>
                <w:rPrChange w:id="21218" w:author="N F" w:date="2023-12-05T03:09:00Z">
                  <w:rPr>
                    <w:rFonts w:cs="Times New Roman"/>
                    <w:b/>
                    <w:bCs/>
                  </w:rPr>
                </w:rPrChange>
              </w:rPr>
            </w:pPr>
            <w:r w:rsidRPr="006E6534">
              <w:rPr>
                <w:rFonts w:cs="Times New Roman"/>
                <w:b/>
                <w:bCs/>
                <w:color w:val="000000" w:themeColor="text1"/>
                <w:rPrChange w:id="21219" w:author="N F" w:date="2023-12-05T03:09:00Z">
                  <w:rPr>
                    <w:rFonts w:cs="Times New Roman"/>
                    <w:b/>
                    <w:bCs/>
                  </w:rPr>
                </w:rPrChange>
              </w:rPr>
              <w:t>Пациенты с адъювантной терапией</w:t>
            </w:r>
          </w:p>
        </w:tc>
        <w:tc>
          <w:tcPr>
            <w:tcW w:w="3738" w:type="dxa"/>
            <w:gridSpan w:val="2"/>
            <w:shd w:val="clear" w:color="auto" w:fill="D9D9D9" w:themeFill="background1" w:themeFillShade="D9"/>
          </w:tcPr>
          <w:p w14:paraId="0EA9F86D" w14:textId="1FE27643" w:rsidR="00B7161A" w:rsidRPr="006E6534" w:rsidRDefault="00B7161A" w:rsidP="00415551">
            <w:pPr>
              <w:pStyle w:val="SDText"/>
              <w:ind w:firstLine="0"/>
              <w:jc w:val="center"/>
              <w:rPr>
                <w:rFonts w:cs="Times New Roman"/>
                <w:b/>
                <w:bCs/>
                <w:color w:val="000000" w:themeColor="text1"/>
                <w:rPrChange w:id="21220" w:author="N F" w:date="2023-12-05T03:09:00Z">
                  <w:rPr>
                    <w:rFonts w:cs="Times New Roman"/>
                    <w:b/>
                    <w:bCs/>
                  </w:rPr>
                </w:rPrChange>
              </w:rPr>
            </w:pPr>
            <w:r w:rsidRPr="006E6534">
              <w:rPr>
                <w:rFonts w:cs="Times New Roman"/>
                <w:b/>
                <w:bCs/>
                <w:color w:val="000000" w:themeColor="text1"/>
                <w:rPrChange w:id="21221" w:author="N F" w:date="2023-12-05T03:09:00Z">
                  <w:rPr>
                    <w:rFonts w:cs="Times New Roman"/>
                    <w:b/>
                    <w:bCs/>
                  </w:rPr>
                </w:rPrChange>
              </w:rPr>
              <w:t>Пациенты без адъювантной терапии</w:t>
            </w:r>
          </w:p>
        </w:tc>
      </w:tr>
      <w:tr w:rsidR="006E6534" w:rsidRPr="006E6534" w14:paraId="0F3C2716" w14:textId="77777777" w:rsidTr="00032660">
        <w:trPr>
          <w:tblHeader/>
        </w:trPr>
        <w:tc>
          <w:tcPr>
            <w:tcW w:w="1869" w:type="dxa"/>
            <w:vMerge/>
            <w:shd w:val="clear" w:color="auto" w:fill="D9D9D9" w:themeFill="background1" w:themeFillShade="D9"/>
          </w:tcPr>
          <w:p w14:paraId="49E859CF" w14:textId="77777777" w:rsidR="00B7161A" w:rsidRPr="006E6534" w:rsidRDefault="00B7161A" w:rsidP="00415551">
            <w:pPr>
              <w:pStyle w:val="SDText"/>
              <w:ind w:firstLine="0"/>
              <w:jc w:val="center"/>
              <w:rPr>
                <w:rFonts w:cs="Times New Roman"/>
                <w:b/>
                <w:bCs/>
                <w:color w:val="000000" w:themeColor="text1"/>
                <w:rPrChange w:id="21222" w:author="N F" w:date="2023-12-05T03:09:00Z">
                  <w:rPr>
                    <w:rFonts w:cs="Times New Roman"/>
                    <w:b/>
                    <w:bCs/>
                  </w:rPr>
                </w:rPrChange>
              </w:rPr>
            </w:pPr>
          </w:p>
        </w:tc>
        <w:tc>
          <w:tcPr>
            <w:tcW w:w="1869" w:type="dxa"/>
            <w:shd w:val="clear" w:color="auto" w:fill="D9D9D9" w:themeFill="background1" w:themeFillShade="D9"/>
          </w:tcPr>
          <w:p w14:paraId="71CA3935" w14:textId="03AC00A7" w:rsidR="00B7161A" w:rsidRPr="006E6534" w:rsidRDefault="00B7161A" w:rsidP="00415551">
            <w:pPr>
              <w:pStyle w:val="SDText"/>
              <w:ind w:firstLine="0"/>
              <w:jc w:val="center"/>
              <w:rPr>
                <w:rFonts w:cs="Times New Roman"/>
                <w:b/>
                <w:bCs/>
                <w:color w:val="000000" w:themeColor="text1"/>
                <w:rPrChange w:id="21223" w:author="N F" w:date="2023-12-05T03:09:00Z">
                  <w:rPr>
                    <w:rFonts w:cs="Times New Roman"/>
                    <w:b/>
                    <w:bCs/>
                  </w:rPr>
                </w:rPrChange>
              </w:rPr>
            </w:pPr>
            <w:r w:rsidRPr="006E6534">
              <w:rPr>
                <w:rFonts w:cs="Times New Roman"/>
                <w:b/>
                <w:bCs/>
                <w:color w:val="000000" w:themeColor="text1"/>
                <w:rPrChange w:id="21224" w:author="N F" w:date="2023-12-05T03:09:00Z">
                  <w:rPr>
                    <w:rFonts w:cs="Times New Roman"/>
                    <w:b/>
                    <w:bCs/>
                  </w:rPr>
                </w:rPrChange>
              </w:rPr>
              <w:t>Осимертиниб</w:t>
            </w:r>
          </w:p>
        </w:tc>
        <w:tc>
          <w:tcPr>
            <w:tcW w:w="1869" w:type="dxa"/>
            <w:shd w:val="clear" w:color="auto" w:fill="D9D9D9" w:themeFill="background1" w:themeFillShade="D9"/>
          </w:tcPr>
          <w:p w14:paraId="76018C61" w14:textId="43E1E1CF" w:rsidR="00B7161A" w:rsidRPr="006E6534" w:rsidRDefault="00B7161A" w:rsidP="00415551">
            <w:pPr>
              <w:pStyle w:val="SDText"/>
              <w:ind w:firstLine="0"/>
              <w:jc w:val="center"/>
              <w:rPr>
                <w:rFonts w:cs="Times New Roman"/>
                <w:b/>
                <w:bCs/>
                <w:color w:val="000000" w:themeColor="text1"/>
                <w:rPrChange w:id="21225" w:author="N F" w:date="2023-12-05T03:09:00Z">
                  <w:rPr>
                    <w:rFonts w:cs="Times New Roman"/>
                    <w:b/>
                    <w:bCs/>
                  </w:rPr>
                </w:rPrChange>
              </w:rPr>
            </w:pPr>
            <w:r w:rsidRPr="006E6534">
              <w:rPr>
                <w:rFonts w:cs="Times New Roman"/>
                <w:b/>
                <w:bCs/>
                <w:color w:val="000000" w:themeColor="text1"/>
                <w:rPrChange w:id="21226" w:author="N F" w:date="2023-12-05T03:09:00Z">
                  <w:rPr>
                    <w:rFonts w:cs="Times New Roman"/>
                    <w:b/>
                    <w:bCs/>
                  </w:rPr>
                </w:rPrChange>
              </w:rPr>
              <w:t>Плацебо</w:t>
            </w:r>
          </w:p>
        </w:tc>
        <w:tc>
          <w:tcPr>
            <w:tcW w:w="1869" w:type="dxa"/>
            <w:shd w:val="clear" w:color="auto" w:fill="D9D9D9" w:themeFill="background1" w:themeFillShade="D9"/>
          </w:tcPr>
          <w:p w14:paraId="34735542" w14:textId="4CDA44E1" w:rsidR="00B7161A" w:rsidRPr="006E6534" w:rsidRDefault="00B7161A" w:rsidP="00415551">
            <w:pPr>
              <w:pStyle w:val="SDText"/>
              <w:ind w:firstLine="0"/>
              <w:jc w:val="center"/>
              <w:rPr>
                <w:rFonts w:cs="Times New Roman"/>
                <w:b/>
                <w:bCs/>
                <w:color w:val="000000" w:themeColor="text1"/>
                <w:rPrChange w:id="21227" w:author="N F" w:date="2023-12-05T03:09:00Z">
                  <w:rPr>
                    <w:rFonts w:cs="Times New Roman"/>
                    <w:b/>
                    <w:bCs/>
                  </w:rPr>
                </w:rPrChange>
              </w:rPr>
            </w:pPr>
            <w:r w:rsidRPr="006E6534">
              <w:rPr>
                <w:rFonts w:cs="Times New Roman"/>
                <w:b/>
                <w:bCs/>
                <w:color w:val="000000" w:themeColor="text1"/>
                <w:rPrChange w:id="21228" w:author="N F" w:date="2023-12-05T03:09:00Z">
                  <w:rPr>
                    <w:rFonts w:cs="Times New Roman"/>
                    <w:b/>
                    <w:bCs/>
                  </w:rPr>
                </w:rPrChange>
              </w:rPr>
              <w:t>Осимертиниб</w:t>
            </w:r>
          </w:p>
        </w:tc>
        <w:tc>
          <w:tcPr>
            <w:tcW w:w="1869" w:type="dxa"/>
            <w:shd w:val="clear" w:color="auto" w:fill="D9D9D9" w:themeFill="background1" w:themeFillShade="D9"/>
          </w:tcPr>
          <w:p w14:paraId="479A8DBB" w14:textId="6C913CCF" w:rsidR="00B7161A" w:rsidRPr="006E6534" w:rsidRDefault="00B7161A" w:rsidP="00415551">
            <w:pPr>
              <w:pStyle w:val="SDText"/>
              <w:ind w:firstLine="0"/>
              <w:jc w:val="center"/>
              <w:rPr>
                <w:rFonts w:cs="Times New Roman"/>
                <w:b/>
                <w:bCs/>
                <w:color w:val="000000" w:themeColor="text1"/>
                <w:rPrChange w:id="21229" w:author="N F" w:date="2023-12-05T03:09:00Z">
                  <w:rPr>
                    <w:rFonts w:cs="Times New Roman"/>
                    <w:b/>
                    <w:bCs/>
                  </w:rPr>
                </w:rPrChange>
              </w:rPr>
            </w:pPr>
            <w:r w:rsidRPr="006E6534">
              <w:rPr>
                <w:rFonts w:cs="Times New Roman"/>
                <w:b/>
                <w:bCs/>
                <w:color w:val="000000" w:themeColor="text1"/>
                <w:rPrChange w:id="21230" w:author="N F" w:date="2023-12-05T03:09:00Z">
                  <w:rPr>
                    <w:rFonts w:cs="Times New Roman"/>
                    <w:b/>
                    <w:bCs/>
                  </w:rPr>
                </w:rPrChange>
              </w:rPr>
              <w:t>Плацебо</w:t>
            </w:r>
          </w:p>
        </w:tc>
      </w:tr>
      <w:tr w:rsidR="006E6534" w:rsidRPr="006E6534" w14:paraId="782BB114" w14:textId="77777777" w:rsidTr="00AC66D4">
        <w:tc>
          <w:tcPr>
            <w:tcW w:w="9345" w:type="dxa"/>
            <w:gridSpan w:val="5"/>
          </w:tcPr>
          <w:p w14:paraId="3B103771" w14:textId="4FA263C4" w:rsidR="009D7A42" w:rsidRPr="006E6534" w:rsidRDefault="006D3D53" w:rsidP="00415551">
            <w:pPr>
              <w:pStyle w:val="SDText"/>
              <w:ind w:firstLine="0"/>
              <w:jc w:val="center"/>
              <w:rPr>
                <w:rFonts w:cs="Times New Roman"/>
                <w:b/>
                <w:bCs/>
                <w:color w:val="000000" w:themeColor="text1"/>
                <w:rPrChange w:id="21231" w:author="N F" w:date="2023-12-05T03:09:00Z">
                  <w:rPr>
                    <w:rFonts w:cs="Times New Roman"/>
                    <w:b/>
                    <w:bCs/>
                  </w:rPr>
                </w:rPrChange>
              </w:rPr>
            </w:pPr>
            <w:r w:rsidRPr="006E6534">
              <w:rPr>
                <w:rFonts w:cs="Times New Roman"/>
                <w:b/>
                <w:bCs/>
                <w:color w:val="000000" w:themeColor="text1"/>
                <w:rPrChange w:id="21232" w:author="N F" w:date="2023-12-05T03:09:00Z">
                  <w:rPr>
                    <w:rFonts w:cs="Times New Roman"/>
                    <w:b/>
                    <w:bCs/>
                  </w:rPr>
                </w:rPrChange>
              </w:rPr>
              <w:t xml:space="preserve">Стадия </w:t>
            </w:r>
            <w:r w:rsidR="009D7A42" w:rsidRPr="006E6534">
              <w:rPr>
                <w:rFonts w:cs="Times New Roman"/>
                <w:b/>
                <w:bCs/>
                <w:color w:val="000000" w:themeColor="text1"/>
                <w:lang w:val="en-US"/>
                <w:rPrChange w:id="21233" w:author="N F" w:date="2023-12-05T03:09:00Z">
                  <w:rPr>
                    <w:rFonts w:cs="Times New Roman"/>
                    <w:b/>
                    <w:bCs/>
                    <w:lang w:val="en-US"/>
                  </w:rPr>
                </w:rPrChange>
              </w:rPr>
              <w:t>IB</w:t>
            </w:r>
          </w:p>
        </w:tc>
      </w:tr>
      <w:tr w:rsidR="006E6534" w:rsidRPr="006E6534" w14:paraId="228BADE5" w14:textId="77777777" w:rsidTr="00640198">
        <w:tc>
          <w:tcPr>
            <w:tcW w:w="1869" w:type="dxa"/>
          </w:tcPr>
          <w:p w14:paraId="3F3553F6" w14:textId="7F89F277" w:rsidR="00B7161A" w:rsidRPr="006E6534" w:rsidRDefault="00AA6C95" w:rsidP="00415551">
            <w:pPr>
              <w:pStyle w:val="SDText"/>
              <w:ind w:firstLine="0"/>
              <w:rPr>
                <w:rFonts w:cs="Times New Roman"/>
                <w:color w:val="000000" w:themeColor="text1"/>
                <w:rPrChange w:id="21234" w:author="N F" w:date="2023-12-05T03:09:00Z">
                  <w:rPr>
                    <w:rFonts w:cs="Times New Roman"/>
                  </w:rPr>
                </w:rPrChange>
              </w:rPr>
            </w:pPr>
            <w:r w:rsidRPr="006E6534">
              <w:rPr>
                <w:rFonts w:cs="Times New Roman"/>
                <w:color w:val="000000" w:themeColor="text1"/>
                <w:rPrChange w:id="21235" w:author="N F" w:date="2023-12-05T03:09:00Z">
                  <w:rPr>
                    <w:rFonts w:cs="Times New Roman"/>
                  </w:rPr>
                </w:rPrChange>
              </w:rPr>
              <w:t>Общее количество</w:t>
            </w:r>
          </w:p>
        </w:tc>
        <w:tc>
          <w:tcPr>
            <w:tcW w:w="1869" w:type="dxa"/>
          </w:tcPr>
          <w:p w14:paraId="7BE2DC68" w14:textId="15AE507C" w:rsidR="00B7161A" w:rsidRPr="006E6534" w:rsidRDefault="00D64345" w:rsidP="00415551">
            <w:pPr>
              <w:pStyle w:val="SDText"/>
              <w:ind w:firstLine="0"/>
              <w:rPr>
                <w:rFonts w:cs="Times New Roman"/>
                <w:color w:val="000000" w:themeColor="text1"/>
                <w:rPrChange w:id="21236" w:author="N F" w:date="2023-12-05T03:09:00Z">
                  <w:rPr>
                    <w:rFonts w:cs="Times New Roman"/>
                  </w:rPr>
                </w:rPrChange>
              </w:rPr>
            </w:pPr>
            <w:r w:rsidRPr="006E6534">
              <w:rPr>
                <w:rFonts w:cs="Times New Roman"/>
                <w:color w:val="000000" w:themeColor="text1"/>
                <w:rPrChange w:id="21237" w:author="N F" w:date="2023-12-05T03:09:00Z">
                  <w:rPr>
                    <w:rFonts w:cs="Times New Roman"/>
                  </w:rPr>
                </w:rPrChange>
              </w:rPr>
              <w:t>28</w:t>
            </w:r>
          </w:p>
        </w:tc>
        <w:tc>
          <w:tcPr>
            <w:tcW w:w="1869" w:type="dxa"/>
          </w:tcPr>
          <w:p w14:paraId="492E6C08" w14:textId="12EF0697" w:rsidR="00B7161A" w:rsidRPr="006E6534" w:rsidRDefault="00F34DAD" w:rsidP="00415551">
            <w:pPr>
              <w:pStyle w:val="SDText"/>
              <w:ind w:firstLine="0"/>
              <w:rPr>
                <w:rFonts w:cs="Times New Roman"/>
                <w:color w:val="000000" w:themeColor="text1"/>
                <w:rPrChange w:id="21238" w:author="N F" w:date="2023-12-05T03:09:00Z">
                  <w:rPr>
                    <w:rFonts w:cs="Times New Roman"/>
                  </w:rPr>
                </w:rPrChange>
              </w:rPr>
            </w:pPr>
            <w:r w:rsidRPr="006E6534">
              <w:rPr>
                <w:rFonts w:cs="Times New Roman"/>
                <w:color w:val="000000" w:themeColor="text1"/>
                <w:rPrChange w:id="21239" w:author="N F" w:date="2023-12-05T03:09:00Z">
                  <w:rPr>
                    <w:rFonts w:cs="Times New Roman"/>
                  </w:rPr>
                </w:rPrChange>
              </w:rPr>
              <w:t>30</w:t>
            </w:r>
          </w:p>
        </w:tc>
        <w:tc>
          <w:tcPr>
            <w:tcW w:w="1869" w:type="dxa"/>
          </w:tcPr>
          <w:p w14:paraId="14F33844" w14:textId="4AEE1B06" w:rsidR="00B7161A" w:rsidRPr="006E6534" w:rsidRDefault="00F34DAD" w:rsidP="00415551">
            <w:pPr>
              <w:pStyle w:val="SDText"/>
              <w:ind w:firstLine="0"/>
              <w:rPr>
                <w:rFonts w:cs="Times New Roman"/>
                <w:color w:val="000000" w:themeColor="text1"/>
                <w:rPrChange w:id="21240" w:author="N F" w:date="2023-12-05T03:09:00Z">
                  <w:rPr>
                    <w:rFonts w:cs="Times New Roman"/>
                  </w:rPr>
                </w:rPrChange>
              </w:rPr>
            </w:pPr>
            <w:r w:rsidRPr="006E6534">
              <w:rPr>
                <w:rFonts w:cs="Times New Roman"/>
                <w:color w:val="000000" w:themeColor="text1"/>
                <w:rPrChange w:id="21241" w:author="N F" w:date="2023-12-05T03:09:00Z">
                  <w:rPr>
                    <w:rFonts w:cs="Times New Roman"/>
                  </w:rPr>
                </w:rPrChange>
              </w:rPr>
              <w:t>78</w:t>
            </w:r>
          </w:p>
        </w:tc>
        <w:tc>
          <w:tcPr>
            <w:tcW w:w="1869" w:type="dxa"/>
          </w:tcPr>
          <w:p w14:paraId="51C23582" w14:textId="21ED8A33" w:rsidR="00B7161A" w:rsidRPr="006E6534" w:rsidRDefault="00F34DAD" w:rsidP="00415551">
            <w:pPr>
              <w:pStyle w:val="SDText"/>
              <w:ind w:firstLine="0"/>
              <w:rPr>
                <w:rFonts w:cs="Times New Roman"/>
                <w:color w:val="000000" w:themeColor="text1"/>
                <w:rPrChange w:id="21242" w:author="N F" w:date="2023-12-05T03:09:00Z">
                  <w:rPr>
                    <w:rFonts w:cs="Times New Roman"/>
                  </w:rPr>
                </w:rPrChange>
              </w:rPr>
            </w:pPr>
            <w:r w:rsidRPr="006E6534">
              <w:rPr>
                <w:rFonts w:cs="Times New Roman"/>
                <w:color w:val="000000" w:themeColor="text1"/>
                <w:rPrChange w:id="21243" w:author="N F" w:date="2023-12-05T03:09:00Z">
                  <w:rPr>
                    <w:rFonts w:cs="Times New Roman"/>
                  </w:rPr>
                </w:rPrChange>
              </w:rPr>
              <w:t>76</w:t>
            </w:r>
          </w:p>
        </w:tc>
      </w:tr>
      <w:tr w:rsidR="006E6534" w:rsidRPr="006E6534" w14:paraId="5BFE3106" w14:textId="77777777" w:rsidTr="00640198">
        <w:tc>
          <w:tcPr>
            <w:tcW w:w="1869" w:type="dxa"/>
          </w:tcPr>
          <w:p w14:paraId="639AF2B8" w14:textId="4F56784D" w:rsidR="00B7161A" w:rsidRPr="006E6534" w:rsidRDefault="00D64345" w:rsidP="00415551">
            <w:pPr>
              <w:pStyle w:val="SDText"/>
              <w:ind w:firstLine="0"/>
              <w:rPr>
                <w:rFonts w:cs="Times New Roman"/>
                <w:color w:val="000000" w:themeColor="text1"/>
                <w:rPrChange w:id="21244" w:author="N F" w:date="2023-12-05T03:09:00Z">
                  <w:rPr>
                    <w:rFonts w:cs="Times New Roman"/>
                  </w:rPr>
                </w:rPrChange>
              </w:rPr>
            </w:pPr>
            <w:r w:rsidRPr="006E6534">
              <w:rPr>
                <w:rFonts w:cs="Times New Roman"/>
                <w:color w:val="000000" w:themeColor="text1"/>
                <w:rPrChange w:id="21245" w:author="N F" w:date="2023-12-05T03:09:00Z">
                  <w:rPr>
                    <w:rFonts w:cs="Times New Roman"/>
                  </w:rPr>
                </w:rPrChange>
              </w:rPr>
              <w:t>Количество</w:t>
            </w:r>
            <w:r w:rsidR="00AA6C95" w:rsidRPr="006E6534">
              <w:rPr>
                <w:rFonts w:cs="Times New Roman"/>
                <w:color w:val="000000" w:themeColor="text1"/>
                <w:rPrChange w:id="21246" w:author="N F" w:date="2023-12-05T03:09:00Z">
                  <w:rPr>
                    <w:rFonts w:cs="Times New Roman"/>
                  </w:rPr>
                </w:rPrChange>
              </w:rPr>
              <w:t xml:space="preserve"> пациентов </w:t>
            </w:r>
            <w:r w:rsidR="009966BC" w:rsidRPr="006E6534">
              <w:rPr>
                <w:rFonts w:cs="Times New Roman"/>
                <w:color w:val="000000" w:themeColor="text1"/>
                <w:rPrChange w:id="21247" w:author="N F" w:date="2023-12-05T03:09:00Z">
                  <w:rPr>
                    <w:rFonts w:cs="Times New Roman"/>
                  </w:rPr>
                </w:rPrChange>
              </w:rPr>
              <w:t xml:space="preserve">с рецидивом, </w:t>
            </w:r>
            <w:r w:rsidRPr="006E6534">
              <w:rPr>
                <w:rFonts w:cs="Times New Roman"/>
                <w:color w:val="000000" w:themeColor="text1"/>
                <w:rPrChange w:id="21248" w:author="N F" w:date="2023-12-05T03:09:00Z">
                  <w:rPr>
                    <w:rFonts w:cs="Times New Roman"/>
                  </w:rPr>
                </w:rPrChange>
              </w:rPr>
              <w:t>(</w:t>
            </w:r>
            <w:r w:rsidR="009966BC" w:rsidRPr="006E6534">
              <w:rPr>
                <w:rFonts w:cs="Times New Roman"/>
                <w:color w:val="000000" w:themeColor="text1"/>
                <w:rPrChange w:id="21249" w:author="N F" w:date="2023-12-05T03:09:00Z">
                  <w:rPr>
                    <w:rFonts w:cs="Times New Roman"/>
                  </w:rPr>
                </w:rPrChange>
              </w:rPr>
              <w:t>%</w:t>
            </w:r>
            <w:r w:rsidRPr="006E6534">
              <w:rPr>
                <w:rFonts w:cs="Times New Roman"/>
                <w:color w:val="000000" w:themeColor="text1"/>
                <w:rPrChange w:id="21250" w:author="N F" w:date="2023-12-05T03:09:00Z">
                  <w:rPr>
                    <w:rFonts w:cs="Times New Roman"/>
                  </w:rPr>
                </w:rPrChange>
              </w:rPr>
              <w:t>)</w:t>
            </w:r>
          </w:p>
        </w:tc>
        <w:tc>
          <w:tcPr>
            <w:tcW w:w="1869" w:type="dxa"/>
          </w:tcPr>
          <w:p w14:paraId="4A5E7674" w14:textId="4E10C7F4" w:rsidR="00B7161A" w:rsidRPr="006E6534" w:rsidRDefault="00D64345" w:rsidP="00415551">
            <w:pPr>
              <w:pStyle w:val="SDText"/>
              <w:ind w:firstLine="0"/>
              <w:rPr>
                <w:rFonts w:cs="Times New Roman"/>
                <w:color w:val="000000" w:themeColor="text1"/>
                <w:rPrChange w:id="21251" w:author="N F" w:date="2023-12-05T03:09:00Z">
                  <w:rPr>
                    <w:rFonts w:cs="Times New Roman"/>
                  </w:rPr>
                </w:rPrChange>
              </w:rPr>
            </w:pPr>
            <w:r w:rsidRPr="006E6534">
              <w:rPr>
                <w:rFonts w:cs="Times New Roman"/>
                <w:color w:val="000000" w:themeColor="text1"/>
                <w:rPrChange w:id="21252" w:author="N F" w:date="2023-12-05T03:09:00Z">
                  <w:rPr>
                    <w:rFonts w:cs="Times New Roman"/>
                  </w:rPr>
                </w:rPrChange>
              </w:rPr>
              <w:t>4 (14)</w:t>
            </w:r>
          </w:p>
        </w:tc>
        <w:tc>
          <w:tcPr>
            <w:tcW w:w="1869" w:type="dxa"/>
          </w:tcPr>
          <w:p w14:paraId="24F3126A" w14:textId="557CAA4E" w:rsidR="00B7161A" w:rsidRPr="006E6534" w:rsidRDefault="00F34DAD" w:rsidP="00415551">
            <w:pPr>
              <w:pStyle w:val="SDText"/>
              <w:ind w:firstLine="0"/>
              <w:rPr>
                <w:rFonts w:cs="Times New Roman"/>
                <w:color w:val="000000" w:themeColor="text1"/>
                <w:rPrChange w:id="21253" w:author="N F" w:date="2023-12-05T03:09:00Z">
                  <w:rPr>
                    <w:rFonts w:cs="Times New Roman"/>
                  </w:rPr>
                </w:rPrChange>
              </w:rPr>
            </w:pPr>
            <w:r w:rsidRPr="006E6534">
              <w:rPr>
                <w:rFonts w:cs="Times New Roman"/>
                <w:color w:val="000000" w:themeColor="text1"/>
                <w:rPrChange w:id="21254" w:author="N F" w:date="2023-12-05T03:09:00Z">
                  <w:rPr>
                    <w:rFonts w:cs="Times New Roman"/>
                  </w:rPr>
                </w:rPrChange>
              </w:rPr>
              <w:t>11 (37)</w:t>
            </w:r>
          </w:p>
        </w:tc>
        <w:tc>
          <w:tcPr>
            <w:tcW w:w="1869" w:type="dxa"/>
          </w:tcPr>
          <w:p w14:paraId="1C1630EB" w14:textId="20A2A868" w:rsidR="00B7161A" w:rsidRPr="006E6534" w:rsidRDefault="00F34DAD" w:rsidP="00415551">
            <w:pPr>
              <w:pStyle w:val="SDText"/>
              <w:ind w:firstLine="0"/>
              <w:rPr>
                <w:rFonts w:cs="Times New Roman"/>
                <w:color w:val="000000" w:themeColor="text1"/>
                <w:rPrChange w:id="21255" w:author="N F" w:date="2023-12-05T03:09:00Z">
                  <w:rPr>
                    <w:rFonts w:cs="Times New Roman"/>
                  </w:rPr>
                </w:rPrChange>
              </w:rPr>
            </w:pPr>
            <w:r w:rsidRPr="006E6534">
              <w:rPr>
                <w:rFonts w:cs="Times New Roman"/>
                <w:color w:val="000000" w:themeColor="text1"/>
                <w:rPrChange w:id="21256" w:author="N F" w:date="2023-12-05T03:09:00Z">
                  <w:rPr>
                    <w:rFonts w:cs="Times New Roman"/>
                  </w:rPr>
                </w:rPrChange>
              </w:rPr>
              <w:t>7 (9)</w:t>
            </w:r>
          </w:p>
        </w:tc>
        <w:tc>
          <w:tcPr>
            <w:tcW w:w="1869" w:type="dxa"/>
          </w:tcPr>
          <w:p w14:paraId="1A5F7AFE" w14:textId="68F638EC" w:rsidR="00B7161A" w:rsidRPr="006E6534" w:rsidRDefault="00F34DAD" w:rsidP="00415551">
            <w:pPr>
              <w:pStyle w:val="SDText"/>
              <w:ind w:firstLine="0"/>
              <w:rPr>
                <w:rFonts w:cs="Times New Roman"/>
                <w:color w:val="000000" w:themeColor="text1"/>
                <w:rPrChange w:id="21257" w:author="N F" w:date="2023-12-05T03:09:00Z">
                  <w:rPr>
                    <w:rFonts w:cs="Times New Roman"/>
                  </w:rPr>
                </w:rPrChange>
              </w:rPr>
            </w:pPr>
            <w:r w:rsidRPr="006E6534">
              <w:rPr>
                <w:rFonts w:cs="Times New Roman"/>
                <w:color w:val="000000" w:themeColor="text1"/>
                <w:rPrChange w:id="21258" w:author="N F" w:date="2023-12-05T03:09:00Z">
                  <w:rPr>
                    <w:rFonts w:cs="Times New Roman"/>
                  </w:rPr>
                </w:rPrChange>
              </w:rPr>
              <w:t>18 (24)</w:t>
            </w:r>
          </w:p>
        </w:tc>
      </w:tr>
      <w:tr w:rsidR="006E6534" w:rsidRPr="006E6534" w14:paraId="57F88F31" w14:textId="77777777" w:rsidTr="00640198">
        <w:tc>
          <w:tcPr>
            <w:tcW w:w="1869" w:type="dxa"/>
          </w:tcPr>
          <w:p w14:paraId="30177A40" w14:textId="4436CC4E" w:rsidR="00AA6C95" w:rsidRPr="006E6534" w:rsidRDefault="0008224D" w:rsidP="00415551">
            <w:pPr>
              <w:pStyle w:val="SDText"/>
              <w:ind w:firstLine="0"/>
              <w:rPr>
                <w:rFonts w:cs="Times New Roman"/>
                <w:color w:val="000000" w:themeColor="text1"/>
                <w:rPrChange w:id="21259" w:author="N F" w:date="2023-12-05T03:09:00Z">
                  <w:rPr>
                    <w:rFonts w:cs="Times New Roman"/>
                  </w:rPr>
                </w:rPrChange>
              </w:rPr>
            </w:pPr>
            <w:r w:rsidRPr="006E6534">
              <w:rPr>
                <w:rFonts w:cs="Times New Roman"/>
                <w:color w:val="000000" w:themeColor="text1"/>
                <w:rPrChange w:id="21260" w:author="N F" w:date="2023-12-05T03:09:00Z">
                  <w:rPr>
                    <w:rFonts w:cs="Times New Roman"/>
                  </w:rPr>
                </w:rPrChange>
              </w:rPr>
              <w:t>Доля</w:t>
            </w:r>
            <w:r w:rsidR="009966BC" w:rsidRPr="006E6534">
              <w:rPr>
                <w:rFonts w:cs="Times New Roman"/>
                <w:color w:val="000000" w:themeColor="text1"/>
                <w:rPrChange w:id="21261" w:author="N F" w:date="2023-12-05T03:09:00Z">
                  <w:rPr>
                    <w:rFonts w:cs="Times New Roman"/>
                  </w:rPr>
                </w:rPrChange>
              </w:rPr>
              <w:t xml:space="preserve"> выживших пациентов</w:t>
            </w:r>
            <w:r w:rsidRPr="006E6534">
              <w:rPr>
                <w:rFonts w:cs="Times New Roman"/>
                <w:color w:val="000000" w:themeColor="text1"/>
                <w:rPrChange w:id="21262" w:author="N F" w:date="2023-12-05T03:09:00Z">
                  <w:rPr>
                    <w:rFonts w:cs="Times New Roman"/>
                  </w:rPr>
                </w:rPrChange>
              </w:rPr>
              <w:t xml:space="preserve"> </w:t>
            </w:r>
            <w:r w:rsidR="00A81CE1" w:rsidRPr="006E6534">
              <w:rPr>
                <w:rFonts w:cs="Times New Roman"/>
                <w:color w:val="000000" w:themeColor="text1"/>
                <w:rPrChange w:id="21263" w:author="N F" w:date="2023-12-05T03:09:00Z">
                  <w:rPr>
                    <w:rFonts w:cs="Times New Roman"/>
                  </w:rPr>
                </w:rPrChange>
              </w:rPr>
              <w:t>в фазе ремиссии</w:t>
            </w:r>
            <w:r w:rsidRPr="006E6534">
              <w:rPr>
                <w:rFonts w:cs="Times New Roman"/>
                <w:color w:val="000000" w:themeColor="text1"/>
                <w:rPrChange w:id="21264" w:author="N F" w:date="2023-12-05T03:09:00Z">
                  <w:rPr>
                    <w:rFonts w:cs="Times New Roman"/>
                  </w:rPr>
                </w:rPrChange>
              </w:rPr>
              <w:t xml:space="preserve"> </w:t>
            </w:r>
            <w:r w:rsidR="00325FAD" w:rsidRPr="006E6534">
              <w:rPr>
                <w:rFonts w:cs="Times New Roman"/>
                <w:color w:val="000000" w:themeColor="text1"/>
                <w:rPrChange w:id="21265" w:author="N F" w:date="2023-12-05T03:09:00Z">
                  <w:rPr>
                    <w:rFonts w:cs="Times New Roman"/>
                  </w:rPr>
                </w:rPrChange>
              </w:rPr>
              <w:t>длительностью</w:t>
            </w:r>
            <w:r w:rsidRPr="006E6534">
              <w:rPr>
                <w:rFonts w:cs="Times New Roman"/>
                <w:color w:val="000000" w:themeColor="text1"/>
                <w:rPrChange w:id="21266" w:author="N F" w:date="2023-12-05T03:09:00Z">
                  <w:rPr>
                    <w:rFonts w:cs="Times New Roman"/>
                  </w:rPr>
                </w:rPrChange>
              </w:rPr>
              <w:t xml:space="preserve"> 24 мес., %</w:t>
            </w:r>
          </w:p>
        </w:tc>
        <w:tc>
          <w:tcPr>
            <w:tcW w:w="1869" w:type="dxa"/>
          </w:tcPr>
          <w:p w14:paraId="0FB9AC17" w14:textId="4CEA128E" w:rsidR="00AA6C95" w:rsidRPr="006E6534" w:rsidRDefault="00D64345" w:rsidP="00415551">
            <w:pPr>
              <w:pStyle w:val="SDText"/>
              <w:ind w:firstLine="0"/>
              <w:rPr>
                <w:rFonts w:cs="Times New Roman"/>
                <w:color w:val="000000" w:themeColor="text1"/>
                <w:rPrChange w:id="21267" w:author="N F" w:date="2023-12-05T03:09:00Z">
                  <w:rPr>
                    <w:rFonts w:cs="Times New Roman"/>
                  </w:rPr>
                </w:rPrChange>
              </w:rPr>
            </w:pPr>
            <w:r w:rsidRPr="006E6534">
              <w:rPr>
                <w:rFonts w:cs="Times New Roman"/>
                <w:color w:val="000000" w:themeColor="text1"/>
                <w:rPrChange w:id="21268" w:author="N F" w:date="2023-12-05T03:09:00Z">
                  <w:rPr>
                    <w:rFonts w:cs="Times New Roman"/>
                  </w:rPr>
                </w:rPrChange>
              </w:rPr>
              <w:t>81 (52–94)</w:t>
            </w:r>
          </w:p>
        </w:tc>
        <w:tc>
          <w:tcPr>
            <w:tcW w:w="1869" w:type="dxa"/>
          </w:tcPr>
          <w:p w14:paraId="610BA2BB" w14:textId="4A35F0CF" w:rsidR="00AA6C95" w:rsidRPr="006E6534" w:rsidRDefault="00F34DAD" w:rsidP="00415551">
            <w:pPr>
              <w:pStyle w:val="SDText"/>
              <w:ind w:firstLine="0"/>
              <w:rPr>
                <w:rFonts w:cs="Times New Roman"/>
                <w:color w:val="000000" w:themeColor="text1"/>
                <w:rPrChange w:id="21269" w:author="N F" w:date="2023-12-05T03:09:00Z">
                  <w:rPr>
                    <w:rFonts w:cs="Times New Roman"/>
                  </w:rPr>
                </w:rPrChange>
              </w:rPr>
            </w:pPr>
            <w:r w:rsidRPr="006E6534">
              <w:rPr>
                <w:rFonts w:cs="Times New Roman"/>
                <w:color w:val="000000" w:themeColor="text1"/>
                <w:rPrChange w:id="21270" w:author="N F" w:date="2023-12-05T03:09:00Z">
                  <w:rPr>
                    <w:rFonts w:cs="Times New Roman"/>
                  </w:rPr>
                </w:rPrChange>
              </w:rPr>
              <w:t>66 (44–81)</w:t>
            </w:r>
          </w:p>
        </w:tc>
        <w:tc>
          <w:tcPr>
            <w:tcW w:w="1869" w:type="dxa"/>
          </w:tcPr>
          <w:p w14:paraId="166EB880" w14:textId="74243DFA" w:rsidR="00AA6C95" w:rsidRPr="006E6534" w:rsidRDefault="00F34DAD" w:rsidP="00415551">
            <w:pPr>
              <w:pStyle w:val="SDText"/>
              <w:ind w:firstLine="0"/>
              <w:rPr>
                <w:rFonts w:cs="Times New Roman"/>
                <w:color w:val="000000" w:themeColor="text1"/>
                <w:rPrChange w:id="21271" w:author="N F" w:date="2023-12-05T03:09:00Z">
                  <w:rPr>
                    <w:rFonts w:cs="Times New Roman"/>
                  </w:rPr>
                </w:rPrChange>
              </w:rPr>
            </w:pPr>
            <w:r w:rsidRPr="006E6534">
              <w:rPr>
                <w:rFonts w:cs="Times New Roman"/>
                <w:color w:val="000000" w:themeColor="text1"/>
                <w:rPrChange w:id="21272" w:author="N F" w:date="2023-12-05T03:09:00Z">
                  <w:rPr>
                    <w:rFonts w:cs="Times New Roman"/>
                  </w:rPr>
                </w:rPrChange>
              </w:rPr>
              <w:t>90 (78–95)</w:t>
            </w:r>
          </w:p>
        </w:tc>
        <w:tc>
          <w:tcPr>
            <w:tcW w:w="1869" w:type="dxa"/>
          </w:tcPr>
          <w:p w14:paraId="30A8D4CD" w14:textId="0D8692AB" w:rsidR="00AA6C95" w:rsidRPr="006E6534" w:rsidRDefault="00F34DAD" w:rsidP="00415551">
            <w:pPr>
              <w:pStyle w:val="SDText"/>
              <w:ind w:firstLine="0"/>
              <w:rPr>
                <w:rFonts w:cs="Times New Roman"/>
                <w:color w:val="000000" w:themeColor="text1"/>
                <w:rPrChange w:id="21273" w:author="N F" w:date="2023-12-05T03:09:00Z">
                  <w:rPr>
                    <w:rFonts w:cs="Times New Roman"/>
                  </w:rPr>
                </w:rPrChange>
              </w:rPr>
            </w:pPr>
            <w:r w:rsidRPr="006E6534">
              <w:rPr>
                <w:rFonts w:cs="Times New Roman"/>
                <w:color w:val="000000" w:themeColor="text1"/>
                <w:rPrChange w:id="21274" w:author="N F" w:date="2023-12-05T03:09:00Z">
                  <w:rPr>
                    <w:rFonts w:cs="Times New Roman"/>
                  </w:rPr>
                </w:rPrChange>
              </w:rPr>
              <w:t>74 (60–83)</w:t>
            </w:r>
          </w:p>
        </w:tc>
      </w:tr>
      <w:tr w:rsidR="006E6534" w:rsidRPr="006E6534" w14:paraId="5F6481E4" w14:textId="77777777" w:rsidTr="00640198">
        <w:tc>
          <w:tcPr>
            <w:tcW w:w="1869" w:type="dxa"/>
          </w:tcPr>
          <w:p w14:paraId="61C117D5" w14:textId="3EF79E00" w:rsidR="00AA6C95" w:rsidRPr="006E6534" w:rsidRDefault="009D7A42" w:rsidP="00415551">
            <w:pPr>
              <w:pStyle w:val="SDText"/>
              <w:ind w:firstLine="0"/>
              <w:rPr>
                <w:rFonts w:cs="Times New Roman"/>
                <w:color w:val="000000" w:themeColor="text1"/>
                <w:rPrChange w:id="21275" w:author="N F" w:date="2023-12-05T03:09:00Z">
                  <w:rPr>
                    <w:rFonts w:cs="Times New Roman"/>
                  </w:rPr>
                </w:rPrChange>
              </w:rPr>
            </w:pPr>
            <w:r w:rsidRPr="006E6534">
              <w:rPr>
                <w:rFonts w:cs="Times New Roman"/>
                <w:color w:val="000000" w:themeColor="text1"/>
                <w:rPrChange w:id="21276" w:author="N F" w:date="2023-12-05T03:09:00Z">
                  <w:rPr>
                    <w:rFonts w:cs="Times New Roman"/>
                  </w:rPr>
                </w:rPrChange>
              </w:rPr>
              <w:t>Медиана длительности без</w:t>
            </w:r>
            <w:r w:rsidR="0082676B" w:rsidRPr="006E6534">
              <w:rPr>
                <w:rFonts w:cs="Times New Roman"/>
                <w:color w:val="000000" w:themeColor="text1"/>
                <w:rPrChange w:id="21277" w:author="N F" w:date="2023-12-05T03:09:00Z">
                  <w:rPr>
                    <w:rFonts w:cs="Times New Roman"/>
                  </w:rPr>
                </w:rPrChange>
              </w:rPr>
              <w:t>рецидивной</w:t>
            </w:r>
            <w:r w:rsidRPr="006E6534">
              <w:rPr>
                <w:rFonts w:cs="Times New Roman"/>
                <w:color w:val="000000" w:themeColor="text1"/>
                <w:rPrChange w:id="21278" w:author="N F" w:date="2023-12-05T03:09:00Z">
                  <w:rPr>
                    <w:rFonts w:cs="Times New Roman"/>
                  </w:rPr>
                </w:rPrChange>
              </w:rPr>
              <w:t xml:space="preserve"> </w:t>
            </w:r>
            <w:r w:rsidR="0082676B" w:rsidRPr="006E6534">
              <w:rPr>
                <w:rFonts w:cs="Times New Roman"/>
                <w:color w:val="000000" w:themeColor="text1"/>
                <w:rPrChange w:id="21279" w:author="N F" w:date="2023-12-05T03:09:00Z">
                  <w:rPr>
                    <w:rFonts w:cs="Times New Roman"/>
                  </w:rPr>
                </w:rPrChange>
              </w:rPr>
              <w:t>выживаемости</w:t>
            </w:r>
            <w:r w:rsidRPr="006E6534">
              <w:rPr>
                <w:rFonts w:cs="Times New Roman"/>
                <w:color w:val="000000" w:themeColor="text1"/>
                <w:rPrChange w:id="21280" w:author="N F" w:date="2023-12-05T03:09:00Z">
                  <w:rPr>
                    <w:rFonts w:cs="Times New Roman"/>
                  </w:rPr>
                </w:rPrChange>
              </w:rPr>
              <w:t>, мес.</w:t>
            </w:r>
          </w:p>
        </w:tc>
        <w:tc>
          <w:tcPr>
            <w:tcW w:w="1869" w:type="dxa"/>
          </w:tcPr>
          <w:p w14:paraId="47BC2084" w14:textId="088B531F" w:rsidR="00AA6C95" w:rsidRPr="006E6534" w:rsidRDefault="00F34DAD" w:rsidP="00415551">
            <w:pPr>
              <w:pStyle w:val="SDText"/>
              <w:ind w:firstLine="0"/>
              <w:rPr>
                <w:rFonts w:cs="Times New Roman"/>
                <w:color w:val="000000" w:themeColor="text1"/>
                <w:rPrChange w:id="21281" w:author="N F" w:date="2023-12-05T03:09:00Z">
                  <w:rPr>
                    <w:rFonts w:cs="Times New Roman"/>
                  </w:rPr>
                </w:rPrChange>
              </w:rPr>
            </w:pPr>
            <w:r w:rsidRPr="006E6534">
              <w:rPr>
                <w:rFonts w:cs="Times New Roman"/>
                <w:color w:val="000000" w:themeColor="text1"/>
                <w:rPrChange w:id="21282" w:author="N F" w:date="2023-12-05T03:09:00Z">
                  <w:rPr>
                    <w:rFonts w:cs="Times New Roman"/>
                  </w:rPr>
                </w:rPrChange>
              </w:rPr>
              <w:t>НПКО</w:t>
            </w:r>
            <w:r w:rsidR="00D64345" w:rsidRPr="006E6534">
              <w:rPr>
                <w:rFonts w:cs="Times New Roman"/>
                <w:color w:val="000000" w:themeColor="text1"/>
                <w:rPrChange w:id="21283" w:author="N F" w:date="2023-12-05T03:09:00Z">
                  <w:rPr>
                    <w:rFonts w:cs="Times New Roman"/>
                  </w:rPr>
                </w:rPrChange>
              </w:rPr>
              <w:t xml:space="preserve"> (33–</w:t>
            </w:r>
            <w:r w:rsidRPr="006E6534">
              <w:rPr>
                <w:rFonts w:cs="Times New Roman"/>
                <w:color w:val="000000" w:themeColor="text1"/>
                <w:rPrChange w:id="21284" w:author="N F" w:date="2023-12-05T03:09:00Z">
                  <w:rPr>
                    <w:rFonts w:cs="Times New Roman"/>
                  </w:rPr>
                </w:rPrChange>
              </w:rPr>
              <w:t>НР</w:t>
            </w:r>
            <w:r w:rsidR="00D64345" w:rsidRPr="006E6534">
              <w:rPr>
                <w:rFonts w:cs="Times New Roman"/>
                <w:color w:val="000000" w:themeColor="text1"/>
                <w:rPrChange w:id="21285" w:author="N F" w:date="2023-12-05T03:09:00Z">
                  <w:rPr>
                    <w:rFonts w:cs="Times New Roman"/>
                  </w:rPr>
                </w:rPrChange>
              </w:rPr>
              <w:t>)</w:t>
            </w:r>
          </w:p>
        </w:tc>
        <w:tc>
          <w:tcPr>
            <w:tcW w:w="1869" w:type="dxa"/>
          </w:tcPr>
          <w:p w14:paraId="17385580" w14:textId="179491F2" w:rsidR="00AA6C95" w:rsidRPr="006E6534" w:rsidRDefault="00F34DAD" w:rsidP="00415551">
            <w:pPr>
              <w:pStyle w:val="SDText"/>
              <w:ind w:firstLine="0"/>
              <w:rPr>
                <w:rFonts w:cs="Times New Roman"/>
                <w:color w:val="000000" w:themeColor="text1"/>
                <w:rPrChange w:id="21286" w:author="N F" w:date="2023-12-05T03:09:00Z">
                  <w:rPr>
                    <w:rFonts w:cs="Times New Roman"/>
                  </w:rPr>
                </w:rPrChange>
              </w:rPr>
            </w:pPr>
            <w:r w:rsidRPr="006E6534">
              <w:rPr>
                <w:rFonts w:cs="Times New Roman"/>
                <w:color w:val="000000" w:themeColor="text1"/>
                <w:rPrChange w:id="21287" w:author="N F" w:date="2023-12-05T03:09:00Z">
                  <w:rPr>
                    <w:rFonts w:cs="Times New Roman"/>
                  </w:rPr>
                </w:rPrChange>
              </w:rPr>
              <w:t>48,2 (21–48)</w:t>
            </w:r>
          </w:p>
        </w:tc>
        <w:tc>
          <w:tcPr>
            <w:tcW w:w="1869" w:type="dxa"/>
          </w:tcPr>
          <w:p w14:paraId="6734D867" w14:textId="5201830E" w:rsidR="00AA6C95" w:rsidRPr="006E6534" w:rsidRDefault="00F34DAD" w:rsidP="00415551">
            <w:pPr>
              <w:pStyle w:val="SDText"/>
              <w:ind w:firstLine="0"/>
              <w:rPr>
                <w:rFonts w:cs="Times New Roman"/>
                <w:color w:val="000000" w:themeColor="text1"/>
                <w:rPrChange w:id="21288" w:author="N F" w:date="2023-12-05T03:09:00Z">
                  <w:rPr>
                    <w:rFonts w:cs="Times New Roman"/>
                  </w:rPr>
                </w:rPrChange>
              </w:rPr>
            </w:pPr>
            <w:r w:rsidRPr="006E6534">
              <w:rPr>
                <w:rFonts w:cs="Times New Roman"/>
                <w:color w:val="000000" w:themeColor="text1"/>
                <w:rPrChange w:id="21289" w:author="N F" w:date="2023-12-05T03:09:00Z">
                  <w:rPr>
                    <w:rFonts w:cs="Times New Roman"/>
                  </w:rPr>
                </w:rPrChange>
              </w:rPr>
              <w:t>НПКО (НР–НР)</w:t>
            </w:r>
          </w:p>
        </w:tc>
        <w:tc>
          <w:tcPr>
            <w:tcW w:w="1869" w:type="dxa"/>
          </w:tcPr>
          <w:p w14:paraId="715EDD81" w14:textId="209319B2" w:rsidR="00AA6C95" w:rsidRPr="006E6534" w:rsidRDefault="00F34DAD" w:rsidP="00415551">
            <w:pPr>
              <w:pStyle w:val="SDText"/>
              <w:ind w:firstLine="0"/>
              <w:rPr>
                <w:rFonts w:cs="Times New Roman"/>
                <w:color w:val="000000" w:themeColor="text1"/>
                <w:rPrChange w:id="21290" w:author="N F" w:date="2023-12-05T03:09:00Z">
                  <w:rPr>
                    <w:rFonts w:cs="Times New Roman"/>
                  </w:rPr>
                </w:rPrChange>
              </w:rPr>
            </w:pPr>
            <w:r w:rsidRPr="006E6534">
              <w:rPr>
                <w:rFonts w:cs="Times New Roman"/>
                <w:color w:val="000000" w:themeColor="text1"/>
                <w:rPrChange w:id="21291" w:author="N F" w:date="2023-12-05T03:09:00Z">
                  <w:rPr>
                    <w:rFonts w:cs="Times New Roman"/>
                  </w:rPr>
                </w:rPrChange>
              </w:rPr>
              <w:t>НПКО (НР–НР)</w:t>
            </w:r>
          </w:p>
        </w:tc>
      </w:tr>
      <w:tr w:rsidR="006E6534" w:rsidRPr="006E6534" w14:paraId="5A517951" w14:textId="77777777" w:rsidTr="00AC66D4">
        <w:tc>
          <w:tcPr>
            <w:tcW w:w="1869" w:type="dxa"/>
          </w:tcPr>
          <w:p w14:paraId="1430BC65" w14:textId="6942A8FB" w:rsidR="00F34DAD" w:rsidRPr="006E6534" w:rsidRDefault="00F34DAD" w:rsidP="00415551">
            <w:pPr>
              <w:pStyle w:val="SDText"/>
              <w:ind w:firstLine="0"/>
              <w:rPr>
                <w:rFonts w:cs="Times New Roman"/>
                <w:color w:val="000000" w:themeColor="text1"/>
                <w:rPrChange w:id="21292" w:author="N F" w:date="2023-12-05T03:09:00Z">
                  <w:rPr>
                    <w:rFonts w:cs="Times New Roman"/>
                  </w:rPr>
                </w:rPrChange>
              </w:rPr>
            </w:pPr>
            <w:r w:rsidRPr="006E6534">
              <w:rPr>
                <w:rFonts w:cs="Times New Roman"/>
                <w:color w:val="000000" w:themeColor="text1"/>
                <w:rPrChange w:id="21293" w:author="N F" w:date="2023-12-05T03:09:00Z">
                  <w:rPr>
                    <w:rFonts w:cs="Times New Roman"/>
                  </w:rPr>
                </w:rPrChange>
              </w:rPr>
              <w:t>Отношение риск</w:t>
            </w:r>
            <w:r w:rsidR="00EB02E9" w:rsidRPr="006E6534">
              <w:rPr>
                <w:rFonts w:cs="Times New Roman"/>
                <w:color w:val="000000" w:themeColor="text1"/>
                <w:rPrChange w:id="21294" w:author="N F" w:date="2023-12-05T03:09:00Z">
                  <w:rPr>
                    <w:rFonts w:cs="Times New Roman"/>
                  </w:rPr>
                </w:rPrChange>
              </w:rPr>
              <w:t>ов</w:t>
            </w:r>
          </w:p>
        </w:tc>
        <w:tc>
          <w:tcPr>
            <w:tcW w:w="3738" w:type="dxa"/>
            <w:gridSpan w:val="2"/>
          </w:tcPr>
          <w:p w14:paraId="30DB0816" w14:textId="2E0B4C89" w:rsidR="00F34DAD" w:rsidRPr="006E6534" w:rsidRDefault="00F34DAD" w:rsidP="00415551">
            <w:pPr>
              <w:pStyle w:val="SDText"/>
              <w:ind w:firstLine="0"/>
              <w:rPr>
                <w:rFonts w:cs="Times New Roman"/>
                <w:color w:val="000000" w:themeColor="text1"/>
                <w:rPrChange w:id="21295" w:author="N F" w:date="2023-12-05T03:09:00Z">
                  <w:rPr>
                    <w:rFonts w:cs="Times New Roman"/>
                  </w:rPr>
                </w:rPrChange>
              </w:rPr>
            </w:pPr>
            <w:r w:rsidRPr="006E6534">
              <w:rPr>
                <w:rFonts w:cs="Times New Roman"/>
                <w:color w:val="000000" w:themeColor="text1"/>
                <w:rPrChange w:id="21296" w:author="N F" w:date="2023-12-05T03:09:00Z">
                  <w:rPr>
                    <w:rFonts w:cs="Times New Roman"/>
                  </w:rPr>
                </w:rPrChange>
              </w:rPr>
              <w:t>НР (НР–НР)</w:t>
            </w:r>
          </w:p>
        </w:tc>
        <w:tc>
          <w:tcPr>
            <w:tcW w:w="3738" w:type="dxa"/>
            <w:gridSpan w:val="2"/>
          </w:tcPr>
          <w:p w14:paraId="5ACBDFB1" w14:textId="0875CCDE" w:rsidR="00F34DAD" w:rsidRPr="006E6534" w:rsidRDefault="00F34DAD" w:rsidP="00415551">
            <w:pPr>
              <w:pStyle w:val="SDText"/>
              <w:ind w:firstLine="0"/>
              <w:rPr>
                <w:rFonts w:cs="Times New Roman"/>
                <w:color w:val="000000" w:themeColor="text1"/>
                <w:rPrChange w:id="21297" w:author="N F" w:date="2023-12-05T03:09:00Z">
                  <w:rPr>
                    <w:rFonts w:cs="Times New Roman"/>
                  </w:rPr>
                </w:rPrChange>
              </w:rPr>
            </w:pPr>
            <w:r w:rsidRPr="006E6534">
              <w:rPr>
                <w:rFonts w:cs="Times New Roman"/>
                <w:color w:val="000000" w:themeColor="text1"/>
                <w:rPrChange w:id="21298" w:author="N F" w:date="2023-12-05T03:09:00Z">
                  <w:rPr>
                    <w:rFonts w:cs="Times New Roman"/>
                  </w:rPr>
                </w:rPrChange>
              </w:rPr>
              <w:t>0,38 (0,15–0,88)</w:t>
            </w:r>
          </w:p>
        </w:tc>
      </w:tr>
      <w:tr w:rsidR="006E6534" w:rsidRPr="006E6534" w14:paraId="61C7B34F" w14:textId="77777777" w:rsidTr="00AC66D4">
        <w:tc>
          <w:tcPr>
            <w:tcW w:w="9345" w:type="dxa"/>
            <w:gridSpan w:val="5"/>
          </w:tcPr>
          <w:p w14:paraId="20CC899B" w14:textId="52635BBB" w:rsidR="009D7A42" w:rsidRPr="006E6534" w:rsidRDefault="006D3D53" w:rsidP="00415551">
            <w:pPr>
              <w:pStyle w:val="SDText"/>
              <w:ind w:firstLine="0"/>
              <w:jc w:val="center"/>
              <w:rPr>
                <w:rFonts w:cs="Times New Roman"/>
                <w:b/>
                <w:bCs/>
                <w:color w:val="000000" w:themeColor="text1"/>
                <w:rPrChange w:id="21299" w:author="N F" w:date="2023-12-05T03:09:00Z">
                  <w:rPr>
                    <w:rFonts w:cs="Times New Roman"/>
                    <w:b/>
                    <w:bCs/>
                  </w:rPr>
                </w:rPrChange>
              </w:rPr>
            </w:pPr>
            <w:r w:rsidRPr="006E6534">
              <w:rPr>
                <w:rFonts w:cs="Times New Roman"/>
                <w:b/>
                <w:bCs/>
                <w:color w:val="000000" w:themeColor="text1"/>
                <w:rPrChange w:id="21300" w:author="N F" w:date="2023-12-05T03:09:00Z">
                  <w:rPr>
                    <w:rFonts w:cs="Times New Roman"/>
                    <w:b/>
                    <w:bCs/>
                  </w:rPr>
                </w:rPrChange>
              </w:rPr>
              <w:t xml:space="preserve">Стадия </w:t>
            </w:r>
            <w:r w:rsidR="009D7A42" w:rsidRPr="006E6534">
              <w:rPr>
                <w:rFonts w:cs="Times New Roman"/>
                <w:b/>
                <w:bCs/>
                <w:color w:val="000000" w:themeColor="text1"/>
                <w:lang w:val="en-US"/>
                <w:rPrChange w:id="21301" w:author="N F" w:date="2023-12-05T03:09:00Z">
                  <w:rPr>
                    <w:rFonts w:cs="Times New Roman"/>
                    <w:b/>
                    <w:bCs/>
                    <w:lang w:val="en-US"/>
                  </w:rPr>
                </w:rPrChange>
              </w:rPr>
              <w:t>II</w:t>
            </w:r>
          </w:p>
        </w:tc>
      </w:tr>
      <w:tr w:rsidR="006E6534" w:rsidRPr="006E6534" w14:paraId="0B4609FA" w14:textId="77777777" w:rsidTr="00640198">
        <w:tc>
          <w:tcPr>
            <w:tcW w:w="1869" w:type="dxa"/>
          </w:tcPr>
          <w:p w14:paraId="08805ECD" w14:textId="30AFFE46" w:rsidR="009D7A42" w:rsidRPr="006E6534" w:rsidRDefault="009D7A42" w:rsidP="00415551">
            <w:pPr>
              <w:pStyle w:val="SDText"/>
              <w:ind w:firstLine="0"/>
              <w:rPr>
                <w:rFonts w:cs="Times New Roman"/>
                <w:color w:val="000000" w:themeColor="text1"/>
                <w:rPrChange w:id="21302" w:author="N F" w:date="2023-12-05T03:09:00Z">
                  <w:rPr>
                    <w:rFonts w:cs="Times New Roman"/>
                  </w:rPr>
                </w:rPrChange>
              </w:rPr>
            </w:pPr>
            <w:r w:rsidRPr="006E6534">
              <w:rPr>
                <w:rFonts w:cs="Times New Roman"/>
                <w:color w:val="000000" w:themeColor="text1"/>
                <w:rPrChange w:id="21303" w:author="N F" w:date="2023-12-05T03:09:00Z">
                  <w:rPr>
                    <w:rFonts w:cs="Times New Roman"/>
                  </w:rPr>
                </w:rPrChange>
              </w:rPr>
              <w:t>Общее количество</w:t>
            </w:r>
          </w:p>
        </w:tc>
        <w:tc>
          <w:tcPr>
            <w:tcW w:w="1869" w:type="dxa"/>
          </w:tcPr>
          <w:p w14:paraId="3FC19924" w14:textId="62878E25" w:rsidR="009D7A42" w:rsidRPr="006E6534" w:rsidRDefault="00F71D17" w:rsidP="00415551">
            <w:pPr>
              <w:pStyle w:val="SDText"/>
              <w:ind w:firstLine="0"/>
              <w:rPr>
                <w:rFonts w:cs="Times New Roman"/>
                <w:color w:val="000000" w:themeColor="text1"/>
                <w:rPrChange w:id="21304" w:author="N F" w:date="2023-12-05T03:09:00Z">
                  <w:rPr>
                    <w:rFonts w:cs="Times New Roman"/>
                  </w:rPr>
                </w:rPrChange>
              </w:rPr>
            </w:pPr>
            <w:r w:rsidRPr="006E6534">
              <w:rPr>
                <w:rFonts w:cs="Times New Roman"/>
                <w:color w:val="000000" w:themeColor="text1"/>
                <w:rPrChange w:id="21305" w:author="N F" w:date="2023-12-05T03:09:00Z">
                  <w:rPr>
                    <w:rFonts w:cs="Times New Roman"/>
                  </w:rPr>
                </w:rPrChange>
              </w:rPr>
              <w:t>81</w:t>
            </w:r>
          </w:p>
        </w:tc>
        <w:tc>
          <w:tcPr>
            <w:tcW w:w="1869" w:type="dxa"/>
          </w:tcPr>
          <w:p w14:paraId="011CDC8A" w14:textId="099EE2F9" w:rsidR="009D7A42" w:rsidRPr="006E6534" w:rsidRDefault="00F34DAD" w:rsidP="00415551">
            <w:pPr>
              <w:pStyle w:val="SDText"/>
              <w:ind w:firstLine="0"/>
              <w:rPr>
                <w:rFonts w:cs="Times New Roman"/>
                <w:color w:val="000000" w:themeColor="text1"/>
                <w:rPrChange w:id="21306" w:author="N F" w:date="2023-12-05T03:09:00Z">
                  <w:rPr>
                    <w:rFonts w:cs="Times New Roman"/>
                  </w:rPr>
                </w:rPrChange>
              </w:rPr>
            </w:pPr>
            <w:r w:rsidRPr="006E6534">
              <w:rPr>
                <w:rFonts w:cs="Times New Roman"/>
                <w:color w:val="000000" w:themeColor="text1"/>
                <w:rPrChange w:id="21307" w:author="N F" w:date="2023-12-05T03:09:00Z">
                  <w:rPr>
                    <w:rFonts w:cs="Times New Roman"/>
                  </w:rPr>
                </w:rPrChange>
              </w:rPr>
              <w:t>85</w:t>
            </w:r>
          </w:p>
        </w:tc>
        <w:tc>
          <w:tcPr>
            <w:tcW w:w="1869" w:type="dxa"/>
          </w:tcPr>
          <w:p w14:paraId="4B45412C" w14:textId="56DBFD5B" w:rsidR="009D7A42" w:rsidRPr="006E6534" w:rsidRDefault="00F34DAD" w:rsidP="00415551">
            <w:pPr>
              <w:pStyle w:val="SDText"/>
              <w:ind w:firstLine="0"/>
              <w:rPr>
                <w:rFonts w:cs="Times New Roman"/>
                <w:color w:val="000000" w:themeColor="text1"/>
                <w:rPrChange w:id="21308" w:author="N F" w:date="2023-12-05T03:09:00Z">
                  <w:rPr>
                    <w:rFonts w:cs="Times New Roman"/>
                  </w:rPr>
                </w:rPrChange>
              </w:rPr>
            </w:pPr>
            <w:r w:rsidRPr="006E6534">
              <w:rPr>
                <w:rFonts w:cs="Times New Roman"/>
                <w:color w:val="000000" w:themeColor="text1"/>
                <w:rPrChange w:id="21309" w:author="N F" w:date="2023-12-05T03:09:00Z">
                  <w:rPr>
                    <w:rFonts w:cs="Times New Roman"/>
                  </w:rPr>
                </w:rPrChange>
              </w:rPr>
              <w:t>37</w:t>
            </w:r>
          </w:p>
        </w:tc>
        <w:tc>
          <w:tcPr>
            <w:tcW w:w="1869" w:type="dxa"/>
          </w:tcPr>
          <w:p w14:paraId="3AE200D0" w14:textId="52B14413" w:rsidR="009D7A42" w:rsidRPr="006E6534" w:rsidRDefault="00F34DAD" w:rsidP="00415551">
            <w:pPr>
              <w:pStyle w:val="SDText"/>
              <w:ind w:firstLine="0"/>
              <w:rPr>
                <w:rFonts w:cs="Times New Roman"/>
                <w:color w:val="000000" w:themeColor="text1"/>
                <w:rPrChange w:id="21310" w:author="N F" w:date="2023-12-05T03:09:00Z">
                  <w:rPr>
                    <w:rFonts w:cs="Times New Roman"/>
                  </w:rPr>
                </w:rPrChange>
              </w:rPr>
            </w:pPr>
            <w:r w:rsidRPr="006E6534">
              <w:rPr>
                <w:rFonts w:cs="Times New Roman"/>
                <w:color w:val="000000" w:themeColor="text1"/>
                <w:rPrChange w:id="21311" w:author="N F" w:date="2023-12-05T03:09:00Z">
                  <w:rPr>
                    <w:rFonts w:cs="Times New Roman"/>
                  </w:rPr>
                </w:rPrChange>
              </w:rPr>
              <w:t>33</w:t>
            </w:r>
          </w:p>
        </w:tc>
      </w:tr>
      <w:tr w:rsidR="006E6534" w:rsidRPr="006E6534" w14:paraId="25123F80" w14:textId="77777777" w:rsidTr="00640198">
        <w:tc>
          <w:tcPr>
            <w:tcW w:w="1869" w:type="dxa"/>
          </w:tcPr>
          <w:p w14:paraId="7A3DB9EA" w14:textId="6ABA934D" w:rsidR="009D7A42" w:rsidRPr="006E6534" w:rsidRDefault="009D7A42" w:rsidP="00415551">
            <w:pPr>
              <w:pStyle w:val="SDText"/>
              <w:ind w:firstLine="0"/>
              <w:rPr>
                <w:rFonts w:cs="Times New Roman"/>
                <w:color w:val="000000" w:themeColor="text1"/>
                <w:rPrChange w:id="21312" w:author="N F" w:date="2023-12-05T03:09:00Z">
                  <w:rPr>
                    <w:rFonts w:cs="Times New Roman"/>
                  </w:rPr>
                </w:rPrChange>
              </w:rPr>
            </w:pPr>
            <w:r w:rsidRPr="006E6534">
              <w:rPr>
                <w:rFonts w:cs="Times New Roman"/>
                <w:color w:val="000000" w:themeColor="text1"/>
                <w:rPrChange w:id="21313" w:author="N F" w:date="2023-12-05T03:09:00Z">
                  <w:rPr>
                    <w:rFonts w:cs="Times New Roman"/>
                  </w:rPr>
                </w:rPrChange>
              </w:rPr>
              <w:lastRenderedPageBreak/>
              <w:t>Доля пациентов с рецидивом, %</w:t>
            </w:r>
          </w:p>
        </w:tc>
        <w:tc>
          <w:tcPr>
            <w:tcW w:w="1869" w:type="dxa"/>
          </w:tcPr>
          <w:p w14:paraId="2D123773" w14:textId="53521DF1" w:rsidR="009D7A42" w:rsidRPr="006E6534" w:rsidRDefault="00F71D17" w:rsidP="00415551">
            <w:pPr>
              <w:pStyle w:val="SDText"/>
              <w:ind w:firstLine="0"/>
              <w:rPr>
                <w:rFonts w:cs="Times New Roman"/>
                <w:color w:val="000000" w:themeColor="text1"/>
                <w:rPrChange w:id="21314" w:author="N F" w:date="2023-12-05T03:09:00Z">
                  <w:rPr>
                    <w:rFonts w:cs="Times New Roman"/>
                  </w:rPr>
                </w:rPrChange>
              </w:rPr>
            </w:pPr>
            <w:r w:rsidRPr="006E6534">
              <w:rPr>
                <w:rFonts w:cs="Times New Roman"/>
                <w:color w:val="000000" w:themeColor="text1"/>
                <w:rPrChange w:id="21315" w:author="N F" w:date="2023-12-05T03:09:00Z">
                  <w:rPr>
                    <w:rFonts w:cs="Times New Roman"/>
                  </w:rPr>
                </w:rPrChange>
              </w:rPr>
              <w:t>6 (7)</w:t>
            </w:r>
          </w:p>
        </w:tc>
        <w:tc>
          <w:tcPr>
            <w:tcW w:w="1869" w:type="dxa"/>
          </w:tcPr>
          <w:p w14:paraId="2EE610EB" w14:textId="14121DD3" w:rsidR="009D7A42" w:rsidRPr="006E6534" w:rsidRDefault="00F34DAD" w:rsidP="00415551">
            <w:pPr>
              <w:pStyle w:val="SDText"/>
              <w:ind w:firstLine="0"/>
              <w:rPr>
                <w:rFonts w:cs="Times New Roman"/>
                <w:color w:val="000000" w:themeColor="text1"/>
                <w:rPrChange w:id="21316" w:author="N F" w:date="2023-12-05T03:09:00Z">
                  <w:rPr>
                    <w:rFonts w:cs="Times New Roman"/>
                  </w:rPr>
                </w:rPrChange>
              </w:rPr>
            </w:pPr>
            <w:r w:rsidRPr="006E6534">
              <w:rPr>
                <w:rFonts w:cs="Times New Roman"/>
                <w:color w:val="000000" w:themeColor="text1"/>
                <w:rPrChange w:id="21317" w:author="N F" w:date="2023-12-05T03:09:00Z">
                  <w:rPr>
                    <w:rFonts w:cs="Times New Roman"/>
                  </w:rPr>
                </w:rPrChange>
              </w:rPr>
              <w:t>36 (42)</w:t>
            </w:r>
          </w:p>
        </w:tc>
        <w:tc>
          <w:tcPr>
            <w:tcW w:w="1869" w:type="dxa"/>
          </w:tcPr>
          <w:p w14:paraId="4B23CE8D" w14:textId="37B68B90" w:rsidR="009D7A42" w:rsidRPr="006E6534" w:rsidRDefault="00F34DAD" w:rsidP="00415551">
            <w:pPr>
              <w:pStyle w:val="SDText"/>
              <w:ind w:firstLine="0"/>
              <w:rPr>
                <w:rFonts w:cs="Times New Roman"/>
                <w:color w:val="000000" w:themeColor="text1"/>
                <w:rPrChange w:id="21318" w:author="N F" w:date="2023-12-05T03:09:00Z">
                  <w:rPr>
                    <w:rFonts w:cs="Times New Roman"/>
                  </w:rPr>
                </w:rPrChange>
              </w:rPr>
            </w:pPr>
            <w:r w:rsidRPr="006E6534">
              <w:rPr>
                <w:rFonts w:cs="Times New Roman"/>
                <w:color w:val="000000" w:themeColor="text1"/>
                <w:rPrChange w:id="21319" w:author="N F" w:date="2023-12-05T03:09:00Z">
                  <w:rPr>
                    <w:rFonts w:cs="Times New Roman"/>
                  </w:rPr>
                </w:rPrChange>
              </w:rPr>
              <w:t>5 (14)</w:t>
            </w:r>
          </w:p>
        </w:tc>
        <w:tc>
          <w:tcPr>
            <w:tcW w:w="1869" w:type="dxa"/>
          </w:tcPr>
          <w:p w14:paraId="37B7E67E" w14:textId="0816F6C6" w:rsidR="009D7A42" w:rsidRPr="006E6534" w:rsidRDefault="00F34DAD" w:rsidP="00415551">
            <w:pPr>
              <w:pStyle w:val="SDText"/>
              <w:ind w:firstLine="0"/>
              <w:rPr>
                <w:rFonts w:cs="Times New Roman"/>
                <w:color w:val="000000" w:themeColor="text1"/>
                <w:rPrChange w:id="21320" w:author="N F" w:date="2023-12-05T03:09:00Z">
                  <w:rPr>
                    <w:rFonts w:cs="Times New Roman"/>
                  </w:rPr>
                </w:rPrChange>
              </w:rPr>
            </w:pPr>
            <w:r w:rsidRPr="006E6534">
              <w:rPr>
                <w:rFonts w:cs="Times New Roman"/>
                <w:color w:val="000000" w:themeColor="text1"/>
                <w:rPrChange w:id="21321" w:author="N F" w:date="2023-12-05T03:09:00Z">
                  <w:rPr>
                    <w:rFonts w:cs="Times New Roman"/>
                  </w:rPr>
                </w:rPrChange>
              </w:rPr>
              <w:t>16 (48)</w:t>
            </w:r>
          </w:p>
        </w:tc>
      </w:tr>
      <w:tr w:rsidR="006E6534" w:rsidRPr="006E6534" w14:paraId="2A7AD50B" w14:textId="77777777" w:rsidTr="00640198">
        <w:tc>
          <w:tcPr>
            <w:tcW w:w="1869" w:type="dxa"/>
          </w:tcPr>
          <w:p w14:paraId="4B035416" w14:textId="7CE90629" w:rsidR="009D7A42" w:rsidRPr="006E6534" w:rsidRDefault="009D7A42" w:rsidP="00415551">
            <w:pPr>
              <w:pStyle w:val="SDText"/>
              <w:ind w:firstLine="0"/>
              <w:rPr>
                <w:rFonts w:cs="Times New Roman"/>
                <w:color w:val="000000" w:themeColor="text1"/>
                <w:rPrChange w:id="21322" w:author="N F" w:date="2023-12-05T03:09:00Z">
                  <w:rPr>
                    <w:rFonts w:cs="Times New Roman"/>
                  </w:rPr>
                </w:rPrChange>
              </w:rPr>
            </w:pPr>
            <w:r w:rsidRPr="006E6534">
              <w:rPr>
                <w:rFonts w:cs="Times New Roman"/>
                <w:color w:val="000000" w:themeColor="text1"/>
                <w:rPrChange w:id="21323" w:author="N F" w:date="2023-12-05T03:09:00Z">
                  <w:rPr>
                    <w:rFonts w:cs="Times New Roman"/>
                  </w:rPr>
                </w:rPrChange>
              </w:rPr>
              <w:t xml:space="preserve">Доля выживших пациентов </w:t>
            </w:r>
            <w:r w:rsidR="00325FAD" w:rsidRPr="006E6534">
              <w:rPr>
                <w:rFonts w:cs="Times New Roman"/>
                <w:color w:val="000000" w:themeColor="text1"/>
                <w:rPrChange w:id="21324" w:author="N F" w:date="2023-12-05T03:09:00Z">
                  <w:rPr>
                    <w:rFonts w:cs="Times New Roman"/>
                  </w:rPr>
                </w:rPrChange>
              </w:rPr>
              <w:t>в фазе ремиссии</w:t>
            </w:r>
            <w:r w:rsidRPr="006E6534">
              <w:rPr>
                <w:rFonts w:cs="Times New Roman"/>
                <w:color w:val="000000" w:themeColor="text1"/>
                <w:rPrChange w:id="21325" w:author="N F" w:date="2023-12-05T03:09:00Z">
                  <w:rPr>
                    <w:rFonts w:cs="Times New Roman"/>
                  </w:rPr>
                </w:rPrChange>
              </w:rPr>
              <w:t xml:space="preserve"> </w:t>
            </w:r>
            <w:r w:rsidR="00325FAD" w:rsidRPr="006E6534">
              <w:rPr>
                <w:rFonts w:cs="Times New Roman"/>
                <w:color w:val="000000" w:themeColor="text1"/>
                <w:rPrChange w:id="21326" w:author="N F" w:date="2023-12-05T03:09:00Z">
                  <w:rPr>
                    <w:rFonts w:cs="Times New Roman"/>
                  </w:rPr>
                </w:rPrChange>
              </w:rPr>
              <w:t xml:space="preserve">длительностью </w:t>
            </w:r>
            <w:r w:rsidRPr="006E6534">
              <w:rPr>
                <w:rFonts w:cs="Times New Roman"/>
                <w:color w:val="000000" w:themeColor="text1"/>
                <w:rPrChange w:id="21327" w:author="N F" w:date="2023-12-05T03:09:00Z">
                  <w:rPr>
                    <w:rFonts w:cs="Times New Roman"/>
                  </w:rPr>
                </w:rPrChange>
              </w:rPr>
              <w:t>24 мес., %</w:t>
            </w:r>
          </w:p>
        </w:tc>
        <w:tc>
          <w:tcPr>
            <w:tcW w:w="1869" w:type="dxa"/>
          </w:tcPr>
          <w:p w14:paraId="59BDA39C" w14:textId="7B76E308" w:rsidR="009D7A42" w:rsidRPr="006E6534" w:rsidRDefault="00F71D17" w:rsidP="00415551">
            <w:pPr>
              <w:pStyle w:val="SDText"/>
              <w:ind w:firstLine="0"/>
              <w:rPr>
                <w:rFonts w:cs="Times New Roman"/>
                <w:color w:val="000000" w:themeColor="text1"/>
                <w:rPrChange w:id="21328" w:author="N F" w:date="2023-12-05T03:09:00Z">
                  <w:rPr>
                    <w:rFonts w:cs="Times New Roman"/>
                  </w:rPr>
                </w:rPrChange>
              </w:rPr>
            </w:pPr>
            <w:r w:rsidRPr="006E6534">
              <w:rPr>
                <w:rFonts w:cs="Times New Roman"/>
                <w:color w:val="000000" w:themeColor="text1"/>
                <w:rPrChange w:id="21329" w:author="N F" w:date="2023-12-05T03:09:00Z">
                  <w:rPr>
                    <w:rFonts w:cs="Times New Roman"/>
                  </w:rPr>
                </w:rPrChange>
              </w:rPr>
              <w:t>91 (81–96)</w:t>
            </w:r>
          </w:p>
        </w:tc>
        <w:tc>
          <w:tcPr>
            <w:tcW w:w="1869" w:type="dxa"/>
          </w:tcPr>
          <w:p w14:paraId="5B3A8CC9" w14:textId="4B594147" w:rsidR="009D7A42" w:rsidRPr="006E6534" w:rsidRDefault="00F34DAD" w:rsidP="00415551">
            <w:pPr>
              <w:pStyle w:val="SDText"/>
              <w:ind w:firstLine="0"/>
              <w:rPr>
                <w:rFonts w:cs="Times New Roman"/>
                <w:color w:val="000000" w:themeColor="text1"/>
                <w:rPrChange w:id="21330" w:author="N F" w:date="2023-12-05T03:09:00Z">
                  <w:rPr>
                    <w:rFonts w:cs="Times New Roman"/>
                  </w:rPr>
                </w:rPrChange>
              </w:rPr>
            </w:pPr>
            <w:r w:rsidRPr="006E6534">
              <w:rPr>
                <w:rFonts w:cs="Times New Roman"/>
                <w:color w:val="000000" w:themeColor="text1"/>
                <w:rPrChange w:id="21331" w:author="N F" w:date="2023-12-05T03:09:00Z">
                  <w:rPr>
                    <w:rFonts w:cs="Times New Roman"/>
                  </w:rPr>
                </w:rPrChange>
              </w:rPr>
              <w:t>59 (46–69)</w:t>
            </w:r>
          </w:p>
        </w:tc>
        <w:tc>
          <w:tcPr>
            <w:tcW w:w="1869" w:type="dxa"/>
          </w:tcPr>
          <w:p w14:paraId="7037D12F" w14:textId="7FA1DAA3" w:rsidR="009D7A42" w:rsidRPr="006E6534" w:rsidRDefault="00F34DAD" w:rsidP="00415551">
            <w:pPr>
              <w:pStyle w:val="SDText"/>
              <w:ind w:firstLine="0"/>
              <w:rPr>
                <w:rFonts w:cs="Times New Roman"/>
                <w:color w:val="000000" w:themeColor="text1"/>
                <w:rPrChange w:id="21332" w:author="N F" w:date="2023-12-05T03:09:00Z">
                  <w:rPr>
                    <w:rFonts w:cs="Times New Roman"/>
                  </w:rPr>
                </w:rPrChange>
              </w:rPr>
            </w:pPr>
            <w:r w:rsidRPr="006E6534">
              <w:rPr>
                <w:rFonts w:cs="Times New Roman"/>
                <w:color w:val="000000" w:themeColor="text1"/>
                <w:rPrChange w:id="21333" w:author="N F" w:date="2023-12-05T03:09:00Z">
                  <w:rPr>
                    <w:rFonts w:cs="Times New Roman"/>
                  </w:rPr>
                </w:rPrChange>
              </w:rPr>
              <w:t>89 (70–96)</w:t>
            </w:r>
          </w:p>
        </w:tc>
        <w:tc>
          <w:tcPr>
            <w:tcW w:w="1869" w:type="dxa"/>
          </w:tcPr>
          <w:p w14:paraId="2860F3EF" w14:textId="77E6C71A" w:rsidR="009D7A42" w:rsidRPr="006E6534" w:rsidRDefault="00F34DAD" w:rsidP="00415551">
            <w:pPr>
              <w:pStyle w:val="SDText"/>
              <w:ind w:firstLine="0"/>
              <w:rPr>
                <w:rFonts w:cs="Times New Roman"/>
                <w:color w:val="000000" w:themeColor="text1"/>
                <w:rPrChange w:id="21334" w:author="N F" w:date="2023-12-05T03:09:00Z">
                  <w:rPr>
                    <w:rFonts w:cs="Times New Roman"/>
                  </w:rPr>
                </w:rPrChange>
              </w:rPr>
            </w:pPr>
            <w:r w:rsidRPr="006E6534">
              <w:rPr>
                <w:rFonts w:cs="Times New Roman"/>
                <w:color w:val="000000" w:themeColor="text1"/>
                <w:rPrChange w:id="21335" w:author="N F" w:date="2023-12-05T03:09:00Z">
                  <w:rPr>
                    <w:rFonts w:cs="Times New Roman"/>
                  </w:rPr>
                </w:rPrChange>
              </w:rPr>
              <w:t>47 (26–65)</w:t>
            </w:r>
          </w:p>
        </w:tc>
      </w:tr>
      <w:tr w:rsidR="006E6534" w:rsidRPr="006E6534" w14:paraId="784C2BF2" w14:textId="77777777" w:rsidTr="00640198">
        <w:tc>
          <w:tcPr>
            <w:tcW w:w="1869" w:type="dxa"/>
          </w:tcPr>
          <w:p w14:paraId="1373FCF7" w14:textId="129E46F6" w:rsidR="009D7A42" w:rsidRPr="006E6534" w:rsidRDefault="009D7A42" w:rsidP="00415551">
            <w:pPr>
              <w:pStyle w:val="SDText"/>
              <w:ind w:firstLine="0"/>
              <w:rPr>
                <w:rFonts w:cs="Times New Roman"/>
                <w:color w:val="000000" w:themeColor="text1"/>
                <w:rPrChange w:id="21336" w:author="N F" w:date="2023-12-05T03:09:00Z">
                  <w:rPr>
                    <w:rFonts w:cs="Times New Roman"/>
                  </w:rPr>
                </w:rPrChange>
              </w:rPr>
            </w:pPr>
            <w:r w:rsidRPr="006E6534">
              <w:rPr>
                <w:rFonts w:cs="Times New Roman"/>
                <w:color w:val="000000" w:themeColor="text1"/>
                <w:rPrChange w:id="21337" w:author="N F" w:date="2023-12-05T03:09:00Z">
                  <w:rPr>
                    <w:rFonts w:cs="Times New Roman"/>
                  </w:rPr>
                </w:rPrChange>
              </w:rPr>
              <w:t xml:space="preserve">Медиана длительности жизни </w:t>
            </w:r>
            <w:r w:rsidR="00325FAD" w:rsidRPr="006E6534">
              <w:rPr>
                <w:rFonts w:cs="Times New Roman"/>
                <w:color w:val="000000" w:themeColor="text1"/>
                <w:rPrChange w:id="21338" w:author="N F" w:date="2023-12-05T03:09:00Z">
                  <w:rPr>
                    <w:rFonts w:cs="Times New Roman"/>
                  </w:rPr>
                </w:rPrChange>
              </w:rPr>
              <w:t>в фазе ремиссии</w:t>
            </w:r>
            <w:r w:rsidRPr="006E6534">
              <w:rPr>
                <w:rFonts w:cs="Times New Roman"/>
                <w:color w:val="000000" w:themeColor="text1"/>
                <w:rPrChange w:id="21339" w:author="N F" w:date="2023-12-05T03:09:00Z">
                  <w:rPr>
                    <w:rFonts w:cs="Times New Roman"/>
                  </w:rPr>
                </w:rPrChange>
              </w:rPr>
              <w:t>, мес.</w:t>
            </w:r>
          </w:p>
        </w:tc>
        <w:tc>
          <w:tcPr>
            <w:tcW w:w="1869" w:type="dxa"/>
          </w:tcPr>
          <w:p w14:paraId="63BC5C61" w14:textId="174C532B" w:rsidR="009D7A42" w:rsidRPr="006E6534" w:rsidRDefault="00F34DAD" w:rsidP="00415551">
            <w:pPr>
              <w:pStyle w:val="SDText"/>
              <w:ind w:firstLine="0"/>
              <w:rPr>
                <w:rFonts w:cs="Times New Roman"/>
                <w:color w:val="000000" w:themeColor="text1"/>
                <w:rPrChange w:id="21340" w:author="N F" w:date="2023-12-05T03:09:00Z">
                  <w:rPr>
                    <w:rFonts w:cs="Times New Roman"/>
                  </w:rPr>
                </w:rPrChange>
              </w:rPr>
            </w:pPr>
            <w:r w:rsidRPr="006E6534">
              <w:rPr>
                <w:rFonts w:cs="Times New Roman"/>
                <w:color w:val="000000" w:themeColor="text1"/>
                <w:rPrChange w:id="21341" w:author="N F" w:date="2023-12-05T03:09:00Z">
                  <w:rPr>
                    <w:rFonts w:cs="Times New Roman"/>
                  </w:rPr>
                </w:rPrChange>
              </w:rPr>
              <w:t>НПКО</w:t>
            </w:r>
            <w:r w:rsidR="00F71D17" w:rsidRPr="006E6534">
              <w:rPr>
                <w:rFonts w:cs="Times New Roman"/>
                <w:color w:val="000000" w:themeColor="text1"/>
                <w:rPrChange w:id="21342" w:author="N F" w:date="2023-12-05T03:09:00Z">
                  <w:rPr>
                    <w:rFonts w:cs="Times New Roman"/>
                  </w:rPr>
                </w:rPrChange>
              </w:rPr>
              <w:t xml:space="preserve"> (</w:t>
            </w:r>
            <w:r w:rsidRPr="006E6534">
              <w:rPr>
                <w:rFonts w:cs="Times New Roman"/>
                <w:color w:val="000000" w:themeColor="text1"/>
                <w:rPrChange w:id="21343" w:author="N F" w:date="2023-12-05T03:09:00Z">
                  <w:rPr>
                    <w:rFonts w:cs="Times New Roman"/>
                  </w:rPr>
                </w:rPrChange>
              </w:rPr>
              <w:t>НР</w:t>
            </w:r>
            <w:r w:rsidR="00F71D17" w:rsidRPr="006E6534">
              <w:rPr>
                <w:rFonts w:cs="Times New Roman"/>
                <w:color w:val="000000" w:themeColor="text1"/>
                <w:rPrChange w:id="21344" w:author="N F" w:date="2023-12-05T03:09:00Z">
                  <w:rPr>
                    <w:rFonts w:cs="Times New Roman"/>
                  </w:rPr>
                </w:rPrChange>
              </w:rPr>
              <w:t>–</w:t>
            </w:r>
            <w:r w:rsidRPr="006E6534">
              <w:rPr>
                <w:rFonts w:cs="Times New Roman"/>
                <w:color w:val="000000" w:themeColor="text1"/>
                <w:rPrChange w:id="21345" w:author="N F" w:date="2023-12-05T03:09:00Z">
                  <w:rPr>
                    <w:rFonts w:cs="Times New Roman"/>
                  </w:rPr>
                </w:rPrChange>
              </w:rPr>
              <w:t>НР</w:t>
            </w:r>
            <w:r w:rsidR="00F71D17" w:rsidRPr="006E6534">
              <w:rPr>
                <w:rFonts w:cs="Times New Roman"/>
                <w:color w:val="000000" w:themeColor="text1"/>
                <w:rPrChange w:id="21346" w:author="N F" w:date="2023-12-05T03:09:00Z">
                  <w:rPr>
                    <w:rFonts w:cs="Times New Roman"/>
                  </w:rPr>
                </w:rPrChange>
              </w:rPr>
              <w:t>)</w:t>
            </w:r>
          </w:p>
        </w:tc>
        <w:tc>
          <w:tcPr>
            <w:tcW w:w="1869" w:type="dxa"/>
          </w:tcPr>
          <w:p w14:paraId="4C30EE79" w14:textId="5C5D8E3B" w:rsidR="009D7A42" w:rsidRPr="006E6534" w:rsidRDefault="00F34DAD" w:rsidP="00415551">
            <w:pPr>
              <w:pStyle w:val="SDText"/>
              <w:ind w:firstLine="0"/>
              <w:rPr>
                <w:rFonts w:cs="Times New Roman"/>
                <w:color w:val="000000" w:themeColor="text1"/>
                <w:rPrChange w:id="21347" w:author="N F" w:date="2023-12-05T03:09:00Z">
                  <w:rPr>
                    <w:rFonts w:cs="Times New Roman"/>
                  </w:rPr>
                </w:rPrChange>
              </w:rPr>
            </w:pPr>
            <w:r w:rsidRPr="006E6534">
              <w:rPr>
                <w:rFonts w:cs="Times New Roman"/>
                <w:color w:val="000000" w:themeColor="text1"/>
                <w:rPrChange w:id="21348" w:author="N F" w:date="2023-12-05T03:09:00Z">
                  <w:rPr>
                    <w:rFonts w:cs="Times New Roman"/>
                  </w:rPr>
                </w:rPrChange>
              </w:rPr>
              <w:t>29,4 (22–НР)</w:t>
            </w:r>
          </w:p>
        </w:tc>
        <w:tc>
          <w:tcPr>
            <w:tcW w:w="1869" w:type="dxa"/>
          </w:tcPr>
          <w:p w14:paraId="0C396DC1" w14:textId="7FF06015" w:rsidR="009D7A42" w:rsidRPr="006E6534" w:rsidRDefault="00F34DAD" w:rsidP="00415551">
            <w:pPr>
              <w:pStyle w:val="SDText"/>
              <w:ind w:firstLine="0"/>
              <w:rPr>
                <w:rFonts w:cs="Times New Roman"/>
                <w:color w:val="000000" w:themeColor="text1"/>
                <w:rPrChange w:id="21349" w:author="N F" w:date="2023-12-05T03:09:00Z">
                  <w:rPr>
                    <w:rFonts w:cs="Times New Roman"/>
                  </w:rPr>
                </w:rPrChange>
              </w:rPr>
            </w:pPr>
            <w:r w:rsidRPr="006E6534">
              <w:rPr>
                <w:rFonts w:cs="Times New Roman"/>
                <w:color w:val="000000" w:themeColor="text1"/>
                <w:rPrChange w:id="21350" w:author="N F" w:date="2023-12-05T03:09:00Z">
                  <w:rPr>
                    <w:rFonts w:cs="Times New Roman"/>
                  </w:rPr>
                </w:rPrChange>
              </w:rPr>
              <w:t>НПКО (28–НР)</w:t>
            </w:r>
          </w:p>
        </w:tc>
        <w:tc>
          <w:tcPr>
            <w:tcW w:w="1869" w:type="dxa"/>
          </w:tcPr>
          <w:p w14:paraId="123437C5" w14:textId="0C4339F1" w:rsidR="009D7A42" w:rsidRPr="006E6534" w:rsidRDefault="00F34DAD" w:rsidP="00415551">
            <w:pPr>
              <w:pStyle w:val="SDText"/>
              <w:ind w:firstLine="0"/>
              <w:rPr>
                <w:rFonts w:cs="Times New Roman"/>
                <w:color w:val="000000" w:themeColor="text1"/>
                <w:rPrChange w:id="21351" w:author="N F" w:date="2023-12-05T03:09:00Z">
                  <w:rPr>
                    <w:rFonts w:cs="Times New Roman"/>
                  </w:rPr>
                </w:rPrChange>
              </w:rPr>
            </w:pPr>
            <w:r w:rsidRPr="006E6534">
              <w:rPr>
                <w:rFonts w:cs="Times New Roman"/>
                <w:color w:val="000000" w:themeColor="text1"/>
                <w:rPrChange w:id="21352" w:author="N F" w:date="2023-12-05T03:09:00Z">
                  <w:rPr>
                    <w:rFonts w:cs="Times New Roman"/>
                  </w:rPr>
                </w:rPrChange>
              </w:rPr>
              <w:t>22,1 (11–НР)</w:t>
            </w:r>
          </w:p>
        </w:tc>
      </w:tr>
      <w:tr w:rsidR="006E6534" w:rsidRPr="006E6534" w14:paraId="6790605E" w14:textId="77777777" w:rsidTr="00AC66D4">
        <w:tc>
          <w:tcPr>
            <w:tcW w:w="1869" w:type="dxa"/>
          </w:tcPr>
          <w:p w14:paraId="41AB8959" w14:textId="3D598E4F" w:rsidR="00F34DAD" w:rsidRPr="006E6534" w:rsidRDefault="00F34DAD" w:rsidP="00415551">
            <w:pPr>
              <w:pStyle w:val="SDText"/>
              <w:ind w:firstLine="0"/>
              <w:rPr>
                <w:rFonts w:cs="Times New Roman"/>
                <w:color w:val="000000" w:themeColor="text1"/>
                <w:rPrChange w:id="21353" w:author="N F" w:date="2023-12-05T03:09:00Z">
                  <w:rPr>
                    <w:rFonts w:cs="Times New Roman"/>
                  </w:rPr>
                </w:rPrChange>
              </w:rPr>
            </w:pPr>
            <w:r w:rsidRPr="006E6534">
              <w:rPr>
                <w:rFonts w:cs="Times New Roman"/>
                <w:color w:val="000000" w:themeColor="text1"/>
                <w:rPrChange w:id="21354" w:author="N F" w:date="2023-12-05T03:09:00Z">
                  <w:rPr>
                    <w:rFonts w:cs="Times New Roman"/>
                  </w:rPr>
                </w:rPrChange>
              </w:rPr>
              <w:t>Отношение риск</w:t>
            </w:r>
            <w:r w:rsidR="00EB02E9" w:rsidRPr="006E6534">
              <w:rPr>
                <w:rFonts w:cs="Times New Roman"/>
                <w:color w:val="000000" w:themeColor="text1"/>
                <w:rPrChange w:id="21355" w:author="N F" w:date="2023-12-05T03:09:00Z">
                  <w:rPr>
                    <w:rFonts w:cs="Times New Roman"/>
                  </w:rPr>
                </w:rPrChange>
              </w:rPr>
              <w:t>ов</w:t>
            </w:r>
          </w:p>
        </w:tc>
        <w:tc>
          <w:tcPr>
            <w:tcW w:w="3738" w:type="dxa"/>
            <w:gridSpan w:val="2"/>
          </w:tcPr>
          <w:p w14:paraId="40E3B228" w14:textId="73B6367D" w:rsidR="00F34DAD" w:rsidRPr="006E6534" w:rsidRDefault="00F34DAD" w:rsidP="00415551">
            <w:pPr>
              <w:pStyle w:val="SDText"/>
              <w:ind w:firstLine="0"/>
              <w:rPr>
                <w:rFonts w:cs="Times New Roman"/>
                <w:color w:val="000000" w:themeColor="text1"/>
                <w:rPrChange w:id="21356" w:author="N F" w:date="2023-12-05T03:09:00Z">
                  <w:rPr>
                    <w:rFonts w:cs="Times New Roman"/>
                  </w:rPr>
                </w:rPrChange>
              </w:rPr>
            </w:pPr>
            <w:r w:rsidRPr="006E6534">
              <w:rPr>
                <w:rFonts w:cs="Times New Roman"/>
                <w:color w:val="000000" w:themeColor="text1"/>
                <w:rPrChange w:id="21357" w:author="N F" w:date="2023-12-05T03:09:00Z">
                  <w:rPr>
                    <w:rFonts w:cs="Times New Roman"/>
                  </w:rPr>
                </w:rPrChange>
              </w:rPr>
              <w:t xml:space="preserve">0,15 (0,06–0,32) </w:t>
            </w:r>
          </w:p>
        </w:tc>
        <w:tc>
          <w:tcPr>
            <w:tcW w:w="3738" w:type="dxa"/>
            <w:gridSpan w:val="2"/>
          </w:tcPr>
          <w:p w14:paraId="197639B4" w14:textId="1B461A1E" w:rsidR="00F34DAD" w:rsidRPr="006E6534" w:rsidRDefault="00F34DAD" w:rsidP="00415551">
            <w:pPr>
              <w:pStyle w:val="SDText"/>
              <w:ind w:firstLine="0"/>
              <w:rPr>
                <w:rFonts w:cs="Times New Roman"/>
                <w:color w:val="000000" w:themeColor="text1"/>
                <w:rPrChange w:id="21358" w:author="N F" w:date="2023-12-05T03:09:00Z">
                  <w:rPr>
                    <w:rFonts w:cs="Times New Roman"/>
                  </w:rPr>
                </w:rPrChange>
              </w:rPr>
            </w:pPr>
            <w:r w:rsidRPr="006E6534">
              <w:rPr>
                <w:rFonts w:cs="Times New Roman"/>
                <w:color w:val="000000" w:themeColor="text1"/>
                <w:rPrChange w:id="21359" w:author="N F" w:date="2023-12-05T03:09:00Z">
                  <w:rPr>
                    <w:rFonts w:cs="Times New Roman"/>
                  </w:rPr>
                </w:rPrChange>
              </w:rPr>
              <w:t>0,20 (0,07–0,52)</w:t>
            </w:r>
          </w:p>
        </w:tc>
      </w:tr>
      <w:tr w:rsidR="006E6534" w:rsidRPr="006E6534" w14:paraId="3B2AD3B5" w14:textId="77777777" w:rsidTr="00AC66D4">
        <w:tc>
          <w:tcPr>
            <w:tcW w:w="9345" w:type="dxa"/>
            <w:gridSpan w:val="5"/>
          </w:tcPr>
          <w:p w14:paraId="00CC5D7A" w14:textId="74B05AD9" w:rsidR="009D7A42" w:rsidRPr="006E6534" w:rsidRDefault="006D3D53" w:rsidP="00415551">
            <w:pPr>
              <w:pStyle w:val="SDText"/>
              <w:ind w:firstLine="0"/>
              <w:jc w:val="center"/>
              <w:rPr>
                <w:rFonts w:cs="Times New Roman"/>
                <w:b/>
                <w:bCs/>
                <w:color w:val="000000" w:themeColor="text1"/>
                <w:rPrChange w:id="21360" w:author="N F" w:date="2023-12-05T03:09:00Z">
                  <w:rPr>
                    <w:rFonts w:cs="Times New Roman"/>
                    <w:b/>
                    <w:bCs/>
                  </w:rPr>
                </w:rPrChange>
              </w:rPr>
            </w:pPr>
            <w:r w:rsidRPr="006E6534">
              <w:rPr>
                <w:rFonts w:cs="Times New Roman"/>
                <w:b/>
                <w:bCs/>
                <w:color w:val="000000" w:themeColor="text1"/>
                <w:rPrChange w:id="21361" w:author="N F" w:date="2023-12-05T03:09:00Z">
                  <w:rPr>
                    <w:rFonts w:cs="Times New Roman"/>
                    <w:b/>
                    <w:bCs/>
                  </w:rPr>
                </w:rPrChange>
              </w:rPr>
              <w:t xml:space="preserve">Стадия </w:t>
            </w:r>
            <w:r w:rsidR="009D7A42" w:rsidRPr="006E6534">
              <w:rPr>
                <w:rFonts w:cs="Times New Roman"/>
                <w:b/>
                <w:bCs/>
                <w:color w:val="000000" w:themeColor="text1"/>
                <w:lang w:val="en-US"/>
                <w:rPrChange w:id="21362" w:author="N F" w:date="2023-12-05T03:09:00Z">
                  <w:rPr>
                    <w:rFonts w:cs="Times New Roman"/>
                    <w:b/>
                    <w:bCs/>
                    <w:lang w:val="en-US"/>
                  </w:rPr>
                </w:rPrChange>
              </w:rPr>
              <w:t>IIIA</w:t>
            </w:r>
          </w:p>
        </w:tc>
      </w:tr>
      <w:tr w:rsidR="006E6534" w:rsidRPr="006E6534" w14:paraId="27706691" w14:textId="77777777" w:rsidTr="00640198">
        <w:tc>
          <w:tcPr>
            <w:tcW w:w="1869" w:type="dxa"/>
          </w:tcPr>
          <w:p w14:paraId="75089E0B" w14:textId="20F4F7C2" w:rsidR="009D7A42" w:rsidRPr="006E6534" w:rsidRDefault="009D7A42" w:rsidP="00415551">
            <w:pPr>
              <w:pStyle w:val="SDText"/>
              <w:ind w:firstLine="0"/>
              <w:rPr>
                <w:rFonts w:cs="Times New Roman"/>
                <w:color w:val="000000" w:themeColor="text1"/>
                <w:rPrChange w:id="21363" w:author="N F" w:date="2023-12-05T03:09:00Z">
                  <w:rPr>
                    <w:rFonts w:cs="Times New Roman"/>
                  </w:rPr>
                </w:rPrChange>
              </w:rPr>
            </w:pPr>
            <w:r w:rsidRPr="006E6534">
              <w:rPr>
                <w:rFonts w:cs="Times New Roman"/>
                <w:color w:val="000000" w:themeColor="text1"/>
                <w:rPrChange w:id="21364" w:author="N F" w:date="2023-12-05T03:09:00Z">
                  <w:rPr>
                    <w:rFonts w:cs="Times New Roman"/>
                  </w:rPr>
                </w:rPrChange>
              </w:rPr>
              <w:t>Общее количество</w:t>
            </w:r>
          </w:p>
        </w:tc>
        <w:tc>
          <w:tcPr>
            <w:tcW w:w="1869" w:type="dxa"/>
          </w:tcPr>
          <w:p w14:paraId="66A408C0" w14:textId="6D5843B4" w:rsidR="009D7A42" w:rsidRPr="006E6534" w:rsidRDefault="00F71D17" w:rsidP="00415551">
            <w:pPr>
              <w:pStyle w:val="SDText"/>
              <w:ind w:firstLine="0"/>
              <w:rPr>
                <w:rFonts w:cs="Times New Roman"/>
                <w:color w:val="000000" w:themeColor="text1"/>
                <w:rPrChange w:id="21365" w:author="N F" w:date="2023-12-05T03:09:00Z">
                  <w:rPr>
                    <w:rFonts w:cs="Times New Roman"/>
                  </w:rPr>
                </w:rPrChange>
              </w:rPr>
            </w:pPr>
            <w:r w:rsidRPr="006E6534">
              <w:rPr>
                <w:rFonts w:cs="Times New Roman"/>
                <w:color w:val="000000" w:themeColor="text1"/>
                <w:rPrChange w:id="21366" w:author="N F" w:date="2023-12-05T03:09:00Z">
                  <w:rPr>
                    <w:rFonts w:cs="Times New Roman"/>
                  </w:rPr>
                </w:rPrChange>
              </w:rPr>
              <w:t>94</w:t>
            </w:r>
          </w:p>
        </w:tc>
        <w:tc>
          <w:tcPr>
            <w:tcW w:w="1869" w:type="dxa"/>
          </w:tcPr>
          <w:p w14:paraId="3DF09839" w14:textId="27BC870A" w:rsidR="009D7A42" w:rsidRPr="006E6534" w:rsidRDefault="00F34DAD" w:rsidP="00415551">
            <w:pPr>
              <w:pStyle w:val="SDText"/>
              <w:ind w:firstLine="0"/>
              <w:rPr>
                <w:rFonts w:cs="Times New Roman"/>
                <w:color w:val="000000" w:themeColor="text1"/>
                <w:rPrChange w:id="21367" w:author="N F" w:date="2023-12-05T03:09:00Z">
                  <w:rPr>
                    <w:rFonts w:cs="Times New Roman"/>
                  </w:rPr>
                </w:rPrChange>
              </w:rPr>
            </w:pPr>
            <w:r w:rsidRPr="006E6534">
              <w:rPr>
                <w:rFonts w:cs="Times New Roman"/>
                <w:color w:val="000000" w:themeColor="text1"/>
                <w:rPrChange w:id="21368" w:author="N F" w:date="2023-12-05T03:09:00Z">
                  <w:rPr>
                    <w:rFonts w:cs="Times New Roman"/>
                  </w:rPr>
                </w:rPrChange>
              </w:rPr>
              <w:t>92</w:t>
            </w:r>
          </w:p>
        </w:tc>
        <w:tc>
          <w:tcPr>
            <w:tcW w:w="1869" w:type="dxa"/>
          </w:tcPr>
          <w:p w14:paraId="520CA0D1" w14:textId="09472934" w:rsidR="009D7A42" w:rsidRPr="006E6534" w:rsidRDefault="00F34DAD" w:rsidP="00415551">
            <w:pPr>
              <w:pStyle w:val="SDText"/>
              <w:ind w:firstLine="0"/>
              <w:rPr>
                <w:rFonts w:cs="Times New Roman"/>
                <w:color w:val="000000" w:themeColor="text1"/>
                <w:rPrChange w:id="21369" w:author="N F" w:date="2023-12-05T03:09:00Z">
                  <w:rPr>
                    <w:rFonts w:cs="Times New Roman"/>
                  </w:rPr>
                </w:rPrChange>
              </w:rPr>
            </w:pPr>
            <w:r w:rsidRPr="006E6534">
              <w:rPr>
                <w:rFonts w:cs="Times New Roman"/>
                <w:color w:val="000000" w:themeColor="text1"/>
                <w:rPrChange w:id="21370" w:author="N F" w:date="2023-12-05T03:09:00Z">
                  <w:rPr>
                    <w:rFonts w:cs="Times New Roman"/>
                  </w:rPr>
                </w:rPrChange>
              </w:rPr>
              <w:t>21</w:t>
            </w:r>
          </w:p>
        </w:tc>
        <w:tc>
          <w:tcPr>
            <w:tcW w:w="1869" w:type="dxa"/>
          </w:tcPr>
          <w:p w14:paraId="49825129" w14:textId="5DF8E406" w:rsidR="009D7A42" w:rsidRPr="006E6534" w:rsidRDefault="00F34DAD" w:rsidP="00415551">
            <w:pPr>
              <w:pStyle w:val="SDText"/>
              <w:ind w:firstLine="0"/>
              <w:rPr>
                <w:rFonts w:cs="Times New Roman"/>
                <w:color w:val="000000" w:themeColor="text1"/>
                <w:rPrChange w:id="21371" w:author="N F" w:date="2023-12-05T03:09:00Z">
                  <w:rPr>
                    <w:rFonts w:cs="Times New Roman"/>
                  </w:rPr>
                </w:rPrChange>
              </w:rPr>
            </w:pPr>
            <w:r w:rsidRPr="006E6534">
              <w:rPr>
                <w:rFonts w:cs="Times New Roman"/>
                <w:color w:val="000000" w:themeColor="text1"/>
                <w:rPrChange w:id="21372" w:author="N F" w:date="2023-12-05T03:09:00Z">
                  <w:rPr>
                    <w:rFonts w:cs="Times New Roman"/>
                  </w:rPr>
                </w:rPrChange>
              </w:rPr>
              <w:t>27</w:t>
            </w:r>
          </w:p>
        </w:tc>
      </w:tr>
      <w:tr w:rsidR="006E6534" w:rsidRPr="006E6534" w14:paraId="56EA148B" w14:textId="77777777" w:rsidTr="00640198">
        <w:tc>
          <w:tcPr>
            <w:tcW w:w="1869" w:type="dxa"/>
          </w:tcPr>
          <w:p w14:paraId="22FE5DEF" w14:textId="6D230E35" w:rsidR="009D7A42" w:rsidRPr="006E6534" w:rsidRDefault="009D7A42" w:rsidP="00415551">
            <w:pPr>
              <w:pStyle w:val="SDText"/>
              <w:ind w:firstLine="0"/>
              <w:rPr>
                <w:rFonts w:cs="Times New Roman"/>
                <w:color w:val="000000" w:themeColor="text1"/>
                <w:rPrChange w:id="21373" w:author="N F" w:date="2023-12-05T03:09:00Z">
                  <w:rPr>
                    <w:rFonts w:cs="Times New Roman"/>
                  </w:rPr>
                </w:rPrChange>
              </w:rPr>
            </w:pPr>
            <w:r w:rsidRPr="006E6534">
              <w:rPr>
                <w:rFonts w:cs="Times New Roman"/>
                <w:color w:val="000000" w:themeColor="text1"/>
                <w:rPrChange w:id="21374" w:author="N F" w:date="2023-12-05T03:09:00Z">
                  <w:rPr>
                    <w:rFonts w:cs="Times New Roman"/>
                  </w:rPr>
                </w:rPrChange>
              </w:rPr>
              <w:t>Доля пациентов с рецидивом, %</w:t>
            </w:r>
          </w:p>
        </w:tc>
        <w:tc>
          <w:tcPr>
            <w:tcW w:w="1869" w:type="dxa"/>
          </w:tcPr>
          <w:p w14:paraId="1366522C" w14:textId="06C13A07" w:rsidR="009D7A42" w:rsidRPr="006E6534" w:rsidRDefault="00F71D17" w:rsidP="00415551">
            <w:pPr>
              <w:pStyle w:val="SDText"/>
              <w:ind w:firstLine="0"/>
              <w:rPr>
                <w:rFonts w:cs="Times New Roman"/>
                <w:color w:val="000000" w:themeColor="text1"/>
                <w:rPrChange w:id="21375" w:author="N F" w:date="2023-12-05T03:09:00Z">
                  <w:rPr>
                    <w:rFonts w:cs="Times New Roman"/>
                  </w:rPr>
                </w:rPrChange>
              </w:rPr>
            </w:pPr>
            <w:r w:rsidRPr="006E6534">
              <w:rPr>
                <w:rFonts w:cs="Times New Roman"/>
                <w:color w:val="000000" w:themeColor="text1"/>
                <w:rPrChange w:id="21376" w:author="N F" w:date="2023-12-05T03:09:00Z">
                  <w:rPr>
                    <w:rFonts w:cs="Times New Roman"/>
                  </w:rPr>
                </w:rPrChange>
              </w:rPr>
              <w:t>12 (13)</w:t>
            </w:r>
          </w:p>
        </w:tc>
        <w:tc>
          <w:tcPr>
            <w:tcW w:w="1869" w:type="dxa"/>
          </w:tcPr>
          <w:p w14:paraId="576B2C3D" w14:textId="57250D59" w:rsidR="009D7A42" w:rsidRPr="006E6534" w:rsidRDefault="00F34DAD" w:rsidP="00415551">
            <w:pPr>
              <w:pStyle w:val="SDText"/>
              <w:ind w:firstLine="0"/>
              <w:rPr>
                <w:rFonts w:cs="Times New Roman"/>
                <w:color w:val="000000" w:themeColor="text1"/>
                <w:rPrChange w:id="21377" w:author="N F" w:date="2023-12-05T03:09:00Z">
                  <w:rPr>
                    <w:rFonts w:cs="Times New Roman"/>
                  </w:rPr>
                </w:rPrChange>
              </w:rPr>
            </w:pPr>
            <w:r w:rsidRPr="006E6534">
              <w:rPr>
                <w:rFonts w:cs="Times New Roman"/>
                <w:color w:val="000000" w:themeColor="text1"/>
                <w:rPrChange w:id="21378" w:author="N F" w:date="2023-12-05T03:09:00Z">
                  <w:rPr>
                    <w:rFonts w:cs="Times New Roman"/>
                  </w:rPr>
                </w:rPrChange>
              </w:rPr>
              <w:t>56 (61)</w:t>
            </w:r>
          </w:p>
        </w:tc>
        <w:tc>
          <w:tcPr>
            <w:tcW w:w="1869" w:type="dxa"/>
          </w:tcPr>
          <w:p w14:paraId="458CFA39" w14:textId="6BB46E17" w:rsidR="009D7A42" w:rsidRPr="006E6534" w:rsidRDefault="00F34DAD" w:rsidP="00415551">
            <w:pPr>
              <w:pStyle w:val="SDText"/>
              <w:ind w:firstLine="0"/>
              <w:rPr>
                <w:rFonts w:cs="Times New Roman"/>
                <w:color w:val="000000" w:themeColor="text1"/>
                <w:rPrChange w:id="21379" w:author="N F" w:date="2023-12-05T03:09:00Z">
                  <w:rPr>
                    <w:rFonts w:cs="Times New Roman"/>
                  </w:rPr>
                </w:rPrChange>
              </w:rPr>
            </w:pPr>
            <w:r w:rsidRPr="006E6534">
              <w:rPr>
                <w:rFonts w:cs="Times New Roman"/>
                <w:color w:val="000000" w:themeColor="text1"/>
                <w:rPrChange w:id="21380" w:author="N F" w:date="2023-12-05T03:09:00Z">
                  <w:rPr>
                    <w:rFonts w:cs="Times New Roman"/>
                  </w:rPr>
                </w:rPrChange>
              </w:rPr>
              <w:t>3 (14)</w:t>
            </w:r>
          </w:p>
        </w:tc>
        <w:tc>
          <w:tcPr>
            <w:tcW w:w="1869" w:type="dxa"/>
          </w:tcPr>
          <w:p w14:paraId="4C684349" w14:textId="7E263D3B" w:rsidR="009D7A42" w:rsidRPr="006E6534" w:rsidRDefault="00F34DAD" w:rsidP="00415551">
            <w:pPr>
              <w:pStyle w:val="SDText"/>
              <w:ind w:firstLine="0"/>
              <w:rPr>
                <w:rFonts w:cs="Times New Roman"/>
                <w:color w:val="000000" w:themeColor="text1"/>
                <w:rPrChange w:id="21381" w:author="N F" w:date="2023-12-05T03:09:00Z">
                  <w:rPr>
                    <w:rFonts w:cs="Times New Roman"/>
                  </w:rPr>
                </w:rPrChange>
              </w:rPr>
            </w:pPr>
            <w:r w:rsidRPr="006E6534">
              <w:rPr>
                <w:rFonts w:cs="Times New Roman"/>
                <w:color w:val="000000" w:themeColor="text1"/>
                <w:rPrChange w:id="21382" w:author="N F" w:date="2023-12-05T03:09:00Z">
                  <w:rPr>
                    <w:rFonts w:cs="Times New Roman"/>
                  </w:rPr>
                </w:rPrChange>
              </w:rPr>
              <w:t>22 (81)</w:t>
            </w:r>
          </w:p>
        </w:tc>
      </w:tr>
      <w:tr w:rsidR="006E6534" w:rsidRPr="006E6534" w14:paraId="4436848E" w14:textId="77777777" w:rsidTr="00640198">
        <w:tc>
          <w:tcPr>
            <w:tcW w:w="1869" w:type="dxa"/>
          </w:tcPr>
          <w:p w14:paraId="1285CB0C" w14:textId="453BD9DD" w:rsidR="009D7A42" w:rsidRPr="006E6534" w:rsidRDefault="009D7A42" w:rsidP="00415551">
            <w:pPr>
              <w:pStyle w:val="SDText"/>
              <w:ind w:firstLine="0"/>
              <w:rPr>
                <w:rFonts w:cs="Times New Roman"/>
                <w:color w:val="000000" w:themeColor="text1"/>
                <w:rPrChange w:id="21383" w:author="N F" w:date="2023-12-05T03:09:00Z">
                  <w:rPr>
                    <w:rFonts w:cs="Times New Roman"/>
                  </w:rPr>
                </w:rPrChange>
              </w:rPr>
            </w:pPr>
            <w:r w:rsidRPr="006E6534">
              <w:rPr>
                <w:rFonts w:cs="Times New Roman"/>
                <w:color w:val="000000" w:themeColor="text1"/>
                <w:rPrChange w:id="21384" w:author="N F" w:date="2023-12-05T03:09:00Z">
                  <w:rPr>
                    <w:rFonts w:cs="Times New Roman"/>
                  </w:rPr>
                </w:rPrChange>
              </w:rPr>
              <w:t xml:space="preserve">Доля </w:t>
            </w:r>
            <w:r w:rsidR="00146F8E" w:rsidRPr="006E6534">
              <w:rPr>
                <w:rFonts w:cs="Times New Roman"/>
                <w:color w:val="000000" w:themeColor="text1"/>
                <w:rPrChange w:id="21385" w:author="N F" w:date="2023-12-05T03:09:00Z">
                  <w:rPr>
                    <w:rFonts w:cs="Times New Roman"/>
                  </w:rPr>
                </w:rPrChange>
              </w:rPr>
              <w:t xml:space="preserve">выживших </w:t>
            </w:r>
            <w:r w:rsidR="00485E6F" w:rsidRPr="006E6534">
              <w:rPr>
                <w:rFonts w:cs="Times New Roman"/>
                <w:color w:val="000000" w:themeColor="text1"/>
                <w:rPrChange w:id="21386" w:author="N F" w:date="2023-12-05T03:09:00Z">
                  <w:rPr>
                    <w:rFonts w:cs="Times New Roman"/>
                  </w:rPr>
                </w:rPrChange>
              </w:rPr>
              <w:t xml:space="preserve">без рецидива </w:t>
            </w:r>
            <w:r w:rsidR="00146F8E" w:rsidRPr="006E6534">
              <w:rPr>
                <w:rFonts w:cs="Times New Roman"/>
                <w:color w:val="000000" w:themeColor="text1"/>
                <w:rPrChange w:id="21387" w:author="N F" w:date="2023-12-05T03:09:00Z">
                  <w:rPr>
                    <w:rFonts w:cs="Times New Roman"/>
                  </w:rPr>
                </w:rPrChange>
              </w:rPr>
              <w:t xml:space="preserve">в течение </w:t>
            </w:r>
            <w:r w:rsidRPr="006E6534">
              <w:rPr>
                <w:rFonts w:cs="Times New Roman"/>
                <w:color w:val="000000" w:themeColor="text1"/>
                <w:rPrChange w:id="21388" w:author="N F" w:date="2023-12-05T03:09:00Z">
                  <w:rPr>
                    <w:rFonts w:cs="Times New Roman"/>
                  </w:rPr>
                </w:rPrChange>
              </w:rPr>
              <w:t>24 мес.</w:t>
            </w:r>
            <w:r w:rsidR="00161700" w:rsidRPr="006E6534">
              <w:rPr>
                <w:rFonts w:cs="Times New Roman"/>
                <w:color w:val="000000" w:themeColor="text1"/>
                <w:rPrChange w:id="21389" w:author="N F" w:date="2023-12-05T03:09:00Z">
                  <w:rPr>
                    <w:rFonts w:cs="Times New Roman"/>
                  </w:rPr>
                </w:rPrChange>
              </w:rPr>
              <w:t xml:space="preserve"> пациентов</w:t>
            </w:r>
            <w:r w:rsidRPr="006E6534">
              <w:rPr>
                <w:rFonts w:cs="Times New Roman"/>
                <w:color w:val="000000" w:themeColor="text1"/>
                <w:rPrChange w:id="21390" w:author="N F" w:date="2023-12-05T03:09:00Z">
                  <w:rPr>
                    <w:rFonts w:cs="Times New Roman"/>
                  </w:rPr>
                </w:rPrChange>
              </w:rPr>
              <w:t>, %</w:t>
            </w:r>
          </w:p>
        </w:tc>
        <w:tc>
          <w:tcPr>
            <w:tcW w:w="1869" w:type="dxa"/>
          </w:tcPr>
          <w:p w14:paraId="31CB3D0A" w14:textId="5102F9C2" w:rsidR="009D7A42" w:rsidRPr="006E6534" w:rsidRDefault="00F71D17" w:rsidP="00415551">
            <w:pPr>
              <w:pStyle w:val="SDText"/>
              <w:ind w:firstLine="0"/>
              <w:rPr>
                <w:rFonts w:cs="Times New Roman"/>
                <w:color w:val="000000" w:themeColor="text1"/>
                <w:rPrChange w:id="21391" w:author="N F" w:date="2023-12-05T03:09:00Z">
                  <w:rPr>
                    <w:rFonts w:cs="Times New Roman"/>
                  </w:rPr>
                </w:rPrChange>
              </w:rPr>
            </w:pPr>
            <w:r w:rsidRPr="006E6534">
              <w:rPr>
                <w:rFonts w:cs="Times New Roman"/>
                <w:color w:val="000000" w:themeColor="text1"/>
                <w:rPrChange w:id="21392" w:author="N F" w:date="2023-12-05T03:09:00Z">
                  <w:rPr>
                    <w:rFonts w:cs="Times New Roman"/>
                  </w:rPr>
                </w:rPrChange>
              </w:rPr>
              <w:t>89 (79–94)</w:t>
            </w:r>
          </w:p>
        </w:tc>
        <w:tc>
          <w:tcPr>
            <w:tcW w:w="1869" w:type="dxa"/>
          </w:tcPr>
          <w:p w14:paraId="5CF16C84" w14:textId="2F9FEE93" w:rsidR="009D7A42" w:rsidRPr="006E6534" w:rsidRDefault="00F34DAD" w:rsidP="00415551">
            <w:pPr>
              <w:pStyle w:val="SDText"/>
              <w:ind w:firstLine="0"/>
              <w:rPr>
                <w:rFonts w:cs="Times New Roman"/>
                <w:color w:val="000000" w:themeColor="text1"/>
                <w:rPrChange w:id="21393" w:author="N F" w:date="2023-12-05T03:09:00Z">
                  <w:rPr>
                    <w:rFonts w:cs="Times New Roman"/>
                  </w:rPr>
                </w:rPrChange>
              </w:rPr>
            </w:pPr>
            <w:r w:rsidRPr="006E6534">
              <w:rPr>
                <w:rFonts w:cs="Times New Roman"/>
                <w:color w:val="000000" w:themeColor="text1"/>
                <w:rPrChange w:id="21394" w:author="N F" w:date="2023-12-05T03:09:00Z">
                  <w:rPr>
                    <w:rFonts w:cs="Times New Roman"/>
                  </w:rPr>
                </w:rPrChange>
              </w:rPr>
              <w:t>33 (22–44)</w:t>
            </w:r>
          </w:p>
        </w:tc>
        <w:tc>
          <w:tcPr>
            <w:tcW w:w="1869" w:type="dxa"/>
          </w:tcPr>
          <w:p w14:paraId="34DCF386" w14:textId="1D42EC8A" w:rsidR="009D7A42" w:rsidRPr="006E6534" w:rsidRDefault="00F34DAD" w:rsidP="00415551">
            <w:pPr>
              <w:pStyle w:val="SDText"/>
              <w:ind w:firstLine="0"/>
              <w:rPr>
                <w:rFonts w:cs="Times New Roman"/>
                <w:color w:val="000000" w:themeColor="text1"/>
                <w:rPrChange w:id="21395" w:author="N F" w:date="2023-12-05T03:09:00Z">
                  <w:rPr>
                    <w:rFonts w:cs="Times New Roman"/>
                  </w:rPr>
                </w:rPrChange>
              </w:rPr>
            </w:pPr>
            <w:r w:rsidRPr="006E6534">
              <w:rPr>
                <w:rFonts w:cs="Times New Roman"/>
                <w:color w:val="000000" w:themeColor="text1"/>
                <w:rPrChange w:id="21396" w:author="N F" w:date="2023-12-05T03:09:00Z">
                  <w:rPr>
                    <w:rFonts w:cs="Times New Roman"/>
                  </w:rPr>
                </w:rPrChange>
              </w:rPr>
              <w:t>86 (55–97)</w:t>
            </w:r>
          </w:p>
        </w:tc>
        <w:tc>
          <w:tcPr>
            <w:tcW w:w="1869" w:type="dxa"/>
          </w:tcPr>
          <w:p w14:paraId="1B7720EA" w14:textId="091FC177" w:rsidR="009D7A42" w:rsidRPr="006E6534" w:rsidRDefault="00F34DAD" w:rsidP="00415551">
            <w:pPr>
              <w:pStyle w:val="SDText"/>
              <w:ind w:firstLine="0"/>
              <w:rPr>
                <w:rFonts w:cs="Times New Roman"/>
                <w:color w:val="000000" w:themeColor="text1"/>
                <w:rPrChange w:id="21397" w:author="N F" w:date="2023-12-05T03:09:00Z">
                  <w:rPr>
                    <w:rFonts w:cs="Times New Roman"/>
                  </w:rPr>
                </w:rPrChange>
              </w:rPr>
            </w:pPr>
            <w:r w:rsidRPr="006E6534">
              <w:rPr>
                <w:rFonts w:cs="Times New Roman"/>
                <w:color w:val="000000" w:themeColor="text1"/>
                <w:rPrChange w:id="21398" w:author="N F" w:date="2023-12-05T03:09:00Z">
                  <w:rPr>
                    <w:rFonts w:cs="Times New Roman"/>
                  </w:rPr>
                </w:rPrChange>
              </w:rPr>
              <w:t>27 (12–45)</w:t>
            </w:r>
          </w:p>
        </w:tc>
      </w:tr>
      <w:tr w:rsidR="006E6534" w:rsidRPr="006E6534" w14:paraId="58763D9E" w14:textId="77777777" w:rsidTr="00640198">
        <w:tc>
          <w:tcPr>
            <w:tcW w:w="1869" w:type="dxa"/>
          </w:tcPr>
          <w:p w14:paraId="5A3EA209" w14:textId="0B981E17" w:rsidR="009D7A42" w:rsidRPr="006E6534" w:rsidRDefault="009D7A42" w:rsidP="00415551">
            <w:pPr>
              <w:pStyle w:val="SDText"/>
              <w:ind w:firstLine="0"/>
              <w:rPr>
                <w:rFonts w:cs="Times New Roman"/>
                <w:color w:val="000000" w:themeColor="text1"/>
                <w:rPrChange w:id="21399" w:author="N F" w:date="2023-12-05T03:09:00Z">
                  <w:rPr>
                    <w:rFonts w:cs="Times New Roman"/>
                  </w:rPr>
                </w:rPrChange>
              </w:rPr>
            </w:pPr>
            <w:r w:rsidRPr="006E6534">
              <w:rPr>
                <w:rFonts w:cs="Times New Roman"/>
                <w:color w:val="000000" w:themeColor="text1"/>
                <w:rPrChange w:id="21400" w:author="N F" w:date="2023-12-05T03:09:00Z">
                  <w:rPr>
                    <w:rFonts w:cs="Times New Roman"/>
                  </w:rPr>
                </w:rPrChange>
              </w:rPr>
              <w:t xml:space="preserve">Медиана длительности жизни </w:t>
            </w:r>
            <w:r w:rsidR="008C19DE" w:rsidRPr="006E6534">
              <w:rPr>
                <w:rFonts w:cs="Times New Roman"/>
                <w:color w:val="000000" w:themeColor="text1"/>
                <w:rPrChange w:id="21401" w:author="N F" w:date="2023-12-05T03:09:00Z">
                  <w:rPr>
                    <w:rFonts w:cs="Times New Roman"/>
                  </w:rPr>
                </w:rPrChange>
              </w:rPr>
              <w:t>в фазе ремиссии</w:t>
            </w:r>
            <w:r w:rsidRPr="006E6534">
              <w:rPr>
                <w:rFonts w:cs="Times New Roman"/>
                <w:color w:val="000000" w:themeColor="text1"/>
                <w:rPrChange w:id="21402" w:author="N F" w:date="2023-12-05T03:09:00Z">
                  <w:rPr>
                    <w:rFonts w:cs="Times New Roman"/>
                  </w:rPr>
                </w:rPrChange>
              </w:rPr>
              <w:t>, мес.</w:t>
            </w:r>
          </w:p>
        </w:tc>
        <w:tc>
          <w:tcPr>
            <w:tcW w:w="1869" w:type="dxa"/>
          </w:tcPr>
          <w:p w14:paraId="2FDB0AC9" w14:textId="37322FF1" w:rsidR="009D7A42" w:rsidRPr="006E6534" w:rsidRDefault="00F34DAD" w:rsidP="00415551">
            <w:pPr>
              <w:pStyle w:val="SDText"/>
              <w:ind w:firstLine="0"/>
              <w:rPr>
                <w:rFonts w:cs="Times New Roman"/>
                <w:color w:val="000000" w:themeColor="text1"/>
                <w:rPrChange w:id="21403" w:author="N F" w:date="2023-12-05T03:09:00Z">
                  <w:rPr>
                    <w:rFonts w:cs="Times New Roman"/>
                  </w:rPr>
                </w:rPrChange>
              </w:rPr>
            </w:pPr>
            <w:r w:rsidRPr="006E6534">
              <w:rPr>
                <w:rFonts w:cs="Times New Roman"/>
                <w:color w:val="000000" w:themeColor="text1"/>
                <w:rPrChange w:id="21404" w:author="N F" w:date="2023-12-05T03:09:00Z">
                  <w:rPr>
                    <w:rFonts w:cs="Times New Roman"/>
                  </w:rPr>
                </w:rPrChange>
              </w:rPr>
              <w:t>38,8 (34–НР)</w:t>
            </w:r>
          </w:p>
        </w:tc>
        <w:tc>
          <w:tcPr>
            <w:tcW w:w="1869" w:type="dxa"/>
          </w:tcPr>
          <w:p w14:paraId="0139A0DB" w14:textId="74DC8FBD" w:rsidR="009D7A42" w:rsidRPr="006E6534" w:rsidRDefault="00F34DAD" w:rsidP="00415551">
            <w:pPr>
              <w:pStyle w:val="SDText"/>
              <w:ind w:firstLine="0"/>
              <w:rPr>
                <w:rFonts w:cs="Times New Roman"/>
                <w:color w:val="000000" w:themeColor="text1"/>
                <w:rPrChange w:id="21405" w:author="N F" w:date="2023-12-05T03:09:00Z">
                  <w:rPr>
                    <w:rFonts w:cs="Times New Roman"/>
                  </w:rPr>
                </w:rPrChange>
              </w:rPr>
            </w:pPr>
            <w:r w:rsidRPr="006E6534">
              <w:rPr>
                <w:rFonts w:cs="Times New Roman"/>
                <w:color w:val="000000" w:themeColor="text1"/>
                <w:rPrChange w:id="21406" w:author="N F" w:date="2023-12-05T03:09:00Z">
                  <w:rPr>
                    <w:rFonts w:cs="Times New Roman"/>
                  </w:rPr>
                </w:rPrChange>
              </w:rPr>
              <w:t>12,9 (11–19)</w:t>
            </w:r>
          </w:p>
        </w:tc>
        <w:tc>
          <w:tcPr>
            <w:tcW w:w="1869" w:type="dxa"/>
          </w:tcPr>
          <w:p w14:paraId="1ADCB140" w14:textId="76319D80" w:rsidR="009D7A42" w:rsidRPr="006E6534" w:rsidRDefault="00F34DAD" w:rsidP="00415551">
            <w:pPr>
              <w:pStyle w:val="SDText"/>
              <w:ind w:firstLine="0"/>
              <w:rPr>
                <w:rFonts w:cs="Times New Roman"/>
                <w:color w:val="000000" w:themeColor="text1"/>
                <w:rPrChange w:id="21407" w:author="N F" w:date="2023-12-05T03:09:00Z">
                  <w:rPr>
                    <w:rFonts w:cs="Times New Roman"/>
                  </w:rPr>
                </w:rPrChange>
              </w:rPr>
            </w:pPr>
            <w:r w:rsidRPr="006E6534">
              <w:rPr>
                <w:rFonts w:cs="Times New Roman"/>
                <w:color w:val="000000" w:themeColor="text1"/>
                <w:rPrChange w:id="21408" w:author="N F" w:date="2023-12-05T03:09:00Z">
                  <w:rPr>
                    <w:rFonts w:cs="Times New Roman"/>
                  </w:rPr>
                </w:rPrChange>
              </w:rPr>
              <w:t>38.6 (39–НР)</w:t>
            </w:r>
          </w:p>
        </w:tc>
        <w:tc>
          <w:tcPr>
            <w:tcW w:w="1869" w:type="dxa"/>
          </w:tcPr>
          <w:p w14:paraId="1F88A6DD" w14:textId="6E9A9C6C" w:rsidR="009D7A42" w:rsidRPr="006E6534" w:rsidRDefault="00F34DAD" w:rsidP="00415551">
            <w:pPr>
              <w:pStyle w:val="SDText"/>
              <w:ind w:firstLine="0"/>
              <w:rPr>
                <w:rFonts w:cs="Times New Roman"/>
                <w:color w:val="000000" w:themeColor="text1"/>
                <w:rPrChange w:id="21409" w:author="N F" w:date="2023-12-05T03:09:00Z">
                  <w:rPr>
                    <w:rFonts w:cs="Times New Roman"/>
                  </w:rPr>
                </w:rPrChange>
              </w:rPr>
            </w:pPr>
            <w:r w:rsidRPr="006E6534">
              <w:rPr>
                <w:rFonts w:cs="Times New Roman"/>
                <w:color w:val="000000" w:themeColor="text1"/>
                <w:rPrChange w:id="21410" w:author="N F" w:date="2023-12-05T03:09:00Z">
                  <w:rPr>
                    <w:rFonts w:cs="Times New Roman"/>
                  </w:rPr>
                </w:rPrChange>
              </w:rPr>
              <w:t>11.2 (8–22)</w:t>
            </w:r>
          </w:p>
        </w:tc>
      </w:tr>
      <w:tr w:rsidR="006E6534" w:rsidRPr="006E6534" w14:paraId="17732C28" w14:textId="77777777" w:rsidTr="00AC66D4">
        <w:tc>
          <w:tcPr>
            <w:tcW w:w="1869" w:type="dxa"/>
          </w:tcPr>
          <w:p w14:paraId="6807C4B6" w14:textId="2FB54078" w:rsidR="00F34DAD" w:rsidRPr="006E6534" w:rsidRDefault="00F34DAD" w:rsidP="00415551">
            <w:pPr>
              <w:pStyle w:val="SDText"/>
              <w:ind w:firstLine="0"/>
              <w:rPr>
                <w:rFonts w:cs="Times New Roman"/>
                <w:color w:val="000000" w:themeColor="text1"/>
                <w:rPrChange w:id="21411" w:author="N F" w:date="2023-12-05T03:09:00Z">
                  <w:rPr>
                    <w:rFonts w:cs="Times New Roman"/>
                  </w:rPr>
                </w:rPrChange>
              </w:rPr>
            </w:pPr>
            <w:r w:rsidRPr="006E6534">
              <w:rPr>
                <w:rFonts w:cs="Times New Roman"/>
                <w:color w:val="000000" w:themeColor="text1"/>
                <w:rPrChange w:id="21412" w:author="N F" w:date="2023-12-05T03:09:00Z">
                  <w:rPr>
                    <w:rFonts w:cs="Times New Roman"/>
                  </w:rPr>
                </w:rPrChange>
              </w:rPr>
              <w:t>Отношение риск</w:t>
            </w:r>
            <w:r w:rsidR="00EB02E9" w:rsidRPr="006E6534">
              <w:rPr>
                <w:rFonts w:cs="Times New Roman"/>
                <w:color w:val="000000" w:themeColor="text1"/>
                <w:rPrChange w:id="21413" w:author="N F" w:date="2023-12-05T03:09:00Z">
                  <w:rPr>
                    <w:rFonts w:cs="Times New Roman"/>
                  </w:rPr>
                </w:rPrChange>
              </w:rPr>
              <w:t>ов</w:t>
            </w:r>
          </w:p>
        </w:tc>
        <w:tc>
          <w:tcPr>
            <w:tcW w:w="3738" w:type="dxa"/>
            <w:gridSpan w:val="2"/>
          </w:tcPr>
          <w:p w14:paraId="147640CE" w14:textId="5BA4B177" w:rsidR="00F34DAD" w:rsidRPr="006E6534" w:rsidRDefault="00F34DAD" w:rsidP="00415551">
            <w:pPr>
              <w:pStyle w:val="SDText"/>
              <w:ind w:firstLine="0"/>
              <w:rPr>
                <w:rFonts w:cs="Times New Roman"/>
                <w:color w:val="000000" w:themeColor="text1"/>
                <w:rPrChange w:id="21414" w:author="N F" w:date="2023-12-05T03:09:00Z">
                  <w:rPr>
                    <w:rFonts w:cs="Times New Roman"/>
                  </w:rPr>
                </w:rPrChange>
              </w:rPr>
            </w:pPr>
            <w:r w:rsidRPr="006E6534">
              <w:rPr>
                <w:rFonts w:cs="Times New Roman"/>
                <w:color w:val="000000" w:themeColor="text1"/>
                <w:rPrChange w:id="21415" w:author="N F" w:date="2023-12-05T03:09:00Z">
                  <w:rPr>
                    <w:rFonts w:cs="Times New Roman"/>
                  </w:rPr>
                </w:rPrChange>
              </w:rPr>
              <w:t>0,13 (0,06–0,23)</w:t>
            </w:r>
          </w:p>
        </w:tc>
        <w:tc>
          <w:tcPr>
            <w:tcW w:w="3738" w:type="dxa"/>
            <w:gridSpan w:val="2"/>
          </w:tcPr>
          <w:p w14:paraId="13574EB5" w14:textId="1FA8CE7E" w:rsidR="00F34DAD" w:rsidRPr="006E6534" w:rsidRDefault="00F34DAD" w:rsidP="00415551">
            <w:pPr>
              <w:pStyle w:val="SDText"/>
              <w:ind w:firstLine="0"/>
              <w:rPr>
                <w:rFonts w:cs="Times New Roman"/>
                <w:color w:val="000000" w:themeColor="text1"/>
                <w:rPrChange w:id="21416" w:author="N F" w:date="2023-12-05T03:09:00Z">
                  <w:rPr>
                    <w:rFonts w:cs="Times New Roman"/>
                  </w:rPr>
                </w:rPrChange>
              </w:rPr>
            </w:pPr>
            <w:r w:rsidRPr="006E6534">
              <w:rPr>
                <w:rFonts w:cs="Times New Roman"/>
                <w:color w:val="000000" w:themeColor="text1"/>
                <w:rPrChange w:id="21417" w:author="N F" w:date="2023-12-05T03:09:00Z">
                  <w:rPr>
                    <w:rFonts w:cs="Times New Roman"/>
                  </w:rPr>
                </w:rPrChange>
              </w:rPr>
              <w:t>0,10 (0,02–0,29)</w:t>
            </w:r>
          </w:p>
        </w:tc>
      </w:tr>
      <w:tr w:rsidR="006E6534" w:rsidRPr="006E6534" w14:paraId="7EDD075C" w14:textId="77777777" w:rsidTr="00787A04">
        <w:trPr>
          <w:ins w:id="21418" w:author="N F" w:date="2023-08-09T00:06:00Z"/>
        </w:trPr>
        <w:tc>
          <w:tcPr>
            <w:tcW w:w="9345" w:type="dxa"/>
            <w:gridSpan w:val="5"/>
          </w:tcPr>
          <w:p w14:paraId="1B6BBF76" w14:textId="77777777" w:rsidR="00032660" w:rsidRPr="006E6534" w:rsidRDefault="00032660" w:rsidP="00032660">
            <w:pPr>
              <w:pStyle w:val="SDcomments"/>
              <w:ind w:firstLine="0"/>
              <w:rPr>
                <w:ins w:id="21419" w:author="N F" w:date="2023-08-09T00:07:00Z"/>
                <w:rFonts w:cs="Times New Roman"/>
                <w:b/>
                <w:bCs/>
                <w:color w:val="000000" w:themeColor="text1"/>
                <w:rPrChange w:id="21420" w:author="N F" w:date="2023-12-05T03:09:00Z">
                  <w:rPr>
                    <w:ins w:id="21421" w:author="N F" w:date="2023-08-09T00:07:00Z"/>
                  </w:rPr>
                </w:rPrChange>
              </w:rPr>
            </w:pPr>
            <w:moveToRangeStart w:id="21422" w:author="N F" w:date="2023-08-09T00:07:00Z" w:name="move142432038"/>
            <w:moveTo w:id="21423" w:author="N F" w:date="2023-08-09T00:07:00Z">
              <w:r w:rsidRPr="006E6534">
                <w:rPr>
                  <w:rFonts w:cs="Times New Roman"/>
                  <w:b/>
                  <w:bCs/>
                  <w:color w:val="000000" w:themeColor="text1"/>
                  <w:rPrChange w:id="21424" w:author="N F" w:date="2023-12-05T03:09:00Z">
                    <w:rPr>
                      <w:i/>
                      <w:iCs/>
                    </w:rPr>
                  </w:rPrChange>
                </w:rPr>
                <w:t>Примечания:</w:t>
              </w:r>
              <w:r w:rsidRPr="006E6534">
                <w:rPr>
                  <w:rFonts w:cs="Times New Roman"/>
                  <w:b/>
                  <w:bCs/>
                  <w:color w:val="000000" w:themeColor="text1"/>
                  <w:rPrChange w:id="21425" w:author="N F" w:date="2023-12-05T03:09:00Z">
                    <w:rPr/>
                  </w:rPrChange>
                </w:rPr>
                <w:t xml:space="preserve"> </w:t>
              </w:r>
            </w:moveTo>
          </w:p>
          <w:p w14:paraId="620993D8" w14:textId="34B4E96D" w:rsidR="00032660" w:rsidRPr="006E6534" w:rsidDel="00032660" w:rsidRDefault="00032660">
            <w:pPr>
              <w:pStyle w:val="SDcomments"/>
              <w:ind w:firstLine="0"/>
              <w:rPr>
                <w:del w:id="21426" w:author="N F" w:date="2023-08-09T00:07:00Z"/>
                <w:moveTo w:id="21427" w:author="N F" w:date="2023-08-09T00:07:00Z"/>
                <w:rFonts w:cs="Times New Roman"/>
                <w:color w:val="000000" w:themeColor="text1"/>
                <w:rPrChange w:id="21428" w:author="N F" w:date="2023-12-05T03:09:00Z">
                  <w:rPr>
                    <w:del w:id="21429" w:author="N F" w:date="2023-08-09T00:07:00Z"/>
                    <w:moveTo w:id="21430" w:author="N F" w:date="2023-08-09T00:07:00Z"/>
                    <w:rFonts w:cs="Times New Roman"/>
                  </w:rPr>
                </w:rPrChange>
              </w:rPr>
              <w:pPrChange w:id="21431" w:author="N F" w:date="2023-08-09T00:07:00Z">
                <w:pPr>
                  <w:pStyle w:val="SDcomments"/>
                </w:pPr>
              </w:pPrChange>
            </w:pPr>
            <w:moveTo w:id="21432" w:author="N F" w:date="2023-08-09T00:07:00Z">
              <w:r w:rsidRPr="006E6534">
                <w:rPr>
                  <w:rFonts w:cs="Times New Roman"/>
                  <w:color w:val="000000" w:themeColor="text1"/>
                  <w:rPrChange w:id="21433" w:author="N F" w:date="2023-12-05T03:09:00Z">
                    <w:rPr>
                      <w:rFonts w:cs="Times New Roman"/>
                    </w:rPr>
                  </w:rPrChange>
                </w:rPr>
                <w:t>НР – невозможно рассчитать; НПКО – ниже предела количественного определения.</w:t>
              </w:r>
            </w:moveTo>
          </w:p>
          <w:moveToRangeEnd w:id="21422"/>
          <w:p w14:paraId="30C48989" w14:textId="77777777" w:rsidR="00032660" w:rsidRPr="006E6534" w:rsidRDefault="00032660">
            <w:pPr>
              <w:pStyle w:val="SDcomments"/>
              <w:ind w:firstLine="0"/>
              <w:rPr>
                <w:ins w:id="21434" w:author="N F" w:date="2023-08-09T00:06:00Z"/>
                <w:rFonts w:cs="Times New Roman"/>
                <w:color w:val="000000" w:themeColor="text1"/>
                <w:rPrChange w:id="21435" w:author="N F" w:date="2023-12-05T03:09:00Z">
                  <w:rPr>
                    <w:ins w:id="21436" w:author="N F" w:date="2023-08-09T00:06:00Z"/>
                    <w:rFonts w:cs="Times New Roman"/>
                  </w:rPr>
                </w:rPrChange>
              </w:rPr>
              <w:pPrChange w:id="21437" w:author="N F" w:date="2023-08-09T00:07:00Z">
                <w:pPr>
                  <w:pStyle w:val="SDText"/>
                  <w:ind w:firstLine="0"/>
                </w:pPr>
              </w:pPrChange>
            </w:pPr>
          </w:p>
        </w:tc>
      </w:tr>
    </w:tbl>
    <w:p w14:paraId="118AF256" w14:textId="0568D98C" w:rsidR="00640198" w:rsidRPr="006E6534" w:rsidDel="00032660" w:rsidRDefault="00F34DAD" w:rsidP="00415551">
      <w:pPr>
        <w:pStyle w:val="SDcomments"/>
        <w:rPr>
          <w:moveFrom w:id="21438" w:author="N F" w:date="2023-08-09T00:07:00Z"/>
          <w:rFonts w:cs="Times New Roman"/>
          <w:color w:val="000000" w:themeColor="text1"/>
          <w:rPrChange w:id="21439" w:author="N F" w:date="2023-12-05T03:09:00Z">
            <w:rPr>
              <w:moveFrom w:id="21440" w:author="N F" w:date="2023-08-09T00:07:00Z"/>
              <w:rFonts w:cs="Times New Roman"/>
            </w:rPr>
          </w:rPrChange>
        </w:rPr>
      </w:pPr>
      <w:moveFromRangeStart w:id="21441" w:author="N F" w:date="2023-08-09T00:07:00Z" w:name="move142432038"/>
      <w:moveFrom w:id="21442" w:author="N F" w:date="2023-08-09T00:07:00Z">
        <w:r w:rsidRPr="006E6534" w:rsidDel="00032660">
          <w:rPr>
            <w:rFonts w:cs="Times New Roman"/>
            <w:i/>
            <w:iCs/>
            <w:color w:val="000000" w:themeColor="text1"/>
            <w:rPrChange w:id="21443" w:author="N F" w:date="2023-12-05T03:09:00Z">
              <w:rPr>
                <w:rFonts w:cs="Times New Roman"/>
                <w:i/>
                <w:iCs/>
              </w:rPr>
            </w:rPrChange>
          </w:rPr>
          <w:t>Примечания:</w:t>
        </w:r>
        <w:r w:rsidRPr="006E6534" w:rsidDel="00032660">
          <w:rPr>
            <w:rFonts w:cs="Times New Roman"/>
            <w:color w:val="000000" w:themeColor="text1"/>
            <w:rPrChange w:id="21444" w:author="N F" w:date="2023-12-05T03:09:00Z">
              <w:rPr>
                <w:rFonts w:cs="Times New Roman"/>
              </w:rPr>
            </w:rPrChange>
          </w:rPr>
          <w:t xml:space="preserve"> </w:t>
        </w:r>
        <w:r w:rsidR="009F3D4B" w:rsidRPr="006E6534" w:rsidDel="00032660">
          <w:rPr>
            <w:rFonts w:cs="Times New Roman"/>
            <w:color w:val="000000" w:themeColor="text1"/>
            <w:rPrChange w:id="21445" w:author="N F" w:date="2023-12-05T03:09:00Z">
              <w:rPr>
                <w:rFonts w:cs="Times New Roman"/>
              </w:rPr>
            </w:rPrChange>
          </w:rPr>
          <w:t>НР – невозможно рассчитать; НПКО – ниже предела количественного определения.</w:t>
        </w:r>
      </w:moveFrom>
    </w:p>
    <w:moveFromRangeEnd w:id="21441"/>
    <w:p w14:paraId="0EF52EB5" w14:textId="77777777" w:rsidR="00640198" w:rsidRPr="006E6534" w:rsidRDefault="00640198">
      <w:pPr>
        <w:pStyle w:val="SDText"/>
        <w:spacing w:after="0"/>
        <w:rPr>
          <w:rFonts w:cs="Times New Roman"/>
          <w:color w:val="000000" w:themeColor="text1"/>
          <w:rPrChange w:id="21446" w:author="N F" w:date="2023-12-05T03:09:00Z">
            <w:rPr>
              <w:rFonts w:cs="Times New Roman"/>
            </w:rPr>
          </w:rPrChange>
        </w:rPr>
        <w:pPrChange w:id="21447" w:author="Barshadskaya, Yuliya" w:date="2024-01-15T20:09:00Z">
          <w:pPr>
            <w:pStyle w:val="SDText"/>
          </w:pPr>
        </w:pPrChange>
      </w:pPr>
    </w:p>
    <w:p w14:paraId="75B8790D" w14:textId="7AD74BE8" w:rsidR="002F6019" w:rsidRPr="006E6534" w:rsidRDefault="008A362A">
      <w:pPr>
        <w:pStyle w:val="SDText"/>
        <w:spacing w:after="0"/>
        <w:rPr>
          <w:rFonts w:cs="Times New Roman"/>
          <w:color w:val="000000" w:themeColor="text1"/>
          <w:rPrChange w:id="21448" w:author="N F" w:date="2023-12-05T03:09:00Z">
            <w:rPr>
              <w:rFonts w:cs="Times New Roman"/>
            </w:rPr>
          </w:rPrChange>
        </w:rPr>
        <w:pPrChange w:id="21449" w:author="Barshadskaya, Yuliya" w:date="2024-01-15T20:10:00Z">
          <w:pPr>
            <w:pStyle w:val="SDText"/>
          </w:pPr>
        </w:pPrChange>
      </w:pPr>
      <w:r w:rsidRPr="006E6534">
        <w:rPr>
          <w:rFonts w:cs="Times New Roman"/>
          <w:color w:val="000000" w:themeColor="text1"/>
          <w:rPrChange w:id="21450" w:author="N F" w:date="2023-12-05T03:09:00Z">
            <w:rPr>
              <w:rFonts w:cs="Times New Roman"/>
            </w:rPr>
          </w:rPrChange>
        </w:rPr>
        <w:t>При анализе структуры мутаций</w:t>
      </w:r>
      <w:r w:rsidR="0065784A" w:rsidRPr="006E6534">
        <w:rPr>
          <w:rFonts w:cs="Times New Roman"/>
          <w:color w:val="000000" w:themeColor="text1"/>
          <w:rPrChange w:id="21451" w:author="N F" w:date="2023-12-05T03:09:00Z">
            <w:rPr>
              <w:rFonts w:cs="Times New Roman"/>
            </w:rPr>
          </w:rPrChange>
        </w:rPr>
        <w:t xml:space="preserve"> EGFR</w:t>
      </w:r>
      <w:r w:rsidR="006D3D53" w:rsidRPr="006E6534">
        <w:rPr>
          <w:rFonts w:cs="Times New Roman"/>
          <w:color w:val="000000" w:themeColor="text1"/>
          <w:rPrChange w:id="21452" w:author="N F" w:date="2023-12-05T03:09:00Z">
            <w:rPr>
              <w:rFonts w:cs="Times New Roman"/>
            </w:rPr>
          </w:rPrChange>
        </w:rPr>
        <w:t xml:space="preserve"> в популяции пациентов, участвовавших в исследовании </w:t>
      </w:r>
      <w:r w:rsidR="006D3D53" w:rsidRPr="006E6534">
        <w:rPr>
          <w:rFonts w:cs="Times New Roman"/>
          <w:color w:val="000000" w:themeColor="text1"/>
          <w:lang w:val="en-US"/>
          <w:rPrChange w:id="21453" w:author="N F" w:date="2023-12-05T03:09:00Z">
            <w:rPr>
              <w:rFonts w:cs="Times New Roman"/>
              <w:lang w:val="en-US"/>
            </w:rPr>
          </w:rPrChange>
        </w:rPr>
        <w:t>ADAURA</w:t>
      </w:r>
      <w:r w:rsidRPr="006E6534">
        <w:rPr>
          <w:rFonts w:cs="Times New Roman"/>
          <w:color w:val="000000" w:themeColor="text1"/>
          <w:rPrChange w:id="21454" w:author="N F" w:date="2023-12-05T03:09:00Z">
            <w:rPr>
              <w:rFonts w:cs="Times New Roman"/>
            </w:rPr>
          </w:rPrChange>
        </w:rPr>
        <w:t xml:space="preserve"> установили</w:t>
      </w:r>
      <w:r w:rsidR="0065784A" w:rsidRPr="006E6534">
        <w:rPr>
          <w:rFonts w:cs="Times New Roman"/>
          <w:color w:val="000000" w:themeColor="text1"/>
          <w:rPrChange w:id="21455" w:author="N F" w:date="2023-12-05T03:09:00Z">
            <w:rPr>
              <w:rFonts w:cs="Times New Roman"/>
            </w:rPr>
          </w:rPrChange>
        </w:rPr>
        <w:t>,</w:t>
      </w:r>
      <w:r w:rsidRPr="006E6534">
        <w:rPr>
          <w:rFonts w:cs="Times New Roman"/>
          <w:color w:val="000000" w:themeColor="text1"/>
          <w:rPrChange w:id="21456" w:author="N F" w:date="2023-12-05T03:09:00Z">
            <w:rPr>
              <w:rFonts w:cs="Times New Roman"/>
            </w:rPr>
          </w:rPrChange>
        </w:rPr>
        <w:t xml:space="preserve"> что</w:t>
      </w:r>
      <w:r w:rsidR="004A4E2B" w:rsidRPr="006E6534">
        <w:rPr>
          <w:rFonts w:cs="Times New Roman"/>
          <w:color w:val="000000" w:themeColor="text1"/>
          <w:rPrChange w:id="21457" w:author="N F" w:date="2023-12-05T03:09:00Z">
            <w:rPr>
              <w:rFonts w:cs="Times New Roman"/>
            </w:rPr>
          </w:rPrChange>
        </w:rPr>
        <w:t xml:space="preserve"> в</w:t>
      </w:r>
      <w:r w:rsidR="0065784A" w:rsidRPr="006E6534">
        <w:rPr>
          <w:rFonts w:cs="Times New Roman"/>
          <w:color w:val="000000" w:themeColor="text1"/>
          <w:rPrChange w:id="21458" w:author="N F" w:date="2023-12-05T03:09:00Z">
            <w:rPr>
              <w:rFonts w:cs="Times New Roman"/>
            </w:rPr>
          </w:rPrChange>
        </w:rPr>
        <w:t xml:space="preserve"> 55%</w:t>
      </w:r>
      <w:r w:rsidR="004A4E2B" w:rsidRPr="006E6534">
        <w:rPr>
          <w:rFonts w:cs="Times New Roman"/>
          <w:color w:val="000000" w:themeColor="text1"/>
          <w:rPrChange w:id="21459" w:author="N F" w:date="2023-12-05T03:09:00Z">
            <w:rPr>
              <w:rFonts w:cs="Times New Roman"/>
            </w:rPr>
          </w:rPrChange>
        </w:rPr>
        <w:t xml:space="preserve"> случаев</w:t>
      </w:r>
      <w:r w:rsidR="0065784A" w:rsidRPr="006E6534">
        <w:rPr>
          <w:rFonts w:cs="Times New Roman"/>
          <w:color w:val="000000" w:themeColor="text1"/>
          <w:rPrChange w:id="21460" w:author="N F" w:date="2023-12-05T03:09:00Z">
            <w:rPr>
              <w:rFonts w:cs="Times New Roman"/>
            </w:rPr>
          </w:rPrChange>
        </w:rPr>
        <w:t xml:space="preserve"> </w:t>
      </w:r>
      <w:r w:rsidR="004A4E2B" w:rsidRPr="006E6534">
        <w:rPr>
          <w:rFonts w:cs="Times New Roman"/>
          <w:color w:val="000000" w:themeColor="text1"/>
          <w:rPrChange w:id="21461" w:author="N F" w:date="2023-12-05T03:09:00Z">
            <w:rPr>
              <w:rFonts w:cs="Times New Roman"/>
            </w:rPr>
          </w:rPrChange>
        </w:rPr>
        <w:t>мут</w:t>
      </w:r>
      <w:r w:rsidR="006F6C2E" w:rsidRPr="006E6534">
        <w:rPr>
          <w:rFonts w:cs="Times New Roman"/>
          <w:color w:val="000000" w:themeColor="text1"/>
          <w:rPrChange w:id="21462" w:author="N F" w:date="2023-12-05T03:09:00Z">
            <w:rPr>
              <w:rFonts w:cs="Times New Roman"/>
            </w:rPr>
          </w:rPrChange>
        </w:rPr>
        <w:t>а</w:t>
      </w:r>
      <w:r w:rsidR="004A4E2B" w:rsidRPr="006E6534">
        <w:rPr>
          <w:rFonts w:cs="Times New Roman"/>
          <w:color w:val="000000" w:themeColor="text1"/>
          <w:rPrChange w:id="21463" w:author="N F" w:date="2023-12-05T03:09:00Z">
            <w:rPr>
              <w:rFonts w:cs="Times New Roman"/>
            </w:rPr>
          </w:rPrChange>
        </w:rPr>
        <w:t xml:space="preserve">цией являлась </w:t>
      </w:r>
      <w:r w:rsidR="0065784A" w:rsidRPr="006E6534">
        <w:rPr>
          <w:rFonts w:cs="Times New Roman"/>
          <w:color w:val="000000" w:themeColor="text1"/>
          <w:rPrChange w:id="21464" w:author="N F" w:date="2023-12-05T03:09:00Z">
            <w:rPr>
              <w:rFonts w:cs="Times New Roman"/>
            </w:rPr>
          </w:rPrChange>
        </w:rPr>
        <w:t>делеция экзона 19 и</w:t>
      </w:r>
      <w:r w:rsidR="004A4E2B" w:rsidRPr="006E6534">
        <w:rPr>
          <w:rFonts w:cs="Times New Roman"/>
          <w:color w:val="000000" w:themeColor="text1"/>
          <w:rPrChange w:id="21465" w:author="N F" w:date="2023-12-05T03:09:00Z">
            <w:rPr>
              <w:rFonts w:cs="Times New Roman"/>
            </w:rPr>
          </w:rPrChange>
        </w:rPr>
        <w:t xml:space="preserve"> в</w:t>
      </w:r>
      <w:r w:rsidR="0065784A" w:rsidRPr="006E6534">
        <w:rPr>
          <w:rFonts w:cs="Times New Roman"/>
          <w:color w:val="000000" w:themeColor="text1"/>
          <w:rPrChange w:id="21466" w:author="N F" w:date="2023-12-05T03:09:00Z">
            <w:rPr>
              <w:rFonts w:cs="Times New Roman"/>
            </w:rPr>
          </w:rPrChange>
        </w:rPr>
        <w:t xml:space="preserve"> 45% </w:t>
      </w:r>
      <w:r w:rsidR="004A4E2B" w:rsidRPr="006E6534">
        <w:rPr>
          <w:rFonts w:cs="Times New Roman"/>
          <w:color w:val="000000" w:themeColor="text1"/>
          <w:rPrChange w:id="21467" w:author="N F" w:date="2023-12-05T03:09:00Z">
            <w:rPr>
              <w:rFonts w:cs="Times New Roman"/>
            </w:rPr>
          </w:rPrChange>
        </w:rPr>
        <w:t xml:space="preserve">– замена </w:t>
      </w:r>
      <w:r w:rsidR="0065784A" w:rsidRPr="006E6534">
        <w:rPr>
          <w:rFonts w:cs="Times New Roman"/>
          <w:color w:val="000000" w:themeColor="text1"/>
          <w:rPrChange w:id="21468" w:author="N F" w:date="2023-12-05T03:09:00Z">
            <w:rPr>
              <w:rFonts w:cs="Times New Roman"/>
            </w:rPr>
          </w:rPrChange>
        </w:rPr>
        <w:t xml:space="preserve">экзона 21 L858R; 9 пациентов (1%) также имели одновременную мутацию </w:t>
      </w:r>
      <w:r w:rsidR="0065784A" w:rsidRPr="006E6534">
        <w:rPr>
          <w:rFonts w:cs="Times New Roman"/>
          <w:i/>
          <w:iCs/>
          <w:color w:val="000000" w:themeColor="text1"/>
          <w:rPrChange w:id="21469" w:author="N F" w:date="2023-12-05T03:09:00Z">
            <w:rPr>
              <w:rFonts w:cs="Times New Roman"/>
              <w:i/>
              <w:iCs/>
            </w:rPr>
          </w:rPrChange>
        </w:rPr>
        <w:t>de novo</w:t>
      </w:r>
      <w:r w:rsidR="0065784A" w:rsidRPr="006E6534">
        <w:rPr>
          <w:rFonts w:cs="Times New Roman"/>
          <w:color w:val="000000" w:themeColor="text1"/>
          <w:rPrChange w:id="21470" w:author="N F" w:date="2023-12-05T03:09:00Z">
            <w:rPr>
              <w:rFonts w:cs="Times New Roman"/>
            </w:rPr>
          </w:rPrChange>
        </w:rPr>
        <w:t xml:space="preserve"> T790M. Большинство (60%) пациентов получали адъювантную химиотерапию до рандомизации (26% IB, 71% IIA, 73% IIB, 80% IIIA). На момент прекращения сбора данных 205 (61%) пациентов все еще находились на активном лечении; из 73 (11%) пациентов, у которых была возможность завершить 3-летний период лечения, 40 (12%) были в группе осимертиниба и 33 (10%) в группе плацебо. У 37 пациентов был рецидив заболевания </w:t>
      </w:r>
      <w:r w:rsidR="00BF362D" w:rsidRPr="006E6534">
        <w:rPr>
          <w:rFonts w:cs="Times New Roman"/>
          <w:color w:val="000000" w:themeColor="text1"/>
          <w:rPrChange w:id="21471" w:author="N F" w:date="2023-12-05T03:09:00Z">
            <w:rPr>
              <w:rFonts w:cs="Times New Roman"/>
            </w:rPr>
          </w:rPrChange>
        </w:rPr>
        <w:t>во время приема препарата Тагриссо</w:t>
      </w:r>
      <w:r w:rsidR="0065784A" w:rsidRPr="006E6534">
        <w:rPr>
          <w:rFonts w:cs="Times New Roman"/>
          <w:color w:val="000000" w:themeColor="text1"/>
          <w:rPrChange w:id="21472" w:author="N F" w:date="2023-12-05T03:09:00Z">
            <w:rPr>
              <w:rFonts w:cs="Times New Roman"/>
            </w:rPr>
          </w:rPrChange>
        </w:rPr>
        <w:t xml:space="preserve">. Наиболее </w:t>
      </w:r>
      <w:r w:rsidR="006D3D53" w:rsidRPr="006E6534">
        <w:rPr>
          <w:rFonts w:cs="Times New Roman"/>
          <w:color w:val="000000" w:themeColor="text1"/>
          <w:rPrChange w:id="21473" w:author="N F" w:date="2023-12-05T03:09:00Z">
            <w:rPr>
              <w:rFonts w:cs="Times New Roman"/>
            </w:rPr>
          </w:rPrChange>
        </w:rPr>
        <w:t xml:space="preserve">часто </w:t>
      </w:r>
      <w:r w:rsidR="0065784A" w:rsidRPr="006E6534">
        <w:rPr>
          <w:rFonts w:cs="Times New Roman"/>
          <w:color w:val="000000" w:themeColor="text1"/>
          <w:rPrChange w:id="21474" w:author="N F" w:date="2023-12-05T03:09:00Z">
            <w:rPr>
              <w:rFonts w:cs="Times New Roman"/>
            </w:rPr>
          </w:rPrChange>
        </w:rPr>
        <w:t>рецидив</w:t>
      </w:r>
      <w:r w:rsidR="006D3D53" w:rsidRPr="006E6534">
        <w:rPr>
          <w:rFonts w:cs="Times New Roman"/>
          <w:color w:val="000000" w:themeColor="text1"/>
          <w:rPrChange w:id="21475" w:author="N F" w:date="2023-12-05T03:09:00Z">
            <w:rPr>
              <w:rFonts w:cs="Times New Roman"/>
            </w:rPr>
          </w:rPrChange>
        </w:rPr>
        <w:t xml:space="preserve"> заболевания проявлялся образованием</w:t>
      </w:r>
      <w:r w:rsidR="0065784A" w:rsidRPr="006E6534">
        <w:rPr>
          <w:rFonts w:cs="Times New Roman"/>
          <w:color w:val="000000" w:themeColor="text1"/>
          <w:rPrChange w:id="21476" w:author="N F" w:date="2023-12-05T03:09:00Z">
            <w:rPr>
              <w:rFonts w:cs="Times New Roman"/>
            </w:rPr>
          </w:rPrChange>
        </w:rPr>
        <w:t xml:space="preserve"> </w:t>
      </w:r>
      <w:r w:rsidR="00253BAE" w:rsidRPr="006E6534">
        <w:rPr>
          <w:rFonts w:cs="Times New Roman"/>
          <w:color w:val="000000" w:themeColor="text1"/>
          <w:rPrChange w:id="21477" w:author="N F" w:date="2023-12-05T03:09:00Z">
            <w:rPr>
              <w:rFonts w:cs="Times New Roman"/>
            </w:rPr>
          </w:rPrChange>
        </w:rPr>
        <w:t>опухоли в</w:t>
      </w:r>
      <w:r w:rsidR="0065784A" w:rsidRPr="006E6534">
        <w:rPr>
          <w:rFonts w:cs="Times New Roman"/>
          <w:color w:val="000000" w:themeColor="text1"/>
          <w:rPrChange w:id="21478" w:author="N F" w:date="2023-12-05T03:09:00Z">
            <w:rPr>
              <w:rFonts w:cs="Times New Roman"/>
            </w:rPr>
          </w:rPrChange>
        </w:rPr>
        <w:t>: легки</w:t>
      </w:r>
      <w:r w:rsidR="00253BAE" w:rsidRPr="006E6534">
        <w:rPr>
          <w:rFonts w:cs="Times New Roman"/>
          <w:color w:val="000000" w:themeColor="text1"/>
          <w:rPrChange w:id="21479" w:author="N F" w:date="2023-12-05T03:09:00Z">
            <w:rPr>
              <w:rFonts w:cs="Times New Roman"/>
            </w:rPr>
          </w:rPrChange>
        </w:rPr>
        <w:t>х</w:t>
      </w:r>
      <w:r w:rsidR="0065784A" w:rsidRPr="006E6534">
        <w:rPr>
          <w:rFonts w:cs="Times New Roman"/>
          <w:color w:val="000000" w:themeColor="text1"/>
          <w:rPrChange w:id="21480" w:author="N F" w:date="2023-12-05T03:09:00Z">
            <w:rPr>
              <w:rFonts w:cs="Times New Roman"/>
            </w:rPr>
          </w:rPrChange>
        </w:rPr>
        <w:t xml:space="preserve"> (19 пациентов); лимфатически</w:t>
      </w:r>
      <w:r w:rsidR="00253BAE" w:rsidRPr="006E6534">
        <w:rPr>
          <w:rFonts w:cs="Times New Roman"/>
          <w:color w:val="000000" w:themeColor="text1"/>
          <w:rPrChange w:id="21481" w:author="N F" w:date="2023-12-05T03:09:00Z">
            <w:rPr>
              <w:rFonts w:cs="Times New Roman"/>
            </w:rPr>
          </w:rPrChange>
        </w:rPr>
        <w:t>х</w:t>
      </w:r>
      <w:r w:rsidR="0065784A" w:rsidRPr="006E6534">
        <w:rPr>
          <w:rFonts w:cs="Times New Roman"/>
          <w:color w:val="000000" w:themeColor="text1"/>
          <w:rPrChange w:id="21482" w:author="N F" w:date="2023-12-05T03:09:00Z">
            <w:rPr>
              <w:rFonts w:cs="Times New Roman"/>
            </w:rPr>
          </w:rPrChange>
        </w:rPr>
        <w:t xml:space="preserve"> узл</w:t>
      </w:r>
      <w:r w:rsidR="00253BAE" w:rsidRPr="006E6534">
        <w:rPr>
          <w:rFonts w:cs="Times New Roman"/>
          <w:color w:val="000000" w:themeColor="text1"/>
          <w:rPrChange w:id="21483" w:author="N F" w:date="2023-12-05T03:09:00Z">
            <w:rPr>
              <w:rFonts w:cs="Times New Roman"/>
            </w:rPr>
          </w:rPrChange>
        </w:rPr>
        <w:t>ах</w:t>
      </w:r>
      <w:r w:rsidR="0065784A" w:rsidRPr="006E6534">
        <w:rPr>
          <w:rFonts w:cs="Times New Roman"/>
          <w:color w:val="000000" w:themeColor="text1"/>
          <w:rPrChange w:id="21484" w:author="N F" w:date="2023-12-05T03:09:00Z">
            <w:rPr>
              <w:rFonts w:cs="Times New Roman"/>
            </w:rPr>
          </w:rPrChange>
        </w:rPr>
        <w:t xml:space="preserve"> (10 пациентов) и </w:t>
      </w:r>
      <w:r w:rsidR="00253BAE" w:rsidRPr="006E6534">
        <w:rPr>
          <w:rFonts w:cs="Times New Roman"/>
          <w:color w:val="000000" w:themeColor="text1"/>
          <w:rPrChange w:id="21485" w:author="N F" w:date="2023-12-05T03:09:00Z">
            <w:rPr>
              <w:rFonts w:cs="Times New Roman"/>
            </w:rPr>
          </w:rPrChange>
        </w:rPr>
        <w:t xml:space="preserve">центральной </w:t>
      </w:r>
      <w:r w:rsidR="0065784A" w:rsidRPr="006E6534">
        <w:rPr>
          <w:rFonts w:cs="Times New Roman"/>
          <w:color w:val="000000" w:themeColor="text1"/>
          <w:rPrChange w:id="21486" w:author="N F" w:date="2023-12-05T03:09:00Z">
            <w:rPr>
              <w:rFonts w:cs="Times New Roman"/>
            </w:rPr>
          </w:rPrChange>
        </w:rPr>
        <w:t>нервн</w:t>
      </w:r>
      <w:r w:rsidR="00253BAE" w:rsidRPr="006E6534">
        <w:rPr>
          <w:rFonts w:cs="Times New Roman"/>
          <w:color w:val="000000" w:themeColor="text1"/>
          <w:rPrChange w:id="21487" w:author="N F" w:date="2023-12-05T03:09:00Z">
            <w:rPr>
              <w:rFonts w:cs="Times New Roman"/>
            </w:rPr>
          </w:rPrChange>
        </w:rPr>
        <w:t>ой</w:t>
      </w:r>
      <w:r w:rsidR="0065784A" w:rsidRPr="006E6534">
        <w:rPr>
          <w:rFonts w:cs="Times New Roman"/>
          <w:color w:val="000000" w:themeColor="text1"/>
          <w:rPrChange w:id="21488" w:author="N F" w:date="2023-12-05T03:09:00Z">
            <w:rPr>
              <w:rFonts w:cs="Times New Roman"/>
            </w:rPr>
          </w:rPrChange>
        </w:rPr>
        <w:t xml:space="preserve"> систем</w:t>
      </w:r>
      <w:r w:rsidR="00253BAE" w:rsidRPr="006E6534">
        <w:rPr>
          <w:rFonts w:cs="Times New Roman"/>
          <w:color w:val="000000" w:themeColor="text1"/>
          <w:rPrChange w:id="21489" w:author="N F" w:date="2023-12-05T03:09:00Z">
            <w:rPr>
              <w:rFonts w:cs="Times New Roman"/>
            </w:rPr>
          </w:rPrChange>
        </w:rPr>
        <w:t>е</w:t>
      </w:r>
      <w:r w:rsidR="0065784A" w:rsidRPr="006E6534">
        <w:rPr>
          <w:rFonts w:cs="Times New Roman"/>
          <w:color w:val="000000" w:themeColor="text1"/>
          <w:rPrChange w:id="21490" w:author="N F" w:date="2023-12-05T03:09:00Z">
            <w:rPr>
              <w:rFonts w:cs="Times New Roman"/>
            </w:rPr>
          </w:rPrChange>
        </w:rPr>
        <w:t xml:space="preserve"> (5 пациентов). У 157 пациентов, принимавших плацебо, развился рецидив заболевания. Наиболее частыми локализациями были: легкие (61 пациент); лимфатические узлы (48 пациентов) и </w:t>
      </w:r>
      <w:r w:rsidR="00BF362D" w:rsidRPr="006E6534">
        <w:rPr>
          <w:rFonts w:cs="Times New Roman"/>
          <w:color w:val="000000" w:themeColor="text1"/>
          <w:rPrChange w:id="21491" w:author="N F" w:date="2023-12-05T03:09:00Z">
            <w:rPr>
              <w:rFonts w:cs="Times New Roman"/>
            </w:rPr>
          </w:rPrChange>
        </w:rPr>
        <w:t xml:space="preserve">центральная нервная </w:t>
      </w:r>
      <w:r w:rsidR="00BF362D" w:rsidRPr="006E6534">
        <w:rPr>
          <w:rFonts w:cs="Times New Roman"/>
          <w:color w:val="000000" w:themeColor="text1"/>
          <w:rPrChange w:id="21492" w:author="N F" w:date="2023-12-05T03:09:00Z">
            <w:rPr>
              <w:rFonts w:cs="Times New Roman"/>
            </w:rPr>
          </w:rPrChange>
        </w:rPr>
        <w:lastRenderedPageBreak/>
        <w:t>система</w:t>
      </w:r>
      <w:r w:rsidR="0065784A" w:rsidRPr="006E6534">
        <w:rPr>
          <w:rFonts w:cs="Times New Roman"/>
          <w:color w:val="000000" w:themeColor="text1"/>
          <w:rPrChange w:id="21493" w:author="N F" w:date="2023-12-05T03:09:00Z">
            <w:rPr>
              <w:rFonts w:cs="Times New Roman"/>
            </w:rPr>
          </w:rPrChange>
        </w:rPr>
        <w:t xml:space="preserve"> (34 пациента). </w:t>
      </w:r>
      <w:r w:rsidR="00BF362D" w:rsidRPr="006E6534">
        <w:rPr>
          <w:rFonts w:cs="Times New Roman"/>
          <w:color w:val="000000" w:themeColor="text1"/>
          <w:rPrChange w:id="21494" w:author="N F" w:date="2023-12-05T03:09:00Z">
            <w:rPr>
              <w:rFonts w:cs="Times New Roman"/>
            </w:rPr>
          </w:rPrChange>
        </w:rPr>
        <w:t xml:space="preserve">В ходе исследования </w:t>
      </w:r>
      <w:r w:rsidR="0065784A" w:rsidRPr="006E6534">
        <w:rPr>
          <w:rFonts w:cs="Times New Roman"/>
          <w:color w:val="000000" w:themeColor="text1"/>
          <w:rPrChange w:id="21495" w:author="N F" w:date="2023-12-05T03:09:00Z">
            <w:rPr>
              <w:rFonts w:cs="Times New Roman"/>
            </w:rPr>
          </w:rPrChange>
        </w:rPr>
        <w:t xml:space="preserve">ADAURA </w:t>
      </w:r>
      <w:r w:rsidR="00BF362D" w:rsidRPr="006E6534">
        <w:rPr>
          <w:rFonts w:cs="Times New Roman"/>
          <w:color w:val="000000" w:themeColor="text1"/>
          <w:rPrChange w:id="21496" w:author="N F" w:date="2023-12-05T03:09:00Z">
            <w:rPr>
              <w:rFonts w:cs="Times New Roman"/>
            </w:rPr>
          </w:rPrChange>
        </w:rPr>
        <w:t>выявили</w:t>
      </w:r>
      <w:r w:rsidR="0065784A" w:rsidRPr="006E6534">
        <w:rPr>
          <w:rFonts w:cs="Times New Roman"/>
          <w:color w:val="000000" w:themeColor="text1"/>
          <w:rPrChange w:id="21497" w:author="N F" w:date="2023-12-05T03:09:00Z">
            <w:rPr>
              <w:rFonts w:cs="Times New Roman"/>
            </w:rPr>
          </w:rPrChange>
        </w:rPr>
        <w:t xml:space="preserve"> статистически значимое снижение риска рецидива заболевания или смерти у пациентов, получавших </w:t>
      </w:r>
      <w:r w:rsidR="00981A52" w:rsidRPr="006E6534">
        <w:rPr>
          <w:rFonts w:cs="Times New Roman"/>
          <w:color w:val="000000" w:themeColor="text1"/>
          <w:rPrChange w:id="21498" w:author="N F" w:date="2023-12-05T03:09:00Z">
            <w:rPr>
              <w:rFonts w:cs="Times New Roman"/>
            </w:rPr>
          </w:rPrChange>
        </w:rPr>
        <w:t>Тагриссо</w:t>
      </w:r>
      <w:r w:rsidR="0065784A" w:rsidRPr="006E6534">
        <w:rPr>
          <w:rFonts w:cs="Times New Roman"/>
          <w:color w:val="000000" w:themeColor="text1"/>
          <w:rPrChange w:id="21499" w:author="N F" w:date="2023-12-05T03:09:00Z">
            <w:rPr>
              <w:rFonts w:cs="Times New Roman"/>
            </w:rPr>
          </w:rPrChange>
        </w:rPr>
        <w:t>, по сравнению с пациентами, получавшими плацебо, в популяции пациентов со стадией II-IIIA. Аналогичные результаты наблюдались в популяции на стадии IB-IIIA</w:t>
      </w:r>
      <w:r w:rsidR="00981A52" w:rsidRPr="006E6534">
        <w:rPr>
          <w:rFonts w:cs="Times New Roman"/>
          <w:color w:val="000000" w:themeColor="text1"/>
          <w:rPrChange w:id="21500" w:author="N F" w:date="2023-12-05T03:09:00Z">
            <w:rPr>
              <w:rFonts w:cs="Times New Roman"/>
            </w:rPr>
          </w:rPrChange>
        </w:rPr>
        <w:t xml:space="preserve"> </w:t>
      </w:r>
      <w:ins w:id="21501" w:author="Barshadskaya, Yuliya" w:date="2024-01-15T20:10:00Z">
        <w:r w:rsidR="00D04E7E" w:rsidRPr="0001519A">
          <w:rPr>
            <w:rFonts w:cs="Times New Roman"/>
            <w:color w:val="000000" w:themeColor="text1"/>
            <w:lang w:val="en-US"/>
          </w:rPr>
          <w:fldChar w:fldCharType="begin"/>
        </w:r>
        <w:r w:rsidR="00D04E7E"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D04E7E" w:rsidRPr="0001519A">
          <w:rPr>
            <w:rFonts w:cs="Times New Roman"/>
            <w:color w:val="000000" w:themeColor="text1"/>
            <w:lang w:val="en-US"/>
          </w:rPr>
          <w:fldChar w:fldCharType="separate"/>
        </w:r>
        <w:r w:rsidR="00D04E7E" w:rsidRPr="0018315E">
          <w:rPr>
            <w:rFonts w:cs="Times New Roman"/>
            <w:color w:val="000000" w:themeColor="text1"/>
          </w:rPr>
          <w:t>[</w:t>
        </w:r>
      </w:ins>
      <w:ins w:id="21502" w:author="Barshadskaya, Yuliya" w:date="2024-02-23T00:09:00Z">
        <w:r w:rsidR="00677679">
          <w:rPr>
            <w:rFonts w:cs="Times New Roman"/>
            <w:color w:val="000000" w:themeColor="text1"/>
          </w:rPr>
          <w:t>3</w:t>
        </w:r>
      </w:ins>
      <w:ins w:id="21503" w:author="Barshadskaya, Yuliya" w:date="2024-01-15T20:10:00Z">
        <w:r w:rsidR="00D04E7E" w:rsidRPr="00DD38F1">
          <w:rPr>
            <w:rFonts w:cs="Times New Roman"/>
            <w:color w:val="000000" w:themeColor="text1"/>
          </w:rPr>
          <w:t>]</w:t>
        </w:r>
        <w:r w:rsidR="00D04E7E" w:rsidRPr="0001519A">
          <w:rPr>
            <w:rFonts w:cs="Times New Roman"/>
            <w:color w:val="000000" w:themeColor="text1"/>
            <w:lang w:val="en-US"/>
          </w:rPr>
          <w:fldChar w:fldCharType="end"/>
        </w:r>
      </w:ins>
      <w:del w:id="21504" w:author="Barshadskaya, Yuliya" w:date="2024-01-15T20:10:00Z">
        <w:r w:rsidR="002F6019" w:rsidRPr="006E6534" w:rsidDel="00D04E7E">
          <w:rPr>
            <w:rFonts w:cs="Times New Roman"/>
            <w:color w:val="000000" w:themeColor="text1"/>
            <w:rPrChange w:id="21505" w:author="N F" w:date="2023-12-05T03:09:00Z">
              <w:rPr>
                <w:rFonts w:cs="Times New Roman"/>
              </w:rPr>
            </w:rPrChange>
          </w:rPr>
          <w:fldChar w:fldCharType="begin"/>
        </w:r>
        <w:r w:rsidR="00426E62" w:rsidRPr="006E6534" w:rsidDel="00D04E7E">
          <w:rPr>
            <w:rFonts w:cs="Times New Roman"/>
            <w:color w:val="000000" w:themeColor="text1"/>
            <w:rPrChange w:id="21506" w:author="N F" w:date="2023-12-05T03:09:00Z">
              <w:rPr>
                <w:rFonts w:cs="Times New Roman"/>
              </w:rPr>
            </w:rPrChange>
          </w:rPr>
          <w:delInstrText xml:space="preserve"> ADDIN ZOTERO_ITEM CSL_CITATION {"citationID":"FuMF7udA","properties":{"formattedCitation":"(15)","plainCitation":"(15)","noteIndex":0},"citationItems":[{"id":161851,"uris":["http://zotero.org/groups/4735135/items/YBQ3M3JJ"],"itemData":{"id":161851,"type":"webpage","title":"Tagrisso. SmPC","URL":"https://www.ema.europa.eu/en/documents/product-information/tagrisso-epar-product-information_en.pdf","author":[{"family":"EMA","given":""}],"accessed":{"date-parts":[["2022",8,2]]}}}],"schema":"https://github.com/citation-style-language/schema/raw/master/csl-citation.json"} </w:delInstrText>
        </w:r>
        <w:r w:rsidR="002F6019" w:rsidRPr="006E6534" w:rsidDel="00D04E7E">
          <w:rPr>
            <w:rFonts w:cs="Times New Roman"/>
            <w:color w:val="000000" w:themeColor="text1"/>
            <w:rPrChange w:id="21507" w:author="N F" w:date="2023-12-05T03:09:00Z">
              <w:rPr>
                <w:rFonts w:cs="Times New Roman"/>
              </w:rPr>
            </w:rPrChange>
          </w:rPr>
          <w:fldChar w:fldCharType="separate"/>
        </w:r>
        <w:r w:rsidR="00426E62" w:rsidRPr="006E6534" w:rsidDel="00D04E7E">
          <w:rPr>
            <w:rFonts w:cs="Times New Roman"/>
            <w:color w:val="000000" w:themeColor="text1"/>
            <w:rPrChange w:id="21508" w:author="N F" w:date="2023-12-05T03:09:00Z">
              <w:rPr>
                <w:rFonts w:cs="Times New Roman"/>
              </w:rPr>
            </w:rPrChange>
          </w:rPr>
          <w:delText>(15)</w:delText>
        </w:r>
        <w:r w:rsidR="002F6019" w:rsidRPr="006E6534" w:rsidDel="00D04E7E">
          <w:rPr>
            <w:rFonts w:cs="Times New Roman"/>
            <w:color w:val="000000" w:themeColor="text1"/>
            <w:rPrChange w:id="21509" w:author="N F" w:date="2023-12-05T03:09:00Z">
              <w:rPr>
                <w:rFonts w:cs="Times New Roman"/>
              </w:rPr>
            </w:rPrChange>
          </w:rPr>
          <w:fldChar w:fldCharType="end"/>
        </w:r>
      </w:del>
      <w:r w:rsidR="00D66B2A" w:rsidRPr="006E6534">
        <w:rPr>
          <w:rFonts w:cs="Times New Roman"/>
          <w:color w:val="000000" w:themeColor="text1"/>
          <w:rPrChange w:id="21510" w:author="N F" w:date="2023-12-05T03:09:00Z">
            <w:rPr>
              <w:rFonts w:cs="Times New Roman"/>
            </w:rPr>
          </w:rPrChange>
        </w:rPr>
        <w:t>.</w:t>
      </w:r>
    </w:p>
    <w:p w14:paraId="1A5FD6DA" w14:textId="2F9055E6" w:rsidR="008C3898" w:rsidRPr="006E6534" w:rsidRDefault="00B866B5">
      <w:pPr>
        <w:pStyle w:val="SDText"/>
        <w:spacing w:after="0"/>
        <w:rPr>
          <w:rFonts w:cs="Times New Roman"/>
          <w:color w:val="000000" w:themeColor="text1"/>
          <w:rPrChange w:id="21511" w:author="N F" w:date="2023-12-05T03:09:00Z">
            <w:rPr>
              <w:rFonts w:cs="Times New Roman"/>
            </w:rPr>
          </w:rPrChange>
        </w:rPr>
        <w:pPrChange w:id="21512" w:author="Barshadskaya, Yuliya" w:date="2024-01-15T20:10:00Z">
          <w:pPr>
            <w:pStyle w:val="SDText"/>
          </w:pPr>
        </w:pPrChange>
      </w:pPr>
      <w:r w:rsidRPr="006E6534">
        <w:rPr>
          <w:rFonts w:cs="Times New Roman"/>
          <w:color w:val="000000" w:themeColor="text1"/>
          <w:rPrChange w:id="21513" w:author="N F" w:date="2023-12-05T03:09:00Z">
            <w:rPr>
              <w:rFonts w:cs="Times New Roman"/>
            </w:rPr>
          </w:rPrChange>
        </w:rPr>
        <w:t xml:space="preserve">Качество жизни, связанное со здоровьем, в </w:t>
      </w:r>
      <w:r w:rsidRPr="006E6534">
        <w:rPr>
          <w:rFonts w:cs="Times New Roman"/>
          <w:color w:val="000000" w:themeColor="text1"/>
          <w:lang w:val="en-GB"/>
          <w:rPrChange w:id="21514" w:author="N F" w:date="2023-12-05T03:09:00Z">
            <w:rPr>
              <w:rFonts w:cs="Times New Roman"/>
              <w:lang w:val="en-GB"/>
            </w:rPr>
          </w:rPrChange>
        </w:rPr>
        <w:t>ADAURA</w:t>
      </w:r>
      <w:r w:rsidRPr="006E6534">
        <w:rPr>
          <w:rFonts w:cs="Times New Roman"/>
          <w:color w:val="000000" w:themeColor="text1"/>
          <w:rPrChange w:id="21515" w:author="N F" w:date="2023-12-05T03:09:00Z">
            <w:rPr>
              <w:rFonts w:cs="Times New Roman"/>
            </w:rPr>
          </w:rPrChange>
        </w:rPr>
        <w:t xml:space="preserve"> оценивали с помощью анкеты. </w:t>
      </w:r>
      <w:r w:rsidR="00F747EA" w:rsidRPr="006E6534">
        <w:rPr>
          <w:rFonts w:cs="Times New Roman"/>
          <w:color w:val="000000" w:themeColor="text1"/>
          <w:rPrChange w:id="21516" w:author="N F" w:date="2023-12-05T03:09:00Z">
            <w:rPr>
              <w:rFonts w:cs="Times New Roman"/>
            </w:rPr>
          </w:rPrChange>
        </w:rPr>
        <w:t>Качество жизни</w:t>
      </w:r>
      <w:r w:rsidRPr="006E6534">
        <w:rPr>
          <w:rFonts w:cs="Times New Roman"/>
          <w:color w:val="000000" w:themeColor="text1"/>
          <w:rPrChange w:id="21517" w:author="N F" w:date="2023-12-05T03:09:00Z">
            <w:rPr>
              <w:rFonts w:cs="Times New Roman"/>
            </w:rPr>
          </w:rPrChange>
        </w:rPr>
        <w:t xml:space="preserve"> в обеих группах до 30 мес</w:t>
      </w:r>
      <w:r w:rsidR="004A4E2B" w:rsidRPr="006E6534">
        <w:rPr>
          <w:rFonts w:cs="Times New Roman"/>
          <w:color w:val="000000" w:themeColor="text1"/>
          <w:rPrChange w:id="21518" w:author="N F" w:date="2023-12-05T03:09:00Z">
            <w:rPr>
              <w:rFonts w:cs="Times New Roman"/>
            </w:rPr>
          </w:rPrChange>
        </w:rPr>
        <w:t>.</w:t>
      </w:r>
      <w:r w:rsidRPr="006E6534">
        <w:rPr>
          <w:rFonts w:cs="Times New Roman"/>
          <w:color w:val="000000" w:themeColor="text1"/>
          <w:rPrChange w:id="21519" w:author="N F" w:date="2023-12-05T03:09:00Z">
            <w:rPr>
              <w:rFonts w:cs="Times New Roman"/>
            </w:rPr>
          </w:rPrChange>
        </w:rPr>
        <w:t xml:space="preserve">, </w:t>
      </w:r>
      <w:r w:rsidR="00CB6784" w:rsidRPr="006E6534">
        <w:rPr>
          <w:rFonts w:cs="Times New Roman"/>
          <w:color w:val="000000" w:themeColor="text1"/>
          <w:rPrChange w:id="21520" w:author="N F" w:date="2023-12-05T03:09:00Z">
            <w:rPr>
              <w:rFonts w:cs="Times New Roman"/>
            </w:rPr>
          </w:rPrChange>
        </w:rPr>
        <w:t>п</w:t>
      </w:r>
      <w:r w:rsidRPr="006E6534">
        <w:rPr>
          <w:rFonts w:cs="Times New Roman"/>
          <w:color w:val="000000" w:themeColor="text1"/>
          <w:rPrChange w:id="21521" w:author="N F" w:date="2023-12-05T03:09:00Z">
            <w:rPr>
              <w:rFonts w:cs="Times New Roman"/>
            </w:rPr>
          </w:rPrChange>
        </w:rPr>
        <w:t xml:space="preserve">о крайней мере, у 70% пациентов в популяции со стадией </w:t>
      </w:r>
      <w:r w:rsidRPr="006E6534">
        <w:rPr>
          <w:rFonts w:cs="Times New Roman"/>
          <w:color w:val="000000" w:themeColor="text1"/>
          <w:lang w:val="en-GB"/>
          <w:rPrChange w:id="21522" w:author="N F" w:date="2023-12-05T03:09:00Z">
            <w:rPr>
              <w:rFonts w:cs="Times New Roman"/>
              <w:lang w:val="en-GB"/>
            </w:rPr>
          </w:rPrChange>
        </w:rPr>
        <w:t>II</w:t>
      </w:r>
      <w:r w:rsidR="00CB6784" w:rsidRPr="006E6534">
        <w:rPr>
          <w:rFonts w:cs="Times New Roman"/>
          <w:color w:val="000000" w:themeColor="text1"/>
          <w:rPrChange w:id="21523" w:author="N F" w:date="2023-12-05T03:09:00Z">
            <w:rPr>
              <w:rFonts w:cs="Times New Roman"/>
            </w:rPr>
          </w:rPrChange>
        </w:rPr>
        <w:t>–</w:t>
      </w:r>
      <w:r w:rsidRPr="006E6534">
        <w:rPr>
          <w:rFonts w:cs="Times New Roman"/>
          <w:color w:val="000000" w:themeColor="text1"/>
          <w:lang w:val="en-GB"/>
          <w:rPrChange w:id="21524" w:author="N F" w:date="2023-12-05T03:09:00Z">
            <w:rPr>
              <w:rFonts w:cs="Times New Roman"/>
              <w:lang w:val="en-GB"/>
            </w:rPr>
          </w:rPrChange>
        </w:rPr>
        <w:t>IIIA</w:t>
      </w:r>
      <w:r w:rsidRPr="006E6534">
        <w:rPr>
          <w:rFonts w:cs="Times New Roman"/>
          <w:color w:val="000000" w:themeColor="text1"/>
          <w:rPrChange w:id="21525" w:author="N F" w:date="2023-12-05T03:09:00Z">
            <w:rPr>
              <w:rFonts w:cs="Times New Roman"/>
            </w:rPr>
          </w:rPrChange>
        </w:rPr>
        <w:t xml:space="preserve"> не наблюдалось клинически значимого ухудшения физического компонента </w:t>
      </w:r>
      <w:r w:rsidR="00D74626" w:rsidRPr="006E6534">
        <w:rPr>
          <w:rFonts w:cs="Times New Roman"/>
          <w:color w:val="000000" w:themeColor="text1"/>
          <w:rPrChange w:id="21526" w:author="N F" w:date="2023-12-05T03:09:00Z">
            <w:rPr>
              <w:rFonts w:cs="Times New Roman"/>
            </w:rPr>
          </w:rPrChange>
        </w:rPr>
        <w:t>опросника</w:t>
      </w:r>
      <w:r w:rsidRPr="006E6534">
        <w:rPr>
          <w:rFonts w:cs="Times New Roman"/>
          <w:color w:val="000000" w:themeColor="text1"/>
          <w:rPrChange w:id="21527" w:author="N F" w:date="2023-12-05T03:09:00Z">
            <w:rPr>
              <w:rFonts w:cs="Times New Roman"/>
            </w:rPr>
          </w:rPrChange>
        </w:rPr>
        <w:t xml:space="preserve"> или смерти (70% против 76% для </w:t>
      </w:r>
      <w:r w:rsidR="00D66B2A" w:rsidRPr="006E6534">
        <w:rPr>
          <w:rFonts w:cs="Times New Roman"/>
          <w:color w:val="000000" w:themeColor="text1"/>
          <w:rPrChange w:id="21528" w:author="N F" w:date="2023-12-05T03:09:00Z">
            <w:rPr>
              <w:rFonts w:cs="Times New Roman"/>
            </w:rPr>
          </w:rPrChange>
        </w:rPr>
        <w:t>Тагриссо</w:t>
      </w:r>
      <w:r w:rsidRPr="006E6534">
        <w:rPr>
          <w:rFonts w:cs="Times New Roman"/>
          <w:color w:val="000000" w:themeColor="text1"/>
          <w:rPrChange w:id="21529" w:author="N F" w:date="2023-12-05T03:09:00Z">
            <w:rPr>
              <w:rFonts w:cs="Times New Roman"/>
            </w:rPr>
          </w:rPrChange>
        </w:rPr>
        <w:t xml:space="preserve"> по сравнению с плацебо), или в отношении психического компонента </w:t>
      </w:r>
      <w:r w:rsidR="00D66B2A" w:rsidRPr="006E6534">
        <w:rPr>
          <w:rFonts w:cs="Times New Roman"/>
          <w:color w:val="000000" w:themeColor="text1"/>
          <w:rPrChange w:id="21530" w:author="N F" w:date="2023-12-05T03:09:00Z">
            <w:rPr>
              <w:rFonts w:cs="Times New Roman"/>
            </w:rPr>
          </w:rPrChange>
        </w:rPr>
        <w:t>опросника</w:t>
      </w:r>
      <w:r w:rsidR="003C2F03" w:rsidRPr="006E6534">
        <w:rPr>
          <w:rFonts w:cs="Times New Roman"/>
          <w:color w:val="000000" w:themeColor="text1"/>
          <w:rPrChange w:id="21531" w:author="N F" w:date="2023-12-05T03:09:00Z">
            <w:rPr>
              <w:rFonts w:cs="Times New Roman"/>
            </w:rPr>
          </w:rPrChange>
        </w:rPr>
        <w:t>,</w:t>
      </w:r>
      <w:r w:rsidRPr="006E6534">
        <w:rPr>
          <w:rFonts w:cs="Times New Roman"/>
          <w:color w:val="000000" w:themeColor="text1"/>
          <w:rPrChange w:id="21532" w:author="N F" w:date="2023-12-05T03:09:00Z">
            <w:rPr>
              <w:rFonts w:cs="Times New Roman"/>
            </w:rPr>
          </w:rPrChange>
        </w:rPr>
        <w:t xml:space="preserve"> или смерти (70% против 71% для </w:t>
      </w:r>
      <w:r w:rsidR="00D66B2A" w:rsidRPr="006E6534">
        <w:rPr>
          <w:rFonts w:cs="Times New Roman"/>
          <w:color w:val="000000" w:themeColor="text1"/>
          <w:rPrChange w:id="21533" w:author="N F" w:date="2023-12-05T03:09:00Z">
            <w:rPr>
              <w:rFonts w:cs="Times New Roman"/>
            </w:rPr>
          </w:rPrChange>
        </w:rPr>
        <w:t>Тагриссо</w:t>
      </w:r>
      <w:r w:rsidRPr="006E6534">
        <w:rPr>
          <w:rFonts w:cs="Times New Roman"/>
          <w:color w:val="000000" w:themeColor="text1"/>
          <w:rPrChange w:id="21534" w:author="N F" w:date="2023-12-05T03:09:00Z">
            <w:rPr>
              <w:rFonts w:cs="Times New Roman"/>
            </w:rPr>
          </w:rPrChange>
        </w:rPr>
        <w:t xml:space="preserve"> по сравнению с плацебо)</w:t>
      </w:r>
      <w:r w:rsidR="00D66B2A" w:rsidRPr="006E6534">
        <w:rPr>
          <w:rFonts w:cs="Times New Roman"/>
          <w:color w:val="000000" w:themeColor="text1"/>
          <w:rPrChange w:id="21535" w:author="N F" w:date="2023-12-05T03:09:00Z">
            <w:rPr>
              <w:rFonts w:cs="Times New Roman"/>
            </w:rPr>
          </w:rPrChange>
        </w:rPr>
        <w:t xml:space="preserve"> </w:t>
      </w:r>
      <w:ins w:id="21536" w:author="Barshadskaya, Yuliya" w:date="2024-01-15T20:10:00Z">
        <w:r w:rsidR="00D04E7E" w:rsidRPr="0001519A">
          <w:rPr>
            <w:rFonts w:cs="Times New Roman"/>
            <w:color w:val="000000" w:themeColor="text1"/>
            <w:lang w:val="en-US"/>
          </w:rPr>
          <w:fldChar w:fldCharType="begin"/>
        </w:r>
        <w:r w:rsidR="00D04E7E"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D04E7E" w:rsidRPr="0001519A">
          <w:rPr>
            <w:rFonts w:cs="Times New Roman"/>
            <w:color w:val="000000" w:themeColor="text1"/>
            <w:lang w:val="en-US"/>
          </w:rPr>
          <w:fldChar w:fldCharType="separate"/>
        </w:r>
        <w:r w:rsidR="00D04E7E" w:rsidRPr="0018315E">
          <w:rPr>
            <w:rFonts w:cs="Times New Roman"/>
            <w:color w:val="000000" w:themeColor="text1"/>
          </w:rPr>
          <w:t>[</w:t>
        </w:r>
      </w:ins>
      <w:ins w:id="21537" w:author="Barshadskaya, Yuliya" w:date="2024-02-23T00:09:00Z">
        <w:r w:rsidR="00677679">
          <w:rPr>
            <w:rFonts w:cs="Times New Roman"/>
            <w:color w:val="000000" w:themeColor="text1"/>
          </w:rPr>
          <w:t>3</w:t>
        </w:r>
      </w:ins>
      <w:ins w:id="21538" w:author="Barshadskaya, Yuliya" w:date="2024-01-15T20:10:00Z">
        <w:r w:rsidR="00D04E7E" w:rsidRPr="00DD38F1">
          <w:rPr>
            <w:rFonts w:cs="Times New Roman"/>
            <w:color w:val="000000" w:themeColor="text1"/>
          </w:rPr>
          <w:t>]</w:t>
        </w:r>
        <w:r w:rsidR="00D04E7E" w:rsidRPr="0001519A">
          <w:rPr>
            <w:rFonts w:cs="Times New Roman"/>
            <w:color w:val="000000" w:themeColor="text1"/>
            <w:lang w:val="en-US"/>
          </w:rPr>
          <w:fldChar w:fldCharType="end"/>
        </w:r>
      </w:ins>
      <w:del w:id="21539" w:author="Barshadskaya, Yuliya" w:date="2024-01-15T20:10:00Z">
        <w:r w:rsidR="00D66B2A" w:rsidRPr="006E6534" w:rsidDel="00D04E7E">
          <w:rPr>
            <w:rFonts w:cs="Times New Roman"/>
            <w:color w:val="000000" w:themeColor="text1"/>
            <w:rPrChange w:id="21540" w:author="N F" w:date="2023-12-05T03:09:00Z">
              <w:rPr>
                <w:rFonts w:cs="Times New Roman"/>
              </w:rPr>
            </w:rPrChange>
          </w:rPr>
          <w:fldChar w:fldCharType="begin"/>
        </w:r>
        <w:r w:rsidR="00D66B2A" w:rsidRPr="006E6534" w:rsidDel="00D04E7E">
          <w:rPr>
            <w:rFonts w:cs="Times New Roman"/>
            <w:color w:val="000000" w:themeColor="text1"/>
            <w:rPrChange w:id="21541" w:author="N F" w:date="2023-12-05T03:09:00Z">
              <w:rPr>
                <w:rFonts w:cs="Times New Roman"/>
              </w:rPr>
            </w:rPrChange>
          </w:rPr>
          <w:delInstrText xml:space="preserve"> ADDIN ZOTERO_ITEM CSL_CITATION {"citationID":"FuMF7udA","properties":{"formattedCitation":"(15)","plainCitation":"(15)","noteIndex":0},"citationItems":[{"id":161851,"uris":["http://zotero.org/groups/4735135/items/YBQ3M3JJ"],"itemData":{"id":161851,"type":"webpage","title":"Tagrisso. SmPC","URL":"https://www.ema.europa.eu/en/documents/product-information/tagrisso-epar-product-information_en.pdf","author":[{"family":"EMA","given":""}],"accessed":{"date-parts":[["2022",8,2]]}}}],"schema":"https://github.com/citation-style-language/schema/raw/master/csl-citation.json"} </w:delInstrText>
        </w:r>
        <w:r w:rsidR="00D66B2A" w:rsidRPr="006E6534" w:rsidDel="00D04E7E">
          <w:rPr>
            <w:rFonts w:cs="Times New Roman"/>
            <w:color w:val="000000" w:themeColor="text1"/>
            <w:rPrChange w:id="21542" w:author="N F" w:date="2023-12-05T03:09:00Z">
              <w:rPr>
                <w:rFonts w:cs="Times New Roman"/>
              </w:rPr>
            </w:rPrChange>
          </w:rPr>
          <w:fldChar w:fldCharType="separate"/>
        </w:r>
        <w:r w:rsidR="00D66B2A" w:rsidRPr="006E6534" w:rsidDel="00D04E7E">
          <w:rPr>
            <w:rFonts w:cs="Times New Roman"/>
            <w:color w:val="000000" w:themeColor="text1"/>
            <w:rPrChange w:id="21543" w:author="N F" w:date="2023-12-05T03:09:00Z">
              <w:rPr>
                <w:rFonts w:cs="Times New Roman"/>
              </w:rPr>
            </w:rPrChange>
          </w:rPr>
          <w:delText>(15)</w:delText>
        </w:r>
        <w:r w:rsidR="00D66B2A" w:rsidRPr="006E6534" w:rsidDel="00D04E7E">
          <w:rPr>
            <w:rFonts w:cs="Times New Roman"/>
            <w:color w:val="000000" w:themeColor="text1"/>
            <w:rPrChange w:id="21544" w:author="N F" w:date="2023-12-05T03:09:00Z">
              <w:rPr>
                <w:rFonts w:cs="Times New Roman"/>
              </w:rPr>
            </w:rPrChange>
          </w:rPr>
          <w:fldChar w:fldCharType="end"/>
        </w:r>
      </w:del>
      <w:r w:rsidRPr="006E6534">
        <w:rPr>
          <w:rFonts w:cs="Times New Roman"/>
          <w:color w:val="000000" w:themeColor="text1"/>
          <w:rPrChange w:id="21545" w:author="N F" w:date="2023-12-05T03:09:00Z">
            <w:rPr>
              <w:rFonts w:cs="Times New Roman"/>
            </w:rPr>
          </w:rPrChange>
        </w:rPr>
        <w:t>.</w:t>
      </w:r>
    </w:p>
    <w:p w14:paraId="1FAE9D87" w14:textId="77777777" w:rsidR="00044D9B" w:rsidRPr="006E6534" w:rsidRDefault="00044D9B">
      <w:pPr>
        <w:pStyle w:val="SDText"/>
        <w:spacing w:after="0"/>
        <w:rPr>
          <w:rFonts w:cs="Times New Roman"/>
          <w:color w:val="000000" w:themeColor="text1"/>
          <w:rPrChange w:id="21546" w:author="N F" w:date="2023-12-05T03:09:00Z">
            <w:rPr>
              <w:rFonts w:cs="Times New Roman"/>
            </w:rPr>
          </w:rPrChange>
        </w:rPr>
        <w:pPrChange w:id="21547" w:author="Barshadskaya, Yuliya" w:date="2024-01-15T20:10:00Z">
          <w:pPr>
            <w:pStyle w:val="SDText"/>
          </w:pPr>
        </w:pPrChange>
      </w:pPr>
    </w:p>
    <w:p w14:paraId="3F39487F" w14:textId="4D7CDE29" w:rsidR="009A1FCF" w:rsidRDefault="00743930">
      <w:pPr>
        <w:pStyle w:val="3"/>
        <w:numPr>
          <w:ilvl w:val="0"/>
          <w:numId w:val="0"/>
        </w:numPr>
        <w:spacing w:before="0" w:line="240" w:lineRule="auto"/>
        <w:rPr>
          <w:ins w:id="21548" w:author="Barshadskaya, Yuliya" w:date="2024-01-15T21:19:00Z"/>
          <w:rFonts w:cs="Times New Roman"/>
          <w:sz w:val="24"/>
        </w:rPr>
        <w:pPrChange w:id="21549" w:author="Barshadskaya, Yuliya" w:date="2024-01-15T21:19:00Z">
          <w:pPr>
            <w:pStyle w:val="3"/>
          </w:pPr>
        </w:pPrChange>
      </w:pPr>
      <w:bookmarkStart w:id="21550" w:name="_Toc115733060"/>
      <w:ins w:id="21551" w:author="Barshadskaya, Yuliya" w:date="2024-01-15T21:10:00Z">
        <w:r>
          <w:rPr>
            <w:rFonts w:cs="Times New Roman"/>
            <w:sz w:val="24"/>
          </w:rPr>
          <w:t xml:space="preserve">4.3.2. </w:t>
        </w:r>
      </w:ins>
      <w:r w:rsidR="00F50485" w:rsidRPr="006E6534">
        <w:rPr>
          <w:rFonts w:cs="Times New Roman"/>
          <w:sz w:val="24"/>
          <w:rPrChange w:id="21552" w:author="N F" w:date="2023-12-05T03:09:00Z">
            <w:rPr/>
          </w:rPrChange>
        </w:rPr>
        <w:t>Клиническая безопасность</w:t>
      </w:r>
      <w:bookmarkEnd w:id="21550"/>
    </w:p>
    <w:p w14:paraId="48D75C72" w14:textId="40DDC931" w:rsidR="007F04F9" w:rsidRDefault="007F04F9" w:rsidP="007F04F9">
      <w:pPr>
        <w:spacing w:after="0" w:line="240" w:lineRule="auto"/>
        <w:rPr>
          <w:ins w:id="21553" w:author="Barshadskaya, Yuliya" w:date="2024-01-16T02:32:00Z"/>
          <w:color w:val="000000"/>
          <w:lang w:eastAsia="ru-RU"/>
        </w:rPr>
      </w:pPr>
      <w:ins w:id="21554" w:author="Barshadskaya, Yuliya" w:date="2024-01-16T02:31:00Z">
        <w:r w:rsidRPr="001B72F5">
          <w:rPr>
            <w:color w:val="000000"/>
            <w:lang w:eastAsia="ru-RU"/>
          </w:rPr>
          <w:t xml:space="preserve">К настоящему моменту доступны данные о безопасности </w:t>
        </w:r>
        <w:r>
          <w:rPr>
            <w:color w:val="000000"/>
            <w:lang w:eastAsia="ru-RU"/>
          </w:rPr>
          <w:t>осимертиниба</w:t>
        </w:r>
        <w:r w:rsidRPr="001B72F5">
          <w:rPr>
            <w:color w:val="000000"/>
            <w:lang w:eastAsia="ru-RU"/>
          </w:rPr>
          <w:t xml:space="preserve">, полученные в ходе клинических исследований </w:t>
        </w:r>
        <w:r>
          <w:rPr>
            <w:color w:val="000000"/>
            <w:lang w:eastAsia="ru-RU"/>
          </w:rPr>
          <w:t>осимертиниба</w:t>
        </w:r>
        <w:r w:rsidRPr="001B72F5">
          <w:rPr>
            <w:color w:val="000000"/>
            <w:lang w:eastAsia="ru-RU"/>
          </w:rPr>
          <w:t xml:space="preserve"> и в ходе постмаркетингового наблюдения.  Профиль безопасности основан на объединенных данных </w:t>
        </w:r>
        <w:r w:rsidRPr="009E700C">
          <w:rPr>
            <w:color w:val="000000"/>
            <w:lang w:eastAsia="ru-RU"/>
          </w:rPr>
          <w:t>1479</w:t>
        </w:r>
        <w:r w:rsidRPr="001B72F5">
          <w:rPr>
            <w:color w:val="000000"/>
            <w:lang w:eastAsia="ru-RU"/>
          </w:rPr>
          <w:t xml:space="preserve"> пациентов, получавших </w:t>
        </w:r>
        <w:r>
          <w:rPr>
            <w:color w:val="000000"/>
            <w:lang w:eastAsia="ru-RU"/>
          </w:rPr>
          <w:t>осимертиниб</w:t>
        </w:r>
        <w:r w:rsidRPr="001B72F5">
          <w:rPr>
            <w:color w:val="000000"/>
            <w:lang w:eastAsia="ru-RU"/>
          </w:rPr>
          <w:t xml:space="preserve"> </w:t>
        </w:r>
        <w:r w:rsidRPr="009E700C">
          <w:rPr>
            <w:color w:val="000000"/>
            <w:lang w:eastAsia="ru-RU"/>
          </w:rPr>
          <w:t>трех рандомизированны</w:t>
        </w:r>
        <w:r>
          <w:rPr>
            <w:color w:val="000000"/>
            <w:lang w:eastAsia="ru-RU"/>
          </w:rPr>
          <w:t>х контролируемых исследованиях (</w:t>
        </w:r>
        <w:r w:rsidRPr="009E700C">
          <w:rPr>
            <w:color w:val="000000"/>
            <w:lang w:eastAsia="ru-RU"/>
          </w:rPr>
          <w:t>ADAURA (n=337</w:t>
        </w:r>
        <w:r>
          <w:rPr>
            <w:color w:val="000000"/>
            <w:lang w:eastAsia="ru-RU"/>
          </w:rPr>
          <w:t>),</w:t>
        </w:r>
        <w:r w:rsidRPr="009E700C">
          <w:rPr>
            <w:color w:val="000000"/>
            <w:lang w:eastAsia="ru-RU"/>
          </w:rPr>
          <w:t xml:space="preserve"> </w:t>
        </w:r>
        <w:r w:rsidRPr="00D56703">
          <w:rPr>
            <w:color w:val="000000"/>
            <w:lang w:eastAsia="ru-RU"/>
          </w:rPr>
          <w:t>адъювантная терапия</w:t>
        </w:r>
        <w:r w:rsidRPr="009E700C">
          <w:rPr>
            <w:color w:val="000000"/>
            <w:lang w:eastAsia="ru-RU"/>
          </w:rPr>
          <w:t>), FLAURA (n=279)</w:t>
        </w:r>
        <w:r>
          <w:rPr>
            <w:color w:val="000000"/>
            <w:lang w:eastAsia="ru-RU"/>
          </w:rPr>
          <w:t>,</w:t>
        </w:r>
        <w:r w:rsidRPr="009E700C">
          <w:rPr>
            <w:color w:val="000000"/>
            <w:lang w:eastAsia="ru-RU"/>
          </w:rPr>
          <w:t xml:space="preserve"> </w:t>
        </w:r>
        <w:r w:rsidRPr="00D56703">
          <w:rPr>
            <w:color w:val="000000"/>
            <w:lang w:eastAsia="ru-RU"/>
          </w:rPr>
          <w:t>первая линия терапии</w:t>
        </w:r>
        <w:r w:rsidRPr="009E700C">
          <w:rPr>
            <w:color w:val="000000"/>
            <w:lang w:eastAsia="ru-RU"/>
          </w:rPr>
          <w:t xml:space="preserve"> </w:t>
        </w:r>
        <w:r>
          <w:rPr>
            <w:color w:val="000000"/>
            <w:lang w:eastAsia="ru-RU"/>
          </w:rPr>
          <w:t xml:space="preserve">и AURA3 </w:t>
        </w:r>
        <w:r w:rsidRPr="009E700C">
          <w:rPr>
            <w:color w:val="000000"/>
            <w:lang w:eastAsia="ru-RU"/>
          </w:rPr>
          <w:t>(n=279</w:t>
        </w:r>
        <w:r>
          <w:rPr>
            <w:color w:val="000000"/>
            <w:lang w:eastAsia="ru-RU"/>
          </w:rPr>
          <w:t>)</w:t>
        </w:r>
        <w:r w:rsidRPr="009E700C">
          <w:rPr>
            <w:color w:val="000000"/>
            <w:lang w:eastAsia="ru-RU"/>
          </w:rPr>
          <w:t xml:space="preserve"> </w:t>
        </w:r>
        <w:r w:rsidRPr="00D56703">
          <w:rPr>
            <w:color w:val="000000"/>
            <w:lang w:eastAsia="ru-RU"/>
          </w:rPr>
          <w:t>вторая линия</w:t>
        </w:r>
        <w:r>
          <w:rPr>
            <w:color w:val="000000"/>
            <w:lang w:eastAsia="ru-RU"/>
          </w:rPr>
          <w:t>)</w:t>
        </w:r>
        <w:r w:rsidRPr="009E700C">
          <w:rPr>
            <w:color w:val="000000"/>
            <w:lang w:eastAsia="ru-RU"/>
          </w:rPr>
          <w:t>, дв</w:t>
        </w:r>
        <w:r>
          <w:rPr>
            <w:color w:val="000000"/>
            <w:lang w:eastAsia="ru-RU"/>
          </w:rPr>
          <w:t>а исследования с одной группой (</w:t>
        </w:r>
        <w:r w:rsidRPr="009E700C">
          <w:rPr>
            <w:color w:val="000000"/>
            <w:lang w:eastAsia="ru-RU"/>
          </w:rPr>
          <w:t>AURA Ex</w:t>
        </w:r>
        <w:r>
          <w:rPr>
            <w:color w:val="000000"/>
            <w:lang w:eastAsia="ru-RU"/>
          </w:rPr>
          <w:t>tension (n=201) и AURA2 (n=210))</w:t>
        </w:r>
        <w:r w:rsidRPr="009E700C">
          <w:rPr>
            <w:color w:val="000000"/>
            <w:lang w:eastAsia="ru-RU"/>
          </w:rPr>
          <w:t xml:space="preserve"> и одно исследование по подбору дозы.</w:t>
        </w:r>
        <w:r>
          <w:rPr>
            <w:color w:val="000000"/>
            <w:lang w:eastAsia="ru-RU"/>
          </w:rPr>
          <w:t xml:space="preserve"> </w:t>
        </w:r>
        <w:r w:rsidRPr="009E700C">
          <w:rPr>
            <w:color w:val="000000"/>
            <w:lang w:eastAsia="ru-RU"/>
          </w:rPr>
          <w:t>С</w:t>
        </w:r>
        <w:r>
          <w:rPr>
            <w:color w:val="000000"/>
            <w:lang w:eastAsia="ru-RU"/>
          </w:rPr>
          <w:t xml:space="preserve">реди 1479 пациентов, получивших </w:t>
        </w:r>
        <w:r w:rsidRPr="009E700C">
          <w:rPr>
            <w:color w:val="000000"/>
            <w:lang w:eastAsia="ru-RU"/>
          </w:rPr>
          <w:t>Т</w:t>
        </w:r>
        <w:r>
          <w:rPr>
            <w:color w:val="000000"/>
            <w:lang w:eastAsia="ru-RU"/>
          </w:rPr>
          <w:t>агриссо</w:t>
        </w:r>
        <w:r w:rsidRPr="009E700C">
          <w:rPr>
            <w:color w:val="000000"/>
            <w:lang w:eastAsia="ru-RU"/>
          </w:rPr>
          <w:t>, 81% подвергались воздействию в течение 6 месяцев или дольше, а 60% подвергались воздействию более одного года.</w:t>
        </w:r>
      </w:ins>
    </w:p>
    <w:p w14:paraId="2A035EAB" w14:textId="579287DB" w:rsidR="009A1FCF" w:rsidRDefault="007F04F9">
      <w:pPr>
        <w:spacing w:after="0" w:line="240" w:lineRule="auto"/>
        <w:rPr>
          <w:color w:val="000000"/>
        </w:rPr>
        <w:pPrChange w:id="21555" w:author="Barshadskaya, Yuliya" w:date="2024-01-16T02:32:00Z">
          <w:pPr>
            <w:pStyle w:val="3"/>
          </w:pPr>
        </w:pPrChange>
      </w:pPr>
      <w:ins w:id="21556" w:author="Barshadskaya, Yuliya" w:date="2024-01-16T02:32:00Z">
        <w:r w:rsidRPr="00D56703">
          <w:rPr>
            <w:color w:val="000000"/>
          </w:rPr>
          <w:t xml:space="preserve">Большинство </w:t>
        </w:r>
        <w:r>
          <w:rPr>
            <w:color w:val="000000"/>
          </w:rPr>
          <w:t>нежелательных явлений были</w:t>
        </w:r>
        <w:r w:rsidRPr="00D56703">
          <w:rPr>
            <w:color w:val="000000"/>
          </w:rPr>
          <w:t xml:space="preserve"> 1 или 2 степени тяжести. Наиболее частыми </w:t>
        </w:r>
        <w:r>
          <w:rPr>
            <w:color w:val="000000"/>
          </w:rPr>
          <w:t>нежелательными явлениями</w:t>
        </w:r>
        <w:r w:rsidRPr="00D56703">
          <w:rPr>
            <w:color w:val="000000"/>
          </w:rPr>
          <w:t xml:space="preserve"> были диарея (47%), сыпь (45%), паронихия (33%), сухость кожи (32%) и стоматит (24%). </w:t>
        </w:r>
        <w:r>
          <w:rPr>
            <w:color w:val="000000"/>
          </w:rPr>
          <w:t>Нежелательные явления</w:t>
        </w:r>
        <w:r w:rsidRPr="00D56703">
          <w:rPr>
            <w:color w:val="000000"/>
          </w:rPr>
          <w:t xml:space="preserve"> 3 и 4 степени тяжести в этих исследованиях составляли 10% и 0,1% соответственно. У пациентов, принимавших лекарственное средство Тагриссо в дозе 80 мг/сут, снижение дозы вследствие </w:t>
        </w:r>
        <w:r>
          <w:rPr>
            <w:color w:val="000000"/>
          </w:rPr>
          <w:t>нежелательных явлений</w:t>
        </w:r>
        <w:r w:rsidRPr="00D56703">
          <w:rPr>
            <w:color w:val="000000"/>
          </w:rPr>
          <w:t xml:space="preserve"> потребовалось </w:t>
        </w:r>
        <w:r>
          <w:rPr>
            <w:color w:val="000000"/>
          </w:rPr>
          <w:t xml:space="preserve">у </w:t>
        </w:r>
        <w:r w:rsidRPr="00D56703">
          <w:rPr>
            <w:color w:val="000000"/>
          </w:rPr>
          <w:t xml:space="preserve">3,4% пациентов. Случаи отмены лекарственного средства в результате </w:t>
        </w:r>
        <w:r>
          <w:rPr>
            <w:color w:val="000000"/>
          </w:rPr>
          <w:t>нежелательных явлений</w:t>
        </w:r>
        <w:r w:rsidRPr="00D56703">
          <w:rPr>
            <w:color w:val="000000"/>
          </w:rPr>
          <w:t xml:space="preserve"> составили 4,8%.</w:t>
        </w:r>
      </w:ins>
    </w:p>
    <w:p w14:paraId="2B72B786" w14:textId="77777777" w:rsidR="007F04F9" w:rsidRPr="009A1FCF" w:rsidRDefault="007F04F9" w:rsidP="007F04F9">
      <w:pPr>
        <w:spacing w:after="0" w:line="240" w:lineRule="auto"/>
        <w:ind w:firstLine="0"/>
        <w:rPr>
          <w:color w:val="000000"/>
          <w:rPrChange w:id="21557" w:author="Barshadskaya, Yuliya" w:date="2024-01-15T21:19:00Z">
            <w:rPr/>
          </w:rPrChange>
        </w:rPr>
      </w:pPr>
    </w:p>
    <w:p w14:paraId="27321E8D" w14:textId="4E847968" w:rsidR="00F50485" w:rsidRPr="006E6534" w:rsidRDefault="00035104">
      <w:pPr>
        <w:pStyle w:val="4"/>
        <w:numPr>
          <w:ilvl w:val="0"/>
          <w:numId w:val="0"/>
        </w:numPr>
        <w:spacing w:line="240" w:lineRule="auto"/>
        <w:rPr>
          <w:rFonts w:cs="Times New Roman"/>
        </w:rPr>
        <w:pPrChange w:id="21558" w:author="Barshadskaya, Yuliya" w:date="2024-01-15T21:10:00Z">
          <w:pPr>
            <w:pStyle w:val="4"/>
          </w:pPr>
        </w:pPrChange>
      </w:pPr>
      <w:bookmarkStart w:id="21559" w:name="_Toc115733061"/>
      <w:r w:rsidRPr="006E6534">
        <w:rPr>
          <w:rFonts w:cs="Times New Roman"/>
        </w:rPr>
        <w:t>Степень воздействия на пациентов</w:t>
      </w:r>
      <w:bookmarkEnd w:id="21559"/>
    </w:p>
    <w:p w14:paraId="2073224A" w14:textId="311A764A" w:rsidR="0034251E" w:rsidRPr="006E6534" w:rsidRDefault="009808CE" w:rsidP="00415551">
      <w:pPr>
        <w:pStyle w:val="SDText"/>
        <w:rPr>
          <w:rFonts w:cs="Times New Roman"/>
          <w:color w:val="000000" w:themeColor="text1"/>
          <w:rPrChange w:id="21560" w:author="N F" w:date="2023-12-05T03:09:00Z">
            <w:rPr>
              <w:rFonts w:cs="Times New Roman"/>
            </w:rPr>
          </w:rPrChange>
        </w:rPr>
      </w:pPr>
      <w:r w:rsidRPr="006E6534">
        <w:rPr>
          <w:rFonts w:cs="Times New Roman"/>
          <w:color w:val="000000" w:themeColor="text1"/>
          <w:rPrChange w:id="21561" w:author="N F" w:date="2023-12-05T03:09:00Z">
            <w:rPr>
              <w:rFonts w:cs="Times New Roman"/>
            </w:rPr>
          </w:rPrChange>
        </w:rPr>
        <w:t xml:space="preserve">Согласно данным </w:t>
      </w:r>
      <w:r w:rsidR="00DA1095" w:rsidRPr="006E6534">
        <w:rPr>
          <w:rFonts w:cs="Times New Roman"/>
          <w:color w:val="000000" w:themeColor="text1"/>
          <w:rPrChange w:id="21562" w:author="N F" w:date="2023-12-05T03:09:00Z">
            <w:rPr>
              <w:rFonts w:cs="Times New Roman"/>
            </w:rPr>
          </w:rPrChange>
        </w:rPr>
        <w:t>управления по санитарному надзору за качеством пищевых продуктов и медикаментов США</w:t>
      </w:r>
      <w:r w:rsidR="00F007E7" w:rsidRPr="006E6534">
        <w:rPr>
          <w:rFonts w:cs="Times New Roman"/>
          <w:color w:val="000000" w:themeColor="text1"/>
          <w:rPrChange w:id="21563" w:author="N F" w:date="2023-12-05T03:09:00Z">
            <w:rPr>
              <w:rFonts w:cs="Times New Roman"/>
            </w:rPr>
          </w:rPrChange>
        </w:rPr>
        <w:t>,</w:t>
      </w:r>
      <w:r w:rsidR="00EC5E68" w:rsidRPr="006E6534">
        <w:rPr>
          <w:rFonts w:cs="Times New Roman"/>
          <w:color w:val="000000" w:themeColor="text1"/>
          <w:rPrChange w:id="21564" w:author="N F" w:date="2023-12-05T03:09:00Z">
            <w:rPr>
              <w:rFonts w:cs="Times New Roman"/>
            </w:rPr>
          </w:rPrChange>
        </w:rPr>
        <w:t xml:space="preserve"> приводится сводка ключевых клинических исследований</w:t>
      </w:r>
      <w:r w:rsidR="006C109D" w:rsidRPr="006E6534">
        <w:rPr>
          <w:rFonts w:cs="Times New Roman"/>
          <w:color w:val="000000" w:themeColor="text1"/>
          <w:rPrChange w:id="21565" w:author="N F" w:date="2023-12-05T03:09:00Z">
            <w:rPr>
              <w:rFonts w:cs="Times New Roman"/>
            </w:rPr>
          </w:rPrChange>
        </w:rPr>
        <w:t xml:space="preserve"> </w:t>
      </w:r>
      <w:r w:rsidR="006C109D" w:rsidRPr="006E6534">
        <w:rPr>
          <w:rFonts w:cs="Times New Roman"/>
          <w:color w:val="000000" w:themeColor="text1"/>
          <w:lang w:val="en-US"/>
          <w:rPrChange w:id="21566" w:author="N F" w:date="2023-12-05T03:09:00Z">
            <w:rPr>
              <w:rFonts w:cs="Times New Roman"/>
              <w:lang w:val="en-US"/>
            </w:rPr>
          </w:rPrChange>
        </w:rPr>
        <w:t>AURAex</w:t>
      </w:r>
      <w:r w:rsidR="006C109D" w:rsidRPr="006E6534">
        <w:rPr>
          <w:rFonts w:cs="Times New Roman"/>
          <w:color w:val="000000" w:themeColor="text1"/>
          <w:rPrChange w:id="21567" w:author="N F" w:date="2023-12-05T03:09:00Z">
            <w:rPr>
              <w:rFonts w:cs="Times New Roman"/>
            </w:rPr>
          </w:rPrChange>
        </w:rPr>
        <w:t xml:space="preserve"> и </w:t>
      </w:r>
      <w:r w:rsidR="006C109D" w:rsidRPr="006E6534">
        <w:rPr>
          <w:rFonts w:cs="Times New Roman"/>
          <w:color w:val="000000" w:themeColor="text1"/>
          <w:lang w:val="en-US"/>
          <w:rPrChange w:id="21568" w:author="N F" w:date="2023-12-05T03:09:00Z">
            <w:rPr>
              <w:rFonts w:cs="Times New Roman"/>
              <w:lang w:val="en-US"/>
            </w:rPr>
          </w:rPrChange>
        </w:rPr>
        <w:t>AURA</w:t>
      </w:r>
      <w:r w:rsidR="006C109D" w:rsidRPr="006E6534">
        <w:rPr>
          <w:rFonts w:cs="Times New Roman"/>
          <w:color w:val="000000" w:themeColor="text1"/>
          <w:rPrChange w:id="21569" w:author="N F" w:date="2023-12-05T03:09:00Z">
            <w:rPr>
              <w:rFonts w:cs="Times New Roman"/>
            </w:rPr>
          </w:rPrChange>
        </w:rPr>
        <w:t xml:space="preserve"> 2</w:t>
      </w:r>
      <w:r w:rsidR="00EC5E68" w:rsidRPr="006E6534">
        <w:rPr>
          <w:rFonts w:cs="Times New Roman"/>
          <w:color w:val="000000" w:themeColor="text1"/>
          <w:rPrChange w:id="21570" w:author="N F" w:date="2023-12-05T03:09:00Z">
            <w:rPr>
              <w:rFonts w:cs="Times New Roman"/>
            </w:rPr>
          </w:rPrChange>
        </w:rPr>
        <w:t>, использованных при оценке безопасности</w:t>
      </w:r>
      <w:r w:rsidR="006C109D" w:rsidRPr="006E6534">
        <w:rPr>
          <w:rFonts w:cs="Times New Roman"/>
          <w:color w:val="000000" w:themeColor="text1"/>
          <w:rPrChange w:id="21571" w:author="N F" w:date="2023-12-05T03:09:00Z">
            <w:rPr>
              <w:rFonts w:cs="Times New Roman"/>
            </w:rPr>
          </w:rPrChange>
        </w:rPr>
        <w:t xml:space="preserve"> осимертиниба</w:t>
      </w:r>
      <w:r w:rsidR="00EC5E68" w:rsidRPr="006E6534">
        <w:rPr>
          <w:rFonts w:cs="Times New Roman"/>
          <w:color w:val="000000" w:themeColor="text1"/>
          <w:rPrChange w:id="21572" w:author="N F" w:date="2023-12-05T03:09:00Z">
            <w:rPr>
              <w:rFonts w:cs="Times New Roman"/>
            </w:rPr>
          </w:rPrChange>
        </w:rPr>
        <w:t xml:space="preserve">. Два исследования фазы </w:t>
      </w:r>
      <w:r w:rsidR="0064429D" w:rsidRPr="006E6534">
        <w:rPr>
          <w:rFonts w:cs="Times New Roman"/>
          <w:color w:val="000000" w:themeColor="text1"/>
          <w:lang w:val="en-US"/>
          <w:rPrChange w:id="21573" w:author="N F" w:date="2023-12-05T03:09:00Z">
            <w:rPr>
              <w:rFonts w:cs="Times New Roman"/>
              <w:lang w:val="en-US"/>
            </w:rPr>
          </w:rPrChange>
        </w:rPr>
        <w:t>II</w:t>
      </w:r>
      <w:r w:rsidR="0064429D" w:rsidRPr="006E6534">
        <w:rPr>
          <w:rFonts w:cs="Times New Roman"/>
          <w:color w:val="000000" w:themeColor="text1"/>
          <w:rPrChange w:id="21574" w:author="N F" w:date="2023-12-05T03:09:00Z">
            <w:rPr>
              <w:rFonts w:cs="Times New Roman"/>
            </w:rPr>
          </w:rPrChange>
        </w:rPr>
        <w:t xml:space="preserve"> </w:t>
      </w:r>
      <w:r w:rsidR="00EC5E68" w:rsidRPr="006E6534">
        <w:rPr>
          <w:rFonts w:cs="Times New Roman"/>
          <w:color w:val="000000" w:themeColor="text1"/>
          <w:rPrChange w:id="21575" w:author="N F" w:date="2023-12-05T03:09:00Z">
            <w:rPr>
              <w:rFonts w:cs="Times New Roman"/>
            </w:rPr>
          </w:rPrChange>
        </w:rPr>
        <w:t>с общим числом пациентов 411 использовали для первичной оценки безопасности; дополнительные данные о летальных исходах во время исследования и нежелательных явлениях, представляющих особый интерес, были собраны в когортах исследования фазы AURA</w:t>
      </w:r>
      <w:r w:rsidR="00922A6A" w:rsidRPr="006E6534">
        <w:rPr>
          <w:rFonts w:cs="Times New Roman"/>
          <w:color w:val="000000" w:themeColor="text1"/>
          <w:rPrChange w:id="21576" w:author="N F" w:date="2023-12-05T03:09:00Z">
            <w:rPr>
              <w:rFonts w:cs="Times New Roman"/>
            </w:rPr>
          </w:rPrChange>
        </w:rPr>
        <w:t xml:space="preserve"> 1</w:t>
      </w:r>
      <w:r w:rsidR="00FF0B98" w:rsidRPr="006E6534">
        <w:rPr>
          <w:rFonts w:cs="Times New Roman"/>
          <w:color w:val="000000" w:themeColor="text1"/>
          <w:rPrChange w:id="21577" w:author="N F" w:date="2023-12-05T03:09:00Z">
            <w:rPr>
              <w:rFonts w:cs="Times New Roman"/>
            </w:rPr>
          </w:rPrChange>
        </w:rPr>
        <w:t xml:space="preserve">. </w:t>
      </w:r>
      <w:r w:rsidR="00A72C47" w:rsidRPr="006E6534">
        <w:rPr>
          <w:rFonts w:cs="Times New Roman"/>
          <w:color w:val="000000" w:themeColor="text1"/>
          <w:rPrChange w:id="21578" w:author="N F" w:date="2023-12-05T03:09:00Z">
            <w:rPr>
              <w:rFonts w:cs="Times New Roman"/>
            </w:rPr>
          </w:rPrChange>
        </w:rPr>
        <w:t xml:space="preserve">Популяция пациентов у которых оценивали безопасность описана в </w:t>
      </w:r>
      <w:r w:rsidR="00A05AA6" w:rsidRPr="006E6534">
        <w:rPr>
          <w:rFonts w:cs="Times New Roman"/>
          <w:color w:val="000000" w:themeColor="text1"/>
          <w:rPrChange w:id="21579" w:author="N F" w:date="2023-12-05T03:09:00Z">
            <w:rPr>
              <w:rFonts w:cs="Times New Roman"/>
            </w:rPr>
          </w:rPrChange>
        </w:rPr>
        <w:t>таблице ниже (</w:t>
      </w:r>
      <w:r w:rsidR="00A05AA6" w:rsidRPr="006E6534">
        <w:rPr>
          <w:rFonts w:cs="Times New Roman"/>
          <w:color w:val="000000" w:themeColor="text1"/>
          <w:rPrChange w:id="21580" w:author="N F" w:date="2023-12-05T03:09:00Z">
            <w:rPr>
              <w:rFonts w:cs="Times New Roman"/>
            </w:rPr>
          </w:rPrChange>
        </w:rPr>
        <w:fldChar w:fldCharType="begin"/>
      </w:r>
      <w:r w:rsidR="00A05AA6" w:rsidRPr="006E6534">
        <w:rPr>
          <w:rFonts w:cs="Times New Roman"/>
          <w:color w:val="000000" w:themeColor="text1"/>
          <w:rPrChange w:id="21581" w:author="N F" w:date="2023-12-05T03:09:00Z">
            <w:rPr>
              <w:rFonts w:cs="Times New Roman"/>
            </w:rPr>
          </w:rPrChange>
        </w:rPr>
        <w:instrText xml:space="preserve"> REF _Ref115715486 \h </w:instrText>
      </w:r>
      <w:r w:rsidR="00415551" w:rsidRPr="006E6534">
        <w:rPr>
          <w:rFonts w:cs="Times New Roman"/>
          <w:color w:val="000000" w:themeColor="text1"/>
          <w:rPrChange w:id="21582" w:author="N F" w:date="2023-12-05T03:09:00Z">
            <w:rPr>
              <w:rFonts w:cs="Times New Roman"/>
            </w:rPr>
          </w:rPrChange>
        </w:rPr>
        <w:instrText xml:space="preserve"> \* MERGEFORMAT </w:instrText>
      </w:r>
      <w:r w:rsidR="00A05AA6" w:rsidRPr="006E6534">
        <w:rPr>
          <w:rFonts w:cs="Times New Roman"/>
          <w:color w:val="000000" w:themeColor="text1"/>
          <w:rPrChange w:id="21583" w:author="N F" w:date="2023-12-05T03:09:00Z">
            <w:rPr>
              <w:rFonts w:cs="Times New Roman"/>
              <w:color w:val="000000" w:themeColor="text1"/>
            </w:rPr>
          </w:rPrChange>
        </w:rPr>
      </w:r>
      <w:r w:rsidR="00A05AA6" w:rsidRPr="006E6534">
        <w:rPr>
          <w:rFonts w:cs="Times New Roman"/>
          <w:color w:val="000000" w:themeColor="text1"/>
          <w:rPrChange w:id="21584" w:author="N F" w:date="2023-12-05T03:09:00Z">
            <w:rPr>
              <w:rFonts w:cs="Times New Roman"/>
            </w:rPr>
          </w:rPrChange>
        </w:rPr>
        <w:fldChar w:fldCharType="separate"/>
      </w:r>
      <w:r w:rsidR="004C4CE2" w:rsidRPr="006E6534">
        <w:rPr>
          <w:rFonts w:cs="Times New Roman"/>
          <w:color w:val="000000" w:themeColor="text1"/>
          <w:rPrChange w:id="21585" w:author="N F" w:date="2023-12-05T03:09:00Z">
            <w:rPr>
              <w:rFonts w:cs="Times New Roman"/>
            </w:rPr>
          </w:rPrChange>
        </w:rPr>
        <w:t xml:space="preserve">Таблица </w:t>
      </w:r>
      <w:r w:rsidR="004C4CE2" w:rsidRPr="006E6534">
        <w:rPr>
          <w:rFonts w:cs="Times New Roman"/>
          <w:noProof/>
          <w:color w:val="000000" w:themeColor="text1"/>
          <w:rPrChange w:id="21586" w:author="N F" w:date="2023-12-05T03:09:00Z">
            <w:rPr>
              <w:rFonts w:cs="Times New Roman"/>
              <w:noProof/>
            </w:rPr>
          </w:rPrChange>
        </w:rPr>
        <w:t>4</w:t>
      </w:r>
      <w:r w:rsidR="004C4CE2" w:rsidRPr="006E6534">
        <w:rPr>
          <w:rFonts w:cs="Times New Roman"/>
          <w:color w:val="000000" w:themeColor="text1"/>
          <w:rPrChange w:id="21587" w:author="N F" w:date="2023-12-05T03:09:00Z">
            <w:rPr>
              <w:rFonts w:cs="Times New Roman"/>
            </w:rPr>
          </w:rPrChange>
        </w:rPr>
        <w:noBreakHyphen/>
      </w:r>
      <w:r w:rsidR="004C4CE2" w:rsidRPr="006E6534">
        <w:rPr>
          <w:rFonts w:cs="Times New Roman"/>
          <w:noProof/>
          <w:color w:val="000000" w:themeColor="text1"/>
          <w:rPrChange w:id="21588" w:author="N F" w:date="2023-12-05T03:09:00Z">
            <w:rPr>
              <w:rFonts w:cs="Times New Roman"/>
              <w:noProof/>
            </w:rPr>
          </w:rPrChange>
        </w:rPr>
        <w:t>8</w:t>
      </w:r>
      <w:r w:rsidR="00A05AA6" w:rsidRPr="006E6534">
        <w:rPr>
          <w:rFonts w:cs="Times New Roman"/>
          <w:color w:val="000000" w:themeColor="text1"/>
          <w:rPrChange w:id="21589" w:author="N F" w:date="2023-12-05T03:09:00Z">
            <w:rPr>
              <w:rFonts w:cs="Times New Roman"/>
            </w:rPr>
          </w:rPrChange>
        </w:rPr>
        <w:fldChar w:fldCharType="end"/>
      </w:r>
      <w:r w:rsidR="00A05AA6" w:rsidRPr="006E6534">
        <w:rPr>
          <w:rFonts w:cs="Times New Roman"/>
          <w:color w:val="000000" w:themeColor="text1"/>
          <w:rPrChange w:id="21590" w:author="N F" w:date="2023-12-05T03:09:00Z">
            <w:rPr>
              <w:rFonts w:cs="Times New Roman"/>
            </w:rPr>
          </w:rPrChange>
        </w:rPr>
        <w:t xml:space="preserve">) </w:t>
      </w:r>
      <w:ins w:id="21591" w:author="Barshadskaya, Yuliya" w:date="2024-01-16T02:34:00Z">
        <w:r w:rsidR="007F04F9" w:rsidRPr="0001519A">
          <w:rPr>
            <w:rFonts w:cs="Times New Roman"/>
            <w:color w:val="000000" w:themeColor="text1"/>
            <w:lang w:val="en-US"/>
          </w:rPr>
          <w:fldChar w:fldCharType="begin"/>
        </w:r>
        <w:r w:rsidR="007F04F9"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7F04F9" w:rsidRPr="0001519A">
          <w:rPr>
            <w:rFonts w:cs="Times New Roman"/>
            <w:color w:val="000000" w:themeColor="text1"/>
            <w:lang w:val="en-US"/>
          </w:rPr>
          <w:fldChar w:fldCharType="separate"/>
        </w:r>
        <w:r w:rsidR="007F04F9" w:rsidRPr="0018315E">
          <w:rPr>
            <w:rFonts w:cs="Times New Roman"/>
            <w:color w:val="000000" w:themeColor="text1"/>
          </w:rPr>
          <w:t>[</w:t>
        </w:r>
      </w:ins>
      <w:ins w:id="21592" w:author="Barshadskaya, Yuliya" w:date="2024-02-23T00:09:00Z">
        <w:r w:rsidR="00677679">
          <w:rPr>
            <w:rFonts w:cs="Times New Roman"/>
            <w:color w:val="000000" w:themeColor="text1"/>
          </w:rPr>
          <w:t>9</w:t>
        </w:r>
      </w:ins>
      <w:ins w:id="21593" w:author="Barshadskaya, Yuliya" w:date="2024-01-16T02:34:00Z">
        <w:r w:rsidR="007F04F9" w:rsidRPr="00DD38F1">
          <w:rPr>
            <w:rFonts w:cs="Times New Roman"/>
            <w:color w:val="000000" w:themeColor="text1"/>
          </w:rPr>
          <w:t>]</w:t>
        </w:r>
        <w:r w:rsidR="007F04F9" w:rsidRPr="0001519A">
          <w:rPr>
            <w:rFonts w:cs="Times New Roman"/>
            <w:color w:val="000000" w:themeColor="text1"/>
            <w:lang w:val="en-US"/>
          </w:rPr>
          <w:fldChar w:fldCharType="end"/>
        </w:r>
      </w:ins>
      <w:del w:id="21594" w:author="Barshadskaya, Yuliya" w:date="2024-01-16T02:34:00Z">
        <w:r w:rsidR="0034251E" w:rsidRPr="006E6534" w:rsidDel="007F04F9">
          <w:rPr>
            <w:rFonts w:cs="Times New Roman"/>
            <w:color w:val="000000" w:themeColor="text1"/>
            <w:rPrChange w:id="21595" w:author="N F" w:date="2023-12-05T03:09:00Z">
              <w:rPr>
                <w:rFonts w:cs="Times New Roman"/>
              </w:rPr>
            </w:rPrChange>
          </w:rPr>
          <w:fldChar w:fldCharType="begin"/>
        </w:r>
        <w:r w:rsidR="00426E62" w:rsidRPr="006E6534" w:rsidDel="007F04F9">
          <w:rPr>
            <w:rFonts w:cs="Times New Roman"/>
            <w:color w:val="000000" w:themeColor="text1"/>
            <w:rPrChange w:id="21596" w:author="N F" w:date="2023-12-05T03:09:00Z">
              <w:rPr>
                <w:rFonts w:cs="Times New Roman"/>
              </w:rPr>
            </w:rPrChange>
          </w:rPr>
          <w:delInstrText xml:space="preserve"> ADDIN ZOTERO_ITEM CSL_CITATION {"citationID":"uZjgbjeE","properties":{"formattedCitation":"(27)","plainCitation":"(27)","noteIndex":0},"citationItems":[{"id":161756,"uris":["http://zotero.org/groups/4735135/items/9AGK4QM5"],"itemData":{"id":161756,"type":"webpage","title":"TAGRISSO (osimertinib) tablets. AstraZeneca Pharmaceuticals, LP Application No.:  208065. Approval Date: 11/13/2015. Medical Review.","URL":"https://www.accessdata.fda.gov/drugsatfda_docs/nda/2015/208065Orig1s000TOC.cfm","accessed":{"date-parts":[["2022",8,2]]}}}],"schema":"https://github.com/citation-style-language/schema/raw/master/csl-citation.json"} </w:delInstrText>
        </w:r>
        <w:r w:rsidR="0034251E" w:rsidRPr="006E6534" w:rsidDel="007F04F9">
          <w:rPr>
            <w:rFonts w:cs="Times New Roman"/>
            <w:color w:val="000000" w:themeColor="text1"/>
            <w:rPrChange w:id="21597" w:author="N F" w:date="2023-12-05T03:09:00Z">
              <w:rPr>
                <w:rFonts w:cs="Times New Roman"/>
              </w:rPr>
            </w:rPrChange>
          </w:rPr>
          <w:fldChar w:fldCharType="separate"/>
        </w:r>
        <w:r w:rsidR="00426E62" w:rsidRPr="006E6534" w:rsidDel="007F04F9">
          <w:rPr>
            <w:rFonts w:cs="Times New Roman"/>
            <w:color w:val="000000" w:themeColor="text1"/>
            <w:rPrChange w:id="21598" w:author="N F" w:date="2023-12-05T03:09:00Z">
              <w:rPr>
                <w:rFonts w:cs="Times New Roman"/>
              </w:rPr>
            </w:rPrChange>
          </w:rPr>
          <w:delText>(27)</w:delText>
        </w:r>
        <w:r w:rsidR="0034251E" w:rsidRPr="006E6534" w:rsidDel="007F04F9">
          <w:rPr>
            <w:rFonts w:cs="Times New Roman"/>
            <w:color w:val="000000" w:themeColor="text1"/>
            <w:rPrChange w:id="21599" w:author="N F" w:date="2023-12-05T03:09:00Z">
              <w:rPr>
                <w:rFonts w:cs="Times New Roman"/>
              </w:rPr>
            </w:rPrChange>
          </w:rPr>
          <w:fldChar w:fldCharType="end"/>
        </w:r>
      </w:del>
      <w:r w:rsidR="00922A6A" w:rsidRPr="006E6534">
        <w:rPr>
          <w:rFonts w:cs="Times New Roman"/>
          <w:color w:val="000000" w:themeColor="text1"/>
          <w:rPrChange w:id="21600" w:author="N F" w:date="2023-12-05T03:09:00Z">
            <w:rPr>
              <w:rFonts w:cs="Times New Roman"/>
            </w:rPr>
          </w:rPrChange>
        </w:rPr>
        <w:t>.</w:t>
      </w:r>
    </w:p>
    <w:p w14:paraId="243A2B54" w14:textId="63D802D9" w:rsidR="00A72C47" w:rsidRPr="00527FD0" w:rsidRDefault="00A72C47">
      <w:pPr>
        <w:pStyle w:val="SDTable"/>
        <w:spacing w:after="0"/>
        <w:jc w:val="both"/>
        <w:pPrChange w:id="21601" w:author="Barshadskaya, Yuliya" w:date="2024-01-16T02:34:00Z">
          <w:pPr>
            <w:pStyle w:val="SDTable"/>
          </w:pPr>
        </w:pPrChange>
      </w:pPr>
      <w:bookmarkStart w:id="21602" w:name="_Ref115715486"/>
      <w:bookmarkStart w:id="21603" w:name="_Toc115733170"/>
      <w:r w:rsidRPr="007F04F9">
        <w:rPr>
          <w:b/>
          <w:rPrChange w:id="21604" w:author="Barshadskaya, Yuliya" w:date="2024-01-16T02:34:00Z">
            <w:rPr/>
          </w:rPrChange>
        </w:rPr>
        <w:lastRenderedPageBreak/>
        <w:t xml:space="preserve">Таблица </w:t>
      </w:r>
      <w:r w:rsidR="003D1135" w:rsidRPr="007F04F9">
        <w:rPr>
          <w:b/>
          <w:rPrChange w:id="21605" w:author="Barshadskaya, Yuliya" w:date="2024-01-16T02:34:00Z">
            <w:rPr/>
          </w:rPrChange>
        </w:rPr>
        <w:fldChar w:fldCharType="begin"/>
      </w:r>
      <w:r w:rsidR="003D1135" w:rsidRPr="007F04F9">
        <w:rPr>
          <w:b/>
          <w:rPrChange w:id="21606" w:author="Barshadskaya, Yuliya" w:date="2024-01-16T02:34:00Z">
            <w:rPr/>
          </w:rPrChange>
        </w:rPr>
        <w:instrText xml:space="preserve"> STYLEREF 1 \s </w:instrText>
      </w:r>
      <w:r w:rsidR="003D1135" w:rsidRPr="007F04F9">
        <w:rPr>
          <w:b/>
          <w:rPrChange w:id="21607" w:author="Barshadskaya, Yuliya" w:date="2024-01-16T02:34:00Z">
            <w:rPr/>
          </w:rPrChange>
        </w:rPr>
        <w:fldChar w:fldCharType="separate"/>
      </w:r>
      <w:r w:rsidR="004C4CE2" w:rsidRPr="007F04F9">
        <w:rPr>
          <w:b/>
          <w:noProof/>
          <w:rPrChange w:id="21608" w:author="Barshadskaya, Yuliya" w:date="2024-01-16T02:34:00Z">
            <w:rPr>
              <w:noProof/>
            </w:rPr>
          </w:rPrChange>
        </w:rPr>
        <w:t>4</w:t>
      </w:r>
      <w:r w:rsidR="003D1135" w:rsidRPr="007F04F9">
        <w:rPr>
          <w:b/>
          <w:rPrChange w:id="21609" w:author="Barshadskaya, Yuliya" w:date="2024-01-16T02:34:00Z">
            <w:rPr/>
          </w:rPrChange>
        </w:rPr>
        <w:fldChar w:fldCharType="end"/>
      </w:r>
      <w:r w:rsidR="003D1135" w:rsidRPr="007F04F9">
        <w:rPr>
          <w:b/>
          <w:rPrChange w:id="21610" w:author="Barshadskaya, Yuliya" w:date="2024-01-16T02:34:00Z">
            <w:rPr/>
          </w:rPrChange>
        </w:rPr>
        <w:noBreakHyphen/>
      </w:r>
      <w:r w:rsidR="003D1135" w:rsidRPr="007F04F9">
        <w:rPr>
          <w:b/>
          <w:rPrChange w:id="21611" w:author="Barshadskaya, Yuliya" w:date="2024-01-16T02:34:00Z">
            <w:rPr/>
          </w:rPrChange>
        </w:rPr>
        <w:fldChar w:fldCharType="begin"/>
      </w:r>
      <w:r w:rsidR="003D1135" w:rsidRPr="007F04F9">
        <w:rPr>
          <w:b/>
          <w:rPrChange w:id="21612" w:author="Barshadskaya, Yuliya" w:date="2024-01-16T02:34:00Z">
            <w:rPr/>
          </w:rPrChange>
        </w:rPr>
        <w:instrText xml:space="preserve"> SEQ Таблица \* ARABIC \s 1 </w:instrText>
      </w:r>
      <w:r w:rsidR="003D1135" w:rsidRPr="007F04F9">
        <w:rPr>
          <w:b/>
          <w:rPrChange w:id="21613" w:author="Barshadskaya, Yuliya" w:date="2024-01-16T02:34:00Z">
            <w:rPr/>
          </w:rPrChange>
        </w:rPr>
        <w:fldChar w:fldCharType="separate"/>
      </w:r>
      <w:r w:rsidR="004C4CE2" w:rsidRPr="007F04F9">
        <w:rPr>
          <w:b/>
          <w:noProof/>
          <w:rPrChange w:id="21614" w:author="Barshadskaya, Yuliya" w:date="2024-01-16T02:34:00Z">
            <w:rPr>
              <w:noProof/>
            </w:rPr>
          </w:rPrChange>
        </w:rPr>
        <w:t>8</w:t>
      </w:r>
      <w:r w:rsidR="003D1135" w:rsidRPr="007F04F9">
        <w:rPr>
          <w:b/>
          <w:rPrChange w:id="21615" w:author="Barshadskaya, Yuliya" w:date="2024-01-16T02:34:00Z">
            <w:rPr/>
          </w:rPrChange>
        </w:rPr>
        <w:fldChar w:fldCharType="end"/>
      </w:r>
      <w:bookmarkEnd w:id="21602"/>
      <w:ins w:id="21616" w:author="Barshadskaya, Yuliya" w:date="2024-01-16T02:34:00Z">
        <w:r w:rsidR="007F04F9" w:rsidRPr="007F04F9">
          <w:rPr>
            <w:b/>
            <w:rPrChange w:id="21617" w:author="Barshadskaya, Yuliya" w:date="2024-01-16T02:34:00Z">
              <w:rPr/>
            </w:rPrChange>
          </w:rPr>
          <w:t>.</w:t>
        </w:r>
      </w:ins>
      <w:r w:rsidR="005D4602" w:rsidRPr="00527FD0">
        <w:t xml:space="preserve"> </w:t>
      </w:r>
      <w:r w:rsidR="005D4602" w:rsidRPr="00452D3C">
        <w:t>Популяция пациентов</w:t>
      </w:r>
      <w:r w:rsidR="008A3156" w:rsidRPr="008A1743">
        <w:t>, участвовавших в исследовани</w:t>
      </w:r>
      <w:r w:rsidR="00567E9D" w:rsidRPr="008D162B">
        <w:t>ях</w:t>
      </w:r>
      <w:r w:rsidR="00A32507" w:rsidRPr="008D162B">
        <w:t xml:space="preserve"> </w:t>
      </w:r>
      <w:r w:rsidR="00A32507" w:rsidRPr="008D162B">
        <w:rPr>
          <w:lang w:val="en-US"/>
        </w:rPr>
        <w:t>AURA</w:t>
      </w:r>
      <w:r w:rsidR="00A32507" w:rsidRPr="008D162B">
        <w:t>, у которых оценивали безопасность</w:t>
      </w:r>
      <w:r w:rsidR="00885DCF" w:rsidRPr="006E6534">
        <w:t xml:space="preserve"> (</w:t>
      </w:r>
      <w:r w:rsidR="00885DCF" w:rsidRPr="006E6534">
        <w:rPr>
          <w:lang w:val="en-US"/>
        </w:rPr>
        <w:t>n</w:t>
      </w:r>
      <w:r w:rsidR="00885DCF" w:rsidRPr="006E6534">
        <w:t xml:space="preserve"> = 766)</w:t>
      </w:r>
      <w:r w:rsidRPr="006E6534">
        <w:t xml:space="preserve"> </w:t>
      </w:r>
      <w:ins w:id="21618" w:author="Barshadskaya, Yuliya" w:date="2024-01-16T02:34:00Z">
        <w:r w:rsidR="007F04F9" w:rsidRPr="0001519A">
          <w:rPr>
            <w:rFonts w:cs="Times New Roman"/>
            <w:color w:val="000000" w:themeColor="text1"/>
            <w:lang w:val="en-US"/>
          </w:rPr>
          <w:fldChar w:fldCharType="begin"/>
        </w:r>
        <w:r w:rsidR="007F04F9"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7F04F9" w:rsidRPr="0001519A">
          <w:rPr>
            <w:rFonts w:cs="Times New Roman"/>
            <w:color w:val="000000" w:themeColor="text1"/>
            <w:lang w:val="en-US"/>
          </w:rPr>
          <w:fldChar w:fldCharType="separate"/>
        </w:r>
        <w:r w:rsidR="007F04F9" w:rsidRPr="0018315E">
          <w:rPr>
            <w:rFonts w:cs="Times New Roman"/>
            <w:color w:val="000000" w:themeColor="text1"/>
          </w:rPr>
          <w:t>[</w:t>
        </w:r>
      </w:ins>
      <w:ins w:id="21619" w:author="Barshadskaya, Yuliya" w:date="2024-02-23T00:09:00Z">
        <w:r w:rsidR="00677679">
          <w:rPr>
            <w:rFonts w:cs="Times New Roman"/>
            <w:color w:val="000000" w:themeColor="text1"/>
          </w:rPr>
          <w:t>9</w:t>
        </w:r>
      </w:ins>
      <w:ins w:id="21620" w:author="Barshadskaya, Yuliya" w:date="2024-01-16T02:34:00Z">
        <w:r w:rsidR="007F04F9" w:rsidRPr="00DD38F1">
          <w:rPr>
            <w:rFonts w:cs="Times New Roman"/>
            <w:color w:val="000000" w:themeColor="text1"/>
          </w:rPr>
          <w:t>]</w:t>
        </w:r>
        <w:r w:rsidR="007F04F9" w:rsidRPr="0001519A">
          <w:rPr>
            <w:rFonts w:cs="Times New Roman"/>
            <w:color w:val="000000" w:themeColor="text1"/>
            <w:lang w:val="en-US"/>
          </w:rPr>
          <w:fldChar w:fldCharType="end"/>
        </w:r>
      </w:ins>
      <w:ins w:id="21621" w:author="Barshadskaya, Yuliya" w:date="2024-01-16T02:35:00Z">
        <w:r w:rsidR="007F04F9">
          <w:rPr>
            <w:rFonts w:cs="Times New Roman"/>
            <w:color w:val="000000" w:themeColor="text1"/>
          </w:rPr>
          <w:t>.</w:t>
        </w:r>
      </w:ins>
      <w:del w:id="21622" w:author="Barshadskaya, Yuliya" w:date="2024-01-16T02:34:00Z">
        <w:r w:rsidRPr="00452D3C" w:rsidDel="007F04F9">
          <w:fldChar w:fldCharType="begin"/>
        </w:r>
        <w:r w:rsidRPr="006E6534" w:rsidDel="007F04F9">
          <w:delInstrText xml:space="preserve"> ADDIN ZOTERO_ITEM CSL_CITATION {"citationID":"uZjgbjeE","properties":{"formattedCitation":"(27)","plainCitation":"(27)","noteIndex":0},"citationItems":[{"id":161756,"uris":["http://zotero.org/groups/4735135/items/9AGK4QM5"],"itemData":{"id":161756,"type":"webpage","title":"TAGRISSO (osimertinib) tablets. AstraZeneca Pharmaceuticals, LP Application No.:  208065. Approval Date: 11/13/2015. Medical Review.","URL":"https://www.accessdata.fda.gov/drugsatfda_docs/nda/2015/208065Orig1s000TOC.cfm","accessed":{"date-parts":[["2022",8,2]]}}}],"schema":"https://github.com/citation-style-language/schema/raw/master/csl-citation.json"} </w:delInstrText>
        </w:r>
        <w:r w:rsidRPr="00452D3C" w:rsidDel="007F04F9">
          <w:fldChar w:fldCharType="separate"/>
        </w:r>
        <w:r w:rsidRPr="00452D3C" w:rsidDel="007F04F9">
          <w:delText>(27)</w:delText>
        </w:r>
        <w:bookmarkEnd w:id="21603"/>
        <w:r w:rsidRPr="00452D3C" w:rsidDel="007F04F9">
          <w:fldChar w:fldCharType="end"/>
        </w:r>
      </w:del>
    </w:p>
    <w:tbl>
      <w:tblPr>
        <w:tblStyle w:val="a4"/>
        <w:tblW w:w="0" w:type="auto"/>
        <w:tblLook w:val="04A0" w:firstRow="1" w:lastRow="0" w:firstColumn="1" w:lastColumn="0" w:noHBand="0" w:noVBand="1"/>
      </w:tblPr>
      <w:tblGrid>
        <w:gridCol w:w="1737"/>
        <w:gridCol w:w="2495"/>
        <w:gridCol w:w="2136"/>
        <w:gridCol w:w="1779"/>
        <w:gridCol w:w="1198"/>
      </w:tblGrid>
      <w:tr w:rsidR="006E6534" w:rsidRPr="006E6534" w14:paraId="7714474F" w14:textId="77777777" w:rsidTr="0098285A">
        <w:trPr>
          <w:tblHeader/>
        </w:trPr>
        <w:tc>
          <w:tcPr>
            <w:tcW w:w="1737" w:type="dxa"/>
            <w:shd w:val="clear" w:color="auto" w:fill="D9D9D9" w:themeFill="background1" w:themeFillShade="D9"/>
          </w:tcPr>
          <w:p w14:paraId="3242FEA0" w14:textId="3EA541A5" w:rsidR="00A72C47" w:rsidRPr="006E6534" w:rsidRDefault="00567E9D" w:rsidP="00415551">
            <w:pPr>
              <w:pStyle w:val="SDText"/>
              <w:ind w:firstLine="0"/>
              <w:jc w:val="center"/>
              <w:rPr>
                <w:rFonts w:cs="Times New Roman"/>
                <w:b/>
                <w:bCs/>
                <w:color w:val="000000" w:themeColor="text1"/>
                <w:rPrChange w:id="21623" w:author="N F" w:date="2023-12-05T03:09:00Z">
                  <w:rPr>
                    <w:rFonts w:cs="Times New Roman"/>
                    <w:b/>
                    <w:bCs/>
                  </w:rPr>
                </w:rPrChange>
              </w:rPr>
            </w:pPr>
            <w:r w:rsidRPr="006E6534">
              <w:rPr>
                <w:rFonts w:cs="Times New Roman"/>
                <w:b/>
                <w:bCs/>
                <w:color w:val="000000" w:themeColor="text1"/>
                <w:rPrChange w:id="21624" w:author="N F" w:date="2023-12-05T03:09:00Z">
                  <w:rPr>
                    <w:rFonts w:cs="Times New Roman"/>
                    <w:b/>
                    <w:bCs/>
                  </w:rPr>
                </w:rPrChange>
              </w:rPr>
              <w:t>Номер исследования</w:t>
            </w:r>
          </w:p>
        </w:tc>
        <w:tc>
          <w:tcPr>
            <w:tcW w:w="2495" w:type="dxa"/>
            <w:shd w:val="clear" w:color="auto" w:fill="D9D9D9" w:themeFill="background1" w:themeFillShade="D9"/>
          </w:tcPr>
          <w:p w14:paraId="4F2F0DFA" w14:textId="4C76B484" w:rsidR="00A72C47" w:rsidRPr="006E6534" w:rsidRDefault="00567E9D" w:rsidP="00415551">
            <w:pPr>
              <w:pStyle w:val="SDText"/>
              <w:ind w:firstLine="0"/>
              <w:jc w:val="center"/>
              <w:rPr>
                <w:rFonts w:cs="Times New Roman"/>
                <w:b/>
                <w:bCs/>
                <w:color w:val="000000" w:themeColor="text1"/>
                <w:rPrChange w:id="21625" w:author="N F" w:date="2023-12-05T03:09:00Z">
                  <w:rPr>
                    <w:rFonts w:cs="Times New Roman"/>
                    <w:b/>
                    <w:bCs/>
                  </w:rPr>
                </w:rPrChange>
              </w:rPr>
            </w:pPr>
            <w:r w:rsidRPr="006E6534">
              <w:rPr>
                <w:rFonts w:cs="Times New Roman"/>
                <w:b/>
                <w:bCs/>
                <w:color w:val="000000" w:themeColor="text1"/>
                <w:rPrChange w:id="21626" w:author="N F" w:date="2023-12-05T03:09:00Z">
                  <w:rPr>
                    <w:rFonts w:cs="Times New Roman"/>
                    <w:b/>
                    <w:bCs/>
                  </w:rPr>
                </w:rPrChange>
              </w:rPr>
              <w:t>Описание</w:t>
            </w:r>
          </w:p>
        </w:tc>
        <w:tc>
          <w:tcPr>
            <w:tcW w:w="2136" w:type="dxa"/>
            <w:shd w:val="clear" w:color="auto" w:fill="D9D9D9" w:themeFill="background1" w:themeFillShade="D9"/>
          </w:tcPr>
          <w:p w14:paraId="5B37FF18" w14:textId="1857D8BA" w:rsidR="00A72C47" w:rsidRPr="006E6534" w:rsidRDefault="00CE19F7" w:rsidP="00415551">
            <w:pPr>
              <w:pStyle w:val="SDText"/>
              <w:ind w:firstLine="0"/>
              <w:jc w:val="center"/>
              <w:rPr>
                <w:rFonts w:cs="Times New Roman"/>
                <w:b/>
                <w:bCs/>
                <w:color w:val="000000" w:themeColor="text1"/>
                <w:rPrChange w:id="21627" w:author="N F" w:date="2023-12-05T03:09:00Z">
                  <w:rPr>
                    <w:rFonts w:cs="Times New Roman"/>
                    <w:b/>
                    <w:bCs/>
                  </w:rPr>
                </w:rPrChange>
              </w:rPr>
            </w:pPr>
            <w:r w:rsidRPr="006E6534">
              <w:rPr>
                <w:rFonts w:cs="Times New Roman"/>
                <w:b/>
                <w:bCs/>
                <w:color w:val="000000" w:themeColor="text1"/>
                <w:rPrChange w:id="21628" w:author="N F" w:date="2023-12-05T03:09:00Z">
                  <w:rPr>
                    <w:rFonts w:cs="Times New Roman"/>
                    <w:b/>
                    <w:bCs/>
                  </w:rPr>
                </w:rPrChange>
              </w:rPr>
              <w:t>Характеристика пациент</w:t>
            </w:r>
            <w:r w:rsidR="00675C8D" w:rsidRPr="006E6534">
              <w:rPr>
                <w:rFonts w:cs="Times New Roman"/>
                <w:b/>
                <w:bCs/>
                <w:color w:val="000000" w:themeColor="text1"/>
                <w:rPrChange w:id="21629" w:author="N F" w:date="2023-12-05T03:09:00Z">
                  <w:rPr>
                    <w:rFonts w:cs="Times New Roman"/>
                    <w:b/>
                    <w:bCs/>
                  </w:rPr>
                </w:rPrChange>
              </w:rPr>
              <w:t>ов</w:t>
            </w:r>
          </w:p>
        </w:tc>
        <w:tc>
          <w:tcPr>
            <w:tcW w:w="1779" w:type="dxa"/>
            <w:shd w:val="clear" w:color="auto" w:fill="D9D9D9" w:themeFill="background1" w:themeFillShade="D9"/>
          </w:tcPr>
          <w:p w14:paraId="0E421C4E" w14:textId="1940FC09" w:rsidR="00A72C47" w:rsidRPr="006E6534" w:rsidRDefault="00750AA7" w:rsidP="00415551">
            <w:pPr>
              <w:pStyle w:val="SDText"/>
              <w:ind w:firstLine="0"/>
              <w:jc w:val="center"/>
              <w:rPr>
                <w:rFonts w:cs="Times New Roman"/>
                <w:b/>
                <w:bCs/>
                <w:color w:val="000000" w:themeColor="text1"/>
                <w:rPrChange w:id="21630" w:author="N F" w:date="2023-12-05T03:09:00Z">
                  <w:rPr>
                    <w:rFonts w:cs="Times New Roman"/>
                    <w:b/>
                    <w:bCs/>
                  </w:rPr>
                </w:rPrChange>
              </w:rPr>
            </w:pPr>
            <w:r w:rsidRPr="006E6534">
              <w:rPr>
                <w:rFonts w:cs="Times New Roman"/>
                <w:b/>
                <w:bCs/>
                <w:color w:val="000000" w:themeColor="text1"/>
                <w:rPrChange w:id="21631" w:author="N F" w:date="2023-12-05T03:09:00Z">
                  <w:rPr>
                    <w:rFonts w:cs="Times New Roman"/>
                    <w:b/>
                    <w:bCs/>
                  </w:rPr>
                </w:rPrChange>
              </w:rPr>
              <w:t>Пациенты, получавшие как минимум 1 дозу осимертиниба (</w:t>
            </w:r>
            <w:r w:rsidRPr="006E6534">
              <w:rPr>
                <w:rFonts w:cs="Times New Roman"/>
                <w:b/>
                <w:bCs/>
                <w:color w:val="000000" w:themeColor="text1"/>
                <w:lang w:val="en-US"/>
                <w:rPrChange w:id="21632" w:author="N F" w:date="2023-12-05T03:09:00Z">
                  <w:rPr>
                    <w:rFonts w:cs="Times New Roman"/>
                    <w:b/>
                    <w:bCs/>
                    <w:lang w:val="en-US"/>
                  </w:rPr>
                </w:rPrChange>
              </w:rPr>
              <w:t>n</w:t>
            </w:r>
            <w:r w:rsidRPr="006E6534">
              <w:rPr>
                <w:rFonts w:cs="Times New Roman"/>
                <w:b/>
                <w:bCs/>
                <w:color w:val="000000" w:themeColor="text1"/>
                <w:rPrChange w:id="21633" w:author="N F" w:date="2023-12-05T03:09:00Z">
                  <w:rPr>
                    <w:rFonts w:cs="Times New Roman"/>
                    <w:b/>
                    <w:bCs/>
                  </w:rPr>
                </w:rPrChange>
              </w:rPr>
              <w:t xml:space="preserve"> = 766)</w:t>
            </w:r>
          </w:p>
        </w:tc>
        <w:tc>
          <w:tcPr>
            <w:tcW w:w="1198" w:type="dxa"/>
            <w:shd w:val="clear" w:color="auto" w:fill="D9D9D9" w:themeFill="background1" w:themeFillShade="D9"/>
          </w:tcPr>
          <w:p w14:paraId="194494FC" w14:textId="43BF2638" w:rsidR="00A72C47" w:rsidRPr="006E6534" w:rsidRDefault="00C03FE9" w:rsidP="00415551">
            <w:pPr>
              <w:pStyle w:val="SDText"/>
              <w:ind w:firstLine="0"/>
              <w:jc w:val="center"/>
              <w:rPr>
                <w:rFonts w:cs="Times New Roman"/>
                <w:b/>
                <w:bCs/>
                <w:color w:val="000000" w:themeColor="text1"/>
                <w:rPrChange w:id="21634" w:author="N F" w:date="2023-12-05T03:09:00Z">
                  <w:rPr>
                    <w:rFonts w:cs="Times New Roman"/>
                    <w:b/>
                    <w:bCs/>
                  </w:rPr>
                </w:rPrChange>
              </w:rPr>
            </w:pPr>
            <w:r w:rsidRPr="006E6534">
              <w:rPr>
                <w:rFonts w:cs="Times New Roman"/>
                <w:b/>
                <w:bCs/>
                <w:color w:val="000000" w:themeColor="text1"/>
                <w:rPrChange w:id="21635" w:author="N F" w:date="2023-12-05T03:09:00Z">
                  <w:rPr>
                    <w:rFonts w:cs="Times New Roman"/>
                    <w:b/>
                    <w:bCs/>
                  </w:rPr>
                </w:rPrChange>
              </w:rPr>
              <w:t>Период сбора данных</w:t>
            </w:r>
          </w:p>
        </w:tc>
      </w:tr>
      <w:tr w:rsidR="006E6534" w:rsidRPr="006E6534" w14:paraId="544796E5" w14:textId="77777777" w:rsidTr="0098285A">
        <w:tc>
          <w:tcPr>
            <w:tcW w:w="1737" w:type="dxa"/>
          </w:tcPr>
          <w:p w14:paraId="76E82861" w14:textId="653345DD" w:rsidR="00885DCF" w:rsidRPr="006E6534" w:rsidRDefault="00885DCF" w:rsidP="00415551">
            <w:pPr>
              <w:pStyle w:val="SDText"/>
              <w:ind w:firstLine="0"/>
              <w:rPr>
                <w:rFonts w:cs="Times New Roman"/>
                <w:color w:val="000000" w:themeColor="text1"/>
                <w:rPrChange w:id="21636" w:author="N F" w:date="2023-12-05T03:09:00Z">
                  <w:rPr>
                    <w:rFonts w:cs="Times New Roman"/>
                  </w:rPr>
                </w:rPrChange>
              </w:rPr>
            </w:pPr>
            <w:r w:rsidRPr="006E6534">
              <w:rPr>
                <w:rFonts w:cs="Times New Roman"/>
                <w:color w:val="000000" w:themeColor="text1"/>
                <w:rPrChange w:id="21637" w:author="N F" w:date="2023-12-05T03:09:00Z">
                  <w:rPr>
                    <w:rFonts w:cs="Times New Roman"/>
                  </w:rPr>
                </w:rPrChange>
              </w:rPr>
              <w:t>D5160C00001</w:t>
            </w:r>
            <w:r w:rsidRPr="006E6534">
              <w:rPr>
                <w:rFonts w:cs="Times New Roman"/>
                <w:color w:val="000000" w:themeColor="text1"/>
                <w:lang w:val="en-US"/>
                <w:rPrChange w:id="21638" w:author="N F" w:date="2023-12-05T03:09:00Z">
                  <w:rPr>
                    <w:rFonts w:cs="Times New Roman"/>
                    <w:lang w:val="en-US"/>
                  </w:rPr>
                </w:rPrChange>
              </w:rPr>
              <w:t xml:space="preserve"> </w:t>
            </w:r>
            <w:r w:rsidRPr="006E6534">
              <w:rPr>
                <w:rFonts w:cs="Times New Roman"/>
                <w:color w:val="000000" w:themeColor="text1"/>
                <w:rPrChange w:id="21639" w:author="N F" w:date="2023-12-05T03:09:00Z">
                  <w:rPr>
                    <w:rFonts w:cs="Times New Roman"/>
                  </w:rPr>
                </w:rPrChange>
              </w:rPr>
              <w:t>(AURAex)</w:t>
            </w:r>
          </w:p>
        </w:tc>
        <w:tc>
          <w:tcPr>
            <w:tcW w:w="2495" w:type="dxa"/>
          </w:tcPr>
          <w:p w14:paraId="43620C45" w14:textId="46E9BCDC" w:rsidR="00885DCF" w:rsidRPr="006E6534" w:rsidRDefault="00015C80" w:rsidP="00415551">
            <w:pPr>
              <w:pStyle w:val="SDText"/>
              <w:ind w:firstLine="0"/>
              <w:rPr>
                <w:rFonts w:cs="Times New Roman"/>
                <w:color w:val="000000" w:themeColor="text1"/>
                <w:rPrChange w:id="21640" w:author="N F" w:date="2023-12-05T03:09:00Z">
                  <w:rPr>
                    <w:rFonts w:cs="Times New Roman"/>
                  </w:rPr>
                </w:rPrChange>
              </w:rPr>
            </w:pPr>
            <w:r w:rsidRPr="006E6534">
              <w:rPr>
                <w:rFonts w:cs="Times New Roman"/>
                <w:color w:val="000000" w:themeColor="text1"/>
                <w:rPrChange w:id="21641" w:author="N F" w:date="2023-12-05T03:09:00Z">
                  <w:rPr>
                    <w:rFonts w:cs="Times New Roman"/>
                  </w:rPr>
                </w:rPrChange>
              </w:rPr>
              <w:t>Исследование</w:t>
            </w:r>
            <w:r w:rsidR="004C4CE2" w:rsidRPr="006E6534">
              <w:rPr>
                <w:rFonts w:cs="Times New Roman"/>
                <w:color w:val="000000" w:themeColor="text1"/>
                <w:rPrChange w:id="21642" w:author="N F" w:date="2023-12-05T03:09:00Z">
                  <w:rPr>
                    <w:rFonts w:cs="Times New Roman"/>
                  </w:rPr>
                </w:rPrChange>
              </w:rPr>
              <w:t xml:space="preserve"> </w:t>
            </w:r>
            <w:r w:rsidRPr="006E6534">
              <w:rPr>
                <w:rFonts w:cs="Times New Roman"/>
                <w:color w:val="000000" w:themeColor="text1"/>
                <w:rPrChange w:id="21643" w:author="N F" w:date="2023-12-05T03:09:00Z">
                  <w:rPr>
                    <w:rFonts w:cs="Times New Roman"/>
                  </w:rPr>
                </w:rPrChange>
              </w:rPr>
              <w:t>фазы</w:t>
            </w:r>
            <w:r w:rsidR="000653F6" w:rsidRPr="006E6534">
              <w:rPr>
                <w:rFonts w:cs="Times New Roman"/>
                <w:color w:val="000000" w:themeColor="text1"/>
                <w:rPrChange w:id="21644" w:author="N F" w:date="2023-12-05T03:09:00Z">
                  <w:rPr>
                    <w:rFonts w:cs="Times New Roman"/>
                  </w:rPr>
                </w:rPrChange>
              </w:rPr>
              <w:t xml:space="preserve"> </w:t>
            </w:r>
            <w:r w:rsidR="000653F6" w:rsidRPr="006E6534">
              <w:rPr>
                <w:rFonts w:cs="Times New Roman"/>
                <w:color w:val="000000" w:themeColor="text1"/>
                <w:lang w:val="en-US"/>
                <w:rPrChange w:id="21645" w:author="N F" w:date="2023-12-05T03:09:00Z">
                  <w:rPr>
                    <w:rFonts w:cs="Times New Roman"/>
                    <w:lang w:val="en-US"/>
                  </w:rPr>
                </w:rPrChange>
              </w:rPr>
              <w:t>II</w:t>
            </w:r>
            <w:r w:rsidRPr="006E6534">
              <w:rPr>
                <w:rFonts w:cs="Times New Roman"/>
                <w:color w:val="000000" w:themeColor="text1"/>
                <w:rPrChange w:id="21646" w:author="N F" w:date="2023-12-05T03:09:00Z">
                  <w:rPr>
                    <w:rFonts w:cs="Times New Roman"/>
                  </w:rPr>
                </w:rPrChange>
              </w:rPr>
              <w:t>, открытое, нерандомизированное</w:t>
            </w:r>
          </w:p>
        </w:tc>
        <w:tc>
          <w:tcPr>
            <w:tcW w:w="2136" w:type="dxa"/>
          </w:tcPr>
          <w:p w14:paraId="237D96CC" w14:textId="196B24F8" w:rsidR="00885DCF" w:rsidRPr="006E6534" w:rsidRDefault="00675C8D" w:rsidP="00415551">
            <w:pPr>
              <w:pStyle w:val="SDText"/>
              <w:ind w:firstLine="0"/>
              <w:rPr>
                <w:rFonts w:cs="Times New Roman"/>
                <w:color w:val="000000" w:themeColor="text1"/>
                <w:rPrChange w:id="21647" w:author="N F" w:date="2023-12-05T03:09:00Z">
                  <w:rPr>
                    <w:rFonts w:cs="Times New Roman"/>
                  </w:rPr>
                </w:rPrChange>
              </w:rPr>
            </w:pPr>
            <w:r w:rsidRPr="006E6534">
              <w:rPr>
                <w:rFonts w:cs="Times New Roman"/>
                <w:color w:val="000000" w:themeColor="text1"/>
                <w:rPrChange w:id="21648" w:author="N F" w:date="2023-12-05T03:09:00Z">
                  <w:rPr>
                    <w:rFonts w:cs="Times New Roman"/>
                  </w:rPr>
                </w:rPrChange>
              </w:rPr>
              <w:t>Пациенты с НМРЛ</w:t>
            </w:r>
            <w:r w:rsidR="00A32A67" w:rsidRPr="006E6534">
              <w:rPr>
                <w:rFonts w:cs="Times New Roman"/>
                <w:color w:val="000000" w:themeColor="text1"/>
                <w:rPrChange w:id="21649" w:author="N F" w:date="2023-12-05T03:09:00Z">
                  <w:rPr>
                    <w:rFonts w:cs="Times New Roman"/>
                  </w:rPr>
                </w:rPrChange>
              </w:rPr>
              <w:t xml:space="preserve"> с мутацией </w:t>
            </w:r>
            <w:r w:rsidR="00A32A67" w:rsidRPr="006E6534">
              <w:rPr>
                <w:rFonts w:cs="Times New Roman"/>
                <w:color w:val="000000" w:themeColor="text1"/>
                <w:lang w:val="en-US"/>
                <w:rPrChange w:id="21650" w:author="N F" w:date="2023-12-05T03:09:00Z">
                  <w:rPr>
                    <w:rFonts w:cs="Times New Roman"/>
                    <w:lang w:val="en-US"/>
                  </w:rPr>
                </w:rPrChange>
              </w:rPr>
              <w:t>EGFR</w:t>
            </w:r>
            <w:r w:rsidR="00A32A67" w:rsidRPr="006E6534">
              <w:rPr>
                <w:rFonts w:cs="Times New Roman"/>
                <w:color w:val="000000" w:themeColor="text1"/>
                <w:rPrChange w:id="21651" w:author="N F" w:date="2023-12-05T03:09:00Z">
                  <w:rPr>
                    <w:rFonts w:cs="Times New Roman"/>
                  </w:rPr>
                </w:rPrChange>
              </w:rPr>
              <w:t xml:space="preserve"> </w:t>
            </w:r>
            <w:r w:rsidR="00A32A67" w:rsidRPr="006E6534">
              <w:rPr>
                <w:rFonts w:cs="Times New Roman"/>
                <w:color w:val="000000" w:themeColor="text1"/>
                <w:lang w:val="en-US"/>
                <w:rPrChange w:id="21652" w:author="N F" w:date="2023-12-05T03:09:00Z">
                  <w:rPr>
                    <w:rFonts w:cs="Times New Roman"/>
                    <w:lang w:val="en-US"/>
                  </w:rPr>
                </w:rPrChange>
              </w:rPr>
              <w:t>T</w:t>
            </w:r>
            <w:r w:rsidR="00A32A67" w:rsidRPr="006E6534">
              <w:rPr>
                <w:rFonts w:cs="Times New Roman"/>
                <w:color w:val="000000" w:themeColor="text1"/>
                <w:rPrChange w:id="21653" w:author="N F" w:date="2023-12-05T03:09:00Z">
                  <w:rPr>
                    <w:rFonts w:cs="Times New Roman"/>
                  </w:rPr>
                </w:rPrChange>
              </w:rPr>
              <w:t>790</w:t>
            </w:r>
            <w:r w:rsidR="004B492D" w:rsidRPr="006E6534">
              <w:rPr>
                <w:rFonts w:cs="Times New Roman"/>
                <w:color w:val="000000" w:themeColor="text1"/>
                <w:lang w:val="en-US"/>
                <w:rPrChange w:id="21654" w:author="N F" w:date="2023-12-05T03:09:00Z">
                  <w:rPr>
                    <w:rFonts w:cs="Times New Roman"/>
                    <w:lang w:val="en-US"/>
                  </w:rPr>
                </w:rPrChange>
              </w:rPr>
              <w:t>M</w:t>
            </w:r>
            <w:r w:rsidR="00A32A67" w:rsidRPr="006E6534">
              <w:rPr>
                <w:rFonts w:cs="Times New Roman"/>
                <w:color w:val="000000" w:themeColor="text1"/>
                <w:rPrChange w:id="21655" w:author="N F" w:date="2023-12-05T03:09:00Z">
                  <w:rPr>
                    <w:rFonts w:cs="Times New Roman"/>
                  </w:rPr>
                </w:rPrChange>
              </w:rPr>
              <w:t xml:space="preserve"> с прогрессирующим заболеванием</w:t>
            </w:r>
            <w:r w:rsidR="00825EF0" w:rsidRPr="006E6534">
              <w:rPr>
                <w:rFonts w:cs="Times New Roman"/>
                <w:color w:val="000000" w:themeColor="text1"/>
                <w:rPrChange w:id="21656" w:author="N F" w:date="2023-12-05T03:09:00Z">
                  <w:rPr>
                    <w:rFonts w:cs="Times New Roman"/>
                  </w:rPr>
                </w:rPrChange>
              </w:rPr>
              <w:t xml:space="preserve">, после </w:t>
            </w:r>
            <w:r w:rsidR="00E44A5A" w:rsidRPr="006E6534">
              <w:rPr>
                <w:rFonts w:cs="Times New Roman"/>
                <w:color w:val="000000" w:themeColor="text1"/>
                <w:rPrChange w:id="21657" w:author="N F" w:date="2023-12-05T03:09:00Z">
                  <w:rPr>
                    <w:rFonts w:cs="Times New Roman"/>
                  </w:rPr>
                </w:rPrChange>
              </w:rPr>
              <w:t xml:space="preserve">терапии </w:t>
            </w:r>
            <w:r w:rsidR="009116AD" w:rsidRPr="006E6534">
              <w:rPr>
                <w:rFonts w:cs="Times New Roman"/>
                <w:color w:val="000000" w:themeColor="text1"/>
                <w:rPrChange w:id="21658" w:author="N F" w:date="2023-12-05T03:09:00Z">
                  <w:rPr>
                    <w:rFonts w:cs="Times New Roman"/>
                  </w:rPr>
                </w:rPrChange>
              </w:rPr>
              <w:t>ингибиторами</w:t>
            </w:r>
            <w:r w:rsidR="006F38CB" w:rsidRPr="006E6534">
              <w:rPr>
                <w:rFonts w:cs="Times New Roman"/>
                <w:color w:val="000000" w:themeColor="text1"/>
                <w:rPrChange w:id="21659" w:author="N F" w:date="2023-12-05T03:09:00Z">
                  <w:rPr>
                    <w:rFonts w:cs="Times New Roman"/>
                  </w:rPr>
                </w:rPrChange>
              </w:rPr>
              <w:t xml:space="preserve"> тирозинкиназы</w:t>
            </w:r>
            <w:r w:rsidR="00D037B3" w:rsidRPr="006E6534">
              <w:rPr>
                <w:rFonts w:cs="Times New Roman"/>
                <w:color w:val="000000" w:themeColor="text1"/>
                <w:rPrChange w:id="21660" w:author="N F" w:date="2023-12-05T03:09:00Z">
                  <w:rPr>
                    <w:rFonts w:cs="Times New Roman"/>
                  </w:rPr>
                </w:rPrChange>
              </w:rPr>
              <w:t xml:space="preserve"> </w:t>
            </w:r>
            <w:r w:rsidR="00D037B3" w:rsidRPr="006E6534">
              <w:rPr>
                <w:rFonts w:cs="Times New Roman"/>
                <w:color w:val="000000" w:themeColor="text1"/>
                <w:lang w:val="en-US"/>
                <w:rPrChange w:id="21661" w:author="N F" w:date="2023-12-05T03:09:00Z">
                  <w:rPr>
                    <w:rFonts w:cs="Times New Roman"/>
                    <w:lang w:val="en-US"/>
                  </w:rPr>
                </w:rPrChange>
              </w:rPr>
              <w:t>EGFR</w:t>
            </w:r>
            <w:r w:rsidR="008044AB" w:rsidRPr="006E6534">
              <w:rPr>
                <w:rFonts w:cs="Times New Roman"/>
                <w:color w:val="000000" w:themeColor="text1"/>
                <w:rPrChange w:id="21662" w:author="N F" w:date="2023-12-05T03:09:00Z">
                  <w:rPr>
                    <w:rFonts w:cs="Times New Roman"/>
                  </w:rPr>
                </w:rPrChange>
              </w:rPr>
              <w:t xml:space="preserve"> (</w:t>
            </w:r>
            <w:r w:rsidR="008044AB" w:rsidRPr="006E6534">
              <w:rPr>
                <w:rFonts w:cs="Times New Roman"/>
                <w:color w:val="000000" w:themeColor="text1"/>
                <w:lang w:val="en-US"/>
                <w:rPrChange w:id="21663" w:author="N F" w:date="2023-12-05T03:09:00Z">
                  <w:rPr>
                    <w:rFonts w:cs="Times New Roman"/>
                    <w:lang w:val="en-US"/>
                  </w:rPr>
                </w:rPrChange>
              </w:rPr>
              <w:t>n</w:t>
            </w:r>
            <w:r w:rsidR="008044AB" w:rsidRPr="006E6534">
              <w:rPr>
                <w:rFonts w:cs="Times New Roman"/>
                <w:color w:val="000000" w:themeColor="text1"/>
                <w:rPrChange w:id="21664" w:author="N F" w:date="2023-12-05T03:09:00Z">
                  <w:rPr>
                    <w:rFonts w:cs="Times New Roman"/>
                  </w:rPr>
                </w:rPrChange>
              </w:rPr>
              <w:t xml:space="preserve"> = 61) и прошедшие как минимум один курс другой терапии (цитотоксическая двойная химиотерапия или иммунотерапия</w:t>
            </w:r>
            <w:r w:rsidR="005B646B" w:rsidRPr="006E6534">
              <w:rPr>
                <w:rFonts w:cs="Times New Roman"/>
                <w:color w:val="000000" w:themeColor="text1"/>
                <w:rPrChange w:id="21665" w:author="N F" w:date="2023-12-05T03:09:00Z">
                  <w:rPr>
                    <w:rFonts w:cs="Times New Roman"/>
                  </w:rPr>
                </w:rPrChange>
              </w:rPr>
              <w:t xml:space="preserve">, </w:t>
            </w:r>
            <w:r w:rsidR="008044AB" w:rsidRPr="006E6534">
              <w:rPr>
                <w:rFonts w:cs="Times New Roman"/>
                <w:color w:val="000000" w:themeColor="text1"/>
                <w:lang w:val="en-US"/>
                <w:rPrChange w:id="21666" w:author="N F" w:date="2023-12-05T03:09:00Z">
                  <w:rPr>
                    <w:rFonts w:cs="Times New Roman"/>
                    <w:lang w:val="en-US"/>
                  </w:rPr>
                </w:rPrChange>
              </w:rPr>
              <w:t>n</w:t>
            </w:r>
            <w:r w:rsidR="008044AB" w:rsidRPr="006E6534">
              <w:rPr>
                <w:rFonts w:cs="Times New Roman"/>
                <w:color w:val="000000" w:themeColor="text1"/>
                <w:rPrChange w:id="21667" w:author="N F" w:date="2023-12-05T03:09:00Z">
                  <w:rPr>
                    <w:rFonts w:cs="Times New Roman"/>
                  </w:rPr>
                </w:rPrChange>
              </w:rPr>
              <w:t xml:space="preserve"> = 140)</w:t>
            </w:r>
          </w:p>
        </w:tc>
        <w:tc>
          <w:tcPr>
            <w:tcW w:w="1779" w:type="dxa"/>
          </w:tcPr>
          <w:p w14:paraId="240EE0E2" w14:textId="6424F34E" w:rsidR="00885DCF" w:rsidRPr="006E6534" w:rsidRDefault="00A05C0E" w:rsidP="00415551">
            <w:pPr>
              <w:pStyle w:val="SDText"/>
              <w:ind w:firstLine="0"/>
              <w:rPr>
                <w:rFonts w:cs="Times New Roman"/>
                <w:color w:val="000000" w:themeColor="text1"/>
                <w:rPrChange w:id="21668" w:author="N F" w:date="2023-12-05T03:09:00Z">
                  <w:rPr>
                    <w:rFonts w:cs="Times New Roman"/>
                  </w:rPr>
                </w:rPrChange>
              </w:rPr>
            </w:pPr>
            <w:r w:rsidRPr="006E6534">
              <w:rPr>
                <w:rFonts w:cs="Times New Roman"/>
                <w:color w:val="000000" w:themeColor="text1"/>
                <w:lang w:val="en-US"/>
                <w:rPrChange w:id="21669" w:author="N F" w:date="2023-12-05T03:09:00Z">
                  <w:rPr>
                    <w:rFonts w:cs="Times New Roman"/>
                    <w:lang w:val="en-US"/>
                  </w:rPr>
                </w:rPrChange>
              </w:rPr>
              <w:t>N</w:t>
            </w:r>
            <w:r w:rsidRPr="006E6534">
              <w:rPr>
                <w:rFonts w:cs="Times New Roman"/>
                <w:color w:val="000000" w:themeColor="text1"/>
                <w:rPrChange w:id="21670" w:author="N F" w:date="2023-12-05T03:09:00Z">
                  <w:rPr>
                    <w:rFonts w:cs="Times New Roman"/>
                  </w:rPr>
                </w:rPrChange>
              </w:rPr>
              <w:t xml:space="preserve"> = 201</w:t>
            </w:r>
            <w:r w:rsidR="00C03FE9" w:rsidRPr="006E6534">
              <w:rPr>
                <w:rFonts w:cs="Times New Roman"/>
                <w:color w:val="000000" w:themeColor="text1"/>
                <w:rPrChange w:id="21671" w:author="N F" w:date="2023-12-05T03:09:00Z">
                  <w:rPr>
                    <w:rFonts w:cs="Times New Roman"/>
                  </w:rPr>
                </w:rPrChange>
              </w:rPr>
              <w:t>:</w:t>
            </w:r>
            <w:r w:rsidRPr="006E6534">
              <w:rPr>
                <w:rFonts w:cs="Times New Roman"/>
                <w:color w:val="000000" w:themeColor="text1"/>
                <w:rPrChange w:id="21672" w:author="N F" w:date="2023-12-05T03:09:00Z">
                  <w:rPr>
                    <w:rFonts w:cs="Times New Roman"/>
                  </w:rPr>
                </w:rPrChange>
              </w:rPr>
              <w:t xml:space="preserve"> пац</w:t>
            </w:r>
            <w:r w:rsidR="00C03FE9" w:rsidRPr="006E6534">
              <w:rPr>
                <w:rFonts w:cs="Times New Roman"/>
                <w:color w:val="000000" w:themeColor="text1"/>
                <w:rPrChange w:id="21673" w:author="N F" w:date="2023-12-05T03:09:00Z">
                  <w:rPr>
                    <w:rFonts w:cs="Times New Roman"/>
                  </w:rPr>
                </w:rPrChange>
              </w:rPr>
              <w:t>и</w:t>
            </w:r>
            <w:r w:rsidRPr="006E6534">
              <w:rPr>
                <w:rFonts w:cs="Times New Roman"/>
                <w:color w:val="000000" w:themeColor="text1"/>
                <w:rPrChange w:id="21674" w:author="N F" w:date="2023-12-05T03:09:00Z">
                  <w:rPr>
                    <w:rFonts w:cs="Times New Roman"/>
                  </w:rPr>
                </w:rPrChange>
              </w:rPr>
              <w:t xml:space="preserve">енты </w:t>
            </w:r>
            <w:r w:rsidR="00C03FE9" w:rsidRPr="006E6534">
              <w:rPr>
                <w:rFonts w:cs="Times New Roman"/>
                <w:color w:val="000000" w:themeColor="text1"/>
                <w:rPrChange w:id="21675" w:author="N F" w:date="2023-12-05T03:09:00Z">
                  <w:rPr>
                    <w:rFonts w:cs="Times New Roman"/>
                  </w:rPr>
                </w:rPrChange>
              </w:rPr>
              <w:t>принимавшие осимертиниб в дозе 80 мг в качестве терапии 2 или большей линии</w:t>
            </w:r>
          </w:p>
        </w:tc>
        <w:tc>
          <w:tcPr>
            <w:tcW w:w="1198" w:type="dxa"/>
          </w:tcPr>
          <w:p w14:paraId="1CEB62BA" w14:textId="75F7F8F3" w:rsidR="00885DCF" w:rsidRPr="006E6534" w:rsidRDefault="00C03FE9" w:rsidP="00415551">
            <w:pPr>
              <w:pStyle w:val="SDText"/>
              <w:ind w:firstLine="0"/>
              <w:rPr>
                <w:rFonts w:cs="Times New Roman"/>
                <w:color w:val="000000" w:themeColor="text1"/>
                <w:rPrChange w:id="21676" w:author="N F" w:date="2023-12-05T03:09:00Z">
                  <w:rPr>
                    <w:rFonts w:cs="Times New Roman"/>
                  </w:rPr>
                </w:rPrChange>
              </w:rPr>
            </w:pPr>
            <w:r w:rsidRPr="006E6534">
              <w:rPr>
                <w:rFonts w:cs="Times New Roman"/>
                <w:color w:val="000000" w:themeColor="text1"/>
                <w:rPrChange w:id="21677" w:author="N F" w:date="2023-12-05T03:09:00Z">
                  <w:rPr>
                    <w:rFonts w:cs="Times New Roman"/>
                  </w:rPr>
                </w:rPrChange>
              </w:rPr>
              <w:t>Начало 9 января 2015</w:t>
            </w:r>
            <w:r w:rsidR="000C3C5A" w:rsidRPr="006E6534">
              <w:rPr>
                <w:rFonts w:cs="Times New Roman"/>
                <w:color w:val="000000" w:themeColor="text1"/>
                <w:rPrChange w:id="21678" w:author="N F" w:date="2023-12-05T03:09:00Z">
                  <w:rPr>
                    <w:rFonts w:cs="Times New Roman"/>
                  </w:rPr>
                </w:rPrChange>
              </w:rPr>
              <w:t>;</w:t>
            </w:r>
          </w:p>
          <w:p w14:paraId="69D61098" w14:textId="0C862624" w:rsidR="000C3C5A" w:rsidRPr="006E6534" w:rsidRDefault="000C3C5A" w:rsidP="00415551">
            <w:pPr>
              <w:pStyle w:val="SDText"/>
              <w:ind w:firstLine="0"/>
              <w:rPr>
                <w:rFonts w:cs="Times New Roman"/>
                <w:color w:val="000000" w:themeColor="text1"/>
                <w:rPrChange w:id="21679" w:author="N F" w:date="2023-12-05T03:09:00Z">
                  <w:rPr>
                    <w:rFonts w:cs="Times New Roman"/>
                  </w:rPr>
                </w:rPrChange>
              </w:rPr>
            </w:pPr>
            <w:r w:rsidRPr="006E6534">
              <w:rPr>
                <w:rFonts w:cs="Times New Roman"/>
                <w:color w:val="000000" w:themeColor="text1"/>
                <w:rPrChange w:id="21680" w:author="N F" w:date="2023-12-05T03:09:00Z">
                  <w:rPr>
                    <w:rFonts w:cs="Times New Roman"/>
                  </w:rPr>
                </w:rPrChange>
              </w:rPr>
              <w:t>конец 1 мая 2015</w:t>
            </w:r>
          </w:p>
        </w:tc>
      </w:tr>
      <w:tr w:rsidR="006E6534" w:rsidRPr="006E6534" w14:paraId="156C8AE6" w14:textId="77777777" w:rsidTr="0098285A">
        <w:tc>
          <w:tcPr>
            <w:tcW w:w="1737" w:type="dxa"/>
          </w:tcPr>
          <w:p w14:paraId="600091A4" w14:textId="07CA1CCE" w:rsidR="00A72C47" w:rsidRPr="006E6534" w:rsidRDefault="00787D76" w:rsidP="00415551">
            <w:pPr>
              <w:pStyle w:val="SDText"/>
              <w:ind w:firstLine="0"/>
              <w:rPr>
                <w:rFonts w:cs="Times New Roman"/>
                <w:color w:val="000000" w:themeColor="text1"/>
                <w:rPrChange w:id="21681" w:author="N F" w:date="2023-12-05T03:09:00Z">
                  <w:rPr>
                    <w:rFonts w:cs="Times New Roman"/>
                  </w:rPr>
                </w:rPrChange>
              </w:rPr>
            </w:pPr>
            <w:r w:rsidRPr="006E6534">
              <w:rPr>
                <w:rFonts w:cs="Times New Roman"/>
                <w:color w:val="000000" w:themeColor="text1"/>
                <w:rPrChange w:id="21682" w:author="N F" w:date="2023-12-05T03:09:00Z">
                  <w:rPr>
                    <w:rFonts w:cs="Times New Roman"/>
                  </w:rPr>
                </w:rPrChange>
              </w:rPr>
              <w:t>D5160C00002</w:t>
            </w:r>
            <w:r w:rsidRPr="006E6534">
              <w:rPr>
                <w:rFonts w:cs="Times New Roman"/>
                <w:color w:val="000000" w:themeColor="text1"/>
                <w:lang w:val="en-US"/>
                <w:rPrChange w:id="21683" w:author="N F" w:date="2023-12-05T03:09:00Z">
                  <w:rPr>
                    <w:rFonts w:cs="Times New Roman"/>
                    <w:lang w:val="en-US"/>
                  </w:rPr>
                </w:rPrChange>
              </w:rPr>
              <w:t xml:space="preserve"> </w:t>
            </w:r>
            <w:r w:rsidRPr="006E6534">
              <w:rPr>
                <w:rFonts w:cs="Times New Roman"/>
                <w:color w:val="000000" w:themeColor="text1"/>
                <w:rPrChange w:id="21684" w:author="N F" w:date="2023-12-05T03:09:00Z">
                  <w:rPr>
                    <w:rFonts w:cs="Times New Roman"/>
                  </w:rPr>
                </w:rPrChange>
              </w:rPr>
              <w:t>(AURA</w:t>
            </w:r>
            <w:r w:rsidRPr="006E6534">
              <w:rPr>
                <w:rFonts w:cs="Times New Roman"/>
                <w:color w:val="000000" w:themeColor="text1"/>
                <w:lang w:val="en-US"/>
                <w:rPrChange w:id="21685" w:author="N F" w:date="2023-12-05T03:09:00Z">
                  <w:rPr>
                    <w:rFonts w:cs="Times New Roman"/>
                    <w:lang w:val="en-US"/>
                  </w:rPr>
                </w:rPrChange>
              </w:rPr>
              <w:t xml:space="preserve"> </w:t>
            </w:r>
            <w:r w:rsidRPr="006E6534">
              <w:rPr>
                <w:rFonts w:cs="Times New Roman"/>
                <w:color w:val="000000" w:themeColor="text1"/>
                <w:rPrChange w:id="21686" w:author="N F" w:date="2023-12-05T03:09:00Z">
                  <w:rPr>
                    <w:rFonts w:cs="Times New Roman"/>
                  </w:rPr>
                </w:rPrChange>
              </w:rPr>
              <w:t>2)</w:t>
            </w:r>
          </w:p>
        </w:tc>
        <w:tc>
          <w:tcPr>
            <w:tcW w:w="2495" w:type="dxa"/>
          </w:tcPr>
          <w:p w14:paraId="10E028CE" w14:textId="51A59633" w:rsidR="00A72C47" w:rsidRPr="006E6534" w:rsidRDefault="000C3C5A" w:rsidP="00415551">
            <w:pPr>
              <w:pStyle w:val="SDText"/>
              <w:ind w:firstLine="0"/>
              <w:rPr>
                <w:rFonts w:cs="Times New Roman"/>
                <w:color w:val="000000" w:themeColor="text1"/>
                <w:rPrChange w:id="21687" w:author="N F" w:date="2023-12-05T03:09:00Z">
                  <w:rPr>
                    <w:rFonts w:cs="Times New Roman"/>
                  </w:rPr>
                </w:rPrChange>
              </w:rPr>
            </w:pPr>
            <w:r w:rsidRPr="006E6534">
              <w:rPr>
                <w:rFonts w:cs="Times New Roman"/>
                <w:color w:val="000000" w:themeColor="text1"/>
                <w:rPrChange w:id="21688" w:author="N F" w:date="2023-12-05T03:09:00Z">
                  <w:rPr>
                    <w:rFonts w:cs="Times New Roman"/>
                  </w:rPr>
                </w:rPrChange>
              </w:rPr>
              <w:t xml:space="preserve">Исследование </w:t>
            </w:r>
            <w:r w:rsidR="00514A2C" w:rsidRPr="006E6534">
              <w:rPr>
                <w:rFonts w:cs="Times New Roman"/>
                <w:color w:val="000000" w:themeColor="text1"/>
                <w:rPrChange w:id="21689" w:author="N F" w:date="2023-12-05T03:09:00Z">
                  <w:rPr>
                    <w:rFonts w:cs="Times New Roman"/>
                  </w:rPr>
                </w:rPrChange>
              </w:rPr>
              <w:t>фазы II</w:t>
            </w:r>
            <w:r w:rsidRPr="006E6534">
              <w:rPr>
                <w:rFonts w:cs="Times New Roman"/>
                <w:color w:val="000000" w:themeColor="text1"/>
                <w:rPrChange w:id="21690" w:author="N F" w:date="2023-12-05T03:09:00Z">
                  <w:rPr>
                    <w:rFonts w:cs="Times New Roman"/>
                  </w:rPr>
                </w:rPrChange>
              </w:rPr>
              <w:t>, одноцентровое, открытое, нерандомизированное</w:t>
            </w:r>
          </w:p>
        </w:tc>
        <w:tc>
          <w:tcPr>
            <w:tcW w:w="2136" w:type="dxa"/>
          </w:tcPr>
          <w:p w14:paraId="028A33B7" w14:textId="18090008" w:rsidR="00A72C47" w:rsidRPr="006E6534" w:rsidRDefault="004B492D" w:rsidP="00415551">
            <w:pPr>
              <w:pStyle w:val="SDText"/>
              <w:ind w:firstLine="0"/>
              <w:rPr>
                <w:rFonts w:cs="Times New Roman"/>
                <w:color w:val="000000" w:themeColor="text1"/>
                <w:rPrChange w:id="21691" w:author="N F" w:date="2023-12-05T03:09:00Z">
                  <w:rPr>
                    <w:rFonts w:cs="Times New Roman"/>
                  </w:rPr>
                </w:rPrChange>
              </w:rPr>
            </w:pPr>
            <w:r w:rsidRPr="006E6534">
              <w:rPr>
                <w:rFonts w:cs="Times New Roman"/>
                <w:color w:val="000000" w:themeColor="text1"/>
                <w:rPrChange w:id="21692" w:author="N F" w:date="2023-12-05T03:09:00Z">
                  <w:rPr>
                    <w:rFonts w:cs="Times New Roman"/>
                  </w:rPr>
                </w:rPrChange>
              </w:rPr>
              <w:t xml:space="preserve">Пациенты с НМРЛ с мутацией </w:t>
            </w:r>
            <w:r w:rsidRPr="006E6534">
              <w:rPr>
                <w:rFonts w:cs="Times New Roman"/>
                <w:color w:val="000000" w:themeColor="text1"/>
                <w:lang w:val="en-US"/>
                <w:rPrChange w:id="21693" w:author="N F" w:date="2023-12-05T03:09:00Z">
                  <w:rPr>
                    <w:rFonts w:cs="Times New Roman"/>
                    <w:lang w:val="en-US"/>
                  </w:rPr>
                </w:rPrChange>
              </w:rPr>
              <w:t>EGFR</w:t>
            </w:r>
            <w:r w:rsidRPr="006E6534">
              <w:rPr>
                <w:rFonts w:cs="Times New Roman"/>
                <w:color w:val="000000" w:themeColor="text1"/>
                <w:rPrChange w:id="21694" w:author="N F" w:date="2023-12-05T03:09:00Z">
                  <w:rPr>
                    <w:rFonts w:cs="Times New Roman"/>
                  </w:rPr>
                </w:rPrChange>
              </w:rPr>
              <w:t xml:space="preserve"> </w:t>
            </w:r>
            <w:r w:rsidRPr="006E6534">
              <w:rPr>
                <w:rFonts w:cs="Times New Roman"/>
                <w:color w:val="000000" w:themeColor="text1"/>
                <w:lang w:val="en-US"/>
                <w:rPrChange w:id="21695" w:author="N F" w:date="2023-12-05T03:09:00Z">
                  <w:rPr>
                    <w:rFonts w:cs="Times New Roman"/>
                    <w:lang w:val="en-US"/>
                  </w:rPr>
                </w:rPrChange>
              </w:rPr>
              <w:t>T</w:t>
            </w:r>
            <w:r w:rsidRPr="006E6534">
              <w:rPr>
                <w:rFonts w:cs="Times New Roman"/>
                <w:color w:val="000000" w:themeColor="text1"/>
                <w:rPrChange w:id="21696" w:author="N F" w:date="2023-12-05T03:09:00Z">
                  <w:rPr>
                    <w:rFonts w:cs="Times New Roman"/>
                  </w:rPr>
                </w:rPrChange>
              </w:rPr>
              <w:t>790</w:t>
            </w:r>
            <w:r w:rsidRPr="006E6534">
              <w:rPr>
                <w:rFonts w:cs="Times New Roman"/>
                <w:color w:val="000000" w:themeColor="text1"/>
                <w:lang w:val="en-US"/>
                <w:rPrChange w:id="21697" w:author="N F" w:date="2023-12-05T03:09:00Z">
                  <w:rPr>
                    <w:rFonts w:cs="Times New Roman"/>
                    <w:lang w:val="en-US"/>
                  </w:rPr>
                </w:rPrChange>
              </w:rPr>
              <w:t>M</w:t>
            </w:r>
            <w:r w:rsidRPr="006E6534">
              <w:rPr>
                <w:rFonts w:cs="Times New Roman"/>
                <w:color w:val="000000" w:themeColor="text1"/>
                <w:rPrChange w:id="21698" w:author="N F" w:date="2023-12-05T03:09:00Z">
                  <w:rPr>
                    <w:rFonts w:cs="Times New Roman"/>
                  </w:rPr>
                </w:rPrChange>
              </w:rPr>
              <w:t xml:space="preserve"> с прогрессирующим заболеванием, после терапии ингибиторами тирозинкиназы </w:t>
            </w:r>
            <w:r w:rsidRPr="006E6534">
              <w:rPr>
                <w:rFonts w:cs="Times New Roman"/>
                <w:color w:val="000000" w:themeColor="text1"/>
                <w:lang w:val="en-US"/>
                <w:rPrChange w:id="21699" w:author="N F" w:date="2023-12-05T03:09:00Z">
                  <w:rPr>
                    <w:rFonts w:cs="Times New Roman"/>
                    <w:lang w:val="en-US"/>
                  </w:rPr>
                </w:rPrChange>
              </w:rPr>
              <w:t>EGFR</w:t>
            </w:r>
            <w:r w:rsidRPr="006E6534">
              <w:rPr>
                <w:rFonts w:cs="Times New Roman"/>
                <w:color w:val="000000" w:themeColor="text1"/>
                <w:rPrChange w:id="21700" w:author="N F" w:date="2023-12-05T03:09:00Z">
                  <w:rPr>
                    <w:rFonts w:cs="Times New Roman"/>
                  </w:rPr>
                </w:rPrChange>
              </w:rPr>
              <w:t xml:space="preserve">, не получавшие </w:t>
            </w:r>
            <w:r w:rsidR="00403D25" w:rsidRPr="006E6534">
              <w:rPr>
                <w:rFonts w:cs="Times New Roman"/>
                <w:color w:val="000000" w:themeColor="text1"/>
                <w:rPrChange w:id="21701" w:author="N F" w:date="2023-12-05T03:09:00Z">
                  <w:rPr>
                    <w:rFonts w:cs="Times New Roman"/>
                  </w:rPr>
                </w:rPrChange>
              </w:rPr>
              <w:t>химиотерапию второй линии</w:t>
            </w:r>
            <w:r w:rsidRPr="006E6534">
              <w:rPr>
                <w:rFonts w:cs="Times New Roman"/>
                <w:color w:val="000000" w:themeColor="text1"/>
                <w:rPrChange w:id="21702" w:author="N F" w:date="2023-12-05T03:09:00Z">
                  <w:rPr>
                    <w:rFonts w:cs="Times New Roman"/>
                  </w:rPr>
                </w:rPrChange>
              </w:rPr>
              <w:t xml:space="preserve"> (</w:t>
            </w:r>
            <w:r w:rsidRPr="006E6534">
              <w:rPr>
                <w:rFonts w:cs="Times New Roman"/>
                <w:color w:val="000000" w:themeColor="text1"/>
                <w:lang w:val="en-US"/>
                <w:rPrChange w:id="21703" w:author="N F" w:date="2023-12-05T03:09:00Z">
                  <w:rPr>
                    <w:rFonts w:cs="Times New Roman"/>
                    <w:lang w:val="en-US"/>
                  </w:rPr>
                </w:rPrChange>
              </w:rPr>
              <w:t>n</w:t>
            </w:r>
            <w:r w:rsidRPr="006E6534">
              <w:rPr>
                <w:rFonts w:cs="Times New Roman"/>
                <w:color w:val="000000" w:themeColor="text1"/>
                <w:rPrChange w:id="21704" w:author="N F" w:date="2023-12-05T03:09:00Z">
                  <w:rPr>
                    <w:rFonts w:cs="Times New Roman"/>
                  </w:rPr>
                </w:rPrChange>
              </w:rPr>
              <w:t xml:space="preserve"> = 61)</w:t>
            </w:r>
            <w:r w:rsidR="00403D25" w:rsidRPr="006E6534">
              <w:rPr>
                <w:rFonts w:cs="Times New Roman"/>
                <w:color w:val="000000" w:themeColor="text1"/>
                <w:rPrChange w:id="21705" w:author="N F" w:date="2023-12-05T03:09:00Z">
                  <w:rPr>
                    <w:rFonts w:cs="Times New Roman"/>
                  </w:rPr>
                </w:rPrChange>
              </w:rPr>
              <w:t xml:space="preserve">, либо пациенты, </w:t>
            </w:r>
            <w:r w:rsidRPr="006E6534">
              <w:rPr>
                <w:rFonts w:cs="Times New Roman"/>
                <w:color w:val="000000" w:themeColor="text1"/>
                <w:rPrChange w:id="21706" w:author="N F" w:date="2023-12-05T03:09:00Z">
                  <w:rPr>
                    <w:rFonts w:cs="Times New Roman"/>
                  </w:rPr>
                </w:rPrChange>
              </w:rPr>
              <w:t xml:space="preserve">прошедшие как минимум один курс </w:t>
            </w:r>
            <w:r w:rsidR="0042051F" w:rsidRPr="006E6534">
              <w:rPr>
                <w:rFonts w:cs="Times New Roman"/>
                <w:color w:val="000000" w:themeColor="text1"/>
                <w:rPrChange w:id="21707" w:author="N F" w:date="2023-12-05T03:09:00Z">
                  <w:rPr>
                    <w:rFonts w:cs="Times New Roman"/>
                  </w:rPr>
                </w:rPrChange>
              </w:rPr>
              <w:t xml:space="preserve">химиотерапии ингибиторами тирозинкиназы </w:t>
            </w:r>
            <w:r w:rsidR="0042051F" w:rsidRPr="006E6534">
              <w:rPr>
                <w:rFonts w:cs="Times New Roman"/>
                <w:color w:val="000000" w:themeColor="text1"/>
                <w:lang w:val="en-US"/>
                <w:rPrChange w:id="21708" w:author="N F" w:date="2023-12-05T03:09:00Z">
                  <w:rPr>
                    <w:rFonts w:cs="Times New Roman"/>
                    <w:lang w:val="en-US"/>
                  </w:rPr>
                </w:rPrChange>
              </w:rPr>
              <w:t>EGFR</w:t>
            </w:r>
            <w:r w:rsidR="008D476B" w:rsidRPr="006E6534">
              <w:rPr>
                <w:rFonts w:cs="Times New Roman"/>
                <w:color w:val="000000" w:themeColor="text1"/>
                <w:rPrChange w:id="21709" w:author="N F" w:date="2023-12-05T03:09:00Z">
                  <w:rPr>
                    <w:rFonts w:cs="Times New Roman"/>
                  </w:rPr>
                </w:rPrChange>
              </w:rPr>
              <w:t xml:space="preserve"> и комбинированной с использованием </w:t>
            </w:r>
            <w:r w:rsidR="008D476B" w:rsidRPr="006E6534">
              <w:rPr>
                <w:rFonts w:cs="Times New Roman"/>
                <w:color w:val="000000" w:themeColor="text1"/>
                <w:rPrChange w:id="21710" w:author="N F" w:date="2023-12-05T03:09:00Z">
                  <w:rPr>
                    <w:rFonts w:cs="Times New Roman"/>
                  </w:rPr>
                </w:rPrChange>
              </w:rPr>
              <w:lastRenderedPageBreak/>
              <w:t>препаратами платины</w:t>
            </w:r>
            <w:r w:rsidR="0042051F" w:rsidRPr="006E6534">
              <w:rPr>
                <w:rFonts w:cs="Times New Roman"/>
                <w:color w:val="000000" w:themeColor="text1"/>
                <w:rPrChange w:id="21711" w:author="N F" w:date="2023-12-05T03:09:00Z">
                  <w:rPr>
                    <w:rFonts w:cs="Times New Roman"/>
                  </w:rPr>
                </w:rPrChange>
              </w:rPr>
              <w:t xml:space="preserve"> </w:t>
            </w:r>
            <w:r w:rsidR="005B646B" w:rsidRPr="006E6534">
              <w:rPr>
                <w:rFonts w:cs="Times New Roman"/>
                <w:color w:val="000000" w:themeColor="text1"/>
                <w:rPrChange w:id="21712" w:author="N F" w:date="2023-12-05T03:09:00Z">
                  <w:rPr>
                    <w:rFonts w:cs="Times New Roman"/>
                  </w:rPr>
                </w:rPrChange>
              </w:rPr>
              <w:t>(</w:t>
            </w:r>
            <w:r w:rsidRPr="006E6534">
              <w:rPr>
                <w:rFonts w:cs="Times New Roman"/>
                <w:color w:val="000000" w:themeColor="text1"/>
                <w:lang w:val="en-US"/>
                <w:rPrChange w:id="21713" w:author="N F" w:date="2023-12-05T03:09:00Z">
                  <w:rPr>
                    <w:rFonts w:cs="Times New Roman"/>
                    <w:lang w:val="en-US"/>
                  </w:rPr>
                </w:rPrChange>
              </w:rPr>
              <w:t>n</w:t>
            </w:r>
            <w:r w:rsidRPr="006E6534">
              <w:rPr>
                <w:rFonts w:cs="Times New Roman"/>
                <w:color w:val="000000" w:themeColor="text1"/>
                <w:rPrChange w:id="21714" w:author="N F" w:date="2023-12-05T03:09:00Z">
                  <w:rPr>
                    <w:rFonts w:cs="Times New Roman"/>
                  </w:rPr>
                </w:rPrChange>
              </w:rPr>
              <w:t xml:space="preserve"> = 14</w:t>
            </w:r>
            <w:r w:rsidR="00127747" w:rsidRPr="006E6534">
              <w:rPr>
                <w:rFonts w:cs="Times New Roman"/>
                <w:color w:val="000000" w:themeColor="text1"/>
                <w:rPrChange w:id="21715" w:author="N F" w:date="2023-12-05T03:09:00Z">
                  <w:rPr>
                    <w:rFonts w:cs="Times New Roman"/>
                  </w:rPr>
                </w:rPrChange>
              </w:rPr>
              <w:t>2</w:t>
            </w:r>
            <w:r w:rsidRPr="006E6534">
              <w:rPr>
                <w:rFonts w:cs="Times New Roman"/>
                <w:color w:val="000000" w:themeColor="text1"/>
                <w:rPrChange w:id="21716" w:author="N F" w:date="2023-12-05T03:09:00Z">
                  <w:rPr>
                    <w:rFonts w:cs="Times New Roman"/>
                  </w:rPr>
                </w:rPrChange>
              </w:rPr>
              <w:t>)</w:t>
            </w:r>
          </w:p>
        </w:tc>
        <w:tc>
          <w:tcPr>
            <w:tcW w:w="1779" w:type="dxa"/>
          </w:tcPr>
          <w:p w14:paraId="0AEEB4E5" w14:textId="7B6070AC" w:rsidR="00A72C47" w:rsidRPr="006E6534" w:rsidRDefault="00E879DF" w:rsidP="00415551">
            <w:pPr>
              <w:pStyle w:val="SDText"/>
              <w:ind w:firstLine="0"/>
              <w:rPr>
                <w:rFonts w:cs="Times New Roman"/>
                <w:color w:val="000000" w:themeColor="text1"/>
                <w:rPrChange w:id="21717" w:author="N F" w:date="2023-12-05T03:09:00Z">
                  <w:rPr>
                    <w:rFonts w:cs="Times New Roman"/>
                  </w:rPr>
                </w:rPrChange>
              </w:rPr>
            </w:pPr>
            <w:r w:rsidRPr="006E6534">
              <w:rPr>
                <w:rFonts w:cs="Times New Roman"/>
                <w:color w:val="000000" w:themeColor="text1"/>
                <w:lang w:val="en-US"/>
                <w:rPrChange w:id="21718" w:author="N F" w:date="2023-12-05T03:09:00Z">
                  <w:rPr>
                    <w:rFonts w:cs="Times New Roman"/>
                    <w:lang w:val="en-US"/>
                  </w:rPr>
                </w:rPrChange>
              </w:rPr>
              <w:lastRenderedPageBreak/>
              <w:t>N</w:t>
            </w:r>
            <w:r w:rsidRPr="006E6534">
              <w:rPr>
                <w:rFonts w:cs="Times New Roman"/>
                <w:color w:val="000000" w:themeColor="text1"/>
                <w:rPrChange w:id="21719" w:author="N F" w:date="2023-12-05T03:09:00Z">
                  <w:rPr>
                    <w:rFonts w:cs="Times New Roman"/>
                  </w:rPr>
                </w:rPrChange>
              </w:rPr>
              <w:t xml:space="preserve"> = 210: пациенты принимавшие осимертиниб в дозе 80 мг в качестве терапии 2 линии</w:t>
            </w:r>
          </w:p>
        </w:tc>
        <w:tc>
          <w:tcPr>
            <w:tcW w:w="1198" w:type="dxa"/>
          </w:tcPr>
          <w:p w14:paraId="5B38B0E5" w14:textId="77777777" w:rsidR="00320A02" w:rsidRPr="006E6534" w:rsidRDefault="00320A02" w:rsidP="00415551">
            <w:pPr>
              <w:pStyle w:val="SDText"/>
              <w:ind w:firstLine="0"/>
              <w:rPr>
                <w:rFonts w:cs="Times New Roman"/>
                <w:color w:val="000000" w:themeColor="text1"/>
                <w:rPrChange w:id="21720" w:author="N F" w:date="2023-12-05T03:09:00Z">
                  <w:rPr>
                    <w:rFonts w:cs="Times New Roman"/>
                  </w:rPr>
                </w:rPrChange>
              </w:rPr>
            </w:pPr>
            <w:r w:rsidRPr="006E6534">
              <w:rPr>
                <w:rFonts w:cs="Times New Roman"/>
                <w:color w:val="000000" w:themeColor="text1"/>
                <w:rPrChange w:id="21721" w:author="N F" w:date="2023-12-05T03:09:00Z">
                  <w:rPr>
                    <w:rFonts w:cs="Times New Roman"/>
                  </w:rPr>
                </w:rPrChange>
              </w:rPr>
              <w:t>Начало 9 января 2015;</w:t>
            </w:r>
          </w:p>
          <w:p w14:paraId="029E7EA1" w14:textId="28E7278C" w:rsidR="00A72C47" w:rsidRPr="006E6534" w:rsidRDefault="00320A02" w:rsidP="00415551">
            <w:pPr>
              <w:pStyle w:val="SDText"/>
              <w:ind w:firstLine="0"/>
              <w:rPr>
                <w:rFonts w:cs="Times New Roman"/>
                <w:color w:val="000000" w:themeColor="text1"/>
                <w:rPrChange w:id="21722" w:author="N F" w:date="2023-12-05T03:09:00Z">
                  <w:rPr>
                    <w:rFonts w:cs="Times New Roman"/>
                  </w:rPr>
                </w:rPrChange>
              </w:rPr>
            </w:pPr>
            <w:r w:rsidRPr="006E6534">
              <w:rPr>
                <w:rFonts w:cs="Times New Roman"/>
                <w:color w:val="000000" w:themeColor="text1"/>
                <w:rPrChange w:id="21723" w:author="N F" w:date="2023-12-05T03:09:00Z">
                  <w:rPr>
                    <w:rFonts w:cs="Times New Roman"/>
                  </w:rPr>
                </w:rPrChange>
              </w:rPr>
              <w:t>конец 1 мая 2015</w:t>
            </w:r>
          </w:p>
        </w:tc>
      </w:tr>
      <w:tr w:rsidR="006E6534" w:rsidRPr="006E6534" w14:paraId="72DB583C" w14:textId="77777777" w:rsidTr="0098285A">
        <w:tc>
          <w:tcPr>
            <w:tcW w:w="1737" w:type="dxa"/>
          </w:tcPr>
          <w:p w14:paraId="0019486B" w14:textId="7CAC534D" w:rsidR="00A72C47" w:rsidRPr="006E6534" w:rsidRDefault="00787D76" w:rsidP="00415551">
            <w:pPr>
              <w:pStyle w:val="SDText"/>
              <w:ind w:firstLine="0"/>
              <w:rPr>
                <w:rFonts w:cs="Times New Roman"/>
                <w:color w:val="000000" w:themeColor="text1"/>
                <w:rPrChange w:id="21724" w:author="N F" w:date="2023-12-05T03:09:00Z">
                  <w:rPr>
                    <w:rFonts w:cs="Times New Roman"/>
                  </w:rPr>
                </w:rPrChange>
              </w:rPr>
            </w:pPr>
            <w:r w:rsidRPr="006E6534">
              <w:rPr>
                <w:rFonts w:cs="Times New Roman"/>
                <w:color w:val="000000" w:themeColor="text1"/>
                <w:rPrChange w:id="21725" w:author="N F" w:date="2023-12-05T03:09:00Z">
                  <w:rPr>
                    <w:rFonts w:cs="Times New Roman"/>
                  </w:rPr>
                </w:rPrChange>
              </w:rPr>
              <w:t>D5160C0 0001 (AURA 1)</w:t>
            </w:r>
          </w:p>
        </w:tc>
        <w:tc>
          <w:tcPr>
            <w:tcW w:w="2495" w:type="dxa"/>
          </w:tcPr>
          <w:p w14:paraId="64FBF08A" w14:textId="587FF9BE" w:rsidR="00A72C47" w:rsidRPr="006E6534" w:rsidRDefault="00320A02" w:rsidP="00415551">
            <w:pPr>
              <w:pStyle w:val="SDText"/>
              <w:ind w:firstLine="0"/>
              <w:rPr>
                <w:rFonts w:cs="Times New Roman"/>
                <w:color w:val="000000" w:themeColor="text1"/>
                <w:rPrChange w:id="21726" w:author="N F" w:date="2023-12-05T03:09:00Z">
                  <w:rPr>
                    <w:rFonts w:cs="Times New Roman"/>
                  </w:rPr>
                </w:rPrChange>
              </w:rPr>
            </w:pPr>
            <w:r w:rsidRPr="006E6534">
              <w:rPr>
                <w:rFonts w:cs="Times New Roman"/>
                <w:color w:val="000000" w:themeColor="text1"/>
                <w:rPrChange w:id="21727" w:author="N F" w:date="2023-12-05T03:09:00Z">
                  <w:rPr>
                    <w:rFonts w:cs="Times New Roman"/>
                  </w:rPr>
                </w:rPrChange>
              </w:rPr>
              <w:t xml:space="preserve">Исследование </w:t>
            </w:r>
            <w:r w:rsidR="00514A2C" w:rsidRPr="006E6534">
              <w:rPr>
                <w:rFonts w:cs="Times New Roman"/>
                <w:color w:val="000000" w:themeColor="text1"/>
                <w:rPrChange w:id="21728" w:author="N F" w:date="2023-12-05T03:09:00Z">
                  <w:rPr>
                    <w:rFonts w:cs="Times New Roman"/>
                  </w:rPr>
                </w:rPrChange>
              </w:rPr>
              <w:t>фазы I</w:t>
            </w:r>
            <w:r w:rsidRPr="006E6534">
              <w:rPr>
                <w:rFonts w:cs="Times New Roman"/>
                <w:color w:val="000000" w:themeColor="text1"/>
                <w:rPrChange w:id="21729" w:author="N F" w:date="2023-12-05T03:09:00Z">
                  <w:rPr>
                    <w:rFonts w:cs="Times New Roman"/>
                  </w:rPr>
                </w:rPrChange>
              </w:rPr>
              <w:t>, многоцентровое, открытое, с возрастающей дозой</w:t>
            </w:r>
            <w:r w:rsidR="00F42FCC" w:rsidRPr="006E6534">
              <w:rPr>
                <w:rFonts w:cs="Times New Roman"/>
                <w:color w:val="000000" w:themeColor="text1"/>
                <w:rPrChange w:id="21730" w:author="N F" w:date="2023-12-05T03:09:00Z">
                  <w:rPr>
                    <w:rFonts w:cs="Times New Roman"/>
                  </w:rPr>
                </w:rPrChange>
              </w:rPr>
              <w:t xml:space="preserve"> и </w:t>
            </w:r>
            <w:r w:rsidR="002A466B" w:rsidRPr="006E6534">
              <w:rPr>
                <w:rFonts w:cs="Times New Roman"/>
                <w:color w:val="000000" w:themeColor="text1"/>
                <w:rPrChange w:id="21731" w:author="N F" w:date="2023-12-05T03:09:00Z">
                  <w:rPr>
                    <w:rFonts w:cs="Times New Roman"/>
                  </w:rPr>
                </w:rPrChange>
              </w:rPr>
              <w:t>увеличением</w:t>
            </w:r>
            <w:r w:rsidR="00F42FCC" w:rsidRPr="006E6534">
              <w:rPr>
                <w:rFonts w:cs="Times New Roman"/>
                <w:color w:val="000000" w:themeColor="text1"/>
                <w:rPrChange w:id="21732" w:author="N F" w:date="2023-12-05T03:09:00Z">
                  <w:rPr>
                    <w:rFonts w:cs="Times New Roman"/>
                  </w:rPr>
                </w:rPrChange>
              </w:rPr>
              <w:t xml:space="preserve"> групп</w:t>
            </w:r>
            <w:r w:rsidR="00F67C65" w:rsidRPr="006E6534">
              <w:rPr>
                <w:rFonts w:cs="Times New Roman"/>
                <w:color w:val="000000" w:themeColor="text1"/>
                <w:rPrChange w:id="21733" w:author="N F" w:date="2023-12-05T03:09:00Z">
                  <w:rPr>
                    <w:rFonts w:cs="Times New Roman"/>
                  </w:rPr>
                </w:rPrChange>
              </w:rPr>
              <w:t xml:space="preserve"> с оценкой безопасности, переносимости, минимальной переносимой дозы</w:t>
            </w:r>
            <w:r w:rsidR="00CC338E" w:rsidRPr="006E6534">
              <w:rPr>
                <w:rFonts w:cs="Times New Roman"/>
                <w:color w:val="000000" w:themeColor="text1"/>
                <w:rPrChange w:id="21734" w:author="N F" w:date="2023-12-05T03:09:00Z">
                  <w:rPr>
                    <w:rFonts w:cs="Times New Roman"/>
                  </w:rPr>
                </w:rPrChange>
              </w:rPr>
              <w:t xml:space="preserve"> и противоопухолевой активности осимертиниба</w:t>
            </w:r>
          </w:p>
        </w:tc>
        <w:tc>
          <w:tcPr>
            <w:tcW w:w="2136" w:type="dxa"/>
          </w:tcPr>
          <w:p w14:paraId="3047CEF5" w14:textId="3BA33BD8" w:rsidR="00A72C47" w:rsidRPr="006E6534" w:rsidRDefault="00D31308" w:rsidP="00415551">
            <w:pPr>
              <w:pStyle w:val="SDText"/>
              <w:ind w:firstLine="0"/>
              <w:rPr>
                <w:rFonts w:cs="Times New Roman"/>
                <w:color w:val="000000" w:themeColor="text1"/>
                <w:rPrChange w:id="21735" w:author="N F" w:date="2023-12-05T03:09:00Z">
                  <w:rPr>
                    <w:rFonts w:cs="Times New Roman"/>
                  </w:rPr>
                </w:rPrChange>
              </w:rPr>
            </w:pPr>
            <w:r w:rsidRPr="006E6534">
              <w:rPr>
                <w:rFonts w:cs="Times New Roman"/>
                <w:color w:val="000000" w:themeColor="text1"/>
                <w:rPrChange w:id="21736" w:author="N F" w:date="2023-12-05T03:09:00Z">
                  <w:rPr>
                    <w:rFonts w:cs="Times New Roman"/>
                  </w:rPr>
                </w:rPrChange>
              </w:rPr>
              <w:t xml:space="preserve">Пациенты с НМРЛ с мутацией </w:t>
            </w:r>
            <w:r w:rsidRPr="006E6534">
              <w:rPr>
                <w:rFonts w:cs="Times New Roman"/>
                <w:color w:val="000000" w:themeColor="text1"/>
                <w:lang w:val="en-US"/>
                <w:rPrChange w:id="21737" w:author="N F" w:date="2023-12-05T03:09:00Z">
                  <w:rPr>
                    <w:rFonts w:cs="Times New Roman"/>
                    <w:lang w:val="en-US"/>
                  </w:rPr>
                </w:rPrChange>
              </w:rPr>
              <w:t>EGFR</w:t>
            </w:r>
            <w:r w:rsidRPr="006E6534">
              <w:rPr>
                <w:rFonts w:cs="Times New Roman"/>
                <w:color w:val="000000" w:themeColor="text1"/>
                <w:rPrChange w:id="21738" w:author="N F" w:date="2023-12-05T03:09:00Z">
                  <w:rPr>
                    <w:rFonts w:cs="Times New Roman"/>
                  </w:rPr>
                </w:rPrChange>
              </w:rPr>
              <w:t xml:space="preserve"> </w:t>
            </w:r>
            <w:r w:rsidRPr="006E6534">
              <w:rPr>
                <w:rFonts w:cs="Times New Roman"/>
                <w:color w:val="000000" w:themeColor="text1"/>
                <w:lang w:val="en-US"/>
                <w:rPrChange w:id="21739" w:author="N F" w:date="2023-12-05T03:09:00Z">
                  <w:rPr>
                    <w:rFonts w:cs="Times New Roman"/>
                    <w:lang w:val="en-US"/>
                  </w:rPr>
                </w:rPrChange>
              </w:rPr>
              <w:t>T</w:t>
            </w:r>
            <w:r w:rsidRPr="006E6534">
              <w:rPr>
                <w:rFonts w:cs="Times New Roman"/>
                <w:color w:val="000000" w:themeColor="text1"/>
                <w:rPrChange w:id="21740" w:author="N F" w:date="2023-12-05T03:09:00Z">
                  <w:rPr>
                    <w:rFonts w:cs="Times New Roman"/>
                  </w:rPr>
                </w:rPrChange>
              </w:rPr>
              <w:t>790</w:t>
            </w:r>
            <w:r w:rsidRPr="006E6534">
              <w:rPr>
                <w:rFonts w:cs="Times New Roman"/>
                <w:color w:val="000000" w:themeColor="text1"/>
                <w:lang w:val="en-US"/>
                <w:rPrChange w:id="21741" w:author="N F" w:date="2023-12-05T03:09:00Z">
                  <w:rPr>
                    <w:rFonts w:cs="Times New Roman"/>
                    <w:lang w:val="en-US"/>
                  </w:rPr>
                </w:rPrChange>
              </w:rPr>
              <w:t>M</w:t>
            </w:r>
            <w:r w:rsidRPr="006E6534">
              <w:rPr>
                <w:rFonts w:cs="Times New Roman"/>
                <w:color w:val="000000" w:themeColor="text1"/>
                <w:rPrChange w:id="21742" w:author="N F" w:date="2023-12-05T03:09:00Z">
                  <w:rPr>
                    <w:rFonts w:cs="Times New Roman"/>
                  </w:rPr>
                </w:rPrChange>
              </w:rPr>
              <w:t xml:space="preserve"> с прогрессирующим заболеванием, после терапии ингибиторами тирозинкиназы </w:t>
            </w:r>
            <w:r w:rsidRPr="006E6534">
              <w:rPr>
                <w:rFonts w:cs="Times New Roman"/>
                <w:color w:val="000000" w:themeColor="text1"/>
                <w:lang w:val="en-US"/>
                <w:rPrChange w:id="21743" w:author="N F" w:date="2023-12-05T03:09:00Z">
                  <w:rPr>
                    <w:rFonts w:cs="Times New Roman"/>
                    <w:lang w:val="en-US"/>
                  </w:rPr>
                </w:rPrChange>
              </w:rPr>
              <w:t>EGFR</w:t>
            </w:r>
            <w:r w:rsidR="00866B42" w:rsidRPr="006E6534">
              <w:rPr>
                <w:rFonts w:cs="Times New Roman"/>
                <w:color w:val="000000" w:themeColor="text1"/>
                <w:rPrChange w:id="21744" w:author="N F" w:date="2023-12-05T03:09:00Z">
                  <w:rPr>
                    <w:rFonts w:cs="Times New Roman"/>
                  </w:rPr>
                </w:rPrChange>
              </w:rPr>
              <w:t xml:space="preserve"> и/или получавшие цитотоксическую двойную химиотерапию или иммунотерапию с дополнительным назначением ингибиторов тирозинкиназы </w:t>
            </w:r>
            <w:r w:rsidR="00866B42" w:rsidRPr="006E6534">
              <w:rPr>
                <w:rFonts w:cs="Times New Roman"/>
                <w:color w:val="000000" w:themeColor="text1"/>
                <w:lang w:val="en-US"/>
                <w:rPrChange w:id="21745" w:author="N F" w:date="2023-12-05T03:09:00Z">
                  <w:rPr>
                    <w:rFonts w:cs="Times New Roman"/>
                    <w:lang w:val="en-US"/>
                  </w:rPr>
                </w:rPrChange>
              </w:rPr>
              <w:t>EGFR</w:t>
            </w:r>
            <w:r w:rsidR="00866B42" w:rsidRPr="006E6534">
              <w:rPr>
                <w:rFonts w:cs="Times New Roman"/>
                <w:color w:val="000000" w:themeColor="text1"/>
                <w:rPrChange w:id="21746" w:author="N F" w:date="2023-12-05T03:09:00Z">
                  <w:rPr>
                    <w:rFonts w:cs="Times New Roman"/>
                  </w:rPr>
                </w:rPrChange>
              </w:rPr>
              <w:t>;</w:t>
            </w:r>
            <w:r w:rsidRPr="006E6534">
              <w:rPr>
                <w:rFonts w:cs="Times New Roman"/>
                <w:color w:val="000000" w:themeColor="text1"/>
                <w:rPrChange w:id="21747" w:author="N F" w:date="2023-12-05T03:09:00Z">
                  <w:rPr>
                    <w:rFonts w:cs="Times New Roman"/>
                  </w:rPr>
                </w:rPrChange>
              </w:rPr>
              <w:t xml:space="preserve"> </w:t>
            </w:r>
            <w:r w:rsidR="00866B42" w:rsidRPr="006E6534">
              <w:rPr>
                <w:rFonts w:cs="Times New Roman"/>
                <w:color w:val="000000" w:themeColor="text1"/>
                <w:rPrChange w:id="21748" w:author="N F" w:date="2023-12-05T03:09:00Z">
                  <w:rPr>
                    <w:rFonts w:cs="Times New Roman"/>
                  </w:rPr>
                </w:rPrChange>
              </w:rPr>
              <w:t>2 когорты пациентов</w:t>
            </w:r>
            <w:r w:rsidR="000F2FA5" w:rsidRPr="006E6534">
              <w:rPr>
                <w:rFonts w:cs="Times New Roman"/>
                <w:color w:val="000000" w:themeColor="text1"/>
                <w:rPrChange w:id="21749" w:author="N F" w:date="2023-12-05T03:09:00Z">
                  <w:rPr>
                    <w:rFonts w:cs="Times New Roman"/>
                  </w:rPr>
                </w:rPrChange>
              </w:rPr>
              <w:t xml:space="preserve"> получавших терапию первой линии </w:t>
            </w:r>
            <w:r w:rsidR="00F05152" w:rsidRPr="006E6534">
              <w:rPr>
                <w:rFonts w:cs="Times New Roman"/>
                <w:color w:val="000000" w:themeColor="text1"/>
                <w:rPrChange w:id="21750" w:author="N F" w:date="2023-12-05T03:09:00Z">
                  <w:rPr>
                    <w:rFonts w:cs="Times New Roman"/>
                  </w:rPr>
                </w:rPrChange>
              </w:rPr>
              <w:t xml:space="preserve">с мутацией </w:t>
            </w:r>
            <w:r w:rsidR="00F05152" w:rsidRPr="006E6534">
              <w:rPr>
                <w:rFonts w:cs="Times New Roman"/>
                <w:color w:val="000000" w:themeColor="text1"/>
                <w:lang w:val="en-US"/>
                <w:rPrChange w:id="21751" w:author="N F" w:date="2023-12-05T03:09:00Z">
                  <w:rPr>
                    <w:rFonts w:cs="Times New Roman"/>
                    <w:lang w:val="en-US"/>
                  </w:rPr>
                </w:rPrChange>
              </w:rPr>
              <w:t>EGFR</w:t>
            </w:r>
            <w:r w:rsidR="00F05152" w:rsidRPr="006E6534">
              <w:rPr>
                <w:rFonts w:cs="Times New Roman"/>
                <w:color w:val="000000" w:themeColor="text1"/>
                <w:rPrChange w:id="21752" w:author="N F" w:date="2023-12-05T03:09:00Z">
                  <w:rPr>
                    <w:rFonts w:cs="Times New Roman"/>
                  </w:rPr>
                </w:rPrChange>
              </w:rPr>
              <w:t xml:space="preserve">, которые ранее не получали ингибиторы тирозинкиназы </w:t>
            </w:r>
            <w:r w:rsidR="00F05152" w:rsidRPr="006E6534">
              <w:rPr>
                <w:rFonts w:cs="Times New Roman"/>
                <w:color w:val="000000" w:themeColor="text1"/>
                <w:lang w:val="en-US"/>
                <w:rPrChange w:id="21753" w:author="N F" w:date="2023-12-05T03:09:00Z">
                  <w:rPr>
                    <w:rFonts w:cs="Times New Roman"/>
                    <w:lang w:val="en-US"/>
                  </w:rPr>
                </w:rPrChange>
              </w:rPr>
              <w:t>EGFR</w:t>
            </w:r>
          </w:p>
        </w:tc>
        <w:tc>
          <w:tcPr>
            <w:tcW w:w="1779" w:type="dxa"/>
          </w:tcPr>
          <w:p w14:paraId="7D66C30B" w14:textId="77777777" w:rsidR="00A72C47" w:rsidRPr="006E6534" w:rsidRDefault="005C51CD" w:rsidP="00415551">
            <w:pPr>
              <w:pStyle w:val="SDText"/>
              <w:ind w:firstLine="0"/>
              <w:rPr>
                <w:rFonts w:cs="Times New Roman"/>
                <w:color w:val="000000" w:themeColor="text1"/>
                <w:rPrChange w:id="21754" w:author="N F" w:date="2023-12-05T03:09:00Z">
                  <w:rPr>
                    <w:rFonts w:cs="Times New Roman"/>
                  </w:rPr>
                </w:rPrChange>
              </w:rPr>
            </w:pPr>
            <w:r w:rsidRPr="006E6534">
              <w:rPr>
                <w:rFonts w:cs="Times New Roman"/>
                <w:color w:val="000000" w:themeColor="text1"/>
                <w:lang w:val="en-US"/>
                <w:rPrChange w:id="21755" w:author="N F" w:date="2023-12-05T03:09:00Z">
                  <w:rPr>
                    <w:rFonts w:cs="Times New Roman"/>
                    <w:lang w:val="en-US"/>
                  </w:rPr>
                </w:rPrChange>
              </w:rPr>
              <w:t>N</w:t>
            </w:r>
            <w:r w:rsidRPr="006E6534">
              <w:rPr>
                <w:rFonts w:cs="Times New Roman"/>
                <w:color w:val="000000" w:themeColor="text1"/>
                <w:rPrChange w:id="21756" w:author="N F" w:date="2023-12-05T03:09:00Z">
                  <w:rPr>
                    <w:rFonts w:cs="Times New Roman"/>
                  </w:rPr>
                </w:rPrChange>
              </w:rPr>
              <w:t xml:space="preserve"> = 355:</w:t>
            </w:r>
          </w:p>
          <w:p w14:paraId="204217FC" w14:textId="77777777" w:rsidR="005C51CD" w:rsidRPr="006E6534" w:rsidRDefault="005C51CD" w:rsidP="00415551">
            <w:pPr>
              <w:pStyle w:val="SDText"/>
              <w:ind w:firstLine="0"/>
              <w:rPr>
                <w:rFonts w:cs="Times New Roman"/>
                <w:color w:val="000000" w:themeColor="text1"/>
                <w:rPrChange w:id="21757" w:author="N F" w:date="2023-12-05T03:09:00Z">
                  <w:rPr>
                    <w:rFonts w:cs="Times New Roman"/>
                  </w:rPr>
                </w:rPrChange>
              </w:rPr>
            </w:pPr>
            <w:r w:rsidRPr="006E6534">
              <w:rPr>
                <w:rFonts w:cs="Times New Roman"/>
                <w:color w:val="000000" w:themeColor="text1"/>
                <w:rPrChange w:id="21758" w:author="N F" w:date="2023-12-05T03:09:00Z">
                  <w:rPr>
                    <w:rFonts w:cs="Times New Roman"/>
                  </w:rPr>
                </w:rPrChange>
              </w:rPr>
              <w:t>группы с увеличением дозы (</w:t>
            </w:r>
            <w:r w:rsidRPr="006E6534">
              <w:rPr>
                <w:rFonts w:cs="Times New Roman"/>
                <w:color w:val="000000" w:themeColor="text1"/>
                <w:lang w:val="en-US"/>
                <w:rPrChange w:id="21759" w:author="N F" w:date="2023-12-05T03:09:00Z">
                  <w:rPr>
                    <w:rFonts w:cs="Times New Roman"/>
                    <w:lang w:val="en-US"/>
                  </w:rPr>
                </w:rPrChange>
              </w:rPr>
              <w:t>n</w:t>
            </w:r>
            <w:r w:rsidRPr="006E6534">
              <w:rPr>
                <w:rFonts w:cs="Times New Roman"/>
                <w:color w:val="000000" w:themeColor="text1"/>
                <w:rPrChange w:id="21760" w:author="N F" w:date="2023-12-05T03:09:00Z">
                  <w:rPr>
                    <w:rFonts w:cs="Times New Roman"/>
                  </w:rPr>
                </w:rPrChange>
              </w:rPr>
              <w:t xml:space="preserve"> = 31) 20, 40, 80, 160 и 240 мг</w:t>
            </w:r>
            <w:r w:rsidR="00F42FCC" w:rsidRPr="006E6534">
              <w:rPr>
                <w:rFonts w:cs="Times New Roman"/>
                <w:color w:val="000000" w:themeColor="text1"/>
                <w:rPrChange w:id="21761" w:author="N F" w:date="2023-12-05T03:09:00Z">
                  <w:rPr>
                    <w:rFonts w:cs="Times New Roman"/>
                  </w:rPr>
                </w:rPrChange>
              </w:rPr>
              <w:t>/сут (капсулы);</w:t>
            </w:r>
          </w:p>
          <w:p w14:paraId="40A3527E" w14:textId="17F43BBD" w:rsidR="00041084" w:rsidRPr="006E6534" w:rsidRDefault="00041084" w:rsidP="00415551">
            <w:pPr>
              <w:pStyle w:val="SDText"/>
              <w:ind w:firstLine="0"/>
              <w:rPr>
                <w:rFonts w:cs="Times New Roman"/>
                <w:color w:val="000000" w:themeColor="text1"/>
                <w:rPrChange w:id="21762" w:author="N F" w:date="2023-12-05T03:09:00Z">
                  <w:rPr>
                    <w:rFonts w:cs="Times New Roman"/>
                  </w:rPr>
                </w:rPrChange>
              </w:rPr>
            </w:pPr>
            <w:r w:rsidRPr="006E6534">
              <w:rPr>
                <w:rFonts w:cs="Times New Roman"/>
                <w:color w:val="000000" w:themeColor="text1"/>
                <w:rPrChange w:id="21763" w:author="N F" w:date="2023-12-05T03:09:00Z">
                  <w:rPr>
                    <w:rFonts w:cs="Times New Roman"/>
                  </w:rPr>
                </w:rPrChange>
              </w:rPr>
              <w:t>группы с увеличением количества пациентов (</w:t>
            </w:r>
            <w:r w:rsidRPr="006E6534">
              <w:rPr>
                <w:rFonts w:cs="Times New Roman"/>
                <w:color w:val="000000" w:themeColor="text1"/>
                <w:lang w:val="en-US"/>
                <w:rPrChange w:id="21764" w:author="N F" w:date="2023-12-05T03:09:00Z">
                  <w:rPr>
                    <w:rFonts w:cs="Times New Roman"/>
                    <w:lang w:val="en-US"/>
                  </w:rPr>
                </w:rPrChange>
              </w:rPr>
              <w:t>n</w:t>
            </w:r>
            <w:r w:rsidRPr="006E6534">
              <w:rPr>
                <w:rFonts w:cs="Times New Roman"/>
                <w:color w:val="000000" w:themeColor="text1"/>
                <w:rPrChange w:id="21765" w:author="N F" w:date="2023-12-05T03:09:00Z">
                  <w:rPr>
                    <w:rFonts w:cs="Times New Roman"/>
                  </w:rPr>
                </w:rPrChange>
              </w:rPr>
              <w:t xml:space="preserve"> = 252)</w:t>
            </w:r>
            <w:r w:rsidR="00E013EE" w:rsidRPr="006E6534">
              <w:rPr>
                <w:rFonts w:cs="Times New Roman"/>
                <w:color w:val="000000" w:themeColor="text1"/>
                <w:rPrChange w:id="21766" w:author="N F" w:date="2023-12-05T03:09:00Z">
                  <w:rPr>
                    <w:rFonts w:cs="Times New Roman"/>
                  </w:rPr>
                </w:rPrChange>
              </w:rPr>
              <w:t xml:space="preserve"> 20, 40, 80, 160, 240 мг/сут</w:t>
            </w:r>
            <w:r w:rsidR="00906AFD" w:rsidRPr="006E6534">
              <w:rPr>
                <w:rFonts w:cs="Times New Roman"/>
                <w:color w:val="000000" w:themeColor="text1"/>
                <w:rPrChange w:id="21767" w:author="N F" w:date="2023-12-05T03:09:00Z">
                  <w:rPr>
                    <w:rFonts w:cs="Times New Roman"/>
                  </w:rPr>
                </w:rPrChange>
              </w:rPr>
              <w:t xml:space="preserve"> (капсулы)</w:t>
            </w:r>
            <w:r w:rsidR="0047588E" w:rsidRPr="006E6534">
              <w:rPr>
                <w:rFonts w:cs="Times New Roman"/>
                <w:color w:val="000000" w:themeColor="text1"/>
                <w:rPrChange w:id="21768" w:author="N F" w:date="2023-12-05T03:09:00Z">
                  <w:rPr>
                    <w:rFonts w:cs="Times New Roman"/>
                  </w:rPr>
                </w:rPrChange>
              </w:rPr>
              <w:t>;</w:t>
            </w:r>
          </w:p>
          <w:p w14:paraId="335DBEFE" w14:textId="77777777" w:rsidR="00742F56" w:rsidRPr="006E6534" w:rsidRDefault="0047588E" w:rsidP="00415551">
            <w:pPr>
              <w:pStyle w:val="SDText"/>
              <w:ind w:firstLine="0"/>
              <w:rPr>
                <w:rFonts w:cs="Times New Roman"/>
                <w:color w:val="000000" w:themeColor="text1"/>
                <w:rPrChange w:id="21769" w:author="N F" w:date="2023-12-05T03:09:00Z">
                  <w:rPr>
                    <w:rFonts w:cs="Times New Roman"/>
                  </w:rPr>
                </w:rPrChange>
              </w:rPr>
            </w:pPr>
            <w:r w:rsidRPr="006E6534">
              <w:rPr>
                <w:rFonts w:cs="Times New Roman"/>
                <w:color w:val="000000" w:themeColor="text1"/>
                <w:rPrChange w:id="21770" w:author="N F" w:date="2023-12-05T03:09:00Z">
                  <w:rPr>
                    <w:rFonts w:cs="Times New Roman"/>
                  </w:rPr>
                </w:rPrChange>
              </w:rPr>
              <w:t>первая линия терапии (</w:t>
            </w:r>
            <w:r w:rsidRPr="006E6534">
              <w:rPr>
                <w:rFonts w:cs="Times New Roman"/>
                <w:color w:val="000000" w:themeColor="text1"/>
                <w:lang w:val="en-US"/>
                <w:rPrChange w:id="21771" w:author="N F" w:date="2023-12-05T03:09:00Z">
                  <w:rPr>
                    <w:rFonts w:cs="Times New Roman"/>
                    <w:lang w:val="en-US"/>
                  </w:rPr>
                </w:rPrChange>
              </w:rPr>
              <w:t>n</w:t>
            </w:r>
            <w:r w:rsidRPr="006E6534">
              <w:rPr>
                <w:rFonts w:cs="Times New Roman"/>
                <w:color w:val="000000" w:themeColor="text1"/>
                <w:rPrChange w:id="21772" w:author="N F" w:date="2023-12-05T03:09:00Z">
                  <w:rPr>
                    <w:rFonts w:cs="Times New Roman"/>
                  </w:rPr>
                </w:rPrChange>
              </w:rPr>
              <w:t xml:space="preserve"> = 60)</w:t>
            </w:r>
            <w:r w:rsidR="0051516B" w:rsidRPr="006E6534">
              <w:rPr>
                <w:rFonts w:cs="Times New Roman"/>
                <w:color w:val="000000" w:themeColor="text1"/>
                <w:rPrChange w:id="21773" w:author="N F" w:date="2023-12-05T03:09:00Z">
                  <w:rPr>
                    <w:rFonts w:cs="Times New Roman"/>
                  </w:rPr>
                </w:rPrChange>
              </w:rPr>
              <w:t xml:space="preserve"> 80</w:t>
            </w:r>
            <w:r w:rsidR="00906AFD" w:rsidRPr="006E6534">
              <w:rPr>
                <w:rFonts w:cs="Times New Roman"/>
                <w:color w:val="000000" w:themeColor="text1"/>
                <w:rPrChange w:id="21774" w:author="N F" w:date="2023-12-05T03:09:00Z">
                  <w:rPr>
                    <w:rFonts w:cs="Times New Roman"/>
                  </w:rPr>
                </w:rPrChange>
              </w:rPr>
              <w:t xml:space="preserve"> и 160 мг</w:t>
            </w:r>
            <w:r w:rsidR="00742F56" w:rsidRPr="006E6534">
              <w:rPr>
                <w:rFonts w:cs="Times New Roman"/>
                <w:color w:val="000000" w:themeColor="text1"/>
                <w:rPrChange w:id="21775" w:author="N F" w:date="2023-12-05T03:09:00Z">
                  <w:rPr>
                    <w:rFonts w:cs="Times New Roman"/>
                  </w:rPr>
                </w:rPrChange>
              </w:rPr>
              <w:t>/сут</w:t>
            </w:r>
            <w:r w:rsidR="00906AFD" w:rsidRPr="006E6534">
              <w:rPr>
                <w:rFonts w:cs="Times New Roman"/>
                <w:color w:val="000000" w:themeColor="text1"/>
                <w:rPrChange w:id="21776" w:author="N F" w:date="2023-12-05T03:09:00Z">
                  <w:rPr>
                    <w:rFonts w:cs="Times New Roman"/>
                  </w:rPr>
                </w:rPrChange>
              </w:rPr>
              <w:t xml:space="preserve"> (капсулы)</w:t>
            </w:r>
            <w:r w:rsidR="00742F56" w:rsidRPr="006E6534">
              <w:rPr>
                <w:rFonts w:cs="Times New Roman"/>
                <w:color w:val="000000" w:themeColor="text1"/>
                <w:rPrChange w:id="21777" w:author="N F" w:date="2023-12-05T03:09:00Z">
                  <w:rPr>
                    <w:rFonts w:cs="Times New Roman"/>
                  </w:rPr>
                </w:rPrChange>
              </w:rPr>
              <w:t>;</w:t>
            </w:r>
          </w:p>
          <w:p w14:paraId="4DDB6B1D" w14:textId="6B7C544A" w:rsidR="00742F56" w:rsidRPr="006E6534" w:rsidRDefault="001F5CA8" w:rsidP="00415551">
            <w:pPr>
              <w:pStyle w:val="SDText"/>
              <w:ind w:firstLine="0"/>
              <w:rPr>
                <w:rFonts w:cs="Times New Roman"/>
                <w:color w:val="000000" w:themeColor="text1"/>
                <w:rPrChange w:id="21778" w:author="N F" w:date="2023-12-05T03:09:00Z">
                  <w:rPr>
                    <w:rFonts w:cs="Times New Roman"/>
                  </w:rPr>
                </w:rPrChange>
              </w:rPr>
            </w:pPr>
            <w:r w:rsidRPr="006E6534">
              <w:rPr>
                <w:rFonts w:cs="Times New Roman"/>
                <w:color w:val="000000" w:themeColor="text1"/>
                <w:rPrChange w:id="21779" w:author="N F" w:date="2023-12-05T03:09:00Z">
                  <w:rPr>
                    <w:rFonts w:cs="Times New Roman"/>
                  </w:rPr>
                </w:rPrChange>
              </w:rPr>
              <w:t>лечение таблетками осимертиниба (</w:t>
            </w:r>
            <w:r w:rsidRPr="006E6534">
              <w:rPr>
                <w:rFonts w:cs="Times New Roman"/>
                <w:color w:val="000000" w:themeColor="text1"/>
                <w:lang w:val="en-US"/>
                <w:rPrChange w:id="21780" w:author="N F" w:date="2023-12-05T03:09:00Z">
                  <w:rPr>
                    <w:rFonts w:cs="Times New Roman"/>
                    <w:lang w:val="en-US"/>
                  </w:rPr>
                </w:rPrChange>
              </w:rPr>
              <w:t>n</w:t>
            </w:r>
            <w:r w:rsidRPr="006E6534">
              <w:rPr>
                <w:rFonts w:cs="Times New Roman"/>
                <w:color w:val="000000" w:themeColor="text1"/>
                <w:rPrChange w:id="21781" w:author="N F" w:date="2023-12-05T03:09:00Z">
                  <w:rPr>
                    <w:rFonts w:cs="Times New Roman"/>
                  </w:rPr>
                </w:rPrChange>
              </w:rPr>
              <w:t xml:space="preserve"> = 12) в дозе 80 мг/сут</w:t>
            </w:r>
          </w:p>
        </w:tc>
        <w:tc>
          <w:tcPr>
            <w:tcW w:w="1198" w:type="dxa"/>
          </w:tcPr>
          <w:p w14:paraId="3193BC38" w14:textId="035E5BE3" w:rsidR="00320A02" w:rsidRPr="006E6534" w:rsidRDefault="00320A02" w:rsidP="00415551">
            <w:pPr>
              <w:pStyle w:val="SDText"/>
              <w:ind w:firstLine="0"/>
              <w:rPr>
                <w:rFonts w:cs="Times New Roman"/>
                <w:color w:val="000000" w:themeColor="text1"/>
                <w:rPrChange w:id="21782" w:author="N F" w:date="2023-12-05T03:09:00Z">
                  <w:rPr>
                    <w:rFonts w:cs="Times New Roman"/>
                  </w:rPr>
                </w:rPrChange>
              </w:rPr>
            </w:pPr>
            <w:r w:rsidRPr="006E6534">
              <w:rPr>
                <w:rFonts w:cs="Times New Roman"/>
                <w:color w:val="000000" w:themeColor="text1"/>
                <w:rPrChange w:id="21783" w:author="N F" w:date="2023-12-05T03:09:00Z">
                  <w:rPr>
                    <w:rFonts w:cs="Times New Roman"/>
                  </w:rPr>
                </w:rPrChange>
              </w:rPr>
              <w:t>Начало 2 декабря 2014;</w:t>
            </w:r>
          </w:p>
          <w:p w14:paraId="75A916C4" w14:textId="0BA88D09" w:rsidR="00A72C47" w:rsidRPr="006E6534" w:rsidRDefault="00320A02" w:rsidP="00415551">
            <w:pPr>
              <w:pStyle w:val="SDText"/>
              <w:ind w:firstLine="0"/>
              <w:rPr>
                <w:rFonts w:cs="Times New Roman"/>
                <w:color w:val="000000" w:themeColor="text1"/>
                <w:rPrChange w:id="21784" w:author="N F" w:date="2023-12-05T03:09:00Z">
                  <w:rPr>
                    <w:rFonts w:cs="Times New Roman"/>
                  </w:rPr>
                </w:rPrChange>
              </w:rPr>
            </w:pPr>
            <w:r w:rsidRPr="006E6534">
              <w:rPr>
                <w:rFonts w:cs="Times New Roman"/>
                <w:color w:val="000000" w:themeColor="text1"/>
                <w:rPrChange w:id="21785" w:author="N F" w:date="2023-12-05T03:09:00Z">
                  <w:rPr>
                    <w:rFonts w:cs="Times New Roman"/>
                  </w:rPr>
                </w:rPrChange>
              </w:rPr>
              <w:t>конец 1 мая 2015</w:t>
            </w:r>
          </w:p>
        </w:tc>
      </w:tr>
      <w:tr w:rsidR="006E6534" w:rsidRPr="006E6534" w14:paraId="48A6E613" w14:textId="77777777" w:rsidTr="00787A04">
        <w:trPr>
          <w:ins w:id="21786" w:author="N F" w:date="2023-08-09T00:08:00Z"/>
        </w:trPr>
        <w:tc>
          <w:tcPr>
            <w:tcW w:w="9345" w:type="dxa"/>
            <w:gridSpan w:val="5"/>
          </w:tcPr>
          <w:p w14:paraId="49391B10" w14:textId="0C2BA3B9" w:rsidR="0098285A" w:rsidRPr="006E6534" w:rsidRDefault="0098285A" w:rsidP="0098285A">
            <w:pPr>
              <w:pStyle w:val="SDcomments"/>
              <w:ind w:firstLine="0"/>
              <w:rPr>
                <w:ins w:id="21787" w:author="N F" w:date="2023-08-09T00:09:00Z"/>
                <w:rFonts w:cs="Times New Roman"/>
                <w:color w:val="000000" w:themeColor="text1"/>
                <w:rPrChange w:id="21788" w:author="N F" w:date="2023-12-05T03:09:00Z">
                  <w:rPr>
                    <w:ins w:id="21789" w:author="N F" w:date="2023-08-09T00:09:00Z"/>
                    <w:rFonts w:cs="Times New Roman"/>
                  </w:rPr>
                </w:rPrChange>
              </w:rPr>
            </w:pPr>
            <w:moveToRangeStart w:id="21790" w:author="N F" w:date="2023-08-09T00:09:00Z" w:name="move142432156"/>
            <w:moveTo w:id="21791" w:author="N F" w:date="2023-08-09T00:09:00Z">
              <w:r w:rsidRPr="006E6534">
                <w:rPr>
                  <w:rFonts w:cs="Times New Roman"/>
                  <w:b/>
                  <w:bCs/>
                  <w:color w:val="000000" w:themeColor="text1"/>
                  <w:rPrChange w:id="21792" w:author="N F" w:date="2023-12-05T03:09:00Z">
                    <w:rPr>
                      <w:i/>
                      <w:iCs/>
                    </w:rPr>
                  </w:rPrChange>
                </w:rPr>
                <w:t>Примечани</w:t>
              </w:r>
            </w:moveTo>
            <w:ins w:id="21793" w:author="N F" w:date="2023-08-09T00:09:00Z">
              <w:r w:rsidRPr="006E6534">
                <w:rPr>
                  <w:rFonts w:cs="Times New Roman"/>
                  <w:b/>
                  <w:bCs/>
                  <w:color w:val="000000" w:themeColor="text1"/>
                  <w:rPrChange w:id="21794" w:author="N F" w:date="2023-12-05T03:09:00Z">
                    <w:rPr>
                      <w:rFonts w:cs="Times New Roman"/>
                      <w:b/>
                      <w:bCs/>
                    </w:rPr>
                  </w:rPrChange>
                </w:rPr>
                <w:t>е</w:t>
              </w:r>
            </w:ins>
            <w:moveTo w:id="21795" w:author="N F" w:date="2023-08-09T00:09:00Z">
              <w:del w:id="21796" w:author="N F" w:date="2023-08-09T00:09:00Z">
                <w:r w:rsidRPr="006E6534" w:rsidDel="0098285A">
                  <w:rPr>
                    <w:rFonts w:cs="Times New Roman"/>
                    <w:b/>
                    <w:bCs/>
                    <w:color w:val="000000" w:themeColor="text1"/>
                    <w:rPrChange w:id="21797" w:author="N F" w:date="2023-12-05T03:09:00Z">
                      <w:rPr>
                        <w:i/>
                        <w:iCs/>
                      </w:rPr>
                    </w:rPrChange>
                  </w:rPr>
                  <w:delText>я</w:delText>
                </w:r>
              </w:del>
              <w:r w:rsidRPr="006E6534">
                <w:rPr>
                  <w:rFonts w:cs="Times New Roman"/>
                  <w:b/>
                  <w:bCs/>
                  <w:color w:val="000000" w:themeColor="text1"/>
                  <w:rPrChange w:id="21798" w:author="N F" w:date="2023-12-05T03:09:00Z">
                    <w:rPr>
                      <w:i/>
                      <w:iCs/>
                    </w:rPr>
                  </w:rPrChange>
                </w:rPr>
                <w:t>:</w:t>
              </w:r>
              <w:r w:rsidRPr="006E6534">
                <w:rPr>
                  <w:rFonts w:cs="Times New Roman"/>
                  <w:color w:val="000000" w:themeColor="text1"/>
                  <w:rPrChange w:id="21799" w:author="N F" w:date="2023-12-05T03:09:00Z">
                    <w:rPr>
                      <w:rFonts w:cs="Times New Roman"/>
                    </w:rPr>
                  </w:rPrChange>
                </w:rPr>
                <w:t xml:space="preserve"> </w:t>
              </w:r>
            </w:moveTo>
          </w:p>
          <w:p w14:paraId="7F74F103" w14:textId="4391BE2A" w:rsidR="0098285A" w:rsidRPr="006E6534" w:rsidRDefault="0098285A">
            <w:pPr>
              <w:pStyle w:val="SDcomments"/>
              <w:ind w:firstLine="0"/>
              <w:rPr>
                <w:moveTo w:id="21800" w:author="N F" w:date="2023-08-09T00:09:00Z"/>
                <w:rFonts w:cs="Times New Roman"/>
                <w:color w:val="000000" w:themeColor="text1"/>
                <w:rPrChange w:id="21801" w:author="N F" w:date="2023-12-05T03:09:00Z">
                  <w:rPr>
                    <w:moveTo w:id="21802" w:author="N F" w:date="2023-08-09T00:09:00Z"/>
                    <w:rFonts w:cs="Times New Roman"/>
                  </w:rPr>
                </w:rPrChange>
              </w:rPr>
              <w:pPrChange w:id="21803" w:author="N F" w:date="2023-08-09T00:09:00Z">
                <w:pPr>
                  <w:pStyle w:val="SDcomments"/>
                </w:pPr>
              </w:pPrChange>
            </w:pPr>
            <w:moveTo w:id="21804" w:author="N F" w:date="2023-08-09T00:09:00Z">
              <w:r w:rsidRPr="006E6534">
                <w:rPr>
                  <w:rFonts w:cs="Times New Roman"/>
                  <w:color w:val="000000" w:themeColor="text1"/>
                  <w:rPrChange w:id="21805" w:author="N F" w:date="2023-12-05T03:09:00Z">
                    <w:rPr>
                      <w:rFonts w:cs="Times New Roman"/>
                    </w:rPr>
                  </w:rPrChange>
                </w:rPr>
                <w:t xml:space="preserve">НМРЛ – немелкоклеточный рак легкого; </w:t>
              </w:r>
              <w:r w:rsidRPr="006E6534">
                <w:rPr>
                  <w:rFonts w:cs="Times New Roman"/>
                  <w:color w:val="000000" w:themeColor="text1"/>
                  <w:lang w:val="en-US"/>
                  <w:rPrChange w:id="21806" w:author="N F" w:date="2023-12-05T03:09:00Z">
                    <w:rPr>
                      <w:rFonts w:cs="Times New Roman"/>
                      <w:lang w:val="en-US"/>
                    </w:rPr>
                  </w:rPrChange>
                </w:rPr>
                <w:t>EGFR</w:t>
              </w:r>
              <w:r w:rsidRPr="006E6534">
                <w:rPr>
                  <w:rFonts w:cs="Times New Roman"/>
                  <w:color w:val="000000" w:themeColor="text1"/>
                  <w:rPrChange w:id="21807" w:author="N F" w:date="2023-12-05T03:09:00Z">
                    <w:rPr>
                      <w:rFonts w:cs="Times New Roman"/>
                    </w:rPr>
                  </w:rPrChange>
                </w:rPr>
                <w:t xml:space="preserve"> – рецептор эпителиального фактора роста (</w:t>
              </w:r>
              <w:r w:rsidRPr="006E6534">
                <w:rPr>
                  <w:rFonts w:cs="Times New Roman"/>
                  <w:color w:val="000000" w:themeColor="text1"/>
                  <w:lang w:val="en-US"/>
                  <w:rPrChange w:id="21808" w:author="N F" w:date="2023-12-05T03:09:00Z">
                    <w:rPr>
                      <w:rFonts w:cs="Times New Roman"/>
                      <w:lang w:val="en-US"/>
                    </w:rPr>
                  </w:rPrChange>
                </w:rPr>
                <w:t>epithelial</w:t>
              </w:r>
              <w:r w:rsidRPr="006E6534">
                <w:rPr>
                  <w:rFonts w:cs="Times New Roman"/>
                  <w:color w:val="000000" w:themeColor="text1"/>
                  <w:rPrChange w:id="21809" w:author="N F" w:date="2023-12-05T03:09:00Z">
                    <w:rPr>
                      <w:rFonts w:cs="Times New Roman"/>
                    </w:rPr>
                  </w:rPrChange>
                </w:rPr>
                <w:t xml:space="preserve"> </w:t>
              </w:r>
              <w:r w:rsidRPr="006E6534">
                <w:rPr>
                  <w:rFonts w:cs="Times New Roman"/>
                  <w:color w:val="000000" w:themeColor="text1"/>
                  <w:lang w:val="en-US"/>
                  <w:rPrChange w:id="21810" w:author="N F" w:date="2023-12-05T03:09:00Z">
                    <w:rPr>
                      <w:rFonts w:cs="Times New Roman"/>
                      <w:lang w:val="en-US"/>
                    </w:rPr>
                  </w:rPrChange>
                </w:rPr>
                <w:t>growth</w:t>
              </w:r>
              <w:r w:rsidRPr="006E6534">
                <w:rPr>
                  <w:rFonts w:cs="Times New Roman"/>
                  <w:color w:val="000000" w:themeColor="text1"/>
                  <w:rPrChange w:id="21811" w:author="N F" w:date="2023-12-05T03:09:00Z">
                    <w:rPr>
                      <w:rFonts w:cs="Times New Roman"/>
                    </w:rPr>
                  </w:rPrChange>
                </w:rPr>
                <w:t xml:space="preserve"> </w:t>
              </w:r>
              <w:r w:rsidRPr="006E6534">
                <w:rPr>
                  <w:rFonts w:cs="Times New Roman"/>
                  <w:color w:val="000000" w:themeColor="text1"/>
                  <w:lang w:val="en-US"/>
                  <w:rPrChange w:id="21812" w:author="N F" w:date="2023-12-05T03:09:00Z">
                    <w:rPr>
                      <w:rFonts w:cs="Times New Roman"/>
                      <w:lang w:val="en-US"/>
                    </w:rPr>
                  </w:rPrChange>
                </w:rPr>
                <w:t>factor</w:t>
              </w:r>
              <w:r w:rsidRPr="006E6534">
                <w:rPr>
                  <w:rFonts w:cs="Times New Roman"/>
                  <w:color w:val="000000" w:themeColor="text1"/>
                  <w:rPrChange w:id="21813" w:author="N F" w:date="2023-12-05T03:09:00Z">
                    <w:rPr>
                      <w:rFonts w:cs="Times New Roman"/>
                    </w:rPr>
                  </w:rPrChange>
                </w:rPr>
                <w:t xml:space="preserve"> </w:t>
              </w:r>
              <w:r w:rsidRPr="006E6534">
                <w:rPr>
                  <w:rFonts w:cs="Times New Roman"/>
                  <w:color w:val="000000" w:themeColor="text1"/>
                  <w:lang w:val="en-US"/>
                  <w:rPrChange w:id="21814" w:author="N F" w:date="2023-12-05T03:09:00Z">
                    <w:rPr>
                      <w:rFonts w:cs="Times New Roman"/>
                      <w:lang w:val="en-US"/>
                    </w:rPr>
                  </w:rPrChange>
                </w:rPr>
                <w:t>receptor</w:t>
              </w:r>
              <w:r w:rsidRPr="006E6534">
                <w:rPr>
                  <w:rFonts w:cs="Times New Roman"/>
                  <w:color w:val="000000" w:themeColor="text1"/>
                  <w:rPrChange w:id="21815" w:author="N F" w:date="2023-12-05T03:09:00Z">
                    <w:rPr>
                      <w:rFonts w:cs="Times New Roman"/>
                    </w:rPr>
                  </w:rPrChange>
                </w:rPr>
                <w:t>).</w:t>
              </w:r>
            </w:moveTo>
          </w:p>
          <w:moveToRangeEnd w:id="21790"/>
          <w:p w14:paraId="165B53B4" w14:textId="77777777" w:rsidR="0098285A" w:rsidRPr="006E6534" w:rsidRDefault="0098285A" w:rsidP="00415551">
            <w:pPr>
              <w:pStyle w:val="SDText"/>
              <w:ind w:firstLine="0"/>
              <w:rPr>
                <w:ins w:id="21816" w:author="N F" w:date="2023-08-09T00:08:00Z"/>
                <w:rFonts w:cs="Times New Roman"/>
                <w:color w:val="000000" w:themeColor="text1"/>
                <w:rPrChange w:id="21817" w:author="N F" w:date="2023-12-05T03:09:00Z">
                  <w:rPr>
                    <w:ins w:id="21818" w:author="N F" w:date="2023-08-09T00:08:00Z"/>
                    <w:rFonts w:cs="Times New Roman"/>
                  </w:rPr>
                </w:rPrChange>
              </w:rPr>
            </w:pPr>
          </w:p>
        </w:tc>
      </w:tr>
    </w:tbl>
    <w:p w14:paraId="450141A3" w14:textId="7EB0836A" w:rsidR="00A72C47" w:rsidRPr="006E6534" w:rsidDel="0098285A" w:rsidRDefault="006F38CB" w:rsidP="00415551">
      <w:pPr>
        <w:pStyle w:val="SDcomments"/>
        <w:rPr>
          <w:moveFrom w:id="21819" w:author="N F" w:date="2023-08-09T00:09:00Z"/>
          <w:rFonts w:cs="Times New Roman"/>
          <w:color w:val="000000" w:themeColor="text1"/>
          <w:rPrChange w:id="21820" w:author="N F" w:date="2023-12-05T03:09:00Z">
            <w:rPr>
              <w:moveFrom w:id="21821" w:author="N F" w:date="2023-08-09T00:09:00Z"/>
              <w:rFonts w:cs="Times New Roman"/>
            </w:rPr>
          </w:rPrChange>
        </w:rPr>
      </w:pPr>
      <w:moveFromRangeStart w:id="21822" w:author="N F" w:date="2023-08-09T00:09:00Z" w:name="move142432156"/>
      <w:moveFrom w:id="21823" w:author="N F" w:date="2023-08-09T00:09:00Z">
        <w:r w:rsidRPr="006E6534" w:rsidDel="0098285A">
          <w:rPr>
            <w:rFonts w:cs="Times New Roman"/>
            <w:i/>
            <w:iCs/>
            <w:color w:val="000000" w:themeColor="text1"/>
            <w:rPrChange w:id="21824" w:author="N F" w:date="2023-12-05T03:09:00Z">
              <w:rPr>
                <w:rFonts w:cs="Times New Roman"/>
                <w:i/>
                <w:iCs/>
              </w:rPr>
            </w:rPrChange>
          </w:rPr>
          <w:t>Примечания:</w:t>
        </w:r>
        <w:r w:rsidRPr="006E6534" w:rsidDel="0098285A">
          <w:rPr>
            <w:rFonts w:cs="Times New Roman"/>
            <w:color w:val="000000" w:themeColor="text1"/>
            <w:rPrChange w:id="21825" w:author="N F" w:date="2023-12-05T03:09:00Z">
              <w:rPr>
                <w:rFonts w:cs="Times New Roman"/>
              </w:rPr>
            </w:rPrChange>
          </w:rPr>
          <w:t xml:space="preserve"> НМРЛ – немелкоклеточный рак легкого; </w:t>
        </w:r>
        <w:r w:rsidRPr="006E6534" w:rsidDel="0098285A">
          <w:rPr>
            <w:rFonts w:cs="Times New Roman"/>
            <w:color w:val="000000" w:themeColor="text1"/>
            <w:lang w:val="en-US"/>
            <w:rPrChange w:id="21826" w:author="N F" w:date="2023-12-05T03:09:00Z">
              <w:rPr>
                <w:rFonts w:cs="Times New Roman"/>
                <w:lang w:val="en-US"/>
              </w:rPr>
            </w:rPrChange>
          </w:rPr>
          <w:t>EGFR</w:t>
        </w:r>
        <w:r w:rsidRPr="006E6534" w:rsidDel="0098285A">
          <w:rPr>
            <w:rFonts w:cs="Times New Roman"/>
            <w:color w:val="000000" w:themeColor="text1"/>
            <w:rPrChange w:id="21827" w:author="N F" w:date="2023-12-05T03:09:00Z">
              <w:rPr>
                <w:rFonts w:cs="Times New Roman"/>
              </w:rPr>
            </w:rPrChange>
          </w:rPr>
          <w:t xml:space="preserve"> –</w:t>
        </w:r>
        <w:r w:rsidR="007257ED" w:rsidRPr="006E6534" w:rsidDel="0098285A">
          <w:rPr>
            <w:rFonts w:cs="Times New Roman"/>
            <w:color w:val="000000" w:themeColor="text1"/>
            <w:rPrChange w:id="21828" w:author="N F" w:date="2023-12-05T03:09:00Z">
              <w:rPr>
                <w:rFonts w:cs="Times New Roman"/>
              </w:rPr>
            </w:rPrChange>
          </w:rPr>
          <w:t xml:space="preserve"> рецептор эпителиального фактора роста</w:t>
        </w:r>
        <w:r w:rsidRPr="006E6534" w:rsidDel="0098285A">
          <w:rPr>
            <w:rFonts w:cs="Times New Roman"/>
            <w:color w:val="000000" w:themeColor="text1"/>
            <w:rPrChange w:id="21829" w:author="N F" w:date="2023-12-05T03:09:00Z">
              <w:rPr>
                <w:rFonts w:cs="Times New Roman"/>
              </w:rPr>
            </w:rPrChange>
          </w:rPr>
          <w:t xml:space="preserve"> (</w:t>
        </w:r>
        <w:r w:rsidRPr="006E6534" w:rsidDel="0098285A">
          <w:rPr>
            <w:rFonts w:cs="Times New Roman"/>
            <w:color w:val="000000" w:themeColor="text1"/>
            <w:lang w:val="en-US"/>
            <w:rPrChange w:id="21830" w:author="N F" w:date="2023-12-05T03:09:00Z">
              <w:rPr>
                <w:rFonts w:cs="Times New Roman"/>
                <w:lang w:val="en-US"/>
              </w:rPr>
            </w:rPrChange>
          </w:rPr>
          <w:t>epithelial</w:t>
        </w:r>
        <w:r w:rsidRPr="006E6534" w:rsidDel="0098285A">
          <w:rPr>
            <w:rFonts w:cs="Times New Roman"/>
            <w:color w:val="000000" w:themeColor="text1"/>
            <w:rPrChange w:id="21831" w:author="N F" w:date="2023-12-05T03:09:00Z">
              <w:rPr>
                <w:rFonts w:cs="Times New Roman"/>
              </w:rPr>
            </w:rPrChange>
          </w:rPr>
          <w:t xml:space="preserve"> </w:t>
        </w:r>
        <w:r w:rsidR="00D037B3" w:rsidRPr="006E6534" w:rsidDel="0098285A">
          <w:rPr>
            <w:rFonts w:cs="Times New Roman"/>
            <w:color w:val="000000" w:themeColor="text1"/>
            <w:lang w:val="en-US"/>
            <w:rPrChange w:id="21832" w:author="N F" w:date="2023-12-05T03:09:00Z">
              <w:rPr>
                <w:rFonts w:cs="Times New Roman"/>
                <w:lang w:val="en-US"/>
              </w:rPr>
            </w:rPrChange>
          </w:rPr>
          <w:t>growth</w:t>
        </w:r>
        <w:r w:rsidR="00D037B3" w:rsidRPr="006E6534" w:rsidDel="0098285A">
          <w:rPr>
            <w:rFonts w:cs="Times New Roman"/>
            <w:color w:val="000000" w:themeColor="text1"/>
            <w:rPrChange w:id="21833" w:author="N F" w:date="2023-12-05T03:09:00Z">
              <w:rPr>
                <w:rFonts w:cs="Times New Roman"/>
              </w:rPr>
            </w:rPrChange>
          </w:rPr>
          <w:t xml:space="preserve"> </w:t>
        </w:r>
        <w:r w:rsidR="00D037B3" w:rsidRPr="006E6534" w:rsidDel="0098285A">
          <w:rPr>
            <w:rFonts w:cs="Times New Roman"/>
            <w:color w:val="000000" w:themeColor="text1"/>
            <w:lang w:val="en-US"/>
            <w:rPrChange w:id="21834" w:author="N F" w:date="2023-12-05T03:09:00Z">
              <w:rPr>
                <w:rFonts w:cs="Times New Roman"/>
                <w:lang w:val="en-US"/>
              </w:rPr>
            </w:rPrChange>
          </w:rPr>
          <w:t>factor</w:t>
        </w:r>
        <w:r w:rsidR="00D037B3" w:rsidRPr="006E6534" w:rsidDel="0098285A">
          <w:rPr>
            <w:rFonts w:cs="Times New Roman"/>
            <w:color w:val="000000" w:themeColor="text1"/>
            <w:rPrChange w:id="21835" w:author="N F" w:date="2023-12-05T03:09:00Z">
              <w:rPr>
                <w:rFonts w:cs="Times New Roman"/>
              </w:rPr>
            </w:rPrChange>
          </w:rPr>
          <w:t xml:space="preserve"> </w:t>
        </w:r>
        <w:r w:rsidR="00D037B3" w:rsidRPr="006E6534" w:rsidDel="0098285A">
          <w:rPr>
            <w:rFonts w:cs="Times New Roman"/>
            <w:color w:val="000000" w:themeColor="text1"/>
            <w:lang w:val="en-US"/>
            <w:rPrChange w:id="21836" w:author="N F" w:date="2023-12-05T03:09:00Z">
              <w:rPr>
                <w:rFonts w:cs="Times New Roman"/>
                <w:lang w:val="en-US"/>
              </w:rPr>
            </w:rPrChange>
          </w:rPr>
          <w:t>receptor</w:t>
        </w:r>
        <w:r w:rsidRPr="006E6534" w:rsidDel="0098285A">
          <w:rPr>
            <w:rFonts w:cs="Times New Roman"/>
            <w:color w:val="000000" w:themeColor="text1"/>
            <w:rPrChange w:id="21837" w:author="N F" w:date="2023-12-05T03:09:00Z">
              <w:rPr>
                <w:rFonts w:cs="Times New Roman"/>
              </w:rPr>
            </w:rPrChange>
          </w:rPr>
          <w:t>)</w:t>
        </w:r>
        <w:r w:rsidR="00BA7A5A" w:rsidRPr="006E6534" w:rsidDel="0098285A">
          <w:rPr>
            <w:rFonts w:cs="Times New Roman"/>
            <w:color w:val="000000" w:themeColor="text1"/>
            <w:rPrChange w:id="21838" w:author="N F" w:date="2023-12-05T03:09:00Z">
              <w:rPr>
                <w:rFonts w:cs="Times New Roman"/>
              </w:rPr>
            </w:rPrChange>
          </w:rPr>
          <w:t>.</w:t>
        </w:r>
      </w:moveFrom>
    </w:p>
    <w:moveFromRangeEnd w:id="21822"/>
    <w:p w14:paraId="56FBAE7D" w14:textId="3F63E101" w:rsidR="006C332D" w:rsidRPr="006E6534" w:rsidRDefault="006C332D">
      <w:pPr>
        <w:pStyle w:val="SDText"/>
        <w:spacing w:after="0"/>
        <w:rPr>
          <w:rFonts w:cs="Times New Roman"/>
          <w:color w:val="000000" w:themeColor="text1"/>
          <w:rPrChange w:id="21839" w:author="N F" w:date="2023-12-05T03:09:00Z">
            <w:rPr>
              <w:rFonts w:cs="Times New Roman"/>
            </w:rPr>
          </w:rPrChange>
        </w:rPr>
        <w:pPrChange w:id="21840" w:author="Barshadskaya, Yuliya" w:date="2024-01-16T02:35:00Z">
          <w:pPr>
            <w:pStyle w:val="SDText"/>
          </w:pPr>
        </w:pPrChange>
      </w:pPr>
    </w:p>
    <w:p w14:paraId="555F10A8" w14:textId="16563221" w:rsidR="00BA7A5A" w:rsidRPr="006E6534" w:rsidRDefault="008A2FBA" w:rsidP="00415551">
      <w:pPr>
        <w:pStyle w:val="SDText"/>
        <w:rPr>
          <w:rFonts w:cs="Times New Roman"/>
          <w:color w:val="000000" w:themeColor="text1"/>
          <w:rPrChange w:id="21841" w:author="N F" w:date="2023-12-05T03:09:00Z">
            <w:rPr>
              <w:rFonts w:cs="Times New Roman"/>
            </w:rPr>
          </w:rPrChange>
        </w:rPr>
      </w:pPr>
      <w:r w:rsidRPr="006E6534">
        <w:rPr>
          <w:rFonts w:cs="Times New Roman"/>
          <w:color w:val="000000" w:themeColor="text1"/>
          <w:rPrChange w:id="21842" w:author="N F" w:date="2023-12-05T03:09:00Z">
            <w:rPr>
              <w:rFonts w:cs="Times New Roman"/>
            </w:rPr>
          </w:rPrChange>
        </w:rPr>
        <w:t xml:space="preserve">В </w:t>
      </w:r>
      <w:r w:rsidR="00485E6F" w:rsidRPr="006E6534">
        <w:rPr>
          <w:rFonts w:cs="Times New Roman"/>
          <w:color w:val="000000" w:themeColor="text1"/>
          <w:rPrChange w:id="21843" w:author="N F" w:date="2023-12-05T03:09:00Z">
            <w:rPr>
              <w:rFonts w:cs="Times New Roman"/>
            </w:rPr>
          </w:rPrChange>
        </w:rPr>
        <w:t>т</w:t>
      </w:r>
      <w:r w:rsidRPr="006E6534">
        <w:rPr>
          <w:rFonts w:cs="Times New Roman"/>
          <w:color w:val="000000" w:themeColor="text1"/>
          <w:rPrChange w:id="21844" w:author="N F" w:date="2023-12-05T03:09:00Z">
            <w:rPr>
              <w:rFonts w:cs="Times New Roman"/>
            </w:rPr>
          </w:rPrChange>
        </w:rPr>
        <w:t>аблице</w:t>
      </w:r>
      <w:r w:rsidR="00485E6F" w:rsidRPr="006E6534">
        <w:rPr>
          <w:rFonts w:cs="Times New Roman"/>
          <w:color w:val="000000" w:themeColor="text1"/>
          <w:rPrChange w:id="21845" w:author="N F" w:date="2023-12-05T03:09:00Z">
            <w:rPr>
              <w:rFonts w:cs="Times New Roman"/>
            </w:rPr>
          </w:rPrChange>
        </w:rPr>
        <w:t xml:space="preserve"> ниже</w:t>
      </w:r>
      <w:r w:rsidRPr="006E6534">
        <w:rPr>
          <w:rFonts w:cs="Times New Roman"/>
          <w:color w:val="000000" w:themeColor="text1"/>
          <w:rPrChange w:id="21846" w:author="N F" w:date="2023-12-05T03:09:00Z">
            <w:rPr>
              <w:rFonts w:cs="Times New Roman"/>
            </w:rPr>
          </w:rPrChange>
        </w:rPr>
        <w:t xml:space="preserve"> </w:t>
      </w:r>
      <w:r w:rsidR="00485E6F" w:rsidRPr="006E6534">
        <w:rPr>
          <w:rFonts w:cs="Times New Roman"/>
          <w:color w:val="000000" w:themeColor="text1"/>
          <w:rPrChange w:id="21847" w:author="N F" w:date="2023-12-05T03:09:00Z">
            <w:rPr>
              <w:rFonts w:cs="Times New Roman"/>
            </w:rPr>
          </w:rPrChange>
        </w:rPr>
        <w:t>(</w:t>
      </w:r>
      <w:r w:rsidR="00485E6F" w:rsidRPr="006E6534">
        <w:rPr>
          <w:rFonts w:cs="Times New Roman"/>
          <w:color w:val="000000" w:themeColor="text1"/>
          <w:rPrChange w:id="21848" w:author="N F" w:date="2023-12-05T03:09:00Z">
            <w:rPr>
              <w:rFonts w:cs="Times New Roman"/>
            </w:rPr>
          </w:rPrChange>
        </w:rPr>
        <w:fldChar w:fldCharType="begin"/>
      </w:r>
      <w:r w:rsidR="00485E6F" w:rsidRPr="006E6534">
        <w:rPr>
          <w:rFonts w:cs="Times New Roman"/>
          <w:color w:val="000000" w:themeColor="text1"/>
          <w:rPrChange w:id="21849" w:author="N F" w:date="2023-12-05T03:09:00Z">
            <w:rPr>
              <w:rFonts w:cs="Times New Roman"/>
            </w:rPr>
          </w:rPrChange>
        </w:rPr>
        <w:instrText xml:space="preserve"> REF _Ref115718959 \h </w:instrText>
      </w:r>
      <w:r w:rsidR="00415551" w:rsidRPr="006E6534">
        <w:rPr>
          <w:rFonts w:cs="Times New Roman"/>
          <w:color w:val="000000" w:themeColor="text1"/>
          <w:rPrChange w:id="21850" w:author="N F" w:date="2023-12-05T03:09:00Z">
            <w:rPr>
              <w:rFonts w:cs="Times New Roman"/>
            </w:rPr>
          </w:rPrChange>
        </w:rPr>
        <w:instrText xml:space="preserve"> \* MERGEFORMAT </w:instrText>
      </w:r>
      <w:r w:rsidR="00485E6F" w:rsidRPr="006E6534">
        <w:rPr>
          <w:rFonts w:cs="Times New Roman"/>
          <w:color w:val="000000" w:themeColor="text1"/>
          <w:rPrChange w:id="21851" w:author="N F" w:date="2023-12-05T03:09:00Z">
            <w:rPr>
              <w:rFonts w:cs="Times New Roman"/>
              <w:color w:val="000000" w:themeColor="text1"/>
            </w:rPr>
          </w:rPrChange>
        </w:rPr>
      </w:r>
      <w:r w:rsidR="00485E6F" w:rsidRPr="006E6534">
        <w:rPr>
          <w:rFonts w:cs="Times New Roman"/>
          <w:color w:val="000000" w:themeColor="text1"/>
          <w:rPrChange w:id="21852" w:author="N F" w:date="2023-12-05T03:09:00Z">
            <w:rPr>
              <w:rFonts w:cs="Times New Roman"/>
            </w:rPr>
          </w:rPrChange>
        </w:rPr>
        <w:fldChar w:fldCharType="separate"/>
      </w:r>
      <w:r w:rsidR="004C4CE2" w:rsidRPr="006E6534">
        <w:rPr>
          <w:rFonts w:cs="Times New Roman"/>
          <w:color w:val="000000" w:themeColor="text1"/>
          <w:rPrChange w:id="21853" w:author="N F" w:date="2023-12-05T03:09:00Z">
            <w:rPr>
              <w:rFonts w:cs="Times New Roman"/>
            </w:rPr>
          </w:rPrChange>
        </w:rPr>
        <w:t xml:space="preserve">Таблица </w:t>
      </w:r>
      <w:r w:rsidR="004C4CE2" w:rsidRPr="006E6534">
        <w:rPr>
          <w:rFonts w:cs="Times New Roman"/>
          <w:noProof/>
          <w:color w:val="000000" w:themeColor="text1"/>
          <w:rPrChange w:id="21854" w:author="N F" w:date="2023-12-05T03:09:00Z">
            <w:rPr>
              <w:rFonts w:cs="Times New Roman"/>
              <w:noProof/>
            </w:rPr>
          </w:rPrChange>
        </w:rPr>
        <w:t>4</w:t>
      </w:r>
      <w:r w:rsidR="004C4CE2" w:rsidRPr="006E6534">
        <w:rPr>
          <w:rFonts w:cs="Times New Roman"/>
          <w:color w:val="000000" w:themeColor="text1"/>
          <w:rPrChange w:id="21855" w:author="N F" w:date="2023-12-05T03:09:00Z">
            <w:rPr>
              <w:rFonts w:cs="Times New Roman"/>
            </w:rPr>
          </w:rPrChange>
        </w:rPr>
        <w:noBreakHyphen/>
      </w:r>
      <w:r w:rsidR="004C4CE2" w:rsidRPr="006E6534">
        <w:rPr>
          <w:rFonts w:cs="Times New Roman"/>
          <w:noProof/>
          <w:color w:val="000000" w:themeColor="text1"/>
          <w:rPrChange w:id="21856" w:author="N F" w:date="2023-12-05T03:09:00Z">
            <w:rPr>
              <w:rFonts w:cs="Times New Roman"/>
              <w:noProof/>
            </w:rPr>
          </w:rPrChange>
        </w:rPr>
        <w:t>9</w:t>
      </w:r>
      <w:r w:rsidR="00485E6F" w:rsidRPr="006E6534">
        <w:rPr>
          <w:rFonts w:cs="Times New Roman"/>
          <w:color w:val="000000" w:themeColor="text1"/>
          <w:rPrChange w:id="21857" w:author="N F" w:date="2023-12-05T03:09:00Z">
            <w:rPr>
              <w:rFonts w:cs="Times New Roman"/>
            </w:rPr>
          </w:rPrChange>
        </w:rPr>
        <w:fldChar w:fldCharType="end"/>
      </w:r>
      <w:r w:rsidR="00485E6F" w:rsidRPr="006E6534">
        <w:rPr>
          <w:rFonts w:cs="Times New Roman"/>
          <w:color w:val="000000" w:themeColor="text1"/>
          <w:rPrChange w:id="21858" w:author="N F" w:date="2023-12-05T03:09:00Z">
            <w:rPr>
              <w:rFonts w:cs="Times New Roman"/>
            </w:rPr>
          </w:rPrChange>
        </w:rPr>
        <w:t>)</w:t>
      </w:r>
      <w:r w:rsidRPr="006E6534">
        <w:rPr>
          <w:rFonts w:cs="Times New Roman"/>
          <w:color w:val="000000" w:themeColor="text1"/>
          <w:rPrChange w:id="21859" w:author="N F" w:date="2023-12-05T03:09:00Z">
            <w:rPr>
              <w:rFonts w:cs="Times New Roman"/>
            </w:rPr>
          </w:rPrChange>
        </w:rPr>
        <w:t xml:space="preserve"> представлены данные о длительности экспозици</w:t>
      </w:r>
      <w:r w:rsidR="006F50A4" w:rsidRPr="006E6534">
        <w:rPr>
          <w:rFonts w:cs="Times New Roman"/>
          <w:color w:val="000000" w:themeColor="text1"/>
          <w:rPrChange w:id="21860" w:author="N F" w:date="2023-12-05T03:09:00Z">
            <w:rPr>
              <w:rFonts w:cs="Times New Roman"/>
            </w:rPr>
          </w:rPrChange>
        </w:rPr>
        <w:t>и среди 411 пациентов, принявших участие в исследованиях</w:t>
      </w:r>
      <w:r w:rsidR="009C0E7F" w:rsidRPr="006E6534">
        <w:rPr>
          <w:rFonts w:cs="Times New Roman"/>
          <w:color w:val="000000" w:themeColor="text1"/>
          <w:rPrChange w:id="21861" w:author="N F" w:date="2023-12-05T03:09:00Z">
            <w:rPr>
              <w:rFonts w:cs="Times New Roman"/>
            </w:rPr>
          </w:rPrChange>
        </w:rPr>
        <w:t xml:space="preserve"> </w:t>
      </w:r>
      <w:r w:rsidR="009C5752" w:rsidRPr="006E6534">
        <w:rPr>
          <w:rFonts w:cs="Times New Roman"/>
          <w:color w:val="000000" w:themeColor="text1"/>
          <w:lang w:val="en-US"/>
          <w:rPrChange w:id="21862" w:author="N F" w:date="2023-12-05T03:09:00Z">
            <w:rPr>
              <w:rFonts w:cs="Times New Roman"/>
              <w:lang w:val="en-US"/>
            </w:rPr>
          </w:rPrChange>
        </w:rPr>
        <w:t>AURAex</w:t>
      </w:r>
      <w:r w:rsidR="009C5752" w:rsidRPr="006E6534">
        <w:rPr>
          <w:rFonts w:cs="Times New Roman"/>
          <w:color w:val="000000" w:themeColor="text1"/>
          <w:rPrChange w:id="21863" w:author="N F" w:date="2023-12-05T03:09:00Z">
            <w:rPr>
              <w:rFonts w:cs="Times New Roman"/>
            </w:rPr>
          </w:rPrChange>
        </w:rPr>
        <w:t xml:space="preserve"> и </w:t>
      </w:r>
      <w:r w:rsidR="009C5752" w:rsidRPr="006E6534">
        <w:rPr>
          <w:rFonts w:cs="Times New Roman"/>
          <w:color w:val="000000" w:themeColor="text1"/>
          <w:lang w:val="en-US"/>
          <w:rPrChange w:id="21864" w:author="N F" w:date="2023-12-05T03:09:00Z">
            <w:rPr>
              <w:rFonts w:cs="Times New Roman"/>
              <w:lang w:val="en-US"/>
            </w:rPr>
          </w:rPrChange>
        </w:rPr>
        <w:t>AURA</w:t>
      </w:r>
      <w:r w:rsidR="009C5752" w:rsidRPr="006E6534">
        <w:rPr>
          <w:rFonts w:cs="Times New Roman"/>
          <w:color w:val="000000" w:themeColor="text1"/>
          <w:rPrChange w:id="21865" w:author="N F" w:date="2023-12-05T03:09:00Z">
            <w:rPr>
              <w:rFonts w:cs="Times New Roman"/>
            </w:rPr>
          </w:rPrChange>
        </w:rPr>
        <w:t xml:space="preserve"> 2</w:t>
      </w:r>
      <w:r w:rsidR="00A578E2" w:rsidRPr="006E6534">
        <w:rPr>
          <w:rFonts w:cs="Times New Roman"/>
          <w:color w:val="000000" w:themeColor="text1"/>
          <w:rPrChange w:id="21866" w:author="N F" w:date="2023-12-05T03:09:00Z">
            <w:rPr>
              <w:rFonts w:cs="Times New Roman"/>
            </w:rPr>
          </w:rPrChange>
        </w:rPr>
        <w:t xml:space="preserve"> </w:t>
      </w:r>
      <w:ins w:id="21867" w:author="Barshadskaya, Yuliya" w:date="2024-01-16T02:35:00Z">
        <w:r w:rsidR="007F04F9" w:rsidRPr="0001519A">
          <w:rPr>
            <w:rFonts w:cs="Times New Roman"/>
            <w:color w:val="000000" w:themeColor="text1"/>
            <w:lang w:val="en-US"/>
          </w:rPr>
          <w:fldChar w:fldCharType="begin"/>
        </w:r>
        <w:r w:rsidR="007F04F9"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7F04F9" w:rsidRPr="0001519A">
          <w:rPr>
            <w:rFonts w:cs="Times New Roman"/>
            <w:color w:val="000000" w:themeColor="text1"/>
            <w:lang w:val="en-US"/>
          </w:rPr>
          <w:fldChar w:fldCharType="separate"/>
        </w:r>
        <w:r w:rsidR="007F04F9" w:rsidRPr="0018315E">
          <w:rPr>
            <w:rFonts w:cs="Times New Roman"/>
            <w:color w:val="000000" w:themeColor="text1"/>
          </w:rPr>
          <w:t>[</w:t>
        </w:r>
      </w:ins>
      <w:ins w:id="21868" w:author="Barshadskaya, Yuliya" w:date="2024-02-23T00:10:00Z">
        <w:r w:rsidR="00677679">
          <w:rPr>
            <w:rFonts w:cs="Times New Roman"/>
            <w:color w:val="000000" w:themeColor="text1"/>
          </w:rPr>
          <w:t>9</w:t>
        </w:r>
      </w:ins>
      <w:ins w:id="21869" w:author="Barshadskaya, Yuliya" w:date="2024-01-16T02:35:00Z">
        <w:r w:rsidR="007F04F9" w:rsidRPr="00DD38F1">
          <w:rPr>
            <w:rFonts w:cs="Times New Roman"/>
            <w:color w:val="000000" w:themeColor="text1"/>
          </w:rPr>
          <w:t>]</w:t>
        </w:r>
        <w:r w:rsidR="007F04F9" w:rsidRPr="0001519A">
          <w:rPr>
            <w:rFonts w:cs="Times New Roman"/>
            <w:color w:val="000000" w:themeColor="text1"/>
            <w:lang w:val="en-US"/>
          </w:rPr>
          <w:fldChar w:fldCharType="end"/>
        </w:r>
      </w:ins>
      <w:del w:id="21870" w:author="Barshadskaya, Yuliya" w:date="2024-01-16T02:35:00Z">
        <w:r w:rsidR="00A578E2" w:rsidRPr="006E6534" w:rsidDel="007F04F9">
          <w:rPr>
            <w:rFonts w:cs="Times New Roman"/>
            <w:color w:val="000000" w:themeColor="text1"/>
            <w:rPrChange w:id="21871" w:author="N F" w:date="2023-12-05T03:09:00Z">
              <w:rPr>
                <w:rFonts w:cs="Times New Roman"/>
              </w:rPr>
            </w:rPrChange>
          </w:rPr>
          <w:fldChar w:fldCharType="begin"/>
        </w:r>
        <w:r w:rsidR="00A578E2" w:rsidRPr="006E6534" w:rsidDel="007F04F9">
          <w:rPr>
            <w:rFonts w:cs="Times New Roman"/>
            <w:color w:val="000000" w:themeColor="text1"/>
            <w:rPrChange w:id="21872" w:author="N F" w:date="2023-12-05T03:09:00Z">
              <w:rPr>
                <w:rFonts w:cs="Times New Roman"/>
              </w:rPr>
            </w:rPrChange>
          </w:rPr>
          <w:delInstrText xml:space="preserve"> ADDIN ZOTERO_ITEM CSL_CITATION {"citationID":"uZjgbjeE","properties":{"formattedCitation":"(27)","plainCitation":"(27)","noteIndex":0},"citationItems":[{"id":161756,"uris":["http://zotero.org/groups/4735135/items/9AGK4QM5"],"itemData":{"id":161756,"type":"webpage","title":"TAGRISSO (osimertinib) tablets. AstraZeneca Pharmaceuticals, LP Application No.:  208065. Approval Date: 11/13/2015. Medical Review.","URL":"https://www.accessdata.fda.gov/drugsatfda_docs/nda/2015/208065Orig1s000TOC.cfm","accessed":{"date-parts":[["2022",8,2]]}}}],"schema":"https://github.com/citation-style-language/schema/raw/master/csl-citation.json"} </w:delInstrText>
        </w:r>
        <w:r w:rsidR="00A578E2" w:rsidRPr="006E6534" w:rsidDel="007F04F9">
          <w:rPr>
            <w:rFonts w:cs="Times New Roman"/>
            <w:color w:val="000000" w:themeColor="text1"/>
            <w:rPrChange w:id="21873" w:author="N F" w:date="2023-12-05T03:09:00Z">
              <w:rPr>
                <w:rFonts w:cs="Times New Roman"/>
              </w:rPr>
            </w:rPrChange>
          </w:rPr>
          <w:fldChar w:fldCharType="separate"/>
        </w:r>
        <w:r w:rsidR="00A578E2" w:rsidRPr="006E6534" w:rsidDel="007F04F9">
          <w:rPr>
            <w:rFonts w:cs="Times New Roman"/>
            <w:color w:val="000000" w:themeColor="text1"/>
            <w:rPrChange w:id="21874" w:author="N F" w:date="2023-12-05T03:09:00Z">
              <w:rPr>
                <w:rFonts w:cs="Times New Roman"/>
              </w:rPr>
            </w:rPrChange>
          </w:rPr>
          <w:delText>(27)</w:delText>
        </w:r>
        <w:r w:rsidR="00A578E2" w:rsidRPr="006E6534" w:rsidDel="007F04F9">
          <w:rPr>
            <w:rFonts w:cs="Times New Roman"/>
            <w:color w:val="000000" w:themeColor="text1"/>
            <w:rPrChange w:id="21875" w:author="N F" w:date="2023-12-05T03:09:00Z">
              <w:rPr>
                <w:rFonts w:cs="Times New Roman"/>
              </w:rPr>
            </w:rPrChange>
          </w:rPr>
          <w:fldChar w:fldCharType="end"/>
        </w:r>
      </w:del>
      <w:r w:rsidR="009C0E7F" w:rsidRPr="006E6534">
        <w:rPr>
          <w:rFonts w:cs="Times New Roman"/>
          <w:color w:val="000000" w:themeColor="text1"/>
          <w:rPrChange w:id="21876" w:author="N F" w:date="2023-12-05T03:09:00Z">
            <w:rPr>
              <w:rFonts w:cs="Times New Roman"/>
            </w:rPr>
          </w:rPrChange>
        </w:rPr>
        <w:t>.</w:t>
      </w:r>
    </w:p>
    <w:p w14:paraId="055F0EAC" w14:textId="0EE24C90" w:rsidR="0055063E" w:rsidRPr="00527FD0" w:rsidRDefault="0055063E">
      <w:pPr>
        <w:pStyle w:val="SDTable"/>
        <w:spacing w:after="0"/>
        <w:jc w:val="both"/>
        <w:pPrChange w:id="21877" w:author="Barshadskaya, Yuliya" w:date="2024-01-16T02:35:00Z">
          <w:pPr>
            <w:pStyle w:val="SDTable"/>
          </w:pPr>
        </w:pPrChange>
      </w:pPr>
      <w:bookmarkStart w:id="21878" w:name="_Ref115718959"/>
      <w:bookmarkStart w:id="21879" w:name="_Toc115733171"/>
      <w:r w:rsidRPr="007F04F9">
        <w:rPr>
          <w:b/>
          <w:rPrChange w:id="21880" w:author="Barshadskaya, Yuliya" w:date="2024-01-16T02:35:00Z">
            <w:rPr/>
          </w:rPrChange>
        </w:rPr>
        <w:t xml:space="preserve">Таблица </w:t>
      </w:r>
      <w:r w:rsidR="003D1135" w:rsidRPr="007F04F9">
        <w:rPr>
          <w:b/>
          <w:rPrChange w:id="21881" w:author="Barshadskaya, Yuliya" w:date="2024-01-16T02:35:00Z">
            <w:rPr/>
          </w:rPrChange>
        </w:rPr>
        <w:fldChar w:fldCharType="begin"/>
      </w:r>
      <w:r w:rsidR="003D1135" w:rsidRPr="007F04F9">
        <w:rPr>
          <w:b/>
          <w:rPrChange w:id="21882" w:author="Barshadskaya, Yuliya" w:date="2024-01-16T02:35:00Z">
            <w:rPr/>
          </w:rPrChange>
        </w:rPr>
        <w:instrText xml:space="preserve"> STYLEREF 1 \s </w:instrText>
      </w:r>
      <w:r w:rsidR="003D1135" w:rsidRPr="007F04F9">
        <w:rPr>
          <w:b/>
          <w:rPrChange w:id="21883" w:author="Barshadskaya, Yuliya" w:date="2024-01-16T02:35:00Z">
            <w:rPr/>
          </w:rPrChange>
        </w:rPr>
        <w:fldChar w:fldCharType="separate"/>
      </w:r>
      <w:r w:rsidR="004C4CE2" w:rsidRPr="007F04F9">
        <w:rPr>
          <w:b/>
          <w:noProof/>
          <w:rPrChange w:id="21884" w:author="Barshadskaya, Yuliya" w:date="2024-01-16T02:35:00Z">
            <w:rPr>
              <w:noProof/>
            </w:rPr>
          </w:rPrChange>
        </w:rPr>
        <w:t>4</w:t>
      </w:r>
      <w:r w:rsidR="003D1135" w:rsidRPr="007F04F9">
        <w:rPr>
          <w:b/>
          <w:rPrChange w:id="21885" w:author="Barshadskaya, Yuliya" w:date="2024-01-16T02:35:00Z">
            <w:rPr/>
          </w:rPrChange>
        </w:rPr>
        <w:fldChar w:fldCharType="end"/>
      </w:r>
      <w:r w:rsidR="003D1135" w:rsidRPr="007F04F9">
        <w:rPr>
          <w:b/>
          <w:rPrChange w:id="21886" w:author="Barshadskaya, Yuliya" w:date="2024-01-16T02:35:00Z">
            <w:rPr/>
          </w:rPrChange>
        </w:rPr>
        <w:noBreakHyphen/>
      </w:r>
      <w:r w:rsidR="003D1135" w:rsidRPr="007F04F9">
        <w:rPr>
          <w:b/>
          <w:rPrChange w:id="21887" w:author="Barshadskaya, Yuliya" w:date="2024-01-16T02:35:00Z">
            <w:rPr/>
          </w:rPrChange>
        </w:rPr>
        <w:fldChar w:fldCharType="begin"/>
      </w:r>
      <w:r w:rsidR="003D1135" w:rsidRPr="007F04F9">
        <w:rPr>
          <w:b/>
          <w:rPrChange w:id="21888" w:author="Barshadskaya, Yuliya" w:date="2024-01-16T02:35:00Z">
            <w:rPr/>
          </w:rPrChange>
        </w:rPr>
        <w:instrText xml:space="preserve"> SEQ Таблица \* ARABIC \s 1 </w:instrText>
      </w:r>
      <w:r w:rsidR="003D1135" w:rsidRPr="007F04F9">
        <w:rPr>
          <w:b/>
          <w:rPrChange w:id="21889" w:author="Barshadskaya, Yuliya" w:date="2024-01-16T02:35:00Z">
            <w:rPr/>
          </w:rPrChange>
        </w:rPr>
        <w:fldChar w:fldCharType="separate"/>
      </w:r>
      <w:r w:rsidR="004C4CE2" w:rsidRPr="007F04F9">
        <w:rPr>
          <w:b/>
          <w:noProof/>
          <w:rPrChange w:id="21890" w:author="Barshadskaya, Yuliya" w:date="2024-01-16T02:35:00Z">
            <w:rPr>
              <w:noProof/>
            </w:rPr>
          </w:rPrChange>
        </w:rPr>
        <w:t>9</w:t>
      </w:r>
      <w:r w:rsidR="003D1135" w:rsidRPr="007F04F9">
        <w:rPr>
          <w:b/>
          <w:rPrChange w:id="21891" w:author="Barshadskaya, Yuliya" w:date="2024-01-16T02:35:00Z">
            <w:rPr/>
          </w:rPrChange>
        </w:rPr>
        <w:fldChar w:fldCharType="end"/>
      </w:r>
      <w:bookmarkEnd w:id="21878"/>
      <w:ins w:id="21892" w:author="Barshadskaya, Yuliya" w:date="2024-01-16T02:35:00Z">
        <w:r w:rsidR="007F04F9" w:rsidRPr="007F04F9">
          <w:rPr>
            <w:b/>
            <w:rPrChange w:id="21893" w:author="Barshadskaya, Yuliya" w:date="2024-01-16T02:35:00Z">
              <w:rPr/>
            </w:rPrChange>
          </w:rPr>
          <w:t>.</w:t>
        </w:r>
      </w:ins>
      <w:r w:rsidRPr="00527FD0">
        <w:t xml:space="preserve"> </w:t>
      </w:r>
      <w:r w:rsidRPr="00452D3C">
        <w:t xml:space="preserve">Длительность воздействия осимертиниба на пациентов в исследованиях </w:t>
      </w:r>
      <w:r w:rsidRPr="008A1743">
        <w:rPr>
          <w:lang w:val="en-US"/>
        </w:rPr>
        <w:t>AURAex</w:t>
      </w:r>
      <w:r w:rsidRPr="008D162B">
        <w:t xml:space="preserve"> и </w:t>
      </w:r>
      <w:r w:rsidRPr="008D162B">
        <w:rPr>
          <w:lang w:val="en-US"/>
        </w:rPr>
        <w:t>AURA</w:t>
      </w:r>
      <w:r w:rsidRPr="008D162B">
        <w:t xml:space="preserve"> 2 </w:t>
      </w:r>
      <w:ins w:id="21894" w:author="Barshadskaya, Yuliya" w:date="2024-01-16T02:35:00Z">
        <w:r w:rsidR="007F04F9" w:rsidRPr="0001519A">
          <w:rPr>
            <w:rFonts w:cs="Times New Roman"/>
            <w:color w:val="000000" w:themeColor="text1"/>
            <w:lang w:val="en-US"/>
          </w:rPr>
          <w:fldChar w:fldCharType="begin"/>
        </w:r>
        <w:r w:rsidR="007F04F9"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7F04F9" w:rsidRPr="0001519A">
          <w:rPr>
            <w:rFonts w:cs="Times New Roman"/>
            <w:color w:val="000000" w:themeColor="text1"/>
            <w:lang w:val="en-US"/>
          </w:rPr>
          <w:fldChar w:fldCharType="separate"/>
        </w:r>
        <w:r w:rsidR="007F04F9" w:rsidRPr="0018315E">
          <w:rPr>
            <w:rFonts w:cs="Times New Roman"/>
            <w:color w:val="000000" w:themeColor="text1"/>
          </w:rPr>
          <w:t>[</w:t>
        </w:r>
      </w:ins>
      <w:ins w:id="21895" w:author="Barshadskaya, Yuliya" w:date="2024-02-23T00:10:00Z">
        <w:r w:rsidR="00677679">
          <w:rPr>
            <w:rFonts w:cs="Times New Roman"/>
            <w:color w:val="000000" w:themeColor="text1"/>
          </w:rPr>
          <w:t>9</w:t>
        </w:r>
      </w:ins>
      <w:ins w:id="21896" w:author="Barshadskaya, Yuliya" w:date="2024-01-16T02:35:00Z">
        <w:r w:rsidR="007F04F9" w:rsidRPr="00DD38F1">
          <w:rPr>
            <w:rFonts w:cs="Times New Roman"/>
            <w:color w:val="000000" w:themeColor="text1"/>
          </w:rPr>
          <w:t>]</w:t>
        </w:r>
        <w:r w:rsidR="007F04F9" w:rsidRPr="0001519A">
          <w:rPr>
            <w:rFonts w:cs="Times New Roman"/>
            <w:color w:val="000000" w:themeColor="text1"/>
            <w:lang w:val="en-US"/>
          </w:rPr>
          <w:fldChar w:fldCharType="end"/>
        </w:r>
        <w:r w:rsidR="007F04F9">
          <w:rPr>
            <w:rFonts w:cs="Times New Roman"/>
            <w:color w:val="000000" w:themeColor="text1"/>
          </w:rPr>
          <w:t>.</w:t>
        </w:r>
      </w:ins>
      <w:del w:id="21897" w:author="Barshadskaya, Yuliya" w:date="2024-01-16T02:35:00Z">
        <w:r w:rsidRPr="00452D3C" w:rsidDel="007F04F9">
          <w:fldChar w:fldCharType="begin"/>
        </w:r>
        <w:r w:rsidRPr="006E6534" w:rsidDel="007F04F9">
          <w:delInstrText xml:space="preserve"> ADDIN ZOTERO_ITEM CSL_CITATION {"citationID":"uZjgbjeE","properties":{"formattedCitation":"(27)","plainCitation":"(27)","noteIndex":0},"citationItems":[{"id":161756,"uris":["http://zotero.org/groups/4735135/items/9AGK4QM5"],"itemData":{"id":161756,"type":"webpage","title":"TAGRISSO (osimertinib) tablets. AstraZeneca Pharmaceuticals, LP Application No.:  208065. Approval Date: 11/13/2015. Medical Review.","URL":"https://www.accessdata.fda.gov/drugsatfda_docs/nda/2015/208065Orig1s000TOC.cfm","accessed":{"date-parts":[["2022",8,2]]}}}],"schema":"https://github.com/citation-style-language/schema/raw/master/csl-citation.json"} </w:delInstrText>
        </w:r>
        <w:r w:rsidRPr="00452D3C" w:rsidDel="007F04F9">
          <w:fldChar w:fldCharType="separate"/>
        </w:r>
        <w:r w:rsidRPr="00452D3C" w:rsidDel="007F04F9">
          <w:delText>(27)</w:delText>
        </w:r>
        <w:bookmarkEnd w:id="21879"/>
        <w:r w:rsidRPr="00452D3C" w:rsidDel="007F04F9">
          <w:fldChar w:fldCharType="end"/>
        </w:r>
      </w:del>
    </w:p>
    <w:tbl>
      <w:tblPr>
        <w:tblStyle w:val="a4"/>
        <w:tblW w:w="0" w:type="auto"/>
        <w:tblLook w:val="04A0" w:firstRow="1" w:lastRow="0" w:firstColumn="1" w:lastColumn="0" w:noHBand="0" w:noVBand="1"/>
      </w:tblPr>
      <w:tblGrid>
        <w:gridCol w:w="2336"/>
        <w:gridCol w:w="2336"/>
        <w:gridCol w:w="2336"/>
        <w:gridCol w:w="2337"/>
      </w:tblGrid>
      <w:tr w:rsidR="006E6534" w:rsidRPr="006E6534" w14:paraId="22D1568E" w14:textId="77777777" w:rsidTr="006B608E">
        <w:tc>
          <w:tcPr>
            <w:tcW w:w="2336" w:type="dxa"/>
            <w:shd w:val="clear" w:color="auto" w:fill="D9D9D9" w:themeFill="background1" w:themeFillShade="D9"/>
          </w:tcPr>
          <w:p w14:paraId="31D426EE" w14:textId="5DC561C2" w:rsidR="0055063E" w:rsidRPr="006E6534" w:rsidRDefault="009D7EFF" w:rsidP="00415551">
            <w:pPr>
              <w:pStyle w:val="SDText"/>
              <w:ind w:firstLine="0"/>
              <w:jc w:val="center"/>
              <w:rPr>
                <w:rFonts w:cs="Times New Roman"/>
                <w:b/>
                <w:bCs/>
                <w:color w:val="000000" w:themeColor="text1"/>
                <w:rPrChange w:id="21898" w:author="N F" w:date="2023-12-05T03:09:00Z">
                  <w:rPr>
                    <w:rFonts w:cs="Times New Roman"/>
                    <w:b/>
                    <w:bCs/>
                  </w:rPr>
                </w:rPrChange>
              </w:rPr>
            </w:pPr>
            <w:r w:rsidRPr="006E6534">
              <w:rPr>
                <w:rFonts w:cs="Times New Roman"/>
                <w:b/>
                <w:bCs/>
                <w:color w:val="000000" w:themeColor="text1"/>
                <w:rPrChange w:id="21899" w:author="N F" w:date="2023-12-05T03:09:00Z">
                  <w:rPr>
                    <w:rFonts w:cs="Times New Roman"/>
                    <w:b/>
                    <w:bCs/>
                  </w:rPr>
                </w:rPrChange>
              </w:rPr>
              <w:t>≥</w:t>
            </w:r>
            <w:r w:rsidR="00720219" w:rsidRPr="006E6534">
              <w:rPr>
                <w:rFonts w:cs="Times New Roman"/>
                <w:b/>
                <w:bCs/>
                <w:color w:val="000000" w:themeColor="text1"/>
                <w:rPrChange w:id="21900" w:author="N F" w:date="2023-12-05T03:09:00Z">
                  <w:rPr>
                    <w:rFonts w:cs="Times New Roman"/>
                    <w:b/>
                    <w:bCs/>
                  </w:rPr>
                </w:rPrChange>
              </w:rPr>
              <w:t xml:space="preserve"> 2 мес.</w:t>
            </w:r>
          </w:p>
        </w:tc>
        <w:tc>
          <w:tcPr>
            <w:tcW w:w="2336" w:type="dxa"/>
            <w:shd w:val="clear" w:color="auto" w:fill="D9D9D9" w:themeFill="background1" w:themeFillShade="D9"/>
          </w:tcPr>
          <w:p w14:paraId="32E64351" w14:textId="4D0579A6" w:rsidR="0055063E" w:rsidRPr="006E6534" w:rsidRDefault="00720219" w:rsidP="00415551">
            <w:pPr>
              <w:pStyle w:val="SDText"/>
              <w:ind w:firstLine="0"/>
              <w:jc w:val="center"/>
              <w:rPr>
                <w:rFonts w:cs="Times New Roman"/>
                <w:b/>
                <w:bCs/>
                <w:color w:val="000000" w:themeColor="text1"/>
                <w:rPrChange w:id="21901" w:author="N F" w:date="2023-12-05T03:09:00Z">
                  <w:rPr>
                    <w:rFonts w:cs="Times New Roman"/>
                    <w:b/>
                    <w:bCs/>
                  </w:rPr>
                </w:rPrChange>
              </w:rPr>
            </w:pPr>
            <w:r w:rsidRPr="006E6534">
              <w:rPr>
                <w:rFonts w:cs="Times New Roman"/>
                <w:b/>
                <w:bCs/>
                <w:color w:val="000000" w:themeColor="text1"/>
                <w:rPrChange w:id="21902" w:author="N F" w:date="2023-12-05T03:09:00Z">
                  <w:rPr>
                    <w:rFonts w:cs="Times New Roman"/>
                    <w:b/>
                    <w:bCs/>
                  </w:rPr>
                </w:rPrChange>
              </w:rPr>
              <w:t xml:space="preserve">≥ </w:t>
            </w:r>
            <w:r w:rsidRPr="007F04F9">
              <w:rPr>
                <w:rFonts w:cs="Times New Roman"/>
                <w:b/>
                <w:bCs/>
                <w:color w:val="000000" w:themeColor="text1"/>
                <w:rPrChange w:id="21903" w:author="Barshadskaya, Yuliya" w:date="2024-01-16T02:35:00Z">
                  <w:rPr>
                    <w:rFonts w:cs="Times New Roman"/>
                    <w:b/>
                    <w:bCs/>
                    <w:lang w:val="en-US"/>
                  </w:rPr>
                </w:rPrChange>
              </w:rPr>
              <w:t>4</w:t>
            </w:r>
            <w:r w:rsidRPr="006E6534">
              <w:rPr>
                <w:rFonts w:cs="Times New Roman"/>
                <w:b/>
                <w:bCs/>
                <w:color w:val="000000" w:themeColor="text1"/>
                <w:rPrChange w:id="21904" w:author="N F" w:date="2023-12-05T03:09:00Z">
                  <w:rPr>
                    <w:rFonts w:cs="Times New Roman"/>
                    <w:b/>
                    <w:bCs/>
                  </w:rPr>
                </w:rPrChange>
              </w:rPr>
              <w:t xml:space="preserve"> мес.</w:t>
            </w:r>
          </w:p>
        </w:tc>
        <w:tc>
          <w:tcPr>
            <w:tcW w:w="2336" w:type="dxa"/>
            <w:shd w:val="clear" w:color="auto" w:fill="D9D9D9" w:themeFill="background1" w:themeFillShade="D9"/>
          </w:tcPr>
          <w:p w14:paraId="46B13F82" w14:textId="5D9F2F06" w:rsidR="0055063E" w:rsidRPr="006E6534" w:rsidRDefault="00720219" w:rsidP="00415551">
            <w:pPr>
              <w:pStyle w:val="SDText"/>
              <w:ind w:firstLine="0"/>
              <w:jc w:val="center"/>
              <w:rPr>
                <w:rFonts w:cs="Times New Roman"/>
                <w:b/>
                <w:bCs/>
                <w:color w:val="000000" w:themeColor="text1"/>
                <w:rPrChange w:id="21905" w:author="N F" w:date="2023-12-05T03:09:00Z">
                  <w:rPr>
                    <w:rFonts w:cs="Times New Roman"/>
                    <w:b/>
                    <w:bCs/>
                  </w:rPr>
                </w:rPrChange>
              </w:rPr>
            </w:pPr>
            <w:r w:rsidRPr="006E6534">
              <w:rPr>
                <w:rFonts w:cs="Times New Roman"/>
                <w:b/>
                <w:bCs/>
                <w:color w:val="000000" w:themeColor="text1"/>
                <w:rPrChange w:id="21906" w:author="N F" w:date="2023-12-05T03:09:00Z">
                  <w:rPr>
                    <w:rFonts w:cs="Times New Roman"/>
                    <w:b/>
                    <w:bCs/>
                  </w:rPr>
                </w:rPrChange>
              </w:rPr>
              <w:t xml:space="preserve">≥ </w:t>
            </w:r>
            <w:r w:rsidRPr="007F04F9">
              <w:rPr>
                <w:rFonts w:cs="Times New Roman"/>
                <w:b/>
                <w:bCs/>
                <w:color w:val="000000" w:themeColor="text1"/>
                <w:rPrChange w:id="21907" w:author="Barshadskaya, Yuliya" w:date="2024-01-16T02:35:00Z">
                  <w:rPr>
                    <w:rFonts w:cs="Times New Roman"/>
                    <w:b/>
                    <w:bCs/>
                    <w:lang w:val="en-US"/>
                  </w:rPr>
                </w:rPrChange>
              </w:rPr>
              <w:t>6</w:t>
            </w:r>
            <w:r w:rsidRPr="006E6534">
              <w:rPr>
                <w:rFonts w:cs="Times New Roman"/>
                <w:b/>
                <w:bCs/>
                <w:color w:val="000000" w:themeColor="text1"/>
                <w:rPrChange w:id="21908" w:author="N F" w:date="2023-12-05T03:09:00Z">
                  <w:rPr>
                    <w:rFonts w:cs="Times New Roman"/>
                    <w:b/>
                    <w:bCs/>
                  </w:rPr>
                </w:rPrChange>
              </w:rPr>
              <w:t xml:space="preserve"> мес.</w:t>
            </w:r>
          </w:p>
        </w:tc>
        <w:tc>
          <w:tcPr>
            <w:tcW w:w="2337" w:type="dxa"/>
            <w:shd w:val="clear" w:color="auto" w:fill="D9D9D9" w:themeFill="background1" w:themeFillShade="D9"/>
          </w:tcPr>
          <w:p w14:paraId="18DE4A33" w14:textId="53CC8C04" w:rsidR="0055063E" w:rsidRPr="006E6534" w:rsidRDefault="00720219" w:rsidP="00415551">
            <w:pPr>
              <w:pStyle w:val="SDText"/>
              <w:ind w:firstLine="0"/>
              <w:jc w:val="center"/>
              <w:rPr>
                <w:rFonts w:cs="Times New Roman"/>
                <w:b/>
                <w:bCs/>
                <w:color w:val="000000" w:themeColor="text1"/>
                <w:rPrChange w:id="21909" w:author="N F" w:date="2023-12-05T03:09:00Z">
                  <w:rPr>
                    <w:rFonts w:cs="Times New Roman"/>
                    <w:b/>
                    <w:bCs/>
                  </w:rPr>
                </w:rPrChange>
              </w:rPr>
            </w:pPr>
            <w:r w:rsidRPr="006E6534">
              <w:rPr>
                <w:rFonts w:cs="Times New Roman"/>
                <w:b/>
                <w:bCs/>
                <w:color w:val="000000" w:themeColor="text1"/>
                <w:rPrChange w:id="21910" w:author="N F" w:date="2023-12-05T03:09:00Z">
                  <w:rPr>
                    <w:rFonts w:cs="Times New Roman"/>
                    <w:b/>
                    <w:bCs/>
                  </w:rPr>
                </w:rPrChange>
              </w:rPr>
              <w:t xml:space="preserve">≥ </w:t>
            </w:r>
            <w:r w:rsidRPr="007F04F9">
              <w:rPr>
                <w:rFonts w:cs="Times New Roman"/>
                <w:b/>
                <w:bCs/>
                <w:color w:val="000000" w:themeColor="text1"/>
                <w:rPrChange w:id="21911" w:author="Barshadskaya, Yuliya" w:date="2024-01-16T02:35:00Z">
                  <w:rPr>
                    <w:rFonts w:cs="Times New Roman"/>
                    <w:b/>
                    <w:bCs/>
                    <w:lang w:val="en-US"/>
                  </w:rPr>
                </w:rPrChange>
              </w:rPr>
              <w:t>8</w:t>
            </w:r>
            <w:r w:rsidRPr="006E6534">
              <w:rPr>
                <w:rFonts w:cs="Times New Roman"/>
                <w:b/>
                <w:bCs/>
                <w:color w:val="000000" w:themeColor="text1"/>
                <w:rPrChange w:id="21912" w:author="N F" w:date="2023-12-05T03:09:00Z">
                  <w:rPr>
                    <w:rFonts w:cs="Times New Roman"/>
                    <w:b/>
                    <w:bCs/>
                  </w:rPr>
                </w:rPrChange>
              </w:rPr>
              <w:t xml:space="preserve"> мес.</w:t>
            </w:r>
          </w:p>
        </w:tc>
      </w:tr>
      <w:tr w:rsidR="0055063E" w:rsidRPr="006E6534" w14:paraId="2D86F749" w14:textId="77777777" w:rsidTr="0055063E">
        <w:tc>
          <w:tcPr>
            <w:tcW w:w="2336" w:type="dxa"/>
          </w:tcPr>
          <w:p w14:paraId="53F238C3" w14:textId="3D3C5007" w:rsidR="0055063E" w:rsidRPr="007F04F9" w:rsidRDefault="00720219" w:rsidP="00415551">
            <w:pPr>
              <w:pStyle w:val="SDText"/>
              <w:ind w:firstLine="0"/>
              <w:rPr>
                <w:rFonts w:cs="Times New Roman"/>
                <w:color w:val="000000" w:themeColor="text1"/>
                <w:rPrChange w:id="21913" w:author="Barshadskaya, Yuliya" w:date="2024-01-16T02:35:00Z">
                  <w:rPr>
                    <w:rFonts w:cs="Times New Roman"/>
                    <w:lang w:val="en-US"/>
                  </w:rPr>
                </w:rPrChange>
              </w:rPr>
            </w:pPr>
            <w:r w:rsidRPr="006E6534">
              <w:rPr>
                <w:rFonts w:cs="Times New Roman"/>
                <w:color w:val="000000" w:themeColor="text1"/>
                <w:lang w:val="en-US"/>
                <w:rPrChange w:id="21914" w:author="N F" w:date="2023-12-05T03:09:00Z">
                  <w:rPr>
                    <w:rFonts w:cs="Times New Roman"/>
                    <w:lang w:val="en-US"/>
                  </w:rPr>
                </w:rPrChange>
              </w:rPr>
              <w:t>n</w:t>
            </w:r>
            <w:r w:rsidRPr="007F04F9">
              <w:rPr>
                <w:rFonts w:cs="Times New Roman"/>
                <w:color w:val="000000" w:themeColor="text1"/>
                <w:rPrChange w:id="21915" w:author="Barshadskaya, Yuliya" w:date="2024-01-16T02:35:00Z">
                  <w:rPr>
                    <w:rFonts w:cs="Times New Roman"/>
                    <w:lang w:val="en-US"/>
                  </w:rPr>
                </w:rPrChange>
              </w:rPr>
              <w:t xml:space="preserve"> = 401</w:t>
            </w:r>
          </w:p>
        </w:tc>
        <w:tc>
          <w:tcPr>
            <w:tcW w:w="2336" w:type="dxa"/>
          </w:tcPr>
          <w:p w14:paraId="0E786D01" w14:textId="7C9F5EFD" w:rsidR="0055063E" w:rsidRPr="006E6534" w:rsidRDefault="00720219" w:rsidP="00415551">
            <w:pPr>
              <w:pStyle w:val="SDText"/>
              <w:ind w:firstLine="0"/>
              <w:rPr>
                <w:rFonts w:cs="Times New Roman"/>
                <w:color w:val="000000" w:themeColor="text1"/>
                <w:rPrChange w:id="21916" w:author="N F" w:date="2023-12-05T03:09:00Z">
                  <w:rPr>
                    <w:rFonts w:cs="Times New Roman"/>
                  </w:rPr>
                </w:rPrChange>
              </w:rPr>
            </w:pPr>
            <w:r w:rsidRPr="006E6534">
              <w:rPr>
                <w:rFonts w:cs="Times New Roman"/>
                <w:color w:val="000000" w:themeColor="text1"/>
                <w:lang w:val="en-US"/>
                <w:rPrChange w:id="21917" w:author="N F" w:date="2023-12-05T03:09:00Z">
                  <w:rPr>
                    <w:rFonts w:cs="Times New Roman"/>
                    <w:lang w:val="en-US"/>
                  </w:rPr>
                </w:rPrChange>
              </w:rPr>
              <w:t>n</w:t>
            </w:r>
            <w:r w:rsidRPr="007F04F9">
              <w:rPr>
                <w:rFonts w:cs="Times New Roman"/>
                <w:color w:val="000000" w:themeColor="text1"/>
                <w:rPrChange w:id="21918" w:author="Barshadskaya, Yuliya" w:date="2024-01-16T02:35:00Z">
                  <w:rPr>
                    <w:rFonts w:cs="Times New Roman"/>
                    <w:lang w:val="en-US"/>
                  </w:rPr>
                </w:rPrChange>
              </w:rPr>
              <w:t xml:space="preserve"> = 237</w:t>
            </w:r>
          </w:p>
        </w:tc>
        <w:tc>
          <w:tcPr>
            <w:tcW w:w="2336" w:type="dxa"/>
          </w:tcPr>
          <w:p w14:paraId="3CFA82E0" w14:textId="71677303" w:rsidR="0055063E" w:rsidRPr="007F04F9" w:rsidRDefault="00720219" w:rsidP="00415551">
            <w:pPr>
              <w:pStyle w:val="SDText"/>
              <w:ind w:firstLine="0"/>
              <w:rPr>
                <w:rFonts w:cs="Times New Roman"/>
                <w:color w:val="000000" w:themeColor="text1"/>
                <w:rPrChange w:id="21919" w:author="Barshadskaya, Yuliya" w:date="2024-01-16T02:35:00Z">
                  <w:rPr>
                    <w:rFonts w:cs="Times New Roman"/>
                    <w:lang w:val="en-US"/>
                  </w:rPr>
                </w:rPrChange>
              </w:rPr>
            </w:pPr>
            <w:r w:rsidRPr="006E6534">
              <w:rPr>
                <w:rFonts w:cs="Times New Roman"/>
                <w:color w:val="000000" w:themeColor="text1"/>
                <w:lang w:val="en-US"/>
                <w:rPrChange w:id="21920" w:author="N F" w:date="2023-12-05T03:09:00Z">
                  <w:rPr>
                    <w:rFonts w:cs="Times New Roman"/>
                    <w:lang w:val="en-US"/>
                  </w:rPr>
                </w:rPrChange>
              </w:rPr>
              <w:t>n</w:t>
            </w:r>
            <w:r w:rsidRPr="007F04F9">
              <w:rPr>
                <w:rFonts w:cs="Times New Roman"/>
                <w:color w:val="000000" w:themeColor="text1"/>
                <w:rPrChange w:id="21921" w:author="Barshadskaya, Yuliya" w:date="2024-01-16T02:35:00Z">
                  <w:rPr>
                    <w:rFonts w:cs="Times New Roman"/>
                    <w:lang w:val="en-US"/>
                  </w:rPr>
                </w:rPrChange>
              </w:rPr>
              <w:t xml:space="preserve"> = 66</w:t>
            </w:r>
          </w:p>
        </w:tc>
        <w:tc>
          <w:tcPr>
            <w:tcW w:w="2337" w:type="dxa"/>
          </w:tcPr>
          <w:p w14:paraId="717B9819" w14:textId="61819E03" w:rsidR="0055063E" w:rsidRPr="007F04F9" w:rsidRDefault="00720219" w:rsidP="00415551">
            <w:pPr>
              <w:pStyle w:val="SDText"/>
              <w:ind w:firstLine="0"/>
              <w:rPr>
                <w:rFonts w:cs="Times New Roman"/>
                <w:color w:val="000000" w:themeColor="text1"/>
                <w:rPrChange w:id="21922" w:author="Barshadskaya, Yuliya" w:date="2024-01-16T02:35:00Z">
                  <w:rPr>
                    <w:rFonts w:cs="Times New Roman"/>
                    <w:lang w:val="en-US"/>
                  </w:rPr>
                </w:rPrChange>
              </w:rPr>
            </w:pPr>
            <w:r w:rsidRPr="006E6534">
              <w:rPr>
                <w:rFonts w:cs="Times New Roman"/>
                <w:color w:val="000000" w:themeColor="text1"/>
                <w:lang w:val="en-US"/>
                <w:rPrChange w:id="21923" w:author="N F" w:date="2023-12-05T03:09:00Z">
                  <w:rPr>
                    <w:rFonts w:cs="Times New Roman"/>
                    <w:lang w:val="en-US"/>
                  </w:rPr>
                </w:rPrChange>
              </w:rPr>
              <w:t>n</w:t>
            </w:r>
            <w:r w:rsidRPr="007F04F9">
              <w:rPr>
                <w:rFonts w:cs="Times New Roman"/>
                <w:color w:val="000000" w:themeColor="text1"/>
                <w:rPrChange w:id="21924" w:author="Barshadskaya, Yuliya" w:date="2024-01-16T02:35:00Z">
                  <w:rPr>
                    <w:rFonts w:cs="Times New Roman"/>
                    <w:lang w:val="en-US"/>
                  </w:rPr>
                </w:rPrChange>
              </w:rPr>
              <w:t xml:space="preserve"> = 0</w:t>
            </w:r>
          </w:p>
        </w:tc>
      </w:tr>
    </w:tbl>
    <w:p w14:paraId="7688635E" w14:textId="77777777" w:rsidR="006F50A4" w:rsidRPr="006E6534" w:rsidRDefault="006F50A4">
      <w:pPr>
        <w:pStyle w:val="SDText"/>
        <w:spacing w:after="0"/>
        <w:rPr>
          <w:rFonts w:cs="Times New Roman"/>
          <w:color w:val="000000" w:themeColor="text1"/>
          <w:rPrChange w:id="21925" w:author="N F" w:date="2023-12-05T03:09:00Z">
            <w:rPr>
              <w:rFonts w:cs="Times New Roman"/>
            </w:rPr>
          </w:rPrChange>
        </w:rPr>
        <w:pPrChange w:id="21926" w:author="Barshadskaya, Yuliya" w:date="2024-01-16T02:36:00Z">
          <w:pPr>
            <w:pStyle w:val="SDText"/>
          </w:pPr>
        </w:pPrChange>
      </w:pPr>
    </w:p>
    <w:p w14:paraId="02CEC039" w14:textId="1014C9BE" w:rsidR="006C332D" w:rsidRDefault="008D2D70">
      <w:pPr>
        <w:pStyle w:val="SDText"/>
        <w:spacing w:after="0"/>
        <w:rPr>
          <w:ins w:id="21927" w:author="Barshadskaya, Yuliya" w:date="2024-01-16T02:36:00Z"/>
          <w:rFonts w:cs="Times New Roman"/>
          <w:color w:val="000000" w:themeColor="text1"/>
        </w:rPr>
        <w:pPrChange w:id="21928" w:author="Barshadskaya, Yuliya" w:date="2024-01-16T02:36:00Z">
          <w:pPr>
            <w:pStyle w:val="SDText"/>
          </w:pPr>
        </w:pPrChange>
      </w:pPr>
      <w:r w:rsidRPr="006E6534">
        <w:rPr>
          <w:rFonts w:cs="Times New Roman"/>
          <w:color w:val="000000" w:themeColor="text1"/>
          <w:rPrChange w:id="21929" w:author="N F" w:date="2023-12-05T03:09:00Z">
            <w:rPr>
              <w:rFonts w:cs="Times New Roman"/>
            </w:rPr>
          </w:rPrChange>
        </w:rPr>
        <w:t>В</w:t>
      </w:r>
      <w:r w:rsidR="00FF0B98" w:rsidRPr="006E6534">
        <w:rPr>
          <w:rFonts w:cs="Times New Roman"/>
          <w:color w:val="000000" w:themeColor="text1"/>
          <w:rPrChange w:id="21930" w:author="N F" w:date="2023-12-05T03:09:00Z">
            <w:rPr>
              <w:rFonts w:cs="Times New Roman"/>
            </w:rPr>
          </w:rPrChange>
        </w:rPr>
        <w:t xml:space="preserve"> </w:t>
      </w:r>
      <w:r w:rsidR="00485E6F" w:rsidRPr="006E6534">
        <w:rPr>
          <w:rFonts w:cs="Times New Roman"/>
          <w:color w:val="000000" w:themeColor="text1"/>
          <w:rPrChange w:id="21931" w:author="N F" w:date="2023-12-05T03:09:00Z">
            <w:rPr>
              <w:rFonts w:cs="Times New Roman"/>
            </w:rPr>
          </w:rPrChange>
        </w:rPr>
        <w:t>т</w:t>
      </w:r>
      <w:r w:rsidR="00FF0B98" w:rsidRPr="006E6534">
        <w:rPr>
          <w:rFonts w:cs="Times New Roman"/>
          <w:color w:val="000000" w:themeColor="text1"/>
          <w:rPrChange w:id="21932" w:author="N F" w:date="2023-12-05T03:09:00Z">
            <w:rPr>
              <w:rFonts w:cs="Times New Roman"/>
            </w:rPr>
          </w:rPrChange>
        </w:rPr>
        <w:t xml:space="preserve">аблице </w:t>
      </w:r>
      <w:r w:rsidR="00485E6F" w:rsidRPr="006E6534">
        <w:rPr>
          <w:rFonts w:cs="Times New Roman"/>
          <w:color w:val="000000" w:themeColor="text1"/>
          <w:rPrChange w:id="21933" w:author="N F" w:date="2023-12-05T03:09:00Z">
            <w:rPr>
              <w:rFonts w:cs="Times New Roman"/>
            </w:rPr>
          </w:rPrChange>
        </w:rPr>
        <w:t>ниже (</w:t>
      </w:r>
      <w:r w:rsidR="00485E6F" w:rsidRPr="006E6534">
        <w:rPr>
          <w:rFonts w:cs="Times New Roman"/>
          <w:color w:val="000000" w:themeColor="text1"/>
          <w:rPrChange w:id="21934" w:author="N F" w:date="2023-12-05T03:09:00Z">
            <w:rPr>
              <w:rFonts w:cs="Times New Roman"/>
            </w:rPr>
          </w:rPrChange>
        </w:rPr>
        <w:fldChar w:fldCharType="begin"/>
      </w:r>
      <w:r w:rsidR="00485E6F" w:rsidRPr="006E6534">
        <w:rPr>
          <w:rFonts w:cs="Times New Roman"/>
          <w:color w:val="000000" w:themeColor="text1"/>
          <w:rPrChange w:id="21935" w:author="N F" w:date="2023-12-05T03:09:00Z">
            <w:rPr>
              <w:rFonts w:cs="Times New Roman"/>
            </w:rPr>
          </w:rPrChange>
        </w:rPr>
        <w:instrText xml:space="preserve"> REF _Ref115718995 \h </w:instrText>
      </w:r>
      <w:r w:rsidR="00415551" w:rsidRPr="006E6534">
        <w:rPr>
          <w:rFonts w:cs="Times New Roman"/>
          <w:color w:val="000000" w:themeColor="text1"/>
          <w:rPrChange w:id="21936" w:author="N F" w:date="2023-12-05T03:09:00Z">
            <w:rPr>
              <w:rFonts w:cs="Times New Roman"/>
            </w:rPr>
          </w:rPrChange>
        </w:rPr>
        <w:instrText xml:space="preserve"> \* MERGEFORMAT </w:instrText>
      </w:r>
      <w:r w:rsidR="00485E6F" w:rsidRPr="006E6534">
        <w:rPr>
          <w:rFonts w:cs="Times New Roman"/>
          <w:color w:val="000000" w:themeColor="text1"/>
          <w:rPrChange w:id="21937" w:author="N F" w:date="2023-12-05T03:09:00Z">
            <w:rPr>
              <w:rFonts w:cs="Times New Roman"/>
              <w:color w:val="000000" w:themeColor="text1"/>
            </w:rPr>
          </w:rPrChange>
        </w:rPr>
      </w:r>
      <w:r w:rsidR="00485E6F" w:rsidRPr="006E6534">
        <w:rPr>
          <w:rFonts w:cs="Times New Roman"/>
          <w:color w:val="000000" w:themeColor="text1"/>
          <w:rPrChange w:id="21938" w:author="N F" w:date="2023-12-05T03:09:00Z">
            <w:rPr>
              <w:rFonts w:cs="Times New Roman"/>
            </w:rPr>
          </w:rPrChange>
        </w:rPr>
        <w:fldChar w:fldCharType="separate"/>
      </w:r>
      <w:r w:rsidR="004C4CE2" w:rsidRPr="006E6534">
        <w:rPr>
          <w:rFonts w:cs="Times New Roman"/>
          <w:color w:val="000000" w:themeColor="text1"/>
          <w:rPrChange w:id="21939" w:author="N F" w:date="2023-12-05T03:09:00Z">
            <w:rPr>
              <w:rFonts w:cs="Times New Roman"/>
            </w:rPr>
          </w:rPrChange>
        </w:rPr>
        <w:t xml:space="preserve">Таблица </w:t>
      </w:r>
      <w:r w:rsidR="004C4CE2" w:rsidRPr="006E6534">
        <w:rPr>
          <w:rFonts w:cs="Times New Roman"/>
          <w:noProof/>
          <w:color w:val="000000" w:themeColor="text1"/>
          <w:rPrChange w:id="21940" w:author="N F" w:date="2023-12-05T03:09:00Z">
            <w:rPr>
              <w:rFonts w:cs="Times New Roman"/>
              <w:noProof/>
            </w:rPr>
          </w:rPrChange>
        </w:rPr>
        <w:t>4</w:t>
      </w:r>
      <w:r w:rsidR="004C4CE2" w:rsidRPr="006E6534">
        <w:rPr>
          <w:rFonts w:cs="Times New Roman"/>
          <w:color w:val="000000" w:themeColor="text1"/>
          <w:rPrChange w:id="21941" w:author="N F" w:date="2023-12-05T03:09:00Z">
            <w:rPr>
              <w:rFonts w:cs="Times New Roman"/>
            </w:rPr>
          </w:rPrChange>
        </w:rPr>
        <w:noBreakHyphen/>
      </w:r>
      <w:r w:rsidR="004C4CE2" w:rsidRPr="006E6534">
        <w:rPr>
          <w:rFonts w:cs="Times New Roman"/>
          <w:noProof/>
          <w:color w:val="000000" w:themeColor="text1"/>
          <w:rPrChange w:id="21942" w:author="N F" w:date="2023-12-05T03:09:00Z">
            <w:rPr>
              <w:rFonts w:cs="Times New Roman"/>
              <w:noProof/>
            </w:rPr>
          </w:rPrChange>
        </w:rPr>
        <w:t>10</w:t>
      </w:r>
      <w:r w:rsidR="00485E6F" w:rsidRPr="006E6534">
        <w:rPr>
          <w:rFonts w:cs="Times New Roman"/>
          <w:color w:val="000000" w:themeColor="text1"/>
          <w:rPrChange w:id="21943" w:author="N F" w:date="2023-12-05T03:09:00Z">
            <w:rPr>
              <w:rFonts w:cs="Times New Roman"/>
            </w:rPr>
          </w:rPrChange>
        </w:rPr>
        <w:fldChar w:fldCharType="end"/>
      </w:r>
      <w:r w:rsidR="00485E6F" w:rsidRPr="006E6534">
        <w:rPr>
          <w:rFonts w:cs="Times New Roman"/>
          <w:color w:val="000000" w:themeColor="text1"/>
          <w:rPrChange w:id="21944" w:author="N F" w:date="2023-12-05T03:09:00Z">
            <w:rPr>
              <w:rFonts w:cs="Times New Roman"/>
            </w:rPr>
          </w:rPrChange>
        </w:rPr>
        <w:t xml:space="preserve">) </w:t>
      </w:r>
      <w:r w:rsidRPr="006E6534">
        <w:rPr>
          <w:rFonts w:cs="Times New Roman"/>
          <w:color w:val="000000" w:themeColor="text1"/>
          <w:rPrChange w:id="21945" w:author="N F" w:date="2023-12-05T03:09:00Z">
            <w:rPr>
              <w:rFonts w:cs="Times New Roman"/>
            </w:rPr>
          </w:rPrChange>
        </w:rPr>
        <w:t xml:space="preserve">представлены </w:t>
      </w:r>
      <w:r w:rsidR="007655A6" w:rsidRPr="006E6534">
        <w:rPr>
          <w:rFonts w:cs="Times New Roman"/>
          <w:color w:val="000000" w:themeColor="text1"/>
          <w:rPrChange w:id="21946" w:author="N F" w:date="2023-12-05T03:09:00Z">
            <w:rPr>
              <w:rFonts w:cs="Times New Roman"/>
            </w:rPr>
          </w:rPrChange>
        </w:rPr>
        <w:t xml:space="preserve">данные по экспозиции осимертинибом у пациентов, участвовавишх в исследованиях </w:t>
      </w:r>
      <w:r w:rsidR="007655A6" w:rsidRPr="006E6534">
        <w:rPr>
          <w:rFonts w:cs="Times New Roman"/>
          <w:color w:val="000000" w:themeColor="text1"/>
          <w:lang w:val="en-US"/>
          <w:rPrChange w:id="21947" w:author="N F" w:date="2023-12-05T03:09:00Z">
            <w:rPr>
              <w:rFonts w:cs="Times New Roman"/>
              <w:lang w:val="en-US"/>
            </w:rPr>
          </w:rPrChange>
        </w:rPr>
        <w:t>AURAex</w:t>
      </w:r>
      <w:r w:rsidR="007655A6" w:rsidRPr="006E6534">
        <w:rPr>
          <w:rFonts w:cs="Times New Roman"/>
          <w:color w:val="000000" w:themeColor="text1"/>
          <w:rPrChange w:id="21948" w:author="N F" w:date="2023-12-05T03:09:00Z">
            <w:rPr>
              <w:rFonts w:cs="Times New Roman"/>
            </w:rPr>
          </w:rPrChange>
        </w:rPr>
        <w:t xml:space="preserve"> и </w:t>
      </w:r>
      <w:r w:rsidR="007655A6" w:rsidRPr="006E6534">
        <w:rPr>
          <w:rFonts w:cs="Times New Roman"/>
          <w:color w:val="000000" w:themeColor="text1"/>
          <w:lang w:val="en-US"/>
          <w:rPrChange w:id="21949" w:author="N F" w:date="2023-12-05T03:09:00Z">
            <w:rPr>
              <w:rFonts w:cs="Times New Roman"/>
              <w:lang w:val="en-US"/>
            </w:rPr>
          </w:rPrChange>
        </w:rPr>
        <w:t>AURA</w:t>
      </w:r>
      <w:r w:rsidR="007655A6" w:rsidRPr="006E6534">
        <w:rPr>
          <w:rFonts w:cs="Times New Roman"/>
          <w:color w:val="000000" w:themeColor="text1"/>
          <w:rPrChange w:id="21950" w:author="N F" w:date="2023-12-05T03:09:00Z">
            <w:rPr>
              <w:rFonts w:cs="Times New Roman"/>
            </w:rPr>
          </w:rPrChange>
        </w:rPr>
        <w:t xml:space="preserve"> </w:t>
      </w:r>
      <w:ins w:id="21951" w:author="Barshadskaya, Yuliya" w:date="2024-01-16T02:36:00Z">
        <w:r w:rsidR="007F04F9" w:rsidRPr="0001519A">
          <w:rPr>
            <w:rFonts w:cs="Times New Roman"/>
            <w:color w:val="000000" w:themeColor="text1"/>
            <w:lang w:val="en-US"/>
          </w:rPr>
          <w:fldChar w:fldCharType="begin"/>
        </w:r>
        <w:r w:rsidR="007F04F9"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7F04F9" w:rsidRPr="0001519A">
          <w:rPr>
            <w:rFonts w:cs="Times New Roman"/>
            <w:color w:val="000000" w:themeColor="text1"/>
            <w:lang w:val="en-US"/>
          </w:rPr>
          <w:fldChar w:fldCharType="separate"/>
        </w:r>
        <w:r w:rsidR="007F04F9" w:rsidRPr="0018315E">
          <w:rPr>
            <w:rFonts w:cs="Times New Roman"/>
            <w:color w:val="000000" w:themeColor="text1"/>
          </w:rPr>
          <w:t>[</w:t>
        </w:r>
      </w:ins>
      <w:ins w:id="21952" w:author="Barshadskaya, Yuliya" w:date="2024-02-23T00:10:00Z">
        <w:r w:rsidR="00677679">
          <w:rPr>
            <w:rFonts w:cs="Times New Roman"/>
            <w:color w:val="000000" w:themeColor="text1"/>
          </w:rPr>
          <w:t>9</w:t>
        </w:r>
      </w:ins>
      <w:ins w:id="21953" w:author="Barshadskaya, Yuliya" w:date="2024-01-16T02:36:00Z">
        <w:r w:rsidR="007F04F9" w:rsidRPr="00DD38F1">
          <w:rPr>
            <w:rFonts w:cs="Times New Roman"/>
            <w:color w:val="000000" w:themeColor="text1"/>
          </w:rPr>
          <w:t>]</w:t>
        </w:r>
        <w:r w:rsidR="007F04F9" w:rsidRPr="0001519A">
          <w:rPr>
            <w:rFonts w:cs="Times New Roman"/>
            <w:color w:val="000000" w:themeColor="text1"/>
            <w:lang w:val="en-US"/>
          </w:rPr>
          <w:fldChar w:fldCharType="end"/>
        </w:r>
      </w:ins>
      <w:del w:id="21954" w:author="Barshadskaya, Yuliya" w:date="2024-01-16T02:36:00Z">
        <w:r w:rsidRPr="006E6534" w:rsidDel="007F04F9">
          <w:rPr>
            <w:rFonts w:cs="Times New Roman"/>
            <w:color w:val="000000" w:themeColor="text1"/>
            <w:rPrChange w:id="21955" w:author="N F" w:date="2023-12-05T03:09:00Z">
              <w:rPr>
                <w:rFonts w:cs="Times New Roman"/>
              </w:rPr>
            </w:rPrChange>
          </w:rPr>
          <w:fldChar w:fldCharType="begin"/>
        </w:r>
        <w:r w:rsidRPr="006E6534" w:rsidDel="007F04F9">
          <w:rPr>
            <w:rFonts w:cs="Times New Roman"/>
            <w:color w:val="000000" w:themeColor="text1"/>
            <w:rPrChange w:id="21956" w:author="N F" w:date="2023-12-05T03:09:00Z">
              <w:rPr>
                <w:rFonts w:cs="Times New Roman"/>
              </w:rPr>
            </w:rPrChange>
          </w:rPr>
          <w:delInstrText xml:space="preserve"> ADDIN ZOTERO_ITEM CSL_CITATION {"citationID":"uZjgbjeE","properties":{"formattedCitation":"(27)","plainCitation":"(27)","noteIndex":0},"citationItems":[{"id":161756,"uris":["http://zotero.org/groups/4735135/items/9AGK4QM5"],"itemData":{"id":161756,"type":"webpage","title":"TAGRISSO (osimertinib) tablets. AstraZeneca Pharmaceuticals, LP Application No.:  208065. Approval Date: 11/13/2015. Medical Review.","URL":"https://www.accessdata.fda.gov/drugsatfda_docs/nda/2015/208065Orig1s000TOC.cfm","accessed":{"date-parts":[["2022",8,2]]}}}],"schema":"https://github.com/citation-style-language/schema/raw/master/csl-citation.json"} </w:delInstrText>
        </w:r>
        <w:r w:rsidRPr="006E6534" w:rsidDel="007F04F9">
          <w:rPr>
            <w:rFonts w:cs="Times New Roman"/>
            <w:color w:val="000000" w:themeColor="text1"/>
            <w:rPrChange w:id="21957" w:author="N F" w:date="2023-12-05T03:09:00Z">
              <w:rPr>
                <w:rFonts w:cs="Times New Roman"/>
              </w:rPr>
            </w:rPrChange>
          </w:rPr>
          <w:fldChar w:fldCharType="separate"/>
        </w:r>
        <w:r w:rsidRPr="006E6534" w:rsidDel="007F04F9">
          <w:rPr>
            <w:rFonts w:cs="Times New Roman"/>
            <w:color w:val="000000" w:themeColor="text1"/>
            <w:rPrChange w:id="21958" w:author="N F" w:date="2023-12-05T03:09:00Z">
              <w:rPr>
                <w:rFonts w:cs="Times New Roman"/>
              </w:rPr>
            </w:rPrChange>
          </w:rPr>
          <w:delText>(27)</w:delText>
        </w:r>
        <w:r w:rsidRPr="006E6534" w:rsidDel="007F04F9">
          <w:rPr>
            <w:rFonts w:cs="Times New Roman"/>
            <w:color w:val="000000" w:themeColor="text1"/>
            <w:rPrChange w:id="21959" w:author="N F" w:date="2023-12-05T03:09:00Z">
              <w:rPr>
                <w:rFonts w:cs="Times New Roman"/>
              </w:rPr>
            </w:rPrChange>
          </w:rPr>
          <w:fldChar w:fldCharType="end"/>
        </w:r>
      </w:del>
      <w:r w:rsidR="007655A6" w:rsidRPr="006E6534">
        <w:rPr>
          <w:rFonts w:cs="Times New Roman"/>
          <w:color w:val="000000" w:themeColor="text1"/>
          <w:rPrChange w:id="21960" w:author="N F" w:date="2023-12-05T03:09:00Z">
            <w:rPr>
              <w:rFonts w:cs="Times New Roman"/>
            </w:rPr>
          </w:rPrChange>
        </w:rPr>
        <w:t>.</w:t>
      </w:r>
    </w:p>
    <w:p w14:paraId="4046935B" w14:textId="77777777" w:rsidR="007F04F9" w:rsidRPr="006E6534" w:rsidRDefault="007F04F9">
      <w:pPr>
        <w:pStyle w:val="SDText"/>
        <w:spacing w:after="0"/>
        <w:rPr>
          <w:rFonts w:cs="Times New Roman"/>
          <w:color w:val="000000" w:themeColor="text1"/>
          <w:rPrChange w:id="21961" w:author="N F" w:date="2023-12-05T03:09:00Z">
            <w:rPr>
              <w:rFonts w:cs="Times New Roman"/>
            </w:rPr>
          </w:rPrChange>
        </w:rPr>
        <w:pPrChange w:id="21962" w:author="Barshadskaya, Yuliya" w:date="2024-01-16T02:36:00Z">
          <w:pPr>
            <w:pStyle w:val="SDText"/>
          </w:pPr>
        </w:pPrChange>
      </w:pPr>
    </w:p>
    <w:p w14:paraId="2D192397" w14:textId="1C519346" w:rsidR="004373D2" w:rsidRPr="00527FD0" w:rsidRDefault="004373D2">
      <w:pPr>
        <w:pStyle w:val="SDTable"/>
        <w:spacing w:after="0"/>
        <w:jc w:val="both"/>
        <w:pPrChange w:id="21963" w:author="Barshadskaya, Yuliya" w:date="2024-01-16T02:36:00Z">
          <w:pPr>
            <w:pStyle w:val="SDTable"/>
          </w:pPr>
        </w:pPrChange>
      </w:pPr>
      <w:bookmarkStart w:id="21964" w:name="_Ref115718995"/>
      <w:bookmarkStart w:id="21965" w:name="_Toc115733172"/>
      <w:r w:rsidRPr="007F04F9">
        <w:rPr>
          <w:b/>
          <w:rPrChange w:id="21966" w:author="Barshadskaya, Yuliya" w:date="2024-01-16T02:37:00Z">
            <w:rPr/>
          </w:rPrChange>
        </w:rPr>
        <w:t xml:space="preserve">Таблица </w:t>
      </w:r>
      <w:r w:rsidR="003D1135" w:rsidRPr="007F04F9">
        <w:rPr>
          <w:b/>
          <w:rPrChange w:id="21967" w:author="Barshadskaya, Yuliya" w:date="2024-01-16T02:37:00Z">
            <w:rPr/>
          </w:rPrChange>
        </w:rPr>
        <w:fldChar w:fldCharType="begin"/>
      </w:r>
      <w:r w:rsidR="003D1135" w:rsidRPr="007F04F9">
        <w:rPr>
          <w:b/>
          <w:rPrChange w:id="21968" w:author="Barshadskaya, Yuliya" w:date="2024-01-16T02:37:00Z">
            <w:rPr/>
          </w:rPrChange>
        </w:rPr>
        <w:instrText xml:space="preserve"> STYLEREF 1 \s </w:instrText>
      </w:r>
      <w:r w:rsidR="003D1135" w:rsidRPr="007F04F9">
        <w:rPr>
          <w:b/>
          <w:rPrChange w:id="21969" w:author="Barshadskaya, Yuliya" w:date="2024-01-16T02:37:00Z">
            <w:rPr/>
          </w:rPrChange>
        </w:rPr>
        <w:fldChar w:fldCharType="separate"/>
      </w:r>
      <w:r w:rsidR="004C4CE2" w:rsidRPr="007F04F9">
        <w:rPr>
          <w:b/>
          <w:noProof/>
          <w:rPrChange w:id="21970" w:author="Barshadskaya, Yuliya" w:date="2024-01-16T02:37:00Z">
            <w:rPr>
              <w:noProof/>
            </w:rPr>
          </w:rPrChange>
        </w:rPr>
        <w:t>4</w:t>
      </w:r>
      <w:r w:rsidR="003D1135" w:rsidRPr="007F04F9">
        <w:rPr>
          <w:b/>
          <w:rPrChange w:id="21971" w:author="Barshadskaya, Yuliya" w:date="2024-01-16T02:37:00Z">
            <w:rPr/>
          </w:rPrChange>
        </w:rPr>
        <w:fldChar w:fldCharType="end"/>
      </w:r>
      <w:r w:rsidR="003D1135" w:rsidRPr="007F04F9">
        <w:rPr>
          <w:b/>
          <w:rPrChange w:id="21972" w:author="Barshadskaya, Yuliya" w:date="2024-01-16T02:37:00Z">
            <w:rPr/>
          </w:rPrChange>
        </w:rPr>
        <w:noBreakHyphen/>
      </w:r>
      <w:r w:rsidR="003D1135" w:rsidRPr="007F04F9">
        <w:rPr>
          <w:b/>
          <w:rPrChange w:id="21973" w:author="Barshadskaya, Yuliya" w:date="2024-01-16T02:37:00Z">
            <w:rPr/>
          </w:rPrChange>
        </w:rPr>
        <w:fldChar w:fldCharType="begin"/>
      </w:r>
      <w:r w:rsidR="003D1135" w:rsidRPr="007F04F9">
        <w:rPr>
          <w:b/>
          <w:rPrChange w:id="21974" w:author="Barshadskaya, Yuliya" w:date="2024-01-16T02:37:00Z">
            <w:rPr/>
          </w:rPrChange>
        </w:rPr>
        <w:instrText xml:space="preserve"> SEQ Таблица \* ARABIC \s 1 </w:instrText>
      </w:r>
      <w:r w:rsidR="003D1135" w:rsidRPr="007F04F9">
        <w:rPr>
          <w:b/>
          <w:rPrChange w:id="21975" w:author="Barshadskaya, Yuliya" w:date="2024-01-16T02:37:00Z">
            <w:rPr/>
          </w:rPrChange>
        </w:rPr>
        <w:fldChar w:fldCharType="separate"/>
      </w:r>
      <w:r w:rsidR="004C4CE2" w:rsidRPr="007F04F9">
        <w:rPr>
          <w:b/>
          <w:noProof/>
          <w:rPrChange w:id="21976" w:author="Barshadskaya, Yuliya" w:date="2024-01-16T02:37:00Z">
            <w:rPr>
              <w:noProof/>
            </w:rPr>
          </w:rPrChange>
        </w:rPr>
        <w:t>10</w:t>
      </w:r>
      <w:r w:rsidR="003D1135" w:rsidRPr="007F04F9">
        <w:rPr>
          <w:b/>
          <w:rPrChange w:id="21977" w:author="Barshadskaya, Yuliya" w:date="2024-01-16T02:37:00Z">
            <w:rPr/>
          </w:rPrChange>
        </w:rPr>
        <w:fldChar w:fldCharType="end"/>
      </w:r>
      <w:bookmarkEnd w:id="21964"/>
      <w:ins w:id="21978" w:author="Barshadskaya, Yuliya" w:date="2024-01-16T02:37:00Z">
        <w:r w:rsidR="007F04F9" w:rsidRPr="007F04F9">
          <w:rPr>
            <w:b/>
            <w:rPrChange w:id="21979" w:author="Barshadskaya, Yuliya" w:date="2024-01-16T02:37:00Z">
              <w:rPr/>
            </w:rPrChange>
          </w:rPr>
          <w:t>.</w:t>
        </w:r>
      </w:ins>
      <w:r w:rsidRPr="00527FD0">
        <w:t xml:space="preserve"> </w:t>
      </w:r>
      <w:r w:rsidR="0052384A" w:rsidRPr="00452D3C">
        <w:t xml:space="preserve">Экспозиция осимертинибом в исследованиях </w:t>
      </w:r>
      <w:r w:rsidR="0052384A" w:rsidRPr="008A1743">
        <w:rPr>
          <w:lang w:val="en-US"/>
        </w:rPr>
        <w:t>AURAex</w:t>
      </w:r>
      <w:r w:rsidR="0052384A" w:rsidRPr="008D162B">
        <w:t xml:space="preserve"> и </w:t>
      </w:r>
      <w:r w:rsidR="0052384A" w:rsidRPr="008D162B">
        <w:rPr>
          <w:lang w:val="en-US"/>
        </w:rPr>
        <w:t>AURA</w:t>
      </w:r>
      <w:r w:rsidR="0052384A" w:rsidRPr="008D162B">
        <w:t xml:space="preserve"> 2</w:t>
      </w:r>
      <w:r w:rsidRPr="006E6534">
        <w:t xml:space="preserve"> </w:t>
      </w:r>
      <w:ins w:id="21980" w:author="Barshadskaya, Yuliya" w:date="2024-01-16T02:36:00Z">
        <w:r w:rsidR="007F04F9" w:rsidRPr="0001519A">
          <w:rPr>
            <w:rFonts w:cs="Times New Roman"/>
            <w:color w:val="000000" w:themeColor="text1"/>
            <w:lang w:val="en-US"/>
          </w:rPr>
          <w:fldChar w:fldCharType="begin"/>
        </w:r>
        <w:r w:rsidR="007F04F9"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7F04F9" w:rsidRPr="0001519A">
          <w:rPr>
            <w:rFonts w:cs="Times New Roman"/>
            <w:color w:val="000000" w:themeColor="text1"/>
            <w:lang w:val="en-US"/>
          </w:rPr>
          <w:fldChar w:fldCharType="separate"/>
        </w:r>
        <w:r w:rsidR="007F04F9" w:rsidRPr="0018315E">
          <w:rPr>
            <w:rFonts w:cs="Times New Roman"/>
            <w:color w:val="000000" w:themeColor="text1"/>
          </w:rPr>
          <w:t>[</w:t>
        </w:r>
      </w:ins>
      <w:ins w:id="21981" w:author="Barshadskaya, Yuliya" w:date="2024-02-23T00:10:00Z">
        <w:r w:rsidR="00677679">
          <w:rPr>
            <w:rFonts w:cs="Times New Roman"/>
            <w:color w:val="000000" w:themeColor="text1"/>
          </w:rPr>
          <w:t>9</w:t>
        </w:r>
      </w:ins>
      <w:ins w:id="21982" w:author="Barshadskaya, Yuliya" w:date="2024-01-16T02:36:00Z">
        <w:r w:rsidR="007F04F9" w:rsidRPr="00DD38F1">
          <w:rPr>
            <w:rFonts w:cs="Times New Roman"/>
            <w:color w:val="000000" w:themeColor="text1"/>
          </w:rPr>
          <w:t>]</w:t>
        </w:r>
        <w:r w:rsidR="007F04F9" w:rsidRPr="0001519A">
          <w:rPr>
            <w:rFonts w:cs="Times New Roman"/>
            <w:color w:val="000000" w:themeColor="text1"/>
            <w:lang w:val="en-US"/>
          </w:rPr>
          <w:fldChar w:fldCharType="end"/>
        </w:r>
        <w:r w:rsidR="007F04F9">
          <w:rPr>
            <w:rFonts w:cs="Times New Roman"/>
            <w:color w:val="000000" w:themeColor="text1"/>
          </w:rPr>
          <w:t>.</w:t>
        </w:r>
      </w:ins>
      <w:del w:id="21983" w:author="Barshadskaya, Yuliya" w:date="2024-01-16T02:36:00Z">
        <w:r w:rsidRPr="00452D3C" w:rsidDel="007F04F9">
          <w:fldChar w:fldCharType="begin"/>
        </w:r>
        <w:r w:rsidRPr="006E6534" w:rsidDel="007F04F9">
          <w:delInstrText xml:space="preserve"> ADDIN ZOTERO_ITEM CSL_CITATION {"citationID":"uZjgbjeE","properties":{"formattedCitation":"(27)","plainCitation":"(27)","noteIndex":0},"citationItems":[{"id":161756,"uris":["http://zotero.org/groups/4735135/items/9AGK4QM5"],"itemData":{"id":161756,"type":"webpage","title":"TAGRISSO (osimertinib) tablets. AstraZeneca Pharmaceuticals, LP Application No.:  208065. Approval Date: 11/13/2015. Medical Review.","URL":"https://www.accessdata.fda.gov/drugsatfda_docs/nda/2015/208065Orig1s000TOC.cfm","accessed":{"date-parts":[["2022",8,2]]}}}],"schema":"https://github.com/citation-style-language/schema/raw/master/csl-citation.json"} </w:delInstrText>
        </w:r>
        <w:r w:rsidRPr="00452D3C" w:rsidDel="007F04F9">
          <w:fldChar w:fldCharType="separate"/>
        </w:r>
        <w:r w:rsidRPr="00452D3C" w:rsidDel="007F04F9">
          <w:delText>(27)</w:delText>
        </w:r>
        <w:bookmarkEnd w:id="21965"/>
        <w:r w:rsidRPr="00452D3C" w:rsidDel="007F04F9">
          <w:fldChar w:fldCharType="end"/>
        </w:r>
      </w:del>
    </w:p>
    <w:tbl>
      <w:tblPr>
        <w:tblStyle w:val="a4"/>
        <w:tblW w:w="0" w:type="auto"/>
        <w:tblLook w:val="04A0" w:firstRow="1" w:lastRow="0" w:firstColumn="1" w:lastColumn="0" w:noHBand="0" w:noVBand="1"/>
      </w:tblPr>
      <w:tblGrid>
        <w:gridCol w:w="2336"/>
        <w:gridCol w:w="2336"/>
        <w:gridCol w:w="2336"/>
        <w:gridCol w:w="2337"/>
      </w:tblGrid>
      <w:tr w:rsidR="006E6534" w:rsidRPr="006E6534" w14:paraId="6B4B8D26" w14:textId="77777777" w:rsidTr="006B608E">
        <w:trPr>
          <w:tblHeader/>
        </w:trPr>
        <w:tc>
          <w:tcPr>
            <w:tcW w:w="2336" w:type="dxa"/>
            <w:shd w:val="clear" w:color="auto" w:fill="D9D9D9" w:themeFill="background1" w:themeFillShade="D9"/>
          </w:tcPr>
          <w:p w14:paraId="5A14D55E" w14:textId="3DE64432" w:rsidR="00B335A3" w:rsidRPr="006E6534" w:rsidRDefault="00B335A3">
            <w:pPr>
              <w:spacing w:line="240" w:lineRule="auto"/>
              <w:ind w:firstLine="0"/>
              <w:jc w:val="center"/>
              <w:rPr>
                <w:rFonts w:cs="Times New Roman"/>
                <w:b/>
                <w:bCs/>
                <w:color w:val="000000" w:themeColor="text1"/>
                <w:rPrChange w:id="21984" w:author="N F" w:date="2023-12-05T03:09:00Z">
                  <w:rPr>
                    <w:rFonts w:cs="Times New Roman"/>
                    <w:b/>
                    <w:bCs/>
                  </w:rPr>
                </w:rPrChange>
              </w:rPr>
              <w:pPrChange w:id="21985" w:author="N F" w:date="2023-08-06T15:38:00Z">
                <w:pPr>
                  <w:ind w:firstLine="0"/>
                  <w:jc w:val="center"/>
                </w:pPr>
              </w:pPrChange>
            </w:pPr>
            <w:r w:rsidRPr="006E6534">
              <w:rPr>
                <w:rFonts w:cs="Times New Roman"/>
                <w:b/>
                <w:bCs/>
                <w:color w:val="000000" w:themeColor="text1"/>
                <w:rPrChange w:id="21986" w:author="N F" w:date="2023-12-05T03:09:00Z">
                  <w:rPr>
                    <w:rFonts w:cs="Times New Roman"/>
                    <w:b/>
                    <w:bCs/>
                  </w:rPr>
                </w:rPrChange>
              </w:rPr>
              <w:t>Показатель</w:t>
            </w:r>
          </w:p>
        </w:tc>
        <w:tc>
          <w:tcPr>
            <w:tcW w:w="2336" w:type="dxa"/>
            <w:shd w:val="clear" w:color="auto" w:fill="D9D9D9" w:themeFill="background1" w:themeFillShade="D9"/>
          </w:tcPr>
          <w:p w14:paraId="6C4A52B5" w14:textId="40A79A79" w:rsidR="00B335A3" w:rsidRPr="007F04F9" w:rsidRDefault="00B335A3">
            <w:pPr>
              <w:spacing w:line="240" w:lineRule="auto"/>
              <w:ind w:firstLine="0"/>
              <w:jc w:val="center"/>
              <w:rPr>
                <w:rFonts w:cs="Times New Roman"/>
                <w:b/>
                <w:bCs/>
                <w:color w:val="000000" w:themeColor="text1"/>
                <w:rPrChange w:id="21987" w:author="Barshadskaya, Yuliya" w:date="2024-01-16T02:37:00Z">
                  <w:rPr>
                    <w:rFonts w:cs="Times New Roman"/>
                    <w:b/>
                    <w:bCs/>
                    <w:lang w:val="en-US"/>
                  </w:rPr>
                </w:rPrChange>
              </w:rPr>
              <w:pPrChange w:id="21988" w:author="N F" w:date="2023-08-06T15:38:00Z">
                <w:pPr>
                  <w:ind w:firstLine="0"/>
                  <w:jc w:val="center"/>
                </w:pPr>
              </w:pPrChange>
            </w:pPr>
            <w:r w:rsidRPr="006E6534">
              <w:rPr>
                <w:rFonts w:cs="Times New Roman"/>
                <w:b/>
                <w:bCs/>
                <w:color w:val="000000" w:themeColor="text1"/>
                <w:lang w:val="en-US"/>
                <w:rPrChange w:id="21989" w:author="N F" w:date="2023-12-05T03:09:00Z">
                  <w:rPr>
                    <w:rFonts w:cs="Times New Roman"/>
                    <w:b/>
                    <w:bCs/>
                    <w:lang w:val="en-US"/>
                  </w:rPr>
                </w:rPrChange>
              </w:rPr>
              <w:t>AURAex</w:t>
            </w:r>
            <w:r w:rsidRPr="007F04F9">
              <w:rPr>
                <w:rFonts w:cs="Times New Roman"/>
                <w:b/>
                <w:bCs/>
                <w:color w:val="000000" w:themeColor="text1"/>
                <w:rPrChange w:id="21990" w:author="Barshadskaya, Yuliya" w:date="2024-01-16T02:37:00Z">
                  <w:rPr>
                    <w:rFonts w:cs="Times New Roman"/>
                    <w:b/>
                    <w:bCs/>
                    <w:lang w:val="en-US"/>
                  </w:rPr>
                </w:rPrChange>
              </w:rPr>
              <w:t xml:space="preserve">, </w:t>
            </w:r>
            <w:r w:rsidRPr="006E6534">
              <w:rPr>
                <w:rFonts w:cs="Times New Roman"/>
                <w:b/>
                <w:bCs/>
                <w:color w:val="000000" w:themeColor="text1"/>
                <w:lang w:val="en-US"/>
                <w:rPrChange w:id="21991" w:author="N F" w:date="2023-12-05T03:09:00Z">
                  <w:rPr>
                    <w:rFonts w:cs="Times New Roman"/>
                    <w:b/>
                    <w:bCs/>
                    <w:lang w:val="en-US"/>
                  </w:rPr>
                </w:rPrChange>
              </w:rPr>
              <w:t>n</w:t>
            </w:r>
            <w:r w:rsidRPr="007F04F9">
              <w:rPr>
                <w:rFonts w:cs="Times New Roman"/>
                <w:b/>
                <w:bCs/>
                <w:color w:val="000000" w:themeColor="text1"/>
                <w:rPrChange w:id="21992" w:author="Barshadskaya, Yuliya" w:date="2024-01-16T02:37:00Z">
                  <w:rPr>
                    <w:rFonts w:cs="Times New Roman"/>
                    <w:b/>
                    <w:bCs/>
                    <w:lang w:val="en-US"/>
                  </w:rPr>
                </w:rPrChange>
              </w:rPr>
              <w:t xml:space="preserve"> = 210</w:t>
            </w:r>
          </w:p>
        </w:tc>
        <w:tc>
          <w:tcPr>
            <w:tcW w:w="2336" w:type="dxa"/>
            <w:shd w:val="clear" w:color="auto" w:fill="D9D9D9" w:themeFill="background1" w:themeFillShade="D9"/>
          </w:tcPr>
          <w:p w14:paraId="7A53E89B" w14:textId="55BA46D8" w:rsidR="00B335A3" w:rsidRPr="007F04F9" w:rsidRDefault="00B335A3">
            <w:pPr>
              <w:spacing w:line="240" w:lineRule="auto"/>
              <w:ind w:firstLine="0"/>
              <w:jc w:val="center"/>
              <w:rPr>
                <w:rFonts w:cs="Times New Roman"/>
                <w:b/>
                <w:bCs/>
                <w:color w:val="000000" w:themeColor="text1"/>
                <w:rPrChange w:id="21993" w:author="Barshadskaya, Yuliya" w:date="2024-01-16T02:37:00Z">
                  <w:rPr>
                    <w:rFonts w:cs="Times New Roman"/>
                    <w:b/>
                    <w:bCs/>
                    <w:lang w:val="en-US"/>
                  </w:rPr>
                </w:rPrChange>
              </w:rPr>
              <w:pPrChange w:id="21994" w:author="N F" w:date="2023-08-06T15:38:00Z">
                <w:pPr>
                  <w:ind w:firstLine="0"/>
                  <w:jc w:val="center"/>
                </w:pPr>
              </w:pPrChange>
            </w:pPr>
            <w:r w:rsidRPr="006E6534">
              <w:rPr>
                <w:rFonts w:cs="Times New Roman"/>
                <w:b/>
                <w:bCs/>
                <w:color w:val="000000" w:themeColor="text1"/>
                <w:lang w:val="en-US"/>
                <w:rPrChange w:id="21995" w:author="N F" w:date="2023-12-05T03:09:00Z">
                  <w:rPr>
                    <w:rFonts w:cs="Times New Roman"/>
                    <w:b/>
                    <w:bCs/>
                    <w:lang w:val="en-US"/>
                  </w:rPr>
                </w:rPrChange>
              </w:rPr>
              <w:t>AURA</w:t>
            </w:r>
            <w:r w:rsidRPr="007F04F9">
              <w:rPr>
                <w:rFonts w:cs="Times New Roman"/>
                <w:b/>
                <w:bCs/>
                <w:color w:val="000000" w:themeColor="text1"/>
                <w:rPrChange w:id="21996" w:author="Barshadskaya, Yuliya" w:date="2024-01-16T02:37:00Z">
                  <w:rPr>
                    <w:rFonts w:cs="Times New Roman"/>
                    <w:b/>
                    <w:bCs/>
                    <w:lang w:val="en-US"/>
                  </w:rPr>
                </w:rPrChange>
              </w:rPr>
              <w:t xml:space="preserve"> 2</w:t>
            </w:r>
            <w:r w:rsidR="007F50DE" w:rsidRPr="006E6534">
              <w:rPr>
                <w:rFonts w:cs="Times New Roman"/>
                <w:b/>
                <w:bCs/>
                <w:color w:val="000000" w:themeColor="text1"/>
                <w:rPrChange w:id="21997" w:author="N F" w:date="2023-12-05T03:09:00Z">
                  <w:rPr>
                    <w:rFonts w:cs="Times New Roman"/>
                    <w:b/>
                    <w:bCs/>
                  </w:rPr>
                </w:rPrChange>
              </w:rPr>
              <w:t xml:space="preserve">, </w:t>
            </w:r>
            <w:r w:rsidR="007F50DE" w:rsidRPr="006E6534">
              <w:rPr>
                <w:rFonts w:cs="Times New Roman"/>
                <w:b/>
                <w:bCs/>
                <w:color w:val="000000" w:themeColor="text1"/>
                <w:lang w:val="en-US"/>
                <w:rPrChange w:id="21998" w:author="N F" w:date="2023-12-05T03:09:00Z">
                  <w:rPr>
                    <w:rFonts w:cs="Times New Roman"/>
                    <w:b/>
                    <w:bCs/>
                    <w:lang w:val="en-US"/>
                  </w:rPr>
                </w:rPrChange>
              </w:rPr>
              <w:t>n</w:t>
            </w:r>
            <w:r w:rsidR="007F50DE" w:rsidRPr="007F04F9">
              <w:rPr>
                <w:rFonts w:cs="Times New Roman"/>
                <w:b/>
                <w:bCs/>
                <w:color w:val="000000" w:themeColor="text1"/>
                <w:rPrChange w:id="21999" w:author="Barshadskaya, Yuliya" w:date="2024-01-16T02:37:00Z">
                  <w:rPr>
                    <w:rFonts w:cs="Times New Roman"/>
                    <w:b/>
                    <w:bCs/>
                    <w:lang w:val="en-US"/>
                  </w:rPr>
                </w:rPrChange>
              </w:rPr>
              <w:t xml:space="preserve"> = 211</w:t>
            </w:r>
          </w:p>
        </w:tc>
        <w:tc>
          <w:tcPr>
            <w:tcW w:w="2337" w:type="dxa"/>
            <w:shd w:val="clear" w:color="auto" w:fill="D9D9D9" w:themeFill="background1" w:themeFillShade="D9"/>
          </w:tcPr>
          <w:p w14:paraId="000F7015" w14:textId="60EF214B" w:rsidR="00B335A3" w:rsidRPr="006E6534" w:rsidRDefault="002B4718">
            <w:pPr>
              <w:spacing w:line="240" w:lineRule="auto"/>
              <w:ind w:firstLine="0"/>
              <w:jc w:val="center"/>
              <w:rPr>
                <w:rFonts w:cs="Times New Roman"/>
                <w:b/>
                <w:bCs/>
                <w:color w:val="000000" w:themeColor="text1"/>
                <w:rPrChange w:id="22000" w:author="N F" w:date="2023-12-05T03:09:00Z">
                  <w:rPr>
                    <w:rFonts w:cs="Times New Roman"/>
                    <w:b/>
                    <w:bCs/>
                  </w:rPr>
                </w:rPrChange>
              </w:rPr>
              <w:pPrChange w:id="22001" w:author="N F" w:date="2023-08-06T15:38:00Z">
                <w:pPr>
                  <w:ind w:firstLine="0"/>
                  <w:jc w:val="center"/>
                </w:pPr>
              </w:pPrChange>
            </w:pPr>
            <w:r w:rsidRPr="006E6534">
              <w:rPr>
                <w:rFonts w:cs="Times New Roman"/>
                <w:b/>
                <w:bCs/>
                <w:color w:val="000000" w:themeColor="text1"/>
                <w:rPrChange w:id="22002" w:author="N F" w:date="2023-12-05T03:09:00Z">
                  <w:rPr>
                    <w:rFonts w:cs="Times New Roman"/>
                    <w:b/>
                    <w:bCs/>
                  </w:rPr>
                </w:rPrChange>
              </w:rPr>
              <w:t xml:space="preserve">Комбинированные данные, </w:t>
            </w:r>
            <w:r w:rsidR="007F50DE" w:rsidRPr="006E6534">
              <w:rPr>
                <w:rFonts w:cs="Times New Roman"/>
                <w:b/>
                <w:bCs/>
                <w:color w:val="000000" w:themeColor="text1"/>
                <w:lang w:val="en-US"/>
                <w:rPrChange w:id="22003" w:author="N F" w:date="2023-12-05T03:09:00Z">
                  <w:rPr>
                    <w:rFonts w:cs="Times New Roman"/>
                    <w:b/>
                    <w:bCs/>
                    <w:lang w:val="en-US"/>
                  </w:rPr>
                </w:rPrChange>
              </w:rPr>
              <w:t>n</w:t>
            </w:r>
            <w:r w:rsidR="007F50DE" w:rsidRPr="007F04F9">
              <w:rPr>
                <w:rFonts w:cs="Times New Roman"/>
                <w:b/>
                <w:bCs/>
                <w:color w:val="000000" w:themeColor="text1"/>
                <w:rPrChange w:id="22004" w:author="Barshadskaya, Yuliya" w:date="2024-01-16T02:37:00Z">
                  <w:rPr>
                    <w:rFonts w:cs="Times New Roman"/>
                    <w:b/>
                    <w:bCs/>
                    <w:lang w:val="en-US"/>
                  </w:rPr>
                </w:rPrChange>
              </w:rPr>
              <w:t xml:space="preserve"> = </w:t>
            </w:r>
            <w:r w:rsidRPr="006E6534">
              <w:rPr>
                <w:rFonts w:cs="Times New Roman"/>
                <w:b/>
                <w:bCs/>
                <w:color w:val="000000" w:themeColor="text1"/>
                <w:rPrChange w:id="22005" w:author="N F" w:date="2023-12-05T03:09:00Z">
                  <w:rPr>
                    <w:rFonts w:cs="Times New Roman"/>
                    <w:b/>
                    <w:bCs/>
                  </w:rPr>
                </w:rPrChange>
              </w:rPr>
              <w:t>411</w:t>
            </w:r>
          </w:p>
        </w:tc>
      </w:tr>
      <w:tr w:rsidR="006E6534" w:rsidRPr="006E6534" w14:paraId="5AC53913" w14:textId="77777777" w:rsidTr="00B335A3">
        <w:tc>
          <w:tcPr>
            <w:tcW w:w="2336" w:type="dxa"/>
          </w:tcPr>
          <w:p w14:paraId="4C72DB7F" w14:textId="4346A279" w:rsidR="00B335A3" w:rsidRPr="006E6534" w:rsidRDefault="002B4718">
            <w:pPr>
              <w:spacing w:line="240" w:lineRule="auto"/>
              <w:ind w:firstLine="0"/>
              <w:rPr>
                <w:rFonts w:cs="Times New Roman"/>
                <w:color w:val="000000" w:themeColor="text1"/>
                <w:rPrChange w:id="22006" w:author="N F" w:date="2023-12-05T03:09:00Z">
                  <w:rPr>
                    <w:rFonts w:cs="Times New Roman"/>
                  </w:rPr>
                </w:rPrChange>
              </w:rPr>
              <w:pPrChange w:id="22007" w:author="N F" w:date="2023-08-06T15:38:00Z">
                <w:pPr>
                  <w:ind w:firstLine="0"/>
                </w:pPr>
              </w:pPrChange>
            </w:pPr>
            <w:r w:rsidRPr="006E6534">
              <w:rPr>
                <w:rFonts w:cs="Times New Roman"/>
                <w:color w:val="000000" w:themeColor="text1"/>
                <w:rPrChange w:id="22008" w:author="N F" w:date="2023-12-05T03:09:00Z">
                  <w:rPr>
                    <w:rFonts w:cs="Times New Roman"/>
                  </w:rPr>
                </w:rPrChange>
              </w:rPr>
              <w:t>Кумулятивная доза, медиана, мг</w:t>
            </w:r>
          </w:p>
        </w:tc>
        <w:tc>
          <w:tcPr>
            <w:tcW w:w="2336" w:type="dxa"/>
          </w:tcPr>
          <w:p w14:paraId="6D5B85F4" w14:textId="4937F001" w:rsidR="00B335A3" w:rsidRPr="006E6534" w:rsidRDefault="002B4718">
            <w:pPr>
              <w:spacing w:line="240" w:lineRule="auto"/>
              <w:ind w:firstLine="0"/>
              <w:rPr>
                <w:rFonts w:cs="Times New Roman"/>
                <w:color w:val="000000" w:themeColor="text1"/>
                <w:rPrChange w:id="22009" w:author="N F" w:date="2023-12-05T03:09:00Z">
                  <w:rPr>
                    <w:rFonts w:cs="Times New Roman"/>
                  </w:rPr>
                </w:rPrChange>
              </w:rPr>
              <w:pPrChange w:id="22010" w:author="N F" w:date="2023-08-06T15:38:00Z">
                <w:pPr>
                  <w:ind w:firstLine="0"/>
                </w:pPr>
              </w:pPrChange>
            </w:pPr>
            <w:r w:rsidRPr="006E6534">
              <w:rPr>
                <w:rFonts w:cs="Times New Roman"/>
                <w:color w:val="000000" w:themeColor="text1"/>
                <w:rPrChange w:id="22011" w:author="N F" w:date="2023-12-05T03:09:00Z">
                  <w:rPr>
                    <w:rFonts w:cs="Times New Roman"/>
                  </w:rPr>
                </w:rPrChange>
              </w:rPr>
              <w:t>9840</w:t>
            </w:r>
          </w:p>
        </w:tc>
        <w:tc>
          <w:tcPr>
            <w:tcW w:w="2336" w:type="dxa"/>
          </w:tcPr>
          <w:p w14:paraId="6B2ED447" w14:textId="517B61B9" w:rsidR="00B335A3" w:rsidRPr="006E6534" w:rsidRDefault="002B4718">
            <w:pPr>
              <w:spacing w:line="240" w:lineRule="auto"/>
              <w:ind w:firstLine="0"/>
              <w:rPr>
                <w:rFonts w:cs="Times New Roman"/>
                <w:color w:val="000000" w:themeColor="text1"/>
                <w:rPrChange w:id="22012" w:author="N F" w:date="2023-12-05T03:09:00Z">
                  <w:rPr>
                    <w:rFonts w:cs="Times New Roman"/>
                  </w:rPr>
                </w:rPrChange>
              </w:rPr>
              <w:pPrChange w:id="22013" w:author="N F" w:date="2023-08-06T15:38:00Z">
                <w:pPr>
                  <w:ind w:firstLine="0"/>
                </w:pPr>
              </w:pPrChange>
            </w:pPr>
            <w:r w:rsidRPr="006E6534">
              <w:rPr>
                <w:rFonts w:cs="Times New Roman"/>
                <w:color w:val="000000" w:themeColor="text1"/>
                <w:rPrChange w:id="22014" w:author="N F" w:date="2023-12-05T03:09:00Z">
                  <w:rPr>
                    <w:rFonts w:cs="Times New Roman"/>
                  </w:rPr>
                </w:rPrChange>
              </w:rPr>
              <w:t>6920</w:t>
            </w:r>
          </w:p>
        </w:tc>
        <w:tc>
          <w:tcPr>
            <w:tcW w:w="2337" w:type="dxa"/>
          </w:tcPr>
          <w:p w14:paraId="7E92A4B2" w14:textId="5F93D0E1" w:rsidR="00B335A3" w:rsidRPr="006E6534" w:rsidRDefault="002B4718">
            <w:pPr>
              <w:spacing w:line="240" w:lineRule="auto"/>
              <w:ind w:firstLine="0"/>
              <w:rPr>
                <w:rFonts w:cs="Times New Roman"/>
                <w:color w:val="000000" w:themeColor="text1"/>
                <w:rPrChange w:id="22015" w:author="N F" w:date="2023-12-05T03:09:00Z">
                  <w:rPr>
                    <w:rFonts w:cs="Times New Roman"/>
                  </w:rPr>
                </w:rPrChange>
              </w:rPr>
              <w:pPrChange w:id="22016" w:author="N F" w:date="2023-08-06T15:38:00Z">
                <w:pPr>
                  <w:ind w:firstLine="0"/>
                </w:pPr>
              </w:pPrChange>
            </w:pPr>
            <w:r w:rsidRPr="006E6534">
              <w:rPr>
                <w:rFonts w:cs="Times New Roman"/>
                <w:color w:val="000000" w:themeColor="text1"/>
                <w:rPrChange w:id="22017" w:author="N F" w:date="2023-12-05T03:09:00Z">
                  <w:rPr>
                    <w:rFonts w:cs="Times New Roman"/>
                  </w:rPr>
                </w:rPrChange>
              </w:rPr>
              <w:t>9600</w:t>
            </w:r>
          </w:p>
        </w:tc>
      </w:tr>
      <w:tr w:rsidR="006E6534" w:rsidRPr="006E6534" w14:paraId="5395B3A0" w14:textId="77777777" w:rsidTr="00B335A3">
        <w:tc>
          <w:tcPr>
            <w:tcW w:w="2336" w:type="dxa"/>
          </w:tcPr>
          <w:p w14:paraId="5B2B63D8" w14:textId="5D8E4048" w:rsidR="00B335A3" w:rsidRPr="006E6534" w:rsidRDefault="002B4718">
            <w:pPr>
              <w:spacing w:line="240" w:lineRule="auto"/>
              <w:ind w:firstLine="0"/>
              <w:rPr>
                <w:rFonts w:cs="Times New Roman"/>
                <w:color w:val="000000" w:themeColor="text1"/>
                <w:rPrChange w:id="22018" w:author="N F" w:date="2023-12-05T03:09:00Z">
                  <w:rPr>
                    <w:rFonts w:cs="Times New Roman"/>
                  </w:rPr>
                </w:rPrChange>
              </w:rPr>
              <w:pPrChange w:id="22019" w:author="N F" w:date="2023-08-06T15:38:00Z">
                <w:pPr>
                  <w:ind w:firstLine="0"/>
                </w:pPr>
              </w:pPrChange>
            </w:pPr>
            <w:r w:rsidRPr="006E6534">
              <w:rPr>
                <w:rFonts w:cs="Times New Roman"/>
                <w:color w:val="000000" w:themeColor="text1"/>
                <w:rPrChange w:id="22020" w:author="N F" w:date="2023-12-05T03:09:00Z">
                  <w:rPr>
                    <w:rFonts w:cs="Times New Roman"/>
                  </w:rPr>
                </w:rPrChange>
              </w:rPr>
              <w:t>Длительность лечения, медиана, мес.</w:t>
            </w:r>
          </w:p>
        </w:tc>
        <w:tc>
          <w:tcPr>
            <w:tcW w:w="2336" w:type="dxa"/>
          </w:tcPr>
          <w:p w14:paraId="2AA23C6C" w14:textId="52C06E51" w:rsidR="00B335A3" w:rsidRPr="006E6534" w:rsidRDefault="007F50DE">
            <w:pPr>
              <w:spacing w:line="240" w:lineRule="auto"/>
              <w:ind w:firstLine="0"/>
              <w:rPr>
                <w:rFonts w:cs="Times New Roman"/>
                <w:color w:val="000000" w:themeColor="text1"/>
                <w:rPrChange w:id="22021" w:author="N F" w:date="2023-12-05T03:09:00Z">
                  <w:rPr>
                    <w:rFonts w:cs="Times New Roman"/>
                  </w:rPr>
                </w:rPrChange>
              </w:rPr>
              <w:pPrChange w:id="22022" w:author="N F" w:date="2023-08-06T15:38:00Z">
                <w:pPr>
                  <w:ind w:firstLine="0"/>
                </w:pPr>
              </w:pPrChange>
            </w:pPr>
            <w:r w:rsidRPr="006E6534">
              <w:rPr>
                <w:rFonts w:cs="Times New Roman"/>
                <w:color w:val="000000" w:themeColor="text1"/>
                <w:rPrChange w:id="22023" w:author="N F" w:date="2023-12-05T03:09:00Z">
                  <w:rPr>
                    <w:rFonts w:cs="Times New Roman"/>
                  </w:rPr>
                </w:rPrChange>
              </w:rPr>
              <w:t>4,68</w:t>
            </w:r>
          </w:p>
        </w:tc>
        <w:tc>
          <w:tcPr>
            <w:tcW w:w="2336" w:type="dxa"/>
          </w:tcPr>
          <w:p w14:paraId="2CF4C4BE" w14:textId="4B0E4343" w:rsidR="00B335A3" w:rsidRPr="006E6534" w:rsidRDefault="007F50DE">
            <w:pPr>
              <w:spacing w:line="240" w:lineRule="auto"/>
              <w:ind w:firstLine="0"/>
              <w:rPr>
                <w:rFonts w:cs="Times New Roman"/>
                <w:color w:val="000000" w:themeColor="text1"/>
                <w:rPrChange w:id="22024" w:author="N F" w:date="2023-12-05T03:09:00Z">
                  <w:rPr>
                    <w:rFonts w:cs="Times New Roman"/>
                  </w:rPr>
                </w:rPrChange>
              </w:rPr>
              <w:pPrChange w:id="22025" w:author="N F" w:date="2023-08-06T15:38:00Z">
                <w:pPr>
                  <w:ind w:firstLine="0"/>
                </w:pPr>
              </w:pPrChange>
            </w:pPr>
            <w:r w:rsidRPr="006E6534">
              <w:rPr>
                <w:rFonts w:cs="Times New Roman"/>
                <w:color w:val="000000" w:themeColor="text1"/>
                <w:rPrChange w:id="22026" w:author="N F" w:date="2023-12-05T03:09:00Z">
                  <w:rPr>
                    <w:rFonts w:cs="Times New Roman"/>
                  </w:rPr>
                </w:rPrChange>
              </w:rPr>
              <w:t>3,89</w:t>
            </w:r>
          </w:p>
        </w:tc>
        <w:tc>
          <w:tcPr>
            <w:tcW w:w="2337" w:type="dxa"/>
          </w:tcPr>
          <w:p w14:paraId="452C67C4" w14:textId="0D3EF447" w:rsidR="00B335A3" w:rsidRPr="006E6534" w:rsidRDefault="007F50DE">
            <w:pPr>
              <w:spacing w:line="240" w:lineRule="auto"/>
              <w:ind w:firstLine="0"/>
              <w:rPr>
                <w:rFonts w:cs="Times New Roman"/>
                <w:color w:val="000000" w:themeColor="text1"/>
                <w:rPrChange w:id="22027" w:author="N F" w:date="2023-12-05T03:09:00Z">
                  <w:rPr>
                    <w:rFonts w:cs="Times New Roman"/>
                  </w:rPr>
                </w:rPrChange>
              </w:rPr>
              <w:pPrChange w:id="22028" w:author="N F" w:date="2023-08-06T15:38:00Z">
                <w:pPr>
                  <w:ind w:firstLine="0"/>
                </w:pPr>
              </w:pPrChange>
            </w:pPr>
            <w:r w:rsidRPr="006E6534">
              <w:rPr>
                <w:rFonts w:cs="Times New Roman"/>
                <w:color w:val="000000" w:themeColor="text1"/>
                <w:rPrChange w:id="22029" w:author="N F" w:date="2023-12-05T03:09:00Z">
                  <w:rPr>
                    <w:rFonts w:cs="Times New Roman"/>
                  </w:rPr>
                </w:rPrChange>
              </w:rPr>
              <w:t>4,4</w:t>
            </w:r>
          </w:p>
        </w:tc>
      </w:tr>
      <w:tr w:rsidR="006E6534" w:rsidRPr="006E6534" w14:paraId="40ED43BA" w14:textId="77777777" w:rsidTr="00B335A3">
        <w:tc>
          <w:tcPr>
            <w:tcW w:w="2336" w:type="dxa"/>
          </w:tcPr>
          <w:p w14:paraId="3118F0C5" w14:textId="4E8D5D29" w:rsidR="00B335A3" w:rsidRPr="006E6534" w:rsidRDefault="002B4718">
            <w:pPr>
              <w:spacing w:line="240" w:lineRule="auto"/>
              <w:ind w:firstLine="0"/>
              <w:rPr>
                <w:rFonts w:cs="Times New Roman"/>
                <w:color w:val="000000" w:themeColor="text1"/>
                <w:rPrChange w:id="22030" w:author="N F" w:date="2023-12-05T03:09:00Z">
                  <w:rPr>
                    <w:rFonts w:cs="Times New Roman"/>
                  </w:rPr>
                </w:rPrChange>
              </w:rPr>
              <w:pPrChange w:id="22031" w:author="N F" w:date="2023-08-06T15:38:00Z">
                <w:pPr>
                  <w:ind w:firstLine="0"/>
                </w:pPr>
              </w:pPrChange>
            </w:pPr>
            <w:r w:rsidRPr="006E6534">
              <w:rPr>
                <w:rFonts w:cs="Times New Roman"/>
                <w:color w:val="000000" w:themeColor="text1"/>
                <w:rPrChange w:id="22032" w:author="N F" w:date="2023-12-05T03:09:00Z">
                  <w:rPr>
                    <w:rFonts w:cs="Times New Roman"/>
                  </w:rPr>
                </w:rPrChange>
              </w:rPr>
              <w:t>Относительная</w:t>
            </w:r>
            <w:r w:rsidR="007F50DE" w:rsidRPr="006E6534">
              <w:rPr>
                <w:rFonts w:cs="Times New Roman"/>
                <w:color w:val="000000" w:themeColor="text1"/>
                <w:rPrChange w:id="22033" w:author="N F" w:date="2023-12-05T03:09:00Z">
                  <w:rPr>
                    <w:rFonts w:cs="Times New Roman"/>
                  </w:rPr>
                </w:rPrChange>
              </w:rPr>
              <w:t xml:space="preserve"> интенсивность дозы, медиана, %</w:t>
            </w:r>
          </w:p>
        </w:tc>
        <w:tc>
          <w:tcPr>
            <w:tcW w:w="2336" w:type="dxa"/>
          </w:tcPr>
          <w:p w14:paraId="24D981C5" w14:textId="0AB101C1" w:rsidR="00B335A3" w:rsidRPr="006E6534" w:rsidRDefault="007F50DE">
            <w:pPr>
              <w:spacing w:line="240" w:lineRule="auto"/>
              <w:ind w:firstLine="0"/>
              <w:rPr>
                <w:rFonts w:cs="Times New Roman"/>
                <w:color w:val="000000" w:themeColor="text1"/>
                <w:rPrChange w:id="22034" w:author="N F" w:date="2023-12-05T03:09:00Z">
                  <w:rPr>
                    <w:rFonts w:cs="Times New Roman"/>
                  </w:rPr>
                </w:rPrChange>
              </w:rPr>
              <w:pPrChange w:id="22035" w:author="N F" w:date="2023-08-06T15:38:00Z">
                <w:pPr>
                  <w:ind w:firstLine="0"/>
                </w:pPr>
              </w:pPrChange>
            </w:pPr>
            <w:r w:rsidRPr="006E6534">
              <w:rPr>
                <w:rFonts w:cs="Times New Roman"/>
                <w:color w:val="000000" w:themeColor="text1"/>
                <w:rPrChange w:id="22036" w:author="N F" w:date="2023-12-05T03:09:00Z">
                  <w:rPr>
                    <w:rFonts w:cs="Times New Roman"/>
                  </w:rPr>
                </w:rPrChange>
              </w:rPr>
              <w:t>100</w:t>
            </w:r>
          </w:p>
        </w:tc>
        <w:tc>
          <w:tcPr>
            <w:tcW w:w="2336" w:type="dxa"/>
          </w:tcPr>
          <w:p w14:paraId="475431FE" w14:textId="0F36C95A" w:rsidR="00B335A3" w:rsidRPr="006E6534" w:rsidRDefault="007F50DE">
            <w:pPr>
              <w:spacing w:line="240" w:lineRule="auto"/>
              <w:ind w:firstLine="0"/>
              <w:rPr>
                <w:rFonts w:cs="Times New Roman"/>
                <w:color w:val="000000" w:themeColor="text1"/>
                <w:rPrChange w:id="22037" w:author="N F" w:date="2023-12-05T03:09:00Z">
                  <w:rPr>
                    <w:rFonts w:cs="Times New Roman"/>
                  </w:rPr>
                </w:rPrChange>
              </w:rPr>
              <w:pPrChange w:id="22038" w:author="N F" w:date="2023-08-06T15:38:00Z">
                <w:pPr>
                  <w:ind w:firstLine="0"/>
                </w:pPr>
              </w:pPrChange>
            </w:pPr>
            <w:r w:rsidRPr="006E6534">
              <w:rPr>
                <w:rFonts w:cs="Times New Roman"/>
                <w:color w:val="000000" w:themeColor="text1"/>
                <w:rPrChange w:id="22039" w:author="N F" w:date="2023-12-05T03:09:00Z">
                  <w:rPr>
                    <w:rFonts w:cs="Times New Roman"/>
                  </w:rPr>
                </w:rPrChange>
              </w:rPr>
              <w:t>100</w:t>
            </w:r>
          </w:p>
        </w:tc>
        <w:tc>
          <w:tcPr>
            <w:tcW w:w="2337" w:type="dxa"/>
          </w:tcPr>
          <w:p w14:paraId="040EA56F" w14:textId="08A3A7F5" w:rsidR="00B335A3" w:rsidRPr="006E6534" w:rsidRDefault="007F50DE">
            <w:pPr>
              <w:spacing w:line="240" w:lineRule="auto"/>
              <w:ind w:firstLine="0"/>
              <w:rPr>
                <w:rFonts w:cs="Times New Roman"/>
                <w:color w:val="000000" w:themeColor="text1"/>
                <w:rPrChange w:id="22040" w:author="N F" w:date="2023-12-05T03:09:00Z">
                  <w:rPr>
                    <w:rFonts w:cs="Times New Roman"/>
                  </w:rPr>
                </w:rPrChange>
              </w:rPr>
              <w:pPrChange w:id="22041" w:author="N F" w:date="2023-08-06T15:38:00Z">
                <w:pPr>
                  <w:ind w:firstLine="0"/>
                </w:pPr>
              </w:pPrChange>
            </w:pPr>
            <w:r w:rsidRPr="006E6534">
              <w:rPr>
                <w:rFonts w:cs="Times New Roman"/>
                <w:color w:val="000000" w:themeColor="text1"/>
                <w:rPrChange w:id="22042" w:author="N F" w:date="2023-12-05T03:09:00Z">
                  <w:rPr>
                    <w:rFonts w:cs="Times New Roman"/>
                  </w:rPr>
                </w:rPrChange>
              </w:rPr>
              <w:t>100</w:t>
            </w:r>
          </w:p>
        </w:tc>
      </w:tr>
    </w:tbl>
    <w:p w14:paraId="1C75EA7A" w14:textId="77777777" w:rsidR="00BB4A5A" w:rsidRPr="006E6534" w:rsidRDefault="00BB4A5A">
      <w:pPr>
        <w:spacing w:after="0" w:line="240" w:lineRule="auto"/>
        <w:rPr>
          <w:rFonts w:cs="Times New Roman"/>
          <w:color w:val="000000" w:themeColor="text1"/>
          <w:rPrChange w:id="22043" w:author="N F" w:date="2023-12-05T03:09:00Z">
            <w:rPr>
              <w:rFonts w:cs="Times New Roman"/>
            </w:rPr>
          </w:rPrChange>
        </w:rPr>
        <w:pPrChange w:id="22044" w:author="Barshadskaya, Yuliya" w:date="2024-01-16T02:37:00Z">
          <w:pPr/>
        </w:pPrChange>
      </w:pPr>
    </w:p>
    <w:p w14:paraId="42EAA8F4" w14:textId="43C51E90" w:rsidR="007655A6" w:rsidRPr="006E6534" w:rsidRDefault="007655A6">
      <w:pPr>
        <w:spacing w:line="240" w:lineRule="auto"/>
        <w:rPr>
          <w:rFonts w:cs="Times New Roman"/>
          <w:color w:val="000000" w:themeColor="text1"/>
          <w:rPrChange w:id="22045" w:author="N F" w:date="2023-12-05T03:09:00Z">
            <w:rPr>
              <w:rFonts w:cs="Times New Roman"/>
            </w:rPr>
          </w:rPrChange>
        </w:rPr>
        <w:pPrChange w:id="22046" w:author="N F" w:date="2023-08-06T15:38:00Z">
          <w:pPr/>
        </w:pPrChange>
      </w:pPr>
      <w:r w:rsidRPr="006E6534">
        <w:rPr>
          <w:rFonts w:cs="Times New Roman"/>
          <w:color w:val="000000" w:themeColor="text1"/>
          <w:rPrChange w:id="22047" w:author="N F" w:date="2023-12-05T03:09:00Z">
            <w:rPr>
              <w:rFonts w:cs="Times New Roman"/>
            </w:rPr>
          </w:rPrChange>
        </w:rPr>
        <w:t xml:space="preserve">В </w:t>
      </w:r>
      <w:r w:rsidR="00485E6F" w:rsidRPr="006E6534">
        <w:rPr>
          <w:rFonts w:cs="Times New Roman"/>
          <w:color w:val="000000" w:themeColor="text1"/>
          <w:rPrChange w:id="22048" w:author="N F" w:date="2023-12-05T03:09:00Z">
            <w:rPr>
              <w:rFonts w:cs="Times New Roman"/>
            </w:rPr>
          </w:rPrChange>
        </w:rPr>
        <w:t>т</w:t>
      </w:r>
      <w:r w:rsidRPr="006E6534">
        <w:rPr>
          <w:rFonts w:cs="Times New Roman"/>
          <w:color w:val="000000" w:themeColor="text1"/>
          <w:rPrChange w:id="22049" w:author="N F" w:date="2023-12-05T03:09:00Z">
            <w:rPr>
              <w:rFonts w:cs="Times New Roman"/>
            </w:rPr>
          </w:rPrChange>
        </w:rPr>
        <w:t xml:space="preserve">аблице </w:t>
      </w:r>
      <w:r w:rsidR="00485E6F" w:rsidRPr="006E6534">
        <w:rPr>
          <w:rFonts w:cs="Times New Roman"/>
          <w:color w:val="000000" w:themeColor="text1"/>
          <w:rPrChange w:id="22050" w:author="N F" w:date="2023-12-05T03:09:00Z">
            <w:rPr>
              <w:rFonts w:cs="Times New Roman"/>
            </w:rPr>
          </w:rPrChange>
        </w:rPr>
        <w:t>ниже (</w:t>
      </w:r>
      <w:r w:rsidR="00485E6F" w:rsidRPr="006E6534">
        <w:rPr>
          <w:rFonts w:cs="Times New Roman"/>
          <w:color w:val="000000" w:themeColor="text1"/>
          <w:rPrChange w:id="22051" w:author="N F" w:date="2023-12-05T03:09:00Z">
            <w:rPr>
              <w:rFonts w:cs="Times New Roman"/>
            </w:rPr>
          </w:rPrChange>
        </w:rPr>
        <w:fldChar w:fldCharType="begin"/>
      </w:r>
      <w:r w:rsidR="00485E6F" w:rsidRPr="006E6534">
        <w:rPr>
          <w:rFonts w:cs="Times New Roman"/>
          <w:color w:val="000000" w:themeColor="text1"/>
          <w:rPrChange w:id="22052" w:author="N F" w:date="2023-12-05T03:09:00Z">
            <w:rPr>
              <w:rFonts w:cs="Times New Roman"/>
            </w:rPr>
          </w:rPrChange>
        </w:rPr>
        <w:instrText xml:space="preserve"> REF _Ref115719012 \h </w:instrText>
      </w:r>
      <w:r w:rsidR="00415551" w:rsidRPr="006E6534">
        <w:rPr>
          <w:rFonts w:cs="Times New Roman"/>
          <w:color w:val="000000" w:themeColor="text1"/>
          <w:rPrChange w:id="22053" w:author="N F" w:date="2023-12-05T03:09:00Z">
            <w:rPr>
              <w:rFonts w:cs="Times New Roman"/>
            </w:rPr>
          </w:rPrChange>
        </w:rPr>
        <w:instrText xml:space="preserve"> \* MERGEFORMAT </w:instrText>
      </w:r>
      <w:r w:rsidR="00485E6F" w:rsidRPr="006E6534">
        <w:rPr>
          <w:rFonts w:cs="Times New Roman"/>
          <w:color w:val="000000" w:themeColor="text1"/>
          <w:rPrChange w:id="22054" w:author="N F" w:date="2023-12-05T03:09:00Z">
            <w:rPr>
              <w:rFonts w:cs="Times New Roman"/>
              <w:color w:val="000000" w:themeColor="text1"/>
            </w:rPr>
          </w:rPrChange>
        </w:rPr>
      </w:r>
      <w:r w:rsidR="00485E6F" w:rsidRPr="006E6534">
        <w:rPr>
          <w:rFonts w:cs="Times New Roman"/>
          <w:color w:val="000000" w:themeColor="text1"/>
          <w:rPrChange w:id="22055" w:author="N F" w:date="2023-12-05T03:09:00Z">
            <w:rPr>
              <w:rFonts w:cs="Times New Roman"/>
            </w:rPr>
          </w:rPrChange>
        </w:rPr>
        <w:fldChar w:fldCharType="separate"/>
      </w:r>
      <w:r w:rsidR="004C4CE2" w:rsidRPr="006E6534">
        <w:rPr>
          <w:rFonts w:cs="Times New Roman"/>
          <w:color w:val="000000" w:themeColor="text1"/>
          <w:rPrChange w:id="22056" w:author="N F" w:date="2023-12-05T03:09:00Z">
            <w:rPr>
              <w:rFonts w:cs="Times New Roman"/>
            </w:rPr>
          </w:rPrChange>
        </w:rPr>
        <w:t xml:space="preserve">Таблица </w:t>
      </w:r>
      <w:r w:rsidR="004C4CE2" w:rsidRPr="006E6534">
        <w:rPr>
          <w:rFonts w:cs="Times New Roman"/>
          <w:noProof/>
          <w:color w:val="000000" w:themeColor="text1"/>
          <w:rPrChange w:id="22057" w:author="N F" w:date="2023-12-05T03:09:00Z">
            <w:rPr>
              <w:rFonts w:cs="Times New Roman"/>
              <w:noProof/>
            </w:rPr>
          </w:rPrChange>
        </w:rPr>
        <w:t>4</w:t>
      </w:r>
      <w:r w:rsidR="004C4CE2" w:rsidRPr="006E6534">
        <w:rPr>
          <w:rFonts w:cs="Times New Roman"/>
          <w:color w:val="000000" w:themeColor="text1"/>
          <w:rPrChange w:id="22058" w:author="N F" w:date="2023-12-05T03:09:00Z">
            <w:rPr>
              <w:rFonts w:cs="Times New Roman"/>
            </w:rPr>
          </w:rPrChange>
        </w:rPr>
        <w:noBreakHyphen/>
      </w:r>
      <w:r w:rsidR="004C4CE2" w:rsidRPr="006E6534">
        <w:rPr>
          <w:rFonts w:cs="Times New Roman"/>
          <w:noProof/>
          <w:color w:val="000000" w:themeColor="text1"/>
          <w:rPrChange w:id="22059" w:author="N F" w:date="2023-12-05T03:09:00Z">
            <w:rPr>
              <w:rFonts w:cs="Times New Roman"/>
              <w:noProof/>
            </w:rPr>
          </w:rPrChange>
        </w:rPr>
        <w:t>11</w:t>
      </w:r>
      <w:r w:rsidR="00485E6F" w:rsidRPr="006E6534">
        <w:rPr>
          <w:rFonts w:cs="Times New Roman"/>
          <w:color w:val="000000" w:themeColor="text1"/>
          <w:rPrChange w:id="22060" w:author="N F" w:date="2023-12-05T03:09:00Z">
            <w:rPr>
              <w:rFonts w:cs="Times New Roman"/>
            </w:rPr>
          </w:rPrChange>
        </w:rPr>
        <w:fldChar w:fldCharType="end"/>
      </w:r>
      <w:r w:rsidR="00485E6F" w:rsidRPr="006E6534">
        <w:rPr>
          <w:rFonts w:cs="Times New Roman"/>
          <w:color w:val="000000" w:themeColor="text1"/>
          <w:rPrChange w:id="22061" w:author="N F" w:date="2023-12-05T03:09:00Z">
            <w:rPr>
              <w:rFonts w:cs="Times New Roman"/>
            </w:rPr>
          </w:rPrChange>
        </w:rPr>
        <w:t xml:space="preserve">) </w:t>
      </w:r>
      <w:r w:rsidRPr="006E6534">
        <w:rPr>
          <w:rFonts w:cs="Times New Roman"/>
          <w:color w:val="000000" w:themeColor="text1"/>
          <w:rPrChange w:id="22062" w:author="N F" w:date="2023-12-05T03:09:00Z">
            <w:rPr>
              <w:rFonts w:cs="Times New Roman"/>
            </w:rPr>
          </w:rPrChange>
        </w:rPr>
        <w:t xml:space="preserve">представленны данные о случаях изменения дозы осимертиниба, связанных с НЯ </w:t>
      </w:r>
      <w:ins w:id="22063" w:author="Barshadskaya, Yuliya" w:date="2024-01-16T02:37:00Z">
        <w:r w:rsidR="007F04F9" w:rsidRPr="0001519A">
          <w:rPr>
            <w:rFonts w:cs="Times New Roman"/>
            <w:color w:val="000000" w:themeColor="text1"/>
            <w:lang w:val="en-US"/>
          </w:rPr>
          <w:fldChar w:fldCharType="begin"/>
        </w:r>
        <w:r w:rsidR="007F04F9"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7F04F9" w:rsidRPr="0001519A">
          <w:rPr>
            <w:rFonts w:cs="Times New Roman"/>
            <w:color w:val="000000" w:themeColor="text1"/>
            <w:lang w:val="en-US"/>
          </w:rPr>
          <w:fldChar w:fldCharType="separate"/>
        </w:r>
        <w:r w:rsidR="007F04F9" w:rsidRPr="0018315E">
          <w:rPr>
            <w:rFonts w:cs="Times New Roman"/>
            <w:color w:val="000000" w:themeColor="text1"/>
          </w:rPr>
          <w:t>[</w:t>
        </w:r>
      </w:ins>
      <w:ins w:id="22064" w:author="Barshadskaya, Yuliya" w:date="2024-02-23T00:10:00Z">
        <w:r w:rsidR="00677679">
          <w:rPr>
            <w:rFonts w:cs="Times New Roman"/>
            <w:color w:val="000000" w:themeColor="text1"/>
          </w:rPr>
          <w:t>9</w:t>
        </w:r>
      </w:ins>
      <w:ins w:id="22065" w:author="Barshadskaya, Yuliya" w:date="2024-01-16T02:37:00Z">
        <w:r w:rsidR="007F04F9" w:rsidRPr="00DD38F1">
          <w:rPr>
            <w:rFonts w:cs="Times New Roman"/>
            <w:color w:val="000000" w:themeColor="text1"/>
          </w:rPr>
          <w:t>]</w:t>
        </w:r>
        <w:r w:rsidR="007F04F9" w:rsidRPr="0001519A">
          <w:rPr>
            <w:rFonts w:cs="Times New Roman"/>
            <w:color w:val="000000" w:themeColor="text1"/>
            <w:lang w:val="en-US"/>
          </w:rPr>
          <w:fldChar w:fldCharType="end"/>
        </w:r>
      </w:ins>
      <w:del w:id="22066" w:author="Barshadskaya, Yuliya" w:date="2024-01-16T02:37:00Z">
        <w:r w:rsidRPr="006E6534" w:rsidDel="007F04F9">
          <w:rPr>
            <w:rFonts w:cs="Times New Roman"/>
            <w:color w:val="000000" w:themeColor="text1"/>
            <w:rPrChange w:id="22067" w:author="N F" w:date="2023-12-05T03:09:00Z">
              <w:rPr>
                <w:rFonts w:cs="Times New Roman"/>
              </w:rPr>
            </w:rPrChange>
          </w:rPr>
          <w:fldChar w:fldCharType="begin"/>
        </w:r>
        <w:r w:rsidRPr="006E6534" w:rsidDel="007F04F9">
          <w:rPr>
            <w:rFonts w:cs="Times New Roman"/>
            <w:color w:val="000000" w:themeColor="text1"/>
            <w:rPrChange w:id="22068" w:author="N F" w:date="2023-12-05T03:09:00Z">
              <w:rPr>
                <w:rFonts w:cs="Times New Roman"/>
              </w:rPr>
            </w:rPrChange>
          </w:rPr>
          <w:delInstrText xml:space="preserve"> ADDIN ZOTERO_ITEM CSL_CITATION {"citationID":"uZjgbjeE","properties":{"formattedCitation":"(27)","plainCitation":"(27)","noteIndex":0},"citationItems":[{"id":161756,"uris":["http://zotero.org/groups/4735135/items/9AGK4QM5"],"itemData":{"id":161756,"type":"webpage","title":"TAGRISSO (osimertinib) tablets. AstraZeneca Pharmaceuticals, LP Application No.:  208065. Approval Date: 11/13/2015. Medical Review.","URL":"https://www.accessdata.fda.gov/drugsatfda_docs/nda/2015/208065Orig1s000TOC.cfm","accessed":{"date-parts":[["2022",8,2]]}}}],"schema":"https://github.com/citation-style-language/schema/raw/master/csl-citation.json"} </w:delInstrText>
        </w:r>
        <w:r w:rsidRPr="006E6534" w:rsidDel="007F04F9">
          <w:rPr>
            <w:rFonts w:cs="Times New Roman"/>
            <w:color w:val="000000" w:themeColor="text1"/>
            <w:rPrChange w:id="22069" w:author="N F" w:date="2023-12-05T03:09:00Z">
              <w:rPr>
                <w:rFonts w:cs="Times New Roman"/>
              </w:rPr>
            </w:rPrChange>
          </w:rPr>
          <w:fldChar w:fldCharType="separate"/>
        </w:r>
        <w:r w:rsidRPr="006E6534" w:rsidDel="007F04F9">
          <w:rPr>
            <w:rFonts w:cs="Times New Roman"/>
            <w:color w:val="000000" w:themeColor="text1"/>
            <w:rPrChange w:id="22070" w:author="N F" w:date="2023-12-05T03:09:00Z">
              <w:rPr>
                <w:rFonts w:cs="Times New Roman"/>
              </w:rPr>
            </w:rPrChange>
          </w:rPr>
          <w:delText>(27)</w:delText>
        </w:r>
        <w:r w:rsidRPr="006E6534" w:rsidDel="007F04F9">
          <w:rPr>
            <w:rFonts w:cs="Times New Roman"/>
            <w:color w:val="000000" w:themeColor="text1"/>
            <w:rPrChange w:id="22071" w:author="N F" w:date="2023-12-05T03:09:00Z">
              <w:rPr>
                <w:rFonts w:cs="Times New Roman"/>
              </w:rPr>
            </w:rPrChange>
          </w:rPr>
          <w:fldChar w:fldCharType="end"/>
        </w:r>
      </w:del>
      <w:r w:rsidRPr="006E6534">
        <w:rPr>
          <w:rFonts w:cs="Times New Roman"/>
          <w:color w:val="000000" w:themeColor="text1"/>
          <w:rPrChange w:id="22072" w:author="N F" w:date="2023-12-05T03:09:00Z">
            <w:rPr>
              <w:rFonts w:cs="Times New Roman"/>
            </w:rPr>
          </w:rPrChange>
        </w:rPr>
        <w:t>.</w:t>
      </w:r>
    </w:p>
    <w:p w14:paraId="3E38F92C" w14:textId="04AC3043" w:rsidR="007655A6" w:rsidRPr="00527FD0" w:rsidRDefault="00407E35">
      <w:pPr>
        <w:pStyle w:val="SDTable"/>
        <w:spacing w:after="0"/>
        <w:jc w:val="both"/>
        <w:pPrChange w:id="22073" w:author="Barshadskaya, Yuliya" w:date="2024-01-16T02:37:00Z">
          <w:pPr>
            <w:pStyle w:val="SDTable"/>
          </w:pPr>
        </w:pPrChange>
      </w:pPr>
      <w:bookmarkStart w:id="22074" w:name="_Ref115719012"/>
      <w:bookmarkStart w:id="22075" w:name="_Toc115733173"/>
      <w:r w:rsidRPr="007F04F9">
        <w:rPr>
          <w:b/>
          <w:rPrChange w:id="22076" w:author="Barshadskaya, Yuliya" w:date="2024-01-16T02:37:00Z">
            <w:rPr/>
          </w:rPrChange>
        </w:rPr>
        <w:t xml:space="preserve">Таблица </w:t>
      </w:r>
      <w:r w:rsidR="003D1135" w:rsidRPr="007F04F9">
        <w:rPr>
          <w:b/>
          <w:rPrChange w:id="22077" w:author="Barshadskaya, Yuliya" w:date="2024-01-16T02:37:00Z">
            <w:rPr/>
          </w:rPrChange>
        </w:rPr>
        <w:fldChar w:fldCharType="begin"/>
      </w:r>
      <w:r w:rsidR="003D1135" w:rsidRPr="007F04F9">
        <w:rPr>
          <w:b/>
          <w:rPrChange w:id="22078" w:author="Barshadskaya, Yuliya" w:date="2024-01-16T02:37:00Z">
            <w:rPr/>
          </w:rPrChange>
        </w:rPr>
        <w:instrText xml:space="preserve"> STYLEREF 1 \s </w:instrText>
      </w:r>
      <w:r w:rsidR="003D1135" w:rsidRPr="007F04F9">
        <w:rPr>
          <w:b/>
          <w:rPrChange w:id="22079" w:author="Barshadskaya, Yuliya" w:date="2024-01-16T02:37:00Z">
            <w:rPr/>
          </w:rPrChange>
        </w:rPr>
        <w:fldChar w:fldCharType="separate"/>
      </w:r>
      <w:r w:rsidR="004C4CE2" w:rsidRPr="007F04F9">
        <w:rPr>
          <w:b/>
          <w:noProof/>
          <w:rPrChange w:id="22080" w:author="Barshadskaya, Yuliya" w:date="2024-01-16T02:37:00Z">
            <w:rPr>
              <w:noProof/>
            </w:rPr>
          </w:rPrChange>
        </w:rPr>
        <w:t>4</w:t>
      </w:r>
      <w:r w:rsidR="003D1135" w:rsidRPr="007F04F9">
        <w:rPr>
          <w:b/>
          <w:rPrChange w:id="22081" w:author="Barshadskaya, Yuliya" w:date="2024-01-16T02:37:00Z">
            <w:rPr/>
          </w:rPrChange>
        </w:rPr>
        <w:fldChar w:fldCharType="end"/>
      </w:r>
      <w:r w:rsidR="003D1135" w:rsidRPr="007F04F9">
        <w:rPr>
          <w:b/>
          <w:rPrChange w:id="22082" w:author="Barshadskaya, Yuliya" w:date="2024-01-16T02:37:00Z">
            <w:rPr/>
          </w:rPrChange>
        </w:rPr>
        <w:noBreakHyphen/>
      </w:r>
      <w:r w:rsidR="003D1135" w:rsidRPr="007F04F9">
        <w:rPr>
          <w:b/>
          <w:rPrChange w:id="22083" w:author="Barshadskaya, Yuliya" w:date="2024-01-16T02:37:00Z">
            <w:rPr/>
          </w:rPrChange>
        </w:rPr>
        <w:fldChar w:fldCharType="begin"/>
      </w:r>
      <w:r w:rsidR="003D1135" w:rsidRPr="007F04F9">
        <w:rPr>
          <w:b/>
          <w:rPrChange w:id="22084" w:author="Barshadskaya, Yuliya" w:date="2024-01-16T02:37:00Z">
            <w:rPr/>
          </w:rPrChange>
        </w:rPr>
        <w:instrText xml:space="preserve"> SEQ Таблица \* ARABIC \s 1 </w:instrText>
      </w:r>
      <w:r w:rsidR="003D1135" w:rsidRPr="007F04F9">
        <w:rPr>
          <w:b/>
          <w:rPrChange w:id="22085" w:author="Barshadskaya, Yuliya" w:date="2024-01-16T02:37:00Z">
            <w:rPr/>
          </w:rPrChange>
        </w:rPr>
        <w:fldChar w:fldCharType="separate"/>
      </w:r>
      <w:r w:rsidR="004C4CE2" w:rsidRPr="007F04F9">
        <w:rPr>
          <w:b/>
          <w:noProof/>
          <w:rPrChange w:id="22086" w:author="Barshadskaya, Yuliya" w:date="2024-01-16T02:37:00Z">
            <w:rPr>
              <w:noProof/>
            </w:rPr>
          </w:rPrChange>
        </w:rPr>
        <w:t>11</w:t>
      </w:r>
      <w:r w:rsidR="003D1135" w:rsidRPr="007F04F9">
        <w:rPr>
          <w:b/>
          <w:rPrChange w:id="22087" w:author="Barshadskaya, Yuliya" w:date="2024-01-16T02:37:00Z">
            <w:rPr/>
          </w:rPrChange>
        </w:rPr>
        <w:fldChar w:fldCharType="end"/>
      </w:r>
      <w:bookmarkEnd w:id="22074"/>
      <w:ins w:id="22088" w:author="Barshadskaya, Yuliya" w:date="2024-01-16T02:37:00Z">
        <w:r w:rsidR="007F04F9" w:rsidRPr="007F04F9">
          <w:rPr>
            <w:b/>
            <w:rPrChange w:id="22089" w:author="Barshadskaya, Yuliya" w:date="2024-01-16T02:37:00Z">
              <w:rPr/>
            </w:rPrChange>
          </w:rPr>
          <w:t>.</w:t>
        </w:r>
      </w:ins>
      <w:r w:rsidRPr="00527FD0">
        <w:t xml:space="preserve"> </w:t>
      </w:r>
      <w:r w:rsidRPr="00452D3C">
        <w:t>Случаи снижения дозы или прерывания терапии осимертинибом</w:t>
      </w:r>
      <w:r w:rsidR="003C3E28" w:rsidRPr="008A1743">
        <w:t xml:space="preserve"> у пациентов, участвовавших в исследованиях </w:t>
      </w:r>
      <w:r w:rsidR="003C3E28" w:rsidRPr="008D162B">
        <w:rPr>
          <w:lang w:val="en-US"/>
        </w:rPr>
        <w:t>AURAex</w:t>
      </w:r>
      <w:r w:rsidR="003C3E28" w:rsidRPr="008D162B">
        <w:t xml:space="preserve"> или </w:t>
      </w:r>
      <w:r w:rsidR="003C3E28" w:rsidRPr="008D162B">
        <w:rPr>
          <w:lang w:val="en-US"/>
        </w:rPr>
        <w:t>AURA</w:t>
      </w:r>
      <w:r w:rsidR="003C3E28" w:rsidRPr="006E6534">
        <w:t xml:space="preserve"> 2</w:t>
      </w:r>
      <w:r w:rsidRPr="006E6534">
        <w:t xml:space="preserve"> </w:t>
      </w:r>
      <w:ins w:id="22090" w:author="Barshadskaya, Yuliya" w:date="2024-01-16T02:37:00Z">
        <w:r w:rsidR="007F04F9" w:rsidRPr="0001519A">
          <w:rPr>
            <w:rFonts w:cs="Times New Roman"/>
            <w:color w:val="000000" w:themeColor="text1"/>
            <w:lang w:val="en-US"/>
          </w:rPr>
          <w:fldChar w:fldCharType="begin"/>
        </w:r>
        <w:r w:rsidR="007F04F9"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7F04F9" w:rsidRPr="0001519A">
          <w:rPr>
            <w:rFonts w:cs="Times New Roman"/>
            <w:color w:val="000000" w:themeColor="text1"/>
            <w:lang w:val="en-US"/>
          </w:rPr>
          <w:fldChar w:fldCharType="separate"/>
        </w:r>
        <w:r w:rsidR="007F04F9" w:rsidRPr="0018315E">
          <w:rPr>
            <w:rFonts w:cs="Times New Roman"/>
            <w:color w:val="000000" w:themeColor="text1"/>
          </w:rPr>
          <w:t>[</w:t>
        </w:r>
      </w:ins>
      <w:ins w:id="22091" w:author="Barshadskaya, Yuliya" w:date="2024-02-23T00:10:00Z">
        <w:r w:rsidR="00677679">
          <w:rPr>
            <w:rFonts w:cs="Times New Roman"/>
            <w:color w:val="000000" w:themeColor="text1"/>
          </w:rPr>
          <w:t>9</w:t>
        </w:r>
      </w:ins>
      <w:ins w:id="22092" w:author="Barshadskaya, Yuliya" w:date="2024-01-16T02:37:00Z">
        <w:r w:rsidR="007F04F9" w:rsidRPr="00DD38F1">
          <w:rPr>
            <w:rFonts w:cs="Times New Roman"/>
            <w:color w:val="000000" w:themeColor="text1"/>
          </w:rPr>
          <w:t>]</w:t>
        </w:r>
        <w:r w:rsidR="007F04F9" w:rsidRPr="0001519A">
          <w:rPr>
            <w:rFonts w:cs="Times New Roman"/>
            <w:color w:val="000000" w:themeColor="text1"/>
            <w:lang w:val="en-US"/>
          </w:rPr>
          <w:fldChar w:fldCharType="end"/>
        </w:r>
        <w:r w:rsidR="007F04F9">
          <w:rPr>
            <w:rFonts w:cs="Times New Roman"/>
            <w:color w:val="000000" w:themeColor="text1"/>
          </w:rPr>
          <w:t>.</w:t>
        </w:r>
      </w:ins>
      <w:del w:id="22093" w:author="Barshadskaya, Yuliya" w:date="2024-01-16T02:37:00Z">
        <w:r w:rsidRPr="00452D3C" w:rsidDel="007F04F9">
          <w:fldChar w:fldCharType="begin"/>
        </w:r>
        <w:r w:rsidRPr="006E6534" w:rsidDel="007F04F9">
          <w:delInstrText xml:space="preserve"> ADDIN ZOTERO_ITEM CSL_CITATION {"citationID":"uZjgbjeE","properties":{"formattedCitation":"(27)","plainCitation":"(27)","noteIndex":0},"citationItems":[{"id":161756,"uris":["http://zotero.org/groups/4735135/items/9AGK4QM5"],"itemData":{"id":161756,"type":"webpage","title":"TAGRISSO (osimertinib) tablets. AstraZeneca Pharmaceuticals, LP Application No.:  208065. Approval Date: 11/13/2015. Medical Review.","URL":"https://www.accessdata.fda.gov/drugsatfda_docs/nda/2015/208065Orig1s000TOC.cfm","accessed":{"date-parts":[["2022",8,2]]}}}],"schema":"https://github.com/citation-style-language/schema/raw/master/csl-citation.json"} </w:delInstrText>
        </w:r>
        <w:r w:rsidRPr="00452D3C" w:rsidDel="007F04F9">
          <w:fldChar w:fldCharType="separate"/>
        </w:r>
        <w:r w:rsidRPr="00452D3C" w:rsidDel="007F04F9">
          <w:delText>(27)</w:delText>
        </w:r>
        <w:bookmarkEnd w:id="22075"/>
        <w:r w:rsidRPr="00452D3C" w:rsidDel="007F04F9">
          <w:fldChar w:fldCharType="end"/>
        </w:r>
      </w:del>
    </w:p>
    <w:tbl>
      <w:tblPr>
        <w:tblStyle w:val="a4"/>
        <w:tblW w:w="0" w:type="auto"/>
        <w:tblLook w:val="04A0" w:firstRow="1" w:lastRow="0" w:firstColumn="1" w:lastColumn="0" w:noHBand="0" w:noVBand="1"/>
      </w:tblPr>
      <w:tblGrid>
        <w:gridCol w:w="1702"/>
        <w:gridCol w:w="4617"/>
        <w:gridCol w:w="3026"/>
      </w:tblGrid>
      <w:tr w:rsidR="006E6534" w:rsidRPr="006E6534" w14:paraId="4F260A4D" w14:textId="77777777" w:rsidTr="006B608E">
        <w:trPr>
          <w:tblHeader/>
        </w:trPr>
        <w:tc>
          <w:tcPr>
            <w:tcW w:w="6319" w:type="dxa"/>
            <w:gridSpan w:val="2"/>
            <w:shd w:val="clear" w:color="auto" w:fill="D9D9D9" w:themeFill="background1" w:themeFillShade="D9"/>
          </w:tcPr>
          <w:p w14:paraId="4F846AEA" w14:textId="6C37C8E0" w:rsidR="003C3E28" w:rsidRPr="006E6534" w:rsidRDefault="003C3E28">
            <w:pPr>
              <w:spacing w:line="240" w:lineRule="auto"/>
              <w:ind w:firstLine="0"/>
              <w:jc w:val="center"/>
              <w:rPr>
                <w:rFonts w:cs="Times New Roman"/>
                <w:b/>
                <w:bCs/>
                <w:color w:val="000000" w:themeColor="text1"/>
                <w:rPrChange w:id="22094" w:author="N F" w:date="2023-12-05T03:09:00Z">
                  <w:rPr>
                    <w:rFonts w:cs="Times New Roman"/>
                    <w:b/>
                    <w:bCs/>
                  </w:rPr>
                </w:rPrChange>
              </w:rPr>
              <w:pPrChange w:id="22095" w:author="N F" w:date="2023-08-06T15:38:00Z">
                <w:pPr>
                  <w:ind w:firstLine="0"/>
                  <w:jc w:val="center"/>
                </w:pPr>
              </w:pPrChange>
            </w:pPr>
            <w:r w:rsidRPr="006E6534">
              <w:rPr>
                <w:rFonts w:cs="Times New Roman"/>
                <w:b/>
                <w:bCs/>
                <w:color w:val="000000" w:themeColor="text1"/>
                <w:rPrChange w:id="22096" w:author="N F" w:date="2023-12-05T03:09:00Z">
                  <w:rPr>
                    <w:rFonts w:cs="Times New Roman"/>
                    <w:b/>
                    <w:bCs/>
                  </w:rPr>
                </w:rPrChange>
              </w:rPr>
              <w:t>Описание групп пациентов</w:t>
            </w:r>
          </w:p>
        </w:tc>
        <w:tc>
          <w:tcPr>
            <w:tcW w:w="3026" w:type="dxa"/>
            <w:shd w:val="clear" w:color="auto" w:fill="D9D9D9" w:themeFill="background1" w:themeFillShade="D9"/>
          </w:tcPr>
          <w:p w14:paraId="3503000F" w14:textId="097458EE" w:rsidR="003C3E28" w:rsidRPr="006E6534" w:rsidRDefault="003C3E28">
            <w:pPr>
              <w:spacing w:line="240" w:lineRule="auto"/>
              <w:ind w:firstLine="0"/>
              <w:jc w:val="center"/>
              <w:rPr>
                <w:rFonts w:cs="Times New Roman"/>
                <w:b/>
                <w:bCs/>
                <w:color w:val="000000" w:themeColor="text1"/>
                <w:rPrChange w:id="22097" w:author="N F" w:date="2023-12-05T03:09:00Z">
                  <w:rPr>
                    <w:rFonts w:cs="Times New Roman"/>
                    <w:b/>
                    <w:bCs/>
                  </w:rPr>
                </w:rPrChange>
              </w:rPr>
              <w:pPrChange w:id="22098" w:author="N F" w:date="2023-08-06T15:38:00Z">
                <w:pPr>
                  <w:ind w:firstLine="0"/>
                  <w:jc w:val="center"/>
                </w:pPr>
              </w:pPrChange>
            </w:pPr>
            <w:r w:rsidRPr="006E6534">
              <w:rPr>
                <w:rFonts w:cs="Times New Roman"/>
                <w:b/>
                <w:bCs/>
                <w:color w:val="000000" w:themeColor="text1"/>
                <w:rPrChange w:id="22099" w:author="N F" w:date="2023-12-05T03:09:00Z">
                  <w:rPr>
                    <w:rFonts w:cs="Times New Roman"/>
                    <w:b/>
                    <w:bCs/>
                  </w:rPr>
                </w:rPrChange>
              </w:rPr>
              <w:t xml:space="preserve">Доля от общей популяции, </w:t>
            </w:r>
            <w:r w:rsidRPr="006E6534">
              <w:rPr>
                <w:rFonts w:cs="Times New Roman"/>
                <w:b/>
                <w:bCs/>
                <w:color w:val="000000" w:themeColor="text1"/>
                <w:lang w:val="en-US"/>
                <w:rPrChange w:id="22100" w:author="N F" w:date="2023-12-05T03:09:00Z">
                  <w:rPr>
                    <w:rFonts w:cs="Times New Roman"/>
                    <w:b/>
                    <w:bCs/>
                    <w:lang w:val="en-US"/>
                  </w:rPr>
                </w:rPrChange>
              </w:rPr>
              <w:t>n</w:t>
            </w:r>
            <w:r w:rsidRPr="006E6534">
              <w:rPr>
                <w:rFonts w:cs="Times New Roman"/>
                <w:b/>
                <w:bCs/>
                <w:color w:val="000000" w:themeColor="text1"/>
                <w:rPrChange w:id="22101" w:author="N F" w:date="2023-12-05T03:09:00Z">
                  <w:rPr>
                    <w:rFonts w:cs="Times New Roman"/>
                    <w:b/>
                    <w:bCs/>
                  </w:rPr>
                </w:rPrChange>
              </w:rPr>
              <w:t xml:space="preserve"> (%)</w:t>
            </w:r>
          </w:p>
        </w:tc>
      </w:tr>
      <w:tr w:rsidR="006E6534" w:rsidRPr="006E6534" w14:paraId="620CE17E" w14:textId="77777777" w:rsidTr="003C3E28">
        <w:tc>
          <w:tcPr>
            <w:tcW w:w="6319" w:type="dxa"/>
            <w:gridSpan w:val="2"/>
          </w:tcPr>
          <w:p w14:paraId="3FDD96F4" w14:textId="0ED71278" w:rsidR="003C3E28" w:rsidRPr="006E6534" w:rsidRDefault="003C3E28">
            <w:pPr>
              <w:spacing w:line="240" w:lineRule="auto"/>
              <w:ind w:firstLine="0"/>
              <w:rPr>
                <w:rFonts w:cs="Times New Roman"/>
                <w:color w:val="000000" w:themeColor="text1"/>
                <w:rPrChange w:id="22102" w:author="N F" w:date="2023-12-05T03:09:00Z">
                  <w:rPr>
                    <w:rFonts w:cs="Times New Roman"/>
                  </w:rPr>
                </w:rPrChange>
              </w:rPr>
              <w:pPrChange w:id="22103" w:author="N F" w:date="2023-08-06T15:38:00Z">
                <w:pPr>
                  <w:ind w:firstLine="0"/>
                </w:pPr>
              </w:pPrChange>
            </w:pPr>
            <w:r w:rsidRPr="006E6534">
              <w:rPr>
                <w:rFonts w:cs="Times New Roman"/>
                <w:b/>
                <w:bCs/>
                <w:color w:val="000000" w:themeColor="text1"/>
                <w:rPrChange w:id="22104" w:author="N F" w:date="2023-12-05T03:09:00Z">
                  <w:rPr>
                    <w:rFonts w:cs="Times New Roman"/>
                    <w:b/>
                    <w:bCs/>
                  </w:rPr>
                </w:rPrChange>
              </w:rPr>
              <w:t>Все случаи снижения дозы или прерывания терапии из-за НЯ</w:t>
            </w:r>
          </w:p>
        </w:tc>
        <w:tc>
          <w:tcPr>
            <w:tcW w:w="3026" w:type="dxa"/>
          </w:tcPr>
          <w:p w14:paraId="449D4FD8" w14:textId="772E220F" w:rsidR="003C3E28" w:rsidRPr="006E6534" w:rsidRDefault="003C3E28">
            <w:pPr>
              <w:spacing w:line="240" w:lineRule="auto"/>
              <w:ind w:firstLine="0"/>
              <w:rPr>
                <w:rFonts w:cs="Times New Roman"/>
                <w:color w:val="000000" w:themeColor="text1"/>
                <w:rPrChange w:id="22105" w:author="N F" w:date="2023-12-05T03:09:00Z">
                  <w:rPr>
                    <w:rFonts w:cs="Times New Roman"/>
                  </w:rPr>
                </w:rPrChange>
              </w:rPr>
              <w:pPrChange w:id="22106" w:author="N F" w:date="2023-08-06T15:38:00Z">
                <w:pPr>
                  <w:ind w:firstLine="0"/>
                </w:pPr>
              </w:pPrChange>
            </w:pPr>
            <w:r w:rsidRPr="006E6534">
              <w:rPr>
                <w:rFonts w:cs="Times New Roman"/>
                <w:color w:val="000000" w:themeColor="text1"/>
                <w:rPrChange w:id="22107" w:author="N F" w:date="2023-12-05T03:09:00Z">
                  <w:rPr>
                    <w:rFonts w:cs="Times New Roman"/>
                  </w:rPr>
                </w:rPrChange>
              </w:rPr>
              <w:t>57 (13,9%)</w:t>
            </w:r>
          </w:p>
        </w:tc>
      </w:tr>
      <w:tr w:rsidR="006E6534" w:rsidRPr="006E6534" w14:paraId="3668CADA" w14:textId="77777777" w:rsidTr="00647451">
        <w:tc>
          <w:tcPr>
            <w:tcW w:w="1702" w:type="dxa"/>
          </w:tcPr>
          <w:p w14:paraId="233383C7" w14:textId="2DEBEB22" w:rsidR="003C3E28" w:rsidRPr="006E6534" w:rsidRDefault="003C3E28">
            <w:pPr>
              <w:spacing w:line="240" w:lineRule="auto"/>
              <w:ind w:firstLine="0"/>
              <w:rPr>
                <w:rFonts w:cs="Times New Roman"/>
                <w:color w:val="000000" w:themeColor="text1"/>
                <w:rPrChange w:id="22108" w:author="N F" w:date="2023-12-05T03:09:00Z">
                  <w:rPr>
                    <w:rFonts w:cs="Times New Roman"/>
                  </w:rPr>
                </w:rPrChange>
              </w:rPr>
              <w:pPrChange w:id="22109" w:author="N F" w:date="2023-08-06T15:38:00Z">
                <w:pPr>
                  <w:ind w:firstLine="0"/>
                </w:pPr>
              </w:pPrChange>
            </w:pPr>
          </w:p>
        </w:tc>
        <w:tc>
          <w:tcPr>
            <w:tcW w:w="4617" w:type="dxa"/>
          </w:tcPr>
          <w:p w14:paraId="321EF808" w14:textId="17BD76A9" w:rsidR="003C3E28" w:rsidRPr="006E6534" w:rsidRDefault="003C3E28">
            <w:pPr>
              <w:spacing w:line="240" w:lineRule="auto"/>
              <w:ind w:firstLine="0"/>
              <w:rPr>
                <w:rFonts w:cs="Times New Roman"/>
                <w:color w:val="000000" w:themeColor="text1"/>
                <w:rPrChange w:id="22110" w:author="N F" w:date="2023-12-05T03:09:00Z">
                  <w:rPr>
                    <w:rFonts w:cs="Times New Roman"/>
                  </w:rPr>
                </w:rPrChange>
              </w:rPr>
              <w:pPrChange w:id="22111" w:author="N F" w:date="2023-08-06T15:38:00Z">
                <w:pPr>
                  <w:ind w:firstLine="0"/>
                </w:pPr>
              </w:pPrChange>
            </w:pPr>
            <w:r w:rsidRPr="006E6534">
              <w:rPr>
                <w:rFonts w:cs="Times New Roman"/>
                <w:color w:val="000000" w:themeColor="text1"/>
                <w:lang w:val="en-US"/>
                <w:rPrChange w:id="22112" w:author="N F" w:date="2023-12-05T03:09:00Z">
                  <w:rPr>
                    <w:rFonts w:cs="Times New Roman"/>
                    <w:lang w:val="en-US"/>
                  </w:rPr>
                </w:rPrChange>
              </w:rPr>
              <w:t xml:space="preserve">1 </w:t>
            </w:r>
            <w:r w:rsidRPr="006E6534">
              <w:rPr>
                <w:rFonts w:cs="Times New Roman"/>
                <w:color w:val="000000" w:themeColor="text1"/>
                <w:rPrChange w:id="22113" w:author="N F" w:date="2023-12-05T03:09:00Z">
                  <w:rPr>
                    <w:rFonts w:cs="Times New Roman"/>
                  </w:rPr>
                </w:rPrChange>
              </w:rPr>
              <w:t>прерывание/снижение дозы</w:t>
            </w:r>
          </w:p>
        </w:tc>
        <w:tc>
          <w:tcPr>
            <w:tcW w:w="3026" w:type="dxa"/>
          </w:tcPr>
          <w:p w14:paraId="0A533D71" w14:textId="25BBD674" w:rsidR="003C3E28" w:rsidRPr="006E6534" w:rsidRDefault="003C3E28">
            <w:pPr>
              <w:spacing w:line="240" w:lineRule="auto"/>
              <w:ind w:firstLine="0"/>
              <w:rPr>
                <w:rFonts w:cs="Times New Roman"/>
                <w:color w:val="000000" w:themeColor="text1"/>
                <w:rPrChange w:id="22114" w:author="N F" w:date="2023-12-05T03:09:00Z">
                  <w:rPr>
                    <w:rFonts w:cs="Times New Roman"/>
                  </w:rPr>
                </w:rPrChange>
              </w:rPr>
              <w:pPrChange w:id="22115" w:author="N F" w:date="2023-08-06T15:38:00Z">
                <w:pPr>
                  <w:ind w:firstLine="0"/>
                </w:pPr>
              </w:pPrChange>
            </w:pPr>
            <w:r w:rsidRPr="006E6534">
              <w:rPr>
                <w:rFonts w:cs="Times New Roman"/>
                <w:color w:val="000000" w:themeColor="text1"/>
                <w:rPrChange w:id="22116" w:author="N F" w:date="2023-12-05T03:09:00Z">
                  <w:rPr>
                    <w:rFonts w:cs="Times New Roman"/>
                  </w:rPr>
                </w:rPrChange>
              </w:rPr>
              <w:t>40 (9,7%)</w:t>
            </w:r>
          </w:p>
        </w:tc>
      </w:tr>
      <w:tr w:rsidR="006E6534" w:rsidRPr="006E6534" w14:paraId="3BD0DB6A" w14:textId="77777777" w:rsidTr="00647451">
        <w:tc>
          <w:tcPr>
            <w:tcW w:w="1702" w:type="dxa"/>
          </w:tcPr>
          <w:p w14:paraId="6D3AECE0" w14:textId="041E1CFA" w:rsidR="003C3E28" w:rsidRPr="006E6534" w:rsidRDefault="003C3E28">
            <w:pPr>
              <w:spacing w:line="240" w:lineRule="auto"/>
              <w:ind w:firstLine="0"/>
              <w:rPr>
                <w:rFonts w:cs="Times New Roman"/>
                <w:color w:val="000000" w:themeColor="text1"/>
                <w:rPrChange w:id="22117" w:author="N F" w:date="2023-12-05T03:09:00Z">
                  <w:rPr>
                    <w:rFonts w:cs="Times New Roman"/>
                  </w:rPr>
                </w:rPrChange>
              </w:rPr>
              <w:pPrChange w:id="22118" w:author="N F" w:date="2023-08-06T15:38:00Z">
                <w:pPr>
                  <w:ind w:firstLine="0"/>
                </w:pPr>
              </w:pPrChange>
            </w:pPr>
          </w:p>
        </w:tc>
        <w:tc>
          <w:tcPr>
            <w:tcW w:w="4617" w:type="dxa"/>
          </w:tcPr>
          <w:p w14:paraId="1ABC8206" w14:textId="5A7DEF96" w:rsidR="003C3E28" w:rsidRPr="006E6534" w:rsidRDefault="003C3E28">
            <w:pPr>
              <w:spacing w:line="240" w:lineRule="auto"/>
              <w:ind w:firstLine="0"/>
              <w:rPr>
                <w:rFonts w:cs="Times New Roman"/>
                <w:color w:val="000000" w:themeColor="text1"/>
                <w:rPrChange w:id="22119" w:author="N F" w:date="2023-12-05T03:09:00Z">
                  <w:rPr>
                    <w:rFonts w:cs="Times New Roman"/>
                  </w:rPr>
                </w:rPrChange>
              </w:rPr>
              <w:pPrChange w:id="22120" w:author="N F" w:date="2023-08-06T15:38:00Z">
                <w:pPr>
                  <w:ind w:firstLine="0"/>
                </w:pPr>
              </w:pPrChange>
            </w:pPr>
            <w:r w:rsidRPr="006E6534">
              <w:rPr>
                <w:rFonts w:cs="Times New Roman"/>
                <w:color w:val="000000" w:themeColor="text1"/>
                <w:rPrChange w:id="22121" w:author="N F" w:date="2023-12-05T03:09:00Z">
                  <w:rPr>
                    <w:rFonts w:cs="Times New Roman"/>
                  </w:rPr>
                </w:rPrChange>
              </w:rPr>
              <w:t xml:space="preserve">более </w:t>
            </w:r>
            <w:r w:rsidRPr="006E6534">
              <w:rPr>
                <w:rFonts w:cs="Times New Roman"/>
                <w:color w:val="000000" w:themeColor="text1"/>
                <w:lang w:val="en-US"/>
                <w:rPrChange w:id="22122" w:author="N F" w:date="2023-12-05T03:09:00Z">
                  <w:rPr>
                    <w:rFonts w:cs="Times New Roman"/>
                    <w:lang w:val="en-US"/>
                  </w:rPr>
                </w:rPrChange>
              </w:rPr>
              <w:t xml:space="preserve">1 </w:t>
            </w:r>
            <w:r w:rsidRPr="006E6534">
              <w:rPr>
                <w:rFonts w:cs="Times New Roman"/>
                <w:color w:val="000000" w:themeColor="text1"/>
                <w:rPrChange w:id="22123" w:author="N F" w:date="2023-12-05T03:09:00Z">
                  <w:rPr>
                    <w:rFonts w:cs="Times New Roman"/>
                  </w:rPr>
                </w:rPrChange>
              </w:rPr>
              <w:t>прерывания/снижения дозы</w:t>
            </w:r>
          </w:p>
        </w:tc>
        <w:tc>
          <w:tcPr>
            <w:tcW w:w="3026" w:type="dxa"/>
          </w:tcPr>
          <w:p w14:paraId="089E4BDC" w14:textId="7C35103A" w:rsidR="003C3E28" w:rsidRPr="006E6534" w:rsidRDefault="003C3E28">
            <w:pPr>
              <w:spacing w:line="240" w:lineRule="auto"/>
              <w:ind w:firstLine="0"/>
              <w:rPr>
                <w:rFonts w:cs="Times New Roman"/>
                <w:color w:val="000000" w:themeColor="text1"/>
                <w:rPrChange w:id="22124" w:author="N F" w:date="2023-12-05T03:09:00Z">
                  <w:rPr>
                    <w:rFonts w:cs="Times New Roman"/>
                  </w:rPr>
                </w:rPrChange>
              </w:rPr>
              <w:pPrChange w:id="22125" w:author="N F" w:date="2023-08-06T15:38:00Z">
                <w:pPr>
                  <w:ind w:firstLine="0"/>
                </w:pPr>
              </w:pPrChange>
            </w:pPr>
            <w:r w:rsidRPr="006E6534">
              <w:rPr>
                <w:rFonts w:cs="Times New Roman"/>
                <w:color w:val="000000" w:themeColor="text1"/>
                <w:rPrChange w:id="22126" w:author="N F" w:date="2023-12-05T03:09:00Z">
                  <w:rPr>
                    <w:rFonts w:cs="Times New Roman"/>
                  </w:rPr>
                </w:rPrChange>
              </w:rPr>
              <w:t>17 (4,1%)</w:t>
            </w:r>
          </w:p>
        </w:tc>
      </w:tr>
      <w:tr w:rsidR="006E6534" w:rsidRPr="006E6534" w14:paraId="1ED4D70B" w14:textId="77777777" w:rsidTr="003C3E28">
        <w:tc>
          <w:tcPr>
            <w:tcW w:w="6319" w:type="dxa"/>
            <w:gridSpan w:val="2"/>
          </w:tcPr>
          <w:p w14:paraId="6D91BCBD" w14:textId="0326A5FF" w:rsidR="003C3E28" w:rsidRPr="006E6534" w:rsidRDefault="003C3E28">
            <w:pPr>
              <w:spacing w:line="240" w:lineRule="auto"/>
              <w:ind w:firstLine="0"/>
              <w:rPr>
                <w:rFonts w:cs="Times New Roman"/>
                <w:color w:val="000000" w:themeColor="text1"/>
                <w:rPrChange w:id="22127" w:author="N F" w:date="2023-12-05T03:09:00Z">
                  <w:rPr>
                    <w:rFonts w:cs="Times New Roman"/>
                  </w:rPr>
                </w:rPrChange>
              </w:rPr>
              <w:pPrChange w:id="22128" w:author="N F" w:date="2023-08-06T15:38:00Z">
                <w:pPr>
                  <w:ind w:firstLine="0"/>
                </w:pPr>
              </w:pPrChange>
            </w:pPr>
            <w:r w:rsidRPr="006E6534">
              <w:rPr>
                <w:rFonts w:cs="Times New Roman"/>
                <w:b/>
                <w:bCs/>
                <w:color w:val="000000" w:themeColor="text1"/>
                <w:rPrChange w:id="22129" w:author="N F" w:date="2023-12-05T03:09:00Z">
                  <w:rPr>
                    <w:rFonts w:cs="Times New Roman"/>
                    <w:b/>
                    <w:bCs/>
                  </w:rPr>
                </w:rPrChange>
              </w:rPr>
              <w:t>Случаи снижения дозы из-за НЯ</w:t>
            </w:r>
          </w:p>
        </w:tc>
        <w:tc>
          <w:tcPr>
            <w:tcW w:w="3026" w:type="dxa"/>
          </w:tcPr>
          <w:p w14:paraId="43012AD4" w14:textId="04CDFDE4" w:rsidR="003C3E28" w:rsidRPr="006E6534" w:rsidRDefault="003C3E28">
            <w:pPr>
              <w:spacing w:line="240" w:lineRule="auto"/>
              <w:ind w:firstLine="0"/>
              <w:rPr>
                <w:rFonts w:cs="Times New Roman"/>
                <w:color w:val="000000" w:themeColor="text1"/>
                <w:rPrChange w:id="22130" w:author="N F" w:date="2023-12-05T03:09:00Z">
                  <w:rPr>
                    <w:rFonts w:cs="Times New Roman"/>
                  </w:rPr>
                </w:rPrChange>
              </w:rPr>
              <w:pPrChange w:id="22131" w:author="N F" w:date="2023-08-06T15:38:00Z">
                <w:pPr>
                  <w:ind w:firstLine="0"/>
                </w:pPr>
              </w:pPrChange>
            </w:pPr>
            <w:r w:rsidRPr="006E6534">
              <w:rPr>
                <w:rFonts w:cs="Times New Roman"/>
                <w:color w:val="000000" w:themeColor="text1"/>
                <w:rPrChange w:id="22132" w:author="N F" w:date="2023-12-05T03:09:00Z">
                  <w:rPr>
                    <w:rFonts w:cs="Times New Roman"/>
                  </w:rPr>
                </w:rPrChange>
              </w:rPr>
              <w:t>55(13,4%)</w:t>
            </w:r>
          </w:p>
        </w:tc>
      </w:tr>
      <w:tr w:rsidR="006E6534" w:rsidRPr="006E6534" w14:paraId="2874AD51" w14:textId="77777777" w:rsidTr="00787A04">
        <w:tc>
          <w:tcPr>
            <w:tcW w:w="6319" w:type="dxa"/>
            <w:gridSpan w:val="2"/>
          </w:tcPr>
          <w:p w14:paraId="63F8323D" w14:textId="7384D253" w:rsidR="003C3E28" w:rsidRPr="006E6534" w:rsidRDefault="003C3E28">
            <w:pPr>
              <w:spacing w:line="240" w:lineRule="auto"/>
              <w:ind w:firstLine="0"/>
              <w:rPr>
                <w:rFonts w:cs="Times New Roman"/>
                <w:color w:val="000000" w:themeColor="text1"/>
                <w:rPrChange w:id="22133" w:author="N F" w:date="2023-12-05T03:09:00Z">
                  <w:rPr>
                    <w:rFonts w:cs="Times New Roman"/>
                  </w:rPr>
                </w:rPrChange>
              </w:rPr>
              <w:pPrChange w:id="22134" w:author="N F" w:date="2023-08-06T15:38:00Z">
                <w:pPr>
                  <w:ind w:firstLine="0"/>
                </w:pPr>
              </w:pPrChange>
            </w:pPr>
            <w:r w:rsidRPr="006E6534">
              <w:rPr>
                <w:rFonts w:cs="Times New Roman"/>
                <w:b/>
                <w:bCs/>
                <w:color w:val="000000" w:themeColor="text1"/>
                <w:rPrChange w:id="22135" w:author="N F" w:date="2023-12-05T03:09:00Z">
                  <w:rPr>
                    <w:rFonts w:cs="Times New Roman"/>
                    <w:b/>
                    <w:bCs/>
                  </w:rPr>
                </w:rPrChange>
              </w:rPr>
              <w:t>Случаи прерывания терапии из-за НЯ</w:t>
            </w:r>
          </w:p>
        </w:tc>
        <w:tc>
          <w:tcPr>
            <w:tcW w:w="3026" w:type="dxa"/>
          </w:tcPr>
          <w:p w14:paraId="51579825" w14:textId="79FFC367" w:rsidR="003C3E28" w:rsidRPr="006E6534" w:rsidRDefault="003C3E28">
            <w:pPr>
              <w:spacing w:line="240" w:lineRule="auto"/>
              <w:ind w:firstLine="0"/>
              <w:rPr>
                <w:rFonts w:cs="Times New Roman"/>
                <w:color w:val="000000" w:themeColor="text1"/>
                <w:rPrChange w:id="22136" w:author="N F" w:date="2023-12-05T03:09:00Z">
                  <w:rPr>
                    <w:rFonts w:cs="Times New Roman"/>
                  </w:rPr>
                </w:rPrChange>
              </w:rPr>
              <w:pPrChange w:id="22137" w:author="N F" w:date="2023-08-06T15:38:00Z">
                <w:pPr>
                  <w:ind w:firstLine="0"/>
                </w:pPr>
              </w:pPrChange>
            </w:pPr>
            <w:r w:rsidRPr="006E6534">
              <w:rPr>
                <w:rFonts w:cs="Times New Roman"/>
                <w:color w:val="000000" w:themeColor="text1"/>
                <w:rPrChange w:id="22138" w:author="N F" w:date="2023-12-05T03:09:00Z">
                  <w:rPr>
                    <w:rFonts w:cs="Times New Roman"/>
                  </w:rPr>
                </w:rPrChange>
              </w:rPr>
              <w:t>6 (1,5%)</w:t>
            </w:r>
          </w:p>
        </w:tc>
      </w:tr>
      <w:tr w:rsidR="006E6534" w:rsidRPr="006E6534" w14:paraId="7F779965" w14:textId="77777777" w:rsidTr="00787A04">
        <w:tc>
          <w:tcPr>
            <w:tcW w:w="6319" w:type="dxa"/>
            <w:gridSpan w:val="2"/>
          </w:tcPr>
          <w:p w14:paraId="26376B58" w14:textId="361A7A32" w:rsidR="00C762FF" w:rsidRPr="006E6534" w:rsidRDefault="00552038">
            <w:pPr>
              <w:spacing w:line="240" w:lineRule="auto"/>
              <w:ind w:firstLine="0"/>
              <w:rPr>
                <w:rFonts w:cs="Times New Roman"/>
                <w:color w:val="000000" w:themeColor="text1"/>
                <w:rPrChange w:id="22139" w:author="N F" w:date="2023-12-05T03:09:00Z">
                  <w:rPr>
                    <w:rFonts w:cs="Times New Roman"/>
                  </w:rPr>
                </w:rPrChange>
              </w:rPr>
              <w:pPrChange w:id="22140" w:author="N F" w:date="2023-08-06T15:38:00Z">
                <w:pPr>
                  <w:ind w:firstLine="0"/>
                </w:pPr>
              </w:pPrChange>
            </w:pPr>
            <w:r w:rsidRPr="006E6534">
              <w:rPr>
                <w:rFonts w:cs="Times New Roman"/>
                <w:b/>
                <w:bCs/>
                <w:color w:val="000000" w:themeColor="text1"/>
                <w:rPrChange w:id="22141" w:author="N F" w:date="2023-12-05T03:09:00Z">
                  <w:rPr>
                    <w:rFonts w:cs="Times New Roman"/>
                    <w:b/>
                    <w:bCs/>
                  </w:rPr>
                </w:rPrChange>
              </w:rPr>
              <w:t>Случаи прекращения терапии из-за НЯ</w:t>
            </w:r>
          </w:p>
        </w:tc>
        <w:tc>
          <w:tcPr>
            <w:tcW w:w="3026" w:type="dxa"/>
          </w:tcPr>
          <w:p w14:paraId="2116B702" w14:textId="57710771" w:rsidR="00C762FF" w:rsidRPr="006E6534" w:rsidRDefault="00C762FF">
            <w:pPr>
              <w:spacing w:line="240" w:lineRule="auto"/>
              <w:ind w:firstLine="0"/>
              <w:rPr>
                <w:rFonts w:cs="Times New Roman"/>
                <w:color w:val="000000" w:themeColor="text1"/>
                <w:rPrChange w:id="22142" w:author="N F" w:date="2023-12-05T03:09:00Z">
                  <w:rPr>
                    <w:rFonts w:cs="Times New Roman"/>
                  </w:rPr>
                </w:rPrChange>
              </w:rPr>
              <w:pPrChange w:id="22143" w:author="N F" w:date="2023-08-06T15:38:00Z">
                <w:pPr>
                  <w:ind w:firstLine="0"/>
                </w:pPr>
              </w:pPrChange>
            </w:pPr>
            <w:r w:rsidRPr="006E6534">
              <w:rPr>
                <w:rFonts w:cs="Times New Roman"/>
                <w:color w:val="000000" w:themeColor="text1"/>
                <w:rPrChange w:id="22144" w:author="N F" w:date="2023-12-05T03:09:00Z">
                  <w:rPr>
                    <w:rFonts w:cs="Times New Roman"/>
                  </w:rPr>
                </w:rPrChange>
              </w:rPr>
              <w:t>16 (3,9%)</w:t>
            </w:r>
          </w:p>
        </w:tc>
      </w:tr>
      <w:tr w:rsidR="006E6534" w:rsidRPr="006E6534" w14:paraId="58C46533" w14:textId="77777777" w:rsidTr="00787A04">
        <w:tc>
          <w:tcPr>
            <w:tcW w:w="6319" w:type="dxa"/>
            <w:gridSpan w:val="2"/>
          </w:tcPr>
          <w:p w14:paraId="7F67DA55" w14:textId="06147B69" w:rsidR="00C762FF" w:rsidRPr="006E6534" w:rsidRDefault="00C762FF">
            <w:pPr>
              <w:spacing w:line="240" w:lineRule="auto"/>
              <w:ind w:firstLine="0"/>
              <w:rPr>
                <w:rFonts w:cs="Times New Roman"/>
                <w:color w:val="000000" w:themeColor="text1"/>
                <w:rPrChange w:id="22145" w:author="N F" w:date="2023-12-05T03:09:00Z">
                  <w:rPr>
                    <w:rFonts w:cs="Times New Roman"/>
                  </w:rPr>
                </w:rPrChange>
              </w:rPr>
              <w:pPrChange w:id="22146" w:author="N F" w:date="2023-08-06T15:38:00Z">
                <w:pPr>
                  <w:ind w:firstLine="0"/>
                </w:pPr>
              </w:pPrChange>
            </w:pPr>
            <w:r w:rsidRPr="006E6534">
              <w:rPr>
                <w:rFonts w:cs="Times New Roman"/>
                <w:color w:val="000000" w:themeColor="text1"/>
                <w:rPrChange w:id="22147" w:author="N F" w:date="2023-12-05T03:09:00Z">
                  <w:rPr>
                    <w:rFonts w:cs="Times New Roman"/>
                  </w:rPr>
                </w:rPrChange>
              </w:rPr>
              <w:t xml:space="preserve">Общее количество пациентов с любыми НЯ, </w:t>
            </w:r>
            <w:r w:rsidR="00552038" w:rsidRPr="006E6534">
              <w:rPr>
                <w:rFonts w:cs="Times New Roman"/>
                <w:color w:val="000000" w:themeColor="text1"/>
                <w:rPrChange w:id="22148" w:author="N F" w:date="2023-12-05T03:09:00Z">
                  <w:rPr>
                    <w:rFonts w:cs="Times New Roman"/>
                  </w:rPr>
                </w:rPrChange>
              </w:rPr>
              <w:t>которые привели к снижению дозы, прерыванию или прекращению терапии</w:t>
            </w:r>
          </w:p>
        </w:tc>
        <w:tc>
          <w:tcPr>
            <w:tcW w:w="3026" w:type="dxa"/>
          </w:tcPr>
          <w:p w14:paraId="293E5EB7" w14:textId="2C060E85" w:rsidR="00C762FF" w:rsidRPr="006E6534" w:rsidRDefault="00C762FF">
            <w:pPr>
              <w:spacing w:line="240" w:lineRule="auto"/>
              <w:ind w:firstLine="0"/>
              <w:rPr>
                <w:rFonts w:cs="Times New Roman"/>
                <w:color w:val="000000" w:themeColor="text1"/>
                <w:rPrChange w:id="22149" w:author="N F" w:date="2023-12-05T03:09:00Z">
                  <w:rPr>
                    <w:rFonts w:cs="Times New Roman"/>
                  </w:rPr>
                </w:rPrChange>
              </w:rPr>
              <w:pPrChange w:id="22150" w:author="N F" w:date="2023-08-06T15:38:00Z">
                <w:pPr>
                  <w:ind w:firstLine="0"/>
                </w:pPr>
              </w:pPrChange>
            </w:pPr>
            <w:r w:rsidRPr="006E6534">
              <w:rPr>
                <w:rFonts w:cs="Times New Roman"/>
                <w:color w:val="000000" w:themeColor="text1"/>
                <w:rPrChange w:id="22151" w:author="N F" w:date="2023-12-05T03:09:00Z">
                  <w:rPr>
                    <w:rFonts w:cs="Times New Roman"/>
                  </w:rPr>
                </w:rPrChange>
              </w:rPr>
              <w:t>70 (17%)</w:t>
            </w:r>
          </w:p>
        </w:tc>
      </w:tr>
      <w:tr w:rsidR="006E6534" w:rsidRPr="006E6534" w14:paraId="19B8C46B" w14:textId="77777777" w:rsidTr="00787A04">
        <w:trPr>
          <w:ins w:id="22152" w:author="N F" w:date="2023-08-09T00:11:00Z"/>
        </w:trPr>
        <w:tc>
          <w:tcPr>
            <w:tcW w:w="9345" w:type="dxa"/>
            <w:gridSpan w:val="3"/>
          </w:tcPr>
          <w:p w14:paraId="2665CFCB" w14:textId="005125F6" w:rsidR="006B608E" w:rsidRPr="006E6534" w:rsidRDefault="006B608E" w:rsidP="006B608E">
            <w:pPr>
              <w:pStyle w:val="SDcomments"/>
              <w:ind w:firstLine="0"/>
              <w:rPr>
                <w:ins w:id="22153" w:author="N F" w:date="2023-08-09T00:11:00Z"/>
                <w:rFonts w:cs="Times New Roman"/>
                <w:b/>
                <w:bCs/>
                <w:color w:val="000000" w:themeColor="text1"/>
                <w:rPrChange w:id="22154" w:author="N F" w:date="2023-12-05T03:09:00Z">
                  <w:rPr>
                    <w:ins w:id="22155" w:author="N F" w:date="2023-08-09T00:11:00Z"/>
                  </w:rPr>
                </w:rPrChange>
              </w:rPr>
            </w:pPr>
            <w:moveToRangeStart w:id="22156" w:author="N F" w:date="2023-08-09T00:11:00Z" w:name="move142432290"/>
            <w:moveTo w:id="22157" w:author="N F" w:date="2023-08-09T00:11:00Z">
              <w:r w:rsidRPr="006E6534">
                <w:rPr>
                  <w:rFonts w:cs="Times New Roman"/>
                  <w:b/>
                  <w:bCs/>
                  <w:color w:val="000000" w:themeColor="text1"/>
                  <w:rPrChange w:id="22158" w:author="N F" w:date="2023-12-05T03:09:00Z">
                    <w:rPr>
                      <w:i/>
                      <w:iCs/>
                    </w:rPr>
                  </w:rPrChange>
                </w:rPr>
                <w:t>Примечани</w:t>
              </w:r>
            </w:moveTo>
            <w:ins w:id="22159" w:author="N F" w:date="2023-08-09T00:11:00Z">
              <w:r w:rsidRPr="006E6534">
                <w:rPr>
                  <w:rFonts w:cs="Times New Roman"/>
                  <w:b/>
                  <w:bCs/>
                  <w:color w:val="000000" w:themeColor="text1"/>
                  <w:rPrChange w:id="22160" w:author="N F" w:date="2023-12-05T03:09:00Z">
                    <w:rPr>
                      <w:i/>
                      <w:iCs/>
                    </w:rPr>
                  </w:rPrChange>
                </w:rPr>
                <w:t>е</w:t>
              </w:r>
            </w:ins>
            <w:moveTo w:id="22161" w:author="N F" w:date="2023-08-09T00:11:00Z">
              <w:del w:id="22162" w:author="N F" w:date="2023-08-09T00:11:00Z">
                <w:r w:rsidRPr="006E6534" w:rsidDel="006B608E">
                  <w:rPr>
                    <w:rFonts w:cs="Times New Roman"/>
                    <w:b/>
                    <w:bCs/>
                    <w:color w:val="000000" w:themeColor="text1"/>
                    <w:rPrChange w:id="22163" w:author="N F" w:date="2023-12-05T03:09:00Z">
                      <w:rPr>
                        <w:i/>
                        <w:iCs/>
                      </w:rPr>
                    </w:rPrChange>
                  </w:rPr>
                  <w:delText>я</w:delText>
                </w:r>
              </w:del>
              <w:r w:rsidRPr="006E6534">
                <w:rPr>
                  <w:rFonts w:cs="Times New Roman"/>
                  <w:b/>
                  <w:bCs/>
                  <w:color w:val="000000" w:themeColor="text1"/>
                  <w:rPrChange w:id="22164" w:author="N F" w:date="2023-12-05T03:09:00Z">
                    <w:rPr>
                      <w:i/>
                      <w:iCs/>
                    </w:rPr>
                  </w:rPrChange>
                </w:rPr>
                <w:t>:</w:t>
              </w:r>
              <w:r w:rsidRPr="006E6534">
                <w:rPr>
                  <w:rFonts w:cs="Times New Roman"/>
                  <w:b/>
                  <w:bCs/>
                  <w:color w:val="000000" w:themeColor="text1"/>
                  <w:rPrChange w:id="22165" w:author="N F" w:date="2023-12-05T03:09:00Z">
                    <w:rPr/>
                  </w:rPrChange>
                </w:rPr>
                <w:t xml:space="preserve"> </w:t>
              </w:r>
            </w:moveTo>
          </w:p>
          <w:p w14:paraId="05CB56B5" w14:textId="6A7F0814" w:rsidR="006B608E" w:rsidRPr="006E6534" w:rsidDel="006B608E" w:rsidRDefault="006B608E">
            <w:pPr>
              <w:pStyle w:val="SDcomments"/>
              <w:ind w:firstLine="0"/>
              <w:rPr>
                <w:del w:id="22166" w:author="N F" w:date="2023-08-09T00:11:00Z"/>
                <w:moveTo w:id="22167" w:author="N F" w:date="2023-08-09T00:11:00Z"/>
                <w:rFonts w:cs="Times New Roman"/>
                <w:color w:val="000000" w:themeColor="text1"/>
                <w:rPrChange w:id="22168" w:author="N F" w:date="2023-12-05T03:09:00Z">
                  <w:rPr>
                    <w:del w:id="22169" w:author="N F" w:date="2023-08-09T00:11:00Z"/>
                    <w:moveTo w:id="22170" w:author="N F" w:date="2023-08-09T00:11:00Z"/>
                    <w:rFonts w:cs="Times New Roman"/>
                  </w:rPr>
                </w:rPrChange>
              </w:rPr>
              <w:pPrChange w:id="22171" w:author="N F" w:date="2023-08-09T00:11:00Z">
                <w:pPr>
                  <w:pStyle w:val="SDcomments"/>
                </w:pPr>
              </w:pPrChange>
            </w:pPr>
            <w:moveTo w:id="22172" w:author="N F" w:date="2023-08-09T00:11:00Z">
              <w:r w:rsidRPr="006E6534">
                <w:rPr>
                  <w:rFonts w:cs="Times New Roman"/>
                  <w:color w:val="000000" w:themeColor="text1"/>
                  <w:rPrChange w:id="22173" w:author="N F" w:date="2023-12-05T03:09:00Z">
                    <w:rPr>
                      <w:rFonts w:cs="Times New Roman"/>
                    </w:rPr>
                  </w:rPrChange>
                </w:rPr>
                <w:t>НЯ – нежелательные явления.</w:t>
              </w:r>
            </w:moveTo>
          </w:p>
          <w:moveToRangeEnd w:id="22156"/>
          <w:p w14:paraId="4C4BF9BE" w14:textId="77777777" w:rsidR="006B608E" w:rsidRPr="006E6534" w:rsidRDefault="006B608E">
            <w:pPr>
              <w:pStyle w:val="SDcomments"/>
              <w:ind w:firstLine="0"/>
              <w:rPr>
                <w:ins w:id="22174" w:author="N F" w:date="2023-08-09T00:11:00Z"/>
                <w:rFonts w:cs="Times New Roman"/>
                <w:color w:val="000000" w:themeColor="text1"/>
                <w:rPrChange w:id="22175" w:author="N F" w:date="2023-12-05T03:09:00Z">
                  <w:rPr>
                    <w:ins w:id="22176" w:author="N F" w:date="2023-08-09T00:11:00Z"/>
                    <w:rFonts w:cs="Times New Roman"/>
                  </w:rPr>
                </w:rPrChange>
              </w:rPr>
              <w:pPrChange w:id="22177" w:author="N F" w:date="2023-08-09T00:11:00Z">
                <w:pPr>
                  <w:spacing w:line="240" w:lineRule="auto"/>
                  <w:ind w:firstLine="0"/>
                </w:pPr>
              </w:pPrChange>
            </w:pPr>
          </w:p>
        </w:tc>
      </w:tr>
    </w:tbl>
    <w:p w14:paraId="3A5F627D" w14:textId="37AA19D2" w:rsidR="001F0463" w:rsidRPr="006E6534" w:rsidRDefault="00407E35">
      <w:pPr>
        <w:pStyle w:val="SDcomments"/>
        <w:rPr>
          <w:rFonts w:cs="Times New Roman"/>
          <w:color w:val="000000" w:themeColor="text1"/>
          <w:rPrChange w:id="22178" w:author="N F" w:date="2023-12-05T03:09:00Z">
            <w:rPr>
              <w:rFonts w:cs="Times New Roman"/>
            </w:rPr>
          </w:rPrChange>
        </w:rPr>
        <w:pPrChange w:id="22179" w:author="Barshadskaya, Yuliya" w:date="2024-01-16T02:38:00Z">
          <w:pPr/>
        </w:pPrChange>
      </w:pPr>
      <w:moveFromRangeStart w:id="22180" w:author="N F" w:date="2023-08-09T00:11:00Z" w:name="move142432290"/>
      <w:moveFrom w:id="22181" w:author="N F" w:date="2023-08-09T00:11:00Z">
        <w:r w:rsidRPr="006E6534" w:rsidDel="006B608E">
          <w:rPr>
            <w:rFonts w:cs="Times New Roman"/>
            <w:i/>
            <w:iCs/>
            <w:color w:val="000000" w:themeColor="text1"/>
            <w:rPrChange w:id="22182" w:author="N F" w:date="2023-12-05T03:09:00Z">
              <w:rPr>
                <w:rFonts w:cs="Times New Roman"/>
                <w:i/>
                <w:iCs/>
              </w:rPr>
            </w:rPrChange>
          </w:rPr>
          <w:t>Примечания:</w:t>
        </w:r>
        <w:r w:rsidRPr="006E6534" w:rsidDel="006B608E">
          <w:rPr>
            <w:rFonts w:cs="Times New Roman"/>
            <w:color w:val="000000" w:themeColor="text1"/>
            <w:rPrChange w:id="22183" w:author="N F" w:date="2023-12-05T03:09:00Z">
              <w:rPr>
                <w:rFonts w:cs="Times New Roman"/>
              </w:rPr>
            </w:rPrChange>
          </w:rPr>
          <w:t xml:space="preserve"> НЯ – нежелательные явления.</w:t>
        </w:r>
      </w:moveFrom>
      <w:moveFromRangeEnd w:id="22180"/>
    </w:p>
    <w:p w14:paraId="72A3B3A1" w14:textId="50E03655" w:rsidR="00407E35" w:rsidRPr="00131173" w:rsidDel="00131173" w:rsidRDefault="00407E35">
      <w:pPr>
        <w:spacing w:after="0" w:line="240" w:lineRule="auto"/>
        <w:rPr>
          <w:del w:id="22184" w:author="Barshadskaya, Yuliya" w:date="2024-02-23T00:10:00Z"/>
          <w:rFonts w:cs="Times New Roman"/>
          <w:color w:val="000000" w:themeColor="text1"/>
        </w:rPr>
        <w:pPrChange w:id="22185" w:author="Barshadskaya, Yuliya" w:date="2024-01-16T02:38:00Z">
          <w:pPr/>
        </w:pPrChange>
      </w:pPr>
    </w:p>
    <w:p w14:paraId="585C9270" w14:textId="7B88FE0B" w:rsidR="00747C94" w:rsidRPr="006E6534" w:rsidRDefault="00D512CD">
      <w:pPr>
        <w:pStyle w:val="4"/>
        <w:numPr>
          <w:ilvl w:val="0"/>
          <w:numId w:val="0"/>
        </w:numPr>
        <w:spacing w:line="240" w:lineRule="auto"/>
        <w:rPr>
          <w:rFonts w:cs="Times New Roman"/>
        </w:rPr>
        <w:pPrChange w:id="22186" w:author="N F" w:date="2023-08-06T15:38:00Z">
          <w:pPr>
            <w:pStyle w:val="4"/>
          </w:pPr>
        </w:pPrChange>
      </w:pPr>
      <w:bookmarkStart w:id="22187" w:name="_Toc115733062"/>
      <w:r w:rsidRPr="006E6534">
        <w:rPr>
          <w:rFonts w:cs="Times New Roman"/>
        </w:rPr>
        <w:t>Нежелательные явления</w:t>
      </w:r>
      <w:bookmarkEnd w:id="22187"/>
    </w:p>
    <w:p w14:paraId="0FF13C07" w14:textId="0BECD7C2" w:rsidR="00376E17" w:rsidRPr="006E6534" w:rsidRDefault="006E70D8">
      <w:pPr>
        <w:pStyle w:val="SDText"/>
        <w:spacing w:after="0"/>
        <w:rPr>
          <w:rFonts w:cs="Times New Roman"/>
          <w:color w:val="000000" w:themeColor="text1"/>
          <w:rPrChange w:id="22188" w:author="N F" w:date="2023-12-05T03:09:00Z">
            <w:rPr>
              <w:rFonts w:cs="Times New Roman"/>
            </w:rPr>
          </w:rPrChange>
        </w:rPr>
        <w:pPrChange w:id="22189" w:author="Barshadskaya, Yuliya" w:date="2024-01-16T02:39:00Z">
          <w:pPr>
            <w:pStyle w:val="SDText"/>
          </w:pPr>
        </w:pPrChange>
      </w:pPr>
      <w:r w:rsidRPr="006E6534">
        <w:rPr>
          <w:rFonts w:cs="Times New Roman"/>
          <w:color w:val="000000" w:themeColor="text1"/>
          <w:rPrChange w:id="22190" w:author="N F" w:date="2023-12-05T03:09:00Z">
            <w:rPr>
              <w:rFonts w:cs="Times New Roman"/>
            </w:rPr>
          </w:rPrChange>
        </w:rPr>
        <w:t>Доступны результаты оценки НЯ у</w:t>
      </w:r>
      <w:r w:rsidR="00B07DBE" w:rsidRPr="006E6534">
        <w:rPr>
          <w:rFonts w:cs="Times New Roman"/>
          <w:color w:val="000000" w:themeColor="text1"/>
          <w:rPrChange w:id="22191" w:author="N F" w:date="2023-12-05T03:09:00Z">
            <w:rPr>
              <w:rFonts w:cs="Times New Roman"/>
            </w:rPr>
          </w:rPrChange>
        </w:rPr>
        <w:t xml:space="preserve"> пациентов, участвовавших в исследованиях </w:t>
      </w:r>
      <w:r w:rsidR="00B07DBE" w:rsidRPr="006E6534">
        <w:rPr>
          <w:rFonts w:cs="Times New Roman"/>
          <w:color w:val="000000" w:themeColor="text1"/>
          <w:lang w:val="en-US"/>
          <w:rPrChange w:id="22192" w:author="N F" w:date="2023-12-05T03:09:00Z">
            <w:rPr>
              <w:rFonts w:cs="Times New Roman"/>
              <w:lang w:val="en-US"/>
            </w:rPr>
          </w:rPrChange>
        </w:rPr>
        <w:t>ADAURA</w:t>
      </w:r>
      <w:r w:rsidR="00B07DBE" w:rsidRPr="006E6534">
        <w:rPr>
          <w:rFonts w:cs="Times New Roman"/>
          <w:color w:val="000000" w:themeColor="text1"/>
          <w:rPrChange w:id="22193" w:author="N F" w:date="2023-12-05T03:09:00Z">
            <w:rPr>
              <w:rFonts w:cs="Times New Roman"/>
            </w:rPr>
          </w:rPrChange>
        </w:rPr>
        <w:t xml:space="preserve">, </w:t>
      </w:r>
      <w:r w:rsidR="00B07DBE" w:rsidRPr="006E6534">
        <w:rPr>
          <w:rFonts w:cs="Times New Roman"/>
          <w:color w:val="000000" w:themeColor="text1"/>
          <w:lang w:val="en-US"/>
          <w:rPrChange w:id="22194" w:author="N F" w:date="2023-12-05T03:09:00Z">
            <w:rPr>
              <w:rFonts w:cs="Times New Roman"/>
              <w:lang w:val="en-US"/>
            </w:rPr>
          </w:rPrChange>
        </w:rPr>
        <w:t>FLAURA</w:t>
      </w:r>
      <w:r w:rsidR="00B07DBE" w:rsidRPr="006E6534">
        <w:rPr>
          <w:rFonts w:cs="Times New Roman"/>
          <w:color w:val="000000" w:themeColor="text1"/>
          <w:rPrChange w:id="22195" w:author="N F" w:date="2023-12-05T03:09:00Z">
            <w:rPr>
              <w:rFonts w:cs="Times New Roman"/>
            </w:rPr>
          </w:rPrChange>
        </w:rPr>
        <w:t xml:space="preserve">, </w:t>
      </w:r>
      <w:r w:rsidR="00B07DBE" w:rsidRPr="006E6534">
        <w:rPr>
          <w:rFonts w:cs="Times New Roman"/>
          <w:color w:val="000000" w:themeColor="text1"/>
          <w:lang w:val="en-US"/>
          <w:rPrChange w:id="22196" w:author="N F" w:date="2023-12-05T03:09:00Z">
            <w:rPr>
              <w:rFonts w:cs="Times New Roman"/>
              <w:lang w:val="en-US"/>
            </w:rPr>
          </w:rPrChange>
        </w:rPr>
        <w:t>AURA</w:t>
      </w:r>
      <w:r w:rsidR="00B07DBE" w:rsidRPr="006E6534">
        <w:rPr>
          <w:rFonts w:cs="Times New Roman"/>
          <w:color w:val="000000" w:themeColor="text1"/>
          <w:rPrChange w:id="22197" w:author="N F" w:date="2023-12-05T03:09:00Z">
            <w:rPr>
              <w:rFonts w:cs="Times New Roman"/>
            </w:rPr>
          </w:rPrChange>
        </w:rPr>
        <w:t xml:space="preserve"> 1 и </w:t>
      </w:r>
      <w:r w:rsidR="00B07DBE" w:rsidRPr="006E6534">
        <w:rPr>
          <w:rFonts w:cs="Times New Roman"/>
          <w:color w:val="000000" w:themeColor="text1"/>
          <w:lang w:val="en-US"/>
          <w:rPrChange w:id="22198" w:author="N F" w:date="2023-12-05T03:09:00Z">
            <w:rPr>
              <w:rFonts w:cs="Times New Roman"/>
              <w:lang w:val="en-US"/>
            </w:rPr>
          </w:rPrChange>
        </w:rPr>
        <w:t>AURA</w:t>
      </w:r>
      <w:r w:rsidR="00B07DBE" w:rsidRPr="006E6534">
        <w:rPr>
          <w:rFonts w:cs="Times New Roman"/>
          <w:color w:val="000000" w:themeColor="text1"/>
          <w:rPrChange w:id="22199" w:author="N F" w:date="2023-12-05T03:09:00Z">
            <w:rPr>
              <w:rFonts w:cs="Times New Roman"/>
            </w:rPr>
          </w:rPrChange>
        </w:rPr>
        <w:t xml:space="preserve"> 3. Наиболее частыми НЯ были диарея (47%), сыпь (45%)</w:t>
      </w:r>
      <w:r w:rsidR="00954441" w:rsidRPr="006E6534">
        <w:rPr>
          <w:rFonts w:cs="Times New Roman"/>
          <w:color w:val="000000" w:themeColor="text1"/>
          <w:rPrChange w:id="22200" w:author="N F" w:date="2023-12-05T03:09:00Z">
            <w:rPr>
              <w:rFonts w:cs="Times New Roman"/>
            </w:rPr>
          </w:rPrChange>
        </w:rPr>
        <w:t>, паронихия (повреждени</w:t>
      </w:r>
      <w:ins w:id="22201" w:author="N F" w:date="2023-10-28T10:15:00Z">
        <w:r w:rsidR="00392C10" w:rsidRPr="006E6534">
          <w:rPr>
            <w:rFonts w:cs="Times New Roman"/>
            <w:color w:val="000000" w:themeColor="text1"/>
            <w:rPrChange w:id="22202" w:author="N F" w:date="2023-12-05T03:09:00Z">
              <w:rPr>
                <w:rFonts w:cs="Times New Roman"/>
              </w:rPr>
            </w:rPrChange>
          </w:rPr>
          <w:t>е</w:t>
        </w:r>
      </w:ins>
      <w:del w:id="22203" w:author="N F" w:date="2023-10-28T10:15:00Z">
        <w:r w:rsidR="00954441" w:rsidRPr="006E6534" w:rsidDel="00392C10">
          <w:rPr>
            <w:rFonts w:cs="Times New Roman"/>
            <w:color w:val="000000" w:themeColor="text1"/>
            <w:rPrChange w:id="22204" w:author="N F" w:date="2023-12-05T03:09:00Z">
              <w:rPr>
                <w:rFonts w:cs="Times New Roman"/>
              </w:rPr>
            </w:rPrChange>
          </w:rPr>
          <w:delText>я</w:delText>
        </w:r>
      </w:del>
      <w:r w:rsidR="00954441" w:rsidRPr="006E6534">
        <w:rPr>
          <w:rFonts w:cs="Times New Roman"/>
          <w:color w:val="000000" w:themeColor="text1"/>
          <w:rPrChange w:id="22205" w:author="N F" w:date="2023-12-05T03:09:00Z">
            <w:rPr>
              <w:rFonts w:cs="Times New Roman"/>
            </w:rPr>
          </w:rPrChange>
        </w:rPr>
        <w:t xml:space="preserve"> ногтей, 33%)</w:t>
      </w:r>
      <w:r w:rsidR="00DB13A4" w:rsidRPr="006E6534">
        <w:rPr>
          <w:rFonts w:cs="Times New Roman"/>
          <w:color w:val="000000" w:themeColor="text1"/>
          <w:rPrChange w:id="22206" w:author="N F" w:date="2023-12-05T03:09:00Z">
            <w:rPr>
              <w:rFonts w:cs="Times New Roman"/>
            </w:rPr>
          </w:rPrChange>
        </w:rPr>
        <w:t>, сухость кожи (32%) и стоматит (24%). Степень тяжести НЯ 3 или 4 наблю</w:t>
      </w:r>
      <w:r w:rsidR="005B768D" w:rsidRPr="006E6534">
        <w:rPr>
          <w:rFonts w:cs="Times New Roman"/>
          <w:color w:val="000000" w:themeColor="text1"/>
          <w:rPrChange w:id="22207" w:author="N F" w:date="2023-12-05T03:09:00Z">
            <w:rPr>
              <w:rFonts w:cs="Times New Roman"/>
            </w:rPr>
          </w:rPrChange>
        </w:rPr>
        <w:t>да</w:t>
      </w:r>
      <w:r w:rsidR="00DB13A4" w:rsidRPr="006E6534">
        <w:rPr>
          <w:rFonts w:cs="Times New Roman"/>
          <w:color w:val="000000" w:themeColor="text1"/>
          <w:rPrChange w:id="22208" w:author="N F" w:date="2023-12-05T03:09:00Z">
            <w:rPr>
              <w:rFonts w:cs="Times New Roman"/>
            </w:rPr>
          </w:rPrChange>
        </w:rPr>
        <w:t xml:space="preserve">ли в 10 и 0,1% случаев соответственно. </w:t>
      </w:r>
      <w:r w:rsidR="00A55566" w:rsidRPr="006E6534">
        <w:rPr>
          <w:rFonts w:cs="Times New Roman"/>
          <w:color w:val="000000" w:themeColor="text1"/>
          <w:rPrChange w:id="22209" w:author="N F" w:date="2023-12-05T03:09:00Z">
            <w:rPr>
              <w:rFonts w:cs="Times New Roman"/>
            </w:rPr>
          </w:rPrChange>
        </w:rPr>
        <w:t>Снижение дозы</w:t>
      </w:r>
      <w:ins w:id="22210" w:author="N F" w:date="2023-10-28T10:16:00Z">
        <w:r w:rsidR="00392C10" w:rsidRPr="006E6534">
          <w:rPr>
            <w:rFonts w:cs="Times New Roman"/>
            <w:color w:val="000000" w:themeColor="text1"/>
            <w:rPrChange w:id="22211" w:author="N F" w:date="2023-12-05T03:09:00Z">
              <w:rPr>
                <w:rFonts w:cs="Times New Roman"/>
              </w:rPr>
            </w:rPrChange>
          </w:rPr>
          <w:t xml:space="preserve"> (у пациентов, принимавших препарат в дозе 80 мг)</w:t>
        </w:r>
      </w:ins>
      <w:r w:rsidR="00A55566" w:rsidRPr="006E6534">
        <w:rPr>
          <w:rFonts w:cs="Times New Roman"/>
          <w:color w:val="000000" w:themeColor="text1"/>
          <w:rPrChange w:id="22212" w:author="N F" w:date="2023-12-05T03:09:00Z">
            <w:rPr>
              <w:rFonts w:cs="Times New Roman"/>
            </w:rPr>
          </w:rPrChange>
        </w:rPr>
        <w:t xml:space="preserve"> или прекращение приема осимертиниба на фоне НЯ произошло у 3,4% и 4,8%</w:t>
      </w:r>
      <w:r w:rsidR="0048063E" w:rsidRPr="006E6534">
        <w:rPr>
          <w:rFonts w:cs="Times New Roman"/>
          <w:color w:val="000000" w:themeColor="text1"/>
          <w:rPrChange w:id="22213" w:author="N F" w:date="2023-12-05T03:09:00Z">
            <w:rPr>
              <w:rFonts w:cs="Times New Roman"/>
            </w:rPr>
          </w:rPrChange>
        </w:rPr>
        <w:t xml:space="preserve"> пациентов соответственно</w:t>
      </w:r>
      <w:r w:rsidR="00B07DBE" w:rsidRPr="006E6534">
        <w:rPr>
          <w:rFonts w:cs="Times New Roman"/>
          <w:color w:val="000000" w:themeColor="text1"/>
          <w:rPrChange w:id="22214" w:author="N F" w:date="2023-12-05T03:09:00Z">
            <w:rPr>
              <w:rFonts w:cs="Times New Roman"/>
            </w:rPr>
          </w:rPrChange>
        </w:rPr>
        <w:t xml:space="preserve"> </w:t>
      </w:r>
      <w:r w:rsidR="007F04F9" w:rsidRPr="0001519A">
        <w:rPr>
          <w:rFonts w:cs="Times New Roman"/>
          <w:color w:val="000000" w:themeColor="text1"/>
          <w:lang w:val="en-US"/>
        </w:rPr>
        <w:fldChar w:fldCharType="begin"/>
      </w:r>
      <w:r w:rsidR="007F04F9"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7F04F9" w:rsidRPr="0001519A">
        <w:rPr>
          <w:rFonts w:cs="Times New Roman"/>
          <w:color w:val="000000" w:themeColor="text1"/>
          <w:lang w:val="en-US"/>
        </w:rPr>
        <w:fldChar w:fldCharType="separate"/>
      </w:r>
      <w:r w:rsidR="007F04F9" w:rsidRPr="0018315E">
        <w:rPr>
          <w:rFonts w:cs="Times New Roman"/>
          <w:color w:val="000000" w:themeColor="text1"/>
        </w:rPr>
        <w:t>[</w:t>
      </w:r>
      <w:del w:id="22215" w:author="Barshadskaya, Yuliya" w:date="2024-02-23T00:10:00Z">
        <w:r w:rsidR="007F04F9" w:rsidDel="00131173">
          <w:rPr>
            <w:rFonts w:cs="Times New Roman"/>
            <w:color w:val="000000" w:themeColor="text1"/>
          </w:rPr>
          <w:delText>15</w:delText>
        </w:r>
      </w:del>
      <w:ins w:id="22216" w:author="Barshadskaya, Yuliya" w:date="2024-02-23T00:10:00Z">
        <w:r w:rsidR="00131173">
          <w:rPr>
            <w:rFonts w:cs="Times New Roman"/>
            <w:color w:val="000000" w:themeColor="text1"/>
          </w:rPr>
          <w:t>3</w:t>
        </w:r>
      </w:ins>
      <w:r w:rsidR="007F04F9" w:rsidRPr="00DD38F1">
        <w:rPr>
          <w:rFonts w:cs="Times New Roman"/>
          <w:color w:val="000000" w:themeColor="text1"/>
        </w:rPr>
        <w:t>]</w:t>
      </w:r>
      <w:r w:rsidR="007F04F9" w:rsidRPr="0001519A">
        <w:rPr>
          <w:rFonts w:cs="Times New Roman"/>
          <w:color w:val="000000" w:themeColor="text1"/>
          <w:lang w:val="en-US"/>
        </w:rPr>
        <w:fldChar w:fldCharType="end"/>
      </w:r>
      <w:r w:rsidR="00B07DBE" w:rsidRPr="006E6534">
        <w:rPr>
          <w:rFonts w:cs="Times New Roman"/>
          <w:color w:val="000000" w:themeColor="text1"/>
          <w:rPrChange w:id="22217" w:author="N F" w:date="2023-12-05T03:09:00Z">
            <w:rPr>
              <w:rFonts w:cs="Times New Roman"/>
            </w:rPr>
          </w:rPrChange>
        </w:rPr>
        <w:t>.</w:t>
      </w:r>
    </w:p>
    <w:p w14:paraId="248073D7" w14:textId="7197D9F4" w:rsidR="002D74C5" w:rsidRPr="006E6534" w:rsidDel="007D331B" w:rsidRDefault="002D74C5" w:rsidP="007F04F9">
      <w:pPr>
        <w:pStyle w:val="SDText"/>
        <w:spacing w:after="0"/>
        <w:rPr>
          <w:del w:id="22218" w:author="N F" w:date="2023-10-30T23:08:00Z"/>
          <w:rFonts w:cs="Times New Roman"/>
          <w:color w:val="000000" w:themeColor="text1"/>
          <w:rPrChange w:id="22219" w:author="N F" w:date="2023-12-05T03:09:00Z">
            <w:rPr>
              <w:del w:id="22220" w:author="N F" w:date="2023-10-30T23:08:00Z"/>
              <w:rFonts w:cs="Times New Roman"/>
            </w:rPr>
          </w:rPrChange>
        </w:rPr>
      </w:pPr>
      <w:r w:rsidRPr="006E6534">
        <w:rPr>
          <w:rFonts w:cs="Times New Roman"/>
          <w:color w:val="000000" w:themeColor="text1"/>
          <w:rPrChange w:id="22221" w:author="N F" w:date="2023-12-05T03:09:00Z">
            <w:rPr>
              <w:rFonts w:cs="Times New Roman"/>
            </w:rPr>
          </w:rPrChange>
        </w:rPr>
        <w:t xml:space="preserve">Данные по </w:t>
      </w:r>
      <w:r w:rsidR="00A40576" w:rsidRPr="006E6534">
        <w:rPr>
          <w:rFonts w:cs="Times New Roman"/>
          <w:color w:val="000000" w:themeColor="text1"/>
          <w:rPrChange w:id="22222" w:author="N F" w:date="2023-12-05T03:09:00Z">
            <w:rPr>
              <w:rFonts w:cs="Times New Roman"/>
            </w:rPr>
          </w:rPrChange>
        </w:rPr>
        <w:t>НЯ</w:t>
      </w:r>
      <w:r w:rsidRPr="006E6534">
        <w:rPr>
          <w:rFonts w:cs="Times New Roman"/>
          <w:color w:val="000000" w:themeColor="text1"/>
          <w:rPrChange w:id="22223" w:author="N F" w:date="2023-12-05T03:09:00Z">
            <w:rPr>
              <w:rFonts w:cs="Times New Roman"/>
            </w:rPr>
          </w:rPrChange>
        </w:rPr>
        <w:t xml:space="preserve">, наблюдаемые в исследованиях </w:t>
      </w:r>
      <w:r w:rsidRPr="006E6534">
        <w:rPr>
          <w:rFonts w:cs="Times New Roman"/>
          <w:color w:val="000000" w:themeColor="text1"/>
          <w:lang w:val="en-US"/>
          <w:rPrChange w:id="22224" w:author="N F" w:date="2023-12-05T03:09:00Z">
            <w:rPr>
              <w:rFonts w:cs="Times New Roman"/>
              <w:lang w:val="en-US"/>
            </w:rPr>
          </w:rPrChange>
        </w:rPr>
        <w:t>ADAURA</w:t>
      </w:r>
      <w:r w:rsidRPr="006E6534">
        <w:rPr>
          <w:rFonts w:cs="Times New Roman"/>
          <w:color w:val="000000" w:themeColor="text1"/>
          <w:rPrChange w:id="22225" w:author="N F" w:date="2023-12-05T03:09:00Z">
            <w:rPr>
              <w:rFonts w:cs="Times New Roman"/>
            </w:rPr>
          </w:rPrChange>
        </w:rPr>
        <w:t xml:space="preserve">, </w:t>
      </w:r>
      <w:r w:rsidRPr="006E6534">
        <w:rPr>
          <w:rFonts w:cs="Times New Roman"/>
          <w:color w:val="000000" w:themeColor="text1"/>
          <w:lang w:val="en-US"/>
          <w:rPrChange w:id="22226" w:author="N F" w:date="2023-12-05T03:09:00Z">
            <w:rPr>
              <w:rFonts w:cs="Times New Roman"/>
              <w:lang w:val="en-US"/>
            </w:rPr>
          </w:rPrChange>
        </w:rPr>
        <w:t>FLAURA</w:t>
      </w:r>
      <w:r w:rsidRPr="006E6534">
        <w:rPr>
          <w:rFonts w:cs="Times New Roman"/>
          <w:color w:val="000000" w:themeColor="text1"/>
          <w:rPrChange w:id="22227" w:author="N F" w:date="2023-12-05T03:09:00Z">
            <w:rPr>
              <w:rFonts w:cs="Times New Roman"/>
            </w:rPr>
          </w:rPrChange>
        </w:rPr>
        <w:t xml:space="preserve"> и </w:t>
      </w:r>
      <w:r w:rsidRPr="006E6534">
        <w:rPr>
          <w:rFonts w:cs="Times New Roman"/>
          <w:color w:val="000000" w:themeColor="text1"/>
          <w:lang w:val="en-US"/>
          <w:rPrChange w:id="22228" w:author="N F" w:date="2023-12-05T03:09:00Z">
            <w:rPr>
              <w:rFonts w:cs="Times New Roman"/>
              <w:lang w:val="en-US"/>
            </w:rPr>
          </w:rPrChange>
        </w:rPr>
        <w:t>AURA</w:t>
      </w:r>
      <w:r w:rsidRPr="006E6534">
        <w:rPr>
          <w:rFonts w:cs="Times New Roman"/>
          <w:color w:val="000000" w:themeColor="text1"/>
          <w:rPrChange w:id="22229" w:author="N F" w:date="2023-12-05T03:09:00Z">
            <w:rPr>
              <w:rFonts w:cs="Times New Roman"/>
            </w:rPr>
          </w:rPrChange>
        </w:rPr>
        <w:t xml:space="preserve"> суммированы в </w:t>
      </w:r>
      <w:r w:rsidR="00DA7F6C" w:rsidRPr="006E6534">
        <w:rPr>
          <w:rFonts w:cs="Times New Roman"/>
          <w:color w:val="000000" w:themeColor="text1"/>
          <w:rPrChange w:id="22230" w:author="N F" w:date="2023-12-05T03:09:00Z">
            <w:rPr>
              <w:rFonts w:cs="Times New Roman"/>
            </w:rPr>
          </w:rPrChange>
        </w:rPr>
        <w:t>таблице ниже (</w:t>
      </w:r>
      <w:r w:rsidR="00DD63C5" w:rsidRPr="006E6534">
        <w:rPr>
          <w:rFonts w:cs="Times New Roman"/>
          <w:color w:val="000000" w:themeColor="text1"/>
          <w:rPrChange w:id="22231" w:author="N F" w:date="2023-12-05T03:09:00Z">
            <w:rPr>
              <w:rFonts w:cs="Times New Roman"/>
            </w:rPr>
          </w:rPrChange>
        </w:rPr>
        <w:fldChar w:fldCharType="begin"/>
      </w:r>
      <w:r w:rsidR="00DD63C5" w:rsidRPr="006E6534">
        <w:rPr>
          <w:rFonts w:cs="Times New Roman"/>
          <w:color w:val="000000" w:themeColor="text1"/>
          <w:rPrChange w:id="22232" w:author="N F" w:date="2023-12-05T03:09:00Z">
            <w:rPr>
              <w:rFonts w:cs="Times New Roman"/>
            </w:rPr>
          </w:rPrChange>
        </w:rPr>
        <w:instrText xml:space="preserve"> REF _Ref115125533 \h </w:instrText>
      </w:r>
      <w:r w:rsidR="00415551" w:rsidRPr="006E6534">
        <w:rPr>
          <w:rFonts w:cs="Times New Roman"/>
          <w:color w:val="000000" w:themeColor="text1"/>
          <w:rPrChange w:id="22233" w:author="N F" w:date="2023-12-05T03:09:00Z">
            <w:rPr>
              <w:rFonts w:cs="Times New Roman"/>
            </w:rPr>
          </w:rPrChange>
        </w:rPr>
        <w:instrText xml:space="preserve"> \* MERGEFORMAT </w:instrText>
      </w:r>
      <w:r w:rsidR="00DD63C5" w:rsidRPr="006E6534">
        <w:rPr>
          <w:rFonts w:cs="Times New Roman"/>
          <w:color w:val="000000" w:themeColor="text1"/>
          <w:rPrChange w:id="22234" w:author="N F" w:date="2023-12-05T03:09:00Z">
            <w:rPr>
              <w:rFonts w:cs="Times New Roman"/>
              <w:color w:val="000000" w:themeColor="text1"/>
            </w:rPr>
          </w:rPrChange>
        </w:rPr>
      </w:r>
      <w:r w:rsidR="00DD63C5" w:rsidRPr="006E6534">
        <w:rPr>
          <w:rFonts w:cs="Times New Roman"/>
          <w:color w:val="000000" w:themeColor="text1"/>
          <w:rPrChange w:id="22235" w:author="N F" w:date="2023-12-05T03:09:00Z">
            <w:rPr>
              <w:rFonts w:cs="Times New Roman"/>
            </w:rPr>
          </w:rPrChange>
        </w:rPr>
        <w:fldChar w:fldCharType="separate"/>
      </w:r>
      <w:r w:rsidR="004C4CE2" w:rsidRPr="006E6534">
        <w:rPr>
          <w:rFonts w:cs="Times New Roman"/>
          <w:color w:val="000000" w:themeColor="text1"/>
          <w:rPrChange w:id="22236" w:author="N F" w:date="2023-12-05T03:09:00Z">
            <w:rPr>
              <w:rFonts w:cs="Times New Roman"/>
            </w:rPr>
          </w:rPrChange>
        </w:rPr>
        <w:t xml:space="preserve">Таблица </w:t>
      </w:r>
      <w:r w:rsidR="004C4CE2" w:rsidRPr="006E6534">
        <w:rPr>
          <w:rFonts w:cs="Times New Roman"/>
          <w:noProof/>
          <w:color w:val="000000" w:themeColor="text1"/>
          <w:rPrChange w:id="22237" w:author="N F" w:date="2023-12-05T03:09:00Z">
            <w:rPr>
              <w:rFonts w:cs="Times New Roman"/>
              <w:noProof/>
            </w:rPr>
          </w:rPrChange>
        </w:rPr>
        <w:t>5</w:t>
      </w:r>
      <w:r w:rsidR="004C4CE2" w:rsidRPr="006E6534">
        <w:rPr>
          <w:rFonts w:cs="Times New Roman"/>
          <w:color w:val="000000" w:themeColor="text1"/>
          <w:rPrChange w:id="22238" w:author="N F" w:date="2023-12-05T03:09:00Z">
            <w:rPr>
              <w:rFonts w:cs="Times New Roman"/>
            </w:rPr>
          </w:rPrChange>
        </w:rPr>
        <w:noBreakHyphen/>
      </w:r>
      <w:r w:rsidR="004C4CE2" w:rsidRPr="006E6534">
        <w:rPr>
          <w:rFonts w:cs="Times New Roman"/>
          <w:noProof/>
          <w:color w:val="000000" w:themeColor="text1"/>
          <w:rPrChange w:id="22239" w:author="N F" w:date="2023-12-05T03:09:00Z">
            <w:rPr>
              <w:rFonts w:cs="Times New Roman"/>
              <w:noProof/>
            </w:rPr>
          </w:rPrChange>
        </w:rPr>
        <w:t>3</w:t>
      </w:r>
      <w:r w:rsidR="00DD63C5" w:rsidRPr="006E6534">
        <w:rPr>
          <w:rFonts w:cs="Times New Roman"/>
          <w:color w:val="000000" w:themeColor="text1"/>
          <w:rPrChange w:id="22240" w:author="N F" w:date="2023-12-05T03:09:00Z">
            <w:rPr>
              <w:rFonts w:cs="Times New Roman"/>
            </w:rPr>
          </w:rPrChange>
        </w:rPr>
        <w:fldChar w:fldCharType="end"/>
      </w:r>
      <w:r w:rsidR="00DA7F6C" w:rsidRPr="006E6534">
        <w:rPr>
          <w:rFonts w:cs="Times New Roman"/>
          <w:color w:val="000000" w:themeColor="text1"/>
          <w:rPrChange w:id="22241" w:author="N F" w:date="2023-12-05T03:09:00Z">
            <w:rPr>
              <w:rFonts w:cs="Times New Roman"/>
            </w:rPr>
          </w:rPrChange>
        </w:rPr>
        <w:t>)</w:t>
      </w:r>
      <w:r w:rsidRPr="006E6534">
        <w:rPr>
          <w:rFonts w:cs="Times New Roman"/>
          <w:color w:val="000000" w:themeColor="text1"/>
          <w:rPrChange w:id="22242" w:author="N F" w:date="2023-12-05T03:09:00Z">
            <w:rPr>
              <w:rFonts w:cs="Times New Roman"/>
            </w:rPr>
          </w:rPrChange>
        </w:rPr>
        <w:t xml:space="preserve"> </w:t>
      </w:r>
      <w:ins w:id="22243" w:author="Barshadskaya, Yuliya" w:date="2024-01-16T02:39:00Z">
        <w:r w:rsidR="007F04F9" w:rsidRPr="0001519A">
          <w:rPr>
            <w:rFonts w:cs="Times New Roman"/>
            <w:color w:val="000000" w:themeColor="text1"/>
            <w:lang w:val="en-US"/>
          </w:rPr>
          <w:fldChar w:fldCharType="begin"/>
        </w:r>
        <w:r w:rsidR="007F04F9"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7F04F9" w:rsidRPr="0001519A">
          <w:rPr>
            <w:rFonts w:cs="Times New Roman"/>
            <w:color w:val="000000" w:themeColor="text1"/>
            <w:lang w:val="en-US"/>
          </w:rPr>
          <w:fldChar w:fldCharType="separate"/>
        </w:r>
        <w:r w:rsidR="007F04F9" w:rsidRPr="0018315E">
          <w:rPr>
            <w:rFonts w:cs="Times New Roman"/>
            <w:color w:val="000000" w:themeColor="text1"/>
          </w:rPr>
          <w:t>[</w:t>
        </w:r>
      </w:ins>
      <w:ins w:id="22244" w:author="Barshadskaya, Yuliya" w:date="2024-02-23T00:10:00Z">
        <w:r w:rsidR="00131173">
          <w:rPr>
            <w:rFonts w:cs="Times New Roman"/>
            <w:color w:val="000000" w:themeColor="text1"/>
          </w:rPr>
          <w:t>3</w:t>
        </w:r>
      </w:ins>
      <w:ins w:id="22245" w:author="Barshadskaya, Yuliya" w:date="2024-01-16T02:39:00Z">
        <w:r w:rsidR="007F04F9" w:rsidRPr="00DD38F1">
          <w:rPr>
            <w:rFonts w:cs="Times New Roman"/>
            <w:color w:val="000000" w:themeColor="text1"/>
          </w:rPr>
          <w:t>]</w:t>
        </w:r>
        <w:r w:rsidR="007F04F9" w:rsidRPr="0001519A">
          <w:rPr>
            <w:rFonts w:cs="Times New Roman"/>
            <w:color w:val="000000" w:themeColor="text1"/>
            <w:lang w:val="en-US"/>
          </w:rPr>
          <w:fldChar w:fldCharType="end"/>
        </w:r>
      </w:ins>
      <w:ins w:id="22246" w:author="Barshadskaya, Yuliya" w:date="2024-02-23T00:10:00Z">
        <w:r w:rsidR="00131173">
          <w:rPr>
            <w:rFonts w:cs="Times New Roman"/>
            <w:color w:val="000000" w:themeColor="text1"/>
          </w:rPr>
          <w:t xml:space="preserve">. </w:t>
        </w:r>
      </w:ins>
      <w:del w:id="22247" w:author="Barshadskaya, Yuliya" w:date="2024-01-16T02:39:00Z">
        <w:r w:rsidR="00977433" w:rsidRPr="006E6534" w:rsidDel="007F04F9">
          <w:rPr>
            <w:rFonts w:cs="Times New Roman"/>
            <w:color w:val="000000" w:themeColor="text1"/>
            <w:rPrChange w:id="22248" w:author="N F" w:date="2023-12-05T03:09:00Z">
              <w:rPr>
                <w:rFonts w:cs="Times New Roman"/>
              </w:rPr>
            </w:rPrChange>
          </w:rPr>
          <w:fldChar w:fldCharType="begin"/>
        </w:r>
        <w:r w:rsidR="00977433" w:rsidRPr="006E6534" w:rsidDel="007F04F9">
          <w:rPr>
            <w:rFonts w:cs="Times New Roman"/>
            <w:color w:val="000000" w:themeColor="text1"/>
            <w:rPrChange w:id="22249" w:author="N F" w:date="2023-12-05T03:09:00Z">
              <w:rPr>
                <w:rFonts w:cs="Times New Roman"/>
              </w:rPr>
            </w:rPrChange>
          </w:rPr>
          <w:delInstrText xml:space="preserve"> ADDIN ZOTERO_ITEM CSL_CITATION {"citationID":"sFA60GW6","properties":{"formattedCitation":"(15)","plainCitation":"(15)","noteIndex":0},"citationItems":[{"id":161851,"uris":["http://zotero.org/groups/4735135/items/YBQ3M3JJ"],"itemData":{"id":161851,"type":"webpage","title":"Tagrisso. SmPC","URL":"https://www.ema.europa.eu/en/documents/product-information/tagrisso-epar-product-information_en.pdf","author":[{"family":"EMA","given":""}],"accessed":{"date-parts":[["2022",8,2]]}}}],"schema":"https://github.com/citation-style-language/schema/raw/master/csl-citation.json"} </w:delInstrText>
        </w:r>
        <w:r w:rsidR="00977433" w:rsidRPr="006E6534" w:rsidDel="007F04F9">
          <w:rPr>
            <w:rFonts w:cs="Times New Roman"/>
            <w:color w:val="000000" w:themeColor="text1"/>
            <w:rPrChange w:id="22250" w:author="N F" w:date="2023-12-05T03:09:00Z">
              <w:rPr>
                <w:rFonts w:cs="Times New Roman"/>
              </w:rPr>
            </w:rPrChange>
          </w:rPr>
          <w:fldChar w:fldCharType="separate"/>
        </w:r>
        <w:r w:rsidR="00977433" w:rsidRPr="006E6534" w:rsidDel="007F04F9">
          <w:rPr>
            <w:rFonts w:cs="Times New Roman"/>
            <w:color w:val="000000" w:themeColor="text1"/>
            <w:rPrChange w:id="22251" w:author="N F" w:date="2023-12-05T03:09:00Z">
              <w:rPr>
                <w:rFonts w:cs="Times New Roman"/>
              </w:rPr>
            </w:rPrChange>
          </w:rPr>
          <w:delText>(15)</w:delText>
        </w:r>
        <w:r w:rsidR="00977433" w:rsidRPr="006E6534" w:rsidDel="007F04F9">
          <w:rPr>
            <w:rFonts w:cs="Times New Roman"/>
            <w:color w:val="000000" w:themeColor="text1"/>
            <w:rPrChange w:id="22252" w:author="N F" w:date="2023-12-05T03:09:00Z">
              <w:rPr>
                <w:rFonts w:cs="Times New Roman"/>
              </w:rPr>
            </w:rPrChange>
          </w:rPr>
          <w:fldChar w:fldCharType="end"/>
        </w:r>
      </w:del>
      <w:del w:id="22253" w:author="N F" w:date="2023-10-30T23:08:00Z">
        <w:r w:rsidRPr="006E6534" w:rsidDel="007D331B">
          <w:rPr>
            <w:rFonts w:cs="Times New Roman"/>
            <w:color w:val="000000" w:themeColor="text1"/>
            <w:rPrChange w:id="22254" w:author="N F" w:date="2023-12-05T03:09:00Z">
              <w:rPr>
                <w:rFonts w:cs="Times New Roman"/>
              </w:rPr>
            </w:rPrChange>
          </w:rPr>
          <w:delText>.</w:delText>
        </w:r>
      </w:del>
    </w:p>
    <w:p w14:paraId="2984B1E0" w14:textId="0C337585" w:rsidR="00B07DBE" w:rsidRPr="006E6534" w:rsidRDefault="00C54422">
      <w:pPr>
        <w:pStyle w:val="SDText"/>
        <w:spacing w:after="0"/>
        <w:rPr>
          <w:rFonts w:cs="Times New Roman"/>
          <w:color w:val="000000" w:themeColor="text1"/>
          <w:rPrChange w:id="22255" w:author="N F" w:date="2023-12-05T03:09:00Z">
            <w:rPr>
              <w:rFonts w:cs="Times New Roman"/>
            </w:rPr>
          </w:rPrChange>
        </w:rPr>
        <w:pPrChange w:id="22256" w:author="Barshadskaya, Yuliya" w:date="2024-02-23T00:11:00Z">
          <w:pPr>
            <w:pStyle w:val="SDText"/>
          </w:pPr>
        </w:pPrChange>
      </w:pPr>
      <w:r w:rsidRPr="006E6534">
        <w:rPr>
          <w:rFonts w:cs="Times New Roman"/>
          <w:color w:val="000000" w:themeColor="text1"/>
          <w:rPrChange w:id="22257" w:author="N F" w:date="2023-12-05T03:09:00Z">
            <w:rPr>
              <w:rFonts w:cs="Times New Roman"/>
            </w:rPr>
          </w:rPrChange>
        </w:rPr>
        <w:t>Ч</w:t>
      </w:r>
      <w:r w:rsidR="00D726C8" w:rsidRPr="006E6534">
        <w:rPr>
          <w:rFonts w:cs="Times New Roman"/>
          <w:color w:val="000000" w:themeColor="text1"/>
          <w:rPrChange w:id="22258" w:author="N F" w:date="2023-12-05T03:09:00Z">
            <w:rPr>
              <w:rFonts w:cs="Times New Roman"/>
            </w:rPr>
          </w:rPrChange>
        </w:rPr>
        <w:t xml:space="preserve">астота </w:t>
      </w:r>
      <w:r w:rsidRPr="006E6534">
        <w:rPr>
          <w:rFonts w:cs="Times New Roman"/>
          <w:color w:val="000000" w:themeColor="text1"/>
          <w:rPrChange w:id="22259" w:author="N F" w:date="2023-12-05T03:09:00Z">
            <w:rPr>
              <w:rFonts w:cs="Times New Roman"/>
            </w:rPr>
          </w:rPrChange>
        </w:rPr>
        <w:t xml:space="preserve">развития </w:t>
      </w:r>
      <w:r w:rsidR="008306DD" w:rsidRPr="006E6534">
        <w:rPr>
          <w:rFonts w:cs="Times New Roman"/>
          <w:color w:val="000000" w:themeColor="text1"/>
          <w:rPrChange w:id="22260" w:author="N F" w:date="2023-12-05T03:09:00Z">
            <w:rPr>
              <w:rFonts w:cs="Times New Roman"/>
            </w:rPr>
          </w:rPrChange>
        </w:rPr>
        <w:t>интерстициальной болезни легких в исследованиях ADAURA, FLAURA и AURA</w:t>
      </w:r>
      <w:r w:rsidR="00D726C8" w:rsidRPr="006E6534">
        <w:rPr>
          <w:rFonts w:cs="Times New Roman"/>
          <w:color w:val="000000" w:themeColor="text1"/>
          <w:rPrChange w:id="22261" w:author="N F" w:date="2023-12-05T03:09:00Z">
            <w:rPr>
              <w:rFonts w:cs="Times New Roman"/>
            </w:rPr>
          </w:rPrChange>
        </w:rPr>
        <w:t xml:space="preserve"> составила 11% у японцев, 1,6% у других азиатов и 2,5% у неазиатов. Среднее время развития интерстициальной болезни легких с момента начала терапии составило 84 дня</w:t>
      </w:r>
      <w:r w:rsidR="00977433" w:rsidRPr="006E6534">
        <w:rPr>
          <w:rFonts w:cs="Times New Roman"/>
          <w:color w:val="000000" w:themeColor="text1"/>
          <w:rPrChange w:id="22262" w:author="N F" w:date="2023-12-05T03:09:00Z">
            <w:rPr>
              <w:rFonts w:cs="Times New Roman"/>
            </w:rPr>
          </w:rPrChange>
        </w:rPr>
        <w:t xml:space="preserve"> </w:t>
      </w:r>
      <w:r w:rsidR="007F04F9" w:rsidRPr="0001519A">
        <w:rPr>
          <w:rFonts w:cs="Times New Roman"/>
          <w:color w:val="000000" w:themeColor="text1"/>
          <w:lang w:val="en-US"/>
        </w:rPr>
        <w:fldChar w:fldCharType="begin"/>
      </w:r>
      <w:r w:rsidR="007F04F9"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7F04F9" w:rsidRPr="0001519A">
        <w:rPr>
          <w:rFonts w:cs="Times New Roman"/>
          <w:color w:val="000000" w:themeColor="text1"/>
          <w:lang w:val="en-US"/>
        </w:rPr>
        <w:fldChar w:fldCharType="separate"/>
      </w:r>
      <w:r w:rsidR="007F04F9" w:rsidRPr="0018315E">
        <w:rPr>
          <w:rFonts w:cs="Times New Roman"/>
          <w:color w:val="000000" w:themeColor="text1"/>
        </w:rPr>
        <w:t>[</w:t>
      </w:r>
      <w:del w:id="22263" w:author="Barshadskaya, Yuliya" w:date="2024-02-23T00:11:00Z">
        <w:r w:rsidR="007F04F9" w:rsidDel="00131173">
          <w:rPr>
            <w:rFonts w:cs="Times New Roman"/>
            <w:color w:val="000000" w:themeColor="text1"/>
          </w:rPr>
          <w:delText>15</w:delText>
        </w:r>
      </w:del>
      <w:ins w:id="22264" w:author="Barshadskaya, Yuliya" w:date="2024-02-23T00:11:00Z">
        <w:r w:rsidR="00131173">
          <w:rPr>
            <w:rFonts w:cs="Times New Roman"/>
            <w:color w:val="000000" w:themeColor="text1"/>
          </w:rPr>
          <w:t>3</w:t>
        </w:r>
      </w:ins>
      <w:r w:rsidR="007F04F9" w:rsidRPr="00DD38F1">
        <w:rPr>
          <w:rFonts w:cs="Times New Roman"/>
          <w:color w:val="000000" w:themeColor="text1"/>
        </w:rPr>
        <w:t>]</w:t>
      </w:r>
      <w:r w:rsidR="007F04F9" w:rsidRPr="0001519A">
        <w:rPr>
          <w:rFonts w:cs="Times New Roman"/>
          <w:color w:val="000000" w:themeColor="text1"/>
          <w:lang w:val="en-US"/>
        </w:rPr>
        <w:fldChar w:fldCharType="end"/>
      </w:r>
      <w:r w:rsidR="00D726C8" w:rsidRPr="006E6534">
        <w:rPr>
          <w:rFonts w:cs="Times New Roman"/>
          <w:color w:val="000000" w:themeColor="text1"/>
          <w:rPrChange w:id="22265" w:author="N F" w:date="2023-12-05T03:09:00Z">
            <w:rPr>
              <w:rFonts w:cs="Times New Roman"/>
            </w:rPr>
          </w:rPrChange>
        </w:rPr>
        <w:t>.</w:t>
      </w:r>
    </w:p>
    <w:p w14:paraId="07877AB8" w14:textId="18020A59" w:rsidR="00977433" w:rsidRPr="006E6534" w:rsidRDefault="007D331B">
      <w:pPr>
        <w:pStyle w:val="SDText"/>
        <w:spacing w:after="0"/>
        <w:rPr>
          <w:rFonts w:cs="Times New Roman"/>
          <w:color w:val="000000" w:themeColor="text1"/>
          <w:rPrChange w:id="22266" w:author="N F" w:date="2023-12-05T03:09:00Z">
            <w:rPr>
              <w:rFonts w:cs="Times New Roman"/>
            </w:rPr>
          </w:rPrChange>
        </w:rPr>
        <w:pPrChange w:id="22267" w:author="Barshadskaya, Yuliya" w:date="2024-01-16T02:40:00Z">
          <w:pPr>
            <w:pStyle w:val="SDText"/>
          </w:pPr>
        </w:pPrChange>
      </w:pPr>
      <w:ins w:id="22268" w:author="N F" w:date="2023-10-30T23:12:00Z">
        <w:r w:rsidRPr="006E6534">
          <w:rPr>
            <w:rFonts w:cs="Times New Roman"/>
            <w:color w:val="000000" w:themeColor="text1"/>
            <w:rPrChange w:id="22269" w:author="N F" w:date="2023-12-05T03:09:00Z">
              <w:rPr>
                <w:rFonts w:cs="Times New Roman"/>
                <w:lang w:val="en-US"/>
              </w:rPr>
            </w:rPrChange>
          </w:rPr>
          <w:lastRenderedPageBreak/>
          <w:t>И</w:t>
        </w:r>
        <w:r w:rsidRPr="006E6534">
          <w:rPr>
            <w:rFonts w:cs="Times New Roman"/>
            <w:color w:val="000000" w:themeColor="text1"/>
            <w:rPrChange w:id="22270" w:author="N F" w:date="2023-12-05T03:09:00Z">
              <w:rPr>
                <w:rFonts w:cs="Times New Roman"/>
              </w:rPr>
            </w:rPrChange>
          </w:rPr>
          <w:t xml:space="preserve">з 1479 пациентов у </w:t>
        </w:r>
      </w:ins>
      <w:del w:id="22271" w:author="N F" w:date="2023-10-30T23:11:00Z">
        <w:r w:rsidR="00977433" w:rsidRPr="006E6534" w:rsidDel="007D331B">
          <w:rPr>
            <w:rFonts w:cs="Times New Roman"/>
            <w:color w:val="000000" w:themeColor="text1"/>
            <w:rPrChange w:id="22272" w:author="N F" w:date="2023-12-05T03:09:00Z">
              <w:rPr>
                <w:rFonts w:cs="Times New Roman"/>
              </w:rPr>
            </w:rPrChange>
          </w:rPr>
          <w:delText>У</w:delText>
        </w:r>
      </w:del>
      <w:r w:rsidR="00977433" w:rsidRPr="006E6534">
        <w:rPr>
          <w:rFonts w:cs="Times New Roman"/>
          <w:color w:val="000000" w:themeColor="text1"/>
          <w:rPrChange w:id="22273" w:author="N F" w:date="2023-12-05T03:09:00Z">
            <w:rPr>
              <w:rFonts w:cs="Times New Roman"/>
            </w:rPr>
          </w:rPrChange>
        </w:rPr>
        <w:t xml:space="preserve"> 3,1%</w:t>
      </w:r>
      <w:ins w:id="22274" w:author="N F" w:date="2023-10-30T23:11:00Z">
        <w:r w:rsidRPr="006E6534">
          <w:rPr>
            <w:rFonts w:cs="Times New Roman"/>
            <w:color w:val="000000" w:themeColor="text1"/>
            <w:rPrChange w:id="22275" w:author="N F" w:date="2023-12-05T03:09:00Z">
              <w:rPr>
                <w:rFonts w:cs="Times New Roman"/>
              </w:rPr>
            </w:rPrChange>
          </w:rPr>
          <w:t xml:space="preserve"> (</w:t>
        </w:r>
        <w:r w:rsidRPr="006E6534">
          <w:rPr>
            <w:rFonts w:cs="Times New Roman"/>
            <w:color w:val="000000" w:themeColor="text1"/>
            <w:lang w:val="en-US"/>
            <w:rPrChange w:id="22276" w:author="N F" w:date="2023-12-05T03:09:00Z">
              <w:rPr>
                <w:rFonts w:cs="Times New Roman"/>
                <w:lang w:val="en-US"/>
              </w:rPr>
            </w:rPrChange>
          </w:rPr>
          <w:t>n</w:t>
        </w:r>
        <w:r w:rsidRPr="006E6534">
          <w:rPr>
            <w:rFonts w:cs="Times New Roman"/>
            <w:color w:val="000000" w:themeColor="text1"/>
            <w:rPrChange w:id="22277" w:author="N F" w:date="2023-12-05T03:09:00Z">
              <w:rPr>
                <w:rFonts w:cs="Times New Roman"/>
                <w:lang w:val="en-US"/>
              </w:rPr>
            </w:rPrChange>
          </w:rPr>
          <w:t>=46</w:t>
        </w:r>
        <w:r w:rsidRPr="006E6534">
          <w:rPr>
            <w:rFonts w:cs="Times New Roman"/>
            <w:color w:val="000000" w:themeColor="text1"/>
            <w:rPrChange w:id="22278" w:author="N F" w:date="2023-12-05T03:09:00Z">
              <w:rPr>
                <w:rFonts w:cs="Times New Roman"/>
              </w:rPr>
            </w:rPrChange>
          </w:rPr>
          <w:t>)</w:t>
        </w:r>
      </w:ins>
      <w:del w:id="22279" w:author="N F" w:date="2023-10-30T23:12:00Z">
        <w:r w:rsidR="00977433" w:rsidRPr="006E6534" w:rsidDel="007D331B">
          <w:rPr>
            <w:rFonts w:cs="Times New Roman"/>
            <w:color w:val="000000" w:themeColor="text1"/>
            <w:rPrChange w:id="22280" w:author="N F" w:date="2023-12-05T03:09:00Z">
              <w:rPr>
                <w:rFonts w:cs="Times New Roman"/>
              </w:rPr>
            </w:rPrChange>
          </w:rPr>
          <w:delText xml:space="preserve"> пациентов</w:delText>
        </w:r>
      </w:del>
      <w:r w:rsidR="009C20BE" w:rsidRPr="006E6534">
        <w:rPr>
          <w:rFonts w:cs="Times New Roman"/>
          <w:color w:val="000000" w:themeColor="text1"/>
          <w:rPrChange w:id="22281" w:author="N F" w:date="2023-12-05T03:09:00Z">
            <w:rPr>
              <w:rFonts w:cs="Times New Roman"/>
            </w:rPr>
          </w:rPrChange>
        </w:rPr>
        <w:t xml:space="preserve"> обнаружили увелич</w:t>
      </w:r>
      <w:r w:rsidR="00D95726" w:rsidRPr="006E6534">
        <w:rPr>
          <w:rFonts w:cs="Times New Roman"/>
          <w:color w:val="000000" w:themeColor="text1"/>
          <w:rPrChange w:id="22282" w:author="N F" w:date="2023-12-05T03:09:00Z">
            <w:rPr>
              <w:rFonts w:cs="Times New Roman"/>
            </w:rPr>
          </w:rPrChange>
        </w:rPr>
        <w:t>е</w:t>
      </w:r>
      <w:r w:rsidR="009C20BE" w:rsidRPr="006E6534">
        <w:rPr>
          <w:rFonts w:cs="Times New Roman"/>
          <w:color w:val="000000" w:themeColor="text1"/>
          <w:rPrChange w:id="22283" w:author="N F" w:date="2023-12-05T03:09:00Z">
            <w:rPr>
              <w:rFonts w:cs="Times New Roman"/>
            </w:rPr>
          </w:rPrChange>
        </w:rPr>
        <w:t xml:space="preserve">ние </w:t>
      </w:r>
      <w:r w:rsidR="009C20BE" w:rsidRPr="006E6534">
        <w:rPr>
          <w:rFonts w:cs="Times New Roman"/>
          <w:color w:val="000000" w:themeColor="text1"/>
          <w:lang w:val="en-US"/>
          <w:rPrChange w:id="22284" w:author="N F" w:date="2023-12-05T03:09:00Z">
            <w:rPr>
              <w:rFonts w:cs="Times New Roman"/>
              <w:lang w:val="en-US"/>
            </w:rPr>
          </w:rPrChange>
        </w:rPr>
        <w:t>QTc</w:t>
      </w:r>
      <w:r w:rsidR="009C20BE" w:rsidRPr="006E6534">
        <w:rPr>
          <w:rFonts w:cs="Times New Roman"/>
          <w:color w:val="000000" w:themeColor="text1"/>
          <w:rPrChange w:id="22285" w:author="N F" w:date="2023-12-05T03:09:00Z">
            <w:rPr>
              <w:rFonts w:cs="Times New Roman"/>
            </w:rPr>
          </w:rPrChange>
        </w:rPr>
        <w:t xml:space="preserve"> более чем на 60 мс,</w:t>
      </w:r>
      <w:r w:rsidR="00D95726" w:rsidRPr="006E6534">
        <w:rPr>
          <w:rFonts w:cs="Times New Roman"/>
          <w:color w:val="000000" w:themeColor="text1"/>
          <w:rPrChange w:id="22286" w:author="N F" w:date="2023-12-05T03:09:00Z">
            <w:rPr>
              <w:rFonts w:cs="Times New Roman"/>
            </w:rPr>
          </w:rPrChange>
        </w:rPr>
        <w:t xml:space="preserve"> </w:t>
      </w:r>
      <w:r w:rsidR="009C20BE" w:rsidRPr="006E6534">
        <w:rPr>
          <w:rFonts w:cs="Times New Roman"/>
          <w:color w:val="000000" w:themeColor="text1"/>
          <w:rPrChange w:id="22287" w:author="N F" w:date="2023-12-05T03:09:00Z">
            <w:rPr>
              <w:rFonts w:cs="Times New Roman"/>
            </w:rPr>
          </w:rPrChange>
        </w:rPr>
        <w:t xml:space="preserve">а у 0,8% </w:t>
      </w:r>
      <w:ins w:id="22288" w:author="N F" w:date="2023-10-30T23:11:00Z">
        <w:r w:rsidRPr="006E6534">
          <w:rPr>
            <w:rFonts w:cs="Times New Roman"/>
            <w:color w:val="000000" w:themeColor="text1"/>
            <w:rPrChange w:id="22289" w:author="N F" w:date="2023-12-05T03:09:00Z">
              <w:rPr>
                <w:rFonts w:cs="Times New Roman"/>
                <w:lang w:val="en-US"/>
              </w:rPr>
            </w:rPrChange>
          </w:rPr>
          <w:t>(</w:t>
        </w:r>
        <w:r w:rsidRPr="006E6534">
          <w:rPr>
            <w:rFonts w:cs="Times New Roman"/>
            <w:color w:val="000000" w:themeColor="text1"/>
            <w:lang w:val="en-US"/>
            <w:rPrChange w:id="22290" w:author="N F" w:date="2023-12-05T03:09:00Z">
              <w:rPr>
                <w:rFonts w:cs="Times New Roman"/>
                <w:lang w:val="en-US"/>
              </w:rPr>
            </w:rPrChange>
          </w:rPr>
          <w:t>n</w:t>
        </w:r>
        <w:r w:rsidRPr="006E6534">
          <w:rPr>
            <w:rFonts w:cs="Times New Roman"/>
            <w:color w:val="000000" w:themeColor="text1"/>
            <w:rPrChange w:id="22291" w:author="N F" w:date="2023-12-05T03:09:00Z">
              <w:rPr>
                <w:rFonts w:cs="Times New Roman"/>
                <w:lang w:val="en-US"/>
              </w:rPr>
            </w:rPrChange>
          </w:rPr>
          <w:t>=12)</w:t>
        </w:r>
      </w:ins>
      <w:r w:rsidR="009C20BE" w:rsidRPr="006E6534">
        <w:rPr>
          <w:rFonts w:cs="Times New Roman"/>
          <w:color w:val="000000" w:themeColor="text1"/>
          <w:rPrChange w:id="22292" w:author="N F" w:date="2023-12-05T03:09:00Z">
            <w:rPr>
              <w:rFonts w:cs="Times New Roman"/>
            </w:rPr>
          </w:rPrChange>
        </w:rPr>
        <w:t xml:space="preserve">– увеличение </w:t>
      </w:r>
      <w:r w:rsidR="009C20BE" w:rsidRPr="006E6534">
        <w:rPr>
          <w:rFonts w:cs="Times New Roman"/>
          <w:color w:val="000000" w:themeColor="text1"/>
          <w:lang w:val="en-US"/>
          <w:rPrChange w:id="22293" w:author="N F" w:date="2023-12-05T03:09:00Z">
            <w:rPr>
              <w:rFonts w:cs="Times New Roman"/>
              <w:lang w:val="en-US"/>
            </w:rPr>
          </w:rPrChange>
        </w:rPr>
        <w:t>QTc</w:t>
      </w:r>
      <w:r w:rsidR="009C20BE" w:rsidRPr="006E6534">
        <w:rPr>
          <w:rFonts w:cs="Times New Roman"/>
          <w:color w:val="000000" w:themeColor="text1"/>
          <w:rPrChange w:id="22294" w:author="N F" w:date="2023-12-05T03:09:00Z">
            <w:rPr>
              <w:rFonts w:cs="Times New Roman"/>
            </w:rPr>
          </w:rPrChange>
        </w:rPr>
        <w:t xml:space="preserve"> более чем на 500 мс</w:t>
      </w:r>
      <w:r w:rsidR="00EF500D" w:rsidRPr="006E6534">
        <w:rPr>
          <w:rFonts w:cs="Times New Roman"/>
          <w:color w:val="000000" w:themeColor="text1"/>
          <w:rPrChange w:id="22295" w:author="N F" w:date="2023-12-05T03:09:00Z">
            <w:rPr>
              <w:rFonts w:cs="Times New Roman"/>
            </w:rPr>
          </w:rPrChange>
        </w:rPr>
        <w:t xml:space="preserve">. </w:t>
      </w:r>
      <w:ins w:id="22296" w:author="N F" w:date="2023-10-30T23:13:00Z">
        <w:r w:rsidRPr="006E6534">
          <w:rPr>
            <w:rFonts w:cs="Times New Roman"/>
            <w:color w:val="000000" w:themeColor="text1"/>
            <w:rPrChange w:id="22297" w:author="N F" w:date="2023-12-05T03:09:00Z">
              <w:rPr>
                <w:rFonts w:cs="Times New Roman"/>
              </w:rPr>
            </w:rPrChange>
          </w:rPr>
          <w:t xml:space="preserve">Фармакокинетический/фармакодинамический анализ с применением Тагриссо предсказал дозозависимое удлинение интервала </w:t>
        </w:r>
        <w:r w:rsidRPr="006E6534">
          <w:rPr>
            <w:rFonts w:cs="Times New Roman"/>
            <w:color w:val="000000" w:themeColor="text1"/>
            <w:lang w:val="en-US"/>
            <w:rPrChange w:id="22298" w:author="N F" w:date="2023-12-05T03:09:00Z">
              <w:rPr>
                <w:rFonts w:cs="Times New Roman"/>
                <w:lang w:val="en-US"/>
              </w:rPr>
            </w:rPrChange>
          </w:rPr>
          <w:t>QT</w:t>
        </w:r>
      </w:ins>
      <w:ins w:id="22299" w:author="N F" w:date="2023-10-30T23:14:00Z">
        <w:r w:rsidRPr="006E6534">
          <w:rPr>
            <w:rFonts w:cs="Times New Roman"/>
            <w:color w:val="000000" w:themeColor="text1"/>
            <w:rPrChange w:id="22300" w:author="N F" w:date="2023-12-05T03:09:00Z">
              <w:rPr>
                <w:rFonts w:cs="Times New Roman"/>
                <w:lang w:val="en-US"/>
              </w:rPr>
            </w:rPrChange>
          </w:rPr>
          <w:t xml:space="preserve">. </w:t>
        </w:r>
        <w:r w:rsidRPr="006E6534">
          <w:rPr>
            <w:rFonts w:cs="Times New Roman"/>
            <w:color w:val="000000" w:themeColor="text1"/>
            <w:rPrChange w:id="22301" w:author="N F" w:date="2023-12-05T03:09:00Z">
              <w:rPr>
                <w:rFonts w:cs="Times New Roman"/>
              </w:rPr>
            </w:rPrChange>
          </w:rPr>
          <w:t xml:space="preserve">В исследованиях </w:t>
        </w:r>
        <w:r w:rsidRPr="006E6534">
          <w:rPr>
            <w:rFonts w:cs="Times New Roman"/>
            <w:color w:val="000000" w:themeColor="text1"/>
            <w:lang w:val="en-US"/>
            <w:rPrChange w:id="22302" w:author="N F" w:date="2023-12-05T03:09:00Z">
              <w:rPr>
                <w:rFonts w:cs="Times New Roman"/>
                <w:lang w:val="en-US"/>
              </w:rPr>
            </w:rPrChange>
          </w:rPr>
          <w:t>ADAURA</w:t>
        </w:r>
        <w:r w:rsidRPr="006E6534">
          <w:rPr>
            <w:rFonts w:cs="Times New Roman"/>
            <w:color w:val="000000" w:themeColor="text1"/>
            <w:rPrChange w:id="22303" w:author="N F" w:date="2023-12-05T03:09:00Z">
              <w:rPr>
                <w:rFonts w:cs="Times New Roman"/>
                <w:lang w:val="en-US"/>
              </w:rPr>
            </w:rPrChange>
          </w:rPr>
          <w:t xml:space="preserve">, </w:t>
        </w:r>
        <w:r w:rsidRPr="006E6534">
          <w:rPr>
            <w:rFonts w:cs="Times New Roman"/>
            <w:color w:val="000000" w:themeColor="text1"/>
            <w:lang w:val="en-US"/>
            <w:rPrChange w:id="22304" w:author="N F" w:date="2023-12-05T03:09:00Z">
              <w:rPr>
                <w:rFonts w:cs="Times New Roman"/>
                <w:lang w:val="en-US"/>
              </w:rPr>
            </w:rPrChange>
          </w:rPr>
          <w:t>FLAURA</w:t>
        </w:r>
        <w:r w:rsidRPr="006E6534">
          <w:rPr>
            <w:rFonts w:cs="Times New Roman"/>
            <w:color w:val="000000" w:themeColor="text1"/>
            <w:rPrChange w:id="22305" w:author="N F" w:date="2023-12-05T03:09:00Z">
              <w:rPr>
                <w:rFonts w:cs="Times New Roman"/>
                <w:lang w:val="en-US"/>
              </w:rPr>
            </w:rPrChange>
          </w:rPr>
          <w:t xml:space="preserve"> </w:t>
        </w:r>
        <w:r w:rsidRPr="006E6534">
          <w:rPr>
            <w:rFonts w:cs="Times New Roman"/>
            <w:color w:val="000000" w:themeColor="text1"/>
            <w:rPrChange w:id="22306" w:author="N F" w:date="2023-12-05T03:09:00Z">
              <w:rPr>
                <w:rFonts w:cs="Times New Roman"/>
              </w:rPr>
            </w:rPrChange>
          </w:rPr>
          <w:t xml:space="preserve">и </w:t>
        </w:r>
        <w:r w:rsidRPr="006E6534">
          <w:rPr>
            <w:rFonts w:cs="Times New Roman"/>
            <w:color w:val="000000" w:themeColor="text1"/>
            <w:lang w:val="en-US"/>
            <w:rPrChange w:id="22307" w:author="N F" w:date="2023-12-05T03:09:00Z">
              <w:rPr>
                <w:rFonts w:cs="Times New Roman"/>
                <w:lang w:val="en-US"/>
              </w:rPr>
            </w:rPrChange>
          </w:rPr>
          <w:t>AURA</w:t>
        </w:r>
        <w:r w:rsidRPr="006E6534">
          <w:rPr>
            <w:rFonts w:cs="Times New Roman"/>
            <w:color w:val="000000" w:themeColor="text1"/>
            <w:rPrChange w:id="22308" w:author="N F" w:date="2023-12-05T03:09:00Z">
              <w:rPr>
                <w:rFonts w:cs="Times New Roman"/>
                <w:lang w:val="en-US"/>
              </w:rPr>
            </w:rPrChange>
          </w:rPr>
          <w:t xml:space="preserve"> </w:t>
        </w:r>
        <w:r w:rsidRPr="006E6534">
          <w:rPr>
            <w:rFonts w:cs="Times New Roman"/>
            <w:color w:val="000000" w:themeColor="text1"/>
            <w:rPrChange w:id="22309" w:author="N F" w:date="2023-12-05T03:09:00Z">
              <w:rPr>
                <w:rFonts w:cs="Times New Roman"/>
              </w:rPr>
            </w:rPrChange>
          </w:rPr>
          <w:t>не зарегистрировано аритмий, связанных с удлинением интервала QT</w:t>
        </w:r>
      </w:ins>
      <w:ins w:id="22310" w:author="N F" w:date="2023-10-30T23:15:00Z">
        <w:r w:rsidRPr="006E6534">
          <w:rPr>
            <w:rFonts w:cs="Times New Roman"/>
            <w:color w:val="000000" w:themeColor="text1"/>
            <w:rPrChange w:id="22311" w:author="N F" w:date="2023-12-05T03:09:00Z">
              <w:rPr>
                <w:rFonts w:cs="Times New Roman"/>
                <w:lang w:val="en-US"/>
              </w:rPr>
            </w:rPrChange>
          </w:rPr>
          <w:t xml:space="preserve"> </w:t>
        </w:r>
      </w:ins>
      <w:del w:id="22312" w:author="N F" w:date="2023-10-30T23:15:00Z">
        <w:r w:rsidR="00EF500D" w:rsidRPr="006E6534" w:rsidDel="007D331B">
          <w:rPr>
            <w:rFonts w:cs="Times New Roman"/>
            <w:color w:val="000000" w:themeColor="text1"/>
            <w:rPrChange w:id="22313" w:author="N F" w:date="2023-12-05T03:09:00Z">
              <w:rPr>
                <w:rFonts w:cs="Times New Roman"/>
              </w:rPr>
            </w:rPrChange>
          </w:rPr>
          <w:delText>Данные изменения не приводили к развитию аритмии</w:delText>
        </w:r>
        <w:r w:rsidR="009C20BE" w:rsidRPr="006E6534" w:rsidDel="007D331B">
          <w:rPr>
            <w:rFonts w:cs="Times New Roman"/>
            <w:color w:val="000000" w:themeColor="text1"/>
            <w:rPrChange w:id="22314" w:author="N F" w:date="2023-12-05T03:09:00Z">
              <w:rPr>
                <w:rFonts w:cs="Times New Roman"/>
              </w:rPr>
            </w:rPrChange>
          </w:rPr>
          <w:delText xml:space="preserve"> </w:delText>
        </w:r>
      </w:del>
      <w:r w:rsidR="007F04F9" w:rsidRPr="0001519A">
        <w:rPr>
          <w:rFonts w:cs="Times New Roman"/>
          <w:color w:val="000000" w:themeColor="text1"/>
          <w:lang w:val="en-US"/>
        </w:rPr>
        <w:fldChar w:fldCharType="begin"/>
      </w:r>
      <w:r w:rsidR="007F04F9"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7F04F9" w:rsidRPr="0001519A">
        <w:rPr>
          <w:rFonts w:cs="Times New Roman"/>
          <w:color w:val="000000" w:themeColor="text1"/>
          <w:lang w:val="en-US"/>
        </w:rPr>
        <w:fldChar w:fldCharType="separate"/>
      </w:r>
      <w:r w:rsidR="007F04F9" w:rsidRPr="0018315E">
        <w:rPr>
          <w:rFonts w:cs="Times New Roman"/>
          <w:color w:val="000000" w:themeColor="text1"/>
        </w:rPr>
        <w:t>[</w:t>
      </w:r>
      <w:del w:id="22315" w:author="Barshadskaya, Yuliya" w:date="2024-02-23T00:11:00Z">
        <w:r w:rsidR="007F04F9" w:rsidDel="00131173">
          <w:rPr>
            <w:rFonts w:cs="Times New Roman"/>
            <w:color w:val="000000" w:themeColor="text1"/>
          </w:rPr>
          <w:delText>15</w:delText>
        </w:r>
      </w:del>
      <w:ins w:id="22316" w:author="Barshadskaya, Yuliya" w:date="2024-02-23T00:11:00Z">
        <w:r w:rsidR="00131173">
          <w:rPr>
            <w:rFonts w:cs="Times New Roman"/>
            <w:color w:val="000000" w:themeColor="text1"/>
          </w:rPr>
          <w:t>3</w:t>
        </w:r>
      </w:ins>
      <w:r w:rsidR="007F04F9" w:rsidRPr="00DD38F1">
        <w:rPr>
          <w:rFonts w:cs="Times New Roman"/>
          <w:color w:val="000000" w:themeColor="text1"/>
        </w:rPr>
        <w:t>]</w:t>
      </w:r>
      <w:r w:rsidR="007F04F9" w:rsidRPr="0001519A">
        <w:rPr>
          <w:rFonts w:cs="Times New Roman"/>
          <w:color w:val="000000" w:themeColor="text1"/>
          <w:lang w:val="en-US"/>
        </w:rPr>
        <w:fldChar w:fldCharType="end"/>
      </w:r>
      <w:r w:rsidR="00977433" w:rsidRPr="006E6534">
        <w:rPr>
          <w:rFonts w:cs="Times New Roman"/>
          <w:color w:val="000000" w:themeColor="text1"/>
          <w:rPrChange w:id="22317" w:author="N F" w:date="2023-12-05T03:09:00Z">
            <w:rPr>
              <w:rFonts w:cs="Times New Roman"/>
            </w:rPr>
          </w:rPrChange>
        </w:rPr>
        <w:t>.</w:t>
      </w:r>
    </w:p>
    <w:p w14:paraId="3C2043A2" w14:textId="50491141" w:rsidR="00B55216" w:rsidRPr="006E6534" w:rsidRDefault="007D331B">
      <w:pPr>
        <w:pStyle w:val="SDText"/>
        <w:spacing w:after="0"/>
        <w:rPr>
          <w:rFonts w:cs="Times New Roman"/>
          <w:color w:val="000000" w:themeColor="text1"/>
          <w:rPrChange w:id="22318" w:author="N F" w:date="2023-12-05T03:09:00Z">
            <w:rPr>
              <w:rFonts w:cs="Times New Roman"/>
            </w:rPr>
          </w:rPrChange>
        </w:rPr>
        <w:pPrChange w:id="22319" w:author="Barshadskaya, Yuliya" w:date="2024-01-16T02:40:00Z">
          <w:pPr>
            <w:pStyle w:val="SDText"/>
          </w:pPr>
        </w:pPrChange>
      </w:pPr>
      <w:ins w:id="22320" w:author="N F" w:date="2023-10-30T23:15:00Z">
        <w:r w:rsidRPr="006E6534">
          <w:rPr>
            <w:rFonts w:cs="Times New Roman"/>
            <w:color w:val="000000" w:themeColor="text1"/>
            <w:rPrChange w:id="22321" w:author="N F" w:date="2023-12-05T03:09:00Z">
              <w:rPr>
                <w:rFonts w:cs="Times New Roman"/>
              </w:rPr>
            </w:rPrChange>
          </w:rPr>
          <w:t xml:space="preserve">В исследованиях </w:t>
        </w:r>
        <w:r w:rsidRPr="006E6534">
          <w:rPr>
            <w:rFonts w:cs="Times New Roman"/>
            <w:color w:val="000000" w:themeColor="text1"/>
            <w:lang w:val="en-US"/>
            <w:rPrChange w:id="22322" w:author="N F" w:date="2023-12-05T03:09:00Z">
              <w:rPr>
                <w:rFonts w:cs="Times New Roman"/>
                <w:lang w:val="en-US"/>
              </w:rPr>
            </w:rPrChange>
          </w:rPr>
          <w:t>ADAURA</w:t>
        </w:r>
        <w:r w:rsidRPr="006E6534">
          <w:rPr>
            <w:rFonts w:cs="Times New Roman"/>
            <w:color w:val="000000" w:themeColor="text1"/>
            <w:rPrChange w:id="22323" w:author="N F" w:date="2023-12-05T03:09:00Z">
              <w:rPr>
                <w:rFonts w:cs="Times New Roman"/>
              </w:rPr>
            </w:rPrChange>
          </w:rPr>
          <w:t xml:space="preserve">, </w:t>
        </w:r>
        <w:r w:rsidRPr="006E6534">
          <w:rPr>
            <w:rFonts w:cs="Times New Roman"/>
            <w:color w:val="000000" w:themeColor="text1"/>
            <w:lang w:val="en-US"/>
            <w:rPrChange w:id="22324" w:author="N F" w:date="2023-12-05T03:09:00Z">
              <w:rPr>
                <w:rFonts w:cs="Times New Roman"/>
                <w:lang w:val="en-US"/>
              </w:rPr>
            </w:rPrChange>
          </w:rPr>
          <w:t>FLAURA</w:t>
        </w:r>
        <w:r w:rsidRPr="006E6534">
          <w:rPr>
            <w:rFonts w:cs="Times New Roman"/>
            <w:color w:val="000000" w:themeColor="text1"/>
            <w:rPrChange w:id="22325" w:author="N F" w:date="2023-12-05T03:09:00Z">
              <w:rPr>
                <w:rFonts w:cs="Times New Roman"/>
              </w:rPr>
            </w:rPrChange>
          </w:rPr>
          <w:t xml:space="preserve"> и </w:t>
        </w:r>
        <w:r w:rsidRPr="006E6534">
          <w:rPr>
            <w:rFonts w:cs="Times New Roman"/>
            <w:color w:val="000000" w:themeColor="text1"/>
            <w:lang w:val="en-US"/>
            <w:rPrChange w:id="22326" w:author="N F" w:date="2023-12-05T03:09:00Z">
              <w:rPr>
                <w:rFonts w:cs="Times New Roman"/>
                <w:lang w:val="en-US"/>
              </w:rPr>
            </w:rPrChange>
          </w:rPr>
          <w:t>AURA</w:t>
        </w:r>
        <w:r w:rsidRPr="006E6534">
          <w:rPr>
            <w:rFonts w:cs="Times New Roman"/>
            <w:color w:val="000000" w:themeColor="text1"/>
            <w:rPrChange w:id="22327" w:author="N F" w:date="2023-12-05T03:09:00Z">
              <w:rPr>
                <w:rFonts w:cs="Times New Roman"/>
                <w:lang w:val="en-US"/>
              </w:rPr>
            </w:rPrChange>
          </w:rPr>
          <w:t xml:space="preserve"> </w:t>
        </w:r>
        <w:r w:rsidRPr="006E6534">
          <w:rPr>
            <w:rFonts w:cs="Times New Roman"/>
            <w:color w:val="000000" w:themeColor="text1"/>
            <w:rPrChange w:id="22328" w:author="N F" w:date="2023-12-05T03:09:00Z">
              <w:rPr>
                <w:rFonts w:cs="Times New Roman"/>
              </w:rPr>
            </w:rPrChange>
          </w:rPr>
          <w:t>у</w:t>
        </w:r>
      </w:ins>
      <w:del w:id="22329" w:author="N F" w:date="2023-10-30T23:15:00Z">
        <w:r w:rsidR="00B55216" w:rsidRPr="006E6534" w:rsidDel="007D331B">
          <w:rPr>
            <w:rFonts w:cs="Times New Roman"/>
            <w:color w:val="000000" w:themeColor="text1"/>
            <w:rPrChange w:id="22330" w:author="N F" w:date="2023-12-05T03:09:00Z">
              <w:rPr>
                <w:rFonts w:cs="Times New Roman"/>
              </w:rPr>
            </w:rPrChange>
          </w:rPr>
          <w:delText>У</w:delText>
        </w:r>
      </w:del>
      <w:r w:rsidR="00B55216" w:rsidRPr="006E6534">
        <w:rPr>
          <w:rFonts w:cs="Times New Roman"/>
          <w:color w:val="000000" w:themeColor="text1"/>
          <w:rPrChange w:id="22331" w:author="N F" w:date="2023-12-05T03:09:00Z">
            <w:rPr>
              <w:rFonts w:cs="Times New Roman"/>
            </w:rPr>
          </w:rPrChange>
        </w:rPr>
        <w:t xml:space="preserve"> 47% пациентов развивалась диарея, при этом в 38% случаев –1 степени тяжести, в 7,9% – 2 степени тяжести и в 1,4% – 3 степени тяжести. Снижение дозы </w:t>
      </w:r>
      <w:r w:rsidR="00531C97" w:rsidRPr="006E6534">
        <w:rPr>
          <w:rFonts w:cs="Times New Roman"/>
          <w:color w:val="000000" w:themeColor="text1"/>
          <w:rPrChange w:id="22332" w:author="N F" w:date="2023-12-05T03:09:00Z">
            <w:rPr>
              <w:rFonts w:cs="Times New Roman"/>
            </w:rPr>
          </w:rPrChange>
        </w:rPr>
        <w:t>потребовалось в 0,3% случаев, а прерывание приема осимертиниба – в 2%</w:t>
      </w:r>
      <w:r w:rsidR="000F53F1" w:rsidRPr="006E6534">
        <w:rPr>
          <w:rFonts w:cs="Times New Roman"/>
          <w:color w:val="000000" w:themeColor="text1"/>
          <w:rPrChange w:id="22333" w:author="N F" w:date="2023-12-05T03:09:00Z">
            <w:rPr>
              <w:rFonts w:cs="Times New Roman"/>
            </w:rPr>
          </w:rPrChange>
        </w:rPr>
        <w:t>. В 4 случаях (0,3%) лечение из-за диареи прекратили. В ADAURA, FLAURA и AURA 3 среднее время с момента начала терапии до развития</w:t>
      </w:r>
      <w:r w:rsidR="008D6F99" w:rsidRPr="006E6534">
        <w:rPr>
          <w:rFonts w:cs="Times New Roman"/>
          <w:color w:val="000000" w:themeColor="text1"/>
          <w:rPrChange w:id="22334" w:author="N F" w:date="2023-12-05T03:09:00Z">
            <w:rPr>
              <w:rFonts w:cs="Times New Roman"/>
            </w:rPr>
          </w:rPrChange>
        </w:rPr>
        <w:t xml:space="preserve"> диареи составило 22, 19 и 22 сут</w:t>
      </w:r>
      <w:ins w:id="22335" w:author="N F" w:date="2023-10-30T23:16:00Z">
        <w:r w:rsidRPr="006E6534">
          <w:rPr>
            <w:rFonts w:cs="Times New Roman"/>
            <w:color w:val="000000" w:themeColor="text1"/>
            <w:rPrChange w:id="22336" w:author="N F" w:date="2023-12-05T03:09:00Z">
              <w:rPr>
                <w:rFonts w:cs="Times New Roman"/>
              </w:rPr>
            </w:rPrChange>
          </w:rPr>
          <w:t>ок</w:t>
        </w:r>
      </w:ins>
      <w:r w:rsidR="008D6F99" w:rsidRPr="006E6534">
        <w:rPr>
          <w:rFonts w:cs="Times New Roman"/>
          <w:color w:val="000000" w:themeColor="text1"/>
          <w:rPrChange w:id="22337" w:author="N F" w:date="2023-12-05T03:09:00Z">
            <w:rPr>
              <w:rFonts w:cs="Times New Roman"/>
            </w:rPr>
          </w:rPrChange>
        </w:rPr>
        <w:t xml:space="preserve"> соответственно.</w:t>
      </w:r>
      <w:r w:rsidR="004124E9" w:rsidRPr="006E6534">
        <w:rPr>
          <w:rFonts w:cs="Times New Roman"/>
          <w:color w:val="000000" w:themeColor="text1"/>
          <w:rPrChange w:id="22338" w:author="N F" w:date="2023-12-05T03:09:00Z">
            <w:rPr>
              <w:rFonts w:cs="Times New Roman"/>
            </w:rPr>
          </w:rPrChange>
        </w:rPr>
        <w:t xml:space="preserve"> Продолжительность НЯ 2 степени составила в среднем 11, 19 и 6 дней соответственно</w:t>
      </w:r>
      <w:r w:rsidR="000F53F1" w:rsidRPr="006E6534">
        <w:rPr>
          <w:rFonts w:cs="Times New Roman"/>
          <w:color w:val="000000" w:themeColor="text1"/>
          <w:rPrChange w:id="22339" w:author="N F" w:date="2023-12-05T03:09:00Z">
            <w:rPr>
              <w:rFonts w:cs="Times New Roman"/>
            </w:rPr>
          </w:rPrChange>
        </w:rPr>
        <w:t xml:space="preserve"> </w:t>
      </w:r>
      <w:ins w:id="22340" w:author="Barshadskaya, Yuliya" w:date="2024-01-16T02:40:00Z">
        <w:r w:rsidR="007F04F9" w:rsidRPr="0001519A">
          <w:rPr>
            <w:rFonts w:cs="Times New Roman"/>
            <w:color w:val="000000" w:themeColor="text1"/>
            <w:lang w:val="en-US"/>
          </w:rPr>
          <w:fldChar w:fldCharType="begin"/>
        </w:r>
        <w:r w:rsidR="007F04F9"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7F04F9" w:rsidRPr="0001519A">
          <w:rPr>
            <w:rFonts w:cs="Times New Roman"/>
            <w:color w:val="000000" w:themeColor="text1"/>
            <w:lang w:val="en-US"/>
          </w:rPr>
          <w:fldChar w:fldCharType="separate"/>
        </w:r>
        <w:r w:rsidR="007F04F9" w:rsidRPr="0018315E">
          <w:rPr>
            <w:rFonts w:cs="Times New Roman"/>
            <w:color w:val="000000" w:themeColor="text1"/>
          </w:rPr>
          <w:t>[</w:t>
        </w:r>
      </w:ins>
      <w:ins w:id="22341" w:author="Barshadskaya, Yuliya" w:date="2024-02-23T00:11:00Z">
        <w:r w:rsidR="00131173">
          <w:rPr>
            <w:rFonts w:cs="Times New Roman"/>
            <w:color w:val="000000" w:themeColor="text1"/>
          </w:rPr>
          <w:t>3</w:t>
        </w:r>
      </w:ins>
      <w:ins w:id="22342" w:author="Barshadskaya, Yuliya" w:date="2024-01-16T02:40:00Z">
        <w:r w:rsidR="007F04F9" w:rsidRPr="00DD38F1">
          <w:rPr>
            <w:rFonts w:cs="Times New Roman"/>
            <w:color w:val="000000" w:themeColor="text1"/>
          </w:rPr>
          <w:t>]</w:t>
        </w:r>
        <w:r w:rsidR="007F04F9" w:rsidRPr="0001519A">
          <w:rPr>
            <w:rFonts w:cs="Times New Roman"/>
            <w:color w:val="000000" w:themeColor="text1"/>
            <w:lang w:val="en-US"/>
          </w:rPr>
          <w:fldChar w:fldCharType="end"/>
        </w:r>
      </w:ins>
      <w:del w:id="22343" w:author="Barshadskaya, Yuliya" w:date="2024-01-16T02:40:00Z">
        <w:r w:rsidR="008D6F99" w:rsidRPr="006E6534" w:rsidDel="007F04F9">
          <w:rPr>
            <w:rFonts w:cs="Times New Roman"/>
            <w:color w:val="000000" w:themeColor="text1"/>
            <w:rPrChange w:id="22344" w:author="N F" w:date="2023-12-05T03:09:00Z">
              <w:rPr>
                <w:rFonts w:cs="Times New Roman"/>
              </w:rPr>
            </w:rPrChange>
          </w:rPr>
          <w:fldChar w:fldCharType="begin"/>
        </w:r>
        <w:r w:rsidR="008D6F99" w:rsidRPr="006E6534" w:rsidDel="007F04F9">
          <w:rPr>
            <w:rFonts w:cs="Times New Roman"/>
            <w:color w:val="000000" w:themeColor="text1"/>
            <w:rPrChange w:id="22345" w:author="N F" w:date="2023-12-05T03:09:00Z">
              <w:rPr>
                <w:rFonts w:cs="Times New Roman"/>
              </w:rPr>
            </w:rPrChange>
          </w:rPr>
          <w:delInstrText xml:space="preserve"> ADDIN ZOTERO_ITEM CSL_CITATION {"citationID":"sFA60GW6","properties":{"formattedCitation":"(15)","plainCitation":"(15)","noteIndex":0},"citationItems":[{"id":161851,"uris":["http://zotero.org/groups/4735135/items/YBQ3M3JJ"],"itemData":{"id":161851,"type":"webpage","title":"Tagrisso. SmPC","URL":"https://www.ema.europa.eu/en/documents/product-information/tagrisso-epar-product-information_en.pdf","author":[{"family":"EMA","given":""}],"accessed":{"date-parts":[["2022",8,2]]}}}],"schema":"https://github.com/citation-style-language/schema/raw/master/csl-citation.json"} </w:delInstrText>
        </w:r>
        <w:r w:rsidR="008D6F99" w:rsidRPr="006E6534" w:rsidDel="007F04F9">
          <w:rPr>
            <w:rFonts w:cs="Times New Roman"/>
            <w:color w:val="000000" w:themeColor="text1"/>
            <w:rPrChange w:id="22346" w:author="N F" w:date="2023-12-05T03:09:00Z">
              <w:rPr>
                <w:rFonts w:cs="Times New Roman"/>
              </w:rPr>
            </w:rPrChange>
          </w:rPr>
          <w:fldChar w:fldCharType="separate"/>
        </w:r>
        <w:r w:rsidR="008D6F99" w:rsidRPr="006E6534" w:rsidDel="007F04F9">
          <w:rPr>
            <w:rFonts w:cs="Times New Roman"/>
            <w:color w:val="000000" w:themeColor="text1"/>
            <w:rPrChange w:id="22347" w:author="N F" w:date="2023-12-05T03:09:00Z">
              <w:rPr>
                <w:rFonts w:cs="Times New Roman"/>
              </w:rPr>
            </w:rPrChange>
          </w:rPr>
          <w:delText>(15)</w:delText>
        </w:r>
        <w:r w:rsidR="008D6F99" w:rsidRPr="006E6534" w:rsidDel="007F04F9">
          <w:rPr>
            <w:rFonts w:cs="Times New Roman"/>
            <w:color w:val="000000" w:themeColor="text1"/>
            <w:rPrChange w:id="22348" w:author="N F" w:date="2023-12-05T03:09:00Z">
              <w:rPr>
                <w:rFonts w:cs="Times New Roman"/>
              </w:rPr>
            </w:rPrChange>
          </w:rPr>
          <w:fldChar w:fldCharType="end"/>
        </w:r>
      </w:del>
      <w:r w:rsidR="00E86866" w:rsidRPr="006E6534">
        <w:rPr>
          <w:rFonts w:cs="Times New Roman"/>
          <w:color w:val="000000" w:themeColor="text1"/>
          <w:rPrChange w:id="22349" w:author="N F" w:date="2023-12-05T03:09:00Z">
            <w:rPr>
              <w:rFonts w:cs="Times New Roman"/>
            </w:rPr>
          </w:rPrChange>
        </w:rPr>
        <w:t>.</w:t>
      </w:r>
    </w:p>
    <w:p w14:paraId="60114D52" w14:textId="0EB3F044" w:rsidR="00977433" w:rsidRPr="006E6534" w:rsidRDefault="00E462F9">
      <w:pPr>
        <w:pStyle w:val="SDText"/>
        <w:spacing w:after="0"/>
        <w:rPr>
          <w:rFonts w:cs="Times New Roman"/>
          <w:color w:val="000000" w:themeColor="text1"/>
          <w:rPrChange w:id="22350" w:author="N F" w:date="2023-12-05T03:09:00Z">
            <w:rPr>
              <w:rFonts w:cs="Times New Roman"/>
            </w:rPr>
          </w:rPrChange>
        </w:rPr>
        <w:pPrChange w:id="22351" w:author="Barshadskaya, Yuliya" w:date="2024-01-16T02:41:00Z">
          <w:pPr>
            <w:pStyle w:val="SDText"/>
          </w:pPr>
        </w:pPrChange>
      </w:pPr>
      <w:r w:rsidRPr="006E6534">
        <w:rPr>
          <w:rFonts w:cs="Times New Roman"/>
          <w:color w:val="000000" w:themeColor="text1"/>
          <w:rPrChange w:id="22352" w:author="N F" w:date="2023-12-05T03:09:00Z">
            <w:rPr>
              <w:rFonts w:cs="Times New Roman"/>
            </w:rPr>
          </w:rPrChange>
        </w:rPr>
        <w:t xml:space="preserve">Снижение </w:t>
      </w:r>
      <w:r w:rsidR="009157B6" w:rsidRPr="006E6534">
        <w:rPr>
          <w:rFonts w:cs="Times New Roman"/>
          <w:color w:val="000000" w:themeColor="text1"/>
          <w:rPrChange w:id="22353" w:author="N F" w:date="2023-12-05T03:09:00Z">
            <w:rPr>
              <w:rFonts w:cs="Times New Roman"/>
            </w:rPr>
          </w:rPrChange>
        </w:rPr>
        <w:t>среднего количества</w:t>
      </w:r>
      <w:r w:rsidRPr="006E6534">
        <w:rPr>
          <w:rFonts w:cs="Times New Roman"/>
          <w:color w:val="000000" w:themeColor="text1"/>
          <w:rPrChange w:id="22354" w:author="N F" w:date="2023-12-05T03:09:00Z">
            <w:rPr>
              <w:rFonts w:cs="Times New Roman"/>
            </w:rPr>
          </w:rPrChange>
        </w:rPr>
        <w:t xml:space="preserve"> количества лейкоцитов, лимфоцитов, нейтрофилов и тромбоцитов отмечалось вскоре после начала приема </w:t>
      </w:r>
      <w:del w:id="22355" w:author="N F" w:date="2023-10-30T23:17:00Z">
        <w:r w:rsidRPr="006E6534" w:rsidDel="009C317A">
          <w:rPr>
            <w:rFonts w:cs="Times New Roman"/>
            <w:color w:val="000000" w:themeColor="text1"/>
            <w:rPrChange w:id="22356" w:author="N F" w:date="2023-12-05T03:09:00Z">
              <w:rPr>
                <w:rFonts w:cs="Times New Roman"/>
              </w:rPr>
            </w:rPrChange>
          </w:rPr>
          <w:delText>осимертиниба</w:delText>
        </w:r>
      </w:del>
      <w:ins w:id="22357" w:author="N F" w:date="2023-10-30T23:17:00Z">
        <w:r w:rsidR="009C317A" w:rsidRPr="006E6534">
          <w:rPr>
            <w:rFonts w:cs="Times New Roman"/>
            <w:color w:val="000000" w:themeColor="text1"/>
            <w:rPrChange w:id="22358" w:author="N F" w:date="2023-12-05T03:09:00Z">
              <w:rPr>
                <w:rFonts w:cs="Times New Roman"/>
              </w:rPr>
            </w:rPrChange>
          </w:rPr>
          <w:t>Тагриссо</w:t>
        </w:r>
      </w:ins>
      <w:r w:rsidRPr="006E6534">
        <w:rPr>
          <w:rFonts w:cs="Times New Roman"/>
          <w:color w:val="000000" w:themeColor="text1"/>
          <w:rPrChange w:id="22359" w:author="N F" w:date="2023-12-05T03:09:00Z">
            <w:rPr>
              <w:rFonts w:cs="Times New Roman"/>
            </w:rPr>
          </w:rPrChange>
        </w:rPr>
        <w:t xml:space="preserve">; показатели со временем стабилизировались и оставались выше нижней границы нормальных значений. Были отмечены </w:t>
      </w:r>
      <w:r w:rsidR="00CD2BAE" w:rsidRPr="006E6534">
        <w:rPr>
          <w:rFonts w:cs="Times New Roman"/>
          <w:color w:val="000000" w:themeColor="text1"/>
          <w:rPrChange w:id="22360" w:author="N F" w:date="2023-12-05T03:09:00Z">
            <w:rPr>
              <w:rFonts w:cs="Times New Roman"/>
            </w:rPr>
          </w:rPrChange>
        </w:rPr>
        <w:t xml:space="preserve">следующие </w:t>
      </w:r>
      <w:r w:rsidR="00E86866" w:rsidRPr="006E6534">
        <w:rPr>
          <w:rFonts w:cs="Times New Roman"/>
          <w:color w:val="000000" w:themeColor="text1"/>
          <w:rPrChange w:id="22361" w:author="N F" w:date="2023-12-05T03:09:00Z">
            <w:rPr>
              <w:rFonts w:cs="Times New Roman"/>
            </w:rPr>
          </w:rPrChange>
        </w:rPr>
        <w:t>НЯ</w:t>
      </w:r>
      <w:r w:rsidRPr="006E6534">
        <w:rPr>
          <w:rFonts w:cs="Times New Roman"/>
          <w:color w:val="000000" w:themeColor="text1"/>
          <w:rPrChange w:id="22362" w:author="N F" w:date="2023-12-05T03:09:00Z">
            <w:rPr>
              <w:rFonts w:cs="Times New Roman"/>
            </w:rPr>
          </w:rPrChange>
        </w:rPr>
        <w:t xml:space="preserve">: лейкопения, лимфопения, нейтропения и тромбоцитопения, которые в основном были легкой или средней степени тяжести и не приводили к </w:t>
      </w:r>
      <w:del w:id="22363" w:author="N F" w:date="2023-10-30T23:18:00Z">
        <w:r w:rsidRPr="006E6534" w:rsidDel="00855E62">
          <w:rPr>
            <w:rFonts w:cs="Times New Roman"/>
            <w:color w:val="000000" w:themeColor="text1"/>
            <w:rPrChange w:id="22364" w:author="N F" w:date="2023-12-05T03:09:00Z">
              <w:rPr>
                <w:rFonts w:cs="Times New Roman"/>
              </w:rPr>
            </w:rPrChange>
          </w:rPr>
          <w:delText xml:space="preserve">остановке </w:delText>
        </w:r>
      </w:del>
      <w:ins w:id="22365" w:author="N F" w:date="2023-10-30T23:18:00Z">
        <w:r w:rsidR="00855E62" w:rsidRPr="006E6534">
          <w:rPr>
            <w:rFonts w:cs="Times New Roman"/>
            <w:color w:val="000000" w:themeColor="text1"/>
            <w:rPrChange w:id="22366" w:author="N F" w:date="2023-12-05T03:09:00Z">
              <w:rPr>
                <w:rFonts w:cs="Times New Roman"/>
              </w:rPr>
            </w:rPrChange>
          </w:rPr>
          <w:t xml:space="preserve">прерыванию  </w:t>
        </w:r>
      </w:ins>
      <w:r w:rsidRPr="006E6534">
        <w:rPr>
          <w:rFonts w:cs="Times New Roman"/>
          <w:color w:val="000000" w:themeColor="text1"/>
          <w:rPrChange w:id="22367" w:author="N F" w:date="2023-12-05T03:09:00Z">
            <w:rPr>
              <w:rFonts w:cs="Times New Roman"/>
            </w:rPr>
          </w:rPrChange>
        </w:rPr>
        <w:t>терапии.</w:t>
      </w:r>
      <w:r w:rsidR="009157B6" w:rsidRPr="006E6534">
        <w:rPr>
          <w:rFonts w:cs="Times New Roman"/>
          <w:color w:val="000000" w:themeColor="text1"/>
          <w:rPrChange w:id="22368" w:author="N F" w:date="2023-12-05T03:09:00Z">
            <w:rPr>
              <w:rFonts w:cs="Times New Roman"/>
            </w:rPr>
          </w:rPrChange>
        </w:rPr>
        <w:t xml:space="preserve"> Сообщали о редких случаях апластической анемии, в том числе с летальным исходом, в связи с лечением осимертинибом.</w:t>
      </w:r>
      <w:r w:rsidRPr="006E6534">
        <w:rPr>
          <w:rFonts w:cs="Times New Roman"/>
          <w:color w:val="000000" w:themeColor="text1"/>
          <w:rPrChange w:id="22369" w:author="N F" w:date="2023-12-05T03:09:00Z">
            <w:rPr>
              <w:rFonts w:cs="Times New Roman"/>
            </w:rPr>
          </w:rPrChange>
        </w:rPr>
        <w:t xml:space="preserve"> Применение осимертиниба </w:t>
      </w:r>
      <w:del w:id="22370" w:author="N F" w:date="2023-10-30T23:19:00Z">
        <w:r w:rsidRPr="006E6534" w:rsidDel="00855E62">
          <w:rPr>
            <w:rFonts w:cs="Times New Roman"/>
            <w:color w:val="000000" w:themeColor="text1"/>
            <w:rPrChange w:id="22371" w:author="N F" w:date="2023-12-05T03:09:00Z">
              <w:rPr>
                <w:rFonts w:cs="Times New Roman"/>
              </w:rPr>
            </w:rPrChange>
          </w:rPr>
          <w:delText>не рекомедуют у пациенто</w:delText>
        </w:r>
      </w:del>
      <w:ins w:id="22372" w:author="N F" w:date="2023-10-30T23:19:00Z">
        <w:r w:rsidR="00855E62" w:rsidRPr="006E6534">
          <w:rPr>
            <w:rFonts w:cs="Times New Roman"/>
            <w:color w:val="000000" w:themeColor="text1"/>
            <w:rPrChange w:id="22373" w:author="N F" w:date="2023-12-05T03:09:00Z">
              <w:rPr>
                <w:rFonts w:cs="Times New Roman"/>
              </w:rPr>
            </w:rPrChange>
          </w:rPr>
          <w:t>должно быть остановлено  в связи с развитием</w:t>
        </w:r>
      </w:ins>
      <w:del w:id="22374" w:author="N F" w:date="2023-10-30T23:19:00Z">
        <w:r w:rsidRPr="006E6534" w:rsidDel="00855E62">
          <w:rPr>
            <w:rFonts w:cs="Times New Roman"/>
            <w:color w:val="000000" w:themeColor="text1"/>
            <w:rPrChange w:id="22375" w:author="N F" w:date="2023-12-05T03:09:00Z">
              <w:rPr>
                <w:rFonts w:cs="Times New Roman"/>
              </w:rPr>
            </w:rPrChange>
          </w:rPr>
          <w:delText>в</w:delText>
        </w:r>
      </w:del>
      <w:r w:rsidRPr="006E6534">
        <w:rPr>
          <w:rFonts w:cs="Times New Roman"/>
          <w:color w:val="000000" w:themeColor="text1"/>
          <w:rPrChange w:id="22376" w:author="N F" w:date="2023-12-05T03:09:00Z">
            <w:rPr>
              <w:rFonts w:cs="Times New Roman"/>
            </w:rPr>
          </w:rPrChange>
        </w:rPr>
        <w:t xml:space="preserve"> </w:t>
      </w:r>
      <w:r w:rsidR="00E86866" w:rsidRPr="006E6534">
        <w:rPr>
          <w:rFonts w:cs="Times New Roman"/>
          <w:color w:val="000000" w:themeColor="text1"/>
          <w:rPrChange w:id="22377" w:author="N F" w:date="2023-12-05T03:09:00Z">
            <w:rPr>
              <w:rFonts w:cs="Times New Roman"/>
            </w:rPr>
          </w:rPrChange>
        </w:rPr>
        <w:t>с апластической анеми</w:t>
      </w:r>
      <w:ins w:id="22378" w:author="N F" w:date="2023-10-30T23:19:00Z">
        <w:r w:rsidR="00855E62" w:rsidRPr="006E6534">
          <w:rPr>
            <w:rFonts w:cs="Times New Roman"/>
            <w:color w:val="000000" w:themeColor="text1"/>
            <w:rPrChange w:id="22379" w:author="N F" w:date="2023-12-05T03:09:00Z">
              <w:rPr>
                <w:rFonts w:cs="Times New Roman"/>
              </w:rPr>
            </w:rPrChange>
          </w:rPr>
          <w:t xml:space="preserve">и </w:t>
        </w:r>
      </w:ins>
      <w:del w:id="22380" w:author="N F" w:date="2023-10-30T23:19:00Z">
        <w:r w:rsidR="00E86866" w:rsidRPr="006E6534" w:rsidDel="00855E62">
          <w:rPr>
            <w:rFonts w:cs="Times New Roman"/>
            <w:color w:val="000000" w:themeColor="text1"/>
            <w:rPrChange w:id="22381" w:author="N F" w:date="2023-12-05T03:09:00Z">
              <w:rPr>
                <w:rFonts w:cs="Times New Roman"/>
              </w:rPr>
            </w:rPrChange>
          </w:rPr>
          <w:delText xml:space="preserve">ей </w:delText>
        </w:r>
      </w:del>
      <w:ins w:id="22382" w:author="Barshadskaya, Yuliya" w:date="2024-01-16T02:40:00Z">
        <w:r w:rsidR="007F04F9" w:rsidRPr="0001519A">
          <w:rPr>
            <w:rFonts w:cs="Times New Roman"/>
            <w:color w:val="000000" w:themeColor="text1"/>
            <w:lang w:val="en-US"/>
          </w:rPr>
          <w:fldChar w:fldCharType="begin"/>
        </w:r>
        <w:r w:rsidR="007F04F9"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7F04F9" w:rsidRPr="0001519A">
          <w:rPr>
            <w:rFonts w:cs="Times New Roman"/>
            <w:color w:val="000000" w:themeColor="text1"/>
            <w:lang w:val="en-US"/>
          </w:rPr>
          <w:fldChar w:fldCharType="separate"/>
        </w:r>
        <w:r w:rsidR="007F04F9" w:rsidRPr="0018315E">
          <w:rPr>
            <w:rFonts w:cs="Times New Roman"/>
            <w:color w:val="000000" w:themeColor="text1"/>
          </w:rPr>
          <w:t>[</w:t>
        </w:r>
      </w:ins>
      <w:ins w:id="22383" w:author="Barshadskaya, Yuliya" w:date="2024-02-23T00:11:00Z">
        <w:r w:rsidR="00131173">
          <w:rPr>
            <w:rFonts w:cs="Times New Roman"/>
            <w:color w:val="000000" w:themeColor="text1"/>
          </w:rPr>
          <w:t>3</w:t>
        </w:r>
      </w:ins>
      <w:ins w:id="22384" w:author="Barshadskaya, Yuliya" w:date="2024-01-16T02:40:00Z">
        <w:r w:rsidR="007F04F9" w:rsidRPr="00DD38F1">
          <w:rPr>
            <w:rFonts w:cs="Times New Roman"/>
            <w:color w:val="000000" w:themeColor="text1"/>
          </w:rPr>
          <w:t>]</w:t>
        </w:r>
        <w:r w:rsidR="007F04F9" w:rsidRPr="0001519A">
          <w:rPr>
            <w:rFonts w:cs="Times New Roman"/>
            <w:color w:val="000000" w:themeColor="text1"/>
            <w:lang w:val="en-US"/>
          </w:rPr>
          <w:fldChar w:fldCharType="end"/>
        </w:r>
      </w:ins>
      <w:del w:id="22385" w:author="Barshadskaya, Yuliya" w:date="2024-01-16T02:40:00Z">
        <w:r w:rsidR="00E86866" w:rsidRPr="006E6534" w:rsidDel="007F04F9">
          <w:rPr>
            <w:rFonts w:cs="Times New Roman"/>
            <w:color w:val="000000" w:themeColor="text1"/>
            <w:rPrChange w:id="22386" w:author="N F" w:date="2023-12-05T03:09:00Z">
              <w:rPr>
                <w:rFonts w:cs="Times New Roman"/>
              </w:rPr>
            </w:rPrChange>
          </w:rPr>
          <w:fldChar w:fldCharType="begin"/>
        </w:r>
        <w:r w:rsidR="00E86866" w:rsidRPr="006E6534" w:rsidDel="007F04F9">
          <w:rPr>
            <w:rFonts w:cs="Times New Roman"/>
            <w:color w:val="000000" w:themeColor="text1"/>
            <w:rPrChange w:id="22387" w:author="N F" w:date="2023-12-05T03:09:00Z">
              <w:rPr>
                <w:rFonts w:cs="Times New Roman"/>
              </w:rPr>
            </w:rPrChange>
          </w:rPr>
          <w:delInstrText xml:space="preserve"> ADDIN ZOTERO_ITEM CSL_CITATION {"citationID":"sFA60GW6","properties":{"formattedCitation":"(15)","plainCitation":"(15)","noteIndex":0},"citationItems":[{"id":161851,"uris":["http://zotero.org/groups/4735135/items/YBQ3M3JJ"],"itemData":{"id":161851,"type":"webpage","title":"Tagrisso. SmPC","URL":"https://www.ema.europa.eu/en/documents/product-information/tagrisso-epar-product-information_en.pdf","author":[{"family":"EMA","given":""}],"accessed":{"date-parts":[["2022",8,2]]}}}],"schema":"https://github.com/citation-style-language/schema/raw/master/csl-citation.json"} </w:delInstrText>
        </w:r>
        <w:r w:rsidR="00E86866" w:rsidRPr="006E6534" w:rsidDel="007F04F9">
          <w:rPr>
            <w:rFonts w:cs="Times New Roman"/>
            <w:color w:val="000000" w:themeColor="text1"/>
            <w:rPrChange w:id="22388" w:author="N F" w:date="2023-12-05T03:09:00Z">
              <w:rPr>
                <w:rFonts w:cs="Times New Roman"/>
              </w:rPr>
            </w:rPrChange>
          </w:rPr>
          <w:fldChar w:fldCharType="separate"/>
        </w:r>
        <w:r w:rsidR="00E86866" w:rsidRPr="006E6534" w:rsidDel="007F04F9">
          <w:rPr>
            <w:rFonts w:cs="Times New Roman"/>
            <w:color w:val="000000" w:themeColor="text1"/>
            <w:rPrChange w:id="22389" w:author="N F" w:date="2023-12-05T03:09:00Z">
              <w:rPr>
                <w:rFonts w:cs="Times New Roman"/>
              </w:rPr>
            </w:rPrChange>
          </w:rPr>
          <w:delText>(15)</w:delText>
        </w:r>
        <w:r w:rsidR="00E86866" w:rsidRPr="006E6534" w:rsidDel="007F04F9">
          <w:rPr>
            <w:rFonts w:cs="Times New Roman"/>
            <w:color w:val="000000" w:themeColor="text1"/>
            <w:rPrChange w:id="22390" w:author="N F" w:date="2023-12-05T03:09:00Z">
              <w:rPr>
                <w:rFonts w:cs="Times New Roman"/>
              </w:rPr>
            </w:rPrChange>
          </w:rPr>
          <w:fldChar w:fldCharType="end"/>
        </w:r>
      </w:del>
      <w:r w:rsidR="00E86866" w:rsidRPr="006E6534">
        <w:rPr>
          <w:rFonts w:cs="Times New Roman"/>
          <w:color w:val="000000" w:themeColor="text1"/>
          <w:rPrChange w:id="22391" w:author="N F" w:date="2023-12-05T03:09:00Z">
            <w:rPr>
              <w:rFonts w:cs="Times New Roman"/>
            </w:rPr>
          </w:rPrChange>
        </w:rPr>
        <w:t>.</w:t>
      </w:r>
    </w:p>
    <w:p w14:paraId="6468B25B" w14:textId="68EC7565" w:rsidR="005472F9" w:rsidRPr="006E6534" w:rsidRDefault="005472F9">
      <w:pPr>
        <w:pStyle w:val="SDText"/>
        <w:spacing w:after="0"/>
        <w:rPr>
          <w:rFonts w:cs="Times New Roman"/>
          <w:color w:val="000000" w:themeColor="text1"/>
          <w:rPrChange w:id="22392" w:author="N F" w:date="2023-12-05T03:09:00Z">
            <w:rPr>
              <w:rFonts w:cs="Times New Roman"/>
            </w:rPr>
          </w:rPrChange>
        </w:rPr>
        <w:pPrChange w:id="22393" w:author="Barshadskaya, Yuliya" w:date="2024-01-16T02:41:00Z">
          <w:pPr>
            <w:pStyle w:val="SDText"/>
          </w:pPr>
        </w:pPrChange>
      </w:pPr>
      <w:r w:rsidRPr="006E6534">
        <w:rPr>
          <w:rFonts w:cs="Times New Roman"/>
          <w:color w:val="000000" w:themeColor="text1"/>
          <w:rPrChange w:id="22394" w:author="N F" w:date="2023-12-05T03:09:00Z">
            <w:rPr>
              <w:rFonts w:cs="Times New Roman"/>
            </w:rPr>
          </w:rPrChange>
        </w:rPr>
        <w:t xml:space="preserve">В исследованиях </w:t>
      </w:r>
      <w:r w:rsidRPr="006E6534">
        <w:rPr>
          <w:rFonts w:cs="Times New Roman"/>
          <w:color w:val="000000" w:themeColor="text1"/>
          <w:lang w:val="en-US"/>
          <w:rPrChange w:id="22395" w:author="N F" w:date="2023-12-05T03:09:00Z">
            <w:rPr>
              <w:rFonts w:cs="Times New Roman"/>
              <w:lang w:val="en-US"/>
            </w:rPr>
          </w:rPrChange>
        </w:rPr>
        <w:t>ADAURA</w:t>
      </w:r>
      <w:r w:rsidRPr="006E6534">
        <w:rPr>
          <w:rFonts w:cs="Times New Roman"/>
          <w:color w:val="000000" w:themeColor="text1"/>
          <w:rPrChange w:id="22396" w:author="N F" w:date="2023-12-05T03:09:00Z">
            <w:rPr>
              <w:rFonts w:cs="Times New Roman"/>
            </w:rPr>
          </w:rPrChange>
        </w:rPr>
        <w:t xml:space="preserve">, </w:t>
      </w:r>
      <w:r w:rsidRPr="006E6534">
        <w:rPr>
          <w:rFonts w:cs="Times New Roman"/>
          <w:color w:val="000000" w:themeColor="text1"/>
          <w:lang w:val="en-US"/>
          <w:rPrChange w:id="22397" w:author="N F" w:date="2023-12-05T03:09:00Z">
            <w:rPr>
              <w:rFonts w:cs="Times New Roman"/>
              <w:lang w:val="en-US"/>
            </w:rPr>
          </w:rPrChange>
        </w:rPr>
        <w:t>FLAURA</w:t>
      </w:r>
      <w:r w:rsidRPr="006E6534">
        <w:rPr>
          <w:rFonts w:cs="Times New Roman"/>
          <w:color w:val="000000" w:themeColor="text1"/>
          <w:rPrChange w:id="22398" w:author="N F" w:date="2023-12-05T03:09:00Z">
            <w:rPr>
              <w:rFonts w:cs="Times New Roman"/>
            </w:rPr>
          </w:rPrChange>
        </w:rPr>
        <w:t xml:space="preserve"> и </w:t>
      </w:r>
      <w:r w:rsidRPr="006E6534">
        <w:rPr>
          <w:rFonts w:cs="Times New Roman"/>
          <w:color w:val="000000" w:themeColor="text1"/>
          <w:lang w:val="en-US"/>
          <w:rPrChange w:id="22399" w:author="N F" w:date="2023-12-05T03:09:00Z">
            <w:rPr>
              <w:rFonts w:cs="Times New Roman"/>
              <w:lang w:val="en-US"/>
            </w:rPr>
          </w:rPrChange>
        </w:rPr>
        <w:t>AURA</w:t>
      </w:r>
      <w:r w:rsidRPr="006E6534">
        <w:rPr>
          <w:rFonts w:cs="Times New Roman"/>
          <w:color w:val="000000" w:themeColor="text1"/>
          <w:rPrChange w:id="22400" w:author="N F" w:date="2023-12-05T03:09:00Z">
            <w:rPr>
              <w:rFonts w:cs="Times New Roman"/>
            </w:rPr>
          </w:rPrChange>
        </w:rPr>
        <w:t xml:space="preserve"> 3 43% пациентов были в возрасте 65 лет и старше, и 12% были в возрасте 75 лет и старше. У пациентов в возрасте 65 лет и старше, по сравнению с пациентами в возрасте до 65 лет, чаще наблюдались нежелательные реакции, приводившие к изменению режима дозирования (приостановка терапии или отмена препарата, 1</w:t>
      </w:r>
      <w:ins w:id="22401" w:author="N F" w:date="2023-11-02T21:56:00Z">
        <w:r w:rsidR="00C97FEC" w:rsidRPr="006E6534">
          <w:rPr>
            <w:rFonts w:cs="Times New Roman"/>
            <w:color w:val="000000" w:themeColor="text1"/>
            <w:rPrChange w:id="22402" w:author="N F" w:date="2023-12-05T03:09:00Z">
              <w:rPr>
                <w:rFonts w:cs="Times New Roman"/>
              </w:rPr>
            </w:rPrChange>
          </w:rPr>
          <w:t>6</w:t>
        </w:r>
      </w:ins>
      <w:del w:id="22403" w:author="N F" w:date="2023-11-02T21:56:00Z">
        <w:r w:rsidRPr="006E6534" w:rsidDel="00C97FEC">
          <w:rPr>
            <w:rFonts w:cs="Times New Roman"/>
            <w:color w:val="000000" w:themeColor="text1"/>
            <w:rPrChange w:id="22404" w:author="N F" w:date="2023-12-05T03:09:00Z">
              <w:rPr>
                <w:rFonts w:cs="Times New Roman"/>
              </w:rPr>
            </w:rPrChange>
          </w:rPr>
          <w:delText>4</w:delText>
        </w:r>
      </w:del>
      <w:r w:rsidRPr="006E6534">
        <w:rPr>
          <w:rFonts w:cs="Times New Roman"/>
          <w:color w:val="000000" w:themeColor="text1"/>
          <w:rPrChange w:id="22405" w:author="N F" w:date="2023-12-05T03:09:00Z">
            <w:rPr>
              <w:rFonts w:cs="Times New Roman"/>
            </w:rPr>
          </w:rPrChange>
        </w:rPr>
        <w:t xml:space="preserve">% и </w:t>
      </w:r>
      <w:ins w:id="22406" w:author="N F" w:date="2023-11-02T21:56:00Z">
        <w:r w:rsidR="00C97FEC" w:rsidRPr="006E6534">
          <w:rPr>
            <w:rFonts w:cs="Times New Roman"/>
            <w:color w:val="000000" w:themeColor="text1"/>
            <w:rPrChange w:id="22407" w:author="N F" w:date="2023-12-05T03:09:00Z">
              <w:rPr>
                <w:rFonts w:cs="Times New Roman"/>
              </w:rPr>
            </w:rPrChange>
          </w:rPr>
          <w:t>9</w:t>
        </w:r>
      </w:ins>
      <w:del w:id="22408" w:author="N F" w:date="2023-11-02T21:56:00Z">
        <w:r w:rsidRPr="006E6534" w:rsidDel="00C97FEC">
          <w:rPr>
            <w:rFonts w:cs="Times New Roman"/>
            <w:color w:val="000000" w:themeColor="text1"/>
            <w:rPrChange w:id="22409" w:author="N F" w:date="2023-12-05T03:09:00Z">
              <w:rPr>
                <w:rFonts w:cs="Times New Roman"/>
              </w:rPr>
            </w:rPrChange>
          </w:rPr>
          <w:delText>8</w:delText>
        </w:r>
      </w:del>
      <w:r w:rsidRPr="006E6534">
        <w:rPr>
          <w:rFonts w:cs="Times New Roman"/>
          <w:color w:val="000000" w:themeColor="text1"/>
          <w:rPrChange w:id="22410" w:author="N F" w:date="2023-12-05T03:09:00Z">
            <w:rPr>
              <w:rFonts w:cs="Times New Roman"/>
            </w:rPr>
          </w:rPrChange>
        </w:rPr>
        <w:t>% соответственно). Типы нежелательных реакций в зависимости от возраста не отличались. У пациентов более пожилого возраста чаще отмечали реакции 3 степени тяжести и выше</w:t>
      </w:r>
      <w:del w:id="22411" w:author="N F" w:date="2023-11-02T21:57:00Z">
        <w:r w:rsidRPr="006E6534" w:rsidDel="00C97FEC">
          <w:rPr>
            <w:rFonts w:cs="Times New Roman"/>
            <w:color w:val="000000" w:themeColor="text1"/>
            <w:rPrChange w:id="22412" w:author="N F" w:date="2023-12-05T03:09:00Z">
              <w:rPr>
                <w:rFonts w:cs="Times New Roman"/>
              </w:rPr>
            </w:rPrChange>
          </w:rPr>
          <w:delText>,</w:delText>
        </w:r>
      </w:del>
      <w:r w:rsidRPr="006E6534">
        <w:rPr>
          <w:rFonts w:cs="Times New Roman"/>
          <w:color w:val="000000" w:themeColor="text1"/>
          <w:rPrChange w:id="22413" w:author="N F" w:date="2023-12-05T03:09:00Z">
            <w:rPr>
              <w:rFonts w:cs="Times New Roman"/>
            </w:rPr>
          </w:rPrChange>
        </w:rPr>
        <w:t xml:space="preserve"> по сравнению с пациентами более молодого возраста (1</w:t>
      </w:r>
      <w:ins w:id="22414" w:author="N F" w:date="2023-11-02T21:56:00Z">
        <w:r w:rsidR="00C97FEC" w:rsidRPr="006E6534">
          <w:rPr>
            <w:rFonts w:cs="Times New Roman"/>
            <w:color w:val="000000" w:themeColor="text1"/>
            <w:rPrChange w:id="22415" w:author="N F" w:date="2023-12-05T03:09:00Z">
              <w:rPr>
                <w:rFonts w:cs="Times New Roman"/>
              </w:rPr>
            </w:rPrChange>
          </w:rPr>
          <w:t>3</w:t>
        </w:r>
      </w:ins>
      <w:del w:id="22416" w:author="N F" w:date="2023-11-02T21:56:00Z">
        <w:r w:rsidRPr="006E6534" w:rsidDel="00C97FEC">
          <w:rPr>
            <w:rFonts w:cs="Times New Roman"/>
            <w:color w:val="000000" w:themeColor="text1"/>
            <w:rPrChange w:id="22417" w:author="N F" w:date="2023-12-05T03:09:00Z">
              <w:rPr>
                <w:rFonts w:cs="Times New Roman"/>
              </w:rPr>
            </w:rPrChange>
          </w:rPr>
          <w:delText>1</w:delText>
        </w:r>
      </w:del>
      <w:r w:rsidRPr="006E6534">
        <w:rPr>
          <w:rFonts w:cs="Times New Roman"/>
          <w:color w:val="000000" w:themeColor="text1"/>
          <w:rPrChange w:id="22418" w:author="N F" w:date="2023-12-05T03:09:00Z">
            <w:rPr>
              <w:rFonts w:cs="Times New Roman"/>
            </w:rPr>
          </w:rPrChange>
        </w:rPr>
        <w:t xml:space="preserve">% по сравнению с 8%). Эффективность терапии в этой группе пациентов не отличалась от таковой у более молодых пациентов </w:t>
      </w:r>
      <w:ins w:id="22419" w:author="Barshadskaya, Yuliya" w:date="2024-01-16T02:41:00Z">
        <w:r w:rsidR="00C817D8" w:rsidRPr="0001519A">
          <w:rPr>
            <w:rFonts w:cs="Times New Roman"/>
            <w:color w:val="000000" w:themeColor="text1"/>
            <w:lang w:val="en-US"/>
          </w:rPr>
          <w:fldChar w:fldCharType="begin"/>
        </w:r>
        <w:r w:rsidR="00C817D8"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C817D8" w:rsidRPr="0001519A">
          <w:rPr>
            <w:rFonts w:cs="Times New Roman"/>
            <w:color w:val="000000" w:themeColor="text1"/>
            <w:lang w:val="en-US"/>
          </w:rPr>
          <w:fldChar w:fldCharType="separate"/>
        </w:r>
        <w:r w:rsidR="00C817D8" w:rsidRPr="0018315E">
          <w:rPr>
            <w:rFonts w:cs="Times New Roman"/>
            <w:color w:val="000000" w:themeColor="text1"/>
          </w:rPr>
          <w:t>[</w:t>
        </w:r>
      </w:ins>
      <w:ins w:id="22420" w:author="Barshadskaya, Yuliya" w:date="2024-02-23T00:11:00Z">
        <w:r w:rsidR="00131173">
          <w:rPr>
            <w:rFonts w:cs="Times New Roman"/>
            <w:color w:val="000000" w:themeColor="text1"/>
          </w:rPr>
          <w:t>3</w:t>
        </w:r>
      </w:ins>
      <w:ins w:id="22421" w:author="Barshadskaya, Yuliya" w:date="2024-01-16T02:41:00Z">
        <w:r w:rsidR="00C817D8" w:rsidRPr="00DD38F1">
          <w:rPr>
            <w:rFonts w:cs="Times New Roman"/>
            <w:color w:val="000000" w:themeColor="text1"/>
          </w:rPr>
          <w:t>]</w:t>
        </w:r>
        <w:r w:rsidR="00C817D8" w:rsidRPr="0001519A">
          <w:rPr>
            <w:rFonts w:cs="Times New Roman"/>
            <w:color w:val="000000" w:themeColor="text1"/>
            <w:lang w:val="en-US"/>
          </w:rPr>
          <w:fldChar w:fldCharType="end"/>
        </w:r>
      </w:ins>
      <w:del w:id="22422" w:author="Barshadskaya, Yuliya" w:date="2024-01-16T02:41:00Z">
        <w:r w:rsidRPr="006E6534" w:rsidDel="00C817D8">
          <w:rPr>
            <w:rFonts w:cs="Times New Roman"/>
            <w:color w:val="000000" w:themeColor="text1"/>
            <w:rPrChange w:id="22423" w:author="N F" w:date="2023-12-05T03:09:00Z">
              <w:rPr>
                <w:rFonts w:cs="Times New Roman"/>
              </w:rPr>
            </w:rPrChange>
          </w:rPr>
          <w:fldChar w:fldCharType="begin"/>
        </w:r>
        <w:r w:rsidRPr="006E6534" w:rsidDel="00C817D8">
          <w:rPr>
            <w:rFonts w:cs="Times New Roman"/>
            <w:color w:val="000000" w:themeColor="text1"/>
            <w:rPrChange w:id="22424" w:author="N F" w:date="2023-12-05T03:09:00Z">
              <w:rPr>
                <w:rFonts w:cs="Times New Roman"/>
              </w:rPr>
            </w:rPrChange>
          </w:rPr>
          <w:delInstrText xml:space="preserve"> ADDIN ZOTERO_ITEM CSL_CITATION {"citationID":"sFA60GW6","properties":{"formattedCitation":"(15)","plainCitation":"(15)","noteIndex":0},"citationItems":[{"id":161851,"uris":["http://zotero.org/groups/4735135/items/YBQ3M3JJ"],"itemData":{"id":161851,"type":"webpage","title":"Tagrisso. SmPC","URL":"https://www.ema.europa.eu/en/documents/product-information/tagrisso-epar-product-information_en.pdf","author":[{"family":"EMA","given":""}],"accessed":{"date-parts":[["2022",8,2]]}}}],"schema":"https://github.com/citation-style-language/schema/raw/master/csl-citation.json"} </w:delInstrText>
        </w:r>
        <w:r w:rsidRPr="006E6534" w:rsidDel="00C817D8">
          <w:rPr>
            <w:rFonts w:cs="Times New Roman"/>
            <w:color w:val="000000" w:themeColor="text1"/>
            <w:rPrChange w:id="22425" w:author="N F" w:date="2023-12-05T03:09:00Z">
              <w:rPr>
                <w:rFonts w:cs="Times New Roman"/>
              </w:rPr>
            </w:rPrChange>
          </w:rPr>
          <w:fldChar w:fldCharType="separate"/>
        </w:r>
        <w:r w:rsidRPr="006E6534" w:rsidDel="00C817D8">
          <w:rPr>
            <w:rFonts w:cs="Times New Roman"/>
            <w:color w:val="000000" w:themeColor="text1"/>
            <w:rPrChange w:id="22426" w:author="N F" w:date="2023-12-05T03:09:00Z">
              <w:rPr>
                <w:rFonts w:cs="Times New Roman"/>
              </w:rPr>
            </w:rPrChange>
          </w:rPr>
          <w:delText>(15)</w:delText>
        </w:r>
        <w:r w:rsidRPr="006E6534" w:rsidDel="00C817D8">
          <w:rPr>
            <w:rFonts w:cs="Times New Roman"/>
            <w:color w:val="000000" w:themeColor="text1"/>
            <w:rPrChange w:id="22427" w:author="N F" w:date="2023-12-05T03:09:00Z">
              <w:rPr>
                <w:rFonts w:cs="Times New Roman"/>
              </w:rPr>
            </w:rPrChange>
          </w:rPr>
          <w:fldChar w:fldCharType="end"/>
        </w:r>
      </w:del>
      <w:r w:rsidRPr="006E6534">
        <w:rPr>
          <w:rFonts w:cs="Times New Roman"/>
          <w:color w:val="000000" w:themeColor="text1"/>
          <w:rPrChange w:id="22428" w:author="N F" w:date="2023-12-05T03:09:00Z">
            <w:rPr>
              <w:rFonts w:cs="Times New Roman"/>
            </w:rPr>
          </w:rPrChange>
        </w:rPr>
        <w:t>.</w:t>
      </w:r>
    </w:p>
    <w:p w14:paraId="0154ED4D" w14:textId="15C1FFA6" w:rsidR="00E86866" w:rsidRPr="006E6534" w:rsidRDefault="006C3EFF" w:rsidP="00C817D8">
      <w:pPr>
        <w:pStyle w:val="SDText"/>
        <w:spacing w:after="0"/>
        <w:rPr>
          <w:rFonts w:cs="Times New Roman"/>
          <w:color w:val="000000" w:themeColor="text1"/>
          <w:rPrChange w:id="22429" w:author="N F" w:date="2023-12-05T03:09:00Z">
            <w:rPr>
              <w:rFonts w:cs="Times New Roman"/>
            </w:rPr>
          </w:rPrChange>
        </w:rPr>
      </w:pPr>
      <w:del w:id="22430" w:author="N F" w:date="2023-11-02T21:57:00Z">
        <w:r w:rsidRPr="006E6534" w:rsidDel="00C97FEC">
          <w:rPr>
            <w:rFonts w:cs="Times New Roman"/>
            <w:color w:val="000000" w:themeColor="text1"/>
            <w:rPrChange w:id="22431" w:author="N F" w:date="2023-12-05T03:09:00Z">
              <w:rPr>
                <w:rFonts w:cs="Times New Roman"/>
              </w:rPr>
            </w:rPrChange>
          </w:rPr>
          <w:delText xml:space="preserve">У пациентов </w:delText>
        </w:r>
      </w:del>
      <w:ins w:id="22432" w:author="N F" w:date="2023-11-02T21:57:00Z">
        <w:r w:rsidR="00C97FEC" w:rsidRPr="006E6534">
          <w:rPr>
            <w:rFonts w:cs="Times New Roman"/>
            <w:color w:val="000000" w:themeColor="text1"/>
            <w:rPrChange w:id="22433" w:author="N F" w:date="2023-12-05T03:09:00Z">
              <w:rPr>
                <w:rFonts w:cs="Times New Roman"/>
              </w:rPr>
            </w:rPrChange>
          </w:rPr>
          <w:t>Пац</w:t>
        </w:r>
      </w:ins>
      <w:ins w:id="22434" w:author="N F" w:date="2023-11-02T21:58:00Z">
        <w:r w:rsidR="00C97FEC" w:rsidRPr="006E6534">
          <w:rPr>
            <w:rFonts w:cs="Times New Roman"/>
            <w:color w:val="000000" w:themeColor="text1"/>
            <w:rPrChange w:id="22435" w:author="N F" w:date="2023-12-05T03:09:00Z">
              <w:rPr>
                <w:rFonts w:cs="Times New Roman"/>
              </w:rPr>
            </w:rPrChange>
          </w:rPr>
          <w:t xml:space="preserve">иенты </w:t>
        </w:r>
      </w:ins>
      <w:r w:rsidRPr="006E6534">
        <w:rPr>
          <w:rFonts w:cs="Times New Roman"/>
          <w:color w:val="000000" w:themeColor="text1"/>
          <w:rPrChange w:id="22436" w:author="N F" w:date="2023-12-05T03:09:00Z">
            <w:rPr>
              <w:rFonts w:cs="Times New Roman"/>
            </w:rPr>
          </w:rPrChange>
        </w:rPr>
        <w:t>с низкой массой тела (&lt; 50 кг)</w:t>
      </w:r>
      <w:ins w:id="22437" w:author="N F" w:date="2023-11-02T21:58:00Z">
        <w:r w:rsidR="00C97FEC" w:rsidRPr="006E6534">
          <w:rPr>
            <w:rFonts w:cs="Times New Roman"/>
            <w:color w:val="000000" w:themeColor="text1"/>
            <w:rPrChange w:id="22438" w:author="N F" w:date="2023-12-05T03:09:00Z">
              <w:rPr>
                <w:rFonts w:cs="Times New Roman"/>
              </w:rPr>
            </w:rPrChange>
          </w:rPr>
          <w:t xml:space="preserve">, принимавшие Тагриссо в дозировке 80 мг, </w:t>
        </w:r>
      </w:ins>
      <w:del w:id="22439" w:author="N F" w:date="2023-11-02T21:58:00Z">
        <w:r w:rsidRPr="006E6534" w:rsidDel="00C97FEC">
          <w:rPr>
            <w:rFonts w:cs="Times New Roman"/>
            <w:color w:val="000000" w:themeColor="text1"/>
            <w:rPrChange w:id="22440" w:author="N F" w:date="2023-12-05T03:09:00Z">
              <w:rPr>
                <w:rFonts w:cs="Times New Roman"/>
              </w:rPr>
            </w:rPrChange>
          </w:rPr>
          <w:delText xml:space="preserve"> </w:delText>
        </w:r>
      </w:del>
      <w:r w:rsidRPr="006E6534">
        <w:rPr>
          <w:rFonts w:cs="Times New Roman"/>
          <w:color w:val="000000" w:themeColor="text1"/>
          <w:rPrChange w:id="22441" w:author="N F" w:date="2023-12-05T03:09:00Z">
            <w:rPr>
              <w:rFonts w:cs="Times New Roman"/>
            </w:rPr>
          </w:rPrChange>
        </w:rPr>
        <w:t>чаще отмечали НЯ 3 или</w:t>
      </w:r>
      <w:r w:rsidR="00AB5BAA" w:rsidRPr="006E6534">
        <w:rPr>
          <w:rFonts w:cs="Times New Roman"/>
          <w:color w:val="000000" w:themeColor="text1"/>
          <w:rPrChange w:id="22442" w:author="N F" w:date="2023-12-05T03:09:00Z">
            <w:rPr>
              <w:rFonts w:cs="Times New Roman"/>
            </w:rPr>
          </w:rPrChange>
        </w:rPr>
        <w:t xml:space="preserve"> большей</w:t>
      </w:r>
      <w:r w:rsidRPr="006E6534">
        <w:rPr>
          <w:rFonts w:cs="Times New Roman"/>
          <w:color w:val="000000" w:themeColor="text1"/>
          <w:rPrChange w:id="22443" w:author="N F" w:date="2023-12-05T03:09:00Z">
            <w:rPr>
              <w:rFonts w:cs="Times New Roman"/>
            </w:rPr>
          </w:rPrChange>
        </w:rPr>
        <w:t xml:space="preserve"> степени тяжести (46% </w:t>
      </w:r>
      <w:r w:rsidR="00915870" w:rsidRPr="006E6534">
        <w:rPr>
          <w:rFonts w:cs="Times New Roman"/>
          <w:color w:val="000000" w:themeColor="text1"/>
          <w:rPrChange w:id="22444" w:author="N F" w:date="2023-12-05T03:09:00Z">
            <w:rPr>
              <w:rFonts w:cs="Times New Roman"/>
            </w:rPr>
          </w:rPrChange>
        </w:rPr>
        <w:t>случаев против 31% в остальной когорте</w:t>
      </w:r>
      <w:r w:rsidRPr="006E6534">
        <w:rPr>
          <w:rFonts w:cs="Times New Roman"/>
          <w:color w:val="000000" w:themeColor="text1"/>
          <w:rPrChange w:id="22445" w:author="N F" w:date="2023-12-05T03:09:00Z">
            <w:rPr>
              <w:rFonts w:cs="Times New Roman"/>
            </w:rPr>
          </w:rPrChange>
        </w:rPr>
        <w:t>)</w:t>
      </w:r>
      <w:r w:rsidR="00915870" w:rsidRPr="006E6534">
        <w:rPr>
          <w:rFonts w:cs="Times New Roman"/>
          <w:color w:val="000000" w:themeColor="text1"/>
          <w:rPrChange w:id="22446" w:author="N F" w:date="2023-12-05T03:09:00Z">
            <w:rPr>
              <w:rFonts w:cs="Times New Roman"/>
            </w:rPr>
          </w:rPrChange>
        </w:rPr>
        <w:t xml:space="preserve"> и удлинение интервала </w:t>
      </w:r>
      <w:r w:rsidR="00915870" w:rsidRPr="006E6534">
        <w:rPr>
          <w:rFonts w:cs="Times New Roman"/>
          <w:color w:val="000000" w:themeColor="text1"/>
          <w:lang w:val="en-US"/>
          <w:rPrChange w:id="22447" w:author="N F" w:date="2023-12-05T03:09:00Z">
            <w:rPr>
              <w:rFonts w:cs="Times New Roman"/>
              <w:lang w:val="en-US"/>
            </w:rPr>
          </w:rPrChange>
        </w:rPr>
        <w:t>QTc</w:t>
      </w:r>
      <w:r w:rsidR="00915870" w:rsidRPr="006E6534">
        <w:rPr>
          <w:rFonts w:cs="Times New Roman"/>
          <w:color w:val="000000" w:themeColor="text1"/>
          <w:rPrChange w:id="22448" w:author="N F" w:date="2023-12-05T03:09:00Z">
            <w:rPr>
              <w:rFonts w:cs="Times New Roman"/>
            </w:rPr>
          </w:rPrChange>
        </w:rPr>
        <w:t xml:space="preserve"> (12% случаев против 5% в остальной когорте)</w:t>
      </w:r>
      <w:ins w:id="22449" w:author="N F" w:date="2023-11-02T21:59:00Z">
        <w:r w:rsidR="00C97FEC" w:rsidRPr="006E6534">
          <w:rPr>
            <w:rFonts w:cs="Times New Roman"/>
            <w:color w:val="000000" w:themeColor="text1"/>
            <w:rPrChange w:id="22450" w:author="N F" w:date="2023-12-05T03:09:00Z">
              <w:rPr>
                <w:rFonts w:cs="Times New Roman"/>
              </w:rPr>
            </w:rPrChange>
          </w:rPr>
          <w:t xml:space="preserve"> по сравнению с пациентами с большей массой тела (</w:t>
        </w:r>
        <w:r w:rsidR="00C97FEC" w:rsidRPr="006E6534">
          <w:rPr>
            <w:rFonts w:cs="Times New Roman"/>
            <w:color w:val="000000" w:themeColor="text1"/>
            <w:rPrChange w:id="22451" w:author="N F" w:date="2023-12-05T03:09:00Z">
              <w:rPr>
                <w:rFonts w:cs="Times New Roman"/>
                <w:lang w:val="en-US"/>
              </w:rPr>
            </w:rPrChange>
          </w:rPr>
          <w:t>&gt;5</w:t>
        </w:r>
        <w:r w:rsidR="00C97FEC" w:rsidRPr="006E6534">
          <w:rPr>
            <w:rFonts w:cs="Times New Roman"/>
            <w:color w:val="000000" w:themeColor="text1"/>
            <w:rPrChange w:id="22452" w:author="N F" w:date="2023-12-05T03:09:00Z">
              <w:rPr>
                <w:rFonts w:cs="Times New Roman"/>
              </w:rPr>
            </w:rPrChange>
          </w:rPr>
          <w:t>0 кг)</w:t>
        </w:r>
      </w:ins>
      <w:r w:rsidRPr="006E6534">
        <w:rPr>
          <w:rFonts w:cs="Times New Roman"/>
          <w:color w:val="000000" w:themeColor="text1"/>
          <w:rPrChange w:id="22453" w:author="N F" w:date="2023-12-05T03:09:00Z">
            <w:rPr>
              <w:rFonts w:cs="Times New Roman"/>
            </w:rPr>
          </w:rPrChange>
        </w:rPr>
        <w:t xml:space="preserve"> </w:t>
      </w:r>
      <w:ins w:id="22454" w:author="Barshadskaya, Yuliya" w:date="2024-01-16T02:41:00Z">
        <w:r w:rsidR="00C817D8" w:rsidRPr="0001519A">
          <w:rPr>
            <w:rFonts w:cs="Times New Roman"/>
            <w:color w:val="000000" w:themeColor="text1"/>
            <w:lang w:val="en-US"/>
          </w:rPr>
          <w:fldChar w:fldCharType="begin"/>
        </w:r>
        <w:r w:rsidR="00C817D8"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C817D8" w:rsidRPr="0001519A">
          <w:rPr>
            <w:rFonts w:cs="Times New Roman"/>
            <w:color w:val="000000" w:themeColor="text1"/>
            <w:lang w:val="en-US"/>
          </w:rPr>
          <w:fldChar w:fldCharType="separate"/>
        </w:r>
        <w:r w:rsidR="00C817D8" w:rsidRPr="0018315E">
          <w:rPr>
            <w:rFonts w:cs="Times New Roman"/>
            <w:color w:val="000000" w:themeColor="text1"/>
          </w:rPr>
          <w:t>[</w:t>
        </w:r>
      </w:ins>
      <w:ins w:id="22455" w:author="Barshadskaya, Yuliya" w:date="2024-02-23T00:11:00Z">
        <w:r w:rsidR="00131173">
          <w:rPr>
            <w:rFonts w:cs="Times New Roman"/>
            <w:color w:val="000000" w:themeColor="text1"/>
          </w:rPr>
          <w:t>3</w:t>
        </w:r>
      </w:ins>
      <w:ins w:id="22456" w:author="Barshadskaya, Yuliya" w:date="2024-01-16T02:41:00Z">
        <w:r w:rsidR="00C817D8" w:rsidRPr="00DD38F1">
          <w:rPr>
            <w:rFonts w:cs="Times New Roman"/>
            <w:color w:val="000000" w:themeColor="text1"/>
          </w:rPr>
          <w:t>]</w:t>
        </w:r>
        <w:r w:rsidR="00C817D8" w:rsidRPr="0001519A">
          <w:rPr>
            <w:rFonts w:cs="Times New Roman"/>
            <w:color w:val="000000" w:themeColor="text1"/>
            <w:lang w:val="en-US"/>
          </w:rPr>
          <w:fldChar w:fldCharType="end"/>
        </w:r>
      </w:ins>
      <w:del w:id="22457" w:author="Barshadskaya, Yuliya" w:date="2024-01-16T02:41:00Z">
        <w:r w:rsidRPr="006E6534" w:rsidDel="00C817D8">
          <w:rPr>
            <w:rFonts w:cs="Times New Roman"/>
            <w:color w:val="000000" w:themeColor="text1"/>
            <w:rPrChange w:id="22458" w:author="N F" w:date="2023-12-05T03:09:00Z">
              <w:rPr>
                <w:rFonts w:cs="Times New Roman"/>
              </w:rPr>
            </w:rPrChange>
          </w:rPr>
          <w:fldChar w:fldCharType="begin"/>
        </w:r>
        <w:r w:rsidRPr="006E6534" w:rsidDel="00C817D8">
          <w:rPr>
            <w:rFonts w:cs="Times New Roman"/>
            <w:color w:val="000000" w:themeColor="text1"/>
            <w:rPrChange w:id="22459" w:author="N F" w:date="2023-12-05T03:09:00Z">
              <w:rPr>
                <w:rFonts w:cs="Times New Roman"/>
              </w:rPr>
            </w:rPrChange>
          </w:rPr>
          <w:delInstrText xml:space="preserve"> ADDIN ZOTERO_ITEM CSL_CITATION {"citationID":"sFA60GW6","properties":{"formattedCitation":"(15)","plainCitation":"(15)","noteIndex":0},"citationItems":[{"id":161851,"uris":["http://zotero.org/groups/4735135/items/YBQ3M3JJ"],"itemData":{"id":161851,"type":"webpage","title":"Tagrisso. SmPC","URL":"https://www.ema.europa.eu/en/documents/product-information/tagrisso-epar-product-information_en.pdf","author":[{"family":"EMA","given":""}],"accessed":{"date-parts":[["2022",8,2]]}}}],"schema":"https://github.com/citation-style-language/schema/raw/master/csl-citation.json"} </w:delInstrText>
        </w:r>
        <w:r w:rsidRPr="006E6534" w:rsidDel="00C817D8">
          <w:rPr>
            <w:rFonts w:cs="Times New Roman"/>
            <w:color w:val="000000" w:themeColor="text1"/>
            <w:rPrChange w:id="22460" w:author="N F" w:date="2023-12-05T03:09:00Z">
              <w:rPr>
                <w:rFonts w:cs="Times New Roman"/>
              </w:rPr>
            </w:rPrChange>
          </w:rPr>
          <w:fldChar w:fldCharType="separate"/>
        </w:r>
        <w:r w:rsidRPr="006E6534" w:rsidDel="00C817D8">
          <w:rPr>
            <w:rFonts w:cs="Times New Roman"/>
            <w:color w:val="000000" w:themeColor="text1"/>
            <w:rPrChange w:id="22461" w:author="N F" w:date="2023-12-05T03:09:00Z">
              <w:rPr>
                <w:rFonts w:cs="Times New Roman"/>
              </w:rPr>
            </w:rPrChange>
          </w:rPr>
          <w:delText>(15)</w:delText>
        </w:r>
        <w:r w:rsidRPr="006E6534" w:rsidDel="00C817D8">
          <w:rPr>
            <w:rFonts w:cs="Times New Roman"/>
            <w:color w:val="000000" w:themeColor="text1"/>
            <w:rPrChange w:id="22462" w:author="N F" w:date="2023-12-05T03:09:00Z">
              <w:rPr>
                <w:rFonts w:cs="Times New Roman"/>
              </w:rPr>
            </w:rPrChange>
          </w:rPr>
          <w:fldChar w:fldCharType="end"/>
        </w:r>
      </w:del>
      <w:r w:rsidRPr="006E6534">
        <w:rPr>
          <w:rFonts w:cs="Times New Roman"/>
          <w:color w:val="000000" w:themeColor="text1"/>
          <w:rPrChange w:id="22463" w:author="N F" w:date="2023-12-05T03:09:00Z">
            <w:rPr>
              <w:rFonts w:cs="Times New Roman"/>
            </w:rPr>
          </w:rPrChange>
        </w:rPr>
        <w:t>.</w:t>
      </w:r>
    </w:p>
    <w:p w14:paraId="492E994C" w14:textId="77777777" w:rsidR="006C3EFF" w:rsidRPr="006E6534" w:rsidRDefault="006C3EFF" w:rsidP="00C817D8">
      <w:pPr>
        <w:pStyle w:val="SDText"/>
        <w:spacing w:after="0"/>
        <w:rPr>
          <w:rFonts w:cs="Times New Roman"/>
          <w:color w:val="000000" w:themeColor="text1"/>
          <w:rPrChange w:id="22464" w:author="N F" w:date="2023-12-05T03:09:00Z">
            <w:rPr>
              <w:rFonts w:cs="Times New Roman"/>
            </w:rPr>
          </w:rPrChange>
        </w:rPr>
      </w:pPr>
    </w:p>
    <w:p w14:paraId="158C9376" w14:textId="5F06B38A" w:rsidR="007A31F7" w:rsidRPr="006E6534" w:rsidRDefault="007A31F7">
      <w:pPr>
        <w:pStyle w:val="4"/>
        <w:numPr>
          <w:ilvl w:val="0"/>
          <w:numId w:val="0"/>
        </w:numPr>
        <w:spacing w:line="240" w:lineRule="auto"/>
        <w:rPr>
          <w:rFonts w:cs="Times New Roman"/>
        </w:rPr>
        <w:pPrChange w:id="22465" w:author="N F" w:date="2023-08-06T15:38:00Z">
          <w:pPr>
            <w:pStyle w:val="4"/>
          </w:pPr>
        </w:pPrChange>
      </w:pPr>
      <w:bookmarkStart w:id="22466" w:name="_Toc115733063"/>
      <w:r w:rsidRPr="006E6534">
        <w:rPr>
          <w:rFonts w:cs="Times New Roman"/>
        </w:rPr>
        <w:t>Серьезные нежелательные явления, летальные исходы и явления, представляющие особый интерес</w:t>
      </w:r>
      <w:bookmarkEnd w:id="22466"/>
    </w:p>
    <w:p w14:paraId="64DB5D3F" w14:textId="4271258E" w:rsidR="00376E17" w:rsidRPr="006E6534" w:rsidRDefault="005C1C30" w:rsidP="00415551">
      <w:pPr>
        <w:pStyle w:val="SDText"/>
        <w:rPr>
          <w:rFonts w:cs="Times New Roman"/>
          <w:color w:val="000000" w:themeColor="text1"/>
          <w:rPrChange w:id="22467" w:author="N F" w:date="2023-12-05T03:09:00Z">
            <w:rPr>
              <w:rFonts w:cs="Times New Roman"/>
            </w:rPr>
          </w:rPrChange>
        </w:rPr>
      </w:pPr>
      <w:r w:rsidRPr="006E6534">
        <w:rPr>
          <w:rFonts w:cs="Times New Roman"/>
          <w:color w:val="000000" w:themeColor="text1"/>
          <w:rPrChange w:id="22468" w:author="N F" w:date="2023-12-05T03:09:00Z">
            <w:rPr>
              <w:rFonts w:cs="Times New Roman"/>
            </w:rPr>
          </w:rPrChange>
        </w:rPr>
        <w:t>Серьезными</w:t>
      </w:r>
      <w:r w:rsidR="008511CC" w:rsidRPr="006E6534">
        <w:rPr>
          <w:rFonts w:cs="Times New Roman"/>
          <w:color w:val="000000" w:themeColor="text1"/>
          <w:rPrChange w:id="22469" w:author="N F" w:date="2023-12-05T03:09:00Z">
            <w:rPr>
              <w:rFonts w:cs="Times New Roman"/>
            </w:rPr>
          </w:rPrChange>
        </w:rPr>
        <w:t xml:space="preserve"> нежелательными явлениями (</w:t>
      </w:r>
      <w:r w:rsidR="00B80D87" w:rsidRPr="006E6534">
        <w:rPr>
          <w:rFonts w:cs="Times New Roman"/>
          <w:color w:val="000000" w:themeColor="text1"/>
          <w:rPrChange w:id="22470" w:author="N F" w:date="2023-12-05T03:09:00Z">
            <w:rPr>
              <w:rFonts w:cs="Times New Roman"/>
            </w:rPr>
          </w:rPrChange>
        </w:rPr>
        <w:t>СНЯ</w:t>
      </w:r>
      <w:r w:rsidR="008511CC" w:rsidRPr="006E6534">
        <w:rPr>
          <w:rFonts w:cs="Times New Roman"/>
          <w:color w:val="000000" w:themeColor="text1"/>
          <w:rPrChange w:id="22471" w:author="N F" w:date="2023-12-05T03:09:00Z">
            <w:rPr>
              <w:rFonts w:cs="Times New Roman"/>
            </w:rPr>
          </w:rPrChange>
        </w:rPr>
        <w:t>) с</w:t>
      </w:r>
      <w:r w:rsidR="002F01D0" w:rsidRPr="006E6534">
        <w:rPr>
          <w:rFonts w:cs="Times New Roman"/>
          <w:color w:val="000000" w:themeColor="text1"/>
          <w:rPrChange w:id="22472" w:author="N F" w:date="2023-12-05T03:09:00Z">
            <w:rPr>
              <w:rFonts w:cs="Times New Roman"/>
            </w:rPr>
          </w:rPrChange>
        </w:rPr>
        <w:t>чи</w:t>
      </w:r>
      <w:r w:rsidR="008511CC" w:rsidRPr="006E6534">
        <w:rPr>
          <w:rFonts w:cs="Times New Roman"/>
          <w:color w:val="000000" w:themeColor="text1"/>
          <w:rPrChange w:id="22473" w:author="N F" w:date="2023-12-05T03:09:00Z">
            <w:rPr>
              <w:rFonts w:cs="Times New Roman"/>
            </w:rPr>
          </w:rPrChange>
        </w:rPr>
        <w:t>тали, возникающие на любой фазе исследования (постоянная или серьезная инвалидность/недееспособность или существенное нарушение способности вести нормальную жизнедеятельность, или любое другое важное медицинское событие, которое поставило субъекта под угрозу или потребовало медицинского вмешательства для предотвращения одного из перечисленных выше исходов).</w:t>
      </w:r>
      <w:r w:rsidR="002748BD" w:rsidRPr="006E6534">
        <w:rPr>
          <w:rFonts w:cs="Times New Roman"/>
          <w:color w:val="000000" w:themeColor="text1"/>
          <w:rPrChange w:id="22474" w:author="N F" w:date="2023-12-05T03:09:00Z">
            <w:rPr>
              <w:rFonts w:cs="Times New Roman"/>
            </w:rPr>
          </w:rPrChange>
        </w:rPr>
        <w:t xml:space="preserve"> СНЯ произошли у 52 пациентов, или 12,7% в целом в рамках группы исследований </w:t>
      </w:r>
      <w:r w:rsidR="002748BD" w:rsidRPr="006E6534">
        <w:rPr>
          <w:rFonts w:cs="Times New Roman"/>
          <w:color w:val="000000" w:themeColor="text1"/>
          <w:lang w:val="en-US"/>
          <w:rPrChange w:id="22475" w:author="N F" w:date="2023-12-05T03:09:00Z">
            <w:rPr>
              <w:rFonts w:cs="Times New Roman"/>
              <w:lang w:val="en-US"/>
            </w:rPr>
          </w:rPrChange>
        </w:rPr>
        <w:t>AURA</w:t>
      </w:r>
      <w:r w:rsidR="002748BD" w:rsidRPr="006E6534">
        <w:rPr>
          <w:rFonts w:cs="Times New Roman"/>
          <w:color w:val="000000" w:themeColor="text1"/>
          <w:rPrChange w:id="22476" w:author="N F" w:date="2023-12-05T03:09:00Z">
            <w:rPr>
              <w:rFonts w:cs="Times New Roman"/>
            </w:rPr>
          </w:rPrChange>
        </w:rPr>
        <w:t xml:space="preserve">. У большинства этих пациентов во время исследования было зарегистрировано только одно СНЯ. У 11 пациентов было зарегистрировано более одного СНЯ. У одного пациента было 6 СНЯ, у одного было 3 СНЯ и у 9 пациентов было 2 зарегистрированных СНЯ. Нефатальные </w:t>
      </w:r>
      <w:r w:rsidR="008275F7" w:rsidRPr="006E6534">
        <w:rPr>
          <w:rFonts w:cs="Times New Roman"/>
          <w:color w:val="000000" w:themeColor="text1"/>
          <w:rPrChange w:id="22477" w:author="N F" w:date="2023-12-05T03:09:00Z">
            <w:rPr>
              <w:rFonts w:cs="Times New Roman"/>
            </w:rPr>
          </w:rPrChange>
        </w:rPr>
        <w:t>СНЯ</w:t>
      </w:r>
      <w:r w:rsidR="002748BD" w:rsidRPr="006E6534">
        <w:rPr>
          <w:rFonts w:cs="Times New Roman"/>
          <w:color w:val="000000" w:themeColor="text1"/>
          <w:rPrChange w:id="22478" w:author="N F" w:date="2023-12-05T03:09:00Z">
            <w:rPr>
              <w:rFonts w:cs="Times New Roman"/>
            </w:rPr>
          </w:rPrChange>
        </w:rPr>
        <w:t xml:space="preserve"> произошли у 47 пациентов (11,4%)</w:t>
      </w:r>
      <w:r w:rsidR="0038260D" w:rsidRPr="006E6534">
        <w:rPr>
          <w:rFonts w:cs="Times New Roman"/>
          <w:color w:val="000000" w:themeColor="text1"/>
          <w:rPrChange w:id="22479" w:author="N F" w:date="2023-12-05T03:09:00Z">
            <w:rPr>
              <w:rFonts w:cs="Times New Roman"/>
            </w:rPr>
          </w:rPrChange>
        </w:rPr>
        <w:t xml:space="preserve"> (</w:t>
      </w:r>
      <w:r w:rsidR="0038260D" w:rsidRPr="006E6534">
        <w:rPr>
          <w:rFonts w:cs="Times New Roman"/>
          <w:color w:val="000000" w:themeColor="text1"/>
          <w:rPrChange w:id="22480" w:author="N F" w:date="2023-12-05T03:09:00Z">
            <w:rPr>
              <w:rFonts w:cs="Times New Roman"/>
            </w:rPr>
          </w:rPrChange>
        </w:rPr>
        <w:fldChar w:fldCharType="begin"/>
      </w:r>
      <w:r w:rsidR="0038260D" w:rsidRPr="006E6534">
        <w:rPr>
          <w:rFonts w:cs="Times New Roman"/>
          <w:color w:val="000000" w:themeColor="text1"/>
          <w:rPrChange w:id="22481" w:author="N F" w:date="2023-12-05T03:09:00Z">
            <w:rPr>
              <w:rFonts w:cs="Times New Roman"/>
            </w:rPr>
          </w:rPrChange>
        </w:rPr>
        <w:instrText xml:space="preserve"> REF _Ref115267940 \h </w:instrText>
      </w:r>
      <w:r w:rsidR="00415551" w:rsidRPr="006E6534">
        <w:rPr>
          <w:rFonts w:cs="Times New Roman"/>
          <w:color w:val="000000" w:themeColor="text1"/>
          <w:rPrChange w:id="22482" w:author="N F" w:date="2023-12-05T03:09:00Z">
            <w:rPr>
              <w:rFonts w:cs="Times New Roman"/>
            </w:rPr>
          </w:rPrChange>
        </w:rPr>
        <w:instrText xml:space="preserve"> \* MERGEFORMAT </w:instrText>
      </w:r>
      <w:r w:rsidR="0038260D" w:rsidRPr="006E6534">
        <w:rPr>
          <w:rFonts w:cs="Times New Roman"/>
          <w:color w:val="000000" w:themeColor="text1"/>
          <w:rPrChange w:id="22483" w:author="N F" w:date="2023-12-05T03:09:00Z">
            <w:rPr>
              <w:rFonts w:cs="Times New Roman"/>
              <w:color w:val="000000" w:themeColor="text1"/>
            </w:rPr>
          </w:rPrChange>
        </w:rPr>
      </w:r>
      <w:r w:rsidR="0038260D" w:rsidRPr="006E6534">
        <w:rPr>
          <w:rFonts w:cs="Times New Roman"/>
          <w:color w:val="000000" w:themeColor="text1"/>
          <w:rPrChange w:id="22484" w:author="N F" w:date="2023-12-05T03:09:00Z">
            <w:rPr>
              <w:rFonts w:cs="Times New Roman"/>
            </w:rPr>
          </w:rPrChange>
        </w:rPr>
        <w:fldChar w:fldCharType="separate"/>
      </w:r>
      <w:r w:rsidR="004C4CE2" w:rsidRPr="006E6534">
        <w:rPr>
          <w:rFonts w:cs="Times New Roman"/>
          <w:color w:val="000000" w:themeColor="text1"/>
          <w:rPrChange w:id="22485" w:author="N F" w:date="2023-12-05T03:09:00Z">
            <w:rPr>
              <w:rFonts w:cs="Times New Roman"/>
            </w:rPr>
          </w:rPrChange>
        </w:rPr>
        <w:t xml:space="preserve">Таблица </w:t>
      </w:r>
      <w:r w:rsidR="004C4CE2" w:rsidRPr="006E6534">
        <w:rPr>
          <w:rFonts w:cs="Times New Roman"/>
          <w:noProof/>
          <w:color w:val="000000" w:themeColor="text1"/>
          <w:rPrChange w:id="22486" w:author="N F" w:date="2023-12-05T03:09:00Z">
            <w:rPr>
              <w:rFonts w:cs="Times New Roman"/>
              <w:noProof/>
            </w:rPr>
          </w:rPrChange>
        </w:rPr>
        <w:t>4</w:t>
      </w:r>
      <w:r w:rsidR="004C4CE2" w:rsidRPr="006E6534">
        <w:rPr>
          <w:rFonts w:cs="Times New Roman"/>
          <w:color w:val="000000" w:themeColor="text1"/>
          <w:rPrChange w:id="22487" w:author="N F" w:date="2023-12-05T03:09:00Z">
            <w:rPr>
              <w:rFonts w:cs="Times New Roman"/>
            </w:rPr>
          </w:rPrChange>
        </w:rPr>
        <w:noBreakHyphen/>
      </w:r>
      <w:r w:rsidR="004C4CE2" w:rsidRPr="006E6534">
        <w:rPr>
          <w:rFonts w:cs="Times New Roman"/>
          <w:noProof/>
          <w:color w:val="000000" w:themeColor="text1"/>
          <w:rPrChange w:id="22488" w:author="N F" w:date="2023-12-05T03:09:00Z">
            <w:rPr>
              <w:rFonts w:cs="Times New Roman"/>
              <w:noProof/>
            </w:rPr>
          </w:rPrChange>
        </w:rPr>
        <w:t>12</w:t>
      </w:r>
      <w:r w:rsidR="0038260D" w:rsidRPr="006E6534">
        <w:rPr>
          <w:rFonts w:cs="Times New Roman"/>
          <w:color w:val="000000" w:themeColor="text1"/>
          <w:rPrChange w:id="22489" w:author="N F" w:date="2023-12-05T03:09:00Z">
            <w:rPr>
              <w:rFonts w:cs="Times New Roman"/>
            </w:rPr>
          </w:rPrChange>
        </w:rPr>
        <w:fldChar w:fldCharType="end"/>
      </w:r>
      <w:r w:rsidR="0038260D" w:rsidRPr="006E6534">
        <w:rPr>
          <w:rFonts w:cs="Times New Roman"/>
          <w:color w:val="000000" w:themeColor="text1"/>
          <w:rPrChange w:id="22490" w:author="N F" w:date="2023-12-05T03:09:00Z">
            <w:rPr>
              <w:rFonts w:cs="Times New Roman"/>
            </w:rPr>
          </w:rPrChange>
        </w:rPr>
        <w:t>)</w:t>
      </w:r>
      <w:r w:rsidR="00871833" w:rsidRPr="006E6534">
        <w:rPr>
          <w:rFonts w:cs="Times New Roman"/>
          <w:color w:val="000000" w:themeColor="text1"/>
          <w:rPrChange w:id="22491" w:author="N F" w:date="2023-12-05T03:09:00Z">
            <w:rPr>
              <w:rFonts w:cs="Times New Roman"/>
            </w:rPr>
          </w:rPrChange>
        </w:rPr>
        <w:t>. СНЯ, приводившие к отмене приема препарата</w:t>
      </w:r>
      <w:r w:rsidR="006C1605" w:rsidRPr="006E6534">
        <w:rPr>
          <w:rFonts w:cs="Times New Roman"/>
          <w:color w:val="000000" w:themeColor="text1"/>
          <w:rPrChange w:id="22492" w:author="N F" w:date="2023-12-05T03:09:00Z">
            <w:rPr>
              <w:rFonts w:cs="Times New Roman"/>
            </w:rPr>
          </w:rPrChange>
        </w:rPr>
        <w:t>,</w:t>
      </w:r>
      <w:r w:rsidR="00871833" w:rsidRPr="006E6534">
        <w:rPr>
          <w:rFonts w:cs="Times New Roman"/>
          <w:color w:val="000000" w:themeColor="text1"/>
          <w:rPrChange w:id="22493" w:author="N F" w:date="2023-12-05T03:09:00Z">
            <w:rPr>
              <w:rFonts w:cs="Times New Roman"/>
            </w:rPr>
          </w:rPrChange>
        </w:rPr>
        <w:t xml:space="preserve"> представлены в </w:t>
      </w:r>
      <w:r w:rsidR="007A7567" w:rsidRPr="006E6534">
        <w:rPr>
          <w:rFonts w:cs="Times New Roman"/>
          <w:color w:val="000000" w:themeColor="text1"/>
          <w:rPrChange w:id="22494" w:author="N F" w:date="2023-12-05T03:09:00Z">
            <w:rPr>
              <w:rFonts w:cs="Times New Roman"/>
            </w:rPr>
          </w:rPrChange>
        </w:rPr>
        <w:t xml:space="preserve">таблице ниже </w:t>
      </w:r>
      <w:r w:rsidR="007A7567" w:rsidRPr="006E6534">
        <w:rPr>
          <w:rFonts w:cs="Times New Roman"/>
          <w:color w:val="000000" w:themeColor="text1"/>
          <w:rPrChange w:id="22495" w:author="N F" w:date="2023-12-05T03:09:00Z">
            <w:rPr>
              <w:rFonts w:cs="Times New Roman"/>
            </w:rPr>
          </w:rPrChange>
        </w:rPr>
        <w:lastRenderedPageBreak/>
        <w:t>(</w:t>
      </w:r>
      <w:r w:rsidR="00854679" w:rsidRPr="006E6534">
        <w:rPr>
          <w:rFonts w:cs="Times New Roman"/>
          <w:color w:val="000000" w:themeColor="text1"/>
          <w:lang w:val="en-US"/>
          <w:rPrChange w:id="22496" w:author="N F" w:date="2023-12-05T03:09:00Z">
            <w:rPr>
              <w:rFonts w:cs="Times New Roman"/>
              <w:lang w:val="en-US"/>
            </w:rPr>
          </w:rPrChange>
        </w:rPr>
        <w:fldChar w:fldCharType="begin"/>
      </w:r>
      <w:r w:rsidR="00854679" w:rsidRPr="006E6534">
        <w:rPr>
          <w:rFonts w:cs="Times New Roman"/>
          <w:color w:val="000000" w:themeColor="text1"/>
          <w:rPrChange w:id="22497" w:author="N F" w:date="2023-12-05T03:09:00Z">
            <w:rPr>
              <w:rFonts w:cs="Times New Roman"/>
            </w:rPr>
          </w:rPrChange>
        </w:rPr>
        <w:instrText xml:space="preserve"> </w:instrText>
      </w:r>
      <w:r w:rsidR="00854679" w:rsidRPr="006E6534">
        <w:rPr>
          <w:rFonts w:cs="Times New Roman"/>
          <w:color w:val="000000" w:themeColor="text1"/>
          <w:lang w:val="en-US"/>
          <w:rPrChange w:id="22498" w:author="N F" w:date="2023-12-05T03:09:00Z">
            <w:rPr>
              <w:rFonts w:cs="Times New Roman"/>
              <w:lang w:val="en-US"/>
            </w:rPr>
          </w:rPrChange>
        </w:rPr>
        <w:instrText>REF</w:instrText>
      </w:r>
      <w:r w:rsidR="00854679" w:rsidRPr="006E6534">
        <w:rPr>
          <w:rFonts w:cs="Times New Roman"/>
          <w:color w:val="000000" w:themeColor="text1"/>
          <w:rPrChange w:id="22499" w:author="N F" w:date="2023-12-05T03:09:00Z">
            <w:rPr>
              <w:rFonts w:cs="Times New Roman"/>
            </w:rPr>
          </w:rPrChange>
        </w:rPr>
        <w:instrText xml:space="preserve"> _</w:instrText>
      </w:r>
      <w:r w:rsidR="00854679" w:rsidRPr="006E6534">
        <w:rPr>
          <w:rFonts w:cs="Times New Roman"/>
          <w:color w:val="000000" w:themeColor="text1"/>
          <w:lang w:val="en-US"/>
          <w:rPrChange w:id="22500" w:author="N F" w:date="2023-12-05T03:09:00Z">
            <w:rPr>
              <w:rFonts w:cs="Times New Roman"/>
              <w:lang w:val="en-US"/>
            </w:rPr>
          </w:rPrChange>
        </w:rPr>
        <w:instrText>Ref</w:instrText>
      </w:r>
      <w:r w:rsidR="00854679" w:rsidRPr="006E6534">
        <w:rPr>
          <w:rFonts w:cs="Times New Roman"/>
          <w:color w:val="000000" w:themeColor="text1"/>
          <w:rPrChange w:id="22501" w:author="N F" w:date="2023-12-05T03:09:00Z">
            <w:rPr>
              <w:rFonts w:cs="Times New Roman"/>
            </w:rPr>
          </w:rPrChange>
        </w:rPr>
        <w:instrText>115642033 \</w:instrText>
      </w:r>
      <w:r w:rsidR="00854679" w:rsidRPr="006E6534">
        <w:rPr>
          <w:rFonts w:cs="Times New Roman"/>
          <w:color w:val="000000" w:themeColor="text1"/>
          <w:lang w:val="en-US"/>
          <w:rPrChange w:id="22502" w:author="N F" w:date="2023-12-05T03:09:00Z">
            <w:rPr>
              <w:rFonts w:cs="Times New Roman"/>
              <w:lang w:val="en-US"/>
            </w:rPr>
          </w:rPrChange>
        </w:rPr>
        <w:instrText>h</w:instrText>
      </w:r>
      <w:r w:rsidR="00854679" w:rsidRPr="006E6534">
        <w:rPr>
          <w:rFonts w:cs="Times New Roman"/>
          <w:color w:val="000000" w:themeColor="text1"/>
          <w:rPrChange w:id="22503" w:author="N F" w:date="2023-12-05T03:09:00Z">
            <w:rPr>
              <w:rFonts w:cs="Times New Roman"/>
            </w:rPr>
          </w:rPrChange>
        </w:rPr>
        <w:instrText xml:space="preserve"> </w:instrText>
      </w:r>
      <w:r w:rsidR="00415551" w:rsidRPr="006E6534">
        <w:rPr>
          <w:rFonts w:cs="Times New Roman"/>
          <w:color w:val="000000" w:themeColor="text1"/>
          <w:rPrChange w:id="22504" w:author="N F" w:date="2023-12-05T03:09:00Z">
            <w:rPr>
              <w:lang w:val="en-US"/>
            </w:rPr>
          </w:rPrChange>
        </w:rPr>
        <w:instrText xml:space="preserve"> \* </w:instrText>
      </w:r>
      <w:r w:rsidR="00415551" w:rsidRPr="006E6534">
        <w:rPr>
          <w:rFonts w:cs="Times New Roman"/>
          <w:color w:val="000000" w:themeColor="text1"/>
          <w:lang w:val="en-US"/>
          <w:rPrChange w:id="22505" w:author="N F" w:date="2023-12-05T03:09:00Z">
            <w:rPr>
              <w:rFonts w:cs="Times New Roman"/>
              <w:lang w:val="en-US"/>
            </w:rPr>
          </w:rPrChange>
        </w:rPr>
        <w:instrText>MERGEFORMAT</w:instrText>
      </w:r>
      <w:r w:rsidR="00415551" w:rsidRPr="006E6534">
        <w:rPr>
          <w:rFonts w:cs="Times New Roman"/>
          <w:color w:val="000000" w:themeColor="text1"/>
          <w:rPrChange w:id="22506" w:author="N F" w:date="2023-12-05T03:09:00Z">
            <w:rPr>
              <w:lang w:val="en-US"/>
            </w:rPr>
          </w:rPrChange>
        </w:rPr>
        <w:instrText xml:space="preserve"> </w:instrText>
      </w:r>
      <w:r w:rsidR="00854679" w:rsidRPr="006E6534">
        <w:rPr>
          <w:rFonts w:cs="Times New Roman"/>
          <w:color w:val="000000" w:themeColor="text1"/>
          <w:lang w:val="en-US"/>
          <w:rPrChange w:id="22507" w:author="N F" w:date="2023-12-05T03:09:00Z">
            <w:rPr>
              <w:rFonts w:cs="Times New Roman"/>
              <w:color w:val="000000" w:themeColor="text1"/>
              <w:lang w:val="en-US"/>
            </w:rPr>
          </w:rPrChange>
        </w:rPr>
      </w:r>
      <w:r w:rsidR="00854679" w:rsidRPr="006E6534">
        <w:rPr>
          <w:rFonts w:cs="Times New Roman"/>
          <w:color w:val="000000" w:themeColor="text1"/>
          <w:lang w:val="en-US"/>
          <w:rPrChange w:id="22508" w:author="N F" w:date="2023-12-05T03:09:00Z">
            <w:rPr>
              <w:rFonts w:cs="Times New Roman"/>
              <w:lang w:val="en-US"/>
            </w:rPr>
          </w:rPrChange>
        </w:rPr>
        <w:fldChar w:fldCharType="separate"/>
      </w:r>
      <w:r w:rsidR="004C4CE2" w:rsidRPr="006E6534">
        <w:rPr>
          <w:rFonts w:cs="Times New Roman"/>
          <w:color w:val="000000" w:themeColor="text1"/>
          <w:rPrChange w:id="22509" w:author="N F" w:date="2023-12-05T03:09:00Z">
            <w:rPr>
              <w:rFonts w:cs="Times New Roman"/>
            </w:rPr>
          </w:rPrChange>
        </w:rPr>
        <w:t xml:space="preserve">Таблица </w:t>
      </w:r>
      <w:r w:rsidR="004C4CE2" w:rsidRPr="006E6534">
        <w:rPr>
          <w:rFonts w:cs="Times New Roman"/>
          <w:noProof/>
          <w:color w:val="000000" w:themeColor="text1"/>
          <w:rPrChange w:id="22510" w:author="N F" w:date="2023-12-05T03:09:00Z">
            <w:rPr>
              <w:rFonts w:cs="Times New Roman"/>
              <w:noProof/>
            </w:rPr>
          </w:rPrChange>
        </w:rPr>
        <w:t>4</w:t>
      </w:r>
      <w:r w:rsidR="004C4CE2" w:rsidRPr="006E6534">
        <w:rPr>
          <w:rFonts w:cs="Times New Roman"/>
          <w:color w:val="000000" w:themeColor="text1"/>
          <w:rPrChange w:id="22511" w:author="N F" w:date="2023-12-05T03:09:00Z">
            <w:rPr>
              <w:rFonts w:cs="Times New Roman"/>
            </w:rPr>
          </w:rPrChange>
        </w:rPr>
        <w:noBreakHyphen/>
      </w:r>
      <w:r w:rsidR="004C4CE2" w:rsidRPr="006E6534">
        <w:rPr>
          <w:rFonts w:cs="Times New Roman"/>
          <w:noProof/>
          <w:color w:val="000000" w:themeColor="text1"/>
          <w:rPrChange w:id="22512" w:author="N F" w:date="2023-12-05T03:09:00Z">
            <w:rPr>
              <w:rFonts w:cs="Times New Roman"/>
              <w:noProof/>
            </w:rPr>
          </w:rPrChange>
        </w:rPr>
        <w:t>16</w:t>
      </w:r>
      <w:r w:rsidR="00854679" w:rsidRPr="006E6534">
        <w:rPr>
          <w:rFonts w:cs="Times New Roman"/>
          <w:color w:val="000000" w:themeColor="text1"/>
          <w:lang w:val="en-US"/>
          <w:rPrChange w:id="22513" w:author="N F" w:date="2023-12-05T03:09:00Z">
            <w:rPr>
              <w:rFonts w:cs="Times New Roman"/>
              <w:lang w:val="en-US"/>
            </w:rPr>
          </w:rPrChange>
        </w:rPr>
        <w:fldChar w:fldCharType="end"/>
      </w:r>
      <w:r w:rsidR="007A7567" w:rsidRPr="006E6534">
        <w:rPr>
          <w:rFonts w:cs="Times New Roman"/>
          <w:color w:val="000000" w:themeColor="text1"/>
          <w:rPrChange w:id="22514" w:author="N F" w:date="2023-12-05T03:09:00Z">
            <w:rPr>
              <w:rFonts w:cs="Times New Roman"/>
            </w:rPr>
          </w:rPrChange>
        </w:rPr>
        <w:t>)</w:t>
      </w:r>
      <w:r w:rsidR="00D43870" w:rsidRPr="006E6534">
        <w:rPr>
          <w:rFonts w:cs="Times New Roman"/>
          <w:color w:val="000000" w:themeColor="text1"/>
          <w:rPrChange w:id="22515" w:author="N F" w:date="2023-12-05T03:09:00Z">
            <w:rPr>
              <w:rFonts w:cs="Times New Roman"/>
            </w:rPr>
          </w:rPrChange>
        </w:rPr>
        <w:t xml:space="preserve">. Результаты оценки СНЯ в </w:t>
      </w:r>
      <w:r w:rsidR="00D43870" w:rsidRPr="006E6534">
        <w:rPr>
          <w:rFonts w:cs="Times New Roman"/>
          <w:color w:val="000000" w:themeColor="text1"/>
          <w:lang w:val="en-US"/>
          <w:rPrChange w:id="22516" w:author="N F" w:date="2023-12-05T03:09:00Z">
            <w:rPr>
              <w:rFonts w:cs="Times New Roman"/>
              <w:lang w:val="en-US"/>
            </w:rPr>
          </w:rPrChange>
        </w:rPr>
        <w:t>AURAex</w:t>
      </w:r>
      <w:r w:rsidR="00D43870" w:rsidRPr="006E6534">
        <w:rPr>
          <w:rFonts w:cs="Times New Roman"/>
          <w:color w:val="000000" w:themeColor="text1"/>
          <w:rPrChange w:id="22517" w:author="N F" w:date="2023-12-05T03:09:00Z">
            <w:rPr>
              <w:rFonts w:cs="Times New Roman"/>
            </w:rPr>
          </w:rPrChange>
        </w:rPr>
        <w:t xml:space="preserve"> и </w:t>
      </w:r>
      <w:r w:rsidR="00D43870" w:rsidRPr="006E6534">
        <w:rPr>
          <w:rFonts w:cs="Times New Roman"/>
          <w:color w:val="000000" w:themeColor="text1"/>
          <w:lang w:val="en-US"/>
          <w:rPrChange w:id="22518" w:author="N F" w:date="2023-12-05T03:09:00Z">
            <w:rPr>
              <w:rFonts w:cs="Times New Roman"/>
              <w:lang w:val="en-US"/>
            </w:rPr>
          </w:rPrChange>
        </w:rPr>
        <w:t>AURA</w:t>
      </w:r>
      <w:r w:rsidR="00D43870" w:rsidRPr="006E6534">
        <w:rPr>
          <w:rFonts w:cs="Times New Roman"/>
          <w:color w:val="000000" w:themeColor="text1"/>
          <w:rPrChange w:id="22519" w:author="N F" w:date="2023-12-05T03:09:00Z">
            <w:rPr>
              <w:rFonts w:cs="Times New Roman"/>
            </w:rPr>
          </w:rPrChange>
        </w:rPr>
        <w:t xml:space="preserve"> 2 представлены в </w:t>
      </w:r>
      <w:r w:rsidR="007A7567" w:rsidRPr="006E6534">
        <w:rPr>
          <w:rFonts w:cs="Times New Roman"/>
          <w:color w:val="000000" w:themeColor="text1"/>
          <w:rPrChange w:id="22520" w:author="N F" w:date="2023-12-05T03:09:00Z">
            <w:rPr>
              <w:rFonts w:cs="Times New Roman"/>
            </w:rPr>
          </w:rPrChange>
        </w:rPr>
        <w:t>т</w:t>
      </w:r>
      <w:r w:rsidR="00D43870" w:rsidRPr="006E6534">
        <w:rPr>
          <w:rFonts w:cs="Times New Roman"/>
          <w:color w:val="000000" w:themeColor="text1"/>
          <w:rPrChange w:id="22521" w:author="N F" w:date="2023-12-05T03:09:00Z">
            <w:rPr>
              <w:rFonts w:cs="Times New Roman"/>
            </w:rPr>
          </w:rPrChange>
        </w:rPr>
        <w:t>аблице</w:t>
      </w:r>
      <w:r w:rsidR="007A7567" w:rsidRPr="006E6534">
        <w:rPr>
          <w:rFonts w:cs="Times New Roman"/>
          <w:color w:val="000000" w:themeColor="text1"/>
          <w:rPrChange w:id="22522" w:author="N F" w:date="2023-12-05T03:09:00Z">
            <w:rPr>
              <w:rFonts w:cs="Times New Roman"/>
            </w:rPr>
          </w:rPrChange>
        </w:rPr>
        <w:t xml:space="preserve"> ниже (</w:t>
      </w:r>
      <w:r w:rsidR="007A7567" w:rsidRPr="006E6534">
        <w:rPr>
          <w:rFonts w:cs="Times New Roman"/>
          <w:color w:val="000000" w:themeColor="text1"/>
          <w:rPrChange w:id="22523" w:author="N F" w:date="2023-12-05T03:09:00Z">
            <w:rPr>
              <w:rFonts w:cs="Times New Roman"/>
            </w:rPr>
          </w:rPrChange>
        </w:rPr>
        <w:fldChar w:fldCharType="begin"/>
      </w:r>
      <w:r w:rsidR="007A7567" w:rsidRPr="006E6534">
        <w:rPr>
          <w:rFonts w:cs="Times New Roman"/>
          <w:color w:val="000000" w:themeColor="text1"/>
          <w:rPrChange w:id="22524" w:author="N F" w:date="2023-12-05T03:09:00Z">
            <w:rPr>
              <w:rFonts w:cs="Times New Roman"/>
            </w:rPr>
          </w:rPrChange>
        </w:rPr>
        <w:instrText xml:space="preserve"> REF _Ref115715149 \h </w:instrText>
      </w:r>
      <w:r w:rsidR="00415551" w:rsidRPr="006E6534">
        <w:rPr>
          <w:rFonts w:cs="Times New Roman"/>
          <w:color w:val="000000" w:themeColor="text1"/>
          <w:rPrChange w:id="22525" w:author="N F" w:date="2023-12-05T03:09:00Z">
            <w:rPr>
              <w:rFonts w:cs="Times New Roman"/>
            </w:rPr>
          </w:rPrChange>
        </w:rPr>
        <w:instrText xml:space="preserve"> \* MERGEFORMAT </w:instrText>
      </w:r>
      <w:r w:rsidR="007A7567" w:rsidRPr="006E6534">
        <w:rPr>
          <w:rFonts w:cs="Times New Roman"/>
          <w:color w:val="000000" w:themeColor="text1"/>
          <w:rPrChange w:id="22526" w:author="N F" w:date="2023-12-05T03:09:00Z">
            <w:rPr>
              <w:rFonts w:cs="Times New Roman"/>
              <w:color w:val="000000" w:themeColor="text1"/>
            </w:rPr>
          </w:rPrChange>
        </w:rPr>
      </w:r>
      <w:r w:rsidR="007A7567" w:rsidRPr="006E6534">
        <w:rPr>
          <w:rFonts w:cs="Times New Roman"/>
          <w:color w:val="000000" w:themeColor="text1"/>
          <w:rPrChange w:id="22527" w:author="N F" w:date="2023-12-05T03:09:00Z">
            <w:rPr>
              <w:rFonts w:cs="Times New Roman"/>
            </w:rPr>
          </w:rPrChange>
        </w:rPr>
        <w:fldChar w:fldCharType="separate"/>
      </w:r>
      <w:r w:rsidR="004C4CE2" w:rsidRPr="006E6534">
        <w:rPr>
          <w:rFonts w:cs="Times New Roman"/>
          <w:color w:val="000000" w:themeColor="text1"/>
          <w:rPrChange w:id="22528" w:author="N F" w:date="2023-12-05T03:09:00Z">
            <w:rPr>
              <w:rFonts w:cs="Times New Roman"/>
            </w:rPr>
          </w:rPrChange>
        </w:rPr>
        <w:t xml:space="preserve">Таблица </w:t>
      </w:r>
      <w:r w:rsidR="004C4CE2" w:rsidRPr="006E6534">
        <w:rPr>
          <w:rFonts w:cs="Times New Roman"/>
          <w:noProof/>
          <w:color w:val="000000" w:themeColor="text1"/>
          <w:rPrChange w:id="22529" w:author="N F" w:date="2023-12-05T03:09:00Z">
            <w:rPr>
              <w:rFonts w:cs="Times New Roman"/>
              <w:noProof/>
            </w:rPr>
          </w:rPrChange>
        </w:rPr>
        <w:t>4</w:t>
      </w:r>
      <w:r w:rsidR="004C4CE2" w:rsidRPr="006E6534">
        <w:rPr>
          <w:rFonts w:cs="Times New Roman"/>
          <w:color w:val="000000" w:themeColor="text1"/>
          <w:rPrChange w:id="22530" w:author="N F" w:date="2023-12-05T03:09:00Z">
            <w:rPr>
              <w:rFonts w:cs="Times New Roman"/>
            </w:rPr>
          </w:rPrChange>
        </w:rPr>
        <w:noBreakHyphen/>
      </w:r>
      <w:r w:rsidR="004C4CE2" w:rsidRPr="006E6534">
        <w:rPr>
          <w:rFonts w:cs="Times New Roman"/>
          <w:noProof/>
          <w:color w:val="000000" w:themeColor="text1"/>
          <w:rPrChange w:id="22531" w:author="N F" w:date="2023-12-05T03:09:00Z">
            <w:rPr>
              <w:rFonts w:cs="Times New Roman"/>
              <w:noProof/>
            </w:rPr>
          </w:rPrChange>
        </w:rPr>
        <w:t>13</w:t>
      </w:r>
      <w:r w:rsidR="007A7567" w:rsidRPr="006E6534">
        <w:rPr>
          <w:rFonts w:cs="Times New Roman"/>
          <w:color w:val="000000" w:themeColor="text1"/>
          <w:rPrChange w:id="22532" w:author="N F" w:date="2023-12-05T03:09:00Z">
            <w:rPr>
              <w:rFonts w:cs="Times New Roman"/>
            </w:rPr>
          </w:rPrChange>
        </w:rPr>
        <w:fldChar w:fldCharType="end"/>
      </w:r>
      <w:r w:rsidR="007A7567" w:rsidRPr="006E6534">
        <w:rPr>
          <w:rFonts w:cs="Times New Roman"/>
          <w:color w:val="000000" w:themeColor="text1"/>
          <w:rPrChange w:id="22533" w:author="N F" w:date="2023-12-05T03:09:00Z">
            <w:rPr>
              <w:rFonts w:cs="Times New Roman"/>
            </w:rPr>
          </w:rPrChange>
        </w:rPr>
        <w:t>)</w:t>
      </w:r>
      <w:r w:rsidR="00D43870" w:rsidRPr="006E6534">
        <w:rPr>
          <w:rFonts w:cs="Times New Roman"/>
          <w:color w:val="000000" w:themeColor="text1"/>
          <w:rPrChange w:id="22534" w:author="N F" w:date="2023-12-05T03:09:00Z">
            <w:rPr>
              <w:rFonts w:cs="Times New Roman"/>
            </w:rPr>
          </w:rPrChange>
        </w:rPr>
        <w:t xml:space="preserve"> </w:t>
      </w:r>
      <w:r w:rsidR="00C817D8" w:rsidRPr="0001519A">
        <w:rPr>
          <w:rFonts w:cs="Times New Roman"/>
          <w:color w:val="000000" w:themeColor="text1"/>
          <w:lang w:val="en-US"/>
        </w:rPr>
        <w:fldChar w:fldCharType="begin"/>
      </w:r>
      <w:r w:rsidR="00C817D8"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C817D8" w:rsidRPr="0001519A">
        <w:rPr>
          <w:rFonts w:cs="Times New Roman"/>
          <w:color w:val="000000" w:themeColor="text1"/>
          <w:lang w:val="en-US"/>
        </w:rPr>
        <w:fldChar w:fldCharType="separate"/>
      </w:r>
      <w:r w:rsidR="00C817D8" w:rsidRPr="0018315E">
        <w:rPr>
          <w:rFonts w:cs="Times New Roman"/>
          <w:color w:val="000000" w:themeColor="text1"/>
        </w:rPr>
        <w:t>[</w:t>
      </w:r>
      <w:del w:id="22535" w:author="Barshadskaya, Yuliya" w:date="2024-02-23T00:11:00Z">
        <w:r w:rsidR="00C817D8" w:rsidDel="00131173">
          <w:rPr>
            <w:rFonts w:cs="Times New Roman"/>
            <w:color w:val="000000" w:themeColor="text1"/>
          </w:rPr>
          <w:delText>27</w:delText>
        </w:r>
      </w:del>
      <w:ins w:id="22536" w:author="Barshadskaya, Yuliya" w:date="2024-02-23T00:11:00Z">
        <w:r w:rsidR="00131173">
          <w:rPr>
            <w:rFonts w:cs="Times New Roman"/>
            <w:color w:val="000000" w:themeColor="text1"/>
          </w:rPr>
          <w:t>9</w:t>
        </w:r>
      </w:ins>
      <w:r w:rsidR="00C817D8" w:rsidRPr="00DD38F1">
        <w:rPr>
          <w:rFonts w:cs="Times New Roman"/>
          <w:color w:val="000000" w:themeColor="text1"/>
        </w:rPr>
        <w:t>]</w:t>
      </w:r>
      <w:r w:rsidR="00C817D8" w:rsidRPr="0001519A">
        <w:rPr>
          <w:rFonts w:cs="Times New Roman"/>
          <w:color w:val="000000" w:themeColor="text1"/>
          <w:lang w:val="en-US"/>
        </w:rPr>
        <w:fldChar w:fldCharType="end"/>
      </w:r>
      <w:r w:rsidR="0038260D" w:rsidRPr="006E6534">
        <w:rPr>
          <w:rFonts w:cs="Times New Roman"/>
          <w:color w:val="000000" w:themeColor="text1"/>
          <w:rPrChange w:id="22537" w:author="N F" w:date="2023-12-05T03:09:00Z">
            <w:rPr>
              <w:rFonts w:cs="Times New Roman"/>
            </w:rPr>
          </w:rPrChange>
        </w:rPr>
        <w:t>.</w:t>
      </w:r>
    </w:p>
    <w:p w14:paraId="1FA9AF16" w14:textId="02A66438" w:rsidR="0038260D" w:rsidRPr="00527FD0" w:rsidRDefault="0038260D">
      <w:pPr>
        <w:pStyle w:val="SDTable"/>
        <w:spacing w:after="0"/>
        <w:jc w:val="both"/>
        <w:pPrChange w:id="22538" w:author="Barshadskaya, Yuliya" w:date="2024-01-16T02:43:00Z">
          <w:pPr>
            <w:pStyle w:val="SDTable"/>
          </w:pPr>
        </w:pPrChange>
      </w:pPr>
      <w:bookmarkStart w:id="22539" w:name="_Ref115267940"/>
      <w:bookmarkStart w:id="22540" w:name="_Toc115733174"/>
      <w:r w:rsidRPr="00C817D8">
        <w:rPr>
          <w:b/>
          <w:rPrChange w:id="22541" w:author="Barshadskaya, Yuliya" w:date="2024-01-16T02:42:00Z">
            <w:rPr/>
          </w:rPrChange>
        </w:rPr>
        <w:t xml:space="preserve">Таблица </w:t>
      </w:r>
      <w:r w:rsidR="003D1135" w:rsidRPr="00C817D8">
        <w:rPr>
          <w:b/>
          <w:rPrChange w:id="22542" w:author="Barshadskaya, Yuliya" w:date="2024-01-16T02:42:00Z">
            <w:rPr/>
          </w:rPrChange>
        </w:rPr>
        <w:fldChar w:fldCharType="begin"/>
      </w:r>
      <w:r w:rsidR="003D1135" w:rsidRPr="00C817D8">
        <w:rPr>
          <w:b/>
          <w:rPrChange w:id="22543" w:author="Barshadskaya, Yuliya" w:date="2024-01-16T02:42:00Z">
            <w:rPr/>
          </w:rPrChange>
        </w:rPr>
        <w:instrText xml:space="preserve"> STYLEREF 1 \s </w:instrText>
      </w:r>
      <w:r w:rsidR="003D1135" w:rsidRPr="00C817D8">
        <w:rPr>
          <w:b/>
          <w:rPrChange w:id="22544" w:author="Barshadskaya, Yuliya" w:date="2024-01-16T02:42:00Z">
            <w:rPr/>
          </w:rPrChange>
        </w:rPr>
        <w:fldChar w:fldCharType="separate"/>
      </w:r>
      <w:r w:rsidR="004C4CE2" w:rsidRPr="00C817D8">
        <w:rPr>
          <w:b/>
          <w:noProof/>
          <w:rPrChange w:id="22545" w:author="Barshadskaya, Yuliya" w:date="2024-01-16T02:42:00Z">
            <w:rPr>
              <w:noProof/>
            </w:rPr>
          </w:rPrChange>
        </w:rPr>
        <w:t>4</w:t>
      </w:r>
      <w:r w:rsidR="003D1135" w:rsidRPr="00C817D8">
        <w:rPr>
          <w:b/>
          <w:rPrChange w:id="22546" w:author="Barshadskaya, Yuliya" w:date="2024-01-16T02:42:00Z">
            <w:rPr/>
          </w:rPrChange>
        </w:rPr>
        <w:fldChar w:fldCharType="end"/>
      </w:r>
      <w:r w:rsidR="003D1135" w:rsidRPr="00C817D8">
        <w:rPr>
          <w:b/>
          <w:rPrChange w:id="22547" w:author="Barshadskaya, Yuliya" w:date="2024-01-16T02:42:00Z">
            <w:rPr/>
          </w:rPrChange>
        </w:rPr>
        <w:noBreakHyphen/>
      </w:r>
      <w:r w:rsidR="003D1135" w:rsidRPr="00C817D8">
        <w:rPr>
          <w:b/>
          <w:rPrChange w:id="22548" w:author="Barshadskaya, Yuliya" w:date="2024-01-16T02:42:00Z">
            <w:rPr/>
          </w:rPrChange>
        </w:rPr>
        <w:fldChar w:fldCharType="begin"/>
      </w:r>
      <w:r w:rsidR="003D1135" w:rsidRPr="00C817D8">
        <w:rPr>
          <w:b/>
          <w:rPrChange w:id="22549" w:author="Barshadskaya, Yuliya" w:date="2024-01-16T02:42:00Z">
            <w:rPr/>
          </w:rPrChange>
        </w:rPr>
        <w:instrText xml:space="preserve"> SEQ Таблица \* ARABIC \s 1 </w:instrText>
      </w:r>
      <w:r w:rsidR="003D1135" w:rsidRPr="00C817D8">
        <w:rPr>
          <w:b/>
          <w:rPrChange w:id="22550" w:author="Barshadskaya, Yuliya" w:date="2024-01-16T02:42:00Z">
            <w:rPr/>
          </w:rPrChange>
        </w:rPr>
        <w:fldChar w:fldCharType="separate"/>
      </w:r>
      <w:r w:rsidR="004C4CE2" w:rsidRPr="00C817D8">
        <w:rPr>
          <w:b/>
          <w:noProof/>
          <w:rPrChange w:id="22551" w:author="Barshadskaya, Yuliya" w:date="2024-01-16T02:42:00Z">
            <w:rPr>
              <w:noProof/>
            </w:rPr>
          </w:rPrChange>
        </w:rPr>
        <w:t>12</w:t>
      </w:r>
      <w:r w:rsidR="003D1135" w:rsidRPr="00C817D8">
        <w:rPr>
          <w:b/>
          <w:rPrChange w:id="22552" w:author="Barshadskaya, Yuliya" w:date="2024-01-16T02:42:00Z">
            <w:rPr/>
          </w:rPrChange>
        </w:rPr>
        <w:fldChar w:fldCharType="end"/>
      </w:r>
      <w:bookmarkEnd w:id="22539"/>
      <w:ins w:id="22553" w:author="Barshadskaya, Yuliya" w:date="2024-01-16T02:42:00Z">
        <w:r w:rsidR="00C817D8" w:rsidRPr="00C817D8">
          <w:rPr>
            <w:b/>
            <w:rPrChange w:id="22554" w:author="Barshadskaya, Yuliya" w:date="2024-01-16T02:42:00Z">
              <w:rPr/>
            </w:rPrChange>
          </w:rPr>
          <w:t>.</w:t>
        </w:r>
      </w:ins>
      <w:r w:rsidRPr="00527FD0">
        <w:t xml:space="preserve"> Несмертельные серьезные нежелательные явления, возникшие у пациентов-участников </w:t>
      </w:r>
      <w:r w:rsidRPr="00452D3C">
        <w:rPr>
          <w:lang w:val="en-US"/>
        </w:rPr>
        <w:t>AURA</w:t>
      </w:r>
      <w:r w:rsidRPr="008A1743">
        <w:t xml:space="preserve"> и </w:t>
      </w:r>
      <w:r w:rsidRPr="008D162B">
        <w:rPr>
          <w:lang w:val="en-US"/>
        </w:rPr>
        <w:t>AURA</w:t>
      </w:r>
      <w:r w:rsidRPr="008D162B">
        <w:t xml:space="preserve"> 2 </w:t>
      </w:r>
      <w:ins w:id="22555" w:author="Barshadskaya, Yuliya" w:date="2024-01-16T02:43:00Z">
        <w:r w:rsidR="00C817D8" w:rsidRPr="0001519A">
          <w:rPr>
            <w:rFonts w:cs="Times New Roman"/>
            <w:color w:val="000000" w:themeColor="text1"/>
            <w:lang w:val="en-US"/>
          </w:rPr>
          <w:fldChar w:fldCharType="begin"/>
        </w:r>
        <w:r w:rsidR="00C817D8"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C817D8" w:rsidRPr="0001519A">
          <w:rPr>
            <w:rFonts w:cs="Times New Roman"/>
            <w:color w:val="000000" w:themeColor="text1"/>
            <w:lang w:val="en-US"/>
          </w:rPr>
          <w:fldChar w:fldCharType="separate"/>
        </w:r>
        <w:r w:rsidR="00C817D8" w:rsidRPr="0018315E">
          <w:rPr>
            <w:rFonts w:cs="Times New Roman"/>
            <w:color w:val="000000" w:themeColor="text1"/>
          </w:rPr>
          <w:t>[</w:t>
        </w:r>
      </w:ins>
      <w:ins w:id="22556" w:author="Barshadskaya, Yuliya" w:date="2024-02-23T00:11:00Z">
        <w:r w:rsidR="00131173">
          <w:rPr>
            <w:rFonts w:cs="Times New Roman"/>
            <w:color w:val="000000" w:themeColor="text1"/>
          </w:rPr>
          <w:t>9</w:t>
        </w:r>
      </w:ins>
      <w:ins w:id="22557" w:author="Barshadskaya, Yuliya" w:date="2024-01-16T02:43:00Z">
        <w:r w:rsidR="00C817D8" w:rsidRPr="00DD38F1">
          <w:rPr>
            <w:rFonts w:cs="Times New Roman"/>
            <w:color w:val="000000" w:themeColor="text1"/>
          </w:rPr>
          <w:t>]</w:t>
        </w:r>
        <w:r w:rsidR="00C817D8" w:rsidRPr="0001519A">
          <w:rPr>
            <w:rFonts w:cs="Times New Roman"/>
            <w:color w:val="000000" w:themeColor="text1"/>
            <w:lang w:val="en-US"/>
          </w:rPr>
          <w:fldChar w:fldCharType="end"/>
        </w:r>
        <w:r w:rsidR="00C817D8">
          <w:rPr>
            <w:rFonts w:cs="Times New Roman"/>
            <w:color w:val="000000" w:themeColor="text1"/>
          </w:rPr>
          <w:t>.</w:t>
        </w:r>
      </w:ins>
      <w:del w:id="22558" w:author="Barshadskaya, Yuliya" w:date="2024-01-16T02:43:00Z">
        <w:r w:rsidRPr="00452D3C" w:rsidDel="00C817D8">
          <w:fldChar w:fldCharType="begin"/>
        </w:r>
        <w:r w:rsidRPr="006E6534" w:rsidDel="00C817D8">
          <w:delInstrText xml:space="preserve"> ADDIN ZOTERO_ITEM CSL_CITATION {"citationID":"XtXdxyHl","properties":{"formattedCitation":"(27)","plainCitation":"(27)","noteIndex":0},"citationItems":[{"id":161756,"uris":["http://zotero.org/groups/4735135/items/9AGK4QM5"],"itemData":{"id":161756,"type":"webpage","title":"TAGRISSO (osimertinib) tablets. AstraZeneca Pharmaceuticals, LP Application No.:  208065. Approval Date: 11/13/2015. Medical Review.","URL":"https://www.accessdata.fda.gov/drugsatfda_docs/nda/2015/208065Orig1s000TOC.cfm","accessed":{"date-parts":[["2022",8,2]]}}}],"schema":"https://github.com/citation-style-language/schema/raw/master/csl-citation.json"} </w:delInstrText>
        </w:r>
        <w:r w:rsidRPr="00452D3C" w:rsidDel="00C817D8">
          <w:fldChar w:fldCharType="separate"/>
        </w:r>
        <w:r w:rsidRPr="00452D3C" w:rsidDel="00C817D8">
          <w:delText>(27)</w:delText>
        </w:r>
        <w:bookmarkEnd w:id="22540"/>
        <w:r w:rsidRPr="00452D3C" w:rsidDel="00C817D8">
          <w:fldChar w:fldCharType="end"/>
        </w:r>
      </w:del>
    </w:p>
    <w:tbl>
      <w:tblPr>
        <w:tblStyle w:val="a4"/>
        <w:tblW w:w="0" w:type="auto"/>
        <w:tblLook w:val="04A0" w:firstRow="1" w:lastRow="0" w:firstColumn="1" w:lastColumn="0" w:noHBand="0" w:noVBand="1"/>
      </w:tblPr>
      <w:tblGrid>
        <w:gridCol w:w="2336"/>
        <w:gridCol w:w="2336"/>
        <w:gridCol w:w="2336"/>
        <w:gridCol w:w="2337"/>
      </w:tblGrid>
      <w:tr w:rsidR="006E6534" w:rsidRPr="006E6534" w14:paraId="13771FDD" w14:textId="77777777" w:rsidTr="006B608E">
        <w:trPr>
          <w:tblHeader/>
        </w:trPr>
        <w:tc>
          <w:tcPr>
            <w:tcW w:w="2336" w:type="dxa"/>
            <w:shd w:val="clear" w:color="auto" w:fill="D9D9D9" w:themeFill="background1" w:themeFillShade="D9"/>
          </w:tcPr>
          <w:p w14:paraId="3C4F3BD2" w14:textId="77971B32" w:rsidR="0038260D" w:rsidRPr="006E6534" w:rsidRDefault="0038260D" w:rsidP="00415551">
            <w:pPr>
              <w:pStyle w:val="SDText"/>
              <w:ind w:firstLine="0"/>
              <w:jc w:val="center"/>
              <w:rPr>
                <w:rFonts w:cs="Times New Roman"/>
                <w:b/>
                <w:bCs/>
                <w:color w:val="000000" w:themeColor="text1"/>
                <w:rPrChange w:id="22559" w:author="N F" w:date="2023-12-05T03:09:00Z">
                  <w:rPr>
                    <w:rFonts w:cs="Times New Roman"/>
                    <w:b/>
                    <w:bCs/>
                  </w:rPr>
                </w:rPrChange>
              </w:rPr>
            </w:pPr>
            <w:r w:rsidRPr="006E6534">
              <w:rPr>
                <w:rFonts w:cs="Times New Roman"/>
                <w:b/>
                <w:bCs/>
                <w:color w:val="000000" w:themeColor="text1"/>
                <w:rPrChange w:id="22560" w:author="N F" w:date="2023-12-05T03:09:00Z">
                  <w:rPr>
                    <w:rFonts w:cs="Times New Roman"/>
                    <w:b/>
                    <w:bCs/>
                  </w:rPr>
                </w:rPrChange>
              </w:rPr>
              <w:t>Событие</w:t>
            </w:r>
          </w:p>
        </w:tc>
        <w:tc>
          <w:tcPr>
            <w:tcW w:w="2336" w:type="dxa"/>
            <w:shd w:val="clear" w:color="auto" w:fill="D9D9D9" w:themeFill="background1" w:themeFillShade="D9"/>
          </w:tcPr>
          <w:p w14:paraId="46B6ABEC" w14:textId="277A3659" w:rsidR="0038260D" w:rsidRPr="006E6534" w:rsidRDefault="0038260D" w:rsidP="00415551">
            <w:pPr>
              <w:pStyle w:val="SDText"/>
              <w:ind w:firstLine="0"/>
              <w:jc w:val="center"/>
              <w:rPr>
                <w:rFonts w:cs="Times New Roman"/>
                <w:b/>
                <w:bCs/>
                <w:color w:val="000000" w:themeColor="text1"/>
                <w:rPrChange w:id="22561" w:author="N F" w:date="2023-12-05T03:09:00Z">
                  <w:rPr>
                    <w:rFonts w:cs="Times New Roman"/>
                    <w:b/>
                    <w:bCs/>
                  </w:rPr>
                </w:rPrChange>
              </w:rPr>
            </w:pPr>
            <w:r w:rsidRPr="006E6534">
              <w:rPr>
                <w:rFonts w:cs="Times New Roman"/>
                <w:b/>
                <w:bCs/>
                <w:color w:val="000000" w:themeColor="text1"/>
                <w:rPrChange w:id="22562" w:author="N F" w:date="2023-12-05T03:09:00Z">
                  <w:rPr>
                    <w:rFonts w:cs="Times New Roman"/>
                    <w:b/>
                    <w:bCs/>
                  </w:rPr>
                </w:rPrChange>
              </w:rPr>
              <w:t>Количество событий</w:t>
            </w:r>
          </w:p>
        </w:tc>
        <w:tc>
          <w:tcPr>
            <w:tcW w:w="2336" w:type="dxa"/>
            <w:shd w:val="clear" w:color="auto" w:fill="D9D9D9" w:themeFill="background1" w:themeFillShade="D9"/>
          </w:tcPr>
          <w:p w14:paraId="68EE6542" w14:textId="17CA3679" w:rsidR="0038260D" w:rsidRPr="006E6534" w:rsidRDefault="0038260D" w:rsidP="00415551">
            <w:pPr>
              <w:pStyle w:val="SDText"/>
              <w:ind w:firstLine="0"/>
              <w:jc w:val="center"/>
              <w:rPr>
                <w:rFonts w:cs="Times New Roman"/>
                <w:b/>
                <w:bCs/>
                <w:color w:val="000000" w:themeColor="text1"/>
                <w:rPrChange w:id="22563" w:author="N F" w:date="2023-12-05T03:09:00Z">
                  <w:rPr>
                    <w:rFonts w:cs="Times New Roman"/>
                    <w:b/>
                    <w:bCs/>
                  </w:rPr>
                </w:rPrChange>
              </w:rPr>
            </w:pPr>
            <w:r w:rsidRPr="006E6534">
              <w:rPr>
                <w:rFonts w:cs="Times New Roman"/>
                <w:b/>
                <w:bCs/>
                <w:color w:val="000000" w:themeColor="text1"/>
                <w:rPrChange w:id="22564" w:author="N F" w:date="2023-12-05T03:09:00Z">
                  <w:rPr>
                    <w:rFonts w:cs="Times New Roman"/>
                    <w:b/>
                    <w:bCs/>
                  </w:rPr>
                </w:rPrChange>
              </w:rPr>
              <w:t>Количество пациентов</w:t>
            </w:r>
          </w:p>
        </w:tc>
        <w:tc>
          <w:tcPr>
            <w:tcW w:w="2337" w:type="dxa"/>
            <w:shd w:val="clear" w:color="auto" w:fill="D9D9D9" w:themeFill="background1" w:themeFillShade="D9"/>
          </w:tcPr>
          <w:p w14:paraId="1CAF7DBB" w14:textId="7AF807F6" w:rsidR="0038260D" w:rsidRPr="006E6534" w:rsidRDefault="0038260D" w:rsidP="00415551">
            <w:pPr>
              <w:pStyle w:val="SDText"/>
              <w:ind w:firstLine="0"/>
              <w:jc w:val="center"/>
              <w:rPr>
                <w:rFonts w:cs="Times New Roman"/>
                <w:b/>
                <w:bCs/>
                <w:color w:val="000000" w:themeColor="text1"/>
                <w:rPrChange w:id="22565" w:author="N F" w:date="2023-12-05T03:09:00Z">
                  <w:rPr>
                    <w:rFonts w:cs="Times New Roman"/>
                    <w:b/>
                    <w:bCs/>
                  </w:rPr>
                </w:rPrChange>
              </w:rPr>
            </w:pPr>
            <w:r w:rsidRPr="006E6534">
              <w:rPr>
                <w:rFonts w:cs="Times New Roman"/>
                <w:b/>
                <w:bCs/>
                <w:color w:val="000000" w:themeColor="text1"/>
                <w:rPrChange w:id="22566" w:author="N F" w:date="2023-12-05T03:09:00Z">
                  <w:rPr>
                    <w:rFonts w:cs="Times New Roman"/>
                    <w:b/>
                    <w:bCs/>
                  </w:rPr>
                </w:rPrChange>
              </w:rPr>
              <w:t>Доля от общего количества, %</w:t>
            </w:r>
          </w:p>
        </w:tc>
      </w:tr>
      <w:tr w:rsidR="006E6534" w:rsidRPr="006E6534" w14:paraId="4EB50964" w14:textId="77777777" w:rsidTr="0038260D">
        <w:tc>
          <w:tcPr>
            <w:tcW w:w="2336" w:type="dxa"/>
          </w:tcPr>
          <w:p w14:paraId="5C0E2C36" w14:textId="46F67569" w:rsidR="0038260D" w:rsidRPr="006E6534" w:rsidRDefault="00380E28" w:rsidP="00415551">
            <w:pPr>
              <w:pStyle w:val="SDText"/>
              <w:ind w:firstLine="0"/>
              <w:rPr>
                <w:rFonts w:cs="Times New Roman"/>
                <w:color w:val="000000" w:themeColor="text1"/>
                <w:rPrChange w:id="22567" w:author="N F" w:date="2023-12-05T03:09:00Z">
                  <w:rPr>
                    <w:rFonts w:cs="Times New Roman"/>
                  </w:rPr>
                </w:rPrChange>
              </w:rPr>
            </w:pPr>
            <w:r w:rsidRPr="006E6534">
              <w:rPr>
                <w:rFonts w:cs="Times New Roman"/>
                <w:color w:val="000000" w:themeColor="text1"/>
                <w:rPrChange w:id="22568" w:author="N F" w:date="2023-12-05T03:09:00Z">
                  <w:rPr>
                    <w:rFonts w:cs="Times New Roman"/>
                  </w:rPr>
                </w:rPrChange>
              </w:rPr>
              <w:t>Пневмония</w:t>
            </w:r>
          </w:p>
        </w:tc>
        <w:tc>
          <w:tcPr>
            <w:tcW w:w="2336" w:type="dxa"/>
          </w:tcPr>
          <w:p w14:paraId="26C30609" w14:textId="64CCD9F1" w:rsidR="0038260D" w:rsidRPr="006E6534" w:rsidRDefault="0038260D" w:rsidP="00415551">
            <w:pPr>
              <w:pStyle w:val="SDText"/>
              <w:ind w:firstLine="0"/>
              <w:rPr>
                <w:rFonts w:cs="Times New Roman"/>
                <w:color w:val="000000" w:themeColor="text1"/>
                <w:rPrChange w:id="22569" w:author="N F" w:date="2023-12-05T03:09:00Z">
                  <w:rPr>
                    <w:rFonts w:cs="Times New Roman"/>
                  </w:rPr>
                </w:rPrChange>
              </w:rPr>
            </w:pPr>
            <w:r w:rsidRPr="006E6534">
              <w:rPr>
                <w:rFonts w:cs="Times New Roman"/>
                <w:color w:val="000000" w:themeColor="text1"/>
                <w:rPrChange w:id="22570" w:author="N F" w:date="2023-12-05T03:09:00Z">
                  <w:rPr>
                    <w:rFonts w:cs="Times New Roman"/>
                  </w:rPr>
                </w:rPrChange>
              </w:rPr>
              <w:t>6</w:t>
            </w:r>
          </w:p>
        </w:tc>
        <w:tc>
          <w:tcPr>
            <w:tcW w:w="2336" w:type="dxa"/>
          </w:tcPr>
          <w:p w14:paraId="22CB48C2" w14:textId="1838AC8C" w:rsidR="0038260D" w:rsidRPr="006E6534" w:rsidRDefault="00380E28" w:rsidP="00415551">
            <w:pPr>
              <w:pStyle w:val="SDText"/>
              <w:ind w:firstLine="0"/>
              <w:rPr>
                <w:rFonts w:cs="Times New Roman"/>
                <w:color w:val="000000" w:themeColor="text1"/>
                <w:rPrChange w:id="22571" w:author="N F" w:date="2023-12-05T03:09:00Z">
                  <w:rPr>
                    <w:rFonts w:cs="Times New Roman"/>
                  </w:rPr>
                </w:rPrChange>
              </w:rPr>
            </w:pPr>
            <w:r w:rsidRPr="006E6534">
              <w:rPr>
                <w:rFonts w:cs="Times New Roman"/>
                <w:color w:val="000000" w:themeColor="text1"/>
                <w:rPrChange w:id="22572" w:author="N F" w:date="2023-12-05T03:09:00Z">
                  <w:rPr>
                    <w:rFonts w:cs="Times New Roman"/>
                  </w:rPr>
                </w:rPrChange>
              </w:rPr>
              <w:t>5</w:t>
            </w:r>
          </w:p>
        </w:tc>
        <w:tc>
          <w:tcPr>
            <w:tcW w:w="2337" w:type="dxa"/>
          </w:tcPr>
          <w:p w14:paraId="6BB30ADF" w14:textId="616C22CF" w:rsidR="0038260D" w:rsidRPr="006E6534" w:rsidRDefault="00380E28" w:rsidP="00415551">
            <w:pPr>
              <w:pStyle w:val="SDText"/>
              <w:ind w:firstLine="0"/>
              <w:rPr>
                <w:rFonts w:cs="Times New Roman"/>
                <w:color w:val="000000" w:themeColor="text1"/>
                <w:rPrChange w:id="22573" w:author="N F" w:date="2023-12-05T03:09:00Z">
                  <w:rPr>
                    <w:rFonts w:cs="Times New Roman"/>
                  </w:rPr>
                </w:rPrChange>
              </w:rPr>
            </w:pPr>
            <w:r w:rsidRPr="006E6534">
              <w:rPr>
                <w:rFonts w:cs="Times New Roman"/>
                <w:color w:val="000000" w:themeColor="text1"/>
                <w:rPrChange w:id="22574" w:author="N F" w:date="2023-12-05T03:09:00Z">
                  <w:rPr>
                    <w:rFonts w:cs="Times New Roman"/>
                  </w:rPr>
                </w:rPrChange>
              </w:rPr>
              <w:t>1</w:t>
            </w:r>
            <w:r w:rsidR="00155641" w:rsidRPr="006E6534">
              <w:rPr>
                <w:rFonts w:cs="Times New Roman"/>
                <w:color w:val="000000" w:themeColor="text1"/>
                <w:rPrChange w:id="22575" w:author="N F" w:date="2023-12-05T03:09:00Z">
                  <w:rPr>
                    <w:rFonts w:cs="Times New Roman"/>
                  </w:rPr>
                </w:rPrChange>
              </w:rPr>
              <w:t>,</w:t>
            </w:r>
            <w:r w:rsidRPr="006E6534">
              <w:rPr>
                <w:rFonts w:cs="Times New Roman"/>
                <w:color w:val="000000" w:themeColor="text1"/>
                <w:rPrChange w:id="22576" w:author="N F" w:date="2023-12-05T03:09:00Z">
                  <w:rPr>
                    <w:rFonts w:cs="Times New Roman"/>
                  </w:rPr>
                </w:rPrChange>
              </w:rPr>
              <w:t>22</w:t>
            </w:r>
          </w:p>
        </w:tc>
      </w:tr>
      <w:tr w:rsidR="006E6534" w:rsidRPr="006E6534" w14:paraId="36B040B2" w14:textId="77777777" w:rsidTr="0038260D">
        <w:tc>
          <w:tcPr>
            <w:tcW w:w="2336" w:type="dxa"/>
          </w:tcPr>
          <w:p w14:paraId="12362F40" w14:textId="037332E7" w:rsidR="0038260D" w:rsidRPr="006E6534" w:rsidRDefault="00B07D0E" w:rsidP="00415551">
            <w:pPr>
              <w:pStyle w:val="SDText"/>
              <w:ind w:firstLine="0"/>
              <w:rPr>
                <w:rFonts w:cs="Times New Roman"/>
                <w:color w:val="000000" w:themeColor="text1"/>
                <w:rPrChange w:id="22577" w:author="N F" w:date="2023-12-05T03:09:00Z">
                  <w:rPr>
                    <w:rFonts w:cs="Times New Roman"/>
                  </w:rPr>
                </w:rPrChange>
              </w:rPr>
            </w:pPr>
            <w:r w:rsidRPr="006E6534">
              <w:rPr>
                <w:rFonts w:cs="Times New Roman"/>
                <w:color w:val="000000" w:themeColor="text1"/>
                <w:rPrChange w:id="22578" w:author="N F" w:date="2023-12-05T03:09:00Z">
                  <w:rPr>
                    <w:rFonts w:cs="Times New Roman"/>
                  </w:rPr>
                </w:rPrChange>
              </w:rPr>
              <w:t>Легочная эмболия</w:t>
            </w:r>
          </w:p>
        </w:tc>
        <w:tc>
          <w:tcPr>
            <w:tcW w:w="2336" w:type="dxa"/>
          </w:tcPr>
          <w:p w14:paraId="43BF6FA2" w14:textId="5D338A9C" w:rsidR="0038260D" w:rsidRPr="006E6534" w:rsidRDefault="0038260D" w:rsidP="00415551">
            <w:pPr>
              <w:pStyle w:val="SDText"/>
              <w:ind w:firstLine="0"/>
              <w:rPr>
                <w:rFonts w:cs="Times New Roman"/>
                <w:color w:val="000000" w:themeColor="text1"/>
                <w:rPrChange w:id="22579" w:author="N F" w:date="2023-12-05T03:09:00Z">
                  <w:rPr>
                    <w:rFonts w:cs="Times New Roman"/>
                  </w:rPr>
                </w:rPrChange>
              </w:rPr>
            </w:pPr>
            <w:r w:rsidRPr="006E6534">
              <w:rPr>
                <w:rFonts w:cs="Times New Roman"/>
                <w:color w:val="000000" w:themeColor="text1"/>
                <w:rPrChange w:id="22580" w:author="N F" w:date="2023-12-05T03:09:00Z">
                  <w:rPr>
                    <w:rFonts w:cs="Times New Roman"/>
                  </w:rPr>
                </w:rPrChange>
              </w:rPr>
              <w:t>5</w:t>
            </w:r>
          </w:p>
        </w:tc>
        <w:tc>
          <w:tcPr>
            <w:tcW w:w="2336" w:type="dxa"/>
          </w:tcPr>
          <w:p w14:paraId="222A7B56" w14:textId="75CD9C95" w:rsidR="0038260D" w:rsidRPr="006E6534" w:rsidRDefault="00380E28" w:rsidP="00415551">
            <w:pPr>
              <w:pStyle w:val="SDText"/>
              <w:ind w:firstLine="0"/>
              <w:rPr>
                <w:rFonts w:cs="Times New Roman"/>
                <w:color w:val="000000" w:themeColor="text1"/>
                <w:rPrChange w:id="22581" w:author="N F" w:date="2023-12-05T03:09:00Z">
                  <w:rPr>
                    <w:rFonts w:cs="Times New Roman"/>
                  </w:rPr>
                </w:rPrChange>
              </w:rPr>
            </w:pPr>
            <w:r w:rsidRPr="006E6534">
              <w:rPr>
                <w:rFonts w:cs="Times New Roman"/>
                <w:color w:val="000000" w:themeColor="text1"/>
                <w:rPrChange w:id="22582" w:author="N F" w:date="2023-12-05T03:09:00Z">
                  <w:rPr>
                    <w:rFonts w:cs="Times New Roman"/>
                  </w:rPr>
                </w:rPrChange>
              </w:rPr>
              <w:t>5</w:t>
            </w:r>
          </w:p>
        </w:tc>
        <w:tc>
          <w:tcPr>
            <w:tcW w:w="2337" w:type="dxa"/>
          </w:tcPr>
          <w:p w14:paraId="52CA51C8" w14:textId="30C52787" w:rsidR="0038260D" w:rsidRPr="006E6534" w:rsidRDefault="00380E28" w:rsidP="00415551">
            <w:pPr>
              <w:pStyle w:val="SDText"/>
              <w:ind w:firstLine="0"/>
              <w:rPr>
                <w:rFonts w:cs="Times New Roman"/>
                <w:color w:val="000000" w:themeColor="text1"/>
                <w:rPrChange w:id="22583" w:author="N F" w:date="2023-12-05T03:09:00Z">
                  <w:rPr>
                    <w:rFonts w:cs="Times New Roman"/>
                  </w:rPr>
                </w:rPrChange>
              </w:rPr>
            </w:pPr>
            <w:r w:rsidRPr="006E6534">
              <w:rPr>
                <w:rFonts w:cs="Times New Roman"/>
                <w:color w:val="000000" w:themeColor="text1"/>
                <w:rPrChange w:id="22584" w:author="N F" w:date="2023-12-05T03:09:00Z">
                  <w:rPr>
                    <w:rFonts w:cs="Times New Roman"/>
                  </w:rPr>
                </w:rPrChange>
              </w:rPr>
              <w:t>1</w:t>
            </w:r>
            <w:r w:rsidR="00155641" w:rsidRPr="006E6534">
              <w:rPr>
                <w:rFonts w:cs="Times New Roman"/>
                <w:color w:val="000000" w:themeColor="text1"/>
                <w:rPrChange w:id="22585" w:author="N F" w:date="2023-12-05T03:09:00Z">
                  <w:rPr>
                    <w:rFonts w:cs="Times New Roman"/>
                  </w:rPr>
                </w:rPrChange>
              </w:rPr>
              <w:t>,</w:t>
            </w:r>
            <w:r w:rsidRPr="006E6534">
              <w:rPr>
                <w:rFonts w:cs="Times New Roman"/>
                <w:color w:val="000000" w:themeColor="text1"/>
                <w:rPrChange w:id="22586" w:author="N F" w:date="2023-12-05T03:09:00Z">
                  <w:rPr>
                    <w:rFonts w:cs="Times New Roman"/>
                  </w:rPr>
                </w:rPrChange>
              </w:rPr>
              <w:t>22</w:t>
            </w:r>
          </w:p>
        </w:tc>
      </w:tr>
      <w:tr w:rsidR="006E6534" w:rsidRPr="006E6534" w14:paraId="5ADE3015" w14:textId="77777777" w:rsidTr="0038260D">
        <w:tc>
          <w:tcPr>
            <w:tcW w:w="2336" w:type="dxa"/>
          </w:tcPr>
          <w:p w14:paraId="22AEBABE" w14:textId="22AB4C05" w:rsidR="0038260D" w:rsidRPr="006E6534" w:rsidRDefault="00B07D0E" w:rsidP="00415551">
            <w:pPr>
              <w:pStyle w:val="SDText"/>
              <w:ind w:firstLine="0"/>
              <w:rPr>
                <w:rFonts w:cs="Times New Roman"/>
                <w:color w:val="000000" w:themeColor="text1"/>
                <w:rPrChange w:id="22587" w:author="N F" w:date="2023-12-05T03:09:00Z">
                  <w:rPr>
                    <w:rFonts w:cs="Times New Roman"/>
                  </w:rPr>
                </w:rPrChange>
              </w:rPr>
            </w:pPr>
            <w:r w:rsidRPr="006E6534">
              <w:rPr>
                <w:rFonts w:cs="Times New Roman"/>
                <w:color w:val="000000" w:themeColor="text1"/>
                <w:rPrChange w:id="22588" w:author="N F" w:date="2023-12-05T03:09:00Z">
                  <w:rPr>
                    <w:rFonts w:cs="Times New Roman"/>
                  </w:rPr>
                </w:rPrChange>
              </w:rPr>
              <w:t>Пневмонит</w:t>
            </w:r>
          </w:p>
        </w:tc>
        <w:tc>
          <w:tcPr>
            <w:tcW w:w="2336" w:type="dxa"/>
          </w:tcPr>
          <w:p w14:paraId="243EC8D7" w14:textId="65862354" w:rsidR="0038260D" w:rsidRPr="006E6534" w:rsidRDefault="00380E28" w:rsidP="00415551">
            <w:pPr>
              <w:pStyle w:val="SDText"/>
              <w:ind w:firstLine="0"/>
              <w:rPr>
                <w:rFonts w:cs="Times New Roman"/>
                <w:color w:val="000000" w:themeColor="text1"/>
                <w:rPrChange w:id="22589" w:author="N F" w:date="2023-12-05T03:09:00Z">
                  <w:rPr>
                    <w:rFonts w:cs="Times New Roman"/>
                  </w:rPr>
                </w:rPrChange>
              </w:rPr>
            </w:pPr>
            <w:r w:rsidRPr="006E6534">
              <w:rPr>
                <w:rFonts w:cs="Times New Roman"/>
                <w:color w:val="000000" w:themeColor="text1"/>
                <w:rPrChange w:id="22590" w:author="N F" w:date="2023-12-05T03:09:00Z">
                  <w:rPr>
                    <w:rFonts w:cs="Times New Roman"/>
                  </w:rPr>
                </w:rPrChange>
              </w:rPr>
              <w:t>3</w:t>
            </w:r>
          </w:p>
        </w:tc>
        <w:tc>
          <w:tcPr>
            <w:tcW w:w="2336" w:type="dxa"/>
          </w:tcPr>
          <w:p w14:paraId="17ABB454" w14:textId="64CB01A7" w:rsidR="0038260D" w:rsidRPr="006E6534" w:rsidRDefault="00380E28" w:rsidP="00415551">
            <w:pPr>
              <w:pStyle w:val="SDText"/>
              <w:ind w:firstLine="0"/>
              <w:rPr>
                <w:rFonts w:cs="Times New Roman"/>
                <w:color w:val="000000" w:themeColor="text1"/>
                <w:rPrChange w:id="22591" w:author="N F" w:date="2023-12-05T03:09:00Z">
                  <w:rPr>
                    <w:rFonts w:cs="Times New Roman"/>
                  </w:rPr>
                </w:rPrChange>
              </w:rPr>
            </w:pPr>
            <w:r w:rsidRPr="006E6534">
              <w:rPr>
                <w:rFonts w:cs="Times New Roman"/>
                <w:color w:val="000000" w:themeColor="text1"/>
                <w:rPrChange w:id="22592" w:author="N F" w:date="2023-12-05T03:09:00Z">
                  <w:rPr>
                    <w:rFonts w:cs="Times New Roman"/>
                  </w:rPr>
                </w:rPrChange>
              </w:rPr>
              <w:t>3</w:t>
            </w:r>
          </w:p>
        </w:tc>
        <w:tc>
          <w:tcPr>
            <w:tcW w:w="2337" w:type="dxa"/>
          </w:tcPr>
          <w:p w14:paraId="3131B449" w14:textId="4D6EB90E" w:rsidR="0038260D" w:rsidRPr="006E6534" w:rsidRDefault="00380E28" w:rsidP="00415551">
            <w:pPr>
              <w:pStyle w:val="SDText"/>
              <w:ind w:firstLine="0"/>
              <w:rPr>
                <w:rFonts w:cs="Times New Roman"/>
                <w:color w:val="000000" w:themeColor="text1"/>
                <w:rPrChange w:id="22593" w:author="N F" w:date="2023-12-05T03:09:00Z">
                  <w:rPr>
                    <w:rFonts w:cs="Times New Roman"/>
                  </w:rPr>
                </w:rPrChange>
              </w:rPr>
            </w:pPr>
            <w:r w:rsidRPr="006E6534">
              <w:rPr>
                <w:rFonts w:cs="Times New Roman"/>
                <w:color w:val="000000" w:themeColor="text1"/>
                <w:rPrChange w:id="22594" w:author="N F" w:date="2023-12-05T03:09:00Z">
                  <w:rPr>
                    <w:rFonts w:cs="Times New Roman"/>
                  </w:rPr>
                </w:rPrChange>
              </w:rPr>
              <w:t>0</w:t>
            </w:r>
            <w:r w:rsidR="00155641" w:rsidRPr="006E6534">
              <w:rPr>
                <w:rFonts w:cs="Times New Roman"/>
                <w:color w:val="000000" w:themeColor="text1"/>
                <w:rPrChange w:id="22595" w:author="N F" w:date="2023-12-05T03:09:00Z">
                  <w:rPr>
                    <w:rFonts w:cs="Times New Roman"/>
                  </w:rPr>
                </w:rPrChange>
              </w:rPr>
              <w:t>,</w:t>
            </w:r>
            <w:r w:rsidRPr="006E6534">
              <w:rPr>
                <w:rFonts w:cs="Times New Roman"/>
                <w:color w:val="000000" w:themeColor="text1"/>
                <w:rPrChange w:id="22596" w:author="N F" w:date="2023-12-05T03:09:00Z">
                  <w:rPr>
                    <w:rFonts w:cs="Times New Roman"/>
                  </w:rPr>
                </w:rPrChange>
              </w:rPr>
              <w:t>73</w:t>
            </w:r>
          </w:p>
        </w:tc>
      </w:tr>
      <w:tr w:rsidR="006E6534" w:rsidRPr="006E6534" w14:paraId="06D07E87" w14:textId="77777777" w:rsidTr="0038260D">
        <w:tc>
          <w:tcPr>
            <w:tcW w:w="2336" w:type="dxa"/>
          </w:tcPr>
          <w:p w14:paraId="18E76E1F" w14:textId="1FA33A30" w:rsidR="0038260D" w:rsidRPr="006E6534" w:rsidRDefault="00B07D0E" w:rsidP="00415551">
            <w:pPr>
              <w:pStyle w:val="SDText"/>
              <w:ind w:firstLine="0"/>
              <w:rPr>
                <w:rFonts w:cs="Times New Roman"/>
                <w:color w:val="000000" w:themeColor="text1"/>
                <w:rPrChange w:id="22597" w:author="N F" w:date="2023-12-05T03:09:00Z">
                  <w:rPr>
                    <w:rFonts w:cs="Times New Roman"/>
                  </w:rPr>
                </w:rPrChange>
              </w:rPr>
            </w:pPr>
            <w:r w:rsidRPr="006E6534">
              <w:rPr>
                <w:rFonts w:cs="Times New Roman"/>
                <w:color w:val="000000" w:themeColor="text1"/>
                <w:rPrChange w:id="22598" w:author="N F" w:date="2023-12-05T03:09:00Z">
                  <w:rPr>
                    <w:rFonts w:cs="Times New Roman"/>
                  </w:rPr>
                </w:rPrChange>
              </w:rPr>
              <w:t>Абдоминальная боль</w:t>
            </w:r>
          </w:p>
        </w:tc>
        <w:tc>
          <w:tcPr>
            <w:tcW w:w="2336" w:type="dxa"/>
          </w:tcPr>
          <w:p w14:paraId="01786299" w14:textId="08577598" w:rsidR="0038260D" w:rsidRPr="006E6534" w:rsidRDefault="00380E28" w:rsidP="00415551">
            <w:pPr>
              <w:pStyle w:val="SDText"/>
              <w:ind w:firstLine="0"/>
              <w:rPr>
                <w:rFonts w:cs="Times New Roman"/>
                <w:color w:val="000000" w:themeColor="text1"/>
                <w:rPrChange w:id="22599" w:author="N F" w:date="2023-12-05T03:09:00Z">
                  <w:rPr>
                    <w:rFonts w:cs="Times New Roman"/>
                  </w:rPr>
                </w:rPrChange>
              </w:rPr>
            </w:pPr>
            <w:r w:rsidRPr="006E6534">
              <w:rPr>
                <w:rFonts w:cs="Times New Roman"/>
                <w:color w:val="000000" w:themeColor="text1"/>
                <w:rPrChange w:id="22600" w:author="N F" w:date="2023-12-05T03:09:00Z">
                  <w:rPr>
                    <w:rFonts w:cs="Times New Roman"/>
                  </w:rPr>
                </w:rPrChange>
              </w:rPr>
              <w:t>2</w:t>
            </w:r>
          </w:p>
        </w:tc>
        <w:tc>
          <w:tcPr>
            <w:tcW w:w="2336" w:type="dxa"/>
          </w:tcPr>
          <w:p w14:paraId="026B3811" w14:textId="4C692D4D" w:rsidR="0038260D" w:rsidRPr="006E6534" w:rsidRDefault="00380E28" w:rsidP="00415551">
            <w:pPr>
              <w:pStyle w:val="SDText"/>
              <w:ind w:firstLine="0"/>
              <w:rPr>
                <w:rFonts w:cs="Times New Roman"/>
                <w:color w:val="000000" w:themeColor="text1"/>
                <w:rPrChange w:id="22601" w:author="N F" w:date="2023-12-05T03:09:00Z">
                  <w:rPr>
                    <w:rFonts w:cs="Times New Roman"/>
                  </w:rPr>
                </w:rPrChange>
              </w:rPr>
            </w:pPr>
            <w:r w:rsidRPr="006E6534">
              <w:rPr>
                <w:rFonts w:cs="Times New Roman"/>
                <w:color w:val="000000" w:themeColor="text1"/>
                <w:rPrChange w:id="22602" w:author="N F" w:date="2023-12-05T03:09:00Z">
                  <w:rPr>
                    <w:rFonts w:cs="Times New Roman"/>
                  </w:rPr>
                </w:rPrChange>
              </w:rPr>
              <w:t>2</w:t>
            </w:r>
          </w:p>
        </w:tc>
        <w:tc>
          <w:tcPr>
            <w:tcW w:w="2337" w:type="dxa"/>
          </w:tcPr>
          <w:p w14:paraId="6652854B" w14:textId="37D24EFF" w:rsidR="0038260D" w:rsidRPr="006E6534" w:rsidRDefault="00380E28" w:rsidP="00415551">
            <w:pPr>
              <w:pStyle w:val="SDText"/>
              <w:ind w:firstLine="0"/>
              <w:rPr>
                <w:rFonts w:cs="Times New Roman"/>
                <w:color w:val="000000" w:themeColor="text1"/>
                <w:rPrChange w:id="22603" w:author="N F" w:date="2023-12-05T03:09:00Z">
                  <w:rPr>
                    <w:rFonts w:cs="Times New Roman"/>
                  </w:rPr>
                </w:rPrChange>
              </w:rPr>
            </w:pPr>
            <w:r w:rsidRPr="006E6534">
              <w:rPr>
                <w:rFonts w:cs="Times New Roman"/>
                <w:color w:val="000000" w:themeColor="text1"/>
                <w:rPrChange w:id="22604" w:author="N F" w:date="2023-12-05T03:09:00Z">
                  <w:rPr>
                    <w:rFonts w:cs="Times New Roman"/>
                  </w:rPr>
                </w:rPrChange>
              </w:rPr>
              <w:t>0</w:t>
            </w:r>
            <w:r w:rsidR="00155641" w:rsidRPr="006E6534">
              <w:rPr>
                <w:rFonts w:cs="Times New Roman"/>
                <w:color w:val="000000" w:themeColor="text1"/>
                <w:rPrChange w:id="22605" w:author="N F" w:date="2023-12-05T03:09:00Z">
                  <w:rPr>
                    <w:rFonts w:cs="Times New Roman"/>
                  </w:rPr>
                </w:rPrChange>
              </w:rPr>
              <w:t>,</w:t>
            </w:r>
            <w:r w:rsidRPr="006E6534">
              <w:rPr>
                <w:rFonts w:cs="Times New Roman"/>
                <w:color w:val="000000" w:themeColor="text1"/>
                <w:rPrChange w:id="22606" w:author="N F" w:date="2023-12-05T03:09:00Z">
                  <w:rPr>
                    <w:rFonts w:cs="Times New Roman"/>
                  </w:rPr>
                </w:rPrChange>
              </w:rPr>
              <w:t>49</w:t>
            </w:r>
          </w:p>
        </w:tc>
      </w:tr>
      <w:tr w:rsidR="006E6534" w:rsidRPr="006E6534" w14:paraId="51C1E541" w14:textId="77777777" w:rsidTr="0038260D">
        <w:tc>
          <w:tcPr>
            <w:tcW w:w="2336" w:type="dxa"/>
          </w:tcPr>
          <w:p w14:paraId="0792B7F8" w14:textId="30154053" w:rsidR="0038260D" w:rsidRPr="006E6534" w:rsidRDefault="00B07D0E" w:rsidP="00415551">
            <w:pPr>
              <w:pStyle w:val="SDText"/>
              <w:ind w:firstLine="0"/>
              <w:rPr>
                <w:rFonts w:cs="Times New Roman"/>
                <w:color w:val="000000" w:themeColor="text1"/>
                <w:rPrChange w:id="22607" w:author="N F" w:date="2023-12-05T03:09:00Z">
                  <w:rPr>
                    <w:rFonts w:cs="Times New Roman"/>
                  </w:rPr>
                </w:rPrChange>
              </w:rPr>
            </w:pPr>
            <w:r w:rsidRPr="006E6534">
              <w:rPr>
                <w:rFonts w:cs="Times New Roman"/>
                <w:color w:val="000000" w:themeColor="text1"/>
                <w:rPrChange w:id="22608" w:author="N F" w:date="2023-12-05T03:09:00Z">
                  <w:rPr>
                    <w:rFonts w:cs="Times New Roman"/>
                  </w:rPr>
                </w:rPrChange>
              </w:rPr>
              <w:t>Одышка</w:t>
            </w:r>
          </w:p>
        </w:tc>
        <w:tc>
          <w:tcPr>
            <w:tcW w:w="2336" w:type="dxa"/>
          </w:tcPr>
          <w:p w14:paraId="22A85E0B" w14:textId="0B6694AC" w:rsidR="0038260D" w:rsidRPr="006E6534" w:rsidRDefault="00380E28" w:rsidP="00415551">
            <w:pPr>
              <w:pStyle w:val="SDText"/>
              <w:ind w:firstLine="0"/>
              <w:rPr>
                <w:rFonts w:cs="Times New Roman"/>
                <w:color w:val="000000" w:themeColor="text1"/>
                <w:rPrChange w:id="22609" w:author="N F" w:date="2023-12-05T03:09:00Z">
                  <w:rPr>
                    <w:rFonts w:cs="Times New Roman"/>
                  </w:rPr>
                </w:rPrChange>
              </w:rPr>
            </w:pPr>
            <w:r w:rsidRPr="006E6534">
              <w:rPr>
                <w:rFonts w:cs="Times New Roman"/>
                <w:color w:val="000000" w:themeColor="text1"/>
                <w:rPrChange w:id="22610" w:author="N F" w:date="2023-12-05T03:09:00Z">
                  <w:rPr>
                    <w:rFonts w:cs="Times New Roman"/>
                  </w:rPr>
                </w:rPrChange>
              </w:rPr>
              <w:t>2</w:t>
            </w:r>
          </w:p>
        </w:tc>
        <w:tc>
          <w:tcPr>
            <w:tcW w:w="2336" w:type="dxa"/>
          </w:tcPr>
          <w:p w14:paraId="302C8145" w14:textId="28312026" w:rsidR="0038260D" w:rsidRPr="006E6534" w:rsidRDefault="00380E28" w:rsidP="00415551">
            <w:pPr>
              <w:pStyle w:val="SDText"/>
              <w:ind w:firstLine="0"/>
              <w:rPr>
                <w:rFonts w:cs="Times New Roman"/>
                <w:color w:val="000000" w:themeColor="text1"/>
                <w:rPrChange w:id="22611" w:author="N F" w:date="2023-12-05T03:09:00Z">
                  <w:rPr>
                    <w:rFonts w:cs="Times New Roman"/>
                  </w:rPr>
                </w:rPrChange>
              </w:rPr>
            </w:pPr>
            <w:r w:rsidRPr="006E6534">
              <w:rPr>
                <w:rFonts w:cs="Times New Roman"/>
                <w:color w:val="000000" w:themeColor="text1"/>
                <w:rPrChange w:id="22612" w:author="N F" w:date="2023-12-05T03:09:00Z">
                  <w:rPr>
                    <w:rFonts w:cs="Times New Roman"/>
                  </w:rPr>
                </w:rPrChange>
              </w:rPr>
              <w:t>2</w:t>
            </w:r>
          </w:p>
        </w:tc>
        <w:tc>
          <w:tcPr>
            <w:tcW w:w="2337" w:type="dxa"/>
          </w:tcPr>
          <w:p w14:paraId="36681387" w14:textId="59A1B4EC" w:rsidR="0038260D" w:rsidRPr="006E6534" w:rsidRDefault="00380E28" w:rsidP="00415551">
            <w:pPr>
              <w:pStyle w:val="SDText"/>
              <w:ind w:firstLine="0"/>
              <w:rPr>
                <w:rFonts w:cs="Times New Roman"/>
                <w:color w:val="000000" w:themeColor="text1"/>
                <w:rPrChange w:id="22613" w:author="N F" w:date="2023-12-05T03:09:00Z">
                  <w:rPr>
                    <w:rFonts w:cs="Times New Roman"/>
                  </w:rPr>
                </w:rPrChange>
              </w:rPr>
            </w:pPr>
            <w:r w:rsidRPr="006E6534">
              <w:rPr>
                <w:rFonts w:cs="Times New Roman"/>
                <w:color w:val="000000" w:themeColor="text1"/>
                <w:rPrChange w:id="22614" w:author="N F" w:date="2023-12-05T03:09:00Z">
                  <w:rPr>
                    <w:rFonts w:cs="Times New Roman"/>
                  </w:rPr>
                </w:rPrChange>
              </w:rPr>
              <w:t>0</w:t>
            </w:r>
            <w:r w:rsidR="00155641" w:rsidRPr="006E6534">
              <w:rPr>
                <w:rFonts w:cs="Times New Roman"/>
                <w:color w:val="000000" w:themeColor="text1"/>
                <w:rPrChange w:id="22615" w:author="N F" w:date="2023-12-05T03:09:00Z">
                  <w:rPr>
                    <w:rFonts w:cs="Times New Roman"/>
                  </w:rPr>
                </w:rPrChange>
              </w:rPr>
              <w:t>,</w:t>
            </w:r>
            <w:r w:rsidRPr="006E6534">
              <w:rPr>
                <w:rFonts w:cs="Times New Roman"/>
                <w:color w:val="000000" w:themeColor="text1"/>
                <w:rPrChange w:id="22616" w:author="N F" w:date="2023-12-05T03:09:00Z">
                  <w:rPr>
                    <w:rFonts w:cs="Times New Roman"/>
                  </w:rPr>
                </w:rPrChange>
              </w:rPr>
              <w:t>49</w:t>
            </w:r>
          </w:p>
        </w:tc>
      </w:tr>
      <w:tr w:rsidR="006E6534" w:rsidRPr="006E6534" w14:paraId="2FEAEF3B" w14:textId="77777777" w:rsidTr="0038260D">
        <w:tc>
          <w:tcPr>
            <w:tcW w:w="2336" w:type="dxa"/>
          </w:tcPr>
          <w:p w14:paraId="1684C5D5" w14:textId="4E7DBF22" w:rsidR="0038260D" w:rsidRPr="006E6534" w:rsidRDefault="00155641" w:rsidP="00415551">
            <w:pPr>
              <w:pStyle w:val="SDText"/>
              <w:ind w:firstLine="0"/>
              <w:rPr>
                <w:rFonts w:cs="Times New Roman"/>
                <w:color w:val="000000" w:themeColor="text1"/>
                <w:rPrChange w:id="22617" w:author="N F" w:date="2023-12-05T03:09:00Z">
                  <w:rPr>
                    <w:rFonts w:cs="Times New Roman"/>
                  </w:rPr>
                </w:rPrChange>
              </w:rPr>
            </w:pPr>
            <w:r w:rsidRPr="006E6534">
              <w:rPr>
                <w:rFonts w:cs="Times New Roman"/>
                <w:color w:val="000000" w:themeColor="text1"/>
                <w:rPrChange w:id="22618" w:author="N F" w:date="2023-12-05T03:09:00Z">
                  <w:rPr>
                    <w:rFonts w:cs="Times New Roman"/>
                  </w:rPr>
                </w:rPrChange>
              </w:rPr>
              <w:t>Слабость</w:t>
            </w:r>
          </w:p>
        </w:tc>
        <w:tc>
          <w:tcPr>
            <w:tcW w:w="2336" w:type="dxa"/>
          </w:tcPr>
          <w:p w14:paraId="7EA64056" w14:textId="18D2142E" w:rsidR="0038260D" w:rsidRPr="006E6534" w:rsidRDefault="00380E28" w:rsidP="00415551">
            <w:pPr>
              <w:pStyle w:val="SDText"/>
              <w:ind w:firstLine="0"/>
              <w:rPr>
                <w:rFonts w:cs="Times New Roman"/>
                <w:color w:val="000000" w:themeColor="text1"/>
                <w:rPrChange w:id="22619" w:author="N F" w:date="2023-12-05T03:09:00Z">
                  <w:rPr>
                    <w:rFonts w:cs="Times New Roman"/>
                  </w:rPr>
                </w:rPrChange>
              </w:rPr>
            </w:pPr>
            <w:r w:rsidRPr="006E6534">
              <w:rPr>
                <w:rFonts w:cs="Times New Roman"/>
                <w:color w:val="000000" w:themeColor="text1"/>
                <w:rPrChange w:id="22620" w:author="N F" w:date="2023-12-05T03:09:00Z">
                  <w:rPr>
                    <w:rFonts w:cs="Times New Roman"/>
                  </w:rPr>
                </w:rPrChange>
              </w:rPr>
              <w:t>2</w:t>
            </w:r>
          </w:p>
        </w:tc>
        <w:tc>
          <w:tcPr>
            <w:tcW w:w="2336" w:type="dxa"/>
          </w:tcPr>
          <w:p w14:paraId="4AFF19C7" w14:textId="4FE3FF6E" w:rsidR="0038260D" w:rsidRPr="006E6534" w:rsidRDefault="00380E28" w:rsidP="00415551">
            <w:pPr>
              <w:pStyle w:val="SDText"/>
              <w:ind w:firstLine="0"/>
              <w:rPr>
                <w:rFonts w:cs="Times New Roman"/>
                <w:color w:val="000000" w:themeColor="text1"/>
                <w:rPrChange w:id="22621" w:author="N F" w:date="2023-12-05T03:09:00Z">
                  <w:rPr>
                    <w:rFonts w:cs="Times New Roman"/>
                  </w:rPr>
                </w:rPrChange>
              </w:rPr>
            </w:pPr>
            <w:r w:rsidRPr="006E6534">
              <w:rPr>
                <w:rFonts w:cs="Times New Roman"/>
                <w:color w:val="000000" w:themeColor="text1"/>
                <w:rPrChange w:id="22622" w:author="N F" w:date="2023-12-05T03:09:00Z">
                  <w:rPr>
                    <w:rFonts w:cs="Times New Roman"/>
                  </w:rPr>
                </w:rPrChange>
              </w:rPr>
              <w:t>2</w:t>
            </w:r>
          </w:p>
        </w:tc>
        <w:tc>
          <w:tcPr>
            <w:tcW w:w="2337" w:type="dxa"/>
          </w:tcPr>
          <w:p w14:paraId="378CCEEB" w14:textId="35DE37B5" w:rsidR="0038260D" w:rsidRPr="006E6534" w:rsidRDefault="00380E28" w:rsidP="00415551">
            <w:pPr>
              <w:pStyle w:val="SDText"/>
              <w:ind w:firstLine="0"/>
              <w:rPr>
                <w:rFonts w:cs="Times New Roman"/>
                <w:color w:val="000000" w:themeColor="text1"/>
                <w:rPrChange w:id="22623" w:author="N F" w:date="2023-12-05T03:09:00Z">
                  <w:rPr>
                    <w:rFonts w:cs="Times New Roman"/>
                  </w:rPr>
                </w:rPrChange>
              </w:rPr>
            </w:pPr>
            <w:r w:rsidRPr="006E6534">
              <w:rPr>
                <w:rFonts w:cs="Times New Roman"/>
                <w:color w:val="000000" w:themeColor="text1"/>
                <w:rPrChange w:id="22624" w:author="N F" w:date="2023-12-05T03:09:00Z">
                  <w:rPr>
                    <w:rFonts w:cs="Times New Roman"/>
                  </w:rPr>
                </w:rPrChange>
              </w:rPr>
              <w:t>0</w:t>
            </w:r>
            <w:r w:rsidR="00155641" w:rsidRPr="006E6534">
              <w:rPr>
                <w:rFonts w:cs="Times New Roman"/>
                <w:color w:val="000000" w:themeColor="text1"/>
                <w:rPrChange w:id="22625" w:author="N F" w:date="2023-12-05T03:09:00Z">
                  <w:rPr>
                    <w:rFonts w:cs="Times New Roman"/>
                  </w:rPr>
                </w:rPrChange>
              </w:rPr>
              <w:t>,</w:t>
            </w:r>
            <w:r w:rsidRPr="006E6534">
              <w:rPr>
                <w:rFonts w:cs="Times New Roman"/>
                <w:color w:val="000000" w:themeColor="text1"/>
                <w:rPrChange w:id="22626" w:author="N F" w:date="2023-12-05T03:09:00Z">
                  <w:rPr>
                    <w:rFonts w:cs="Times New Roman"/>
                  </w:rPr>
                </w:rPrChange>
              </w:rPr>
              <w:t>49</w:t>
            </w:r>
          </w:p>
        </w:tc>
      </w:tr>
      <w:tr w:rsidR="006E6534" w:rsidRPr="006E6534" w14:paraId="5B11A0FC" w14:textId="77777777" w:rsidTr="0038260D">
        <w:tc>
          <w:tcPr>
            <w:tcW w:w="2336" w:type="dxa"/>
          </w:tcPr>
          <w:p w14:paraId="62E86673" w14:textId="562E382A" w:rsidR="0038260D" w:rsidRPr="006E6534" w:rsidRDefault="00155641" w:rsidP="00415551">
            <w:pPr>
              <w:pStyle w:val="SDText"/>
              <w:ind w:firstLine="0"/>
              <w:rPr>
                <w:rFonts w:cs="Times New Roman"/>
                <w:color w:val="000000" w:themeColor="text1"/>
                <w:rPrChange w:id="22627" w:author="N F" w:date="2023-12-05T03:09:00Z">
                  <w:rPr>
                    <w:rFonts w:cs="Times New Roman"/>
                  </w:rPr>
                </w:rPrChange>
              </w:rPr>
            </w:pPr>
            <w:r w:rsidRPr="006E6534">
              <w:rPr>
                <w:rFonts w:cs="Times New Roman"/>
                <w:color w:val="000000" w:themeColor="text1"/>
                <w:rPrChange w:id="22628" w:author="N F" w:date="2023-12-05T03:09:00Z">
                  <w:rPr>
                    <w:rFonts w:cs="Times New Roman"/>
                  </w:rPr>
                </w:rPrChange>
              </w:rPr>
              <w:t>Глоточный абсцесс</w:t>
            </w:r>
          </w:p>
        </w:tc>
        <w:tc>
          <w:tcPr>
            <w:tcW w:w="2336" w:type="dxa"/>
          </w:tcPr>
          <w:p w14:paraId="08AF3694" w14:textId="25314254" w:rsidR="0038260D" w:rsidRPr="006E6534" w:rsidRDefault="00380E28" w:rsidP="00415551">
            <w:pPr>
              <w:pStyle w:val="SDText"/>
              <w:ind w:firstLine="0"/>
              <w:rPr>
                <w:rFonts w:cs="Times New Roman"/>
                <w:color w:val="000000" w:themeColor="text1"/>
                <w:rPrChange w:id="22629" w:author="N F" w:date="2023-12-05T03:09:00Z">
                  <w:rPr>
                    <w:rFonts w:cs="Times New Roman"/>
                  </w:rPr>
                </w:rPrChange>
              </w:rPr>
            </w:pPr>
            <w:r w:rsidRPr="006E6534">
              <w:rPr>
                <w:rFonts w:cs="Times New Roman"/>
                <w:color w:val="000000" w:themeColor="text1"/>
                <w:rPrChange w:id="22630" w:author="N F" w:date="2023-12-05T03:09:00Z">
                  <w:rPr>
                    <w:rFonts w:cs="Times New Roman"/>
                  </w:rPr>
                </w:rPrChange>
              </w:rPr>
              <w:t>2</w:t>
            </w:r>
          </w:p>
        </w:tc>
        <w:tc>
          <w:tcPr>
            <w:tcW w:w="2336" w:type="dxa"/>
          </w:tcPr>
          <w:p w14:paraId="44CD755A" w14:textId="584EEC5E" w:rsidR="0038260D" w:rsidRPr="006E6534" w:rsidRDefault="00380E28" w:rsidP="00415551">
            <w:pPr>
              <w:pStyle w:val="SDText"/>
              <w:ind w:firstLine="0"/>
              <w:rPr>
                <w:rFonts w:cs="Times New Roman"/>
                <w:color w:val="000000" w:themeColor="text1"/>
                <w:rPrChange w:id="22631" w:author="N F" w:date="2023-12-05T03:09:00Z">
                  <w:rPr>
                    <w:rFonts w:cs="Times New Roman"/>
                  </w:rPr>
                </w:rPrChange>
              </w:rPr>
            </w:pPr>
            <w:r w:rsidRPr="006E6534">
              <w:rPr>
                <w:rFonts w:cs="Times New Roman"/>
                <w:color w:val="000000" w:themeColor="text1"/>
                <w:rPrChange w:id="22632" w:author="N F" w:date="2023-12-05T03:09:00Z">
                  <w:rPr>
                    <w:rFonts w:cs="Times New Roman"/>
                  </w:rPr>
                </w:rPrChange>
              </w:rPr>
              <w:t>1</w:t>
            </w:r>
          </w:p>
        </w:tc>
        <w:tc>
          <w:tcPr>
            <w:tcW w:w="2337" w:type="dxa"/>
          </w:tcPr>
          <w:p w14:paraId="191BD045" w14:textId="499F494E" w:rsidR="0038260D" w:rsidRPr="006E6534" w:rsidRDefault="00380E28" w:rsidP="00415551">
            <w:pPr>
              <w:pStyle w:val="SDText"/>
              <w:ind w:firstLine="0"/>
              <w:rPr>
                <w:rFonts w:cs="Times New Roman"/>
                <w:color w:val="000000" w:themeColor="text1"/>
                <w:rPrChange w:id="22633" w:author="N F" w:date="2023-12-05T03:09:00Z">
                  <w:rPr>
                    <w:rFonts w:cs="Times New Roman"/>
                  </w:rPr>
                </w:rPrChange>
              </w:rPr>
            </w:pPr>
            <w:r w:rsidRPr="006E6534">
              <w:rPr>
                <w:rFonts w:cs="Times New Roman"/>
                <w:color w:val="000000" w:themeColor="text1"/>
                <w:rPrChange w:id="22634" w:author="N F" w:date="2023-12-05T03:09:00Z">
                  <w:rPr>
                    <w:rFonts w:cs="Times New Roman"/>
                  </w:rPr>
                </w:rPrChange>
              </w:rPr>
              <w:t>0</w:t>
            </w:r>
            <w:r w:rsidR="00155641" w:rsidRPr="006E6534">
              <w:rPr>
                <w:rFonts w:cs="Times New Roman"/>
                <w:color w:val="000000" w:themeColor="text1"/>
                <w:rPrChange w:id="22635" w:author="N F" w:date="2023-12-05T03:09:00Z">
                  <w:rPr>
                    <w:rFonts w:cs="Times New Roman"/>
                  </w:rPr>
                </w:rPrChange>
              </w:rPr>
              <w:t>,</w:t>
            </w:r>
            <w:r w:rsidRPr="006E6534">
              <w:rPr>
                <w:rFonts w:cs="Times New Roman"/>
                <w:color w:val="000000" w:themeColor="text1"/>
                <w:rPrChange w:id="22636" w:author="N F" w:date="2023-12-05T03:09:00Z">
                  <w:rPr>
                    <w:rFonts w:cs="Times New Roman"/>
                  </w:rPr>
                </w:rPrChange>
              </w:rPr>
              <w:t>24</w:t>
            </w:r>
          </w:p>
        </w:tc>
      </w:tr>
      <w:tr w:rsidR="00380E28" w:rsidRPr="006E6534" w14:paraId="6DA78373" w14:textId="77777777" w:rsidTr="0038260D">
        <w:tc>
          <w:tcPr>
            <w:tcW w:w="2336" w:type="dxa"/>
          </w:tcPr>
          <w:p w14:paraId="7CD6E9F7" w14:textId="2422A118" w:rsidR="00380E28" w:rsidRPr="006E6534" w:rsidRDefault="00155641" w:rsidP="00415551">
            <w:pPr>
              <w:pStyle w:val="SDText"/>
              <w:ind w:firstLine="0"/>
              <w:rPr>
                <w:rFonts w:cs="Times New Roman"/>
                <w:color w:val="000000" w:themeColor="text1"/>
                <w:rPrChange w:id="22637" w:author="N F" w:date="2023-12-05T03:09:00Z">
                  <w:rPr>
                    <w:rFonts w:cs="Times New Roman"/>
                  </w:rPr>
                </w:rPrChange>
              </w:rPr>
            </w:pPr>
            <w:r w:rsidRPr="006E6534">
              <w:rPr>
                <w:rFonts w:cs="Times New Roman"/>
                <w:color w:val="000000" w:themeColor="text1"/>
                <w:rPrChange w:id="22638" w:author="N F" w:date="2023-12-05T03:09:00Z">
                  <w:rPr>
                    <w:rFonts w:cs="Times New Roman"/>
                  </w:rPr>
                </w:rPrChange>
              </w:rPr>
              <w:t>Тромбоцитопения</w:t>
            </w:r>
          </w:p>
        </w:tc>
        <w:tc>
          <w:tcPr>
            <w:tcW w:w="2336" w:type="dxa"/>
          </w:tcPr>
          <w:p w14:paraId="5BDAB239" w14:textId="56EB90F8" w:rsidR="00380E28" w:rsidRPr="006E6534" w:rsidRDefault="00380E28" w:rsidP="00415551">
            <w:pPr>
              <w:pStyle w:val="SDText"/>
              <w:ind w:firstLine="0"/>
              <w:rPr>
                <w:rFonts w:cs="Times New Roman"/>
                <w:color w:val="000000" w:themeColor="text1"/>
                <w:rPrChange w:id="22639" w:author="N F" w:date="2023-12-05T03:09:00Z">
                  <w:rPr>
                    <w:rFonts w:cs="Times New Roman"/>
                  </w:rPr>
                </w:rPrChange>
              </w:rPr>
            </w:pPr>
            <w:r w:rsidRPr="006E6534">
              <w:rPr>
                <w:rFonts w:cs="Times New Roman"/>
                <w:color w:val="000000" w:themeColor="text1"/>
                <w:rPrChange w:id="22640" w:author="N F" w:date="2023-12-05T03:09:00Z">
                  <w:rPr>
                    <w:rFonts w:cs="Times New Roman"/>
                  </w:rPr>
                </w:rPrChange>
              </w:rPr>
              <w:t>2</w:t>
            </w:r>
          </w:p>
        </w:tc>
        <w:tc>
          <w:tcPr>
            <w:tcW w:w="2336" w:type="dxa"/>
          </w:tcPr>
          <w:p w14:paraId="6FF41A88" w14:textId="3517C9E4" w:rsidR="00380E28" w:rsidRPr="006E6534" w:rsidRDefault="00380E28" w:rsidP="00415551">
            <w:pPr>
              <w:pStyle w:val="SDText"/>
              <w:ind w:firstLine="0"/>
              <w:rPr>
                <w:rFonts w:cs="Times New Roman"/>
                <w:color w:val="000000" w:themeColor="text1"/>
                <w:rPrChange w:id="22641" w:author="N F" w:date="2023-12-05T03:09:00Z">
                  <w:rPr>
                    <w:rFonts w:cs="Times New Roman"/>
                  </w:rPr>
                </w:rPrChange>
              </w:rPr>
            </w:pPr>
            <w:r w:rsidRPr="006E6534">
              <w:rPr>
                <w:rFonts w:cs="Times New Roman"/>
                <w:color w:val="000000" w:themeColor="text1"/>
                <w:rPrChange w:id="22642" w:author="N F" w:date="2023-12-05T03:09:00Z">
                  <w:rPr>
                    <w:rFonts w:cs="Times New Roman"/>
                  </w:rPr>
                </w:rPrChange>
              </w:rPr>
              <w:t>2</w:t>
            </w:r>
          </w:p>
        </w:tc>
        <w:tc>
          <w:tcPr>
            <w:tcW w:w="2337" w:type="dxa"/>
          </w:tcPr>
          <w:p w14:paraId="02AACDD8" w14:textId="54CBB725" w:rsidR="00380E28" w:rsidRPr="006E6534" w:rsidRDefault="00380E28" w:rsidP="00415551">
            <w:pPr>
              <w:pStyle w:val="SDText"/>
              <w:ind w:firstLine="0"/>
              <w:rPr>
                <w:rFonts w:cs="Times New Roman"/>
                <w:color w:val="000000" w:themeColor="text1"/>
                <w:rPrChange w:id="22643" w:author="N F" w:date="2023-12-05T03:09:00Z">
                  <w:rPr>
                    <w:rFonts w:cs="Times New Roman"/>
                  </w:rPr>
                </w:rPrChange>
              </w:rPr>
            </w:pPr>
            <w:r w:rsidRPr="006E6534">
              <w:rPr>
                <w:rFonts w:cs="Times New Roman"/>
                <w:color w:val="000000" w:themeColor="text1"/>
                <w:rPrChange w:id="22644" w:author="N F" w:date="2023-12-05T03:09:00Z">
                  <w:rPr>
                    <w:rFonts w:cs="Times New Roman"/>
                  </w:rPr>
                </w:rPrChange>
              </w:rPr>
              <w:t>0</w:t>
            </w:r>
            <w:r w:rsidR="00155641" w:rsidRPr="006E6534">
              <w:rPr>
                <w:rFonts w:cs="Times New Roman"/>
                <w:color w:val="000000" w:themeColor="text1"/>
                <w:rPrChange w:id="22645" w:author="N F" w:date="2023-12-05T03:09:00Z">
                  <w:rPr>
                    <w:rFonts w:cs="Times New Roman"/>
                  </w:rPr>
                </w:rPrChange>
              </w:rPr>
              <w:t>,</w:t>
            </w:r>
            <w:r w:rsidRPr="006E6534">
              <w:rPr>
                <w:rFonts w:cs="Times New Roman"/>
                <w:color w:val="000000" w:themeColor="text1"/>
                <w:rPrChange w:id="22646" w:author="N F" w:date="2023-12-05T03:09:00Z">
                  <w:rPr>
                    <w:rFonts w:cs="Times New Roman"/>
                  </w:rPr>
                </w:rPrChange>
              </w:rPr>
              <w:t>49</w:t>
            </w:r>
          </w:p>
        </w:tc>
      </w:tr>
    </w:tbl>
    <w:p w14:paraId="71F29481" w14:textId="77777777" w:rsidR="009C3131" w:rsidRPr="006E6534" w:rsidRDefault="009C3131">
      <w:pPr>
        <w:pStyle w:val="SDText"/>
        <w:spacing w:after="0"/>
        <w:rPr>
          <w:rFonts w:cs="Times New Roman"/>
          <w:color w:val="000000" w:themeColor="text1"/>
          <w:rPrChange w:id="22647" w:author="N F" w:date="2023-12-05T03:09:00Z">
            <w:rPr>
              <w:rFonts w:cs="Times New Roman"/>
            </w:rPr>
          </w:rPrChange>
        </w:rPr>
        <w:pPrChange w:id="22648" w:author="Barshadskaya, Yuliya" w:date="2024-01-16T02:43:00Z">
          <w:pPr>
            <w:pStyle w:val="SDText"/>
          </w:pPr>
        </w:pPrChange>
      </w:pPr>
      <w:bookmarkStart w:id="22649" w:name="_Ref115268613"/>
    </w:p>
    <w:p w14:paraId="5B1E9CAB" w14:textId="4CB8E915" w:rsidR="00701D62" w:rsidRPr="00527FD0" w:rsidRDefault="00701D62">
      <w:pPr>
        <w:pStyle w:val="SDTable"/>
        <w:spacing w:after="0"/>
        <w:jc w:val="both"/>
        <w:pPrChange w:id="22650" w:author="Barshadskaya, Yuliya" w:date="2024-01-16T02:43:00Z">
          <w:pPr>
            <w:pStyle w:val="SDTable"/>
          </w:pPr>
        </w:pPrChange>
      </w:pPr>
      <w:bookmarkStart w:id="22651" w:name="_Ref115715149"/>
      <w:bookmarkStart w:id="22652" w:name="_Toc115733175"/>
      <w:r w:rsidRPr="00C817D8">
        <w:rPr>
          <w:b/>
          <w:rPrChange w:id="22653" w:author="Barshadskaya, Yuliya" w:date="2024-01-16T02:43:00Z">
            <w:rPr/>
          </w:rPrChange>
        </w:rPr>
        <w:t xml:space="preserve">Таблица </w:t>
      </w:r>
      <w:r w:rsidR="003D1135" w:rsidRPr="00C817D8">
        <w:rPr>
          <w:b/>
          <w:rPrChange w:id="22654" w:author="Barshadskaya, Yuliya" w:date="2024-01-16T02:43:00Z">
            <w:rPr/>
          </w:rPrChange>
        </w:rPr>
        <w:fldChar w:fldCharType="begin"/>
      </w:r>
      <w:r w:rsidR="003D1135" w:rsidRPr="00C817D8">
        <w:rPr>
          <w:b/>
          <w:rPrChange w:id="22655" w:author="Barshadskaya, Yuliya" w:date="2024-01-16T02:43:00Z">
            <w:rPr/>
          </w:rPrChange>
        </w:rPr>
        <w:instrText xml:space="preserve"> STYLEREF 1 \s </w:instrText>
      </w:r>
      <w:r w:rsidR="003D1135" w:rsidRPr="00C817D8">
        <w:rPr>
          <w:b/>
          <w:rPrChange w:id="22656" w:author="Barshadskaya, Yuliya" w:date="2024-01-16T02:43:00Z">
            <w:rPr/>
          </w:rPrChange>
        </w:rPr>
        <w:fldChar w:fldCharType="separate"/>
      </w:r>
      <w:r w:rsidR="004C4CE2" w:rsidRPr="00C817D8">
        <w:rPr>
          <w:b/>
          <w:noProof/>
          <w:rPrChange w:id="22657" w:author="Barshadskaya, Yuliya" w:date="2024-01-16T02:43:00Z">
            <w:rPr>
              <w:noProof/>
            </w:rPr>
          </w:rPrChange>
        </w:rPr>
        <w:t>4</w:t>
      </w:r>
      <w:r w:rsidR="003D1135" w:rsidRPr="00C817D8">
        <w:rPr>
          <w:b/>
          <w:rPrChange w:id="22658" w:author="Barshadskaya, Yuliya" w:date="2024-01-16T02:43:00Z">
            <w:rPr/>
          </w:rPrChange>
        </w:rPr>
        <w:fldChar w:fldCharType="end"/>
      </w:r>
      <w:r w:rsidR="003D1135" w:rsidRPr="00C817D8">
        <w:rPr>
          <w:b/>
          <w:rPrChange w:id="22659" w:author="Barshadskaya, Yuliya" w:date="2024-01-16T02:43:00Z">
            <w:rPr/>
          </w:rPrChange>
        </w:rPr>
        <w:noBreakHyphen/>
      </w:r>
      <w:r w:rsidR="003D1135" w:rsidRPr="00C817D8">
        <w:rPr>
          <w:b/>
          <w:rPrChange w:id="22660" w:author="Barshadskaya, Yuliya" w:date="2024-01-16T02:43:00Z">
            <w:rPr/>
          </w:rPrChange>
        </w:rPr>
        <w:fldChar w:fldCharType="begin"/>
      </w:r>
      <w:r w:rsidR="003D1135" w:rsidRPr="00C817D8">
        <w:rPr>
          <w:b/>
          <w:rPrChange w:id="22661" w:author="Barshadskaya, Yuliya" w:date="2024-01-16T02:43:00Z">
            <w:rPr/>
          </w:rPrChange>
        </w:rPr>
        <w:instrText xml:space="preserve"> SEQ Таблица \* ARABIC \s 1 </w:instrText>
      </w:r>
      <w:r w:rsidR="003D1135" w:rsidRPr="00C817D8">
        <w:rPr>
          <w:b/>
          <w:rPrChange w:id="22662" w:author="Barshadskaya, Yuliya" w:date="2024-01-16T02:43:00Z">
            <w:rPr/>
          </w:rPrChange>
        </w:rPr>
        <w:fldChar w:fldCharType="separate"/>
      </w:r>
      <w:r w:rsidR="004C4CE2" w:rsidRPr="00C817D8">
        <w:rPr>
          <w:b/>
          <w:noProof/>
          <w:rPrChange w:id="22663" w:author="Barshadskaya, Yuliya" w:date="2024-01-16T02:43:00Z">
            <w:rPr>
              <w:noProof/>
            </w:rPr>
          </w:rPrChange>
        </w:rPr>
        <w:t>13</w:t>
      </w:r>
      <w:r w:rsidR="003D1135" w:rsidRPr="00C817D8">
        <w:rPr>
          <w:b/>
          <w:rPrChange w:id="22664" w:author="Barshadskaya, Yuliya" w:date="2024-01-16T02:43:00Z">
            <w:rPr/>
          </w:rPrChange>
        </w:rPr>
        <w:fldChar w:fldCharType="end"/>
      </w:r>
      <w:bookmarkEnd w:id="22649"/>
      <w:bookmarkEnd w:id="22651"/>
      <w:ins w:id="22665" w:author="Barshadskaya, Yuliya" w:date="2024-01-16T02:43:00Z">
        <w:r w:rsidR="00C817D8" w:rsidRPr="00C817D8">
          <w:rPr>
            <w:b/>
            <w:rPrChange w:id="22666" w:author="Barshadskaya, Yuliya" w:date="2024-01-16T02:43:00Z">
              <w:rPr/>
            </w:rPrChange>
          </w:rPr>
          <w:t>.</w:t>
        </w:r>
      </w:ins>
      <w:r w:rsidRPr="00527FD0">
        <w:t xml:space="preserve"> </w:t>
      </w:r>
      <w:r w:rsidR="00D43870" w:rsidRPr="00452D3C">
        <w:t>Серьезные нежелательные явления</w:t>
      </w:r>
      <w:r w:rsidR="006C1605" w:rsidRPr="008A1743">
        <w:t>,</w:t>
      </w:r>
      <w:r w:rsidR="00D43870" w:rsidRPr="008D162B">
        <w:t xml:space="preserve"> </w:t>
      </w:r>
      <w:r w:rsidR="00981EC6" w:rsidRPr="008D162B">
        <w:t xml:space="preserve">систематизированные </w:t>
      </w:r>
      <w:r w:rsidR="00D43870" w:rsidRPr="008D162B">
        <w:t>по исходу</w:t>
      </w:r>
      <w:r w:rsidR="00981EC6" w:rsidRPr="006E6534">
        <w:t>,</w:t>
      </w:r>
      <w:r w:rsidR="00D43870" w:rsidRPr="006E6534">
        <w:t xml:space="preserve"> произошедшие в рамках исследований </w:t>
      </w:r>
      <w:r w:rsidR="00D43870" w:rsidRPr="006E6534">
        <w:rPr>
          <w:lang w:val="en-US"/>
        </w:rPr>
        <w:t>AURAex</w:t>
      </w:r>
      <w:r w:rsidR="00D43870" w:rsidRPr="006E6534">
        <w:t xml:space="preserve"> и </w:t>
      </w:r>
      <w:r w:rsidR="00D43870" w:rsidRPr="006E6534">
        <w:rPr>
          <w:lang w:val="en-US"/>
        </w:rPr>
        <w:t>AURA</w:t>
      </w:r>
      <w:r w:rsidR="00D43870" w:rsidRPr="006E6534">
        <w:t xml:space="preserve"> 2</w:t>
      </w:r>
      <w:r w:rsidRPr="006E6534">
        <w:t xml:space="preserve"> </w:t>
      </w:r>
      <w:ins w:id="22667" w:author="Barshadskaya, Yuliya" w:date="2024-01-16T02:43:00Z">
        <w:r w:rsidR="00C817D8" w:rsidRPr="0001519A">
          <w:rPr>
            <w:rFonts w:cs="Times New Roman"/>
            <w:color w:val="000000" w:themeColor="text1"/>
            <w:lang w:val="en-US"/>
          </w:rPr>
          <w:fldChar w:fldCharType="begin"/>
        </w:r>
        <w:r w:rsidR="00C817D8"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C817D8" w:rsidRPr="0001519A">
          <w:rPr>
            <w:rFonts w:cs="Times New Roman"/>
            <w:color w:val="000000" w:themeColor="text1"/>
            <w:lang w:val="en-US"/>
          </w:rPr>
          <w:fldChar w:fldCharType="separate"/>
        </w:r>
        <w:r w:rsidR="00C817D8" w:rsidRPr="0018315E">
          <w:rPr>
            <w:rFonts w:cs="Times New Roman"/>
            <w:color w:val="000000" w:themeColor="text1"/>
          </w:rPr>
          <w:t>[</w:t>
        </w:r>
      </w:ins>
      <w:ins w:id="22668" w:author="Barshadskaya, Yuliya" w:date="2024-02-23T00:11:00Z">
        <w:r w:rsidR="00131173">
          <w:rPr>
            <w:rFonts w:cs="Times New Roman"/>
            <w:color w:val="000000" w:themeColor="text1"/>
          </w:rPr>
          <w:t>9</w:t>
        </w:r>
      </w:ins>
      <w:ins w:id="22669" w:author="Barshadskaya, Yuliya" w:date="2024-01-16T02:43:00Z">
        <w:r w:rsidR="00C817D8" w:rsidRPr="00DD38F1">
          <w:rPr>
            <w:rFonts w:cs="Times New Roman"/>
            <w:color w:val="000000" w:themeColor="text1"/>
          </w:rPr>
          <w:t>]</w:t>
        </w:r>
        <w:r w:rsidR="00C817D8" w:rsidRPr="0001519A">
          <w:rPr>
            <w:rFonts w:cs="Times New Roman"/>
            <w:color w:val="000000" w:themeColor="text1"/>
            <w:lang w:val="en-US"/>
          </w:rPr>
          <w:fldChar w:fldCharType="end"/>
        </w:r>
        <w:r w:rsidR="00C817D8">
          <w:rPr>
            <w:rFonts w:cs="Times New Roman"/>
            <w:color w:val="000000" w:themeColor="text1"/>
          </w:rPr>
          <w:t>.</w:t>
        </w:r>
      </w:ins>
      <w:del w:id="22670" w:author="Barshadskaya, Yuliya" w:date="2024-01-16T02:43:00Z">
        <w:r w:rsidRPr="00452D3C" w:rsidDel="00C817D8">
          <w:fldChar w:fldCharType="begin"/>
        </w:r>
        <w:r w:rsidRPr="006E6534" w:rsidDel="00C817D8">
          <w:delInstrText xml:space="preserve"> ADDIN ZOTERO_ITEM CSL_CITATION {"citationID":"XtXdxyHl","properties":{"formattedCitation":"(27)","plainCitation":"(27)","noteIndex":0},"citationItems":[{"id":161756,"uris":["http://zotero.org/groups/4735135/items/9AGK4QM5"],"itemData":{"id":161756,"type":"webpage","title":"TAGRISSO (osimertinib) tablets. AstraZeneca Pharmaceuticals, LP Application No.:  208065. Approval Date: 11/13/2015. Medical Review.","URL":"https://www.accessdata.fda.gov/drugsatfda_docs/nda/2015/208065Orig1s000TOC.cfm","accessed":{"date-parts":[["2022",8,2]]}}}],"schema":"https://github.com/citation-style-language/schema/raw/master/csl-citation.json"} </w:delInstrText>
        </w:r>
        <w:r w:rsidRPr="00452D3C" w:rsidDel="00C817D8">
          <w:fldChar w:fldCharType="separate"/>
        </w:r>
        <w:r w:rsidRPr="00452D3C" w:rsidDel="00C817D8">
          <w:delText>(27)</w:delText>
        </w:r>
        <w:bookmarkEnd w:id="22652"/>
        <w:r w:rsidRPr="00452D3C" w:rsidDel="00C817D8">
          <w:fldChar w:fldCharType="end"/>
        </w:r>
      </w:del>
    </w:p>
    <w:tbl>
      <w:tblPr>
        <w:tblStyle w:val="a4"/>
        <w:tblW w:w="5000" w:type="pct"/>
        <w:tblLook w:val="04A0" w:firstRow="1" w:lastRow="0" w:firstColumn="1" w:lastColumn="0" w:noHBand="0" w:noVBand="1"/>
      </w:tblPr>
      <w:tblGrid>
        <w:gridCol w:w="3115"/>
        <w:gridCol w:w="3116"/>
        <w:gridCol w:w="3114"/>
      </w:tblGrid>
      <w:tr w:rsidR="006E6534" w:rsidRPr="006E6534" w14:paraId="0CAFD4B0" w14:textId="77777777" w:rsidTr="006B608E">
        <w:trPr>
          <w:tblHeader/>
        </w:trPr>
        <w:tc>
          <w:tcPr>
            <w:tcW w:w="1667" w:type="pct"/>
            <w:shd w:val="clear" w:color="auto" w:fill="D9D9D9" w:themeFill="background1" w:themeFillShade="D9"/>
          </w:tcPr>
          <w:p w14:paraId="64BF8805" w14:textId="74BF7E6D" w:rsidR="00455D59" w:rsidRPr="006E6534" w:rsidRDefault="00455D59">
            <w:pPr>
              <w:spacing w:line="240" w:lineRule="auto"/>
              <w:ind w:firstLine="0"/>
              <w:jc w:val="center"/>
              <w:rPr>
                <w:rFonts w:cs="Times New Roman"/>
                <w:b/>
                <w:bCs/>
                <w:color w:val="000000" w:themeColor="text1"/>
                <w:rPrChange w:id="22671" w:author="N F" w:date="2023-12-05T03:09:00Z">
                  <w:rPr>
                    <w:rFonts w:cs="Times New Roman"/>
                    <w:b/>
                    <w:bCs/>
                  </w:rPr>
                </w:rPrChange>
              </w:rPr>
              <w:pPrChange w:id="22672" w:author="N F" w:date="2023-08-06T15:38:00Z">
                <w:pPr>
                  <w:ind w:firstLine="0"/>
                  <w:jc w:val="center"/>
                </w:pPr>
              </w:pPrChange>
            </w:pPr>
            <w:r w:rsidRPr="006E6534">
              <w:rPr>
                <w:rFonts w:cs="Times New Roman"/>
                <w:b/>
                <w:bCs/>
                <w:color w:val="000000" w:themeColor="text1"/>
                <w:rPrChange w:id="22673" w:author="N F" w:date="2023-12-05T03:09:00Z">
                  <w:rPr>
                    <w:rFonts w:cs="Times New Roman"/>
                    <w:b/>
                    <w:bCs/>
                  </w:rPr>
                </w:rPrChange>
              </w:rPr>
              <w:t>Исход события</w:t>
            </w:r>
          </w:p>
        </w:tc>
        <w:tc>
          <w:tcPr>
            <w:tcW w:w="1667" w:type="pct"/>
            <w:shd w:val="clear" w:color="auto" w:fill="D9D9D9" w:themeFill="background1" w:themeFillShade="D9"/>
          </w:tcPr>
          <w:p w14:paraId="22D217FC" w14:textId="2EB8CD5A" w:rsidR="00455D59" w:rsidRPr="006E6534" w:rsidRDefault="00455D59">
            <w:pPr>
              <w:spacing w:line="240" w:lineRule="auto"/>
              <w:ind w:firstLine="0"/>
              <w:jc w:val="center"/>
              <w:rPr>
                <w:rFonts w:cs="Times New Roman"/>
                <w:b/>
                <w:bCs/>
                <w:color w:val="000000" w:themeColor="text1"/>
                <w:rPrChange w:id="22674" w:author="N F" w:date="2023-12-05T03:09:00Z">
                  <w:rPr>
                    <w:rFonts w:cs="Times New Roman"/>
                    <w:b/>
                    <w:bCs/>
                  </w:rPr>
                </w:rPrChange>
              </w:rPr>
              <w:pPrChange w:id="22675" w:author="N F" w:date="2023-08-06T15:38:00Z">
                <w:pPr>
                  <w:ind w:firstLine="0"/>
                  <w:jc w:val="center"/>
                </w:pPr>
              </w:pPrChange>
            </w:pPr>
            <w:r w:rsidRPr="006E6534">
              <w:rPr>
                <w:rFonts w:cs="Times New Roman"/>
                <w:b/>
                <w:bCs/>
                <w:color w:val="000000" w:themeColor="text1"/>
                <w:rPrChange w:id="22676" w:author="N F" w:date="2023-12-05T03:09:00Z">
                  <w:rPr>
                    <w:rFonts w:cs="Times New Roman"/>
                    <w:b/>
                    <w:bCs/>
                  </w:rPr>
                </w:rPrChange>
              </w:rPr>
              <w:t>Событие</w:t>
            </w:r>
          </w:p>
        </w:tc>
        <w:tc>
          <w:tcPr>
            <w:tcW w:w="1666" w:type="pct"/>
            <w:shd w:val="clear" w:color="auto" w:fill="D9D9D9" w:themeFill="background1" w:themeFillShade="D9"/>
          </w:tcPr>
          <w:p w14:paraId="70EEF529" w14:textId="3ACF5D77" w:rsidR="00455D59" w:rsidRPr="006E6534" w:rsidRDefault="00455D59">
            <w:pPr>
              <w:spacing w:line="240" w:lineRule="auto"/>
              <w:ind w:firstLine="0"/>
              <w:jc w:val="center"/>
              <w:rPr>
                <w:rFonts w:cs="Times New Roman"/>
                <w:b/>
                <w:bCs/>
                <w:color w:val="000000" w:themeColor="text1"/>
                <w:rPrChange w:id="22677" w:author="N F" w:date="2023-12-05T03:09:00Z">
                  <w:rPr>
                    <w:rFonts w:cs="Times New Roman"/>
                    <w:b/>
                    <w:bCs/>
                  </w:rPr>
                </w:rPrChange>
              </w:rPr>
              <w:pPrChange w:id="22678" w:author="N F" w:date="2023-08-06T15:38:00Z">
                <w:pPr>
                  <w:ind w:firstLine="0"/>
                  <w:jc w:val="center"/>
                </w:pPr>
              </w:pPrChange>
            </w:pPr>
            <w:r w:rsidRPr="006E6534">
              <w:rPr>
                <w:rFonts w:cs="Times New Roman"/>
                <w:b/>
                <w:bCs/>
                <w:color w:val="000000" w:themeColor="text1"/>
                <w:rPrChange w:id="22679" w:author="N F" w:date="2023-12-05T03:09:00Z">
                  <w:rPr>
                    <w:rFonts w:cs="Times New Roman"/>
                    <w:b/>
                    <w:bCs/>
                  </w:rPr>
                </w:rPrChange>
              </w:rPr>
              <w:t>Степень тяжести</w:t>
            </w:r>
          </w:p>
        </w:tc>
      </w:tr>
      <w:tr w:rsidR="006E6534" w:rsidRPr="006E6534" w14:paraId="7CEDB97E" w14:textId="77777777" w:rsidTr="004E36DD">
        <w:tc>
          <w:tcPr>
            <w:tcW w:w="1667" w:type="pct"/>
            <w:vMerge w:val="restart"/>
          </w:tcPr>
          <w:p w14:paraId="507F298C" w14:textId="7D065718" w:rsidR="004E36DD" w:rsidRPr="006E6534" w:rsidRDefault="004E36DD">
            <w:pPr>
              <w:spacing w:line="240" w:lineRule="auto"/>
              <w:ind w:firstLine="0"/>
              <w:rPr>
                <w:rFonts w:cs="Times New Roman"/>
                <w:color w:val="000000" w:themeColor="text1"/>
                <w:rPrChange w:id="22680" w:author="N F" w:date="2023-12-05T03:09:00Z">
                  <w:rPr>
                    <w:rFonts w:cs="Times New Roman"/>
                  </w:rPr>
                </w:rPrChange>
              </w:rPr>
              <w:pPrChange w:id="22681" w:author="N F" w:date="2023-08-06T15:38:00Z">
                <w:pPr>
                  <w:ind w:firstLine="0"/>
                </w:pPr>
              </w:pPrChange>
            </w:pPr>
            <w:r w:rsidRPr="006E6534">
              <w:rPr>
                <w:rFonts w:cs="Times New Roman"/>
                <w:color w:val="000000" w:themeColor="text1"/>
                <w:rPrChange w:id="22682" w:author="N F" w:date="2023-12-05T03:09:00Z">
                  <w:rPr>
                    <w:rFonts w:cs="Times New Roman"/>
                  </w:rPr>
                </w:rPrChange>
              </w:rPr>
              <w:t>Летальный исход</w:t>
            </w:r>
          </w:p>
        </w:tc>
        <w:tc>
          <w:tcPr>
            <w:tcW w:w="1667" w:type="pct"/>
          </w:tcPr>
          <w:p w14:paraId="3969AFE2" w14:textId="70D56919" w:rsidR="004E36DD" w:rsidRPr="006E6534" w:rsidRDefault="004E36DD">
            <w:pPr>
              <w:spacing w:line="240" w:lineRule="auto"/>
              <w:ind w:firstLine="0"/>
              <w:rPr>
                <w:rFonts w:cs="Times New Roman"/>
                <w:color w:val="000000" w:themeColor="text1"/>
                <w:rPrChange w:id="22683" w:author="N F" w:date="2023-12-05T03:09:00Z">
                  <w:rPr>
                    <w:rFonts w:cs="Times New Roman"/>
                  </w:rPr>
                </w:rPrChange>
              </w:rPr>
              <w:pPrChange w:id="22684" w:author="N F" w:date="2023-08-06T15:38:00Z">
                <w:pPr>
                  <w:ind w:firstLine="0"/>
                </w:pPr>
              </w:pPrChange>
            </w:pPr>
            <w:r w:rsidRPr="006E6534">
              <w:rPr>
                <w:rFonts w:cs="Times New Roman"/>
                <w:color w:val="000000" w:themeColor="text1"/>
                <w:rPrChange w:id="22685" w:author="N F" w:date="2023-12-05T03:09:00Z">
                  <w:rPr>
                    <w:rFonts w:cs="Times New Roman"/>
                  </w:rPr>
                </w:rPrChange>
              </w:rPr>
              <w:t>Интерстициальная болезнь легких</w:t>
            </w:r>
          </w:p>
        </w:tc>
        <w:tc>
          <w:tcPr>
            <w:tcW w:w="1666" w:type="pct"/>
          </w:tcPr>
          <w:p w14:paraId="268D4AA5" w14:textId="77D1E0CD" w:rsidR="004E36DD" w:rsidRPr="006E6534" w:rsidRDefault="004E36DD">
            <w:pPr>
              <w:spacing w:line="240" w:lineRule="auto"/>
              <w:ind w:firstLine="0"/>
              <w:rPr>
                <w:rFonts w:cs="Times New Roman"/>
                <w:color w:val="000000" w:themeColor="text1"/>
                <w:rPrChange w:id="22686" w:author="N F" w:date="2023-12-05T03:09:00Z">
                  <w:rPr>
                    <w:rFonts w:cs="Times New Roman"/>
                  </w:rPr>
                </w:rPrChange>
              </w:rPr>
              <w:pPrChange w:id="22687" w:author="N F" w:date="2023-08-06T15:38:00Z">
                <w:pPr>
                  <w:ind w:firstLine="0"/>
                </w:pPr>
              </w:pPrChange>
            </w:pPr>
            <w:r w:rsidRPr="006E6534">
              <w:rPr>
                <w:rFonts w:cs="Times New Roman"/>
                <w:color w:val="000000" w:themeColor="text1"/>
                <w:rPrChange w:id="22688" w:author="N F" w:date="2023-12-05T03:09:00Z">
                  <w:rPr>
                    <w:rFonts w:cs="Times New Roman"/>
                  </w:rPr>
                </w:rPrChange>
              </w:rPr>
              <w:t>5</w:t>
            </w:r>
          </w:p>
        </w:tc>
      </w:tr>
      <w:tr w:rsidR="006E6534" w:rsidRPr="006E6534" w14:paraId="72E7A9D1" w14:textId="77777777" w:rsidTr="004E36DD">
        <w:tc>
          <w:tcPr>
            <w:tcW w:w="1667" w:type="pct"/>
            <w:vMerge/>
          </w:tcPr>
          <w:p w14:paraId="46F216FA" w14:textId="77777777" w:rsidR="004E36DD" w:rsidRPr="006E6534" w:rsidRDefault="004E36DD">
            <w:pPr>
              <w:spacing w:line="240" w:lineRule="auto"/>
              <w:ind w:firstLine="0"/>
              <w:rPr>
                <w:rFonts w:cs="Times New Roman"/>
                <w:color w:val="000000" w:themeColor="text1"/>
                <w:rPrChange w:id="22689" w:author="N F" w:date="2023-12-05T03:09:00Z">
                  <w:rPr>
                    <w:rFonts w:cs="Times New Roman"/>
                  </w:rPr>
                </w:rPrChange>
              </w:rPr>
              <w:pPrChange w:id="22690" w:author="N F" w:date="2023-08-06T15:38:00Z">
                <w:pPr>
                  <w:ind w:firstLine="0"/>
                </w:pPr>
              </w:pPrChange>
            </w:pPr>
          </w:p>
        </w:tc>
        <w:tc>
          <w:tcPr>
            <w:tcW w:w="1667" w:type="pct"/>
          </w:tcPr>
          <w:p w14:paraId="50684691" w14:textId="7C3A5A47" w:rsidR="004E36DD" w:rsidRPr="006E6534" w:rsidRDefault="004E36DD">
            <w:pPr>
              <w:spacing w:line="240" w:lineRule="auto"/>
              <w:ind w:firstLine="0"/>
              <w:rPr>
                <w:rFonts w:cs="Times New Roman"/>
                <w:color w:val="000000" w:themeColor="text1"/>
                <w:rPrChange w:id="22691" w:author="N F" w:date="2023-12-05T03:09:00Z">
                  <w:rPr>
                    <w:rFonts w:cs="Times New Roman"/>
                  </w:rPr>
                </w:rPrChange>
              </w:rPr>
              <w:pPrChange w:id="22692" w:author="N F" w:date="2023-08-06T15:38:00Z">
                <w:pPr>
                  <w:ind w:firstLine="0"/>
                </w:pPr>
              </w:pPrChange>
            </w:pPr>
            <w:r w:rsidRPr="006E6534">
              <w:rPr>
                <w:rFonts w:cs="Times New Roman"/>
                <w:color w:val="000000" w:themeColor="text1"/>
                <w:rPrChange w:id="22693" w:author="N F" w:date="2023-12-05T03:09:00Z">
                  <w:rPr>
                    <w:rFonts w:cs="Times New Roman"/>
                  </w:rPr>
                </w:rPrChange>
              </w:rPr>
              <w:t>Пневмония</w:t>
            </w:r>
          </w:p>
        </w:tc>
        <w:tc>
          <w:tcPr>
            <w:tcW w:w="1666" w:type="pct"/>
          </w:tcPr>
          <w:p w14:paraId="4B680908" w14:textId="65E39C8D" w:rsidR="004E36DD" w:rsidRPr="006E6534" w:rsidRDefault="004E36DD">
            <w:pPr>
              <w:spacing w:line="240" w:lineRule="auto"/>
              <w:ind w:firstLine="0"/>
              <w:rPr>
                <w:rFonts w:cs="Times New Roman"/>
                <w:color w:val="000000" w:themeColor="text1"/>
                <w:rPrChange w:id="22694" w:author="N F" w:date="2023-12-05T03:09:00Z">
                  <w:rPr>
                    <w:rFonts w:cs="Times New Roman"/>
                  </w:rPr>
                </w:rPrChange>
              </w:rPr>
              <w:pPrChange w:id="22695" w:author="N F" w:date="2023-08-06T15:38:00Z">
                <w:pPr>
                  <w:ind w:firstLine="0"/>
                </w:pPr>
              </w:pPrChange>
            </w:pPr>
            <w:r w:rsidRPr="006E6534">
              <w:rPr>
                <w:rFonts w:cs="Times New Roman"/>
                <w:color w:val="000000" w:themeColor="text1"/>
                <w:rPrChange w:id="22696" w:author="N F" w:date="2023-12-05T03:09:00Z">
                  <w:rPr>
                    <w:rFonts w:cs="Times New Roman"/>
                  </w:rPr>
                </w:rPrChange>
              </w:rPr>
              <w:t>5</w:t>
            </w:r>
          </w:p>
        </w:tc>
      </w:tr>
      <w:tr w:rsidR="006E6534" w:rsidRPr="006E6534" w14:paraId="61061B3A" w14:textId="77777777" w:rsidTr="004E36DD">
        <w:tc>
          <w:tcPr>
            <w:tcW w:w="1667" w:type="pct"/>
            <w:vMerge/>
          </w:tcPr>
          <w:p w14:paraId="3C6AA991" w14:textId="77777777" w:rsidR="004E36DD" w:rsidRPr="006E6534" w:rsidRDefault="004E36DD">
            <w:pPr>
              <w:spacing w:line="240" w:lineRule="auto"/>
              <w:ind w:firstLine="0"/>
              <w:rPr>
                <w:rFonts w:cs="Times New Roman"/>
                <w:color w:val="000000" w:themeColor="text1"/>
                <w:rPrChange w:id="22697" w:author="N F" w:date="2023-12-05T03:09:00Z">
                  <w:rPr>
                    <w:rFonts w:cs="Times New Roman"/>
                  </w:rPr>
                </w:rPrChange>
              </w:rPr>
              <w:pPrChange w:id="22698" w:author="N F" w:date="2023-08-06T15:38:00Z">
                <w:pPr>
                  <w:ind w:firstLine="0"/>
                </w:pPr>
              </w:pPrChange>
            </w:pPr>
          </w:p>
        </w:tc>
        <w:tc>
          <w:tcPr>
            <w:tcW w:w="1667" w:type="pct"/>
          </w:tcPr>
          <w:p w14:paraId="62F7F637" w14:textId="390A21CF" w:rsidR="004E36DD" w:rsidRPr="006E6534" w:rsidRDefault="004E36DD">
            <w:pPr>
              <w:spacing w:line="240" w:lineRule="auto"/>
              <w:ind w:firstLine="0"/>
              <w:rPr>
                <w:rFonts w:cs="Times New Roman"/>
                <w:color w:val="000000" w:themeColor="text1"/>
                <w:rPrChange w:id="22699" w:author="N F" w:date="2023-12-05T03:09:00Z">
                  <w:rPr>
                    <w:rFonts w:cs="Times New Roman"/>
                  </w:rPr>
                </w:rPrChange>
              </w:rPr>
              <w:pPrChange w:id="22700" w:author="N F" w:date="2023-08-06T15:38:00Z">
                <w:pPr>
                  <w:ind w:firstLine="0"/>
                </w:pPr>
              </w:pPrChange>
            </w:pPr>
            <w:r w:rsidRPr="006E6534">
              <w:rPr>
                <w:rFonts w:cs="Times New Roman"/>
                <w:color w:val="000000" w:themeColor="text1"/>
                <w:rPrChange w:id="22701" w:author="N F" w:date="2023-12-05T03:09:00Z">
                  <w:rPr>
                    <w:rFonts w:cs="Times New Roman"/>
                  </w:rPr>
                </w:rPrChange>
              </w:rPr>
              <w:t>Цереброваскулярное событие</w:t>
            </w:r>
          </w:p>
        </w:tc>
        <w:tc>
          <w:tcPr>
            <w:tcW w:w="1666" w:type="pct"/>
          </w:tcPr>
          <w:p w14:paraId="5DAD9450" w14:textId="5B09C2D3" w:rsidR="004E36DD" w:rsidRPr="006E6534" w:rsidRDefault="004E36DD">
            <w:pPr>
              <w:spacing w:line="240" w:lineRule="auto"/>
              <w:ind w:firstLine="0"/>
              <w:rPr>
                <w:rFonts w:cs="Times New Roman"/>
                <w:color w:val="000000" w:themeColor="text1"/>
                <w:rPrChange w:id="22702" w:author="N F" w:date="2023-12-05T03:09:00Z">
                  <w:rPr>
                    <w:rFonts w:cs="Times New Roman"/>
                  </w:rPr>
                </w:rPrChange>
              </w:rPr>
              <w:pPrChange w:id="22703" w:author="N F" w:date="2023-08-06T15:38:00Z">
                <w:pPr>
                  <w:ind w:firstLine="0"/>
                </w:pPr>
              </w:pPrChange>
            </w:pPr>
            <w:r w:rsidRPr="006E6534">
              <w:rPr>
                <w:rFonts w:cs="Times New Roman"/>
                <w:color w:val="000000" w:themeColor="text1"/>
                <w:rPrChange w:id="22704" w:author="N F" w:date="2023-12-05T03:09:00Z">
                  <w:rPr>
                    <w:rFonts w:cs="Times New Roman"/>
                  </w:rPr>
                </w:rPrChange>
              </w:rPr>
              <w:t>5</w:t>
            </w:r>
          </w:p>
        </w:tc>
      </w:tr>
      <w:tr w:rsidR="006E6534" w:rsidRPr="006E6534" w14:paraId="1BC081A8" w14:textId="77777777" w:rsidTr="004E36DD">
        <w:tc>
          <w:tcPr>
            <w:tcW w:w="1667" w:type="pct"/>
            <w:vMerge/>
          </w:tcPr>
          <w:p w14:paraId="424F6453" w14:textId="77777777" w:rsidR="004E36DD" w:rsidRPr="006E6534" w:rsidRDefault="004E36DD">
            <w:pPr>
              <w:spacing w:line="240" w:lineRule="auto"/>
              <w:ind w:firstLine="0"/>
              <w:rPr>
                <w:rFonts w:cs="Times New Roman"/>
                <w:color w:val="000000" w:themeColor="text1"/>
                <w:rPrChange w:id="22705" w:author="N F" w:date="2023-12-05T03:09:00Z">
                  <w:rPr>
                    <w:rFonts w:cs="Times New Roman"/>
                  </w:rPr>
                </w:rPrChange>
              </w:rPr>
              <w:pPrChange w:id="22706" w:author="N F" w:date="2023-08-06T15:38:00Z">
                <w:pPr>
                  <w:ind w:firstLine="0"/>
                </w:pPr>
              </w:pPrChange>
            </w:pPr>
          </w:p>
        </w:tc>
        <w:tc>
          <w:tcPr>
            <w:tcW w:w="1667" w:type="pct"/>
          </w:tcPr>
          <w:p w14:paraId="7AC89F56" w14:textId="012F5D0B" w:rsidR="004E36DD" w:rsidRPr="006E6534" w:rsidRDefault="004E36DD">
            <w:pPr>
              <w:spacing w:line="240" w:lineRule="auto"/>
              <w:ind w:firstLine="0"/>
              <w:rPr>
                <w:rFonts w:cs="Times New Roman"/>
                <w:color w:val="000000" w:themeColor="text1"/>
                <w:rPrChange w:id="22707" w:author="N F" w:date="2023-12-05T03:09:00Z">
                  <w:rPr>
                    <w:rFonts w:cs="Times New Roman"/>
                  </w:rPr>
                </w:rPrChange>
              </w:rPr>
              <w:pPrChange w:id="22708" w:author="N F" w:date="2023-08-06T15:38:00Z">
                <w:pPr>
                  <w:ind w:firstLine="0"/>
                </w:pPr>
              </w:pPrChange>
            </w:pPr>
            <w:r w:rsidRPr="006E6534">
              <w:rPr>
                <w:rFonts w:cs="Times New Roman"/>
                <w:color w:val="000000" w:themeColor="text1"/>
                <w:rPrChange w:id="22709" w:author="N F" w:date="2023-12-05T03:09:00Z">
                  <w:rPr>
                    <w:rFonts w:cs="Times New Roman"/>
                  </w:rPr>
                </w:rPrChange>
              </w:rPr>
              <w:t>Интерстициальная болезнь легких</w:t>
            </w:r>
          </w:p>
        </w:tc>
        <w:tc>
          <w:tcPr>
            <w:tcW w:w="1666" w:type="pct"/>
          </w:tcPr>
          <w:p w14:paraId="7D95A89D" w14:textId="57E22DAA" w:rsidR="004E36DD" w:rsidRPr="006E6534" w:rsidRDefault="004E36DD">
            <w:pPr>
              <w:spacing w:line="240" w:lineRule="auto"/>
              <w:ind w:firstLine="0"/>
              <w:rPr>
                <w:rFonts w:cs="Times New Roman"/>
                <w:color w:val="000000" w:themeColor="text1"/>
                <w:rPrChange w:id="22710" w:author="N F" w:date="2023-12-05T03:09:00Z">
                  <w:rPr>
                    <w:rFonts w:cs="Times New Roman"/>
                  </w:rPr>
                </w:rPrChange>
              </w:rPr>
              <w:pPrChange w:id="22711" w:author="N F" w:date="2023-08-06T15:38:00Z">
                <w:pPr>
                  <w:ind w:firstLine="0"/>
                </w:pPr>
              </w:pPrChange>
            </w:pPr>
            <w:r w:rsidRPr="006E6534">
              <w:rPr>
                <w:rFonts w:cs="Times New Roman"/>
                <w:color w:val="000000" w:themeColor="text1"/>
                <w:rPrChange w:id="22712" w:author="N F" w:date="2023-12-05T03:09:00Z">
                  <w:rPr>
                    <w:rFonts w:cs="Times New Roman"/>
                  </w:rPr>
                </w:rPrChange>
              </w:rPr>
              <w:t>5</w:t>
            </w:r>
          </w:p>
        </w:tc>
      </w:tr>
      <w:tr w:rsidR="006E6534" w:rsidRPr="006E6534" w14:paraId="0F74E135" w14:textId="77777777" w:rsidTr="004E36DD">
        <w:tc>
          <w:tcPr>
            <w:tcW w:w="1667" w:type="pct"/>
            <w:vMerge w:val="restart"/>
          </w:tcPr>
          <w:p w14:paraId="433ABF3B" w14:textId="3BED7892" w:rsidR="00FF707A" w:rsidRPr="006E6534" w:rsidRDefault="00FF707A">
            <w:pPr>
              <w:spacing w:line="240" w:lineRule="auto"/>
              <w:ind w:firstLine="0"/>
              <w:rPr>
                <w:rFonts w:cs="Times New Roman"/>
                <w:color w:val="000000" w:themeColor="text1"/>
                <w:rPrChange w:id="22713" w:author="N F" w:date="2023-12-05T03:09:00Z">
                  <w:rPr>
                    <w:rFonts w:cs="Times New Roman"/>
                  </w:rPr>
                </w:rPrChange>
              </w:rPr>
              <w:pPrChange w:id="22714" w:author="N F" w:date="2023-08-06T15:38:00Z">
                <w:pPr>
                  <w:ind w:firstLine="0"/>
                </w:pPr>
              </w:pPrChange>
            </w:pPr>
            <w:r w:rsidRPr="006E6534">
              <w:rPr>
                <w:rFonts w:cs="Times New Roman"/>
                <w:color w:val="000000" w:themeColor="text1"/>
                <w:rPrChange w:id="22715" w:author="N F" w:date="2023-12-05T03:09:00Z">
                  <w:rPr>
                    <w:rFonts w:cs="Times New Roman"/>
                  </w:rPr>
                </w:rPrChange>
              </w:rPr>
              <w:t>Без восстановления</w:t>
            </w:r>
          </w:p>
        </w:tc>
        <w:tc>
          <w:tcPr>
            <w:tcW w:w="1667" w:type="pct"/>
          </w:tcPr>
          <w:p w14:paraId="3FC712ED" w14:textId="61BB4AD6" w:rsidR="00FF707A" w:rsidRPr="006E6534" w:rsidRDefault="00FF707A">
            <w:pPr>
              <w:spacing w:line="240" w:lineRule="auto"/>
              <w:ind w:firstLine="0"/>
              <w:rPr>
                <w:rFonts w:cs="Times New Roman"/>
                <w:color w:val="000000" w:themeColor="text1"/>
                <w:rPrChange w:id="22716" w:author="N F" w:date="2023-12-05T03:09:00Z">
                  <w:rPr>
                    <w:rFonts w:cs="Times New Roman"/>
                  </w:rPr>
                </w:rPrChange>
              </w:rPr>
              <w:pPrChange w:id="22717" w:author="N F" w:date="2023-08-06T15:38:00Z">
                <w:pPr>
                  <w:ind w:firstLine="0"/>
                </w:pPr>
              </w:pPrChange>
            </w:pPr>
            <w:r w:rsidRPr="006E6534">
              <w:rPr>
                <w:rFonts w:cs="Times New Roman"/>
                <w:color w:val="000000" w:themeColor="text1"/>
                <w:rPrChange w:id="22718" w:author="N F" w:date="2023-12-05T03:09:00Z">
                  <w:rPr>
                    <w:rFonts w:cs="Times New Roman"/>
                  </w:rPr>
                </w:rPrChange>
              </w:rPr>
              <w:t>Боль в спине</w:t>
            </w:r>
          </w:p>
        </w:tc>
        <w:tc>
          <w:tcPr>
            <w:tcW w:w="1666" w:type="pct"/>
          </w:tcPr>
          <w:p w14:paraId="532DD56E" w14:textId="051FF99C" w:rsidR="00FF707A" w:rsidRPr="006E6534" w:rsidRDefault="00FF707A">
            <w:pPr>
              <w:spacing w:line="240" w:lineRule="auto"/>
              <w:ind w:firstLine="0"/>
              <w:rPr>
                <w:rFonts w:cs="Times New Roman"/>
                <w:color w:val="000000" w:themeColor="text1"/>
                <w:rPrChange w:id="22719" w:author="N F" w:date="2023-12-05T03:09:00Z">
                  <w:rPr>
                    <w:rFonts w:cs="Times New Roman"/>
                  </w:rPr>
                </w:rPrChange>
              </w:rPr>
              <w:pPrChange w:id="22720" w:author="N F" w:date="2023-08-06T15:38:00Z">
                <w:pPr>
                  <w:ind w:firstLine="0"/>
                </w:pPr>
              </w:pPrChange>
            </w:pPr>
            <w:r w:rsidRPr="006E6534">
              <w:rPr>
                <w:rFonts w:cs="Times New Roman"/>
                <w:color w:val="000000" w:themeColor="text1"/>
                <w:rPrChange w:id="22721" w:author="N F" w:date="2023-12-05T03:09:00Z">
                  <w:rPr>
                    <w:rFonts w:cs="Times New Roman"/>
                  </w:rPr>
                </w:rPrChange>
              </w:rPr>
              <w:t>2</w:t>
            </w:r>
          </w:p>
        </w:tc>
      </w:tr>
      <w:tr w:rsidR="006E6534" w:rsidRPr="006E6534" w14:paraId="4F7CCB70" w14:textId="77777777" w:rsidTr="004E36DD">
        <w:tc>
          <w:tcPr>
            <w:tcW w:w="1667" w:type="pct"/>
            <w:vMerge/>
          </w:tcPr>
          <w:p w14:paraId="11F06D7F" w14:textId="77777777" w:rsidR="00FF707A" w:rsidRPr="006E6534" w:rsidRDefault="00FF707A">
            <w:pPr>
              <w:spacing w:line="240" w:lineRule="auto"/>
              <w:ind w:firstLine="0"/>
              <w:rPr>
                <w:rFonts w:cs="Times New Roman"/>
                <w:color w:val="000000" w:themeColor="text1"/>
                <w:rPrChange w:id="22722" w:author="N F" w:date="2023-12-05T03:09:00Z">
                  <w:rPr>
                    <w:rFonts w:cs="Times New Roman"/>
                  </w:rPr>
                </w:rPrChange>
              </w:rPr>
              <w:pPrChange w:id="22723" w:author="N F" w:date="2023-08-06T15:38:00Z">
                <w:pPr>
                  <w:ind w:firstLine="0"/>
                </w:pPr>
              </w:pPrChange>
            </w:pPr>
          </w:p>
        </w:tc>
        <w:tc>
          <w:tcPr>
            <w:tcW w:w="1667" w:type="pct"/>
          </w:tcPr>
          <w:p w14:paraId="4FA5604D" w14:textId="05FFA67C" w:rsidR="00FF707A" w:rsidRPr="006E6534" w:rsidRDefault="00FF707A">
            <w:pPr>
              <w:spacing w:line="240" w:lineRule="auto"/>
              <w:ind w:firstLine="0"/>
              <w:rPr>
                <w:rFonts w:cs="Times New Roman"/>
                <w:color w:val="000000" w:themeColor="text1"/>
                <w:rPrChange w:id="22724" w:author="N F" w:date="2023-12-05T03:09:00Z">
                  <w:rPr>
                    <w:rFonts w:cs="Times New Roman"/>
                  </w:rPr>
                </w:rPrChange>
              </w:rPr>
              <w:pPrChange w:id="22725" w:author="N F" w:date="2023-08-06T15:38:00Z">
                <w:pPr>
                  <w:ind w:firstLine="0"/>
                </w:pPr>
              </w:pPrChange>
            </w:pPr>
            <w:r w:rsidRPr="006E6534">
              <w:rPr>
                <w:rFonts w:cs="Times New Roman"/>
                <w:color w:val="000000" w:themeColor="text1"/>
                <w:rPrChange w:id="22726" w:author="N F" w:date="2023-12-05T03:09:00Z">
                  <w:rPr>
                    <w:rFonts w:cs="Times New Roman"/>
                  </w:rPr>
                </w:rPrChange>
              </w:rPr>
              <w:t>Боль в шее</w:t>
            </w:r>
          </w:p>
        </w:tc>
        <w:tc>
          <w:tcPr>
            <w:tcW w:w="1666" w:type="pct"/>
          </w:tcPr>
          <w:p w14:paraId="166C4889" w14:textId="630B3BAE" w:rsidR="00FF707A" w:rsidRPr="006E6534" w:rsidRDefault="00FF707A">
            <w:pPr>
              <w:spacing w:line="240" w:lineRule="auto"/>
              <w:ind w:firstLine="0"/>
              <w:rPr>
                <w:rFonts w:cs="Times New Roman"/>
                <w:color w:val="000000" w:themeColor="text1"/>
                <w:rPrChange w:id="22727" w:author="N F" w:date="2023-12-05T03:09:00Z">
                  <w:rPr>
                    <w:rFonts w:cs="Times New Roman"/>
                  </w:rPr>
                </w:rPrChange>
              </w:rPr>
              <w:pPrChange w:id="22728" w:author="N F" w:date="2023-08-06T15:38:00Z">
                <w:pPr>
                  <w:ind w:firstLine="0"/>
                </w:pPr>
              </w:pPrChange>
            </w:pPr>
            <w:r w:rsidRPr="006E6534">
              <w:rPr>
                <w:rFonts w:cs="Times New Roman"/>
                <w:color w:val="000000" w:themeColor="text1"/>
                <w:rPrChange w:id="22729" w:author="N F" w:date="2023-12-05T03:09:00Z">
                  <w:rPr>
                    <w:rFonts w:cs="Times New Roman"/>
                  </w:rPr>
                </w:rPrChange>
              </w:rPr>
              <w:t>2</w:t>
            </w:r>
          </w:p>
        </w:tc>
      </w:tr>
      <w:tr w:rsidR="006E6534" w:rsidRPr="006E6534" w14:paraId="3A5B8C76" w14:textId="77777777" w:rsidTr="004E36DD">
        <w:tc>
          <w:tcPr>
            <w:tcW w:w="1667" w:type="pct"/>
            <w:vMerge/>
          </w:tcPr>
          <w:p w14:paraId="01955BC3" w14:textId="77777777" w:rsidR="00FF707A" w:rsidRPr="006E6534" w:rsidRDefault="00FF707A">
            <w:pPr>
              <w:spacing w:line="240" w:lineRule="auto"/>
              <w:ind w:firstLine="0"/>
              <w:rPr>
                <w:rFonts w:cs="Times New Roman"/>
                <w:color w:val="000000" w:themeColor="text1"/>
                <w:rPrChange w:id="22730" w:author="N F" w:date="2023-12-05T03:09:00Z">
                  <w:rPr>
                    <w:rFonts w:cs="Times New Roman"/>
                  </w:rPr>
                </w:rPrChange>
              </w:rPr>
              <w:pPrChange w:id="22731" w:author="N F" w:date="2023-08-06T15:38:00Z">
                <w:pPr>
                  <w:ind w:firstLine="0"/>
                </w:pPr>
              </w:pPrChange>
            </w:pPr>
          </w:p>
        </w:tc>
        <w:tc>
          <w:tcPr>
            <w:tcW w:w="1667" w:type="pct"/>
          </w:tcPr>
          <w:p w14:paraId="59EDF3AC" w14:textId="24E9216C" w:rsidR="00FF707A" w:rsidRPr="006E6534" w:rsidRDefault="00FF707A">
            <w:pPr>
              <w:spacing w:line="240" w:lineRule="auto"/>
              <w:ind w:firstLine="0"/>
              <w:rPr>
                <w:rFonts w:cs="Times New Roman"/>
                <w:color w:val="000000" w:themeColor="text1"/>
                <w:rPrChange w:id="22732" w:author="N F" w:date="2023-12-05T03:09:00Z">
                  <w:rPr>
                    <w:rFonts w:cs="Times New Roman"/>
                  </w:rPr>
                </w:rPrChange>
              </w:rPr>
              <w:pPrChange w:id="22733" w:author="N F" w:date="2023-08-06T15:38:00Z">
                <w:pPr>
                  <w:ind w:firstLine="0"/>
                </w:pPr>
              </w:pPrChange>
            </w:pPr>
            <w:r w:rsidRPr="006E6534">
              <w:rPr>
                <w:rFonts w:cs="Times New Roman"/>
                <w:color w:val="000000" w:themeColor="text1"/>
                <w:rPrChange w:id="22734" w:author="N F" w:date="2023-12-05T03:09:00Z">
                  <w:rPr>
                    <w:rFonts w:cs="Times New Roman"/>
                  </w:rPr>
                </w:rPrChange>
              </w:rPr>
              <w:t>Инсульт</w:t>
            </w:r>
          </w:p>
        </w:tc>
        <w:tc>
          <w:tcPr>
            <w:tcW w:w="1666" w:type="pct"/>
          </w:tcPr>
          <w:p w14:paraId="18A9F14B" w14:textId="2566C503" w:rsidR="00FF707A" w:rsidRPr="006E6534" w:rsidRDefault="00FF707A">
            <w:pPr>
              <w:spacing w:line="240" w:lineRule="auto"/>
              <w:ind w:firstLine="0"/>
              <w:rPr>
                <w:rFonts w:cs="Times New Roman"/>
                <w:color w:val="000000" w:themeColor="text1"/>
                <w:rPrChange w:id="22735" w:author="N F" w:date="2023-12-05T03:09:00Z">
                  <w:rPr>
                    <w:rFonts w:cs="Times New Roman"/>
                  </w:rPr>
                </w:rPrChange>
              </w:rPr>
              <w:pPrChange w:id="22736" w:author="N F" w:date="2023-08-06T15:38:00Z">
                <w:pPr>
                  <w:ind w:firstLine="0"/>
                </w:pPr>
              </w:pPrChange>
            </w:pPr>
            <w:r w:rsidRPr="006E6534">
              <w:rPr>
                <w:rFonts w:cs="Times New Roman"/>
                <w:color w:val="000000" w:themeColor="text1"/>
                <w:rPrChange w:id="22737" w:author="N F" w:date="2023-12-05T03:09:00Z">
                  <w:rPr>
                    <w:rFonts w:cs="Times New Roman"/>
                  </w:rPr>
                </w:rPrChange>
              </w:rPr>
              <w:t>3</w:t>
            </w:r>
          </w:p>
        </w:tc>
      </w:tr>
      <w:tr w:rsidR="006E6534" w:rsidRPr="006E6534" w14:paraId="529141C9" w14:textId="77777777" w:rsidTr="004E36DD">
        <w:tc>
          <w:tcPr>
            <w:tcW w:w="1667" w:type="pct"/>
            <w:vMerge/>
          </w:tcPr>
          <w:p w14:paraId="3C573FFE" w14:textId="77777777" w:rsidR="00FF707A" w:rsidRPr="006E6534" w:rsidRDefault="00FF707A">
            <w:pPr>
              <w:spacing w:line="240" w:lineRule="auto"/>
              <w:ind w:firstLine="0"/>
              <w:rPr>
                <w:rFonts w:cs="Times New Roman"/>
                <w:color w:val="000000" w:themeColor="text1"/>
                <w:rPrChange w:id="22738" w:author="N F" w:date="2023-12-05T03:09:00Z">
                  <w:rPr>
                    <w:rFonts w:cs="Times New Roman"/>
                  </w:rPr>
                </w:rPrChange>
              </w:rPr>
              <w:pPrChange w:id="22739" w:author="N F" w:date="2023-08-06T15:38:00Z">
                <w:pPr>
                  <w:ind w:firstLine="0"/>
                </w:pPr>
              </w:pPrChange>
            </w:pPr>
          </w:p>
        </w:tc>
        <w:tc>
          <w:tcPr>
            <w:tcW w:w="1667" w:type="pct"/>
          </w:tcPr>
          <w:p w14:paraId="7A3EB881" w14:textId="723FDFD5" w:rsidR="00FF707A" w:rsidRPr="006E6534" w:rsidRDefault="00FF707A">
            <w:pPr>
              <w:spacing w:line="240" w:lineRule="auto"/>
              <w:ind w:firstLine="0"/>
              <w:rPr>
                <w:rFonts w:cs="Times New Roman"/>
                <w:color w:val="000000" w:themeColor="text1"/>
                <w:rPrChange w:id="22740" w:author="N F" w:date="2023-12-05T03:09:00Z">
                  <w:rPr>
                    <w:rFonts w:cs="Times New Roman"/>
                  </w:rPr>
                </w:rPrChange>
              </w:rPr>
              <w:pPrChange w:id="22741" w:author="N F" w:date="2023-08-06T15:38:00Z">
                <w:pPr>
                  <w:ind w:firstLine="0"/>
                </w:pPr>
              </w:pPrChange>
            </w:pPr>
            <w:r w:rsidRPr="006E6534">
              <w:rPr>
                <w:rFonts w:cs="Times New Roman"/>
                <w:color w:val="000000" w:themeColor="text1"/>
                <w:rPrChange w:id="22742" w:author="N F" w:date="2023-12-05T03:09:00Z">
                  <w:rPr>
                    <w:rFonts w:cs="Times New Roman"/>
                  </w:rPr>
                </w:rPrChange>
              </w:rPr>
              <w:t>Одышка</w:t>
            </w:r>
          </w:p>
        </w:tc>
        <w:tc>
          <w:tcPr>
            <w:tcW w:w="1666" w:type="pct"/>
          </w:tcPr>
          <w:p w14:paraId="533926C5" w14:textId="0C628111" w:rsidR="00FF707A" w:rsidRPr="006E6534" w:rsidRDefault="00FF707A">
            <w:pPr>
              <w:spacing w:line="240" w:lineRule="auto"/>
              <w:ind w:firstLine="0"/>
              <w:rPr>
                <w:rFonts w:cs="Times New Roman"/>
                <w:color w:val="000000" w:themeColor="text1"/>
                <w:rPrChange w:id="22743" w:author="N F" w:date="2023-12-05T03:09:00Z">
                  <w:rPr>
                    <w:rFonts w:cs="Times New Roman"/>
                  </w:rPr>
                </w:rPrChange>
              </w:rPr>
              <w:pPrChange w:id="22744" w:author="N F" w:date="2023-08-06T15:38:00Z">
                <w:pPr>
                  <w:ind w:firstLine="0"/>
                </w:pPr>
              </w:pPrChange>
            </w:pPr>
            <w:r w:rsidRPr="006E6534">
              <w:rPr>
                <w:rFonts w:cs="Times New Roman"/>
                <w:color w:val="000000" w:themeColor="text1"/>
                <w:rPrChange w:id="22745" w:author="N F" w:date="2023-12-05T03:09:00Z">
                  <w:rPr>
                    <w:rFonts w:cs="Times New Roman"/>
                  </w:rPr>
                </w:rPrChange>
              </w:rPr>
              <w:t>2</w:t>
            </w:r>
          </w:p>
        </w:tc>
      </w:tr>
      <w:tr w:rsidR="006E6534" w:rsidRPr="006E6534" w14:paraId="7A964F8B" w14:textId="77777777" w:rsidTr="004E36DD">
        <w:tc>
          <w:tcPr>
            <w:tcW w:w="1667" w:type="pct"/>
            <w:vMerge/>
          </w:tcPr>
          <w:p w14:paraId="24BCD9FD" w14:textId="77777777" w:rsidR="00FF707A" w:rsidRPr="006E6534" w:rsidRDefault="00FF707A">
            <w:pPr>
              <w:spacing w:line="240" w:lineRule="auto"/>
              <w:ind w:firstLine="0"/>
              <w:rPr>
                <w:rFonts w:cs="Times New Roman"/>
                <w:color w:val="000000" w:themeColor="text1"/>
                <w:rPrChange w:id="22746" w:author="N F" w:date="2023-12-05T03:09:00Z">
                  <w:rPr>
                    <w:rFonts w:cs="Times New Roman"/>
                  </w:rPr>
                </w:rPrChange>
              </w:rPr>
              <w:pPrChange w:id="22747" w:author="N F" w:date="2023-08-06T15:38:00Z">
                <w:pPr>
                  <w:ind w:firstLine="0"/>
                </w:pPr>
              </w:pPrChange>
            </w:pPr>
          </w:p>
        </w:tc>
        <w:tc>
          <w:tcPr>
            <w:tcW w:w="1667" w:type="pct"/>
          </w:tcPr>
          <w:p w14:paraId="7C03844A" w14:textId="36A599E3" w:rsidR="00FF707A" w:rsidRPr="006E6534" w:rsidRDefault="00FF707A">
            <w:pPr>
              <w:spacing w:line="240" w:lineRule="auto"/>
              <w:ind w:firstLine="0"/>
              <w:rPr>
                <w:rFonts w:cs="Times New Roman"/>
                <w:color w:val="000000" w:themeColor="text1"/>
                <w:rPrChange w:id="22748" w:author="N F" w:date="2023-12-05T03:09:00Z">
                  <w:rPr>
                    <w:rFonts w:cs="Times New Roman"/>
                  </w:rPr>
                </w:rPrChange>
              </w:rPr>
              <w:pPrChange w:id="22749" w:author="N F" w:date="2023-08-06T15:38:00Z">
                <w:pPr>
                  <w:ind w:firstLine="0"/>
                </w:pPr>
              </w:pPrChange>
            </w:pPr>
            <w:r w:rsidRPr="006E6534">
              <w:rPr>
                <w:rFonts w:cs="Times New Roman"/>
                <w:color w:val="000000" w:themeColor="text1"/>
                <w:rPrChange w:id="22750" w:author="N F" w:date="2023-12-05T03:09:00Z">
                  <w:rPr>
                    <w:rFonts w:cs="Times New Roman"/>
                  </w:rPr>
                </w:rPrChange>
              </w:rPr>
              <w:t>Макуло-папулезная сыпь</w:t>
            </w:r>
          </w:p>
        </w:tc>
        <w:tc>
          <w:tcPr>
            <w:tcW w:w="1666" w:type="pct"/>
          </w:tcPr>
          <w:p w14:paraId="2DF712BB" w14:textId="487B0544" w:rsidR="00FF707A" w:rsidRPr="006E6534" w:rsidRDefault="00FF707A">
            <w:pPr>
              <w:spacing w:line="240" w:lineRule="auto"/>
              <w:ind w:firstLine="0"/>
              <w:rPr>
                <w:rFonts w:cs="Times New Roman"/>
                <w:color w:val="000000" w:themeColor="text1"/>
                <w:rPrChange w:id="22751" w:author="N F" w:date="2023-12-05T03:09:00Z">
                  <w:rPr>
                    <w:rFonts w:cs="Times New Roman"/>
                  </w:rPr>
                </w:rPrChange>
              </w:rPr>
              <w:pPrChange w:id="22752" w:author="N F" w:date="2023-08-06T15:38:00Z">
                <w:pPr>
                  <w:ind w:firstLine="0"/>
                </w:pPr>
              </w:pPrChange>
            </w:pPr>
            <w:r w:rsidRPr="006E6534">
              <w:rPr>
                <w:rFonts w:cs="Times New Roman"/>
                <w:color w:val="000000" w:themeColor="text1"/>
                <w:rPrChange w:id="22753" w:author="N F" w:date="2023-12-05T03:09:00Z">
                  <w:rPr>
                    <w:rFonts w:cs="Times New Roman"/>
                  </w:rPr>
                </w:rPrChange>
              </w:rPr>
              <w:t>3</w:t>
            </w:r>
          </w:p>
        </w:tc>
      </w:tr>
      <w:tr w:rsidR="006E6534" w:rsidRPr="006E6534" w14:paraId="7403FE33" w14:textId="77777777" w:rsidTr="004E36DD">
        <w:tc>
          <w:tcPr>
            <w:tcW w:w="1667" w:type="pct"/>
            <w:vMerge/>
          </w:tcPr>
          <w:p w14:paraId="1C55554A" w14:textId="77777777" w:rsidR="00FF707A" w:rsidRPr="006E6534" w:rsidRDefault="00FF707A">
            <w:pPr>
              <w:spacing w:line="240" w:lineRule="auto"/>
              <w:ind w:firstLine="0"/>
              <w:rPr>
                <w:rFonts w:cs="Times New Roman"/>
                <w:color w:val="000000" w:themeColor="text1"/>
                <w:rPrChange w:id="22754" w:author="N F" w:date="2023-12-05T03:09:00Z">
                  <w:rPr>
                    <w:rFonts w:cs="Times New Roman"/>
                  </w:rPr>
                </w:rPrChange>
              </w:rPr>
              <w:pPrChange w:id="22755" w:author="N F" w:date="2023-08-06T15:38:00Z">
                <w:pPr>
                  <w:ind w:firstLine="0"/>
                </w:pPr>
              </w:pPrChange>
            </w:pPr>
          </w:p>
        </w:tc>
        <w:tc>
          <w:tcPr>
            <w:tcW w:w="1667" w:type="pct"/>
          </w:tcPr>
          <w:p w14:paraId="10B5C6B6" w14:textId="297408C8" w:rsidR="00FF707A" w:rsidRPr="006E6534" w:rsidRDefault="00FF707A">
            <w:pPr>
              <w:spacing w:line="240" w:lineRule="auto"/>
              <w:ind w:firstLine="0"/>
              <w:rPr>
                <w:rFonts w:cs="Times New Roman"/>
                <w:color w:val="000000" w:themeColor="text1"/>
                <w:rPrChange w:id="22756" w:author="N F" w:date="2023-12-05T03:09:00Z">
                  <w:rPr>
                    <w:rFonts w:cs="Times New Roman"/>
                  </w:rPr>
                </w:rPrChange>
              </w:rPr>
              <w:pPrChange w:id="22757" w:author="N F" w:date="2023-08-06T15:38:00Z">
                <w:pPr>
                  <w:ind w:firstLine="0"/>
                </w:pPr>
              </w:pPrChange>
            </w:pPr>
            <w:r w:rsidRPr="006E6534">
              <w:rPr>
                <w:rFonts w:cs="Times New Roman"/>
                <w:color w:val="000000" w:themeColor="text1"/>
                <w:rPrChange w:id="22758" w:author="N F" w:date="2023-12-05T03:09:00Z">
                  <w:rPr>
                    <w:rFonts w:cs="Times New Roman"/>
                  </w:rPr>
                </w:rPrChange>
              </w:rPr>
              <w:t>Пневмонит</w:t>
            </w:r>
          </w:p>
        </w:tc>
        <w:tc>
          <w:tcPr>
            <w:tcW w:w="1666" w:type="pct"/>
          </w:tcPr>
          <w:p w14:paraId="2894EAE4" w14:textId="310ADFFD" w:rsidR="00FF707A" w:rsidRPr="006E6534" w:rsidRDefault="00FF707A">
            <w:pPr>
              <w:spacing w:line="240" w:lineRule="auto"/>
              <w:ind w:firstLine="0"/>
              <w:rPr>
                <w:rFonts w:cs="Times New Roman"/>
                <w:color w:val="000000" w:themeColor="text1"/>
                <w:rPrChange w:id="22759" w:author="N F" w:date="2023-12-05T03:09:00Z">
                  <w:rPr>
                    <w:rFonts w:cs="Times New Roman"/>
                  </w:rPr>
                </w:rPrChange>
              </w:rPr>
              <w:pPrChange w:id="22760" w:author="N F" w:date="2023-08-06T15:38:00Z">
                <w:pPr>
                  <w:ind w:firstLine="0"/>
                </w:pPr>
              </w:pPrChange>
            </w:pPr>
            <w:r w:rsidRPr="006E6534">
              <w:rPr>
                <w:rFonts w:cs="Times New Roman"/>
                <w:color w:val="000000" w:themeColor="text1"/>
                <w:rPrChange w:id="22761" w:author="N F" w:date="2023-12-05T03:09:00Z">
                  <w:rPr>
                    <w:rFonts w:cs="Times New Roman"/>
                  </w:rPr>
                </w:rPrChange>
              </w:rPr>
              <w:t>3</w:t>
            </w:r>
          </w:p>
        </w:tc>
      </w:tr>
      <w:tr w:rsidR="006E6534" w:rsidRPr="006E6534" w14:paraId="4AA7F698" w14:textId="77777777" w:rsidTr="004E36DD">
        <w:tc>
          <w:tcPr>
            <w:tcW w:w="1667" w:type="pct"/>
            <w:vMerge/>
          </w:tcPr>
          <w:p w14:paraId="3470B9BB" w14:textId="77777777" w:rsidR="00FF707A" w:rsidRPr="006E6534" w:rsidRDefault="00FF707A">
            <w:pPr>
              <w:spacing w:line="240" w:lineRule="auto"/>
              <w:ind w:firstLine="0"/>
              <w:rPr>
                <w:rFonts w:cs="Times New Roman"/>
                <w:color w:val="000000" w:themeColor="text1"/>
                <w:rPrChange w:id="22762" w:author="N F" w:date="2023-12-05T03:09:00Z">
                  <w:rPr>
                    <w:rFonts w:cs="Times New Roman"/>
                  </w:rPr>
                </w:rPrChange>
              </w:rPr>
              <w:pPrChange w:id="22763" w:author="N F" w:date="2023-08-06T15:38:00Z">
                <w:pPr>
                  <w:ind w:firstLine="0"/>
                </w:pPr>
              </w:pPrChange>
            </w:pPr>
          </w:p>
        </w:tc>
        <w:tc>
          <w:tcPr>
            <w:tcW w:w="1667" w:type="pct"/>
          </w:tcPr>
          <w:p w14:paraId="63920842" w14:textId="684EE8EB" w:rsidR="00FF707A" w:rsidRPr="006E6534" w:rsidRDefault="00FF707A">
            <w:pPr>
              <w:spacing w:line="240" w:lineRule="auto"/>
              <w:ind w:firstLine="0"/>
              <w:rPr>
                <w:rFonts w:cs="Times New Roman"/>
                <w:color w:val="000000" w:themeColor="text1"/>
                <w:rPrChange w:id="22764" w:author="N F" w:date="2023-12-05T03:09:00Z">
                  <w:rPr>
                    <w:rFonts w:cs="Times New Roman"/>
                  </w:rPr>
                </w:rPrChange>
              </w:rPr>
              <w:pPrChange w:id="22765" w:author="N F" w:date="2023-08-06T15:38:00Z">
                <w:pPr>
                  <w:ind w:firstLine="0"/>
                </w:pPr>
              </w:pPrChange>
            </w:pPr>
            <w:r w:rsidRPr="006E6534">
              <w:rPr>
                <w:rFonts w:cs="Times New Roman"/>
                <w:color w:val="000000" w:themeColor="text1"/>
                <w:rPrChange w:id="22766" w:author="N F" w:date="2023-12-05T03:09:00Z">
                  <w:rPr>
                    <w:rFonts w:cs="Times New Roman"/>
                  </w:rPr>
                </w:rPrChange>
              </w:rPr>
              <w:t>Гипоксия</w:t>
            </w:r>
          </w:p>
        </w:tc>
        <w:tc>
          <w:tcPr>
            <w:tcW w:w="1666" w:type="pct"/>
          </w:tcPr>
          <w:p w14:paraId="7453B732" w14:textId="6F9E12C9" w:rsidR="00FF707A" w:rsidRPr="006E6534" w:rsidRDefault="00FF707A">
            <w:pPr>
              <w:spacing w:line="240" w:lineRule="auto"/>
              <w:ind w:firstLine="0"/>
              <w:rPr>
                <w:rFonts w:cs="Times New Roman"/>
                <w:color w:val="000000" w:themeColor="text1"/>
                <w:rPrChange w:id="22767" w:author="N F" w:date="2023-12-05T03:09:00Z">
                  <w:rPr>
                    <w:rFonts w:cs="Times New Roman"/>
                  </w:rPr>
                </w:rPrChange>
              </w:rPr>
              <w:pPrChange w:id="22768" w:author="N F" w:date="2023-08-06T15:38:00Z">
                <w:pPr>
                  <w:ind w:firstLine="0"/>
                </w:pPr>
              </w:pPrChange>
            </w:pPr>
            <w:r w:rsidRPr="006E6534">
              <w:rPr>
                <w:rFonts w:cs="Times New Roman"/>
                <w:color w:val="000000" w:themeColor="text1"/>
                <w:rPrChange w:id="22769" w:author="N F" w:date="2023-12-05T03:09:00Z">
                  <w:rPr>
                    <w:rFonts w:cs="Times New Roman"/>
                  </w:rPr>
                </w:rPrChange>
              </w:rPr>
              <w:t>2</w:t>
            </w:r>
          </w:p>
        </w:tc>
      </w:tr>
      <w:tr w:rsidR="006E6534" w:rsidRPr="006E6534" w14:paraId="38C611B4" w14:textId="77777777" w:rsidTr="004E36DD">
        <w:tc>
          <w:tcPr>
            <w:tcW w:w="1667" w:type="pct"/>
            <w:vMerge/>
          </w:tcPr>
          <w:p w14:paraId="3308AC83" w14:textId="77777777" w:rsidR="00FF707A" w:rsidRPr="006E6534" w:rsidRDefault="00FF707A">
            <w:pPr>
              <w:spacing w:line="240" w:lineRule="auto"/>
              <w:ind w:firstLine="0"/>
              <w:rPr>
                <w:rFonts w:cs="Times New Roman"/>
                <w:color w:val="000000" w:themeColor="text1"/>
                <w:rPrChange w:id="22770" w:author="N F" w:date="2023-12-05T03:09:00Z">
                  <w:rPr>
                    <w:rFonts w:cs="Times New Roman"/>
                  </w:rPr>
                </w:rPrChange>
              </w:rPr>
              <w:pPrChange w:id="22771" w:author="N F" w:date="2023-08-06T15:38:00Z">
                <w:pPr>
                  <w:ind w:firstLine="0"/>
                </w:pPr>
              </w:pPrChange>
            </w:pPr>
          </w:p>
        </w:tc>
        <w:tc>
          <w:tcPr>
            <w:tcW w:w="1667" w:type="pct"/>
          </w:tcPr>
          <w:p w14:paraId="6ECEF687" w14:textId="049449A1" w:rsidR="00FF707A" w:rsidRPr="006E6534" w:rsidRDefault="00FF707A">
            <w:pPr>
              <w:spacing w:line="240" w:lineRule="auto"/>
              <w:ind w:firstLine="0"/>
              <w:rPr>
                <w:rFonts w:cs="Times New Roman"/>
                <w:color w:val="000000" w:themeColor="text1"/>
                <w:rPrChange w:id="22772" w:author="N F" w:date="2023-12-05T03:09:00Z">
                  <w:rPr>
                    <w:rFonts w:cs="Times New Roman"/>
                  </w:rPr>
                </w:rPrChange>
              </w:rPr>
              <w:pPrChange w:id="22773" w:author="N F" w:date="2023-08-06T15:38:00Z">
                <w:pPr>
                  <w:ind w:firstLine="0"/>
                </w:pPr>
              </w:pPrChange>
            </w:pPr>
            <w:r w:rsidRPr="006E6534">
              <w:rPr>
                <w:rFonts w:cs="Times New Roman"/>
                <w:color w:val="000000" w:themeColor="text1"/>
                <w:rPrChange w:id="22774" w:author="N F" w:date="2023-12-05T03:09:00Z">
                  <w:rPr>
                    <w:rFonts w:cs="Times New Roman"/>
                  </w:rPr>
                </w:rPrChange>
              </w:rPr>
              <w:t>Цереброваскулярное событие</w:t>
            </w:r>
          </w:p>
        </w:tc>
        <w:tc>
          <w:tcPr>
            <w:tcW w:w="1666" w:type="pct"/>
          </w:tcPr>
          <w:p w14:paraId="14D48A30" w14:textId="49570517" w:rsidR="00FF707A" w:rsidRPr="006E6534" w:rsidRDefault="00FF707A">
            <w:pPr>
              <w:spacing w:line="240" w:lineRule="auto"/>
              <w:ind w:firstLine="0"/>
              <w:rPr>
                <w:rFonts w:cs="Times New Roman"/>
                <w:color w:val="000000" w:themeColor="text1"/>
                <w:rPrChange w:id="22775" w:author="N F" w:date="2023-12-05T03:09:00Z">
                  <w:rPr>
                    <w:rFonts w:cs="Times New Roman"/>
                  </w:rPr>
                </w:rPrChange>
              </w:rPr>
              <w:pPrChange w:id="22776" w:author="N F" w:date="2023-08-06T15:38:00Z">
                <w:pPr>
                  <w:ind w:firstLine="0"/>
                </w:pPr>
              </w:pPrChange>
            </w:pPr>
            <w:r w:rsidRPr="006E6534">
              <w:rPr>
                <w:rFonts w:cs="Times New Roman"/>
                <w:color w:val="000000" w:themeColor="text1"/>
                <w:rPrChange w:id="22777" w:author="N F" w:date="2023-12-05T03:09:00Z">
                  <w:rPr>
                    <w:rFonts w:cs="Times New Roman"/>
                  </w:rPr>
                </w:rPrChange>
              </w:rPr>
              <w:t>3</w:t>
            </w:r>
          </w:p>
        </w:tc>
      </w:tr>
      <w:tr w:rsidR="006E6534" w:rsidRPr="006E6534" w14:paraId="7780CA4E" w14:textId="77777777" w:rsidTr="004E36DD">
        <w:tc>
          <w:tcPr>
            <w:tcW w:w="1667" w:type="pct"/>
            <w:vMerge/>
          </w:tcPr>
          <w:p w14:paraId="238F8029" w14:textId="77777777" w:rsidR="00FF707A" w:rsidRPr="006E6534" w:rsidRDefault="00FF707A">
            <w:pPr>
              <w:spacing w:line="240" w:lineRule="auto"/>
              <w:ind w:firstLine="0"/>
              <w:rPr>
                <w:rFonts w:cs="Times New Roman"/>
                <w:color w:val="000000" w:themeColor="text1"/>
                <w:rPrChange w:id="22778" w:author="N F" w:date="2023-12-05T03:09:00Z">
                  <w:rPr>
                    <w:rFonts w:cs="Times New Roman"/>
                  </w:rPr>
                </w:rPrChange>
              </w:rPr>
              <w:pPrChange w:id="22779" w:author="N F" w:date="2023-08-06T15:38:00Z">
                <w:pPr>
                  <w:ind w:firstLine="0"/>
                </w:pPr>
              </w:pPrChange>
            </w:pPr>
          </w:p>
        </w:tc>
        <w:tc>
          <w:tcPr>
            <w:tcW w:w="1667" w:type="pct"/>
          </w:tcPr>
          <w:p w14:paraId="53345B37" w14:textId="7F661FCA" w:rsidR="00FF707A" w:rsidRPr="006E6534" w:rsidRDefault="00FF707A">
            <w:pPr>
              <w:spacing w:line="240" w:lineRule="auto"/>
              <w:ind w:firstLine="0"/>
              <w:rPr>
                <w:rFonts w:cs="Times New Roman"/>
                <w:color w:val="000000" w:themeColor="text1"/>
                <w:rPrChange w:id="22780" w:author="N F" w:date="2023-12-05T03:09:00Z">
                  <w:rPr>
                    <w:rFonts w:cs="Times New Roman"/>
                  </w:rPr>
                </w:rPrChange>
              </w:rPr>
              <w:pPrChange w:id="22781" w:author="N F" w:date="2023-08-06T15:38:00Z">
                <w:pPr>
                  <w:ind w:firstLine="0"/>
                </w:pPr>
              </w:pPrChange>
            </w:pPr>
            <w:r w:rsidRPr="006E6534">
              <w:rPr>
                <w:rFonts w:cs="Times New Roman"/>
                <w:color w:val="000000" w:themeColor="text1"/>
                <w:rPrChange w:id="22782" w:author="N F" w:date="2023-12-05T03:09:00Z">
                  <w:rPr>
                    <w:rFonts w:cs="Times New Roman"/>
                  </w:rPr>
                </w:rPrChange>
              </w:rPr>
              <w:t>Интерстициальная болезнь легких</w:t>
            </w:r>
          </w:p>
        </w:tc>
        <w:tc>
          <w:tcPr>
            <w:tcW w:w="1666" w:type="pct"/>
          </w:tcPr>
          <w:p w14:paraId="1A9C4146" w14:textId="537A1A29" w:rsidR="00FF707A" w:rsidRPr="006E6534" w:rsidRDefault="00FF707A">
            <w:pPr>
              <w:spacing w:line="240" w:lineRule="auto"/>
              <w:ind w:firstLine="0"/>
              <w:rPr>
                <w:rFonts w:cs="Times New Roman"/>
                <w:color w:val="000000" w:themeColor="text1"/>
                <w:rPrChange w:id="22783" w:author="N F" w:date="2023-12-05T03:09:00Z">
                  <w:rPr>
                    <w:rFonts w:cs="Times New Roman"/>
                  </w:rPr>
                </w:rPrChange>
              </w:rPr>
              <w:pPrChange w:id="22784" w:author="N F" w:date="2023-08-06T15:38:00Z">
                <w:pPr>
                  <w:ind w:firstLine="0"/>
                </w:pPr>
              </w:pPrChange>
            </w:pPr>
            <w:r w:rsidRPr="006E6534">
              <w:rPr>
                <w:rFonts w:cs="Times New Roman"/>
                <w:color w:val="000000" w:themeColor="text1"/>
                <w:rPrChange w:id="22785" w:author="N F" w:date="2023-12-05T03:09:00Z">
                  <w:rPr>
                    <w:rFonts w:cs="Times New Roman"/>
                  </w:rPr>
                </w:rPrChange>
              </w:rPr>
              <w:t>1</w:t>
            </w:r>
          </w:p>
        </w:tc>
      </w:tr>
      <w:tr w:rsidR="006E6534" w:rsidRPr="006E6534" w14:paraId="0ABC7235" w14:textId="77777777" w:rsidTr="004E36DD">
        <w:tc>
          <w:tcPr>
            <w:tcW w:w="1667" w:type="pct"/>
            <w:vMerge/>
          </w:tcPr>
          <w:p w14:paraId="52502D85" w14:textId="77777777" w:rsidR="00FF707A" w:rsidRPr="006E6534" w:rsidRDefault="00FF707A">
            <w:pPr>
              <w:spacing w:line="240" w:lineRule="auto"/>
              <w:ind w:firstLine="0"/>
              <w:rPr>
                <w:rFonts w:cs="Times New Roman"/>
                <w:color w:val="000000" w:themeColor="text1"/>
                <w:rPrChange w:id="22786" w:author="N F" w:date="2023-12-05T03:09:00Z">
                  <w:rPr>
                    <w:rFonts w:cs="Times New Roman"/>
                  </w:rPr>
                </w:rPrChange>
              </w:rPr>
              <w:pPrChange w:id="22787" w:author="N F" w:date="2023-08-06T15:38:00Z">
                <w:pPr>
                  <w:ind w:firstLine="0"/>
                </w:pPr>
              </w:pPrChange>
            </w:pPr>
          </w:p>
        </w:tc>
        <w:tc>
          <w:tcPr>
            <w:tcW w:w="1667" w:type="pct"/>
          </w:tcPr>
          <w:p w14:paraId="68EF275F" w14:textId="3D9C4F15" w:rsidR="00FF707A" w:rsidRPr="006E6534" w:rsidRDefault="00FF707A">
            <w:pPr>
              <w:spacing w:line="240" w:lineRule="auto"/>
              <w:ind w:firstLine="0"/>
              <w:rPr>
                <w:rFonts w:cs="Times New Roman"/>
                <w:color w:val="000000" w:themeColor="text1"/>
                <w:rPrChange w:id="22788" w:author="N F" w:date="2023-12-05T03:09:00Z">
                  <w:rPr>
                    <w:rFonts w:cs="Times New Roman"/>
                  </w:rPr>
                </w:rPrChange>
              </w:rPr>
              <w:pPrChange w:id="22789" w:author="N F" w:date="2023-08-06T15:38:00Z">
                <w:pPr>
                  <w:ind w:firstLine="0"/>
                </w:pPr>
              </w:pPrChange>
            </w:pPr>
            <w:r w:rsidRPr="006E6534">
              <w:rPr>
                <w:rFonts w:cs="Times New Roman"/>
                <w:color w:val="000000" w:themeColor="text1"/>
                <w:rPrChange w:id="22790" w:author="N F" w:date="2023-12-05T03:09:00Z">
                  <w:rPr>
                    <w:rFonts w:cs="Times New Roman"/>
                  </w:rPr>
                </w:rPrChange>
              </w:rPr>
              <w:t>Эмболический инсульт</w:t>
            </w:r>
          </w:p>
        </w:tc>
        <w:tc>
          <w:tcPr>
            <w:tcW w:w="1666" w:type="pct"/>
          </w:tcPr>
          <w:p w14:paraId="39C66278" w14:textId="1881339F" w:rsidR="00FF707A" w:rsidRPr="006E6534" w:rsidRDefault="00FF707A">
            <w:pPr>
              <w:spacing w:line="240" w:lineRule="auto"/>
              <w:ind w:firstLine="0"/>
              <w:rPr>
                <w:rFonts w:cs="Times New Roman"/>
                <w:color w:val="000000" w:themeColor="text1"/>
                <w:rPrChange w:id="22791" w:author="N F" w:date="2023-12-05T03:09:00Z">
                  <w:rPr>
                    <w:rFonts w:cs="Times New Roman"/>
                  </w:rPr>
                </w:rPrChange>
              </w:rPr>
              <w:pPrChange w:id="22792" w:author="N F" w:date="2023-08-06T15:38:00Z">
                <w:pPr>
                  <w:ind w:firstLine="0"/>
                </w:pPr>
              </w:pPrChange>
            </w:pPr>
            <w:r w:rsidRPr="006E6534">
              <w:rPr>
                <w:rFonts w:cs="Times New Roman"/>
                <w:color w:val="000000" w:themeColor="text1"/>
                <w:rPrChange w:id="22793" w:author="N F" w:date="2023-12-05T03:09:00Z">
                  <w:rPr>
                    <w:rFonts w:cs="Times New Roman"/>
                  </w:rPr>
                </w:rPrChange>
              </w:rPr>
              <w:t>3</w:t>
            </w:r>
          </w:p>
        </w:tc>
      </w:tr>
      <w:tr w:rsidR="006E6534" w:rsidRPr="006E6534" w14:paraId="502A84AF" w14:textId="77777777" w:rsidTr="004E36DD">
        <w:tc>
          <w:tcPr>
            <w:tcW w:w="1667" w:type="pct"/>
            <w:vMerge/>
          </w:tcPr>
          <w:p w14:paraId="7EFBCC22" w14:textId="77777777" w:rsidR="00FF707A" w:rsidRPr="006E6534" w:rsidRDefault="00FF707A">
            <w:pPr>
              <w:spacing w:line="240" w:lineRule="auto"/>
              <w:ind w:firstLine="0"/>
              <w:rPr>
                <w:rFonts w:cs="Times New Roman"/>
                <w:color w:val="000000" w:themeColor="text1"/>
                <w:rPrChange w:id="22794" w:author="N F" w:date="2023-12-05T03:09:00Z">
                  <w:rPr>
                    <w:rFonts w:cs="Times New Roman"/>
                  </w:rPr>
                </w:rPrChange>
              </w:rPr>
              <w:pPrChange w:id="22795" w:author="N F" w:date="2023-08-06T15:38:00Z">
                <w:pPr>
                  <w:ind w:firstLine="0"/>
                </w:pPr>
              </w:pPrChange>
            </w:pPr>
          </w:p>
        </w:tc>
        <w:tc>
          <w:tcPr>
            <w:tcW w:w="1667" w:type="pct"/>
          </w:tcPr>
          <w:p w14:paraId="1CD32126" w14:textId="365BDD43" w:rsidR="00FF707A" w:rsidRPr="006E6534" w:rsidRDefault="00FF707A">
            <w:pPr>
              <w:spacing w:line="240" w:lineRule="auto"/>
              <w:ind w:firstLine="0"/>
              <w:rPr>
                <w:rFonts w:cs="Times New Roman"/>
                <w:color w:val="000000" w:themeColor="text1"/>
                <w:rPrChange w:id="22796" w:author="N F" w:date="2023-12-05T03:09:00Z">
                  <w:rPr>
                    <w:rFonts w:cs="Times New Roman"/>
                  </w:rPr>
                </w:rPrChange>
              </w:rPr>
              <w:pPrChange w:id="22797" w:author="N F" w:date="2023-08-06T15:38:00Z">
                <w:pPr>
                  <w:ind w:firstLine="0"/>
                </w:pPr>
              </w:pPrChange>
            </w:pPr>
            <w:r w:rsidRPr="006E6534">
              <w:rPr>
                <w:rFonts w:cs="Times New Roman"/>
                <w:color w:val="000000" w:themeColor="text1"/>
                <w:rPrChange w:id="22798" w:author="N F" w:date="2023-12-05T03:09:00Z">
                  <w:rPr>
                    <w:rFonts w:cs="Times New Roman"/>
                  </w:rPr>
                </w:rPrChange>
              </w:rPr>
              <w:t>Пневмонит</w:t>
            </w:r>
          </w:p>
        </w:tc>
        <w:tc>
          <w:tcPr>
            <w:tcW w:w="1666" w:type="pct"/>
          </w:tcPr>
          <w:p w14:paraId="6AAB7EC0" w14:textId="72A8B2A5" w:rsidR="00FF707A" w:rsidRPr="006E6534" w:rsidRDefault="00FF707A">
            <w:pPr>
              <w:spacing w:line="240" w:lineRule="auto"/>
              <w:ind w:firstLine="0"/>
              <w:rPr>
                <w:rFonts w:cs="Times New Roman"/>
                <w:color w:val="000000" w:themeColor="text1"/>
                <w:rPrChange w:id="22799" w:author="N F" w:date="2023-12-05T03:09:00Z">
                  <w:rPr>
                    <w:rFonts w:cs="Times New Roman"/>
                  </w:rPr>
                </w:rPrChange>
              </w:rPr>
              <w:pPrChange w:id="22800" w:author="N F" w:date="2023-08-06T15:38:00Z">
                <w:pPr>
                  <w:ind w:firstLine="0"/>
                </w:pPr>
              </w:pPrChange>
            </w:pPr>
            <w:r w:rsidRPr="006E6534">
              <w:rPr>
                <w:rFonts w:cs="Times New Roman"/>
                <w:color w:val="000000" w:themeColor="text1"/>
                <w:rPrChange w:id="22801" w:author="N F" w:date="2023-12-05T03:09:00Z">
                  <w:rPr>
                    <w:rFonts w:cs="Times New Roman"/>
                  </w:rPr>
                </w:rPrChange>
              </w:rPr>
              <w:t>3</w:t>
            </w:r>
          </w:p>
        </w:tc>
      </w:tr>
      <w:tr w:rsidR="006E6534" w:rsidRPr="006E6534" w14:paraId="6B25959D" w14:textId="77777777" w:rsidTr="004E36DD">
        <w:tc>
          <w:tcPr>
            <w:tcW w:w="1667" w:type="pct"/>
            <w:vMerge w:val="restart"/>
          </w:tcPr>
          <w:p w14:paraId="7DD2A35F" w14:textId="4811B0A0" w:rsidR="00000CE3" w:rsidRPr="006E6534" w:rsidRDefault="00000CE3">
            <w:pPr>
              <w:spacing w:line="240" w:lineRule="auto"/>
              <w:ind w:firstLine="0"/>
              <w:rPr>
                <w:rFonts w:cs="Times New Roman"/>
                <w:color w:val="000000" w:themeColor="text1"/>
                <w:rPrChange w:id="22802" w:author="N F" w:date="2023-12-05T03:09:00Z">
                  <w:rPr>
                    <w:rFonts w:cs="Times New Roman"/>
                  </w:rPr>
                </w:rPrChange>
              </w:rPr>
              <w:pPrChange w:id="22803" w:author="N F" w:date="2023-08-06T15:38:00Z">
                <w:pPr>
                  <w:ind w:firstLine="0"/>
                </w:pPr>
              </w:pPrChange>
            </w:pPr>
            <w:r w:rsidRPr="006E6534">
              <w:rPr>
                <w:rFonts w:cs="Times New Roman"/>
                <w:color w:val="000000" w:themeColor="text1"/>
                <w:rPrChange w:id="22804" w:author="N F" w:date="2023-12-05T03:09:00Z">
                  <w:rPr>
                    <w:rFonts w:cs="Times New Roman"/>
                  </w:rPr>
                </w:rPrChange>
              </w:rPr>
              <w:t>Восстановление</w:t>
            </w:r>
          </w:p>
        </w:tc>
        <w:tc>
          <w:tcPr>
            <w:tcW w:w="1667" w:type="pct"/>
          </w:tcPr>
          <w:p w14:paraId="14D27704" w14:textId="35041AFA" w:rsidR="00000CE3" w:rsidRPr="006E6534" w:rsidRDefault="00000CE3">
            <w:pPr>
              <w:spacing w:line="240" w:lineRule="auto"/>
              <w:ind w:firstLine="0"/>
              <w:rPr>
                <w:rFonts w:cs="Times New Roman"/>
                <w:color w:val="000000" w:themeColor="text1"/>
                <w:rPrChange w:id="22805" w:author="N F" w:date="2023-12-05T03:09:00Z">
                  <w:rPr>
                    <w:rFonts w:cs="Times New Roman"/>
                  </w:rPr>
                </w:rPrChange>
              </w:rPr>
              <w:pPrChange w:id="22806" w:author="N F" w:date="2023-08-06T15:38:00Z">
                <w:pPr>
                  <w:ind w:firstLine="0"/>
                </w:pPr>
              </w:pPrChange>
            </w:pPr>
            <w:r w:rsidRPr="006E6534">
              <w:rPr>
                <w:rFonts w:cs="Times New Roman"/>
                <w:color w:val="000000" w:themeColor="text1"/>
                <w:rPrChange w:id="22807" w:author="N F" w:date="2023-12-05T03:09:00Z">
                  <w:rPr>
                    <w:rFonts w:cs="Times New Roman"/>
                  </w:rPr>
                </w:rPrChange>
              </w:rPr>
              <w:t>Интерстициальная болезнь легких</w:t>
            </w:r>
          </w:p>
        </w:tc>
        <w:tc>
          <w:tcPr>
            <w:tcW w:w="1666" w:type="pct"/>
          </w:tcPr>
          <w:p w14:paraId="692C7F89" w14:textId="483815BE" w:rsidR="00000CE3" w:rsidRPr="006E6534" w:rsidRDefault="00000CE3">
            <w:pPr>
              <w:spacing w:line="240" w:lineRule="auto"/>
              <w:ind w:firstLine="0"/>
              <w:rPr>
                <w:rFonts w:cs="Times New Roman"/>
                <w:color w:val="000000" w:themeColor="text1"/>
                <w:rPrChange w:id="22808" w:author="N F" w:date="2023-12-05T03:09:00Z">
                  <w:rPr>
                    <w:rFonts w:cs="Times New Roman"/>
                  </w:rPr>
                </w:rPrChange>
              </w:rPr>
              <w:pPrChange w:id="22809" w:author="N F" w:date="2023-08-06T15:38:00Z">
                <w:pPr>
                  <w:ind w:firstLine="0"/>
                </w:pPr>
              </w:pPrChange>
            </w:pPr>
            <w:r w:rsidRPr="006E6534">
              <w:rPr>
                <w:rFonts w:cs="Times New Roman"/>
                <w:color w:val="000000" w:themeColor="text1"/>
                <w:rPrChange w:id="22810" w:author="N F" w:date="2023-12-05T03:09:00Z">
                  <w:rPr>
                    <w:rFonts w:cs="Times New Roman"/>
                  </w:rPr>
                </w:rPrChange>
              </w:rPr>
              <w:t>1</w:t>
            </w:r>
          </w:p>
        </w:tc>
      </w:tr>
      <w:tr w:rsidR="006E6534" w:rsidRPr="006E6534" w14:paraId="0130A535" w14:textId="77777777" w:rsidTr="004E36DD">
        <w:tc>
          <w:tcPr>
            <w:tcW w:w="1667" w:type="pct"/>
            <w:vMerge/>
          </w:tcPr>
          <w:p w14:paraId="0F5BE920" w14:textId="77777777" w:rsidR="00000CE3" w:rsidRPr="006E6534" w:rsidRDefault="00000CE3">
            <w:pPr>
              <w:spacing w:line="240" w:lineRule="auto"/>
              <w:ind w:firstLine="0"/>
              <w:rPr>
                <w:rFonts w:cs="Times New Roman"/>
                <w:color w:val="000000" w:themeColor="text1"/>
                <w:rPrChange w:id="22811" w:author="N F" w:date="2023-12-05T03:09:00Z">
                  <w:rPr>
                    <w:rFonts w:cs="Times New Roman"/>
                  </w:rPr>
                </w:rPrChange>
              </w:rPr>
              <w:pPrChange w:id="22812" w:author="N F" w:date="2023-08-06T15:38:00Z">
                <w:pPr>
                  <w:ind w:firstLine="0"/>
                </w:pPr>
              </w:pPrChange>
            </w:pPr>
          </w:p>
        </w:tc>
        <w:tc>
          <w:tcPr>
            <w:tcW w:w="1667" w:type="pct"/>
          </w:tcPr>
          <w:p w14:paraId="540B333C" w14:textId="724E1C80" w:rsidR="00000CE3" w:rsidRPr="006E6534" w:rsidRDefault="00000CE3">
            <w:pPr>
              <w:spacing w:line="240" w:lineRule="auto"/>
              <w:ind w:firstLine="0"/>
              <w:rPr>
                <w:rFonts w:cs="Times New Roman"/>
                <w:color w:val="000000" w:themeColor="text1"/>
                <w:rPrChange w:id="22813" w:author="N F" w:date="2023-12-05T03:09:00Z">
                  <w:rPr>
                    <w:rFonts w:cs="Times New Roman"/>
                  </w:rPr>
                </w:rPrChange>
              </w:rPr>
              <w:pPrChange w:id="22814" w:author="N F" w:date="2023-08-06T15:38:00Z">
                <w:pPr>
                  <w:ind w:firstLine="0"/>
                </w:pPr>
              </w:pPrChange>
            </w:pPr>
            <w:r w:rsidRPr="006E6534">
              <w:rPr>
                <w:rFonts w:cs="Times New Roman"/>
                <w:color w:val="000000" w:themeColor="text1"/>
                <w:rPrChange w:id="22815" w:author="N F" w:date="2023-12-05T03:09:00Z">
                  <w:rPr>
                    <w:rFonts w:cs="Times New Roman"/>
                  </w:rPr>
                </w:rPrChange>
              </w:rPr>
              <w:t>Пневмонит</w:t>
            </w:r>
          </w:p>
        </w:tc>
        <w:tc>
          <w:tcPr>
            <w:tcW w:w="1666" w:type="pct"/>
          </w:tcPr>
          <w:p w14:paraId="4CB970FE" w14:textId="778A2185" w:rsidR="00000CE3" w:rsidRPr="006E6534" w:rsidRDefault="00000CE3">
            <w:pPr>
              <w:spacing w:line="240" w:lineRule="auto"/>
              <w:ind w:firstLine="0"/>
              <w:rPr>
                <w:rFonts w:cs="Times New Roman"/>
                <w:color w:val="000000" w:themeColor="text1"/>
                <w:rPrChange w:id="22816" w:author="N F" w:date="2023-12-05T03:09:00Z">
                  <w:rPr>
                    <w:rFonts w:cs="Times New Roman"/>
                  </w:rPr>
                </w:rPrChange>
              </w:rPr>
              <w:pPrChange w:id="22817" w:author="N F" w:date="2023-08-06T15:38:00Z">
                <w:pPr>
                  <w:ind w:firstLine="0"/>
                </w:pPr>
              </w:pPrChange>
            </w:pPr>
            <w:r w:rsidRPr="006E6534">
              <w:rPr>
                <w:rFonts w:cs="Times New Roman"/>
                <w:color w:val="000000" w:themeColor="text1"/>
                <w:rPrChange w:id="22818" w:author="N F" w:date="2023-12-05T03:09:00Z">
                  <w:rPr>
                    <w:rFonts w:cs="Times New Roman"/>
                  </w:rPr>
                </w:rPrChange>
              </w:rPr>
              <w:t>1</w:t>
            </w:r>
          </w:p>
        </w:tc>
      </w:tr>
      <w:tr w:rsidR="006E6534" w:rsidRPr="006E6534" w14:paraId="4D5113CE" w14:textId="77777777" w:rsidTr="004E36DD">
        <w:tc>
          <w:tcPr>
            <w:tcW w:w="1667" w:type="pct"/>
            <w:vMerge/>
          </w:tcPr>
          <w:p w14:paraId="0AC212ED" w14:textId="77777777" w:rsidR="00000CE3" w:rsidRPr="006E6534" w:rsidRDefault="00000CE3">
            <w:pPr>
              <w:spacing w:line="240" w:lineRule="auto"/>
              <w:ind w:firstLine="0"/>
              <w:rPr>
                <w:rFonts w:cs="Times New Roman"/>
                <w:color w:val="000000" w:themeColor="text1"/>
                <w:rPrChange w:id="22819" w:author="N F" w:date="2023-12-05T03:09:00Z">
                  <w:rPr>
                    <w:rFonts w:cs="Times New Roman"/>
                  </w:rPr>
                </w:rPrChange>
              </w:rPr>
              <w:pPrChange w:id="22820" w:author="N F" w:date="2023-08-06T15:38:00Z">
                <w:pPr>
                  <w:ind w:firstLine="0"/>
                </w:pPr>
              </w:pPrChange>
            </w:pPr>
          </w:p>
        </w:tc>
        <w:tc>
          <w:tcPr>
            <w:tcW w:w="1667" w:type="pct"/>
          </w:tcPr>
          <w:p w14:paraId="525CBB0E" w14:textId="6FEFB658" w:rsidR="00000CE3" w:rsidRPr="006E6534" w:rsidRDefault="00000CE3">
            <w:pPr>
              <w:spacing w:line="240" w:lineRule="auto"/>
              <w:ind w:firstLine="0"/>
              <w:rPr>
                <w:rFonts w:cs="Times New Roman"/>
                <w:color w:val="000000" w:themeColor="text1"/>
                <w:rPrChange w:id="22821" w:author="N F" w:date="2023-12-05T03:09:00Z">
                  <w:rPr>
                    <w:rFonts w:cs="Times New Roman"/>
                  </w:rPr>
                </w:rPrChange>
              </w:rPr>
              <w:pPrChange w:id="22822" w:author="N F" w:date="2023-08-06T15:38:00Z">
                <w:pPr>
                  <w:ind w:firstLine="0"/>
                </w:pPr>
              </w:pPrChange>
            </w:pPr>
            <w:r w:rsidRPr="006E6534">
              <w:rPr>
                <w:rFonts w:cs="Times New Roman"/>
                <w:color w:val="000000" w:themeColor="text1"/>
                <w:rPrChange w:id="22823" w:author="N F" w:date="2023-12-05T03:09:00Z">
                  <w:rPr>
                    <w:rFonts w:cs="Times New Roman"/>
                  </w:rPr>
                </w:rPrChange>
              </w:rPr>
              <w:t>Астения</w:t>
            </w:r>
          </w:p>
        </w:tc>
        <w:tc>
          <w:tcPr>
            <w:tcW w:w="1666" w:type="pct"/>
          </w:tcPr>
          <w:p w14:paraId="4A80E153" w14:textId="5E656C37" w:rsidR="00000CE3" w:rsidRPr="006E6534" w:rsidRDefault="00000CE3">
            <w:pPr>
              <w:spacing w:line="240" w:lineRule="auto"/>
              <w:ind w:firstLine="0"/>
              <w:rPr>
                <w:rFonts w:cs="Times New Roman"/>
                <w:color w:val="000000" w:themeColor="text1"/>
                <w:rPrChange w:id="22824" w:author="N F" w:date="2023-12-05T03:09:00Z">
                  <w:rPr>
                    <w:rFonts w:cs="Times New Roman"/>
                  </w:rPr>
                </w:rPrChange>
              </w:rPr>
              <w:pPrChange w:id="22825" w:author="N F" w:date="2023-08-06T15:38:00Z">
                <w:pPr>
                  <w:ind w:firstLine="0"/>
                </w:pPr>
              </w:pPrChange>
            </w:pPr>
            <w:r w:rsidRPr="006E6534">
              <w:rPr>
                <w:rFonts w:cs="Times New Roman"/>
                <w:color w:val="000000" w:themeColor="text1"/>
                <w:rPrChange w:id="22826" w:author="N F" w:date="2023-12-05T03:09:00Z">
                  <w:rPr>
                    <w:rFonts w:cs="Times New Roman"/>
                  </w:rPr>
                </w:rPrChange>
              </w:rPr>
              <w:t>2</w:t>
            </w:r>
          </w:p>
        </w:tc>
      </w:tr>
      <w:tr w:rsidR="006E6534" w:rsidRPr="006E6534" w14:paraId="463FB4EB" w14:textId="77777777" w:rsidTr="004E36DD">
        <w:tc>
          <w:tcPr>
            <w:tcW w:w="1667" w:type="pct"/>
            <w:vMerge/>
          </w:tcPr>
          <w:p w14:paraId="118BECAE" w14:textId="77777777" w:rsidR="00000CE3" w:rsidRPr="006E6534" w:rsidRDefault="00000CE3">
            <w:pPr>
              <w:spacing w:line="240" w:lineRule="auto"/>
              <w:ind w:firstLine="0"/>
              <w:rPr>
                <w:rFonts w:cs="Times New Roman"/>
                <w:color w:val="000000" w:themeColor="text1"/>
                <w:rPrChange w:id="22827" w:author="N F" w:date="2023-12-05T03:09:00Z">
                  <w:rPr>
                    <w:rFonts w:cs="Times New Roman"/>
                  </w:rPr>
                </w:rPrChange>
              </w:rPr>
              <w:pPrChange w:id="22828" w:author="N F" w:date="2023-08-06T15:38:00Z">
                <w:pPr>
                  <w:ind w:firstLine="0"/>
                </w:pPr>
              </w:pPrChange>
            </w:pPr>
          </w:p>
        </w:tc>
        <w:tc>
          <w:tcPr>
            <w:tcW w:w="1667" w:type="pct"/>
          </w:tcPr>
          <w:p w14:paraId="400398B7" w14:textId="771BE996" w:rsidR="00000CE3" w:rsidRPr="006E6534" w:rsidRDefault="00000CE3">
            <w:pPr>
              <w:spacing w:line="240" w:lineRule="auto"/>
              <w:ind w:firstLine="0"/>
              <w:rPr>
                <w:rFonts w:cs="Times New Roman"/>
                <w:color w:val="000000" w:themeColor="text1"/>
                <w:rPrChange w:id="22829" w:author="N F" w:date="2023-12-05T03:09:00Z">
                  <w:rPr>
                    <w:rFonts w:cs="Times New Roman"/>
                  </w:rPr>
                </w:rPrChange>
              </w:rPr>
              <w:pPrChange w:id="22830" w:author="N F" w:date="2023-08-06T15:38:00Z">
                <w:pPr>
                  <w:ind w:firstLine="0"/>
                </w:pPr>
              </w:pPrChange>
            </w:pPr>
            <w:r w:rsidRPr="006E6534">
              <w:rPr>
                <w:rFonts w:cs="Times New Roman"/>
                <w:color w:val="000000" w:themeColor="text1"/>
                <w:rPrChange w:id="22831" w:author="N F" w:date="2023-12-05T03:09:00Z">
                  <w:rPr>
                    <w:rFonts w:cs="Times New Roman"/>
                  </w:rPr>
                </w:rPrChange>
              </w:rPr>
              <w:t>Снижение аппетита</w:t>
            </w:r>
          </w:p>
        </w:tc>
        <w:tc>
          <w:tcPr>
            <w:tcW w:w="1666" w:type="pct"/>
          </w:tcPr>
          <w:p w14:paraId="65068596" w14:textId="5C1F3E14" w:rsidR="00000CE3" w:rsidRPr="006E6534" w:rsidRDefault="00000CE3">
            <w:pPr>
              <w:spacing w:line="240" w:lineRule="auto"/>
              <w:ind w:firstLine="0"/>
              <w:rPr>
                <w:rFonts w:cs="Times New Roman"/>
                <w:color w:val="000000" w:themeColor="text1"/>
                <w:rPrChange w:id="22832" w:author="N F" w:date="2023-12-05T03:09:00Z">
                  <w:rPr>
                    <w:rFonts w:cs="Times New Roman"/>
                  </w:rPr>
                </w:rPrChange>
              </w:rPr>
              <w:pPrChange w:id="22833" w:author="N F" w:date="2023-08-06T15:38:00Z">
                <w:pPr>
                  <w:ind w:firstLine="0"/>
                </w:pPr>
              </w:pPrChange>
            </w:pPr>
            <w:r w:rsidRPr="006E6534">
              <w:rPr>
                <w:rFonts w:cs="Times New Roman"/>
                <w:color w:val="000000" w:themeColor="text1"/>
                <w:rPrChange w:id="22834" w:author="N F" w:date="2023-12-05T03:09:00Z">
                  <w:rPr>
                    <w:rFonts w:cs="Times New Roman"/>
                  </w:rPr>
                </w:rPrChange>
              </w:rPr>
              <w:t>2</w:t>
            </w:r>
          </w:p>
        </w:tc>
      </w:tr>
      <w:tr w:rsidR="006E6534" w:rsidRPr="006E6534" w14:paraId="50D9B30B" w14:textId="77777777" w:rsidTr="004E36DD">
        <w:tc>
          <w:tcPr>
            <w:tcW w:w="1667" w:type="pct"/>
            <w:vMerge/>
          </w:tcPr>
          <w:p w14:paraId="02A3918D" w14:textId="77777777" w:rsidR="00000CE3" w:rsidRPr="006E6534" w:rsidRDefault="00000CE3">
            <w:pPr>
              <w:spacing w:line="240" w:lineRule="auto"/>
              <w:ind w:firstLine="0"/>
              <w:rPr>
                <w:rFonts w:cs="Times New Roman"/>
                <w:color w:val="000000" w:themeColor="text1"/>
                <w:rPrChange w:id="22835" w:author="N F" w:date="2023-12-05T03:09:00Z">
                  <w:rPr>
                    <w:rFonts w:cs="Times New Roman"/>
                  </w:rPr>
                </w:rPrChange>
              </w:rPr>
              <w:pPrChange w:id="22836" w:author="N F" w:date="2023-08-06T15:38:00Z">
                <w:pPr>
                  <w:ind w:firstLine="0"/>
                </w:pPr>
              </w:pPrChange>
            </w:pPr>
          </w:p>
        </w:tc>
        <w:tc>
          <w:tcPr>
            <w:tcW w:w="1667" w:type="pct"/>
          </w:tcPr>
          <w:p w14:paraId="58137FE6" w14:textId="1A62A7F0" w:rsidR="00000CE3" w:rsidRPr="006E6534" w:rsidRDefault="00000CE3">
            <w:pPr>
              <w:spacing w:line="240" w:lineRule="auto"/>
              <w:ind w:firstLine="0"/>
              <w:rPr>
                <w:rFonts w:cs="Times New Roman"/>
                <w:color w:val="000000" w:themeColor="text1"/>
                <w:rPrChange w:id="22837" w:author="N F" w:date="2023-12-05T03:09:00Z">
                  <w:rPr>
                    <w:rFonts w:cs="Times New Roman"/>
                  </w:rPr>
                </w:rPrChange>
              </w:rPr>
              <w:pPrChange w:id="22838" w:author="N F" w:date="2023-08-06T15:38:00Z">
                <w:pPr>
                  <w:ind w:firstLine="0"/>
                </w:pPr>
              </w:pPrChange>
            </w:pPr>
            <w:r w:rsidRPr="006E6534">
              <w:rPr>
                <w:rFonts w:cs="Times New Roman"/>
                <w:color w:val="000000" w:themeColor="text1"/>
                <w:rPrChange w:id="22839" w:author="N F" w:date="2023-12-05T03:09:00Z">
                  <w:rPr>
                    <w:rFonts w:cs="Times New Roman"/>
                  </w:rPr>
                </w:rPrChange>
              </w:rPr>
              <w:t>Рвота</w:t>
            </w:r>
          </w:p>
        </w:tc>
        <w:tc>
          <w:tcPr>
            <w:tcW w:w="1666" w:type="pct"/>
          </w:tcPr>
          <w:p w14:paraId="7F1E84CD" w14:textId="6AB73F20" w:rsidR="00000CE3" w:rsidRPr="006E6534" w:rsidRDefault="00000CE3">
            <w:pPr>
              <w:spacing w:line="240" w:lineRule="auto"/>
              <w:ind w:firstLine="0"/>
              <w:rPr>
                <w:rFonts w:cs="Times New Roman"/>
                <w:color w:val="000000" w:themeColor="text1"/>
                <w:rPrChange w:id="22840" w:author="N F" w:date="2023-12-05T03:09:00Z">
                  <w:rPr>
                    <w:rFonts w:cs="Times New Roman"/>
                  </w:rPr>
                </w:rPrChange>
              </w:rPr>
              <w:pPrChange w:id="22841" w:author="N F" w:date="2023-08-06T15:38:00Z">
                <w:pPr>
                  <w:ind w:firstLine="0"/>
                </w:pPr>
              </w:pPrChange>
            </w:pPr>
            <w:r w:rsidRPr="006E6534">
              <w:rPr>
                <w:rFonts w:cs="Times New Roman"/>
                <w:color w:val="000000" w:themeColor="text1"/>
                <w:rPrChange w:id="22842" w:author="N F" w:date="2023-12-05T03:09:00Z">
                  <w:rPr>
                    <w:rFonts w:cs="Times New Roman"/>
                  </w:rPr>
                </w:rPrChange>
              </w:rPr>
              <w:t>1</w:t>
            </w:r>
          </w:p>
        </w:tc>
      </w:tr>
      <w:tr w:rsidR="006E6534" w:rsidRPr="006E6534" w14:paraId="7977930C" w14:textId="77777777" w:rsidTr="004E36DD">
        <w:tc>
          <w:tcPr>
            <w:tcW w:w="1667" w:type="pct"/>
            <w:vMerge/>
          </w:tcPr>
          <w:p w14:paraId="13275477" w14:textId="77777777" w:rsidR="00000CE3" w:rsidRPr="006E6534" w:rsidRDefault="00000CE3">
            <w:pPr>
              <w:spacing w:line="240" w:lineRule="auto"/>
              <w:ind w:firstLine="0"/>
              <w:rPr>
                <w:rFonts w:cs="Times New Roman"/>
                <w:color w:val="000000" w:themeColor="text1"/>
                <w:rPrChange w:id="22843" w:author="N F" w:date="2023-12-05T03:09:00Z">
                  <w:rPr>
                    <w:rFonts w:cs="Times New Roman"/>
                  </w:rPr>
                </w:rPrChange>
              </w:rPr>
              <w:pPrChange w:id="22844" w:author="N F" w:date="2023-08-06T15:38:00Z">
                <w:pPr>
                  <w:ind w:firstLine="0"/>
                </w:pPr>
              </w:pPrChange>
            </w:pPr>
          </w:p>
        </w:tc>
        <w:tc>
          <w:tcPr>
            <w:tcW w:w="1667" w:type="pct"/>
          </w:tcPr>
          <w:p w14:paraId="66E00A9B" w14:textId="14F223BC" w:rsidR="00000CE3" w:rsidRPr="006E6534" w:rsidRDefault="00000CE3">
            <w:pPr>
              <w:spacing w:line="240" w:lineRule="auto"/>
              <w:ind w:firstLine="0"/>
              <w:rPr>
                <w:rFonts w:cs="Times New Roman"/>
                <w:color w:val="000000" w:themeColor="text1"/>
                <w:rPrChange w:id="22845" w:author="N F" w:date="2023-12-05T03:09:00Z">
                  <w:rPr>
                    <w:rFonts w:cs="Times New Roman"/>
                  </w:rPr>
                </w:rPrChange>
              </w:rPr>
              <w:pPrChange w:id="22846" w:author="N F" w:date="2023-08-06T15:38:00Z">
                <w:pPr>
                  <w:ind w:firstLine="0"/>
                </w:pPr>
              </w:pPrChange>
            </w:pPr>
            <w:r w:rsidRPr="006E6534">
              <w:rPr>
                <w:rFonts w:cs="Times New Roman"/>
                <w:color w:val="000000" w:themeColor="text1"/>
                <w:rPrChange w:id="22847" w:author="N F" w:date="2023-12-05T03:09:00Z">
                  <w:rPr>
                    <w:rFonts w:cs="Times New Roman"/>
                  </w:rPr>
                </w:rPrChange>
              </w:rPr>
              <w:t>Диарея</w:t>
            </w:r>
          </w:p>
        </w:tc>
        <w:tc>
          <w:tcPr>
            <w:tcW w:w="1666" w:type="pct"/>
          </w:tcPr>
          <w:p w14:paraId="3C03D10C" w14:textId="29A10899" w:rsidR="00000CE3" w:rsidRPr="006E6534" w:rsidRDefault="00000CE3">
            <w:pPr>
              <w:spacing w:line="240" w:lineRule="auto"/>
              <w:ind w:firstLine="0"/>
              <w:rPr>
                <w:rFonts w:cs="Times New Roman"/>
                <w:color w:val="000000" w:themeColor="text1"/>
                <w:rPrChange w:id="22848" w:author="N F" w:date="2023-12-05T03:09:00Z">
                  <w:rPr>
                    <w:rFonts w:cs="Times New Roman"/>
                  </w:rPr>
                </w:rPrChange>
              </w:rPr>
              <w:pPrChange w:id="22849" w:author="N F" w:date="2023-08-06T15:38:00Z">
                <w:pPr>
                  <w:ind w:firstLine="0"/>
                </w:pPr>
              </w:pPrChange>
            </w:pPr>
            <w:r w:rsidRPr="006E6534">
              <w:rPr>
                <w:rFonts w:cs="Times New Roman"/>
                <w:color w:val="000000" w:themeColor="text1"/>
                <w:rPrChange w:id="22850" w:author="N F" w:date="2023-12-05T03:09:00Z">
                  <w:rPr>
                    <w:rFonts w:cs="Times New Roman"/>
                  </w:rPr>
                </w:rPrChange>
              </w:rPr>
              <w:t>1</w:t>
            </w:r>
          </w:p>
        </w:tc>
      </w:tr>
      <w:tr w:rsidR="006E6534" w:rsidRPr="006E6534" w14:paraId="5C6643AD" w14:textId="77777777" w:rsidTr="004E36DD">
        <w:tc>
          <w:tcPr>
            <w:tcW w:w="1667" w:type="pct"/>
            <w:vMerge/>
          </w:tcPr>
          <w:p w14:paraId="1DDF4AC3" w14:textId="77777777" w:rsidR="00000CE3" w:rsidRPr="006E6534" w:rsidRDefault="00000CE3">
            <w:pPr>
              <w:spacing w:line="240" w:lineRule="auto"/>
              <w:ind w:firstLine="0"/>
              <w:rPr>
                <w:rFonts w:cs="Times New Roman"/>
                <w:color w:val="000000" w:themeColor="text1"/>
                <w:rPrChange w:id="22851" w:author="N F" w:date="2023-12-05T03:09:00Z">
                  <w:rPr>
                    <w:rFonts w:cs="Times New Roman"/>
                  </w:rPr>
                </w:rPrChange>
              </w:rPr>
              <w:pPrChange w:id="22852" w:author="N F" w:date="2023-08-06T15:38:00Z">
                <w:pPr>
                  <w:ind w:firstLine="0"/>
                </w:pPr>
              </w:pPrChange>
            </w:pPr>
          </w:p>
        </w:tc>
        <w:tc>
          <w:tcPr>
            <w:tcW w:w="1667" w:type="pct"/>
          </w:tcPr>
          <w:p w14:paraId="1A43D24A" w14:textId="2C0997C1" w:rsidR="00000CE3" w:rsidRPr="006E6534" w:rsidRDefault="00000CE3">
            <w:pPr>
              <w:spacing w:line="240" w:lineRule="auto"/>
              <w:ind w:firstLine="0"/>
              <w:rPr>
                <w:rFonts w:cs="Times New Roman"/>
                <w:color w:val="000000" w:themeColor="text1"/>
                <w:rPrChange w:id="22853" w:author="N F" w:date="2023-12-05T03:09:00Z">
                  <w:rPr>
                    <w:rFonts w:cs="Times New Roman"/>
                  </w:rPr>
                </w:rPrChange>
              </w:rPr>
              <w:pPrChange w:id="22854" w:author="N F" w:date="2023-08-06T15:38:00Z">
                <w:pPr>
                  <w:ind w:firstLine="0"/>
                </w:pPr>
              </w:pPrChange>
            </w:pPr>
            <w:r w:rsidRPr="006E6534">
              <w:rPr>
                <w:rFonts w:cs="Times New Roman"/>
                <w:color w:val="000000" w:themeColor="text1"/>
                <w:rPrChange w:id="22855" w:author="N F" w:date="2023-12-05T03:09:00Z">
                  <w:rPr>
                    <w:rFonts w:cs="Times New Roman"/>
                  </w:rPr>
                </w:rPrChange>
              </w:rPr>
              <w:t>Пневмонит</w:t>
            </w:r>
          </w:p>
        </w:tc>
        <w:tc>
          <w:tcPr>
            <w:tcW w:w="1666" w:type="pct"/>
          </w:tcPr>
          <w:p w14:paraId="36E7243F" w14:textId="4F22523F" w:rsidR="00000CE3" w:rsidRPr="006E6534" w:rsidRDefault="00000CE3">
            <w:pPr>
              <w:spacing w:line="240" w:lineRule="auto"/>
              <w:ind w:firstLine="0"/>
              <w:rPr>
                <w:rFonts w:cs="Times New Roman"/>
                <w:color w:val="000000" w:themeColor="text1"/>
                <w:rPrChange w:id="22856" w:author="N F" w:date="2023-12-05T03:09:00Z">
                  <w:rPr>
                    <w:rFonts w:cs="Times New Roman"/>
                  </w:rPr>
                </w:rPrChange>
              </w:rPr>
              <w:pPrChange w:id="22857" w:author="N F" w:date="2023-08-06T15:38:00Z">
                <w:pPr>
                  <w:ind w:firstLine="0"/>
                </w:pPr>
              </w:pPrChange>
            </w:pPr>
            <w:r w:rsidRPr="006E6534">
              <w:rPr>
                <w:rFonts w:cs="Times New Roman"/>
                <w:color w:val="000000" w:themeColor="text1"/>
                <w:rPrChange w:id="22858" w:author="N F" w:date="2023-12-05T03:09:00Z">
                  <w:rPr>
                    <w:rFonts w:cs="Times New Roman"/>
                  </w:rPr>
                </w:rPrChange>
              </w:rPr>
              <w:t>3</w:t>
            </w:r>
          </w:p>
        </w:tc>
      </w:tr>
    </w:tbl>
    <w:p w14:paraId="3B1BD574" w14:textId="77777777" w:rsidR="00871833" w:rsidRPr="006E6534" w:rsidRDefault="00871833">
      <w:pPr>
        <w:spacing w:after="0" w:line="240" w:lineRule="auto"/>
        <w:rPr>
          <w:rFonts w:cs="Times New Roman"/>
          <w:color w:val="000000" w:themeColor="text1"/>
          <w:rPrChange w:id="22859" w:author="N F" w:date="2023-12-05T03:09:00Z">
            <w:rPr>
              <w:rFonts w:cs="Times New Roman"/>
            </w:rPr>
          </w:rPrChange>
        </w:rPr>
        <w:pPrChange w:id="22860" w:author="Barshadskaya, Yuliya" w:date="2024-01-16T02:43:00Z">
          <w:pPr/>
        </w:pPrChange>
      </w:pPr>
    </w:p>
    <w:p w14:paraId="4B91AB6F" w14:textId="570194CD" w:rsidR="00922786" w:rsidRPr="006E6534" w:rsidRDefault="00922786" w:rsidP="00415551">
      <w:pPr>
        <w:pStyle w:val="SDText"/>
        <w:rPr>
          <w:rFonts w:cs="Times New Roman"/>
          <w:color w:val="000000" w:themeColor="text1"/>
          <w:rPrChange w:id="22861" w:author="N F" w:date="2023-12-05T03:09:00Z">
            <w:rPr>
              <w:rFonts w:cs="Times New Roman"/>
            </w:rPr>
          </w:rPrChange>
        </w:rPr>
      </w:pPr>
      <w:r w:rsidRPr="006E6534">
        <w:rPr>
          <w:rFonts w:cs="Times New Roman"/>
          <w:color w:val="000000" w:themeColor="text1"/>
          <w:rPrChange w:id="22862" w:author="N F" w:date="2023-12-05T03:09:00Z">
            <w:rPr>
              <w:rFonts w:cs="Times New Roman"/>
            </w:rPr>
          </w:rPrChange>
        </w:rPr>
        <w:t xml:space="preserve">Данные по смертельным случаям, произошедшим во время проведения </w:t>
      </w:r>
      <w:r w:rsidR="009624D8" w:rsidRPr="006E6534">
        <w:rPr>
          <w:rFonts w:cs="Times New Roman"/>
          <w:color w:val="000000" w:themeColor="text1"/>
          <w:lang w:val="en-US"/>
          <w:rPrChange w:id="22863" w:author="N F" w:date="2023-12-05T03:09:00Z">
            <w:rPr>
              <w:rFonts w:cs="Times New Roman"/>
              <w:lang w:val="en-US"/>
            </w:rPr>
          </w:rPrChange>
        </w:rPr>
        <w:t>AURAex</w:t>
      </w:r>
      <w:r w:rsidR="009624D8" w:rsidRPr="006E6534">
        <w:rPr>
          <w:rFonts w:cs="Times New Roman"/>
          <w:color w:val="000000" w:themeColor="text1"/>
          <w:rPrChange w:id="22864" w:author="N F" w:date="2023-12-05T03:09:00Z">
            <w:rPr>
              <w:rFonts w:cs="Times New Roman"/>
            </w:rPr>
          </w:rPrChange>
        </w:rPr>
        <w:t xml:space="preserve"> и</w:t>
      </w:r>
      <w:r w:rsidR="009217E2" w:rsidRPr="006E6534">
        <w:rPr>
          <w:rFonts w:cs="Times New Roman"/>
          <w:color w:val="000000" w:themeColor="text1"/>
          <w:rPrChange w:id="22865" w:author="N F" w:date="2023-12-05T03:09:00Z">
            <w:rPr>
              <w:rFonts w:cs="Times New Roman"/>
            </w:rPr>
          </w:rPrChange>
        </w:rPr>
        <w:t xml:space="preserve"> </w:t>
      </w:r>
      <w:r w:rsidR="009624D8" w:rsidRPr="006E6534">
        <w:rPr>
          <w:rFonts w:cs="Times New Roman"/>
          <w:color w:val="000000" w:themeColor="text1"/>
          <w:lang w:val="en-US"/>
          <w:rPrChange w:id="22866" w:author="N F" w:date="2023-12-05T03:09:00Z">
            <w:rPr>
              <w:rFonts w:cs="Times New Roman"/>
              <w:lang w:val="en-US"/>
            </w:rPr>
          </w:rPrChange>
        </w:rPr>
        <w:t>AURA</w:t>
      </w:r>
      <w:r w:rsidR="009624D8" w:rsidRPr="006E6534">
        <w:rPr>
          <w:rFonts w:cs="Times New Roman"/>
          <w:color w:val="000000" w:themeColor="text1"/>
          <w:rPrChange w:id="22867" w:author="N F" w:date="2023-12-05T03:09:00Z">
            <w:rPr>
              <w:rFonts w:cs="Times New Roman"/>
            </w:rPr>
          </w:rPrChange>
        </w:rPr>
        <w:t xml:space="preserve"> 2</w:t>
      </w:r>
      <w:r w:rsidR="006C1605" w:rsidRPr="006E6534">
        <w:rPr>
          <w:rFonts w:cs="Times New Roman"/>
          <w:color w:val="000000" w:themeColor="text1"/>
          <w:rPrChange w:id="22868" w:author="N F" w:date="2023-12-05T03:09:00Z">
            <w:rPr>
              <w:rFonts w:cs="Times New Roman"/>
            </w:rPr>
          </w:rPrChange>
        </w:rPr>
        <w:t>,</w:t>
      </w:r>
      <w:r w:rsidR="00AA65EC" w:rsidRPr="006E6534">
        <w:rPr>
          <w:rFonts w:cs="Times New Roman"/>
          <w:color w:val="000000" w:themeColor="text1"/>
          <w:rPrChange w:id="22869" w:author="N F" w:date="2023-12-05T03:09:00Z">
            <w:rPr>
              <w:rFonts w:cs="Times New Roman"/>
            </w:rPr>
          </w:rPrChange>
        </w:rPr>
        <w:t xml:space="preserve"> представлены </w:t>
      </w:r>
      <w:r w:rsidR="006C1605" w:rsidRPr="006E6534">
        <w:rPr>
          <w:rFonts w:cs="Times New Roman"/>
          <w:color w:val="000000" w:themeColor="text1"/>
          <w:rPrChange w:id="22870" w:author="N F" w:date="2023-12-05T03:09:00Z">
            <w:rPr>
              <w:rFonts w:cs="Times New Roman"/>
            </w:rPr>
          </w:rPrChange>
        </w:rPr>
        <w:t xml:space="preserve">в </w:t>
      </w:r>
      <w:r w:rsidR="00A05AA6" w:rsidRPr="006E6534">
        <w:rPr>
          <w:rFonts w:cs="Times New Roman"/>
          <w:color w:val="000000" w:themeColor="text1"/>
          <w:rPrChange w:id="22871" w:author="N F" w:date="2023-12-05T03:09:00Z">
            <w:rPr>
              <w:rFonts w:cs="Times New Roman"/>
            </w:rPr>
          </w:rPrChange>
        </w:rPr>
        <w:t>т</w:t>
      </w:r>
      <w:r w:rsidR="002E5A1D" w:rsidRPr="006E6534">
        <w:rPr>
          <w:rFonts w:cs="Times New Roman"/>
          <w:color w:val="000000" w:themeColor="text1"/>
          <w:rPrChange w:id="22872" w:author="N F" w:date="2023-12-05T03:09:00Z">
            <w:rPr>
              <w:rFonts w:cs="Times New Roman"/>
            </w:rPr>
          </w:rPrChange>
        </w:rPr>
        <w:t xml:space="preserve">аблице </w:t>
      </w:r>
      <w:r w:rsidR="00A05AA6" w:rsidRPr="006E6534">
        <w:rPr>
          <w:rFonts w:cs="Times New Roman"/>
          <w:color w:val="000000" w:themeColor="text1"/>
          <w:rPrChange w:id="22873" w:author="N F" w:date="2023-12-05T03:09:00Z">
            <w:rPr>
              <w:rFonts w:cs="Times New Roman"/>
            </w:rPr>
          </w:rPrChange>
        </w:rPr>
        <w:t>ниже (</w:t>
      </w:r>
      <w:r w:rsidR="00A05AA6" w:rsidRPr="006E6534">
        <w:rPr>
          <w:rFonts w:cs="Times New Roman"/>
          <w:color w:val="000000" w:themeColor="text1"/>
          <w:rPrChange w:id="22874" w:author="N F" w:date="2023-12-05T03:09:00Z">
            <w:rPr>
              <w:rFonts w:cs="Times New Roman"/>
            </w:rPr>
          </w:rPrChange>
        </w:rPr>
        <w:fldChar w:fldCharType="begin"/>
      </w:r>
      <w:r w:rsidR="00A05AA6" w:rsidRPr="006E6534">
        <w:rPr>
          <w:rFonts w:cs="Times New Roman"/>
          <w:color w:val="000000" w:themeColor="text1"/>
          <w:rPrChange w:id="22875" w:author="N F" w:date="2023-12-05T03:09:00Z">
            <w:rPr>
              <w:rFonts w:cs="Times New Roman"/>
            </w:rPr>
          </w:rPrChange>
        </w:rPr>
        <w:instrText xml:space="preserve"> REF _Ref115715248 \h </w:instrText>
      </w:r>
      <w:r w:rsidR="00415551" w:rsidRPr="006E6534">
        <w:rPr>
          <w:rFonts w:cs="Times New Roman"/>
          <w:color w:val="000000" w:themeColor="text1"/>
          <w:rPrChange w:id="22876" w:author="N F" w:date="2023-12-05T03:09:00Z">
            <w:rPr>
              <w:rFonts w:cs="Times New Roman"/>
            </w:rPr>
          </w:rPrChange>
        </w:rPr>
        <w:instrText xml:space="preserve"> \* MERGEFORMAT </w:instrText>
      </w:r>
      <w:r w:rsidR="00A05AA6" w:rsidRPr="006E6534">
        <w:rPr>
          <w:rFonts w:cs="Times New Roman"/>
          <w:color w:val="000000" w:themeColor="text1"/>
          <w:rPrChange w:id="22877" w:author="N F" w:date="2023-12-05T03:09:00Z">
            <w:rPr>
              <w:rFonts w:cs="Times New Roman"/>
              <w:color w:val="000000" w:themeColor="text1"/>
            </w:rPr>
          </w:rPrChange>
        </w:rPr>
      </w:r>
      <w:r w:rsidR="00A05AA6" w:rsidRPr="006E6534">
        <w:rPr>
          <w:rFonts w:cs="Times New Roman"/>
          <w:color w:val="000000" w:themeColor="text1"/>
          <w:rPrChange w:id="22878" w:author="N F" w:date="2023-12-05T03:09:00Z">
            <w:rPr>
              <w:rFonts w:cs="Times New Roman"/>
            </w:rPr>
          </w:rPrChange>
        </w:rPr>
        <w:fldChar w:fldCharType="separate"/>
      </w:r>
      <w:r w:rsidR="004C4CE2" w:rsidRPr="006E6534">
        <w:rPr>
          <w:rFonts w:cs="Times New Roman"/>
          <w:color w:val="000000" w:themeColor="text1"/>
          <w:rPrChange w:id="22879" w:author="N F" w:date="2023-12-05T03:09:00Z">
            <w:rPr>
              <w:rFonts w:cs="Times New Roman"/>
            </w:rPr>
          </w:rPrChange>
        </w:rPr>
        <w:t xml:space="preserve">Таблица </w:t>
      </w:r>
      <w:r w:rsidR="004C4CE2" w:rsidRPr="006E6534">
        <w:rPr>
          <w:rFonts w:cs="Times New Roman"/>
          <w:noProof/>
          <w:color w:val="000000" w:themeColor="text1"/>
          <w:rPrChange w:id="22880" w:author="N F" w:date="2023-12-05T03:09:00Z">
            <w:rPr>
              <w:rFonts w:cs="Times New Roman"/>
              <w:noProof/>
            </w:rPr>
          </w:rPrChange>
        </w:rPr>
        <w:t>4</w:t>
      </w:r>
      <w:r w:rsidR="004C4CE2" w:rsidRPr="006E6534">
        <w:rPr>
          <w:rFonts w:cs="Times New Roman"/>
          <w:color w:val="000000" w:themeColor="text1"/>
          <w:rPrChange w:id="22881" w:author="N F" w:date="2023-12-05T03:09:00Z">
            <w:rPr>
              <w:rFonts w:cs="Times New Roman"/>
            </w:rPr>
          </w:rPrChange>
        </w:rPr>
        <w:noBreakHyphen/>
      </w:r>
      <w:r w:rsidR="004C4CE2" w:rsidRPr="006E6534">
        <w:rPr>
          <w:rFonts w:cs="Times New Roman"/>
          <w:noProof/>
          <w:color w:val="000000" w:themeColor="text1"/>
          <w:rPrChange w:id="22882" w:author="N F" w:date="2023-12-05T03:09:00Z">
            <w:rPr>
              <w:rFonts w:cs="Times New Roman"/>
              <w:noProof/>
            </w:rPr>
          </w:rPrChange>
        </w:rPr>
        <w:t>14</w:t>
      </w:r>
      <w:r w:rsidR="00A05AA6" w:rsidRPr="006E6534">
        <w:rPr>
          <w:rFonts w:cs="Times New Roman"/>
          <w:color w:val="000000" w:themeColor="text1"/>
          <w:rPrChange w:id="22883" w:author="N F" w:date="2023-12-05T03:09:00Z">
            <w:rPr>
              <w:rFonts w:cs="Times New Roman"/>
            </w:rPr>
          </w:rPrChange>
        </w:rPr>
        <w:fldChar w:fldCharType="end"/>
      </w:r>
      <w:r w:rsidR="00A05AA6" w:rsidRPr="006E6534">
        <w:rPr>
          <w:rFonts w:cs="Times New Roman"/>
          <w:color w:val="000000" w:themeColor="text1"/>
          <w:rPrChange w:id="22884" w:author="N F" w:date="2023-12-05T03:09:00Z">
            <w:rPr>
              <w:rFonts w:cs="Times New Roman"/>
            </w:rPr>
          </w:rPrChange>
        </w:rPr>
        <w:t>)</w:t>
      </w:r>
      <w:r w:rsidR="009624D8" w:rsidRPr="006E6534">
        <w:rPr>
          <w:rFonts w:cs="Times New Roman"/>
          <w:color w:val="000000" w:themeColor="text1"/>
          <w:rPrChange w:id="22885" w:author="N F" w:date="2023-12-05T03:09:00Z">
            <w:rPr>
              <w:rFonts w:cs="Times New Roman"/>
            </w:rPr>
          </w:rPrChange>
        </w:rPr>
        <w:t xml:space="preserve"> </w:t>
      </w:r>
      <w:ins w:id="22886" w:author="Barshadskaya, Yuliya" w:date="2024-01-16T02:43:00Z">
        <w:r w:rsidR="00C817D8" w:rsidRPr="0001519A">
          <w:rPr>
            <w:rFonts w:cs="Times New Roman"/>
            <w:color w:val="000000" w:themeColor="text1"/>
            <w:lang w:val="en-US"/>
          </w:rPr>
          <w:fldChar w:fldCharType="begin"/>
        </w:r>
        <w:r w:rsidR="00C817D8"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C817D8" w:rsidRPr="0001519A">
          <w:rPr>
            <w:rFonts w:cs="Times New Roman"/>
            <w:color w:val="000000" w:themeColor="text1"/>
            <w:lang w:val="en-US"/>
          </w:rPr>
          <w:fldChar w:fldCharType="separate"/>
        </w:r>
        <w:r w:rsidR="00C817D8" w:rsidRPr="0018315E">
          <w:rPr>
            <w:rFonts w:cs="Times New Roman"/>
            <w:color w:val="000000" w:themeColor="text1"/>
          </w:rPr>
          <w:t>[</w:t>
        </w:r>
      </w:ins>
      <w:ins w:id="22887" w:author="Barshadskaya, Yuliya" w:date="2024-02-23T00:12:00Z">
        <w:r w:rsidR="00131173">
          <w:rPr>
            <w:rFonts w:cs="Times New Roman"/>
            <w:color w:val="000000" w:themeColor="text1"/>
          </w:rPr>
          <w:t>9</w:t>
        </w:r>
      </w:ins>
      <w:ins w:id="22888" w:author="Barshadskaya, Yuliya" w:date="2024-01-16T02:43:00Z">
        <w:r w:rsidR="00C817D8" w:rsidRPr="00DD38F1">
          <w:rPr>
            <w:rFonts w:cs="Times New Roman"/>
            <w:color w:val="000000" w:themeColor="text1"/>
          </w:rPr>
          <w:t>]</w:t>
        </w:r>
        <w:r w:rsidR="00C817D8" w:rsidRPr="0001519A">
          <w:rPr>
            <w:rFonts w:cs="Times New Roman"/>
            <w:color w:val="000000" w:themeColor="text1"/>
            <w:lang w:val="en-US"/>
          </w:rPr>
          <w:fldChar w:fldCharType="end"/>
        </w:r>
      </w:ins>
      <w:del w:id="22889" w:author="Barshadskaya, Yuliya" w:date="2024-01-16T02:43:00Z">
        <w:r w:rsidR="009624D8" w:rsidRPr="006E6534" w:rsidDel="00C817D8">
          <w:rPr>
            <w:rFonts w:cs="Times New Roman"/>
            <w:color w:val="000000" w:themeColor="text1"/>
            <w:rPrChange w:id="22890" w:author="N F" w:date="2023-12-05T03:09:00Z">
              <w:rPr>
                <w:rFonts w:cs="Times New Roman"/>
              </w:rPr>
            </w:rPrChange>
          </w:rPr>
          <w:fldChar w:fldCharType="begin"/>
        </w:r>
        <w:r w:rsidR="009624D8" w:rsidRPr="006E6534" w:rsidDel="00C817D8">
          <w:rPr>
            <w:rFonts w:cs="Times New Roman"/>
            <w:color w:val="000000" w:themeColor="text1"/>
            <w:rPrChange w:id="22891" w:author="N F" w:date="2023-12-05T03:09:00Z">
              <w:rPr>
                <w:rFonts w:cs="Times New Roman"/>
              </w:rPr>
            </w:rPrChange>
          </w:rPr>
          <w:delInstrText xml:space="preserve"> ADDIN ZOTERO_ITEM CSL_CITATION {"citationID":"XtXdxyHl","properties":{"formattedCitation":"(27)","plainCitation":"(27)","noteIndex":0},"citationItems":[{"id":161756,"uris":["http://zotero.org/groups/4735135/items/9AGK4QM5"],"itemData":{"id":161756,"type":"webpage","title":"TAGRISSO (osimertinib) tablets. AstraZeneca Pharmaceuticals, LP Application No.:  208065. Approval Date: 11/13/2015. Medical Review.","URL":"https://www.accessdata.fda.gov/drugsatfda_docs/nda/2015/208065Orig1s000TOC.cfm","accessed":{"date-parts":[["2022",8,2]]}}}],"schema":"https://github.com/citation-style-language/schema/raw/master/csl-citation.json"} </w:delInstrText>
        </w:r>
        <w:r w:rsidR="009624D8" w:rsidRPr="006E6534" w:rsidDel="00C817D8">
          <w:rPr>
            <w:rFonts w:cs="Times New Roman"/>
            <w:color w:val="000000" w:themeColor="text1"/>
            <w:rPrChange w:id="22892" w:author="N F" w:date="2023-12-05T03:09:00Z">
              <w:rPr>
                <w:rFonts w:cs="Times New Roman"/>
              </w:rPr>
            </w:rPrChange>
          </w:rPr>
          <w:fldChar w:fldCharType="separate"/>
        </w:r>
        <w:r w:rsidR="009624D8" w:rsidRPr="006E6534" w:rsidDel="00C817D8">
          <w:rPr>
            <w:rFonts w:cs="Times New Roman"/>
            <w:color w:val="000000" w:themeColor="text1"/>
            <w:rPrChange w:id="22893" w:author="N F" w:date="2023-12-05T03:09:00Z">
              <w:rPr>
                <w:rFonts w:cs="Times New Roman"/>
              </w:rPr>
            </w:rPrChange>
          </w:rPr>
          <w:delText>(27)</w:delText>
        </w:r>
        <w:r w:rsidR="009624D8" w:rsidRPr="006E6534" w:rsidDel="00C817D8">
          <w:rPr>
            <w:rFonts w:cs="Times New Roman"/>
            <w:color w:val="000000" w:themeColor="text1"/>
            <w:rPrChange w:id="22894" w:author="N F" w:date="2023-12-05T03:09:00Z">
              <w:rPr>
                <w:rFonts w:cs="Times New Roman"/>
              </w:rPr>
            </w:rPrChange>
          </w:rPr>
          <w:fldChar w:fldCharType="end"/>
        </w:r>
      </w:del>
      <w:r w:rsidR="009624D8" w:rsidRPr="006E6534">
        <w:rPr>
          <w:rFonts w:cs="Times New Roman"/>
          <w:color w:val="000000" w:themeColor="text1"/>
          <w:rPrChange w:id="22895" w:author="N F" w:date="2023-12-05T03:09:00Z">
            <w:rPr>
              <w:rFonts w:cs="Times New Roman"/>
            </w:rPr>
          </w:rPrChange>
        </w:rPr>
        <w:t>.</w:t>
      </w:r>
    </w:p>
    <w:p w14:paraId="4F41CCAD" w14:textId="19359ECC" w:rsidR="00701D62" w:rsidRPr="006E6534" w:rsidRDefault="00D367B4" w:rsidP="00C817D8">
      <w:pPr>
        <w:pStyle w:val="a3"/>
        <w:spacing w:after="0"/>
      </w:pPr>
      <w:bookmarkStart w:id="22896" w:name="_Ref115715248"/>
      <w:bookmarkStart w:id="22897" w:name="_Toc115733176"/>
      <w:r w:rsidRPr="00C817D8">
        <w:rPr>
          <w:b/>
          <w:rPrChange w:id="22898" w:author="Barshadskaya, Yuliya" w:date="2024-01-16T02:44:00Z">
            <w:rPr/>
          </w:rPrChange>
        </w:rPr>
        <w:t xml:space="preserve">Таблица </w:t>
      </w:r>
      <w:r w:rsidR="003D1135" w:rsidRPr="00C817D8">
        <w:rPr>
          <w:b/>
          <w:rPrChange w:id="22899" w:author="Barshadskaya, Yuliya" w:date="2024-01-16T02:44:00Z">
            <w:rPr/>
          </w:rPrChange>
        </w:rPr>
        <w:fldChar w:fldCharType="begin"/>
      </w:r>
      <w:r w:rsidR="003D1135" w:rsidRPr="00C817D8">
        <w:rPr>
          <w:b/>
          <w:rPrChange w:id="22900" w:author="Barshadskaya, Yuliya" w:date="2024-01-16T02:44:00Z">
            <w:rPr/>
          </w:rPrChange>
        </w:rPr>
        <w:instrText xml:space="preserve"> STYLEREF 1 \s </w:instrText>
      </w:r>
      <w:r w:rsidR="003D1135" w:rsidRPr="00C817D8">
        <w:rPr>
          <w:b/>
          <w:rPrChange w:id="22901" w:author="Barshadskaya, Yuliya" w:date="2024-01-16T02:44:00Z">
            <w:rPr/>
          </w:rPrChange>
        </w:rPr>
        <w:fldChar w:fldCharType="separate"/>
      </w:r>
      <w:r w:rsidR="004C4CE2" w:rsidRPr="00C817D8">
        <w:rPr>
          <w:b/>
          <w:noProof/>
          <w:rPrChange w:id="22902" w:author="Barshadskaya, Yuliya" w:date="2024-01-16T02:44:00Z">
            <w:rPr>
              <w:noProof/>
            </w:rPr>
          </w:rPrChange>
        </w:rPr>
        <w:t>4</w:t>
      </w:r>
      <w:r w:rsidR="003D1135" w:rsidRPr="00C817D8">
        <w:rPr>
          <w:b/>
          <w:rPrChange w:id="22903" w:author="Barshadskaya, Yuliya" w:date="2024-01-16T02:44:00Z">
            <w:rPr/>
          </w:rPrChange>
        </w:rPr>
        <w:fldChar w:fldCharType="end"/>
      </w:r>
      <w:r w:rsidR="003D1135" w:rsidRPr="00C817D8">
        <w:rPr>
          <w:b/>
          <w:rPrChange w:id="22904" w:author="Barshadskaya, Yuliya" w:date="2024-01-16T02:44:00Z">
            <w:rPr/>
          </w:rPrChange>
        </w:rPr>
        <w:noBreakHyphen/>
      </w:r>
      <w:r w:rsidR="003D1135" w:rsidRPr="00C817D8">
        <w:rPr>
          <w:b/>
          <w:rPrChange w:id="22905" w:author="Barshadskaya, Yuliya" w:date="2024-01-16T02:44:00Z">
            <w:rPr/>
          </w:rPrChange>
        </w:rPr>
        <w:fldChar w:fldCharType="begin"/>
      </w:r>
      <w:r w:rsidR="003D1135" w:rsidRPr="00C817D8">
        <w:rPr>
          <w:b/>
          <w:rPrChange w:id="22906" w:author="Barshadskaya, Yuliya" w:date="2024-01-16T02:44:00Z">
            <w:rPr/>
          </w:rPrChange>
        </w:rPr>
        <w:instrText xml:space="preserve"> SEQ Таблица \* ARABIC \s 1 </w:instrText>
      </w:r>
      <w:r w:rsidR="003D1135" w:rsidRPr="00C817D8">
        <w:rPr>
          <w:b/>
          <w:rPrChange w:id="22907" w:author="Barshadskaya, Yuliya" w:date="2024-01-16T02:44:00Z">
            <w:rPr/>
          </w:rPrChange>
        </w:rPr>
        <w:fldChar w:fldCharType="separate"/>
      </w:r>
      <w:r w:rsidR="004C4CE2" w:rsidRPr="00C817D8">
        <w:rPr>
          <w:b/>
          <w:noProof/>
          <w:rPrChange w:id="22908" w:author="Barshadskaya, Yuliya" w:date="2024-01-16T02:44:00Z">
            <w:rPr>
              <w:noProof/>
            </w:rPr>
          </w:rPrChange>
        </w:rPr>
        <w:t>14</w:t>
      </w:r>
      <w:r w:rsidR="003D1135" w:rsidRPr="00C817D8">
        <w:rPr>
          <w:b/>
          <w:rPrChange w:id="22909" w:author="Barshadskaya, Yuliya" w:date="2024-01-16T02:44:00Z">
            <w:rPr/>
          </w:rPrChange>
        </w:rPr>
        <w:fldChar w:fldCharType="end"/>
      </w:r>
      <w:bookmarkEnd w:id="22896"/>
      <w:ins w:id="22910" w:author="Barshadskaya, Yuliya" w:date="2024-01-16T02:44:00Z">
        <w:r w:rsidR="00C817D8">
          <w:t>.</w:t>
        </w:r>
      </w:ins>
      <w:r w:rsidRPr="006E6534">
        <w:t xml:space="preserve"> </w:t>
      </w:r>
      <w:r w:rsidR="00F25C3C" w:rsidRPr="006E6534">
        <w:t xml:space="preserve">Смертельные случаи, возникшие во время проведения </w:t>
      </w:r>
      <w:r w:rsidR="00F25C3C" w:rsidRPr="006E6534">
        <w:rPr>
          <w:lang w:val="en-US"/>
        </w:rPr>
        <w:t>AURAex</w:t>
      </w:r>
      <w:r w:rsidR="00F25C3C" w:rsidRPr="006E6534">
        <w:t xml:space="preserve"> и </w:t>
      </w:r>
      <w:r w:rsidR="00F25C3C" w:rsidRPr="006E6534">
        <w:rPr>
          <w:lang w:val="en-US"/>
        </w:rPr>
        <w:t>AURA</w:t>
      </w:r>
      <w:r w:rsidR="00F25C3C" w:rsidRPr="006E6534">
        <w:t xml:space="preserve"> 2</w:t>
      </w:r>
      <w:r w:rsidRPr="006E6534">
        <w:t xml:space="preserve"> </w:t>
      </w:r>
      <w:ins w:id="22911" w:author="Barshadskaya, Yuliya" w:date="2024-01-16T02:44:00Z">
        <w:r w:rsidR="00C817D8" w:rsidRPr="0001519A">
          <w:rPr>
            <w:rFonts w:cs="Times New Roman"/>
            <w:color w:val="000000" w:themeColor="text1"/>
            <w:lang w:val="en-US"/>
          </w:rPr>
          <w:fldChar w:fldCharType="begin"/>
        </w:r>
        <w:r w:rsidR="00C817D8"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C817D8" w:rsidRPr="0001519A">
          <w:rPr>
            <w:rFonts w:cs="Times New Roman"/>
            <w:color w:val="000000" w:themeColor="text1"/>
            <w:lang w:val="en-US"/>
          </w:rPr>
          <w:fldChar w:fldCharType="separate"/>
        </w:r>
        <w:r w:rsidR="00C817D8" w:rsidRPr="0018315E">
          <w:rPr>
            <w:rFonts w:cs="Times New Roman"/>
            <w:color w:val="000000" w:themeColor="text1"/>
          </w:rPr>
          <w:t>[</w:t>
        </w:r>
      </w:ins>
      <w:ins w:id="22912" w:author="Barshadskaya, Yuliya" w:date="2024-02-23T00:12:00Z">
        <w:r w:rsidR="00131173">
          <w:rPr>
            <w:rFonts w:cs="Times New Roman"/>
            <w:color w:val="000000" w:themeColor="text1"/>
          </w:rPr>
          <w:t>9</w:t>
        </w:r>
      </w:ins>
      <w:ins w:id="22913" w:author="Barshadskaya, Yuliya" w:date="2024-01-16T02:44:00Z">
        <w:r w:rsidR="00C817D8" w:rsidRPr="00DD38F1">
          <w:rPr>
            <w:rFonts w:cs="Times New Roman"/>
            <w:color w:val="000000" w:themeColor="text1"/>
          </w:rPr>
          <w:t>]</w:t>
        </w:r>
        <w:r w:rsidR="00C817D8" w:rsidRPr="0001519A">
          <w:rPr>
            <w:rFonts w:cs="Times New Roman"/>
            <w:color w:val="000000" w:themeColor="text1"/>
            <w:lang w:val="en-US"/>
          </w:rPr>
          <w:fldChar w:fldCharType="end"/>
        </w:r>
        <w:r w:rsidR="00C817D8">
          <w:rPr>
            <w:rFonts w:cs="Times New Roman"/>
            <w:color w:val="000000" w:themeColor="text1"/>
          </w:rPr>
          <w:t>.</w:t>
        </w:r>
      </w:ins>
      <w:del w:id="22914" w:author="Barshadskaya, Yuliya" w:date="2024-01-16T02:44:00Z">
        <w:r w:rsidRPr="009556CC" w:rsidDel="00C817D8">
          <w:fldChar w:fldCharType="begin"/>
        </w:r>
        <w:r w:rsidRPr="006E6534" w:rsidDel="00C817D8">
          <w:delInstrText xml:space="preserve"> ADDIN ZOTERO_ITEM CSL_CITATION {"citationID":"XtXdxyHl","properties":{"formattedCitation":"(27)","plainCitation":"(27)","noteIndex":0},"citationItems":[{"id":161756,"uris":["http://zotero.org/groups/4735135/items/9AGK4QM5"],"itemData":{"id":161756,"type":"webpage","title":"TAGRISSO (osimertinib) tablets. AstraZeneca Pharmaceuticals, LP Application No.:  208065. Approval Date: 11/13/2015. Medical Review.","URL":"https://www.accessdata.fda.gov/drugsatfda_docs/nda/2015/208065Orig1s000TOC.cfm","accessed":{"date-parts":[["2022",8,2]]}}}],"schema":"https://github.com/citation-style-language/schema/raw/master/csl-citation.json"} </w:delInstrText>
        </w:r>
        <w:r w:rsidRPr="009556CC" w:rsidDel="00C817D8">
          <w:fldChar w:fldCharType="separate"/>
        </w:r>
        <w:r w:rsidRPr="004A73C2" w:rsidDel="00C817D8">
          <w:delText>(27)</w:delText>
        </w:r>
        <w:bookmarkEnd w:id="22897"/>
        <w:r w:rsidRPr="009556CC" w:rsidDel="00C817D8">
          <w:fldChar w:fldCharType="end"/>
        </w:r>
      </w:del>
    </w:p>
    <w:tbl>
      <w:tblPr>
        <w:tblStyle w:val="a4"/>
        <w:tblW w:w="0" w:type="auto"/>
        <w:tblLook w:val="04A0" w:firstRow="1" w:lastRow="0" w:firstColumn="1" w:lastColumn="0" w:noHBand="0" w:noVBand="1"/>
      </w:tblPr>
      <w:tblGrid>
        <w:gridCol w:w="5038"/>
        <w:gridCol w:w="1582"/>
        <w:gridCol w:w="1410"/>
        <w:gridCol w:w="1315"/>
      </w:tblGrid>
      <w:tr w:rsidR="006E6534" w:rsidRPr="006E6534" w14:paraId="25A6CF6C" w14:textId="77777777" w:rsidTr="006B608E">
        <w:tc>
          <w:tcPr>
            <w:tcW w:w="0" w:type="auto"/>
            <w:vMerge w:val="restart"/>
            <w:shd w:val="clear" w:color="auto" w:fill="D9D9D9" w:themeFill="background1" w:themeFillShade="D9"/>
          </w:tcPr>
          <w:p w14:paraId="60A60B3C" w14:textId="77777777" w:rsidR="0067647C" w:rsidRPr="006E6534" w:rsidRDefault="0067647C">
            <w:pPr>
              <w:spacing w:line="240" w:lineRule="auto"/>
              <w:ind w:firstLine="0"/>
              <w:rPr>
                <w:rFonts w:cs="Times New Roman"/>
                <w:color w:val="000000" w:themeColor="text1"/>
                <w:rPrChange w:id="22915" w:author="N F" w:date="2023-12-05T03:09:00Z">
                  <w:rPr>
                    <w:rFonts w:cs="Times New Roman"/>
                  </w:rPr>
                </w:rPrChange>
              </w:rPr>
              <w:pPrChange w:id="22916" w:author="N F" w:date="2023-08-06T15:38:00Z">
                <w:pPr>
                  <w:ind w:firstLine="0"/>
                </w:pPr>
              </w:pPrChange>
            </w:pPr>
          </w:p>
        </w:tc>
        <w:tc>
          <w:tcPr>
            <w:tcW w:w="0" w:type="auto"/>
            <w:shd w:val="clear" w:color="auto" w:fill="D9D9D9" w:themeFill="background1" w:themeFillShade="D9"/>
          </w:tcPr>
          <w:p w14:paraId="5D09F821" w14:textId="1CE0BEDC" w:rsidR="0067647C" w:rsidRPr="00C817D8" w:rsidRDefault="0067647C">
            <w:pPr>
              <w:spacing w:line="240" w:lineRule="auto"/>
              <w:ind w:firstLine="0"/>
              <w:jc w:val="center"/>
              <w:rPr>
                <w:rFonts w:cs="Times New Roman"/>
                <w:b/>
                <w:bCs/>
                <w:color w:val="000000" w:themeColor="text1"/>
                <w:rPrChange w:id="22917" w:author="Barshadskaya, Yuliya" w:date="2024-01-16T02:44:00Z">
                  <w:rPr>
                    <w:rFonts w:cs="Times New Roman"/>
                    <w:b/>
                    <w:bCs/>
                    <w:lang w:val="en-US"/>
                  </w:rPr>
                </w:rPrChange>
              </w:rPr>
              <w:pPrChange w:id="22918" w:author="N F" w:date="2023-08-06T15:38:00Z">
                <w:pPr>
                  <w:ind w:firstLine="0"/>
                  <w:jc w:val="center"/>
                </w:pPr>
              </w:pPrChange>
            </w:pPr>
            <w:r w:rsidRPr="006E6534">
              <w:rPr>
                <w:rFonts w:cs="Times New Roman"/>
                <w:b/>
                <w:bCs/>
                <w:color w:val="000000" w:themeColor="text1"/>
                <w:lang w:val="en-US"/>
                <w:rPrChange w:id="22919" w:author="N F" w:date="2023-12-05T03:09:00Z">
                  <w:rPr>
                    <w:rFonts w:cs="Times New Roman"/>
                    <w:b/>
                    <w:bCs/>
                    <w:lang w:val="en-US"/>
                  </w:rPr>
                </w:rPrChange>
              </w:rPr>
              <w:t>AURAex</w:t>
            </w:r>
            <w:r w:rsidRPr="00C817D8">
              <w:rPr>
                <w:rFonts w:cs="Times New Roman"/>
                <w:b/>
                <w:bCs/>
                <w:color w:val="000000" w:themeColor="text1"/>
                <w:rPrChange w:id="22920" w:author="Barshadskaya, Yuliya" w:date="2024-01-16T02:44:00Z">
                  <w:rPr>
                    <w:rFonts w:cs="Times New Roman"/>
                    <w:b/>
                    <w:bCs/>
                    <w:lang w:val="en-US"/>
                  </w:rPr>
                </w:rPrChange>
              </w:rPr>
              <w:t xml:space="preserve">, </w:t>
            </w:r>
            <w:r w:rsidRPr="006E6534">
              <w:rPr>
                <w:rFonts w:cs="Times New Roman"/>
                <w:b/>
                <w:bCs/>
                <w:color w:val="000000" w:themeColor="text1"/>
                <w:lang w:val="en-US"/>
                <w:rPrChange w:id="22921" w:author="N F" w:date="2023-12-05T03:09:00Z">
                  <w:rPr>
                    <w:rFonts w:cs="Times New Roman"/>
                    <w:b/>
                    <w:bCs/>
                    <w:lang w:val="en-US"/>
                  </w:rPr>
                </w:rPrChange>
              </w:rPr>
              <w:t>n</w:t>
            </w:r>
            <w:r w:rsidRPr="00C817D8">
              <w:rPr>
                <w:rFonts w:cs="Times New Roman"/>
                <w:b/>
                <w:bCs/>
                <w:color w:val="000000" w:themeColor="text1"/>
                <w:rPrChange w:id="22922" w:author="Barshadskaya, Yuliya" w:date="2024-01-16T02:44:00Z">
                  <w:rPr>
                    <w:rFonts w:cs="Times New Roman"/>
                    <w:b/>
                    <w:bCs/>
                    <w:lang w:val="en-US"/>
                  </w:rPr>
                </w:rPrChange>
              </w:rPr>
              <w:t xml:space="preserve"> = 201</w:t>
            </w:r>
          </w:p>
        </w:tc>
        <w:tc>
          <w:tcPr>
            <w:tcW w:w="0" w:type="auto"/>
            <w:shd w:val="clear" w:color="auto" w:fill="D9D9D9" w:themeFill="background1" w:themeFillShade="D9"/>
          </w:tcPr>
          <w:p w14:paraId="6280E314" w14:textId="4179045C" w:rsidR="0067647C" w:rsidRPr="00C817D8" w:rsidRDefault="0067647C">
            <w:pPr>
              <w:spacing w:line="240" w:lineRule="auto"/>
              <w:ind w:firstLine="0"/>
              <w:jc w:val="center"/>
              <w:rPr>
                <w:rFonts w:cs="Times New Roman"/>
                <w:b/>
                <w:bCs/>
                <w:color w:val="000000" w:themeColor="text1"/>
                <w:rPrChange w:id="22923" w:author="Barshadskaya, Yuliya" w:date="2024-01-16T02:44:00Z">
                  <w:rPr>
                    <w:rFonts w:cs="Times New Roman"/>
                    <w:b/>
                    <w:bCs/>
                    <w:lang w:val="en-US"/>
                  </w:rPr>
                </w:rPrChange>
              </w:rPr>
              <w:pPrChange w:id="22924" w:author="N F" w:date="2023-08-06T15:38:00Z">
                <w:pPr>
                  <w:ind w:firstLine="0"/>
                  <w:jc w:val="center"/>
                </w:pPr>
              </w:pPrChange>
            </w:pPr>
            <w:r w:rsidRPr="006E6534">
              <w:rPr>
                <w:rFonts w:cs="Times New Roman"/>
                <w:b/>
                <w:bCs/>
                <w:color w:val="000000" w:themeColor="text1"/>
                <w:lang w:val="en-US"/>
                <w:rPrChange w:id="22925" w:author="N F" w:date="2023-12-05T03:09:00Z">
                  <w:rPr>
                    <w:rFonts w:cs="Times New Roman"/>
                    <w:b/>
                    <w:bCs/>
                    <w:lang w:val="en-US"/>
                  </w:rPr>
                </w:rPrChange>
              </w:rPr>
              <w:t>AURA</w:t>
            </w:r>
            <w:r w:rsidRPr="00C817D8">
              <w:rPr>
                <w:rFonts w:cs="Times New Roman"/>
                <w:b/>
                <w:bCs/>
                <w:color w:val="000000" w:themeColor="text1"/>
                <w:rPrChange w:id="22926" w:author="Barshadskaya, Yuliya" w:date="2024-01-16T02:44:00Z">
                  <w:rPr>
                    <w:rFonts w:cs="Times New Roman"/>
                    <w:b/>
                    <w:bCs/>
                    <w:lang w:val="en-US"/>
                  </w:rPr>
                </w:rPrChange>
              </w:rPr>
              <w:t xml:space="preserve"> 2, </w:t>
            </w:r>
            <w:r w:rsidRPr="006E6534">
              <w:rPr>
                <w:rFonts w:cs="Times New Roman"/>
                <w:b/>
                <w:bCs/>
                <w:color w:val="000000" w:themeColor="text1"/>
                <w:lang w:val="en-US"/>
                <w:rPrChange w:id="22927" w:author="N F" w:date="2023-12-05T03:09:00Z">
                  <w:rPr>
                    <w:rFonts w:cs="Times New Roman"/>
                    <w:b/>
                    <w:bCs/>
                    <w:lang w:val="en-US"/>
                  </w:rPr>
                </w:rPrChange>
              </w:rPr>
              <w:t>n</w:t>
            </w:r>
            <w:r w:rsidRPr="00C817D8">
              <w:rPr>
                <w:rFonts w:cs="Times New Roman"/>
                <w:b/>
                <w:bCs/>
                <w:color w:val="000000" w:themeColor="text1"/>
                <w:rPrChange w:id="22928" w:author="Barshadskaya, Yuliya" w:date="2024-01-16T02:44:00Z">
                  <w:rPr>
                    <w:rFonts w:cs="Times New Roman"/>
                    <w:b/>
                    <w:bCs/>
                    <w:lang w:val="en-US"/>
                  </w:rPr>
                </w:rPrChange>
              </w:rPr>
              <w:t xml:space="preserve"> = 210</w:t>
            </w:r>
          </w:p>
        </w:tc>
        <w:tc>
          <w:tcPr>
            <w:tcW w:w="0" w:type="auto"/>
            <w:shd w:val="clear" w:color="auto" w:fill="D9D9D9" w:themeFill="background1" w:themeFillShade="D9"/>
          </w:tcPr>
          <w:p w14:paraId="05944EFC" w14:textId="4B8F0E9E" w:rsidR="0067647C" w:rsidRPr="00C817D8" w:rsidRDefault="0067647C">
            <w:pPr>
              <w:spacing w:line="240" w:lineRule="auto"/>
              <w:ind w:firstLine="0"/>
              <w:jc w:val="center"/>
              <w:rPr>
                <w:rFonts w:cs="Times New Roman"/>
                <w:b/>
                <w:bCs/>
                <w:color w:val="000000" w:themeColor="text1"/>
                <w:rPrChange w:id="22929" w:author="Barshadskaya, Yuliya" w:date="2024-01-16T02:44:00Z">
                  <w:rPr>
                    <w:rFonts w:cs="Times New Roman"/>
                    <w:b/>
                    <w:bCs/>
                    <w:lang w:val="en-US"/>
                  </w:rPr>
                </w:rPrChange>
              </w:rPr>
              <w:pPrChange w:id="22930" w:author="N F" w:date="2023-08-06T15:38:00Z">
                <w:pPr>
                  <w:ind w:firstLine="0"/>
                  <w:jc w:val="center"/>
                </w:pPr>
              </w:pPrChange>
            </w:pPr>
            <w:r w:rsidRPr="006E6534">
              <w:rPr>
                <w:rFonts w:cs="Times New Roman"/>
                <w:b/>
                <w:bCs/>
                <w:color w:val="000000" w:themeColor="text1"/>
                <w:rPrChange w:id="22931" w:author="N F" w:date="2023-12-05T03:09:00Z">
                  <w:rPr>
                    <w:rFonts w:cs="Times New Roman"/>
                    <w:b/>
                    <w:bCs/>
                  </w:rPr>
                </w:rPrChange>
              </w:rPr>
              <w:t xml:space="preserve">Итого, </w:t>
            </w:r>
            <w:r w:rsidRPr="006E6534">
              <w:rPr>
                <w:rFonts w:cs="Times New Roman"/>
                <w:b/>
                <w:bCs/>
                <w:color w:val="000000" w:themeColor="text1"/>
                <w:lang w:val="en-US"/>
                <w:rPrChange w:id="22932" w:author="N F" w:date="2023-12-05T03:09:00Z">
                  <w:rPr>
                    <w:rFonts w:cs="Times New Roman"/>
                    <w:b/>
                    <w:bCs/>
                    <w:lang w:val="en-US"/>
                  </w:rPr>
                </w:rPrChange>
              </w:rPr>
              <w:t>n</w:t>
            </w:r>
            <w:r w:rsidRPr="00C817D8">
              <w:rPr>
                <w:rFonts w:cs="Times New Roman"/>
                <w:b/>
                <w:bCs/>
                <w:color w:val="000000" w:themeColor="text1"/>
                <w:rPrChange w:id="22933" w:author="Barshadskaya, Yuliya" w:date="2024-01-16T02:44:00Z">
                  <w:rPr>
                    <w:rFonts w:cs="Times New Roman"/>
                    <w:b/>
                    <w:bCs/>
                    <w:lang w:val="en-US"/>
                  </w:rPr>
                </w:rPrChange>
              </w:rPr>
              <w:t xml:space="preserve"> = 411</w:t>
            </w:r>
          </w:p>
        </w:tc>
      </w:tr>
      <w:tr w:rsidR="006E6534" w:rsidRPr="006E6534" w14:paraId="24348891" w14:textId="77777777" w:rsidTr="006B608E">
        <w:tc>
          <w:tcPr>
            <w:tcW w:w="0" w:type="auto"/>
            <w:vMerge/>
            <w:shd w:val="clear" w:color="auto" w:fill="D9D9D9" w:themeFill="background1" w:themeFillShade="D9"/>
          </w:tcPr>
          <w:p w14:paraId="0B702CB7" w14:textId="77777777" w:rsidR="0067647C" w:rsidRPr="006E6534" w:rsidRDefault="0067647C">
            <w:pPr>
              <w:spacing w:line="240" w:lineRule="auto"/>
              <w:ind w:firstLine="0"/>
              <w:rPr>
                <w:rFonts w:cs="Times New Roman"/>
                <w:color w:val="000000" w:themeColor="text1"/>
                <w:rPrChange w:id="22934" w:author="N F" w:date="2023-12-05T03:09:00Z">
                  <w:rPr>
                    <w:rFonts w:cs="Times New Roman"/>
                  </w:rPr>
                </w:rPrChange>
              </w:rPr>
              <w:pPrChange w:id="22935" w:author="N F" w:date="2023-08-06T15:38:00Z">
                <w:pPr>
                  <w:ind w:firstLine="0"/>
                </w:pPr>
              </w:pPrChange>
            </w:pPr>
          </w:p>
        </w:tc>
        <w:tc>
          <w:tcPr>
            <w:tcW w:w="0" w:type="auto"/>
            <w:gridSpan w:val="3"/>
            <w:shd w:val="clear" w:color="auto" w:fill="D9D9D9" w:themeFill="background1" w:themeFillShade="D9"/>
          </w:tcPr>
          <w:p w14:paraId="01DA0669" w14:textId="71ED6F73" w:rsidR="0067647C" w:rsidRPr="00C817D8" w:rsidRDefault="0067647C">
            <w:pPr>
              <w:spacing w:line="240" w:lineRule="auto"/>
              <w:ind w:firstLine="0"/>
              <w:jc w:val="center"/>
              <w:rPr>
                <w:rFonts w:cs="Times New Roman"/>
                <w:b/>
                <w:bCs/>
                <w:color w:val="000000" w:themeColor="text1"/>
                <w:rPrChange w:id="22936" w:author="Barshadskaya, Yuliya" w:date="2024-01-16T02:44:00Z">
                  <w:rPr>
                    <w:rFonts w:cs="Times New Roman"/>
                    <w:b/>
                    <w:bCs/>
                    <w:lang w:val="en-US"/>
                  </w:rPr>
                </w:rPrChange>
              </w:rPr>
              <w:pPrChange w:id="22937" w:author="N F" w:date="2023-08-06T15:38:00Z">
                <w:pPr>
                  <w:ind w:firstLine="0"/>
                  <w:jc w:val="center"/>
                </w:pPr>
              </w:pPrChange>
            </w:pPr>
            <w:r w:rsidRPr="006E6534">
              <w:rPr>
                <w:rFonts w:cs="Times New Roman"/>
                <w:b/>
                <w:bCs/>
                <w:color w:val="000000" w:themeColor="text1"/>
                <w:lang w:val="en-US"/>
                <w:rPrChange w:id="22938" w:author="N F" w:date="2023-12-05T03:09:00Z">
                  <w:rPr>
                    <w:rFonts w:cs="Times New Roman"/>
                    <w:b/>
                    <w:bCs/>
                    <w:lang w:val="en-US"/>
                  </w:rPr>
                </w:rPrChange>
              </w:rPr>
              <w:t>N</w:t>
            </w:r>
            <w:r w:rsidRPr="00C817D8">
              <w:rPr>
                <w:rFonts w:cs="Times New Roman"/>
                <w:b/>
                <w:bCs/>
                <w:color w:val="000000" w:themeColor="text1"/>
                <w:rPrChange w:id="22939" w:author="Barshadskaya, Yuliya" w:date="2024-01-16T02:44:00Z">
                  <w:rPr>
                    <w:rFonts w:cs="Times New Roman"/>
                    <w:b/>
                    <w:bCs/>
                    <w:lang w:val="en-US"/>
                  </w:rPr>
                </w:rPrChange>
              </w:rPr>
              <w:t xml:space="preserve"> (%)</w:t>
            </w:r>
          </w:p>
        </w:tc>
      </w:tr>
      <w:tr w:rsidR="006E6534" w:rsidRPr="006E6534" w14:paraId="032962BF" w14:textId="77777777" w:rsidTr="005C734B">
        <w:tc>
          <w:tcPr>
            <w:tcW w:w="0" w:type="auto"/>
          </w:tcPr>
          <w:p w14:paraId="0E67F2C8" w14:textId="7D672725" w:rsidR="002E5A1D" w:rsidRPr="006E6534" w:rsidRDefault="00C20CA4">
            <w:pPr>
              <w:spacing w:line="240" w:lineRule="auto"/>
              <w:ind w:firstLine="0"/>
              <w:rPr>
                <w:rFonts w:cs="Times New Roman"/>
                <w:color w:val="000000" w:themeColor="text1"/>
                <w:rPrChange w:id="22940" w:author="N F" w:date="2023-12-05T03:09:00Z">
                  <w:rPr>
                    <w:rFonts w:cs="Times New Roman"/>
                  </w:rPr>
                </w:rPrChange>
              </w:rPr>
              <w:pPrChange w:id="22941" w:author="N F" w:date="2023-08-06T15:38:00Z">
                <w:pPr>
                  <w:ind w:firstLine="0"/>
                </w:pPr>
              </w:pPrChange>
            </w:pPr>
            <w:r w:rsidRPr="006E6534">
              <w:rPr>
                <w:rFonts w:cs="Times New Roman"/>
                <w:color w:val="000000" w:themeColor="text1"/>
                <w:rPrChange w:id="22942" w:author="N F" w:date="2023-12-05T03:09:00Z">
                  <w:rPr>
                    <w:rFonts w:cs="Times New Roman"/>
                  </w:rPr>
                </w:rPrChange>
              </w:rPr>
              <w:t>Всего</w:t>
            </w:r>
          </w:p>
        </w:tc>
        <w:tc>
          <w:tcPr>
            <w:tcW w:w="0" w:type="auto"/>
          </w:tcPr>
          <w:p w14:paraId="44D98D71" w14:textId="1913FAB7" w:rsidR="002E5A1D" w:rsidRPr="006E6534" w:rsidRDefault="00C20CA4">
            <w:pPr>
              <w:spacing w:line="240" w:lineRule="auto"/>
              <w:ind w:firstLine="0"/>
              <w:rPr>
                <w:rFonts w:cs="Times New Roman"/>
                <w:color w:val="000000" w:themeColor="text1"/>
                <w:rPrChange w:id="22943" w:author="N F" w:date="2023-12-05T03:09:00Z">
                  <w:rPr>
                    <w:rFonts w:cs="Times New Roman"/>
                  </w:rPr>
                </w:rPrChange>
              </w:rPr>
              <w:pPrChange w:id="22944" w:author="N F" w:date="2023-08-06T15:38:00Z">
                <w:pPr>
                  <w:ind w:firstLine="0"/>
                </w:pPr>
              </w:pPrChange>
            </w:pPr>
            <w:r w:rsidRPr="006E6534">
              <w:rPr>
                <w:rFonts w:cs="Times New Roman"/>
                <w:color w:val="000000" w:themeColor="text1"/>
                <w:rPrChange w:id="22945" w:author="N F" w:date="2023-12-05T03:09:00Z">
                  <w:rPr>
                    <w:rFonts w:cs="Times New Roman"/>
                  </w:rPr>
                </w:rPrChange>
              </w:rPr>
              <w:t>16 (7,5)</w:t>
            </w:r>
          </w:p>
        </w:tc>
        <w:tc>
          <w:tcPr>
            <w:tcW w:w="0" w:type="auto"/>
          </w:tcPr>
          <w:p w14:paraId="6913F706" w14:textId="2D12A9EB" w:rsidR="002E5A1D" w:rsidRPr="006E6534" w:rsidRDefault="00C20CA4">
            <w:pPr>
              <w:spacing w:line="240" w:lineRule="auto"/>
              <w:ind w:firstLine="0"/>
              <w:rPr>
                <w:rFonts w:cs="Times New Roman"/>
                <w:color w:val="000000" w:themeColor="text1"/>
                <w:rPrChange w:id="22946" w:author="N F" w:date="2023-12-05T03:09:00Z">
                  <w:rPr>
                    <w:rFonts w:cs="Times New Roman"/>
                  </w:rPr>
                </w:rPrChange>
              </w:rPr>
              <w:pPrChange w:id="22947" w:author="N F" w:date="2023-08-06T15:38:00Z">
                <w:pPr>
                  <w:ind w:firstLine="0"/>
                </w:pPr>
              </w:pPrChange>
            </w:pPr>
            <w:r w:rsidRPr="006E6534">
              <w:rPr>
                <w:rFonts w:cs="Times New Roman"/>
                <w:color w:val="000000" w:themeColor="text1"/>
                <w:rPrChange w:id="22948" w:author="N F" w:date="2023-12-05T03:09:00Z">
                  <w:rPr>
                    <w:rFonts w:cs="Times New Roman"/>
                  </w:rPr>
                </w:rPrChange>
              </w:rPr>
              <w:t>10 (4.3)</w:t>
            </w:r>
          </w:p>
        </w:tc>
        <w:tc>
          <w:tcPr>
            <w:tcW w:w="0" w:type="auto"/>
          </w:tcPr>
          <w:p w14:paraId="3DF88C41" w14:textId="400D63C7" w:rsidR="002E5A1D" w:rsidRPr="006E6534" w:rsidRDefault="00C20CA4">
            <w:pPr>
              <w:spacing w:line="240" w:lineRule="auto"/>
              <w:ind w:firstLine="0"/>
              <w:rPr>
                <w:rFonts w:cs="Times New Roman"/>
                <w:color w:val="000000" w:themeColor="text1"/>
                <w:rPrChange w:id="22949" w:author="N F" w:date="2023-12-05T03:09:00Z">
                  <w:rPr>
                    <w:rFonts w:cs="Times New Roman"/>
                  </w:rPr>
                </w:rPrChange>
              </w:rPr>
              <w:pPrChange w:id="22950" w:author="N F" w:date="2023-08-06T15:38:00Z">
                <w:pPr>
                  <w:ind w:firstLine="0"/>
                </w:pPr>
              </w:pPrChange>
            </w:pPr>
            <w:r w:rsidRPr="006E6534">
              <w:rPr>
                <w:rFonts w:cs="Times New Roman"/>
                <w:color w:val="000000" w:themeColor="text1"/>
                <w:rPrChange w:id="22951" w:author="N F" w:date="2023-12-05T03:09:00Z">
                  <w:rPr>
                    <w:rFonts w:cs="Times New Roman"/>
                  </w:rPr>
                </w:rPrChange>
              </w:rPr>
              <w:t>26 (6.1)</w:t>
            </w:r>
          </w:p>
        </w:tc>
      </w:tr>
      <w:tr w:rsidR="006E6534" w:rsidRPr="006E6534" w14:paraId="55B9BBB1" w14:textId="77777777" w:rsidTr="005C734B">
        <w:tc>
          <w:tcPr>
            <w:tcW w:w="0" w:type="auto"/>
            <w:gridSpan w:val="4"/>
          </w:tcPr>
          <w:p w14:paraId="2876196A" w14:textId="7880F7AD" w:rsidR="00B17292" w:rsidRPr="006E6534" w:rsidRDefault="00B17292">
            <w:pPr>
              <w:spacing w:line="240" w:lineRule="auto"/>
              <w:ind w:firstLine="0"/>
              <w:jc w:val="center"/>
              <w:rPr>
                <w:rFonts w:cs="Times New Roman"/>
                <w:b/>
                <w:bCs/>
                <w:color w:val="000000" w:themeColor="text1"/>
                <w:rPrChange w:id="22952" w:author="N F" w:date="2023-12-05T03:09:00Z">
                  <w:rPr>
                    <w:rFonts w:cs="Times New Roman"/>
                    <w:b/>
                    <w:bCs/>
                  </w:rPr>
                </w:rPrChange>
              </w:rPr>
              <w:pPrChange w:id="22953" w:author="N F" w:date="2023-08-06T15:38:00Z">
                <w:pPr>
                  <w:ind w:firstLine="0"/>
                  <w:jc w:val="center"/>
                </w:pPr>
              </w:pPrChange>
            </w:pPr>
            <w:r w:rsidRPr="006E6534">
              <w:rPr>
                <w:rFonts w:cs="Times New Roman"/>
                <w:b/>
                <w:bCs/>
                <w:color w:val="000000" w:themeColor="text1"/>
                <w:rPrChange w:id="22954" w:author="N F" w:date="2023-12-05T03:09:00Z">
                  <w:rPr>
                    <w:rFonts w:cs="Times New Roman"/>
                    <w:b/>
                    <w:bCs/>
                  </w:rPr>
                </w:rPrChange>
              </w:rPr>
              <w:t>Причины</w:t>
            </w:r>
          </w:p>
        </w:tc>
      </w:tr>
      <w:tr w:rsidR="006E6534" w:rsidRPr="006E6534" w14:paraId="1343E3AF" w14:textId="77777777" w:rsidTr="005C734B">
        <w:tc>
          <w:tcPr>
            <w:tcW w:w="0" w:type="auto"/>
          </w:tcPr>
          <w:p w14:paraId="516265E1" w14:textId="2D07B133" w:rsidR="002E5A1D" w:rsidRPr="006E6534" w:rsidRDefault="00300217">
            <w:pPr>
              <w:spacing w:line="240" w:lineRule="auto"/>
              <w:ind w:firstLine="0"/>
              <w:rPr>
                <w:rFonts w:cs="Times New Roman"/>
                <w:color w:val="000000" w:themeColor="text1"/>
                <w:rPrChange w:id="22955" w:author="N F" w:date="2023-12-05T03:09:00Z">
                  <w:rPr>
                    <w:rFonts w:cs="Times New Roman"/>
                  </w:rPr>
                </w:rPrChange>
              </w:rPr>
              <w:pPrChange w:id="22956" w:author="N F" w:date="2023-08-06T15:38:00Z">
                <w:pPr>
                  <w:ind w:firstLine="0"/>
                </w:pPr>
              </w:pPrChange>
            </w:pPr>
            <w:r w:rsidRPr="006E6534">
              <w:rPr>
                <w:rFonts w:cs="Times New Roman"/>
                <w:color w:val="000000" w:themeColor="text1"/>
                <w:rPrChange w:id="22957" w:author="N F" w:date="2023-12-05T03:09:00Z">
                  <w:rPr>
                    <w:rFonts w:cs="Times New Roman"/>
                  </w:rPr>
                </w:rPrChange>
              </w:rPr>
              <w:t>Прогрессирование заболевания</w:t>
            </w:r>
          </w:p>
        </w:tc>
        <w:tc>
          <w:tcPr>
            <w:tcW w:w="0" w:type="auto"/>
          </w:tcPr>
          <w:p w14:paraId="46EB5289" w14:textId="0418B3A3" w:rsidR="002E5A1D" w:rsidRPr="006E6534" w:rsidRDefault="005C734B">
            <w:pPr>
              <w:spacing w:line="240" w:lineRule="auto"/>
              <w:ind w:firstLine="0"/>
              <w:rPr>
                <w:rFonts w:cs="Times New Roman"/>
                <w:color w:val="000000" w:themeColor="text1"/>
                <w:rPrChange w:id="22958" w:author="N F" w:date="2023-12-05T03:09:00Z">
                  <w:rPr>
                    <w:rFonts w:cs="Times New Roman"/>
                  </w:rPr>
                </w:rPrChange>
              </w:rPr>
              <w:pPrChange w:id="22959" w:author="N F" w:date="2023-08-06T15:38:00Z">
                <w:pPr>
                  <w:ind w:firstLine="0"/>
                </w:pPr>
              </w:pPrChange>
            </w:pPr>
            <w:r w:rsidRPr="006E6534">
              <w:rPr>
                <w:rFonts w:cs="Times New Roman"/>
                <w:color w:val="000000" w:themeColor="text1"/>
                <w:rPrChange w:id="22960" w:author="N F" w:date="2023-12-05T03:09:00Z">
                  <w:rPr>
                    <w:rFonts w:cs="Times New Roman"/>
                  </w:rPr>
                </w:rPrChange>
              </w:rPr>
              <w:t xml:space="preserve">10 (5) </w:t>
            </w:r>
          </w:p>
        </w:tc>
        <w:tc>
          <w:tcPr>
            <w:tcW w:w="0" w:type="auto"/>
          </w:tcPr>
          <w:p w14:paraId="4CCA3DE4" w14:textId="2EDB7946" w:rsidR="002E5A1D" w:rsidRPr="006E6534" w:rsidRDefault="005C734B">
            <w:pPr>
              <w:spacing w:line="240" w:lineRule="auto"/>
              <w:ind w:firstLine="0"/>
              <w:rPr>
                <w:rFonts w:cs="Times New Roman"/>
                <w:color w:val="000000" w:themeColor="text1"/>
                <w:rPrChange w:id="22961" w:author="N F" w:date="2023-12-05T03:09:00Z">
                  <w:rPr>
                    <w:rFonts w:cs="Times New Roman"/>
                  </w:rPr>
                </w:rPrChange>
              </w:rPr>
              <w:pPrChange w:id="22962" w:author="N F" w:date="2023-08-06T15:38:00Z">
                <w:pPr>
                  <w:ind w:firstLine="0"/>
                </w:pPr>
              </w:pPrChange>
            </w:pPr>
            <w:r w:rsidRPr="006E6534">
              <w:rPr>
                <w:rFonts w:cs="Times New Roman"/>
                <w:color w:val="000000" w:themeColor="text1"/>
                <w:rPrChange w:id="22963" w:author="N F" w:date="2023-12-05T03:09:00Z">
                  <w:rPr>
                    <w:rFonts w:cs="Times New Roman"/>
                  </w:rPr>
                </w:rPrChange>
              </w:rPr>
              <w:t>6 (2</w:t>
            </w:r>
            <w:r w:rsidR="008040A0" w:rsidRPr="006E6534">
              <w:rPr>
                <w:rFonts w:cs="Times New Roman"/>
                <w:color w:val="000000" w:themeColor="text1"/>
                <w:rPrChange w:id="22964" w:author="N F" w:date="2023-12-05T03:09:00Z">
                  <w:rPr>
                    <w:rFonts w:cs="Times New Roman"/>
                  </w:rPr>
                </w:rPrChange>
              </w:rPr>
              <w:t>,</w:t>
            </w:r>
            <w:r w:rsidRPr="006E6534">
              <w:rPr>
                <w:rFonts w:cs="Times New Roman"/>
                <w:color w:val="000000" w:themeColor="text1"/>
                <w:rPrChange w:id="22965" w:author="N F" w:date="2023-12-05T03:09:00Z">
                  <w:rPr>
                    <w:rFonts w:cs="Times New Roman"/>
                  </w:rPr>
                </w:rPrChange>
              </w:rPr>
              <w:t xml:space="preserve">9) </w:t>
            </w:r>
          </w:p>
        </w:tc>
        <w:tc>
          <w:tcPr>
            <w:tcW w:w="0" w:type="auto"/>
          </w:tcPr>
          <w:p w14:paraId="05B531CB" w14:textId="03174542" w:rsidR="002E5A1D" w:rsidRPr="006E6534" w:rsidRDefault="005C734B">
            <w:pPr>
              <w:spacing w:line="240" w:lineRule="auto"/>
              <w:ind w:firstLine="0"/>
              <w:rPr>
                <w:rFonts w:cs="Times New Roman"/>
                <w:color w:val="000000" w:themeColor="text1"/>
                <w:rPrChange w:id="22966" w:author="N F" w:date="2023-12-05T03:09:00Z">
                  <w:rPr>
                    <w:rFonts w:cs="Times New Roman"/>
                  </w:rPr>
                </w:rPrChange>
              </w:rPr>
              <w:pPrChange w:id="22967" w:author="N F" w:date="2023-08-06T15:38:00Z">
                <w:pPr>
                  <w:ind w:firstLine="0"/>
                </w:pPr>
              </w:pPrChange>
            </w:pPr>
            <w:r w:rsidRPr="006E6534">
              <w:rPr>
                <w:rFonts w:cs="Times New Roman"/>
                <w:color w:val="000000" w:themeColor="text1"/>
                <w:rPrChange w:id="22968" w:author="N F" w:date="2023-12-05T03:09:00Z">
                  <w:rPr>
                    <w:rFonts w:cs="Times New Roman"/>
                  </w:rPr>
                </w:rPrChange>
              </w:rPr>
              <w:t>16 (3</w:t>
            </w:r>
            <w:r w:rsidR="008040A0" w:rsidRPr="006E6534">
              <w:rPr>
                <w:rFonts w:cs="Times New Roman"/>
                <w:color w:val="000000" w:themeColor="text1"/>
                <w:rPrChange w:id="22969" w:author="N F" w:date="2023-12-05T03:09:00Z">
                  <w:rPr>
                    <w:rFonts w:cs="Times New Roman"/>
                  </w:rPr>
                </w:rPrChange>
              </w:rPr>
              <w:t>,</w:t>
            </w:r>
            <w:r w:rsidRPr="006E6534">
              <w:rPr>
                <w:rFonts w:cs="Times New Roman"/>
                <w:color w:val="000000" w:themeColor="text1"/>
                <w:rPrChange w:id="22970" w:author="N F" w:date="2023-12-05T03:09:00Z">
                  <w:rPr>
                    <w:rFonts w:cs="Times New Roman"/>
                  </w:rPr>
                </w:rPrChange>
              </w:rPr>
              <w:t>9)</w:t>
            </w:r>
          </w:p>
        </w:tc>
      </w:tr>
      <w:tr w:rsidR="006E6534" w:rsidRPr="006E6534" w14:paraId="5EEBB670" w14:textId="77777777" w:rsidTr="005C734B">
        <w:tc>
          <w:tcPr>
            <w:tcW w:w="0" w:type="auto"/>
          </w:tcPr>
          <w:p w14:paraId="2E826720" w14:textId="194BE727" w:rsidR="002E5A1D" w:rsidRPr="006E6534" w:rsidRDefault="00300217">
            <w:pPr>
              <w:spacing w:line="240" w:lineRule="auto"/>
              <w:ind w:firstLine="0"/>
              <w:rPr>
                <w:rFonts w:cs="Times New Roman"/>
                <w:color w:val="000000" w:themeColor="text1"/>
                <w:rPrChange w:id="22971" w:author="N F" w:date="2023-12-05T03:09:00Z">
                  <w:rPr>
                    <w:rFonts w:cs="Times New Roman"/>
                  </w:rPr>
                </w:rPrChange>
              </w:rPr>
              <w:pPrChange w:id="22972" w:author="N F" w:date="2023-08-06T15:38:00Z">
                <w:pPr>
                  <w:ind w:firstLine="0"/>
                </w:pPr>
              </w:pPrChange>
            </w:pPr>
            <w:r w:rsidRPr="006E6534">
              <w:rPr>
                <w:rFonts w:cs="Times New Roman"/>
                <w:color w:val="000000" w:themeColor="text1"/>
                <w:rPrChange w:id="22973" w:author="N F" w:date="2023-12-05T03:09:00Z">
                  <w:rPr>
                    <w:rFonts w:cs="Times New Roman"/>
                  </w:rPr>
                </w:rPrChange>
              </w:rPr>
              <w:t>Нежелательное явление как основная причина</w:t>
            </w:r>
          </w:p>
        </w:tc>
        <w:tc>
          <w:tcPr>
            <w:tcW w:w="0" w:type="auto"/>
          </w:tcPr>
          <w:p w14:paraId="5BBAF317" w14:textId="655A6023" w:rsidR="002E5A1D" w:rsidRPr="006E6534" w:rsidRDefault="005C734B">
            <w:pPr>
              <w:spacing w:line="240" w:lineRule="auto"/>
              <w:ind w:firstLine="0"/>
              <w:rPr>
                <w:rFonts w:cs="Times New Roman"/>
                <w:color w:val="000000" w:themeColor="text1"/>
                <w:rPrChange w:id="22974" w:author="N F" w:date="2023-12-05T03:09:00Z">
                  <w:rPr>
                    <w:rFonts w:cs="Times New Roman"/>
                  </w:rPr>
                </w:rPrChange>
              </w:rPr>
              <w:pPrChange w:id="22975" w:author="N F" w:date="2023-08-06T15:38:00Z">
                <w:pPr>
                  <w:ind w:firstLine="0"/>
                </w:pPr>
              </w:pPrChange>
            </w:pPr>
            <w:r w:rsidRPr="006E6534">
              <w:rPr>
                <w:rFonts w:cs="Times New Roman"/>
                <w:color w:val="000000" w:themeColor="text1"/>
                <w:rPrChange w:id="22976" w:author="N F" w:date="2023-12-05T03:09:00Z">
                  <w:rPr>
                    <w:rFonts w:cs="Times New Roman"/>
                  </w:rPr>
                </w:rPrChange>
              </w:rPr>
              <w:t>3 (1</w:t>
            </w:r>
            <w:r w:rsidR="008040A0" w:rsidRPr="006E6534">
              <w:rPr>
                <w:rFonts w:cs="Times New Roman"/>
                <w:color w:val="000000" w:themeColor="text1"/>
                <w:rPrChange w:id="22977" w:author="N F" w:date="2023-12-05T03:09:00Z">
                  <w:rPr>
                    <w:rFonts w:cs="Times New Roman"/>
                  </w:rPr>
                </w:rPrChange>
              </w:rPr>
              <w:t>,</w:t>
            </w:r>
            <w:r w:rsidRPr="006E6534">
              <w:rPr>
                <w:rFonts w:cs="Times New Roman"/>
                <w:color w:val="000000" w:themeColor="text1"/>
                <w:rPrChange w:id="22978" w:author="N F" w:date="2023-12-05T03:09:00Z">
                  <w:rPr>
                    <w:rFonts w:cs="Times New Roman"/>
                  </w:rPr>
                </w:rPrChange>
              </w:rPr>
              <w:t xml:space="preserve">5) </w:t>
            </w:r>
          </w:p>
        </w:tc>
        <w:tc>
          <w:tcPr>
            <w:tcW w:w="0" w:type="auto"/>
          </w:tcPr>
          <w:p w14:paraId="2E0CA999" w14:textId="108CA98F" w:rsidR="002E5A1D" w:rsidRPr="006E6534" w:rsidRDefault="005C734B">
            <w:pPr>
              <w:spacing w:line="240" w:lineRule="auto"/>
              <w:ind w:firstLine="0"/>
              <w:rPr>
                <w:rFonts w:cs="Times New Roman"/>
                <w:color w:val="000000" w:themeColor="text1"/>
                <w:rPrChange w:id="22979" w:author="N F" w:date="2023-12-05T03:09:00Z">
                  <w:rPr>
                    <w:rFonts w:cs="Times New Roman"/>
                  </w:rPr>
                </w:rPrChange>
              </w:rPr>
              <w:pPrChange w:id="22980" w:author="N F" w:date="2023-08-06T15:38:00Z">
                <w:pPr>
                  <w:ind w:firstLine="0"/>
                </w:pPr>
              </w:pPrChange>
            </w:pPr>
            <w:r w:rsidRPr="006E6534">
              <w:rPr>
                <w:rFonts w:cs="Times New Roman"/>
                <w:color w:val="000000" w:themeColor="text1"/>
                <w:rPrChange w:id="22981" w:author="N F" w:date="2023-12-05T03:09:00Z">
                  <w:rPr>
                    <w:rFonts w:cs="Times New Roman"/>
                  </w:rPr>
                </w:rPrChange>
              </w:rPr>
              <w:t>3 (1</w:t>
            </w:r>
            <w:r w:rsidR="008040A0" w:rsidRPr="006E6534">
              <w:rPr>
                <w:rFonts w:cs="Times New Roman"/>
                <w:color w:val="000000" w:themeColor="text1"/>
                <w:rPrChange w:id="22982" w:author="N F" w:date="2023-12-05T03:09:00Z">
                  <w:rPr>
                    <w:rFonts w:cs="Times New Roman"/>
                  </w:rPr>
                </w:rPrChange>
              </w:rPr>
              <w:t>,</w:t>
            </w:r>
            <w:r w:rsidRPr="006E6534">
              <w:rPr>
                <w:rFonts w:cs="Times New Roman"/>
                <w:color w:val="000000" w:themeColor="text1"/>
                <w:rPrChange w:id="22983" w:author="N F" w:date="2023-12-05T03:09:00Z">
                  <w:rPr>
                    <w:rFonts w:cs="Times New Roman"/>
                  </w:rPr>
                </w:rPrChange>
              </w:rPr>
              <w:t xml:space="preserve">5) </w:t>
            </w:r>
          </w:p>
        </w:tc>
        <w:tc>
          <w:tcPr>
            <w:tcW w:w="0" w:type="auto"/>
          </w:tcPr>
          <w:p w14:paraId="36D3302B" w14:textId="75AD349F" w:rsidR="002E5A1D" w:rsidRPr="006E6534" w:rsidRDefault="005C734B">
            <w:pPr>
              <w:spacing w:line="240" w:lineRule="auto"/>
              <w:ind w:firstLine="0"/>
              <w:rPr>
                <w:rFonts w:cs="Times New Roman"/>
                <w:color w:val="000000" w:themeColor="text1"/>
                <w:rPrChange w:id="22984" w:author="N F" w:date="2023-12-05T03:09:00Z">
                  <w:rPr>
                    <w:rFonts w:cs="Times New Roman"/>
                  </w:rPr>
                </w:rPrChange>
              </w:rPr>
              <w:pPrChange w:id="22985" w:author="N F" w:date="2023-08-06T15:38:00Z">
                <w:pPr>
                  <w:ind w:firstLine="0"/>
                </w:pPr>
              </w:pPrChange>
            </w:pPr>
            <w:r w:rsidRPr="006E6534">
              <w:rPr>
                <w:rFonts w:cs="Times New Roman"/>
                <w:color w:val="000000" w:themeColor="text1"/>
                <w:rPrChange w:id="22986" w:author="N F" w:date="2023-12-05T03:09:00Z">
                  <w:rPr>
                    <w:rFonts w:cs="Times New Roman"/>
                  </w:rPr>
                </w:rPrChange>
              </w:rPr>
              <w:t>6 (1</w:t>
            </w:r>
            <w:r w:rsidR="008040A0" w:rsidRPr="006E6534">
              <w:rPr>
                <w:rFonts w:cs="Times New Roman"/>
                <w:color w:val="000000" w:themeColor="text1"/>
                <w:rPrChange w:id="22987" w:author="N F" w:date="2023-12-05T03:09:00Z">
                  <w:rPr>
                    <w:rFonts w:cs="Times New Roman"/>
                  </w:rPr>
                </w:rPrChange>
              </w:rPr>
              <w:t>,</w:t>
            </w:r>
            <w:r w:rsidRPr="006E6534">
              <w:rPr>
                <w:rFonts w:cs="Times New Roman"/>
                <w:color w:val="000000" w:themeColor="text1"/>
                <w:rPrChange w:id="22988" w:author="N F" w:date="2023-12-05T03:09:00Z">
                  <w:rPr>
                    <w:rFonts w:cs="Times New Roman"/>
                  </w:rPr>
                </w:rPrChange>
              </w:rPr>
              <w:t>5)</w:t>
            </w:r>
          </w:p>
        </w:tc>
      </w:tr>
      <w:tr w:rsidR="006E6534" w:rsidRPr="006E6534" w14:paraId="48B3A684" w14:textId="77777777" w:rsidTr="005C734B">
        <w:tc>
          <w:tcPr>
            <w:tcW w:w="0" w:type="auto"/>
          </w:tcPr>
          <w:p w14:paraId="13C2D835" w14:textId="628EE23B" w:rsidR="002E5A1D" w:rsidRPr="006E6534" w:rsidRDefault="00300217">
            <w:pPr>
              <w:spacing w:line="240" w:lineRule="auto"/>
              <w:ind w:firstLine="0"/>
              <w:rPr>
                <w:rFonts w:cs="Times New Roman"/>
                <w:color w:val="000000" w:themeColor="text1"/>
                <w:rPrChange w:id="22989" w:author="N F" w:date="2023-12-05T03:09:00Z">
                  <w:rPr>
                    <w:rFonts w:cs="Times New Roman"/>
                  </w:rPr>
                </w:rPrChange>
              </w:rPr>
              <w:pPrChange w:id="22990" w:author="N F" w:date="2023-08-06T15:38:00Z">
                <w:pPr>
                  <w:ind w:firstLine="0"/>
                </w:pPr>
              </w:pPrChange>
            </w:pPr>
            <w:r w:rsidRPr="006E6534">
              <w:rPr>
                <w:rFonts w:cs="Times New Roman"/>
                <w:color w:val="000000" w:themeColor="text1"/>
                <w:rPrChange w:id="22991" w:author="N F" w:date="2023-12-05T03:09:00Z">
                  <w:rPr>
                    <w:rFonts w:cs="Times New Roman"/>
                  </w:rPr>
                </w:rPrChange>
              </w:rPr>
              <w:t>Нежелательное явление и прогрессирование заболевания</w:t>
            </w:r>
          </w:p>
        </w:tc>
        <w:tc>
          <w:tcPr>
            <w:tcW w:w="0" w:type="auto"/>
          </w:tcPr>
          <w:p w14:paraId="34ED23D9" w14:textId="06BCACDF" w:rsidR="002E5A1D" w:rsidRPr="006E6534" w:rsidRDefault="005C734B">
            <w:pPr>
              <w:spacing w:line="240" w:lineRule="auto"/>
              <w:ind w:firstLine="0"/>
              <w:rPr>
                <w:rFonts w:cs="Times New Roman"/>
                <w:color w:val="000000" w:themeColor="text1"/>
                <w:rPrChange w:id="22992" w:author="N F" w:date="2023-12-05T03:09:00Z">
                  <w:rPr>
                    <w:rFonts w:cs="Times New Roman"/>
                  </w:rPr>
                </w:rPrChange>
              </w:rPr>
              <w:pPrChange w:id="22993" w:author="N F" w:date="2023-08-06T15:38:00Z">
                <w:pPr>
                  <w:ind w:firstLine="0"/>
                </w:pPr>
              </w:pPrChange>
            </w:pPr>
            <w:r w:rsidRPr="006E6534">
              <w:rPr>
                <w:rFonts w:cs="Times New Roman"/>
                <w:color w:val="000000" w:themeColor="text1"/>
                <w:rPrChange w:id="22994" w:author="N F" w:date="2023-12-05T03:09:00Z">
                  <w:rPr>
                    <w:rFonts w:cs="Times New Roman"/>
                  </w:rPr>
                </w:rPrChange>
              </w:rPr>
              <w:t xml:space="preserve">2 (1) </w:t>
            </w:r>
          </w:p>
        </w:tc>
        <w:tc>
          <w:tcPr>
            <w:tcW w:w="0" w:type="auto"/>
          </w:tcPr>
          <w:p w14:paraId="08851753" w14:textId="7C2174AF" w:rsidR="002E5A1D" w:rsidRPr="006E6534" w:rsidRDefault="005C734B">
            <w:pPr>
              <w:spacing w:line="240" w:lineRule="auto"/>
              <w:ind w:firstLine="0"/>
              <w:rPr>
                <w:rFonts w:cs="Times New Roman"/>
                <w:color w:val="000000" w:themeColor="text1"/>
                <w:rPrChange w:id="22995" w:author="N F" w:date="2023-12-05T03:09:00Z">
                  <w:rPr>
                    <w:rFonts w:cs="Times New Roman"/>
                  </w:rPr>
                </w:rPrChange>
              </w:rPr>
              <w:pPrChange w:id="22996" w:author="N F" w:date="2023-08-06T15:38:00Z">
                <w:pPr>
                  <w:ind w:firstLine="0"/>
                </w:pPr>
              </w:pPrChange>
            </w:pPr>
            <w:r w:rsidRPr="006E6534">
              <w:rPr>
                <w:rFonts w:cs="Times New Roman"/>
                <w:color w:val="000000" w:themeColor="text1"/>
                <w:rPrChange w:id="22997" w:author="N F" w:date="2023-12-05T03:09:00Z">
                  <w:rPr>
                    <w:rFonts w:cs="Times New Roman"/>
                  </w:rPr>
                </w:rPrChange>
              </w:rPr>
              <w:t>2 (0</w:t>
            </w:r>
            <w:r w:rsidR="008040A0" w:rsidRPr="006E6534">
              <w:rPr>
                <w:rFonts w:cs="Times New Roman"/>
                <w:color w:val="000000" w:themeColor="text1"/>
                <w:rPrChange w:id="22998" w:author="N F" w:date="2023-12-05T03:09:00Z">
                  <w:rPr>
                    <w:rFonts w:cs="Times New Roman"/>
                  </w:rPr>
                </w:rPrChange>
              </w:rPr>
              <w:t>,</w:t>
            </w:r>
            <w:r w:rsidRPr="006E6534">
              <w:rPr>
                <w:rFonts w:cs="Times New Roman"/>
                <w:color w:val="000000" w:themeColor="text1"/>
                <w:rPrChange w:id="22999" w:author="N F" w:date="2023-12-05T03:09:00Z">
                  <w:rPr>
                    <w:rFonts w:cs="Times New Roman"/>
                  </w:rPr>
                </w:rPrChange>
              </w:rPr>
              <w:t xml:space="preserve">95) </w:t>
            </w:r>
          </w:p>
        </w:tc>
        <w:tc>
          <w:tcPr>
            <w:tcW w:w="0" w:type="auto"/>
          </w:tcPr>
          <w:p w14:paraId="74DC764F" w14:textId="50357783" w:rsidR="002E5A1D" w:rsidRPr="006E6534" w:rsidRDefault="005C734B">
            <w:pPr>
              <w:spacing w:line="240" w:lineRule="auto"/>
              <w:ind w:firstLine="0"/>
              <w:rPr>
                <w:rFonts w:cs="Times New Roman"/>
                <w:color w:val="000000" w:themeColor="text1"/>
                <w:rPrChange w:id="23000" w:author="N F" w:date="2023-12-05T03:09:00Z">
                  <w:rPr>
                    <w:rFonts w:cs="Times New Roman"/>
                  </w:rPr>
                </w:rPrChange>
              </w:rPr>
              <w:pPrChange w:id="23001" w:author="N F" w:date="2023-08-06T15:38:00Z">
                <w:pPr>
                  <w:ind w:firstLine="0"/>
                </w:pPr>
              </w:pPrChange>
            </w:pPr>
            <w:r w:rsidRPr="006E6534">
              <w:rPr>
                <w:rFonts w:cs="Times New Roman"/>
                <w:color w:val="000000" w:themeColor="text1"/>
                <w:rPrChange w:id="23002" w:author="N F" w:date="2023-12-05T03:09:00Z">
                  <w:rPr>
                    <w:rFonts w:cs="Times New Roman"/>
                  </w:rPr>
                </w:rPrChange>
              </w:rPr>
              <w:t>4 (1)</w:t>
            </w:r>
          </w:p>
        </w:tc>
      </w:tr>
      <w:tr w:rsidR="006E6534" w:rsidRPr="006E6534" w14:paraId="7A84BC30" w14:textId="77777777" w:rsidTr="005C734B">
        <w:tc>
          <w:tcPr>
            <w:tcW w:w="0" w:type="auto"/>
          </w:tcPr>
          <w:p w14:paraId="2F07EC7F" w14:textId="11031DEA" w:rsidR="002E5A1D" w:rsidRPr="006E6534" w:rsidRDefault="00B17292">
            <w:pPr>
              <w:spacing w:line="240" w:lineRule="auto"/>
              <w:ind w:firstLine="0"/>
              <w:rPr>
                <w:rFonts w:cs="Times New Roman"/>
                <w:color w:val="000000" w:themeColor="text1"/>
                <w:rPrChange w:id="23003" w:author="N F" w:date="2023-12-05T03:09:00Z">
                  <w:rPr>
                    <w:rFonts w:cs="Times New Roman"/>
                  </w:rPr>
                </w:rPrChange>
              </w:rPr>
              <w:pPrChange w:id="23004" w:author="N F" w:date="2023-08-06T15:38:00Z">
                <w:pPr>
                  <w:ind w:firstLine="0"/>
                </w:pPr>
              </w:pPrChange>
            </w:pPr>
            <w:r w:rsidRPr="006E6534">
              <w:rPr>
                <w:rFonts w:cs="Times New Roman"/>
                <w:color w:val="000000" w:themeColor="text1"/>
                <w:rPrChange w:id="23005" w:author="N F" w:date="2023-12-05T03:09:00Z">
                  <w:rPr>
                    <w:rFonts w:cs="Times New Roman"/>
                  </w:rPr>
                </w:rPrChange>
              </w:rPr>
              <w:t>Нежелательное явление</w:t>
            </w:r>
            <w:r w:rsidR="006C1605" w:rsidRPr="006E6534">
              <w:rPr>
                <w:rFonts w:cs="Times New Roman"/>
                <w:color w:val="000000" w:themeColor="text1"/>
                <w:rPrChange w:id="23006" w:author="N F" w:date="2023-12-05T03:09:00Z">
                  <w:rPr>
                    <w:rFonts w:cs="Times New Roman"/>
                  </w:rPr>
                </w:rPrChange>
              </w:rPr>
              <w:t>,</w:t>
            </w:r>
            <w:r w:rsidRPr="006E6534">
              <w:rPr>
                <w:rFonts w:cs="Times New Roman"/>
                <w:color w:val="000000" w:themeColor="text1"/>
                <w:rPrChange w:id="23007" w:author="N F" w:date="2023-12-05T03:09:00Z">
                  <w:rPr>
                    <w:rFonts w:cs="Times New Roman"/>
                  </w:rPr>
                </w:rPrChange>
              </w:rPr>
              <w:t xml:space="preserve"> приписываемое к осимертинибу</w:t>
            </w:r>
            <w:r w:rsidR="006C1605" w:rsidRPr="006E6534">
              <w:rPr>
                <w:rFonts w:cs="Times New Roman"/>
                <w:color w:val="000000" w:themeColor="text1"/>
                <w:rPrChange w:id="23008" w:author="N F" w:date="2023-12-05T03:09:00Z">
                  <w:rPr>
                    <w:rFonts w:cs="Times New Roman"/>
                  </w:rPr>
                </w:rPrChange>
              </w:rPr>
              <w:t>,</w:t>
            </w:r>
            <w:r w:rsidRPr="006E6534">
              <w:rPr>
                <w:rFonts w:cs="Times New Roman"/>
                <w:color w:val="000000" w:themeColor="text1"/>
                <w:rPrChange w:id="23009" w:author="N F" w:date="2023-12-05T03:09:00Z">
                  <w:rPr>
                    <w:rFonts w:cs="Times New Roman"/>
                  </w:rPr>
                </w:rPrChange>
              </w:rPr>
              <w:t xml:space="preserve"> как причина смерти</w:t>
            </w:r>
          </w:p>
        </w:tc>
        <w:tc>
          <w:tcPr>
            <w:tcW w:w="0" w:type="auto"/>
          </w:tcPr>
          <w:p w14:paraId="5E08961B" w14:textId="380B1DDC" w:rsidR="002E5A1D" w:rsidRPr="006E6534" w:rsidRDefault="005C734B">
            <w:pPr>
              <w:spacing w:line="240" w:lineRule="auto"/>
              <w:ind w:firstLine="0"/>
              <w:rPr>
                <w:rFonts w:cs="Times New Roman"/>
                <w:color w:val="000000" w:themeColor="text1"/>
                <w:rPrChange w:id="23010" w:author="N F" w:date="2023-12-05T03:09:00Z">
                  <w:rPr>
                    <w:rFonts w:cs="Times New Roman"/>
                  </w:rPr>
                </w:rPrChange>
              </w:rPr>
              <w:pPrChange w:id="23011" w:author="N F" w:date="2023-08-06T15:38:00Z">
                <w:pPr>
                  <w:ind w:firstLine="0"/>
                </w:pPr>
              </w:pPrChange>
            </w:pPr>
            <w:r w:rsidRPr="006E6534">
              <w:rPr>
                <w:rFonts w:cs="Times New Roman"/>
                <w:color w:val="000000" w:themeColor="text1"/>
                <w:rPrChange w:id="23012" w:author="N F" w:date="2023-12-05T03:09:00Z">
                  <w:rPr>
                    <w:rFonts w:cs="Times New Roman"/>
                  </w:rPr>
                </w:rPrChange>
              </w:rPr>
              <w:t xml:space="preserve">2 (1) </w:t>
            </w:r>
          </w:p>
        </w:tc>
        <w:tc>
          <w:tcPr>
            <w:tcW w:w="0" w:type="auto"/>
          </w:tcPr>
          <w:p w14:paraId="0A737F13" w14:textId="01357CB2" w:rsidR="002E5A1D" w:rsidRPr="006E6534" w:rsidRDefault="005C734B">
            <w:pPr>
              <w:spacing w:line="240" w:lineRule="auto"/>
              <w:ind w:firstLine="0"/>
              <w:rPr>
                <w:rFonts w:cs="Times New Roman"/>
                <w:color w:val="000000" w:themeColor="text1"/>
                <w:rPrChange w:id="23013" w:author="N F" w:date="2023-12-05T03:09:00Z">
                  <w:rPr>
                    <w:rFonts w:cs="Times New Roman"/>
                  </w:rPr>
                </w:rPrChange>
              </w:rPr>
              <w:pPrChange w:id="23014" w:author="N F" w:date="2023-08-06T15:38:00Z">
                <w:pPr>
                  <w:ind w:firstLine="0"/>
                </w:pPr>
              </w:pPrChange>
            </w:pPr>
            <w:r w:rsidRPr="006E6534">
              <w:rPr>
                <w:rFonts w:cs="Times New Roman"/>
                <w:color w:val="000000" w:themeColor="text1"/>
                <w:rPrChange w:id="23015" w:author="N F" w:date="2023-12-05T03:09:00Z">
                  <w:rPr>
                    <w:rFonts w:cs="Times New Roman"/>
                  </w:rPr>
                </w:rPrChange>
              </w:rPr>
              <w:t>2 (0</w:t>
            </w:r>
            <w:r w:rsidR="008040A0" w:rsidRPr="006E6534">
              <w:rPr>
                <w:rFonts w:cs="Times New Roman"/>
                <w:color w:val="000000" w:themeColor="text1"/>
                <w:rPrChange w:id="23016" w:author="N F" w:date="2023-12-05T03:09:00Z">
                  <w:rPr>
                    <w:rFonts w:cs="Times New Roman"/>
                  </w:rPr>
                </w:rPrChange>
              </w:rPr>
              <w:t>,</w:t>
            </w:r>
            <w:r w:rsidRPr="006E6534">
              <w:rPr>
                <w:rFonts w:cs="Times New Roman"/>
                <w:color w:val="000000" w:themeColor="text1"/>
                <w:rPrChange w:id="23017" w:author="N F" w:date="2023-12-05T03:09:00Z">
                  <w:rPr>
                    <w:rFonts w:cs="Times New Roman"/>
                  </w:rPr>
                </w:rPrChange>
              </w:rPr>
              <w:t xml:space="preserve">95) </w:t>
            </w:r>
          </w:p>
        </w:tc>
        <w:tc>
          <w:tcPr>
            <w:tcW w:w="0" w:type="auto"/>
          </w:tcPr>
          <w:p w14:paraId="0BDEB9A6" w14:textId="30010B83" w:rsidR="002E5A1D" w:rsidRPr="006E6534" w:rsidRDefault="005C734B">
            <w:pPr>
              <w:spacing w:line="240" w:lineRule="auto"/>
              <w:ind w:firstLine="0"/>
              <w:rPr>
                <w:rFonts w:cs="Times New Roman"/>
                <w:color w:val="000000" w:themeColor="text1"/>
                <w:rPrChange w:id="23018" w:author="N F" w:date="2023-12-05T03:09:00Z">
                  <w:rPr>
                    <w:rFonts w:cs="Times New Roman"/>
                  </w:rPr>
                </w:rPrChange>
              </w:rPr>
              <w:pPrChange w:id="23019" w:author="N F" w:date="2023-08-06T15:38:00Z">
                <w:pPr>
                  <w:ind w:firstLine="0"/>
                </w:pPr>
              </w:pPrChange>
            </w:pPr>
            <w:r w:rsidRPr="006E6534">
              <w:rPr>
                <w:rFonts w:cs="Times New Roman"/>
                <w:color w:val="000000" w:themeColor="text1"/>
                <w:rPrChange w:id="23020" w:author="N F" w:date="2023-12-05T03:09:00Z">
                  <w:rPr>
                    <w:rFonts w:cs="Times New Roman"/>
                  </w:rPr>
                </w:rPrChange>
              </w:rPr>
              <w:t>4 (1)</w:t>
            </w:r>
          </w:p>
        </w:tc>
      </w:tr>
      <w:tr w:rsidR="006E6534" w:rsidRPr="006E6534" w14:paraId="70416A2F" w14:textId="77777777" w:rsidTr="005C734B">
        <w:tc>
          <w:tcPr>
            <w:tcW w:w="0" w:type="auto"/>
            <w:gridSpan w:val="4"/>
          </w:tcPr>
          <w:p w14:paraId="1157CC33" w14:textId="0093A0A9" w:rsidR="005C734B" w:rsidRPr="006E6534" w:rsidRDefault="005C734B">
            <w:pPr>
              <w:spacing w:line="240" w:lineRule="auto"/>
              <w:ind w:firstLine="0"/>
              <w:jc w:val="center"/>
              <w:rPr>
                <w:rFonts w:cs="Times New Roman"/>
                <w:b/>
                <w:bCs/>
                <w:color w:val="000000" w:themeColor="text1"/>
                <w:rPrChange w:id="23021" w:author="N F" w:date="2023-12-05T03:09:00Z">
                  <w:rPr>
                    <w:rFonts w:cs="Times New Roman"/>
                    <w:b/>
                    <w:bCs/>
                  </w:rPr>
                </w:rPrChange>
              </w:rPr>
              <w:pPrChange w:id="23022" w:author="N F" w:date="2023-08-06T15:38:00Z">
                <w:pPr>
                  <w:ind w:firstLine="0"/>
                  <w:jc w:val="center"/>
                </w:pPr>
              </w:pPrChange>
            </w:pPr>
            <w:r w:rsidRPr="006E6534">
              <w:rPr>
                <w:rFonts w:cs="Times New Roman"/>
                <w:b/>
                <w:bCs/>
                <w:color w:val="000000" w:themeColor="text1"/>
                <w:rPrChange w:id="23023" w:author="N F" w:date="2023-12-05T03:09:00Z">
                  <w:rPr>
                    <w:rFonts w:cs="Times New Roman"/>
                    <w:b/>
                    <w:bCs/>
                  </w:rPr>
                </w:rPrChange>
              </w:rPr>
              <w:t>Смерть в течение 30 дней после окончания применения препарата</w:t>
            </w:r>
          </w:p>
        </w:tc>
      </w:tr>
      <w:tr w:rsidR="006E6534" w:rsidRPr="006E6534" w14:paraId="3102DF83" w14:textId="77777777" w:rsidTr="005C734B">
        <w:tc>
          <w:tcPr>
            <w:tcW w:w="0" w:type="auto"/>
          </w:tcPr>
          <w:p w14:paraId="2E81FFCF" w14:textId="77777777" w:rsidR="00300217" w:rsidRPr="006E6534" w:rsidRDefault="00300217">
            <w:pPr>
              <w:spacing w:line="240" w:lineRule="auto"/>
              <w:ind w:firstLine="0"/>
              <w:rPr>
                <w:rFonts w:cs="Times New Roman"/>
                <w:color w:val="000000" w:themeColor="text1"/>
                <w:rPrChange w:id="23024" w:author="N F" w:date="2023-12-05T03:09:00Z">
                  <w:rPr>
                    <w:rFonts w:cs="Times New Roman"/>
                  </w:rPr>
                </w:rPrChange>
              </w:rPr>
              <w:pPrChange w:id="23025" w:author="N F" w:date="2023-08-06T15:38:00Z">
                <w:pPr>
                  <w:ind w:firstLine="0"/>
                </w:pPr>
              </w:pPrChange>
            </w:pPr>
          </w:p>
        </w:tc>
        <w:tc>
          <w:tcPr>
            <w:tcW w:w="0" w:type="auto"/>
          </w:tcPr>
          <w:p w14:paraId="4C3F7FB7" w14:textId="427E2605" w:rsidR="00300217" w:rsidRPr="006E6534" w:rsidRDefault="005C734B">
            <w:pPr>
              <w:spacing w:line="240" w:lineRule="auto"/>
              <w:ind w:firstLine="0"/>
              <w:rPr>
                <w:rFonts w:cs="Times New Roman"/>
                <w:color w:val="000000" w:themeColor="text1"/>
                <w:rPrChange w:id="23026" w:author="N F" w:date="2023-12-05T03:09:00Z">
                  <w:rPr>
                    <w:rFonts w:cs="Times New Roman"/>
                  </w:rPr>
                </w:rPrChange>
              </w:rPr>
              <w:pPrChange w:id="23027" w:author="N F" w:date="2023-08-06T15:38:00Z">
                <w:pPr>
                  <w:ind w:firstLine="0"/>
                </w:pPr>
              </w:pPrChange>
            </w:pPr>
            <w:r w:rsidRPr="006E6534">
              <w:rPr>
                <w:rFonts w:cs="Times New Roman"/>
                <w:color w:val="000000" w:themeColor="text1"/>
                <w:rPrChange w:id="23028" w:author="N F" w:date="2023-12-05T03:09:00Z">
                  <w:rPr>
                    <w:rFonts w:cs="Times New Roman"/>
                  </w:rPr>
                </w:rPrChange>
              </w:rPr>
              <w:t>7 (3</w:t>
            </w:r>
            <w:r w:rsidR="008040A0" w:rsidRPr="006E6534">
              <w:rPr>
                <w:rFonts w:cs="Times New Roman"/>
                <w:color w:val="000000" w:themeColor="text1"/>
                <w:rPrChange w:id="23029" w:author="N F" w:date="2023-12-05T03:09:00Z">
                  <w:rPr>
                    <w:rFonts w:cs="Times New Roman"/>
                  </w:rPr>
                </w:rPrChange>
              </w:rPr>
              <w:t>,</w:t>
            </w:r>
            <w:r w:rsidRPr="006E6534">
              <w:rPr>
                <w:rFonts w:cs="Times New Roman"/>
                <w:color w:val="000000" w:themeColor="text1"/>
                <w:rPrChange w:id="23030" w:author="N F" w:date="2023-12-05T03:09:00Z">
                  <w:rPr>
                    <w:rFonts w:cs="Times New Roman"/>
                  </w:rPr>
                </w:rPrChange>
              </w:rPr>
              <w:t xml:space="preserve">4) </w:t>
            </w:r>
          </w:p>
        </w:tc>
        <w:tc>
          <w:tcPr>
            <w:tcW w:w="0" w:type="auto"/>
          </w:tcPr>
          <w:p w14:paraId="3B136F50" w14:textId="269B560C" w:rsidR="00300217" w:rsidRPr="006E6534" w:rsidRDefault="005C734B">
            <w:pPr>
              <w:spacing w:line="240" w:lineRule="auto"/>
              <w:ind w:firstLine="0"/>
              <w:rPr>
                <w:rFonts w:cs="Times New Roman"/>
                <w:color w:val="000000" w:themeColor="text1"/>
                <w:rPrChange w:id="23031" w:author="N F" w:date="2023-12-05T03:09:00Z">
                  <w:rPr>
                    <w:rFonts w:cs="Times New Roman"/>
                  </w:rPr>
                </w:rPrChange>
              </w:rPr>
              <w:pPrChange w:id="23032" w:author="N F" w:date="2023-08-06T15:38:00Z">
                <w:pPr>
                  <w:ind w:firstLine="0"/>
                </w:pPr>
              </w:pPrChange>
            </w:pPr>
            <w:r w:rsidRPr="006E6534">
              <w:rPr>
                <w:rFonts w:cs="Times New Roman"/>
                <w:color w:val="000000" w:themeColor="text1"/>
                <w:rPrChange w:id="23033" w:author="N F" w:date="2023-12-05T03:09:00Z">
                  <w:rPr>
                    <w:rFonts w:cs="Times New Roman"/>
                  </w:rPr>
                </w:rPrChange>
              </w:rPr>
              <w:t>6 (2</w:t>
            </w:r>
            <w:r w:rsidR="008040A0" w:rsidRPr="006E6534">
              <w:rPr>
                <w:rFonts w:cs="Times New Roman"/>
                <w:color w:val="000000" w:themeColor="text1"/>
                <w:rPrChange w:id="23034" w:author="N F" w:date="2023-12-05T03:09:00Z">
                  <w:rPr>
                    <w:rFonts w:cs="Times New Roman"/>
                  </w:rPr>
                </w:rPrChange>
              </w:rPr>
              <w:t>,</w:t>
            </w:r>
            <w:r w:rsidRPr="006E6534">
              <w:rPr>
                <w:rFonts w:cs="Times New Roman"/>
                <w:color w:val="000000" w:themeColor="text1"/>
                <w:rPrChange w:id="23035" w:author="N F" w:date="2023-12-05T03:09:00Z">
                  <w:rPr>
                    <w:rFonts w:cs="Times New Roman"/>
                  </w:rPr>
                </w:rPrChange>
              </w:rPr>
              <w:t xml:space="preserve">9) </w:t>
            </w:r>
          </w:p>
        </w:tc>
        <w:tc>
          <w:tcPr>
            <w:tcW w:w="0" w:type="auto"/>
          </w:tcPr>
          <w:p w14:paraId="73A2361D" w14:textId="4290E072" w:rsidR="00300217" w:rsidRPr="006E6534" w:rsidRDefault="005C734B">
            <w:pPr>
              <w:spacing w:line="240" w:lineRule="auto"/>
              <w:ind w:firstLine="0"/>
              <w:rPr>
                <w:rFonts w:cs="Times New Roman"/>
                <w:color w:val="000000" w:themeColor="text1"/>
                <w:rPrChange w:id="23036" w:author="N F" w:date="2023-12-05T03:09:00Z">
                  <w:rPr>
                    <w:rFonts w:cs="Times New Roman"/>
                  </w:rPr>
                </w:rPrChange>
              </w:rPr>
              <w:pPrChange w:id="23037" w:author="N F" w:date="2023-08-06T15:38:00Z">
                <w:pPr>
                  <w:ind w:firstLine="0"/>
                </w:pPr>
              </w:pPrChange>
            </w:pPr>
            <w:r w:rsidRPr="006E6534">
              <w:rPr>
                <w:rFonts w:cs="Times New Roman"/>
                <w:color w:val="000000" w:themeColor="text1"/>
                <w:rPrChange w:id="23038" w:author="N F" w:date="2023-12-05T03:09:00Z">
                  <w:rPr>
                    <w:rFonts w:cs="Times New Roman"/>
                  </w:rPr>
                </w:rPrChange>
              </w:rPr>
              <w:t>13 (3</w:t>
            </w:r>
            <w:r w:rsidR="008040A0" w:rsidRPr="006E6534">
              <w:rPr>
                <w:rFonts w:cs="Times New Roman"/>
                <w:color w:val="000000" w:themeColor="text1"/>
                <w:rPrChange w:id="23039" w:author="N F" w:date="2023-12-05T03:09:00Z">
                  <w:rPr>
                    <w:rFonts w:cs="Times New Roman"/>
                  </w:rPr>
                </w:rPrChange>
              </w:rPr>
              <w:t>,</w:t>
            </w:r>
            <w:r w:rsidRPr="006E6534">
              <w:rPr>
                <w:rFonts w:cs="Times New Roman"/>
                <w:color w:val="000000" w:themeColor="text1"/>
                <w:rPrChange w:id="23040" w:author="N F" w:date="2023-12-05T03:09:00Z">
                  <w:rPr>
                    <w:rFonts w:cs="Times New Roman"/>
                  </w:rPr>
                </w:rPrChange>
              </w:rPr>
              <w:t>2)</w:t>
            </w:r>
          </w:p>
        </w:tc>
      </w:tr>
    </w:tbl>
    <w:p w14:paraId="7B069021" w14:textId="77777777" w:rsidR="002E5A1D" w:rsidRPr="006E6534" w:rsidRDefault="002E5A1D">
      <w:pPr>
        <w:spacing w:after="0" w:line="240" w:lineRule="auto"/>
        <w:rPr>
          <w:rFonts w:cs="Times New Roman"/>
          <w:color w:val="000000" w:themeColor="text1"/>
          <w:rPrChange w:id="23041" w:author="N F" w:date="2023-12-05T03:09:00Z">
            <w:rPr>
              <w:rFonts w:cs="Times New Roman"/>
            </w:rPr>
          </w:rPrChange>
        </w:rPr>
        <w:pPrChange w:id="23042" w:author="Barshadskaya, Yuliya" w:date="2024-01-16T02:44:00Z">
          <w:pPr/>
        </w:pPrChange>
      </w:pPr>
    </w:p>
    <w:p w14:paraId="0F014E4C" w14:textId="67877AAA" w:rsidR="00E8059C" w:rsidRPr="006E6534" w:rsidRDefault="00C303E2">
      <w:pPr>
        <w:pStyle w:val="SDText"/>
        <w:spacing w:after="0"/>
        <w:rPr>
          <w:rFonts w:cs="Times New Roman"/>
          <w:color w:val="000000" w:themeColor="text1"/>
          <w:rPrChange w:id="23043" w:author="N F" w:date="2023-12-05T03:09:00Z">
            <w:rPr>
              <w:rFonts w:cs="Times New Roman"/>
            </w:rPr>
          </w:rPrChange>
        </w:rPr>
        <w:pPrChange w:id="23044" w:author="Barshadskaya, Yuliya" w:date="2024-01-16T03:32:00Z">
          <w:pPr>
            <w:pStyle w:val="SDText"/>
          </w:pPr>
        </w:pPrChange>
      </w:pPr>
      <w:r w:rsidRPr="006E6534">
        <w:rPr>
          <w:rFonts w:cs="Times New Roman"/>
          <w:color w:val="000000" w:themeColor="text1"/>
          <w:rPrChange w:id="23045" w:author="N F" w:date="2023-12-05T03:09:00Z">
            <w:rPr>
              <w:rFonts w:cs="Times New Roman"/>
            </w:rPr>
          </w:rPrChange>
        </w:rPr>
        <w:t>Отмечали два НЯ представляющих особый интере</w:t>
      </w:r>
      <w:r w:rsidR="0037484B" w:rsidRPr="006E6534">
        <w:rPr>
          <w:rFonts w:cs="Times New Roman"/>
          <w:color w:val="000000" w:themeColor="text1"/>
          <w:rPrChange w:id="23046" w:author="N F" w:date="2023-12-05T03:09:00Z">
            <w:rPr>
              <w:rFonts w:cs="Times New Roman"/>
            </w:rPr>
          </w:rPrChange>
        </w:rPr>
        <w:t xml:space="preserve">с, которые наблюдали у пациентов в исследованиях </w:t>
      </w:r>
      <w:r w:rsidR="0037484B" w:rsidRPr="006E6534">
        <w:rPr>
          <w:rFonts w:cs="Times New Roman"/>
          <w:color w:val="000000" w:themeColor="text1"/>
          <w:lang w:val="en-US"/>
          <w:rPrChange w:id="23047" w:author="N F" w:date="2023-12-05T03:09:00Z">
            <w:rPr>
              <w:rFonts w:cs="Times New Roman"/>
              <w:lang w:val="en-US"/>
            </w:rPr>
          </w:rPrChange>
        </w:rPr>
        <w:t>AURAex</w:t>
      </w:r>
      <w:r w:rsidR="0037484B" w:rsidRPr="006E6534">
        <w:rPr>
          <w:rFonts w:cs="Times New Roman"/>
          <w:color w:val="000000" w:themeColor="text1"/>
          <w:rPrChange w:id="23048" w:author="N F" w:date="2023-12-05T03:09:00Z">
            <w:rPr>
              <w:rFonts w:cs="Times New Roman"/>
            </w:rPr>
          </w:rPrChange>
        </w:rPr>
        <w:t xml:space="preserve"> и </w:t>
      </w:r>
      <w:r w:rsidR="0037484B" w:rsidRPr="006E6534">
        <w:rPr>
          <w:rFonts w:cs="Times New Roman"/>
          <w:color w:val="000000" w:themeColor="text1"/>
          <w:lang w:val="en-US"/>
          <w:rPrChange w:id="23049" w:author="N F" w:date="2023-12-05T03:09:00Z">
            <w:rPr>
              <w:rFonts w:cs="Times New Roman"/>
              <w:lang w:val="en-US"/>
            </w:rPr>
          </w:rPrChange>
        </w:rPr>
        <w:t>AURA</w:t>
      </w:r>
      <w:r w:rsidR="0037484B" w:rsidRPr="006E6534">
        <w:rPr>
          <w:rFonts w:cs="Times New Roman"/>
          <w:color w:val="000000" w:themeColor="text1"/>
          <w:rPrChange w:id="23050" w:author="N F" w:date="2023-12-05T03:09:00Z">
            <w:rPr>
              <w:rFonts w:cs="Times New Roman"/>
            </w:rPr>
          </w:rPrChange>
        </w:rPr>
        <w:t xml:space="preserve">2. </w:t>
      </w:r>
      <w:r w:rsidR="00D2665E" w:rsidRPr="006E6534">
        <w:rPr>
          <w:rFonts w:cs="Times New Roman"/>
          <w:color w:val="000000" w:themeColor="text1"/>
          <w:rPrChange w:id="23051" w:author="N F" w:date="2023-12-05T03:09:00Z">
            <w:rPr>
              <w:rFonts w:cs="Times New Roman"/>
            </w:rPr>
          </w:rPrChange>
        </w:rPr>
        <w:t xml:space="preserve">Случаи диареи и различных видов сыпи наблюдали у 37,7% и 38,2% пациентов-участников этих исследований. </w:t>
      </w:r>
      <w:r w:rsidR="006818DC" w:rsidRPr="006E6534">
        <w:rPr>
          <w:rFonts w:cs="Times New Roman"/>
          <w:color w:val="000000" w:themeColor="text1"/>
          <w:rPrChange w:id="23052" w:author="N F" w:date="2023-12-05T03:09:00Z">
            <w:rPr>
              <w:rFonts w:cs="Times New Roman"/>
            </w:rPr>
          </w:rPrChange>
        </w:rPr>
        <w:t>Несмотря на высокую встречаемость, данные НЯ редко достигали уровня токсичности выше 1 степени. Други</w:t>
      </w:r>
      <w:r w:rsidR="00124888" w:rsidRPr="006E6534">
        <w:rPr>
          <w:rFonts w:cs="Times New Roman"/>
          <w:color w:val="000000" w:themeColor="text1"/>
          <w:rPrChange w:id="23053" w:author="N F" w:date="2023-12-05T03:09:00Z">
            <w:rPr>
              <w:rFonts w:cs="Times New Roman"/>
            </w:rPr>
          </w:rPrChange>
        </w:rPr>
        <w:t>е</w:t>
      </w:r>
      <w:r w:rsidR="006818DC" w:rsidRPr="006E6534">
        <w:rPr>
          <w:rFonts w:cs="Times New Roman"/>
          <w:color w:val="000000" w:themeColor="text1"/>
          <w:rPrChange w:id="23054" w:author="N F" w:date="2023-12-05T03:09:00Z">
            <w:rPr>
              <w:rFonts w:cs="Times New Roman"/>
            </w:rPr>
          </w:rPrChange>
        </w:rPr>
        <w:t xml:space="preserve"> НЯ</w:t>
      </w:r>
      <w:r w:rsidR="00124888" w:rsidRPr="006E6534">
        <w:rPr>
          <w:rFonts w:cs="Times New Roman"/>
          <w:color w:val="000000" w:themeColor="text1"/>
          <w:rPrChange w:id="23055" w:author="N F" w:date="2023-12-05T03:09:00Z">
            <w:rPr>
              <w:rFonts w:cs="Times New Roman"/>
            </w:rPr>
          </w:rPrChange>
        </w:rPr>
        <w:t>,</w:t>
      </w:r>
      <w:r w:rsidR="006818DC" w:rsidRPr="006E6534">
        <w:rPr>
          <w:rFonts w:cs="Times New Roman"/>
          <w:color w:val="000000" w:themeColor="text1"/>
          <w:rPrChange w:id="23056" w:author="N F" w:date="2023-12-05T03:09:00Z">
            <w:rPr>
              <w:rFonts w:cs="Times New Roman"/>
            </w:rPr>
          </w:rPrChange>
        </w:rPr>
        <w:t xml:space="preserve"> представляющие особый интерес</w:t>
      </w:r>
      <w:r w:rsidR="00124888" w:rsidRPr="006E6534">
        <w:rPr>
          <w:rFonts w:cs="Times New Roman"/>
          <w:color w:val="000000" w:themeColor="text1"/>
          <w:rPrChange w:id="23057" w:author="N F" w:date="2023-12-05T03:09:00Z">
            <w:rPr>
              <w:rFonts w:cs="Times New Roman"/>
            </w:rPr>
          </w:rPrChange>
        </w:rPr>
        <w:t>,</w:t>
      </w:r>
      <w:r w:rsidR="006818DC" w:rsidRPr="006E6534">
        <w:rPr>
          <w:rFonts w:cs="Times New Roman"/>
          <w:color w:val="000000" w:themeColor="text1"/>
          <w:rPrChange w:id="23058" w:author="N F" w:date="2023-12-05T03:09:00Z">
            <w:rPr>
              <w:rFonts w:cs="Times New Roman"/>
            </w:rPr>
          </w:rPrChange>
        </w:rPr>
        <w:t xml:space="preserve"> были представлены поражениями ногтей, </w:t>
      </w:r>
      <w:r w:rsidR="00B279B2" w:rsidRPr="006E6534">
        <w:rPr>
          <w:rFonts w:cs="Times New Roman"/>
          <w:color w:val="000000" w:themeColor="text1"/>
          <w:rPrChange w:id="23059" w:author="N F" w:date="2023-12-05T03:09:00Z">
            <w:rPr>
              <w:rFonts w:cs="Times New Roman"/>
            </w:rPr>
          </w:rPrChange>
        </w:rPr>
        <w:t>верхних отделов ЖКТ и поражениями глаз.</w:t>
      </w:r>
      <w:r w:rsidR="000D16AC" w:rsidRPr="006E6534">
        <w:rPr>
          <w:rFonts w:cs="Times New Roman"/>
          <w:color w:val="000000" w:themeColor="text1"/>
          <w:rPrChange w:id="23060" w:author="N F" w:date="2023-12-05T03:09:00Z">
            <w:rPr>
              <w:rFonts w:cs="Times New Roman"/>
            </w:rPr>
          </w:rPrChange>
        </w:rPr>
        <w:t xml:space="preserve"> Диарею наблюдали в 210 случаях среди 150 пациентов</w:t>
      </w:r>
      <w:r w:rsidR="00ED18A2" w:rsidRPr="006E6534">
        <w:rPr>
          <w:rFonts w:cs="Times New Roman"/>
          <w:color w:val="000000" w:themeColor="text1"/>
          <w:rPrChange w:id="23061" w:author="N F" w:date="2023-12-05T03:09:00Z">
            <w:rPr>
              <w:rFonts w:cs="Times New Roman"/>
            </w:rPr>
          </w:rPrChange>
        </w:rPr>
        <w:t>. В среднем развитие этого НЯ наступало через 22 дня после начала терапии</w:t>
      </w:r>
      <w:r w:rsidR="00124888" w:rsidRPr="006E6534">
        <w:rPr>
          <w:rFonts w:cs="Times New Roman"/>
          <w:color w:val="000000" w:themeColor="text1"/>
          <w:rPrChange w:id="23062" w:author="N F" w:date="2023-12-05T03:09:00Z">
            <w:rPr>
              <w:rFonts w:cs="Times New Roman"/>
            </w:rPr>
          </w:rPrChange>
        </w:rPr>
        <w:t>,</w:t>
      </w:r>
      <w:r w:rsidR="00ED18A2" w:rsidRPr="006E6534">
        <w:rPr>
          <w:rFonts w:cs="Times New Roman"/>
          <w:color w:val="000000" w:themeColor="text1"/>
          <w:rPrChange w:id="23063" w:author="N F" w:date="2023-12-05T03:09:00Z">
            <w:rPr>
              <w:rFonts w:cs="Times New Roman"/>
            </w:rPr>
          </w:rPrChange>
        </w:rPr>
        <w:t xml:space="preserve"> и в 88% случаев было связано с приемом осимертиниба. Только у 7% и 2% пациентов развилась диарея </w:t>
      </w:r>
      <w:r w:rsidR="009C5752" w:rsidRPr="006E6534">
        <w:rPr>
          <w:rFonts w:cs="Times New Roman"/>
          <w:color w:val="000000" w:themeColor="text1"/>
          <w:rPrChange w:id="23064" w:author="N F" w:date="2023-12-05T03:09:00Z">
            <w:rPr>
              <w:rFonts w:cs="Times New Roman"/>
            </w:rPr>
          </w:rPrChange>
        </w:rPr>
        <w:t>2–</w:t>
      </w:r>
      <w:r w:rsidR="00ED18A2" w:rsidRPr="006E6534">
        <w:rPr>
          <w:rFonts w:cs="Times New Roman"/>
          <w:color w:val="000000" w:themeColor="text1"/>
          <w:rPrChange w:id="23065" w:author="N F" w:date="2023-12-05T03:09:00Z">
            <w:rPr>
              <w:rFonts w:cs="Times New Roman"/>
            </w:rPr>
          </w:rPrChange>
        </w:rPr>
        <w:t>3 степени токсичности соответственно</w:t>
      </w:r>
      <w:r w:rsidR="001C0525" w:rsidRPr="006E6534">
        <w:rPr>
          <w:rFonts w:cs="Times New Roman"/>
          <w:color w:val="000000" w:themeColor="text1"/>
          <w:rPrChange w:id="23066" w:author="N F" w:date="2023-12-05T03:09:00Z">
            <w:rPr>
              <w:rFonts w:cs="Times New Roman"/>
            </w:rPr>
          </w:rPrChange>
        </w:rPr>
        <w:t>. Лечение диареи потребовалось в 51% случае</w:t>
      </w:r>
      <w:r w:rsidR="009C5752" w:rsidRPr="006E6534">
        <w:rPr>
          <w:rFonts w:cs="Times New Roman"/>
          <w:color w:val="000000" w:themeColor="text1"/>
          <w:rPrChange w:id="23067" w:author="N F" w:date="2023-12-05T03:09:00Z">
            <w:rPr>
              <w:rFonts w:cs="Times New Roman"/>
            </w:rPr>
          </w:rPrChange>
        </w:rPr>
        <w:t>, из них</w:t>
      </w:r>
      <w:r w:rsidR="001C0525" w:rsidRPr="006E6534">
        <w:rPr>
          <w:rFonts w:cs="Times New Roman"/>
          <w:color w:val="000000" w:themeColor="text1"/>
          <w:rPrChange w:id="23068" w:author="N F" w:date="2023-12-05T03:09:00Z">
            <w:rPr>
              <w:rFonts w:cs="Times New Roman"/>
            </w:rPr>
          </w:rPrChange>
        </w:rPr>
        <w:t xml:space="preserve"> </w:t>
      </w:r>
      <w:r w:rsidR="009C5752" w:rsidRPr="006E6534">
        <w:rPr>
          <w:rFonts w:cs="Times New Roman"/>
          <w:color w:val="000000" w:themeColor="text1"/>
          <w:rPrChange w:id="23069" w:author="N F" w:date="2023-12-05T03:09:00Z">
            <w:rPr>
              <w:rFonts w:cs="Times New Roman"/>
            </w:rPr>
          </w:rPrChange>
        </w:rPr>
        <w:t xml:space="preserve">в </w:t>
      </w:r>
      <w:r w:rsidR="001C0525" w:rsidRPr="006E6534">
        <w:rPr>
          <w:rFonts w:cs="Times New Roman"/>
          <w:color w:val="000000" w:themeColor="text1"/>
          <w:rPrChange w:id="23070" w:author="N F" w:date="2023-12-05T03:09:00Z">
            <w:rPr>
              <w:rFonts w:cs="Times New Roman"/>
            </w:rPr>
          </w:rPrChange>
        </w:rPr>
        <w:t xml:space="preserve">71% </w:t>
      </w:r>
      <w:r w:rsidR="009C5752" w:rsidRPr="006E6534">
        <w:rPr>
          <w:rFonts w:cs="Times New Roman"/>
          <w:color w:val="000000" w:themeColor="text1"/>
          <w:rPrChange w:id="23071" w:author="N F" w:date="2023-12-05T03:09:00Z">
            <w:rPr>
              <w:rFonts w:cs="Times New Roman"/>
            </w:rPr>
          </w:rPrChange>
        </w:rPr>
        <w:t xml:space="preserve">случаев </w:t>
      </w:r>
      <w:r w:rsidR="001C0525" w:rsidRPr="006E6534">
        <w:rPr>
          <w:rFonts w:cs="Times New Roman"/>
          <w:color w:val="000000" w:themeColor="text1"/>
          <w:rPrChange w:id="23072" w:author="N F" w:date="2023-12-05T03:09:00Z">
            <w:rPr>
              <w:rFonts w:cs="Times New Roman"/>
            </w:rPr>
          </w:rPrChange>
        </w:rPr>
        <w:t xml:space="preserve">удалось добиться выздоровления. У оставшихся 29% пациентов диарея </w:t>
      </w:r>
      <w:r w:rsidR="00174BA8" w:rsidRPr="006E6534">
        <w:rPr>
          <w:rFonts w:cs="Times New Roman"/>
          <w:color w:val="000000" w:themeColor="text1"/>
          <w:rPrChange w:id="23073" w:author="N F" w:date="2023-12-05T03:09:00Z">
            <w:rPr>
              <w:rFonts w:cs="Times New Roman"/>
            </w:rPr>
          </w:rPrChange>
        </w:rPr>
        <w:t xml:space="preserve">сохранялась до окончания введения. У 2 пациентов диарея достигла степени тяжести, потребовавшей </w:t>
      </w:r>
      <w:r w:rsidR="000370AD" w:rsidRPr="006E6534">
        <w:rPr>
          <w:rFonts w:cs="Times New Roman"/>
          <w:color w:val="000000" w:themeColor="text1"/>
          <w:rPrChange w:id="23074" w:author="N F" w:date="2023-12-05T03:09:00Z">
            <w:rPr>
              <w:rFonts w:cs="Times New Roman"/>
            </w:rPr>
          </w:rPrChange>
        </w:rPr>
        <w:t>прерывания</w:t>
      </w:r>
      <w:r w:rsidR="00174BA8" w:rsidRPr="006E6534">
        <w:rPr>
          <w:rFonts w:cs="Times New Roman"/>
          <w:color w:val="000000" w:themeColor="text1"/>
          <w:rPrChange w:id="23075" w:author="N F" w:date="2023-12-05T03:09:00Z">
            <w:rPr>
              <w:rFonts w:cs="Times New Roman"/>
            </w:rPr>
          </w:rPrChange>
        </w:rPr>
        <w:t xml:space="preserve"> </w:t>
      </w:r>
      <w:r w:rsidR="000370AD" w:rsidRPr="006E6534">
        <w:rPr>
          <w:rFonts w:cs="Times New Roman"/>
          <w:color w:val="000000" w:themeColor="text1"/>
          <w:rPrChange w:id="23076" w:author="N F" w:date="2023-12-05T03:09:00Z">
            <w:rPr>
              <w:rFonts w:cs="Times New Roman"/>
            </w:rPr>
          </w:rPrChange>
        </w:rPr>
        <w:t xml:space="preserve">введения </w:t>
      </w:r>
      <w:r w:rsidR="00174BA8" w:rsidRPr="006E6534">
        <w:rPr>
          <w:rFonts w:cs="Times New Roman"/>
          <w:color w:val="000000" w:themeColor="text1"/>
          <w:rPrChange w:id="23077" w:author="N F" w:date="2023-12-05T03:09:00Z">
            <w:rPr>
              <w:rFonts w:cs="Times New Roman"/>
            </w:rPr>
          </w:rPrChange>
        </w:rPr>
        <w:t>лекарственного средства</w:t>
      </w:r>
      <w:r w:rsidR="0037484B" w:rsidRPr="006E6534">
        <w:rPr>
          <w:rFonts w:cs="Times New Roman"/>
          <w:color w:val="000000" w:themeColor="text1"/>
          <w:rPrChange w:id="23078" w:author="N F" w:date="2023-12-05T03:09:00Z">
            <w:rPr>
              <w:rFonts w:cs="Times New Roman"/>
            </w:rPr>
          </w:rPrChange>
        </w:rPr>
        <w:t xml:space="preserve"> </w:t>
      </w:r>
      <w:r w:rsidR="000370AD" w:rsidRPr="006E6534">
        <w:rPr>
          <w:rFonts w:cs="Times New Roman"/>
          <w:color w:val="000000" w:themeColor="text1"/>
          <w:rPrChange w:id="23079" w:author="N F" w:date="2023-12-05T03:09:00Z">
            <w:rPr>
              <w:rFonts w:cs="Times New Roman"/>
            </w:rPr>
          </w:rPrChange>
        </w:rPr>
        <w:t xml:space="preserve">и еще у 1 пациента –прекращения введения. Случаев геморрагической диареи или </w:t>
      </w:r>
      <w:r w:rsidR="00FA63B3" w:rsidRPr="006E6534">
        <w:rPr>
          <w:rFonts w:cs="Times New Roman"/>
          <w:color w:val="000000" w:themeColor="text1"/>
          <w:rPrChange w:id="23080" w:author="N F" w:date="2023-12-05T03:09:00Z">
            <w:rPr>
              <w:rFonts w:cs="Times New Roman"/>
            </w:rPr>
          </w:rPrChange>
        </w:rPr>
        <w:t>повреждения ЖКТ не отмечали.</w:t>
      </w:r>
      <w:r w:rsidR="00B56649" w:rsidRPr="006E6534">
        <w:rPr>
          <w:rFonts w:cs="Times New Roman"/>
          <w:color w:val="000000" w:themeColor="text1"/>
          <w:rPrChange w:id="23081" w:author="N F" w:date="2023-12-05T03:09:00Z">
            <w:rPr>
              <w:rFonts w:cs="Times New Roman"/>
            </w:rPr>
          </w:rPrChange>
        </w:rPr>
        <w:t xml:space="preserve"> Сыпь (акне, акнеформный дерматит, фолликулит, генерализованная сыпь</w:t>
      </w:r>
      <w:r w:rsidR="00B60104" w:rsidRPr="006E6534">
        <w:rPr>
          <w:rFonts w:cs="Times New Roman"/>
          <w:color w:val="000000" w:themeColor="text1"/>
          <w:rPrChange w:id="23082" w:author="N F" w:date="2023-12-05T03:09:00Z">
            <w:rPr>
              <w:rFonts w:cs="Times New Roman"/>
            </w:rPr>
          </w:rPrChange>
        </w:rPr>
        <w:t xml:space="preserve">, макуло-папулезная </w:t>
      </w:r>
      <w:r w:rsidR="00690F99" w:rsidRPr="006E6534">
        <w:rPr>
          <w:rFonts w:cs="Times New Roman"/>
          <w:color w:val="000000" w:themeColor="text1"/>
          <w:rPrChange w:id="23083" w:author="N F" w:date="2023-12-05T03:09:00Z">
            <w:rPr>
              <w:rFonts w:cs="Times New Roman"/>
            </w:rPr>
          </w:rPrChange>
        </w:rPr>
        <w:t>сыпь, папулезная сыпь, пустулезная сыпь</w:t>
      </w:r>
      <w:r w:rsidR="00B56649" w:rsidRPr="006E6534">
        <w:rPr>
          <w:rFonts w:cs="Times New Roman"/>
          <w:color w:val="000000" w:themeColor="text1"/>
          <w:rPrChange w:id="23084" w:author="N F" w:date="2023-12-05T03:09:00Z">
            <w:rPr>
              <w:rFonts w:cs="Times New Roman"/>
            </w:rPr>
          </w:rPrChange>
        </w:rPr>
        <w:t>) отмечали</w:t>
      </w:r>
      <w:r w:rsidR="00C82C9B" w:rsidRPr="006E6534">
        <w:rPr>
          <w:rFonts w:cs="Times New Roman"/>
          <w:color w:val="000000" w:themeColor="text1"/>
          <w:rPrChange w:id="23085" w:author="N F" w:date="2023-12-05T03:09:00Z">
            <w:rPr>
              <w:rFonts w:cs="Times New Roman"/>
            </w:rPr>
          </w:rPrChange>
        </w:rPr>
        <w:t xml:space="preserve"> у 157 (38,2% пациентов). В среднем сыпь </w:t>
      </w:r>
      <w:r w:rsidR="001E502D" w:rsidRPr="006E6534">
        <w:rPr>
          <w:rFonts w:cs="Times New Roman"/>
          <w:color w:val="000000" w:themeColor="text1"/>
          <w:rPrChange w:id="23086" w:author="N F" w:date="2023-12-05T03:09:00Z">
            <w:rPr>
              <w:rFonts w:cs="Times New Roman"/>
            </w:rPr>
          </w:rPrChange>
        </w:rPr>
        <w:t xml:space="preserve">2 степени тяжести </w:t>
      </w:r>
      <w:r w:rsidR="00C82C9B" w:rsidRPr="006E6534">
        <w:rPr>
          <w:rFonts w:cs="Times New Roman"/>
          <w:color w:val="000000" w:themeColor="text1"/>
          <w:rPrChange w:id="23087" w:author="N F" w:date="2023-12-05T03:09:00Z">
            <w:rPr>
              <w:rFonts w:cs="Times New Roman"/>
            </w:rPr>
          </w:rPrChange>
        </w:rPr>
        <w:t>развивалась в течение 26 дня после начала терапии</w:t>
      </w:r>
      <w:r w:rsidR="001E502D" w:rsidRPr="006E6534">
        <w:rPr>
          <w:rFonts w:cs="Times New Roman"/>
          <w:color w:val="000000" w:themeColor="text1"/>
          <w:rPrChange w:id="23088" w:author="N F" w:date="2023-12-05T03:09:00Z">
            <w:rPr>
              <w:rFonts w:cs="Times New Roman"/>
            </w:rPr>
          </w:rPrChange>
        </w:rPr>
        <w:t xml:space="preserve">, а к 42 дню степень ее выраженности достигала 3. </w:t>
      </w:r>
      <w:r w:rsidR="002D6568" w:rsidRPr="006E6534">
        <w:rPr>
          <w:rFonts w:cs="Times New Roman"/>
          <w:color w:val="000000" w:themeColor="text1"/>
          <w:rPrChange w:id="23089" w:author="N F" w:date="2023-12-05T03:09:00Z">
            <w:rPr>
              <w:rFonts w:cs="Times New Roman"/>
            </w:rPr>
          </w:rPrChange>
        </w:rPr>
        <w:t>Это НЯ было связано с приемом осимертиниба в 88% случаев. У 57% пациентов сыпь не проходила до окончания введения</w:t>
      </w:r>
      <w:r w:rsidR="00005353" w:rsidRPr="006E6534">
        <w:rPr>
          <w:rFonts w:cs="Times New Roman"/>
          <w:color w:val="000000" w:themeColor="text1"/>
          <w:rPrChange w:id="23090" w:author="N F" w:date="2023-12-05T03:09:00Z">
            <w:rPr>
              <w:rFonts w:cs="Times New Roman"/>
            </w:rPr>
          </w:rPrChange>
        </w:rPr>
        <w:t xml:space="preserve">, а 51,6% пациентов нуждались в лечении сыпи. У двух пациетов потребовалось </w:t>
      </w:r>
      <w:r w:rsidR="00B60104" w:rsidRPr="006E6534">
        <w:rPr>
          <w:rFonts w:cs="Times New Roman"/>
          <w:color w:val="000000" w:themeColor="text1"/>
          <w:rPrChange w:id="23091" w:author="N F" w:date="2023-12-05T03:09:00Z">
            <w:rPr>
              <w:rFonts w:cs="Times New Roman"/>
            </w:rPr>
          </w:rPrChange>
        </w:rPr>
        <w:t>прерывание терапии, а еще один пациент прекратил прием осимертиниба из-за</w:t>
      </w:r>
      <w:r w:rsidR="00690F99" w:rsidRPr="006E6534">
        <w:rPr>
          <w:rFonts w:cs="Times New Roman"/>
          <w:color w:val="000000" w:themeColor="text1"/>
          <w:rPrChange w:id="23092" w:author="N F" w:date="2023-12-05T03:09:00Z">
            <w:rPr>
              <w:rFonts w:cs="Times New Roman"/>
            </w:rPr>
          </w:rPrChange>
        </w:rPr>
        <w:t xml:space="preserve"> болезненной</w:t>
      </w:r>
      <w:r w:rsidR="00B60104" w:rsidRPr="006E6534">
        <w:rPr>
          <w:rFonts w:cs="Times New Roman"/>
          <w:color w:val="000000" w:themeColor="text1"/>
          <w:rPrChange w:id="23093" w:author="N F" w:date="2023-12-05T03:09:00Z">
            <w:rPr>
              <w:rFonts w:cs="Times New Roman"/>
            </w:rPr>
          </w:rPrChange>
        </w:rPr>
        <w:t xml:space="preserve"> макуло-папулезной</w:t>
      </w:r>
      <w:r w:rsidR="00690F99" w:rsidRPr="006E6534">
        <w:rPr>
          <w:rFonts w:cs="Times New Roman"/>
          <w:color w:val="000000" w:themeColor="text1"/>
          <w:rPrChange w:id="23094" w:author="N F" w:date="2023-12-05T03:09:00Z">
            <w:rPr>
              <w:rFonts w:cs="Times New Roman"/>
            </w:rPr>
          </w:rPrChange>
        </w:rPr>
        <w:t xml:space="preserve"> сыпи на стопе, сопровождавшейся сыпью без влияния на повседневную активность</w:t>
      </w:r>
      <w:r w:rsidR="001E502D" w:rsidRPr="006E6534">
        <w:rPr>
          <w:rFonts w:cs="Times New Roman"/>
          <w:color w:val="000000" w:themeColor="text1"/>
          <w:rPrChange w:id="23095" w:author="N F" w:date="2023-12-05T03:09:00Z">
            <w:rPr>
              <w:rFonts w:cs="Times New Roman"/>
            </w:rPr>
          </w:rPrChange>
        </w:rPr>
        <w:t xml:space="preserve"> </w:t>
      </w:r>
      <w:ins w:id="23096" w:author="Barshadskaya, Yuliya" w:date="2024-01-16T03:32:00Z">
        <w:r w:rsidR="00532045" w:rsidRPr="0001519A">
          <w:rPr>
            <w:rFonts w:cs="Times New Roman"/>
            <w:color w:val="000000" w:themeColor="text1"/>
            <w:lang w:val="en-US"/>
          </w:rPr>
          <w:fldChar w:fldCharType="begin"/>
        </w:r>
        <w:r w:rsidR="00532045"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532045" w:rsidRPr="0001519A">
          <w:rPr>
            <w:rFonts w:cs="Times New Roman"/>
            <w:color w:val="000000" w:themeColor="text1"/>
            <w:lang w:val="en-US"/>
          </w:rPr>
          <w:fldChar w:fldCharType="separate"/>
        </w:r>
        <w:r w:rsidR="00532045" w:rsidRPr="0018315E">
          <w:rPr>
            <w:rFonts w:cs="Times New Roman"/>
            <w:color w:val="000000" w:themeColor="text1"/>
          </w:rPr>
          <w:t>[</w:t>
        </w:r>
      </w:ins>
      <w:ins w:id="23097" w:author="Barshadskaya, Yuliya" w:date="2024-02-23T00:12:00Z">
        <w:r w:rsidR="00131173">
          <w:rPr>
            <w:rFonts w:cs="Times New Roman"/>
            <w:color w:val="000000" w:themeColor="text1"/>
          </w:rPr>
          <w:t>9</w:t>
        </w:r>
      </w:ins>
      <w:ins w:id="23098" w:author="Barshadskaya, Yuliya" w:date="2024-01-16T03:32:00Z">
        <w:r w:rsidR="00532045" w:rsidRPr="00DD38F1">
          <w:rPr>
            <w:rFonts w:cs="Times New Roman"/>
            <w:color w:val="000000" w:themeColor="text1"/>
          </w:rPr>
          <w:t>]</w:t>
        </w:r>
        <w:r w:rsidR="00532045" w:rsidRPr="0001519A">
          <w:rPr>
            <w:rFonts w:cs="Times New Roman"/>
            <w:color w:val="000000" w:themeColor="text1"/>
            <w:lang w:val="en-US"/>
          </w:rPr>
          <w:fldChar w:fldCharType="end"/>
        </w:r>
      </w:ins>
      <w:del w:id="23099" w:author="Barshadskaya, Yuliya" w:date="2024-01-16T03:32:00Z">
        <w:r w:rsidR="00E8059C" w:rsidRPr="006E6534" w:rsidDel="00532045">
          <w:rPr>
            <w:rFonts w:cs="Times New Roman"/>
            <w:color w:val="000000" w:themeColor="text1"/>
            <w:rPrChange w:id="23100" w:author="N F" w:date="2023-12-05T03:09:00Z">
              <w:rPr>
                <w:rFonts w:cs="Times New Roman"/>
              </w:rPr>
            </w:rPrChange>
          </w:rPr>
          <w:fldChar w:fldCharType="begin"/>
        </w:r>
        <w:r w:rsidR="00E8059C" w:rsidRPr="006E6534" w:rsidDel="00532045">
          <w:rPr>
            <w:rFonts w:cs="Times New Roman"/>
            <w:color w:val="000000" w:themeColor="text1"/>
            <w:rPrChange w:id="23101" w:author="N F" w:date="2023-12-05T03:09:00Z">
              <w:rPr>
                <w:rFonts w:cs="Times New Roman"/>
              </w:rPr>
            </w:rPrChange>
          </w:rPr>
          <w:delInstrText xml:space="preserve"> ADDIN ZOTERO_ITEM CSL_CITATION {"citationID":"XtXdxyHl","properties":{"formattedCitation":"(27)","plainCitation":"(27)","noteIndex":0},"citationItems":[{"id":161756,"uris":["http://zotero.org/groups/4735135/items/9AGK4QM5"],"itemData":{"id":161756,"type":"webpage","title":"TAGRISSO (osimertinib) tablets. AstraZeneca Pharmaceuticals, LP Application No.:  208065. Approval Date: 11/13/2015. Medical Review.","URL":"https://www.accessdata.fda.gov/drugsatfda_docs/nda/2015/208065Orig1s000TOC.cfm","accessed":{"date-parts":[["2022",8,2]]}}}],"schema":"https://github.com/citation-style-language/schema/raw/master/csl-citation.json"} </w:delInstrText>
        </w:r>
        <w:r w:rsidR="00E8059C" w:rsidRPr="006E6534" w:rsidDel="00532045">
          <w:rPr>
            <w:rFonts w:cs="Times New Roman"/>
            <w:color w:val="000000" w:themeColor="text1"/>
            <w:rPrChange w:id="23102" w:author="N F" w:date="2023-12-05T03:09:00Z">
              <w:rPr>
                <w:rFonts w:cs="Times New Roman"/>
              </w:rPr>
            </w:rPrChange>
          </w:rPr>
          <w:fldChar w:fldCharType="separate"/>
        </w:r>
        <w:r w:rsidR="00E8059C" w:rsidRPr="006E6534" w:rsidDel="00532045">
          <w:rPr>
            <w:rFonts w:cs="Times New Roman"/>
            <w:color w:val="000000" w:themeColor="text1"/>
            <w:rPrChange w:id="23103" w:author="N F" w:date="2023-12-05T03:09:00Z">
              <w:rPr>
                <w:rFonts w:cs="Times New Roman"/>
              </w:rPr>
            </w:rPrChange>
          </w:rPr>
          <w:delText>(27)</w:delText>
        </w:r>
        <w:r w:rsidR="00E8059C" w:rsidRPr="006E6534" w:rsidDel="00532045">
          <w:rPr>
            <w:rFonts w:cs="Times New Roman"/>
            <w:color w:val="000000" w:themeColor="text1"/>
            <w:rPrChange w:id="23104" w:author="N F" w:date="2023-12-05T03:09:00Z">
              <w:rPr>
                <w:rFonts w:cs="Times New Roman"/>
              </w:rPr>
            </w:rPrChange>
          </w:rPr>
          <w:fldChar w:fldCharType="end"/>
        </w:r>
      </w:del>
      <w:r w:rsidR="00E8059C" w:rsidRPr="006E6534">
        <w:rPr>
          <w:rFonts w:cs="Times New Roman"/>
          <w:color w:val="000000" w:themeColor="text1"/>
          <w:rPrChange w:id="23105" w:author="N F" w:date="2023-12-05T03:09:00Z">
            <w:rPr>
              <w:rFonts w:cs="Times New Roman"/>
            </w:rPr>
          </w:rPrChange>
        </w:rPr>
        <w:t>.</w:t>
      </w:r>
    </w:p>
    <w:p w14:paraId="4F85D240" w14:textId="4518526E" w:rsidR="00DE3FC8" w:rsidRPr="006E6534" w:rsidRDefault="00DE3FC8">
      <w:pPr>
        <w:pStyle w:val="SDText"/>
        <w:spacing w:after="0"/>
        <w:rPr>
          <w:rFonts w:cs="Times New Roman"/>
          <w:color w:val="000000" w:themeColor="text1"/>
          <w:rPrChange w:id="23106" w:author="N F" w:date="2023-12-05T03:09:00Z">
            <w:rPr>
              <w:rFonts w:cs="Times New Roman"/>
            </w:rPr>
          </w:rPrChange>
        </w:rPr>
        <w:pPrChange w:id="23107" w:author="Barshadskaya, Yuliya" w:date="2024-01-16T03:32:00Z">
          <w:pPr>
            <w:pStyle w:val="SDText"/>
          </w:pPr>
        </w:pPrChange>
      </w:pPr>
      <w:r w:rsidRPr="006E6534">
        <w:rPr>
          <w:rFonts w:cs="Times New Roman"/>
          <w:color w:val="000000" w:themeColor="text1"/>
          <w:rPrChange w:id="23108" w:author="N F" w:date="2023-12-05T03:09:00Z">
            <w:rPr>
              <w:rFonts w:cs="Times New Roman"/>
            </w:rPr>
          </w:rPrChange>
        </w:rPr>
        <w:t xml:space="preserve">В исследованиях </w:t>
      </w:r>
      <w:r w:rsidRPr="006E6534">
        <w:rPr>
          <w:rFonts w:cs="Times New Roman"/>
          <w:color w:val="000000" w:themeColor="text1"/>
          <w:lang w:val="en-US"/>
          <w:rPrChange w:id="23109" w:author="N F" w:date="2023-12-05T03:09:00Z">
            <w:rPr>
              <w:rFonts w:cs="Times New Roman"/>
              <w:lang w:val="en-US"/>
            </w:rPr>
          </w:rPrChange>
        </w:rPr>
        <w:t>II</w:t>
      </w:r>
      <w:r w:rsidRPr="006E6534">
        <w:rPr>
          <w:rFonts w:cs="Times New Roman"/>
          <w:color w:val="000000" w:themeColor="text1"/>
          <w:rPrChange w:id="23110" w:author="N F" w:date="2023-12-05T03:09:00Z">
            <w:rPr>
              <w:rFonts w:cs="Times New Roman"/>
            </w:rPr>
          </w:rPrChange>
        </w:rPr>
        <w:t xml:space="preserve"> фазы зарегистрировали 106 НЯ у 92 пациентов, связанных с повреждением ногтей (22,4%). Ни одно из явлений не достигало уровня 3 токсичности или было расценено как СНЯ. Ни один пациент не прекратил прием осимертиниба или </w:t>
      </w:r>
      <w:r w:rsidR="0097130B" w:rsidRPr="006E6534">
        <w:rPr>
          <w:rFonts w:cs="Times New Roman"/>
          <w:color w:val="000000" w:themeColor="text1"/>
          <w:rPrChange w:id="23111" w:author="N F" w:date="2023-12-05T03:09:00Z">
            <w:rPr>
              <w:rFonts w:cs="Times New Roman"/>
            </w:rPr>
          </w:rPrChange>
        </w:rPr>
        <w:t>изменил его дозу из-за данного НЯ. Отметили 62 НЯ среди 53 пациентов</w:t>
      </w:r>
      <w:r w:rsidR="007426AA" w:rsidRPr="006E6534">
        <w:rPr>
          <w:rFonts w:cs="Times New Roman"/>
          <w:color w:val="000000" w:themeColor="text1"/>
          <w:rPrChange w:id="23112" w:author="N F" w:date="2023-12-05T03:09:00Z">
            <w:rPr>
              <w:rFonts w:cs="Times New Roman"/>
            </w:rPr>
          </w:rPrChange>
        </w:rPr>
        <w:t>, у которых развилось НЯ связанное с поражением полости рта</w:t>
      </w:r>
      <w:r w:rsidR="005B7FCA" w:rsidRPr="006E6534">
        <w:rPr>
          <w:rFonts w:cs="Times New Roman"/>
          <w:color w:val="000000" w:themeColor="text1"/>
          <w:rPrChange w:id="23113" w:author="N F" w:date="2023-12-05T03:09:00Z">
            <w:rPr>
              <w:rFonts w:cs="Times New Roman"/>
            </w:rPr>
          </w:rPrChange>
        </w:rPr>
        <w:t xml:space="preserve"> или верхних отделов ЖКТ</w:t>
      </w:r>
      <w:r w:rsidR="007426AA" w:rsidRPr="006E6534">
        <w:rPr>
          <w:rFonts w:cs="Times New Roman"/>
          <w:color w:val="000000" w:themeColor="text1"/>
          <w:rPrChange w:id="23114" w:author="N F" w:date="2023-12-05T03:09:00Z">
            <w:rPr>
              <w:rFonts w:cs="Times New Roman"/>
            </w:rPr>
          </w:rPrChange>
        </w:rPr>
        <w:t xml:space="preserve"> (наиболее частое НЯ – стоматит)</w:t>
      </w:r>
      <w:r w:rsidR="005B7FCA" w:rsidRPr="006E6534">
        <w:rPr>
          <w:rFonts w:cs="Times New Roman"/>
          <w:color w:val="000000" w:themeColor="text1"/>
          <w:rPrChange w:id="23115" w:author="N F" w:date="2023-12-05T03:09:00Z">
            <w:rPr>
              <w:rFonts w:cs="Times New Roman"/>
            </w:rPr>
          </w:rPrChange>
        </w:rPr>
        <w:t xml:space="preserve">. У 28 пациентов выявили случаи воспаления верхних отделов ЖКТ (кроме ротовой полости), включавшие </w:t>
      </w:r>
      <w:r w:rsidR="004F7E11" w:rsidRPr="006E6534">
        <w:rPr>
          <w:rFonts w:cs="Times New Roman"/>
          <w:color w:val="000000" w:themeColor="text1"/>
          <w:rPrChange w:id="23116" w:author="N F" w:date="2023-12-05T03:09:00Z">
            <w:rPr>
              <w:rFonts w:cs="Times New Roman"/>
            </w:rPr>
          </w:rPrChange>
        </w:rPr>
        <w:t xml:space="preserve">дисфагию, носовое кровотечение, язву желудка, гастрит или </w:t>
      </w:r>
      <w:r w:rsidR="004F7E11" w:rsidRPr="006E6534">
        <w:rPr>
          <w:rFonts w:cs="Times New Roman"/>
          <w:color w:val="000000" w:themeColor="text1"/>
          <w:rPrChange w:id="23117" w:author="N F" w:date="2023-12-05T03:09:00Z">
            <w:rPr>
              <w:rFonts w:cs="Times New Roman"/>
            </w:rPr>
          </w:rPrChange>
        </w:rPr>
        <w:lastRenderedPageBreak/>
        <w:t>боль в ротоглотке. Всего у 71 пациента (17%) обнаружили НЯ со стороны верхних отделов ЖКТ</w:t>
      </w:r>
      <w:r w:rsidR="003D13BB" w:rsidRPr="006E6534">
        <w:rPr>
          <w:rFonts w:cs="Times New Roman"/>
          <w:color w:val="000000" w:themeColor="text1"/>
          <w:rPrChange w:id="23118" w:author="N F" w:date="2023-12-05T03:09:00Z">
            <w:rPr>
              <w:rFonts w:cs="Times New Roman"/>
            </w:rPr>
          </w:rPrChange>
        </w:rPr>
        <w:t xml:space="preserve">. У 11 пациентов </w:t>
      </w:r>
      <w:r w:rsidR="009C5752" w:rsidRPr="006E6534">
        <w:rPr>
          <w:rFonts w:cs="Times New Roman"/>
          <w:color w:val="000000" w:themeColor="text1"/>
          <w:rPrChange w:id="23119" w:author="N F" w:date="2023-12-05T03:09:00Z">
            <w:rPr>
              <w:rFonts w:cs="Times New Roman"/>
            </w:rPr>
          </w:rPrChange>
        </w:rPr>
        <w:t xml:space="preserve">наблюдали 2 </w:t>
      </w:r>
      <w:r w:rsidR="003D13BB" w:rsidRPr="006E6534">
        <w:rPr>
          <w:rFonts w:cs="Times New Roman"/>
          <w:color w:val="000000" w:themeColor="text1"/>
          <w:rPrChange w:id="23120" w:author="N F" w:date="2023-12-05T03:09:00Z">
            <w:rPr>
              <w:rFonts w:cs="Times New Roman"/>
            </w:rPr>
          </w:rPrChange>
        </w:rPr>
        <w:t xml:space="preserve">степень выраженности явлений, ни у одного пациента </w:t>
      </w:r>
      <w:r w:rsidR="009C5752" w:rsidRPr="006E6534">
        <w:rPr>
          <w:rFonts w:cs="Times New Roman"/>
          <w:color w:val="000000" w:themeColor="text1"/>
          <w:rPrChange w:id="23121" w:author="N F" w:date="2023-12-05T03:09:00Z">
            <w:rPr>
              <w:rFonts w:cs="Times New Roman"/>
            </w:rPr>
          </w:rPrChange>
        </w:rPr>
        <w:t xml:space="preserve">не выявили 3 </w:t>
      </w:r>
      <w:r w:rsidR="003D13BB" w:rsidRPr="006E6534">
        <w:rPr>
          <w:rFonts w:cs="Times New Roman"/>
          <w:color w:val="000000" w:themeColor="text1"/>
          <w:rPrChange w:id="23122" w:author="N F" w:date="2023-12-05T03:09:00Z">
            <w:rPr>
              <w:rFonts w:cs="Times New Roman"/>
            </w:rPr>
          </w:rPrChange>
        </w:rPr>
        <w:t xml:space="preserve">степень токсичности. </w:t>
      </w:r>
      <w:r w:rsidR="00A26691" w:rsidRPr="006E6534">
        <w:rPr>
          <w:rFonts w:cs="Times New Roman"/>
          <w:color w:val="000000" w:themeColor="text1"/>
          <w:rPrChange w:id="23123" w:author="N F" w:date="2023-12-05T03:09:00Z">
            <w:rPr>
              <w:rFonts w:cs="Times New Roman"/>
            </w:rPr>
          </w:rPrChange>
        </w:rPr>
        <w:t>Ни у одного пациента данные НЯ не потребовали изменения дозы или прерывания</w:t>
      </w:r>
      <w:r w:rsidR="00843F63" w:rsidRPr="006E6534">
        <w:rPr>
          <w:rFonts w:cs="Times New Roman"/>
          <w:color w:val="000000" w:themeColor="text1"/>
          <w:rPrChange w:id="23124" w:author="N F" w:date="2023-12-05T03:09:00Z">
            <w:rPr>
              <w:rFonts w:cs="Times New Roman"/>
            </w:rPr>
          </w:rPrChange>
        </w:rPr>
        <w:t>/прекращения терапии. НЯ в среднем развивались через 43 дня после начала лечения. В 49% случаев НЯ требовало лечения</w:t>
      </w:r>
      <w:r w:rsidR="0097130B" w:rsidRPr="006E6534">
        <w:rPr>
          <w:rFonts w:cs="Times New Roman"/>
          <w:color w:val="000000" w:themeColor="text1"/>
          <w:rPrChange w:id="23125" w:author="N F" w:date="2023-12-05T03:09:00Z">
            <w:rPr>
              <w:rFonts w:cs="Times New Roman"/>
            </w:rPr>
          </w:rPrChange>
        </w:rPr>
        <w:t xml:space="preserve"> </w:t>
      </w:r>
      <w:ins w:id="23126" w:author="Barshadskaya, Yuliya" w:date="2024-01-16T03:32:00Z">
        <w:r w:rsidR="00532045" w:rsidRPr="0001519A">
          <w:rPr>
            <w:rFonts w:cs="Times New Roman"/>
            <w:color w:val="000000" w:themeColor="text1"/>
            <w:lang w:val="en-US"/>
          </w:rPr>
          <w:fldChar w:fldCharType="begin"/>
        </w:r>
        <w:r w:rsidR="00532045"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532045" w:rsidRPr="0001519A">
          <w:rPr>
            <w:rFonts w:cs="Times New Roman"/>
            <w:color w:val="000000" w:themeColor="text1"/>
            <w:lang w:val="en-US"/>
          </w:rPr>
          <w:fldChar w:fldCharType="separate"/>
        </w:r>
        <w:r w:rsidR="00532045" w:rsidRPr="0018315E">
          <w:rPr>
            <w:rFonts w:cs="Times New Roman"/>
            <w:color w:val="000000" w:themeColor="text1"/>
          </w:rPr>
          <w:t>[</w:t>
        </w:r>
      </w:ins>
      <w:ins w:id="23127" w:author="Barshadskaya, Yuliya" w:date="2024-02-23T00:12:00Z">
        <w:r w:rsidR="00131173">
          <w:rPr>
            <w:rFonts w:cs="Times New Roman"/>
            <w:color w:val="000000" w:themeColor="text1"/>
          </w:rPr>
          <w:t>9</w:t>
        </w:r>
      </w:ins>
      <w:ins w:id="23128" w:author="Barshadskaya, Yuliya" w:date="2024-01-16T03:32:00Z">
        <w:r w:rsidR="00532045" w:rsidRPr="00DD38F1">
          <w:rPr>
            <w:rFonts w:cs="Times New Roman"/>
            <w:color w:val="000000" w:themeColor="text1"/>
          </w:rPr>
          <w:t>]</w:t>
        </w:r>
        <w:r w:rsidR="00532045" w:rsidRPr="0001519A">
          <w:rPr>
            <w:rFonts w:cs="Times New Roman"/>
            <w:color w:val="000000" w:themeColor="text1"/>
            <w:lang w:val="en-US"/>
          </w:rPr>
          <w:fldChar w:fldCharType="end"/>
        </w:r>
      </w:ins>
      <w:del w:id="23129" w:author="Barshadskaya, Yuliya" w:date="2024-01-16T03:32:00Z">
        <w:r w:rsidRPr="006E6534" w:rsidDel="00532045">
          <w:rPr>
            <w:rFonts w:cs="Times New Roman"/>
            <w:color w:val="000000" w:themeColor="text1"/>
            <w:rPrChange w:id="23130" w:author="N F" w:date="2023-12-05T03:09:00Z">
              <w:rPr>
                <w:rFonts w:cs="Times New Roman"/>
              </w:rPr>
            </w:rPrChange>
          </w:rPr>
          <w:fldChar w:fldCharType="begin"/>
        </w:r>
        <w:r w:rsidRPr="006E6534" w:rsidDel="00532045">
          <w:rPr>
            <w:rFonts w:cs="Times New Roman"/>
            <w:color w:val="000000" w:themeColor="text1"/>
            <w:rPrChange w:id="23131" w:author="N F" w:date="2023-12-05T03:09:00Z">
              <w:rPr>
                <w:rFonts w:cs="Times New Roman"/>
              </w:rPr>
            </w:rPrChange>
          </w:rPr>
          <w:delInstrText xml:space="preserve"> ADDIN ZOTERO_ITEM CSL_CITATION {"citationID":"XtXdxyHl","properties":{"formattedCitation":"(27)","plainCitation":"(27)","noteIndex":0},"citationItems":[{"id":161756,"uris":["http://zotero.org/groups/4735135/items/9AGK4QM5"],"itemData":{"id":161756,"type":"webpage","title":"TAGRISSO (osimertinib) tablets. AstraZeneca Pharmaceuticals, LP Application No.:  208065. Approval Date: 11/13/2015. Medical Review.","URL":"https://www.accessdata.fda.gov/drugsatfda_docs/nda/2015/208065Orig1s000TOC.cfm","accessed":{"date-parts":[["2022",8,2]]}}}],"schema":"https://github.com/citation-style-language/schema/raw/master/csl-citation.json"} </w:delInstrText>
        </w:r>
        <w:r w:rsidRPr="006E6534" w:rsidDel="00532045">
          <w:rPr>
            <w:rFonts w:cs="Times New Roman"/>
            <w:color w:val="000000" w:themeColor="text1"/>
            <w:rPrChange w:id="23132" w:author="N F" w:date="2023-12-05T03:09:00Z">
              <w:rPr>
                <w:rFonts w:cs="Times New Roman"/>
              </w:rPr>
            </w:rPrChange>
          </w:rPr>
          <w:fldChar w:fldCharType="separate"/>
        </w:r>
        <w:r w:rsidRPr="006E6534" w:rsidDel="00532045">
          <w:rPr>
            <w:rFonts w:cs="Times New Roman"/>
            <w:color w:val="000000" w:themeColor="text1"/>
            <w:rPrChange w:id="23133" w:author="N F" w:date="2023-12-05T03:09:00Z">
              <w:rPr>
                <w:rFonts w:cs="Times New Roman"/>
              </w:rPr>
            </w:rPrChange>
          </w:rPr>
          <w:delText>(27)</w:delText>
        </w:r>
        <w:r w:rsidRPr="006E6534" w:rsidDel="00532045">
          <w:rPr>
            <w:rFonts w:cs="Times New Roman"/>
            <w:color w:val="000000" w:themeColor="text1"/>
            <w:rPrChange w:id="23134" w:author="N F" w:date="2023-12-05T03:09:00Z">
              <w:rPr>
                <w:rFonts w:cs="Times New Roman"/>
              </w:rPr>
            </w:rPrChange>
          </w:rPr>
          <w:fldChar w:fldCharType="end"/>
        </w:r>
      </w:del>
      <w:r w:rsidRPr="006E6534">
        <w:rPr>
          <w:rFonts w:cs="Times New Roman"/>
          <w:color w:val="000000" w:themeColor="text1"/>
          <w:rPrChange w:id="23135" w:author="N F" w:date="2023-12-05T03:09:00Z">
            <w:rPr>
              <w:rFonts w:cs="Times New Roman"/>
            </w:rPr>
          </w:rPrChange>
        </w:rPr>
        <w:t>.</w:t>
      </w:r>
    </w:p>
    <w:p w14:paraId="0DF49D26" w14:textId="2B37B676" w:rsidR="00AD3CCA" w:rsidRPr="006E6534" w:rsidRDefault="00AD3CCA">
      <w:pPr>
        <w:pStyle w:val="SDText"/>
        <w:spacing w:after="0"/>
        <w:rPr>
          <w:rFonts w:cs="Times New Roman"/>
          <w:color w:val="000000" w:themeColor="text1"/>
          <w:rPrChange w:id="23136" w:author="N F" w:date="2023-12-05T03:09:00Z">
            <w:rPr>
              <w:rFonts w:cs="Times New Roman"/>
            </w:rPr>
          </w:rPrChange>
        </w:rPr>
        <w:pPrChange w:id="23137" w:author="Barshadskaya, Yuliya" w:date="2024-01-16T03:32:00Z">
          <w:pPr>
            <w:pStyle w:val="SDText"/>
          </w:pPr>
        </w:pPrChange>
      </w:pPr>
      <w:r w:rsidRPr="006E6534">
        <w:rPr>
          <w:rFonts w:cs="Times New Roman"/>
          <w:color w:val="000000" w:themeColor="text1"/>
          <w:rPrChange w:id="23138" w:author="N F" w:date="2023-12-05T03:09:00Z">
            <w:rPr>
              <w:rFonts w:cs="Times New Roman"/>
            </w:rPr>
          </w:rPrChange>
        </w:rPr>
        <w:t>Зарегистрировали 80 случаев НЯ</w:t>
      </w:r>
      <w:r w:rsidR="00BC20E4" w:rsidRPr="006E6534">
        <w:rPr>
          <w:rFonts w:cs="Times New Roman"/>
          <w:color w:val="000000" w:themeColor="text1"/>
          <w:rPrChange w:id="23139" w:author="N F" w:date="2023-12-05T03:09:00Z">
            <w:rPr>
              <w:rFonts w:cs="Times New Roman"/>
            </w:rPr>
          </w:rPrChange>
        </w:rPr>
        <w:t>,</w:t>
      </w:r>
      <w:r w:rsidRPr="006E6534">
        <w:rPr>
          <w:rFonts w:cs="Times New Roman"/>
          <w:color w:val="000000" w:themeColor="text1"/>
          <w:rPrChange w:id="23140" w:author="N F" w:date="2023-12-05T03:09:00Z">
            <w:rPr>
              <w:rFonts w:cs="Times New Roman"/>
            </w:rPr>
          </w:rPrChange>
        </w:rPr>
        <w:t xml:space="preserve"> связанных с глазами</w:t>
      </w:r>
      <w:r w:rsidR="00BC20E4" w:rsidRPr="006E6534">
        <w:rPr>
          <w:rFonts w:cs="Times New Roman"/>
          <w:color w:val="000000" w:themeColor="text1"/>
          <w:rPrChange w:id="23141" w:author="N F" w:date="2023-12-05T03:09:00Z">
            <w:rPr>
              <w:rFonts w:cs="Times New Roman"/>
            </w:rPr>
          </w:rPrChange>
        </w:rPr>
        <w:t>,</w:t>
      </w:r>
      <w:r w:rsidRPr="006E6534">
        <w:rPr>
          <w:rFonts w:cs="Times New Roman"/>
          <w:color w:val="000000" w:themeColor="text1"/>
          <w:rPrChange w:id="23142" w:author="N F" w:date="2023-12-05T03:09:00Z">
            <w:rPr>
              <w:rFonts w:cs="Times New Roman"/>
            </w:rPr>
          </w:rPrChange>
        </w:rPr>
        <w:t xml:space="preserve"> у 64 пациентов.</w:t>
      </w:r>
      <w:r w:rsidR="00A53885" w:rsidRPr="006E6534">
        <w:rPr>
          <w:rFonts w:cs="Times New Roman"/>
          <w:color w:val="000000" w:themeColor="text1"/>
          <w:rPrChange w:id="23143" w:author="N F" w:date="2023-12-05T03:09:00Z">
            <w:rPr>
              <w:rFonts w:cs="Times New Roman"/>
            </w:rPr>
          </w:rPrChange>
        </w:rPr>
        <w:t xml:space="preserve"> Чаще всего НЯ представляло собой ксерофтальм со степень</w:t>
      </w:r>
      <w:ins w:id="23144" w:author="N F" w:date="2023-11-02T22:15:00Z">
        <w:r w:rsidR="00D07487" w:rsidRPr="006E6534">
          <w:rPr>
            <w:rFonts w:cs="Times New Roman"/>
            <w:color w:val="000000" w:themeColor="text1"/>
            <w:rPrChange w:id="23145" w:author="N F" w:date="2023-12-05T03:09:00Z">
              <w:rPr>
                <w:rFonts w:cs="Times New Roman"/>
              </w:rPr>
            </w:rPrChange>
          </w:rPr>
          <w:t>ю</w:t>
        </w:r>
      </w:ins>
      <w:r w:rsidR="00A53885" w:rsidRPr="006E6534">
        <w:rPr>
          <w:rFonts w:cs="Times New Roman"/>
          <w:color w:val="000000" w:themeColor="text1"/>
          <w:rPrChange w:id="23146" w:author="N F" w:date="2023-12-05T03:09:00Z">
            <w:rPr>
              <w:rFonts w:cs="Times New Roman"/>
            </w:rPr>
          </w:rPrChange>
        </w:rPr>
        <w:t xml:space="preserve"> выраженности не более 2. У 3 пациентов выявили снижение остроты зрения или появления нечеткости зрения, что, предположительно, было связано с приемом осимертиниба</w:t>
      </w:r>
      <w:r w:rsidR="00F77931" w:rsidRPr="006E6534">
        <w:rPr>
          <w:rFonts w:cs="Times New Roman"/>
          <w:color w:val="000000" w:themeColor="text1"/>
          <w:rPrChange w:id="23147" w:author="N F" w:date="2023-12-05T03:09:00Z">
            <w:rPr>
              <w:rFonts w:cs="Times New Roman"/>
            </w:rPr>
          </w:rPrChange>
        </w:rPr>
        <w:t xml:space="preserve">. Разрешение этих НЯ не наступило </w:t>
      </w:r>
      <w:ins w:id="23148" w:author="Barshadskaya, Yuliya" w:date="2024-01-16T03:32:00Z">
        <w:r w:rsidR="00532045" w:rsidRPr="0001519A">
          <w:rPr>
            <w:rFonts w:cs="Times New Roman"/>
            <w:color w:val="000000" w:themeColor="text1"/>
            <w:lang w:val="en-US"/>
          </w:rPr>
          <w:fldChar w:fldCharType="begin"/>
        </w:r>
        <w:r w:rsidR="00532045"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532045" w:rsidRPr="0001519A">
          <w:rPr>
            <w:rFonts w:cs="Times New Roman"/>
            <w:color w:val="000000" w:themeColor="text1"/>
            <w:lang w:val="en-US"/>
          </w:rPr>
          <w:fldChar w:fldCharType="separate"/>
        </w:r>
        <w:r w:rsidR="00532045" w:rsidRPr="0018315E">
          <w:rPr>
            <w:rFonts w:cs="Times New Roman"/>
            <w:color w:val="000000" w:themeColor="text1"/>
          </w:rPr>
          <w:t>[</w:t>
        </w:r>
      </w:ins>
      <w:ins w:id="23149" w:author="Barshadskaya, Yuliya" w:date="2024-02-23T00:12:00Z">
        <w:r w:rsidR="00131173">
          <w:rPr>
            <w:rFonts w:cs="Times New Roman"/>
            <w:color w:val="000000" w:themeColor="text1"/>
          </w:rPr>
          <w:t>9</w:t>
        </w:r>
      </w:ins>
      <w:ins w:id="23150" w:author="Barshadskaya, Yuliya" w:date="2024-01-16T03:32:00Z">
        <w:r w:rsidR="00532045" w:rsidRPr="00DD38F1">
          <w:rPr>
            <w:rFonts w:cs="Times New Roman"/>
            <w:color w:val="000000" w:themeColor="text1"/>
          </w:rPr>
          <w:t>]</w:t>
        </w:r>
        <w:r w:rsidR="00532045" w:rsidRPr="0001519A">
          <w:rPr>
            <w:rFonts w:cs="Times New Roman"/>
            <w:color w:val="000000" w:themeColor="text1"/>
            <w:lang w:val="en-US"/>
          </w:rPr>
          <w:fldChar w:fldCharType="end"/>
        </w:r>
      </w:ins>
      <w:del w:id="23151" w:author="Barshadskaya, Yuliya" w:date="2024-01-16T03:32:00Z">
        <w:r w:rsidRPr="006E6534" w:rsidDel="00532045">
          <w:rPr>
            <w:rFonts w:cs="Times New Roman"/>
            <w:color w:val="000000" w:themeColor="text1"/>
            <w:rPrChange w:id="23152" w:author="N F" w:date="2023-12-05T03:09:00Z">
              <w:rPr>
                <w:rFonts w:cs="Times New Roman"/>
              </w:rPr>
            </w:rPrChange>
          </w:rPr>
          <w:fldChar w:fldCharType="begin"/>
        </w:r>
        <w:r w:rsidRPr="006E6534" w:rsidDel="00532045">
          <w:rPr>
            <w:rFonts w:cs="Times New Roman"/>
            <w:color w:val="000000" w:themeColor="text1"/>
            <w:rPrChange w:id="23153" w:author="N F" w:date="2023-12-05T03:09:00Z">
              <w:rPr>
                <w:rFonts w:cs="Times New Roman"/>
              </w:rPr>
            </w:rPrChange>
          </w:rPr>
          <w:delInstrText xml:space="preserve"> ADDIN ZOTERO_ITEM CSL_CITATION {"citationID":"XtXdxyHl","properties":{"formattedCitation":"(27)","plainCitation":"(27)","noteIndex":0},"citationItems":[{"id":161756,"uris":["http://zotero.org/groups/4735135/items/9AGK4QM5"],"itemData":{"id":161756,"type":"webpage","title":"TAGRISSO (osimertinib) tablets. AstraZeneca Pharmaceuticals, LP Application No.:  208065. Approval Date: 11/13/2015. Medical Review.","URL":"https://www.accessdata.fda.gov/drugsatfda_docs/nda/2015/208065Orig1s000TOC.cfm","accessed":{"date-parts":[["2022",8,2]]}}}],"schema":"https://github.com/citation-style-language/schema/raw/master/csl-citation.json"} </w:delInstrText>
        </w:r>
        <w:r w:rsidRPr="006E6534" w:rsidDel="00532045">
          <w:rPr>
            <w:rFonts w:cs="Times New Roman"/>
            <w:color w:val="000000" w:themeColor="text1"/>
            <w:rPrChange w:id="23154" w:author="N F" w:date="2023-12-05T03:09:00Z">
              <w:rPr>
                <w:rFonts w:cs="Times New Roman"/>
              </w:rPr>
            </w:rPrChange>
          </w:rPr>
          <w:fldChar w:fldCharType="separate"/>
        </w:r>
        <w:r w:rsidRPr="006E6534" w:rsidDel="00532045">
          <w:rPr>
            <w:rFonts w:cs="Times New Roman"/>
            <w:color w:val="000000" w:themeColor="text1"/>
            <w:rPrChange w:id="23155" w:author="N F" w:date="2023-12-05T03:09:00Z">
              <w:rPr>
                <w:rFonts w:cs="Times New Roman"/>
              </w:rPr>
            </w:rPrChange>
          </w:rPr>
          <w:delText>(27)</w:delText>
        </w:r>
        <w:r w:rsidRPr="006E6534" w:rsidDel="00532045">
          <w:rPr>
            <w:rFonts w:cs="Times New Roman"/>
            <w:color w:val="000000" w:themeColor="text1"/>
            <w:rPrChange w:id="23156" w:author="N F" w:date="2023-12-05T03:09:00Z">
              <w:rPr>
                <w:rFonts w:cs="Times New Roman"/>
              </w:rPr>
            </w:rPrChange>
          </w:rPr>
          <w:fldChar w:fldCharType="end"/>
        </w:r>
      </w:del>
      <w:r w:rsidRPr="006E6534">
        <w:rPr>
          <w:rFonts w:cs="Times New Roman"/>
          <w:color w:val="000000" w:themeColor="text1"/>
          <w:rPrChange w:id="23157" w:author="N F" w:date="2023-12-05T03:09:00Z">
            <w:rPr>
              <w:rFonts w:cs="Times New Roman"/>
            </w:rPr>
          </w:rPrChange>
        </w:rPr>
        <w:t>.</w:t>
      </w:r>
    </w:p>
    <w:p w14:paraId="4EA23E02" w14:textId="1FE622A2" w:rsidR="00F77931" w:rsidRPr="006E6534" w:rsidRDefault="008C2309">
      <w:pPr>
        <w:pStyle w:val="SDText"/>
        <w:spacing w:after="0"/>
        <w:rPr>
          <w:rFonts w:cs="Times New Roman"/>
          <w:color w:val="000000" w:themeColor="text1"/>
          <w:rPrChange w:id="23158" w:author="N F" w:date="2023-12-05T03:09:00Z">
            <w:rPr>
              <w:rFonts w:cs="Times New Roman"/>
            </w:rPr>
          </w:rPrChange>
        </w:rPr>
        <w:pPrChange w:id="23159" w:author="Barshadskaya, Yuliya" w:date="2024-01-16T03:32:00Z">
          <w:pPr>
            <w:pStyle w:val="SDText"/>
          </w:pPr>
        </w:pPrChange>
      </w:pPr>
      <w:r w:rsidRPr="006E6534">
        <w:rPr>
          <w:rFonts w:cs="Times New Roman"/>
          <w:color w:val="000000" w:themeColor="text1"/>
          <w:rPrChange w:id="23160" w:author="N F" w:date="2023-12-05T03:09:00Z">
            <w:rPr>
              <w:rFonts w:cs="Times New Roman"/>
            </w:rPr>
          </w:rPrChange>
        </w:rPr>
        <w:t xml:space="preserve">Произошло 8 </w:t>
      </w:r>
      <w:r w:rsidR="009B45CB" w:rsidRPr="006E6534">
        <w:rPr>
          <w:rFonts w:cs="Times New Roman"/>
          <w:color w:val="000000" w:themeColor="text1"/>
          <w:rPrChange w:id="23161" w:author="N F" w:date="2023-12-05T03:09:00Z">
            <w:rPr>
              <w:rFonts w:cs="Times New Roman"/>
            </w:rPr>
          </w:rPrChange>
        </w:rPr>
        <w:t>цереброваскулярных</w:t>
      </w:r>
      <w:r w:rsidRPr="006E6534">
        <w:rPr>
          <w:rFonts w:cs="Times New Roman"/>
          <w:color w:val="000000" w:themeColor="text1"/>
          <w:rPrChange w:id="23162" w:author="N F" w:date="2023-12-05T03:09:00Z">
            <w:rPr>
              <w:rFonts w:cs="Times New Roman"/>
            </w:rPr>
          </w:rPrChange>
        </w:rPr>
        <w:t xml:space="preserve"> событий в центральной нервной системе (эмболии и геморрагии). </w:t>
      </w:r>
      <w:r w:rsidR="00C01204" w:rsidRPr="006E6534">
        <w:rPr>
          <w:rFonts w:cs="Times New Roman"/>
          <w:color w:val="000000" w:themeColor="text1"/>
          <w:rPrChange w:id="23163" w:author="N F" w:date="2023-12-05T03:09:00Z">
            <w:rPr>
              <w:rFonts w:cs="Times New Roman"/>
            </w:rPr>
          </w:rPrChange>
        </w:rPr>
        <w:t xml:space="preserve">На 33 день после начала введения осимертиниба один пациент (возраст 83 года) </w:t>
      </w:r>
      <w:r w:rsidR="00BC20E4" w:rsidRPr="006E6534">
        <w:rPr>
          <w:rFonts w:cs="Times New Roman"/>
          <w:color w:val="000000" w:themeColor="text1"/>
          <w:rPrChange w:id="23164" w:author="N F" w:date="2023-12-05T03:09:00Z">
            <w:rPr>
              <w:rFonts w:cs="Times New Roman"/>
            </w:rPr>
          </w:rPrChange>
        </w:rPr>
        <w:t>умер</w:t>
      </w:r>
      <w:r w:rsidR="00DB4138" w:rsidRPr="006E6534">
        <w:rPr>
          <w:rFonts w:cs="Times New Roman"/>
          <w:color w:val="000000" w:themeColor="text1"/>
          <w:rPrChange w:id="23165" w:author="N F" w:date="2023-12-05T03:09:00Z">
            <w:rPr>
              <w:rFonts w:cs="Times New Roman"/>
            </w:rPr>
          </w:rPrChange>
        </w:rPr>
        <w:t xml:space="preserve">. Предположительно </w:t>
      </w:r>
      <w:r w:rsidR="00A302B1" w:rsidRPr="006E6534">
        <w:rPr>
          <w:rFonts w:cs="Times New Roman"/>
          <w:color w:val="000000" w:themeColor="text1"/>
          <w:rPrChange w:id="23166" w:author="N F" w:date="2023-12-05T03:09:00Z">
            <w:rPr>
              <w:rFonts w:cs="Times New Roman"/>
            </w:rPr>
          </w:rPrChange>
        </w:rPr>
        <w:t>это событие и другие подобные НЯ</w:t>
      </w:r>
      <w:r w:rsidR="00DB4138" w:rsidRPr="006E6534">
        <w:rPr>
          <w:rFonts w:cs="Times New Roman"/>
          <w:color w:val="000000" w:themeColor="text1"/>
          <w:rPrChange w:id="23167" w:author="N F" w:date="2023-12-05T03:09:00Z">
            <w:rPr>
              <w:rFonts w:cs="Times New Roman"/>
            </w:rPr>
          </w:rPrChange>
        </w:rPr>
        <w:t xml:space="preserve"> был</w:t>
      </w:r>
      <w:r w:rsidR="00A302B1" w:rsidRPr="006E6534">
        <w:rPr>
          <w:rFonts w:cs="Times New Roman"/>
          <w:color w:val="000000" w:themeColor="text1"/>
          <w:rPrChange w:id="23168" w:author="N F" w:date="2023-12-05T03:09:00Z">
            <w:rPr>
              <w:rFonts w:cs="Times New Roman"/>
            </w:rPr>
          </w:rPrChange>
        </w:rPr>
        <w:t>и</w:t>
      </w:r>
      <w:r w:rsidR="00DB4138" w:rsidRPr="006E6534">
        <w:rPr>
          <w:rFonts w:cs="Times New Roman"/>
          <w:color w:val="000000" w:themeColor="text1"/>
          <w:rPrChange w:id="23169" w:author="N F" w:date="2023-12-05T03:09:00Z">
            <w:rPr>
              <w:rFonts w:cs="Times New Roman"/>
            </w:rPr>
          </w:rPrChange>
        </w:rPr>
        <w:t xml:space="preserve"> связан с одновременным применением препарата </w:t>
      </w:r>
      <w:r w:rsidR="00DB4138" w:rsidRPr="006E6534">
        <w:rPr>
          <w:rFonts w:cs="Times New Roman"/>
          <w:color w:val="000000" w:themeColor="text1"/>
          <w:lang w:val="en-US"/>
          <w:rPrChange w:id="23170" w:author="N F" w:date="2023-12-05T03:09:00Z">
            <w:rPr>
              <w:rFonts w:cs="Times New Roman"/>
              <w:lang w:val="en-US"/>
            </w:rPr>
          </w:rPrChange>
        </w:rPr>
        <w:t>Lovenox</w:t>
      </w:r>
      <w:r w:rsidR="00DB4138" w:rsidRPr="006E6534">
        <w:rPr>
          <w:rFonts w:cs="Times New Roman"/>
          <w:color w:val="000000" w:themeColor="text1"/>
          <w:rPrChange w:id="23171" w:author="N F" w:date="2023-12-05T03:09:00Z">
            <w:rPr>
              <w:rFonts w:cs="Times New Roman"/>
            </w:rPr>
          </w:rPrChange>
        </w:rPr>
        <w:t xml:space="preserve"> (МНН: </w:t>
      </w:r>
      <w:r w:rsidR="00BC20E4" w:rsidRPr="006E6534">
        <w:rPr>
          <w:rFonts w:cs="Times New Roman"/>
          <w:color w:val="000000" w:themeColor="text1"/>
          <w:rPrChange w:id="23172" w:author="N F" w:date="2023-12-05T03:09:00Z">
            <w:rPr>
              <w:rFonts w:cs="Times New Roman"/>
            </w:rPr>
          </w:rPrChange>
        </w:rPr>
        <w:t>э</w:t>
      </w:r>
      <w:r w:rsidR="00DB4138" w:rsidRPr="006E6534">
        <w:rPr>
          <w:rFonts w:cs="Times New Roman"/>
          <w:color w:val="000000" w:themeColor="text1"/>
          <w:rPrChange w:id="23173" w:author="N F" w:date="2023-12-05T03:09:00Z">
            <w:rPr>
              <w:rFonts w:cs="Times New Roman"/>
            </w:rPr>
          </w:rPrChange>
        </w:rPr>
        <w:t>ноксапарин натрия)</w:t>
      </w:r>
      <w:r w:rsidR="00A302B1" w:rsidRPr="006E6534">
        <w:rPr>
          <w:rFonts w:cs="Times New Roman"/>
          <w:color w:val="000000" w:themeColor="text1"/>
          <w:rPrChange w:id="23174" w:author="N F" w:date="2023-12-05T03:09:00Z">
            <w:rPr>
              <w:rFonts w:cs="Times New Roman"/>
            </w:rPr>
          </w:rPrChange>
        </w:rPr>
        <w:t xml:space="preserve">. Средний возраст пациентов с </w:t>
      </w:r>
      <w:r w:rsidR="00832B37" w:rsidRPr="006E6534">
        <w:rPr>
          <w:rFonts w:cs="Times New Roman"/>
          <w:color w:val="000000" w:themeColor="text1"/>
          <w:rPrChange w:id="23175" w:author="N F" w:date="2023-12-05T03:09:00Z">
            <w:rPr>
              <w:rFonts w:cs="Times New Roman"/>
            </w:rPr>
          </w:rPrChange>
        </w:rPr>
        <w:t xml:space="preserve">этими </w:t>
      </w:r>
      <w:r w:rsidR="00A302B1" w:rsidRPr="006E6534">
        <w:rPr>
          <w:rFonts w:cs="Times New Roman"/>
          <w:color w:val="000000" w:themeColor="text1"/>
          <w:rPrChange w:id="23176" w:author="N F" w:date="2023-12-05T03:09:00Z">
            <w:rPr>
              <w:rFonts w:cs="Times New Roman"/>
            </w:rPr>
          </w:rPrChange>
        </w:rPr>
        <w:t>НЯ</w:t>
      </w:r>
      <w:r w:rsidR="00832B37" w:rsidRPr="006E6534">
        <w:rPr>
          <w:rFonts w:cs="Times New Roman"/>
          <w:color w:val="000000" w:themeColor="text1"/>
          <w:rPrChange w:id="23177" w:author="N F" w:date="2023-12-05T03:09:00Z">
            <w:rPr>
              <w:rFonts w:cs="Times New Roman"/>
            </w:rPr>
          </w:rPrChange>
        </w:rPr>
        <w:t xml:space="preserve"> составил 72,5 г.</w:t>
      </w:r>
      <w:r w:rsidR="009B45CB" w:rsidRPr="006E6534">
        <w:rPr>
          <w:rFonts w:cs="Times New Roman"/>
          <w:color w:val="000000" w:themeColor="text1"/>
          <w:rPrChange w:id="23178" w:author="N F" w:date="2023-12-05T03:09:00Z">
            <w:rPr>
              <w:rFonts w:cs="Times New Roman"/>
            </w:rPr>
          </w:rPrChange>
        </w:rPr>
        <w:t xml:space="preserve"> В 4 случаях пациентов исключили из группы лечения из-за </w:t>
      </w:r>
      <w:r w:rsidR="00032F36" w:rsidRPr="006E6534">
        <w:rPr>
          <w:rFonts w:cs="Times New Roman"/>
          <w:color w:val="000000" w:themeColor="text1"/>
          <w:rPrChange w:id="23179" w:author="N F" w:date="2023-12-05T03:09:00Z">
            <w:rPr>
              <w:rFonts w:cs="Times New Roman"/>
            </w:rPr>
          </w:rPrChange>
        </w:rPr>
        <w:t>цереброваскулярного события, в одном случае связанного с приемом осимертиниба. Степень токсичности составила 3 или выше в 6 из 8 случаев</w:t>
      </w:r>
      <w:r w:rsidR="00832B37" w:rsidRPr="006E6534">
        <w:rPr>
          <w:rFonts w:cs="Times New Roman"/>
          <w:color w:val="000000" w:themeColor="text1"/>
          <w:rPrChange w:id="23180" w:author="N F" w:date="2023-12-05T03:09:00Z">
            <w:rPr>
              <w:rFonts w:cs="Times New Roman"/>
            </w:rPr>
          </w:rPrChange>
        </w:rPr>
        <w:t xml:space="preserve"> </w:t>
      </w:r>
      <w:ins w:id="23181" w:author="Barshadskaya, Yuliya" w:date="2024-01-16T03:32:00Z">
        <w:r w:rsidR="00532045" w:rsidRPr="0001519A">
          <w:rPr>
            <w:rFonts w:cs="Times New Roman"/>
            <w:color w:val="000000" w:themeColor="text1"/>
            <w:lang w:val="en-US"/>
          </w:rPr>
          <w:fldChar w:fldCharType="begin"/>
        </w:r>
        <w:r w:rsidR="00532045"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532045" w:rsidRPr="0001519A">
          <w:rPr>
            <w:rFonts w:cs="Times New Roman"/>
            <w:color w:val="000000" w:themeColor="text1"/>
            <w:lang w:val="en-US"/>
          </w:rPr>
          <w:fldChar w:fldCharType="separate"/>
        </w:r>
        <w:r w:rsidR="00532045" w:rsidRPr="0018315E">
          <w:rPr>
            <w:rFonts w:cs="Times New Roman"/>
            <w:color w:val="000000" w:themeColor="text1"/>
          </w:rPr>
          <w:t>[</w:t>
        </w:r>
      </w:ins>
      <w:ins w:id="23182" w:author="Barshadskaya, Yuliya" w:date="2024-02-23T00:12:00Z">
        <w:r w:rsidR="00131173">
          <w:rPr>
            <w:rFonts w:cs="Times New Roman"/>
            <w:color w:val="000000" w:themeColor="text1"/>
          </w:rPr>
          <w:t>9</w:t>
        </w:r>
      </w:ins>
      <w:ins w:id="23183" w:author="Barshadskaya, Yuliya" w:date="2024-01-16T03:32:00Z">
        <w:r w:rsidR="00532045" w:rsidRPr="00DD38F1">
          <w:rPr>
            <w:rFonts w:cs="Times New Roman"/>
            <w:color w:val="000000" w:themeColor="text1"/>
          </w:rPr>
          <w:t>]</w:t>
        </w:r>
        <w:r w:rsidR="00532045" w:rsidRPr="0001519A">
          <w:rPr>
            <w:rFonts w:cs="Times New Roman"/>
            <w:color w:val="000000" w:themeColor="text1"/>
            <w:lang w:val="en-US"/>
          </w:rPr>
          <w:fldChar w:fldCharType="end"/>
        </w:r>
      </w:ins>
      <w:del w:id="23184" w:author="Barshadskaya, Yuliya" w:date="2024-01-16T03:32:00Z">
        <w:r w:rsidR="00F77931" w:rsidRPr="006E6534" w:rsidDel="00532045">
          <w:rPr>
            <w:rFonts w:cs="Times New Roman"/>
            <w:color w:val="000000" w:themeColor="text1"/>
            <w:rPrChange w:id="23185" w:author="N F" w:date="2023-12-05T03:09:00Z">
              <w:rPr>
                <w:rFonts w:cs="Times New Roman"/>
              </w:rPr>
            </w:rPrChange>
          </w:rPr>
          <w:fldChar w:fldCharType="begin"/>
        </w:r>
        <w:r w:rsidR="00F77931" w:rsidRPr="006E6534" w:rsidDel="00532045">
          <w:rPr>
            <w:rFonts w:cs="Times New Roman"/>
            <w:color w:val="000000" w:themeColor="text1"/>
            <w:rPrChange w:id="23186" w:author="N F" w:date="2023-12-05T03:09:00Z">
              <w:rPr>
                <w:rFonts w:cs="Times New Roman"/>
              </w:rPr>
            </w:rPrChange>
          </w:rPr>
          <w:delInstrText xml:space="preserve"> ADDIN ZOTERO_ITEM CSL_CITATION {"citationID":"XtXdxyHl","properties":{"formattedCitation":"(27)","plainCitation":"(27)","noteIndex":0},"citationItems":[{"id":161756,"uris":["http://zotero.org/groups/4735135/items/9AGK4QM5"],"itemData":{"id":161756,"type":"webpage","title":"TAGRISSO (osimertinib) tablets. AstraZeneca Pharmaceuticals, LP Application No.:  208065. Approval Date: 11/13/2015. Medical Review.","URL":"https://www.accessdata.fda.gov/drugsatfda_docs/nda/2015/208065Orig1s000TOC.cfm","accessed":{"date-parts":[["2022",8,2]]}}}],"schema":"https://github.com/citation-style-language/schema/raw/master/csl-citation.json"} </w:delInstrText>
        </w:r>
        <w:r w:rsidR="00F77931" w:rsidRPr="006E6534" w:rsidDel="00532045">
          <w:rPr>
            <w:rFonts w:cs="Times New Roman"/>
            <w:color w:val="000000" w:themeColor="text1"/>
            <w:rPrChange w:id="23187" w:author="N F" w:date="2023-12-05T03:09:00Z">
              <w:rPr>
                <w:rFonts w:cs="Times New Roman"/>
              </w:rPr>
            </w:rPrChange>
          </w:rPr>
          <w:fldChar w:fldCharType="separate"/>
        </w:r>
        <w:r w:rsidR="00F77931" w:rsidRPr="006E6534" w:rsidDel="00532045">
          <w:rPr>
            <w:rFonts w:cs="Times New Roman"/>
            <w:color w:val="000000" w:themeColor="text1"/>
            <w:rPrChange w:id="23188" w:author="N F" w:date="2023-12-05T03:09:00Z">
              <w:rPr>
                <w:rFonts w:cs="Times New Roman"/>
              </w:rPr>
            </w:rPrChange>
          </w:rPr>
          <w:delText>(27)</w:delText>
        </w:r>
        <w:r w:rsidR="00F77931" w:rsidRPr="006E6534" w:rsidDel="00532045">
          <w:rPr>
            <w:rFonts w:cs="Times New Roman"/>
            <w:color w:val="000000" w:themeColor="text1"/>
            <w:rPrChange w:id="23189" w:author="N F" w:date="2023-12-05T03:09:00Z">
              <w:rPr>
                <w:rFonts w:cs="Times New Roman"/>
              </w:rPr>
            </w:rPrChange>
          </w:rPr>
          <w:fldChar w:fldCharType="end"/>
        </w:r>
      </w:del>
      <w:r w:rsidR="00F77931" w:rsidRPr="006E6534">
        <w:rPr>
          <w:rFonts w:cs="Times New Roman"/>
          <w:color w:val="000000" w:themeColor="text1"/>
          <w:rPrChange w:id="23190" w:author="N F" w:date="2023-12-05T03:09:00Z">
            <w:rPr>
              <w:rFonts w:cs="Times New Roman"/>
            </w:rPr>
          </w:rPrChange>
        </w:rPr>
        <w:t>.</w:t>
      </w:r>
    </w:p>
    <w:p w14:paraId="4CC7F39A" w14:textId="74129FF6" w:rsidR="00635306" w:rsidRPr="006E6534" w:rsidRDefault="00635306">
      <w:pPr>
        <w:pStyle w:val="SDText"/>
        <w:spacing w:after="0"/>
        <w:rPr>
          <w:rFonts w:cs="Times New Roman"/>
          <w:color w:val="000000" w:themeColor="text1"/>
          <w:rPrChange w:id="23191" w:author="N F" w:date="2023-12-05T03:09:00Z">
            <w:rPr>
              <w:rFonts w:cs="Times New Roman"/>
            </w:rPr>
          </w:rPrChange>
        </w:rPr>
        <w:pPrChange w:id="23192" w:author="Barshadskaya, Yuliya" w:date="2024-01-16T03:33:00Z">
          <w:pPr>
            <w:pStyle w:val="SDText"/>
          </w:pPr>
        </w:pPrChange>
      </w:pPr>
      <w:r w:rsidRPr="006E6534">
        <w:rPr>
          <w:rFonts w:cs="Times New Roman"/>
          <w:color w:val="000000" w:themeColor="text1"/>
          <w:rPrChange w:id="23193" w:author="N F" w:date="2023-12-05T03:09:00Z">
            <w:rPr>
              <w:rFonts w:cs="Times New Roman"/>
            </w:rPr>
          </w:rPrChange>
        </w:rPr>
        <w:t xml:space="preserve">Несмотря на то, что в доклинических исследованиях выявили существенное влияние осимертиниба на сердечно-сосудистую деятельность, в клинических исследованиях </w:t>
      </w:r>
      <w:r w:rsidR="0046189E" w:rsidRPr="006E6534">
        <w:rPr>
          <w:rFonts w:cs="Times New Roman"/>
          <w:color w:val="000000" w:themeColor="text1"/>
          <w:rPrChange w:id="23194" w:author="N F" w:date="2023-12-05T03:09:00Z">
            <w:rPr>
              <w:rFonts w:cs="Times New Roman"/>
            </w:rPr>
          </w:rPrChange>
        </w:rPr>
        <w:t xml:space="preserve">не выявили существенного влияния приема осимертиниба на фракцию выброса левого желудочка у 90% пациентов. </w:t>
      </w:r>
      <w:r w:rsidR="00917348" w:rsidRPr="006E6534">
        <w:rPr>
          <w:rFonts w:cs="Times New Roman"/>
          <w:color w:val="000000" w:themeColor="text1"/>
          <w:rPrChange w:id="23195" w:author="N F" w:date="2023-12-05T03:09:00Z">
            <w:rPr>
              <w:rFonts w:cs="Times New Roman"/>
            </w:rPr>
          </w:rPrChange>
        </w:rPr>
        <w:t>У 20 пациентов обнаружили существенное снижение фракции выброса левого желудочка</w:t>
      </w:r>
      <w:r w:rsidR="003A3466" w:rsidRPr="006E6534">
        <w:rPr>
          <w:rFonts w:cs="Times New Roman"/>
          <w:color w:val="000000" w:themeColor="text1"/>
          <w:rPrChange w:id="23196" w:author="N F" w:date="2023-12-05T03:09:00Z">
            <w:rPr>
              <w:rFonts w:cs="Times New Roman"/>
            </w:rPr>
          </w:rPrChange>
        </w:rPr>
        <w:t xml:space="preserve"> </w:t>
      </w:r>
      <w:r w:rsidR="00917348" w:rsidRPr="006E6534">
        <w:rPr>
          <w:rFonts w:cs="Times New Roman"/>
          <w:color w:val="000000" w:themeColor="text1"/>
          <w:rPrChange w:id="23197" w:author="N F" w:date="2023-12-05T03:09:00Z">
            <w:rPr>
              <w:rFonts w:cs="Times New Roman"/>
            </w:rPr>
          </w:rPrChange>
        </w:rPr>
        <w:t>на фоне приема осимертиниба</w:t>
      </w:r>
      <w:r w:rsidR="00A66506" w:rsidRPr="006E6534">
        <w:rPr>
          <w:rFonts w:cs="Times New Roman"/>
          <w:color w:val="000000" w:themeColor="text1"/>
          <w:rPrChange w:id="23198" w:author="N F" w:date="2023-12-05T03:09:00Z">
            <w:rPr>
              <w:rFonts w:cs="Times New Roman"/>
            </w:rPr>
          </w:rPrChange>
        </w:rPr>
        <w:t xml:space="preserve">. Уровень токсичности не достигал значения 5 ни в одном из случаев </w:t>
      </w:r>
      <w:ins w:id="23199" w:author="Barshadskaya, Yuliya" w:date="2024-01-16T03:32:00Z">
        <w:r w:rsidR="00532045" w:rsidRPr="0001519A">
          <w:rPr>
            <w:rFonts w:cs="Times New Roman"/>
            <w:color w:val="000000" w:themeColor="text1"/>
            <w:lang w:val="en-US"/>
          </w:rPr>
          <w:fldChar w:fldCharType="begin"/>
        </w:r>
        <w:r w:rsidR="00532045"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532045" w:rsidRPr="0001519A">
          <w:rPr>
            <w:rFonts w:cs="Times New Roman"/>
            <w:color w:val="000000" w:themeColor="text1"/>
            <w:lang w:val="en-US"/>
          </w:rPr>
          <w:fldChar w:fldCharType="separate"/>
        </w:r>
        <w:r w:rsidR="00532045" w:rsidRPr="0018315E">
          <w:rPr>
            <w:rFonts w:cs="Times New Roman"/>
            <w:color w:val="000000" w:themeColor="text1"/>
          </w:rPr>
          <w:t>[</w:t>
        </w:r>
      </w:ins>
      <w:ins w:id="23200" w:author="Barshadskaya, Yuliya" w:date="2024-02-23T00:12:00Z">
        <w:r w:rsidR="00131173">
          <w:rPr>
            <w:rFonts w:cs="Times New Roman"/>
            <w:color w:val="000000" w:themeColor="text1"/>
          </w:rPr>
          <w:t>9</w:t>
        </w:r>
      </w:ins>
      <w:ins w:id="23201" w:author="Barshadskaya, Yuliya" w:date="2024-01-16T03:32:00Z">
        <w:r w:rsidR="00532045" w:rsidRPr="00DD38F1">
          <w:rPr>
            <w:rFonts w:cs="Times New Roman"/>
            <w:color w:val="000000" w:themeColor="text1"/>
          </w:rPr>
          <w:t>]</w:t>
        </w:r>
        <w:r w:rsidR="00532045" w:rsidRPr="0001519A">
          <w:rPr>
            <w:rFonts w:cs="Times New Roman"/>
            <w:color w:val="000000" w:themeColor="text1"/>
            <w:lang w:val="en-US"/>
          </w:rPr>
          <w:fldChar w:fldCharType="end"/>
        </w:r>
      </w:ins>
      <w:del w:id="23202" w:author="Barshadskaya, Yuliya" w:date="2024-01-16T03:32:00Z">
        <w:r w:rsidRPr="006E6534" w:rsidDel="00532045">
          <w:rPr>
            <w:rFonts w:cs="Times New Roman"/>
            <w:color w:val="000000" w:themeColor="text1"/>
            <w:rPrChange w:id="23203" w:author="N F" w:date="2023-12-05T03:09:00Z">
              <w:rPr>
                <w:rFonts w:cs="Times New Roman"/>
              </w:rPr>
            </w:rPrChange>
          </w:rPr>
          <w:fldChar w:fldCharType="begin"/>
        </w:r>
        <w:r w:rsidRPr="006E6534" w:rsidDel="00532045">
          <w:rPr>
            <w:rFonts w:cs="Times New Roman"/>
            <w:color w:val="000000" w:themeColor="text1"/>
            <w:rPrChange w:id="23204" w:author="N F" w:date="2023-12-05T03:09:00Z">
              <w:rPr>
                <w:rFonts w:cs="Times New Roman"/>
              </w:rPr>
            </w:rPrChange>
          </w:rPr>
          <w:delInstrText xml:space="preserve"> ADDIN ZOTERO_ITEM CSL_CITATION {"citationID":"XtXdxyHl","properties":{"formattedCitation":"(27)","plainCitation":"(27)","noteIndex":0},"citationItems":[{"id":161756,"uris":["http://zotero.org/groups/4735135/items/9AGK4QM5"],"itemData":{"id":161756,"type":"webpage","title":"TAGRISSO (osimertinib) tablets. AstraZeneca Pharmaceuticals, LP Application No.:  208065. Approval Date: 11/13/2015. Medical Review.","URL":"https://www.accessdata.fda.gov/drugsatfda_docs/nda/2015/208065Orig1s000TOC.cfm","accessed":{"date-parts":[["2022",8,2]]}}}],"schema":"https://github.com/citation-style-language/schema/raw/master/csl-citation.json"} </w:delInstrText>
        </w:r>
        <w:r w:rsidRPr="006E6534" w:rsidDel="00532045">
          <w:rPr>
            <w:rFonts w:cs="Times New Roman"/>
            <w:color w:val="000000" w:themeColor="text1"/>
            <w:rPrChange w:id="23205" w:author="N F" w:date="2023-12-05T03:09:00Z">
              <w:rPr>
                <w:rFonts w:cs="Times New Roman"/>
              </w:rPr>
            </w:rPrChange>
          </w:rPr>
          <w:fldChar w:fldCharType="separate"/>
        </w:r>
        <w:r w:rsidRPr="006E6534" w:rsidDel="00532045">
          <w:rPr>
            <w:rFonts w:cs="Times New Roman"/>
            <w:color w:val="000000" w:themeColor="text1"/>
            <w:rPrChange w:id="23206" w:author="N F" w:date="2023-12-05T03:09:00Z">
              <w:rPr>
                <w:rFonts w:cs="Times New Roman"/>
              </w:rPr>
            </w:rPrChange>
          </w:rPr>
          <w:delText>(27)</w:delText>
        </w:r>
        <w:r w:rsidRPr="006E6534" w:rsidDel="00532045">
          <w:rPr>
            <w:rFonts w:cs="Times New Roman"/>
            <w:color w:val="000000" w:themeColor="text1"/>
            <w:rPrChange w:id="23207" w:author="N F" w:date="2023-12-05T03:09:00Z">
              <w:rPr>
                <w:rFonts w:cs="Times New Roman"/>
              </w:rPr>
            </w:rPrChange>
          </w:rPr>
          <w:fldChar w:fldCharType="end"/>
        </w:r>
      </w:del>
      <w:r w:rsidRPr="006E6534">
        <w:rPr>
          <w:rFonts w:cs="Times New Roman"/>
          <w:color w:val="000000" w:themeColor="text1"/>
          <w:rPrChange w:id="23208" w:author="N F" w:date="2023-12-05T03:09:00Z">
            <w:rPr>
              <w:rFonts w:cs="Times New Roman"/>
            </w:rPr>
          </w:rPrChange>
        </w:rPr>
        <w:t>.</w:t>
      </w:r>
    </w:p>
    <w:p w14:paraId="46411543" w14:textId="77777777" w:rsidR="00E8059C" w:rsidRPr="006E6534" w:rsidRDefault="00E8059C">
      <w:pPr>
        <w:spacing w:after="0" w:line="240" w:lineRule="auto"/>
        <w:rPr>
          <w:rFonts w:cs="Times New Roman"/>
          <w:color w:val="000000" w:themeColor="text1"/>
          <w:rPrChange w:id="23209" w:author="N F" w:date="2023-12-05T03:09:00Z">
            <w:rPr>
              <w:rFonts w:cs="Times New Roman"/>
            </w:rPr>
          </w:rPrChange>
        </w:rPr>
        <w:pPrChange w:id="23210" w:author="Barshadskaya, Yuliya" w:date="2024-01-16T03:33:00Z">
          <w:pPr/>
        </w:pPrChange>
      </w:pPr>
    </w:p>
    <w:p w14:paraId="2DE625EF" w14:textId="591D7335" w:rsidR="007A31F7" w:rsidRPr="006E6534" w:rsidRDefault="001231AD">
      <w:pPr>
        <w:pStyle w:val="4"/>
        <w:numPr>
          <w:ilvl w:val="0"/>
          <w:numId w:val="0"/>
        </w:numPr>
        <w:spacing w:line="240" w:lineRule="auto"/>
        <w:rPr>
          <w:rFonts w:cs="Times New Roman"/>
        </w:rPr>
        <w:pPrChange w:id="23211" w:author="Barshadskaya, Yuliya" w:date="2024-01-16T03:33:00Z">
          <w:pPr>
            <w:pStyle w:val="4"/>
          </w:pPr>
        </w:pPrChange>
      </w:pPr>
      <w:bookmarkStart w:id="23212" w:name="_Toc115669431"/>
      <w:bookmarkStart w:id="23213" w:name="_Toc115733064"/>
      <w:bookmarkEnd w:id="23212"/>
      <w:r w:rsidRPr="006E6534">
        <w:rPr>
          <w:rFonts w:cs="Times New Roman"/>
        </w:rPr>
        <w:t>Лабораторные отклонения</w:t>
      </w:r>
      <w:bookmarkEnd w:id="23213"/>
    </w:p>
    <w:p w14:paraId="7D7DBF05" w14:textId="5ED60F59" w:rsidR="00376E17" w:rsidRPr="006E6534" w:rsidRDefault="00C53065" w:rsidP="00415551">
      <w:pPr>
        <w:pStyle w:val="SDText"/>
        <w:rPr>
          <w:rFonts w:cs="Times New Roman"/>
          <w:color w:val="000000" w:themeColor="text1"/>
          <w:rPrChange w:id="23214" w:author="N F" w:date="2023-12-05T03:09:00Z">
            <w:rPr>
              <w:rFonts w:cs="Times New Roman"/>
            </w:rPr>
          </w:rPrChange>
        </w:rPr>
      </w:pPr>
      <w:r w:rsidRPr="006E6534">
        <w:rPr>
          <w:rFonts w:cs="Times New Roman"/>
          <w:color w:val="000000" w:themeColor="text1"/>
          <w:rPrChange w:id="23215" w:author="N F" w:date="2023-12-05T03:09:00Z">
            <w:rPr>
              <w:rFonts w:cs="Times New Roman"/>
            </w:rPr>
          </w:rPrChange>
        </w:rPr>
        <w:t xml:space="preserve">Сдвиги в лабораторных параметрах оценивали посредством обзора данных, которые были предоставлены для каждого из исследований фазы </w:t>
      </w:r>
      <w:r w:rsidR="0064429D" w:rsidRPr="006E6534">
        <w:rPr>
          <w:rFonts w:cs="Times New Roman"/>
          <w:color w:val="000000" w:themeColor="text1"/>
          <w:lang w:val="en-US"/>
          <w:rPrChange w:id="23216" w:author="N F" w:date="2023-12-05T03:09:00Z">
            <w:rPr>
              <w:rFonts w:cs="Times New Roman"/>
              <w:lang w:val="en-US"/>
            </w:rPr>
          </w:rPrChange>
        </w:rPr>
        <w:t>II</w:t>
      </w:r>
      <w:r w:rsidRPr="006E6534">
        <w:rPr>
          <w:rFonts w:cs="Times New Roman"/>
          <w:color w:val="000000" w:themeColor="text1"/>
          <w:rPrChange w:id="23217" w:author="N F" w:date="2023-12-05T03:09:00Z">
            <w:rPr>
              <w:rFonts w:cs="Times New Roman"/>
            </w:rPr>
          </w:rPrChange>
        </w:rPr>
        <w:t xml:space="preserve">, </w:t>
      </w:r>
      <w:r w:rsidRPr="006E6534">
        <w:rPr>
          <w:rFonts w:cs="Times New Roman"/>
          <w:color w:val="000000" w:themeColor="text1"/>
          <w:lang w:val="en-US"/>
          <w:rPrChange w:id="23218" w:author="N F" w:date="2023-12-05T03:09:00Z">
            <w:rPr>
              <w:rFonts w:cs="Times New Roman"/>
              <w:lang w:val="en-US"/>
            </w:rPr>
          </w:rPrChange>
        </w:rPr>
        <w:t>AURAex</w:t>
      </w:r>
      <w:r w:rsidRPr="006E6534">
        <w:rPr>
          <w:rFonts w:cs="Times New Roman"/>
          <w:color w:val="000000" w:themeColor="text1"/>
          <w:rPrChange w:id="23219" w:author="N F" w:date="2023-12-05T03:09:00Z">
            <w:rPr>
              <w:rFonts w:cs="Times New Roman"/>
            </w:rPr>
          </w:rPrChange>
        </w:rPr>
        <w:t xml:space="preserve"> и </w:t>
      </w:r>
      <w:r w:rsidRPr="006E6534">
        <w:rPr>
          <w:rFonts w:cs="Times New Roman"/>
          <w:color w:val="000000" w:themeColor="text1"/>
          <w:lang w:val="en-US"/>
          <w:rPrChange w:id="23220" w:author="N F" w:date="2023-12-05T03:09:00Z">
            <w:rPr>
              <w:rFonts w:cs="Times New Roman"/>
              <w:lang w:val="en-US"/>
            </w:rPr>
          </w:rPrChange>
        </w:rPr>
        <w:t>AURA</w:t>
      </w:r>
      <w:r w:rsidRPr="006E6534">
        <w:rPr>
          <w:rFonts w:cs="Times New Roman"/>
          <w:color w:val="000000" w:themeColor="text1"/>
          <w:rPrChange w:id="23221" w:author="N F" w:date="2023-12-05T03:09:00Z">
            <w:rPr>
              <w:rFonts w:cs="Times New Roman"/>
            </w:rPr>
          </w:rPrChange>
        </w:rPr>
        <w:t xml:space="preserve">2. Полученные данные представлены в </w:t>
      </w:r>
      <w:r w:rsidR="00A91B2F" w:rsidRPr="006E6534">
        <w:rPr>
          <w:rFonts w:cs="Times New Roman"/>
          <w:color w:val="000000" w:themeColor="text1"/>
          <w:rPrChange w:id="23222" w:author="N F" w:date="2023-12-05T03:09:00Z">
            <w:rPr>
              <w:rFonts w:cs="Times New Roman"/>
            </w:rPr>
          </w:rPrChange>
        </w:rPr>
        <w:t>т</w:t>
      </w:r>
      <w:r w:rsidRPr="006E6534">
        <w:rPr>
          <w:rFonts w:cs="Times New Roman"/>
          <w:color w:val="000000" w:themeColor="text1"/>
          <w:rPrChange w:id="23223" w:author="N F" w:date="2023-12-05T03:09:00Z">
            <w:rPr>
              <w:rFonts w:cs="Times New Roman"/>
            </w:rPr>
          </w:rPrChange>
        </w:rPr>
        <w:t xml:space="preserve">аблице </w:t>
      </w:r>
      <w:r w:rsidR="00A91B2F" w:rsidRPr="006E6534">
        <w:rPr>
          <w:rFonts w:cs="Times New Roman"/>
          <w:color w:val="000000" w:themeColor="text1"/>
          <w:rPrChange w:id="23224" w:author="N F" w:date="2023-12-05T03:09:00Z">
            <w:rPr>
              <w:rFonts w:cs="Times New Roman"/>
            </w:rPr>
          </w:rPrChange>
        </w:rPr>
        <w:t>ниже (</w:t>
      </w:r>
      <w:r w:rsidR="00A91B2F" w:rsidRPr="006E6534">
        <w:rPr>
          <w:rFonts w:cs="Times New Roman"/>
          <w:color w:val="000000" w:themeColor="text1"/>
          <w:rPrChange w:id="23225" w:author="N F" w:date="2023-12-05T03:09:00Z">
            <w:rPr>
              <w:rFonts w:cs="Times New Roman"/>
            </w:rPr>
          </w:rPrChange>
        </w:rPr>
        <w:fldChar w:fldCharType="begin"/>
      </w:r>
      <w:r w:rsidR="00A91B2F" w:rsidRPr="006E6534">
        <w:rPr>
          <w:rFonts w:cs="Times New Roman"/>
          <w:color w:val="000000" w:themeColor="text1"/>
          <w:rPrChange w:id="23226" w:author="N F" w:date="2023-12-05T03:09:00Z">
            <w:rPr>
              <w:rFonts w:cs="Times New Roman"/>
            </w:rPr>
          </w:rPrChange>
        </w:rPr>
        <w:instrText xml:space="preserve"> REF _Ref115271288 \h </w:instrText>
      </w:r>
      <w:r w:rsidR="00415551" w:rsidRPr="006E6534">
        <w:rPr>
          <w:rFonts w:cs="Times New Roman"/>
          <w:color w:val="000000" w:themeColor="text1"/>
          <w:rPrChange w:id="23227" w:author="N F" w:date="2023-12-05T03:09:00Z">
            <w:rPr>
              <w:rFonts w:cs="Times New Roman"/>
            </w:rPr>
          </w:rPrChange>
        </w:rPr>
        <w:instrText xml:space="preserve"> \* MERGEFORMAT </w:instrText>
      </w:r>
      <w:r w:rsidR="00A91B2F" w:rsidRPr="006E6534">
        <w:rPr>
          <w:rFonts w:cs="Times New Roman"/>
          <w:color w:val="000000" w:themeColor="text1"/>
          <w:rPrChange w:id="23228" w:author="N F" w:date="2023-12-05T03:09:00Z">
            <w:rPr>
              <w:rFonts w:cs="Times New Roman"/>
              <w:color w:val="000000" w:themeColor="text1"/>
            </w:rPr>
          </w:rPrChange>
        </w:rPr>
      </w:r>
      <w:r w:rsidR="00A91B2F" w:rsidRPr="006E6534">
        <w:rPr>
          <w:rFonts w:cs="Times New Roman"/>
          <w:color w:val="000000" w:themeColor="text1"/>
          <w:rPrChange w:id="23229" w:author="N F" w:date="2023-12-05T03:09:00Z">
            <w:rPr>
              <w:rFonts w:cs="Times New Roman"/>
            </w:rPr>
          </w:rPrChange>
        </w:rPr>
        <w:fldChar w:fldCharType="separate"/>
      </w:r>
      <w:r w:rsidR="004C4CE2" w:rsidRPr="006E6534">
        <w:rPr>
          <w:rFonts w:cs="Times New Roman"/>
          <w:color w:val="000000" w:themeColor="text1"/>
          <w:rPrChange w:id="23230" w:author="N F" w:date="2023-12-05T03:09:00Z">
            <w:rPr>
              <w:rFonts w:cs="Times New Roman"/>
            </w:rPr>
          </w:rPrChange>
        </w:rPr>
        <w:t xml:space="preserve">Таблица </w:t>
      </w:r>
      <w:r w:rsidR="004C4CE2" w:rsidRPr="006E6534">
        <w:rPr>
          <w:rFonts w:cs="Times New Roman"/>
          <w:noProof/>
          <w:color w:val="000000" w:themeColor="text1"/>
          <w:rPrChange w:id="23231" w:author="N F" w:date="2023-12-05T03:09:00Z">
            <w:rPr>
              <w:rFonts w:cs="Times New Roman"/>
              <w:noProof/>
            </w:rPr>
          </w:rPrChange>
        </w:rPr>
        <w:t>4</w:t>
      </w:r>
      <w:r w:rsidR="004C4CE2" w:rsidRPr="006E6534">
        <w:rPr>
          <w:rFonts w:cs="Times New Roman"/>
          <w:color w:val="000000" w:themeColor="text1"/>
          <w:rPrChange w:id="23232" w:author="N F" w:date="2023-12-05T03:09:00Z">
            <w:rPr>
              <w:rFonts w:cs="Times New Roman"/>
            </w:rPr>
          </w:rPrChange>
        </w:rPr>
        <w:noBreakHyphen/>
      </w:r>
      <w:r w:rsidR="004C4CE2" w:rsidRPr="006E6534">
        <w:rPr>
          <w:rFonts w:cs="Times New Roman"/>
          <w:noProof/>
          <w:color w:val="000000" w:themeColor="text1"/>
          <w:rPrChange w:id="23233" w:author="N F" w:date="2023-12-05T03:09:00Z">
            <w:rPr>
              <w:rFonts w:cs="Times New Roman"/>
              <w:noProof/>
            </w:rPr>
          </w:rPrChange>
        </w:rPr>
        <w:t>15</w:t>
      </w:r>
      <w:r w:rsidR="00A91B2F" w:rsidRPr="006E6534">
        <w:rPr>
          <w:rFonts w:cs="Times New Roman"/>
          <w:color w:val="000000" w:themeColor="text1"/>
          <w:rPrChange w:id="23234" w:author="N F" w:date="2023-12-05T03:09:00Z">
            <w:rPr>
              <w:rFonts w:cs="Times New Roman"/>
            </w:rPr>
          </w:rPrChange>
        </w:rPr>
        <w:fldChar w:fldCharType="end"/>
      </w:r>
      <w:r w:rsidR="00A91B2F" w:rsidRPr="006E6534">
        <w:rPr>
          <w:rFonts w:cs="Times New Roman"/>
          <w:color w:val="000000" w:themeColor="text1"/>
          <w:rPrChange w:id="23235" w:author="N F" w:date="2023-12-05T03:09:00Z">
            <w:rPr>
              <w:rFonts w:cs="Times New Roman"/>
            </w:rPr>
          </w:rPrChange>
        </w:rPr>
        <w:t>)</w:t>
      </w:r>
      <w:r w:rsidRPr="006E6534">
        <w:rPr>
          <w:rFonts w:cs="Times New Roman"/>
          <w:color w:val="000000" w:themeColor="text1"/>
          <w:rPrChange w:id="23236" w:author="N F" w:date="2023-12-05T03:09:00Z">
            <w:rPr>
              <w:rFonts w:cs="Times New Roman"/>
            </w:rPr>
          </w:rPrChange>
        </w:rPr>
        <w:t xml:space="preserve"> </w:t>
      </w:r>
      <w:ins w:id="23237" w:author="Barshadskaya, Yuliya" w:date="2024-01-16T03:33:00Z">
        <w:r w:rsidR="00532045" w:rsidRPr="0001519A">
          <w:rPr>
            <w:rFonts w:cs="Times New Roman"/>
            <w:color w:val="000000" w:themeColor="text1"/>
            <w:lang w:val="en-US"/>
          </w:rPr>
          <w:fldChar w:fldCharType="begin"/>
        </w:r>
        <w:r w:rsidR="00532045"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532045" w:rsidRPr="0001519A">
          <w:rPr>
            <w:rFonts w:cs="Times New Roman"/>
            <w:color w:val="000000" w:themeColor="text1"/>
            <w:lang w:val="en-US"/>
          </w:rPr>
          <w:fldChar w:fldCharType="separate"/>
        </w:r>
        <w:r w:rsidR="00532045" w:rsidRPr="0018315E">
          <w:rPr>
            <w:rFonts w:cs="Times New Roman"/>
            <w:color w:val="000000" w:themeColor="text1"/>
          </w:rPr>
          <w:t>[</w:t>
        </w:r>
      </w:ins>
      <w:ins w:id="23238" w:author="Barshadskaya, Yuliya" w:date="2024-02-23T00:12:00Z">
        <w:r w:rsidR="00131173">
          <w:rPr>
            <w:rFonts w:cs="Times New Roman"/>
            <w:color w:val="000000" w:themeColor="text1"/>
          </w:rPr>
          <w:t>9</w:t>
        </w:r>
      </w:ins>
      <w:ins w:id="23239" w:author="Barshadskaya, Yuliya" w:date="2024-01-16T03:33:00Z">
        <w:r w:rsidR="00532045" w:rsidRPr="00DD38F1">
          <w:rPr>
            <w:rFonts w:cs="Times New Roman"/>
            <w:color w:val="000000" w:themeColor="text1"/>
          </w:rPr>
          <w:t>]</w:t>
        </w:r>
        <w:r w:rsidR="00532045" w:rsidRPr="0001519A">
          <w:rPr>
            <w:rFonts w:cs="Times New Roman"/>
            <w:color w:val="000000" w:themeColor="text1"/>
            <w:lang w:val="en-US"/>
          </w:rPr>
          <w:fldChar w:fldCharType="end"/>
        </w:r>
      </w:ins>
      <w:del w:id="23240" w:author="Barshadskaya, Yuliya" w:date="2024-01-16T03:33:00Z">
        <w:r w:rsidR="00376E17" w:rsidRPr="006E6534" w:rsidDel="00532045">
          <w:rPr>
            <w:rFonts w:cs="Times New Roman"/>
            <w:color w:val="000000" w:themeColor="text1"/>
            <w:rPrChange w:id="23241" w:author="N F" w:date="2023-12-05T03:09:00Z">
              <w:rPr>
                <w:rFonts w:cs="Times New Roman"/>
              </w:rPr>
            </w:rPrChange>
          </w:rPr>
          <w:fldChar w:fldCharType="begin"/>
        </w:r>
        <w:r w:rsidR="00426E62" w:rsidRPr="006E6534" w:rsidDel="00532045">
          <w:rPr>
            <w:rFonts w:cs="Times New Roman"/>
            <w:color w:val="000000" w:themeColor="text1"/>
            <w:rPrChange w:id="23242" w:author="N F" w:date="2023-12-05T03:09:00Z">
              <w:rPr>
                <w:rFonts w:cs="Times New Roman"/>
              </w:rPr>
            </w:rPrChange>
          </w:rPr>
          <w:delInstrText xml:space="preserve"> ADDIN ZOTERO_ITEM CSL_CITATION {"citationID":"3vElKMfG","properties":{"formattedCitation":"(27)","plainCitation":"(27)","noteIndex":0},"citationItems":[{"id":161756,"uris":["http://zotero.org/groups/4735135/items/9AGK4QM5"],"itemData":{"id":161756,"type":"webpage","title":"TAGRISSO (osimertinib) tablets. AstraZeneca Pharmaceuticals, LP Application No.:  208065. Approval Date: 11/13/2015. Medical Review.","URL":"https://www.accessdata.fda.gov/drugsatfda_docs/nda/2015/208065Orig1s000TOC.cfm","accessed":{"date-parts":[["2022",8,2]]}}}],"schema":"https://github.com/citation-style-language/schema/raw/master/csl-citation.json"} </w:delInstrText>
        </w:r>
        <w:r w:rsidR="00376E17" w:rsidRPr="006E6534" w:rsidDel="00532045">
          <w:rPr>
            <w:rFonts w:cs="Times New Roman"/>
            <w:color w:val="000000" w:themeColor="text1"/>
            <w:rPrChange w:id="23243" w:author="N F" w:date="2023-12-05T03:09:00Z">
              <w:rPr>
                <w:rFonts w:cs="Times New Roman"/>
              </w:rPr>
            </w:rPrChange>
          </w:rPr>
          <w:fldChar w:fldCharType="separate"/>
        </w:r>
        <w:r w:rsidR="00426E62" w:rsidRPr="006E6534" w:rsidDel="00532045">
          <w:rPr>
            <w:rFonts w:cs="Times New Roman"/>
            <w:color w:val="000000" w:themeColor="text1"/>
            <w:rPrChange w:id="23244" w:author="N F" w:date="2023-12-05T03:09:00Z">
              <w:rPr>
                <w:rFonts w:cs="Times New Roman"/>
              </w:rPr>
            </w:rPrChange>
          </w:rPr>
          <w:delText>(27)</w:delText>
        </w:r>
        <w:r w:rsidR="00376E17" w:rsidRPr="006E6534" w:rsidDel="00532045">
          <w:rPr>
            <w:rFonts w:cs="Times New Roman"/>
            <w:color w:val="000000" w:themeColor="text1"/>
            <w:rPrChange w:id="23245" w:author="N F" w:date="2023-12-05T03:09:00Z">
              <w:rPr>
                <w:rFonts w:cs="Times New Roman"/>
              </w:rPr>
            </w:rPrChange>
          </w:rPr>
          <w:fldChar w:fldCharType="end"/>
        </w:r>
      </w:del>
      <w:r w:rsidRPr="006E6534">
        <w:rPr>
          <w:rFonts w:cs="Times New Roman"/>
          <w:color w:val="000000" w:themeColor="text1"/>
          <w:rPrChange w:id="23246" w:author="N F" w:date="2023-12-05T03:09:00Z">
            <w:rPr>
              <w:rFonts w:cs="Times New Roman"/>
            </w:rPr>
          </w:rPrChange>
        </w:rPr>
        <w:t>.</w:t>
      </w:r>
    </w:p>
    <w:p w14:paraId="472EC399" w14:textId="4E327925" w:rsidR="00C53065" w:rsidRPr="00527FD0" w:rsidRDefault="003F0038">
      <w:pPr>
        <w:pStyle w:val="SDTable"/>
        <w:spacing w:after="0"/>
        <w:jc w:val="both"/>
        <w:pPrChange w:id="23247" w:author="Barshadskaya, Yuliya" w:date="2024-01-16T03:33:00Z">
          <w:pPr>
            <w:pStyle w:val="SDTable"/>
          </w:pPr>
        </w:pPrChange>
      </w:pPr>
      <w:bookmarkStart w:id="23248" w:name="_Ref115271288"/>
      <w:bookmarkStart w:id="23249" w:name="_Toc115733177"/>
      <w:r w:rsidRPr="00532045">
        <w:rPr>
          <w:b/>
          <w:rPrChange w:id="23250" w:author="Barshadskaya, Yuliya" w:date="2024-01-16T03:33:00Z">
            <w:rPr/>
          </w:rPrChange>
        </w:rPr>
        <w:t xml:space="preserve">Таблица </w:t>
      </w:r>
      <w:r w:rsidR="003D1135" w:rsidRPr="00532045">
        <w:rPr>
          <w:b/>
          <w:rPrChange w:id="23251" w:author="Barshadskaya, Yuliya" w:date="2024-01-16T03:33:00Z">
            <w:rPr/>
          </w:rPrChange>
        </w:rPr>
        <w:fldChar w:fldCharType="begin"/>
      </w:r>
      <w:r w:rsidR="003D1135" w:rsidRPr="00532045">
        <w:rPr>
          <w:b/>
          <w:rPrChange w:id="23252" w:author="Barshadskaya, Yuliya" w:date="2024-01-16T03:33:00Z">
            <w:rPr/>
          </w:rPrChange>
        </w:rPr>
        <w:instrText xml:space="preserve"> STYLEREF 1 \s </w:instrText>
      </w:r>
      <w:r w:rsidR="003D1135" w:rsidRPr="00532045">
        <w:rPr>
          <w:b/>
          <w:rPrChange w:id="23253" w:author="Barshadskaya, Yuliya" w:date="2024-01-16T03:33:00Z">
            <w:rPr/>
          </w:rPrChange>
        </w:rPr>
        <w:fldChar w:fldCharType="separate"/>
      </w:r>
      <w:r w:rsidR="004C4CE2" w:rsidRPr="00532045">
        <w:rPr>
          <w:b/>
          <w:noProof/>
          <w:rPrChange w:id="23254" w:author="Barshadskaya, Yuliya" w:date="2024-01-16T03:33:00Z">
            <w:rPr>
              <w:noProof/>
            </w:rPr>
          </w:rPrChange>
        </w:rPr>
        <w:t>4</w:t>
      </w:r>
      <w:r w:rsidR="003D1135" w:rsidRPr="00532045">
        <w:rPr>
          <w:b/>
          <w:rPrChange w:id="23255" w:author="Barshadskaya, Yuliya" w:date="2024-01-16T03:33:00Z">
            <w:rPr/>
          </w:rPrChange>
        </w:rPr>
        <w:fldChar w:fldCharType="end"/>
      </w:r>
      <w:r w:rsidR="003D1135" w:rsidRPr="00532045">
        <w:rPr>
          <w:b/>
          <w:rPrChange w:id="23256" w:author="Barshadskaya, Yuliya" w:date="2024-01-16T03:33:00Z">
            <w:rPr/>
          </w:rPrChange>
        </w:rPr>
        <w:noBreakHyphen/>
      </w:r>
      <w:r w:rsidR="003D1135" w:rsidRPr="00532045">
        <w:rPr>
          <w:b/>
          <w:rPrChange w:id="23257" w:author="Barshadskaya, Yuliya" w:date="2024-01-16T03:33:00Z">
            <w:rPr/>
          </w:rPrChange>
        </w:rPr>
        <w:fldChar w:fldCharType="begin"/>
      </w:r>
      <w:r w:rsidR="003D1135" w:rsidRPr="00532045">
        <w:rPr>
          <w:b/>
          <w:rPrChange w:id="23258" w:author="Barshadskaya, Yuliya" w:date="2024-01-16T03:33:00Z">
            <w:rPr/>
          </w:rPrChange>
        </w:rPr>
        <w:instrText xml:space="preserve"> SEQ Таблица \* ARABIC \s 1 </w:instrText>
      </w:r>
      <w:r w:rsidR="003D1135" w:rsidRPr="00532045">
        <w:rPr>
          <w:b/>
          <w:rPrChange w:id="23259" w:author="Barshadskaya, Yuliya" w:date="2024-01-16T03:33:00Z">
            <w:rPr/>
          </w:rPrChange>
        </w:rPr>
        <w:fldChar w:fldCharType="separate"/>
      </w:r>
      <w:r w:rsidR="004C4CE2" w:rsidRPr="00532045">
        <w:rPr>
          <w:b/>
          <w:noProof/>
          <w:rPrChange w:id="23260" w:author="Barshadskaya, Yuliya" w:date="2024-01-16T03:33:00Z">
            <w:rPr>
              <w:noProof/>
            </w:rPr>
          </w:rPrChange>
        </w:rPr>
        <w:t>15</w:t>
      </w:r>
      <w:r w:rsidR="003D1135" w:rsidRPr="00532045">
        <w:rPr>
          <w:b/>
          <w:rPrChange w:id="23261" w:author="Barshadskaya, Yuliya" w:date="2024-01-16T03:33:00Z">
            <w:rPr/>
          </w:rPrChange>
        </w:rPr>
        <w:fldChar w:fldCharType="end"/>
      </w:r>
      <w:bookmarkEnd w:id="23248"/>
      <w:ins w:id="23262" w:author="Barshadskaya, Yuliya" w:date="2024-01-16T03:33:00Z">
        <w:r w:rsidR="00532045" w:rsidRPr="00532045">
          <w:rPr>
            <w:b/>
            <w:rPrChange w:id="23263" w:author="Barshadskaya, Yuliya" w:date="2024-01-16T03:33:00Z">
              <w:rPr/>
            </w:rPrChange>
          </w:rPr>
          <w:t>.</w:t>
        </w:r>
      </w:ins>
      <w:r w:rsidRPr="00527FD0">
        <w:t xml:space="preserve"> </w:t>
      </w:r>
      <w:r w:rsidRPr="00452D3C">
        <w:t xml:space="preserve">Сдвиги лабораторных показателей у пациентов из исследований </w:t>
      </w:r>
      <w:r w:rsidRPr="008A1743">
        <w:rPr>
          <w:lang w:val="en-US"/>
        </w:rPr>
        <w:t>AURAex</w:t>
      </w:r>
      <w:r w:rsidRPr="008D162B">
        <w:t xml:space="preserve"> и </w:t>
      </w:r>
      <w:r w:rsidRPr="006E6534">
        <w:rPr>
          <w:lang w:val="en-US"/>
        </w:rPr>
        <w:t>AURA</w:t>
      </w:r>
      <w:r w:rsidRPr="006E6534">
        <w:t xml:space="preserve"> 2 </w:t>
      </w:r>
      <w:ins w:id="23264" w:author="Barshadskaya, Yuliya" w:date="2024-01-16T03:33:00Z">
        <w:r w:rsidR="00532045" w:rsidRPr="0001519A">
          <w:rPr>
            <w:rFonts w:cs="Times New Roman"/>
            <w:color w:val="000000" w:themeColor="text1"/>
            <w:lang w:val="en-US"/>
          </w:rPr>
          <w:fldChar w:fldCharType="begin"/>
        </w:r>
        <w:r w:rsidR="00532045"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532045" w:rsidRPr="0001519A">
          <w:rPr>
            <w:rFonts w:cs="Times New Roman"/>
            <w:color w:val="000000" w:themeColor="text1"/>
            <w:lang w:val="en-US"/>
          </w:rPr>
          <w:fldChar w:fldCharType="separate"/>
        </w:r>
        <w:r w:rsidR="00532045" w:rsidRPr="0018315E">
          <w:rPr>
            <w:rFonts w:cs="Times New Roman"/>
            <w:color w:val="000000" w:themeColor="text1"/>
          </w:rPr>
          <w:t>[</w:t>
        </w:r>
      </w:ins>
      <w:ins w:id="23265" w:author="Barshadskaya, Yuliya" w:date="2024-02-23T00:12:00Z">
        <w:r w:rsidR="00131173">
          <w:rPr>
            <w:rFonts w:cs="Times New Roman"/>
            <w:color w:val="000000" w:themeColor="text1"/>
          </w:rPr>
          <w:t>9</w:t>
        </w:r>
      </w:ins>
      <w:ins w:id="23266" w:author="Barshadskaya, Yuliya" w:date="2024-01-16T03:33:00Z">
        <w:r w:rsidR="00532045" w:rsidRPr="00DD38F1">
          <w:rPr>
            <w:rFonts w:cs="Times New Roman"/>
            <w:color w:val="000000" w:themeColor="text1"/>
          </w:rPr>
          <w:t>]</w:t>
        </w:r>
        <w:r w:rsidR="00532045" w:rsidRPr="0001519A">
          <w:rPr>
            <w:rFonts w:cs="Times New Roman"/>
            <w:color w:val="000000" w:themeColor="text1"/>
            <w:lang w:val="en-US"/>
          </w:rPr>
          <w:fldChar w:fldCharType="end"/>
        </w:r>
        <w:r w:rsidR="00532045">
          <w:rPr>
            <w:rFonts w:cs="Times New Roman"/>
            <w:color w:val="000000" w:themeColor="text1"/>
          </w:rPr>
          <w:t>.</w:t>
        </w:r>
      </w:ins>
      <w:del w:id="23267" w:author="Barshadskaya, Yuliya" w:date="2024-01-16T03:33:00Z">
        <w:r w:rsidRPr="00452D3C" w:rsidDel="00532045">
          <w:fldChar w:fldCharType="begin"/>
        </w:r>
        <w:r w:rsidRPr="006E6534" w:rsidDel="00532045">
          <w:delInstrText xml:space="preserve"> ADDIN ZOTERO_ITEM CSL_CITATION {"citationID":"3vElKMfG","properties":{"formattedCitation":"(27)","plainCitation":"(27)","noteIndex":0},"citationItems":[{"id":161756,"uris":["http://zotero.org/groups/4735135/items/9AGK4QM5"],"itemData":{"id":161756,"type":"webpage","title":"TAGRISSO (osimertinib) tablets. AstraZeneca Pharmaceuticals, LP Application No.:  208065. Approval Date: 11/13/2015. Medical Review.","URL":"https://www.accessdata.fda.gov/drugsatfda_docs/nda/2015/208065Orig1s000TOC.cfm","accessed":{"date-parts":[["2022",8,2]]}}}],"schema":"https://github.com/citation-style-language/schema/raw/master/csl-citation.json"} </w:delInstrText>
        </w:r>
        <w:r w:rsidRPr="00452D3C" w:rsidDel="00532045">
          <w:fldChar w:fldCharType="separate"/>
        </w:r>
        <w:r w:rsidRPr="00452D3C" w:rsidDel="00532045">
          <w:delText>(27)</w:delText>
        </w:r>
        <w:bookmarkEnd w:id="23249"/>
        <w:r w:rsidRPr="00452D3C" w:rsidDel="00532045">
          <w:fldChar w:fldCharType="end"/>
        </w:r>
      </w:del>
    </w:p>
    <w:tbl>
      <w:tblPr>
        <w:tblStyle w:val="a4"/>
        <w:tblW w:w="0" w:type="auto"/>
        <w:tblLook w:val="04A0" w:firstRow="1" w:lastRow="0" w:firstColumn="1" w:lastColumn="0" w:noHBand="0" w:noVBand="1"/>
      </w:tblPr>
      <w:tblGrid>
        <w:gridCol w:w="3115"/>
        <w:gridCol w:w="3115"/>
        <w:gridCol w:w="3115"/>
      </w:tblGrid>
      <w:tr w:rsidR="006E6534" w:rsidRPr="006E6534" w14:paraId="5E9637B5" w14:textId="77777777" w:rsidTr="006B608E">
        <w:tc>
          <w:tcPr>
            <w:tcW w:w="3115" w:type="dxa"/>
            <w:vMerge w:val="restart"/>
            <w:shd w:val="clear" w:color="auto" w:fill="D9D9D9" w:themeFill="background1" w:themeFillShade="D9"/>
          </w:tcPr>
          <w:p w14:paraId="7BD25639" w14:textId="3DFDE80A" w:rsidR="00373E4E" w:rsidRPr="006E6534" w:rsidRDefault="00373E4E" w:rsidP="00415551">
            <w:pPr>
              <w:pStyle w:val="SDText"/>
              <w:ind w:firstLine="0"/>
              <w:jc w:val="center"/>
              <w:rPr>
                <w:rFonts w:cs="Times New Roman"/>
                <w:b/>
                <w:bCs/>
                <w:color w:val="000000" w:themeColor="text1"/>
                <w:rPrChange w:id="23268" w:author="N F" w:date="2023-12-05T03:09:00Z">
                  <w:rPr>
                    <w:rFonts w:cs="Times New Roman"/>
                    <w:b/>
                    <w:bCs/>
                  </w:rPr>
                </w:rPrChange>
              </w:rPr>
            </w:pPr>
            <w:r w:rsidRPr="006E6534">
              <w:rPr>
                <w:rFonts w:cs="Times New Roman"/>
                <w:b/>
                <w:bCs/>
                <w:color w:val="000000" w:themeColor="text1"/>
                <w:rPrChange w:id="23269" w:author="N F" w:date="2023-12-05T03:09:00Z">
                  <w:rPr>
                    <w:rFonts w:cs="Times New Roman"/>
                    <w:b/>
                    <w:bCs/>
                  </w:rPr>
                </w:rPrChange>
              </w:rPr>
              <w:t>Показатель</w:t>
            </w:r>
          </w:p>
        </w:tc>
        <w:tc>
          <w:tcPr>
            <w:tcW w:w="6230" w:type="dxa"/>
            <w:gridSpan w:val="2"/>
            <w:shd w:val="clear" w:color="auto" w:fill="D9D9D9" w:themeFill="background1" w:themeFillShade="D9"/>
          </w:tcPr>
          <w:p w14:paraId="4E2E3AE5" w14:textId="6F32DD4F" w:rsidR="00373E4E" w:rsidRPr="006E6534" w:rsidRDefault="006A132A" w:rsidP="00415551">
            <w:pPr>
              <w:pStyle w:val="SDText"/>
              <w:ind w:firstLine="0"/>
              <w:jc w:val="center"/>
              <w:rPr>
                <w:rFonts w:cs="Times New Roman"/>
                <w:b/>
                <w:bCs/>
                <w:color w:val="000000" w:themeColor="text1"/>
                <w:lang w:val="en-US"/>
                <w:rPrChange w:id="23270" w:author="N F" w:date="2023-12-05T03:09:00Z">
                  <w:rPr>
                    <w:rFonts w:cs="Times New Roman"/>
                    <w:b/>
                    <w:bCs/>
                    <w:lang w:val="en-US"/>
                  </w:rPr>
                </w:rPrChange>
              </w:rPr>
            </w:pPr>
            <w:r w:rsidRPr="006E6534">
              <w:rPr>
                <w:rFonts w:cs="Times New Roman"/>
                <w:b/>
                <w:bCs/>
                <w:color w:val="000000" w:themeColor="text1"/>
                <w:rPrChange w:id="23271" w:author="N F" w:date="2023-12-05T03:09:00Z">
                  <w:rPr>
                    <w:rFonts w:cs="Times New Roman"/>
                    <w:b/>
                    <w:bCs/>
                  </w:rPr>
                </w:rPrChange>
              </w:rPr>
              <w:t xml:space="preserve">Суммарно, </w:t>
            </w:r>
            <w:r w:rsidRPr="006E6534">
              <w:rPr>
                <w:rFonts w:cs="Times New Roman"/>
                <w:b/>
                <w:bCs/>
                <w:color w:val="000000" w:themeColor="text1"/>
                <w:lang w:val="en-US"/>
                <w:rPrChange w:id="23272" w:author="N F" w:date="2023-12-05T03:09:00Z">
                  <w:rPr>
                    <w:rFonts w:cs="Times New Roman"/>
                    <w:b/>
                    <w:bCs/>
                    <w:lang w:val="en-US"/>
                  </w:rPr>
                </w:rPrChange>
              </w:rPr>
              <w:t xml:space="preserve">n = </w:t>
            </w:r>
            <w:r w:rsidR="00B45C6D" w:rsidRPr="006E6534">
              <w:rPr>
                <w:rFonts w:cs="Times New Roman"/>
                <w:b/>
                <w:bCs/>
                <w:color w:val="000000" w:themeColor="text1"/>
                <w:lang w:val="en-US"/>
                <w:rPrChange w:id="23273" w:author="N F" w:date="2023-12-05T03:09:00Z">
                  <w:rPr>
                    <w:rFonts w:cs="Times New Roman"/>
                    <w:b/>
                    <w:bCs/>
                    <w:lang w:val="en-US"/>
                  </w:rPr>
                </w:rPrChange>
              </w:rPr>
              <w:t>411</w:t>
            </w:r>
          </w:p>
        </w:tc>
      </w:tr>
      <w:tr w:rsidR="006E6534" w:rsidRPr="006E6534" w14:paraId="59EE9F07" w14:textId="77777777" w:rsidTr="006B608E">
        <w:tc>
          <w:tcPr>
            <w:tcW w:w="3115" w:type="dxa"/>
            <w:vMerge/>
            <w:shd w:val="clear" w:color="auto" w:fill="D9D9D9" w:themeFill="background1" w:themeFillShade="D9"/>
          </w:tcPr>
          <w:p w14:paraId="43E416C3" w14:textId="77777777" w:rsidR="00373E4E" w:rsidRPr="006E6534" w:rsidRDefault="00373E4E" w:rsidP="00415551">
            <w:pPr>
              <w:pStyle w:val="SDText"/>
              <w:ind w:firstLine="0"/>
              <w:jc w:val="center"/>
              <w:rPr>
                <w:rFonts w:cs="Times New Roman"/>
                <w:b/>
                <w:bCs/>
                <w:color w:val="000000" w:themeColor="text1"/>
                <w:rPrChange w:id="23274" w:author="N F" w:date="2023-12-05T03:09:00Z">
                  <w:rPr>
                    <w:rFonts w:cs="Times New Roman"/>
                    <w:b/>
                    <w:bCs/>
                  </w:rPr>
                </w:rPrChange>
              </w:rPr>
            </w:pPr>
          </w:p>
        </w:tc>
        <w:tc>
          <w:tcPr>
            <w:tcW w:w="3115" w:type="dxa"/>
            <w:shd w:val="clear" w:color="auto" w:fill="D9D9D9" w:themeFill="background1" w:themeFillShade="D9"/>
          </w:tcPr>
          <w:p w14:paraId="204A01EC" w14:textId="5830DF20" w:rsidR="00373E4E" w:rsidRPr="006E6534" w:rsidRDefault="00373E4E" w:rsidP="00415551">
            <w:pPr>
              <w:pStyle w:val="SDText"/>
              <w:ind w:firstLine="0"/>
              <w:jc w:val="center"/>
              <w:rPr>
                <w:rFonts w:cs="Times New Roman"/>
                <w:b/>
                <w:bCs/>
                <w:color w:val="000000" w:themeColor="text1"/>
                <w:rPrChange w:id="23275" w:author="N F" w:date="2023-12-05T03:09:00Z">
                  <w:rPr>
                    <w:rFonts w:cs="Times New Roman"/>
                    <w:b/>
                    <w:bCs/>
                  </w:rPr>
                </w:rPrChange>
              </w:rPr>
            </w:pPr>
            <w:r w:rsidRPr="006E6534">
              <w:rPr>
                <w:rFonts w:cs="Times New Roman"/>
                <w:b/>
                <w:bCs/>
                <w:color w:val="000000" w:themeColor="text1"/>
                <w:rPrChange w:id="23276" w:author="N F" w:date="2023-12-05T03:09:00Z">
                  <w:rPr>
                    <w:rFonts w:cs="Times New Roman"/>
                    <w:b/>
                    <w:bCs/>
                  </w:rPr>
                </w:rPrChange>
              </w:rPr>
              <w:t>Все сдвиги, %</w:t>
            </w:r>
          </w:p>
        </w:tc>
        <w:tc>
          <w:tcPr>
            <w:tcW w:w="3115" w:type="dxa"/>
            <w:shd w:val="clear" w:color="auto" w:fill="D9D9D9" w:themeFill="background1" w:themeFillShade="D9"/>
          </w:tcPr>
          <w:p w14:paraId="52386E5C" w14:textId="0FCD7262" w:rsidR="00373E4E" w:rsidRPr="006E6534" w:rsidRDefault="00373E4E" w:rsidP="00415551">
            <w:pPr>
              <w:pStyle w:val="SDText"/>
              <w:ind w:firstLine="0"/>
              <w:jc w:val="center"/>
              <w:rPr>
                <w:rFonts w:cs="Times New Roman"/>
                <w:b/>
                <w:bCs/>
                <w:color w:val="000000" w:themeColor="text1"/>
                <w:rPrChange w:id="23277" w:author="N F" w:date="2023-12-05T03:09:00Z">
                  <w:rPr>
                    <w:rFonts w:cs="Times New Roman"/>
                    <w:b/>
                    <w:bCs/>
                  </w:rPr>
                </w:rPrChange>
              </w:rPr>
            </w:pPr>
            <w:r w:rsidRPr="006E6534">
              <w:rPr>
                <w:rFonts w:cs="Times New Roman"/>
                <w:b/>
                <w:bCs/>
                <w:color w:val="000000" w:themeColor="text1"/>
                <w:rPrChange w:id="23278" w:author="N F" w:date="2023-12-05T03:09:00Z">
                  <w:rPr>
                    <w:rFonts w:cs="Times New Roman"/>
                    <w:b/>
                    <w:bCs/>
                  </w:rPr>
                </w:rPrChange>
              </w:rPr>
              <w:t>Уровень 3–4, %</w:t>
            </w:r>
          </w:p>
        </w:tc>
      </w:tr>
      <w:tr w:rsidR="006E6534" w:rsidRPr="006E6534" w14:paraId="1C0A2AE3" w14:textId="77777777" w:rsidTr="007E2620">
        <w:tc>
          <w:tcPr>
            <w:tcW w:w="3115" w:type="dxa"/>
          </w:tcPr>
          <w:p w14:paraId="3257C70E" w14:textId="602A91BF" w:rsidR="007E2620" w:rsidRPr="006E6534" w:rsidRDefault="009928FF" w:rsidP="00415551">
            <w:pPr>
              <w:pStyle w:val="SDText"/>
              <w:ind w:firstLine="0"/>
              <w:rPr>
                <w:rFonts w:cs="Times New Roman"/>
                <w:color w:val="000000" w:themeColor="text1"/>
                <w:rPrChange w:id="23279" w:author="N F" w:date="2023-12-05T03:09:00Z">
                  <w:rPr>
                    <w:rFonts w:cs="Times New Roman"/>
                  </w:rPr>
                </w:rPrChange>
              </w:rPr>
            </w:pPr>
            <w:r w:rsidRPr="006E6534">
              <w:rPr>
                <w:rFonts w:cs="Times New Roman"/>
                <w:color w:val="000000" w:themeColor="text1"/>
                <w:rPrChange w:id="23280" w:author="N F" w:date="2023-12-05T03:09:00Z">
                  <w:rPr>
                    <w:rFonts w:cs="Times New Roman"/>
                  </w:rPr>
                </w:rPrChange>
              </w:rPr>
              <w:t>Гемоглобин</w:t>
            </w:r>
          </w:p>
        </w:tc>
        <w:tc>
          <w:tcPr>
            <w:tcW w:w="3115" w:type="dxa"/>
          </w:tcPr>
          <w:p w14:paraId="6C7C330F" w14:textId="7056BB07" w:rsidR="007E2620" w:rsidRPr="006E6534" w:rsidRDefault="00583B49" w:rsidP="00415551">
            <w:pPr>
              <w:pStyle w:val="SDText"/>
              <w:ind w:firstLine="0"/>
              <w:rPr>
                <w:rFonts w:cs="Times New Roman"/>
                <w:color w:val="000000" w:themeColor="text1"/>
                <w:rPrChange w:id="23281" w:author="N F" w:date="2023-12-05T03:09:00Z">
                  <w:rPr>
                    <w:rFonts w:cs="Times New Roman"/>
                  </w:rPr>
                </w:rPrChange>
              </w:rPr>
            </w:pPr>
            <w:r w:rsidRPr="006E6534">
              <w:rPr>
                <w:rFonts w:cs="Times New Roman"/>
                <w:color w:val="000000" w:themeColor="text1"/>
                <w:rPrChange w:id="23282" w:author="N F" w:date="2023-12-05T03:09:00Z">
                  <w:rPr>
                    <w:rFonts w:cs="Times New Roman"/>
                  </w:rPr>
                </w:rPrChange>
              </w:rPr>
              <w:t>38</w:t>
            </w:r>
            <w:r w:rsidR="005D73AA" w:rsidRPr="006E6534">
              <w:rPr>
                <w:rFonts w:cs="Times New Roman"/>
                <w:color w:val="000000" w:themeColor="text1"/>
                <w:rPrChange w:id="23283" w:author="N F" w:date="2023-12-05T03:09:00Z">
                  <w:rPr>
                    <w:rFonts w:cs="Times New Roman"/>
                  </w:rPr>
                </w:rPrChange>
              </w:rPr>
              <w:t>,</w:t>
            </w:r>
            <w:r w:rsidRPr="006E6534">
              <w:rPr>
                <w:rFonts w:cs="Times New Roman"/>
                <w:color w:val="000000" w:themeColor="text1"/>
                <w:rPrChange w:id="23284" w:author="N F" w:date="2023-12-05T03:09:00Z">
                  <w:rPr>
                    <w:rFonts w:cs="Times New Roman"/>
                  </w:rPr>
                </w:rPrChange>
              </w:rPr>
              <w:t>2</w:t>
            </w:r>
          </w:p>
        </w:tc>
        <w:tc>
          <w:tcPr>
            <w:tcW w:w="3115" w:type="dxa"/>
          </w:tcPr>
          <w:p w14:paraId="73BFB185" w14:textId="2B79F475" w:rsidR="007E2620" w:rsidRPr="006E6534" w:rsidRDefault="005D73AA" w:rsidP="00415551">
            <w:pPr>
              <w:pStyle w:val="SDText"/>
              <w:ind w:firstLine="0"/>
              <w:rPr>
                <w:rFonts w:cs="Times New Roman"/>
                <w:color w:val="000000" w:themeColor="text1"/>
                <w:rPrChange w:id="23285" w:author="N F" w:date="2023-12-05T03:09:00Z">
                  <w:rPr>
                    <w:rFonts w:cs="Times New Roman"/>
                  </w:rPr>
                </w:rPrChange>
              </w:rPr>
            </w:pPr>
            <w:r w:rsidRPr="006E6534">
              <w:rPr>
                <w:rFonts w:cs="Times New Roman"/>
                <w:color w:val="000000" w:themeColor="text1"/>
                <w:rPrChange w:id="23286" w:author="N F" w:date="2023-12-05T03:09:00Z">
                  <w:rPr>
                    <w:rFonts w:cs="Times New Roman"/>
                  </w:rPr>
                </w:rPrChange>
              </w:rPr>
              <w:t>0</w:t>
            </w:r>
          </w:p>
        </w:tc>
      </w:tr>
      <w:tr w:rsidR="006E6534" w:rsidRPr="006E6534" w14:paraId="1192F592" w14:textId="77777777" w:rsidTr="007E2620">
        <w:tc>
          <w:tcPr>
            <w:tcW w:w="3115" w:type="dxa"/>
          </w:tcPr>
          <w:p w14:paraId="4D1C0BC6" w14:textId="6FC2AAF7" w:rsidR="007E2620" w:rsidRPr="006E6534" w:rsidRDefault="009928FF" w:rsidP="00415551">
            <w:pPr>
              <w:pStyle w:val="SDText"/>
              <w:ind w:firstLine="0"/>
              <w:rPr>
                <w:rFonts w:cs="Times New Roman"/>
                <w:color w:val="000000" w:themeColor="text1"/>
                <w:rPrChange w:id="23287" w:author="N F" w:date="2023-12-05T03:09:00Z">
                  <w:rPr>
                    <w:rFonts w:cs="Times New Roman"/>
                  </w:rPr>
                </w:rPrChange>
              </w:rPr>
            </w:pPr>
            <w:r w:rsidRPr="006E6534">
              <w:rPr>
                <w:rFonts w:cs="Times New Roman"/>
                <w:color w:val="000000" w:themeColor="text1"/>
                <w:rPrChange w:id="23288" w:author="N F" w:date="2023-12-05T03:09:00Z">
                  <w:rPr>
                    <w:rFonts w:cs="Times New Roman"/>
                  </w:rPr>
                </w:rPrChange>
              </w:rPr>
              <w:t>Нейтрофилы</w:t>
            </w:r>
          </w:p>
        </w:tc>
        <w:tc>
          <w:tcPr>
            <w:tcW w:w="3115" w:type="dxa"/>
          </w:tcPr>
          <w:p w14:paraId="47FC8571" w14:textId="461CA12B" w:rsidR="007E2620" w:rsidRPr="006E6534" w:rsidRDefault="00583B49" w:rsidP="00415551">
            <w:pPr>
              <w:pStyle w:val="SDText"/>
              <w:ind w:firstLine="0"/>
              <w:rPr>
                <w:rFonts w:cs="Times New Roman"/>
                <w:color w:val="000000" w:themeColor="text1"/>
                <w:rPrChange w:id="23289" w:author="N F" w:date="2023-12-05T03:09:00Z">
                  <w:rPr>
                    <w:rFonts w:cs="Times New Roman"/>
                  </w:rPr>
                </w:rPrChange>
              </w:rPr>
            </w:pPr>
            <w:r w:rsidRPr="006E6534">
              <w:rPr>
                <w:rFonts w:cs="Times New Roman"/>
                <w:color w:val="000000" w:themeColor="text1"/>
                <w:rPrChange w:id="23290" w:author="N F" w:date="2023-12-05T03:09:00Z">
                  <w:rPr>
                    <w:rFonts w:cs="Times New Roman"/>
                  </w:rPr>
                </w:rPrChange>
              </w:rPr>
              <w:t>28</w:t>
            </w:r>
            <w:r w:rsidR="005D73AA" w:rsidRPr="006E6534">
              <w:rPr>
                <w:rFonts w:cs="Times New Roman"/>
                <w:color w:val="000000" w:themeColor="text1"/>
                <w:rPrChange w:id="23291" w:author="N F" w:date="2023-12-05T03:09:00Z">
                  <w:rPr>
                    <w:rFonts w:cs="Times New Roman"/>
                  </w:rPr>
                </w:rPrChange>
              </w:rPr>
              <w:t>,</w:t>
            </w:r>
            <w:r w:rsidRPr="006E6534">
              <w:rPr>
                <w:rFonts w:cs="Times New Roman"/>
                <w:color w:val="000000" w:themeColor="text1"/>
                <w:rPrChange w:id="23292" w:author="N F" w:date="2023-12-05T03:09:00Z">
                  <w:rPr>
                    <w:rFonts w:cs="Times New Roman"/>
                  </w:rPr>
                </w:rPrChange>
              </w:rPr>
              <w:t xml:space="preserve">7 </w:t>
            </w:r>
          </w:p>
        </w:tc>
        <w:tc>
          <w:tcPr>
            <w:tcW w:w="3115" w:type="dxa"/>
          </w:tcPr>
          <w:p w14:paraId="3D982A13" w14:textId="1CC5469A" w:rsidR="007E2620" w:rsidRPr="006E6534" w:rsidRDefault="005D73AA" w:rsidP="00415551">
            <w:pPr>
              <w:pStyle w:val="SDText"/>
              <w:ind w:firstLine="0"/>
              <w:rPr>
                <w:rFonts w:cs="Times New Roman"/>
                <w:color w:val="000000" w:themeColor="text1"/>
                <w:rPrChange w:id="23293" w:author="N F" w:date="2023-12-05T03:09:00Z">
                  <w:rPr>
                    <w:rFonts w:cs="Times New Roman"/>
                  </w:rPr>
                </w:rPrChange>
              </w:rPr>
            </w:pPr>
            <w:r w:rsidRPr="006E6534">
              <w:rPr>
                <w:rFonts w:cs="Times New Roman"/>
                <w:color w:val="000000" w:themeColor="text1"/>
                <w:rPrChange w:id="23294" w:author="N F" w:date="2023-12-05T03:09:00Z">
                  <w:rPr>
                    <w:rFonts w:cs="Times New Roman"/>
                  </w:rPr>
                </w:rPrChange>
              </w:rPr>
              <w:t>2,4</w:t>
            </w:r>
          </w:p>
        </w:tc>
      </w:tr>
      <w:tr w:rsidR="006E6534" w:rsidRPr="006E6534" w14:paraId="296FD0E0" w14:textId="77777777" w:rsidTr="007E2620">
        <w:tc>
          <w:tcPr>
            <w:tcW w:w="3115" w:type="dxa"/>
          </w:tcPr>
          <w:p w14:paraId="4DE38D46" w14:textId="66B07A5B" w:rsidR="007E2620" w:rsidRPr="006E6534" w:rsidRDefault="009928FF" w:rsidP="00415551">
            <w:pPr>
              <w:pStyle w:val="SDText"/>
              <w:ind w:firstLine="0"/>
              <w:rPr>
                <w:rFonts w:cs="Times New Roman"/>
                <w:color w:val="000000" w:themeColor="text1"/>
                <w:rPrChange w:id="23295" w:author="N F" w:date="2023-12-05T03:09:00Z">
                  <w:rPr>
                    <w:rFonts w:cs="Times New Roman"/>
                  </w:rPr>
                </w:rPrChange>
              </w:rPr>
            </w:pPr>
            <w:r w:rsidRPr="006E6534">
              <w:rPr>
                <w:rFonts w:cs="Times New Roman"/>
                <w:color w:val="000000" w:themeColor="text1"/>
                <w:rPrChange w:id="23296" w:author="N F" w:date="2023-12-05T03:09:00Z">
                  <w:rPr>
                    <w:rFonts w:cs="Times New Roman"/>
                  </w:rPr>
                </w:rPrChange>
              </w:rPr>
              <w:t>Лимфоциты</w:t>
            </w:r>
          </w:p>
        </w:tc>
        <w:tc>
          <w:tcPr>
            <w:tcW w:w="3115" w:type="dxa"/>
          </w:tcPr>
          <w:p w14:paraId="2DAF88DA" w14:textId="3E6308F2" w:rsidR="007E2620" w:rsidRPr="006E6534" w:rsidRDefault="00583B49" w:rsidP="00415551">
            <w:pPr>
              <w:pStyle w:val="SDText"/>
              <w:ind w:firstLine="0"/>
              <w:rPr>
                <w:rFonts w:cs="Times New Roman"/>
                <w:color w:val="000000" w:themeColor="text1"/>
                <w:rPrChange w:id="23297" w:author="N F" w:date="2023-12-05T03:09:00Z">
                  <w:rPr>
                    <w:rFonts w:cs="Times New Roman"/>
                  </w:rPr>
                </w:rPrChange>
              </w:rPr>
            </w:pPr>
            <w:r w:rsidRPr="006E6534">
              <w:rPr>
                <w:rFonts w:cs="Times New Roman"/>
                <w:color w:val="000000" w:themeColor="text1"/>
                <w:rPrChange w:id="23298" w:author="N F" w:date="2023-12-05T03:09:00Z">
                  <w:rPr>
                    <w:rFonts w:cs="Times New Roman"/>
                  </w:rPr>
                </w:rPrChange>
              </w:rPr>
              <w:t>51</w:t>
            </w:r>
            <w:r w:rsidR="005D73AA" w:rsidRPr="006E6534">
              <w:rPr>
                <w:rFonts w:cs="Times New Roman"/>
                <w:color w:val="000000" w:themeColor="text1"/>
                <w:rPrChange w:id="23299" w:author="N F" w:date="2023-12-05T03:09:00Z">
                  <w:rPr>
                    <w:rFonts w:cs="Times New Roman"/>
                  </w:rPr>
                </w:rPrChange>
              </w:rPr>
              <w:t>,</w:t>
            </w:r>
            <w:r w:rsidRPr="006E6534">
              <w:rPr>
                <w:rFonts w:cs="Times New Roman"/>
                <w:color w:val="000000" w:themeColor="text1"/>
                <w:rPrChange w:id="23300" w:author="N F" w:date="2023-12-05T03:09:00Z">
                  <w:rPr>
                    <w:rFonts w:cs="Times New Roman"/>
                  </w:rPr>
                </w:rPrChange>
              </w:rPr>
              <w:t xml:space="preserve">8 </w:t>
            </w:r>
          </w:p>
        </w:tc>
        <w:tc>
          <w:tcPr>
            <w:tcW w:w="3115" w:type="dxa"/>
          </w:tcPr>
          <w:p w14:paraId="4221E58B" w14:textId="58711DD8" w:rsidR="007E2620" w:rsidRPr="006E6534" w:rsidRDefault="005D73AA" w:rsidP="00415551">
            <w:pPr>
              <w:pStyle w:val="SDText"/>
              <w:ind w:firstLine="0"/>
              <w:rPr>
                <w:rFonts w:cs="Times New Roman"/>
                <w:color w:val="000000" w:themeColor="text1"/>
                <w:rPrChange w:id="23301" w:author="N F" w:date="2023-12-05T03:09:00Z">
                  <w:rPr>
                    <w:rFonts w:cs="Times New Roman"/>
                  </w:rPr>
                </w:rPrChange>
              </w:rPr>
            </w:pPr>
            <w:r w:rsidRPr="006E6534">
              <w:rPr>
                <w:rFonts w:cs="Times New Roman"/>
                <w:color w:val="000000" w:themeColor="text1"/>
                <w:rPrChange w:id="23302" w:author="N F" w:date="2023-12-05T03:09:00Z">
                  <w:rPr>
                    <w:rFonts w:cs="Times New Roman"/>
                  </w:rPr>
                </w:rPrChange>
              </w:rPr>
              <w:t>1,2</w:t>
            </w:r>
          </w:p>
        </w:tc>
      </w:tr>
      <w:tr w:rsidR="006E6534" w:rsidRPr="006E6534" w14:paraId="1E02DFB2" w14:textId="77777777" w:rsidTr="007E2620">
        <w:tc>
          <w:tcPr>
            <w:tcW w:w="3115" w:type="dxa"/>
          </w:tcPr>
          <w:p w14:paraId="41ACF0E0" w14:textId="130A646F" w:rsidR="007E2620" w:rsidRPr="006E6534" w:rsidRDefault="00583B49" w:rsidP="00415551">
            <w:pPr>
              <w:pStyle w:val="SDText"/>
              <w:ind w:firstLine="0"/>
              <w:rPr>
                <w:rFonts w:cs="Times New Roman"/>
                <w:color w:val="000000" w:themeColor="text1"/>
                <w:rPrChange w:id="23303" w:author="N F" w:date="2023-12-05T03:09:00Z">
                  <w:rPr>
                    <w:rFonts w:cs="Times New Roman"/>
                  </w:rPr>
                </w:rPrChange>
              </w:rPr>
            </w:pPr>
            <w:r w:rsidRPr="006E6534">
              <w:rPr>
                <w:rFonts w:cs="Times New Roman"/>
                <w:color w:val="000000" w:themeColor="text1"/>
                <w:rPrChange w:id="23304" w:author="N F" w:date="2023-12-05T03:09:00Z">
                  <w:rPr>
                    <w:rFonts w:cs="Times New Roman"/>
                  </w:rPr>
                </w:rPrChange>
              </w:rPr>
              <w:t>Тромбоциты</w:t>
            </w:r>
          </w:p>
        </w:tc>
        <w:tc>
          <w:tcPr>
            <w:tcW w:w="3115" w:type="dxa"/>
          </w:tcPr>
          <w:p w14:paraId="22A19080" w14:textId="46960ACD" w:rsidR="007E2620" w:rsidRPr="006E6534" w:rsidRDefault="00583B49" w:rsidP="00415551">
            <w:pPr>
              <w:pStyle w:val="SDText"/>
              <w:ind w:firstLine="0"/>
              <w:rPr>
                <w:rFonts w:cs="Times New Roman"/>
                <w:color w:val="000000" w:themeColor="text1"/>
                <w:rPrChange w:id="23305" w:author="N F" w:date="2023-12-05T03:09:00Z">
                  <w:rPr>
                    <w:rFonts w:cs="Times New Roman"/>
                  </w:rPr>
                </w:rPrChange>
              </w:rPr>
            </w:pPr>
            <w:r w:rsidRPr="006E6534">
              <w:rPr>
                <w:rFonts w:cs="Times New Roman"/>
                <w:color w:val="000000" w:themeColor="text1"/>
                <w:rPrChange w:id="23306" w:author="N F" w:date="2023-12-05T03:09:00Z">
                  <w:rPr>
                    <w:rFonts w:cs="Times New Roman"/>
                  </w:rPr>
                </w:rPrChange>
              </w:rPr>
              <w:t>48</w:t>
            </w:r>
            <w:r w:rsidR="005D73AA" w:rsidRPr="006E6534">
              <w:rPr>
                <w:rFonts w:cs="Times New Roman"/>
                <w:color w:val="000000" w:themeColor="text1"/>
                <w:rPrChange w:id="23307" w:author="N F" w:date="2023-12-05T03:09:00Z">
                  <w:rPr>
                    <w:rFonts w:cs="Times New Roman"/>
                  </w:rPr>
                </w:rPrChange>
              </w:rPr>
              <w:t>,</w:t>
            </w:r>
            <w:r w:rsidRPr="006E6534">
              <w:rPr>
                <w:rFonts w:cs="Times New Roman"/>
                <w:color w:val="000000" w:themeColor="text1"/>
                <w:rPrChange w:id="23308" w:author="N F" w:date="2023-12-05T03:09:00Z">
                  <w:rPr>
                    <w:rFonts w:cs="Times New Roman"/>
                  </w:rPr>
                </w:rPrChange>
              </w:rPr>
              <w:t xml:space="preserve">4 </w:t>
            </w:r>
          </w:p>
        </w:tc>
        <w:tc>
          <w:tcPr>
            <w:tcW w:w="3115" w:type="dxa"/>
          </w:tcPr>
          <w:p w14:paraId="2B315126" w14:textId="1BA891A1" w:rsidR="007E2620" w:rsidRPr="006E6534" w:rsidRDefault="005D73AA" w:rsidP="00415551">
            <w:pPr>
              <w:pStyle w:val="SDText"/>
              <w:ind w:firstLine="0"/>
              <w:rPr>
                <w:rFonts w:cs="Times New Roman"/>
                <w:color w:val="000000" w:themeColor="text1"/>
                <w:rPrChange w:id="23309" w:author="N F" w:date="2023-12-05T03:09:00Z">
                  <w:rPr>
                    <w:rFonts w:cs="Times New Roman"/>
                  </w:rPr>
                </w:rPrChange>
              </w:rPr>
            </w:pPr>
            <w:r w:rsidRPr="006E6534">
              <w:rPr>
                <w:rFonts w:cs="Times New Roman"/>
                <w:color w:val="000000" w:themeColor="text1"/>
                <w:rPrChange w:id="23310" w:author="N F" w:date="2023-12-05T03:09:00Z">
                  <w:rPr>
                    <w:rFonts w:cs="Times New Roman"/>
                  </w:rPr>
                </w:rPrChange>
              </w:rPr>
              <w:t>0,7</w:t>
            </w:r>
          </w:p>
        </w:tc>
      </w:tr>
      <w:tr w:rsidR="006E6534" w:rsidRPr="006E6534" w14:paraId="12B38A88" w14:textId="77777777" w:rsidTr="007E2620">
        <w:tc>
          <w:tcPr>
            <w:tcW w:w="3115" w:type="dxa"/>
          </w:tcPr>
          <w:p w14:paraId="6F4C6EAD" w14:textId="36B6B4C3" w:rsidR="007E2620" w:rsidRPr="006E6534" w:rsidRDefault="00B45C6D" w:rsidP="00415551">
            <w:pPr>
              <w:pStyle w:val="SDText"/>
              <w:ind w:firstLine="0"/>
              <w:rPr>
                <w:rFonts w:cs="Times New Roman"/>
                <w:color w:val="000000" w:themeColor="text1"/>
                <w:rPrChange w:id="23311" w:author="N F" w:date="2023-12-05T03:09:00Z">
                  <w:rPr>
                    <w:rFonts w:cs="Times New Roman"/>
                  </w:rPr>
                </w:rPrChange>
              </w:rPr>
            </w:pPr>
            <w:r w:rsidRPr="006E6534">
              <w:rPr>
                <w:rFonts w:cs="Times New Roman"/>
                <w:color w:val="000000" w:themeColor="text1"/>
                <w:rPrChange w:id="23312" w:author="N F" w:date="2023-12-05T03:09:00Z">
                  <w:rPr>
                    <w:rFonts w:cs="Times New Roman"/>
                  </w:rPr>
                </w:rPrChange>
              </w:rPr>
              <w:t>Креатин</w:t>
            </w:r>
            <w:r w:rsidR="0076340D" w:rsidRPr="006E6534">
              <w:rPr>
                <w:rFonts w:cs="Times New Roman"/>
                <w:color w:val="000000" w:themeColor="text1"/>
                <w:rPrChange w:id="23313" w:author="N F" w:date="2023-12-05T03:09:00Z">
                  <w:rPr>
                    <w:rFonts w:cs="Times New Roman"/>
                  </w:rPr>
                </w:rPrChange>
              </w:rPr>
              <w:t>ин</w:t>
            </w:r>
          </w:p>
        </w:tc>
        <w:tc>
          <w:tcPr>
            <w:tcW w:w="3115" w:type="dxa"/>
          </w:tcPr>
          <w:p w14:paraId="623ED9D5" w14:textId="21399916" w:rsidR="007E2620" w:rsidRPr="006E6534" w:rsidRDefault="005D73AA" w:rsidP="00415551">
            <w:pPr>
              <w:pStyle w:val="SDText"/>
              <w:ind w:firstLine="0"/>
              <w:rPr>
                <w:rFonts w:cs="Times New Roman"/>
                <w:color w:val="000000" w:themeColor="text1"/>
                <w:rPrChange w:id="23314" w:author="N F" w:date="2023-12-05T03:09:00Z">
                  <w:rPr>
                    <w:rFonts w:cs="Times New Roman"/>
                  </w:rPr>
                </w:rPrChange>
              </w:rPr>
            </w:pPr>
            <w:r w:rsidRPr="006E6534">
              <w:rPr>
                <w:rFonts w:cs="Times New Roman"/>
                <w:color w:val="000000" w:themeColor="text1"/>
                <w:rPrChange w:id="23315" w:author="N F" w:date="2023-12-05T03:09:00Z">
                  <w:rPr>
                    <w:rFonts w:cs="Times New Roman"/>
                  </w:rPr>
                </w:rPrChange>
              </w:rPr>
              <w:t xml:space="preserve">8 </w:t>
            </w:r>
          </w:p>
        </w:tc>
        <w:tc>
          <w:tcPr>
            <w:tcW w:w="3115" w:type="dxa"/>
          </w:tcPr>
          <w:p w14:paraId="2037AB4E" w14:textId="39B293B8" w:rsidR="007E2620" w:rsidRPr="006E6534" w:rsidRDefault="005D73AA" w:rsidP="00415551">
            <w:pPr>
              <w:pStyle w:val="SDText"/>
              <w:ind w:firstLine="0"/>
              <w:rPr>
                <w:rFonts w:cs="Times New Roman"/>
                <w:color w:val="000000" w:themeColor="text1"/>
                <w:rPrChange w:id="23316" w:author="N F" w:date="2023-12-05T03:09:00Z">
                  <w:rPr>
                    <w:rFonts w:cs="Times New Roman"/>
                  </w:rPr>
                </w:rPrChange>
              </w:rPr>
            </w:pPr>
            <w:r w:rsidRPr="006E6534">
              <w:rPr>
                <w:rFonts w:cs="Times New Roman"/>
                <w:color w:val="000000" w:themeColor="text1"/>
                <w:rPrChange w:id="23317" w:author="N F" w:date="2023-12-05T03:09:00Z">
                  <w:rPr>
                    <w:rFonts w:cs="Times New Roman"/>
                  </w:rPr>
                </w:rPrChange>
              </w:rPr>
              <w:t>0</w:t>
            </w:r>
          </w:p>
        </w:tc>
      </w:tr>
      <w:tr w:rsidR="006E6534" w:rsidRPr="006E6534" w14:paraId="0B3A7185" w14:textId="77777777" w:rsidTr="007E2620">
        <w:tc>
          <w:tcPr>
            <w:tcW w:w="3115" w:type="dxa"/>
          </w:tcPr>
          <w:p w14:paraId="0CD649EB" w14:textId="2A4498A2" w:rsidR="007E2620" w:rsidRPr="006E6534" w:rsidRDefault="00B45C6D" w:rsidP="00415551">
            <w:pPr>
              <w:pStyle w:val="SDText"/>
              <w:ind w:firstLine="0"/>
              <w:rPr>
                <w:rFonts w:cs="Times New Roman"/>
                <w:color w:val="000000" w:themeColor="text1"/>
                <w:rPrChange w:id="23318" w:author="N F" w:date="2023-12-05T03:09:00Z">
                  <w:rPr>
                    <w:rFonts w:cs="Times New Roman"/>
                  </w:rPr>
                </w:rPrChange>
              </w:rPr>
            </w:pPr>
            <w:r w:rsidRPr="006E6534">
              <w:rPr>
                <w:rFonts w:cs="Times New Roman"/>
                <w:color w:val="000000" w:themeColor="text1"/>
                <w:rPrChange w:id="23319" w:author="N F" w:date="2023-12-05T03:09:00Z">
                  <w:rPr>
                    <w:rFonts w:cs="Times New Roman"/>
                  </w:rPr>
                </w:rPrChange>
              </w:rPr>
              <w:t>Билирубин</w:t>
            </w:r>
          </w:p>
        </w:tc>
        <w:tc>
          <w:tcPr>
            <w:tcW w:w="3115" w:type="dxa"/>
          </w:tcPr>
          <w:p w14:paraId="13DE6CED" w14:textId="4B19F512" w:rsidR="007E2620" w:rsidRPr="006E6534" w:rsidRDefault="005D73AA" w:rsidP="00415551">
            <w:pPr>
              <w:pStyle w:val="SDText"/>
              <w:ind w:firstLine="0"/>
              <w:rPr>
                <w:rFonts w:cs="Times New Roman"/>
                <w:color w:val="000000" w:themeColor="text1"/>
                <w:rPrChange w:id="23320" w:author="N F" w:date="2023-12-05T03:09:00Z">
                  <w:rPr>
                    <w:rFonts w:cs="Times New Roman"/>
                  </w:rPr>
                </w:rPrChange>
              </w:rPr>
            </w:pPr>
            <w:r w:rsidRPr="006E6534">
              <w:rPr>
                <w:rFonts w:cs="Times New Roman"/>
                <w:color w:val="000000" w:themeColor="text1"/>
                <w:rPrChange w:id="23321" w:author="N F" w:date="2023-12-05T03:09:00Z">
                  <w:rPr>
                    <w:rFonts w:cs="Times New Roman"/>
                  </w:rPr>
                </w:rPrChange>
              </w:rPr>
              <w:t xml:space="preserve">6,6 </w:t>
            </w:r>
          </w:p>
        </w:tc>
        <w:tc>
          <w:tcPr>
            <w:tcW w:w="3115" w:type="dxa"/>
          </w:tcPr>
          <w:p w14:paraId="57058E8C" w14:textId="2B8F0B1E" w:rsidR="007E2620" w:rsidRPr="006E6534" w:rsidRDefault="005D73AA" w:rsidP="00415551">
            <w:pPr>
              <w:pStyle w:val="SDText"/>
              <w:ind w:firstLine="0"/>
              <w:rPr>
                <w:rFonts w:cs="Times New Roman"/>
                <w:color w:val="000000" w:themeColor="text1"/>
                <w:rPrChange w:id="23322" w:author="N F" w:date="2023-12-05T03:09:00Z">
                  <w:rPr>
                    <w:rFonts w:cs="Times New Roman"/>
                  </w:rPr>
                </w:rPrChange>
              </w:rPr>
            </w:pPr>
            <w:r w:rsidRPr="006E6534">
              <w:rPr>
                <w:rFonts w:cs="Times New Roman"/>
                <w:color w:val="000000" w:themeColor="text1"/>
                <w:rPrChange w:id="23323" w:author="N F" w:date="2023-12-05T03:09:00Z">
                  <w:rPr>
                    <w:rFonts w:cs="Times New Roman"/>
                  </w:rPr>
                </w:rPrChange>
              </w:rPr>
              <w:t>0,2</w:t>
            </w:r>
          </w:p>
        </w:tc>
      </w:tr>
      <w:tr w:rsidR="006E6534" w:rsidRPr="006E6534" w14:paraId="58096142" w14:textId="77777777" w:rsidTr="007E2620">
        <w:tc>
          <w:tcPr>
            <w:tcW w:w="3115" w:type="dxa"/>
          </w:tcPr>
          <w:p w14:paraId="6629D3FB" w14:textId="10FF0198" w:rsidR="00B45C6D" w:rsidRPr="006E6534" w:rsidRDefault="00B45C6D" w:rsidP="00415551">
            <w:pPr>
              <w:pStyle w:val="SDText"/>
              <w:ind w:firstLine="0"/>
              <w:rPr>
                <w:rFonts w:cs="Times New Roman"/>
                <w:color w:val="000000" w:themeColor="text1"/>
                <w:rPrChange w:id="23324" w:author="N F" w:date="2023-12-05T03:09:00Z">
                  <w:rPr>
                    <w:rFonts w:cs="Times New Roman"/>
                  </w:rPr>
                </w:rPrChange>
              </w:rPr>
            </w:pPr>
            <w:r w:rsidRPr="006E6534">
              <w:rPr>
                <w:rFonts w:cs="Times New Roman"/>
                <w:color w:val="000000" w:themeColor="text1"/>
                <w:rPrChange w:id="23325" w:author="N F" w:date="2023-12-05T03:09:00Z">
                  <w:rPr>
                    <w:rFonts w:cs="Times New Roman"/>
                  </w:rPr>
                </w:rPrChange>
              </w:rPr>
              <w:t>АСТ</w:t>
            </w:r>
          </w:p>
        </w:tc>
        <w:tc>
          <w:tcPr>
            <w:tcW w:w="3115" w:type="dxa"/>
          </w:tcPr>
          <w:p w14:paraId="6DB63F23" w14:textId="05231449" w:rsidR="00B45C6D" w:rsidRPr="006E6534" w:rsidRDefault="005D73AA" w:rsidP="00415551">
            <w:pPr>
              <w:pStyle w:val="SDText"/>
              <w:ind w:firstLine="0"/>
              <w:rPr>
                <w:rFonts w:cs="Times New Roman"/>
                <w:color w:val="000000" w:themeColor="text1"/>
                <w:rPrChange w:id="23326" w:author="N F" w:date="2023-12-05T03:09:00Z">
                  <w:rPr>
                    <w:rFonts w:cs="Times New Roman"/>
                  </w:rPr>
                </w:rPrChange>
              </w:rPr>
            </w:pPr>
            <w:r w:rsidRPr="006E6534">
              <w:rPr>
                <w:rFonts w:cs="Times New Roman"/>
                <w:color w:val="000000" w:themeColor="text1"/>
                <w:rPrChange w:id="23327" w:author="N F" w:date="2023-12-05T03:09:00Z">
                  <w:rPr>
                    <w:rFonts w:cs="Times New Roman"/>
                  </w:rPr>
                </w:rPrChange>
              </w:rPr>
              <w:t xml:space="preserve">12,2 </w:t>
            </w:r>
          </w:p>
        </w:tc>
        <w:tc>
          <w:tcPr>
            <w:tcW w:w="3115" w:type="dxa"/>
          </w:tcPr>
          <w:p w14:paraId="03A124B2" w14:textId="7BAD2A29" w:rsidR="00B45C6D" w:rsidRPr="006E6534" w:rsidRDefault="005D73AA" w:rsidP="00415551">
            <w:pPr>
              <w:pStyle w:val="SDText"/>
              <w:ind w:firstLine="0"/>
              <w:rPr>
                <w:rFonts w:cs="Times New Roman"/>
                <w:color w:val="000000" w:themeColor="text1"/>
                <w:rPrChange w:id="23328" w:author="N F" w:date="2023-12-05T03:09:00Z">
                  <w:rPr>
                    <w:rFonts w:cs="Times New Roman"/>
                  </w:rPr>
                </w:rPrChange>
              </w:rPr>
            </w:pPr>
            <w:r w:rsidRPr="006E6534">
              <w:rPr>
                <w:rFonts w:cs="Times New Roman"/>
                <w:color w:val="000000" w:themeColor="text1"/>
                <w:rPrChange w:id="23329" w:author="N F" w:date="2023-12-05T03:09:00Z">
                  <w:rPr>
                    <w:rFonts w:cs="Times New Roman"/>
                  </w:rPr>
                </w:rPrChange>
              </w:rPr>
              <w:t>0</w:t>
            </w:r>
          </w:p>
        </w:tc>
      </w:tr>
      <w:tr w:rsidR="006E6534" w:rsidRPr="006E6534" w14:paraId="66162B4C" w14:textId="77777777" w:rsidTr="007E2620">
        <w:tc>
          <w:tcPr>
            <w:tcW w:w="3115" w:type="dxa"/>
          </w:tcPr>
          <w:p w14:paraId="3679B0F3" w14:textId="5182612B" w:rsidR="00B45C6D" w:rsidRPr="006E6534" w:rsidRDefault="00B45C6D" w:rsidP="00415551">
            <w:pPr>
              <w:pStyle w:val="SDText"/>
              <w:ind w:firstLine="0"/>
              <w:rPr>
                <w:rFonts w:cs="Times New Roman"/>
                <w:color w:val="000000" w:themeColor="text1"/>
                <w:rPrChange w:id="23330" w:author="N F" w:date="2023-12-05T03:09:00Z">
                  <w:rPr>
                    <w:rFonts w:cs="Times New Roman"/>
                  </w:rPr>
                </w:rPrChange>
              </w:rPr>
            </w:pPr>
            <w:r w:rsidRPr="006E6534">
              <w:rPr>
                <w:rFonts w:cs="Times New Roman"/>
                <w:color w:val="000000" w:themeColor="text1"/>
                <w:rPrChange w:id="23331" w:author="N F" w:date="2023-12-05T03:09:00Z">
                  <w:rPr>
                    <w:rFonts w:cs="Times New Roman"/>
                  </w:rPr>
                </w:rPrChange>
              </w:rPr>
              <w:t>АЛТ</w:t>
            </w:r>
          </w:p>
        </w:tc>
        <w:tc>
          <w:tcPr>
            <w:tcW w:w="3115" w:type="dxa"/>
          </w:tcPr>
          <w:p w14:paraId="758634F0" w14:textId="5188D971" w:rsidR="00B45C6D" w:rsidRPr="006E6534" w:rsidRDefault="005D73AA" w:rsidP="00415551">
            <w:pPr>
              <w:pStyle w:val="SDText"/>
              <w:ind w:firstLine="0"/>
              <w:rPr>
                <w:rFonts w:cs="Times New Roman"/>
                <w:color w:val="000000" w:themeColor="text1"/>
                <w:rPrChange w:id="23332" w:author="N F" w:date="2023-12-05T03:09:00Z">
                  <w:rPr>
                    <w:rFonts w:cs="Times New Roman"/>
                  </w:rPr>
                </w:rPrChange>
              </w:rPr>
            </w:pPr>
            <w:r w:rsidRPr="006E6534">
              <w:rPr>
                <w:rFonts w:cs="Times New Roman"/>
                <w:color w:val="000000" w:themeColor="text1"/>
                <w:rPrChange w:id="23333" w:author="N F" w:date="2023-12-05T03:09:00Z">
                  <w:rPr>
                    <w:rFonts w:cs="Times New Roman"/>
                  </w:rPr>
                </w:rPrChange>
              </w:rPr>
              <w:t xml:space="preserve">12,2 </w:t>
            </w:r>
          </w:p>
        </w:tc>
        <w:tc>
          <w:tcPr>
            <w:tcW w:w="3115" w:type="dxa"/>
          </w:tcPr>
          <w:p w14:paraId="38A9D326" w14:textId="573DA422" w:rsidR="00B45C6D" w:rsidRPr="006E6534" w:rsidRDefault="005D73AA" w:rsidP="00415551">
            <w:pPr>
              <w:pStyle w:val="SDText"/>
              <w:ind w:firstLine="0"/>
              <w:rPr>
                <w:rFonts w:cs="Times New Roman"/>
                <w:color w:val="000000" w:themeColor="text1"/>
                <w:rPrChange w:id="23334" w:author="N F" w:date="2023-12-05T03:09:00Z">
                  <w:rPr>
                    <w:rFonts w:cs="Times New Roman"/>
                  </w:rPr>
                </w:rPrChange>
              </w:rPr>
            </w:pPr>
            <w:r w:rsidRPr="006E6534">
              <w:rPr>
                <w:rFonts w:cs="Times New Roman"/>
                <w:color w:val="000000" w:themeColor="text1"/>
                <w:rPrChange w:id="23335" w:author="N F" w:date="2023-12-05T03:09:00Z">
                  <w:rPr>
                    <w:rFonts w:cs="Times New Roman"/>
                  </w:rPr>
                </w:rPrChange>
              </w:rPr>
              <w:t>0,5</w:t>
            </w:r>
          </w:p>
        </w:tc>
      </w:tr>
      <w:tr w:rsidR="006E6534" w:rsidRPr="006E6534" w14:paraId="0A7243F1" w14:textId="77777777" w:rsidTr="00787A04">
        <w:trPr>
          <w:ins w:id="23336" w:author="N F" w:date="2023-08-09T00:13:00Z"/>
        </w:trPr>
        <w:tc>
          <w:tcPr>
            <w:tcW w:w="9345" w:type="dxa"/>
            <w:gridSpan w:val="3"/>
          </w:tcPr>
          <w:p w14:paraId="379AA1D6" w14:textId="36A1FA08" w:rsidR="006B608E" w:rsidRPr="006E6534" w:rsidRDefault="006B608E" w:rsidP="006B608E">
            <w:pPr>
              <w:pStyle w:val="SDcomments"/>
              <w:ind w:firstLine="0"/>
              <w:rPr>
                <w:ins w:id="23337" w:author="N F" w:date="2023-08-09T00:13:00Z"/>
                <w:rFonts w:cs="Times New Roman"/>
                <w:b/>
                <w:bCs/>
                <w:color w:val="000000" w:themeColor="text1"/>
                <w:rPrChange w:id="23338" w:author="N F" w:date="2023-12-05T03:09:00Z">
                  <w:rPr>
                    <w:ins w:id="23339" w:author="N F" w:date="2023-08-09T00:13:00Z"/>
                  </w:rPr>
                </w:rPrChange>
              </w:rPr>
            </w:pPr>
            <w:moveToRangeStart w:id="23340" w:author="N F" w:date="2023-08-09T00:13:00Z" w:name="move142432432"/>
            <w:moveTo w:id="23341" w:author="N F" w:date="2023-08-09T00:13:00Z">
              <w:r w:rsidRPr="006E6534">
                <w:rPr>
                  <w:rFonts w:cs="Times New Roman"/>
                  <w:b/>
                  <w:bCs/>
                  <w:color w:val="000000" w:themeColor="text1"/>
                  <w:rPrChange w:id="23342" w:author="N F" w:date="2023-12-05T03:09:00Z">
                    <w:rPr>
                      <w:i/>
                      <w:iCs/>
                    </w:rPr>
                  </w:rPrChange>
                </w:rPr>
                <w:t>Примечани</w:t>
              </w:r>
            </w:moveTo>
            <w:ins w:id="23343" w:author="N F" w:date="2023-08-09T00:13:00Z">
              <w:r w:rsidRPr="006E6534">
                <w:rPr>
                  <w:rFonts w:cs="Times New Roman"/>
                  <w:b/>
                  <w:bCs/>
                  <w:color w:val="000000" w:themeColor="text1"/>
                  <w:rPrChange w:id="23344" w:author="N F" w:date="2023-12-05T03:09:00Z">
                    <w:rPr>
                      <w:i/>
                      <w:iCs/>
                    </w:rPr>
                  </w:rPrChange>
                </w:rPr>
                <w:t>е</w:t>
              </w:r>
            </w:ins>
            <w:moveTo w:id="23345" w:author="N F" w:date="2023-08-09T00:13:00Z">
              <w:del w:id="23346" w:author="N F" w:date="2023-08-09T00:13:00Z">
                <w:r w:rsidRPr="006E6534" w:rsidDel="006B608E">
                  <w:rPr>
                    <w:rFonts w:cs="Times New Roman"/>
                    <w:b/>
                    <w:bCs/>
                    <w:color w:val="000000" w:themeColor="text1"/>
                    <w:rPrChange w:id="23347" w:author="N F" w:date="2023-12-05T03:09:00Z">
                      <w:rPr>
                        <w:i/>
                        <w:iCs/>
                      </w:rPr>
                    </w:rPrChange>
                  </w:rPr>
                  <w:delText>я</w:delText>
                </w:r>
              </w:del>
              <w:r w:rsidRPr="006E6534">
                <w:rPr>
                  <w:rFonts w:cs="Times New Roman"/>
                  <w:b/>
                  <w:bCs/>
                  <w:color w:val="000000" w:themeColor="text1"/>
                  <w:rPrChange w:id="23348" w:author="N F" w:date="2023-12-05T03:09:00Z">
                    <w:rPr>
                      <w:i/>
                      <w:iCs/>
                    </w:rPr>
                  </w:rPrChange>
                </w:rPr>
                <w:t>:</w:t>
              </w:r>
              <w:r w:rsidRPr="006E6534">
                <w:rPr>
                  <w:rFonts w:cs="Times New Roman"/>
                  <w:b/>
                  <w:bCs/>
                  <w:color w:val="000000" w:themeColor="text1"/>
                  <w:rPrChange w:id="23349" w:author="N F" w:date="2023-12-05T03:09:00Z">
                    <w:rPr/>
                  </w:rPrChange>
                </w:rPr>
                <w:t xml:space="preserve"> </w:t>
              </w:r>
            </w:moveTo>
          </w:p>
          <w:p w14:paraId="157250F3" w14:textId="7B063134" w:rsidR="006B608E" w:rsidRPr="006E6534" w:rsidDel="006B608E" w:rsidRDefault="006B608E">
            <w:pPr>
              <w:pStyle w:val="SDcomments"/>
              <w:ind w:firstLine="0"/>
              <w:rPr>
                <w:del w:id="23350" w:author="N F" w:date="2023-08-09T00:13:00Z"/>
                <w:moveTo w:id="23351" w:author="N F" w:date="2023-08-09T00:13:00Z"/>
                <w:rFonts w:cs="Times New Roman"/>
                <w:color w:val="000000" w:themeColor="text1"/>
                <w:rPrChange w:id="23352" w:author="N F" w:date="2023-12-05T03:09:00Z">
                  <w:rPr>
                    <w:del w:id="23353" w:author="N F" w:date="2023-08-09T00:13:00Z"/>
                    <w:moveTo w:id="23354" w:author="N F" w:date="2023-08-09T00:13:00Z"/>
                    <w:rFonts w:cs="Times New Roman"/>
                  </w:rPr>
                </w:rPrChange>
              </w:rPr>
              <w:pPrChange w:id="23355" w:author="N F" w:date="2023-08-09T00:13:00Z">
                <w:pPr>
                  <w:pStyle w:val="SDcomments"/>
                </w:pPr>
              </w:pPrChange>
            </w:pPr>
            <w:moveTo w:id="23356" w:author="N F" w:date="2023-08-09T00:13:00Z">
              <w:r w:rsidRPr="006E6534">
                <w:rPr>
                  <w:rFonts w:cs="Times New Roman"/>
                  <w:color w:val="000000" w:themeColor="text1"/>
                  <w:rPrChange w:id="23357" w:author="N F" w:date="2023-12-05T03:09:00Z">
                    <w:rPr>
                      <w:rFonts w:cs="Times New Roman"/>
                    </w:rPr>
                  </w:rPrChange>
                </w:rPr>
                <w:t>АСТ – аспартатаминотрансфераза; АЛТ – аланинаминотрансфераза.</w:t>
              </w:r>
            </w:moveTo>
          </w:p>
          <w:moveToRangeEnd w:id="23340"/>
          <w:p w14:paraId="5D9078AC" w14:textId="77777777" w:rsidR="006B608E" w:rsidRPr="006E6534" w:rsidRDefault="006B608E">
            <w:pPr>
              <w:pStyle w:val="SDcomments"/>
              <w:ind w:firstLine="0"/>
              <w:rPr>
                <w:ins w:id="23358" w:author="N F" w:date="2023-08-09T00:13:00Z"/>
                <w:rFonts w:cs="Times New Roman"/>
                <w:color w:val="000000" w:themeColor="text1"/>
                <w:rPrChange w:id="23359" w:author="N F" w:date="2023-12-05T03:09:00Z">
                  <w:rPr>
                    <w:ins w:id="23360" w:author="N F" w:date="2023-08-09T00:13:00Z"/>
                    <w:rFonts w:cs="Times New Roman"/>
                  </w:rPr>
                </w:rPrChange>
              </w:rPr>
              <w:pPrChange w:id="23361" w:author="N F" w:date="2023-08-09T00:13:00Z">
                <w:pPr>
                  <w:pStyle w:val="SDText"/>
                  <w:ind w:firstLine="0"/>
                </w:pPr>
              </w:pPrChange>
            </w:pPr>
          </w:p>
        </w:tc>
      </w:tr>
    </w:tbl>
    <w:p w14:paraId="46DA27BD" w14:textId="5354333B" w:rsidR="007E2620" w:rsidRPr="006E6534" w:rsidDel="006B608E" w:rsidRDefault="00B9080A" w:rsidP="00415551">
      <w:pPr>
        <w:pStyle w:val="SDcomments"/>
        <w:rPr>
          <w:moveFrom w:id="23362" w:author="N F" w:date="2023-08-09T00:13:00Z"/>
          <w:rFonts w:cs="Times New Roman"/>
          <w:color w:val="000000" w:themeColor="text1"/>
          <w:rPrChange w:id="23363" w:author="N F" w:date="2023-12-05T03:09:00Z">
            <w:rPr>
              <w:moveFrom w:id="23364" w:author="N F" w:date="2023-08-09T00:13:00Z"/>
              <w:rFonts w:cs="Times New Roman"/>
            </w:rPr>
          </w:rPrChange>
        </w:rPr>
      </w:pPr>
      <w:moveFromRangeStart w:id="23365" w:author="N F" w:date="2023-08-09T00:13:00Z" w:name="move142432432"/>
      <w:moveFrom w:id="23366" w:author="N F" w:date="2023-08-09T00:13:00Z">
        <w:r w:rsidRPr="006E6534" w:rsidDel="006B608E">
          <w:rPr>
            <w:rFonts w:cs="Times New Roman"/>
            <w:i/>
            <w:iCs/>
            <w:color w:val="000000" w:themeColor="text1"/>
            <w:rPrChange w:id="23367" w:author="N F" w:date="2023-12-05T03:09:00Z">
              <w:rPr>
                <w:rFonts w:cs="Times New Roman"/>
                <w:i/>
                <w:iCs/>
              </w:rPr>
            </w:rPrChange>
          </w:rPr>
          <w:t>Примечания:</w:t>
        </w:r>
        <w:r w:rsidRPr="006E6534" w:rsidDel="006B608E">
          <w:rPr>
            <w:rFonts w:cs="Times New Roman"/>
            <w:color w:val="000000" w:themeColor="text1"/>
            <w:rPrChange w:id="23368" w:author="N F" w:date="2023-12-05T03:09:00Z">
              <w:rPr>
                <w:rFonts w:cs="Times New Roman"/>
              </w:rPr>
            </w:rPrChange>
          </w:rPr>
          <w:t xml:space="preserve"> АСТ – аспартатаминотрансфераза; АЛТ – аланинамин</w:t>
        </w:r>
        <w:r w:rsidR="00FE4783" w:rsidRPr="006E6534" w:rsidDel="006B608E">
          <w:rPr>
            <w:rFonts w:cs="Times New Roman"/>
            <w:color w:val="000000" w:themeColor="text1"/>
            <w:rPrChange w:id="23369" w:author="N F" w:date="2023-12-05T03:09:00Z">
              <w:rPr>
                <w:rFonts w:cs="Times New Roman"/>
              </w:rPr>
            </w:rPrChange>
          </w:rPr>
          <w:t>о</w:t>
        </w:r>
        <w:r w:rsidRPr="006E6534" w:rsidDel="006B608E">
          <w:rPr>
            <w:rFonts w:cs="Times New Roman"/>
            <w:color w:val="000000" w:themeColor="text1"/>
            <w:rPrChange w:id="23370" w:author="N F" w:date="2023-12-05T03:09:00Z">
              <w:rPr>
                <w:rFonts w:cs="Times New Roman"/>
              </w:rPr>
            </w:rPrChange>
          </w:rPr>
          <w:t>трансфераза.</w:t>
        </w:r>
      </w:moveFrom>
    </w:p>
    <w:moveFromRangeEnd w:id="23365"/>
    <w:p w14:paraId="2F462589" w14:textId="77777777" w:rsidR="00BB4A5A" w:rsidRPr="006E6534" w:rsidRDefault="00BB4A5A">
      <w:pPr>
        <w:spacing w:line="240" w:lineRule="auto"/>
        <w:rPr>
          <w:rFonts w:cs="Times New Roman"/>
          <w:color w:val="000000" w:themeColor="text1"/>
          <w:rPrChange w:id="23371" w:author="N F" w:date="2023-12-05T03:09:00Z">
            <w:rPr>
              <w:rFonts w:cs="Times New Roman"/>
            </w:rPr>
          </w:rPrChange>
        </w:rPr>
        <w:pPrChange w:id="23372" w:author="N F" w:date="2023-08-06T15:38:00Z">
          <w:pPr/>
        </w:pPrChange>
      </w:pPr>
    </w:p>
    <w:p w14:paraId="6CE33B83" w14:textId="1AB10089" w:rsidR="001231AD" w:rsidRPr="006E6534" w:rsidRDefault="00B52BB2">
      <w:pPr>
        <w:pStyle w:val="4"/>
        <w:numPr>
          <w:ilvl w:val="0"/>
          <w:numId w:val="0"/>
        </w:numPr>
        <w:spacing w:line="240" w:lineRule="auto"/>
        <w:rPr>
          <w:rFonts w:cs="Times New Roman"/>
        </w:rPr>
        <w:pPrChange w:id="23373" w:author="Barshadskaya, Yuliya" w:date="2024-01-16T03:34:00Z">
          <w:pPr>
            <w:pStyle w:val="4"/>
          </w:pPr>
        </w:pPrChange>
      </w:pPr>
      <w:bookmarkStart w:id="23374" w:name="_Toc115733065"/>
      <w:r w:rsidRPr="006E6534">
        <w:rPr>
          <w:rFonts w:cs="Times New Roman"/>
        </w:rPr>
        <w:lastRenderedPageBreak/>
        <w:t>Безопасность, связанная с лекарственными взаимодействиями и другими взаимодействиями</w:t>
      </w:r>
      <w:bookmarkEnd w:id="23374"/>
    </w:p>
    <w:p w14:paraId="0BF89254" w14:textId="2FC7A596" w:rsidR="003C4D3B" w:rsidRPr="006E6534" w:rsidRDefault="00C31686">
      <w:pPr>
        <w:pStyle w:val="SDText"/>
        <w:spacing w:after="0"/>
        <w:rPr>
          <w:rFonts w:cs="Times New Roman"/>
          <w:color w:val="000000" w:themeColor="text1"/>
          <w:rPrChange w:id="23375" w:author="N F" w:date="2023-12-05T03:09:00Z">
            <w:rPr>
              <w:rFonts w:cs="Times New Roman"/>
            </w:rPr>
          </w:rPrChange>
        </w:rPr>
        <w:pPrChange w:id="23376" w:author="Barshadskaya, Yuliya" w:date="2024-01-16T03:34:00Z">
          <w:pPr>
            <w:pStyle w:val="SDText"/>
          </w:pPr>
        </w:pPrChange>
      </w:pPr>
      <w:r w:rsidRPr="006E6534">
        <w:rPr>
          <w:rFonts w:cs="Times New Roman"/>
          <w:color w:val="000000" w:themeColor="text1"/>
          <w:rPrChange w:id="23377" w:author="N F" w:date="2023-12-05T03:09:00Z">
            <w:rPr>
              <w:rFonts w:cs="Times New Roman"/>
            </w:rPr>
          </w:rPrChange>
        </w:rPr>
        <w:t xml:space="preserve">Осимертиниб преимущественно метаболизируется CYP3A. Исследования взаимодействия с лекарственными средствами Тагриссо не проводились. Рекомендации по дозировке основаны на том, что осимертиниб является субстратом CYP3A </w:t>
      </w:r>
      <w:r w:rsidRPr="006E6534">
        <w:rPr>
          <w:rFonts w:cs="Times New Roman"/>
          <w:i/>
          <w:iCs/>
          <w:color w:val="000000" w:themeColor="text1"/>
          <w:rPrChange w:id="23378" w:author="N F" w:date="2023-12-05T03:09:00Z">
            <w:rPr>
              <w:rFonts w:cs="Times New Roman"/>
              <w:i/>
              <w:iCs/>
            </w:rPr>
          </w:rPrChange>
        </w:rPr>
        <w:t>in vitro</w:t>
      </w:r>
      <w:r w:rsidRPr="006E6534">
        <w:rPr>
          <w:rFonts w:cs="Times New Roman"/>
          <w:color w:val="000000" w:themeColor="text1"/>
          <w:rPrChange w:id="23379" w:author="N F" w:date="2023-12-05T03:09:00Z">
            <w:rPr>
              <w:rFonts w:cs="Times New Roman"/>
            </w:rPr>
          </w:rPrChange>
        </w:rPr>
        <w:t xml:space="preserve">. Необходимо избегать одновременного применения сильных ингибиторов CYP3A с препаратами осимертиниба. Если нет другой альтернативы, пациент должен находиться под пристальным наблюдением на предмет признаков токсичности. По возможности нужно избегать приема сильных индукторов CYP3A, поскольку одновременное применение может снизить концентрацию осимертиниба в плазме </w:t>
      </w:r>
      <w:ins w:id="23380" w:author="Barshadskaya, Yuliya" w:date="2024-01-16T03:34:00Z">
        <w:r w:rsidR="00532045" w:rsidRPr="0001519A">
          <w:rPr>
            <w:rFonts w:cs="Times New Roman"/>
            <w:color w:val="000000" w:themeColor="text1"/>
            <w:lang w:val="en-US"/>
          </w:rPr>
          <w:fldChar w:fldCharType="begin"/>
        </w:r>
        <w:r w:rsidR="00532045"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532045" w:rsidRPr="0001519A">
          <w:rPr>
            <w:rFonts w:cs="Times New Roman"/>
            <w:color w:val="000000" w:themeColor="text1"/>
            <w:lang w:val="en-US"/>
          </w:rPr>
          <w:fldChar w:fldCharType="separate"/>
        </w:r>
        <w:r w:rsidR="00532045" w:rsidRPr="0018315E">
          <w:rPr>
            <w:rFonts w:cs="Times New Roman"/>
            <w:color w:val="000000" w:themeColor="text1"/>
          </w:rPr>
          <w:t>[</w:t>
        </w:r>
      </w:ins>
      <w:ins w:id="23381" w:author="Barshadskaya, Yuliya" w:date="2024-02-23T00:12:00Z">
        <w:r w:rsidR="00131173">
          <w:rPr>
            <w:rFonts w:cs="Times New Roman"/>
            <w:color w:val="000000" w:themeColor="text1"/>
          </w:rPr>
          <w:t>2</w:t>
        </w:r>
      </w:ins>
      <w:ins w:id="23382" w:author="Barshadskaya, Yuliya" w:date="2024-01-16T03:34:00Z">
        <w:r w:rsidR="00532045" w:rsidRPr="00DD38F1">
          <w:rPr>
            <w:rFonts w:cs="Times New Roman"/>
            <w:color w:val="000000" w:themeColor="text1"/>
          </w:rPr>
          <w:t>]</w:t>
        </w:r>
        <w:r w:rsidR="00532045" w:rsidRPr="0001519A">
          <w:rPr>
            <w:rFonts w:cs="Times New Roman"/>
            <w:color w:val="000000" w:themeColor="text1"/>
            <w:lang w:val="en-US"/>
          </w:rPr>
          <w:fldChar w:fldCharType="end"/>
        </w:r>
      </w:ins>
      <w:del w:id="23383" w:author="Barshadskaya, Yuliya" w:date="2024-01-16T03:34:00Z">
        <w:r w:rsidR="006D2EEA" w:rsidRPr="006E6534" w:rsidDel="00532045">
          <w:rPr>
            <w:rFonts w:cs="Times New Roman"/>
            <w:color w:val="000000" w:themeColor="text1"/>
            <w:rPrChange w:id="23384" w:author="N F" w:date="2023-12-05T03:09:00Z">
              <w:rPr>
                <w:rFonts w:cs="Times New Roman"/>
              </w:rPr>
            </w:rPrChange>
          </w:rPr>
          <w:fldChar w:fldCharType="begin"/>
        </w:r>
        <w:r w:rsidR="00426E62" w:rsidRPr="006E6534" w:rsidDel="00532045">
          <w:rPr>
            <w:rFonts w:cs="Times New Roman"/>
            <w:color w:val="000000" w:themeColor="text1"/>
            <w:rPrChange w:id="23385" w:author="N F" w:date="2023-12-05T03:09:00Z">
              <w:rPr>
                <w:rFonts w:cs="Times New Roman"/>
              </w:rPr>
            </w:rPrChange>
          </w:rPr>
          <w:delInstrText xml:space="preserve"> ADDIN ZOTERO_ITEM CSL_CITATION {"citationID":"P1dLZdCN","properties":{"formattedCitation":"(14)","plainCitation":"(14)","noteIndex":0},"citationItems":[{"id":161759,"uris":["http://zotero.org/groups/4735135/items/SYLFY4KI"],"itemData":{"id":161759,"type":"webpage","title":"TAGRISSO (osimertinib) tablets. AstraZeneca Pharmaceuticals, LP Application No.:  208065. Approval Date: 11/13/2015. Clinical Pharmacology Biopharmaceutics Review","URL":"https://www.accessdata.fda.gov/drugsatfda_docs/nda/2015/208065Orig1s000TOC.cfm","accessed":{"date-parts":[["2022",8,2]]}}}],"schema":"https://github.com/citation-style-language/schema/raw/master/csl-citation.json"} </w:delInstrText>
        </w:r>
        <w:r w:rsidR="006D2EEA" w:rsidRPr="006E6534" w:rsidDel="00532045">
          <w:rPr>
            <w:rFonts w:cs="Times New Roman"/>
            <w:color w:val="000000" w:themeColor="text1"/>
            <w:rPrChange w:id="23386" w:author="N F" w:date="2023-12-05T03:09:00Z">
              <w:rPr>
                <w:rFonts w:cs="Times New Roman"/>
              </w:rPr>
            </w:rPrChange>
          </w:rPr>
          <w:fldChar w:fldCharType="separate"/>
        </w:r>
        <w:r w:rsidR="00426E62" w:rsidRPr="006E6534" w:rsidDel="00532045">
          <w:rPr>
            <w:rFonts w:cs="Times New Roman"/>
            <w:color w:val="000000" w:themeColor="text1"/>
            <w:rPrChange w:id="23387" w:author="N F" w:date="2023-12-05T03:09:00Z">
              <w:rPr>
                <w:rFonts w:cs="Times New Roman"/>
              </w:rPr>
            </w:rPrChange>
          </w:rPr>
          <w:delText>(14)</w:delText>
        </w:r>
        <w:r w:rsidR="006D2EEA" w:rsidRPr="006E6534" w:rsidDel="00532045">
          <w:rPr>
            <w:rFonts w:cs="Times New Roman"/>
            <w:color w:val="000000" w:themeColor="text1"/>
            <w:rPrChange w:id="23388" w:author="N F" w:date="2023-12-05T03:09:00Z">
              <w:rPr>
                <w:rFonts w:cs="Times New Roman"/>
              </w:rPr>
            </w:rPrChange>
          </w:rPr>
          <w:fldChar w:fldCharType="end"/>
        </w:r>
      </w:del>
      <w:r w:rsidR="0006720C" w:rsidRPr="006E6534">
        <w:rPr>
          <w:rFonts w:cs="Times New Roman"/>
          <w:color w:val="000000" w:themeColor="text1"/>
          <w:rPrChange w:id="23389" w:author="N F" w:date="2023-12-05T03:09:00Z">
            <w:rPr>
              <w:rFonts w:cs="Times New Roman"/>
            </w:rPr>
          </w:rPrChange>
        </w:rPr>
        <w:t>.</w:t>
      </w:r>
    </w:p>
    <w:p w14:paraId="4A93629F" w14:textId="2ACDC68E" w:rsidR="003D1D5F" w:rsidRPr="006E6534" w:rsidRDefault="00AA0177">
      <w:pPr>
        <w:pStyle w:val="SDText"/>
        <w:spacing w:after="0"/>
        <w:rPr>
          <w:rFonts w:cs="Times New Roman"/>
          <w:color w:val="000000" w:themeColor="text1"/>
          <w:rPrChange w:id="23390" w:author="N F" w:date="2023-12-05T03:09:00Z">
            <w:rPr>
              <w:rFonts w:cs="Times New Roman"/>
            </w:rPr>
          </w:rPrChange>
        </w:rPr>
        <w:pPrChange w:id="23391" w:author="Barshadskaya, Yuliya" w:date="2024-01-16T03:34:00Z">
          <w:pPr>
            <w:pStyle w:val="SDText"/>
          </w:pPr>
        </w:pPrChange>
      </w:pPr>
      <w:r w:rsidRPr="006E6534">
        <w:rPr>
          <w:rFonts w:cs="Times New Roman"/>
          <w:color w:val="000000" w:themeColor="text1"/>
          <w:rPrChange w:id="23392" w:author="N F" w:date="2023-12-05T03:09:00Z">
            <w:rPr>
              <w:rFonts w:cs="Times New Roman"/>
            </w:rPr>
          </w:rPrChange>
        </w:rPr>
        <w:t xml:space="preserve">Согласно результатам исследования </w:t>
      </w:r>
      <w:r w:rsidRPr="006E6534">
        <w:rPr>
          <w:rFonts w:cs="Times New Roman"/>
          <w:i/>
          <w:iCs/>
          <w:color w:val="000000" w:themeColor="text1"/>
          <w:rPrChange w:id="23393" w:author="N F" w:date="2023-12-05T03:09:00Z">
            <w:rPr>
              <w:rFonts w:cs="Times New Roman"/>
              <w:i/>
              <w:iCs/>
            </w:rPr>
          </w:rPrChange>
        </w:rPr>
        <w:t>in vitro</w:t>
      </w:r>
      <w:r w:rsidRPr="006E6534">
        <w:rPr>
          <w:rFonts w:cs="Times New Roman"/>
          <w:color w:val="000000" w:themeColor="text1"/>
          <w:rPrChange w:id="23394" w:author="N F" w:date="2023-12-05T03:09:00Z">
            <w:rPr>
              <w:rFonts w:cs="Times New Roman"/>
            </w:rPr>
          </w:rPrChange>
        </w:rPr>
        <w:t>,</w:t>
      </w:r>
      <w:r w:rsidR="009217E2" w:rsidRPr="006E6534">
        <w:rPr>
          <w:rFonts w:cs="Times New Roman"/>
          <w:color w:val="000000" w:themeColor="text1"/>
          <w:rPrChange w:id="23395" w:author="N F" w:date="2023-12-05T03:09:00Z">
            <w:rPr>
              <w:rFonts w:cs="Times New Roman"/>
            </w:rPr>
          </w:rPrChange>
        </w:rPr>
        <w:t xml:space="preserve"> </w:t>
      </w:r>
      <w:r w:rsidRPr="006E6534">
        <w:rPr>
          <w:rFonts w:cs="Times New Roman"/>
          <w:color w:val="000000" w:themeColor="text1"/>
          <w:rPrChange w:id="23396" w:author="N F" w:date="2023-12-05T03:09:00Z">
            <w:rPr>
              <w:rFonts w:cs="Times New Roman"/>
            </w:rPr>
          </w:rPrChange>
        </w:rPr>
        <w:t xml:space="preserve">осимертиниб не является субстратом ОАТР1В1 и ОАТР1В3. </w:t>
      </w:r>
      <w:r w:rsidRPr="006E6534">
        <w:rPr>
          <w:rFonts w:cs="Times New Roman"/>
          <w:i/>
          <w:iCs/>
          <w:color w:val="000000" w:themeColor="text1"/>
          <w:rPrChange w:id="23397" w:author="N F" w:date="2023-12-05T03:09:00Z">
            <w:rPr>
              <w:rFonts w:cs="Times New Roman"/>
              <w:i/>
              <w:iCs/>
            </w:rPr>
          </w:rPrChange>
        </w:rPr>
        <w:t>In vitro</w:t>
      </w:r>
      <w:r w:rsidRPr="006E6534">
        <w:rPr>
          <w:rFonts w:cs="Times New Roman"/>
          <w:color w:val="000000" w:themeColor="text1"/>
          <w:rPrChange w:id="23398" w:author="N F" w:date="2023-12-05T03:09:00Z">
            <w:rPr>
              <w:rFonts w:cs="Times New Roman"/>
            </w:rPr>
          </w:rPrChange>
        </w:rPr>
        <w:t xml:space="preserve"> осимертиниб не ингибирует OAT1, OAT3, OATP1B1, OATP1B3, MATE1, OCT2 и MATE2K в клинически значимых концентрациях. На основании исследований </w:t>
      </w:r>
      <w:r w:rsidRPr="006E6534">
        <w:rPr>
          <w:rFonts w:cs="Times New Roman"/>
          <w:i/>
          <w:iCs/>
          <w:color w:val="000000" w:themeColor="text1"/>
          <w:rPrChange w:id="23399" w:author="N F" w:date="2023-12-05T03:09:00Z">
            <w:rPr>
              <w:rFonts w:cs="Times New Roman"/>
              <w:i/>
              <w:iCs/>
            </w:rPr>
          </w:rPrChange>
        </w:rPr>
        <w:t>in vitro</w:t>
      </w:r>
      <w:r w:rsidRPr="006E6534">
        <w:rPr>
          <w:rFonts w:cs="Times New Roman"/>
          <w:color w:val="000000" w:themeColor="text1"/>
          <w:rPrChange w:id="23400" w:author="N F" w:date="2023-12-05T03:09:00Z">
            <w:rPr>
              <w:rFonts w:cs="Times New Roman"/>
            </w:rPr>
          </w:rPrChange>
        </w:rPr>
        <w:t xml:space="preserve"> осимертиниб является субстратом P-gp и</w:t>
      </w:r>
      <w:r w:rsidR="007C7D43" w:rsidRPr="006E6534">
        <w:rPr>
          <w:rFonts w:cs="Times New Roman"/>
          <w:color w:val="000000" w:themeColor="text1"/>
          <w:rPrChange w:id="23401" w:author="N F" w:date="2023-12-05T03:09:00Z">
            <w:rPr>
              <w:rFonts w:cs="Times New Roman"/>
            </w:rPr>
          </w:rPrChange>
        </w:rPr>
        <w:t xml:space="preserve"> белка резистентности рака молочной железы (</w:t>
      </w:r>
      <w:r w:rsidR="007C7D43" w:rsidRPr="006E6534">
        <w:rPr>
          <w:rFonts w:cs="Times New Roman"/>
          <w:color w:val="000000" w:themeColor="text1"/>
          <w:lang w:val="en-US"/>
          <w:rPrChange w:id="23402" w:author="N F" w:date="2023-12-05T03:09:00Z">
            <w:rPr>
              <w:rFonts w:cs="Times New Roman"/>
              <w:lang w:val="en-US"/>
            </w:rPr>
          </w:rPrChange>
        </w:rPr>
        <w:t>Breast</w:t>
      </w:r>
      <w:r w:rsidR="007C7D43" w:rsidRPr="006E6534">
        <w:rPr>
          <w:rFonts w:cs="Times New Roman"/>
          <w:color w:val="000000" w:themeColor="text1"/>
          <w:rPrChange w:id="23403" w:author="N F" w:date="2023-12-05T03:09:00Z">
            <w:rPr>
              <w:rFonts w:cs="Times New Roman"/>
            </w:rPr>
          </w:rPrChange>
        </w:rPr>
        <w:t xml:space="preserve"> </w:t>
      </w:r>
      <w:r w:rsidR="007C7D43" w:rsidRPr="006E6534">
        <w:rPr>
          <w:rFonts w:cs="Times New Roman"/>
          <w:color w:val="000000" w:themeColor="text1"/>
          <w:lang w:val="en-US"/>
          <w:rPrChange w:id="23404" w:author="N F" w:date="2023-12-05T03:09:00Z">
            <w:rPr>
              <w:rFonts w:cs="Times New Roman"/>
              <w:lang w:val="en-US"/>
            </w:rPr>
          </w:rPrChange>
        </w:rPr>
        <w:t>Cancer</w:t>
      </w:r>
      <w:r w:rsidR="007C7D43" w:rsidRPr="006E6534">
        <w:rPr>
          <w:rFonts w:cs="Times New Roman"/>
          <w:color w:val="000000" w:themeColor="text1"/>
          <w:rPrChange w:id="23405" w:author="N F" w:date="2023-12-05T03:09:00Z">
            <w:rPr>
              <w:rFonts w:cs="Times New Roman"/>
            </w:rPr>
          </w:rPrChange>
        </w:rPr>
        <w:t xml:space="preserve"> </w:t>
      </w:r>
      <w:r w:rsidR="007C7D43" w:rsidRPr="006E6534">
        <w:rPr>
          <w:rFonts w:cs="Times New Roman"/>
          <w:color w:val="000000" w:themeColor="text1"/>
          <w:lang w:val="en-US"/>
          <w:rPrChange w:id="23406" w:author="N F" w:date="2023-12-05T03:09:00Z">
            <w:rPr>
              <w:rFonts w:cs="Times New Roman"/>
              <w:lang w:val="en-US"/>
            </w:rPr>
          </w:rPrChange>
        </w:rPr>
        <w:t>Resistance</w:t>
      </w:r>
      <w:r w:rsidR="007C7D43" w:rsidRPr="006E6534">
        <w:rPr>
          <w:rFonts w:cs="Times New Roman"/>
          <w:color w:val="000000" w:themeColor="text1"/>
          <w:rPrChange w:id="23407" w:author="N F" w:date="2023-12-05T03:09:00Z">
            <w:rPr>
              <w:rFonts w:cs="Times New Roman"/>
            </w:rPr>
          </w:rPrChange>
        </w:rPr>
        <w:t xml:space="preserve"> </w:t>
      </w:r>
      <w:r w:rsidR="007C7D43" w:rsidRPr="006E6534">
        <w:rPr>
          <w:rFonts w:cs="Times New Roman"/>
          <w:color w:val="000000" w:themeColor="text1"/>
          <w:lang w:val="en-US"/>
          <w:rPrChange w:id="23408" w:author="N F" w:date="2023-12-05T03:09:00Z">
            <w:rPr>
              <w:rFonts w:cs="Times New Roman"/>
              <w:lang w:val="en-US"/>
            </w:rPr>
          </w:rPrChange>
        </w:rPr>
        <w:t>Protein</w:t>
      </w:r>
      <w:r w:rsidR="007C7D43" w:rsidRPr="006E6534">
        <w:rPr>
          <w:rFonts w:cs="Times New Roman"/>
          <w:color w:val="000000" w:themeColor="text1"/>
          <w:rPrChange w:id="23409" w:author="N F" w:date="2023-12-05T03:09:00Z">
            <w:rPr>
              <w:rFonts w:cs="Times New Roman"/>
            </w:rPr>
          </w:rPrChange>
        </w:rPr>
        <w:t xml:space="preserve">, </w:t>
      </w:r>
      <w:r w:rsidRPr="006E6534">
        <w:rPr>
          <w:rFonts w:cs="Times New Roman"/>
          <w:color w:val="000000" w:themeColor="text1"/>
          <w:rPrChange w:id="23410" w:author="N F" w:date="2023-12-05T03:09:00Z">
            <w:rPr>
              <w:rFonts w:cs="Times New Roman"/>
            </w:rPr>
          </w:rPrChange>
        </w:rPr>
        <w:t>BCRP</w:t>
      </w:r>
      <w:r w:rsidR="007C7D43" w:rsidRPr="006E6534">
        <w:rPr>
          <w:rFonts w:cs="Times New Roman"/>
          <w:color w:val="000000" w:themeColor="text1"/>
          <w:rPrChange w:id="23411" w:author="N F" w:date="2023-12-05T03:09:00Z">
            <w:rPr>
              <w:rFonts w:cs="Times New Roman"/>
            </w:rPr>
          </w:rPrChange>
        </w:rPr>
        <w:t>)</w:t>
      </w:r>
      <w:r w:rsidRPr="006E6534">
        <w:rPr>
          <w:rFonts w:cs="Times New Roman"/>
          <w:color w:val="000000" w:themeColor="text1"/>
          <w:rPrChange w:id="23412" w:author="N F" w:date="2023-12-05T03:09:00Z">
            <w:rPr>
              <w:rFonts w:cs="Times New Roman"/>
            </w:rPr>
          </w:rPrChange>
        </w:rPr>
        <w:t xml:space="preserve">, но в клинических дозах клинически значимые взаимодействия маловероятны. </w:t>
      </w:r>
      <w:r w:rsidR="00135E00" w:rsidRPr="006E6534">
        <w:rPr>
          <w:rFonts w:cs="Times New Roman"/>
          <w:color w:val="000000" w:themeColor="text1"/>
          <w:rPrChange w:id="23413" w:author="N F" w:date="2023-12-05T03:09:00Z">
            <w:rPr>
              <w:rFonts w:cs="Times New Roman"/>
            </w:rPr>
          </w:rPrChange>
        </w:rPr>
        <w:t>Согласно данным</w:t>
      </w:r>
      <w:r w:rsidRPr="006E6534">
        <w:rPr>
          <w:rFonts w:cs="Times New Roman"/>
          <w:color w:val="000000" w:themeColor="text1"/>
          <w:rPrChange w:id="23414" w:author="N F" w:date="2023-12-05T03:09:00Z">
            <w:rPr>
              <w:rFonts w:cs="Times New Roman"/>
            </w:rPr>
          </w:rPrChange>
        </w:rPr>
        <w:t xml:space="preserve"> </w:t>
      </w:r>
      <w:r w:rsidRPr="006E6534">
        <w:rPr>
          <w:rFonts w:cs="Times New Roman"/>
          <w:i/>
          <w:iCs/>
          <w:color w:val="000000" w:themeColor="text1"/>
          <w:rPrChange w:id="23415" w:author="N F" w:date="2023-12-05T03:09:00Z">
            <w:rPr>
              <w:rFonts w:cs="Times New Roman"/>
              <w:i/>
              <w:iCs/>
            </w:rPr>
          </w:rPrChange>
        </w:rPr>
        <w:t>in vitro</w:t>
      </w:r>
      <w:r w:rsidRPr="006E6534">
        <w:rPr>
          <w:rFonts w:cs="Times New Roman"/>
          <w:color w:val="000000" w:themeColor="text1"/>
          <w:rPrChange w:id="23416" w:author="N F" w:date="2023-12-05T03:09:00Z">
            <w:rPr>
              <w:rFonts w:cs="Times New Roman"/>
            </w:rPr>
          </w:rPrChange>
        </w:rPr>
        <w:t xml:space="preserve"> </w:t>
      </w:r>
      <w:r w:rsidR="00135E00" w:rsidRPr="006E6534">
        <w:rPr>
          <w:rFonts w:cs="Times New Roman"/>
          <w:color w:val="000000" w:themeColor="text1"/>
          <w:rPrChange w:id="23417" w:author="N F" w:date="2023-12-05T03:09:00Z">
            <w:rPr>
              <w:rFonts w:cs="Times New Roman"/>
            </w:rPr>
          </w:rPrChange>
        </w:rPr>
        <w:t>исследований</w:t>
      </w:r>
      <w:r w:rsidR="005D213F" w:rsidRPr="006E6534">
        <w:rPr>
          <w:rFonts w:cs="Times New Roman"/>
          <w:color w:val="000000" w:themeColor="text1"/>
          <w:rPrChange w:id="23418" w:author="N F" w:date="2023-12-05T03:09:00Z">
            <w:rPr>
              <w:rFonts w:cs="Times New Roman"/>
            </w:rPr>
          </w:rPrChange>
        </w:rPr>
        <w:t>,</w:t>
      </w:r>
      <w:r w:rsidR="00135E00" w:rsidRPr="006E6534">
        <w:rPr>
          <w:rFonts w:cs="Times New Roman"/>
          <w:color w:val="000000" w:themeColor="text1"/>
          <w:rPrChange w:id="23419" w:author="N F" w:date="2023-12-05T03:09:00Z">
            <w:rPr>
              <w:rFonts w:cs="Times New Roman"/>
            </w:rPr>
          </w:rPrChange>
        </w:rPr>
        <w:t xml:space="preserve"> </w:t>
      </w:r>
      <w:r w:rsidRPr="006E6534">
        <w:rPr>
          <w:rFonts w:cs="Times New Roman"/>
          <w:color w:val="000000" w:themeColor="text1"/>
          <w:rPrChange w:id="23420" w:author="N F" w:date="2023-12-05T03:09:00Z">
            <w:rPr>
              <w:rFonts w:cs="Times New Roman"/>
            </w:rPr>
          </w:rPrChange>
        </w:rPr>
        <w:t xml:space="preserve">осимертиниб является ингибитором BCRP и P-gp </w:t>
      </w:r>
      <w:ins w:id="23421" w:author="Barshadskaya, Yuliya" w:date="2024-01-16T03:34:00Z">
        <w:r w:rsidR="00532045" w:rsidRPr="0001519A">
          <w:rPr>
            <w:rFonts w:cs="Times New Roman"/>
            <w:color w:val="000000" w:themeColor="text1"/>
            <w:lang w:val="en-US"/>
          </w:rPr>
          <w:fldChar w:fldCharType="begin"/>
        </w:r>
        <w:r w:rsidR="00532045"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532045" w:rsidRPr="0001519A">
          <w:rPr>
            <w:rFonts w:cs="Times New Roman"/>
            <w:color w:val="000000" w:themeColor="text1"/>
            <w:lang w:val="en-US"/>
          </w:rPr>
          <w:fldChar w:fldCharType="separate"/>
        </w:r>
        <w:r w:rsidR="00532045" w:rsidRPr="0018315E">
          <w:rPr>
            <w:rFonts w:cs="Times New Roman"/>
            <w:color w:val="000000" w:themeColor="text1"/>
          </w:rPr>
          <w:t>[</w:t>
        </w:r>
      </w:ins>
      <w:ins w:id="23422" w:author="Barshadskaya, Yuliya" w:date="2024-02-23T00:12:00Z">
        <w:r w:rsidR="00131173">
          <w:rPr>
            <w:rFonts w:cs="Times New Roman"/>
            <w:color w:val="000000" w:themeColor="text1"/>
          </w:rPr>
          <w:t>3</w:t>
        </w:r>
      </w:ins>
      <w:ins w:id="23423" w:author="Barshadskaya, Yuliya" w:date="2024-01-16T03:34:00Z">
        <w:r w:rsidR="00532045" w:rsidRPr="00DD38F1">
          <w:rPr>
            <w:rFonts w:cs="Times New Roman"/>
            <w:color w:val="000000" w:themeColor="text1"/>
          </w:rPr>
          <w:t>]</w:t>
        </w:r>
        <w:r w:rsidR="00532045" w:rsidRPr="0001519A">
          <w:rPr>
            <w:rFonts w:cs="Times New Roman"/>
            <w:color w:val="000000" w:themeColor="text1"/>
            <w:lang w:val="en-US"/>
          </w:rPr>
          <w:fldChar w:fldCharType="end"/>
        </w:r>
      </w:ins>
      <w:del w:id="23424" w:author="Barshadskaya, Yuliya" w:date="2024-01-16T03:34:00Z">
        <w:r w:rsidR="003D1D5F" w:rsidRPr="006E6534" w:rsidDel="00532045">
          <w:rPr>
            <w:rFonts w:cs="Times New Roman"/>
            <w:color w:val="000000" w:themeColor="text1"/>
            <w:rPrChange w:id="23425" w:author="N F" w:date="2023-12-05T03:09:00Z">
              <w:rPr>
                <w:rFonts w:cs="Times New Roman"/>
              </w:rPr>
            </w:rPrChange>
          </w:rPr>
          <w:fldChar w:fldCharType="begin"/>
        </w:r>
        <w:r w:rsidR="00426E62" w:rsidRPr="006E6534" w:rsidDel="00532045">
          <w:rPr>
            <w:rFonts w:cs="Times New Roman"/>
            <w:color w:val="000000" w:themeColor="text1"/>
            <w:rPrChange w:id="23426" w:author="N F" w:date="2023-12-05T03:09:00Z">
              <w:rPr>
                <w:rFonts w:cs="Times New Roman"/>
              </w:rPr>
            </w:rPrChange>
          </w:rPr>
          <w:delInstrText xml:space="preserve"> ADDIN ZOTERO_ITEM CSL_CITATION {"citationID":"SEkCmmgV","properties":{"formattedCitation":"(15)","plainCitation":"(15)","noteIndex":0},"citationItems":[{"id":161851,"uris":["http://zotero.org/groups/4735135/items/YBQ3M3JJ"],"itemData":{"id":161851,"type":"webpage","title":"Tagrisso. SmPC","URL":"https://www.ema.europa.eu/en/documents/product-information/tagrisso-epar-product-information_en.pdf","author":[{"family":"EMA","given":""}],"accessed":{"date-parts":[["2022",8,2]]}}}],"schema":"https://github.com/citation-style-language/schema/raw/master/csl-citation.json"} </w:delInstrText>
        </w:r>
        <w:r w:rsidR="003D1D5F" w:rsidRPr="006E6534" w:rsidDel="00532045">
          <w:rPr>
            <w:rFonts w:cs="Times New Roman"/>
            <w:color w:val="000000" w:themeColor="text1"/>
            <w:rPrChange w:id="23427" w:author="N F" w:date="2023-12-05T03:09:00Z">
              <w:rPr>
                <w:rFonts w:cs="Times New Roman"/>
              </w:rPr>
            </w:rPrChange>
          </w:rPr>
          <w:fldChar w:fldCharType="separate"/>
        </w:r>
        <w:r w:rsidR="00426E62" w:rsidRPr="006E6534" w:rsidDel="00532045">
          <w:rPr>
            <w:rFonts w:cs="Times New Roman"/>
            <w:color w:val="000000" w:themeColor="text1"/>
            <w:rPrChange w:id="23428" w:author="N F" w:date="2023-12-05T03:09:00Z">
              <w:rPr>
                <w:rFonts w:cs="Times New Roman"/>
              </w:rPr>
            </w:rPrChange>
          </w:rPr>
          <w:delText>(15)</w:delText>
        </w:r>
        <w:r w:rsidR="003D1D5F" w:rsidRPr="006E6534" w:rsidDel="00532045">
          <w:rPr>
            <w:rFonts w:cs="Times New Roman"/>
            <w:color w:val="000000" w:themeColor="text1"/>
            <w:rPrChange w:id="23429" w:author="N F" w:date="2023-12-05T03:09:00Z">
              <w:rPr>
                <w:rFonts w:cs="Times New Roman"/>
              </w:rPr>
            </w:rPrChange>
          </w:rPr>
          <w:fldChar w:fldCharType="end"/>
        </w:r>
      </w:del>
      <w:r w:rsidR="00135E00" w:rsidRPr="006E6534">
        <w:rPr>
          <w:rFonts w:cs="Times New Roman"/>
          <w:color w:val="000000" w:themeColor="text1"/>
          <w:rPrChange w:id="23430" w:author="N F" w:date="2023-12-05T03:09:00Z">
            <w:rPr>
              <w:rFonts w:cs="Times New Roman"/>
            </w:rPr>
          </w:rPrChange>
        </w:rPr>
        <w:t>.</w:t>
      </w:r>
    </w:p>
    <w:p w14:paraId="39002DC6" w14:textId="133B54B7" w:rsidR="00BB4A5A" w:rsidRPr="006E6534" w:rsidRDefault="00BB4A5A">
      <w:pPr>
        <w:spacing w:after="0" w:line="240" w:lineRule="auto"/>
        <w:rPr>
          <w:rFonts w:cs="Times New Roman"/>
          <w:color w:val="000000" w:themeColor="text1"/>
          <w:rPrChange w:id="23431" w:author="N F" w:date="2023-12-05T03:09:00Z">
            <w:rPr>
              <w:rFonts w:cs="Times New Roman"/>
            </w:rPr>
          </w:rPrChange>
        </w:rPr>
        <w:pPrChange w:id="23432" w:author="Barshadskaya, Yuliya" w:date="2024-01-16T03:34:00Z">
          <w:pPr/>
        </w:pPrChange>
      </w:pPr>
    </w:p>
    <w:p w14:paraId="4D46105A" w14:textId="7D9E6AB6" w:rsidR="00BB4A5A" w:rsidRPr="006E6534" w:rsidRDefault="00BB4A5A">
      <w:pPr>
        <w:pStyle w:val="4"/>
        <w:numPr>
          <w:ilvl w:val="0"/>
          <w:numId w:val="0"/>
        </w:numPr>
        <w:spacing w:line="240" w:lineRule="auto"/>
        <w:rPr>
          <w:rFonts w:cs="Times New Roman"/>
        </w:rPr>
        <w:pPrChange w:id="23433" w:author="Barshadskaya, Yuliya" w:date="2024-01-16T03:34:00Z">
          <w:pPr>
            <w:pStyle w:val="4"/>
          </w:pPr>
        </w:pPrChange>
      </w:pPr>
      <w:bookmarkStart w:id="23434" w:name="_Toc115733066"/>
      <w:r w:rsidRPr="006E6534">
        <w:rPr>
          <w:rFonts w:cs="Times New Roman"/>
        </w:rPr>
        <w:t>Прерывание терапии в связи с нежелательными явлениями</w:t>
      </w:r>
      <w:bookmarkEnd w:id="23434"/>
    </w:p>
    <w:p w14:paraId="03388859" w14:textId="157B344A" w:rsidR="002D7456" w:rsidRPr="006E6534" w:rsidRDefault="000761AB" w:rsidP="00415551">
      <w:pPr>
        <w:pStyle w:val="SDText"/>
        <w:rPr>
          <w:rFonts w:cs="Times New Roman"/>
          <w:color w:val="000000" w:themeColor="text1"/>
          <w:rPrChange w:id="23435" w:author="N F" w:date="2023-12-05T03:09:00Z">
            <w:rPr>
              <w:rFonts w:cs="Times New Roman"/>
            </w:rPr>
          </w:rPrChange>
        </w:rPr>
      </w:pPr>
      <w:bookmarkStart w:id="23436" w:name="_Ref115268300"/>
      <w:r w:rsidRPr="006E6534">
        <w:rPr>
          <w:rFonts w:cs="Times New Roman"/>
          <w:color w:val="000000" w:themeColor="text1"/>
          <w:rPrChange w:id="23437" w:author="N F" w:date="2023-12-05T03:09:00Z">
            <w:rPr>
              <w:rFonts w:cs="Times New Roman"/>
            </w:rPr>
          </w:rPrChange>
        </w:rPr>
        <w:t xml:space="preserve">Доступны результаты оценки </w:t>
      </w:r>
      <w:r w:rsidR="00D026A3" w:rsidRPr="006E6534">
        <w:rPr>
          <w:rFonts w:cs="Times New Roman"/>
          <w:color w:val="000000" w:themeColor="text1"/>
          <w:rPrChange w:id="23438" w:author="N F" w:date="2023-12-05T03:09:00Z">
            <w:rPr>
              <w:rFonts w:cs="Times New Roman"/>
            </w:rPr>
          </w:rPrChange>
        </w:rPr>
        <w:t xml:space="preserve">событий, которые привели к отмене приема осимеркиниба в рамках исследований </w:t>
      </w:r>
      <w:r w:rsidR="00B60C9A" w:rsidRPr="006E6534">
        <w:rPr>
          <w:rFonts w:cs="Times New Roman"/>
          <w:color w:val="000000" w:themeColor="text1"/>
          <w:lang w:val="en-US"/>
          <w:rPrChange w:id="23439" w:author="N F" w:date="2023-12-05T03:09:00Z">
            <w:rPr>
              <w:rFonts w:cs="Times New Roman"/>
              <w:lang w:val="en-US"/>
            </w:rPr>
          </w:rPrChange>
        </w:rPr>
        <w:t>AURA</w:t>
      </w:r>
      <w:r w:rsidR="00B60C9A" w:rsidRPr="006E6534">
        <w:rPr>
          <w:rFonts w:cs="Times New Roman"/>
          <w:color w:val="000000" w:themeColor="text1"/>
          <w:rPrChange w:id="23440" w:author="N F" w:date="2023-12-05T03:09:00Z">
            <w:rPr>
              <w:rFonts w:cs="Times New Roman"/>
            </w:rPr>
          </w:rPrChange>
        </w:rPr>
        <w:t xml:space="preserve"> 2 и </w:t>
      </w:r>
      <w:r w:rsidR="00B60C9A" w:rsidRPr="006E6534">
        <w:rPr>
          <w:rFonts w:cs="Times New Roman"/>
          <w:color w:val="000000" w:themeColor="text1"/>
          <w:lang w:val="en-US"/>
          <w:rPrChange w:id="23441" w:author="N F" w:date="2023-12-05T03:09:00Z">
            <w:rPr>
              <w:rFonts w:cs="Times New Roman"/>
              <w:lang w:val="en-US"/>
            </w:rPr>
          </w:rPrChange>
        </w:rPr>
        <w:t>AURAex</w:t>
      </w:r>
      <w:r w:rsidR="00B60C9A" w:rsidRPr="006E6534">
        <w:rPr>
          <w:rFonts w:cs="Times New Roman"/>
          <w:color w:val="000000" w:themeColor="text1"/>
          <w:rPrChange w:id="23442" w:author="N F" w:date="2023-12-05T03:09:00Z">
            <w:rPr>
              <w:rFonts w:cs="Times New Roman"/>
            </w:rPr>
          </w:rPrChange>
        </w:rPr>
        <w:t xml:space="preserve"> (</w:t>
      </w:r>
      <w:r w:rsidR="00B60C9A" w:rsidRPr="006E6534">
        <w:rPr>
          <w:rFonts w:cs="Times New Roman"/>
          <w:color w:val="000000" w:themeColor="text1"/>
          <w:lang w:val="en-US"/>
          <w:rPrChange w:id="23443" w:author="N F" w:date="2023-12-05T03:09:00Z">
            <w:rPr>
              <w:rFonts w:cs="Times New Roman"/>
              <w:lang w:val="en-US"/>
            </w:rPr>
          </w:rPrChange>
        </w:rPr>
        <w:fldChar w:fldCharType="begin"/>
      </w:r>
      <w:r w:rsidR="00B60C9A" w:rsidRPr="006E6534">
        <w:rPr>
          <w:rFonts w:cs="Times New Roman"/>
          <w:color w:val="000000" w:themeColor="text1"/>
          <w:rPrChange w:id="23444" w:author="N F" w:date="2023-12-05T03:09:00Z">
            <w:rPr>
              <w:rFonts w:cs="Times New Roman"/>
            </w:rPr>
          </w:rPrChange>
        </w:rPr>
        <w:instrText xml:space="preserve"> </w:instrText>
      </w:r>
      <w:r w:rsidR="00B60C9A" w:rsidRPr="006E6534">
        <w:rPr>
          <w:rFonts w:cs="Times New Roman"/>
          <w:color w:val="000000" w:themeColor="text1"/>
          <w:lang w:val="en-US"/>
          <w:rPrChange w:id="23445" w:author="N F" w:date="2023-12-05T03:09:00Z">
            <w:rPr>
              <w:rFonts w:cs="Times New Roman"/>
              <w:lang w:val="en-US"/>
            </w:rPr>
          </w:rPrChange>
        </w:rPr>
        <w:instrText>REF</w:instrText>
      </w:r>
      <w:r w:rsidR="00B60C9A" w:rsidRPr="006E6534">
        <w:rPr>
          <w:rFonts w:cs="Times New Roman"/>
          <w:color w:val="000000" w:themeColor="text1"/>
          <w:rPrChange w:id="23446" w:author="N F" w:date="2023-12-05T03:09:00Z">
            <w:rPr>
              <w:rFonts w:cs="Times New Roman"/>
            </w:rPr>
          </w:rPrChange>
        </w:rPr>
        <w:instrText xml:space="preserve"> _</w:instrText>
      </w:r>
      <w:r w:rsidR="00B60C9A" w:rsidRPr="006E6534">
        <w:rPr>
          <w:rFonts w:cs="Times New Roman"/>
          <w:color w:val="000000" w:themeColor="text1"/>
          <w:lang w:val="en-US"/>
          <w:rPrChange w:id="23447" w:author="N F" w:date="2023-12-05T03:09:00Z">
            <w:rPr>
              <w:rFonts w:cs="Times New Roman"/>
              <w:lang w:val="en-US"/>
            </w:rPr>
          </w:rPrChange>
        </w:rPr>
        <w:instrText>Ref</w:instrText>
      </w:r>
      <w:r w:rsidR="00B60C9A" w:rsidRPr="006E6534">
        <w:rPr>
          <w:rFonts w:cs="Times New Roman"/>
          <w:color w:val="000000" w:themeColor="text1"/>
          <w:rPrChange w:id="23448" w:author="N F" w:date="2023-12-05T03:09:00Z">
            <w:rPr>
              <w:rFonts w:cs="Times New Roman"/>
            </w:rPr>
          </w:rPrChange>
        </w:rPr>
        <w:instrText>115642033 \</w:instrText>
      </w:r>
      <w:r w:rsidR="00B60C9A" w:rsidRPr="006E6534">
        <w:rPr>
          <w:rFonts w:cs="Times New Roman"/>
          <w:color w:val="000000" w:themeColor="text1"/>
          <w:lang w:val="en-US"/>
          <w:rPrChange w:id="23449" w:author="N F" w:date="2023-12-05T03:09:00Z">
            <w:rPr>
              <w:rFonts w:cs="Times New Roman"/>
              <w:lang w:val="en-US"/>
            </w:rPr>
          </w:rPrChange>
        </w:rPr>
        <w:instrText>h</w:instrText>
      </w:r>
      <w:r w:rsidR="00B60C9A" w:rsidRPr="006E6534">
        <w:rPr>
          <w:rFonts w:cs="Times New Roman"/>
          <w:color w:val="000000" w:themeColor="text1"/>
          <w:rPrChange w:id="23450" w:author="N F" w:date="2023-12-05T03:09:00Z">
            <w:rPr>
              <w:rFonts w:cs="Times New Roman"/>
            </w:rPr>
          </w:rPrChange>
        </w:rPr>
        <w:instrText xml:space="preserve"> </w:instrText>
      </w:r>
      <w:r w:rsidR="00415551" w:rsidRPr="006E6534">
        <w:rPr>
          <w:rFonts w:cs="Times New Roman"/>
          <w:color w:val="000000" w:themeColor="text1"/>
          <w:rPrChange w:id="23451" w:author="N F" w:date="2023-12-05T03:09:00Z">
            <w:rPr>
              <w:lang w:val="en-US"/>
            </w:rPr>
          </w:rPrChange>
        </w:rPr>
        <w:instrText xml:space="preserve"> \* </w:instrText>
      </w:r>
      <w:r w:rsidR="00415551" w:rsidRPr="006E6534">
        <w:rPr>
          <w:rFonts w:cs="Times New Roman"/>
          <w:color w:val="000000" w:themeColor="text1"/>
          <w:lang w:val="en-US"/>
          <w:rPrChange w:id="23452" w:author="N F" w:date="2023-12-05T03:09:00Z">
            <w:rPr>
              <w:rFonts w:cs="Times New Roman"/>
              <w:lang w:val="en-US"/>
            </w:rPr>
          </w:rPrChange>
        </w:rPr>
        <w:instrText>MERGEFORMAT</w:instrText>
      </w:r>
      <w:r w:rsidR="00415551" w:rsidRPr="006E6534">
        <w:rPr>
          <w:rFonts w:cs="Times New Roman"/>
          <w:color w:val="000000" w:themeColor="text1"/>
          <w:rPrChange w:id="23453" w:author="N F" w:date="2023-12-05T03:09:00Z">
            <w:rPr>
              <w:lang w:val="en-US"/>
            </w:rPr>
          </w:rPrChange>
        </w:rPr>
        <w:instrText xml:space="preserve"> </w:instrText>
      </w:r>
      <w:r w:rsidR="00B60C9A" w:rsidRPr="006E6534">
        <w:rPr>
          <w:rFonts w:cs="Times New Roman"/>
          <w:color w:val="000000" w:themeColor="text1"/>
          <w:lang w:val="en-US"/>
          <w:rPrChange w:id="23454" w:author="N F" w:date="2023-12-05T03:09:00Z">
            <w:rPr>
              <w:rFonts w:cs="Times New Roman"/>
              <w:color w:val="000000" w:themeColor="text1"/>
              <w:lang w:val="en-US"/>
            </w:rPr>
          </w:rPrChange>
        </w:rPr>
      </w:r>
      <w:r w:rsidR="00B60C9A" w:rsidRPr="006E6534">
        <w:rPr>
          <w:rFonts w:cs="Times New Roman"/>
          <w:color w:val="000000" w:themeColor="text1"/>
          <w:lang w:val="en-US"/>
          <w:rPrChange w:id="23455" w:author="N F" w:date="2023-12-05T03:09:00Z">
            <w:rPr>
              <w:rFonts w:cs="Times New Roman"/>
              <w:lang w:val="en-US"/>
            </w:rPr>
          </w:rPrChange>
        </w:rPr>
        <w:fldChar w:fldCharType="separate"/>
      </w:r>
      <w:r w:rsidR="004C4CE2" w:rsidRPr="006E6534">
        <w:rPr>
          <w:rFonts w:cs="Times New Roman"/>
          <w:color w:val="000000" w:themeColor="text1"/>
          <w:rPrChange w:id="23456" w:author="N F" w:date="2023-12-05T03:09:00Z">
            <w:rPr>
              <w:rFonts w:cs="Times New Roman"/>
            </w:rPr>
          </w:rPrChange>
        </w:rPr>
        <w:t xml:space="preserve">Таблица </w:t>
      </w:r>
      <w:r w:rsidR="004C4CE2" w:rsidRPr="006E6534">
        <w:rPr>
          <w:rFonts w:cs="Times New Roman"/>
          <w:noProof/>
          <w:color w:val="000000" w:themeColor="text1"/>
          <w:rPrChange w:id="23457" w:author="N F" w:date="2023-12-05T03:09:00Z">
            <w:rPr>
              <w:rFonts w:cs="Times New Roman"/>
              <w:noProof/>
            </w:rPr>
          </w:rPrChange>
        </w:rPr>
        <w:t>4</w:t>
      </w:r>
      <w:r w:rsidR="004C4CE2" w:rsidRPr="006E6534">
        <w:rPr>
          <w:rFonts w:cs="Times New Roman"/>
          <w:color w:val="000000" w:themeColor="text1"/>
          <w:rPrChange w:id="23458" w:author="N F" w:date="2023-12-05T03:09:00Z">
            <w:rPr>
              <w:rFonts w:cs="Times New Roman"/>
            </w:rPr>
          </w:rPrChange>
        </w:rPr>
        <w:noBreakHyphen/>
      </w:r>
      <w:r w:rsidR="004C4CE2" w:rsidRPr="006E6534">
        <w:rPr>
          <w:rFonts w:cs="Times New Roman"/>
          <w:noProof/>
          <w:color w:val="000000" w:themeColor="text1"/>
          <w:rPrChange w:id="23459" w:author="N F" w:date="2023-12-05T03:09:00Z">
            <w:rPr>
              <w:rFonts w:cs="Times New Roman"/>
              <w:noProof/>
            </w:rPr>
          </w:rPrChange>
        </w:rPr>
        <w:t>16</w:t>
      </w:r>
      <w:r w:rsidR="00B60C9A" w:rsidRPr="006E6534">
        <w:rPr>
          <w:rFonts w:cs="Times New Roman"/>
          <w:color w:val="000000" w:themeColor="text1"/>
          <w:lang w:val="en-US"/>
          <w:rPrChange w:id="23460" w:author="N F" w:date="2023-12-05T03:09:00Z">
            <w:rPr>
              <w:rFonts w:cs="Times New Roman"/>
              <w:lang w:val="en-US"/>
            </w:rPr>
          </w:rPrChange>
        </w:rPr>
        <w:fldChar w:fldCharType="end"/>
      </w:r>
      <w:r w:rsidR="00B60C9A" w:rsidRPr="006E6534">
        <w:rPr>
          <w:rFonts w:cs="Times New Roman"/>
          <w:color w:val="000000" w:themeColor="text1"/>
          <w:rPrChange w:id="23461" w:author="N F" w:date="2023-12-05T03:09:00Z">
            <w:rPr>
              <w:rFonts w:cs="Times New Roman"/>
            </w:rPr>
          </w:rPrChange>
        </w:rPr>
        <w:t>)</w:t>
      </w:r>
      <w:r w:rsidR="00D026A3" w:rsidRPr="006E6534">
        <w:rPr>
          <w:rFonts w:cs="Times New Roman"/>
          <w:color w:val="000000" w:themeColor="text1"/>
          <w:rPrChange w:id="23462" w:author="N F" w:date="2023-12-05T03:09:00Z">
            <w:rPr>
              <w:rFonts w:cs="Times New Roman"/>
            </w:rPr>
          </w:rPrChange>
        </w:rPr>
        <w:t xml:space="preserve"> </w:t>
      </w:r>
      <w:ins w:id="23463" w:author="Barshadskaya, Yuliya" w:date="2024-01-16T03:35:00Z">
        <w:r w:rsidR="00532045" w:rsidRPr="0001519A">
          <w:rPr>
            <w:rFonts w:cs="Times New Roman"/>
            <w:color w:val="000000" w:themeColor="text1"/>
            <w:lang w:val="en-US"/>
          </w:rPr>
          <w:fldChar w:fldCharType="begin"/>
        </w:r>
        <w:r w:rsidR="00532045"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532045" w:rsidRPr="0001519A">
          <w:rPr>
            <w:rFonts w:cs="Times New Roman"/>
            <w:color w:val="000000" w:themeColor="text1"/>
            <w:lang w:val="en-US"/>
          </w:rPr>
          <w:fldChar w:fldCharType="separate"/>
        </w:r>
        <w:r w:rsidR="00532045" w:rsidRPr="0018315E">
          <w:rPr>
            <w:rFonts w:cs="Times New Roman"/>
            <w:color w:val="000000" w:themeColor="text1"/>
          </w:rPr>
          <w:t>[</w:t>
        </w:r>
      </w:ins>
      <w:ins w:id="23464" w:author="Barshadskaya, Yuliya" w:date="2024-02-23T00:12:00Z">
        <w:r w:rsidR="00131173">
          <w:rPr>
            <w:rFonts w:cs="Times New Roman"/>
            <w:color w:val="000000" w:themeColor="text1"/>
          </w:rPr>
          <w:t>9</w:t>
        </w:r>
      </w:ins>
      <w:ins w:id="23465" w:author="Barshadskaya, Yuliya" w:date="2024-01-16T03:35:00Z">
        <w:r w:rsidR="00532045" w:rsidRPr="00DD38F1">
          <w:rPr>
            <w:rFonts w:cs="Times New Roman"/>
            <w:color w:val="000000" w:themeColor="text1"/>
          </w:rPr>
          <w:t>]</w:t>
        </w:r>
        <w:r w:rsidR="00532045" w:rsidRPr="0001519A">
          <w:rPr>
            <w:rFonts w:cs="Times New Roman"/>
            <w:color w:val="000000" w:themeColor="text1"/>
            <w:lang w:val="en-US"/>
          </w:rPr>
          <w:fldChar w:fldCharType="end"/>
        </w:r>
      </w:ins>
      <w:del w:id="23466" w:author="Barshadskaya, Yuliya" w:date="2024-01-16T03:35:00Z">
        <w:r w:rsidR="002D7456" w:rsidRPr="006E6534" w:rsidDel="00532045">
          <w:rPr>
            <w:rFonts w:cs="Times New Roman"/>
            <w:color w:val="000000" w:themeColor="text1"/>
            <w:rPrChange w:id="23467" w:author="N F" w:date="2023-12-05T03:09:00Z">
              <w:rPr>
                <w:rFonts w:cs="Times New Roman"/>
              </w:rPr>
            </w:rPrChange>
          </w:rPr>
          <w:fldChar w:fldCharType="begin"/>
        </w:r>
        <w:r w:rsidR="002D7456" w:rsidRPr="006E6534" w:rsidDel="00532045">
          <w:rPr>
            <w:rFonts w:cs="Times New Roman"/>
            <w:color w:val="000000" w:themeColor="text1"/>
            <w:rPrChange w:id="23468" w:author="N F" w:date="2023-12-05T03:09:00Z">
              <w:rPr>
                <w:rFonts w:cs="Times New Roman"/>
              </w:rPr>
            </w:rPrChange>
          </w:rPr>
          <w:delInstrText xml:space="preserve"> ADDIN ZOTERO_ITEM CSL_CITATION {"citationID":"XtXdxyHl","properties":{"formattedCitation":"(27)","plainCitation":"(27)","noteIndex":0},"citationItems":[{"id":161756,"uris":["http://zotero.org/groups/4735135/items/9AGK4QM5"],"itemData":{"id":161756,"type":"webpage","title":"TAGRISSO (osimertinib) tablets. AstraZeneca Pharmaceuticals, LP Application No.:  208065. Approval Date: 11/13/2015. Medical Review.","URL":"https://www.accessdata.fda.gov/drugsatfda_docs/nda/2015/208065Orig1s000TOC.cfm","accessed":{"date-parts":[["2022",8,2]]}}}],"schema":"https://github.com/citation-style-language/schema/raw/master/csl-citation.json"} </w:delInstrText>
        </w:r>
        <w:r w:rsidR="002D7456" w:rsidRPr="006E6534" w:rsidDel="00532045">
          <w:rPr>
            <w:rFonts w:cs="Times New Roman"/>
            <w:color w:val="000000" w:themeColor="text1"/>
            <w:rPrChange w:id="23469" w:author="N F" w:date="2023-12-05T03:09:00Z">
              <w:rPr>
                <w:rFonts w:cs="Times New Roman"/>
              </w:rPr>
            </w:rPrChange>
          </w:rPr>
          <w:fldChar w:fldCharType="separate"/>
        </w:r>
        <w:r w:rsidR="002D7456" w:rsidRPr="006E6534" w:rsidDel="00532045">
          <w:rPr>
            <w:rFonts w:cs="Times New Roman"/>
            <w:color w:val="000000" w:themeColor="text1"/>
            <w:rPrChange w:id="23470" w:author="N F" w:date="2023-12-05T03:09:00Z">
              <w:rPr>
                <w:rFonts w:cs="Times New Roman"/>
              </w:rPr>
            </w:rPrChange>
          </w:rPr>
          <w:delText>(27)</w:delText>
        </w:r>
        <w:r w:rsidR="002D7456" w:rsidRPr="006E6534" w:rsidDel="00532045">
          <w:rPr>
            <w:rFonts w:cs="Times New Roman"/>
            <w:color w:val="000000" w:themeColor="text1"/>
            <w:rPrChange w:id="23471" w:author="N F" w:date="2023-12-05T03:09:00Z">
              <w:rPr>
                <w:rFonts w:cs="Times New Roman"/>
              </w:rPr>
            </w:rPrChange>
          </w:rPr>
          <w:fldChar w:fldCharType="end"/>
        </w:r>
      </w:del>
      <w:r w:rsidRPr="006E6534">
        <w:rPr>
          <w:rFonts w:cs="Times New Roman"/>
          <w:color w:val="000000" w:themeColor="text1"/>
          <w:rPrChange w:id="23472" w:author="N F" w:date="2023-12-05T03:09:00Z">
            <w:rPr>
              <w:rFonts w:cs="Times New Roman"/>
            </w:rPr>
          </w:rPrChange>
        </w:rPr>
        <w:t>.</w:t>
      </w:r>
    </w:p>
    <w:p w14:paraId="0A121D19" w14:textId="00642E82" w:rsidR="009C3131" w:rsidRPr="00527FD0" w:rsidRDefault="009C3131">
      <w:pPr>
        <w:pStyle w:val="SDTable"/>
        <w:spacing w:after="0"/>
        <w:jc w:val="both"/>
        <w:pPrChange w:id="23473" w:author="Barshadskaya, Yuliya" w:date="2024-01-16T03:35:00Z">
          <w:pPr>
            <w:pStyle w:val="SDTable"/>
          </w:pPr>
        </w:pPrChange>
      </w:pPr>
      <w:bookmarkStart w:id="23474" w:name="_Ref115642033"/>
      <w:bookmarkStart w:id="23475" w:name="_Toc115733178"/>
      <w:r w:rsidRPr="00532045">
        <w:rPr>
          <w:b/>
          <w:rPrChange w:id="23476" w:author="Barshadskaya, Yuliya" w:date="2024-01-16T03:35:00Z">
            <w:rPr/>
          </w:rPrChange>
        </w:rPr>
        <w:t xml:space="preserve">Таблица </w:t>
      </w:r>
      <w:r w:rsidR="003D1135" w:rsidRPr="00532045">
        <w:rPr>
          <w:b/>
          <w:rPrChange w:id="23477" w:author="Barshadskaya, Yuliya" w:date="2024-01-16T03:35:00Z">
            <w:rPr/>
          </w:rPrChange>
        </w:rPr>
        <w:fldChar w:fldCharType="begin"/>
      </w:r>
      <w:r w:rsidR="003D1135" w:rsidRPr="00532045">
        <w:rPr>
          <w:b/>
          <w:rPrChange w:id="23478" w:author="Barshadskaya, Yuliya" w:date="2024-01-16T03:35:00Z">
            <w:rPr/>
          </w:rPrChange>
        </w:rPr>
        <w:instrText xml:space="preserve"> STYLEREF 1 \s </w:instrText>
      </w:r>
      <w:r w:rsidR="003D1135" w:rsidRPr="00532045">
        <w:rPr>
          <w:b/>
          <w:rPrChange w:id="23479" w:author="Barshadskaya, Yuliya" w:date="2024-01-16T03:35:00Z">
            <w:rPr/>
          </w:rPrChange>
        </w:rPr>
        <w:fldChar w:fldCharType="separate"/>
      </w:r>
      <w:r w:rsidR="004C4CE2" w:rsidRPr="00532045">
        <w:rPr>
          <w:b/>
          <w:noProof/>
          <w:rPrChange w:id="23480" w:author="Barshadskaya, Yuliya" w:date="2024-01-16T03:35:00Z">
            <w:rPr>
              <w:noProof/>
            </w:rPr>
          </w:rPrChange>
        </w:rPr>
        <w:t>4</w:t>
      </w:r>
      <w:r w:rsidR="003D1135" w:rsidRPr="00532045">
        <w:rPr>
          <w:b/>
          <w:rPrChange w:id="23481" w:author="Barshadskaya, Yuliya" w:date="2024-01-16T03:35:00Z">
            <w:rPr/>
          </w:rPrChange>
        </w:rPr>
        <w:fldChar w:fldCharType="end"/>
      </w:r>
      <w:r w:rsidR="003D1135" w:rsidRPr="00532045">
        <w:rPr>
          <w:b/>
          <w:rPrChange w:id="23482" w:author="Barshadskaya, Yuliya" w:date="2024-01-16T03:35:00Z">
            <w:rPr/>
          </w:rPrChange>
        </w:rPr>
        <w:noBreakHyphen/>
      </w:r>
      <w:r w:rsidR="003D1135" w:rsidRPr="00532045">
        <w:rPr>
          <w:b/>
          <w:rPrChange w:id="23483" w:author="Barshadskaya, Yuliya" w:date="2024-01-16T03:35:00Z">
            <w:rPr/>
          </w:rPrChange>
        </w:rPr>
        <w:fldChar w:fldCharType="begin"/>
      </w:r>
      <w:r w:rsidR="003D1135" w:rsidRPr="00532045">
        <w:rPr>
          <w:b/>
          <w:rPrChange w:id="23484" w:author="Barshadskaya, Yuliya" w:date="2024-01-16T03:35:00Z">
            <w:rPr/>
          </w:rPrChange>
        </w:rPr>
        <w:instrText xml:space="preserve"> SEQ Таблица \* ARABIC \s 1 </w:instrText>
      </w:r>
      <w:r w:rsidR="003D1135" w:rsidRPr="00532045">
        <w:rPr>
          <w:b/>
          <w:rPrChange w:id="23485" w:author="Barshadskaya, Yuliya" w:date="2024-01-16T03:35:00Z">
            <w:rPr/>
          </w:rPrChange>
        </w:rPr>
        <w:fldChar w:fldCharType="separate"/>
      </w:r>
      <w:r w:rsidR="004C4CE2" w:rsidRPr="00532045">
        <w:rPr>
          <w:b/>
          <w:noProof/>
          <w:rPrChange w:id="23486" w:author="Barshadskaya, Yuliya" w:date="2024-01-16T03:35:00Z">
            <w:rPr>
              <w:noProof/>
            </w:rPr>
          </w:rPrChange>
        </w:rPr>
        <w:t>16</w:t>
      </w:r>
      <w:r w:rsidR="003D1135" w:rsidRPr="00532045">
        <w:rPr>
          <w:b/>
          <w:rPrChange w:id="23487" w:author="Barshadskaya, Yuliya" w:date="2024-01-16T03:35:00Z">
            <w:rPr/>
          </w:rPrChange>
        </w:rPr>
        <w:fldChar w:fldCharType="end"/>
      </w:r>
      <w:bookmarkEnd w:id="23436"/>
      <w:bookmarkEnd w:id="23474"/>
      <w:ins w:id="23488" w:author="Barshadskaya, Yuliya" w:date="2024-01-16T03:35:00Z">
        <w:r w:rsidR="00532045" w:rsidRPr="00532045">
          <w:rPr>
            <w:b/>
            <w:rPrChange w:id="23489" w:author="Barshadskaya, Yuliya" w:date="2024-01-16T03:35:00Z">
              <w:rPr/>
            </w:rPrChange>
          </w:rPr>
          <w:t>.</w:t>
        </w:r>
      </w:ins>
      <w:r w:rsidRPr="00527FD0">
        <w:t xml:space="preserve"> </w:t>
      </w:r>
      <w:r w:rsidRPr="00452D3C">
        <w:t xml:space="preserve">Серьезные нежелательные явления, которые привели к отмене приема осимертиниба </w:t>
      </w:r>
      <w:ins w:id="23490" w:author="Barshadskaya, Yuliya" w:date="2024-01-16T03:35:00Z">
        <w:r w:rsidR="00532045" w:rsidRPr="0001519A">
          <w:rPr>
            <w:rFonts w:cs="Times New Roman"/>
            <w:color w:val="000000" w:themeColor="text1"/>
            <w:lang w:val="en-US"/>
          </w:rPr>
          <w:fldChar w:fldCharType="begin"/>
        </w:r>
        <w:r w:rsidR="00532045"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532045" w:rsidRPr="0001519A">
          <w:rPr>
            <w:rFonts w:cs="Times New Roman"/>
            <w:color w:val="000000" w:themeColor="text1"/>
            <w:lang w:val="en-US"/>
          </w:rPr>
          <w:fldChar w:fldCharType="separate"/>
        </w:r>
        <w:r w:rsidR="00532045" w:rsidRPr="0018315E">
          <w:rPr>
            <w:rFonts w:cs="Times New Roman"/>
            <w:color w:val="000000" w:themeColor="text1"/>
          </w:rPr>
          <w:t>[</w:t>
        </w:r>
      </w:ins>
      <w:ins w:id="23491" w:author="Barshadskaya, Yuliya" w:date="2024-02-23T00:13:00Z">
        <w:r w:rsidR="00131173">
          <w:rPr>
            <w:rFonts w:cs="Times New Roman"/>
            <w:color w:val="000000" w:themeColor="text1"/>
          </w:rPr>
          <w:t>9</w:t>
        </w:r>
      </w:ins>
      <w:ins w:id="23492" w:author="Barshadskaya, Yuliya" w:date="2024-01-16T03:35:00Z">
        <w:r w:rsidR="00532045" w:rsidRPr="00DD38F1">
          <w:rPr>
            <w:rFonts w:cs="Times New Roman"/>
            <w:color w:val="000000" w:themeColor="text1"/>
          </w:rPr>
          <w:t>]</w:t>
        </w:r>
        <w:r w:rsidR="00532045" w:rsidRPr="0001519A">
          <w:rPr>
            <w:rFonts w:cs="Times New Roman"/>
            <w:color w:val="000000" w:themeColor="text1"/>
            <w:lang w:val="en-US"/>
          </w:rPr>
          <w:fldChar w:fldCharType="end"/>
        </w:r>
        <w:r w:rsidR="00532045">
          <w:rPr>
            <w:rFonts w:cs="Times New Roman"/>
            <w:color w:val="000000" w:themeColor="text1"/>
          </w:rPr>
          <w:t>.</w:t>
        </w:r>
      </w:ins>
      <w:del w:id="23493" w:author="Barshadskaya, Yuliya" w:date="2024-01-16T03:35:00Z">
        <w:r w:rsidRPr="00452D3C" w:rsidDel="00532045">
          <w:fldChar w:fldCharType="begin"/>
        </w:r>
        <w:r w:rsidRPr="006E6534" w:rsidDel="00532045">
          <w:delInstrText xml:space="preserve"> ADDIN ZOTERO_ITEM CSL_CITATION {"citationID":"XtXdxyHl","properties":{"formattedCitation":"(27)","plainCitation":"(27)","noteIndex":0},"citationItems":[{"id":161756,"uris":["http://zotero.org/groups/4735135/items/9AGK4QM5"],"itemData":{"id":161756,"type":"webpage","title":"TAGRISSO (osimertinib) tablets. AstraZeneca Pharmaceuticals, LP Application No.:  208065. Approval Date: 11/13/2015. Medical Review.","URL":"https://www.accessdata.fda.gov/drugsatfda_docs/nda/2015/208065Orig1s000TOC.cfm","accessed":{"date-parts":[["2022",8,2]]}}}],"schema":"https://github.com/citation-style-language/schema/raw/master/csl-citation.json"} </w:delInstrText>
        </w:r>
        <w:r w:rsidRPr="00452D3C" w:rsidDel="00532045">
          <w:fldChar w:fldCharType="separate"/>
        </w:r>
        <w:r w:rsidRPr="00452D3C" w:rsidDel="00532045">
          <w:delText>(</w:delText>
        </w:r>
        <w:r w:rsidRPr="008A1743" w:rsidDel="00532045">
          <w:delText>27)</w:delText>
        </w:r>
        <w:bookmarkEnd w:id="23475"/>
        <w:r w:rsidRPr="00452D3C" w:rsidDel="00532045">
          <w:fldChar w:fldCharType="end"/>
        </w:r>
      </w:del>
    </w:p>
    <w:tbl>
      <w:tblPr>
        <w:tblStyle w:val="a4"/>
        <w:tblW w:w="0" w:type="auto"/>
        <w:tblLook w:val="04A0" w:firstRow="1" w:lastRow="0" w:firstColumn="1" w:lastColumn="0" w:noHBand="0" w:noVBand="1"/>
      </w:tblPr>
      <w:tblGrid>
        <w:gridCol w:w="4672"/>
        <w:gridCol w:w="4673"/>
      </w:tblGrid>
      <w:tr w:rsidR="006E6534" w:rsidRPr="006E6534" w14:paraId="4F80FF1F" w14:textId="77777777" w:rsidTr="00855D5C">
        <w:trPr>
          <w:tblHeader/>
        </w:trPr>
        <w:tc>
          <w:tcPr>
            <w:tcW w:w="4672" w:type="dxa"/>
            <w:shd w:val="clear" w:color="auto" w:fill="D9D9D9" w:themeFill="background1" w:themeFillShade="D9"/>
          </w:tcPr>
          <w:p w14:paraId="73F30538" w14:textId="77777777" w:rsidR="009C3131" w:rsidRPr="006E6534" w:rsidRDefault="009C3131">
            <w:pPr>
              <w:spacing w:line="240" w:lineRule="auto"/>
              <w:ind w:firstLine="0"/>
              <w:jc w:val="center"/>
              <w:rPr>
                <w:rFonts w:cs="Times New Roman"/>
                <w:b/>
                <w:bCs/>
                <w:color w:val="000000" w:themeColor="text1"/>
                <w:rPrChange w:id="23494" w:author="N F" w:date="2023-12-05T03:09:00Z">
                  <w:rPr>
                    <w:rFonts w:cs="Times New Roman"/>
                    <w:b/>
                    <w:bCs/>
                  </w:rPr>
                </w:rPrChange>
              </w:rPr>
              <w:pPrChange w:id="23495" w:author="N F" w:date="2023-08-06T15:38:00Z">
                <w:pPr>
                  <w:ind w:firstLine="0"/>
                  <w:jc w:val="center"/>
                </w:pPr>
              </w:pPrChange>
            </w:pPr>
            <w:r w:rsidRPr="006E6534">
              <w:rPr>
                <w:rFonts w:cs="Times New Roman"/>
                <w:b/>
                <w:bCs/>
                <w:color w:val="000000" w:themeColor="text1"/>
                <w:rPrChange w:id="23496" w:author="N F" w:date="2023-12-05T03:09:00Z">
                  <w:rPr>
                    <w:rFonts w:cs="Times New Roman"/>
                    <w:b/>
                    <w:bCs/>
                  </w:rPr>
                </w:rPrChange>
              </w:rPr>
              <w:t>Событие</w:t>
            </w:r>
          </w:p>
        </w:tc>
        <w:tc>
          <w:tcPr>
            <w:tcW w:w="4673" w:type="dxa"/>
            <w:shd w:val="clear" w:color="auto" w:fill="D9D9D9" w:themeFill="background1" w:themeFillShade="D9"/>
          </w:tcPr>
          <w:p w14:paraId="4D1C3DF0" w14:textId="77777777" w:rsidR="009C3131" w:rsidRPr="006E6534" w:rsidRDefault="009C3131">
            <w:pPr>
              <w:spacing w:line="240" w:lineRule="auto"/>
              <w:ind w:firstLine="0"/>
              <w:jc w:val="center"/>
              <w:rPr>
                <w:rFonts w:cs="Times New Roman"/>
                <w:b/>
                <w:bCs/>
                <w:color w:val="000000" w:themeColor="text1"/>
                <w:rPrChange w:id="23497" w:author="N F" w:date="2023-12-05T03:09:00Z">
                  <w:rPr>
                    <w:rFonts w:cs="Times New Roman"/>
                    <w:b/>
                    <w:bCs/>
                  </w:rPr>
                </w:rPrChange>
              </w:rPr>
              <w:pPrChange w:id="23498" w:author="N F" w:date="2023-08-06T15:38:00Z">
                <w:pPr>
                  <w:ind w:firstLine="0"/>
                  <w:jc w:val="center"/>
                </w:pPr>
              </w:pPrChange>
            </w:pPr>
            <w:r w:rsidRPr="006E6534">
              <w:rPr>
                <w:rFonts w:cs="Times New Roman"/>
                <w:b/>
                <w:bCs/>
                <w:color w:val="000000" w:themeColor="text1"/>
                <w:rPrChange w:id="23499" w:author="N F" w:date="2023-12-05T03:09:00Z">
                  <w:rPr>
                    <w:rFonts w:cs="Times New Roman"/>
                    <w:b/>
                    <w:bCs/>
                  </w:rPr>
                </w:rPrChange>
              </w:rPr>
              <w:t>Количество пациентов (%)</w:t>
            </w:r>
          </w:p>
        </w:tc>
      </w:tr>
      <w:tr w:rsidR="006E6534" w:rsidRPr="006E6534" w14:paraId="6F11E386" w14:textId="77777777" w:rsidTr="00AC66D4">
        <w:tc>
          <w:tcPr>
            <w:tcW w:w="4672" w:type="dxa"/>
          </w:tcPr>
          <w:p w14:paraId="22C8276C" w14:textId="77777777" w:rsidR="009C3131" w:rsidRPr="006E6534" w:rsidRDefault="009C3131">
            <w:pPr>
              <w:spacing w:line="240" w:lineRule="auto"/>
              <w:ind w:firstLine="0"/>
              <w:rPr>
                <w:rFonts w:cs="Times New Roman"/>
                <w:color w:val="000000" w:themeColor="text1"/>
                <w:rPrChange w:id="23500" w:author="N F" w:date="2023-12-05T03:09:00Z">
                  <w:rPr>
                    <w:rFonts w:cs="Times New Roman"/>
                  </w:rPr>
                </w:rPrChange>
              </w:rPr>
              <w:pPrChange w:id="23501" w:author="N F" w:date="2023-08-06T15:38:00Z">
                <w:pPr>
                  <w:ind w:firstLine="0"/>
                </w:pPr>
              </w:pPrChange>
            </w:pPr>
            <w:r w:rsidRPr="006E6534">
              <w:rPr>
                <w:rFonts w:cs="Times New Roman"/>
                <w:color w:val="000000" w:themeColor="text1"/>
                <w:rPrChange w:id="23502" w:author="N F" w:date="2023-12-05T03:09:00Z">
                  <w:rPr>
                    <w:rFonts w:cs="Times New Roman"/>
                  </w:rPr>
                </w:rPrChange>
              </w:rPr>
              <w:t>Все события</w:t>
            </w:r>
          </w:p>
        </w:tc>
        <w:tc>
          <w:tcPr>
            <w:tcW w:w="4673" w:type="dxa"/>
          </w:tcPr>
          <w:p w14:paraId="739D27EF" w14:textId="77777777" w:rsidR="009C3131" w:rsidRPr="006E6534" w:rsidRDefault="009C3131">
            <w:pPr>
              <w:spacing w:line="240" w:lineRule="auto"/>
              <w:ind w:firstLine="0"/>
              <w:rPr>
                <w:rFonts w:cs="Times New Roman"/>
                <w:color w:val="000000" w:themeColor="text1"/>
                <w:rPrChange w:id="23503" w:author="N F" w:date="2023-12-05T03:09:00Z">
                  <w:rPr>
                    <w:rFonts w:cs="Times New Roman"/>
                  </w:rPr>
                </w:rPrChange>
              </w:rPr>
              <w:pPrChange w:id="23504" w:author="N F" w:date="2023-08-06T15:38:00Z">
                <w:pPr>
                  <w:ind w:firstLine="0"/>
                </w:pPr>
              </w:pPrChange>
            </w:pPr>
            <w:r w:rsidRPr="006E6534">
              <w:rPr>
                <w:rFonts w:cs="Times New Roman"/>
                <w:color w:val="000000" w:themeColor="text1"/>
                <w:rPrChange w:id="23505" w:author="N F" w:date="2023-12-05T03:09:00Z">
                  <w:rPr>
                    <w:rFonts w:cs="Times New Roman"/>
                  </w:rPr>
                </w:rPrChange>
              </w:rPr>
              <w:t>16 (3,9)</w:t>
            </w:r>
          </w:p>
        </w:tc>
      </w:tr>
      <w:tr w:rsidR="006E6534" w:rsidRPr="006E6534" w14:paraId="65BA0D4D" w14:textId="77777777" w:rsidTr="00AC66D4">
        <w:tc>
          <w:tcPr>
            <w:tcW w:w="4672" w:type="dxa"/>
          </w:tcPr>
          <w:p w14:paraId="1C527482" w14:textId="77777777" w:rsidR="009C3131" w:rsidRPr="006E6534" w:rsidRDefault="009C3131">
            <w:pPr>
              <w:spacing w:line="240" w:lineRule="auto"/>
              <w:ind w:firstLine="0"/>
              <w:rPr>
                <w:rFonts w:cs="Times New Roman"/>
                <w:color w:val="000000" w:themeColor="text1"/>
                <w:rPrChange w:id="23506" w:author="N F" w:date="2023-12-05T03:09:00Z">
                  <w:rPr>
                    <w:rFonts w:cs="Times New Roman"/>
                  </w:rPr>
                </w:rPrChange>
              </w:rPr>
              <w:pPrChange w:id="23507" w:author="N F" w:date="2023-08-06T15:38:00Z">
                <w:pPr>
                  <w:ind w:firstLine="0"/>
                </w:pPr>
              </w:pPrChange>
            </w:pPr>
            <w:r w:rsidRPr="006E6534">
              <w:rPr>
                <w:rFonts w:cs="Times New Roman"/>
                <w:color w:val="000000" w:themeColor="text1"/>
                <w:rPrChange w:id="23508" w:author="N F" w:date="2023-12-05T03:09:00Z">
                  <w:rPr>
                    <w:rFonts w:cs="Times New Roman"/>
                  </w:rPr>
                </w:rPrChange>
              </w:rPr>
              <w:t>Интерстициальная болезнь легких</w:t>
            </w:r>
          </w:p>
        </w:tc>
        <w:tc>
          <w:tcPr>
            <w:tcW w:w="4673" w:type="dxa"/>
          </w:tcPr>
          <w:p w14:paraId="224C5733" w14:textId="77777777" w:rsidR="009C3131" w:rsidRPr="006E6534" w:rsidRDefault="009C3131">
            <w:pPr>
              <w:spacing w:line="240" w:lineRule="auto"/>
              <w:ind w:firstLine="0"/>
              <w:rPr>
                <w:rFonts w:cs="Times New Roman"/>
                <w:color w:val="000000" w:themeColor="text1"/>
                <w:rPrChange w:id="23509" w:author="N F" w:date="2023-12-05T03:09:00Z">
                  <w:rPr>
                    <w:rFonts w:cs="Times New Roman"/>
                  </w:rPr>
                </w:rPrChange>
              </w:rPr>
              <w:pPrChange w:id="23510" w:author="N F" w:date="2023-08-06T15:38:00Z">
                <w:pPr>
                  <w:ind w:firstLine="0"/>
                </w:pPr>
              </w:pPrChange>
            </w:pPr>
            <w:r w:rsidRPr="006E6534">
              <w:rPr>
                <w:rFonts w:cs="Times New Roman"/>
                <w:color w:val="000000" w:themeColor="text1"/>
                <w:rPrChange w:id="23511" w:author="N F" w:date="2023-12-05T03:09:00Z">
                  <w:rPr>
                    <w:rFonts w:cs="Times New Roman"/>
                  </w:rPr>
                </w:rPrChange>
              </w:rPr>
              <w:t>4 (1)</w:t>
            </w:r>
          </w:p>
        </w:tc>
      </w:tr>
      <w:tr w:rsidR="006E6534" w:rsidRPr="006E6534" w14:paraId="741CB9CA" w14:textId="77777777" w:rsidTr="00AC66D4">
        <w:tc>
          <w:tcPr>
            <w:tcW w:w="4672" w:type="dxa"/>
          </w:tcPr>
          <w:p w14:paraId="2D9D31A5" w14:textId="77777777" w:rsidR="009C3131" w:rsidRPr="006E6534" w:rsidRDefault="009C3131">
            <w:pPr>
              <w:spacing w:line="240" w:lineRule="auto"/>
              <w:ind w:firstLine="0"/>
              <w:rPr>
                <w:rFonts w:cs="Times New Roman"/>
                <w:color w:val="000000" w:themeColor="text1"/>
                <w:rPrChange w:id="23512" w:author="N F" w:date="2023-12-05T03:09:00Z">
                  <w:rPr>
                    <w:rFonts w:cs="Times New Roman"/>
                  </w:rPr>
                </w:rPrChange>
              </w:rPr>
              <w:pPrChange w:id="23513" w:author="N F" w:date="2023-08-06T15:38:00Z">
                <w:pPr>
                  <w:ind w:firstLine="0"/>
                </w:pPr>
              </w:pPrChange>
            </w:pPr>
            <w:r w:rsidRPr="006E6534">
              <w:rPr>
                <w:rFonts w:cs="Times New Roman"/>
                <w:color w:val="000000" w:themeColor="text1"/>
                <w:rPrChange w:id="23514" w:author="N F" w:date="2023-12-05T03:09:00Z">
                  <w:rPr>
                    <w:rFonts w:cs="Times New Roman"/>
                  </w:rPr>
                </w:rPrChange>
              </w:rPr>
              <w:t>Пневмонит</w:t>
            </w:r>
          </w:p>
        </w:tc>
        <w:tc>
          <w:tcPr>
            <w:tcW w:w="4673" w:type="dxa"/>
          </w:tcPr>
          <w:p w14:paraId="02864549" w14:textId="77777777" w:rsidR="009C3131" w:rsidRPr="006E6534" w:rsidRDefault="009C3131">
            <w:pPr>
              <w:spacing w:line="240" w:lineRule="auto"/>
              <w:ind w:firstLine="0"/>
              <w:rPr>
                <w:rFonts w:cs="Times New Roman"/>
                <w:color w:val="000000" w:themeColor="text1"/>
                <w:rPrChange w:id="23515" w:author="N F" w:date="2023-12-05T03:09:00Z">
                  <w:rPr>
                    <w:rFonts w:cs="Times New Roman"/>
                  </w:rPr>
                </w:rPrChange>
              </w:rPr>
              <w:pPrChange w:id="23516" w:author="N F" w:date="2023-08-06T15:38:00Z">
                <w:pPr>
                  <w:ind w:firstLine="0"/>
                </w:pPr>
              </w:pPrChange>
            </w:pPr>
            <w:r w:rsidRPr="006E6534">
              <w:rPr>
                <w:rFonts w:cs="Times New Roman"/>
                <w:color w:val="000000" w:themeColor="text1"/>
                <w:rPrChange w:id="23517" w:author="N F" w:date="2023-12-05T03:09:00Z">
                  <w:rPr>
                    <w:rFonts w:cs="Times New Roman"/>
                  </w:rPr>
                </w:rPrChange>
              </w:rPr>
              <w:t>4 (1)</w:t>
            </w:r>
          </w:p>
        </w:tc>
      </w:tr>
      <w:tr w:rsidR="006E6534" w:rsidRPr="006E6534" w14:paraId="00DA61BB" w14:textId="77777777" w:rsidTr="00AC66D4">
        <w:tc>
          <w:tcPr>
            <w:tcW w:w="4672" w:type="dxa"/>
          </w:tcPr>
          <w:p w14:paraId="0D10640A" w14:textId="77777777" w:rsidR="009C3131" w:rsidRPr="006E6534" w:rsidRDefault="009C3131">
            <w:pPr>
              <w:spacing w:line="240" w:lineRule="auto"/>
              <w:ind w:firstLine="0"/>
              <w:rPr>
                <w:rFonts w:cs="Times New Roman"/>
                <w:color w:val="000000" w:themeColor="text1"/>
                <w:rPrChange w:id="23518" w:author="N F" w:date="2023-12-05T03:09:00Z">
                  <w:rPr>
                    <w:rFonts w:cs="Times New Roman"/>
                  </w:rPr>
                </w:rPrChange>
              </w:rPr>
              <w:pPrChange w:id="23519" w:author="N F" w:date="2023-08-06T15:38:00Z">
                <w:pPr>
                  <w:ind w:firstLine="0"/>
                </w:pPr>
              </w:pPrChange>
            </w:pPr>
            <w:r w:rsidRPr="006E6534">
              <w:rPr>
                <w:rFonts w:cs="Times New Roman"/>
                <w:color w:val="000000" w:themeColor="text1"/>
                <w:rPrChange w:id="23520" w:author="N F" w:date="2023-12-05T03:09:00Z">
                  <w:rPr>
                    <w:rFonts w:cs="Times New Roman"/>
                  </w:rPr>
                </w:rPrChange>
              </w:rPr>
              <w:t>Цереброваскулярное событие, инсульт</w:t>
            </w:r>
          </w:p>
        </w:tc>
        <w:tc>
          <w:tcPr>
            <w:tcW w:w="4673" w:type="dxa"/>
          </w:tcPr>
          <w:p w14:paraId="48DA7C2B" w14:textId="77777777" w:rsidR="009C3131" w:rsidRPr="006E6534" w:rsidRDefault="009C3131">
            <w:pPr>
              <w:spacing w:line="240" w:lineRule="auto"/>
              <w:ind w:firstLine="0"/>
              <w:rPr>
                <w:rFonts w:cs="Times New Roman"/>
                <w:color w:val="000000" w:themeColor="text1"/>
                <w:rPrChange w:id="23521" w:author="N F" w:date="2023-12-05T03:09:00Z">
                  <w:rPr>
                    <w:rFonts w:cs="Times New Roman"/>
                  </w:rPr>
                </w:rPrChange>
              </w:rPr>
              <w:pPrChange w:id="23522" w:author="N F" w:date="2023-08-06T15:38:00Z">
                <w:pPr>
                  <w:ind w:firstLine="0"/>
                </w:pPr>
              </w:pPrChange>
            </w:pPr>
            <w:r w:rsidRPr="006E6534">
              <w:rPr>
                <w:rFonts w:cs="Times New Roman"/>
                <w:color w:val="000000" w:themeColor="text1"/>
                <w:rPrChange w:id="23523" w:author="N F" w:date="2023-12-05T03:09:00Z">
                  <w:rPr>
                    <w:rFonts w:cs="Times New Roman"/>
                  </w:rPr>
                </w:rPrChange>
              </w:rPr>
              <w:t>4 (1)</w:t>
            </w:r>
          </w:p>
        </w:tc>
      </w:tr>
      <w:tr w:rsidR="006E6534" w:rsidRPr="006E6534" w14:paraId="50DE1826" w14:textId="77777777" w:rsidTr="00AC66D4">
        <w:tc>
          <w:tcPr>
            <w:tcW w:w="4672" w:type="dxa"/>
          </w:tcPr>
          <w:p w14:paraId="54E3E9D2" w14:textId="77777777" w:rsidR="009C3131" w:rsidRPr="006E6534" w:rsidRDefault="009C3131">
            <w:pPr>
              <w:spacing w:line="240" w:lineRule="auto"/>
              <w:ind w:firstLine="0"/>
              <w:rPr>
                <w:rFonts w:cs="Times New Roman"/>
                <w:color w:val="000000" w:themeColor="text1"/>
                <w:rPrChange w:id="23524" w:author="N F" w:date="2023-12-05T03:09:00Z">
                  <w:rPr>
                    <w:rFonts w:cs="Times New Roman"/>
                  </w:rPr>
                </w:rPrChange>
              </w:rPr>
              <w:pPrChange w:id="23525" w:author="N F" w:date="2023-08-06T15:38:00Z">
                <w:pPr>
                  <w:ind w:firstLine="0"/>
                </w:pPr>
              </w:pPrChange>
            </w:pPr>
            <w:r w:rsidRPr="006E6534">
              <w:rPr>
                <w:rFonts w:cs="Times New Roman"/>
                <w:color w:val="000000" w:themeColor="text1"/>
                <w:rPrChange w:id="23526" w:author="N F" w:date="2023-12-05T03:09:00Z">
                  <w:rPr>
                    <w:rFonts w:cs="Times New Roman"/>
                  </w:rPr>
                </w:rPrChange>
              </w:rPr>
              <w:t>Астения</w:t>
            </w:r>
          </w:p>
        </w:tc>
        <w:tc>
          <w:tcPr>
            <w:tcW w:w="4673" w:type="dxa"/>
          </w:tcPr>
          <w:p w14:paraId="468E018B" w14:textId="77777777" w:rsidR="009C3131" w:rsidRPr="006E6534" w:rsidRDefault="009C3131">
            <w:pPr>
              <w:spacing w:line="240" w:lineRule="auto"/>
              <w:ind w:firstLine="0"/>
              <w:rPr>
                <w:rFonts w:cs="Times New Roman"/>
                <w:color w:val="000000" w:themeColor="text1"/>
                <w:rPrChange w:id="23527" w:author="N F" w:date="2023-12-05T03:09:00Z">
                  <w:rPr>
                    <w:rFonts w:cs="Times New Roman"/>
                  </w:rPr>
                </w:rPrChange>
              </w:rPr>
              <w:pPrChange w:id="23528" w:author="N F" w:date="2023-08-06T15:38:00Z">
                <w:pPr>
                  <w:ind w:firstLine="0"/>
                </w:pPr>
              </w:pPrChange>
            </w:pPr>
            <w:r w:rsidRPr="006E6534">
              <w:rPr>
                <w:rFonts w:cs="Times New Roman"/>
                <w:color w:val="000000" w:themeColor="text1"/>
                <w:rPrChange w:id="23529" w:author="N F" w:date="2023-12-05T03:09:00Z">
                  <w:rPr>
                    <w:rFonts w:cs="Times New Roman"/>
                  </w:rPr>
                </w:rPrChange>
              </w:rPr>
              <w:t>1 (0,25)</w:t>
            </w:r>
          </w:p>
        </w:tc>
      </w:tr>
      <w:tr w:rsidR="006E6534" w:rsidRPr="006E6534" w14:paraId="773A36F3" w14:textId="77777777" w:rsidTr="00AC66D4">
        <w:tc>
          <w:tcPr>
            <w:tcW w:w="4672" w:type="dxa"/>
          </w:tcPr>
          <w:p w14:paraId="73513DCC" w14:textId="77777777" w:rsidR="009C3131" w:rsidRPr="006E6534" w:rsidRDefault="009C3131">
            <w:pPr>
              <w:spacing w:line="240" w:lineRule="auto"/>
              <w:ind w:firstLine="0"/>
              <w:rPr>
                <w:rFonts w:cs="Times New Roman"/>
                <w:color w:val="000000" w:themeColor="text1"/>
                <w:rPrChange w:id="23530" w:author="N F" w:date="2023-12-05T03:09:00Z">
                  <w:rPr>
                    <w:rFonts w:cs="Times New Roman"/>
                  </w:rPr>
                </w:rPrChange>
              </w:rPr>
              <w:pPrChange w:id="23531" w:author="N F" w:date="2023-08-06T15:38:00Z">
                <w:pPr>
                  <w:ind w:firstLine="0"/>
                </w:pPr>
              </w:pPrChange>
            </w:pPr>
            <w:r w:rsidRPr="006E6534">
              <w:rPr>
                <w:rFonts w:cs="Times New Roman"/>
                <w:color w:val="000000" w:themeColor="text1"/>
                <w:rPrChange w:id="23532" w:author="N F" w:date="2023-12-05T03:09:00Z">
                  <w:rPr>
                    <w:rFonts w:cs="Times New Roman"/>
                  </w:rPr>
                </w:rPrChange>
              </w:rPr>
              <w:t>Боль в спине</w:t>
            </w:r>
          </w:p>
        </w:tc>
        <w:tc>
          <w:tcPr>
            <w:tcW w:w="4673" w:type="dxa"/>
          </w:tcPr>
          <w:p w14:paraId="0EBCACB4" w14:textId="77777777" w:rsidR="009C3131" w:rsidRPr="006E6534" w:rsidRDefault="009C3131">
            <w:pPr>
              <w:spacing w:line="240" w:lineRule="auto"/>
              <w:ind w:firstLine="0"/>
              <w:rPr>
                <w:rFonts w:cs="Times New Roman"/>
                <w:color w:val="000000" w:themeColor="text1"/>
                <w:rPrChange w:id="23533" w:author="N F" w:date="2023-12-05T03:09:00Z">
                  <w:rPr>
                    <w:rFonts w:cs="Times New Roman"/>
                  </w:rPr>
                </w:rPrChange>
              </w:rPr>
              <w:pPrChange w:id="23534" w:author="N F" w:date="2023-08-06T15:38:00Z">
                <w:pPr>
                  <w:ind w:firstLine="0"/>
                </w:pPr>
              </w:pPrChange>
            </w:pPr>
            <w:r w:rsidRPr="006E6534">
              <w:rPr>
                <w:rFonts w:cs="Times New Roman"/>
                <w:color w:val="000000" w:themeColor="text1"/>
                <w:rPrChange w:id="23535" w:author="N F" w:date="2023-12-05T03:09:00Z">
                  <w:rPr>
                    <w:rFonts w:cs="Times New Roman"/>
                  </w:rPr>
                </w:rPrChange>
              </w:rPr>
              <w:t>1 (0,25)</w:t>
            </w:r>
          </w:p>
        </w:tc>
      </w:tr>
      <w:tr w:rsidR="006E6534" w:rsidRPr="006E6534" w14:paraId="1D481DCD" w14:textId="77777777" w:rsidTr="00AC66D4">
        <w:tc>
          <w:tcPr>
            <w:tcW w:w="4672" w:type="dxa"/>
          </w:tcPr>
          <w:p w14:paraId="0F5B0603" w14:textId="77777777" w:rsidR="009C3131" w:rsidRPr="006E6534" w:rsidRDefault="009C3131">
            <w:pPr>
              <w:spacing w:line="240" w:lineRule="auto"/>
              <w:ind w:firstLine="0"/>
              <w:rPr>
                <w:rFonts w:cs="Times New Roman"/>
                <w:color w:val="000000" w:themeColor="text1"/>
                <w:rPrChange w:id="23536" w:author="N F" w:date="2023-12-05T03:09:00Z">
                  <w:rPr>
                    <w:rFonts w:cs="Times New Roman"/>
                  </w:rPr>
                </w:rPrChange>
              </w:rPr>
              <w:pPrChange w:id="23537" w:author="N F" w:date="2023-08-06T15:38:00Z">
                <w:pPr>
                  <w:ind w:firstLine="0"/>
                </w:pPr>
              </w:pPrChange>
            </w:pPr>
            <w:r w:rsidRPr="006E6534">
              <w:rPr>
                <w:rFonts w:cs="Times New Roman"/>
                <w:color w:val="000000" w:themeColor="text1"/>
                <w:rPrChange w:id="23538" w:author="N F" w:date="2023-12-05T03:09:00Z">
                  <w:rPr>
                    <w:rFonts w:cs="Times New Roman"/>
                  </w:rPr>
                </w:rPrChange>
              </w:rPr>
              <w:t>Снижение аппетита</w:t>
            </w:r>
          </w:p>
        </w:tc>
        <w:tc>
          <w:tcPr>
            <w:tcW w:w="4673" w:type="dxa"/>
          </w:tcPr>
          <w:p w14:paraId="32024CC6" w14:textId="77777777" w:rsidR="009C3131" w:rsidRPr="006E6534" w:rsidRDefault="009C3131">
            <w:pPr>
              <w:spacing w:line="240" w:lineRule="auto"/>
              <w:ind w:firstLine="0"/>
              <w:rPr>
                <w:rFonts w:cs="Times New Roman"/>
                <w:color w:val="000000" w:themeColor="text1"/>
                <w:rPrChange w:id="23539" w:author="N F" w:date="2023-12-05T03:09:00Z">
                  <w:rPr>
                    <w:rFonts w:cs="Times New Roman"/>
                  </w:rPr>
                </w:rPrChange>
              </w:rPr>
              <w:pPrChange w:id="23540" w:author="N F" w:date="2023-08-06T15:38:00Z">
                <w:pPr>
                  <w:ind w:firstLine="0"/>
                </w:pPr>
              </w:pPrChange>
            </w:pPr>
            <w:r w:rsidRPr="006E6534">
              <w:rPr>
                <w:rFonts w:cs="Times New Roman"/>
                <w:color w:val="000000" w:themeColor="text1"/>
                <w:rPrChange w:id="23541" w:author="N F" w:date="2023-12-05T03:09:00Z">
                  <w:rPr>
                    <w:rFonts w:cs="Times New Roman"/>
                  </w:rPr>
                </w:rPrChange>
              </w:rPr>
              <w:t>1 (0,25)</w:t>
            </w:r>
          </w:p>
        </w:tc>
      </w:tr>
      <w:tr w:rsidR="006E6534" w:rsidRPr="006E6534" w14:paraId="258A31B4" w14:textId="77777777" w:rsidTr="00AC66D4">
        <w:tc>
          <w:tcPr>
            <w:tcW w:w="4672" w:type="dxa"/>
          </w:tcPr>
          <w:p w14:paraId="72ABFB17" w14:textId="77777777" w:rsidR="009C3131" w:rsidRPr="006E6534" w:rsidRDefault="009C3131">
            <w:pPr>
              <w:spacing w:line="240" w:lineRule="auto"/>
              <w:ind w:firstLine="0"/>
              <w:rPr>
                <w:rFonts w:cs="Times New Roman"/>
                <w:color w:val="000000" w:themeColor="text1"/>
                <w:rPrChange w:id="23542" w:author="N F" w:date="2023-12-05T03:09:00Z">
                  <w:rPr>
                    <w:rFonts w:cs="Times New Roman"/>
                  </w:rPr>
                </w:rPrChange>
              </w:rPr>
              <w:pPrChange w:id="23543" w:author="N F" w:date="2023-08-06T15:38:00Z">
                <w:pPr>
                  <w:ind w:firstLine="0"/>
                </w:pPr>
              </w:pPrChange>
            </w:pPr>
            <w:r w:rsidRPr="006E6534">
              <w:rPr>
                <w:rFonts w:cs="Times New Roman"/>
                <w:color w:val="000000" w:themeColor="text1"/>
                <w:rPrChange w:id="23544" w:author="N F" w:date="2023-12-05T03:09:00Z">
                  <w:rPr>
                    <w:rFonts w:cs="Times New Roman"/>
                  </w:rPr>
                </w:rPrChange>
              </w:rPr>
              <w:t>Диарея</w:t>
            </w:r>
          </w:p>
        </w:tc>
        <w:tc>
          <w:tcPr>
            <w:tcW w:w="4673" w:type="dxa"/>
          </w:tcPr>
          <w:p w14:paraId="4ACC9558" w14:textId="77777777" w:rsidR="009C3131" w:rsidRPr="006E6534" w:rsidRDefault="009C3131">
            <w:pPr>
              <w:spacing w:line="240" w:lineRule="auto"/>
              <w:ind w:firstLine="0"/>
              <w:rPr>
                <w:rFonts w:cs="Times New Roman"/>
                <w:color w:val="000000" w:themeColor="text1"/>
                <w:rPrChange w:id="23545" w:author="N F" w:date="2023-12-05T03:09:00Z">
                  <w:rPr>
                    <w:rFonts w:cs="Times New Roman"/>
                  </w:rPr>
                </w:rPrChange>
              </w:rPr>
              <w:pPrChange w:id="23546" w:author="N F" w:date="2023-08-06T15:38:00Z">
                <w:pPr>
                  <w:ind w:firstLine="0"/>
                </w:pPr>
              </w:pPrChange>
            </w:pPr>
            <w:r w:rsidRPr="006E6534">
              <w:rPr>
                <w:rFonts w:cs="Times New Roman"/>
                <w:color w:val="000000" w:themeColor="text1"/>
                <w:rPrChange w:id="23547" w:author="N F" w:date="2023-12-05T03:09:00Z">
                  <w:rPr>
                    <w:rFonts w:cs="Times New Roman"/>
                  </w:rPr>
                </w:rPrChange>
              </w:rPr>
              <w:t>1 (0,25)</w:t>
            </w:r>
          </w:p>
        </w:tc>
      </w:tr>
      <w:tr w:rsidR="006E6534" w:rsidRPr="006E6534" w14:paraId="2F5B9C4D" w14:textId="77777777" w:rsidTr="00AC66D4">
        <w:tc>
          <w:tcPr>
            <w:tcW w:w="4672" w:type="dxa"/>
          </w:tcPr>
          <w:p w14:paraId="41A18CF9" w14:textId="77777777" w:rsidR="009C3131" w:rsidRPr="006E6534" w:rsidRDefault="009C3131">
            <w:pPr>
              <w:spacing w:line="240" w:lineRule="auto"/>
              <w:ind w:firstLine="0"/>
              <w:rPr>
                <w:rFonts w:cs="Times New Roman"/>
                <w:color w:val="000000" w:themeColor="text1"/>
                <w:rPrChange w:id="23548" w:author="N F" w:date="2023-12-05T03:09:00Z">
                  <w:rPr>
                    <w:rFonts w:cs="Times New Roman"/>
                  </w:rPr>
                </w:rPrChange>
              </w:rPr>
              <w:pPrChange w:id="23549" w:author="N F" w:date="2023-08-06T15:38:00Z">
                <w:pPr>
                  <w:ind w:firstLine="0"/>
                </w:pPr>
              </w:pPrChange>
            </w:pPr>
            <w:r w:rsidRPr="006E6534">
              <w:rPr>
                <w:rFonts w:cs="Times New Roman"/>
                <w:color w:val="000000" w:themeColor="text1"/>
                <w:rPrChange w:id="23550" w:author="N F" w:date="2023-12-05T03:09:00Z">
                  <w:rPr>
                    <w:rFonts w:cs="Times New Roman"/>
                  </w:rPr>
                </w:rPrChange>
              </w:rPr>
              <w:t>Одышка</w:t>
            </w:r>
          </w:p>
        </w:tc>
        <w:tc>
          <w:tcPr>
            <w:tcW w:w="4673" w:type="dxa"/>
          </w:tcPr>
          <w:p w14:paraId="6DAA0A57" w14:textId="77777777" w:rsidR="009C3131" w:rsidRPr="006E6534" w:rsidRDefault="009C3131">
            <w:pPr>
              <w:spacing w:line="240" w:lineRule="auto"/>
              <w:ind w:firstLine="0"/>
              <w:rPr>
                <w:rFonts w:cs="Times New Roman"/>
                <w:color w:val="000000" w:themeColor="text1"/>
                <w:rPrChange w:id="23551" w:author="N F" w:date="2023-12-05T03:09:00Z">
                  <w:rPr>
                    <w:rFonts w:cs="Times New Roman"/>
                  </w:rPr>
                </w:rPrChange>
              </w:rPr>
              <w:pPrChange w:id="23552" w:author="N F" w:date="2023-08-06T15:38:00Z">
                <w:pPr>
                  <w:ind w:firstLine="0"/>
                </w:pPr>
              </w:pPrChange>
            </w:pPr>
            <w:r w:rsidRPr="006E6534">
              <w:rPr>
                <w:rFonts w:cs="Times New Roman"/>
                <w:color w:val="000000" w:themeColor="text1"/>
                <w:rPrChange w:id="23553" w:author="N F" w:date="2023-12-05T03:09:00Z">
                  <w:rPr>
                    <w:rFonts w:cs="Times New Roman"/>
                  </w:rPr>
                </w:rPrChange>
              </w:rPr>
              <w:t>1 (0,25)</w:t>
            </w:r>
          </w:p>
        </w:tc>
      </w:tr>
      <w:tr w:rsidR="006E6534" w:rsidRPr="006E6534" w14:paraId="061974AD" w14:textId="77777777" w:rsidTr="00AC66D4">
        <w:tc>
          <w:tcPr>
            <w:tcW w:w="4672" w:type="dxa"/>
          </w:tcPr>
          <w:p w14:paraId="6887F0A4" w14:textId="77777777" w:rsidR="009C3131" w:rsidRPr="006E6534" w:rsidRDefault="009C3131">
            <w:pPr>
              <w:spacing w:line="240" w:lineRule="auto"/>
              <w:ind w:firstLine="0"/>
              <w:rPr>
                <w:rFonts w:cs="Times New Roman"/>
                <w:color w:val="000000" w:themeColor="text1"/>
                <w:rPrChange w:id="23554" w:author="N F" w:date="2023-12-05T03:09:00Z">
                  <w:rPr>
                    <w:rFonts w:cs="Times New Roman"/>
                  </w:rPr>
                </w:rPrChange>
              </w:rPr>
              <w:pPrChange w:id="23555" w:author="N F" w:date="2023-08-06T15:38:00Z">
                <w:pPr>
                  <w:ind w:firstLine="0"/>
                </w:pPr>
              </w:pPrChange>
            </w:pPr>
            <w:r w:rsidRPr="006E6534">
              <w:rPr>
                <w:rFonts w:cs="Times New Roman"/>
                <w:color w:val="000000" w:themeColor="text1"/>
                <w:rPrChange w:id="23556" w:author="N F" w:date="2023-12-05T03:09:00Z">
                  <w:rPr>
                    <w:rFonts w:cs="Times New Roman"/>
                  </w:rPr>
                </w:rPrChange>
              </w:rPr>
              <w:t>Гипоксия</w:t>
            </w:r>
          </w:p>
        </w:tc>
        <w:tc>
          <w:tcPr>
            <w:tcW w:w="4673" w:type="dxa"/>
          </w:tcPr>
          <w:p w14:paraId="4227A609" w14:textId="77777777" w:rsidR="009C3131" w:rsidRPr="006E6534" w:rsidRDefault="009C3131">
            <w:pPr>
              <w:spacing w:line="240" w:lineRule="auto"/>
              <w:ind w:firstLine="0"/>
              <w:rPr>
                <w:rFonts w:cs="Times New Roman"/>
                <w:color w:val="000000" w:themeColor="text1"/>
                <w:rPrChange w:id="23557" w:author="N F" w:date="2023-12-05T03:09:00Z">
                  <w:rPr>
                    <w:rFonts w:cs="Times New Roman"/>
                  </w:rPr>
                </w:rPrChange>
              </w:rPr>
              <w:pPrChange w:id="23558" w:author="N F" w:date="2023-08-06T15:38:00Z">
                <w:pPr>
                  <w:ind w:firstLine="0"/>
                </w:pPr>
              </w:pPrChange>
            </w:pPr>
            <w:r w:rsidRPr="006E6534">
              <w:rPr>
                <w:rFonts w:cs="Times New Roman"/>
                <w:color w:val="000000" w:themeColor="text1"/>
                <w:rPrChange w:id="23559" w:author="N F" w:date="2023-12-05T03:09:00Z">
                  <w:rPr>
                    <w:rFonts w:cs="Times New Roman"/>
                  </w:rPr>
                </w:rPrChange>
              </w:rPr>
              <w:t>1 (0,25)</w:t>
            </w:r>
          </w:p>
        </w:tc>
      </w:tr>
      <w:tr w:rsidR="006E6534" w:rsidRPr="006E6534" w14:paraId="78229F7C" w14:textId="77777777" w:rsidTr="00AC66D4">
        <w:tc>
          <w:tcPr>
            <w:tcW w:w="4672" w:type="dxa"/>
          </w:tcPr>
          <w:p w14:paraId="199DB651" w14:textId="77777777" w:rsidR="009C3131" w:rsidRPr="006E6534" w:rsidRDefault="009C3131">
            <w:pPr>
              <w:spacing w:line="240" w:lineRule="auto"/>
              <w:ind w:firstLine="0"/>
              <w:rPr>
                <w:rFonts w:cs="Times New Roman"/>
                <w:color w:val="000000" w:themeColor="text1"/>
                <w:rPrChange w:id="23560" w:author="N F" w:date="2023-12-05T03:09:00Z">
                  <w:rPr>
                    <w:rFonts w:cs="Times New Roman"/>
                  </w:rPr>
                </w:rPrChange>
              </w:rPr>
              <w:pPrChange w:id="23561" w:author="N F" w:date="2023-08-06T15:38:00Z">
                <w:pPr>
                  <w:ind w:firstLine="0"/>
                </w:pPr>
              </w:pPrChange>
            </w:pPr>
            <w:r w:rsidRPr="006E6534">
              <w:rPr>
                <w:rFonts w:cs="Times New Roman"/>
                <w:color w:val="000000" w:themeColor="text1"/>
                <w:rPrChange w:id="23562" w:author="N F" w:date="2023-12-05T03:09:00Z">
                  <w:rPr>
                    <w:rFonts w:cs="Times New Roman"/>
                  </w:rPr>
                </w:rPrChange>
              </w:rPr>
              <w:t>Боль в шее</w:t>
            </w:r>
          </w:p>
        </w:tc>
        <w:tc>
          <w:tcPr>
            <w:tcW w:w="4673" w:type="dxa"/>
          </w:tcPr>
          <w:p w14:paraId="5267EE02" w14:textId="77777777" w:rsidR="009C3131" w:rsidRPr="006E6534" w:rsidRDefault="009C3131">
            <w:pPr>
              <w:spacing w:line="240" w:lineRule="auto"/>
              <w:ind w:firstLine="0"/>
              <w:rPr>
                <w:rFonts w:cs="Times New Roman"/>
                <w:color w:val="000000" w:themeColor="text1"/>
                <w:rPrChange w:id="23563" w:author="N F" w:date="2023-12-05T03:09:00Z">
                  <w:rPr>
                    <w:rFonts w:cs="Times New Roman"/>
                  </w:rPr>
                </w:rPrChange>
              </w:rPr>
              <w:pPrChange w:id="23564" w:author="N F" w:date="2023-08-06T15:38:00Z">
                <w:pPr>
                  <w:ind w:firstLine="0"/>
                </w:pPr>
              </w:pPrChange>
            </w:pPr>
            <w:r w:rsidRPr="006E6534">
              <w:rPr>
                <w:rFonts w:cs="Times New Roman"/>
                <w:color w:val="000000" w:themeColor="text1"/>
                <w:rPrChange w:id="23565" w:author="N F" w:date="2023-12-05T03:09:00Z">
                  <w:rPr>
                    <w:rFonts w:cs="Times New Roman"/>
                  </w:rPr>
                </w:rPrChange>
              </w:rPr>
              <w:t>1 (0,25)</w:t>
            </w:r>
          </w:p>
        </w:tc>
      </w:tr>
      <w:tr w:rsidR="006E6534" w:rsidRPr="006E6534" w14:paraId="1151AA37" w14:textId="77777777" w:rsidTr="00AC66D4">
        <w:tc>
          <w:tcPr>
            <w:tcW w:w="4672" w:type="dxa"/>
          </w:tcPr>
          <w:p w14:paraId="634D534D" w14:textId="77777777" w:rsidR="009C3131" w:rsidRPr="006E6534" w:rsidRDefault="009C3131">
            <w:pPr>
              <w:spacing w:line="240" w:lineRule="auto"/>
              <w:ind w:firstLine="0"/>
              <w:rPr>
                <w:rFonts w:cs="Times New Roman"/>
                <w:color w:val="000000" w:themeColor="text1"/>
                <w:rPrChange w:id="23566" w:author="N F" w:date="2023-12-05T03:09:00Z">
                  <w:rPr>
                    <w:rFonts w:cs="Times New Roman"/>
                  </w:rPr>
                </w:rPrChange>
              </w:rPr>
              <w:pPrChange w:id="23567" w:author="N F" w:date="2023-08-06T15:38:00Z">
                <w:pPr>
                  <w:ind w:firstLine="0"/>
                </w:pPr>
              </w:pPrChange>
            </w:pPr>
            <w:r w:rsidRPr="006E6534">
              <w:rPr>
                <w:rFonts w:cs="Times New Roman"/>
                <w:color w:val="000000" w:themeColor="text1"/>
                <w:rPrChange w:id="23568" w:author="N F" w:date="2023-12-05T03:09:00Z">
                  <w:rPr>
                    <w:rFonts w:cs="Times New Roman"/>
                  </w:rPr>
                </w:rPrChange>
              </w:rPr>
              <w:t>Пневмония</w:t>
            </w:r>
          </w:p>
        </w:tc>
        <w:tc>
          <w:tcPr>
            <w:tcW w:w="4673" w:type="dxa"/>
          </w:tcPr>
          <w:p w14:paraId="2881A989" w14:textId="77777777" w:rsidR="009C3131" w:rsidRPr="006E6534" w:rsidRDefault="009C3131">
            <w:pPr>
              <w:spacing w:line="240" w:lineRule="auto"/>
              <w:ind w:firstLine="0"/>
              <w:rPr>
                <w:rFonts w:cs="Times New Roman"/>
                <w:color w:val="000000" w:themeColor="text1"/>
                <w:rPrChange w:id="23569" w:author="N F" w:date="2023-12-05T03:09:00Z">
                  <w:rPr>
                    <w:rFonts w:cs="Times New Roman"/>
                  </w:rPr>
                </w:rPrChange>
              </w:rPr>
              <w:pPrChange w:id="23570" w:author="N F" w:date="2023-08-06T15:38:00Z">
                <w:pPr>
                  <w:ind w:firstLine="0"/>
                </w:pPr>
              </w:pPrChange>
            </w:pPr>
            <w:r w:rsidRPr="006E6534">
              <w:rPr>
                <w:rFonts w:cs="Times New Roman"/>
                <w:color w:val="000000" w:themeColor="text1"/>
                <w:rPrChange w:id="23571" w:author="N F" w:date="2023-12-05T03:09:00Z">
                  <w:rPr>
                    <w:rFonts w:cs="Times New Roman"/>
                  </w:rPr>
                </w:rPrChange>
              </w:rPr>
              <w:t>1 (0,25)</w:t>
            </w:r>
          </w:p>
        </w:tc>
      </w:tr>
      <w:tr w:rsidR="006E6534" w:rsidRPr="006E6534" w14:paraId="30893FCD" w14:textId="77777777" w:rsidTr="00AC66D4">
        <w:tc>
          <w:tcPr>
            <w:tcW w:w="4672" w:type="dxa"/>
          </w:tcPr>
          <w:p w14:paraId="04FBB15D" w14:textId="77777777" w:rsidR="009C3131" w:rsidRPr="006E6534" w:rsidRDefault="009C3131">
            <w:pPr>
              <w:spacing w:line="240" w:lineRule="auto"/>
              <w:ind w:firstLine="0"/>
              <w:rPr>
                <w:rFonts w:cs="Times New Roman"/>
                <w:color w:val="000000" w:themeColor="text1"/>
                <w:rPrChange w:id="23572" w:author="N F" w:date="2023-12-05T03:09:00Z">
                  <w:rPr>
                    <w:rFonts w:cs="Times New Roman"/>
                  </w:rPr>
                </w:rPrChange>
              </w:rPr>
              <w:pPrChange w:id="23573" w:author="N F" w:date="2023-08-06T15:38:00Z">
                <w:pPr>
                  <w:ind w:firstLine="0"/>
                </w:pPr>
              </w:pPrChange>
            </w:pPr>
            <w:r w:rsidRPr="006E6534">
              <w:rPr>
                <w:rFonts w:cs="Times New Roman"/>
                <w:color w:val="000000" w:themeColor="text1"/>
                <w:rPrChange w:id="23574" w:author="N F" w:date="2023-12-05T03:09:00Z">
                  <w:rPr>
                    <w:rFonts w:cs="Times New Roman"/>
                  </w:rPr>
                </w:rPrChange>
              </w:rPr>
              <w:t>Макуло-папулезная сыпь</w:t>
            </w:r>
          </w:p>
        </w:tc>
        <w:tc>
          <w:tcPr>
            <w:tcW w:w="4673" w:type="dxa"/>
          </w:tcPr>
          <w:p w14:paraId="46CFE4CC" w14:textId="77777777" w:rsidR="009C3131" w:rsidRPr="006E6534" w:rsidRDefault="009C3131">
            <w:pPr>
              <w:spacing w:line="240" w:lineRule="auto"/>
              <w:ind w:firstLine="0"/>
              <w:rPr>
                <w:rFonts w:cs="Times New Roman"/>
                <w:color w:val="000000" w:themeColor="text1"/>
                <w:rPrChange w:id="23575" w:author="N F" w:date="2023-12-05T03:09:00Z">
                  <w:rPr>
                    <w:rFonts w:cs="Times New Roman"/>
                  </w:rPr>
                </w:rPrChange>
              </w:rPr>
              <w:pPrChange w:id="23576" w:author="N F" w:date="2023-08-06T15:38:00Z">
                <w:pPr>
                  <w:ind w:firstLine="0"/>
                </w:pPr>
              </w:pPrChange>
            </w:pPr>
            <w:r w:rsidRPr="006E6534">
              <w:rPr>
                <w:rFonts w:cs="Times New Roman"/>
                <w:color w:val="000000" w:themeColor="text1"/>
                <w:rPrChange w:id="23577" w:author="N F" w:date="2023-12-05T03:09:00Z">
                  <w:rPr>
                    <w:rFonts w:cs="Times New Roman"/>
                  </w:rPr>
                </w:rPrChange>
              </w:rPr>
              <w:t>1 (0,25)</w:t>
            </w:r>
          </w:p>
        </w:tc>
      </w:tr>
      <w:tr w:rsidR="009C3131" w:rsidRPr="006E6534" w14:paraId="1581B2F2" w14:textId="77777777" w:rsidTr="00AC66D4">
        <w:tc>
          <w:tcPr>
            <w:tcW w:w="4672" w:type="dxa"/>
          </w:tcPr>
          <w:p w14:paraId="1C615F36" w14:textId="77777777" w:rsidR="009C3131" w:rsidRPr="006E6534" w:rsidRDefault="009C3131">
            <w:pPr>
              <w:spacing w:line="240" w:lineRule="auto"/>
              <w:ind w:firstLine="0"/>
              <w:rPr>
                <w:rFonts w:cs="Times New Roman"/>
                <w:color w:val="000000" w:themeColor="text1"/>
                <w:rPrChange w:id="23578" w:author="N F" w:date="2023-12-05T03:09:00Z">
                  <w:rPr>
                    <w:rFonts w:cs="Times New Roman"/>
                  </w:rPr>
                </w:rPrChange>
              </w:rPr>
              <w:pPrChange w:id="23579" w:author="N F" w:date="2023-08-06T15:38:00Z">
                <w:pPr>
                  <w:ind w:firstLine="0"/>
                </w:pPr>
              </w:pPrChange>
            </w:pPr>
            <w:r w:rsidRPr="006E6534">
              <w:rPr>
                <w:rFonts w:cs="Times New Roman"/>
                <w:color w:val="000000" w:themeColor="text1"/>
                <w:rPrChange w:id="23580" w:author="N F" w:date="2023-12-05T03:09:00Z">
                  <w:rPr>
                    <w:rFonts w:cs="Times New Roman"/>
                  </w:rPr>
                </w:rPrChange>
              </w:rPr>
              <w:t>Рвота</w:t>
            </w:r>
          </w:p>
        </w:tc>
        <w:tc>
          <w:tcPr>
            <w:tcW w:w="4673" w:type="dxa"/>
          </w:tcPr>
          <w:p w14:paraId="5E8E55E2" w14:textId="177275D3" w:rsidR="009C3131" w:rsidRPr="00EB0045" w:rsidRDefault="009C3131">
            <w:pPr>
              <w:pStyle w:val="1"/>
              <w:numPr>
                <w:ilvl w:val="0"/>
                <w:numId w:val="11"/>
              </w:numPr>
              <w:spacing w:after="0" w:line="240" w:lineRule="auto"/>
              <w:rPr>
                <w:rFonts w:cs="Times New Roman"/>
              </w:rPr>
              <w:pPrChange w:id="23581" w:author="Barshadskaya, Yuliya" w:date="2024-01-16T03:35:00Z">
                <w:pPr>
                  <w:ind w:firstLine="0"/>
                </w:pPr>
              </w:pPrChange>
            </w:pPr>
            <w:del w:id="23582" w:author="Barshadskaya, Yuliya" w:date="2024-01-16T03:35:00Z">
              <w:r w:rsidRPr="00532045" w:rsidDel="00532045">
                <w:rPr>
                  <w:rFonts w:cs="Times New Roman"/>
                  <w:b w:val="0"/>
                  <w:sz w:val="24"/>
                  <w:rPrChange w:id="23583" w:author="Barshadskaya, Yuliya" w:date="2024-01-16T03:36:00Z">
                    <w:rPr>
                      <w:rFonts w:cs="Times New Roman"/>
                    </w:rPr>
                  </w:rPrChange>
                </w:rPr>
                <w:delText xml:space="preserve">1 </w:delText>
              </w:r>
            </w:del>
            <w:r w:rsidRPr="00532045">
              <w:rPr>
                <w:rFonts w:cs="Times New Roman"/>
                <w:b w:val="0"/>
                <w:sz w:val="24"/>
                <w:rPrChange w:id="23584" w:author="Barshadskaya, Yuliya" w:date="2024-01-16T03:36:00Z">
                  <w:rPr>
                    <w:rFonts w:cs="Times New Roman"/>
                  </w:rPr>
                </w:rPrChange>
              </w:rPr>
              <w:t>(0,25)</w:t>
            </w:r>
          </w:p>
        </w:tc>
      </w:tr>
    </w:tbl>
    <w:p w14:paraId="01051942" w14:textId="30C01728" w:rsidR="00D6052D" w:rsidRPr="006E6534" w:rsidRDefault="00D6052D">
      <w:pPr>
        <w:pStyle w:val="SDText"/>
        <w:spacing w:after="0"/>
        <w:ind w:firstLine="0"/>
        <w:rPr>
          <w:rFonts w:cs="Times New Roman"/>
          <w:color w:val="000000" w:themeColor="text1"/>
          <w:rPrChange w:id="23585" w:author="N F" w:date="2023-12-05T03:09:00Z">
            <w:rPr>
              <w:rFonts w:cs="Times New Roman"/>
            </w:rPr>
          </w:rPrChange>
        </w:rPr>
        <w:pPrChange w:id="23586" w:author="Barshadskaya, Yuliya" w:date="2024-01-16T03:36:00Z">
          <w:pPr>
            <w:pStyle w:val="SDText"/>
            <w:ind w:firstLine="0"/>
          </w:pPr>
        </w:pPrChange>
      </w:pPr>
    </w:p>
    <w:p w14:paraId="726AB6F0" w14:textId="74558D32" w:rsidR="00747C94" w:rsidRPr="00532045" w:rsidRDefault="00532045">
      <w:pPr>
        <w:pStyle w:val="3"/>
        <w:numPr>
          <w:ilvl w:val="0"/>
          <w:numId w:val="0"/>
        </w:numPr>
        <w:spacing w:line="240" w:lineRule="auto"/>
        <w:rPr>
          <w:rFonts w:cs="Times New Roman"/>
          <w:sz w:val="24"/>
          <w:rPrChange w:id="23587" w:author="Barshadskaya, Yuliya" w:date="2024-01-16T03:35:00Z">
            <w:rPr>
              <w:rFonts w:cs="Times New Roman"/>
            </w:rPr>
          </w:rPrChange>
        </w:rPr>
        <w:pPrChange w:id="23588" w:author="Barshadskaya, Yuliya" w:date="2024-01-16T03:35:00Z">
          <w:pPr>
            <w:pStyle w:val="3"/>
          </w:pPr>
        </w:pPrChange>
      </w:pPr>
      <w:bookmarkStart w:id="23589" w:name="_Toc115669435"/>
      <w:bookmarkStart w:id="23590" w:name="_Toc115733067"/>
      <w:bookmarkEnd w:id="23589"/>
      <w:ins w:id="23591" w:author="Barshadskaya, Yuliya" w:date="2024-01-16T03:35:00Z">
        <w:r w:rsidRPr="00532045">
          <w:rPr>
            <w:rFonts w:cs="Times New Roman"/>
            <w:sz w:val="24"/>
            <w:rPrChange w:id="23592" w:author="Barshadskaya, Yuliya" w:date="2024-01-16T03:35:00Z">
              <w:rPr>
                <w:rFonts w:cs="Times New Roman"/>
              </w:rPr>
            </w:rPrChange>
          </w:rPr>
          <w:t xml:space="preserve">4.3.3. </w:t>
        </w:r>
      </w:ins>
      <w:r w:rsidR="00E55104" w:rsidRPr="00532045">
        <w:rPr>
          <w:rFonts w:cs="Times New Roman"/>
          <w:sz w:val="24"/>
          <w:rPrChange w:id="23593" w:author="Barshadskaya, Yuliya" w:date="2024-01-16T03:35:00Z">
            <w:rPr>
              <w:rFonts w:cs="Times New Roman"/>
            </w:rPr>
          </w:rPrChange>
        </w:rPr>
        <w:t>Пострегистрационный опыт применения</w:t>
      </w:r>
      <w:bookmarkEnd w:id="23590"/>
    </w:p>
    <w:p w14:paraId="4CF6361E" w14:textId="3116B7F2" w:rsidR="00135E00" w:rsidRPr="006E6534" w:rsidRDefault="00B964F0">
      <w:pPr>
        <w:spacing w:after="0" w:line="240" w:lineRule="auto"/>
        <w:rPr>
          <w:rFonts w:cs="Times New Roman"/>
          <w:color w:val="000000" w:themeColor="text1"/>
          <w:rPrChange w:id="23594" w:author="N F" w:date="2023-12-05T03:09:00Z">
            <w:rPr>
              <w:rFonts w:cs="Times New Roman"/>
            </w:rPr>
          </w:rPrChange>
        </w:rPr>
        <w:pPrChange w:id="23595" w:author="Barshadskaya, Yuliya" w:date="2024-01-16T03:37:00Z">
          <w:pPr/>
        </w:pPrChange>
      </w:pPr>
      <w:r w:rsidRPr="006E6534">
        <w:rPr>
          <w:rFonts w:cs="Times New Roman"/>
          <w:color w:val="000000" w:themeColor="text1"/>
          <w:lang w:val="en-US"/>
          <w:rPrChange w:id="23596" w:author="N F" w:date="2023-12-05T03:09:00Z">
            <w:rPr>
              <w:rFonts w:cs="Times New Roman"/>
              <w:lang w:val="en-US"/>
            </w:rPr>
          </w:rPrChange>
        </w:rPr>
        <w:t>Ono</w:t>
      </w:r>
      <w:r w:rsidRPr="006E6534">
        <w:rPr>
          <w:rFonts w:cs="Times New Roman"/>
          <w:color w:val="000000" w:themeColor="text1"/>
          <w:rPrChange w:id="23597" w:author="N F" w:date="2023-12-05T03:09:00Z">
            <w:rPr>
              <w:rFonts w:cs="Times New Roman"/>
            </w:rPr>
          </w:rPrChange>
        </w:rPr>
        <w:t xml:space="preserve"> </w:t>
      </w:r>
      <w:r w:rsidRPr="006E6534">
        <w:rPr>
          <w:rFonts w:cs="Times New Roman"/>
          <w:color w:val="000000" w:themeColor="text1"/>
          <w:lang w:val="en-US"/>
          <w:rPrChange w:id="23598" w:author="N F" w:date="2023-12-05T03:09:00Z">
            <w:rPr>
              <w:rFonts w:cs="Times New Roman"/>
              <w:lang w:val="en-US"/>
            </w:rPr>
          </w:rPrChange>
        </w:rPr>
        <w:t>et</w:t>
      </w:r>
      <w:r w:rsidRPr="006E6534">
        <w:rPr>
          <w:rFonts w:cs="Times New Roman"/>
          <w:color w:val="000000" w:themeColor="text1"/>
          <w:rPrChange w:id="23599" w:author="N F" w:date="2023-12-05T03:09:00Z">
            <w:rPr>
              <w:rFonts w:cs="Times New Roman"/>
            </w:rPr>
          </w:rPrChange>
        </w:rPr>
        <w:t xml:space="preserve"> </w:t>
      </w:r>
      <w:r w:rsidRPr="006E6534">
        <w:rPr>
          <w:rFonts w:cs="Times New Roman"/>
          <w:color w:val="000000" w:themeColor="text1"/>
          <w:lang w:val="en-US"/>
          <w:rPrChange w:id="23600" w:author="N F" w:date="2023-12-05T03:09:00Z">
            <w:rPr>
              <w:rFonts w:cs="Times New Roman"/>
              <w:lang w:val="en-US"/>
            </w:rPr>
          </w:rPrChange>
        </w:rPr>
        <w:t>al</w:t>
      </w:r>
      <w:r w:rsidRPr="006E6534">
        <w:rPr>
          <w:rFonts w:cs="Times New Roman"/>
          <w:color w:val="000000" w:themeColor="text1"/>
          <w:rPrChange w:id="23601" w:author="N F" w:date="2023-12-05T03:09:00Z">
            <w:rPr>
              <w:rFonts w:cs="Times New Roman"/>
            </w:rPr>
          </w:rPrChange>
        </w:rPr>
        <w:t>. (2019)</w:t>
      </w:r>
      <w:r w:rsidR="005E09B3" w:rsidRPr="006E6534">
        <w:rPr>
          <w:rFonts w:cs="Times New Roman"/>
          <w:color w:val="000000" w:themeColor="text1"/>
          <w:rPrChange w:id="23602" w:author="N F" w:date="2023-12-05T03:09:00Z">
            <w:rPr>
              <w:rFonts w:cs="Times New Roman"/>
            </w:rPr>
          </w:rPrChange>
        </w:rPr>
        <w:t xml:space="preserve"> оценивали зависимость эффективности химиотерапии осимертинибом у пациентов с T790M-позитивным распространенным НМРЛ, </w:t>
      </w:r>
      <w:r w:rsidR="005D213F" w:rsidRPr="006E6534">
        <w:rPr>
          <w:rFonts w:cs="Times New Roman"/>
          <w:color w:val="000000" w:themeColor="text1"/>
          <w:rPrChange w:id="23603" w:author="N F" w:date="2023-12-05T03:09:00Z">
            <w:rPr>
              <w:rFonts w:cs="Times New Roman"/>
            </w:rPr>
          </w:rPrChange>
        </w:rPr>
        <w:t xml:space="preserve">которые </w:t>
      </w:r>
      <w:r w:rsidR="00C6468C" w:rsidRPr="006E6534">
        <w:rPr>
          <w:rFonts w:cs="Times New Roman"/>
          <w:color w:val="000000" w:themeColor="text1"/>
          <w:rPrChange w:id="23604" w:author="N F" w:date="2023-12-05T03:09:00Z">
            <w:rPr>
              <w:rFonts w:cs="Times New Roman"/>
            </w:rPr>
          </w:rPrChange>
        </w:rPr>
        <w:t xml:space="preserve">ранее принимали ингибиторы тирозинкиназы </w:t>
      </w:r>
      <w:r w:rsidR="00C6468C" w:rsidRPr="006E6534">
        <w:rPr>
          <w:rFonts w:cs="Times New Roman"/>
          <w:color w:val="000000" w:themeColor="text1"/>
          <w:lang w:val="en-US"/>
          <w:rPrChange w:id="23605" w:author="N F" w:date="2023-12-05T03:09:00Z">
            <w:rPr>
              <w:rFonts w:cs="Times New Roman"/>
              <w:lang w:val="en-US"/>
            </w:rPr>
          </w:rPrChange>
        </w:rPr>
        <w:t>EGFR</w:t>
      </w:r>
      <w:r w:rsidR="005D213F" w:rsidRPr="006E6534">
        <w:rPr>
          <w:rFonts w:cs="Times New Roman"/>
          <w:color w:val="000000" w:themeColor="text1"/>
          <w:rPrChange w:id="23606" w:author="N F" w:date="2023-12-05T03:09:00Z">
            <w:rPr>
              <w:rFonts w:cs="Times New Roman"/>
            </w:rPr>
          </w:rPrChange>
        </w:rPr>
        <w:t>,</w:t>
      </w:r>
      <w:r w:rsidR="00C6468C" w:rsidRPr="006E6534">
        <w:rPr>
          <w:rFonts w:cs="Times New Roman"/>
          <w:color w:val="000000" w:themeColor="text1"/>
          <w:rPrChange w:id="23607" w:author="N F" w:date="2023-12-05T03:09:00Z">
            <w:rPr>
              <w:rFonts w:cs="Times New Roman"/>
            </w:rPr>
          </w:rPrChange>
        </w:rPr>
        <w:t xml:space="preserve"> от</w:t>
      </w:r>
      <w:r w:rsidR="005E09B3" w:rsidRPr="006E6534">
        <w:rPr>
          <w:rFonts w:cs="Times New Roman"/>
          <w:color w:val="000000" w:themeColor="text1"/>
          <w:rPrChange w:id="23608" w:author="N F" w:date="2023-12-05T03:09:00Z">
            <w:rPr>
              <w:rFonts w:cs="Times New Roman"/>
            </w:rPr>
          </w:rPrChange>
        </w:rPr>
        <w:t xml:space="preserve"> площади поверхности тела и индекса массы тела (ИМТ). </w:t>
      </w:r>
      <w:r w:rsidR="00C6468C" w:rsidRPr="006E6534">
        <w:rPr>
          <w:rFonts w:cs="Times New Roman"/>
          <w:color w:val="000000" w:themeColor="text1"/>
          <w:rPrChange w:id="23609" w:author="N F" w:date="2023-12-05T03:09:00Z">
            <w:rPr>
              <w:rFonts w:cs="Times New Roman"/>
            </w:rPr>
          </w:rPrChange>
        </w:rPr>
        <w:t>П</w:t>
      </w:r>
      <w:r w:rsidR="005E09B3" w:rsidRPr="006E6534">
        <w:rPr>
          <w:rFonts w:cs="Times New Roman"/>
          <w:color w:val="000000" w:themeColor="text1"/>
          <w:rPrChange w:id="23610" w:author="N F" w:date="2023-12-05T03:09:00Z">
            <w:rPr>
              <w:rFonts w:cs="Times New Roman"/>
            </w:rPr>
          </w:rPrChange>
        </w:rPr>
        <w:t xml:space="preserve">ровели проспективное </w:t>
      </w:r>
      <w:r w:rsidR="0064429D" w:rsidRPr="006E6534">
        <w:rPr>
          <w:rFonts w:cs="Times New Roman"/>
          <w:color w:val="000000" w:themeColor="text1"/>
          <w:rPrChange w:id="23611" w:author="N F" w:date="2023-12-05T03:09:00Z">
            <w:rPr>
              <w:rFonts w:cs="Times New Roman"/>
            </w:rPr>
          </w:rPrChange>
        </w:rPr>
        <w:t xml:space="preserve">наблюдательное </w:t>
      </w:r>
      <w:r w:rsidR="005E09B3" w:rsidRPr="006E6534">
        <w:rPr>
          <w:rFonts w:cs="Times New Roman"/>
          <w:color w:val="000000" w:themeColor="text1"/>
          <w:rPrChange w:id="23612" w:author="N F" w:date="2023-12-05T03:09:00Z">
            <w:rPr>
              <w:rFonts w:cs="Times New Roman"/>
            </w:rPr>
          </w:rPrChange>
        </w:rPr>
        <w:t xml:space="preserve">когортное исследование. Медианы </w:t>
      </w:r>
      <w:r w:rsidR="00761E77" w:rsidRPr="006E6534">
        <w:rPr>
          <w:rFonts w:cs="Times New Roman"/>
          <w:color w:val="000000" w:themeColor="text1"/>
          <w:rPrChange w:id="23613" w:author="N F" w:date="2023-12-05T03:09:00Z">
            <w:rPr>
              <w:rFonts w:cs="Times New Roman"/>
            </w:rPr>
          </w:rPrChange>
        </w:rPr>
        <w:t>площади поверхности тела</w:t>
      </w:r>
      <w:r w:rsidR="005E09B3" w:rsidRPr="006E6534">
        <w:rPr>
          <w:rFonts w:cs="Times New Roman"/>
          <w:color w:val="000000" w:themeColor="text1"/>
          <w:rPrChange w:id="23614" w:author="N F" w:date="2023-12-05T03:09:00Z">
            <w:rPr>
              <w:rFonts w:cs="Times New Roman"/>
            </w:rPr>
          </w:rPrChange>
        </w:rPr>
        <w:t xml:space="preserve"> и </w:t>
      </w:r>
      <w:r w:rsidR="00761E77" w:rsidRPr="006E6534">
        <w:rPr>
          <w:rFonts w:cs="Times New Roman"/>
          <w:color w:val="000000" w:themeColor="text1"/>
          <w:rPrChange w:id="23615" w:author="N F" w:date="2023-12-05T03:09:00Z">
            <w:rPr>
              <w:rFonts w:cs="Times New Roman"/>
            </w:rPr>
          </w:rPrChange>
        </w:rPr>
        <w:t xml:space="preserve">ИМТ </w:t>
      </w:r>
      <w:r w:rsidR="005E09B3" w:rsidRPr="006E6534">
        <w:rPr>
          <w:rFonts w:cs="Times New Roman"/>
          <w:color w:val="000000" w:themeColor="text1"/>
          <w:rPrChange w:id="23616" w:author="N F" w:date="2023-12-05T03:09:00Z">
            <w:rPr>
              <w:rFonts w:cs="Times New Roman"/>
            </w:rPr>
          </w:rPrChange>
        </w:rPr>
        <w:t xml:space="preserve">использовали в качестве </w:t>
      </w:r>
      <w:r w:rsidR="005E09B3" w:rsidRPr="006E6534">
        <w:rPr>
          <w:rFonts w:cs="Times New Roman"/>
          <w:color w:val="000000" w:themeColor="text1"/>
          <w:rPrChange w:id="23617" w:author="N F" w:date="2023-12-05T03:09:00Z">
            <w:rPr>
              <w:rFonts w:cs="Times New Roman"/>
            </w:rPr>
          </w:rPrChange>
        </w:rPr>
        <w:lastRenderedPageBreak/>
        <w:t xml:space="preserve">пороговых значений для оценки влияния переменных размеров тела на химиотерапию осимертинибом. </w:t>
      </w:r>
      <w:r w:rsidR="00D772D1" w:rsidRPr="006E6534">
        <w:rPr>
          <w:rFonts w:cs="Times New Roman"/>
          <w:color w:val="000000" w:themeColor="text1"/>
          <w:rPrChange w:id="23618" w:author="N F" w:date="2023-12-05T03:09:00Z">
            <w:rPr>
              <w:rFonts w:cs="Times New Roman"/>
            </w:rPr>
          </w:rPrChange>
        </w:rPr>
        <w:t>М</w:t>
      </w:r>
      <w:r w:rsidR="005E09B3" w:rsidRPr="006E6534">
        <w:rPr>
          <w:rFonts w:cs="Times New Roman"/>
          <w:color w:val="000000" w:themeColor="text1"/>
          <w:rPrChange w:id="23619" w:author="N F" w:date="2023-12-05T03:09:00Z">
            <w:rPr>
              <w:rFonts w:cs="Times New Roman"/>
            </w:rPr>
          </w:rPrChange>
        </w:rPr>
        <w:t xml:space="preserve">едианы </w:t>
      </w:r>
      <w:r w:rsidR="001C719F" w:rsidRPr="006E6534">
        <w:rPr>
          <w:rFonts w:cs="Times New Roman"/>
          <w:color w:val="000000" w:themeColor="text1"/>
          <w:rPrChange w:id="23620" w:author="N F" w:date="2023-12-05T03:09:00Z">
            <w:rPr>
              <w:rFonts w:cs="Times New Roman"/>
            </w:rPr>
          </w:rPrChange>
        </w:rPr>
        <w:t>площади поверхности тела</w:t>
      </w:r>
      <w:r w:rsidR="005E09B3" w:rsidRPr="006E6534">
        <w:rPr>
          <w:rFonts w:cs="Times New Roman"/>
          <w:color w:val="000000" w:themeColor="text1"/>
          <w:rPrChange w:id="23621" w:author="N F" w:date="2023-12-05T03:09:00Z">
            <w:rPr>
              <w:rFonts w:cs="Times New Roman"/>
            </w:rPr>
          </w:rPrChange>
        </w:rPr>
        <w:t xml:space="preserve"> и </w:t>
      </w:r>
      <w:r w:rsidR="001C719F" w:rsidRPr="006E6534">
        <w:rPr>
          <w:rFonts w:cs="Times New Roman"/>
          <w:color w:val="000000" w:themeColor="text1"/>
          <w:rPrChange w:id="23622" w:author="N F" w:date="2023-12-05T03:09:00Z">
            <w:rPr>
              <w:rFonts w:cs="Times New Roman"/>
            </w:rPr>
          </w:rPrChange>
        </w:rPr>
        <w:t>ИМТ</w:t>
      </w:r>
      <w:r w:rsidR="005E09B3" w:rsidRPr="006E6534">
        <w:rPr>
          <w:rFonts w:cs="Times New Roman"/>
          <w:color w:val="000000" w:themeColor="text1"/>
          <w:rPrChange w:id="23623" w:author="N F" w:date="2023-12-05T03:09:00Z">
            <w:rPr>
              <w:rFonts w:cs="Times New Roman"/>
            </w:rPr>
          </w:rPrChange>
        </w:rPr>
        <w:t xml:space="preserve"> у 47 пациентов составили 1,50 м</w:t>
      </w:r>
      <w:r w:rsidR="005E09B3" w:rsidRPr="006E6534">
        <w:rPr>
          <w:rFonts w:cs="Times New Roman"/>
          <w:color w:val="000000" w:themeColor="text1"/>
          <w:vertAlign w:val="superscript"/>
          <w:rPrChange w:id="23624" w:author="N F" w:date="2023-12-05T03:09:00Z">
            <w:rPr>
              <w:rFonts w:cs="Times New Roman"/>
              <w:vertAlign w:val="superscript"/>
            </w:rPr>
          </w:rPrChange>
        </w:rPr>
        <w:t>2</w:t>
      </w:r>
      <w:r w:rsidR="005E09B3" w:rsidRPr="006E6534">
        <w:rPr>
          <w:rFonts w:cs="Times New Roman"/>
          <w:color w:val="000000" w:themeColor="text1"/>
          <w:rPrChange w:id="23625" w:author="N F" w:date="2023-12-05T03:09:00Z">
            <w:rPr>
              <w:rFonts w:cs="Times New Roman"/>
            </w:rPr>
          </w:rPrChange>
        </w:rPr>
        <w:t xml:space="preserve"> и 21,5 кг/м</w:t>
      </w:r>
      <w:r w:rsidR="005E09B3" w:rsidRPr="006E6534">
        <w:rPr>
          <w:rFonts w:cs="Times New Roman"/>
          <w:color w:val="000000" w:themeColor="text1"/>
          <w:vertAlign w:val="superscript"/>
          <w:rPrChange w:id="23626" w:author="N F" w:date="2023-12-05T03:09:00Z">
            <w:rPr>
              <w:rFonts w:cs="Times New Roman"/>
              <w:vertAlign w:val="superscript"/>
            </w:rPr>
          </w:rPrChange>
        </w:rPr>
        <w:t>2</w:t>
      </w:r>
      <w:r w:rsidR="005E09B3" w:rsidRPr="006E6534">
        <w:rPr>
          <w:rFonts w:cs="Times New Roman"/>
          <w:color w:val="000000" w:themeColor="text1"/>
          <w:rPrChange w:id="23627" w:author="N F" w:date="2023-12-05T03:09:00Z">
            <w:rPr>
              <w:rFonts w:cs="Times New Roman"/>
            </w:rPr>
          </w:rPrChange>
        </w:rPr>
        <w:t xml:space="preserve"> соответственно. Клинические исходы существенно не отличались между группами с высоким и низким </w:t>
      </w:r>
      <w:r w:rsidR="001C719F" w:rsidRPr="006E6534">
        <w:rPr>
          <w:rFonts w:cs="Times New Roman"/>
          <w:color w:val="000000" w:themeColor="text1"/>
          <w:rPrChange w:id="23628" w:author="N F" w:date="2023-12-05T03:09:00Z">
            <w:rPr>
              <w:rFonts w:cs="Times New Roman"/>
            </w:rPr>
          </w:rPrChange>
        </w:rPr>
        <w:t>значением площади поверхности тела</w:t>
      </w:r>
      <w:r w:rsidR="005E09B3" w:rsidRPr="006E6534">
        <w:rPr>
          <w:rFonts w:cs="Times New Roman"/>
          <w:color w:val="000000" w:themeColor="text1"/>
          <w:rPrChange w:id="23629" w:author="N F" w:date="2023-12-05T03:09:00Z">
            <w:rPr>
              <w:rFonts w:cs="Times New Roman"/>
            </w:rPr>
          </w:rPrChange>
        </w:rPr>
        <w:t>, с частотой ответа 59,1% и 56,0% (</w:t>
      </w:r>
      <w:r w:rsidR="001C719F" w:rsidRPr="006E6534">
        <w:rPr>
          <w:rFonts w:cs="Times New Roman"/>
          <w:color w:val="000000" w:themeColor="text1"/>
          <w:lang w:val="en-US"/>
          <w:rPrChange w:id="23630" w:author="N F" w:date="2023-12-05T03:09:00Z">
            <w:rPr>
              <w:rFonts w:cs="Times New Roman"/>
              <w:lang w:val="en-US"/>
            </w:rPr>
          </w:rPrChange>
        </w:rPr>
        <w:t>p</w:t>
      </w:r>
      <w:r w:rsidR="005E09B3" w:rsidRPr="006E6534">
        <w:rPr>
          <w:rFonts w:cs="Times New Roman"/>
          <w:color w:val="000000" w:themeColor="text1"/>
          <w:rPrChange w:id="23631" w:author="N F" w:date="2023-12-05T03:09:00Z">
            <w:rPr>
              <w:rFonts w:cs="Times New Roman"/>
            </w:rPr>
          </w:rPrChange>
        </w:rPr>
        <w:t xml:space="preserve"> = 0,83)</w:t>
      </w:r>
      <w:r w:rsidR="005D213F" w:rsidRPr="006E6534">
        <w:rPr>
          <w:rFonts w:cs="Times New Roman"/>
          <w:color w:val="000000" w:themeColor="text1"/>
          <w:rPrChange w:id="23632" w:author="N F" w:date="2023-12-05T03:09:00Z">
            <w:rPr>
              <w:rFonts w:cs="Times New Roman"/>
            </w:rPr>
          </w:rPrChange>
        </w:rPr>
        <w:t>,</w:t>
      </w:r>
      <w:r w:rsidR="005E09B3" w:rsidRPr="006E6534">
        <w:rPr>
          <w:rFonts w:cs="Times New Roman"/>
          <w:color w:val="000000" w:themeColor="text1"/>
          <w:rPrChange w:id="23633" w:author="N F" w:date="2023-12-05T03:09:00Z">
            <w:rPr>
              <w:rFonts w:cs="Times New Roman"/>
            </w:rPr>
          </w:rPrChange>
        </w:rPr>
        <w:t xml:space="preserve"> и выживаемостью без прогрессирования 7,6 и 9,1 мес</w:t>
      </w:r>
      <w:r w:rsidR="001C719F" w:rsidRPr="006E6534">
        <w:rPr>
          <w:rFonts w:cs="Times New Roman"/>
          <w:color w:val="000000" w:themeColor="text1"/>
          <w:rPrChange w:id="23634" w:author="N F" w:date="2023-12-05T03:09:00Z">
            <w:rPr>
              <w:rFonts w:cs="Times New Roman"/>
            </w:rPr>
          </w:rPrChange>
        </w:rPr>
        <w:t>.</w:t>
      </w:r>
      <w:r w:rsidR="005E09B3" w:rsidRPr="006E6534">
        <w:rPr>
          <w:rFonts w:cs="Times New Roman"/>
          <w:color w:val="000000" w:themeColor="text1"/>
          <w:rPrChange w:id="23635" w:author="N F" w:date="2023-12-05T03:09:00Z">
            <w:rPr>
              <w:rFonts w:cs="Times New Roman"/>
            </w:rPr>
          </w:rPrChange>
        </w:rPr>
        <w:t xml:space="preserve"> (</w:t>
      </w:r>
      <w:r w:rsidR="001C719F" w:rsidRPr="006E6534">
        <w:rPr>
          <w:rFonts w:cs="Times New Roman"/>
          <w:color w:val="000000" w:themeColor="text1"/>
          <w:lang w:val="en-US"/>
          <w:rPrChange w:id="23636" w:author="N F" w:date="2023-12-05T03:09:00Z">
            <w:rPr>
              <w:rFonts w:cs="Times New Roman"/>
              <w:lang w:val="en-US"/>
            </w:rPr>
          </w:rPrChange>
        </w:rPr>
        <w:t>p</w:t>
      </w:r>
      <w:r w:rsidR="005E09B3" w:rsidRPr="006E6534">
        <w:rPr>
          <w:rFonts w:cs="Times New Roman"/>
          <w:color w:val="000000" w:themeColor="text1"/>
          <w:rPrChange w:id="23637" w:author="N F" w:date="2023-12-05T03:09:00Z">
            <w:rPr>
              <w:rFonts w:cs="Times New Roman"/>
            </w:rPr>
          </w:rPrChange>
        </w:rPr>
        <w:t xml:space="preserve"> = 0,69) соответственно. Точно так же не было существенных различий между группами с высоким и низким </w:t>
      </w:r>
      <w:r w:rsidR="00195479" w:rsidRPr="006E6534">
        <w:rPr>
          <w:rFonts w:cs="Times New Roman"/>
          <w:color w:val="000000" w:themeColor="text1"/>
          <w:rPrChange w:id="23638" w:author="N F" w:date="2023-12-05T03:09:00Z">
            <w:rPr>
              <w:rFonts w:cs="Times New Roman"/>
            </w:rPr>
          </w:rPrChange>
        </w:rPr>
        <w:t xml:space="preserve">значением </w:t>
      </w:r>
      <w:r w:rsidR="005E09B3" w:rsidRPr="006E6534">
        <w:rPr>
          <w:rFonts w:cs="Times New Roman"/>
          <w:color w:val="000000" w:themeColor="text1"/>
          <w:rPrChange w:id="23639" w:author="N F" w:date="2023-12-05T03:09:00Z">
            <w:rPr>
              <w:rFonts w:cs="Times New Roman"/>
            </w:rPr>
          </w:rPrChange>
        </w:rPr>
        <w:t>ИМТ относительно частоты ответов, которые составляли 60,8% и 54,1% (</w:t>
      </w:r>
      <w:r w:rsidR="00195479" w:rsidRPr="006E6534">
        <w:rPr>
          <w:rFonts w:cs="Times New Roman"/>
          <w:color w:val="000000" w:themeColor="text1"/>
          <w:lang w:val="en-US"/>
          <w:rPrChange w:id="23640" w:author="N F" w:date="2023-12-05T03:09:00Z">
            <w:rPr>
              <w:rFonts w:cs="Times New Roman"/>
              <w:lang w:val="en-US"/>
            </w:rPr>
          </w:rPrChange>
        </w:rPr>
        <w:t>p</w:t>
      </w:r>
      <w:r w:rsidR="005E09B3" w:rsidRPr="006E6534">
        <w:rPr>
          <w:rFonts w:cs="Times New Roman"/>
          <w:color w:val="000000" w:themeColor="text1"/>
          <w:rPrChange w:id="23641" w:author="N F" w:date="2023-12-05T03:09:00Z">
            <w:rPr>
              <w:rFonts w:cs="Times New Roman"/>
            </w:rPr>
          </w:rPrChange>
        </w:rPr>
        <w:t xml:space="preserve"> = 0,64) соответственно, и </w:t>
      </w:r>
      <w:r w:rsidR="008A2F19" w:rsidRPr="006E6534">
        <w:rPr>
          <w:rFonts w:cs="Times New Roman"/>
          <w:color w:val="000000" w:themeColor="text1"/>
          <w:rPrChange w:id="23642" w:author="N F" w:date="2023-12-05T03:09:00Z">
            <w:rPr>
              <w:rFonts w:cs="Times New Roman"/>
            </w:rPr>
          </w:rPrChange>
        </w:rPr>
        <w:t xml:space="preserve">относительно выживаемости </w:t>
      </w:r>
      <w:r w:rsidR="00F33688" w:rsidRPr="006E6534">
        <w:rPr>
          <w:rFonts w:cs="Times New Roman"/>
          <w:color w:val="000000" w:themeColor="text1"/>
          <w:rPrChange w:id="23643" w:author="N F" w:date="2023-12-05T03:09:00Z">
            <w:rPr>
              <w:rFonts w:cs="Times New Roman"/>
            </w:rPr>
          </w:rPrChange>
        </w:rPr>
        <w:t>без прогрессирования</w:t>
      </w:r>
      <w:r w:rsidR="005E09B3" w:rsidRPr="006E6534">
        <w:rPr>
          <w:rFonts w:cs="Times New Roman"/>
          <w:color w:val="000000" w:themeColor="text1"/>
          <w:rPrChange w:id="23644" w:author="N F" w:date="2023-12-05T03:09:00Z">
            <w:rPr>
              <w:rFonts w:cs="Times New Roman"/>
            </w:rPr>
          </w:rPrChange>
        </w:rPr>
        <w:t>, которая составляла 7,6 мес</w:t>
      </w:r>
      <w:r w:rsidR="008A2F19" w:rsidRPr="006E6534">
        <w:rPr>
          <w:rFonts w:cs="Times New Roman"/>
          <w:color w:val="000000" w:themeColor="text1"/>
          <w:rPrChange w:id="23645" w:author="N F" w:date="2023-12-05T03:09:00Z">
            <w:rPr>
              <w:rFonts w:cs="Times New Roman"/>
            </w:rPr>
          </w:rPrChange>
        </w:rPr>
        <w:t xml:space="preserve">. </w:t>
      </w:r>
      <w:r w:rsidR="005E09B3" w:rsidRPr="006E6534">
        <w:rPr>
          <w:rFonts w:cs="Times New Roman"/>
          <w:color w:val="000000" w:themeColor="text1"/>
          <w:rPrChange w:id="23646" w:author="N F" w:date="2023-12-05T03:09:00Z">
            <w:rPr>
              <w:rFonts w:cs="Times New Roman"/>
            </w:rPr>
          </w:rPrChange>
        </w:rPr>
        <w:t>в обеих группах (</w:t>
      </w:r>
      <w:r w:rsidR="008A2F19" w:rsidRPr="006E6534">
        <w:rPr>
          <w:rFonts w:cs="Times New Roman"/>
          <w:color w:val="000000" w:themeColor="text1"/>
          <w:lang w:val="en-US"/>
          <w:rPrChange w:id="23647" w:author="N F" w:date="2023-12-05T03:09:00Z">
            <w:rPr>
              <w:rFonts w:cs="Times New Roman"/>
              <w:lang w:val="en-US"/>
            </w:rPr>
          </w:rPrChange>
        </w:rPr>
        <w:t>p</w:t>
      </w:r>
      <w:r w:rsidR="005E09B3" w:rsidRPr="006E6534">
        <w:rPr>
          <w:rFonts w:cs="Times New Roman"/>
          <w:color w:val="000000" w:themeColor="text1"/>
          <w:rPrChange w:id="23648" w:author="N F" w:date="2023-12-05T03:09:00Z">
            <w:rPr>
              <w:rFonts w:cs="Times New Roman"/>
            </w:rPr>
          </w:rPrChange>
        </w:rPr>
        <w:t xml:space="preserve"> = 0,38). Существенных различий между профилями токсичности в отношении </w:t>
      </w:r>
      <w:r w:rsidR="00AB2D5D" w:rsidRPr="006E6534">
        <w:rPr>
          <w:rFonts w:cs="Times New Roman"/>
          <w:color w:val="000000" w:themeColor="text1"/>
          <w:rPrChange w:id="23649" w:author="N F" w:date="2023-12-05T03:09:00Z">
            <w:rPr>
              <w:rFonts w:cs="Times New Roman"/>
            </w:rPr>
          </w:rPrChange>
        </w:rPr>
        <w:t xml:space="preserve">площади поверхности тела или ИМТ </w:t>
      </w:r>
      <w:r w:rsidR="005E09B3" w:rsidRPr="006E6534">
        <w:rPr>
          <w:rFonts w:cs="Times New Roman"/>
          <w:color w:val="000000" w:themeColor="text1"/>
          <w:rPrChange w:id="23650" w:author="N F" w:date="2023-12-05T03:09:00Z">
            <w:rPr>
              <w:rFonts w:cs="Times New Roman"/>
            </w:rPr>
          </w:rPrChange>
        </w:rPr>
        <w:t xml:space="preserve">не наблюдалось. </w:t>
      </w:r>
      <w:r w:rsidR="00C86B3D" w:rsidRPr="006E6534">
        <w:rPr>
          <w:rFonts w:cs="Times New Roman"/>
          <w:color w:val="000000" w:themeColor="text1"/>
          <w:rPrChange w:id="23651" w:author="N F" w:date="2023-12-05T03:09:00Z">
            <w:rPr>
              <w:rFonts w:cs="Times New Roman"/>
            </w:rPr>
          </w:rPrChange>
        </w:rPr>
        <w:t>После проведения многофакторнного анализа установили, что</w:t>
      </w:r>
      <w:r w:rsidR="005E09B3" w:rsidRPr="006E6534">
        <w:rPr>
          <w:rFonts w:cs="Times New Roman"/>
          <w:color w:val="000000" w:themeColor="text1"/>
          <w:rPrChange w:id="23652" w:author="N F" w:date="2023-12-05T03:09:00Z">
            <w:rPr>
              <w:rFonts w:cs="Times New Roman"/>
            </w:rPr>
          </w:rPrChange>
        </w:rPr>
        <w:t xml:space="preserve"> лучшее функциональное состояние, молодой возраст и </w:t>
      </w:r>
      <w:r w:rsidR="00DC3396" w:rsidRPr="006E6534">
        <w:rPr>
          <w:rFonts w:cs="Times New Roman"/>
          <w:color w:val="000000" w:themeColor="text1"/>
          <w:rPrChange w:id="23653" w:author="N F" w:date="2023-12-05T03:09:00Z">
            <w:rPr>
              <w:rFonts w:cs="Times New Roman"/>
            </w:rPr>
          </w:rPrChange>
        </w:rPr>
        <w:t xml:space="preserve">делеция </w:t>
      </w:r>
      <w:r w:rsidR="005E09B3" w:rsidRPr="006E6534">
        <w:rPr>
          <w:rFonts w:cs="Times New Roman"/>
          <w:color w:val="000000" w:themeColor="text1"/>
          <w:rPrChange w:id="23654" w:author="N F" w:date="2023-12-05T03:09:00Z">
            <w:rPr>
              <w:rFonts w:cs="Times New Roman"/>
            </w:rPr>
          </w:rPrChange>
        </w:rPr>
        <w:t xml:space="preserve">экзона 19 EGFR </w:t>
      </w:r>
      <w:r w:rsidR="00DC3396" w:rsidRPr="006E6534">
        <w:rPr>
          <w:rFonts w:cs="Times New Roman"/>
          <w:color w:val="000000" w:themeColor="text1"/>
          <w:rPrChange w:id="23655" w:author="N F" w:date="2023-12-05T03:09:00Z">
            <w:rPr>
              <w:rFonts w:cs="Times New Roman"/>
            </w:rPr>
          </w:rPrChange>
        </w:rPr>
        <w:t xml:space="preserve">являются </w:t>
      </w:r>
      <w:r w:rsidR="005E09B3" w:rsidRPr="006E6534">
        <w:rPr>
          <w:rFonts w:cs="Times New Roman"/>
          <w:color w:val="000000" w:themeColor="text1"/>
          <w:rPrChange w:id="23656" w:author="N F" w:date="2023-12-05T03:09:00Z">
            <w:rPr>
              <w:rFonts w:cs="Times New Roman"/>
            </w:rPr>
          </w:rPrChange>
        </w:rPr>
        <w:t>независимы</w:t>
      </w:r>
      <w:r w:rsidR="00DC3396" w:rsidRPr="006E6534">
        <w:rPr>
          <w:rFonts w:cs="Times New Roman"/>
          <w:color w:val="000000" w:themeColor="text1"/>
          <w:rPrChange w:id="23657" w:author="N F" w:date="2023-12-05T03:09:00Z">
            <w:rPr>
              <w:rFonts w:cs="Times New Roman"/>
            </w:rPr>
          </w:rPrChange>
        </w:rPr>
        <w:t>ми</w:t>
      </w:r>
      <w:r w:rsidR="005E09B3" w:rsidRPr="006E6534">
        <w:rPr>
          <w:rFonts w:cs="Times New Roman"/>
          <w:color w:val="000000" w:themeColor="text1"/>
          <w:rPrChange w:id="23658" w:author="N F" w:date="2023-12-05T03:09:00Z">
            <w:rPr>
              <w:rFonts w:cs="Times New Roman"/>
            </w:rPr>
          </w:rPrChange>
        </w:rPr>
        <w:t xml:space="preserve"> благоприятны</w:t>
      </w:r>
      <w:r w:rsidR="00DC3396" w:rsidRPr="006E6534">
        <w:rPr>
          <w:rFonts w:cs="Times New Roman"/>
          <w:color w:val="000000" w:themeColor="text1"/>
          <w:rPrChange w:id="23659" w:author="N F" w:date="2023-12-05T03:09:00Z">
            <w:rPr>
              <w:rFonts w:cs="Times New Roman"/>
            </w:rPr>
          </w:rPrChange>
        </w:rPr>
        <w:t>ми</w:t>
      </w:r>
      <w:r w:rsidR="005E09B3" w:rsidRPr="006E6534">
        <w:rPr>
          <w:rFonts w:cs="Times New Roman"/>
          <w:color w:val="000000" w:themeColor="text1"/>
          <w:rPrChange w:id="23660" w:author="N F" w:date="2023-12-05T03:09:00Z">
            <w:rPr>
              <w:rFonts w:cs="Times New Roman"/>
            </w:rPr>
          </w:rPrChange>
        </w:rPr>
        <w:t xml:space="preserve"> предиктор</w:t>
      </w:r>
      <w:r w:rsidR="00DC3396" w:rsidRPr="006E6534">
        <w:rPr>
          <w:rFonts w:cs="Times New Roman"/>
          <w:color w:val="000000" w:themeColor="text1"/>
          <w:rPrChange w:id="23661" w:author="N F" w:date="2023-12-05T03:09:00Z">
            <w:rPr>
              <w:rFonts w:cs="Times New Roman"/>
            </w:rPr>
          </w:rPrChange>
        </w:rPr>
        <w:t>ами</w:t>
      </w:r>
      <w:r w:rsidR="005E09B3" w:rsidRPr="006E6534">
        <w:rPr>
          <w:rFonts w:cs="Times New Roman"/>
          <w:color w:val="000000" w:themeColor="text1"/>
          <w:rPrChange w:id="23662" w:author="N F" w:date="2023-12-05T03:09:00Z">
            <w:rPr>
              <w:rFonts w:cs="Times New Roman"/>
            </w:rPr>
          </w:rPrChange>
        </w:rPr>
        <w:t xml:space="preserve"> </w:t>
      </w:r>
      <w:r w:rsidR="00551D3D" w:rsidRPr="006E6534">
        <w:rPr>
          <w:rFonts w:cs="Times New Roman"/>
          <w:color w:val="000000" w:themeColor="text1"/>
          <w:rPrChange w:id="23663" w:author="N F" w:date="2023-12-05T03:09:00Z">
            <w:rPr>
              <w:rFonts w:cs="Times New Roman"/>
            </w:rPr>
          </w:rPrChange>
        </w:rPr>
        <w:t>выживаемости без прогрессирования НМРЛ</w:t>
      </w:r>
      <w:r w:rsidR="005E09B3" w:rsidRPr="006E6534">
        <w:rPr>
          <w:rFonts w:cs="Times New Roman"/>
          <w:color w:val="000000" w:themeColor="text1"/>
          <w:rPrChange w:id="23664" w:author="N F" w:date="2023-12-05T03:09:00Z">
            <w:rPr>
              <w:rFonts w:cs="Times New Roman"/>
            </w:rPr>
          </w:rPrChange>
        </w:rPr>
        <w:t xml:space="preserve">. </w:t>
      </w:r>
      <w:r w:rsidR="00D0177F" w:rsidRPr="006E6534">
        <w:rPr>
          <w:rFonts w:cs="Times New Roman"/>
          <w:color w:val="000000" w:themeColor="text1"/>
          <w:rPrChange w:id="23665" w:author="N F" w:date="2023-12-05T03:09:00Z">
            <w:rPr>
              <w:rFonts w:cs="Times New Roman"/>
            </w:rPr>
          </w:rPrChange>
        </w:rPr>
        <w:t>Авторы заключили, что э</w:t>
      </w:r>
      <w:r w:rsidR="005E09B3" w:rsidRPr="006E6534">
        <w:rPr>
          <w:rFonts w:cs="Times New Roman"/>
          <w:color w:val="000000" w:themeColor="text1"/>
          <w:rPrChange w:id="23666" w:author="N F" w:date="2023-12-05T03:09:00Z">
            <w:rPr>
              <w:rFonts w:cs="Times New Roman"/>
            </w:rPr>
          </w:rPrChange>
        </w:rPr>
        <w:t>ффективность осимертиниба существенно не зависит от переменных размеров тела пациентов с T790M-положительным НМРЛ, у которых прогрессирует предшествующая терапия ингибиторами тирозинкиназы EGFR</w:t>
      </w:r>
      <w:r w:rsidRPr="006E6534">
        <w:rPr>
          <w:rFonts w:cs="Times New Roman"/>
          <w:color w:val="000000" w:themeColor="text1"/>
          <w:rPrChange w:id="23667" w:author="N F" w:date="2023-12-05T03:09:00Z">
            <w:rPr>
              <w:rFonts w:cs="Times New Roman"/>
            </w:rPr>
          </w:rPrChange>
        </w:rPr>
        <w:t xml:space="preserve"> </w:t>
      </w:r>
      <w:ins w:id="23668" w:author="Barshadskaya, Yuliya" w:date="2024-01-16T03:37:00Z">
        <w:r w:rsidR="00532045" w:rsidRPr="0001519A">
          <w:rPr>
            <w:rFonts w:cs="Times New Roman"/>
            <w:color w:val="000000" w:themeColor="text1"/>
            <w:lang w:val="en-US"/>
          </w:rPr>
          <w:fldChar w:fldCharType="begin"/>
        </w:r>
        <w:r w:rsidR="00532045"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532045" w:rsidRPr="0001519A">
          <w:rPr>
            <w:rFonts w:cs="Times New Roman"/>
            <w:color w:val="000000" w:themeColor="text1"/>
            <w:lang w:val="en-US"/>
          </w:rPr>
          <w:fldChar w:fldCharType="separate"/>
        </w:r>
        <w:r w:rsidR="00532045" w:rsidRPr="0018315E">
          <w:rPr>
            <w:rFonts w:cs="Times New Roman"/>
            <w:color w:val="000000" w:themeColor="text1"/>
          </w:rPr>
          <w:t>[</w:t>
        </w:r>
      </w:ins>
      <w:ins w:id="23669" w:author="Barshadskaya, Yuliya" w:date="2024-02-23T00:13:00Z">
        <w:r w:rsidR="0008551F">
          <w:rPr>
            <w:rFonts w:cs="Times New Roman"/>
            <w:color w:val="000000" w:themeColor="text1"/>
          </w:rPr>
          <w:t>15</w:t>
        </w:r>
      </w:ins>
      <w:ins w:id="23670" w:author="Barshadskaya, Yuliya" w:date="2024-01-16T03:37:00Z">
        <w:r w:rsidR="00532045" w:rsidRPr="00DD38F1">
          <w:rPr>
            <w:rFonts w:cs="Times New Roman"/>
            <w:color w:val="000000" w:themeColor="text1"/>
          </w:rPr>
          <w:t>]</w:t>
        </w:r>
        <w:r w:rsidR="00532045" w:rsidRPr="0001519A">
          <w:rPr>
            <w:rFonts w:cs="Times New Roman"/>
            <w:color w:val="000000" w:themeColor="text1"/>
            <w:lang w:val="en-US"/>
          </w:rPr>
          <w:fldChar w:fldCharType="end"/>
        </w:r>
      </w:ins>
      <w:del w:id="23671" w:author="Barshadskaya, Yuliya" w:date="2024-01-16T03:37:00Z">
        <w:r w:rsidR="00256901" w:rsidRPr="006E6534" w:rsidDel="00532045">
          <w:rPr>
            <w:rFonts w:cs="Times New Roman"/>
            <w:color w:val="000000" w:themeColor="text1"/>
            <w:lang w:val="en-GB"/>
            <w:rPrChange w:id="23672" w:author="N F" w:date="2023-12-05T03:09:00Z">
              <w:rPr>
                <w:rFonts w:cs="Times New Roman"/>
                <w:lang w:val="en-GB"/>
              </w:rPr>
            </w:rPrChange>
          </w:rPr>
          <w:fldChar w:fldCharType="begin"/>
        </w:r>
        <w:r w:rsidR="00426E62" w:rsidRPr="006E6534" w:rsidDel="00532045">
          <w:rPr>
            <w:rFonts w:cs="Times New Roman"/>
            <w:color w:val="000000" w:themeColor="text1"/>
            <w:rPrChange w:id="2367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674" w:author="N F" w:date="2023-12-05T03:09:00Z">
              <w:rPr>
                <w:rFonts w:cs="Times New Roman"/>
                <w:lang w:val="en-GB"/>
              </w:rPr>
            </w:rPrChange>
          </w:rPr>
          <w:delInstrText>ADDIN</w:delInstrText>
        </w:r>
        <w:r w:rsidR="00426E62" w:rsidRPr="006E6534" w:rsidDel="00532045">
          <w:rPr>
            <w:rFonts w:cs="Times New Roman"/>
            <w:color w:val="000000" w:themeColor="text1"/>
            <w:rPrChange w:id="2367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676" w:author="N F" w:date="2023-12-05T03:09:00Z">
              <w:rPr>
                <w:rFonts w:cs="Times New Roman"/>
                <w:lang w:val="en-GB"/>
              </w:rPr>
            </w:rPrChange>
          </w:rPr>
          <w:delInstrText>ZOTERO</w:delInstrText>
        </w:r>
        <w:r w:rsidR="00426E62" w:rsidRPr="006E6534" w:rsidDel="00532045">
          <w:rPr>
            <w:rFonts w:cs="Times New Roman"/>
            <w:color w:val="000000" w:themeColor="text1"/>
            <w:rPrChange w:id="23677" w:author="N F" w:date="2023-12-05T03:09:00Z">
              <w:rPr>
                <w:rFonts w:cs="Times New Roman"/>
              </w:rPr>
            </w:rPrChange>
          </w:rPr>
          <w:delInstrText>_</w:delInstrText>
        </w:r>
        <w:r w:rsidR="00426E62" w:rsidRPr="006E6534" w:rsidDel="00532045">
          <w:rPr>
            <w:rFonts w:cs="Times New Roman"/>
            <w:color w:val="000000" w:themeColor="text1"/>
            <w:lang w:val="en-GB"/>
            <w:rPrChange w:id="23678" w:author="N F" w:date="2023-12-05T03:09:00Z">
              <w:rPr>
                <w:rFonts w:cs="Times New Roman"/>
                <w:lang w:val="en-GB"/>
              </w:rPr>
            </w:rPrChange>
          </w:rPr>
          <w:delInstrText>ITEM</w:delInstrText>
        </w:r>
        <w:r w:rsidR="00426E62" w:rsidRPr="006E6534" w:rsidDel="00532045">
          <w:rPr>
            <w:rFonts w:cs="Times New Roman"/>
            <w:color w:val="000000" w:themeColor="text1"/>
            <w:rPrChange w:id="2367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680" w:author="N F" w:date="2023-12-05T03:09:00Z">
              <w:rPr>
                <w:rFonts w:cs="Times New Roman"/>
                <w:lang w:val="en-GB"/>
              </w:rPr>
            </w:rPrChange>
          </w:rPr>
          <w:delInstrText>CSL</w:delInstrText>
        </w:r>
        <w:r w:rsidR="00426E62" w:rsidRPr="006E6534" w:rsidDel="00532045">
          <w:rPr>
            <w:rFonts w:cs="Times New Roman"/>
            <w:color w:val="000000" w:themeColor="text1"/>
            <w:rPrChange w:id="23681" w:author="N F" w:date="2023-12-05T03:09:00Z">
              <w:rPr>
                <w:rFonts w:cs="Times New Roman"/>
              </w:rPr>
            </w:rPrChange>
          </w:rPr>
          <w:delInstrText>_</w:delInstrText>
        </w:r>
        <w:r w:rsidR="00426E62" w:rsidRPr="006E6534" w:rsidDel="00532045">
          <w:rPr>
            <w:rFonts w:cs="Times New Roman"/>
            <w:color w:val="000000" w:themeColor="text1"/>
            <w:lang w:val="en-GB"/>
            <w:rPrChange w:id="23682" w:author="N F" w:date="2023-12-05T03:09:00Z">
              <w:rPr>
                <w:rFonts w:cs="Times New Roman"/>
                <w:lang w:val="en-GB"/>
              </w:rPr>
            </w:rPrChange>
          </w:rPr>
          <w:delInstrText>CITATION</w:delInstrText>
        </w:r>
        <w:r w:rsidR="00426E62" w:rsidRPr="006E6534" w:rsidDel="00532045">
          <w:rPr>
            <w:rFonts w:cs="Times New Roman"/>
            <w:color w:val="000000" w:themeColor="text1"/>
            <w:rPrChange w:id="2368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684" w:author="N F" w:date="2023-12-05T03:09:00Z">
              <w:rPr>
                <w:rFonts w:cs="Times New Roman"/>
                <w:lang w:val="en-GB"/>
              </w:rPr>
            </w:rPrChange>
          </w:rPr>
          <w:delInstrText>citationID</w:delInstrText>
        </w:r>
        <w:r w:rsidR="00426E62" w:rsidRPr="006E6534" w:rsidDel="00532045">
          <w:rPr>
            <w:rFonts w:cs="Times New Roman"/>
            <w:color w:val="000000" w:themeColor="text1"/>
            <w:rPrChange w:id="23685" w:author="N F" w:date="2023-12-05T03:09:00Z">
              <w:rPr>
                <w:rFonts w:cs="Times New Roman"/>
              </w:rPr>
            </w:rPrChange>
          </w:rPr>
          <w:delInstrText>":"</w:delInstrText>
        </w:r>
        <w:r w:rsidR="00426E62" w:rsidRPr="006E6534" w:rsidDel="00532045">
          <w:rPr>
            <w:rFonts w:cs="Times New Roman"/>
            <w:color w:val="000000" w:themeColor="text1"/>
            <w:lang w:val="en-GB"/>
            <w:rPrChange w:id="23686" w:author="N F" w:date="2023-12-05T03:09:00Z">
              <w:rPr>
                <w:rFonts w:cs="Times New Roman"/>
                <w:lang w:val="en-GB"/>
              </w:rPr>
            </w:rPrChange>
          </w:rPr>
          <w:delInstrText>GCQBOjZQ</w:delInstrText>
        </w:r>
        <w:r w:rsidR="00426E62" w:rsidRPr="006E6534" w:rsidDel="00532045">
          <w:rPr>
            <w:rFonts w:cs="Times New Roman"/>
            <w:color w:val="000000" w:themeColor="text1"/>
            <w:rPrChange w:id="23687" w:author="N F" w:date="2023-12-05T03:09:00Z">
              <w:rPr>
                <w:rFonts w:cs="Times New Roman"/>
              </w:rPr>
            </w:rPrChange>
          </w:rPr>
          <w:delInstrText>","</w:delInstrText>
        </w:r>
        <w:r w:rsidR="00426E62" w:rsidRPr="006E6534" w:rsidDel="00532045">
          <w:rPr>
            <w:rFonts w:cs="Times New Roman"/>
            <w:color w:val="000000" w:themeColor="text1"/>
            <w:lang w:val="en-GB"/>
            <w:rPrChange w:id="23688" w:author="N F" w:date="2023-12-05T03:09:00Z">
              <w:rPr>
                <w:rFonts w:cs="Times New Roman"/>
                <w:lang w:val="en-GB"/>
              </w:rPr>
            </w:rPrChange>
          </w:rPr>
          <w:delInstrText>properties</w:delInstrText>
        </w:r>
        <w:r w:rsidR="00426E62" w:rsidRPr="006E6534" w:rsidDel="00532045">
          <w:rPr>
            <w:rFonts w:cs="Times New Roman"/>
            <w:color w:val="000000" w:themeColor="text1"/>
            <w:rPrChange w:id="23689" w:author="N F" w:date="2023-12-05T03:09:00Z">
              <w:rPr>
                <w:rFonts w:cs="Times New Roman"/>
              </w:rPr>
            </w:rPrChange>
          </w:rPr>
          <w:delInstrText>":{"</w:delInstrText>
        </w:r>
        <w:r w:rsidR="00426E62" w:rsidRPr="006E6534" w:rsidDel="00532045">
          <w:rPr>
            <w:rFonts w:cs="Times New Roman"/>
            <w:color w:val="000000" w:themeColor="text1"/>
            <w:lang w:val="en-GB"/>
            <w:rPrChange w:id="23690" w:author="N F" w:date="2023-12-05T03:09:00Z">
              <w:rPr>
                <w:rFonts w:cs="Times New Roman"/>
                <w:lang w:val="en-GB"/>
              </w:rPr>
            </w:rPrChange>
          </w:rPr>
          <w:delInstrText>formattedCitation</w:delInstrText>
        </w:r>
        <w:r w:rsidR="00426E62" w:rsidRPr="006E6534" w:rsidDel="00532045">
          <w:rPr>
            <w:rFonts w:cs="Times New Roman"/>
            <w:color w:val="000000" w:themeColor="text1"/>
            <w:rPrChange w:id="23691" w:author="N F" w:date="2023-12-05T03:09:00Z">
              <w:rPr>
                <w:rFonts w:cs="Times New Roman"/>
              </w:rPr>
            </w:rPrChange>
          </w:rPr>
          <w:delInstrText>":"(28)","</w:delInstrText>
        </w:r>
        <w:r w:rsidR="00426E62" w:rsidRPr="006E6534" w:rsidDel="00532045">
          <w:rPr>
            <w:rFonts w:cs="Times New Roman"/>
            <w:color w:val="000000" w:themeColor="text1"/>
            <w:lang w:val="en-GB"/>
            <w:rPrChange w:id="23692" w:author="N F" w:date="2023-12-05T03:09:00Z">
              <w:rPr>
                <w:rFonts w:cs="Times New Roman"/>
                <w:lang w:val="en-GB"/>
              </w:rPr>
            </w:rPrChange>
          </w:rPr>
          <w:delInstrText>plainCitation</w:delInstrText>
        </w:r>
        <w:r w:rsidR="00426E62" w:rsidRPr="006E6534" w:rsidDel="00532045">
          <w:rPr>
            <w:rFonts w:cs="Times New Roman"/>
            <w:color w:val="000000" w:themeColor="text1"/>
            <w:rPrChange w:id="23693" w:author="N F" w:date="2023-12-05T03:09:00Z">
              <w:rPr>
                <w:rFonts w:cs="Times New Roman"/>
              </w:rPr>
            </w:rPrChange>
          </w:rPr>
          <w:delInstrText>":"(28)","</w:delInstrText>
        </w:r>
        <w:r w:rsidR="00426E62" w:rsidRPr="006E6534" w:rsidDel="00532045">
          <w:rPr>
            <w:rFonts w:cs="Times New Roman"/>
            <w:color w:val="000000" w:themeColor="text1"/>
            <w:lang w:val="en-GB"/>
            <w:rPrChange w:id="23694" w:author="N F" w:date="2023-12-05T03:09:00Z">
              <w:rPr>
                <w:rFonts w:cs="Times New Roman"/>
                <w:lang w:val="en-GB"/>
              </w:rPr>
            </w:rPrChange>
          </w:rPr>
          <w:delInstrText>noteIndex</w:delInstrText>
        </w:r>
        <w:r w:rsidR="00426E62" w:rsidRPr="006E6534" w:rsidDel="00532045">
          <w:rPr>
            <w:rFonts w:cs="Times New Roman"/>
            <w:color w:val="000000" w:themeColor="text1"/>
            <w:rPrChange w:id="23695" w:author="N F" w:date="2023-12-05T03:09:00Z">
              <w:rPr>
                <w:rFonts w:cs="Times New Roman"/>
              </w:rPr>
            </w:rPrChange>
          </w:rPr>
          <w:delInstrText>":0},"</w:delInstrText>
        </w:r>
        <w:r w:rsidR="00426E62" w:rsidRPr="006E6534" w:rsidDel="00532045">
          <w:rPr>
            <w:rFonts w:cs="Times New Roman"/>
            <w:color w:val="000000" w:themeColor="text1"/>
            <w:lang w:val="en-GB"/>
            <w:rPrChange w:id="23696" w:author="N F" w:date="2023-12-05T03:09:00Z">
              <w:rPr>
                <w:rFonts w:cs="Times New Roman"/>
                <w:lang w:val="en-GB"/>
              </w:rPr>
            </w:rPrChange>
          </w:rPr>
          <w:delInstrText>citationItems</w:delInstrText>
        </w:r>
        <w:r w:rsidR="00426E62" w:rsidRPr="006E6534" w:rsidDel="00532045">
          <w:rPr>
            <w:rFonts w:cs="Times New Roman"/>
            <w:color w:val="000000" w:themeColor="text1"/>
            <w:rPrChange w:id="23697" w:author="N F" w:date="2023-12-05T03:09:00Z">
              <w:rPr>
                <w:rFonts w:cs="Times New Roman"/>
              </w:rPr>
            </w:rPrChange>
          </w:rPr>
          <w:delInstrText>":[{"</w:delInstrText>
        </w:r>
        <w:r w:rsidR="00426E62" w:rsidRPr="006E6534" w:rsidDel="00532045">
          <w:rPr>
            <w:rFonts w:cs="Times New Roman"/>
            <w:color w:val="000000" w:themeColor="text1"/>
            <w:lang w:val="en-GB"/>
            <w:rPrChange w:id="23698" w:author="N F" w:date="2023-12-05T03:09:00Z">
              <w:rPr>
                <w:rFonts w:cs="Times New Roman"/>
                <w:lang w:val="en-GB"/>
              </w:rPr>
            </w:rPrChange>
          </w:rPr>
          <w:delInstrText>id</w:delInstrText>
        </w:r>
        <w:r w:rsidR="00426E62" w:rsidRPr="006E6534" w:rsidDel="00532045">
          <w:rPr>
            <w:rFonts w:cs="Times New Roman"/>
            <w:color w:val="000000" w:themeColor="text1"/>
            <w:rPrChange w:id="23699" w:author="N F" w:date="2023-12-05T03:09:00Z">
              <w:rPr>
                <w:rFonts w:cs="Times New Roman"/>
              </w:rPr>
            </w:rPrChange>
          </w:rPr>
          <w:delInstrText>":161878,"</w:delInstrText>
        </w:r>
        <w:r w:rsidR="00426E62" w:rsidRPr="006E6534" w:rsidDel="00532045">
          <w:rPr>
            <w:rFonts w:cs="Times New Roman"/>
            <w:color w:val="000000" w:themeColor="text1"/>
            <w:lang w:val="en-GB"/>
            <w:rPrChange w:id="23700" w:author="N F" w:date="2023-12-05T03:09:00Z">
              <w:rPr>
                <w:rFonts w:cs="Times New Roman"/>
                <w:lang w:val="en-GB"/>
              </w:rPr>
            </w:rPrChange>
          </w:rPr>
          <w:delInstrText>uris</w:delInstrText>
        </w:r>
        <w:r w:rsidR="00426E62" w:rsidRPr="006E6534" w:rsidDel="00532045">
          <w:rPr>
            <w:rFonts w:cs="Times New Roman"/>
            <w:color w:val="000000" w:themeColor="text1"/>
            <w:rPrChange w:id="23701" w:author="N F" w:date="2023-12-05T03:09:00Z">
              <w:rPr>
                <w:rFonts w:cs="Times New Roman"/>
              </w:rPr>
            </w:rPrChange>
          </w:rPr>
          <w:delInstrText>":["</w:delInstrText>
        </w:r>
        <w:r w:rsidR="00426E62" w:rsidRPr="006E6534" w:rsidDel="00532045">
          <w:rPr>
            <w:rFonts w:cs="Times New Roman"/>
            <w:color w:val="000000" w:themeColor="text1"/>
            <w:lang w:val="en-GB"/>
            <w:rPrChange w:id="23702" w:author="N F" w:date="2023-12-05T03:09:00Z">
              <w:rPr>
                <w:rFonts w:cs="Times New Roman"/>
                <w:lang w:val="en-GB"/>
              </w:rPr>
            </w:rPrChange>
          </w:rPr>
          <w:delInstrText>http</w:delInstrText>
        </w:r>
        <w:r w:rsidR="00426E62" w:rsidRPr="006E6534" w:rsidDel="00532045">
          <w:rPr>
            <w:rFonts w:cs="Times New Roman"/>
            <w:color w:val="000000" w:themeColor="text1"/>
            <w:rPrChange w:id="23703" w:author="N F" w:date="2023-12-05T03:09:00Z">
              <w:rPr>
                <w:rFonts w:cs="Times New Roman"/>
              </w:rPr>
            </w:rPrChange>
          </w:rPr>
          <w:delInstrText>://</w:delInstrText>
        </w:r>
        <w:r w:rsidR="00426E62" w:rsidRPr="006E6534" w:rsidDel="00532045">
          <w:rPr>
            <w:rFonts w:cs="Times New Roman"/>
            <w:color w:val="000000" w:themeColor="text1"/>
            <w:lang w:val="en-GB"/>
            <w:rPrChange w:id="23704" w:author="N F" w:date="2023-12-05T03:09:00Z">
              <w:rPr>
                <w:rFonts w:cs="Times New Roman"/>
                <w:lang w:val="en-GB"/>
              </w:rPr>
            </w:rPrChange>
          </w:rPr>
          <w:delInstrText>zotero</w:delInstrText>
        </w:r>
        <w:r w:rsidR="00426E62" w:rsidRPr="006E6534" w:rsidDel="00532045">
          <w:rPr>
            <w:rFonts w:cs="Times New Roman"/>
            <w:color w:val="000000" w:themeColor="text1"/>
            <w:rPrChange w:id="23705" w:author="N F" w:date="2023-12-05T03:09:00Z">
              <w:rPr>
                <w:rFonts w:cs="Times New Roman"/>
              </w:rPr>
            </w:rPrChange>
          </w:rPr>
          <w:delInstrText>.</w:delInstrText>
        </w:r>
        <w:r w:rsidR="00426E62" w:rsidRPr="006E6534" w:rsidDel="00532045">
          <w:rPr>
            <w:rFonts w:cs="Times New Roman"/>
            <w:color w:val="000000" w:themeColor="text1"/>
            <w:lang w:val="en-GB"/>
            <w:rPrChange w:id="23706" w:author="N F" w:date="2023-12-05T03:09:00Z">
              <w:rPr>
                <w:rFonts w:cs="Times New Roman"/>
                <w:lang w:val="en-GB"/>
              </w:rPr>
            </w:rPrChange>
          </w:rPr>
          <w:delInstrText>org</w:delInstrText>
        </w:r>
        <w:r w:rsidR="00426E62" w:rsidRPr="006E6534" w:rsidDel="00532045">
          <w:rPr>
            <w:rFonts w:cs="Times New Roman"/>
            <w:color w:val="000000" w:themeColor="text1"/>
            <w:rPrChange w:id="23707" w:author="N F" w:date="2023-12-05T03:09:00Z">
              <w:rPr>
                <w:rFonts w:cs="Times New Roman"/>
              </w:rPr>
            </w:rPrChange>
          </w:rPr>
          <w:delInstrText>/</w:delInstrText>
        </w:r>
        <w:r w:rsidR="00426E62" w:rsidRPr="006E6534" w:rsidDel="00532045">
          <w:rPr>
            <w:rFonts w:cs="Times New Roman"/>
            <w:color w:val="000000" w:themeColor="text1"/>
            <w:lang w:val="en-GB"/>
            <w:rPrChange w:id="23708" w:author="N F" w:date="2023-12-05T03:09:00Z">
              <w:rPr>
                <w:rFonts w:cs="Times New Roman"/>
                <w:lang w:val="en-GB"/>
              </w:rPr>
            </w:rPrChange>
          </w:rPr>
          <w:delInstrText>groups</w:delInstrText>
        </w:r>
        <w:r w:rsidR="00426E62" w:rsidRPr="006E6534" w:rsidDel="00532045">
          <w:rPr>
            <w:rFonts w:cs="Times New Roman"/>
            <w:color w:val="000000" w:themeColor="text1"/>
            <w:rPrChange w:id="23709" w:author="N F" w:date="2023-12-05T03:09:00Z">
              <w:rPr>
                <w:rFonts w:cs="Times New Roman"/>
              </w:rPr>
            </w:rPrChange>
          </w:rPr>
          <w:delInstrText>/4735135/</w:delInstrText>
        </w:r>
        <w:r w:rsidR="00426E62" w:rsidRPr="006E6534" w:rsidDel="00532045">
          <w:rPr>
            <w:rFonts w:cs="Times New Roman"/>
            <w:color w:val="000000" w:themeColor="text1"/>
            <w:lang w:val="en-GB"/>
            <w:rPrChange w:id="23710" w:author="N F" w:date="2023-12-05T03:09:00Z">
              <w:rPr>
                <w:rFonts w:cs="Times New Roman"/>
                <w:lang w:val="en-GB"/>
              </w:rPr>
            </w:rPrChange>
          </w:rPr>
          <w:delInstrText>items</w:delInstrText>
        </w:r>
        <w:r w:rsidR="00426E62" w:rsidRPr="006E6534" w:rsidDel="00532045">
          <w:rPr>
            <w:rFonts w:cs="Times New Roman"/>
            <w:color w:val="000000" w:themeColor="text1"/>
            <w:rPrChange w:id="23711" w:author="N F" w:date="2023-12-05T03:09:00Z">
              <w:rPr>
                <w:rFonts w:cs="Times New Roman"/>
              </w:rPr>
            </w:rPrChange>
          </w:rPr>
          <w:delInstrText>/</w:delInstrText>
        </w:r>
        <w:r w:rsidR="00426E62" w:rsidRPr="006E6534" w:rsidDel="00532045">
          <w:rPr>
            <w:rFonts w:cs="Times New Roman"/>
            <w:color w:val="000000" w:themeColor="text1"/>
            <w:lang w:val="en-GB"/>
            <w:rPrChange w:id="23712" w:author="N F" w:date="2023-12-05T03:09:00Z">
              <w:rPr>
                <w:rFonts w:cs="Times New Roman"/>
                <w:lang w:val="en-GB"/>
              </w:rPr>
            </w:rPrChange>
          </w:rPr>
          <w:delInstrText>PX</w:delInstrText>
        </w:r>
        <w:r w:rsidR="00426E62" w:rsidRPr="006E6534" w:rsidDel="00532045">
          <w:rPr>
            <w:rFonts w:cs="Times New Roman"/>
            <w:color w:val="000000" w:themeColor="text1"/>
            <w:rPrChange w:id="23713" w:author="N F" w:date="2023-12-05T03:09:00Z">
              <w:rPr>
                <w:rFonts w:cs="Times New Roman"/>
              </w:rPr>
            </w:rPrChange>
          </w:rPr>
          <w:delInstrText>7</w:delInstrText>
        </w:r>
        <w:r w:rsidR="00426E62" w:rsidRPr="006E6534" w:rsidDel="00532045">
          <w:rPr>
            <w:rFonts w:cs="Times New Roman"/>
            <w:color w:val="000000" w:themeColor="text1"/>
            <w:lang w:val="en-GB"/>
            <w:rPrChange w:id="23714" w:author="N F" w:date="2023-12-05T03:09:00Z">
              <w:rPr>
                <w:rFonts w:cs="Times New Roman"/>
                <w:lang w:val="en-GB"/>
              </w:rPr>
            </w:rPrChange>
          </w:rPr>
          <w:delInstrText>YR</w:delInstrText>
        </w:r>
        <w:r w:rsidR="00426E62" w:rsidRPr="006E6534" w:rsidDel="00532045">
          <w:rPr>
            <w:rFonts w:cs="Times New Roman"/>
            <w:color w:val="000000" w:themeColor="text1"/>
            <w:rPrChange w:id="23715" w:author="N F" w:date="2023-12-05T03:09:00Z">
              <w:rPr>
                <w:rFonts w:cs="Times New Roman"/>
              </w:rPr>
            </w:rPrChange>
          </w:rPr>
          <w:delInstrText>5</w:delInstrText>
        </w:r>
        <w:r w:rsidR="00426E62" w:rsidRPr="006E6534" w:rsidDel="00532045">
          <w:rPr>
            <w:rFonts w:cs="Times New Roman"/>
            <w:color w:val="000000" w:themeColor="text1"/>
            <w:lang w:val="en-GB"/>
            <w:rPrChange w:id="23716" w:author="N F" w:date="2023-12-05T03:09:00Z">
              <w:rPr>
                <w:rFonts w:cs="Times New Roman"/>
                <w:lang w:val="en-GB"/>
              </w:rPr>
            </w:rPrChange>
          </w:rPr>
          <w:delInstrText>HK</w:delInstrText>
        </w:r>
        <w:r w:rsidR="00426E62" w:rsidRPr="006E6534" w:rsidDel="00532045">
          <w:rPr>
            <w:rFonts w:cs="Times New Roman"/>
            <w:color w:val="000000" w:themeColor="text1"/>
            <w:rPrChange w:id="23717" w:author="N F" w:date="2023-12-05T03:09:00Z">
              <w:rPr>
                <w:rFonts w:cs="Times New Roman"/>
              </w:rPr>
            </w:rPrChange>
          </w:rPr>
          <w:delInstrText>"],"</w:delInstrText>
        </w:r>
        <w:r w:rsidR="00426E62" w:rsidRPr="006E6534" w:rsidDel="00532045">
          <w:rPr>
            <w:rFonts w:cs="Times New Roman"/>
            <w:color w:val="000000" w:themeColor="text1"/>
            <w:lang w:val="en-GB"/>
            <w:rPrChange w:id="23718" w:author="N F" w:date="2023-12-05T03:09:00Z">
              <w:rPr>
                <w:rFonts w:cs="Times New Roman"/>
                <w:lang w:val="en-GB"/>
              </w:rPr>
            </w:rPrChange>
          </w:rPr>
          <w:delInstrText>itemData</w:delInstrText>
        </w:r>
        <w:r w:rsidR="00426E62" w:rsidRPr="006E6534" w:rsidDel="00532045">
          <w:rPr>
            <w:rFonts w:cs="Times New Roman"/>
            <w:color w:val="000000" w:themeColor="text1"/>
            <w:rPrChange w:id="23719" w:author="N F" w:date="2023-12-05T03:09:00Z">
              <w:rPr>
                <w:rFonts w:cs="Times New Roman"/>
              </w:rPr>
            </w:rPrChange>
          </w:rPr>
          <w:delInstrText>":{"</w:delInstrText>
        </w:r>
        <w:r w:rsidR="00426E62" w:rsidRPr="006E6534" w:rsidDel="00532045">
          <w:rPr>
            <w:rFonts w:cs="Times New Roman"/>
            <w:color w:val="000000" w:themeColor="text1"/>
            <w:lang w:val="en-GB"/>
            <w:rPrChange w:id="23720" w:author="N F" w:date="2023-12-05T03:09:00Z">
              <w:rPr>
                <w:rFonts w:cs="Times New Roman"/>
                <w:lang w:val="en-GB"/>
              </w:rPr>
            </w:rPrChange>
          </w:rPr>
          <w:delInstrText>id</w:delInstrText>
        </w:r>
        <w:r w:rsidR="00426E62" w:rsidRPr="006E6534" w:rsidDel="00532045">
          <w:rPr>
            <w:rFonts w:cs="Times New Roman"/>
            <w:color w:val="000000" w:themeColor="text1"/>
            <w:rPrChange w:id="23721" w:author="N F" w:date="2023-12-05T03:09:00Z">
              <w:rPr>
                <w:rFonts w:cs="Times New Roman"/>
              </w:rPr>
            </w:rPrChange>
          </w:rPr>
          <w:delInstrText>":161878,"</w:delInstrText>
        </w:r>
        <w:r w:rsidR="00426E62" w:rsidRPr="006E6534" w:rsidDel="00532045">
          <w:rPr>
            <w:rFonts w:cs="Times New Roman"/>
            <w:color w:val="000000" w:themeColor="text1"/>
            <w:lang w:val="en-GB"/>
            <w:rPrChange w:id="23722" w:author="N F" w:date="2023-12-05T03:09:00Z">
              <w:rPr>
                <w:rFonts w:cs="Times New Roman"/>
                <w:lang w:val="en-GB"/>
              </w:rPr>
            </w:rPrChange>
          </w:rPr>
          <w:delInstrText>type</w:delInstrText>
        </w:r>
        <w:r w:rsidR="00426E62" w:rsidRPr="006E6534" w:rsidDel="00532045">
          <w:rPr>
            <w:rFonts w:cs="Times New Roman"/>
            <w:color w:val="000000" w:themeColor="text1"/>
            <w:rPrChange w:id="23723" w:author="N F" w:date="2023-12-05T03:09:00Z">
              <w:rPr>
                <w:rFonts w:cs="Times New Roman"/>
              </w:rPr>
            </w:rPrChange>
          </w:rPr>
          <w:delInstrText>":"</w:delInstrText>
        </w:r>
        <w:r w:rsidR="00426E62" w:rsidRPr="006E6534" w:rsidDel="00532045">
          <w:rPr>
            <w:rFonts w:cs="Times New Roman"/>
            <w:color w:val="000000" w:themeColor="text1"/>
            <w:lang w:val="en-GB"/>
            <w:rPrChange w:id="23724" w:author="N F" w:date="2023-12-05T03:09:00Z">
              <w:rPr>
                <w:rFonts w:cs="Times New Roman"/>
                <w:lang w:val="en-GB"/>
              </w:rPr>
            </w:rPrChange>
          </w:rPr>
          <w:delInstrText>article</w:delInstrText>
        </w:r>
        <w:r w:rsidR="00426E62" w:rsidRPr="006E6534" w:rsidDel="00532045">
          <w:rPr>
            <w:rFonts w:cs="Times New Roman"/>
            <w:color w:val="000000" w:themeColor="text1"/>
            <w:rPrChange w:id="23725" w:author="N F" w:date="2023-12-05T03:09:00Z">
              <w:rPr>
                <w:rFonts w:cs="Times New Roman"/>
              </w:rPr>
            </w:rPrChange>
          </w:rPr>
          <w:delInstrText>-</w:delInstrText>
        </w:r>
        <w:r w:rsidR="00426E62" w:rsidRPr="006E6534" w:rsidDel="00532045">
          <w:rPr>
            <w:rFonts w:cs="Times New Roman"/>
            <w:color w:val="000000" w:themeColor="text1"/>
            <w:lang w:val="en-GB"/>
            <w:rPrChange w:id="23726" w:author="N F" w:date="2023-12-05T03:09:00Z">
              <w:rPr>
                <w:rFonts w:cs="Times New Roman"/>
                <w:lang w:val="en-GB"/>
              </w:rPr>
            </w:rPrChange>
          </w:rPr>
          <w:delInstrText>journal</w:delInstrText>
        </w:r>
        <w:r w:rsidR="00426E62" w:rsidRPr="006E6534" w:rsidDel="00532045">
          <w:rPr>
            <w:rFonts w:cs="Times New Roman"/>
            <w:color w:val="000000" w:themeColor="text1"/>
            <w:rPrChange w:id="23727" w:author="N F" w:date="2023-12-05T03:09:00Z">
              <w:rPr>
                <w:rFonts w:cs="Times New Roman"/>
              </w:rPr>
            </w:rPrChange>
          </w:rPr>
          <w:delInstrText>","</w:delInstrText>
        </w:r>
        <w:r w:rsidR="00426E62" w:rsidRPr="006E6534" w:rsidDel="00532045">
          <w:rPr>
            <w:rFonts w:cs="Times New Roman"/>
            <w:color w:val="000000" w:themeColor="text1"/>
            <w:lang w:val="en-GB"/>
            <w:rPrChange w:id="23728" w:author="N F" w:date="2023-12-05T03:09:00Z">
              <w:rPr>
                <w:rFonts w:cs="Times New Roman"/>
                <w:lang w:val="en-GB"/>
              </w:rPr>
            </w:rPrChange>
          </w:rPr>
          <w:delInstrText>abstract</w:delInstrText>
        </w:r>
        <w:r w:rsidR="00426E62" w:rsidRPr="006E6534" w:rsidDel="00532045">
          <w:rPr>
            <w:rFonts w:cs="Times New Roman"/>
            <w:color w:val="000000" w:themeColor="text1"/>
            <w:rPrChange w:id="23729" w:author="N F" w:date="2023-12-05T03:09:00Z">
              <w:rPr>
                <w:rFonts w:cs="Times New Roman"/>
              </w:rPr>
            </w:rPrChange>
          </w:rPr>
          <w:delInstrText>":"</w:delInstrText>
        </w:r>
        <w:r w:rsidR="00426E62" w:rsidRPr="006E6534" w:rsidDel="00532045">
          <w:rPr>
            <w:rFonts w:cs="Times New Roman"/>
            <w:color w:val="000000" w:themeColor="text1"/>
            <w:lang w:val="en-GB"/>
            <w:rPrChange w:id="23730" w:author="N F" w:date="2023-12-05T03:09:00Z">
              <w:rPr>
                <w:rFonts w:cs="Times New Roman"/>
                <w:lang w:val="en-GB"/>
              </w:rPr>
            </w:rPrChange>
          </w:rPr>
          <w:delInstrText>Background</w:delInstrText>
        </w:r>
        <w:r w:rsidR="00426E62" w:rsidRPr="006E6534" w:rsidDel="00532045">
          <w:rPr>
            <w:rFonts w:cs="Times New Roman"/>
            <w:color w:val="000000" w:themeColor="text1"/>
            <w:rPrChange w:id="2373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732" w:author="N F" w:date="2023-12-05T03:09:00Z">
              <w:rPr>
                <w:rFonts w:cs="Times New Roman"/>
                <w:lang w:val="en-GB"/>
              </w:rPr>
            </w:rPrChange>
          </w:rPr>
          <w:delInstrText>Osimertinib</w:delInstrText>
        </w:r>
        <w:r w:rsidR="00426E62" w:rsidRPr="006E6534" w:rsidDel="00532045">
          <w:rPr>
            <w:rFonts w:cs="Times New Roman"/>
            <w:color w:val="000000" w:themeColor="text1"/>
            <w:rPrChange w:id="2373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734" w:author="N F" w:date="2023-12-05T03:09:00Z">
              <w:rPr>
                <w:rFonts w:cs="Times New Roman"/>
                <w:lang w:val="en-GB"/>
              </w:rPr>
            </w:rPrChange>
          </w:rPr>
          <w:delInstrText>is</w:delInstrText>
        </w:r>
        <w:r w:rsidR="00426E62" w:rsidRPr="006E6534" w:rsidDel="00532045">
          <w:rPr>
            <w:rFonts w:cs="Times New Roman"/>
            <w:color w:val="000000" w:themeColor="text1"/>
            <w:rPrChange w:id="2373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736" w:author="N F" w:date="2023-12-05T03:09:00Z">
              <w:rPr>
                <w:rFonts w:cs="Times New Roman"/>
                <w:lang w:val="en-GB"/>
              </w:rPr>
            </w:rPrChange>
          </w:rPr>
          <w:delInstrText>recommended</w:delInstrText>
        </w:r>
        <w:r w:rsidR="00426E62" w:rsidRPr="006E6534" w:rsidDel="00532045">
          <w:rPr>
            <w:rFonts w:cs="Times New Roman"/>
            <w:color w:val="000000" w:themeColor="text1"/>
            <w:rPrChange w:id="2373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738" w:author="N F" w:date="2023-12-05T03:09:00Z">
              <w:rPr>
                <w:rFonts w:cs="Times New Roman"/>
                <w:lang w:val="en-GB"/>
              </w:rPr>
            </w:rPrChange>
          </w:rPr>
          <w:delInstrText>for</w:delInstrText>
        </w:r>
        <w:r w:rsidR="00426E62" w:rsidRPr="006E6534" w:rsidDel="00532045">
          <w:rPr>
            <w:rFonts w:cs="Times New Roman"/>
            <w:color w:val="000000" w:themeColor="text1"/>
            <w:rPrChange w:id="2373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740" w:author="N F" w:date="2023-12-05T03:09:00Z">
              <w:rPr>
                <w:rFonts w:cs="Times New Roman"/>
                <w:lang w:val="en-GB"/>
              </w:rPr>
            </w:rPrChange>
          </w:rPr>
          <w:delInstrText>non</w:delInstrText>
        </w:r>
        <w:r w:rsidR="00426E62" w:rsidRPr="006E6534" w:rsidDel="00532045">
          <w:rPr>
            <w:rFonts w:cs="Times New Roman"/>
            <w:color w:val="000000" w:themeColor="text1"/>
            <w:rPrChange w:id="23741" w:author="N F" w:date="2023-12-05T03:09:00Z">
              <w:rPr>
                <w:rFonts w:cs="Times New Roman"/>
              </w:rPr>
            </w:rPrChange>
          </w:rPr>
          <w:delInstrText>-</w:delInstrText>
        </w:r>
        <w:r w:rsidR="00426E62" w:rsidRPr="006E6534" w:rsidDel="00532045">
          <w:rPr>
            <w:rFonts w:cs="Times New Roman"/>
            <w:color w:val="000000" w:themeColor="text1"/>
            <w:lang w:val="en-GB"/>
            <w:rPrChange w:id="23742" w:author="N F" w:date="2023-12-05T03:09:00Z">
              <w:rPr>
                <w:rFonts w:cs="Times New Roman"/>
                <w:lang w:val="en-GB"/>
              </w:rPr>
            </w:rPrChange>
          </w:rPr>
          <w:delInstrText>small</w:delInstrText>
        </w:r>
        <w:r w:rsidR="00426E62" w:rsidRPr="006E6534" w:rsidDel="00532045">
          <w:rPr>
            <w:rFonts w:cs="Times New Roman"/>
            <w:color w:val="000000" w:themeColor="text1"/>
            <w:rPrChange w:id="2374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744" w:author="N F" w:date="2023-12-05T03:09:00Z">
              <w:rPr>
                <w:rFonts w:cs="Times New Roman"/>
                <w:lang w:val="en-GB"/>
              </w:rPr>
            </w:rPrChange>
          </w:rPr>
          <w:delInstrText>cell</w:delInstrText>
        </w:r>
        <w:r w:rsidR="00426E62" w:rsidRPr="006E6534" w:rsidDel="00532045">
          <w:rPr>
            <w:rFonts w:cs="Times New Roman"/>
            <w:color w:val="000000" w:themeColor="text1"/>
            <w:rPrChange w:id="2374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746" w:author="N F" w:date="2023-12-05T03:09:00Z">
              <w:rPr>
                <w:rFonts w:cs="Times New Roman"/>
                <w:lang w:val="en-GB"/>
              </w:rPr>
            </w:rPrChange>
          </w:rPr>
          <w:delInstrText>lung</w:delInstrText>
        </w:r>
        <w:r w:rsidR="00426E62" w:rsidRPr="006E6534" w:rsidDel="00532045">
          <w:rPr>
            <w:rFonts w:cs="Times New Roman"/>
            <w:color w:val="000000" w:themeColor="text1"/>
            <w:rPrChange w:id="2374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748" w:author="N F" w:date="2023-12-05T03:09:00Z">
              <w:rPr>
                <w:rFonts w:cs="Times New Roman"/>
                <w:lang w:val="en-GB"/>
              </w:rPr>
            </w:rPrChange>
          </w:rPr>
          <w:delInstrText>cancer</w:delInstrText>
        </w:r>
        <w:r w:rsidR="00426E62" w:rsidRPr="006E6534" w:rsidDel="00532045">
          <w:rPr>
            <w:rFonts w:cs="Times New Roman"/>
            <w:color w:val="000000" w:themeColor="text1"/>
            <w:rPrChange w:id="2374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750" w:author="N F" w:date="2023-12-05T03:09:00Z">
              <w:rPr>
                <w:rFonts w:cs="Times New Roman"/>
                <w:lang w:val="en-GB"/>
              </w:rPr>
            </w:rPrChange>
          </w:rPr>
          <w:delInstrText>NSCLC</w:delInstrText>
        </w:r>
        <w:r w:rsidR="00426E62" w:rsidRPr="006E6534" w:rsidDel="00532045">
          <w:rPr>
            <w:rFonts w:cs="Times New Roman"/>
            <w:color w:val="000000" w:themeColor="text1"/>
            <w:rPrChange w:id="2375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752" w:author="N F" w:date="2023-12-05T03:09:00Z">
              <w:rPr>
                <w:rFonts w:cs="Times New Roman"/>
                <w:lang w:val="en-GB"/>
              </w:rPr>
            </w:rPrChange>
          </w:rPr>
          <w:delInstrText>patients</w:delInstrText>
        </w:r>
        <w:r w:rsidR="00426E62" w:rsidRPr="006E6534" w:rsidDel="00532045">
          <w:rPr>
            <w:rFonts w:cs="Times New Roman"/>
            <w:color w:val="000000" w:themeColor="text1"/>
            <w:rPrChange w:id="2375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754" w:author="N F" w:date="2023-12-05T03:09:00Z">
              <w:rPr>
                <w:rFonts w:cs="Times New Roman"/>
                <w:lang w:val="en-GB"/>
              </w:rPr>
            </w:rPrChange>
          </w:rPr>
          <w:delInstrText>with</w:delInstrText>
        </w:r>
        <w:r w:rsidR="00426E62" w:rsidRPr="006E6534" w:rsidDel="00532045">
          <w:rPr>
            <w:rFonts w:cs="Times New Roman"/>
            <w:color w:val="000000" w:themeColor="text1"/>
            <w:rPrChange w:id="2375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756" w:author="N F" w:date="2023-12-05T03:09:00Z">
              <w:rPr>
                <w:rFonts w:cs="Times New Roman"/>
                <w:lang w:val="en-GB"/>
              </w:rPr>
            </w:rPrChange>
          </w:rPr>
          <w:delInstrText>EGFR</w:delInstrText>
        </w:r>
        <w:r w:rsidR="00426E62" w:rsidRPr="006E6534" w:rsidDel="00532045">
          <w:rPr>
            <w:rFonts w:cs="Times New Roman"/>
            <w:color w:val="000000" w:themeColor="text1"/>
            <w:rPrChange w:id="2375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758" w:author="N F" w:date="2023-12-05T03:09:00Z">
              <w:rPr>
                <w:rFonts w:cs="Times New Roman"/>
                <w:lang w:val="en-GB"/>
              </w:rPr>
            </w:rPrChange>
          </w:rPr>
          <w:delInstrText>mutation</w:delInstrText>
        </w:r>
        <w:r w:rsidR="00426E62" w:rsidRPr="006E6534" w:rsidDel="00532045">
          <w:rPr>
            <w:rFonts w:cs="Times New Roman"/>
            <w:color w:val="000000" w:themeColor="text1"/>
            <w:rPrChange w:id="2375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760" w:author="N F" w:date="2023-12-05T03:09:00Z">
              <w:rPr>
                <w:rFonts w:cs="Times New Roman"/>
                <w:lang w:val="en-GB"/>
              </w:rPr>
            </w:rPrChange>
          </w:rPr>
          <w:delInstrText>however</w:delInstrText>
        </w:r>
        <w:r w:rsidR="00426E62" w:rsidRPr="006E6534" w:rsidDel="00532045">
          <w:rPr>
            <w:rFonts w:cs="Times New Roman"/>
            <w:color w:val="000000" w:themeColor="text1"/>
            <w:rPrChange w:id="2376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762" w:author="N F" w:date="2023-12-05T03:09:00Z">
              <w:rPr>
                <w:rFonts w:cs="Times New Roman"/>
                <w:lang w:val="en-GB"/>
              </w:rPr>
            </w:rPrChange>
          </w:rPr>
          <w:delInstrText>it</w:delInstrText>
        </w:r>
        <w:r w:rsidR="00426E62" w:rsidRPr="006E6534" w:rsidDel="00532045">
          <w:rPr>
            <w:rFonts w:cs="Times New Roman"/>
            <w:color w:val="000000" w:themeColor="text1"/>
            <w:rPrChange w:id="2376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764" w:author="N F" w:date="2023-12-05T03:09:00Z">
              <w:rPr>
                <w:rFonts w:cs="Times New Roman"/>
                <w:lang w:val="en-GB"/>
              </w:rPr>
            </w:rPrChange>
          </w:rPr>
          <w:delInstrText>is</w:delInstrText>
        </w:r>
        <w:r w:rsidR="00426E62" w:rsidRPr="006E6534" w:rsidDel="00532045">
          <w:rPr>
            <w:rFonts w:cs="Times New Roman"/>
            <w:color w:val="000000" w:themeColor="text1"/>
            <w:rPrChange w:id="2376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766" w:author="N F" w:date="2023-12-05T03:09:00Z">
              <w:rPr>
                <w:rFonts w:cs="Times New Roman"/>
                <w:lang w:val="en-GB"/>
              </w:rPr>
            </w:rPrChange>
          </w:rPr>
          <w:delInstrText>unclear</w:delInstrText>
        </w:r>
        <w:r w:rsidR="00426E62" w:rsidRPr="006E6534" w:rsidDel="00532045">
          <w:rPr>
            <w:rFonts w:cs="Times New Roman"/>
            <w:color w:val="000000" w:themeColor="text1"/>
            <w:rPrChange w:id="2376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768" w:author="N F" w:date="2023-12-05T03:09:00Z">
              <w:rPr>
                <w:rFonts w:cs="Times New Roman"/>
                <w:lang w:val="en-GB"/>
              </w:rPr>
            </w:rPrChange>
          </w:rPr>
          <w:delInstrText>whether</w:delInstrText>
        </w:r>
        <w:r w:rsidR="00426E62" w:rsidRPr="006E6534" w:rsidDel="00532045">
          <w:rPr>
            <w:rFonts w:cs="Times New Roman"/>
            <w:color w:val="000000" w:themeColor="text1"/>
            <w:rPrChange w:id="2376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770" w:author="N F" w:date="2023-12-05T03:09:00Z">
              <w:rPr>
                <w:rFonts w:cs="Times New Roman"/>
                <w:lang w:val="en-GB"/>
              </w:rPr>
            </w:rPrChange>
          </w:rPr>
          <w:delInstrText>body</w:delInstrText>
        </w:r>
        <w:r w:rsidR="00426E62" w:rsidRPr="006E6534" w:rsidDel="00532045">
          <w:rPr>
            <w:rFonts w:cs="Times New Roman"/>
            <w:color w:val="000000" w:themeColor="text1"/>
            <w:rPrChange w:id="2377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772" w:author="N F" w:date="2023-12-05T03:09:00Z">
              <w:rPr>
                <w:rFonts w:cs="Times New Roman"/>
                <w:lang w:val="en-GB"/>
              </w:rPr>
            </w:rPrChange>
          </w:rPr>
          <w:delInstrText>size</w:delInstrText>
        </w:r>
        <w:r w:rsidR="00426E62" w:rsidRPr="006E6534" w:rsidDel="00532045">
          <w:rPr>
            <w:rFonts w:cs="Times New Roman"/>
            <w:color w:val="000000" w:themeColor="text1"/>
            <w:rPrChange w:id="2377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774" w:author="N F" w:date="2023-12-05T03:09:00Z">
              <w:rPr>
                <w:rFonts w:cs="Times New Roman"/>
                <w:lang w:val="en-GB"/>
              </w:rPr>
            </w:rPrChange>
          </w:rPr>
          <w:delInstrText>variables</w:delInstrText>
        </w:r>
        <w:r w:rsidR="00426E62" w:rsidRPr="006E6534" w:rsidDel="00532045">
          <w:rPr>
            <w:rFonts w:cs="Times New Roman"/>
            <w:color w:val="000000" w:themeColor="text1"/>
            <w:rPrChange w:id="2377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776" w:author="N F" w:date="2023-12-05T03:09:00Z">
              <w:rPr>
                <w:rFonts w:cs="Times New Roman"/>
                <w:lang w:val="en-GB"/>
              </w:rPr>
            </w:rPrChange>
          </w:rPr>
          <w:delInstrText>affect</w:delInstrText>
        </w:r>
        <w:r w:rsidR="00426E62" w:rsidRPr="006E6534" w:rsidDel="00532045">
          <w:rPr>
            <w:rFonts w:cs="Times New Roman"/>
            <w:color w:val="000000" w:themeColor="text1"/>
            <w:rPrChange w:id="2377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778" w:author="N F" w:date="2023-12-05T03:09:00Z">
              <w:rPr>
                <w:rFonts w:cs="Times New Roman"/>
                <w:lang w:val="en-GB"/>
              </w:rPr>
            </w:rPrChange>
          </w:rPr>
          <w:delInstrText>the</w:delInstrText>
        </w:r>
        <w:r w:rsidR="00426E62" w:rsidRPr="006E6534" w:rsidDel="00532045">
          <w:rPr>
            <w:rFonts w:cs="Times New Roman"/>
            <w:color w:val="000000" w:themeColor="text1"/>
            <w:rPrChange w:id="2377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780" w:author="N F" w:date="2023-12-05T03:09:00Z">
              <w:rPr>
                <w:rFonts w:cs="Times New Roman"/>
                <w:lang w:val="en-GB"/>
              </w:rPr>
            </w:rPrChange>
          </w:rPr>
          <w:delInstrText>efficacy</w:delInstrText>
        </w:r>
        <w:r w:rsidR="00426E62" w:rsidRPr="006E6534" w:rsidDel="00532045">
          <w:rPr>
            <w:rFonts w:cs="Times New Roman"/>
            <w:color w:val="000000" w:themeColor="text1"/>
            <w:rPrChange w:id="2378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782" w:author="N F" w:date="2023-12-05T03:09:00Z">
              <w:rPr>
                <w:rFonts w:cs="Times New Roman"/>
                <w:lang w:val="en-GB"/>
              </w:rPr>
            </w:rPrChange>
          </w:rPr>
          <w:delInstrText>of</w:delInstrText>
        </w:r>
        <w:r w:rsidR="00426E62" w:rsidRPr="006E6534" w:rsidDel="00532045">
          <w:rPr>
            <w:rFonts w:cs="Times New Roman"/>
            <w:color w:val="000000" w:themeColor="text1"/>
            <w:rPrChange w:id="2378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784" w:author="N F" w:date="2023-12-05T03:09:00Z">
              <w:rPr>
                <w:rFonts w:cs="Times New Roman"/>
                <w:lang w:val="en-GB"/>
              </w:rPr>
            </w:rPrChange>
          </w:rPr>
          <w:delInstrText>osimertinib</w:delInstrText>
        </w:r>
        <w:r w:rsidR="00426E62" w:rsidRPr="006E6534" w:rsidDel="00532045">
          <w:rPr>
            <w:rFonts w:cs="Times New Roman"/>
            <w:color w:val="000000" w:themeColor="text1"/>
            <w:rPrChange w:id="2378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786" w:author="N F" w:date="2023-12-05T03:09:00Z">
              <w:rPr>
                <w:rFonts w:cs="Times New Roman"/>
                <w:lang w:val="en-GB"/>
              </w:rPr>
            </w:rPrChange>
          </w:rPr>
          <w:delInstrText>in</w:delInstrText>
        </w:r>
        <w:r w:rsidR="00426E62" w:rsidRPr="006E6534" w:rsidDel="00532045">
          <w:rPr>
            <w:rFonts w:cs="Times New Roman"/>
            <w:color w:val="000000" w:themeColor="text1"/>
            <w:rPrChange w:id="2378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788" w:author="N F" w:date="2023-12-05T03:09:00Z">
              <w:rPr>
                <w:rFonts w:cs="Times New Roman"/>
                <w:lang w:val="en-GB"/>
              </w:rPr>
            </w:rPrChange>
          </w:rPr>
          <w:delInstrText>such</w:delInstrText>
        </w:r>
        <w:r w:rsidR="00426E62" w:rsidRPr="006E6534" w:rsidDel="00532045">
          <w:rPr>
            <w:rFonts w:cs="Times New Roman"/>
            <w:color w:val="000000" w:themeColor="text1"/>
            <w:rPrChange w:id="2378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790" w:author="N F" w:date="2023-12-05T03:09:00Z">
              <w:rPr>
                <w:rFonts w:cs="Times New Roman"/>
                <w:lang w:val="en-GB"/>
              </w:rPr>
            </w:rPrChange>
          </w:rPr>
          <w:delInstrText>patients</w:delInstrText>
        </w:r>
        <w:r w:rsidR="00426E62" w:rsidRPr="006E6534" w:rsidDel="00532045">
          <w:rPr>
            <w:rFonts w:cs="Times New Roman"/>
            <w:color w:val="000000" w:themeColor="text1"/>
            <w:rPrChange w:id="2379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792" w:author="N F" w:date="2023-12-05T03:09:00Z">
              <w:rPr>
                <w:rFonts w:cs="Times New Roman"/>
                <w:lang w:val="en-GB"/>
              </w:rPr>
            </w:rPrChange>
          </w:rPr>
          <w:delInstrText>This</w:delInstrText>
        </w:r>
        <w:r w:rsidR="00426E62" w:rsidRPr="006E6534" w:rsidDel="00532045">
          <w:rPr>
            <w:rFonts w:cs="Times New Roman"/>
            <w:color w:val="000000" w:themeColor="text1"/>
            <w:rPrChange w:id="2379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794" w:author="N F" w:date="2023-12-05T03:09:00Z">
              <w:rPr>
                <w:rFonts w:cs="Times New Roman"/>
                <w:lang w:val="en-GB"/>
              </w:rPr>
            </w:rPrChange>
          </w:rPr>
          <w:delInstrText>study</w:delInstrText>
        </w:r>
        <w:r w:rsidR="00426E62" w:rsidRPr="006E6534" w:rsidDel="00532045">
          <w:rPr>
            <w:rFonts w:cs="Times New Roman"/>
            <w:color w:val="000000" w:themeColor="text1"/>
            <w:rPrChange w:id="2379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796" w:author="N F" w:date="2023-12-05T03:09:00Z">
              <w:rPr>
                <w:rFonts w:cs="Times New Roman"/>
                <w:lang w:val="en-GB"/>
              </w:rPr>
            </w:rPrChange>
          </w:rPr>
          <w:delInstrText>assessed</w:delInstrText>
        </w:r>
        <w:r w:rsidR="00426E62" w:rsidRPr="006E6534" w:rsidDel="00532045">
          <w:rPr>
            <w:rFonts w:cs="Times New Roman"/>
            <w:color w:val="000000" w:themeColor="text1"/>
            <w:rPrChange w:id="2379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798" w:author="N F" w:date="2023-12-05T03:09:00Z">
              <w:rPr>
                <w:rFonts w:cs="Times New Roman"/>
                <w:lang w:val="en-GB"/>
              </w:rPr>
            </w:rPrChange>
          </w:rPr>
          <w:delInstrText>the</w:delInstrText>
        </w:r>
        <w:r w:rsidR="00426E62" w:rsidRPr="006E6534" w:rsidDel="00532045">
          <w:rPr>
            <w:rFonts w:cs="Times New Roman"/>
            <w:color w:val="000000" w:themeColor="text1"/>
            <w:rPrChange w:id="2379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00" w:author="N F" w:date="2023-12-05T03:09:00Z">
              <w:rPr>
                <w:rFonts w:cs="Times New Roman"/>
                <w:lang w:val="en-GB"/>
              </w:rPr>
            </w:rPrChange>
          </w:rPr>
          <w:delInstrText>potential</w:delInstrText>
        </w:r>
        <w:r w:rsidR="00426E62" w:rsidRPr="006E6534" w:rsidDel="00532045">
          <w:rPr>
            <w:rFonts w:cs="Times New Roman"/>
            <w:color w:val="000000" w:themeColor="text1"/>
            <w:rPrChange w:id="2380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02" w:author="N F" w:date="2023-12-05T03:09:00Z">
              <w:rPr>
                <w:rFonts w:cs="Times New Roman"/>
                <w:lang w:val="en-GB"/>
              </w:rPr>
            </w:rPrChange>
          </w:rPr>
          <w:delInstrText>effect</w:delInstrText>
        </w:r>
        <w:r w:rsidR="00426E62" w:rsidRPr="006E6534" w:rsidDel="00532045">
          <w:rPr>
            <w:rFonts w:cs="Times New Roman"/>
            <w:color w:val="000000" w:themeColor="text1"/>
            <w:rPrChange w:id="2380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04" w:author="N F" w:date="2023-12-05T03:09:00Z">
              <w:rPr>
                <w:rFonts w:cs="Times New Roman"/>
                <w:lang w:val="en-GB"/>
              </w:rPr>
            </w:rPrChange>
          </w:rPr>
          <w:delInstrText>of</w:delInstrText>
        </w:r>
        <w:r w:rsidR="00426E62" w:rsidRPr="006E6534" w:rsidDel="00532045">
          <w:rPr>
            <w:rFonts w:cs="Times New Roman"/>
            <w:color w:val="000000" w:themeColor="text1"/>
            <w:rPrChange w:id="2380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06" w:author="N F" w:date="2023-12-05T03:09:00Z">
              <w:rPr>
                <w:rFonts w:cs="Times New Roman"/>
                <w:lang w:val="en-GB"/>
              </w:rPr>
            </w:rPrChange>
          </w:rPr>
          <w:delInstrText>body</w:delInstrText>
        </w:r>
        <w:r w:rsidR="00426E62" w:rsidRPr="006E6534" w:rsidDel="00532045">
          <w:rPr>
            <w:rFonts w:cs="Times New Roman"/>
            <w:color w:val="000000" w:themeColor="text1"/>
            <w:rPrChange w:id="2380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08" w:author="N F" w:date="2023-12-05T03:09:00Z">
              <w:rPr>
                <w:rFonts w:cs="Times New Roman"/>
                <w:lang w:val="en-GB"/>
              </w:rPr>
            </w:rPrChange>
          </w:rPr>
          <w:delInstrText>surface</w:delInstrText>
        </w:r>
        <w:r w:rsidR="00426E62" w:rsidRPr="006E6534" w:rsidDel="00532045">
          <w:rPr>
            <w:rFonts w:cs="Times New Roman"/>
            <w:color w:val="000000" w:themeColor="text1"/>
            <w:rPrChange w:id="2380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10" w:author="N F" w:date="2023-12-05T03:09:00Z">
              <w:rPr>
                <w:rFonts w:cs="Times New Roman"/>
                <w:lang w:val="en-GB"/>
              </w:rPr>
            </w:rPrChange>
          </w:rPr>
          <w:delInstrText>area</w:delInstrText>
        </w:r>
        <w:r w:rsidR="00426E62" w:rsidRPr="006E6534" w:rsidDel="00532045">
          <w:rPr>
            <w:rFonts w:cs="Times New Roman"/>
            <w:color w:val="000000" w:themeColor="text1"/>
            <w:rPrChange w:id="2381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12" w:author="N F" w:date="2023-12-05T03:09:00Z">
              <w:rPr>
                <w:rFonts w:cs="Times New Roman"/>
                <w:lang w:val="en-GB"/>
              </w:rPr>
            </w:rPrChange>
          </w:rPr>
          <w:delInstrText>BSA</w:delInstrText>
        </w:r>
        <w:r w:rsidR="00426E62" w:rsidRPr="006E6534" w:rsidDel="00532045">
          <w:rPr>
            <w:rFonts w:cs="Times New Roman"/>
            <w:color w:val="000000" w:themeColor="text1"/>
            <w:rPrChange w:id="2381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14" w:author="N F" w:date="2023-12-05T03:09:00Z">
              <w:rPr>
                <w:rFonts w:cs="Times New Roman"/>
                <w:lang w:val="en-GB"/>
              </w:rPr>
            </w:rPrChange>
          </w:rPr>
          <w:delInstrText>and</w:delInstrText>
        </w:r>
        <w:r w:rsidR="00426E62" w:rsidRPr="006E6534" w:rsidDel="00532045">
          <w:rPr>
            <w:rFonts w:cs="Times New Roman"/>
            <w:color w:val="000000" w:themeColor="text1"/>
            <w:rPrChange w:id="2381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16" w:author="N F" w:date="2023-12-05T03:09:00Z">
              <w:rPr>
                <w:rFonts w:cs="Times New Roman"/>
                <w:lang w:val="en-GB"/>
              </w:rPr>
            </w:rPrChange>
          </w:rPr>
          <w:delInstrText>body</w:delInstrText>
        </w:r>
        <w:r w:rsidR="00426E62" w:rsidRPr="006E6534" w:rsidDel="00532045">
          <w:rPr>
            <w:rFonts w:cs="Times New Roman"/>
            <w:color w:val="000000" w:themeColor="text1"/>
            <w:rPrChange w:id="2381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18" w:author="N F" w:date="2023-12-05T03:09:00Z">
              <w:rPr>
                <w:rFonts w:cs="Times New Roman"/>
                <w:lang w:val="en-GB"/>
              </w:rPr>
            </w:rPrChange>
          </w:rPr>
          <w:delInstrText>mass</w:delInstrText>
        </w:r>
        <w:r w:rsidR="00426E62" w:rsidRPr="006E6534" w:rsidDel="00532045">
          <w:rPr>
            <w:rFonts w:cs="Times New Roman"/>
            <w:color w:val="000000" w:themeColor="text1"/>
            <w:rPrChange w:id="2381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20" w:author="N F" w:date="2023-12-05T03:09:00Z">
              <w:rPr>
                <w:rFonts w:cs="Times New Roman"/>
                <w:lang w:val="en-GB"/>
              </w:rPr>
            </w:rPrChange>
          </w:rPr>
          <w:delInstrText>index</w:delInstrText>
        </w:r>
        <w:r w:rsidR="00426E62" w:rsidRPr="006E6534" w:rsidDel="00532045">
          <w:rPr>
            <w:rFonts w:cs="Times New Roman"/>
            <w:color w:val="000000" w:themeColor="text1"/>
            <w:rPrChange w:id="2382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22" w:author="N F" w:date="2023-12-05T03:09:00Z">
              <w:rPr>
                <w:rFonts w:cs="Times New Roman"/>
                <w:lang w:val="en-GB"/>
              </w:rPr>
            </w:rPrChange>
          </w:rPr>
          <w:delInstrText>BMI</w:delInstrText>
        </w:r>
        <w:r w:rsidR="00426E62" w:rsidRPr="006E6534" w:rsidDel="00532045">
          <w:rPr>
            <w:rFonts w:cs="Times New Roman"/>
            <w:color w:val="000000" w:themeColor="text1"/>
            <w:rPrChange w:id="2382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24" w:author="N F" w:date="2023-12-05T03:09:00Z">
              <w:rPr>
                <w:rFonts w:cs="Times New Roman"/>
                <w:lang w:val="en-GB"/>
              </w:rPr>
            </w:rPrChange>
          </w:rPr>
          <w:delInstrText>on</w:delInstrText>
        </w:r>
        <w:r w:rsidR="00426E62" w:rsidRPr="006E6534" w:rsidDel="00532045">
          <w:rPr>
            <w:rFonts w:cs="Times New Roman"/>
            <w:color w:val="000000" w:themeColor="text1"/>
            <w:rPrChange w:id="2382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26" w:author="N F" w:date="2023-12-05T03:09:00Z">
              <w:rPr>
                <w:rFonts w:cs="Times New Roman"/>
                <w:lang w:val="en-GB"/>
              </w:rPr>
            </w:rPrChange>
          </w:rPr>
          <w:delInstrText>osimertinib</w:delInstrText>
        </w:r>
        <w:r w:rsidR="00426E62" w:rsidRPr="006E6534" w:rsidDel="00532045">
          <w:rPr>
            <w:rFonts w:cs="Times New Roman"/>
            <w:color w:val="000000" w:themeColor="text1"/>
            <w:rPrChange w:id="2382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28" w:author="N F" w:date="2023-12-05T03:09:00Z">
              <w:rPr>
                <w:rFonts w:cs="Times New Roman"/>
                <w:lang w:val="en-GB"/>
              </w:rPr>
            </w:rPrChange>
          </w:rPr>
          <w:delInstrText>chemotherapy</w:delInstrText>
        </w:r>
        <w:r w:rsidR="00426E62" w:rsidRPr="006E6534" w:rsidDel="00532045">
          <w:rPr>
            <w:rFonts w:cs="Times New Roman"/>
            <w:color w:val="000000" w:themeColor="text1"/>
            <w:rPrChange w:id="2382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30" w:author="N F" w:date="2023-12-05T03:09:00Z">
              <w:rPr>
                <w:rFonts w:cs="Times New Roman"/>
                <w:lang w:val="en-GB"/>
              </w:rPr>
            </w:rPrChange>
          </w:rPr>
          <w:delInstrText>in</w:delInstrText>
        </w:r>
        <w:r w:rsidR="00426E62" w:rsidRPr="006E6534" w:rsidDel="00532045">
          <w:rPr>
            <w:rFonts w:cs="Times New Roman"/>
            <w:color w:val="000000" w:themeColor="text1"/>
            <w:rPrChange w:id="2383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32" w:author="N F" w:date="2023-12-05T03:09:00Z">
              <w:rPr>
                <w:rFonts w:cs="Times New Roman"/>
                <w:lang w:val="en-GB"/>
              </w:rPr>
            </w:rPrChange>
          </w:rPr>
          <w:delInstrText>patients</w:delInstrText>
        </w:r>
        <w:r w:rsidR="00426E62" w:rsidRPr="006E6534" w:rsidDel="00532045">
          <w:rPr>
            <w:rFonts w:cs="Times New Roman"/>
            <w:color w:val="000000" w:themeColor="text1"/>
            <w:rPrChange w:id="2383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34" w:author="N F" w:date="2023-12-05T03:09:00Z">
              <w:rPr>
                <w:rFonts w:cs="Times New Roman"/>
                <w:lang w:val="en-GB"/>
              </w:rPr>
            </w:rPrChange>
          </w:rPr>
          <w:delInstrText>with</w:delInstrText>
        </w:r>
        <w:r w:rsidR="00426E62" w:rsidRPr="006E6534" w:rsidDel="00532045">
          <w:rPr>
            <w:rFonts w:cs="Times New Roman"/>
            <w:color w:val="000000" w:themeColor="text1"/>
            <w:rPrChange w:id="2383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36" w:author="N F" w:date="2023-12-05T03:09:00Z">
              <w:rPr>
                <w:rFonts w:cs="Times New Roman"/>
                <w:lang w:val="en-GB"/>
              </w:rPr>
            </w:rPrChange>
          </w:rPr>
          <w:delInstrText>T</w:delInstrText>
        </w:r>
        <w:r w:rsidR="00426E62" w:rsidRPr="006E6534" w:rsidDel="00532045">
          <w:rPr>
            <w:rFonts w:cs="Times New Roman"/>
            <w:color w:val="000000" w:themeColor="text1"/>
            <w:rPrChange w:id="23837" w:author="N F" w:date="2023-12-05T03:09:00Z">
              <w:rPr>
                <w:rFonts w:cs="Times New Roman"/>
              </w:rPr>
            </w:rPrChange>
          </w:rPr>
          <w:delInstrText>790</w:delInstrText>
        </w:r>
        <w:r w:rsidR="00426E62" w:rsidRPr="006E6534" w:rsidDel="00532045">
          <w:rPr>
            <w:rFonts w:cs="Times New Roman"/>
            <w:color w:val="000000" w:themeColor="text1"/>
            <w:lang w:val="en-GB"/>
            <w:rPrChange w:id="23838" w:author="N F" w:date="2023-12-05T03:09:00Z">
              <w:rPr>
                <w:rFonts w:cs="Times New Roman"/>
                <w:lang w:val="en-GB"/>
              </w:rPr>
            </w:rPrChange>
          </w:rPr>
          <w:delInstrText>M</w:delInstrText>
        </w:r>
        <w:r w:rsidR="00426E62" w:rsidRPr="006E6534" w:rsidDel="00532045">
          <w:rPr>
            <w:rFonts w:cs="Times New Roman"/>
            <w:color w:val="000000" w:themeColor="text1"/>
            <w:rPrChange w:id="23839" w:author="N F" w:date="2023-12-05T03:09:00Z">
              <w:rPr>
                <w:rFonts w:cs="Times New Roman"/>
              </w:rPr>
            </w:rPrChange>
          </w:rPr>
          <w:delInstrText>-</w:delInstrText>
        </w:r>
        <w:r w:rsidR="00426E62" w:rsidRPr="006E6534" w:rsidDel="00532045">
          <w:rPr>
            <w:rFonts w:cs="Times New Roman"/>
            <w:color w:val="000000" w:themeColor="text1"/>
            <w:lang w:val="en-GB"/>
            <w:rPrChange w:id="23840" w:author="N F" w:date="2023-12-05T03:09:00Z">
              <w:rPr>
                <w:rFonts w:cs="Times New Roman"/>
                <w:lang w:val="en-GB"/>
              </w:rPr>
            </w:rPrChange>
          </w:rPr>
          <w:delInstrText>positive</w:delInstrText>
        </w:r>
        <w:r w:rsidR="00426E62" w:rsidRPr="006E6534" w:rsidDel="00532045">
          <w:rPr>
            <w:rFonts w:cs="Times New Roman"/>
            <w:color w:val="000000" w:themeColor="text1"/>
            <w:rPrChange w:id="2384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42" w:author="N F" w:date="2023-12-05T03:09:00Z">
              <w:rPr>
                <w:rFonts w:cs="Times New Roman"/>
                <w:lang w:val="en-GB"/>
              </w:rPr>
            </w:rPrChange>
          </w:rPr>
          <w:delInstrText>advanced</w:delInstrText>
        </w:r>
        <w:r w:rsidR="00426E62" w:rsidRPr="006E6534" w:rsidDel="00532045">
          <w:rPr>
            <w:rFonts w:cs="Times New Roman"/>
            <w:color w:val="000000" w:themeColor="text1"/>
            <w:rPrChange w:id="2384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44" w:author="N F" w:date="2023-12-05T03:09:00Z">
              <w:rPr>
                <w:rFonts w:cs="Times New Roman"/>
                <w:lang w:val="en-GB"/>
              </w:rPr>
            </w:rPrChange>
          </w:rPr>
          <w:delInstrText>NSCLC</w:delInstrText>
        </w:r>
        <w:r w:rsidR="00426E62" w:rsidRPr="006E6534" w:rsidDel="00532045">
          <w:rPr>
            <w:rFonts w:cs="Times New Roman"/>
            <w:color w:val="000000" w:themeColor="text1"/>
            <w:rPrChange w:id="2384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46" w:author="N F" w:date="2023-12-05T03:09:00Z">
              <w:rPr>
                <w:rFonts w:cs="Times New Roman"/>
                <w:lang w:val="en-GB"/>
              </w:rPr>
            </w:rPrChange>
          </w:rPr>
          <w:delInstrText>who</w:delInstrText>
        </w:r>
        <w:r w:rsidR="00426E62" w:rsidRPr="006E6534" w:rsidDel="00532045">
          <w:rPr>
            <w:rFonts w:cs="Times New Roman"/>
            <w:color w:val="000000" w:themeColor="text1"/>
            <w:rPrChange w:id="2384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48" w:author="N F" w:date="2023-12-05T03:09:00Z">
              <w:rPr>
                <w:rFonts w:cs="Times New Roman"/>
                <w:lang w:val="en-GB"/>
              </w:rPr>
            </w:rPrChange>
          </w:rPr>
          <w:delInstrText>progress</w:delInstrText>
        </w:r>
        <w:r w:rsidR="00426E62" w:rsidRPr="006E6534" w:rsidDel="00532045">
          <w:rPr>
            <w:rFonts w:cs="Times New Roman"/>
            <w:color w:val="000000" w:themeColor="text1"/>
            <w:rPrChange w:id="2384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50" w:author="N F" w:date="2023-12-05T03:09:00Z">
              <w:rPr>
                <w:rFonts w:cs="Times New Roman"/>
                <w:lang w:val="en-GB"/>
              </w:rPr>
            </w:rPrChange>
          </w:rPr>
          <w:delInstrText>on</w:delInstrText>
        </w:r>
        <w:r w:rsidR="00426E62" w:rsidRPr="006E6534" w:rsidDel="00532045">
          <w:rPr>
            <w:rFonts w:cs="Times New Roman"/>
            <w:color w:val="000000" w:themeColor="text1"/>
            <w:rPrChange w:id="2385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52" w:author="N F" w:date="2023-12-05T03:09:00Z">
              <w:rPr>
                <w:rFonts w:cs="Times New Roman"/>
                <w:lang w:val="en-GB"/>
              </w:rPr>
            </w:rPrChange>
          </w:rPr>
          <w:delInstrText>prior</w:delInstrText>
        </w:r>
        <w:r w:rsidR="00426E62" w:rsidRPr="006E6534" w:rsidDel="00532045">
          <w:rPr>
            <w:rFonts w:cs="Times New Roman"/>
            <w:color w:val="000000" w:themeColor="text1"/>
            <w:rPrChange w:id="2385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54" w:author="N F" w:date="2023-12-05T03:09:00Z">
              <w:rPr>
                <w:rFonts w:cs="Times New Roman"/>
                <w:lang w:val="en-GB"/>
              </w:rPr>
            </w:rPrChange>
          </w:rPr>
          <w:delInstrText>EGFR</w:delInstrText>
        </w:r>
        <w:r w:rsidR="00426E62" w:rsidRPr="006E6534" w:rsidDel="00532045">
          <w:rPr>
            <w:rFonts w:cs="Times New Roman"/>
            <w:color w:val="000000" w:themeColor="text1"/>
            <w:rPrChange w:id="23855" w:author="N F" w:date="2023-12-05T03:09:00Z">
              <w:rPr>
                <w:rFonts w:cs="Times New Roman"/>
              </w:rPr>
            </w:rPrChange>
          </w:rPr>
          <w:delInstrText>-</w:delInstrText>
        </w:r>
        <w:r w:rsidR="00426E62" w:rsidRPr="006E6534" w:rsidDel="00532045">
          <w:rPr>
            <w:rFonts w:cs="Times New Roman"/>
            <w:color w:val="000000" w:themeColor="text1"/>
            <w:lang w:val="en-GB"/>
            <w:rPrChange w:id="23856" w:author="N F" w:date="2023-12-05T03:09:00Z">
              <w:rPr>
                <w:rFonts w:cs="Times New Roman"/>
                <w:lang w:val="en-GB"/>
              </w:rPr>
            </w:rPrChange>
          </w:rPr>
          <w:delInstrText>tyrosine</w:delInstrText>
        </w:r>
        <w:r w:rsidR="00426E62" w:rsidRPr="006E6534" w:rsidDel="00532045">
          <w:rPr>
            <w:rFonts w:cs="Times New Roman"/>
            <w:color w:val="000000" w:themeColor="text1"/>
            <w:rPrChange w:id="2385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58" w:author="N F" w:date="2023-12-05T03:09:00Z">
              <w:rPr>
                <w:rFonts w:cs="Times New Roman"/>
                <w:lang w:val="en-GB"/>
              </w:rPr>
            </w:rPrChange>
          </w:rPr>
          <w:delInstrText>kinase</w:delInstrText>
        </w:r>
        <w:r w:rsidR="00426E62" w:rsidRPr="006E6534" w:rsidDel="00532045">
          <w:rPr>
            <w:rFonts w:cs="Times New Roman"/>
            <w:color w:val="000000" w:themeColor="text1"/>
            <w:rPrChange w:id="2385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60" w:author="N F" w:date="2023-12-05T03:09:00Z">
              <w:rPr>
                <w:rFonts w:cs="Times New Roman"/>
                <w:lang w:val="en-GB"/>
              </w:rPr>
            </w:rPrChange>
          </w:rPr>
          <w:delInstrText>inhibitors</w:delInstrText>
        </w:r>
        <w:r w:rsidR="00426E62" w:rsidRPr="006E6534" w:rsidDel="00532045">
          <w:rPr>
            <w:rFonts w:cs="Times New Roman"/>
            <w:color w:val="000000" w:themeColor="text1"/>
            <w:rPrChange w:id="2386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62" w:author="N F" w:date="2023-12-05T03:09:00Z">
              <w:rPr>
                <w:rFonts w:cs="Times New Roman"/>
                <w:lang w:val="en-GB"/>
              </w:rPr>
            </w:rPrChange>
          </w:rPr>
          <w:delInstrText>TKIs</w:delInstrText>
        </w:r>
        <w:r w:rsidR="00426E62" w:rsidRPr="006E6534" w:rsidDel="00532045">
          <w:rPr>
            <w:rFonts w:cs="Times New Roman"/>
            <w:color w:val="000000" w:themeColor="text1"/>
            <w:rPrChange w:id="2386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64" w:author="N F" w:date="2023-12-05T03:09:00Z">
              <w:rPr>
                <w:rFonts w:cs="Times New Roman"/>
                <w:lang w:val="en-GB"/>
              </w:rPr>
            </w:rPrChange>
          </w:rPr>
          <w:delInstrText>Methods</w:delInstrText>
        </w:r>
        <w:r w:rsidR="00426E62" w:rsidRPr="006E6534" w:rsidDel="00532045">
          <w:rPr>
            <w:rFonts w:cs="Times New Roman"/>
            <w:color w:val="000000" w:themeColor="text1"/>
            <w:rPrChange w:id="2386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66" w:author="N F" w:date="2023-12-05T03:09:00Z">
              <w:rPr>
                <w:rFonts w:cs="Times New Roman"/>
                <w:lang w:val="en-GB"/>
              </w:rPr>
            </w:rPrChange>
          </w:rPr>
          <w:delInstrText>We</w:delInstrText>
        </w:r>
        <w:r w:rsidR="00426E62" w:rsidRPr="006E6534" w:rsidDel="00532045">
          <w:rPr>
            <w:rFonts w:cs="Times New Roman"/>
            <w:color w:val="000000" w:themeColor="text1"/>
            <w:rPrChange w:id="2386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68" w:author="N F" w:date="2023-12-05T03:09:00Z">
              <w:rPr>
                <w:rFonts w:cs="Times New Roman"/>
                <w:lang w:val="en-GB"/>
              </w:rPr>
            </w:rPrChange>
          </w:rPr>
          <w:delInstrText>conducted</w:delInstrText>
        </w:r>
        <w:r w:rsidR="00426E62" w:rsidRPr="006E6534" w:rsidDel="00532045">
          <w:rPr>
            <w:rFonts w:cs="Times New Roman"/>
            <w:color w:val="000000" w:themeColor="text1"/>
            <w:rPrChange w:id="2386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70" w:author="N F" w:date="2023-12-05T03:09:00Z">
              <w:rPr>
                <w:rFonts w:cs="Times New Roman"/>
                <w:lang w:val="en-GB"/>
              </w:rPr>
            </w:rPrChange>
          </w:rPr>
          <w:delInstrText>a</w:delInstrText>
        </w:r>
        <w:r w:rsidR="00426E62" w:rsidRPr="006E6534" w:rsidDel="00532045">
          <w:rPr>
            <w:rFonts w:cs="Times New Roman"/>
            <w:color w:val="000000" w:themeColor="text1"/>
            <w:rPrChange w:id="2387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72" w:author="N F" w:date="2023-12-05T03:09:00Z">
              <w:rPr>
                <w:rFonts w:cs="Times New Roman"/>
                <w:lang w:val="en-GB"/>
              </w:rPr>
            </w:rPrChange>
          </w:rPr>
          <w:delInstrText>prospective</w:delInstrText>
        </w:r>
        <w:r w:rsidR="00426E62" w:rsidRPr="006E6534" w:rsidDel="00532045">
          <w:rPr>
            <w:rFonts w:cs="Times New Roman"/>
            <w:color w:val="000000" w:themeColor="text1"/>
            <w:rPrChange w:id="2387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74" w:author="N F" w:date="2023-12-05T03:09:00Z">
              <w:rPr>
                <w:rFonts w:cs="Times New Roman"/>
                <w:lang w:val="en-GB"/>
              </w:rPr>
            </w:rPrChange>
          </w:rPr>
          <w:delInstrText>observational</w:delInstrText>
        </w:r>
        <w:r w:rsidR="00426E62" w:rsidRPr="006E6534" w:rsidDel="00532045">
          <w:rPr>
            <w:rFonts w:cs="Times New Roman"/>
            <w:color w:val="000000" w:themeColor="text1"/>
            <w:rPrChange w:id="2387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76" w:author="N F" w:date="2023-12-05T03:09:00Z">
              <w:rPr>
                <w:rFonts w:cs="Times New Roman"/>
                <w:lang w:val="en-GB"/>
              </w:rPr>
            </w:rPrChange>
          </w:rPr>
          <w:delInstrText>cohort</w:delInstrText>
        </w:r>
        <w:r w:rsidR="00426E62" w:rsidRPr="006E6534" w:rsidDel="00532045">
          <w:rPr>
            <w:rFonts w:cs="Times New Roman"/>
            <w:color w:val="000000" w:themeColor="text1"/>
            <w:rPrChange w:id="2387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78" w:author="N F" w:date="2023-12-05T03:09:00Z">
              <w:rPr>
                <w:rFonts w:cs="Times New Roman"/>
                <w:lang w:val="en-GB"/>
              </w:rPr>
            </w:rPrChange>
          </w:rPr>
          <w:delInstrText>study</w:delInstrText>
        </w:r>
        <w:r w:rsidR="00426E62" w:rsidRPr="006E6534" w:rsidDel="00532045">
          <w:rPr>
            <w:rFonts w:cs="Times New Roman"/>
            <w:color w:val="000000" w:themeColor="text1"/>
            <w:rPrChange w:id="2387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80" w:author="N F" w:date="2023-12-05T03:09:00Z">
              <w:rPr>
                <w:rFonts w:cs="Times New Roman"/>
                <w:lang w:val="en-GB"/>
              </w:rPr>
            </w:rPrChange>
          </w:rPr>
          <w:delInstrText>Median</w:delInstrText>
        </w:r>
        <w:r w:rsidR="00426E62" w:rsidRPr="006E6534" w:rsidDel="00532045">
          <w:rPr>
            <w:rFonts w:cs="Times New Roman"/>
            <w:color w:val="000000" w:themeColor="text1"/>
            <w:rPrChange w:id="2388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82" w:author="N F" w:date="2023-12-05T03:09:00Z">
              <w:rPr>
                <w:rFonts w:cs="Times New Roman"/>
                <w:lang w:val="en-GB"/>
              </w:rPr>
            </w:rPrChange>
          </w:rPr>
          <w:delInstrText>BSA</w:delInstrText>
        </w:r>
        <w:r w:rsidR="00426E62" w:rsidRPr="006E6534" w:rsidDel="00532045">
          <w:rPr>
            <w:rFonts w:cs="Times New Roman"/>
            <w:color w:val="000000" w:themeColor="text1"/>
            <w:rPrChange w:id="2388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84" w:author="N F" w:date="2023-12-05T03:09:00Z">
              <w:rPr>
                <w:rFonts w:cs="Times New Roman"/>
                <w:lang w:val="en-GB"/>
              </w:rPr>
            </w:rPrChange>
          </w:rPr>
          <w:delInstrText>and</w:delInstrText>
        </w:r>
        <w:r w:rsidR="00426E62" w:rsidRPr="006E6534" w:rsidDel="00532045">
          <w:rPr>
            <w:rFonts w:cs="Times New Roman"/>
            <w:color w:val="000000" w:themeColor="text1"/>
            <w:rPrChange w:id="2388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86" w:author="N F" w:date="2023-12-05T03:09:00Z">
              <w:rPr>
                <w:rFonts w:cs="Times New Roman"/>
                <w:lang w:val="en-GB"/>
              </w:rPr>
            </w:rPrChange>
          </w:rPr>
          <w:delInstrText>BMI</w:delInstrText>
        </w:r>
        <w:r w:rsidR="00426E62" w:rsidRPr="006E6534" w:rsidDel="00532045">
          <w:rPr>
            <w:rFonts w:cs="Times New Roman"/>
            <w:color w:val="000000" w:themeColor="text1"/>
            <w:rPrChange w:id="2388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88" w:author="N F" w:date="2023-12-05T03:09:00Z">
              <w:rPr>
                <w:rFonts w:cs="Times New Roman"/>
                <w:lang w:val="en-GB"/>
              </w:rPr>
            </w:rPrChange>
          </w:rPr>
          <w:delInstrText>were</w:delInstrText>
        </w:r>
        <w:r w:rsidR="00426E62" w:rsidRPr="006E6534" w:rsidDel="00532045">
          <w:rPr>
            <w:rFonts w:cs="Times New Roman"/>
            <w:color w:val="000000" w:themeColor="text1"/>
            <w:rPrChange w:id="2388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90" w:author="N F" w:date="2023-12-05T03:09:00Z">
              <w:rPr>
                <w:rFonts w:cs="Times New Roman"/>
                <w:lang w:val="en-GB"/>
              </w:rPr>
            </w:rPrChange>
          </w:rPr>
          <w:delInstrText>used</w:delInstrText>
        </w:r>
        <w:r w:rsidR="00426E62" w:rsidRPr="006E6534" w:rsidDel="00532045">
          <w:rPr>
            <w:rFonts w:cs="Times New Roman"/>
            <w:color w:val="000000" w:themeColor="text1"/>
            <w:rPrChange w:id="2389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92" w:author="N F" w:date="2023-12-05T03:09:00Z">
              <w:rPr>
                <w:rFonts w:cs="Times New Roman"/>
                <w:lang w:val="en-GB"/>
              </w:rPr>
            </w:rPrChange>
          </w:rPr>
          <w:delInstrText>as</w:delInstrText>
        </w:r>
        <w:r w:rsidR="00426E62" w:rsidRPr="006E6534" w:rsidDel="00532045">
          <w:rPr>
            <w:rFonts w:cs="Times New Roman"/>
            <w:color w:val="000000" w:themeColor="text1"/>
            <w:rPrChange w:id="2389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94" w:author="N F" w:date="2023-12-05T03:09:00Z">
              <w:rPr>
                <w:rFonts w:cs="Times New Roman"/>
                <w:lang w:val="en-GB"/>
              </w:rPr>
            </w:rPrChange>
          </w:rPr>
          <w:delInstrText>cut</w:delInstrText>
        </w:r>
        <w:r w:rsidR="00426E62" w:rsidRPr="006E6534" w:rsidDel="00532045">
          <w:rPr>
            <w:rFonts w:cs="Times New Roman"/>
            <w:color w:val="000000" w:themeColor="text1"/>
            <w:rPrChange w:id="23895" w:author="N F" w:date="2023-12-05T03:09:00Z">
              <w:rPr>
                <w:rFonts w:cs="Times New Roman"/>
              </w:rPr>
            </w:rPrChange>
          </w:rPr>
          <w:delInstrText>-</w:delInstrText>
        </w:r>
        <w:r w:rsidR="00426E62" w:rsidRPr="006E6534" w:rsidDel="00532045">
          <w:rPr>
            <w:rFonts w:cs="Times New Roman"/>
            <w:color w:val="000000" w:themeColor="text1"/>
            <w:lang w:val="en-GB"/>
            <w:rPrChange w:id="23896" w:author="N F" w:date="2023-12-05T03:09:00Z">
              <w:rPr>
                <w:rFonts w:cs="Times New Roman"/>
                <w:lang w:val="en-GB"/>
              </w:rPr>
            </w:rPrChange>
          </w:rPr>
          <w:delInstrText>off</w:delInstrText>
        </w:r>
        <w:r w:rsidR="00426E62" w:rsidRPr="006E6534" w:rsidDel="00532045">
          <w:rPr>
            <w:rFonts w:cs="Times New Roman"/>
            <w:color w:val="000000" w:themeColor="text1"/>
            <w:rPrChange w:id="2389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898" w:author="N F" w:date="2023-12-05T03:09:00Z">
              <w:rPr>
                <w:rFonts w:cs="Times New Roman"/>
                <w:lang w:val="en-GB"/>
              </w:rPr>
            </w:rPrChange>
          </w:rPr>
          <w:delInstrText>values</w:delInstrText>
        </w:r>
        <w:r w:rsidR="00426E62" w:rsidRPr="006E6534" w:rsidDel="00532045">
          <w:rPr>
            <w:rFonts w:cs="Times New Roman"/>
            <w:color w:val="000000" w:themeColor="text1"/>
            <w:rPrChange w:id="2389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00" w:author="N F" w:date="2023-12-05T03:09:00Z">
              <w:rPr>
                <w:rFonts w:cs="Times New Roman"/>
                <w:lang w:val="en-GB"/>
              </w:rPr>
            </w:rPrChange>
          </w:rPr>
          <w:delInstrText>to</w:delInstrText>
        </w:r>
        <w:r w:rsidR="00426E62" w:rsidRPr="006E6534" w:rsidDel="00532045">
          <w:rPr>
            <w:rFonts w:cs="Times New Roman"/>
            <w:color w:val="000000" w:themeColor="text1"/>
            <w:rPrChange w:id="2390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02" w:author="N F" w:date="2023-12-05T03:09:00Z">
              <w:rPr>
                <w:rFonts w:cs="Times New Roman"/>
                <w:lang w:val="en-GB"/>
              </w:rPr>
            </w:rPrChange>
          </w:rPr>
          <w:delInstrText>evaluate</w:delInstrText>
        </w:r>
        <w:r w:rsidR="00426E62" w:rsidRPr="006E6534" w:rsidDel="00532045">
          <w:rPr>
            <w:rFonts w:cs="Times New Roman"/>
            <w:color w:val="000000" w:themeColor="text1"/>
            <w:rPrChange w:id="2390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04" w:author="N F" w:date="2023-12-05T03:09:00Z">
              <w:rPr>
                <w:rFonts w:cs="Times New Roman"/>
                <w:lang w:val="en-GB"/>
              </w:rPr>
            </w:rPrChange>
          </w:rPr>
          <w:delInstrText>the</w:delInstrText>
        </w:r>
        <w:r w:rsidR="00426E62" w:rsidRPr="006E6534" w:rsidDel="00532045">
          <w:rPr>
            <w:rFonts w:cs="Times New Roman"/>
            <w:color w:val="000000" w:themeColor="text1"/>
            <w:rPrChange w:id="2390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06" w:author="N F" w:date="2023-12-05T03:09:00Z">
              <w:rPr>
                <w:rFonts w:cs="Times New Roman"/>
                <w:lang w:val="en-GB"/>
              </w:rPr>
            </w:rPrChange>
          </w:rPr>
          <w:delInstrText>impact</w:delInstrText>
        </w:r>
        <w:r w:rsidR="00426E62" w:rsidRPr="006E6534" w:rsidDel="00532045">
          <w:rPr>
            <w:rFonts w:cs="Times New Roman"/>
            <w:color w:val="000000" w:themeColor="text1"/>
            <w:rPrChange w:id="2390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08" w:author="N F" w:date="2023-12-05T03:09:00Z">
              <w:rPr>
                <w:rFonts w:cs="Times New Roman"/>
                <w:lang w:val="en-GB"/>
              </w:rPr>
            </w:rPrChange>
          </w:rPr>
          <w:delInstrText>of</w:delInstrText>
        </w:r>
        <w:r w:rsidR="00426E62" w:rsidRPr="006E6534" w:rsidDel="00532045">
          <w:rPr>
            <w:rFonts w:cs="Times New Roman"/>
            <w:color w:val="000000" w:themeColor="text1"/>
            <w:rPrChange w:id="2390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10" w:author="N F" w:date="2023-12-05T03:09:00Z">
              <w:rPr>
                <w:rFonts w:cs="Times New Roman"/>
                <w:lang w:val="en-GB"/>
              </w:rPr>
            </w:rPrChange>
          </w:rPr>
          <w:delInstrText>body</w:delInstrText>
        </w:r>
        <w:r w:rsidR="00426E62" w:rsidRPr="006E6534" w:rsidDel="00532045">
          <w:rPr>
            <w:rFonts w:cs="Times New Roman"/>
            <w:color w:val="000000" w:themeColor="text1"/>
            <w:rPrChange w:id="2391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12" w:author="N F" w:date="2023-12-05T03:09:00Z">
              <w:rPr>
                <w:rFonts w:cs="Times New Roman"/>
                <w:lang w:val="en-GB"/>
              </w:rPr>
            </w:rPrChange>
          </w:rPr>
          <w:delInstrText>size</w:delInstrText>
        </w:r>
        <w:r w:rsidR="00426E62" w:rsidRPr="006E6534" w:rsidDel="00532045">
          <w:rPr>
            <w:rFonts w:cs="Times New Roman"/>
            <w:color w:val="000000" w:themeColor="text1"/>
            <w:rPrChange w:id="2391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14" w:author="N F" w:date="2023-12-05T03:09:00Z">
              <w:rPr>
                <w:rFonts w:cs="Times New Roman"/>
                <w:lang w:val="en-GB"/>
              </w:rPr>
            </w:rPrChange>
          </w:rPr>
          <w:delInstrText>variables</w:delInstrText>
        </w:r>
        <w:r w:rsidR="00426E62" w:rsidRPr="006E6534" w:rsidDel="00532045">
          <w:rPr>
            <w:rFonts w:cs="Times New Roman"/>
            <w:color w:val="000000" w:themeColor="text1"/>
            <w:rPrChange w:id="2391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16" w:author="N F" w:date="2023-12-05T03:09:00Z">
              <w:rPr>
                <w:rFonts w:cs="Times New Roman"/>
                <w:lang w:val="en-GB"/>
              </w:rPr>
            </w:rPrChange>
          </w:rPr>
          <w:delInstrText>on</w:delInstrText>
        </w:r>
        <w:r w:rsidR="00426E62" w:rsidRPr="006E6534" w:rsidDel="00532045">
          <w:rPr>
            <w:rFonts w:cs="Times New Roman"/>
            <w:color w:val="000000" w:themeColor="text1"/>
            <w:rPrChange w:id="2391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18" w:author="N F" w:date="2023-12-05T03:09:00Z">
              <w:rPr>
                <w:rFonts w:cs="Times New Roman"/>
                <w:lang w:val="en-GB"/>
              </w:rPr>
            </w:rPrChange>
          </w:rPr>
          <w:delInstrText>osimertinib</w:delInstrText>
        </w:r>
        <w:r w:rsidR="00426E62" w:rsidRPr="006E6534" w:rsidDel="00532045">
          <w:rPr>
            <w:rFonts w:cs="Times New Roman"/>
            <w:color w:val="000000" w:themeColor="text1"/>
            <w:rPrChange w:id="2391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20" w:author="N F" w:date="2023-12-05T03:09:00Z">
              <w:rPr>
                <w:rFonts w:cs="Times New Roman"/>
                <w:lang w:val="en-GB"/>
              </w:rPr>
            </w:rPrChange>
          </w:rPr>
          <w:delInstrText>chemotherapy</w:delInstrText>
        </w:r>
        <w:r w:rsidR="00426E62" w:rsidRPr="006E6534" w:rsidDel="00532045">
          <w:rPr>
            <w:rFonts w:cs="Times New Roman"/>
            <w:color w:val="000000" w:themeColor="text1"/>
            <w:rPrChange w:id="2392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22" w:author="N F" w:date="2023-12-05T03:09:00Z">
              <w:rPr>
                <w:rFonts w:cs="Times New Roman"/>
                <w:lang w:val="en-GB"/>
              </w:rPr>
            </w:rPrChange>
          </w:rPr>
          <w:delInstrText>Results</w:delInstrText>
        </w:r>
        <w:r w:rsidR="00426E62" w:rsidRPr="006E6534" w:rsidDel="00532045">
          <w:rPr>
            <w:rFonts w:cs="Times New Roman"/>
            <w:color w:val="000000" w:themeColor="text1"/>
            <w:rPrChange w:id="2392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24" w:author="N F" w:date="2023-12-05T03:09:00Z">
              <w:rPr>
                <w:rFonts w:cs="Times New Roman"/>
                <w:lang w:val="en-GB"/>
              </w:rPr>
            </w:rPrChange>
          </w:rPr>
          <w:delInstrText>The</w:delInstrText>
        </w:r>
        <w:r w:rsidR="00426E62" w:rsidRPr="006E6534" w:rsidDel="00532045">
          <w:rPr>
            <w:rFonts w:cs="Times New Roman"/>
            <w:color w:val="000000" w:themeColor="text1"/>
            <w:rPrChange w:id="2392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26" w:author="N F" w:date="2023-12-05T03:09:00Z">
              <w:rPr>
                <w:rFonts w:cs="Times New Roman"/>
                <w:lang w:val="en-GB"/>
              </w:rPr>
            </w:rPrChange>
          </w:rPr>
          <w:delInstrText>median</w:delInstrText>
        </w:r>
        <w:r w:rsidR="00426E62" w:rsidRPr="006E6534" w:rsidDel="00532045">
          <w:rPr>
            <w:rFonts w:cs="Times New Roman"/>
            <w:color w:val="000000" w:themeColor="text1"/>
            <w:rPrChange w:id="2392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28" w:author="N F" w:date="2023-12-05T03:09:00Z">
              <w:rPr>
                <w:rFonts w:cs="Times New Roman"/>
                <w:lang w:val="en-GB"/>
              </w:rPr>
            </w:rPrChange>
          </w:rPr>
          <w:delInstrText>BSA</w:delInstrText>
        </w:r>
        <w:r w:rsidR="00426E62" w:rsidRPr="006E6534" w:rsidDel="00532045">
          <w:rPr>
            <w:rFonts w:cs="Times New Roman"/>
            <w:color w:val="000000" w:themeColor="text1"/>
            <w:rPrChange w:id="2392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30" w:author="N F" w:date="2023-12-05T03:09:00Z">
              <w:rPr>
                <w:rFonts w:cs="Times New Roman"/>
                <w:lang w:val="en-GB"/>
              </w:rPr>
            </w:rPrChange>
          </w:rPr>
          <w:delInstrText>and</w:delInstrText>
        </w:r>
        <w:r w:rsidR="00426E62" w:rsidRPr="006E6534" w:rsidDel="00532045">
          <w:rPr>
            <w:rFonts w:cs="Times New Roman"/>
            <w:color w:val="000000" w:themeColor="text1"/>
            <w:rPrChange w:id="2393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32" w:author="N F" w:date="2023-12-05T03:09:00Z">
              <w:rPr>
                <w:rFonts w:cs="Times New Roman"/>
                <w:lang w:val="en-GB"/>
              </w:rPr>
            </w:rPrChange>
          </w:rPr>
          <w:delInstrText>BMI</w:delInstrText>
        </w:r>
        <w:r w:rsidR="00426E62" w:rsidRPr="006E6534" w:rsidDel="00532045">
          <w:rPr>
            <w:rFonts w:cs="Times New Roman"/>
            <w:color w:val="000000" w:themeColor="text1"/>
            <w:rPrChange w:id="2393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34" w:author="N F" w:date="2023-12-05T03:09:00Z">
              <w:rPr>
                <w:rFonts w:cs="Times New Roman"/>
                <w:lang w:val="en-GB"/>
              </w:rPr>
            </w:rPrChange>
          </w:rPr>
          <w:delInstrText>of</w:delInstrText>
        </w:r>
        <w:r w:rsidR="00426E62" w:rsidRPr="006E6534" w:rsidDel="00532045">
          <w:rPr>
            <w:rFonts w:cs="Times New Roman"/>
            <w:color w:val="000000" w:themeColor="text1"/>
            <w:rPrChange w:id="23935" w:author="N F" w:date="2023-12-05T03:09:00Z">
              <w:rPr>
                <w:rFonts w:cs="Times New Roman"/>
              </w:rPr>
            </w:rPrChange>
          </w:rPr>
          <w:delInstrText xml:space="preserve"> 47 </w:delInstrText>
        </w:r>
        <w:r w:rsidR="00426E62" w:rsidRPr="006E6534" w:rsidDel="00532045">
          <w:rPr>
            <w:rFonts w:cs="Times New Roman"/>
            <w:color w:val="000000" w:themeColor="text1"/>
            <w:lang w:val="en-GB"/>
            <w:rPrChange w:id="23936" w:author="N F" w:date="2023-12-05T03:09:00Z">
              <w:rPr>
                <w:rFonts w:cs="Times New Roman"/>
                <w:lang w:val="en-GB"/>
              </w:rPr>
            </w:rPrChange>
          </w:rPr>
          <w:delInstrText>patients</w:delInstrText>
        </w:r>
        <w:r w:rsidR="00426E62" w:rsidRPr="006E6534" w:rsidDel="00532045">
          <w:rPr>
            <w:rFonts w:cs="Times New Roman"/>
            <w:color w:val="000000" w:themeColor="text1"/>
            <w:rPrChange w:id="2393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38" w:author="N F" w:date="2023-12-05T03:09:00Z">
              <w:rPr>
                <w:rFonts w:cs="Times New Roman"/>
                <w:lang w:val="en-GB"/>
              </w:rPr>
            </w:rPrChange>
          </w:rPr>
          <w:delInstrText>were</w:delInstrText>
        </w:r>
        <w:r w:rsidR="00426E62" w:rsidRPr="006E6534" w:rsidDel="00532045">
          <w:rPr>
            <w:rFonts w:cs="Times New Roman"/>
            <w:color w:val="000000" w:themeColor="text1"/>
            <w:rPrChange w:id="23939" w:author="N F" w:date="2023-12-05T03:09:00Z">
              <w:rPr>
                <w:rFonts w:cs="Times New Roman"/>
              </w:rPr>
            </w:rPrChange>
          </w:rPr>
          <w:delInstrText xml:space="preserve"> 1.50 </w:delInstrText>
        </w:r>
        <w:r w:rsidR="00426E62" w:rsidRPr="006E6534" w:rsidDel="00532045">
          <w:rPr>
            <w:rFonts w:cs="Times New Roman"/>
            <w:color w:val="000000" w:themeColor="text1"/>
            <w:lang w:val="en-GB"/>
            <w:rPrChange w:id="23940" w:author="N F" w:date="2023-12-05T03:09:00Z">
              <w:rPr>
                <w:rFonts w:cs="Times New Roman"/>
                <w:lang w:val="en-GB"/>
              </w:rPr>
            </w:rPrChange>
          </w:rPr>
          <w:delInstrText>m</w:delInstrText>
        </w:r>
        <w:r w:rsidR="00426E62" w:rsidRPr="006E6534" w:rsidDel="00532045">
          <w:rPr>
            <w:rFonts w:cs="Times New Roman"/>
            <w:color w:val="000000" w:themeColor="text1"/>
            <w:rPrChange w:id="23941" w:author="N F" w:date="2023-12-05T03:09:00Z">
              <w:rPr>
                <w:rFonts w:cs="Times New Roman"/>
              </w:rPr>
            </w:rPrChange>
          </w:rPr>
          <w:delInstrText xml:space="preserve">2 </w:delInstrText>
        </w:r>
        <w:r w:rsidR="00426E62" w:rsidRPr="006E6534" w:rsidDel="00532045">
          <w:rPr>
            <w:rFonts w:cs="Times New Roman"/>
            <w:color w:val="000000" w:themeColor="text1"/>
            <w:lang w:val="en-GB"/>
            <w:rPrChange w:id="23942" w:author="N F" w:date="2023-12-05T03:09:00Z">
              <w:rPr>
                <w:rFonts w:cs="Times New Roman"/>
                <w:lang w:val="en-GB"/>
              </w:rPr>
            </w:rPrChange>
          </w:rPr>
          <w:delInstrText>and</w:delInstrText>
        </w:r>
        <w:r w:rsidR="00426E62" w:rsidRPr="006E6534" w:rsidDel="00532045">
          <w:rPr>
            <w:rFonts w:cs="Times New Roman"/>
            <w:color w:val="000000" w:themeColor="text1"/>
            <w:rPrChange w:id="23943" w:author="N F" w:date="2023-12-05T03:09:00Z">
              <w:rPr>
                <w:rFonts w:cs="Times New Roman"/>
              </w:rPr>
            </w:rPrChange>
          </w:rPr>
          <w:delInstrText xml:space="preserve"> 21.5 </w:delInstrText>
        </w:r>
        <w:r w:rsidR="00426E62" w:rsidRPr="006E6534" w:rsidDel="00532045">
          <w:rPr>
            <w:rFonts w:cs="Times New Roman"/>
            <w:color w:val="000000" w:themeColor="text1"/>
            <w:lang w:val="en-GB"/>
            <w:rPrChange w:id="23944" w:author="N F" w:date="2023-12-05T03:09:00Z">
              <w:rPr>
                <w:rFonts w:cs="Times New Roman"/>
                <w:lang w:val="en-GB"/>
              </w:rPr>
            </w:rPrChange>
          </w:rPr>
          <w:delInstrText>kg</w:delInstrText>
        </w:r>
        <w:r w:rsidR="00426E62" w:rsidRPr="006E6534" w:rsidDel="00532045">
          <w:rPr>
            <w:rFonts w:cs="Times New Roman"/>
            <w:color w:val="000000" w:themeColor="text1"/>
            <w:rPrChange w:id="23945" w:author="N F" w:date="2023-12-05T03:09:00Z">
              <w:rPr>
                <w:rFonts w:cs="Times New Roman"/>
              </w:rPr>
            </w:rPrChange>
          </w:rPr>
          <w:delInstrText>/</w:delInstrText>
        </w:r>
        <w:r w:rsidR="00426E62" w:rsidRPr="006E6534" w:rsidDel="00532045">
          <w:rPr>
            <w:rFonts w:cs="Times New Roman"/>
            <w:color w:val="000000" w:themeColor="text1"/>
            <w:lang w:val="en-GB"/>
            <w:rPrChange w:id="23946" w:author="N F" w:date="2023-12-05T03:09:00Z">
              <w:rPr>
                <w:rFonts w:cs="Times New Roman"/>
                <w:lang w:val="en-GB"/>
              </w:rPr>
            </w:rPrChange>
          </w:rPr>
          <w:delInstrText>m</w:delInstrText>
        </w:r>
        <w:r w:rsidR="00426E62" w:rsidRPr="006E6534" w:rsidDel="00532045">
          <w:rPr>
            <w:rFonts w:cs="Times New Roman"/>
            <w:color w:val="000000" w:themeColor="text1"/>
            <w:rPrChange w:id="23947" w:author="N F" w:date="2023-12-05T03:09:00Z">
              <w:rPr>
                <w:rFonts w:cs="Times New Roman"/>
              </w:rPr>
            </w:rPrChange>
          </w:rPr>
          <w:delInstrText xml:space="preserve">2, </w:delInstrText>
        </w:r>
        <w:r w:rsidR="00426E62" w:rsidRPr="006E6534" w:rsidDel="00532045">
          <w:rPr>
            <w:rFonts w:cs="Times New Roman"/>
            <w:color w:val="000000" w:themeColor="text1"/>
            <w:lang w:val="en-GB"/>
            <w:rPrChange w:id="23948" w:author="N F" w:date="2023-12-05T03:09:00Z">
              <w:rPr>
                <w:rFonts w:cs="Times New Roman"/>
                <w:lang w:val="en-GB"/>
              </w:rPr>
            </w:rPrChange>
          </w:rPr>
          <w:delInstrText>respectively</w:delInstrText>
        </w:r>
        <w:r w:rsidR="00426E62" w:rsidRPr="006E6534" w:rsidDel="00532045">
          <w:rPr>
            <w:rFonts w:cs="Times New Roman"/>
            <w:color w:val="000000" w:themeColor="text1"/>
            <w:rPrChange w:id="2394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50" w:author="N F" w:date="2023-12-05T03:09:00Z">
              <w:rPr>
                <w:rFonts w:cs="Times New Roman"/>
                <w:lang w:val="en-GB"/>
              </w:rPr>
            </w:rPrChange>
          </w:rPr>
          <w:delInstrText>Clinical</w:delInstrText>
        </w:r>
        <w:r w:rsidR="00426E62" w:rsidRPr="006E6534" w:rsidDel="00532045">
          <w:rPr>
            <w:rFonts w:cs="Times New Roman"/>
            <w:color w:val="000000" w:themeColor="text1"/>
            <w:rPrChange w:id="2395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52" w:author="N F" w:date="2023-12-05T03:09:00Z">
              <w:rPr>
                <w:rFonts w:cs="Times New Roman"/>
                <w:lang w:val="en-GB"/>
              </w:rPr>
            </w:rPrChange>
          </w:rPr>
          <w:delInstrText>outcomes</w:delInstrText>
        </w:r>
        <w:r w:rsidR="00426E62" w:rsidRPr="006E6534" w:rsidDel="00532045">
          <w:rPr>
            <w:rFonts w:cs="Times New Roman"/>
            <w:color w:val="000000" w:themeColor="text1"/>
            <w:rPrChange w:id="2395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54" w:author="N F" w:date="2023-12-05T03:09:00Z">
              <w:rPr>
                <w:rFonts w:cs="Times New Roman"/>
                <w:lang w:val="en-GB"/>
              </w:rPr>
            </w:rPrChange>
          </w:rPr>
          <w:delInstrText>did</w:delInstrText>
        </w:r>
        <w:r w:rsidR="00426E62" w:rsidRPr="006E6534" w:rsidDel="00532045">
          <w:rPr>
            <w:rFonts w:cs="Times New Roman"/>
            <w:color w:val="000000" w:themeColor="text1"/>
            <w:rPrChange w:id="2395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56" w:author="N F" w:date="2023-12-05T03:09:00Z">
              <w:rPr>
                <w:rFonts w:cs="Times New Roman"/>
                <w:lang w:val="en-GB"/>
              </w:rPr>
            </w:rPrChange>
          </w:rPr>
          <w:delInstrText>not</w:delInstrText>
        </w:r>
        <w:r w:rsidR="00426E62" w:rsidRPr="006E6534" w:rsidDel="00532045">
          <w:rPr>
            <w:rFonts w:cs="Times New Roman"/>
            <w:color w:val="000000" w:themeColor="text1"/>
            <w:rPrChange w:id="2395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58" w:author="N F" w:date="2023-12-05T03:09:00Z">
              <w:rPr>
                <w:rFonts w:cs="Times New Roman"/>
                <w:lang w:val="en-GB"/>
              </w:rPr>
            </w:rPrChange>
          </w:rPr>
          <w:delInstrText>significantly</w:delInstrText>
        </w:r>
        <w:r w:rsidR="00426E62" w:rsidRPr="006E6534" w:rsidDel="00532045">
          <w:rPr>
            <w:rFonts w:cs="Times New Roman"/>
            <w:color w:val="000000" w:themeColor="text1"/>
            <w:rPrChange w:id="2395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60" w:author="N F" w:date="2023-12-05T03:09:00Z">
              <w:rPr>
                <w:rFonts w:cs="Times New Roman"/>
                <w:lang w:val="en-GB"/>
              </w:rPr>
            </w:rPrChange>
          </w:rPr>
          <w:delInstrText>differ</w:delInstrText>
        </w:r>
        <w:r w:rsidR="00426E62" w:rsidRPr="006E6534" w:rsidDel="00532045">
          <w:rPr>
            <w:rFonts w:cs="Times New Roman"/>
            <w:color w:val="000000" w:themeColor="text1"/>
            <w:rPrChange w:id="2396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62" w:author="N F" w:date="2023-12-05T03:09:00Z">
              <w:rPr>
                <w:rFonts w:cs="Times New Roman"/>
                <w:lang w:val="en-GB"/>
              </w:rPr>
            </w:rPrChange>
          </w:rPr>
          <w:delInstrText>between</w:delInstrText>
        </w:r>
        <w:r w:rsidR="00426E62" w:rsidRPr="006E6534" w:rsidDel="00532045">
          <w:rPr>
            <w:rFonts w:cs="Times New Roman"/>
            <w:color w:val="000000" w:themeColor="text1"/>
            <w:rPrChange w:id="2396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64" w:author="N F" w:date="2023-12-05T03:09:00Z">
              <w:rPr>
                <w:rFonts w:cs="Times New Roman"/>
                <w:lang w:val="en-GB"/>
              </w:rPr>
            </w:rPrChange>
          </w:rPr>
          <w:delInstrText>the</w:delInstrText>
        </w:r>
        <w:r w:rsidR="00426E62" w:rsidRPr="006E6534" w:rsidDel="00532045">
          <w:rPr>
            <w:rFonts w:cs="Times New Roman"/>
            <w:color w:val="000000" w:themeColor="text1"/>
            <w:rPrChange w:id="2396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66" w:author="N F" w:date="2023-12-05T03:09:00Z">
              <w:rPr>
                <w:rFonts w:cs="Times New Roman"/>
                <w:lang w:val="en-GB"/>
              </w:rPr>
            </w:rPrChange>
          </w:rPr>
          <w:delInstrText>high</w:delInstrText>
        </w:r>
        <w:r w:rsidR="00426E62" w:rsidRPr="006E6534" w:rsidDel="00532045">
          <w:rPr>
            <w:rFonts w:cs="Times New Roman"/>
            <w:color w:val="000000" w:themeColor="text1"/>
            <w:rPrChange w:id="2396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68" w:author="N F" w:date="2023-12-05T03:09:00Z">
              <w:rPr>
                <w:rFonts w:cs="Times New Roman"/>
                <w:lang w:val="en-GB"/>
              </w:rPr>
            </w:rPrChange>
          </w:rPr>
          <w:delInstrText>and</w:delInstrText>
        </w:r>
        <w:r w:rsidR="00426E62" w:rsidRPr="006E6534" w:rsidDel="00532045">
          <w:rPr>
            <w:rFonts w:cs="Times New Roman"/>
            <w:color w:val="000000" w:themeColor="text1"/>
            <w:rPrChange w:id="2396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70" w:author="N F" w:date="2023-12-05T03:09:00Z">
              <w:rPr>
                <w:rFonts w:cs="Times New Roman"/>
                <w:lang w:val="en-GB"/>
              </w:rPr>
            </w:rPrChange>
          </w:rPr>
          <w:delInstrText>low</w:delInstrText>
        </w:r>
        <w:r w:rsidR="00426E62" w:rsidRPr="006E6534" w:rsidDel="00532045">
          <w:rPr>
            <w:rFonts w:cs="Times New Roman"/>
            <w:color w:val="000000" w:themeColor="text1"/>
            <w:rPrChange w:id="2397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72" w:author="N F" w:date="2023-12-05T03:09:00Z">
              <w:rPr>
                <w:rFonts w:cs="Times New Roman"/>
                <w:lang w:val="en-GB"/>
              </w:rPr>
            </w:rPrChange>
          </w:rPr>
          <w:delInstrText>BSA</w:delInstrText>
        </w:r>
        <w:r w:rsidR="00426E62" w:rsidRPr="006E6534" w:rsidDel="00532045">
          <w:rPr>
            <w:rFonts w:cs="Times New Roman"/>
            <w:color w:val="000000" w:themeColor="text1"/>
            <w:rPrChange w:id="2397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74" w:author="N F" w:date="2023-12-05T03:09:00Z">
              <w:rPr>
                <w:rFonts w:cs="Times New Roman"/>
                <w:lang w:val="en-GB"/>
              </w:rPr>
            </w:rPrChange>
          </w:rPr>
          <w:delInstrText>groups</w:delInstrText>
        </w:r>
        <w:r w:rsidR="00426E62" w:rsidRPr="006E6534" w:rsidDel="00532045">
          <w:rPr>
            <w:rFonts w:cs="Times New Roman"/>
            <w:color w:val="000000" w:themeColor="text1"/>
            <w:rPrChange w:id="2397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76" w:author="N F" w:date="2023-12-05T03:09:00Z">
              <w:rPr>
                <w:rFonts w:cs="Times New Roman"/>
                <w:lang w:val="en-GB"/>
              </w:rPr>
            </w:rPrChange>
          </w:rPr>
          <w:delInstrText>with</w:delInstrText>
        </w:r>
        <w:r w:rsidR="00426E62" w:rsidRPr="006E6534" w:rsidDel="00532045">
          <w:rPr>
            <w:rFonts w:cs="Times New Roman"/>
            <w:color w:val="000000" w:themeColor="text1"/>
            <w:rPrChange w:id="2397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78" w:author="N F" w:date="2023-12-05T03:09:00Z">
              <w:rPr>
                <w:rFonts w:cs="Times New Roman"/>
                <w:lang w:val="en-GB"/>
              </w:rPr>
            </w:rPrChange>
          </w:rPr>
          <w:delInstrText>response</w:delInstrText>
        </w:r>
        <w:r w:rsidR="00426E62" w:rsidRPr="006E6534" w:rsidDel="00532045">
          <w:rPr>
            <w:rFonts w:cs="Times New Roman"/>
            <w:color w:val="000000" w:themeColor="text1"/>
            <w:rPrChange w:id="2397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80" w:author="N F" w:date="2023-12-05T03:09:00Z">
              <w:rPr>
                <w:rFonts w:cs="Times New Roman"/>
                <w:lang w:val="en-GB"/>
              </w:rPr>
            </w:rPrChange>
          </w:rPr>
          <w:delInstrText>rates</w:delInstrText>
        </w:r>
        <w:r w:rsidR="00426E62" w:rsidRPr="006E6534" w:rsidDel="00532045">
          <w:rPr>
            <w:rFonts w:cs="Times New Roman"/>
            <w:color w:val="000000" w:themeColor="text1"/>
            <w:rPrChange w:id="2398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82" w:author="N F" w:date="2023-12-05T03:09:00Z">
              <w:rPr>
                <w:rFonts w:cs="Times New Roman"/>
                <w:lang w:val="en-GB"/>
              </w:rPr>
            </w:rPrChange>
          </w:rPr>
          <w:delInstrText>of</w:delInstrText>
        </w:r>
        <w:r w:rsidR="00426E62" w:rsidRPr="006E6534" w:rsidDel="00532045">
          <w:rPr>
            <w:rFonts w:cs="Times New Roman"/>
            <w:color w:val="000000" w:themeColor="text1"/>
            <w:rPrChange w:id="23983" w:author="N F" w:date="2023-12-05T03:09:00Z">
              <w:rPr>
                <w:rFonts w:cs="Times New Roman"/>
              </w:rPr>
            </w:rPrChange>
          </w:rPr>
          <w:delInstrText xml:space="preserve"> 59.1% </w:delInstrText>
        </w:r>
        <w:r w:rsidR="00426E62" w:rsidRPr="006E6534" w:rsidDel="00532045">
          <w:rPr>
            <w:rFonts w:cs="Times New Roman"/>
            <w:color w:val="000000" w:themeColor="text1"/>
            <w:lang w:val="en-GB"/>
            <w:rPrChange w:id="23984" w:author="N F" w:date="2023-12-05T03:09:00Z">
              <w:rPr>
                <w:rFonts w:cs="Times New Roman"/>
                <w:lang w:val="en-GB"/>
              </w:rPr>
            </w:rPrChange>
          </w:rPr>
          <w:delInstrText>and</w:delInstrText>
        </w:r>
        <w:r w:rsidR="00426E62" w:rsidRPr="006E6534" w:rsidDel="00532045">
          <w:rPr>
            <w:rFonts w:cs="Times New Roman"/>
            <w:color w:val="000000" w:themeColor="text1"/>
            <w:rPrChange w:id="23985" w:author="N F" w:date="2023-12-05T03:09:00Z">
              <w:rPr>
                <w:rFonts w:cs="Times New Roman"/>
              </w:rPr>
            </w:rPrChange>
          </w:rPr>
          <w:delInstrText xml:space="preserve"> 56.0% (</w:delInstrText>
        </w:r>
        <w:r w:rsidR="00426E62" w:rsidRPr="006E6534" w:rsidDel="00532045">
          <w:rPr>
            <w:rFonts w:cs="Times New Roman"/>
            <w:color w:val="000000" w:themeColor="text1"/>
            <w:lang w:val="en-GB"/>
            <w:rPrChange w:id="23986" w:author="N F" w:date="2023-12-05T03:09:00Z">
              <w:rPr>
                <w:rFonts w:cs="Times New Roman"/>
                <w:lang w:val="en-GB"/>
              </w:rPr>
            </w:rPrChange>
          </w:rPr>
          <w:delInstrText>P</w:delInstrText>
        </w:r>
        <w:r w:rsidR="00426E62" w:rsidRPr="006E6534" w:rsidDel="00532045">
          <w:rPr>
            <w:rFonts w:cs="Times New Roman"/>
            <w:color w:val="000000" w:themeColor="text1"/>
            <w:rPrChange w:id="23987" w:author="N F" w:date="2023-12-05T03:09:00Z">
              <w:rPr>
                <w:rFonts w:cs="Times New Roman"/>
              </w:rPr>
            </w:rPrChange>
          </w:rPr>
          <w:delInstrText xml:space="preserve"> = 0.83) </w:delInstrText>
        </w:r>
        <w:r w:rsidR="00426E62" w:rsidRPr="006E6534" w:rsidDel="00532045">
          <w:rPr>
            <w:rFonts w:cs="Times New Roman"/>
            <w:color w:val="000000" w:themeColor="text1"/>
            <w:lang w:val="en-GB"/>
            <w:rPrChange w:id="23988" w:author="N F" w:date="2023-12-05T03:09:00Z">
              <w:rPr>
                <w:rFonts w:cs="Times New Roman"/>
                <w:lang w:val="en-GB"/>
              </w:rPr>
            </w:rPrChange>
          </w:rPr>
          <w:delInstrText>and</w:delInstrText>
        </w:r>
        <w:r w:rsidR="00426E62" w:rsidRPr="006E6534" w:rsidDel="00532045">
          <w:rPr>
            <w:rFonts w:cs="Times New Roman"/>
            <w:color w:val="000000" w:themeColor="text1"/>
            <w:rPrChange w:id="2398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90" w:author="N F" w:date="2023-12-05T03:09:00Z">
              <w:rPr>
                <w:rFonts w:cs="Times New Roman"/>
                <w:lang w:val="en-GB"/>
              </w:rPr>
            </w:rPrChange>
          </w:rPr>
          <w:delInstrText>progression</w:delInstrText>
        </w:r>
        <w:r w:rsidR="00426E62" w:rsidRPr="006E6534" w:rsidDel="00532045">
          <w:rPr>
            <w:rFonts w:cs="Times New Roman"/>
            <w:color w:val="000000" w:themeColor="text1"/>
            <w:rPrChange w:id="23991" w:author="N F" w:date="2023-12-05T03:09:00Z">
              <w:rPr>
                <w:rFonts w:cs="Times New Roman"/>
              </w:rPr>
            </w:rPrChange>
          </w:rPr>
          <w:delInstrText>-</w:delInstrText>
        </w:r>
        <w:r w:rsidR="00426E62" w:rsidRPr="006E6534" w:rsidDel="00532045">
          <w:rPr>
            <w:rFonts w:cs="Times New Roman"/>
            <w:color w:val="000000" w:themeColor="text1"/>
            <w:lang w:val="en-GB"/>
            <w:rPrChange w:id="23992" w:author="N F" w:date="2023-12-05T03:09:00Z">
              <w:rPr>
                <w:rFonts w:cs="Times New Roman"/>
                <w:lang w:val="en-GB"/>
              </w:rPr>
            </w:rPrChange>
          </w:rPr>
          <w:delInstrText>free</w:delInstrText>
        </w:r>
        <w:r w:rsidR="00426E62" w:rsidRPr="006E6534" w:rsidDel="00532045">
          <w:rPr>
            <w:rFonts w:cs="Times New Roman"/>
            <w:color w:val="000000" w:themeColor="text1"/>
            <w:rPrChange w:id="2399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94" w:author="N F" w:date="2023-12-05T03:09:00Z">
              <w:rPr>
                <w:rFonts w:cs="Times New Roman"/>
                <w:lang w:val="en-GB"/>
              </w:rPr>
            </w:rPrChange>
          </w:rPr>
          <w:delInstrText>survival</w:delInstrText>
        </w:r>
        <w:r w:rsidR="00426E62" w:rsidRPr="006E6534" w:rsidDel="00532045">
          <w:rPr>
            <w:rFonts w:cs="Times New Roman"/>
            <w:color w:val="000000" w:themeColor="text1"/>
            <w:rPrChange w:id="2399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96" w:author="N F" w:date="2023-12-05T03:09:00Z">
              <w:rPr>
                <w:rFonts w:cs="Times New Roman"/>
                <w:lang w:val="en-GB"/>
              </w:rPr>
            </w:rPrChange>
          </w:rPr>
          <w:delInstrText>PFS</w:delInstrText>
        </w:r>
        <w:r w:rsidR="00426E62" w:rsidRPr="006E6534" w:rsidDel="00532045">
          <w:rPr>
            <w:rFonts w:cs="Times New Roman"/>
            <w:color w:val="000000" w:themeColor="text1"/>
            <w:rPrChange w:id="2399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3998" w:author="N F" w:date="2023-12-05T03:09:00Z">
              <w:rPr>
                <w:rFonts w:cs="Times New Roman"/>
                <w:lang w:val="en-GB"/>
              </w:rPr>
            </w:rPrChange>
          </w:rPr>
          <w:delInstrText>of</w:delInstrText>
        </w:r>
        <w:r w:rsidR="00426E62" w:rsidRPr="006E6534" w:rsidDel="00532045">
          <w:rPr>
            <w:rFonts w:cs="Times New Roman"/>
            <w:color w:val="000000" w:themeColor="text1"/>
            <w:rPrChange w:id="23999" w:author="N F" w:date="2023-12-05T03:09:00Z">
              <w:rPr>
                <w:rFonts w:cs="Times New Roman"/>
              </w:rPr>
            </w:rPrChange>
          </w:rPr>
          <w:delInstrText xml:space="preserve"> 7.6 </w:delInstrText>
        </w:r>
        <w:r w:rsidR="00426E62" w:rsidRPr="006E6534" w:rsidDel="00532045">
          <w:rPr>
            <w:rFonts w:cs="Times New Roman"/>
            <w:color w:val="000000" w:themeColor="text1"/>
            <w:lang w:val="en-GB"/>
            <w:rPrChange w:id="24000" w:author="N F" w:date="2023-12-05T03:09:00Z">
              <w:rPr>
                <w:rFonts w:cs="Times New Roman"/>
                <w:lang w:val="en-GB"/>
              </w:rPr>
            </w:rPrChange>
          </w:rPr>
          <w:delInstrText>and</w:delInstrText>
        </w:r>
        <w:r w:rsidR="00426E62" w:rsidRPr="006E6534" w:rsidDel="00532045">
          <w:rPr>
            <w:rFonts w:cs="Times New Roman"/>
            <w:color w:val="000000" w:themeColor="text1"/>
            <w:rPrChange w:id="24001" w:author="N F" w:date="2023-12-05T03:09:00Z">
              <w:rPr>
                <w:rFonts w:cs="Times New Roman"/>
              </w:rPr>
            </w:rPrChange>
          </w:rPr>
          <w:delInstrText xml:space="preserve"> 9.1 </w:delInstrText>
        </w:r>
        <w:r w:rsidR="00426E62" w:rsidRPr="006E6534" w:rsidDel="00532045">
          <w:rPr>
            <w:rFonts w:cs="Times New Roman"/>
            <w:color w:val="000000" w:themeColor="text1"/>
            <w:lang w:val="en-GB"/>
            <w:rPrChange w:id="24002" w:author="N F" w:date="2023-12-05T03:09:00Z">
              <w:rPr>
                <w:rFonts w:cs="Times New Roman"/>
                <w:lang w:val="en-GB"/>
              </w:rPr>
            </w:rPrChange>
          </w:rPr>
          <w:delInstrText>months</w:delInstrText>
        </w:r>
        <w:r w:rsidR="00426E62" w:rsidRPr="006E6534" w:rsidDel="00532045">
          <w:rPr>
            <w:rFonts w:cs="Times New Roman"/>
            <w:color w:val="000000" w:themeColor="text1"/>
            <w:rPrChange w:id="2400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04" w:author="N F" w:date="2023-12-05T03:09:00Z">
              <w:rPr>
                <w:rFonts w:cs="Times New Roman"/>
                <w:lang w:val="en-GB"/>
              </w:rPr>
            </w:rPrChange>
          </w:rPr>
          <w:delInstrText>P</w:delInstrText>
        </w:r>
        <w:r w:rsidR="00426E62" w:rsidRPr="006E6534" w:rsidDel="00532045">
          <w:rPr>
            <w:rFonts w:cs="Times New Roman"/>
            <w:color w:val="000000" w:themeColor="text1"/>
            <w:rPrChange w:id="24005" w:author="N F" w:date="2023-12-05T03:09:00Z">
              <w:rPr>
                <w:rFonts w:cs="Times New Roman"/>
              </w:rPr>
            </w:rPrChange>
          </w:rPr>
          <w:delInstrText xml:space="preserve"> = 0.69), </w:delInstrText>
        </w:r>
        <w:r w:rsidR="00426E62" w:rsidRPr="006E6534" w:rsidDel="00532045">
          <w:rPr>
            <w:rFonts w:cs="Times New Roman"/>
            <w:color w:val="000000" w:themeColor="text1"/>
            <w:lang w:val="en-GB"/>
            <w:rPrChange w:id="24006" w:author="N F" w:date="2023-12-05T03:09:00Z">
              <w:rPr>
                <w:rFonts w:cs="Times New Roman"/>
                <w:lang w:val="en-GB"/>
              </w:rPr>
            </w:rPrChange>
          </w:rPr>
          <w:delInstrText>respectively</w:delInstrText>
        </w:r>
        <w:r w:rsidR="00426E62" w:rsidRPr="006E6534" w:rsidDel="00532045">
          <w:rPr>
            <w:rFonts w:cs="Times New Roman"/>
            <w:color w:val="000000" w:themeColor="text1"/>
            <w:rPrChange w:id="2400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08" w:author="N F" w:date="2023-12-05T03:09:00Z">
              <w:rPr>
                <w:rFonts w:cs="Times New Roman"/>
                <w:lang w:val="en-GB"/>
              </w:rPr>
            </w:rPrChange>
          </w:rPr>
          <w:delInstrText>Similarly</w:delInstrText>
        </w:r>
        <w:r w:rsidR="00426E62" w:rsidRPr="006E6534" w:rsidDel="00532045">
          <w:rPr>
            <w:rFonts w:cs="Times New Roman"/>
            <w:color w:val="000000" w:themeColor="text1"/>
            <w:rPrChange w:id="2400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10" w:author="N F" w:date="2023-12-05T03:09:00Z">
              <w:rPr>
                <w:rFonts w:cs="Times New Roman"/>
                <w:lang w:val="en-GB"/>
              </w:rPr>
            </w:rPrChange>
          </w:rPr>
          <w:delInstrText>there</w:delInstrText>
        </w:r>
        <w:r w:rsidR="00426E62" w:rsidRPr="006E6534" w:rsidDel="00532045">
          <w:rPr>
            <w:rFonts w:cs="Times New Roman"/>
            <w:color w:val="000000" w:themeColor="text1"/>
            <w:rPrChange w:id="2401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12" w:author="N F" w:date="2023-12-05T03:09:00Z">
              <w:rPr>
                <w:rFonts w:cs="Times New Roman"/>
                <w:lang w:val="en-GB"/>
              </w:rPr>
            </w:rPrChange>
          </w:rPr>
          <w:delInstrText>were</w:delInstrText>
        </w:r>
        <w:r w:rsidR="00426E62" w:rsidRPr="006E6534" w:rsidDel="00532045">
          <w:rPr>
            <w:rFonts w:cs="Times New Roman"/>
            <w:color w:val="000000" w:themeColor="text1"/>
            <w:rPrChange w:id="2401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14" w:author="N F" w:date="2023-12-05T03:09:00Z">
              <w:rPr>
                <w:rFonts w:cs="Times New Roman"/>
                <w:lang w:val="en-GB"/>
              </w:rPr>
            </w:rPrChange>
          </w:rPr>
          <w:delInstrText>no</w:delInstrText>
        </w:r>
        <w:r w:rsidR="00426E62" w:rsidRPr="006E6534" w:rsidDel="00532045">
          <w:rPr>
            <w:rFonts w:cs="Times New Roman"/>
            <w:color w:val="000000" w:themeColor="text1"/>
            <w:rPrChange w:id="2401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16" w:author="N F" w:date="2023-12-05T03:09:00Z">
              <w:rPr>
                <w:rFonts w:cs="Times New Roman"/>
                <w:lang w:val="en-GB"/>
              </w:rPr>
            </w:rPrChange>
          </w:rPr>
          <w:delInstrText>significant</w:delInstrText>
        </w:r>
        <w:r w:rsidR="00426E62" w:rsidRPr="006E6534" w:rsidDel="00532045">
          <w:rPr>
            <w:rFonts w:cs="Times New Roman"/>
            <w:color w:val="000000" w:themeColor="text1"/>
            <w:rPrChange w:id="2401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18" w:author="N F" w:date="2023-12-05T03:09:00Z">
              <w:rPr>
                <w:rFonts w:cs="Times New Roman"/>
                <w:lang w:val="en-GB"/>
              </w:rPr>
            </w:rPrChange>
          </w:rPr>
          <w:delInstrText>differences</w:delInstrText>
        </w:r>
        <w:r w:rsidR="00426E62" w:rsidRPr="006E6534" w:rsidDel="00532045">
          <w:rPr>
            <w:rFonts w:cs="Times New Roman"/>
            <w:color w:val="000000" w:themeColor="text1"/>
            <w:rPrChange w:id="2401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20" w:author="N F" w:date="2023-12-05T03:09:00Z">
              <w:rPr>
                <w:rFonts w:cs="Times New Roman"/>
                <w:lang w:val="en-GB"/>
              </w:rPr>
            </w:rPrChange>
          </w:rPr>
          <w:delInstrText>between</w:delInstrText>
        </w:r>
        <w:r w:rsidR="00426E62" w:rsidRPr="006E6534" w:rsidDel="00532045">
          <w:rPr>
            <w:rFonts w:cs="Times New Roman"/>
            <w:color w:val="000000" w:themeColor="text1"/>
            <w:rPrChange w:id="2402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22" w:author="N F" w:date="2023-12-05T03:09:00Z">
              <w:rPr>
                <w:rFonts w:cs="Times New Roman"/>
                <w:lang w:val="en-GB"/>
              </w:rPr>
            </w:rPrChange>
          </w:rPr>
          <w:delInstrText>the</w:delInstrText>
        </w:r>
        <w:r w:rsidR="00426E62" w:rsidRPr="006E6534" w:rsidDel="00532045">
          <w:rPr>
            <w:rFonts w:cs="Times New Roman"/>
            <w:color w:val="000000" w:themeColor="text1"/>
            <w:rPrChange w:id="2402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24" w:author="N F" w:date="2023-12-05T03:09:00Z">
              <w:rPr>
                <w:rFonts w:cs="Times New Roman"/>
                <w:lang w:val="en-GB"/>
              </w:rPr>
            </w:rPrChange>
          </w:rPr>
          <w:delInstrText>high</w:delInstrText>
        </w:r>
        <w:r w:rsidR="00426E62" w:rsidRPr="006E6534" w:rsidDel="00532045">
          <w:rPr>
            <w:rFonts w:cs="Times New Roman"/>
            <w:color w:val="000000" w:themeColor="text1"/>
            <w:rPrChange w:id="2402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26" w:author="N F" w:date="2023-12-05T03:09:00Z">
              <w:rPr>
                <w:rFonts w:cs="Times New Roman"/>
                <w:lang w:val="en-GB"/>
              </w:rPr>
            </w:rPrChange>
          </w:rPr>
          <w:delInstrText>and</w:delInstrText>
        </w:r>
        <w:r w:rsidR="00426E62" w:rsidRPr="006E6534" w:rsidDel="00532045">
          <w:rPr>
            <w:rFonts w:cs="Times New Roman"/>
            <w:color w:val="000000" w:themeColor="text1"/>
            <w:rPrChange w:id="2402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28" w:author="N F" w:date="2023-12-05T03:09:00Z">
              <w:rPr>
                <w:rFonts w:cs="Times New Roman"/>
                <w:lang w:val="en-GB"/>
              </w:rPr>
            </w:rPrChange>
          </w:rPr>
          <w:delInstrText>low</w:delInstrText>
        </w:r>
        <w:r w:rsidR="00426E62" w:rsidRPr="006E6534" w:rsidDel="00532045">
          <w:rPr>
            <w:rFonts w:cs="Times New Roman"/>
            <w:color w:val="000000" w:themeColor="text1"/>
            <w:rPrChange w:id="2402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30" w:author="N F" w:date="2023-12-05T03:09:00Z">
              <w:rPr>
                <w:rFonts w:cs="Times New Roman"/>
                <w:lang w:val="en-GB"/>
              </w:rPr>
            </w:rPrChange>
          </w:rPr>
          <w:delInstrText>BMI</w:delInstrText>
        </w:r>
        <w:r w:rsidR="00426E62" w:rsidRPr="006E6534" w:rsidDel="00532045">
          <w:rPr>
            <w:rFonts w:cs="Times New Roman"/>
            <w:color w:val="000000" w:themeColor="text1"/>
            <w:rPrChange w:id="2403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32" w:author="N F" w:date="2023-12-05T03:09:00Z">
              <w:rPr>
                <w:rFonts w:cs="Times New Roman"/>
                <w:lang w:val="en-GB"/>
              </w:rPr>
            </w:rPrChange>
          </w:rPr>
          <w:delInstrText>groups</w:delInstrText>
        </w:r>
        <w:r w:rsidR="00426E62" w:rsidRPr="006E6534" w:rsidDel="00532045">
          <w:rPr>
            <w:rFonts w:cs="Times New Roman"/>
            <w:color w:val="000000" w:themeColor="text1"/>
            <w:rPrChange w:id="2403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34" w:author="N F" w:date="2023-12-05T03:09:00Z">
              <w:rPr>
                <w:rFonts w:cs="Times New Roman"/>
                <w:lang w:val="en-GB"/>
              </w:rPr>
            </w:rPrChange>
          </w:rPr>
          <w:delInstrText>relative</w:delInstrText>
        </w:r>
        <w:r w:rsidR="00426E62" w:rsidRPr="006E6534" w:rsidDel="00532045">
          <w:rPr>
            <w:rFonts w:cs="Times New Roman"/>
            <w:color w:val="000000" w:themeColor="text1"/>
            <w:rPrChange w:id="2403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36" w:author="N F" w:date="2023-12-05T03:09:00Z">
              <w:rPr>
                <w:rFonts w:cs="Times New Roman"/>
                <w:lang w:val="en-GB"/>
              </w:rPr>
            </w:rPrChange>
          </w:rPr>
          <w:delInstrText>to</w:delInstrText>
        </w:r>
        <w:r w:rsidR="00426E62" w:rsidRPr="006E6534" w:rsidDel="00532045">
          <w:rPr>
            <w:rFonts w:cs="Times New Roman"/>
            <w:color w:val="000000" w:themeColor="text1"/>
            <w:rPrChange w:id="2403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38" w:author="N F" w:date="2023-12-05T03:09:00Z">
              <w:rPr>
                <w:rFonts w:cs="Times New Roman"/>
                <w:lang w:val="en-GB"/>
              </w:rPr>
            </w:rPrChange>
          </w:rPr>
          <w:delInstrText>response</w:delInstrText>
        </w:r>
        <w:r w:rsidR="00426E62" w:rsidRPr="006E6534" w:rsidDel="00532045">
          <w:rPr>
            <w:rFonts w:cs="Times New Roman"/>
            <w:color w:val="000000" w:themeColor="text1"/>
            <w:rPrChange w:id="2403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40" w:author="N F" w:date="2023-12-05T03:09:00Z">
              <w:rPr>
                <w:rFonts w:cs="Times New Roman"/>
                <w:lang w:val="en-GB"/>
              </w:rPr>
            </w:rPrChange>
          </w:rPr>
          <w:delInstrText>rates</w:delInstrText>
        </w:r>
        <w:r w:rsidR="00426E62" w:rsidRPr="006E6534" w:rsidDel="00532045">
          <w:rPr>
            <w:rFonts w:cs="Times New Roman"/>
            <w:color w:val="000000" w:themeColor="text1"/>
            <w:rPrChange w:id="2404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42" w:author="N F" w:date="2023-12-05T03:09:00Z">
              <w:rPr>
                <w:rFonts w:cs="Times New Roman"/>
                <w:lang w:val="en-GB"/>
              </w:rPr>
            </w:rPrChange>
          </w:rPr>
          <w:delInstrText>which</w:delInstrText>
        </w:r>
        <w:r w:rsidR="00426E62" w:rsidRPr="006E6534" w:rsidDel="00532045">
          <w:rPr>
            <w:rFonts w:cs="Times New Roman"/>
            <w:color w:val="000000" w:themeColor="text1"/>
            <w:rPrChange w:id="2404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44" w:author="N F" w:date="2023-12-05T03:09:00Z">
              <w:rPr>
                <w:rFonts w:cs="Times New Roman"/>
                <w:lang w:val="en-GB"/>
              </w:rPr>
            </w:rPrChange>
          </w:rPr>
          <w:delInstrText>were</w:delInstrText>
        </w:r>
        <w:r w:rsidR="00426E62" w:rsidRPr="006E6534" w:rsidDel="00532045">
          <w:rPr>
            <w:rFonts w:cs="Times New Roman"/>
            <w:color w:val="000000" w:themeColor="text1"/>
            <w:rPrChange w:id="24045" w:author="N F" w:date="2023-12-05T03:09:00Z">
              <w:rPr>
                <w:rFonts w:cs="Times New Roman"/>
              </w:rPr>
            </w:rPrChange>
          </w:rPr>
          <w:delInstrText xml:space="preserve"> 60.8% </w:delInstrText>
        </w:r>
        <w:r w:rsidR="00426E62" w:rsidRPr="006E6534" w:rsidDel="00532045">
          <w:rPr>
            <w:rFonts w:cs="Times New Roman"/>
            <w:color w:val="000000" w:themeColor="text1"/>
            <w:lang w:val="en-GB"/>
            <w:rPrChange w:id="24046" w:author="N F" w:date="2023-12-05T03:09:00Z">
              <w:rPr>
                <w:rFonts w:cs="Times New Roman"/>
                <w:lang w:val="en-GB"/>
              </w:rPr>
            </w:rPrChange>
          </w:rPr>
          <w:delInstrText>and</w:delInstrText>
        </w:r>
        <w:r w:rsidR="00426E62" w:rsidRPr="006E6534" w:rsidDel="00532045">
          <w:rPr>
            <w:rFonts w:cs="Times New Roman"/>
            <w:color w:val="000000" w:themeColor="text1"/>
            <w:rPrChange w:id="24047" w:author="N F" w:date="2023-12-05T03:09:00Z">
              <w:rPr>
                <w:rFonts w:cs="Times New Roman"/>
              </w:rPr>
            </w:rPrChange>
          </w:rPr>
          <w:delInstrText xml:space="preserve"> 54.1% (</w:delInstrText>
        </w:r>
        <w:r w:rsidR="00426E62" w:rsidRPr="006E6534" w:rsidDel="00532045">
          <w:rPr>
            <w:rFonts w:cs="Times New Roman"/>
            <w:color w:val="000000" w:themeColor="text1"/>
            <w:lang w:val="en-GB"/>
            <w:rPrChange w:id="24048" w:author="N F" w:date="2023-12-05T03:09:00Z">
              <w:rPr>
                <w:rFonts w:cs="Times New Roman"/>
                <w:lang w:val="en-GB"/>
              </w:rPr>
            </w:rPrChange>
          </w:rPr>
          <w:delInstrText>P</w:delInstrText>
        </w:r>
        <w:r w:rsidR="00426E62" w:rsidRPr="006E6534" w:rsidDel="00532045">
          <w:rPr>
            <w:rFonts w:cs="Times New Roman"/>
            <w:color w:val="000000" w:themeColor="text1"/>
            <w:rPrChange w:id="24049" w:author="N F" w:date="2023-12-05T03:09:00Z">
              <w:rPr>
                <w:rFonts w:cs="Times New Roman"/>
              </w:rPr>
            </w:rPrChange>
          </w:rPr>
          <w:delInstrText xml:space="preserve"> = 0.64), </w:delInstrText>
        </w:r>
        <w:r w:rsidR="00426E62" w:rsidRPr="006E6534" w:rsidDel="00532045">
          <w:rPr>
            <w:rFonts w:cs="Times New Roman"/>
            <w:color w:val="000000" w:themeColor="text1"/>
            <w:lang w:val="en-GB"/>
            <w:rPrChange w:id="24050" w:author="N F" w:date="2023-12-05T03:09:00Z">
              <w:rPr>
                <w:rFonts w:cs="Times New Roman"/>
                <w:lang w:val="en-GB"/>
              </w:rPr>
            </w:rPrChange>
          </w:rPr>
          <w:delInstrText>respectively</w:delInstrText>
        </w:r>
        <w:r w:rsidR="00426E62" w:rsidRPr="006E6534" w:rsidDel="00532045">
          <w:rPr>
            <w:rFonts w:cs="Times New Roman"/>
            <w:color w:val="000000" w:themeColor="text1"/>
            <w:rPrChange w:id="2405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52" w:author="N F" w:date="2023-12-05T03:09:00Z">
              <w:rPr>
                <w:rFonts w:cs="Times New Roman"/>
                <w:lang w:val="en-GB"/>
              </w:rPr>
            </w:rPrChange>
          </w:rPr>
          <w:delInstrText>and</w:delInstrText>
        </w:r>
        <w:r w:rsidR="00426E62" w:rsidRPr="006E6534" w:rsidDel="00532045">
          <w:rPr>
            <w:rFonts w:cs="Times New Roman"/>
            <w:color w:val="000000" w:themeColor="text1"/>
            <w:rPrChange w:id="2405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54" w:author="N F" w:date="2023-12-05T03:09:00Z">
              <w:rPr>
                <w:rFonts w:cs="Times New Roman"/>
                <w:lang w:val="en-GB"/>
              </w:rPr>
            </w:rPrChange>
          </w:rPr>
          <w:delInstrText>PFS</w:delInstrText>
        </w:r>
        <w:r w:rsidR="00426E62" w:rsidRPr="006E6534" w:rsidDel="00532045">
          <w:rPr>
            <w:rFonts w:cs="Times New Roman"/>
            <w:color w:val="000000" w:themeColor="text1"/>
            <w:rPrChange w:id="2405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56" w:author="N F" w:date="2023-12-05T03:09:00Z">
              <w:rPr>
                <w:rFonts w:cs="Times New Roman"/>
                <w:lang w:val="en-GB"/>
              </w:rPr>
            </w:rPrChange>
          </w:rPr>
          <w:delInstrText>which</w:delInstrText>
        </w:r>
        <w:r w:rsidR="00426E62" w:rsidRPr="006E6534" w:rsidDel="00532045">
          <w:rPr>
            <w:rFonts w:cs="Times New Roman"/>
            <w:color w:val="000000" w:themeColor="text1"/>
            <w:rPrChange w:id="2405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58" w:author="N F" w:date="2023-12-05T03:09:00Z">
              <w:rPr>
                <w:rFonts w:cs="Times New Roman"/>
                <w:lang w:val="en-GB"/>
              </w:rPr>
            </w:rPrChange>
          </w:rPr>
          <w:delInstrText>was</w:delInstrText>
        </w:r>
        <w:r w:rsidR="00426E62" w:rsidRPr="006E6534" w:rsidDel="00532045">
          <w:rPr>
            <w:rFonts w:cs="Times New Roman"/>
            <w:color w:val="000000" w:themeColor="text1"/>
            <w:rPrChange w:id="24059" w:author="N F" w:date="2023-12-05T03:09:00Z">
              <w:rPr>
                <w:rFonts w:cs="Times New Roman"/>
              </w:rPr>
            </w:rPrChange>
          </w:rPr>
          <w:delInstrText xml:space="preserve"> 7.6 </w:delInstrText>
        </w:r>
        <w:r w:rsidR="00426E62" w:rsidRPr="006E6534" w:rsidDel="00532045">
          <w:rPr>
            <w:rFonts w:cs="Times New Roman"/>
            <w:color w:val="000000" w:themeColor="text1"/>
            <w:lang w:val="en-GB"/>
            <w:rPrChange w:id="24060" w:author="N F" w:date="2023-12-05T03:09:00Z">
              <w:rPr>
                <w:rFonts w:cs="Times New Roman"/>
                <w:lang w:val="en-GB"/>
              </w:rPr>
            </w:rPrChange>
          </w:rPr>
          <w:delInstrText>months</w:delInstrText>
        </w:r>
        <w:r w:rsidR="00426E62" w:rsidRPr="006E6534" w:rsidDel="00532045">
          <w:rPr>
            <w:rFonts w:cs="Times New Roman"/>
            <w:color w:val="000000" w:themeColor="text1"/>
            <w:rPrChange w:id="2406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62" w:author="N F" w:date="2023-12-05T03:09:00Z">
              <w:rPr>
                <w:rFonts w:cs="Times New Roman"/>
                <w:lang w:val="en-GB"/>
              </w:rPr>
            </w:rPrChange>
          </w:rPr>
          <w:delInstrText>in</w:delInstrText>
        </w:r>
        <w:r w:rsidR="00426E62" w:rsidRPr="006E6534" w:rsidDel="00532045">
          <w:rPr>
            <w:rFonts w:cs="Times New Roman"/>
            <w:color w:val="000000" w:themeColor="text1"/>
            <w:rPrChange w:id="2406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64" w:author="N F" w:date="2023-12-05T03:09:00Z">
              <w:rPr>
                <w:rFonts w:cs="Times New Roman"/>
                <w:lang w:val="en-GB"/>
              </w:rPr>
            </w:rPrChange>
          </w:rPr>
          <w:delInstrText>both</w:delInstrText>
        </w:r>
        <w:r w:rsidR="00426E62" w:rsidRPr="006E6534" w:rsidDel="00532045">
          <w:rPr>
            <w:rFonts w:cs="Times New Roman"/>
            <w:color w:val="000000" w:themeColor="text1"/>
            <w:rPrChange w:id="2406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66" w:author="N F" w:date="2023-12-05T03:09:00Z">
              <w:rPr>
                <w:rFonts w:cs="Times New Roman"/>
                <w:lang w:val="en-GB"/>
              </w:rPr>
            </w:rPrChange>
          </w:rPr>
          <w:delInstrText>groups</w:delInstrText>
        </w:r>
        <w:r w:rsidR="00426E62" w:rsidRPr="006E6534" w:rsidDel="00532045">
          <w:rPr>
            <w:rFonts w:cs="Times New Roman"/>
            <w:color w:val="000000" w:themeColor="text1"/>
            <w:rPrChange w:id="2406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68" w:author="N F" w:date="2023-12-05T03:09:00Z">
              <w:rPr>
                <w:rFonts w:cs="Times New Roman"/>
                <w:lang w:val="en-GB"/>
              </w:rPr>
            </w:rPrChange>
          </w:rPr>
          <w:delInstrText>P</w:delInstrText>
        </w:r>
        <w:r w:rsidR="00426E62" w:rsidRPr="006E6534" w:rsidDel="00532045">
          <w:rPr>
            <w:rFonts w:cs="Times New Roman"/>
            <w:color w:val="000000" w:themeColor="text1"/>
            <w:rPrChange w:id="24069" w:author="N F" w:date="2023-12-05T03:09:00Z">
              <w:rPr>
                <w:rFonts w:cs="Times New Roman"/>
              </w:rPr>
            </w:rPrChange>
          </w:rPr>
          <w:delInstrText xml:space="preserve"> = 0.38). </w:delInstrText>
        </w:r>
        <w:r w:rsidR="00426E62" w:rsidRPr="006E6534" w:rsidDel="00532045">
          <w:rPr>
            <w:rFonts w:cs="Times New Roman"/>
            <w:color w:val="000000" w:themeColor="text1"/>
            <w:lang w:val="en-GB"/>
            <w:rPrChange w:id="24070" w:author="N F" w:date="2023-12-05T03:09:00Z">
              <w:rPr>
                <w:rFonts w:cs="Times New Roman"/>
                <w:lang w:val="en-GB"/>
              </w:rPr>
            </w:rPrChange>
          </w:rPr>
          <w:delInstrText>No</w:delInstrText>
        </w:r>
        <w:r w:rsidR="00426E62" w:rsidRPr="006E6534" w:rsidDel="00532045">
          <w:rPr>
            <w:rFonts w:cs="Times New Roman"/>
            <w:color w:val="000000" w:themeColor="text1"/>
            <w:rPrChange w:id="2407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72" w:author="N F" w:date="2023-12-05T03:09:00Z">
              <w:rPr>
                <w:rFonts w:cs="Times New Roman"/>
                <w:lang w:val="en-GB"/>
              </w:rPr>
            </w:rPrChange>
          </w:rPr>
          <w:delInstrText>significant</w:delInstrText>
        </w:r>
        <w:r w:rsidR="00426E62" w:rsidRPr="006E6534" w:rsidDel="00532045">
          <w:rPr>
            <w:rFonts w:cs="Times New Roman"/>
            <w:color w:val="000000" w:themeColor="text1"/>
            <w:rPrChange w:id="2407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74" w:author="N F" w:date="2023-12-05T03:09:00Z">
              <w:rPr>
                <w:rFonts w:cs="Times New Roman"/>
                <w:lang w:val="en-GB"/>
              </w:rPr>
            </w:rPrChange>
          </w:rPr>
          <w:delInstrText>differences</w:delInstrText>
        </w:r>
        <w:r w:rsidR="00426E62" w:rsidRPr="006E6534" w:rsidDel="00532045">
          <w:rPr>
            <w:rFonts w:cs="Times New Roman"/>
            <w:color w:val="000000" w:themeColor="text1"/>
            <w:rPrChange w:id="2407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76" w:author="N F" w:date="2023-12-05T03:09:00Z">
              <w:rPr>
                <w:rFonts w:cs="Times New Roman"/>
                <w:lang w:val="en-GB"/>
              </w:rPr>
            </w:rPrChange>
          </w:rPr>
          <w:delInstrText>were</w:delInstrText>
        </w:r>
        <w:r w:rsidR="00426E62" w:rsidRPr="006E6534" w:rsidDel="00532045">
          <w:rPr>
            <w:rFonts w:cs="Times New Roman"/>
            <w:color w:val="000000" w:themeColor="text1"/>
            <w:rPrChange w:id="2407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78" w:author="N F" w:date="2023-12-05T03:09:00Z">
              <w:rPr>
                <w:rFonts w:cs="Times New Roman"/>
                <w:lang w:val="en-GB"/>
              </w:rPr>
            </w:rPrChange>
          </w:rPr>
          <w:delInstrText>observed</w:delInstrText>
        </w:r>
        <w:r w:rsidR="00426E62" w:rsidRPr="006E6534" w:rsidDel="00532045">
          <w:rPr>
            <w:rFonts w:cs="Times New Roman"/>
            <w:color w:val="000000" w:themeColor="text1"/>
            <w:rPrChange w:id="2407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80" w:author="N F" w:date="2023-12-05T03:09:00Z">
              <w:rPr>
                <w:rFonts w:cs="Times New Roman"/>
                <w:lang w:val="en-GB"/>
              </w:rPr>
            </w:rPrChange>
          </w:rPr>
          <w:delInstrText>among</w:delInstrText>
        </w:r>
        <w:r w:rsidR="00426E62" w:rsidRPr="006E6534" w:rsidDel="00532045">
          <w:rPr>
            <w:rFonts w:cs="Times New Roman"/>
            <w:color w:val="000000" w:themeColor="text1"/>
            <w:rPrChange w:id="2408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82" w:author="N F" w:date="2023-12-05T03:09:00Z">
              <w:rPr>
                <w:rFonts w:cs="Times New Roman"/>
                <w:lang w:val="en-GB"/>
              </w:rPr>
            </w:rPrChange>
          </w:rPr>
          <w:delInstrText>toxicity</w:delInstrText>
        </w:r>
        <w:r w:rsidR="00426E62" w:rsidRPr="006E6534" w:rsidDel="00532045">
          <w:rPr>
            <w:rFonts w:cs="Times New Roman"/>
            <w:color w:val="000000" w:themeColor="text1"/>
            <w:rPrChange w:id="2408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84" w:author="N F" w:date="2023-12-05T03:09:00Z">
              <w:rPr>
                <w:rFonts w:cs="Times New Roman"/>
                <w:lang w:val="en-GB"/>
              </w:rPr>
            </w:rPrChange>
          </w:rPr>
          <w:delInstrText>profiles</w:delInstrText>
        </w:r>
        <w:r w:rsidR="00426E62" w:rsidRPr="006E6534" w:rsidDel="00532045">
          <w:rPr>
            <w:rFonts w:cs="Times New Roman"/>
            <w:color w:val="000000" w:themeColor="text1"/>
            <w:rPrChange w:id="2408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86" w:author="N F" w:date="2023-12-05T03:09:00Z">
              <w:rPr>
                <w:rFonts w:cs="Times New Roman"/>
                <w:lang w:val="en-GB"/>
              </w:rPr>
            </w:rPrChange>
          </w:rPr>
          <w:delInstrText>in</w:delInstrText>
        </w:r>
        <w:r w:rsidR="00426E62" w:rsidRPr="006E6534" w:rsidDel="00532045">
          <w:rPr>
            <w:rFonts w:cs="Times New Roman"/>
            <w:color w:val="000000" w:themeColor="text1"/>
            <w:rPrChange w:id="2408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88" w:author="N F" w:date="2023-12-05T03:09:00Z">
              <w:rPr>
                <w:rFonts w:cs="Times New Roman"/>
                <w:lang w:val="en-GB"/>
              </w:rPr>
            </w:rPrChange>
          </w:rPr>
          <w:delInstrText>relation</w:delInstrText>
        </w:r>
        <w:r w:rsidR="00426E62" w:rsidRPr="006E6534" w:rsidDel="00532045">
          <w:rPr>
            <w:rFonts w:cs="Times New Roman"/>
            <w:color w:val="000000" w:themeColor="text1"/>
            <w:rPrChange w:id="2408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90" w:author="N F" w:date="2023-12-05T03:09:00Z">
              <w:rPr>
                <w:rFonts w:cs="Times New Roman"/>
                <w:lang w:val="en-GB"/>
              </w:rPr>
            </w:rPrChange>
          </w:rPr>
          <w:delInstrText>to</w:delInstrText>
        </w:r>
        <w:r w:rsidR="00426E62" w:rsidRPr="006E6534" w:rsidDel="00532045">
          <w:rPr>
            <w:rFonts w:cs="Times New Roman"/>
            <w:color w:val="000000" w:themeColor="text1"/>
            <w:rPrChange w:id="2409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92" w:author="N F" w:date="2023-12-05T03:09:00Z">
              <w:rPr>
                <w:rFonts w:cs="Times New Roman"/>
                <w:lang w:val="en-GB"/>
              </w:rPr>
            </w:rPrChange>
          </w:rPr>
          <w:delInstrText>BSA</w:delInstrText>
        </w:r>
        <w:r w:rsidR="00426E62" w:rsidRPr="006E6534" w:rsidDel="00532045">
          <w:rPr>
            <w:rFonts w:cs="Times New Roman"/>
            <w:color w:val="000000" w:themeColor="text1"/>
            <w:rPrChange w:id="2409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94" w:author="N F" w:date="2023-12-05T03:09:00Z">
              <w:rPr>
                <w:rFonts w:cs="Times New Roman"/>
                <w:lang w:val="en-GB"/>
              </w:rPr>
            </w:rPrChange>
          </w:rPr>
          <w:delInstrText>or</w:delInstrText>
        </w:r>
        <w:r w:rsidR="00426E62" w:rsidRPr="006E6534" w:rsidDel="00532045">
          <w:rPr>
            <w:rFonts w:cs="Times New Roman"/>
            <w:color w:val="000000" w:themeColor="text1"/>
            <w:rPrChange w:id="2409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96" w:author="N F" w:date="2023-12-05T03:09:00Z">
              <w:rPr>
                <w:rFonts w:cs="Times New Roman"/>
                <w:lang w:val="en-GB"/>
              </w:rPr>
            </w:rPrChange>
          </w:rPr>
          <w:delInstrText>BMI</w:delInstrText>
        </w:r>
        <w:r w:rsidR="00426E62" w:rsidRPr="006E6534" w:rsidDel="00532045">
          <w:rPr>
            <w:rFonts w:cs="Times New Roman"/>
            <w:color w:val="000000" w:themeColor="text1"/>
            <w:rPrChange w:id="2409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098" w:author="N F" w:date="2023-12-05T03:09:00Z">
              <w:rPr>
                <w:rFonts w:cs="Times New Roman"/>
                <w:lang w:val="en-GB"/>
              </w:rPr>
            </w:rPrChange>
          </w:rPr>
          <w:delInstrText>Multivariate</w:delInstrText>
        </w:r>
        <w:r w:rsidR="00426E62" w:rsidRPr="006E6534" w:rsidDel="00532045">
          <w:rPr>
            <w:rFonts w:cs="Times New Roman"/>
            <w:color w:val="000000" w:themeColor="text1"/>
            <w:rPrChange w:id="2409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00" w:author="N F" w:date="2023-12-05T03:09:00Z">
              <w:rPr>
                <w:rFonts w:cs="Times New Roman"/>
                <w:lang w:val="en-GB"/>
              </w:rPr>
            </w:rPrChange>
          </w:rPr>
          <w:delInstrText>analysis</w:delInstrText>
        </w:r>
        <w:r w:rsidR="00426E62" w:rsidRPr="006E6534" w:rsidDel="00532045">
          <w:rPr>
            <w:rFonts w:cs="Times New Roman"/>
            <w:color w:val="000000" w:themeColor="text1"/>
            <w:rPrChange w:id="2410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02" w:author="N F" w:date="2023-12-05T03:09:00Z">
              <w:rPr>
                <w:rFonts w:cs="Times New Roman"/>
                <w:lang w:val="en-GB"/>
              </w:rPr>
            </w:rPrChange>
          </w:rPr>
          <w:delInstrText>identified</w:delInstrText>
        </w:r>
        <w:r w:rsidR="00426E62" w:rsidRPr="006E6534" w:rsidDel="00532045">
          <w:rPr>
            <w:rFonts w:cs="Times New Roman"/>
            <w:color w:val="000000" w:themeColor="text1"/>
            <w:rPrChange w:id="2410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04" w:author="N F" w:date="2023-12-05T03:09:00Z">
              <w:rPr>
                <w:rFonts w:cs="Times New Roman"/>
                <w:lang w:val="en-GB"/>
              </w:rPr>
            </w:rPrChange>
          </w:rPr>
          <w:delInstrText>better</w:delInstrText>
        </w:r>
        <w:r w:rsidR="00426E62" w:rsidRPr="006E6534" w:rsidDel="00532045">
          <w:rPr>
            <w:rFonts w:cs="Times New Roman"/>
            <w:color w:val="000000" w:themeColor="text1"/>
            <w:rPrChange w:id="2410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06" w:author="N F" w:date="2023-12-05T03:09:00Z">
              <w:rPr>
                <w:rFonts w:cs="Times New Roman"/>
                <w:lang w:val="en-GB"/>
              </w:rPr>
            </w:rPrChange>
          </w:rPr>
          <w:delInstrText>performance</w:delInstrText>
        </w:r>
        <w:r w:rsidR="00426E62" w:rsidRPr="006E6534" w:rsidDel="00532045">
          <w:rPr>
            <w:rFonts w:cs="Times New Roman"/>
            <w:color w:val="000000" w:themeColor="text1"/>
            <w:rPrChange w:id="2410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08" w:author="N F" w:date="2023-12-05T03:09:00Z">
              <w:rPr>
                <w:rFonts w:cs="Times New Roman"/>
                <w:lang w:val="en-GB"/>
              </w:rPr>
            </w:rPrChange>
          </w:rPr>
          <w:delInstrText>status</w:delInstrText>
        </w:r>
        <w:r w:rsidR="00426E62" w:rsidRPr="006E6534" w:rsidDel="00532045">
          <w:rPr>
            <w:rFonts w:cs="Times New Roman"/>
            <w:color w:val="000000" w:themeColor="text1"/>
            <w:rPrChange w:id="2410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10" w:author="N F" w:date="2023-12-05T03:09:00Z">
              <w:rPr>
                <w:rFonts w:cs="Times New Roman"/>
                <w:lang w:val="en-GB"/>
              </w:rPr>
            </w:rPrChange>
          </w:rPr>
          <w:delInstrText>young</w:delInstrText>
        </w:r>
        <w:r w:rsidR="00426E62" w:rsidRPr="006E6534" w:rsidDel="00532045">
          <w:rPr>
            <w:rFonts w:cs="Times New Roman"/>
            <w:color w:val="000000" w:themeColor="text1"/>
            <w:rPrChange w:id="2411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12" w:author="N F" w:date="2023-12-05T03:09:00Z">
              <w:rPr>
                <w:rFonts w:cs="Times New Roman"/>
                <w:lang w:val="en-GB"/>
              </w:rPr>
            </w:rPrChange>
          </w:rPr>
          <w:delInstrText>age</w:delInstrText>
        </w:r>
        <w:r w:rsidR="00426E62" w:rsidRPr="006E6534" w:rsidDel="00532045">
          <w:rPr>
            <w:rFonts w:cs="Times New Roman"/>
            <w:color w:val="000000" w:themeColor="text1"/>
            <w:rPrChange w:id="2411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14" w:author="N F" w:date="2023-12-05T03:09:00Z">
              <w:rPr>
                <w:rFonts w:cs="Times New Roman"/>
                <w:lang w:val="en-GB"/>
              </w:rPr>
            </w:rPrChange>
          </w:rPr>
          <w:delInstrText>and</w:delInstrText>
        </w:r>
        <w:r w:rsidR="00426E62" w:rsidRPr="006E6534" w:rsidDel="00532045">
          <w:rPr>
            <w:rFonts w:cs="Times New Roman"/>
            <w:color w:val="000000" w:themeColor="text1"/>
            <w:rPrChange w:id="2411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16" w:author="N F" w:date="2023-12-05T03:09:00Z">
              <w:rPr>
                <w:rFonts w:cs="Times New Roman"/>
                <w:lang w:val="en-GB"/>
              </w:rPr>
            </w:rPrChange>
          </w:rPr>
          <w:delInstrText>EGFR</w:delInstrText>
        </w:r>
        <w:r w:rsidR="00426E62" w:rsidRPr="006E6534" w:rsidDel="00532045">
          <w:rPr>
            <w:rFonts w:cs="Times New Roman"/>
            <w:color w:val="000000" w:themeColor="text1"/>
            <w:rPrChange w:id="2411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18" w:author="N F" w:date="2023-12-05T03:09:00Z">
              <w:rPr>
                <w:rFonts w:cs="Times New Roman"/>
                <w:lang w:val="en-GB"/>
              </w:rPr>
            </w:rPrChange>
          </w:rPr>
          <w:delInstrText>exon</w:delInstrText>
        </w:r>
        <w:r w:rsidR="00426E62" w:rsidRPr="006E6534" w:rsidDel="00532045">
          <w:rPr>
            <w:rFonts w:cs="Times New Roman"/>
            <w:color w:val="000000" w:themeColor="text1"/>
            <w:rPrChange w:id="24119" w:author="N F" w:date="2023-12-05T03:09:00Z">
              <w:rPr>
                <w:rFonts w:cs="Times New Roman"/>
              </w:rPr>
            </w:rPrChange>
          </w:rPr>
          <w:delInstrText xml:space="preserve"> 19 </w:delInstrText>
        </w:r>
        <w:r w:rsidR="00426E62" w:rsidRPr="006E6534" w:rsidDel="00532045">
          <w:rPr>
            <w:rFonts w:cs="Times New Roman"/>
            <w:color w:val="000000" w:themeColor="text1"/>
            <w:lang w:val="en-GB"/>
            <w:rPrChange w:id="24120" w:author="N F" w:date="2023-12-05T03:09:00Z">
              <w:rPr>
                <w:rFonts w:cs="Times New Roman"/>
                <w:lang w:val="en-GB"/>
              </w:rPr>
            </w:rPrChange>
          </w:rPr>
          <w:delInstrText>deletion</w:delInstrText>
        </w:r>
        <w:r w:rsidR="00426E62" w:rsidRPr="006E6534" w:rsidDel="00532045">
          <w:rPr>
            <w:rFonts w:cs="Times New Roman"/>
            <w:color w:val="000000" w:themeColor="text1"/>
            <w:rPrChange w:id="2412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22" w:author="N F" w:date="2023-12-05T03:09:00Z">
              <w:rPr>
                <w:rFonts w:cs="Times New Roman"/>
                <w:lang w:val="en-GB"/>
              </w:rPr>
            </w:rPrChange>
          </w:rPr>
          <w:delInstrText>as</w:delInstrText>
        </w:r>
        <w:r w:rsidR="00426E62" w:rsidRPr="006E6534" w:rsidDel="00532045">
          <w:rPr>
            <w:rFonts w:cs="Times New Roman"/>
            <w:color w:val="000000" w:themeColor="text1"/>
            <w:rPrChange w:id="2412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24" w:author="N F" w:date="2023-12-05T03:09:00Z">
              <w:rPr>
                <w:rFonts w:cs="Times New Roman"/>
                <w:lang w:val="en-GB"/>
              </w:rPr>
            </w:rPrChange>
          </w:rPr>
          <w:delInstrText>independent</w:delInstrText>
        </w:r>
        <w:r w:rsidR="00426E62" w:rsidRPr="006E6534" w:rsidDel="00532045">
          <w:rPr>
            <w:rFonts w:cs="Times New Roman"/>
            <w:color w:val="000000" w:themeColor="text1"/>
            <w:rPrChange w:id="2412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26" w:author="N F" w:date="2023-12-05T03:09:00Z">
              <w:rPr>
                <w:rFonts w:cs="Times New Roman"/>
                <w:lang w:val="en-GB"/>
              </w:rPr>
            </w:rPrChange>
          </w:rPr>
          <w:delInstrText>favorable</w:delInstrText>
        </w:r>
        <w:r w:rsidR="00426E62" w:rsidRPr="006E6534" w:rsidDel="00532045">
          <w:rPr>
            <w:rFonts w:cs="Times New Roman"/>
            <w:color w:val="000000" w:themeColor="text1"/>
            <w:rPrChange w:id="2412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28" w:author="N F" w:date="2023-12-05T03:09:00Z">
              <w:rPr>
                <w:rFonts w:cs="Times New Roman"/>
                <w:lang w:val="en-GB"/>
              </w:rPr>
            </w:rPrChange>
          </w:rPr>
          <w:delInstrText>predictors</w:delInstrText>
        </w:r>
        <w:r w:rsidR="00426E62" w:rsidRPr="006E6534" w:rsidDel="00532045">
          <w:rPr>
            <w:rFonts w:cs="Times New Roman"/>
            <w:color w:val="000000" w:themeColor="text1"/>
            <w:rPrChange w:id="2412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30" w:author="N F" w:date="2023-12-05T03:09:00Z">
              <w:rPr>
                <w:rFonts w:cs="Times New Roman"/>
                <w:lang w:val="en-GB"/>
              </w:rPr>
            </w:rPrChange>
          </w:rPr>
          <w:delInstrText>of</w:delInstrText>
        </w:r>
        <w:r w:rsidR="00426E62" w:rsidRPr="006E6534" w:rsidDel="00532045">
          <w:rPr>
            <w:rFonts w:cs="Times New Roman"/>
            <w:color w:val="000000" w:themeColor="text1"/>
            <w:rPrChange w:id="2413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32" w:author="N F" w:date="2023-12-05T03:09:00Z">
              <w:rPr>
                <w:rFonts w:cs="Times New Roman"/>
                <w:lang w:val="en-GB"/>
              </w:rPr>
            </w:rPrChange>
          </w:rPr>
          <w:delInstrText>PFS</w:delInstrText>
        </w:r>
        <w:r w:rsidR="00426E62" w:rsidRPr="006E6534" w:rsidDel="00532045">
          <w:rPr>
            <w:rFonts w:cs="Times New Roman"/>
            <w:color w:val="000000" w:themeColor="text1"/>
            <w:rPrChange w:id="2413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34" w:author="N F" w:date="2023-12-05T03:09:00Z">
              <w:rPr>
                <w:rFonts w:cs="Times New Roman"/>
                <w:lang w:val="en-GB"/>
              </w:rPr>
            </w:rPrChange>
          </w:rPr>
          <w:delInstrText>Conclusion</w:delInstrText>
        </w:r>
        <w:r w:rsidR="00426E62" w:rsidRPr="006E6534" w:rsidDel="00532045">
          <w:rPr>
            <w:rFonts w:cs="Times New Roman"/>
            <w:color w:val="000000" w:themeColor="text1"/>
            <w:rPrChange w:id="2413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36" w:author="N F" w:date="2023-12-05T03:09:00Z">
              <w:rPr>
                <w:rFonts w:cs="Times New Roman"/>
                <w:lang w:val="en-GB"/>
              </w:rPr>
            </w:rPrChange>
          </w:rPr>
          <w:delInstrText>The</w:delInstrText>
        </w:r>
        <w:r w:rsidR="00426E62" w:rsidRPr="006E6534" w:rsidDel="00532045">
          <w:rPr>
            <w:rFonts w:cs="Times New Roman"/>
            <w:color w:val="000000" w:themeColor="text1"/>
            <w:rPrChange w:id="2413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38" w:author="N F" w:date="2023-12-05T03:09:00Z">
              <w:rPr>
                <w:rFonts w:cs="Times New Roman"/>
                <w:lang w:val="en-GB"/>
              </w:rPr>
            </w:rPrChange>
          </w:rPr>
          <w:delInstrText>efficacy</w:delInstrText>
        </w:r>
        <w:r w:rsidR="00426E62" w:rsidRPr="006E6534" w:rsidDel="00532045">
          <w:rPr>
            <w:rFonts w:cs="Times New Roman"/>
            <w:color w:val="000000" w:themeColor="text1"/>
            <w:rPrChange w:id="2413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40" w:author="N F" w:date="2023-12-05T03:09:00Z">
              <w:rPr>
                <w:rFonts w:cs="Times New Roman"/>
                <w:lang w:val="en-GB"/>
              </w:rPr>
            </w:rPrChange>
          </w:rPr>
          <w:delInstrText>of</w:delInstrText>
        </w:r>
        <w:r w:rsidR="00426E62" w:rsidRPr="006E6534" w:rsidDel="00532045">
          <w:rPr>
            <w:rFonts w:cs="Times New Roman"/>
            <w:color w:val="000000" w:themeColor="text1"/>
            <w:rPrChange w:id="2414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42" w:author="N F" w:date="2023-12-05T03:09:00Z">
              <w:rPr>
                <w:rFonts w:cs="Times New Roman"/>
                <w:lang w:val="en-GB"/>
              </w:rPr>
            </w:rPrChange>
          </w:rPr>
          <w:delInstrText>osimertinib</w:delInstrText>
        </w:r>
        <w:r w:rsidR="00426E62" w:rsidRPr="006E6534" w:rsidDel="00532045">
          <w:rPr>
            <w:rFonts w:cs="Times New Roman"/>
            <w:color w:val="000000" w:themeColor="text1"/>
            <w:rPrChange w:id="2414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44" w:author="N F" w:date="2023-12-05T03:09:00Z">
              <w:rPr>
                <w:rFonts w:cs="Times New Roman"/>
                <w:lang w:val="en-GB"/>
              </w:rPr>
            </w:rPrChange>
          </w:rPr>
          <w:delInstrText>does</w:delInstrText>
        </w:r>
        <w:r w:rsidR="00426E62" w:rsidRPr="006E6534" w:rsidDel="00532045">
          <w:rPr>
            <w:rFonts w:cs="Times New Roman"/>
            <w:color w:val="000000" w:themeColor="text1"/>
            <w:rPrChange w:id="2414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46" w:author="N F" w:date="2023-12-05T03:09:00Z">
              <w:rPr>
                <w:rFonts w:cs="Times New Roman"/>
                <w:lang w:val="en-GB"/>
              </w:rPr>
            </w:rPrChange>
          </w:rPr>
          <w:delInstrText>not</w:delInstrText>
        </w:r>
        <w:r w:rsidR="00426E62" w:rsidRPr="006E6534" w:rsidDel="00532045">
          <w:rPr>
            <w:rFonts w:cs="Times New Roman"/>
            <w:color w:val="000000" w:themeColor="text1"/>
            <w:rPrChange w:id="2414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48" w:author="N F" w:date="2023-12-05T03:09:00Z">
              <w:rPr>
                <w:rFonts w:cs="Times New Roman"/>
                <w:lang w:val="en-GB"/>
              </w:rPr>
            </w:rPrChange>
          </w:rPr>
          <w:delInstrText>significantly</w:delInstrText>
        </w:r>
        <w:r w:rsidR="00426E62" w:rsidRPr="006E6534" w:rsidDel="00532045">
          <w:rPr>
            <w:rFonts w:cs="Times New Roman"/>
            <w:color w:val="000000" w:themeColor="text1"/>
            <w:rPrChange w:id="2414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50" w:author="N F" w:date="2023-12-05T03:09:00Z">
              <w:rPr>
                <w:rFonts w:cs="Times New Roman"/>
                <w:lang w:val="en-GB"/>
              </w:rPr>
            </w:rPrChange>
          </w:rPr>
          <w:delInstrText>vary</w:delInstrText>
        </w:r>
        <w:r w:rsidR="00426E62" w:rsidRPr="006E6534" w:rsidDel="00532045">
          <w:rPr>
            <w:rFonts w:cs="Times New Roman"/>
            <w:color w:val="000000" w:themeColor="text1"/>
            <w:rPrChange w:id="2415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52" w:author="N F" w:date="2023-12-05T03:09:00Z">
              <w:rPr>
                <w:rFonts w:cs="Times New Roman"/>
                <w:lang w:val="en-GB"/>
              </w:rPr>
            </w:rPrChange>
          </w:rPr>
          <w:delInstrText>relative</w:delInstrText>
        </w:r>
        <w:r w:rsidR="00426E62" w:rsidRPr="006E6534" w:rsidDel="00532045">
          <w:rPr>
            <w:rFonts w:cs="Times New Roman"/>
            <w:color w:val="000000" w:themeColor="text1"/>
            <w:rPrChange w:id="2415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54" w:author="N F" w:date="2023-12-05T03:09:00Z">
              <w:rPr>
                <w:rFonts w:cs="Times New Roman"/>
                <w:lang w:val="en-GB"/>
              </w:rPr>
            </w:rPrChange>
          </w:rPr>
          <w:delInstrText>to</w:delInstrText>
        </w:r>
        <w:r w:rsidR="00426E62" w:rsidRPr="006E6534" w:rsidDel="00532045">
          <w:rPr>
            <w:rFonts w:cs="Times New Roman"/>
            <w:color w:val="000000" w:themeColor="text1"/>
            <w:rPrChange w:id="2415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56" w:author="N F" w:date="2023-12-05T03:09:00Z">
              <w:rPr>
                <w:rFonts w:cs="Times New Roman"/>
                <w:lang w:val="en-GB"/>
              </w:rPr>
            </w:rPrChange>
          </w:rPr>
          <w:delInstrText>body</w:delInstrText>
        </w:r>
        <w:r w:rsidR="00426E62" w:rsidRPr="006E6534" w:rsidDel="00532045">
          <w:rPr>
            <w:rFonts w:cs="Times New Roman"/>
            <w:color w:val="000000" w:themeColor="text1"/>
            <w:rPrChange w:id="2415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58" w:author="N F" w:date="2023-12-05T03:09:00Z">
              <w:rPr>
                <w:rFonts w:cs="Times New Roman"/>
                <w:lang w:val="en-GB"/>
              </w:rPr>
            </w:rPrChange>
          </w:rPr>
          <w:delInstrText>size</w:delInstrText>
        </w:r>
        <w:r w:rsidR="00426E62" w:rsidRPr="006E6534" w:rsidDel="00532045">
          <w:rPr>
            <w:rFonts w:cs="Times New Roman"/>
            <w:color w:val="000000" w:themeColor="text1"/>
            <w:rPrChange w:id="2415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60" w:author="N F" w:date="2023-12-05T03:09:00Z">
              <w:rPr>
                <w:rFonts w:cs="Times New Roman"/>
                <w:lang w:val="en-GB"/>
              </w:rPr>
            </w:rPrChange>
          </w:rPr>
          <w:delInstrText>variables</w:delInstrText>
        </w:r>
        <w:r w:rsidR="00426E62" w:rsidRPr="006E6534" w:rsidDel="00532045">
          <w:rPr>
            <w:rFonts w:cs="Times New Roman"/>
            <w:color w:val="000000" w:themeColor="text1"/>
            <w:rPrChange w:id="2416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62" w:author="N F" w:date="2023-12-05T03:09:00Z">
              <w:rPr>
                <w:rFonts w:cs="Times New Roman"/>
                <w:lang w:val="en-GB"/>
              </w:rPr>
            </w:rPrChange>
          </w:rPr>
          <w:delInstrText>of</w:delInstrText>
        </w:r>
        <w:r w:rsidR="00426E62" w:rsidRPr="006E6534" w:rsidDel="00532045">
          <w:rPr>
            <w:rFonts w:cs="Times New Roman"/>
            <w:color w:val="000000" w:themeColor="text1"/>
            <w:rPrChange w:id="2416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64" w:author="N F" w:date="2023-12-05T03:09:00Z">
              <w:rPr>
                <w:rFonts w:cs="Times New Roman"/>
                <w:lang w:val="en-GB"/>
              </w:rPr>
            </w:rPrChange>
          </w:rPr>
          <w:delInstrText>patients</w:delInstrText>
        </w:r>
        <w:r w:rsidR="00426E62" w:rsidRPr="006E6534" w:rsidDel="00532045">
          <w:rPr>
            <w:rFonts w:cs="Times New Roman"/>
            <w:color w:val="000000" w:themeColor="text1"/>
            <w:rPrChange w:id="2416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66" w:author="N F" w:date="2023-12-05T03:09:00Z">
              <w:rPr>
                <w:rFonts w:cs="Times New Roman"/>
                <w:lang w:val="en-GB"/>
              </w:rPr>
            </w:rPrChange>
          </w:rPr>
          <w:delInstrText>with</w:delInstrText>
        </w:r>
        <w:r w:rsidR="00426E62" w:rsidRPr="006E6534" w:rsidDel="00532045">
          <w:rPr>
            <w:rFonts w:cs="Times New Roman"/>
            <w:color w:val="000000" w:themeColor="text1"/>
            <w:rPrChange w:id="2416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68" w:author="N F" w:date="2023-12-05T03:09:00Z">
              <w:rPr>
                <w:rFonts w:cs="Times New Roman"/>
                <w:lang w:val="en-GB"/>
              </w:rPr>
            </w:rPrChange>
          </w:rPr>
          <w:delInstrText>T</w:delInstrText>
        </w:r>
        <w:r w:rsidR="00426E62" w:rsidRPr="006E6534" w:rsidDel="00532045">
          <w:rPr>
            <w:rFonts w:cs="Times New Roman"/>
            <w:color w:val="000000" w:themeColor="text1"/>
            <w:rPrChange w:id="24169" w:author="N F" w:date="2023-12-05T03:09:00Z">
              <w:rPr>
                <w:rFonts w:cs="Times New Roman"/>
              </w:rPr>
            </w:rPrChange>
          </w:rPr>
          <w:delInstrText>790</w:delInstrText>
        </w:r>
        <w:r w:rsidR="00426E62" w:rsidRPr="006E6534" w:rsidDel="00532045">
          <w:rPr>
            <w:rFonts w:cs="Times New Roman"/>
            <w:color w:val="000000" w:themeColor="text1"/>
            <w:lang w:val="en-GB"/>
            <w:rPrChange w:id="24170" w:author="N F" w:date="2023-12-05T03:09:00Z">
              <w:rPr>
                <w:rFonts w:cs="Times New Roman"/>
                <w:lang w:val="en-GB"/>
              </w:rPr>
            </w:rPrChange>
          </w:rPr>
          <w:delInstrText>M</w:delInstrText>
        </w:r>
        <w:r w:rsidR="00426E62" w:rsidRPr="006E6534" w:rsidDel="00532045">
          <w:rPr>
            <w:rFonts w:cs="Times New Roman"/>
            <w:color w:val="000000" w:themeColor="text1"/>
            <w:rPrChange w:id="24171" w:author="N F" w:date="2023-12-05T03:09:00Z">
              <w:rPr>
                <w:rFonts w:cs="Times New Roman"/>
              </w:rPr>
            </w:rPrChange>
          </w:rPr>
          <w:delInstrText>-</w:delInstrText>
        </w:r>
        <w:r w:rsidR="00426E62" w:rsidRPr="006E6534" w:rsidDel="00532045">
          <w:rPr>
            <w:rFonts w:cs="Times New Roman"/>
            <w:color w:val="000000" w:themeColor="text1"/>
            <w:lang w:val="en-GB"/>
            <w:rPrChange w:id="24172" w:author="N F" w:date="2023-12-05T03:09:00Z">
              <w:rPr>
                <w:rFonts w:cs="Times New Roman"/>
                <w:lang w:val="en-GB"/>
              </w:rPr>
            </w:rPrChange>
          </w:rPr>
          <w:delInstrText>positive</w:delInstrText>
        </w:r>
        <w:r w:rsidR="00426E62" w:rsidRPr="006E6534" w:rsidDel="00532045">
          <w:rPr>
            <w:rFonts w:cs="Times New Roman"/>
            <w:color w:val="000000" w:themeColor="text1"/>
            <w:rPrChange w:id="2417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74" w:author="N F" w:date="2023-12-05T03:09:00Z">
              <w:rPr>
                <w:rFonts w:cs="Times New Roman"/>
                <w:lang w:val="en-GB"/>
              </w:rPr>
            </w:rPrChange>
          </w:rPr>
          <w:delInstrText>NSCLC</w:delInstrText>
        </w:r>
        <w:r w:rsidR="00426E62" w:rsidRPr="006E6534" w:rsidDel="00532045">
          <w:rPr>
            <w:rFonts w:cs="Times New Roman"/>
            <w:color w:val="000000" w:themeColor="text1"/>
            <w:rPrChange w:id="2417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76" w:author="N F" w:date="2023-12-05T03:09:00Z">
              <w:rPr>
                <w:rFonts w:cs="Times New Roman"/>
                <w:lang w:val="en-GB"/>
              </w:rPr>
            </w:rPrChange>
          </w:rPr>
          <w:delInstrText>who</w:delInstrText>
        </w:r>
        <w:r w:rsidR="00426E62" w:rsidRPr="006E6534" w:rsidDel="00532045">
          <w:rPr>
            <w:rFonts w:cs="Times New Roman"/>
            <w:color w:val="000000" w:themeColor="text1"/>
            <w:rPrChange w:id="2417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78" w:author="N F" w:date="2023-12-05T03:09:00Z">
              <w:rPr>
                <w:rFonts w:cs="Times New Roman"/>
                <w:lang w:val="en-GB"/>
              </w:rPr>
            </w:rPrChange>
          </w:rPr>
          <w:delInstrText>progress</w:delInstrText>
        </w:r>
        <w:r w:rsidR="00426E62" w:rsidRPr="006E6534" w:rsidDel="00532045">
          <w:rPr>
            <w:rFonts w:cs="Times New Roman"/>
            <w:color w:val="000000" w:themeColor="text1"/>
            <w:rPrChange w:id="2417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80" w:author="N F" w:date="2023-12-05T03:09:00Z">
              <w:rPr>
                <w:rFonts w:cs="Times New Roman"/>
                <w:lang w:val="en-GB"/>
              </w:rPr>
            </w:rPrChange>
          </w:rPr>
          <w:delInstrText>on</w:delInstrText>
        </w:r>
        <w:r w:rsidR="00426E62" w:rsidRPr="006E6534" w:rsidDel="00532045">
          <w:rPr>
            <w:rFonts w:cs="Times New Roman"/>
            <w:color w:val="000000" w:themeColor="text1"/>
            <w:rPrChange w:id="2418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82" w:author="N F" w:date="2023-12-05T03:09:00Z">
              <w:rPr>
                <w:rFonts w:cs="Times New Roman"/>
                <w:lang w:val="en-GB"/>
              </w:rPr>
            </w:rPrChange>
          </w:rPr>
          <w:delInstrText>prior</w:delInstrText>
        </w:r>
        <w:r w:rsidR="00426E62" w:rsidRPr="006E6534" w:rsidDel="00532045">
          <w:rPr>
            <w:rFonts w:cs="Times New Roman"/>
            <w:color w:val="000000" w:themeColor="text1"/>
            <w:rPrChange w:id="2418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84" w:author="N F" w:date="2023-12-05T03:09:00Z">
              <w:rPr>
                <w:rFonts w:cs="Times New Roman"/>
                <w:lang w:val="en-GB"/>
              </w:rPr>
            </w:rPrChange>
          </w:rPr>
          <w:delInstrText>EGFR</w:delInstrText>
        </w:r>
        <w:r w:rsidR="00426E62" w:rsidRPr="006E6534" w:rsidDel="00532045">
          <w:rPr>
            <w:rFonts w:cs="Times New Roman"/>
            <w:color w:val="000000" w:themeColor="text1"/>
            <w:rPrChange w:id="24185" w:author="N F" w:date="2023-12-05T03:09:00Z">
              <w:rPr>
                <w:rFonts w:cs="Times New Roman"/>
              </w:rPr>
            </w:rPrChange>
          </w:rPr>
          <w:delInstrText>-</w:delInstrText>
        </w:r>
        <w:r w:rsidR="00426E62" w:rsidRPr="006E6534" w:rsidDel="00532045">
          <w:rPr>
            <w:rFonts w:cs="Times New Roman"/>
            <w:color w:val="000000" w:themeColor="text1"/>
            <w:lang w:val="en-GB"/>
            <w:rPrChange w:id="24186" w:author="N F" w:date="2023-12-05T03:09:00Z">
              <w:rPr>
                <w:rFonts w:cs="Times New Roman"/>
                <w:lang w:val="en-GB"/>
              </w:rPr>
            </w:rPrChange>
          </w:rPr>
          <w:delInstrText>TKIs</w:delInstrText>
        </w:r>
        <w:r w:rsidR="00426E62" w:rsidRPr="006E6534" w:rsidDel="00532045">
          <w:rPr>
            <w:rFonts w:cs="Times New Roman"/>
            <w:color w:val="000000" w:themeColor="text1"/>
            <w:rPrChange w:id="24187" w:author="N F" w:date="2023-12-05T03:09:00Z">
              <w:rPr>
                <w:rFonts w:cs="Times New Roman"/>
              </w:rPr>
            </w:rPrChange>
          </w:rPr>
          <w:delInstrText>.","</w:delInstrText>
        </w:r>
        <w:r w:rsidR="00426E62" w:rsidRPr="006E6534" w:rsidDel="00532045">
          <w:rPr>
            <w:rFonts w:cs="Times New Roman"/>
            <w:color w:val="000000" w:themeColor="text1"/>
            <w:lang w:val="en-GB"/>
            <w:rPrChange w:id="24188" w:author="N F" w:date="2023-12-05T03:09:00Z">
              <w:rPr>
                <w:rFonts w:cs="Times New Roman"/>
                <w:lang w:val="en-GB"/>
              </w:rPr>
            </w:rPrChange>
          </w:rPr>
          <w:delInstrText>container</w:delInstrText>
        </w:r>
        <w:r w:rsidR="00426E62" w:rsidRPr="006E6534" w:rsidDel="00532045">
          <w:rPr>
            <w:rFonts w:cs="Times New Roman"/>
            <w:color w:val="000000" w:themeColor="text1"/>
            <w:rPrChange w:id="24189" w:author="N F" w:date="2023-12-05T03:09:00Z">
              <w:rPr>
                <w:rFonts w:cs="Times New Roman"/>
              </w:rPr>
            </w:rPrChange>
          </w:rPr>
          <w:delInstrText>-</w:delInstrText>
        </w:r>
        <w:r w:rsidR="00426E62" w:rsidRPr="006E6534" w:rsidDel="00532045">
          <w:rPr>
            <w:rFonts w:cs="Times New Roman"/>
            <w:color w:val="000000" w:themeColor="text1"/>
            <w:lang w:val="en-GB"/>
            <w:rPrChange w:id="24190" w:author="N F" w:date="2023-12-05T03:09:00Z">
              <w:rPr>
                <w:rFonts w:cs="Times New Roman"/>
                <w:lang w:val="en-GB"/>
              </w:rPr>
            </w:rPrChange>
          </w:rPr>
          <w:delInstrText>title</w:delInstrText>
        </w:r>
        <w:r w:rsidR="00426E62" w:rsidRPr="006E6534" w:rsidDel="00532045">
          <w:rPr>
            <w:rFonts w:cs="Times New Roman"/>
            <w:color w:val="000000" w:themeColor="text1"/>
            <w:rPrChange w:id="24191" w:author="N F" w:date="2023-12-05T03:09:00Z">
              <w:rPr>
                <w:rFonts w:cs="Times New Roman"/>
              </w:rPr>
            </w:rPrChange>
          </w:rPr>
          <w:delInstrText>":"</w:delInstrText>
        </w:r>
        <w:r w:rsidR="00426E62" w:rsidRPr="006E6534" w:rsidDel="00532045">
          <w:rPr>
            <w:rFonts w:cs="Times New Roman"/>
            <w:color w:val="000000" w:themeColor="text1"/>
            <w:lang w:val="en-GB"/>
            <w:rPrChange w:id="24192" w:author="N F" w:date="2023-12-05T03:09:00Z">
              <w:rPr>
                <w:rFonts w:cs="Times New Roman"/>
                <w:lang w:val="en-GB"/>
              </w:rPr>
            </w:rPrChange>
          </w:rPr>
          <w:delInstrText>Thoracic</w:delInstrText>
        </w:r>
        <w:r w:rsidR="00426E62" w:rsidRPr="006E6534" w:rsidDel="00532045">
          <w:rPr>
            <w:rFonts w:cs="Times New Roman"/>
            <w:color w:val="000000" w:themeColor="text1"/>
            <w:rPrChange w:id="2419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194" w:author="N F" w:date="2023-12-05T03:09:00Z">
              <w:rPr>
                <w:rFonts w:cs="Times New Roman"/>
                <w:lang w:val="en-GB"/>
              </w:rPr>
            </w:rPrChange>
          </w:rPr>
          <w:delInstrText>Cancer</w:delInstrText>
        </w:r>
        <w:r w:rsidR="00426E62" w:rsidRPr="006E6534" w:rsidDel="00532045">
          <w:rPr>
            <w:rFonts w:cs="Times New Roman"/>
            <w:color w:val="000000" w:themeColor="text1"/>
            <w:rPrChange w:id="24195" w:author="N F" w:date="2023-12-05T03:09:00Z">
              <w:rPr>
                <w:rFonts w:cs="Times New Roman"/>
              </w:rPr>
            </w:rPrChange>
          </w:rPr>
          <w:delInstrText>","</w:delInstrText>
        </w:r>
        <w:r w:rsidR="00426E62" w:rsidRPr="006E6534" w:rsidDel="00532045">
          <w:rPr>
            <w:rFonts w:cs="Times New Roman"/>
            <w:color w:val="000000" w:themeColor="text1"/>
            <w:lang w:val="en-GB"/>
            <w:rPrChange w:id="24196" w:author="N F" w:date="2023-12-05T03:09:00Z">
              <w:rPr>
                <w:rFonts w:cs="Times New Roman"/>
                <w:lang w:val="en-GB"/>
              </w:rPr>
            </w:rPrChange>
          </w:rPr>
          <w:delInstrText>DOI</w:delInstrText>
        </w:r>
        <w:r w:rsidR="00426E62" w:rsidRPr="006E6534" w:rsidDel="00532045">
          <w:rPr>
            <w:rFonts w:cs="Times New Roman"/>
            <w:color w:val="000000" w:themeColor="text1"/>
            <w:rPrChange w:id="24197" w:author="N F" w:date="2023-12-05T03:09:00Z">
              <w:rPr>
                <w:rFonts w:cs="Times New Roman"/>
              </w:rPr>
            </w:rPrChange>
          </w:rPr>
          <w:delInstrText>":"10.1111/1759-7714.13018","</w:delInstrText>
        </w:r>
        <w:r w:rsidR="00426E62" w:rsidRPr="006E6534" w:rsidDel="00532045">
          <w:rPr>
            <w:rFonts w:cs="Times New Roman"/>
            <w:color w:val="000000" w:themeColor="text1"/>
            <w:lang w:val="en-GB"/>
            <w:rPrChange w:id="24198" w:author="N F" w:date="2023-12-05T03:09:00Z">
              <w:rPr>
                <w:rFonts w:cs="Times New Roman"/>
                <w:lang w:val="en-GB"/>
              </w:rPr>
            </w:rPrChange>
          </w:rPr>
          <w:delInstrText>ISSN</w:delInstrText>
        </w:r>
        <w:r w:rsidR="00426E62" w:rsidRPr="006E6534" w:rsidDel="00532045">
          <w:rPr>
            <w:rFonts w:cs="Times New Roman"/>
            <w:color w:val="000000" w:themeColor="text1"/>
            <w:rPrChange w:id="24199" w:author="N F" w:date="2023-12-05T03:09:00Z">
              <w:rPr>
                <w:rFonts w:cs="Times New Roman"/>
              </w:rPr>
            </w:rPrChange>
          </w:rPr>
          <w:delInstrText>":"1759-7714","</w:delInstrText>
        </w:r>
        <w:r w:rsidR="00426E62" w:rsidRPr="006E6534" w:rsidDel="00532045">
          <w:rPr>
            <w:rFonts w:cs="Times New Roman"/>
            <w:color w:val="000000" w:themeColor="text1"/>
            <w:lang w:val="en-GB"/>
            <w:rPrChange w:id="24200" w:author="N F" w:date="2023-12-05T03:09:00Z">
              <w:rPr>
                <w:rFonts w:cs="Times New Roman"/>
                <w:lang w:val="en-GB"/>
              </w:rPr>
            </w:rPrChange>
          </w:rPr>
          <w:delInstrText>issue</w:delInstrText>
        </w:r>
        <w:r w:rsidR="00426E62" w:rsidRPr="006E6534" w:rsidDel="00532045">
          <w:rPr>
            <w:rFonts w:cs="Times New Roman"/>
            <w:color w:val="000000" w:themeColor="text1"/>
            <w:rPrChange w:id="24201" w:author="N F" w:date="2023-12-05T03:09:00Z">
              <w:rPr>
                <w:rFonts w:cs="Times New Roman"/>
              </w:rPr>
            </w:rPrChange>
          </w:rPr>
          <w:delInstrText>":"4","</w:delInstrText>
        </w:r>
        <w:r w:rsidR="00426E62" w:rsidRPr="006E6534" w:rsidDel="00532045">
          <w:rPr>
            <w:rFonts w:cs="Times New Roman"/>
            <w:color w:val="000000" w:themeColor="text1"/>
            <w:lang w:val="en-GB"/>
            <w:rPrChange w:id="24202" w:author="N F" w:date="2023-12-05T03:09:00Z">
              <w:rPr>
                <w:rFonts w:cs="Times New Roman"/>
                <w:lang w:val="en-GB"/>
              </w:rPr>
            </w:rPrChange>
          </w:rPr>
          <w:delInstrText>language</w:delInstrText>
        </w:r>
        <w:r w:rsidR="00426E62" w:rsidRPr="006E6534" w:rsidDel="00532045">
          <w:rPr>
            <w:rFonts w:cs="Times New Roman"/>
            <w:color w:val="000000" w:themeColor="text1"/>
            <w:rPrChange w:id="24203" w:author="N F" w:date="2023-12-05T03:09:00Z">
              <w:rPr>
                <w:rFonts w:cs="Times New Roman"/>
              </w:rPr>
            </w:rPrChange>
          </w:rPr>
          <w:delInstrText>":"</w:delInstrText>
        </w:r>
        <w:r w:rsidR="00426E62" w:rsidRPr="006E6534" w:rsidDel="00532045">
          <w:rPr>
            <w:rFonts w:cs="Times New Roman"/>
            <w:color w:val="000000" w:themeColor="text1"/>
            <w:lang w:val="en-GB"/>
            <w:rPrChange w:id="24204" w:author="N F" w:date="2023-12-05T03:09:00Z">
              <w:rPr>
                <w:rFonts w:cs="Times New Roman"/>
                <w:lang w:val="en-GB"/>
              </w:rPr>
            </w:rPrChange>
          </w:rPr>
          <w:delInstrText>en</w:delInstrText>
        </w:r>
        <w:r w:rsidR="00426E62" w:rsidRPr="006E6534" w:rsidDel="00532045">
          <w:rPr>
            <w:rFonts w:cs="Times New Roman"/>
            <w:color w:val="000000" w:themeColor="text1"/>
            <w:rPrChange w:id="24205" w:author="N F" w:date="2023-12-05T03:09:00Z">
              <w:rPr>
                <w:rFonts w:cs="Times New Roman"/>
              </w:rPr>
            </w:rPrChange>
          </w:rPr>
          <w:delInstrText>","</w:delInstrText>
        </w:r>
        <w:r w:rsidR="00426E62" w:rsidRPr="006E6534" w:rsidDel="00532045">
          <w:rPr>
            <w:rFonts w:cs="Times New Roman"/>
            <w:color w:val="000000" w:themeColor="text1"/>
            <w:lang w:val="en-GB"/>
            <w:rPrChange w:id="24206" w:author="N F" w:date="2023-12-05T03:09:00Z">
              <w:rPr>
                <w:rFonts w:cs="Times New Roman"/>
                <w:lang w:val="en-GB"/>
              </w:rPr>
            </w:rPrChange>
          </w:rPr>
          <w:delInstrText>note</w:delInstrText>
        </w:r>
        <w:r w:rsidR="00426E62" w:rsidRPr="006E6534" w:rsidDel="00532045">
          <w:rPr>
            <w:rFonts w:cs="Times New Roman"/>
            <w:color w:val="000000" w:themeColor="text1"/>
            <w:rPrChange w:id="24207" w:author="N F" w:date="2023-12-05T03:09:00Z">
              <w:rPr>
                <w:rFonts w:cs="Times New Roman"/>
              </w:rPr>
            </w:rPrChange>
          </w:rPr>
          <w:delInstrText>":"_</w:delInstrText>
        </w:r>
        <w:r w:rsidR="00426E62" w:rsidRPr="006E6534" w:rsidDel="00532045">
          <w:rPr>
            <w:rFonts w:cs="Times New Roman"/>
            <w:color w:val="000000" w:themeColor="text1"/>
            <w:lang w:val="en-GB"/>
            <w:rPrChange w:id="24208" w:author="N F" w:date="2023-12-05T03:09:00Z">
              <w:rPr>
                <w:rFonts w:cs="Times New Roman"/>
                <w:lang w:val="en-GB"/>
              </w:rPr>
            </w:rPrChange>
          </w:rPr>
          <w:delInstrText>eprint</w:delInstrText>
        </w:r>
        <w:r w:rsidR="00426E62" w:rsidRPr="006E6534" w:rsidDel="00532045">
          <w:rPr>
            <w:rFonts w:cs="Times New Roman"/>
            <w:color w:val="000000" w:themeColor="text1"/>
            <w:rPrChange w:id="2420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210" w:author="N F" w:date="2023-12-05T03:09:00Z">
              <w:rPr>
                <w:rFonts w:cs="Times New Roman"/>
                <w:lang w:val="en-GB"/>
              </w:rPr>
            </w:rPrChange>
          </w:rPr>
          <w:delInstrText>https</w:delInstrText>
        </w:r>
        <w:r w:rsidR="00426E62" w:rsidRPr="006E6534" w:rsidDel="00532045">
          <w:rPr>
            <w:rFonts w:cs="Times New Roman"/>
            <w:color w:val="000000" w:themeColor="text1"/>
            <w:rPrChange w:id="24211" w:author="N F" w:date="2023-12-05T03:09:00Z">
              <w:rPr>
                <w:rFonts w:cs="Times New Roman"/>
              </w:rPr>
            </w:rPrChange>
          </w:rPr>
          <w:delInstrText>://</w:delInstrText>
        </w:r>
        <w:r w:rsidR="00426E62" w:rsidRPr="006E6534" w:rsidDel="00532045">
          <w:rPr>
            <w:rFonts w:cs="Times New Roman"/>
            <w:color w:val="000000" w:themeColor="text1"/>
            <w:lang w:val="en-GB"/>
            <w:rPrChange w:id="24212" w:author="N F" w:date="2023-12-05T03:09:00Z">
              <w:rPr>
                <w:rFonts w:cs="Times New Roman"/>
                <w:lang w:val="en-GB"/>
              </w:rPr>
            </w:rPrChange>
          </w:rPr>
          <w:delInstrText>onlinelibrary</w:delInstrText>
        </w:r>
        <w:r w:rsidR="00426E62" w:rsidRPr="006E6534" w:rsidDel="00532045">
          <w:rPr>
            <w:rFonts w:cs="Times New Roman"/>
            <w:color w:val="000000" w:themeColor="text1"/>
            <w:rPrChange w:id="24213" w:author="N F" w:date="2023-12-05T03:09:00Z">
              <w:rPr>
                <w:rFonts w:cs="Times New Roman"/>
              </w:rPr>
            </w:rPrChange>
          </w:rPr>
          <w:delInstrText>.</w:delInstrText>
        </w:r>
        <w:r w:rsidR="00426E62" w:rsidRPr="006E6534" w:rsidDel="00532045">
          <w:rPr>
            <w:rFonts w:cs="Times New Roman"/>
            <w:color w:val="000000" w:themeColor="text1"/>
            <w:lang w:val="en-GB"/>
            <w:rPrChange w:id="24214" w:author="N F" w:date="2023-12-05T03:09:00Z">
              <w:rPr>
                <w:rFonts w:cs="Times New Roman"/>
                <w:lang w:val="en-GB"/>
              </w:rPr>
            </w:rPrChange>
          </w:rPr>
          <w:delInstrText>wiley</w:delInstrText>
        </w:r>
        <w:r w:rsidR="00426E62" w:rsidRPr="006E6534" w:rsidDel="00532045">
          <w:rPr>
            <w:rFonts w:cs="Times New Roman"/>
            <w:color w:val="000000" w:themeColor="text1"/>
            <w:rPrChange w:id="24215" w:author="N F" w:date="2023-12-05T03:09:00Z">
              <w:rPr>
                <w:rFonts w:cs="Times New Roman"/>
              </w:rPr>
            </w:rPrChange>
          </w:rPr>
          <w:delInstrText>.</w:delInstrText>
        </w:r>
        <w:r w:rsidR="00426E62" w:rsidRPr="006E6534" w:rsidDel="00532045">
          <w:rPr>
            <w:rFonts w:cs="Times New Roman"/>
            <w:color w:val="000000" w:themeColor="text1"/>
            <w:lang w:val="en-GB"/>
            <w:rPrChange w:id="24216" w:author="N F" w:date="2023-12-05T03:09:00Z">
              <w:rPr>
                <w:rFonts w:cs="Times New Roman"/>
                <w:lang w:val="en-GB"/>
              </w:rPr>
            </w:rPrChange>
          </w:rPr>
          <w:delInstrText>com</w:delInstrText>
        </w:r>
        <w:r w:rsidR="00426E62" w:rsidRPr="006E6534" w:rsidDel="00532045">
          <w:rPr>
            <w:rFonts w:cs="Times New Roman"/>
            <w:color w:val="000000" w:themeColor="text1"/>
            <w:rPrChange w:id="24217" w:author="N F" w:date="2023-12-05T03:09:00Z">
              <w:rPr>
                <w:rFonts w:cs="Times New Roman"/>
              </w:rPr>
            </w:rPrChange>
          </w:rPr>
          <w:delInstrText>/</w:delInstrText>
        </w:r>
        <w:r w:rsidR="00426E62" w:rsidRPr="006E6534" w:rsidDel="00532045">
          <w:rPr>
            <w:rFonts w:cs="Times New Roman"/>
            <w:color w:val="000000" w:themeColor="text1"/>
            <w:lang w:val="en-GB"/>
            <w:rPrChange w:id="24218" w:author="N F" w:date="2023-12-05T03:09:00Z">
              <w:rPr>
                <w:rFonts w:cs="Times New Roman"/>
                <w:lang w:val="en-GB"/>
              </w:rPr>
            </w:rPrChange>
          </w:rPr>
          <w:delInstrText>doi</w:delInstrText>
        </w:r>
        <w:r w:rsidR="00426E62" w:rsidRPr="006E6534" w:rsidDel="00532045">
          <w:rPr>
            <w:rFonts w:cs="Times New Roman"/>
            <w:color w:val="000000" w:themeColor="text1"/>
            <w:rPrChange w:id="24219" w:author="N F" w:date="2023-12-05T03:09:00Z">
              <w:rPr>
                <w:rFonts w:cs="Times New Roman"/>
              </w:rPr>
            </w:rPrChange>
          </w:rPr>
          <w:delInstrText>/</w:delInstrText>
        </w:r>
        <w:r w:rsidR="00426E62" w:rsidRPr="006E6534" w:rsidDel="00532045">
          <w:rPr>
            <w:rFonts w:cs="Times New Roman"/>
            <w:color w:val="000000" w:themeColor="text1"/>
            <w:lang w:val="en-GB"/>
            <w:rPrChange w:id="24220" w:author="N F" w:date="2023-12-05T03:09:00Z">
              <w:rPr>
                <w:rFonts w:cs="Times New Roman"/>
                <w:lang w:val="en-GB"/>
              </w:rPr>
            </w:rPrChange>
          </w:rPr>
          <w:delInstrText>pdf</w:delInstrText>
        </w:r>
        <w:r w:rsidR="00426E62" w:rsidRPr="006E6534" w:rsidDel="00532045">
          <w:rPr>
            <w:rFonts w:cs="Times New Roman"/>
            <w:color w:val="000000" w:themeColor="text1"/>
            <w:rPrChange w:id="24221" w:author="N F" w:date="2023-12-05T03:09:00Z">
              <w:rPr>
                <w:rFonts w:cs="Times New Roman"/>
              </w:rPr>
            </w:rPrChange>
          </w:rPr>
          <w:delInstrText>/10.1111/1759-7714.13018","</w:delInstrText>
        </w:r>
        <w:r w:rsidR="00426E62" w:rsidRPr="006E6534" w:rsidDel="00532045">
          <w:rPr>
            <w:rFonts w:cs="Times New Roman"/>
            <w:color w:val="000000" w:themeColor="text1"/>
            <w:lang w:val="en-GB"/>
            <w:rPrChange w:id="24222" w:author="N F" w:date="2023-12-05T03:09:00Z">
              <w:rPr>
                <w:rFonts w:cs="Times New Roman"/>
                <w:lang w:val="en-GB"/>
              </w:rPr>
            </w:rPrChange>
          </w:rPr>
          <w:delInstrText>page</w:delInstrText>
        </w:r>
        <w:r w:rsidR="00426E62" w:rsidRPr="006E6534" w:rsidDel="00532045">
          <w:rPr>
            <w:rFonts w:cs="Times New Roman"/>
            <w:color w:val="000000" w:themeColor="text1"/>
            <w:rPrChange w:id="24223" w:author="N F" w:date="2023-12-05T03:09:00Z">
              <w:rPr>
                <w:rFonts w:cs="Times New Roman"/>
              </w:rPr>
            </w:rPrChange>
          </w:rPr>
          <w:delInstrText>":"880-889","</w:delInstrText>
        </w:r>
        <w:r w:rsidR="00426E62" w:rsidRPr="006E6534" w:rsidDel="00532045">
          <w:rPr>
            <w:rFonts w:cs="Times New Roman"/>
            <w:color w:val="000000" w:themeColor="text1"/>
            <w:lang w:val="en-GB"/>
            <w:rPrChange w:id="24224" w:author="N F" w:date="2023-12-05T03:09:00Z">
              <w:rPr>
                <w:rFonts w:cs="Times New Roman"/>
                <w:lang w:val="en-GB"/>
              </w:rPr>
            </w:rPrChange>
          </w:rPr>
          <w:delInstrText>source</w:delInstrText>
        </w:r>
        <w:r w:rsidR="00426E62" w:rsidRPr="006E6534" w:rsidDel="00532045">
          <w:rPr>
            <w:rFonts w:cs="Times New Roman"/>
            <w:color w:val="000000" w:themeColor="text1"/>
            <w:rPrChange w:id="24225" w:author="N F" w:date="2023-12-05T03:09:00Z">
              <w:rPr>
                <w:rFonts w:cs="Times New Roman"/>
              </w:rPr>
            </w:rPrChange>
          </w:rPr>
          <w:delInstrText>":"</w:delInstrText>
        </w:r>
        <w:r w:rsidR="00426E62" w:rsidRPr="006E6534" w:rsidDel="00532045">
          <w:rPr>
            <w:rFonts w:cs="Times New Roman"/>
            <w:color w:val="000000" w:themeColor="text1"/>
            <w:lang w:val="en-GB"/>
            <w:rPrChange w:id="24226" w:author="N F" w:date="2023-12-05T03:09:00Z">
              <w:rPr>
                <w:rFonts w:cs="Times New Roman"/>
                <w:lang w:val="en-GB"/>
              </w:rPr>
            </w:rPrChange>
          </w:rPr>
          <w:delInstrText>Wiley</w:delInstrText>
        </w:r>
        <w:r w:rsidR="00426E62" w:rsidRPr="006E6534" w:rsidDel="00532045">
          <w:rPr>
            <w:rFonts w:cs="Times New Roman"/>
            <w:color w:val="000000" w:themeColor="text1"/>
            <w:rPrChange w:id="2422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228" w:author="N F" w:date="2023-12-05T03:09:00Z">
              <w:rPr>
                <w:rFonts w:cs="Times New Roman"/>
                <w:lang w:val="en-GB"/>
              </w:rPr>
            </w:rPrChange>
          </w:rPr>
          <w:delInstrText>Online</w:delInstrText>
        </w:r>
        <w:r w:rsidR="00426E62" w:rsidRPr="006E6534" w:rsidDel="00532045">
          <w:rPr>
            <w:rFonts w:cs="Times New Roman"/>
            <w:color w:val="000000" w:themeColor="text1"/>
            <w:rPrChange w:id="2422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230" w:author="N F" w:date="2023-12-05T03:09:00Z">
              <w:rPr>
                <w:rFonts w:cs="Times New Roman"/>
                <w:lang w:val="en-GB"/>
              </w:rPr>
            </w:rPrChange>
          </w:rPr>
          <w:delInstrText>Library</w:delInstrText>
        </w:r>
        <w:r w:rsidR="00426E62" w:rsidRPr="006E6534" w:rsidDel="00532045">
          <w:rPr>
            <w:rFonts w:cs="Times New Roman"/>
            <w:color w:val="000000" w:themeColor="text1"/>
            <w:rPrChange w:id="24231" w:author="N F" w:date="2023-12-05T03:09:00Z">
              <w:rPr>
                <w:rFonts w:cs="Times New Roman"/>
              </w:rPr>
            </w:rPrChange>
          </w:rPr>
          <w:delInstrText>","</w:delInstrText>
        </w:r>
        <w:r w:rsidR="00426E62" w:rsidRPr="006E6534" w:rsidDel="00532045">
          <w:rPr>
            <w:rFonts w:cs="Times New Roman"/>
            <w:color w:val="000000" w:themeColor="text1"/>
            <w:lang w:val="en-GB"/>
            <w:rPrChange w:id="24232" w:author="N F" w:date="2023-12-05T03:09:00Z">
              <w:rPr>
                <w:rFonts w:cs="Times New Roman"/>
                <w:lang w:val="en-GB"/>
              </w:rPr>
            </w:rPrChange>
          </w:rPr>
          <w:delInstrText>title</w:delInstrText>
        </w:r>
        <w:r w:rsidR="00426E62" w:rsidRPr="006E6534" w:rsidDel="00532045">
          <w:rPr>
            <w:rFonts w:cs="Times New Roman"/>
            <w:color w:val="000000" w:themeColor="text1"/>
            <w:rPrChange w:id="24233" w:author="N F" w:date="2023-12-05T03:09:00Z">
              <w:rPr>
                <w:rFonts w:cs="Times New Roman"/>
              </w:rPr>
            </w:rPrChange>
          </w:rPr>
          <w:delInstrText>":"</w:delInstrText>
        </w:r>
        <w:r w:rsidR="00426E62" w:rsidRPr="006E6534" w:rsidDel="00532045">
          <w:rPr>
            <w:rFonts w:cs="Times New Roman"/>
            <w:color w:val="000000" w:themeColor="text1"/>
            <w:lang w:val="en-GB"/>
            <w:rPrChange w:id="24234" w:author="N F" w:date="2023-12-05T03:09:00Z">
              <w:rPr>
                <w:rFonts w:cs="Times New Roman"/>
                <w:lang w:val="en-GB"/>
              </w:rPr>
            </w:rPrChange>
          </w:rPr>
          <w:delInstrText>Evaluation</w:delInstrText>
        </w:r>
        <w:r w:rsidR="00426E62" w:rsidRPr="006E6534" w:rsidDel="00532045">
          <w:rPr>
            <w:rFonts w:cs="Times New Roman"/>
            <w:color w:val="000000" w:themeColor="text1"/>
            <w:rPrChange w:id="2423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236" w:author="N F" w:date="2023-12-05T03:09:00Z">
              <w:rPr>
                <w:rFonts w:cs="Times New Roman"/>
                <w:lang w:val="en-GB"/>
              </w:rPr>
            </w:rPrChange>
          </w:rPr>
          <w:delInstrText>of</w:delInstrText>
        </w:r>
        <w:r w:rsidR="00426E62" w:rsidRPr="006E6534" w:rsidDel="00532045">
          <w:rPr>
            <w:rFonts w:cs="Times New Roman"/>
            <w:color w:val="000000" w:themeColor="text1"/>
            <w:rPrChange w:id="2423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238" w:author="N F" w:date="2023-12-05T03:09:00Z">
              <w:rPr>
                <w:rFonts w:cs="Times New Roman"/>
                <w:lang w:val="en-GB"/>
              </w:rPr>
            </w:rPrChange>
          </w:rPr>
          <w:delInstrText>osimertinib</w:delInstrText>
        </w:r>
        <w:r w:rsidR="00426E62" w:rsidRPr="006E6534" w:rsidDel="00532045">
          <w:rPr>
            <w:rFonts w:cs="Times New Roman"/>
            <w:color w:val="000000" w:themeColor="text1"/>
            <w:rPrChange w:id="2423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240" w:author="N F" w:date="2023-12-05T03:09:00Z">
              <w:rPr>
                <w:rFonts w:cs="Times New Roman"/>
                <w:lang w:val="en-GB"/>
              </w:rPr>
            </w:rPrChange>
          </w:rPr>
          <w:delInstrText>efficacy</w:delInstrText>
        </w:r>
        <w:r w:rsidR="00426E62" w:rsidRPr="006E6534" w:rsidDel="00532045">
          <w:rPr>
            <w:rFonts w:cs="Times New Roman"/>
            <w:color w:val="000000" w:themeColor="text1"/>
            <w:rPrChange w:id="2424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242" w:author="N F" w:date="2023-12-05T03:09:00Z">
              <w:rPr>
                <w:rFonts w:cs="Times New Roman"/>
                <w:lang w:val="en-GB"/>
              </w:rPr>
            </w:rPrChange>
          </w:rPr>
          <w:delInstrText>according</w:delInstrText>
        </w:r>
        <w:r w:rsidR="00426E62" w:rsidRPr="006E6534" w:rsidDel="00532045">
          <w:rPr>
            <w:rFonts w:cs="Times New Roman"/>
            <w:color w:val="000000" w:themeColor="text1"/>
            <w:rPrChange w:id="2424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244" w:author="N F" w:date="2023-12-05T03:09:00Z">
              <w:rPr>
                <w:rFonts w:cs="Times New Roman"/>
                <w:lang w:val="en-GB"/>
              </w:rPr>
            </w:rPrChange>
          </w:rPr>
          <w:delInstrText>to</w:delInstrText>
        </w:r>
        <w:r w:rsidR="00426E62" w:rsidRPr="006E6534" w:rsidDel="00532045">
          <w:rPr>
            <w:rFonts w:cs="Times New Roman"/>
            <w:color w:val="000000" w:themeColor="text1"/>
            <w:rPrChange w:id="2424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246" w:author="N F" w:date="2023-12-05T03:09:00Z">
              <w:rPr>
                <w:rFonts w:cs="Times New Roman"/>
                <w:lang w:val="en-GB"/>
              </w:rPr>
            </w:rPrChange>
          </w:rPr>
          <w:delInstrText>body</w:delInstrText>
        </w:r>
        <w:r w:rsidR="00426E62" w:rsidRPr="006E6534" w:rsidDel="00532045">
          <w:rPr>
            <w:rFonts w:cs="Times New Roman"/>
            <w:color w:val="000000" w:themeColor="text1"/>
            <w:rPrChange w:id="2424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248" w:author="N F" w:date="2023-12-05T03:09:00Z">
              <w:rPr>
                <w:rFonts w:cs="Times New Roman"/>
                <w:lang w:val="en-GB"/>
              </w:rPr>
            </w:rPrChange>
          </w:rPr>
          <w:delInstrText>surface</w:delInstrText>
        </w:r>
        <w:r w:rsidR="00426E62" w:rsidRPr="006E6534" w:rsidDel="00532045">
          <w:rPr>
            <w:rFonts w:cs="Times New Roman"/>
            <w:color w:val="000000" w:themeColor="text1"/>
            <w:rPrChange w:id="2424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250" w:author="N F" w:date="2023-12-05T03:09:00Z">
              <w:rPr>
                <w:rFonts w:cs="Times New Roman"/>
                <w:lang w:val="en-GB"/>
              </w:rPr>
            </w:rPrChange>
          </w:rPr>
          <w:delInstrText>area</w:delInstrText>
        </w:r>
        <w:r w:rsidR="00426E62" w:rsidRPr="006E6534" w:rsidDel="00532045">
          <w:rPr>
            <w:rFonts w:cs="Times New Roman"/>
            <w:color w:val="000000" w:themeColor="text1"/>
            <w:rPrChange w:id="2425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252" w:author="N F" w:date="2023-12-05T03:09:00Z">
              <w:rPr>
                <w:rFonts w:cs="Times New Roman"/>
                <w:lang w:val="en-GB"/>
              </w:rPr>
            </w:rPrChange>
          </w:rPr>
          <w:delInstrText>and</w:delInstrText>
        </w:r>
        <w:r w:rsidR="00426E62" w:rsidRPr="006E6534" w:rsidDel="00532045">
          <w:rPr>
            <w:rFonts w:cs="Times New Roman"/>
            <w:color w:val="000000" w:themeColor="text1"/>
            <w:rPrChange w:id="2425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254" w:author="N F" w:date="2023-12-05T03:09:00Z">
              <w:rPr>
                <w:rFonts w:cs="Times New Roman"/>
                <w:lang w:val="en-GB"/>
              </w:rPr>
            </w:rPrChange>
          </w:rPr>
          <w:delInstrText>body</w:delInstrText>
        </w:r>
        <w:r w:rsidR="00426E62" w:rsidRPr="006E6534" w:rsidDel="00532045">
          <w:rPr>
            <w:rFonts w:cs="Times New Roman"/>
            <w:color w:val="000000" w:themeColor="text1"/>
            <w:rPrChange w:id="2425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256" w:author="N F" w:date="2023-12-05T03:09:00Z">
              <w:rPr>
                <w:rFonts w:cs="Times New Roman"/>
                <w:lang w:val="en-GB"/>
              </w:rPr>
            </w:rPrChange>
          </w:rPr>
          <w:delInstrText>mass</w:delInstrText>
        </w:r>
        <w:r w:rsidR="00426E62" w:rsidRPr="006E6534" w:rsidDel="00532045">
          <w:rPr>
            <w:rFonts w:cs="Times New Roman"/>
            <w:color w:val="000000" w:themeColor="text1"/>
            <w:rPrChange w:id="2425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258" w:author="N F" w:date="2023-12-05T03:09:00Z">
              <w:rPr>
                <w:rFonts w:cs="Times New Roman"/>
                <w:lang w:val="en-GB"/>
              </w:rPr>
            </w:rPrChange>
          </w:rPr>
          <w:delInstrText>index</w:delInstrText>
        </w:r>
        <w:r w:rsidR="00426E62" w:rsidRPr="006E6534" w:rsidDel="00532045">
          <w:rPr>
            <w:rFonts w:cs="Times New Roman"/>
            <w:color w:val="000000" w:themeColor="text1"/>
            <w:rPrChange w:id="2425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260" w:author="N F" w:date="2023-12-05T03:09:00Z">
              <w:rPr>
                <w:rFonts w:cs="Times New Roman"/>
                <w:lang w:val="en-GB"/>
              </w:rPr>
            </w:rPrChange>
          </w:rPr>
          <w:delInstrText>in</w:delInstrText>
        </w:r>
        <w:r w:rsidR="00426E62" w:rsidRPr="006E6534" w:rsidDel="00532045">
          <w:rPr>
            <w:rFonts w:cs="Times New Roman"/>
            <w:color w:val="000000" w:themeColor="text1"/>
            <w:rPrChange w:id="2426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262" w:author="N F" w:date="2023-12-05T03:09:00Z">
              <w:rPr>
                <w:rFonts w:cs="Times New Roman"/>
                <w:lang w:val="en-GB"/>
              </w:rPr>
            </w:rPrChange>
          </w:rPr>
          <w:delInstrText>patients</w:delInstrText>
        </w:r>
        <w:r w:rsidR="00426E62" w:rsidRPr="006E6534" w:rsidDel="00532045">
          <w:rPr>
            <w:rFonts w:cs="Times New Roman"/>
            <w:color w:val="000000" w:themeColor="text1"/>
            <w:rPrChange w:id="2426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264" w:author="N F" w:date="2023-12-05T03:09:00Z">
              <w:rPr>
                <w:rFonts w:cs="Times New Roman"/>
                <w:lang w:val="en-GB"/>
              </w:rPr>
            </w:rPrChange>
          </w:rPr>
          <w:delInstrText>with</w:delInstrText>
        </w:r>
        <w:r w:rsidR="00426E62" w:rsidRPr="006E6534" w:rsidDel="00532045">
          <w:rPr>
            <w:rFonts w:cs="Times New Roman"/>
            <w:color w:val="000000" w:themeColor="text1"/>
            <w:rPrChange w:id="2426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266" w:author="N F" w:date="2023-12-05T03:09:00Z">
              <w:rPr>
                <w:rFonts w:cs="Times New Roman"/>
                <w:lang w:val="en-GB"/>
              </w:rPr>
            </w:rPrChange>
          </w:rPr>
          <w:delInstrText>non</w:delInstrText>
        </w:r>
        <w:r w:rsidR="00426E62" w:rsidRPr="006E6534" w:rsidDel="00532045">
          <w:rPr>
            <w:rFonts w:cs="Times New Roman"/>
            <w:color w:val="000000" w:themeColor="text1"/>
            <w:rPrChange w:id="24267" w:author="N F" w:date="2023-12-05T03:09:00Z">
              <w:rPr>
                <w:rFonts w:cs="Times New Roman"/>
              </w:rPr>
            </w:rPrChange>
          </w:rPr>
          <w:delInstrText>-</w:delInstrText>
        </w:r>
        <w:r w:rsidR="00426E62" w:rsidRPr="006E6534" w:rsidDel="00532045">
          <w:rPr>
            <w:rFonts w:cs="Times New Roman"/>
            <w:color w:val="000000" w:themeColor="text1"/>
            <w:lang w:val="en-GB"/>
            <w:rPrChange w:id="24268" w:author="N F" w:date="2023-12-05T03:09:00Z">
              <w:rPr>
                <w:rFonts w:cs="Times New Roman"/>
                <w:lang w:val="en-GB"/>
              </w:rPr>
            </w:rPrChange>
          </w:rPr>
          <w:delInstrText>small</w:delInstrText>
        </w:r>
        <w:r w:rsidR="00426E62" w:rsidRPr="006E6534" w:rsidDel="00532045">
          <w:rPr>
            <w:rFonts w:cs="Times New Roman"/>
            <w:color w:val="000000" w:themeColor="text1"/>
            <w:rPrChange w:id="2426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270" w:author="N F" w:date="2023-12-05T03:09:00Z">
              <w:rPr>
                <w:rFonts w:cs="Times New Roman"/>
                <w:lang w:val="en-GB"/>
              </w:rPr>
            </w:rPrChange>
          </w:rPr>
          <w:delInstrText>cell</w:delInstrText>
        </w:r>
        <w:r w:rsidR="00426E62" w:rsidRPr="006E6534" w:rsidDel="00532045">
          <w:rPr>
            <w:rFonts w:cs="Times New Roman"/>
            <w:color w:val="000000" w:themeColor="text1"/>
            <w:rPrChange w:id="2427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272" w:author="N F" w:date="2023-12-05T03:09:00Z">
              <w:rPr>
                <w:rFonts w:cs="Times New Roman"/>
                <w:lang w:val="en-GB"/>
              </w:rPr>
            </w:rPrChange>
          </w:rPr>
          <w:delInstrText>lung</w:delInstrText>
        </w:r>
        <w:r w:rsidR="00426E62" w:rsidRPr="006E6534" w:rsidDel="00532045">
          <w:rPr>
            <w:rFonts w:cs="Times New Roman"/>
            <w:color w:val="000000" w:themeColor="text1"/>
            <w:rPrChange w:id="2427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274" w:author="N F" w:date="2023-12-05T03:09:00Z">
              <w:rPr>
                <w:rFonts w:cs="Times New Roman"/>
                <w:lang w:val="en-GB"/>
              </w:rPr>
            </w:rPrChange>
          </w:rPr>
          <w:delInstrText>cancer</w:delInstrText>
        </w:r>
        <w:r w:rsidR="00426E62" w:rsidRPr="006E6534" w:rsidDel="00532045">
          <w:rPr>
            <w:rFonts w:cs="Times New Roman"/>
            <w:color w:val="000000" w:themeColor="text1"/>
            <w:rPrChange w:id="2427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276" w:author="N F" w:date="2023-12-05T03:09:00Z">
              <w:rPr>
                <w:rFonts w:cs="Times New Roman"/>
                <w:lang w:val="en-GB"/>
              </w:rPr>
            </w:rPrChange>
          </w:rPr>
          <w:delInstrText>harboring</w:delInstrText>
        </w:r>
        <w:r w:rsidR="00426E62" w:rsidRPr="006E6534" w:rsidDel="00532045">
          <w:rPr>
            <w:rFonts w:cs="Times New Roman"/>
            <w:color w:val="000000" w:themeColor="text1"/>
            <w:rPrChange w:id="2427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278" w:author="N F" w:date="2023-12-05T03:09:00Z">
              <w:rPr>
                <w:rFonts w:cs="Times New Roman"/>
                <w:lang w:val="en-GB"/>
              </w:rPr>
            </w:rPrChange>
          </w:rPr>
          <w:delInstrText>an</w:delInstrText>
        </w:r>
        <w:r w:rsidR="00426E62" w:rsidRPr="006E6534" w:rsidDel="00532045">
          <w:rPr>
            <w:rFonts w:cs="Times New Roman"/>
            <w:color w:val="000000" w:themeColor="text1"/>
            <w:rPrChange w:id="2427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280" w:author="N F" w:date="2023-12-05T03:09:00Z">
              <w:rPr>
                <w:rFonts w:cs="Times New Roman"/>
                <w:lang w:val="en-GB"/>
              </w:rPr>
            </w:rPrChange>
          </w:rPr>
          <w:delInstrText>EGFR</w:delInstrText>
        </w:r>
        <w:r w:rsidR="00426E62" w:rsidRPr="006E6534" w:rsidDel="00532045">
          <w:rPr>
            <w:rFonts w:cs="Times New Roman"/>
            <w:color w:val="000000" w:themeColor="text1"/>
            <w:rPrChange w:id="2428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282" w:author="N F" w:date="2023-12-05T03:09:00Z">
              <w:rPr>
                <w:rFonts w:cs="Times New Roman"/>
                <w:lang w:val="en-GB"/>
              </w:rPr>
            </w:rPrChange>
          </w:rPr>
          <w:delInstrText>mutation</w:delInstrText>
        </w:r>
        <w:r w:rsidR="00426E62" w:rsidRPr="006E6534" w:rsidDel="00532045">
          <w:rPr>
            <w:rFonts w:cs="Times New Roman"/>
            <w:color w:val="000000" w:themeColor="text1"/>
            <w:rPrChange w:id="2428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284" w:author="N F" w:date="2023-12-05T03:09:00Z">
              <w:rPr>
                <w:rFonts w:cs="Times New Roman"/>
                <w:lang w:val="en-GB"/>
              </w:rPr>
            </w:rPrChange>
          </w:rPr>
          <w:delInstrText>A</w:delInstrText>
        </w:r>
        <w:r w:rsidR="00426E62" w:rsidRPr="006E6534" w:rsidDel="00532045">
          <w:rPr>
            <w:rFonts w:cs="Times New Roman"/>
            <w:color w:val="000000" w:themeColor="text1"/>
            <w:rPrChange w:id="2428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286" w:author="N F" w:date="2023-12-05T03:09:00Z">
              <w:rPr>
                <w:rFonts w:cs="Times New Roman"/>
                <w:lang w:val="en-GB"/>
              </w:rPr>
            </w:rPrChange>
          </w:rPr>
          <w:delInstrText>prospective</w:delInstrText>
        </w:r>
        <w:r w:rsidR="00426E62" w:rsidRPr="006E6534" w:rsidDel="00532045">
          <w:rPr>
            <w:rFonts w:cs="Times New Roman"/>
            <w:color w:val="000000" w:themeColor="text1"/>
            <w:rPrChange w:id="2428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288" w:author="N F" w:date="2023-12-05T03:09:00Z">
              <w:rPr>
                <w:rFonts w:cs="Times New Roman"/>
                <w:lang w:val="en-GB"/>
              </w:rPr>
            </w:rPrChange>
          </w:rPr>
          <w:delInstrText>observational</w:delInstrText>
        </w:r>
        <w:r w:rsidR="00426E62" w:rsidRPr="006E6534" w:rsidDel="00532045">
          <w:rPr>
            <w:rFonts w:cs="Times New Roman"/>
            <w:color w:val="000000" w:themeColor="text1"/>
            <w:rPrChange w:id="2428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290" w:author="N F" w:date="2023-12-05T03:09:00Z">
              <w:rPr>
                <w:rFonts w:cs="Times New Roman"/>
                <w:lang w:val="en-GB"/>
              </w:rPr>
            </w:rPrChange>
          </w:rPr>
          <w:delInstrText>study</w:delInstrText>
        </w:r>
        <w:r w:rsidR="00426E62" w:rsidRPr="006E6534" w:rsidDel="00532045">
          <w:rPr>
            <w:rFonts w:cs="Times New Roman"/>
            <w:color w:val="000000" w:themeColor="text1"/>
            <w:rPrChange w:id="24291" w:author="N F" w:date="2023-12-05T03:09:00Z">
              <w:rPr>
                <w:rFonts w:cs="Times New Roman"/>
              </w:rPr>
            </w:rPrChange>
          </w:rPr>
          <w:delInstrText>","</w:delInstrText>
        </w:r>
        <w:r w:rsidR="00426E62" w:rsidRPr="006E6534" w:rsidDel="00532045">
          <w:rPr>
            <w:rFonts w:cs="Times New Roman"/>
            <w:color w:val="000000" w:themeColor="text1"/>
            <w:lang w:val="en-GB"/>
            <w:rPrChange w:id="24292" w:author="N F" w:date="2023-12-05T03:09:00Z">
              <w:rPr>
                <w:rFonts w:cs="Times New Roman"/>
                <w:lang w:val="en-GB"/>
              </w:rPr>
            </w:rPrChange>
          </w:rPr>
          <w:delInstrText>title</w:delInstrText>
        </w:r>
        <w:r w:rsidR="00426E62" w:rsidRPr="006E6534" w:rsidDel="00532045">
          <w:rPr>
            <w:rFonts w:cs="Times New Roman"/>
            <w:color w:val="000000" w:themeColor="text1"/>
            <w:rPrChange w:id="24293" w:author="N F" w:date="2023-12-05T03:09:00Z">
              <w:rPr>
                <w:rFonts w:cs="Times New Roman"/>
              </w:rPr>
            </w:rPrChange>
          </w:rPr>
          <w:delInstrText>-</w:delInstrText>
        </w:r>
        <w:r w:rsidR="00426E62" w:rsidRPr="006E6534" w:rsidDel="00532045">
          <w:rPr>
            <w:rFonts w:cs="Times New Roman"/>
            <w:color w:val="000000" w:themeColor="text1"/>
            <w:lang w:val="en-GB"/>
            <w:rPrChange w:id="24294" w:author="N F" w:date="2023-12-05T03:09:00Z">
              <w:rPr>
                <w:rFonts w:cs="Times New Roman"/>
                <w:lang w:val="en-GB"/>
              </w:rPr>
            </w:rPrChange>
          </w:rPr>
          <w:delInstrText>short</w:delInstrText>
        </w:r>
        <w:r w:rsidR="00426E62" w:rsidRPr="006E6534" w:rsidDel="00532045">
          <w:rPr>
            <w:rFonts w:cs="Times New Roman"/>
            <w:color w:val="000000" w:themeColor="text1"/>
            <w:rPrChange w:id="24295" w:author="N F" w:date="2023-12-05T03:09:00Z">
              <w:rPr>
                <w:rFonts w:cs="Times New Roman"/>
              </w:rPr>
            </w:rPrChange>
          </w:rPr>
          <w:delInstrText>":"</w:delInstrText>
        </w:r>
        <w:r w:rsidR="00426E62" w:rsidRPr="006E6534" w:rsidDel="00532045">
          <w:rPr>
            <w:rFonts w:cs="Times New Roman"/>
            <w:color w:val="000000" w:themeColor="text1"/>
            <w:lang w:val="en-GB"/>
            <w:rPrChange w:id="24296" w:author="N F" w:date="2023-12-05T03:09:00Z">
              <w:rPr>
                <w:rFonts w:cs="Times New Roman"/>
                <w:lang w:val="en-GB"/>
              </w:rPr>
            </w:rPrChange>
          </w:rPr>
          <w:delInstrText>Evaluation</w:delInstrText>
        </w:r>
        <w:r w:rsidR="00426E62" w:rsidRPr="006E6534" w:rsidDel="00532045">
          <w:rPr>
            <w:rFonts w:cs="Times New Roman"/>
            <w:color w:val="000000" w:themeColor="text1"/>
            <w:rPrChange w:id="2429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298" w:author="N F" w:date="2023-12-05T03:09:00Z">
              <w:rPr>
                <w:rFonts w:cs="Times New Roman"/>
                <w:lang w:val="en-GB"/>
              </w:rPr>
            </w:rPrChange>
          </w:rPr>
          <w:delInstrText>of</w:delInstrText>
        </w:r>
        <w:r w:rsidR="00426E62" w:rsidRPr="006E6534" w:rsidDel="00532045">
          <w:rPr>
            <w:rFonts w:cs="Times New Roman"/>
            <w:color w:val="000000" w:themeColor="text1"/>
            <w:rPrChange w:id="2429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300" w:author="N F" w:date="2023-12-05T03:09:00Z">
              <w:rPr>
                <w:rFonts w:cs="Times New Roman"/>
                <w:lang w:val="en-GB"/>
              </w:rPr>
            </w:rPrChange>
          </w:rPr>
          <w:delInstrText>osimertinib</w:delInstrText>
        </w:r>
        <w:r w:rsidR="00426E62" w:rsidRPr="006E6534" w:rsidDel="00532045">
          <w:rPr>
            <w:rFonts w:cs="Times New Roman"/>
            <w:color w:val="000000" w:themeColor="text1"/>
            <w:rPrChange w:id="2430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302" w:author="N F" w:date="2023-12-05T03:09:00Z">
              <w:rPr>
                <w:rFonts w:cs="Times New Roman"/>
                <w:lang w:val="en-GB"/>
              </w:rPr>
            </w:rPrChange>
          </w:rPr>
          <w:delInstrText>efficacy</w:delInstrText>
        </w:r>
        <w:r w:rsidR="00426E62" w:rsidRPr="006E6534" w:rsidDel="00532045">
          <w:rPr>
            <w:rFonts w:cs="Times New Roman"/>
            <w:color w:val="000000" w:themeColor="text1"/>
            <w:rPrChange w:id="2430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304" w:author="N F" w:date="2023-12-05T03:09:00Z">
              <w:rPr>
                <w:rFonts w:cs="Times New Roman"/>
                <w:lang w:val="en-GB"/>
              </w:rPr>
            </w:rPrChange>
          </w:rPr>
          <w:delInstrText>according</w:delInstrText>
        </w:r>
        <w:r w:rsidR="00426E62" w:rsidRPr="006E6534" w:rsidDel="00532045">
          <w:rPr>
            <w:rFonts w:cs="Times New Roman"/>
            <w:color w:val="000000" w:themeColor="text1"/>
            <w:rPrChange w:id="2430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306" w:author="N F" w:date="2023-12-05T03:09:00Z">
              <w:rPr>
                <w:rFonts w:cs="Times New Roman"/>
                <w:lang w:val="en-GB"/>
              </w:rPr>
            </w:rPrChange>
          </w:rPr>
          <w:delInstrText>to</w:delInstrText>
        </w:r>
        <w:r w:rsidR="00426E62" w:rsidRPr="006E6534" w:rsidDel="00532045">
          <w:rPr>
            <w:rFonts w:cs="Times New Roman"/>
            <w:color w:val="000000" w:themeColor="text1"/>
            <w:rPrChange w:id="2430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308" w:author="N F" w:date="2023-12-05T03:09:00Z">
              <w:rPr>
                <w:rFonts w:cs="Times New Roman"/>
                <w:lang w:val="en-GB"/>
              </w:rPr>
            </w:rPrChange>
          </w:rPr>
          <w:delInstrText>body</w:delInstrText>
        </w:r>
        <w:r w:rsidR="00426E62" w:rsidRPr="006E6534" w:rsidDel="00532045">
          <w:rPr>
            <w:rFonts w:cs="Times New Roman"/>
            <w:color w:val="000000" w:themeColor="text1"/>
            <w:rPrChange w:id="2430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310" w:author="N F" w:date="2023-12-05T03:09:00Z">
              <w:rPr>
                <w:rFonts w:cs="Times New Roman"/>
                <w:lang w:val="en-GB"/>
              </w:rPr>
            </w:rPrChange>
          </w:rPr>
          <w:delInstrText>surface</w:delInstrText>
        </w:r>
        <w:r w:rsidR="00426E62" w:rsidRPr="006E6534" w:rsidDel="00532045">
          <w:rPr>
            <w:rFonts w:cs="Times New Roman"/>
            <w:color w:val="000000" w:themeColor="text1"/>
            <w:rPrChange w:id="2431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312" w:author="N F" w:date="2023-12-05T03:09:00Z">
              <w:rPr>
                <w:rFonts w:cs="Times New Roman"/>
                <w:lang w:val="en-GB"/>
              </w:rPr>
            </w:rPrChange>
          </w:rPr>
          <w:delInstrText>area</w:delInstrText>
        </w:r>
        <w:r w:rsidR="00426E62" w:rsidRPr="006E6534" w:rsidDel="00532045">
          <w:rPr>
            <w:rFonts w:cs="Times New Roman"/>
            <w:color w:val="000000" w:themeColor="text1"/>
            <w:rPrChange w:id="2431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314" w:author="N F" w:date="2023-12-05T03:09:00Z">
              <w:rPr>
                <w:rFonts w:cs="Times New Roman"/>
                <w:lang w:val="en-GB"/>
              </w:rPr>
            </w:rPrChange>
          </w:rPr>
          <w:delInstrText>and</w:delInstrText>
        </w:r>
        <w:r w:rsidR="00426E62" w:rsidRPr="006E6534" w:rsidDel="00532045">
          <w:rPr>
            <w:rFonts w:cs="Times New Roman"/>
            <w:color w:val="000000" w:themeColor="text1"/>
            <w:rPrChange w:id="2431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316" w:author="N F" w:date="2023-12-05T03:09:00Z">
              <w:rPr>
                <w:rFonts w:cs="Times New Roman"/>
                <w:lang w:val="en-GB"/>
              </w:rPr>
            </w:rPrChange>
          </w:rPr>
          <w:delInstrText>body</w:delInstrText>
        </w:r>
        <w:r w:rsidR="00426E62" w:rsidRPr="006E6534" w:rsidDel="00532045">
          <w:rPr>
            <w:rFonts w:cs="Times New Roman"/>
            <w:color w:val="000000" w:themeColor="text1"/>
            <w:rPrChange w:id="2431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318" w:author="N F" w:date="2023-12-05T03:09:00Z">
              <w:rPr>
                <w:rFonts w:cs="Times New Roman"/>
                <w:lang w:val="en-GB"/>
              </w:rPr>
            </w:rPrChange>
          </w:rPr>
          <w:delInstrText>mass</w:delInstrText>
        </w:r>
        <w:r w:rsidR="00426E62" w:rsidRPr="006E6534" w:rsidDel="00532045">
          <w:rPr>
            <w:rFonts w:cs="Times New Roman"/>
            <w:color w:val="000000" w:themeColor="text1"/>
            <w:rPrChange w:id="2431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320" w:author="N F" w:date="2023-12-05T03:09:00Z">
              <w:rPr>
                <w:rFonts w:cs="Times New Roman"/>
                <w:lang w:val="en-GB"/>
              </w:rPr>
            </w:rPrChange>
          </w:rPr>
          <w:delInstrText>index</w:delInstrText>
        </w:r>
        <w:r w:rsidR="00426E62" w:rsidRPr="006E6534" w:rsidDel="00532045">
          <w:rPr>
            <w:rFonts w:cs="Times New Roman"/>
            <w:color w:val="000000" w:themeColor="text1"/>
            <w:rPrChange w:id="2432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322" w:author="N F" w:date="2023-12-05T03:09:00Z">
              <w:rPr>
                <w:rFonts w:cs="Times New Roman"/>
                <w:lang w:val="en-GB"/>
              </w:rPr>
            </w:rPrChange>
          </w:rPr>
          <w:delInstrText>in</w:delInstrText>
        </w:r>
        <w:r w:rsidR="00426E62" w:rsidRPr="006E6534" w:rsidDel="00532045">
          <w:rPr>
            <w:rFonts w:cs="Times New Roman"/>
            <w:color w:val="000000" w:themeColor="text1"/>
            <w:rPrChange w:id="2432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324" w:author="N F" w:date="2023-12-05T03:09:00Z">
              <w:rPr>
                <w:rFonts w:cs="Times New Roman"/>
                <w:lang w:val="en-GB"/>
              </w:rPr>
            </w:rPrChange>
          </w:rPr>
          <w:delInstrText>patients</w:delInstrText>
        </w:r>
        <w:r w:rsidR="00426E62" w:rsidRPr="006E6534" w:rsidDel="00532045">
          <w:rPr>
            <w:rFonts w:cs="Times New Roman"/>
            <w:color w:val="000000" w:themeColor="text1"/>
            <w:rPrChange w:id="2432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326" w:author="N F" w:date="2023-12-05T03:09:00Z">
              <w:rPr>
                <w:rFonts w:cs="Times New Roman"/>
                <w:lang w:val="en-GB"/>
              </w:rPr>
            </w:rPrChange>
          </w:rPr>
          <w:delInstrText>with</w:delInstrText>
        </w:r>
        <w:r w:rsidR="00426E62" w:rsidRPr="006E6534" w:rsidDel="00532045">
          <w:rPr>
            <w:rFonts w:cs="Times New Roman"/>
            <w:color w:val="000000" w:themeColor="text1"/>
            <w:rPrChange w:id="2432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328" w:author="N F" w:date="2023-12-05T03:09:00Z">
              <w:rPr>
                <w:rFonts w:cs="Times New Roman"/>
                <w:lang w:val="en-GB"/>
              </w:rPr>
            </w:rPrChange>
          </w:rPr>
          <w:delInstrText>non</w:delInstrText>
        </w:r>
        <w:r w:rsidR="00426E62" w:rsidRPr="006E6534" w:rsidDel="00532045">
          <w:rPr>
            <w:rFonts w:cs="Times New Roman"/>
            <w:color w:val="000000" w:themeColor="text1"/>
            <w:rPrChange w:id="24329" w:author="N F" w:date="2023-12-05T03:09:00Z">
              <w:rPr>
                <w:rFonts w:cs="Times New Roman"/>
              </w:rPr>
            </w:rPrChange>
          </w:rPr>
          <w:delInstrText>-</w:delInstrText>
        </w:r>
        <w:r w:rsidR="00426E62" w:rsidRPr="006E6534" w:rsidDel="00532045">
          <w:rPr>
            <w:rFonts w:cs="Times New Roman"/>
            <w:color w:val="000000" w:themeColor="text1"/>
            <w:lang w:val="en-GB"/>
            <w:rPrChange w:id="24330" w:author="N F" w:date="2023-12-05T03:09:00Z">
              <w:rPr>
                <w:rFonts w:cs="Times New Roman"/>
                <w:lang w:val="en-GB"/>
              </w:rPr>
            </w:rPrChange>
          </w:rPr>
          <w:delInstrText>small</w:delInstrText>
        </w:r>
        <w:r w:rsidR="00426E62" w:rsidRPr="006E6534" w:rsidDel="00532045">
          <w:rPr>
            <w:rFonts w:cs="Times New Roman"/>
            <w:color w:val="000000" w:themeColor="text1"/>
            <w:rPrChange w:id="2433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332" w:author="N F" w:date="2023-12-05T03:09:00Z">
              <w:rPr>
                <w:rFonts w:cs="Times New Roman"/>
                <w:lang w:val="en-GB"/>
              </w:rPr>
            </w:rPrChange>
          </w:rPr>
          <w:delInstrText>cell</w:delInstrText>
        </w:r>
        <w:r w:rsidR="00426E62" w:rsidRPr="006E6534" w:rsidDel="00532045">
          <w:rPr>
            <w:rFonts w:cs="Times New Roman"/>
            <w:color w:val="000000" w:themeColor="text1"/>
            <w:rPrChange w:id="2433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334" w:author="N F" w:date="2023-12-05T03:09:00Z">
              <w:rPr>
                <w:rFonts w:cs="Times New Roman"/>
                <w:lang w:val="en-GB"/>
              </w:rPr>
            </w:rPrChange>
          </w:rPr>
          <w:delInstrText>lung</w:delInstrText>
        </w:r>
        <w:r w:rsidR="00426E62" w:rsidRPr="006E6534" w:rsidDel="00532045">
          <w:rPr>
            <w:rFonts w:cs="Times New Roman"/>
            <w:color w:val="000000" w:themeColor="text1"/>
            <w:rPrChange w:id="24335"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336" w:author="N F" w:date="2023-12-05T03:09:00Z">
              <w:rPr>
                <w:rFonts w:cs="Times New Roman"/>
                <w:lang w:val="en-GB"/>
              </w:rPr>
            </w:rPrChange>
          </w:rPr>
          <w:delInstrText>cancer</w:delInstrText>
        </w:r>
        <w:r w:rsidR="00426E62" w:rsidRPr="006E6534" w:rsidDel="00532045">
          <w:rPr>
            <w:rFonts w:cs="Times New Roman"/>
            <w:color w:val="000000" w:themeColor="text1"/>
            <w:rPrChange w:id="24337"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338" w:author="N F" w:date="2023-12-05T03:09:00Z">
              <w:rPr>
                <w:rFonts w:cs="Times New Roman"/>
                <w:lang w:val="en-GB"/>
              </w:rPr>
            </w:rPrChange>
          </w:rPr>
          <w:delInstrText>harboring</w:delInstrText>
        </w:r>
        <w:r w:rsidR="00426E62" w:rsidRPr="006E6534" w:rsidDel="00532045">
          <w:rPr>
            <w:rFonts w:cs="Times New Roman"/>
            <w:color w:val="000000" w:themeColor="text1"/>
            <w:rPrChange w:id="24339"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340" w:author="N F" w:date="2023-12-05T03:09:00Z">
              <w:rPr>
                <w:rFonts w:cs="Times New Roman"/>
                <w:lang w:val="en-GB"/>
              </w:rPr>
            </w:rPrChange>
          </w:rPr>
          <w:delInstrText>an</w:delInstrText>
        </w:r>
        <w:r w:rsidR="00426E62" w:rsidRPr="006E6534" w:rsidDel="00532045">
          <w:rPr>
            <w:rFonts w:cs="Times New Roman"/>
            <w:color w:val="000000" w:themeColor="text1"/>
            <w:rPrChange w:id="24341"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342" w:author="N F" w:date="2023-12-05T03:09:00Z">
              <w:rPr>
                <w:rFonts w:cs="Times New Roman"/>
                <w:lang w:val="en-GB"/>
              </w:rPr>
            </w:rPrChange>
          </w:rPr>
          <w:delInstrText>EGFR</w:delInstrText>
        </w:r>
        <w:r w:rsidR="00426E62" w:rsidRPr="006E6534" w:rsidDel="00532045">
          <w:rPr>
            <w:rFonts w:cs="Times New Roman"/>
            <w:color w:val="000000" w:themeColor="text1"/>
            <w:rPrChange w:id="24343"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344" w:author="N F" w:date="2023-12-05T03:09:00Z">
              <w:rPr>
                <w:rFonts w:cs="Times New Roman"/>
                <w:lang w:val="en-GB"/>
              </w:rPr>
            </w:rPrChange>
          </w:rPr>
          <w:delInstrText>mutation</w:delInstrText>
        </w:r>
        <w:r w:rsidR="00426E62" w:rsidRPr="006E6534" w:rsidDel="00532045">
          <w:rPr>
            <w:rFonts w:cs="Times New Roman"/>
            <w:color w:val="000000" w:themeColor="text1"/>
            <w:rPrChange w:id="24345" w:author="N F" w:date="2023-12-05T03:09:00Z">
              <w:rPr>
                <w:rFonts w:cs="Times New Roman"/>
              </w:rPr>
            </w:rPrChange>
          </w:rPr>
          <w:delInstrText>","</w:delInstrText>
        </w:r>
        <w:r w:rsidR="00426E62" w:rsidRPr="006E6534" w:rsidDel="00532045">
          <w:rPr>
            <w:rFonts w:cs="Times New Roman"/>
            <w:color w:val="000000" w:themeColor="text1"/>
            <w:lang w:val="en-GB"/>
            <w:rPrChange w:id="24346" w:author="N F" w:date="2023-12-05T03:09:00Z">
              <w:rPr>
                <w:rFonts w:cs="Times New Roman"/>
                <w:lang w:val="en-GB"/>
              </w:rPr>
            </w:rPrChange>
          </w:rPr>
          <w:delInstrText>volume</w:delInstrText>
        </w:r>
        <w:r w:rsidR="00426E62" w:rsidRPr="006E6534" w:rsidDel="00532045">
          <w:rPr>
            <w:rFonts w:cs="Times New Roman"/>
            <w:color w:val="000000" w:themeColor="text1"/>
            <w:rPrChange w:id="24347" w:author="N F" w:date="2023-12-05T03:09:00Z">
              <w:rPr>
                <w:rFonts w:cs="Times New Roman"/>
              </w:rPr>
            </w:rPrChange>
          </w:rPr>
          <w:delInstrText>":"10","</w:delInstrText>
        </w:r>
        <w:r w:rsidR="00426E62" w:rsidRPr="006E6534" w:rsidDel="00532045">
          <w:rPr>
            <w:rFonts w:cs="Times New Roman"/>
            <w:color w:val="000000" w:themeColor="text1"/>
            <w:lang w:val="en-GB"/>
            <w:rPrChange w:id="24348" w:author="N F" w:date="2023-12-05T03:09:00Z">
              <w:rPr>
                <w:rFonts w:cs="Times New Roman"/>
                <w:lang w:val="en-GB"/>
              </w:rPr>
            </w:rPrChange>
          </w:rPr>
          <w:delInstrText>author</w:delInstrText>
        </w:r>
        <w:r w:rsidR="00426E62" w:rsidRPr="006E6534" w:rsidDel="00532045">
          <w:rPr>
            <w:rFonts w:cs="Times New Roman"/>
            <w:color w:val="000000" w:themeColor="text1"/>
            <w:rPrChange w:id="24349" w:author="N F" w:date="2023-12-05T03:09:00Z">
              <w:rPr>
                <w:rFonts w:cs="Times New Roman"/>
              </w:rPr>
            </w:rPrChange>
          </w:rPr>
          <w:delInstrText>":[{"</w:delInstrText>
        </w:r>
        <w:r w:rsidR="00426E62" w:rsidRPr="006E6534" w:rsidDel="00532045">
          <w:rPr>
            <w:rFonts w:cs="Times New Roman"/>
            <w:color w:val="000000" w:themeColor="text1"/>
            <w:lang w:val="en-GB"/>
            <w:rPrChange w:id="24350" w:author="N F" w:date="2023-12-05T03:09:00Z">
              <w:rPr>
                <w:rFonts w:cs="Times New Roman"/>
                <w:lang w:val="en-GB"/>
              </w:rPr>
            </w:rPrChange>
          </w:rPr>
          <w:delInstrText>family</w:delInstrText>
        </w:r>
        <w:r w:rsidR="00426E62" w:rsidRPr="006E6534" w:rsidDel="00532045">
          <w:rPr>
            <w:rFonts w:cs="Times New Roman"/>
            <w:color w:val="000000" w:themeColor="text1"/>
            <w:rPrChange w:id="24351" w:author="N F" w:date="2023-12-05T03:09:00Z">
              <w:rPr>
                <w:rFonts w:cs="Times New Roman"/>
              </w:rPr>
            </w:rPrChange>
          </w:rPr>
          <w:delInstrText>":"</w:delInstrText>
        </w:r>
        <w:r w:rsidR="00426E62" w:rsidRPr="006E6534" w:rsidDel="00532045">
          <w:rPr>
            <w:rFonts w:cs="Times New Roman"/>
            <w:color w:val="000000" w:themeColor="text1"/>
            <w:lang w:val="en-GB"/>
            <w:rPrChange w:id="24352" w:author="N F" w:date="2023-12-05T03:09:00Z">
              <w:rPr>
                <w:rFonts w:cs="Times New Roman"/>
                <w:lang w:val="en-GB"/>
              </w:rPr>
            </w:rPrChange>
          </w:rPr>
          <w:delInstrText>Ono</w:delInstrText>
        </w:r>
        <w:r w:rsidR="00426E62" w:rsidRPr="006E6534" w:rsidDel="00532045">
          <w:rPr>
            <w:rFonts w:cs="Times New Roman"/>
            <w:color w:val="000000" w:themeColor="text1"/>
            <w:rPrChange w:id="24353" w:author="N F" w:date="2023-12-05T03:09:00Z">
              <w:rPr>
                <w:rFonts w:cs="Times New Roman"/>
              </w:rPr>
            </w:rPrChange>
          </w:rPr>
          <w:delInstrText>","</w:delInstrText>
        </w:r>
        <w:r w:rsidR="00426E62" w:rsidRPr="006E6534" w:rsidDel="00532045">
          <w:rPr>
            <w:rFonts w:cs="Times New Roman"/>
            <w:color w:val="000000" w:themeColor="text1"/>
            <w:lang w:val="en-GB"/>
            <w:rPrChange w:id="24354" w:author="N F" w:date="2023-12-05T03:09:00Z">
              <w:rPr>
                <w:rFonts w:cs="Times New Roman"/>
                <w:lang w:val="en-GB"/>
              </w:rPr>
            </w:rPrChange>
          </w:rPr>
          <w:delInstrText>given</w:delInstrText>
        </w:r>
        <w:r w:rsidR="00426E62" w:rsidRPr="006E6534" w:rsidDel="00532045">
          <w:rPr>
            <w:rFonts w:cs="Times New Roman"/>
            <w:color w:val="000000" w:themeColor="text1"/>
            <w:rPrChange w:id="24355" w:author="N F" w:date="2023-12-05T03:09:00Z">
              <w:rPr>
                <w:rFonts w:cs="Times New Roman"/>
              </w:rPr>
            </w:rPrChange>
          </w:rPr>
          <w:delInstrText>":"</w:delInstrText>
        </w:r>
        <w:r w:rsidR="00426E62" w:rsidRPr="006E6534" w:rsidDel="00532045">
          <w:rPr>
            <w:rFonts w:cs="Times New Roman"/>
            <w:color w:val="000000" w:themeColor="text1"/>
            <w:lang w:val="en-GB"/>
            <w:rPrChange w:id="24356" w:author="N F" w:date="2023-12-05T03:09:00Z">
              <w:rPr>
                <w:rFonts w:cs="Times New Roman"/>
                <w:lang w:val="en-GB"/>
              </w:rPr>
            </w:rPrChange>
          </w:rPr>
          <w:delInstrText>Taihei</w:delInstrText>
        </w:r>
        <w:r w:rsidR="00426E62" w:rsidRPr="006E6534" w:rsidDel="00532045">
          <w:rPr>
            <w:rFonts w:cs="Times New Roman"/>
            <w:color w:val="000000" w:themeColor="text1"/>
            <w:rPrChange w:id="24357" w:author="N F" w:date="2023-12-05T03:09:00Z">
              <w:rPr>
                <w:rFonts w:cs="Times New Roman"/>
              </w:rPr>
            </w:rPrChange>
          </w:rPr>
          <w:delInstrText>"},{"</w:delInstrText>
        </w:r>
        <w:r w:rsidR="00426E62" w:rsidRPr="006E6534" w:rsidDel="00532045">
          <w:rPr>
            <w:rFonts w:cs="Times New Roman"/>
            <w:color w:val="000000" w:themeColor="text1"/>
            <w:lang w:val="en-GB"/>
            <w:rPrChange w:id="24358" w:author="N F" w:date="2023-12-05T03:09:00Z">
              <w:rPr>
                <w:rFonts w:cs="Times New Roman"/>
                <w:lang w:val="en-GB"/>
              </w:rPr>
            </w:rPrChange>
          </w:rPr>
          <w:delInstrText>family</w:delInstrText>
        </w:r>
        <w:r w:rsidR="00426E62" w:rsidRPr="006E6534" w:rsidDel="00532045">
          <w:rPr>
            <w:rFonts w:cs="Times New Roman"/>
            <w:color w:val="000000" w:themeColor="text1"/>
            <w:rPrChange w:id="24359" w:author="N F" w:date="2023-12-05T03:09:00Z">
              <w:rPr>
                <w:rFonts w:cs="Times New Roman"/>
              </w:rPr>
            </w:rPrChange>
          </w:rPr>
          <w:delInstrText>":"</w:delInstrText>
        </w:r>
        <w:r w:rsidR="00426E62" w:rsidRPr="006E6534" w:rsidDel="00532045">
          <w:rPr>
            <w:rFonts w:cs="Times New Roman"/>
            <w:color w:val="000000" w:themeColor="text1"/>
            <w:lang w:val="en-GB"/>
            <w:rPrChange w:id="24360" w:author="N F" w:date="2023-12-05T03:09:00Z">
              <w:rPr>
                <w:rFonts w:cs="Times New Roman"/>
                <w:lang w:val="en-GB"/>
              </w:rPr>
            </w:rPrChange>
          </w:rPr>
          <w:delInstrText>Igawa</w:delInstrText>
        </w:r>
        <w:r w:rsidR="00426E62" w:rsidRPr="006E6534" w:rsidDel="00532045">
          <w:rPr>
            <w:rFonts w:cs="Times New Roman"/>
            <w:color w:val="000000" w:themeColor="text1"/>
            <w:rPrChange w:id="24361" w:author="N F" w:date="2023-12-05T03:09:00Z">
              <w:rPr>
                <w:rFonts w:cs="Times New Roman"/>
              </w:rPr>
            </w:rPrChange>
          </w:rPr>
          <w:delInstrText>","</w:delInstrText>
        </w:r>
        <w:r w:rsidR="00426E62" w:rsidRPr="006E6534" w:rsidDel="00532045">
          <w:rPr>
            <w:rFonts w:cs="Times New Roman"/>
            <w:color w:val="000000" w:themeColor="text1"/>
            <w:lang w:val="en-GB"/>
            <w:rPrChange w:id="24362" w:author="N F" w:date="2023-12-05T03:09:00Z">
              <w:rPr>
                <w:rFonts w:cs="Times New Roman"/>
                <w:lang w:val="en-GB"/>
              </w:rPr>
            </w:rPrChange>
          </w:rPr>
          <w:delInstrText>given</w:delInstrText>
        </w:r>
        <w:r w:rsidR="00426E62" w:rsidRPr="006E6534" w:rsidDel="00532045">
          <w:rPr>
            <w:rFonts w:cs="Times New Roman"/>
            <w:color w:val="000000" w:themeColor="text1"/>
            <w:rPrChange w:id="24363" w:author="N F" w:date="2023-12-05T03:09:00Z">
              <w:rPr>
                <w:rFonts w:cs="Times New Roman"/>
              </w:rPr>
            </w:rPrChange>
          </w:rPr>
          <w:delInstrText>":"</w:delInstrText>
        </w:r>
        <w:r w:rsidR="00426E62" w:rsidRPr="006E6534" w:rsidDel="00532045">
          <w:rPr>
            <w:rFonts w:cs="Times New Roman"/>
            <w:color w:val="000000" w:themeColor="text1"/>
            <w:lang w:val="en-GB"/>
            <w:rPrChange w:id="24364" w:author="N F" w:date="2023-12-05T03:09:00Z">
              <w:rPr>
                <w:rFonts w:cs="Times New Roman"/>
                <w:lang w:val="en-GB"/>
              </w:rPr>
            </w:rPrChange>
          </w:rPr>
          <w:delInstrText>Satoshi</w:delInstrText>
        </w:r>
        <w:r w:rsidR="00426E62" w:rsidRPr="006E6534" w:rsidDel="00532045">
          <w:rPr>
            <w:rFonts w:cs="Times New Roman"/>
            <w:color w:val="000000" w:themeColor="text1"/>
            <w:rPrChange w:id="24365" w:author="N F" w:date="2023-12-05T03:09:00Z">
              <w:rPr>
                <w:rFonts w:cs="Times New Roman"/>
              </w:rPr>
            </w:rPrChange>
          </w:rPr>
          <w:delInstrText>"},{"</w:delInstrText>
        </w:r>
        <w:r w:rsidR="00426E62" w:rsidRPr="006E6534" w:rsidDel="00532045">
          <w:rPr>
            <w:rFonts w:cs="Times New Roman"/>
            <w:color w:val="000000" w:themeColor="text1"/>
            <w:lang w:val="en-GB"/>
            <w:rPrChange w:id="24366" w:author="N F" w:date="2023-12-05T03:09:00Z">
              <w:rPr>
                <w:rFonts w:cs="Times New Roman"/>
                <w:lang w:val="en-GB"/>
              </w:rPr>
            </w:rPrChange>
          </w:rPr>
          <w:delInstrText>family</w:delInstrText>
        </w:r>
        <w:r w:rsidR="00426E62" w:rsidRPr="006E6534" w:rsidDel="00532045">
          <w:rPr>
            <w:rFonts w:cs="Times New Roman"/>
            <w:color w:val="000000" w:themeColor="text1"/>
            <w:rPrChange w:id="24367" w:author="N F" w:date="2023-12-05T03:09:00Z">
              <w:rPr>
                <w:rFonts w:cs="Times New Roman"/>
              </w:rPr>
            </w:rPrChange>
          </w:rPr>
          <w:delInstrText>":"</w:delInstrText>
        </w:r>
        <w:r w:rsidR="00426E62" w:rsidRPr="006E6534" w:rsidDel="00532045">
          <w:rPr>
            <w:rFonts w:cs="Times New Roman"/>
            <w:color w:val="000000" w:themeColor="text1"/>
            <w:lang w:val="en-GB"/>
            <w:rPrChange w:id="24368" w:author="N F" w:date="2023-12-05T03:09:00Z">
              <w:rPr>
                <w:rFonts w:cs="Times New Roman"/>
                <w:lang w:val="en-GB"/>
              </w:rPr>
            </w:rPrChange>
          </w:rPr>
          <w:delInstrText>Ozawa</w:delInstrText>
        </w:r>
        <w:r w:rsidR="00426E62" w:rsidRPr="006E6534" w:rsidDel="00532045">
          <w:rPr>
            <w:rFonts w:cs="Times New Roman"/>
            <w:color w:val="000000" w:themeColor="text1"/>
            <w:rPrChange w:id="24369" w:author="N F" w:date="2023-12-05T03:09:00Z">
              <w:rPr>
                <w:rFonts w:cs="Times New Roman"/>
              </w:rPr>
            </w:rPrChange>
          </w:rPr>
          <w:delInstrText>","</w:delInstrText>
        </w:r>
        <w:r w:rsidR="00426E62" w:rsidRPr="006E6534" w:rsidDel="00532045">
          <w:rPr>
            <w:rFonts w:cs="Times New Roman"/>
            <w:color w:val="000000" w:themeColor="text1"/>
            <w:lang w:val="en-GB"/>
            <w:rPrChange w:id="24370" w:author="N F" w:date="2023-12-05T03:09:00Z">
              <w:rPr>
                <w:rFonts w:cs="Times New Roman"/>
                <w:lang w:val="en-GB"/>
              </w:rPr>
            </w:rPrChange>
          </w:rPr>
          <w:delInstrText>given</w:delInstrText>
        </w:r>
        <w:r w:rsidR="00426E62" w:rsidRPr="006E6534" w:rsidDel="00532045">
          <w:rPr>
            <w:rFonts w:cs="Times New Roman"/>
            <w:color w:val="000000" w:themeColor="text1"/>
            <w:rPrChange w:id="24371" w:author="N F" w:date="2023-12-05T03:09:00Z">
              <w:rPr>
                <w:rFonts w:cs="Times New Roman"/>
              </w:rPr>
            </w:rPrChange>
          </w:rPr>
          <w:delInstrText>":"</w:delInstrText>
        </w:r>
        <w:r w:rsidR="00426E62" w:rsidRPr="006E6534" w:rsidDel="00532045">
          <w:rPr>
            <w:rFonts w:cs="Times New Roman"/>
            <w:color w:val="000000" w:themeColor="text1"/>
            <w:lang w:val="en-GB"/>
            <w:rPrChange w:id="24372" w:author="N F" w:date="2023-12-05T03:09:00Z">
              <w:rPr>
                <w:rFonts w:cs="Times New Roman"/>
                <w:lang w:val="en-GB"/>
              </w:rPr>
            </w:rPrChange>
          </w:rPr>
          <w:delInstrText>Takahiro</w:delInstrText>
        </w:r>
        <w:r w:rsidR="00426E62" w:rsidRPr="006E6534" w:rsidDel="00532045">
          <w:rPr>
            <w:rFonts w:cs="Times New Roman"/>
            <w:color w:val="000000" w:themeColor="text1"/>
            <w:rPrChange w:id="24373" w:author="N F" w:date="2023-12-05T03:09:00Z">
              <w:rPr>
                <w:rFonts w:cs="Times New Roman"/>
              </w:rPr>
            </w:rPrChange>
          </w:rPr>
          <w:delInstrText>"},{"</w:delInstrText>
        </w:r>
        <w:r w:rsidR="00426E62" w:rsidRPr="006E6534" w:rsidDel="00532045">
          <w:rPr>
            <w:rFonts w:cs="Times New Roman"/>
            <w:color w:val="000000" w:themeColor="text1"/>
            <w:lang w:val="en-GB"/>
            <w:rPrChange w:id="24374" w:author="N F" w:date="2023-12-05T03:09:00Z">
              <w:rPr>
                <w:rFonts w:cs="Times New Roman"/>
                <w:lang w:val="en-GB"/>
              </w:rPr>
            </w:rPrChange>
          </w:rPr>
          <w:delInstrText>family</w:delInstrText>
        </w:r>
        <w:r w:rsidR="00426E62" w:rsidRPr="006E6534" w:rsidDel="00532045">
          <w:rPr>
            <w:rFonts w:cs="Times New Roman"/>
            <w:color w:val="000000" w:themeColor="text1"/>
            <w:rPrChange w:id="24375" w:author="N F" w:date="2023-12-05T03:09:00Z">
              <w:rPr>
                <w:rFonts w:cs="Times New Roman"/>
              </w:rPr>
            </w:rPrChange>
          </w:rPr>
          <w:delInstrText>":"</w:delInstrText>
        </w:r>
        <w:r w:rsidR="00426E62" w:rsidRPr="006E6534" w:rsidDel="00532045">
          <w:rPr>
            <w:rFonts w:cs="Times New Roman"/>
            <w:color w:val="000000" w:themeColor="text1"/>
            <w:lang w:val="en-GB"/>
            <w:rPrChange w:id="24376" w:author="N F" w:date="2023-12-05T03:09:00Z">
              <w:rPr>
                <w:rFonts w:cs="Times New Roman"/>
                <w:lang w:val="en-GB"/>
              </w:rPr>
            </w:rPrChange>
          </w:rPr>
          <w:delInstrText>Kasajima</w:delInstrText>
        </w:r>
        <w:r w:rsidR="00426E62" w:rsidRPr="006E6534" w:rsidDel="00532045">
          <w:rPr>
            <w:rFonts w:cs="Times New Roman"/>
            <w:color w:val="000000" w:themeColor="text1"/>
            <w:rPrChange w:id="24377" w:author="N F" w:date="2023-12-05T03:09:00Z">
              <w:rPr>
                <w:rFonts w:cs="Times New Roman"/>
              </w:rPr>
            </w:rPrChange>
          </w:rPr>
          <w:delInstrText>","</w:delInstrText>
        </w:r>
        <w:r w:rsidR="00426E62" w:rsidRPr="006E6534" w:rsidDel="00532045">
          <w:rPr>
            <w:rFonts w:cs="Times New Roman"/>
            <w:color w:val="000000" w:themeColor="text1"/>
            <w:lang w:val="en-GB"/>
            <w:rPrChange w:id="24378" w:author="N F" w:date="2023-12-05T03:09:00Z">
              <w:rPr>
                <w:rFonts w:cs="Times New Roman"/>
                <w:lang w:val="en-GB"/>
              </w:rPr>
            </w:rPrChange>
          </w:rPr>
          <w:delInstrText>given</w:delInstrText>
        </w:r>
        <w:r w:rsidR="00426E62" w:rsidRPr="006E6534" w:rsidDel="00532045">
          <w:rPr>
            <w:rFonts w:cs="Times New Roman"/>
            <w:color w:val="000000" w:themeColor="text1"/>
            <w:rPrChange w:id="24379" w:author="N F" w:date="2023-12-05T03:09:00Z">
              <w:rPr>
                <w:rFonts w:cs="Times New Roman"/>
              </w:rPr>
            </w:rPrChange>
          </w:rPr>
          <w:delInstrText>":"</w:delInstrText>
        </w:r>
        <w:r w:rsidR="00426E62" w:rsidRPr="006E6534" w:rsidDel="00532045">
          <w:rPr>
            <w:rFonts w:cs="Times New Roman"/>
            <w:color w:val="000000" w:themeColor="text1"/>
            <w:lang w:val="en-GB"/>
            <w:rPrChange w:id="24380" w:author="N F" w:date="2023-12-05T03:09:00Z">
              <w:rPr>
                <w:rFonts w:cs="Times New Roman"/>
                <w:lang w:val="en-GB"/>
              </w:rPr>
            </w:rPrChange>
          </w:rPr>
          <w:delInstrText>Masashi</w:delInstrText>
        </w:r>
        <w:r w:rsidR="00426E62" w:rsidRPr="006E6534" w:rsidDel="00532045">
          <w:rPr>
            <w:rFonts w:cs="Times New Roman"/>
            <w:color w:val="000000" w:themeColor="text1"/>
            <w:rPrChange w:id="24381" w:author="N F" w:date="2023-12-05T03:09:00Z">
              <w:rPr>
                <w:rFonts w:cs="Times New Roman"/>
              </w:rPr>
            </w:rPrChange>
          </w:rPr>
          <w:delInstrText>"},{"</w:delInstrText>
        </w:r>
        <w:r w:rsidR="00426E62" w:rsidRPr="006E6534" w:rsidDel="00532045">
          <w:rPr>
            <w:rFonts w:cs="Times New Roman"/>
            <w:color w:val="000000" w:themeColor="text1"/>
            <w:lang w:val="en-GB"/>
            <w:rPrChange w:id="24382" w:author="N F" w:date="2023-12-05T03:09:00Z">
              <w:rPr>
                <w:rFonts w:cs="Times New Roman"/>
                <w:lang w:val="en-GB"/>
              </w:rPr>
            </w:rPrChange>
          </w:rPr>
          <w:delInstrText>family</w:delInstrText>
        </w:r>
        <w:r w:rsidR="00426E62" w:rsidRPr="006E6534" w:rsidDel="00532045">
          <w:rPr>
            <w:rFonts w:cs="Times New Roman"/>
            <w:color w:val="000000" w:themeColor="text1"/>
            <w:rPrChange w:id="24383" w:author="N F" w:date="2023-12-05T03:09:00Z">
              <w:rPr>
                <w:rFonts w:cs="Times New Roman"/>
              </w:rPr>
            </w:rPrChange>
          </w:rPr>
          <w:delInstrText>":"</w:delInstrText>
        </w:r>
        <w:r w:rsidR="00426E62" w:rsidRPr="006E6534" w:rsidDel="00532045">
          <w:rPr>
            <w:rFonts w:cs="Times New Roman"/>
            <w:color w:val="000000" w:themeColor="text1"/>
            <w:lang w:val="en-GB"/>
            <w:rPrChange w:id="24384" w:author="N F" w:date="2023-12-05T03:09:00Z">
              <w:rPr>
                <w:rFonts w:cs="Times New Roman"/>
                <w:lang w:val="en-GB"/>
              </w:rPr>
            </w:rPrChange>
          </w:rPr>
          <w:delInstrText>Ishihara</w:delInstrText>
        </w:r>
        <w:r w:rsidR="00426E62" w:rsidRPr="006E6534" w:rsidDel="00532045">
          <w:rPr>
            <w:rFonts w:cs="Times New Roman"/>
            <w:color w:val="000000" w:themeColor="text1"/>
            <w:rPrChange w:id="24385" w:author="N F" w:date="2023-12-05T03:09:00Z">
              <w:rPr>
                <w:rFonts w:cs="Times New Roman"/>
              </w:rPr>
            </w:rPrChange>
          </w:rPr>
          <w:delInstrText>","</w:delInstrText>
        </w:r>
        <w:r w:rsidR="00426E62" w:rsidRPr="006E6534" w:rsidDel="00532045">
          <w:rPr>
            <w:rFonts w:cs="Times New Roman"/>
            <w:color w:val="000000" w:themeColor="text1"/>
            <w:lang w:val="en-GB"/>
            <w:rPrChange w:id="24386" w:author="N F" w:date="2023-12-05T03:09:00Z">
              <w:rPr>
                <w:rFonts w:cs="Times New Roman"/>
                <w:lang w:val="en-GB"/>
              </w:rPr>
            </w:rPrChange>
          </w:rPr>
          <w:delInstrText>given</w:delInstrText>
        </w:r>
        <w:r w:rsidR="00426E62" w:rsidRPr="006E6534" w:rsidDel="00532045">
          <w:rPr>
            <w:rFonts w:cs="Times New Roman"/>
            <w:color w:val="000000" w:themeColor="text1"/>
            <w:rPrChange w:id="24387" w:author="N F" w:date="2023-12-05T03:09:00Z">
              <w:rPr>
                <w:rFonts w:cs="Times New Roman"/>
              </w:rPr>
            </w:rPrChange>
          </w:rPr>
          <w:delInstrText>":"</w:delInstrText>
        </w:r>
        <w:r w:rsidR="00426E62" w:rsidRPr="006E6534" w:rsidDel="00532045">
          <w:rPr>
            <w:rFonts w:cs="Times New Roman"/>
            <w:color w:val="000000" w:themeColor="text1"/>
            <w:lang w:val="en-GB"/>
            <w:rPrChange w:id="24388" w:author="N F" w:date="2023-12-05T03:09:00Z">
              <w:rPr>
                <w:rFonts w:cs="Times New Roman"/>
                <w:lang w:val="en-GB"/>
              </w:rPr>
            </w:rPrChange>
          </w:rPr>
          <w:delInstrText>Mikiko</w:delInstrText>
        </w:r>
        <w:r w:rsidR="00426E62" w:rsidRPr="006E6534" w:rsidDel="00532045">
          <w:rPr>
            <w:rFonts w:cs="Times New Roman"/>
            <w:color w:val="000000" w:themeColor="text1"/>
            <w:rPrChange w:id="24389" w:author="N F" w:date="2023-12-05T03:09:00Z">
              <w:rPr>
                <w:rFonts w:cs="Times New Roman"/>
              </w:rPr>
            </w:rPrChange>
          </w:rPr>
          <w:delInstrText>"},{"</w:delInstrText>
        </w:r>
        <w:r w:rsidR="00426E62" w:rsidRPr="006E6534" w:rsidDel="00532045">
          <w:rPr>
            <w:rFonts w:cs="Times New Roman"/>
            <w:color w:val="000000" w:themeColor="text1"/>
            <w:lang w:val="en-GB"/>
            <w:rPrChange w:id="24390" w:author="N F" w:date="2023-12-05T03:09:00Z">
              <w:rPr>
                <w:rFonts w:cs="Times New Roman"/>
                <w:lang w:val="en-GB"/>
              </w:rPr>
            </w:rPrChange>
          </w:rPr>
          <w:delInstrText>family</w:delInstrText>
        </w:r>
        <w:r w:rsidR="00426E62" w:rsidRPr="006E6534" w:rsidDel="00532045">
          <w:rPr>
            <w:rFonts w:cs="Times New Roman"/>
            <w:color w:val="000000" w:themeColor="text1"/>
            <w:rPrChange w:id="24391" w:author="N F" w:date="2023-12-05T03:09:00Z">
              <w:rPr>
                <w:rFonts w:cs="Times New Roman"/>
              </w:rPr>
            </w:rPrChange>
          </w:rPr>
          <w:delInstrText>":"</w:delInstrText>
        </w:r>
        <w:r w:rsidR="00426E62" w:rsidRPr="006E6534" w:rsidDel="00532045">
          <w:rPr>
            <w:rFonts w:cs="Times New Roman"/>
            <w:color w:val="000000" w:themeColor="text1"/>
            <w:lang w:val="en-GB"/>
            <w:rPrChange w:id="24392" w:author="N F" w:date="2023-12-05T03:09:00Z">
              <w:rPr>
                <w:rFonts w:cs="Times New Roman"/>
                <w:lang w:val="en-GB"/>
              </w:rPr>
            </w:rPrChange>
          </w:rPr>
          <w:delInstrText>Hiyoshi</w:delInstrText>
        </w:r>
        <w:r w:rsidR="00426E62" w:rsidRPr="006E6534" w:rsidDel="00532045">
          <w:rPr>
            <w:rFonts w:cs="Times New Roman"/>
            <w:color w:val="000000" w:themeColor="text1"/>
            <w:rPrChange w:id="24393" w:author="N F" w:date="2023-12-05T03:09:00Z">
              <w:rPr>
                <w:rFonts w:cs="Times New Roman"/>
              </w:rPr>
            </w:rPrChange>
          </w:rPr>
          <w:delInstrText>","</w:delInstrText>
        </w:r>
        <w:r w:rsidR="00426E62" w:rsidRPr="006E6534" w:rsidDel="00532045">
          <w:rPr>
            <w:rFonts w:cs="Times New Roman"/>
            <w:color w:val="000000" w:themeColor="text1"/>
            <w:lang w:val="en-GB"/>
            <w:rPrChange w:id="24394" w:author="N F" w:date="2023-12-05T03:09:00Z">
              <w:rPr>
                <w:rFonts w:cs="Times New Roman"/>
                <w:lang w:val="en-GB"/>
              </w:rPr>
            </w:rPrChange>
          </w:rPr>
          <w:delInstrText>given</w:delInstrText>
        </w:r>
        <w:r w:rsidR="00426E62" w:rsidRPr="006E6534" w:rsidDel="00532045">
          <w:rPr>
            <w:rFonts w:cs="Times New Roman"/>
            <w:color w:val="000000" w:themeColor="text1"/>
            <w:rPrChange w:id="24395" w:author="N F" w:date="2023-12-05T03:09:00Z">
              <w:rPr>
                <w:rFonts w:cs="Times New Roman"/>
              </w:rPr>
            </w:rPrChange>
          </w:rPr>
          <w:delInstrText>":"</w:delInstrText>
        </w:r>
        <w:r w:rsidR="00426E62" w:rsidRPr="006E6534" w:rsidDel="00532045">
          <w:rPr>
            <w:rFonts w:cs="Times New Roman"/>
            <w:color w:val="000000" w:themeColor="text1"/>
            <w:lang w:val="en-GB"/>
            <w:rPrChange w:id="24396" w:author="N F" w:date="2023-12-05T03:09:00Z">
              <w:rPr>
                <w:rFonts w:cs="Times New Roman"/>
                <w:lang w:val="en-GB"/>
              </w:rPr>
            </w:rPrChange>
          </w:rPr>
          <w:delInstrText>Yasuhiro</w:delInstrText>
        </w:r>
        <w:r w:rsidR="00426E62" w:rsidRPr="006E6534" w:rsidDel="00532045">
          <w:rPr>
            <w:rFonts w:cs="Times New Roman"/>
            <w:color w:val="000000" w:themeColor="text1"/>
            <w:rPrChange w:id="24397" w:author="N F" w:date="2023-12-05T03:09:00Z">
              <w:rPr>
                <w:rFonts w:cs="Times New Roman"/>
              </w:rPr>
            </w:rPrChange>
          </w:rPr>
          <w:delInstrText>"},{"</w:delInstrText>
        </w:r>
        <w:r w:rsidR="00426E62" w:rsidRPr="006E6534" w:rsidDel="00532045">
          <w:rPr>
            <w:rFonts w:cs="Times New Roman"/>
            <w:color w:val="000000" w:themeColor="text1"/>
            <w:lang w:val="en-GB"/>
            <w:rPrChange w:id="24398" w:author="N F" w:date="2023-12-05T03:09:00Z">
              <w:rPr>
                <w:rFonts w:cs="Times New Roman"/>
                <w:lang w:val="en-GB"/>
              </w:rPr>
            </w:rPrChange>
          </w:rPr>
          <w:delInstrText>family</w:delInstrText>
        </w:r>
        <w:r w:rsidR="00426E62" w:rsidRPr="006E6534" w:rsidDel="00532045">
          <w:rPr>
            <w:rFonts w:cs="Times New Roman"/>
            <w:color w:val="000000" w:themeColor="text1"/>
            <w:rPrChange w:id="24399" w:author="N F" w:date="2023-12-05T03:09:00Z">
              <w:rPr>
                <w:rFonts w:cs="Times New Roman"/>
              </w:rPr>
            </w:rPrChange>
          </w:rPr>
          <w:delInstrText>":"</w:delInstrText>
        </w:r>
        <w:r w:rsidR="00426E62" w:rsidRPr="006E6534" w:rsidDel="00532045">
          <w:rPr>
            <w:rFonts w:cs="Times New Roman"/>
            <w:color w:val="000000" w:themeColor="text1"/>
            <w:lang w:val="en-GB"/>
            <w:rPrChange w:id="24400" w:author="N F" w:date="2023-12-05T03:09:00Z">
              <w:rPr>
                <w:rFonts w:cs="Times New Roman"/>
                <w:lang w:val="en-GB"/>
              </w:rPr>
            </w:rPrChange>
          </w:rPr>
          <w:delInstrText>Kusuhara</w:delInstrText>
        </w:r>
        <w:r w:rsidR="00426E62" w:rsidRPr="006E6534" w:rsidDel="00532045">
          <w:rPr>
            <w:rFonts w:cs="Times New Roman"/>
            <w:color w:val="000000" w:themeColor="text1"/>
            <w:rPrChange w:id="24401" w:author="N F" w:date="2023-12-05T03:09:00Z">
              <w:rPr>
                <w:rFonts w:cs="Times New Roman"/>
              </w:rPr>
            </w:rPrChange>
          </w:rPr>
          <w:delInstrText>","</w:delInstrText>
        </w:r>
        <w:r w:rsidR="00426E62" w:rsidRPr="006E6534" w:rsidDel="00532045">
          <w:rPr>
            <w:rFonts w:cs="Times New Roman"/>
            <w:color w:val="000000" w:themeColor="text1"/>
            <w:lang w:val="en-GB"/>
            <w:rPrChange w:id="24402" w:author="N F" w:date="2023-12-05T03:09:00Z">
              <w:rPr>
                <w:rFonts w:cs="Times New Roman"/>
                <w:lang w:val="en-GB"/>
              </w:rPr>
            </w:rPrChange>
          </w:rPr>
          <w:delInstrText>given</w:delInstrText>
        </w:r>
        <w:r w:rsidR="00426E62" w:rsidRPr="006E6534" w:rsidDel="00532045">
          <w:rPr>
            <w:rFonts w:cs="Times New Roman"/>
            <w:color w:val="000000" w:themeColor="text1"/>
            <w:rPrChange w:id="24403" w:author="N F" w:date="2023-12-05T03:09:00Z">
              <w:rPr>
                <w:rFonts w:cs="Times New Roman"/>
              </w:rPr>
            </w:rPrChange>
          </w:rPr>
          <w:delInstrText>":"</w:delInstrText>
        </w:r>
        <w:r w:rsidR="00426E62" w:rsidRPr="006E6534" w:rsidDel="00532045">
          <w:rPr>
            <w:rFonts w:cs="Times New Roman"/>
            <w:color w:val="000000" w:themeColor="text1"/>
            <w:lang w:val="en-GB"/>
            <w:rPrChange w:id="24404" w:author="N F" w:date="2023-12-05T03:09:00Z">
              <w:rPr>
                <w:rFonts w:cs="Times New Roman"/>
                <w:lang w:val="en-GB"/>
              </w:rPr>
            </w:rPrChange>
          </w:rPr>
          <w:delInstrText>Seiichiro</w:delInstrText>
        </w:r>
        <w:r w:rsidR="00426E62" w:rsidRPr="006E6534" w:rsidDel="00532045">
          <w:rPr>
            <w:rFonts w:cs="Times New Roman"/>
            <w:color w:val="000000" w:themeColor="text1"/>
            <w:rPrChange w:id="24405" w:author="N F" w:date="2023-12-05T03:09:00Z">
              <w:rPr>
                <w:rFonts w:cs="Times New Roman"/>
              </w:rPr>
            </w:rPrChange>
          </w:rPr>
          <w:delInstrText>"},{"</w:delInstrText>
        </w:r>
        <w:r w:rsidR="00426E62" w:rsidRPr="006E6534" w:rsidDel="00532045">
          <w:rPr>
            <w:rFonts w:cs="Times New Roman"/>
            <w:color w:val="000000" w:themeColor="text1"/>
            <w:lang w:val="en-GB"/>
            <w:rPrChange w:id="24406" w:author="N F" w:date="2023-12-05T03:09:00Z">
              <w:rPr>
                <w:rFonts w:cs="Times New Roman"/>
                <w:lang w:val="en-GB"/>
              </w:rPr>
            </w:rPrChange>
          </w:rPr>
          <w:delInstrText>family</w:delInstrText>
        </w:r>
        <w:r w:rsidR="00426E62" w:rsidRPr="006E6534" w:rsidDel="00532045">
          <w:rPr>
            <w:rFonts w:cs="Times New Roman"/>
            <w:color w:val="000000" w:themeColor="text1"/>
            <w:rPrChange w:id="24407" w:author="N F" w:date="2023-12-05T03:09:00Z">
              <w:rPr>
                <w:rFonts w:cs="Times New Roman"/>
              </w:rPr>
            </w:rPrChange>
          </w:rPr>
          <w:delInstrText>":"</w:delInstrText>
        </w:r>
        <w:r w:rsidR="00426E62" w:rsidRPr="006E6534" w:rsidDel="00532045">
          <w:rPr>
            <w:rFonts w:cs="Times New Roman"/>
            <w:color w:val="000000" w:themeColor="text1"/>
            <w:lang w:val="en-GB"/>
            <w:rPrChange w:id="24408" w:author="N F" w:date="2023-12-05T03:09:00Z">
              <w:rPr>
                <w:rFonts w:cs="Times New Roman"/>
                <w:lang w:val="en-GB"/>
              </w:rPr>
            </w:rPrChange>
          </w:rPr>
          <w:delInstrText>Nishinarita</w:delInstrText>
        </w:r>
        <w:r w:rsidR="00426E62" w:rsidRPr="006E6534" w:rsidDel="00532045">
          <w:rPr>
            <w:rFonts w:cs="Times New Roman"/>
            <w:color w:val="000000" w:themeColor="text1"/>
            <w:rPrChange w:id="24409" w:author="N F" w:date="2023-12-05T03:09:00Z">
              <w:rPr>
                <w:rFonts w:cs="Times New Roman"/>
              </w:rPr>
            </w:rPrChange>
          </w:rPr>
          <w:delInstrText>","</w:delInstrText>
        </w:r>
        <w:r w:rsidR="00426E62" w:rsidRPr="006E6534" w:rsidDel="00532045">
          <w:rPr>
            <w:rFonts w:cs="Times New Roman"/>
            <w:color w:val="000000" w:themeColor="text1"/>
            <w:lang w:val="en-GB"/>
            <w:rPrChange w:id="24410" w:author="N F" w:date="2023-12-05T03:09:00Z">
              <w:rPr>
                <w:rFonts w:cs="Times New Roman"/>
                <w:lang w:val="en-GB"/>
              </w:rPr>
            </w:rPrChange>
          </w:rPr>
          <w:delInstrText>given</w:delInstrText>
        </w:r>
        <w:r w:rsidR="00426E62" w:rsidRPr="006E6534" w:rsidDel="00532045">
          <w:rPr>
            <w:rFonts w:cs="Times New Roman"/>
            <w:color w:val="000000" w:themeColor="text1"/>
            <w:rPrChange w:id="24411" w:author="N F" w:date="2023-12-05T03:09:00Z">
              <w:rPr>
                <w:rFonts w:cs="Times New Roman"/>
              </w:rPr>
            </w:rPrChange>
          </w:rPr>
          <w:delInstrText>":"</w:delInstrText>
        </w:r>
        <w:r w:rsidR="00426E62" w:rsidRPr="006E6534" w:rsidDel="00532045">
          <w:rPr>
            <w:rFonts w:cs="Times New Roman"/>
            <w:color w:val="000000" w:themeColor="text1"/>
            <w:lang w:val="en-GB"/>
            <w:rPrChange w:id="24412" w:author="N F" w:date="2023-12-05T03:09:00Z">
              <w:rPr>
                <w:rFonts w:cs="Times New Roman"/>
                <w:lang w:val="en-GB"/>
              </w:rPr>
            </w:rPrChange>
          </w:rPr>
          <w:delInstrText>Noriko</w:delInstrText>
        </w:r>
        <w:r w:rsidR="00426E62" w:rsidRPr="006E6534" w:rsidDel="00532045">
          <w:rPr>
            <w:rFonts w:cs="Times New Roman"/>
            <w:color w:val="000000" w:themeColor="text1"/>
            <w:rPrChange w:id="24413" w:author="N F" w:date="2023-12-05T03:09:00Z">
              <w:rPr>
                <w:rFonts w:cs="Times New Roman"/>
              </w:rPr>
            </w:rPrChange>
          </w:rPr>
          <w:delInstrText>"},{"</w:delInstrText>
        </w:r>
        <w:r w:rsidR="00426E62" w:rsidRPr="006E6534" w:rsidDel="00532045">
          <w:rPr>
            <w:rFonts w:cs="Times New Roman"/>
            <w:color w:val="000000" w:themeColor="text1"/>
            <w:lang w:val="en-GB"/>
            <w:rPrChange w:id="24414" w:author="N F" w:date="2023-12-05T03:09:00Z">
              <w:rPr>
                <w:rFonts w:cs="Times New Roman"/>
                <w:lang w:val="en-GB"/>
              </w:rPr>
            </w:rPrChange>
          </w:rPr>
          <w:delInstrText>family</w:delInstrText>
        </w:r>
        <w:r w:rsidR="00426E62" w:rsidRPr="006E6534" w:rsidDel="00532045">
          <w:rPr>
            <w:rFonts w:cs="Times New Roman"/>
            <w:color w:val="000000" w:themeColor="text1"/>
            <w:rPrChange w:id="24415" w:author="N F" w:date="2023-12-05T03:09:00Z">
              <w:rPr>
                <w:rFonts w:cs="Times New Roman"/>
              </w:rPr>
            </w:rPrChange>
          </w:rPr>
          <w:delInstrText>":"</w:delInstrText>
        </w:r>
        <w:r w:rsidR="00426E62" w:rsidRPr="006E6534" w:rsidDel="00532045">
          <w:rPr>
            <w:rFonts w:cs="Times New Roman"/>
            <w:color w:val="000000" w:themeColor="text1"/>
            <w:lang w:val="en-GB"/>
            <w:rPrChange w:id="24416" w:author="N F" w:date="2023-12-05T03:09:00Z">
              <w:rPr>
                <w:rFonts w:cs="Times New Roman"/>
                <w:lang w:val="en-GB"/>
              </w:rPr>
            </w:rPrChange>
          </w:rPr>
          <w:delInstrText>Fukui</w:delInstrText>
        </w:r>
        <w:r w:rsidR="00426E62" w:rsidRPr="006E6534" w:rsidDel="00532045">
          <w:rPr>
            <w:rFonts w:cs="Times New Roman"/>
            <w:color w:val="000000" w:themeColor="text1"/>
            <w:rPrChange w:id="24417" w:author="N F" w:date="2023-12-05T03:09:00Z">
              <w:rPr>
                <w:rFonts w:cs="Times New Roman"/>
              </w:rPr>
            </w:rPrChange>
          </w:rPr>
          <w:delInstrText>","</w:delInstrText>
        </w:r>
        <w:r w:rsidR="00426E62" w:rsidRPr="006E6534" w:rsidDel="00532045">
          <w:rPr>
            <w:rFonts w:cs="Times New Roman"/>
            <w:color w:val="000000" w:themeColor="text1"/>
            <w:lang w:val="en-GB"/>
            <w:rPrChange w:id="24418" w:author="N F" w:date="2023-12-05T03:09:00Z">
              <w:rPr>
                <w:rFonts w:cs="Times New Roman"/>
                <w:lang w:val="en-GB"/>
              </w:rPr>
            </w:rPrChange>
          </w:rPr>
          <w:delInstrText>given</w:delInstrText>
        </w:r>
        <w:r w:rsidR="00426E62" w:rsidRPr="006E6534" w:rsidDel="00532045">
          <w:rPr>
            <w:rFonts w:cs="Times New Roman"/>
            <w:color w:val="000000" w:themeColor="text1"/>
            <w:rPrChange w:id="24419" w:author="N F" w:date="2023-12-05T03:09:00Z">
              <w:rPr>
                <w:rFonts w:cs="Times New Roman"/>
              </w:rPr>
            </w:rPrChange>
          </w:rPr>
          <w:delInstrText>":"</w:delInstrText>
        </w:r>
        <w:r w:rsidR="00426E62" w:rsidRPr="006E6534" w:rsidDel="00532045">
          <w:rPr>
            <w:rFonts w:cs="Times New Roman"/>
            <w:color w:val="000000" w:themeColor="text1"/>
            <w:lang w:val="en-GB"/>
            <w:rPrChange w:id="24420" w:author="N F" w:date="2023-12-05T03:09:00Z">
              <w:rPr>
                <w:rFonts w:cs="Times New Roman"/>
                <w:lang w:val="en-GB"/>
              </w:rPr>
            </w:rPrChange>
          </w:rPr>
          <w:delInstrText>Tomoya</w:delInstrText>
        </w:r>
        <w:r w:rsidR="00426E62" w:rsidRPr="006E6534" w:rsidDel="00532045">
          <w:rPr>
            <w:rFonts w:cs="Times New Roman"/>
            <w:color w:val="000000" w:themeColor="text1"/>
            <w:rPrChange w:id="24421" w:author="N F" w:date="2023-12-05T03:09:00Z">
              <w:rPr>
                <w:rFonts w:cs="Times New Roman"/>
              </w:rPr>
            </w:rPrChange>
          </w:rPr>
          <w:delInstrText>"},{"</w:delInstrText>
        </w:r>
        <w:r w:rsidR="00426E62" w:rsidRPr="006E6534" w:rsidDel="00532045">
          <w:rPr>
            <w:rFonts w:cs="Times New Roman"/>
            <w:color w:val="000000" w:themeColor="text1"/>
            <w:lang w:val="en-GB"/>
            <w:rPrChange w:id="24422" w:author="N F" w:date="2023-12-05T03:09:00Z">
              <w:rPr>
                <w:rFonts w:cs="Times New Roman"/>
                <w:lang w:val="en-GB"/>
              </w:rPr>
            </w:rPrChange>
          </w:rPr>
          <w:delInstrText>family</w:delInstrText>
        </w:r>
        <w:r w:rsidR="00426E62" w:rsidRPr="006E6534" w:rsidDel="00532045">
          <w:rPr>
            <w:rFonts w:cs="Times New Roman"/>
            <w:color w:val="000000" w:themeColor="text1"/>
            <w:rPrChange w:id="24423" w:author="N F" w:date="2023-12-05T03:09:00Z">
              <w:rPr>
                <w:rFonts w:cs="Times New Roman"/>
              </w:rPr>
            </w:rPrChange>
          </w:rPr>
          <w:delInstrText>":"</w:delInstrText>
        </w:r>
        <w:r w:rsidR="00426E62" w:rsidRPr="006E6534" w:rsidDel="00532045">
          <w:rPr>
            <w:rFonts w:cs="Times New Roman"/>
            <w:color w:val="000000" w:themeColor="text1"/>
            <w:lang w:val="en-GB"/>
            <w:rPrChange w:id="24424" w:author="N F" w:date="2023-12-05T03:09:00Z">
              <w:rPr>
                <w:rFonts w:cs="Times New Roman"/>
                <w:lang w:val="en-GB"/>
              </w:rPr>
            </w:rPrChange>
          </w:rPr>
          <w:delInstrText>Kubota</w:delInstrText>
        </w:r>
        <w:r w:rsidR="00426E62" w:rsidRPr="006E6534" w:rsidDel="00532045">
          <w:rPr>
            <w:rFonts w:cs="Times New Roman"/>
            <w:color w:val="000000" w:themeColor="text1"/>
            <w:rPrChange w:id="24425" w:author="N F" w:date="2023-12-05T03:09:00Z">
              <w:rPr>
                <w:rFonts w:cs="Times New Roman"/>
              </w:rPr>
            </w:rPrChange>
          </w:rPr>
          <w:delInstrText>","</w:delInstrText>
        </w:r>
        <w:r w:rsidR="00426E62" w:rsidRPr="006E6534" w:rsidDel="00532045">
          <w:rPr>
            <w:rFonts w:cs="Times New Roman"/>
            <w:color w:val="000000" w:themeColor="text1"/>
            <w:lang w:val="en-GB"/>
            <w:rPrChange w:id="24426" w:author="N F" w:date="2023-12-05T03:09:00Z">
              <w:rPr>
                <w:rFonts w:cs="Times New Roman"/>
                <w:lang w:val="en-GB"/>
              </w:rPr>
            </w:rPrChange>
          </w:rPr>
          <w:delInstrText>given</w:delInstrText>
        </w:r>
        <w:r w:rsidR="00426E62" w:rsidRPr="006E6534" w:rsidDel="00532045">
          <w:rPr>
            <w:rFonts w:cs="Times New Roman"/>
            <w:color w:val="000000" w:themeColor="text1"/>
            <w:rPrChange w:id="24427" w:author="N F" w:date="2023-12-05T03:09:00Z">
              <w:rPr>
                <w:rFonts w:cs="Times New Roman"/>
              </w:rPr>
            </w:rPrChange>
          </w:rPr>
          <w:delInstrText>":"</w:delInstrText>
        </w:r>
        <w:r w:rsidR="00426E62" w:rsidRPr="006E6534" w:rsidDel="00532045">
          <w:rPr>
            <w:rFonts w:cs="Times New Roman"/>
            <w:color w:val="000000" w:themeColor="text1"/>
            <w:lang w:val="en-GB"/>
            <w:rPrChange w:id="24428" w:author="N F" w:date="2023-12-05T03:09:00Z">
              <w:rPr>
                <w:rFonts w:cs="Times New Roman"/>
                <w:lang w:val="en-GB"/>
              </w:rPr>
            </w:rPrChange>
          </w:rPr>
          <w:delInstrText>Masaru</w:delInstrText>
        </w:r>
        <w:r w:rsidR="00426E62" w:rsidRPr="006E6534" w:rsidDel="00532045">
          <w:rPr>
            <w:rFonts w:cs="Times New Roman"/>
            <w:color w:val="000000" w:themeColor="text1"/>
            <w:rPrChange w:id="24429" w:author="N F" w:date="2023-12-05T03:09:00Z">
              <w:rPr>
                <w:rFonts w:cs="Times New Roman"/>
              </w:rPr>
            </w:rPrChange>
          </w:rPr>
          <w:delInstrText>"},{"</w:delInstrText>
        </w:r>
        <w:r w:rsidR="00426E62" w:rsidRPr="006E6534" w:rsidDel="00532045">
          <w:rPr>
            <w:rFonts w:cs="Times New Roman"/>
            <w:color w:val="000000" w:themeColor="text1"/>
            <w:lang w:val="en-GB"/>
            <w:rPrChange w:id="24430" w:author="N F" w:date="2023-12-05T03:09:00Z">
              <w:rPr>
                <w:rFonts w:cs="Times New Roman"/>
                <w:lang w:val="en-GB"/>
              </w:rPr>
            </w:rPrChange>
          </w:rPr>
          <w:delInstrText>family</w:delInstrText>
        </w:r>
        <w:r w:rsidR="00426E62" w:rsidRPr="006E6534" w:rsidDel="00532045">
          <w:rPr>
            <w:rFonts w:cs="Times New Roman"/>
            <w:color w:val="000000" w:themeColor="text1"/>
            <w:rPrChange w:id="24431" w:author="N F" w:date="2023-12-05T03:09:00Z">
              <w:rPr>
                <w:rFonts w:cs="Times New Roman"/>
              </w:rPr>
            </w:rPrChange>
          </w:rPr>
          <w:delInstrText>":"</w:delInstrText>
        </w:r>
        <w:r w:rsidR="00426E62" w:rsidRPr="006E6534" w:rsidDel="00532045">
          <w:rPr>
            <w:rFonts w:cs="Times New Roman"/>
            <w:color w:val="000000" w:themeColor="text1"/>
            <w:lang w:val="en-GB"/>
            <w:rPrChange w:id="24432" w:author="N F" w:date="2023-12-05T03:09:00Z">
              <w:rPr>
                <w:rFonts w:cs="Times New Roman"/>
                <w:lang w:val="en-GB"/>
              </w:rPr>
            </w:rPrChange>
          </w:rPr>
          <w:delInstrText>Sasaki</w:delInstrText>
        </w:r>
        <w:r w:rsidR="00426E62" w:rsidRPr="006E6534" w:rsidDel="00532045">
          <w:rPr>
            <w:rFonts w:cs="Times New Roman"/>
            <w:color w:val="000000" w:themeColor="text1"/>
            <w:rPrChange w:id="24433" w:author="N F" w:date="2023-12-05T03:09:00Z">
              <w:rPr>
                <w:rFonts w:cs="Times New Roman"/>
              </w:rPr>
            </w:rPrChange>
          </w:rPr>
          <w:delInstrText>","</w:delInstrText>
        </w:r>
        <w:r w:rsidR="00426E62" w:rsidRPr="006E6534" w:rsidDel="00532045">
          <w:rPr>
            <w:rFonts w:cs="Times New Roman"/>
            <w:color w:val="000000" w:themeColor="text1"/>
            <w:lang w:val="en-GB"/>
            <w:rPrChange w:id="24434" w:author="N F" w:date="2023-12-05T03:09:00Z">
              <w:rPr>
                <w:rFonts w:cs="Times New Roman"/>
                <w:lang w:val="en-GB"/>
              </w:rPr>
            </w:rPrChange>
          </w:rPr>
          <w:delInstrText>given</w:delInstrText>
        </w:r>
        <w:r w:rsidR="00426E62" w:rsidRPr="006E6534" w:rsidDel="00532045">
          <w:rPr>
            <w:rFonts w:cs="Times New Roman"/>
            <w:color w:val="000000" w:themeColor="text1"/>
            <w:rPrChange w:id="24435" w:author="N F" w:date="2023-12-05T03:09:00Z">
              <w:rPr>
                <w:rFonts w:cs="Times New Roman"/>
              </w:rPr>
            </w:rPrChange>
          </w:rPr>
          <w:delInstrText>":"</w:delInstrText>
        </w:r>
        <w:r w:rsidR="00426E62" w:rsidRPr="006E6534" w:rsidDel="00532045">
          <w:rPr>
            <w:rFonts w:cs="Times New Roman"/>
            <w:color w:val="000000" w:themeColor="text1"/>
            <w:lang w:val="en-GB"/>
            <w:rPrChange w:id="24436" w:author="N F" w:date="2023-12-05T03:09:00Z">
              <w:rPr>
                <w:rFonts w:cs="Times New Roman"/>
                <w:lang w:val="en-GB"/>
              </w:rPr>
            </w:rPrChange>
          </w:rPr>
          <w:delInstrText>Jiichiro</w:delInstrText>
        </w:r>
        <w:r w:rsidR="00426E62" w:rsidRPr="006E6534" w:rsidDel="00532045">
          <w:rPr>
            <w:rFonts w:cs="Times New Roman"/>
            <w:color w:val="000000" w:themeColor="text1"/>
            <w:rPrChange w:id="24437" w:author="N F" w:date="2023-12-05T03:09:00Z">
              <w:rPr>
                <w:rFonts w:cs="Times New Roman"/>
              </w:rPr>
            </w:rPrChange>
          </w:rPr>
          <w:delInstrText>"},{"</w:delInstrText>
        </w:r>
        <w:r w:rsidR="00426E62" w:rsidRPr="006E6534" w:rsidDel="00532045">
          <w:rPr>
            <w:rFonts w:cs="Times New Roman"/>
            <w:color w:val="000000" w:themeColor="text1"/>
            <w:lang w:val="en-GB"/>
            <w:rPrChange w:id="24438" w:author="N F" w:date="2023-12-05T03:09:00Z">
              <w:rPr>
                <w:rFonts w:cs="Times New Roman"/>
                <w:lang w:val="en-GB"/>
              </w:rPr>
            </w:rPrChange>
          </w:rPr>
          <w:delInstrText>family</w:delInstrText>
        </w:r>
        <w:r w:rsidR="00426E62" w:rsidRPr="006E6534" w:rsidDel="00532045">
          <w:rPr>
            <w:rFonts w:cs="Times New Roman"/>
            <w:color w:val="000000" w:themeColor="text1"/>
            <w:rPrChange w:id="24439" w:author="N F" w:date="2023-12-05T03:09:00Z">
              <w:rPr>
                <w:rFonts w:cs="Times New Roman"/>
              </w:rPr>
            </w:rPrChange>
          </w:rPr>
          <w:delInstrText>":"</w:delInstrText>
        </w:r>
        <w:r w:rsidR="00426E62" w:rsidRPr="006E6534" w:rsidDel="00532045">
          <w:rPr>
            <w:rFonts w:cs="Times New Roman"/>
            <w:color w:val="000000" w:themeColor="text1"/>
            <w:lang w:val="en-GB"/>
            <w:rPrChange w:id="24440" w:author="N F" w:date="2023-12-05T03:09:00Z">
              <w:rPr>
                <w:rFonts w:cs="Times New Roman"/>
                <w:lang w:val="en-GB"/>
              </w:rPr>
            </w:rPrChange>
          </w:rPr>
          <w:delInstrText>Hisashi</w:delInstrText>
        </w:r>
        <w:r w:rsidR="00426E62" w:rsidRPr="006E6534" w:rsidDel="00532045">
          <w:rPr>
            <w:rFonts w:cs="Times New Roman"/>
            <w:color w:val="000000" w:themeColor="text1"/>
            <w:rPrChange w:id="24441" w:author="N F" w:date="2023-12-05T03:09:00Z">
              <w:rPr>
                <w:rFonts w:cs="Times New Roman"/>
              </w:rPr>
            </w:rPrChange>
          </w:rPr>
          <w:delInstrText>","</w:delInstrText>
        </w:r>
        <w:r w:rsidR="00426E62" w:rsidRPr="006E6534" w:rsidDel="00532045">
          <w:rPr>
            <w:rFonts w:cs="Times New Roman"/>
            <w:color w:val="000000" w:themeColor="text1"/>
            <w:lang w:val="en-GB"/>
            <w:rPrChange w:id="24442" w:author="N F" w:date="2023-12-05T03:09:00Z">
              <w:rPr>
                <w:rFonts w:cs="Times New Roman"/>
                <w:lang w:val="en-GB"/>
              </w:rPr>
            </w:rPrChange>
          </w:rPr>
          <w:delInstrText>given</w:delInstrText>
        </w:r>
        <w:r w:rsidR="00426E62" w:rsidRPr="006E6534" w:rsidDel="00532045">
          <w:rPr>
            <w:rFonts w:cs="Times New Roman"/>
            <w:color w:val="000000" w:themeColor="text1"/>
            <w:rPrChange w:id="24443" w:author="N F" w:date="2023-12-05T03:09:00Z">
              <w:rPr>
                <w:rFonts w:cs="Times New Roman"/>
              </w:rPr>
            </w:rPrChange>
          </w:rPr>
          <w:delInstrText>":"</w:delInstrText>
        </w:r>
        <w:r w:rsidR="00426E62" w:rsidRPr="006E6534" w:rsidDel="00532045">
          <w:rPr>
            <w:rFonts w:cs="Times New Roman"/>
            <w:color w:val="000000" w:themeColor="text1"/>
            <w:lang w:val="en-GB"/>
            <w:rPrChange w:id="24444" w:author="N F" w:date="2023-12-05T03:09:00Z">
              <w:rPr>
                <w:rFonts w:cs="Times New Roman"/>
                <w:lang w:val="en-GB"/>
              </w:rPr>
            </w:rPrChange>
          </w:rPr>
          <w:delInstrText>Mitsufuji</w:delInstrText>
        </w:r>
        <w:r w:rsidR="00426E62" w:rsidRPr="006E6534" w:rsidDel="00532045">
          <w:rPr>
            <w:rFonts w:cs="Times New Roman"/>
            <w:color w:val="000000" w:themeColor="text1"/>
            <w:rPrChange w:id="24445" w:author="N F" w:date="2023-12-05T03:09:00Z">
              <w:rPr>
                <w:rFonts w:cs="Times New Roman"/>
              </w:rPr>
            </w:rPrChange>
          </w:rPr>
          <w:delInstrText>"},{"</w:delInstrText>
        </w:r>
        <w:r w:rsidR="00426E62" w:rsidRPr="006E6534" w:rsidDel="00532045">
          <w:rPr>
            <w:rFonts w:cs="Times New Roman"/>
            <w:color w:val="000000" w:themeColor="text1"/>
            <w:lang w:val="en-GB"/>
            <w:rPrChange w:id="24446" w:author="N F" w:date="2023-12-05T03:09:00Z">
              <w:rPr>
                <w:rFonts w:cs="Times New Roman"/>
                <w:lang w:val="en-GB"/>
              </w:rPr>
            </w:rPrChange>
          </w:rPr>
          <w:delInstrText>family</w:delInstrText>
        </w:r>
        <w:r w:rsidR="00426E62" w:rsidRPr="006E6534" w:rsidDel="00532045">
          <w:rPr>
            <w:rFonts w:cs="Times New Roman"/>
            <w:color w:val="000000" w:themeColor="text1"/>
            <w:rPrChange w:id="24447" w:author="N F" w:date="2023-12-05T03:09:00Z">
              <w:rPr>
                <w:rFonts w:cs="Times New Roman"/>
              </w:rPr>
            </w:rPrChange>
          </w:rPr>
          <w:delInstrText>":"</w:delInstrText>
        </w:r>
        <w:r w:rsidR="00426E62" w:rsidRPr="006E6534" w:rsidDel="00532045">
          <w:rPr>
            <w:rFonts w:cs="Times New Roman"/>
            <w:color w:val="000000" w:themeColor="text1"/>
            <w:lang w:val="en-GB"/>
            <w:rPrChange w:id="24448" w:author="N F" w:date="2023-12-05T03:09:00Z">
              <w:rPr>
                <w:rFonts w:cs="Times New Roman"/>
                <w:lang w:val="en-GB"/>
              </w:rPr>
            </w:rPrChange>
          </w:rPr>
          <w:delInstrText>Katagiri</w:delInstrText>
        </w:r>
        <w:r w:rsidR="00426E62" w:rsidRPr="006E6534" w:rsidDel="00532045">
          <w:rPr>
            <w:rFonts w:cs="Times New Roman"/>
            <w:color w:val="000000" w:themeColor="text1"/>
            <w:rPrChange w:id="24449" w:author="N F" w:date="2023-12-05T03:09:00Z">
              <w:rPr>
                <w:rFonts w:cs="Times New Roman"/>
              </w:rPr>
            </w:rPrChange>
          </w:rPr>
          <w:delInstrText>","</w:delInstrText>
        </w:r>
        <w:r w:rsidR="00426E62" w:rsidRPr="006E6534" w:rsidDel="00532045">
          <w:rPr>
            <w:rFonts w:cs="Times New Roman"/>
            <w:color w:val="000000" w:themeColor="text1"/>
            <w:lang w:val="en-GB"/>
            <w:rPrChange w:id="24450" w:author="N F" w:date="2023-12-05T03:09:00Z">
              <w:rPr>
                <w:rFonts w:cs="Times New Roman"/>
                <w:lang w:val="en-GB"/>
              </w:rPr>
            </w:rPrChange>
          </w:rPr>
          <w:delInstrText>given</w:delInstrText>
        </w:r>
        <w:r w:rsidR="00426E62" w:rsidRPr="006E6534" w:rsidDel="00532045">
          <w:rPr>
            <w:rFonts w:cs="Times New Roman"/>
            <w:color w:val="000000" w:themeColor="text1"/>
            <w:rPrChange w:id="24451" w:author="N F" w:date="2023-12-05T03:09:00Z">
              <w:rPr>
                <w:rFonts w:cs="Times New Roman"/>
              </w:rPr>
            </w:rPrChange>
          </w:rPr>
          <w:delInstrText>":"</w:delInstrText>
        </w:r>
        <w:r w:rsidR="00426E62" w:rsidRPr="006E6534" w:rsidDel="00532045">
          <w:rPr>
            <w:rFonts w:cs="Times New Roman"/>
            <w:color w:val="000000" w:themeColor="text1"/>
            <w:lang w:val="en-GB"/>
            <w:rPrChange w:id="24452" w:author="N F" w:date="2023-12-05T03:09:00Z">
              <w:rPr>
                <w:rFonts w:cs="Times New Roman"/>
                <w:lang w:val="en-GB"/>
              </w:rPr>
            </w:rPrChange>
          </w:rPr>
          <w:delInstrText>Masato</w:delInstrText>
        </w:r>
        <w:r w:rsidR="00426E62" w:rsidRPr="006E6534" w:rsidDel="00532045">
          <w:rPr>
            <w:rFonts w:cs="Times New Roman"/>
            <w:color w:val="000000" w:themeColor="text1"/>
            <w:rPrChange w:id="24453" w:author="N F" w:date="2023-12-05T03:09:00Z">
              <w:rPr>
                <w:rFonts w:cs="Times New Roman"/>
              </w:rPr>
            </w:rPrChange>
          </w:rPr>
          <w:delInstrText>"},{"</w:delInstrText>
        </w:r>
        <w:r w:rsidR="00426E62" w:rsidRPr="006E6534" w:rsidDel="00532045">
          <w:rPr>
            <w:rFonts w:cs="Times New Roman"/>
            <w:color w:val="000000" w:themeColor="text1"/>
            <w:lang w:val="en-GB"/>
            <w:rPrChange w:id="24454" w:author="N F" w:date="2023-12-05T03:09:00Z">
              <w:rPr>
                <w:rFonts w:cs="Times New Roman"/>
                <w:lang w:val="en-GB"/>
              </w:rPr>
            </w:rPrChange>
          </w:rPr>
          <w:delInstrText>family</w:delInstrText>
        </w:r>
        <w:r w:rsidR="00426E62" w:rsidRPr="006E6534" w:rsidDel="00532045">
          <w:rPr>
            <w:rFonts w:cs="Times New Roman"/>
            <w:color w:val="000000" w:themeColor="text1"/>
            <w:rPrChange w:id="24455" w:author="N F" w:date="2023-12-05T03:09:00Z">
              <w:rPr>
                <w:rFonts w:cs="Times New Roman"/>
              </w:rPr>
            </w:rPrChange>
          </w:rPr>
          <w:delInstrText>":"</w:delInstrText>
        </w:r>
        <w:r w:rsidR="00426E62" w:rsidRPr="006E6534" w:rsidDel="00532045">
          <w:rPr>
            <w:rFonts w:cs="Times New Roman"/>
            <w:color w:val="000000" w:themeColor="text1"/>
            <w:lang w:val="en-GB"/>
            <w:rPrChange w:id="24456" w:author="N F" w:date="2023-12-05T03:09:00Z">
              <w:rPr>
                <w:rFonts w:cs="Times New Roman"/>
                <w:lang w:val="en-GB"/>
              </w:rPr>
            </w:rPrChange>
          </w:rPr>
          <w:delInstrText>Naoki</w:delInstrText>
        </w:r>
        <w:r w:rsidR="00426E62" w:rsidRPr="006E6534" w:rsidDel="00532045">
          <w:rPr>
            <w:rFonts w:cs="Times New Roman"/>
            <w:color w:val="000000" w:themeColor="text1"/>
            <w:rPrChange w:id="24457" w:author="N F" w:date="2023-12-05T03:09:00Z">
              <w:rPr>
                <w:rFonts w:cs="Times New Roman"/>
              </w:rPr>
            </w:rPrChange>
          </w:rPr>
          <w:delInstrText>","</w:delInstrText>
        </w:r>
        <w:r w:rsidR="00426E62" w:rsidRPr="006E6534" w:rsidDel="00532045">
          <w:rPr>
            <w:rFonts w:cs="Times New Roman"/>
            <w:color w:val="000000" w:themeColor="text1"/>
            <w:lang w:val="en-GB"/>
            <w:rPrChange w:id="24458" w:author="N F" w:date="2023-12-05T03:09:00Z">
              <w:rPr>
                <w:rFonts w:cs="Times New Roman"/>
                <w:lang w:val="en-GB"/>
              </w:rPr>
            </w:rPrChange>
          </w:rPr>
          <w:delInstrText>given</w:delInstrText>
        </w:r>
        <w:r w:rsidR="00426E62" w:rsidRPr="006E6534" w:rsidDel="00532045">
          <w:rPr>
            <w:rFonts w:cs="Times New Roman"/>
            <w:color w:val="000000" w:themeColor="text1"/>
            <w:rPrChange w:id="24459" w:author="N F" w:date="2023-12-05T03:09:00Z">
              <w:rPr>
                <w:rFonts w:cs="Times New Roman"/>
              </w:rPr>
            </w:rPrChange>
          </w:rPr>
          <w:delInstrText>":"</w:delInstrText>
        </w:r>
        <w:r w:rsidR="00426E62" w:rsidRPr="006E6534" w:rsidDel="00532045">
          <w:rPr>
            <w:rFonts w:cs="Times New Roman"/>
            <w:color w:val="000000" w:themeColor="text1"/>
            <w:lang w:val="en-GB"/>
            <w:rPrChange w:id="24460" w:author="N F" w:date="2023-12-05T03:09:00Z">
              <w:rPr>
                <w:rFonts w:cs="Times New Roman"/>
                <w:lang w:val="en-GB"/>
              </w:rPr>
            </w:rPrChange>
          </w:rPr>
          <w:delInstrText>Katsuhiko</w:delInstrText>
        </w:r>
        <w:r w:rsidR="00426E62" w:rsidRPr="006E6534" w:rsidDel="00532045">
          <w:rPr>
            <w:rFonts w:cs="Times New Roman"/>
            <w:color w:val="000000" w:themeColor="text1"/>
            <w:rPrChange w:id="24461" w:author="N F" w:date="2023-12-05T03:09:00Z">
              <w:rPr>
                <w:rFonts w:cs="Times New Roman"/>
              </w:rPr>
            </w:rPrChange>
          </w:rPr>
          <w:delInstrText>"}],"</w:delInstrText>
        </w:r>
        <w:r w:rsidR="00426E62" w:rsidRPr="006E6534" w:rsidDel="00532045">
          <w:rPr>
            <w:rFonts w:cs="Times New Roman"/>
            <w:color w:val="000000" w:themeColor="text1"/>
            <w:lang w:val="en-GB"/>
            <w:rPrChange w:id="24462" w:author="N F" w:date="2023-12-05T03:09:00Z">
              <w:rPr>
                <w:rFonts w:cs="Times New Roman"/>
                <w:lang w:val="en-GB"/>
              </w:rPr>
            </w:rPrChange>
          </w:rPr>
          <w:delInstrText>issued</w:delInstrText>
        </w:r>
        <w:r w:rsidR="00426E62" w:rsidRPr="006E6534" w:rsidDel="00532045">
          <w:rPr>
            <w:rFonts w:cs="Times New Roman"/>
            <w:color w:val="000000" w:themeColor="text1"/>
            <w:rPrChange w:id="24463" w:author="N F" w:date="2023-12-05T03:09:00Z">
              <w:rPr>
                <w:rFonts w:cs="Times New Roman"/>
              </w:rPr>
            </w:rPrChange>
          </w:rPr>
          <w:delInstrText>":{"</w:delInstrText>
        </w:r>
        <w:r w:rsidR="00426E62" w:rsidRPr="006E6534" w:rsidDel="00532045">
          <w:rPr>
            <w:rFonts w:cs="Times New Roman"/>
            <w:color w:val="000000" w:themeColor="text1"/>
            <w:lang w:val="en-GB"/>
            <w:rPrChange w:id="24464" w:author="N F" w:date="2023-12-05T03:09:00Z">
              <w:rPr>
                <w:rFonts w:cs="Times New Roman"/>
                <w:lang w:val="en-GB"/>
              </w:rPr>
            </w:rPrChange>
          </w:rPr>
          <w:delInstrText>date</w:delInstrText>
        </w:r>
        <w:r w:rsidR="00426E62" w:rsidRPr="006E6534" w:rsidDel="00532045">
          <w:rPr>
            <w:rFonts w:cs="Times New Roman"/>
            <w:color w:val="000000" w:themeColor="text1"/>
            <w:rPrChange w:id="24465" w:author="N F" w:date="2023-12-05T03:09:00Z">
              <w:rPr>
                <w:rFonts w:cs="Times New Roman"/>
              </w:rPr>
            </w:rPrChange>
          </w:rPr>
          <w:delInstrText>-</w:delInstrText>
        </w:r>
        <w:r w:rsidR="00426E62" w:rsidRPr="006E6534" w:rsidDel="00532045">
          <w:rPr>
            <w:rFonts w:cs="Times New Roman"/>
            <w:color w:val="000000" w:themeColor="text1"/>
            <w:lang w:val="en-GB"/>
            <w:rPrChange w:id="24466" w:author="N F" w:date="2023-12-05T03:09:00Z">
              <w:rPr>
                <w:rFonts w:cs="Times New Roman"/>
                <w:lang w:val="en-GB"/>
              </w:rPr>
            </w:rPrChange>
          </w:rPr>
          <w:delInstrText>parts</w:delInstrText>
        </w:r>
        <w:r w:rsidR="00426E62" w:rsidRPr="006E6534" w:rsidDel="00532045">
          <w:rPr>
            <w:rFonts w:cs="Times New Roman"/>
            <w:color w:val="000000" w:themeColor="text1"/>
            <w:rPrChange w:id="24467" w:author="N F" w:date="2023-12-05T03:09:00Z">
              <w:rPr>
                <w:rFonts w:cs="Times New Roman"/>
              </w:rPr>
            </w:rPrChange>
          </w:rPr>
          <w:delInstrText>":[["2019"]]}}}],"</w:delInstrText>
        </w:r>
        <w:r w:rsidR="00426E62" w:rsidRPr="006E6534" w:rsidDel="00532045">
          <w:rPr>
            <w:rFonts w:cs="Times New Roman"/>
            <w:color w:val="000000" w:themeColor="text1"/>
            <w:lang w:val="en-GB"/>
            <w:rPrChange w:id="24468" w:author="N F" w:date="2023-12-05T03:09:00Z">
              <w:rPr>
                <w:rFonts w:cs="Times New Roman"/>
                <w:lang w:val="en-GB"/>
              </w:rPr>
            </w:rPrChange>
          </w:rPr>
          <w:delInstrText>schema</w:delInstrText>
        </w:r>
        <w:r w:rsidR="00426E62" w:rsidRPr="006E6534" w:rsidDel="00532045">
          <w:rPr>
            <w:rFonts w:cs="Times New Roman"/>
            <w:color w:val="000000" w:themeColor="text1"/>
            <w:rPrChange w:id="24469" w:author="N F" w:date="2023-12-05T03:09:00Z">
              <w:rPr>
                <w:rFonts w:cs="Times New Roman"/>
              </w:rPr>
            </w:rPrChange>
          </w:rPr>
          <w:delInstrText>":"</w:delInstrText>
        </w:r>
        <w:r w:rsidR="00426E62" w:rsidRPr="006E6534" w:rsidDel="00532045">
          <w:rPr>
            <w:rFonts w:cs="Times New Roman"/>
            <w:color w:val="000000" w:themeColor="text1"/>
            <w:lang w:val="en-GB"/>
            <w:rPrChange w:id="24470" w:author="N F" w:date="2023-12-05T03:09:00Z">
              <w:rPr>
                <w:rFonts w:cs="Times New Roman"/>
                <w:lang w:val="en-GB"/>
              </w:rPr>
            </w:rPrChange>
          </w:rPr>
          <w:delInstrText>https</w:delInstrText>
        </w:r>
        <w:r w:rsidR="00426E62" w:rsidRPr="006E6534" w:rsidDel="00532045">
          <w:rPr>
            <w:rFonts w:cs="Times New Roman"/>
            <w:color w:val="000000" w:themeColor="text1"/>
            <w:rPrChange w:id="24471" w:author="N F" w:date="2023-12-05T03:09:00Z">
              <w:rPr>
                <w:rFonts w:cs="Times New Roman"/>
              </w:rPr>
            </w:rPrChange>
          </w:rPr>
          <w:delInstrText>://</w:delInstrText>
        </w:r>
        <w:r w:rsidR="00426E62" w:rsidRPr="006E6534" w:rsidDel="00532045">
          <w:rPr>
            <w:rFonts w:cs="Times New Roman"/>
            <w:color w:val="000000" w:themeColor="text1"/>
            <w:lang w:val="en-GB"/>
            <w:rPrChange w:id="24472" w:author="N F" w:date="2023-12-05T03:09:00Z">
              <w:rPr>
                <w:rFonts w:cs="Times New Roman"/>
                <w:lang w:val="en-GB"/>
              </w:rPr>
            </w:rPrChange>
          </w:rPr>
          <w:delInstrText>github</w:delInstrText>
        </w:r>
        <w:r w:rsidR="00426E62" w:rsidRPr="006E6534" w:rsidDel="00532045">
          <w:rPr>
            <w:rFonts w:cs="Times New Roman"/>
            <w:color w:val="000000" w:themeColor="text1"/>
            <w:rPrChange w:id="24473" w:author="N F" w:date="2023-12-05T03:09:00Z">
              <w:rPr>
                <w:rFonts w:cs="Times New Roman"/>
              </w:rPr>
            </w:rPrChange>
          </w:rPr>
          <w:delInstrText>.</w:delInstrText>
        </w:r>
        <w:r w:rsidR="00426E62" w:rsidRPr="006E6534" w:rsidDel="00532045">
          <w:rPr>
            <w:rFonts w:cs="Times New Roman"/>
            <w:color w:val="000000" w:themeColor="text1"/>
            <w:lang w:val="en-GB"/>
            <w:rPrChange w:id="24474" w:author="N F" w:date="2023-12-05T03:09:00Z">
              <w:rPr>
                <w:rFonts w:cs="Times New Roman"/>
                <w:lang w:val="en-GB"/>
              </w:rPr>
            </w:rPrChange>
          </w:rPr>
          <w:delInstrText>com</w:delInstrText>
        </w:r>
        <w:r w:rsidR="00426E62" w:rsidRPr="006E6534" w:rsidDel="00532045">
          <w:rPr>
            <w:rFonts w:cs="Times New Roman"/>
            <w:color w:val="000000" w:themeColor="text1"/>
            <w:rPrChange w:id="24475" w:author="N F" w:date="2023-12-05T03:09:00Z">
              <w:rPr>
                <w:rFonts w:cs="Times New Roman"/>
              </w:rPr>
            </w:rPrChange>
          </w:rPr>
          <w:delInstrText>/</w:delInstrText>
        </w:r>
        <w:r w:rsidR="00426E62" w:rsidRPr="006E6534" w:rsidDel="00532045">
          <w:rPr>
            <w:rFonts w:cs="Times New Roman"/>
            <w:color w:val="000000" w:themeColor="text1"/>
            <w:lang w:val="en-GB"/>
            <w:rPrChange w:id="24476" w:author="N F" w:date="2023-12-05T03:09:00Z">
              <w:rPr>
                <w:rFonts w:cs="Times New Roman"/>
                <w:lang w:val="en-GB"/>
              </w:rPr>
            </w:rPrChange>
          </w:rPr>
          <w:delInstrText>citation</w:delInstrText>
        </w:r>
        <w:r w:rsidR="00426E62" w:rsidRPr="006E6534" w:rsidDel="00532045">
          <w:rPr>
            <w:rFonts w:cs="Times New Roman"/>
            <w:color w:val="000000" w:themeColor="text1"/>
            <w:rPrChange w:id="24477" w:author="N F" w:date="2023-12-05T03:09:00Z">
              <w:rPr>
                <w:rFonts w:cs="Times New Roman"/>
              </w:rPr>
            </w:rPrChange>
          </w:rPr>
          <w:delInstrText>-</w:delInstrText>
        </w:r>
        <w:r w:rsidR="00426E62" w:rsidRPr="006E6534" w:rsidDel="00532045">
          <w:rPr>
            <w:rFonts w:cs="Times New Roman"/>
            <w:color w:val="000000" w:themeColor="text1"/>
            <w:lang w:val="en-GB"/>
            <w:rPrChange w:id="24478" w:author="N F" w:date="2023-12-05T03:09:00Z">
              <w:rPr>
                <w:rFonts w:cs="Times New Roman"/>
                <w:lang w:val="en-GB"/>
              </w:rPr>
            </w:rPrChange>
          </w:rPr>
          <w:delInstrText>style</w:delInstrText>
        </w:r>
        <w:r w:rsidR="00426E62" w:rsidRPr="006E6534" w:rsidDel="00532045">
          <w:rPr>
            <w:rFonts w:cs="Times New Roman"/>
            <w:color w:val="000000" w:themeColor="text1"/>
            <w:rPrChange w:id="24479" w:author="N F" w:date="2023-12-05T03:09:00Z">
              <w:rPr>
                <w:rFonts w:cs="Times New Roman"/>
              </w:rPr>
            </w:rPrChange>
          </w:rPr>
          <w:delInstrText>-</w:delInstrText>
        </w:r>
        <w:r w:rsidR="00426E62" w:rsidRPr="006E6534" w:rsidDel="00532045">
          <w:rPr>
            <w:rFonts w:cs="Times New Roman"/>
            <w:color w:val="000000" w:themeColor="text1"/>
            <w:lang w:val="en-GB"/>
            <w:rPrChange w:id="24480" w:author="N F" w:date="2023-12-05T03:09:00Z">
              <w:rPr>
                <w:rFonts w:cs="Times New Roman"/>
                <w:lang w:val="en-GB"/>
              </w:rPr>
            </w:rPrChange>
          </w:rPr>
          <w:delInstrText>language</w:delInstrText>
        </w:r>
        <w:r w:rsidR="00426E62" w:rsidRPr="006E6534" w:rsidDel="00532045">
          <w:rPr>
            <w:rFonts w:cs="Times New Roman"/>
            <w:color w:val="000000" w:themeColor="text1"/>
            <w:rPrChange w:id="24481" w:author="N F" w:date="2023-12-05T03:09:00Z">
              <w:rPr>
                <w:rFonts w:cs="Times New Roman"/>
              </w:rPr>
            </w:rPrChange>
          </w:rPr>
          <w:delInstrText>/</w:delInstrText>
        </w:r>
        <w:r w:rsidR="00426E62" w:rsidRPr="006E6534" w:rsidDel="00532045">
          <w:rPr>
            <w:rFonts w:cs="Times New Roman"/>
            <w:color w:val="000000" w:themeColor="text1"/>
            <w:lang w:val="en-GB"/>
            <w:rPrChange w:id="24482" w:author="N F" w:date="2023-12-05T03:09:00Z">
              <w:rPr>
                <w:rFonts w:cs="Times New Roman"/>
                <w:lang w:val="en-GB"/>
              </w:rPr>
            </w:rPrChange>
          </w:rPr>
          <w:delInstrText>schema</w:delInstrText>
        </w:r>
        <w:r w:rsidR="00426E62" w:rsidRPr="006E6534" w:rsidDel="00532045">
          <w:rPr>
            <w:rFonts w:cs="Times New Roman"/>
            <w:color w:val="000000" w:themeColor="text1"/>
            <w:rPrChange w:id="24483" w:author="N F" w:date="2023-12-05T03:09:00Z">
              <w:rPr>
                <w:rFonts w:cs="Times New Roman"/>
              </w:rPr>
            </w:rPrChange>
          </w:rPr>
          <w:delInstrText>/</w:delInstrText>
        </w:r>
        <w:r w:rsidR="00426E62" w:rsidRPr="006E6534" w:rsidDel="00532045">
          <w:rPr>
            <w:rFonts w:cs="Times New Roman"/>
            <w:color w:val="000000" w:themeColor="text1"/>
            <w:lang w:val="en-GB"/>
            <w:rPrChange w:id="24484" w:author="N F" w:date="2023-12-05T03:09:00Z">
              <w:rPr>
                <w:rFonts w:cs="Times New Roman"/>
                <w:lang w:val="en-GB"/>
              </w:rPr>
            </w:rPrChange>
          </w:rPr>
          <w:delInstrText>raw</w:delInstrText>
        </w:r>
        <w:r w:rsidR="00426E62" w:rsidRPr="006E6534" w:rsidDel="00532045">
          <w:rPr>
            <w:rFonts w:cs="Times New Roman"/>
            <w:color w:val="000000" w:themeColor="text1"/>
            <w:rPrChange w:id="24485" w:author="N F" w:date="2023-12-05T03:09:00Z">
              <w:rPr>
                <w:rFonts w:cs="Times New Roman"/>
              </w:rPr>
            </w:rPrChange>
          </w:rPr>
          <w:delInstrText>/</w:delInstrText>
        </w:r>
        <w:r w:rsidR="00426E62" w:rsidRPr="006E6534" w:rsidDel="00532045">
          <w:rPr>
            <w:rFonts w:cs="Times New Roman"/>
            <w:color w:val="000000" w:themeColor="text1"/>
            <w:lang w:val="en-GB"/>
            <w:rPrChange w:id="24486" w:author="N F" w:date="2023-12-05T03:09:00Z">
              <w:rPr>
                <w:rFonts w:cs="Times New Roman"/>
                <w:lang w:val="en-GB"/>
              </w:rPr>
            </w:rPrChange>
          </w:rPr>
          <w:delInstrText>master</w:delInstrText>
        </w:r>
        <w:r w:rsidR="00426E62" w:rsidRPr="006E6534" w:rsidDel="00532045">
          <w:rPr>
            <w:rFonts w:cs="Times New Roman"/>
            <w:color w:val="000000" w:themeColor="text1"/>
            <w:rPrChange w:id="24487" w:author="N F" w:date="2023-12-05T03:09:00Z">
              <w:rPr>
                <w:rFonts w:cs="Times New Roman"/>
              </w:rPr>
            </w:rPrChange>
          </w:rPr>
          <w:delInstrText>/</w:delInstrText>
        </w:r>
        <w:r w:rsidR="00426E62" w:rsidRPr="006E6534" w:rsidDel="00532045">
          <w:rPr>
            <w:rFonts w:cs="Times New Roman"/>
            <w:color w:val="000000" w:themeColor="text1"/>
            <w:lang w:val="en-GB"/>
            <w:rPrChange w:id="24488" w:author="N F" w:date="2023-12-05T03:09:00Z">
              <w:rPr>
                <w:rFonts w:cs="Times New Roman"/>
                <w:lang w:val="en-GB"/>
              </w:rPr>
            </w:rPrChange>
          </w:rPr>
          <w:delInstrText>csl</w:delInstrText>
        </w:r>
        <w:r w:rsidR="00426E62" w:rsidRPr="006E6534" w:rsidDel="00532045">
          <w:rPr>
            <w:rFonts w:cs="Times New Roman"/>
            <w:color w:val="000000" w:themeColor="text1"/>
            <w:rPrChange w:id="24489" w:author="N F" w:date="2023-12-05T03:09:00Z">
              <w:rPr>
                <w:rFonts w:cs="Times New Roman"/>
              </w:rPr>
            </w:rPrChange>
          </w:rPr>
          <w:delInstrText>-</w:delInstrText>
        </w:r>
        <w:r w:rsidR="00426E62" w:rsidRPr="006E6534" w:rsidDel="00532045">
          <w:rPr>
            <w:rFonts w:cs="Times New Roman"/>
            <w:color w:val="000000" w:themeColor="text1"/>
            <w:lang w:val="en-GB"/>
            <w:rPrChange w:id="24490" w:author="N F" w:date="2023-12-05T03:09:00Z">
              <w:rPr>
                <w:rFonts w:cs="Times New Roman"/>
                <w:lang w:val="en-GB"/>
              </w:rPr>
            </w:rPrChange>
          </w:rPr>
          <w:delInstrText>citation</w:delInstrText>
        </w:r>
        <w:r w:rsidR="00426E62" w:rsidRPr="006E6534" w:rsidDel="00532045">
          <w:rPr>
            <w:rFonts w:cs="Times New Roman"/>
            <w:color w:val="000000" w:themeColor="text1"/>
            <w:rPrChange w:id="24491" w:author="N F" w:date="2023-12-05T03:09:00Z">
              <w:rPr>
                <w:rFonts w:cs="Times New Roman"/>
              </w:rPr>
            </w:rPrChange>
          </w:rPr>
          <w:delInstrText>.</w:delInstrText>
        </w:r>
        <w:r w:rsidR="00426E62" w:rsidRPr="006E6534" w:rsidDel="00532045">
          <w:rPr>
            <w:rFonts w:cs="Times New Roman"/>
            <w:color w:val="000000" w:themeColor="text1"/>
            <w:lang w:val="en-GB"/>
            <w:rPrChange w:id="24492" w:author="N F" w:date="2023-12-05T03:09:00Z">
              <w:rPr>
                <w:rFonts w:cs="Times New Roman"/>
                <w:lang w:val="en-GB"/>
              </w:rPr>
            </w:rPrChange>
          </w:rPr>
          <w:delInstrText>json</w:delInstrText>
        </w:r>
        <w:r w:rsidR="00426E62" w:rsidRPr="006E6534" w:rsidDel="00532045">
          <w:rPr>
            <w:rFonts w:cs="Times New Roman"/>
            <w:color w:val="000000" w:themeColor="text1"/>
            <w:rPrChange w:id="24493" w:author="N F" w:date="2023-12-05T03:09:00Z">
              <w:rPr>
                <w:rFonts w:cs="Times New Roman"/>
              </w:rPr>
            </w:rPrChange>
          </w:rPr>
          <w:delInstrText xml:space="preserve">"} </w:delInstrText>
        </w:r>
        <w:r w:rsidR="00256901" w:rsidRPr="006E6534" w:rsidDel="00532045">
          <w:rPr>
            <w:rFonts w:cs="Times New Roman"/>
            <w:color w:val="000000" w:themeColor="text1"/>
            <w:lang w:val="en-GB"/>
            <w:rPrChange w:id="24494" w:author="N F" w:date="2023-12-05T03:09:00Z">
              <w:rPr>
                <w:rFonts w:cs="Times New Roman"/>
                <w:lang w:val="en-GB"/>
              </w:rPr>
            </w:rPrChange>
          </w:rPr>
          <w:fldChar w:fldCharType="separate"/>
        </w:r>
        <w:r w:rsidR="00426E62" w:rsidRPr="006E6534" w:rsidDel="00532045">
          <w:rPr>
            <w:rFonts w:cs="Times New Roman"/>
            <w:color w:val="000000" w:themeColor="text1"/>
            <w:rPrChange w:id="24495" w:author="N F" w:date="2023-12-05T03:09:00Z">
              <w:rPr>
                <w:rFonts w:cs="Times New Roman"/>
              </w:rPr>
            </w:rPrChange>
          </w:rPr>
          <w:delText>(28)</w:delText>
        </w:r>
        <w:r w:rsidR="00256901" w:rsidRPr="006E6534" w:rsidDel="00532045">
          <w:rPr>
            <w:rFonts w:cs="Times New Roman"/>
            <w:color w:val="000000" w:themeColor="text1"/>
            <w:lang w:val="en-GB"/>
            <w:rPrChange w:id="24496" w:author="N F" w:date="2023-12-05T03:09:00Z">
              <w:rPr>
                <w:rFonts w:cs="Times New Roman"/>
                <w:lang w:val="en-GB"/>
              </w:rPr>
            </w:rPrChange>
          </w:rPr>
          <w:fldChar w:fldCharType="end"/>
        </w:r>
      </w:del>
      <w:r w:rsidRPr="006E6534">
        <w:rPr>
          <w:rFonts w:cs="Times New Roman"/>
          <w:color w:val="000000" w:themeColor="text1"/>
          <w:rPrChange w:id="24497" w:author="N F" w:date="2023-12-05T03:09:00Z">
            <w:rPr>
              <w:rFonts w:cs="Times New Roman"/>
            </w:rPr>
          </w:rPrChange>
        </w:rPr>
        <w:t>.</w:t>
      </w:r>
    </w:p>
    <w:p w14:paraId="75FF652F" w14:textId="73A957D1" w:rsidR="00D1617D" w:rsidRPr="006E6534" w:rsidRDefault="00D1617D">
      <w:pPr>
        <w:spacing w:after="0" w:line="240" w:lineRule="auto"/>
        <w:rPr>
          <w:rFonts w:cs="Times New Roman"/>
          <w:color w:val="000000" w:themeColor="text1"/>
          <w:rPrChange w:id="24498" w:author="N F" w:date="2023-12-05T03:09:00Z">
            <w:rPr>
              <w:rFonts w:cs="Times New Roman"/>
            </w:rPr>
          </w:rPrChange>
        </w:rPr>
        <w:pPrChange w:id="24499" w:author="Barshadskaya, Yuliya" w:date="2024-01-16T03:37:00Z">
          <w:pPr/>
        </w:pPrChange>
      </w:pPr>
      <w:r w:rsidRPr="006E6534">
        <w:rPr>
          <w:rFonts w:cs="Times New Roman"/>
          <w:color w:val="000000" w:themeColor="text1"/>
          <w:lang w:val="en-GB"/>
          <w:rPrChange w:id="24500" w:author="N F" w:date="2023-12-05T03:09:00Z">
            <w:rPr>
              <w:rFonts w:cs="Times New Roman"/>
              <w:lang w:val="en-GB"/>
            </w:rPr>
          </w:rPrChange>
        </w:rPr>
        <w:t>Igawa</w:t>
      </w:r>
      <w:r w:rsidRPr="006E6534">
        <w:rPr>
          <w:rFonts w:cs="Times New Roman"/>
          <w:color w:val="000000" w:themeColor="text1"/>
          <w:rPrChange w:id="24501" w:author="N F" w:date="2023-12-05T03:09:00Z">
            <w:rPr>
              <w:rFonts w:cs="Times New Roman"/>
            </w:rPr>
          </w:rPrChange>
        </w:rPr>
        <w:t xml:space="preserve"> </w:t>
      </w:r>
      <w:r w:rsidRPr="006E6534">
        <w:rPr>
          <w:rFonts w:cs="Times New Roman"/>
          <w:color w:val="000000" w:themeColor="text1"/>
          <w:lang w:val="en-US"/>
          <w:rPrChange w:id="24502" w:author="N F" w:date="2023-12-05T03:09:00Z">
            <w:rPr>
              <w:rFonts w:cs="Times New Roman"/>
              <w:lang w:val="en-US"/>
            </w:rPr>
          </w:rPrChange>
        </w:rPr>
        <w:t>et</w:t>
      </w:r>
      <w:r w:rsidRPr="006E6534">
        <w:rPr>
          <w:rFonts w:cs="Times New Roman"/>
          <w:color w:val="000000" w:themeColor="text1"/>
          <w:rPrChange w:id="24503" w:author="N F" w:date="2023-12-05T03:09:00Z">
            <w:rPr>
              <w:rFonts w:cs="Times New Roman"/>
            </w:rPr>
          </w:rPrChange>
        </w:rPr>
        <w:t xml:space="preserve"> </w:t>
      </w:r>
      <w:r w:rsidRPr="006E6534">
        <w:rPr>
          <w:rFonts w:cs="Times New Roman"/>
          <w:color w:val="000000" w:themeColor="text1"/>
          <w:lang w:val="en-US"/>
          <w:rPrChange w:id="24504" w:author="N F" w:date="2023-12-05T03:09:00Z">
            <w:rPr>
              <w:rFonts w:cs="Times New Roman"/>
              <w:lang w:val="en-US"/>
            </w:rPr>
          </w:rPrChange>
        </w:rPr>
        <w:t>al</w:t>
      </w:r>
      <w:r w:rsidRPr="006E6534">
        <w:rPr>
          <w:rFonts w:cs="Times New Roman"/>
          <w:color w:val="000000" w:themeColor="text1"/>
          <w:rPrChange w:id="24505" w:author="N F" w:date="2023-12-05T03:09:00Z">
            <w:rPr>
              <w:rFonts w:cs="Times New Roman"/>
            </w:rPr>
          </w:rPrChange>
        </w:rPr>
        <w:t>. (</w:t>
      </w:r>
      <w:r w:rsidR="002377EE" w:rsidRPr="006E6534">
        <w:rPr>
          <w:rFonts w:cs="Times New Roman"/>
          <w:color w:val="000000" w:themeColor="text1"/>
          <w:rPrChange w:id="24506" w:author="N F" w:date="2023-12-05T03:09:00Z">
            <w:rPr>
              <w:rFonts w:cs="Times New Roman"/>
            </w:rPr>
          </w:rPrChange>
        </w:rPr>
        <w:t>2019</w:t>
      </w:r>
      <w:r w:rsidRPr="006E6534">
        <w:rPr>
          <w:rFonts w:cs="Times New Roman"/>
          <w:color w:val="000000" w:themeColor="text1"/>
          <w:rPrChange w:id="24507" w:author="N F" w:date="2023-12-05T03:09:00Z">
            <w:rPr>
              <w:rFonts w:cs="Times New Roman"/>
            </w:rPr>
          </w:rPrChange>
        </w:rPr>
        <w:t>)</w:t>
      </w:r>
      <w:r w:rsidR="002377EE" w:rsidRPr="006E6534">
        <w:rPr>
          <w:rFonts w:cs="Times New Roman"/>
          <w:color w:val="000000" w:themeColor="text1"/>
          <w:rPrChange w:id="24508" w:author="N F" w:date="2023-12-05T03:09:00Z">
            <w:rPr>
              <w:rFonts w:cs="Times New Roman"/>
            </w:rPr>
          </w:rPrChange>
        </w:rPr>
        <w:t xml:space="preserve"> провели исследование, цель которого состояла в том, чтобы оценить дифференциальные клинические результаты терапии осимертинибом у пациентов с НМРЛ с заменой </w:t>
      </w:r>
      <w:r w:rsidR="002377EE" w:rsidRPr="006E6534">
        <w:rPr>
          <w:rFonts w:cs="Times New Roman"/>
          <w:color w:val="000000" w:themeColor="text1"/>
          <w:lang w:val="en-US"/>
          <w:rPrChange w:id="24509" w:author="N F" w:date="2023-12-05T03:09:00Z">
            <w:rPr>
              <w:rFonts w:cs="Times New Roman"/>
              <w:lang w:val="en-US"/>
            </w:rPr>
          </w:rPrChange>
        </w:rPr>
        <w:t>T</w:t>
      </w:r>
      <w:r w:rsidR="002377EE" w:rsidRPr="006E6534">
        <w:rPr>
          <w:rFonts w:cs="Times New Roman"/>
          <w:color w:val="000000" w:themeColor="text1"/>
          <w:rPrChange w:id="24510" w:author="N F" w:date="2023-12-05T03:09:00Z">
            <w:rPr>
              <w:rFonts w:cs="Times New Roman"/>
            </w:rPr>
          </w:rPrChange>
        </w:rPr>
        <w:t>790</w:t>
      </w:r>
      <w:r w:rsidR="002377EE" w:rsidRPr="006E6534">
        <w:rPr>
          <w:rFonts w:cs="Times New Roman"/>
          <w:color w:val="000000" w:themeColor="text1"/>
          <w:lang w:val="en-US"/>
          <w:rPrChange w:id="24511" w:author="N F" w:date="2023-12-05T03:09:00Z">
            <w:rPr>
              <w:rFonts w:cs="Times New Roman"/>
              <w:lang w:val="en-US"/>
            </w:rPr>
          </w:rPrChange>
        </w:rPr>
        <w:t>M</w:t>
      </w:r>
      <w:r w:rsidR="002377EE" w:rsidRPr="006E6534">
        <w:rPr>
          <w:rFonts w:cs="Times New Roman"/>
          <w:color w:val="000000" w:themeColor="text1"/>
          <w:rPrChange w:id="24512" w:author="N F" w:date="2023-12-05T03:09:00Z">
            <w:rPr>
              <w:rFonts w:cs="Times New Roman"/>
            </w:rPr>
          </w:rPrChange>
        </w:rPr>
        <w:t xml:space="preserve"> в зависимости от типа активирующей мутации </w:t>
      </w:r>
      <w:r w:rsidR="002377EE" w:rsidRPr="006E6534">
        <w:rPr>
          <w:rFonts w:cs="Times New Roman"/>
          <w:color w:val="000000" w:themeColor="text1"/>
          <w:lang w:val="en-US"/>
          <w:rPrChange w:id="24513" w:author="N F" w:date="2023-12-05T03:09:00Z">
            <w:rPr>
              <w:rFonts w:cs="Times New Roman"/>
              <w:lang w:val="en-US"/>
            </w:rPr>
          </w:rPrChange>
        </w:rPr>
        <w:t>EGFR</w:t>
      </w:r>
      <w:r w:rsidR="002377EE" w:rsidRPr="006E6534">
        <w:rPr>
          <w:rFonts w:cs="Times New Roman"/>
          <w:color w:val="000000" w:themeColor="text1"/>
          <w:rPrChange w:id="24514" w:author="N F" w:date="2023-12-05T03:09:00Z">
            <w:rPr>
              <w:rFonts w:cs="Times New Roman"/>
            </w:rPr>
          </w:rPrChange>
        </w:rPr>
        <w:t xml:space="preserve">, то есть делеции экзона 19 или точечной мутации </w:t>
      </w:r>
      <w:r w:rsidR="002377EE" w:rsidRPr="006E6534">
        <w:rPr>
          <w:rFonts w:cs="Times New Roman"/>
          <w:color w:val="000000" w:themeColor="text1"/>
          <w:lang w:val="en-US"/>
          <w:rPrChange w:id="24515" w:author="N F" w:date="2023-12-05T03:09:00Z">
            <w:rPr>
              <w:rFonts w:cs="Times New Roman"/>
              <w:lang w:val="en-US"/>
            </w:rPr>
          </w:rPrChange>
        </w:rPr>
        <w:t>L</w:t>
      </w:r>
      <w:r w:rsidR="002377EE" w:rsidRPr="006E6534">
        <w:rPr>
          <w:rFonts w:cs="Times New Roman"/>
          <w:color w:val="000000" w:themeColor="text1"/>
          <w:rPrChange w:id="24516" w:author="N F" w:date="2023-12-05T03:09:00Z">
            <w:rPr>
              <w:rFonts w:cs="Times New Roman"/>
            </w:rPr>
          </w:rPrChange>
        </w:rPr>
        <w:t>858</w:t>
      </w:r>
      <w:r w:rsidR="002377EE" w:rsidRPr="006E6534">
        <w:rPr>
          <w:rFonts w:cs="Times New Roman"/>
          <w:color w:val="000000" w:themeColor="text1"/>
          <w:lang w:val="en-US"/>
          <w:rPrChange w:id="24517" w:author="N F" w:date="2023-12-05T03:09:00Z">
            <w:rPr>
              <w:rFonts w:cs="Times New Roman"/>
              <w:lang w:val="en-US"/>
            </w:rPr>
          </w:rPrChange>
        </w:rPr>
        <w:t>R</w:t>
      </w:r>
      <w:r w:rsidR="002377EE" w:rsidRPr="006E6534">
        <w:rPr>
          <w:rFonts w:cs="Times New Roman"/>
          <w:color w:val="000000" w:themeColor="text1"/>
          <w:rPrChange w:id="24518" w:author="N F" w:date="2023-12-05T03:09:00Z">
            <w:rPr>
              <w:rFonts w:cs="Times New Roman"/>
            </w:rPr>
          </w:rPrChange>
        </w:rPr>
        <w:t xml:space="preserve">. </w:t>
      </w:r>
      <w:r w:rsidR="000A7E8E" w:rsidRPr="006E6534">
        <w:rPr>
          <w:rFonts w:cs="Times New Roman"/>
          <w:color w:val="000000" w:themeColor="text1"/>
          <w:rPrChange w:id="24519" w:author="N F" w:date="2023-12-05T03:09:00Z">
            <w:rPr>
              <w:rFonts w:cs="Times New Roman"/>
            </w:rPr>
          </w:rPrChange>
        </w:rPr>
        <w:t>П</w:t>
      </w:r>
      <w:r w:rsidR="002377EE" w:rsidRPr="006E6534">
        <w:rPr>
          <w:rFonts w:cs="Times New Roman"/>
          <w:color w:val="000000" w:themeColor="text1"/>
          <w:rPrChange w:id="24520" w:author="N F" w:date="2023-12-05T03:09:00Z">
            <w:rPr>
              <w:rFonts w:cs="Times New Roman"/>
            </w:rPr>
          </w:rPrChange>
        </w:rPr>
        <w:t>рове</w:t>
      </w:r>
      <w:r w:rsidR="000A7E8E" w:rsidRPr="006E6534">
        <w:rPr>
          <w:rFonts w:cs="Times New Roman"/>
          <w:color w:val="000000" w:themeColor="text1"/>
          <w:rPrChange w:id="24521" w:author="N F" w:date="2023-12-05T03:09:00Z">
            <w:rPr>
              <w:rFonts w:cs="Times New Roman"/>
            </w:rPr>
          </w:rPrChange>
        </w:rPr>
        <w:t>ли</w:t>
      </w:r>
      <w:r w:rsidR="002377EE" w:rsidRPr="006E6534">
        <w:rPr>
          <w:rFonts w:cs="Times New Roman"/>
          <w:color w:val="000000" w:themeColor="text1"/>
          <w:rPrChange w:id="24522" w:author="N F" w:date="2023-12-05T03:09:00Z">
            <w:rPr>
              <w:rFonts w:cs="Times New Roman"/>
            </w:rPr>
          </w:rPrChange>
        </w:rPr>
        <w:t xml:space="preserve"> проспективное </w:t>
      </w:r>
      <w:r w:rsidR="002F76FC" w:rsidRPr="006E6534">
        <w:rPr>
          <w:rFonts w:cs="Times New Roman"/>
          <w:color w:val="000000" w:themeColor="text1"/>
          <w:rPrChange w:id="24523" w:author="N F" w:date="2023-12-05T03:09:00Z">
            <w:rPr>
              <w:rFonts w:cs="Times New Roman"/>
            </w:rPr>
          </w:rPrChange>
        </w:rPr>
        <w:t xml:space="preserve">наблюдательное </w:t>
      </w:r>
      <w:r w:rsidR="002377EE" w:rsidRPr="006E6534">
        <w:rPr>
          <w:rFonts w:cs="Times New Roman"/>
          <w:color w:val="000000" w:themeColor="text1"/>
          <w:rPrChange w:id="24524" w:author="N F" w:date="2023-12-05T03:09:00Z">
            <w:rPr>
              <w:rFonts w:cs="Times New Roman"/>
            </w:rPr>
          </w:rPrChange>
        </w:rPr>
        <w:t xml:space="preserve">когортное исследование для оценки эффективности и безопасности осимертиниба у пациентов с основной мутацией </w:t>
      </w:r>
      <w:r w:rsidR="002377EE" w:rsidRPr="006E6534">
        <w:rPr>
          <w:rFonts w:cs="Times New Roman"/>
          <w:color w:val="000000" w:themeColor="text1"/>
          <w:lang w:val="en-US"/>
          <w:rPrChange w:id="24525" w:author="N F" w:date="2023-12-05T03:09:00Z">
            <w:rPr>
              <w:rFonts w:cs="Times New Roman"/>
              <w:lang w:val="en-US"/>
            </w:rPr>
          </w:rPrChange>
        </w:rPr>
        <w:t>EGFR</w:t>
      </w:r>
      <w:r w:rsidR="002377EE" w:rsidRPr="006E6534">
        <w:rPr>
          <w:rFonts w:cs="Times New Roman"/>
          <w:color w:val="000000" w:themeColor="text1"/>
          <w:rPrChange w:id="24526" w:author="N F" w:date="2023-12-05T03:09:00Z">
            <w:rPr>
              <w:rFonts w:cs="Times New Roman"/>
            </w:rPr>
          </w:rPrChange>
        </w:rPr>
        <w:t xml:space="preserve"> и </w:t>
      </w:r>
      <w:r w:rsidR="002377EE" w:rsidRPr="006E6534">
        <w:rPr>
          <w:rFonts w:cs="Times New Roman"/>
          <w:color w:val="000000" w:themeColor="text1"/>
          <w:lang w:val="en-US"/>
          <w:rPrChange w:id="24527" w:author="N F" w:date="2023-12-05T03:09:00Z">
            <w:rPr>
              <w:rFonts w:cs="Times New Roman"/>
              <w:lang w:val="en-US"/>
            </w:rPr>
          </w:rPrChange>
        </w:rPr>
        <w:t>T</w:t>
      </w:r>
      <w:r w:rsidR="002377EE" w:rsidRPr="006E6534">
        <w:rPr>
          <w:rFonts w:cs="Times New Roman"/>
          <w:color w:val="000000" w:themeColor="text1"/>
          <w:rPrChange w:id="24528" w:author="N F" w:date="2023-12-05T03:09:00Z">
            <w:rPr>
              <w:rFonts w:cs="Times New Roman"/>
            </w:rPr>
          </w:rPrChange>
        </w:rPr>
        <w:t>790</w:t>
      </w:r>
      <w:r w:rsidR="002377EE" w:rsidRPr="006E6534">
        <w:rPr>
          <w:rFonts w:cs="Times New Roman"/>
          <w:color w:val="000000" w:themeColor="text1"/>
          <w:lang w:val="en-US"/>
          <w:rPrChange w:id="24529" w:author="N F" w:date="2023-12-05T03:09:00Z">
            <w:rPr>
              <w:rFonts w:cs="Times New Roman"/>
              <w:lang w:val="en-US"/>
            </w:rPr>
          </w:rPrChange>
        </w:rPr>
        <w:t>M</w:t>
      </w:r>
      <w:r w:rsidR="002377EE" w:rsidRPr="006E6534">
        <w:rPr>
          <w:rFonts w:cs="Times New Roman"/>
          <w:color w:val="000000" w:themeColor="text1"/>
          <w:rPrChange w:id="24530" w:author="N F" w:date="2023-12-05T03:09:00Z">
            <w:rPr>
              <w:rFonts w:cs="Times New Roman"/>
            </w:rPr>
          </w:rPrChange>
        </w:rPr>
        <w:t>-позитивным распространенным НМРЛ, у которых наблюдалось прогрессирование заболевания после терапии</w:t>
      </w:r>
      <w:r w:rsidR="000A7E8E" w:rsidRPr="006E6534">
        <w:rPr>
          <w:rFonts w:cs="Times New Roman"/>
          <w:color w:val="000000" w:themeColor="text1"/>
          <w:rPrChange w:id="24531" w:author="N F" w:date="2023-12-05T03:09:00Z">
            <w:rPr>
              <w:rFonts w:cs="Times New Roman"/>
            </w:rPr>
          </w:rPrChange>
        </w:rPr>
        <w:t xml:space="preserve"> ингибит</w:t>
      </w:r>
      <w:r w:rsidR="00DB2438" w:rsidRPr="006E6534">
        <w:rPr>
          <w:rFonts w:cs="Times New Roman"/>
          <w:color w:val="000000" w:themeColor="text1"/>
          <w:rPrChange w:id="24532" w:author="N F" w:date="2023-12-05T03:09:00Z">
            <w:rPr>
              <w:rFonts w:cs="Times New Roman"/>
            </w:rPr>
          </w:rPrChange>
        </w:rPr>
        <w:t>орами</w:t>
      </w:r>
      <w:r w:rsidR="00105794" w:rsidRPr="006E6534">
        <w:rPr>
          <w:rFonts w:cs="Times New Roman"/>
          <w:color w:val="000000" w:themeColor="text1"/>
          <w:rPrChange w:id="24533" w:author="N F" w:date="2023-12-05T03:09:00Z">
            <w:rPr>
              <w:rFonts w:cs="Times New Roman"/>
            </w:rPr>
          </w:rPrChange>
        </w:rPr>
        <w:t xml:space="preserve"> тирозинкиназы </w:t>
      </w:r>
      <w:r w:rsidR="00105794" w:rsidRPr="006E6534">
        <w:rPr>
          <w:rFonts w:cs="Times New Roman"/>
          <w:color w:val="000000" w:themeColor="text1"/>
          <w:lang w:val="en-US"/>
          <w:rPrChange w:id="24534" w:author="N F" w:date="2023-12-05T03:09:00Z">
            <w:rPr>
              <w:rFonts w:cs="Times New Roman"/>
              <w:lang w:val="en-US"/>
            </w:rPr>
          </w:rPrChange>
        </w:rPr>
        <w:t>EGFR</w:t>
      </w:r>
      <w:r w:rsidR="002377EE" w:rsidRPr="006E6534">
        <w:rPr>
          <w:rFonts w:cs="Times New Roman"/>
          <w:color w:val="000000" w:themeColor="text1"/>
          <w:rPrChange w:id="24535" w:author="N F" w:date="2023-12-05T03:09:00Z">
            <w:rPr>
              <w:rFonts w:cs="Times New Roman"/>
            </w:rPr>
          </w:rPrChange>
        </w:rPr>
        <w:t xml:space="preserve"> первой линии. Эффективность осимертиниба оценивали по типу мутации </w:t>
      </w:r>
      <w:r w:rsidR="002377EE" w:rsidRPr="006E6534">
        <w:rPr>
          <w:rFonts w:cs="Times New Roman"/>
          <w:color w:val="000000" w:themeColor="text1"/>
          <w:lang w:val="en-US"/>
          <w:rPrChange w:id="24536" w:author="N F" w:date="2023-12-05T03:09:00Z">
            <w:rPr>
              <w:rFonts w:cs="Times New Roman"/>
              <w:lang w:val="en-US"/>
            </w:rPr>
          </w:rPrChange>
        </w:rPr>
        <w:t>EGFR</w:t>
      </w:r>
      <w:r w:rsidR="002377EE" w:rsidRPr="006E6534">
        <w:rPr>
          <w:rFonts w:cs="Times New Roman"/>
          <w:color w:val="000000" w:themeColor="text1"/>
          <w:rPrChange w:id="24537" w:author="N F" w:date="2023-12-05T03:09:00Z">
            <w:rPr>
              <w:rFonts w:cs="Times New Roman"/>
            </w:rPr>
          </w:rPrChange>
        </w:rPr>
        <w:t xml:space="preserve">. </w:t>
      </w:r>
      <w:r w:rsidR="00105794" w:rsidRPr="006E6534">
        <w:rPr>
          <w:rFonts w:cs="Times New Roman"/>
          <w:color w:val="000000" w:themeColor="text1"/>
          <w:rPrChange w:id="24538" w:author="N F" w:date="2023-12-05T03:09:00Z">
            <w:rPr>
              <w:rFonts w:cs="Times New Roman"/>
            </w:rPr>
          </w:rPrChange>
        </w:rPr>
        <w:t>В</w:t>
      </w:r>
      <w:r w:rsidR="002377EE" w:rsidRPr="006E6534">
        <w:rPr>
          <w:rFonts w:cs="Times New Roman"/>
          <w:color w:val="000000" w:themeColor="text1"/>
          <w:rPrChange w:id="24539" w:author="N F" w:date="2023-12-05T03:09:00Z">
            <w:rPr>
              <w:rFonts w:cs="Times New Roman"/>
            </w:rPr>
          </w:rPrChange>
        </w:rPr>
        <w:t xml:space="preserve">сего в это исследование </w:t>
      </w:r>
      <w:r w:rsidR="00105794" w:rsidRPr="006E6534">
        <w:rPr>
          <w:rFonts w:cs="Times New Roman"/>
          <w:color w:val="000000" w:themeColor="text1"/>
          <w:rPrChange w:id="24540" w:author="N F" w:date="2023-12-05T03:09:00Z">
            <w:rPr>
              <w:rFonts w:cs="Times New Roman"/>
            </w:rPr>
          </w:rPrChange>
        </w:rPr>
        <w:t>включили</w:t>
      </w:r>
      <w:r w:rsidR="002377EE" w:rsidRPr="006E6534">
        <w:rPr>
          <w:rFonts w:cs="Times New Roman"/>
          <w:color w:val="000000" w:themeColor="text1"/>
          <w:rPrChange w:id="24541" w:author="N F" w:date="2023-12-05T03:09:00Z">
            <w:rPr>
              <w:rFonts w:cs="Times New Roman"/>
            </w:rPr>
          </w:rPrChange>
        </w:rPr>
        <w:t xml:space="preserve"> 51 пациент</w:t>
      </w:r>
      <w:r w:rsidR="00105794" w:rsidRPr="006E6534">
        <w:rPr>
          <w:rFonts w:cs="Times New Roman"/>
          <w:color w:val="000000" w:themeColor="text1"/>
          <w:rPrChange w:id="24542" w:author="N F" w:date="2023-12-05T03:09:00Z">
            <w:rPr>
              <w:rFonts w:cs="Times New Roman"/>
            </w:rPr>
          </w:rPrChange>
        </w:rPr>
        <w:t>а</w:t>
      </w:r>
      <w:r w:rsidR="002377EE" w:rsidRPr="006E6534">
        <w:rPr>
          <w:rFonts w:cs="Times New Roman"/>
          <w:color w:val="000000" w:themeColor="text1"/>
          <w:rPrChange w:id="24543" w:author="N F" w:date="2023-12-05T03:09:00Z">
            <w:rPr>
              <w:rFonts w:cs="Times New Roman"/>
            </w:rPr>
          </w:rPrChange>
        </w:rPr>
        <w:t>. Объективный ответ</w:t>
      </w:r>
      <w:r w:rsidR="00E9095F" w:rsidRPr="006E6534">
        <w:rPr>
          <w:rFonts w:cs="Times New Roman"/>
          <w:color w:val="000000" w:themeColor="text1"/>
          <w:rPrChange w:id="24544" w:author="N F" w:date="2023-12-05T03:09:00Z">
            <w:rPr>
              <w:rFonts w:cs="Times New Roman"/>
            </w:rPr>
          </w:rPrChange>
        </w:rPr>
        <w:t xml:space="preserve"> на терапию</w:t>
      </w:r>
      <w:r w:rsidR="002377EE" w:rsidRPr="006E6534">
        <w:rPr>
          <w:rFonts w:cs="Times New Roman"/>
          <w:color w:val="000000" w:themeColor="text1"/>
          <w:rPrChange w:id="24545" w:author="N F" w:date="2023-12-05T03:09:00Z">
            <w:rPr>
              <w:rFonts w:cs="Times New Roman"/>
            </w:rPr>
          </w:rPrChange>
        </w:rPr>
        <w:t xml:space="preserve"> был получен у 29 пациентов, что указывает на показатель объективного ответа 58,8%. Частота ответа составила 69,7% у пациентов с делецией экзона 19 и 38,9% у пациентов с точечной мутацией </w:t>
      </w:r>
      <w:r w:rsidR="002377EE" w:rsidRPr="006E6534">
        <w:rPr>
          <w:rFonts w:cs="Times New Roman"/>
          <w:color w:val="000000" w:themeColor="text1"/>
          <w:lang w:val="en-US"/>
          <w:rPrChange w:id="24546" w:author="N F" w:date="2023-12-05T03:09:00Z">
            <w:rPr>
              <w:rFonts w:cs="Times New Roman"/>
              <w:lang w:val="en-US"/>
            </w:rPr>
          </w:rPrChange>
        </w:rPr>
        <w:t>L</w:t>
      </w:r>
      <w:r w:rsidR="002377EE" w:rsidRPr="006E6534">
        <w:rPr>
          <w:rFonts w:cs="Times New Roman"/>
          <w:color w:val="000000" w:themeColor="text1"/>
          <w:rPrChange w:id="24547" w:author="N F" w:date="2023-12-05T03:09:00Z">
            <w:rPr>
              <w:rFonts w:cs="Times New Roman"/>
            </w:rPr>
          </w:rPrChange>
        </w:rPr>
        <w:t>858</w:t>
      </w:r>
      <w:r w:rsidR="002377EE" w:rsidRPr="006E6534">
        <w:rPr>
          <w:rFonts w:cs="Times New Roman"/>
          <w:color w:val="000000" w:themeColor="text1"/>
          <w:lang w:val="en-US"/>
          <w:rPrChange w:id="24548" w:author="N F" w:date="2023-12-05T03:09:00Z">
            <w:rPr>
              <w:rFonts w:cs="Times New Roman"/>
              <w:lang w:val="en-US"/>
            </w:rPr>
          </w:rPrChange>
        </w:rPr>
        <w:t>R</w:t>
      </w:r>
      <w:r w:rsidR="002377EE" w:rsidRPr="006E6534">
        <w:rPr>
          <w:rFonts w:cs="Times New Roman"/>
          <w:color w:val="000000" w:themeColor="text1"/>
          <w:rPrChange w:id="24549" w:author="N F" w:date="2023-12-05T03:09:00Z">
            <w:rPr>
              <w:rFonts w:cs="Times New Roman"/>
            </w:rPr>
          </w:rPrChange>
        </w:rPr>
        <w:t>, что указывает на статистически значимую разницу (</w:t>
      </w:r>
      <w:r w:rsidR="002377EE" w:rsidRPr="006E6534">
        <w:rPr>
          <w:rFonts w:cs="Times New Roman"/>
          <w:color w:val="000000" w:themeColor="text1"/>
          <w:lang w:val="en-US"/>
          <w:rPrChange w:id="24550" w:author="N F" w:date="2023-12-05T03:09:00Z">
            <w:rPr>
              <w:rFonts w:cs="Times New Roman"/>
              <w:lang w:val="en-US"/>
            </w:rPr>
          </w:rPrChange>
        </w:rPr>
        <w:t>P</w:t>
      </w:r>
      <w:r w:rsidR="002377EE" w:rsidRPr="006E6534">
        <w:rPr>
          <w:rFonts w:cs="Times New Roman"/>
          <w:color w:val="000000" w:themeColor="text1"/>
          <w:rPrChange w:id="24551" w:author="N F" w:date="2023-12-05T03:09:00Z">
            <w:rPr>
              <w:rFonts w:cs="Times New Roman"/>
            </w:rPr>
          </w:rPrChange>
        </w:rPr>
        <w:t xml:space="preserve"> = 0,033). Медиана выживаемости без прогрессирования и общей выживаемости всей популяции пациентов составила 7,8 и 15,5 мес</w:t>
      </w:r>
      <w:r w:rsidR="00E9095F" w:rsidRPr="006E6534">
        <w:rPr>
          <w:rFonts w:cs="Times New Roman"/>
          <w:color w:val="000000" w:themeColor="text1"/>
          <w:rPrChange w:id="24552" w:author="N F" w:date="2023-12-05T03:09:00Z">
            <w:rPr>
              <w:rFonts w:cs="Times New Roman"/>
            </w:rPr>
          </w:rPrChange>
        </w:rPr>
        <w:t>.</w:t>
      </w:r>
      <w:r w:rsidR="002377EE" w:rsidRPr="006E6534">
        <w:rPr>
          <w:rFonts w:cs="Times New Roman"/>
          <w:color w:val="000000" w:themeColor="text1"/>
          <w:rPrChange w:id="24553" w:author="N F" w:date="2023-12-05T03:09:00Z">
            <w:rPr>
              <w:rFonts w:cs="Times New Roman"/>
            </w:rPr>
          </w:rPrChange>
        </w:rPr>
        <w:t xml:space="preserve"> соответственно. Медиана </w:t>
      </w:r>
      <w:r w:rsidR="00E9095F" w:rsidRPr="006E6534">
        <w:rPr>
          <w:rFonts w:cs="Times New Roman"/>
          <w:color w:val="000000" w:themeColor="text1"/>
          <w:rPrChange w:id="24554" w:author="N F" w:date="2023-12-05T03:09:00Z">
            <w:rPr>
              <w:rFonts w:cs="Times New Roman"/>
            </w:rPr>
          </w:rPrChange>
        </w:rPr>
        <w:t>выживаемости без прогрессирования</w:t>
      </w:r>
      <w:r w:rsidR="002377EE" w:rsidRPr="006E6534">
        <w:rPr>
          <w:rFonts w:cs="Times New Roman"/>
          <w:color w:val="000000" w:themeColor="text1"/>
          <w:rPrChange w:id="24555" w:author="N F" w:date="2023-12-05T03:09:00Z">
            <w:rPr>
              <w:rFonts w:cs="Times New Roman"/>
            </w:rPr>
          </w:rPrChange>
        </w:rPr>
        <w:t xml:space="preserve"> в группах с делецией экзона 19 и точечной мутацией </w:t>
      </w:r>
      <w:r w:rsidR="002377EE" w:rsidRPr="006E6534">
        <w:rPr>
          <w:rFonts w:cs="Times New Roman"/>
          <w:color w:val="000000" w:themeColor="text1"/>
          <w:lang w:val="en-US"/>
          <w:rPrChange w:id="24556" w:author="N F" w:date="2023-12-05T03:09:00Z">
            <w:rPr>
              <w:rFonts w:cs="Times New Roman"/>
              <w:lang w:val="en-US"/>
            </w:rPr>
          </w:rPrChange>
        </w:rPr>
        <w:t>L</w:t>
      </w:r>
      <w:r w:rsidR="002377EE" w:rsidRPr="006E6534">
        <w:rPr>
          <w:rFonts w:cs="Times New Roman"/>
          <w:color w:val="000000" w:themeColor="text1"/>
          <w:rPrChange w:id="24557" w:author="N F" w:date="2023-12-05T03:09:00Z">
            <w:rPr>
              <w:rFonts w:cs="Times New Roman"/>
            </w:rPr>
          </w:rPrChange>
        </w:rPr>
        <w:t>858</w:t>
      </w:r>
      <w:r w:rsidR="002377EE" w:rsidRPr="006E6534">
        <w:rPr>
          <w:rFonts w:cs="Times New Roman"/>
          <w:color w:val="000000" w:themeColor="text1"/>
          <w:lang w:val="en-US"/>
          <w:rPrChange w:id="24558" w:author="N F" w:date="2023-12-05T03:09:00Z">
            <w:rPr>
              <w:rFonts w:cs="Times New Roman"/>
              <w:lang w:val="en-US"/>
            </w:rPr>
          </w:rPrChange>
        </w:rPr>
        <w:t>R</w:t>
      </w:r>
      <w:r w:rsidR="002377EE" w:rsidRPr="006E6534">
        <w:rPr>
          <w:rFonts w:cs="Times New Roman"/>
          <w:color w:val="000000" w:themeColor="text1"/>
          <w:rPrChange w:id="24559" w:author="N F" w:date="2023-12-05T03:09:00Z">
            <w:rPr>
              <w:rFonts w:cs="Times New Roman"/>
            </w:rPr>
          </w:rPrChange>
        </w:rPr>
        <w:t xml:space="preserve"> составила 8,0 мес</w:t>
      </w:r>
      <w:r w:rsidR="003E3AF6" w:rsidRPr="006E6534">
        <w:rPr>
          <w:rFonts w:cs="Times New Roman"/>
          <w:color w:val="000000" w:themeColor="text1"/>
          <w:rPrChange w:id="24560" w:author="N F" w:date="2023-12-05T03:09:00Z">
            <w:rPr>
              <w:rFonts w:cs="Times New Roman"/>
            </w:rPr>
          </w:rPrChange>
        </w:rPr>
        <w:t>.</w:t>
      </w:r>
      <w:r w:rsidR="002377EE" w:rsidRPr="006E6534">
        <w:rPr>
          <w:rFonts w:cs="Times New Roman"/>
          <w:color w:val="000000" w:themeColor="text1"/>
          <w:rPrChange w:id="24561" w:author="N F" w:date="2023-12-05T03:09:00Z">
            <w:rPr>
              <w:rFonts w:cs="Times New Roman"/>
            </w:rPr>
          </w:rPrChange>
        </w:rPr>
        <w:t xml:space="preserve"> и 5,2 мес</w:t>
      </w:r>
      <w:r w:rsidR="003E3AF6" w:rsidRPr="006E6534">
        <w:rPr>
          <w:rFonts w:cs="Times New Roman"/>
          <w:color w:val="000000" w:themeColor="text1"/>
          <w:rPrChange w:id="24562" w:author="N F" w:date="2023-12-05T03:09:00Z">
            <w:rPr>
              <w:rFonts w:cs="Times New Roman"/>
            </w:rPr>
          </w:rPrChange>
        </w:rPr>
        <w:t>.</w:t>
      </w:r>
      <w:r w:rsidR="002377EE" w:rsidRPr="006E6534">
        <w:rPr>
          <w:rFonts w:cs="Times New Roman"/>
          <w:color w:val="000000" w:themeColor="text1"/>
          <w:rPrChange w:id="24563" w:author="N F" w:date="2023-12-05T03:09:00Z">
            <w:rPr>
              <w:rFonts w:cs="Times New Roman"/>
            </w:rPr>
          </w:rPrChange>
        </w:rPr>
        <w:t xml:space="preserve"> соответственно, что указывает на статистически значимую разницу (</w:t>
      </w:r>
      <w:r w:rsidR="003E3AF6" w:rsidRPr="006E6534">
        <w:rPr>
          <w:rFonts w:cs="Times New Roman"/>
          <w:color w:val="000000" w:themeColor="text1"/>
          <w:lang w:val="en-US"/>
          <w:rPrChange w:id="24564" w:author="N F" w:date="2023-12-05T03:09:00Z">
            <w:rPr>
              <w:rFonts w:cs="Times New Roman"/>
              <w:lang w:val="en-US"/>
            </w:rPr>
          </w:rPrChange>
        </w:rPr>
        <w:t>p</w:t>
      </w:r>
      <w:r w:rsidR="002377EE" w:rsidRPr="006E6534">
        <w:rPr>
          <w:rFonts w:cs="Times New Roman"/>
          <w:color w:val="000000" w:themeColor="text1"/>
          <w:rPrChange w:id="24565" w:author="N F" w:date="2023-12-05T03:09:00Z">
            <w:rPr>
              <w:rFonts w:cs="Times New Roman"/>
            </w:rPr>
          </w:rPrChange>
        </w:rPr>
        <w:t xml:space="preserve"> = 0,045). Медиана </w:t>
      </w:r>
      <w:r w:rsidR="003E3AF6" w:rsidRPr="006E6534">
        <w:rPr>
          <w:rFonts w:cs="Times New Roman"/>
          <w:color w:val="000000" w:themeColor="text1"/>
          <w:rPrChange w:id="24566" w:author="N F" w:date="2023-12-05T03:09:00Z">
            <w:rPr>
              <w:rFonts w:cs="Times New Roman"/>
            </w:rPr>
          </w:rPrChange>
        </w:rPr>
        <w:t>общей выживаемости</w:t>
      </w:r>
      <w:r w:rsidR="002377EE" w:rsidRPr="006E6534">
        <w:rPr>
          <w:rFonts w:cs="Times New Roman"/>
          <w:color w:val="000000" w:themeColor="text1"/>
          <w:rPrChange w:id="24567" w:author="N F" w:date="2023-12-05T03:09:00Z">
            <w:rPr>
              <w:rFonts w:cs="Times New Roman"/>
            </w:rPr>
          </w:rPrChange>
        </w:rPr>
        <w:t xml:space="preserve"> в группах с делецией экзона 19 и точечной мутацией </w:t>
      </w:r>
      <w:r w:rsidR="002377EE" w:rsidRPr="006E6534">
        <w:rPr>
          <w:rFonts w:cs="Times New Roman"/>
          <w:color w:val="000000" w:themeColor="text1"/>
          <w:lang w:val="en-US"/>
          <w:rPrChange w:id="24568" w:author="N F" w:date="2023-12-05T03:09:00Z">
            <w:rPr>
              <w:rFonts w:cs="Times New Roman"/>
              <w:lang w:val="en-US"/>
            </w:rPr>
          </w:rPrChange>
        </w:rPr>
        <w:t>L</w:t>
      </w:r>
      <w:r w:rsidR="002377EE" w:rsidRPr="006E6534">
        <w:rPr>
          <w:rFonts w:cs="Times New Roman"/>
          <w:color w:val="000000" w:themeColor="text1"/>
          <w:rPrChange w:id="24569" w:author="N F" w:date="2023-12-05T03:09:00Z">
            <w:rPr>
              <w:rFonts w:cs="Times New Roman"/>
            </w:rPr>
          </w:rPrChange>
        </w:rPr>
        <w:t>858</w:t>
      </w:r>
      <w:r w:rsidR="002377EE" w:rsidRPr="006E6534">
        <w:rPr>
          <w:rFonts w:cs="Times New Roman"/>
          <w:color w:val="000000" w:themeColor="text1"/>
          <w:lang w:val="en-US"/>
          <w:rPrChange w:id="24570" w:author="N F" w:date="2023-12-05T03:09:00Z">
            <w:rPr>
              <w:rFonts w:cs="Times New Roman"/>
              <w:lang w:val="en-US"/>
            </w:rPr>
          </w:rPrChange>
        </w:rPr>
        <w:t>R</w:t>
      </w:r>
      <w:r w:rsidR="002377EE" w:rsidRPr="006E6534">
        <w:rPr>
          <w:rFonts w:cs="Times New Roman"/>
          <w:color w:val="000000" w:themeColor="text1"/>
          <w:rPrChange w:id="24571" w:author="N F" w:date="2023-12-05T03:09:00Z">
            <w:rPr>
              <w:rFonts w:cs="Times New Roman"/>
            </w:rPr>
          </w:rPrChange>
        </w:rPr>
        <w:t xml:space="preserve"> значительно различалась в 19,8 и 12,9 мес</w:t>
      </w:r>
      <w:r w:rsidR="003E3AF6" w:rsidRPr="006E6534">
        <w:rPr>
          <w:rFonts w:cs="Times New Roman"/>
          <w:color w:val="000000" w:themeColor="text1"/>
          <w:rPrChange w:id="24572" w:author="N F" w:date="2023-12-05T03:09:00Z">
            <w:rPr>
              <w:rFonts w:cs="Times New Roman"/>
            </w:rPr>
          </w:rPrChange>
        </w:rPr>
        <w:t>.</w:t>
      </w:r>
      <w:r w:rsidR="002377EE" w:rsidRPr="006E6534">
        <w:rPr>
          <w:rFonts w:cs="Times New Roman"/>
          <w:color w:val="000000" w:themeColor="text1"/>
          <w:rPrChange w:id="24573" w:author="N F" w:date="2023-12-05T03:09:00Z">
            <w:rPr>
              <w:rFonts w:cs="Times New Roman"/>
            </w:rPr>
          </w:rPrChange>
        </w:rPr>
        <w:t xml:space="preserve"> соответственно (</w:t>
      </w:r>
      <w:r w:rsidR="003E3AF6" w:rsidRPr="006E6534">
        <w:rPr>
          <w:rFonts w:cs="Times New Roman"/>
          <w:color w:val="000000" w:themeColor="text1"/>
          <w:lang w:val="en-US"/>
          <w:rPrChange w:id="24574" w:author="N F" w:date="2023-12-05T03:09:00Z">
            <w:rPr>
              <w:rFonts w:cs="Times New Roman"/>
              <w:lang w:val="en-US"/>
            </w:rPr>
          </w:rPrChange>
        </w:rPr>
        <w:t>p</w:t>
      </w:r>
      <w:r w:rsidR="002377EE" w:rsidRPr="006E6534">
        <w:rPr>
          <w:rFonts w:cs="Times New Roman"/>
          <w:color w:val="000000" w:themeColor="text1"/>
          <w:rPrChange w:id="24575" w:author="N F" w:date="2023-12-05T03:09:00Z">
            <w:rPr>
              <w:rFonts w:cs="Times New Roman"/>
            </w:rPr>
          </w:rPrChange>
        </w:rPr>
        <w:t xml:space="preserve"> = 0,0015). </w:t>
      </w:r>
      <w:r w:rsidR="005061D1" w:rsidRPr="006E6534">
        <w:rPr>
          <w:rFonts w:cs="Times New Roman"/>
          <w:color w:val="000000" w:themeColor="text1"/>
          <w:rPrChange w:id="24576" w:author="N F" w:date="2023-12-05T03:09:00Z">
            <w:rPr>
              <w:rFonts w:cs="Times New Roman"/>
            </w:rPr>
          </w:rPrChange>
        </w:rPr>
        <w:t>По результатам м</w:t>
      </w:r>
      <w:r w:rsidR="002377EE" w:rsidRPr="006E6534">
        <w:rPr>
          <w:rFonts w:cs="Times New Roman"/>
          <w:color w:val="000000" w:themeColor="text1"/>
          <w:rPrChange w:id="24577" w:author="N F" w:date="2023-12-05T03:09:00Z">
            <w:rPr>
              <w:rFonts w:cs="Times New Roman"/>
            </w:rPr>
          </w:rPrChange>
        </w:rPr>
        <w:t>ногофактор</w:t>
      </w:r>
      <w:r w:rsidR="005061D1" w:rsidRPr="006E6534">
        <w:rPr>
          <w:rFonts w:cs="Times New Roman"/>
          <w:color w:val="000000" w:themeColor="text1"/>
          <w:rPrChange w:id="24578" w:author="N F" w:date="2023-12-05T03:09:00Z">
            <w:rPr>
              <w:rFonts w:cs="Times New Roman"/>
            </w:rPr>
          </w:rPrChange>
        </w:rPr>
        <w:t>ного</w:t>
      </w:r>
      <w:r w:rsidR="002377EE" w:rsidRPr="006E6534">
        <w:rPr>
          <w:rFonts w:cs="Times New Roman"/>
          <w:color w:val="000000" w:themeColor="text1"/>
          <w:rPrChange w:id="24579" w:author="N F" w:date="2023-12-05T03:09:00Z">
            <w:rPr>
              <w:rFonts w:cs="Times New Roman"/>
            </w:rPr>
          </w:rPrChange>
        </w:rPr>
        <w:t xml:space="preserve"> анализ</w:t>
      </w:r>
      <w:r w:rsidR="005061D1" w:rsidRPr="006E6534">
        <w:rPr>
          <w:rFonts w:cs="Times New Roman"/>
          <w:color w:val="000000" w:themeColor="text1"/>
          <w:rPrChange w:id="24580" w:author="N F" w:date="2023-12-05T03:09:00Z">
            <w:rPr>
              <w:rFonts w:cs="Times New Roman"/>
            </w:rPr>
          </w:rPrChange>
        </w:rPr>
        <w:t>а</w:t>
      </w:r>
      <w:r w:rsidR="002377EE" w:rsidRPr="006E6534">
        <w:rPr>
          <w:rFonts w:cs="Times New Roman"/>
          <w:color w:val="000000" w:themeColor="text1"/>
          <w:rPrChange w:id="24581" w:author="N F" w:date="2023-12-05T03:09:00Z">
            <w:rPr>
              <w:rFonts w:cs="Times New Roman"/>
            </w:rPr>
          </w:rPrChange>
        </w:rPr>
        <w:t xml:space="preserve"> определил</w:t>
      </w:r>
      <w:r w:rsidR="005061D1" w:rsidRPr="006E6534">
        <w:rPr>
          <w:rFonts w:cs="Times New Roman"/>
          <w:color w:val="000000" w:themeColor="text1"/>
          <w:rPrChange w:id="24582" w:author="N F" w:date="2023-12-05T03:09:00Z">
            <w:rPr>
              <w:rFonts w:cs="Times New Roman"/>
            </w:rPr>
          </w:rPrChange>
        </w:rPr>
        <w:t>и, что</w:t>
      </w:r>
      <w:r w:rsidR="002377EE" w:rsidRPr="006E6534">
        <w:rPr>
          <w:rFonts w:cs="Times New Roman"/>
          <w:color w:val="000000" w:themeColor="text1"/>
          <w:rPrChange w:id="24583" w:author="N F" w:date="2023-12-05T03:09:00Z">
            <w:rPr>
              <w:rFonts w:cs="Times New Roman"/>
            </w:rPr>
          </w:rPrChange>
        </w:rPr>
        <w:t xml:space="preserve"> делеци</w:t>
      </w:r>
      <w:r w:rsidR="005061D1" w:rsidRPr="006E6534">
        <w:rPr>
          <w:rFonts w:cs="Times New Roman"/>
          <w:color w:val="000000" w:themeColor="text1"/>
          <w:rPrChange w:id="24584" w:author="N F" w:date="2023-12-05T03:09:00Z">
            <w:rPr>
              <w:rFonts w:cs="Times New Roman"/>
            </w:rPr>
          </w:rPrChange>
        </w:rPr>
        <w:t>я</w:t>
      </w:r>
      <w:r w:rsidR="002377EE" w:rsidRPr="006E6534">
        <w:rPr>
          <w:rFonts w:cs="Times New Roman"/>
          <w:color w:val="000000" w:themeColor="text1"/>
          <w:rPrChange w:id="24585" w:author="N F" w:date="2023-12-05T03:09:00Z">
            <w:rPr>
              <w:rFonts w:cs="Times New Roman"/>
            </w:rPr>
          </w:rPrChange>
        </w:rPr>
        <w:t xml:space="preserve"> экзона 19 </w:t>
      </w:r>
      <w:r w:rsidR="005061D1" w:rsidRPr="006E6534">
        <w:rPr>
          <w:rFonts w:cs="Times New Roman"/>
          <w:color w:val="000000" w:themeColor="text1"/>
          <w:rPrChange w:id="24586" w:author="N F" w:date="2023-12-05T03:09:00Z">
            <w:rPr>
              <w:rFonts w:cs="Times New Roman"/>
            </w:rPr>
          </w:rPrChange>
        </w:rPr>
        <w:t xml:space="preserve">является </w:t>
      </w:r>
      <w:r w:rsidR="002377EE" w:rsidRPr="006E6534">
        <w:rPr>
          <w:rFonts w:cs="Times New Roman"/>
          <w:color w:val="000000" w:themeColor="text1"/>
          <w:rPrChange w:id="24587" w:author="N F" w:date="2023-12-05T03:09:00Z">
            <w:rPr>
              <w:rFonts w:cs="Times New Roman"/>
            </w:rPr>
          </w:rPrChange>
        </w:rPr>
        <w:t>благоприятны</w:t>
      </w:r>
      <w:r w:rsidR="005061D1" w:rsidRPr="006E6534">
        <w:rPr>
          <w:rFonts w:cs="Times New Roman"/>
          <w:color w:val="000000" w:themeColor="text1"/>
          <w:rPrChange w:id="24588" w:author="N F" w:date="2023-12-05T03:09:00Z">
            <w:rPr>
              <w:rFonts w:cs="Times New Roman"/>
            </w:rPr>
          </w:rPrChange>
        </w:rPr>
        <w:t>м</w:t>
      </w:r>
      <w:r w:rsidR="002377EE" w:rsidRPr="006E6534">
        <w:rPr>
          <w:rFonts w:cs="Times New Roman"/>
          <w:color w:val="000000" w:themeColor="text1"/>
          <w:rPrChange w:id="24589" w:author="N F" w:date="2023-12-05T03:09:00Z">
            <w:rPr>
              <w:rFonts w:cs="Times New Roman"/>
            </w:rPr>
          </w:rPrChange>
        </w:rPr>
        <w:t xml:space="preserve"> независимы</w:t>
      </w:r>
      <w:r w:rsidR="005061D1" w:rsidRPr="006E6534">
        <w:rPr>
          <w:rFonts w:cs="Times New Roman"/>
          <w:color w:val="000000" w:themeColor="text1"/>
          <w:rPrChange w:id="24590" w:author="N F" w:date="2023-12-05T03:09:00Z">
            <w:rPr>
              <w:rFonts w:cs="Times New Roman"/>
            </w:rPr>
          </w:rPrChange>
        </w:rPr>
        <w:t>м</w:t>
      </w:r>
      <w:r w:rsidR="002377EE" w:rsidRPr="006E6534">
        <w:rPr>
          <w:rFonts w:cs="Times New Roman"/>
          <w:color w:val="000000" w:themeColor="text1"/>
          <w:rPrChange w:id="24591" w:author="N F" w:date="2023-12-05T03:09:00Z">
            <w:rPr>
              <w:rFonts w:cs="Times New Roman"/>
            </w:rPr>
          </w:rPrChange>
        </w:rPr>
        <w:t xml:space="preserve"> предиктор</w:t>
      </w:r>
      <w:r w:rsidR="005061D1" w:rsidRPr="006E6534">
        <w:rPr>
          <w:rFonts w:cs="Times New Roman"/>
          <w:color w:val="000000" w:themeColor="text1"/>
          <w:rPrChange w:id="24592" w:author="N F" w:date="2023-12-05T03:09:00Z">
            <w:rPr>
              <w:rFonts w:cs="Times New Roman"/>
            </w:rPr>
          </w:rPrChange>
        </w:rPr>
        <w:t>ом</w:t>
      </w:r>
      <w:r w:rsidR="002377EE" w:rsidRPr="006E6534">
        <w:rPr>
          <w:rFonts w:cs="Times New Roman"/>
          <w:color w:val="000000" w:themeColor="text1"/>
          <w:rPrChange w:id="24593" w:author="N F" w:date="2023-12-05T03:09:00Z">
            <w:rPr>
              <w:rFonts w:cs="Times New Roman"/>
            </w:rPr>
          </w:rPrChange>
        </w:rPr>
        <w:t xml:space="preserve"> </w:t>
      </w:r>
      <w:r w:rsidR="00354792" w:rsidRPr="006E6534">
        <w:rPr>
          <w:rFonts w:cs="Times New Roman"/>
          <w:color w:val="000000" w:themeColor="text1"/>
          <w:rPrChange w:id="24594" w:author="N F" w:date="2023-12-05T03:09:00Z">
            <w:rPr>
              <w:rFonts w:cs="Times New Roman"/>
            </w:rPr>
          </w:rPrChange>
        </w:rPr>
        <w:t>выживаемости без прогрессирования</w:t>
      </w:r>
      <w:r w:rsidR="002377EE" w:rsidRPr="006E6534">
        <w:rPr>
          <w:rFonts w:cs="Times New Roman"/>
          <w:color w:val="000000" w:themeColor="text1"/>
          <w:rPrChange w:id="24595" w:author="N F" w:date="2023-12-05T03:09:00Z">
            <w:rPr>
              <w:rFonts w:cs="Times New Roman"/>
            </w:rPr>
          </w:rPrChange>
        </w:rPr>
        <w:t xml:space="preserve"> и </w:t>
      </w:r>
      <w:r w:rsidR="00354792" w:rsidRPr="006E6534">
        <w:rPr>
          <w:rFonts w:cs="Times New Roman"/>
          <w:color w:val="000000" w:themeColor="text1"/>
          <w:rPrChange w:id="24596" w:author="N F" w:date="2023-12-05T03:09:00Z">
            <w:rPr>
              <w:rFonts w:cs="Times New Roman"/>
            </w:rPr>
          </w:rPrChange>
        </w:rPr>
        <w:t>общей выживаемости</w:t>
      </w:r>
      <w:r w:rsidR="002377EE" w:rsidRPr="006E6534">
        <w:rPr>
          <w:rFonts w:cs="Times New Roman"/>
          <w:color w:val="000000" w:themeColor="text1"/>
          <w:rPrChange w:id="24597" w:author="N F" w:date="2023-12-05T03:09:00Z">
            <w:rPr>
              <w:rFonts w:cs="Times New Roman"/>
            </w:rPr>
          </w:rPrChange>
        </w:rPr>
        <w:t xml:space="preserve">. Исследователям следует учитывать долю чувствительных типов мутаций </w:t>
      </w:r>
      <w:r w:rsidR="002377EE" w:rsidRPr="006E6534">
        <w:rPr>
          <w:rFonts w:cs="Times New Roman"/>
          <w:color w:val="000000" w:themeColor="text1"/>
          <w:lang w:val="en-US"/>
          <w:rPrChange w:id="24598" w:author="N F" w:date="2023-12-05T03:09:00Z">
            <w:rPr>
              <w:rFonts w:cs="Times New Roman"/>
              <w:lang w:val="en-US"/>
            </w:rPr>
          </w:rPrChange>
        </w:rPr>
        <w:t>EGFR</w:t>
      </w:r>
      <w:r w:rsidR="002377EE" w:rsidRPr="006E6534">
        <w:rPr>
          <w:rFonts w:cs="Times New Roman"/>
          <w:color w:val="000000" w:themeColor="text1"/>
          <w:rPrChange w:id="24599" w:author="N F" w:date="2023-12-05T03:09:00Z">
            <w:rPr>
              <w:rFonts w:cs="Times New Roman"/>
            </w:rPr>
          </w:rPrChange>
        </w:rPr>
        <w:t xml:space="preserve"> в качестве фактора стратификации при разработке или анализе клинических исследований с участием осимертиниба</w:t>
      </w:r>
      <w:r w:rsidRPr="006E6534">
        <w:rPr>
          <w:rFonts w:cs="Times New Roman"/>
          <w:color w:val="000000" w:themeColor="text1"/>
          <w:rPrChange w:id="24600" w:author="N F" w:date="2023-12-05T03:09:00Z">
            <w:rPr>
              <w:rFonts w:cs="Times New Roman"/>
            </w:rPr>
          </w:rPrChange>
        </w:rPr>
        <w:t xml:space="preserve"> </w:t>
      </w:r>
      <w:ins w:id="24601" w:author="Barshadskaya, Yuliya" w:date="2024-01-16T03:37:00Z">
        <w:r w:rsidR="00532045" w:rsidRPr="0001519A">
          <w:rPr>
            <w:rFonts w:cs="Times New Roman"/>
            <w:color w:val="000000" w:themeColor="text1"/>
            <w:lang w:val="en-US"/>
          </w:rPr>
          <w:fldChar w:fldCharType="begin"/>
        </w:r>
        <w:r w:rsidR="00532045"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532045" w:rsidRPr="0001519A">
          <w:rPr>
            <w:rFonts w:cs="Times New Roman"/>
            <w:color w:val="000000" w:themeColor="text1"/>
            <w:lang w:val="en-US"/>
          </w:rPr>
          <w:fldChar w:fldCharType="separate"/>
        </w:r>
        <w:r w:rsidR="00532045" w:rsidRPr="0018315E">
          <w:rPr>
            <w:rFonts w:cs="Times New Roman"/>
            <w:color w:val="000000" w:themeColor="text1"/>
          </w:rPr>
          <w:t>[</w:t>
        </w:r>
      </w:ins>
      <w:ins w:id="24602" w:author="Barshadskaya, Yuliya" w:date="2024-02-23T00:14:00Z">
        <w:r w:rsidR="002E36A6">
          <w:rPr>
            <w:rFonts w:cs="Times New Roman"/>
            <w:color w:val="000000" w:themeColor="text1"/>
          </w:rPr>
          <w:t>16</w:t>
        </w:r>
      </w:ins>
      <w:ins w:id="24603" w:author="Barshadskaya, Yuliya" w:date="2024-01-16T03:37:00Z">
        <w:r w:rsidR="00532045" w:rsidRPr="00DD38F1">
          <w:rPr>
            <w:rFonts w:cs="Times New Roman"/>
            <w:color w:val="000000" w:themeColor="text1"/>
          </w:rPr>
          <w:t>]</w:t>
        </w:r>
        <w:r w:rsidR="00532045" w:rsidRPr="0001519A">
          <w:rPr>
            <w:rFonts w:cs="Times New Roman"/>
            <w:color w:val="000000" w:themeColor="text1"/>
            <w:lang w:val="en-US"/>
          </w:rPr>
          <w:fldChar w:fldCharType="end"/>
        </w:r>
      </w:ins>
      <w:del w:id="24604" w:author="Barshadskaya, Yuliya" w:date="2024-01-16T03:37:00Z">
        <w:r w:rsidR="00256901" w:rsidRPr="006E6534" w:rsidDel="00532045">
          <w:rPr>
            <w:rFonts w:cs="Times New Roman"/>
            <w:color w:val="000000" w:themeColor="text1"/>
            <w:lang w:val="en-GB"/>
            <w:rPrChange w:id="24605" w:author="N F" w:date="2023-12-05T03:09:00Z">
              <w:rPr>
                <w:rFonts w:cs="Times New Roman"/>
                <w:lang w:val="en-GB"/>
              </w:rPr>
            </w:rPrChange>
          </w:rPr>
          <w:fldChar w:fldCharType="begin"/>
        </w:r>
        <w:r w:rsidR="00426E62" w:rsidRPr="006E6534" w:rsidDel="00532045">
          <w:rPr>
            <w:rFonts w:cs="Times New Roman"/>
            <w:color w:val="000000" w:themeColor="text1"/>
            <w:rPrChange w:id="2460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607" w:author="N F" w:date="2023-12-05T03:09:00Z">
              <w:rPr>
                <w:rFonts w:cs="Times New Roman"/>
                <w:lang w:val="en-GB"/>
              </w:rPr>
            </w:rPrChange>
          </w:rPr>
          <w:delInstrText>ADDIN</w:delInstrText>
        </w:r>
        <w:r w:rsidR="00426E62" w:rsidRPr="006E6534" w:rsidDel="00532045">
          <w:rPr>
            <w:rFonts w:cs="Times New Roman"/>
            <w:color w:val="000000" w:themeColor="text1"/>
            <w:rPrChange w:id="2460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609" w:author="N F" w:date="2023-12-05T03:09:00Z">
              <w:rPr>
                <w:rFonts w:cs="Times New Roman"/>
                <w:lang w:val="en-GB"/>
              </w:rPr>
            </w:rPrChange>
          </w:rPr>
          <w:delInstrText>ZOTERO</w:delInstrText>
        </w:r>
        <w:r w:rsidR="00426E62" w:rsidRPr="006E6534" w:rsidDel="00532045">
          <w:rPr>
            <w:rFonts w:cs="Times New Roman"/>
            <w:color w:val="000000" w:themeColor="text1"/>
            <w:rPrChange w:id="24610" w:author="N F" w:date="2023-12-05T03:09:00Z">
              <w:rPr>
                <w:rFonts w:cs="Times New Roman"/>
              </w:rPr>
            </w:rPrChange>
          </w:rPr>
          <w:delInstrText>_</w:delInstrText>
        </w:r>
        <w:r w:rsidR="00426E62" w:rsidRPr="006E6534" w:rsidDel="00532045">
          <w:rPr>
            <w:rFonts w:cs="Times New Roman"/>
            <w:color w:val="000000" w:themeColor="text1"/>
            <w:lang w:val="en-GB"/>
            <w:rPrChange w:id="24611" w:author="N F" w:date="2023-12-05T03:09:00Z">
              <w:rPr>
                <w:rFonts w:cs="Times New Roman"/>
                <w:lang w:val="en-GB"/>
              </w:rPr>
            </w:rPrChange>
          </w:rPr>
          <w:delInstrText>ITEM</w:delInstrText>
        </w:r>
        <w:r w:rsidR="00426E62" w:rsidRPr="006E6534" w:rsidDel="00532045">
          <w:rPr>
            <w:rFonts w:cs="Times New Roman"/>
            <w:color w:val="000000" w:themeColor="text1"/>
            <w:rPrChange w:id="2461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613" w:author="N F" w:date="2023-12-05T03:09:00Z">
              <w:rPr>
                <w:rFonts w:cs="Times New Roman"/>
                <w:lang w:val="en-GB"/>
              </w:rPr>
            </w:rPrChange>
          </w:rPr>
          <w:delInstrText>CSL</w:delInstrText>
        </w:r>
        <w:r w:rsidR="00426E62" w:rsidRPr="006E6534" w:rsidDel="00532045">
          <w:rPr>
            <w:rFonts w:cs="Times New Roman"/>
            <w:color w:val="000000" w:themeColor="text1"/>
            <w:rPrChange w:id="24614" w:author="N F" w:date="2023-12-05T03:09:00Z">
              <w:rPr>
                <w:rFonts w:cs="Times New Roman"/>
              </w:rPr>
            </w:rPrChange>
          </w:rPr>
          <w:delInstrText>_</w:delInstrText>
        </w:r>
        <w:r w:rsidR="00426E62" w:rsidRPr="006E6534" w:rsidDel="00532045">
          <w:rPr>
            <w:rFonts w:cs="Times New Roman"/>
            <w:color w:val="000000" w:themeColor="text1"/>
            <w:lang w:val="en-GB"/>
            <w:rPrChange w:id="24615" w:author="N F" w:date="2023-12-05T03:09:00Z">
              <w:rPr>
                <w:rFonts w:cs="Times New Roman"/>
                <w:lang w:val="en-GB"/>
              </w:rPr>
            </w:rPrChange>
          </w:rPr>
          <w:delInstrText>CITATION</w:delInstrText>
        </w:r>
        <w:r w:rsidR="00426E62" w:rsidRPr="006E6534" w:rsidDel="00532045">
          <w:rPr>
            <w:rFonts w:cs="Times New Roman"/>
            <w:color w:val="000000" w:themeColor="text1"/>
            <w:rPrChange w:id="2461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617" w:author="N F" w:date="2023-12-05T03:09:00Z">
              <w:rPr>
                <w:rFonts w:cs="Times New Roman"/>
                <w:lang w:val="en-GB"/>
              </w:rPr>
            </w:rPrChange>
          </w:rPr>
          <w:delInstrText>citationID</w:delInstrText>
        </w:r>
        <w:r w:rsidR="00426E62" w:rsidRPr="006E6534" w:rsidDel="00532045">
          <w:rPr>
            <w:rFonts w:cs="Times New Roman"/>
            <w:color w:val="000000" w:themeColor="text1"/>
            <w:rPrChange w:id="24618" w:author="N F" w:date="2023-12-05T03:09:00Z">
              <w:rPr>
                <w:rFonts w:cs="Times New Roman"/>
              </w:rPr>
            </w:rPrChange>
          </w:rPr>
          <w:delInstrText>":"</w:delInstrText>
        </w:r>
        <w:r w:rsidR="00426E62" w:rsidRPr="006E6534" w:rsidDel="00532045">
          <w:rPr>
            <w:rFonts w:cs="Times New Roman"/>
            <w:color w:val="000000" w:themeColor="text1"/>
            <w:lang w:val="en-GB"/>
            <w:rPrChange w:id="24619" w:author="N F" w:date="2023-12-05T03:09:00Z">
              <w:rPr>
                <w:rFonts w:cs="Times New Roman"/>
                <w:lang w:val="en-GB"/>
              </w:rPr>
            </w:rPrChange>
          </w:rPr>
          <w:delInstrText>S</w:delInstrText>
        </w:r>
        <w:r w:rsidR="00426E62" w:rsidRPr="006E6534" w:rsidDel="00532045">
          <w:rPr>
            <w:rFonts w:cs="Times New Roman"/>
            <w:color w:val="000000" w:themeColor="text1"/>
            <w:rPrChange w:id="24620" w:author="N F" w:date="2023-12-05T03:09:00Z">
              <w:rPr>
                <w:rFonts w:cs="Times New Roman"/>
              </w:rPr>
            </w:rPrChange>
          </w:rPr>
          <w:delInstrText>10</w:delInstrText>
        </w:r>
        <w:r w:rsidR="00426E62" w:rsidRPr="006E6534" w:rsidDel="00532045">
          <w:rPr>
            <w:rFonts w:cs="Times New Roman"/>
            <w:color w:val="000000" w:themeColor="text1"/>
            <w:lang w:val="en-GB"/>
            <w:rPrChange w:id="24621" w:author="N F" w:date="2023-12-05T03:09:00Z">
              <w:rPr>
                <w:rFonts w:cs="Times New Roman"/>
                <w:lang w:val="en-GB"/>
              </w:rPr>
            </w:rPrChange>
          </w:rPr>
          <w:delInstrText>iHzlt</w:delInstrText>
        </w:r>
        <w:r w:rsidR="00426E62" w:rsidRPr="006E6534" w:rsidDel="00532045">
          <w:rPr>
            <w:rFonts w:cs="Times New Roman"/>
            <w:color w:val="000000" w:themeColor="text1"/>
            <w:rPrChange w:id="24622" w:author="N F" w:date="2023-12-05T03:09:00Z">
              <w:rPr>
                <w:rFonts w:cs="Times New Roman"/>
              </w:rPr>
            </w:rPrChange>
          </w:rPr>
          <w:delInstrText>","</w:delInstrText>
        </w:r>
        <w:r w:rsidR="00426E62" w:rsidRPr="006E6534" w:rsidDel="00532045">
          <w:rPr>
            <w:rFonts w:cs="Times New Roman"/>
            <w:color w:val="000000" w:themeColor="text1"/>
            <w:lang w:val="en-GB"/>
            <w:rPrChange w:id="24623" w:author="N F" w:date="2023-12-05T03:09:00Z">
              <w:rPr>
                <w:rFonts w:cs="Times New Roman"/>
                <w:lang w:val="en-GB"/>
              </w:rPr>
            </w:rPrChange>
          </w:rPr>
          <w:delInstrText>properties</w:delInstrText>
        </w:r>
        <w:r w:rsidR="00426E62" w:rsidRPr="006E6534" w:rsidDel="00532045">
          <w:rPr>
            <w:rFonts w:cs="Times New Roman"/>
            <w:color w:val="000000" w:themeColor="text1"/>
            <w:rPrChange w:id="24624" w:author="N F" w:date="2023-12-05T03:09:00Z">
              <w:rPr>
                <w:rFonts w:cs="Times New Roman"/>
              </w:rPr>
            </w:rPrChange>
          </w:rPr>
          <w:delInstrText>":{"</w:delInstrText>
        </w:r>
        <w:r w:rsidR="00426E62" w:rsidRPr="006E6534" w:rsidDel="00532045">
          <w:rPr>
            <w:rFonts w:cs="Times New Roman"/>
            <w:color w:val="000000" w:themeColor="text1"/>
            <w:lang w:val="en-GB"/>
            <w:rPrChange w:id="24625" w:author="N F" w:date="2023-12-05T03:09:00Z">
              <w:rPr>
                <w:rFonts w:cs="Times New Roman"/>
                <w:lang w:val="en-GB"/>
              </w:rPr>
            </w:rPrChange>
          </w:rPr>
          <w:delInstrText>formattedCitation</w:delInstrText>
        </w:r>
        <w:r w:rsidR="00426E62" w:rsidRPr="006E6534" w:rsidDel="00532045">
          <w:rPr>
            <w:rFonts w:cs="Times New Roman"/>
            <w:color w:val="000000" w:themeColor="text1"/>
            <w:rPrChange w:id="24626" w:author="N F" w:date="2023-12-05T03:09:00Z">
              <w:rPr>
                <w:rFonts w:cs="Times New Roman"/>
              </w:rPr>
            </w:rPrChange>
          </w:rPr>
          <w:delInstrText>":"(29)","</w:delInstrText>
        </w:r>
        <w:r w:rsidR="00426E62" w:rsidRPr="006E6534" w:rsidDel="00532045">
          <w:rPr>
            <w:rFonts w:cs="Times New Roman"/>
            <w:color w:val="000000" w:themeColor="text1"/>
            <w:lang w:val="en-GB"/>
            <w:rPrChange w:id="24627" w:author="N F" w:date="2023-12-05T03:09:00Z">
              <w:rPr>
                <w:rFonts w:cs="Times New Roman"/>
                <w:lang w:val="en-GB"/>
              </w:rPr>
            </w:rPrChange>
          </w:rPr>
          <w:delInstrText>plainCitation</w:delInstrText>
        </w:r>
        <w:r w:rsidR="00426E62" w:rsidRPr="006E6534" w:rsidDel="00532045">
          <w:rPr>
            <w:rFonts w:cs="Times New Roman"/>
            <w:color w:val="000000" w:themeColor="text1"/>
            <w:rPrChange w:id="24628" w:author="N F" w:date="2023-12-05T03:09:00Z">
              <w:rPr>
                <w:rFonts w:cs="Times New Roman"/>
              </w:rPr>
            </w:rPrChange>
          </w:rPr>
          <w:delInstrText>":"(29)","</w:delInstrText>
        </w:r>
        <w:r w:rsidR="00426E62" w:rsidRPr="006E6534" w:rsidDel="00532045">
          <w:rPr>
            <w:rFonts w:cs="Times New Roman"/>
            <w:color w:val="000000" w:themeColor="text1"/>
            <w:lang w:val="en-GB"/>
            <w:rPrChange w:id="24629" w:author="N F" w:date="2023-12-05T03:09:00Z">
              <w:rPr>
                <w:rFonts w:cs="Times New Roman"/>
                <w:lang w:val="en-GB"/>
              </w:rPr>
            </w:rPrChange>
          </w:rPr>
          <w:delInstrText>noteIndex</w:delInstrText>
        </w:r>
        <w:r w:rsidR="00426E62" w:rsidRPr="006E6534" w:rsidDel="00532045">
          <w:rPr>
            <w:rFonts w:cs="Times New Roman"/>
            <w:color w:val="000000" w:themeColor="text1"/>
            <w:rPrChange w:id="24630" w:author="N F" w:date="2023-12-05T03:09:00Z">
              <w:rPr>
                <w:rFonts w:cs="Times New Roman"/>
              </w:rPr>
            </w:rPrChange>
          </w:rPr>
          <w:delInstrText>":0},"</w:delInstrText>
        </w:r>
        <w:r w:rsidR="00426E62" w:rsidRPr="006E6534" w:rsidDel="00532045">
          <w:rPr>
            <w:rFonts w:cs="Times New Roman"/>
            <w:color w:val="000000" w:themeColor="text1"/>
            <w:lang w:val="en-GB"/>
            <w:rPrChange w:id="24631" w:author="N F" w:date="2023-12-05T03:09:00Z">
              <w:rPr>
                <w:rFonts w:cs="Times New Roman"/>
                <w:lang w:val="en-GB"/>
              </w:rPr>
            </w:rPrChange>
          </w:rPr>
          <w:delInstrText>citationItems</w:delInstrText>
        </w:r>
        <w:r w:rsidR="00426E62" w:rsidRPr="006E6534" w:rsidDel="00532045">
          <w:rPr>
            <w:rFonts w:cs="Times New Roman"/>
            <w:color w:val="000000" w:themeColor="text1"/>
            <w:rPrChange w:id="24632" w:author="N F" w:date="2023-12-05T03:09:00Z">
              <w:rPr>
                <w:rFonts w:cs="Times New Roman"/>
              </w:rPr>
            </w:rPrChange>
          </w:rPr>
          <w:delInstrText>":[{"</w:delInstrText>
        </w:r>
        <w:r w:rsidR="00426E62" w:rsidRPr="006E6534" w:rsidDel="00532045">
          <w:rPr>
            <w:rFonts w:cs="Times New Roman"/>
            <w:color w:val="000000" w:themeColor="text1"/>
            <w:lang w:val="en-GB"/>
            <w:rPrChange w:id="24633" w:author="N F" w:date="2023-12-05T03:09:00Z">
              <w:rPr>
                <w:rFonts w:cs="Times New Roman"/>
                <w:lang w:val="en-GB"/>
              </w:rPr>
            </w:rPrChange>
          </w:rPr>
          <w:delInstrText>id</w:delInstrText>
        </w:r>
        <w:r w:rsidR="00426E62" w:rsidRPr="006E6534" w:rsidDel="00532045">
          <w:rPr>
            <w:rFonts w:cs="Times New Roman"/>
            <w:color w:val="000000" w:themeColor="text1"/>
            <w:rPrChange w:id="24634" w:author="N F" w:date="2023-12-05T03:09:00Z">
              <w:rPr>
                <w:rFonts w:cs="Times New Roman"/>
              </w:rPr>
            </w:rPrChange>
          </w:rPr>
          <w:delInstrText>":161879,"</w:delInstrText>
        </w:r>
        <w:r w:rsidR="00426E62" w:rsidRPr="006E6534" w:rsidDel="00532045">
          <w:rPr>
            <w:rFonts w:cs="Times New Roman"/>
            <w:color w:val="000000" w:themeColor="text1"/>
            <w:lang w:val="en-GB"/>
            <w:rPrChange w:id="24635" w:author="N F" w:date="2023-12-05T03:09:00Z">
              <w:rPr>
                <w:rFonts w:cs="Times New Roman"/>
                <w:lang w:val="en-GB"/>
              </w:rPr>
            </w:rPrChange>
          </w:rPr>
          <w:delInstrText>uris</w:delInstrText>
        </w:r>
        <w:r w:rsidR="00426E62" w:rsidRPr="006E6534" w:rsidDel="00532045">
          <w:rPr>
            <w:rFonts w:cs="Times New Roman"/>
            <w:color w:val="000000" w:themeColor="text1"/>
            <w:rPrChange w:id="24636" w:author="N F" w:date="2023-12-05T03:09:00Z">
              <w:rPr>
                <w:rFonts w:cs="Times New Roman"/>
              </w:rPr>
            </w:rPrChange>
          </w:rPr>
          <w:delInstrText>":["</w:delInstrText>
        </w:r>
        <w:r w:rsidR="00426E62" w:rsidRPr="006E6534" w:rsidDel="00532045">
          <w:rPr>
            <w:rFonts w:cs="Times New Roman"/>
            <w:color w:val="000000" w:themeColor="text1"/>
            <w:lang w:val="en-GB"/>
            <w:rPrChange w:id="24637" w:author="N F" w:date="2023-12-05T03:09:00Z">
              <w:rPr>
                <w:rFonts w:cs="Times New Roman"/>
                <w:lang w:val="en-GB"/>
              </w:rPr>
            </w:rPrChange>
          </w:rPr>
          <w:delInstrText>http</w:delInstrText>
        </w:r>
        <w:r w:rsidR="00426E62" w:rsidRPr="006E6534" w:rsidDel="00532045">
          <w:rPr>
            <w:rFonts w:cs="Times New Roman"/>
            <w:color w:val="000000" w:themeColor="text1"/>
            <w:rPrChange w:id="24638" w:author="N F" w:date="2023-12-05T03:09:00Z">
              <w:rPr>
                <w:rFonts w:cs="Times New Roman"/>
              </w:rPr>
            </w:rPrChange>
          </w:rPr>
          <w:delInstrText>://</w:delInstrText>
        </w:r>
        <w:r w:rsidR="00426E62" w:rsidRPr="006E6534" w:rsidDel="00532045">
          <w:rPr>
            <w:rFonts w:cs="Times New Roman"/>
            <w:color w:val="000000" w:themeColor="text1"/>
            <w:lang w:val="en-GB"/>
            <w:rPrChange w:id="24639" w:author="N F" w:date="2023-12-05T03:09:00Z">
              <w:rPr>
                <w:rFonts w:cs="Times New Roman"/>
                <w:lang w:val="en-GB"/>
              </w:rPr>
            </w:rPrChange>
          </w:rPr>
          <w:delInstrText>zotero</w:delInstrText>
        </w:r>
        <w:r w:rsidR="00426E62" w:rsidRPr="006E6534" w:rsidDel="00532045">
          <w:rPr>
            <w:rFonts w:cs="Times New Roman"/>
            <w:color w:val="000000" w:themeColor="text1"/>
            <w:rPrChange w:id="24640" w:author="N F" w:date="2023-12-05T03:09:00Z">
              <w:rPr>
                <w:rFonts w:cs="Times New Roman"/>
              </w:rPr>
            </w:rPrChange>
          </w:rPr>
          <w:delInstrText>.</w:delInstrText>
        </w:r>
        <w:r w:rsidR="00426E62" w:rsidRPr="006E6534" w:rsidDel="00532045">
          <w:rPr>
            <w:rFonts w:cs="Times New Roman"/>
            <w:color w:val="000000" w:themeColor="text1"/>
            <w:lang w:val="en-GB"/>
            <w:rPrChange w:id="24641" w:author="N F" w:date="2023-12-05T03:09:00Z">
              <w:rPr>
                <w:rFonts w:cs="Times New Roman"/>
                <w:lang w:val="en-GB"/>
              </w:rPr>
            </w:rPrChange>
          </w:rPr>
          <w:delInstrText>org</w:delInstrText>
        </w:r>
        <w:r w:rsidR="00426E62" w:rsidRPr="006E6534" w:rsidDel="00532045">
          <w:rPr>
            <w:rFonts w:cs="Times New Roman"/>
            <w:color w:val="000000" w:themeColor="text1"/>
            <w:rPrChange w:id="24642" w:author="N F" w:date="2023-12-05T03:09:00Z">
              <w:rPr>
                <w:rFonts w:cs="Times New Roman"/>
              </w:rPr>
            </w:rPrChange>
          </w:rPr>
          <w:delInstrText>/</w:delInstrText>
        </w:r>
        <w:r w:rsidR="00426E62" w:rsidRPr="006E6534" w:rsidDel="00532045">
          <w:rPr>
            <w:rFonts w:cs="Times New Roman"/>
            <w:color w:val="000000" w:themeColor="text1"/>
            <w:lang w:val="en-GB"/>
            <w:rPrChange w:id="24643" w:author="N F" w:date="2023-12-05T03:09:00Z">
              <w:rPr>
                <w:rFonts w:cs="Times New Roman"/>
                <w:lang w:val="en-GB"/>
              </w:rPr>
            </w:rPrChange>
          </w:rPr>
          <w:delInstrText>groups</w:delInstrText>
        </w:r>
        <w:r w:rsidR="00426E62" w:rsidRPr="006E6534" w:rsidDel="00532045">
          <w:rPr>
            <w:rFonts w:cs="Times New Roman"/>
            <w:color w:val="000000" w:themeColor="text1"/>
            <w:rPrChange w:id="24644" w:author="N F" w:date="2023-12-05T03:09:00Z">
              <w:rPr>
                <w:rFonts w:cs="Times New Roman"/>
              </w:rPr>
            </w:rPrChange>
          </w:rPr>
          <w:delInstrText>/4735135/</w:delInstrText>
        </w:r>
        <w:r w:rsidR="00426E62" w:rsidRPr="006E6534" w:rsidDel="00532045">
          <w:rPr>
            <w:rFonts w:cs="Times New Roman"/>
            <w:color w:val="000000" w:themeColor="text1"/>
            <w:lang w:val="en-GB"/>
            <w:rPrChange w:id="24645" w:author="N F" w:date="2023-12-05T03:09:00Z">
              <w:rPr>
                <w:rFonts w:cs="Times New Roman"/>
                <w:lang w:val="en-GB"/>
              </w:rPr>
            </w:rPrChange>
          </w:rPr>
          <w:delInstrText>items</w:delInstrText>
        </w:r>
        <w:r w:rsidR="00426E62" w:rsidRPr="006E6534" w:rsidDel="00532045">
          <w:rPr>
            <w:rFonts w:cs="Times New Roman"/>
            <w:color w:val="000000" w:themeColor="text1"/>
            <w:rPrChange w:id="24646" w:author="N F" w:date="2023-12-05T03:09:00Z">
              <w:rPr>
                <w:rFonts w:cs="Times New Roman"/>
              </w:rPr>
            </w:rPrChange>
          </w:rPr>
          <w:delInstrText>/</w:delInstrText>
        </w:r>
        <w:r w:rsidR="00426E62" w:rsidRPr="006E6534" w:rsidDel="00532045">
          <w:rPr>
            <w:rFonts w:cs="Times New Roman"/>
            <w:color w:val="000000" w:themeColor="text1"/>
            <w:lang w:val="en-GB"/>
            <w:rPrChange w:id="24647" w:author="N F" w:date="2023-12-05T03:09:00Z">
              <w:rPr>
                <w:rFonts w:cs="Times New Roman"/>
                <w:lang w:val="en-GB"/>
              </w:rPr>
            </w:rPrChange>
          </w:rPr>
          <w:delInstrText>IBKUJQAI</w:delInstrText>
        </w:r>
        <w:r w:rsidR="00426E62" w:rsidRPr="006E6534" w:rsidDel="00532045">
          <w:rPr>
            <w:rFonts w:cs="Times New Roman"/>
            <w:color w:val="000000" w:themeColor="text1"/>
            <w:rPrChange w:id="24648" w:author="N F" w:date="2023-12-05T03:09:00Z">
              <w:rPr>
                <w:rFonts w:cs="Times New Roman"/>
              </w:rPr>
            </w:rPrChange>
          </w:rPr>
          <w:delInstrText>"],"</w:delInstrText>
        </w:r>
        <w:r w:rsidR="00426E62" w:rsidRPr="006E6534" w:rsidDel="00532045">
          <w:rPr>
            <w:rFonts w:cs="Times New Roman"/>
            <w:color w:val="000000" w:themeColor="text1"/>
            <w:lang w:val="en-GB"/>
            <w:rPrChange w:id="24649" w:author="N F" w:date="2023-12-05T03:09:00Z">
              <w:rPr>
                <w:rFonts w:cs="Times New Roman"/>
                <w:lang w:val="en-GB"/>
              </w:rPr>
            </w:rPrChange>
          </w:rPr>
          <w:delInstrText>itemData</w:delInstrText>
        </w:r>
        <w:r w:rsidR="00426E62" w:rsidRPr="006E6534" w:rsidDel="00532045">
          <w:rPr>
            <w:rFonts w:cs="Times New Roman"/>
            <w:color w:val="000000" w:themeColor="text1"/>
            <w:rPrChange w:id="24650" w:author="N F" w:date="2023-12-05T03:09:00Z">
              <w:rPr>
                <w:rFonts w:cs="Times New Roman"/>
              </w:rPr>
            </w:rPrChange>
          </w:rPr>
          <w:delInstrText>":{"</w:delInstrText>
        </w:r>
        <w:r w:rsidR="00426E62" w:rsidRPr="006E6534" w:rsidDel="00532045">
          <w:rPr>
            <w:rFonts w:cs="Times New Roman"/>
            <w:color w:val="000000" w:themeColor="text1"/>
            <w:lang w:val="en-GB"/>
            <w:rPrChange w:id="24651" w:author="N F" w:date="2023-12-05T03:09:00Z">
              <w:rPr>
                <w:rFonts w:cs="Times New Roman"/>
                <w:lang w:val="en-GB"/>
              </w:rPr>
            </w:rPrChange>
          </w:rPr>
          <w:delInstrText>id</w:delInstrText>
        </w:r>
        <w:r w:rsidR="00426E62" w:rsidRPr="006E6534" w:rsidDel="00532045">
          <w:rPr>
            <w:rFonts w:cs="Times New Roman"/>
            <w:color w:val="000000" w:themeColor="text1"/>
            <w:rPrChange w:id="24652" w:author="N F" w:date="2023-12-05T03:09:00Z">
              <w:rPr>
                <w:rFonts w:cs="Times New Roman"/>
              </w:rPr>
            </w:rPrChange>
          </w:rPr>
          <w:delInstrText>":161879,"</w:delInstrText>
        </w:r>
        <w:r w:rsidR="00426E62" w:rsidRPr="006E6534" w:rsidDel="00532045">
          <w:rPr>
            <w:rFonts w:cs="Times New Roman"/>
            <w:color w:val="000000" w:themeColor="text1"/>
            <w:lang w:val="en-GB"/>
            <w:rPrChange w:id="24653" w:author="N F" w:date="2023-12-05T03:09:00Z">
              <w:rPr>
                <w:rFonts w:cs="Times New Roman"/>
                <w:lang w:val="en-GB"/>
              </w:rPr>
            </w:rPrChange>
          </w:rPr>
          <w:delInstrText>type</w:delInstrText>
        </w:r>
        <w:r w:rsidR="00426E62" w:rsidRPr="006E6534" w:rsidDel="00532045">
          <w:rPr>
            <w:rFonts w:cs="Times New Roman"/>
            <w:color w:val="000000" w:themeColor="text1"/>
            <w:rPrChange w:id="24654" w:author="N F" w:date="2023-12-05T03:09:00Z">
              <w:rPr>
                <w:rFonts w:cs="Times New Roman"/>
              </w:rPr>
            </w:rPrChange>
          </w:rPr>
          <w:delInstrText>":"</w:delInstrText>
        </w:r>
        <w:r w:rsidR="00426E62" w:rsidRPr="006E6534" w:rsidDel="00532045">
          <w:rPr>
            <w:rFonts w:cs="Times New Roman"/>
            <w:color w:val="000000" w:themeColor="text1"/>
            <w:lang w:val="en-GB"/>
            <w:rPrChange w:id="24655" w:author="N F" w:date="2023-12-05T03:09:00Z">
              <w:rPr>
                <w:rFonts w:cs="Times New Roman"/>
                <w:lang w:val="en-GB"/>
              </w:rPr>
            </w:rPrChange>
          </w:rPr>
          <w:delInstrText>article</w:delInstrText>
        </w:r>
        <w:r w:rsidR="00426E62" w:rsidRPr="006E6534" w:rsidDel="00532045">
          <w:rPr>
            <w:rFonts w:cs="Times New Roman"/>
            <w:color w:val="000000" w:themeColor="text1"/>
            <w:rPrChange w:id="24656" w:author="N F" w:date="2023-12-05T03:09:00Z">
              <w:rPr>
                <w:rFonts w:cs="Times New Roman"/>
              </w:rPr>
            </w:rPrChange>
          </w:rPr>
          <w:delInstrText>-</w:delInstrText>
        </w:r>
        <w:r w:rsidR="00426E62" w:rsidRPr="006E6534" w:rsidDel="00532045">
          <w:rPr>
            <w:rFonts w:cs="Times New Roman"/>
            <w:color w:val="000000" w:themeColor="text1"/>
            <w:lang w:val="en-GB"/>
            <w:rPrChange w:id="24657" w:author="N F" w:date="2023-12-05T03:09:00Z">
              <w:rPr>
                <w:rFonts w:cs="Times New Roman"/>
                <w:lang w:val="en-GB"/>
              </w:rPr>
            </w:rPrChange>
          </w:rPr>
          <w:delInstrText>journal</w:delInstrText>
        </w:r>
        <w:r w:rsidR="00426E62" w:rsidRPr="006E6534" w:rsidDel="00532045">
          <w:rPr>
            <w:rFonts w:cs="Times New Roman"/>
            <w:color w:val="000000" w:themeColor="text1"/>
            <w:rPrChange w:id="24658" w:author="N F" w:date="2023-12-05T03:09:00Z">
              <w:rPr>
                <w:rFonts w:cs="Times New Roman"/>
              </w:rPr>
            </w:rPrChange>
          </w:rPr>
          <w:delInstrText>","</w:delInstrText>
        </w:r>
        <w:r w:rsidR="00426E62" w:rsidRPr="006E6534" w:rsidDel="00532045">
          <w:rPr>
            <w:rFonts w:cs="Times New Roman"/>
            <w:color w:val="000000" w:themeColor="text1"/>
            <w:lang w:val="en-GB"/>
            <w:rPrChange w:id="24659" w:author="N F" w:date="2023-12-05T03:09:00Z">
              <w:rPr>
                <w:rFonts w:cs="Times New Roman"/>
                <w:lang w:val="en-GB"/>
              </w:rPr>
            </w:rPrChange>
          </w:rPr>
          <w:delInstrText>abstract</w:delInstrText>
        </w:r>
        <w:r w:rsidR="00426E62" w:rsidRPr="006E6534" w:rsidDel="00532045">
          <w:rPr>
            <w:rFonts w:cs="Times New Roman"/>
            <w:color w:val="000000" w:themeColor="text1"/>
            <w:rPrChange w:id="24660" w:author="N F" w:date="2023-12-05T03:09:00Z">
              <w:rPr>
                <w:rFonts w:cs="Times New Roman"/>
              </w:rPr>
            </w:rPrChange>
          </w:rPr>
          <w:delInstrText>":"</w:delInstrText>
        </w:r>
        <w:r w:rsidR="00426E62" w:rsidRPr="006E6534" w:rsidDel="00532045">
          <w:rPr>
            <w:rFonts w:cs="Times New Roman"/>
            <w:color w:val="000000" w:themeColor="text1"/>
            <w:lang w:val="en-GB"/>
            <w:rPrChange w:id="24661" w:author="N F" w:date="2023-12-05T03:09:00Z">
              <w:rPr>
                <w:rFonts w:cs="Times New Roman"/>
                <w:lang w:val="en-GB"/>
              </w:rPr>
            </w:rPrChange>
          </w:rPr>
          <w:delInstrText>Purpose</w:delInstrText>
        </w:r>
        <w:r w:rsidR="00426E62" w:rsidRPr="006E6534" w:rsidDel="00532045">
          <w:rPr>
            <w:rFonts w:cs="Times New Roman"/>
            <w:color w:val="000000" w:themeColor="text1"/>
            <w:rPrChange w:id="2466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663" w:author="N F" w:date="2023-12-05T03:09:00Z">
              <w:rPr>
                <w:rFonts w:cs="Times New Roman"/>
                <w:lang w:val="en-GB"/>
              </w:rPr>
            </w:rPrChange>
          </w:rPr>
          <w:delInstrText>A</w:delInstrText>
        </w:r>
        <w:r w:rsidR="00426E62" w:rsidRPr="006E6534" w:rsidDel="00532045">
          <w:rPr>
            <w:rFonts w:cs="Times New Roman"/>
            <w:color w:val="000000" w:themeColor="text1"/>
            <w:rPrChange w:id="2466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665" w:author="N F" w:date="2023-12-05T03:09:00Z">
              <w:rPr>
                <w:rFonts w:cs="Times New Roman"/>
                <w:lang w:val="en-GB"/>
              </w:rPr>
            </w:rPrChange>
          </w:rPr>
          <w:delInstrText>T</w:delInstrText>
        </w:r>
        <w:r w:rsidR="00426E62" w:rsidRPr="006E6534" w:rsidDel="00532045">
          <w:rPr>
            <w:rFonts w:cs="Times New Roman"/>
            <w:color w:val="000000" w:themeColor="text1"/>
            <w:rPrChange w:id="24666" w:author="N F" w:date="2023-12-05T03:09:00Z">
              <w:rPr>
                <w:rFonts w:cs="Times New Roman"/>
              </w:rPr>
            </w:rPrChange>
          </w:rPr>
          <w:delInstrText>790</w:delInstrText>
        </w:r>
        <w:r w:rsidR="00426E62" w:rsidRPr="006E6534" w:rsidDel="00532045">
          <w:rPr>
            <w:rFonts w:cs="Times New Roman"/>
            <w:color w:val="000000" w:themeColor="text1"/>
            <w:lang w:val="en-GB"/>
            <w:rPrChange w:id="24667" w:author="N F" w:date="2023-12-05T03:09:00Z">
              <w:rPr>
                <w:rFonts w:cs="Times New Roman"/>
                <w:lang w:val="en-GB"/>
              </w:rPr>
            </w:rPrChange>
          </w:rPr>
          <w:delInstrText>M</w:delInstrText>
        </w:r>
        <w:r w:rsidR="00426E62" w:rsidRPr="006E6534" w:rsidDel="00532045">
          <w:rPr>
            <w:rFonts w:cs="Times New Roman"/>
            <w:color w:val="000000" w:themeColor="text1"/>
            <w:rPrChange w:id="2466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669" w:author="N F" w:date="2023-12-05T03:09:00Z">
              <w:rPr>
                <w:rFonts w:cs="Times New Roman"/>
                <w:lang w:val="en-GB"/>
              </w:rPr>
            </w:rPrChange>
          </w:rPr>
          <w:delInstrText>of</w:delInstrText>
        </w:r>
        <w:r w:rsidR="00426E62" w:rsidRPr="006E6534" w:rsidDel="00532045">
          <w:rPr>
            <w:rFonts w:cs="Times New Roman"/>
            <w:color w:val="000000" w:themeColor="text1"/>
            <w:rPrChange w:id="2467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671" w:author="N F" w:date="2023-12-05T03:09:00Z">
              <w:rPr>
                <w:rFonts w:cs="Times New Roman"/>
                <w:lang w:val="en-GB"/>
              </w:rPr>
            </w:rPrChange>
          </w:rPr>
          <w:delInstrText>the</w:delInstrText>
        </w:r>
        <w:r w:rsidR="00426E62" w:rsidRPr="006E6534" w:rsidDel="00532045">
          <w:rPr>
            <w:rFonts w:cs="Times New Roman"/>
            <w:color w:val="000000" w:themeColor="text1"/>
            <w:rPrChange w:id="2467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673" w:author="N F" w:date="2023-12-05T03:09:00Z">
              <w:rPr>
                <w:rFonts w:cs="Times New Roman"/>
                <w:lang w:val="en-GB"/>
              </w:rPr>
            </w:rPrChange>
          </w:rPr>
          <w:delInstrText>epidermal</w:delInstrText>
        </w:r>
        <w:r w:rsidR="00426E62" w:rsidRPr="006E6534" w:rsidDel="00532045">
          <w:rPr>
            <w:rFonts w:cs="Times New Roman"/>
            <w:color w:val="000000" w:themeColor="text1"/>
            <w:rPrChange w:id="2467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675" w:author="N F" w:date="2023-12-05T03:09:00Z">
              <w:rPr>
                <w:rFonts w:cs="Times New Roman"/>
                <w:lang w:val="en-GB"/>
              </w:rPr>
            </w:rPrChange>
          </w:rPr>
          <w:delInstrText>growth</w:delInstrText>
        </w:r>
        <w:r w:rsidR="00426E62" w:rsidRPr="006E6534" w:rsidDel="00532045">
          <w:rPr>
            <w:rFonts w:cs="Times New Roman"/>
            <w:color w:val="000000" w:themeColor="text1"/>
            <w:rPrChange w:id="2467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677" w:author="N F" w:date="2023-12-05T03:09:00Z">
              <w:rPr>
                <w:rFonts w:cs="Times New Roman"/>
                <w:lang w:val="en-GB"/>
              </w:rPr>
            </w:rPrChange>
          </w:rPr>
          <w:delInstrText>factor</w:delInstrText>
        </w:r>
        <w:r w:rsidR="00426E62" w:rsidRPr="006E6534" w:rsidDel="00532045">
          <w:rPr>
            <w:rFonts w:cs="Times New Roman"/>
            <w:color w:val="000000" w:themeColor="text1"/>
            <w:rPrChange w:id="2467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679" w:author="N F" w:date="2023-12-05T03:09:00Z">
              <w:rPr>
                <w:rFonts w:cs="Times New Roman"/>
                <w:lang w:val="en-GB"/>
              </w:rPr>
            </w:rPrChange>
          </w:rPr>
          <w:delInstrText>receptor</w:delInstrText>
        </w:r>
        <w:r w:rsidR="00426E62" w:rsidRPr="006E6534" w:rsidDel="00532045">
          <w:rPr>
            <w:rFonts w:cs="Times New Roman"/>
            <w:color w:val="000000" w:themeColor="text1"/>
            <w:rPrChange w:id="2468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681" w:author="N F" w:date="2023-12-05T03:09:00Z">
              <w:rPr>
                <w:rFonts w:cs="Times New Roman"/>
                <w:lang w:val="en-GB"/>
              </w:rPr>
            </w:rPrChange>
          </w:rPr>
          <w:delInstrText>EGFR</w:delInstrText>
        </w:r>
        <w:r w:rsidR="00426E62" w:rsidRPr="006E6534" w:rsidDel="00532045">
          <w:rPr>
            <w:rFonts w:cs="Times New Roman"/>
            <w:color w:val="000000" w:themeColor="text1"/>
            <w:rPrChange w:id="2468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683" w:author="N F" w:date="2023-12-05T03:09:00Z">
              <w:rPr>
                <w:rFonts w:cs="Times New Roman"/>
                <w:lang w:val="en-GB"/>
              </w:rPr>
            </w:rPrChange>
          </w:rPr>
          <w:delInstrText>is</w:delInstrText>
        </w:r>
        <w:r w:rsidR="00426E62" w:rsidRPr="006E6534" w:rsidDel="00532045">
          <w:rPr>
            <w:rFonts w:cs="Times New Roman"/>
            <w:color w:val="000000" w:themeColor="text1"/>
            <w:rPrChange w:id="2468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685" w:author="N F" w:date="2023-12-05T03:09:00Z">
              <w:rPr>
                <w:rFonts w:cs="Times New Roman"/>
                <w:lang w:val="en-GB"/>
              </w:rPr>
            </w:rPrChange>
          </w:rPr>
          <w:delInstrText>the</w:delInstrText>
        </w:r>
        <w:r w:rsidR="00426E62" w:rsidRPr="006E6534" w:rsidDel="00532045">
          <w:rPr>
            <w:rFonts w:cs="Times New Roman"/>
            <w:color w:val="000000" w:themeColor="text1"/>
            <w:rPrChange w:id="2468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687" w:author="N F" w:date="2023-12-05T03:09:00Z">
              <w:rPr>
                <w:rFonts w:cs="Times New Roman"/>
                <w:lang w:val="en-GB"/>
              </w:rPr>
            </w:rPrChange>
          </w:rPr>
          <w:delInstrText>most</w:delInstrText>
        </w:r>
        <w:r w:rsidR="00426E62" w:rsidRPr="006E6534" w:rsidDel="00532045">
          <w:rPr>
            <w:rFonts w:cs="Times New Roman"/>
            <w:color w:val="000000" w:themeColor="text1"/>
            <w:rPrChange w:id="2468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689" w:author="N F" w:date="2023-12-05T03:09:00Z">
              <w:rPr>
                <w:rFonts w:cs="Times New Roman"/>
                <w:lang w:val="en-GB"/>
              </w:rPr>
            </w:rPrChange>
          </w:rPr>
          <w:delInstrText>frequently</w:delInstrText>
        </w:r>
        <w:r w:rsidR="00426E62" w:rsidRPr="006E6534" w:rsidDel="00532045">
          <w:rPr>
            <w:rFonts w:cs="Times New Roman"/>
            <w:color w:val="000000" w:themeColor="text1"/>
            <w:rPrChange w:id="2469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691" w:author="N F" w:date="2023-12-05T03:09:00Z">
              <w:rPr>
                <w:rFonts w:cs="Times New Roman"/>
                <w:lang w:val="en-GB"/>
              </w:rPr>
            </w:rPrChange>
          </w:rPr>
          <w:delInstrText>encountered</w:delInstrText>
        </w:r>
        <w:r w:rsidR="00426E62" w:rsidRPr="006E6534" w:rsidDel="00532045">
          <w:rPr>
            <w:rFonts w:cs="Times New Roman"/>
            <w:color w:val="000000" w:themeColor="text1"/>
            <w:rPrChange w:id="2469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693" w:author="N F" w:date="2023-12-05T03:09:00Z">
              <w:rPr>
                <w:rFonts w:cs="Times New Roman"/>
                <w:lang w:val="en-GB"/>
              </w:rPr>
            </w:rPrChange>
          </w:rPr>
          <w:delInstrText>mutation</w:delInstrText>
        </w:r>
        <w:r w:rsidR="00426E62" w:rsidRPr="006E6534" w:rsidDel="00532045">
          <w:rPr>
            <w:rFonts w:cs="Times New Roman"/>
            <w:color w:val="000000" w:themeColor="text1"/>
            <w:rPrChange w:id="2469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695" w:author="N F" w:date="2023-12-05T03:09:00Z">
              <w:rPr>
                <w:rFonts w:cs="Times New Roman"/>
                <w:lang w:val="en-GB"/>
              </w:rPr>
            </w:rPrChange>
          </w:rPr>
          <w:delInstrText>conferring</w:delInstrText>
        </w:r>
        <w:r w:rsidR="00426E62" w:rsidRPr="006E6534" w:rsidDel="00532045">
          <w:rPr>
            <w:rFonts w:cs="Times New Roman"/>
            <w:color w:val="000000" w:themeColor="text1"/>
            <w:rPrChange w:id="2469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697" w:author="N F" w:date="2023-12-05T03:09:00Z">
              <w:rPr>
                <w:rFonts w:cs="Times New Roman"/>
                <w:lang w:val="en-GB"/>
              </w:rPr>
            </w:rPrChange>
          </w:rPr>
          <w:delInstrText>acquired</w:delInstrText>
        </w:r>
        <w:r w:rsidR="00426E62" w:rsidRPr="006E6534" w:rsidDel="00532045">
          <w:rPr>
            <w:rFonts w:cs="Times New Roman"/>
            <w:color w:val="000000" w:themeColor="text1"/>
            <w:rPrChange w:id="2469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699" w:author="N F" w:date="2023-12-05T03:09:00Z">
              <w:rPr>
                <w:rFonts w:cs="Times New Roman"/>
                <w:lang w:val="en-GB"/>
              </w:rPr>
            </w:rPrChange>
          </w:rPr>
          <w:delInstrText>resistance</w:delInstrText>
        </w:r>
        <w:r w:rsidR="00426E62" w:rsidRPr="006E6534" w:rsidDel="00532045">
          <w:rPr>
            <w:rFonts w:cs="Times New Roman"/>
            <w:color w:val="000000" w:themeColor="text1"/>
            <w:rPrChange w:id="2470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01" w:author="N F" w:date="2023-12-05T03:09:00Z">
              <w:rPr>
                <w:rFonts w:cs="Times New Roman"/>
                <w:lang w:val="en-GB"/>
              </w:rPr>
            </w:rPrChange>
          </w:rPr>
          <w:delInstrText>to</w:delInstrText>
        </w:r>
        <w:r w:rsidR="00426E62" w:rsidRPr="006E6534" w:rsidDel="00532045">
          <w:rPr>
            <w:rFonts w:cs="Times New Roman"/>
            <w:color w:val="000000" w:themeColor="text1"/>
            <w:rPrChange w:id="2470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03" w:author="N F" w:date="2023-12-05T03:09:00Z">
              <w:rPr>
                <w:rFonts w:cs="Times New Roman"/>
                <w:lang w:val="en-GB"/>
              </w:rPr>
            </w:rPrChange>
          </w:rPr>
          <w:delInstrText>EGFR</w:delInstrText>
        </w:r>
        <w:r w:rsidR="00426E62" w:rsidRPr="006E6534" w:rsidDel="00532045">
          <w:rPr>
            <w:rFonts w:cs="Times New Roman"/>
            <w:color w:val="000000" w:themeColor="text1"/>
            <w:rPrChange w:id="2470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05" w:author="N F" w:date="2023-12-05T03:09:00Z">
              <w:rPr>
                <w:rFonts w:cs="Times New Roman"/>
                <w:lang w:val="en-GB"/>
              </w:rPr>
            </w:rPrChange>
          </w:rPr>
          <w:delInstrText>tyrosine</w:delInstrText>
        </w:r>
        <w:r w:rsidR="00426E62" w:rsidRPr="006E6534" w:rsidDel="00532045">
          <w:rPr>
            <w:rFonts w:cs="Times New Roman"/>
            <w:color w:val="000000" w:themeColor="text1"/>
            <w:rPrChange w:id="2470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07" w:author="N F" w:date="2023-12-05T03:09:00Z">
              <w:rPr>
                <w:rFonts w:cs="Times New Roman"/>
                <w:lang w:val="en-GB"/>
              </w:rPr>
            </w:rPrChange>
          </w:rPr>
          <w:delInstrText>kinase</w:delInstrText>
        </w:r>
        <w:r w:rsidR="00426E62" w:rsidRPr="006E6534" w:rsidDel="00532045">
          <w:rPr>
            <w:rFonts w:cs="Times New Roman"/>
            <w:color w:val="000000" w:themeColor="text1"/>
            <w:rPrChange w:id="2470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09" w:author="N F" w:date="2023-12-05T03:09:00Z">
              <w:rPr>
                <w:rFonts w:cs="Times New Roman"/>
                <w:lang w:val="en-GB"/>
              </w:rPr>
            </w:rPrChange>
          </w:rPr>
          <w:delInstrText>inhibitors</w:delInstrText>
        </w:r>
        <w:r w:rsidR="00426E62" w:rsidRPr="006E6534" w:rsidDel="00532045">
          <w:rPr>
            <w:rFonts w:cs="Times New Roman"/>
            <w:color w:val="000000" w:themeColor="text1"/>
            <w:rPrChange w:id="2471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11" w:author="N F" w:date="2023-12-05T03:09:00Z">
              <w:rPr>
                <w:rFonts w:cs="Times New Roman"/>
                <w:lang w:val="en-GB"/>
              </w:rPr>
            </w:rPrChange>
          </w:rPr>
          <w:delInstrText>TKIs</w:delInstrText>
        </w:r>
        <w:r w:rsidR="00426E62" w:rsidRPr="006E6534" w:rsidDel="00532045">
          <w:rPr>
            <w:rFonts w:cs="Times New Roman"/>
            <w:color w:val="000000" w:themeColor="text1"/>
            <w:rPrChange w:id="2471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13" w:author="N F" w:date="2023-12-05T03:09:00Z">
              <w:rPr>
                <w:rFonts w:cs="Times New Roman"/>
                <w:lang w:val="en-GB"/>
              </w:rPr>
            </w:rPrChange>
          </w:rPr>
          <w:delInstrText>in</w:delInstrText>
        </w:r>
        <w:r w:rsidR="00426E62" w:rsidRPr="006E6534" w:rsidDel="00532045">
          <w:rPr>
            <w:rFonts w:cs="Times New Roman"/>
            <w:color w:val="000000" w:themeColor="text1"/>
            <w:rPrChange w:id="2471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15" w:author="N F" w:date="2023-12-05T03:09:00Z">
              <w:rPr>
                <w:rFonts w:cs="Times New Roman"/>
                <w:lang w:val="en-GB"/>
              </w:rPr>
            </w:rPrChange>
          </w:rPr>
          <w:delInstrText>non</w:delInstrText>
        </w:r>
        <w:r w:rsidR="00426E62" w:rsidRPr="006E6534" w:rsidDel="00532045">
          <w:rPr>
            <w:rFonts w:cs="Times New Roman"/>
            <w:color w:val="000000" w:themeColor="text1"/>
            <w:rPrChange w:id="24716" w:author="N F" w:date="2023-12-05T03:09:00Z">
              <w:rPr>
                <w:rFonts w:cs="Times New Roman"/>
              </w:rPr>
            </w:rPrChange>
          </w:rPr>
          <w:delInstrText>-</w:delInstrText>
        </w:r>
        <w:r w:rsidR="00426E62" w:rsidRPr="006E6534" w:rsidDel="00532045">
          <w:rPr>
            <w:rFonts w:cs="Times New Roman"/>
            <w:color w:val="000000" w:themeColor="text1"/>
            <w:lang w:val="en-GB"/>
            <w:rPrChange w:id="24717" w:author="N F" w:date="2023-12-05T03:09:00Z">
              <w:rPr>
                <w:rFonts w:cs="Times New Roman"/>
                <w:lang w:val="en-GB"/>
              </w:rPr>
            </w:rPrChange>
          </w:rPr>
          <w:delInstrText>small</w:delInstrText>
        </w:r>
        <w:r w:rsidR="00426E62" w:rsidRPr="006E6534" w:rsidDel="00532045">
          <w:rPr>
            <w:rFonts w:cs="Times New Roman"/>
            <w:color w:val="000000" w:themeColor="text1"/>
            <w:rPrChange w:id="2471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19" w:author="N F" w:date="2023-12-05T03:09:00Z">
              <w:rPr>
                <w:rFonts w:cs="Times New Roman"/>
                <w:lang w:val="en-GB"/>
              </w:rPr>
            </w:rPrChange>
          </w:rPr>
          <w:delInstrText>cell</w:delInstrText>
        </w:r>
        <w:r w:rsidR="00426E62" w:rsidRPr="006E6534" w:rsidDel="00532045">
          <w:rPr>
            <w:rFonts w:cs="Times New Roman"/>
            <w:color w:val="000000" w:themeColor="text1"/>
            <w:rPrChange w:id="2472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21" w:author="N F" w:date="2023-12-05T03:09:00Z">
              <w:rPr>
                <w:rFonts w:cs="Times New Roman"/>
                <w:lang w:val="en-GB"/>
              </w:rPr>
            </w:rPrChange>
          </w:rPr>
          <w:delInstrText>lung</w:delInstrText>
        </w:r>
        <w:r w:rsidR="00426E62" w:rsidRPr="006E6534" w:rsidDel="00532045">
          <w:rPr>
            <w:rFonts w:cs="Times New Roman"/>
            <w:color w:val="000000" w:themeColor="text1"/>
            <w:rPrChange w:id="2472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23" w:author="N F" w:date="2023-12-05T03:09:00Z">
              <w:rPr>
                <w:rFonts w:cs="Times New Roman"/>
                <w:lang w:val="en-GB"/>
              </w:rPr>
            </w:rPrChange>
          </w:rPr>
          <w:delInstrText>cancer</w:delInstrText>
        </w:r>
        <w:r w:rsidR="00426E62" w:rsidRPr="006E6534" w:rsidDel="00532045">
          <w:rPr>
            <w:rFonts w:cs="Times New Roman"/>
            <w:color w:val="000000" w:themeColor="text1"/>
            <w:rPrChange w:id="2472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25" w:author="N F" w:date="2023-12-05T03:09:00Z">
              <w:rPr>
                <w:rFonts w:cs="Times New Roman"/>
                <w:lang w:val="en-GB"/>
              </w:rPr>
            </w:rPrChange>
          </w:rPr>
          <w:delInstrText>NSCLC</w:delInstrText>
        </w:r>
        <w:r w:rsidR="00426E62" w:rsidRPr="006E6534" w:rsidDel="00532045">
          <w:rPr>
            <w:rFonts w:cs="Times New Roman"/>
            <w:color w:val="000000" w:themeColor="text1"/>
            <w:rPrChange w:id="2472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27" w:author="N F" w:date="2023-12-05T03:09:00Z">
              <w:rPr>
                <w:rFonts w:cs="Times New Roman"/>
                <w:lang w:val="en-GB"/>
              </w:rPr>
            </w:rPrChange>
          </w:rPr>
          <w:delInstrText>The</w:delInstrText>
        </w:r>
        <w:r w:rsidR="00426E62" w:rsidRPr="006E6534" w:rsidDel="00532045">
          <w:rPr>
            <w:rFonts w:cs="Times New Roman"/>
            <w:color w:val="000000" w:themeColor="text1"/>
            <w:rPrChange w:id="2472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29" w:author="N F" w:date="2023-12-05T03:09:00Z">
              <w:rPr>
                <w:rFonts w:cs="Times New Roman"/>
                <w:lang w:val="en-GB"/>
              </w:rPr>
            </w:rPrChange>
          </w:rPr>
          <w:delInstrText>aim</w:delInstrText>
        </w:r>
        <w:r w:rsidR="00426E62" w:rsidRPr="006E6534" w:rsidDel="00532045">
          <w:rPr>
            <w:rFonts w:cs="Times New Roman"/>
            <w:color w:val="000000" w:themeColor="text1"/>
            <w:rPrChange w:id="2473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31" w:author="N F" w:date="2023-12-05T03:09:00Z">
              <w:rPr>
                <w:rFonts w:cs="Times New Roman"/>
                <w:lang w:val="en-GB"/>
              </w:rPr>
            </w:rPrChange>
          </w:rPr>
          <w:delInstrText>of</w:delInstrText>
        </w:r>
        <w:r w:rsidR="00426E62" w:rsidRPr="006E6534" w:rsidDel="00532045">
          <w:rPr>
            <w:rFonts w:cs="Times New Roman"/>
            <w:color w:val="000000" w:themeColor="text1"/>
            <w:rPrChange w:id="2473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33" w:author="N F" w:date="2023-12-05T03:09:00Z">
              <w:rPr>
                <w:rFonts w:cs="Times New Roman"/>
                <w:lang w:val="en-GB"/>
              </w:rPr>
            </w:rPrChange>
          </w:rPr>
          <w:delInstrText>this</w:delInstrText>
        </w:r>
        <w:r w:rsidR="00426E62" w:rsidRPr="006E6534" w:rsidDel="00532045">
          <w:rPr>
            <w:rFonts w:cs="Times New Roman"/>
            <w:color w:val="000000" w:themeColor="text1"/>
            <w:rPrChange w:id="2473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35" w:author="N F" w:date="2023-12-05T03:09:00Z">
              <w:rPr>
                <w:rFonts w:cs="Times New Roman"/>
                <w:lang w:val="en-GB"/>
              </w:rPr>
            </w:rPrChange>
          </w:rPr>
          <w:delInstrText>study</w:delInstrText>
        </w:r>
        <w:r w:rsidR="00426E62" w:rsidRPr="006E6534" w:rsidDel="00532045">
          <w:rPr>
            <w:rFonts w:cs="Times New Roman"/>
            <w:color w:val="000000" w:themeColor="text1"/>
            <w:rPrChange w:id="2473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37" w:author="N F" w:date="2023-12-05T03:09:00Z">
              <w:rPr>
                <w:rFonts w:cs="Times New Roman"/>
                <w:lang w:val="en-GB"/>
              </w:rPr>
            </w:rPrChange>
          </w:rPr>
          <w:delInstrText>was</w:delInstrText>
        </w:r>
        <w:r w:rsidR="00426E62" w:rsidRPr="006E6534" w:rsidDel="00532045">
          <w:rPr>
            <w:rFonts w:cs="Times New Roman"/>
            <w:color w:val="000000" w:themeColor="text1"/>
            <w:rPrChange w:id="2473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39" w:author="N F" w:date="2023-12-05T03:09:00Z">
              <w:rPr>
                <w:rFonts w:cs="Times New Roman"/>
                <w:lang w:val="en-GB"/>
              </w:rPr>
            </w:rPrChange>
          </w:rPr>
          <w:delInstrText>to</w:delInstrText>
        </w:r>
        <w:r w:rsidR="00426E62" w:rsidRPr="006E6534" w:rsidDel="00532045">
          <w:rPr>
            <w:rFonts w:cs="Times New Roman"/>
            <w:color w:val="000000" w:themeColor="text1"/>
            <w:rPrChange w:id="2474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41" w:author="N F" w:date="2023-12-05T03:09:00Z">
              <w:rPr>
                <w:rFonts w:cs="Times New Roman"/>
                <w:lang w:val="en-GB"/>
              </w:rPr>
            </w:rPrChange>
          </w:rPr>
          <w:delInstrText>assess</w:delInstrText>
        </w:r>
        <w:r w:rsidR="00426E62" w:rsidRPr="006E6534" w:rsidDel="00532045">
          <w:rPr>
            <w:rFonts w:cs="Times New Roman"/>
            <w:color w:val="000000" w:themeColor="text1"/>
            <w:rPrChange w:id="2474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43" w:author="N F" w:date="2023-12-05T03:09:00Z">
              <w:rPr>
                <w:rFonts w:cs="Times New Roman"/>
                <w:lang w:val="en-GB"/>
              </w:rPr>
            </w:rPrChange>
          </w:rPr>
          <w:delInstrText>the</w:delInstrText>
        </w:r>
        <w:r w:rsidR="00426E62" w:rsidRPr="006E6534" w:rsidDel="00532045">
          <w:rPr>
            <w:rFonts w:cs="Times New Roman"/>
            <w:color w:val="000000" w:themeColor="text1"/>
            <w:rPrChange w:id="2474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45" w:author="N F" w:date="2023-12-05T03:09:00Z">
              <w:rPr>
                <w:rFonts w:cs="Times New Roman"/>
                <w:lang w:val="en-GB"/>
              </w:rPr>
            </w:rPrChange>
          </w:rPr>
          <w:delInstrText>differential</w:delInstrText>
        </w:r>
        <w:r w:rsidR="00426E62" w:rsidRPr="006E6534" w:rsidDel="00532045">
          <w:rPr>
            <w:rFonts w:cs="Times New Roman"/>
            <w:color w:val="000000" w:themeColor="text1"/>
            <w:rPrChange w:id="2474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47" w:author="N F" w:date="2023-12-05T03:09:00Z">
              <w:rPr>
                <w:rFonts w:cs="Times New Roman"/>
                <w:lang w:val="en-GB"/>
              </w:rPr>
            </w:rPrChange>
          </w:rPr>
          <w:delInstrText>clinical</w:delInstrText>
        </w:r>
        <w:r w:rsidR="00426E62" w:rsidRPr="006E6534" w:rsidDel="00532045">
          <w:rPr>
            <w:rFonts w:cs="Times New Roman"/>
            <w:color w:val="000000" w:themeColor="text1"/>
            <w:rPrChange w:id="2474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49" w:author="N F" w:date="2023-12-05T03:09:00Z">
              <w:rPr>
                <w:rFonts w:cs="Times New Roman"/>
                <w:lang w:val="en-GB"/>
              </w:rPr>
            </w:rPrChange>
          </w:rPr>
          <w:delInstrText>outcomes</w:delInstrText>
        </w:r>
        <w:r w:rsidR="00426E62" w:rsidRPr="006E6534" w:rsidDel="00532045">
          <w:rPr>
            <w:rFonts w:cs="Times New Roman"/>
            <w:color w:val="000000" w:themeColor="text1"/>
            <w:rPrChange w:id="2475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51" w:author="N F" w:date="2023-12-05T03:09:00Z">
              <w:rPr>
                <w:rFonts w:cs="Times New Roman"/>
                <w:lang w:val="en-GB"/>
              </w:rPr>
            </w:rPrChange>
          </w:rPr>
          <w:delInstrText>of</w:delInstrText>
        </w:r>
        <w:r w:rsidR="00426E62" w:rsidRPr="006E6534" w:rsidDel="00532045">
          <w:rPr>
            <w:rFonts w:cs="Times New Roman"/>
            <w:color w:val="000000" w:themeColor="text1"/>
            <w:rPrChange w:id="2475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53" w:author="N F" w:date="2023-12-05T03:09:00Z">
              <w:rPr>
                <w:rFonts w:cs="Times New Roman"/>
                <w:lang w:val="en-GB"/>
              </w:rPr>
            </w:rPrChange>
          </w:rPr>
          <w:delInstrText>osimertinib</w:delInstrText>
        </w:r>
        <w:r w:rsidR="00426E62" w:rsidRPr="006E6534" w:rsidDel="00532045">
          <w:rPr>
            <w:rFonts w:cs="Times New Roman"/>
            <w:color w:val="000000" w:themeColor="text1"/>
            <w:rPrChange w:id="2475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55" w:author="N F" w:date="2023-12-05T03:09:00Z">
              <w:rPr>
                <w:rFonts w:cs="Times New Roman"/>
                <w:lang w:val="en-GB"/>
              </w:rPr>
            </w:rPrChange>
          </w:rPr>
          <w:delInstrText>therapy</w:delInstrText>
        </w:r>
        <w:r w:rsidR="00426E62" w:rsidRPr="006E6534" w:rsidDel="00532045">
          <w:rPr>
            <w:rFonts w:cs="Times New Roman"/>
            <w:color w:val="000000" w:themeColor="text1"/>
            <w:rPrChange w:id="2475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57" w:author="N F" w:date="2023-12-05T03:09:00Z">
              <w:rPr>
                <w:rFonts w:cs="Times New Roman"/>
                <w:lang w:val="en-GB"/>
              </w:rPr>
            </w:rPrChange>
          </w:rPr>
          <w:delInstrText>in</w:delInstrText>
        </w:r>
        <w:r w:rsidR="00426E62" w:rsidRPr="006E6534" w:rsidDel="00532045">
          <w:rPr>
            <w:rFonts w:cs="Times New Roman"/>
            <w:color w:val="000000" w:themeColor="text1"/>
            <w:rPrChange w:id="2475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59" w:author="N F" w:date="2023-12-05T03:09:00Z">
              <w:rPr>
                <w:rFonts w:cs="Times New Roman"/>
                <w:lang w:val="en-GB"/>
              </w:rPr>
            </w:rPrChange>
          </w:rPr>
          <w:delInstrText>NSCLC</w:delInstrText>
        </w:r>
        <w:r w:rsidR="00426E62" w:rsidRPr="006E6534" w:rsidDel="00532045">
          <w:rPr>
            <w:rFonts w:cs="Times New Roman"/>
            <w:color w:val="000000" w:themeColor="text1"/>
            <w:rPrChange w:id="2476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61" w:author="N F" w:date="2023-12-05T03:09:00Z">
              <w:rPr>
                <w:rFonts w:cs="Times New Roman"/>
                <w:lang w:val="en-GB"/>
              </w:rPr>
            </w:rPrChange>
          </w:rPr>
          <w:delInstrText>patients</w:delInstrText>
        </w:r>
        <w:r w:rsidR="00426E62" w:rsidRPr="006E6534" w:rsidDel="00532045">
          <w:rPr>
            <w:rFonts w:cs="Times New Roman"/>
            <w:color w:val="000000" w:themeColor="text1"/>
            <w:rPrChange w:id="2476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63" w:author="N F" w:date="2023-12-05T03:09:00Z">
              <w:rPr>
                <w:rFonts w:cs="Times New Roman"/>
                <w:lang w:val="en-GB"/>
              </w:rPr>
            </w:rPrChange>
          </w:rPr>
          <w:delInstrText>with</w:delInstrText>
        </w:r>
        <w:r w:rsidR="00426E62" w:rsidRPr="006E6534" w:rsidDel="00532045">
          <w:rPr>
            <w:rFonts w:cs="Times New Roman"/>
            <w:color w:val="000000" w:themeColor="text1"/>
            <w:rPrChange w:id="2476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65" w:author="N F" w:date="2023-12-05T03:09:00Z">
              <w:rPr>
                <w:rFonts w:cs="Times New Roman"/>
                <w:lang w:val="en-GB"/>
              </w:rPr>
            </w:rPrChange>
          </w:rPr>
          <w:delInstrText>T</w:delInstrText>
        </w:r>
        <w:r w:rsidR="00426E62" w:rsidRPr="006E6534" w:rsidDel="00532045">
          <w:rPr>
            <w:rFonts w:cs="Times New Roman"/>
            <w:color w:val="000000" w:themeColor="text1"/>
            <w:rPrChange w:id="24766" w:author="N F" w:date="2023-12-05T03:09:00Z">
              <w:rPr>
                <w:rFonts w:cs="Times New Roman"/>
              </w:rPr>
            </w:rPrChange>
          </w:rPr>
          <w:delInstrText>790</w:delInstrText>
        </w:r>
        <w:r w:rsidR="00426E62" w:rsidRPr="006E6534" w:rsidDel="00532045">
          <w:rPr>
            <w:rFonts w:cs="Times New Roman"/>
            <w:color w:val="000000" w:themeColor="text1"/>
            <w:lang w:val="en-GB"/>
            <w:rPrChange w:id="24767" w:author="N F" w:date="2023-12-05T03:09:00Z">
              <w:rPr>
                <w:rFonts w:cs="Times New Roman"/>
                <w:lang w:val="en-GB"/>
              </w:rPr>
            </w:rPrChange>
          </w:rPr>
          <w:delInstrText>M</w:delInstrText>
        </w:r>
        <w:r w:rsidR="00426E62" w:rsidRPr="006E6534" w:rsidDel="00532045">
          <w:rPr>
            <w:rFonts w:cs="Times New Roman"/>
            <w:color w:val="000000" w:themeColor="text1"/>
            <w:rPrChange w:id="2476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69" w:author="N F" w:date="2023-12-05T03:09:00Z">
              <w:rPr>
                <w:rFonts w:cs="Times New Roman"/>
                <w:lang w:val="en-GB"/>
              </w:rPr>
            </w:rPrChange>
          </w:rPr>
          <w:delInstrText>according</w:delInstrText>
        </w:r>
        <w:r w:rsidR="00426E62" w:rsidRPr="006E6534" w:rsidDel="00532045">
          <w:rPr>
            <w:rFonts w:cs="Times New Roman"/>
            <w:color w:val="000000" w:themeColor="text1"/>
            <w:rPrChange w:id="2477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71" w:author="N F" w:date="2023-12-05T03:09:00Z">
              <w:rPr>
                <w:rFonts w:cs="Times New Roman"/>
                <w:lang w:val="en-GB"/>
              </w:rPr>
            </w:rPrChange>
          </w:rPr>
          <w:delInstrText>to</w:delInstrText>
        </w:r>
        <w:r w:rsidR="00426E62" w:rsidRPr="006E6534" w:rsidDel="00532045">
          <w:rPr>
            <w:rFonts w:cs="Times New Roman"/>
            <w:color w:val="000000" w:themeColor="text1"/>
            <w:rPrChange w:id="2477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73" w:author="N F" w:date="2023-12-05T03:09:00Z">
              <w:rPr>
                <w:rFonts w:cs="Times New Roman"/>
                <w:lang w:val="en-GB"/>
              </w:rPr>
            </w:rPrChange>
          </w:rPr>
          <w:delInstrText>the</w:delInstrText>
        </w:r>
        <w:r w:rsidR="00426E62" w:rsidRPr="006E6534" w:rsidDel="00532045">
          <w:rPr>
            <w:rFonts w:cs="Times New Roman"/>
            <w:color w:val="000000" w:themeColor="text1"/>
            <w:rPrChange w:id="2477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75" w:author="N F" w:date="2023-12-05T03:09:00Z">
              <w:rPr>
                <w:rFonts w:cs="Times New Roman"/>
                <w:lang w:val="en-GB"/>
              </w:rPr>
            </w:rPrChange>
          </w:rPr>
          <w:delInstrText>type</w:delInstrText>
        </w:r>
        <w:r w:rsidR="00426E62" w:rsidRPr="006E6534" w:rsidDel="00532045">
          <w:rPr>
            <w:rFonts w:cs="Times New Roman"/>
            <w:color w:val="000000" w:themeColor="text1"/>
            <w:rPrChange w:id="2477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77" w:author="N F" w:date="2023-12-05T03:09:00Z">
              <w:rPr>
                <w:rFonts w:cs="Times New Roman"/>
                <w:lang w:val="en-GB"/>
              </w:rPr>
            </w:rPrChange>
          </w:rPr>
          <w:delInstrText>of</w:delInstrText>
        </w:r>
        <w:r w:rsidR="00426E62" w:rsidRPr="006E6534" w:rsidDel="00532045">
          <w:rPr>
            <w:rFonts w:cs="Times New Roman"/>
            <w:color w:val="000000" w:themeColor="text1"/>
            <w:rPrChange w:id="2477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79" w:author="N F" w:date="2023-12-05T03:09:00Z">
              <w:rPr>
                <w:rFonts w:cs="Times New Roman"/>
                <w:lang w:val="en-GB"/>
              </w:rPr>
            </w:rPrChange>
          </w:rPr>
          <w:delInstrText>activating</w:delInstrText>
        </w:r>
        <w:r w:rsidR="00426E62" w:rsidRPr="006E6534" w:rsidDel="00532045">
          <w:rPr>
            <w:rFonts w:cs="Times New Roman"/>
            <w:color w:val="000000" w:themeColor="text1"/>
            <w:rPrChange w:id="2478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81" w:author="N F" w:date="2023-12-05T03:09:00Z">
              <w:rPr>
                <w:rFonts w:cs="Times New Roman"/>
                <w:lang w:val="en-GB"/>
              </w:rPr>
            </w:rPrChange>
          </w:rPr>
          <w:delInstrText>EGFR</w:delInstrText>
        </w:r>
        <w:r w:rsidR="00426E62" w:rsidRPr="006E6534" w:rsidDel="00532045">
          <w:rPr>
            <w:rFonts w:cs="Times New Roman"/>
            <w:color w:val="000000" w:themeColor="text1"/>
            <w:rPrChange w:id="2478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83" w:author="N F" w:date="2023-12-05T03:09:00Z">
              <w:rPr>
                <w:rFonts w:cs="Times New Roman"/>
                <w:lang w:val="en-GB"/>
              </w:rPr>
            </w:rPrChange>
          </w:rPr>
          <w:delInstrText>mutation</w:delInstrText>
        </w:r>
        <w:r w:rsidR="00426E62" w:rsidRPr="006E6534" w:rsidDel="00532045">
          <w:rPr>
            <w:rFonts w:cs="Times New Roman"/>
            <w:color w:val="000000" w:themeColor="text1"/>
            <w:rPrChange w:id="2478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85" w:author="N F" w:date="2023-12-05T03:09:00Z">
              <w:rPr>
                <w:rFonts w:cs="Times New Roman"/>
                <w:lang w:val="en-GB"/>
              </w:rPr>
            </w:rPrChange>
          </w:rPr>
          <w:delInstrText>ie</w:delInstrText>
        </w:r>
        <w:r w:rsidR="00426E62" w:rsidRPr="006E6534" w:rsidDel="00532045">
          <w:rPr>
            <w:rFonts w:cs="Times New Roman"/>
            <w:color w:val="000000" w:themeColor="text1"/>
            <w:rPrChange w:id="2478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87" w:author="N F" w:date="2023-12-05T03:09:00Z">
              <w:rPr>
                <w:rFonts w:cs="Times New Roman"/>
                <w:lang w:val="en-GB"/>
              </w:rPr>
            </w:rPrChange>
          </w:rPr>
          <w:delInstrText>exon</w:delInstrText>
        </w:r>
        <w:r w:rsidR="00426E62" w:rsidRPr="006E6534" w:rsidDel="00532045">
          <w:rPr>
            <w:rFonts w:cs="Times New Roman"/>
            <w:color w:val="000000" w:themeColor="text1"/>
            <w:rPrChange w:id="24788" w:author="N F" w:date="2023-12-05T03:09:00Z">
              <w:rPr>
                <w:rFonts w:cs="Times New Roman"/>
              </w:rPr>
            </w:rPrChange>
          </w:rPr>
          <w:delInstrText xml:space="preserve"> 19 </w:delInstrText>
        </w:r>
        <w:r w:rsidR="00426E62" w:rsidRPr="006E6534" w:rsidDel="00532045">
          <w:rPr>
            <w:rFonts w:cs="Times New Roman"/>
            <w:color w:val="000000" w:themeColor="text1"/>
            <w:lang w:val="en-GB"/>
            <w:rPrChange w:id="24789" w:author="N F" w:date="2023-12-05T03:09:00Z">
              <w:rPr>
                <w:rFonts w:cs="Times New Roman"/>
                <w:lang w:val="en-GB"/>
              </w:rPr>
            </w:rPrChange>
          </w:rPr>
          <w:delInstrText>deletion</w:delInstrText>
        </w:r>
        <w:r w:rsidR="00426E62" w:rsidRPr="006E6534" w:rsidDel="00532045">
          <w:rPr>
            <w:rFonts w:cs="Times New Roman"/>
            <w:color w:val="000000" w:themeColor="text1"/>
            <w:rPrChange w:id="2479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91" w:author="N F" w:date="2023-12-05T03:09:00Z">
              <w:rPr>
                <w:rFonts w:cs="Times New Roman"/>
                <w:lang w:val="en-GB"/>
              </w:rPr>
            </w:rPrChange>
          </w:rPr>
          <w:delInstrText>or</w:delInstrText>
        </w:r>
        <w:r w:rsidR="00426E62" w:rsidRPr="006E6534" w:rsidDel="00532045">
          <w:rPr>
            <w:rFonts w:cs="Times New Roman"/>
            <w:color w:val="000000" w:themeColor="text1"/>
            <w:rPrChange w:id="2479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93" w:author="N F" w:date="2023-12-05T03:09:00Z">
              <w:rPr>
                <w:rFonts w:cs="Times New Roman"/>
                <w:lang w:val="en-GB"/>
              </w:rPr>
            </w:rPrChange>
          </w:rPr>
          <w:delInstrText>L</w:delInstrText>
        </w:r>
        <w:r w:rsidR="00426E62" w:rsidRPr="006E6534" w:rsidDel="00532045">
          <w:rPr>
            <w:rFonts w:cs="Times New Roman"/>
            <w:color w:val="000000" w:themeColor="text1"/>
            <w:rPrChange w:id="24794" w:author="N F" w:date="2023-12-05T03:09:00Z">
              <w:rPr>
                <w:rFonts w:cs="Times New Roman"/>
              </w:rPr>
            </w:rPrChange>
          </w:rPr>
          <w:delInstrText>858</w:delInstrText>
        </w:r>
        <w:r w:rsidR="00426E62" w:rsidRPr="006E6534" w:rsidDel="00532045">
          <w:rPr>
            <w:rFonts w:cs="Times New Roman"/>
            <w:color w:val="000000" w:themeColor="text1"/>
            <w:lang w:val="en-GB"/>
            <w:rPrChange w:id="24795" w:author="N F" w:date="2023-12-05T03:09:00Z">
              <w:rPr>
                <w:rFonts w:cs="Times New Roman"/>
                <w:lang w:val="en-GB"/>
              </w:rPr>
            </w:rPrChange>
          </w:rPr>
          <w:delInstrText>R</w:delInstrText>
        </w:r>
        <w:r w:rsidR="00426E62" w:rsidRPr="006E6534" w:rsidDel="00532045">
          <w:rPr>
            <w:rFonts w:cs="Times New Roman"/>
            <w:color w:val="000000" w:themeColor="text1"/>
            <w:rPrChange w:id="2479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97" w:author="N F" w:date="2023-12-05T03:09:00Z">
              <w:rPr>
                <w:rFonts w:cs="Times New Roman"/>
                <w:lang w:val="en-GB"/>
              </w:rPr>
            </w:rPrChange>
          </w:rPr>
          <w:delInstrText>point</w:delInstrText>
        </w:r>
        <w:r w:rsidR="00426E62" w:rsidRPr="006E6534" w:rsidDel="00532045">
          <w:rPr>
            <w:rFonts w:cs="Times New Roman"/>
            <w:color w:val="000000" w:themeColor="text1"/>
            <w:rPrChange w:id="2479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799" w:author="N F" w:date="2023-12-05T03:09:00Z">
              <w:rPr>
                <w:rFonts w:cs="Times New Roman"/>
                <w:lang w:val="en-GB"/>
              </w:rPr>
            </w:rPrChange>
          </w:rPr>
          <w:delInstrText>mutation</w:delInstrText>
        </w:r>
        <w:r w:rsidR="00426E62" w:rsidRPr="006E6534" w:rsidDel="00532045">
          <w:rPr>
            <w:rFonts w:cs="Times New Roman"/>
            <w:color w:val="000000" w:themeColor="text1"/>
            <w:rPrChange w:id="2480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01" w:author="N F" w:date="2023-12-05T03:09:00Z">
              <w:rPr>
                <w:rFonts w:cs="Times New Roman"/>
                <w:lang w:val="en-GB"/>
              </w:rPr>
            </w:rPrChange>
          </w:rPr>
          <w:delInstrText>Patients</w:delInstrText>
        </w:r>
        <w:r w:rsidR="00426E62" w:rsidRPr="006E6534" w:rsidDel="00532045">
          <w:rPr>
            <w:rFonts w:cs="Times New Roman"/>
            <w:color w:val="000000" w:themeColor="text1"/>
            <w:rPrChange w:id="2480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03" w:author="N F" w:date="2023-12-05T03:09:00Z">
              <w:rPr>
                <w:rFonts w:cs="Times New Roman"/>
                <w:lang w:val="en-GB"/>
              </w:rPr>
            </w:rPrChange>
          </w:rPr>
          <w:delInstrText>and</w:delInstrText>
        </w:r>
        <w:r w:rsidR="00426E62" w:rsidRPr="006E6534" w:rsidDel="00532045">
          <w:rPr>
            <w:rFonts w:cs="Times New Roman"/>
            <w:color w:val="000000" w:themeColor="text1"/>
            <w:rPrChange w:id="2480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05" w:author="N F" w:date="2023-12-05T03:09:00Z">
              <w:rPr>
                <w:rFonts w:cs="Times New Roman"/>
                <w:lang w:val="en-GB"/>
              </w:rPr>
            </w:rPrChange>
          </w:rPr>
          <w:delInstrText>methods</w:delInstrText>
        </w:r>
        <w:r w:rsidR="00426E62" w:rsidRPr="006E6534" w:rsidDel="00532045">
          <w:rPr>
            <w:rFonts w:cs="Times New Roman"/>
            <w:color w:val="000000" w:themeColor="text1"/>
            <w:rPrChange w:id="2480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07" w:author="N F" w:date="2023-12-05T03:09:00Z">
              <w:rPr>
                <w:rFonts w:cs="Times New Roman"/>
                <w:lang w:val="en-GB"/>
              </w:rPr>
            </w:rPrChange>
          </w:rPr>
          <w:delInstrText>A</w:delInstrText>
        </w:r>
        <w:r w:rsidR="00426E62" w:rsidRPr="006E6534" w:rsidDel="00532045">
          <w:rPr>
            <w:rFonts w:cs="Times New Roman"/>
            <w:color w:val="000000" w:themeColor="text1"/>
            <w:rPrChange w:id="2480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09" w:author="N F" w:date="2023-12-05T03:09:00Z">
              <w:rPr>
                <w:rFonts w:cs="Times New Roman"/>
                <w:lang w:val="en-GB"/>
              </w:rPr>
            </w:rPrChange>
          </w:rPr>
          <w:delInstrText>prospective</w:delInstrText>
        </w:r>
        <w:r w:rsidR="00426E62" w:rsidRPr="006E6534" w:rsidDel="00532045">
          <w:rPr>
            <w:rFonts w:cs="Times New Roman"/>
            <w:color w:val="000000" w:themeColor="text1"/>
            <w:rPrChange w:id="2481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11" w:author="N F" w:date="2023-12-05T03:09:00Z">
              <w:rPr>
                <w:rFonts w:cs="Times New Roman"/>
                <w:lang w:val="en-GB"/>
              </w:rPr>
            </w:rPrChange>
          </w:rPr>
          <w:delInstrText>observational</w:delInstrText>
        </w:r>
        <w:r w:rsidR="00426E62" w:rsidRPr="006E6534" w:rsidDel="00532045">
          <w:rPr>
            <w:rFonts w:cs="Times New Roman"/>
            <w:color w:val="000000" w:themeColor="text1"/>
            <w:rPrChange w:id="2481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13" w:author="N F" w:date="2023-12-05T03:09:00Z">
              <w:rPr>
                <w:rFonts w:cs="Times New Roman"/>
                <w:lang w:val="en-GB"/>
              </w:rPr>
            </w:rPrChange>
          </w:rPr>
          <w:delInstrText>cohort</w:delInstrText>
        </w:r>
        <w:r w:rsidR="00426E62" w:rsidRPr="006E6534" w:rsidDel="00532045">
          <w:rPr>
            <w:rFonts w:cs="Times New Roman"/>
            <w:color w:val="000000" w:themeColor="text1"/>
            <w:rPrChange w:id="2481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15" w:author="N F" w:date="2023-12-05T03:09:00Z">
              <w:rPr>
                <w:rFonts w:cs="Times New Roman"/>
                <w:lang w:val="en-GB"/>
              </w:rPr>
            </w:rPrChange>
          </w:rPr>
          <w:delInstrText>study</w:delInstrText>
        </w:r>
        <w:r w:rsidR="00426E62" w:rsidRPr="006E6534" w:rsidDel="00532045">
          <w:rPr>
            <w:rFonts w:cs="Times New Roman"/>
            <w:color w:val="000000" w:themeColor="text1"/>
            <w:rPrChange w:id="2481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17" w:author="N F" w:date="2023-12-05T03:09:00Z">
              <w:rPr>
                <w:rFonts w:cs="Times New Roman"/>
                <w:lang w:val="en-GB"/>
              </w:rPr>
            </w:rPrChange>
          </w:rPr>
          <w:delInstrText>was</w:delInstrText>
        </w:r>
        <w:r w:rsidR="00426E62" w:rsidRPr="006E6534" w:rsidDel="00532045">
          <w:rPr>
            <w:rFonts w:cs="Times New Roman"/>
            <w:color w:val="000000" w:themeColor="text1"/>
            <w:rPrChange w:id="2481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19" w:author="N F" w:date="2023-12-05T03:09:00Z">
              <w:rPr>
                <w:rFonts w:cs="Times New Roman"/>
                <w:lang w:val="en-GB"/>
              </w:rPr>
            </w:rPrChange>
          </w:rPr>
          <w:delInstrText>conducted</w:delInstrText>
        </w:r>
        <w:r w:rsidR="00426E62" w:rsidRPr="006E6534" w:rsidDel="00532045">
          <w:rPr>
            <w:rFonts w:cs="Times New Roman"/>
            <w:color w:val="000000" w:themeColor="text1"/>
            <w:rPrChange w:id="2482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21" w:author="N F" w:date="2023-12-05T03:09:00Z">
              <w:rPr>
                <w:rFonts w:cs="Times New Roman"/>
                <w:lang w:val="en-GB"/>
              </w:rPr>
            </w:rPrChange>
          </w:rPr>
          <w:delInstrText>to</w:delInstrText>
        </w:r>
        <w:r w:rsidR="00426E62" w:rsidRPr="006E6534" w:rsidDel="00532045">
          <w:rPr>
            <w:rFonts w:cs="Times New Roman"/>
            <w:color w:val="000000" w:themeColor="text1"/>
            <w:rPrChange w:id="2482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23" w:author="N F" w:date="2023-12-05T03:09:00Z">
              <w:rPr>
                <w:rFonts w:cs="Times New Roman"/>
                <w:lang w:val="en-GB"/>
              </w:rPr>
            </w:rPrChange>
          </w:rPr>
          <w:delInstrText>evaluate</w:delInstrText>
        </w:r>
        <w:r w:rsidR="00426E62" w:rsidRPr="006E6534" w:rsidDel="00532045">
          <w:rPr>
            <w:rFonts w:cs="Times New Roman"/>
            <w:color w:val="000000" w:themeColor="text1"/>
            <w:rPrChange w:id="2482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25" w:author="N F" w:date="2023-12-05T03:09:00Z">
              <w:rPr>
                <w:rFonts w:cs="Times New Roman"/>
                <w:lang w:val="en-GB"/>
              </w:rPr>
            </w:rPrChange>
          </w:rPr>
          <w:delInstrText>the</w:delInstrText>
        </w:r>
        <w:r w:rsidR="00426E62" w:rsidRPr="006E6534" w:rsidDel="00532045">
          <w:rPr>
            <w:rFonts w:cs="Times New Roman"/>
            <w:color w:val="000000" w:themeColor="text1"/>
            <w:rPrChange w:id="2482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27" w:author="N F" w:date="2023-12-05T03:09:00Z">
              <w:rPr>
                <w:rFonts w:cs="Times New Roman"/>
                <w:lang w:val="en-GB"/>
              </w:rPr>
            </w:rPrChange>
          </w:rPr>
          <w:delInstrText>efficacy</w:delInstrText>
        </w:r>
        <w:r w:rsidR="00426E62" w:rsidRPr="006E6534" w:rsidDel="00532045">
          <w:rPr>
            <w:rFonts w:cs="Times New Roman"/>
            <w:color w:val="000000" w:themeColor="text1"/>
            <w:rPrChange w:id="2482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29" w:author="N F" w:date="2023-12-05T03:09:00Z">
              <w:rPr>
                <w:rFonts w:cs="Times New Roman"/>
                <w:lang w:val="en-GB"/>
              </w:rPr>
            </w:rPrChange>
          </w:rPr>
          <w:delInstrText>and</w:delInstrText>
        </w:r>
        <w:r w:rsidR="00426E62" w:rsidRPr="006E6534" w:rsidDel="00532045">
          <w:rPr>
            <w:rFonts w:cs="Times New Roman"/>
            <w:color w:val="000000" w:themeColor="text1"/>
            <w:rPrChange w:id="2483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31" w:author="N F" w:date="2023-12-05T03:09:00Z">
              <w:rPr>
                <w:rFonts w:cs="Times New Roman"/>
                <w:lang w:val="en-GB"/>
              </w:rPr>
            </w:rPrChange>
          </w:rPr>
          <w:delInstrText>safety</w:delInstrText>
        </w:r>
        <w:r w:rsidR="00426E62" w:rsidRPr="006E6534" w:rsidDel="00532045">
          <w:rPr>
            <w:rFonts w:cs="Times New Roman"/>
            <w:color w:val="000000" w:themeColor="text1"/>
            <w:rPrChange w:id="2483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33" w:author="N F" w:date="2023-12-05T03:09:00Z">
              <w:rPr>
                <w:rFonts w:cs="Times New Roman"/>
                <w:lang w:val="en-GB"/>
              </w:rPr>
            </w:rPrChange>
          </w:rPr>
          <w:delInstrText>of</w:delInstrText>
        </w:r>
        <w:r w:rsidR="00426E62" w:rsidRPr="006E6534" w:rsidDel="00532045">
          <w:rPr>
            <w:rFonts w:cs="Times New Roman"/>
            <w:color w:val="000000" w:themeColor="text1"/>
            <w:rPrChange w:id="2483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35" w:author="N F" w:date="2023-12-05T03:09:00Z">
              <w:rPr>
                <w:rFonts w:cs="Times New Roman"/>
                <w:lang w:val="en-GB"/>
              </w:rPr>
            </w:rPrChange>
          </w:rPr>
          <w:delInstrText>osimertinib</w:delInstrText>
        </w:r>
        <w:r w:rsidR="00426E62" w:rsidRPr="006E6534" w:rsidDel="00532045">
          <w:rPr>
            <w:rFonts w:cs="Times New Roman"/>
            <w:color w:val="000000" w:themeColor="text1"/>
            <w:rPrChange w:id="2483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37" w:author="N F" w:date="2023-12-05T03:09:00Z">
              <w:rPr>
                <w:rFonts w:cs="Times New Roman"/>
                <w:lang w:val="en-GB"/>
              </w:rPr>
            </w:rPrChange>
          </w:rPr>
          <w:delInstrText>in</w:delInstrText>
        </w:r>
        <w:r w:rsidR="00426E62" w:rsidRPr="006E6534" w:rsidDel="00532045">
          <w:rPr>
            <w:rFonts w:cs="Times New Roman"/>
            <w:color w:val="000000" w:themeColor="text1"/>
            <w:rPrChange w:id="2483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39" w:author="N F" w:date="2023-12-05T03:09:00Z">
              <w:rPr>
                <w:rFonts w:cs="Times New Roman"/>
                <w:lang w:val="en-GB"/>
              </w:rPr>
            </w:rPrChange>
          </w:rPr>
          <w:delInstrText>patients</w:delInstrText>
        </w:r>
        <w:r w:rsidR="00426E62" w:rsidRPr="006E6534" w:rsidDel="00532045">
          <w:rPr>
            <w:rFonts w:cs="Times New Roman"/>
            <w:color w:val="000000" w:themeColor="text1"/>
            <w:rPrChange w:id="2484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41" w:author="N F" w:date="2023-12-05T03:09:00Z">
              <w:rPr>
                <w:rFonts w:cs="Times New Roman"/>
                <w:lang w:val="en-GB"/>
              </w:rPr>
            </w:rPrChange>
          </w:rPr>
          <w:delInstrText>with</w:delInstrText>
        </w:r>
        <w:r w:rsidR="00426E62" w:rsidRPr="006E6534" w:rsidDel="00532045">
          <w:rPr>
            <w:rFonts w:cs="Times New Roman"/>
            <w:color w:val="000000" w:themeColor="text1"/>
            <w:rPrChange w:id="2484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43" w:author="N F" w:date="2023-12-05T03:09:00Z">
              <w:rPr>
                <w:rFonts w:cs="Times New Roman"/>
                <w:lang w:val="en-GB"/>
              </w:rPr>
            </w:rPrChange>
          </w:rPr>
          <w:delInstrText>a</w:delInstrText>
        </w:r>
        <w:r w:rsidR="00426E62" w:rsidRPr="006E6534" w:rsidDel="00532045">
          <w:rPr>
            <w:rFonts w:cs="Times New Roman"/>
            <w:color w:val="000000" w:themeColor="text1"/>
            <w:rPrChange w:id="2484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45" w:author="N F" w:date="2023-12-05T03:09:00Z">
              <w:rPr>
                <w:rFonts w:cs="Times New Roman"/>
                <w:lang w:val="en-GB"/>
              </w:rPr>
            </w:rPrChange>
          </w:rPr>
          <w:delInstrText>major</w:delInstrText>
        </w:r>
        <w:r w:rsidR="00426E62" w:rsidRPr="006E6534" w:rsidDel="00532045">
          <w:rPr>
            <w:rFonts w:cs="Times New Roman"/>
            <w:color w:val="000000" w:themeColor="text1"/>
            <w:rPrChange w:id="2484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47" w:author="N F" w:date="2023-12-05T03:09:00Z">
              <w:rPr>
                <w:rFonts w:cs="Times New Roman"/>
                <w:lang w:val="en-GB"/>
              </w:rPr>
            </w:rPrChange>
          </w:rPr>
          <w:delInstrText>EGFR</w:delInstrText>
        </w:r>
        <w:r w:rsidR="00426E62" w:rsidRPr="006E6534" w:rsidDel="00532045">
          <w:rPr>
            <w:rFonts w:cs="Times New Roman"/>
            <w:color w:val="000000" w:themeColor="text1"/>
            <w:rPrChange w:id="2484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49" w:author="N F" w:date="2023-12-05T03:09:00Z">
              <w:rPr>
                <w:rFonts w:cs="Times New Roman"/>
                <w:lang w:val="en-GB"/>
              </w:rPr>
            </w:rPrChange>
          </w:rPr>
          <w:delInstrText>mutation</w:delInstrText>
        </w:r>
        <w:r w:rsidR="00426E62" w:rsidRPr="006E6534" w:rsidDel="00532045">
          <w:rPr>
            <w:rFonts w:cs="Times New Roman"/>
            <w:color w:val="000000" w:themeColor="text1"/>
            <w:rPrChange w:id="2485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51" w:author="N F" w:date="2023-12-05T03:09:00Z">
              <w:rPr>
                <w:rFonts w:cs="Times New Roman"/>
                <w:lang w:val="en-GB"/>
              </w:rPr>
            </w:rPrChange>
          </w:rPr>
          <w:delInstrText>and</w:delInstrText>
        </w:r>
        <w:r w:rsidR="00426E62" w:rsidRPr="006E6534" w:rsidDel="00532045">
          <w:rPr>
            <w:rFonts w:cs="Times New Roman"/>
            <w:color w:val="000000" w:themeColor="text1"/>
            <w:rPrChange w:id="2485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53" w:author="N F" w:date="2023-12-05T03:09:00Z">
              <w:rPr>
                <w:rFonts w:cs="Times New Roman"/>
                <w:lang w:val="en-GB"/>
              </w:rPr>
            </w:rPrChange>
          </w:rPr>
          <w:delInstrText>T</w:delInstrText>
        </w:r>
        <w:r w:rsidR="00426E62" w:rsidRPr="006E6534" w:rsidDel="00532045">
          <w:rPr>
            <w:rFonts w:cs="Times New Roman"/>
            <w:color w:val="000000" w:themeColor="text1"/>
            <w:rPrChange w:id="24854" w:author="N F" w:date="2023-12-05T03:09:00Z">
              <w:rPr>
                <w:rFonts w:cs="Times New Roman"/>
              </w:rPr>
            </w:rPrChange>
          </w:rPr>
          <w:delInstrText>790</w:delInstrText>
        </w:r>
        <w:r w:rsidR="00426E62" w:rsidRPr="006E6534" w:rsidDel="00532045">
          <w:rPr>
            <w:rFonts w:cs="Times New Roman"/>
            <w:color w:val="000000" w:themeColor="text1"/>
            <w:lang w:val="en-GB"/>
            <w:rPrChange w:id="24855" w:author="N F" w:date="2023-12-05T03:09:00Z">
              <w:rPr>
                <w:rFonts w:cs="Times New Roman"/>
                <w:lang w:val="en-GB"/>
              </w:rPr>
            </w:rPrChange>
          </w:rPr>
          <w:delInstrText>M</w:delInstrText>
        </w:r>
        <w:r w:rsidR="00426E62" w:rsidRPr="006E6534" w:rsidDel="00532045">
          <w:rPr>
            <w:rFonts w:cs="Times New Roman"/>
            <w:color w:val="000000" w:themeColor="text1"/>
            <w:rPrChange w:id="24856" w:author="N F" w:date="2023-12-05T03:09:00Z">
              <w:rPr>
                <w:rFonts w:cs="Times New Roman"/>
              </w:rPr>
            </w:rPrChange>
          </w:rPr>
          <w:delInstrText>-</w:delInstrText>
        </w:r>
        <w:r w:rsidR="00426E62" w:rsidRPr="006E6534" w:rsidDel="00532045">
          <w:rPr>
            <w:rFonts w:cs="Times New Roman"/>
            <w:color w:val="000000" w:themeColor="text1"/>
            <w:lang w:val="en-GB"/>
            <w:rPrChange w:id="24857" w:author="N F" w:date="2023-12-05T03:09:00Z">
              <w:rPr>
                <w:rFonts w:cs="Times New Roman"/>
                <w:lang w:val="en-GB"/>
              </w:rPr>
            </w:rPrChange>
          </w:rPr>
          <w:delInstrText>positive</w:delInstrText>
        </w:r>
        <w:r w:rsidR="00426E62" w:rsidRPr="006E6534" w:rsidDel="00532045">
          <w:rPr>
            <w:rFonts w:cs="Times New Roman"/>
            <w:color w:val="000000" w:themeColor="text1"/>
            <w:rPrChange w:id="2485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59" w:author="N F" w:date="2023-12-05T03:09:00Z">
              <w:rPr>
                <w:rFonts w:cs="Times New Roman"/>
                <w:lang w:val="en-GB"/>
              </w:rPr>
            </w:rPrChange>
          </w:rPr>
          <w:delInstrText>advanced</w:delInstrText>
        </w:r>
        <w:r w:rsidR="00426E62" w:rsidRPr="006E6534" w:rsidDel="00532045">
          <w:rPr>
            <w:rFonts w:cs="Times New Roman"/>
            <w:color w:val="000000" w:themeColor="text1"/>
            <w:rPrChange w:id="2486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61" w:author="N F" w:date="2023-12-05T03:09:00Z">
              <w:rPr>
                <w:rFonts w:cs="Times New Roman"/>
                <w:lang w:val="en-GB"/>
              </w:rPr>
            </w:rPrChange>
          </w:rPr>
          <w:delInstrText>NSCLC</w:delInstrText>
        </w:r>
        <w:r w:rsidR="00426E62" w:rsidRPr="006E6534" w:rsidDel="00532045">
          <w:rPr>
            <w:rFonts w:cs="Times New Roman"/>
            <w:color w:val="000000" w:themeColor="text1"/>
            <w:rPrChange w:id="2486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63" w:author="N F" w:date="2023-12-05T03:09:00Z">
              <w:rPr>
                <w:rFonts w:cs="Times New Roman"/>
                <w:lang w:val="en-GB"/>
              </w:rPr>
            </w:rPrChange>
          </w:rPr>
          <w:delInstrText>who</w:delInstrText>
        </w:r>
        <w:r w:rsidR="00426E62" w:rsidRPr="006E6534" w:rsidDel="00532045">
          <w:rPr>
            <w:rFonts w:cs="Times New Roman"/>
            <w:color w:val="000000" w:themeColor="text1"/>
            <w:rPrChange w:id="2486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65" w:author="N F" w:date="2023-12-05T03:09:00Z">
              <w:rPr>
                <w:rFonts w:cs="Times New Roman"/>
                <w:lang w:val="en-GB"/>
              </w:rPr>
            </w:rPrChange>
          </w:rPr>
          <w:delInstrText>had</w:delInstrText>
        </w:r>
        <w:r w:rsidR="00426E62" w:rsidRPr="006E6534" w:rsidDel="00532045">
          <w:rPr>
            <w:rFonts w:cs="Times New Roman"/>
            <w:color w:val="000000" w:themeColor="text1"/>
            <w:rPrChange w:id="2486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67" w:author="N F" w:date="2023-12-05T03:09:00Z">
              <w:rPr>
                <w:rFonts w:cs="Times New Roman"/>
                <w:lang w:val="en-GB"/>
              </w:rPr>
            </w:rPrChange>
          </w:rPr>
          <w:delInstrText>disease</w:delInstrText>
        </w:r>
        <w:r w:rsidR="00426E62" w:rsidRPr="006E6534" w:rsidDel="00532045">
          <w:rPr>
            <w:rFonts w:cs="Times New Roman"/>
            <w:color w:val="000000" w:themeColor="text1"/>
            <w:rPrChange w:id="2486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69" w:author="N F" w:date="2023-12-05T03:09:00Z">
              <w:rPr>
                <w:rFonts w:cs="Times New Roman"/>
                <w:lang w:val="en-GB"/>
              </w:rPr>
            </w:rPrChange>
          </w:rPr>
          <w:delInstrText>progression</w:delInstrText>
        </w:r>
        <w:r w:rsidR="00426E62" w:rsidRPr="006E6534" w:rsidDel="00532045">
          <w:rPr>
            <w:rFonts w:cs="Times New Roman"/>
            <w:color w:val="000000" w:themeColor="text1"/>
            <w:rPrChange w:id="2487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71" w:author="N F" w:date="2023-12-05T03:09:00Z">
              <w:rPr>
                <w:rFonts w:cs="Times New Roman"/>
                <w:lang w:val="en-GB"/>
              </w:rPr>
            </w:rPrChange>
          </w:rPr>
          <w:delInstrText>after</w:delInstrText>
        </w:r>
        <w:r w:rsidR="00426E62" w:rsidRPr="006E6534" w:rsidDel="00532045">
          <w:rPr>
            <w:rFonts w:cs="Times New Roman"/>
            <w:color w:val="000000" w:themeColor="text1"/>
            <w:rPrChange w:id="2487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73" w:author="N F" w:date="2023-12-05T03:09:00Z">
              <w:rPr>
                <w:rFonts w:cs="Times New Roman"/>
                <w:lang w:val="en-GB"/>
              </w:rPr>
            </w:rPrChange>
          </w:rPr>
          <w:delInstrText>first</w:delInstrText>
        </w:r>
        <w:r w:rsidR="00426E62" w:rsidRPr="006E6534" w:rsidDel="00532045">
          <w:rPr>
            <w:rFonts w:cs="Times New Roman"/>
            <w:color w:val="000000" w:themeColor="text1"/>
            <w:rPrChange w:id="24874" w:author="N F" w:date="2023-12-05T03:09:00Z">
              <w:rPr>
                <w:rFonts w:cs="Times New Roman"/>
              </w:rPr>
            </w:rPrChange>
          </w:rPr>
          <w:delInstrText>-</w:delInstrText>
        </w:r>
        <w:r w:rsidR="00426E62" w:rsidRPr="006E6534" w:rsidDel="00532045">
          <w:rPr>
            <w:rFonts w:cs="Times New Roman"/>
            <w:color w:val="000000" w:themeColor="text1"/>
            <w:lang w:val="en-GB"/>
            <w:rPrChange w:id="24875" w:author="N F" w:date="2023-12-05T03:09:00Z">
              <w:rPr>
                <w:rFonts w:cs="Times New Roman"/>
                <w:lang w:val="en-GB"/>
              </w:rPr>
            </w:rPrChange>
          </w:rPr>
          <w:delInstrText>line</w:delInstrText>
        </w:r>
        <w:r w:rsidR="00426E62" w:rsidRPr="006E6534" w:rsidDel="00532045">
          <w:rPr>
            <w:rFonts w:cs="Times New Roman"/>
            <w:color w:val="000000" w:themeColor="text1"/>
            <w:rPrChange w:id="2487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77" w:author="N F" w:date="2023-12-05T03:09:00Z">
              <w:rPr>
                <w:rFonts w:cs="Times New Roman"/>
                <w:lang w:val="en-GB"/>
              </w:rPr>
            </w:rPrChange>
          </w:rPr>
          <w:delInstrText>EGFR</w:delInstrText>
        </w:r>
        <w:r w:rsidR="00426E62" w:rsidRPr="006E6534" w:rsidDel="00532045">
          <w:rPr>
            <w:rFonts w:cs="Times New Roman"/>
            <w:color w:val="000000" w:themeColor="text1"/>
            <w:rPrChange w:id="24878" w:author="N F" w:date="2023-12-05T03:09:00Z">
              <w:rPr>
                <w:rFonts w:cs="Times New Roman"/>
              </w:rPr>
            </w:rPrChange>
          </w:rPr>
          <w:delInstrText>-</w:delInstrText>
        </w:r>
        <w:r w:rsidR="00426E62" w:rsidRPr="006E6534" w:rsidDel="00532045">
          <w:rPr>
            <w:rFonts w:cs="Times New Roman"/>
            <w:color w:val="000000" w:themeColor="text1"/>
            <w:lang w:val="en-GB"/>
            <w:rPrChange w:id="24879" w:author="N F" w:date="2023-12-05T03:09:00Z">
              <w:rPr>
                <w:rFonts w:cs="Times New Roman"/>
                <w:lang w:val="en-GB"/>
              </w:rPr>
            </w:rPrChange>
          </w:rPr>
          <w:delInstrText>TKI</w:delInstrText>
        </w:r>
        <w:r w:rsidR="00426E62" w:rsidRPr="006E6534" w:rsidDel="00532045">
          <w:rPr>
            <w:rFonts w:cs="Times New Roman"/>
            <w:color w:val="000000" w:themeColor="text1"/>
            <w:rPrChange w:id="2488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81" w:author="N F" w:date="2023-12-05T03:09:00Z">
              <w:rPr>
                <w:rFonts w:cs="Times New Roman"/>
                <w:lang w:val="en-GB"/>
              </w:rPr>
            </w:rPrChange>
          </w:rPr>
          <w:delInstrText>therapy</w:delInstrText>
        </w:r>
        <w:r w:rsidR="00426E62" w:rsidRPr="006E6534" w:rsidDel="00532045">
          <w:rPr>
            <w:rFonts w:cs="Times New Roman"/>
            <w:color w:val="000000" w:themeColor="text1"/>
            <w:rPrChange w:id="2488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83" w:author="N F" w:date="2023-12-05T03:09:00Z">
              <w:rPr>
                <w:rFonts w:cs="Times New Roman"/>
                <w:lang w:val="en-GB"/>
              </w:rPr>
            </w:rPrChange>
          </w:rPr>
          <w:delInstrText>The</w:delInstrText>
        </w:r>
        <w:r w:rsidR="00426E62" w:rsidRPr="006E6534" w:rsidDel="00532045">
          <w:rPr>
            <w:rFonts w:cs="Times New Roman"/>
            <w:color w:val="000000" w:themeColor="text1"/>
            <w:rPrChange w:id="2488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85" w:author="N F" w:date="2023-12-05T03:09:00Z">
              <w:rPr>
                <w:rFonts w:cs="Times New Roman"/>
                <w:lang w:val="en-GB"/>
              </w:rPr>
            </w:rPrChange>
          </w:rPr>
          <w:delInstrText>efficacy</w:delInstrText>
        </w:r>
        <w:r w:rsidR="00426E62" w:rsidRPr="006E6534" w:rsidDel="00532045">
          <w:rPr>
            <w:rFonts w:cs="Times New Roman"/>
            <w:color w:val="000000" w:themeColor="text1"/>
            <w:rPrChange w:id="2488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87" w:author="N F" w:date="2023-12-05T03:09:00Z">
              <w:rPr>
                <w:rFonts w:cs="Times New Roman"/>
                <w:lang w:val="en-GB"/>
              </w:rPr>
            </w:rPrChange>
          </w:rPr>
          <w:delInstrText>of</w:delInstrText>
        </w:r>
        <w:r w:rsidR="00426E62" w:rsidRPr="006E6534" w:rsidDel="00532045">
          <w:rPr>
            <w:rFonts w:cs="Times New Roman"/>
            <w:color w:val="000000" w:themeColor="text1"/>
            <w:rPrChange w:id="2488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89" w:author="N F" w:date="2023-12-05T03:09:00Z">
              <w:rPr>
                <w:rFonts w:cs="Times New Roman"/>
                <w:lang w:val="en-GB"/>
              </w:rPr>
            </w:rPrChange>
          </w:rPr>
          <w:delInstrText>osimertinib</w:delInstrText>
        </w:r>
        <w:r w:rsidR="00426E62" w:rsidRPr="006E6534" w:rsidDel="00532045">
          <w:rPr>
            <w:rFonts w:cs="Times New Roman"/>
            <w:color w:val="000000" w:themeColor="text1"/>
            <w:rPrChange w:id="2489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91" w:author="N F" w:date="2023-12-05T03:09:00Z">
              <w:rPr>
                <w:rFonts w:cs="Times New Roman"/>
                <w:lang w:val="en-GB"/>
              </w:rPr>
            </w:rPrChange>
          </w:rPr>
          <w:delInstrText>was</w:delInstrText>
        </w:r>
        <w:r w:rsidR="00426E62" w:rsidRPr="006E6534" w:rsidDel="00532045">
          <w:rPr>
            <w:rFonts w:cs="Times New Roman"/>
            <w:color w:val="000000" w:themeColor="text1"/>
            <w:rPrChange w:id="2489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93" w:author="N F" w:date="2023-12-05T03:09:00Z">
              <w:rPr>
                <w:rFonts w:cs="Times New Roman"/>
                <w:lang w:val="en-GB"/>
              </w:rPr>
            </w:rPrChange>
          </w:rPr>
          <w:delInstrText>evaluated</w:delInstrText>
        </w:r>
        <w:r w:rsidR="00426E62" w:rsidRPr="006E6534" w:rsidDel="00532045">
          <w:rPr>
            <w:rFonts w:cs="Times New Roman"/>
            <w:color w:val="000000" w:themeColor="text1"/>
            <w:rPrChange w:id="2489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95" w:author="N F" w:date="2023-12-05T03:09:00Z">
              <w:rPr>
                <w:rFonts w:cs="Times New Roman"/>
                <w:lang w:val="en-GB"/>
              </w:rPr>
            </w:rPrChange>
          </w:rPr>
          <w:delInstrText>according</w:delInstrText>
        </w:r>
        <w:r w:rsidR="00426E62" w:rsidRPr="006E6534" w:rsidDel="00532045">
          <w:rPr>
            <w:rFonts w:cs="Times New Roman"/>
            <w:color w:val="000000" w:themeColor="text1"/>
            <w:rPrChange w:id="2489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97" w:author="N F" w:date="2023-12-05T03:09:00Z">
              <w:rPr>
                <w:rFonts w:cs="Times New Roman"/>
                <w:lang w:val="en-GB"/>
              </w:rPr>
            </w:rPrChange>
          </w:rPr>
          <w:delInstrText>to</w:delInstrText>
        </w:r>
        <w:r w:rsidR="00426E62" w:rsidRPr="006E6534" w:rsidDel="00532045">
          <w:rPr>
            <w:rFonts w:cs="Times New Roman"/>
            <w:color w:val="000000" w:themeColor="text1"/>
            <w:rPrChange w:id="2489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899" w:author="N F" w:date="2023-12-05T03:09:00Z">
              <w:rPr>
                <w:rFonts w:cs="Times New Roman"/>
                <w:lang w:val="en-GB"/>
              </w:rPr>
            </w:rPrChange>
          </w:rPr>
          <w:delInstrText>the</w:delInstrText>
        </w:r>
        <w:r w:rsidR="00426E62" w:rsidRPr="006E6534" w:rsidDel="00532045">
          <w:rPr>
            <w:rFonts w:cs="Times New Roman"/>
            <w:color w:val="000000" w:themeColor="text1"/>
            <w:rPrChange w:id="2490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01" w:author="N F" w:date="2023-12-05T03:09:00Z">
              <w:rPr>
                <w:rFonts w:cs="Times New Roman"/>
                <w:lang w:val="en-GB"/>
              </w:rPr>
            </w:rPrChange>
          </w:rPr>
          <w:delInstrText>type</w:delInstrText>
        </w:r>
        <w:r w:rsidR="00426E62" w:rsidRPr="006E6534" w:rsidDel="00532045">
          <w:rPr>
            <w:rFonts w:cs="Times New Roman"/>
            <w:color w:val="000000" w:themeColor="text1"/>
            <w:rPrChange w:id="2490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03" w:author="N F" w:date="2023-12-05T03:09:00Z">
              <w:rPr>
                <w:rFonts w:cs="Times New Roman"/>
                <w:lang w:val="en-GB"/>
              </w:rPr>
            </w:rPrChange>
          </w:rPr>
          <w:delInstrText>of</w:delInstrText>
        </w:r>
        <w:r w:rsidR="00426E62" w:rsidRPr="006E6534" w:rsidDel="00532045">
          <w:rPr>
            <w:rFonts w:cs="Times New Roman"/>
            <w:color w:val="000000" w:themeColor="text1"/>
            <w:rPrChange w:id="2490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05" w:author="N F" w:date="2023-12-05T03:09:00Z">
              <w:rPr>
                <w:rFonts w:cs="Times New Roman"/>
                <w:lang w:val="en-GB"/>
              </w:rPr>
            </w:rPrChange>
          </w:rPr>
          <w:delInstrText>EGFR</w:delInstrText>
        </w:r>
        <w:r w:rsidR="00426E62" w:rsidRPr="006E6534" w:rsidDel="00532045">
          <w:rPr>
            <w:rFonts w:cs="Times New Roman"/>
            <w:color w:val="000000" w:themeColor="text1"/>
            <w:rPrChange w:id="2490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07" w:author="N F" w:date="2023-12-05T03:09:00Z">
              <w:rPr>
                <w:rFonts w:cs="Times New Roman"/>
                <w:lang w:val="en-GB"/>
              </w:rPr>
            </w:rPrChange>
          </w:rPr>
          <w:delInstrText>mutation</w:delInstrText>
        </w:r>
        <w:r w:rsidR="00426E62" w:rsidRPr="006E6534" w:rsidDel="00532045">
          <w:rPr>
            <w:rFonts w:cs="Times New Roman"/>
            <w:color w:val="000000" w:themeColor="text1"/>
            <w:rPrChange w:id="2490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09" w:author="N F" w:date="2023-12-05T03:09:00Z">
              <w:rPr>
                <w:rFonts w:cs="Times New Roman"/>
                <w:lang w:val="en-GB"/>
              </w:rPr>
            </w:rPrChange>
          </w:rPr>
          <w:delInstrText>Results</w:delInstrText>
        </w:r>
        <w:r w:rsidR="00426E62" w:rsidRPr="006E6534" w:rsidDel="00532045">
          <w:rPr>
            <w:rFonts w:cs="Times New Roman"/>
            <w:color w:val="000000" w:themeColor="text1"/>
            <w:rPrChange w:id="2491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11" w:author="N F" w:date="2023-12-05T03:09:00Z">
              <w:rPr>
                <w:rFonts w:cs="Times New Roman"/>
                <w:lang w:val="en-GB"/>
              </w:rPr>
            </w:rPrChange>
          </w:rPr>
          <w:delInstrText>A</w:delInstrText>
        </w:r>
        <w:r w:rsidR="00426E62" w:rsidRPr="006E6534" w:rsidDel="00532045">
          <w:rPr>
            <w:rFonts w:cs="Times New Roman"/>
            <w:color w:val="000000" w:themeColor="text1"/>
            <w:rPrChange w:id="2491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13" w:author="N F" w:date="2023-12-05T03:09:00Z">
              <w:rPr>
                <w:rFonts w:cs="Times New Roman"/>
                <w:lang w:val="en-GB"/>
              </w:rPr>
            </w:rPrChange>
          </w:rPr>
          <w:delInstrText>total</w:delInstrText>
        </w:r>
        <w:r w:rsidR="00426E62" w:rsidRPr="006E6534" w:rsidDel="00532045">
          <w:rPr>
            <w:rFonts w:cs="Times New Roman"/>
            <w:color w:val="000000" w:themeColor="text1"/>
            <w:rPrChange w:id="2491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15" w:author="N F" w:date="2023-12-05T03:09:00Z">
              <w:rPr>
                <w:rFonts w:cs="Times New Roman"/>
                <w:lang w:val="en-GB"/>
              </w:rPr>
            </w:rPrChange>
          </w:rPr>
          <w:delInstrText>of</w:delInstrText>
        </w:r>
        <w:r w:rsidR="00426E62" w:rsidRPr="006E6534" w:rsidDel="00532045">
          <w:rPr>
            <w:rFonts w:cs="Times New Roman"/>
            <w:color w:val="000000" w:themeColor="text1"/>
            <w:rPrChange w:id="24916" w:author="N F" w:date="2023-12-05T03:09:00Z">
              <w:rPr>
                <w:rFonts w:cs="Times New Roman"/>
              </w:rPr>
            </w:rPrChange>
          </w:rPr>
          <w:delInstrText xml:space="preserve"> 51 </w:delInstrText>
        </w:r>
        <w:r w:rsidR="00426E62" w:rsidRPr="006E6534" w:rsidDel="00532045">
          <w:rPr>
            <w:rFonts w:cs="Times New Roman"/>
            <w:color w:val="000000" w:themeColor="text1"/>
            <w:lang w:val="en-GB"/>
            <w:rPrChange w:id="24917" w:author="N F" w:date="2023-12-05T03:09:00Z">
              <w:rPr>
                <w:rFonts w:cs="Times New Roman"/>
                <w:lang w:val="en-GB"/>
              </w:rPr>
            </w:rPrChange>
          </w:rPr>
          <w:delInstrText>patients</w:delInstrText>
        </w:r>
        <w:r w:rsidR="00426E62" w:rsidRPr="006E6534" w:rsidDel="00532045">
          <w:rPr>
            <w:rFonts w:cs="Times New Roman"/>
            <w:color w:val="000000" w:themeColor="text1"/>
            <w:rPrChange w:id="2491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19" w:author="N F" w:date="2023-12-05T03:09:00Z">
              <w:rPr>
                <w:rFonts w:cs="Times New Roman"/>
                <w:lang w:val="en-GB"/>
              </w:rPr>
            </w:rPrChange>
          </w:rPr>
          <w:delInstrText>were</w:delInstrText>
        </w:r>
        <w:r w:rsidR="00426E62" w:rsidRPr="006E6534" w:rsidDel="00532045">
          <w:rPr>
            <w:rFonts w:cs="Times New Roman"/>
            <w:color w:val="000000" w:themeColor="text1"/>
            <w:rPrChange w:id="2492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21" w:author="N F" w:date="2023-12-05T03:09:00Z">
              <w:rPr>
                <w:rFonts w:cs="Times New Roman"/>
                <w:lang w:val="en-GB"/>
              </w:rPr>
            </w:rPrChange>
          </w:rPr>
          <w:delInstrText>included</w:delInstrText>
        </w:r>
        <w:r w:rsidR="00426E62" w:rsidRPr="006E6534" w:rsidDel="00532045">
          <w:rPr>
            <w:rFonts w:cs="Times New Roman"/>
            <w:color w:val="000000" w:themeColor="text1"/>
            <w:rPrChange w:id="2492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23" w:author="N F" w:date="2023-12-05T03:09:00Z">
              <w:rPr>
                <w:rFonts w:cs="Times New Roman"/>
                <w:lang w:val="en-GB"/>
              </w:rPr>
            </w:rPrChange>
          </w:rPr>
          <w:delInstrText>in</w:delInstrText>
        </w:r>
        <w:r w:rsidR="00426E62" w:rsidRPr="006E6534" w:rsidDel="00532045">
          <w:rPr>
            <w:rFonts w:cs="Times New Roman"/>
            <w:color w:val="000000" w:themeColor="text1"/>
            <w:rPrChange w:id="2492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25" w:author="N F" w:date="2023-12-05T03:09:00Z">
              <w:rPr>
                <w:rFonts w:cs="Times New Roman"/>
                <w:lang w:val="en-GB"/>
              </w:rPr>
            </w:rPrChange>
          </w:rPr>
          <w:delInstrText>this</w:delInstrText>
        </w:r>
        <w:r w:rsidR="00426E62" w:rsidRPr="006E6534" w:rsidDel="00532045">
          <w:rPr>
            <w:rFonts w:cs="Times New Roman"/>
            <w:color w:val="000000" w:themeColor="text1"/>
            <w:rPrChange w:id="2492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27" w:author="N F" w:date="2023-12-05T03:09:00Z">
              <w:rPr>
                <w:rFonts w:cs="Times New Roman"/>
                <w:lang w:val="en-GB"/>
              </w:rPr>
            </w:rPrChange>
          </w:rPr>
          <w:delInstrText>study</w:delInstrText>
        </w:r>
        <w:r w:rsidR="00426E62" w:rsidRPr="006E6534" w:rsidDel="00532045">
          <w:rPr>
            <w:rFonts w:cs="Times New Roman"/>
            <w:color w:val="000000" w:themeColor="text1"/>
            <w:rPrChange w:id="2492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29" w:author="N F" w:date="2023-12-05T03:09:00Z">
              <w:rPr>
                <w:rFonts w:cs="Times New Roman"/>
                <w:lang w:val="en-GB"/>
              </w:rPr>
            </w:rPrChange>
          </w:rPr>
          <w:delInstrText>An</w:delInstrText>
        </w:r>
        <w:r w:rsidR="00426E62" w:rsidRPr="006E6534" w:rsidDel="00532045">
          <w:rPr>
            <w:rFonts w:cs="Times New Roman"/>
            <w:color w:val="000000" w:themeColor="text1"/>
            <w:rPrChange w:id="2493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31" w:author="N F" w:date="2023-12-05T03:09:00Z">
              <w:rPr>
                <w:rFonts w:cs="Times New Roman"/>
                <w:lang w:val="en-GB"/>
              </w:rPr>
            </w:rPrChange>
          </w:rPr>
          <w:delInstrText>objective</w:delInstrText>
        </w:r>
        <w:r w:rsidR="00426E62" w:rsidRPr="006E6534" w:rsidDel="00532045">
          <w:rPr>
            <w:rFonts w:cs="Times New Roman"/>
            <w:color w:val="000000" w:themeColor="text1"/>
            <w:rPrChange w:id="2493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33" w:author="N F" w:date="2023-12-05T03:09:00Z">
              <w:rPr>
                <w:rFonts w:cs="Times New Roman"/>
                <w:lang w:val="en-GB"/>
              </w:rPr>
            </w:rPrChange>
          </w:rPr>
          <w:delInstrText>response</w:delInstrText>
        </w:r>
        <w:r w:rsidR="00426E62" w:rsidRPr="006E6534" w:rsidDel="00532045">
          <w:rPr>
            <w:rFonts w:cs="Times New Roman"/>
            <w:color w:val="000000" w:themeColor="text1"/>
            <w:rPrChange w:id="2493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35" w:author="N F" w:date="2023-12-05T03:09:00Z">
              <w:rPr>
                <w:rFonts w:cs="Times New Roman"/>
                <w:lang w:val="en-GB"/>
              </w:rPr>
            </w:rPrChange>
          </w:rPr>
          <w:delInstrText>was</w:delInstrText>
        </w:r>
        <w:r w:rsidR="00426E62" w:rsidRPr="006E6534" w:rsidDel="00532045">
          <w:rPr>
            <w:rFonts w:cs="Times New Roman"/>
            <w:color w:val="000000" w:themeColor="text1"/>
            <w:rPrChange w:id="2493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37" w:author="N F" w:date="2023-12-05T03:09:00Z">
              <w:rPr>
                <w:rFonts w:cs="Times New Roman"/>
                <w:lang w:val="en-GB"/>
              </w:rPr>
            </w:rPrChange>
          </w:rPr>
          <w:delInstrText>obtained</w:delInstrText>
        </w:r>
        <w:r w:rsidR="00426E62" w:rsidRPr="006E6534" w:rsidDel="00532045">
          <w:rPr>
            <w:rFonts w:cs="Times New Roman"/>
            <w:color w:val="000000" w:themeColor="text1"/>
            <w:rPrChange w:id="2493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39" w:author="N F" w:date="2023-12-05T03:09:00Z">
              <w:rPr>
                <w:rFonts w:cs="Times New Roman"/>
                <w:lang w:val="en-GB"/>
              </w:rPr>
            </w:rPrChange>
          </w:rPr>
          <w:delInstrText>in</w:delInstrText>
        </w:r>
        <w:r w:rsidR="00426E62" w:rsidRPr="006E6534" w:rsidDel="00532045">
          <w:rPr>
            <w:rFonts w:cs="Times New Roman"/>
            <w:color w:val="000000" w:themeColor="text1"/>
            <w:rPrChange w:id="24940" w:author="N F" w:date="2023-12-05T03:09:00Z">
              <w:rPr>
                <w:rFonts w:cs="Times New Roman"/>
              </w:rPr>
            </w:rPrChange>
          </w:rPr>
          <w:delInstrText xml:space="preserve"> 29 </w:delInstrText>
        </w:r>
        <w:r w:rsidR="00426E62" w:rsidRPr="006E6534" w:rsidDel="00532045">
          <w:rPr>
            <w:rFonts w:cs="Times New Roman"/>
            <w:color w:val="000000" w:themeColor="text1"/>
            <w:lang w:val="en-GB"/>
            <w:rPrChange w:id="24941" w:author="N F" w:date="2023-12-05T03:09:00Z">
              <w:rPr>
                <w:rFonts w:cs="Times New Roman"/>
                <w:lang w:val="en-GB"/>
              </w:rPr>
            </w:rPrChange>
          </w:rPr>
          <w:delInstrText>patients</w:delInstrText>
        </w:r>
        <w:r w:rsidR="00426E62" w:rsidRPr="006E6534" w:rsidDel="00532045">
          <w:rPr>
            <w:rFonts w:cs="Times New Roman"/>
            <w:color w:val="000000" w:themeColor="text1"/>
            <w:rPrChange w:id="2494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43" w:author="N F" w:date="2023-12-05T03:09:00Z">
              <w:rPr>
                <w:rFonts w:cs="Times New Roman"/>
                <w:lang w:val="en-GB"/>
              </w:rPr>
            </w:rPrChange>
          </w:rPr>
          <w:delInstrText>indicating</w:delInstrText>
        </w:r>
        <w:r w:rsidR="00426E62" w:rsidRPr="006E6534" w:rsidDel="00532045">
          <w:rPr>
            <w:rFonts w:cs="Times New Roman"/>
            <w:color w:val="000000" w:themeColor="text1"/>
            <w:rPrChange w:id="2494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45" w:author="N F" w:date="2023-12-05T03:09:00Z">
              <w:rPr>
                <w:rFonts w:cs="Times New Roman"/>
                <w:lang w:val="en-GB"/>
              </w:rPr>
            </w:rPrChange>
          </w:rPr>
          <w:delInstrText>an</w:delInstrText>
        </w:r>
        <w:r w:rsidR="00426E62" w:rsidRPr="006E6534" w:rsidDel="00532045">
          <w:rPr>
            <w:rFonts w:cs="Times New Roman"/>
            <w:color w:val="000000" w:themeColor="text1"/>
            <w:rPrChange w:id="2494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47" w:author="N F" w:date="2023-12-05T03:09:00Z">
              <w:rPr>
                <w:rFonts w:cs="Times New Roman"/>
                <w:lang w:val="en-GB"/>
              </w:rPr>
            </w:rPrChange>
          </w:rPr>
          <w:delInstrText>objective</w:delInstrText>
        </w:r>
        <w:r w:rsidR="00426E62" w:rsidRPr="006E6534" w:rsidDel="00532045">
          <w:rPr>
            <w:rFonts w:cs="Times New Roman"/>
            <w:color w:val="000000" w:themeColor="text1"/>
            <w:rPrChange w:id="2494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49" w:author="N F" w:date="2023-12-05T03:09:00Z">
              <w:rPr>
                <w:rFonts w:cs="Times New Roman"/>
                <w:lang w:val="en-GB"/>
              </w:rPr>
            </w:rPrChange>
          </w:rPr>
          <w:delInstrText>response</w:delInstrText>
        </w:r>
        <w:r w:rsidR="00426E62" w:rsidRPr="006E6534" w:rsidDel="00532045">
          <w:rPr>
            <w:rFonts w:cs="Times New Roman"/>
            <w:color w:val="000000" w:themeColor="text1"/>
            <w:rPrChange w:id="2495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51" w:author="N F" w:date="2023-12-05T03:09:00Z">
              <w:rPr>
                <w:rFonts w:cs="Times New Roman"/>
                <w:lang w:val="en-GB"/>
              </w:rPr>
            </w:rPrChange>
          </w:rPr>
          <w:delInstrText>rate</w:delInstrText>
        </w:r>
        <w:r w:rsidR="00426E62" w:rsidRPr="006E6534" w:rsidDel="00532045">
          <w:rPr>
            <w:rFonts w:cs="Times New Roman"/>
            <w:color w:val="000000" w:themeColor="text1"/>
            <w:rPrChange w:id="2495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53" w:author="N F" w:date="2023-12-05T03:09:00Z">
              <w:rPr>
                <w:rFonts w:cs="Times New Roman"/>
                <w:lang w:val="en-GB"/>
              </w:rPr>
            </w:rPrChange>
          </w:rPr>
          <w:delInstrText>of</w:delInstrText>
        </w:r>
        <w:r w:rsidR="00426E62" w:rsidRPr="006E6534" w:rsidDel="00532045">
          <w:rPr>
            <w:rFonts w:cs="Times New Roman"/>
            <w:color w:val="000000" w:themeColor="text1"/>
            <w:rPrChange w:id="24954" w:author="N F" w:date="2023-12-05T03:09:00Z">
              <w:rPr>
                <w:rFonts w:cs="Times New Roman"/>
              </w:rPr>
            </w:rPrChange>
          </w:rPr>
          <w:delInstrText xml:space="preserve"> 58.8%. </w:delInstrText>
        </w:r>
        <w:r w:rsidR="00426E62" w:rsidRPr="006E6534" w:rsidDel="00532045">
          <w:rPr>
            <w:rFonts w:cs="Times New Roman"/>
            <w:color w:val="000000" w:themeColor="text1"/>
            <w:lang w:val="en-GB"/>
            <w:rPrChange w:id="24955" w:author="N F" w:date="2023-12-05T03:09:00Z">
              <w:rPr>
                <w:rFonts w:cs="Times New Roman"/>
                <w:lang w:val="en-GB"/>
              </w:rPr>
            </w:rPrChange>
          </w:rPr>
          <w:delInstrText>The</w:delInstrText>
        </w:r>
        <w:r w:rsidR="00426E62" w:rsidRPr="006E6534" w:rsidDel="00532045">
          <w:rPr>
            <w:rFonts w:cs="Times New Roman"/>
            <w:color w:val="000000" w:themeColor="text1"/>
            <w:rPrChange w:id="2495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57" w:author="N F" w:date="2023-12-05T03:09:00Z">
              <w:rPr>
                <w:rFonts w:cs="Times New Roman"/>
                <w:lang w:val="en-GB"/>
              </w:rPr>
            </w:rPrChange>
          </w:rPr>
          <w:delInstrText>response</w:delInstrText>
        </w:r>
        <w:r w:rsidR="00426E62" w:rsidRPr="006E6534" w:rsidDel="00532045">
          <w:rPr>
            <w:rFonts w:cs="Times New Roman"/>
            <w:color w:val="000000" w:themeColor="text1"/>
            <w:rPrChange w:id="2495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59" w:author="N F" w:date="2023-12-05T03:09:00Z">
              <w:rPr>
                <w:rFonts w:cs="Times New Roman"/>
                <w:lang w:val="en-GB"/>
              </w:rPr>
            </w:rPrChange>
          </w:rPr>
          <w:delInstrText>rate</w:delInstrText>
        </w:r>
        <w:r w:rsidR="00426E62" w:rsidRPr="006E6534" w:rsidDel="00532045">
          <w:rPr>
            <w:rFonts w:cs="Times New Roman"/>
            <w:color w:val="000000" w:themeColor="text1"/>
            <w:rPrChange w:id="2496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61" w:author="N F" w:date="2023-12-05T03:09:00Z">
              <w:rPr>
                <w:rFonts w:cs="Times New Roman"/>
                <w:lang w:val="en-GB"/>
              </w:rPr>
            </w:rPrChange>
          </w:rPr>
          <w:delInstrText>was</w:delInstrText>
        </w:r>
        <w:r w:rsidR="00426E62" w:rsidRPr="006E6534" w:rsidDel="00532045">
          <w:rPr>
            <w:rFonts w:cs="Times New Roman"/>
            <w:color w:val="000000" w:themeColor="text1"/>
            <w:rPrChange w:id="24962" w:author="N F" w:date="2023-12-05T03:09:00Z">
              <w:rPr>
                <w:rFonts w:cs="Times New Roman"/>
              </w:rPr>
            </w:rPrChange>
          </w:rPr>
          <w:delInstrText xml:space="preserve"> 69.7% </w:delInstrText>
        </w:r>
        <w:r w:rsidR="00426E62" w:rsidRPr="006E6534" w:rsidDel="00532045">
          <w:rPr>
            <w:rFonts w:cs="Times New Roman"/>
            <w:color w:val="000000" w:themeColor="text1"/>
            <w:lang w:val="en-GB"/>
            <w:rPrChange w:id="24963" w:author="N F" w:date="2023-12-05T03:09:00Z">
              <w:rPr>
                <w:rFonts w:cs="Times New Roman"/>
                <w:lang w:val="en-GB"/>
              </w:rPr>
            </w:rPrChange>
          </w:rPr>
          <w:delInstrText>in</w:delInstrText>
        </w:r>
        <w:r w:rsidR="00426E62" w:rsidRPr="006E6534" w:rsidDel="00532045">
          <w:rPr>
            <w:rFonts w:cs="Times New Roman"/>
            <w:color w:val="000000" w:themeColor="text1"/>
            <w:rPrChange w:id="2496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65" w:author="N F" w:date="2023-12-05T03:09:00Z">
              <w:rPr>
                <w:rFonts w:cs="Times New Roman"/>
                <w:lang w:val="en-GB"/>
              </w:rPr>
            </w:rPrChange>
          </w:rPr>
          <w:delInstrText>patients</w:delInstrText>
        </w:r>
        <w:r w:rsidR="00426E62" w:rsidRPr="006E6534" w:rsidDel="00532045">
          <w:rPr>
            <w:rFonts w:cs="Times New Roman"/>
            <w:color w:val="000000" w:themeColor="text1"/>
            <w:rPrChange w:id="2496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67" w:author="N F" w:date="2023-12-05T03:09:00Z">
              <w:rPr>
                <w:rFonts w:cs="Times New Roman"/>
                <w:lang w:val="en-GB"/>
              </w:rPr>
            </w:rPrChange>
          </w:rPr>
          <w:delInstrText>with</w:delInstrText>
        </w:r>
        <w:r w:rsidR="00426E62" w:rsidRPr="006E6534" w:rsidDel="00532045">
          <w:rPr>
            <w:rFonts w:cs="Times New Roman"/>
            <w:color w:val="000000" w:themeColor="text1"/>
            <w:rPrChange w:id="2496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69" w:author="N F" w:date="2023-12-05T03:09:00Z">
              <w:rPr>
                <w:rFonts w:cs="Times New Roman"/>
                <w:lang w:val="en-GB"/>
              </w:rPr>
            </w:rPrChange>
          </w:rPr>
          <w:delInstrText>exon</w:delInstrText>
        </w:r>
        <w:r w:rsidR="00426E62" w:rsidRPr="006E6534" w:rsidDel="00532045">
          <w:rPr>
            <w:rFonts w:cs="Times New Roman"/>
            <w:color w:val="000000" w:themeColor="text1"/>
            <w:rPrChange w:id="24970" w:author="N F" w:date="2023-12-05T03:09:00Z">
              <w:rPr>
                <w:rFonts w:cs="Times New Roman"/>
              </w:rPr>
            </w:rPrChange>
          </w:rPr>
          <w:delInstrText xml:space="preserve"> 19 </w:delInstrText>
        </w:r>
        <w:r w:rsidR="00426E62" w:rsidRPr="006E6534" w:rsidDel="00532045">
          <w:rPr>
            <w:rFonts w:cs="Times New Roman"/>
            <w:color w:val="000000" w:themeColor="text1"/>
            <w:lang w:val="en-GB"/>
            <w:rPrChange w:id="24971" w:author="N F" w:date="2023-12-05T03:09:00Z">
              <w:rPr>
                <w:rFonts w:cs="Times New Roman"/>
                <w:lang w:val="en-GB"/>
              </w:rPr>
            </w:rPrChange>
          </w:rPr>
          <w:delInstrText>deletion</w:delInstrText>
        </w:r>
        <w:r w:rsidR="00426E62" w:rsidRPr="006E6534" w:rsidDel="00532045">
          <w:rPr>
            <w:rFonts w:cs="Times New Roman"/>
            <w:color w:val="000000" w:themeColor="text1"/>
            <w:rPrChange w:id="2497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73" w:author="N F" w:date="2023-12-05T03:09:00Z">
              <w:rPr>
                <w:rFonts w:cs="Times New Roman"/>
                <w:lang w:val="en-GB"/>
              </w:rPr>
            </w:rPrChange>
          </w:rPr>
          <w:delInstrText>and</w:delInstrText>
        </w:r>
        <w:r w:rsidR="00426E62" w:rsidRPr="006E6534" w:rsidDel="00532045">
          <w:rPr>
            <w:rFonts w:cs="Times New Roman"/>
            <w:color w:val="000000" w:themeColor="text1"/>
            <w:rPrChange w:id="24974" w:author="N F" w:date="2023-12-05T03:09:00Z">
              <w:rPr>
                <w:rFonts w:cs="Times New Roman"/>
              </w:rPr>
            </w:rPrChange>
          </w:rPr>
          <w:delInstrText xml:space="preserve"> 38.9% </w:delInstrText>
        </w:r>
        <w:r w:rsidR="00426E62" w:rsidRPr="006E6534" w:rsidDel="00532045">
          <w:rPr>
            <w:rFonts w:cs="Times New Roman"/>
            <w:color w:val="000000" w:themeColor="text1"/>
            <w:lang w:val="en-GB"/>
            <w:rPrChange w:id="24975" w:author="N F" w:date="2023-12-05T03:09:00Z">
              <w:rPr>
                <w:rFonts w:cs="Times New Roman"/>
                <w:lang w:val="en-GB"/>
              </w:rPr>
            </w:rPrChange>
          </w:rPr>
          <w:delInstrText>in</w:delInstrText>
        </w:r>
        <w:r w:rsidR="00426E62" w:rsidRPr="006E6534" w:rsidDel="00532045">
          <w:rPr>
            <w:rFonts w:cs="Times New Roman"/>
            <w:color w:val="000000" w:themeColor="text1"/>
            <w:rPrChange w:id="2497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77" w:author="N F" w:date="2023-12-05T03:09:00Z">
              <w:rPr>
                <w:rFonts w:cs="Times New Roman"/>
                <w:lang w:val="en-GB"/>
              </w:rPr>
            </w:rPrChange>
          </w:rPr>
          <w:delInstrText>patients</w:delInstrText>
        </w:r>
        <w:r w:rsidR="00426E62" w:rsidRPr="006E6534" w:rsidDel="00532045">
          <w:rPr>
            <w:rFonts w:cs="Times New Roman"/>
            <w:color w:val="000000" w:themeColor="text1"/>
            <w:rPrChange w:id="2497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79" w:author="N F" w:date="2023-12-05T03:09:00Z">
              <w:rPr>
                <w:rFonts w:cs="Times New Roman"/>
                <w:lang w:val="en-GB"/>
              </w:rPr>
            </w:rPrChange>
          </w:rPr>
          <w:delInstrText>with</w:delInstrText>
        </w:r>
        <w:r w:rsidR="00426E62" w:rsidRPr="006E6534" w:rsidDel="00532045">
          <w:rPr>
            <w:rFonts w:cs="Times New Roman"/>
            <w:color w:val="000000" w:themeColor="text1"/>
            <w:rPrChange w:id="2498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81" w:author="N F" w:date="2023-12-05T03:09:00Z">
              <w:rPr>
                <w:rFonts w:cs="Times New Roman"/>
                <w:lang w:val="en-GB"/>
              </w:rPr>
            </w:rPrChange>
          </w:rPr>
          <w:delInstrText>L</w:delInstrText>
        </w:r>
        <w:r w:rsidR="00426E62" w:rsidRPr="006E6534" w:rsidDel="00532045">
          <w:rPr>
            <w:rFonts w:cs="Times New Roman"/>
            <w:color w:val="000000" w:themeColor="text1"/>
            <w:rPrChange w:id="24982" w:author="N F" w:date="2023-12-05T03:09:00Z">
              <w:rPr>
                <w:rFonts w:cs="Times New Roman"/>
              </w:rPr>
            </w:rPrChange>
          </w:rPr>
          <w:delInstrText>858</w:delInstrText>
        </w:r>
        <w:r w:rsidR="00426E62" w:rsidRPr="006E6534" w:rsidDel="00532045">
          <w:rPr>
            <w:rFonts w:cs="Times New Roman"/>
            <w:color w:val="000000" w:themeColor="text1"/>
            <w:lang w:val="en-GB"/>
            <w:rPrChange w:id="24983" w:author="N F" w:date="2023-12-05T03:09:00Z">
              <w:rPr>
                <w:rFonts w:cs="Times New Roman"/>
                <w:lang w:val="en-GB"/>
              </w:rPr>
            </w:rPrChange>
          </w:rPr>
          <w:delInstrText>R</w:delInstrText>
        </w:r>
        <w:r w:rsidR="00426E62" w:rsidRPr="006E6534" w:rsidDel="00532045">
          <w:rPr>
            <w:rFonts w:cs="Times New Roman"/>
            <w:color w:val="000000" w:themeColor="text1"/>
            <w:rPrChange w:id="2498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85" w:author="N F" w:date="2023-12-05T03:09:00Z">
              <w:rPr>
                <w:rFonts w:cs="Times New Roman"/>
                <w:lang w:val="en-GB"/>
              </w:rPr>
            </w:rPrChange>
          </w:rPr>
          <w:delInstrText>point</w:delInstrText>
        </w:r>
        <w:r w:rsidR="00426E62" w:rsidRPr="006E6534" w:rsidDel="00532045">
          <w:rPr>
            <w:rFonts w:cs="Times New Roman"/>
            <w:color w:val="000000" w:themeColor="text1"/>
            <w:rPrChange w:id="2498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87" w:author="N F" w:date="2023-12-05T03:09:00Z">
              <w:rPr>
                <w:rFonts w:cs="Times New Roman"/>
                <w:lang w:val="en-GB"/>
              </w:rPr>
            </w:rPrChange>
          </w:rPr>
          <w:delInstrText>mutation</w:delInstrText>
        </w:r>
        <w:r w:rsidR="00426E62" w:rsidRPr="006E6534" w:rsidDel="00532045">
          <w:rPr>
            <w:rFonts w:cs="Times New Roman"/>
            <w:color w:val="000000" w:themeColor="text1"/>
            <w:rPrChange w:id="2498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89" w:author="N F" w:date="2023-12-05T03:09:00Z">
              <w:rPr>
                <w:rFonts w:cs="Times New Roman"/>
                <w:lang w:val="en-GB"/>
              </w:rPr>
            </w:rPrChange>
          </w:rPr>
          <w:delInstrText>indicating</w:delInstrText>
        </w:r>
        <w:r w:rsidR="00426E62" w:rsidRPr="006E6534" w:rsidDel="00532045">
          <w:rPr>
            <w:rFonts w:cs="Times New Roman"/>
            <w:color w:val="000000" w:themeColor="text1"/>
            <w:rPrChange w:id="2499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91" w:author="N F" w:date="2023-12-05T03:09:00Z">
              <w:rPr>
                <w:rFonts w:cs="Times New Roman"/>
                <w:lang w:val="en-GB"/>
              </w:rPr>
            </w:rPrChange>
          </w:rPr>
          <w:delInstrText>a</w:delInstrText>
        </w:r>
        <w:r w:rsidR="00426E62" w:rsidRPr="006E6534" w:rsidDel="00532045">
          <w:rPr>
            <w:rFonts w:cs="Times New Roman"/>
            <w:color w:val="000000" w:themeColor="text1"/>
            <w:rPrChange w:id="2499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93" w:author="N F" w:date="2023-12-05T03:09:00Z">
              <w:rPr>
                <w:rFonts w:cs="Times New Roman"/>
                <w:lang w:val="en-GB"/>
              </w:rPr>
            </w:rPrChange>
          </w:rPr>
          <w:delInstrText>statistically</w:delInstrText>
        </w:r>
        <w:r w:rsidR="00426E62" w:rsidRPr="006E6534" w:rsidDel="00532045">
          <w:rPr>
            <w:rFonts w:cs="Times New Roman"/>
            <w:color w:val="000000" w:themeColor="text1"/>
            <w:rPrChange w:id="2499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95" w:author="N F" w:date="2023-12-05T03:09:00Z">
              <w:rPr>
                <w:rFonts w:cs="Times New Roman"/>
                <w:lang w:val="en-GB"/>
              </w:rPr>
            </w:rPrChange>
          </w:rPr>
          <w:delInstrText>significant</w:delInstrText>
        </w:r>
        <w:r w:rsidR="00426E62" w:rsidRPr="006E6534" w:rsidDel="00532045">
          <w:rPr>
            <w:rFonts w:cs="Times New Roman"/>
            <w:color w:val="000000" w:themeColor="text1"/>
            <w:rPrChange w:id="2499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97" w:author="N F" w:date="2023-12-05T03:09:00Z">
              <w:rPr>
                <w:rFonts w:cs="Times New Roman"/>
                <w:lang w:val="en-GB"/>
              </w:rPr>
            </w:rPrChange>
          </w:rPr>
          <w:delInstrText>difference</w:delInstrText>
        </w:r>
        <w:r w:rsidR="00426E62" w:rsidRPr="006E6534" w:rsidDel="00532045">
          <w:rPr>
            <w:rFonts w:cs="Times New Roman"/>
            <w:color w:val="000000" w:themeColor="text1"/>
            <w:rPrChange w:id="2499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4999" w:author="N F" w:date="2023-12-05T03:09:00Z">
              <w:rPr>
                <w:rFonts w:cs="Times New Roman"/>
                <w:lang w:val="en-GB"/>
              </w:rPr>
            </w:rPrChange>
          </w:rPr>
          <w:delInstrText>P</w:delInstrText>
        </w:r>
        <w:r w:rsidR="00426E62" w:rsidRPr="006E6534" w:rsidDel="00532045">
          <w:rPr>
            <w:rFonts w:cs="Times New Roman"/>
            <w:color w:val="000000" w:themeColor="text1"/>
            <w:rPrChange w:id="25000" w:author="N F" w:date="2023-12-05T03:09:00Z">
              <w:rPr>
                <w:rFonts w:cs="Times New Roman"/>
              </w:rPr>
            </w:rPrChange>
          </w:rPr>
          <w:delInstrText xml:space="preserve">=0.033). </w:delInstrText>
        </w:r>
        <w:r w:rsidR="00426E62" w:rsidRPr="006E6534" w:rsidDel="00532045">
          <w:rPr>
            <w:rFonts w:cs="Times New Roman"/>
            <w:color w:val="000000" w:themeColor="text1"/>
            <w:lang w:val="en-GB"/>
            <w:rPrChange w:id="25001" w:author="N F" w:date="2023-12-05T03:09:00Z">
              <w:rPr>
                <w:rFonts w:cs="Times New Roman"/>
                <w:lang w:val="en-GB"/>
              </w:rPr>
            </w:rPrChange>
          </w:rPr>
          <w:delInstrText>The</w:delInstrText>
        </w:r>
        <w:r w:rsidR="00426E62" w:rsidRPr="006E6534" w:rsidDel="00532045">
          <w:rPr>
            <w:rFonts w:cs="Times New Roman"/>
            <w:color w:val="000000" w:themeColor="text1"/>
            <w:rPrChange w:id="2500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03" w:author="N F" w:date="2023-12-05T03:09:00Z">
              <w:rPr>
                <w:rFonts w:cs="Times New Roman"/>
                <w:lang w:val="en-GB"/>
              </w:rPr>
            </w:rPrChange>
          </w:rPr>
          <w:delInstrText>median</w:delInstrText>
        </w:r>
        <w:r w:rsidR="00426E62" w:rsidRPr="006E6534" w:rsidDel="00532045">
          <w:rPr>
            <w:rFonts w:cs="Times New Roman"/>
            <w:color w:val="000000" w:themeColor="text1"/>
            <w:rPrChange w:id="2500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05" w:author="N F" w:date="2023-12-05T03:09:00Z">
              <w:rPr>
                <w:rFonts w:cs="Times New Roman"/>
                <w:lang w:val="en-GB"/>
              </w:rPr>
            </w:rPrChange>
          </w:rPr>
          <w:delInstrText>progression</w:delInstrText>
        </w:r>
        <w:r w:rsidR="00426E62" w:rsidRPr="006E6534" w:rsidDel="00532045">
          <w:rPr>
            <w:rFonts w:cs="Times New Roman"/>
            <w:color w:val="000000" w:themeColor="text1"/>
            <w:rPrChange w:id="25006" w:author="N F" w:date="2023-12-05T03:09:00Z">
              <w:rPr>
                <w:rFonts w:cs="Times New Roman"/>
              </w:rPr>
            </w:rPrChange>
          </w:rPr>
          <w:delInstrText>-</w:delInstrText>
        </w:r>
        <w:r w:rsidR="00426E62" w:rsidRPr="006E6534" w:rsidDel="00532045">
          <w:rPr>
            <w:rFonts w:cs="Times New Roman"/>
            <w:color w:val="000000" w:themeColor="text1"/>
            <w:lang w:val="en-GB"/>
            <w:rPrChange w:id="25007" w:author="N F" w:date="2023-12-05T03:09:00Z">
              <w:rPr>
                <w:rFonts w:cs="Times New Roman"/>
                <w:lang w:val="en-GB"/>
              </w:rPr>
            </w:rPrChange>
          </w:rPr>
          <w:delInstrText>free</w:delInstrText>
        </w:r>
        <w:r w:rsidR="00426E62" w:rsidRPr="006E6534" w:rsidDel="00532045">
          <w:rPr>
            <w:rFonts w:cs="Times New Roman"/>
            <w:color w:val="000000" w:themeColor="text1"/>
            <w:rPrChange w:id="2500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09" w:author="N F" w:date="2023-12-05T03:09:00Z">
              <w:rPr>
                <w:rFonts w:cs="Times New Roman"/>
                <w:lang w:val="en-GB"/>
              </w:rPr>
            </w:rPrChange>
          </w:rPr>
          <w:delInstrText>survival</w:delInstrText>
        </w:r>
        <w:r w:rsidR="00426E62" w:rsidRPr="006E6534" w:rsidDel="00532045">
          <w:rPr>
            <w:rFonts w:cs="Times New Roman"/>
            <w:color w:val="000000" w:themeColor="text1"/>
            <w:rPrChange w:id="2501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11" w:author="N F" w:date="2023-12-05T03:09:00Z">
              <w:rPr>
                <w:rFonts w:cs="Times New Roman"/>
                <w:lang w:val="en-GB"/>
              </w:rPr>
            </w:rPrChange>
          </w:rPr>
          <w:delInstrText>PFS</w:delInstrText>
        </w:r>
        <w:r w:rsidR="00426E62" w:rsidRPr="006E6534" w:rsidDel="00532045">
          <w:rPr>
            <w:rFonts w:cs="Times New Roman"/>
            <w:color w:val="000000" w:themeColor="text1"/>
            <w:rPrChange w:id="2501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13" w:author="N F" w:date="2023-12-05T03:09:00Z">
              <w:rPr>
                <w:rFonts w:cs="Times New Roman"/>
                <w:lang w:val="en-GB"/>
              </w:rPr>
            </w:rPrChange>
          </w:rPr>
          <w:delInstrText>and</w:delInstrText>
        </w:r>
        <w:r w:rsidR="00426E62" w:rsidRPr="006E6534" w:rsidDel="00532045">
          <w:rPr>
            <w:rFonts w:cs="Times New Roman"/>
            <w:color w:val="000000" w:themeColor="text1"/>
            <w:rPrChange w:id="2501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15" w:author="N F" w:date="2023-12-05T03:09:00Z">
              <w:rPr>
                <w:rFonts w:cs="Times New Roman"/>
                <w:lang w:val="en-GB"/>
              </w:rPr>
            </w:rPrChange>
          </w:rPr>
          <w:delInstrText>overall</w:delInstrText>
        </w:r>
        <w:r w:rsidR="00426E62" w:rsidRPr="006E6534" w:rsidDel="00532045">
          <w:rPr>
            <w:rFonts w:cs="Times New Roman"/>
            <w:color w:val="000000" w:themeColor="text1"/>
            <w:rPrChange w:id="2501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17" w:author="N F" w:date="2023-12-05T03:09:00Z">
              <w:rPr>
                <w:rFonts w:cs="Times New Roman"/>
                <w:lang w:val="en-GB"/>
              </w:rPr>
            </w:rPrChange>
          </w:rPr>
          <w:delInstrText>survival</w:delInstrText>
        </w:r>
        <w:r w:rsidR="00426E62" w:rsidRPr="006E6534" w:rsidDel="00532045">
          <w:rPr>
            <w:rFonts w:cs="Times New Roman"/>
            <w:color w:val="000000" w:themeColor="text1"/>
            <w:rPrChange w:id="2501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19" w:author="N F" w:date="2023-12-05T03:09:00Z">
              <w:rPr>
                <w:rFonts w:cs="Times New Roman"/>
                <w:lang w:val="en-GB"/>
              </w:rPr>
            </w:rPrChange>
          </w:rPr>
          <w:delInstrText>OS</w:delInstrText>
        </w:r>
        <w:r w:rsidR="00426E62" w:rsidRPr="006E6534" w:rsidDel="00532045">
          <w:rPr>
            <w:rFonts w:cs="Times New Roman"/>
            <w:color w:val="000000" w:themeColor="text1"/>
            <w:rPrChange w:id="2502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21" w:author="N F" w:date="2023-12-05T03:09:00Z">
              <w:rPr>
                <w:rFonts w:cs="Times New Roman"/>
                <w:lang w:val="en-GB"/>
              </w:rPr>
            </w:rPrChange>
          </w:rPr>
          <w:delInstrText>of</w:delInstrText>
        </w:r>
        <w:r w:rsidR="00426E62" w:rsidRPr="006E6534" w:rsidDel="00532045">
          <w:rPr>
            <w:rFonts w:cs="Times New Roman"/>
            <w:color w:val="000000" w:themeColor="text1"/>
            <w:rPrChange w:id="2502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23" w:author="N F" w:date="2023-12-05T03:09:00Z">
              <w:rPr>
                <w:rFonts w:cs="Times New Roman"/>
                <w:lang w:val="en-GB"/>
              </w:rPr>
            </w:rPrChange>
          </w:rPr>
          <w:delInstrText>the</w:delInstrText>
        </w:r>
        <w:r w:rsidR="00426E62" w:rsidRPr="006E6534" w:rsidDel="00532045">
          <w:rPr>
            <w:rFonts w:cs="Times New Roman"/>
            <w:color w:val="000000" w:themeColor="text1"/>
            <w:rPrChange w:id="2502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25" w:author="N F" w:date="2023-12-05T03:09:00Z">
              <w:rPr>
                <w:rFonts w:cs="Times New Roman"/>
                <w:lang w:val="en-GB"/>
              </w:rPr>
            </w:rPrChange>
          </w:rPr>
          <w:delInstrText>entire</w:delInstrText>
        </w:r>
        <w:r w:rsidR="00426E62" w:rsidRPr="006E6534" w:rsidDel="00532045">
          <w:rPr>
            <w:rFonts w:cs="Times New Roman"/>
            <w:color w:val="000000" w:themeColor="text1"/>
            <w:rPrChange w:id="2502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27" w:author="N F" w:date="2023-12-05T03:09:00Z">
              <w:rPr>
                <w:rFonts w:cs="Times New Roman"/>
                <w:lang w:val="en-GB"/>
              </w:rPr>
            </w:rPrChange>
          </w:rPr>
          <w:delInstrText>patient</w:delInstrText>
        </w:r>
        <w:r w:rsidR="00426E62" w:rsidRPr="006E6534" w:rsidDel="00532045">
          <w:rPr>
            <w:rFonts w:cs="Times New Roman"/>
            <w:color w:val="000000" w:themeColor="text1"/>
            <w:rPrChange w:id="2502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29" w:author="N F" w:date="2023-12-05T03:09:00Z">
              <w:rPr>
                <w:rFonts w:cs="Times New Roman"/>
                <w:lang w:val="en-GB"/>
              </w:rPr>
            </w:rPrChange>
          </w:rPr>
          <w:delInstrText>population</w:delInstrText>
        </w:r>
        <w:r w:rsidR="00426E62" w:rsidRPr="006E6534" w:rsidDel="00532045">
          <w:rPr>
            <w:rFonts w:cs="Times New Roman"/>
            <w:color w:val="000000" w:themeColor="text1"/>
            <w:rPrChange w:id="2503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31" w:author="N F" w:date="2023-12-05T03:09:00Z">
              <w:rPr>
                <w:rFonts w:cs="Times New Roman"/>
                <w:lang w:val="en-GB"/>
              </w:rPr>
            </w:rPrChange>
          </w:rPr>
          <w:delInstrText>were</w:delInstrText>
        </w:r>
        <w:r w:rsidR="00426E62" w:rsidRPr="006E6534" w:rsidDel="00532045">
          <w:rPr>
            <w:rFonts w:cs="Times New Roman"/>
            <w:color w:val="000000" w:themeColor="text1"/>
            <w:rPrChange w:id="25032" w:author="N F" w:date="2023-12-05T03:09:00Z">
              <w:rPr>
                <w:rFonts w:cs="Times New Roman"/>
              </w:rPr>
            </w:rPrChange>
          </w:rPr>
          <w:delInstrText xml:space="preserve"> 7.8 </w:delInstrText>
        </w:r>
        <w:r w:rsidR="00426E62" w:rsidRPr="006E6534" w:rsidDel="00532045">
          <w:rPr>
            <w:rFonts w:cs="Times New Roman"/>
            <w:color w:val="000000" w:themeColor="text1"/>
            <w:lang w:val="en-GB"/>
            <w:rPrChange w:id="25033" w:author="N F" w:date="2023-12-05T03:09:00Z">
              <w:rPr>
                <w:rFonts w:cs="Times New Roman"/>
                <w:lang w:val="en-GB"/>
              </w:rPr>
            </w:rPrChange>
          </w:rPr>
          <w:delInstrText>and</w:delInstrText>
        </w:r>
        <w:r w:rsidR="00426E62" w:rsidRPr="006E6534" w:rsidDel="00532045">
          <w:rPr>
            <w:rFonts w:cs="Times New Roman"/>
            <w:color w:val="000000" w:themeColor="text1"/>
            <w:rPrChange w:id="25034" w:author="N F" w:date="2023-12-05T03:09:00Z">
              <w:rPr>
                <w:rFonts w:cs="Times New Roman"/>
              </w:rPr>
            </w:rPrChange>
          </w:rPr>
          <w:delInstrText xml:space="preserve"> 15.5 </w:delInstrText>
        </w:r>
        <w:r w:rsidR="00426E62" w:rsidRPr="006E6534" w:rsidDel="00532045">
          <w:rPr>
            <w:rFonts w:cs="Times New Roman"/>
            <w:color w:val="000000" w:themeColor="text1"/>
            <w:lang w:val="en-GB"/>
            <w:rPrChange w:id="25035" w:author="N F" w:date="2023-12-05T03:09:00Z">
              <w:rPr>
                <w:rFonts w:cs="Times New Roman"/>
                <w:lang w:val="en-GB"/>
              </w:rPr>
            </w:rPrChange>
          </w:rPr>
          <w:delInstrText>months</w:delInstrText>
        </w:r>
        <w:r w:rsidR="00426E62" w:rsidRPr="006E6534" w:rsidDel="00532045">
          <w:rPr>
            <w:rFonts w:cs="Times New Roman"/>
            <w:color w:val="000000" w:themeColor="text1"/>
            <w:rPrChange w:id="2503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37" w:author="N F" w:date="2023-12-05T03:09:00Z">
              <w:rPr>
                <w:rFonts w:cs="Times New Roman"/>
                <w:lang w:val="en-GB"/>
              </w:rPr>
            </w:rPrChange>
          </w:rPr>
          <w:delInstrText>respectively</w:delInstrText>
        </w:r>
        <w:r w:rsidR="00426E62" w:rsidRPr="006E6534" w:rsidDel="00532045">
          <w:rPr>
            <w:rFonts w:cs="Times New Roman"/>
            <w:color w:val="000000" w:themeColor="text1"/>
            <w:rPrChange w:id="2503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39" w:author="N F" w:date="2023-12-05T03:09:00Z">
              <w:rPr>
                <w:rFonts w:cs="Times New Roman"/>
                <w:lang w:val="en-GB"/>
              </w:rPr>
            </w:rPrChange>
          </w:rPr>
          <w:delInstrText>The</w:delInstrText>
        </w:r>
        <w:r w:rsidR="00426E62" w:rsidRPr="006E6534" w:rsidDel="00532045">
          <w:rPr>
            <w:rFonts w:cs="Times New Roman"/>
            <w:color w:val="000000" w:themeColor="text1"/>
            <w:rPrChange w:id="2504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41" w:author="N F" w:date="2023-12-05T03:09:00Z">
              <w:rPr>
                <w:rFonts w:cs="Times New Roman"/>
                <w:lang w:val="en-GB"/>
              </w:rPr>
            </w:rPrChange>
          </w:rPr>
          <w:delInstrText>median</w:delInstrText>
        </w:r>
        <w:r w:rsidR="00426E62" w:rsidRPr="006E6534" w:rsidDel="00532045">
          <w:rPr>
            <w:rFonts w:cs="Times New Roman"/>
            <w:color w:val="000000" w:themeColor="text1"/>
            <w:rPrChange w:id="2504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43" w:author="N F" w:date="2023-12-05T03:09:00Z">
              <w:rPr>
                <w:rFonts w:cs="Times New Roman"/>
                <w:lang w:val="en-GB"/>
              </w:rPr>
            </w:rPrChange>
          </w:rPr>
          <w:delInstrText>PFS</w:delInstrText>
        </w:r>
        <w:r w:rsidR="00426E62" w:rsidRPr="006E6534" w:rsidDel="00532045">
          <w:rPr>
            <w:rFonts w:cs="Times New Roman"/>
            <w:color w:val="000000" w:themeColor="text1"/>
            <w:rPrChange w:id="2504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45" w:author="N F" w:date="2023-12-05T03:09:00Z">
              <w:rPr>
                <w:rFonts w:cs="Times New Roman"/>
                <w:lang w:val="en-GB"/>
              </w:rPr>
            </w:rPrChange>
          </w:rPr>
          <w:delInstrText>in</w:delInstrText>
        </w:r>
        <w:r w:rsidR="00426E62" w:rsidRPr="006E6534" w:rsidDel="00532045">
          <w:rPr>
            <w:rFonts w:cs="Times New Roman"/>
            <w:color w:val="000000" w:themeColor="text1"/>
            <w:rPrChange w:id="2504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47" w:author="N F" w:date="2023-12-05T03:09:00Z">
              <w:rPr>
                <w:rFonts w:cs="Times New Roman"/>
                <w:lang w:val="en-GB"/>
              </w:rPr>
            </w:rPrChange>
          </w:rPr>
          <w:delInstrText>the</w:delInstrText>
        </w:r>
        <w:r w:rsidR="00426E62" w:rsidRPr="006E6534" w:rsidDel="00532045">
          <w:rPr>
            <w:rFonts w:cs="Times New Roman"/>
            <w:color w:val="000000" w:themeColor="text1"/>
            <w:rPrChange w:id="2504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49" w:author="N F" w:date="2023-12-05T03:09:00Z">
              <w:rPr>
                <w:rFonts w:cs="Times New Roman"/>
                <w:lang w:val="en-GB"/>
              </w:rPr>
            </w:rPrChange>
          </w:rPr>
          <w:delInstrText>exon</w:delInstrText>
        </w:r>
        <w:r w:rsidR="00426E62" w:rsidRPr="006E6534" w:rsidDel="00532045">
          <w:rPr>
            <w:rFonts w:cs="Times New Roman"/>
            <w:color w:val="000000" w:themeColor="text1"/>
            <w:rPrChange w:id="25050" w:author="N F" w:date="2023-12-05T03:09:00Z">
              <w:rPr>
                <w:rFonts w:cs="Times New Roman"/>
              </w:rPr>
            </w:rPrChange>
          </w:rPr>
          <w:delInstrText xml:space="preserve"> 19 </w:delInstrText>
        </w:r>
        <w:r w:rsidR="00426E62" w:rsidRPr="006E6534" w:rsidDel="00532045">
          <w:rPr>
            <w:rFonts w:cs="Times New Roman"/>
            <w:color w:val="000000" w:themeColor="text1"/>
            <w:lang w:val="en-GB"/>
            <w:rPrChange w:id="25051" w:author="N F" w:date="2023-12-05T03:09:00Z">
              <w:rPr>
                <w:rFonts w:cs="Times New Roman"/>
                <w:lang w:val="en-GB"/>
              </w:rPr>
            </w:rPrChange>
          </w:rPr>
          <w:delInstrText>deletion</w:delInstrText>
        </w:r>
        <w:r w:rsidR="00426E62" w:rsidRPr="006E6534" w:rsidDel="00532045">
          <w:rPr>
            <w:rFonts w:cs="Times New Roman"/>
            <w:color w:val="000000" w:themeColor="text1"/>
            <w:rPrChange w:id="2505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53" w:author="N F" w:date="2023-12-05T03:09:00Z">
              <w:rPr>
                <w:rFonts w:cs="Times New Roman"/>
                <w:lang w:val="en-GB"/>
              </w:rPr>
            </w:rPrChange>
          </w:rPr>
          <w:delInstrText>and</w:delInstrText>
        </w:r>
        <w:r w:rsidR="00426E62" w:rsidRPr="006E6534" w:rsidDel="00532045">
          <w:rPr>
            <w:rFonts w:cs="Times New Roman"/>
            <w:color w:val="000000" w:themeColor="text1"/>
            <w:rPrChange w:id="2505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55" w:author="N F" w:date="2023-12-05T03:09:00Z">
              <w:rPr>
                <w:rFonts w:cs="Times New Roman"/>
                <w:lang w:val="en-GB"/>
              </w:rPr>
            </w:rPrChange>
          </w:rPr>
          <w:delInstrText>L</w:delInstrText>
        </w:r>
        <w:r w:rsidR="00426E62" w:rsidRPr="006E6534" w:rsidDel="00532045">
          <w:rPr>
            <w:rFonts w:cs="Times New Roman"/>
            <w:color w:val="000000" w:themeColor="text1"/>
            <w:rPrChange w:id="25056" w:author="N F" w:date="2023-12-05T03:09:00Z">
              <w:rPr>
                <w:rFonts w:cs="Times New Roman"/>
              </w:rPr>
            </w:rPrChange>
          </w:rPr>
          <w:delInstrText>858</w:delInstrText>
        </w:r>
        <w:r w:rsidR="00426E62" w:rsidRPr="006E6534" w:rsidDel="00532045">
          <w:rPr>
            <w:rFonts w:cs="Times New Roman"/>
            <w:color w:val="000000" w:themeColor="text1"/>
            <w:lang w:val="en-GB"/>
            <w:rPrChange w:id="25057" w:author="N F" w:date="2023-12-05T03:09:00Z">
              <w:rPr>
                <w:rFonts w:cs="Times New Roman"/>
                <w:lang w:val="en-GB"/>
              </w:rPr>
            </w:rPrChange>
          </w:rPr>
          <w:delInstrText>R</w:delInstrText>
        </w:r>
        <w:r w:rsidR="00426E62" w:rsidRPr="006E6534" w:rsidDel="00532045">
          <w:rPr>
            <w:rFonts w:cs="Times New Roman"/>
            <w:color w:val="000000" w:themeColor="text1"/>
            <w:rPrChange w:id="2505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59" w:author="N F" w:date="2023-12-05T03:09:00Z">
              <w:rPr>
                <w:rFonts w:cs="Times New Roman"/>
                <w:lang w:val="en-GB"/>
              </w:rPr>
            </w:rPrChange>
          </w:rPr>
          <w:delInstrText>point</w:delInstrText>
        </w:r>
        <w:r w:rsidR="00426E62" w:rsidRPr="006E6534" w:rsidDel="00532045">
          <w:rPr>
            <w:rFonts w:cs="Times New Roman"/>
            <w:color w:val="000000" w:themeColor="text1"/>
            <w:rPrChange w:id="2506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61" w:author="N F" w:date="2023-12-05T03:09:00Z">
              <w:rPr>
                <w:rFonts w:cs="Times New Roman"/>
                <w:lang w:val="en-GB"/>
              </w:rPr>
            </w:rPrChange>
          </w:rPr>
          <w:delInstrText>mutation</w:delInstrText>
        </w:r>
        <w:r w:rsidR="00426E62" w:rsidRPr="006E6534" w:rsidDel="00532045">
          <w:rPr>
            <w:rFonts w:cs="Times New Roman"/>
            <w:color w:val="000000" w:themeColor="text1"/>
            <w:rPrChange w:id="2506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63" w:author="N F" w:date="2023-12-05T03:09:00Z">
              <w:rPr>
                <w:rFonts w:cs="Times New Roman"/>
                <w:lang w:val="en-GB"/>
              </w:rPr>
            </w:rPrChange>
          </w:rPr>
          <w:delInstrText>groups</w:delInstrText>
        </w:r>
        <w:r w:rsidR="00426E62" w:rsidRPr="006E6534" w:rsidDel="00532045">
          <w:rPr>
            <w:rFonts w:cs="Times New Roman"/>
            <w:color w:val="000000" w:themeColor="text1"/>
            <w:rPrChange w:id="2506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65" w:author="N F" w:date="2023-12-05T03:09:00Z">
              <w:rPr>
                <w:rFonts w:cs="Times New Roman"/>
                <w:lang w:val="en-GB"/>
              </w:rPr>
            </w:rPrChange>
          </w:rPr>
          <w:delInstrText>was</w:delInstrText>
        </w:r>
        <w:r w:rsidR="00426E62" w:rsidRPr="006E6534" w:rsidDel="00532045">
          <w:rPr>
            <w:rFonts w:cs="Times New Roman"/>
            <w:color w:val="000000" w:themeColor="text1"/>
            <w:rPrChange w:id="25066" w:author="N F" w:date="2023-12-05T03:09:00Z">
              <w:rPr>
                <w:rFonts w:cs="Times New Roman"/>
              </w:rPr>
            </w:rPrChange>
          </w:rPr>
          <w:delInstrText xml:space="preserve"> 8.0 </w:delInstrText>
        </w:r>
        <w:r w:rsidR="00426E62" w:rsidRPr="006E6534" w:rsidDel="00532045">
          <w:rPr>
            <w:rFonts w:cs="Times New Roman"/>
            <w:color w:val="000000" w:themeColor="text1"/>
            <w:lang w:val="en-GB"/>
            <w:rPrChange w:id="25067" w:author="N F" w:date="2023-12-05T03:09:00Z">
              <w:rPr>
                <w:rFonts w:cs="Times New Roman"/>
                <w:lang w:val="en-GB"/>
              </w:rPr>
            </w:rPrChange>
          </w:rPr>
          <w:delInstrText>months</w:delInstrText>
        </w:r>
        <w:r w:rsidR="00426E62" w:rsidRPr="006E6534" w:rsidDel="00532045">
          <w:rPr>
            <w:rFonts w:cs="Times New Roman"/>
            <w:color w:val="000000" w:themeColor="text1"/>
            <w:rPrChange w:id="2506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69" w:author="N F" w:date="2023-12-05T03:09:00Z">
              <w:rPr>
                <w:rFonts w:cs="Times New Roman"/>
                <w:lang w:val="en-GB"/>
              </w:rPr>
            </w:rPrChange>
          </w:rPr>
          <w:delInstrText>and</w:delInstrText>
        </w:r>
        <w:r w:rsidR="00426E62" w:rsidRPr="006E6534" w:rsidDel="00532045">
          <w:rPr>
            <w:rFonts w:cs="Times New Roman"/>
            <w:color w:val="000000" w:themeColor="text1"/>
            <w:rPrChange w:id="25070" w:author="N F" w:date="2023-12-05T03:09:00Z">
              <w:rPr>
                <w:rFonts w:cs="Times New Roman"/>
              </w:rPr>
            </w:rPrChange>
          </w:rPr>
          <w:delInstrText xml:space="preserve"> 5.2 </w:delInstrText>
        </w:r>
        <w:r w:rsidR="00426E62" w:rsidRPr="006E6534" w:rsidDel="00532045">
          <w:rPr>
            <w:rFonts w:cs="Times New Roman"/>
            <w:color w:val="000000" w:themeColor="text1"/>
            <w:lang w:val="en-GB"/>
            <w:rPrChange w:id="25071" w:author="N F" w:date="2023-12-05T03:09:00Z">
              <w:rPr>
                <w:rFonts w:cs="Times New Roman"/>
                <w:lang w:val="en-GB"/>
              </w:rPr>
            </w:rPrChange>
          </w:rPr>
          <w:delInstrText>months</w:delInstrText>
        </w:r>
        <w:r w:rsidR="00426E62" w:rsidRPr="006E6534" w:rsidDel="00532045">
          <w:rPr>
            <w:rFonts w:cs="Times New Roman"/>
            <w:color w:val="000000" w:themeColor="text1"/>
            <w:rPrChange w:id="2507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73" w:author="N F" w:date="2023-12-05T03:09:00Z">
              <w:rPr>
                <w:rFonts w:cs="Times New Roman"/>
                <w:lang w:val="en-GB"/>
              </w:rPr>
            </w:rPrChange>
          </w:rPr>
          <w:delInstrText>respectively</w:delInstrText>
        </w:r>
        <w:r w:rsidR="00426E62" w:rsidRPr="006E6534" w:rsidDel="00532045">
          <w:rPr>
            <w:rFonts w:cs="Times New Roman"/>
            <w:color w:val="000000" w:themeColor="text1"/>
            <w:rPrChange w:id="2507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75" w:author="N F" w:date="2023-12-05T03:09:00Z">
              <w:rPr>
                <w:rFonts w:cs="Times New Roman"/>
                <w:lang w:val="en-GB"/>
              </w:rPr>
            </w:rPrChange>
          </w:rPr>
          <w:delInstrText>indicating</w:delInstrText>
        </w:r>
        <w:r w:rsidR="00426E62" w:rsidRPr="006E6534" w:rsidDel="00532045">
          <w:rPr>
            <w:rFonts w:cs="Times New Roman"/>
            <w:color w:val="000000" w:themeColor="text1"/>
            <w:rPrChange w:id="2507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77" w:author="N F" w:date="2023-12-05T03:09:00Z">
              <w:rPr>
                <w:rFonts w:cs="Times New Roman"/>
                <w:lang w:val="en-GB"/>
              </w:rPr>
            </w:rPrChange>
          </w:rPr>
          <w:delInstrText>a</w:delInstrText>
        </w:r>
        <w:r w:rsidR="00426E62" w:rsidRPr="006E6534" w:rsidDel="00532045">
          <w:rPr>
            <w:rFonts w:cs="Times New Roman"/>
            <w:color w:val="000000" w:themeColor="text1"/>
            <w:rPrChange w:id="2507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79" w:author="N F" w:date="2023-12-05T03:09:00Z">
              <w:rPr>
                <w:rFonts w:cs="Times New Roman"/>
                <w:lang w:val="en-GB"/>
              </w:rPr>
            </w:rPrChange>
          </w:rPr>
          <w:delInstrText>statistically</w:delInstrText>
        </w:r>
        <w:r w:rsidR="00426E62" w:rsidRPr="006E6534" w:rsidDel="00532045">
          <w:rPr>
            <w:rFonts w:cs="Times New Roman"/>
            <w:color w:val="000000" w:themeColor="text1"/>
            <w:rPrChange w:id="2508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81" w:author="N F" w:date="2023-12-05T03:09:00Z">
              <w:rPr>
                <w:rFonts w:cs="Times New Roman"/>
                <w:lang w:val="en-GB"/>
              </w:rPr>
            </w:rPrChange>
          </w:rPr>
          <w:delInstrText>significant</w:delInstrText>
        </w:r>
        <w:r w:rsidR="00426E62" w:rsidRPr="006E6534" w:rsidDel="00532045">
          <w:rPr>
            <w:rFonts w:cs="Times New Roman"/>
            <w:color w:val="000000" w:themeColor="text1"/>
            <w:rPrChange w:id="2508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83" w:author="N F" w:date="2023-12-05T03:09:00Z">
              <w:rPr>
                <w:rFonts w:cs="Times New Roman"/>
                <w:lang w:val="en-GB"/>
              </w:rPr>
            </w:rPrChange>
          </w:rPr>
          <w:delInstrText>difference</w:delInstrText>
        </w:r>
        <w:r w:rsidR="00426E62" w:rsidRPr="006E6534" w:rsidDel="00532045">
          <w:rPr>
            <w:rFonts w:cs="Times New Roman"/>
            <w:color w:val="000000" w:themeColor="text1"/>
            <w:rPrChange w:id="2508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85" w:author="N F" w:date="2023-12-05T03:09:00Z">
              <w:rPr>
                <w:rFonts w:cs="Times New Roman"/>
                <w:lang w:val="en-GB"/>
              </w:rPr>
            </w:rPrChange>
          </w:rPr>
          <w:delInstrText>P</w:delInstrText>
        </w:r>
        <w:r w:rsidR="00426E62" w:rsidRPr="006E6534" w:rsidDel="00532045">
          <w:rPr>
            <w:rFonts w:cs="Times New Roman"/>
            <w:color w:val="000000" w:themeColor="text1"/>
            <w:rPrChange w:id="25086" w:author="N F" w:date="2023-12-05T03:09:00Z">
              <w:rPr>
                <w:rFonts w:cs="Times New Roman"/>
              </w:rPr>
            </w:rPrChange>
          </w:rPr>
          <w:delInstrText xml:space="preserve">=0.045). </w:delInstrText>
        </w:r>
        <w:r w:rsidR="00426E62" w:rsidRPr="006E6534" w:rsidDel="00532045">
          <w:rPr>
            <w:rFonts w:cs="Times New Roman"/>
            <w:color w:val="000000" w:themeColor="text1"/>
            <w:lang w:val="en-GB"/>
            <w:rPrChange w:id="25087" w:author="N F" w:date="2023-12-05T03:09:00Z">
              <w:rPr>
                <w:rFonts w:cs="Times New Roman"/>
                <w:lang w:val="en-GB"/>
              </w:rPr>
            </w:rPrChange>
          </w:rPr>
          <w:delInstrText>Median</w:delInstrText>
        </w:r>
        <w:r w:rsidR="00426E62" w:rsidRPr="006E6534" w:rsidDel="00532045">
          <w:rPr>
            <w:rFonts w:cs="Times New Roman"/>
            <w:color w:val="000000" w:themeColor="text1"/>
            <w:rPrChange w:id="2508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89" w:author="N F" w:date="2023-12-05T03:09:00Z">
              <w:rPr>
                <w:rFonts w:cs="Times New Roman"/>
                <w:lang w:val="en-GB"/>
              </w:rPr>
            </w:rPrChange>
          </w:rPr>
          <w:delInstrText>OS</w:delInstrText>
        </w:r>
        <w:r w:rsidR="00426E62" w:rsidRPr="006E6534" w:rsidDel="00532045">
          <w:rPr>
            <w:rFonts w:cs="Times New Roman"/>
            <w:color w:val="000000" w:themeColor="text1"/>
            <w:rPrChange w:id="2509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91" w:author="N F" w:date="2023-12-05T03:09:00Z">
              <w:rPr>
                <w:rFonts w:cs="Times New Roman"/>
                <w:lang w:val="en-GB"/>
              </w:rPr>
            </w:rPrChange>
          </w:rPr>
          <w:delInstrText>in</w:delInstrText>
        </w:r>
        <w:r w:rsidR="00426E62" w:rsidRPr="006E6534" w:rsidDel="00532045">
          <w:rPr>
            <w:rFonts w:cs="Times New Roman"/>
            <w:color w:val="000000" w:themeColor="text1"/>
            <w:rPrChange w:id="2509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93" w:author="N F" w:date="2023-12-05T03:09:00Z">
              <w:rPr>
                <w:rFonts w:cs="Times New Roman"/>
                <w:lang w:val="en-GB"/>
              </w:rPr>
            </w:rPrChange>
          </w:rPr>
          <w:delInstrText>the</w:delInstrText>
        </w:r>
        <w:r w:rsidR="00426E62" w:rsidRPr="006E6534" w:rsidDel="00532045">
          <w:rPr>
            <w:rFonts w:cs="Times New Roman"/>
            <w:color w:val="000000" w:themeColor="text1"/>
            <w:rPrChange w:id="2509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95" w:author="N F" w:date="2023-12-05T03:09:00Z">
              <w:rPr>
                <w:rFonts w:cs="Times New Roman"/>
                <w:lang w:val="en-GB"/>
              </w:rPr>
            </w:rPrChange>
          </w:rPr>
          <w:delInstrText>exon</w:delInstrText>
        </w:r>
        <w:r w:rsidR="00426E62" w:rsidRPr="006E6534" w:rsidDel="00532045">
          <w:rPr>
            <w:rFonts w:cs="Times New Roman"/>
            <w:color w:val="000000" w:themeColor="text1"/>
            <w:rPrChange w:id="25096" w:author="N F" w:date="2023-12-05T03:09:00Z">
              <w:rPr>
                <w:rFonts w:cs="Times New Roman"/>
              </w:rPr>
            </w:rPrChange>
          </w:rPr>
          <w:delInstrText xml:space="preserve"> 19 </w:delInstrText>
        </w:r>
        <w:r w:rsidR="00426E62" w:rsidRPr="006E6534" w:rsidDel="00532045">
          <w:rPr>
            <w:rFonts w:cs="Times New Roman"/>
            <w:color w:val="000000" w:themeColor="text1"/>
            <w:lang w:val="en-GB"/>
            <w:rPrChange w:id="25097" w:author="N F" w:date="2023-12-05T03:09:00Z">
              <w:rPr>
                <w:rFonts w:cs="Times New Roman"/>
                <w:lang w:val="en-GB"/>
              </w:rPr>
            </w:rPrChange>
          </w:rPr>
          <w:delInstrText>deletion</w:delInstrText>
        </w:r>
        <w:r w:rsidR="00426E62" w:rsidRPr="006E6534" w:rsidDel="00532045">
          <w:rPr>
            <w:rFonts w:cs="Times New Roman"/>
            <w:color w:val="000000" w:themeColor="text1"/>
            <w:rPrChange w:id="2509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099" w:author="N F" w:date="2023-12-05T03:09:00Z">
              <w:rPr>
                <w:rFonts w:cs="Times New Roman"/>
                <w:lang w:val="en-GB"/>
              </w:rPr>
            </w:rPrChange>
          </w:rPr>
          <w:delInstrText>and</w:delInstrText>
        </w:r>
        <w:r w:rsidR="00426E62" w:rsidRPr="006E6534" w:rsidDel="00532045">
          <w:rPr>
            <w:rFonts w:cs="Times New Roman"/>
            <w:color w:val="000000" w:themeColor="text1"/>
            <w:rPrChange w:id="2510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01" w:author="N F" w:date="2023-12-05T03:09:00Z">
              <w:rPr>
                <w:rFonts w:cs="Times New Roman"/>
                <w:lang w:val="en-GB"/>
              </w:rPr>
            </w:rPrChange>
          </w:rPr>
          <w:delInstrText>L</w:delInstrText>
        </w:r>
        <w:r w:rsidR="00426E62" w:rsidRPr="006E6534" w:rsidDel="00532045">
          <w:rPr>
            <w:rFonts w:cs="Times New Roman"/>
            <w:color w:val="000000" w:themeColor="text1"/>
            <w:rPrChange w:id="25102" w:author="N F" w:date="2023-12-05T03:09:00Z">
              <w:rPr>
                <w:rFonts w:cs="Times New Roman"/>
              </w:rPr>
            </w:rPrChange>
          </w:rPr>
          <w:delInstrText>858</w:delInstrText>
        </w:r>
        <w:r w:rsidR="00426E62" w:rsidRPr="006E6534" w:rsidDel="00532045">
          <w:rPr>
            <w:rFonts w:cs="Times New Roman"/>
            <w:color w:val="000000" w:themeColor="text1"/>
            <w:lang w:val="en-GB"/>
            <w:rPrChange w:id="25103" w:author="N F" w:date="2023-12-05T03:09:00Z">
              <w:rPr>
                <w:rFonts w:cs="Times New Roman"/>
                <w:lang w:val="en-GB"/>
              </w:rPr>
            </w:rPrChange>
          </w:rPr>
          <w:delInstrText>R</w:delInstrText>
        </w:r>
        <w:r w:rsidR="00426E62" w:rsidRPr="006E6534" w:rsidDel="00532045">
          <w:rPr>
            <w:rFonts w:cs="Times New Roman"/>
            <w:color w:val="000000" w:themeColor="text1"/>
            <w:rPrChange w:id="2510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05" w:author="N F" w:date="2023-12-05T03:09:00Z">
              <w:rPr>
                <w:rFonts w:cs="Times New Roman"/>
                <w:lang w:val="en-GB"/>
              </w:rPr>
            </w:rPrChange>
          </w:rPr>
          <w:delInstrText>point</w:delInstrText>
        </w:r>
        <w:r w:rsidR="00426E62" w:rsidRPr="006E6534" w:rsidDel="00532045">
          <w:rPr>
            <w:rFonts w:cs="Times New Roman"/>
            <w:color w:val="000000" w:themeColor="text1"/>
            <w:rPrChange w:id="2510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07" w:author="N F" w:date="2023-12-05T03:09:00Z">
              <w:rPr>
                <w:rFonts w:cs="Times New Roman"/>
                <w:lang w:val="en-GB"/>
              </w:rPr>
            </w:rPrChange>
          </w:rPr>
          <w:delInstrText>mutation</w:delInstrText>
        </w:r>
        <w:r w:rsidR="00426E62" w:rsidRPr="006E6534" w:rsidDel="00532045">
          <w:rPr>
            <w:rFonts w:cs="Times New Roman"/>
            <w:color w:val="000000" w:themeColor="text1"/>
            <w:rPrChange w:id="2510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09" w:author="N F" w:date="2023-12-05T03:09:00Z">
              <w:rPr>
                <w:rFonts w:cs="Times New Roman"/>
                <w:lang w:val="en-GB"/>
              </w:rPr>
            </w:rPrChange>
          </w:rPr>
          <w:delInstrText>groups</w:delInstrText>
        </w:r>
        <w:r w:rsidR="00426E62" w:rsidRPr="006E6534" w:rsidDel="00532045">
          <w:rPr>
            <w:rFonts w:cs="Times New Roman"/>
            <w:color w:val="000000" w:themeColor="text1"/>
            <w:rPrChange w:id="2511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11" w:author="N F" w:date="2023-12-05T03:09:00Z">
              <w:rPr>
                <w:rFonts w:cs="Times New Roman"/>
                <w:lang w:val="en-GB"/>
              </w:rPr>
            </w:rPrChange>
          </w:rPr>
          <w:delInstrText>was</w:delInstrText>
        </w:r>
        <w:r w:rsidR="00426E62" w:rsidRPr="006E6534" w:rsidDel="00532045">
          <w:rPr>
            <w:rFonts w:cs="Times New Roman"/>
            <w:color w:val="000000" w:themeColor="text1"/>
            <w:rPrChange w:id="2511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13" w:author="N F" w:date="2023-12-05T03:09:00Z">
              <w:rPr>
                <w:rFonts w:cs="Times New Roman"/>
                <w:lang w:val="en-GB"/>
              </w:rPr>
            </w:rPrChange>
          </w:rPr>
          <w:delInstrText>significantly</w:delInstrText>
        </w:r>
        <w:r w:rsidR="00426E62" w:rsidRPr="006E6534" w:rsidDel="00532045">
          <w:rPr>
            <w:rFonts w:cs="Times New Roman"/>
            <w:color w:val="000000" w:themeColor="text1"/>
            <w:rPrChange w:id="2511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15" w:author="N F" w:date="2023-12-05T03:09:00Z">
              <w:rPr>
                <w:rFonts w:cs="Times New Roman"/>
                <w:lang w:val="en-GB"/>
              </w:rPr>
            </w:rPrChange>
          </w:rPr>
          <w:delInstrText>different</w:delInstrText>
        </w:r>
        <w:r w:rsidR="00426E62" w:rsidRPr="006E6534" w:rsidDel="00532045">
          <w:rPr>
            <w:rFonts w:cs="Times New Roman"/>
            <w:color w:val="000000" w:themeColor="text1"/>
            <w:rPrChange w:id="2511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17" w:author="N F" w:date="2023-12-05T03:09:00Z">
              <w:rPr>
                <w:rFonts w:cs="Times New Roman"/>
                <w:lang w:val="en-GB"/>
              </w:rPr>
            </w:rPrChange>
          </w:rPr>
          <w:delInstrText>at</w:delInstrText>
        </w:r>
        <w:r w:rsidR="00426E62" w:rsidRPr="006E6534" w:rsidDel="00532045">
          <w:rPr>
            <w:rFonts w:cs="Times New Roman"/>
            <w:color w:val="000000" w:themeColor="text1"/>
            <w:rPrChange w:id="25118" w:author="N F" w:date="2023-12-05T03:09:00Z">
              <w:rPr>
                <w:rFonts w:cs="Times New Roman"/>
              </w:rPr>
            </w:rPrChange>
          </w:rPr>
          <w:delInstrText xml:space="preserve"> 19.8 </w:delInstrText>
        </w:r>
        <w:r w:rsidR="00426E62" w:rsidRPr="006E6534" w:rsidDel="00532045">
          <w:rPr>
            <w:rFonts w:cs="Times New Roman"/>
            <w:color w:val="000000" w:themeColor="text1"/>
            <w:lang w:val="en-GB"/>
            <w:rPrChange w:id="25119" w:author="N F" w:date="2023-12-05T03:09:00Z">
              <w:rPr>
                <w:rFonts w:cs="Times New Roman"/>
                <w:lang w:val="en-GB"/>
              </w:rPr>
            </w:rPrChange>
          </w:rPr>
          <w:delInstrText>months</w:delInstrText>
        </w:r>
        <w:r w:rsidR="00426E62" w:rsidRPr="006E6534" w:rsidDel="00532045">
          <w:rPr>
            <w:rFonts w:cs="Times New Roman"/>
            <w:color w:val="000000" w:themeColor="text1"/>
            <w:rPrChange w:id="2512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21" w:author="N F" w:date="2023-12-05T03:09:00Z">
              <w:rPr>
                <w:rFonts w:cs="Times New Roman"/>
                <w:lang w:val="en-GB"/>
              </w:rPr>
            </w:rPrChange>
          </w:rPr>
          <w:delInstrText>and</w:delInstrText>
        </w:r>
        <w:r w:rsidR="00426E62" w:rsidRPr="006E6534" w:rsidDel="00532045">
          <w:rPr>
            <w:rFonts w:cs="Times New Roman"/>
            <w:color w:val="000000" w:themeColor="text1"/>
            <w:rPrChange w:id="25122" w:author="N F" w:date="2023-12-05T03:09:00Z">
              <w:rPr>
                <w:rFonts w:cs="Times New Roman"/>
              </w:rPr>
            </w:rPrChange>
          </w:rPr>
          <w:delInstrText xml:space="preserve"> 12.9 </w:delInstrText>
        </w:r>
        <w:r w:rsidR="00426E62" w:rsidRPr="006E6534" w:rsidDel="00532045">
          <w:rPr>
            <w:rFonts w:cs="Times New Roman"/>
            <w:color w:val="000000" w:themeColor="text1"/>
            <w:lang w:val="en-GB"/>
            <w:rPrChange w:id="25123" w:author="N F" w:date="2023-12-05T03:09:00Z">
              <w:rPr>
                <w:rFonts w:cs="Times New Roman"/>
                <w:lang w:val="en-GB"/>
              </w:rPr>
            </w:rPrChange>
          </w:rPr>
          <w:delInstrText>months</w:delInstrText>
        </w:r>
        <w:r w:rsidR="00426E62" w:rsidRPr="006E6534" w:rsidDel="00532045">
          <w:rPr>
            <w:rFonts w:cs="Times New Roman"/>
            <w:color w:val="000000" w:themeColor="text1"/>
            <w:rPrChange w:id="2512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25" w:author="N F" w:date="2023-12-05T03:09:00Z">
              <w:rPr>
                <w:rFonts w:cs="Times New Roman"/>
                <w:lang w:val="en-GB"/>
              </w:rPr>
            </w:rPrChange>
          </w:rPr>
          <w:delInstrText>respectively</w:delInstrText>
        </w:r>
        <w:r w:rsidR="00426E62" w:rsidRPr="006E6534" w:rsidDel="00532045">
          <w:rPr>
            <w:rFonts w:cs="Times New Roman"/>
            <w:color w:val="000000" w:themeColor="text1"/>
            <w:rPrChange w:id="2512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27" w:author="N F" w:date="2023-12-05T03:09:00Z">
              <w:rPr>
                <w:rFonts w:cs="Times New Roman"/>
                <w:lang w:val="en-GB"/>
              </w:rPr>
            </w:rPrChange>
          </w:rPr>
          <w:delInstrText>P</w:delInstrText>
        </w:r>
        <w:r w:rsidR="00426E62" w:rsidRPr="006E6534" w:rsidDel="00532045">
          <w:rPr>
            <w:rFonts w:cs="Times New Roman"/>
            <w:color w:val="000000" w:themeColor="text1"/>
            <w:rPrChange w:id="25128" w:author="N F" w:date="2023-12-05T03:09:00Z">
              <w:rPr>
                <w:rFonts w:cs="Times New Roman"/>
              </w:rPr>
            </w:rPrChange>
          </w:rPr>
          <w:delInstrText xml:space="preserve">=0.0015). </w:delInstrText>
        </w:r>
        <w:r w:rsidR="00426E62" w:rsidRPr="006E6534" w:rsidDel="00532045">
          <w:rPr>
            <w:rFonts w:cs="Times New Roman"/>
            <w:color w:val="000000" w:themeColor="text1"/>
            <w:lang w:val="en-GB"/>
            <w:rPrChange w:id="25129" w:author="N F" w:date="2023-12-05T03:09:00Z">
              <w:rPr>
                <w:rFonts w:cs="Times New Roman"/>
                <w:lang w:val="en-GB"/>
              </w:rPr>
            </w:rPrChange>
          </w:rPr>
          <w:delInstrText>Multivariate</w:delInstrText>
        </w:r>
        <w:r w:rsidR="00426E62" w:rsidRPr="006E6534" w:rsidDel="00532045">
          <w:rPr>
            <w:rFonts w:cs="Times New Roman"/>
            <w:color w:val="000000" w:themeColor="text1"/>
            <w:rPrChange w:id="2513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31" w:author="N F" w:date="2023-12-05T03:09:00Z">
              <w:rPr>
                <w:rFonts w:cs="Times New Roman"/>
                <w:lang w:val="en-GB"/>
              </w:rPr>
            </w:rPrChange>
          </w:rPr>
          <w:delInstrText>analysis</w:delInstrText>
        </w:r>
        <w:r w:rsidR="00426E62" w:rsidRPr="006E6534" w:rsidDel="00532045">
          <w:rPr>
            <w:rFonts w:cs="Times New Roman"/>
            <w:color w:val="000000" w:themeColor="text1"/>
            <w:rPrChange w:id="2513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33" w:author="N F" w:date="2023-12-05T03:09:00Z">
              <w:rPr>
                <w:rFonts w:cs="Times New Roman"/>
                <w:lang w:val="en-GB"/>
              </w:rPr>
            </w:rPrChange>
          </w:rPr>
          <w:delInstrText>identified</w:delInstrText>
        </w:r>
        <w:r w:rsidR="00426E62" w:rsidRPr="006E6534" w:rsidDel="00532045">
          <w:rPr>
            <w:rFonts w:cs="Times New Roman"/>
            <w:color w:val="000000" w:themeColor="text1"/>
            <w:rPrChange w:id="2513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35" w:author="N F" w:date="2023-12-05T03:09:00Z">
              <w:rPr>
                <w:rFonts w:cs="Times New Roman"/>
                <w:lang w:val="en-GB"/>
              </w:rPr>
            </w:rPrChange>
          </w:rPr>
          <w:delInstrText>the</w:delInstrText>
        </w:r>
        <w:r w:rsidR="00426E62" w:rsidRPr="006E6534" w:rsidDel="00532045">
          <w:rPr>
            <w:rFonts w:cs="Times New Roman"/>
            <w:color w:val="000000" w:themeColor="text1"/>
            <w:rPrChange w:id="2513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37" w:author="N F" w:date="2023-12-05T03:09:00Z">
              <w:rPr>
                <w:rFonts w:cs="Times New Roman"/>
                <w:lang w:val="en-GB"/>
              </w:rPr>
            </w:rPrChange>
          </w:rPr>
          <w:delInstrText>exon</w:delInstrText>
        </w:r>
        <w:r w:rsidR="00426E62" w:rsidRPr="006E6534" w:rsidDel="00532045">
          <w:rPr>
            <w:rFonts w:cs="Times New Roman"/>
            <w:color w:val="000000" w:themeColor="text1"/>
            <w:rPrChange w:id="25138" w:author="N F" w:date="2023-12-05T03:09:00Z">
              <w:rPr>
                <w:rFonts w:cs="Times New Roman"/>
              </w:rPr>
            </w:rPrChange>
          </w:rPr>
          <w:delInstrText xml:space="preserve"> 19 </w:delInstrText>
        </w:r>
        <w:r w:rsidR="00426E62" w:rsidRPr="006E6534" w:rsidDel="00532045">
          <w:rPr>
            <w:rFonts w:cs="Times New Roman"/>
            <w:color w:val="000000" w:themeColor="text1"/>
            <w:lang w:val="en-GB"/>
            <w:rPrChange w:id="25139" w:author="N F" w:date="2023-12-05T03:09:00Z">
              <w:rPr>
                <w:rFonts w:cs="Times New Roman"/>
                <w:lang w:val="en-GB"/>
              </w:rPr>
            </w:rPrChange>
          </w:rPr>
          <w:delInstrText>deletion</w:delInstrText>
        </w:r>
        <w:r w:rsidR="00426E62" w:rsidRPr="006E6534" w:rsidDel="00532045">
          <w:rPr>
            <w:rFonts w:cs="Times New Roman"/>
            <w:color w:val="000000" w:themeColor="text1"/>
            <w:rPrChange w:id="2514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41" w:author="N F" w:date="2023-12-05T03:09:00Z">
              <w:rPr>
                <w:rFonts w:cs="Times New Roman"/>
                <w:lang w:val="en-GB"/>
              </w:rPr>
            </w:rPrChange>
          </w:rPr>
          <w:delInstrText>as</w:delInstrText>
        </w:r>
        <w:r w:rsidR="00426E62" w:rsidRPr="006E6534" w:rsidDel="00532045">
          <w:rPr>
            <w:rFonts w:cs="Times New Roman"/>
            <w:color w:val="000000" w:themeColor="text1"/>
            <w:rPrChange w:id="2514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43" w:author="N F" w:date="2023-12-05T03:09:00Z">
              <w:rPr>
                <w:rFonts w:cs="Times New Roman"/>
                <w:lang w:val="en-GB"/>
              </w:rPr>
            </w:rPrChange>
          </w:rPr>
          <w:delInstrText>a</w:delInstrText>
        </w:r>
        <w:r w:rsidR="00426E62" w:rsidRPr="006E6534" w:rsidDel="00532045">
          <w:rPr>
            <w:rFonts w:cs="Times New Roman"/>
            <w:color w:val="000000" w:themeColor="text1"/>
            <w:rPrChange w:id="2514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45" w:author="N F" w:date="2023-12-05T03:09:00Z">
              <w:rPr>
                <w:rFonts w:cs="Times New Roman"/>
                <w:lang w:val="en-GB"/>
              </w:rPr>
            </w:rPrChange>
          </w:rPr>
          <w:delInstrText>favorable</w:delInstrText>
        </w:r>
        <w:r w:rsidR="00426E62" w:rsidRPr="006E6534" w:rsidDel="00532045">
          <w:rPr>
            <w:rFonts w:cs="Times New Roman"/>
            <w:color w:val="000000" w:themeColor="text1"/>
            <w:rPrChange w:id="2514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47" w:author="N F" w:date="2023-12-05T03:09:00Z">
              <w:rPr>
                <w:rFonts w:cs="Times New Roman"/>
                <w:lang w:val="en-GB"/>
              </w:rPr>
            </w:rPrChange>
          </w:rPr>
          <w:delInstrText>independent</w:delInstrText>
        </w:r>
        <w:r w:rsidR="00426E62" w:rsidRPr="006E6534" w:rsidDel="00532045">
          <w:rPr>
            <w:rFonts w:cs="Times New Roman"/>
            <w:color w:val="000000" w:themeColor="text1"/>
            <w:rPrChange w:id="2514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49" w:author="N F" w:date="2023-12-05T03:09:00Z">
              <w:rPr>
                <w:rFonts w:cs="Times New Roman"/>
                <w:lang w:val="en-GB"/>
              </w:rPr>
            </w:rPrChange>
          </w:rPr>
          <w:delInstrText>predictor</w:delInstrText>
        </w:r>
        <w:r w:rsidR="00426E62" w:rsidRPr="006E6534" w:rsidDel="00532045">
          <w:rPr>
            <w:rFonts w:cs="Times New Roman"/>
            <w:color w:val="000000" w:themeColor="text1"/>
            <w:rPrChange w:id="2515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51" w:author="N F" w:date="2023-12-05T03:09:00Z">
              <w:rPr>
                <w:rFonts w:cs="Times New Roman"/>
                <w:lang w:val="en-GB"/>
              </w:rPr>
            </w:rPrChange>
          </w:rPr>
          <w:delInstrText>of</w:delInstrText>
        </w:r>
        <w:r w:rsidR="00426E62" w:rsidRPr="006E6534" w:rsidDel="00532045">
          <w:rPr>
            <w:rFonts w:cs="Times New Roman"/>
            <w:color w:val="000000" w:themeColor="text1"/>
            <w:rPrChange w:id="2515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53" w:author="N F" w:date="2023-12-05T03:09:00Z">
              <w:rPr>
                <w:rFonts w:cs="Times New Roman"/>
                <w:lang w:val="en-GB"/>
              </w:rPr>
            </w:rPrChange>
          </w:rPr>
          <w:delInstrText>PFS</w:delInstrText>
        </w:r>
        <w:r w:rsidR="00426E62" w:rsidRPr="006E6534" w:rsidDel="00532045">
          <w:rPr>
            <w:rFonts w:cs="Times New Roman"/>
            <w:color w:val="000000" w:themeColor="text1"/>
            <w:rPrChange w:id="2515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55" w:author="N F" w:date="2023-12-05T03:09:00Z">
              <w:rPr>
                <w:rFonts w:cs="Times New Roman"/>
                <w:lang w:val="en-GB"/>
              </w:rPr>
            </w:rPrChange>
          </w:rPr>
          <w:delInstrText>and</w:delInstrText>
        </w:r>
        <w:r w:rsidR="00426E62" w:rsidRPr="006E6534" w:rsidDel="00532045">
          <w:rPr>
            <w:rFonts w:cs="Times New Roman"/>
            <w:color w:val="000000" w:themeColor="text1"/>
            <w:rPrChange w:id="2515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57" w:author="N F" w:date="2023-12-05T03:09:00Z">
              <w:rPr>
                <w:rFonts w:cs="Times New Roman"/>
                <w:lang w:val="en-GB"/>
              </w:rPr>
            </w:rPrChange>
          </w:rPr>
          <w:delInstrText>OS</w:delInstrText>
        </w:r>
        <w:r w:rsidR="00426E62" w:rsidRPr="006E6534" w:rsidDel="00532045">
          <w:rPr>
            <w:rFonts w:cs="Times New Roman"/>
            <w:color w:val="000000" w:themeColor="text1"/>
            <w:rPrChange w:id="2515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59" w:author="N F" w:date="2023-12-05T03:09:00Z">
              <w:rPr>
                <w:rFonts w:cs="Times New Roman"/>
                <w:lang w:val="en-GB"/>
              </w:rPr>
            </w:rPrChange>
          </w:rPr>
          <w:delInstrText>Conclusion</w:delInstrText>
        </w:r>
        <w:r w:rsidR="00426E62" w:rsidRPr="006E6534" w:rsidDel="00532045">
          <w:rPr>
            <w:rFonts w:cs="Times New Roman"/>
            <w:color w:val="000000" w:themeColor="text1"/>
            <w:rPrChange w:id="2516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61" w:author="N F" w:date="2023-12-05T03:09:00Z">
              <w:rPr>
                <w:rFonts w:cs="Times New Roman"/>
                <w:lang w:val="en-GB"/>
              </w:rPr>
            </w:rPrChange>
          </w:rPr>
          <w:delInstrText>Investigators</w:delInstrText>
        </w:r>
        <w:r w:rsidR="00426E62" w:rsidRPr="006E6534" w:rsidDel="00532045">
          <w:rPr>
            <w:rFonts w:cs="Times New Roman"/>
            <w:color w:val="000000" w:themeColor="text1"/>
            <w:rPrChange w:id="2516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63" w:author="N F" w:date="2023-12-05T03:09:00Z">
              <w:rPr>
                <w:rFonts w:cs="Times New Roman"/>
                <w:lang w:val="en-GB"/>
              </w:rPr>
            </w:rPrChange>
          </w:rPr>
          <w:delInstrText>should</w:delInstrText>
        </w:r>
        <w:r w:rsidR="00426E62" w:rsidRPr="006E6534" w:rsidDel="00532045">
          <w:rPr>
            <w:rFonts w:cs="Times New Roman"/>
            <w:color w:val="000000" w:themeColor="text1"/>
            <w:rPrChange w:id="2516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65" w:author="N F" w:date="2023-12-05T03:09:00Z">
              <w:rPr>
                <w:rFonts w:cs="Times New Roman"/>
                <w:lang w:val="en-GB"/>
              </w:rPr>
            </w:rPrChange>
          </w:rPr>
          <w:delInstrText>consider</w:delInstrText>
        </w:r>
        <w:r w:rsidR="00426E62" w:rsidRPr="006E6534" w:rsidDel="00532045">
          <w:rPr>
            <w:rFonts w:cs="Times New Roman"/>
            <w:color w:val="000000" w:themeColor="text1"/>
            <w:rPrChange w:id="2516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67" w:author="N F" w:date="2023-12-05T03:09:00Z">
              <w:rPr>
                <w:rFonts w:cs="Times New Roman"/>
                <w:lang w:val="en-GB"/>
              </w:rPr>
            </w:rPrChange>
          </w:rPr>
          <w:delInstrText>the</w:delInstrText>
        </w:r>
        <w:r w:rsidR="00426E62" w:rsidRPr="006E6534" w:rsidDel="00532045">
          <w:rPr>
            <w:rFonts w:cs="Times New Roman"/>
            <w:color w:val="000000" w:themeColor="text1"/>
            <w:rPrChange w:id="2516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69" w:author="N F" w:date="2023-12-05T03:09:00Z">
              <w:rPr>
                <w:rFonts w:cs="Times New Roman"/>
                <w:lang w:val="en-GB"/>
              </w:rPr>
            </w:rPrChange>
          </w:rPr>
          <w:delInstrText>proportions</w:delInstrText>
        </w:r>
        <w:r w:rsidR="00426E62" w:rsidRPr="006E6534" w:rsidDel="00532045">
          <w:rPr>
            <w:rFonts w:cs="Times New Roman"/>
            <w:color w:val="000000" w:themeColor="text1"/>
            <w:rPrChange w:id="2517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71" w:author="N F" w:date="2023-12-05T03:09:00Z">
              <w:rPr>
                <w:rFonts w:cs="Times New Roman"/>
                <w:lang w:val="en-GB"/>
              </w:rPr>
            </w:rPrChange>
          </w:rPr>
          <w:delInstrText>of</w:delInstrText>
        </w:r>
        <w:r w:rsidR="00426E62" w:rsidRPr="006E6534" w:rsidDel="00532045">
          <w:rPr>
            <w:rFonts w:cs="Times New Roman"/>
            <w:color w:val="000000" w:themeColor="text1"/>
            <w:rPrChange w:id="2517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73" w:author="N F" w:date="2023-12-05T03:09:00Z">
              <w:rPr>
                <w:rFonts w:cs="Times New Roman"/>
                <w:lang w:val="en-GB"/>
              </w:rPr>
            </w:rPrChange>
          </w:rPr>
          <w:delInstrText>sensitive</w:delInstrText>
        </w:r>
        <w:r w:rsidR="00426E62" w:rsidRPr="006E6534" w:rsidDel="00532045">
          <w:rPr>
            <w:rFonts w:cs="Times New Roman"/>
            <w:color w:val="000000" w:themeColor="text1"/>
            <w:rPrChange w:id="2517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75" w:author="N F" w:date="2023-12-05T03:09:00Z">
              <w:rPr>
                <w:rFonts w:cs="Times New Roman"/>
                <w:lang w:val="en-GB"/>
              </w:rPr>
            </w:rPrChange>
          </w:rPr>
          <w:delInstrText>EGFR</w:delInstrText>
        </w:r>
        <w:r w:rsidR="00426E62" w:rsidRPr="006E6534" w:rsidDel="00532045">
          <w:rPr>
            <w:rFonts w:cs="Times New Roman"/>
            <w:color w:val="000000" w:themeColor="text1"/>
            <w:rPrChange w:id="2517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77" w:author="N F" w:date="2023-12-05T03:09:00Z">
              <w:rPr>
                <w:rFonts w:cs="Times New Roman"/>
                <w:lang w:val="en-GB"/>
              </w:rPr>
            </w:rPrChange>
          </w:rPr>
          <w:delInstrText>mutation</w:delInstrText>
        </w:r>
        <w:r w:rsidR="00426E62" w:rsidRPr="006E6534" w:rsidDel="00532045">
          <w:rPr>
            <w:rFonts w:cs="Times New Roman"/>
            <w:color w:val="000000" w:themeColor="text1"/>
            <w:rPrChange w:id="2517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79" w:author="N F" w:date="2023-12-05T03:09:00Z">
              <w:rPr>
                <w:rFonts w:cs="Times New Roman"/>
                <w:lang w:val="en-GB"/>
              </w:rPr>
            </w:rPrChange>
          </w:rPr>
          <w:delInstrText>types</w:delInstrText>
        </w:r>
        <w:r w:rsidR="00426E62" w:rsidRPr="006E6534" w:rsidDel="00532045">
          <w:rPr>
            <w:rFonts w:cs="Times New Roman"/>
            <w:color w:val="000000" w:themeColor="text1"/>
            <w:rPrChange w:id="2518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81" w:author="N F" w:date="2023-12-05T03:09:00Z">
              <w:rPr>
                <w:rFonts w:cs="Times New Roman"/>
                <w:lang w:val="en-GB"/>
              </w:rPr>
            </w:rPrChange>
          </w:rPr>
          <w:delInstrText>as</w:delInstrText>
        </w:r>
        <w:r w:rsidR="00426E62" w:rsidRPr="006E6534" w:rsidDel="00532045">
          <w:rPr>
            <w:rFonts w:cs="Times New Roman"/>
            <w:color w:val="000000" w:themeColor="text1"/>
            <w:rPrChange w:id="2518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83" w:author="N F" w:date="2023-12-05T03:09:00Z">
              <w:rPr>
                <w:rFonts w:cs="Times New Roman"/>
                <w:lang w:val="en-GB"/>
              </w:rPr>
            </w:rPrChange>
          </w:rPr>
          <w:delInstrText>a</w:delInstrText>
        </w:r>
        <w:r w:rsidR="00426E62" w:rsidRPr="006E6534" w:rsidDel="00532045">
          <w:rPr>
            <w:rFonts w:cs="Times New Roman"/>
            <w:color w:val="000000" w:themeColor="text1"/>
            <w:rPrChange w:id="2518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85" w:author="N F" w:date="2023-12-05T03:09:00Z">
              <w:rPr>
                <w:rFonts w:cs="Times New Roman"/>
                <w:lang w:val="en-GB"/>
              </w:rPr>
            </w:rPrChange>
          </w:rPr>
          <w:delInstrText>stratification</w:delInstrText>
        </w:r>
        <w:r w:rsidR="00426E62" w:rsidRPr="006E6534" w:rsidDel="00532045">
          <w:rPr>
            <w:rFonts w:cs="Times New Roman"/>
            <w:color w:val="000000" w:themeColor="text1"/>
            <w:rPrChange w:id="2518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87" w:author="N F" w:date="2023-12-05T03:09:00Z">
              <w:rPr>
                <w:rFonts w:cs="Times New Roman"/>
                <w:lang w:val="en-GB"/>
              </w:rPr>
            </w:rPrChange>
          </w:rPr>
          <w:delInstrText>factor</w:delInstrText>
        </w:r>
        <w:r w:rsidR="00426E62" w:rsidRPr="006E6534" w:rsidDel="00532045">
          <w:rPr>
            <w:rFonts w:cs="Times New Roman"/>
            <w:color w:val="000000" w:themeColor="text1"/>
            <w:rPrChange w:id="2518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89" w:author="N F" w:date="2023-12-05T03:09:00Z">
              <w:rPr>
                <w:rFonts w:cs="Times New Roman"/>
                <w:lang w:val="en-GB"/>
              </w:rPr>
            </w:rPrChange>
          </w:rPr>
          <w:delInstrText>in</w:delInstrText>
        </w:r>
        <w:r w:rsidR="00426E62" w:rsidRPr="006E6534" w:rsidDel="00532045">
          <w:rPr>
            <w:rFonts w:cs="Times New Roman"/>
            <w:color w:val="000000" w:themeColor="text1"/>
            <w:rPrChange w:id="2519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91" w:author="N F" w:date="2023-12-05T03:09:00Z">
              <w:rPr>
                <w:rFonts w:cs="Times New Roman"/>
                <w:lang w:val="en-GB"/>
              </w:rPr>
            </w:rPrChange>
          </w:rPr>
          <w:delInstrText>designing</w:delInstrText>
        </w:r>
        <w:r w:rsidR="00426E62" w:rsidRPr="006E6534" w:rsidDel="00532045">
          <w:rPr>
            <w:rFonts w:cs="Times New Roman"/>
            <w:color w:val="000000" w:themeColor="text1"/>
            <w:rPrChange w:id="2519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93" w:author="N F" w:date="2023-12-05T03:09:00Z">
              <w:rPr>
                <w:rFonts w:cs="Times New Roman"/>
                <w:lang w:val="en-GB"/>
              </w:rPr>
            </w:rPrChange>
          </w:rPr>
          <w:delInstrText>or</w:delInstrText>
        </w:r>
        <w:r w:rsidR="00426E62" w:rsidRPr="006E6534" w:rsidDel="00532045">
          <w:rPr>
            <w:rFonts w:cs="Times New Roman"/>
            <w:color w:val="000000" w:themeColor="text1"/>
            <w:rPrChange w:id="2519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95" w:author="N F" w:date="2023-12-05T03:09:00Z">
              <w:rPr>
                <w:rFonts w:cs="Times New Roman"/>
                <w:lang w:val="en-GB"/>
              </w:rPr>
            </w:rPrChange>
          </w:rPr>
          <w:delInstrText>reviewing</w:delInstrText>
        </w:r>
        <w:r w:rsidR="00426E62" w:rsidRPr="006E6534" w:rsidDel="00532045">
          <w:rPr>
            <w:rFonts w:cs="Times New Roman"/>
            <w:color w:val="000000" w:themeColor="text1"/>
            <w:rPrChange w:id="2519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97" w:author="N F" w:date="2023-12-05T03:09:00Z">
              <w:rPr>
                <w:rFonts w:cs="Times New Roman"/>
                <w:lang w:val="en-GB"/>
              </w:rPr>
            </w:rPrChange>
          </w:rPr>
          <w:delInstrText>clinical</w:delInstrText>
        </w:r>
        <w:r w:rsidR="00426E62" w:rsidRPr="006E6534" w:rsidDel="00532045">
          <w:rPr>
            <w:rFonts w:cs="Times New Roman"/>
            <w:color w:val="000000" w:themeColor="text1"/>
            <w:rPrChange w:id="2519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199" w:author="N F" w:date="2023-12-05T03:09:00Z">
              <w:rPr>
                <w:rFonts w:cs="Times New Roman"/>
                <w:lang w:val="en-GB"/>
              </w:rPr>
            </w:rPrChange>
          </w:rPr>
          <w:delInstrText>studies</w:delInstrText>
        </w:r>
        <w:r w:rsidR="00426E62" w:rsidRPr="006E6534" w:rsidDel="00532045">
          <w:rPr>
            <w:rFonts w:cs="Times New Roman"/>
            <w:color w:val="000000" w:themeColor="text1"/>
            <w:rPrChange w:id="2520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201" w:author="N F" w:date="2023-12-05T03:09:00Z">
              <w:rPr>
                <w:rFonts w:cs="Times New Roman"/>
                <w:lang w:val="en-GB"/>
              </w:rPr>
            </w:rPrChange>
          </w:rPr>
          <w:delInstrText>involving</w:delInstrText>
        </w:r>
        <w:r w:rsidR="00426E62" w:rsidRPr="006E6534" w:rsidDel="00532045">
          <w:rPr>
            <w:rFonts w:cs="Times New Roman"/>
            <w:color w:val="000000" w:themeColor="text1"/>
            <w:rPrChange w:id="2520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203" w:author="N F" w:date="2023-12-05T03:09:00Z">
              <w:rPr>
                <w:rFonts w:cs="Times New Roman"/>
                <w:lang w:val="en-GB"/>
              </w:rPr>
            </w:rPrChange>
          </w:rPr>
          <w:delInstrText>osimertinib</w:delInstrText>
        </w:r>
        <w:r w:rsidR="00426E62" w:rsidRPr="006E6534" w:rsidDel="00532045">
          <w:rPr>
            <w:rFonts w:cs="Times New Roman"/>
            <w:color w:val="000000" w:themeColor="text1"/>
            <w:rPrChange w:id="25204" w:author="N F" w:date="2023-12-05T03:09:00Z">
              <w:rPr>
                <w:rFonts w:cs="Times New Roman"/>
              </w:rPr>
            </w:rPrChange>
          </w:rPr>
          <w:delInstrText>.","</w:delInstrText>
        </w:r>
        <w:r w:rsidR="00426E62" w:rsidRPr="006E6534" w:rsidDel="00532045">
          <w:rPr>
            <w:rFonts w:cs="Times New Roman"/>
            <w:color w:val="000000" w:themeColor="text1"/>
            <w:lang w:val="en-GB"/>
            <w:rPrChange w:id="25205" w:author="N F" w:date="2023-12-05T03:09:00Z">
              <w:rPr>
                <w:rFonts w:cs="Times New Roman"/>
                <w:lang w:val="en-GB"/>
              </w:rPr>
            </w:rPrChange>
          </w:rPr>
          <w:delInstrText>container</w:delInstrText>
        </w:r>
        <w:r w:rsidR="00426E62" w:rsidRPr="006E6534" w:rsidDel="00532045">
          <w:rPr>
            <w:rFonts w:cs="Times New Roman"/>
            <w:color w:val="000000" w:themeColor="text1"/>
            <w:rPrChange w:id="25206" w:author="N F" w:date="2023-12-05T03:09:00Z">
              <w:rPr>
                <w:rFonts w:cs="Times New Roman"/>
              </w:rPr>
            </w:rPrChange>
          </w:rPr>
          <w:delInstrText>-</w:delInstrText>
        </w:r>
        <w:r w:rsidR="00426E62" w:rsidRPr="006E6534" w:rsidDel="00532045">
          <w:rPr>
            <w:rFonts w:cs="Times New Roman"/>
            <w:color w:val="000000" w:themeColor="text1"/>
            <w:lang w:val="en-GB"/>
            <w:rPrChange w:id="25207" w:author="N F" w:date="2023-12-05T03:09:00Z">
              <w:rPr>
                <w:rFonts w:cs="Times New Roman"/>
                <w:lang w:val="en-GB"/>
              </w:rPr>
            </w:rPrChange>
          </w:rPr>
          <w:delInstrText>title</w:delInstrText>
        </w:r>
        <w:r w:rsidR="00426E62" w:rsidRPr="006E6534" w:rsidDel="00532045">
          <w:rPr>
            <w:rFonts w:cs="Times New Roman"/>
            <w:color w:val="000000" w:themeColor="text1"/>
            <w:rPrChange w:id="25208" w:author="N F" w:date="2023-12-05T03:09:00Z">
              <w:rPr>
                <w:rFonts w:cs="Times New Roman"/>
              </w:rPr>
            </w:rPrChange>
          </w:rPr>
          <w:delInstrText>":"</w:delInstrText>
        </w:r>
        <w:r w:rsidR="00426E62" w:rsidRPr="006E6534" w:rsidDel="00532045">
          <w:rPr>
            <w:rFonts w:cs="Times New Roman"/>
            <w:color w:val="000000" w:themeColor="text1"/>
            <w:lang w:val="en-GB"/>
            <w:rPrChange w:id="25209" w:author="N F" w:date="2023-12-05T03:09:00Z">
              <w:rPr>
                <w:rFonts w:cs="Times New Roman"/>
                <w:lang w:val="en-GB"/>
              </w:rPr>
            </w:rPrChange>
          </w:rPr>
          <w:delInstrText>Cancer</w:delInstrText>
        </w:r>
        <w:r w:rsidR="00426E62" w:rsidRPr="006E6534" w:rsidDel="00532045">
          <w:rPr>
            <w:rFonts w:cs="Times New Roman"/>
            <w:color w:val="000000" w:themeColor="text1"/>
            <w:rPrChange w:id="2521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211" w:author="N F" w:date="2023-12-05T03:09:00Z">
              <w:rPr>
                <w:rFonts w:cs="Times New Roman"/>
                <w:lang w:val="en-GB"/>
              </w:rPr>
            </w:rPrChange>
          </w:rPr>
          <w:delInstrText>Management</w:delInstrText>
        </w:r>
        <w:r w:rsidR="00426E62" w:rsidRPr="006E6534" w:rsidDel="00532045">
          <w:rPr>
            <w:rFonts w:cs="Times New Roman"/>
            <w:color w:val="000000" w:themeColor="text1"/>
            <w:rPrChange w:id="2521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213" w:author="N F" w:date="2023-12-05T03:09:00Z">
              <w:rPr>
                <w:rFonts w:cs="Times New Roman"/>
                <w:lang w:val="en-GB"/>
              </w:rPr>
            </w:rPrChange>
          </w:rPr>
          <w:delInstrText>and</w:delInstrText>
        </w:r>
        <w:r w:rsidR="00426E62" w:rsidRPr="006E6534" w:rsidDel="00532045">
          <w:rPr>
            <w:rFonts w:cs="Times New Roman"/>
            <w:color w:val="000000" w:themeColor="text1"/>
            <w:rPrChange w:id="2521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215" w:author="N F" w:date="2023-12-05T03:09:00Z">
              <w:rPr>
                <w:rFonts w:cs="Times New Roman"/>
                <w:lang w:val="en-GB"/>
              </w:rPr>
            </w:rPrChange>
          </w:rPr>
          <w:delInstrText>Research</w:delInstrText>
        </w:r>
        <w:r w:rsidR="00426E62" w:rsidRPr="006E6534" w:rsidDel="00532045">
          <w:rPr>
            <w:rFonts w:cs="Times New Roman"/>
            <w:color w:val="000000" w:themeColor="text1"/>
            <w:rPrChange w:id="25216" w:author="N F" w:date="2023-12-05T03:09:00Z">
              <w:rPr>
                <w:rFonts w:cs="Times New Roman"/>
              </w:rPr>
            </w:rPrChange>
          </w:rPr>
          <w:delInstrText>","</w:delInstrText>
        </w:r>
        <w:r w:rsidR="00426E62" w:rsidRPr="006E6534" w:rsidDel="00532045">
          <w:rPr>
            <w:rFonts w:cs="Times New Roman"/>
            <w:color w:val="000000" w:themeColor="text1"/>
            <w:lang w:val="en-GB"/>
            <w:rPrChange w:id="25217" w:author="N F" w:date="2023-12-05T03:09:00Z">
              <w:rPr>
                <w:rFonts w:cs="Times New Roman"/>
                <w:lang w:val="en-GB"/>
              </w:rPr>
            </w:rPrChange>
          </w:rPr>
          <w:delInstrText>DOI</w:delInstrText>
        </w:r>
        <w:r w:rsidR="00426E62" w:rsidRPr="006E6534" w:rsidDel="00532045">
          <w:rPr>
            <w:rFonts w:cs="Times New Roman"/>
            <w:color w:val="000000" w:themeColor="text1"/>
            <w:rPrChange w:id="25218" w:author="N F" w:date="2023-12-05T03:09:00Z">
              <w:rPr>
                <w:rFonts w:cs="Times New Roman"/>
              </w:rPr>
            </w:rPrChange>
          </w:rPr>
          <w:delInstrText>":"10.2147/</w:delInstrText>
        </w:r>
        <w:r w:rsidR="00426E62" w:rsidRPr="006E6534" w:rsidDel="00532045">
          <w:rPr>
            <w:rFonts w:cs="Times New Roman"/>
            <w:color w:val="000000" w:themeColor="text1"/>
            <w:lang w:val="en-GB"/>
            <w:rPrChange w:id="25219" w:author="N F" w:date="2023-12-05T03:09:00Z">
              <w:rPr>
                <w:rFonts w:cs="Times New Roman"/>
                <w:lang w:val="en-GB"/>
              </w:rPr>
            </w:rPrChange>
          </w:rPr>
          <w:delInstrText>CMAR</w:delInstrText>
        </w:r>
        <w:r w:rsidR="00426E62" w:rsidRPr="006E6534" w:rsidDel="00532045">
          <w:rPr>
            <w:rFonts w:cs="Times New Roman"/>
            <w:color w:val="000000" w:themeColor="text1"/>
            <w:rPrChange w:id="25220" w:author="N F" w:date="2023-12-05T03:09:00Z">
              <w:rPr>
                <w:rFonts w:cs="Times New Roman"/>
              </w:rPr>
            </w:rPrChange>
          </w:rPr>
          <w:delInstrText>.</w:delInstrText>
        </w:r>
        <w:r w:rsidR="00426E62" w:rsidRPr="006E6534" w:rsidDel="00532045">
          <w:rPr>
            <w:rFonts w:cs="Times New Roman"/>
            <w:color w:val="000000" w:themeColor="text1"/>
            <w:lang w:val="en-GB"/>
            <w:rPrChange w:id="25221" w:author="N F" w:date="2023-12-05T03:09:00Z">
              <w:rPr>
                <w:rFonts w:cs="Times New Roman"/>
                <w:lang w:val="en-GB"/>
              </w:rPr>
            </w:rPrChange>
          </w:rPr>
          <w:delInstrText>S</w:delInstrText>
        </w:r>
        <w:r w:rsidR="00426E62" w:rsidRPr="006E6534" w:rsidDel="00532045">
          <w:rPr>
            <w:rFonts w:cs="Times New Roman"/>
            <w:color w:val="000000" w:themeColor="text1"/>
            <w:rPrChange w:id="25222" w:author="N F" w:date="2023-12-05T03:09:00Z">
              <w:rPr>
                <w:rFonts w:cs="Times New Roman"/>
              </w:rPr>
            </w:rPrChange>
          </w:rPr>
          <w:delInstrText>207170","</w:delInstrText>
        </w:r>
        <w:r w:rsidR="00426E62" w:rsidRPr="006E6534" w:rsidDel="00532045">
          <w:rPr>
            <w:rFonts w:cs="Times New Roman"/>
            <w:color w:val="000000" w:themeColor="text1"/>
            <w:lang w:val="en-GB"/>
            <w:rPrChange w:id="25223" w:author="N F" w:date="2023-12-05T03:09:00Z">
              <w:rPr>
                <w:rFonts w:cs="Times New Roman"/>
                <w:lang w:val="en-GB"/>
              </w:rPr>
            </w:rPrChange>
          </w:rPr>
          <w:delInstrText>ISSN</w:delInstrText>
        </w:r>
        <w:r w:rsidR="00426E62" w:rsidRPr="006E6534" w:rsidDel="00532045">
          <w:rPr>
            <w:rFonts w:cs="Times New Roman"/>
            <w:color w:val="000000" w:themeColor="text1"/>
            <w:rPrChange w:id="25224" w:author="N F" w:date="2023-12-05T03:09:00Z">
              <w:rPr>
                <w:rFonts w:cs="Times New Roman"/>
              </w:rPr>
            </w:rPrChange>
          </w:rPr>
          <w:delInstrText>":"1179-1322","</w:delInstrText>
        </w:r>
        <w:r w:rsidR="00426E62" w:rsidRPr="006E6534" w:rsidDel="00532045">
          <w:rPr>
            <w:rFonts w:cs="Times New Roman"/>
            <w:color w:val="000000" w:themeColor="text1"/>
            <w:lang w:val="en-GB"/>
            <w:rPrChange w:id="25225" w:author="N F" w:date="2023-12-05T03:09:00Z">
              <w:rPr>
                <w:rFonts w:cs="Times New Roman"/>
                <w:lang w:val="en-GB"/>
              </w:rPr>
            </w:rPrChange>
          </w:rPr>
          <w:delInstrText>journalAbbreviation</w:delInstrText>
        </w:r>
        <w:r w:rsidR="00426E62" w:rsidRPr="006E6534" w:rsidDel="00532045">
          <w:rPr>
            <w:rFonts w:cs="Times New Roman"/>
            <w:color w:val="000000" w:themeColor="text1"/>
            <w:rPrChange w:id="25226" w:author="N F" w:date="2023-12-05T03:09:00Z">
              <w:rPr>
                <w:rFonts w:cs="Times New Roman"/>
              </w:rPr>
            </w:rPrChange>
          </w:rPr>
          <w:delInstrText>":"</w:delInstrText>
        </w:r>
        <w:r w:rsidR="00426E62" w:rsidRPr="006E6534" w:rsidDel="00532045">
          <w:rPr>
            <w:rFonts w:cs="Times New Roman"/>
            <w:color w:val="000000" w:themeColor="text1"/>
            <w:lang w:val="en-GB"/>
            <w:rPrChange w:id="25227" w:author="N F" w:date="2023-12-05T03:09:00Z">
              <w:rPr>
                <w:rFonts w:cs="Times New Roman"/>
                <w:lang w:val="en-GB"/>
              </w:rPr>
            </w:rPrChange>
          </w:rPr>
          <w:delInstrText>Cancer</w:delInstrText>
        </w:r>
        <w:r w:rsidR="00426E62" w:rsidRPr="006E6534" w:rsidDel="00532045">
          <w:rPr>
            <w:rFonts w:cs="Times New Roman"/>
            <w:color w:val="000000" w:themeColor="text1"/>
            <w:rPrChange w:id="2522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229" w:author="N F" w:date="2023-12-05T03:09:00Z">
              <w:rPr>
                <w:rFonts w:cs="Times New Roman"/>
                <w:lang w:val="en-GB"/>
              </w:rPr>
            </w:rPrChange>
          </w:rPr>
          <w:delInstrText>Manag</w:delInstrText>
        </w:r>
        <w:r w:rsidR="00426E62" w:rsidRPr="006E6534" w:rsidDel="00532045">
          <w:rPr>
            <w:rFonts w:cs="Times New Roman"/>
            <w:color w:val="000000" w:themeColor="text1"/>
            <w:rPrChange w:id="2523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231" w:author="N F" w:date="2023-12-05T03:09:00Z">
              <w:rPr>
                <w:rFonts w:cs="Times New Roman"/>
                <w:lang w:val="en-GB"/>
              </w:rPr>
            </w:rPrChange>
          </w:rPr>
          <w:delInstrText>Res</w:delInstrText>
        </w:r>
        <w:r w:rsidR="00426E62" w:rsidRPr="006E6534" w:rsidDel="00532045">
          <w:rPr>
            <w:rFonts w:cs="Times New Roman"/>
            <w:color w:val="000000" w:themeColor="text1"/>
            <w:rPrChange w:id="25232" w:author="N F" w:date="2023-12-05T03:09:00Z">
              <w:rPr>
                <w:rFonts w:cs="Times New Roman"/>
              </w:rPr>
            </w:rPrChange>
          </w:rPr>
          <w:delInstrText>","</w:delInstrText>
        </w:r>
        <w:r w:rsidR="00426E62" w:rsidRPr="006E6534" w:rsidDel="00532045">
          <w:rPr>
            <w:rFonts w:cs="Times New Roman"/>
            <w:color w:val="000000" w:themeColor="text1"/>
            <w:lang w:val="en-GB"/>
            <w:rPrChange w:id="25233" w:author="N F" w:date="2023-12-05T03:09:00Z">
              <w:rPr>
                <w:rFonts w:cs="Times New Roman"/>
                <w:lang w:val="en-GB"/>
              </w:rPr>
            </w:rPrChange>
          </w:rPr>
          <w:delInstrText>note</w:delInstrText>
        </w:r>
        <w:r w:rsidR="00426E62" w:rsidRPr="006E6534" w:rsidDel="00532045">
          <w:rPr>
            <w:rFonts w:cs="Times New Roman"/>
            <w:color w:val="000000" w:themeColor="text1"/>
            <w:rPrChange w:id="25234" w:author="N F" w:date="2023-12-05T03:09:00Z">
              <w:rPr>
                <w:rFonts w:cs="Times New Roman"/>
              </w:rPr>
            </w:rPrChange>
          </w:rPr>
          <w:delInstrText>":"</w:delInstrText>
        </w:r>
        <w:r w:rsidR="00426E62" w:rsidRPr="006E6534" w:rsidDel="00532045">
          <w:rPr>
            <w:rFonts w:cs="Times New Roman"/>
            <w:color w:val="000000" w:themeColor="text1"/>
            <w:lang w:val="en-GB"/>
            <w:rPrChange w:id="25235" w:author="N F" w:date="2023-12-05T03:09:00Z">
              <w:rPr>
                <w:rFonts w:cs="Times New Roman"/>
                <w:lang w:val="en-GB"/>
              </w:rPr>
            </w:rPrChange>
          </w:rPr>
          <w:delInstrText>PMID</w:delInstrText>
        </w:r>
        <w:r w:rsidR="00426E62" w:rsidRPr="006E6534" w:rsidDel="00532045">
          <w:rPr>
            <w:rFonts w:cs="Times New Roman"/>
            <w:color w:val="000000" w:themeColor="text1"/>
            <w:rPrChange w:id="25236" w:author="N F" w:date="2023-12-05T03:09:00Z">
              <w:rPr>
                <w:rFonts w:cs="Times New Roman"/>
              </w:rPr>
            </w:rPrChange>
          </w:rPr>
          <w:delInstrText>: 31213907\</w:delInstrText>
        </w:r>
        <w:r w:rsidR="00426E62" w:rsidRPr="006E6534" w:rsidDel="00532045">
          <w:rPr>
            <w:rFonts w:cs="Times New Roman"/>
            <w:color w:val="000000" w:themeColor="text1"/>
            <w:lang w:val="en-GB"/>
            <w:rPrChange w:id="25237" w:author="N F" w:date="2023-12-05T03:09:00Z">
              <w:rPr>
                <w:rFonts w:cs="Times New Roman"/>
                <w:lang w:val="en-GB"/>
              </w:rPr>
            </w:rPrChange>
          </w:rPr>
          <w:delInstrText>nPMCID</w:delInstrText>
        </w:r>
        <w:r w:rsidR="00426E62" w:rsidRPr="006E6534" w:rsidDel="00532045">
          <w:rPr>
            <w:rFonts w:cs="Times New Roman"/>
            <w:color w:val="000000" w:themeColor="text1"/>
            <w:rPrChange w:id="2523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239" w:author="N F" w:date="2023-12-05T03:09:00Z">
              <w:rPr>
                <w:rFonts w:cs="Times New Roman"/>
                <w:lang w:val="en-GB"/>
              </w:rPr>
            </w:rPrChange>
          </w:rPr>
          <w:delInstrText>PMC</w:delInstrText>
        </w:r>
        <w:r w:rsidR="00426E62" w:rsidRPr="006E6534" w:rsidDel="00532045">
          <w:rPr>
            <w:rFonts w:cs="Times New Roman"/>
            <w:color w:val="000000" w:themeColor="text1"/>
            <w:rPrChange w:id="25240" w:author="N F" w:date="2023-12-05T03:09:00Z">
              <w:rPr>
                <w:rFonts w:cs="Times New Roman"/>
              </w:rPr>
            </w:rPrChange>
          </w:rPr>
          <w:delInstrText>6549661","</w:delInstrText>
        </w:r>
        <w:r w:rsidR="00426E62" w:rsidRPr="006E6534" w:rsidDel="00532045">
          <w:rPr>
            <w:rFonts w:cs="Times New Roman"/>
            <w:color w:val="000000" w:themeColor="text1"/>
            <w:lang w:val="en-GB"/>
            <w:rPrChange w:id="25241" w:author="N F" w:date="2023-12-05T03:09:00Z">
              <w:rPr>
                <w:rFonts w:cs="Times New Roman"/>
                <w:lang w:val="en-GB"/>
              </w:rPr>
            </w:rPrChange>
          </w:rPr>
          <w:delInstrText>page</w:delInstrText>
        </w:r>
        <w:r w:rsidR="00426E62" w:rsidRPr="006E6534" w:rsidDel="00532045">
          <w:rPr>
            <w:rFonts w:cs="Times New Roman"/>
            <w:color w:val="000000" w:themeColor="text1"/>
            <w:rPrChange w:id="25242" w:author="N F" w:date="2023-12-05T03:09:00Z">
              <w:rPr>
                <w:rFonts w:cs="Times New Roman"/>
              </w:rPr>
            </w:rPrChange>
          </w:rPr>
          <w:delInstrText>":"4883-4892","</w:delInstrText>
        </w:r>
        <w:r w:rsidR="00426E62" w:rsidRPr="006E6534" w:rsidDel="00532045">
          <w:rPr>
            <w:rFonts w:cs="Times New Roman"/>
            <w:color w:val="000000" w:themeColor="text1"/>
            <w:lang w:val="en-GB"/>
            <w:rPrChange w:id="25243" w:author="N F" w:date="2023-12-05T03:09:00Z">
              <w:rPr>
                <w:rFonts w:cs="Times New Roman"/>
                <w:lang w:val="en-GB"/>
              </w:rPr>
            </w:rPrChange>
          </w:rPr>
          <w:delInstrText>source</w:delInstrText>
        </w:r>
        <w:r w:rsidR="00426E62" w:rsidRPr="006E6534" w:rsidDel="00532045">
          <w:rPr>
            <w:rFonts w:cs="Times New Roman"/>
            <w:color w:val="000000" w:themeColor="text1"/>
            <w:rPrChange w:id="25244" w:author="N F" w:date="2023-12-05T03:09:00Z">
              <w:rPr>
                <w:rFonts w:cs="Times New Roman"/>
              </w:rPr>
            </w:rPrChange>
          </w:rPr>
          <w:delInstrText>":"</w:delInstrText>
        </w:r>
        <w:r w:rsidR="00426E62" w:rsidRPr="006E6534" w:rsidDel="00532045">
          <w:rPr>
            <w:rFonts w:cs="Times New Roman"/>
            <w:color w:val="000000" w:themeColor="text1"/>
            <w:lang w:val="en-GB"/>
            <w:rPrChange w:id="25245" w:author="N F" w:date="2023-12-05T03:09:00Z">
              <w:rPr>
                <w:rFonts w:cs="Times New Roman"/>
                <w:lang w:val="en-GB"/>
              </w:rPr>
            </w:rPrChange>
          </w:rPr>
          <w:delInstrText>PubMed</w:delInstrText>
        </w:r>
        <w:r w:rsidR="00426E62" w:rsidRPr="006E6534" w:rsidDel="00532045">
          <w:rPr>
            <w:rFonts w:cs="Times New Roman"/>
            <w:color w:val="000000" w:themeColor="text1"/>
            <w:rPrChange w:id="2524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247" w:author="N F" w:date="2023-12-05T03:09:00Z">
              <w:rPr>
                <w:rFonts w:cs="Times New Roman"/>
                <w:lang w:val="en-GB"/>
              </w:rPr>
            </w:rPrChange>
          </w:rPr>
          <w:delInstrText>Central</w:delInstrText>
        </w:r>
        <w:r w:rsidR="00426E62" w:rsidRPr="006E6534" w:rsidDel="00532045">
          <w:rPr>
            <w:rFonts w:cs="Times New Roman"/>
            <w:color w:val="000000" w:themeColor="text1"/>
            <w:rPrChange w:id="25248" w:author="N F" w:date="2023-12-05T03:09:00Z">
              <w:rPr>
                <w:rFonts w:cs="Times New Roman"/>
              </w:rPr>
            </w:rPrChange>
          </w:rPr>
          <w:delInstrText>","</w:delInstrText>
        </w:r>
        <w:r w:rsidR="00426E62" w:rsidRPr="006E6534" w:rsidDel="00532045">
          <w:rPr>
            <w:rFonts w:cs="Times New Roman"/>
            <w:color w:val="000000" w:themeColor="text1"/>
            <w:lang w:val="en-GB"/>
            <w:rPrChange w:id="25249" w:author="N F" w:date="2023-12-05T03:09:00Z">
              <w:rPr>
                <w:rFonts w:cs="Times New Roman"/>
                <w:lang w:val="en-GB"/>
              </w:rPr>
            </w:rPrChange>
          </w:rPr>
          <w:delInstrText>title</w:delInstrText>
        </w:r>
        <w:r w:rsidR="00426E62" w:rsidRPr="006E6534" w:rsidDel="00532045">
          <w:rPr>
            <w:rFonts w:cs="Times New Roman"/>
            <w:color w:val="000000" w:themeColor="text1"/>
            <w:rPrChange w:id="25250" w:author="N F" w:date="2023-12-05T03:09:00Z">
              <w:rPr>
                <w:rFonts w:cs="Times New Roman"/>
              </w:rPr>
            </w:rPrChange>
          </w:rPr>
          <w:delInstrText>":"</w:delInstrText>
        </w:r>
        <w:r w:rsidR="00426E62" w:rsidRPr="006E6534" w:rsidDel="00532045">
          <w:rPr>
            <w:rFonts w:cs="Times New Roman"/>
            <w:color w:val="000000" w:themeColor="text1"/>
            <w:lang w:val="en-GB"/>
            <w:rPrChange w:id="25251" w:author="N F" w:date="2023-12-05T03:09:00Z">
              <w:rPr>
                <w:rFonts w:cs="Times New Roman"/>
                <w:lang w:val="en-GB"/>
              </w:rPr>
            </w:rPrChange>
          </w:rPr>
          <w:delInstrText>Impact</w:delInstrText>
        </w:r>
        <w:r w:rsidR="00426E62" w:rsidRPr="006E6534" w:rsidDel="00532045">
          <w:rPr>
            <w:rFonts w:cs="Times New Roman"/>
            <w:color w:val="000000" w:themeColor="text1"/>
            <w:rPrChange w:id="2525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253" w:author="N F" w:date="2023-12-05T03:09:00Z">
              <w:rPr>
                <w:rFonts w:cs="Times New Roman"/>
                <w:lang w:val="en-GB"/>
              </w:rPr>
            </w:rPrChange>
          </w:rPr>
          <w:delInstrText>of</w:delInstrText>
        </w:r>
        <w:r w:rsidR="00426E62" w:rsidRPr="006E6534" w:rsidDel="00532045">
          <w:rPr>
            <w:rFonts w:cs="Times New Roman"/>
            <w:color w:val="000000" w:themeColor="text1"/>
            <w:rPrChange w:id="2525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255" w:author="N F" w:date="2023-12-05T03:09:00Z">
              <w:rPr>
                <w:rFonts w:cs="Times New Roman"/>
                <w:lang w:val="en-GB"/>
              </w:rPr>
            </w:rPrChange>
          </w:rPr>
          <w:delInstrText>EGFR</w:delInstrText>
        </w:r>
        <w:r w:rsidR="00426E62" w:rsidRPr="006E6534" w:rsidDel="00532045">
          <w:rPr>
            <w:rFonts w:cs="Times New Roman"/>
            <w:color w:val="000000" w:themeColor="text1"/>
            <w:rPrChange w:id="2525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257" w:author="N F" w:date="2023-12-05T03:09:00Z">
              <w:rPr>
                <w:rFonts w:cs="Times New Roman"/>
                <w:lang w:val="en-GB"/>
              </w:rPr>
            </w:rPrChange>
          </w:rPr>
          <w:delInstrText>genotype</w:delInstrText>
        </w:r>
        <w:r w:rsidR="00426E62" w:rsidRPr="006E6534" w:rsidDel="00532045">
          <w:rPr>
            <w:rFonts w:cs="Times New Roman"/>
            <w:color w:val="000000" w:themeColor="text1"/>
            <w:rPrChange w:id="2525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259" w:author="N F" w:date="2023-12-05T03:09:00Z">
              <w:rPr>
                <w:rFonts w:cs="Times New Roman"/>
                <w:lang w:val="en-GB"/>
              </w:rPr>
            </w:rPrChange>
          </w:rPr>
          <w:delInstrText>on</w:delInstrText>
        </w:r>
        <w:r w:rsidR="00426E62" w:rsidRPr="006E6534" w:rsidDel="00532045">
          <w:rPr>
            <w:rFonts w:cs="Times New Roman"/>
            <w:color w:val="000000" w:themeColor="text1"/>
            <w:rPrChange w:id="2526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261" w:author="N F" w:date="2023-12-05T03:09:00Z">
              <w:rPr>
                <w:rFonts w:cs="Times New Roman"/>
                <w:lang w:val="en-GB"/>
              </w:rPr>
            </w:rPrChange>
          </w:rPr>
          <w:delInstrText>the</w:delInstrText>
        </w:r>
        <w:r w:rsidR="00426E62" w:rsidRPr="006E6534" w:rsidDel="00532045">
          <w:rPr>
            <w:rFonts w:cs="Times New Roman"/>
            <w:color w:val="000000" w:themeColor="text1"/>
            <w:rPrChange w:id="2526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263" w:author="N F" w:date="2023-12-05T03:09:00Z">
              <w:rPr>
                <w:rFonts w:cs="Times New Roman"/>
                <w:lang w:val="en-GB"/>
              </w:rPr>
            </w:rPrChange>
          </w:rPr>
          <w:delInstrText>efficacy</w:delInstrText>
        </w:r>
        <w:r w:rsidR="00426E62" w:rsidRPr="006E6534" w:rsidDel="00532045">
          <w:rPr>
            <w:rFonts w:cs="Times New Roman"/>
            <w:color w:val="000000" w:themeColor="text1"/>
            <w:rPrChange w:id="2526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265" w:author="N F" w:date="2023-12-05T03:09:00Z">
              <w:rPr>
                <w:rFonts w:cs="Times New Roman"/>
                <w:lang w:val="en-GB"/>
              </w:rPr>
            </w:rPrChange>
          </w:rPr>
          <w:delInstrText>of</w:delInstrText>
        </w:r>
        <w:r w:rsidR="00426E62" w:rsidRPr="006E6534" w:rsidDel="00532045">
          <w:rPr>
            <w:rFonts w:cs="Times New Roman"/>
            <w:color w:val="000000" w:themeColor="text1"/>
            <w:rPrChange w:id="2526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267" w:author="N F" w:date="2023-12-05T03:09:00Z">
              <w:rPr>
                <w:rFonts w:cs="Times New Roman"/>
                <w:lang w:val="en-GB"/>
              </w:rPr>
            </w:rPrChange>
          </w:rPr>
          <w:delInstrText>osimertinib</w:delInstrText>
        </w:r>
        <w:r w:rsidR="00426E62" w:rsidRPr="006E6534" w:rsidDel="00532045">
          <w:rPr>
            <w:rFonts w:cs="Times New Roman"/>
            <w:color w:val="000000" w:themeColor="text1"/>
            <w:rPrChange w:id="2526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269" w:author="N F" w:date="2023-12-05T03:09:00Z">
              <w:rPr>
                <w:rFonts w:cs="Times New Roman"/>
                <w:lang w:val="en-GB"/>
              </w:rPr>
            </w:rPrChange>
          </w:rPr>
          <w:delInstrText>in</w:delInstrText>
        </w:r>
        <w:r w:rsidR="00426E62" w:rsidRPr="006E6534" w:rsidDel="00532045">
          <w:rPr>
            <w:rFonts w:cs="Times New Roman"/>
            <w:color w:val="000000" w:themeColor="text1"/>
            <w:rPrChange w:id="2527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271" w:author="N F" w:date="2023-12-05T03:09:00Z">
              <w:rPr>
                <w:rFonts w:cs="Times New Roman"/>
                <w:lang w:val="en-GB"/>
              </w:rPr>
            </w:rPrChange>
          </w:rPr>
          <w:delInstrText>EGFR</w:delInstrText>
        </w:r>
        <w:r w:rsidR="00426E62" w:rsidRPr="006E6534" w:rsidDel="00532045">
          <w:rPr>
            <w:rFonts w:cs="Times New Roman"/>
            <w:color w:val="000000" w:themeColor="text1"/>
            <w:rPrChange w:id="2527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273" w:author="N F" w:date="2023-12-05T03:09:00Z">
              <w:rPr>
                <w:rFonts w:cs="Times New Roman"/>
                <w:lang w:val="en-GB"/>
              </w:rPr>
            </w:rPrChange>
          </w:rPr>
          <w:delInstrText>tyrosine</w:delInstrText>
        </w:r>
        <w:r w:rsidR="00426E62" w:rsidRPr="006E6534" w:rsidDel="00532045">
          <w:rPr>
            <w:rFonts w:cs="Times New Roman"/>
            <w:color w:val="000000" w:themeColor="text1"/>
            <w:rPrChange w:id="2527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275" w:author="N F" w:date="2023-12-05T03:09:00Z">
              <w:rPr>
                <w:rFonts w:cs="Times New Roman"/>
                <w:lang w:val="en-GB"/>
              </w:rPr>
            </w:rPrChange>
          </w:rPr>
          <w:delInstrText>kinase</w:delInstrText>
        </w:r>
        <w:r w:rsidR="00426E62" w:rsidRPr="006E6534" w:rsidDel="00532045">
          <w:rPr>
            <w:rFonts w:cs="Times New Roman"/>
            <w:color w:val="000000" w:themeColor="text1"/>
            <w:rPrChange w:id="2527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277" w:author="N F" w:date="2023-12-05T03:09:00Z">
              <w:rPr>
                <w:rFonts w:cs="Times New Roman"/>
                <w:lang w:val="en-GB"/>
              </w:rPr>
            </w:rPrChange>
          </w:rPr>
          <w:delInstrText>inhibitor</w:delInstrText>
        </w:r>
        <w:r w:rsidR="00426E62" w:rsidRPr="006E6534" w:rsidDel="00532045">
          <w:rPr>
            <w:rFonts w:cs="Times New Roman"/>
            <w:color w:val="000000" w:themeColor="text1"/>
            <w:rPrChange w:id="25278" w:author="N F" w:date="2023-12-05T03:09:00Z">
              <w:rPr>
                <w:rFonts w:cs="Times New Roman"/>
              </w:rPr>
            </w:rPrChange>
          </w:rPr>
          <w:delInstrText>-</w:delInstrText>
        </w:r>
        <w:r w:rsidR="00426E62" w:rsidRPr="006E6534" w:rsidDel="00532045">
          <w:rPr>
            <w:rFonts w:cs="Times New Roman"/>
            <w:color w:val="000000" w:themeColor="text1"/>
            <w:lang w:val="en-GB"/>
            <w:rPrChange w:id="25279" w:author="N F" w:date="2023-12-05T03:09:00Z">
              <w:rPr>
                <w:rFonts w:cs="Times New Roman"/>
                <w:lang w:val="en-GB"/>
              </w:rPr>
            </w:rPrChange>
          </w:rPr>
          <w:delInstrText>resistant</w:delInstrText>
        </w:r>
        <w:r w:rsidR="00426E62" w:rsidRPr="006E6534" w:rsidDel="00532045">
          <w:rPr>
            <w:rFonts w:cs="Times New Roman"/>
            <w:color w:val="000000" w:themeColor="text1"/>
            <w:rPrChange w:id="2528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281" w:author="N F" w:date="2023-12-05T03:09:00Z">
              <w:rPr>
                <w:rFonts w:cs="Times New Roman"/>
                <w:lang w:val="en-GB"/>
              </w:rPr>
            </w:rPrChange>
          </w:rPr>
          <w:delInstrText>patients</w:delInstrText>
        </w:r>
        <w:r w:rsidR="00426E62" w:rsidRPr="006E6534" w:rsidDel="00532045">
          <w:rPr>
            <w:rFonts w:cs="Times New Roman"/>
            <w:color w:val="000000" w:themeColor="text1"/>
            <w:rPrChange w:id="2528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283" w:author="N F" w:date="2023-12-05T03:09:00Z">
              <w:rPr>
                <w:rFonts w:cs="Times New Roman"/>
                <w:lang w:val="en-GB"/>
              </w:rPr>
            </w:rPrChange>
          </w:rPr>
          <w:delInstrText>with</w:delInstrText>
        </w:r>
        <w:r w:rsidR="00426E62" w:rsidRPr="006E6534" w:rsidDel="00532045">
          <w:rPr>
            <w:rFonts w:cs="Times New Roman"/>
            <w:color w:val="000000" w:themeColor="text1"/>
            <w:rPrChange w:id="2528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285" w:author="N F" w:date="2023-12-05T03:09:00Z">
              <w:rPr>
                <w:rFonts w:cs="Times New Roman"/>
                <w:lang w:val="en-GB"/>
              </w:rPr>
            </w:rPrChange>
          </w:rPr>
          <w:delInstrText>non</w:delInstrText>
        </w:r>
        <w:r w:rsidR="00426E62" w:rsidRPr="006E6534" w:rsidDel="00532045">
          <w:rPr>
            <w:rFonts w:cs="Times New Roman"/>
            <w:color w:val="000000" w:themeColor="text1"/>
            <w:rPrChange w:id="25286" w:author="N F" w:date="2023-12-05T03:09:00Z">
              <w:rPr>
                <w:rFonts w:cs="Times New Roman"/>
              </w:rPr>
            </w:rPrChange>
          </w:rPr>
          <w:delInstrText>-</w:delInstrText>
        </w:r>
        <w:r w:rsidR="00426E62" w:rsidRPr="006E6534" w:rsidDel="00532045">
          <w:rPr>
            <w:rFonts w:cs="Times New Roman"/>
            <w:color w:val="000000" w:themeColor="text1"/>
            <w:lang w:val="en-GB"/>
            <w:rPrChange w:id="25287" w:author="N F" w:date="2023-12-05T03:09:00Z">
              <w:rPr>
                <w:rFonts w:cs="Times New Roman"/>
                <w:lang w:val="en-GB"/>
              </w:rPr>
            </w:rPrChange>
          </w:rPr>
          <w:delInstrText>small</w:delInstrText>
        </w:r>
        <w:r w:rsidR="00426E62" w:rsidRPr="006E6534" w:rsidDel="00532045">
          <w:rPr>
            <w:rFonts w:cs="Times New Roman"/>
            <w:color w:val="000000" w:themeColor="text1"/>
            <w:rPrChange w:id="2528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289" w:author="N F" w:date="2023-12-05T03:09:00Z">
              <w:rPr>
                <w:rFonts w:cs="Times New Roman"/>
                <w:lang w:val="en-GB"/>
              </w:rPr>
            </w:rPrChange>
          </w:rPr>
          <w:delInstrText>cell</w:delInstrText>
        </w:r>
        <w:r w:rsidR="00426E62" w:rsidRPr="006E6534" w:rsidDel="00532045">
          <w:rPr>
            <w:rFonts w:cs="Times New Roman"/>
            <w:color w:val="000000" w:themeColor="text1"/>
            <w:rPrChange w:id="2529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291" w:author="N F" w:date="2023-12-05T03:09:00Z">
              <w:rPr>
                <w:rFonts w:cs="Times New Roman"/>
                <w:lang w:val="en-GB"/>
              </w:rPr>
            </w:rPrChange>
          </w:rPr>
          <w:delInstrText>lung</w:delInstrText>
        </w:r>
        <w:r w:rsidR="00426E62" w:rsidRPr="006E6534" w:rsidDel="00532045">
          <w:rPr>
            <w:rFonts w:cs="Times New Roman"/>
            <w:color w:val="000000" w:themeColor="text1"/>
            <w:rPrChange w:id="2529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293" w:author="N F" w:date="2023-12-05T03:09:00Z">
              <w:rPr>
                <w:rFonts w:cs="Times New Roman"/>
                <w:lang w:val="en-GB"/>
              </w:rPr>
            </w:rPrChange>
          </w:rPr>
          <w:delInstrText>cancer</w:delInstrText>
        </w:r>
        <w:r w:rsidR="00426E62" w:rsidRPr="006E6534" w:rsidDel="00532045">
          <w:rPr>
            <w:rFonts w:cs="Times New Roman"/>
            <w:color w:val="000000" w:themeColor="text1"/>
            <w:rPrChange w:id="2529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295" w:author="N F" w:date="2023-12-05T03:09:00Z">
              <w:rPr>
                <w:rFonts w:cs="Times New Roman"/>
                <w:lang w:val="en-GB"/>
              </w:rPr>
            </w:rPrChange>
          </w:rPr>
          <w:delInstrText>a</w:delInstrText>
        </w:r>
        <w:r w:rsidR="00426E62" w:rsidRPr="006E6534" w:rsidDel="00532045">
          <w:rPr>
            <w:rFonts w:cs="Times New Roman"/>
            <w:color w:val="000000" w:themeColor="text1"/>
            <w:rPrChange w:id="2529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297" w:author="N F" w:date="2023-12-05T03:09:00Z">
              <w:rPr>
                <w:rFonts w:cs="Times New Roman"/>
                <w:lang w:val="en-GB"/>
              </w:rPr>
            </w:rPrChange>
          </w:rPr>
          <w:delInstrText>prospective</w:delInstrText>
        </w:r>
        <w:r w:rsidR="00426E62" w:rsidRPr="006E6534" w:rsidDel="00532045">
          <w:rPr>
            <w:rFonts w:cs="Times New Roman"/>
            <w:color w:val="000000" w:themeColor="text1"/>
            <w:rPrChange w:id="2529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299" w:author="N F" w:date="2023-12-05T03:09:00Z">
              <w:rPr>
                <w:rFonts w:cs="Times New Roman"/>
                <w:lang w:val="en-GB"/>
              </w:rPr>
            </w:rPrChange>
          </w:rPr>
          <w:delInstrText>observational</w:delInstrText>
        </w:r>
        <w:r w:rsidR="00426E62" w:rsidRPr="006E6534" w:rsidDel="00532045">
          <w:rPr>
            <w:rFonts w:cs="Times New Roman"/>
            <w:color w:val="000000" w:themeColor="text1"/>
            <w:rPrChange w:id="2530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301" w:author="N F" w:date="2023-12-05T03:09:00Z">
              <w:rPr>
                <w:rFonts w:cs="Times New Roman"/>
                <w:lang w:val="en-GB"/>
              </w:rPr>
            </w:rPrChange>
          </w:rPr>
          <w:delInstrText>study</w:delInstrText>
        </w:r>
        <w:r w:rsidR="00426E62" w:rsidRPr="006E6534" w:rsidDel="00532045">
          <w:rPr>
            <w:rFonts w:cs="Times New Roman"/>
            <w:color w:val="000000" w:themeColor="text1"/>
            <w:rPrChange w:id="25302" w:author="N F" w:date="2023-12-05T03:09:00Z">
              <w:rPr>
                <w:rFonts w:cs="Times New Roman"/>
              </w:rPr>
            </w:rPrChange>
          </w:rPr>
          <w:delInstrText>","</w:delInstrText>
        </w:r>
        <w:r w:rsidR="00426E62" w:rsidRPr="006E6534" w:rsidDel="00532045">
          <w:rPr>
            <w:rFonts w:cs="Times New Roman"/>
            <w:color w:val="000000" w:themeColor="text1"/>
            <w:lang w:val="en-GB"/>
            <w:rPrChange w:id="25303" w:author="N F" w:date="2023-12-05T03:09:00Z">
              <w:rPr>
                <w:rFonts w:cs="Times New Roman"/>
                <w:lang w:val="en-GB"/>
              </w:rPr>
            </w:rPrChange>
          </w:rPr>
          <w:delInstrText>title</w:delInstrText>
        </w:r>
        <w:r w:rsidR="00426E62" w:rsidRPr="006E6534" w:rsidDel="00532045">
          <w:rPr>
            <w:rFonts w:cs="Times New Roman"/>
            <w:color w:val="000000" w:themeColor="text1"/>
            <w:rPrChange w:id="25304" w:author="N F" w:date="2023-12-05T03:09:00Z">
              <w:rPr>
                <w:rFonts w:cs="Times New Roman"/>
              </w:rPr>
            </w:rPrChange>
          </w:rPr>
          <w:delInstrText>-</w:delInstrText>
        </w:r>
        <w:r w:rsidR="00426E62" w:rsidRPr="006E6534" w:rsidDel="00532045">
          <w:rPr>
            <w:rFonts w:cs="Times New Roman"/>
            <w:color w:val="000000" w:themeColor="text1"/>
            <w:lang w:val="en-GB"/>
            <w:rPrChange w:id="25305" w:author="N F" w:date="2023-12-05T03:09:00Z">
              <w:rPr>
                <w:rFonts w:cs="Times New Roman"/>
                <w:lang w:val="en-GB"/>
              </w:rPr>
            </w:rPrChange>
          </w:rPr>
          <w:delInstrText>short</w:delInstrText>
        </w:r>
        <w:r w:rsidR="00426E62" w:rsidRPr="006E6534" w:rsidDel="00532045">
          <w:rPr>
            <w:rFonts w:cs="Times New Roman"/>
            <w:color w:val="000000" w:themeColor="text1"/>
            <w:rPrChange w:id="25306" w:author="N F" w:date="2023-12-05T03:09:00Z">
              <w:rPr>
                <w:rFonts w:cs="Times New Roman"/>
              </w:rPr>
            </w:rPrChange>
          </w:rPr>
          <w:delInstrText>":"</w:delInstrText>
        </w:r>
        <w:r w:rsidR="00426E62" w:rsidRPr="006E6534" w:rsidDel="00532045">
          <w:rPr>
            <w:rFonts w:cs="Times New Roman"/>
            <w:color w:val="000000" w:themeColor="text1"/>
            <w:lang w:val="en-GB"/>
            <w:rPrChange w:id="25307" w:author="N F" w:date="2023-12-05T03:09:00Z">
              <w:rPr>
                <w:rFonts w:cs="Times New Roman"/>
                <w:lang w:val="en-GB"/>
              </w:rPr>
            </w:rPrChange>
          </w:rPr>
          <w:delInstrText>Impact</w:delInstrText>
        </w:r>
        <w:r w:rsidR="00426E62" w:rsidRPr="006E6534" w:rsidDel="00532045">
          <w:rPr>
            <w:rFonts w:cs="Times New Roman"/>
            <w:color w:val="000000" w:themeColor="text1"/>
            <w:rPrChange w:id="2530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309" w:author="N F" w:date="2023-12-05T03:09:00Z">
              <w:rPr>
                <w:rFonts w:cs="Times New Roman"/>
                <w:lang w:val="en-GB"/>
              </w:rPr>
            </w:rPrChange>
          </w:rPr>
          <w:delInstrText>of</w:delInstrText>
        </w:r>
        <w:r w:rsidR="00426E62" w:rsidRPr="006E6534" w:rsidDel="00532045">
          <w:rPr>
            <w:rFonts w:cs="Times New Roman"/>
            <w:color w:val="000000" w:themeColor="text1"/>
            <w:rPrChange w:id="2531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311" w:author="N F" w:date="2023-12-05T03:09:00Z">
              <w:rPr>
                <w:rFonts w:cs="Times New Roman"/>
                <w:lang w:val="en-GB"/>
              </w:rPr>
            </w:rPrChange>
          </w:rPr>
          <w:delInstrText>EGFR</w:delInstrText>
        </w:r>
        <w:r w:rsidR="00426E62" w:rsidRPr="006E6534" w:rsidDel="00532045">
          <w:rPr>
            <w:rFonts w:cs="Times New Roman"/>
            <w:color w:val="000000" w:themeColor="text1"/>
            <w:rPrChange w:id="2531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313" w:author="N F" w:date="2023-12-05T03:09:00Z">
              <w:rPr>
                <w:rFonts w:cs="Times New Roman"/>
                <w:lang w:val="en-GB"/>
              </w:rPr>
            </w:rPrChange>
          </w:rPr>
          <w:delInstrText>genotype</w:delInstrText>
        </w:r>
        <w:r w:rsidR="00426E62" w:rsidRPr="006E6534" w:rsidDel="00532045">
          <w:rPr>
            <w:rFonts w:cs="Times New Roman"/>
            <w:color w:val="000000" w:themeColor="text1"/>
            <w:rPrChange w:id="2531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315" w:author="N F" w:date="2023-12-05T03:09:00Z">
              <w:rPr>
                <w:rFonts w:cs="Times New Roman"/>
                <w:lang w:val="en-GB"/>
              </w:rPr>
            </w:rPrChange>
          </w:rPr>
          <w:delInstrText>on</w:delInstrText>
        </w:r>
        <w:r w:rsidR="00426E62" w:rsidRPr="006E6534" w:rsidDel="00532045">
          <w:rPr>
            <w:rFonts w:cs="Times New Roman"/>
            <w:color w:val="000000" w:themeColor="text1"/>
            <w:rPrChange w:id="2531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317" w:author="N F" w:date="2023-12-05T03:09:00Z">
              <w:rPr>
                <w:rFonts w:cs="Times New Roman"/>
                <w:lang w:val="en-GB"/>
              </w:rPr>
            </w:rPrChange>
          </w:rPr>
          <w:delInstrText>the</w:delInstrText>
        </w:r>
        <w:r w:rsidR="00426E62" w:rsidRPr="006E6534" w:rsidDel="00532045">
          <w:rPr>
            <w:rFonts w:cs="Times New Roman"/>
            <w:color w:val="000000" w:themeColor="text1"/>
            <w:rPrChange w:id="2531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319" w:author="N F" w:date="2023-12-05T03:09:00Z">
              <w:rPr>
                <w:rFonts w:cs="Times New Roman"/>
                <w:lang w:val="en-GB"/>
              </w:rPr>
            </w:rPrChange>
          </w:rPr>
          <w:delInstrText>efficacy</w:delInstrText>
        </w:r>
        <w:r w:rsidR="00426E62" w:rsidRPr="006E6534" w:rsidDel="00532045">
          <w:rPr>
            <w:rFonts w:cs="Times New Roman"/>
            <w:color w:val="000000" w:themeColor="text1"/>
            <w:rPrChange w:id="2532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321" w:author="N F" w:date="2023-12-05T03:09:00Z">
              <w:rPr>
                <w:rFonts w:cs="Times New Roman"/>
                <w:lang w:val="en-GB"/>
              </w:rPr>
            </w:rPrChange>
          </w:rPr>
          <w:delInstrText>of</w:delInstrText>
        </w:r>
        <w:r w:rsidR="00426E62" w:rsidRPr="006E6534" w:rsidDel="00532045">
          <w:rPr>
            <w:rFonts w:cs="Times New Roman"/>
            <w:color w:val="000000" w:themeColor="text1"/>
            <w:rPrChange w:id="2532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323" w:author="N F" w:date="2023-12-05T03:09:00Z">
              <w:rPr>
                <w:rFonts w:cs="Times New Roman"/>
                <w:lang w:val="en-GB"/>
              </w:rPr>
            </w:rPrChange>
          </w:rPr>
          <w:delInstrText>osimertinib</w:delInstrText>
        </w:r>
        <w:r w:rsidR="00426E62" w:rsidRPr="006E6534" w:rsidDel="00532045">
          <w:rPr>
            <w:rFonts w:cs="Times New Roman"/>
            <w:color w:val="000000" w:themeColor="text1"/>
            <w:rPrChange w:id="2532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325" w:author="N F" w:date="2023-12-05T03:09:00Z">
              <w:rPr>
                <w:rFonts w:cs="Times New Roman"/>
                <w:lang w:val="en-GB"/>
              </w:rPr>
            </w:rPrChange>
          </w:rPr>
          <w:delInstrText>in</w:delInstrText>
        </w:r>
        <w:r w:rsidR="00426E62" w:rsidRPr="006E6534" w:rsidDel="00532045">
          <w:rPr>
            <w:rFonts w:cs="Times New Roman"/>
            <w:color w:val="000000" w:themeColor="text1"/>
            <w:rPrChange w:id="2532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327" w:author="N F" w:date="2023-12-05T03:09:00Z">
              <w:rPr>
                <w:rFonts w:cs="Times New Roman"/>
                <w:lang w:val="en-GB"/>
              </w:rPr>
            </w:rPrChange>
          </w:rPr>
          <w:delInstrText>EGFR</w:delInstrText>
        </w:r>
        <w:r w:rsidR="00426E62" w:rsidRPr="006E6534" w:rsidDel="00532045">
          <w:rPr>
            <w:rFonts w:cs="Times New Roman"/>
            <w:color w:val="000000" w:themeColor="text1"/>
            <w:rPrChange w:id="2532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329" w:author="N F" w:date="2023-12-05T03:09:00Z">
              <w:rPr>
                <w:rFonts w:cs="Times New Roman"/>
                <w:lang w:val="en-GB"/>
              </w:rPr>
            </w:rPrChange>
          </w:rPr>
          <w:delInstrText>tyrosine</w:delInstrText>
        </w:r>
        <w:r w:rsidR="00426E62" w:rsidRPr="006E6534" w:rsidDel="00532045">
          <w:rPr>
            <w:rFonts w:cs="Times New Roman"/>
            <w:color w:val="000000" w:themeColor="text1"/>
            <w:rPrChange w:id="2533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331" w:author="N F" w:date="2023-12-05T03:09:00Z">
              <w:rPr>
                <w:rFonts w:cs="Times New Roman"/>
                <w:lang w:val="en-GB"/>
              </w:rPr>
            </w:rPrChange>
          </w:rPr>
          <w:delInstrText>kinase</w:delInstrText>
        </w:r>
        <w:r w:rsidR="00426E62" w:rsidRPr="006E6534" w:rsidDel="00532045">
          <w:rPr>
            <w:rFonts w:cs="Times New Roman"/>
            <w:color w:val="000000" w:themeColor="text1"/>
            <w:rPrChange w:id="2533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333" w:author="N F" w:date="2023-12-05T03:09:00Z">
              <w:rPr>
                <w:rFonts w:cs="Times New Roman"/>
                <w:lang w:val="en-GB"/>
              </w:rPr>
            </w:rPrChange>
          </w:rPr>
          <w:delInstrText>inhibitor</w:delInstrText>
        </w:r>
        <w:r w:rsidR="00426E62" w:rsidRPr="006E6534" w:rsidDel="00532045">
          <w:rPr>
            <w:rFonts w:cs="Times New Roman"/>
            <w:color w:val="000000" w:themeColor="text1"/>
            <w:rPrChange w:id="25334" w:author="N F" w:date="2023-12-05T03:09:00Z">
              <w:rPr>
                <w:rFonts w:cs="Times New Roman"/>
              </w:rPr>
            </w:rPrChange>
          </w:rPr>
          <w:delInstrText>-</w:delInstrText>
        </w:r>
        <w:r w:rsidR="00426E62" w:rsidRPr="006E6534" w:rsidDel="00532045">
          <w:rPr>
            <w:rFonts w:cs="Times New Roman"/>
            <w:color w:val="000000" w:themeColor="text1"/>
            <w:lang w:val="en-GB"/>
            <w:rPrChange w:id="25335" w:author="N F" w:date="2023-12-05T03:09:00Z">
              <w:rPr>
                <w:rFonts w:cs="Times New Roman"/>
                <w:lang w:val="en-GB"/>
              </w:rPr>
            </w:rPrChange>
          </w:rPr>
          <w:delInstrText>resistant</w:delInstrText>
        </w:r>
        <w:r w:rsidR="00426E62" w:rsidRPr="006E6534" w:rsidDel="00532045">
          <w:rPr>
            <w:rFonts w:cs="Times New Roman"/>
            <w:color w:val="000000" w:themeColor="text1"/>
            <w:rPrChange w:id="2533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337" w:author="N F" w:date="2023-12-05T03:09:00Z">
              <w:rPr>
                <w:rFonts w:cs="Times New Roman"/>
                <w:lang w:val="en-GB"/>
              </w:rPr>
            </w:rPrChange>
          </w:rPr>
          <w:delInstrText>patients</w:delInstrText>
        </w:r>
        <w:r w:rsidR="00426E62" w:rsidRPr="006E6534" w:rsidDel="00532045">
          <w:rPr>
            <w:rFonts w:cs="Times New Roman"/>
            <w:color w:val="000000" w:themeColor="text1"/>
            <w:rPrChange w:id="2533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339" w:author="N F" w:date="2023-12-05T03:09:00Z">
              <w:rPr>
                <w:rFonts w:cs="Times New Roman"/>
                <w:lang w:val="en-GB"/>
              </w:rPr>
            </w:rPrChange>
          </w:rPr>
          <w:delInstrText>with</w:delInstrText>
        </w:r>
        <w:r w:rsidR="00426E62" w:rsidRPr="006E6534" w:rsidDel="00532045">
          <w:rPr>
            <w:rFonts w:cs="Times New Roman"/>
            <w:color w:val="000000" w:themeColor="text1"/>
            <w:rPrChange w:id="2534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341" w:author="N F" w:date="2023-12-05T03:09:00Z">
              <w:rPr>
                <w:rFonts w:cs="Times New Roman"/>
                <w:lang w:val="en-GB"/>
              </w:rPr>
            </w:rPrChange>
          </w:rPr>
          <w:delInstrText>non</w:delInstrText>
        </w:r>
        <w:r w:rsidR="00426E62" w:rsidRPr="006E6534" w:rsidDel="00532045">
          <w:rPr>
            <w:rFonts w:cs="Times New Roman"/>
            <w:color w:val="000000" w:themeColor="text1"/>
            <w:rPrChange w:id="25342" w:author="N F" w:date="2023-12-05T03:09:00Z">
              <w:rPr>
                <w:rFonts w:cs="Times New Roman"/>
              </w:rPr>
            </w:rPrChange>
          </w:rPr>
          <w:delInstrText>-</w:delInstrText>
        </w:r>
        <w:r w:rsidR="00426E62" w:rsidRPr="006E6534" w:rsidDel="00532045">
          <w:rPr>
            <w:rFonts w:cs="Times New Roman"/>
            <w:color w:val="000000" w:themeColor="text1"/>
            <w:lang w:val="en-GB"/>
            <w:rPrChange w:id="25343" w:author="N F" w:date="2023-12-05T03:09:00Z">
              <w:rPr>
                <w:rFonts w:cs="Times New Roman"/>
                <w:lang w:val="en-GB"/>
              </w:rPr>
            </w:rPrChange>
          </w:rPr>
          <w:delInstrText>small</w:delInstrText>
        </w:r>
        <w:r w:rsidR="00426E62" w:rsidRPr="006E6534" w:rsidDel="00532045">
          <w:rPr>
            <w:rFonts w:cs="Times New Roman"/>
            <w:color w:val="000000" w:themeColor="text1"/>
            <w:rPrChange w:id="2534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345" w:author="N F" w:date="2023-12-05T03:09:00Z">
              <w:rPr>
                <w:rFonts w:cs="Times New Roman"/>
                <w:lang w:val="en-GB"/>
              </w:rPr>
            </w:rPrChange>
          </w:rPr>
          <w:delInstrText>cell</w:delInstrText>
        </w:r>
        <w:r w:rsidR="00426E62" w:rsidRPr="006E6534" w:rsidDel="00532045">
          <w:rPr>
            <w:rFonts w:cs="Times New Roman"/>
            <w:color w:val="000000" w:themeColor="text1"/>
            <w:rPrChange w:id="2534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347" w:author="N F" w:date="2023-12-05T03:09:00Z">
              <w:rPr>
                <w:rFonts w:cs="Times New Roman"/>
                <w:lang w:val="en-GB"/>
              </w:rPr>
            </w:rPrChange>
          </w:rPr>
          <w:delInstrText>lung</w:delInstrText>
        </w:r>
        <w:r w:rsidR="00426E62" w:rsidRPr="006E6534" w:rsidDel="00532045">
          <w:rPr>
            <w:rFonts w:cs="Times New Roman"/>
            <w:color w:val="000000" w:themeColor="text1"/>
            <w:rPrChange w:id="2534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349" w:author="N F" w:date="2023-12-05T03:09:00Z">
              <w:rPr>
                <w:rFonts w:cs="Times New Roman"/>
                <w:lang w:val="en-GB"/>
              </w:rPr>
            </w:rPrChange>
          </w:rPr>
          <w:delInstrText>cancer</w:delInstrText>
        </w:r>
        <w:r w:rsidR="00426E62" w:rsidRPr="006E6534" w:rsidDel="00532045">
          <w:rPr>
            <w:rFonts w:cs="Times New Roman"/>
            <w:color w:val="000000" w:themeColor="text1"/>
            <w:rPrChange w:id="25350" w:author="N F" w:date="2023-12-05T03:09:00Z">
              <w:rPr>
                <w:rFonts w:cs="Times New Roman"/>
              </w:rPr>
            </w:rPrChange>
          </w:rPr>
          <w:delInstrText>","</w:delInstrText>
        </w:r>
        <w:r w:rsidR="00426E62" w:rsidRPr="006E6534" w:rsidDel="00532045">
          <w:rPr>
            <w:rFonts w:cs="Times New Roman"/>
            <w:color w:val="000000" w:themeColor="text1"/>
            <w:lang w:val="en-GB"/>
            <w:rPrChange w:id="25351" w:author="N F" w:date="2023-12-05T03:09:00Z">
              <w:rPr>
                <w:rFonts w:cs="Times New Roman"/>
                <w:lang w:val="en-GB"/>
              </w:rPr>
            </w:rPrChange>
          </w:rPr>
          <w:delInstrText>volume</w:delInstrText>
        </w:r>
        <w:r w:rsidR="00426E62" w:rsidRPr="006E6534" w:rsidDel="00532045">
          <w:rPr>
            <w:rFonts w:cs="Times New Roman"/>
            <w:color w:val="000000" w:themeColor="text1"/>
            <w:rPrChange w:id="25352" w:author="N F" w:date="2023-12-05T03:09:00Z">
              <w:rPr>
                <w:rFonts w:cs="Times New Roman"/>
              </w:rPr>
            </w:rPrChange>
          </w:rPr>
          <w:delInstrText>":"11","</w:delInstrText>
        </w:r>
        <w:r w:rsidR="00426E62" w:rsidRPr="006E6534" w:rsidDel="00532045">
          <w:rPr>
            <w:rFonts w:cs="Times New Roman"/>
            <w:color w:val="000000" w:themeColor="text1"/>
            <w:lang w:val="en-GB"/>
            <w:rPrChange w:id="25353" w:author="N F" w:date="2023-12-05T03:09:00Z">
              <w:rPr>
                <w:rFonts w:cs="Times New Roman"/>
                <w:lang w:val="en-GB"/>
              </w:rPr>
            </w:rPrChange>
          </w:rPr>
          <w:delInstrText>author</w:delInstrText>
        </w:r>
        <w:r w:rsidR="00426E62" w:rsidRPr="006E6534" w:rsidDel="00532045">
          <w:rPr>
            <w:rFonts w:cs="Times New Roman"/>
            <w:color w:val="000000" w:themeColor="text1"/>
            <w:rPrChange w:id="25354" w:author="N F" w:date="2023-12-05T03:09:00Z">
              <w:rPr>
                <w:rFonts w:cs="Times New Roman"/>
              </w:rPr>
            </w:rPrChange>
          </w:rPr>
          <w:delInstrText>":[{"</w:delInstrText>
        </w:r>
        <w:r w:rsidR="00426E62" w:rsidRPr="006E6534" w:rsidDel="00532045">
          <w:rPr>
            <w:rFonts w:cs="Times New Roman"/>
            <w:color w:val="000000" w:themeColor="text1"/>
            <w:lang w:val="en-GB"/>
            <w:rPrChange w:id="25355" w:author="N F" w:date="2023-12-05T03:09:00Z">
              <w:rPr>
                <w:rFonts w:cs="Times New Roman"/>
                <w:lang w:val="en-GB"/>
              </w:rPr>
            </w:rPrChange>
          </w:rPr>
          <w:delInstrText>family</w:delInstrText>
        </w:r>
        <w:r w:rsidR="00426E62" w:rsidRPr="006E6534" w:rsidDel="00532045">
          <w:rPr>
            <w:rFonts w:cs="Times New Roman"/>
            <w:color w:val="000000" w:themeColor="text1"/>
            <w:rPrChange w:id="25356" w:author="N F" w:date="2023-12-05T03:09:00Z">
              <w:rPr>
                <w:rFonts w:cs="Times New Roman"/>
              </w:rPr>
            </w:rPrChange>
          </w:rPr>
          <w:delInstrText>":"</w:delInstrText>
        </w:r>
        <w:r w:rsidR="00426E62" w:rsidRPr="006E6534" w:rsidDel="00532045">
          <w:rPr>
            <w:rFonts w:cs="Times New Roman"/>
            <w:color w:val="000000" w:themeColor="text1"/>
            <w:lang w:val="en-GB"/>
            <w:rPrChange w:id="25357" w:author="N F" w:date="2023-12-05T03:09:00Z">
              <w:rPr>
                <w:rFonts w:cs="Times New Roman"/>
                <w:lang w:val="en-GB"/>
              </w:rPr>
            </w:rPrChange>
          </w:rPr>
          <w:delInstrText>Igawa</w:delInstrText>
        </w:r>
        <w:r w:rsidR="00426E62" w:rsidRPr="006E6534" w:rsidDel="00532045">
          <w:rPr>
            <w:rFonts w:cs="Times New Roman"/>
            <w:color w:val="000000" w:themeColor="text1"/>
            <w:rPrChange w:id="25358" w:author="N F" w:date="2023-12-05T03:09:00Z">
              <w:rPr>
                <w:rFonts w:cs="Times New Roman"/>
              </w:rPr>
            </w:rPrChange>
          </w:rPr>
          <w:delInstrText>","</w:delInstrText>
        </w:r>
        <w:r w:rsidR="00426E62" w:rsidRPr="006E6534" w:rsidDel="00532045">
          <w:rPr>
            <w:rFonts w:cs="Times New Roman"/>
            <w:color w:val="000000" w:themeColor="text1"/>
            <w:lang w:val="en-GB"/>
            <w:rPrChange w:id="25359" w:author="N F" w:date="2023-12-05T03:09:00Z">
              <w:rPr>
                <w:rFonts w:cs="Times New Roman"/>
                <w:lang w:val="en-GB"/>
              </w:rPr>
            </w:rPrChange>
          </w:rPr>
          <w:delInstrText>given</w:delInstrText>
        </w:r>
        <w:r w:rsidR="00426E62" w:rsidRPr="006E6534" w:rsidDel="00532045">
          <w:rPr>
            <w:rFonts w:cs="Times New Roman"/>
            <w:color w:val="000000" w:themeColor="text1"/>
            <w:rPrChange w:id="25360" w:author="N F" w:date="2023-12-05T03:09:00Z">
              <w:rPr>
                <w:rFonts w:cs="Times New Roman"/>
              </w:rPr>
            </w:rPrChange>
          </w:rPr>
          <w:delInstrText>":"</w:delInstrText>
        </w:r>
        <w:r w:rsidR="00426E62" w:rsidRPr="006E6534" w:rsidDel="00532045">
          <w:rPr>
            <w:rFonts w:cs="Times New Roman"/>
            <w:color w:val="000000" w:themeColor="text1"/>
            <w:lang w:val="en-GB"/>
            <w:rPrChange w:id="25361" w:author="N F" w:date="2023-12-05T03:09:00Z">
              <w:rPr>
                <w:rFonts w:cs="Times New Roman"/>
                <w:lang w:val="en-GB"/>
              </w:rPr>
            </w:rPrChange>
          </w:rPr>
          <w:delInstrText>Satoshi</w:delInstrText>
        </w:r>
        <w:r w:rsidR="00426E62" w:rsidRPr="006E6534" w:rsidDel="00532045">
          <w:rPr>
            <w:rFonts w:cs="Times New Roman"/>
            <w:color w:val="000000" w:themeColor="text1"/>
            <w:rPrChange w:id="25362" w:author="N F" w:date="2023-12-05T03:09:00Z">
              <w:rPr>
                <w:rFonts w:cs="Times New Roman"/>
              </w:rPr>
            </w:rPrChange>
          </w:rPr>
          <w:delInstrText>"},{"</w:delInstrText>
        </w:r>
        <w:r w:rsidR="00426E62" w:rsidRPr="006E6534" w:rsidDel="00532045">
          <w:rPr>
            <w:rFonts w:cs="Times New Roman"/>
            <w:color w:val="000000" w:themeColor="text1"/>
            <w:lang w:val="en-GB"/>
            <w:rPrChange w:id="25363" w:author="N F" w:date="2023-12-05T03:09:00Z">
              <w:rPr>
                <w:rFonts w:cs="Times New Roman"/>
                <w:lang w:val="en-GB"/>
              </w:rPr>
            </w:rPrChange>
          </w:rPr>
          <w:delInstrText>family</w:delInstrText>
        </w:r>
        <w:r w:rsidR="00426E62" w:rsidRPr="006E6534" w:rsidDel="00532045">
          <w:rPr>
            <w:rFonts w:cs="Times New Roman"/>
            <w:color w:val="000000" w:themeColor="text1"/>
            <w:rPrChange w:id="25364" w:author="N F" w:date="2023-12-05T03:09:00Z">
              <w:rPr>
                <w:rFonts w:cs="Times New Roman"/>
              </w:rPr>
            </w:rPrChange>
          </w:rPr>
          <w:delInstrText>":"</w:delInstrText>
        </w:r>
        <w:r w:rsidR="00426E62" w:rsidRPr="006E6534" w:rsidDel="00532045">
          <w:rPr>
            <w:rFonts w:cs="Times New Roman"/>
            <w:color w:val="000000" w:themeColor="text1"/>
            <w:lang w:val="en-GB"/>
            <w:rPrChange w:id="25365" w:author="N F" w:date="2023-12-05T03:09:00Z">
              <w:rPr>
                <w:rFonts w:cs="Times New Roman"/>
                <w:lang w:val="en-GB"/>
              </w:rPr>
            </w:rPrChange>
          </w:rPr>
          <w:delInstrText>Ono</w:delInstrText>
        </w:r>
        <w:r w:rsidR="00426E62" w:rsidRPr="006E6534" w:rsidDel="00532045">
          <w:rPr>
            <w:rFonts w:cs="Times New Roman"/>
            <w:color w:val="000000" w:themeColor="text1"/>
            <w:rPrChange w:id="25366" w:author="N F" w:date="2023-12-05T03:09:00Z">
              <w:rPr>
                <w:rFonts w:cs="Times New Roman"/>
              </w:rPr>
            </w:rPrChange>
          </w:rPr>
          <w:delInstrText>","</w:delInstrText>
        </w:r>
        <w:r w:rsidR="00426E62" w:rsidRPr="006E6534" w:rsidDel="00532045">
          <w:rPr>
            <w:rFonts w:cs="Times New Roman"/>
            <w:color w:val="000000" w:themeColor="text1"/>
            <w:lang w:val="en-GB"/>
            <w:rPrChange w:id="25367" w:author="N F" w:date="2023-12-05T03:09:00Z">
              <w:rPr>
                <w:rFonts w:cs="Times New Roman"/>
                <w:lang w:val="en-GB"/>
              </w:rPr>
            </w:rPrChange>
          </w:rPr>
          <w:delInstrText>given</w:delInstrText>
        </w:r>
        <w:r w:rsidR="00426E62" w:rsidRPr="006E6534" w:rsidDel="00532045">
          <w:rPr>
            <w:rFonts w:cs="Times New Roman"/>
            <w:color w:val="000000" w:themeColor="text1"/>
            <w:rPrChange w:id="25368" w:author="N F" w:date="2023-12-05T03:09:00Z">
              <w:rPr>
                <w:rFonts w:cs="Times New Roman"/>
              </w:rPr>
            </w:rPrChange>
          </w:rPr>
          <w:delInstrText>":"</w:delInstrText>
        </w:r>
        <w:r w:rsidR="00426E62" w:rsidRPr="006E6534" w:rsidDel="00532045">
          <w:rPr>
            <w:rFonts w:cs="Times New Roman"/>
            <w:color w:val="000000" w:themeColor="text1"/>
            <w:lang w:val="en-GB"/>
            <w:rPrChange w:id="25369" w:author="N F" w:date="2023-12-05T03:09:00Z">
              <w:rPr>
                <w:rFonts w:cs="Times New Roman"/>
                <w:lang w:val="en-GB"/>
              </w:rPr>
            </w:rPrChange>
          </w:rPr>
          <w:delInstrText>Taihei</w:delInstrText>
        </w:r>
        <w:r w:rsidR="00426E62" w:rsidRPr="006E6534" w:rsidDel="00532045">
          <w:rPr>
            <w:rFonts w:cs="Times New Roman"/>
            <w:color w:val="000000" w:themeColor="text1"/>
            <w:rPrChange w:id="25370" w:author="N F" w:date="2023-12-05T03:09:00Z">
              <w:rPr>
                <w:rFonts w:cs="Times New Roman"/>
              </w:rPr>
            </w:rPrChange>
          </w:rPr>
          <w:delInstrText>"},{"</w:delInstrText>
        </w:r>
        <w:r w:rsidR="00426E62" w:rsidRPr="006E6534" w:rsidDel="00532045">
          <w:rPr>
            <w:rFonts w:cs="Times New Roman"/>
            <w:color w:val="000000" w:themeColor="text1"/>
            <w:lang w:val="en-GB"/>
            <w:rPrChange w:id="25371" w:author="N F" w:date="2023-12-05T03:09:00Z">
              <w:rPr>
                <w:rFonts w:cs="Times New Roman"/>
                <w:lang w:val="en-GB"/>
              </w:rPr>
            </w:rPrChange>
          </w:rPr>
          <w:delInstrText>family</w:delInstrText>
        </w:r>
        <w:r w:rsidR="00426E62" w:rsidRPr="006E6534" w:rsidDel="00532045">
          <w:rPr>
            <w:rFonts w:cs="Times New Roman"/>
            <w:color w:val="000000" w:themeColor="text1"/>
            <w:rPrChange w:id="25372" w:author="N F" w:date="2023-12-05T03:09:00Z">
              <w:rPr>
                <w:rFonts w:cs="Times New Roman"/>
              </w:rPr>
            </w:rPrChange>
          </w:rPr>
          <w:delInstrText>":"</w:delInstrText>
        </w:r>
        <w:r w:rsidR="00426E62" w:rsidRPr="006E6534" w:rsidDel="00532045">
          <w:rPr>
            <w:rFonts w:cs="Times New Roman"/>
            <w:color w:val="000000" w:themeColor="text1"/>
            <w:lang w:val="en-GB"/>
            <w:rPrChange w:id="25373" w:author="N F" w:date="2023-12-05T03:09:00Z">
              <w:rPr>
                <w:rFonts w:cs="Times New Roman"/>
                <w:lang w:val="en-GB"/>
              </w:rPr>
            </w:rPrChange>
          </w:rPr>
          <w:delInstrText>Kasajima</w:delInstrText>
        </w:r>
        <w:r w:rsidR="00426E62" w:rsidRPr="006E6534" w:rsidDel="00532045">
          <w:rPr>
            <w:rFonts w:cs="Times New Roman"/>
            <w:color w:val="000000" w:themeColor="text1"/>
            <w:rPrChange w:id="25374" w:author="N F" w:date="2023-12-05T03:09:00Z">
              <w:rPr>
                <w:rFonts w:cs="Times New Roman"/>
              </w:rPr>
            </w:rPrChange>
          </w:rPr>
          <w:delInstrText>","</w:delInstrText>
        </w:r>
        <w:r w:rsidR="00426E62" w:rsidRPr="006E6534" w:rsidDel="00532045">
          <w:rPr>
            <w:rFonts w:cs="Times New Roman"/>
            <w:color w:val="000000" w:themeColor="text1"/>
            <w:lang w:val="en-GB"/>
            <w:rPrChange w:id="25375" w:author="N F" w:date="2023-12-05T03:09:00Z">
              <w:rPr>
                <w:rFonts w:cs="Times New Roman"/>
                <w:lang w:val="en-GB"/>
              </w:rPr>
            </w:rPrChange>
          </w:rPr>
          <w:delInstrText>given</w:delInstrText>
        </w:r>
        <w:r w:rsidR="00426E62" w:rsidRPr="006E6534" w:rsidDel="00532045">
          <w:rPr>
            <w:rFonts w:cs="Times New Roman"/>
            <w:color w:val="000000" w:themeColor="text1"/>
            <w:rPrChange w:id="25376" w:author="N F" w:date="2023-12-05T03:09:00Z">
              <w:rPr>
                <w:rFonts w:cs="Times New Roman"/>
              </w:rPr>
            </w:rPrChange>
          </w:rPr>
          <w:delInstrText>":"</w:delInstrText>
        </w:r>
        <w:r w:rsidR="00426E62" w:rsidRPr="006E6534" w:rsidDel="00532045">
          <w:rPr>
            <w:rFonts w:cs="Times New Roman"/>
            <w:color w:val="000000" w:themeColor="text1"/>
            <w:lang w:val="en-GB"/>
            <w:rPrChange w:id="25377" w:author="N F" w:date="2023-12-05T03:09:00Z">
              <w:rPr>
                <w:rFonts w:cs="Times New Roman"/>
                <w:lang w:val="en-GB"/>
              </w:rPr>
            </w:rPrChange>
          </w:rPr>
          <w:delInstrText>Masashi</w:delInstrText>
        </w:r>
        <w:r w:rsidR="00426E62" w:rsidRPr="006E6534" w:rsidDel="00532045">
          <w:rPr>
            <w:rFonts w:cs="Times New Roman"/>
            <w:color w:val="000000" w:themeColor="text1"/>
            <w:rPrChange w:id="25378" w:author="N F" w:date="2023-12-05T03:09:00Z">
              <w:rPr>
                <w:rFonts w:cs="Times New Roman"/>
              </w:rPr>
            </w:rPrChange>
          </w:rPr>
          <w:delInstrText>"},{"</w:delInstrText>
        </w:r>
        <w:r w:rsidR="00426E62" w:rsidRPr="006E6534" w:rsidDel="00532045">
          <w:rPr>
            <w:rFonts w:cs="Times New Roman"/>
            <w:color w:val="000000" w:themeColor="text1"/>
            <w:lang w:val="en-GB"/>
            <w:rPrChange w:id="25379" w:author="N F" w:date="2023-12-05T03:09:00Z">
              <w:rPr>
                <w:rFonts w:cs="Times New Roman"/>
                <w:lang w:val="en-GB"/>
              </w:rPr>
            </w:rPrChange>
          </w:rPr>
          <w:delInstrText>family</w:delInstrText>
        </w:r>
        <w:r w:rsidR="00426E62" w:rsidRPr="006E6534" w:rsidDel="00532045">
          <w:rPr>
            <w:rFonts w:cs="Times New Roman"/>
            <w:color w:val="000000" w:themeColor="text1"/>
            <w:rPrChange w:id="25380" w:author="N F" w:date="2023-12-05T03:09:00Z">
              <w:rPr>
                <w:rFonts w:cs="Times New Roman"/>
              </w:rPr>
            </w:rPrChange>
          </w:rPr>
          <w:delInstrText>":"</w:delInstrText>
        </w:r>
        <w:r w:rsidR="00426E62" w:rsidRPr="006E6534" w:rsidDel="00532045">
          <w:rPr>
            <w:rFonts w:cs="Times New Roman"/>
            <w:color w:val="000000" w:themeColor="text1"/>
            <w:lang w:val="en-GB"/>
            <w:rPrChange w:id="25381" w:author="N F" w:date="2023-12-05T03:09:00Z">
              <w:rPr>
                <w:rFonts w:cs="Times New Roman"/>
                <w:lang w:val="en-GB"/>
              </w:rPr>
            </w:rPrChange>
          </w:rPr>
          <w:delInstrText>Ishihara</w:delInstrText>
        </w:r>
        <w:r w:rsidR="00426E62" w:rsidRPr="006E6534" w:rsidDel="00532045">
          <w:rPr>
            <w:rFonts w:cs="Times New Roman"/>
            <w:color w:val="000000" w:themeColor="text1"/>
            <w:rPrChange w:id="25382" w:author="N F" w:date="2023-12-05T03:09:00Z">
              <w:rPr>
                <w:rFonts w:cs="Times New Roman"/>
              </w:rPr>
            </w:rPrChange>
          </w:rPr>
          <w:delInstrText>","</w:delInstrText>
        </w:r>
        <w:r w:rsidR="00426E62" w:rsidRPr="006E6534" w:rsidDel="00532045">
          <w:rPr>
            <w:rFonts w:cs="Times New Roman"/>
            <w:color w:val="000000" w:themeColor="text1"/>
            <w:lang w:val="en-GB"/>
            <w:rPrChange w:id="25383" w:author="N F" w:date="2023-12-05T03:09:00Z">
              <w:rPr>
                <w:rFonts w:cs="Times New Roman"/>
                <w:lang w:val="en-GB"/>
              </w:rPr>
            </w:rPrChange>
          </w:rPr>
          <w:delInstrText>given</w:delInstrText>
        </w:r>
        <w:r w:rsidR="00426E62" w:rsidRPr="006E6534" w:rsidDel="00532045">
          <w:rPr>
            <w:rFonts w:cs="Times New Roman"/>
            <w:color w:val="000000" w:themeColor="text1"/>
            <w:rPrChange w:id="25384" w:author="N F" w:date="2023-12-05T03:09:00Z">
              <w:rPr>
                <w:rFonts w:cs="Times New Roman"/>
              </w:rPr>
            </w:rPrChange>
          </w:rPr>
          <w:delInstrText>":"</w:delInstrText>
        </w:r>
        <w:r w:rsidR="00426E62" w:rsidRPr="006E6534" w:rsidDel="00532045">
          <w:rPr>
            <w:rFonts w:cs="Times New Roman"/>
            <w:color w:val="000000" w:themeColor="text1"/>
            <w:lang w:val="en-GB"/>
            <w:rPrChange w:id="25385" w:author="N F" w:date="2023-12-05T03:09:00Z">
              <w:rPr>
                <w:rFonts w:cs="Times New Roman"/>
                <w:lang w:val="en-GB"/>
              </w:rPr>
            </w:rPrChange>
          </w:rPr>
          <w:delInstrText>Mikiko</w:delInstrText>
        </w:r>
        <w:r w:rsidR="00426E62" w:rsidRPr="006E6534" w:rsidDel="00532045">
          <w:rPr>
            <w:rFonts w:cs="Times New Roman"/>
            <w:color w:val="000000" w:themeColor="text1"/>
            <w:rPrChange w:id="25386" w:author="N F" w:date="2023-12-05T03:09:00Z">
              <w:rPr>
                <w:rFonts w:cs="Times New Roman"/>
              </w:rPr>
            </w:rPrChange>
          </w:rPr>
          <w:delInstrText>"},{"</w:delInstrText>
        </w:r>
        <w:r w:rsidR="00426E62" w:rsidRPr="006E6534" w:rsidDel="00532045">
          <w:rPr>
            <w:rFonts w:cs="Times New Roman"/>
            <w:color w:val="000000" w:themeColor="text1"/>
            <w:lang w:val="en-GB"/>
            <w:rPrChange w:id="25387" w:author="N F" w:date="2023-12-05T03:09:00Z">
              <w:rPr>
                <w:rFonts w:cs="Times New Roman"/>
                <w:lang w:val="en-GB"/>
              </w:rPr>
            </w:rPrChange>
          </w:rPr>
          <w:delInstrText>family</w:delInstrText>
        </w:r>
        <w:r w:rsidR="00426E62" w:rsidRPr="006E6534" w:rsidDel="00532045">
          <w:rPr>
            <w:rFonts w:cs="Times New Roman"/>
            <w:color w:val="000000" w:themeColor="text1"/>
            <w:rPrChange w:id="25388" w:author="N F" w:date="2023-12-05T03:09:00Z">
              <w:rPr>
                <w:rFonts w:cs="Times New Roman"/>
              </w:rPr>
            </w:rPrChange>
          </w:rPr>
          <w:delInstrText>":"</w:delInstrText>
        </w:r>
        <w:r w:rsidR="00426E62" w:rsidRPr="006E6534" w:rsidDel="00532045">
          <w:rPr>
            <w:rFonts w:cs="Times New Roman"/>
            <w:color w:val="000000" w:themeColor="text1"/>
            <w:lang w:val="en-GB"/>
            <w:rPrChange w:id="25389" w:author="N F" w:date="2023-12-05T03:09:00Z">
              <w:rPr>
                <w:rFonts w:cs="Times New Roman"/>
                <w:lang w:val="en-GB"/>
              </w:rPr>
            </w:rPrChange>
          </w:rPr>
          <w:delInstrText>Hiyoshi</w:delInstrText>
        </w:r>
        <w:r w:rsidR="00426E62" w:rsidRPr="006E6534" w:rsidDel="00532045">
          <w:rPr>
            <w:rFonts w:cs="Times New Roman"/>
            <w:color w:val="000000" w:themeColor="text1"/>
            <w:rPrChange w:id="25390" w:author="N F" w:date="2023-12-05T03:09:00Z">
              <w:rPr>
                <w:rFonts w:cs="Times New Roman"/>
              </w:rPr>
            </w:rPrChange>
          </w:rPr>
          <w:delInstrText>","</w:delInstrText>
        </w:r>
        <w:r w:rsidR="00426E62" w:rsidRPr="006E6534" w:rsidDel="00532045">
          <w:rPr>
            <w:rFonts w:cs="Times New Roman"/>
            <w:color w:val="000000" w:themeColor="text1"/>
            <w:lang w:val="en-GB"/>
            <w:rPrChange w:id="25391" w:author="N F" w:date="2023-12-05T03:09:00Z">
              <w:rPr>
                <w:rFonts w:cs="Times New Roman"/>
                <w:lang w:val="en-GB"/>
              </w:rPr>
            </w:rPrChange>
          </w:rPr>
          <w:delInstrText>given</w:delInstrText>
        </w:r>
        <w:r w:rsidR="00426E62" w:rsidRPr="006E6534" w:rsidDel="00532045">
          <w:rPr>
            <w:rFonts w:cs="Times New Roman"/>
            <w:color w:val="000000" w:themeColor="text1"/>
            <w:rPrChange w:id="25392" w:author="N F" w:date="2023-12-05T03:09:00Z">
              <w:rPr>
                <w:rFonts w:cs="Times New Roman"/>
              </w:rPr>
            </w:rPrChange>
          </w:rPr>
          <w:delInstrText>":"</w:delInstrText>
        </w:r>
        <w:r w:rsidR="00426E62" w:rsidRPr="006E6534" w:rsidDel="00532045">
          <w:rPr>
            <w:rFonts w:cs="Times New Roman"/>
            <w:color w:val="000000" w:themeColor="text1"/>
            <w:lang w:val="en-GB"/>
            <w:rPrChange w:id="25393" w:author="N F" w:date="2023-12-05T03:09:00Z">
              <w:rPr>
                <w:rFonts w:cs="Times New Roman"/>
                <w:lang w:val="en-GB"/>
              </w:rPr>
            </w:rPrChange>
          </w:rPr>
          <w:delInstrText>Yasuhiro</w:delInstrText>
        </w:r>
        <w:r w:rsidR="00426E62" w:rsidRPr="006E6534" w:rsidDel="00532045">
          <w:rPr>
            <w:rFonts w:cs="Times New Roman"/>
            <w:color w:val="000000" w:themeColor="text1"/>
            <w:rPrChange w:id="25394" w:author="N F" w:date="2023-12-05T03:09:00Z">
              <w:rPr>
                <w:rFonts w:cs="Times New Roman"/>
              </w:rPr>
            </w:rPrChange>
          </w:rPr>
          <w:delInstrText>"},{"</w:delInstrText>
        </w:r>
        <w:r w:rsidR="00426E62" w:rsidRPr="006E6534" w:rsidDel="00532045">
          <w:rPr>
            <w:rFonts w:cs="Times New Roman"/>
            <w:color w:val="000000" w:themeColor="text1"/>
            <w:lang w:val="en-GB"/>
            <w:rPrChange w:id="25395" w:author="N F" w:date="2023-12-05T03:09:00Z">
              <w:rPr>
                <w:rFonts w:cs="Times New Roman"/>
                <w:lang w:val="en-GB"/>
              </w:rPr>
            </w:rPrChange>
          </w:rPr>
          <w:delInstrText>family</w:delInstrText>
        </w:r>
        <w:r w:rsidR="00426E62" w:rsidRPr="006E6534" w:rsidDel="00532045">
          <w:rPr>
            <w:rFonts w:cs="Times New Roman"/>
            <w:color w:val="000000" w:themeColor="text1"/>
            <w:rPrChange w:id="25396" w:author="N F" w:date="2023-12-05T03:09:00Z">
              <w:rPr>
                <w:rFonts w:cs="Times New Roman"/>
              </w:rPr>
            </w:rPrChange>
          </w:rPr>
          <w:delInstrText>":"</w:delInstrText>
        </w:r>
        <w:r w:rsidR="00426E62" w:rsidRPr="006E6534" w:rsidDel="00532045">
          <w:rPr>
            <w:rFonts w:cs="Times New Roman"/>
            <w:color w:val="000000" w:themeColor="text1"/>
            <w:lang w:val="en-GB"/>
            <w:rPrChange w:id="25397" w:author="N F" w:date="2023-12-05T03:09:00Z">
              <w:rPr>
                <w:rFonts w:cs="Times New Roman"/>
                <w:lang w:val="en-GB"/>
              </w:rPr>
            </w:rPrChange>
          </w:rPr>
          <w:delInstrText>Kusuhara</w:delInstrText>
        </w:r>
        <w:r w:rsidR="00426E62" w:rsidRPr="006E6534" w:rsidDel="00532045">
          <w:rPr>
            <w:rFonts w:cs="Times New Roman"/>
            <w:color w:val="000000" w:themeColor="text1"/>
            <w:rPrChange w:id="25398" w:author="N F" w:date="2023-12-05T03:09:00Z">
              <w:rPr>
                <w:rFonts w:cs="Times New Roman"/>
              </w:rPr>
            </w:rPrChange>
          </w:rPr>
          <w:delInstrText>","</w:delInstrText>
        </w:r>
        <w:r w:rsidR="00426E62" w:rsidRPr="006E6534" w:rsidDel="00532045">
          <w:rPr>
            <w:rFonts w:cs="Times New Roman"/>
            <w:color w:val="000000" w:themeColor="text1"/>
            <w:lang w:val="en-GB"/>
            <w:rPrChange w:id="25399" w:author="N F" w:date="2023-12-05T03:09:00Z">
              <w:rPr>
                <w:rFonts w:cs="Times New Roman"/>
                <w:lang w:val="en-GB"/>
              </w:rPr>
            </w:rPrChange>
          </w:rPr>
          <w:delInstrText>given</w:delInstrText>
        </w:r>
        <w:r w:rsidR="00426E62" w:rsidRPr="006E6534" w:rsidDel="00532045">
          <w:rPr>
            <w:rFonts w:cs="Times New Roman"/>
            <w:color w:val="000000" w:themeColor="text1"/>
            <w:rPrChange w:id="25400" w:author="N F" w:date="2023-12-05T03:09:00Z">
              <w:rPr>
                <w:rFonts w:cs="Times New Roman"/>
              </w:rPr>
            </w:rPrChange>
          </w:rPr>
          <w:delInstrText>":"</w:delInstrText>
        </w:r>
        <w:r w:rsidR="00426E62" w:rsidRPr="006E6534" w:rsidDel="00532045">
          <w:rPr>
            <w:rFonts w:cs="Times New Roman"/>
            <w:color w:val="000000" w:themeColor="text1"/>
            <w:lang w:val="en-GB"/>
            <w:rPrChange w:id="25401" w:author="N F" w:date="2023-12-05T03:09:00Z">
              <w:rPr>
                <w:rFonts w:cs="Times New Roman"/>
                <w:lang w:val="en-GB"/>
              </w:rPr>
            </w:rPrChange>
          </w:rPr>
          <w:delInstrText>Seiichiro</w:delInstrText>
        </w:r>
        <w:r w:rsidR="00426E62" w:rsidRPr="006E6534" w:rsidDel="00532045">
          <w:rPr>
            <w:rFonts w:cs="Times New Roman"/>
            <w:color w:val="000000" w:themeColor="text1"/>
            <w:rPrChange w:id="25402" w:author="N F" w:date="2023-12-05T03:09:00Z">
              <w:rPr>
                <w:rFonts w:cs="Times New Roman"/>
              </w:rPr>
            </w:rPrChange>
          </w:rPr>
          <w:delInstrText>"},{"</w:delInstrText>
        </w:r>
        <w:r w:rsidR="00426E62" w:rsidRPr="006E6534" w:rsidDel="00532045">
          <w:rPr>
            <w:rFonts w:cs="Times New Roman"/>
            <w:color w:val="000000" w:themeColor="text1"/>
            <w:lang w:val="en-GB"/>
            <w:rPrChange w:id="25403" w:author="N F" w:date="2023-12-05T03:09:00Z">
              <w:rPr>
                <w:rFonts w:cs="Times New Roman"/>
                <w:lang w:val="en-GB"/>
              </w:rPr>
            </w:rPrChange>
          </w:rPr>
          <w:delInstrText>family</w:delInstrText>
        </w:r>
        <w:r w:rsidR="00426E62" w:rsidRPr="006E6534" w:rsidDel="00532045">
          <w:rPr>
            <w:rFonts w:cs="Times New Roman"/>
            <w:color w:val="000000" w:themeColor="text1"/>
            <w:rPrChange w:id="25404" w:author="N F" w:date="2023-12-05T03:09:00Z">
              <w:rPr>
                <w:rFonts w:cs="Times New Roman"/>
              </w:rPr>
            </w:rPrChange>
          </w:rPr>
          <w:delInstrText>":"</w:delInstrText>
        </w:r>
        <w:r w:rsidR="00426E62" w:rsidRPr="006E6534" w:rsidDel="00532045">
          <w:rPr>
            <w:rFonts w:cs="Times New Roman"/>
            <w:color w:val="000000" w:themeColor="text1"/>
            <w:lang w:val="en-GB"/>
            <w:rPrChange w:id="25405" w:author="N F" w:date="2023-12-05T03:09:00Z">
              <w:rPr>
                <w:rFonts w:cs="Times New Roman"/>
                <w:lang w:val="en-GB"/>
              </w:rPr>
            </w:rPrChange>
          </w:rPr>
          <w:delInstrText>Nishinarita</w:delInstrText>
        </w:r>
        <w:r w:rsidR="00426E62" w:rsidRPr="006E6534" w:rsidDel="00532045">
          <w:rPr>
            <w:rFonts w:cs="Times New Roman"/>
            <w:color w:val="000000" w:themeColor="text1"/>
            <w:rPrChange w:id="25406" w:author="N F" w:date="2023-12-05T03:09:00Z">
              <w:rPr>
                <w:rFonts w:cs="Times New Roman"/>
              </w:rPr>
            </w:rPrChange>
          </w:rPr>
          <w:delInstrText>","</w:delInstrText>
        </w:r>
        <w:r w:rsidR="00426E62" w:rsidRPr="006E6534" w:rsidDel="00532045">
          <w:rPr>
            <w:rFonts w:cs="Times New Roman"/>
            <w:color w:val="000000" w:themeColor="text1"/>
            <w:lang w:val="en-GB"/>
            <w:rPrChange w:id="25407" w:author="N F" w:date="2023-12-05T03:09:00Z">
              <w:rPr>
                <w:rFonts w:cs="Times New Roman"/>
                <w:lang w:val="en-GB"/>
              </w:rPr>
            </w:rPrChange>
          </w:rPr>
          <w:delInstrText>given</w:delInstrText>
        </w:r>
        <w:r w:rsidR="00426E62" w:rsidRPr="006E6534" w:rsidDel="00532045">
          <w:rPr>
            <w:rFonts w:cs="Times New Roman"/>
            <w:color w:val="000000" w:themeColor="text1"/>
            <w:rPrChange w:id="25408" w:author="N F" w:date="2023-12-05T03:09:00Z">
              <w:rPr>
                <w:rFonts w:cs="Times New Roman"/>
              </w:rPr>
            </w:rPrChange>
          </w:rPr>
          <w:delInstrText>":"</w:delInstrText>
        </w:r>
        <w:r w:rsidR="00426E62" w:rsidRPr="006E6534" w:rsidDel="00532045">
          <w:rPr>
            <w:rFonts w:cs="Times New Roman"/>
            <w:color w:val="000000" w:themeColor="text1"/>
            <w:lang w:val="en-GB"/>
            <w:rPrChange w:id="25409" w:author="N F" w:date="2023-12-05T03:09:00Z">
              <w:rPr>
                <w:rFonts w:cs="Times New Roman"/>
                <w:lang w:val="en-GB"/>
              </w:rPr>
            </w:rPrChange>
          </w:rPr>
          <w:delInstrText>Noriko</w:delInstrText>
        </w:r>
        <w:r w:rsidR="00426E62" w:rsidRPr="006E6534" w:rsidDel="00532045">
          <w:rPr>
            <w:rFonts w:cs="Times New Roman"/>
            <w:color w:val="000000" w:themeColor="text1"/>
            <w:rPrChange w:id="25410" w:author="N F" w:date="2023-12-05T03:09:00Z">
              <w:rPr>
                <w:rFonts w:cs="Times New Roman"/>
              </w:rPr>
            </w:rPrChange>
          </w:rPr>
          <w:delInstrText>"},{"</w:delInstrText>
        </w:r>
        <w:r w:rsidR="00426E62" w:rsidRPr="006E6534" w:rsidDel="00532045">
          <w:rPr>
            <w:rFonts w:cs="Times New Roman"/>
            <w:color w:val="000000" w:themeColor="text1"/>
            <w:lang w:val="en-GB"/>
            <w:rPrChange w:id="25411" w:author="N F" w:date="2023-12-05T03:09:00Z">
              <w:rPr>
                <w:rFonts w:cs="Times New Roman"/>
                <w:lang w:val="en-GB"/>
              </w:rPr>
            </w:rPrChange>
          </w:rPr>
          <w:delInstrText>family</w:delInstrText>
        </w:r>
        <w:r w:rsidR="00426E62" w:rsidRPr="006E6534" w:rsidDel="00532045">
          <w:rPr>
            <w:rFonts w:cs="Times New Roman"/>
            <w:color w:val="000000" w:themeColor="text1"/>
            <w:rPrChange w:id="25412" w:author="N F" w:date="2023-12-05T03:09:00Z">
              <w:rPr>
                <w:rFonts w:cs="Times New Roman"/>
              </w:rPr>
            </w:rPrChange>
          </w:rPr>
          <w:delInstrText>":"</w:delInstrText>
        </w:r>
        <w:r w:rsidR="00426E62" w:rsidRPr="006E6534" w:rsidDel="00532045">
          <w:rPr>
            <w:rFonts w:cs="Times New Roman"/>
            <w:color w:val="000000" w:themeColor="text1"/>
            <w:lang w:val="en-GB"/>
            <w:rPrChange w:id="25413" w:author="N F" w:date="2023-12-05T03:09:00Z">
              <w:rPr>
                <w:rFonts w:cs="Times New Roman"/>
                <w:lang w:val="en-GB"/>
              </w:rPr>
            </w:rPrChange>
          </w:rPr>
          <w:delInstrText>Fukui</w:delInstrText>
        </w:r>
        <w:r w:rsidR="00426E62" w:rsidRPr="006E6534" w:rsidDel="00532045">
          <w:rPr>
            <w:rFonts w:cs="Times New Roman"/>
            <w:color w:val="000000" w:themeColor="text1"/>
            <w:rPrChange w:id="25414" w:author="N F" w:date="2023-12-05T03:09:00Z">
              <w:rPr>
                <w:rFonts w:cs="Times New Roman"/>
              </w:rPr>
            </w:rPrChange>
          </w:rPr>
          <w:delInstrText>","</w:delInstrText>
        </w:r>
        <w:r w:rsidR="00426E62" w:rsidRPr="006E6534" w:rsidDel="00532045">
          <w:rPr>
            <w:rFonts w:cs="Times New Roman"/>
            <w:color w:val="000000" w:themeColor="text1"/>
            <w:lang w:val="en-GB"/>
            <w:rPrChange w:id="25415" w:author="N F" w:date="2023-12-05T03:09:00Z">
              <w:rPr>
                <w:rFonts w:cs="Times New Roman"/>
                <w:lang w:val="en-GB"/>
              </w:rPr>
            </w:rPrChange>
          </w:rPr>
          <w:delInstrText>given</w:delInstrText>
        </w:r>
        <w:r w:rsidR="00426E62" w:rsidRPr="006E6534" w:rsidDel="00532045">
          <w:rPr>
            <w:rFonts w:cs="Times New Roman"/>
            <w:color w:val="000000" w:themeColor="text1"/>
            <w:rPrChange w:id="25416" w:author="N F" w:date="2023-12-05T03:09:00Z">
              <w:rPr>
                <w:rFonts w:cs="Times New Roman"/>
              </w:rPr>
            </w:rPrChange>
          </w:rPr>
          <w:delInstrText>":"</w:delInstrText>
        </w:r>
        <w:r w:rsidR="00426E62" w:rsidRPr="006E6534" w:rsidDel="00532045">
          <w:rPr>
            <w:rFonts w:cs="Times New Roman"/>
            <w:color w:val="000000" w:themeColor="text1"/>
            <w:lang w:val="en-GB"/>
            <w:rPrChange w:id="25417" w:author="N F" w:date="2023-12-05T03:09:00Z">
              <w:rPr>
                <w:rFonts w:cs="Times New Roman"/>
                <w:lang w:val="en-GB"/>
              </w:rPr>
            </w:rPrChange>
          </w:rPr>
          <w:delInstrText>Tomoya</w:delInstrText>
        </w:r>
        <w:r w:rsidR="00426E62" w:rsidRPr="006E6534" w:rsidDel="00532045">
          <w:rPr>
            <w:rFonts w:cs="Times New Roman"/>
            <w:color w:val="000000" w:themeColor="text1"/>
            <w:rPrChange w:id="25418" w:author="N F" w:date="2023-12-05T03:09:00Z">
              <w:rPr>
                <w:rFonts w:cs="Times New Roman"/>
              </w:rPr>
            </w:rPrChange>
          </w:rPr>
          <w:delInstrText>"},{"</w:delInstrText>
        </w:r>
        <w:r w:rsidR="00426E62" w:rsidRPr="006E6534" w:rsidDel="00532045">
          <w:rPr>
            <w:rFonts w:cs="Times New Roman"/>
            <w:color w:val="000000" w:themeColor="text1"/>
            <w:lang w:val="en-GB"/>
            <w:rPrChange w:id="25419" w:author="N F" w:date="2023-12-05T03:09:00Z">
              <w:rPr>
                <w:rFonts w:cs="Times New Roman"/>
                <w:lang w:val="en-GB"/>
              </w:rPr>
            </w:rPrChange>
          </w:rPr>
          <w:delInstrText>family</w:delInstrText>
        </w:r>
        <w:r w:rsidR="00426E62" w:rsidRPr="006E6534" w:rsidDel="00532045">
          <w:rPr>
            <w:rFonts w:cs="Times New Roman"/>
            <w:color w:val="000000" w:themeColor="text1"/>
            <w:rPrChange w:id="25420" w:author="N F" w:date="2023-12-05T03:09:00Z">
              <w:rPr>
                <w:rFonts w:cs="Times New Roman"/>
              </w:rPr>
            </w:rPrChange>
          </w:rPr>
          <w:delInstrText>":"</w:delInstrText>
        </w:r>
        <w:r w:rsidR="00426E62" w:rsidRPr="006E6534" w:rsidDel="00532045">
          <w:rPr>
            <w:rFonts w:cs="Times New Roman"/>
            <w:color w:val="000000" w:themeColor="text1"/>
            <w:lang w:val="en-GB"/>
            <w:rPrChange w:id="25421" w:author="N F" w:date="2023-12-05T03:09:00Z">
              <w:rPr>
                <w:rFonts w:cs="Times New Roman"/>
                <w:lang w:val="en-GB"/>
              </w:rPr>
            </w:rPrChange>
          </w:rPr>
          <w:delInstrText>Kubota</w:delInstrText>
        </w:r>
        <w:r w:rsidR="00426E62" w:rsidRPr="006E6534" w:rsidDel="00532045">
          <w:rPr>
            <w:rFonts w:cs="Times New Roman"/>
            <w:color w:val="000000" w:themeColor="text1"/>
            <w:rPrChange w:id="25422" w:author="N F" w:date="2023-12-05T03:09:00Z">
              <w:rPr>
                <w:rFonts w:cs="Times New Roman"/>
              </w:rPr>
            </w:rPrChange>
          </w:rPr>
          <w:delInstrText>","</w:delInstrText>
        </w:r>
        <w:r w:rsidR="00426E62" w:rsidRPr="006E6534" w:rsidDel="00532045">
          <w:rPr>
            <w:rFonts w:cs="Times New Roman"/>
            <w:color w:val="000000" w:themeColor="text1"/>
            <w:lang w:val="en-GB"/>
            <w:rPrChange w:id="25423" w:author="N F" w:date="2023-12-05T03:09:00Z">
              <w:rPr>
                <w:rFonts w:cs="Times New Roman"/>
                <w:lang w:val="en-GB"/>
              </w:rPr>
            </w:rPrChange>
          </w:rPr>
          <w:delInstrText>given</w:delInstrText>
        </w:r>
        <w:r w:rsidR="00426E62" w:rsidRPr="006E6534" w:rsidDel="00532045">
          <w:rPr>
            <w:rFonts w:cs="Times New Roman"/>
            <w:color w:val="000000" w:themeColor="text1"/>
            <w:rPrChange w:id="25424" w:author="N F" w:date="2023-12-05T03:09:00Z">
              <w:rPr>
                <w:rFonts w:cs="Times New Roman"/>
              </w:rPr>
            </w:rPrChange>
          </w:rPr>
          <w:delInstrText>":"</w:delInstrText>
        </w:r>
        <w:r w:rsidR="00426E62" w:rsidRPr="006E6534" w:rsidDel="00532045">
          <w:rPr>
            <w:rFonts w:cs="Times New Roman"/>
            <w:color w:val="000000" w:themeColor="text1"/>
            <w:lang w:val="en-GB"/>
            <w:rPrChange w:id="25425" w:author="N F" w:date="2023-12-05T03:09:00Z">
              <w:rPr>
                <w:rFonts w:cs="Times New Roman"/>
                <w:lang w:val="en-GB"/>
              </w:rPr>
            </w:rPrChange>
          </w:rPr>
          <w:delInstrText>Masaru</w:delInstrText>
        </w:r>
        <w:r w:rsidR="00426E62" w:rsidRPr="006E6534" w:rsidDel="00532045">
          <w:rPr>
            <w:rFonts w:cs="Times New Roman"/>
            <w:color w:val="000000" w:themeColor="text1"/>
            <w:rPrChange w:id="25426" w:author="N F" w:date="2023-12-05T03:09:00Z">
              <w:rPr>
                <w:rFonts w:cs="Times New Roman"/>
              </w:rPr>
            </w:rPrChange>
          </w:rPr>
          <w:delInstrText>"},{"</w:delInstrText>
        </w:r>
        <w:r w:rsidR="00426E62" w:rsidRPr="006E6534" w:rsidDel="00532045">
          <w:rPr>
            <w:rFonts w:cs="Times New Roman"/>
            <w:color w:val="000000" w:themeColor="text1"/>
            <w:lang w:val="en-GB"/>
            <w:rPrChange w:id="25427" w:author="N F" w:date="2023-12-05T03:09:00Z">
              <w:rPr>
                <w:rFonts w:cs="Times New Roman"/>
                <w:lang w:val="en-GB"/>
              </w:rPr>
            </w:rPrChange>
          </w:rPr>
          <w:delInstrText>family</w:delInstrText>
        </w:r>
        <w:r w:rsidR="00426E62" w:rsidRPr="006E6534" w:rsidDel="00532045">
          <w:rPr>
            <w:rFonts w:cs="Times New Roman"/>
            <w:color w:val="000000" w:themeColor="text1"/>
            <w:rPrChange w:id="25428" w:author="N F" w:date="2023-12-05T03:09:00Z">
              <w:rPr>
                <w:rFonts w:cs="Times New Roman"/>
              </w:rPr>
            </w:rPrChange>
          </w:rPr>
          <w:delInstrText>":"</w:delInstrText>
        </w:r>
        <w:r w:rsidR="00426E62" w:rsidRPr="006E6534" w:rsidDel="00532045">
          <w:rPr>
            <w:rFonts w:cs="Times New Roman"/>
            <w:color w:val="000000" w:themeColor="text1"/>
            <w:lang w:val="en-GB"/>
            <w:rPrChange w:id="25429" w:author="N F" w:date="2023-12-05T03:09:00Z">
              <w:rPr>
                <w:rFonts w:cs="Times New Roman"/>
                <w:lang w:val="en-GB"/>
              </w:rPr>
            </w:rPrChange>
          </w:rPr>
          <w:delInstrText>Sasaki</w:delInstrText>
        </w:r>
        <w:r w:rsidR="00426E62" w:rsidRPr="006E6534" w:rsidDel="00532045">
          <w:rPr>
            <w:rFonts w:cs="Times New Roman"/>
            <w:color w:val="000000" w:themeColor="text1"/>
            <w:rPrChange w:id="25430" w:author="N F" w:date="2023-12-05T03:09:00Z">
              <w:rPr>
                <w:rFonts w:cs="Times New Roman"/>
              </w:rPr>
            </w:rPrChange>
          </w:rPr>
          <w:delInstrText>","</w:delInstrText>
        </w:r>
        <w:r w:rsidR="00426E62" w:rsidRPr="006E6534" w:rsidDel="00532045">
          <w:rPr>
            <w:rFonts w:cs="Times New Roman"/>
            <w:color w:val="000000" w:themeColor="text1"/>
            <w:lang w:val="en-GB"/>
            <w:rPrChange w:id="25431" w:author="N F" w:date="2023-12-05T03:09:00Z">
              <w:rPr>
                <w:rFonts w:cs="Times New Roman"/>
                <w:lang w:val="en-GB"/>
              </w:rPr>
            </w:rPrChange>
          </w:rPr>
          <w:delInstrText>given</w:delInstrText>
        </w:r>
        <w:r w:rsidR="00426E62" w:rsidRPr="006E6534" w:rsidDel="00532045">
          <w:rPr>
            <w:rFonts w:cs="Times New Roman"/>
            <w:color w:val="000000" w:themeColor="text1"/>
            <w:rPrChange w:id="25432" w:author="N F" w:date="2023-12-05T03:09:00Z">
              <w:rPr>
                <w:rFonts w:cs="Times New Roman"/>
              </w:rPr>
            </w:rPrChange>
          </w:rPr>
          <w:delInstrText>":"</w:delInstrText>
        </w:r>
        <w:r w:rsidR="00426E62" w:rsidRPr="006E6534" w:rsidDel="00532045">
          <w:rPr>
            <w:rFonts w:cs="Times New Roman"/>
            <w:color w:val="000000" w:themeColor="text1"/>
            <w:lang w:val="en-GB"/>
            <w:rPrChange w:id="25433" w:author="N F" w:date="2023-12-05T03:09:00Z">
              <w:rPr>
                <w:rFonts w:cs="Times New Roman"/>
                <w:lang w:val="en-GB"/>
              </w:rPr>
            </w:rPrChange>
          </w:rPr>
          <w:delInstrText>Jiichiro</w:delInstrText>
        </w:r>
        <w:r w:rsidR="00426E62" w:rsidRPr="006E6534" w:rsidDel="00532045">
          <w:rPr>
            <w:rFonts w:cs="Times New Roman"/>
            <w:color w:val="000000" w:themeColor="text1"/>
            <w:rPrChange w:id="25434" w:author="N F" w:date="2023-12-05T03:09:00Z">
              <w:rPr>
                <w:rFonts w:cs="Times New Roman"/>
              </w:rPr>
            </w:rPrChange>
          </w:rPr>
          <w:delInstrText>"},{"</w:delInstrText>
        </w:r>
        <w:r w:rsidR="00426E62" w:rsidRPr="006E6534" w:rsidDel="00532045">
          <w:rPr>
            <w:rFonts w:cs="Times New Roman"/>
            <w:color w:val="000000" w:themeColor="text1"/>
            <w:lang w:val="en-GB"/>
            <w:rPrChange w:id="25435" w:author="N F" w:date="2023-12-05T03:09:00Z">
              <w:rPr>
                <w:rFonts w:cs="Times New Roman"/>
                <w:lang w:val="en-GB"/>
              </w:rPr>
            </w:rPrChange>
          </w:rPr>
          <w:delInstrText>family</w:delInstrText>
        </w:r>
        <w:r w:rsidR="00426E62" w:rsidRPr="006E6534" w:rsidDel="00532045">
          <w:rPr>
            <w:rFonts w:cs="Times New Roman"/>
            <w:color w:val="000000" w:themeColor="text1"/>
            <w:rPrChange w:id="25436" w:author="N F" w:date="2023-12-05T03:09:00Z">
              <w:rPr>
                <w:rFonts w:cs="Times New Roman"/>
              </w:rPr>
            </w:rPrChange>
          </w:rPr>
          <w:delInstrText>":"</w:delInstrText>
        </w:r>
        <w:r w:rsidR="00426E62" w:rsidRPr="006E6534" w:rsidDel="00532045">
          <w:rPr>
            <w:rFonts w:cs="Times New Roman"/>
            <w:color w:val="000000" w:themeColor="text1"/>
            <w:lang w:val="en-GB"/>
            <w:rPrChange w:id="25437" w:author="N F" w:date="2023-12-05T03:09:00Z">
              <w:rPr>
                <w:rFonts w:cs="Times New Roman"/>
                <w:lang w:val="en-GB"/>
              </w:rPr>
            </w:rPrChange>
          </w:rPr>
          <w:delInstrText>Hisashi</w:delInstrText>
        </w:r>
        <w:r w:rsidR="00426E62" w:rsidRPr="006E6534" w:rsidDel="00532045">
          <w:rPr>
            <w:rFonts w:cs="Times New Roman"/>
            <w:color w:val="000000" w:themeColor="text1"/>
            <w:rPrChange w:id="25438" w:author="N F" w:date="2023-12-05T03:09:00Z">
              <w:rPr>
                <w:rFonts w:cs="Times New Roman"/>
              </w:rPr>
            </w:rPrChange>
          </w:rPr>
          <w:delInstrText>","</w:delInstrText>
        </w:r>
        <w:r w:rsidR="00426E62" w:rsidRPr="006E6534" w:rsidDel="00532045">
          <w:rPr>
            <w:rFonts w:cs="Times New Roman"/>
            <w:color w:val="000000" w:themeColor="text1"/>
            <w:lang w:val="en-GB"/>
            <w:rPrChange w:id="25439" w:author="N F" w:date="2023-12-05T03:09:00Z">
              <w:rPr>
                <w:rFonts w:cs="Times New Roman"/>
                <w:lang w:val="en-GB"/>
              </w:rPr>
            </w:rPrChange>
          </w:rPr>
          <w:delInstrText>given</w:delInstrText>
        </w:r>
        <w:r w:rsidR="00426E62" w:rsidRPr="006E6534" w:rsidDel="00532045">
          <w:rPr>
            <w:rFonts w:cs="Times New Roman"/>
            <w:color w:val="000000" w:themeColor="text1"/>
            <w:rPrChange w:id="25440" w:author="N F" w:date="2023-12-05T03:09:00Z">
              <w:rPr>
                <w:rFonts w:cs="Times New Roman"/>
              </w:rPr>
            </w:rPrChange>
          </w:rPr>
          <w:delInstrText>":"</w:delInstrText>
        </w:r>
        <w:r w:rsidR="00426E62" w:rsidRPr="006E6534" w:rsidDel="00532045">
          <w:rPr>
            <w:rFonts w:cs="Times New Roman"/>
            <w:color w:val="000000" w:themeColor="text1"/>
            <w:lang w:val="en-GB"/>
            <w:rPrChange w:id="25441" w:author="N F" w:date="2023-12-05T03:09:00Z">
              <w:rPr>
                <w:rFonts w:cs="Times New Roman"/>
                <w:lang w:val="en-GB"/>
              </w:rPr>
            </w:rPrChange>
          </w:rPr>
          <w:delInstrText>Mitsufuji</w:delInstrText>
        </w:r>
        <w:r w:rsidR="00426E62" w:rsidRPr="006E6534" w:rsidDel="00532045">
          <w:rPr>
            <w:rFonts w:cs="Times New Roman"/>
            <w:color w:val="000000" w:themeColor="text1"/>
            <w:rPrChange w:id="25442" w:author="N F" w:date="2023-12-05T03:09:00Z">
              <w:rPr>
                <w:rFonts w:cs="Times New Roman"/>
              </w:rPr>
            </w:rPrChange>
          </w:rPr>
          <w:delInstrText>"},{"</w:delInstrText>
        </w:r>
        <w:r w:rsidR="00426E62" w:rsidRPr="006E6534" w:rsidDel="00532045">
          <w:rPr>
            <w:rFonts w:cs="Times New Roman"/>
            <w:color w:val="000000" w:themeColor="text1"/>
            <w:lang w:val="en-GB"/>
            <w:rPrChange w:id="25443" w:author="N F" w:date="2023-12-05T03:09:00Z">
              <w:rPr>
                <w:rFonts w:cs="Times New Roman"/>
                <w:lang w:val="en-GB"/>
              </w:rPr>
            </w:rPrChange>
          </w:rPr>
          <w:delInstrText>family</w:delInstrText>
        </w:r>
        <w:r w:rsidR="00426E62" w:rsidRPr="006E6534" w:rsidDel="00532045">
          <w:rPr>
            <w:rFonts w:cs="Times New Roman"/>
            <w:color w:val="000000" w:themeColor="text1"/>
            <w:rPrChange w:id="25444" w:author="N F" w:date="2023-12-05T03:09:00Z">
              <w:rPr>
                <w:rFonts w:cs="Times New Roman"/>
              </w:rPr>
            </w:rPrChange>
          </w:rPr>
          <w:delInstrText>":"</w:delInstrText>
        </w:r>
        <w:r w:rsidR="00426E62" w:rsidRPr="006E6534" w:rsidDel="00532045">
          <w:rPr>
            <w:rFonts w:cs="Times New Roman"/>
            <w:color w:val="000000" w:themeColor="text1"/>
            <w:lang w:val="en-GB"/>
            <w:rPrChange w:id="25445" w:author="N F" w:date="2023-12-05T03:09:00Z">
              <w:rPr>
                <w:rFonts w:cs="Times New Roman"/>
                <w:lang w:val="en-GB"/>
              </w:rPr>
            </w:rPrChange>
          </w:rPr>
          <w:delInstrText>Yokoba</w:delInstrText>
        </w:r>
        <w:r w:rsidR="00426E62" w:rsidRPr="006E6534" w:rsidDel="00532045">
          <w:rPr>
            <w:rFonts w:cs="Times New Roman"/>
            <w:color w:val="000000" w:themeColor="text1"/>
            <w:rPrChange w:id="25446" w:author="N F" w:date="2023-12-05T03:09:00Z">
              <w:rPr>
                <w:rFonts w:cs="Times New Roman"/>
              </w:rPr>
            </w:rPrChange>
          </w:rPr>
          <w:delInstrText>","</w:delInstrText>
        </w:r>
        <w:r w:rsidR="00426E62" w:rsidRPr="006E6534" w:rsidDel="00532045">
          <w:rPr>
            <w:rFonts w:cs="Times New Roman"/>
            <w:color w:val="000000" w:themeColor="text1"/>
            <w:lang w:val="en-GB"/>
            <w:rPrChange w:id="25447" w:author="N F" w:date="2023-12-05T03:09:00Z">
              <w:rPr>
                <w:rFonts w:cs="Times New Roman"/>
                <w:lang w:val="en-GB"/>
              </w:rPr>
            </w:rPrChange>
          </w:rPr>
          <w:delInstrText>given</w:delInstrText>
        </w:r>
        <w:r w:rsidR="00426E62" w:rsidRPr="006E6534" w:rsidDel="00532045">
          <w:rPr>
            <w:rFonts w:cs="Times New Roman"/>
            <w:color w:val="000000" w:themeColor="text1"/>
            <w:rPrChange w:id="25448" w:author="N F" w:date="2023-12-05T03:09:00Z">
              <w:rPr>
                <w:rFonts w:cs="Times New Roman"/>
              </w:rPr>
            </w:rPrChange>
          </w:rPr>
          <w:delInstrText>":"</w:delInstrText>
        </w:r>
        <w:r w:rsidR="00426E62" w:rsidRPr="006E6534" w:rsidDel="00532045">
          <w:rPr>
            <w:rFonts w:cs="Times New Roman"/>
            <w:color w:val="000000" w:themeColor="text1"/>
            <w:lang w:val="en-GB"/>
            <w:rPrChange w:id="25449" w:author="N F" w:date="2023-12-05T03:09:00Z">
              <w:rPr>
                <w:rFonts w:cs="Times New Roman"/>
                <w:lang w:val="en-GB"/>
              </w:rPr>
            </w:rPrChange>
          </w:rPr>
          <w:delInstrText>Masanori</w:delInstrText>
        </w:r>
        <w:r w:rsidR="00426E62" w:rsidRPr="006E6534" w:rsidDel="00532045">
          <w:rPr>
            <w:rFonts w:cs="Times New Roman"/>
            <w:color w:val="000000" w:themeColor="text1"/>
            <w:rPrChange w:id="25450" w:author="N F" w:date="2023-12-05T03:09:00Z">
              <w:rPr>
                <w:rFonts w:cs="Times New Roman"/>
              </w:rPr>
            </w:rPrChange>
          </w:rPr>
          <w:delInstrText>"},{"</w:delInstrText>
        </w:r>
        <w:r w:rsidR="00426E62" w:rsidRPr="006E6534" w:rsidDel="00532045">
          <w:rPr>
            <w:rFonts w:cs="Times New Roman"/>
            <w:color w:val="000000" w:themeColor="text1"/>
            <w:lang w:val="en-GB"/>
            <w:rPrChange w:id="25451" w:author="N F" w:date="2023-12-05T03:09:00Z">
              <w:rPr>
                <w:rFonts w:cs="Times New Roman"/>
                <w:lang w:val="en-GB"/>
              </w:rPr>
            </w:rPrChange>
          </w:rPr>
          <w:delInstrText>family</w:delInstrText>
        </w:r>
        <w:r w:rsidR="00426E62" w:rsidRPr="006E6534" w:rsidDel="00532045">
          <w:rPr>
            <w:rFonts w:cs="Times New Roman"/>
            <w:color w:val="000000" w:themeColor="text1"/>
            <w:rPrChange w:id="25452" w:author="N F" w:date="2023-12-05T03:09:00Z">
              <w:rPr>
                <w:rFonts w:cs="Times New Roman"/>
              </w:rPr>
            </w:rPrChange>
          </w:rPr>
          <w:delInstrText>":"</w:delInstrText>
        </w:r>
        <w:r w:rsidR="00426E62" w:rsidRPr="006E6534" w:rsidDel="00532045">
          <w:rPr>
            <w:rFonts w:cs="Times New Roman"/>
            <w:color w:val="000000" w:themeColor="text1"/>
            <w:lang w:val="en-GB"/>
            <w:rPrChange w:id="25453" w:author="N F" w:date="2023-12-05T03:09:00Z">
              <w:rPr>
                <w:rFonts w:cs="Times New Roman"/>
                <w:lang w:val="en-GB"/>
              </w:rPr>
            </w:rPrChange>
          </w:rPr>
          <w:delInstrText>Katagiri</w:delInstrText>
        </w:r>
        <w:r w:rsidR="00426E62" w:rsidRPr="006E6534" w:rsidDel="00532045">
          <w:rPr>
            <w:rFonts w:cs="Times New Roman"/>
            <w:color w:val="000000" w:themeColor="text1"/>
            <w:rPrChange w:id="25454" w:author="N F" w:date="2023-12-05T03:09:00Z">
              <w:rPr>
                <w:rFonts w:cs="Times New Roman"/>
              </w:rPr>
            </w:rPrChange>
          </w:rPr>
          <w:delInstrText>","</w:delInstrText>
        </w:r>
        <w:r w:rsidR="00426E62" w:rsidRPr="006E6534" w:rsidDel="00532045">
          <w:rPr>
            <w:rFonts w:cs="Times New Roman"/>
            <w:color w:val="000000" w:themeColor="text1"/>
            <w:lang w:val="en-GB"/>
            <w:rPrChange w:id="25455" w:author="N F" w:date="2023-12-05T03:09:00Z">
              <w:rPr>
                <w:rFonts w:cs="Times New Roman"/>
                <w:lang w:val="en-GB"/>
              </w:rPr>
            </w:rPrChange>
          </w:rPr>
          <w:delInstrText>given</w:delInstrText>
        </w:r>
        <w:r w:rsidR="00426E62" w:rsidRPr="006E6534" w:rsidDel="00532045">
          <w:rPr>
            <w:rFonts w:cs="Times New Roman"/>
            <w:color w:val="000000" w:themeColor="text1"/>
            <w:rPrChange w:id="25456" w:author="N F" w:date="2023-12-05T03:09:00Z">
              <w:rPr>
                <w:rFonts w:cs="Times New Roman"/>
              </w:rPr>
            </w:rPrChange>
          </w:rPr>
          <w:delInstrText>":"</w:delInstrText>
        </w:r>
        <w:r w:rsidR="00426E62" w:rsidRPr="006E6534" w:rsidDel="00532045">
          <w:rPr>
            <w:rFonts w:cs="Times New Roman"/>
            <w:color w:val="000000" w:themeColor="text1"/>
            <w:lang w:val="en-GB"/>
            <w:rPrChange w:id="25457" w:author="N F" w:date="2023-12-05T03:09:00Z">
              <w:rPr>
                <w:rFonts w:cs="Times New Roman"/>
                <w:lang w:val="en-GB"/>
              </w:rPr>
            </w:rPrChange>
          </w:rPr>
          <w:delInstrText>Masato</w:delInstrText>
        </w:r>
        <w:r w:rsidR="00426E62" w:rsidRPr="006E6534" w:rsidDel="00532045">
          <w:rPr>
            <w:rFonts w:cs="Times New Roman"/>
            <w:color w:val="000000" w:themeColor="text1"/>
            <w:rPrChange w:id="25458" w:author="N F" w:date="2023-12-05T03:09:00Z">
              <w:rPr>
                <w:rFonts w:cs="Times New Roman"/>
              </w:rPr>
            </w:rPrChange>
          </w:rPr>
          <w:delInstrText>"},{"</w:delInstrText>
        </w:r>
        <w:r w:rsidR="00426E62" w:rsidRPr="006E6534" w:rsidDel="00532045">
          <w:rPr>
            <w:rFonts w:cs="Times New Roman"/>
            <w:color w:val="000000" w:themeColor="text1"/>
            <w:lang w:val="en-GB"/>
            <w:rPrChange w:id="25459" w:author="N F" w:date="2023-12-05T03:09:00Z">
              <w:rPr>
                <w:rFonts w:cs="Times New Roman"/>
                <w:lang w:val="en-GB"/>
              </w:rPr>
            </w:rPrChange>
          </w:rPr>
          <w:delInstrText>family</w:delInstrText>
        </w:r>
        <w:r w:rsidR="00426E62" w:rsidRPr="006E6534" w:rsidDel="00532045">
          <w:rPr>
            <w:rFonts w:cs="Times New Roman"/>
            <w:color w:val="000000" w:themeColor="text1"/>
            <w:rPrChange w:id="25460" w:author="N F" w:date="2023-12-05T03:09:00Z">
              <w:rPr>
                <w:rFonts w:cs="Times New Roman"/>
              </w:rPr>
            </w:rPrChange>
          </w:rPr>
          <w:delInstrText>":"</w:delInstrText>
        </w:r>
        <w:r w:rsidR="00426E62" w:rsidRPr="006E6534" w:rsidDel="00532045">
          <w:rPr>
            <w:rFonts w:cs="Times New Roman"/>
            <w:color w:val="000000" w:themeColor="text1"/>
            <w:lang w:val="en-GB"/>
            <w:rPrChange w:id="25461" w:author="N F" w:date="2023-12-05T03:09:00Z">
              <w:rPr>
                <w:rFonts w:cs="Times New Roman"/>
                <w:lang w:val="en-GB"/>
              </w:rPr>
            </w:rPrChange>
          </w:rPr>
          <w:delInstrText>Naoki</w:delInstrText>
        </w:r>
        <w:r w:rsidR="00426E62" w:rsidRPr="006E6534" w:rsidDel="00532045">
          <w:rPr>
            <w:rFonts w:cs="Times New Roman"/>
            <w:color w:val="000000" w:themeColor="text1"/>
            <w:rPrChange w:id="25462" w:author="N F" w:date="2023-12-05T03:09:00Z">
              <w:rPr>
                <w:rFonts w:cs="Times New Roman"/>
              </w:rPr>
            </w:rPrChange>
          </w:rPr>
          <w:delInstrText>","</w:delInstrText>
        </w:r>
        <w:r w:rsidR="00426E62" w:rsidRPr="006E6534" w:rsidDel="00532045">
          <w:rPr>
            <w:rFonts w:cs="Times New Roman"/>
            <w:color w:val="000000" w:themeColor="text1"/>
            <w:lang w:val="en-GB"/>
            <w:rPrChange w:id="25463" w:author="N F" w:date="2023-12-05T03:09:00Z">
              <w:rPr>
                <w:rFonts w:cs="Times New Roman"/>
                <w:lang w:val="en-GB"/>
              </w:rPr>
            </w:rPrChange>
          </w:rPr>
          <w:delInstrText>given</w:delInstrText>
        </w:r>
        <w:r w:rsidR="00426E62" w:rsidRPr="006E6534" w:rsidDel="00532045">
          <w:rPr>
            <w:rFonts w:cs="Times New Roman"/>
            <w:color w:val="000000" w:themeColor="text1"/>
            <w:rPrChange w:id="25464" w:author="N F" w:date="2023-12-05T03:09:00Z">
              <w:rPr>
                <w:rFonts w:cs="Times New Roman"/>
              </w:rPr>
            </w:rPrChange>
          </w:rPr>
          <w:delInstrText>":"</w:delInstrText>
        </w:r>
        <w:r w:rsidR="00426E62" w:rsidRPr="006E6534" w:rsidDel="00532045">
          <w:rPr>
            <w:rFonts w:cs="Times New Roman"/>
            <w:color w:val="000000" w:themeColor="text1"/>
            <w:lang w:val="en-GB"/>
            <w:rPrChange w:id="25465" w:author="N F" w:date="2023-12-05T03:09:00Z">
              <w:rPr>
                <w:rFonts w:cs="Times New Roman"/>
                <w:lang w:val="en-GB"/>
              </w:rPr>
            </w:rPrChange>
          </w:rPr>
          <w:delInstrText>Katsuhiko</w:delInstrText>
        </w:r>
        <w:r w:rsidR="00426E62" w:rsidRPr="006E6534" w:rsidDel="00532045">
          <w:rPr>
            <w:rFonts w:cs="Times New Roman"/>
            <w:color w:val="000000" w:themeColor="text1"/>
            <w:rPrChange w:id="25466" w:author="N F" w:date="2023-12-05T03:09:00Z">
              <w:rPr>
                <w:rFonts w:cs="Times New Roman"/>
              </w:rPr>
            </w:rPrChange>
          </w:rPr>
          <w:delInstrText>"}],"</w:delInstrText>
        </w:r>
        <w:r w:rsidR="00426E62" w:rsidRPr="006E6534" w:rsidDel="00532045">
          <w:rPr>
            <w:rFonts w:cs="Times New Roman"/>
            <w:color w:val="000000" w:themeColor="text1"/>
            <w:lang w:val="en-GB"/>
            <w:rPrChange w:id="25467" w:author="N F" w:date="2023-12-05T03:09:00Z">
              <w:rPr>
                <w:rFonts w:cs="Times New Roman"/>
                <w:lang w:val="en-GB"/>
              </w:rPr>
            </w:rPrChange>
          </w:rPr>
          <w:delInstrText>issued</w:delInstrText>
        </w:r>
        <w:r w:rsidR="00426E62" w:rsidRPr="006E6534" w:rsidDel="00532045">
          <w:rPr>
            <w:rFonts w:cs="Times New Roman"/>
            <w:color w:val="000000" w:themeColor="text1"/>
            <w:rPrChange w:id="25468" w:author="N F" w:date="2023-12-05T03:09:00Z">
              <w:rPr>
                <w:rFonts w:cs="Times New Roman"/>
              </w:rPr>
            </w:rPrChange>
          </w:rPr>
          <w:delInstrText>":{"</w:delInstrText>
        </w:r>
        <w:r w:rsidR="00426E62" w:rsidRPr="006E6534" w:rsidDel="00532045">
          <w:rPr>
            <w:rFonts w:cs="Times New Roman"/>
            <w:color w:val="000000" w:themeColor="text1"/>
            <w:lang w:val="en-GB"/>
            <w:rPrChange w:id="25469" w:author="N F" w:date="2023-12-05T03:09:00Z">
              <w:rPr>
                <w:rFonts w:cs="Times New Roman"/>
                <w:lang w:val="en-GB"/>
              </w:rPr>
            </w:rPrChange>
          </w:rPr>
          <w:delInstrText>date</w:delInstrText>
        </w:r>
        <w:r w:rsidR="00426E62" w:rsidRPr="006E6534" w:rsidDel="00532045">
          <w:rPr>
            <w:rFonts w:cs="Times New Roman"/>
            <w:color w:val="000000" w:themeColor="text1"/>
            <w:rPrChange w:id="25470" w:author="N F" w:date="2023-12-05T03:09:00Z">
              <w:rPr>
                <w:rFonts w:cs="Times New Roman"/>
              </w:rPr>
            </w:rPrChange>
          </w:rPr>
          <w:delInstrText>-</w:delInstrText>
        </w:r>
        <w:r w:rsidR="00426E62" w:rsidRPr="006E6534" w:rsidDel="00532045">
          <w:rPr>
            <w:rFonts w:cs="Times New Roman"/>
            <w:color w:val="000000" w:themeColor="text1"/>
            <w:lang w:val="en-GB"/>
            <w:rPrChange w:id="25471" w:author="N F" w:date="2023-12-05T03:09:00Z">
              <w:rPr>
                <w:rFonts w:cs="Times New Roman"/>
                <w:lang w:val="en-GB"/>
              </w:rPr>
            </w:rPrChange>
          </w:rPr>
          <w:delInstrText>parts</w:delInstrText>
        </w:r>
        <w:r w:rsidR="00426E62" w:rsidRPr="006E6534" w:rsidDel="00532045">
          <w:rPr>
            <w:rFonts w:cs="Times New Roman"/>
            <w:color w:val="000000" w:themeColor="text1"/>
            <w:rPrChange w:id="25472" w:author="N F" w:date="2023-12-05T03:09:00Z">
              <w:rPr>
                <w:rFonts w:cs="Times New Roman"/>
              </w:rPr>
            </w:rPrChange>
          </w:rPr>
          <w:delInstrText>":[["2019",5,28]]}}}],"</w:delInstrText>
        </w:r>
        <w:r w:rsidR="00426E62" w:rsidRPr="006E6534" w:rsidDel="00532045">
          <w:rPr>
            <w:rFonts w:cs="Times New Roman"/>
            <w:color w:val="000000" w:themeColor="text1"/>
            <w:lang w:val="en-GB"/>
            <w:rPrChange w:id="25473" w:author="N F" w:date="2023-12-05T03:09:00Z">
              <w:rPr>
                <w:rFonts w:cs="Times New Roman"/>
                <w:lang w:val="en-GB"/>
              </w:rPr>
            </w:rPrChange>
          </w:rPr>
          <w:delInstrText>schema</w:delInstrText>
        </w:r>
        <w:r w:rsidR="00426E62" w:rsidRPr="006E6534" w:rsidDel="00532045">
          <w:rPr>
            <w:rFonts w:cs="Times New Roman"/>
            <w:color w:val="000000" w:themeColor="text1"/>
            <w:rPrChange w:id="25474" w:author="N F" w:date="2023-12-05T03:09:00Z">
              <w:rPr>
                <w:rFonts w:cs="Times New Roman"/>
              </w:rPr>
            </w:rPrChange>
          </w:rPr>
          <w:delInstrText>":"</w:delInstrText>
        </w:r>
        <w:r w:rsidR="00426E62" w:rsidRPr="006E6534" w:rsidDel="00532045">
          <w:rPr>
            <w:rFonts w:cs="Times New Roman"/>
            <w:color w:val="000000" w:themeColor="text1"/>
            <w:lang w:val="en-GB"/>
            <w:rPrChange w:id="25475" w:author="N F" w:date="2023-12-05T03:09:00Z">
              <w:rPr>
                <w:rFonts w:cs="Times New Roman"/>
                <w:lang w:val="en-GB"/>
              </w:rPr>
            </w:rPrChange>
          </w:rPr>
          <w:delInstrText>https</w:delInstrText>
        </w:r>
        <w:r w:rsidR="00426E62" w:rsidRPr="006E6534" w:rsidDel="00532045">
          <w:rPr>
            <w:rFonts w:cs="Times New Roman"/>
            <w:color w:val="000000" w:themeColor="text1"/>
            <w:rPrChange w:id="25476" w:author="N F" w:date="2023-12-05T03:09:00Z">
              <w:rPr>
                <w:rFonts w:cs="Times New Roman"/>
              </w:rPr>
            </w:rPrChange>
          </w:rPr>
          <w:delInstrText>://</w:delInstrText>
        </w:r>
        <w:r w:rsidR="00426E62" w:rsidRPr="006E6534" w:rsidDel="00532045">
          <w:rPr>
            <w:rFonts w:cs="Times New Roman"/>
            <w:color w:val="000000" w:themeColor="text1"/>
            <w:lang w:val="en-GB"/>
            <w:rPrChange w:id="25477" w:author="N F" w:date="2023-12-05T03:09:00Z">
              <w:rPr>
                <w:rFonts w:cs="Times New Roman"/>
                <w:lang w:val="en-GB"/>
              </w:rPr>
            </w:rPrChange>
          </w:rPr>
          <w:delInstrText>github</w:delInstrText>
        </w:r>
        <w:r w:rsidR="00426E62" w:rsidRPr="006E6534" w:rsidDel="00532045">
          <w:rPr>
            <w:rFonts w:cs="Times New Roman"/>
            <w:color w:val="000000" w:themeColor="text1"/>
            <w:rPrChange w:id="25478" w:author="N F" w:date="2023-12-05T03:09:00Z">
              <w:rPr>
                <w:rFonts w:cs="Times New Roman"/>
              </w:rPr>
            </w:rPrChange>
          </w:rPr>
          <w:delInstrText>.</w:delInstrText>
        </w:r>
        <w:r w:rsidR="00426E62" w:rsidRPr="006E6534" w:rsidDel="00532045">
          <w:rPr>
            <w:rFonts w:cs="Times New Roman"/>
            <w:color w:val="000000" w:themeColor="text1"/>
            <w:lang w:val="en-GB"/>
            <w:rPrChange w:id="25479" w:author="N F" w:date="2023-12-05T03:09:00Z">
              <w:rPr>
                <w:rFonts w:cs="Times New Roman"/>
                <w:lang w:val="en-GB"/>
              </w:rPr>
            </w:rPrChange>
          </w:rPr>
          <w:delInstrText>com</w:delInstrText>
        </w:r>
        <w:r w:rsidR="00426E62" w:rsidRPr="006E6534" w:rsidDel="00532045">
          <w:rPr>
            <w:rFonts w:cs="Times New Roman"/>
            <w:color w:val="000000" w:themeColor="text1"/>
            <w:rPrChange w:id="25480" w:author="N F" w:date="2023-12-05T03:09:00Z">
              <w:rPr>
                <w:rFonts w:cs="Times New Roman"/>
              </w:rPr>
            </w:rPrChange>
          </w:rPr>
          <w:delInstrText>/</w:delInstrText>
        </w:r>
        <w:r w:rsidR="00426E62" w:rsidRPr="006E6534" w:rsidDel="00532045">
          <w:rPr>
            <w:rFonts w:cs="Times New Roman"/>
            <w:color w:val="000000" w:themeColor="text1"/>
            <w:lang w:val="en-GB"/>
            <w:rPrChange w:id="25481" w:author="N F" w:date="2023-12-05T03:09:00Z">
              <w:rPr>
                <w:rFonts w:cs="Times New Roman"/>
                <w:lang w:val="en-GB"/>
              </w:rPr>
            </w:rPrChange>
          </w:rPr>
          <w:delInstrText>citation</w:delInstrText>
        </w:r>
        <w:r w:rsidR="00426E62" w:rsidRPr="006E6534" w:rsidDel="00532045">
          <w:rPr>
            <w:rFonts w:cs="Times New Roman"/>
            <w:color w:val="000000" w:themeColor="text1"/>
            <w:rPrChange w:id="25482" w:author="N F" w:date="2023-12-05T03:09:00Z">
              <w:rPr>
                <w:rFonts w:cs="Times New Roman"/>
              </w:rPr>
            </w:rPrChange>
          </w:rPr>
          <w:delInstrText>-</w:delInstrText>
        </w:r>
        <w:r w:rsidR="00426E62" w:rsidRPr="006E6534" w:rsidDel="00532045">
          <w:rPr>
            <w:rFonts w:cs="Times New Roman"/>
            <w:color w:val="000000" w:themeColor="text1"/>
            <w:lang w:val="en-GB"/>
            <w:rPrChange w:id="25483" w:author="N F" w:date="2023-12-05T03:09:00Z">
              <w:rPr>
                <w:rFonts w:cs="Times New Roman"/>
                <w:lang w:val="en-GB"/>
              </w:rPr>
            </w:rPrChange>
          </w:rPr>
          <w:delInstrText>style</w:delInstrText>
        </w:r>
        <w:r w:rsidR="00426E62" w:rsidRPr="006E6534" w:rsidDel="00532045">
          <w:rPr>
            <w:rFonts w:cs="Times New Roman"/>
            <w:color w:val="000000" w:themeColor="text1"/>
            <w:rPrChange w:id="25484" w:author="N F" w:date="2023-12-05T03:09:00Z">
              <w:rPr>
                <w:rFonts w:cs="Times New Roman"/>
              </w:rPr>
            </w:rPrChange>
          </w:rPr>
          <w:delInstrText>-</w:delInstrText>
        </w:r>
        <w:r w:rsidR="00426E62" w:rsidRPr="006E6534" w:rsidDel="00532045">
          <w:rPr>
            <w:rFonts w:cs="Times New Roman"/>
            <w:color w:val="000000" w:themeColor="text1"/>
            <w:lang w:val="en-GB"/>
            <w:rPrChange w:id="25485" w:author="N F" w:date="2023-12-05T03:09:00Z">
              <w:rPr>
                <w:rFonts w:cs="Times New Roman"/>
                <w:lang w:val="en-GB"/>
              </w:rPr>
            </w:rPrChange>
          </w:rPr>
          <w:delInstrText>language</w:delInstrText>
        </w:r>
        <w:r w:rsidR="00426E62" w:rsidRPr="006E6534" w:rsidDel="00532045">
          <w:rPr>
            <w:rFonts w:cs="Times New Roman"/>
            <w:color w:val="000000" w:themeColor="text1"/>
            <w:rPrChange w:id="25486" w:author="N F" w:date="2023-12-05T03:09:00Z">
              <w:rPr>
                <w:rFonts w:cs="Times New Roman"/>
              </w:rPr>
            </w:rPrChange>
          </w:rPr>
          <w:delInstrText>/</w:delInstrText>
        </w:r>
        <w:r w:rsidR="00426E62" w:rsidRPr="006E6534" w:rsidDel="00532045">
          <w:rPr>
            <w:rFonts w:cs="Times New Roman"/>
            <w:color w:val="000000" w:themeColor="text1"/>
            <w:lang w:val="en-GB"/>
            <w:rPrChange w:id="25487" w:author="N F" w:date="2023-12-05T03:09:00Z">
              <w:rPr>
                <w:rFonts w:cs="Times New Roman"/>
                <w:lang w:val="en-GB"/>
              </w:rPr>
            </w:rPrChange>
          </w:rPr>
          <w:delInstrText>schema</w:delInstrText>
        </w:r>
        <w:r w:rsidR="00426E62" w:rsidRPr="006E6534" w:rsidDel="00532045">
          <w:rPr>
            <w:rFonts w:cs="Times New Roman"/>
            <w:color w:val="000000" w:themeColor="text1"/>
            <w:rPrChange w:id="25488" w:author="N F" w:date="2023-12-05T03:09:00Z">
              <w:rPr>
                <w:rFonts w:cs="Times New Roman"/>
              </w:rPr>
            </w:rPrChange>
          </w:rPr>
          <w:delInstrText>/</w:delInstrText>
        </w:r>
        <w:r w:rsidR="00426E62" w:rsidRPr="006E6534" w:rsidDel="00532045">
          <w:rPr>
            <w:rFonts w:cs="Times New Roman"/>
            <w:color w:val="000000" w:themeColor="text1"/>
            <w:lang w:val="en-GB"/>
            <w:rPrChange w:id="25489" w:author="N F" w:date="2023-12-05T03:09:00Z">
              <w:rPr>
                <w:rFonts w:cs="Times New Roman"/>
                <w:lang w:val="en-GB"/>
              </w:rPr>
            </w:rPrChange>
          </w:rPr>
          <w:delInstrText>raw</w:delInstrText>
        </w:r>
        <w:r w:rsidR="00426E62" w:rsidRPr="006E6534" w:rsidDel="00532045">
          <w:rPr>
            <w:rFonts w:cs="Times New Roman"/>
            <w:color w:val="000000" w:themeColor="text1"/>
            <w:rPrChange w:id="25490" w:author="N F" w:date="2023-12-05T03:09:00Z">
              <w:rPr>
                <w:rFonts w:cs="Times New Roman"/>
              </w:rPr>
            </w:rPrChange>
          </w:rPr>
          <w:delInstrText>/</w:delInstrText>
        </w:r>
        <w:r w:rsidR="00426E62" w:rsidRPr="006E6534" w:rsidDel="00532045">
          <w:rPr>
            <w:rFonts w:cs="Times New Roman"/>
            <w:color w:val="000000" w:themeColor="text1"/>
            <w:lang w:val="en-GB"/>
            <w:rPrChange w:id="25491" w:author="N F" w:date="2023-12-05T03:09:00Z">
              <w:rPr>
                <w:rFonts w:cs="Times New Roman"/>
                <w:lang w:val="en-GB"/>
              </w:rPr>
            </w:rPrChange>
          </w:rPr>
          <w:delInstrText>master</w:delInstrText>
        </w:r>
        <w:r w:rsidR="00426E62" w:rsidRPr="006E6534" w:rsidDel="00532045">
          <w:rPr>
            <w:rFonts w:cs="Times New Roman"/>
            <w:color w:val="000000" w:themeColor="text1"/>
            <w:rPrChange w:id="25492" w:author="N F" w:date="2023-12-05T03:09:00Z">
              <w:rPr>
                <w:rFonts w:cs="Times New Roman"/>
              </w:rPr>
            </w:rPrChange>
          </w:rPr>
          <w:delInstrText>/</w:delInstrText>
        </w:r>
        <w:r w:rsidR="00426E62" w:rsidRPr="006E6534" w:rsidDel="00532045">
          <w:rPr>
            <w:rFonts w:cs="Times New Roman"/>
            <w:color w:val="000000" w:themeColor="text1"/>
            <w:lang w:val="en-GB"/>
            <w:rPrChange w:id="25493" w:author="N F" w:date="2023-12-05T03:09:00Z">
              <w:rPr>
                <w:rFonts w:cs="Times New Roman"/>
                <w:lang w:val="en-GB"/>
              </w:rPr>
            </w:rPrChange>
          </w:rPr>
          <w:delInstrText>csl</w:delInstrText>
        </w:r>
        <w:r w:rsidR="00426E62" w:rsidRPr="006E6534" w:rsidDel="00532045">
          <w:rPr>
            <w:rFonts w:cs="Times New Roman"/>
            <w:color w:val="000000" w:themeColor="text1"/>
            <w:rPrChange w:id="25494" w:author="N F" w:date="2023-12-05T03:09:00Z">
              <w:rPr>
                <w:rFonts w:cs="Times New Roman"/>
              </w:rPr>
            </w:rPrChange>
          </w:rPr>
          <w:delInstrText>-</w:delInstrText>
        </w:r>
        <w:r w:rsidR="00426E62" w:rsidRPr="006E6534" w:rsidDel="00532045">
          <w:rPr>
            <w:rFonts w:cs="Times New Roman"/>
            <w:color w:val="000000" w:themeColor="text1"/>
            <w:lang w:val="en-GB"/>
            <w:rPrChange w:id="25495" w:author="N F" w:date="2023-12-05T03:09:00Z">
              <w:rPr>
                <w:rFonts w:cs="Times New Roman"/>
                <w:lang w:val="en-GB"/>
              </w:rPr>
            </w:rPrChange>
          </w:rPr>
          <w:delInstrText>citation</w:delInstrText>
        </w:r>
        <w:r w:rsidR="00426E62" w:rsidRPr="006E6534" w:rsidDel="00532045">
          <w:rPr>
            <w:rFonts w:cs="Times New Roman"/>
            <w:color w:val="000000" w:themeColor="text1"/>
            <w:rPrChange w:id="25496" w:author="N F" w:date="2023-12-05T03:09:00Z">
              <w:rPr>
                <w:rFonts w:cs="Times New Roman"/>
              </w:rPr>
            </w:rPrChange>
          </w:rPr>
          <w:delInstrText>.</w:delInstrText>
        </w:r>
        <w:r w:rsidR="00426E62" w:rsidRPr="006E6534" w:rsidDel="00532045">
          <w:rPr>
            <w:rFonts w:cs="Times New Roman"/>
            <w:color w:val="000000" w:themeColor="text1"/>
            <w:lang w:val="en-GB"/>
            <w:rPrChange w:id="25497" w:author="N F" w:date="2023-12-05T03:09:00Z">
              <w:rPr>
                <w:rFonts w:cs="Times New Roman"/>
                <w:lang w:val="en-GB"/>
              </w:rPr>
            </w:rPrChange>
          </w:rPr>
          <w:delInstrText>json</w:delInstrText>
        </w:r>
        <w:r w:rsidR="00426E62" w:rsidRPr="006E6534" w:rsidDel="00532045">
          <w:rPr>
            <w:rFonts w:cs="Times New Roman"/>
            <w:color w:val="000000" w:themeColor="text1"/>
            <w:rPrChange w:id="25498" w:author="N F" w:date="2023-12-05T03:09:00Z">
              <w:rPr>
                <w:rFonts w:cs="Times New Roman"/>
              </w:rPr>
            </w:rPrChange>
          </w:rPr>
          <w:delInstrText xml:space="preserve">"} </w:delInstrText>
        </w:r>
        <w:r w:rsidR="00256901" w:rsidRPr="006E6534" w:rsidDel="00532045">
          <w:rPr>
            <w:rFonts w:cs="Times New Roman"/>
            <w:color w:val="000000" w:themeColor="text1"/>
            <w:lang w:val="en-GB"/>
            <w:rPrChange w:id="25499" w:author="N F" w:date="2023-12-05T03:09:00Z">
              <w:rPr>
                <w:rFonts w:cs="Times New Roman"/>
                <w:lang w:val="en-GB"/>
              </w:rPr>
            </w:rPrChange>
          </w:rPr>
          <w:fldChar w:fldCharType="separate"/>
        </w:r>
        <w:r w:rsidR="00426E62" w:rsidRPr="006E6534" w:rsidDel="00532045">
          <w:rPr>
            <w:rFonts w:cs="Times New Roman"/>
            <w:color w:val="000000" w:themeColor="text1"/>
            <w:rPrChange w:id="25500" w:author="N F" w:date="2023-12-05T03:09:00Z">
              <w:rPr>
                <w:rFonts w:cs="Times New Roman"/>
              </w:rPr>
            </w:rPrChange>
          </w:rPr>
          <w:delText>(29)</w:delText>
        </w:r>
        <w:r w:rsidR="00256901" w:rsidRPr="006E6534" w:rsidDel="00532045">
          <w:rPr>
            <w:rFonts w:cs="Times New Roman"/>
            <w:color w:val="000000" w:themeColor="text1"/>
            <w:lang w:val="en-GB"/>
            <w:rPrChange w:id="25501" w:author="N F" w:date="2023-12-05T03:09:00Z">
              <w:rPr>
                <w:rFonts w:cs="Times New Roman"/>
                <w:lang w:val="en-GB"/>
              </w:rPr>
            </w:rPrChange>
          </w:rPr>
          <w:fldChar w:fldCharType="end"/>
        </w:r>
      </w:del>
      <w:r w:rsidR="00354792" w:rsidRPr="006E6534">
        <w:rPr>
          <w:rFonts w:cs="Times New Roman"/>
          <w:color w:val="000000" w:themeColor="text1"/>
          <w:rPrChange w:id="25502" w:author="N F" w:date="2023-12-05T03:09:00Z">
            <w:rPr>
              <w:rFonts w:cs="Times New Roman"/>
            </w:rPr>
          </w:rPrChange>
        </w:rPr>
        <w:t>.</w:t>
      </w:r>
    </w:p>
    <w:p w14:paraId="154522A9" w14:textId="7FAD62A2" w:rsidR="00353EAA" w:rsidRPr="006E6534" w:rsidRDefault="00006A80">
      <w:pPr>
        <w:spacing w:after="0" w:line="240" w:lineRule="auto"/>
        <w:rPr>
          <w:rFonts w:cs="Times New Roman"/>
          <w:color w:val="000000" w:themeColor="text1"/>
          <w:rPrChange w:id="25503" w:author="N F" w:date="2023-12-05T03:09:00Z">
            <w:rPr>
              <w:rFonts w:cs="Times New Roman"/>
            </w:rPr>
          </w:rPrChange>
        </w:rPr>
        <w:pPrChange w:id="25504" w:author="Barshadskaya, Yuliya" w:date="2024-01-16T03:37:00Z">
          <w:pPr/>
        </w:pPrChange>
      </w:pPr>
      <w:r w:rsidRPr="006E6534">
        <w:rPr>
          <w:rFonts w:cs="Times New Roman"/>
          <w:color w:val="000000" w:themeColor="text1"/>
          <w:rPrChange w:id="25505" w:author="N F" w:date="2023-12-05T03:09:00Z">
            <w:rPr>
              <w:rFonts w:cs="Times New Roman"/>
            </w:rPr>
          </w:rPrChange>
        </w:rPr>
        <w:t xml:space="preserve">Yoshimura </w:t>
      </w:r>
      <w:r w:rsidRPr="006E6534">
        <w:rPr>
          <w:rFonts w:cs="Times New Roman"/>
          <w:color w:val="000000" w:themeColor="text1"/>
          <w:lang w:val="en-US"/>
          <w:rPrChange w:id="25506" w:author="N F" w:date="2023-12-05T03:09:00Z">
            <w:rPr>
              <w:rFonts w:cs="Times New Roman"/>
              <w:lang w:val="en-US"/>
            </w:rPr>
          </w:rPrChange>
        </w:rPr>
        <w:t>et</w:t>
      </w:r>
      <w:r w:rsidRPr="006E6534">
        <w:rPr>
          <w:rFonts w:cs="Times New Roman"/>
          <w:color w:val="000000" w:themeColor="text1"/>
          <w:rPrChange w:id="25507" w:author="N F" w:date="2023-12-05T03:09:00Z">
            <w:rPr>
              <w:rFonts w:cs="Times New Roman"/>
            </w:rPr>
          </w:rPrChange>
        </w:rPr>
        <w:t xml:space="preserve"> </w:t>
      </w:r>
      <w:r w:rsidRPr="006E6534">
        <w:rPr>
          <w:rFonts w:cs="Times New Roman"/>
          <w:color w:val="000000" w:themeColor="text1"/>
          <w:lang w:val="en-US"/>
          <w:rPrChange w:id="25508" w:author="N F" w:date="2023-12-05T03:09:00Z">
            <w:rPr>
              <w:rFonts w:cs="Times New Roman"/>
              <w:lang w:val="en-US"/>
            </w:rPr>
          </w:rPrChange>
        </w:rPr>
        <w:t>al</w:t>
      </w:r>
      <w:r w:rsidRPr="006E6534">
        <w:rPr>
          <w:rFonts w:cs="Times New Roman"/>
          <w:color w:val="000000" w:themeColor="text1"/>
          <w:rPrChange w:id="25509" w:author="N F" w:date="2023-12-05T03:09:00Z">
            <w:rPr>
              <w:rFonts w:cs="Times New Roman"/>
            </w:rPr>
          </w:rPrChange>
        </w:rPr>
        <w:t>. (2021) установили, что по</w:t>
      </w:r>
      <w:r w:rsidR="00353EAA" w:rsidRPr="006E6534">
        <w:rPr>
          <w:rFonts w:cs="Times New Roman"/>
          <w:color w:val="000000" w:themeColor="text1"/>
          <w:rPrChange w:id="25510" w:author="N F" w:date="2023-12-05T03:09:00Z">
            <w:rPr>
              <w:rFonts w:cs="Times New Roman"/>
            </w:rPr>
          </w:rPrChange>
        </w:rPr>
        <w:t>вышенная экспрессия опухолевого</w:t>
      </w:r>
      <w:r w:rsidRPr="006E6534">
        <w:rPr>
          <w:rFonts w:cs="Times New Roman"/>
          <w:color w:val="000000" w:themeColor="text1"/>
          <w:rPrChange w:id="25511" w:author="N F" w:date="2023-12-05T03:09:00Z">
            <w:rPr>
              <w:rFonts w:cs="Times New Roman"/>
            </w:rPr>
          </w:rPrChange>
        </w:rPr>
        <w:t xml:space="preserve"> маркера</w:t>
      </w:r>
      <w:r w:rsidR="00353EAA" w:rsidRPr="006E6534">
        <w:rPr>
          <w:rFonts w:cs="Times New Roman"/>
          <w:color w:val="000000" w:themeColor="text1"/>
          <w:rPrChange w:id="25512" w:author="N F" w:date="2023-12-05T03:09:00Z">
            <w:rPr>
              <w:rFonts w:cs="Times New Roman"/>
            </w:rPr>
          </w:rPrChange>
        </w:rPr>
        <w:t xml:space="preserve"> PD-L1 связана с плохими результатами монотерапии осимертинибом у ранее не леченных пациентов с распространенным НМРЛ с мутацией EGFR</w:t>
      </w:r>
      <w:r w:rsidRPr="006E6534">
        <w:rPr>
          <w:rFonts w:cs="Times New Roman"/>
          <w:color w:val="000000" w:themeColor="text1"/>
          <w:rPrChange w:id="25513" w:author="N F" w:date="2023-12-05T03:09:00Z">
            <w:rPr>
              <w:rFonts w:cs="Times New Roman"/>
            </w:rPr>
          </w:rPrChange>
        </w:rPr>
        <w:t xml:space="preserve"> </w:t>
      </w:r>
      <w:ins w:id="25514" w:author="Barshadskaya, Yuliya" w:date="2024-01-16T03:37:00Z">
        <w:r w:rsidR="00532045" w:rsidRPr="0001519A">
          <w:rPr>
            <w:rFonts w:cs="Times New Roman"/>
            <w:color w:val="000000" w:themeColor="text1"/>
            <w:lang w:val="en-US"/>
          </w:rPr>
          <w:fldChar w:fldCharType="begin"/>
        </w:r>
        <w:r w:rsidR="00532045"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532045" w:rsidRPr="0001519A">
          <w:rPr>
            <w:rFonts w:cs="Times New Roman"/>
            <w:color w:val="000000" w:themeColor="text1"/>
            <w:lang w:val="en-US"/>
          </w:rPr>
          <w:fldChar w:fldCharType="separate"/>
        </w:r>
        <w:r w:rsidR="00532045" w:rsidRPr="0018315E">
          <w:rPr>
            <w:rFonts w:cs="Times New Roman"/>
            <w:color w:val="000000" w:themeColor="text1"/>
          </w:rPr>
          <w:t>[</w:t>
        </w:r>
      </w:ins>
      <w:ins w:id="25515" w:author="Barshadskaya, Yuliya" w:date="2024-02-23T00:14:00Z">
        <w:r w:rsidR="002E36A6">
          <w:rPr>
            <w:rFonts w:cs="Times New Roman"/>
            <w:color w:val="000000" w:themeColor="text1"/>
          </w:rPr>
          <w:t>17</w:t>
        </w:r>
      </w:ins>
      <w:ins w:id="25516" w:author="Barshadskaya, Yuliya" w:date="2024-01-16T03:37:00Z">
        <w:r w:rsidR="00532045" w:rsidRPr="00DD38F1">
          <w:rPr>
            <w:rFonts w:cs="Times New Roman"/>
            <w:color w:val="000000" w:themeColor="text1"/>
          </w:rPr>
          <w:t>]</w:t>
        </w:r>
        <w:r w:rsidR="00532045" w:rsidRPr="0001519A">
          <w:rPr>
            <w:rFonts w:cs="Times New Roman"/>
            <w:color w:val="000000" w:themeColor="text1"/>
            <w:lang w:val="en-US"/>
          </w:rPr>
          <w:fldChar w:fldCharType="end"/>
        </w:r>
      </w:ins>
      <w:del w:id="25517" w:author="Barshadskaya, Yuliya" w:date="2024-01-16T03:37:00Z">
        <w:r w:rsidR="00754746" w:rsidRPr="006E6534" w:rsidDel="00532045">
          <w:rPr>
            <w:rFonts w:cs="Times New Roman"/>
            <w:color w:val="000000" w:themeColor="text1"/>
            <w:rPrChange w:id="25518" w:author="N F" w:date="2023-12-05T03:09:00Z">
              <w:rPr>
                <w:rFonts w:cs="Times New Roman"/>
              </w:rPr>
            </w:rPrChange>
          </w:rPr>
          <w:fldChar w:fldCharType="begin"/>
        </w:r>
        <w:r w:rsidR="00426E62" w:rsidRPr="006E6534" w:rsidDel="00532045">
          <w:rPr>
            <w:rFonts w:cs="Times New Roman"/>
            <w:color w:val="000000" w:themeColor="text1"/>
            <w:rPrChange w:id="25519" w:author="N F" w:date="2023-12-05T03:09:00Z">
              <w:rPr>
                <w:rFonts w:cs="Times New Roman"/>
              </w:rPr>
            </w:rPrChange>
          </w:rPr>
          <w:delInstrText xml:space="preserve"> ADDIN ZOTERO_ITEM CSL_CITATION {"citationID":"FKBGgGxq","properties":{"formattedCitation":"(30)","plainCitation":"(30)","noteIndex":0},"citationItems":[{"id":161881,"uris":["http://zotero.org/groups/4735135/items/J55C47ZD"],"itemData":{"id":161881,"type":"article-journal","abstract":"Background\nOsimertinib monotherapy is currently the standard of care as a first-line treatment for patients harboring epidermal growth factor receptor (EGFR) mutations; however, some EGFR-mutated non-small cell lung cancer (NSCLC) patients exhibit primary resistance and an insufficient response to EGFR-tyrosine kinase inhibitors (EGFR-TKIs). Elevated programmed death-ligand 1 (PD-L1) expression in tumors was reported as a negative predictive factor for outcomes of first- or second-generation EGFR-TKIs.\n\nMethods\nWe prospectively assessed advanced NSCLC patients with EGFR mutations who were treated with osimertinib at 14 institutions in Japan between September 2019 and December 2020. Relationships between outcomes of osimertinib monotherapy and patients’ characteristics were reviewed.\n\nResults\nSeventy-one patients who underwent the tumor PD-L1 test were enrolled. Multivariate analysis identified tumor PD-L1 expression as an independent predictor for progression-free survival (PFS) with osimertinib treatment (P=0.029). The objective-response and disease-control rates for osimertinib treatment were significantly lower in patients demonstrating elevated PD-L1 levels relative to those with low or negative PD-L1 level (P=0.043 and P=0.007, respectively). Furthermore, among patients treated with osimertinib, those with high PD-L1 levels exhibited shorter PFS relative to those with low plus negative PD-L1 level (median PFS: 5.0 vs. 17.4 months; P&lt;0.001).\n\nConclusions\nElevated tumor PD-L1 expression is associated with poor outcomes of osimertinib monotherapy in previously untreated advanced NSCLC patients with EGFR mutation. Further clinical trials are warranted to accumulate evidence demonstrating the effectiveness of combination therapy with osimertinib for EGFR-mutated advanced NSCLC patients with elevated tumor PD-L1 expression.\n\nTrial Registration\nUMIN000043942.","container-title":"Translational Lung Cancer Research","DOI":"10.21037/tlcr-21-461","ISSN":"2218-6751","issue":"8","journalAbbreviation":"Transl Lung Cancer Res","note":"PMID: 34584858\nPMCID: PMC8435385","page":"3582-3593","source":"PubMed Central","title":"Impact of tumor programmed death ligand-1 expression on osimertinib efficacy in untreated EGFR-mutated advanced non-small cell lung cancer: a prospective observational study","title-short":"Impact of tumor programmed death ligand-1 expression on osimertinib efficacy in untreated EGFR-mutated advanced non-small cell lung cancer","volume":"10","author":[{"family":"Yoshimura","given":"Akihiro"},{"family":"Yamada","given":"Tadaaki"},{"family":"Okuma","given":"Yusuke"},{"family":"Fukuda","given":"Akito"},{"family":"Watanabe","given":"Satoshi"},{"family":"Nishioka","given":"Naoya"},{"family":"Takeda","given":"Takayuki"},{"family":"Chihara","given":"Yusuke"},{"family":"Takemoto","given":"Shinnosuke"},{"family":"Harada","given":"Taishi"},{"family":"Hiranuma","given":"Osamu"},{"family":"Shirai","given":"Yukina"},{"family":"Nishiyama","given":"Akihiro"},{"family":"Yano","given":"Seiji"},{"family":"Goto","given":"Yasuhiro"},{"family":"Shiotsu","given":"Shinsuke"},{"family":"Kunimasa","given":"Kei"},{"family":"Morimoto","given":"Yoshie"},{"family":"Iwasaku","given":"Masahiro"},{"family":"Kaneko","given":"Yoshiko"},{"family":"Uchino","given":"Junji"},{"family":"Kenmotsu","given":"Hirotsugu"},{"family":"Takahashi","given":"Toshiaki"},{"family":"Takayama","given":"Koichi"}],"issued":{"date-parts":[["2021",8]]}}}],"schema":"https://github.com/citation-style-language/schema/raw/master/csl-citation.json"} </w:delInstrText>
        </w:r>
        <w:r w:rsidR="00754746" w:rsidRPr="006E6534" w:rsidDel="00532045">
          <w:rPr>
            <w:rFonts w:cs="Times New Roman"/>
            <w:color w:val="000000" w:themeColor="text1"/>
            <w:rPrChange w:id="25520" w:author="N F" w:date="2023-12-05T03:09:00Z">
              <w:rPr>
                <w:rFonts w:cs="Times New Roman"/>
              </w:rPr>
            </w:rPrChange>
          </w:rPr>
          <w:fldChar w:fldCharType="separate"/>
        </w:r>
        <w:r w:rsidR="00426E62" w:rsidRPr="006E6534" w:rsidDel="00532045">
          <w:rPr>
            <w:rFonts w:cs="Times New Roman"/>
            <w:color w:val="000000" w:themeColor="text1"/>
            <w:rPrChange w:id="25521" w:author="N F" w:date="2023-12-05T03:09:00Z">
              <w:rPr>
                <w:rFonts w:cs="Times New Roman"/>
              </w:rPr>
            </w:rPrChange>
          </w:rPr>
          <w:delText>(30)</w:delText>
        </w:r>
        <w:r w:rsidR="00754746" w:rsidRPr="006E6534" w:rsidDel="00532045">
          <w:rPr>
            <w:rFonts w:cs="Times New Roman"/>
            <w:color w:val="000000" w:themeColor="text1"/>
            <w:rPrChange w:id="25522" w:author="N F" w:date="2023-12-05T03:09:00Z">
              <w:rPr>
                <w:rFonts w:cs="Times New Roman"/>
              </w:rPr>
            </w:rPrChange>
          </w:rPr>
          <w:fldChar w:fldCharType="end"/>
        </w:r>
      </w:del>
      <w:r w:rsidR="00353EAA" w:rsidRPr="006E6534">
        <w:rPr>
          <w:rFonts w:cs="Times New Roman"/>
          <w:color w:val="000000" w:themeColor="text1"/>
          <w:rPrChange w:id="25523" w:author="N F" w:date="2023-12-05T03:09:00Z">
            <w:rPr>
              <w:rFonts w:cs="Times New Roman"/>
            </w:rPr>
          </w:rPrChange>
        </w:rPr>
        <w:t>.</w:t>
      </w:r>
    </w:p>
    <w:p w14:paraId="35FD8800" w14:textId="4FF8BBE6" w:rsidR="00F71955" w:rsidRPr="006E6534" w:rsidRDefault="00F71955">
      <w:pPr>
        <w:spacing w:after="0" w:line="240" w:lineRule="auto"/>
        <w:rPr>
          <w:rFonts w:cs="Times New Roman"/>
          <w:color w:val="000000" w:themeColor="text1"/>
          <w:rPrChange w:id="25524" w:author="N F" w:date="2023-12-05T03:09:00Z">
            <w:rPr>
              <w:rFonts w:cs="Times New Roman"/>
            </w:rPr>
          </w:rPrChange>
        </w:rPr>
        <w:pPrChange w:id="25525" w:author="Barshadskaya, Yuliya" w:date="2024-01-16T03:38:00Z">
          <w:pPr/>
        </w:pPrChange>
      </w:pPr>
      <w:r w:rsidRPr="006E6534">
        <w:rPr>
          <w:rFonts w:cs="Times New Roman"/>
          <w:color w:val="000000" w:themeColor="text1"/>
          <w:lang w:val="en-GB"/>
          <w:rPrChange w:id="25526" w:author="N F" w:date="2023-12-05T03:09:00Z">
            <w:rPr>
              <w:rFonts w:cs="Times New Roman"/>
              <w:lang w:val="en-GB"/>
            </w:rPr>
          </w:rPrChange>
        </w:rPr>
        <w:t>Hochmair</w:t>
      </w:r>
      <w:r w:rsidRPr="006E6534">
        <w:rPr>
          <w:rFonts w:cs="Times New Roman"/>
          <w:color w:val="000000" w:themeColor="text1"/>
          <w:rPrChange w:id="25527" w:author="N F" w:date="2023-12-05T03:09:00Z">
            <w:rPr>
              <w:rFonts w:cs="Times New Roman"/>
            </w:rPr>
          </w:rPrChange>
        </w:rPr>
        <w:t xml:space="preserve"> </w:t>
      </w:r>
      <w:r w:rsidRPr="006E6534">
        <w:rPr>
          <w:rFonts w:cs="Times New Roman"/>
          <w:color w:val="000000" w:themeColor="text1"/>
          <w:lang w:val="en-US"/>
          <w:rPrChange w:id="25528" w:author="N F" w:date="2023-12-05T03:09:00Z">
            <w:rPr>
              <w:rFonts w:cs="Times New Roman"/>
              <w:lang w:val="en-US"/>
            </w:rPr>
          </w:rPrChange>
        </w:rPr>
        <w:t>et</w:t>
      </w:r>
      <w:r w:rsidRPr="006E6534">
        <w:rPr>
          <w:rFonts w:cs="Times New Roman"/>
          <w:color w:val="000000" w:themeColor="text1"/>
          <w:rPrChange w:id="25529" w:author="N F" w:date="2023-12-05T03:09:00Z">
            <w:rPr>
              <w:rFonts w:cs="Times New Roman"/>
            </w:rPr>
          </w:rPrChange>
        </w:rPr>
        <w:t xml:space="preserve"> </w:t>
      </w:r>
      <w:r w:rsidRPr="006E6534">
        <w:rPr>
          <w:rFonts w:cs="Times New Roman"/>
          <w:color w:val="000000" w:themeColor="text1"/>
          <w:lang w:val="en-US"/>
          <w:rPrChange w:id="25530" w:author="N F" w:date="2023-12-05T03:09:00Z">
            <w:rPr>
              <w:rFonts w:cs="Times New Roman"/>
              <w:lang w:val="en-US"/>
            </w:rPr>
          </w:rPrChange>
        </w:rPr>
        <w:t>al</w:t>
      </w:r>
      <w:r w:rsidRPr="006E6534">
        <w:rPr>
          <w:rFonts w:cs="Times New Roman"/>
          <w:color w:val="000000" w:themeColor="text1"/>
          <w:rPrChange w:id="25531" w:author="N F" w:date="2023-12-05T03:09:00Z">
            <w:rPr>
              <w:rFonts w:cs="Times New Roman"/>
            </w:rPr>
          </w:rPrChange>
        </w:rPr>
        <w:t>. (2018)</w:t>
      </w:r>
      <w:r w:rsidR="003B3B8B" w:rsidRPr="006E6534">
        <w:rPr>
          <w:rFonts w:cs="Times New Roman"/>
          <w:color w:val="000000" w:themeColor="text1"/>
          <w:rPrChange w:id="25532" w:author="N F" w:date="2023-12-05T03:09:00Z">
            <w:rPr>
              <w:rFonts w:cs="Times New Roman"/>
            </w:rPr>
          </w:rPrChange>
        </w:rPr>
        <w:t xml:space="preserve"> провели исследование с целью оценить исходы у пациентов с НМРЛ с положительным результатом на мутацию EGFR (делеция в 19 экзоне, L858R), получающих последовательно афатиниб и осимертиниб в реальных клинических условиях. В этом ретроспективном </w:t>
      </w:r>
      <w:r w:rsidR="005061D1" w:rsidRPr="006E6534">
        <w:rPr>
          <w:rFonts w:cs="Times New Roman"/>
          <w:color w:val="000000" w:themeColor="text1"/>
          <w:rPrChange w:id="25533" w:author="N F" w:date="2023-12-05T03:09:00Z">
            <w:rPr>
              <w:rFonts w:cs="Times New Roman"/>
            </w:rPr>
          </w:rPrChange>
        </w:rPr>
        <w:t>наблюдательном</w:t>
      </w:r>
      <w:r w:rsidR="003B3B8B" w:rsidRPr="006E6534">
        <w:rPr>
          <w:rFonts w:cs="Times New Roman"/>
          <w:color w:val="000000" w:themeColor="text1"/>
          <w:rPrChange w:id="25534" w:author="N F" w:date="2023-12-05T03:09:00Z">
            <w:rPr>
              <w:rFonts w:cs="Times New Roman"/>
            </w:rPr>
          </w:rPrChange>
        </w:rPr>
        <w:t xml:space="preserve"> многоцентровом исследовании пациенты (n = 204) имели T790M-позитивное заболевание после применения афатиниба первой линии и начали лечение осимертинибом за ≥10 мес</w:t>
      </w:r>
      <w:r w:rsidR="00035CBB" w:rsidRPr="006E6534">
        <w:rPr>
          <w:rFonts w:cs="Times New Roman"/>
          <w:color w:val="000000" w:themeColor="text1"/>
          <w:rPrChange w:id="25535" w:author="N F" w:date="2023-12-05T03:09:00Z">
            <w:rPr>
              <w:rFonts w:cs="Times New Roman"/>
            </w:rPr>
          </w:rPrChange>
        </w:rPr>
        <w:t>.</w:t>
      </w:r>
      <w:r w:rsidR="003B3B8B" w:rsidRPr="006E6534">
        <w:rPr>
          <w:rFonts w:cs="Times New Roman"/>
          <w:color w:val="000000" w:themeColor="text1"/>
          <w:rPrChange w:id="25536" w:author="N F" w:date="2023-12-05T03:09:00Z">
            <w:rPr>
              <w:rFonts w:cs="Times New Roman"/>
            </w:rPr>
          </w:rPrChange>
        </w:rPr>
        <w:t xml:space="preserve"> до </w:t>
      </w:r>
      <w:r w:rsidR="00035CBB" w:rsidRPr="006E6534">
        <w:rPr>
          <w:rFonts w:cs="Times New Roman"/>
          <w:color w:val="000000" w:themeColor="text1"/>
          <w:rPrChange w:id="25537" w:author="N F" w:date="2023-12-05T03:09:00Z">
            <w:rPr>
              <w:rFonts w:cs="Times New Roman"/>
            </w:rPr>
          </w:rPrChange>
        </w:rPr>
        <w:t xml:space="preserve">начала сбора </w:t>
      </w:r>
      <w:r w:rsidR="003B3B8B" w:rsidRPr="006E6534">
        <w:rPr>
          <w:rFonts w:cs="Times New Roman"/>
          <w:color w:val="000000" w:themeColor="text1"/>
          <w:rPrChange w:id="25538" w:author="N F" w:date="2023-12-05T03:09:00Z">
            <w:rPr>
              <w:rFonts w:cs="Times New Roman"/>
            </w:rPr>
          </w:rPrChange>
        </w:rPr>
        <w:t>данных. Первичн</w:t>
      </w:r>
      <w:r w:rsidR="00035CBB" w:rsidRPr="006E6534">
        <w:rPr>
          <w:rFonts w:cs="Times New Roman"/>
          <w:color w:val="000000" w:themeColor="text1"/>
          <w:rPrChange w:id="25539" w:author="N F" w:date="2023-12-05T03:09:00Z">
            <w:rPr>
              <w:rFonts w:cs="Times New Roman"/>
            </w:rPr>
          </w:rPrChange>
        </w:rPr>
        <w:t>ой</w:t>
      </w:r>
      <w:r w:rsidR="003B3B8B" w:rsidRPr="006E6534">
        <w:rPr>
          <w:rFonts w:cs="Times New Roman"/>
          <w:color w:val="000000" w:themeColor="text1"/>
          <w:rPrChange w:id="25540" w:author="N F" w:date="2023-12-05T03:09:00Z">
            <w:rPr>
              <w:rFonts w:cs="Times New Roman"/>
            </w:rPr>
          </w:rPrChange>
        </w:rPr>
        <w:t xml:space="preserve"> </w:t>
      </w:r>
      <w:r w:rsidR="00035CBB" w:rsidRPr="006E6534">
        <w:rPr>
          <w:rFonts w:cs="Times New Roman"/>
          <w:color w:val="000000" w:themeColor="text1"/>
          <w:rPrChange w:id="25541" w:author="N F" w:date="2023-12-05T03:09:00Z">
            <w:rPr>
              <w:rFonts w:cs="Times New Roman"/>
            </w:rPr>
          </w:rPrChange>
        </w:rPr>
        <w:t xml:space="preserve">конечной точкой было </w:t>
      </w:r>
      <w:r w:rsidR="003B3B8B" w:rsidRPr="006E6534">
        <w:rPr>
          <w:rFonts w:cs="Times New Roman"/>
          <w:color w:val="000000" w:themeColor="text1"/>
          <w:rPrChange w:id="25542" w:author="N F" w:date="2023-12-05T03:09:00Z">
            <w:rPr>
              <w:rFonts w:cs="Times New Roman"/>
            </w:rPr>
          </w:rPrChange>
        </w:rPr>
        <w:t>время лечения. Общее среднее время лечения составило 27,6 мес</w:t>
      </w:r>
      <w:r w:rsidR="00035CBB" w:rsidRPr="006E6534">
        <w:rPr>
          <w:rFonts w:cs="Times New Roman"/>
          <w:color w:val="000000" w:themeColor="text1"/>
          <w:rPrChange w:id="25543" w:author="N F" w:date="2023-12-05T03:09:00Z">
            <w:rPr>
              <w:rFonts w:cs="Times New Roman"/>
            </w:rPr>
          </w:rPrChange>
        </w:rPr>
        <w:t>.</w:t>
      </w:r>
      <w:r w:rsidR="003B3B8B" w:rsidRPr="006E6534">
        <w:rPr>
          <w:rFonts w:cs="Times New Roman"/>
          <w:color w:val="000000" w:themeColor="text1"/>
          <w:rPrChange w:id="25544" w:author="N F" w:date="2023-12-05T03:09:00Z">
            <w:rPr>
              <w:rFonts w:cs="Times New Roman"/>
            </w:rPr>
          </w:rPrChange>
        </w:rPr>
        <w:t xml:space="preserve"> (90% ДИ: </w:t>
      </w:r>
      <w:r w:rsidR="003B3B8B" w:rsidRPr="006E6534">
        <w:rPr>
          <w:rFonts w:cs="Times New Roman"/>
          <w:color w:val="000000" w:themeColor="text1"/>
          <w:rPrChange w:id="25545" w:author="N F" w:date="2023-12-05T03:09:00Z">
            <w:rPr>
              <w:rFonts w:cs="Times New Roman"/>
            </w:rPr>
          </w:rPrChange>
        </w:rPr>
        <w:lastRenderedPageBreak/>
        <w:t xml:space="preserve">25,9–31,3), 30,3 месяца (90% ДИ: 27,6–44,5) у пациентов </w:t>
      </w:r>
      <w:r w:rsidR="00035CBB" w:rsidRPr="006E6534">
        <w:rPr>
          <w:rFonts w:cs="Times New Roman"/>
          <w:color w:val="000000" w:themeColor="text1"/>
          <w:rPrChange w:id="25546" w:author="N F" w:date="2023-12-05T03:09:00Z">
            <w:rPr>
              <w:rFonts w:cs="Times New Roman"/>
            </w:rPr>
          </w:rPrChange>
        </w:rPr>
        <w:t xml:space="preserve">с делецией 19 экзона </w:t>
      </w:r>
      <w:r w:rsidR="003B3B8B" w:rsidRPr="006E6534">
        <w:rPr>
          <w:rFonts w:cs="Times New Roman"/>
          <w:color w:val="000000" w:themeColor="text1"/>
          <w:rPrChange w:id="25547" w:author="N F" w:date="2023-12-05T03:09:00Z">
            <w:rPr>
              <w:rFonts w:cs="Times New Roman"/>
            </w:rPr>
          </w:rPrChange>
        </w:rPr>
        <w:t>и 46,7 мес</w:t>
      </w:r>
      <w:r w:rsidR="004C7C7B" w:rsidRPr="006E6534">
        <w:rPr>
          <w:rFonts w:cs="Times New Roman"/>
          <w:color w:val="000000" w:themeColor="text1"/>
          <w:rPrChange w:id="25548" w:author="N F" w:date="2023-12-05T03:09:00Z">
            <w:rPr>
              <w:rFonts w:cs="Times New Roman"/>
            </w:rPr>
          </w:rPrChange>
        </w:rPr>
        <w:t>.</w:t>
      </w:r>
      <w:r w:rsidR="003B3B8B" w:rsidRPr="006E6534">
        <w:rPr>
          <w:rFonts w:cs="Times New Roman"/>
          <w:color w:val="000000" w:themeColor="text1"/>
          <w:rPrChange w:id="25549" w:author="N F" w:date="2023-12-05T03:09:00Z">
            <w:rPr>
              <w:rFonts w:cs="Times New Roman"/>
            </w:rPr>
          </w:rPrChange>
        </w:rPr>
        <w:t xml:space="preserve"> (90% ДИ: 26,8</w:t>
      </w:r>
      <w:r w:rsidR="004C7C7B" w:rsidRPr="006E6534">
        <w:rPr>
          <w:rFonts w:cs="Times New Roman"/>
          <w:color w:val="000000" w:themeColor="text1"/>
          <w:rPrChange w:id="25550" w:author="N F" w:date="2023-12-05T03:09:00Z">
            <w:rPr>
              <w:rFonts w:cs="Times New Roman"/>
            </w:rPr>
          </w:rPrChange>
        </w:rPr>
        <w:t>–</w:t>
      </w:r>
      <w:r w:rsidR="003B3B8B" w:rsidRPr="006E6534">
        <w:rPr>
          <w:rFonts w:cs="Times New Roman"/>
          <w:color w:val="000000" w:themeColor="text1"/>
          <w:rPrChange w:id="25551" w:author="N F" w:date="2023-12-05T03:09:00Z">
            <w:rPr>
              <w:rFonts w:cs="Times New Roman"/>
            </w:rPr>
          </w:rPrChange>
        </w:rPr>
        <w:t xml:space="preserve">не </w:t>
      </w:r>
      <w:r w:rsidR="004C7C7B" w:rsidRPr="006E6534">
        <w:rPr>
          <w:rFonts w:cs="Times New Roman"/>
          <w:color w:val="000000" w:themeColor="text1"/>
          <w:rPrChange w:id="25552" w:author="N F" w:date="2023-12-05T03:09:00Z">
            <w:rPr>
              <w:rFonts w:cs="Times New Roman"/>
            </w:rPr>
          </w:rPrChange>
        </w:rPr>
        <w:t>определен</w:t>
      </w:r>
      <w:r w:rsidR="003B3B8B" w:rsidRPr="006E6534">
        <w:rPr>
          <w:rFonts w:cs="Times New Roman"/>
          <w:color w:val="000000" w:themeColor="text1"/>
          <w:rPrChange w:id="25553" w:author="N F" w:date="2023-12-05T03:09:00Z">
            <w:rPr>
              <w:rFonts w:cs="Times New Roman"/>
            </w:rPr>
          </w:rPrChange>
        </w:rPr>
        <w:t xml:space="preserve">) у </w:t>
      </w:r>
      <w:r w:rsidR="00AE0D2A" w:rsidRPr="006E6534">
        <w:rPr>
          <w:rFonts w:cs="Times New Roman"/>
          <w:color w:val="000000" w:themeColor="text1"/>
          <w:rPrChange w:id="25554" w:author="N F" w:date="2023-12-05T03:09:00Z">
            <w:rPr>
              <w:rFonts w:cs="Times New Roman"/>
            </w:rPr>
          </w:rPrChange>
        </w:rPr>
        <w:t>а</w:t>
      </w:r>
      <w:r w:rsidR="00035CBB" w:rsidRPr="006E6534">
        <w:rPr>
          <w:rFonts w:cs="Times New Roman"/>
          <w:color w:val="000000" w:themeColor="text1"/>
          <w:rPrChange w:id="25555" w:author="N F" w:date="2023-12-05T03:09:00Z">
            <w:rPr>
              <w:rFonts w:cs="Times New Roman"/>
            </w:rPr>
          </w:rPrChange>
        </w:rPr>
        <w:t>зиатов</w:t>
      </w:r>
      <w:r w:rsidR="003B3B8B" w:rsidRPr="006E6534">
        <w:rPr>
          <w:rFonts w:cs="Times New Roman"/>
          <w:color w:val="000000" w:themeColor="text1"/>
          <w:rPrChange w:id="25556" w:author="N F" w:date="2023-12-05T03:09:00Z">
            <w:rPr>
              <w:rFonts w:cs="Times New Roman"/>
            </w:rPr>
          </w:rPrChange>
        </w:rPr>
        <w:t>. Двухлетняя общая выживаемость составила 78,9%. В реальной клинической практике последовательное применение афатиниба и осимертиниба облегчает длительное лечение без химиотерапии у пациентов с приобретенной резистентностью к T790M</w:t>
      </w:r>
      <w:r w:rsidR="00AE0D2A" w:rsidRPr="006E6534">
        <w:rPr>
          <w:rFonts w:cs="Times New Roman"/>
          <w:color w:val="000000" w:themeColor="text1"/>
          <w:rPrChange w:id="25557" w:author="N F" w:date="2023-12-05T03:09:00Z">
            <w:rPr>
              <w:rFonts w:cs="Times New Roman"/>
            </w:rPr>
          </w:rPrChange>
        </w:rPr>
        <w:t>,</w:t>
      </w:r>
      <w:r w:rsidR="003B3B8B" w:rsidRPr="006E6534">
        <w:rPr>
          <w:rFonts w:cs="Times New Roman"/>
          <w:color w:val="000000" w:themeColor="text1"/>
          <w:rPrChange w:id="25558" w:author="N F" w:date="2023-12-05T03:09:00Z">
            <w:rPr>
              <w:rFonts w:cs="Times New Roman"/>
            </w:rPr>
          </w:rPrChange>
        </w:rPr>
        <w:t xml:space="preserve"> и является потенциально привлекательной стратегией, особенно для опухолей</w:t>
      </w:r>
      <w:r w:rsidR="004C7C7B" w:rsidRPr="006E6534">
        <w:rPr>
          <w:rFonts w:cs="Times New Roman"/>
          <w:color w:val="000000" w:themeColor="text1"/>
          <w:rPrChange w:id="25559" w:author="N F" w:date="2023-12-05T03:09:00Z">
            <w:rPr>
              <w:rFonts w:cs="Times New Roman"/>
            </w:rPr>
          </w:rPrChange>
        </w:rPr>
        <w:t xml:space="preserve"> с делецией в 19 экзоне</w:t>
      </w:r>
      <w:r w:rsidRPr="006E6534">
        <w:rPr>
          <w:rFonts w:cs="Times New Roman"/>
          <w:color w:val="000000" w:themeColor="text1"/>
          <w:rPrChange w:id="25560" w:author="N F" w:date="2023-12-05T03:09:00Z">
            <w:rPr>
              <w:rFonts w:cs="Times New Roman"/>
            </w:rPr>
          </w:rPrChange>
        </w:rPr>
        <w:t xml:space="preserve"> </w:t>
      </w:r>
      <w:ins w:id="25561" w:author="Barshadskaya, Yuliya" w:date="2024-01-16T03:37:00Z">
        <w:r w:rsidR="00532045" w:rsidRPr="0001519A">
          <w:rPr>
            <w:rFonts w:cs="Times New Roman"/>
            <w:color w:val="000000" w:themeColor="text1"/>
            <w:lang w:val="en-US"/>
          </w:rPr>
          <w:fldChar w:fldCharType="begin"/>
        </w:r>
        <w:r w:rsidR="00532045"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532045" w:rsidRPr="0001519A">
          <w:rPr>
            <w:rFonts w:cs="Times New Roman"/>
            <w:color w:val="000000" w:themeColor="text1"/>
            <w:lang w:val="en-US"/>
          </w:rPr>
          <w:fldChar w:fldCharType="separate"/>
        </w:r>
        <w:r w:rsidR="00532045" w:rsidRPr="0018315E">
          <w:rPr>
            <w:rFonts w:cs="Times New Roman"/>
            <w:color w:val="000000" w:themeColor="text1"/>
          </w:rPr>
          <w:t>[</w:t>
        </w:r>
      </w:ins>
      <w:ins w:id="25562" w:author="Barshadskaya, Yuliya" w:date="2024-02-23T00:15:00Z">
        <w:r w:rsidR="002E36A6">
          <w:rPr>
            <w:rFonts w:cs="Times New Roman"/>
            <w:color w:val="000000" w:themeColor="text1"/>
          </w:rPr>
          <w:t>18</w:t>
        </w:r>
      </w:ins>
      <w:ins w:id="25563" w:author="Barshadskaya, Yuliya" w:date="2024-01-16T03:37:00Z">
        <w:r w:rsidR="00532045" w:rsidRPr="00DD38F1">
          <w:rPr>
            <w:rFonts w:cs="Times New Roman"/>
            <w:color w:val="000000" w:themeColor="text1"/>
          </w:rPr>
          <w:t>]</w:t>
        </w:r>
        <w:r w:rsidR="00532045" w:rsidRPr="0001519A">
          <w:rPr>
            <w:rFonts w:cs="Times New Roman"/>
            <w:color w:val="000000" w:themeColor="text1"/>
            <w:lang w:val="en-US"/>
          </w:rPr>
          <w:fldChar w:fldCharType="end"/>
        </w:r>
      </w:ins>
      <w:del w:id="25564" w:author="Barshadskaya, Yuliya" w:date="2024-01-16T03:37:00Z">
        <w:r w:rsidR="000F6251" w:rsidRPr="006E6534" w:rsidDel="00532045">
          <w:rPr>
            <w:rFonts w:cs="Times New Roman"/>
            <w:color w:val="000000" w:themeColor="text1"/>
            <w:rPrChange w:id="25565" w:author="N F" w:date="2023-12-05T03:09:00Z">
              <w:rPr>
                <w:rFonts w:cs="Times New Roman"/>
              </w:rPr>
            </w:rPrChange>
          </w:rPr>
          <w:fldChar w:fldCharType="begin"/>
        </w:r>
        <w:r w:rsidR="00426E62" w:rsidRPr="006E6534" w:rsidDel="00532045">
          <w:rPr>
            <w:rFonts w:cs="Times New Roman"/>
            <w:color w:val="000000" w:themeColor="text1"/>
            <w:rPrChange w:id="25566" w:author="N F" w:date="2023-12-05T03:09:00Z">
              <w:rPr>
                <w:rFonts w:cs="Times New Roman"/>
              </w:rPr>
            </w:rPrChange>
          </w:rPr>
          <w:delInstrText xml:space="preserve"> ADDIN ZOTERO_ITEM CSL_CITATION {"citationID":"W7ScWaP9","properties":{"formattedCitation":"(31)","plainCitation":"(31)","noteIndex":0},"citationItems":[{"id":161883,"uris":["http://zotero.org/groups/4735135/items/NXFLH47B"],"itemData":{"id":161883,"type":"article-journal","abstract":"Aim: To assess outcomes in patients with EGFR mutation-positive (Del19, L858R) non-small-cell lung cancer receiving sequential afatinib and osimertinib in a real-world clinical setting. Materials &amp; methods: In this retrospective, observational, multicenter study, patients (n = 204) had T790M-positive disease following first-line afatinib and started osimertinib treatment ≥10 months prior to data entry. Primary outcome was time on treatment. Results: Overall median time on treatment was 27.6 months (90% CI: 25.9–31.3), 30.3 months (90% CI: 27.6–44.5) in Del19-positive patients and 46.7 months (90% CI: 26.8–not reached) in Asians. The 2-year overall survival was 78.9%. Conclusion: In real-world clinical practice, sequential afatinib and osimertinib facilitates prolonged, chemotherapy-free treatment in patients with T790M acquired resistance, and is a potentially attractive strategy, especially for Del19-positive tumors.\n\nTrial registration number: NCT03370770","container-title":"Future Oncology","DOI":"10.2217/fon-2018-0711","ISSN":"1479-6694","issue":"27","note":"publisher: Future Medicine","page":"2861-2874","source":"futuremedicine.com (Atypon)","title":"Sequential treatment with afatinib and osimertinib in patients with EGFR mutation-positive non-small-cell lung cancer: an observational study","title-short":"Sequential treatment with afatinib and osimertinib in patients with EGFR mutation-positive non-small-cell lung cancer","volume":"14","author":[{"family":"Hochmair","given":"Maximilian J"},{"family":"Morabito","given":"Alessandro"},{"family":"Hao","given":"Desiree"},{"family":"Yang","given":"Cheng-Ta"},{"family":"Soo","given":"Ross A"},{"family":"Yang","given":"James C-H"},{"family":"Gucalp","given":"Rasim"},{"family":"Halmos","given":"Balazs"},{"family":"Wang","given":"Lara"},{"family":"Golembesky","given":"Amanda"},{"family":"Märten","given":"Angela"},{"family":"Cufer","given":"Tanja"}],"issued":{"date-parts":[["2018",11]]}}}],"schema":"https://github.com/citation-style-language/schema/raw/master/csl-citation.json"} </w:delInstrText>
        </w:r>
        <w:r w:rsidR="000F6251" w:rsidRPr="006E6534" w:rsidDel="00532045">
          <w:rPr>
            <w:rFonts w:cs="Times New Roman"/>
            <w:color w:val="000000" w:themeColor="text1"/>
            <w:rPrChange w:id="25567" w:author="N F" w:date="2023-12-05T03:09:00Z">
              <w:rPr>
                <w:rFonts w:cs="Times New Roman"/>
              </w:rPr>
            </w:rPrChange>
          </w:rPr>
          <w:fldChar w:fldCharType="separate"/>
        </w:r>
        <w:r w:rsidR="00426E62" w:rsidRPr="006E6534" w:rsidDel="00532045">
          <w:rPr>
            <w:rFonts w:cs="Times New Roman"/>
            <w:color w:val="000000" w:themeColor="text1"/>
            <w:rPrChange w:id="25568" w:author="N F" w:date="2023-12-05T03:09:00Z">
              <w:rPr>
                <w:rFonts w:cs="Times New Roman"/>
              </w:rPr>
            </w:rPrChange>
          </w:rPr>
          <w:delText>(31)</w:delText>
        </w:r>
        <w:r w:rsidR="000F6251" w:rsidRPr="006E6534" w:rsidDel="00532045">
          <w:rPr>
            <w:rFonts w:cs="Times New Roman"/>
            <w:color w:val="000000" w:themeColor="text1"/>
            <w:rPrChange w:id="25569" w:author="N F" w:date="2023-12-05T03:09:00Z">
              <w:rPr>
                <w:rFonts w:cs="Times New Roman"/>
              </w:rPr>
            </w:rPrChange>
          </w:rPr>
          <w:fldChar w:fldCharType="end"/>
        </w:r>
      </w:del>
      <w:r w:rsidRPr="006E6534">
        <w:rPr>
          <w:rFonts w:cs="Times New Roman"/>
          <w:color w:val="000000" w:themeColor="text1"/>
          <w:rPrChange w:id="25570" w:author="N F" w:date="2023-12-05T03:09:00Z">
            <w:rPr>
              <w:rFonts w:cs="Times New Roman"/>
            </w:rPr>
          </w:rPrChange>
        </w:rPr>
        <w:t>.</w:t>
      </w:r>
    </w:p>
    <w:p w14:paraId="438C093F" w14:textId="15260DB9" w:rsidR="00F2451C" w:rsidRPr="006E6534" w:rsidDel="0044154E" w:rsidRDefault="00E45617">
      <w:pPr>
        <w:spacing w:line="240" w:lineRule="auto"/>
        <w:rPr>
          <w:del w:id="25571" w:author="Barshadskaya, Yuliya" w:date="2024-02-22T23:50:00Z"/>
          <w:rFonts w:cs="Times New Roman"/>
          <w:color w:val="000000" w:themeColor="text1"/>
          <w:rPrChange w:id="25572" w:author="N F" w:date="2023-12-05T03:09:00Z">
            <w:rPr>
              <w:del w:id="25573" w:author="Barshadskaya, Yuliya" w:date="2024-02-22T23:50:00Z"/>
              <w:rFonts w:cs="Times New Roman"/>
            </w:rPr>
          </w:rPrChange>
        </w:rPr>
        <w:pPrChange w:id="25574" w:author="N F" w:date="2023-08-06T15:38:00Z">
          <w:pPr/>
        </w:pPrChange>
      </w:pPr>
      <w:r w:rsidRPr="006E6534">
        <w:rPr>
          <w:rFonts w:cs="Times New Roman"/>
          <w:color w:val="000000" w:themeColor="text1"/>
          <w:lang w:val="en-GB"/>
          <w:rPrChange w:id="25575" w:author="N F" w:date="2023-12-05T03:09:00Z">
            <w:rPr>
              <w:rFonts w:cs="Times New Roman"/>
              <w:lang w:val="en-GB"/>
            </w:rPr>
          </w:rPrChange>
        </w:rPr>
        <w:t>Akamatsu</w:t>
      </w:r>
      <w:r w:rsidRPr="006E6534">
        <w:rPr>
          <w:rFonts w:cs="Times New Roman"/>
          <w:color w:val="000000" w:themeColor="text1"/>
          <w:rPrChange w:id="25576" w:author="N F" w:date="2023-12-05T03:09:00Z">
            <w:rPr>
              <w:rFonts w:cs="Times New Roman"/>
            </w:rPr>
          </w:rPrChange>
        </w:rPr>
        <w:t xml:space="preserve"> </w:t>
      </w:r>
      <w:r w:rsidRPr="006E6534">
        <w:rPr>
          <w:rFonts w:cs="Times New Roman"/>
          <w:color w:val="000000" w:themeColor="text1"/>
          <w:lang w:val="en-US"/>
          <w:rPrChange w:id="25577" w:author="N F" w:date="2023-12-05T03:09:00Z">
            <w:rPr>
              <w:rFonts w:cs="Times New Roman"/>
              <w:lang w:val="en-US"/>
            </w:rPr>
          </w:rPrChange>
        </w:rPr>
        <w:t>et</w:t>
      </w:r>
      <w:r w:rsidRPr="006E6534">
        <w:rPr>
          <w:rFonts w:cs="Times New Roman"/>
          <w:color w:val="000000" w:themeColor="text1"/>
          <w:rPrChange w:id="25578" w:author="N F" w:date="2023-12-05T03:09:00Z">
            <w:rPr>
              <w:rFonts w:cs="Times New Roman"/>
            </w:rPr>
          </w:rPrChange>
        </w:rPr>
        <w:t xml:space="preserve"> </w:t>
      </w:r>
      <w:r w:rsidRPr="006E6534">
        <w:rPr>
          <w:rFonts w:cs="Times New Roman"/>
          <w:color w:val="000000" w:themeColor="text1"/>
          <w:lang w:val="en-US"/>
          <w:rPrChange w:id="25579" w:author="N F" w:date="2023-12-05T03:09:00Z">
            <w:rPr>
              <w:rFonts w:cs="Times New Roman"/>
              <w:lang w:val="en-US"/>
            </w:rPr>
          </w:rPrChange>
        </w:rPr>
        <w:t>al</w:t>
      </w:r>
      <w:r w:rsidRPr="006E6534">
        <w:rPr>
          <w:rFonts w:cs="Times New Roman"/>
          <w:color w:val="000000" w:themeColor="text1"/>
          <w:rPrChange w:id="25580" w:author="N F" w:date="2023-12-05T03:09:00Z">
            <w:rPr>
              <w:rFonts w:cs="Times New Roman"/>
            </w:rPr>
          </w:rPrChange>
        </w:rPr>
        <w:t>. (2022) провели сравнительное исследование эффективности комбинации осимертиниба и бевацизумаба</w:t>
      </w:r>
      <w:r w:rsidR="00F16C8D" w:rsidRPr="006E6534">
        <w:rPr>
          <w:rFonts w:cs="Times New Roman"/>
          <w:color w:val="000000" w:themeColor="text1"/>
          <w:rPrChange w:id="25581" w:author="N F" w:date="2023-12-05T03:09:00Z">
            <w:rPr>
              <w:rFonts w:cs="Times New Roman"/>
            </w:rPr>
          </w:rPrChange>
        </w:rPr>
        <w:t xml:space="preserve"> и осимертиниба при отдельном в</w:t>
      </w:r>
      <w:r w:rsidR="00BC4A83" w:rsidRPr="006E6534">
        <w:rPr>
          <w:rFonts w:cs="Times New Roman"/>
          <w:color w:val="000000" w:themeColor="text1"/>
          <w:rPrChange w:id="25582" w:author="N F" w:date="2023-12-05T03:09:00Z">
            <w:rPr>
              <w:rFonts w:cs="Times New Roman"/>
            </w:rPr>
          </w:rPrChange>
        </w:rPr>
        <w:t>ве</w:t>
      </w:r>
      <w:r w:rsidR="00F16C8D" w:rsidRPr="006E6534">
        <w:rPr>
          <w:rFonts w:cs="Times New Roman"/>
          <w:color w:val="000000" w:themeColor="text1"/>
          <w:rPrChange w:id="25583" w:author="N F" w:date="2023-12-05T03:09:00Z">
            <w:rPr>
              <w:rFonts w:cs="Times New Roman"/>
            </w:rPr>
          </w:rPrChange>
        </w:rPr>
        <w:t xml:space="preserve">дении пациентам с НМРЛ с мутацией </w:t>
      </w:r>
      <w:r w:rsidR="00F16C8D" w:rsidRPr="006E6534">
        <w:rPr>
          <w:rFonts w:cs="Times New Roman"/>
          <w:color w:val="000000" w:themeColor="text1"/>
          <w:lang w:val="en-US"/>
          <w:rPrChange w:id="25584" w:author="N F" w:date="2023-12-05T03:09:00Z">
            <w:rPr>
              <w:rFonts w:cs="Times New Roman"/>
              <w:lang w:val="en-US"/>
            </w:rPr>
          </w:rPrChange>
        </w:rPr>
        <w:t>EGFR</w:t>
      </w:r>
      <w:r w:rsidR="00F16C8D" w:rsidRPr="006E6534">
        <w:rPr>
          <w:rFonts w:cs="Times New Roman"/>
          <w:color w:val="000000" w:themeColor="text1"/>
          <w:rPrChange w:id="25585" w:author="N F" w:date="2023-12-05T03:09:00Z">
            <w:rPr>
              <w:rFonts w:cs="Times New Roman"/>
            </w:rPr>
          </w:rPrChange>
        </w:rPr>
        <w:t xml:space="preserve"> </w:t>
      </w:r>
      <w:r w:rsidR="00F16C8D" w:rsidRPr="006E6534">
        <w:rPr>
          <w:rFonts w:cs="Times New Roman"/>
          <w:color w:val="000000" w:themeColor="text1"/>
          <w:lang w:val="en-US"/>
          <w:rPrChange w:id="25586" w:author="N F" w:date="2023-12-05T03:09:00Z">
            <w:rPr>
              <w:rFonts w:cs="Times New Roman"/>
              <w:lang w:val="en-US"/>
            </w:rPr>
          </w:rPrChange>
        </w:rPr>
        <w:t>T</w:t>
      </w:r>
      <w:r w:rsidR="00F16C8D" w:rsidRPr="006E6534">
        <w:rPr>
          <w:rFonts w:cs="Times New Roman"/>
          <w:color w:val="000000" w:themeColor="text1"/>
          <w:rPrChange w:id="25587" w:author="N F" w:date="2023-12-05T03:09:00Z">
            <w:rPr>
              <w:rFonts w:cs="Times New Roman"/>
            </w:rPr>
          </w:rPrChange>
        </w:rPr>
        <w:t>790</w:t>
      </w:r>
      <w:r w:rsidR="00F16C8D" w:rsidRPr="006E6534">
        <w:rPr>
          <w:rFonts w:cs="Times New Roman"/>
          <w:color w:val="000000" w:themeColor="text1"/>
          <w:lang w:val="en-US"/>
          <w:rPrChange w:id="25588" w:author="N F" w:date="2023-12-05T03:09:00Z">
            <w:rPr>
              <w:rFonts w:cs="Times New Roman"/>
              <w:lang w:val="en-US"/>
            </w:rPr>
          </w:rPrChange>
        </w:rPr>
        <w:t>M</w:t>
      </w:r>
      <w:r w:rsidR="00D34F42" w:rsidRPr="006E6534">
        <w:rPr>
          <w:rFonts w:cs="Times New Roman"/>
          <w:color w:val="000000" w:themeColor="text1"/>
          <w:rPrChange w:id="25589" w:author="N F" w:date="2023-12-05T03:09:00Z">
            <w:rPr>
              <w:rFonts w:cs="Times New Roman"/>
            </w:rPr>
          </w:rPrChange>
        </w:rPr>
        <w:t xml:space="preserve">. В исследовании участвовали пациенты с </w:t>
      </w:r>
      <w:r w:rsidR="00BB4DFC" w:rsidRPr="006E6534">
        <w:rPr>
          <w:rFonts w:cs="Times New Roman"/>
          <w:color w:val="000000" w:themeColor="text1"/>
          <w:rPrChange w:id="25590" w:author="N F" w:date="2023-12-05T03:09:00Z">
            <w:rPr>
              <w:rFonts w:cs="Times New Roman"/>
            </w:rPr>
          </w:rPrChange>
        </w:rPr>
        <w:t xml:space="preserve">распрстраненной </w:t>
      </w:r>
      <w:r w:rsidR="00BD584A" w:rsidRPr="006E6534">
        <w:rPr>
          <w:rFonts w:cs="Times New Roman"/>
          <w:color w:val="000000" w:themeColor="text1"/>
          <w:rPrChange w:id="25591" w:author="N F" w:date="2023-12-05T03:09:00Z">
            <w:rPr>
              <w:rFonts w:cs="Times New Roman"/>
            </w:rPr>
          </w:rPrChange>
        </w:rPr>
        <w:t xml:space="preserve">после терапии ингибиторами тирозинкиназы </w:t>
      </w:r>
      <w:r w:rsidR="00BD584A" w:rsidRPr="006E6534">
        <w:rPr>
          <w:rFonts w:cs="Times New Roman"/>
          <w:color w:val="000000" w:themeColor="text1"/>
          <w:lang w:val="en-US"/>
          <w:rPrChange w:id="25592" w:author="N F" w:date="2023-12-05T03:09:00Z">
            <w:rPr>
              <w:rFonts w:cs="Times New Roman"/>
              <w:lang w:val="en-US"/>
            </w:rPr>
          </w:rPrChange>
        </w:rPr>
        <w:t>EGFR</w:t>
      </w:r>
      <w:r w:rsidR="00BD584A" w:rsidRPr="006E6534">
        <w:rPr>
          <w:rFonts w:cs="Times New Roman"/>
          <w:color w:val="000000" w:themeColor="text1"/>
          <w:rPrChange w:id="25593" w:author="N F" w:date="2023-12-05T03:09:00Z">
            <w:rPr>
              <w:rFonts w:cs="Times New Roman"/>
            </w:rPr>
          </w:rPrChange>
        </w:rPr>
        <w:t xml:space="preserve"> </w:t>
      </w:r>
      <w:r w:rsidR="00BB4DFC" w:rsidRPr="006E6534">
        <w:rPr>
          <w:rFonts w:cs="Times New Roman"/>
          <w:color w:val="000000" w:themeColor="text1"/>
          <w:rPrChange w:id="25594" w:author="N F" w:date="2023-12-05T03:09:00Z">
            <w:rPr>
              <w:rFonts w:cs="Times New Roman"/>
            </w:rPr>
          </w:rPrChange>
        </w:rPr>
        <w:t>НМРЛ</w:t>
      </w:r>
      <w:r w:rsidR="00BD584A" w:rsidRPr="006E6534">
        <w:rPr>
          <w:rFonts w:cs="Times New Roman"/>
          <w:color w:val="000000" w:themeColor="text1"/>
          <w:rPrChange w:id="25595" w:author="N F" w:date="2023-12-05T03:09:00Z">
            <w:rPr>
              <w:rFonts w:cs="Times New Roman"/>
            </w:rPr>
          </w:rPrChange>
        </w:rPr>
        <w:t xml:space="preserve">. </w:t>
      </w:r>
      <w:r w:rsidR="00BC4A83" w:rsidRPr="006E6534">
        <w:rPr>
          <w:rFonts w:cs="Times New Roman"/>
          <w:color w:val="000000" w:themeColor="text1"/>
          <w:rPrChange w:id="25596" w:author="N F" w:date="2023-12-05T03:09:00Z">
            <w:rPr>
              <w:rFonts w:cs="Times New Roman"/>
            </w:rPr>
          </w:rPrChange>
        </w:rPr>
        <w:t>В группе комбинированного введения пациенты принимали осимертиниб в дозе 80 мг/сут перорально и бевацизумаб</w:t>
      </w:r>
      <w:r w:rsidR="00962F4C" w:rsidRPr="006E6534">
        <w:rPr>
          <w:rFonts w:cs="Times New Roman"/>
          <w:color w:val="000000" w:themeColor="text1"/>
          <w:rPrChange w:id="25597" w:author="N F" w:date="2023-12-05T03:09:00Z">
            <w:rPr>
              <w:rFonts w:cs="Times New Roman"/>
            </w:rPr>
          </w:rPrChange>
        </w:rPr>
        <w:t xml:space="preserve"> в дозе 15 мг/кг каждые 3 недели до развития токсических эффектов. В группе осимертиниба пациенты принимали только осимертиниб перорально в дозе 80 мг</w:t>
      </w:r>
      <w:r w:rsidR="00FC6FA8" w:rsidRPr="006E6534">
        <w:rPr>
          <w:rFonts w:cs="Times New Roman"/>
          <w:color w:val="000000" w:themeColor="text1"/>
          <w:rPrChange w:id="25598" w:author="N F" w:date="2023-12-05T03:09:00Z">
            <w:rPr>
              <w:rFonts w:cs="Times New Roman"/>
            </w:rPr>
          </w:rPrChange>
        </w:rPr>
        <w:t xml:space="preserve">. С </w:t>
      </w:r>
      <w:r w:rsidR="00A859F1" w:rsidRPr="006E6534">
        <w:rPr>
          <w:rFonts w:cs="Times New Roman"/>
          <w:color w:val="000000" w:themeColor="text1"/>
          <w:rPrChange w:id="25599" w:author="N F" w:date="2023-12-05T03:09:00Z">
            <w:rPr>
              <w:rFonts w:cs="Times New Roman"/>
            </w:rPr>
          </w:rPrChange>
        </w:rPr>
        <w:t>а</w:t>
      </w:r>
      <w:r w:rsidR="00FC6FA8" w:rsidRPr="006E6534">
        <w:rPr>
          <w:rFonts w:cs="Times New Roman"/>
          <w:color w:val="000000" w:themeColor="text1"/>
          <w:rPrChange w:id="25600" w:author="N F" w:date="2023-12-05T03:09:00Z">
            <w:rPr>
              <w:rFonts w:cs="Times New Roman"/>
            </w:rPr>
          </w:rPrChange>
        </w:rPr>
        <w:t xml:space="preserve">вгуста 2017 г. по сентябрь </w:t>
      </w:r>
      <w:r w:rsidR="00A859F1" w:rsidRPr="006E6534">
        <w:rPr>
          <w:rFonts w:cs="Times New Roman"/>
          <w:color w:val="000000" w:themeColor="text1"/>
          <w:rPrChange w:id="25601" w:author="N F" w:date="2023-12-05T03:09:00Z">
            <w:rPr>
              <w:rFonts w:cs="Times New Roman"/>
            </w:rPr>
          </w:rPrChange>
        </w:rPr>
        <w:t>2018 г. в исследовании приняли участие 87 человека, средний возраст</w:t>
      </w:r>
      <w:r w:rsidR="006411D4" w:rsidRPr="006E6534">
        <w:rPr>
          <w:rFonts w:cs="Times New Roman"/>
          <w:color w:val="000000" w:themeColor="text1"/>
          <w:rPrChange w:id="25602" w:author="N F" w:date="2023-12-05T03:09:00Z">
            <w:rPr>
              <w:rFonts w:cs="Times New Roman"/>
            </w:rPr>
          </w:rPrChange>
        </w:rPr>
        <w:t xml:space="preserve"> которых</w:t>
      </w:r>
      <w:r w:rsidR="00A859F1" w:rsidRPr="006E6534">
        <w:rPr>
          <w:rFonts w:cs="Times New Roman"/>
          <w:color w:val="000000" w:themeColor="text1"/>
          <w:rPrChange w:id="25603" w:author="N F" w:date="2023-12-05T03:09:00Z">
            <w:rPr>
              <w:rFonts w:cs="Times New Roman"/>
            </w:rPr>
          </w:rPrChange>
        </w:rPr>
        <w:t xml:space="preserve"> составил 68 (41–82) лет,</w:t>
      </w:r>
      <w:r w:rsidR="006411D4" w:rsidRPr="006E6534">
        <w:rPr>
          <w:rFonts w:cs="Times New Roman"/>
          <w:color w:val="000000" w:themeColor="text1"/>
          <w:rPrChange w:id="25604" w:author="N F" w:date="2023-12-05T03:09:00Z">
            <w:rPr>
              <w:rFonts w:cs="Times New Roman"/>
            </w:rPr>
          </w:rPrChange>
        </w:rPr>
        <w:t xml:space="preserve"> из них </w:t>
      </w:r>
      <w:r w:rsidR="00A859F1" w:rsidRPr="006E6534">
        <w:rPr>
          <w:rFonts w:cs="Times New Roman"/>
          <w:color w:val="000000" w:themeColor="text1"/>
          <w:rPrChange w:id="25605" w:author="N F" w:date="2023-12-05T03:09:00Z">
            <w:rPr>
              <w:rFonts w:cs="Times New Roman"/>
            </w:rPr>
          </w:rPrChange>
        </w:rPr>
        <w:t xml:space="preserve">33 </w:t>
      </w:r>
      <w:r w:rsidR="006411D4" w:rsidRPr="006E6534">
        <w:rPr>
          <w:rFonts w:cs="Times New Roman"/>
          <w:color w:val="000000" w:themeColor="text1"/>
          <w:rPrChange w:id="25606" w:author="N F" w:date="2023-12-05T03:09:00Z">
            <w:rPr>
              <w:rFonts w:cs="Times New Roman"/>
            </w:rPr>
          </w:rPrChange>
        </w:rPr>
        <w:t xml:space="preserve">(47%) женщины, у </w:t>
      </w:r>
      <w:r w:rsidR="00920205" w:rsidRPr="006E6534">
        <w:rPr>
          <w:rFonts w:cs="Times New Roman"/>
          <w:color w:val="000000" w:themeColor="text1"/>
          <w:rPrChange w:id="25607" w:author="N F" w:date="2023-12-05T03:09:00Z">
            <w:rPr>
              <w:rFonts w:cs="Times New Roman"/>
            </w:rPr>
          </w:rPrChange>
        </w:rPr>
        <w:t>21 (26%) пациента обнаружены метастазы в головной мозг</w:t>
      </w:r>
      <w:r w:rsidR="008E417B" w:rsidRPr="006E6534">
        <w:rPr>
          <w:rFonts w:cs="Times New Roman"/>
          <w:color w:val="000000" w:themeColor="text1"/>
          <w:rPrChange w:id="25608" w:author="N F" w:date="2023-12-05T03:09:00Z">
            <w:rPr>
              <w:rFonts w:cs="Times New Roman"/>
            </w:rPr>
          </w:rPrChange>
        </w:rPr>
        <w:t xml:space="preserve">. Период выживаемости без рецидива после окончания терапии составил 9,4 мес. в группе </w:t>
      </w:r>
      <w:r w:rsidR="00D7780A" w:rsidRPr="006E6534">
        <w:rPr>
          <w:rFonts w:cs="Times New Roman"/>
          <w:color w:val="000000" w:themeColor="text1"/>
          <w:rPrChange w:id="25609" w:author="N F" w:date="2023-12-05T03:09:00Z">
            <w:rPr>
              <w:rFonts w:cs="Times New Roman"/>
            </w:rPr>
          </w:rPrChange>
        </w:rPr>
        <w:t>комбинированного введения и 13,5 мес. в группе отдельного введени</w:t>
      </w:r>
      <w:r w:rsidR="00667714" w:rsidRPr="006E6534">
        <w:rPr>
          <w:rFonts w:cs="Times New Roman"/>
          <w:color w:val="000000" w:themeColor="text1"/>
          <w:rPrChange w:id="25610" w:author="N F" w:date="2023-12-05T03:09:00Z">
            <w:rPr>
              <w:rFonts w:cs="Times New Roman"/>
            </w:rPr>
          </w:rPrChange>
        </w:rPr>
        <w:t>я осимертиниба. Таким образом, введение осимиртиниба в составе монотерапии удлиняет период жизни без рецидива</w:t>
      </w:r>
      <w:r w:rsidR="00F65A75" w:rsidRPr="006E6534">
        <w:rPr>
          <w:rFonts w:cs="Times New Roman"/>
          <w:color w:val="000000" w:themeColor="text1"/>
          <w:rPrChange w:id="25611" w:author="N F" w:date="2023-12-05T03:09:00Z">
            <w:rPr>
              <w:rFonts w:cs="Times New Roman"/>
            </w:rPr>
          </w:rPrChange>
        </w:rPr>
        <w:t xml:space="preserve"> при сравнении с показателем при комбинированном введении с бевацизумабом</w:t>
      </w:r>
      <w:r w:rsidR="00667714" w:rsidRPr="006E6534">
        <w:rPr>
          <w:rFonts w:cs="Times New Roman"/>
          <w:color w:val="000000" w:themeColor="text1"/>
          <w:rPrChange w:id="25612" w:author="N F" w:date="2023-12-05T03:09:00Z">
            <w:rPr>
              <w:rFonts w:cs="Times New Roman"/>
            </w:rPr>
          </w:rPrChange>
        </w:rPr>
        <w:t xml:space="preserve"> </w:t>
      </w:r>
      <w:ins w:id="25613" w:author="Barshadskaya, Yuliya" w:date="2024-01-16T03:38:00Z">
        <w:r w:rsidR="00532045" w:rsidRPr="0001519A">
          <w:rPr>
            <w:rFonts w:cs="Times New Roman"/>
            <w:color w:val="000000" w:themeColor="text1"/>
            <w:lang w:val="en-US"/>
          </w:rPr>
          <w:fldChar w:fldCharType="begin"/>
        </w:r>
        <w:r w:rsidR="00532045" w:rsidRPr="0001519A">
          <w:rPr>
            <w:rFonts w:cs="Times New Roman"/>
            <w:color w:val="000000" w:themeColor="text1"/>
          </w:rPr>
          <w:instrText xml:space="preserve"> ADDIN ZOTERO_ITEM CSL_CITATION {"citationID":"uxBy8FJO","properties":{"formattedCitation":"(6)","plainCitation":"(6)","noteIndex":0},"citationItems":[{"id":161758,"uris":["http://zotero.org/groups/4735135/items/YQI77G3L"],"itemData":{"id":161758,"type":"webpage","title":"TAGRISSO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instrText>
        </w:r>
        <w:r w:rsidR="00532045" w:rsidRPr="0001519A">
          <w:rPr>
            <w:rFonts w:cs="Times New Roman"/>
            <w:color w:val="000000" w:themeColor="text1"/>
            <w:lang w:val="en-US"/>
          </w:rPr>
          <w:fldChar w:fldCharType="separate"/>
        </w:r>
        <w:r w:rsidR="00532045" w:rsidRPr="0018315E">
          <w:rPr>
            <w:rFonts w:cs="Times New Roman"/>
            <w:color w:val="000000" w:themeColor="text1"/>
          </w:rPr>
          <w:t>[</w:t>
        </w:r>
      </w:ins>
      <w:ins w:id="25614" w:author="Barshadskaya, Yuliya" w:date="2024-02-23T00:16:00Z">
        <w:r w:rsidR="002E36A6">
          <w:rPr>
            <w:rFonts w:cs="Times New Roman"/>
            <w:color w:val="000000" w:themeColor="text1"/>
          </w:rPr>
          <w:t>19</w:t>
        </w:r>
      </w:ins>
      <w:ins w:id="25615" w:author="Barshadskaya, Yuliya" w:date="2024-01-16T03:38:00Z">
        <w:r w:rsidR="00532045" w:rsidRPr="00DD38F1">
          <w:rPr>
            <w:rFonts w:cs="Times New Roman"/>
            <w:color w:val="000000" w:themeColor="text1"/>
          </w:rPr>
          <w:t>]</w:t>
        </w:r>
        <w:r w:rsidR="00532045" w:rsidRPr="0001519A">
          <w:rPr>
            <w:rFonts w:cs="Times New Roman"/>
            <w:color w:val="000000" w:themeColor="text1"/>
            <w:lang w:val="en-US"/>
          </w:rPr>
          <w:fldChar w:fldCharType="end"/>
        </w:r>
        <w:r w:rsidR="00532045">
          <w:rPr>
            <w:rFonts w:cs="Times New Roman"/>
            <w:color w:val="000000" w:themeColor="text1"/>
          </w:rPr>
          <w:t>.</w:t>
        </w:r>
      </w:ins>
      <w:del w:id="25616" w:author="Barshadskaya, Yuliya" w:date="2024-01-16T03:38:00Z">
        <w:r w:rsidR="00B633E0" w:rsidRPr="006E6534" w:rsidDel="00532045">
          <w:rPr>
            <w:rFonts w:cs="Times New Roman"/>
            <w:color w:val="000000" w:themeColor="text1"/>
            <w:lang w:val="en-GB"/>
            <w:rPrChange w:id="25617" w:author="N F" w:date="2023-12-05T03:09:00Z">
              <w:rPr>
                <w:rFonts w:cs="Times New Roman"/>
                <w:lang w:val="en-GB"/>
              </w:rPr>
            </w:rPrChange>
          </w:rPr>
          <w:fldChar w:fldCharType="begin"/>
        </w:r>
        <w:r w:rsidR="00426E62" w:rsidRPr="006E6534" w:rsidDel="00532045">
          <w:rPr>
            <w:rFonts w:cs="Times New Roman"/>
            <w:color w:val="000000" w:themeColor="text1"/>
            <w:rPrChange w:id="2561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619" w:author="N F" w:date="2023-12-05T03:09:00Z">
              <w:rPr>
                <w:rFonts w:cs="Times New Roman"/>
                <w:lang w:val="en-GB"/>
              </w:rPr>
            </w:rPrChange>
          </w:rPr>
          <w:delInstrText>ADDIN</w:delInstrText>
        </w:r>
        <w:r w:rsidR="00426E62" w:rsidRPr="006E6534" w:rsidDel="00532045">
          <w:rPr>
            <w:rFonts w:cs="Times New Roman"/>
            <w:color w:val="000000" w:themeColor="text1"/>
            <w:rPrChange w:id="2562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621" w:author="N F" w:date="2023-12-05T03:09:00Z">
              <w:rPr>
                <w:rFonts w:cs="Times New Roman"/>
                <w:lang w:val="en-GB"/>
              </w:rPr>
            </w:rPrChange>
          </w:rPr>
          <w:delInstrText>ZOTERO</w:delInstrText>
        </w:r>
        <w:r w:rsidR="00426E62" w:rsidRPr="006E6534" w:rsidDel="00532045">
          <w:rPr>
            <w:rFonts w:cs="Times New Roman"/>
            <w:color w:val="000000" w:themeColor="text1"/>
            <w:rPrChange w:id="25622" w:author="N F" w:date="2023-12-05T03:09:00Z">
              <w:rPr>
                <w:rFonts w:cs="Times New Roman"/>
              </w:rPr>
            </w:rPrChange>
          </w:rPr>
          <w:delInstrText>_</w:delInstrText>
        </w:r>
        <w:r w:rsidR="00426E62" w:rsidRPr="006E6534" w:rsidDel="00532045">
          <w:rPr>
            <w:rFonts w:cs="Times New Roman"/>
            <w:color w:val="000000" w:themeColor="text1"/>
            <w:lang w:val="en-GB"/>
            <w:rPrChange w:id="25623" w:author="N F" w:date="2023-12-05T03:09:00Z">
              <w:rPr>
                <w:rFonts w:cs="Times New Roman"/>
                <w:lang w:val="en-GB"/>
              </w:rPr>
            </w:rPrChange>
          </w:rPr>
          <w:delInstrText>ITEM</w:delInstrText>
        </w:r>
        <w:r w:rsidR="00426E62" w:rsidRPr="006E6534" w:rsidDel="00532045">
          <w:rPr>
            <w:rFonts w:cs="Times New Roman"/>
            <w:color w:val="000000" w:themeColor="text1"/>
            <w:rPrChange w:id="2562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625" w:author="N F" w:date="2023-12-05T03:09:00Z">
              <w:rPr>
                <w:rFonts w:cs="Times New Roman"/>
                <w:lang w:val="en-GB"/>
              </w:rPr>
            </w:rPrChange>
          </w:rPr>
          <w:delInstrText>CSL</w:delInstrText>
        </w:r>
        <w:r w:rsidR="00426E62" w:rsidRPr="006E6534" w:rsidDel="00532045">
          <w:rPr>
            <w:rFonts w:cs="Times New Roman"/>
            <w:color w:val="000000" w:themeColor="text1"/>
            <w:rPrChange w:id="25626" w:author="N F" w:date="2023-12-05T03:09:00Z">
              <w:rPr>
                <w:rFonts w:cs="Times New Roman"/>
              </w:rPr>
            </w:rPrChange>
          </w:rPr>
          <w:delInstrText>_</w:delInstrText>
        </w:r>
        <w:r w:rsidR="00426E62" w:rsidRPr="006E6534" w:rsidDel="00532045">
          <w:rPr>
            <w:rFonts w:cs="Times New Roman"/>
            <w:color w:val="000000" w:themeColor="text1"/>
            <w:lang w:val="en-GB"/>
            <w:rPrChange w:id="25627" w:author="N F" w:date="2023-12-05T03:09:00Z">
              <w:rPr>
                <w:rFonts w:cs="Times New Roman"/>
                <w:lang w:val="en-GB"/>
              </w:rPr>
            </w:rPrChange>
          </w:rPr>
          <w:delInstrText>CITATION</w:delInstrText>
        </w:r>
        <w:r w:rsidR="00426E62" w:rsidRPr="006E6534" w:rsidDel="00532045">
          <w:rPr>
            <w:rFonts w:cs="Times New Roman"/>
            <w:color w:val="000000" w:themeColor="text1"/>
            <w:rPrChange w:id="2562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629" w:author="N F" w:date="2023-12-05T03:09:00Z">
              <w:rPr>
                <w:rFonts w:cs="Times New Roman"/>
                <w:lang w:val="en-GB"/>
              </w:rPr>
            </w:rPrChange>
          </w:rPr>
          <w:delInstrText>citationID</w:delInstrText>
        </w:r>
        <w:r w:rsidR="00426E62" w:rsidRPr="006E6534" w:rsidDel="00532045">
          <w:rPr>
            <w:rFonts w:cs="Times New Roman"/>
            <w:color w:val="000000" w:themeColor="text1"/>
            <w:rPrChange w:id="25630" w:author="N F" w:date="2023-12-05T03:09:00Z">
              <w:rPr>
                <w:rFonts w:cs="Times New Roman"/>
              </w:rPr>
            </w:rPrChange>
          </w:rPr>
          <w:delInstrText>":"</w:delInstrText>
        </w:r>
        <w:r w:rsidR="00426E62" w:rsidRPr="006E6534" w:rsidDel="00532045">
          <w:rPr>
            <w:rFonts w:cs="Times New Roman"/>
            <w:color w:val="000000" w:themeColor="text1"/>
            <w:lang w:val="en-GB"/>
            <w:rPrChange w:id="25631" w:author="N F" w:date="2023-12-05T03:09:00Z">
              <w:rPr>
                <w:rFonts w:cs="Times New Roman"/>
                <w:lang w:val="en-GB"/>
              </w:rPr>
            </w:rPrChange>
          </w:rPr>
          <w:delInstrText>JEoeyyfv</w:delInstrText>
        </w:r>
        <w:r w:rsidR="00426E62" w:rsidRPr="006E6534" w:rsidDel="00532045">
          <w:rPr>
            <w:rFonts w:cs="Times New Roman"/>
            <w:color w:val="000000" w:themeColor="text1"/>
            <w:rPrChange w:id="25632" w:author="N F" w:date="2023-12-05T03:09:00Z">
              <w:rPr>
                <w:rFonts w:cs="Times New Roman"/>
              </w:rPr>
            </w:rPrChange>
          </w:rPr>
          <w:delInstrText>","</w:delInstrText>
        </w:r>
        <w:r w:rsidR="00426E62" w:rsidRPr="006E6534" w:rsidDel="00532045">
          <w:rPr>
            <w:rFonts w:cs="Times New Roman"/>
            <w:color w:val="000000" w:themeColor="text1"/>
            <w:lang w:val="en-GB"/>
            <w:rPrChange w:id="25633" w:author="N F" w:date="2023-12-05T03:09:00Z">
              <w:rPr>
                <w:rFonts w:cs="Times New Roman"/>
                <w:lang w:val="en-GB"/>
              </w:rPr>
            </w:rPrChange>
          </w:rPr>
          <w:delInstrText>properties</w:delInstrText>
        </w:r>
        <w:r w:rsidR="00426E62" w:rsidRPr="006E6534" w:rsidDel="00532045">
          <w:rPr>
            <w:rFonts w:cs="Times New Roman"/>
            <w:color w:val="000000" w:themeColor="text1"/>
            <w:rPrChange w:id="25634" w:author="N F" w:date="2023-12-05T03:09:00Z">
              <w:rPr>
                <w:rFonts w:cs="Times New Roman"/>
              </w:rPr>
            </w:rPrChange>
          </w:rPr>
          <w:delInstrText>":{"</w:delInstrText>
        </w:r>
        <w:r w:rsidR="00426E62" w:rsidRPr="006E6534" w:rsidDel="00532045">
          <w:rPr>
            <w:rFonts w:cs="Times New Roman"/>
            <w:color w:val="000000" w:themeColor="text1"/>
            <w:lang w:val="en-GB"/>
            <w:rPrChange w:id="25635" w:author="N F" w:date="2023-12-05T03:09:00Z">
              <w:rPr>
                <w:rFonts w:cs="Times New Roman"/>
                <w:lang w:val="en-GB"/>
              </w:rPr>
            </w:rPrChange>
          </w:rPr>
          <w:delInstrText>formattedCitation</w:delInstrText>
        </w:r>
        <w:r w:rsidR="00426E62" w:rsidRPr="006E6534" w:rsidDel="00532045">
          <w:rPr>
            <w:rFonts w:cs="Times New Roman"/>
            <w:color w:val="000000" w:themeColor="text1"/>
            <w:rPrChange w:id="25636" w:author="N F" w:date="2023-12-05T03:09:00Z">
              <w:rPr>
                <w:rFonts w:cs="Times New Roman"/>
              </w:rPr>
            </w:rPrChange>
          </w:rPr>
          <w:delInstrText>":"(32)","</w:delInstrText>
        </w:r>
        <w:r w:rsidR="00426E62" w:rsidRPr="006E6534" w:rsidDel="00532045">
          <w:rPr>
            <w:rFonts w:cs="Times New Roman"/>
            <w:color w:val="000000" w:themeColor="text1"/>
            <w:lang w:val="en-GB"/>
            <w:rPrChange w:id="25637" w:author="N F" w:date="2023-12-05T03:09:00Z">
              <w:rPr>
                <w:rFonts w:cs="Times New Roman"/>
                <w:lang w:val="en-GB"/>
              </w:rPr>
            </w:rPrChange>
          </w:rPr>
          <w:delInstrText>plainCitation</w:delInstrText>
        </w:r>
        <w:r w:rsidR="00426E62" w:rsidRPr="006E6534" w:rsidDel="00532045">
          <w:rPr>
            <w:rFonts w:cs="Times New Roman"/>
            <w:color w:val="000000" w:themeColor="text1"/>
            <w:rPrChange w:id="25638" w:author="N F" w:date="2023-12-05T03:09:00Z">
              <w:rPr>
                <w:rFonts w:cs="Times New Roman"/>
              </w:rPr>
            </w:rPrChange>
          </w:rPr>
          <w:delInstrText>":"(32)","</w:delInstrText>
        </w:r>
        <w:r w:rsidR="00426E62" w:rsidRPr="006E6534" w:rsidDel="00532045">
          <w:rPr>
            <w:rFonts w:cs="Times New Roman"/>
            <w:color w:val="000000" w:themeColor="text1"/>
            <w:lang w:val="en-GB"/>
            <w:rPrChange w:id="25639" w:author="N F" w:date="2023-12-05T03:09:00Z">
              <w:rPr>
                <w:rFonts w:cs="Times New Roman"/>
                <w:lang w:val="en-GB"/>
              </w:rPr>
            </w:rPrChange>
          </w:rPr>
          <w:delInstrText>noteIndex</w:delInstrText>
        </w:r>
        <w:r w:rsidR="00426E62" w:rsidRPr="006E6534" w:rsidDel="00532045">
          <w:rPr>
            <w:rFonts w:cs="Times New Roman"/>
            <w:color w:val="000000" w:themeColor="text1"/>
            <w:rPrChange w:id="25640" w:author="N F" w:date="2023-12-05T03:09:00Z">
              <w:rPr>
                <w:rFonts w:cs="Times New Roman"/>
              </w:rPr>
            </w:rPrChange>
          </w:rPr>
          <w:delInstrText>":0},"</w:delInstrText>
        </w:r>
        <w:r w:rsidR="00426E62" w:rsidRPr="006E6534" w:rsidDel="00532045">
          <w:rPr>
            <w:rFonts w:cs="Times New Roman"/>
            <w:color w:val="000000" w:themeColor="text1"/>
            <w:lang w:val="en-GB"/>
            <w:rPrChange w:id="25641" w:author="N F" w:date="2023-12-05T03:09:00Z">
              <w:rPr>
                <w:rFonts w:cs="Times New Roman"/>
                <w:lang w:val="en-GB"/>
              </w:rPr>
            </w:rPrChange>
          </w:rPr>
          <w:delInstrText>citationItems</w:delInstrText>
        </w:r>
        <w:r w:rsidR="00426E62" w:rsidRPr="006E6534" w:rsidDel="00532045">
          <w:rPr>
            <w:rFonts w:cs="Times New Roman"/>
            <w:color w:val="000000" w:themeColor="text1"/>
            <w:rPrChange w:id="25642" w:author="N F" w:date="2023-12-05T03:09:00Z">
              <w:rPr>
                <w:rFonts w:cs="Times New Roman"/>
              </w:rPr>
            </w:rPrChange>
          </w:rPr>
          <w:delInstrText>":[{"</w:delInstrText>
        </w:r>
        <w:r w:rsidR="00426E62" w:rsidRPr="006E6534" w:rsidDel="00532045">
          <w:rPr>
            <w:rFonts w:cs="Times New Roman"/>
            <w:color w:val="000000" w:themeColor="text1"/>
            <w:lang w:val="en-GB"/>
            <w:rPrChange w:id="25643" w:author="N F" w:date="2023-12-05T03:09:00Z">
              <w:rPr>
                <w:rFonts w:cs="Times New Roman"/>
                <w:lang w:val="en-GB"/>
              </w:rPr>
            </w:rPrChange>
          </w:rPr>
          <w:delInstrText>id</w:delInstrText>
        </w:r>
        <w:r w:rsidR="00426E62" w:rsidRPr="006E6534" w:rsidDel="00532045">
          <w:rPr>
            <w:rFonts w:cs="Times New Roman"/>
            <w:color w:val="000000" w:themeColor="text1"/>
            <w:rPrChange w:id="25644" w:author="N F" w:date="2023-12-05T03:09:00Z">
              <w:rPr>
                <w:rFonts w:cs="Times New Roman"/>
              </w:rPr>
            </w:rPrChange>
          </w:rPr>
          <w:delInstrText>":161884,"</w:delInstrText>
        </w:r>
        <w:r w:rsidR="00426E62" w:rsidRPr="006E6534" w:rsidDel="00532045">
          <w:rPr>
            <w:rFonts w:cs="Times New Roman"/>
            <w:color w:val="000000" w:themeColor="text1"/>
            <w:lang w:val="en-GB"/>
            <w:rPrChange w:id="25645" w:author="N F" w:date="2023-12-05T03:09:00Z">
              <w:rPr>
                <w:rFonts w:cs="Times New Roman"/>
                <w:lang w:val="en-GB"/>
              </w:rPr>
            </w:rPrChange>
          </w:rPr>
          <w:delInstrText>uris</w:delInstrText>
        </w:r>
        <w:r w:rsidR="00426E62" w:rsidRPr="006E6534" w:rsidDel="00532045">
          <w:rPr>
            <w:rFonts w:cs="Times New Roman"/>
            <w:color w:val="000000" w:themeColor="text1"/>
            <w:rPrChange w:id="25646" w:author="N F" w:date="2023-12-05T03:09:00Z">
              <w:rPr>
                <w:rFonts w:cs="Times New Roman"/>
              </w:rPr>
            </w:rPrChange>
          </w:rPr>
          <w:delInstrText>":["</w:delInstrText>
        </w:r>
        <w:r w:rsidR="00426E62" w:rsidRPr="006E6534" w:rsidDel="00532045">
          <w:rPr>
            <w:rFonts w:cs="Times New Roman"/>
            <w:color w:val="000000" w:themeColor="text1"/>
            <w:lang w:val="en-GB"/>
            <w:rPrChange w:id="25647" w:author="N F" w:date="2023-12-05T03:09:00Z">
              <w:rPr>
                <w:rFonts w:cs="Times New Roman"/>
                <w:lang w:val="en-GB"/>
              </w:rPr>
            </w:rPrChange>
          </w:rPr>
          <w:delInstrText>http</w:delInstrText>
        </w:r>
        <w:r w:rsidR="00426E62" w:rsidRPr="006E6534" w:rsidDel="00532045">
          <w:rPr>
            <w:rFonts w:cs="Times New Roman"/>
            <w:color w:val="000000" w:themeColor="text1"/>
            <w:rPrChange w:id="25648" w:author="N F" w:date="2023-12-05T03:09:00Z">
              <w:rPr>
                <w:rFonts w:cs="Times New Roman"/>
              </w:rPr>
            </w:rPrChange>
          </w:rPr>
          <w:delInstrText>://</w:delInstrText>
        </w:r>
        <w:r w:rsidR="00426E62" w:rsidRPr="006E6534" w:rsidDel="00532045">
          <w:rPr>
            <w:rFonts w:cs="Times New Roman"/>
            <w:color w:val="000000" w:themeColor="text1"/>
            <w:lang w:val="en-GB"/>
            <w:rPrChange w:id="25649" w:author="N F" w:date="2023-12-05T03:09:00Z">
              <w:rPr>
                <w:rFonts w:cs="Times New Roman"/>
                <w:lang w:val="en-GB"/>
              </w:rPr>
            </w:rPrChange>
          </w:rPr>
          <w:delInstrText>zotero</w:delInstrText>
        </w:r>
        <w:r w:rsidR="00426E62" w:rsidRPr="006E6534" w:rsidDel="00532045">
          <w:rPr>
            <w:rFonts w:cs="Times New Roman"/>
            <w:color w:val="000000" w:themeColor="text1"/>
            <w:rPrChange w:id="25650" w:author="N F" w:date="2023-12-05T03:09:00Z">
              <w:rPr>
                <w:rFonts w:cs="Times New Roman"/>
              </w:rPr>
            </w:rPrChange>
          </w:rPr>
          <w:delInstrText>.</w:delInstrText>
        </w:r>
        <w:r w:rsidR="00426E62" w:rsidRPr="006E6534" w:rsidDel="00532045">
          <w:rPr>
            <w:rFonts w:cs="Times New Roman"/>
            <w:color w:val="000000" w:themeColor="text1"/>
            <w:lang w:val="en-GB"/>
            <w:rPrChange w:id="25651" w:author="N F" w:date="2023-12-05T03:09:00Z">
              <w:rPr>
                <w:rFonts w:cs="Times New Roman"/>
                <w:lang w:val="en-GB"/>
              </w:rPr>
            </w:rPrChange>
          </w:rPr>
          <w:delInstrText>org</w:delInstrText>
        </w:r>
        <w:r w:rsidR="00426E62" w:rsidRPr="006E6534" w:rsidDel="00532045">
          <w:rPr>
            <w:rFonts w:cs="Times New Roman"/>
            <w:color w:val="000000" w:themeColor="text1"/>
            <w:rPrChange w:id="25652" w:author="N F" w:date="2023-12-05T03:09:00Z">
              <w:rPr>
                <w:rFonts w:cs="Times New Roman"/>
              </w:rPr>
            </w:rPrChange>
          </w:rPr>
          <w:delInstrText>/</w:delInstrText>
        </w:r>
        <w:r w:rsidR="00426E62" w:rsidRPr="006E6534" w:rsidDel="00532045">
          <w:rPr>
            <w:rFonts w:cs="Times New Roman"/>
            <w:color w:val="000000" w:themeColor="text1"/>
            <w:lang w:val="en-GB"/>
            <w:rPrChange w:id="25653" w:author="N F" w:date="2023-12-05T03:09:00Z">
              <w:rPr>
                <w:rFonts w:cs="Times New Roman"/>
                <w:lang w:val="en-GB"/>
              </w:rPr>
            </w:rPrChange>
          </w:rPr>
          <w:delInstrText>groups</w:delInstrText>
        </w:r>
        <w:r w:rsidR="00426E62" w:rsidRPr="006E6534" w:rsidDel="00532045">
          <w:rPr>
            <w:rFonts w:cs="Times New Roman"/>
            <w:color w:val="000000" w:themeColor="text1"/>
            <w:rPrChange w:id="25654" w:author="N F" w:date="2023-12-05T03:09:00Z">
              <w:rPr>
                <w:rFonts w:cs="Times New Roman"/>
              </w:rPr>
            </w:rPrChange>
          </w:rPr>
          <w:delInstrText>/4735135/</w:delInstrText>
        </w:r>
        <w:r w:rsidR="00426E62" w:rsidRPr="006E6534" w:rsidDel="00532045">
          <w:rPr>
            <w:rFonts w:cs="Times New Roman"/>
            <w:color w:val="000000" w:themeColor="text1"/>
            <w:lang w:val="en-GB"/>
            <w:rPrChange w:id="25655" w:author="N F" w:date="2023-12-05T03:09:00Z">
              <w:rPr>
                <w:rFonts w:cs="Times New Roman"/>
                <w:lang w:val="en-GB"/>
              </w:rPr>
            </w:rPrChange>
          </w:rPr>
          <w:delInstrText>items</w:delInstrText>
        </w:r>
        <w:r w:rsidR="00426E62" w:rsidRPr="006E6534" w:rsidDel="00532045">
          <w:rPr>
            <w:rFonts w:cs="Times New Roman"/>
            <w:color w:val="000000" w:themeColor="text1"/>
            <w:rPrChange w:id="25656" w:author="N F" w:date="2023-12-05T03:09:00Z">
              <w:rPr>
                <w:rFonts w:cs="Times New Roman"/>
              </w:rPr>
            </w:rPrChange>
          </w:rPr>
          <w:delInstrText>/5</w:delInstrText>
        </w:r>
        <w:r w:rsidR="00426E62" w:rsidRPr="006E6534" w:rsidDel="00532045">
          <w:rPr>
            <w:rFonts w:cs="Times New Roman"/>
            <w:color w:val="000000" w:themeColor="text1"/>
            <w:lang w:val="en-GB"/>
            <w:rPrChange w:id="25657" w:author="N F" w:date="2023-12-05T03:09:00Z">
              <w:rPr>
                <w:rFonts w:cs="Times New Roman"/>
                <w:lang w:val="en-GB"/>
              </w:rPr>
            </w:rPrChange>
          </w:rPr>
          <w:delInstrText>HMM</w:delInstrText>
        </w:r>
        <w:r w:rsidR="00426E62" w:rsidRPr="006E6534" w:rsidDel="00532045">
          <w:rPr>
            <w:rFonts w:cs="Times New Roman"/>
            <w:color w:val="000000" w:themeColor="text1"/>
            <w:rPrChange w:id="25658" w:author="N F" w:date="2023-12-05T03:09:00Z">
              <w:rPr>
                <w:rFonts w:cs="Times New Roman"/>
              </w:rPr>
            </w:rPrChange>
          </w:rPr>
          <w:delInstrText>6</w:delInstrText>
        </w:r>
        <w:r w:rsidR="00426E62" w:rsidRPr="006E6534" w:rsidDel="00532045">
          <w:rPr>
            <w:rFonts w:cs="Times New Roman"/>
            <w:color w:val="000000" w:themeColor="text1"/>
            <w:lang w:val="en-GB"/>
            <w:rPrChange w:id="25659" w:author="N F" w:date="2023-12-05T03:09:00Z">
              <w:rPr>
                <w:rFonts w:cs="Times New Roman"/>
                <w:lang w:val="en-GB"/>
              </w:rPr>
            </w:rPrChange>
          </w:rPr>
          <w:delInstrText>NNN</w:delInstrText>
        </w:r>
        <w:r w:rsidR="00426E62" w:rsidRPr="006E6534" w:rsidDel="00532045">
          <w:rPr>
            <w:rFonts w:cs="Times New Roman"/>
            <w:color w:val="000000" w:themeColor="text1"/>
            <w:rPrChange w:id="25660" w:author="N F" w:date="2023-12-05T03:09:00Z">
              <w:rPr>
                <w:rFonts w:cs="Times New Roman"/>
              </w:rPr>
            </w:rPrChange>
          </w:rPr>
          <w:delInstrText>"],"</w:delInstrText>
        </w:r>
        <w:r w:rsidR="00426E62" w:rsidRPr="006E6534" w:rsidDel="00532045">
          <w:rPr>
            <w:rFonts w:cs="Times New Roman"/>
            <w:color w:val="000000" w:themeColor="text1"/>
            <w:lang w:val="en-GB"/>
            <w:rPrChange w:id="25661" w:author="N F" w:date="2023-12-05T03:09:00Z">
              <w:rPr>
                <w:rFonts w:cs="Times New Roman"/>
                <w:lang w:val="en-GB"/>
              </w:rPr>
            </w:rPrChange>
          </w:rPr>
          <w:delInstrText>itemData</w:delInstrText>
        </w:r>
        <w:r w:rsidR="00426E62" w:rsidRPr="006E6534" w:rsidDel="00532045">
          <w:rPr>
            <w:rFonts w:cs="Times New Roman"/>
            <w:color w:val="000000" w:themeColor="text1"/>
            <w:rPrChange w:id="25662" w:author="N F" w:date="2023-12-05T03:09:00Z">
              <w:rPr>
                <w:rFonts w:cs="Times New Roman"/>
              </w:rPr>
            </w:rPrChange>
          </w:rPr>
          <w:delInstrText>":{"</w:delInstrText>
        </w:r>
        <w:r w:rsidR="00426E62" w:rsidRPr="006E6534" w:rsidDel="00532045">
          <w:rPr>
            <w:rFonts w:cs="Times New Roman"/>
            <w:color w:val="000000" w:themeColor="text1"/>
            <w:lang w:val="en-GB"/>
            <w:rPrChange w:id="25663" w:author="N F" w:date="2023-12-05T03:09:00Z">
              <w:rPr>
                <w:rFonts w:cs="Times New Roman"/>
                <w:lang w:val="en-GB"/>
              </w:rPr>
            </w:rPrChange>
          </w:rPr>
          <w:delInstrText>id</w:delInstrText>
        </w:r>
        <w:r w:rsidR="00426E62" w:rsidRPr="006E6534" w:rsidDel="00532045">
          <w:rPr>
            <w:rFonts w:cs="Times New Roman"/>
            <w:color w:val="000000" w:themeColor="text1"/>
            <w:rPrChange w:id="25664" w:author="N F" w:date="2023-12-05T03:09:00Z">
              <w:rPr>
                <w:rFonts w:cs="Times New Roman"/>
              </w:rPr>
            </w:rPrChange>
          </w:rPr>
          <w:delInstrText>":161884,"</w:delInstrText>
        </w:r>
        <w:r w:rsidR="00426E62" w:rsidRPr="006E6534" w:rsidDel="00532045">
          <w:rPr>
            <w:rFonts w:cs="Times New Roman"/>
            <w:color w:val="000000" w:themeColor="text1"/>
            <w:lang w:val="en-GB"/>
            <w:rPrChange w:id="25665" w:author="N F" w:date="2023-12-05T03:09:00Z">
              <w:rPr>
                <w:rFonts w:cs="Times New Roman"/>
                <w:lang w:val="en-GB"/>
              </w:rPr>
            </w:rPrChange>
          </w:rPr>
          <w:delInstrText>type</w:delInstrText>
        </w:r>
        <w:r w:rsidR="00426E62" w:rsidRPr="006E6534" w:rsidDel="00532045">
          <w:rPr>
            <w:rFonts w:cs="Times New Roman"/>
            <w:color w:val="000000" w:themeColor="text1"/>
            <w:rPrChange w:id="25666" w:author="N F" w:date="2023-12-05T03:09:00Z">
              <w:rPr>
                <w:rFonts w:cs="Times New Roman"/>
              </w:rPr>
            </w:rPrChange>
          </w:rPr>
          <w:delInstrText>":"</w:delInstrText>
        </w:r>
        <w:r w:rsidR="00426E62" w:rsidRPr="006E6534" w:rsidDel="00532045">
          <w:rPr>
            <w:rFonts w:cs="Times New Roman"/>
            <w:color w:val="000000" w:themeColor="text1"/>
            <w:lang w:val="en-GB"/>
            <w:rPrChange w:id="25667" w:author="N F" w:date="2023-12-05T03:09:00Z">
              <w:rPr>
                <w:rFonts w:cs="Times New Roman"/>
                <w:lang w:val="en-GB"/>
              </w:rPr>
            </w:rPrChange>
          </w:rPr>
          <w:delInstrText>article</w:delInstrText>
        </w:r>
        <w:r w:rsidR="00426E62" w:rsidRPr="006E6534" w:rsidDel="00532045">
          <w:rPr>
            <w:rFonts w:cs="Times New Roman"/>
            <w:color w:val="000000" w:themeColor="text1"/>
            <w:rPrChange w:id="25668" w:author="N F" w:date="2023-12-05T03:09:00Z">
              <w:rPr>
                <w:rFonts w:cs="Times New Roman"/>
              </w:rPr>
            </w:rPrChange>
          </w:rPr>
          <w:delInstrText>-</w:delInstrText>
        </w:r>
        <w:r w:rsidR="00426E62" w:rsidRPr="006E6534" w:rsidDel="00532045">
          <w:rPr>
            <w:rFonts w:cs="Times New Roman"/>
            <w:color w:val="000000" w:themeColor="text1"/>
            <w:lang w:val="en-GB"/>
            <w:rPrChange w:id="25669" w:author="N F" w:date="2023-12-05T03:09:00Z">
              <w:rPr>
                <w:rFonts w:cs="Times New Roman"/>
                <w:lang w:val="en-GB"/>
              </w:rPr>
            </w:rPrChange>
          </w:rPr>
          <w:delInstrText>journal</w:delInstrText>
        </w:r>
        <w:r w:rsidR="00426E62" w:rsidRPr="006E6534" w:rsidDel="00532045">
          <w:rPr>
            <w:rFonts w:cs="Times New Roman"/>
            <w:color w:val="000000" w:themeColor="text1"/>
            <w:rPrChange w:id="25670" w:author="N F" w:date="2023-12-05T03:09:00Z">
              <w:rPr>
                <w:rFonts w:cs="Times New Roman"/>
              </w:rPr>
            </w:rPrChange>
          </w:rPr>
          <w:delInstrText>","</w:delInstrText>
        </w:r>
        <w:r w:rsidR="00426E62" w:rsidRPr="006E6534" w:rsidDel="00532045">
          <w:rPr>
            <w:rFonts w:cs="Times New Roman"/>
            <w:color w:val="000000" w:themeColor="text1"/>
            <w:lang w:val="en-GB"/>
            <w:rPrChange w:id="25671" w:author="N F" w:date="2023-12-05T03:09:00Z">
              <w:rPr>
                <w:rFonts w:cs="Times New Roman"/>
                <w:lang w:val="en-GB"/>
              </w:rPr>
            </w:rPrChange>
          </w:rPr>
          <w:delInstrText>abstract</w:delInstrText>
        </w:r>
        <w:r w:rsidR="00426E62" w:rsidRPr="006E6534" w:rsidDel="00532045">
          <w:rPr>
            <w:rFonts w:cs="Times New Roman"/>
            <w:color w:val="000000" w:themeColor="text1"/>
            <w:rPrChange w:id="25672" w:author="N F" w:date="2023-12-05T03:09:00Z">
              <w:rPr>
                <w:rFonts w:cs="Times New Roman"/>
              </w:rPr>
            </w:rPrChange>
          </w:rPr>
          <w:delInstrText>":"</w:delInstrText>
        </w:r>
        <w:r w:rsidR="00426E62" w:rsidRPr="006E6534" w:rsidDel="00532045">
          <w:rPr>
            <w:rFonts w:cs="Times New Roman"/>
            <w:color w:val="000000" w:themeColor="text1"/>
            <w:lang w:val="en-GB"/>
            <w:rPrChange w:id="25673" w:author="N F" w:date="2023-12-05T03:09:00Z">
              <w:rPr>
                <w:rFonts w:cs="Times New Roman"/>
                <w:lang w:val="en-GB"/>
              </w:rPr>
            </w:rPrChange>
          </w:rPr>
          <w:delInstrText>Although</w:delInstrText>
        </w:r>
        <w:r w:rsidR="00426E62" w:rsidRPr="006E6534" w:rsidDel="00532045">
          <w:rPr>
            <w:rFonts w:cs="Times New Roman"/>
            <w:color w:val="000000" w:themeColor="text1"/>
            <w:rPrChange w:id="2567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675" w:author="N F" w:date="2023-12-05T03:09:00Z">
              <w:rPr>
                <w:rFonts w:cs="Times New Roman"/>
                <w:lang w:val="en-GB"/>
              </w:rPr>
            </w:rPrChange>
          </w:rPr>
          <w:delInstrText>treatment</w:delInstrText>
        </w:r>
        <w:r w:rsidR="00426E62" w:rsidRPr="006E6534" w:rsidDel="00532045">
          <w:rPr>
            <w:rFonts w:cs="Times New Roman"/>
            <w:color w:val="000000" w:themeColor="text1"/>
            <w:rPrChange w:id="2567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677" w:author="N F" w:date="2023-12-05T03:09:00Z">
              <w:rPr>
                <w:rFonts w:cs="Times New Roman"/>
                <w:lang w:val="en-GB"/>
              </w:rPr>
            </w:rPrChange>
          </w:rPr>
          <w:delInstrText>with</w:delInstrText>
        </w:r>
        <w:r w:rsidR="00426E62" w:rsidRPr="006E6534" w:rsidDel="00532045">
          <w:rPr>
            <w:rFonts w:cs="Times New Roman"/>
            <w:color w:val="000000" w:themeColor="text1"/>
            <w:rPrChange w:id="2567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679" w:author="N F" w:date="2023-12-05T03:09:00Z">
              <w:rPr>
                <w:rFonts w:cs="Times New Roman"/>
                <w:lang w:val="en-GB"/>
              </w:rPr>
            </w:rPrChange>
          </w:rPr>
          <w:delInstrText>first</w:delInstrText>
        </w:r>
        <w:r w:rsidR="00426E62" w:rsidRPr="006E6534" w:rsidDel="00532045">
          <w:rPr>
            <w:rFonts w:cs="Times New Roman"/>
            <w:color w:val="000000" w:themeColor="text1"/>
            <w:rPrChange w:id="25680" w:author="N F" w:date="2023-12-05T03:09:00Z">
              <w:rPr>
                <w:rFonts w:cs="Times New Roman"/>
              </w:rPr>
            </w:rPrChange>
          </w:rPr>
          <w:delInstrText>-</w:delInstrText>
        </w:r>
        <w:r w:rsidR="00426E62" w:rsidRPr="006E6534" w:rsidDel="00532045">
          <w:rPr>
            <w:rFonts w:cs="Times New Roman"/>
            <w:color w:val="000000" w:themeColor="text1"/>
            <w:lang w:val="en-GB"/>
            <w:rPrChange w:id="25681" w:author="N F" w:date="2023-12-05T03:09:00Z">
              <w:rPr>
                <w:rFonts w:cs="Times New Roman"/>
                <w:lang w:val="en-GB"/>
              </w:rPr>
            </w:rPrChange>
          </w:rPr>
          <w:delInstrText>generation</w:delInstrText>
        </w:r>
        <w:r w:rsidR="00426E62" w:rsidRPr="006E6534" w:rsidDel="00532045">
          <w:rPr>
            <w:rFonts w:cs="Times New Roman"/>
            <w:color w:val="000000" w:themeColor="text1"/>
            <w:rPrChange w:id="2568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683" w:author="N F" w:date="2023-12-05T03:09:00Z">
              <w:rPr>
                <w:rFonts w:cs="Times New Roman"/>
                <w:lang w:val="en-GB"/>
              </w:rPr>
            </w:rPrChange>
          </w:rPr>
          <w:delInstrText>epidermal</w:delInstrText>
        </w:r>
        <w:r w:rsidR="00426E62" w:rsidRPr="006E6534" w:rsidDel="00532045">
          <w:rPr>
            <w:rFonts w:cs="Times New Roman"/>
            <w:color w:val="000000" w:themeColor="text1"/>
            <w:rPrChange w:id="2568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685" w:author="N F" w:date="2023-12-05T03:09:00Z">
              <w:rPr>
                <w:rFonts w:cs="Times New Roman"/>
                <w:lang w:val="en-GB"/>
              </w:rPr>
            </w:rPrChange>
          </w:rPr>
          <w:delInstrText>growth</w:delInstrText>
        </w:r>
        <w:r w:rsidR="00426E62" w:rsidRPr="006E6534" w:rsidDel="00532045">
          <w:rPr>
            <w:rFonts w:cs="Times New Roman"/>
            <w:color w:val="000000" w:themeColor="text1"/>
            <w:rPrChange w:id="2568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687" w:author="N F" w:date="2023-12-05T03:09:00Z">
              <w:rPr>
                <w:rFonts w:cs="Times New Roman"/>
                <w:lang w:val="en-GB"/>
              </w:rPr>
            </w:rPrChange>
          </w:rPr>
          <w:delInstrText>factor</w:delInstrText>
        </w:r>
        <w:r w:rsidR="00426E62" w:rsidRPr="006E6534" w:rsidDel="00532045">
          <w:rPr>
            <w:rFonts w:cs="Times New Roman"/>
            <w:color w:val="000000" w:themeColor="text1"/>
            <w:rPrChange w:id="2568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689" w:author="N F" w:date="2023-12-05T03:09:00Z">
              <w:rPr>
                <w:rFonts w:cs="Times New Roman"/>
                <w:lang w:val="en-GB"/>
              </w:rPr>
            </w:rPrChange>
          </w:rPr>
          <w:delInstrText>receptor</w:delInstrText>
        </w:r>
        <w:r w:rsidR="00426E62" w:rsidRPr="006E6534" w:rsidDel="00532045">
          <w:rPr>
            <w:rFonts w:cs="Times New Roman"/>
            <w:color w:val="000000" w:themeColor="text1"/>
            <w:rPrChange w:id="2569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691" w:author="N F" w:date="2023-12-05T03:09:00Z">
              <w:rPr>
                <w:rFonts w:cs="Times New Roman"/>
                <w:lang w:val="en-GB"/>
              </w:rPr>
            </w:rPrChange>
          </w:rPr>
          <w:delInstrText>EGFR</w:delInstrText>
        </w:r>
        <w:r w:rsidR="00426E62" w:rsidRPr="006E6534" w:rsidDel="00532045">
          <w:rPr>
            <w:rFonts w:cs="Times New Roman"/>
            <w:color w:val="000000" w:themeColor="text1"/>
            <w:rPrChange w:id="25692" w:author="N F" w:date="2023-12-05T03:09:00Z">
              <w:rPr>
                <w:rFonts w:cs="Times New Roman"/>
              </w:rPr>
            </w:rPrChange>
          </w:rPr>
          <w:delInstrText>)–</w:delInstrText>
        </w:r>
        <w:r w:rsidR="00426E62" w:rsidRPr="006E6534" w:rsidDel="00532045">
          <w:rPr>
            <w:rFonts w:cs="Times New Roman"/>
            <w:color w:val="000000" w:themeColor="text1"/>
            <w:lang w:val="en-GB"/>
            <w:rPrChange w:id="25693" w:author="N F" w:date="2023-12-05T03:09:00Z">
              <w:rPr>
                <w:rFonts w:cs="Times New Roman"/>
                <w:lang w:val="en-GB"/>
              </w:rPr>
            </w:rPrChange>
          </w:rPr>
          <w:delInstrText>tyrosine</w:delInstrText>
        </w:r>
        <w:r w:rsidR="00426E62" w:rsidRPr="006E6534" w:rsidDel="00532045">
          <w:rPr>
            <w:rFonts w:cs="Times New Roman"/>
            <w:color w:val="000000" w:themeColor="text1"/>
            <w:rPrChange w:id="2569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695" w:author="N F" w:date="2023-12-05T03:09:00Z">
              <w:rPr>
                <w:rFonts w:cs="Times New Roman"/>
                <w:lang w:val="en-GB"/>
              </w:rPr>
            </w:rPrChange>
          </w:rPr>
          <w:delInstrText>kinase</w:delInstrText>
        </w:r>
        <w:r w:rsidR="00426E62" w:rsidRPr="006E6534" w:rsidDel="00532045">
          <w:rPr>
            <w:rFonts w:cs="Times New Roman"/>
            <w:color w:val="000000" w:themeColor="text1"/>
            <w:rPrChange w:id="2569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697" w:author="N F" w:date="2023-12-05T03:09:00Z">
              <w:rPr>
                <w:rFonts w:cs="Times New Roman"/>
                <w:lang w:val="en-GB"/>
              </w:rPr>
            </w:rPrChange>
          </w:rPr>
          <w:delInstrText>inhibitor</w:delInstrText>
        </w:r>
        <w:r w:rsidR="00426E62" w:rsidRPr="006E6534" w:rsidDel="00532045">
          <w:rPr>
            <w:rFonts w:cs="Times New Roman"/>
            <w:color w:val="000000" w:themeColor="text1"/>
            <w:rPrChange w:id="2569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699" w:author="N F" w:date="2023-12-05T03:09:00Z">
              <w:rPr>
                <w:rFonts w:cs="Times New Roman"/>
                <w:lang w:val="en-GB"/>
              </w:rPr>
            </w:rPrChange>
          </w:rPr>
          <w:delInstrText>TKI</w:delInstrText>
        </w:r>
        <w:r w:rsidR="00426E62" w:rsidRPr="006E6534" w:rsidDel="00532045">
          <w:rPr>
            <w:rFonts w:cs="Times New Roman"/>
            <w:color w:val="000000" w:themeColor="text1"/>
            <w:rPrChange w:id="2570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01" w:author="N F" w:date="2023-12-05T03:09:00Z">
              <w:rPr>
                <w:rFonts w:cs="Times New Roman"/>
                <w:lang w:val="en-GB"/>
              </w:rPr>
            </w:rPrChange>
          </w:rPr>
          <w:delInstrText>plus</w:delInstrText>
        </w:r>
        <w:r w:rsidR="00426E62" w:rsidRPr="006E6534" w:rsidDel="00532045">
          <w:rPr>
            <w:rFonts w:cs="Times New Roman"/>
            <w:color w:val="000000" w:themeColor="text1"/>
            <w:rPrChange w:id="2570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03" w:author="N F" w:date="2023-12-05T03:09:00Z">
              <w:rPr>
                <w:rFonts w:cs="Times New Roman"/>
                <w:lang w:val="en-GB"/>
              </w:rPr>
            </w:rPrChange>
          </w:rPr>
          <w:delInstrText>antiangiogenic</w:delInstrText>
        </w:r>
        <w:r w:rsidR="00426E62" w:rsidRPr="006E6534" w:rsidDel="00532045">
          <w:rPr>
            <w:rFonts w:cs="Times New Roman"/>
            <w:color w:val="000000" w:themeColor="text1"/>
            <w:rPrChange w:id="2570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05" w:author="N F" w:date="2023-12-05T03:09:00Z">
              <w:rPr>
                <w:rFonts w:cs="Times New Roman"/>
                <w:lang w:val="en-GB"/>
              </w:rPr>
            </w:rPrChange>
          </w:rPr>
          <w:delInstrText>inhibitor</w:delInstrText>
        </w:r>
        <w:r w:rsidR="00426E62" w:rsidRPr="006E6534" w:rsidDel="00532045">
          <w:rPr>
            <w:rFonts w:cs="Times New Roman"/>
            <w:color w:val="000000" w:themeColor="text1"/>
            <w:rPrChange w:id="2570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07" w:author="N F" w:date="2023-12-05T03:09:00Z">
              <w:rPr>
                <w:rFonts w:cs="Times New Roman"/>
                <w:lang w:val="en-GB"/>
              </w:rPr>
            </w:rPrChange>
          </w:rPr>
          <w:delInstrText>has</w:delInstrText>
        </w:r>
        <w:r w:rsidR="00426E62" w:rsidRPr="006E6534" w:rsidDel="00532045">
          <w:rPr>
            <w:rFonts w:cs="Times New Roman"/>
            <w:color w:val="000000" w:themeColor="text1"/>
            <w:rPrChange w:id="2570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09" w:author="N F" w:date="2023-12-05T03:09:00Z">
              <w:rPr>
                <w:rFonts w:cs="Times New Roman"/>
                <w:lang w:val="en-GB"/>
              </w:rPr>
            </w:rPrChange>
          </w:rPr>
          <w:delInstrText>shown</w:delInstrText>
        </w:r>
        <w:r w:rsidR="00426E62" w:rsidRPr="006E6534" w:rsidDel="00532045">
          <w:rPr>
            <w:rFonts w:cs="Times New Roman"/>
            <w:color w:val="000000" w:themeColor="text1"/>
            <w:rPrChange w:id="2571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11" w:author="N F" w:date="2023-12-05T03:09:00Z">
              <w:rPr>
                <w:rFonts w:cs="Times New Roman"/>
                <w:lang w:val="en-GB"/>
              </w:rPr>
            </w:rPrChange>
          </w:rPr>
          <w:delInstrText>promising</w:delInstrText>
        </w:r>
        <w:r w:rsidR="00426E62" w:rsidRPr="006E6534" w:rsidDel="00532045">
          <w:rPr>
            <w:rFonts w:cs="Times New Roman"/>
            <w:color w:val="000000" w:themeColor="text1"/>
            <w:rPrChange w:id="2571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13" w:author="N F" w:date="2023-12-05T03:09:00Z">
              <w:rPr>
                <w:rFonts w:cs="Times New Roman"/>
                <w:lang w:val="en-GB"/>
              </w:rPr>
            </w:rPrChange>
          </w:rPr>
          <w:delInstrText>efficacies</w:delInstrText>
        </w:r>
        <w:r w:rsidR="00426E62" w:rsidRPr="006E6534" w:rsidDel="00532045">
          <w:rPr>
            <w:rFonts w:cs="Times New Roman"/>
            <w:color w:val="000000" w:themeColor="text1"/>
            <w:rPrChange w:id="2571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15" w:author="N F" w:date="2023-12-05T03:09:00Z">
              <w:rPr>
                <w:rFonts w:cs="Times New Roman"/>
                <w:lang w:val="en-GB"/>
              </w:rPr>
            </w:rPrChange>
          </w:rPr>
          <w:delInstrText>in</w:delInstrText>
        </w:r>
        <w:r w:rsidR="00426E62" w:rsidRPr="006E6534" w:rsidDel="00532045">
          <w:rPr>
            <w:rFonts w:cs="Times New Roman"/>
            <w:color w:val="000000" w:themeColor="text1"/>
            <w:rPrChange w:id="2571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17" w:author="N F" w:date="2023-12-05T03:09:00Z">
              <w:rPr>
                <w:rFonts w:cs="Times New Roman"/>
                <w:lang w:val="en-GB"/>
              </w:rPr>
            </w:rPrChange>
          </w:rPr>
          <w:delInstrText>patients</w:delInstrText>
        </w:r>
        <w:r w:rsidR="00426E62" w:rsidRPr="006E6534" w:rsidDel="00532045">
          <w:rPr>
            <w:rFonts w:cs="Times New Roman"/>
            <w:color w:val="000000" w:themeColor="text1"/>
            <w:rPrChange w:id="2571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19" w:author="N F" w:date="2023-12-05T03:09:00Z">
              <w:rPr>
                <w:rFonts w:cs="Times New Roman"/>
                <w:lang w:val="en-GB"/>
              </w:rPr>
            </w:rPrChange>
          </w:rPr>
          <w:delInstrText>with</w:delInstrText>
        </w:r>
        <w:r w:rsidR="00426E62" w:rsidRPr="006E6534" w:rsidDel="00532045">
          <w:rPr>
            <w:rFonts w:cs="Times New Roman"/>
            <w:color w:val="000000" w:themeColor="text1"/>
            <w:rPrChange w:id="2572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21" w:author="N F" w:date="2023-12-05T03:09:00Z">
              <w:rPr>
                <w:rFonts w:cs="Times New Roman"/>
                <w:lang w:val="en-GB"/>
              </w:rPr>
            </w:rPrChange>
          </w:rPr>
          <w:delInstrText>EGFR</w:delInstrText>
        </w:r>
        <w:r w:rsidR="00426E62" w:rsidRPr="006E6534" w:rsidDel="00532045">
          <w:rPr>
            <w:rFonts w:cs="Times New Roman"/>
            <w:color w:val="000000" w:themeColor="text1"/>
            <w:rPrChange w:id="25722" w:author="N F" w:date="2023-12-05T03:09:00Z">
              <w:rPr>
                <w:rFonts w:cs="Times New Roman"/>
              </w:rPr>
            </w:rPrChange>
          </w:rPr>
          <w:delInstrText>-</w:delInstrText>
        </w:r>
        <w:r w:rsidR="00426E62" w:rsidRPr="006E6534" w:rsidDel="00532045">
          <w:rPr>
            <w:rFonts w:cs="Times New Roman"/>
            <w:color w:val="000000" w:themeColor="text1"/>
            <w:lang w:val="en-GB"/>
            <w:rPrChange w:id="25723" w:author="N F" w:date="2023-12-05T03:09:00Z">
              <w:rPr>
                <w:rFonts w:cs="Times New Roman"/>
                <w:lang w:val="en-GB"/>
              </w:rPr>
            </w:rPrChange>
          </w:rPr>
          <w:delInstrText>mutated</w:delInstrText>
        </w:r>
        <w:r w:rsidR="00426E62" w:rsidRPr="006E6534" w:rsidDel="00532045">
          <w:rPr>
            <w:rFonts w:cs="Times New Roman"/>
            <w:color w:val="000000" w:themeColor="text1"/>
            <w:rPrChange w:id="2572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25" w:author="N F" w:date="2023-12-05T03:09:00Z">
              <w:rPr>
                <w:rFonts w:cs="Times New Roman"/>
                <w:lang w:val="en-GB"/>
              </w:rPr>
            </w:rPrChange>
          </w:rPr>
          <w:delInstrText>lung</w:delInstrText>
        </w:r>
        <w:r w:rsidR="00426E62" w:rsidRPr="006E6534" w:rsidDel="00532045">
          <w:rPr>
            <w:rFonts w:cs="Times New Roman"/>
            <w:color w:val="000000" w:themeColor="text1"/>
            <w:rPrChange w:id="2572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27" w:author="N F" w:date="2023-12-05T03:09:00Z">
              <w:rPr>
                <w:rFonts w:cs="Times New Roman"/>
                <w:lang w:val="en-GB"/>
              </w:rPr>
            </w:rPrChange>
          </w:rPr>
          <w:delInstrText>adenocarcinoma</w:delInstrText>
        </w:r>
        <w:r w:rsidR="00426E62" w:rsidRPr="006E6534" w:rsidDel="00532045">
          <w:rPr>
            <w:rFonts w:cs="Times New Roman"/>
            <w:color w:val="000000" w:themeColor="text1"/>
            <w:rPrChange w:id="2572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29" w:author="N F" w:date="2023-12-05T03:09:00Z">
              <w:rPr>
                <w:rFonts w:cs="Times New Roman"/>
                <w:lang w:val="en-GB"/>
              </w:rPr>
            </w:rPrChange>
          </w:rPr>
          <w:delInstrText>recent</w:delInstrText>
        </w:r>
        <w:r w:rsidR="00426E62" w:rsidRPr="006E6534" w:rsidDel="00532045">
          <w:rPr>
            <w:rFonts w:cs="Times New Roman"/>
            <w:color w:val="000000" w:themeColor="text1"/>
            <w:rPrChange w:id="2573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31" w:author="N F" w:date="2023-12-05T03:09:00Z">
              <w:rPr>
                <w:rFonts w:cs="Times New Roman"/>
                <w:lang w:val="en-GB"/>
              </w:rPr>
            </w:rPrChange>
          </w:rPr>
          <w:delInstrText>single</w:delInstrText>
        </w:r>
        <w:r w:rsidR="00426E62" w:rsidRPr="006E6534" w:rsidDel="00532045">
          <w:rPr>
            <w:rFonts w:cs="Times New Roman"/>
            <w:color w:val="000000" w:themeColor="text1"/>
            <w:rPrChange w:id="25732" w:author="N F" w:date="2023-12-05T03:09:00Z">
              <w:rPr>
                <w:rFonts w:cs="Times New Roman"/>
              </w:rPr>
            </w:rPrChange>
          </w:rPr>
          <w:delInstrText>-</w:delInstrText>
        </w:r>
        <w:r w:rsidR="00426E62" w:rsidRPr="006E6534" w:rsidDel="00532045">
          <w:rPr>
            <w:rFonts w:cs="Times New Roman"/>
            <w:color w:val="000000" w:themeColor="text1"/>
            <w:lang w:val="en-GB"/>
            <w:rPrChange w:id="25733" w:author="N F" w:date="2023-12-05T03:09:00Z">
              <w:rPr>
                <w:rFonts w:cs="Times New Roman"/>
                <w:lang w:val="en-GB"/>
              </w:rPr>
            </w:rPrChange>
          </w:rPr>
          <w:delInstrText>arm</w:delInstrText>
        </w:r>
        <w:r w:rsidR="00426E62" w:rsidRPr="006E6534" w:rsidDel="00532045">
          <w:rPr>
            <w:rFonts w:cs="Times New Roman"/>
            <w:color w:val="000000" w:themeColor="text1"/>
            <w:rPrChange w:id="2573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35" w:author="N F" w:date="2023-12-05T03:09:00Z">
              <w:rPr>
                <w:rFonts w:cs="Times New Roman"/>
                <w:lang w:val="en-GB"/>
              </w:rPr>
            </w:rPrChange>
          </w:rPr>
          <w:delInstrText>studies</w:delInstrText>
        </w:r>
        <w:r w:rsidR="00426E62" w:rsidRPr="006E6534" w:rsidDel="00532045">
          <w:rPr>
            <w:rFonts w:cs="Times New Roman"/>
            <w:color w:val="000000" w:themeColor="text1"/>
            <w:rPrChange w:id="2573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37" w:author="N F" w:date="2023-12-05T03:09:00Z">
              <w:rPr>
                <w:rFonts w:cs="Times New Roman"/>
                <w:lang w:val="en-GB"/>
              </w:rPr>
            </w:rPrChange>
          </w:rPr>
          <w:delInstrText>have</w:delInstrText>
        </w:r>
        <w:r w:rsidR="00426E62" w:rsidRPr="006E6534" w:rsidDel="00532045">
          <w:rPr>
            <w:rFonts w:cs="Times New Roman"/>
            <w:color w:val="000000" w:themeColor="text1"/>
            <w:rPrChange w:id="2573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39" w:author="N F" w:date="2023-12-05T03:09:00Z">
              <w:rPr>
                <w:rFonts w:cs="Times New Roman"/>
                <w:lang w:val="en-GB"/>
              </w:rPr>
            </w:rPrChange>
          </w:rPr>
          <w:delInstrText>suggested</w:delInstrText>
        </w:r>
        <w:r w:rsidR="00426E62" w:rsidRPr="006E6534" w:rsidDel="00532045">
          <w:rPr>
            <w:rFonts w:cs="Times New Roman"/>
            <w:color w:val="000000" w:themeColor="text1"/>
            <w:rPrChange w:id="2574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41" w:author="N F" w:date="2023-12-05T03:09:00Z">
              <w:rPr>
                <w:rFonts w:cs="Times New Roman"/>
                <w:lang w:val="en-GB"/>
              </w:rPr>
            </w:rPrChange>
          </w:rPr>
          <w:delInstrText>that</w:delInstrText>
        </w:r>
        <w:r w:rsidR="00426E62" w:rsidRPr="006E6534" w:rsidDel="00532045">
          <w:rPr>
            <w:rFonts w:cs="Times New Roman"/>
            <w:color w:val="000000" w:themeColor="text1"/>
            <w:rPrChange w:id="2574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43" w:author="N F" w:date="2023-12-05T03:09:00Z">
              <w:rPr>
                <w:rFonts w:cs="Times New Roman"/>
                <w:lang w:val="en-GB"/>
              </w:rPr>
            </w:rPrChange>
          </w:rPr>
          <w:delInstrText>osimertinib</w:delInstrText>
        </w:r>
        <w:r w:rsidR="00426E62" w:rsidRPr="006E6534" w:rsidDel="00532045">
          <w:rPr>
            <w:rFonts w:cs="Times New Roman"/>
            <w:color w:val="000000" w:themeColor="text1"/>
            <w:rPrChange w:id="2574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45" w:author="N F" w:date="2023-12-05T03:09:00Z">
              <w:rPr>
                <w:rFonts w:cs="Times New Roman"/>
                <w:lang w:val="en-GB"/>
              </w:rPr>
            </w:rPrChange>
          </w:rPr>
          <w:delInstrText>plus</w:delInstrText>
        </w:r>
        <w:r w:rsidR="00426E62" w:rsidRPr="006E6534" w:rsidDel="00532045">
          <w:rPr>
            <w:rFonts w:cs="Times New Roman"/>
            <w:color w:val="000000" w:themeColor="text1"/>
            <w:rPrChange w:id="2574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47" w:author="N F" w:date="2023-12-05T03:09:00Z">
              <w:rPr>
                <w:rFonts w:cs="Times New Roman"/>
                <w:lang w:val="en-GB"/>
              </w:rPr>
            </w:rPrChange>
          </w:rPr>
          <w:delInstrText>antiangiogenic</w:delInstrText>
        </w:r>
        <w:r w:rsidR="00426E62" w:rsidRPr="006E6534" w:rsidDel="00532045">
          <w:rPr>
            <w:rFonts w:cs="Times New Roman"/>
            <w:color w:val="000000" w:themeColor="text1"/>
            <w:rPrChange w:id="2574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49" w:author="N F" w:date="2023-12-05T03:09:00Z">
              <w:rPr>
                <w:rFonts w:cs="Times New Roman"/>
                <w:lang w:val="en-GB"/>
              </w:rPr>
            </w:rPrChange>
          </w:rPr>
          <w:delInstrText>inhibitor</w:delInstrText>
        </w:r>
        <w:r w:rsidR="00426E62" w:rsidRPr="006E6534" w:rsidDel="00532045">
          <w:rPr>
            <w:rFonts w:cs="Times New Roman"/>
            <w:color w:val="000000" w:themeColor="text1"/>
            <w:rPrChange w:id="2575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51" w:author="N F" w:date="2023-12-05T03:09:00Z">
              <w:rPr>
                <w:rFonts w:cs="Times New Roman"/>
                <w:lang w:val="en-GB"/>
              </w:rPr>
            </w:rPrChange>
          </w:rPr>
          <w:delInstrText>might</w:delInstrText>
        </w:r>
        <w:r w:rsidR="00426E62" w:rsidRPr="006E6534" w:rsidDel="00532045">
          <w:rPr>
            <w:rFonts w:cs="Times New Roman"/>
            <w:color w:val="000000" w:themeColor="text1"/>
            <w:rPrChange w:id="2575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53" w:author="N F" w:date="2023-12-05T03:09:00Z">
              <w:rPr>
                <w:rFonts w:cs="Times New Roman"/>
                <w:lang w:val="en-GB"/>
              </w:rPr>
            </w:rPrChange>
          </w:rPr>
          <w:delInstrText>not</w:delInstrText>
        </w:r>
        <w:r w:rsidR="00426E62" w:rsidRPr="006E6534" w:rsidDel="00532045">
          <w:rPr>
            <w:rFonts w:cs="Times New Roman"/>
            <w:color w:val="000000" w:themeColor="text1"/>
            <w:rPrChange w:id="2575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55" w:author="N F" w:date="2023-12-05T03:09:00Z">
              <w:rPr>
                <w:rFonts w:cs="Times New Roman"/>
                <w:lang w:val="en-GB"/>
              </w:rPr>
            </w:rPrChange>
          </w:rPr>
          <w:delInstrText>work</w:delInstrText>
        </w:r>
        <w:r w:rsidR="00426E62" w:rsidRPr="006E6534" w:rsidDel="00532045">
          <w:rPr>
            <w:rFonts w:cs="Times New Roman"/>
            <w:color w:val="000000" w:themeColor="text1"/>
            <w:rPrChange w:id="2575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57" w:author="N F" w:date="2023-12-05T03:09:00Z">
              <w:rPr>
                <w:rFonts w:cs="Times New Roman"/>
                <w:lang w:val="en-GB"/>
              </w:rPr>
            </w:rPrChange>
          </w:rPr>
          <w:delInstrText>synergistically</w:delInstrText>
        </w:r>
        <w:r w:rsidR="00426E62" w:rsidRPr="006E6534" w:rsidDel="00532045">
          <w:rPr>
            <w:rFonts w:cs="Times New Roman"/>
            <w:color w:val="000000" w:themeColor="text1"/>
            <w:rPrChange w:id="25758" w:author="N F" w:date="2023-12-05T03:09:00Z">
              <w:rPr>
                <w:rFonts w:cs="Times New Roman"/>
              </w:rPr>
            </w:rPrChange>
          </w:rPr>
          <w:delInstrText>.</w:delInstrText>
        </w:r>
        <w:r w:rsidR="00426E62" w:rsidRPr="006E6534" w:rsidDel="00532045">
          <w:rPr>
            <w:rFonts w:cs="Times New Roman"/>
            <w:color w:val="000000" w:themeColor="text1"/>
            <w:lang w:val="en-GB"/>
            <w:rPrChange w:id="25759" w:author="N F" w:date="2023-12-05T03:09:00Z">
              <w:rPr>
                <w:rFonts w:cs="Times New Roman"/>
                <w:lang w:val="en-GB"/>
              </w:rPr>
            </w:rPrChange>
          </w:rPr>
          <w:delInstrText>To</w:delInstrText>
        </w:r>
        <w:r w:rsidR="00426E62" w:rsidRPr="006E6534" w:rsidDel="00532045">
          <w:rPr>
            <w:rFonts w:cs="Times New Roman"/>
            <w:color w:val="000000" w:themeColor="text1"/>
            <w:rPrChange w:id="2576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61" w:author="N F" w:date="2023-12-05T03:09:00Z">
              <w:rPr>
                <w:rFonts w:cs="Times New Roman"/>
                <w:lang w:val="en-GB"/>
              </w:rPr>
            </w:rPrChange>
          </w:rPr>
          <w:delInstrText>explore</w:delInstrText>
        </w:r>
        <w:r w:rsidR="00426E62" w:rsidRPr="006E6534" w:rsidDel="00532045">
          <w:rPr>
            <w:rFonts w:cs="Times New Roman"/>
            <w:color w:val="000000" w:themeColor="text1"/>
            <w:rPrChange w:id="2576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63" w:author="N F" w:date="2023-12-05T03:09:00Z">
              <w:rPr>
                <w:rFonts w:cs="Times New Roman"/>
                <w:lang w:val="en-GB"/>
              </w:rPr>
            </w:rPrChange>
          </w:rPr>
          <w:delInstrText>the</w:delInstrText>
        </w:r>
        <w:r w:rsidR="00426E62" w:rsidRPr="006E6534" w:rsidDel="00532045">
          <w:rPr>
            <w:rFonts w:cs="Times New Roman"/>
            <w:color w:val="000000" w:themeColor="text1"/>
            <w:rPrChange w:id="2576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65" w:author="N F" w:date="2023-12-05T03:09:00Z">
              <w:rPr>
                <w:rFonts w:cs="Times New Roman"/>
                <w:lang w:val="en-GB"/>
              </w:rPr>
            </w:rPrChange>
          </w:rPr>
          <w:delInstrText>efficacy</w:delInstrText>
        </w:r>
        <w:r w:rsidR="00426E62" w:rsidRPr="006E6534" w:rsidDel="00532045">
          <w:rPr>
            <w:rFonts w:cs="Times New Roman"/>
            <w:color w:val="000000" w:themeColor="text1"/>
            <w:rPrChange w:id="2576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67" w:author="N F" w:date="2023-12-05T03:09:00Z">
              <w:rPr>
                <w:rFonts w:cs="Times New Roman"/>
                <w:lang w:val="en-GB"/>
              </w:rPr>
            </w:rPrChange>
          </w:rPr>
          <w:delInstrText>and</w:delInstrText>
        </w:r>
        <w:r w:rsidR="00426E62" w:rsidRPr="006E6534" w:rsidDel="00532045">
          <w:rPr>
            <w:rFonts w:cs="Times New Roman"/>
            <w:color w:val="000000" w:themeColor="text1"/>
            <w:rPrChange w:id="2576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69" w:author="N F" w:date="2023-12-05T03:09:00Z">
              <w:rPr>
                <w:rFonts w:cs="Times New Roman"/>
                <w:lang w:val="en-GB"/>
              </w:rPr>
            </w:rPrChange>
          </w:rPr>
          <w:delInstrText>safety</w:delInstrText>
        </w:r>
        <w:r w:rsidR="00426E62" w:rsidRPr="006E6534" w:rsidDel="00532045">
          <w:rPr>
            <w:rFonts w:cs="Times New Roman"/>
            <w:color w:val="000000" w:themeColor="text1"/>
            <w:rPrChange w:id="2577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71" w:author="N F" w:date="2023-12-05T03:09:00Z">
              <w:rPr>
                <w:rFonts w:cs="Times New Roman"/>
                <w:lang w:val="en-GB"/>
              </w:rPr>
            </w:rPrChange>
          </w:rPr>
          <w:delInstrText>of</w:delInstrText>
        </w:r>
        <w:r w:rsidR="00426E62" w:rsidRPr="006E6534" w:rsidDel="00532045">
          <w:rPr>
            <w:rFonts w:cs="Times New Roman"/>
            <w:color w:val="000000" w:themeColor="text1"/>
            <w:rPrChange w:id="2577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73" w:author="N F" w:date="2023-12-05T03:09:00Z">
              <w:rPr>
                <w:rFonts w:cs="Times New Roman"/>
                <w:lang w:val="en-GB"/>
              </w:rPr>
            </w:rPrChange>
          </w:rPr>
          <w:delInstrText>osimertinib</w:delInstrText>
        </w:r>
        <w:r w:rsidR="00426E62" w:rsidRPr="006E6534" w:rsidDel="00532045">
          <w:rPr>
            <w:rFonts w:cs="Times New Roman"/>
            <w:color w:val="000000" w:themeColor="text1"/>
            <w:rPrChange w:id="2577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75" w:author="N F" w:date="2023-12-05T03:09:00Z">
              <w:rPr>
                <w:rFonts w:cs="Times New Roman"/>
                <w:lang w:val="en-GB"/>
              </w:rPr>
            </w:rPrChange>
          </w:rPr>
          <w:delInstrText>plus</w:delInstrText>
        </w:r>
        <w:r w:rsidR="00426E62" w:rsidRPr="006E6534" w:rsidDel="00532045">
          <w:rPr>
            <w:rFonts w:cs="Times New Roman"/>
            <w:color w:val="000000" w:themeColor="text1"/>
            <w:rPrChange w:id="2577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77" w:author="N F" w:date="2023-12-05T03:09:00Z">
              <w:rPr>
                <w:rFonts w:cs="Times New Roman"/>
                <w:lang w:val="en-GB"/>
              </w:rPr>
            </w:rPrChange>
          </w:rPr>
          <w:delInstrText>bevacizumab</w:delInstrText>
        </w:r>
        <w:r w:rsidR="00426E62" w:rsidRPr="006E6534" w:rsidDel="00532045">
          <w:rPr>
            <w:rFonts w:cs="Times New Roman"/>
            <w:color w:val="000000" w:themeColor="text1"/>
            <w:rPrChange w:id="2577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79" w:author="N F" w:date="2023-12-05T03:09:00Z">
              <w:rPr>
                <w:rFonts w:cs="Times New Roman"/>
                <w:lang w:val="en-GB"/>
              </w:rPr>
            </w:rPrChange>
          </w:rPr>
          <w:delInstrText>compared</w:delInstrText>
        </w:r>
        <w:r w:rsidR="00426E62" w:rsidRPr="006E6534" w:rsidDel="00532045">
          <w:rPr>
            <w:rFonts w:cs="Times New Roman"/>
            <w:color w:val="000000" w:themeColor="text1"/>
            <w:rPrChange w:id="2578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81" w:author="N F" w:date="2023-12-05T03:09:00Z">
              <w:rPr>
                <w:rFonts w:cs="Times New Roman"/>
                <w:lang w:val="en-GB"/>
              </w:rPr>
            </w:rPrChange>
          </w:rPr>
          <w:delInstrText>with</w:delInstrText>
        </w:r>
        <w:r w:rsidR="00426E62" w:rsidRPr="006E6534" w:rsidDel="00532045">
          <w:rPr>
            <w:rFonts w:cs="Times New Roman"/>
            <w:color w:val="000000" w:themeColor="text1"/>
            <w:rPrChange w:id="2578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83" w:author="N F" w:date="2023-12-05T03:09:00Z">
              <w:rPr>
                <w:rFonts w:cs="Times New Roman"/>
                <w:lang w:val="en-GB"/>
              </w:rPr>
            </w:rPrChange>
          </w:rPr>
          <w:delInstrText>osimertinib</w:delInstrText>
        </w:r>
        <w:r w:rsidR="00426E62" w:rsidRPr="006E6534" w:rsidDel="00532045">
          <w:rPr>
            <w:rFonts w:cs="Times New Roman"/>
            <w:color w:val="000000" w:themeColor="text1"/>
            <w:rPrChange w:id="2578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85" w:author="N F" w:date="2023-12-05T03:09:00Z">
              <w:rPr>
                <w:rFonts w:cs="Times New Roman"/>
                <w:lang w:val="en-GB"/>
              </w:rPr>
            </w:rPrChange>
          </w:rPr>
          <w:delInstrText>alone</w:delInstrText>
        </w:r>
        <w:r w:rsidR="00426E62" w:rsidRPr="006E6534" w:rsidDel="00532045">
          <w:rPr>
            <w:rFonts w:cs="Times New Roman"/>
            <w:color w:val="000000" w:themeColor="text1"/>
            <w:rPrChange w:id="2578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87" w:author="N F" w:date="2023-12-05T03:09:00Z">
              <w:rPr>
                <w:rFonts w:cs="Times New Roman"/>
                <w:lang w:val="en-GB"/>
              </w:rPr>
            </w:rPrChange>
          </w:rPr>
          <w:delInstrText>in</w:delInstrText>
        </w:r>
        <w:r w:rsidR="00426E62" w:rsidRPr="006E6534" w:rsidDel="00532045">
          <w:rPr>
            <w:rFonts w:cs="Times New Roman"/>
            <w:color w:val="000000" w:themeColor="text1"/>
            <w:rPrChange w:id="2578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89" w:author="N F" w:date="2023-12-05T03:09:00Z">
              <w:rPr>
                <w:rFonts w:cs="Times New Roman"/>
                <w:lang w:val="en-GB"/>
              </w:rPr>
            </w:rPrChange>
          </w:rPr>
          <w:delInstrText>patients</w:delInstrText>
        </w:r>
        <w:r w:rsidR="00426E62" w:rsidRPr="006E6534" w:rsidDel="00532045">
          <w:rPr>
            <w:rFonts w:cs="Times New Roman"/>
            <w:color w:val="000000" w:themeColor="text1"/>
            <w:rPrChange w:id="2579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91" w:author="N F" w:date="2023-12-05T03:09:00Z">
              <w:rPr>
                <w:rFonts w:cs="Times New Roman"/>
                <w:lang w:val="en-GB"/>
              </w:rPr>
            </w:rPrChange>
          </w:rPr>
          <w:delInstrText>with</w:delInstrText>
        </w:r>
        <w:r w:rsidR="00426E62" w:rsidRPr="006E6534" w:rsidDel="00532045">
          <w:rPr>
            <w:rFonts w:cs="Times New Roman"/>
            <w:color w:val="000000" w:themeColor="text1"/>
            <w:rPrChange w:id="2579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93" w:author="N F" w:date="2023-12-05T03:09:00Z">
              <w:rPr>
                <w:rFonts w:cs="Times New Roman"/>
                <w:lang w:val="en-GB"/>
              </w:rPr>
            </w:rPrChange>
          </w:rPr>
          <w:delInstrText>lung</w:delInstrText>
        </w:r>
        <w:r w:rsidR="00426E62" w:rsidRPr="006E6534" w:rsidDel="00532045">
          <w:rPr>
            <w:rFonts w:cs="Times New Roman"/>
            <w:color w:val="000000" w:themeColor="text1"/>
            <w:rPrChange w:id="2579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95" w:author="N F" w:date="2023-12-05T03:09:00Z">
              <w:rPr>
                <w:rFonts w:cs="Times New Roman"/>
                <w:lang w:val="en-GB"/>
              </w:rPr>
            </w:rPrChange>
          </w:rPr>
          <w:delInstrText>adenocarcinoma</w:delInstrText>
        </w:r>
        <w:r w:rsidR="00426E62" w:rsidRPr="006E6534" w:rsidDel="00532045">
          <w:rPr>
            <w:rFonts w:cs="Times New Roman"/>
            <w:color w:val="000000" w:themeColor="text1"/>
            <w:rPrChange w:id="2579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97" w:author="N F" w:date="2023-12-05T03:09:00Z">
              <w:rPr>
                <w:rFonts w:cs="Times New Roman"/>
                <w:lang w:val="en-GB"/>
              </w:rPr>
            </w:rPrChange>
          </w:rPr>
          <w:delInstrText>with</w:delInstrText>
        </w:r>
        <w:r w:rsidR="00426E62" w:rsidRPr="006E6534" w:rsidDel="00532045">
          <w:rPr>
            <w:rFonts w:cs="Times New Roman"/>
            <w:color w:val="000000" w:themeColor="text1"/>
            <w:rPrChange w:id="2579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799" w:author="N F" w:date="2023-12-05T03:09:00Z">
              <w:rPr>
                <w:rFonts w:cs="Times New Roman"/>
                <w:lang w:val="en-GB"/>
              </w:rPr>
            </w:rPrChange>
          </w:rPr>
          <w:delInstrText>EGFR</w:delInstrText>
        </w:r>
        <w:r w:rsidR="00426E62" w:rsidRPr="006E6534" w:rsidDel="00532045">
          <w:rPr>
            <w:rFonts w:cs="Times New Roman"/>
            <w:color w:val="000000" w:themeColor="text1"/>
            <w:rPrChange w:id="2580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01" w:author="N F" w:date="2023-12-05T03:09:00Z">
              <w:rPr>
                <w:rFonts w:cs="Times New Roman"/>
                <w:lang w:val="en-GB"/>
              </w:rPr>
            </w:rPrChange>
          </w:rPr>
          <w:delInstrText>T</w:delInstrText>
        </w:r>
        <w:r w:rsidR="00426E62" w:rsidRPr="006E6534" w:rsidDel="00532045">
          <w:rPr>
            <w:rFonts w:cs="Times New Roman"/>
            <w:color w:val="000000" w:themeColor="text1"/>
            <w:rPrChange w:id="25802" w:author="N F" w:date="2023-12-05T03:09:00Z">
              <w:rPr>
                <w:rFonts w:cs="Times New Roman"/>
              </w:rPr>
            </w:rPrChange>
          </w:rPr>
          <w:delInstrText>790</w:delInstrText>
        </w:r>
        <w:r w:rsidR="00426E62" w:rsidRPr="006E6534" w:rsidDel="00532045">
          <w:rPr>
            <w:rFonts w:cs="Times New Roman"/>
            <w:color w:val="000000" w:themeColor="text1"/>
            <w:lang w:val="en-GB"/>
            <w:rPrChange w:id="25803" w:author="N F" w:date="2023-12-05T03:09:00Z">
              <w:rPr>
                <w:rFonts w:cs="Times New Roman"/>
                <w:lang w:val="en-GB"/>
              </w:rPr>
            </w:rPrChange>
          </w:rPr>
          <w:delInstrText>M</w:delInstrText>
        </w:r>
        <w:r w:rsidR="00426E62" w:rsidRPr="006E6534" w:rsidDel="00532045">
          <w:rPr>
            <w:rFonts w:cs="Times New Roman"/>
            <w:color w:val="000000" w:themeColor="text1"/>
            <w:rPrChange w:id="2580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05" w:author="N F" w:date="2023-12-05T03:09:00Z">
              <w:rPr>
                <w:rFonts w:cs="Times New Roman"/>
                <w:lang w:val="en-GB"/>
              </w:rPr>
            </w:rPrChange>
          </w:rPr>
          <w:delInstrText>mutation</w:delInstrText>
        </w:r>
        <w:r w:rsidR="00426E62" w:rsidRPr="006E6534" w:rsidDel="00532045">
          <w:rPr>
            <w:rFonts w:cs="Times New Roman"/>
            <w:color w:val="000000" w:themeColor="text1"/>
            <w:rPrChange w:id="25806" w:author="N F" w:date="2023-12-05T03:09:00Z">
              <w:rPr>
                <w:rFonts w:cs="Times New Roman"/>
              </w:rPr>
            </w:rPrChange>
          </w:rPr>
          <w:delInstrText>.</w:delInstrText>
        </w:r>
        <w:r w:rsidR="00426E62" w:rsidRPr="006E6534" w:rsidDel="00532045">
          <w:rPr>
            <w:rFonts w:cs="Times New Roman"/>
            <w:color w:val="000000" w:themeColor="text1"/>
            <w:lang w:val="en-GB"/>
            <w:rPrChange w:id="25807" w:author="N F" w:date="2023-12-05T03:09:00Z">
              <w:rPr>
                <w:rFonts w:cs="Times New Roman"/>
                <w:lang w:val="en-GB"/>
              </w:rPr>
            </w:rPrChange>
          </w:rPr>
          <w:delInstrText>Patients</w:delInstrText>
        </w:r>
        <w:r w:rsidR="00426E62" w:rsidRPr="006E6534" w:rsidDel="00532045">
          <w:rPr>
            <w:rFonts w:cs="Times New Roman"/>
            <w:color w:val="000000" w:themeColor="text1"/>
            <w:rPrChange w:id="2580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09" w:author="N F" w:date="2023-12-05T03:09:00Z">
              <w:rPr>
                <w:rFonts w:cs="Times New Roman"/>
                <w:lang w:val="en-GB"/>
              </w:rPr>
            </w:rPrChange>
          </w:rPr>
          <w:delInstrText>with</w:delInstrText>
        </w:r>
        <w:r w:rsidR="00426E62" w:rsidRPr="006E6534" w:rsidDel="00532045">
          <w:rPr>
            <w:rFonts w:cs="Times New Roman"/>
            <w:color w:val="000000" w:themeColor="text1"/>
            <w:rPrChange w:id="2581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11" w:author="N F" w:date="2023-12-05T03:09:00Z">
              <w:rPr>
                <w:rFonts w:cs="Times New Roman"/>
                <w:lang w:val="en-GB"/>
              </w:rPr>
            </w:rPrChange>
          </w:rPr>
          <w:delInstrText>advanced</w:delInstrText>
        </w:r>
        <w:r w:rsidR="00426E62" w:rsidRPr="006E6534" w:rsidDel="00532045">
          <w:rPr>
            <w:rFonts w:cs="Times New Roman"/>
            <w:color w:val="000000" w:themeColor="text1"/>
            <w:rPrChange w:id="2581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13" w:author="N F" w:date="2023-12-05T03:09:00Z">
              <w:rPr>
                <w:rFonts w:cs="Times New Roman"/>
                <w:lang w:val="en-GB"/>
              </w:rPr>
            </w:rPrChange>
          </w:rPr>
          <w:delInstrText>lung</w:delInstrText>
        </w:r>
        <w:r w:rsidR="00426E62" w:rsidRPr="006E6534" w:rsidDel="00532045">
          <w:rPr>
            <w:rFonts w:cs="Times New Roman"/>
            <w:color w:val="000000" w:themeColor="text1"/>
            <w:rPrChange w:id="2581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15" w:author="N F" w:date="2023-12-05T03:09:00Z">
              <w:rPr>
                <w:rFonts w:cs="Times New Roman"/>
                <w:lang w:val="en-GB"/>
              </w:rPr>
            </w:rPrChange>
          </w:rPr>
          <w:delInstrText>adenocarcinoma</w:delInstrText>
        </w:r>
        <w:r w:rsidR="00426E62" w:rsidRPr="006E6534" w:rsidDel="00532045">
          <w:rPr>
            <w:rFonts w:cs="Times New Roman"/>
            <w:color w:val="000000" w:themeColor="text1"/>
            <w:rPrChange w:id="2581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17" w:author="N F" w:date="2023-12-05T03:09:00Z">
              <w:rPr>
                <w:rFonts w:cs="Times New Roman"/>
                <w:lang w:val="en-GB"/>
              </w:rPr>
            </w:rPrChange>
          </w:rPr>
          <w:delInstrText>that</w:delInstrText>
        </w:r>
        <w:r w:rsidR="00426E62" w:rsidRPr="006E6534" w:rsidDel="00532045">
          <w:rPr>
            <w:rFonts w:cs="Times New Roman"/>
            <w:color w:val="000000" w:themeColor="text1"/>
            <w:rPrChange w:id="2581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19" w:author="N F" w:date="2023-12-05T03:09:00Z">
              <w:rPr>
                <w:rFonts w:cs="Times New Roman"/>
                <w:lang w:val="en-GB"/>
              </w:rPr>
            </w:rPrChange>
          </w:rPr>
          <w:delInstrText>progressed</w:delInstrText>
        </w:r>
        <w:r w:rsidR="00426E62" w:rsidRPr="006E6534" w:rsidDel="00532045">
          <w:rPr>
            <w:rFonts w:cs="Times New Roman"/>
            <w:color w:val="000000" w:themeColor="text1"/>
            <w:rPrChange w:id="2582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21" w:author="N F" w:date="2023-12-05T03:09:00Z">
              <w:rPr>
                <w:rFonts w:cs="Times New Roman"/>
                <w:lang w:val="en-GB"/>
              </w:rPr>
            </w:rPrChange>
          </w:rPr>
          <w:delInstrText>with</w:delInstrText>
        </w:r>
        <w:r w:rsidR="00426E62" w:rsidRPr="006E6534" w:rsidDel="00532045">
          <w:rPr>
            <w:rFonts w:cs="Times New Roman"/>
            <w:color w:val="000000" w:themeColor="text1"/>
            <w:rPrChange w:id="2582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23" w:author="N F" w:date="2023-12-05T03:09:00Z">
              <w:rPr>
                <w:rFonts w:cs="Times New Roman"/>
                <w:lang w:val="en-GB"/>
              </w:rPr>
            </w:rPrChange>
          </w:rPr>
          <w:delInstrText>prior</w:delInstrText>
        </w:r>
        <w:r w:rsidR="00426E62" w:rsidRPr="006E6534" w:rsidDel="00532045">
          <w:rPr>
            <w:rFonts w:cs="Times New Roman"/>
            <w:color w:val="000000" w:themeColor="text1"/>
            <w:rPrChange w:id="2582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25" w:author="N F" w:date="2023-12-05T03:09:00Z">
              <w:rPr>
                <w:rFonts w:cs="Times New Roman"/>
                <w:lang w:val="en-GB"/>
              </w:rPr>
            </w:rPrChange>
          </w:rPr>
          <w:delInstrText>EGFR</w:delInstrText>
        </w:r>
        <w:r w:rsidR="00426E62" w:rsidRPr="006E6534" w:rsidDel="00532045">
          <w:rPr>
            <w:rFonts w:cs="Times New Roman"/>
            <w:color w:val="000000" w:themeColor="text1"/>
            <w:rPrChange w:id="25826" w:author="N F" w:date="2023-12-05T03:09:00Z">
              <w:rPr>
                <w:rFonts w:cs="Times New Roman"/>
              </w:rPr>
            </w:rPrChange>
          </w:rPr>
          <w:delInstrText>-</w:delInstrText>
        </w:r>
        <w:r w:rsidR="00426E62" w:rsidRPr="006E6534" w:rsidDel="00532045">
          <w:rPr>
            <w:rFonts w:cs="Times New Roman"/>
            <w:color w:val="000000" w:themeColor="text1"/>
            <w:lang w:val="en-GB"/>
            <w:rPrChange w:id="25827" w:author="N F" w:date="2023-12-05T03:09:00Z">
              <w:rPr>
                <w:rFonts w:cs="Times New Roman"/>
                <w:lang w:val="en-GB"/>
              </w:rPr>
            </w:rPrChange>
          </w:rPr>
          <w:delInstrText>TKI</w:delInstrText>
        </w:r>
        <w:r w:rsidR="00426E62" w:rsidRPr="006E6534" w:rsidDel="00532045">
          <w:rPr>
            <w:rFonts w:cs="Times New Roman"/>
            <w:color w:val="000000" w:themeColor="text1"/>
            <w:rPrChange w:id="2582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29" w:author="N F" w:date="2023-12-05T03:09:00Z">
              <w:rPr>
                <w:rFonts w:cs="Times New Roman"/>
                <w:lang w:val="en-GB"/>
              </w:rPr>
            </w:rPrChange>
          </w:rPr>
          <w:delInstrText>treatment</w:delInstrText>
        </w:r>
        <w:r w:rsidR="00426E62" w:rsidRPr="006E6534" w:rsidDel="00532045">
          <w:rPr>
            <w:rFonts w:cs="Times New Roman"/>
            <w:color w:val="000000" w:themeColor="text1"/>
            <w:rPrChange w:id="2583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31" w:author="N F" w:date="2023-12-05T03:09:00Z">
              <w:rPr>
                <w:rFonts w:cs="Times New Roman"/>
                <w:lang w:val="en-GB"/>
              </w:rPr>
            </w:rPrChange>
          </w:rPr>
          <w:delInstrText>other</w:delInstrText>
        </w:r>
        <w:r w:rsidR="00426E62" w:rsidRPr="006E6534" w:rsidDel="00532045">
          <w:rPr>
            <w:rFonts w:cs="Times New Roman"/>
            <w:color w:val="000000" w:themeColor="text1"/>
            <w:rPrChange w:id="2583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33" w:author="N F" w:date="2023-12-05T03:09:00Z">
              <w:rPr>
                <w:rFonts w:cs="Times New Roman"/>
                <w:lang w:val="en-GB"/>
              </w:rPr>
            </w:rPrChange>
          </w:rPr>
          <w:delInstrText>than</w:delInstrText>
        </w:r>
        <w:r w:rsidR="00426E62" w:rsidRPr="006E6534" w:rsidDel="00532045">
          <w:rPr>
            <w:rFonts w:cs="Times New Roman"/>
            <w:color w:val="000000" w:themeColor="text1"/>
            <w:rPrChange w:id="2583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35" w:author="N F" w:date="2023-12-05T03:09:00Z">
              <w:rPr>
                <w:rFonts w:cs="Times New Roman"/>
                <w:lang w:val="en-GB"/>
              </w:rPr>
            </w:rPrChange>
          </w:rPr>
          <w:delInstrText>third</w:delInstrText>
        </w:r>
        <w:r w:rsidR="00426E62" w:rsidRPr="006E6534" w:rsidDel="00532045">
          <w:rPr>
            <w:rFonts w:cs="Times New Roman"/>
            <w:color w:val="000000" w:themeColor="text1"/>
            <w:rPrChange w:id="25836" w:author="N F" w:date="2023-12-05T03:09:00Z">
              <w:rPr>
                <w:rFonts w:cs="Times New Roman"/>
              </w:rPr>
            </w:rPrChange>
          </w:rPr>
          <w:delInstrText>-</w:delInstrText>
        </w:r>
        <w:r w:rsidR="00426E62" w:rsidRPr="006E6534" w:rsidDel="00532045">
          <w:rPr>
            <w:rFonts w:cs="Times New Roman"/>
            <w:color w:val="000000" w:themeColor="text1"/>
            <w:lang w:val="en-GB"/>
            <w:rPrChange w:id="25837" w:author="N F" w:date="2023-12-05T03:09:00Z">
              <w:rPr>
                <w:rFonts w:cs="Times New Roman"/>
                <w:lang w:val="en-GB"/>
              </w:rPr>
            </w:rPrChange>
          </w:rPr>
          <w:delInstrText>generation</w:delInstrText>
        </w:r>
        <w:r w:rsidR="00426E62" w:rsidRPr="006E6534" w:rsidDel="00532045">
          <w:rPr>
            <w:rFonts w:cs="Times New Roman"/>
            <w:color w:val="000000" w:themeColor="text1"/>
            <w:rPrChange w:id="2583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39" w:author="N F" w:date="2023-12-05T03:09:00Z">
              <w:rPr>
                <w:rFonts w:cs="Times New Roman"/>
                <w:lang w:val="en-GB"/>
              </w:rPr>
            </w:rPrChange>
          </w:rPr>
          <w:delInstrText>TKI</w:delInstrText>
        </w:r>
        <w:r w:rsidR="00426E62" w:rsidRPr="006E6534" w:rsidDel="00532045">
          <w:rPr>
            <w:rFonts w:cs="Times New Roman"/>
            <w:color w:val="000000" w:themeColor="text1"/>
            <w:rPrChange w:id="2584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41" w:author="N F" w:date="2023-12-05T03:09:00Z">
              <w:rPr>
                <w:rFonts w:cs="Times New Roman"/>
                <w:lang w:val="en-GB"/>
              </w:rPr>
            </w:rPrChange>
          </w:rPr>
          <w:delInstrText>and</w:delInstrText>
        </w:r>
        <w:r w:rsidR="00426E62" w:rsidRPr="006E6534" w:rsidDel="00532045">
          <w:rPr>
            <w:rFonts w:cs="Times New Roman"/>
            <w:color w:val="000000" w:themeColor="text1"/>
            <w:rPrChange w:id="2584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43" w:author="N F" w:date="2023-12-05T03:09:00Z">
              <w:rPr>
                <w:rFonts w:cs="Times New Roman"/>
                <w:lang w:val="en-GB"/>
              </w:rPr>
            </w:rPrChange>
          </w:rPr>
          <w:delInstrText>acquired</w:delInstrText>
        </w:r>
        <w:r w:rsidR="00426E62" w:rsidRPr="006E6534" w:rsidDel="00532045">
          <w:rPr>
            <w:rFonts w:cs="Times New Roman"/>
            <w:color w:val="000000" w:themeColor="text1"/>
            <w:rPrChange w:id="2584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45" w:author="N F" w:date="2023-12-05T03:09:00Z">
              <w:rPr>
                <w:rFonts w:cs="Times New Roman"/>
                <w:lang w:val="en-GB"/>
              </w:rPr>
            </w:rPrChange>
          </w:rPr>
          <w:delInstrText>EGFR</w:delInstrText>
        </w:r>
        <w:r w:rsidR="00426E62" w:rsidRPr="006E6534" w:rsidDel="00532045">
          <w:rPr>
            <w:rFonts w:cs="Times New Roman"/>
            <w:color w:val="000000" w:themeColor="text1"/>
            <w:rPrChange w:id="2584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47" w:author="N F" w:date="2023-12-05T03:09:00Z">
              <w:rPr>
                <w:rFonts w:cs="Times New Roman"/>
                <w:lang w:val="en-GB"/>
              </w:rPr>
            </w:rPrChange>
          </w:rPr>
          <w:delInstrText>T</w:delInstrText>
        </w:r>
        <w:r w:rsidR="00426E62" w:rsidRPr="006E6534" w:rsidDel="00532045">
          <w:rPr>
            <w:rFonts w:cs="Times New Roman"/>
            <w:color w:val="000000" w:themeColor="text1"/>
            <w:rPrChange w:id="25848" w:author="N F" w:date="2023-12-05T03:09:00Z">
              <w:rPr>
                <w:rFonts w:cs="Times New Roman"/>
              </w:rPr>
            </w:rPrChange>
          </w:rPr>
          <w:delInstrText>790</w:delInstrText>
        </w:r>
        <w:r w:rsidR="00426E62" w:rsidRPr="006E6534" w:rsidDel="00532045">
          <w:rPr>
            <w:rFonts w:cs="Times New Roman"/>
            <w:color w:val="000000" w:themeColor="text1"/>
            <w:lang w:val="en-GB"/>
            <w:rPrChange w:id="25849" w:author="N F" w:date="2023-12-05T03:09:00Z">
              <w:rPr>
                <w:rFonts w:cs="Times New Roman"/>
                <w:lang w:val="en-GB"/>
              </w:rPr>
            </w:rPrChange>
          </w:rPr>
          <w:delInstrText>M</w:delInstrText>
        </w:r>
        <w:r w:rsidR="00426E62" w:rsidRPr="006E6534" w:rsidDel="00532045">
          <w:rPr>
            <w:rFonts w:cs="Times New Roman"/>
            <w:color w:val="000000" w:themeColor="text1"/>
            <w:rPrChange w:id="2585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51" w:author="N F" w:date="2023-12-05T03:09:00Z">
              <w:rPr>
                <w:rFonts w:cs="Times New Roman"/>
                <w:lang w:val="en-GB"/>
              </w:rPr>
            </w:rPrChange>
          </w:rPr>
          <w:delInstrText>mutation</w:delInstrText>
        </w:r>
        <w:r w:rsidR="00426E62" w:rsidRPr="006E6534" w:rsidDel="00532045">
          <w:rPr>
            <w:rFonts w:cs="Times New Roman"/>
            <w:color w:val="000000" w:themeColor="text1"/>
            <w:rPrChange w:id="2585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53" w:author="N F" w:date="2023-12-05T03:09:00Z">
              <w:rPr>
                <w:rFonts w:cs="Times New Roman"/>
                <w:lang w:val="en-GB"/>
              </w:rPr>
            </w:rPrChange>
          </w:rPr>
          <w:delInstrText>were</w:delInstrText>
        </w:r>
        <w:r w:rsidR="00426E62" w:rsidRPr="006E6534" w:rsidDel="00532045">
          <w:rPr>
            <w:rFonts w:cs="Times New Roman"/>
            <w:color w:val="000000" w:themeColor="text1"/>
            <w:rPrChange w:id="2585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55" w:author="N F" w:date="2023-12-05T03:09:00Z">
              <w:rPr>
                <w:rFonts w:cs="Times New Roman"/>
                <w:lang w:val="en-GB"/>
              </w:rPr>
            </w:rPrChange>
          </w:rPr>
          <w:delInstrText>enrolled</w:delInstrText>
        </w:r>
        <w:r w:rsidR="00426E62" w:rsidRPr="006E6534" w:rsidDel="00532045">
          <w:rPr>
            <w:rFonts w:cs="Times New Roman"/>
            <w:color w:val="000000" w:themeColor="text1"/>
            <w:rPrChange w:id="2585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57" w:author="N F" w:date="2023-12-05T03:09:00Z">
              <w:rPr>
                <w:rFonts w:cs="Times New Roman"/>
                <w:lang w:val="en-GB"/>
              </w:rPr>
            </w:rPrChange>
          </w:rPr>
          <w:delInstrText>This</w:delInstrText>
        </w:r>
        <w:r w:rsidR="00426E62" w:rsidRPr="006E6534" w:rsidDel="00532045">
          <w:rPr>
            <w:rFonts w:cs="Times New Roman"/>
            <w:color w:val="000000" w:themeColor="text1"/>
            <w:rPrChange w:id="2585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59" w:author="N F" w:date="2023-12-05T03:09:00Z">
              <w:rPr>
                <w:rFonts w:cs="Times New Roman"/>
                <w:lang w:val="en-GB"/>
              </w:rPr>
            </w:rPrChange>
          </w:rPr>
          <w:delInstrText>study</w:delInstrText>
        </w:r>
        <w:r w:rsidR="00426E62" w:rsidRPr="006E6534" w:rsidDel="00532045">
          <w:rPr>
            <w:rFonts w:cs="Times New Roman"/>
            <w:color w:val="000000" w:themeColor="text1"/>
            <w:rPrChange w:id="2586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61" w:author="N F" w:date="2023-12-05T03:09:00Z">
              <w:rPr>
                <w:rFonts w:cs="Times New Roman"/>
                <w:lang w:val="en-GB"/>
              </w:rPr>
            </w:rPrChange>
          </w:rPr>
          <w:delInstrText>comprises</w:delInstrText>
        </w:r>
        <w:r w:rsidR="00426E62" w:rsidRPr="006E6534" w:rsidDel="00532045">
          <w:rPr>
            <w:rFonts w:cs="Times New Roman"/>
            <w:color w:val="000000" w:themeColor="text1"/>
            <w:rPrChange w:id="2586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63" w:author="N F" w:date="2023-12-05T03:09:00Z">
              <w:rPr>
                <w:rFonts w:cs="Times New Roman"/>
                <w:lang w:val="en-GB"/>
              </w:rPr>
            </w:rPrChange>
          </w:rPr>
          <w:delInstrText>a</w:delInstrText>
        </w:r>
        <w:r w:rsidR="00426E62" w:rsidRPr="006E6534" w:rsidDel="00532045">
          <w:rPr>
            <w:rFonts w:cs="Times New Roman"/>
            <w:color w:val="000000" w:themeColor="text1"/>
            <w:rPrChange w:id="2586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65" w:author="N F" w:date="2023-12-05T03:09:00Z">
              <w:rPr>
                <w:rFonts w:cs="Times New Roman"/>
                <w:lang w:val="en-GB"/>
              </w:rPr>
            </w:rPrChange>
          </w:rPr>
          <w:delInstrText>lead</w:delInstrText>
        </w:r>
        <w:r w:rsidR="00426E62" w:rsidRPr="006E6534" w:rsidDel="00532045">
          <w:rPr>
            <w:rFonts w:cs="Times New Roman"/>
            <w:color w:val="000000" w:themeColor="text1"/>
            <w:rPrChange w:id="25866" w:author="N F" w:date="2023-12-05T03:09:00Z">
              <w:rPr>
                <w:rFonts w:cs="Times New Roman"/>
              </w:rPr>
            </w:rPrChange>
          </w:rPr>
          <w:delInstrText>-</w:delInstrText>
        </w:r>
        <w:r w:rsidR="00426E62" w:rsidRPr="006E6534" w:rsidDel="00532045">
          <w:rPr>
            <w:rFonts w:cs="Times New Roman"/>
            <w:color w:val="000000" w:themeColor="text1"/>
            <w:lang w:val="en-GB"/>
            <w:rPrChange w:id="25867" w:author="N F" w:date="2023-12-05T03:09:00Z">
              <w:rPr>
                <w:rFonts w:cs="Times New Roman"/>
                <w:lang w:val="en-GB"/>
              </w:rPr>
            </w:rPrChange>
          </w:rPr>
          <w:delInstrText>in</w:delInstrText>
        </w:r>
        <w:r w:rsidR="00426E62" w:rsidRPr="006E6534" w:rsidDel="00532045">
          <w:rPr>
            <w:rFonts w:cs="Times New Roman"/>
            <w:color w:val="000000" w:themeColor="text1"/>
            <w:rPrChange w:id="2586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69" w:author="N F" w:date="2023-12-05T03:09:00Z">
              <w:rPr>
                <w:rFonts w:cs="Times New Roman"/>
                <w:lang w:val="en-GB"/>
              </w:rPr>
            </w:rPrChange>
          </w:rPr>
          <w:delInstrText>part</w:delInstrText>
        </w:r>
        <w:r w:rsidR="00426E62" w:rsidRPr="006E6534" w:rsidDel="00532045">
          <w:rPr>
            <w:rFonts w:cs="Times New Roman"/>
            <w:color w:val="000000" w:themeColor="text1"/>
            <w:rPrChange w:id="2587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71" w:author="N F" w:date="2023-12-05T03:09:00Z">
              <w:rPr>
                <w:rFonts w:cs="Times New Roman"/>
                <w:lang w:val="en-GB"/>
              </w:rPr>
            </w:rPrChange>
          </w:rPr>
          <w:delInstrText>with</w:delInstrText>
        </w:r>
        <w:r w:rsidR="00426E62" w:rsidRPr="006E6534" w:rsidDel="00532045">
          <w:rPr>
            <w:rFonts w:cs="Times New Roman"/>
            <w:color w:val="000000" w:themeColor="text1"/>
            <w:rPrChange w:id="25872" w:author="N F" w:date="2023-12-05T03:09:00Z">
              <w:rPr>
                <w:rFonts w:cs="Times New Roman"/>
              </w:rPr>
            </w:rPrChange>
          </w:rPr>
          <w:delInstrText xml:space="preserve"> 6 </w:delInstrText>
        </w:r>
        <w:r w:rsidR="00426E62" w:rsidRPr="006E6534" w:rsidDel="00532045">
          <w:rPr>
            <w:rFonts w:cs="Times New Roman"/>
            <w:color w:val="000000" w:themeColor="text1"/>
            <w:lang w:val="en-GB"/>
            <w:rPrChange w:id="25873" w:author="N F" w:date="2023-12-05T03:09:00Z">
              <w:rPr>
                <w:rFonts w:cs="Times New Roman"/>
                <w:lang w:val="en-GB"/>
              </w:rPr>
            </w:rPrChange>
          </w:rPr>
          <w:delInstrText>patients</w:delInstrText>
        </w:r>
        <w:r w:rsidR="00426E62" w:rsidRPr="006E6534" w:rsidDel="00532045">
          <w:rPr>
            <w:rFonts w:cs="Times New Roman"/>
            <w:color w:val="000000" w:themeColor="text1"/>
            <w:rPrChange w:id="2587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75" w:author="N F" w:date="2023-12-05T03:09:00Z">
              <w:rPr>
                <w:rFonts w:cs="Times New Roman"/>
                <w:lang w:val="en-GB"/>
              </w:rPr>
            </w:rPrChange>
          </w:rPr>
          <w:delInstrText>and</w:delInstrText>
        </w:r>
        <w:r w:rsidR="00426E62" w:rsidRPr="006E6534" w:rsidDel="00532045">
          <w:rPr>
            <w:rFonts w:cs="Times New Roman"/>
            <w:color w:val="000000" w:themeColor="text1"/>
            <w:rPrChange w:id="2587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77" w:author="N F" w:date="2023-12-05T03:09:00Z">
              <w:rPr>
                <w:rFonts w:cs="Times New Roman"/>
                <w:lang w:val="en-GB"/>
              </w:rPr>
            </w:rPrChange>
          </w:rPr>
          <w:delInstrText>a</w:delInstrText>
        </w:r>
        <w:r w:rsidR="00426E62" w:rsidRPr="006E6534" w:rsidDel="00532045">
          <w:rPr>
            <w:rFonts w:cs="Times New Roman"/>
            <w:color w:val="000000" w:themeColor="text1"/>
            <w:rPrChange w:id="2587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79" w:author="N F" w:date="2023-12-05T03:09:00Z">
              <w:rPr>
                <w:rFonts w:cs="Times New Roman"/>
                <w:lang w:val="en-GB"/>
              </w:rPr>
            </w:rPrChange>
          </w:rPr>
          <w:delInstrText>subsequent</w:delInstrText>
        </w:r>
        <w:r w:rsidR="00426E62" w:rsidRPr="006E6534" w:rsidDel="00532045">
          <w:rPr>
            <w:rFonts w:cs="Times New Roman"/>
            <w:color w:val="000000" w:themeColor="text1"/>
            <w:rPrChange w:id="2588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81" w:author="N F" w:date="2023-12-05T03:09:00Z">
              <w:rPr>
                <w:rFonts w:cs="Times New Roman"/>
                <w:lang w:val="en-GB"/>
              </w:rPr>
            </w:rPrChange>
          </w:rPr>
          <w:delInstrText>phase</w:delInstrText>
        </w:r>
        <w:r w:rsidR="00426E62" w:rsidRPr="006E6534" w:rsidDel="00532045">
          <w:rPr>
            <w:rFonts w:cs="Times New Roman"/>
            <w:color w:val="000000" w:themeColor="text1"/>
            <w:rPrChange w:id="25882" w:author="N F" w:date="2023-12-05T03:09:00Z">
              <w:rPr>
                <w:rFonts w:cs="Times New Roman"/>
              </w:rPr>
            </w:rPrChange>
          </w:rPr>
          <w:delInstrText xml:space="preserve"> 2 </w:delInstrText>
        </w:r>
        <w:r w:rsidR="00426E62" w:rsidRPr="006E6534" w:rsidDel="00532045">
          <w:rPr>
            <w:rFonts w:cs="Times New Roman"/>
            <w:color w:val="000000" w:themeColor="text1"/>
            <w:lang w:val="en-GB"/>
            <w:rPrChange w:id="25883" w:author="N F" w:date="2023-12-05T03:09:00Z">
              <w:rPr>
                <w:rFonts w:cs="Times New Roman"/>
                <w:lang w:val="en-GB"/>
              </w:rPr>
            </w:rPrChange>
          </w:rPr>
          <w:delInstrText>part</w:delInstrText>
        </w:r>
        <w:r w:rsidR="00426E62" w:rsidRPr="006E6534" w:rsidDel="00532045">
          <w:rPr>
            <w:rFonts w:cs="Times New Roman"/>
            <w:color w:val="000000" w:themeColor="text1"/>
            <w:rPrChange w:id="2588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85" w:author="N F" w:date="2023-12-05T03:09:00Z">
              <w:rPr>
                <w:rFonts w:cs="Times New Roman"/>
                <w:lang w:val="en-GB"/>
              </w:rPr>
            </w:rPrChange>
          </w:rPr>
          <w:delInstrText>In</w:delInstrText>
        </w:r>
        <w:r w:rsidR="00426E62" w:rsidRPr="006E6534" w:rsidDel="00532045">
          <w:rPr>
            <w:rFonts w:cs="Times New Roman"/>
            <w:color w:val="000000" w:themeColor="text1"/>
            <w:rPrChange w:id="2588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87" w:author="N F" w:date="2023-12-05T03:09:00Z">
              <w:rPr>
                <w:rFonts w:cs="Times New Roman"/>
                <w:lang w:val="en-GB"/>
              </w:rPr>
            </w:rPrChange>
          </w:rPr>
          <w:delInstrText>phase</w:delInstrText>
        </w:r>
        <w:r w:rsidR="00426E62" w:rsidRPr="006E6534" w:rsidDel="00532045">
          <w:rPr>
            <w:rFonts w:cs="Times New Roman"/>
            <w:color w:val="000000" w:themeColor="text1"/>
            <w:rPrChange w:id="25888" w:author="N F" w:date="2023-12-05T03:09:00Z">
              <w:rPr>
                <w:rFonts w:cs="Times New Roman"/>
              </w:rPr>
            </w:rPrChange>
          </w:rPr>
          <w:delInstrText xml:space="preserve"> 2, </w:delInstrText>
        </w:r>
        <w:r w:rsidR="00426E62" w:rsidRPr="006E6534" w:rsidDel="00532045">
          <w:rPr>
            <w:rFonts w:cs="Times New Roman"/>
            <w:color w:val="000000" w:themeColor="text1"/>
            <w:lang w:val="en-GB"/>
            <w:rPrChange w:id="25889" w:author="N F" w:date="2023-12-05T03:09:00Z">
              <w:rPr>
                <w:rFonts w:cs="Times New Roman"/>
                <w:lang w:val="en-GB"/>
              </w:rPr>
            </w:rPrChange>
          </w:rPr>
          <w:delInstrText>patients</w:delInstrText>
        </w:r>
        <w:r w:rsidR="00426E62" w:rsidRPr="006E6534" w:rsidDel="00532045">
          <w:rPr>
            <w:rFonts w:cs="Times New Roman"/>
            <w:color w:val="000000" w:themeColor="text1"/>
            <w:rPrChange w:id="2589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91" w:author="N F" w:date="2023-12-05T03:09:00Z">
              <w:rPr>
                <w:rFonts w:cs="Times New Roman"/>
                <w:lang w:val="en-GB"/>
              </w:rPr>
            </w:rPrChange>
          </w:rPr>
          <w:delInstrText>were</w:delInstrText>
        </w:r>
        <w:r w:rsidR="00426E62" w:rsidRPr="006E6534" w:rsidDel="00532045">
          <w:rPr>
            <w:rFonts w:cs="Times New Roman"/>
            <w:color w:val="000000" w:themeColor="text1"/>
            <w:rPrChange w:id="2589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93" w:author="N F" w:date="2023-12-05T03:09:00Z">
              <w:rPr>
                <w:rFonts w:cs="Times New Roman"/>
                <w:lang w:val="en-GB"/>
              </w:rPr>
            </w:rPrChange>
          </w:rPr>
          <w:delInstrText>randomized</w:delInstrText>
        </w:r>
        <w:r w:rsidR="00426E62" w:rsidRPr="006E6534" w:rsidDel="00532045">
          <w:rPr>
            <w:rFonts w:cs="Times New Roman"/>
            <w:color w:val="000000" w:themeColor="text1"/>
            <w:rPrChange w:id="2589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95" w:author="N F" w:date="2023-12-05T03:09:00Z">
              <w:rPr>
                <w:rFonts w:cs="Times New Roman"/>
                <w:lang w:val="en-GB"/>
              </w:rPr>
            </w:rPrChange>
          </w:rPr>
          <w:delInstrText>to</w:delInstrText>
        </w:r>
        <w:r w:rsidR="00426E62" w:rsidRPr="006E6534" w:rsidDel="00532045">
          <w:rPr>
            <w:rFonts w:cs="Times New Roman"/>
            <w:color w:val="000000" w:themeColor="text1"/>
            <w:rPrChange w:id="2589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97" w:author="N F" w:date="2023-12-05T03:09:00Z">
              <w:rPr>
                <w:rFonts w:cs="Times New Roman"/>
                <w:lang w:val="en-GB"/>
              </w:rPr>
            </w:rPrChange>
          </w:rPr>
          <w:delInstrText>osimertinib</w:delInstrText>
        </w:r>
        <w:r w:rsidR="00426E62" w:rsidRPr="006E6534" w:rsidDel="00532045">
          <w:rPr>
            <w:rFonts w:cs="Times New Roman"/>
            <w:color w:val="000000" w:themeColor="text1"/>
            <w:rPrChange w:id="2589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899" w:author="N F" w:date="2023-12-05T03:09:00Z">
              <w:rPr>
                <w:rFonts w:cs="Times New Roman"/>
                <w:lang w:val="en-GB"/>
              </w:rPr>
            </w:rPrChange>
          </w:rPr>
          <w:delInstrText>plus</w:delInstrText>
        </w:r>
        <w:r w:rsidR="00426E62" w:rsidRPr="006E6534" w:rsidDel="00532045">
          <w:rPr>
            <w:rFonts w:cs="Times New Roman"/>
            <w:color w:val="000000" w:themeColor="text1"/>
            <w:rPrChange w:id="2590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01" w:author="N F" w:date="2023-12-05T03:09:00Z">
              <w:rPr>
                <w:rFonts w:cs="Times New Roman"/>
                <w:lang w:val="en-GB"/>
              </w:rPr>
            </w:rPrChange>
          </w:rPr>
          <w:delInstrText>bevacizumab</w:delInstrText>
        </w:r>
        <w:r w:rsidR="00426E62" w:rsidRPr="006E6534" w:rsidDel="00532045">
          <w:rPr>
            <w:rFonts w:cs="Times New Roman"/>
            <w:color w:val="000000" w:themeColor="text1"/>
            <w:rPrChange w:id="2590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03" w:author="N F" w:date="2023-12-05T03:09:00Z">
              <w:rPr>
                <w:rFonts w:cs="Times New Roman"/>
                <w:lang w:val="en-GB"/>
              </w:rPr>
            </w:rPrChange>
          </w:rPr>
          <w:delInstrText>or</w:delInstrText>
        </w:r>
        <w:r w:rsidR="00426E62" w:rsidRPr="006E6534" w:rsidDel="00532045">
          <w:rPr>
            <w:rFonts w:cs="Times New Roman"/>
            <w:color w:val="000000" w:themeColor="text1"/>
            <w:rPrChange w:id="2590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05" w:author="N F" w:date="2023-12-05T03:09:00Z">
              <w:rPr>
                <w:rFonts w:cs="Times New Roman"/>
                <w:lang w:val="en-GB"/>
              </w:rPr>
            </w:rPrChange>
          </w:rPr>
          <w:delInstrText>osimertinib</w:delInstrText>
        </w:r>
        <w:r w:rsidR="00426E62" w:rsidRPr="006E6534" w:rsidDel="00532045">
          <w:rPr>
            <w:rFonts w:cs="Times New Roman"/>
            <w:color w:val="000000" w:themeColor="text1"/>
            <w:rPrChange w:id="2590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07" w:author="N F" w:date="2023-12-05T03:09:00Z">
              <w:rPr>
                <w:rFonts w:cs="Times New Roman"/>
                <w:lang w:val="en-GB"/>
              </w:rPr>
            </w:rPrChange>
          </w:rPr>
          <w:delInstrText>alone</w:delInstrText>
        </w:r>
        <w:r w:rsidR="00426E62" w:rsidRPr="006E6534" w:rsidDel="00532045">
          <w:rPr>
            <w:rFonts w:cs="Times New Roman"/>
            <w:color w:val="000000" w:themeColor="text1"/>
            <w:rPrChange w:id="2590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09" w:author="N F" w:date="2023-12-05T03:09:00Z">
              <w:rPr>
                <w:rFonts w:cs="Times New Roman"/>
                <w:lang w:val="en-GB"/>
              </w:rPr>
            </w:rPrChange>
          </w:rPr>
          <w:delInstrText>in</w:delInstrText>
        </w:r>
        <w:r w:rsidR="00426E62" w:rsidRPr="006E6534" w:rsidDel="00532045">
          <w:rPr>
            <w:rFonts w:cs="Times New Roman"/>
            <w:color w:val="000000" w:themeColor="text1"/>
            <w:rPrChange w:id="2591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11" w:author="N F" w:date="2023-12-05T03:09:00Z">
              <w:rPr>
                <w:rFonts w:cs="Times New Roman"/>
                <w:lang w:val="en-GB"/>
              </w:rPr>
            </w:rPrChange>
          </w:rPr>
          <w:delInstrText>a</w:delInstrText>
        </w:r>
        <w:r w:rsidR="00426E62" w:rsidRPr="006E6534" w:rsidDel="00532045">
          <w:rPr>
            <w:rFonts w:cs="Times New Roman"/>
            <w:color w:val="000000" w:themeColor="text1"/>
            <w:rPrChange w:id="25912" w:author="N F" w:date="2023-12-05T03:09:00Z">
              <w:rPr>
                <w:rFonts w:cs="Times New Roman"/>
              </w:rPr>
            </w:rPrChange>
          </w:rPr>
          <w:delInstrText xml:space="preserve"> 1:1 </w:delInstrText>
        </w:r>
        <w:r w:rsidR="00426E62" w:rsidRPr="006E6534" w:rsidDel="00532045">
          <w:rPr>
            <w:rFonts w:cs="Times New Roman"/>
            <w:color w:val="000000" w:themeColor="text1"/>
            <w:lang w:val="en-GB"/>
            <w:rPrChange w:id="25913" w:author="N F" w:date="2023-12-05T03:09:00Z">
              <w:rPr>
                <w:rFonts w:cs="Times New Roman"/>
                <w:lang w:val="en-GB"/>
              </w:rPr>
            </w:rPrChange>
          </w:rPr>
          <w:delInstrText>ratio</w:delInstrText>
        </w:r>
        <w:r w:rsidR="00426E62" w:rsidRPr="006E6534" w:rsidDel="00532045">
          <w:rPr>
            <w:rFonts w:cs="Times New Roman"/>
            <w:color w:val="000000" w:themeColor="text1"/>
            <w:rPrChange w:id="25914" w:author="N F" w:date="2023-12-05T03:09:00Z">
              <w:rPr>
                <w:rFonts w:cs="Times New Roman"/>
              </w:rPr>
            </w:rPrChange>
          </w:rPr>
          <w:delInstrText>.</w:delInstrText>
        </w:r>
        <w:r w:rsidR="00426E62" w:rsidRPr="006E6534" w:rsidDel="00532045">
          <w:rPr>
            <w:rFonts w:cs="Times New Roman"/>
            <w:color w:val="000000" w:themeColor="text1"/>
            <w:lang w:val="en-GB"/>
            <w:rPrChange w:id="25915" w:author="N F" w:date="2023-12-05T03:09:00Z">
              <w:rPr>
                <w:rFonts w:cs="Times New Roman"/>
                <w:lang w:val="en-GB"/>
              </w:rPr>
            </w:rPrChange>
          </w:rPr>
          <w:delInstrText>The</w:delInstrText>
        </w:r>
        <w:r w:rsidR="00426E62" w:rsidRPr="006E6534" w:rsidDel="00532045">
          <w:rPr>
            <w:rFonts w:cs="Times New Roman"/>
            <w:color w:val="000000" w:themeColor="text1"/>
            <w:rPrChange w:id="2591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17" w:author="N F" w:date="2023-12-05T03:09:00Z">
              <w:rPr>
                <w:rFonts w:cs="Times New Roman"/>
                <w:lang w:val="en-GB"/>
              </w:rPr>
            </w:rPrChange>
          </w:rPr>
          <w:delInstrText>combination</w:delInstrText>
        </w:r>
        <w:r w:rsidR="00426E62" w:rsidRPr="006E6534" w:rsidDel="00532045">
          <w:rPr>
            <w:rFonts w:cs="Times New Roman"/>
            <w:color w:val="000000" w:themeColor="text1"/>
            <w:rPrChange w:id="2591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19" w:author="N F" w:date="2023-12-05T03:09:00Z">
              <w:rPr>
                <w:rFonts w:cs="Times New Roman"/>
                <w:lang w:val="en-GB"/>
              </w:rPr>
            </w:rPrChange>
          </w:rPr>
          <w:delInstrText>arm</w:delInstrText>
        </w:r>
        <w:r w:rsidR="00426E62" w:rsidRPr="006E6534" w:rsidDel="00532045">
          <w:rPr>
            <w:rFonts w:cs="Times New Roman"/>
            <w:color w:val="000000" w:themeColor="text1"/>
            <w:rPrChange w:id="2592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21" w:author="N F" w:date="2023-12-05T03:09:00Z">
              <w:rPr>
                <w:rFonts w:cs="Times New Roman"/>
                <w:lang w:val="en-GB"/>
              </w:rPr>
            </w:rPrChange>
          </w:rPr>
          <w:delInstrText>received</w:delInstrText>
        </w:r>
        <w:r w:rsidR="00426E62" w:rsidRPr="006E6534" w:rsidDel="00532045">
          <w:rPr>
            <w:rFonts w:cs="Times New Roman"/>
            <w:color w:val="000000" w:themeColor="text1"/>
            <w:rPrChange w:id="2592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23" w:author="N F" w:date="2023-12-05T03:09:00Z">
              <w:rPr>
                <w:rFonts w:cs="Times New Roman"/>
                <w:lang w:val="en-GB"/>
              </w:rPr>
            </w:rPrChange>
          </w:rPr>
          <w:delInstrText>oral</w:delInstrText>
        </w:r>
        <w:r w:rsidR="00426E62" w:rsidRPr="006E6534" w:rsidDel="00532045">
          <w:rPr>
            <w:rFonts w:cs="Times New Roman"/>
            <w:color w:val="000000" w:themeColor="text1"/>
            <w:rPrChange w:id="2592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25" w:author="N F" w:date="2023-12-05T03:09:00Z">
              <w:rPr>
                <w:rFonts w:cs="Times New Roman"/>
                <w:lang w:val="en-GB"/>
              </w:rPr>
            </w:rPrChange>
          </w:rPr>
          <w:delInstrText>osimertinib</w:delInstrText>
        </w:r>
        <w:r w:rsidR="00426E62" w:rsidRPr="006E6534" w:rsidDel="00532045">
          <w:rPr>
            <w:rFonts w:cs="Times New Roman"/>
            <w:color w:val="000000" w:themeColor="text1"/>
            <w:rPrChange w:id="25926" w:author="N F" w:date="2023-12-05T03:09:00Z">
              <w:rPr>
                <w:rFonts w:cs="Times New Roman"/>
              </w:rPr>
            </w:rPrChange>
          </w:rPr>
          <w:delInstrText xml:space="preserve"> (80 </w:delInstrText>
        </w:r>
        <w:r w:rsidR="00426E62" w:rsidRPr="006E6534" w:rsidDel="00532045">
          <w:rPr>
            <w:rFonts w:cs="Times New Roman"/>
            <w:color w:val="000000" w:themeColor="text1"/>
            <w:lang w:val="en-GB"/>
            <w:rPrChange w:id="25927" w:author="N F" w:date="2023-12-05T03:09:00Z">
              <w:rPr>
                <w:rFonts w:cs="Times New Roman"/>
                <w:lang w:val="en-GB"/>
              </w:rPr>
            </w:rPrChange>
          </w:rPr>
          <w:delInstrText>mg</w:delInstrText>
        </w:r>
        <w:r w:rsidR="00426E62" w:rsidRPr="006E6534" w:rsidDel="00532045">
          <w:rPr>
            <w:rFonts w:cs="Times New Roman"/>
            <w:color w:val="000000" w:themeColor="text1"/>
            <w:rPrChange w:id="2592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29" w:author="N F" w:date="2023-12-05T03:09:00Z">
              <w:rPr>
                <w:rFonts w:cs="Times New Roman"/>
                <w:lang w:val="en-GB"/>
              </w:rPr>
            </w:rPrChange>
          </w:rPr>
          <w:delInstrText>every</w:delInstrText>
        </w:r>
        <w:r w:rsidR="00426E62" w:rsidRPr="006E6534" w:rsidDel="00532045">
          <w:rPr>
            <w:rFonts w:cs="Times New Roman"/>
            <w:color w:val="000000" w:themeColor="text1"/>
            <w:rPrChange w:id="2593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31" w:author="N F" w:date="2023-12-05T03:09:00Z">
              <w:rPr>
                <w:rFonts w:cs="Times New Roman"/>
                <w:lang w:val="en-GB"/>
              </w:rPr>
            </w:rPrChange>
          </w:rPr>
          <w:delInstrText>day</w:delInstrText>
        </w:r>
        <w:r w:rsidR="00426E62" w:rsidRPr="006E6534" w:rsidDel="00532045">
          <w:rPr>
            <w:rFonts w:cs="Times New Roman"/>
            <w:color w:val="000000" w:themeColor="text1"/>
            <w:rPrChange w:id="2593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33" w:author="N F" w:date="2023-12-05T03:09:00Z">
              <w:rPr>
                <w:rFonts w:cs="Times New Roman"/>
                <w:lang w:val="en-GB"/>
              </w:rPr>
            </w:rPrChange>
          </w:rPr>
          <w:delInstrText>plus</w:delInstrText>
        </w:r>
        <w:r w:rsidR="00426E62" w:rsidRPr="006E6534" w:rsidDel="00532045">
          <w:rPr>
            <w:rFonts w:cs="Times New Roman"/>
            <w:color w:val="000000" w:themeColor="text1"/>
            <w:rPrChange w:id="2593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35" w:author="N F" w:date="2023-12-05T03:09:00Z">
              <w:rPr>
                <w:rFonts w:cs="Times New Roman"/>
                <w:lang w:val="en-GB"/>
              </w:rPr>
            </w:rPrChange>
          </w:rPr>
          <w:delInstrText>intravenous</w:delInstrText>
        </w:r>
        <w:r w:rsidR="00426E62" w:rsidRPr="006E6534" w:rsidDel="00532045">
          <w:rPr>
            <w:rFonts w:cs="Times New Roman"/>
            <w:color w:val="000000" w:themeColor="text1"/>
            <w:rPrChange w:id="2593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37" w:author="N F" w:date="2023-12-05T03:09:00Z">
              <w:rPr>
                <w:rFonts w:cs="Times New Roman"/>
                <w:lang w:val="en-GB"/>
              </w:rPr>
            </w:rPrChange>
          </w:rPr>
          <w:delInstrText>bevacizumab</w:delInstrText>
        </w:r>
        <w:r w:rsidR="00426E62" w:rsidRPr="006E6534" w:rsidDel="00532045">
          <w:rPr>
            <w:rFonts w:cs="Times New Roman"/>
            <w:color w:val="000000" w:themeColor="text1"/>
            <w:rPrChange w:id="25938" w:author="N F" w:date="2023-12-05T03:09:00Z">
              <w:rPr>
                <w:rFonts w:cs="Times New Roman"/>
              </w:rPr>
            </w:rPrChange>
          </w:rPr>
          <w:delInstrText xml:space="preserve"> (15 </w:delInstrText>
        </w:r>
        <w:r w:rsidR="00426E62" w:rsidRPr="006E6534" w:rsidDel="00532045">
          <w:rPr>
            <w:rFonts w:cs="Times New Roman"/>
            <w:color w:val="000000" w:themeColor="text1"/>
            <w:lang w:val="en-GB"/>
            <w:rPrChange w:id="25939" w:author="N F" w:date="2023-12-05T03:09:00Z">
              <w:rPr>
                <w:rFonts w:cs="Times New Roman"/>
                <w:lang w:val="en-GB"/>
              </w:rPr>
            </w:rPrChange>
          </w:rPr>
          <w:delInstrText>mg</w:delInstrText>
        </w:r>
        <w:r w:rsidR="00426E62" w:rsidRPr="006E6534" w:rsidDel="00532045">
          <w:rPr>
            <w:rFonts w:cs="Times New Roman"/>
            <w:color w:val="000000" w:themeColor="text1"/>
            <w:rPrChange w:id="25940" w:author="N F" w:date="2023-12-05T03:09:00Z">
              <w:rPr>
                <w:rFonts w:cs="Times New Roman"/>
              </w:rPr>
            </w:rPrChange>
          </w:rPr>
          <w:delInstrText>/</w:delInstrText>
        </w:r>
        <w:r w:rsidR="00426E62" w:rsidRPr="006E6534" w:rsidDel="00532045">
          <w:rPr>
            <w:rFonts w:cs="Times New Roman"/>
            <w:color w:val="000000" w:themeColor="text1"/>
            <w:lang w:val="en-GB"/>
            <w:rPrChange w:id="25941" w:author="N F" w:date="2023-12-05T03:09:00Z">
              <w:rPr>
                <w:rFonts w:cs="Times New Roman"/>
                <w:lang w:val="en-GB"/>
              </w:rPr>
            </w:rPrChange>
          </w:rPr>
          <w:delInstrText>kg</w:delInstrText>
        </w:r>
        <w:r w:rsidR="00426E62" w:rsidRPr="006E6534" w:rsidDel="00532045">
          <w:rPr>
            <w:rFonts w:cs="Times New Roman"/>
            <w:color w:val="000000" w:themeColor="text1"/>
            <w:rPrChange w:id="2594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43" w:author="N F" w:date="2023-12-05T03:09:00Z">
              <w:rPr>
                <w:rFonts w:cs="Times New Roman"/>
                <w:lang w:val="en-GB"/>
              </w:rPr>
            </w:rPrChange>
          </w:rPr>
          <w:delInstrText>every</w:delInstrText>
        </w:r>
        <w:r w:rsidR="00426E62" w:rsidRPr="006E6534" w:rsidDel="00532045">
          <w:rPr>
            <w:rFonts w:cs="Times New Roman"/>
            <w:color w:val="000000" w:themeColor="text1"/>
            <w:rPrChange w:id="25944" w:author="N F" w:date="2023-12-05T03:09:00Z">
              <w:rPr>
                <w:rFonts w:cs="Times New Roman"/>
              </w:rPr>
            </w:rPrChange>
          </w:rPr>
          <w:delInstrText xml:space="preserve"> 3 </w:delInstrText>
        </w:r>
        <w:r w:rsidR="00426E62" w:rsidRPr="006E6534" w:rsidDel="00532045">
          <w:rPr>
            <w:rFonts w:cs="Times New Roman"/>
            <w:color w:val="000000" w:themeColor="text1"/>
            <w:lang w:val="en-GB"/>
            <w:rPrChange w:id="25945" w:author="N F" w:date="2023-12-05T03:09:00Z">
              <w:rPr>
                <w:rFonts w:cs="Times New Roman"/>
                <w:lang w:val="en-GB"/>
              </w:rPr>
            </w:rPrChange>
          </w:rPr>
          <w:delInstrText>weeks</w:delInstrText>
        </w:r>
        <w:r w:rsidR="00426E62" w:rsidRPr="006E6534" w:rsidDel="00532045">
          <w:rPr>
            <w:rFonts w:cs="Times New Roman"/>
            <w:color w:val="000000" w:themeColor="text1"/>
            <w:rPrChange w:id="2594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47" w:author="N F" w:date="2023-12-05T03:09:00Z">
              <w:rPr>
                <w:rFonts w:cs="Times New Roman"/>
                <w:lang w:val="en-GB"/>
              </w:rPr>
            </w:rPrChange>
          </w:rPr>
          <w:delInstrText>until</w:delInstrText>
        </w:r>
        <w:r w:rsidR="00426E62" w:rsidRPr="006E6534" w:rsidDel="00532045">
          <w:rPr>
            <w:rFonts w:cs="Times New Roman"/>
            <w:color w:val="000000" w:themeColor="text1"/>
            <w:rPrChange w:id="2594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49" w:author="N F" w:date="2023-12-05T03:09:00Z">
              <w:rPr>
                <w:rFonts w:cs="Times New Roman"/>
                <w:lang w:val="en-GB"/>
              </w:rPr>
            </w:rPrChange>
          </w:rPr>
          <w:delInstrText>progression</w:delInstrText>
        </w:r>
        <w:r w:rsidR="00426E62" w:rsidRPr="006E6534" w:rsidDel="00532045">
          <w:rPr>
            <w:rFonts w:cs="Times New Roman"/>
            <w:color w:val="000000" w:themeColor="text1"/>
            <w:rPrChange w:id="2595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51" w:author="N F" w:date="2023-12-05T03:09:00Z">
              <w:rPr>
                <w:rFonts w:cs="Times New Roman"/>
                <w:lang w:val="en-GB"/>
              </w:rPr>
            </w:rPrChange>
          </w:rPr>
          <w:delInstrText>or</w:delInstrText>
        </w:r>
        <w:r w:rsidR="00426E62" w:rsidRPr="006E6534" w:rsidDel="00532045">
          <w:rPr>
            <w:rFonts w:cs="Times New Roman"/>
            <w:color w:val="000000" w:themeColor="text1"/>
            <w:rPrChange w:id="2595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53" w:author="N F" w:date="2023-12-05T03:09:00Z">
              <w:rPr>
                <w:rFonts w:cs="Times New Roman"/>
                <w:lang w:val="en-GB"/>
              </w:rPr>
            </w:rPrChange>
          </w:rPr>
          <w:delInstrText>unacceptable</w:delInstrText>
        </w:r>
        <w:r w:rsidR="00426E62" w:rsidRPr="006E6534" w:rsidDel="00532045">
          <w:rPr>
            <w:rFonts w:cs="Times New Roman"/>
            <w:color w:val="000000" w:themeColor="text1"/>
            <w:rPrChange w:id="2595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55" w:author="N F" w:date="2023-12-05T03:09:00Z">
              <w:rPr>
                <w:rFonts w:cs="Times New Roman"/>
                <w:lang w:val="en-GB"/>
              </w:rPr>
            </w:rPrChange>
          </w:rPr>
          <w:delInstrText>toxic</w:delInstrText>
        </w:r>
        <w:r w:rsidR="00426E62" w:rsidRPr="006E6534" w:rsidDel="00532045">
          <w:rPr>
            <w:rFonts w:cs="Times New Roman"/>
            <w:color w:val="000000" w:themeColor="text1"/>
            <w:rPrChange w:id="2595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57" w:author="N F" w:date="2023-12-05T03:09:00Z">
              <w:rPr>
                <w:rFonts w:cs="Times New Roman"/>
                <w:lang w:val="en-GB"/>
              </w:rPr>
            </w:rPrChange>
          </w:rPr>
          <w:delInstrText>effects</w:delInstrText>
        </w:r>
        <w:r w:rsidR="00426E62" w:rsidRPr="006E6534" w:rsidDel="00532045">
          <w:rPr>
            <w:rFonts w:cs="Times New Roman"/>
            <w:color w:val="000000" w:themeColor="text1"/>
            <w:rPrChange w:id="2595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59" w:author="N F" w:date="2023-12-05T03:09:00Z">
              <w:rPr>
                <w:rFonts w:cs="Times New Roman"/>
                <w:lang w:val="en-GB"/>
              </w:rPr>
            </w:rPrChange>
          </w:rPr>
          <w:delInstrText>The</w:delInstrText>
        </w:r>
        <w:r w:rsidR="00426E62" w:rsidRPr="006E6534" w:rsidDel="00532045">
          <w:rPr>
            <w:rFonts w:cs="Times New Roman"/>
            <w:color w:val="000000" w:themeColor="text1"/>
            <w:rPrChange w:id="2596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61" w:author="N F" w:date="2023-12-05T03:09:00Z">
              <w:rPr>
                <w:rFonts w:cs="Times New Roman"/>
                <w:lang w:val="en-GB"/>
              </w:rPr>
            </w:rPrChange>
          </w:rPr>
          <w:delInstrText>control</w:delInstrText>
        </w:r>
        <w:r w:rsidR="00426E62" w:rsidRPr="006E6534" w:rsidDel="00532045">
          <w:rPr>
            <w:rFonts w:cs="Times New Roman"/>
            <w:color w:val="000000" w:themeColor="text1"/>
            <w:rPrChange w:id="2596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63" w:author="N F" w:date="2023-12-05T03:09:00Z">
              <w:rPr>
                <w:rFonts w:cs="Times New Roman"/>
                <w:lang w:val="en-GB"/>
              </w:rPr>
            </w:rPrChange>
          </w:rPr>
          <w:delInstrText>arm</w:delInstrText>
        </w:r>
        <w:r w:rsidR="00426E62" w:rsidRPr="006E6534" w:rsidDel="00532045">
          <w:rPr>
            <w:rFonts w:cs="Times New Roman"/>
            <w:color w:val="000000" w:themeColor="text1"/>
            <w:rPrChange w:id="2596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65" w:author="N F" w:date="2023-12-05T03:09:00Z">
              <w:rPr>
                <w:rFonts w:cs="Times New Roman"/>
                <w:lang w:val="en-GB"/>
              </w:rPr>
            </w:rPrChange>
          </w:rPr>
          <w:delInstrText>received</w:delInstrText>
        </w:r>
        <w:r w:rsidR="00426E62" w:rsidRPr="006E6534" w:rsidDel="00532045">
          <w:rPr>
            <w:rFonts w:cs="Times New Roman"/>
            <w:color w:val="000000" w:themeColor="text1"/>
            <w:rPrChange w:id="2596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67" w:author="N F" w:date="2023-12-05T03:09:00Z">
              <w:rPr>
                <w:rFonts w:cs="Times New Roman"/>
                <w:lang w:val="en-GB"/>
              </w:rPr>
            </w:rPrChange>
          </w:rPr>
          <w:delInstrText>osimertinib</w:delInstrText>
        </w:r>
        <w:r w:rsidR="00426E62" w:rsidRPr="006E6534" w:rsidDel="00532045">
          <w:rPr>
            <w:rFonts w:cs="Times New Roman"/>
            <w:color w:val="000000" w:themeColor="text1"/>
            <w:rPrChange w:id="2596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69" w:author="N F" w:date="2023-12-05T03:09:00Z">
              <w:rPr>
                <w:rFonts w:cs="Times New Roman"/>
                <w:lang w:val="en-GB"/>
              </w:rPr>
            </w:rPrChange>
          </w:rPr>
          <w:delInstrText>monotherapy</w:delInstrText>
        </w:r>
        <w:r w:rsidR="00426E62" w:rsidRPr="006E6534" w:rsidDel="00532045">
          <w:rPr>
            <w:rFonts w:cs="Times New Roman"/>
            <w:color w:val="000000" w:themeColor="text1"/>
            <w:rPrChange w:id="25970" w:author="N F" w:date="2023-12-05T03:09:00Z">
              <w:rPr>
                <w:rFonts w:cs="Times New Roman"/>
              </w:rPr>
            </w:rPrChange>
          </w:rPr>
          <w:delInstrText>.</w:delInstrText>
        </w:r>
        <w:r w:rsidR="00426E62" w:rsidRPr="006E6534" w:rsidDel="00532045">
          <w:rPr>
            <w:rFonts w:cs="Times New Roman"/>
            <w:color w:val="000000" w:themeColor="text1"/>
            <w:lang w:val="en-GB"/>
            <w:rPrChange w:id="25971" w:author="N F" w:date="2023-12-05T03:09:00Z">
              <w:rPr>
                <w:rFonts w:cs="Times New Roman"/>
                <w:lang w:val="en-GB"/>
              </w:rPr>
            </w:rPrChange>
          </w:rPr>
          <w:delInstrText>The</w:delInstrText>
        </w:r>
        <w:r w:rsidR="00426E62" w:rsidRPr="006E6534" w:rsidDel="00532045">
          <w:rPr>
            <w:rFonts w:cs="Times New Roman"/>
            <w:color w:val="000000" w:themeColor="text1"/>
            <w:rPrChange w:id="2597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73" w:author="N F" w:date="2023-12-05T03:09:00Z">
              <w:rPr>
                <w:rFonts w:cs="Times New Roman"/>
                <w:lang w:val="en-GB"/>
              </w:rPr>
            </w:rPrChange>
          </w:rPr>
          <w:delInstrText>primary</w:delInstrText>
        </w:r>
        <w:r w:rsidR="00426E62" w:rsidRPr="006E6534" w:rsidDel="00532045">
          <w:rPr>
            <w:rFonts w:cs="Times New Roman"/>
            <w:color w:val="000000" w:themeColor="text1"/>
            <w:rPrChange w:id="2597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75" w:author="N F" w:date="2023-12-05T03:09:00Z">
              <w:rPr>
                <w:rFonts w:cs="Times New Roman"/>
                <w:lang w:val="en-GB"/>
              </w:rPr>
            </w:rPrChange>
          </w:rPr>
          <w:delInstrText>end</w:delInstrText>
        </w:r>
        <w:r w:rsidR="00426E62" w:rsidRPr="006E6534" w:rsidDel="00532045">
          <w:rPr>
            <w:rFonts w:cs="Times New Roman"/>
            <w:color w:val="000000" w:themeColor="text1"/>
            <w:rPrChange w:id="2597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77" w:author="N F" w:date="2023-12-05T03:09:00Z">
              <w:rPr>
                <w:rFonts w:cs="Times New Roman"/>
                <w:lang w:val="en-GB"/>
              </w:rPr>
            </w:rPrChange>
          </w:rPr>
          <w:delInstrText>point</w:delInstrText>
        </w:r>
        <w:r w:rsidR="00426E62" w:rsidRPr="006E6534" w:rsidDel="00532045">
          <w:rPr>
            <w:rFonts w:cs="Times New Roman"/>
            <w:color w:val="000000" w:themeColor="text1"/>
            <w:rPrChange w:id="2597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79" w:author="N F" w:date="2023-12-05T03:09:00Z">
              <w:rPr>
                <w:rFonts w:cs="Times New Roman"/>
                <w:lang w:val="en-GB"/>
              </w:rPr>
            </w:rPrChange>
          </w:rPr>
          <w:delInstrText>was</w:delInstrText>
        </w:r>
        <w:r w:rsidR="00426E62" w:rsidRPr="006E6534" w:rsidDel="00532045">
          <w:rPr>
            <w:rFonts w:cs="Times New Roman"/>
            <w:color w:val="000000" w:themeColor="text1"/>
            <w:rPrChange w:id="2598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81" w:author="N F" w:date="2023-12-05T03:09:00Z">
              <w:rPr>
                <w:rFonts w:cs="Times New Roman"/>
                <w:lang w:val="en-GB"/>
              </w:rPr>
            </w:rPrChange>
          </w:rPr>
          <w:delInstrText>progression</w:delInstrText>
        </w:r>
        <w:r w:rsidR="00426E62" w:rsidRPr="006E6534" w:rsidDel="00532045">
          <w:rPr>
            <w:rFonts w:cs="Times New Roman"/>
            <w:color w:val="000000" w:themeColor="text1"/>
            <w:rPrChange w:id="25982" w:author="N F" w:date="2023-12-05T03:09:00Z">
              <w:rPr>
                <w:rFonts w:cs="Times New Roman"/>
              </w:rPr>
            </w:rPrChange>
          </w:rPr>
          <w:delInstrText>-</w:delInstrText>
        </w:r>
        <w:r w:rsidR="00426E62" w:rsidRPr="006E6534" w:rsidDel="00532045">
          <w:rPr>
            <w:rFonts w:cs="Times New Roman"/>
            <w:color w:val="000000" w:themeColor="text1"/>
            <w:lang w:val="en-GB"/>
            <w:rPrChange w:id="25983" w:author="N F" w:date="2023-12-05T03:09:00Z">
              <w:rPr>
                <w:rFonts w:cs="Times New Roman"/>
                <w:lang w:val="en-GB"/>
              </w:rPr>
            </w:rPrChange>
          </w:rPr>
          <w:delInstrText>free</w:delInstrText>
        </w:r>
        <w:r w:rsidR="00426E62" w:rsidRPr="006E6534" w:rsidDel="00532045">
          <w:rPr>
            <w:rFonts w:cs="Times New Roman"/>
            <w:color w:val="000000" w:themeColor="text1"/>
            <w:rPrChange w:id="2598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85" w:author="N F" w:date="2023-12-05T03:09:00Z">
              <w:rPr>
                <w:rFonts w:cs="Times New Roman"/>
                <w:lang w:val="en-GB"/>
              </w:rPr>
            </w:rPrChange>
          </w:rPr>
          <w:delInstrText>survival</w:delInstrText>
        </w:r>
        <w:r w:rsidR="00426E62" w:rsidRPr="006E6534" w:rsidDel="00532045">
          <w:rPr>
            <w:rFonts w:cs="Times New Roman"/>
            <w:color w:val="000000" w:themeColor="text1"/>
            <w:rPrChange w:id="2598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87" w:author="N F" w:date="2023-12-05T03:09:00Z">
              <w:rPr>
                <w:rFonts w:cs="Times New Roman"/>
                <w:lang w:val="en-GB"/>
              </w:rPr>
            </w:rPrChange>
          </w:rPr>
          <w:delInstrText>PFS</w:delInstrText>
        </w:r>
        <w:r w:rsidR="00426E62" w:rsidRPr="006E6534" w:rsidDel="00532045">
          <w:rPr>
            <w:rFonts w:cs="Times New Roman"/>
            <w:color w:val="000000" w:themeColor="text1"/>
            <w:rPrChange w:id="2598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89" w:author="N F" w:date="2023-12-05T03:09:00Z">
              <w:rPr>
                <w:rFonts w:cs="Times New Roman"/>
                <w:lang w:val="en-GB"/>
              </w:rPr>
            </w:rPrChange>
          </w:rPr>
          <w:delInstrText>assessed</w:delInstrText>
        </w:r>
        <w:r w:rsidR="00426E62" w:rsidRPr="006E6534" w:rsidDel="00532045">
          <w:rPr>
            <w:rFonts w:cs="Times New Roman"/>
            <w:color w:val="000000" w:themeColor="text1"/>
            <w:rPrChange w:id="2599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91" w:author="N F" w:date="2023-12-05T03:09:00Z">
              <w:rPr>
                <w:rFonts w:cs="Times New Roman"/>
                <w:lang w:val="en-GB"/>
              </w:rPr>
            </w:rPrChange>
          </w:rPr>
          <w:delInstrText>by</w:delInstrText>
        </w:r>
        <w:r w:rsidR="00426E62" w:rsidRPr="006E6534" w:rsidDel="00532045">
          <w:rPr>
            <w:rFonts w:cs="Times New Roman"/>
            <w:color w:val="000000" w:themeColor="text1"/>
            <w:rPrChange w:id="2599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93" w:author="N F" w:date="2023-12-05T03:09:00Z">
              <w:rPr>
                <w:rFonts w:cs="Times New Roman"/>
                <w:lang w:val="en-GB"/>
              </w:rPr>
            </w:rPrChange>
          </w:rPr>
          <w:delInstrText>investigators</w:delInstrText>
        </w:r>
        <w:r w:rsidR="00426E62" w:rsidRPr="006E6534" w:rsidDel="00532045">
          <w:rPr>
            <w:rFonts w:cs="Times New Roman"/>
            <w:color w:val="000000" w:themeColor="text1"/>
            <w:rPrChange w:id="2599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95" w:author="N F" w:date="2023-12-05T03:09:00Z">
              <w:rPr>
                <w:rFonts w:cs="Times New Roman"/>
                <w:lang w:val="en-GB"/>
              </w:rPr>
            </w:rPrChange>
          </w:rPr>
          <w:delInstrText>Secondary</w:delInstrText>
        </w:r>
        <w:r w:rsidR="00426E62" w:rsidRPr="006E6534" w:rsidDel="00532045">
          <w:rPr>
            <w:rFonts w:cs="Times New Roman"/>
            <w:color w:val="000000" w:themeColor="text1"/>
            <w:rPrChange w:id="2599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97" w:author="N F" w:date="2023-12-05T03:09:00Z">
              <w:rPr>
                <w:rFonts w:cs="Times New Roman"/>
                <w:lang w:val="en-GB"/>
              </w:rPr>
            </w:rPrChange>
          </w:rPr>
          <w:delInstrText>end</w:delInstrText>
        </w:r>
        <w:r w:rsidR="00426E62" w:rsidRPr="006E6534" w:rsidDel="00532045">
          <w:rPr>
            <w:rFonts w:cs="Times New Roman"/>
            <w:color w:val="000000" w:themeColor="text1"/>
            <w:rPrChange w:id="2599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5999" w:author="N F" w:date="2023-12-05T03:09:00Z">
              <w:rPr>
                <w:rFonts w:cs="Times New Roman"/>
                <w:lang w:val="en-GB"/>
              </w:rPr>
            </w:rPrChange>
          </w:rPr>
          <w:delInstrText>points</w:delInstrText>
        </w:r>
        <w:r w:rsidR="00426E62" w:rsidRPr="006E6534" w:rsidDel="00532045">
          <w:rPr>
            <w:rFonts w:cs="Times New Roman"/>
            <w:color w:val="000000" w:themeColor="text1"/>
            <w:rPrChange w:id="2600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01" w:author="N F" w:date="2023-12-05T03:09:00Z">
              <w:rPr>
                <w:rFonts w:cs="Times New Roman"/>
                <w:lang w:val="en-GB"/>
              </w:rPr>
            </w:rPrChange>
          </w:rPr>
          <w:delInstrText>consisted</w:delInstrText>
        </w:r>
        <w:r w:rsidR="00426E62" w:rsidRPr="006E6534" w:rsidDel="00532045">
          <w:rPr>
            <w:rFonts w:cs="Times New Roman"/>
            <w:color w:val="000000" w:themeColor="text1"/>
            <w:rPrChange w:id="2600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03" w:author="N F" w:date="2023-12-05T03:09:00Z">
              <w:rPr>
                <w:rFonts w:cs="Times New Roman"/>
                <w:lang w:val="en-GB"/>
              </w:rPr>
            </w:rPrChange>
          </w:rPr>
          <w:delInstrText>of</w:delInstrText>
        </w:r>
        <w:r w:rsidR="00426E62" w:rsidRPr="006E6534" w:rsidDel="00532045">
          <w:rPr>
            <w:rFonts w:cs="Times New Roman"/>
            <w:color w:val="000000" w:themeColor="text1"/>
            <w:rPrChange w:id="2600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05" w:author="N F" w:date="2023-12-05T03:09:00Z">
              <w:rPr>
                <w:rFonts w:cs="Times New Roman"/>
                <w:lang w:val="en-GB"/>
              </w:rPr>
            </w:rPrChange>
          </w:rPr>
          <w:delInstrText>overall</w:delInstrText>
        </w:r>
        <w:r w:rsidR="00426E62" w:rsidRPr="006E6534" w:rsidDel="00532045">
          <w:rPr>
            <w:rFonts w:cs="Times New Roman"/>
            <w:color w:val="000000" w:themeColor="text1"/>
            <w:rPrChange w:id="2600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07" w:author="N F" w:date="2023-12-05T03:09:00Z">
              <w:rPr>
                <w:rFonts w:cs="Times New Roman"/>
                <w:lang w:val="en-GB"/>
              </w:rPr>
            </w:rPrChange>
          </w:rPr>
          <w:delInstrText>response</w:delInstrText>
        </w:r>
        <w:r w:rsidR="00426E62" w:rsidRPr="006E6534" w:rsidDel="00532045">
          <w:rPr>
            <w:rFonts w:cs="Times New Roman"/>
            <w:color w:val="000000" w:themeColor="text1"/>
            <w:rPrChange w:id="2600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09" w:author="N F" w:date="2023-12-05T03:09:00Z">
              <w:rPr>
                <w:rFonts w:cs="Times New Roman"/>
                <w:lang w:val="en-GB"/>
              </w:rPr>
            </w:rPrChange>
          </w:rPr>
          <w:delInstrText>rate</w:delInstrText>
        </w:r>
        <w:r w:rsidR="00426E62" w:rsidRPr="006E6534" w:rsidDel="00532045">
          <w:rPr>
            <w:rFonts w:cs="Times New Roman"/>
            <w:color w:val="000000" w:themeColor="text1"/>
            <w:rPrChange w:id="2601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11" w:author="N F" w:date="2023-12-05T03:09:00Z">
              <w:rPr>
                <w:rFonts w:cs="Times New Roman"/>
                <w:lang w:val="en-GB"/>
              </w:rPr>
            </w:rPrChange>
          </w:rPr>
          <w:delInstrText>time</w:delInstrText>
        </w:r>
        <w:r w:rsidR="00426E62" w:rsidRPr="006E6534" w:rsidDel="00532045">
          <w:rPr>
            <w:rFonts w:cs="Times New Roman"/>
            <w:color w:val="000000" w:themeColor="text1"/>
            <w:rPrChange w:id="2601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13" w:author="N F" w:date="2023-12-05T03:09:00Z">
              <w:rPr>
                <w:rFonts w:cs="Times New Roman"/>
                <w:lang w:val="en-GB"/>
              </w:rPr>
            </w:rPrChange>
          </w:rPr>
          <w:delInstrText>to</w:delInstrText>
        </w:r>
        <w:r w:rsidR="00426E62" w:rsidRPr="006E6534" w:rsidDel="00532045">
          <w:rPr>
            <w:rFonts w:cs="Times New Roman"/>
            <w:color w:val="000000" w:themeColor="text1"/>
            <w:rPrChange w:id="2601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15" w:author="N F" w:date="2023-12-05T03:09:00Z">
              <w:rPr>
                <w:rFonts w:cs="Times New Roman"/>
                <w:lang w:val="en-GB"/>
              </w:rPr>
            </w:rPrChange>
          </w:rPr>
          <w:delInstrText>treatment</w:delInstrText>
        </w:r>
        <w:r w:rsidR="00426E62" w:rsidRPr="006E6534" w:rsidDel="00532045">
          <w:rPr>
            <w:rFonts w:cs="Times New Roman"/>
            <w:color w:val="000000" w:themeColor="text1"/>
            <w:rPrChange w:id="2601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17" w:author="N F" w:date="2023-12-05T03:09:00Z">
              <w:rPr>
                <w:rFonts w:cs="Times New Roman"/>
                <w:lang w:val="en-GB"/>
              </w:rPr>
            </w:rPrChange>
          </w:rPr>
          <w:delInstrText>failure</w:delInstrText>
        </w:r>
        <w:r w:rsidR="00426E62" w:rsidRPr="006E6534" w:rsidDel="00532045">
          <w:rPr>
            <w:rFonts w:cs="Times New Roman"/>
            <w:color w:val="000000" w:themeColor="text1"/>
            <w:rPrChange w:id="2601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19" w:author="N F" w:date="2023-12-05T03:09:00Z">
              <w:rPr>
                <w:rFonts w:cs="Times New Roman"/>
                <w:lang w:val="en-GB"/>
              </w:rPr>
            </w:rPrChange>
          </w:rPr>
          <w:delInstrText>overall</w:delInstrText>
        </w:r>
        <w:r w:rsidR="00426E62" w:rsidRPr="006E6534" w:rsidDel="00532045">
          <w:rPr>
            <w:rFonts w:cs="Times New Roman"/>
            <w:color w:val="000000" w:themeColor="text1"/>
            <w:rPrChange w:id="2602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21" w:author="N F" w:date="2023-12-05T03:09:00Z">
              <w:rPr>
                <w:rFonts w:cs="Times New Roman"/>
                <w:lang w:val="en-GB"/>
              </w:rPr>
            </w:rPrChange>
          </w:rPr>
          <w:delInstrText>survival</w:delInstrText>
        </w:r>
        <w:r w:rsidR="00426E62" w:rsidRPr="006E6534" w:rsidDel="00532045">
          <w:rPr>
            <w:rFonts w:cs="Times New Roman"/>
            <w:color w:val="000000" w:themeColor="text1"/>
            <w:rPrChange w:id="2602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23" w:author="N F" w:date="2023-12-05T03:09:00Z">
              <w:rPr>
                <w:rFonts w:cs="Times New Roman"/>
                <w:lang w:val="en-GB"/>
              </w:rPr>
            </w:rPrChange>
          </w:rPr>
          <w:delInstrText>and</w:delInstrText>
        </w:r>
        <w:r w:rsidR="00426E62" w:rsidRPr="006E6534" w:rsidDel="00532045">
          <w:rPr>
            <w:rFonts w:cs="Times New Roman"/>
            <w:color w:val="000000" w:themeColor="text1"/>
            <w:rPrChange w:id="2602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25" w:author="N F" w:date="2023-12-05T03:09:00Z">
              <w:rPr>
                <w:rFonts w:cs="Times New Roman"/>
                <w:lang w:val="en-GB"/>
              </w:rPr>
            </w:rPrChange>
          </w:rPr>
          <w:delInstrText>safety</w:delInstrText>
        </w:r>
        <w:r w:rsidR="00426E62" w:rsidRPr="006E6534" w:rsidDel="00532045">
          <w:rPr>
            <w:rFonts w:cs="Times New Roman"/>
            <w:color w:val="000000" w:themeColor="text1"/>
            <w:rPrChange w:id="26026" w:author="N F" w:date="2023-12-05T03:09:00Z">
              <w:rPr>
                <w:rFonts w:cs="Times New Roman"/>
              </w:rPr>
            </w:rPrChange>
          </w:rPr>
          <w:delInstrText>.</w:delInstrText>
        </w:r>
        <w:r w:rsidR="00426E62" w:rsidRPr="006E6534" w:rsidDel="00532045">
          <w:rPr>
            <w:rFonts w:cs="Times New Roman"/>
            <w:color w:val="000000" w:themeColor="text1"/>
            <w:lang w:val="en-GB"/>
            <w:rPrChange w:id="26027" w:author="N F" w:date="2023-12-05T03:09:00Z">
              <w:rPr>
                <w:rFonts w:cs="Times New Roman"/>
                <w:lang w:val="en-GB"/>
              </w:rPr>
            </w:rPrChange>
          </w:rPr>
          <w:delInstrText>From</w:delInstrText>
        </w:r>
        <w:r w:rsidR="00426E62" w:rsidRPr="006E6534" w:rsidDel="00532045">
          <w:rPr>
            <w:rFonts w:cs="Times New Roman"/>
            <w:color w:val="000000" w:themeColor="text1"/>
            <w:rPrChange w:id="2602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29" w:author="N F" w:date="2023-12-05T03:09:00Z">
              <w:rPr>
                <w:rFonts w:cs="Times New Roman"/>
                <w:lang w:val="en-GB"/>
              </w:rPr>
            </w:rPrChange>
          </w:rPr>
          <w:delInstrText>August</w:delInstrText>
        </w:r>
        <w:r w:rsidR="00426E62" w:rsidRPr="006E6534" w:rsidDel="00532045">
          <w:rPr>
            <w:rFonts w:cs="Times New Roman"/>
            <w:color w:val="000000" w:themeColor="text1"/>
            <w:rPrChange w:id="26030" w:author="N F" w:date="2023-12-05T03:09:00Z">
              <w:rPr>
                <w:rFonts w:cs="Times New Roman"/>
              </w:rPr>
            </w:rPrChange>
          </w:rPr>
          <w:delInstrText xml:space="preserve"> 2017 </w:delInstrText>
        </w:r>
        <w:r w:rsidR="00426E62" w:rsidRPr="006E6534" w:rsidDel="00532045">
          <w:rPr>
            <w:rFonts w:cs="Times New Roman"/>
            <w:color w:val="000000" w:themeColor="text1"/>
            <w:lang w:val="en-GB"/>
            <w:rPrChange w:id="26031" w:author="N F" w:date="2023-12-05T03:09:00Z">
              <w:rPr>
                <w:rFonts w:cs="Times New Roman"/>
                <w:lang w:val="en-GB"/>
              </w:rPr>
            </w:rPrChange>
          </w:rPr>
          <w:delInstrText>through</w:delInstrText>
        </w:r>
        <w:r w:rsidR="00426E62" w:rsidRPr="006E6534" w:rsidDel="00532045">
          <w:rPr>
            <w:rFonts w:cs="Times New Roman"/>
            <w:color w:val="000000" w:themeColor="text1"/>
            <w:rPrChange w:id="2603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33" w:author="N F" w:date="2023-12-05T03:09:00Z">
              <w:rPr>
                <w:rFonts w:cs="Times New Roman"/>
                <w:lang w:val="en-GB"/>
              </w:rPr>
            </w:rPrChange>
          </w:rPr>
          <w:delInstrText>September</w:delInstrText>
        </w:r>
        <w:r w:rsidR="00426E62" w:rsidRPr="006E6534" w:rsidDel="00532045">
          <w:rPr>
            <w:rFonts w:cs="Times New Roman"/>
            <w:color w:val="000000" w:themeColor="text1"/>
            <w:rPrChange w:id="26034" w:author="N F" w:date="2023-12-05T03:09:00Z">
              <w:rPr>
                <w:rFonts w:cs="Times New Roman"/>
              </w:rPr>
            </w:rPrChange>
          </w:rPr>
          <w:delInstrText xml:space="preserve"> 2018, </w:delInstrText>
        </w:r>
        <w:r w:rsidR="00426E62" w:rsidRPr="006E6534" w:rsidDel="00532045">
          <w:rPr>
            <w:rFonts w:cs="Times New Roman"/>
            <w:color w:val="000000" w:themeColor="text1"/>
            <w:lang w:val="en-GB"/>
            <w:rPrChange w:id="26035" w:author="N F" w:date="2023-12-05T03:09:00Z">
              <w:rPr>
                <w:rFonts w:cs="Times New Roman"/>
                <w:lang w:val="en-GB"/>
              </w:rPr>
            </w:rPrChange>
          </w:rPr>
          <w:delInstrText>a</w:delInstrText>
        </w:r>
        <w:r w:rsidR="00426E62" w:rsidRPr="006E6534" w:rsidDel="00532045">
          <w:rPr>
            <w:rFonts w:cs="Times New Roman"/>
            <w:color w:val="000000" w:themeColor="text1"/>
            <w:rPrChange w:id="2603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37" w:author="N F" w:date="2023-12-05T03:09:00Z">
              <w:rPr>
                <w:rFonts w:cs="Times New Roman"/>
                <w:lang w:val="en-GB"/>
              </w:rPr>
            </w:rPrChange>
          </w:rPr>
          <w:delInstrText>total</w:delInstrText>
        </w:r>
        <w:r w:rsidR="00426E62" w:rsidRPr="006E6534" w:rsidDel="00532045">
          <w:rPr>
            <w:rFonts w:cs="Times New Roman"/>
            <w:color w:val="000000" w:themeColor="text1"/>
            <w:rPrChange w:id="2603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39" w:author="N F" w:date="2023-12-05T03:09:00Z">
              <w:rPr>
                <w:rFonts w:cs="Times New Roman"/>
                <w:lang w:val="en-GB"/>
              </w:rPr>
            </w:rPrChange>
          </w:rPr>
          <w:delInstrText>of</w:delInstrText>
        </w:r>
        <w:r w:rsidR="00426E62" w:rsidRPr="006E6534" w:rsidDel="00532045">
          <w:rPr>
            <w:rFonts w:cs="Times New Roman"/>
            <w:color w:val="000000" w:themeColor="text1"/>
            <w:rPrChange w:id="26040" w:author="N F" w:date="2023-12-05T03:09:00Z">
              <w:rPr>
                <w:rFonts w:cs="Times New Roman"/>
              </w:rPr>
            </w:rPrChange>
          </w:rPr>
          <w:delInstrText xml:space="preserve"> 87 </w:delInstrText>
        </w:r>
        <w:r w:rsidR="00426E62" w:rsidRPr="006E6534" w:rsidDel="00532045">
          <w:rPr>
            <w:rFonts w:cs="Times New Roman"/>
            <w:color w:val="000000" w:themeColor="text1"/>
            <w:lang w:val="en-GB"/>
            <w:rPrChange w:id="26041" w:author="N F" w:date="2023-12-05T03:09:00Z">
              <w:rPr>
                <w:rFonts w:cs="Times New Roman"/>
                <w:lang w:val="en-GB"/>
              </w:rPr>
            </w:rPrChange>
          </w:rPr>
          <w:delInstrText>patients</w:delInstrText>
        </w:r>
        <w:r w:rsidR="00426E62" w:rsidRPr="006E6534" w:rsidDel="00532045">
          <w:rPr>
            <w:rFonts w:cs="Times New Roman"/>
            <w:color w:val="000000" w:themeColor="text1"/>
            <w:rPrChange w:id="2604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43" w:author="N F" w:date="2023-12-05T03:09:00Z">
              <w:rPr>
                <w:rFonts w:cs="Times New Roman"/>
                <w:lang w:val="en-GB"/>
              </w:rPr>
            </w:rPrChange>
          </w:rPr>
          <w:delInstrText>were</w:delInstrText>
        </w:r>
        <w:r w:rsidR="00426E62" w:rsidRPr="006E6534" w:rsidDel="00532045">
          <w:rPr>
            <w:rFonts w:cs="Times New Roman"/>
            <w:color w:val="000000" w:themeColor="text1"/>
            <w:rPrChange w:id="2604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45" w:author="N F" w:date="2023-12-05T03:09:00Z">
              <w:rPr>
                <w:rFonts w:cs="Times New Roman"/>
                <w:lang w:val="en-GB"/>
              </w:rPr>
            </w:rPrChange>
          </w:rPr>
          <w:delInstrText>registered</w:delInstrText>
        </w:r>
        <w:r w:rsidR="00426E62" w:rsidRPr="006E6534" w:rsidDel="00532045">
          <w:rPr>
            <w:rFonts w:cs="Times New Roman"/>
            <w:color w:val="000000" w:themeColor="text1"/>
            <w:rPrChange w:id="26046" w:author="N F" w:date="2023-12-05T03:09:00Z">
              <w:rPr>
                <w:rFonts w:cs="Times New Roman"/>
              </w:rPr>
            </w:rPrChange>
          </w:rPr>
          <w:delInstrText xml:space="preserve"> (6 </w:delInstrText>
        </w:r>
        <w:r w:rsidR="00426E62" w:rsidRPr="006E6534" w:rsidDel="00532045">
          <w:rPr>
            <w:rFonts w:cs="Times New Roman"/>
            <w:color w:val="000000" w:themeColor="text1"/>
            <w:lang w:val="en-GB"/>
            <w:rPrChange w:id="26047" w:author="N F" w:date="2023-12-05T03:09:00Z">
              <w:rPr>
                <w:rFonts w:cs="Times New Roman"/>
                <w:lang w:val="en-GB"/>
              </w:rPr>
            </w:rPrChange>
          </w:rPr>
          <w:delInstrText>in</w:delInstrText>
        </w:r>
        <w:r w:rsidR="00426E62" w:rsidRPr="006E6534" w:rsidDel="00532045">
          <w:rPr>
            <w:rFonts w:cs="Times New Roman"/>
            <w:color w:val="000000" w:themeColor="text1"/>
            <w:rPrChange w:id="2604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49" w:author="N F" w:date="2023-12-05T03:09:00Z">
              <w:rPr>
                <w:rFonts w:cs="Times New Roman"/>
                <w:lang w:val="en-GB"/>
              </w:rPr>
            </w:rPrChange>
          </w:rPr>
          <w:delInstrText>the</w:delInstrText>
        </w:r>
        <w:r w:rsidR="00426E62" w:rsidRPr="006E6534" w:rsidDel="00532045">
          <w:rPr>
            <w:rFonts w:cs="Times New Roman"/>
            <w:color w:val="000000" w:themeColor="text1"/>
            <w:rPrChange w:id="2605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51" w:author="N F" w:date="2023-12-05T03:09:00Z">
              <w:rPr>
                <w:rFonts w:cs="Times New Roman"/>
                <w:lang w:val="en-GB"/>
              </w:rPr>
            </w:rPrChange>
          </w:rPr>
          <w:delInstrText>lead</w:delInstrText>
        </w:r>
        <w:r w:rsidR="00426E62" w:rsidRPr="006E6534" w:rsidDel="00532045">
          <w:rPr>
            <w:rFonts w:cs="Times New Roman"/>
            <w:color w:val="000000" w:themeColor="text1"/>
            <w:rPrChange w:id="26052" w:author="N F" w:date="2023-12-05T03:09:00Z">
              <w:rPr>
                <w:rFonts w:cs="Times New Roman"/>
              </w:rPr>
            </w:rPrChange>
          </w:rPr>
          <w:delInstrText>-</w:delInstrText>
        </w:r>
        <w:r w:rsidR="00426E62" w:rsidRPr="006E6534" w:rsidDel="00532045">
          <w:rPr>
            <w:rFonts w:cs="Times New Roman"/>
            <w:color w:val="000000" w:themeColor="text1"/>
            <w:lang w:val="en-GB"/>
            <w:rPrChange w:id="26053" w:author="N F" w:date="2023-12-05T03:09:00Z">
              <w:rPr>
                <w:rFonts w:cs="Times New Roman"/>
                <w:lang w:val="en-GB"/>
              </w:rPr>
            </w:rPrChange>
          </w:rPr>
          <w:delInstrText>in</w:delInstrText>
        </w:r>
        <w:r w:rsidR="00426E62" w:rsidRPr="006E6534" w:rsidDel="00532045">
          <w:rPr>
            <w:rFonts w:cs="Times New Roman"/>
            <w:color w:val="000000" w:themeColor="text1"/>
            <w:rPrChange w:id="2605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55" w:author="N F" w:date="2023-12-05T03:09:00Z">
              <w:rPr>
                <w:rFonts w:cs="Times New Roman"/>
                <w:lang w:val="en-GB"/>
              </w:rPr>
            </w:rPrChange>
          </w:rPr>
          <w:delInstrText>part</w:delInstrText>
        </w:r>
        <w:r w:rsidR="00426E62" w:rsidRPr="006E6534" w:rsidDel="00532045">
          <w:rPr>
            <w:rFonts w:cs="Times New Roman"/>
            <w:color w:val="000000" w:themeColor="text1"/>
            <w:rPrChange w:id="2605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57" w:author="N F" w:date="2023-12-05T03:09:00Z">
              <w:rPr>
                <w:rFonts w:cs="Times New Roman"/>
                <w:lang w:val="en-GB"/>
              </w:rPr>
            </w:rPrChange>
          </w:rPr>
          <w:delInstrText>and</w:delInstrText>
        </w:r>
        <w:r w:rsidR="00426E62" w:rsidRPr="006E6534" w:rsidDel="00532045">
          <w:rPr>
            <w:rFonts w:cs="Times New Roman"/>
            <w:color w:val="000000" w:themeColor="text1"/>
            <w:rPrChange w:id="26058" w:author="N F" w:date="2023-12-05T03:09:00Z">
              <w:rPr>
                <w:rFonts w:cs="Times New Roman"/>
              </w:rPr>
            </w:rPrChange>
          </w:rPr>
          <w:delInstrText xml:space="preserve"> 81 </w:delInstrText>
        </w:r>
        <w:r w:rsidR="00426E62" w:rsidRPr="006E6534" w:rsidDel="00532045">
          <w:rPr>
            <w:rFonts w:cs="Times New Roman"/>
            <w:color w:val="000000" w:themeColor="text1"/>
            <w:lang w:val="en-GB"/>
            <w:rPrChange w:id="26059" w:author="N F" w:date="2023-12-05T03:09:00Z">
              <w:rPr>
                <w:rFonts w:cs="Times New Roman"/>
                <w:lang w:val="en-GB"/>
              </w:rPr>
            </w:rPrChange>
          </w:rPr>
          <w:delInstrText>in</w:delInstrText>
        </w:r>
        <w:r w:rsidR="00426E62" w:rsidRPr="006E6534" w:rsidDel="00532045">
          <w:rPr>
            <w:rFonts w:cs="Times New Roman"/>
            <w:color w:val="000000" w:themeColor="text1"/>
            <w:rPrChange w:id="2606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61" w:author="N F" w:date="2023-12-05T03:09:00Z">
              <w:rPr>
                <w:rFonts w:cs="Times New Roman"/>
                <w:lang w:val="en-GB"/>
              </w:rPr>
            </w:rPrChange>
          </w:rPr>
          <w:delInstrText>the</w:delInstrText>
        </w:r>
        <w:r w:rsidR="00426E62" w:rsidRPr="006E6534" w:rsidDel="00532045">
          <w:rPr>
            <w:rFonts w:cs="Times New Roman"/>
            <w:color w:val="000000" w:themeColor="text1"/>
            <w:rPrChange w:id="2606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63" w:author="N F" w:date="2023-12-05T03:09:00Z">
              <w:rPr>
                <w:rFonts w:cs="Times New Roman"/>
                <w:lang w:val="en-GB"/>
              </w:rPr>
            </w:rPrChange>
          </w:rPr>
          <w:delInstrText>phase</w:delInstrText>
        </w:r>
        <w:r w:rsidR="00426E62" w:rsidRPr="006E6534" w:rsidDel="00532045">
          <w:rPr>
            <w:rFonts w:cs="Times New Roman"/>
            <w:color w:val="000000" w:themeColor="text1"/>
            <w:rPrChange w:id="26064" w:author="N F" w:date="2023-12-05T03:09:00Z">
              <w:rPr>
                <w:rFonts w:cs="Times New Roman"/>
              </w:rPr>
            </w:rPrChange>
          </w:rPr>
          <w:delInstrText xml:space="preserve"> 2 </w:delInstrText>
        </w:r>
        <w:r w:rsidR="00426E62" w:rsidRPr="006E6534" w:rsidDel="00532045">
          <w:rPr>
            <w:rFonts w:cs="Times New Roman"/>
            <w:color w:val="000000" w:themeColor="text1"/>
            <w:lang w:val="en-GB"/>
            <w:rPrChange w:id="26065" w:author="N F" w:date="2023-12-05T03:09:00Z">
              <w:rPr>
                <w:rFonts w:cs="Times New Roman"/>
                <w:lang w:val="en-GB"/>
              </w:rPr>
            </w:rPrChange>
          </w:rPr>
          <w:delInstrText>part</w:delInstrText>
        </w:r>
        <w:r w:rsidR="00426E62" w:rsidRPr="006E6534" w:rsidDel="00532045">
          <w:rPr>
            <w:rFonts w:cs="Times New Roman"/>
            <w:color w:val="000000" w:themeColor="text1"/>
            <w:rPrChange w:id="2606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67" w:author="N F" w:date="2023-12-05T03:09:00Z">
              <w:rPr>
                <w:rFonts w:cs="Times New Roman"/>
                <w:lang w:val="en-GB"/>
              </w:rPr>
            </w:rPrChange>
          </w:rPr>
          <w:delInstrText>intention</w:delInstrText>
        </w:r>
        <w:r w:rsidR="00426E62" w:rsidRPr="006E6534" w:rsidDel="00532045">
          <w:rPr>
            <w:rFonts w:cs="Times New Roman"/>
            <w:color w:val="000000" w:themeColor="text1"/>
            <w:rPrChange w:id="26068" w:author="N F" w:date="2023-12-05T03:09:00Z">
              <w:rPr>
                <w:rFonts w:cs="Times New Roman"/>
              </w:rPr>
            </w:rPrChange>
          </w:rPr>
          <w:delInstrText>-</w:delInstrText>
        </w:r>
        <w:r w:rsidR="00426E62" w:rsidRPr="006E6534" w:rsidDel="00532045">
          <w:rPr>
            <w:rFonts w:cs="Times New Roman"/>
            <w:color w:val="000000" w:themeColor="text1"/>
            <w:lang w:val="en-GB"/>
            <w:rPrChange w:id="26069" w:author="N F" w:date="2023-12-05T03:09:00Z">
              <w:rPr>
                <w:rFonts w:cs="Times New Roman"/>
                <w:lang w:val="en-GB"/>
              </w:rPr>
            </w:rPrChange>
          </w:rPr>
          <w:delInstrText>to</w:delInstrText>
        </w:r>
        <w:r w:rsidR="00426E62" w:rsidRPr="006E6534" w:rsidDel="00532045">
          <w:rPr>
            <w:rFonts w:cs="Times New Roman"/>
            <w:color w:val="000000" w:themeColor="text1"/>
            <w:rPrChange w:id="26070" w:author="N F" w:date="2023-12-05T03:09:00Z">
              <w:rPr>
                <w:rFonts w:cs="Times New Roman"/>
              </w:rPr>
            </w:rPrChange>
          </w:rPr>
          <w:delInstrText>-</w:delInstrText>
        </w:r>
        <w:r w:rsidR="00426E62" w:rsidRPr="006E6534" w:rsidDel="00532045">
          <w:rPr>
            <w:rFonts w:cs="Times New Roman"/>
            <w:color w:val="000000" w:themeColor="text1"/>
            <w:lang w:val="en-GB"/>
            <w:rPrChange w:id="26071" w:author="N F" w:date="2023-12-05T03:09:00Z">
              <w:rPr>
                <w:rFonts w:cs="Times New Roman"/>
                <w:lang w:val="en-GB"/>
              </w:rPr>
            </w:rPrChange>
          </w:rPr>
          <w:delInstrText>treat</w:delInstrText>
        </w:r>
        <w:r w:rsidR="00426E62" w:rsidRPr="006E6534" w:rsidDel="00532045">
          <w:rPr>
            <w:rFonts w:cs="Times New Roman"/>
            <w:color w:val="000000" w:themeColor="text1"/>
            <w:rPrChange w:id="2607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73" w:author="N F" w:date="2023-12-05T03:09:00Z">
              <w:rPr>
                <w:rFonts w:cs="Times New Roman"/>
                <w:lang w:val="en-GB"/>
              </w:rPr>
            </w:rPrChange>
          </w:rPr>
          <w:delInstrText>population</w:delInstrText>
        </w:r>
        <w:r w:rsidR="00426E62" w:rsidRPr="006E6534" w:rsidDel="00532045">
          <w:rPr>
            <w:rFonts w:cs="Times New Roman"/>
            <w:color w:val="000000" w:themeColor="text1"/>
            <w:rPrChange w:id="2607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75" w:author="N F" w:date="2023-12-05T03:09:00Z">
              <w:rPr>
                <w:rFonts w:cs="Times New Roman"/>
                <w:lang w:val="en-GB"/>
              </w:rPr>
            </w:rPrChange>
          </w:rPr>
          <w:delInstrText>Among</w:delInstrText>
        </w:r>
        <w:r w:rsidR="00426E62" w:rsidRPr="006E6534" w:rsidDel="00532045">
          <w:rPr>
            <w:rFonts w:cs="Times New Roman"/>
            <w:color w:val="000000" w:themeColor="text1"/>
            <w:rPrChange w:id="2607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77" w:author="N F" w:date="2023-12-05T03:09:00Z">
              <w:rPr>
                <w:rFonts w:cs="Times New Roman"/>
                <w:lang w:val="en-GB"/>
              </w:rPr>
            </w:rPrChange>
          </w:rPr>
          <w:delInstrText>those</w:delInstrText>
        </w:r>
        <w:r w:rsidR="00426E62" w:rsidRPr="006E6534" w:rsidDel="00532045">
          <w:rPr>
            <w:rFonts w:cs="Times New Roman"/>
            <w:color w:val="000000" w:themeColor="text1"/>
            <w:rPrChange w:id="2607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79" w:author="N F" w:date="2023-12-05T03:09:00Z">
              <w:rPr>
                <w:rFonts w:cs="Times New Roman"/>
                <w:lang w:val="en-GB"/>
              </w:rPr>
            </w:rPrChange>
          </w:rPr>
          <w:delInstrText>randomized</w:delInstrText>
        </w:r>
        <w:r w:rsidR="00426E62" w:rsidRPr="006E6534" w:rsidDel="00532045">
          <w:rPr>
            <w:rFonts w:cs="Times New Roman"/>
            <w:color w:val="000000" w:themeColor="text1"/>
            <w:rPrChange w:id="2608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81" w:author="N F" w:date="2023-12-05T03:09:00Z">
              <w:rPr>
                <w:rFonts w:cs="Times New Roman"/>
                <w:lang w:val="en-GB"/>
              </w:rPr>
            </w:rPrChange>
          </w:rPr>
          <w:delInstrText>the</w:delInstrText>
        </w:r>
        <w:r w:rsidR="00426E62" w:rsidRPr="006E6534" w:rsidDel="00532045">
          <w:rPr>
            <w:rFonts w:cs="Times New Roman"/>
            <w:color w:val="000000" w:themeColor="text1"/>
            <w:rPrChange w:id="2608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83" w:author="N F" w:date="2023-12-05T03:09:00Z">
              <w:rPr>
                <w:rFonts w:cs="Times New Roman"/>
                <w:lang w:val="en-GB"/>
              </w:rPr>
            </w:rPrChange>
          </w:rPr>
          <w:delInstrText>median</w:delInstrText>
        </w:r>
        <w:r w:rsidR="00426E62" w:rsidRPr="006E6534" w:rsidDel="00532045">
          <w:rPr>
            <w:rFonts w:cs="Times New Roman"/>
            <w:color w:val="000000" w:themeColor="text1"/>
            <w:rPrChange w:id="2608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85" w:author="N F" w:date="2023-12-05T03:09:00Z">
              <w:rPr>
                <w:rFonts w:cs="Times New Roman"/>
                <w:lang w:val="en-GB"/>
              </w:rPr>
            </w:rPrChange>
          </w:rPr>
          <w:delInstrText>range</w:delInstrText>
        </w:r>
        <w:r w:rsidR="00426E62" w:rsidRPr="006E6534" w:rsidDel="00532045">
          <w:rPr>
            <w:rFonts w:cs="Times New Roman"/>
            <w:color w:val="000000" w:themeColor="text1"/>
            <w:rPrChange w:id="2608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87" w:author="N F" w:date="2023-12-05T03:09:00Z">
              <w:rPr>
                <w:rFonts w:cs="Times New Roman"/>
                <w:lang w:val="en-GB"/>
              </w:rPr>
            </w:rPrChange>
          </w:rPr>
          <w:delInstrText>age</w:delInstrText>
        </w:r>
        <w:r w:rsidR="00426E62" w:rsidRPr="006E6534" w:rsidDel="00532045">
          <w:rPr>
            <w:rFonts w:cs="Times New Roman"/>
            <w:color w:val="000000" w:themeColor="text1"/>
            <w:rPrChange w:id="2608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89" w:author="N F" w:date="2023-12-05T03:09:00Z">
              <w:rPr>
                <w:rFonts w:cs="Times New Roman"/>
                <w:lang w:val="en-GB"/>
              </w:rPr>
            </w:rPrChange>
          </w:rPr>
          <w:delInstrText>was</w:delInstrText>
        </w:r>
        <w:r w:rsidR="00426E62" w:rsidRPr="006E6534" w:rsidDel="00532045">
          <w:rPr>
            <w:rFonts w:cs="Times New Roman"/>
            <w:color w:val="000000" w:themeColor="text1"/>
            <w:rPrChange w:id="26090" w:author="N F" w:date="2023-12-05T03:09:00Z">
              <w:rPr>
                <w:rFonts w:cs="Times New Roman"/>
              </w:rPr>
            </w:rPrChange>
          </w:rPr>
          <w:delInstrText xml:space="preserve"> 68 (41-82) </w:delInstrText>
        </w:r>
        <w:r w:rsidR="00426E62" w:rsidRPr="006E6534" w:rsidDel="00532045">
          <w:rPr>
            <w:rFonts w:cs="Times New Roman"/>
            <w:color w:val="000000" w:themeColor="text1"/>
            <w:lang w:val="en-GB"/>
            <w:rPrChange w:id="26091" w:author="N F" w:date="2023-12-05T03:09:00Z">
              <w:rPr>
                <w:rFonts w:cs="Times New Roman"/>
                <w:lang w:val="en-GB"/>
              </w:rPr>
            </w:rPrChange>
          </w:rPr>
          <w:delInstrText>years</w:delInstrText>
        </w:r>
        <w:r w:rsidR="00426E62" w:rsidRPr="006E6534" w:rsidDel="00532045">
          <w:rPr>
            <w:rFonts w:cs="Times New Roman"/>
            <w:color w:val="000000" w:themeColor="text1"/>
            <w:rPrChange w:id="26092" w:author="N F" w:date="2023-12-05T03:09:00Z">
              <w:rPr>
                <w:rFonts w:cs="Times New Roman"/>
              </w:rPr>
            </w:rPrChange>
          </w:rPr>
          <w:delInstrText xml:space="preserve">; 33 (41%) </w:delInstrText>
        </w:r>
        <w:r w:rsidR="00426E62" w:rsidRPr="006E6534" w:rsidDel="00532045">
          <w:rPr>
            <w:rFonts w:cs="Times New Roman"/>
            <w:color w:val="000000" w:themeColor="text1"/>
            <w:lang w:val="en-GB"/>
            <w:rPrChange w:id="26093" w:author="N F" w:date="2023-12-05T03:09:00Z">
              <w:rPr>
                <w:rFonts w:cs="Times New Roman"/>
                <w:lang w:val="en-GB"/>
              </w:rPr>
            </w:rPrChange>
          </w:rPr>
          <w:delInstrText>were</w:delInstrText>
        </w:r>
        <w:r w:rsidR="00426E62" w:rsidRPr="006E6534" w:rsidDel="00532045">
          <w:rPr>
            <w:rFonts w:cs="Times New Roman"/>
            <w:color w:val="000000" w:themeColor="text1"/>
            <w:rPrChange w:id="2609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95" w:author="N F" w:date="2023-12-05T03:09:00Z">
              <w:rPr>
                <w:rFonts w:cs="Times New Roman"/>
                <w:lang w:val="en-GB"/>
              </w:rPr>
            </w:rPrChange>
          </w:rPr>
          <w:delInstrText>male</w:delInstrText>
        </w:r>
        <w:r w:rsidR="00426E62" w:rsidRPr="006E6534" w:rsidDel="00532045">
          <w:rPr>
            <w:rFonts w:cs="Times New Roman"/>
            <w:color w:val="000000" w:themeColor="text1"/>
            <w:rPrChange w:id="26096" w:author="N F" w:date="2023-12-05T03:09:00Z">
              <w:rPr>
                <w:rFonts w:cs="Times New Roman"/>
              </w:rPr>
            </w:rPrChange>
          </w:rPr>
          <w:delInstrText xml:space="preserve">; 37 (46%) </w:delInstrText>
        </w:r>
        <w:r w:rsidR="00426E62" w:rsidRPr="006E6534" w:rsidDel="00532045">
          <w:rPr>
            <w:rFonts w:cs="Times New Roman"/>
            <w:color w:val="000000" w:themeColor="text1"/>
            <w:lang w:val="en-GB"/>
            <w:rPrChange w:id="26097" w:author="N F" w:date="2023-12-05T03:09:00Z">
              <w:rPr>
                <w:rFonts w:cs="Times New Roman"/>
                <w:lang w:val="en-GB"/>
              </w:rPr>
            </w:rPrChange>
          </w:rPr>
          <w:delInstrText>had</w:delInstrText>
        </w:r>
        <w:r w:rsidR="00426E62" w:rsidRPr="006E6534" w:rsidDel="00532045">
          <w:rPr>
            <w:rFonts w:cs="Times New Roman"/>
            <w:color w:val="000000" w:themeColor="text1"/>
            <w:rPrChange w:id="2609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099" w:author="N F" w:date="2023-12-05T03:09:00Z">
              <w:rPr>
                <w:rFonts w:cs="Times New Roman"/>
                <w:lang w:val="en-GB"/>
              </w:rPr>
            </w:rPrChange>
          </w:rPr>
          <w:delInstrText>an</w:delInstrText>
        </w:r>
        <w:r w:rsidR="00426E62" w:rsidRPr="006E6534" w:rsidDel="00532045">
          <w:rPr>
            <w:rFonts w:cs="Times New Roman"/>
            <w:color w:val="000000" w:themeColor="text1"/>
            <w:rPrChange w:id="2610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01" w:author="N F" w:date="2023-12-05T03:09:00Z">
              <w:rPr>
                <w:rFonts w:cs="Times New Roman"/>
                <w:lang w:val="en-GB"/>
              </w:rPr>
            </w:rPrChange>
          </w:rPr>
          <w:delInstrText>Eastern</w:delInstrText>
        </w:r>
        <w:r w:rsidR="00426E62" w:rsidRPr="006E6534" w:rsidDel="00532045">
          <w:rPr>
            <w:rFonts w:cs="Times New Roman"/>
            <w:color w:val="000000" w:themeColor="text1"/>
            <w:rPrChange w:id="2610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03" w:author="N F" w:date="2023-12-05T03:09:00Z">
              <w:rPr>
                <w:rFonts w:cs="Times New Roman"/>
                <w:lang w:val="en-GB"/>
              </w:rPr>
            </w:rPrChange>
          </w:rPr>
          <w:delInstrText>Cooperative</w:delInstrText>
        </w:r>
        <w:r w:rsidR="00426E62" w:rsidRPr="006E6534" w:rsidDel="00532045">
          <w:rPr>
            <w:rFonts w:cs="Times New Roman"/>
            <w:color w:val="000000" w:themeColor="text1"/>
            <w:rPrChange w:id="2610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05" w:author="N F" w:date="2023-12-05T03:09:00Z">
              <w:rPr>
                <w:rFonts w:cs="Times New Roman"/>
                <w:lang w:val="en-GB"/>
              </w:rPr>
            </w:rPrChange>
          </w:rPr>
          <w:delInstrText>Oncology</w:delInstrText>
        </w:r>
        <w:r w:rsidR="00426E62" w:rsidRPr="006E6534" w:rsidDel="00532045">
          <w:rPr>
            <w:rFonts w:cs="Times New Roman"/>
            <w:color w:val="000000" w:themeColor="text1"/>
            <w:rPrChange w:id="2610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07" w:author="N F" w:date="2023-12-05T03:09:00Z">
              <w:rPr>
                <w:rFonts w:cs="Times New Roman"/>
                <w:lang w:val="en-GB"/>
              </w:rPr>
            </w:rPrChange>
          </w:rPr>
          <w:delInstrText>Group</w:delInstrText>
        </w:r>
        <w:r w:rsidR="00426E62" w:rsidRPr="006E6534" w:rsidDel="00532045">
          <w:rPr>
            <w:rFonts w:cs="Times New Roman"/>
            <w:color w:val="000000" w:themeColor="text1"/>
            <w:rPrChange w:id="2610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09" w:author="N F" w:date="2023-12-05T03:09:00Z">
              <w:rPr>
                <w:rFonts w:cs="Times New Roman"/>
                <w:lang w:val="en-GB"/>
              </w:rPr>
            </w:rPrChange>
          </w:rPr>
          <w:delInstrText>performance</w:delInstrText>
        </w:r>
        <w:r w:rsidR="00426E62" w:rsidRPr="006E6534" w:rsidDel="00532045">
          <w:rPr>
            <w:rFonts w:cs="Times New Roman"/>
            <w:color w:val="000000" w:themeColor="text1"/>
            <w:rPrChange w:id="2611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11" w:author="N F" w:date="2023-12-05T03:09:00Z">
              <w:rPr>
                <w:rFonts w:cs="Times New Roman"/>
                <w:lang w:val="en-GB"/>
              </w:rPr>
            </w:rPrChange>
          </w:rPr>
          <w:delInstrText>status</w:delInstrText>
        </w:r>
        <w:r w:rsidR="00426E62" w:rsidRPr="006E6534" w:rsidDel="00532045">
          <w:rPr>
            <w:rFonts w:cs="Times New Roman"/>
            <w:color w:val="000000" w:themeColor="text1"/>
            <w:rPrChange w:id="2611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13" w:author="N F" w:date="2023-12-05T03:09:00Z">
              <w:rPr>
                <w:rFonts w:cs="Times New Roman"/>
                <w:lang w:val="en-GB"/>
              </w:rPr>
            </w:rPrChange>
          </w:rPr>
          <w:delInstrText>of</w:delInstrText>
        </w:r>
        <w:r w:rsidR="00426E62" w:rsidRPr="006E6534" w:rsidDel="00532045">
          <w:rPr>
            <w:rFonts w:cs="Times New Roman"/>
            <w:color w:val="000000" w:themeColor="text1"/>
            <w:rPrChange w:id="26114" w:author="N F" w:date="2023-12-05T03:09:00Z">
              <w:rPr>
                <w:rFonts w:cs="Times New Roman"/>
              </w:rPr>
            </w:rPrChange>
          </w:rPr>
          <w:delInstrText xml:space="preserve"> 0; </w:delInstrText>
        </w:r>
        <w:r w:rsidR="00426E62" w:rsidRPr="006E6534" w:rsidDel="00532045">
          <w:rPr>
            <w:rFonts w:cs="Times New Roman"/>
            <w:color w:val="000000" w:themeColor="text1"/>
            <w:lang w:val="en-GB"/>
            <w:rPrChange w:id="26115" w:author="N F" w:date="2023-12-05T03:09:00Z">
              <w:rPr>
                <w:rFonts w:cs="Times New Roman"/>
                <w:lang w:val="en-GB"/>
              </w:rPr>
            </w:rPrChange>
          </w:rPr>
          <w:delInstrText>and</w:delInstrText>
        </w:r>
        <w:r w:rsidR="00426E62" w:rsidRPr="006E6534" w:rsidDel="00532045">
          <w:rPr>
            <w:rFonts w:cs="Times New Roman"/>
            <w:color w:val="000000" w:themeColor="text1"/>
            <w:rPrChange w:id="26116" w:author="N F" w:date="2023-12-05T03:09:00Z">
              <w:rPr>
                <w:rFonts w:cs="Times New Roman"/>
              </w:rPr>
            </w:rPrChange>
          </w:rPr>
          <w:delInstrText xml:space="preserve"> 21 (26%) </w:delInstrText>
        </w:r>
        <w:r w:rsidR="00426E62" w:rsidRPr="006E6534" w:rsidDel="00532045">
          <w:rPr>
            <w:rFonts w:cs="Times New Roman"/>
            <w:color w:val="000000" w:themeColor="text1"/>
            <w:lang w:val="en-GB"/>
            <w:rPrChange w:id="26117" w:author="N F" w:date="2023-12-05T03:09:00Z">
              <w:rPr>
                <w:rFonts w:cs="Times New Roman"/>
                <w:lang w:val="en-GB"/>
              </w:rPr>
            </w:rPrChange>
          </w:rPr>
          <w:delInstrText>had</w:delInstrText>
        </w:r>
        <w:r w:rsidR="00426E62" w:rsidRPr="006E6534" w:rsidDel="00532045">
          <w:rPr>
            <w:rFonts w:cs="Times New Roman"/>
            <w:color w:val="000000" w:themeColor="text1"/>
            <w:rPrChange w:id="2611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19" w:author="N F" w:date="2023-12-05T03:09:00Z">
              <w:rPr>
                <w:rFonts w:cs="Times New Roman"/>
                <w:lang w:val="en-GB"/>
              </w:rPr>
            </w:rPrChange>
          </w:rPr>
          <w:delInstrText>brain</w:delInstrText>
        </w:r>
        <w:r w:rsidR="00426E62" w:rsidRPr="006E6534" w:rsidDel="00532045">
          <w:rPr>
            <w:rFonts w:cs="Times New Roman"/>
            <w:color w:val="000000" w:themeColor="text1"/>
            <w:rPrChange w:id="2612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21" w:author="N F" w:date="2023-12-05T03:09:00Z">
              <w:rPr>
                <w:rFonts w:cs="Times New Roman"/>
                <w:lang w:val="en-GB"/>
              </w:rPr>
            </w:rPrChange>
          </w:rPr>
          <w:delInstrText>metastasis</w:delInstrText>
        </w:r>
        <w:r w:rsidR="00426E62" w:rsidRPr="006E6534" w:rsidDel="00532045">
          <w:rPr>
            <w:rFonts w:cs="Times New Roman"/>
            <w:color w:val="000000" w:themeColor="text1"/>
            <w:rPrChange w:id="2612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23" w:author="N F" w:date="2023-12-05T03:09:00Z">
              <w:rPr>
                <w:rFonts w:cs="Times New Roman"/>
                <w:lang w:val="en-GB"/>
              </w:rPr>
            </w:rPrChange>
          </w:rPr>
          <w:delInstrText>Although</w:delInstrText>
        </w:r>
        <w:r w:rsidR="00426E62" w:rsidRPr="006E6534" w:rsidDel="00532045">
          <w:rPr>
            <w:rFonts w:cs="Times New Roman"/>
            <w:color w:val="000000" w:themeColor="text1"/>
            <w:rPrChange w:id="2612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25" w:author="N F" w:date="2023-12-05T03:09:00Z">
              <w:rPr>
                <w:rFonts w:cs="Times New Roman"/>
                <w:lang w:val="en-GB"/>
              </w:rPr>
            </w:rPrChange>
          </w:rPr>
          <w:delInstrText>the</w:delInstrText>
        </w:r>
        <w:r w:rsidR="00426E62" w:rsidRPr="006E6534" w:rsidDel="00532045">
          <w:rPr>
            <w:rFonts w:cs="Times New Roman"/>
            <w:color w:val="000000" w:themeColor="text1"/>
            <w:rPrChange w:id="2612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27" w:author="N F" w:date="2023-12-05T03:09:00Z">
              <w:rPr>
                <w:rFonts w:cs="Times New Roman"/>
                <w:lang w:val="en-GB"/>
              </w:rPr>
            </w:rPrChange>
          </w:rPr>
          <w:delInstrText>overall</w:delInstrText>
        </w:r>
        <w:r w:rsidR="00426E62" w:rsidRPr="006E6534" w:rsidDel="00532045">
          <w:rPr>
            <w:rFonts w:cs="Times New Roman"/>
            <w:color w:val="000000" w:themeColor="text1"/>
            <w:rPrChange w:id="2612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29" w:author="N F" w:date="2023-12-05T03:09:00Z">
              <w:rPr>
                <w:rFonts w:cs="Times New Roman"/>
                <w:lang w:val="en-GB"/>
              </w:rPr>
            </w:rPrChange>
          </w:rPr>
          <w:delInstrText>response</w:delInstrText>
        </w:r>
        <w:r w:rsidR="00426E62" w:rsidRPr="006E6534" w:rsidDel="00532045">
          <w:rPr>
            <w:rFonts w:cs="Times New Roman"/>
            <w:color w:val="000000" w:themeColor="text1"/>
            <w:rPrChange w:id="2613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31" w:author="N F" w:date="2023-12-05T03:09:00Z">
              <w:rPr>
                <w:rFonts w:cs="Times New Roman"/>
                <w:lang w:val="en-GB"/>
              </w:rPr>
            </w:rPrChange>
          </w:rPr>
          <w:delInstrText>rate</w:delInstrText>
        </w:r>
        <w:r w:rsidR="00426E62" w:rsidRPr="006E6534" w:rsidDel="00532045">
          <w:rPr>
            <w:rFonts w:cs="Times New Roman"/>
            <w:color w:val="000000" w:themeColor="text1"/>
            <w:rPrChange w:id="2613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33" w:author="N F" w:date="2023-12-05T03:09:00Z">
              <w:rPr>
                <w:rFonts w:cs="Times New Roman"/>
                <w:lang w:val="en-GB"/>
              </w:rPr>
            </w:rPrChange>
          </w:rPr>
          <w:delInstrText>was</w:delInstrText>
        </w:r>
        <w:r w:rsidR="00426E62" w:rsidRPr="006E6534" w:rsidDel="00532045">
          <w:rPr>
            <w:rFonts w:cs="Times New Roman"/>
            <w:color w:val="000000" w:themeColor="text1"/>
            <w:rPrChange w:id="2613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35" w:author="N F" w:date="2023-12-05T03:09:00Z">
              <w:rPr>
                <w:rFonts w:cs="Times New Roman"/>
                <w:lang w:val="en-GB"/>
              </w:rPr>
            </w:rPrChange>
          </w:rPr>
          <w:delInstrText>better</w:delInstrText>
        </w:r>
        <w:r w:rsidR="00426E62" w:rsidRPr="006E6534" w:rsidDel="00532045">
          <w:rPr>
            <w:rFonts w:cs="Times New Roman"/>
            <w:color w:val="000000" w:themeColor="text1"/>
            <w:rPrChange w:id="2613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37" w:author="N F" w:date="2023-12-05T03:09:00Z">
              <w:rPr>
                <w:rFonts w:cs="Times New Roman"/>
                <w:lang w:val="en-GB"/>
              </w:rPr>
            </w:rPrChange>
          </w:rPr>
          <w:delInstrText>with</w:delInstrText>
        </w:r>
        <w:r w:rsidR="00426E62" w:rsidRPr="006E6534" w:rsidDel="00532045">
          <w:rPr>
            <w:rFonts w:cs="Times New Roman"/>
            <w:color w:val="000000" w:themeColor="text1"/>
            <w:rPrChange w:id="2613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39" w:author="N F" w:date="2023-12-05T03:09:00Z">
              <w:rPr>
                <w:rFonts w:cs="Times New Roman"/>
                <w:lang w:val="en-GB"/>
              </w:rPr>
            </w:rPrChange>
          </w:rPr>
          <w:delInstrText>osimertinib</w:delInstrText>
        </w:r>
        <w:r w:rsidR="00426E62" w:rsidRPr="006E6534" w:rsidDel="00532045">
          <w:rPr>
            <w:rFonts w:cs="Times New Roman"/>
            <w:color w:val="000000" w:themeColor="text1"/>
            <w:rPrChange w:id="2614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41" w:author="N F" w:date="2023-12-05T03:09:00Z">
              <w:rPr>
                <w:rFonts w:cs="Times New Roman"/>
                <w:lang w:val="en-GB"/>
              </w:rPr>
            </w:rPrChange>
          </w:rPr>
          <w:delInstrText>plus</w:delInstrText>
        </w:r>
        <w:r w:rsidR="00426E62" w:rsidRPr="006E6534" w:rsidDel="00532045">
          <w:rPr>
            <w:rFonts w:cs="Times New Roman"/>
            <w:color w:val="000000" w:themeColor="text1"/>
            <w:rPrChange w:id="2614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43" w:author="N F" w:date="2023-12-05T03:09:00Z">
              <w:rPr>
                <w:rFonts w:cs="Times New Roman"/>
                <w:lang w:val="en-GB"/>
              </w:rPr>
            </w:rPrChange>
          </w:rPr>
          <w:delInstrText>bevacizumab</w:delInstrText>
        </w:r>
        <w:r w:rsidR="00426E62" w:rsidRPr="006E6534" w:rsidDel="00532045">
          <w:rPr>
            <w:rFonts w:cs="Times New Roman"/>
            <w:color w:val="000000" w:themeColor="text1"/>
            <w:rPrChange w:id="2614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45" w:author="N F" w:date="2023-12-05T03:09:00Z">
              <w:rPr>
                <w:rFonts w:cs="Times New Roman"/>
                <w:lang w:val="en-GB"/>
              </w:rPr>
            </w:rPrChange>
          </w:rPr>
          <w:delInstrText>than</w:delInstrText>
        </w:r>
        <w:r w:rsidR="00426E62" w:rsidRPr="006E6534" w:rsidDel="00532045">
          <w:rPr>
            <w:rFonts w:cs="Times New Roman"/>
            <w:color w:val="000000" w:themeColor="text1"/>
            <w:rPrChange w:id="2614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47" w:author="N F" w:date="2023-12-05T03:09:00Z">
              <w:rPr>
                <w:rFonts w:cs="Times New Roman"/>
                <w:lang w:val="en-GB"/>
              </w:rPr>
            </w:rPrChange>
          </w:rPr>
          <w:delInstrText>osimertinib</w:delInstrText>
        </w:r>
        <w:r w:rsidR="00426E62" w:rsidRPr="006E6534" w:rsidDel="00532045">
          <w:rPr>
            <w:rFonts w:cs="Times New Roman"/>
            <w:color w:val="000000" w:themeColor="text1"/>
            <w:rPrChange w:id="2614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49" w:author="N F" w:date="2023-12-05T03:09:00Z">
              <w:rPr>
                <w:rFonts w:cs="Times New Roman"/>
                <w:lang w:val="en-GB"/>
              </w:rPr>
            </w:rPrChange>
          </w:rPr>
          <w:delInstrText>alone</w:delInstrText>
        </w:r>
        <w:r w:rsidR="00426E62" w:rsidRPr="006E6534" w:rsidDel="00532045">
          <w:rPr>
            <w:rFonts w:cs="Times New Roman"/>
            <w:color w:val="000000" w:themeColor="text1"/>
            <w:rPrChange w:id="26150" w:author="N F" w:date="2023-12-05T03:09:00Z">
              <w:rPr>
                <w:rFonts w:cs="Times New Roman"/>
              </w:rPr>
            </w:rPrChange>
          </w:rPr>
          <w:delInstrText xml:space="preserve"> (68% </w:delInstrText>
        </w:r>
        <w:r w:rsidR="00426E62" w:rsidRPr="006E6534" w:rsidDel="00532045">
          <w:rPr>
            <w:rFonts w:cs="Times New Roman"/>
            <w:color w:val="000000" w:themeColor="text1"/>
            <w:lang w:val="en-GB"/>
            <w:rPrChange w:id="26151" w:author="N F" w:date="2023-12-05T03:09:00Z">
              <w:rPr>
                <w:rFonts w:cs="Times New Roman"/>
                <w:lang w:val="en-GB"/>
              </w:rPr>
            </w:rPrChange>
          </w:rPr>
          <w:delInstrText>vs</w:delInstrText>
        </w:r>
        <w:r w:rsidR="00426E62" w:rsidRPr="006E6534" w:rsidDel="00532045">
          <w:rPr>
            <w:rFonts w:cs="Times New Roman"/>
            <w:color w:val="000000" w:themeColor="text1"/>
            <w:rPrChange w:id="26152" w:author="N F" w:date="2023-12-05T03:09:00Z">
              <w:rPr>
                <w:rFonts w:cs="Times New Roman"/>
              </w:rPr>
            </w:rPrChange>
          </w:rPr>
          <w:delInstrText xml:space="preserve"> 54%), </w:delInstrText>
        </w:r>
        <w:r w:rsidR="00426E62" w:rsidRPr="006E6534" w:rsidDel="00532045">
          <w:rPr>
            <w:rFonts w:cs="Times New Roman"/>
            <w:color w:val="000000" w:themeColor="text1"/>
            <w:lang w:val="en-GB"/>
            <w:rPrChange w:id="26153" w:author="N F" w:date="2023-12-05T03:09:00Z">
              <w:rPr>
                <w:rFonts w:cs="Times New Roman"/>
                <w:lang w:val="en-GB"/>
              </w:rPr>
            </w:rPrChange>
          </w:rPr>
          <w:delInstrText>median</w:delInstrText>
        </w:r>
        <w:r w:rsidR="00426E62" w:rsidRPr="006E6534" w:rsidDel="00532045">
          <w:rPr>
            <w:rFonts w:cs="Times New Roman"/>
            <w:color w:val="000000" w:themeColor="text1"/>
            <w:rPrChange w:id="2615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55" w:author="N F" w:date="2023-12-05T03:09:00Z">
              <w:rPr>
                <w:rFonts w:cs="Times New Roman"/>
                <w:lang w:val="en-GB"/>
              </w:rPr>
            </w:rPrChange>
          </w:rPr>
          <w:delInstrText>PFS</w:delInstrText>
        </w:r>
        <w:r w:rsidR="00426E62" w:rsidRPr="006E6534" w:rsidDel="00532045">
          <w:rPr>
            <w:rFonts w:cs="Times New Roman"/>
            <w:color w:val="000000" w:themeColor="text1"/>
            <w:rPrChange w:id="2615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57" w:author="N F" w:date="2023-12-05T03:09:00Z">
              <w:rPr>
                <w:rFonts w:cs="Times New Roman"/>
                <w:lang w:val="en-GB"/>
              </w:rPr>
            </w:rPrChange>
          </w:rPr>
          <w:delInstrText>was</w:delInstrText>
        </w:r>
        <w:r w:rsidR="00426E62" w:rsidRPr="006E6534" w:rsidDel="00532045">
          <w:rPr>
            <w:rFonts w:cs="Times New Roman"/>
            <w:color w:val="000000" w:themeColor="text1"/>
            <w:rPrChange w:id="2615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59" w:author="N F" w:date="2023-12-05T03:09:00Z">
              <w:rPr>
                <w:rFonts w:cs="Times New Roman"/>
                <w:lang w:val="en-GB"/>
              </w:rPr>
            </w:rPrChange>
          </w:rPr>
          <w:delInstrText>not</w:delInstrText>
        </w:r>
        <w:r w:rsidR="00426E62" w:rsidRPr="006E6534" w:rsidDel="00532045">
          <w:rPr>
            <w:rFonts w:cs="Times New Roman"/>
            <w:color w:val="000000" w:themeColor="text1"/>
            <w:rPrChange w:id="2616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61" w:author="N F" w:date="2023-12-05T03:09:00Z">
              <w:rPr>
                <w:rFonts w:cs="Times New Roman"/>
                <w:lang w:val="en-GB"/>
              </w:rPr>
            </w:rPrChange>
          </w:rPr>
          <w:delInstrText>longer</w:delInstrText>
        </w:r>
        <w:r w:rsidR="00426E62" w:rsidRPr="006E6534" w:rsidDel="00532045">
          <w:rPr>
            <w:rFonts w:cs="Times New Roman"/>
            <w:color w:val="000000" w:themeColor="text1"/>
            <w:rPrChange w:id="2616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63" w:author="N F" w:date="2023-12-05T03:09:00Z">
              <w:rPr>
                <w:rFonts w:cs="Times New Roman"/>
                <w:lang w:val="en-GB"/>
              </w:rPr>
            </w:rPrChange>
          </w:rPr>
          <w:delInstrText>with</w:delInstrText>
        </w:r>
        <w:r w:rsidR="00426E62" w:rsidRPr="006E6534" w:rsidDel="00532045">
          <w:rPr>
            <w:rFonts w:cs="Times New Roman"/>
            <w:color w:val="000000" w:themeColor="text1"/>
            <w:rPrChange w:id="2616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65" w:author="N F" w:date="2023-12-05T03:09:00Z">
              <w:rPr>
                <w:rFonts w:cs="Times New Roman"/>
                <w:lang w:val="en-GB"/>
              </w:rPr>
            </w:rPrChange>
          </w:rPr>
          <w:delInstrText>osimertinib</w:delInstrText>
        </w:r>
        <w:r w:rsidR="00426E62" w:rsidRPr="006E6534" w:rsidDel="00532045">
          <w:rPr>
            <w:rFonts w:cs="Times New Roman"/>
            <w:color w:val="000000" w:themeColor="text1"/>
            <w:rPrChange w:id="2616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67" w:author="N F" w:date="2023-12-05T03:09:00Z">
              <w:rPr>
                <w:rFonts w:cs="Times New Roman"/>
                <w:lang w:val="en-GB"/>
              </w:rPr>
            </w:rPrChange>
          </w:rPr>
          <w:delInstrText>plus</w:delInstrText>
        </w:r>
        <w:r w:rsidR="00426E62" w:rsidRPr="006E6534" w:rsidDel="00532045">
          <w:rPr>
            <w:rFonts w:cs="Times New Roman"/>
            <w:color w:val="000000" w:themeColor="text1"/>
            <w:rPrChange w:id="2616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69" w:author="N F" w:date="2023-12-05T03:09:00Z">
              <w:rPr>
                <w:rFonts w:cs="Times New Roman"/>
                <w:lang w:val="en-GB"/>
              </w:rPr>
            </w:rPrChange>
          </w:rPr>
          <w:delInstrText>bevacizumab</w:delInstrText>
        </w:r>
        <w:r w:rsidR="00426E62" w:rsidRPr="006E6534" w:rsidDel="00532045">
          <w:rPr>
            <w:rFonts w:cs="Times New Roman"/>
            <w:color w:val="000000" w:themeColor="text1"/>
            <w:rPrChange w:id="26170" w:author="N F" w:date="2023-12-05T03:09:00Z">
              <w:rPr>
                <w:rFonts w:cs="Times New Roman"/>
              </w:rPr>
            </w:rPrChange>
          </w:rPr>
          <w:delInstrText xml:space="preserve"> (9.4 </w:delInstrText>
        </w:r>
        <w:r w:rsidR="00426E62" w:rsidRPr="006E6534" w:rsidDel="00532045">
          <w:rPr>
            <w:rFonts w:cs="Times New Roman"/>
            <w:color w:val="000000" w:themeColor="text1"/>
            <w:lang w:val="en-GB"/>
            <w:rPrChange w:id="26171" w:author="N F" w:date="2023-12-05T03:09:00Z">
              <w:rPr>
                <w:rFonts w:cs="Times New Roman"/>
                <w:lang w:val="en-GB"/>
              </w:rPr>
            </w:rPrChange>
          </w:rPr>
          <w:delInstrText>months</w:delInstrText>
        </w:r>
        <w:r w:rsidR="00426E62" w:rsidRPr="006E6534" w:rsidDel="00532045">
          <w:rPr>
            <w:rFonts w:cs="Times New Roman"/>
            <w:color w:val="000000" w:themeColor="text1"/>
            <w:rPrChange w:id="2617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73" w:author="N F" w:date="2023-12-05T03:09:00Z">
              <w:rPr>
                <w:rFonts w:cs="Times New Roman"/>
                <w:lang w:val="en-GB"/>
              </w:rPr>
            </w:rPrChange>
          </w:rPr>
          <w:delInstrText>vs</w:delInstrText>
        </w:r>
        <w:r w:rsidR="00426E62" w:rsidRPr="006E6534" w:rsidDel="00532045">
          <w:rPr>
            <w:rFonts w:cs="Times New Roman"/>
            <w:color w:val="000000" w:themeColor="text1"/>
            <w:rPrChange w:id="26174" w:author="N F" w:date="2023-12-05T03:09:00Z">
              <w:rPr>
                <w:rFonts w:cs="Times New Roman"/>
              </w:rPr>
            </w:rPrChange>
          </w:rPr>
          <w:delInstrText xml:space="preserve"> 13.5 </w:delInstrText>
        </w:r>
        <w:r w:rsidR="00426E62" w:rsidRPr="006E6534" w:rsidDel="00532045">
          <w:rPr>
            <w:rFonts w:cs="Times New Roman"/>
            <w:color w:val="000000" w:themeColor="text1"/>
            <w:lang w:val="en-GB"/>
            <w:rPrChange w:id="26175" w:author="N F" w:date="2023-12-05T03:09:00Z">
              <w:rPr>
                <w:rFonts w:cs="Times New Roman"/>
                <w:lang w:val="en-GB"/>
              </w:rPr>
            </w:rPrChange>
          </w:rPr>
          <w:delInstrText>months</w:delInstrText>
        </w:r>
        <w:r w:rsidR="00426E62" w:rsidRPr="006E6534" w:rsidDel="00532045">
          <w:rPr>
            <w:rFonts w:cs="Times New Roman"/>
            <w:color w:val="000000" w:themeColor="text1"/>
            <w:rPrChange w:id="2617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77" w:author="N F" w:date="2023-12-05T03:09:00Z">
              <w:rPr>
                <w:rFonts w:cs="Times New Roman"/>
                <w:lang w:val="en-GB"/>
              </w:rPr>
            </w:rPrChange>
          </w:rPr>
          <w:delInstrText>adjusted</w:delInstrText>
        </w:r>
        <w:r w:rsidR="00426E62" w:rsidRPr="006E6534" w:rsidDel="00532045">
          <w:rPr>
            <w:rFonts w:cs="Times New Roman"/>
            <w:color w:val="000000" w:themeColor="text1"/>
            <w:rPrChange w:id="2617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79" w:author="N F" w:date="2023-12-05T03:09:00Z">
              <w:rPr>
                <w:rFonts w:cs="Times New Roman"/>
                <w:lang w:val="en-GB"/>
              </w:rPr>
            </w:rPrChange>
          </w:rPr>
          <w:delInstrText>hazard</w:delInstrText>
        </w:r>
        <w:r w:rsidR="00426E62" w:rsidRPr="006E6534" w:rsidDel="00532045">
          <w:rPr>
            <w:rFonts w:cs="Times New Roman"/>
            <w:color w:val="000000" w:themeColor="text1"/>
            <w:rPrChange w:id="2618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81" w:author="N F" w:date="2023-12-05T03:09:00Z">
              <w:rPr>
                <w:rFonts w:cs="Times New Roman"/>
                <w:lang w:val="en-GB"/>
              </w:rPr>
            </w:rPrChange>
          </w:rPr>
          <w:delInstrText>ratio</w:delInstrText>
        </w:r>
        <w:r w:rsidR="00426E62" w:rsidRPr="006E6534" w:rsidDel="00532045">
          <w:rPr>
            <w:rFonts w:cs="Times New Roman"/>
            <w:color w:val="000000" w:themeColor="text1"/>
            <w:rPrChange w:id="26182" w:author="N F" w:date="2023-12-05T03:09:00Z">
              <w:rPr>
                <w:rFonts w:cs="Times New Roman"/>
              </w:rPr>
            </w:rPrChange>
          </w:rPr>
          <w:delInstrText xml:space="preserve">, 1.44; 80% </w:delInstrText>
        </w:r>
        <w:r w:rsidR="00426E62" w:rsidRPr="006E6534" w:rsidDel="00532045">
          <w:rPr>
            <w:rFonts w:cs="Times New Roman"/>
            <w:color w:val="000000" w:themeColor="text1"/>
            <w:lang w:val="en-GB"/>
            <w:rPrChange w:id="26183" w:author="N F" w:date="2023-12-05T03:09:00Z">
              <w:rPr>
                <w:rFonts w:cs="Times New Roman"/>
                <w:lang w:val="en-GB"/>
              </w:rPr>
            </w:rPrChange>
          </w:rPr>
          <w:delInstrText>CI</w:delInstrText>
        </w:r>
        <w:r w:rsidR="00426E62" w:rsidRPr="006E6534" w:rsidDel="00532045">
          <w:rPr>
            <w:rFonts w:cs="Times New Roman"/>
            <w:color w:val="000000" w:themeColor="text1"/>
            <w:rPrChange w:id="26184" w:author="N F" w:date="2023-12-05T03:09:00Z">
              <w:rPr>
                <w:rFonts w:cs="Times New Roman"/>
              </w:rPr>
            </w:rPrChange>
          </w:rPr>
          <w:delInstrText xml:space="preserve">, 1.00 </w:delInstrText>
        </w:r>
        <w:r w:rsidR="00426E62" w:rsidRPr="006E6534" w:rsidDel="00532045">
          <w:rPr>
            <w:rFonts w:cs="Times New Roman"/>
            <w:color w:val="000000" w:themeColor="text1"/>
            <w:lang w:val="en-GB"/>
            <w:rPrChange w:id="26185" w:author="N F" w:date="2023-12-05T03:09:00Z">
              <w:rPr>
                <w:rFonts w:cs="Times New Roman"/>
                <w:lang w:val="en-GB"/>
              </w:rPr>
            </w:rPrChange>
          </w:rPr>
          <w:delInstrText>to</w:delInstrText>
        </w:r>
        <w:r w:rsidR="00426E62" w:rsidRPr="006E6534" w:rsidDel="00532045">
          <w:rPr>
            <w:rFonts w:cs="Times New Roman"/>
            <w:color w:val="000000" w:themeColor="text1"/>
            <w:rPrChange w:id="26186" w:author="N F" w:date="2023-12-05T03:09:00Z">
              <w:rPr>
                <w:rFonts w:cs="Times New Roman"/>
              </w:rPr>
            </w:rPrChange>
          </w:rPr>
          <w:delInstrText xml:space="preserve"> 2.08; </w:delInstrText>
        </w:r>
        <w:r w:rsidR="00426E62" w:rsidRPr="006E6534" w:rsidDel="00532045">
          <w:rPr>
            <w:rFonts w:cs="Times New Roman"/>
            <w:color w:val="000000" w:themeColor="text1"/>
            <w:lang w:val="en-GB"/>
            <w:rPrChange w:id="26187" w:author="N F" w:date="2023-12-05T03:09:00Z">
              <w:rPr>
                <w:rFonts w:cs="Times New Roman"/>
                <w:lang w:val="en-GB"/>
              </w:rPr>
            </w:rPrChange>
          </w:rPr>
          <w:delInstrText>P</w:delInstrText>
        </w:r>
        <w:r w:rsidR="00426E62" w:rsidRPr="006E6534" w:rsidDel="00532045">
          <w:rPr>
            <w:rFonts w:cs="Times New Roman"/>
            <w:color w:val="000000" w:themeColor="text1"/>
            <w:rPrChange w:id="26188" w:author="N F" w:date="2023-12-05T03:09:00Z">
              <w:rPr>
                <w:rFonts w:cs="Times New Roman"/>
              </w:rPr>
            </w:rPrChange>
          </w:rPr>
          <w:delInstrText xml:space="preserve"> = .20). </w:delInstrText>
        </w:r>
        <w:r w:rsidR="00426E62" w:rsidRPr="006E6534" w:rsidDel="00532045">
          <w:rPr>
            <w:rFonts w:cs="Times New Roman"/>
            <w:color w:val="000000" w:themeColor="text1"/>
            <w:lang w:val="en-GB"/>
            <w:rPrChange w:id="26189" w:author="N F" w:date="2023-12-05T03:09:00Z">
              <w:rPr>
                <w:rFonts w:cs="Times New Roman"/>
                <w:lang w:val="en-GB"/>
              </w:rPr>
            </w:rPrChange>
          </w:rPr>
          <w:delInstrText>Median</w:delInstrText>
        </w:r>
        <w:r w:rsidR="00426E62" w:rsidRPr="006E6534" w:rsidDel="00532045">
          <w:rPr>
            <w:rFonts w:cs="Times New Roman"/>
            <w:color w:val="000000" w:themeColor="text1"/>
            <w:rPrChange w:id="2619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91" w:author="N F" w:date="2023-12-05T03:09:00Z">
              <w:rPr>
                <w:rFonts w:cs="Times New Roman"/>
                <w:lang w:val="en-GB"/>
              </w:rPr>
            </w:rPrChange>
          </w:rPr>
          <w:delInstrText>time</w:delInstrText>
        </w:r>
        <w:r w:rsidR="00426E62" w:rsidRPr="006E6534" w:rsidDel="00532045">
          <w:rPr>
            <w:rFonts w:cs="Times New Roman"/>
            <w:color w:val="000000" w:themeColor="text1"/>
            <w:rPrChange w:id="2619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93" w:author="N F" w:date="2023-12-05T03:09:00Z">
              <w:rPr>
                <w:rFonts w:cs="Times New Roman"/>
                <w:lang w:val="en-GB"/>
              </w:rPr>
            </w:rPrChange>
          </w:rPr>
          <w:delInstrText>to</w:delInstrText>
        </w:r>
        <w:r w:rsidR="00426E62" w:rsidRPr="006E6534" w:rsidDel="00532045">
          <w:rPr>
            <w:rFonts w:cs="Times New Roman"/>
            <w:color w:val="000000" w:themeColor="text1"/>
            <w:rPrChange w:id="2619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95" w:author="N F" w:date="2023-12-05T03:09:00Z">
              <w:rPr>
                <w:rFonts w:cs="Times New Roman"/>
                <w:lang w:val="en-GB"/>
              </w:rPr>
            </w:rPrChange>
          </w:rPr>
          <w:delInstrText>treatment</w:delInstrText>
        </w:r>
        <w:r w:rsidR="00426E62" w:rsidRPr="006E6534" w:rsidDel="00532045">
          <w:rPr>
            <w:rFonts w:cs="Times New Roman"/>
            <w:color w:val="000000" w:themeColor="text1"/>
            <w:rPrChange w:id="2619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97" w:author="N F" w:date="2023-12-05T03:09:00Z">
              <w:rPr>
                <w:rFonts w:cs="Times New Roman"/>
                <w:lang w:val="en-GB"/>
              </w:rPr>
            </w:rPrChange>
          </w:rPr>
          <w:delInstrText>failure</w:delInstrText>
        </w:r>
        <w:r w:rsidR="00426E62" w:rsidRPr="006E6534" w:rsidDel="00532045">
          <w:rPr>
            <w:rFonts w:cs="Times New Roman"/>
            <w:color w:val="000000" w:themeColor="text1"/>
            <w:rPrChange w:id="2619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199" w:author="N F" w:date="2023-12-05T03:09:00Z">
              <w:rPr>
                <w:rFonts w:cs="Times New Roman"/>
                <w:lang w:val="en-GB"/>
              </w:rPr>
            </w:rPrChange>
          </w:rPr>
          <w:delInstrText>was</w:delInstrText>
        </w:r>
        <w:r w:rsidR="00426E62" w:rsidRPr="006E6534" w:rsidDel="00532045">
          <w:rPr>
            <w:rFonts w:cs="Times New Roman"/>
            <w:color w:val="000000" w:themeColor="text1"/>
            <w:rPrChange w:id="2620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01" w:author="N F" w:date="2023-12-05T03:09:00Z">
              <w:rPr>
                <w:rFonts w:cs="Times New Roman"/>
                <w:lang w:val="en-GB"/>
              </w:rPr>
            </w:rPrChange>
          </w:rPr>
          <w:delInstrText>also</w:delInstrText>
        </w:r>
        <w:r w:rsidR="00426E62" w:rsidRPr="006E6534" w:rsidDel="00532045">
          <w:rPr>
            <w:rFonts w:cs="Times New Roman"/>
            <w:color w:val="000000" w:themeColor="text1"/>
            <w:rPrChange w:id="2620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03" w:author="N F" w:date="2023-12-05T03:09:00Z">
              <w:rPr>
                <w:rFonts w:cs="Times New Roman"/>
                <w:lang w:val="en-GB"/>
              </w:rPr>
            </w:rPrChange>
          </w:rPr>
          <w:delInstrText>shorter</w:delInstrText>
        </w:r>
        <w:r w:rsidR="00426E62" w:rsidRPr="006E6534" w:rsidDel="00532045">
          <w:rPr>
            <w:rFonts w:cs="Times New Roman"/>
            <w:color w:val="000000" w:themeColor="text1"/>
            <w:rPrChange w:id="2620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05" w:author="N F" w:date="2023-12-05T03:09:00Z">
              <w:rPr>
                <w:rFonts w:cs="Times New Roman"/>
                <w:lang w:val="en-GB"/>
              </w:rPr>
            </w:rPrChange>
          </w:rPr>
          <w:delInstrText>in</w:delInstrText>
        </w:r>
        <w:r w:rsidR="00426E62" w:rsidRPr="006E6534" w:rsidDel="00532045">
          <w:rPr>
            <w:rFonts w:cs="Times New Roman"/>
            <w:color w:val="000000" w:themeColor="text1"/>
            <w:rPrChange w:id="2620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07" w:author="N F" w:date="2023-12-05T03:09:00Z">
              <w:rPr>
                <w:rFonts w:cs="Times New Roman"/>
                <w:lang w:val="en-GB"/>
              </w:rPr>
            </w:rPrChange>
          </w:rPr>
          <w:delInstrText>the</w:delInstrText>
        </w:r>
        <w:r w:rsidR="00426E62" w:rsidRPr="006E6534" w:rsidDel="00532045">
          <w:rPr>
            <w:rFonts w:cs="Times New Roman"/>
            <w:color w:val="000000" w:themeColor="text1"/>
            <w:rPrChange w:id="2620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09" w:author="N F" w:date="2023-12-05T03:09:00Z">
              <w:rPr>
                <w:rFonts w:cs="Times New Roman"/>
                <w:lang w:val="en-GB"/>
              </w:rPr>
            </w:rPrChange>
          </w:rPr>
          <w:delInstrText>combination</w:delInstrText>
        </w:r>
        <w:r w:rsidR="00426E62" w:rsidRPr="006E6534" w:rsidDel="00532045">
          <w:rPr>
            <w:rFonts w:cs="Times New Roman"/>
            <w:color w:val="000000" w:themeColor="text1"/>
            <w:rPrChange w:id="2621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11" w:author="N F" w:date="2023-12-05T03:09:00Z">
              <w:rPr>
                <w:rFonts w:cs="Times New Roman"/>
                <w:lang w:val="en-GB"/>
              </w:rPr>
            </w:rPrChange>
          </w:rPr>
          <w:delInstrText>arm</w:delInstrText>
        </w:r>
        <w:r w:rsidR="00426E62" w:rsidRPr="006E6534" w:rsidDel="00532045">
          <w:rPr>
            <w:rFonts w:cs="Times New Roman"/>
            <w:color w:val="000000" w:themeColor="text1"/>
            <w:rPrChange w:id="2621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13" w:author="N F" w:date="2023-12-05T03:09:00Z">
              <w:rPr>
                <w:rFonts w:cs="Times New Roman"/>
                <w:lang w:val="en-GB"/>
              </w:rPr>
            </w:rPrChange>
          </w:rPr>
          <w:delInstrText>vs</w:delInstrText>
        </w:r>
        <w:r w:rsidR="00426E62" w:rsidRPr="006E6534" w:rsidDel="00532045">
          <w:rPr>
            <w:rFonts w:cs="Times New Roman"/>
            <w:color w:val="000000" w:themeColor="text1"/>
            <w:rPrChange w:id="2621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15" w:author="N F" w:date="2023-12-05T03:09:00Z">
              <w:rPr>
                <w:rFonts w:cs="Times New Roman"/>
                <w:lang w:val="en-GB"/>
              </w:rPr>
            </w:rPrChange>
          </w:rPr>
          <w:delInstrText>the</w:delInstrText>
        </w:r>
        <w:r w:rsidR="00426E62" w:rsidRPr="006E6534" w:rsidDel="00532045">
          <w:rPr>
            <w:rFonts w:cs="Times New Roman"/>
            <w:color w:val="000000" w:themeColor="text1"/>
            <w:rPrChange w:id="2621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17" w:author="N F" w:date="2023-12-05T03:09:00Z">
              <w:rPr>
                <w:rFonts w:cs="Times New Roman"/>
                <w:lang w:val="en-GB"/>
              </w:rPr>
            </w:rPrChange>
          </w:rPr>
          <w:delInstrText>osimertinib</w:delInstrText>
        </w:r>
        <w:r w:rsidR="00426E62" w:rsidRPr="006E6534" w:rsidDel="00532045">
          <w:rPr>
            <w:rFonts w:cs="Times New Roman"/>
            <w:color w:val="000000" w:themeColor="text1"/>
            <w:rPrChange w:id="2621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19" w:author="N F" w:date="2023-12-05T03:09:00Z">
              <w:rPr>
                <w:rFonts w:cs="Times New Roman"/>
                <w:lang w:val="en-GB"/>
              </w:rPr>
            </w:rPrChange>
          </w:rPr>
          <w:delInstrText>arm</w:delInstrText>
        </w:r>
        <w:r w:rsidR="00426E62" w:rsidRPr="006E6534" w:rsidDel="00532045">
          <w:rPr>
            <w:rFonts w:cs="Times New Roman"/>
            <w:color w:val="000000" w:themeColor="text1"/>
            <w:rPrChange w:id="26220" w:author="N F" w:date="2023-12-05T03:09:00Z">
              <w:rPr>
                <w:rFonts w:cs="Times New Roman"/>
              </w:rPr>
            </w:rPrChange>
          </w:rPr>
          <w:delInstrText xml:space="preserve"> (8.4 </w:delInstrText>
        </w:r>
        <w:r w:rsidR="00426E62" w:rsidRPr="006E6534" w:rsidDel="00532045">
          <w:rPr>
            <w:rFonts w:cs="Times New Roman"/>
            <w:color w:val="000000" w:themeColor="text1"/>
            <w:lang w:val="en-GB"/>
            <w:rPrChange w:id="26221" w:author="N F" w:date="2023-12-05T03:09:00Z">
              <w:rPr>
                <w:rFonts w:cs="Times New Roman"/>
                <w:lang w:val="en-GB"/>
              </w:rPr>
            </w:rPrChange>
          </w:rPr>
          <w:delInstrText>months</w:delInstrText>
        </w:r>
        <w:r w:rsidR="00426E62" w:rsidRPr="006E6534" w:rsidDel="00532045">
          <w:rPr>
            <w:rFonts w:cs="Times New Roman"/>
            <w:color w:val="000000" w:themeColor="text1"/>
            <w:rPrChange w:id="2622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23" w:author="N F" w:date="2023-12-05T03:09:00Z">
              <w:rPr>
                <w:rFonts w:cs="Times New Roman"/>
                <w:lang w:val="en-GB"/>
              </w:rPr>
            </w:rPrChange>
          </w:rPr>
          <w:delInstrText>vs</w:delInstrText>
        </w:r>
        <w:r w:rsidR="00426E62" w:rsidRPr="006E6534" w:rsidDel="00532045">
          <w:rPr>
            <w:rFonts w:cs="Times New Roman"/>
            <w:color w:val="000000" w:themeColor="text1"/>
            <w:rPrChange w:id="26224" w:author="N F" w:date="2023-12-05T03:09:00Z">
              <w:rPr>
                <w:rFonts w:cs="Times New Roman"/>
              </w:rPr>
            </w:rPrChange>
          </w:rPr>
          <w:delInstrText xml:space="preserve"> 11.2 </w:delInstrText>
        </w:r>
        <w:r w:rsidR="00426E62" w:rsidRPr="006E6534" w:rsidDel="00532045">
          <w:rPr>
            <w:rFonts w:cs="Times New Roman"/>
            <w:color w:val="000000" w:themeColor="text1"/>
            <w:lang w:val="en-GB"/>
            <w:rPrChange w:id="26225" w:author="N F" w:date="2023-12-05T03:09:00Z">
              <w:rPr>
                <w:rFonts w:cs="Times New Roman"/>
                <w:lang w:val="en-GB"/>
              </w:rPr>
            </w:rPrChange>
          </w:rPr>
          <w:delInstrText>months</w:delInstrText>
        </w:r>
        <w:r w:rsidR="00426E62" w:rsidRPr="006E6534" w:rsidDel="00532045">
          <w:rPr>
            <w:rFonts w:cs="Times New Roman"/>
            <w:color w:val="000000" w:themeColor="text1"/>
            <w:rPrChange w:id="2622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27" w:author="N F" w:date="2023-12-05T03:09:00Z">
              <w:rPr>
                <w:rFonts w:cs="Times New Roman"/>
                <w:lang w:val="en-GB"/>
              </w:rPr>
            </w:rPrChange>
          </w:rPr>
          <w:delInstrText>P</w:delInstrText>
        </w:r>
        <w:r w:rsidR="00426E62" w:rsidRPr="006E6534" w:rsidDel="00532045">
          <w:rPr>
            <w:rFonts w:cs="Times New Roman"/>
            <w:color w:val="000000" w:themeColor="text1"/>
            <w:rPrChange w:id="26228" w:author="N F" w:date="2023-12-05T03:09:00Z">
              <w:rPr>
                <w:rFonts w:cs="Times New Roman"/>
              </w:rPr>
            </w:rPrChange>
          </w:rPr>
          <w:delInstrText xml:space="preserve"> = .12). </w:delInstrText>
        </w:r>
        <w:r w:rsidR="00426E62" w:rsidRPr="006E6534" w:rsidDel="00532045">
          <w:rPr>
            <w:rFonts w:cs="Times New Roman"/>
            <w:color w:val="000000" w:themeColor="text1"/>
            <w:lang w:val="en-GB"/>
            <w:rPrChange w:id="26229" w:author="N F" w:date="2023-12-05T03:09:00Z">
              <w:rPr>
                <w:rFonts w:cs="Times New Roman"/>
                <w:lang w:val="en-GB"/>
              </w:rPr>
            </w:rPrChange>
          </w:rPr>
          <w:delInstrText>Median</w:delInstrText>
        </w:r>
        <w:r w:rsidR="00426E62" w:rsidRPr="006E6534" w:rsidDel="00532045">
          <w:rPr>
            <w:rFonts w:cs="Times New Roman"/>
            <w:color w:val="000000" w:themeColor="text1"/>
            <w:rPrChange w:id="2623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31" w:author="N F" w:date="2023-12-05T03:09:00Z">
              <w:rPr>
                <w:rFonts w:cs="Times New Roman"/>
                <w:lang w:val="en-GB"/>
              </w:rPr>
            </w:rPrChange>
          </w:rPr>
          <w:delInstrText>overall</w:delInstrText>
        </w:r>
        <w:r w:rsidR="00426E62" w:rsidRPr="006E6534" w:rsidDel="00532045">
          <w:rPr>
            <w:rFonts w:cs="Times New Roman"/>
            <w:color w:val="000000" w:themeColor="text1"/>
            <w:rPrChange w:id="2623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33" w:author="N F" w:date="2023-12-05T03:09:00Z">
              <w:rPr>
                <w:rFonts w:cs="Times New Roman"/>
                <w:lang w:val="en-GB"/>
              </w:rPr>
            </w:rPrChange>
          </w:rPr>
          <w:delInstrText>survival</w:delInstrText>
        </w:r>
        <w:r w:rsidR="00426E62" w:rsidRPr="006E6534" w:rsidDel="00532045">
          <w:rPr>
            <w:rFonts w:cs="Times New Roman"/>
            <w:color w:val="000000" w:themeColor="text1"/>
            <w:rPrChange w:id="2623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35" w:author="N F" w:date="2023-12-05T03:09:00Z">
              <w:rPr>
                <w:rFonts w:cs="Times New Roman"/>
                <w:lang w:val="en-GB"/>
              </w:rPr>
            </w:rPrChange>
          </w:rPr>
          <w:delInstrText>was</w:delInstrText>
        </w:r>
        <w:r w:rsidR="00426E62" w:rsidRPr="006E6534" w:rsidDel="00532045">
          <w:rPr>
            <w:rFonts w:cs="Times New Roman"/>
            <w:color w:val="000000" w:themeColor="text1"/>
            <w:rPrChange w:id="2623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37" w:author="N F" w:date="2023-12-05T03:09:00Z">
              <w:rPr>
                <w:rFonts w:cs="Times New Roman"/>
                <w:lang w:val="en-GB"/>
              </w:rPr>
            </w:rPrChange>
          </w:rPr>
          <w:delInstrText>not</w:delInstrText>
        </w:r>
        <w:r w:rsidR="00426E62" w:rsidRPr="006E6534" w:rsidDel="00532045">
          <w:rPr>
            <w:rFonts w:cs="Times New Roman"/>
            <w:color w:val="000000" w:themeColor="text1"/>
            <w:rPrChange w:id="2623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39" w:author="N F" w:date="2023-12-05T03:09:00Z">
              <w:rPr>
                <w:rFonts w:cs="Times New Roman"/>
                <w:lang w:val="en-GB"/>
              </w:rPr>
            </w:rPrChange>
          </w:rPr>
          <w:delInstrText>different</w:delInstrText>
        </w:r>
        <w:r w:rsidR="00426E62" w:rsidRPr="006E6534" w:rsidDel="00532045">
          <w:rPr>
            <w:rFonts w:cs="Times New Roman"/>
            <w:color w:val="000000" w:themeColor="text1"/>
            <w:rPrChange w:id="2624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41" w:author="N F" w:date="2023-12-05T03:09:00Z">
              <w:rPr>
                <w:rFonts w:cs="Times New Roman"/>
                <w:lang w:val="en-GB"/>
              </w:rPr>
            </w:rPrChange>
          </w:rPr>
          <w:delInstrText>in</w:delInstrText>
        </w:r>
        <w:r w:rsidR="00426E62" w:rsidRPr="006E6534" w:rsidDel="00532045">
          <w:rPr>
            <w:rFonts w:cs="Times New Roman"/>
            <w:color w:val="000000" w:themeColor="text1"/>
            <w:rPrChange w:id="2624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43" w:author="N F" w:date="2023-12-05T03:09:00Z">
              <w:rPr>
                <w:rFonts w:cs="Times New Roman"/>
                <w:lang w:val="en-GB"/>
              </w:rPr>
            </w:rPrChange>
          </w:rPr>
          <w:delInstrText>the</w:delInstrText>
        </w:r>
        <w:r w:rsidR="00426E62" w:rsidRPr="006E6534" w:rsidDel="00532045">
          <w:rPr>
            <w:rFonts w:cs="Times New Roman"/>
            <w:color w:val="000000" w:themeColor="text1"/>
            <w:rPrChange w:id="2624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45" w:author="N F" w:date="2023-12-05T03:09:00Z">
              <w:rPr>
                <w:rFonts w:cs="Times New Roman"/>
                <w:lang w:val="en-GB"/>
              </w:rPr>
            </w:rPrChange>
          </w:rPr>
          <w:delInstrText>combination</w:delInstrText>
        </w:r>
        <w:r w:rsidR="00426E62" w:rsidRPr="006E6534" w:rsidDel="00532045">
          <w:rPr>
            <w:rFonts w:cs="Times New Roman"/>
            <w:color w:val="000000" w:themeColor="text1"/>
            <w:rPrChange w:id="2624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47" w:author="N F" w:date="2023-12-05T03:09:00Z">
              <w:rPr>
                <w:rFonts w:cs="Times New Roman"/>
                <w:lang w:val="en-GB"/>
              </w:rPr>
            </w:rPrChange>
          </w:rPr>
          <w:delInstrText>arm</w:delInstrText>
        </w:r>
        <w:r w:rsidR="00426E62" w:rsidRPr="006E6534" w:rsidDel="00532045">
          <w:rPr>
            <w:rFonts w:cs="Times New Roman"/>
            <w:color w:val="000000" w:themeColor="text1"/>
            <w:rPrChange w:id="2624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49" w:author="N F" w:date="2023-12-05T03:09:00Z">
              <w:rPr>
                <w:rFonts w:cs="Times New Roman"/>
                <w:lang w:val="en-GB"/>
              </w:rPr>
            </w:rPrChange>
          </w:rPr>
          <w:delInstrText>vs</w:delInstrText>
        </w:r>
        <w:r w:rsidR="00426E62" w:rsidRPr="006E6534" w:rsidDel="00532045">
          <w:rPr>
            <w:rFonts w:cs="Times New Roman"/>
            <w:color w:val="000000" w:themeColor="text1"/>
            <w:rPrChange w:id="2625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51" w:author="N F" w:date="2023-12-05T03:09:00Z">
              <w:rPr>
                <w:rFonts w:cs="Times New Roman"/>
                <w:lang w:val="en-GB"/>
              </w:rPr>
            </w:rPrChange>
          </w:rPr>
          <w:delInstrText>osimertinib</w:delInstrText>
        </w:r>
        <w:r w:rsidR="00426E62" w:rsidRPr="006E6534" w:rsidDel="00532045">
          <w:rPr>
            <w:rFonts w:cs="Times New Roman"/>
            <w:color w:val="000000" w:themeColor="text1"/>
            <w:rPrChange w:id="2625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53" w:author="N F" w:date="2023-12-05T03:09:00Z">
              <w:rPr>
                <w:rFonts w:cs="Times New Roman"/>
                <w:lang w:val="en-GB"/>
              </w:rPr>
            </w:rPrChange>
          </w:rPr>
          <w:delInstrText>arm</w:delInstrText>
        </w:r>
        <w:r w:rsidR="00426E62" w:rsidRPr="006E6534" w:rsidDel="00532045">
          <w:rPr>
            <w:rFonts w:cs="Times New Roman"/>
            <w:color w:val="000000" w:themeColor="text1"/>
            <w:rPrChange w:id="2625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55" w:author="N F" w:date="2023-12-05T03:09:00Z">
              <w:rPr>
                <w:rFonts w:cs="Times New Roman"/>
                <w:lang w:val="en-GB"/>
              </w:rPr>
            </w:rPrChange>
          </w:rPr>
          <w:delInstrText>not</w:delInstrText>
        </w:r>
        <w:r w:rsidR="00426E62" w:rsidRPr="006E6534" w:rsidDel="00532045">
          <w:rPr>
            <w:rFonts w:cs="Times New Roman"/>
            <w:color w:val="000000" w:themeColor="text1"/>
            <w:rPrChange w:id="2625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57" w:author="N F" w:date="2023-12-05T03:09:00Z">
              <w:rPr>
                <w:rFonts w:cs="Times New Roman"/>
                <w:lang w:val="en-GB"/>
              </w:rPr>
            </w:rPrChange>
          </w:rPr>
          <w:delInstrText>reached</w:delInstrText>
        </w:r>
        <w:r w:rsidR="00426E62" w:rsidRPr="006E6534" w:rsidDel="00532045">
          <w:rPr>
            <w:rFonts w:cs="Times New Roman"/>
            <w:color w:val="000000" w:themeColor="text1"/>
            <w:rPrChange w:id="2625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59" w:author="N F" w:date="2023-12-05T03:09:00Z">
              <w:rPr>
                <w:rFonts w:cs="Times New Roman"/>
                <w:lang w:val="en-GB"/>
              </w:rPr>
            </w:rPrChange>
          </w:rPr>
          <w:delInstrText>vs</w:delInstrText>
        </w:r>
        <w:r w:rsidR="00426E62" w:rsidRPr="006E6534" w:rsidDel="00532045">
          <w:rPr>
            <w:rFonts w:cs="Times New Roman"/>
            <w:color w:val="000000" w:themeColor="text1"/>
            <w:rPrChange w:id="26260" w:author="N F" w:date="2023-12-05T03:09:00Z">
              <w:rPr>
                <w:rFonts w:cs="Times New Roman"/>
              </w:rPr>
            </w:rPrChange>
          </w:rPr>
          <w:delInstrText xml:space="preserve"> 22.1 </w:delInstrText>
        </w:r>
        <w:r w:rsidR="00426E62" w:rsidRPr="006E6534" w:rsidDel="00532045">
          <w:rPr>
            <w:rFonts w:cs="Times New Roman"/>
            <w:color w:val="000000" w:themeColor="text1"/>
            <w:lang w:val="en-GB"/>
            <w:rPrChange w:id="26261" w:author="N F" w:date="2023-12-05T03:09:00Z">
              <w:rPr>
                <w:rFonts w:cs="Times New Roman"/>
                <w:lang w:val="en-GB"/>
              </w:rPr>
            </w:rPrChange>
          </w:rPr>
          <w:delInstrText>months</w:delInstrText>
        </w:r>
        <w:r w:rsidR="00426E62" w:rsidRPr="006E6534" w:rsidDel="00532045">
          <w:rPr>
            <w:rFonts w:cs="Times New Roman"/>
            <w:color w:val="000000" w:themeColor="text1"/>
            <w:rPrChange w:id="2626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63" w:author="N F" w:date="2023-12-05T03:09:00Z">
              <w:rPr>
                <w:rFonts w:cs="Times New Roman"/>
                <w:lang w:val="en-GB"/>
              </w:rPr>
            </w:rPrChange>
          </w:rPr>
          <w:delInstrText>P</w:delInstrText>
        </w:r>
        <w:r w:rsidR="00426E62" w:rsidRPr="006E6534" w:rsidDel="00532045">
          <w:rPr>
            <w:rFonts w:cs="Times New Roman"/>
            <w:color w:val="000000" w:themeColor="text1"/>
            <w:rPrChange w:id="26264" w:author="N F" w:date="2023-12-05T03:09:00Z">
              <w:rPr>
                <w:rFonts w:cs="Times New Roman"/>
              </w:rPr>
            </w:rPrChange>
          </w:rPr>
          <w:delInstrText xml:space="preserve"> = .96). </w:delInstrText>
        </w:r>
        <w:r w:rsidR="00426E62" w:rsidRPr="006E6534" w:rsidDel="00532045">
          <w:rPr>
            <w:rFonts w:cs="Times New Roman"/>
            <w:color w:val="000000" w:themeColor="text1"/>
            <w:lang w:val="en-GB"/>
            <w:rPrChange w:id="26265" w:author="N F" w:date="2023-12-05T03:09:00Z">
              <w:rPr>
                <w:rFonts w:cs="Times New Roman"/>
                <w:lang w:val="en-GB"/>
              </w:rPr>
            </w:rPrChange>
          </w:rPr>
          <w:delInstrText>In</w:delInstrText>
        </w:r>
        <w:r w:rsidR="00426E62" w:rsidRPr="006E6534" w:rsidDel="00532045">
          <w:rPr>
            <w:rFonts w:cs="Times New Roman"/>
            <w:color w:val="000000" w:themeColor="text1"/>
            <w:rPrChange w:id="2626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67" w:author="N F" w:date="2023-12-05T03:09:00Z">
              <w:rPr>
                <w:rFonts w:cs="Times New Roman"/>
                <w:lang w:val="en-GB"/>
              </w:rPr>
            </w:rPrChange>
          </w:rPr>
          <w:delInstrText>the</w:delInstrText>
        </w:r>
        <w:r w:rsidR="00426E62" w:rsidRPr="006E6534" w:rsidDel="00532045">
          <w:rPr>
            <w:rFonts w:cs="Times New Roman"/>
            <w:color w:val="000000" w:themeColor="text1"/>
            <w:rPrChange w:id="2626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69" w:author="N F" w:date="2023-12-05T03:09:00Z">
              <w:rPr>
                <w:rFonts w:cs="Times New Roman"/>
                <w:lang w:val="en-GB"/>
              </w:rPr>
            </w:rPrChange>
          </w:rPr>
          <w:delInstrText>combination</w:delInstrText>
        </w:r>
        <w:r w:rsidR="00426E62" w:rsidRPr="006E6534" w:rsidDel="00532045">
          <w:rPr>
            <w:rFonts w:cs="Times New Roman"/>
            <w:color w:val="000000" w:themeColor="text1"/>
            <w:rPrChange w:id="2627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71" w:author="N F" w:date="2023-12-05T03:09:00Z">
              <w:rPr>
                <w:rFonts w:cs="Times New Roman"/>
                <w:lang w:val="en-GB"/>
              </w:rPr>
            </w:rPrChange>
          </w:rPr>
          <w:delInstrText>arm</w:delInstrText>
        </w:r>
        <w:r w:rsidR="00426E62" w:rsidRPr="006E6534" w:rsidDel="00532045">
          <w:rPr>
            <w:rFonts w:cs="Times New Roman"/>
            <w:color w:val="000000" w:themeColor="text1"/>
            <w:rPrChange w:id="2627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73" w:author="N F" w:date="2023-12-05T03:09:00Z">
              <w:rPr>
                <w:rFonts w:cs="Times New Roman"/>
                <w:lang w:val="en-GB"/>
              </w:rPr>
            </w:rPrChange>
          </w:rPr>
          <w:delInstrText>common</w:delInstrText>
        </w:r>
        <w:r w:rsidR="00426E62" w:rsidRPr="006E6534" w:rsidDel="00532045">
          <w:rPr>
            <w:rFonts w:cs="Times New Roman"/>
            <w:color w:val="000000" w:themeColor="text1"/>
            <w:rPrChange w:id="2627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75" w:author="N F" w:date="2023-12-05T03:09:00Z">
              <w:rPr>
                <w:rFonts w:cs="Times New Roman"/>
                <w:lang w:val="en-GB"/>
              </w:rPr>
            </w:rPrChange>
          </w:rPr>
          <w:delInstrText>adverse</w:delInstrText>
        </w:r>
        <w:r w:rsidR="00426E62" w:rsidRPr="006E6534" w:rsidDel="00532045">
          <w:rPr>
            <w:rFonts w:cs="Times New Roman"/>
            <w:color w:val="000000" w:themeColor="text1"/>
            <w:rPrChange w:id="2627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77" w:author="N F" w:date="2023-12-05T03:09:00Z">
              <w:rPr>
                <w:rFonts w:cs="Times New Roman"/>
                <w:lang w:val="en-GB"/>
              </w:rPr>
            </w:rPrChange>
          </w:rPr>
          <w:delInstrText>events</w:delInstrText>
        </w:r>
        <w:r w:rsidR="00426E62" w:rsidRPr="006E6534" w:rsidDel="00532045">
          <w:rPr>
            <w:rFonts w:cs="Times New Roman"/>
            <w:color w:val="000000" w:themeColor="text1"/>
            <w:rPrChange w:id="2627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79" w:author="N F" w:date="2023-12-05T03:09:00Z">
              <w:rPr>
                <w:rFonts w:cs="Times New Roman"/>
                <w:lang w:val="en-GB"/>
              </w:rPr>
            </w:rPrChange>
          </w:rPr>
          <w:delInstrText>of</w:delInstrText>
        </w:r>
        <w:r w:rsidR="00426E62" w:rsidRPr="006E6534" w:rsidDel="00532045">
          <w:rPr>
            <w:rFonts w:cs="Times New Roman"/>
            <w:color w:val="000000" w:themeColor="text1"/>
            <w:rPrChange w:id="2628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81" w:author="N F" w:date="2023-12-05T03:09:00Z">
              <w:rPr>
                <w:rFonts w:cs="Times New Roman"/>
                <w:lang w:val="en-GB"/>
              </w:rPr>
            </w:rPrChange>
          </w:rPr>
          <w:delInstrText>grade</w:delInstrText>
        </w:r>
        <w:r w:rsidR="00426E62" w:rsidRPr="006E6534" w:rsidDel="00532045">
          <w:rPr>
            <w:rFonts w:cs="Times New Roman"/>
            <w:color w:val="000000" w:themeColor="text1"/>
            <w:rPrChange w:id="26282" w:author="N F" w:date="2023-12-05T03:09:00Z">
              <w:rPr>
                <w:rFonts w:cs="Times New Roman"/>
              </w:rPr>
            </w:rPrChange>
          </w:rPr>
          <w:delInstrText xml:space="preserve"> 3 </w:delInstrText>
        </w:r>
        <w:r w:rsidR="00426E62" w:rsidRPr="006E6534" w:rsidDel="00532045">
          <w:rPr>
            <w:rFonts w:cs="Times New Roman"/>
            <w:color w:val="000000" w:themeColor="text1"/>
            <w:lang w:val="en-GB"/>
            <w:rPrChange w:id="26283" w:author="N F" w:date="2023-12-05T03:09:00Z">
              <w:rPr>
                <w:rFonts w:cs="Times New Roman"/>
                <w:lang w:val="en-GB"/>
              </w:rPr>
            </w:rPrChange>
          </w:rPr>
          <w:delInstrText>or</w:delInstrText>
        </w:r>
        <w:r w:rsidR="00426E62" w:rsidRPr="006E6534" w:rsidDel="00532045">
          <w:rPr>
            <w:rFonts w:cs="Times New Roman"/>
            <w:color w:val="000000" w:themeColor="text1"/>
            <w:rPrChange w:id="2628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85" w:author="N F" w:date="2023-12-05T03:09:00Z">
              <w:rPr>
                <w:rFonts w:cs="Times New Roman"/>
                <w:lang w:val="en-GB"/>
              </w:rPr>
            </w:rPrChange>
          </w:rPr>
          <w:delInstrText>higher</w:delInstrText>
        </w:r>
        <w:r w:rsidR="00426E62" w:rsidRPr="006E6534" w:rsidDel="00532045">
          <w:rPr>
            <w:rFonts w:cs="Times New Roman"/>
            <w:color w:val="000000" w:themeColor="text1"/>
            <w:rPrChange w:id="2628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87" w:author="N F" w:date="2023-12-05T03:09:00Z">
              <w:rPr>
                <w:rFonts w:cs="Times New Roman"/>
                <w:lang w:val="en-GB"/>
              </w:rPr>
            </w:rPrChange>
          </w:rPr>
          <w:delInstrText>were</w:delInstrText>
        </w:r>
        <w:r w:rsidR="00426E62" w:rsidRPr="006E6534" w:rsidDel="00532045">
          <w:rPr>
            <w:rFonts w:cs="Times New Roman"/>
            <w:color w:val="000000" w:themeColor="text1"/>
            <w:rPrChange w:id="2628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89" w:author="N F" w:date="2023-12-05T03:09:00Z">
              <w:rPr>
                <w:rFonts w:cs="Times New Roman"/>
                <w:lang w:val="en-GB"/>
              </w:rPr>
            </w:rPrChange>
          </w:rPr>
          <w:delInstrText>proteinuria</w:delInstrText>
        </w:r>
        <w:r w:rsidR="00426E62" w:rsidRPr="006E6534" w:rsidDel="00532045">
          <w:rPr>
            <w:rFonts w:cs="Times New Roman"/>
            <w:color w:val="000000" w:themeColor="text1"/>
            <w:rPrChange w:id="2629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91" w:author="N F" w:date="2023-12-05T03:09:00Z">
              <w:rPr>
                <w:rFonts w:cs="Times New Roman"/>
                <w:lang w:val="en-GB"/>
              </w:rPr>
            </w:rPrChange>
          </w:rPr>
          <w:delInstrText>n</w:delInstrText>
        </w:r>
        <w:r w:rsidR="00426E62" w:rsidRPr="006E6534" w:rsidDel="00532045">
          <w:rPr>
            <w:rFonts w:cs="Times New Roman"/>
            <w:color w:val="000000" w:themeColor="text1"/>
            <w:rPrChange w:id="26292" w:author="N F" w:date="2023-12-05T03:09:00Z">
              <w:rPr>
                <w:rFonts w:cs="Times New Roman"/>
              </w:rPr>
            </w:rPrChange>
          </w:rPr>
          <w:delInstrText xml:space="preserve"> = 9; 23%), </w:delInstrText>
        </w:r>
        <w:r w:rsidR="00426E62" w:rsidRPr="006E6534" w:rsidDel="00532045">
          <w:rPr>
            <w:rFonts w:cs="Times New Roman"/>
            <w:color w:val="000000" w:themeColor="text1"/>
            <w:lang w:val="en-GB"/>
            <w:rPrChange w:id="26293" w:author="N F" w:date="2023-12-05T03:09:00Z">
              <w:rPr>
                <w:rFonts w:cs="Times New Roman"/>
                <w:lang w:val="en-GB"/>
              </w:rPr>
            </w:rPrChange>
          </w:rPr>
          <w:delInstrText>hypertension</w:delInstrText>
        </w:r>
        <w:r w:rsidR="00426E62" w:rsidRPr="006E6534" w:rsidDel="00532045">
          <w:rPr>
            <w:rFonts w:cs="Times New Roman"/>
            <w:color w:val="000000" w:themeColor="text1"/>
            <w:rPrChange w:id="2629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95" w:author="N F" w:date="2023-12-05T03:09:00Z">
              <w:rPr>
                <w:rFonts w:cs="Times New Roman"/>
                <w:lang w:val="en-GB"/>
              </w:rPr>
            </w:rPrChange>
          </w:rPr>
          <w:delInstrText>n</w:delInstrText>
        </w:r>
        <w:r w:rsidR="00426E62" w:rsidRPr="006E6534" w:rsidDel="00532045">
          <w:rPr>
            <w:rFonts w:cs="Times New Roman"/>
            <w:color w:val="000000" w:themeColor="text1"/>
            <w:rPrChange w:id="26296" w:author="N F" w:date="2023-12-05T03:09:00Z">
              <w:rPr>
                <w:rFonts w:cs="Times New Roman"/>
              </w:rPr>
            </w:rPrChange>
          </w:rPr>
          <w:delInstrText> = 8; 20%).</w:delInstrText>
        </w:r>
        <w:r w:rsidR="00426E62" w:rsidRPr="006E6534" w:rsidDel="00532045">
          <w:rPr>
            <w:rFonts w:cs="Times New Roman"/>
            <w:color w:val="000000" w:themeColor="text1"/>
            <w:lang w:val="en-GB"/>
            <w:rPrChange w:id="26297" w:author="N F" w:date="2023-12-05T03:09:00Z">
              <w:rPr>
                <w:rFonts w:cs="Times New Roman"/>
                <w:lang w:val="en-GB"/>
              </w:rPr>
            </w:rPrChange>
          </w:rPr>
          <w:delInstrText>In</w:delInstrText>
        </w:r>
        <w:r w:rsidR="00426E62" w:rsidRPr="006E6534" w:rsidDel="00532045">
          <w:rPr>
            <w:rFonts w:cs="Times New Roman"/>
            <w:color w:val="000000" w:themeColor="text1"/>
            <w:rPrChange w:id="2629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299" w:author="N F" w:date="2023-12-05T03:09:00Z">
              <w:rPr>
                <w:rFonts w:cs="Times New Roman"/>
                <w:lang w:val="en-GB"/>
              </w:rPr>
            </w:rPrChange>
          </w:rPr>
          <w:delInstrText>this</w:delInstrText>
        </w:r>
        <w:r w:rsidR="00426E62" w:rsidRPr="006E6534" w:rsidDel="00532045">
          <w:rPr>
            <w:rFonts w:cs="Times New Roman"/>
            <w:color w:val="000000" w:themeColor="text1"/>
            <w:rPrChange w:id="2630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01" w:author="N F" w:date="2023-12-05T03:09:00Z">
              <w:rPr>
                <w:rFonts w:cs="Times New Roman"/>
                <w:lang w:val="en-GB"/>
              </w:rPr>
            </w:rPrChange>
          </w:rPr>
          <w:delInstrText>randomized</w:delInstrText>
        </w:r>
        <w:r w:rsidR="00426E62" w:rsidRPr="006E6534" w:rsidDel="00532045">
          <w:rPr>
            <w:rFonts w:cs="Times New Roman"/>
            <w:color w:val="000000" w:themeColor="text1"/>
            <w:rPrChange w:id="2630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03" w:author="N F" w:date="2023-12-05T03:09:00Z">
              <w:rPr>
                <w:rFonts w:cs="Times New Roman"/>
                <w:lang w:val="en-GB"/>
              </w:rPr>
            </w:rPrChange>
          </w:rPr>
          <w:delInstrText>clinical</w:delInstrText>
        </w:r>
        <w:r w:rsidR="00426E62" w:rsidRPr="006E6534" w:rsidDel="00532045">
          <w:rPr>
            <w:rFonts w:cs="Times New Roman"/>
            <w:color w:val="000000" w:themeColor="text1"/>
            <w:rPrChange w:id="2630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05" w:author="N F" w:date="2023-12-05T03:09:00Z">
              <w:rPr>
                <w:rFonts w:cs="Times New Roman"/>
                <w:lang w:val="en-GB"/>
              </w:rPr>
            </w:rPrChange>
          </w:rPr>
          <w:delInstrText>trial</w:delInstrText>
        </w:r>
        <w:r w:rsidR="00426E62" w:rsidRPr="006E6534" w:rsidDel="00532045">
          <w:rPr>
            <w:rFonts w:cs="Times New Roman"/>
            <w:color w:val="000000" w:themeColor="text1"/>
            <w:rPrChange w:id="2630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07" w:author="N F" w:date="2023-12-05T03:09:00Z">
              <w:rPr>
                <w:rFonts w:cs="Times New Roman"/>
                <w:lang w:val="en-GB"/>
              </w:rPr>
            </w:rPrChange>
          </w:rPr>
          <w:delInstrText>comparing</w:delInstrText>
        </w:r>
        <w:r w:rsidR="00426E62" w:rsidRPr="006E6534" w:rsidDel="00532045">
          <w:rPr>
            <w:rFonts w:cs="Times New Roman"/>
            <w:color w:val="000000" w:themeColor="text1"/>
            <w:rPrChange w:id="2630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09" w:author="N F" w:date="2023-12-05T03:09:00Z">
              <w:rPr>
                <w:rFonts w:cs="Times New Roman"/>
                <w:lang w:val="en-GB"/>
              </w:rPr>
            </w:rPrChange>
          </w:rPr>
          <w:delInstrText>osimertinib</w:delInstrText>
        </w:r>
        <w:r w:rsidR="00426E62" w:rsidRPr="006E6534" w:rsidDel="00532045">
          <w:rPr>
            <w:rFonts w:cs="Times New Roman"/>
            <w:color w:val="000000" w:themeColor="text1"/>
            <w:rPrChange w:id="2631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11" w:author="N F" w:date="2023-12-05T03:09:00Z">
              <w:rPr>
                <w:rFonts w:cs="Times New Roman"/>
                <w:lang w:val="en-GB"/>
              </w:rPr>
            </w:rPrChange>
          </w:rPr>
          <w:delInstrText>plus</w:delInstrText>
        </w:r>
        <w:r w:rsidR="00426E62" w:rsidRPr="006E6534" w:rsidDel="00532045">
          <w:rPr>
            <w:rFonts w:cs="Times New Roman"/>
            <w:color w:val="000000" w:themeColor="text1"/>
            <w:rPrChange w:id="2631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13" w:author="N F" w:date="2023-12-05T03:09:00Z">
              <w:rPr>
                <w:rFonts w:cs="Times New Roman"/>
                <w:lang w:val="en-GB"/>
              </w:rPr>
            </w:rPrChange>
          </w:rPr>
          <w:delInstrText>bevacizumab</w:delInstrText>
        </w:r>
        <w:r w:rsidR="00426E62" w:rsidRPr="006E6534" w:rsidDel="00532045">
          <w:rPr>
            <w:rFonts w:cs="Times New Roman"/>
            <w:color w:val="000000" w:themeColor="text1"/>
            <w:rPrChange w:id="2631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15" w:author="N F" w:date="2023-12-05T03:09:00Z">
              <w:rPr>
                <w:rFonts w:cs="Times New Roman"/>
                <w:lang w:val="en-GB"/>
              </w:rPr>
            </w:rPrChange>
          </w:rPr>
          <w:delInstrText>vs</w:delInstrText>
        </w:r>
        <w:r w:rsidR="00426E62" w:rsidRPr="006E6534" w:rsidDel="00532045">
          <w:rPr>
            <w:rFonts w:cs="Times New Roman"/>
            <w:color w:val="000000" w:themeColor="text1"/>
            <w:rPrChange w:id="2631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17" w:author="N F" w:date="2023-12-05T03:09:00Z">
              <w:rPr>
                <w:rFonts w:cs="Times New Roman"/>
                <w:lang w:val="en-GB"/>
              </w:rPr>
            </w:rPrChange>
          </w:rPr>
          <w:delInstrText>osimertinib</w:delInstrText>
        </w:r>
        <w:r w:rsidR="00426E62" w:rsidRPr="006E6534" w:rsidDel="00532045">
          <w:rPr>
            <w:rFonts w:cs="Times New Roman"/>
            <w:color w:val="000000" w:themeColor="text1"/>
            <w:rPrChange w:id="2631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19" w:author="N F" w:date="2023-12-05T03:09:00Z">
              <w:rPr>
                <w:rFonts w:cs="Times New Roman"/>
                <w:lang w:val="en-GB"/>
              </w:rPr>
            </w:rPrChange>
          </w:rPr>
          <w:delInstrText>alone</w:delInstrText>
        </w:r>
        <w:r w:rsidR="00426E62" w:rsidRPr="006E6534" w:rsidDel="00532045">
          <w:rPr>
            <w:rFonts w:cs="Times New Roman"/>
            <w:color w:val="000000" w:themeColor="text1"/>
            <w:rPrChange w:id="2632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21" w:author="N F" w:date="2023-12-05T03:09:00Z">
              <w:rPr>
                <w:rFonts w:cs="Times New Roman"/>
                <w:lang w:val="en-GB"/>
              </w:rPr>
            </w:rPrChange>
          </w:rPr>
          <w:delInstrText>the</w:delInstrText>
        </w:r>
        <w:r w:rsidR="00426E62" w:rsidRPr="006E6534" w:rsidDel="00532045">
          <w:rPr>
            <w:rFonts w:cs="Times New Roman"/>
            <w:color w:val="000000" w:themeColor="text1"/>
            <w:rPrChange w:id="2632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23" w:author="N F" w:date="2023-12-05T03:09:00Z">
              <w:rPr>
                <w:rFonts w:cs="Times New Roman"/>
                <w:lang w:val="en-GB"/>
              </w:rPr>
            </w:rPrChange>
          </w:rPr>
          <w:delInstrText>combination</w:delInstrText>
        </w:r>
        <w:r w:rsidR="00426E62" w:rsidRPr="006E6534" w:rsidDel="00532045">
          <w:rPr>
            <w:rFonts w:cs="Times New Roman"/>
            <w:color w:val="000000" w:themeColor="text1"/>
            <w:rPrChange w:id="2632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25" w:author="N F" w:date="2023-12-05T03:09:00Z">
              <w:rPr>
                <w:rFonts w:cs="Times New Roman"/>
                <w:lang w:val="en-GB"/>
              </w:rPr>
            </w:rPrChange>
          </w:rPr>
          <w:delInstrText>arm</w:delInstrText>
        </w:r>
        <w:r w:rsidR="00426E62" w:rsidRPr="006E6534" w:rsidDel="00532045">
          <w:rPr>
            <w:rFonts w:cs="Times New Roman"/>
            <w:color w:val="000000" w:themeColor="text1"/>
            <w:rPrChange w:id="2632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27" w:author="N F" w:date="2023-12-05T03:09:00Z">
              <w:rPr>
                <w:rFonts w:cs="Times New Roman"/>
                <w:lang w:val="en-GB"/>
              </w:rPr>
            </w:rPrChange>
          </w:rPr>
          <w:delInstrText>failed</w:delInstrText>
        </w:r>
        <w:r w:rsidR="00426E62" w:rsidRPr="006E6534" w:rsidDel="00532045">
          <w:rPr>
            <w:rFonts w:cs="Times New Roman"/>
            <w:color w:val="000000" w:themeColor="text1"/>
            <w:rPrChange w:id="2632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29" w:author="N F" w:date="2023-12-05T03:09:00Z">
              <w:rPr>
                <w:rFonts w:cs="Times New Roman"/>
                <w:lang w:val="en-GB"/>
              </w:rPr>
            </w:rPrChange>
          </w:rPr>
          <w:delInstrText>to</w:delInstrText>
        </w:r>
        <w:r w:rsidR="00426E62" w:rsidRPr="006E6534" w:rsidDel="00532045">
          <w:rPr>
            <w:rFonts w:cs="Times New Roman"/>
            <w:color w:val="000000" w:themeColor="text1"/>
            <w:rPrChange w:id="2633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31" w:author="N F" w:date="2023-12-05T03:09:00Z">
              <w:rPr>
                <w:rFonts w:cs="Times New Roman"/>
                <w:lang w:val="en-GB"/>
              </w:rPr>
            </w:rPrChange>
          </w:rPr>
          <w:delInstrText>show</w:delInstrText>
        </w:r>
        <w:r w:rsidR="00426E62" w:rsidRPr="006E6534" w:rsidDel="00532045">
          <w:rPr>
            <w:rFonts w:cs="Times New Roman"/>
            <w:color w:val="000000" w:themeColor="text1"/>
            <w:rPrChange w:id="2633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33" w:author="N F" w:date="2023-12-05T03:09:00Z">
              <w:rPr>
                <w:rFonts w:cs="Times New Roman"/>
                <w:lang w:val="en-GB"/>
              </w:rPr>
            </w:rPrChange>
          </w:rPr>
          <w:delInstrText>prolongation</w:delInstrText>
        </w:r>
        <w:r w:rsidR="00426E62" w:rsidRPr="006E6534" w:rsidDel="00532045">
          <w:rPr>
            <w:rFonts w:cs="Times New Roman"/>
            <w:color w:val="000000" w:themeColor="text1"/>
            <w:rPrChange w:id="2633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35" w:author="N F" w:date="2023-12-05T03:09:00Z">
              <w:rPr>
                <w:rFonts w:cs="Times New Roman"/>
                <w:lang w:val="en-GB"/>
              </w:rPr>
            </w:rPrChange>
          </w:rPr>
          <w:delInstrText>of</w:delInstrText>
        </w:r>
        <w:r w:rsidR="00426E62" w:rsidRPr="006E6534" w:rsidDel="00532045">
          <w:rPr>
            <w:rFonts w:cs="Times New Roman"/>
            <w:color w:val="000000" w:themeColor="text1"/>
            <w:rPrChange w:id="2633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37" w:author="N F" w:date="2023-12-05T03:09:00Z">
              <w:rPr>
                <w:rFonts w:cs="Times New Roman"/>
                <w:lang w:val="en-GB"/>
              </w:rPr>
            </w:rPrChange>
          </w:rPr>
          <w:delInstrText>PFS</w:delInstrText>
        </w:r>
        <w:r w:rsidR="00426E62" w:rsidRPr="006E6534" w:rsidDel="00532045">
          <w:rPr>
            <w:rFonts w:cs="Times New Roman"/>
            <w:color w:val="000000" w:themeColor="text1"/>
            <w:rPrChange w:id="2633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39" w:author="N F" w:date="2023-12-05T03:09:00Z">
              <w:rPr>
                <w:rFonts w:cs="Times New Roman"/>
                <w:lang w:val="en-GB"/>
              </w:rPr>
            </w:rPrChange>
          </w:rPr>
          <w:delInstrText>in</w:delInstrText>
        </w:r>
        <w:r w:rsidR="00426E62" w:rsidRPr="006E6534" w:rsidDel="00532045">
          <w:rPr>
            <w:rFonts w:cs="Times New Roman"/>
            <w:color w:val="000000" w:themeColor="text1"/>
            <w:rPrChange w:id="2634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41" w:author="N F" w:date="2023-12-05T03:09:00Z">
              <w:rPr>
                <w:rFonts w:cs="Times New Roman"/>
                <w:lang w:val="en-GB"/>
              </w:rPr>
            </w:rPrChange>
          </w:rPr>
          <w:delInstrText>patients</w:delInstrText>
        </w:r>
        <w:r w:rsidR="00426E62" w:rsidRPr="006E6534" w:rsidDel="00532045">
          <w:rPr>
            <w:rFonts w:cs="Times New Roman"/>
            <w:color w:val="000000" w:themeColor="text1"/>
            <w:rPrChange w:id="2634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43" w:author="N F" w:date="2023-12-05T03:09:00Z">
              <w:rPr>
                <w:rFonts w:cs="Times New Roman"/>
                <w:lang w:val="en-GB"/>
              </w:rPr>
            </w:rPrChange>
          </w:rPr>
          <w:delInstrText>with</w:delInstrText>
        </w:r>
        <w:r w:rsidR="00426E62" w:rsidRPr="006E6534" w:rsidDel="00532045">
          <w:rPr>
            <w:rFonts w:cs="Times New Roman"/>
            <w:color w:val="000000" w:themeColor="text1"/>
            <w:rPrChange w:id="2634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45" w:author="N F" w:date="2023-12-05T03:09:00Z">
              <w:rPr>
                <w:rFonts w:cs="Times New Roman"/>
                <w:lang w:val="en-GB"/>
              </w:rPr>
            </w:rPrChange>
          </w:rPr>
          <w:delInstrText>advanced</w:delInstrText>
        </w:r>
        <w:r w:rsidR="00426E62" w:rsidRPr="006E6534" w:rsidDel="00532045">
          <w:rPr>
            <w:rFonts w:cs="Times New Roman"/>
            <w:color w:val="000000" w:themeColor="text1"/>
            <w:rPrChange w:id="2634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47" w:author="N F" w:date="2023-12-05T03:09:00Z">
              <w:rPr>
                <w:rFonts w:cs="Times New Roman"/>
                <w:lang w:val="en-GB"/>
              </w:rPr>
            </w:rPrChange>
          </w:rPr>
          <w:delInstrText>lung</w:delInstrText>
        </w:r>
        <w:r w:rsidR="00426E62" w:rsidRPr="006E6534" w:rsidDel="00532045">
          <w:rPr>
            <w:rFonts w:cs="Times New Roman"/>
            <w:color w:val="000000" w:themeColor="text1"/>
            <w:rPrChange w:id="2634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49" w:author="N F" w:date="2023-12-05T03:09:00Z">
              <w:rPr>
                <w:rFonts w:cs="Times New Roman"/>
                <w:lang w:val="en-GB"/>
              </w:rPr>
            </w:rPrChange>
          </w:rPr>
          <w:delInstrText>adenocarcinoma</w:delInstrText>
        </w:r>
        <w:r w:rsidR="00426E62" w:rsidRPr="006E6534" w:rsidDel="00532045">
          <w:rPr>
            <w:rFonts w:cs="Times New Roman"/>
            <w:color w:val="000000" w:themeColor="text1"/>
            <w:rPrChange w:id="2635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51" w:author="N F" w:date="2023-12-05T03:09:00Z">
              <w:rPr>
                <w:rFonts w:cs="Times New Roman"/>
                <w:lang w:val="en-GB"/>
              </w:rPr>
            </w:rPrChange>
          </w:rPr>
          <w:delInstrText>with</w:delInstrText>
        </w:r>
        <w:r w:rsidR="00426E62" w:rsidRPr="006E6534" w:rsidDel="00532045">
          <w:rPr>
            <w:rFonts w:cs="Times New Roman"/>
            <w:color w:val="000000" w:themeColor="text1"/>
            <w:rPrChange w:id="2635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53" w:author="N F" w:date="2023-12-05T03:09:00Z">
              <w:rPr>
                <w:rFonts w:cs="Times New Roman"/>
                <w:lang w:val="en-GB"/>
              </w:rPr>
            </w:rPrChange>
          </w:rPr>
          <w:delInstrText>EGFR</w:delInstrText>
        </w:r>
        <w:r w:rsidR="00426E62" w:rsidRPr="006E6534" w:rsidDel="00532045">
          <w:rPr>
            <w:rFonts w:cs="Times New Roman"/>
            <w:color w:val="000000" w:themeColor="text1"/>
            <w:rPrChange w:id="2635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55" w:author="N F" w:date="2023-12-05T03:09:00Z">
              <w:rPr>
                <w:rFonts w:cs="Times New Roman"/>
                <w:lang w:val="en-GB"/>
              </w:rPr>
            </w:rPrChange>
          </w:rPr>
          <w:delInstrText>T</w:delInstrText>
        </w:r>
        <w:r w:rsidR="00426E62" w:rsidRPr="006E6534" w:rsidDel="00532045">
          <w:rPr>
            <w:rFonts w:cs="Times New Roman"/>
            <w:color w:val="000000" w:themeColor="text1"/>
            <w:rPrChange w:id="26356" w:author="N F" w:date="2023-12-05T03:09:00Z">
              <w:rPr>
                <w:rFonts w:cs="Times New Roman"/>
              </w:rPr>
            </w:rPrChange>
          </w:rPr>
          <w:delInstrText>790</w:delInstrText>
        </w:r>
        <w:r w:rsidR="00426E62" w:rsidRPr="006E6534" w:rsidDel="00532045">
          <w:rPr>
            <w:rFonts w:cs="Times New Roman"/>
            <w:color w:val="000000" w:themeColor="text1"/>
            <w:lang w:val="en-GB"/>
            <w:rPrChange w:id="26357" w:author="N F" w:date="2023-12-05T03:09:00Z">
              <w:rPr>
                <w:rFonts w:cs="Times New Roman"/>
                <w:lang w:val="en-GB"/>
              </w:rPr>
            </w:rPrChange>
          </w:rPr>
          <w:delInstrText>M</w:delInstrText>
        </w:r>
        <w:r w:rsidR="00426E62" w:rsidRPr="006E6534" w:rsidDel="00532045">
          <w:rPr>
            <w:rFonts w:cs="Times New Roman"/>
            <w:color w:val="000000" w:themeColor="text1"/>
            <w:rPrChange w:id="2635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59" w:author="N F" w:date="2023-12-05T03:09:00Z">
              <w:rPr>
                <w:rFonts w:cs="Times New Roman"/>
                <w:lang w:val="en-GB"/>
              </w:rPr>
            </w:rPrChange>
          </w:rPr>
          <w:delInstrText>mutation</w:delInstrText>
        </w:r>
        <w:r w:rsidR="00426E62" w:rsidRPr="006E6534" w:rsidDel="00532045">
          <w:rPr>
            <w:rFonts w:cs="Times New Roman"/>
            <w:color w:val="000000" w:themeColor="text1"/>
            <w:rPrChange w:id="26360" w:author="N F" w:date="2023-12-05T03:09:00Z">
              <w:rPr>
                <w:rFonts w:cs="Times New Roman"/>
              </w:rPr>
            </w:rPrChange>
          </w:rPr>
          <w:delInstrText>.</w:delInstrText>
        </w:r>
        <w:r w:rsidR="00426E62" w:rsidRPr="006E6534" w:rsidDel="00532045">
          <w:rPr>
            <w:rFonts w:cs="Times New Roman"/>
            <w:color w:val="000000" w:themeColor="text1"/>
            <w:lang w:val="en-GB"/>
            <w:rPrChange w:id="26361" w:author="N F" w:date="2023-12-05T03:09:00Z">
              <w:rPr>
                <w:rFonts w:cs="Times New Roman"/>
                <w:lang w:val="en-GB"/>
              </w:rPr>
            </w:rPrChange>
          </w:rPr>
          <w:delInstrText>UMIN</w:delInstrText>
        </w:r>
        <w:r w:rsidR="00426E62" w:rsidRPr="006E6534" w:rsidDel="00532045">
          <w:rPr>
            <w:rFonts w:cs="Times New Roman"/>
            <w:color w:val="000000" w:themeColor="text1"/>
            <w:rPrChange w:id="2636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63" w:author="N F" w:date="2023-12-05T03:09:00Z">
              <w:rPr>
                <w:rFonts w:cs="Times New Roman"/>
                <w:lang w:val="en-GB"/>
              </w:rPr>
            </w:rPrChange>
          </w:rPr>
          <w:delInstrText>Clinical</w:delInstrText>
        </w:r>
        <w:r w:rsidR="00426E62" w:rsidRPr="006E6534" w:rsidDel="00532045">
          <w:rPr>
            <w:rFonts w:cs="Times New Roman"/>
            <w:color w:val="000000" w:themeColor="text1"/>
            <w:rPrChange w:id="2636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65" w:author="N F" w:date="2023-12-05T03:09:00Z">
              <w:rPr>
                <w:rFonts w:cs="Times New Roman"/>
                <w:lang w:val="en-GB"/>
              </w:rPr>
            </w:rPrChange>
          </w:rPr>
          <w:delInstrText>Trials</w:delInstrText>
        </w:r>
        <w:r w:rsidR="00426E62" w:rsidRPr="006E6534" w:rsidDel="00532045">
          <w:rPr>
            <w:rFonts w:cs="Times New Roman"/>
            <w:color w:val="000000" w:themeColor="text1"/>
            <w:rPrChange w:id="2636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67" w:author="N F" w:date="2023-12-05T03:09:00Z">
              <w:rPr>
                <w:rFonts w:cs="Times New Roman"/>
                <w:lang w:val="en-GB"/>
              </w:rPr>
            </w:rPrChange>
          </w:rPr>
          <w:delInstrText>Registry</w:delInstrText>
        </w:r>
        <w:r w:rsidR="00426E62" w:rsidRPr="006E6534" w:rsidDel="00532045">
          <w:rPr>
            <w:rFonts w:cs="Times New Roman"/>
            <w:color w:val="000000" w:themeColor="text1"/>
            <w:rPrChange w:id="2636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69" w:author="N F" w:date="2023-12-05T03:09:00Z">
              <w:rPr>
                <w:rFonts w:cs="Times New Roman"/>
                <w:lang w:val="en-GB"/>
              </w:rPr>
            </w:rPrChange>
          </w:rPr>
          <w:delInstrText>Identifier</w:delInstrText>
        </w:r>
        <w:r w:rsidR="00426E62" w:rsidRPr="006E6534" w:rsidDel="00532045">
          <w:rPr>
            <w:rFonts w:cs="Times New Roman"/>
            <w:color w:val="000000" w:themeColor="text1"/>
            <w:rPrChange w:id="2637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71" w:author="N F" w:date="2023-12-05T03:09:00Z">
              <w:rPr>
                <w:rFonts w:cs="Times New Roman"/>
                <w:lang w:val="en-GB"/>
              </w:rPr>
            </w:rPrChange>
          </w:rPr>
          <w:delInstrText>UMIN</w:delInstrText>
        </w:r>
        <w:r w:rsidR="00426E62" w:rsidRPr="006E6534" w:rsidDel="00532045">
          <w:rPr>
            <w:rFonts w:cs="Times New Roman"/>
            <w:color w:val="000000" w:themeColor="text1"/>
            <w:rPrChange w:id="26372" w:author="N F" w:date="2023-12-05T03:09:00Z">
              <w:rPr>
                <w:rFonts w:cs="Times New Roman"/>
              </w:rPr>
            </w:rPrChange>
          </w:rPr>
          <w:delInstrText>000023761","</w:delInstrText>
        </w:r>
        <w:r w:rsidR="00426E62" w:rsidRPr="006E6534" w:rsidDel="00532045">
          <w:rPr>
            <w:rFonts w:cs="Times New Roman"/>
            <w:color w:val="000000" w:themeColor="text1"/>
            <w:lang w:val="en-GB"/>
            <w:rPrChange w:id="26373" w:author="N F" w:date="2023-12-05T03:09:00Z">
              <w:rPr>
                <w:rFonts w:cs="Times New Roman"/>
                <w:lang w:val="en-GB"/>
              </w:rPr>
            </w:rPrChange>
          </w:rPr>
          <w:delInstrText>container</w:delInstrText>
        </w:r>
        <w:r w:rsidR="00426E62" w:rsidRPr="006E6534" w:rsidDel="00532045">
          <w:rPr>
            <w:rFonts w:cs="Times New Roman"/>
            <w:color w:val="000000" w:themeColor="text1"/>
            <w:rPrChange w:id="26374" w:author="N F" w:date="2023-12-05T03:09:00Z">
              <w:rPr>
                <w:rFonts w:cs="Times New Roman"/>
              </w:rPr>
            </w:rPrChange>
          </w:rPr>
          <w:delInstrText>-</w:delInstrText>
        </w:r>
        <w:r w:rsidR="00426E62" w:rsidRPr="006E6534" w:rsidDel="00532045">
          <w:rPr>
            <w:rFonts w:cs="Times New Roman"/>
            <w:color w:val="000000" w:themeColor="text1"/>
            <w:lang w:val="en-GB"/>
            <w:rPrChange w:id="26375" w:author="N F" w:date="2023-12-05T03:09:00Z">
              <w:rPr>
                <w:rFonts w:cs="Times New Roman"/>
                <w:lang w:val="en-GB"/>
              </w:rPr>
            </w:rPrChange>
          </w:rPr>
          <w:delInstrText>title</w:delInstrText>
        </w:r>
        <w:r w:rsidR="00426E62" w:rsidRPr="006E6534" w:rsidDel="00532045">
          <w:rPr>
            <w:rFonts w:cs="Times New Roman"/>
            <w:color w:val="000000" w:themeColor="text1"/>
            <w:rPrChange w:id="26376" w:author="N F" w:date="2023-12-05T03:09:00Z">
              <w:rPr>
                <w:rFonts w:cs="Times New Roman"/>
              </w:rPr>
            </w:rPrChange>
          </w:rPr>
          <w:delInstrText>":"</w:delInstrText>
        </w:r>
        <w:r w:rsidR="00426E62" w:rsidRPr="006E6534" w:rsidDel="00532045">
          <w:rPr>
            <w:rFonts w:cs="Times New Roman"/>
            <w:color w:val="000000" w:themeColor="text1"/>
            <w:lang w:val="en-GB"/>
            <w:rPrChange w:id="26377" w:author="N F" w:date="2023-12-05T03:09:00Z">
              <w:rPr>
                <w:rFonts w:cs="Times New Roman"/>
                <w:lang w:val="en-GB"/>
              </w:rPr>
            </w:rPrChange>
          </w:rPr>
          <w:delInstrText>JAMA</w:delInstrText>
        </w:r>
        <w:r w:rsidR="00426E62" w:rsidRPr="006E6534" w:rsidDel="00532045">
          <w:rPr>
            <w:rFonts w:cs="Times New Roman"/>
            <w:color w:val="000000" w:themeColor="text1"/>
            <w:rPrChange w:id="2637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79" w:author="N F" w:date="2023-12-05T03:09:00Z">
              <w:rPr>
                <w:rFonts w:cs="Times New Roman"/>
                <w:lang w:val="en-GB"/>
              </w:rPr>
            </w:rPrChange>
          </w:rPr>
          <w:delInstrText>Oncology</w:delInstrText>
        </w:r>
        <w:r w:rsidR="00426E62" w:rsidRPr="006E6534" w:rsidDel="00532045">
          <w:rPr>
            <w:rFonts w:cs="Times New Roman"/>
            <w:color w:val="000000" w:themeColor="text1"/>
            <w:rPrChange w:id="26380" w:author="N F" w:date="2023-12-05T03:09:00Z">
              <w:rPr>
                <w:rFonts w:cs="Times New Roman"/>
              </w:rPr>
            </w:rPrChange>
          </w:rPr>
          <w:delInstrText>","</w:delInstrText>
        </w:r>
        <w:r w:rsidR="00426E62" w:rsidRPr="006E6534" w:rsidDel="00532045">
          <w:rPr>
            <w:rFonts w:cs="Times New Roman"/>
            <w:color w:val="000000" w:themeColor="text1"/>
            <w:lang w:val="en-GB"/>
            <w:rPrChange w:id="26381" w:author="N F" w:date="2023-12-05T03:09:00Z">
              <w:rPr>
                <w:rFonts w:cs="Times New Roman"/>
                <w:lang w:val="en-GB"/>
              </w:rPr>
            </w:rPrChange>
          </w:rPr>
          <w:delInstrText>DOI</w:delInstrText>
        </w:r>
        <w:r w:rsidR="00426E62" w:rsidRPr="006E6534" w:rsidDel="00532045">
          <w:rPr>
            <w:rFonts w:cs="Times New Roman"/>
            <w:color w:val="000000" w:themeColor="text1"/>
            <w:rPrChange w:id="26382" w:author="N F" w:date="2023-12-05T03:09:00Z">
              <w:rPr>
                <w:rFonts w:cs="Times New Roman"/>
              </w:rPr>
            </w:rPrChange>
          </w:rPr>
          <w:delInstrText>":"10.1001/</w:delInstrText>
        </w:r>
        <w:r w:rsidR="00426E62" w:rsidRPr="006E6534" w:rsidDel="00532045">
          <w:rPr>
            <w:rFonts w:cs="Times New Roman"/>
            <w:color w:val="000000" w:themeColor="text1"/>
            <w:lang w:val="en-GB"/>
            <w:rPrChange w:id="26383" w:author="N F" w:date="2023-12-05T03:09:00Z">
              <w:rPr>
                <w:rFonts w:cs="Times New Roman"/>
                <w:lang w:val="en-GB"/>
              </w:rPr>
            </w:rPrChange>
          </w:rPr>
          <w:delInstrText>jamaoncol</w:delInstrText>
        </w:r>
        <w:r w:rsidR="00426E62" w:rsidRPr="006E6534" w:rsidDel="00532045">
          <w:rPr>
            <w:rFonts w:cs="Times New Roman"/>
            <w:color w:val="000000" w:themeColor="text1"/>
            <w:rPrChange w:id="26384" w:author="N F" w:date="2023-12-05T03:09:00Z">
              <w:rPr>
                <w:rFonts w:cs="Times New Roman"/>
              </w:rPr>
            </w:rPrChange>
          </w:rPr>
          <w:delInstrText>.2020.6758","</w:delInstrText>
        </w:r>
        <w:r w:rsidR="00426E62" w:rsidRPr="006E6534" w:rsidDel="00532045">
          <w:rPr>
            <w:rFonts w:cs="Times New Roman"/>
            <w:color w:val="000000" w:themeColor="text1"/>
            <w:lang w:val="en-GB"/>
            <w:rPrChange w:id="26385" w:author="N F" w:date="2023-12-05T03:09:00Z">
              <w:rPr>
                <w:rFonts w:cs="Times New Roman"/>
                <w:lang w:val="en-GB"/>
              </w:rPr>
            </w:rPrChange>
          </w:rPr>
          <w:delInstrText>ISSN</w:delInstrText>
        </w:r>
        <w:r w:rsidR="00426E62" w:rsidRPr="006E6534" w:rsidDel="00532045">
          <w:rPr>
            <w:rFonts w:cs="Times New Roman"/>
            <w:color w:val="000000" w:themeColor="text1"/>
            <w:rPrChange w:id="26386" w:author="N F" w:date="2023-12-05T03:09:00Z">
              <w:rPr>
                <w:rFonts w:cs="Times New Roman"/>
              </w:rPr>
            </w:rPrChange>
          </w:rPr>
          <w:delInstrText>":"2374-2437","</w:delInstrText>
        </w:r>
        <w:r w:rsidR="00426E62" w:rsidRPr="006E6534" w:rsidDel="00532045">
          <w:rPr>
            <w:rFonts w:cs="Times New Roman"/>
            <w:color w:val="000000" w:themeColor="text1"/>
            <w:lang w:val="en-GB"/>
            <w:rPrChange w:id="26387" w:author="N F" w:date="2023-12-05T03:09:00Z">
              <w:rPr>
                <w:rFonts w:cs="Times New Roman"/>
                <w:lang w:val="en-GB"/>
              </w:rPr>
            </w:rPrChange>
          </w:rPr>
          <w:delInstrText>issue</w:delInstrText>
        </w:r>
        <w:r w:rsidR="00426E62" w:rsidRPr="006E6534" w:rsidDel="00532045">
          <w:rPr>
            <w:rFonts w:cs="Times New Roman"/>
            <w:color w:val="000000" w:themeColor="text1"/>
            <w:rPrChange w:id="26388" w:author="N F" w:date="2023-12-05T03:09:00Z">
              <w:rPr>
                <w:rFonts w:cs="Times New Roman"/>
              </w:rPr>
            </w:rPrChange>
          </w:rPr>
          <w:delInstrText>":"3","</w:delInstrText>
        </w:r>
        <w:r w:rsidR="00426E62" w:rsidRPr="006E6534" w:rsidDel="00532045">
          <w:rPr>
            <w:rFonts w:cs="Times New Roman"/>
            <w:color w:val="000000" w:themeColor="text1"/>
            <w:lang w:val="en-GB"/>
            <w:rPrChange w:id="26389" w:author="N F" w:date="2023-12-05T03:09:00Z">
              <w:rPr>
                <w:rFonts w:cs="Times New Roman"/>
                <w:lang w:val="en-GB"/>
              </w:rPr>
            </w:rPrChange>
          </w:rPr>
          <w:delInstrText>journalAbbreviation</w:delInstrText>
        </w:r>
        <w:r w:rsidR="00426E62" w:rsidRPr="006E6534" w:rsidDel="00532045">
          <w:rPr>
            <w:rFonts w:cs="Times New Roman"/>
            <w:color w:val="000000" w:themeColor="text1"/>
            <w:rPrChange w:id="26390" w:author="N F" w:date="2023-12-05T03:09:00Z">
              <w:rPr>
                <w:rFonts w:cs="Times New Roman"/>
              </w:rPr>
            </w:rPrChange>
          </w:rPr>
          <w:delInstrText>":"</w:delInstrText>
        </w:r>
        <w:r w:rsidR="00426E62" w:rsidRPr="006E6534" w:rsidDel="00532045">
          <w:rPr>
            <w:rFonts w:cs="Times New Roman"/>
            <w:color w:val="000000" w:themeColor="text1"/>
            <w:lang w:val="en-GB"/>
            <w:rPrChange w:id="26391" w:author="N F" w:date="2023-12-05T03:09:00Z">
              <w:rPr>
                <w:rFonts w:cs="Times New Roman"/>
                <w:lang w:val="en-GB"/>
              </w:rPr>
            </w:rPrChange>
          </w:rPr>
          <w:delInstrText>JAMA</w:delInstrText>
        </w:r>
        <w:r w:rsidR="00426E62" w:rsidRPr="006E6534" w:rsidDel="00532045">
          <w:rPr>
            <w:rFonts w:cs="Times New Roman"/>
            <w:color w:val="000000" w:themeColor="text1"/>
            <w:rPrChange w:id="2639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393" w:author="N F" w:date="2023-12-05T03:09:00Z">
              <w:rPr>
                <w:rFonts w:cs="Times New Roman"/>
                <w:lang w:val="en-GB"/>
              </w:rPr>
            </w:rPrChange>
          </w:rPr>
          <w:delInstrText>Oncology</w:delInstrText>
        </w:r>
        <w:r w:rsidR="00426E62" w:rsidRPr="006E6534" w:rsidDel="00532045">
          <w:rPr>
            <w:rFonts w:cs="Times New Roman"/>
            <w:color w:val="000000" w:themeColor="text1"/>
            <w:rPrChange w:id="26394" w:author="N F" w:date="2023-12-05T03:09:00Z">
              <w:rPr>
                <w:rFonts w:cs="Times New Roman"/>
              </w:rPr>
            </w:rPrChange>
          </w:rPr>
          <w:delInstrText>","</w:delInstrText>
        </w:r>
        <w:r w:rsidR="00426E62" w:rsidRPr="006E6534" w:rsidDel="00532045">
          <w:rPr>
            <w:rFonts w:cs="Times New Roman"/>
            <w:color w:val="000000" w:themeColor="text1"/>
            <w:lang w:val="en-GB"/>
            <w:rPrChange w:id="26395" w:author="N F" w:date="2023-12-05T03:09:00Z">
              <w:rPr>
                <w:rFonts w:cs="Times New Roman"/>
                <w:lang w:val="en-GB"/>
              </w:rPr>
            </w:rPrChange>
          </w:rPr>
          <w:delInstrText>page</w:delInstrText>
        </w:r>
        <w:r w:rsidR="00426E62" w:rsidRPr="006E6534" w:rsidDel="00532045">
          <w:rPr>
            <w:rFonts w:cs="Times New Roman"/>
            <w:color w:val="000000" w:themeColor="text1"/>
            <w:rPrChange w:id="26396" w:author="N F" w:date="2023-12-05T03:09:00Z">
              <w:rPr>
                <w:rFonts w:cs="Times New Roman"/>
              </w:rPr>
            </w:rPrChange>
          </w:rPr>
          <w:delInstrText>":"386-394","</w:delInstrText>
        </w:r>
        <w:r w:rsidR="00426E62" w:rsidRPr="006E6534" w:rsidDel="00532045">
          <w:rPr>
            <w:rFonts w:cs="Times New Roman"/>
            <w:color w:val="000000" w:themeColor="text1"/>
            <w:lang w:val="en-GB"/>
            <w:rPrChange w:id="26397" w:author="N F" w:date="2023-12-05T03:09:00Z">
              <w:rPr>
                <w:rFonts w:cs="Times New Roman"/>
                <w:lang w:val="en-GB"/>
              </w:rPr>
            </w:rPrChange>
          </w:rPr>
          <w:delInstrText>source</w:delInstrText>
        </w:r>
        <w:r w:rsidR="00426E62" w:rsidRPr="006E6534" w:rsidDel="00532045">
          <w:rPr>
            <w:rFonts w:cs="Times New Roman"/>
            <w:color w:val="000000" w:themeColor="text1"/>
            <w:rPrChange w:id="26398" w:author="N F" w:date="2023-12-05T03:09:00Z">
              <w:rPr>
                <w:rFonts w:cs="Times New Roman"/>
              </w:rPr>
            </w:rPrChange>
          </w:rPr>
          <w:delInstrText>":"</w:delInstrText>
        </w:r>
        <w:r w:rsidR="00426E62" w:rsidRPr="006E6534" w:rsidDel="00532045">
          <w:rPr>
            <w:rFonts w:cs="Times New Roman"/>
            <w:color w:val="000000" w:themeColor="text1"/>
            <w:lang w:val="en-GB"/>
            <w:rPrChange w:id="26399" w:author="N F" w:date="2023-12-05T03:09:00Z">
              <w:rPr>
                <w:rFonts w:cs="Times New Roman"/>
                <w:lang w:val="en-GB"/>
              </w:rPr>
            </w:rPrChange>
          </w:rPr>
          <w:delInstrText>Silverchair</w:delInstrText>
        </w:r>
        <w:r w:rsidR="00426E62" w:rsidRPr="006E6534" w:rsidDel="00532045">
          <w:rPr>
            <w:rFonts w:cs="Times New Roman"/>
            <w:color w:val="000000" w:themeColor="text1"/>
            <w:rPrChange w:id="26400" w:author="N F" w:date="2023-12-05T03:09:00Z">
              <w:rPr>
                <w:rFonts w:cs="Times New Roman"/>
              </w:rPr>
            </w:rPrChange>
          </w:rPr>
          <w:delInstrText>","</w:delInstrText>
        </w:r>
        <w:r w:rsidR="00426E62" w:rsidRPr="006E6534" w:rsidDel="00532045">
          <w:rPr>
            <w:rFonts w:cs="Times New Roman"/>
            <w:color w:val="000000" w:themeColor="text1"/>
            <w:lang w:val="en-GB"/>
            <w:rPrChange w:id="26401" w:author="N F" w:date="2023-12-05T03:09:00Z">
              <w:rPr>
                <w:rFonts w:cs="Times New Roman"/>
                <w:lang w:val="en-GB"/>
              </w:rPr>
            </w:rPrChange>
          </w:rPr>
          <w:delInstrText>title</w:delInstrText>
        </w:r>
        <w:r w:rsidR="00426E62" w:rsidRPr="006E6534" w:rsidDel="00532045">
          <w:rPr>
            <w:rFonts w:cs="Times New Roman"/>
            <w:color w:val="000000" w:themeColor="text1"/>
            <w:rPrChange w:id="26402" w:author="N F" w:date="2023-12-05T03:09:00Z">
              <w:rPr>
                <w:rFonts w:cs="Times New Roman"/>
              </w:rPr>
            </w:rPrChange>
          </w:rPr>
          <w:delInstrText>":"</w:delInstrText>
        </w:r>
        <w:r w:rsidR="00426E62" w:rsidRPr="006E6534" w:rsidDel="00532045">
          <w:rPr>
            <w:rFonts w:cs="Times New Roman"/>
            <w:color w:val="000000" w:themeColor="text1"/>
            <w:lang w:val="en-GB"/>
            <w:rPrChange w:id="26403" w:author="N F" w:date="2023-12-05T03:09:00Z">
              <w:rPr>
                <w:rFonts w:cs="Times New Roman"/>
                <w:lang w:val="en-GB"/>
              </w:rPr>
            </w:rPrChange>
          </w:rPr>
          <w:delInstrText>Efficacy</w:delInstrText>
        </w:r>
        <w:r w:rsidR="00426E62" w:rsidRPr="006E6534" w:rsidDel="00532045">
          <w:rPr>
            <w:rFonts w:cs="Times New Roman"/>
            <w:color w:val="000000" w:themeColor="text1"/>
            <w:rPrChange w:id="2640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05" w:author="N F" w:date="2023-12-05T03:09:00Z">
              <w:rPr>
                <w:rFonts w:cs="Times New Roman"/>
                <w:lang w:val="en-GB"/>
              </w:rPr>
            </w:rPrChange>
          </w:rPr>
          <w:delInstrText>of</w:delInstrText>
        </w:r>
        <w:r w:rsidR="00426E62" w:rsidRPr="006E6534" w:rsidDel="00532045">
          <w:rPr>
            <w:rFonts w:cs="Times New Roman"/>
            <w:color w:val="000000" w:themeColor="text1"/>
            <w:rPrChange w:id="2640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07" w:author="N F" w:date="2023-12-05T03:09:00Z">
              <w:rPr>
                <w:rFonts w:cs="Times New Roman"/>
                <w:lang w:val="en-GB"/>
              </w:rPr>
            </w:rPrChange>
          </w:rPr>
          <w:delInstrText>Osimertinib</w:delInstrText>
        </w:r>
        <w:r w:rsidR="00426E62" w:rsidRPr="006E6534" w:rsidDel="00532045">
          <w:rPr>
            <w:rFonts w:cs="Times New Roman"/>
            <w:color w:val="000000" w:themeColor="text1"/>
            <w:rPrChange w:id="2640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09" w:author="N F" w:date="2023-12-05T03:09:00Z">
              <w:rPr>
                <w:rFonts w:cs="Times New Roman"/>
                <w:lang w:val="en-GB"/>
              </w:rPr>
            </w:rPrChange>
          </w:rPr>
          <w:delInstrText>Plus</w:delInstrText>
        </w:r>
        <w:r w:rsidR="00426E62" w:rsidRPr="006E6534" w:rsidDel="00532045">
          <w:rPr>
            <w:rFonts w:cs="Times New Roman"/>
            <w:color w:val="000000" w:themeColor="text1"/>
            <w:rPrChange w:id="2641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11" w:author="N F" w:date="2023-12-05T03:09:00Z">
              <w:rPr>
                <w:rFonts w:cs="Times New Roman"/>
                <w:lang w:val="en-GB"/>
              </w:rPr>
            </w:rPrChange>
          </w:rPr>
          <w:delInstrText>Bevacizumab</w:delInstrText>
        </w:r>
        <w:r w:rsidR="00426E62" w:rsidRPr="006E6534" w:rsidDel="00532045">
          <w:rPr>
            <w:rFonts w:cs="Times New Roman"/>
            <w:color w:val="000000" w:themeColor="text1"/>
            <w:rPrChange w:id="2641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13" w:author="N F" w:date="2023-12-05T03:09:00Z">
              <w:rPr>
                <w:rFonts w:cs="Times New Roman"/>
                <w:lang w:val="en-GB"/>
              </w:rPr>
            </w:rPrChange>
          </w:rPr>
          <w:delInstrText>vs</w:delInstrText>
        </w:r>
        <w:r w:rsidR="00426E62" w:rsidRPr="006E6534" w:rsidDel="00532045">
          <w:rPr>
            <w:rFonts w:cs="Times New Roman"/>
            <w:color w:val="000000" w:themeColor="text1"/>
            <w:rPrChange w:id="2641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15" w:author="N F" w:date="2023-12-05T03:09:00Z">
              <w:rPr>
                <w:rFonts w:cs="Times New Roman"/>
                <w:lang w:val="en-GB"/>
              </w:rPr>
            </w:rPrChange>
          </w:rPr>
          <w:delInstrText>Osimertinib</w:delInstrText>
        </w:r>
        <w:r w:rsidR="00426E62" w:rsidRPr="006E6534" w:rsidDel="00532045">
          <w:rPr>
            <w:rFonts w:cs="Times New Roman"/>
            <w:color w:val="000000" w:themeColor="text1"/>
            <w:rPrChange w:id="2641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17" w:author="N F" w:date="2023-12-05T03:09:00Z">
              <w:rPr>
                <w:rFonts w:cs="Times New Roman"/>
                <w:lang w:val="en-GB"/>
              </w:rPr>
            </w:rPrChange>
          </w:rPr>
          <w:delInstrText>in</w:delInstrText>
        </w:r>
        <w:r w:rsidR="00426E62" w:rsidRPr="006E6534" w:rsidDel="00532045">
          <w:rPr>
            <w:rFonts w:cs="Times New Roman"/>
            <w:color w:val="000000" w:themeColor="text1"/>
            <w:rPrChange w:id="2641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19" w:author="N F" w:date="2023-12-05T03:09:00Z">
              <w:rPr>
                <w:rFonts w:cs="Times New Roman"/>
                <w:lang w:val="en-GB"/>
              </w:rPr>
            </w:rPrChange>
          </w:rPr>
          <w:delInstrText>Patients</w:delInstrText>
        </w:r>
        <w:r w:rsidR="00426E62" w:rsidRPr="006E6534" w:rsidDel="00532045">
          <w:rPr>
            <w:rFonts w:cs="Times New Roman"/>
            <w:color w:val="000000" w:themeColor="text1"/>
            <w:rPrChange w:id="2642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21" w:author="N F" w:date="2023-12-05T03:09:00Z">
              <w:rPr>
                <w:rFonts w:cs="Times New Roman"/>
                <w:lang w:val="en-GB"/>
              </w:rPr>
            </w:rPrChange>
          </w:rPr>
          <w:delInstrText>With</w:delInstrText>
        </w:r>
        <w:r w:rsidR="00426E62" w:rsidRPr="006E6534" w:rsidDel="00532045">
          <w:rPr>
            <w:rFonts w:cs="Times New Roman"/>
            <w:color w:val="000000" w:themeColor="text1"/>
            <w:rPrChange w:id="2642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23" w:author="N F" w:date="2023-12-05T03:09:00Z">
              <w:rPr>
                <w:rFonts w:cs="Times New Roman"/>
                <w:lang w:val="en-GB"/>
              </w:rPr>
            </w:rPrChange>
          </w:rPr>
          <w:delInstrText>EGFR</w:delInstrText>
        </w:r>
        <w:r w:rsidR="00426E62" w:rsidRPr="006E6534" w:rsidDel="00532045">
          <w:rPr>
            <w:rFonts w:cs="Times New Roman"/>
            <w:color w:val="000000" w:themeColor="text1"/>
            <w:rPrChange w:id="2642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25" w:author="N F" w:date="2023-12-05T03:09:00Z">
              <w:rPr>
                <w:rFonts w:cs="Times New Roman"/>
                <w:lang w:val="en-GB"/>
              </w:rPr>
            </w:rPrChange>
          </w:rPr>
          <w:delInstrText>T</w:delInstrText>
        </w:r>
        <w:r w:rsidR="00426E62" w:rsidRPr="006E6534" w:rsidDel="00532045">
          <w:rPr>
            <w:rFonts w:cs="Times New Roman"/>
            <w:color w:val="000000" w:themeColor="text1"/>
            <w:rPrChange w:id="26426" w:author="N F" w:date="2023-12-05T03:09:00Z">
              <w:rPr>
                <w:rFonts w:cs="Times New Roman"/>
              </w:rPr>
            </w:rPrChange>
          </w:rPr>
          <w:delInstrText>790</w:delInstrText>
        </w:r>
        <w:r w:rsidR="00426E62" w:rsidRPr="006E6534" w:rsidDel="00532045">
          <w:rPr>
            <w:rFonts w:cs="Times New Roman"/>
            <w:color w:val="000000" w:themeColor="text1"/>
            <w:lang w:val="en-GB"/>
            <w:rPrChange w:id="26427" w:author="N F" w:date="2023-12-05T03:09:00Z">
              <w:rPr>
                <w:rFonts w:cs="Times New Roman"/>
                <w:lang w:val="en-GB"/>
              </w:rPr>
            </w:rPrChange>
          </w:rPr>
          <w:delInstrText>M</w:delInstrText>
        </w:r>
        <w:r w:rsidR="00426E62" w:rsidRPr="006E6534" w:rsidDel="00532045">
          <w:rPr>
            <w:rFonts w:cs="Times New Roman"/>
            <w:color w:val="000000" w:themeColor="text1"/>
            <w:rPrChange w:id="26428" w:author="N F" w:date="2023-12-05T03:09:00Z">
              <w:rPr>
                <w:rFonts w:cs="Times New Roman"/>
              </w:rPr>
            </w:rPrChange>
          </w:rPr>
          <w:delInstrText>–</w:delInstrText>
        </w:r>
        <w:r w:rsidR="00426E62" w:rsidRPr="006E6534" w:rsidDel="00532045">
          <w:rPr>
            <w:rFonts w:cs="Times New Roman"/>
            <w:color w:val="000000" w:themeColor="text1"/>
            <w:lang w:val="en-GB"/>
            <w:rPrChange w:id="26429" w:author="N F" w:date="2023-12-05T03:09:00Z">
              <w:rPr>
                <w:rFonts w:cs="Times New Roman"/>
                <w:lang w:val="en-GB"/>
              </w:rPr>
            </w:rPrChange>
          </w:rPr>
          <w:delInstrText>Mutated</w:delInstrText>
        </w:r>
        <w:r w:rsidR="00426E62" w:rsidRPr="006E6534" w:rsidDel="00532045">
          <w:rPr>
            <w:rFonts w:cs="Times New Roman"/>
            <w:color w:val="000000" w:themeColor="text1"/>
            <w:rPrChange w:id="2643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31" w:author="N F" w:date="2023-12-05T03:09:00Z">
              <w:rPr>
                <w:rFonts w:cs="Times New Roman"/>
                <w:lang w:val="en-GB"/>
              </w:rPr>
            </w:rPrChange>
          </w:rPr>
          <w:delInstrText>Non</w:delInstrText>
        </w:r>
        <w:r w:rsidR="00426E62" w:rsidRPr="006E6534" w:rsidDel="00532045">
          <w:rPr>
            <w:rFonts w:cs="Times New Roman"/>
            <w:color w:val="000000" w:themeColor="text1"/>
            <w:rPrChange w:id="26432" w:author="N F" w:date="2023-12-05T03:09:00Z">
              <w:rPr>
                <w:rFonts w:cs="Times New Roman"/>
              </w:rPr>
            </w:rPrChange>
          </w:rPr>
          <w:delInstrText>–</w:delInstrText>
        </w:r>
        <w:r w:rsidR="00426E62" w:rsidRPr="006E6534" w:rsidDel="00532045">
          <w:rPr>
            <w:rFonts w:cs="Times New Roman"/>
            <w:color w:val="000000" w:themeColor="text1"/>
            <w:lang w:val="en-GB"/>
            <w:rPrChange w:id="26433" w:author="N F" w:date="2023-12-05T03:09:00Z">
              <w:rPr>
                <w:rFonts w:cs="Times New Roman"/>
                <w:lang w:val="en-GB"/>
              </w:rPr>
            </w:rPrChange>
          </w:rPr>
          <w:delInstrText>Small</w:delInstrText>
        </w:r>
        <w:r w:rsidR="00426E62" w:rsidRPr="006E6534" w:rsidDel="00532045">
          <w:rPr>
            <w:rFonts w:cs="Times New Roman"/>
            <w:color w:val="000000" w:themeColor="text1"/>
            <w:rPrChange w:id="2643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35" w:author="N F" w:date="2023-12-05T03:09:00Z">
              <w:rPr>
                <w:rFonts w:cs="Times New Roman"/>
                <w:lang w:val="en-GB"/>
              </w:rPr>
            </w:rPrChange>
          </w:rPr>
          <w:delInstrText>Cell</w:delInstrText>
        </w:r>
        <w:r w:rsidR="00426E62" w:rsidRPr="006E6534" w:rsidDel="00532045">
          <w:rPr>
            <w:rFonts w:cs="Times New Roman"/>
            <w:color w:val="000000" w:themeColor="text1"/>
            <w:rPrChange w:id="2643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37" w:author="N F" w:date="2023-12-05T03:09:00Z">
              <w:rPr>
                <w:rFonts w:cs="Times New Roman"/>
                <w:lang w:val="en-GB"/>
              </w:rPr>
            </w:rPrChange>
          </w:rPr>
          <w:delInstrText>Lung</w:delInstrText>
        </w:r>
        <w:r w:rsidR="00426E62" w:rsidRPr="006E6534" w:rsidDel="00532045">
          <w:rPr>
            <w:rFonts w:cs="Times New Roman"/>
            <w:color w:val="000000" w:themeColor="text1"/>
            <w:rPrChange w:id="2643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39" w:author="N F" w:date="2023-12-05T03:09:00Z">
              <w:rPr>
                <w:rFonts w:cs="Times New Roman"/>
                <w:lang w:val="en-GB"/>
              </w:rPr>
            </w:rPrChange>
          </w:rPr>
          <w:delInstrText>Cancer</w:delInstrText>
        </w:r>
        <w:r w:rsidR="00426E62" w:rsidRPr="006E6534" w:rsidDel="00532045">
          <w:rPr>
            <w:rFonts w:cs="Times New Roman"/>
            <w:color w:val="000000" w:themeColor="text1"/>
            <w:rPrChange w:id="2644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41" w:author="N F" w:date="2023-12-05T03:09:00Z">
              <w:rPr>
                <w:rFonts w:cs="Times New Roman"/>
                <w:lang w:val="en-GB"/>
              </w:rPr>
            </w:rPrChange>
          </w:rPr>
          <w:delInstrText>Previously</w:delInstrText>
        </w:r>
        <w:r w:rsidR="00426E62" w:rsidRPr="006E6534" w:rsidDel="00532045">
          <w:rPr>
            <w:rFonts w:cs="Times New Roman"/>
            <w:color w:val="000000" w:themeColor="text1"/>
            <w:rPrChange w:id="2644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43" w:author="N F" w:date="2023-12-05T03:09:00Z">
              <w:rPr>
                <w:rFonts w:cs="Times New Roman"/>
                <w:lang w:val="en-GB"/>
              </w:rPr>
            </w:rPrChange>
          </w:rPr>
          <w:delInstrText>Treated</w:delInstrText>
        </w:r>
        <w:r w:rsidR="00426E62" w:rsidRPr="006E6534" w:rsidDel="00532045">
          <w:rPr>
            <w:rFonts w:cs="Times New Roman"/>
            <w:color w:val="000000" w:themeColor="text1"/>
            <w:rPrChange w:id="2644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45" w:author="N F" w:date="2023-12-05T03:09:00Z">
              <w:rPr>
                <w:rFonts w:cs="Times New Roman"/>
                <w:lang w:val="en-GB"/>
              </w:rPr>
            </w:rPrChange>
          </w:rPr>
          <w:delInstrText>With</w:delInstrText>
        </w:r>
        <w:r w:rsidR="00426E62" w:rsidRPr="006E6534" w:rsidDel="00532045">
          <w:rPr>
            <w:rFonts w:cs="Times New Roman"/>
            <w:color w:val="000000" w:themeColor="text1"/>
            <w:rPrChange w:id="2644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47" w:author="N F" w:date="2023-12-05T03:09:00Z">
              <w:rPr>
                <w:rFonts w:cs="Times New Roman"/>
                <w:lang w:val="en-GB"/>
              </w:rPr>
            </w:rPrChange>
          </w:rPr>
          <w:delInstrText>Epidermal</w:delInstrText>
        </w:r>
        <w:r w:rsidR="00426E62" w:rsidRPr="006E6534" w:rsidDel="00532045">
          <w:rPr>
            <w:rFonts w:cs="Times New Roman"/>
            <w:color w:val="000000" w:themeColor="text1"/>
            <w:rPrChange w:id="2644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49" w:author="N F" w:date="2023-12-05T03:09:00Z">
              <w:rPr>
                <w:rFonts w:cs="Times New Roman"/>
                <w:lang w:val="en-GB"/>
              </w:rPr>
            </w:rPrChange>
          </w:rPr>
          <w:delInstrText>Growth</w:delInstrText>
        </w:r>
        <w:r w:rsidR="00426E62" w:rsidRPr="006E6534" w:rsidDel="00532045">
          <w:rPr>
            <w:rFonts w:cs="Times New Roman"/>
            <w:color w:val="000000" w:themeColor="text1"/>
            <w:rPrChange w:id="2645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51" w:author="N F" w:date="2023-12-05T03:09:00Z">
              <w:rPr>
                <w:rFonts w:cs="Times New Roman"/>
                <w:lang w:val="en-GB"/>
              </w:rPr>
            </w:rPrChange>
          </w:rPr>
          <w:delInstrText>Factor</w:delInstrText>
        </w:r>
        <w:r w:rsidR="00426E62" w:rsidRPr="006E6534" w:rsidDel="00532045">
          <w:rPr>
            <w:rFonts w:cs="Times New Roman"/>
            <w:color w:val="000000" w:themeColor="text1"/>
            <w:rPrChange w:id="2645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53" w:author="N F" w:date="2023-12-05T03:09:00Z">
              <w:rPr>
                <w:rFonts w:cs="Times New Roman"/>
                <w:lang w:val="en-GB"/>
              </w:rPr>
            </w:rPrChange>
          </w:rPr>
          <w:delInstrText>Receptor</w:delInstrText>
        </w:r>
        <w:r w:rsidR="00426E62" w:rsidRPr="006E6534" w:rsidDel="00532045">
          <w:rPr>
            <w:rFonts w:cs="Times New Roman"/>
            <w:color w:val="000000" w:themeColor="text1"/>
            <w:rPrChange w:id="26454" w:author="N F" w:date="2023-12-05T03:09:00Z">
              <w:rPr>
                <w:rFonts w:cs="Times New Roman"/>
              </w:rPr>
            </w:rPrChange>
          </w:rPr>
          <w:delInstrText>–</w:delInstrText>
        </w:r>
        <w:r w:rsidR="00426E62" w:rsidRPr="006E6534" w:rsidDel="00532045">
          <w:rPr>
            <w:rFonts w:cs="Times New Roman"/>
            <w:color w:val="000000" w:themeColor="text1"/>
            <w:lang w:val="en-GB"/>
            <w:rPrChange w:id="26455" w:author="N F" w:date="2023-12-05T03:09:00Z">
              <w:rPr>
                <w:rFonts w:cs="Times New Roman"/>
                <w:lang w:val="en-GB"/>
              </w:rPr>
            </w:rPrChange>
          </w:rPr>
          <w:delInstrText>Tyrosine</w:delInstrText>
        </w:r>
        <w:r w:rsidR="00426E62" w:rsidRPr="006E6534" w:rsidDel="00532045">
          <w:rPr>
            <w:rFonts w:cs="Times New Roman"/>
            <w:color w:val="000000" w:themeColor="text1"/>
            <w:rPrChange w:id="2645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57" w:author="N F" w:date="2023-12-05T03:09:00Z">
              <w:rPr>
                <w:rFonts w:cs="Times New Roman"/>
                <w:lang w:val="en-GB"/>
              </w:rPr>
            </w:rPrChange>
          </w:rPr>
          <w:delInstrText>Kinase</w:delInstrText>
        </w:r>
        <w:r w:rsidR="00426E62" w:rsidRPr="006E6534" w:rsidDel="00532045">
          <w:rPr>
            <w:rFonts w:cs="Times New Roman"/>
            <w:color w:val="000000" w:themeColor="text1"/>
            <w:rPrChange w:id="2645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59" w:author="N F" w:date="2023-12-05T03:09:00Z">
              <w:rPr>
                <w:rFonts w:cs="Times New Roman"/>
                <w:lang w:val="en-GB"/>
              </w:rPr>
            </w:rPrChange>
          </w:rPr>
          <w:delInstrText>Inhibitor</w:delInstrText>
        </w:r>
        <w:r w:rsidR="00426E62" w:rsidRPr="006E6534" w:rsidDel="00532045">
          <w:rPr>
            <w:rFonts w:cs="Times New Roman"/>
            <w:color w:val="000000" w:themeColor="text1"/>
            <w:rPrChange w:id="2646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61" w:author="N F" w:date="2023-12-05T03:09:00Z">
              <w:rPr>
                <w:rFonts w:cs="Times New Roman"/>
                <w:lang w:val="en-GB"/>
              </w:rPr>
            </w:rPrChange>
          </w:rPr>
          <w:delInstrText>West</w:delInstrText>
        </w:r>
        <w:r w:rsidR="00426E62" w:rsidRPr="006E6534" w:rsidDel="00532045">
          <w:rPr>
            <w:rFonts w:cs="Times New Roman"/>
            <w:color w:val="000000" w:themeColor="text1"/>
            <w:rPrChange w:id="2646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63" w:author="N F" w:date="2023-12-05T03:09:00Z">
              <w:rPr>
                <w:rFonts w:cs="Times New Roman"/>
                <w:lang w:val="en-GB"/>
              </w:rPr>
            </w:rPrChange>
          </w:rPr>
          <w:delInstrText>Japan</w:delInstrText>
        </w:r>
        <w:r w:rsidR="00426E62" w:rsidRPr="006E6534" w:rsidDel="00532045">
          <w:rPr>
            <w:rFonts w:cs="Times New Roman"/>
            <w:color w:val="000000" w:themeColor="text1"/>
            <w:rPrChange w:id="2646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65" w:author="N F" w:date="2023-12-05T03:09:00Z">
              <w:rPr>
                <w:rFonts w:cs="Times New Roman"/>
                <w:lang w:val="en-GB"/>
              </w:rPr>
            </w:rPrChange>
          </w:rPr>
          <w:delInstrText>Oncology</w:delInstrText>
        </w:r>
        <w:r w:rsidR="00426E62" w:rsidRPr="006E6534" w:rsidDel="00532045">
          <w:rPr>
            <w:rFonts w:cs="Times New Roman"/>
            <w:color w:val="000000" w:themeColor="text1"/>
            <w:rPrChange w:id="2646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67" w:author="N F" w:date="2023-12-05T03:09:00Z">
              <w:rPr>
                <w:rFonts w:cs="Times New Roman"/>
                <w:lang w:val="en-GB"/>
              </w:rPr>
            </w:rPrChange>
          </w:rPr>
          <w:delInstrText>Group</w:delInstrText>
        </w:r>
        <w:r w:rsidR="00426E62" w:rsidRPr="006E6534" w:rsidDel="00532045">
          <w:rPr>
            <w:rFonts w:cs="Times New Roman"/>
            <w:color w:val="000000" w:themeColor="text1"/>
            <w:rPrChange w:id="26468" w:author="N F" w:date="2023-12-05T03:09:00Z">
              <w:rPr>
                <w:rFonts w:cs="Times New Roman"/>
              </w:rPr>
            </w:rPrChange>
          </w:rPr>
          <w:delInstrText xml:space="preserve"> 8715</w:delInstrText>
        </w:r>
        <w:r w:rsidR="00426E62" w:rsidRPr="006E6534" w:rsidDel="00532045">
          <w:rPr>
            <w:rFonts w:cs="Times New Roman"/>
            <w:color w:val="000000" w:themeColor="text1"/>
            <w:lang w:val="en-GB"/>
            <w:rPrChange w:id="26469" w:author="N F" w:date="2023-12-05T03:09:00Z">
              <w:rPr>
                <w:rFonts w:cs="Times New Roman"/>
                <w:lang w:val="en-GB"/>
              </w:rPr>
            </w:rPrChange>
          </w:rPr>
          <w:delInstrText>L</w:delInstrText>
        </w:r>
        <w:r w:rsidR="00426E62" w:rsidRPr="006E6534" w:rsidDel="00532045">
          <w:rPr>
            <w:rFonts w:cs="Times New Roman"/>
            <w:color w:val="000000" w:themeColor="text1"/>
            <w:rPrChange w:id="2647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71" w:author="N F" w:date="2023-12-05T03:09:00Z">
              <w:rPr>
                <w:rFonts w:cs="Times New Roman"/>
                <w:lang w:val="en-GB"/>
              </w:rPr>
            </w:rPrChange>
          </w:rPr>
          <w:delInstrText>Phase</w:delInstrText>
        </w:r>
        <w:r w:rsidR="00426E62" w:rsidRPr="006E6534" w:rsidDel="00532045">
          <w:rPr>
            <w:rFonts w:cs="Times New Roman"/>
            <w:color w:val="000000" w:themeColor="text1"/>
            <w:rPrChange w:id="26472" w:author="N F" w:date="2023-12-05T03:09:00Z">
              <w:rPr>
                <w:rFonts w:cs="Times New Roman"/>
              </w:rPr>
            </w:rPrChange>
          </w:rPr>
          <w:delInstrText xml:space="preserve"> 2 </w:delInstrText>
        </w:r>
        <w:r w:rsidR="00426E62" w:rsidRPr="006E6534" w:rsidDel="00532045">
          <w:rPr>
            <w:rFonts w:cs="Times New Roman"/>
            <w:color w:val="000000" w:themeColor="text1"/>
            <w:lang w:val="en-GB"/>
            <w:rPrChange w:id="26473" w:author="N F" w:date="2023-12-05T03:09:00Z">
              <w:rPr>
                <w:rFonts w:cs="Times New Roman"/>
                <w:lang w:val="en-GB"/>
              </w:rPr>
            </w:rPrChange>
          </w:rPr>
          <w:delInstrText>Randomized</w:delInstrText>
        </w:r>
        <w:r w:rsidR="00426E62" w:rsidRPr="006E6534" w:rsidDel="00532045">
          <w:rPr>
            <w:rFonts w:cs="Times New Roman"/>
            <w:color w:val="000000" w:themeColor="text1"/>
            <w:rPrChange w:id="2647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75" w:author="N F" w:date="2023-12-05T03:09:00Z">
              <w:rPr>
                <w:rFonts w:cs="Times New Roman"/>
                <w:lang w:val="en-GB"/>
              </w:rPr>
            </w:rPrChange>
          </w:rPr>
          <w:delInstrText>Clinical</w:delInstrText>
        </w:r>
        <w:r w:rsidR="00426E62" w:rsidRPr="006E6534" w:rsidDel="00532045">
          <w:rPr>
            <w:rFonts w:cs="Times New Roman"/>
            <w:color w:val="000000" w:themeColor="text1"/>
            <w:rPrChange w:id="2647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77" w:author="N F" w:date="2023-12-05T03:09:00Z">
              <w:rPr>
                <w:rFonts w:cs="Times New Roman"/>
                <w:lang w:val="en-GB"/>
              </w:rPr>
            </w:rPrChange>
          </w:rPr>
          <w:delInstrText>Trial</w:delInstrText>
        </w:r>
        <w:r w:rsidR="00426E62" w:rsidRPr="006E6534" w:rsidDel="00532045">
          <w:rPr>
            <w:rFonts w:cs="Times New Roman"/>
            <w:color w:val="000000" w:themeColor="text1"/>
            <w:rPrChange w:id="26478" w:author="N F" w:date="2023-12-05T03:09:00Z">
              <w:rPr>
                <w:rFonts w:cs="Times New Roman"/>
              </w:rPr>
            </w:rPrChange>
          </w:rPr>
          <w:delInstrText>","</w:delInstrText>
        </w:r>
        <w:r w:rsidR="00426E62" w:rsidRPr="006E6534" w:rsidDel="00532045">
          <w:rPr>
            <w:rFonts w:cs="Times New Roman"/>
            <w:color w:val="000000" w:themeColor="text1"/>
            <w:lang w:val="en-GB"/>
            <w:rPrChange w:id="26479" w:author="N F" w:date="2023-12-05T03:09:00Z">
              <w:rPr>
                <w:rFonts w:cs="Times New Roman"/>
                <w:lang w:val="en-GB"/>
              </w:rPr>
            </w:rPrChange>
          </w:rPr>
          <w:delInstrText>title</w:delInstrText>
        </w:r>
        <w:r w:rsidR="00426E62" w:rsidRPr="006E6534" w:rsidDel="00532045">
          <w:rPr>
            <w:rFonts w:cs="Times New Roman"/>
            <w:color w:val="000000" w:themeColor="text1"/>
            <w:rPrChange w:id="26480" w:author="N F" w:date="2023-12-05T03:09:00Z">
              <w:rPr>
                <w:rFonts w:cs="Times New Roman"/>
              </w:rPr>
            </w:rPrChange>
          </w:rPr>
          <w:delInstrText>-</w:delInstrText>
        </w:r>
        <w:r w:rsidR="00426E62" w:rsidRPr="006E6534" w:rsidDel="00532045">
          <w:rPr>
            <w:rFonts w:cs="Times New Roman"/>
            <w:color w:val="000000" w:themeColor="text1"/>
            <w:lang w:val="en-GB"/>
            <w:rPrChange w:id="26481" w:author="N F" w:date="2023-12-05T03:09:00Z">
              <w:rPr>
                <w:rFonts w:cs="Times New Roman"/>
                <w:lang w:val="en-GB"/>
              </w:rPr>
            </w:rPrChange>
          </w:rPr>
          <w:delInstrText>short</w:delInstrText>
        </w:r>
        <w:r w:rsidR="00426E62" w:rsidRPr="006E6534" w:rsidDel="00532045">
          <w:rPr>
            <w:rFonts w:cs="Times New Roman"/>
            <w:color w:val="000000" w:themeColor="text1"/>
            <w:rPrChange w:id="26482" w:author="N F" w:date="2023-12-05T03:09:00Z">
              <w:rPr>
                <w:rFonts w:cs="Times New Roman"/>
              </w:rPr>
            </w:rPrChange>
          </w:rPr>
          <w:delInstrText>":"</w:delInstrText>
        </w:r>
        <w:r w:rsidR="00426E62" w:rsidRPr="006E6534" w:rsidDel="00532045">
          <w:rPr>
            <w:rFonts w:cs="Times New Roman"/>
            <w:color w:val="000000" w:themeColor="text1"/>
            <w:lang w:val="en-GB"/>
            <w:rPrChange w:id="26483" w:author="N F" w:date="2023-12-05T03:09:00Z">
              <w:rPr>
                <w:rFonts w:cs="Times New Roman"/>
                <w:lang w:val="en-GB"/>
              </w:rPr>
            </w:rPrChange>
          </w:rPr>
          <w:delInstrText>Efficacy</w:delInstrText>
        </w:r>
        <w:r w:rsidR="00426E62" w:rsidRPr="006E6534" w:rsidDel="00532045">
          <w:rPr>
            <w:rFonts w:cs="Times New Roman"/>
            <w:color w:val="000000" w:themeColor="text1"/>
            <w:rPrChange w:id="2648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85" w:author="N F" w:date="2023-12-05T03:09:00Z">
              <w:rPr>
                <w:rFonts w:cs="Times New Roman"/>
                <w:lang w:val="en-GB"/>
              </w:rPr>
            </w:rPrChange>
          </w:rPr>
          <w:delInstrText>of</w:delInstrText>
        </w:r>
        <w:r w:rsidR="00426E62" w:rsidRPr="006E6534" w:rsidDel="00532045">
          <w:rPr>
            <w:rFonts w:cs="Times New Roman"/>
            <w:color w:val="000000" w:themeColor="text1"/>
            <w:rPrChange w:id="2648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87" w:author="N F" w:date="2023-12-05T03:09:00Z">
              <w:rPr>
                <w:rFonts w:cs="Times New Roman"/>
                <w:lang w:val="en-GB"/>
              </w:rPr>
            </w:rPrChange>
          </w:rPr>
          <w:delInstrText>Osimertinib</w:delInstrText>
        </w:r>
        <w:r w:rsidR="00426E62" w:rsidRPr="006E6534" w:rsidDel="00532045">
          <w:rPr>
            <w:rFonts w:cs="Times New Roman"/>
            <w:color w:val="000000" w:themeColor="text1"/>
            <w:rPrChange w:id="2648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89" w:author="N F" w:date="2023-12-05T03:09:00Z">
              <w:rPr>
                <w:rFonts w:cs="Times New Roman"/>
                <w:lang w:val="en-GB"/>
              </w:rPr>
            </w:rPrChange>
          </w:rPr>
          <w:delInstrText>Plus</w:delInstrText>
        </w:r>
        <w:r w:rsidR="00426E62" w:rsidRPr="006E6534" w:rsidDel="00532045">
          <w:rPr>
            <w:rFonts w:cs="Times New Roman"/>
            <w:color w:val="000000" w:themeColor="text1"/>
            <w:rPrChange w:id="2649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91" w:author="N F" w:date="2023-12-05T03:09:00Z">
              <w:rPr>
                <w:rFonts w:cs="Times New Roman"/>
                <w:lang w:val="en-GB"/>
              </w:rPr>
            </w:rPrChange>
          </w:rPr>
          <w:delInstrText>Bevacizumab</w:delInstrText>
        </w:r>
        <w:r w:rsidR="00426E62" w:rsidRPr="006E6534" w:rsidDel="00532045">
          <w:rPr>
            <w:rFonts w:cs="Times New Roman"/>
            <w:color w:val="000000" w:themeColor="text1"/>
            <w:rPrChange w:id="2649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93" w:author="N F" w:date="2023-12-05T03:09:00Z">
              <w:rPr>
                <w:rFonts w:cs="Times New Roman"/>
                <w:lang w:val="en-GB"/>
              </w:rPr>
            </w:rPrChange>
          </w:rPr>
          <w:delInstrText>vs</w:delInstrText>
        </w:r>
        <w:r w:rsidR="00426E62" w:rsidRPr="006E6534" w:rsidDel="00532045">
          <w:rPr>
            <w:rFonts w:cs="Times New Roman"/>
            <w:color w:val="000000" w:themeColor="text1"/>
            <w:rPrChange w:id="2649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95" w:author="N F" w:date="2023-12-05T03:09:00Z">
              <w:rPr>
                <w:rFonts w:cs="Times New Roman"/>
                <w:lang w:val="en-GB"/>
              </w:rPr>
            </w:rPrChange>
          </w:rPr>
          <w:delInstrText>Osimertinib</w:delInstrText>
        </w:r>
        <w:r w:rsidR="00426E62" w:rsidRPr="006E6534" w:rsidDel="00532045">
          <w:rPr>
            <w:rFonts w:cs="Times New Roman"/>
            <w:color w:val="000000" w:themeColor="text1"/>
            <w:rPrChange w:id="2649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97" w:author="N F" w:date="2023-12-05T03:09:00Z">
              <w:rPr>
                <w:rFonts w:cs="Times New Roman"/>
                <w:lang w:val="en-GB"/>
              </w:rPr>
            </w:rPrChange>
          </w:rPr>
          <w:delInstrText>in</w:delInstrText>
        </w:r>
        <w:r w:rsidR="00426E62" w:rsidRPr="006E6534" w:rsidDel="00532045">
          <w:rPr>
            <w:rFonts w:cs="Times New Roman"/>
            <w:color w:val="000000" w:themeColor="text1"/>
            <w:rPrChange w:id="2649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499" w:author="N F" w:date="2023-12-05T03:09:00Z">
              <w:rPr>
                <w:rFonts w:cs="Times New Roman"/>
                <w:lang w:val="en-GB"/>
              </w:rPr>
            </w:rPrChange>
          </w:rPr>
          <w:delInstrText>Patients</w:delInstrText>
        </w:r>
        <w:r w:rsidR="00426E62" w:rsidRPr="006E6534" w:rsidDel="00532045">
          <w:rPr>
            <w:rFonts w:cs="Times New Roman"/>
            <w:color w:val="000000" w:themeColor="text1"/>
            <w:rPrChange w:id="2650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501" w:author="N F" w:date="2023-12-05T03:09:00Z">
              <w:rPr>
                <w:rFonts w:cs="Times New Roman"/>
                <w:lang w:val="en-GB"/>
              </w:rPr>
            </w:rPrChange>
          </w:rPr>
          <w:delInstrText>With</w:delInstrText>
        </w:r>
        <w:r w:rsidR="00426E62" w:rsidRPr="006E6534" w:rsidDel="00532045">
          <w:rPr>
            <w:rFonts w:cs="Times New Roman"/>
            <w:color w:val="000000" w:themeColor="text1"/>
            <w:rPrChange w:id="2650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503" w:author="N F" w:date="2023-12-05T03:09:00Z">
              <w:rPr>
                <w:rFonts w:cs="Times New Roman"/>
                <w:lang w:val="en-GB"/>
              </w:rPr>
            </w:rPrChange>
          </w:rPr>
          <w:delInstrText>EGFR</w:delInstrText>
        </w:r>
        <w:r w:rsidR="00426E62" w:rsidRPr="006E6534" w:rsidDel="00532045">
          <w:rPr>
            <w:rFonts w:cs="Times New Roman"/>
            <w:color w:val="000000" w:themeColor="text1"/>
            <w:rPrChange w:id="2650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505" w:author="N F" w:date="2023-12-05T03:09:00Z">
              <w:rPr>
                <w:rFonts w:cs="Times New Roman"/>
                <w:lang w:val="en-GB"/>
              </w:rPr>
            </w:rPrChange>
          </w:rPr>
          <w:delInstrText>T</w:delInstrText>
        </w:r>
        <w:r w:rsidR="00426E62" w:rsidRPr="006E6534" w:rsidDel="00532045">
          <w:rPr>
            <w:rFonts w:cs="Times New Roman"/>
            <w:color w:val="000000" w:themeColor="text1"/>
            <w:rPrChange w:id="26506" w:author="N F" w:date="2023-12-05T03:09:00Z">
              <w:rPr>
                <w:rFonts w:cs="Times New Roman"/>
              </w:rPr>
            </w:rPrChange>
          </w:rPr>
          <w:delInstrText>790</w:delInstrText>
        </w:r>
        <w:r w:rsidR="00426E62" w:rsidRPr="006E6534" w:rsidDel="00532045">
          <w:rPr>
            <w:rFonts w:cs="Times New Roman"/>
            <w:color w:val="000000" w:themeColor="text1"/>
            <w:lang w:val="en-GB"/>
            <w:rPrChange w:id="26507" w:author="N F" w:date="2023-12-05T03:09:00Z">
              <w:rPr>
                <w:rFonts w:cs="Times New Roman"/>
                <w:lang w:val="en-GB"/>
              </w:rPr>
            </w:rPrChange>
          </w:rPr>
          <w:delInstrText>M</w:delInstrText>
        </w:r>
        <w:r w:rsidR="00426E62" w:rsidRPr="006E6534" w:rsidDel="00532045">
          <w:rPr>
            <w:rFonts w:cs="Times New Roman"/>
            <w:color w:val="000000" w:themeColor="text1"/>
            <w:rPrChange w:id="26508" w:author="N F" w:date="2023-12-05T03:09:00Z">
              <w:rPr>
                <w:rFonts w:cs="Times New Roman"/>
              </w:rPr>
            </w:rPrChange>
          </w:rPr>
          <w:delInstrText>–</w:delInstrText>
        </w:r>
        <w:r w:rsidR="00426E62" w:rsidRPr="006E6534" w:rsidDel="00532045">
          <w:rPr>
            <w:rFonts w:cs="Times New Roman"/>
            <w:color w:val="000000" w:themeColor="text1"/>
            <w:lang w:val="en-GB"/>
            <w:rPrChange w:id="26509" w:author="N F" w:date="2023-12-05T03:09:00Z">
              <w:rPr>
                <w:rFonts w:cs="Times New Roman"/>
                <w:lang w:val="en-GB"/>
              </w:rPr>
            </w:rPrChange>
          </w:rPr>
          <w:delInstrText>Mutated</w:delInstrText>
        </w:r>
        <w:r w:rsidR="00426E62" w:rsidRPr="006E6534" w:rsidDel="00532045">
          <w:rPr>
            <w:rFonts w:cs="Times New Roman"/>
            <w:color w:val="000000" w:themeColor="text1"/>
            <w:rPrChange w:id="2651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511" w:author="N F" w:date="2023-12-05T03:09:00Z">
              <w:rPr>
                <w:rFonts w:cs="Times New Roman"/>
                <w:lang w:val="en-GB"/>
              </w:rPr>
            </w:rPrChange>
          </w:rPr>
          <w:delInstrText>Non</w:delInstrText>
        </w:r>
        <w:r w:rsidR="00426E62" w:rsidRPr="006E6534" w:rsidDel="00532045">
          <w:rPr>
            <w:rFonts w:cs="Times New Roman"/>
            <w:color w:val="000000" w:themeColor="text1"/>
            <w:rPrChange w:id="26512" w:author="N F" w:date="2023-12-05T03:09:00Z">
              <w:rPr>
                <w:rFonts w:cs="Times New Roman"/>
              </w:rPr>
            </w:rPrChange>
          </w:rPr>
          <w:delInstrText>–</w:delInstrText>
        </w:r>
        <w:r w:rsidR="00426E62" w:rsidRPr="006E6534" w:rsidDel="00532045">
          <w:rPr>
            <w:rFonts w:cs="Times New Roman"/>
            <w:color w:val="000000" w:themeColor="text1"/>
            <w:lang w:val="en-GB"/>
            <w:rPrChange w:id="26513" w:author="N F" w:date="2023-12-05T03:09:00Z">
              <w:rPr>
                <w:rFonts w:cs="Times New Roman"/>
                <w:lang w:val="en-GB"/>
              </w:rPr>
            </w:rPrChange>
          </w:rPr>
          <w:delInstrText>Small</w:delInstrText>
        </w:r>
        <w:r w:rsidR="00426E62" w:rsidRPr="006E6534" w:rsidDel="00532045">
          <w:rPr>
            <w:rFonts w:cs="Times New Roman"/>
            <w:color w:val="000000" w:themeColor="text1"/>
            <w:rPrChange w:id="2651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515" w:author="N F" w:date="2023-12-05T03:09:00Z">
              <w:rPr>
                <w:rFonts w:cs="Times New Roman"/>
                <w:lang w:val="en-GB"/>
              </w:rPr>
            </w:rPrChange>
          </w:rPr>
          <w:delInstrText>Cell</w:delInstrText>
        </w:r>
        <w:r w:rsidR="00426E62" w:rsidRPr="006E6534" w:rsidDel="00532045">
          <w:rPr>
            <w:rFonts w:cs="Times New Roman"/>
            <w:color w:val="000000" w:themeColor="text1"/>
            <w:rPrChange w:id="2651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517" w:author="N F" w:date="2023-12-05T03:09:00Z">
              <w:rPr>
                <w:rFonts w:cs="Times New Roman"/>
                <w:lang w:val="en-GB"/>
              </w:rPr>
            </w:rPrChange>
          </w:rPr>
          <w:delInstrText>Lung</w:delInstrText>
        </w:r>
        <w:r w:rsidR="00426E62" w:rsidRPr="006E6534" w:rsidDel="00532045">
          <w:rPr>
            <w:rFonts w:cs="Times New Roman"/>
            <w:color w:val="000000" w:themeColor="text1"/>
            <w:rPrChange w:id="2651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519" w:author="N F" w:date="2023-12-05T03:09:00Z">
              <w:rPr>
                <w:rFonts w:cs="Times New Roman"/>
                <w:lang w:val="en-GB"/>
              </w:rPr>
            </w:rPrChange>
          </w:rPr>
          <w:delInstrText>Cancer</w:delInstrText>
        </w:r>
        <w:r w:rsidR="00426E62" w:rsidRPr="006E6534" w:rsidDel="00532045">
          <w:rPr>
            <w:rFonts w:cs="Times New Roman"/>
            <w:color w:val="000000" w:themeColor="text1"/>
            <w:rPrChange w:id="2652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521" w:author="N F" w:date="2023-12-05T03:09:00Z">
              <w:rPr>
                <w:rFonts w:cs="Times New Roman"/>
                <w:lang w:val="en-GB"/>
              </w:rPr>
            </w:rPrChange>
          </w:rPr>
          <w:delInstrText>Previously</w:delInstrText>
        </w:r>
        <w:r w:rsidR="00426E62" w:rsidRPr="006E6534" w:rsidDel="00532045">
          <w:rPr>
            <w:rFonts w:cs="Times New Roman"/>
            <w:color w:val="000000" w:themeColor="text1"/>
            <w:rPrChange w:id="2652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523" w:author="N F" w:date="2023-12-05T03:09:00Z">
              <w:rPr>
                <w:rFonts w:cs="Times New Roman"/>
                <w:lang w:val="en-GB"/>
              </w:rPr>
            </w:rPrChange>
          </w:rPr>
          <w:delInstrText>Treated</w:delInstrText>
        </w:r>
        <w:r w:rsidR="00426E62" w:rsidRPr="006E6534" w:rsidDel="00532045">
          <w:rPr>
            <w:rFonts w:cs="Times New Roman"/>
            <w:color w:val="000000" w:themeColor="text1"/>
            <w:rPrChange w:id="26524"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525" w:author="N F" w:date="2023-12-05T03:09:00Z">
              <w:rPr>
                <w:rFonts w:cs="Times New Roman"/>
                <w:lang w:val="en-GB"/>
              </w:rPr>
            </w:rPrChange>
          </w:rPr>
          <w:delInstrText>With</w:delInstrText>
        </w:r>
        <w:r w:rsidR="00426E62" w:rsidRPr="006E6534" w:rsidDel="00532045">
          <w:rPr>
            <w:rFonts w:cs="Times New Roman"/>
            <w:color w:val="000000" w:themeColor="text1"/>
            <w:rPrChange w:id="2652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527" w:author="N F" w:date="2023-12-05T03:09:00Z">
              <w:rPr>
                <w:rFonts w:cs="Times New Roman"/>
                <w:lang w:val="en-GB"/>
              </w:rPr>
            </w:rPrChange>
          </w:rPr>
          <w:delInstrText>Epidermal</w:delInstrText>
        </w:r>
        <w:r w:rsidR="00426E62" w:rsidRPr="006E6534" w:rsidDel="00532045">
          <w:rPr>
            <w:rFonts w:cs="Times New Roman"/>
            <w:color w:val="000000" w:themeColor="text1"/>
            <w:rPrChange w:id="2652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529" w:author="N F" w:date="2023-12-05T03:09:00Z">
              <w:rPr>
                <w:rFonts w:cs="Times New Roman"/>
                <w:lang w:val="en-GB"/>
              </w:rPr>
            </w:rPrChange>
          </w:rPr>
          <w:delInstrText>Growth</w:delInstrText>
        </w:r>
        <w:r w:rsidR="00426E62" w:rsidRPr="006E6534" w:rsidDel="00532045">
          <w:rPr>
            <w:rFonts w:cs="Times New Roman"/>
            <w:color w:val="000000" w:themeColor="text1"/>
            <w:rPrChange w:id="26530"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531" w:author="N F" w:date="2023-12-05T03:09:00Z">
              <w:rPr>
                <w:rFonts w:cs="Times New Roman"/>
                <w:lang w:val="en-GB"/>
              </w:rPr>
            </w:rPrChange>
          </w:rPr>
          <w:delInstrText>Factor</w:delInstrText>
        </w:r>
        <w:r w:rsidR="00426E62" w:rsidRPr="006E6534" w:rsidDel="00532045">
          <w:rPr>
            <w:rFonts w:cs="Times New Roman"/>
            <w:color w:val="000000" w:themeColor="text1"/>
            <w:rPrChange w:id="26532"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533" w:author="N F" w:date="2023-12-05T03:09:00Z">
              <w:rPr>
                <w:rFonts w:cs="Times New Roman"/>
                <w:lang w:val="en-GB"/>
              </w:rPr>
            </w:rPrChange>
          </w:rPr>
          <w:delInstrText>Receptor</w:delInstrText>
        </w:r>
        <w:r w:rsidR="00426E62" w:rsidRPr="006E6534" w:rsidDel="00532045">
          <w:rPr>
            <w:rFonts w:cs="Times New Roman"/>
            <w:color w:val="000000" w:themeColor="text1"/>
            <w:rPrChange w:id="26534" w:author="N F" w:date="2023-12-05T03:09:00Z">
              <w:rPr>
                <w:rFonts w:cs="Times New Roman"/>
              </w:rPr>
            </w:rPrChange>
          </w:rPr>
          <w:delInstrText>–</w:delInstrText>
        </w:r>
        <w:r w:rsidR="00426E62" w:rsidRPr="006E6534" w:rsidDel="00532045">
          <w:rPr>
            <w:rFonts w:cs="Times New Roman"/>
            <w:color w:val="000000" w:themeColor="text1"/>
            <w:lang w:val="en-GB"/>
            <w:rPrChange w:id="26535" w:author="N F" w:date="2023-12-05T03:09:00Z">
              <w:rPr>
                <w:rFonts w:cs="Times New Roman"/>
                <w:lang w:val="en-GB"/>
              </w:rPr>
            </w:rPrChange>
          </w:rPr>
          <w:delInstrText>Tyrosine</w:delInstrText>
        </w:r>
        <w:r w:rsidR="00426E62" w:rsidRPr="006E6534" w:rsidDel="00532045">
          <w:rPr>
            <w:rFonts w:cs="Times New Roman"/>
            <w:color w:val="000000" w:themeColor="text1"/>
            <w:rPrChange w:id="26536"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537" w:author="N F" w:date="2023-12-05T03:09:00Z">
              <w:rPr>
                <w:rFonts w:cs="Times New Roman"/>
                <w:lang w:val="en-GB"/>
              </w:rPr>
            </w:rPrChange>
          </w:rPr>
          <w:delInstrText>Kinase</w:delInstrText>
        </w:r>
        <w:r w:rsidR="00426E62" w:rsidRPr="006E6534" w:rsidDel="00532045">
          <w:rPr>
            <w:rFonts w:cs="Times New Roman"/>
            <w:color w:val="000000" w:themeColor="text1"/>
            <w:rPrChange w:id="26538" w:author="N F" w:date="2023-12-05T03:09:00Z">
              <w:rPr>
                <w:rFonts w:cs="Times New Roman"/>
              </w:rPr>
            </w:rPrChange>
          </w:rPr>
          <w:delInstrText xml:space="preserve"> </w:delInstrText>
        </w:r>
        <w:r w:rsidR="00426E62" w:rsidRPr="006E6534" w:rsidDel="00532045">
          <w:rPr>
            <w:rFonts w:cs="Times New Roman"/>
            <w:color w:val="000000" w:themeColor="text1"/>
            <w:lang w:val="en-GB"/>
            <w:rPrChange w:id="26539" w:author="N F" w:date="2023-12-05T03:09:00Z">
              <w:rPr>
                <w:rFonts w:cs="Times New Roman"/>
                <w:lang w:val="en-GB"/>
              </w:rPr>
            </w:rPrChange>
          </w:rPr>
          <w:delInstrText>Inhibitor</w:delInstrText>
        </w:r>
        <w:r w:rsidR="00426E62" w:rsidRPr="006E6534" w:rsidDel="00532045">
          <w:rPr>
            <w:rFonts w:cs="Times New Roman"/>
            <w:color w:val="000000" w:themeColor="text1"/>
            <w:rPrChange w:id="26540" w:author="N F" w:date="2023-12-05T03:09:00Z">
              <w:rPr>
                <w:rFonts w:cs="Times New Roman"/>
              </w:rPr>
            </w:rPrChange>
          </w:rPr>
          <w:delInstrText>","</w:delInstrText>
        </w:r>
        <w:r w:rsidR="00426E62" w:rsidRPr="006E6534" w:rsidDel="00532045">
          <w:rPr>
            <w:rFonts w:cs="Times New Roman"/>
            <w:color w:val="000000" w:themeColor="text1"/>
            <w:lang w:val="en-GB"/>
            <w:rPrChange w:id="26541" w:author="N F" w:date="2023-12-05T03:09:00Z">
              <w:rPr>
                <w:rFonts w:cs="Times New Roman"/>
                <w:lang w:val="en-GB"/>
              </w:rPr>
            </w:rPrChange>
          </w:rPr>
          <w:delInstrText>volume</w:delInstrText>
        </w:r>
        <w:r w:rsidR="00426E62" w:rsidRPr="006E6534" w:rsidDel="00532045">
          <w:rPr>
            <w:rFonts w:cs="Times New Roman"/>
            <w:color w:val="000000" w:themeColor="text1"/>
            <w:rPrChange w:id="26542" w:author="N F" w:date="2023-12-05T03:09:00Z">
              <w:rPr>
                <w:rFonts w:cs="Times New Roman"/>
              </w:rPr>
            </w:rPrChange>
          </w:rPr>
          <w:delInstrText>":"7","</w:delInstrText>
        </w:r>
        <w:r w:rsidR="00426E62" w:rsidRPr="006E6534" w:rsidDel="00532045">
          <w:rPr>
            <w:rFonts w:cs="Times New Roman"/>
            <w:color w:val="000000" w:themeColor="text1"/>
            <w:lang w:val="en-GB"/>
            <w:rPrChange w:id="26543" w:author="N F" w:date="2023-12-05T03:09:00Z">
              <w:rPr>
                <w:rFonts w:cs="Times New Roman"/>
                <w:lang w:val="en-GB"/>
              </w:rPr>
            </w:rPrChange>
          </w:rPr>
          <w:delInstrText>author</w:delInstrText>
        </w:r>
        <w:r w:rsidR="00426E62" w:rsidRPr="006E6534" w:rsidDel="00532045">
          <w:rPr>
            <w:rFonts w:cs="Times New Roman"/>
            <w:color w:val="000000" w:themeColor="text1"/>
            <w:rPrChange w:id="26544" w:author="N F" w:date="2023-12-05T03:09:00Z">
              <w:rPr>
                <w:rFonts w:cs="Times New Roman"/>
              </w:rPr>
            </w:rPrChange>
          </w:rPr>
          <w:delInstrText>":[{"</w:delInstrText>
        </w:r>
        <w:r w:rsidR="00426E62" w:rsidRPr="006E6534" w:rsidDel="00532045">
          <w:rPr>
            <w:rFonts w:cs="Times New Roman"/>
            <w:color w:val="000000" w:themeColor="text1"/>
            <w:lang w:val="en-GB"/>
            <w:rPrChange w:id="26545" w:author="N F" w:date="2023-12-05T03:09:00Z">
              <w:rPr>
                <w:rFonts w:cs="Times New Roman"/>
                <w:lang w:val="en-GB"/>
              </w:rPr>
            </w:rPrChange>
          </w:rPr>
          <w:delInstrText>family</w:delInstrText>
        </w:r>
        <w:r w:rsidR="00426E62" w:rsidRPr="006E6534" w:rsidDel="00532045">
          <w:rPr>
            <w:rFonts w:cs="Times New Roman"/>
            <w:color w:val="000000" w:themeColor="text1"/>
            <w:rPrChange w:id="26546" w:author="N F" w:date="2023-12-05T03:09:00Z">
              <w:rPr>
                <w:rFonts w:cs="Times New Roman"/>
              </w:rPr>
            </w:rPrChange>
          </w:rPr>
          <w:delInstrText>":"</w:delInstrText>
        </w:r>
        <w:r w:rsidR="00426E62" w:rsidRPr="006E6534" w:rsidDel="00532045">
          <w:rPr>
            <w:rFonts w:cs="Times New Roman"/>
            <w:color w:val="000000" w:themeColor="text1"/>
            <w:lang w:val="en-GB"/>
            <w:rPrChange w:id="26547" w:author="N F" w:date="2023-12-05T03:09:00Z">
              <w:rPr>
                <w:rFonts w:cs="Times New Roman"/>
                <w:lang w:val="en-GB"/>
              </w:rPr>
            </w:rPrChange>
          </w:rPr>
          <w:delInstrText>Akamatsu</w:delInstrText>
        </w:r>
        <w:r w:rsidR="00426E62" w:rsidRPr="006E6534" w:rsidDel="00532045">
          <w:rPr>
            <w:rFonts w:cs="Times New Roman"/>
            <w:color w:val="000000" w:themeColor="text1"/>
            <w:rPrChange w:id="26548" w:author="N F" w:date="2023-12-05T03:09:00Z">
              <w:rPr>
                <w:rFonts w:cs="Times New Roman"/>
              </w:rPr>
            </w:rPrChange>
          </w:rPr>
          <w:delInstrText>","</w:delInstrText>
        </w:r>
        <w:r w:rsidR="00426E62" w:rsidRPr="006E6534" w:rsidDel="00532045">
          <w:rPr>
            <w:rFonts w:cs="Times New Roman"/>
            <w:color w:val="000000" w:themeColor="text1"/>
            <w:lang w:val="en-GB"/>
            <w:rPrChange w:id="26549" w:author="N F" w:date="2023-12-05T03:09:00Z">
              <w:rPr>
                <w:rFonts w:cs="Times New Roman"/>
                <w:lang w:val="en-GB"/>
              </w:rPr>
            </w:rPrChange>
          </w:rPr>
          <w:delInstrText>given</w:delInstrText>
        </w:r>
        <w:r w:rsidR="00426E62" w:rsidRPr="006E6534" w:rsidDel="00532045">
          <w:rPr>
            <w:rFonts w:cs="Times New Roman"/>
            <w:color w:val="000000" w:themeColor="text1"/>
            <w:rPrChange w:id="26550" w:author="N F" w:date="2023-12-05T03:09:00Z">
              <w:rPr>
                <w:rFonts w:cs="Times New Roman"/>
              </w:rPr>
            </w:rPrChange>
          </w:rPr>
          <w:delInstrText>":"</w:delInstrText>
        </w:r>
        <w:r w:rsidR="00426E62" w:rsidRPr="006E6534" w:rsidDel="00532045">
          <w:rPr>
            <w:rFonts w:cs="Times New Roman"/>
            <w:color w:val="000000" w:themeColor="text1"/>
            <w:lang w:val="en-GB"/>
            <w:rPrChange w:id="26551" w:author="N F" w:date="2023-12-05T03:09:00Z">
              <w:rPr>
                <w:rFonts w:cs="Times New Roman"/>
                <w:lang w:val="en-GB"/>
              </w:rPr>
            </w:rPrChange>
          </w:rPr>
          <w:delInstrText>Hiroaki</w:delInstrText>
        </w:r>
        <w:r w:rsidR="00426E62" w:rsidRPr="006E6534" w:rsidDel="00532045">
          <w:rPr>
            <w:rFonts w:cs="Times New Roman"/>
            <w:color w:val="000000" w:themeColor="text1"/>
            <w:rPrChange w:id="26552" w:author="N F" w:date="2023-12-05T03:09:00Z">
              <w:rPr>
                <w:rFonts w:cs="Times New Roman"/>
              </w:rPr>
            </w:rPrChange>
          </w:rPr>
          <w:delInstrText>"},{"</w:delInstrText>
        </w:r>
        <w:r w:rsidR="00426E62" w:rsidRPr="006E6534" w:rsidDel="00532045">
          <w:rPr>
            <w:rFonts w:cs="Times New Roman"/>
            <w:color w:val="000000" w:themeColor="text1"/>
            <w:lang w:val="en-GB"/>
            <w:rPrChange w:id="26553" w:author="N F" w:date="2023-12-05T03:09:00Z">
              <w:rPr>
                <w:rFonts w:cs="Times New Roman"/>
                <w:lang w:val="en-GB"/>
              </w:rPr>
            </w:rPrChange>
          </w:rPr>
          <w:delInstrText>family</w:delInstrText>
        </w:r>
        <w:r w:rsidR="00426E62" w:rsidRPr="006E6534" w:rsidDel="00532045">
          <w:rPr>
            <w:rFonts w:cs="Times New Roman"/>
            <w:color w:val="000000" w:themeColor="text1"/>
            <w:rPrChange w:id="26554" w:author="N F" w:date="2023-12-05T03:09:00Z">
              <w:rPr>
                <w:rFonts w:cs="Times New Roman"/>
              </w:rPr>
            </w:rPrChange>
          </w:rPr>
          <w:delInstrText>":"</w:delInstrText>
        </w:r>
        <w:r w:rsidR="00426E62" w:rsidRPr="006E6534" w:rsidDel="00532045">
          <w:rPr>
            <w:rFonts w:cs="Times New Roman"/>
            <w:color w:val="000000" w:themeColor="text1"/>
            <w:lang w:val="en-GB"/>
            <w:rPrChange w:id="26555" w:author="N F" w:date="2023-12-05T03:09:00Z">
              <w:rPr>
                <w:rFonts w:cs="Times New Roman"/>
                <w:lang w:val="en-GB"/>
              </w:rPr>
            </w:rPrChange>
          </w:rPr>
          <w:delInstrText>Toi</w:delInstrText>
        </w:r>
        <w:r w:rsidR="00426E62" w:rsidRPr="006E6534" w:rsidDel="00532045">
          <w:rPr>
            <w:rFonts w:cs="Times New Roman"/>
            <w:color w:val="000000" w:themeColor="text1"/>
            <w:rPrChange w:id="26556" w:author="N F" w:date="2023-12-05T03:09:00Z">
              <w:rPr>
                <w:rFonts w:cs="Times New Roman"/>
              </w:rPr>
            </w:rPrChange>
          </w:rPr>
          <w:delInstrText>","</w:delInstrText>
        </w:r>
        <w:r w:rsidR="00426E62" w:rsidRPr="006E6534" w:rsidDel="00532045">
          <w:rPr>
            <w:rFonts w:cs="Times New Roman"/>
            <w:color w:val="000000" w:themeColor="text1"/>
            <w:lang w:val="en-GB"/>
            <w:rPrChange w:id="26557" w:author="N F" w:date="2023-12-05T03:09:00Z">
              <w:rPr>
                <w:rFonts w:cs="Times New Roman"/>
                <w:lang w:val="en-GB"/>
              </w:rPr>
            </w:rPrChange>
          </w:rPr>
          <w:delInstrText>given</w:delInstrText>
        </w:r>
        <w:r w:rsidR="00426E62" w:rsidRPr="006E6534" w:rsidDel="00532045">
          <w:rPr>
            <w:rFonts w:cs="Times New Roman"/>
            <w:color w:val="000000" w:themeColor="text1"/>
            <w:rPrChange w:id="26558" w:author="N F" w:date="2023-12-05T03:09:00Z">
              <w:rPr>
                <w:rFonts w:cs="Times New Roman"/>
              </w:rPr>
            </w:rPrChange>
          </w:rPr>
          <w:delInstrText>":"</w:delInstrText>
        </w:r>
        <w:r w:rsidR="00426E62" w:rsidRPr="006E6534" w:rsidDel="00532045">
          <w:rPr>
            <w:rFonts w:cs="Times New Roman"/>
            <w:color w:val="000000" w:themeColor="text1"/>
            <w:lang w:val="en-GB"/>
            <w:rPrChange w:id="26559" w:author="N F" w:date="2023-12-05T03:09:00Z">
              <w:rPr>
                <w:rFonts w:cs="Times New Roman"/>
                <w:lang w:val="en-GB"/>
              </w:rPr>
            </w:rPrChange>
          </w:rPr>
          <w:delInstrText>Yukihiro</w:delInstrText>
        </w:r>
        <w:r w:rsidR="00426E62" w:rsidRPr="006E6534" w:rsidDel="00532045">
          <w:rPr>
            <w:rFonts w:cs="Times New Roman"/>
            <w:color w:val="000000" w:themeColor="text1"/>
            <w:rPrChange w:id="26560" w:author="N F" w:date="2023-12-05T03:09:00Z">
              <w:rPr>
                <w:rFonts w:cs="Times New Roman"/>
              </w:rPr>
            </w:rPrChange>
          </w:rPr>
          <w:delInstrText>"},{"</w:delInstrText>
        </w:r>
        <w:r w:rsidR="00426E62" w:rsidRPr="006E6534" w:rsidDel="00532045">
          <w:rPr>
            <w:rFonts w:cs="Times New Roman"/>
            <w:color w:val="000000" w:themeColor="text1"/>
            <w:lang w:val="en-GB"/>
            <w:rPrChange w:id="26561" w:author="N F" w:date="2023-12-05T03:09:00Z">
              <w:rPr>
                <w:rFonts w:cs="Times New Roman"/>
                <w:lang w:val="en-GB"/>
              </w:rPr>
            </w:rPrChange>
          </w:rPr>
          <w:delInstrText>family</w:delInstrText>
        </w:r>
        <w:r w:rsidR="00426E62" w:rsidRPr="006E6534" w:rsidDel="00532045">
          <w:rPr>
            <w:rFonts w:cs="Times New Roman"/>
            <w:color w:val="000000" w:themeColor="text1"/>
            <w:rPrChange w:id="26562" w:author="N F" w:date="2023-12-05T03:09:00Z">
              <w:rPr>
                <w:rFonts w:cs="Times New Roman"/>
              </w:rPr>
            </w:rPrChange>
          </w:rPr>
          <w:delInstrText>":"</w:delInstrText>
        </w:r>
        <w:r w:rsidR="00426E62" w:rsidRPr="006E6534" w:rsidDel="00532045">
          <w:rPr>
            <w:rFonts w:cs="Times New Roman"/>
            <w:color w:val="000000" w:themeColor="text1"/>
            <w:lang w:val="en-GB"/>
            <w:rPrChange w:id="26563" w:author="N F" w:date="2023-12-05T03:09:00Z">
              <w:rPr>
                <w:rFonts w:cs="Times New Roman"/>
                <w:lang w:val="en-GB"/>
              </w:rPr>
            </w:rPrChange>
          </w:rPr>
          <w:delInstrText>Hayashi</w:delInstrText>
        </w:r>
        <w:r w:rsidR="00426E62" w:rsidRPr="006E6534" w:rsidDel="00532045">
          <w:rPr>
            <w:rFonts w:cs="Times New Roman"/>
            <w:color w:val="000000" w:themeColor="text1"/>
            <w:rPrChange w:id="26564" w:author="N F" w:date="2023-12-05T03:09:00Z">
              <w:rPr>
                <w:rFonts w:cs="Times New Roman"/>
              </w:rPr>
            </w:rPrChange>
          </w:rPr>
          <w:delInstrText>","</w:delInstrText>
        </w:r>
        <w:r w:rsidR="00426E62" w:rsidRPr="006E6534" w:rsidDel="00532045">
          <w:rPr>
            <w:rFonts w:cs="Times New Roman"/>
            <w:color w:val="000000" w:themeColor="text1"/>
            <w:lang w:val="en-GB"/>
            <w:rPrChange w:id="26565" w:author="N F" w:date="2023-12-05T03:09:00Z">
              <w:rPr>
                <w:rFonts w:cs="Times New Roman"/>
                <w:lang w:val="en-GB"/>
              </w:rPr>
            </w:rPrChange>
          </w:rPr>
          <w:delInstrText>given</w:delInstrText>
        </w:r>
        <w:r w:rsidR="00426E62" w:rsidRPr="006E6534" w:rsidDel="00532045">
          <w:rPr>
            <w:rFonts w:cs="Times New Roman"/>
            <w:color w:val="000000" w:themeColor="text1"/>
            <w:rPrChange w:id="26566" w:author="N F" w:date="2023-12-05T03:09:00Z">
              <w:rPr>
                <w:rFonts w:cs="Times New Roman"/>
              </w:rPr>
            </w:rPrChange>
          </w:rPr>
          <w:delInstrText>":"</w:delInstrText>
        </w:r>
        <w:r w:rsidR="00426E62" w:rsidRPr="006E6534" w:rsidDel="00532045">
          <w:rPr>
            <w:rFonts w:cs="Times New Roman"/>
            <w:color w:val="000000" w:themeColor="text1"/>
            <w:lang w:val="en-GB"/>
            <w:rPrChange w:id="26567" w:author="N F" w:date="2023-12-05T03:09:00Z">
              <w:rPr>
                <w:rFonts w:cs="Times New Roman"/>
                <w:lang w:val="en-GB"/>
              </w:rPr>
            </w:rPrChange>
          </w:rPr>
          <w:delInstrText>Hidetoshi</w:delInstrText>
        </w:r>
        <w:r w:rsidR="00426E62" w:rsidRPr="006E6534" w:rsidDel="00532045">
          <w:rPr>
            <w:rFonts w:cs="Times New Roman"/>
            <w:color w:val="000000" w:themeColor="text1"/>
            <w:rPrChange w:id="26568" w:author="N F" w:date="2023-12-05T03:09:00Z">
              <w:rPr>
                <w:rFonts w:cs="Times New Roman"/>
              </w:rPr>
            </w:rPrChange>
          </w:rPr>
          <w:delInstrText>"},{"</w:delInstrText>
        </w:r>
        <w:r w:rsidR="00426E62" w:rsidRPr="006E6534" w:rsidDel="00532045">
          <w:rPr>
            <w:rFonts w:cs="Times New Roman"/>
            <w:color w:val="000000" w:themeColor="text1"/>
            <w:lang w:val="en-GB"/>
            <w:rPrChange w:id="26569" w:author="N F" w:date="2023-12-05T03:09:00Z">
              <w:rPr>
                <w:rFonts w:cs="Times New Roman"/>
                <w:lang w:val="en-GB"/>
              </w:rPr>
            </w:rPrChange>
          </w:rPr>
          <w:delInstrText>family</w:delInstrText>
        </w:r>
        <w:r w:rsidR="00426E62" w:rsidRPr="006E6534" w:rsidDel="00532045">
          <w:rPr>
            <w:rFonts w:cs="Times New Roman"/>
            <w:color w:val="000000" w:themeColor="text1"/>
            <w:rPrChange w:id="26570" w:author="N F" w:date="2023-12-05T03:09:00Z">
              <w:rPr>
                <w:rFonts w:cs="Times New Roman"/>
              </w:rPr>
            </w:rPrChange>
          </w:rPr>
          <w:delInstrText>":"</w:delInstrText>
        </w:r>
        <w:r w:rsidR="00426E62" w:rsidRPr="006E6534" w:rsidDel="00532045">
          <w:rPr>
            <w:rFonts w:cs="Times New Roman"/>
            <w:color w:val="000000" w:themeColor="text1"/>
            <w:lang w:val="en-GB"/>
            <w:rPrChange w:id="26571" w:author="N F" w:date="2023-12-05T03:09:00Z">
              <w:rPr>
                <w:rFonts w:cs="Times New Roman"/>
                <w:lang w:val="en-GB"/>
              </w:rPr>
            </w:rPrChange>
          </w:rPr>
          <w:delInstrText>Fujimoto</w:delInstrText>
        </w:r>
        <w:r w:rsidR="00426E62" w:rsidRPr="006E6534" w:rsidDel="00532045">
          <w:rPr>
            <w:rFonts w:cs="Times New Roman"/>
            <w:color w:val="000000" w:themeColor="text1"/>
            <w:rPrChange w:id="26572" w:author="N F" w:date="2023-12-05T03:09:00Z">
              <w:rPr>
                <w:rFonts w:cs="Times New Roman"/>
              </w:rPr>
            </w:rPrChange>
          </w:rPr>
          <w:delInstrText>","</w:delInstrText>
        </w:r>
        <w:r w:rsidR="00426E62" w:rsidRPr="006E6534" w:rsidDel="00532045">
          <w:rPr>
            <w:rFonts w:cs="Times New Roman"/>
            <w:color w:val="000000" w:themeColor="text1"/>
            <w:lang w:val="en-GB"/>
            <w:rPrChange w:id="26573" w:author="N F" w:date="2023-12-05T03:09:00Z">
              <w:rPr>
                <w:rFonts w:cs="Times New Roman"/>
                <w:lang w:val="en-GB"/>
              </w:rPr>
            </w:rPrChange>
          </w:rPr>
          <w:delInstrText>given</w:delInstrText>
        </w:r>
        <w:r w:rsidR="00426E62" w:rsidRPr="006E6534" w:rsidDel="00532045">
          <w:rPr>
            <w:rFonts w:cs="Times New Roman"/>
            <w:color w:val="000000" w:themeColor="text1"/>
            <w:rPrChange w:id="26574" w:author="N F" w:date="2023-12-05T03:09:00Z">
              <w:rPr>
                <w:rFonts w:cs="Times New Roman"/>
              </w:rPr>
            </w:rPrChange>
          </w:rPr>
          <w:delInstrText>":"</w:delInstrText>
        </w:r>
        <w:r w:rsidR="00426E62" w:rsidRPr="006E6534" w:rsidDel="00532045">
          <w:rPr>
            <w:rFonts w:cs="Times New Roman"/>
            <w:color w:val="000000" w:themeColor="text1"/>
            <w:lang w:val="en-GB"/>
            <w:rPrChange w:id="26575" w:author="N F" w:date="2023-12-05T03:09:00Z">
              <w:rPr>
                <w:rFonts w:cs="Times New Roman"/>
                <w:lang w:val="en-GB"/>
              </w:rPr>
            </w:rPrChange>
          </w:rPr>
          <w:delInstrText>Daichi</w:delInstrText>
        </w:r>
        <w:r w:rsidR="00426E62" w:rsidRPr="006E6534" w:rsidDel="00532045">
          <w:rPr>
            <w:rFonts w:cs="Times New Roman"/>
            <w:color w:val="000000" w:themeColor="text1"/>
            <w:rPrChange w:id="26576" w:author="N F" w:date="2023-12-05T03:09:00Z">
              <w:rPr>
                <w:rFonts w:cs="Times New Roman"/>
              </w:rPr>
            </w:rPrChange>
          </w:rPr>
          <w:delInstrText>"},{"</w:delInstrText>
        </w:r>
        <w:r w:rsidR="00426E62" w:rsidRPr="006E6534" w:rsidDel="00532045">
          <w:rPr>
            <w:rFonts w:cs="Times New Roman"/>
            <w:color w:val="000000" w:themeColor="text1"/>
            <w:lang w:val="en-GB"/>
            <w:rPrChange w:id="26577" w:author="N F" w:date="2023-12-05T03:09:00Z">
              <w:rPr>
                <w:rFonts w:cs="Times New Roman"/>
                <w:lang w:val="en-GB"/>
              </w:rPr>
            </w:rPrChange>
          </w:rPr>
          <w:delInstrText>family</w:delInstrText>
        </w:r>
        <w:r w:rsidR="00426E62" w:rsidRPr="006E6534" w:rsidDel="00532045">
          <w:rPr>
            <w:rFonts w:cs="Times New Roman"/>
            <w:color w:val="000000" w:themeColor="text1"/>
            <w:rPrChange w:id="26578" w:author="N F" w:date="2023-12-05T03:09:00Z">
              <w:rPr>
                <w:rFonts w:cs="Times New Roman"/>
              </w:rPr>
            </w:rPrChange>
          </w:rPr>
          <w:delInstrText>":"</w:delInstrText>
        </w:r>
        <w:r w:rsidR="00426E62" w:rsidRPr="006E6534" w:rsidDel="00532045">
          <w:rPr>
            <w:rFonts w:cs="Times New Roman"/>
            <w:color w:val="000000" w:themeColor="text1"/>
            <w:lang w:val="en-GB"/>
            <w:rPrChange w:id="26579" w:author="N F" w:date="2023-12-05T03:09:00Z">
              <w:rPr>
                <w:rFonts w:cs="Times New Roman"/>
                <w:lang w:val="en-GB"/>
              </w:rPr>
            </w:rPrChange>
          </w:rPr>
          <w:delInstrText>Tachihara</w:delInstrText>
        </w:r>
        <w:r w:rsidR="00426E62" w:rsidRPr="006E6534" w:rsidDel="00532045">
          <w:rPr>
            <w:rFonts w:cs="Times New Roman"/>
            <w:color w:val="000000" w:themeColor="text1"/>
            <w:rPrChange w:id="26580" w:author="N F" w:date="2023-12-05T03:09:00Z">
              <w:rPr>
                <w:rFonts w:cs="Times New Roman"/>
              </w:rPr>
            </w:rPrChange>
          </w:rPr>
          <w:delInstrText>","</w:delInstrText>
        </w:r>
        <w:r w:rsidR="00426E62" w:rsidRPr="006E6534" w:rsidDel="00532045">
          <w:rPr>
            <w:rFonts w:cs="Times New Roman"/>
            <w:color w:val="000000" w:themeColor="text1"/>
            <w:lang w:val="en-GB"/>
            <w:rPrChange w:id="26581" w:author="N F" w:date="2023-12-05T03:09:00Z">
              <w:rPr>
                <w:rFonts w:cs="Times New Roman"/>
                <w:lang w:val="en-GB"/>
              </w:rPr>
            </w:rPrChange>
          </w:rPr>
          <w:delInstrText>given</w:delInstrText>
        </w:r>
        <w:r w:rsidR="00426E62" w:rsidRPr="006E6534" w:rsidDel="00532045">
          <w:rPr>
            <w:rFonts w:cs="Times New Roman"/>
            <w:color w:val="000000" w:themeColor="text1"/>
            <w:rPrChange w:id="26582" w:author="N F" w:date="2023-12-05T03:09:00Z">
              <w:rPr>
                <w:rFonts w:cs="Times New Roman"/>
              </w:rPr>
            </w:rPrChange>
          </w:rPr>
          <w:delInstrText>":"</w:delInstrText>
        </w:r>
        <w:r w:rsidR="00426E62" w:rsidRPr="006E6534" w:rsidDel="00532045">
          <w:rPr>
            <w:rFonts w:cs="Times New Roman"/>
            <w:color w:val="000000" w:themeColor="text1"/>
            <w:lang w:val="en-GB"/>
            <w:rPrChange w:id="26583" w:author="N F" w:date="2023-12-05T03:09:00Z">
              <w:rPr>
                <w:rFonts w:cs="Times New Roman"/>
                <w:lang w:val="en-GB"/>
              </w:rPr>
            </w:rPrChange>
          </w:rPr>
          <w:delInstrText>Motoko</w:delInstrText>
        </w:r>
        <w:r w:rsidR="00426E62" w:rsidRPr="006E6534" w:rsidDel="00532045">
          <w:rPr>
            <w:rFonts w:cs="Times New Roman"/>
            <w:color w:val="000000" w:themeColor="text1"/>
            <w:rPrChange w:id="26584" w:author="N F" w:date="2023-12-05T03:09:00Z">
              <w:rPr>
                <w:rFonts w:cs="Times New Roman"/>
              </w:rPr>
            </w:rPrChange>
          </w:rPr>
          <w:delInstrText>"},{"</w:delInstrText>
        </w:r>
        <w:r w:rsidR="00426E62" w:rsidRPr="006E6534" w:rsidDel="00532045">
          <w:rPr>
            <w:rFonts w:cs="Times New Roman"/>
            <w:color w:val="000000" w:themeColor="text1"/>
            <w:lang w:val="en-GB"/>
            <w:rPrChange w:id="26585" w:author="N F" w:date="2023-12-05T03:09:00Z">
              <w:rPr>
                <w:rFonts w:cs="Times New Roman"/>
                <w:lang w:val="en-GB"/>
              </w:rPr>
            </w:rPrChange>
          </w:rPr>
          <w:delInstrText>family</w:delInstrText>
        </w:r>
        <w:r w:rsidR="00426E62" w:rsidRPr="006E6534" w:rsidDel="00532045">
          <w:rPr>
            <w:rFonts w:cs="Times New Roman"/>
            <w:color w:val="000000" w:themeColor="text1"/>
            <w:rPrChange w:id="26586" w:author="N F" w:date="2023-12-05T03:09:00Z">
              <w:rPr>
                <w:rFonts w:cs="Times New Roman"/>
              </w:rPr>
            </w:rPrChange>
          </w:rPr>
          <w:delInstrText>":"</w:delInstrText>
        </w:r>
        <w:r w:rsidR="00426E62" w:rsidRPr="006E6534" w:rsidDel="00532045">
          <w:rPr>
            <w:rFonts w:cs="Times New Roman"/>
            <w:color w:val="000000" w:themeColor="text1"/>
            <w:lang w:val="en-GB"/>
            <w:rPrChange w:id="26587" w:author="N F" w:date="2023-12-05T03:09:00Z">
              <w:rPr>
                <w:rFonts w:cs="Times New Roman"/>
                <w:lang w:val="en-GB"/>
              </w:rPr>
            </w:rPrChange>
          </w:rPr>
          <w:delInstrText>Furuya</w:delInstrText>
        </w:r>
        <w:r w:rsidR="00426E62" w:rsidRPr="006E6534" w:rsidDel="00532045">
          <w:rPr>
            <w:rFonts w:cs="Times New Roman"/>
            <w:color w:val="000000" w:themeColor="text1"/>
            <w:rPrChange w:id="26588" w:author="N F" w:date="2023-12-05T03:09:00Z">
              <w:rPr>
                <w:rFonts w:cs="Times New Roman"/>
              </w:rPr>
            </w:rPrChange>
          </w:rPr>
          <w:delInstrText>","</w:delInstrText>
        </w:r>
        <w:r w:rsidR="00426E62" w:rsidRPr="006E6534" w:rsidDel="00532045">
          <w:rPr>
            <w:rFonts w:cs="Times New Roman"/>
            <w:color w:val="000000" w:themeColor="text1"/>
            <w:lang w:val="en-GB"/>
            <w:rPrChange w:id="26589" w:author="N F" w:date="2023-12-05T03:09:00Z">
              <w:rPr>
                <w:rFonts w:cs="Times New Roman"/>
                <w:lang w:val="en-GB"/>
              </w:rPr>
            </w:rPrChange>
          </w:rPr>
          <w:delInstrText>given</w:delInstrText>
        </w:r>
        <w:r w:rsidR="00426E62" w:rsidRPr="006E6534" w:rsidDel="00532045">
          <w:rPr>
            <w:rFonts w:cs="Times New Roman"/>
            <w:color w:val="000000" w:themeColor="text1"/>
            <w:rPrChange w:id="26590" w:author="N F" w:date="2023-12-05T03:09:00Z">
              <w:rPr>
                <w:rFonts w:cs="Times New Roman"/>
              </w:rPr>
            </w:rPrChange>
          </w:rPr>
          <w:delInstrText>":"</w:delInstrText>
        </w:r>
        <w:r w:rsidR="00426E62" w:rsidRPr="006E6534" w:rsidDel="00532045">
          <w:rPr>
            <w:rFonts w:cs="Times New Roman"/>
            <w:color w:val="000000" w:themeColor="text1"/>
            <w:lang w:val="en-GB"/>
            <w:rPrChange w:id="26591" w:author="N F" w:date="2023-12-05T03:09:00Z">
              <w:rPr>
                <w:rFonts w:cs="Times New Roman"/>
                <w:lang w:val="en-GB"/>
              </w:rPr>
            </w:rPrChange>
          </w:rPr>
          <w:delInstrText>Naoki</w:delInstrText>
        </w:r>
        <w:r w:rsidR="00426E62" w:rsidRPr="006E6534" w:rsidDel="00532045">
          <w:rPr>
            <w:rFonts w:cs="Times New Roman"/>
            <w:color w:val="000000" w:themeColor="text1"/>
            <w:rPrChange w:id="26592" w:author="N F" w:date="2023-12-05T03:09:00Z">
              <w:rPr>
                <w:rFonts w:cs="Times New Roman"/>
              </w:rPr>
            </w:rPrChange>
          </w:rPr>
          <w:delInstrText>"},{"</w:delInstrText>
        </w:r>
        <w:r w:rsidR="00426E62" w:rsidRPr="006E6534" w:rsidDel="00532045">
          <w:rPr>
            <w:rFonts w:cs="Times New Roman"/>
            <w:color w:val="000000" w:themeColor="text1"/>
            <w:lang w:val="en-GB"/>
            <w:rPrChange w:id="26593" w:author="N F" w:date="2023-12-05T03:09:00Z">
              <w:rPr>
                <w:rFonts w:cs="Times New Roman"/>
                <w:lang w:val="en-GB"/>
              </w:rPr>
            </w:rPrChange>
          </w:rPr>
          <w:delInstrText>family</w:delInstrText>
        </w:r>
        <w:r w:rsidR="00426E62" w:rsidRPr="006E6534" w:rsidDel="00532045">
          <w:rPr>
            <w:rFonts w:cs="Times New Roman"/>
            <w:color w:val="000000" w:themeColor="text1"/>
            <w:rPrChange w:id="26594" w:author="N F" w:date="2023-12-05T03:09:00Z">
              <w:rPr>
                <w:rFonts w:cs="Times New Roman"/>
              </w:rPr>
            </w:rPrChange>
          </w:rPr>
          <w:delInstrText>":"</w:delInstrText>
        </w:r>
        <w:r w:rsidR="00426E62" w:rsidRPr="006E6534" w:rsidDel="00532045">
          <w:rPr>
            <w:rFonts w:cs="Times New Roman"/>
            <w:color w:val="000000" w:themeColor="text1"/>
            <w:lang w:val="en-GB"/>
            <w:rPrChange w:id="26595" w:author="N F" w:date="2023-12-05T03:09:00Z">
              <w:rPr>
                <w:rFonts w:cs="Times New Roman"/>
                <w:lang w:val="en-GB"/>
              </w:rPr>
            </w:rPrChange>
          </w:rPr>
          <w:delInstrText>Otani</w:delInstrText>
        </w:r>
        <w:r w:rsidR="00426E62" w:rsidRPr="006E6534" w:rsidDel="00532045">
          <w:rPr>
            <w:rFonts w:cs="Times New Roman"/>
            <w:color w:val="000000" w:themeColor="text1"/>
            <w:rPrChange w:id="26596" w:author="N F" w:date="2023-12-05T03:09:00Z">
              <w:rPr>
                <w:rFonts w:cs="Times New Roman"/>
              </w:rPr>
            </w:rPrChange>
          </w:rPr>
          <w:delInstrText>","</w:delInstrText>
        </w:r>
        <w:r w:rsidR="00426E62" w:rsidRPr="006E6534" w:rsidDel="00532045">
          <w:rPr>
            <w:rFonts w:cs="Times New Roman"/>
            <w:color w:val="000000" w:themeColor="text1"/>
            <w:lang w:val="en-GB"/>
            <w:rPrChange w:id="26597" w:author="N F" w:date="2023-12-05T03:09:00Z">
              <w:rPr>
                <w:rFonts w:cs="Times New Roman"/>
                <w:lang w:val="en-GB"/>
              </w:rPr>
            </w:rPrChange>
          </w:rPr>
          <w:delInstrText>given</w:delInstrText>
        </w:r>
        <w:r w:rsidR="00426E62" w:rsidRPr="006E6534" w:rsidDel="00532045">
          <w:rPr>
            <w:rFonts w:cs="Times New Roman"/>
            <w:color w:val="000000" w:themeColor="text1"/>
            <w:rPrChange w:id="26598" w:author="N F" w:date="2023-12-05T03:09:00Z">
              <w:rPr>
                <w:rFonts w:cs="Times New Roman"/>
              </w:rPr>
            </w:rPrChange>
          </w:rPr>
          <w:delInstrText>":"</w:delInstrText>
        </w:r>
        <w:r w:rsidR="00426E62" w:rsidRPr="006E6534" w:rsidDel="00532045">
          <w:rPr>
            <w:rFonts w:cs="Times New Roman"/>
            <w:color w:val="000000" w:themeColor="text1"/>
            <w:lang w:val="en-GB"/>
            <w:rPrChange w:id="26599" w:author="N F" w:date="2023-12-05T03:09:00Z">
              <w:rPr>
                <w:rFonts w:cs="Times New Roman"/>
                <w:lang w:val="en-GB"/>
              </w:rPr>
            </w:rPrChange>
          </w:rPr>
          <w:delInstrText>Sakiko</w:delInstrText>
        </w:r>
        <w:r w:rsidR="00426E62" w:rsidRPr="006E6534" w:rsidDel="00532045">
          <w:rPr>
            <w:rFonts w:cs="Times New Roman"/>
            <w:color w:val="000000" w:themeColor="text1"/>
            <w:rPrChange w:id="26600" w:author="N F" w:date="2023-12-05T03:09:00Z">
              <w:rPr>
                <w:rFonts w:cs="Times New Roman"/>
              </w:rPr>
            </w:rPrChange>
          </w:rPr>
          <w:delInstrText>"},{"</w:delInstrText>
        </w:r>
        <w:r w:rsidR="00426E62" w:rsidRPr="006E6534" w:rsidDel="00532045">
          <w:rPr>
            <w:rFonts w:cs="Times New Roman"/>
            <w:color w:val="000000" w:themeColor="text1"/>
            <w:lang w:val="en-GB"/>
            <w:rPrChange w:id="26601" w:author="N F" w:date="2023-12-05T03:09:00Z">
              <w:rPr>
                <w:rFonts w:cs="Times New Roman"/>
                <w:lang w:val="en-GB"/>
              </w:rPr>
            </w:rPrChange>
          </w:rPr>
          <w:delInstrText>family</w:delInstrText>
        </w:r>
        <w:r w:rsidR="00426E62" w:rsidRPr="006E6534" w:rsidDel="00532045">
          <w:rPr>
            <w:rFonts w:cs="Times New Roman"/>
            <w:color w:val="000000" w:themeColor="text1"/>
            <w:rPrChange w:id="26602" w:author="N F" w:date="2023-12-05T03:09:00Z">
              <w:rPr>
                <w:rFonts w:cs="Times New Roman"/>
              </w:rPr>
            </w:rPrChange>
          </w:rPr>
          <w:delInstrText>":"</w:delInstrText>
        </w:r>
        <w:r w:rsidR="00426E62" w:rsidRPr="006E6534" w:rsidDel="00532045">
          <w:rPr>
            <w:rFonts w:cs="Times New Roman"/>
            <w:color w:val="000000" w:themeColor="text1"/>
            <w:lang w:val="en-GB"/>
            <w:rPrChange w:id="26603" w:author="N F" w:date="2023-12-05T03:09:00Z">
              <w:rPr>
                <w:rFonts w:cs="Times New Roman"/>
                <w:lang w:val="en-GB"/>
              </w:rPr>
            </w:rPrChange>
          </w:rPr>
          <w:delInstrText>Shimizu</w:delInstrText>
        </w:r>
        <w:r w:rsidR="00426E62" w:rsidRPr="006E6534" w:rsidDel="00532045">
          <w:rPr>
            <w:rFonts w:cs="Times New Roman"/>
            <w:color w:val="000000" w:themeColor="text1"/>
            <w:rPrChange w:id="26604" w:author="N F" w:date="2023-12-05T03:09:00Z">
              <w:rPr>
                <w:rFonts w:cs="Times New Roman"/>
              </w:rPr>
            </w:rPrChange>
          </w:rPr>
          <w:delInstrText>","</w:delInstrText>
        </w:r>
        <w:r w:rsidR="00426E62" w:rsidRPr="006E6534" w:rsidDel="00532045">
          <w:rPr>
            <w:rFonts w:cs="Times New Roman"/>
            <w:color w:val="000000" w:themeColor="text1"/>
            <w:lang w:val="en-GB"/>
            <w:rPrChange w:id="26605" w:author="N F" w:date="2023-12-05T03:09:00Z">
              <w:rPr>
                <w:rFonts w:cs="Times New Roman"/>
                <w:lang w:val="en-GB"/>
              </w:rPr>
            </w:rPrChange>
          </w:rPr>
          <w:delInstrText>given</w:delInstrText>
        </w:r>
        <w:r w:rsidR="00426E62" w:rsidRPr="006E6534" w:rsidDel="00532045">
          <w:rPr>
            <w:rFonts w:cs="Times New Roman"/>
            <w:color w:val="000000" w:themeColor="text1"/>
            <w:rPrChange w:id="26606" w:author="N F" w:date="2023-12-05T03:09:00Z">
              <w:rPr>
                <w:rFonts w:cs="Times New Roman"/>
              </w:rPr>
            </w:rPrChange>
          </w:rPr>
          <w:delInstrText>":"</w:delInstrText>
        </w:r>
        <w:r w:rsidR="00426E62" w:rsidRPr="006E6534" w:rsidDel="00532045">
          <w:rPr>
            <w:rFonts w:cs="Times New Roman"/>
            <w:color w:val="000000" w:themeColor="text1"/>
            <w:lang w:val="en-GB"/>
            <w:rPrChange w:id="26607" w:author="N F" w:date="2023-12-05T03:09:00Z">
              <w:rPr>
                <w:rFonts w:cs="Times New Roman"/>
                <w:lang w:val="en-GB"/>
              </w:rPr>
            </w:rPrChange>
          </w:rPr>
          <w:delInstrText>Junichi</w:delInstrText>
        </w:r>
        <w:r w:rsidR="00426E62" w:rsidRPr="006E6534" w:rsidDel="00532045">
          <w:rPr>
            <w:rFonts w:cs="Times New Roman"/>
            <w:color w:val="000000" w:themeColor="text1"/>
            <w:rPrChange w:id="26608" w:author="N F" w:date="2023-12-05T03:09:00Z">
              <w:rPr>
                <w:rFonts w:cs="Times New Roman"/>
              </w:rPr>
            </w:rPrChange>
          </w:rPr>
          <w:delInstrText>"},{"</w:delInstrText>
        </w:r>
        <w:r w:rsidR="00426E62" w:rsidRPr="006E6534" w:rsidDel="00532045">
          <w:rPr>
            <w:rFonts w:cs="Times New Roman"/>
            <w:color w:val="000000" w:themeColor="text1"/>
            <w:lang w:val="en-GB"/>
            <w:rPrChange w:id="26609" w:author="N F" w:date="2023-12-05T03:09:00Z">
              <w:rPr>
                <w:rFonts w:cs="Times New Roman"/>
                <w:lang w:val="en-GB"/>
              </w:rPr>
            </w:rPrChange>
          </w:rPr>
          <w:delInstrText>family</w:delInstrText>
        </w:r>
        <w:r w:rsidR="00426E62" w:rsidRPr="006E6534" w:rsidDel="00532045">
          <w:rPr>
            <w:rFonts w:cs="Times New Roman"/>
            <w:color w:val="000000" w:themeColor="text1"/>
            <w:rPrChange w:id="26610" w:author="N F" w:date="2023-12-05T03:09:00Z">
              <w:rPr>
                <w:rFonts w:cs="Times New Roman"/>
              </w:rPr>
            </w:rPrChange>
          </w:rPr>
          <w:delInstrText>":"</w:delInstrText>
        </w:r>
        <w:r w:rsidR="00426E62" w:rsidRPr="006E6534" w:rsidDel="00532045">
          <w:rPr>
            <w:rFonts w:cs="Times New Roman"/>
            <w:color w:val="000000" w:themeColor="text1"/>
            <w:lang w:val="en-GB"/>
            <w:rPrChange w:id="26611" w:author="N F" w:date="2023-12-05T03:09:00Z">
              <w:rPr>
                <w:rFonts w:cs="Times New Roman"/>
                <w:lang w:val="en-GB"/>
              </w:rPr>
            </w:rPrChange>
          </w:rPr>
          <w:delInstrText>Katakami</w:delInstrText>
        </w:r>
        <w:r w:rsidR="00426E62" w:rsidRPr="006E6534" w:rsidDel="00532045">
          <w:rPr>
            <w:rFonts w:cs="Times New Roman"/>
            <w:color w:val="000000" w:themeColor="text1"/>
            <w:rPrChange w:id="26612" w:author="N F" w:date="2023-12-05T03:09:00Z">
              <w:rPr>
                <w:rFonts w:cs="Times New Roman"/>
              </w:rPr>
            </w:rPrChange>
          </w:rPr>
          <w:delInstrText>","</w:delInstrText>
        </w:r>
        <w:r w:rsidR="00426E62" w:rsidRPr="006E6534" w:rsidDel="00532045">
          <w:rPr>
            <w:rFonts w:cs="Times New Roman"/>
            <w:color w:val="000000" w:themeColor="text1"/>
            <w:lang w:val="en-GB"/>
            <w:rPrChange w:id="26613" w:author="N F" w:date="2023-12-05T03:09:00Z">
              <w:rPr>
                <w:rFonts w:cs="Times New Roman"/>
                <w:lang w:val="en-GB"/>
              </w:rPr>
            </w:rPrChange>
          </w:rPr>
          <w:delInstrText>given</w:delInstrText>
        </w:r>
        <w:r w:rsidR="00426E62" w:rsidRPr="006E6534" w:rsidDel="00532045">
          <w:rPr>
            <w:rFonts w:cs="Times New Roman"/>
            <w:color w:val="000000" w:themeColor="text1"/>
            <w:rPrChange w:id="26614" w:author="N F" w:date="2023-12-05T03:09:00Z">
              <w:rPr>
                <w:rFonts w:cs="Times New Roman"/>
              </w:rPr>
            </w:rPrChange>
          </w:rPr>
          <w:delInstrText>":"</w:delInstrText>
        </w:r>
        <w:r w:rsidR="00426E62" w:rsidRPr="006E6534" w:rsidDel="00532045">
          <w:rPr>
            <w:rFonts w:cs="Times New Roman"/>
            <w:color w:val="000000" w:themeColor="text1"/>
            <w:lang w:val="en-GB"/>
            <w:rPrChange w:id="26615" w:author="N F" w:date="2023-12-05T03:09:00Z">
              <w:rPr>
                <w:rFonts w:cs="Times New Roman"/>
                <w:lang w:val="en-GB"/>
              </w:rPr>
            </w:rPrChange>
          </w:rPr>
          <w:delInstrText>Nobuyuki</w:delInstrText>
        </w:r>
        <w:r w:rsidR="00426E62" w:rsidRPr="006E6534" w:rsidDel="00532045">
          <w:rPr>
            <w:rFonts w:cs="Times New Roman"/>
            <w:color w:val="000000" w:themeColor="text1"/>
            <w:rPrChange w:id="26616" w:author="N F" w:date="2023-12-05T03:09:00Z">
              <w:rPr>
                <w:rFonts w:cs="Times New Roman"/>
              </w:rPr>
            </w:rPrChange>
          </w:rPr>
          <w:delInstrText>"},{"</w:delInstrText>
        </w:r>
        <w:r w:rsidR="00426E62" w:rsidRPr="006E6534" w:rsidDel="00532045">
          <w:rPr>
            <w:rFonts w:cs="Times New Roman"/>
            <w:color w:val="000000" w:themeColor="text1"/>
            <w:lang w:val="en-GB"/>
            <w:rPrChange w:id="26617" w:author="N F" w:date="2023-12-05T03:09:00Z">
              <w:rPr>
                <w:rFonts w:cs="Times New Roman"/>
                <w:lang w:val="en-GB"/>
              </w:rPr>
            </w:rPrChange>
          </w:rPr>
          <w:delInstrText>family</w:delInstrText>
        </w:r>
        <w:r w:rsidR="00426E62" w:rsidRPr="006E6534" w:rsidDel="00532045">
          <w:rPr>
            <w:rFonts w:cs="Times New Roman"/>
            <w:color w:val="000000" w:themeColor="text1"/>
            <w:rPrChange w:id="26618" w:author="N F" w:date="2023-12-05T03:09:00Z">
              <w:rPr>
                <w:rFonts w:cs="Times New Roman"/>
              </w:rPr>
            </w:rPrChange>
          </w:rPr>
          <w:delInstrText>":"</w:delInstrText>
        </w:r>
        <w:r w:rsidR="00426E62" w:rsidRPr="006E6534" w:rsidDel="00532045">
          <w:rPr>
            <w:rFonts w:cs="Times New Roman"/>
            <w:color w:val="000000" w:themeColor="text1"/>
            <w:lang w:val="en-GB"/>
            <w:rPrChange w:id="26619" w:author="N F" w:date="2023-12-05T03:09:00Z">
              <w:rPr>
                <w:rFonts w:cs="Times New Roman"/>
                <w:lang w:val="en-GB"/>
              </w:rPr>
            </w:rPrChange>
          </w:rPr>
          <w:delInstrText>Azuma</w:delInstrText>
        </w:r>
        <w:r w:rsidR="00426E62" w:rsidRPr="006E6534" w:rsidDel="00532045">
          <w:rPr>
            <w:rFonts w:cs="Times New Roman"/>
            <w:color w:val="000000" w:themeColor="text1"/>
            <w:rPrChange w:id="26620" w:author="N F" w:date="2023-12-05T03:09:00Z">
              <w:rPr>
                <w:rFonts w:cs="Times New Roman"/>
              </w:rPr>
            </w:rPrChange>
          </w:rPr>
          <w:delInstrText>","</w:delInstrText>
        </w:r>
        <w:r w:rsidR="00426E62" w:rsidRPr="006E6534" w:rsidDel="00532045">
          <w:rPr>
            <w:rFonts w:cs="Times New Roman"/>
            <w:color w:val="000000" w:themeColor="text1"/>
            <w:lang w:val="en-GB"/>
            <w:rPrChange w:id="26621" w:author="N F" w:date="2023-12-05T03:09:00Z">
              <w:rPr>
                <w:rFonts w:cs="Times New Roman"/>
                <w:lang w:val="en-GB"/>
              </w:rPr>
            </w:rPrChange>
          </w:rPr>
          <w:delInstrText>given</w:delInstrText>
        </w:r>
        <w:r w:rsidR="00426E62" w:rsidRPr="006E6534" w:rsidDel="00532045">
          <w:rPr>
            <w:rFonts w:cs="Times New Roman"/>
            <w:color w:val="000000" w:themeColor="text1"/>
            <w:rPrChange w:id="26622" w:author="N F" w:date="2023-12-05T03:09:00Z">
              <w:rPr>
                <w:rFonts w:cs="Times New Roman"/>
              </w:rPr>
            </w:rPrChange>
          </w:rPr>
          <w:delInstrText>":"</w:delInstrText>
        </w:r>
        <w:r w:rsidR="00426E62" w:rsidRPr="006E6534" w:rsidDel="00532045">
          <w:rPr>
            <w:rFonts w:cs="Times New Roman"/>
            <w:color w:val="000000" w:themeColor="text1"/>
            <w:lang w:val="en-GB"/>
            <w:rPrChange w:id="26623" w:author="N F" w:date="2023-12-05T03:09:00Z">
              <w:rPr>
                <w:rFonts w:cs="Times New Roman"/>
                <w:lang w:val="en-GB"/>
              </w:rPr>
            </w:rPrChange>
          </w:rPr>
          <w:delInstrText>Koichi</w:delInstrText>
        </w:r>
        <w:r w:rsidR="00426E62" w:rsidRPr="006E6534" w:rsidDel="00532045">
          <w:rPr>
            <w:rFonts w:cs="Times New Roman"/>
            <w:color w:val="000000" w:themeColor="text1"/>
            <w:rPrChange w:id="26624" w:author="N F" w:date="2023-12-05T03:09:00Z">
              <w:rPr>
                <w:rFonts w:cs="Times New Roman"/>
              </w:rPr>
            </w:rPrChange>
          </w:rPr>
          <w:delInstrText>"},{"</w:delInstrText>
        </w:r>
        <w:r w:rsidR="00426E62" w:rsidRPr="006E6534" w:rsidDel="00532045">
          <w:rPr>
            <w:rFonts w:cs="Times New Roman"/>
            <w:color w:val="000000" w:themeColor="text1"/>
            <w:lang w:val="en-GB"/>
            <w:rPrChange w:id="26625" w:author="N F" w:date="2023-12-05T03:09:00Z">
              <w:rPr>
                <w:rFonts w:cs="Times New Roman"/>
                <w:lang w:val="en-GB"/>
              </w:rPr>
            </w:rPrChange>
          </w:rPr>
          <w:delInstrText>family</w:delInstrText>
        </w:r>
        <w:r w:rsidR="00426E62" w:rsidRPr="006E6534" w:rsidDel="00532045">
          <w:rPr>
            <w:rFonts w:cs="Times New Roman"/>
            <w:color w:val="000000" w:themeColor="text1"/>
            <w:rPrChange w:id="26626" w:author="N F" w:date="2023-12-05T03:09:00Z">
              <w:rPr>
                <w:rFonts w:cs="Times New Roman"/>
              </w:rPr>
            </w:rPrChange>
          </w:rPr>
          <w:delInstrText>":"</w:delInstrText>
        </w:r>
        <w:r w:rsidR="00426E62" w:rsidRPr="006E6534" w:rsidDel="00532045">
          <w:rPr>
            <w:rFonts w:cs="Times New Roman"/>
            <w:color w:val="000000" w:themeColor="text1"/>
            <w:lang w:val="en-GB"/>
            <w:rPrChange w:id="26627" w:author="N F" w:date="2023-12-05T03:09:00Z">
              <w:rPr>
                <w:rFonts w:cs="Times New Roman"/>
                <w:lang w:val="en-GB"/>
              </w:rPr>
            </w:rPrChange>
          </w:rPr>
          <w:delInstrText>Miura</w:delInstrText>
        </w:r>
        <w:r w:rsidR="00426E62" w:rsidRPr="006E6534" w:rsidDel="00532045">
          <w:rPr>
            <w:rFonts w:cs="Times New Roman"/>
            <w:color w:val="000000" w:themeColor="text1"/>
            <w:rPrChange w:id="26628" w:author="N F" w:date="2023-12-05T03:09:00Z">
              <w:rPr>
                <w:rFonts w:cs="Times New Roman"/>
              </w:rPr>
            </w:rPrChange>
          </w:rPr>
          <w:delInstrText>","</w:delInstrText>
        </w:r>
        <w:r w:rsidR="00426E62" w:rsidRPr="006E6534" w:rsidDel="00532045">
          <w:rPr>
            <w:rFonts w:cs="Times New Roman"/>
            <w:color w:val="000000" w:themeColor="text1"/>
            <w:lang w:val="en-GB"/>
            <w:rPrChange w:id="26629" w:author="N F" w:date="2023-12-05T03:09:00Z">
              <w:rPr>
                <w:rFonts w:cs="Times New Roman"/>
                <w:lang w:val="en-GB"/>
              </w:rPr>
            </w:rPrChange>
          </w:rPr>
          <w:delInstrText>given</w:delInstrText>
        </w:r>
        <w:r w:rsidR="00426E62" w:rsidRPr="006E6534" w:rsidDel="00532045">
          <w:rPr>
            <w:rFonts w:cs="Times New Roman"/>
            <w:color w:val="000000" w:themeColor="text1"/>
            <w:rPrChange w:id="26630" w:author="N F" w:date="2023-12-05T03:09:00Z">
              <w:rPr>
                <w:rFonts w:cs="Times New Roman"/>
              </w:rPr>
            </w:rPrChange>
          </w:rPr>
          <w:delInstrText>":"</w:delInstrText>
        </w:r>
        <w:r w:rsidR="00426E62" w:rsidRPr="006E6534" w:rsidDel="00532045">
          <w:rPr>
            <w:rFonts w:cs="Times New Roman"/>
            <w:color w:val="000000" w:themeColor="text1"/>
            <w:lang w:val="en-GB"/>
            <w:rPrChange w:id="26631" w:author="N F" w:date="2023-12-05T03:09:00Z">
              <w:rPr>
                <w:rFonts w:cs="Times New Roman"/>
                <w:lang w:val="en-GB"/>
              </w:rPr>
            </w:rPrChange>
          </w:rPr>
          <w:delInstrText>Naoko</w:delInstrText>
        </w:r>
        <w:r w:rsidR="00426E62" w:rsidRPr="006E6534" w:rsidDel="00532045">
          <w:rPr>
            <w:rFonts w:cs="Times New Roman"/>
            <w:color w:val="000000" w:themeColor="text1"/>
            <w:rPrChange w:id="26632" w:author="N F" w:date="2023-12-05T03:09:00Z">
              <w:rPr>
                <w:rFonts w:cs="Times New Roman"/>
              </w:rPr>
            </w:rPrChange>
          </w:rPr>
          <w:delInstrText>"},{"</w:delInstrText>
        </w:r>
        <w:r w:rsidR="00426E62" w:rsidRPr="006E6534" w:rsidDel="00532045">
          <w:rPr>
            <w:rFonts w:cs="Times New Roman"/>
            <w:color w:val="000000" w:themeColor="text1"/>
            <w:lang w:val="en-GB"/>
            <w:rPrChange w:id="26633" w:author="N F" w:date="2023-12-05T03:09:00Z">
              <w:rPr>
                <w:rFonts w:cs="Times New Roman"/>
                <w:lang w:val="en-GB"/>
              </w:rPr>
            </w:rPrChange>
          </w:rPr>
          <w:delInstrText>family</w:delInstrText>
        </w:r>
        <w:r w:rsidR="00426E62" w:rsidRPr="006E6534" w:rsidDel="00532045">
          <w:rPr>
            <w:rFonts w:cs="Times New Roman"/>
            <w:color w:val="000000" w:themeColor="text1"/>
            <w:rPrChange w:id="26634" w:author="N F" w:date="2023-12-05T03:09:00Z">
              <w:rPr>
                <w:rFonts w:cs="Times New Roman"/>
              </w:rPr>
            </w:rPrChange>
          </w:rPr>
          <w:delInstrText>":"</w:delInstrText>
        </w:r>
        <w:r w:rsidR="00426E62" w:rsidRPr="006E6534" w:rsidDel="00532045">
          <w:rPr>
            <w:rFonts w:cs="Times New Roman"/>
            <w:color w:val="000000" w:themeColor="text1"/>
            <w:lang w:val="en-GB"/>
            <w:rPrChange w:id="26635" w:author="N F" w:date="2023-12-05T03:09:00Z">
              <w:rPr>
                <w:rFonts w:cs="Times New Roman"/>
                <w:lang w:val="en-GB"/>
              </w:rPr>
            </w:rPrChange>
          </w:rPr>
          <w:delInstrText>Nishino</w:delInstrText>
        </w:r>
        <w:r w:rsidR="00426E62" w:rsidRPr="006E6534" w:rsidDel="00532045">
          <w:rPr>
            <w:rFonts w:cs="Times New Roman"/>
            <w:color w:val="000000" w:themeColor="text1"/>
            <w:rPrChange w:id="26636" w:author="N F" w:date="2023-12-05T03:09:00Z">
              <w:rPr>
                <w:rFonts w:cs="Times New Roman"/>
              </w:rPr>
            </w:rPrChange>
          </w:rPr>
          <w:delInstrText>","</w:delInstrText>
        </w:r>
        <w:r w:rsidR="00426E62" w:rsidRPr="006E6534" w:rsidDel="00532045">
          <w:rPr>
            <w:rFonts w:cs="Times New Roman"/>
            <w:color w:val="000000" w:themeColor="text1"/>
            <w:lang w:val="en-GB"/>
            <w:rPrChange w:id="26637" w:author="N F" w:date="2023-12-05T03:09:00Z">
              <w:rPr>
                <w:rFonts w:cs="Times New Roman"/>
                <w:lang w:val="en-GB"/>
              </w:rPr>
            </w:rPrChange>
          </w:rPr>
          <w:delInstrText>given</w:delInstrText>
        </w:r>
        <w:r w:rsidR="00426E62" w:rsidRPr="006E6534" w:rsidDel="00532045">
          <w:rPr>
            <w:rFonts w:cs="Times New Roman"/>
            <w:color w:val="000000" w:themeColor="text1"/>
            <w:rPrChange w:id="26638" w:author="N F" w:date="2023-12-05T03:09:00Z">
              <w:rPr>
                <w:rFonts w:cs="Times New Roman"/>
              </w:rPr>
            </w:rPrChange>
          </w:rPr>
          <w:delInstrText>":"</w:delInstrText>
        </w:r>
        <w:r w:rsidR="00426E62" w:rsidRPr="006E6534" w:rsidDel="00532045">
          <w:rPr>
            <w:rFonts w:cs="Times New Roman"/>
            <w:color w:val="000000" w:themeColor="text1"/>
            <w:lang w:val="en-GB"/>
            <w:rPrChange w:id="26639" w:author="N F" w:date="2023-12-05T03:09:00Z">
              <w:rPr>
                <w:rFonts w:cs="Times New Roman"/>
                <w:lang w:val="en-GB"/>
              </w:rPr>
            </w:rPrChange>
          </w:rPr>
          <w:delInstrText>Kazumi</w:delInstrText>
        </w:r>
        <w:r w:rsidR="00426E62" w:rsidRPr="006E6534" w:rsidDel="00532045">
          <w:rPr>
            <w:rFonts w:cs="Times New Roman"/>
            <w:color w:val="000000" w:themeColor="text1"/>
            <w:rPrChange w:id="26640" w:author="N F" w:date="2023-12-05T03:09:00Z">
              <w:rPr>
                <w:rFonts w:cs="Times New Roman"/>
              </w:rPr>
            </w:rPrChange>
          </w:rPr>
          <w:delInstrText>"},{"</w:delInstrText>
        </w:r>
        <w:r w:rsidR="00426E62" w:rsidRPr="006E6534" w:rsidDel="00532045">
          <w:rPr>
            <w:rFonts w:cs="Times New Roman"/>
            <w:color w:val="000000" w:themeColor="text1"/>
            <w:lang w:val="en-GB"/>
            <w:rPrChange w:id="26641" w:author="N F" w:date="2023-12-05T03:09:00Z">
              <w:rPr>
                <w:rFonts w:cs="Times New Roman"/>
                <w:lang w:val="en-GB"/>
              </w:rPr>
            </w:rPrChange>
          </w:rPr>
          <w:delInstrText>family</w:delInstrText>
        </w:r>
        <w:r w:rsidR="00426E62" w:rsidRPr="006E6534" w:rsidDel="00532045">
          <w:rPr>
            <w:rFonts w:cs="Times New Roman"/>
            <w:color w:val="000000" w:themeColor="text1"/>
            <w:rPrChange w:id="26642" w:author="N F" w:date="2023-12-05T03:09:00Z">
              <w:rPr>
                <w:rFonts w:cs="Times New Roman"/>
              </w:rPr>
            </w:rPrChange>
          </w:rPr>
          <w:delInstrText>":"</w:delInstrText>
        </w:r>
        <w:r w:rsidR="00426E62" w:rsidRPr="006E6534" w:rsidDel="00532045">
          <w:rPr>
            <w:rFonts w:cs="Times New Roman"/>
            <w:color w:val="000000" w:themeColor="text1"/>
            <w:lang w:val="en-GB"/>
            <w:rPrChange w:id="26643" w:author="N F" w:date="2023-12-05T03:09:00Z">
              <w:rPr>
                <w:rFonts w:cs="Times New Roman"/>
                <w:lang w:val="en-GB"/>
              </w:rPr>
            </w:rPrChange>
          </w:rPr>
          <w:delInstrText>Hara</w:delInstrText>
        </w:r>
        <w:r w:rsidR="00426E62" w:rsidRPr="006E6534" w:rsidDel="00532045">
          <w:rPr>
            <w:rFonts w:cs="Times New Roman"/>
            <w:color w:val="000000" w:themeColor="text1"/>
            <w:rPrChange w:id="26644" w:author="N F" w:date="2023-12-05T03:09:00Z">
              <w:rPr>
                <w:rFonts w:cs="Times New Roman"/>
              </w:rPr>
            </w:rPrChange>
          </w:rPr>
          <w:delInstrText>","</w:delInstrText>
        </w:r>
        <w:r w:rsidR="00426E62" w:rsidRPr="006E6534" w:rsidDel="00532045">
          <w:rPr>
            <w:rFonts w:cs="Times New Roman"/>
            <w:color w:val="000000" w:themeColor="text1"/>
            <w:lang w:val="en-GB"/>
            <w:rPrChange w:id="26645" w:author="N F" w:date="2023-12-05T03:09:00Z">
              <w:rPr>
                <w:rFonts w:cs="Times New Roman"/>
                <w:lang w:val="en-GB"/>
              </w:rPr>
            </w:rPrChange>
          </w:rPr>
          <w:delInstrText>given</w:delInstrText>
        </w:r>
        <w:r w:rsidR="00426E62" w:rsidRPr="006E6534" w:rsidDel="00532045">
          <w:rPr>
            <w:rFonts w:cs="Times New Roman"/>
            <w:color w:val="000000" w:themeColor="text1"/>
            <w:rPrChange w:id="26646" w:author="N F" w:date="2023-12-05T03:09:00Z">
              <w:rPr>
                <w:rFonts w:cs="Times New Roman"/>
              </w:rPr>
            </w:rPrChange>
          </w:rPr>
          <w:delInstrText>":"</w:delInstrText>
        </w:r>
        <w:r w:rsidR="00426E62" w:rsidRPr="006E6534" w:rsidDel="00532045">
          <w:rPr>
            <w:rFonts w:cs="Times New Roman"/>
            <w:color w:val="000000" w:themeColor="text1"/>
            <w:lang w:val="en-GB"/>
            <w:rPrChange w:id="26647" w:author="N F" w:date="2023-12-05T03:09:00Z">
              <w:rPr>
                <w:rFonts w:cs="Times New Roman"/>
                <w:lang w:val="en-GB"/>
              </w:rPr>
            </w:rPrChange>
          </w:rPr>
          <w:delInstrText>Satoshi</w:delInstrText>
        </w:r>
        <w:r w:rsidR="00426E62" w:rsidRPr="006E6534" w:rsidDel="00532045">
          <w:rPr>
            <w:rFonts w:cs="Times New Roman"/>
            <w:color w:val="000000" w:themeColor="text1"/>
            <w:rPrChange w:id="26648" w:author="N F" w:date="2023-12-05T03:09:00Z">
              <w:rPr>
                <w:rFonts w:cs="Times New Roman"/>
              </w:rPr>
            </w:rPrChange>
          </w:rPr>
          <w:delInstrText>"},{"</w:delInstrText>
        </w:r>
        <w:r w:rsidR="00426E62" w:rsidRPr="006E6534" w:rsidDel="00532045">
          <w:rPr>
            <w:rFonts w:cs="Times New Roman"/>
            <w:color w:val="000000" w:themeColor="text1"/>
            <w:lang w:val="en-GB"/>
            <w:rPrChange w:id="26649" w:author="N F" w:date="2023-12-05T03:09:00Z">
              <w:rPr>
                <w:rFonts w:cs="Times New Roman"/>
                <w:lang w:val="en-GB"/>
              </w:rPr>
            </w:rPrChange>
          </w:rPr>
          <w:delInstrText>family</w:delInstrText>
        </w:r>
        <w:r w:rsidR="00426E62" w:rsidRPr="006E6534" w:rsidDel="00532045">
          <w:rPr>
            <w:rFonts w:cs="Times New Roman"/>
            <w:color w:val="000000" w:themeColor="text1"/>
            <w:rPrChange w:id="26650" w:author="N F" w:date="2023-12-05T03:09:00Z">
              <w:rPr>
                <w:rFonts w:cs="Times New Roman"/>
              </w:rPr>
            </w:rPrChange>
          </w:rPr>
          <w:delInstrText>":"</w:delInstrText>
        </w:r>
        <w:r w:rsidR="00426E62" w:rsidRPr="006E6534" w:rsidDel="00532045">
          <w:rPr>
            <w:rFonts w:cs="Times New Roman"/>
            <w:color w:val="000000" w:themeColor="text1"/>
            <w:lang w:val="en-GB"/>
            <w:rPrChange w:id="26651" w:author="N F" w:date="2023-12-05T03:09:00Z">
              <w:rPr>
                <w:rFonts w:cs="Times New Roman"/>
                <w:lang w:val="en-GB"/>
              </w:rPr>
            </w:rPrChange>
          </w:rPr>
          <w:delInstrText>Teraoka</w:delInstrText>
        </w:r>
        <w:r w:rsidR="00426E62" w:rsidRPr="006E6534" w:rsidDel="00532045">
          <w:rPr>
            <w:rFonts w:cs="Times New Roman"/>
            <w:color w:val="000000" w:themeColor="text1"/>
            <w:rPrChange w:id="26652" w:author="N F" w:date="2023-12-05T03:09:00Z">
              <w:rPr>
                <w:rFonts w:cs="Times New Roman"/>
              </w:rPr>
            </w:rPrChange>
          </w:rPr>
          <w:delInstrText>","</w:delInstrText>
        </w:r>
        <w:r w:rsidR="00426E62" w:rsidRPr="006E6534" w:rsidDel="00532045">
          <w:rPr>
            <w:rFonts w:cs="Times New Roman"/>
            <w:color w:val="000000" w:themeColor="text1"/>
            <w:lang w:val="en-GB"/>
            <w:rPrChange w:id="26653" w:author="N F" w:date="2023-12-05T03:09:00Z">
              <w:rPr>
                <w:rFonts w:cs="Times New Roman"/>
                <w:lang w:val="en-GB"/>
              </w:rPr>
            </w:rPrChange>
          </w:rPr>
          <w:delInstrText>given</w:delInstrText>
        </w:r>
        <w:r w:rsidR="00426E62" w:rsidRPr="006E6534" w:rsidDel="00532045">
          <w:rPr>
            <w:rFonts w:cs="Times New Roman"/>
            <w:color w:val="000000" w:themeColor="text1"/>
            <w:rPrChange w:id="26654" w:author="N F" w:date="2023-12-05T03:09:00Z">
              <w:rPr>
                <w:rFonts w:cs="Times New Roman"/>
              </w:rPr>
            </w:rPrChange>
          </w:rPr>
          <w:delInstrText>":"</w:delInstrText>
        </w:r>
        <w:r w:rsidR="00426E62" w:rsidRPr="006E6534" w:rsidDel="00532045">
          <w:rPr>
            <w:rFonts w:cs="Times New Roman"/>
            <w:color w:val="000000" w:themeColor="text1"/>
            <w:lang w:val="en-GB"/>
            <w:rPrChange w:id="26655" w:author="N F" w:date="2023-12-05T03:09:00Z">
              <w:rPr>
                <w:rFonts w:cs="Times New Roman"/>
                <w:lang w:val="en-GB"/>
              </w:rPr>
            </w:rPrChange>
          </w:rPr>
          <w:delInstrText>Shunsuke</w:delInstrText>
        </w:r>
        <w:r w:rsidR="00426E62" w:rsidRPr="006E6534" w:rsidDel="00532045">
          <w:rPr>
            <w:rFonts w:cs="Times New Roman"/>
            <w:color w:val="000000" w:themeColor="text1"/>
            <w:rPrChange w:id="26656" w:author="N F" w:date="2023-12-05T03:09:00Z">
              <w:rPr>
                <w:rFonts w:cs="Times New Roman"/>
              </w:rPr>
            </w:rPrChange>
          </w:rPr>
          <w:delInstrText>"},{"</w:delInstrText>
        </w:r>
        <w:r w:rsidR="00426E62" w:rsidRPr="006E6534" w:rsidDel="00532045">
          <w:rPr>
            <w:rFonts w:cs="Times New Roman"/>
            <w:color w:val="000000" w:themeColor="text1"/>
            <w:lang w:val="en-GB"/>
            <w:rPrChange w:id="26657" w:author="N F" w:date="2023-12-05T03:09:00Z">
              <w:rPr>
                <w:rFonts w:cs="Times New Roman"/>
                <w:lang w:val="en-GB"/>
              </w:rPr>
            </w:rPrChange>
          </w:rPr>
          <w:delInstrText>family</w:delInstrText>
        </w:r>
        <w:r w:rsidR="00426E62" w:rsidRPr="006E6534" w:rsidDel="00532045">
          <w:rPr>
            <w:rFonts w:cs="Times New Roman"/>
            <w:color w:val="000000" w:themeColor="text1"/>
            <w:rPrChange w:id="26658" w:author="N F" w:date="2023-12-05T03:09:00Z">
              <w:rPr>
                <w:rFonts w:cs="Times New Roman"/>
              </w:rPr>
            </w:rPrChange>
          </w:rPr>
          <w:delInstrText>":"</w:delInstrText>
        </w:r>
        <w:r w:rsidR="00426E62" w:rsidRPr="006E6534" w:rsidDel="00532045">
          <w:rPr>
            <w:rFonts w:cs="Times New Roman"/>
            <w:color w:val="000000" w:themeColor="text1"/>
            <w:lang w:val="en-GB"/>
            <w:rPrChange w:id="26659" w:author="N F" w:date="2023-12-05T03:09:00Z">
              <w:rPr>
                <w:rFonts w:cs="Times New Roman"/>
                <w:lang w:val="en-GB"/>
              </w:rPr>
            </w:rPrChange>
          </w:rPr>
          <w:delInstrText>Morita</w:delInstrText>
        </w:r>
        <w:r w:rsidR="00426E62" w:rsidRPr="006E6534" w:rsidDel="00532045">
          <w:rPr>
            <w:rFonts w:cs="Times New Roman"/>
            <w:color w:val="000000" w:themeColor="text1"/>
            <w:rPrChange w:id="26660" w:author="N F" w:date="2023-12-05T03:09:00Z">
              <w:rPr>
                <w:rFonts w:cs="Times New Roman"/>
              </w:rPr>
            </w:rPrChange>
          </w:rPr>
          <w:delInstrText>","</w:delInstrText>
        </w:r>
        <w:r w:rsidR="00426E62" w:rsidRPr="006E6534" w:rsidDel="00532045">
          <w:rPr>
            <w:rFonts w:cs="Times New Roman"/>
            <w:color w:val="000000" w:themeColor="text1"/>
            <w:lang w:val="en-GB"/>
            <w:rPrChange w:id="26661" w:author="N F" w:date="2023-12-05T03:09:00Z">
              <w:rPr>
                <w:rFonts w:cs="Times New Roman"/>
                <w:lang w:val="en-GB"/>
              </w:rPr>
            </w:rPrChange>
          </w:rPr>
          <w:delInstrText>given</w:delInstrText>
        </w:r>
        <w:r w:rsidR="00426E62" w:rsidRPr="006E6534" w:rsidDel="00532045">
          <w:rPr>
            <w:rFonts w:cs="Times New Roman"/>
            <w:color w:val="000000" w:themeColor="text1"/>
            <w:rPrChange w:id="26662" w:author="N F" w:date="2023-12-05T03:09:00Z">
              <w:rPr>
                <w:rFonts w:cs="Times New Roman"/>
              </w:rPr>
            </w:rPrChange>
          </w:rPr>
          <w:delInstrText>":"</w:delInstrText>
        </w:r>
        <w:r w:rsidR="00426E62" w:rsidRPr="006E6534" w:rsidDel="00532045">
          <w:rPr>
            <w:rFonts w:cs="Times New Roman"/>
            <w:color w:val="000000" w:themeColor="text1"/>
            <w:lang w:val="en-GB"/>
            <w:rPrChange w:id="26663" w:author="N F" w:date="2023-12-05T03:09:00Z">
              <w:rPr>
                <w:rFonts w:cs="Times New Roman"/>
                <w:lang w:val="en-GB"/>
              </w:rPr>
            </w:rPrChange>
          </w:rPr>
          <w:delInstrText>Satoshi</w:delInstrText>
        </w:r>
        <w:r w:rsidR="00426E62" w:rsidRPr="006E6534" w:rsidDel="00532045">
          <w:rPr>
            <w:rFonts w:cs="Times New Roman"/>
            <w:color w:val="000000" w:themeColor="text1"/>
            <w:rPrChange w:id="26664" w:author="N F" w:date="2023-12-05T03:09:00Z">
              <w:rPr>
                <w:rFonts w:cs="Times New Roman"/>
              </w:rPr>
            </w:rPrChange>
          </w:rPr>
          <w:delInstrText>"},{"</w:delInstrText>
        </w:r>
        <w:r w:rsidR="00426E62" w:rsidRPr="006E6534" w:rsidDel="00532045">
          <w:rPr>
            <w:rFonts w:cs="Times New Roman"/>
            <w:color w:val="000000" w:themeColor="text1"/>
            <w:lang w:val="en-GB"/>
            <w:rPrChange w:id="26665" w:author="N F" w:date="2023-12-05T03:09:00Z">
              <w:rPr>
                <w:rFonts w:cs="Times New Roman"/>
                <w:lang w:val="en-GB"/>
              </w:rPr>
            </w:rPrChange>
          </w:rPr>
          <w:delInstrText>family</w:delInstrText>
        </w:r>
        <w:r w:rsidR="00426E62" w:rsidRPr="006E6534" w:rsidDel="00532045">
          <w:rPr>
            <w:rFonts w:cs="Times New Roman"/>
            <w:color w:val="000000" w:themeColor="text1"/>
            <w:rPrChange w:id="26666" w:author="N F" w:date="2023-12-05T03:09:00Z">
              <w:rPr>
                <w:rFonts w:cs="Times New Roman"/>
              </w:rPr>
            </w:rPrChange>
          </w:rPr>
          <w:delInstrText>":"</w:delInstrText>
        </w:r>
        <w:r w:rsidR="00426E62" w:rsidRPr="006E6534" w:rsidDel="00532045">
          <w:rPr>
            <w:rFonts w:cs="Times New Roman"/>
            <w:color w:val="000000" w:themeColor="text1"/>
            <w:lang w:val="en-GB"/>
            <w:rPrChange w:id="26667" w:author="N F" w:date="2023-12-05T03:09:00Z">
              <w:rPr>
                <w:rFonts w:cs="Times New Roman"/>
                <w:lang w:val="en-GB"/>
              </w:rPr>
            </w:rPrChange>
          </w:rPr>
          <w:delInstrText>Nakagawa</w:delInstrText>
        </w:r>
        <w:r w:rsidR="00426E62" w:rsidRPr="006E6534" w:rsidDel="00532045">
          <w:rPr>
            <w:rFonts w:cs="Times New Roman"/>
            <w:color w:val="000000" w:themeColor="text1"/>
            <w:rPrChange w:id="26668" w:author="N F" w:date="2023-12-05T03:09:00Z">
              <w:rPr>
                <w:rFonts w:cs="Times New Roman"/>
              </w:rPr>
            </w:rPrChange>
          </w:rPr>
          <w:delInstrText>","</w:delInstrText>
        </w:r>
        <w:r w:rsidR="00426E62" w:rsidRPr="006E6534" w:rsidDel="00532045">
          <w:rPr>
            <w:rFonts w:cs="Times New Roman"/>
            <w:color w:val="000000" w:themeColor="text1"/>
            <w:lang w:val="en-GB"/>
            <w:rPrChange w:id="26669" w:author="N F" w:date="2023-12-05T03:09:00Z">
              <w:rPr>
                <w:rFonts w:cs="Times New Roman"/>
                <w:lang w:val="en-GB"/>
              </w:rPr>
            </w:rPrChange>
          </w:rPr>
          <w:delInstrText>given</w:delInstrText>
        </w:r>
        <w:r w:rsidR="00426E62" w:rsidRPr="006E6534" w:rsidDel="00532045">
          <w:rPr>
            <w:rFonts w:cs="Times New Roman"/>
            <w:color w:val="000000" w:themeColor="text1"/>
            <w:rPrChange w:id="26670" w:author="N F" w:date="2023-12-05T03:09:00Z">
              <w:rPr>
                <w:rFonts w:cs="Times New Roman"/>
              </w:rPr>
            </w:rPrChange>
          </w:rPr>
          <w:delInstrText>":"</w:delInstrText>
        </w:r>
        <w:r w:rsidR="00426E62" w:rsidRPr="006E6534" w:rsidDel="00532045">
          <w:rPr>
            <w:rFonts w:cs="Times New Roman"/>
            <w:color w:val="000000" w:themeColor="text1"/>
            <w:lang w:val="en-GB"/>
            <w:rPrChange w:id="26671" w:author="N F" w:date="2023-12-05T03:09:00Z">
              <w:rPr>
                <w:rFonts w:cs="Times New Roman"/>
                <w:lang w:val="en-GB"/>
              </w:rPr>
            </w:rPrChange>
          </w:rPr>
          <w:delInstrText>Kazuhiko</w:delInstrText>
        </w:r>
        <w:r w:rsidR="00426E62" w:rsidRPr="006E6534" w:rsidDel="00532045">
          <w:rPr>
            <w:rFonts w:cs="Times New Roman"/>
            <w:color w:val="000000" w:themeColor="text1"/>
            <w:rPrChange w:id="26672" w:author="N F" w:date="2023-12-05T03:09:00Z">
              <w:rPr>
                <w:rFonts w:cs="Times New Roman"/>
              </w:rPr>
            </w:rPrChange>
          </w:rPr>
          <w:delInstrText>"},{"</w:delInstrText>
        </w:r>
        <w:r w:rsidR="00426E62" w:rsidRPr="006E6534" w:rsidDel="00532045">
          <w:rPr>
            <w:rFonts w:cs="Times New Roman"/>
            <w:color w:val="000000" w:themeColor="text1"/>
            <w:lang w:val="en-GB"/>
            <w:rPrChange w:id="26673" w:author="N F" w:date="2023-12-05T03:09:00Z">
              <w:rPr>
                <w:rFonts w:cs="Times New Roman"/>
                <w:lang w:val="en-GB"/>
              </w:rPr>
            </w:rPrChange>
          </w:rPr>
          <w:delInstrText>family</w:delInstrText>
        </w:r>
        <w:r w:rsidR="00426E62" w:rsidRPr="006E6534" w:rsidDel="00532045">
          <w:rPr>
            <w:rFonts w:cs="Times New Roman"/>
            <w:color w:val="000000" w:themeColor="text1"/>
            <w:rPrChange w:id="26674" w:author="N F" w:date="2023-12-05T03:09:00Z">
              <w:rPr>
                <w:rFonts w:cs="Times New Roman"/>
              </w:rPr>
            </w:rPrChange>
          </w:rPr>
          <w:delInstrText>":"</w:delInstrText>
        </w:r>
        <w:r w:rsidR="00426E62" w:rsidRPr="006E6534" w:rsidDel="00532045">
          <w:rPr>
            <w:rFonts w:cs="Times New Roman"/>
            <w:color w:val="000000" w:themeColor="text1"/>
            <w:lang w:val="en-GB"/>
            <w:rPrChange w:id="26675" w:author="N F" w:date="2023-12-05T03:09:00Z">
              <w:rPr>
                <w:rFonts w:cs="Times New Roman"/>
                <w:lang w:val="en-GB"/>
              </w:rPr>
            </w:rPrChange>
          </w:rPr>
          <w:delInstrText>Yamamoto</w:delInstrText>
        </w:r>
        <w:r w:rsidR="00426E62" w:rsidRPr="006E6534" w:rsidDel="00532045">
          <w:rPr>
            <w:rFonts w:cs="Times New Roman"/>
            <w:color w:val="000000" w:themeColor="text1"/>
            <w:rPrChange w:id="26676" w:author="N F" w:date="2023-12-05T03:09:00Z">
              <w:rPr>
                <w:rFonts w:cs="Times New Roman"/>
              </w:rPr>
            </w:rPrChange>
          </w:rPr>
          <w:delInstrText>","</w:delInstrText>
        </w:r>
        <w:r w:rsidR="00426E62" w:rsidRPr="006E6534" w:rsidDel="00532045">
          <w:rPr>
            <w:rFonts w:cs="Times New Roman"/>
            <w:color w:val="000000" w:themeColor="text1"/>
            <w:lang w:val="en-GB"/>
            <w:rPrChange w:id="26677" w:author="N F" w:date="2023-12-05T03:09:00Z">
              <w:rPr>
                <w:rFonts w:cs="Times New Roman"/>
                <w:lang w:val="en-GB"/>
              </w:rPr>
            </w:rPrChange>
          </w:rPr>
          <w:delInstrText>given</w:delInstrText>
        </w:r>
        <w:r w:rsidR="00426E62" w:rsidRPr="006E6534" w:rsidDel="00532045">
          <w:rPr>
            <w:rFonts w:cs="Times New Roman"/>
            <w:color w:val="000000" w:themeColor="text1"/>
            <w:rPrChange w:id="26678" w:author="N F" w:date="2023-12-05T03:09:00Z">
              <w:rPr>
                <w:rFonts w:cs="Times New Roman"/>
              </w:rPr>
            </w:rPrChange>
          </w:rPr>
          <w:delInstrText>":"</w:delInstrText>
        </w:r>
        <w:r w:rsidR="00426E62" w:rsidRPr="006E6534" w:rsidDel="00532045">
          <w:rPr>
            <w:rFonts w:cs="Times New Roman"/>
            <w:color w:val="000000" w:themeColor="text1"/>
            <w:lang w:val="en-GB"/>
            <w:rPrChange w:id="26679" w:author="N F" w:date="2023-12-05T03:09:00Z">
              <w:rPr>
                <w:rFonts w:cs="Times New Roman"/>
                <w:lang w:val="en-GB"/>
              </w:rPr>
            </w:rPrChange>
          </w:rPr>
          <w:delInstrText>Nobuyuki</w:delInstrText>
        </w:r>
        <w:r w:rsidR="00426E62" w:rsidRPr="006E6534" w:rsidDel="00532045">
          <w:rPr>
            <w:rFonts w:cs="Times New Roman"/>
            <w:color w:val="000000" w:themeColor="text1"/>
            <w:rPrChange w:id="26680" w:author="N F" w:date="2023-12-05T03:09:00Z">
              <w:rPr>
                <w:rFonts w:cs="Times New Roman"/>
              </w:rPr>
            </w:rPrChange>
          </w:rPr>
          <w:delInstrText>"}],"</w:delInstrText>
        </w:r>
        <w:r w:rsidR="00426E62" w:rsidRPr="006E6534" w:rsidDel="00532045">
          <w:rPr>
            <w:rFonts w:cs="Times New Roman"/>
            <w:color w:val="000000" w:themeColor="text1"/>
            <w:lang w:val="en-GB"/>
            <w:rPrChange w:id="26681" w:author="N F" w:date="2023-12-05T03:09:00Z">
              <w:rPr>
                <w:rFonts w:cs="Times New Roman"/>
                <w:lang w:val="en-GB"/>
              </w:rPr>
            </w:rPrChange>
          </w:rPr>
          <w:delInstrText>issued</w:delInstrText>
        </w:r>
        <w:r w:rsidR="00426E62" w:rsidRPr="006E6534" w:rsidDel="00532045">
          <w:rPr>
            <w:rFonts w:cs="Times New Roman"/>
            <w:color w:val="000000" w:themeColor="text1"/>
            <w:rPrChange w:id="26682" w:author="N F" w:date="2023-12-05T03:09:00Z">
              <w:rPr>
                <w:rFonts w:cs="Times New Roman"/>
              </w:rPr>
            </w:rPrChange>
          </w:rPr>
          <w:delInstrText>":{"</w:delInstrText>
        </w:r>
        <w:r w:rsidR="00426E62" w:rsidRPr="006E6534" w:rsidDel="00532045">
          <w:rPr>
            <w:rFonts w:cs="Times New Roman"/>
            <w:color w:val="000000" w:themeColor="text1"/>
            <w:lang w:val="en-GB"/>
            <w:rPrChange w:id="26683" w:author="N F" w:date="2023-12-05T03:09:00Z">
              <w:rPr>
                <w:rFonts w:cs="Times New Roman"/>
                <w:lang w:val="en-GB"/>
              </w:rPr>
            </w:rPrChange>
          </w:rPr>
          <w:delInstrText>date</w:delInstrText>
        </w:r>
        <w:r w:rsidR="00426E62" w:rsidRPr="006E6534" w:rsidDel="00532045">
          <w:rPr>
            <w:rFonts w:cs="Times New Roman"/>
            <w:color w:val="000000" w:themeColor="text1"/>
            <w:rPrChange w:id="26684" w:author="N F" w:date="2023-12-05T03:09:00Z">
              <w:rPr>
                <w:rFonts w:cs="Times New Roman"/>
              </w:rPr>
            </w:rPrChange>
          </w:rPr>
          <w:delInstrText>-</w:delInstrText>
        </w:r>
        <w:r w:rsidR="00426E62" w:rsidRPr="006E6534" w:rsidDel="00532045">
          <w:rPr>
            <w:rFonts w:cs="Times New Roman"/>
            <w:color w:val="000000" w:themeColor="text1"/>
            <w:lang w:val="en-GB"/>
            <w:rPrChange w:id="26685" w:author="N F" w:date="2023-12-05T03:09:00Z">
              <w:rPr>
                <w:rFonts w:cs="Times New Roman"/>
                <w:lang w:val="en-GB"/>
              </w:rPr>
            </w:rPrChange>
          </w:rPr>
          <w:delInstrText>parts</w:delInstrText>
        </w:r>
        <w:r w:rsidR="00426E62" w:rsidRPr="006E6534" w:rsidDel="00532045">
          <w:rPr>
            <w:rFonts w:cs="Times New Roman"/>
            <w:color w:val="000000" w:themeColor="text1"/>
            <w:rPrChange w:id="26686" w:author="N F" w:date="2023-12-05T03:09:00Z">
              <w:rPr>
                <w:rFonts w:cs="Times New Roman"/>
              </w:rPr>
            </w:rPrChange>
          </w:rPr>
          <w:delInstrText>":[["2021",3,1]]}}}],"</w:delInstrText>
        </w:r>
        <w:r w:rsidR="00426E62" w:rsidRPr="006E6534" w:rsidDel="00532045">
          <w:rPr>
            <w:rFonts w:cs="Times New Roman"/>
            <w:color w:val="000000" w:themeColor="text1"/>
            <w:lang w:val="en-GB"/>
            <w:rPrChange w:id="26687" w:author="N F" w:date="2023-12-05T03:09:00Z">
              <w:rPr>
                <w:rFonts w:cs="Times New Roman"/>
                <w:lang w:val="en-GB"/>
              </w:rPr>
            </w:rPrChange>
          </w:rPr>
          <w:delInstrText>schema</w:delInstrText>
        </w:r>
        <w:r w:rsidR="00426E62" w:rsidRPr="006E6534" w:rsidDel="00532045">
          <w:rPr>
            <w:rFonts w:cs="Times New Roman"/>
            <w:color w:val="000000" w:themeColor="text1"/>
            <w:rPrChange w:id="26688" w:author="N F" w:date="2023-12-05T03:09:00Z">
              <w:rPr>
                <w:rFonts w:cs="Times New Roman"/>
              </w:rPr>
            </w:rPrChange>
          </w:rPr>
          <w:delInstrText>":"</w:delInstrText>
        </w:r>
        <w:r w:rsidR="00426E62" w:rsidRPr="006E6534" w:rsidDel="00532045">
          <w:rPr>
            <w:rFonts w:cs="Times New Roman"/>
            <w:color w:val="000000" w:themeColor="text1"/>
            <w:lang w:val="en-GB"/>
            <w:rPrChange w:id="26689" w:author="N F" w:date="2023-12-05T03:09:00Z">
              <w:rPr>
                <w:rFonts w:cs="Times New Roman"/>
                <w:lang w:val="en-GB"/>
              </w:rPr>
            </w:rPrChange>
          </w:rPr>
          <w:delInstrText>https</w:delInstrText>
        </w:r>
        <w:r w:rsidR="00426E62" w:rsidRPr="006E6534" w:rsidDel="00532045">
          <w:rPr>
            <w:rFonts w:cs="Times New Roman"/>
            <w:color w:val="000000" w:themeColor="text1"/>
            <w:rPrChange w:id="26690" w:author="N F" w:date="2023-12-05T03:09:00Z">
              <w:rPr>
                <w:rFonts w:cs="Times New Roman"/>
              </w:rPr>
            </w:rPrChange>
          </w:rPr>
          <w:delInstrText>://</w:delInstrText>
        </w:r>
        <w:r w:rsidR="00426E62" w:rsidRPr="006E6534" w:rsidDel="00532045">
          <w:rPr>
            <w:rFonts w:cs="Times New Roman"/>
            <w:color w:val="000000" w:themeColor="text1"/>
            <w:lang w:val="en-GB"/>
            <w:rPrChange w:id="26691" w:author="N F" w:date="2023-12-05T03:09:00Z">
              <w:rPr>
                <w:rFonts w:cs="Times New Roman"/>
                <w:lang w:val="en-GB"/>
              </w:rPr>
            </w:rPrChange>
          </w:rPr>
          <w:delInstrText>github</w:delInstrText>
        </w:r>
        <w:r w:rsidR="00426E62" w:rsidRPr="006E6534" w:rsidDel="00532045">
          <w:rPr>
            <w:rFonts w:cs="Times New Roman"/>
            <w:color w:val="000000" w:themeColor="text1"/>
            <w:rPrChange w:id="26692" w:author="N F" w:date="2023-12-05T03:09:00Z">
              <w:rPr>
                <w:rFonts w:cs="Times New Roman"/>
              </w:rPr>
            </w:rPrChange>
          </w:rPr>
          <w:delInstrText>.</w:delInstrText>
        </w:r>
        <w:r w:rsidR="00426E62" w:rsidRPr="006E6534" w:rsidDel="00532045">
          <w:rPr>
            <w:rFonts w:cs="Times New Roman"/>
            <w:color w:val="000000" w:themeColor="text1"/>
            <w:lang w:val="en-GB"/>
            <w:rPrChange w:id="26693" w:author="N F" w:date="2023-12-05T03:09:00Z">
              <w:rPr>
                <w:rFonts w:cs="Times New Roman"/>
                <w:lang w:val="en-GB"/>
              </w:rPr>
            </w:rPrChange>
          </w:rPr>
          <w:delInstrText>com</w:delInstrText>
        </w:r>
        <w:r w:rsidR="00426E62" w:rsidRPr="006E6534" w:rsidDel="00532045">
          <w:rPr>
            <w:rFonts w:cs="Times New Roman"/>
            <w:color w:val="000000" w:themeColor="text1"/>
            <w:rPrChange w:id="26694" w:author="N F" w:date="2023-12-05T03:09:00Z">
              <w:rPr>
                <w:rFonts w:cs="Times New Roman"/>
              </w:rPr>
            </w:rPrChange>
          </w:rPr>
          <w:delInstrText>/</w:delInstrText>
        </w:r>
        <w:r w:rsidR="00426E62" w:rsidRPr="006E6534" w:rsidDel="00532045">
          <w:rPr>
            <w:rFonts w:cs="Times New Roman"/>
            <w:color w:val="000000" w:themeColor="text1"/>
            <w:lang w:val="en-GB"/>
            <w:rPrChange w:id="26695" w:author="N F" w:date="2023-12-05T03:09:00Z">
              <w:rPr>
                <w:rFonts w:cs="Times New Roman"/>
                <w:lang w:val="en-GB"/>
              </w:rPr>
            </w:rPrChange>
          </w:rPr>
          <w:delInstrText>citation</w:delInstrText>
        </w:r>
        <w:r w:rsidR="00426E62" w:rsidRPr="006E6534" w:rsidDel="00532045">
          <w:rPr>
            <w:rFonts w:cs="Times New Roman"/>
            <w:color w:val="000000" w:themeColor="text1"/>
            <w:rPrChange w:id="26696" w:author="N F" w:date="2023-12-05T03:09:00Z">
              <w:rPr>
                <w:rFonts w:cs="Times New Roman"/>
              </w:rPr>
            </w:rPrChange>
          </w:rPr>
          <w:delInstrText>-</w:delInstrText>
        </w:r>
        <w:r w:rsidR="00426E62" w:rsidRPr="006E6534" w:rsidDel="00532045">
          <w:rPr>
            <w:rFonts w:cs="Times New Roman"/>
            <w:color w:val="000000" w:themeColor="text1"/>
            <w:lang w:val="en-GB"/>
            <w:rPrChange w:id="26697" w:author="N F" w:date="2023-12-05T03:09:00Z">
              <w:rPr>
                <w:rFonts w:cs="Times New Roman"/>
                <w:lang w:val="en-GB"/>
              </w:rPr>
            </w:rPrChange>
          </w:rPr>
          <w:delInstrText>style</w:delInstrText>
        </w:r>
        <w:r w:rsidR="00426E62" w:rsidRPr="006E6534" w:rsidDel="00532045">
          <w:rPr>
            <w:rFonts w:cs="Times New Roman"/>
            <w:color w:val="000000" w:themeColor="text1"/>
            <w:rPrChange w:id="26698" w:author="N F" w:date="2023-12-05T03:09:00Z">
              <w:rPr>
                <w:rFonts w:cs="Times New Roman"/>
              </w:rPr>
            </w:rPrChange>
          </w:rPr>
          <w:delInstrText>-</w:delInstrText>
        </w:r>
        <w:r w:rsidR="00426E62" w:rsidRPr="006E6534" w:rsidDel="00532045">
          <w:rPr>
            <w:rFonts w:cs="Times New Roman"/>
            <w:color w:val="000000" w:themeColor="text1"/>
            <w:lang w:val="en-GB"/>
            <w:rPrChange w:id="26699" w:author="N F" w:date="2023-12-05T03:09:00Z">
              <w:rPr>
                <w:rFonts w:cs="Times New Roman"/>
                <w:lang w:val="en-GB"/>
              </w:rPr>
            </w:rPrChange>
          </w:rPr>
          <w:delInstrText>language</w:delInstrText>
        </w:r>
        <w:r w:rsidR="00426E62" w:rsidRPr="006E6534" w:rsidDel="00532045">
          <w:rPr>
            <w:rFonts w:cs="Times New Roman"/>
            <w:color w:val="000000" w:themeColor="text1"/>
            <w:rPrChange w:id="26700" w:author="N F" w:date="2023-12-05T03:09:00Z">
              <w:rPr>
                <w:rFonts w:cs="Times New Roman"/>
              </w:rPr>
            </w:rPrChange>
          </w:rPr>
          <w:delInstrText>/</w:delInstrText>
        </w:r>
        <w:r w:rsidR="00426E62" w:rsidRPr="006E6534" w:rsidDel="00532045">
          <w:rPr>
            <w:rFonts w:cs="Times New Roman"/>
            <w:color w:val="000000" w:themeColor="text1"/>
            <w:lang w:val="en-GB"/>
            <w:rPrChange w:id="26701" w:author="N F" w:date="2023-12-05T03:09:00Z">
              <w:rPr>
                <w:rFonts w:cs="Times New Roman"/>
                <w:lang w:val="en-GB"/>
              </w:rPr>
            </w:rPrChange>
          </w:rPr>
          <w:delInstrText>schema</w:delInstrText>
        </w:r>
        <w:r w:rsidR="00426E62" w:rsidRPr="006E6534" w:rsidDel="00532045">
          <w:rPr>
            <w:rFonts w:cs="Times New Roman"/>
            <w:color w:val="000000" w:themeColor="text1"/>
            <w:rPrChange w:id="26702" w:author="N F" w:date="2023-12-05T03:09:00Z">
              <w:rPr>
                <w:rFonts w:cs="Times New Roman"/>
              </w:rPr>
            </w:rPrChange>
          </w:rPr>
          <w:delInstrText>/</w:delInstrText>
        </w:r>
        <w:r w:rsidR="00426E62" w:rsidRPr="006E6534" w:rsidDel="00532045">
          <w:rPr>
            <w:rFonts w:cs="Times New Roman"/>
            <w:color w:val="000000" w:themeColor="text1"/>
            <w:lang w:val="en-GB"/>
            <w:rPrChange w:id="26703" w:author="N F" w:date="2023-12-05T03:09:00Z">
              <w:rPr>
                <w:rFonts w:cs="Times New Roman"/>
                <w:lang w:val="en-GB"/>
              </w:rPr>
            </w:rPrChange>
          </w:rPr>
          <w:delInstrText>raw</w:delInstrText>
        </w:r>
        <w:r w:rsidR="00426E62" w:rsidRPr="006E6534" w:rsidDel="00532045">
          <w:rPr>
            <w:rFonts w:cs="Times New Roman"/>
            <w:color w:val="000000" w:themeColor="text1"/>
            <w:rPrChange w:id="26704" w:author="N F" w:date="2023-12-05T03:09:00Z">
              <w:rPr>
                <w:rFonts w:cs="Times New Roman"/>
              </w:rPr>
            </w:rPrChange>
          </w:rPr>
          <w:delInstrText>/</w:delInstrText>
        </w:r>
        <w:r w:rsidR="00426E62" w:rsidRPr="006E6534" w:rsidDel="00532045">
          <w:rPr>
            <w:rFonts w:cs="Times New Roman"/>
            <w:color w:val="000000" w:themeColor="text1"/>
            <w:lang w:val="en-GB"/>
            <w:rPrChange w:id="26705" w:author="N F" w:date="2023-12-05T03:09:00Z">
              <w:rPr>
                <w:rFonts w:cs="Times New Roman"/>
                <w:lang w:val="en-GB"/>
              </w:rPr>
            </w:rPrChange>
          </w:rPr>
          <w:delInstrText>master</w:delInstrText>
        </w:r>
        <w:r w:rsidR="00426E62" w:rsidRPr="006E6534" w:rsidDel="00532045">
          <w:rPr>
            <w:rFonts w:cs="Times New Roman"/>
            <w:color w:val="000000" w:themeColor="text1"/>
            <w:rPrChange w:id="26706" w:author="N F" w:date="2023-12-05T03:09:00Z">
              <w:rPr>
                <w:rFonts w:cs="Times New Roman"/>
              </w:rPr>
            </w:rPrChange>
          </w:rPr>
          <w:delInstrText>/</w:delInstrText>
        </w:r>
        <w:r w:rsidR="00426E62" w:rsidRPr="006E6534" w:rsidDel="00532045">
          <w:rPr>
            <w:rFonts w:cs="Times New Roman"/>
            <w:color w:val="000000" w:themeColor="text1"/>
            <w:lang w:val="en-GB"/>
            <w:rPrChange w:id="26707" w:author="N F" w:date="2023-12-05T03:09:00Z">
              <w:rPr>
                <w:rFonts w:cs="Times New Roman"/>
                <w:lang w:val="en-GB"/>
              </w:rPr>
            </w:rPrChange>
          </w:rPr>
          <w:delInstrText>csl</w:delInstrText>
        </w:r>
        <w:r w:rsidR="00426E62" w:rsidRPr="006E6534" w:rsidDel="00532045">
          <w:rPr>
            <w:rFonts w:cs="Times New Roman"/>
            <w:color w:val="000000" w:themeColor="text1"/>
            <w:rPrChange w:id="26708" w:author="N F" w:date="2023-12-05T03:09:00Z">
              <w:rPr>
                <w:rFonts w:cs="Times New Roman"/>
              </w:rPr>
            </w:rPrChange>
          </w:rPr>
          <w:delInstrText>-</w:delInstrText>
        </w:r>
        <w:r w:rsidR="00426E62" w:rsidRPr="006E6534" w:rsidDel="00532045">
          <w:rPr>
            <w:rFonts w:cs="Times New Roman"/>
            <w:color w:val="000000" w:themeColor="text1"/>
            <w:lang w:val="en-GB"/>
            <w:rPrChange w:id="26709" w:author="N F" w:date="2023-12-05T03:09:00Z">
              <w:rPr>
                <w:rFonts w:cs="Times New Roman"/>
                <w:lang w:val="en-GB"/>
              </w:rPr>
            </w:rPrChange>
          </w:rPr>
          <w:delInstrText>citation</w:delInstrText>
        </w:r>
        <w:r w:rsidR="00426E62" w:rsidRPr="006E6534" w:rsidDel="00532045">
          <w:rPr>
            <w:rFonts w:cs="Times New Roman"/>
            <w:color w:val="000000" w:themeColor="text1"/>
            <w:rPrChange w:id="26710" w:author="N F" w:date="2023-12-05T03:09:00Z">
              <w:rPr>
                <w:rFonts w:cs="Times New Roman"/>
              </w:rPr>
            </w:rPrChange>
          </w:rPr>
          <w:delInstrText>.</w:delInstrText>
        </w:r>
        <w:r w:rsidR="00426E62" w:rsidRPr="006E6534" w:rsidDel="00532045">
          <w:rPr>
            <w:rFonts w:cs="Times New Roman"/>
            <w:color w:val="000000" w:themeColor="text1"/>
            <w:lang w:val="en-GB"/>
            <w:rPrChange w:id="26711" w:author="N F" w:date="2023-12-05T03:09:00Z">
              <w:rPr>
                <w:rFonts w:cs="Times New Roman"/>
                <w:lang w:val="en-GB"/>
              </w:rPr>
            </w:rPrChange>
          </w:rPr>
          <w:delInstrText>json</w:delInstrText>
        </w:r>
        <w:r w:rsidR="00426E62" w:rsidRPr="006E6534" w:rsidDel="00532045">
          <w:rPr>
            <w:rFonts w:cs="Times New Roman"/>
            <w:color w:val="000000" w:themeColor="text1"/>
            <w:rPrChange w:id="26712" w:author="N F" w:date="2023-12-05T03:09:00Z">
              <w:rPr>
                <w:rFonts w:cs="Times New Roman"/>
              </w:rPr>
            </w:rPrChange>
          </w:rPr>
          <w:delInstrText xml:space="preserve">"} </w:delInstrText>
        </w:r>
        <w:r w:rsidR="00B633E0" w:rsidRPr="006E6534" w:rsidDel="00532045">
          <w:rPr>
            <w:rFonts w:cs="Times New Roman"/>
            <w:color w:val="000000" w:themeColor="text1"/>
            <w:lang w:val="en-GB"/>
            <w:rPrChange w:id="26713" w:author="N F" w:date="2023-12-05T03:09:00Z">
              <w:rPr>
                <w:rFonts w:cs="Times New Roman"/>
                <w:lang w:val="en-GB"/>
              </w:rPr>
            </w:rPrChange>
          </w:rPr>
          <w:fldChar w:fldCharType="separate"/>
        </w:r>
        <w:r w:rsidR="00426E62" w:rsidRPr="006E6534" w:rsidDel="00532045">
          <w:rPr>
            <w:rFonts w:cs="Times New Roman"/>
            <w:color w:val="000000" w:themeColor="text1"/>
            <w:rPrChange w:id="26714" w:author="N F" w:date="2023-12-05T03:09:00Z">
              <w:rPr>
                <w:rFonts w:cs="Times New Roman"/>
              </w:rPr>
            </w:rPrChange>
          </w:rPr>
          <w:delText>(32)</w:delText>
        </w:r>
        <w:r w:rsidR="00B633E0" w:rsidRPr="006E6534" w:rsidDel="00532045">
          <w:rPr>
            <w:rFonts w:cs="Times New Roman"/>
            <w:color w:val="000000" w:themeColor="text1"/>
            <w:lang w:val="en-GB"/>
            <w:rPrChange w:id="26715" w:author="N F" w:date="2023-12-05T03:09:00Z">
              <w:rPr>
                <w:rFonts w:cs="Times New Roman"/>
                <w:lang w:val="en-GB"/>
              </w:rPr>
            </w:rPrChange>
          </w:rPr>
          <w:fldChar w:fldCharType="end"/>
        </w:r>
      </w:del>
      <w:r w:rsidR="009217E2" w:rsidRPr="006E6534">
        <w:rPr>
          <w:rFonts w:cs="Times New Roman"/>
          <w:color w:val="000000" w:themeColor="text1"/>
          <w:rPrChange w:id="26716" w:author="N F" w:date="2023-12-05T03:09:00Z">
            <w:rPr>
              <w:rFonts w:cs="Times New Roman"/>
            </w:rPr>
          </w:rPrChange>
        </w:rPr>
        <w:t xml:space="preserve"> </w:t>
      </w:r>
    </w:p>
    <w:p w14:paraId="681F3624" w14:textId="582D1DFE" w:rsidR="00B8644E" w:rsidRDefault="00B8644E">
      <w:pPr>
        <w:spacing w:line="240" w:lineRule="auto"/>
        <w:rPr>
          <w:ins w:id="26717" w:author="Barshadskaya, Yuliya" w:date="2024-02-22T23:49:00Z"/>
          <w:rFonts w:cs="Times New Roman"/>
          <w:color w:val="000000" w:themeColor="text1"/>
        </w:rPr>
        <w:pPrChange w:id="26718" w:author="Barshadskaya, Yuliya" w:date="2024-02-22T23:50:00Z">
          <w:pPr/>
        </w:pPrChange>
      </w:pPr>
    </w:p>
    <w:p w14:paraId="1BAD5C80" w14:textId="0CD7EA85" w:rsidR="0044154E" w:rsidRPr="0081320A" w:rsidRDefault="0044154E" w:rsidP="0044154E">
      <w:pPr>
        <w:pStyle w:val="3"/>
        <w:numPr>
          <w:ilvl w:val="0"/>
          <w:numId w:val="0"/>
        </w:numPr>
        <w:spacing w:after="240" w:line="240" w:lineRule="auto"/>
        <w:rPr>
          <w:ins w:id="26719" w:author="Barshadskaya, Yuliya" w:date="2024-02-22T23:50:00Z"/>
          <w:sz w:val="24"/>
        </w:rPr>
      </w:pPr>
      <w:ins w:id="26720" w:author="Barshadskaya, Yuliya" w:date="2024-02-22T23:50:00Z">
        <w:r w:rsidRPr="0081320A">
          <w:rPr>
            <w:sz w:val="24"/>
          </w:rPr>
          <w:t>Список литературы</w:t>
        </w:r>
      </w:ins>
    </w:p>
    <w:p w14:paraId="0E11D61B" w14:textId="77777777" w:rsidR="0044154E" w:rsidRPr="0044154E" w:rsidRDefault="0044154E">
      <w:pPr>
        <w:pStyle w:val="afe"/>
        <w:numPr>
          <w:ilvl w:val="0"/>
          <w:numId w:val="19"/>
        </w:numPr>
        <w:spacing w:line="240" w:lineRule="auto"/>
        <w:ind w:left="284" w:hanging="284"/>
        <w:rPr>
          <w:ins w:id="26721" w:author="Barshadskaya, Yuliya" w:date="2024-02-22T23:52:00Z"/>
          <w:lang w:val="en-GB"/>
          <w:rPrChange w:id="26722" w:author="Barshadskaya, Yuliya" w:date="2024-02-22T23:52:00Z">
            <w:rPr>
              <w:ins w:id="26723" w:author="Barshadskaya, Yuliya" w:date="2024-02-22T23:52:00Z"/>
              <w:rFonts w:cs="Times New Roman"/>
              <w:color w:val="000000" w:themeColor="text1"/>
              <w:lang w:val="en-GB"/>
            </w:rPr>
          </w:rPrChange>
        </w:rPr>
        <w:pPrChange w:id="26724" w:author="Barshadskaya, Yuliya" w:date="2024-02-22T23:52:00Z">
          <w:pPr>
            <w:pStyle w:val="ab"/>
          </w:pPr>
        </w:pPrChange>
      </w:pPr>
      <w:ins w:id="26725" w:author="Barshadskaya, Yuliya" w:date="2024-02-22T23:51:00Z">
        <w:r w:rsidRPr="0081320A">
          <w:rPr>
            <w:rFonts w:cs="Times New Roman"/>
            <w:color w:val="000000" w:themeColor="text1"/>
            <w:lang w:val="en-GB"/>
          </w:rPr>
          <w:t xml:space="preserve">EMA. Assessment report. Tagrisso [Internet]. 2015 [cited 2022 Aug 2]. Available from: </w:t>
        </w:r>
        <w:r>
          <w:rPr>
            <w:rFonts w:cs="Times New Roman"/>
            <w:color w:val="000000" w:themeColor="text1"/>
            <w:lang w:val="en-GB"/>
          </w:rPr>
          <w:fldChar w:fldCharType="begin"/>
        </w:r>
        <w:r>
          <w:rPr>
            <w:rFonts w:cs="Times New Roman"/>
            <w:color w:val="000000" w:themeColor="text1"/>
            <w:lang w:val="en-GB"/>
          </w:rPr>
          <w:instrText xml:space="preserve"> HYPERLINK "</w:instrText>
        </w:r>
        <w:r w:rsidRPr="0081320A">
          <w:rPr>
            <w:rFonts w:cs="Times New Roman"/>
            <w:color w:val="000000" w:themeColor="text1"/>
            <w:lang w:val="en-GB"/>
          </w:rPr>
          <w:instrText>https://www.ema.europa.eu/en/documents/assessment-report/tagrisso-epar-public-assessment-report_en.pdf</w:instrText>
        </w:r>
        <w:r>
          <w:rPr>
            <w:rFonts w:cs="Times New Roman"/>
            <w:color w:val="000000" w:themeColor="text1"/>
            <w:lang w:val="en-GB"/>
          </w:rPr>
          <w:instrText xml:space="preserve">" </w:instrText>
        </w:r>
        <w:r>
          <w:rPr>
            <w:rFonts w:cs="Times New Roman"/>
            <w:color w:val="000000" w:themeColor="text1"/>
            <w:lang w:val="en-GB"/>
          </w:rPr>
          <w:fldChar w:fldCharType="separate"/>
        </w:r>
        <w:r w:rsidRPr="0081320A">
          <w:rPr>
            <w:rStyle w:val="a9"/>
            <w:rFonts w:cs="Times New Roman"/>
            <w:lang w:val="en-GB"/>
          </w:rPr>
          <w:t>https://www.ema.europa.eu/en/documents/assessment-report/tagrisso-epar-public-assessment-report_en.pdf</w:t>
        </w:r>
        <w:r>
          <w:rPr>
            <w:rFonts w:cs="Times New Roman"/>
            <w:color w:val="000000" w:themeColor="text1"/>
            <w:lang w:val="en-GB"/>
          </w:rPr>
          <w:fldChar w:fldCharType="end"/>
        </w:r>
      </w:ins>
    </w:p>
    <w:p w14:paraId="4F5F158A" w14:textId="416CE30C" w:rsidR="00324F0C" w:rsidRPr="00324F0C" w:rsidRDefault="0044154E">
      <w:pPr>
        <w:pStyle w:val="afe"/>
        <w:numPr>
          <w:ilvl w:val="0"/>
          <w:numId w:val="19"/>
        </w:numPr>
        <w:spacing w:line="240" w:lineRule="auto"/>
        <w:ind w:left="284" w:hanging="284"/>
        <w:rPr>
          <w:ins w:id="26726" w:author="Barshadskaya, Yuliya" w:date="2024-02-22T23:55:00Z"/>
          <w:lang w:val="en-GB"/>
          <w:rPrChange w:id="26727" w:author="Barshadskaya, Yuliya" w:date="2024-02-22T23:55:00Z">
            <w:rPr>
              <w:ins w:id="26728" w:author="Barshadskaya, Yuliya" w:date="2024-02-22T23:55:00Z"/>
              <w:rFonts w:cs="Times New Roman"/>
              <w:color w:val="000000" w:themeColor="text1"/>
              <w:lang w:val="en-GB"/>
            </w:rPr>
          </w:rPrChange>
        </w:rPr>
        <w:pPrChange w:id="26729" w:author="Barshadskaya, Yuliya" w:date="2024-02-22T23:55:00Z">
          <w:pPr>
            <w:pStyle w:val="ab"/>
          </w:pPr>
        </w:pPrChange>
      </w:pPr>
      <w:ins w:id="26730" w:author="Barshadskaya, Yuliya" w:date="2024-02-22T23:52:00Z">
        <w:r w:rsidRPr="0044154E">
          <w:rPr>
            <w:rFonts w:cs="Times New Roman"/>
            <w:color w:val="000000" w:themeColor="text1"/>
            <w:lang w:val="en-GB"/>
            <w:rPrChange w:id="26731" w:author="Barshadskaya, Yuliya" w:date="2024-02-22T23:52:00Z">
              <w:rPr>
                <w:lang w:val="en-GB"/>
              </w:rPr>
            </w:rPrChange>
          </w:rPr>
          <w:t xml:space="preserve">TAGRISSO (osimertinib) tablets. AstraZeneca Pharmaceuticals, LP Application No.: 208065. Approval Date: 11/13/2015. Clinical Pharmacology Biopharmaceutics Review [Internet]. [cited 2022 Aug 2]. Available from: </w:t>
        </w:r>
      </w:ins>
      <w:ins w:id="26732" w:author="Barshadskaya, Yuliya" w:date="2024-02-22T23:55:00Z">
        <w:r w:rsidR="00324F0C">
          <w:rPr>
            <w:rFonts w:cs="Times New Roman"/>
            <w:color w:val="000000" w:themeColor="text1"/>
            <w:lang w:val="en-GB"/>
          </w:rPr>
          <w:fldChar w:fldCharType="begin"/>
        </w:r>
        <w:r w:rsidR="00324F0C">
          <w:rPr>
            <w:rFonts w:cs="Times New Roman"/>
            <w:color w:val="000000" w:themeColor="text1"/>
            <w:lang w:val="en-GB"/>
          </w:rPr>
          <w:instrText xml:space="preserve"> HYPERLINK "</w:instrText>
        </w:r>
      </w:ins>
      <w:ins w:id="26733" w:author="Barshadskaya, Yuliya" w:date="2024-02-22T23:52:00Z">
        <w:r w:rsidR="00324F0C" w:rsidRPr="0044154E">
          <w:rPr>
            <w:rFonts w:cs="Times New Roman"/>
            <w:color w:val="000000" w:themeColor="text1"/>
            <w:lang w:val="en-GB"/>
            <w:rPrChange w:id="26734" w:author="Barshadskaya, Yuliya" w:date="2024-02-22T23:52:00Z">
              <w:rPr>
                <w:lang w:val="en-GB"/>
              </w:rPr>
            </w:rPrChange>
          </w:rPr>
          <w:instrText>https://www.accessdata.fda.gov/drugsatfda_docs/nda/2015/208065Orig1s000TOC.cfm</w:instrText>
        </w:r>
      </w:ins>
      <w:ins w:id="26735" w:author="Barshadskaya, Yuliya" w:date="2024-02-22T23:55:00Z">
        <w:r w:rsidR="00324F0C">
          <w:rPr>
            <w:rFonts w:cs="Times New Roman"/>
            <w:color w:val="000000" w:themeColor="text1"/>
            <w:lang w:val="en-GB"/>
          </w:rPr>
          <w:instrText xml:space="preserve">" </w:instrText>
        </w:r>
        <w:r w:rsidR="00324F0C">
          <w:rPr>
            <w:rFonts w:cs="Times New Roman"/>
            <w:color w:val="000000" w:themeColor="text1"/>
            <w:lang w:val="en-GB"/>
          </w:rPr>
          <w:fldChar w:fldCharType="separate"/>
        </w:r>
      </w:ins>
      <w:ins w:id="26736" w:author="Barshadskaya, Yuliya" w:date="2024-02-22T23:52:00Z">
        <w:r w:rsidR="00324F0C" w:rsidRPr="00BF4043">
          <w:rPr>
            <w:rStyle w:val="a9"/>
            <w:rFonts w:cs="Times New Roman"/>
            <w:lang w:val="en-US"/>
            <w:rPrChange w:id="26737" w:author="Barshadskaya, Yuliya" w:date="2024-02-22T23:52:00Z">
              <w:rPr>
                <w:lang w:val="en-GB"/>
              </w:rPr>
            </w:rPrChange>
          </w:rPr>
          <w:t>https://www.accessdata.fda.gov/drugsatfda_docs/nda/2015/208065Orig1s000TOC.cfm</w:t>
        </w:r>
      </w:ins>
      <w:ins w:id="26738" w:author="Barshadskaya, Yuliya" w:date="2024-02-22T23:55:00Z">
        <w:r w:rsidR="00324F0C">
          <w:rPr>
            <w:rFonts w:cs="Times New Roman"/>
            <w:color w:val="000000" w:themeColor="text1"/>
            <w:lang w:val="en-GB"/>
          </w:rPr>
          <w:fldChar w:fldCharType="end"/>
        </w:r>
      </w:ins>
    </w:p>
    <w:p w14:paraId="75039216" w14:textId="7701F4A8" w:rsidR="00031049" w:rsidRPr="00031049" w:rsidRDefault="00324F0C">
      <w:pPr>
        <w:pStyle w:val="afe"/>
        <w:numPr>
          <w:ilvl w:val="0"/>
          <w:numId w:val="19"/>
        </w:numPr>
        <w:spacing w:line="240" w:lineRule="auto"/>
        <w:ind w:left="284" w:hanging="284"/>
        <w:rPr>
          <w:ins w:id="26739" w:author="Barshadskaya, Yuliya" w:date="2024-02-22T23:59:00Z"/>
          <w:lang w:val="en-GB"/>
          <w:rPrChange w:id="26740" w:author="Barshadskaya, Yuliya" w:date="2024-02-22T23:59:00Z">
            <w:rPr>
              <w:ins w:id="26741" w:author="Barshadskaya, Yuliya" w:date="2024-02-22T23:59:00Z"/>
              <w:rFonts w:cs="Times New Roman"/>
              <w:color w:val="000000" w:themeColor="text1"/>
              <w:lang w:val="en-GB"/>
            </w:rPr>
          </w:rPrChange>
        </w:rPr>
        <w:pPrChange w:id="26742" w:author="Barshadskaya, Yuliya" w:date="2024-02-22T23:59:00Z">
          <w:pPr/>
        </w:pPrChange>
      </w:pPr>
      <w:ins w:id="26743" w:author="Barshadskaya, Yuliya" w:date="2024-02-22T23:55:00Z">
        <w:r w:rsidRPr="00324F0C">
          <w:rPr>
            <w:rFonts w:cs="Times New Roman"/>
            <w:color w:val="000000" w:themeColor="text1"/>
            <w:lang w:val="en-GB"/>
            <w:rPrChange w:id="26744" w:author="Barshadskaya, Yuliya" w:date="2024-02-22T23:55:00Z">
              <w:rPr>
                <w:lang w:val="en-GB"/>
              </w:rPr>
            </w:rPrChange>
          </w:rPr>
          <w:t xml:space="preserve">EMA. Tagrisso. SmPC [Internet]. [cited 2022 Aug 2]. Available from: </w:t>
        </w:r>
      </w:ins>
      <w:ins w:id="26745" w:author="Barshadskaya, Yuliya" w:date="2024-02-22T23:59:00Z">
        <w:r w:rsidR="00031049">
          <w:rPr>
            <w:rFonts w:cs="Times New Roman"/>
            <w:color w:val="000000" w:themeColor="text1"/>
            <w:lang w:val="en-GB"/>
          </w:rPr>
          <w:fldChar w:fldCharType="begin"/>
        </w:r>
        <w:r w:rsidR="00031049">
          <w:rPr>
            <w:rFonts w:cs="Times New Roman"/>
            <w:color w:val="000000" w:themeColor="text1"/>
            <w:lang w:val="en-GB"/>
          </w:rPr>
          <w:instrText xml:space="preserve"> HYPERLINK "</w:instrText>
        </w:r>
      </w:ins>
      <w:ins w:id="26746" w:author="Barshadskaya, Yuliya" w:date="2024-02-22T23:55:00Z">
        <w:r w:rsidR="00031049" w:rsidRPr="00324F0C">
          <w:rPr>
            <w:rFonts w:cs="Times New Roman"/>
            <w:color w:val="000000" w:themeColor="text1"/>
            <w:lang w:val="en-GB"/>
            <w:rPrChange w:id="26747" w:author="Barshadskaya, Yuliya" w:date="2024-02-22T23:55:00Z">
              <w:rPr>
                <w:lang w:val="en-GB"/>
              </w:rPr>
            </w:rPrChange>
          </w:rPr>
          <w:instrText>https://www.ema.europa.eu/en/documents/product-information/tagrisso-epar-product-information_en.pdf</w:instrText>
        </w:r>
      </w:ins>
      <w:ins w:id="26748" w:author="Barshadskaya, Yuliya" w:date="2024-02-22T23:59:00Z">
        <w:r w:rsidR="00031049">
          <w:rPr>
            <w:rFonts w:cs="Times New Roman"/>
            <w:color w:val="000000" w:themeColor="text1"/>
            <w:lang w:val="en-GB"/>
          </w:rPr>
          <w:instrText xml:space="preserve">" </w:instrText>
        </w:r>
        <w:r w:rsidR="00031049">
          <w:rPr>
            <w:rFonts w:cs="Times New Roman"/>
            <w:color w:val="000000" w:themeColor="text1"/>
            <w:lang w:val="en-GB"/>
          </w:rPr>
          <w:fldChar w:fldCharType="separate"/>
        </w:r>
      </w:ins>
      <w:ins w:id="26749" w:author="Barshadskaya, Yuliya" w:date="2024-02-22T23:55:00Z">
        <w:r w:rsidR="00031049" w:rsidRPr="00BF4043">
          <w:rPr>
            <w:rStyle w:val="a9"/>
            <w:rFonts w:cs="Times New Roman"/>
            <w:lang w:val="en-US"/>
            <w:rPrChange w:id="26750" w:author="Barshadskaya, Yuliya" w:date="2024-02-22T23:55:00Z">
              <w:rPr>
                <w:lang w:val="en-GB"/>
              </w:rPr>
            </w:rPrChange>
          </w:rPr>
          <w:t>https://www.ema.europa.eu/en/documents/product-information/tagrisso-epar-product-information_en.pdf</w:t>
        </w:r>
      </w:ins>
      <w:ins w:id="26751" w:author="Barshadskaya, Yuliya" w:date="2024-02-22T23:59:00Z">
        <w:r w:rsidR="00031049">
          <w:rPr>
            <w:rFonts w:cs="Times New Roman"/>
            <w:color w:val="000000" w:themeColor="text1"/>
            <w:lang w:val="en-GB"/>
          </w:rPr>
          <w:fldChar w:fldCharType="end"/>
        </w:r>
      </w:ins>
    </w:p>
    <w:p w14:paraId="0804D19D" w14:textId="2870FADF" w:rsidR="00031049" w:rsidRPr="00031049" w:rsidRDefault="00031049">
      <w:pPr>
        <w:pStyle w:val="afe"/>
        <w:numPr>
          <w:ilvl w:val="0"/>
          <w:numId w:val="19"/>
        </w:numPr>
        <w:spacing w:line="240" w:lineRule="auto"/>
        <w:ind w:left="284" w:hanging="284"/>
        <w:rPr>
          <w:ins w:id="26752" w:author="Barshadskaya, Yuliya" w:date="2024-02-23T00:00:00Z"/>
          <w:lang w:val="en-GB"/>
          <w:rPrChange w:id="26753" w:author="Barshadskaya, Yuliya" w:date="2024-02-23T00:00:00Z">
            <w:rPr>
              <w:ins w:id="26754" w:author="Barshadskaya, Yuliya" w:date="2024-02-23T00:00:00Z"/>
              <w:rFonts w:cs="Times New Roman"/>
              <w:color w:val="000000" w:themeColor="text1"/>
              <w:lang w:val="en-GB"/>
            </w:rPr>
          </w:rPrChange>
        </w:rPr>
        <w:pPrChange w:id="26755" w:author="Barshadskaya, Yuliya" w:date="2024-02-22T23:59:00Z">
          <w:pPr/>
        </w:pPrChange>
      </w:pPr>
      <w:ins w:id="26756" w:author="Barshadskaya, Yuliya" w:date="2024-02-22T23:59:00Z">
        <w:r w:rsidRPr="00031049">
          <w:rPr>
            <w:rFonts w:cs="Times New Roman"/>
            <w:color w:val="000000" w:themeColor="text1"/>
            <w:lang w:val="en-GB"/>
            <w:rPrChange w:id="26757" w:author="Barshadskaya, Yuliya" w:date="2024-02-22T23:59:00Z">
              <w:rPr>
                <w:lang w:val="en-GB"/>
              </w:rPr>
            </w:rPrChange>
          </w:rPr>
          <w:t>Han R, Hao S, Lu C, Zhang C, Lin C, Li L, et al. Aspirin sensitizes osimertinib-resistant NSCLC cells in vitro and in vivo via Bim-dependent apoptosis induction. Mol Oncol. 2020;14(6):1152–69.</w:t>
        </w:r>
      </w:ins>
    </w:p>
    <w:p w14:paraId="2033AD9B" w14:textId="77777777" w:rsidR="00031049" w:rsidRPr="00031049" w:rsidRDefault="00031049">
      <w:pPr>
        <w:pStyle w:val="afe"/>
        <w:numPr>
          <w:ilvl w:val="0"/>
          <w:numId w:val="19"/>
        </w:numPr>
        <w:spacing w:line="240" w:lineRule="auto"/>
        <w:ind w:left="284" w:hanging="284"/>
        <w:rPr>
          <w:ins w:id="26758" w:author="Barshadskaya, Yuliya" w:date="2024-02-23T00:00:00Z"/>
          <w:lang w:val="en-GB"/>
          <w:rPrChange w:id="26759" w:author="Barshadskaya, Yuliya" w:date="2024-02-23T00:00:00Z">
            <w:rPr>
              <w:ins w:id="26760" w:author="Barshadskaya, Yuliya" w:date="2024-02-23T00:00:00Z"/>
              <w:rFonts w:cs="Times New Roman"/>
              <w:color w:val="000000" w:themeColor="text1"/>
              <w:lang w:val="en-GB"/>
            </w:rPr>
          </w:rPrChange>
        </w:rPr>
        <w:pPrChange w:id="26761" w:author="Barshadskaya, Yuliya" w:date="2024-02-23T00:00:00Z">
          <w:pPr>
            <w:pStyle w:val="ab"/>
            <w:numPr>
              <w:numId w:val="19"/>
            </w:numPr>
            <w:ind w:left="644" w:hanging="360"/>
          </w:pPr>
        </w:pPrChange>
      </w:pPr>
      <w:ins w:id="26762" w:author="Barshadskaya, Yuliya" w:date="2024-02-23T00:00:00Z">
        <w:r w:rsidRPr="0081320A">
          <w:rPr>
            <w:rFonts w:cs="Times New Roman"/>
            <w:color w:val="000000" w:themeColor="text1"/>
            <w:lang w:val="en-GB"/>
          </w:rPr>
          <w:t>Soria JC, Ohe Y, Vansteenkiste J, Reungwetwattana T, Chewaskulyong B, Lee KH, et al. Osimertinib in Untreated EGFR-Mutated Advanced Non–Small-Cell Lung Cancer. N Engl J Med. 2018 Jan 11;378(2):113–25.</w:t>
        </w:r>
      </w:ins>
    </w:p>
    <w:p w14:paraId="43AD269D" w14:textId="77777777" w:rsidR="00031049" w:rsidRPr="00031049" w:rsidRDefault="00031049">
      <w:pPr>
        <w:pStyle w:val="afe"/>
        <w:numPr>
          <w:ilvl w:val="0"/>
          <w:numId w:val="19"/>
        </w:numPr>
        <w:spacing w:line="240" w:lineRule="auto"/>
        <w:ind w:left="284" w:hanging="284"/>
        <w:rPr>
          <w:ins w:id="26763" w:author="Barshadskaya, Yuliya" w:date="2024-02-23T00:01:00Z"/>
          <w:lang w:val="en-GB"/>
          <w:rPrChange w:id="26764" w:author="Barshadskaya, Yuliya" w:date="2024-02-23T00:01:00Z">
            <w:rPr>
              <w:ins w:id="26765" w:author="Barshadskaya, Yuliya" w:date="2024-02-23T00:01:00Z"/>
              <w:rFonts w:cs="Times New Roman"/>
              <w:color w:val="000000" w:themeColor="text1"/>
              <w:lang w:val="en-GB"/>
            </w:rPr>
          </w:rPrChange>
        </w:rPr>
        <w:pPrChange w:id="26766" w:author="Barshadskaya, Yuliya" w:date="2024-02-23T00:01:00Z">
          <w:pPr>
            <w:pStyle w:val="ab"/>
            <w:numPr>
              <w:numId w:val="19"/>
            </w:numPr>
            <w:ind w:left="644" w:hanging="360"/>
          </w:pPr>
        </w:pPrChange>
      </w:pPr>
      <w:ins w:id="26767" w:author="Barshadskaya, Yuliya" w:date="2024-02-23T00:00:00Z">
        <w:r w:rsidRPr="00031049">
          <w:rPr>
            <w:rFonts w:cs="Times New Roman"/>
            <w:color w:val="000000" w:themeColor="text1"/>
            <w:lang w:val="en-GB"/>
            <w:rPrChange w:id="26768" w:author="Barshadskaya, Yuliya" w:date="2024-02-23T00:00:00Z">
              <w:rPr>
                <w:lang w:val="en-GB"/>
              </w:rPr>
            </w:rPrChange>
          </w:rPr>
          <w:t xml:space="preserve">Cheng Y, He Y, Li W, Zhang HL, Zhou Q, Wang B, et al. Osimertinib Versus Comparator EGFR TKI as First-Line Treatment for EGFR-Mutated Advanced NSCLC: FLAURA China, A Randomized Study. Target Oncol. 2021 Mar;16(2):165–76. </w:t>
        </w:r>
      </w:ins>
    </w:p>
    <w:p w14:paraId="35094DF0" w14:textId="77777777" w:rsidR="00031049" w:rsidRPr="00031049" w:rsidRDefault="00031049">
      <w:pPr>
        <w:pStyle w:val="afe"/>
        <w:numPr>
          <w:ilvl w:val="0"/>
          <w:numId w:val="19"/>
        </w:numPr>
        <w:spacing w:line="240" w:lineRule="auto"/>
        <w:ind w:left="284" w:hanging="284"/>
        <w:rPr>
          <w:ins w:id="26769" w:author="Barshadskaya, Yuliya" w:date="2024-02-23T00:02:00Z"/>
          <w:lang w:val="en-GB"/>
          <w:rPrChange w:id="26770" w:author="Barshadskaya, Yuliya" w:date="2024-02-23T00:02:00Z">
            <w:rPr>
              <w:ins w:id="26771" w:author="Barshadskaya, Yuliya" w:date="2024-02-23T00:02:00Z"/>
              <w:rFonts w:cs="Times New Roman"/>
              <w:color w:val="000000" w:themeColor="text1"/>
              <w:lang w:val="en-GB"/>
            </w:rPr>
          </w:rPrChange>
        </w:rPr>
        <w:pPrChange w:id="26772" w:author="Barshadskaya, Yuliya" w:date="2024-02-23T00:02:00Z">
          <w:pPr/>
        </w:pPrChange>
      </w:pPr>
      <w:ins w:id="26773" w:author="Barshadskaya, Yuliya" w:date="2024-02-23T00:01:00Z">
        <w:r w:rsidRPr="00031049">
          <w:rPr>
            <w:rFonts w:cs="Times New Roman"/>
            <w:color w:val="000000" w:themeColor="text1"/>
            <w:lang w:val="en-GB"/>
            <w:rPrChange w:id="26774" w:author="Barshadskaya, Yuliya" w:date="2024-02-23T00:01:00Z">
              <w:rPr>
                <w:lang w:val="en-GB"/>
              </w:rPr>
            </w:rPrChange>
          </w:rPr>
          <w:t>Leighl NB, Karaseva N, Nakagawa K, Cho BC, Gray JE, Hovey T, et al. Patient-reported outcomes from FLAURA: Osimertinib versus erlotinib or gefitinib in patients with EGFR-mutated advanced non-small-cell lung cancer. Eur J Cancer Oxf Engl 1990. 2020 Jan;125:49–57.</w:t>
        </w:r>
      </w:ins>
    </w:p>
    <w:p w14:paraId="72DD3295" w14:textId="77777777" w:rsidR="00707BBF" w:rsidRPr="00707BBF" w:rsidRDefault="00031049">
      <w:pPr>
        <w:pStyle w:val="afe"/>
        <w:numPr>
          <w:ilvl w:val="0"/>
          <w:numId w:val="19"/>
        </w:numPr>
        <w:spacing w:line="240" w:lineRule="auto"/>
        <w:ind w:left="284" w:hanging="284"/>
        <w:rPr>
          <w:ins w:id="26775" w:author="Barshadskaya, Yuliya" w:date="2024-02-23T00:03:00Z"/>
          <w:lang w:val="en-GB"/>
          <w:rPrChange w:id="26776" w:author="Barshadskaya, Yuliya" w:date="2024-02-23T00:03:00Z">
            <w:rPr>
              <w:ins w:id="26777" w:author="Barshadskaya, Yuliya" w:date="2024-02-23T00:03:00Z"/>
              <w:rFonts w:cs="Times New Roman"/>
              <w:color w:val="000000" w:themeColor="text1"/>
              <w:lang w:val="en-GB"/>
            </w:rPr>
          </w:rPrChange>
        </w:rPr>
        <w:pPrChange w:id="26778" w:author="Barshadskaya, Yuliya" w:date="2024-02-23T00:03:00Z">
          <w:pPr>
            <w:pStyle w:val="ab"/>
            <w:numPr>
              <w:numId w:val="19"/>
            </w:numPr>
            <w:ind w:left="644" w:hanging="360"/>
          </w:pPr>
        </w:pPrChange>
      </w:pPr>
      <w:ins w:id="26779" w:author="Barshadskaya, Yuliya" w:date="2024-02-23T00:02:00Z">
        <w:r w:rsidRPr="00031049">
          <w:rPr>
            <w:rFonts w:cs="Times New Roman"/>
            <w:color w:val="000000" w:themeColor="text1"/>
            <w:lang w:val="en-GB"/>
            <w:rPrChange w:id="26780" w:author="Barshadskaya, Yuliya" w:date="2024-02-23T00:02:00Z">
              <w:rPr>
                <w:lang w:val="en-GB"/>
              </w:rPr>
            </w:rPrChange>
          </w:rPr>
          <w:t>Ramalingam SS, Vansteenkiste J, Planchard D, Cho BC, Gray JE, Ohe Y, et al. Overall Survival with Osimertinib in Untreated, EGFR-Mutated Advanced NSCLC. N Engl J Med. 2020 Jan 2;382(1):41–50.</w:t>
        </w:r>
      </w:ins>
    </w:p>
    <w:p w14:paraId="38FF08BC" w14:textId="3F463197" w:rsidR="00707BBF" w:rsidRPr="00707BBF" w:rsidRDefault="00031049">
      <w:pPr>
        <w:pStyle w:val="afe"/>
        <w:numPr>
          <w:ilvl w:val="0"/>
          <w:numId w:val="19"/>
        </w:numPr>
        <w:spacing w:line="240" w:lineRule="auto"/>
        <w:ind w:left="284" w:hanging="284"/>
        <w:rPr>
          <w:ins w:id="26781" w:author="Barshadskaya, Yuliya" w:date="2024-02-23T00:04:00Z"/>
          <w:lang w:val="en-GB"/>
          <w:rPrChange w:id="26782" w:author="Barshadskaya, Yuliya" w:date="2024-02-23T00:04:00Z">
            <w:rPr>
              <w:ins w:id="26783" w:author="Barshadskaya, Yuliya" w:date="2024-02-23T00:04:00Z"/>
              <w:rFonts w:cs="Times New Roman"/>
              <w:color w:val="000000" w:themeColor="text1"/>
              <w:lang w:val="en-GB"/>
            </w:rPr>
          </w:rPrChange>
        </w:rPr>
        <w:pPrChange w:id="26784" w:author="Barshadskaya, Yuliya" w:date="2024-02-23T00:04:00Z">
          <w:pPr/>
        </w:pPrChange>
      </w:pPr>
      <w:ins w:id="26785" w:author="Barshadskaya, Yuliya" w:date="2024-02-23T00:03:00Z">
        <w:r w:rsidRPr="00707BBF">
          <w:rPr>
            <w:rFonts w:cs="Times New Roman"/>
            <w:color w:val="000000" w:themeColor="text1"/>
            <w:lang w:val="en-GB"/>
            <w:rPrChange w:id="26786" w:author="Barshadskaya, Yuliya" w:date="2024-02-23T00:03:00Z">
              <w:rPr>
                <w:lang w:val="en-GB"/>
              </w:rPr>
            </w:rPrChange>
          </w:rPr>
          <w:lastRenderedPageBreak/>
          <w:t xml:space="preserve">TAGRISSO (osimertinib) tablets. AstraZeneca Pharmaceuticals, LP Application No.: 208065. Approval Date: 11/13/2015. Medical Review. [Internet]. [cited 2022 Aug 2]. Available from: </w:t>
        </w:r>
      </w:ins>
      <w:ins w:id="26787" w:author="Barshadskaya, Yuliya" w:date="2024-02-23T00:04:00Z">
        <w:r w:rsidR="00707BBF">
          <w:rPr>
            <w:rFonts w:cs="Times New Roman"/>
            <w:color w:val="000000" w:themeColor="text1"/>
            <w:lang w:val="en-GB"/>
          </w:rPr>
          <w:fldChar w:fldCharType="begin"/>
        </w:r>
        <w:r w:rsidR="00707BBF">
          <w:rPr>
            <w:rFonts w:cs="Times New Roman"/>
            <w:color w:val="000000" w:themeColor="text1"/>
            <w:lang w:val="en-GB"/>
          </w:rPr>
          <w:instrText xml:space="preserve"> HYPERLINK "</w:instrText>
        </w:r>
      </w:ins>
      <w:ins w:id="26788" w:author="Barshadskaya, Yuliya" w:date="2024-02-23T00:03:00Z">
        <w:r w:rsidR="00707BBF" w:rsidRPr="00707BBF">
          <w:rPr>
            <w:rFonts w:cs="Times New Roman"/>
            <w:color w:val="000000" w:themeColor="text1"/>
            <w:lang w:val="en-GB"/>
            <w:rPrChange w:id="26789" w:author="Barshadskaya, Yuliya" w:date="2024-02-23T00:03:00Z">
              <w:rPr>
                <w:lang w:val="en-GB"/>
              </w:rPr>
            </w:rPrChange>
          </w:rPr>
          <w:instrText>https://www.accessdata.fda.gov/drugsatfda_docs/nda/2015/208065Orig1s000TOC.cfm</w:instrText>
        </w:r>
      </w:ins>
      <w:ins w:id="26790" w:author="Barshadskaya, Yuliya" w:date="2024-02-23T00:04:00Z">
        <w:r w:rsidR="00707BBF">
          <w:rPr>
            <w:rFonts w:cs="Times New Roman"/>
            <w:color w:val="000000" w:themeColor="text1"/>
            <w:lang w:val="en-GB"/>
          </w:rPr>
          <w:instrText xml:space="preserve">" </w:instrText>
        </w:r>
        <w:r w:rsidR="00707BBF">
          <w:rPr>
            <w:rFonts w:cs="Times New Roman"/>
            <w:color w:val="000000" w:themeColor="text1"/>
            <w:lang w:val="en-GB"/>
          </w:rPr>
          <w:fldChar w:fldCharType="separate"/>
        </w:r>
      </w:ins>
      <w:ins w:id="26791" w:author="Barshadskaya, Yuliya" w:date="2024-02-23T00:03:00Z">
        <w:r w:rsidR="00707BBF" w:rsidRPr="00BF4043">
          <w:rPr>
            <w:rStyle w:val="a9"/>
            <w:rFonts w:cs="Times New Roman"/>
            <w:lang w:val="en-US"/>
            <w:rPrChange w:id="26792" w:author="Barshadskaya, Yuliya" w:date="2024-02-23T00:03:00Z">
              <w:rPr>
                <w:lang w:val="en-GB"/>
              </w:rPr>
            </w:rPrChange>
          </w:rPr>
          <w:t>https://www.accessdata.fda.gov/drugsatfda_docs/nda/2015/208065Orig1s000TOC.cfm</w:t>
        </w:r>
      </w:ins>
      <w:ins w:id="26793" w:author="Barshadskaya, Yuliya" w:date="2024-02-23T00:04:00Z">
        <w:r w:rsidR="00707BBF">
          <w:rPr>
            <w:rFonts w:cs="Times New Roman"/>
            <w:color w:val="000000" w:themeColor="text1"/>
            <w:lang w:val="en-GB"/>
          </w:rPr>
          <w:fldChar w:fldCharType="end"/>
        </w:r>
      </w:ins>
    </w:p>
    <w:p w14:paraId="6AE50415" w14:textId="50B8253A" w:rsidR="00031049" w:rsidRPr="00707BBF" w:rsidRDefault="00707BBF">
      <w:pPr>
        <w:pStyle w:val="afe"/>
        <w:numPr>
          <w:ilvl w:val="0"/>
          <w:numId w:val="19"/>
        </w:numPr>
        <w:spacing w:line="240" w:lineRule="auto"/>
        <w:ind w:left="284"/>
        <w:rPr>
          <w:ins w:id="26794" w:author="Barshadskaya, Yuliya" w:date="2024-02-23T00:05:00Z"/>
          <w:lang w:val="en-GB"/>
          <w:rPrChange w:id="26795" w:author="Barshadskaya, Yuliya" w:date="2024-02-23T00:05:00Z">
            <w:rPr>
              <w:ins w:id="26796" w:author="Barshadskaya, Yuliya" w:date="2024-02-23T00:05:00Z"/>
              <w:rFonts w:cs="Times New Roman"/>
              <w:color w:val="000000" w:themeColor="text1"/>
              <w:lang w:val="en-GB"/>
            </w:rPr>
          </w:rPrChange>
        </w:rPr>
        <w:pPrChange w:id="26797" w:author="Barshadskaya, Yuliya" w:date="2024-02-23T00:04:00Z">
          <w:pPr/>
        </w:pPrChange>
      </w:pPr>
      <w:ins w:id="26798" w:author="Barshadskaya, Yuliya" w:date="2024-02-23T00:03:00Z">
        <w:r w:rsidRPr="00707BBF">
          <w:rPr>
            <w:rFonts w:cs="Times New Roman"/>
            <w:color w:val="000000" w:themeColor="text1"/>
            <w:lang w:val="en-GB"/>
            <w:rPrChange w:id="26799" w:author="Barshadskaya, Yuliya" w:date="2024-02-23T00:04:00Z">
              <w:rPr>
                <w:lang w:val="en-GB"/>
              </w:rPr>
            </w:rPrChange>
          </w:rPr>
          <w:t>Mok TS, Wu YL, Ahn MJ, Garassino MC, Kim HR, Ramalingam SS, et al. Osimertinib or Platinum-Pemetrexed in EGFR T790M-Positive Lung Cancer. N Engl J Med. 2017 Feb 16;376(7):629–40.</w:t>
        </w:r>
      </w:ins>
    </w:p>
    <w:p w14:paraId="097B26F0" w14:textId="77777777" w:rsidR="00707BBF" w:rsidRPr="00707BBF" w:rsidRDefault="00707BBF">
      <w:pPr>
        <w:pStyle w:val="afe"/>
        <w:numPr>
          <w:ilvl w:val="0"/>
          <w:numId w:val="19"/>
        </w:numPr>
        <w:spacing w:line="240" w:lineRule="auto"/>
        <w:ind w:left="284"/>
        <w:rPr>
          <w:ins w:id="26800" w:author="Barshadskaya, Yuliya" w:date="2024-02-23T00:06:00Z"/>
          <w:lang w:val="en-GB"/>
          <w:rPrChange w:id="26801" w:author="Barshadskaya, Yuliya" w:date="2024-02-23T00:06:00Z">
            <w:rPr>
              <w:ins w:id="26802" w:author="Barshadskaya, Yuliya" w:date="2024-02-23T00:06:00Z"/>
              <w:rFonts w:cs="Times New Roman"/>
              <w:color w:val="000000" w:themeColor="text1"/>
              <w:lang w:val="en-GB"/>
            </w:rPr>
          </w:rPrChange>
        </w:rPr>
        <w:pPrChange w:id="26803" w:author="Barshadskaya, Yuliya" w:date="2024-02-23T00:06:00Z">
          <w:pPr>
            <w:pStyle w:val="ab"/>
            <w:numPr>
              <w:numId w:val="19"/>
            </w:numPr>
            <w:ind w:left="644" w:hanging="360"/>
          </w:pPr>
        </w:pPrChange>
      </w:pPr>
      <w:ins w:id="26804" w:author="Barshadskaya, Yuliya" w:date="2024-02-23T00:05:00Z">
        <w:r w:rsidRPr="0081320A">
          <w:rPr>
            <w:rFonts w:cs="Times New Roman"/>
            <w:color w:val="000000" w:themeColor="text1"/>
            <w:lang w:val="en-GB"/>
          </w:rPr>
          <w:t>Papadimitrakopoulou VA, Mok TS, Han JY, Ahn MJ, Delmonte A, Ramalingam SS, et al. Osimertinib versus platinum-pemetrexed for patients with EGFR T790M advanced NSCLC and progression on a prior EGFR-tyrosine kinase inhibitor: AURA3 overall survival analysis. Ann Oncol Off J Eur Soc Med Oncol. 2020 Nov;31(11):1536–44.</w:t>
        </w:r>
      </w:ins>
    </w:p>
    <w:p w14:paraId="75B56849" w14:textId="77777777" w:rsidR="00707BBF" w:rsidRPr="00707BBF" w:rsidRDefault="00707BBF">
      <w:pPr>
        <w:pStyle w:val="afe"/>
        <w:numPr>
          <w:ilvl w:val="0"/>
          <w:numId w:val="19"/>
        </w:numPr>
        <w:spacing w:line="240" w:lineRule="auto"/>
        <w:ind w:left="284"/>
        <w:rPr>
          <w:ins w:id="26805" w:author="Barshadskaya, Yuliya" w:date="2024-02-23T00:06:00Z"/>
          <w:lang w:val="en-GB"/>
          <w:rPrChange w:id="26806" w:author="Barshadskaya, Yuliya" w:date="2024-02-23T00:06:00Z">
            <w:rPr>
              <w:ins w:id="26807" w:author="Barshadskaya, Yuliya" w:date="2024-02-23T00:06:00Z"/>
              <w:rFonts w:cs="Times New Roman"/>
              <w:color w:val="000000" w:themeColor="text1"/>
              <w:lang w:val="en-GB"/>
            </w:rPr>
          </w:rPrChange>
        </w:rPr>
        <w:pPrChange w:id="26808" w:author="Barshadskaya, Yuliya" w:date="2024-02-23T00:06:00Z">
          <w:pPr>
            <w:pStyle w:val="ab"/>
            <w:numPr>
              <w:numId w:val="19"/>
            </w:numPr>
            <w:ind w:left="644" w:hanging="360"/>
          </w:pPr>
        </w:pPrChange>
      </w:pPr>
      <w:ins w:id="26809" w:author="Barshadskaya, Yuliya" w:date="2024-02-23T00:05:00Z">
        <w:r w:rsidRPr="00707BBF">
          <w:rPr>
            <w:rFonts w:cs="Times New Roman"/>
            <w:color w:val="000000" w:themeColor="text1"/>
            <w:lang w:val="en-GB"/>
            <w:rPrChange w:id="26810" w:author="Barshadskaya, Yuliya" w:date="2024-02-23T00:06:00Z">
              <w:rPr>
                <w:lang w:val="en-GB"/>
              </w:rPr>
            </w:rPrChange>
          </w:rPr>
          <w:t xml:space="preserve">Wu YL, Ahn MJ, Garassino MC, Han JY, Katakami N, Kim HR, et al. CNS Efficacy of Osimertinib in Patients With T790M-Positive Advanced Non-Small-Cell Lung Cancer: Data From a Randomized Phase III Trial (AURA3). J Clin Oncol Off J Am Soc Clin Oncol. 2018 Sep 10;36(26):2702–9. </w:t>
        </w:r>
      </w:ins>
    </w:p>
    <w:p w14:paraId="59826B50" w14:textId="77777777" w:rsidR="00677679" w:rsidRPr="00677679" w:rsidRDefault="00707BBF">
      <w:pPr>
        <w:pStyle w:val="afe"/>
        <w:numPr>
          <w:ilvl w:val="0"/>
          <w:numId w:val="19"/>
        </w:numPr>
        <w:spacing w:line="240" w:lineRule="auto"/>
        <w:ind w:left="284"/>
        <w:rPr>
          <w:ins w:id="26811" w:author="Barshadskaya, Yuliya" w:date="2024-02-23T00:08:00Z"/>
          <w:lang w:val="en-GB"/>
          <w:rPrChange w:id="26812" w:author="Barshadskaya, Yuliya" w:date="2024-02-23T00:08:00Z">
            <w:rPr>
              <w:ins w:id="26813" w:author="Barshadskaya, Yuliya" w:date="2024-02-23T00:08:00Z"/>
              <w:rFonts w:cs="Times New Roman"/>
              <w:color w:val="000000" w:themeColor="text1"/>
              <w:lang w:val="en-GB"/>
            </w:rPr>
          </w:rPrChange>
        </w:rPr>
        <w:pPrChange w:id="26814" w:author="Barshadskaya, Yuliya" w:date="2024-02-23T00:08:00Z">
          <w:pPr>
            <w:pStyle w:val="ab"/>
            <w:numPr>
              <w:numId w:val="19"/>
            </w:numPr>
            <w:ind w:left="644" w:hanging="360"/>
          </w:pPr>
        </w:pPrChange>
      </w:pPr>
      <w:ins w:id="26815" w:author="Barshadskaya, Yuliya" w:date="2024-02-23T00:05:00Z">
        <w:r w:rsidRPr="00707BBF">
          <w:rPr>
            <w:rFonts w:cs="Times New Roman"/>
            <w:color w:val="000000" w:themeColor="text1"/>
            <w:lang w:val="en-GB"/>
            <w:rPrChange w:id="26816" w:author="Barshadskaya, Yuliya" w:date="2024-02-23T00:06:00Z">
              <w:rPr>
                <w:lang w:val="en-GB"/>
              </w:rPr>
            </w:rPrChange>
          </w:rPr>
          <w:t xml:space="preserve">Akamatsu H, Katakami N, Okamoto I, Kato T, Kim YH, Imamura F, et al. Osimertinib in Japanese patients with EGFR T790M mutation-positive advanced non-small-cell lung cancer: AURA3 trial. Cancer Sci. 2018 Jun;109(6):1930–8. </w:t>
        </w:r>
      </w:ins>
    </w:p>
    <w:p w14:paraId="58A8C4BA" w14:textId="77777777" w:rsidR="0008551F" w:rsidRPr="0008551F" w:rsidRDefault="00677679">
      <w:pPr>
        <w:pStyle w:val="afe"/>
        <w:numPr>
          <w:ilvl w:val="0"/>
          <w:numId w:val="19"/>
        </w:numPr>
        <w:spacing w:line="240" w:lineRule="auto"/>
        <w:ind w:left="284"/>
        <w:rPr>
          <w:ins w:id="26817" w:author="Barshadskaya, Yuliya" w:date="2024-02-23T00:13:00Z"/>
          <w:lang w:val="en-GB"/>
          <w:rPrChange w:id="26818" w:author="Barshadskaya, Yuliya" w:date="2024-02-23T00:13:00Z">
            <w:rPr>
              <w:ins w:id="26819" w:author="Barshadskaya, Yuliya" w:date="2024-02-23T00:13:00Z"/>
              <w:rFonts w:cs="Times New Roman"/>
              <w:color w:val="000000" w:themeColor="text1"/>
              <w:lang w:val="en-GB"/>
            </w:rPr>
          </w:rPrChange>
        </w:rPr>
        <w:pPrChange w:id="26820" w:author="Barshadskaya, Yuliya" w:date="2024-02-23T00:13:00Z">
          <w:pPr/>
        </w:pPrChange>
      </w:pPr>
      <w:ins w:id="26821" w:author="Barshadskaya, Yuliya" w:date="2024-02-23T00:08:00Z">
        <w:r w:rsidRPr="00677679">
          <w:rPr>
            <w:rFonts w:cs="Times New Roman"/>
            <w:color w:val="000000" w:themeColor="text1"/>
            <w:lang w:val="en-GB"/>
            <w:rPrChange w:id="26822" w:author="Barshadskaya, Yuliya" w:date="2024-02-23T00:08:00Z">
              <w:rPr>
                <w:lang w:val="en-GB"/>
              </w:rPr>
            </w:rPrChange>
          </w:rPr>
          <w:t xml:space="preserve">Wu YL, John T, Grohe C, Majem M, Goldman JW, Kim SW, et al. Postoperative Chemotherapy Use and Outcomes From ADAURA: Osimertinib as Adjuvant Therapy for Resected EGFR-Mutated NSCLC. J Thorac Oncol. 2022 Mar 1;17(3):423–33. </w:t>
        </w:r>
      </w:ins>
    </w:p>
    <w:p w14:paraId="1508EFA8" w14:textId="77777777" w:rsidR="002E36A6" w:rsidRPr="002E36A6" w:rsidRDefault="0008551F">
      <w:pPr>
        <w:pStyle w:val="afe"/>
        <w:numPr>
          <w:ilvl w:val="0"/>
          <w:numId w:val="19"/>
        </w:numPr>
        <w:spacing w:line="240" w:lineRule="auto"/>
        <w:ind w:left="284"/>
        <w:rPr>
          <w:ins w:id="26823" w:author="Barshadskaya, Yuliya" w:date="2024-02-23T00:14:00Z"/>
          <w:lang w:val="en-GB"/>
          <w:rPrChange w:id="26824" w:author="Barshadskaya, Yuliya" w:date="2024-02-23T00:14:00Z">
            <w:rPr>
              <w:ins w:id="26825" w:author="Barshadskaya, Yuliya" w:date="2024-02-23T00:14:00Z"/>
              <w:rFonts w:cs="Times New Roman"/>
              <w:color w:val="000000" w:themeColor="text1"/>
              <w:lang w:val="en-GB"/>
            </w:rPr>
          </w:rPrChange>
        </w:rPr>
        <w:pPrChange w:id="26826" w:author="Barshadskaya, Yuliya" w:date="2024-02-23T00:14:00Z">
          <w:pPr>
            <w:pStyle w:val="ab"/>
            <w:numPr>
              <w:numId w:val="19"/>
            </w:numPr>
            <w:ind w:left="644" w:hanging="360"/>
          </w:pPr>
        </w:pPrChange>
      </w:pPr>
      <w:ins w:id="26827" w:author="Barshadskaya, Yuliya" w:date="2024-02-23T00:13:00Z">
        <w:r w:rsidRPr="0008551F">
          <w:rPr>
            <w:rFonts w:cs="Times New Roman"/>
            <w:color w:val="000000" w:themeColor="text1"/>
            <w:lang w:val="en-GB"/>
          </w:rPr>
          <w:t>Ono T, Igawa S, Ozawa T, Kasajima M, Ishihara M, Hiyoshi Y, et al. Evaluation of osimertinib efficacy according to body surface area and body mass index in patients with non-small cell lung cancer harboring an EGFR mutation: A prospective observational study. Thorac Cancer. 2019;10(4):880–9.</w:t>
        </w:r>
      </w:ins>
    </w:p>
    <w:p w14:paraId="2A4D83EE" w14:textId="77777777" w:rsidR="002E36A6" w:rsidRPr="002E36A6" w:rsidRDefault="0008551F">
      <w:pPr>
        <w:pStyle w:val="afe"/>
        <w:numPr>
          <w:ilvl w:val="0"/>
          <w:numId w:val="19"/>
        </w:numPr>
        <w:spacing w:line="240" w:lineRule="auto"/>
        <w:ind w:left="284"/>
        <w:rPr>
          <w:ins w:id="26828" w:author="Barshadskaya, Yuliya" w:date="2024-02-23T00:14:00Z"/>
          <w:lang w:val="en-GB"/>
          <w:rPrChange w:id="26829" w:author="Barshadskaya, Yuliya" w:date="2024-02-23T00:14:00Z">
            <w:rPr>
              <w:ins w:id="26830" w:author="Barshadskaya, Yuliya" w:date="2024-02-23T00:14:00Z"/>
              <w:rFonts w:cs="Times New Roman"/>
              <w:color w:val="000000" w:themeColor="text1"/>
              <w:lang w:val="en-GB"/>
            </w:rPr>
          </w:rPrChange>
        </w:rPr>
        <w:pPrChange w:id="26831" w:author="Barshadskaya, Yuliya" w:date="2024-02-23T00:14:00Z">
          <w:pPr>
            <w:pStyle w:val="ab"/>
            <w:numPr>
              <w:numId w:val="19"/>
            </w:numPr>
            <w:ind w:left="644" w:hanging="360"/>
          </w:pPr>
        </w:pPrChange>
      </w:pPr>
      <w:ins w:id="26832" w:author="Barshadskaya, Yuliya" w:date="2024-02-23T00:14:00Z">
        <w:r w:rsidRPr="002E36A6">
          <w:rPr>
            <w:rFonts w:cs="Times New Roman"/>
            <w:color w:val="000000" w:themeColor="text1"/>
            <w:lang w:val="en-GB"/>
            <w:rPrChange w:id="26833" w:author="Barshadskaya, Yuliya" w:date="2024-02-23T00:14:00Z">
              <w:rPr>
                <w:lang w:val="en-GB"/>
              </w:rPr>
            </w:rPrChange>
          </w:rPr>
          <w:t xml:space="preserve">Igawa S, Ono T, Kasajima M, Ishihara M, Hiyoshi Y, Kusuhara S, et al. Impact of EGFR genotype on the efficacy of osimertinib in EGFR tyrosine kinase inhibitor-resistant patients with non-small cell lung cancer: a prospective observational study. Cancer Manag Res. 2019 May 28;11:4883–92. </w:t>
        </w:r>
      </w:ins>
    </w:p>
    <w:p w14:paraId="24B142B8" w14:textId="77777777" w:rsidR="002E36A6" w:rsidRPr="002E36A6" w:rsidRDefault="0008551F">
      <w:pPr>
        <w:pStyle w:val="afe"/>
        <w:numPr>
          <w:ilvl w:val="0"/>
          <w:numId w:val="19"/>
        </w:numPr>
        <w:spacing w:line="240" w:lineRule="auto"/>
        <w:ind w:left="284"/>
        <w:rPr>
          <w:ins w:id="26834" w:author="Barshadskaya, Yuliya" w:date="2024-02-23T00:15:00Z"/>
          <w:lang w:val="en-GB"/>
          <w:rPrChange w:id="26835" w:author="Barshadskaya, Yuliya" w:date="2024-02-23T00:15:00Z">
            <w:rPr>
              <w:ins w:id="26836" w:author="Barshadskaya, Yuliya" w:date="2024-02-23T00:15:00Z"/>
              <w:rFonts w:cs="Times New Roman"/>
              <w:color w:val="000000" w:themeColor="text1"/>
              <w:lang w:val="en-GB"/>
            </w:rPr>
          </w:rPrChange>
        </w:rPr>
        <w:pPrChange w:id="26837" w:author="Barshadskaya, Yuliya" w:date="2024-02-23T00:15:00Z">
          <w:pPr/>
        </w:pPrChange>
      </w:pPr>
      <w:ins w:id="26838" w:author="Barshadskaya, Yuliya" w:date="2024-02-23T00:14:00Z">
        <w:r w:rsidRPr="002E36A6">
          <w:rPr>
            <w:rFonts w:cs="Times New Roman"/>
            <w:color w:val="000000" w:themeColor="text1"/>
            <w:lang w:val="en-GB"/>
            <w:rPrChange w:id="26839" w:author="Barshadskaya, Yuliya" w:date="2024-02-23T00:14:00Z">
              <w:rPr>
                <w:lang w:val="en-GB"/>
              </w:rPr>
            </w:rPrChange>
          </w:rPr>
          <w:t xml:space="preserve">Yoshimura A, Yamada T, Okuma Y, Fukuda A, Watanabe S, Nishioka N, et al. Impact of tumor programmed death ligand-1 expression on osimertinib efficacy in untreated EGFR-mutated advanced non-small cell lung cancer: a prospective observational study. Transl Lung Cancer Res. 2021 Aug;10(8):3582–93. </w:t>
        </w:r>
      </w:ins>
    </w:p>
    <w:p w14:paraId="2198C4AF" w14:textId="1BCFB225" w:rsidR="0008551F" w:rsidRPr="002E36A6" w:rsidRDefault="002E36A6">
      <w:pPr>
        <w:pStyle w:val="afe"/>
        <w:numPr>
          <w:ilvl w:val="0"/>
          <w:numId w:val="19"/>
        </w:numPr>
        <w:spacing w:line="240" w:lineRule="auto"/>
        <w:ind w:left="284"/>
        <w:rPr>
          <w:ins w:id="26840" w:author="Barshadskaya, Yuliya" w:date="2024-02-23T00:15:00Z"/>
          <w:lang w:val="en-GB"/>
          <w:rPrChange w:id="26841" w:author="Barshadskaya, Yuliya" w:date="2024-02-23T00:15:00Z">
            <w:rPr>
              <w:ins w:id="26842" w:author="Barshadskaya, Yuliya" w:date="2024-02-23T00:15:00Z"/>
              <w:rFonts w:cs="Times New Roman"/>
              <w:color w:val="000000" w:themeColor="text1"/>
              <w:lang w:val="en-GB"/>
            </w:rPr>
          </w:rPrChange>
        </w:rPr>
        <w:pPrChange w:id="26843" w:author="Barshadskaya, Yuliya" w:date="2024-02-23T00:15:00Z">
          <w:pPr/>
        </w:pPrChange>
      </w:pPr>
      <w:ins w:id="26844" w:author="Barshadskaya, Yuliya" w:date="2024-02-23T00:15:00Z">
        <w:r w:rsidRPr="002E36A6">
          <w:rPr>
            <w:rFonts w:cs="Times New Roman"/>
            <w:color w:val="000000" w:themeColor="text1"/>
            <w:lang w:val="en-GB"/>
            <w:rPrChange w:id="26845" w:author="Barshadskaya, Yuliya" w:date="2024-02-23T00:15:00Z">
              <w:rPr>
                <w:lang w:val="en-GB"/>
              </w:rPr>
            </w:rPrChange>
          </w:rPr>
          <w:t>Hochmair MJ, Morabito A, Hao D, Yang CT, Soo RA, Yang JCH, et al. Sequential treatment with afatinib and osimertinib in patients with EGFR mutation-positive non-small-cell lung cancer: an observational study. Future Oncol. 2018 Nov;14(27):2861–74.</w:t>
        </w:r>
      </w:ins>
    </w:p>
    <w:p w14:paraId="09F1E70C" w14:textId="34C9B735" w:rsidR="00E25315" w:rsidRPr="00E25315" w:rsidRDefault="002E36A6" w:rsidP="00E25315">
      <w:pPr>
        <w:pStyle w:val="afe"/>
        <w:numPr>
          <w:ilvl w:val="0"/>
          <w:numId w:val="19"/>
        </w:numPr>
        <w:spacing w:line="240" w:lineRule="auto"/>
        <w:ind w:left="284"/>
        <w:rPr>
          <w:lang w:val="en-GB"/>
          <w:rPrChange w:id="26846" w:author="Barshadskaya, Yuliya" w:date="2024-02-23T00:15:00Z">
            <w:rPr>
              <w:rFonts w:cs="Times New Roman"/>
            </w:rPr>
          </w:rPrChange>
        </w:rPr>
        <w:sectPr w:rsidR="00E25315" w:rsidRPr="00E25315" w:rsidSect="00F85178">
          <w:pgSz w:w="11906" w:h="16838"/>
          <w:pgMar w:top="1134" w:right="850" w:bottom="1134" w:left="1701" w:header="708" w:footer="708" w:gutter="0"/>
          <w:cols w:space="708"/>
          <w:docGrid w:linePitch="360"/>
        </w:sectPr>
        <w:pPrChange w:id="26847" w:author="Barshadskaya, Yuliya" w:date="2024-02-23T00:15:00Z">
          <w:pPr/>
        </w:pPrChange>
      </w:pPr>
      <w:ins w:id="26848" w:author="Barshadskaya, Yuliya" w:date="2024-02-23T00:15:00Z">
        <w:r w:rsidRPr="0081320A">
          <w:rPr>
            <w:rFonts w:cs="Times New Roman"/>
            <w:color w:val="000000" w:themeColor="text1"/>
            <w:lang w:val="en-GB"/>
          </w:rPr>
          <w:t xml:space="preserve">Akamatsu H, Toi Y, Hayashi H, Fujimoto D, Tachihara M, Furuya N, et al. Efficacy of Osimertinib Plus Bevacizumab vs Osimertinib in Patients With EGFR T790M–Mutated Non–Small Cell Lung Cancer Previously Treated With Epidermal Growth Factor Receptor–Tyrosine Kinase Inhibitor: West Japan Oncology Group 8715L Phase 2 Randomized Clinical Trial. </w:t>
        </w:r>
        <w:r w:rsidRPr="0081320A">
          <w:rPr>
            <w:rFonts w:cs="Times New Roman"/>
            <w:color w:val="000000" w:themeColor="text1"/>
            <w:lang w:val="en-US"/>
          </w:rPr>
          <w:t>JAMA Oncol. 2021 Mar 1;7(3):386–94.</w:t>
        </w:r>
      </w:ins>
    </w:p>
    <w:p w14:paraId="78D0EB18" w14:textId="405CC814" w:rsidR="00E55104" w:rsidRPr="00532045" w:rsidRDefault="00532045">
      <w:pPr>
        <w:pStyle w:val="1"/>
        <w:numPr>
          <w:ilvl w:val="0"/>
          <w:numId w:val="12"/>
        </w:numPr>
        <w:spacing w:line="240" w:lineRule="auto"/>
        <w:rPr>
          <w:rFonts w:cs="Times New Roman"/>
          <w:sz w:val="24"/>
          <w:szCs w:val="24"/>
          <w:rPrChange w:id="26849" w:author="Barshadskaya, Yuliya" w:date="2024-01-16T03:38:00Z">
            <w:rPr/>
          </w:rPrChange>
        </w:rPr>
        <w:pPrChange w:id="26850" w:author="Barshadskaya, Yuliya" w:date="2024-01-16T03:38:00Z">
          <w:pPr>
            <w:pStyle w:val="1"/>
          </w:pPr>
        </w:pPrChange>
      </w:pPr>
      <w:bookmarkStart w:id="26851" w:name="_Ref115393147"/>
      <w:bookmarkStart w:id="26852" w:name="_Toc115733068"/>
      <w:ins w:id="26853" w:author="Barshadskaya, Yuliya" w:date="2024-01-16T03:38:00Z">
        <w:r w:rsidRPr="00532045">
          <w:rPr>
            <w:rFonts w:cs="Times New Roman"/>
            <w:sz w:val="24"/>
            <w:szCs w:val="24"/>
            <w:rPrChange w:id="26854" w:author="Barshadskaya, Yuliya" w:date="2024-01-16T03:38:00Z">
              <w:rPr/>
            </w:rPrChange>
          </w:rPr>
          <w:lastRenderedPageBreak/>
          <w:t>5</w:t>
        </w:r>
        <w:r>
          <w:rPr>
            <w:rFonts w:cs="Times New Roman"/>
            <w:sz w:val="24"/>
            <w:szCs w:val="24"/>
          </w:rPr>
          <w:t xml:space="preserve">. </w:t>
        </w:r>
      </w:ins>
      <w:r w:rsidR="00BB4A5A" w:rsidRPr="00532045">
        <w:rPr>
          <w:rFonts w:cs="Times New Roman"/>
          <w:sz w:val="24"/>
          <w:szCs w:val="24"/>
          <w:rPrChange w:id="26855" w:author="Barshadskaya, Yuliya" w:date="2024-01-16T03:38:00Z">
            <w:rPr/>
          </w:rPrChange>
        </w:rPr>
        <w:t>ОБСУЖДЕНИЕ ДАННЫХ И ИНСТРУКЦИИ ДЛЯ ИССЛЕДОВАТЕЛЯ</w:t>
      </w:r>
      <w:bookmarkEnd w:id="26851"/>
      <w:bookmarkEnd w:id="26852"/>
    </w:p>
    <w:p w14:paraId="01D7EE7C" w14:textId="52416FC6" w:rsidR="00123CCF" w:rsidRPr="006E6534" w:rsidRDefault="002B4434">
      <w:pPr>
        <w:pStyle w:val="2"/>
        <w:spacing w:line="240" w:lineRule="auto"/>
        <w:rPr>
          <w:rFonts w:cs="Times New Roman"/>
          <w:sz w:val="24"/>
          <w:szCs w:val="24"/>
          <w:rPrChange w:id="26856" w:author="N F" w:date="2023-12-05T03:09:00Z">
            <w:rPr/>
          </w:rPrChange>
        </w:rPr>
        <w:pPrChange w:id="26857" w:author="N F" w:date="2023-08-06T15:38:00Z">
          <w:pPr>
            <w:pStyle w:val="2"/>
          </w:pPr>
        </w:pPrChange>
      </w:pPr>
      <w:bookmarkStart w:id="26858" w:name="_Toc115733069"/>
      <w:r w:rsidRPr="006E6534">
        <w:rPr>
          <w:rFonts w:cs="Times New Roman"/>
          <w:sz w:val="24"/>
          <w:szCs w:val="24"/>
          <w:rPrChange w:id="26859" w:author="N F" w:date="2023-12-05T03:09:00Z">
            <w:rPr/>
          </w:rPrChange>
        </w:rPr>
        <w:t>Обсуждение данных доклинических исследований</w:t>
      </w:r>
      <w:bookmarkEnd w:id="26858"/>
      <w:r w:rsidRPr="006E6534">
        <w:rPr>
          <w:rFonts w:cs="Times New Roman"/>
          <w:sz w:val="24"/>
          <w:szCs w:val="24"/>
          <w:rPrChange w:id="26860" w:author="N F" w:date="2023-12-05T03:09:00Z">
            <w:rPr/>
          </w:rPrChange>
        </w:rPr>
        <w:t xml:space="preserve"> </w:t>
      </w:r>
    </w:p>
    <w:p w14:paraId="23D22915" w14:textId="0C81414C" w:rsidR="008E3069" w:rsidRPr="006E6534" w:rsidDel="00042945" w:rsidRDefault="008E3069" w:rsidP="008E3069">
      <w:pPr>
        <w:spacing w:after="0" w:line="240" w:lineRule="auto"/>
        <w:rPr>
          <w:ins w:id="26861" w:author="N F" w:date="2023-08-09T00:23:00Z"/>
          <w:del w:id="26862" w:author="Barshadskaya, Yuliya" w:date="2024-01-16T03:40:00Z"/>
          <w:rFonts w:cs="Times New Roman"/>
          <w:bCs/>
          <w:color w:val="000000" w:themeColor="text1"/>
          <w:lang w:bidi="ru-RU"/>
          <w:rPrChange w:id="26863" w:author="N F" w:date="2023-12-05T03:09:00Z">
            <w:rPr>
              <w:ins w:id="26864" w:author="N F" w:date="2023-08-09T00:23:00Z"/>
              <w:del w:id="26865" w:author="Barshadskaya, Yuliya" w:date="2024-01-16T03:40:00Z"/>
              <w:rFonts w:cs="Times New Roman"/>
              <w:bCs/>
              <w:color w:val="FF0000"/>
              <w:lang w:bidi="ru-RU"/>
            </w:rPr>
          </w:rPrChange>
        </w:rPr>
      </w:pPr>
      <w:ins w:id="26866" w:author="N F" w:date="2023-08-09T00:23:00Z">
        <w:del w:id="26867" w:author="Barshadskaya, Yuliya" w:date="2024-01-16T03:40:00Z">
          <w:r w:rsidRPr="006E6534" w:rsidDel="00042945">
            <w:rPr>
              <w:rFonts w:cs="Times New Roman"/>
              <w:color w:val="000000" w:themeColor="text1"/>
              <w:highlight w:val="green"/>
              <w:rPrChange w:id="26868" w:author="N F" w:date="2023-12-05T03:09:00Z">
                <w:rPr>
                  <w:rFonts w:cs="Times New Roman"/>
                  <w:highlight w:val="green"/>
                </w:rPr>
              </w:rPrChange>
            </w:rPr>
            <w:delText xml:space="preserve">Так как препарат </w:delText>
          </w:r>
          <w:r w:rsidRPr="006E6534" w:rsidDel="00042945">
            <w:rPr>
              <w:rFonts w:cs="Times New Roman"/>
              <w:color w:val="000000" w:themeColor="text1"/>
              <w:highlight w:val="green"/>
              <w:lang w:val="en-US"/>
              <w:rPrChange w:id="26869" w:author="N F" w:date="2023-12-05T03:09:00Z">
                <w:rPr>
                  <w:rFonts w:cs="Times New Roman"/>
                  <w:highlight w:val="green"/>
                  <w:lang w:val="en-US"/>
                </w:rPr>
              </w:rPrChange>
            </w:rPr>
            <w:delText>DT</w:delText>
          </w:r>
          <w:r w:rsidRPr="006E6534" w:rsidDel="00042945">
            <w:rPr>
              <w:rFonts w:cs="Times New Roman"/>
              <w:color w:val="000000" w:themeColor="text1"/>
              <w:highlight w:val="green"/>
              <w:rPrChange w:id="26870" w:author="N F" w:date="2023-12-05T03:09:00Z">
                <w:rPr>
                  <w:rFonts w:cs="Times New Roman"/>
                  <w:highlight w:val="green"/>
                </w:rPr>
              </w:rPrChange>
            </w:rPr>
            <w:delText>-</w:delText>
          </w:r>
          <w:r w:rsidRPr="006E6534" w:rsidDel="00042945">
            <w:rPr>
              <w:rFonts w:cs="Times New Roman"/>
              <w:color w:val="000000" w:themeColor="text1"/>
              <w:highlight w:val="green"/>
              <w:lang w:val="en-US"/>
              <w:rPrChange w:id="26871" w:author="N F" w:date="2023-12-05T03:09:00Z">
                <w:rPr>
                  <w:rFonts w:cs="Times New Roman"/>
                  <w:highlight w:val="green"/>
                  <w:lang w:val="en-US"/>
                </w:rPr>
              </w:rPrChange>
            </w:rPr>
            <w:delText>OSM</w:delText>
          </w:r>
          <w:r w:rsidRPr="006E6534" w:rsidDel="00042945">
            <w:rPr>
              <w:rFonts w:cs="Times New Roman"/>
              <w:color w:val="000000" w:themeColor="text1"/>
              <w:highlight w:val="green"/>
              <w:rPrChange w:id="26872" w:author="N F" w:date="2023-12-05T03:09:00Z">
                <w:rPr>
                  <w:rFonts w:cs="Times New Roman"/>
                  <w:highlight w:val="green"/>
                </w:rPr>
              </w:rPrChange>
            </w:rPr>
            <w:delText xml:space="preserve"> (АО «Р-Фарм», Россия) представляет собой воспроизведенный препарат осимертиниба, который полностью соответствует по качественному и количественному составу действующего и вспомагательных веществ, лекарственной форме и дозировке референтному (оригинальному) препарату вилдаглиптина Тагриссо</w:delText>
          </w:r>
          <w:r w:rsidRPr="006E6534" w:rsidDel="00042945">
            <w:rPr>
              <w:rFonts w:cs="Times New Roman"/>
              <w:color w:val="000000" w:themeColor="text1"/>
              <w:highlight w:val="green"/>
              <w:vertAlign w:val="superscript"/>
              <w:rPrChange w:id="26873" w:author="N F" w:date="2023-12-05T03:09:00Z">
                <w:rPr>
                  <w:rFonts w:cs="Times New Roman"/>
                  <w:highlight w:val="green"/>
                  <w:vertAlign w:val="superscript"/>
                </w:rPr>
              </w:rPrChange>
            </w:rPr>
            <w:delText>®</w:delText>
          </w:r>
          <w:r w:rsidRPr="006E6534" w:rsidDel="00042945">
            <w:rPr>
              <w:rFonts w:cs="Times New Roman"/>
              <w:color w:val="000000" w:themeColor="text1"/>
              <w:highlight w:val="green"/>
              <w:rPrChange w:id="26874" w:author="N F" w:date="2023-12-05T03:09:00Z">
                <w:rPr>
                  <w:rFonts w:cs="Times New Roman"/>
                  <w:highlight w:val="green"/>
                </w:rPr>
              </w:rPrChange>
            </w:rPr>
            <w:delText xml:space="preserve"> </w:delText>
          </w:r>
          <w:r w:rsidRPr="006E6534" w:rsidDel="00042945">
            <w:rPr>
              <w:rFonts w:cs="Times New Roman"/>
              <w:color w:val="000000" w:themeColor="text1"/>
              <w:highlight w:val="green"/>
              <w:lang w:eastAsia="ru-RU"/>
              <w:rPrChange w:id="26875" w:author="N F" w:date="2023-12-05T03:09:00Z">
                <w:rPr>
                  <w:rFonts w:cs="Times New Roman"/>
                  <w:highlight w:val="green"/>
                  <w:lang w:eastAsia="ru-RU"/>
                </w:rPr>
              </w:rPrChange>
            </w:rPr>
            <w:delText>(</w:delText>
          </w:r>
          <w:r w:rsidRPr="006E6534" w:rsidDel="00042945">
            <w:rPr>
              <w:rFonts w:cs="Times New Roman"/>
              <w:color w:val="000000" w:themeColor="text1"/>
              <w:szCs w:val="24"/>
              <w:rPrChange w:id="26876" w:author="N F" w:date="2023-12-05T03:09:00Z">
                <w:rPr>
                  <w:rFonts w:ascii="AppleSystemUIFont" w:hAnsi="AppleSystemUIFont" w:cs="AppleSystemUIFont"/>
                  <w:szCs w:val="24"/>
                </w:rPr>
              </w:rPrChange>
            </w:rPr>
            <w:delText>АстраЗенека АБ, Швеция</w:delText>
          </w:r>
          <w:r w:rsidRPr="006E6534" w:rsidDel="00042945">
            <w:rPr>
              <w:rFonts w:cs="Times New Roman"/>
              <w:color w:val="000000" w:themeColor="text1"/>
              <w:highlight w:val="green"/>
              <w:lang w:eastAsia="ru-RU"/>
              <w:rPrChange w:id="26877" w:author="N F" w:date="2023-12-05T03:09:00Z">
                <w:rPr>
                  <w:rFonts w:cs="Times New Roman"/>
                  <w:highlight w:val="green"/>
                  <w:lang w:eastAsia="ru-RU"/>
                </w:rPr>
              </w:rPrChange>
            </w:rPr>
            <w:delText xml:space="preserve">), </w:delText>
          </w:r>
          <w:r w:rsidRPr="006E6534" w:rsidDel="00042945">
            <w:rPr>
              <w:rFonts w:cs="Times New Roman"/>
              <w:color w:val="000000" w:themeColor="text1"/>
              <w:highlight w:val="green"/>
              <w:rPrChange w:id="26878" w:author="N F" w:date="2023-12-05T03:09:00Z">
                <w:rPr>
                  <w:rFonts w:cs="Times New Roman"/>
                  <w:highlight w:val="green"/>
                </w:rPr>
              </w:rPrChange>
            </w:rPr>
            <w:delText xml:space="preserve">ожидается, что его свойства будут идентичны свойствам оригинального препарата. Для прогнозирования токсического действия, планируемого к регистрации и коммерческому выпуску препарата </w:delText>
          </w:r>
          <w:r w:rsidRPr="006E6534" w:rsidDel="00042945">
            <w:rPr>
              <w:rFonts w:cs="Times New Roman"/>
              <w:color w:val="000000" w:themeColor="text1"/>
              <w:highlight w:val="green"/>
              <w:lang w:val="en-US"/>
              <w:rPrChange w:id="26879" w:author="N F" w:date="2023-12-05T03:09:00Z">
                <w:rPr>
                  <w:rFonts w:cs="Times New Roman"/>
                  <w:highlight w:val="green"/>
                  <w:lang w:val="en-US"/>
                </w:rPr>
              </w:rPrChange>
            </w:rPr>
            <w:delText>DT</w:delText>
          </w:r>
          <w:r w:rsidRPr="006E6534" w:rsidDel="00042945">
            <w:rPr>
              <w:rFonts w:cs="Times New Roman"/>
              <w:color w:val="000000" w:themeColor="text1"/>
              <w:highlight w:val="green"/>
              <w:rPrChange w:id="26880" w:author="N F" w:date="2023-12-05T03:09:00Z">
                <w:rPr>
                  <w:rFonts w:cs="Times New Roman"/>
                  <w:highlight w:val="green"/>
                </w:rPr>
              </w:rPrChange>
            </w:rPr>
            <w:delText>-</w:delText>
          </w:r>
        </w:del>
      </w:ins>
      <w:ins w:id="26881" w:author="N F" w:date="2023-08-09T00:24:00Z">
        <w:del w:id="26882" w:author="Barshadskaya, Yuliya" w:date="2024-01-16T03:40:00Z">
          <w:r w:rsidRPr="006E6534" w:rsidDel="00042945">
            <w:rPr>
              <w:rFonts w:cs="Times New Roman"/>
              <w:color w:val="000000" w:themeColor="text1"/>
              <w:highlight w:val="green"/>
              <w:lang w:val="en-US"/>
              <w:rPrChange w:id="26883" w:author="N F" w:date="2023-12-05T03:09:00Z">
                <w:rPr>
                  <w:rFonts w:cs="Times New Roman"/>
                  <w:highlight w:val="green"/>
                  <w:lang w:val="en-US"/>
                </w:rPr>
              </w:rPrChange>
            </w:rPr>
            <w:delText>OSM</w:delText>
          </w:r>
          <w:r w:rsidRPr="006E6534" w:rsidDel="00042945">
            <w:rPr>
              <w:rFonts w:cs="Times New Roman"/>
              <w:color w:val="000000" w:themeColor="text1"/>
              <w:highlight w:val="green"/>
              <w:rPrChange w:id="26884" w:author="N F" w:date="2023-12-05T03:09:00Z">
                <w:rPr>
                  <w:rFonts w:cs="Times New Roman"/>
                  <w:highlight w:val="green"/>
                </w:rPr>
              </w:rPrChange>
            </w:rPr>
            <w:delText>,</w:delText>
          </w:r>
        </w:del>
      </w:ins>
      <w:ins w:id="26885" w:author="N F" w:date="2023-08-09T00:23:00Z">
        <w:del w:id="26886" w:author="Barshadskaya, Yuliya" w:date="2024-01-16T03:40:00Z">
          <w:r w:rsidRPr="006E6534" w:rsidDel="00042945">
            <w:rPr>
              <w:rFonts w:cs="Times New Roman"/>
              <w:color w:val="000000" w:themeColor="text1"/>
              <w:highlight w:val="green"/>
              <w:rPrChange w:id="26887" w:author="N F" w:date="2023-12-05T03:09:00Z">
                <w:rPr>
                  <w:rFonts w:cs="Times New Roman"/>
                  <w:highlight w:val="green"/>
                </w:rPr>
              </w:rPrChange>
            </w:rPr>
            <w:delText xml:space="preserve"> были проанализированы данные исследований по изучению фармакологии и токсикологии оригинального препарата </w:delText>
          </w:r>
        </w:del>
      </w:ins>
      <w:ins w:id="26888" w:author="N F" w:date="2023-08-09T00:24:00Z">
        <w:del w:id="26889" w:author="Barshadskaya, Yuliya" w:date="2024-01-16T03:40:00Z">
          <w:r w:rsidRPr="006E6534" w:rsidDel="00042945">
            <w:rPr>
              <w:rFonts w:cs="Times New Roman"/>
              <w:color w:val="000000" w:themeColor="text1"/>
              <w:highlight w:val="green"/>
              <w:rPrChange w:id="26890" w:author="N F" w:date="2023-12-05T03:09:00Z">
                <w:rPr>
                  <w:rFonts w:cs="Times New Roman"/>
                  <w:highlight w:val="green"/>
                </w:rPr>
              </w:rPrChange>
            </w:rPr>
            <w:delText>осимертиниба</w:delText>
          </w:r>
        </w:del>
      </w:ins>
      <w:ins w:id="26891" w:author="N F" w:date="2023-08-09T00:23:00Z">
        <w:del w:id="26892" w:author="Barshadskaya, Yuliya" w:date="2024-01-16T03:40:00Z">
          <w:r w:rsidRPr="006E6534" w:rsidDel="00042945">
            <w:rPr>
              <w:rFonts w:cs="Times New Roman"/>
              <w:color w:val="000000" w:themeColor="text1"/>
              <w:highlight w:val="green"/>
              <w:rPrChange w:id="26893" w:author="N F" w:date="2023-12-05T03:09:00Z">
                <w:rPr>
                  <w:rFonts w:cs="Times New Roman"/>
                  <w:highlight w:val="green"/>
                </w:rPr>
              </w:rPrChange>
            </w:rPr>
            <w:delText xml:space="preserve">. Поскольку лекарственный препарат </w:delText>
          </w:r>
          <w:r w:rsidRPr="006E6534" w:rsidDel="00042945">
            <w:rPr>
              <w:rFonts w:cs="Times New Roman"/>
              <w:color w:val="000000" w:themeColor="text1"/>
              <w:highlight w:val="green"/>
              <w:lang w:val="en-US"/>
            </w:rPr>
            <w:delText>DT</w:delText>
          </w:r>
          <w:r w:rsidRPr="006E6534" w:rsidDel="00042945">
            <w:rPr>
              <w:rFonts w:cs="Times New Roman"/>
              <w:color w:val="000000" w:themeColor="text1"/>
              <w:highlight w:val="green"/>
            </w:rPr>
            <w:delText>-</w:delText>
          </w:r>
        </w:del>
      </w:ins>
      <w:ins w:id="26894" w:author="N F" w:date="2023-08-09T00:24:00Z">
        <w:del w:id="26895" w:author="Barshadskaya, Yuliya" w:date="2024-01-16T03:40:00Z">
          <w:r w:rsidRPr="006E6534" w:rsidDel="00042945">
            <w:rPr>
              <w:rFonts w:cs="Times New Roman"/>
              <w:color w:val="000000" w:themeColor="text1"/>
              <w:highlight w:val="green"/>
              <w:lang w:val="en-US"/>
            </w:rPr>
            <w:delText>OSM</w:delText>
          </w:r>
        </w:del>
      </w:ins>
      <w:ins w:id="26896" w:author="N F" w:date="2023-08-09T00:23:00Z">
        <w:del w:id="26897" w:author="Barshadskaya, Yuliya" w:date="2024-01-16T03:40:00Z">
          <w:r w:rsidRPr="006E6534" w:rsidDel="00042945">
            <w:rPr>
              <w:rFonts w:cs="Times New Roman"/>
              <w:color w:val="000000" w:themeColor="text1"/>
              <w:highlight w:val="green"/>
              <w:rPrChange w:id="26898" w:author="N F" w:date="2023-12-05T03:09:00Z">
                <w:rPr>
                  <w:rFonts w:cs="Times New Roman"/>
                  <w:highlight w:val="green"/>
                </w:rPr>
              </w:rPrChange>
            </w:rPr>
            <w:delText xml:space="preserve"> является воспроизведенным препаратом</w:delText>
          </w:r>
          <w:r w:rsidRPr="006E6534" w:rsidDel="00042945">
            <w:rPr>
              <w:rFonts w:cs="Times New Roman"/>
              <w:color w:val="000000" w:themeColor="text1"/>
              <w:rPrChange w:id="26899" w:author="N F" w:date="2023-12-05T03:09:00Z">
                <w:rPr>
                  <w:rFonts w:cs="Times New Roman"/>
                </w:rPr>
              </w:rPrChange>
            </w:rPr>
            <w:delText xml:space="preserve"> </w:delText>
          </w:r>
          <w:commentRangeStart w:id="26900"/>
          <w:r w:rsidRPr="006E6534" w:rsidDel="00042945">
            <w:rPr>
              <w:rFonts w:cs="Times New Roman"/>
              <w:color w:val="000000" w:themeColor="text1"/>
              <w:rPrChange w:id="26901" w:author="N F" w:date="2023-12-05T03:09:00Z">
                <w:rPr>
                  <w:rFonts w:cs="Times New Roman"/>
                </w:rPr>
              </w:rPrChange>
            </w:rPr>
            <w:delText xml:space="preserve">(при этом относится к классу </w:delText>
          </w:r>
        </w:del>
      </w:ins>
      <w:ins w:id="26902" w:author="N F" w:date="2023-08-09T00:24:00Z">
        <w:del w:id="26903" w:author="Barshadskaya, Yuliya" w:date="2024-01-16T03:40:00Z">
          <w:r w:rsidRPr="006E6534" w:rsidDel="00042945">
            <w:rPr>
              <w:rFonts w:cs="Times New Roman"/>
              <w:color w:val="000000" w:themeColor="text1"/>
              <w:rPrChange w:id="26904" w:author="N F" w:date="2023-12-05T03:09:00Z">
                <w:rPr>
                  <w:rFonts w:cs="Times New Roman"/>
                </w:rPr>
              </w:rPrChange>
            </w:rPr>
            <w:delText>…</w:delText>
          </w:r>
        </w:del>
      </w:ins>
      <w:ins w:id="26905" w:author="N F" w:date="2023-08-09T00:23:00Z">
        <w:del w:id="26906" w:author="Barshadskaya, Yuliya" w:date="2024-01-16T03:40:00Z">
          <w:r w:rsidRPr="006E6534" w:rsidDel="00042945">
            <w:rPr>
              <w:rFonts w:cs="Times New Roman"/>
              <w:color w:val="000000" w:themeColor="text1"/>
              <w:rPrChange w:id="26907" w:author="N F" w:date="2023-12-05T03:09:00Z">
                <w:rPr>
                  <w:rFonts w:cs="Times New Roman"/>
                </w:rPr>
              </w:rPrChange>
            </w:rPr>
            <w:delText xml:space="preserve"> по БКС)</w:delText>
          </w:r>
          <w:r w:rsidRPr="006E6534" w:rsidDel="00042945">
            <w:rPr>
              <w:rFonts w:cs="Times New Roman"/>
              <w:color w:val="000000" w:themeColor="text1"/>
              <w:highlight w:val="green"/>
              <w:rPrChange w:id="26908" w:author="N F" w:date="2023-12-05T03:09:00Z">
                <w:rPr>
                  <w:rFonts w:cs="Times New Roman"/>
                  <w:highlight w:val="green"/>
                </w:rPr>
              </w:rPrChange>
            </w:rPr>
            <w:delText xml:space="preserve">, </w:delText>
          </w:r>
          <w:commentRangeEnd w:id="26900"/>
          <w:r w:rsidRPr="006E6534" w:rsidDel="00042945">
            <w:rPr>
              <w:rStyle w:val="af0"/>
              <w:rFonts w:cs="Times New Roman"/>
              <w:color w:val="000000" w:themeColor="text1"/>
              <w:rPrChange w:id="26909" w:author="N F" w:date="2023-12-05T03:09:00Z">
                <w:rPr>
                  <w:rStyle w:val="af0"/>
                  <w:rFonts w:cs="Times New Roman"/>
                </w:rPr>
              </w:rPrChange>
            </w:rPr>
            <w:commentReference w:id="26900"/>
          </w:r>
          <w:r w:rsidRPr="006E6534" w:rsidDel="00042945">
            <w:rPr>
              <w:rFonts w:cs="Times New Roman"/>
              <w:color w:val="000000" w:themeColor="text1"/>
              <w:highlight w:val="green"/>
              <w:rPrChange w:id="26910" w:author="N F" w:date="2023-12-05T03:09:00Z">
                <w:rPr>
                  <w:rFonts w:cs="Times New Roman"/>
                  <w:highlight w:val="green"/>
                </w:rPr>
              </w:rPrChange>
            </w:rPr>
            <w:delText>собственные доклинические исследования не проводились.</w:delText>
          </w:r>
        </w:del>
      </w:ins>
    </w:p>
    <w:p w14:paraId="23A20658" w14:textId="270EDB1E" w:rsidR="00D324E0" w:rsidRPr="006E6534" w:rsidRDefault="00197EDD" w:rsidP="00197EDD">
      <w:pPr>
        <w:pStyle w:val="SDText"/>
        <w:spacing w:after="0"/>
        <w:rPr>
          <w:rFonts w:cs="Times New Roman"/>
          <w:color w:val="000000" w:themeColor="text1"/>
          <w:rPrChange w:id="26911" w:author="N F" w:date="2023-12-05T03:09:00Z">
            <w:rPr>
              <w:rFonts w:cs="Times New Roman"/>
            </w:rPr>
          </w:rPrChange>
        </w:rPr>
      </w:pPr>
      <w:ins w:id="26912" w:author="Barshadskaya, Yuliya" w:date="2024-01-16T03:44:00Z">
        <w:r w:rsidRPr="0053076F">
          <w:rPr>
            <w:rFonts w:cs="Times New Roman"/>
            <w:color w:val="000000" w:themeColor="text1"/>
          </w:rPr>
          <w:t xml:space="preserve">Осимертиниб (ТAZD9291) представляет собой пероральный ингибитор тирозинкиназы </w:t>
        </w:r>
        <w:r w:rsidRPr="0053076F">
          <w:rPr>
            <w:rFonts w:cs="Times New Roman"/>
            <w:color w:val="000000" w:themeColor="text1"/>
            <w:lang w:val="en-US"/>
          </w:rPr>
          <w:t>EGFR</w:t>
        </w:r>
        <w:r w:rsidRPr="0053076F">
          <w:rPr>
            <w:rFonts w:cs="Times New Roman"/>
            <w:color w:val="000000" w:themeColor="text1"/>
          </w:rPr>
          <w:t xml:space="preserve"> третьего поколения</w:t>
        </w:r>
        <w:r>
          <w:rPr>
            <w:rFonts w:cs="Times New Roman"/>
            <w:color w:val="000000" w:themeColor="text1"/>
          </w:rPr>
          <w:t xml:space="preserve">. </w:t>
        </w:r>
        <w:r w:rsidRPr="00A91A55">
          <w:rPr>
            <w:rFonts w:cs="Times New Roman"/>
            <w:color w:val="000000" w:themeColor="text1"/>
          </w:rPr>
          <w:t>EGFR, рецептор эпидермального фактора роста, относится к семейству тирозинкиназных рецепторов, которое также включает человеческий рецептор эпидермального фактора роста 2 (HER2, также известный как ERBB2), HER3 (ERBB3) и HER4 (ERBB4).</w:t>
        </w:r>
      </w:ins>
      <w:r>
        <w:rPr>
          <w:rFonts w:cs="Times New Roman"/>
          <w:color w:val="000000" w:themeColor="text1"/>
        </w:rPr>
        <w:t xml:space="preserve"> </w:t>
      </w:r>
      <w:r w:rsidR="00D324E0" w:rsidRPr="006E6534">
        <w:rPr>
          <w:rFonts w:cs="Times New Roman"/>
          <w:color w:val="000000" w:themeColor="text1"/>
          <w:rPrChange w:id="26913" w:author="N F" w:date="2023-12-05T03:09:00Z">
            <w:rPr>
              <w:rFonts w:cs="Times New Roman"/>
            </w:rPr>
          </w:rPrChange>
        </w:rPr>
        <w:t xml:space="preserve">Проводили измерение способности осимертиниба подавлять образование pEGFR в клеточных линиях, содержащих дикий или мутантный тип гена </w:t>
      </w:r>
      <w:r w:rsidR="00D324E0" w:rsidRPr="006E6534">
        <w:rPr>
          <w:rFonts w:cs="Times New Roman"/>
          <w:color w:val="000000" w:themeColor="text1"/>
          <w:lang w:val="en-US"/>
          <w:rPrChange w:id="26914" w:author="N F" w:date="2023-12-05T03:09:00Z">
            <w:rPr>
              <w:rFonts w:cs="Times New Roman"/>
              <w:lang w:val="en-US"/>
            </w:rPr>
          </w:rPrChange>
        </w:rPr>
        <w:t>EGFR</w:t>
      </w:r>
      <w:r w:rsidR="00D324E0" w:rsidRPr="006E6534">
        <w:rPr>
          <w:rFonts w:cs="Times New Roman"/>
          <w:color w:val="000000" w:themeColor="text1"/>
          <w:rPrChange w:id="26915" w:author="N F" w:date="2023-12-05T03:09:00Z">
            <w:rPr>
              <w:rFonts w:cs="Times New Roman"/>
            </w:rPr>
          </w:rPrChange>
        </w:rPr>
        <w:t>. Максимальное ингибирование достигалось после инкубационного периода приблизительно 8–10 ч. Активность осимертиниба была выше в отношении мутантных EGFR клеточных линий, чем в отношении клеточных линий дикого типа. Подавление было необратимым в течение оцениваемой продолжительности, поскольку подавление образования pEGFR сохранялось в обработанных клетках линии NCI H1975 в течение по меньшей мере 48 ч после вымывания. В образцах с клетками T790M, обработанными эрлотинибом, обратимым ингибитором, наблюдали быстрое восстановление pEGFR после вымывания препарата. Провели оценку активности осимертиниба</w:t>
      </w:r>
      <w:r w:rsidR="00CD32CE" w:rsidRPr="006E6534">
        <w:rPr>
          <w:rFonts w:cs="Times New Roman"/>
          <w:color w:val="000000" w:themeColor="text1"/>
          <w:rPrChange w:id="26916" w:author="N F" w:date="2023-12-05T03:09:00Z">
            <w:rPr>
              <w:rFonts w:cs="Times New Roman"/>
            </w:rPr>
          </w:rPrChange>
        </w:rPr>
        <w:t xml:space="preserve">, </w:t>
      </w:r>
      <w:r w:rsidR="00D324E0" w:rsidRPr="006E6534">
        <w:rPr>
          <w:rFonts w:cs="Times New Roman"/>
          <w:color w:val="000000" w:themeColor="text1"/>
          <w:rPrChange w:id="26917" w:author="N F" w:date="2023-12-05T03:09:00Z">
            <w:rPr>
              <w:rFonts w:cs="Times New Roman"/>
            </w:rPr>
          </w:rPrChange>
        </w:rPr>
        <w:t xml:space="preserve">AZ5104 и AZ7550, определяя степень, в которой соединения ингибируют активность мутантной киназы EGFR. Соединения тестировали на панели клеток с разным мутационным статусом EGFR (NCI H1975 (T790M/L858R); PC9 (Ex19del) и LOVO (дикий тип). Клетки инкубировали с соединением в течение 2 ч, и фосфорилирование EGFR измеряли с использованием модифицированной системы ИФА с антителом против </w:t>
      </w:r>
      <w:r w:rsidR="00D324E0" w:rsidRPr="006E6534">
        <w:rPr>
          <w:rFonts w:cs="Times New Roman"/>
          <w:color w:val="000000" w:themeColor="text1"/>
          <w:lang w:val="en-US"/>
          <w:rPrChange w:id="26918" w:author="N F" w:date="2023-12-05T03:09:00Z">
            <w:rPr>
              <w:rFonts w:cs="Times New Roman"/>
              <w:lang w:val="en-US"/>
            </w:rPr>
          </w:rPrChange>
        </w:rPr>
        <w:t>p</w:t>
      </w:r>
      <w:r w:rsidR="00D324E0" w:rsidRPr="006E6534">
        <w:rPr>
          <w:rFonts w:cs="Times New Roman"/>
          <w:color w:val="000000" w:themeColor="text1"/>
          <w:rPrChange w:id="26919" w:author="N F" w:date="2023-12-05T03:09:00Z">
            <w:rPr>
              <w:rFonts w:cs="Times New Roman"/>
            </w:rPr>
          </w:rPrChange>
        </w:rPr>
        <w:t>EGFR. Осимертиниб или его метаболиты ингибировали пролиферацию клеток с IC</w:t>
      </w:r>
      <w:r w:rsidR="00D324E0" w:rsidRPr="006E6534">
        <w:rPr>
          <w:rFonts w:cs="Times New Roman"/>
          <w:color w:val="000000" w:themeColor="text1"/>
          <w:vertAlign w:val="subscript"/>
          <w:rPrChange w:id="26920" w:author="N F" w:date="2023-12-05T03:09:00Z">
            <w:rPr>
              <w:rFonts w:cs="Times New Roman"/>
              <w:vertAlign w:val="subscript"/>
            </w:rPr>
          </w:rPrChange>
        </w:rPr>
        <w:t>50</w:t>
      </w:r>
      <w:r w:rsidR="00D324E0" w:rsidRPr="006E6534">
        <w:rPr>
          <w:rFonts w:cs="Times New Roman"/>
          <w:color w:val="000000" w:themeColor="text1"/>
          <w:rPrChange w:id="26921" w:author="N F" w:date="2023-12-05T03:09:00Z">
            <w:rPr>
              <w:rFonts w:cs="Times New Roman"/>
            </w:rPr>
          </w:rPrChange>
        </w:rPr>
        <w:t xml:space="preserve"> в диапазоне 2–45 нмоль/л. IC</w:t>
      </w:r>
      <w:r w:rsidR="00D324E0" w:rsidRPr="006E6534">
        <w:rPr>
          <w:rFonts w:cs="Times New Roman"/>
          <w:color w:val="000000" w:themeColor="text1"/>
          <w:vertAlign w:val="subscript"/>
          <w:rPrChange w:id="26922" w:author="N F" w:date="2023-12-05T03:09:00Z">
            <w:rPr>
              <w:rFonts w:cs="Times New Roman"/>
              <w:vertAlign w:val="subscript"/>
            </w:rPr>
          </w:rPrChange>
        </w:rPr>
        <w:t>50</w:t>
      </w:r>
      <w:r w:rsidR="00D324E0" w:rsidRPr="006E6534">
        <w:rPr>
          <w:rFonts w:cs="Times New Roman"/>
          <w:color w:val="000000" w:themeColor="text1"/>
          <w:rPrChange w:id="26923" w:author="N F" w:date="2023-12-05T03:09:00Z">
            <w:rPr>
              <w:rFonts w:cs="Times New Roman"/>
            </w:rPr>
          </w:rPrChange>
        </w:rPr>
        <w:t xml:space="preserve"> в отношении клеток, экспрессирующих EGFR дикого типа, составляла от 33 до 786 нмоль/л. Осимертиниб и оба его метаболита проявляли большую эффективность в отношении мутантных форм EGFR, чем в отношении клеточных линий дикого типа. Осимертиниб вызывал зависимое от дозы подавление роста имплантированной мышам опухоли в диапазоне доз от 0,1 до 10 мг/кг, особенно в ксенотрансплантатах с мутацией EGFR.</w:t>
      </w:r>
    </w:p>
    <w:p w14:paraId="0AA406D1" w14:textId="4C94F096" w:rsidR="00197EDD" w:rsidRDefault="00197EDD">
      <w:pPr>
        <w:pStyle w:val="SDText"/>
        <w:spacing w:after="0"/>
        <w:rPr>
          <w:ins w:id="26924" w:author="Barshadskaya, Yuliya" w:date="2024-01-13T18:20:00Z"/>
          <w:rFonts w:cs="Times New Roman"/>
          <w:color w:val="000000" w:themeColor="text1"/>
        </w:rPr>
        <w:pPrChange w:id="26925" w:author="Barshadskaya, Yuliya" w:date="2024-01-13T18:20:00Z">
          <w:pPr>
            <w:pStyle w:val="SDText"/>
          </w:pPr>
        </w:pPrChange>
      </w:pPr>
      <w:r w:rsidRPr="006E6534">
        <w:rPr>
          <w:rFonts w:cs="Times New Roman"/>
          <w:color w:val="000000" w:themeColor="text1"/>
          <w:rPrChange w:id="26926" w:author="N F" w:date="2023-12-05T03:08:00Z">
            <w:rPr>
              <w:rFonts w:cs="Times New Roman"/>
            </w:rPr>
          </w:rPrChange>
        </w:rPr>
        <w:t xml:space="preserve">Фармакокинетика осимертиниба предсказуема и линейна. </w:t>
      </w:r>
      <w:ins w:id="26927" w:author="Barshadskaya, Yuliya" w:date="2024-01-13T18:14:00Z">
        <w:r w:rsidRPr="00707D60">
          <w:rPr>
            <w:color w:val="000000" w:themeColor="text1"/>
            <w:shd w:val="clear" w:color="auto" w:fill="FFFFFF"/>
          </w:rPr>
          <w:t xml:space="preserve">Биодоступность </w:t>
        </w:r>
        <w:r>
          <w:rPr>
            <w:color w:val="000000" w:themeColor="text1"/>
            <w:shd w:val="clear" w:color="auto" w:fill="FFFFFF"/>
          </w:rPr>
          <w:t>осимертиниба и его метаболитов</w:t>
        </w:r>
        <w:r w:rsidRPr="00707D60">
          <w:rPr>
            <w:color w:val="000000" w:themeColor="text1"/>
            <w:shd w:val="clear" w:color="auto" w:fill="FFFFFF"/>
          </w:rPr>
          <w:t xml:space="preserve"> составила </w:t>
        </w:r>
      </w:ins>
      <w:ins w:id="26928" w:author="Barshadskaya, Yuliya" w:date="2024-01-13T18:15:00Z">
        <w:r>
          <w:rPr>
            <w:color w:val="000000" w:themeColor="text1"/>
            <w:shd w:val="clear" w:color="auto" w:fill="FFFFFF"/>
          </w:rPr>
          <w:t>115</w:t>
        </w:r>
      </w:ins>
      <w:ins w:id="26929" w:author="Barshadskaya, Yuliya" w:date="2024-01-13T18:14:00Z">
        <w:r w:rsidRPr="00707D60">
          <w:rPr>
            <w:color w:val="000000" w:themeColor="text1"/>
            <w:shd w:val="clear" w:color="auto" w:fill="FFFFFF"/>
          </w:rPr>
          <w:t xml:space="preserve">% </w:t>
        </w:r>
      </w:ins>
      <w:ins w:id="26930" w:author="Barshadskaya, Yuliya" w:date="2024-01-13T18:15:00Z">
        <w:r>
          <w:rPr>
            <w:color w:val="000000" w:themeColor="text1"/>
            <w:shd w:val="clear" w:color="auto" w:fill="FFFFFF"/>
          </w:rPr>
          <w:t xml:space="preserve">при </w:t>
        </w:r>
        <w:r w:rsidRPr="0001519A">
          <w:rPr>
            <w:rFonts w:cs="Times New Roman"/>
            <w:bCs/>
            <w:color w:val="000000" w:themeColor="text1"/>
            <w:szCs w:val="24"/>
          </w:rPr>
          <w:t>пероральном введении</w:t>
        </w:r>
        <w:r>
          <w:rPr>
            <w:rFonts w:cs="Times New Roman"/>
            <w:bCs/>
            <w:color w:val="000000" w:themeColor="text1"/>
            <w:szCs w:val="24"/>
          </w:rPr>
          <w:t xml:space="preserve"> собакам породы бигль</w:t>
        </w:r>
      </w:ins>
      <w:ins w:id="26931" w:author="Barshadskaya, Yuliya" w:date="2024-01-13T18:14:00Z">
        <w:r w:rsidRPr="00707D60">
          <w:t xml:space="preserve">. </w:t>
        </w:r>
      </w:ins>
      <w:r w:rsidRPr="006E6534">
        <w:rPr>
          <w:rFonts w:cs="Times New Roman"/>
          <w:color w:val="000000" w:themeColor="text1"/>
          <w:rPrChange w:id="26932" w:author="N F" w:date="2023-12-05T03:08:00Z">
            <w:rPr>
              <w:rFonts w:cs="Times New Roman"/>
            </w:rPr>
          </w:rPrChange>
        </w:rPr>
        <w:t xml:space="preserve">Он распределяется равномерно во все органы, с некоторым сродством к сетчатке глаза. </w:t>
      </w:r>
      <w:ins w:id="26933" w:author="Barshadskaya, Yuliya" w:date="2024-01-13T18:19:00Z">
        <w:r>
          <w:rPr>
            <w:rFonts w:cs="Times New Roman"/>
            <w:color w:val="000000" w:themeColor="text1"/>
            <w:szCs w:val="24"/>
          </w:rPr>
          <w:t>В</w:t>
        </w:r>
      </w:ins>
      <w:ins w:id="26934" w:author="Barshadskaya, Yuliya" w:date="2024-01-13T18:18:00Z">
        <w:r w:rsidRPr="0001519A">
          <w:rPr>
            <w:rFonts w:cs="Times New Roman"/>
            <w:color w:val="000000" w:themeColor="text1"/>
            <w:szCs w:val="24"/>
          </w:rPr>
          <w:t xml:space="preserve"> плазме, моче и кале обнаруживался метаболит </w:t>
        </w:r>
        <w:r w:rsidRPr="0001519A">
          <w:rPr>
            <w:rFonts w:cs="Times New Roman"/>
            <w:color w:val="000000" w:themeColor="text1"/>
            <w:szCs w:val="24"/>
            <w:lang w:val="en-US"/>
          </w:rPr>
          <w:t>AZ</w:t>
        </w:r>
        <w:r w:rsidRPr="0001519A">
          <w:rPr>
            <w:rFonts w:cs="Times New Roman"/>
            <w:color w:val="000000" w:themeColor="text1"/>
            <w:szCs w:val="24"/>
          </w:rPr>
          <w:t xml:space="preserve">7550 в количестве 17%. Метаболит </w:t>
        </w:r>
        <w:r w:rsidRPr="0001519A">
          <w:rPr>
            <w:rFonts w:cs="Times New Roman"/>
            <w:color w:val="000000" w:themeColor="text1"/>
            <w:szCs w:val="24"/>
            <w:lang w:val="en-US"/>
          </w:rPr>
          <w:t>AZ</w:t>
        </w:r>
        <w:r w:rsidRPr="0001519A">
          <w:rPr>
            <w:rFonts w:cs="Times New Roman"/>
            <w:color w:val="000000" w:themeColor="text1"/>
            <w:szCs w:val="24"/>
          </w:rPr>
          <w:t xml:space="preserve">5104 не выявили у собак. Изофермент цитохромы </w:t>
        </w:r>
        <w:r w:rsidRPr="0001519A">
          <w:rPr>
            <w:rFonts w:cs="Times New Roman"/>
            <w:color w:val="000000" w:themeColor="text1"/>
            <w:szCs w:val="24"/>
            <w:lang w:val="en-US"/>
          </w:rPr>
          <w:t>P</w:t>
        </w:r>
        <w:r w:rsidRPr="0001519A">
          <w:rPr>
            <w:rFonts w:cs="Times New Roman"/>
            <w:color w:val="000000" w:themeColor="text1"/>
            <w:szCs w:val="24"/>
          </w:rPr>
          <w:t>450 (</w:t>
        </w:r>
        <w:r w:rsidRPr="0001519A">
          <w:rPr>
            <w:rFonts w:cs="Times New Roman"/>
            <w:color w:val="000000" w:themeColor="text1"/>
            <w:szCs w:val="24"/>
            <w:lang w:val="en-US"/>
          </w:rPr>
          <w:t>cytochrome</w:t>
        </w:r>
        <w:r w:rsidRPr="0001519A">
          <w:rPr>
            <w:rFonts w:cs="Times New Roman"/>
            <w:color w:val="000000" w:themeColor="text1"/>
            <w:szCs w:val="24"/>
          </w:rPr>
          <w:t xml:space="preserve"> </w:t>
        </w:r>
        <w:r w:rsidRPr="0001519A">
          <w:rPr>
            <w:rFonts w:cs="Times New Roman"/>
            <w:color w:val="000000" w:themeColor="text1"/>
            <w:szCs w:val="24"/>
            <w:lang w:val="en-US"/>
          </w:rPr>
          <w:t>P</w:t>
        </w:r>
        <w:r w:rsidRPr="0001519A">
          <w:rPr>
            <w:rFonts w:cs="Times New Roman"/>
            <w:color w:val="000000" w:themeColor="text1"/>
            <w:szCs w:val="24"/>
          </w:rPr>
          <w:t xml:space="preserve">450, </w:t>
        </w:r>
        <w:r w:rsidRPr="0001519A">
          <w:rPr>
            <w:rFonts w:cs="Times New Roman"/>
            <w:color w:val="000000" w:themeColor="text1"/>
            <w:szCs w:val="24"/>
            <w:lang w:val="en-US"/>
          </w:rPr>
          <w:t>CYP</w:t>
        </w:r>
        <w:r w:rsidRPr="0001519A">
          <w:rPr>
            <w:rFonts w:cs="Times New Roman"/>
            <w:color w:val="000000" w:themeColor="text1"/>
            <w:szCs w:val="24"/>
          </w:rPr>
          <w:t>) 3</w:t>
        </w:r>
        <w:r w:rsidRPr="0001519A">
          <w:rPr>
            <w:rFonts w:cs="Times New Roman"/>
            <w:color w:val="000000" w:themeColor="text1"/>
            <w:szCs w:val="24"/>
            <w:lang w:val="en-US"/>
          </w:rPr>
          <w:t>A</w:t>
        </w:r>
        <w:r w:rsidRPr="0001519A">
          <w:rPr>
            <w:rFonts w:cs="Times New Roman"/>
            <w:color w:val="000000" w:themeColor="text1"/>
            <w:szCs w:val="24"/>
          </w:rPr>
          <w:t xml:space="preserve">4 является основным ферментом, метаболизирующим осимертиниб. </w:t>
        </w:r>
      </w:ins>
      <w:r w:rsidRPr="006E6534">
        <w:rPr>
          <w:rFonts w:cs="Times New Roman"/>
          <w:color w:val="000000" w:themeColor="text1"/>
          <w:rPrChange w:id="26935" w:author="N F" w:date="2023-12-05T03:08:00Z">
            <w:rPr>
              <w:rFonts w:cs="Times New Roman"/>
            </w:rPr>
          </w:rPrChange>
        </w:rPr>
        <w:t xml:space="preserve">Основным путем выделения осимертиниба и его метаболита AZ7550 был желудочно-кишечный тракт (ЖКТ). С мочой выводилось менее 5% от </w:t>
      </w:r>
      <w:del w:id="26936" w:author="Barshadskaya, Yuliya" w:date="2024-01-13T18:19:00Z">
        <w:r w:rsidRPr="006E6534" w:rsidDel="00C347B2">
          <w:rPr>
            <w:rFonts w:cs="Times New Roman"/>
            <w:color w:val="000000" w:themeColor="text1"/>
            <w:rPrChange w:id="26937" w:author="N F" w:date="2023-12-05T03:08:00Z">
              <w:rPr>
                <w:rFonts w:cs="Times New Roman"/>
              </w:rPr>
            </w:rPrChange>
          </w:rPr>
          <w:delText xml:space="preserve">введенной </w:delText>
        </w:r>
      </w:del>
      <w:ins w:id="26938" w:author="Barshadskaya, Yuliya" w:date="2024-01-13T18:19:00Z">
        <w:r w:rsidRPr="006E6534">
          <w:rPr>
            <w:rFonts w:cs="Times New Roman"/>
            <w:color w:val="000000" w:themeColor="text1"/>
            <w:rPrChange w:id="26939" w:author="N F" w:date="2023-12-05T03:08:00Z">
              <w:rPr>
                <w:rFonts w:cs="Times New Roman"/>
              </w:rPr>
            </w:rPrChange>
          </w:rPr>
          <w:t>введенно</w:t>
        </w:r>
        <w:r>
          <w:rPr>
            <w:rFonts w:cs="Times New Roman"/>
            <w:color w:val="000000" w:themeColor="text1"/>
          </w:rPr>
          <w:t>го</w:t>
        </w:r>
        <w:r w:rsidRPr="006E6534">
          <w:rPr>
            <w:rFonts w:cs="Times New Roman"/>
            <w:color w:val="000000" w:themeColor="text1"/>
            <w:rPrChange w:id="26940" w:author="N F" w:date="2023-12-05T03:08:00Z">
              <w:rPr>
                <w:rFonts w:cs="Times New Roman"/>
              </w:rPr>
            </w:rPrChange>
          </w:rPr>
          <w:t xml:space="preserve"> </w:t>
        </w:r>
      </w:ins>
      <w:del w:id="26941" w:author="Barshadskaya, Yuliya" w:date="2024-01-13T18:19:00Z">
        <w:r w:rsidRPr="006E6534" w:rsidDel="00C347B2">
          <w:rPr>
            <w:rFonts w:cs="Times New Roman"/>
            <w:color w:val="000000" w:themeColor="text1"/>
            <w:rPrChange w:id="26942" w:author="N F" w:date="2023-12-05T03:08:00Z">
              <w:rPr>
                <w:rFonts w:cs="Times New Roman"/>
              </w:rPr>
            </w:rPrChange>
          </w:rPr>
          <w:delText xml:space="preserve">радиоактивности </w:delText>
        </w:r>
      </w:del>
      <w:ins w:id="26943" w:author="Barshadskaya, Yuliya" w:date="2024-01-13T18:19:00Z">
        <w:r w:rsidRPr="006E6534">
          <w:rPr>
            <w:rFonts w:cs="Times New Roman"/>
            <w:color w:val="000000" w:themeColor="text1"/>
            <w:rPrChange w:id="26944" w:author="N F" w:date="2023-12-05T03:08:00Z">
              <w:rPr>
                <w:rFonts w:cs="Times New Roman"/>
              </w:rPr>
            </w:rPrChange>
          </w:rPr>
          <w:t>радиоактивно</w:t>
        </w:r>
        <w:r>
          <w:rPr>
            <w:rFonts w:cs="Times New Roman"/>
            <w:color w:val="000000" w:themeColor="text1"/>
          </w:rPr>
          <w:t>го препарата</w:t>
        </w:r>
      </w:ins>
      <w:r w:rsidRPr="006E6534">
        <w:rPr>
          <w:rFonts w:cs="Times New Roman"/>
          <w:color w:val="000000" w:themeColor="text1"/>
          <w:rPrChange w:id="26945" w:author="N F" w:date="2023-12-05T03:08:00Z">
            <w:rPr>
              <w:rFonts w:cs="Times New Roman"/>
            </w:rPr>
          </w:rPrChange>
        </w:rPr>
        <w:t>.</w:t>
      </w:r>
    </w:p>
    <w:p w14:paraId="51A62C82" w14:textId="77777777" w:rsidR="00197EDD" w:rsidRDefault="00197EDD">
      <w:pPr>
        <w:spacing w:after="0" w:line="240" w:lineRule="auto"/>
        <w:rPr>
          <w:ins w:id="26946" w:author="Barshadskaya, Yuliya" w:date="2024-01-13T18:24:00Z"/>
          <w:bCs/>
          <w:color w:val="000000" w:themeColor="text1"/>
          <w:lang w:bidi="ru-RU"/>
        </w:rPr>
        <w:pPrChange w:id="26947" w:author="Barshadskaya, Yuliya" w:date="2024-01-13T18:21:00Z">
          <w:pPr>
            <w:pStyle w:val="SDText"/>
          </w:pPr>
        </w:pPrChange>
      </w:pPr>
      <w:ins w:id="26948" w:author="Barshadskaya, Yuliya" w:date="2024-01-13T18:20:00Z">
        <w:r w:rsidRPr="00707D60">
          <w:rPr>
            <w:bCs/>
            <w:color w:val="000000" w:themeColor="text1"/>
            <w:lang w:bidi="ru-RU"/>
          </w:rPr>
          <w:t>Токсикологическая программа исследовани</w:t>
        </w:r>
        <w:r>
          <w:rPr>
            <w:bCs/>
            <w:color w:val="000000" w:themeColor="text1"/>
            <w:lang w:bidi="ru-RU"/>
          </w:rPr>
          <w:t>я</w:t>
        </w:r>
        <w:r w:rsidRPr="00707D60">
          <w:rPr>
            <w:bCs/>
            <w:color w:val="000000" w:themeColor="text1"/>
            <w:lang w:bidi="ru-RU"/>
          </w:rPr>
          <w:t xml:space="preserve"> </w:t>
        </w:r>
        <w:r>
          <w:rPr>
            <w:bCs/>
            <w:color w:val="000000" w:themeColor="text1"/>
            <w:lang w:bidi="ru-RU"/>
          </w:rPr>
          <w:t>осимертиниба</w:t>
        </w:r>
        <w:r w:rsidRPr="00707D60">
          <w:rPr>
            <w:bCs/>
            <w:color w:val="000000" w:themeColor="text1"/>
            <w:lang w:bidi="ru-RU"/>
          </w:rPr>
          <w:t xml:space="preserve"> включала исследования токсичности при однократном и многократном введении, исследования генотоксичности, канцерогенности и другие специфические токсикологические тесты (репродуктивная токсичность, местная переносимость).</w:t>
        </w:r>
      </w:ins>
    </w:p>
    <w:p w14:paraId="6F0653FC" w14:textId="77777777" w:rsidR="00197EDD" w:rsidRDefault="00197EDD">
      <w:pPr>
        <w:spacing w:after="0" w:line="240" w:lineRule="auto"/>
        <w:ind w:firstLine="708"/>
        <w:rPr>
          <w:ins w:id="26949" w:author="Barshadskaya, Yuliya" w:date="2024-01-13T18:28:00Z"/>
          <w:color w:val="000000" w:themeColor="text1"/>
          <w:shd w:val="clear" w:color="auto" w:fill="FFFFFF"/>
        </w:rPr>
        <w:pPrChange w:id="26950" w:author="Barshadskaya, Yuliya" w:date="2024-01-13T18:25:00Z">
          <w:pPr>
            <w:pStyle w:val="SDText"/>
          </w:pPr>
        </w:pPrChange>
      </w:pPr>
      <w:ins w:id="26951" w:author="Barshadskaya, Yuliya" w:date="2024-01-13T18:24:00Z">
        <w:r w:rsidRPr="00707D60">
          <w:rPr>
            <w:color w:val="000000" w:themeColor="text1"/>
            <w:shd w:val="clear" w:color="auto" w:fill="FFFFFF"/>
          </w:rPr>
          <w:t xml:space="preserve">Исследования однократной токсичности проводились </w:t>
        </w:r>
        <w:r>
          <w:rPr>
            <w:color w:val="000000" w:themeColor="text1"/>
            <w:shd w:val="clear" w:color="auto" w:fill="FFFFFF"/>
          </w:rPr>
          <w:t>собак породы бигль</w:t>
        </w:r>
        <w:r w:rsidRPr="00707D60">
          <w:rPr>
            <w:color w:val="000000" w:themeColor="text1"/>
            <w:shd w:val="clear" w:color="auto" w:fill="FFFFFF"/>
          </w:rPr>
          <w:t xml:space="preserve">. </w:t>
        </w:r>
      </w:ins>
      <w:ins w:id="26952" w:author="Barshadskaya, Yuliya" w:date="2024-01-13T18:25:00Z">
        <w:r>
          <w:rPr>
            <w:color w:val="000000" w:themeColor="text1"/>
            <w:shd w:val="clear" w:color="auto" w:fill="FFFFFF"/>
          </w:rPr>
          <w:t>Осимертиниб</w:t>
        </w:r>
      </w:ins>
      <w:ins w:id="26953" w:author="Barshadskaya, Yuliya" w:date="2024-01-13T18:24:00Z">
        <w:r w:rsidRPr="00707D60">
          <w:rPr>
            <w:color w:val="000000" w:themeColor="text1"/>
            <w:shd w:val="clear" w:color="auto" w:fill="FFFFFF"/>
          </w:rPr>
          <w:t xml:space="preserve"> показал низкий острый токсический потенциал после перорального введения у </w:t>
        </w:r>
      </w:ins>
      <w:ins w:id="26954" w:author="Barshadskaya, Yuliya" w:date="2024-01-13T18:25:00Z">
        <w:r>
          <w:rPr>
            <w:color w:val="000000" w:themeColor="text1"/>
            <w:shd w:val="clear" w:color="auto" w:fill="FFFFFF"/>
          </w:rPr>
          <w:t>собак</w:t>
        </w:r>
      </w:ins>
      <w:ins w:id="26955" w:author="Barshadskaya, Yuliya" w:date="2024-01-13T18:24:00Z">
        <w:r w:rsidRPr="00707D60">
          <w:rPr>
            <w:color w:val="000000" w:themeColor="text1"/>
            <w:shd w:val="clear" w:color="auto" w:fill="FFFFFF"/>
          </w:rPr>
          <w:t xml:space="preserve">. Не наблюдалось летальности или сильной токсичности после однократного перорального введения препарата в дозировке </w:t>
        </w:r>
      </w:ins>
      <w:ins w:id="26956" w:author="Barshadskaya, Yuliya" w:date="2024-01-13T18:25:00Z">
        <w:r>
          <w:rPr>
            <w:color w:val="000000" w:themeColor="text1"/>
            <w:shd w:val="clear" w:color="auto" w:fill="FFFFFF"/>
          </w:rPr>
          <w:t>400</w:t>
        </w:r>
      </w:ins>
      <w:ins w:id="26957" w:author="Barshadskaya, Yuliya" w:date="2024-01-13T18:24:00Z">
        <w:r w:rsidRPr="00707D60">
          <w:rPr>
            <w:color w:val="000000" w:themeColor="text1"/>
            <w:shd w:val="clear" w:color="auto" w:fill="FFFFFF"/>
          </w:rPr>
          <w:t xml:space="preserve"> мг/кг (предельный тест) у </w:t>
        </w:r>
      </w:ins>
      <w:ins w:id="26958" w:author="Barshadskaya, Yuliya" w:date="2024-01-13T18:25:00Z">
        <w:r>
          <w:rPr>
            <w:color w:val="000000" w:themeColor="text1"/>
            <w:shd w:val="clear" w:color="auto" w:fill="FFFFFF"/>
          </w:rPr>
          <w:t>собак</w:t>
        </w:r>
      </w:ins>
      <w:ins w:id="26959" w:author="Barshadskaya, Yuliya" w:date="2024-01-13T18:24:00Z">
        <w:r w:rsidRPr="00707D60">
          <w:rPr>
            <w:color w:val="000000" w:themeColor="text1"/>
            <w:shd w:val="clear" w:color="auto" w:fill="FFFFFF"/>
          </w:rPr>
          <w:t xml:space="preserve">. </w:t>
        </w:r>
      </w:ins>
    </w:p>
    <w:p w14:paraId="60D0E5CD" w14:textId="77777777" w:rsidR="00197EDD" w:rsidRPr="00707D60" w:rsidRDefault="00197EDD" w:rsidP="00197EDD">
      <w:pPr>
        <w:spacing w:after="0" w:line="240" w:lineRule="auto"/>
        <w:ind w:firstLine="708"/>
        <w:rPr>
          <w:ins w:id="26960" w:author="Barshadskaya, Yuliya" w:date="2024-01-13T18:28:00Z"/>
          <w:color w:val="000000" w:themeColor="text1"/>
        </w:rPr>
      </w:pPr>
      <w:ins w:id="26961" w:author="Barshadskaya, Yuliya" w:date="2024-01-13T18:28:00Z">
        <w:r w:rsidRPr="00707D60">
          <w:rPr>
            <w:color w:val="000000" w:themeColor="text1"/>
            <w:shd w:val="clear" w:color="auto" w:fill="FFFFFF"/>
          </w:rPr>
          <w:t xml:space="preserve">Исследования токсичности повторных доз проводились у </w:t>
        </w:r>
        <w:r>
          <w:rPr>
            <w:color w:val="000000" w:themeColor="text1"/>
            <w:shd w:val="clear" w:color="auto" w:fill="FFFFFF"/>
          </w:rPr>
          <w:t>крыс</w:t>
        </w:r>
        <w:r w:rsidRPr="00707D60">
          <w:rPr>
            <w:color w:val="000000" w:themeColor="text1"/>
            <w:shd w:val="clear" w:color="auto" w:fill="FFFFFF"/>
          </w:rPr>
          <w:t xml:space="preserve"> в течение </w:t>
        </w:r>
        <w:r>
          <w:rPr>
            <w:color w:val="000000" w:themeColor="text1"/>
            <w:shd w:val="clear" w:color="auto" w:fill="FFFFFF"/>
          </w:rPr>
          <w:t xml:space="preserve">2, 7, 14, 28 </w:t>
        </w:r>
      </w:ins>
      <w:ins w:id="26962" w:author="Barshadskaya, Yuliya" w:date="2024-01-13T18:29:00Z">
        <w:r>
          <w:rPr>
            <w:color w:val="000000" w:themeColor="text1"/>
            <w:shd w:val="clear" w:color="auto" w:fill="FFFFFF"/>
          </w:rPr>
          <w:t xml:space="preserve">и 92 </w:t>
        </w:r>
      </w:ins>
      <w:ins w:id="26963" w:author="Barshadskaya, Yuliya" w:date="2024-01-13T18:28:00Z">
        <w:r>
          <w:rPr>
            <w:color w:val="000000" w:themeColor="text1"/>
            <w:shd w:val="clear" w:color="auto" w:fill="FFFFFF"/>
          </w:rPr>
          <w:t>дней, у собак</w:t>
        </w:r>
        <w:r w:rsidRPr="00707D60">
          <w:rPr>
            <w:color w:val="000000" w:themeColor="text1"/>
            <w:shd w:val="clear" w:color="auto" w:fill="FFFFFF"/>
          </w:rPr>
          <w:t xml:space="preserve"> </w:t>
        </w:r>
      </w:ins>
      <w:ins w:id="26964" w:author="Barshadskaya, Yuliya" w:date="2024-01-13T18:30:00Z">
        <w:r>
          <w:rPr>
            <w:color w:val="000000" w:themeColor="text1"/>
            <w:shd w:val="clear" w:color="auto" w:fill="FFFFFF"/>
          </w:rPr>
          <w:t>в течение 14, 28 и 92 дней</w:t>
        </w:r>
      </w:ins>
      <w:ins w:id="26965" w:author="Barshadskaya, Yuliya" w:date="2024-01-13T18:28:00Z">
        <w:r w:rsidRPr="00707D60">
          <w:rPr>
            <w:color w:val="000000" w:themeColor="text1"/>
            <w:shd w:val="clear" w:color="auto" w:fill="FFFFFF"/>
          </w:rPr>
          <w:t xml:space="preserve">. У </w:t>
        </w:r>
      </w:ins>
      <w:ins w:id="26966" w:author="Barshadskaya, Yuliya" w:date="2024-01-13T18:35:00Z">
        <w:r>
          <w:rPr>
            <w:color w:val="000000" w:themeColor="text1"/>
            <w:shd w:val="clear" w:color="auto" w:fill="FFFFFF"/>
          </w:rPr>
          <w:t>крыс</w:t>
        </w:r>
      </w:ins>
      <w:ins w:id="26967" w:author="Barshadskaya, Yuliya" w:date="2024-01-13T18:28:00Z">
        <w:r w:rsidRPr="00707D60">
          <w:rPr>
            <w:color w:val="000000" w:themeColor="text1"/>
            <w:shd w:val="clear" w:color="auto" w:fill="FFFFFF"/>
          </w:rPr>
          <w:t xml:space="preserve"> отмечал</w:t>
        </w:r>
      </w:ins>
      <w:ins w:id="26968" w:author="Barshadskaya, Yuliya" w:date="2024-01-13T18:35:00Z">
        <w:r>
          <w:rPr>
            <w:color w:val="000000" w:themeColor="text1"/>
            <w:shd w:val="clear" w:color="auto" w:fill="FFFFFF"/>
          </w:rPr>
          <w:t>и</w:t>
        </w:r>
      </w:ins>
      <w:ins w:id="26969" w:author="Barshadskaya, Yuliya" w:date="2024-01-13T18:28:00Z">
        <w:r w:rsidRPr="00707D60">
          <w:rPr>
            <w:color w:val="000000" w:themeColor="text1"/>
            <w:shd w:val="clear" w:color="auto" w:fill="FFFFFF"/>
          </w:rPr>
          <w:t xml:space="preserve">сь </w:t>
        </w:r>
      </w:ins>
      <w:ins w:id="26970" w:author="Barshadskaya, Yuliya" w:date="2024-01-13T18:36:00Z">
        <w:r>
          <w:rPr>
            <w:color w:val="000000" w:themeColor="text1"/>
            <w:shd w:val="clear" w:color="auto" w:fill="FFFFFF"/>
          </w:rPr>
          <w:t xml:space="preserve">изменения в </w:t>
        </w:r>
        <w:r w:rsidRPr="007B6443">
          <w:rPr>
            <w:rFonts w:cs="Times New Roman"/>
            <w:color w:val="000000" w:themeColor="text1"/>
            <w:szCs w:val="20"/>
            <w:rPrChange w:id="26971" w:author="Barshadskaya, Yuliya" w:date="2024-01-13T18:36:00Z">
              <w:rPr>
                <w:rFonts w:cs="Times New Roman"/>
                <w:color w:val="000000" w:themeColor="text1"/>
                <w:sz w:val="20"/>
                <w:szCs w:val="20"/>
              </w:rPr>
            </w:rPrChange>
          </w:rPr>
          <w:t>глаз</w:t>
        </w:r>
        <w:r>
          <w:rPr>
            <w:rFonts w:cs="Times New Roman"/>
            <w:color w:val="000000" w:themeColor="text1"/>
            <w:szCs w:val="20"/>
          </w:rPr>
          <w:t>ах</w:t>
        </w:r>
        <w:r w:rsidRPr="007B6443">
          <w:rPr>
            <w:rFonts w:cs="Times New Roman"/>
            <w:color w:val="000000" w:themeColor="text1"/>
            <w:szCs w:val="20"/>
            <w:rPrChange w:id="26972" w:author="Barshadskaya, Yuliya" w:date="2024-01-13T18:36:00Z">
              <w:rPr>
                <w:rFonts w:cs="Times New Roman"/>
                <w:color w:val="000000" w:themeColor="text1"/>
                <w:sz w:val="20"/>
                <w:szCs w:val="20"/>
              </w:rPr>
            </w:rPrChange>
          </w:rPr>
          <w:t xml:space="preserve">, тимусе, костном мозге, </w:t>
        </w:r>
        <w:r>
          <w:rPr>
            <w:rFonts w:cs="Times New Roman"/>
            <w:color w:val="000000" w:themeColor="text1"/>
            <w:szCs w:val="20"/>
          </w:rPr>
          <w:t xml:space="preserve">органах </w:t>
        </w:r>
        <w:r w:rsidRPr="007B6443">
          <w:rPr>
            <w:rFonts w:cs="Times New Roman"/>
            <w:color w:val="000000" w:themeColor="text1"/>
            <w:szCs w:val="24"/>
          </w:rPr>
          <w:t>ЖКТ</w:t>
        </w:r>
      </w:ins>
      <w:ins w:id="26973" w:author="Barshadskaya, Yuliya" w:date="2024-01-13T18:28:00Z">
        <w:r w:rsidRPr="007B6443">
          <w:rPr>
            <w:color w:val="000000" w:themeColor="text1"/>
            <w:szCs w:val="24"/>
            <w:rPrChange w:id="26974" w:author="Barshadskaya, Yuliya" w:date="2024-01-13T18:37:00Z">
              <w:rPr>
                <w:color w:val="000000" w:themeColor="text1"/>
                <w:sz w:val="32"/>
              </w:rPr>
            </w:rPrChange>
          </w:rPr>
          <w:t>,</w:t>
        </w:r>
        <w:r w:rsidRPr="007B6443">
          <w:rPr>
            <w:color w:val="000000" w:themeColor="text1"/>
            <w:sz w:val="32"/>
          </w:rPr>
          <w:t xml:space="preserve"> </w:t>
        </w:r>
      </w:ins>
      <w:ins w:id="26975" w:author="Barshadskaya, Yuliya" w:date="2024-01-13T18:37:00Z">
        <w:r>
          <w:rPr>
            <w:color w:val="000000" w:themeColor="text1"/>
          </w:rPr>
          <w:t xml:space="preserve">изменения в общем анализе крови </w:t>
        </w:r>
      </w:ins>
      <w:ins w:id="26976" w:author="Barshadskaya, Yuliya" w:date="2024-01-13T18:38:00Z">
        <w:r>
          <w:rPr>
            <w:color w:val="000000" w:themeColor="text1"/>
          </w:rPr>
          <w:t>(</w:t>
        </w:r>
      </w:ins>
      <w:ins w:id="26977" w:author="Barshadskaya, Yuliya" w:date="2024-01-13T18:37:00Z">
        <w:r w:rsidRPr="007B6443">
          <w:rPr>
            <w:color w:val="000000" w:themeColor="text1"/>
          </w:rPr>
          <w:t xml:space="preserve">снижение количества </w:t>
        </w:r>
        <w:r w:rsidRPr="007B6443">
          <w:rPr>
            <w:color w:val="000000" w:themeColor="text1"/>
          </w:rPr>
          <w:lastRenderedPageBreak/>
          <w:t>ретикулоцитов, лейкоцитов и лимфоцитов, повышение количества нейтрофилов</w:t>
        </w:r>
      </w:ins>
      <w:ins w:id="26978" w:author="Barshadskaya, Yuliya" w:date="2024-01-13T18:38:00Z">
        <w:r>
          <w:rPr>
            <w:color w:val="000000" w:themeColor="text1"/>
          </w:rPr>
          <w:t>)</w:t>
        </w:r>
      </w:ins>
      <w:ins w:id="26979" w:author="Barshadskaya, Yuliya" w:date="2024-01-13T18:39:00Z">
        <w:r>
          <w:rPr>
            <w:color w:val="000000" w:themeColor="text1"/>
          </w:rPr>
          <w:t>, изменения в биохимическом анализе крови (</w:t>
        </w:r>
        <w:r w:rsidRPr="00A14C4F">
          <w:rPr>
            <w:rFonts w:cs="Times New Roman"/>
            <w:color w:val="000000" w:themeColor="text1"/>
            <w:szCs w:val="20"/>
            <w:rPrChange w:id="26980" w:author="Barshadskaya, Yuliya" w:date="2024-01-13T18:39:00Z">
              <w:rPr>
                <w:rFonts w:cs="Times New Roman"/>
                <w:color w:val="000000" w:themeColor="text1"/>
                <w:sz w:val="20"/>
                <w:szCs w:val="20"/>
              </w:rPr>
            </w:rPrChange>
          </w:rPr>
          <w:t>триглицериды, холестерин, общий белок крови, альбумин).</w:t>
        </w:r>
      </w:ins>
      <w:ins w:id="26981" w:author="Barshadskaya, Yuliya" w:date="2024-01-13T18:28:00Z">
        <w:r w:rsidRPr="00A14C4F">
          <w:rPr>
            <w:color w:val="000000" w:themeColor="text1"/>
            <w:sz w:val="32"/>
            <w:rPrChange w:id="26982" w:author="Barshadskaya, Yuliya" w:date="2024-01-13T18:39:00Z">
              <w:rPr>
                <w:color w:val="000000" w:themeColor="text1"/>
              </w:rPr>
            </w:rPrChange>
          </w:rPr>
          <w:t xml:space="preserve"> </w:t>
        </w:r>
        <w:r w:rsidRPr="00707D60">
          <w:rPr>
            <w:color w:val="000000" w:themeColor="text1"/>
          </w:rPr>
          <w:t xml:space="preserve">У </w:t>
        </w:r>
      </w:ins>
      <w:ins w:id="26983" w:author="Barshadskaya, Yuliya" w:date="2024-01-13T18:40:00Z">
        <w:r>
          <w:rPr>
            <w:color w:val="000000" w:themeColor="text1"/>
          </w:rPr>
          <w:t>собак</w:t>
        </w:r>
      </w:ins>
      <w:ins w:id="26984" w:author="Barshadskaya, Yuliya" w:date="2024-01-13T18:28:00Z">
        <w:r w:rsidRPr="00707D60">
          <w:rPr>
            <w:color w:val="000000" w:themeColor="text1"/>
          </w:rPr>
          <w:t xml:space="preserve"> выявлял</w:t>
        </w:r>
      </w:ins>
      <w:ins w:id="26985" w:author="Barshadskaya, Yuliya" w:date="2024-01-13T18:41:00Z">
        <w:r>
          <w:rPr>
            <w:color w:val="000000" w:themeColor="text1"/>
          </w:rPr>
          <w:t>и</w:t>
        </w:r>
      </w:ins>
      <w:ins w:id="26986" w:author="Barshadskaya, Yuliya" w:date="2024-01-13T18:28:00Z">
        <w:r w:rsidRPr="00707D60">
          <w:rPr>
            <w:color w:val="000000" w:themeColor="text1"/>
          </w:rPr>
          <w:t xml:space="preserve">сь </w:t>
        </w:r>
      </w:ins>
      <w:ins w:id="26987" w:author="Barshadskaya, Yuliya" w:date="2024-01-13T18:41:00Z">
        <w:r>
          <w:rPr>
            <w:color w:val="000000" w:themeColor="text1"/>
          </w:rPr>
          <w:t>г</w:t>
        </w:r>
        <w:r w:rsidRPr="00A14C4F">
          <w:rPr>
            <w:color w:val="000000" w:themeColor="text1"/>
          </w:rPr>
          <w:t>истопатологические изменения в семенниках и придатке семенника</w:t>
        </w:r>
        <w:r>
          <w:rPr>
            <w:color w:val="000000" w:themeColor="text1"/>
          </w:rPr>
          <w:t>, глазах коже, органах ЖКТ</w:t>
        </w:r>
      </w:ins>
      <w:ins w:id="26988" w:author="Barshadskaya, Yuliya" w:date="2024-01-13T18:28:00Z">
        <w:r w:rsidRPr="00707D60">
          <w:rPr>
            <w:color w:val="000000" w:themeColor="text1"/>
          </w:rPr>
          <w:t xml:space="preserve">. </w:t>
        </w:r>
      </w:ins>
      <w:ins w:id="26989" w:author="Barshadskaya, Yuliya" w:date="2024-01-13T18:42:00Z">
        <w:r>
          <w:rPr>
            <w:color w:val="000000" w:themeColor="text1"/>
          </w:rPr>
          <w:t xml:space="preserve">У крыс с увеличением длительности введения препарата снижался </w:t>
        </w:r>
      </w:ins>
      <w:ins w:id="26990" w:author="Barshadskaya, Yuliya" w:date="2024-01-13T18:43:00Z">
        <w:r w:rsidRPr="00A14C4F">
          <w:rPr>
            <w:color w:val="000000" w:themeColor="text1"/>
          </w:rPr>
          <w:t xml:space="preserve">NOAEL </w:t>
        </w:r>
        <w:r>
          <w:rPr>
            <w:color w:val="000000" w:themeColor="text1"/>
          </w:rPr>
          <w:t xml:space="preserve">от </w:t>
        </w:r>
        <w:r w:rsidRPr="00A14C4F">
          <w:rPr>
            <w:color w:val="000000" w:themeColor="text1"/>
          </w:rPr>
          <w:t>&lt; 100</w:t>
        </w:r>
      </w:ins>
      <w:ins w:id="26991" w:author="Barshadskaya, Yuliya" w:date="2024-01-13T18:44:00Z">
        <w:r>
          <w:rPr>
            <w:color w:val="000000" w:themeColor="text1"/>
          </w:rPr>
          <w:t xml:space="preserve"> </w:t>
        </w:r>
        <w:r w:rsidRPr="00A14C4F">
          <w:rPr>
            <w:color w:val="000000" w:themeColor="text1"/>
          </w:rPr>
          <w:t xml:space="preserve">мг/кг/сут </w:t>
        </w:r>
        <w:r>
          <w:rPr>
            <w:color w:val="000000" w:themeColor="text1"/>
          </w:rPr>
          <w:t xml:space="preserve">(введение в течение 2 дней) до </w:t>
        </w:r>
        <w:r w:rsidRPr="00A14C4F">
          <w:rPr>
            <w:color w:val="000000" w:themeColor="text1"/>
          </w:rPr>
          <w:t>1</w:t>
        </w:r>
        <w:r>
          <w:rPr>
            <w:color w:val="000000" w:themeColor="text1"/>
          </w:rPr>
          <w:t xml:space="preserve"> </w:t>
        </w:r>
        <w:r w:rsidRPr="00A14C4F">
          <w:rPr>
            <w:color w:val="000000" w:themeColor="text1"/>
          </w:rPr>
          <w:t xml:space="preserve">мг/кг/сут </w:t>
        </w:r>
      </w:ins>
      <w:ins w:id="26992" w:author="Barshadskaya, Yuliya" w:date="2024-01-13T18:45:00Z">
        <w:r>
          <w:rPr>
            <w:color w:val="000000" w:themeColor="text1"/>
          </w:rPr>
          <w:t xml:space="preserve">(введение в течение 92 дней). </w:t>
        </w:r>
      </w:ins>
      <w:ins w:id="26993" w:author="Barshadskaya, Yuliya" w:date="2024-01-13T18:46:00Z">
        <w:r w:rsidRPr="0001519A">
          <w:rPr>
            <w:rFonts w:cs="Times New Roman"/>
            <w:color w:val="000000" w:themeColor="text1"/>
          </w:rPr>
          <w:t xml:space="preserve">В исследованиях токсичности при многократном введении у крыс, подвергавшихся воздействию осимертиниба в течение ≥ 1 мес. в клинически значимых концентрациях в плазме, наблюдалось увеличение частоты анэструса, дегенерации желтого тела в яичниках и истончения эпителия в матке и влагалище. Изменения в яичниках, наблюдаемые после 1 мес. дозирования, были обратимыми </w:t>
        </w:r>
        <w:r w:rsidRPr="0001519A">
          <w:rPr>
            <w:rFonts w:cs="Times New Roman"/>
            <w:color w:val="000000" w:themeColor="text1"/>
          </w:rPr>
          <w:fldChar w:fldCharType="begin"/>
        </w:r>
        <w:r w:rsidRPr="0001519A">
          <w:rPr>
            <w:rFonts w:cs="Times New Roman"/>
            <w:color w:val="000000" w:themeColor="text1"/>
          </w:rPr>
          <w:instrText xml:space="preserve"> ADDIN ZOTERO_ITEM CSL_CITATION {"citationID":"zUTN4dCl","properties":{"formattedCitation":"(13)","plainCitation":"(13)","noteIndex":0},"citationItems":[{"id":161897,"uris":["http://zotero.org/groups/4735135/items/WX22NTFD"],"itemData":{"id":161897,"type":"webpage","title":"Assessment report. Tagrisso","URL":"https://www.ema.europa.eu/en/documents/assessment-report/tagrisso-epar-public-assessment-report_en.pdf","author":[{"family":"EMA","given":""}],"accessed":{"date-parts":[["2022",8,2]]},"issued":{"date-parts":[["2015"]]}}}],"schema":"https://github.com/citation-style-language/schema/raw/master/csl-citation.json"} </w:instrText>
        </w:r>
        <w:r w:rsidRPr="0001519A">
          <w:rPr>
            <w:rFonts w:cs="Times New Roman"/>
            <w:color w:val="000000" w:themeColor="text1"/>
          </w:rPr>
          <w:fldChar w:fldCharType="separate"/>
        </w:r>
      </w:ins>
      <w:ins w:id="26994" w:author="Barshadskaya, Yuliya" w:date="2024-01-13T18:47:00Z">
        <w:r w:rsidRPr="0018315E">
          <w:rPr>
            <w:rFonts w:cs="Times New Roman"/>
            <w:color w:val="000000" w:themeColor="text1"/>
          </w:rPr>
          <w:t>[</w:t>
        </w:r>
      </w:ins>
      <w:ins w:id="26995" w:author="Barshadskaya, Yuliya" w:date="2024-01-13T18:46:00Z">
        <w:del w:id="26996" w:author="Barshadskaya, Yuliya" w:date="2024-01-13T18:47:00Z">
          <w:r w:rsidRPr="0001519A" w:rsidDel="00A14C4F">
            <w:rPr>
              <w:rFonts w:cs="Times New Roman"/>
              <w:color w:val="000000" w:themeColor="text1"/>
            </w:rPr>
            <w:delText>(</w:delText>
          </w:r>
        </w:del>
        <w:r w:rsidRPr="0001519A">
          <w:rPr>
            <w:rFonts w:cs="Times New Roman"/>
            <w:color w:val="000000" w:themeColor="text1"/>
          </w:rPr>
          <w:t>13</w:t>
        </w:r>
      </w:ins>
      <w:ins w:id="26997" w:author="Barshadskaya, Yuliya" w:date="2024-01-13T18:47:00Z">
        <w:r w:rsidRPr="00DD38F1">
          <w:rPr>
            <w:rFonts w:cs="Times New Roman"/>
            <w:color w:val="000000" w:themeColor="text1"/>
          </w:rPr>
          <w:t>]</w:t>
        </w:r>
      </w:ins>
      <w:ins w:id="26998" w:author="Barshadskaya, Yuliya" w:date="2024-01-13T18:46:00Z">
        <w:del w:id="26999" w:author="Barshadskaya, Yuliya" w:date="2024-01-13T18:47:00Z">
          <w:r w:rsidRPr="0001519A" w:rsidDel="00A14C4F">
            <w:rPr>
              <w:rFonts w:cs="Times New Roman"/>
              <w:color w:val="000000" w:themeColor="text1"/>
            </w:rPr>
            <w:delText>)</w:delText>
          </w:r>
        </w:del>
        <w:r w:rsidRPr="0001519A">
          <w:rPr>
            <w:rFonts w:cs="Times New Roman"/>
            <w:color w:val="000000" w:themeColor="text1"/>
          </w:rPr>
          <w:fldChar w:fldCharType="end"/>
        </w:r>
        <w:r w:rsidRPr="0001519A">
          <w:rPr>
            <w:rFonts w:cs="Times New Roman"/>
            <w:color w:val="000000" w:themeColor="text1"/>
          </w:rPr>
          <w:t xml:space="preserve">. </w:t>
        </w:r>
      </w:ins>
      <w:ins w:id="27000" w:author="Barshadskaya, Yuliya" w:date="2024-01-13T18:28:00Z">
        <w:r>
          <w:rPr>
            <w:color w:val="000000" w:themeColor="text1"/>
          </w:rPr>
          <w:t>Не выявлено генотоксического потенциала, исследования канцерогенности не проводили</w:t>
        </w:r>
      </w:ins>
      <w:ins w:id="27001" w:author="Barshadskaya, Yuliya" w:date="2024-01-13T18:47:00Z">
        <w:r>
          <w:rPr>
            <w:color w:val="000000" w:themeColor="text1"/>
          </w:rPr>
          <w:t>сь</w:t>
        </w:r>
      </w:ins>
      <w:ins w:id="27002" w:author="Barshadskaya, Yuliya" w:date="2024-01-13T18:28:00Z">
        <w:r w:rsidRPr="00707D60">
          <w:rPr>
            <w:color w:val="000000" w:themeColor="text1"/>
          </w:rPr>
          <w:t xml:space="preserve">. </w:t>
        </w:r>
      </w:ins>
      <w:ins w:id="27003" w:author="Barshadskaya, Yuliya" w:date="2024-01-13T18:48:00Z">
        <w:r w:rsidRPr="0001519A">
          <w:rPr>
            <w:rFonts w:cs="Times New Roman"/>
            <w:color w:val="000000" w:themeColor="text1"/>
          </w:rPr>
          <w:t>Введение осимертиниба крысам в течение 65 дней ассоциировалось со снижением фертильности у самцов крыс.</w:t>
        </w:r>
        <w:r>
          <w:rPr>
            <w:rFonts w:cs="Times New Roman"/>
            <w:color w:val="000000" w:themeColor="text1"/>
          </w:rPr>
          <w:t xml:space="preserve"> </w:t>
        </w:r>
      </w:ins>
      <w:ins w:id="27004" w:author="Barshadskaya, Yuliya" w:date="2024-01-13T18:28:00Z">
        <w:r w:rsidRPr="00707D60">
          <w:rPr>
            <w:color w:val="000000" w:themeColor="text1"/>
          </w:rPr>
          <w:t>У</w:t>
        </w:r>
        <w:r>
          <w:rPr>
            <w:color w:val="000000" w:themeColor="text1"/>
          </w:rPr>
          <w:t xml:space="preserve"> крыс </w:t>
        </w:r>
      </w:ins>
      <w:ins w:id="27005" w:author="Barshadskaya, Yuliya" w:date="2024-01-13T18:49:00Z">
        <w:r>
          <w:rPr>
            <w:color w:val="000000" w:themeColor="text1"/>
          </w:rPr>
          <w:t>осимертиниб</w:t>
        </w:r>
      </w:ins>
      <w:ins w:id="27006" w:author="Barshadskaya, Yuliya" w:date="2024-01-13T18:28:00Z">
        <w:r>
          <w:rPr>
            <w:color w:val="000000" w:themeColor="text1"/>
          </w:rPr>
          <w:t xml:space="preserve"> вызывал эмбрио-</w:t>
        </w:r>
        <w:r w:rsidRPr="00707D60">
          <w:rPr>
            <w:color w:val="000000" w:themeColor="text1"/>
          </w:rPr>
          <w:t xml:space="preserve"> и фетотоксичность при системном воздействии в дозировках ниже терапевтического уровня. Это проявлялось в увеличении смертности и снижении веса плода.</w:t>
        </w:r>
      </w:ins>
    </w:p>
    <w:p w14:paraId="490CE208" w14:textId="5ACF5FF9" w:rsidR="00197EDD" w:rsidRPr="0001519A" w:rsidRDefault="00197EDD" w:rsidP="00197EDD">
      <w:pPr>
        <w:spacing w:after="0" w:line="240" w:lineRule="auto"/>
        <w:rPr>
          <w:ins w:id="27007" w:author="Barshadskaya, Yuliya" w:date="2024-01-13T18:51:00Z"/>
          <w:rFonts w:cs="Times New Roman"/>
          <w:color w:val="000000" w:themeColor="text1"/>
          <w:szCs w:val="24"/>
        </w:rPr>
      </w:pPr>
      <w:ins w:id="27008" w:author="Barshadskaya, Yuliya" w:date="2024-01-13T18:51:00Z">
        <w:r w:rsidRPr="0001519A">
          <w:rPr>
            <w:rFonts w:cs="Times New Roman"/>
            <w:color w:val="000000" w:themeColor="text1"/>
            <w:szCs w:val="24"/>
          </w:rPr>
          <w:t>Исследования местной переносимости осимертиниба не проводили.</w:t>
        </w:r>
      </w:ins>
    </w:p>
    <w:p w14:paraId="5AC148A8" w14:textId="77777777" w:rsidR="004F37B5" w:rsidRPr="006E6534" w:rsidRDefault="004F37B5" w:rsidP="00197EDD">
      <w:pPr>
        <w:pStyle w:val="SDText"/>
        <w:spacing w:after="0"/>
        <w:rPr>
          <w:rFonts w:cs="Times New Roman"/>
          <w:color w:val="000000" w:themeColor="text1"/>
          <w:rPrChange w:id="27009" w:author="N F" w:date="2023-12-05T03:09:00Z">
            <w:rPr>
              <w:rFonts w:cs="Times New Roman"/>
            </w:rPr>
          </w:rPrChange>
        </w:rPr>
      </w:pPr>
    </w:p>
    <w:p w14:paraId="53E4BAC6" w14:textId="58CE2DA6" w:rsidR="007F4A3C" w:rsidRPr="006E6534" w:rsidRDefault="00556C2E" w:rsidP="00415551">
      <w:pPr>
        <w:pStyle w:val="2"/>
        <w:spacing w:line="240" w:lineRule="auto"/>
        <w:rPr>
          <w:ins w:id="27010" w:author="N F" w:date="2023-08-09T00:25:00Z"/>
          <w:rFonts w:cs="Times New Roman"/>
          <w:sz w:val="24"/>
          <w:szCs w:val="24"/>
        </w:rPr>
      </w:pPr>
      <w:bookmarkStart w:id="27011" w:name="_Toc115733070"/>
      <w:r w:rsidRPr="006E6534">
        <w:rPr>
          <w:rFonts w:cs="Times New Roman"/>
          <w:sz w:val="24"/>
          <w:szCs w:val="24"/>
          <w:rPrChange w:id="27012" w:author="N F" w:date="2023-12-05T03:09:00Z">
            <w:rPr/>
          </w:rPrChange>
        </w:rPr>
        <w:t>Обсуждение данных клинических исследований</w:t>
      </w:r>
      <w:bookmarkEnd w:id="27011"/>
    </w:p>
    <w:p w14:paraId="78BA25A6" w14:textId="539A8A7A" w:rsidR="00960A36" w:rsidDel="00EB0045" w:rsidRDefault="00960A36">
      <w:pPr>
        <w:spacing w:after="0" w:line="240" w:lineRule="auto"/>
        <w:rPr>
          <w:del w:id="27013" w:author="Barshadskaya, Yuliya" w:date="2024-01-16T18:28:00Z"/>
          <w:rFonts w:cs="Times New Roman"/>
        </w:rPr>
        <w:pPrChange w:id="27014" w:author="N F" w:date="2023-08-09T00:25:00Z">
          <w:pPr>
            <w:pStyle w:val="2"/>
          </w:pPr>
        </w:pPrChange>
      </w:pPr>
      <w:ins w:id="27015" w:author="N F" w:date="2023-08-09T00:25:00Z">
        <w:del w:id="27016" w:author="Barshadskaya, Yuliya" w:date="2024-01-16T18:28:00Z">
          <w:r w:rsidRPr="006E6534" w:rsidDel="00EB0045">
            <w:rPr>
              <w:rFonts w:cs="Times New Roman"/>
              <w:color w:val="000000" w:themeColor="text1"/>
              <w:highlight w:val="green"/>
              <w:rPrChange w:id="27017" w:author="N F" w:date="2023-12-05T03:09:00Z">
                <w:rPr>
                  <w:rFonts w:cs="Times New Roman"/>
                  <w:b w:val="0"/>
                  <w:highlight w:val="green"/>
                </w:rPr>
              </w:rPrChange>
            </w:rPr>
            <w:delText xml:space="preserve">Так как препарат </w:delText>
          </w:r>
          <w:r w:rsidRPr="006E6534" w:rsidDel="00EB0045">
            <w:rPr>
              <w:rFonts w:cs="Times New Roman"/>
              <w:color w:val="000000" w:themeColor="text1"/>
              <w:highlight w:val="green"/>
              <w:lang w:val="en-US"/>
              <w:rPrChange w:id="27018" w:author="N F" w:date="2023-12-05T03:09:00Z">
                <w:rPr>
                  <w:rFonts w:cs="Times New Roman"/>
                  <w:b w:val="0"/>
                  <w:highlight w:val="green"/>
                  <w:lang w:val="en-US"/>
                </w:rPr>
              </w:rPrChange>
            </w:rPr>
            <w:delText>DT</w:delText>
          </w:r>
          <w:r w:rsidRPr="006E6534" w:rsidDel="00EB0045">
            <w:rPr>
              <w:rFonts w:cs="Times New Roman"/>
              <w:color w:val="000000" w:themeColor="text1"/>
              <w:highlight w:val="green"/>
              <w:rPrChange w:id="27019" w:author="N F" w:date="2023-12-05T03:09:00Z">
                <w:rPr>
                  <w:rFonts w:cs="Times New Roman"/>
                  <w:b w:val="0"/>
                  <w:highlight w:val="green"/>
                </w:rPr>
              </w:rPrChange>
            </w:rPr>
            <w:delText>-</w:delText>
          </w:r>
          <w:r w:rsidRPr="006E6534" w:rsidDel="00EB0045">
            <w:rPr>
              <w:rFonts w:cs="Times New Roman"/>
              <w:color w:val="000000" w:themeColor="text1"/>
              <w:highlight w:val="green"/>
              <w:lang w:val="en-US"/>
              <w:rPrChange w:id="27020" w:author="N F" w:date="2023-12-05T03:09:00Z">
                <w:rPr>
                  <w:rFonts w:cs="Times New Roman"/>
                  <w:b w:val="0"/>
                  <w:highlight w:val="green"/>
                  <w:lang w:val="en-US"/>
                </w:rPr>
              </w:rPrChange>
            </w:rPr>
            <w:delText>OSM</w:delText>
          </w:r>
          <w:r w:rsidRPr="006E6534" w:rsidDel="00EB0045">
            <w:rPr>
              <w:rFonts w:cs="Times New Roman"/>
              <w:color w:val="000000" w:themeColor="text1"/>
              <w:highlight w:val="green"/>
              <w:rPrChange w:id="27021" w:author="N F" w:date="2023-12-05T03:09:00Z">
                <w:rPr>
                  <w:rFonts w:cs="Times New Roman"/>
                  <w:b w:val="0"/>
                  <w:highlight w:val="green"/>
                </w:rPr>
              </w:rPrChange>
            </w:rPr>
            <w:delText xml:space="preserve"> (АО «Р-Фарм», Россия) представляет собой воспроизведенный препарат осимертиниба, который полностью соответствует по качественному и количественному составу действующего и вспомагательных веществ, лекарственной форме и дозировке референтному (оригинальному) препарату вилдаглиптина Тагриссо</w:delText>
          </w:r>
          <w:r w:rsidRPr="006E6534" w:rsidDel="00EB0045">
            <w:rPr>
              <w:rFonts w:cs="Times New Roman"/>
              <w:color w:val="000000" w:themeColor="text1"/>
              <w:highlight w:val="green"/>
              <w:vertAlign w:val="superscript"/>
              <w:rPrChange w:id="27022" w:author="N F" w:date="2023-12-05T03:09:00Z">
                <w:rPr>
                  <w:rFonts w:cs="Times New Roman"/>
                  <w:b w:val="0"/>
                  <w:highlight w:val="green"/>
                  <w:vertAlign w:val="superscript"/>
                </w:rPr>
              </w:rPrChange>
            </w:rPr>
            <w:delText>®</w:delText>
          </w:r>
          <w:r w:rsidRPr="006E6534" w:rsidDel="00EB0045">
            <w:rPr>
              <w:rFonts w:cs="Times New Roman"/>
              <w:color w:val="000000" w:themeColor="text1"/>
              <w:highlight w:val="green"/>
              <w:rPrChange w:id="27023" w:author="N F" w:date="2023-12-05T03:09:00Z">
                <w:rPr>
                  <w:rFonts w:cs="Times New Roman"/>
                  <w:b w:val="0"/>
                  <w:highlight w:val="green"/>
                </w:rPr>
              </w:rPrChange>
            </w:rPr>
            <w:delText xml:space="preserve"> </w:delText>
          </w:r>
          <w:r w:rsidRPr="006E6534" w:rsidDel="00EB0045">
            <w:rPr>
              <w:rFonts w:cs="Times New Roman"/>
              <w:color w:val="000000" w:themeColor="text1"/>
              <w:highlight w:val="green"/>
              <w:lang w:eastAsia="ru-RU"/>
              <w:rPrChange w:id="27024" w:author="N F" w:date="2023-12-05T03:09:00Z">
                <w:rPr>
                  <w:rFonts w:cs="Times New Roman"/>
                  <w:b w:val="0"/>
                  <w:highlight w:val="green"/>
                  <w:lang w:eastAsia="ru-RU"/>
                </w:rPr>
              </w:rPrChange>
            </w:rPr>
            <w:delText>(</w:delText>
          </w:r>
        </w:del>
      </w:ins>
      <w:ins w:id="27025" w:author="N F" w:date="2023-08-09T00:26:00Z">
        <w:del w:id="27026" w:author="Barshadskaya, Yuliya" w:date="2024-01-16T18:28:00Z">
          <w:r w:rsidRPr="006E6534" w:rsidDel="00EB0045">
            <w:rPr>
              <w:rFonts w:cs="Times New Roman"/>
              <w:color w:val="000000" w:themeColor="text1"/>
              <w:highlight w:val="green"/>
              <w:lang w:eastAsia="ru-RU"/>
              <w:rPrChange w:id="27027" w:author="N F" w:date="2023-12-05T03:09:00Z">
                <w:rPr>
                  <w:rFonts w:cs="Times New Roman"/>
                  <w:b w:val="0"/>
                  <w:highlight w:val="green"/>
                  <w:lang w:eastAsia="ru-RU"/>
                </w:rPr>
              </w:rPrChange>
            </w:rPr>
            <w:delText>(</w:delText>
          </w:r>
          <w:r w:rsidRPr="006E6534" w:rsidDel="00EB0045">
            <w:rPr>
              <w:rFonts w:cs="Times New Roman"/>
              <w:color w:val="000000" w:themeColor="text1"/>
              <w:szCs w:val="24"/>
              <w:rPrChange w:id="27028" w:author="N F" w:date="2023-12-05T03:09:00Z">
                <w:rPr>
                  <w:rFonts w:cs="Times New Roman"/>
                  <w:b w:val="0"/>
                  <w:szCs w:val="24"/>
                </w:rPr>
              </w:rPrChange>
            </w:rPr>
            <w:delText>АстраЗенека АБ, Швеция</w:delText>
          </w:r>
        </w:del>
      </w:ins>
      <w:ins w:id="27029" w:author="N F" w:date="2023-08-09T00:25:00Z">
        <w:del w:id="27030" w:author="Barshadskaya, Yuliya" w:date="2024-01-16T18:28:00Z">
          <w:r w:rsidRPr="006E6534" w:rsidDel="00EB0045">
            <w:rPr>
              <w:rFonts w:cs="Times New Roman"/>
              <w:color w:val="000000" w:themeColor="text1"/>
              <w:highlight w:val="green"/>
              <w:lang w:eastAsia="ru-RU"/>
              <w:rPrChange w:id="27031" w:author="N F" w:date="2023-12-05T03:09:00Z">
                <w:rPr>
                  <w:rFonts w:cs="Times New Roman"/>
                  <w:b w:val="0"/>
                  <w:highlight w:val="green"/>
                  <w:lang w:eastAsia="ru-RU"/>
                </w:rPr>
              </w:rPrChange>
            </w:rPr>
            <w:delText xml:space="preserve">), </w:delText>
          </w:r>
          <w:r w:rsidRPr="006E6534" w:rsidDel="00EB0045">
            <w:rPr>
              <w:rFonts w:cs="Times New Roman"/>
              <w:color w:val="000000" w:themeColor="text1"/>
              <w:highlight w:val="green"/>
              <w:rPrChange w:id="27032" w:author="N F" w:date="2023-12-05T03:09:00Z">
                <w:rPr>
                  <w:rFonts w:cs="Times New Roman"/>
                  <w:b w:val="0"/>
                  <w:highlight w:val="green"/>
                </w:rPr>
              </w:rPrChange>
            </w:rPr>
            <w:delText xml:space="preserve">ожидается, что его свойства будут идентичны свойствам оригинального препарата. </w:delText>
          </w:r>
          <w:r w:rsidRPr="006E6534" w:rsidDel="00EB0045">
            <w:rPr>
              <w:rFonts w:eastAsia="Calibri" w:cs="Times New Roman"/>
              <w:color w:val="000000" w:themeColor="text1"/>
              <w:highlight w:val="green"/>
              <w:rPrChange w:id="27033" w:author="N F" w:date="2023-12-05T03:09:00Z">
                <w:rPr>
                  <w:rFonts w:eastAsia="Calibri"/>
                  <w:highlight w:val="green"/>
                </w:rPr>
              </w:rPrChange>
            </w:rPr>
            <w:delText xml:space="preserve">В связи с этим ниже приводятся данные об эффектах </w:delText>
          </w:r>
        </w:del>
      </w:ins>
      <w:ins w:id="27034" w:author="N F" w:date="2023-08-09T00:26:00Z">
        <w:del w:id="27035" w:author="Barshadskaya, Yuliya" w:date="2024-01-16T18:28:00Z">
          <w:r w:rsidRPr="006E6534" w:rsidDel="00EB0045">
            <w:rPr>
              <w:rFonts w:eastAsia="Calibri" w:cs="Times New Roman"/>
              <w:color w:val="000000" w:themeColor="text1"/>
              <w:highlight w:val="green"/>
              <w:rPrChange w:id="27036" w:author="N F" w:date="2023-12-05T03:09:00Z">
                <w:rPr>
                  <w:rFonts w:eastAsia="Calibri"/>
                  <w:highlight w:val="green"/>
                </w:rPr>
              </w:rPrChange>
            </w:rPr>
            <w:delText>осимертиниба</w:delText>
          </w:r>
        </w:del>
      </w:ins>
      <w:ins w:id="27037" w:author="N F" w:date="2023-08-09T00:25:00Z">
        <w:del w:id="27038" w:author="Barshadskaya, Yuliya" w:date="2024-01-16T18:28:00Z">
          <w:r w:rsidRPr="006E6534" w:rsidDel="00EB0045">
            <w:rPr>
              <w:rFonts w:eastAsia="Calibri" w:cs="Times New Roman"/>
              <w:color w:val="000000" w:themeColor="text1"/>
              <w:highlight w:val="green"/>
              <w:rPrChange w:id="27039" w:author="N F" w:date="2023-12-05T03:09:00Z">
                <w:rPr>
                  <w:rFonts w:eastAsia="Calibri"/>
                  <w:highlight w:val="green"/>
                </w:rPr>
              </w:rPrChange>
            </w:rPr>
            <w:delText xml:space="preserve"> у человека, полученные в исследованиях препарата </w:delText>
          </w:r>
        </w:del>
      </w:ins>
      <w:ins w:id="27040" w:author="N F" w:date="2023-08-09T00:26:00Z">
        <w:del w:id="27041" w:author="Barshadskaya, Yuliya" w:date="2024-01-16T18:28:00Z">
          <w:r w:rsidRPr="006E6534" w:rsidDel="00EB0045">
            <w:rPr>
              <w:rFonts w:eastAsia="Calibri" w:cs="Times New Roman"/>
              <w:color w:val="000000" w:themeColor="text1"/>
              <w:highlight w:val="green"/>
              <w:rPrChange w:id="27042" w:author="N F" w:date="2023-12-05T03:09:00Z">
                <w:rPr>
                  <w:rFonts w:eastAsia="Calibri"/>
                  <w:highlight w:val="green"/>
                </w:rPr>
              </w:rPrChange>
            </w:rPr>
            <w:delText>Тагриссо</w:delText>
          </w:r>
        </w:del>
      </w:ins>
      <w:ins w:id="27043" w:author="N F" w:date="2023-08-09T00:25:00Z">
        <w:del w:id="27044" w:author="Barshadskaya, Yuliya" w:date="2024-01-16T18:28:00Z">
          <w:r w:rsidRPr="006E6534" w:rsidDel="00EB0045">
            <w:rPr>
              <w:rFonts w:cs="Times New Roman"/>
              <w:bCs/>
              <w:color w:val="000000" w:themeColor="text1"/>
              <w:highlight w:val="green"/>
              <w:vertAlign w:val="superscript"/>
              <w:rPrChange w:id="27045" w:author="N F" w:date="2023-12-05T03:09:00Z">
                <w:rPr>
                  <w:bCs/>
                  <w:highlight w:val="green"/>
                  <w:vertAlign w:val="superscript"/>
                </w:rPr>
              </w:rPrChange>
            </w:rPr>
            <w:delText>®</w:delText>
          </w:r>
          <w:r w:rsidRPr="006E6534" w:rsidDel="00EB0045">
            <w:rPr>
              <w:rFonts w:eastAsia="Calibri" w:cs="Times New Roman"/>
              <w:color w:val="000000" w:themeColor="text1"/>
              <w:highlight w:val="green"/>
              <w:rPrChange w:id="27046" w:author="N F" w:date="2023-12-05T03:09:00Z">
                <w:rPr>
                  <w:rFonts w:eastAsia="Calibri"/>
                  <w:highlight w:val="green"/>
                </w:rPr>
              </w:rPrChange>
            </w:rPr>
            <w:delText>.</w:delText>
          </w:r>
          <w:r w:rsidRPr="006E6534" w:rsidDel="00EB0045">
            <w:rPr>
              <w:rFonts w:eastAsiaTheme="minorEastAsia" w:cs="Times New Roman"/>
              <w:color w:val="000000" w:themeColor="text1"/>
              <w:highlight w:val="green"/>
              <w:lang w:eastAsia="ru-RU"/>
              <w:rPrChange w:id="27047" w:author="N F" w:date="2023-12-05T03:09:00Z">
                <w:rPr>
                  <w:rFonts w:eastAsiaTheme="minorEastAsia"/>
                  <w:highlight w:val="green"/>
                  <w:lang w:eastAsia="ru-RU"/>
                </w:rPr>
              </w:rPrChange>
            </w:rPr>
            <w:delText xml:space="preserve"> К</w:delText>
          </w:r>
          <w:r w:rsidRPr="006E6534" w:rsidDel="00EB0045">
            <w:rPr>
              <w:rFonts w:cs="Times New Roman"/>
              <w:color w:val="000000" w:themeColor="text1"/>
              <w:highlight w:val="green"/>
              <w:rPrChange w:id="27048" w:author="N F" w:date="2023-12-05T03:09:00Z">
                <w:rPr>
                  <w:rFonts w:cs="Times New Roman"/>
                  <w:b w:val="0"/>
                  <w:highlight w:val="green"/>
                </w:rPr>
              </w:rPrChange>
            </w:rPr>
            <w:delText xml:space="preserve">линических исследований лекарственного препарата </w:delText>
          </w:r>
          <w:r w:rsidRPr="006E6534" w:rsidDel="00EB0045">
            <w:rPr>
              <w:rFonts w:cs="Times New Roman"/>
              <w:color w:val="000000" w:themeColor="text1"/>
              <w:highlight w:val="green"/>
              <w:lang w:val="en-US"/>
              <w:rPrChange w:id="27049" w:author="N F" w:date="2023-12-05T03:09:00Z">
                <w:rPr>
                  <w:highlight w:val="green"/>
                  <w:lang w:val="en-US"/>
                </w:rPr>
              </w:rPrChange>
            </w:rPr>
            <w:delText>DT</w:delText>
          </w:r>
          <w:r w:rsidRPr="006E6534" w:rsidDel="00EB0045">
            <w:rPr>
              <w:rFonts w:cs="Times New Roman"/>
              <w:color w:val="000000" w:themeColor="text1"/>
              <w:highlight w:val="green"/>
              <w:rPrChange w:id="27050" w:author="N F" w:date="2023-12-05T03:09:00Z">
                <w:rPr>
                  <w:highlight w:val="green"/>
                </w:rPr>
              </w:rPrChange>
            </w:rPr>
            <w:delText>-</w:delText>
          </w:r>
        </w:del>
      </w:ins>
      <w:ins w:id="27051" w:author="N F" w:date="2023-08-09T00:27:00Z">
        <w:del w:id="27052" w:author="Barshadskaya, Yuliya" w:date="2024-01-16T18:28:00Z">
          <w:r w:rsidRPr="006E6534" w:rsidDel="00EB0045">
            <w:rPr>
              <w:rFonts w:cs="Times New Roman"/>
              <w:color w:val="000000" w:themeColor="text1"/>
              <w:highlight w:val="green"/>
              <w:lang w:val="en-US"/>
              <w:rPrChange w:id="27053" w:author="N F" w:date="2023-12-05T03:09:00Z">
                <w:rPr>
                  <w:highlight w:val="green"/>
                  <w:lang w:val="en-US"/>
                </w:rPr>
              </w:rPrChange>
            </w:rPr>
            <w:delText>OSM</w:delText>
          </w:r>
        </w:del>
      </w:ins>
      <w:ins w:id="27054" w:author="N F" w:date="2023-08-09T00:25:00Z">
        <w:del w:id="27055" w:author="Barshadskaya, Yuliya" w:date="2024-01-16T18:28:00Z">
          <w:r w:rsidRPr="006E6534" w:rsidDel="00EB0045">
            <w:rPr>
              <w:rFonts w:cs="Times New Roman"/>
              <w:color w:val="000000" w:themeColor="text1"/>
              <w:highlight w:val="green"/>
              <w:rPrChange w:id="27056" w:author="N F" w:date="2023-12-05T03:09:00Z">
                <w:rPr>
                  <w:rFonts w:cs="Times New Roman"/>
                  <w:b w:val="0"/>
                  <w:highlight w:val="green"/>
                </w:rPr>
              </w:rPrChange>
            </w:rPr>
            <w:delText xml:space="preserve"> пока не проводилось.</w:delText>
          </w:r>
        </w:del>
      </w:ins>
    </w:p>
    <w:p w14:paraId="6ABF486E" w14:textId="639B5333" w:rsidR="00EB0045" w:rsidRDefault="00EB0045">
      <w:pPr>
        <w:spacing w:after="0" w:line="240" w:lineRule="auto"/>
        <w:ind w:firstLine="284"/>
        <w:rPr>
          <w:ins w:id="27057" w:author="Barshadskaya, Yuliya" w:date="2024-01-16T18:44:00Z"/>
          <w:rFonts w:cs="Times New Roman"/>
        </w:rPr>
        <w:pPrChange w:id="27058" w:author="Barshadskaya, Yuliya" w:date="2024-01-16T18:42:00Z">
          <w:pPr>
            <w:pStyle w:val="2"/>
          </w:pPr>
        </w:pPrChange>
      </w:pPr>
      <w:ins w:id="27059" w:author="Barshadskaya, Yuliya" w:date="2024-01-16T18:34:00Z">
        <w:r w:rsidRPr="00707D60">
          <w:rPr>
            <w:lang w:eastAsia="ru-RU"/>
          </w:rPr>
          <w:t xml:space="preserve">Оригинальный препарата </w:t>
        </w:r>
        <w:r>
          <w:rPr>
            <w:lang w:eastAsia="ru-RU"/>
          </w:rPr>
          <w:t>осимертиниба</w:t>
        </w:r>
        <w:r w:rsidRPr="00707D60">
          <w:rPr>
            <w:lang w:eastAsia="ru-RU"/>
          </w:rPr>
          <w:t xml:space="preserve"> </w:t>
        </w:r>
      </w:ins>
      <w:ins w:id="27060" w:author="Barshadskaya, Yuliya" w:date="2024-01-16T18:35:00Z">
        <w:r>
          <w:rPr>
            <w:lang w:eastAsia="ru-RU"/>
          </w:rPr>
          <w:t>Тагриссо</w:t>
        </w:r>
      </w:ins>
      <w:ins w:id="27061" w:author="Barshadskaya, Yuliya" w:date="2024-01-16T18:34:00Z">
        <w:r w:rsidRPr="00EB0045">
          <w:rPr>
            <w:vertAlign w:val="superscript"/>
            <w:lang w:eastAsia="ru-RU"/>
            <w:rPrChange w:id="27062" w:author="Barshadskaya, Yuliya" w:date="2024-01-16T18:35:00Z">
              <w:rPr>
                <w:b w:val="0"/>
                <w:lang w:eastAsia="ru-RU"/>
              </w:rPr>
            </w:rPrChange>
          </w:rPr>
          <w:t>®</w:t>
        </w:r>
        <w:r w:rsidRPr="00707D60">
          <w:rPr>
            <w:lang w:eastAsia="ru-RU"/>
          </w:rPr>
          <w:t xml:space="preserve"> был зарегистрирован в РФ 18.</w:t>
        </w:r>
      </w:ins>
      <w:ins w:id="27063" w:author="Barshadskaya, Yuliya" w:date="2024-01-16T18:35:00Z">
        <w:r>
          <w:rPr>
            <w:lang w:eastAsia="ru-RU"/>
          </w:rPr>
          <w:t>10</w:t>
        </w:r>
      </w:ins>
      <w:ins w:id="27064" w:author="Barshadskaya, Yuliya" w:date="2024-01-16T18:34:00Z">
        <w:r>
          <w:rPr>
            <w:lang w:eastAsia="ru-RU"/>
          </w:rPr>
          <w:t>.20107</w:t>
        </w:r>
        <w:r w:rsidRPr="00707D60">
          <w:rPr>
            <w:lang w:eastAsia="ru-RU"/>
          </w:rPr>
          <w:t xml:space="preserve"> </w:t>
        </w:r>
      </w:ins>
      <w:ins w:id="27065" w:author="Barshadskaya, Yuliya" w:date="2024-01-16T18:40:00Z">
        <w:r w:rsidR="005E37B2" w:rsidRPr="0031681C">
          <w:rPr>
            <w:rFonts w:cs="Times New Roman"/>
            <w:color w:val="000000" w:themeColor="text1"/>
          </w:rPr>
          <w:t xml:space="preserve">Осимертиниб (лабораторный шифр AZD9291) </w:t>
        </w:r>
        <w:r w:rsidR="005E37B2">
          <w:rPr>
            <w:rFonts w:cs="Times New Roman"/>
            <w:color w:val="000000" w:themeColor="text1"/>
          </w:rPr>
          <w:t>-</w:t>
        </w:r>
        <w:r w:rsidR="005E37B2" w:rsidRPr="0031681C">
          <w:rPr>
            <w:rFonts w:cs="Times New Roman"/>
            <w:color w:val="000000" w:themeColor="text1"/>
          </w:rPr>
          <w:t xml:space="preserve"> пероральный ингибитор тирозинкиназы рецептора эпидермального фактора роста третьего поколения, применяемый для лечения </w:t>
        </w:r>
      </w:ins>
      <w:ins w:id="27066" w:author="Barshadskaya, Yuliya" w:date="2024-01-16T18:41:00Z">
        <w:r w:rsidR="005E37B2" w:rsidRPr="005E37B2">
          <w:rPr>
            <w:rFonts w:cs="Times New Roman"/>
            <w:color w:val="000000" w:themeColor="text1"/>
          </w:rPr>
          <w:t>местнораспространенно</w:t>
        </w:r>
        <w:r w:rsidR="005E37B2">
          <w:rPr>
            <w:rFonts w:cs="Times New Roman"/>
            <w:color w:val="000000" w:themeColor="text1"/>
          </w:rPr>
          <w:t>го</w:t>
        </w:r>
        <w:r w:rsidR="005E37B2" w:rsidRPr="005E37B2">
          <w:rPr>
            <w:rFonts w:cs="Times New Roman"/>
            <w:color w:val="000000" w:themeColor="text1"/>
          </w:rPr>
          <w:t xml:space="preserve"> или метастатическо</w:t>
        </w:r>
        <w:r w:rsidR="005E37B2">
          <w:rPr>
            <w:rFonts w:cs="Times New Roman"/>
            <w:color w:val="000000" w:themeColor="text1"/>
          </w:rPr>
          <w:t>го</w:t>
        </w:r>
        <w:r w:rsidR="005E37B2" w:rsidRPr="005E37B2">
          <w:rPr>
            <w:rFonts w:cs="Times New Roman"/>
            <w:color w:val="000000" w:themeColor="text1"/>
          </w:rPr>
          <w:t xml:space="preserve"> НМРЛ с мутацией в гене EGFR (включая мутацию Т790М)</w:t>
        </w:r>
      </w:ins>
      <w:ins w:id="27067" w:author="Barshadskaya, Yuliya" w:date="2024-01-16T18:40:00Z">
        <w:r w:rsidR="005E37B2" w:rsidRPr="0031681C">
          <w:rPr>
            <w:rFonts w:cs="Times New Roman"/>
            <w:color w:val="000000" w:themeColor="text1"/>
          </w:rPr>
          <w:t>.</w:t>
        </w:r>
      </w:ins>
    </w:p>
    <w:p w14:paraId="58D3B639" w14:textId="46E1C62A" w:rsidR="006D7705" w:rsidRDefault="006D7705">
      <w:pPr>
        <w:spacing w:after="0" w:line="240" w:lineRule="auto"/>
        <w:ind w:firstLine="284"/>
        <w:rPr>
          <w:ins w:id="27068" w:author="Barshadskaya, Yuliya" w:date="2024-01-16T18:50:00Z"/>
          <w:rFonts w:cs="Times New Roman"/>
        </w:rPr>
        <w:pPrChange w:id="27069" w:author="Barshadskaya, Yuliya" w:date="2024-01-16T18:42:00Z">
          <w:pPr>
            <w:pStyle w:val="2"/>
          </w:pPr>
        </w:pPrChange>
      </w:pPr>
      <w:ins w:id="27070" w:author="Barshadskaya, Yuliya" w:date="2024-01-16T18:44:00Z">
        <w:r w:rsidRPr="00707D60">
          <w:t xml:space="preserve">В клинической практике </w:t>
        </w:r>
        <w:r>
          <w:t>осимертиниб</w:t>
        </w:r>
        <w:r w:rsidRPr="00707D60">
          <w:t xml:space="preserve"> используется </w:t>
        </w:r>
      </w:ins>
      <w:ins w:id="27071" w:author="Barshadskaya, Yuliya" w:date="2024-01-16T18:45:00Z">
        <w:r w:rsidRPr="006D7705">
          <w:t>в качестве терапии 1-й линии при местнораспространенном или метастатическом НМРЛ с мутацией в гене EGFR</w:t>
        </w:r>
      </w:ins>
      <w:ins w:id="27072" w:author="Barshadskaya, Yuliya" w:date="2024-01-16T18:46:00Z">
        <w:r>
          <w:t xml:space="preserve"> (</w:t>
        </w:r>
        <w:r w:rsidRPr="00D00B9B">
          <w:rPr>
            <w:bCs/>
          </w:rPr>
          <w:t>делеции в экзоне 19 или замены L858R в экзоне 21)</w:t>
        </w:r>
        <w:r>
          <w:rPr>
            <w:bCs/>
          </w:rPr>
          <w:t xml:space="preserve"> </w:t>
        </w:r>
      </w:ins>
      <w:ins w:id="27073" w:author="Barshadskaya, Yuliya" w:date="2024-01-16T18:45:00Z">
        <w:r w:rsidRPr="006D7705">
          <w:t xml:space="preserve"> </w:t>
        </w:r>
      </w:ins>
      <w:ins w:id="27074" w:author="Barshadskaya, Yuliya" w:date="2024-01-16T18:46:00Z">
        <w:r>
          <w:t>или с</w:t>
        </w:r>
      </w:ins>
      <w:ins w:id="27075" w:author="Barshadskaya, Yuliya" w:date="2024-01-16T18:45:00Z">
        <w:r w:rsidRPr="006D7705">
          <w:t xml:space="preserve"> мутаци</w:t>
        </w:r>
      </w:ins>
      <w:ins w:id="27076" w:author="Barshadskaya, Yuliya" w:date="2024-01-16T18:46:00Z">
        <w:r>
          <w:t>ей</w:t>
        </w:r>
      </w:ins>
      <w:ins w:id="27077" w:author="Barshadskaya, Yuliya" w:date="2024-01-16T18:45:00Z">
        <w:r>
          <w:t xml:space="preserve"> Т790М </w:t>
        </w:r>
      </w:ins>
      <w:ins w:id="27078" w:author="Barshadskaya, Yuliya" w:date="2024-01-16T18:47:00Z">
        <w:r w:rsidRPr="006D7705">
          <w:t>в гене EGFR</w:t>
        </w:r>
        <w:r w:rsidR="00FF5BA0">
          <w:t>, в ка</w:t>
        </w:r>
      </w:ins>
      <w:ins w:id="27079" w:author="Barshadskaya, Yuliya" w:date="2024-01-16T18:49:00Z">
        <w:r w:rsidR="00FF5BA0">
          <w:t xml:space="preserve">честве </w:t>
        </w:r>
      </w:ins>
      <w:ins w:id="27080" w:author="Barshadskaya, Yuliya" w:date="2024-01-16T18:50:00Z">
        <w:r w:rsidR="00FF5BA0">
          <w:rPr>
            <w:rFonts w:cs="Times New Roman"/>
            <w:color w:val="000000" w:themeColor="text1"/>
          </w:rPr>
          <w:t>а</w:t>
        </w:r>
      </w:ins>
      <w:ins w:id="27081" w:author="Barshadskaya, Yuliya" w:date="2024-01-16T18:49:00Z">
        <w:r w:rsidR="00FF5BA0" w:rsidRPr="0031681C">
          <w:rPr>
            <w:rFonts w:cs="Times New Roman"/>
            <w:color w:val="000000" w:themeColor="text1"/>
          </w:rPr>
          <w:t>дъювантн</w:t>
        </w:r>
      </w:ins>
      <w:ins w:id="27082" w:author="Barshadskaya, Yuliya" w:date="2024-01-16T18:50:00Z">
        <w:r w:rsidR="00FF5BA0">
          <w:rPr>
            <w:rFonts w:cs="Times New Roman"/>
            <w:color w:val="000000" w:themeColor="text1"/>
          </w:rPr>
          <w:t>ой</w:t>
        </w:r>
      </w:ins>
      <w:ins w:id="27083" w:author="Barshadskaya, Yuliya" w:date="2024-01-16T18:49:00Z">
        <w:r w:rsidR="00FF5BA0" w:rsidRPr="0031681C">
          <w:rPr>
            <w:rFonts w:cs="Times New Roman"/>
            <w:color w:val="000000" w:themeColor="text1"/>
          </w:rPr>
          <w:t xml:space="preserve"> терапи</w:t>
        </w:r>
      </w:ins>
      <w:ins w:id="27084" w:author="Barshadskaya, Yuliya" w:date="2024-01-16T18:50:00Z">
        <w:r w:rsidR="00FF5BA0">
          <w:rPr>
            <w:rFonts w:cs="Times New Roman"/>
            <w:color w:val="000000" w:themeColor="text1"/>
          </w:rPr>
          <w:t>и</w:t>
        </w:r>
      </w:ins>
      <w:ins w:id="27085" w:author="Barshadskaya, Yuliya" w:date="2024-01-16T18:49:00Z">
        <w:r w:rsidR="00FF5BA0" w:rsidRPr="0031681C">
          <w:rPr>
            <w:rFonts w:cs="Times New Roman"/>
            <w:color w:val="000000" w:themeColor="text1"/>
          </w:rPr>
          <w:t xml:space="preserve"> немелкоклеточного рака легкого у взрослых пациентов после полной резекции опухоли в случае наличия в опухолевых клетках мутации в гене </w:t>
        </w:r>
        <w:r w:rsidR="00FF5BA0" w:rsidRPr="0031681C">
          <w:rPr>
            <w:rFonts w:cs="Times New Roman"/>
            <w:color w:val="000000" w:themeColor="text1"/>
            <w:lang w:val="en-US"/>
          </w:rPr>
          <w:t>EGFR</w:t>
        </w:r>
        <w:r w:rsidR="00FF5BA0" w:rsidRPr="0031681C">
          <w:rPr>
            <w:rFonts w:cs="Times New Roman"/>
            <w:color w:val="000000" w:themeColor="text1"/>
          </w:rPr>
          <w:t xml:space="preserve"> (делеции в экзоне 19 или замены </w:t>
        </w:r>
        <w:r w:rsidR="00FF5BA0" w:rsidRPr="0031681C">
          <w:rPr>
            <w:rFonts w:cs="Times New Roman"/>
            <w:color w:val="000000" w:themeColor="text1"/>
            <w:lang w:val="en-US"/>
          </w:rPr>
          <w:t>L</w:t>
        </w:r>
        <w:r w:rsidR="00FF5BA0" w:rsidRPr="0031681C">
          <w:rPr>
            <w:rFonts w:cs="Times New Roman"/>
            <w:color w:val="000000" w:themeColor="text1"/>
          </w:rPr>
          <w:t>858</w:t>
        </w:r>
        <w:r w:rsidR="00FF5BA0" w:rsidRPr="0031681C">
          <w:rPr>
            <w:rFonts w:cs="Times New Roman"/>
            <w:color w:val="000000" w:themeColor="text1"/>
            <w:lang w:val="en-US"/>
          </w:rPr>
          <w:t>R</w:t>
        </w:r>
        <w:r w:rsidR="00FF5BA0" w:rsidRPr="0031681C">
          <w:rPr>
            <w:rFonts w:cs="Times New Roman"/>
            <w:color w:val="000000" w:themeColor="text1"/>
          </w:rPr>
          <w:t xml:space="preserve"> в экзоне 21)</w:t>
        </w:r>
      </w:ins>
      <w:ins w:id="27086" w:author="Barshadskaya, Yuliya" w:date="2024-01-16T18:50:00Z">
        <w:r w:rsidR="00FF5BA0">
          <w:rPr>
            <w:rFonts w:cs="Times New Roman"/>
            <w:color w:val="000000" w:themeColor="text1"/>
          </w:rPr>
          <w:t>.</w:t>
        </w:r>
      </w:ins>
    </w:p>
    <w:p w14:paraId="73E73BD1" w14:textId="77777777" w:rsidR="00FF5BA0" w:rsidRDefault="00FF5BA0">
      <w:pPr>
        <w:spacing w:after="0" w:line="240" w:lineRule="auto"/>
        <w:ind w:firstLine="142"/>
        <w:rPr>
          <w:ins w:id="27087" w:author="Barshadskaya, Yuliya" w:date="2024-01-16T18:55:00Z"/>
        </w:rPr>
        <w:pPrChange w:id="27088" w:author="Barshadskaya, Yuliya" w:date="2024-01-16T18:55:00Z">
          <w:pPr>
            <w:pStyle w:val="2"/>
          </w:pPr>
        </w:pPrChange>
      </w:pPr>
      <w:ins w:id="27089" w:author="Barshadskaya, Yuliya" w:date="2024-01-16T18:50:00Z">
        <w:r w:rsidRPr="00BF6DD4">
          <w:t xml:space="preserve">Клинических исследований препарата </w:t>
        </w:r>
      </w:ins>
      <w:ins w:id="27090" w:author="Barshadskaya, Yuliya" w:date="2024-01-16T18:51:00Z">
        <w:r>
          <w:rPr>
            <w:rFonts w:cs="Times New Roman"/>
            <w:szCs w:val="24"/>
          </w:rPr>
          <w:t>PT-OSM</w:t>
        </w:r>
      </w:ins>
      <w:ins w:id="27091" w:author="Barshadskaya, Yuliya" w:date="2024-01-16T18:50:00Z">
        <w:r w:rsidRPr="00BF6DD4">
          <w:t xml:space="preserve">, таблетки, </w:t>
        </w:r>
      </w:ins>
      <w:ins w:id="27092" w:author="Barshadskaya, Yuliya" w:date="2024-01-16T18:51:00Z">
        <w:r>
          <w:t>покрытые пленочной оболочкой, 40</w:t>
        </w:r>
      </w:ins>
      <w:ins w:id="27093" w:author="Barshadskaya, Yuliya" w:date="2024-01-16T18:50:00Z">
        <w:r>
          <w:t xml:space="preserve"> мг</w:t>
        </w:r>
      </w:ins>
      <w:ins w:id="27094" w:author="Barshadskaya, Yuliya" w:date="2024-01-16T18:52:00Z">
        <w:r>
          <w:t xml:space="preserve"> </w:t>
        </w:r>
      </w:ins>
      <w:ins w:id="27095" w:author="Barshadskaya, Yuliya" w:date="2024-01-16T18:50:00Z">
        <w:r>
          <w:t>и 8</w:t>
        </w:r>
        <w:r w:rsidRPr="00BF6DD4">
          <w:t xml:space="preserve">0 мг (АО «Р-Фарм», Россия) не проводилось. Так как препарат </w:t>
        </w:r>
      </w:ins>
      <w:ins w:id="27096" w:author="Barshadskaya, Yuliya" w:date="2024-01-16T18:52:00Z">
        <w:r>
          <w:rPr>
            <w:rFonts w:cs="Times New Roman"/>
            <w:szCs w:val="24"/>
          </w:rPr>
          <w:t>PT-OSM</w:t>
        </w:r>
      </w:ins>
      <w:ins w:id="27097" w:author="Barshadskaya, Yuliya" w:date="2024-01-16T18:50:00Z">
        <w:r w:rsidRPr="00BF6DD4">
          <w:t>, разработанный АО «Р-Фарм», Россия, представляет с</w:t>
        </w:r>
        <w:r>
          <w:t>обой воспроизведенный препарат осимертиниба</w:t>
        </w:r>
        <w:r w:rsidRPr="00BF6DD4">
          <w:t xml:space="preserve">, ожидается, что его свойства будут идентичны свойствам оригинального препарата </w:t>
        </w:r>
      </w:ins>
      <w:ins w:id="27098" w:author="Barshadskaya, Yuliya" w:date="2024-01-16T18:52:00Z">
        <w:r>
          <w:t>Тагрисс</w:t>
        </w:r>
      </w:ins>
      <w:ins w:id="27099" w:author="Barshadskaya, Yuliya" w:date="2024-01-16T18:53:00Z">
        <w:r>
          <w:t>о</w:t>
        </w:r>
      </w:ins>
      <w:ins w:id="27100" w:author="Barshadskaya, Yuliya" w:date="2024-01-16T18:50:00Z">
        <w:r w:rsidRPr="00BF6DD4">
          <w:rPr>
            <w:vertAlign w:val="superscript"/>
          </w:rPr>
          <w:t>®</w:t>
        </w:r>
        <w:r w:rsidRPr="00BF6DD4">
          <w:t xml:space="preserve">, таблетки, </w:t>
        </w:r>
      </w:ins>
      <w:ins w:id="27101" w:author="Barshadskaya, Yuliya" w:date="2024-01-16T18:52:00Z">
        <w:r>
          <w:t>покрытые пленочной оболочкой, 40 мг и 8</w:t>
        </w:r>
        <w:r w:rsidRPr="00BF6DD4">
          <w:t>0 мг</w:t>
        </w:r>
      </w:ins>
      <w:ins w:id="27102" w:author="Barshadskaya, Yuliya" w:date="2024-01-16T18:50:00Z">
        <w:r w:rsidRPr="00BF6DD4">
          <w:t xml:space="preserve"> (</w:t>
        </w:r>
      </w:ins>
      <w:ins w:id="27103" w:author="Barshadskaya, Yuliya" w:date="2024-01-16T18:53:00Z">
        <w:r w:rsidRPr="0031681C">
          <w:rPr>
            <w:rFonts w:cs="Times New Roman"/>
            <w:color w:val="000000" w:themeColor="text1"/>
          </w:rPr>
          <w:t>АстраЗенека АБ, Швеция</w:t>
        </w:r>
      </w:ins>
      <w:ins w:id="27104" w:author="Barshadskaya, Yuliya" w:date="2024-01-16T18:50:00Z">
        <w:r w:rsidRPr="00BF6DD4">
          <w:t xml:space="preserve">), которому </w:t>
        </w:r>
      </w:ins>
      <w:ins w:id="27105" w:author="Barshadskaya, Yuliya" w:date="2024-01-16T18:54:00Z">
        <w:r>
          <w:rPr>
            <w:rFonts w:cs="Times New Roman"/>
            <w:szCs w:val="24"/>
          </w:rPr>
          <w:t>PT-OSM</w:t>
        </w:r>
      </w:ins>
      <w:ins w:id="27106" w:author="Barshadskaya, Yuliya" w:date="2024-01-16T18:50:00Z">
        <w:r w:rsidRPr="00BF6DD4">
          <w:t xml:space="preserve"> </w:t>
        </w:r>
        <w:r w:rsidRPr="00FF5BA0">
          <w:rPr>
            <w:highlight w:val="yellow"/>
            <w:rPrChange w:id="27107" w:author="Barshadskaya, Yuliya" w:date="2024-01-16T18:54:00Z">
              <w:rPr>
                <w:b w:val="0"/>
              </w:rPr>
            </w:rPrChange>
          </w:rPr>
          <w:t>полностью соответствует по качественному и количественному составу действующих и качественному составу вспомогательных веществ, а также по лекарственной форме и дозировке.</w:t>
        </w:r>
        <w:r w:rsidRPr="00BF6DD4">
          <w:t xml:space="preserve"> </w:t>
        </w:r>
        <w:r w:rsidRPr="00BF6DD4">
          <w:rPr>
            <w:rFonts w:eastAsia="Calibri"/>
            <w:color w:val="000000" w:themeColor="text1"/>
          </w:rPr>
          <w:t xml:space="preserve">В связи с этим ниже приводятся данные об эффектах </w:t>
        </w:r>
      </w:ins>
      <w:ins w:id="27108" w:author="Barshadskaya, Yuliya" w:date="2024-01-16T18:54:00Z">
        <w:r>
          <w:rPr>
            <w:rFonts w:eastAsia="Calibri"/>
            <w:color w:val="000000" w:themeColor="text1"/>
          </w:rPr>
          <w:t>осимертиниба</w:t>
        </w:r>
      </w:ins>
      <w:ins w:id="27109" w:author="Barshadskaya, Yuliya" w:date="2024-01-16T18:50:00Z">
        <w:r w:rsidRPr="00BF6DD4">
          <w:rPr>
            <w:rFonts w:eastAsia="Calibri"/>
            <w:color w:val="000000" w:themeColor="text1"/>
          </w:rPr>
          <w:t xml:space="preserve"> у человека, полученные в исследованиях препарата </w:t>
        </w:r>
      </w:ins>
      <w:ins w:id="27110" w:author="Barshadskaya, Yuliya" w:date="2024-01-16T18:54:00Z">
        <w:r>
          <w:rPr>
            <w:rFonts w:eastAsia="Calibri"/>
            <w:color w:val="000000" w:themeColor="text1"/>
          </w:rPr>
          <w:t>Тагриссо</w:t>
        </w:r>
      </w:ins>
      <w:ins w:id="27111" w:author="Barshadskaya, Yuliya" w:date="2024-01-16T18:50:00Z">
        <w:r w:rsidRPr="00BF6DD4">
          <w:rPr>
            <w:bCs/>
            <w:color w:val="000000" w:themeColor="text1"/>
            <w:vertAlign w:val="superscript"/>
          </w:rPr>
          <w:t>®</w:t>
        </w:r>
        <w:r w:rsidRPr="00BF6DD4">
          <w:rPr>
            <w:rFonts w:eastAsia="Calibri"/>
            <w:color w:val="000000" w:themeColor="text1"/>
          </w:rPr>
          <w:t>.</w:t>
        </w:r>
        <w:r w:rsidRPr="00BF6DD4">
          <w:rPr>
            <w:rFonts w:eastAsiaTheme="minorEastAsia"/>
            <w:color w:val="000000" w:themeColor="text1"/>
            <w:lang w:eastAsia="ru-RU"/>
          </w:rPr>
          <w:t xml:space="preserve"> К</w:t>
        </w:r>
        <w:r w:rsidRPr="00BF6DD4">
          <w:t xml:space="preserve">линических исследований лекарственного препарата </w:t>
        </w:r>
      </w:ins>
      <w:ins w:id="27112" w:author="Barshadskaya, Yuliya" w:date="2024-01-16T18:54:00Z">
        <w:r>
          <w:rPr>
            <w:rFonts w:cs="Times New Roman"/>
            <w:szCs w:val="24"/>
          </w:rPr>
          <w:t>PT-OSM</w:t>
        </w:r>
      </w:ins>
      <w:ins w:id="27113" w:author="Barshadskaya, Yuliya" w:date="2024-01-16T18:50:00Z">
        <w:r w:rsidRPr="00BF6DD4">
          <w:t xml:space="preserve"> пока не проводил</w:t>
        </w:r>
        <w:r>
          <w:t>о</w:t>
        </w:r>
        <w:r w:rsidRPr="00BF6DD4">
          <w:t>сь.</w:t>
        </w:r>
      </w:ins>
    </w:p>
    <w:p w14:paraId="6880CF2D" w14:textId="7937FCB9" w:rsidR="00FF5BA0" w:rsidRPr="00FF5BA0" w:rsidRDefault="00FF5BA0">
      <w:pPr>
        <w:spacing w:after="0" w:line="240" w:lineRule="auto"/>
        <w:ind w:firstLine="284"/>
        <w:rPr>
          <w:ins w:id="27114" w:author="Barshadskaya, Yuliya" w:date="2024-01-16T18:55:00Z"/>
          <w:rPrChange w:id="27115" w:author="Barshadskaya, Yuliya" w:date="2024-01-16T18:55:00Z">
            <w:rPr>
              <w:ins w:id="27116" w:author="Barshadskaya, Yuliya" w:date="2024-01-16T18:55:00Z"/>
              <w:bCs/>
              <w:lang w:eastAsia="ru-RU" w:bidi="ru-RU"/>
            </w:rPr>
          </w:rPrChange>
        </w:rPr>
        <w:pPrChange w:id="27117" w:author="Barshadskaya, Yuliya" w:date="2024-01-16T18:55:00Z">
          <w:pPr>
            <w:pStyle w:val="2"/>
          </w:pPr>
        </w:pPrChange>
      </w:pPr>
      <w:ins w:id="27118" w:author="Barshadskaya, Yuliya" w:date="2024-01-16T18:55:00Z">
        <w:r w:rsidRPr="00FE286A">
          <w:rPr>
            <w:bCs/>
            <w:color w:val="000000" w:themeColor="text1"/>
            <w:lang w:eastAsia="ru-RU" w:bidi="ru-RU"/>
          </w:rPr>
          <w:t>Клиническая разработка</w:t>
        </w:r>
        <w:r>
          <w:rPr>
            <w:bCs/>
            <w:color w:val="000000" w:themeColor="text1"/>
            <w:lang w:eastAsia="ru-RU" w:bidi="ru-RU"/>
          </w:rPr>
          <w:t xml:space="preserve"> осимертиниба включала исследования фармакокинетики при пероральном введение у здоровых добровольцев, исследования фармакокинетики у пациентов с нарушением функции почек, печени, многочисленные исследования фармакокинетических лекарственных взаимодействий, ключевые исследования </w:t>
        </w:r>
        <w:r w:rsidRPr="00C45092">
          <w:rPr>
            <w:rFonts w:cs="Times New Roman"/>
            <w:color w:val="000000" w:themeColor="text1"/>
            <w:lang w:val="en-US"/>
          </w:rPr>
          <w:t>III</w:t>
        </w:r>
        <w:r w:rsidRPr="00C45092">
          <w:rPr>
            <w:rFonts w:cs="Times New Roman"/>
            <w:color w:val="000000" w:themeColor="text1"/>
          </w:rPr>
          <w:t xml:space="preserve"> фазы по оценке эффективности осимертиниба в качестве базисной терапии НМРЛ (</w:t>
        </w:r>
        <w:r w:rsidRPr="00C45092">
          <w:rPr>
            <w:rFonts w:cs="Times New Roman"/>
            <w:color w:val="000000" w:themeColor="text1"/>
            <w:lang w:val="en-US"/>
          </w:rPr>
          <w:t>FLAURA</w:t>
        </w:r>
        <w:r w:rsidRPr="00C45092">
          <w:rPr>
            <w:rFonts w:cs="Times New Roman"/>
            <w:color w:val="000000" w:themeColor="text1"/>
          </w:rPr>
          <w:t>)</w:t>
        </w:r>
        <w:r>
          <w:rPr>
            <w:rFonts w:cs="Times New Roman"/>
            <w:color w:val="000000" w:themeColor="text1"/>
          </w:rPr>
          <w:t xml:space="preserve"> у пациентов с ранее нелеченым НМРЛ с мутацией </w:t>
        </w:r>
        <w:r w:rsidRPr="00C45092">
          <w:rPr>
            <w:rFonts w:cs="Times New Roman"/>
            <w:color w:val="000000" w:themeColor="text1"/>
            <w:lang w:val="en-US"/>
          </w:rPr>
          <w:t>EGFR</w:t>
        </w:r>
        <w:r>
          <w:rPr>
            <w:bCs/>
            <w:color w:val="000000" w:themeColor="text1"/>
            <w:lang w:eastAsia="ru-RU" w:bidi="ru-RU"/>
          </w:rPr>
          <w:t xml:space="preserve">, исследование </w:t>
        </w:r>
        <w:r w:rsidRPr="00C45092">
          <w:rPr>
            <w:rFonts w:cs="Times New Roman"/>
            <w:color w:val="000000" w:themeColor="text1"/>
            <w:lang w:val="en-US"/>
          </w:rPr>
          <w:t>III</w:t>
        </w:r>
        <w:r w:rsidRPr="00C45092">
          <w:rPr>
            <w:rFonts w:cs="Times New Roman"/>
            <w:color w:val="000000" w:themeColor="text1"/>
          </w:rPr>
          <w:t xml:space="preserve"> фазы (</w:t>
        </w:r>
        <w:r w:rsidRPr="00C45092">
          <w:rPr>
            <w:rFonts w:cs="Times New Roman"/>
            <w:color w:val="000000" w:themeColor="text1"/>
            <w:lang w:val="en-US"/>
          </w:rPr>
          <w:t>AURA</w:t>
        </w:r>
        <w:r w:rsidRPr="00C45092">
          <w:rPr>
            <w:rFonts w:cs="Times New Roman"/>
            <w:color w:val="000000" w:themeColor="text1"/>
          </w:rPr>
          <w:t xml:space="preserve"> 3</w:t>
        </w:r>
        <w:r>
          <w:rPr>
            <w:rFonts w:cs="Times New Roman"/>
            <w:color w:val="000000" w:themeColor="text1"/>
          </w:rPr>
          <w:t xml:space="preserve">) с участием </w:t>
        </w:r>
        <w:r w:rsidRPr="00C45092">
          <w:rPr>
            <w:rFonts w:cs="Times New Roman"/>
            <w:color w:val="000000" w:themeColor="text1"/>
          </w:rPr>
          <w:t xml:space="preserve">пациентов с НМРЛ с мутацией </w:t>
        </w:r>
        <w:r w:rsidRPr="00C45092">
          <w:rPr>
            <w:rFonts w:cs="Times New Roman"/>
            <w:color w:val="000000" w:themeColor="text1"/>
            <w:lang w:val="en-US"/>
          </w:rPr>
          <w:t>T</w:t>
        </w:r>
        <w:r w:rsidRPr="00C45092">
          <w:rPr>
            <w:rFonts w:cs="Times New Roman"/>
            <w:color w:val="000000" w:themeColor="text1"/>
          </w:rPr>
          <w:t>790</w:t>
        </w:r>
        <w:r w:rsidRPr="00C45092">
          <w:rPr>
            <w:rFonts w:cs="Times New Roman"/>
            <w:color w:val="000000" w:themeColor="text1"/>
            <w:lang w:val="en-US"/>
          </w:rPr>
          <w:t>M</w:t>
        </w:r>
        <w:r w:rsidRPr="00C45092">
          <w:rPr>
            <w:rFonts w:cs="Times New Roman"/>
            <w:color w:val="000000" w:themeColor="text1"/>
          </w:rPr>
          <w:t xml:space="preserve">, с прогрессированием заболевания после </w:t>
        </w:r>
        <w:r w:rsidRPr="00C45092">
          <w:rPr>
            <w:rFonts w:cs="Times New Roman"/>
            <w:color w:val="000000" w:themeColor="text1"/>
          </w:rPr>
          <w:lastRenderedPageBreak/>
          <w:t xml:space="preserve">терапии первой линии ингибиторами тирозинкиназы </w:t>
        </w:r>
        <w:r w:rsidRPr="00C45092">
          <w:rPr>
            <w:rFonts w:cs="Times New Roman"/>
            <w:color w:val="000000" w:themeColor="text1"/>
            <w:lang w:val="en-US"/>
          </w:rPr>
          <w:t>EGFR</w:t>
        </w:r>
        <w:r>
          <w:rPr>
            <w:bCs/>
            <w:color w:val="000000" w:themeColor="text1"/>
            <w:lang w:eastAsia="ru-RU" w:bidi="ru-RU"/>
          </w:rPr>
          <w:t xml:space="preserve">, а также </w:t>
        </w:r>
        <w:r w:rsidRPr="00C45092">
          <w:rPr>
            <w:rFonts w:cs="Times New Roman"/>
            <w:color w:val="000000" w:themeColor="text1"/>
          </w:rPr>
          <w:t xml:space="preserve">клиническое исследование </w:t>
        </w:r>
        <w:r w:rsidRPr="00C45092">
          <w:rPr>
            <w:rFonts w:cs="Times New Roman"/>
            <w:color w:val="000000" w:themeColor="text1"/>
            <w:lang w:val="en-US"/>
          </w:rPr>
          <w:t>III</w:t>
        </w:r>
        <w:r w:rsidRPr="00C45092">
          <w:rPr>
            <w:rFonts w:cs="Times New Roman"/>
            <w:color w:val="000000" w:themeColor="text1"/>
          </w:rPr>
          <w:t xml:space="preserve"> фазы по оценке эффективности осимертиниба при адъювантной терапии НМРЛ после хирургического лечения (</w:t>
        </w:r>
        <w:r w:rsidRPr="00C45092">
          <w:rPr>
            <w:rFonts w:cs="Times New Roman"/>
            <w:color w:val="000000" w:themeColor="text1"/>
            <w:lang w:val="en-US"/>
          </w:rPr>
          <w:t>ADAURA</w:t>
        </w:r>
        <w:r w:rsidRPr="00C45092">
          <w:rPr>
            <w:rFonts w:cs="Times New Roman"/>
            <w:color w:val="000000" w:themeColor="text1"/>
          </w:rPr>
          <w:t>)</w:t>
        </w:r>
        <w:r>
          <w:rPr>
            <w:rFonts w:cs="Times New Roman"/>
            <w:color w:val="000000" w:themeColor="text1"/>
          </w:rPr>
          <w:t xml:space="preserve"> </w:t>
        </w:r>
        <w:r>
          <w:rPr>
            <w:bCs/>
            <w:color w:val="000000" w:themeColor="text1"/>
            <w:lang w:eastAsia="ru-RU" w:bidi="ru-RU"/>
          </w:rPr>
          <w:t xml:space="preserve">на основании результатов которых были утверждены настоящие показания для медицинского применения </w:t>
        </w:r>
        <w:r w:rsidRPr="00C45092">
          <w:rPr>
            <w:rFonts w:cs="Times New Roman"/>
            <w:color w:val="000000" w:themeColor="text1"/>
          </w:rPr>
          <w:t>осимертиниба</w:t>
        </w:r>
        <w:r>
          <w:rPr>
            <w:bCs/>
            <w:color w:val="000000" w:themeColor="text1"/>
            <w:lang w:eastAsia="ru-RU" w:bidi="ru-RU"/>
          </w:rPr>
          <w:t>.</w:t>
        </w:r>
      </w:ins>
    </w:p>
    <w:p w14:paraId="5E7C2407" w14:textId="2805259D" w:rsidR="00FF5BA0" w:rsidRPr="00FF5BA0" w:rsidRDefault="00FF5BA0">
      <w:pPr>
        <w:spacing w:after="0" w:line="240" w:lineRule="auto"/>
        <w:ind w:firstLine="142"/>
        <w:rPr>
          <w:ins w:id="27119" w:author="Barshadskaya, Yuliya" w:date="2024-01-16T18:34:00Z"/>
          <w:bCs/>
          <w:lang w:eastAsia="ru-RU" w:bidi="ru-RU"/>
          <w:rPrChange w:id="27120" w:author="Barshadskaya, Yuliya" w:date="2024-01-16T18:55:00Z">
            <w:rPr>
              <w:ins w:id="27121" w:author="Barshadskaya, Yuliya" w:date="2024-01-16T18:34:00Z"/>
              <w:rFonts w:cstheme="minorBidi"/>
            </w:rPr>
          </w:rPrChange>
        </w:rPr>
        <w:pPrChange w:id="27122" w:author="Barshadskaya, Yuliya" w:date="2024-01-16T18:55:00Z">
          <w:pPr>
            <w:pStyle w:val="2"/>
          </w:pPr>
        </w:pPrChange>
      </w:pPr>
      <w:ins w:id="27123" w:author="Barshadskaya, Yuliya" w:date="2024-01-16T18:55:00Z">
        <w:r>
          <w:rPr>
            <w:rFonts w:eastAsia="Calibri"/>
            <w:lang w:eastAsia="ru-RU"/>
          </w:rPr>
          <w:t>В клинических исследованиях а</w:t>
        </w:r>
        <w:r w:rsidRPr="009773A7">
          <w:rPr>
            <w:rFonts w:eastAsia="Calibri"/>
            <w:lang w:eastAsia="ru-RU"/>
          </w:rPr>
          <w:t>дъювантно</w:t>
        </w:r>
        <w:r>
          <w:rPr>
            <w:rFonts w:eastAsia="Calibri"/>
            <w:lang w:eastAsia="ru-RU"/>
          </w:rPr>
          <w:t>й</w:t>
        </w:r>
        <w:r w:rsidRPr="009773A7">
          <w:rPr>
            <w:rFonts w:eastAsia="Calibri"/>
            <w:lang w:eastAsia="ru-RU"/>
          </w:rPr>
          <w:t xml:space="preserve"> </w:t>
        </w:r>
        <w:r>
          <w:rPr>
            <w:rFonts w:eastAsia="Calibri"/>
            <w:lang w:eastAsia="ru-RU"/>
          </w:rPr>
          <w:t>терапии у пациентов с</w:t>
        </w:r>
        <w:r w:rsidRPr="009773A7">
          <w:rPr>
            <w:rFonts w:eastAsia="Calibri"/>
            <w:lang w:eastAsia="ru-RU"/>
          </w:rPr>
          <w:t xml:space="preserve"> ранней стади</w:t>
        </w:r>
        <w:r>
          <w:rPr>
            <w:rFonts w:eastAsia="Calibri"/>
            <w:lang w:eastAsia="ru-RU"/>
          </w:rPr>
          <w:t>ей</w:t>
        </w:r>
        <w:r w:rsidRPr="009773A7">
          <w:rPr>
            <w:rFonts w:eastAsia="Calibri"/>
            <w:lang w:eastAsia="ru-RU"/>
          </w:rPr>
          <w:t xml:space="preserve"> НМРЛ</w:t>
        </w:r>
        <w:r>
          <w:rPr>
            <w:rFonts w:eastAsia="Calibri"/>
            <w:lang w:eastAsia="ru-RU"/>
          </w:rPr>
          <w:t xml:space="preserve"> и с метастастическим НМЛР осимертиниб хорошо переносился в дозах </w:t>
        </w:r>
        <w:r w:rsidRPr="0067314B">
          <w:rPr>
            <w:rFonts w:eastAsia="Calibri"/>
            <w:lang w:eastAsia="ru-RU"/>
          </w:rPr>
          <w:t xml:space="preserve">до </w:t>
        </w:r>
        <w:r>
          <w:rPr>
            <w:rFonts w:eastAsia="Calibri"/>
            <w:lang w:eastAsia="ru-RU"/>
          </w:rPr>
          <w:t>8</w:t>
        </w:r>
        <w:r w:rsidRPr="0067314B">
          <w:rPr>
            <w:rFonts w:eastAsia="Calibri"/>
            <w:lang w:eastAsia="ru-RU"/>
          </w:rPr>
          <w:t>0 мг.</w:t>
        </w:r>
        <w:r w:rsidRPr="0067314B">
          <w:t xml:space="preserve"> </w:t>
        </w:r>
        <w:r w:rsidRPr="0067314B">
          <w:rPr>
            <w:rFonts w:eastAsia="Calibri"/>
            <w:lang w:eastAsia="ru-RU"/>
          </w:rPr>
          <w:t>При этом значимых проявлений токсичности не отмечалось.</w:t>
        </w:r>
        <w:r>
          <w:rPr>
            <w:rFonts w:eastAsia="Calibri"/>
            <w:lang w:eastAsia="ru-RU"/>
          </w:rPr>
          <w:t xml:space="preserve"> У пациентов осимертиниб применялся в виде однократных доз до 80 мг или многократных доз до 80 мг. Профиль безопасности препарата был сходным при однократном и многократном дозировании.</w:t>
        </w:r>
      </w:ins>
    </w:p>
    <w:p w14:paraId="44857682" w14:textId="476821BC" w:rsidR="009B6E50" w:rsidRDefault="009B6E50">
      <w:pPr>
        <w:pStyle w:val="SDText"/>
        <w:spacing w:after="0"/>
        <w:rPr>
          <w:ins w:id="27124" w:author="Barshadskaya, Yuliya" w:date="2024-01-16T18:57:00Z"/>
          <w:rFonts w:cs="Times New Roman"/>
          <w:color w:val="000000" w:themeColor="text1"/>
          <w:szCs w:val="24"/>
        </w:rPr>
        <w:pPrChange w:id="27125" w:author="Barshadskaya, Yuliya" w:date="2024-01-16T18:57:00Z">
          <w:pPr>
            <w:pStyle w:val="SDText"/>
          </w:pPr>
        </w:pPrChange>
      </w:pPr>
      <w:r w:rsidRPr="006E6534">
        <w:rPr>
          <w:rFonts w:cs="Times New Roman"/>
          <w:color w:val="000000" w:themeColor="text1"/>
          <w:szCs w:val="24"/>
          <w:rPrChange w:id="27126" w:author="N F" w:date="2023-12-05T03:09:00Z">
            <w:rPr>
              <w:rFonts w:cs="Times New Roman"/>
              <w:szCs w:val="24"/>
            </w:rPr>
          </w:rPrChange>
        </w:rPr>
        <w:t xml:space="preserve">Абсолютная биодоступность осимертиниба у человека не определена. Так как менее 19% от введенной дозы осимертиниба выводится с калом в течение первых 72 ч после перорального приема, степень всасывания осимертиниба считают высокой. Осимертиниб обнаружили в цереброспинальной жидкости у одного из пациентов в исследовании </w:t>
      </w:r>
      <w:r w:rsidRPr="006E6534">
        <w:rPr>
          <w:rFonts w:cs="Times New Roman"/>
          <w:color w:val="000000" w:themeColor="text1"/>
          <w:szCs w:val="24"/>
          <w:lang w:val="en-US"/>
          <w:rPrChange w:id="27127" w:author="N F" w:date="2023-12-05T03:09:00Z">
            <w:rPr>
              <w:rFonts w:cs="Times New Roman"/>
              <w:szCs w:val="24"/>
              <w:lang w:val="en-US"/>
            </w:rPr>
          </w:rPrChange>
        </w:rPr>
        <w:t>AURA</w:t>
      </w:r>
      <w:r w:rsidRPr="006E6534">
        <w:rPr>
          <w:rFonts w:cs="Times New Roman"/>
          <w:color w:val="000000" w:themeColor="text1"/>
          <w:szCs w:val="24"/>
          <w:rPrChange w:id="27128" w:author="N F" w:date="2023-12-05T03:09:00Z">
            <w:rPr>
              <w:rFonts w:cs="Times New Roman"/>
              <w:szCs w:val="24"/>
            </w:rPr>
          </w:rPrChange>
        </w:rPr>
        <w:t xml:space="preserve"> 2. Концентрация осимертиниба в цереброспинальной жидкости составила 1% от концентрации в плазме крови. В исследованиях </w:t>
      </w:r>
      <w:r w:rsidRPr="006E6534">
        <w:rPr>
          <w:rFonts w:cs="Times New Roman"/>
          <w:i/>
          <w:iCs/>
          <w:color w:val="000000" w:themeColor="text1"/>
          <w:szCs w:val="24"/>
          <w:rPrChange w:id="27129" w:author="N F" w:date="2023-12-05T03:09:00Z">
            <w:rPr>
              <w:rFonts w:cs="Times New Roman"/>
              <w:i/>
              <w:iCs/>
              <w:szCs w:val="24"/>
            </w:rPr>
          </w:rPrChange>
        </w:rPr>
        <w:t>in vitro</w:t>
      </w:r>
      <w:r w:rsidRPr="006E6534">
        <w:rPr>
          <w:rFonts w:cs="Times New Roman"/>
          <w:color w:val="000000" w:themeColor="text1"/>
          <w:szCs w:val="24"/>
          <w:rPrChange w:id="27130" w:author="N F" w:date="2023-12-05T03:09:00Z">
            <w:rPr>
              <w:rFonts w:cs="Times New Roman"/>
              <w:szCs w:val="24"/>
            </w:rPr>
          </w:rPrChange>
        </w:rPr>
        <w:t xml:space="preserve"> установили, что осимертиниб метаболизируется преимущественно CYP3A4 и CYP3A5. Основным путем выведения осимертиниба у человека является ЖКТ. Экспозиция осимертиниба была пропорциональной его дозе по показателям AUC и C</w:t>
      </w:r>
      <w:r w:rsidRPr="006E6534">
        <w:rPr>
          <w:rFonts w:cs="Times New Roman"/>
          <w:color w:val="000000" w:themeColor="text1"/>
          <w:szCs w:val="24"/>
          <w:vertAlign w:val="subscript"/>
          <w:rPrChange w:id="27131" w:author="N F" w:date="2023-12-05T03:09:00Z">
            <w:rPr>
              <w:rFonts w:cs="Times New Roman"/>
              <w:szCs w:val="24"/>
              <w:vertAlign w:val="subscript"/>
            </w:rPr>
          </w:rPrChange>
        </w:rPr>
        <w:t>max</w:t>
      </w:r>
      <w:r w:rsidRPr="006E6534">
        <w:rPr>
          <w:rFonts w:cs="Times New Roman"/>
          <w:color w:val="000000" w:themeColor="text1"/>
          <w:szCs w:val="24"/>
          <w:rPrChange w:id="27132" w:author="N F" w:date="2023-12-05T03:09:00Z">
            <w:rPr>
              <w:rFonts w:cs="Times New Roman"/>
              <w:szCs w:val="24"/>
            </w:rPr>
          </w:rPrChange>
        </w:rPr>
        <w:t xml:space="preserve"> по мере увеличения дозы как при однократном, так и при многократном введении. Фармакокинетика осимертиниба у пациентов, получавших осимертиниб в дозе 160 и 240 мг, была предсказуемой с фактором линейности 0,972 после приема осимертиниба в лекарственной форме капсула и 0,901 после приема осимертиниба 80 мг в лекарственной форме таблетка даже на 22 день после начала введения</w:t>
      </w:r>
      <w:del w:id="27133" w:author="Barshadskaya, Yuliya" w:date="2024-01-16T18:56:00Z">
        <w:r w:rsidRPr="006E6534" w:rsidDel="00360923">
          <w:rPr>
            <w:rFonts w:cs="Times New Roman"/>
            <w:color w:val="000000" w:themeColor="text1"/>
            <w:szCs w:val="24"/>
            <w:rPrChange w:id="27134" w:author="N F" w:date="2023-12-05T03:09:00Z">
              <w:rPr>
                <w:rFonts w:cs="Times New Roman"/>
                <w:szCs w:val="24"/>
              </w:rPr>
            </w:rPrChange>
          </w:rPr>
          <w:delText xml:space="preserve"> </w:delText>
        </w:r>
        <w:r w:rsidRPr="006E6534" w:rsidDel="00360923">
          <w:rPr>
            <w:rFonts w:cs="Times New Roman"/>
            <w:color w:val="000000" w:themeColor="text1"/>
            <w:szCs w:val="24"/>
            <w:rPrChange w:id="27135" w:author="N F" w:date="2023-12-05T03:09:00Z">
              <w:rPr>
                <w:rFonts w:cs="Times New Roman"/>
                <w:szCs w:val="24"/>
              </w:rPr>
            </w:rPrChange>
          </w:rPr>
          <w:fldChar w:fldCharType="begin"/>
        </w:r>
        <w:r w:rsidRPr="006E6534" w:rsidDel="00360923">
          <w:rPr>
            <w:rFonts w:cs="Times New Roman"/>
            <w:color w:val="000000" w:themeColor="text1"/>
            <w:szCs w:val="24"/>
            <w:rPrChange w:id="27136" w:author="N F" w:date="2023-12-05T03:09:00Z">
              <w:rPr>
                <w:rFonts w:cs="Times New Roman"/>
                <w:szCs w:val="24"/>
              </w:rPr>
            </w:rPrChange>
          </w:rPr>
          <w:delInstrText xml:space="preserve"> ADDIN ZOTERO_ITEM CSL_CITATION {"citationID":"RVILUj7E","properties":{"formattedCitation":"(13)","plainCitation":"(13)","noteIndex":0},"citationItems":[{"id":161897,"uris":["http://zotero.org/groups/4735135/items/WX22NTFD"],"itemData":{"id":161897,"type":"webpage","title":"Assessment report. Tagrisso","URL":"https://www.ema.europa.eu/en/documents/assessment-report/tagrisso-epar-public-assessment-report_en.pdf","author":[{"family":"EMA","given":""}],"accessed":{"date-parts":[["2022",8,2]]},"issued":{"date-parts":[["2015"]]}}}],"schema":"https://github.com/citation-style-language/schema/raw/master/csl-citation.json"} </w:delInstrText>
        </w:r>
        <w:r w:rsidRPr="006E6534" w:rsidDel="00360923">
          <w:rPr>
            <w:rFonts w:cs="Times New Roman"/>
            <w:color w:val="000000" w:themeColor="text1"/>
            <w:szCs w:val="24"/>
            <w:rPrChange w:id="27137" w:author="N F" w:date="2023-12-05T03:09:00Z">
              <w:rPr>
                <w:rFonts w:cs="Times New Roman"/>
                <w:szCs w:val="24"/>
              </w:rPr>
            </w:rPrChange>
          </w:rPr>
          <w:fldChar w:fldCharType="separate"/>
        </w:r>
        <w:r w:rsidRPr="006E6534" w:rsidDel="00360923">
          <w:rPr>
            <w:rFonts w:cs="Times New Roman"/>
            <w:color w:val="000000" w:themeColor="text1"/>
            <w:szCs w:val="24"/>
            <w:rPrChange w:id="27138" w:author="N F" w:date="2023-12-05T03:09:00Z">
              <w:rPr>
                <w:rFonts w:cs="Times New Roman"/>
                <w:szCs w:val="24"/>
              </w:rPr>
            </w:rPrChange>
          </w:rPr>
          <w:delText>(13)</w:delText>
        </w:r>
        <w:r w:rsidRPr="006E6534" w:rsidDel="00360923">
          <w:rPr>
            <w:rFonts w:cs="Times New Roman"/>
            <w:color w:val="000000" w:themeColor="text1"/>
            <w:szCs w:val="24"/>
            <w:rPrChange w:id="27139" w:author="N F" w:date="2023-12-05T03:09:00Z">
              <w:rPr>
                <w:rFonts w:cs="Times New Roman"/>
                <w:szCs w:val="24"/>
              </w:rPr>
            </w:rPrChange>
          </w:rPr>
          <w:fldChar w:fldCharType="end"/>
        </w:r>
      </w:del>
      <w:r w:rsidRPr="006E6534">
        <w:rPr>
          <w:rFonts w:cs="Times New Roman"/>
          <w:color w:val="000000" w:themeColor="text1"/>
          <w:szCs w:val="24"/>
          <w:rPrChange w:id="27140" w:author="N F" w:date="2023-12-05T03:09:00Z">
            <w:rPr>
              <w:rFonts w:cs="Times New Roman"/>
              <w:szCs w:val="24"/>
            </w:rPr>
          </w:rPrChange>
        </w:rPr>
        <w:t>.</w:t>
      </w:r>
    </w:p>
    <w:p w14:paraId="59348ABF" w14:textId="77777777" w:rsidR="00360923" w:rsidRPr="00FD1C12" w:rsidRDefault="00360923" w:rsidP="00360923">
      <w:pPr>
        <w:autoSpaceDE w:val="0"/>
        <w:autoSpaceDN w:val="0"/>
        <w:adjustRightInd w:val="0"/>
        <w:spacing w:after="0" w:line="240" w:lineRule="auto"/>
        <w:ind w:firstLine="743"/>
        <w:rPr>
          <w:ins w:id="27141" w:author="Barshadskaya, Yuliya" w:date="2024-01-16T18:57:00Z"/>
          <w:color w:val="000000"/>
          <w:lang w:eastAsia="ru-RU"/>
        </w:rPr>
      </w:pPr>
      <w:ins w:id="27142" w:author="Barshadskaya, Yuliya" w:date="2024-01-16T18:57:00Z">
        <w:r w:rsidRPr="00B83064">
          <w:rPr>
            <w:rFonts w:eastAsia="Times New Roman"/>
            <w:color w:val="000000" w:themeColor="text1"/>
            <w:lang w:eastAsia="ru-RU"/>
          </w:rPr>
          <w:t xml:space="preserve">Регистрационные исследования эффективности и безопасности </w:t>
        </w:r>
        <w:r>
          <w:rPr>
            <w:rFonts w:eastAsia="Times New Roman"/>
            <w:color w:val="000000" w:themeColor="text1"/>
            <w:lang w:eastAsia="ru-RU"/>
          </w:rPr>
          <w:t>эверолимуса</w:t>
        </w:r>
        <w:r w:rsidRPr="00B83064">
          <w:rPr>
            <w:rFonts w:eastAsia="Times New Roman"/>
            <w:color w:val="000000" w:themeColor="text1"/>
            <w:lang w:eastAsia="ru-RU"/>
          </w:rPr>
          <w:t xml:space="preserve"> (</w:t>
        </w:r>
        <w:r>
          <w:rPr>
            <w:rFonts w:eastAsia="Calibri"/>
            <w:color w:val="000000" w:themeColor="text1"/>
            <w:lang w:eastAsia="ru-RU"/>
          </w:rPr>
          <w:t>Тагриссо</w:t>
        </w:r>
        <w:r w:rsidRPr="00B83064">
          <w:rPr>
            <w:rFonts w:eastAsia="Times New Roman"/>
            <w:bCs/>
            <w:color w:val="000000" w:themeColor="text1"/>
            <w:vertAlign w:val="superscript"/>
            <w:lang w:eastAsia="ru-RU"/>
          </w:rPr>
          <w:t>®</w:t>
        </w:r>
        <w:r w:rsidRPr="00B83064">
          <w:rPr>
            <w:rFonts w:eastAsia="Calibri"/>
            <w:color w:val="000000" w:themeColor="text1"/>
            <w:lang w:eastAsia="ru-RU"/>
          </w:rPr>
          <w:t xml:space="preserve">) </w:t>
        </w:r>
        <w:r w:rsidRPr="00B83064">
          <w:rPr>
            <w:rFonts w:eastAsia="Times New Roman"/>
            <w:color w:val="000000" w:themeColor="text1"/>
            <w:lang w:eastAsia="ru-RU"/>
          </w:rPr>
          <w:t xml:space="preserve">были проведены у пациентов </w:t>
        </w:r>
        <w:r w:rsidRPr="00C73ABD">
          <w:rPr>
            <w:rFonts w:cs="Times New Roman"/>
            <w:color w:val="000000" w:themeColor="text1"/>
          </w:rPr>
          <w:t xml:space="preserve">с ранее не леченным НМРЛ с мутацией </w:t>
        </w:r>
        <w:r w:rsidRPr="00C73ABD">
          <w:rPr>
            <w:rFonts w:cs="Times New Roman"/>
            <w:color w:val="000000" w:themeColor="text1"/>
            <w:lang w:val="en-US"/>
          </w:rPr>
          <w:t>EGFR</w:t>
        </w:r>
        <w:r>
          <w:rPr>
            <w:color w:val="000000"/>
            <w:lang w:eastAsia="ru-RU"/>
          </w:rPr>
          <w:t xml:space="preserve">, </w:t>
        </w:r>
        <w:r w:rsidRPr="00C73ABD">
          <w:rPr>
            <w:rFonts w:cs="Times New Roman"/>
            <w:color w:val="000000" w:themeColor="text1"/>
          </w:rPr>
          <w:t xml:space="preserve">с НМРЛ с мутацией </w:t>
        </w:r>
        <w:r w:rsidRPr="00C73ABD">
          <w:rPr>
            <w:rFonts w:cs="Times New Roman"/>
            <w:color w:val="000000" w:themeColor="text1"/>
            <w:lang w:val="en-US"/>
          </w:rPr>
          <w:t>T</w:t>
        </w:r>
        <w:r w:rsidRPr="00C73ABD">
          <w:rPr>
            <w:rFonts w:cs="Times New Roman"/>
            <w:color w:val="000000" w:themeColor="text1"/>
          </w:rPr>
          <w:t>790</w:t>
        </w:r>
        <w:r w:rsidRPr="00C73ABD">
          <w:rPr>
            <w:rFonts w:cs="Times New Roman"/>
            <w:color w:val="000000" w:themeColor="text1"/>
            <w:lang w:val="en-US"/>
          </w:rPr>
          <w:t>M</w:t>
        </w:r>
        <w:r w:rsidRPr="00C73ABD">
          <w:rPr>
            <w:rFonts w:cs="Times New Roman"/>
            <w:color w:val="000000" w:themeColor="text1"/>
          </w:rPr>
          <w:t xml:space="preserve">, с прогрессированием заболевания после терапии первой линии ингибиторами тирозинкиназы </w:t>
        </w:r>
        <w:r w:rsidRPr="00C73ABD">
          <w:rPr>
            <w:rFonts w:cs="Times New Roman"/>
            <w:color w:val="000000" w:themeColor="text1"/>
            <w:lang w:val="en-US"/>
          </w:rPr>
          <w:t>EGFR</w:t>
        </w:r>
        <w:r>
          <w:rPr>
            <w:rFonts w:cs="Times New Roman"/>
            <w:color w:val="000000" w:themeColor="text1"/>
          </w:rPr>
          <w:t xml:space="preserve">, </w:t>
        </w:r>
        <w:r w:rsidRPr="00C73ABD">
          <w:rPr>
            <w:rFonts w:cs="Times New Roman"/>
            <w:color w:val="000000" w:themeColor="text1"/>
          </w:rPr>
          <w:t>при адъювантной терапии НМРЛ после хирургического лечения</w:t>
        </w:r>
        <w:r>
          <w:rPr>
            <w:rFonts w:cs="Times New Roman"/>
            <w:color w:val="000000" w:themeColor="text1"/>
          </w:rPr>
          <w:t>.</w:t>
        </w:r>
      </w:ins>
    </w:p>
    <w:p w14:paraId="4FBB96BB" w14:textId="77777777" w:rsidR="00360923" w:rsidRDefault="00360923" w:rsidP="00360923">
      <w:pPr>
        <w:pStyle w:val="SDText"/>
        <w:spacing w:after="0"/>
        <w:rPr>
          <w:ins w:id="27143" w:author="Barshadskaya, Yuliya" w:date="2024-01-16T18:57:00Z"/>
        </w:rPr>
      </w:pPr>
      <w:ins w:id="27144" w:author="Barshadskaya, Yuliya" w:date="2024-01-16T18:57:00Z">
        <w:r w:rsidRPr="009E4F95">
          <w:t xml:space="preserve">В </w:t>
        </w:r>
        <w:r w:rsidRPr="00DA0DA9">
          <w:t xml:space="preserve">регистрационных исследованиях </w:t>
        </w:r>
        <w:r w:rsidRPr="00DC7C85">
          <w:rPr>
            <w:rFonts w:cs="Times New Roman"/>
            <w:color w:val="000000" w:themeColor="text1"/>
          </w:rPr>
          <w:t>осимертиниба</w:t>
        </w:r>
        <w:r w:rsidRPr="00DA0DA9">
          <w:t xml:space="preserve"> приняло участие в общей сложности </w:t>
        </w:r>
        <w:r>
          <w:t>1968</w:t>
        </w:r>
        <w:r w:rsidRPr="00DA0DA9">
          <w:t xml:space="preserve"> пациентов. Из них </w:t>
        </w:r>
        <w:r>
          <w:t>556</w:t>
        </w:r>
        <w:r w:rsidRPr="00DA0DA9">
          <w:t xml:space="preserve"> пациентов получали терапию </w:t>
        </w:r>
        <w:r w:rsidRPr="00DC7C85">
          <w:rPr>
            <w:rFonts w:cs="Times New Roman"/>
            <w:color w:val="000000" w:themeColor="text1"/>
          </w:rPr>
          <w:t xml:space="preserve">с ранее не леченным НМРЛ с мутацией </w:t>
        </w:r>
        <w:r w:rsidRPr="00DC7C85">
          <w:rPr>
            <w:rFonts w:cs="Times New Roman"/>
            <w:color w:val="000000" w:themeColor="text1"/>
            <w:lang w:val="en-US"/>
          </w:rPr>
          <w:t>EGFR</w:t>
        </w:r>
        <w:r w:rsidRPr="00DA0DA9">
          <w:t xml:space="preserve">, </w:t>
        </w:r>
        <w:r>
          <w:t>319</w:t>
        </w:r>
        <w:r w:rsidRPr="00DA0DA9">
          <w:t xml:space="preserve"> пациентов по поводу </w:t>
        </w:r>
        <w:r w:rsidRPr="00DC7C85">
          <w:rPr>
            <w:rFonts w:cs="Times New Roman"/>
            <w:color w:val="000000" w:themeColor="text1"/>
          </w:rPr>
          <w:t xml:space="preserve">НМРЛ с мутацией </w:t>
        </w:r>
        <w:r w:rsidRPr="00DC7C85">
          <w:rPr>
            <w:rFonts w:cs="Times New Roman"/>
            <w:color w:val="000000" w:themeColor="text1"/>
            <w:lang w:val="en-US"/>
          </w:rPr>
          <w:t>T</w:t>
        </w:r>
        <w:r w:rsidRPr="00DC7C85">
          <w:rPr>
            <w:rFonts w:cs="Times New Roman"/>
            <w:color w:val="000000" w:themeColor="text1"/>
          </w:rPr>
          <w:t>790</w:t>
        </w:r>
        <w:r w:rsidRPr="00DC7C85">
          <w:rPr>
            <w:rFonts w:cs="Times New Roman"/>
            <w:color w:val="000000" w:themeColor="text1"/>
            <w:lang w:val="en-US"/>
          </w:rPr>
          <w:t>M</w:t>
        </w:r>
        <w:r w:rsidRPr="00DC7C85">
          <w:rPr>
            <w:rFonts w:cs="Times New Roman"/>
            <w:color w:val="000000" w:themeColor="text1"/>
          </w:rPr>
          <w:t xml:space="preserve">, с прогрессированием заболевания после терапии первой линии ингибиторами тирозинкиназы </w:t>
        </w:r>
        <w:r w:rsidRPr="00DC7C85">
          <w:rPr>
            <w:rFonts w:cs="Times New Roman"/>
            <w:color w:val="000000" w:themeColor="text1"/>
            <w:lang w:val="en-US"/>
          </w:rPr>
          <w:t>EGFR</w:t>
        </w:r>
        <w:r w:rsidRPr="00DA0DA9">
          <w:t xml:space="preserve">, </w:t>
        </w:r>
        <w:r>
          <w:t>201</w:t>
        </w:r>
        <w:r w:rsidRPr="00DA0DA9">
          <w:t xml:space="preserve"> пациент </w:t>
        </w:r>
        <w:r w:rsidRPr="00DC7C85">
          <w:rPr>
            <w:rFonts w:cs="Times New Roman"/>
            <w:color w:val="000000" w:themeColor="text1"/>
          </w:rPr>
          <w:t xml:space="preserve">с прогрессирующим НМРЛ, ранее получавших ингибиторы тирозинкиназы </w:t>
        </w:r>
        <w:r w:rsidRPr="00DC7C85">
          <w:rPr>
            <w:rFonts w:cs="Times New Roman"/>
            <w:color w:val="000000" w:themeColor="text1"/>
            <w:lang w:val="en-US"/>
          </w:rPr>
          <w:t>EGFR</w:t>
        </w:r>
        <w:r w:rsidRPr="00DC7C85">
          <w:rPr>
            <w:rFonts w:cs="Times New Roman"/>
            <w:color w:val="000000" w:themeColor="text1"/>
          </w:rPr>
          <w:t xml:space="preserve"> и/или терапию препаратами платины с подтвержденной мутацией </w:t>
        </w:r>
        <w:r w:rsidRPr="00DC7C85">
          <w:rPr>
            <w:rFonts w:cs="Times New Roman"/>
            <w:color w:val="000000" w:themeColor="text1"/>
            <w:lang w:val="en-US"/>
          </w:rPr>
          <w:t>EGFR</w:t>
        </w:r>
        <w:r w:rsidRPr="00DC7C85">
          <w:rPr>
            <w:rFonts w:cs="Times New Roman"/>
            <w:color w:val="000000" w:themeColor="text1"/>
          </w:rPr>
          <w:t xml:space="preserve"> </w:t>
        </w:r>
        <w:r w:rsidRPr="00DC7C85">
          <w:rPr>
            <w:rFonts w:cs="Times New Roman"/>
            <w:color w:val="000000" w:themeColor="text1"/>
            <w:lang w:val="en-US"/>
          </w:rPr>
          <w:t>T</w:t>
        </w:r>
        <w:r w:rsidRPr="00DC7C85">
          <w:rPr>
            <w:rFonts w:cs="Times New Roman"/>
            <w:color w:val="000000" w:themeColor="text1"/>
          </w:rPr>
          <w:t>790</w:t>
        </w:r>
        <w:r w:rsidRPr="00DC7C85">
          <w:rPr>
            <w:rFonts w:cs="Times New Roman"/>
            <w:color w:val="000000" w:themeColor="text1"/>
            <w:lang w:val="en-US"/>
          </w:rPr>
          <w:t>M</w:t>
        </w:r>
        <w:r w:rsidRPr="00DA0DA9">
          <w:t xml:space="preserve">, </w:t>
        </w:r>
        <w:r>
          <w:t>682</w:t>
        </w:r>
        <w:r w:rsidRPr="00DA0DA9">
          <w:t xml:space="preserve"> пациент</w:t>
        </w:r>
        <w:r>
          <w:t>а для оценки</w:t>
        </w:r>
        <w:r w:rsidRPr="00DA0DA9">
          <w:t xml:space="preserve"> </w:t>
        </w:r>
        <w:r w:rsidRPr="00DC7C85">
          <w:rPr>
            <w:rFonts w:cs="Times New Roman"/>
            <w:color w:val="000000" w:themeColor="text1"/>
          </w:rPr>
          <w:t>адъювантной терапии НМРЛ после хирургического лечения</w:t>
        </w:r>
        <w:r>
          <w:rPr>
            <w:rFonts w:cs="Times New Roman"/>
            <w:color w:val="000000" w:themeColor="text1"/>
          </w:rPr>
          <w:t xml:space="preserve">, а также 210 пациентов для </w:t>
        </w:r>
        <w:r w:rsidRPr="00DC7C85">
          <w:rPr>
            <w:rFonts w:cs="Times New Roman"/>
            <w:color w:val="000000" w:themeColor="text1"/>
          </w:rPr>
          <w:t>оценк</w:t>
        </w:r>
        <w:r>
          <w:rPr>
            <w:rFonts w:cs="Times New Roman"/>
            <w:color w:val="000000" w:themeColor="text1"/>
          </w:rPr>
          <w:t>и</w:t>
        </w:r>
        <w:r w:rsidRPr="00DC7C85">
          <w:rPr>
            <w:rFonts w:cs="Times New Roman"/>
            <w:color w:val="000000" w:themeColor="text1"/>
          </w:rPr>
          <w:t xml:space="preserve"> эффективности осимертиниба по показателю объективного ответа на терапию</w:t>
        </w:r>
        <w:r w:rsidRPr="00DA0DA9">
          <w:t xml:space="preserve">. Во всех исследованиях </w:t>
        </w:r>
        <w:r w:rsidRPr="00DC7C85">
          <w:rPr>
            <w:rFonts w:cs="Times New Roman"/>
            <w:color w:val="000000" w:themeColor="text1"/>
          </w:rPr>
          <w:t>осимертиниб</w:t>
        </w:r>
        <w:r w:rsidRPr="00DA0DA9">
          <w:t xml:space="preserve"> назначался в дозе </w:t>
        </w:r>
        <w:r>
          <w:t>8</w:t>
        </w:r>
        <w:r w:rsidRPr="00DA0DA9">
          <w:t>0 мг/сутки.</w:t>
        </w:r>
      </w:ins>
    </w:p>
    <w:p w14:paraId="6A925980" w14:textId="77777777" w:rsidR="00360923" w:rsidRDefault="00360923" w:rsidP="00360923">
      <w:pPr>
        <w:spacing w:after="0" w:line="240" w:lineRule="auto"/>
        <w:rPr>
          <w:ins w:id="27145" w:author="Barshadskaya, Yuliya" w:date="2024-01-16T18:57:00Z"/>
        </w:rPr>
      </w:pPr>
      <w:ins w:id="27146" w:author="Barshadskaya, Yuliya" w:date="2024-01-16T18:57:00Z">
        <w:r w:rsidRPr="00DA0DA9">
          <w:t xml:space="preserve">В большинстве исследований первичной конечной точкой была </w:t>
        </w:r>
        <w:r w:rsidRPr="00DA0DA9">
          <w:rPr>
            <w:color w:val="000000"/>
          </w:rPr>
          <w:t xml:space="preserve">выживаемость без прогрессирования, задокументированная с использованием шкалы RECIST. </w:t>
        </w:r>
        <w:r w:rsidRPr="00DA0DA9">
          <w:rPr>
            <w:color w:val="000000"/>
            <w:shd w:val="clear" w:color="auto" w:fill="FFFFFF"/>
          </w:rPr>
          <w:t xml:space="preserve">Показано статистически значимое различие по первичной конечной точке при применении </w:t>
        </w:r>
        <w:r w:rsidRPr="00DC7C85">
          <w:rPr>
            <w:rFonts w:cs="Times New Roman"/>
            <w:color w:val="000000" w:themeColor="text1"/>
          </w:rPr>
          <w:t>осимертиниб</w:t>
        </w:r>
        <w:r>
          <w:rPr>
            <w:rFonts w:cs="Times New Roman"/>
            <w:color w:val="000000" w:themeColor="text1"/>
          </w:rPr>
          <w:t>а</w:t>
        </w:r>
        <w:r w:rsidRPr="00DA0DA9">
          <w:rPr>
            <w:color w:val="000000"/>
            <w:shd w:val="clear" w:color="auto" w:fill="FFFFFF"/>
          </w:rPr>
          <w:t xml:space="preserve"> в сравнении с </w:t>
        </w:r>
        <w:r>
          <w:rPr>
            <w:color w:val="000000"/>
            <w:shd w:val="clear" w:color="auto" w:fill="FFFFFF"/>
          </w:rPr>
          <w:t>альтернативным лечением во всех исследованиях</w:t>
        </w:r>
        <w:r w:rsidRPr="00DA0DA9">
          <w:rPr>
            <w:color w:val="000000"/>
            <w:shd w:val="clear" w:color="auto" w:fill="FFFFFF"/>
          </w:rPr>
          <w:t xml:space="preserve">. </w:t>
        </w:r>
        <w:r w:rsidRPr="00DC7C85">
          <w:rPr>
            <w:rFonts w:cs="Times New Roman"/>
            <w:color w:val="000000" w:themeColor="text1"/>
          </w:rPr>
          <w:t>Медиана выживаемости без прогрессирования заболевания была значительно выше у пациентов принимавших осимертиниб</w:t>
        </w:r>
        <w:r w:rsidRPr="00DA0DA9">
          <w:rPr>
            <w:color w:val="000000"/>
            <w:shd w:val="clear" w:color="auto" w:fill="FFFFFF"/>
          </w:rPr>
          <w:t xml:space="preserve">. Так, у пациентов с </w:t>
        </w:r>
        <w:r>
          <w:t>НМЛР без лечения</w:t>
        </w:r>
        <w:r w:rsidRPr="00DA0DA9">
          <w:t xml:space="preserve"> медиана выживаемости без прогрессирования увеличилась с</w:t>
        </w:r>
        <w:r>
          <w:t xml:space="preserve"> </w:t>
        </w:r>
        <w:r w:rsidRPr="00DC7C85">
          <w:rPr>
            <w:rFonts w:cs="Times New Roman"/>
            <w:color w:val="000000" w:themeColor="text1"/>
          </w:rPr>
          <w:t>10,2 мес</w:t>
        </w:r>
        <w:r>
          <w:rPr>
            <w:rFonts w:cs="Times New Roman"/>
            <w:color w:val="000000" w:themeColor="text1"/>
          </w:rPr>
          <w:t>яцев</w:t>
        </w:r>
        <w:r w:rsidRPr="0073240D">
          <w:t xml:space="preserve"> </w:t>
        </w:r>
        <w:r w:rsidRPr="00DA0DA9">
          <w:t>при приеме</w:t>
        </w:r>
        <w:r w:rsidRPr="0073240D">
          <w:rPr>
            <w:rFonts w:cs="Times New Roman"/>
            <w:color w:val="000000" w:themeColor="text1"/>
          </w:rPr>
          <w:t xml:space="preserve"> </w:t>
        </w:r>
        <w:r w:rsidRPr="00DC7C85">
          <w:rPr>
            <w:rFonts w:cs="Times New Roman"/>
            <w:color w:val="000000" w:themeColor="text1"/>
          </w:rPr>
          <w:t>стандартны</w:t>
        </w:r>
        <w:r>
          <w:rPr>
            <w:rFonts w:cs="Times New Roman"/>
            <w:color w:val="000000" w:themeColor="text1"/>
          </w:rPr>
          <w:t>х</w:t>
        </w:r>
        <w:r w:rsidRPr="00DC7C85">
          <w:rPr>
            <w:rFonts w:cs="Times New Roman"/>
            <w:color w:val="000000" w:themeColor="text1"/>
          </w:rPr>
          <w:t xml:space="preserve"> ингибитор</w:t>
        </w:r>
        <w:r>
          <w:rPr>
            <w:rFonts w:cs="Times New Roman"/>
            <w:color w:val="000000" w:themeColor="text1"/>
          </w:rPr>
          <w:t>ов</w:t>
        </w:r>
        <w:r w:rsidRPr="00DC7C85">
          <w:rPr>
            <w:rFonts w:cs="Times New Roman"/>
            <w:color w:val="000000" w:themeColor="text1"/>
          </w:rPr>
          <w:t xml:space="preserve"> тирозинкиназы EGFR</w:t>
        </w:r>
        <w:r>
          <w:rPr>
            <w:rFonts w:cs="Times New Roman"/>
            <w:color w:val="000000" w:themeColor="text1"/>
          </w:rPr>
          <w:t xml:space="preserve"> </w:t>
        </w:r>
        <w:r w:rsidRPr="00DA0DA9">
          <w:t xml:space="preserve">до </w:t>
        </w:r>
        <w:r>
          <w:t>18</w:t>
        </w:r>
        <w:r w:rsidRPr="00DA0DA9">
          <w:t xml:space="preserve">,9 месяцев при приеме </w:t>
        </w:r>
        <w:r w:rsidRPr="00DC7C85">
          <w:rPr>
            <w:rFonts w:cs="Times New Roman"/>
            <w:color w:val="000000" w:themeColor="text1"/>
          </w:rPr>
          <w:t>осимертиниба</w:t>
        </w:r>
        <w:r w:rsidRPr="00DA0DA9">
          <w:t xml:space="preserve">, у пациентов </w:t>
        </w:r>
        <w:r w:rsidRPr="00DC7C85">
          <w:rPr>
            <w:rFonts w:cs="Times New Roman"/>
            <w:color w:val="000000" w:themeColor="text1"/>
          </w:rPr>
          <w:t xml:space="preserve">с НМРЛ с мутацией </w:t>
        </w:r>
        <w:r w:rsidRPr="00DC7C85">
          <w:rPr>
            <w:rFonts w:cs="Times New Roman"/>
            <w:color w:val="000000" w:themeColor="text1"/>
            <w:lang w:val="en-US"/>
          </w:rPr>
          <w:t>T</w:t>
        </w:r>
        <w:r w:rsidRPr="00DC7C85">
          <w:rPr>
            <w:rFonts w:cs="Times New Roman"/>
            <w:color w:val="000000" w:themeColor="text1"/>
          </w:rPr>
          <w:t>790</w:t>
        </w:r>
        <w:r w:rsidRPr="00DC7C85">
          <w:rPr>
            <w:rFonts w:cs="Times New Roman"/>
            <w:color w:val="000000" w:themeColor="text1"/>
            <w:lang w:val="en-US"/>
          </w:rPr>
          <w:t>M</w:t>
        </w:r>
        <w:r w:rsidRPr="00DC7C85">
          <w:rPr>
            <w:rFonts w:cs="Times New Roman"/>
            <w:color w:val="000000" w:themeColor="text1"/>
          </w:rPr>
          <w:t xml:space="preserve">, с прогрессированием заболевания после терапии первой линии ингибиторами тирозинкиназы </w:t>
        </w:r>
        <w:r w:rsidRPr="00DC7C85">
          <w:rPr>
            <w:rFonts w:cs="Times New Roman"/>
            <w:color w:val="000000" w:themeColor="text1"/>
            <w:lang w:val="en-US"/>
          </w:rPr>
          <w:t>EGFR</w:t>
        </w:r>
        <w:r w:rsidRPr="00DA0DA9">
          <w:t xml:space="preserve"> медиана выживаемости без прогрессирования увеличивалась с 4,</w:t>
        </w:r>
        <w:r>
          <w:t>4</w:t>
        </w:r>
        <w:r w:rsidRPr="00DA0DA9">
          <w:t xml:space="preserve"> месяцев </w:t>
        </w:r>
        <w:r>
          <w:t xml:space="preserve">при приеме </w:t>
        </w:r>
        <w:r w:rsidRPr="00DC7C85">
          <w:rPr>
            <w:rFonts w:cs="Times New Roman"/>
            <w:color w:val="000000" w:themeColor="text1"/>
          </w:rPr>
          <w:t>платинотерапии + пеметрексед</w:t>
        </w:r>
        <w:r w:rsidRPr="00DA0DA9">
          <w:t xml:space="preserve"> до 1</w:t>
        </w:r>
        <w:r>
          <w:t>0</w:t>
        </w:r>
        <w:r w:rsidRPr="00DA0DA9">
          <w:t>,</w:t>
        </w:r>
        <w:r>
          <w:t>1</w:t>
        </w:r>
        <w:r w:rsidRPr="00DA0DA9">
          <w:t xml:space="preserve"> месяцев</w:t>
        </w:r>
        <w:r>
          <w:t xml:space="preserve"> </w:t>
        </w:r>
        <w:r>
          <w:lastRenderedPageBreak/>
          <w:t xml:space="preserve">после приема осимертиниба. Было </w:t>
        </w:r>
        <w:r>
          <w:rPr>
            <w:rFonts w:cs="Times New Roman"/>
            <w:color w:val="000000" w:themeColor="text1"/>
          </w:rPr>
          <w:t>в</w:t>
        </w:r>
        <w:r w:rsidRPr="00DC7C85">
          <w:rPr>
            <w:rFonts w:cs="Times New Roman"/>
            <w:color w:val="000000" w:themeColor="text1"/>
          </w:rPr>
          <w:t>ыявил</w:t>
        </w:r>
        <w:r>
          <w:rPr>
            <w:rFonts w:cs="Times New Roman"/>
            <w:color w:val="000000" w:themeColor="text1"/>
          </w:rPr>
          <w:t>ено</w:t>
        </w:r>
        <w:r w:rsidRPr="00DC7C85">
          <w:rPr>
            <w:rFonts w:cs="Times New Roman"/>
            <w:color w:val="000000" w:themeColor="text1"/>
          </w:rPr>
          <w:t xml:space="preserve"> преимущество осимертиниба по показателю выживаемости в стадии ремиссии в сравнении с плацебо у пациентов с адъювантной химиотерапией</w:t>
        </w:r>
        <w:r>
          <w:rPr>
            <w:rFonts w:cs="Times New Roman"/>
            <w:color w:val="000000" w:themeColor="text1"/>
          </w:rPr>
          <w:t xml:space="preserve"> у пациентов с НМЛР после хирургического лечения</w:t>
        </w:r>
        <w:r w:rsidRPr="00DC7C85">
          <w:rPr>
            <w:rFonts w:cs="Times New Roman"/>
            <w:color w:val="000000" w:themeColor="text1"/>
          </w:rPr>
          <w:t xml:space="preserve"> (отношение рисков = 0,23, 95% ДИ: 0,13–0,40) и без адъювантной химиотерапии (отношение рисков = 0,23, 95% ДИ: 0,13–0,40), независимо от стадии заболевания</w:t>
        </w:r>
        <w:r w:rsidRPr="00DA0DA9">
          <w:t>.</w:t>
        </w:r>
      </w:ins>
    </w:p>
    <w:p w14:paraId="0B806DFA" w14:textId="77777777" w:rsidR="00360923" w:rsidRPr="009E700C" w:rsidRDefault="00360923" w:rsidP="00360923">
      <w:pPr>
        <w:spacing w:after="0" w:line="240" w:lineRule="auto"/>
        <w:rPr>
          <w:ins w:id="27147" w:author="Barshadskaya, Yuliya" w:date="2024-01-16T18:57:00Z"/>
          <w:color w:val="000000"/>
          <w:lang w:eastAsia="ru-RU"/>
        </w:rPr>
      </w:pPr>
      <w:ins w:id="27148" w:author="Barshadskaya, Yuliya" w:date="2024-01-16T18:57:00Z">
        <w:r w:rsidRPr="001B72F5">
          <w:rPr>
            <w:color w:val="000000"/>
            <w:lang w:eastAsia="ru-RU"/>
          </w:rPr>
          <w:t xml:space="preserve">К настоящему моменту доступны данные о безопасности </w:t>
        </w:r>
        <w:r>
          <w:rPr>
            <w:color w:val="000000"/>
            <w:lang w:eastAsia="ru-RU"/>
          </w:rPr>
          <w:t>осимертиниба</w:t>
        </w:r>
        <w:r w:rsidRPr="001B72F5">
          <w:rPr>
            <w:color w:val="000000"/>
            <w:lang w:eastAsia="ru-RU"/>
          </w:rPr>
          <w:t xml:space="preserve">, полученные в ходе клинических исследований </w:t>
        </w:r>
        <w:r>
          <w:rPr>
            <w:color w:val="000000"/>
            <w:lang w:eastAsia="ru-RU"/>
          </w:rPr>
          <w:t>осимертиниба</w:t>
        </w:r>
        <w:r w:rsidRPr="001B72F5">
          <w:rPr>
            <w:color w:val="000000"/>
            <w:lang w:eastAsia="ru-RU"/>
          </w:rPr>
          <w:t xml:space="preserve"> и в ходе постмаркетингового наблюдения.  Профиль безопасности основан на объединенных данных </w:t>
        </w:r>
        <w:r w:rsidRPr="009E700C">
          <w:rPr>
            <w:color w:val="000000"/>
            <w:lang w:eastAsia="ru-RU"/>
          </w:rPr>
          <w:t>1479</w:t>
        </w:r>
        <w:r w:rsidRPr="001B72F5">
          <w:rPr>
            <w:color w:val="000000"/>
            <w:lang w:eastAsia="ru-RU"/>
          </w:rPr>
          <w:t xml:space="preserve"> пациентов, получавших </w:t>
        </w:r>
        <w:r>
          <w:rPr>
            <w:color w:val="000000"/>
            <w:lang w:eastAsia="ru-RU"/>
          </w:rPr>
          <w:t>осимертиниб</w:t>
        </w:r>
        <w:r w:rsidRPr="001B72F5">
          <w:rPr>
            <w:color w:val="000000"/>
            <w:lang w:eastAsia="ru-RU"/>
          </w:rPr>
          <w:t xml:space="preserve"> </w:t>
        </w:r>
        <w:r w:rsidRPr="009E700C">
          <w:rPr>
            <w:color w:val="000000"/>
            <w:lang w:eastAsia="ru-RU"/>
          </w:rPr>
          <w:t>трех рандомизированны</w:t>
        </w:r>
        <w:r>
          <w:rPr>
            <w:color w:val="000000"/>
            <w:lang w:eastAsia="ru-RU"/>
          </w:rPr>
          <w:t>х контролируемых исследованиях (</w:t>
        </w:r>
        <w:r w:rsidRPr="009E700C">
          <w:rPr>
            <w:color w:val="000000"/>
            <w:lang w:eastAsia="ru-RU"/>
          </w:rPr>
          <w:t>ADAURA (n=337</w:t>
        </w:r>
        <w:r>
          <w:rPr>
            <w:color w:val="000000"/>
            <w:lang w:eastAsia="ru-RU"/>
          </w:rPr>
          <w:t>),</w:t>
        </w:r>
        <w:r w:rsidRPr="009E700C">
          <w:rPr>
            <w:color w:val="000000"/>
            <w:lang w:eastAsia="ru-RU"/>
          </w:rPr>
          <w:t xml:space="preserve"> </w:t>
        </w:r>
        <w:r w:rsidRPr="00D56703">
          <w:rPr>
            <w:color w:val="000000"/>
            <w:lang w:eastAsia="ru-RU"/>
          </w:rPr>
          <w:t>адъювантная терапия</w:t>
        </w:r>
        <w:r w:rsidRPr="009E700C">
          <w:rPr>
            <w:color w:val="000000"/>
            <w:lang w:eastAsia="ru-RU"/>
          </w:rPr>
          <w:t>), FLAURA (n=279)</w:t>
        </w:r>
        <w:r>
          <w:rPr>
            <w:color w:val="000000"/>
            <w:lang w:eastAsia="ru-RU"/>
          </w:rPr>
          <w:t>,</w:t>
        </w:r>
        <w:r w:rsidRPr="009E700C">
          <w:rPr>
            <w:color w:val="000000"/>
            <w:lang w:eastAsia="ru-RU"/>
          </w:rPr>
          <w:t xml:space="preserve"> </w:t>
        </w:r>
        <w:r w:rsidRPr="00D56703">
          <w:rPr>
            <w:color w:val="000000"/>
            <w:lang w:eastAsia="ru-RU"/>
          </w:rPr>
          <w:t>первая линия терапии</w:t>
        </w:r>
        <w:r w:rsidRPr="009E700C">
          <w:rPr>
            <w:color w:val="000000"/>
            <w:lang w:eastAsia="ru-RU"/>
          </w:rPr>
          <w:t xml:space="preserve"> </w:t>
        </w:r>
        <w:r>
          <w:rPr>
            <w:color w:val="000000"/>
            <w:lang w:eastAsia="ru-RU"/>
          </w:rPr>
          <w:t xml:space="preserve">и AURA3 </w:t>
        </w:r>
        <w:r w:rsidRPr="009E700C">
          <w:rPr>
            <w:color w:val="000000"/>
            <w:lang w:eastAsia="ru-RU"/>
          </w:rPr>
          <w:t>(n=279</w:t>
        </w:r>
        <w:r>
          <w:rPr>
            <w:color w:val="000000"/>
            <w:lang w:eastAsia="ru-RU"/>
          </w:rPr>
          <w:t>)</w:t>
        </w:r>
        <w:r w:rsidRPr="009E700C">
          <w:rPr>
            <w:color w:val="000000"/>
            <w:lang w:eastAsia="ru-RU"/>
          </w:rPr>
          <w:t xml:space="preserve"> </w:t>
        </w:r>
        <w:r w:rsidRPr="00D56703">
          <w:rPr>
            <w:color w:val="000000"/>
            <w:lang w:eastAsia="ru-RU"/>
          </w:rPr>
          <w:t>вторая линия</w:t>
        </w:r>
        <w:r>
          <w:rPr>
            <w:color w:val="000000"/>
            <w:lang w:eastAsia="ru-RU"/>
          </w:rPr>
          <w:t>)</w:t>
        </w:r>
        <w:r w:rsidRPr="009E700C">
          <w:rPr>
            <w:color w:val="000000"/>
            <w:lang w:eastAsia="ru-RU"/>
          </w:rPr>
          <w:t>, дв</w:t>
        </w:r>
        <w:r>
          <w:rPr>
            <w:color w:val="000000"/>
            <w:lang w:eastAsia="ru-RU"/>
          </w:rPr>
          <w:t>а исследования с одной группой (</w:t>
        </w:r>
        <w:r w:rsidRPr="009E700C">
          <w:rPr>
            <w:color w:val="000000"/>
            <w:lang w:eastAsia="ru-RU"/>
          </w:rPr>
          <w:t>AURA Ex</w:t>
        </w:r>
        <w:r>
          <w:rPr>
            <w:color w:val="000000"/>
            <w:lang w:eastAsia="ru-RU"/>
          </w:rPr>
          <w:t>tension (n=201) и AURA2 (n=210))</w:t>
        </w:r>
        <w:r w:rsidRPr="009E700C">
          <w:rPr>
            <w:color w:val="000000"/>
            <w:lang w:eastAsia="ru-RU"/>
          </w:rPr>
          <w:t xml:space="preserve"> и одно исследование по подбору дозы.</w:t>
        </w:r>
        <w:r>
          <w:rPr>
            <w:color w:val="000000"/>
            <w:lang w:eastAsia="ru-RU"/>
          </w:rPr>
          <w:t xml:space="preserve"> </w:t>
        </w:r>
        <w:r w:rsidRPr="009E700C">
          <w:rPr>
            <w:color w:val="000000"/>
            <w:lang w:eastAsia="ru-RU"/>
          </w:rPr>
          <w:t>С</w:t>
        </w:r>
        <w:r>
          <w:rPr>
            <w:color w:val="000000"/>
            <w:lang w:eastAsia="ru-RU"/>
          </w:rPr>
          <w:t xml:space="preserve">реди 1479 пациентов, получивших </w:t>
        </w:r>
        <w:r w:rsidRPr="009E700C">
          <w:rPr>
            <w:color w:val="000000"/>
            <w:lang w:eastAsia="ru-RU"/>
          </w:rPr>
          <w:t>Т</w:t>
        </w:r>
        <w:r>
          <w:rPr>
            <w:color w:val="000000"/>
            <w:lang w:eastAsia="ru-RU"/>
          </w:rPr>
          <w:t>агриссо</w:t>
        </w:r>
        <w:r w:rsidRPr="009E700C">
          <w:rPr>
            <w:color w:val="000000"/>
            <w:lang w:eastAsia="ru-RU"/>
          </w:rPr>
          <w:t>, 81% подвергались воздействию в течение 6 месяцев или дольше, а 60% подвергались воздействию более одного года.</w:t>
        </w:r>
      </w:ins>
    </w:p>
    <w:p w14:paraId="5907C791" w14:textId="77777777" w:rsidR="00360923" w:rsidRPr="0031681C" w:rsidRDefault="00360923" w:rsidP="00360923">
      <w:pPr>
        <w:spacing w:after="0" w:line="240" w:lineRule="auto"/>
        <w:rPr>
          <w:ins w:id="27149" w:author="Barshadskaya, Yuliya" w:date="2024-01-16T18:57:00Z"/>
          <w:color w:val="000000"/>
        </w:rPr>
      </w:pPr>
      <w:ins w:id="27150" w:author="Barshadskaya, Yuliya" w:date="2024-01-16T18:57:00Z">
        <w:r w:rsidRPr="00D56703">
          <w:rPr>
            <w:color w:val="000000"/>
          </w:rPr>
          <w:t xml:space="preserve">Большинство </w:t>
        </w:r>
        <w:r>
          <w:rPr>
            <w:color w:val="000000"/>
          </w:rPr>
          <w:t>нежелательных явлений были</w:t>
        </w:r>
        <w:r w:rsidRPr="00D56703">
          <w:rPr>
            <w:color w:val="000000"/>
          </w:rPr>
          <w:t xml:space="preserve"> 1 или 2 степени тяжести. Наиболее частыми </w:t>
        </w:r>
        <w:r>
          <w:rPr>
            <w:color w:val="000000"/>
          </w:rPr>
          <w:t>нежелательными явлениями</w:t>
        </w:r>
        <w:r w:rsidRPr="00D56703">
          <w:rPr>
            <w:color w:val="000000"/>
          </w:rPr>
          <w:t xml:space="preserve"> были диарея (47%), сыпь (45%), паронихия (33%), сухость кожи (32%) и стоматит (24%). </w:t>
        </w:r>
        <w:r>
          <w:rPr>
            <w:color w:val="000000"/>
          </w:rPr>
          <w:t>Нежелательные явления</w:t>
        </w:r>
        <w:r w:rsidRPr="00D56703">
          <w:rPr>
            <w:color w:val="000000"/>
          </w:rPr>
          <w:t xml:space="preserve"> 3 и 4 степени тяжести в этих исследованиях составляли 10% и 0,1% соответственно. У пациентов, принимавших лекарственное средство Тагриссо в дозе 80 мг/сут, снижение дозы вследствие </w:t>
        </w:r>
        <w:r>
          <w:rPr>
            <w:color w:val="000000"/>
          </w:rPr>
          <w:t>нежелательных явлений</w:t>
        </w:r>
        <w:r w:rsidRPr="00D56703">
          <w:rPr>
            <w:color w:val="000000"/>
          </w:rPr>
          <w:t xml:space="preserve"> потребовалось </w:t>
        </w:r>
        <w:r>
          <w:rPr>
            <w:color w:val="000000"/>
          </w:rPr>
          <w:t xml:space="preserve">у </w:t>
        </w:r>
        <w:r w:rsidRPr="00D56703">
          <w:rPr>
            <w:color w:val="000000"/>
          </w:rPr>
          <w:t xml:space="preserve">3,4% пациентов. Случаи отмены лекарственного средства в результате </w:t>
        </w:r>
        <w:r>
          <w:rPr>
            <w:color w:val="000000"/>
          </w:rPr>
          <w:t>нежелательных явлений</w:t>
        </w:r>
        <w:r w:rsidRPr="00D56703">
          <w:rPr>
            <w:color w:val="000000"/>
          </w:rPr>
          <w:t xml:space="preserve"> составили 4,8%.</w:t>
        </w:r>
      </w:ins>
    </w:p>
    <w:p w14:paraId="00E2F128" w14:textId="77777777" w:rsidR="00360923" w:rsidRPr="006E6534" w:rsidRDefault="00360923">
      <w:pPr>
        <w:pStyle w:val="SDText"/>
        <w:spacing w:after="0"/>
        <w:rPr>
          <w:rFonts w:cs="Times New Roman"/>
          <w:color w:val="000000" w:themeColor="text1"/>
          <w:szCs w:val="24"/>
          <w:rPrChange w:id="27151" w:author="N F" w:date="2023-12-05T03:09:00Z">
            <w:rPr>
              <w:rFonts w:cs="Times New Roman"/>
              <w:szCs w:val="24"/>
            </w:rPr>
          </w:rPrChange>
        </w:rPr>
        <w:pPrChange w:id="27152" w:author="Barshadskaya, Yuliya" w:date="2024-01-16T18:57:00Z">
          <w:pPr>
            <w:pStyle w:val="SDText"/>
          </w:pPr>
        </w:pPrChange>
      </w:pPr>
    </w:p>
    <w:p w14:paraId="4F203949" w14:textId="71785845" w:rsidR="009B6E50" w:rsidRPr="006E6534" w:rsidDel="00360923" w:rsidRDefault="009B6E50" w:rsidP="00415551">
      <w:pPr>
        <w:pStyle w:val="SDText"/>
        <w:rPr>
          <w:del w:id="27153" w:author="Barshadskaya, Yuliya" w:date="2024-01-16T18:57:00Z"/>
          <w:rFonts w:cs="Times New Roman"/>
          <w:color w:val="000000" w:themeColor="text1"/>
          <w:szCs w:val="24"/>
          <w:rPrChange w:id="27154" w:author="N F" w:date="2023-12-05T03:09:00Z">
            <w:rPr>
              <w:del w:id="27155" w:author="Barshadskaya, Yuliya" w:date="2024-01-16T18:57:00Z"/>
              <w:rFonts w:cs="Times New Roman"/>
              <w:szCs w:val="24"/>
            </w:rPr>
          </w:rPrChange>
        </w:rPr>
      </w:pPr>
      <w:del w:id="27156" w:author="Barshadskaya, Yuliya" w:date="2024-01-16T18:57:00Z">
        <w:r w:rsidRPr="006E6534" w:rsidDel="00360923">
          <w:rPr>
            <w:rFonts w:cs="Times New Roman"/>
            <w:color w:val="000000" w:themeColor="text1"/>
            <w:szCs w:val="24"/>
            <w:rPrChange w:id="27157" w:author="N F" w:date="2023-12-05T03:09:00Z">
              <w:rPr>
                <w:rFonts w:cs="Times New Roman"/>
                <w:szCs w:val="24"/>
              </w:rPr>
            </w:rPrChange>
          </w:rPr>
          <w:delText xml:space="preserve">Осимертиниб обладал эффективностью, превышающей эффективность стандартных ингибиторов тирозинкиназы EGFR, в терапии первой линии распространенного НМРЛ с положительными мутациями EGFR, с аналогичным профилем безопасности и частотой </w:delText>
        </w:r>
        <w:r w:rsidR="00EC395A" w:rsidRPr="006E6534" w:rsidDel="00360923">
          <w:rPr>
            <w:rFonts w:cs="Times New Roman"/>
            <w:color w:val="000000" w:themeColor="text1"/>
            <w:szCs w:val="24"/>
            <w:rPrChange w:id="27158" w:author="N F" w:date="2023-12-05T03:09:00Z">
              <w:rPr>
                <w:rFonts w:cs="Times New Roman"/>
                <w:szCs w:val="24"/>
              </w:rPr>
            </w:rPrChange>
          </w:rPr>
          <w:delText>СНЯ</w:delText>
        </w:r>
        <w:r w:rsidRPr="006E6534" w:rsidDel="00360923">
          <w:rPr>
            <w:rFonts w:cs="Times New Roman"/>
            <w:color w:val="000000" w:themeColor="text1"/>
            <w:szCs w:val="24"/>
            <w:rPrChange w:id="27159" w:author="N F" w:date="2023-12-05T03:09:00Z">
              <w:rPr>
                <w:rFonts w:cs="Times New Roman"/>
                <w:szCs w:val="24"/>
              </w:rPr>
            </w:rPrChange>
          </w:rPr>
          <w:delText xml:space="preserve"> ниже, чем при использовании препаратов сравнения </w:delText>
        </w:r>
        <w:r w:rsidRPr="006E6534" w:rsidDel="00360923">
          <w:rPr>
            <w:rFonts w:cs="Times New Roman"/>
            <w:color w:val="000000" w:themeColor="text1"/>
            <w:szCs w:val="24"/>
            <w:rPrChange w:id="27160" w:author="N F" w:date="2023-12-05T03:09:00Z">
              <w:rPr>
                <w:rFonts w:cs="Times New Roman"/>
                <w:szCs w:val="24"/>
              </w:rPr>
            </w:rPrChange>
          </w:rPr>
          <w:fldChar w:fldCharType="begin"/>
        </w:r>
        <w:r w:rsidRPr="006E6534" w:rsidDel="00360923">
          <w:rPr>
            <w:rFonts w:cs="Times New Roman"/>
            <w:color w:val="000000" w:themeColor="text1"/>
            <w:szCs w:val="24"/>
            <w:rPrChange w:id="27161" w:author="N F" w:date="2023-12-05T03:09:00Z">
              <w:rPr>
                <w:rFonts w:cs="Times New Roman"/>
                <w:szCs w:val="24"/>
              </w:rPr>
            </w:rPrChange>
          </w:rPr>
          <w:delInstrText xml:space="preserve"> ADDIN ZOTERO_ITEM CSL_CITATION {"citationID":"pFORzE0t","properties":{"formattedCitation":"(16)","plainCitation":"(16)","noteIndex":0},"citationItems":[{"id":161863,"uris":["http://zotero.org/groups/4735135/items/XI4JAGT3"],"itemData":{"id":161863,"type":"article-journal","container-title":"New England Journal of Medicine","DOI":"10.1056/NEJMoa1713137","ISSN":"0028-4793","issue":"2","journalAbbreviation":"N Engl J Med","note":"publisher: Massachusetts Medical Society","page":"113-125","source":"nejm.org (Atypon)","title":"Osimertinib in Untreated EGFR-Mutated Advanced Non–Small-Cell Lung Cancer","volume":"378","author":[{"family":"Soria","given":"Jean-Charles"},{"family":"Ohe","given":"Yuichiro"},{"family":"Vansteenkiste","given":"Johan"},{"family":"Reungwetwattana","given":"Thanyanan"},{"family":"Chewaskulyong","given":"Busyamas"},{"family":"Lee","given":"Ki Hyeong"},{"family":"Dechaphunkul","given":"Arunee"},{"family":"Imamura","given":"Fumio"},{"family":"Nogami","given":"Naoyuki"},{"family":"Kurata","given":"Takayasu"},{"family":"Okamoto","given":"Isamu"},{"family":"Zhou","given":"Caicun"},{"family":"Cho","given":"Byoung Chul"},{"family":"Cheng","given":"Ying"},{"family":"Cho","given":"Eun Kyung"},{"family":"Voon","given":"Pei Jye"},{"family":"Planchard","given":"David"},{"family":"Su","given":"Wu-Chou"},{"family":"Gray","given":"Jhanelle E."},{"family":"Lee","given":"Siow-Ming"},{"family":"Hodge","given":"Rachel"},{"family":"Marotti","given":"Marcelo"},{"family":"Rukazenkov","given":"Yuri"},{"family":"Ramalingam","given":"Suresh S."}],"issued":{"date-parts":[["2018",1,11]]}}}],"schema":"https://github.com/citation-style-language/schema/raw/master/csl-citation.json"} </w:delInstrText>
        </w:r>
        <w:r w:rsidRPr="006E6534" w:rsidDel="00360923">
          <w:rPr>
            <w:rFonts w:cs="Times New Roman"/>
            <w:color w:val="000000" w:themeColor="text1"/>
            <w:szCs w:val="24"/>
            <w:rPrChange w:id="27162" w:author="N F" w:date="2023-12-05T03:09:00Z">
              <w:rPr>
                <w:rFonts w:cs="Times New Roman"/>
                <w:szCs w:val="24"/>
              </w:rPr>
            </w:rPrChange>
          </w:rPr>
          <w:fldChar w:fldCharType="separate"/>
        </w:r>
        <w:r w:rsidRPr="006E6534" w:rsidDel="00360923">
          <w:rPr>
            <w:rFonts w:cs="Times New Roman"/>
            <w:color w:val="000000" w:themeColor="text1"/>
            <w:szCs w:val="24"/>
            <w:rPrChange w:id="27163" w:author="N F" w:date="2023-12-05T03:09:00Z">
              <w:rPr>
                <w:rFonts w:cs="Times New Roman"/>
                <w:szCs w:val="24"/>
              </w:rPr>
            </w:rPrChange>
          </w:rPr>
          <w:delText>(16)</w:delText>
        </w:r>
        <w:r w:rsidRPr="006E6534" w:rsidDel="00360923">
          <w:rPr>
            <w:rFonts w:cs="Times New Roman"/>
            <w:color w:val="000000" w:themeColor="text1"/>
            <w:szCs w:val="24"/>
            <w:rPrChange w:id="27164" w:author="N F" w:date="2023-12-05T03:09:00Z">
              <w:rPr>
                <w:rFonts w:cs="Times New Roman"/>
                <w:szCs w:val="24"/>
              </w:rPr>
            </w:rPrChange>
          </w:rPr>
          <w:fldChar w:fldCharType="end"/>
        </w:r>
        <w:r w:rsidRPr="006E6534" w:rsidDel="00360923">
          <w:rPr>
            <w:rFonts w:cs="Times New Roman"/>
            <w:color w:val="000000" w:themeColor="text1"/>
            <w:szCs w:val="24"/>
            <w:rPrChange w:id="27165" w:author="N F" w:date="2023-12-05T03:09:00Z">
              <w:rPr>
                <w:rFonts w:cs="Times New Roman"/>
                <w:szCs w:val="24"/>
              </w:rPr>
            </w:rPrChange>
          </w:rPr>
          <w:delText>.</w:delText>
        </w:r>
      </w:del>
    </w:p>
    <w:p w14:paraId="22427A1E" w14:textId="5E3A41FE" w:rsidR="009B6E50" w:rsidRPr="006E6534" w:rsidDel="00360923" w:rsidRDefault="009B6E50" w:rsidP="00415551">
      <w:pPr>
        <w:pStyle w:val="SDText"/>
        <w:rPr>
          <w:del w:id="27166" w:author="Barshadskaya, Yuliya" w:date="2024-01-16T18:57:00Z"/>
          <w:rFonts w:cs="Times New Roman"/>
          <w:color w:val="000000" w:themeColor="text1"/>
          <w:szCs w:val="24"/>
          <w:rPrChange w:id="27167" w:author="N F" w:date="2023-12-05T03:09:00Z">
            <w:rPr>
              <w:del w:id="27168" w:author="Barshadskaya, Yuliya" w:date="2024-01-16T18:57:00Z"/>
              <w:rFonts w:cs="Times New Roman"/>
              <w:szCs w:val="24"/>
            </w:rPr>
          </w:rPrChange>
        </w:rPr>
      </w:pPr>
      <w:del w:id="27169" w:author="Barshadskaya, Yuliya" w:date="2024-01-16T18:57:00Z">
        <w:r w:rsidRPr="006E6534" w:rsidDel="00360923">
          <w:rPr>
            <w:rFonts w:cs="Times New Roman"/>
            <w:color w:val="000000" w:themeColor="text1"/>
            <w:szCs w:val="24"/>
            <w:lang w:val="en-US"/>
            <w:rPrChange w:id="27170" w:author="N F" w:date="2023-12-05T03:09:00Z">
              <w:rPr>
                <w:rFonts w:cs="Times New Roman"/>
                <w:szCs w:val="24"/>
                <w:lang w:val="en-US"/>
              </w:rPr>
            </w:rPrChange>
          </w:rPr>
          <w:delText>Mok</w:delText>
        </w:r>
        <w:r w:rsidRPr="006E6534" w:rsidDel="00360923">
          <w:rPr>
            <w:rFonts w:cs="Times New Roman"/>
            <w:color w:val="000000" w:themeColor="text1"/>
            <w:szCs w:val="24"/>
            <w:rPrChange w:id="27171" w:author="N F" w:date="2023-12-05T03:09:00Z">
              <w:rPr>
                <w:rFonts w:cs="Times New Roman"/>
                <w:szCs w:val="24"/>
              </w:rPr>
            </w:rPrChange>
          </w:rPr>
          <w:delText xml:space="preserve"> </w:delText>
        </w:r>
        <w:r w:rsidRPr="006E6534" w:rsidDel="00360923">
          <w:rPr>
            <w:rFonts w:cs="Times New Roman"/>
            <w:color w:val="000000" w:themeColor="text1"/>
            <w:szCs w:val="24"/>
            <w:lang w:val="en-US"/>
            <w:rPrChange w:id="27172" w:author="N F" w:date="2023-12-05T03:09:00Z">
              <w:rPr>
                <w:rFonts w:cs="Times New Roman"/>
                <w:szCs w:val="24"/>
                <w:lang w:val="en-US"/>
              </w:rPr>
            </w:rPrChange>
          </w:rPr>
          <w:delText>et</w:delText>
        </w:r>
        <w:r w:rsidRPr="006E6534" w:rsidDel="00360923">
          <w:rPr>
            <w:rFonts w:cs="Times New Roman"/>
            <w:color w:val="000000" w:themeColor="text1"/>
            <w:szCs w:val="24"/>
            <w:rPrChange w:id="27173" w:author="N F" w:date="2023-12-05T03:09:00Z">
              <w:rPr>
                <w:rFonts w:cs="Times New Roman"/>
                <w:szCs w:val="24"/>
              </w:rPr>
            </w:rPrChange>
          </w:rPr>
          <w:delText xml:space="preserve"> </w:delText>
        </w:r>
        <w:r w:rsidRPr="006E6534" w:rsidDel="00360923">
          <w:rPr>
            <w:rFonts w:cs="Times New Roman"/>
            <w:color w:val="000000" w:themeColor="text1"/>
            <w:szCs w:val="24"/>
            <w:lang w:val="en-US"/>
            <w:rPrChange w:id="27174" w:author="N F" w:date="2023-12-05T03:09:00Z">
              <w:rPr>
                <w:rFonts w:cs="Times New Roman"/>
                <w:szCs w:val="24"/>
                <w:lang w:val="en-US"/>
              </w:rPr>
            </w:rPrChange>
          </w:rPr>
          <w:delText>al</w:delText>
        </w:r>
        <w:r w:rsidRPr="006E6534" w:rsidDel="00360923">
          <w:rPr>
            <w:rFonts w:cs="Times New Roman"/>
            <w:color w:val="000000" w:themeColor="text1"/>
            <w:szCs w:val="24"/>
            <w:rPrChange w:id="27175" w:author="N F" w:date="2023-12-05T03:09:00Z">
              <w:rPr>
                <w:rFonts w:cs="Times New Roman"/>
                <w:szCs w:val="24"/>
              </w:rPr>
            </w:rPrChange>
          </w:rPr>
          <w:delText xml:space="preserve">. (2017) провели сравнительное рандомизированное международное открытое клиническое исследование эффективности осимертиниба </w:delText>
        </w:r>
        <w:r w:rsidRPr="006E6534" w:rsidDel="00360923">
          <w:rPr>
            <w:rFonts w:cs="Times New Roman"/>
            <w:color w:val="000000" w:themeColor="text1"/>
            <w:szCs w:val="24"/>
            <w:lang w:val="en-US"/>
            <w:rPrChange w:id="27176" w:author="N F" w:date="2023-12-05T03:09:00Z">
              <w:rPr>
                <w:rFonts w:cs="Times New Roman"/>
                <w:szCs w:val="24"/>
                <w:lang w:val="en-US"/>
              </w:rPr>
            </w:rPrChange>
          </w:rPr>
          <w:delText>III</w:delText>
        </w:r>
        <w:r w:rsidRPr="006E6534" w:rsidDel="00360923">
          <w:rPr>
            <w:rFonts w:cs="Times New Roman"/>
            <w:color w:val="000000" w:themeColor="text1"/>
            <w:szCs w:val="24"/>
            <w:rPrChange w:id="27177" w:author="N F" w:date="2023-12-05T03:09:00Z">
              <w:rPr>
                <w:rFonts w:cs="Times New Roman"/>
                <w:szCs w:val="24"/>
              </w:rPr>
            </w:rPrChange>
          </w:rPr>
          <w:delText xml:space="preserve"> фазы (</w:delText>
        </w:r>
        <w:r w:rsidRPr="006E6534" w:rsidDel="00360923">
          <w:rPr>
            <w:rFonts w:cs="Times New Roman"/>
            <w:color w:val="000000" w:themeColor="text1"/>
            <w:szCs w:val="24"/>
            <w:lang w:val="en-US"/>
            <w:rPrChange w:id="27178" w:author="N F" w:date="2023-12-05T03:09:00Z">
              <w:rPr>
                <w:rFonts w:cs="Times New Roman"/>
                <w:szCs w:val="24"/>
                <w:lang w:val="en-US"/>
              </w:rPr>
            </w:rPrChange>
          </w:rPr>
          <w:delText>AURA</w:delText>
        </w:r>
        <w:r w:rsidRPr="006E6534" w:rsidDel="00360923">
          <w:rPr>
            <w:rFonts w:cs="Times New Roman"/>
            <w:color w:val="000000" w:themeColor="text1"/>
            <w:szCs w:val="24"/>
            <w:rPrChange w:id="27179" w:author="N F" w:date="2023-12-05T03:09:00Z">
              <w:rPr>
                <w:rFonts w:cs="Times New Roman"/>
                <w:szCs w:val="24"/>
              </w:rPr>
            </w:rPrChange>
          </w:rPr>
          <w:delText xml:space="preserve"> 3). Осимертиниб был существенно эффективнее, чем терапия препаратами платины в сочетании с пеметрекседом, у пациентов с T790M-положительным распространенным НМРЛ (включая пациентов с метастазами в центральную нервную систему), у которых заболевание прогрессировало во время терапии ингибиторами тирозинкиназы </w:delText>
        </w:r>
        <w:r w:rsidRPr="006E6534" w:rsidDel="00360923">
          <w:rPr>
            <w:rFonts w:cs="Times New Roman"/>
            <w:color w:val="000000" w:themeColor="text1"/>
            <w:szCs w:val="24"/>
            <w:lang w:val="en-US"/>
            <w:rPrChange w:id="27180" w:author="N F" w:date="2023-12-05T03:09:00Z">
              <w:rPr>
                <w:rFonts w:cs="Times New Roman"/>
                <w:szCs w:val="24"/>
                <w:lang w:val="en-US"/>
              </w:rPr>
            </w:rPrChange>
          </w:rPr>
          <w:delText>EGFR</w:delText>
        </w:r>
        <w:r w:rsidRPr="006E6534" w:rsidDel="00360923">
          <w:rPr>
            <w:rFonts w:cs="Times New Roman"/>
            <w:color w:val="000000" w:themeColor="text1"/>
            <w:szCs w:val="24"/>
            <w:rPrChange w:id="27181" w:author="N F" w:date="2023-12-05T03:09:00Z">
              <w:rPr>
                <w:rFonts w:cs="Times New Roman"/>
                <w:szCs w:val="24"/>
              </w:rPr>
            </w:rPrChange>
          </w:rPr>
          <w:delText xml:space="preserve"> первой линии </w:delText>
        </w:r>
        <w:r w:rsidRPr="006E6534" w:rsidDel="00360923">
          <w:rPr>
            <w:rFonts w:cs="Times New Roman"/>
            <w:color w:val="000000" w:themeColor="text1"/>
            <w:szCs w:val="24"/>
            <w:rPrChange w:id="27182" w:author="N F" w:date="2023-12-05T03:09:00Z">
              <w:rPr>
                <w:rFonts w:cs="Times New Roman"/>
                <w:szCs w:val="24"/>
              </w:rPr>
            </w:rPrChange>
          </w:rPr>
          <w:fldChar w:fldCharType="begin"/>
        </w:r>
        <w:r w:rsidRPr="006E6534" w:rsidDel="00360923">
          <w:rPr>
            <w:rFonts w:cs="Times New Roman"/>
            <w:color w:val="000000" w:themeColor="text1"/>
            <w:szCs w:val="24"/>
            <w:rPrChange w:id="27183" w:author="N F" w:date="2023-12-05T03:09:00Z">
              <w:rPr>
                <w:rFonts w:cs="Times New Roman"/>
                <w:szCs w:val="24"/>
              </w:rPr>
            </w:rPrChange>
          </w:rPr>
          <w:delInstrText xml:space="preserve"> ADDIN ZOTERO_ITEM CSL_CITATION {"citationID":"7Jr1OLni","properties":{"formattedCitation":"(20)","plainCitation":"(20)","noteIndex":0},"citationItems":[{"id":161866,"uris":["http://zotero.org/groups/4735135/items/M5QLYTSX"],"itemData":{"id":161866,"type":"article-journal","abstract":"BACKGROUND: Osimertinib is an epidermal growth factor receptor tyrosine kinase inhibitor (EGFR-TKI) that is selective for both EGFR-TKI sensitizing and T790M resistance mutations in patients with non-small-cell lung cancer. The efficacy of osimertinib as compared with platinum-based therapy plus pemetrexed in such patients is unknown.\nMETHODS: In this randomized, international, open-label, phase 3 trial, we assigned 419 patients with T790M-positive advanced non-small-cell lung cancer, who had disease progression after first-line EGFR-TKI therapy, in a 2:1 ratio to receive either oral osimertinib (at a dose of 80 mg once daily) or intravenous pemetrexed (500 mg per square meter of body-surface area) plus either carboplatin (target area under the curve, 5 [AUC5]) or cisplatin (75 mg per square meter) every 3 weeks for up to six cycles; maintenance pemetrexed was allowed. In all the patients, disease had progressed during receipt of first-line EGFR-TKI therapy. The primary end point was investigator-assessed progression-free survival.\nRESULTS: The median duration of progression-free survival was significantly longer with osimertinib than with platinum therapy plus pemetrexed (10.1 months vs. 4.4 months; hazard ratio; 0.30; 95% confidence interval [CI], 0.23 to 0.41; P&lt;0.001). The objective response rate was significantly better with osimertinib (71%; 95% CI, 65 to 76) than with platinum therapy plus pemetrexed (31%; 95% CI, 24 to 40) (odds ratio for objective response, 5.39; 95% CI, 3.47 to 8.48; P&lt;0.001). Among 144 patients with metastases to the central nervous system (CNS), the median duration of progression-free survival was longer among patients receiving osimertinib than among those receiving platinum therapy plus pemetrexed (8.5 months vs. 4.2 months; hazard ratio, 0.32; 95% CI, 0.21 to 0.49). The proportion of patients with adverse events of grade 3 or higher was lower with osimertinib (23%) than with platinum therapy plus pemetrexed (47%).\nCONCLUSIONS: Osimertinib had significantly greater efficacy than platinum therapy plus pemetrexed in patients with T790M-positive advanced non-small-cell lung cancer (including those with CNS metastases) in whom disease had progressed during first-line EGFR-TKI therapy. (Funded by AstraZeneca; AURA3 ClinicalTrials.gov number, NCT02151981 .).","container-title":"The New England Journal of Medicine","DOI":"10.1056/NEJMoa1612674","ISSN":"1533-4406","issue":"7","journalAbbreviation":"N Engl J Med","language":"eng","note":"PMID: 27959700\nPMCID: PMC6762027","page":"629-640","source":"PubMed","title":"Osimertinib or Platinum-Pemetrexed in EGFR T790M-Positive Lung Cancer","volume":"376","author":[{"family":"Mok","given":"Tony S."},{"family":"Wu","given":"Yi-Long"},{"family":"Ahn","given":"Myung-Ju"},{"family":"Garassino","given":"Marina C."},{"family":"Kim","given":"Hye R."},{"family":"Ramalingam","given":"Suresh S."},{"family":"Shepherd","given":"Frances A."},{"family":"He","given":"Yong"},{"family":"Akamatsu","given":"Hiroaki"},{"family":"Theelen","given":"Willemijn S. M. E."},{"family":"Lee","given":"Chee K."},{"family":"Sebastian","given":"Martin"},{"family":"Templeton","given":"Alison"},{"family":"Mann","given":"Helen"},{"family":"Marotti","given":"Marcelo"},{"family":"Ghiorghiu","given":"Serban"},{"family":"Papadimitrakopoulou","given":"Vassiliki A."},{"literal":"AURA3 Investigators"}],"issued":{"date-parts":[["2017",2,16]]}}}],"schema":"https://github.com/citation-style-language/schema/raw/master/csl-citation.json"} </w:delInstrText>
        </w:r>
        <w:r w:rsidRPr="006E6534" w:rsidDel="00360923">
          <w:rPr>
            <w:rFonts w:cs="Times New Roman"/>
            <w:color w:val="000000" w:themeColor="text1"/>
            <w:szCs w:val="24"/>
            <w:rPrChange w:id="27184" w:author="N F" w:date="2023-12-05T03:09:00Z">
              <w:rPr>
                <w:rFonts w:cs="Times New Roman"/>
                <w:szCs w:val="24"/>
              </w:rPr>
            </w:rPrChange>
          </w:rPr>
          <w:fldChar w:fldCharType="separate"/>
        </w:r>
        <w:r w:rsidRPr="006E6534" w:rsidDel="00360923">
          <w:rPr>
            <w:rFonts w:cs="Times New Roman"/>
            <w:color w:val="000000" w:themeColor="text1"/>
            <w:szCs w:val="24"/>
            <w:rPrChange w:id="27185" w:author="N F" w:date="2023-12-05T03:09:00Z">
              <w:rPr>
                <w:rFonts w:cs="Times New Roman"/>
                <w:szCs w:val="24"/>
              </w:rPr>
            </w:rPrChange>
          </w:rPr>
          <w:delText>(20)</w:delText>
        </w:r>
        <w:r w:rsidRPr="006E6534" w:rsidDel="00360923">
          <w:rPr>
            <w:rFonts w:cs="Times New Roman"/>
            <w:color w:val="000000" w:themeColor="text1"/>
            <w:szCs w:val="24"/>
            <w:rPrChange w:id="27186" w:author="N F" w:date="2023-12-05T03:09:00Z">
              <w:rPr>
                <w:rFonts w:cs="Times New Roman"/>
                <w:szCs w:val="24"/>
              </w:rPr>
            </w:rPrChange>
          </w:rPr>
          <w:fldChar w:fldCharType="end"/>
        </w:r>
        <w:r w:rsidRPr="006E6534" w:rsidDel="00360923">
          <w:rPr>
            <w:rFonts w:cs="Times New Roman"/>
            <w:color w:val="000000" w:themeColor="text1"/>
            <w:szCs w:val="24"/>
            <w:rPrChange w:id="27187" w:author="N F" w:date="2023-12-05T03:09:00Z">
              <w:rPr>
                <w:rFonts w:cs="Times New Roman"/>
                <w:szCs w:val="24"/>
              </w:rPr>
            </w:rPrChange>
          </w:rPr>
          <w:delText>.</w:delText>
        </w:r>
      </w:del>
    </w:p>
    <w:p w14:paraId="6B538725" w14:textId="4E404450" w:rsidR="009B6E50" w:rsidRPr="006E6534" w:rsidDel="00360923" w:rsidRDefault="009B6E50" w:rsidP="00415551">
      <w:pPr>
        <w:pStyle w:val="SDText"/>
        <w:rPr>
          <w:del w:id="27188" w:author="Barshadskaya, Yuliya" w:date="2024-01-16T18:57:00Z"/>
          <w:rFonts w:cs="Times New Roman"/>
          <w:color w:val="000000" w:themeColor="text1"/>
          <w:szCs w:val="24"/>
          <w:rPrChange w:id="27189" w:author="N F" w:date="2023-12-05T03:09:00Z">
            <w:rPr>
              <w:del w:id="27190" w:author="Barshadskaya, Yuliya" w:date="2024-01-16T18:57:00Z"/>
              <w:rFonts w:cs="Times New Roman"/>
              <w:szCs w:val="24"/>
            </w:rPr>
          </w:rPrChange>
        </w:rPr>
      </w:pPr>
      <w:del w:id="27191" w:author="Barshadskaya, Yuliya" w:date="2024-01-16T18:57:00Z">
        <w:r w:rsidRPr="006E6534" w:rsidDel="00360923">
          <w:rPr>
            <w:rFonts w:cs="Times New Roman"/>
            <w:color w:val="000000" w:themeColor="text1"/>
            <w:szCs w:val="24"/>
            <w:lang w:val="en-GB"/>
            <w:rPrChange w:id="27192" w:author="N F" w:date="2023-12-05T03:09:00Z">
              <w:rPr>
                <w:rFonts w:cs="Times New Roman"/>
                <w:szCs w:val="24"/>
                <w:lang w:val="en-GB"/>
              </w:rPr>
            </w:rPrChange>
          </w:rPr>
          <w:delText>Wu</w:delText>
        </w:r>
        <w:r w:rsidRPr="006E6534" w:rsidDel="00360923">
          <w:rPr>
            <w:rFonts w:cs="Times New Roman"/>
            <w:color w:val="000000" w:themeColor="text1"/>
            <w:szCs w:val="24"/>
            <w:rPrChange w:id="27193" w:author="N F" w:date="2023-12-05T03:09:00Z">
              <w:rPr>
                <w:rFonts w:cs="Times New Roman"/>
                <w:szCs w:val="24"/>
              </w:rPr>
            </w:rPrChange>
          </w:rPr>
          <w:delText xml:space="preserve"> </w:delText>
        </w:r>
        <w:r w:rsidRPr="006E6534" w:rsidDel="00360923">
          <w:rPr>
            <w:rFonts w:cs="Times New Roman"/>
            <w:color w:val="000000" w:themeColor="text1"/>
            <w:szCs w:val="24"/>
            <w:lang w:val="en-US"/>
            <w:rPrChange w:id="27194" w:author="N F" w:date="2023-12-05T03:09:00Z">
              <w:rPr>
                <w:rFonts w:cs="Times New Roman"/>
                <w:szCs w:val="24"/>
                <w:lang w:val="en-US"/>
              </w:rPr>
            </w:rPrChange>
          </w:rPr>
          <w:delText>et</w:delText>
        </w:r>
        <w:r w:rsidRPr="006E6534" w:rsidDel="00360923">
          <w:rPr>
            <w:rFonts w:cs="Times New Roman"/>
            <w:color w:val="000000" w:themeColor="text1"/>
            <w:szCs w:val="24"/>
            <w:rPrChange w:id="27195" w:author="N F" w:date="2023-12-05T03:09:00Z">
              <w:rPr>
                <w:rFonts w:cs="Times New Roman"/>
                <w:szCs w:val="24"/>
              </w:rPr>
            </w:rPrChange>
          </w:rPr>
          <w:delText xml:space="preserve"> </w:delText>
        </w:r>
        <w:r w:rsidRPr="006E6534" w:rsidDel="00360923">
          <w:rPr>
            <w:rFonts w:cs="Times New Roman"/>
            <w:color w:val="000000" w:themeColor="text1"/>
            <w:szCs w:val="24"/>
            <w:lang w:val="en-US"/>
            <w:rPrChange w:id="27196" w:author="N F" w:date="2023-12-05T03:09:00Z">
              <w:rPr>
                <w:rFonts w:cs="Times New Roman"/>
                <w:szCs w:val="24"/>
                <w:lang w:val="en-US"/>
              </w:rPr>
            </w:rPrChange>
          </w:rPr>
          <w:delText>al</w:delText>
        </w:r>
        <w:r w:rsidRPr="006E6534" w:rsidDel="00360923">
          <w:rPr>
            <w:rFonts w:cs="Times New Roman"/>
            <w:color w:val="000000" w:themeColor="text1"/>
            <w:szCs w:val="24"/>
            <w:rPrChange w:id="27197" w:author="N F" w:date="2023-12-05T03:09:00Z">
              <w:rPr>
                <w:rFonts w:cs="Times New Roman"/>
                <w:szCs w:val="24"/>
              </w:rPr>
            </w:rPrChange>
          </w:rPr>
          <w:delText xml:space="preserve">. (2022) провели клиническое исследование </w:delText>
        </w:r>
        <w:r w:rsidRPr="006E6534" w:rsidDel="00360923">
          <w:rPr>
            <w:rFonts w:cs="Times New Roman"/>
            <w:color w:val="000000" w:themeColor="text1"/>
            <w:szCs w:val="24"/>
            <w:lang w:val="en-US"/>
            <w:rPrChange w:id="27198" w:author="N F" w:date="2023-12-05T03:09:00Z">
              <w:rPr>
                <w:rFonts w:cs="Times New Roman"/>
                <w:szCs w:val="24"/>
                <w:lang w:val="en-US"/>
              </w:rPr>
            </w:rPrChange>
          </w:rPr>
          <w:delText>III</w:delText>
        </w:r>
        <w:r w:rsidRPr="006E6534" w:rsidDel="00360923">
          <w:rPr>
            <w:rFonts w:cs="Times New Roman"/>
            <w:color w:val="000000" w:themeColor="text1"/>
            <w:szCs w:val="24"/>
            <w:rPrChange w:id="27199" w:author="N F" w:date="2023-12-05T03:09:00Z">
              <w:rPr>
                <w:rFonts w:cs="Times New Roman"/>
                <w:szCs w:val="24"/>
              </w:rPr>
            </w:rPrChange>
          </w:rPr>
          <w:delText xml:space="preserve"> фазы по оценке эффективности осимертиниба при адъювантной терапии НМРЛ после хирургического лечения. Выявили преимущество осимертиниба в сравнении с плацебо у пациентов с адъювантной химиотерапией (отношение рисков = 0,23, 95% ДИ: 0,13–0,40) и без адъювантной химиотерапии (отношение рисков = 0,23, 95% ДИ: 0,13–0,40), независимо от стадии заболевания </w:delText>
        </w:r>
        <w:r w:rsidRPr="006E6534" w:rsidDel="00360923">
          <w:rPr>
            <w:rFonts w:cs="Times New Roman"/>
            <w:color w:val="000000" w:themeColor="text1"/>
            <w:szCs w:val="24"/>
            <w:rPrChange w:id="27200" w:author="N F" w:date="2023-12-05T03:09:00Z">
              <w:rPr>
                <w:rFonts w:cs="Times New Roman"/>
                <w:szCs w:val="24"/>
              </w:rPr>
            </w:rPrChange>
          </w:rPr>
          <w:fldChar w:fldCharType="begin"/>
        </w:r>
        <w:r w:rsidRPr="006E6534" w:rsidDel="00360923">
          <w:rPr>
            <w:rFonts w:cs="Times New Roman"/>
            <w:color w:val="000000" w:themeColor="text1"/>
            <w:szCs w:val="24"/>
            <w:rPrChange w:id="27201" w:author="N F" w:date="2023-12-05T03:09:00Z">
              <w:rPr>
                <w:rFonts w:cs="Times New Roman"/>
                <w:szCs w:val="24"/>
              </w:rPr>
            </w:rPrChange>
          </w:rPr>
          <w:delInstrText xml:space="preserve"> ADDIN ZOTERO_ITEM CSL_CITATION {"citationID":"bkUKCvpz","properties":{"formattedCitation":"(26)","plainCitation":"(26)","noteIndex":0},"citationItems":[{"id":161852,"uris":["http://zotero.org/groups/4735135/items/X2VM76BY"],"itemData":{"id":161852,"type":"article-journal","abstract":"Introduction\nAdjuvant chemotherapy is recommended in patients with resected stages II to IIIA (and select IB) NSCLC; however, recurrence rates are high. In the phase 3 ADAURA study (NCT02511106), osimertinib was found to have a clinically meaningful improvement in disease-free survival (DFS) in patients with resected stages IB to IIIA EGFR-mutated (EGFRm) NSCLC. Here, we report prespecified and exploratory analyses of adjuvant chemotherapy use and outcomes from ADAURA.\nMethods\nPatients with resected stages IB to IIIA EGFRm NSCLC were randomized 1:1 to receive osimertinib or placebo for 3 years. Adjuvant chemotherapy before randomization was not mandatory, per physician and patient choice. DFS in the overall population (IB–IIIA), with and without adjuvant chemotherapy, was a prespecified analysis. Exploratory analyses included the following: adjuvant chemotherapy use by patient age, disease stage, and geographic location; DFS by adjuvant chemotherapy use and disease stage.\nResults\nOverall, 410 of 682 patients (60%) received adjuvant chemotherapy (osimertinib, n = 203; placebo, n = 207) for a median duration of 4.0 cycles. Adjuvant chemotherapy use was more frequent in patients: aged less than 70 years (338 of 509; 66%) versus more than or equal to 70 years (72 of 173; 42%); with stages II to IIIA (352 of 466; 76%) versus stage IB (57 of 216; 26%); and enrolled in Asia (268 of 414; 65%) versus outside of Asia (142 of 268; 53%). A DFS benefit favoring osimertinib versus placebo was observed in patients with (DFS hazard ratio = 0.16, 95% confidence interval: 0.10–0.26) and without adjuvant chemotherapy (hazard ratio = 0.23, 95% confidence interval: 0.13–0.40), regardless of disease stage.\nConclusions\nThese findings support adjuvant osimertinib as an effective treatment for patients with stages IB to IIIA EGFRm NSCLC after resection, with or without previous adjuvant chemotherapy.","container-title":"Journal of Thoracic Oncology","DOI":"10.1016/j.jtho.2021.10.014","ISSN":"1556-0864","issue":"3","journalAbbreviation":"Journal of Thoracic Oncology","language":"en","page":"423-433","source":"ScienceDirect","title":"Postoperative Chemotherapy Use and Outcomes From ADAURA: Osimertinib as Adjuvant Therapy for Resected EGFR-Mutated NSCLC","title-short":"Postoperative Chemotherapy Use and Outcomes From ADAURA","volume":"17","author":[{"family":"Wu","given":"Yi-Long"},{"family":"John","given":"Thomas"},{"family":"Grohe","given":"Christian"},{"family":"Majem","given":"Margarita"},{"family":"Goldman","given":"Jonathan W."},{"family":"Kim","given":"Sang-We"},{"family":"Kato","given":"Terufumi"},{"family":"Laktionov","given":"Konstantin"},{"family":"Vu","given":"Huu Vinh"},{"family":"Wang","given":"Zhijie"},{"family":"Lu","given":"Shun"},{"family":"Lee","given":"Kye Young"},{"family":"Akewanlop","given":"Charuwan"},{"family":"Yu","given":"Chong-Jen"},{"family":"Marinis","given":"Filippo","non-dropping-particle":"de"},{"family":"Bonanno","given":"Laura"},{"family":"Domine","given":"Manuel"},{"family":"Shepherd","given":"Frances A."},{"family":"Zeng","given":"Lingmin"},{"family":"Atasoy","given":"Ajlan"},{"family":"Herbst","given":"Roy S."},{"family":"Tsuboi","given":"Masahiro"}],"issued":{"date-parts":[["2022",3,1]]}}}],"schema":"https://github.com/citation-style-language/schema/raw/master/csl-citation.json"} </w:delInstrText>
        </w:r>
        <w:r w:rsidRPr="006E6534" w:rsidDel="00360923">
          <w:rPr>
            <w:rFonts w:cs="Times New Roman"/>
            <w:color w:val="000000" w:themeColor="text1"/>
            <w:szCs w:val="24"/>
            <w:rPrChange w:id="27202" w:author="N F" w:date="2023-12-05T03:09:00Z">
              <w:rPr>
                <w:rFonts w:cs="Times New Roman"/>
                <w:szCs w:val="24"/>
              </w:rPr>
            </w:rPrChange>
          </w:rPr>
          <w:fldChar w:fldCharType="separate"/>
        </w:r>
        <w:r w:rsidRPr="006E6534" w:rsidDel="00360923">
          <w:rPr>
            <w:rFonts w:cs="Times New Roman"/>
            <w:color w:val="000000" w:themeColor="text1"/>
            <w:szCs w:val="24"/>
            <w:rPrChange w:id="27203" w:author="N F" w:date="2023-12-05T03:09:00Z">
              <w:rPr>
                <w:rFonts w:cs="Times New Roman"/>
                <w:szCs w:val="24"/>
              </w:rPr>
            </w:rPrChange>
          </w:rPr>
          <w:delText>(26)</w:delText>
        </w:r>
        <w:r w:rsidRPr="006E6534" w:rsidDel="00360923">
          <w:rPr>
            <w:rFonts w:cs="Times New Roman"/>
            <w:color w:val="000000" w:themeColor="text1"/>
            <w:szCs w:val="24"/>
            <w:rPrChange w:id="27204" w:author="N F" w:date="2023-12-05T03:09:00Z">
              <w:rPr>
                <w:rFonts w:cs="Times New Roman"/>
                <w:szCs w:val="24"/>
              </w:rPr>
            </w:rPrChange>
          </w:rPr>
          <w:fldChar w:fldCharType="end"/>
        </w:r>
        <w:r w:rsidRPr="006E6534" w:rsidDel="00360923">
          <w:rPr>
            <w:rFonts w:cs="Times New Roman"/>
            <w:color w:val="000000" w:themeColor="text1"/>
            <w:szCs w:val="24"/>
            <w:rPrChange w:id="27205" w:author="N F" w:date="2023-12-05T03:09:00Z">
              <w:rPr>
                <w:rFonts w:cs="Times New Roman"/>
                <w:szCs w:val="24"/>
              </w:rPr>
            </w:rPrChange>
          </w:rPr>
          <w:delText>.</w:delText>
        </w:r>
      </w:del>
    </w:p>
    <w:p w14:paraId="21A0D94A" w14:textId="6E4CAEDC" w:rsidR="003230CF" w:rsidRPr="006E6534" w:rsidRDefault="003230CF" w:rsidP="00415551">
      <w:pPr>
        <w:pStyle w:val="SDText"/>
        <w:rPr>
          <w:rFonts w:cs="Times New Roman"/>
          <w:b/>
          <w:bCs/>
          <w:color w:val="000000" w:themeColor="text1"/>
          <w:szCs w:val="24"/>
          <w:rPrChange w:id="27206" w:author="N F" w:date="2023-12-05T03:09:00Z">
            <w:rPr>
              <w:rFonts w:cs="Times New Roman"/>
              <w:b/>
              <w:bCs/>
              <w:szCs w:val="24"/>
            </w:rPr>
          </w:rPrChange>
        </w:rPr>
      </w:pPr>
      <w:r w:rsidRPr="006E6534">
        <w:rPr>
          <w:rFonts w:cs="Times New Roman"/>
          <w:b/>
          <w:bCs/>
          <w:color w:val="000000" w:themeColor="text1"/>
          <w:szCs w:val="24"/>
          <w:rPrChange w:id="27207" w:author="N F" w:date="2023-12-05T03:09:00Z">
            <w:rPr>
              <w:rFonts w:cs="Times New Roman"/>
              <w:b/>
              <w:bCs/>
              <w:szCs w:val="24"/>
            </w:rPr>
          </w:rPrChange>
        </w:rPr>
        <w:t>Оценка пользы</w:t>
      </w:r>
    </w:p>
    <w:p w14:paraId="29F3167C" w14:textId="479DB306" w:rsidR="003230CF" w:rsidRPr="006E6534" w:rsidRDefault="00D9289D" w:rsidP="00415551">
      <w:pPr>
        <w:pStyle w:val="SDText"/>
        <w:rPr>
          <w:rFonts w:cs="Times New Roman"/>
          <w:color w:val="000000" w:themeColor="text1"/>
          <w:szCs w:val="24"/>
          <w:rPrChange w:id="27208" w:author="N F" w:date="2023-12-05T03:09:00Z">
            <w:rPr>
              <w:rFonts w:cs="Times New Roman"/>
              <w:szCs w:val="24"/>
            </w:rPr>
          </w:rPrChange>
        </w:rPr>
      </w:pPr>
      <w:r w:rsidRPr="006E6534">
        <w:rPr>
          <w:rFonts w:cs="Times New Roman"/>
          <w:color w:val="000000" w:themeColor="text1"/>
          <w:szCs w:val="24"/>
          <w:rPrChange w:id="27209" w:author="N F" w:date="2023-12-05T03:09:00Z">
            <w:rPr>
              <w:rFonts w:cs="Times New Roman"/>
              <w:szCs w:val="24"/>
            </w:rPr>
          </w:rPrChange>
        </w:rPr>
        <w:t>Медицинской пользы от участия в исследовании для участников (здоровых добровольцев) не ожидается, за исключением подробного медицинского обследования.</w:t>
      </w:r>
    </w:p>
    <w:p w14:paraId="158E7AA9" w14:textId="3995DAEE" w:rsidR="009F25CF" w:rsidRPr="006E6534" w:rsidRDefault="009F25CF" w:rsidP="00415551">
      <w:pPr>
        <w:pStyle w:val="SDText"/>
        <w:rPr>
          <w:rFonts w:cs="Times New Roman"/>
          <w:b/>
          <w:bCs/>
          <w:color w:val="000000" w:themeColor="text1"/>
          <w:szCs w:val="24"/>
          <w:rPrChange w:id="27210" w:author="N F" w:date="2023-12-05T03:09:00Z">
            <w:rPr>
              <w:rFonts w:cs="Times New Roman"/>
              <w:b/>
              <w:bCs/>
              <w:szCs w:val="24"/>
            </w:rPr>
          </w:rPrChange>
        </w:rPr>
      </w:pPr>
      <w:r w:rsidRPr="006E6534">
        <w:rPr>
          <w:rFonts w:cs="Times New Roman"/>
          <w:b/>
          <w:bCs/>
          <w:color w:val="000000" w:themeColor="text1"/>
          <w:szCs w:val="24"/>
          <w:rPrChange w:id="27211" w:author="N F" w:date="2023-12-05T03:09:00Z">
            <w:rPr>
              <w:rFonts w:cs="Times New Roman"/>
              <w:b/>
              <w:bCs/>
              <w:szCs w:val="24"/>
            </w:rPr>
          </w:rPrChange>
        </w:rPr>
        <w:t>Оценка риска</w:t>
      </w:r>
    </w:p>
    <w:p w14:paraId="2A36B0FF" w14:textId="62BD3ED5" w:rsidR="009F25CF" w:rsidRPr="006E6534" w:rsidRDefault="00F22C84">
      <w:pPr>
        <w:pStyle w:val="SDText"/>
        <w:spacing w:after="0"/>
        <w:rPr>
          <w:rFonts w:cs="Times New Roman"/>
          <w:color w:val="000000" w:themeColor="text1"/>
          <w:szCs w:val="24"/>
          <w:rPrChange w:id="27212" w:author="N F" w:date="2023-12-05T03:09:00Z">
            <w:rPr>
              <w:rFonts w:cs="Times New Roman"/>
              <w:szCs w:val="24"/>
            </w:rPr>
          </w:rPrChange>
        </w:rPr>
        <w:pPrChange w:id="27213" w:author="Barshadskaya, Yuliya" w:date="2024-01-16T18:59:00Z">
          <w:pPr>
            <w:pStyle w:val="SDText"/>
          </w:pPr>
        </w:pPrChange>
      </w:pPr>
      <w:r w:rsidRPr="006E6534">
        <w:rPr>
          <w:rFonts w:cs="Times New Roman"/>
          <w:color w:val="000000" w:themeColor="text1"/>
          <w:szCs w:val="24"/>
          <w:rPrChange w:id="27214" w:author="N F" w:date="2023-12-05T03:09:00Z">
            <w:rPr>
              <w:rFonts w:cs="Times New Roman"/>
              <w:szCs w:val="24"/>
            </w:rPr>
          </w:rPrChange>
        </w:rPr>
        <w:t>Риск применения и</w:t>
      </w:r>
      <w:r w:rsidR="00035675" w:rsidRPr="006E6534">
        <w:rPr>
          <w:rFonts w:cs="Times New Roman"/>
          <w:color w:val="000000" w:themeColor="text1"/>
          <w:szCs w:val="24"/>
          <w:rPrChange w:id="27215" w:author="N F" w:date="2023-12-05T03:09:00Z">
            <w:rPr>
              <w:rFonts w:cs="Times New Roman"/>
              <w:szCs w:val="24"/>
            </w:rPr>
          </w:rPrChange>
        </w:rPr>
        <w:t>сследуемого</w:t>
      </w:r>
      <w:r w:rsidRPr="006E6534">
        <w:rPr>
          <w:rFonts w:cs="Times New Roman"/>
          <w:color w:val="000000" w:themeColor="text1"/>
          <w:szCs w:val="24"/>
          <w:rPrChange w:id="27216" w:author="N F" w:date="2023-12-05T03:09:00Z">
            <w:rPr>
              <w:rFonts w:cs="Times New Roman"/>
              <w:szCs w:val="24"/>
            </w:rPr>
          </w:rPrChange>
        </w:rPr>
        <w:t xml:space="preserve"> препарата</w:t>
      </w:r>
      <w:ins w:id="27217" w:author="Barshadskaya, Yuliya" w:date="2024-01-16T18:58:00Z">
        <w:r w:rsidR="00202B8F">
          <w:rPr>
            <w:rFonts w:cs="Times New Roman"/>
            <w:color w:val="000000" w:themeColor="text1"/>
            <w:szCs w:val="24"/>
          </w:rPr>
          <w:t xml:space="preserve"> </w:t>
        </w:r>
        <w:r w:rsidR="00202B8F">
          <w:rPr>
            <w:rFonts w:cs="Times New Roman"/>
            <w:szCs w:val="24"/>
          </w:rPr>
          <w:t>PT-OSM</w:t>
        </w:r>
      </w:ins>
      <w:r w:rsidRPr="006E6534">
        <w:rPr>
          <w:rFonts w:cs="Times New Roman"/>
          <w:color w:val="000000" w:themeColor="text1"/>
          <w:szCs w:val="24"/>
          <w:rPrChange w:id="27218" w:author="N F" w:date="2023-12-05T03:09:00Z">
            <w:rPr>
              <w:rFonts w:cs="Times New Roman"/>
              <w:szCs w:val="24"/>
            </w:rPr>
          </w:rPrChange>
        </w:rPr>
        <w:t>, как и оригинального препарата Тагриссо</w:t>
      </w:r>
      <w:ins w:id="27219" w:author="Barshadskaya, Yuliya" w:date="2024-01-16T18:58:00Z">
        <w:r w:rsidR="00202B8F" w:rsidRPr="00861615">
          <w:rPr>
            <w:vertAlign w:val="superscript"/>
            <w:lang w:eastAsia="ru-RU"/>
          </w:rPr>
          <w:t>®</w:t>
        </w:r>
      </w:ins>
      <w:r w:rsidRPr="006E6534">
        <w:rPr>
          <w:rFonts w:cs="Times New Roman"/>
          <w:color w:val="000000" w:themeColor="text1"/>
          <w:szCs w:val="24"/>
          <w:rPrChange w:id="27220" w:author="N F" w:date="2023-12-05T03:09:00Z">
            <w:rPr>
              <w:rFonts w:cs="Times New Roman"/>
              <w:szCs w:val="24"/>
            </w:rPr>
          </w:rPrChange>
        </w:rPr>
        <w:t xml:space="preserve">, связан, прежде всего, с перечисленными ниже реакциями (информация собрана на основании данных литературы, в которых представлены результаты клинических исследований применения препаратов </w:t>
      </w:r>
      <w:del w:id="27221" w:author="Barshadskaya, Yuliya" w:date="2024-01-16T18:58:00Z">
        <w:r w:rsidRPr="006E6534" w:rsidDel="00202B8F">
          <w:rPr>
            <w:rFonts w:cs="Times New Roman"/>
            <w:color w:val="000000" w:themeColor="text1"/>
            <w:szCs w:val="24"/>
            <w:rPrChange w:id="27222" w:author="N F" w:date="2023-12-05T03:09:00Z">
              <w:rPr>
                <w:rFonts w:cs="Times New Roman"/>
                <w:szCs w:val="24"/>
              </w:rPr>
            </w:rPrChange>
          </w:rPr>
          <w:delText xml:space="preserve">ситаглиптина </w:delText>
        </w:r>
      </w:del>
      <w:ins w:id="27223" w:author="Barshadskaya, Yuliya" w:date="2024-01-16T18:58:00Z">
        <w:r w:rsidR="00202B8F">
          <w:rPr>
            <w:rFonts w:cs="Times New Roman"/>
            <w:color w:val="000000" w:themeColor="text1"/>
            <w:szCs w:val="24"/>
          </w:rPr>
          <w:t>осимертиниба</w:t>
        </w:r>
        <w:r w:rsidR="00202B8F" w:rsidRPr="006E6534">
          <w:rPr>
            <w:rFonts w:cs="Times New Roman"/>
            <w:color w:val="000000" w:themeColor="text1"/>
            <w:szCs w:val="24"/>
            <w:rPrChange w:id="27224" w:author="N F" w:date="2023-12-05T03:09:00Z">
              <w:rPr>
                <w:rFonts w:cs="Times New Roman"/>
                <w:szCs w:val="24"/>
              </w:rPr>
            </w:rPrChange>
          </w:rPr>
          <w:t xml:space="preserve"> </w:t>
        </w:r>
      </w:ins>
      <w:r w:rsidRPr="006E6534">
        <w:rPr>
          <w:rFonts w:cs="Times New Roman"/>
          <w:color w:val="000000" w:themeColor="text1"/>
          <w:szCs w:val="24"/>
          <w:rPrChange w:id="27225" w:author="N F" w:date="2023-12-05T03:09:00Z">
            <w:rPr>
              <w:rFonts w:cs="Times New Roman"/>
              <w:szCs w:val="24"/>
            </w:rPr>
          </w:rPrChange>
        </w:rPr>
        <w:t>у пациентов в монотреапии и при пострегистрационном наблюдении).</w:t>
      </w:r>
    </w:p>
    <w:p w14:paraId="2A2D95DD" w14:textId="34B51CB1" w:rsidR="009029A3" w:rsidRPr="006E6534" w:rsidRDefault="009029A3" w:rsidP="00415551">
      <w:pPr>
        <w:pStyle w:val="SDText"/>
        <w:rPr>
          <w:rFonts w:cs="Times New Roman"/>
          <w:color w:val="000000" w:themeColor="text1"/>
          <w:szCs w:val="24"/>
          <w:rPrChange w:id="27226" w:author="N F" w:date="2023-12-05T03:09:00Z">
            <w:rPr>
              <w:rFonts w:cs="Times New Roman"/>
              <w:szCs w:val="24"/>
            </w:rPr>
          </w:rPrChange>
        </w:rPr>
      </w:pPr>
      <w:r w:rsidRPr="006E6534">
        <w:rPr>
          <w:rFonts w:cs="Times New Roman"/>
          <w:color w:val="000000" w:themeColor="text1"/>
          <w:szCs w:val="24"/>
          <w:rPrChange w:id="27227" w:author="N F" w:date="2023-12-05T03:09:00Z">
            <w:rPr>
              <w:rFonts w:cs="Times New Roman"/>
              <w:szCs w:val="24"/>
            </w:rPr>
          </w:rPrChange>
        </w:rPr>
        <w:t xml:space="preserve">Нежелательные лекарственные реакции сгруппированы по классам систем и органов в соответствии с Медицинским словарем нормативно-правовой деятельности (medical dictionary for regulatory activities, </w:t>
      </w:r>
      <w:r w:rsidRPr="006E6534">
        <w:rPr>
          <w:rFonts w:cs="Times New Roman"/>
          <w:color w:val="000000" w:themeColor="text1"/>
          <w:szCs w:val="24"/>
          <w:lang w:val="en-US"/>
          <w:rPrChange w:id="27228" w:author="N F" w:date="2023-12-05T03:09:00Z">
            <w:rPr>
              <w:rFonts w:cs="Times New Roman"/>
              <w:szCs w:val="24"/>
              <w:lang w:val="en-US"/>
            </w:rPr>
          </w:rPrChange>
        </w:rPr>
        <w:t>MedDRA</w:t>
      </w:r>
      <w:r w:rsidRPr="006E6534">
        <w:rPr>
          <w:rFonts w:cs="Times New Roman"/>
          <w:color w:val="000000" w:themeColor="text1"/>
          <w:szCs w:val="24"/>
          <w:rPrChange w:id="27229" w:author="N F" w:date="2023-12-05T03:09:00Z">
            <w:rPr>
              <w:rFonts w:cs="Times New Roman"/>
              <w:szCs w:val="24"/>
            </w:rPr>
          </w:rPrChange>
        </w:rPr>
        <w:t>)</w:t>
      </w:r>
      <w:r w:rsidR="00035675" w:rsidRPr="006E6534">
        <w:rPr>
          <w:rFonts w:cs="Times New Roman"/>
          <w:color w:val="000000" w:themeColor="text1"/>
          <w:szCs w:val="24"/>
          <w:rPrChange w:id="27230" w:author="N F" w:date="2023-12-05T03:09:00Z">
            <w:rPr>
              <w:rFonts w:cs="Times New Roman"/>
              <w:szCs w:val="24"/>
            </w:rPr>
          </w:rPrChange>
        </w:rPr>
        <w:t>,</w:t>
      </w:r>
      <w:r w:rsidRPr="006E6534">
        <w:rPr>
          <w:rFonts w:cs="Times New Roman"/>
          <w:color w:val="000000" w:themeColor="text1"/>
          <w:szCs w:val="24"/>
          <w:rPrChange w:id="27231" w:author="N F" w:date="2023-12-05T03:09:00Z">
            <w:rPr>
              <w:rFonts w:cs="Times New Roman"/>
              <w:szCs w:val="24"/>
            </w:rPr>
          </w:rPrChange>
        </w:rPr>
        <w:t xml:space="preserve"> и внутри каждого класса распределены по частоты встречаемости, при этом первыми указаны наиболее частые реакции. Внутри каждой группы частоты встречаемости нежелательные лекарственные реакции представлены в порядке убывания серьезности. Кроме того, соответствующие категории частоты нежелательной лекарственной реакции определяются следующим образом: очень часто (≥ 1/10); часто (от ≥ 1/100 до &lt; 1/10); нечасто (от ≥ 1/1000 до &lt; 1/100); редко (от ≥ 1/10000 до &lt; 1000); очень редко (&lt; 1/10000); неизвестно (невозможно оценить по имеющимся данным).</w:t>
      </w:r>
    </w:p>
    <w:p w14:paraId="31DB130E" w14:textId="7B2B5A23" w:rsidR="009029A3" w:rsidRPr="006E6534" w:rsidRDefault="009029A3">
      <w:pPr>
        <w:pStyle w:val="SDTable"/>
        <w:spacing w:after="0"/>
        <w:jc w:val="both"/>
        <w:pPrChange w:id="27232" w:author="Barshadskaya, Yuliya" w:date="2024-01-16T18:59:00Z">
          <w:pPr>
            <w:pStyle w:val="SDTable"/>
          </w:pPr>
        </w:pPrChange>
      </w:pPr>
      <w:bookmarkStart w:id="27233" w:name="_Toc115733179"/>
      <w:r w:rsidRPr="00030071">
        <w:rPr>
          <w:b/>
          <w:rPrChange w:id="27234" w:author="Barshadskaya, Yuliya" w:date="2024-01-16T18:59:00Z">
            <w:rPr/>
          </w:rPrChange>
        </w:rPr>
        <w:lastRenderedPageBreak/>
        <w:t xml:space="preserve">Таблица </w:t>
      </w:r>
      <w:r w:rsidR="003D1135" w:rsidRPr="00030071">
        <w:rPr>
          <w:b/>
          <w:rPrChange w:id="27235" w:author="Barshadskaya, Yuliya" w:date="2024-01-16T18:59:00Z">
            <w:rPr/>
          </w:rPrChange>
        </w:rPr>
        <w:fldChar w:fldCharType="begin"/>
      </w:r>
      <w:r w:rsidR="003D1135" w:rsidRPr="00030071">
        <w:rPr>
          <w:b/>
          <w:rPrChange w:id="27236" w:author="Barshadskaya, Yuliya" w:date="2024-01-16T18:59:00Z">
            <w:rPr/>
          </w:rPrChange>
        </w:rPr>
        <w:instrText xml:space="preserve"> STYLEREF 1 \s </w:instrText>
      </w:r>
      <w:r w:rsidR="003D1135" w:rsidRPr="00030071">
        <w:rPr>
          <w:b/>
          <w:rPrChange w:id="27237" w:author="Barshadskaya, Yuliya" w:date="2024-01-16T18:59:00Z">
            <w:rPr/>
          </w:rPrChange>
        </w:rPr>
        <w:fldChar w:fldCharType="separate"/>
      </w:r>
      <w:r w:rsidR="004C4CE2" w:rsidRPr="00030071">
        <w:rPr>
          <w:b/>
          <w:noProof/>
          <w:rPrChange w:id="27238" w:author="Barshadskaya, Yuliya" w:date="2024-01-16T18:59:00Z">
            <w:rPr>
              <w:noProof/>
            </w:rPr>
          </w:rPrChange>
        </w:rPr>
        <w:t>5</w:t>
      </w:r>
      <w:r w:rsidR="003D1135" w:rsidRPr="00030071">
        <w:rPr>
          <w:b/>
          <w:rPrChange w:id="27239" w:author="Barshadskaya, Yuliya" w:date="2024-01-16T18:59:00Z">
            <w:rPr/>
          </w:rPrChange>
        </w:rPr>
        <w:fldChar w:fldCharType="end"/>
      </w:r>
      <w:r w:rsidR="003D1135" w:rsidRPr="00030071">
        <w:rPr>
          <w:b/>
          <w:rPrChange w:id="27240" w:author="Barshadskaya, Yuliya" w:date="2024-01-16T18:59:00Z">
            <w:rPr/>
          </w:rPrChange>
        </w:rPr>
        <w:noBreakHyphen/>
      </w:r>
      <w:r w:rsidR="003D1135" w:rsidRPr="00030071">
        <w:rPr>
          <w:b/>
          <w:rPrChange w:id="27241" w:author="Barshadskaya, Yuliya" w:date="2024-01-16T18:59:00Z">
            <w:rPr/>
          </w:rPrChange>
        </w:rPr>
        <w:fldChar w:fldCharType="begin"/>
      </w:r>
      <w:r w:rsidR="003D1135" w:rsidRPr="00030071">
        <w:rPr>
          <w:b/>
          <w:rPrChange w:id="27242" w:author="Barshadskaya, Yuliya" w:date="2024-01-16T18:59:00Z">
            <w:rPr/>
          </w:rPrChange>
        </w:rPr>
        <w:instrText xml:space="preserve"> SEQ Таблица \* ARABIC \s 1 </w:instrText>
      </w:r>
      <w:r w:rsidR="003D1135" w:rsidRPr="00030071">
        <w:rPr>
          <w:b/>
          <w:rPrChange w:id="27243" w:author="Barshadskaya, Yuliya" w:date="2024-01-16T18:59:00Z">
            <w:rPr/>
          </w:rPrChange>
        </w:rPr>
        <w:fldChar w:fldCharType="separate"/>
      </w:r>
      <w:r w:rsidR="004C4CE2" w:rsidRPr="00030071">
        <w:rPr>
          <w:b/>
          <w:noProof/>
          <w:rPrChange w:id="27244" w:author="Barshadskaya, Yuliya" w:date="2024-01-16T18:59:00Z">
            <w:rPr>
              <w:noProof/>
            </w:rPr>
          </w:rPrChange>
        </w:rPr>
        <w:t>1</w:t>
      </w:r>
      <w:r w:rsidR="003D1135" w:rsidRPr="00030071">
        <w:rPr>
          <w:b/>
          <w:rPrChange w:id="27245" w:author="Barshadskaya, Yuliya" w:date="2024-01-16T18:59:00Z">
            <w:rPr/>
          </w:rPrChange>
        </w:rPr>
        <w:fldChar w:fldCharType="end"/>
      </w:r>
      <w:ins w:id="27246" w:author="Barshadskaya, Yuliya" w:date="2024-01-16T18:59:00Z">
        <w:r w:rsidR="00030071" w:rsidRPr="00030071">
          <w:rPr>
            <w:b/>
            <w:rPrChange w:id="27247" w:author="Barshadskaya, Yuliya" w:date="2024-01-16T18:59:00Z">
              <w:rPr/>
            </w:rPrChange>
          </w:rPr>
          <w:t>.</w:t>
        </w:r>
      </w:ins>
      <w:r w:rsidRPr="00527FD0">
        <w:t xml:space="preserve"> </w:t>
      </w:r>
      <w:r w:rsidRPr="00452D3C">
        <w:t xml:space="preserve">Нежелательные лекарственные реакции, отмеченные в исследованиях </w:t>
      </w:r>
      <w:r w:rsidRPr="006E6534">
        <w:rPr>
          <w:lang w:val="en-US"/>
        </w:rPr>
        <w:t>ADAURA</w:t>
      </w:r>
      <w:r w:rsidRPr="006E6534">
        <w:t xml:space="preserve">, </w:t>
      </w:r>
      <w:r w:rsidRPr="006E6534">
        <w:rPr>
          <w:lang w:val="en-US"/>
        </w:rPr>
        <w:t>FLAURA</w:t>
      </w:r>
      <w:r w:rsidRPr="006E6534">
        <w:t xml:space="preserve"> и </w:t>
      </w:r>
      <w:r w:rsidRPr="006E6534">
        <w:rPr>
          <w:lang w:val="en-US"/>
        </w:rPr>
        <w:t>AURA</w:t>
      </w:r>
      <w:r w:rsidRPr="006E6534">
        <w:rPr>
          <w:vertAlign w:val="superscript"/>
        </w:rPr>
        <w:t>1</w:t>
      </w:r>
      <w:bookmarkEnd w:id="27233"/>
      <w:del w:id="27248" w:author="Barshadskaya, Yuliya" w:date="2024-01-16T18:59:00Z">
        <w:r w:rsidRPr="006E6534" w:rsidDel="00030071">
          <w:delText xml:space="preserve"> </w:delText>
        </w:r>
      </w:del>
      <w:ins w:id="27249" w:author="Barshadskaya, Yuliya" w:date="2024-01-16T18:59:00Z">
        <w:r w:rsidR="00030071">
          <w:t>.</w:t>
        </w:r>
      </w:ins>
    </w:p>
    <w:tbl>
      <w:tblPr>
        <w:tblStyle w:val="a4"/>
        <w:tblW w:w="0" w:type="auto"/>
        <w:tblLook w:val="04A0" w:firstRow="1" w:lastRow="0" w:firstColumn="1" w:lastColumn="0" w:noHBand="0" w:noVBand="1"/>
      </w:tblPr>
      <w:tblGrid>
        <w:gridCol w:w="3115"/>
        <w:gridCol w:w="3115"/>
        <w:gridCol w:w="3115"/>
      </w:tblGrid>
      <w:tr w:rsidR="006E6534" w:rsidRPr="006E6534" w14:paraId="166B8CF0" w14:textId="77777777" w:rsidTr="00855D5C">
        <w:trPr>
          <w:tblHeader/>
        </w:trPr>
        <w:tc>
          <w:tcPr>
            <w:tcW w:w="3115" w:type="dxa"/>
            <w:shd w:val="clear" w:color="auto" w:fill="D9D9D9" w:themeFill="background1" w:themeFillShade="D9"/>
          </w:tcPr>
          <w:p w14:paraId="3C76DCC6" w14:textId="77777777" w:rsidR="009029A3" w:rsidRPr="006E6534" w:rsidRDefault="009029A3" w:rsidP="00415551">
            <w:pPr>
              <w:pStyle w:val="SDText"/>
              <w:ind w:firstLine="0"/>
              <w:jc w:val="center"/>
              <w:rPr>
                <w:rFonts w:cs="Times New Roman"/>
                <w:b/>
                <w:bCs/>
                <w:color w:val="000000" w:themeColor="text1"/>
                <w:rPrChange w:id="27250" w:author="N F" w:date="2023-12-05T03:09:00Z">
                  <w:rPr>
                    <w:rFonts w:cs="Times New Roman"/>
                    <w:b/>
                    <w:bCs/>
                  </w:rPr>
                </w:rPrChange>
              </w:rPr>
            </w:pPr>
            <w:r w:rsidRPr="006E6534">
              <w:rPr>
                <w:rFonts w:cs="Times New Roman"/>
                <w:b/>
                <w:bCs/>
                <w:color w:val="000000" w:themeColor="text1"/>
                <w:rPrChange w:id="27251" w:author="N F" w:date="2023-12-05T03:09:00Z">
                  <w:rPr>
                    <w:rFonts w:cs="Times New Roman"/>
                    <w:b/>
                    <w:bCs/>
                  </w:rPr>
                </w:rPrChange>
              </w:rPr>
              <w:t xml:space="preserve">Классы систем и органов в соответствии с </w:t>
            </w:r>
            <w:r w:rsidRPr="006E6534">
              <w:rPr>
                <w:rFonts w:cs="Times New Roman"/>
                <w:b/>
                <w:bCs/>
                <w:color w:val="000000" w:themeColor="text1"/>
                <w:lang w:val="en-US"/>
                <w:rPrChange w:id="27252" w:author="N F" w:date="2023-12-05T03:09:00Z">
                  <w:rPr>
                    <w:rFonts w:cs="Times New Roman"/>
                    <w:b/>
                    <w:bCs/>
                    <w:lang w:val="en-US"/>
                  </w:rPr>
                </w:rPrChange>
              </w:rPr>
              <w:t>MedDRA</w:t>
            </w:r>
          </w:p>
        </w:tc>
        <w:tc>
          <w:tcPr>
            <w:tcW w:w="3115" w:type="dxa"/>
            <w:shd w:val="clear" w:color="auto" w:fill="D9D9D9" w:themeFill="background1" w:themeFillShade="D9"/>
          </w:tcPr>
          <w:p w14:paraId="370065DB" w14:textId="77777777" w:rsidR="009029A3" w:rsidRPr="006E6534" w:rsidRDefault="009029A3" w:rsidP="00415551">
            <w:pPr>
              <w:pStyle w:val="SDText"/>
              <w:ind w:firstLine="0"/>
              <w:jc w:val="center"/>
              <w:rPr>
                <w:rFonts w:cs="Times New Roman"/>
                <w:b/>
                <w:bCs/>
                <w:color w:val="000000" w:themeColor="text1"/>
                <w:rPrChange w:id="27253" w:author="N F" w:date="2023-12-05T03:09:00Z">
                  <w:rPr>
                    <w:rFonts w:cs="Times New Roman"/>
                    <w:b/>
                    <w:bCs/>
                  </w:rPr>
                </w:rPrChange>
              </w:rPr>
            </w:pPr>
            <w:r w:rsidRPr="006E6534">
              <w:rPr>
                <w:rFonts w:cs="Times New Roman"/>
                <w:b/>
                <w:bCs/>
                <w:color w:val="000000" w:themeColor="text1"/>
                <w:rPrChange w:id="27254" w:author="N F" w:date="2023-12-05T03:09:00Z">
                  <w:rPr>
                    <w:rFonts w:cs="Times New Roman"/>
                    <w:b/>
                    <w:bCs/>
                  </w:rPr>
                </w:rPrChange>
              </w:rPr>
              <w:t xml:space="preserve">Суммарная частота нежелательных лекарственных реакций всех степеней тяжести по </w:t>
            </w:r>
            <w:r w:rsidRPr="006E6534">
              <w:rPr>
                <w:rFonts w:cs="Times New Roman"/>
                <w:b/>
                <w:bCs/>
                <w:color w:val="000000" w:themeColor="text1"/>
                <w:lang w:val="en-US"/>
                <w:rPrChange w:id="27255" w:author="N F" w:date="2023-12-05T03:09:00Z">
                  <w:rPr>
                    <w:rFonts w:cs="Times New Roman"/>
                    <w:b/>
                    <w:bCs/>
                    <w:lang w:val="en-US"/>
                  </w:rPr>
                </w:rPrChange>
              </w:rPr>
              <w:t>CTCAE</w:t>
            </w:r>
          </w:p>
        </w:tc>
        <w:tc>
          <w:tcPr>
            <w:tcW w:w="3115" w:type="dxa"/>
            <w:shd w:val="clear" w:color="auto" w:fill="D9D9D9" w:themeFill="background1" w:themeFillShade="D9"/>
          </w:tcPr>
          <w:p w14:paraId="255058CE" w14:textId="77777777" w:rsidR="009029A3" w:rsidRPr="006E6534" w:rsidRDefault="009029A3" w:rsidP="00415551">
            <w:pPr>
              <w:pStyle w:val="SDText"/>
              <w:ind w:firstLine="0"/>
              <w:jc w:val="center"/>
              <w:rPr>
                <w:rFonts w:cs="Times New Roman"/>
                <w:b/>
                <w:bCs/>
                <w:color w:val="000000" w:themeColor="text1"/>
                <w:rPrChange w:id="27256" w:author="N F" w:date="2023-12-05T03:09:00Z">
                  <w:rPr>
                    <w:rFonts w:cs="Times New Roman"/>
                    <w:b/>
                    <w:bCs/>
                  </w:rPr>
                </w:rPrChange>
              </w:rPr>
            </w:pPr>
            <w:r w:rsidRPr="006E6534">
              <w:rPr>
                <w:rFonts w:cs="Times New Roman"/>
                <w:b/>
                <w:bCs/>
                <w:color w:val="000000" w:themeColor="text1"/>
                <w:rPrChange w:id="27257" w:author="N F" w:date="2023-12-05T03:09:00Z">
                  <w:rPr>
                    <w:rFonts w:cs="Times New Roman"/>
                    <w:b/>
                    <w:bCs/>
                  </w:rPr>
                </w:rPrChange>
              </w:rPr>
              <w:t xml:space="preserve">Частота нежелательных лекарственных реакций 3 степени тяжести и выше по </w:t>
            </w:r>
            <w:r w:rsidRPr="006E6534">
              <w:rPr>
                <w:rFonts w:cs="Times New Roman"/>
                <w:b/>
                <w:bCs/>
                <w:color w:val="000000" w:themeColor="text1"/>
                <w:lang w:val="en-US"/>
                <w:rPrChange w:id="27258" w:author="N F" w:date="2023-12-05T03:09:00Z">
                  <w:rPr>
                    <w:rFonts w:cs="Times New Roman"/>
                    <w:b/>
                    <w:bCs/>
                    <w:lang w:val="en-US"/>
                  </w:rPr>
                </w:rPrChange>
              </w:rPr>
              <w:t>CTCAE</w:t>
            </w:r>
          </w:p>
        </w:tc>
      </w:tr>
      <w:tr w:rsidR="006E6534" w:rsidRPr="006E6534" w14:paraId="2AB1AFDC" w14:textId="77777777" w:rsidTr="00855D5C">
        <w:trPr>
          <w:tblHeader/>
        </w:trPr>
        <w:tc>
          <w:tcPr>
            <w:tcW w:w="9345" w:type="dxa"/>
            <w:gridSpan w:val="3"/>
            <w:shd w:val="clear" w:color="auto" w:fill="D9D9D9" w:themeFill="background1" w:themeFillShade="D9"/>
          </w:tcPr>
          <w:p w14:paraId="370A8C35" w14:textId="77777777" w:rsidR="009029A3" w:rsidRPr="006E6534" w:rsidRDefault="009029A3" w:rsidP="00415551">
            <w:pPr>
              <w:pStyle w:val="SDText"/>
              <w:ind w:firstLine="0"/>
              <w:jc w:val="center"/>
              <w:rPr>
                <w:rFonts w:cs="Times New Roman"/>
                <w:b/>
                <w:bCs/>
                <w:color w:val="000000" w:themeColor="text1"/>
                <w:rPrChange w:id="27259" w:author="N F" w:date="2023-12-05T03:09:00Z">
                  <w:rPr>
                    <w:rFonts w:cs="Times New Roman"/>
                    <w:b/>
                    <w:bCs/>
                  </w:rPr>
                </w:rPrChange>
              </w:rPr>
            </w:pPr>
            <w:r w:rsidRPr="006E6534">
              <w:rPr>
                <w:rFonts w:cs="Times New Roman"/>
                <w:b/>
                <w:bCs/>
                <w:color w:val="000000" w:themeColor="text1"/>
                <w:rPrChange w:id="27260" w:author="N F" w:date="2023-12-05T03:09:00Z">
                  <w:rPr>
                    <w:rFonts w:cs="Times New Roman"/>
                    <w:b/>
                    <w:bCs/>
                  </w:rPr>
                </w:rPrChange>
              </w:rPr>
              <w:t xml:space="preserve">Нежелательные лекарственные реакции в соответствии с предпочтительными терминами </w:t>
            </w:r>
            <w:r w:rsidRPr="006E6534">
              <w:rPr>
                <w:rFonts w:cs="Times New Roman"/>
                <w:b/>
                <w:bCs/>
                <w:color w:val="000000" w:themeColor="text1"/>
                <w:lang w:val="en-US"/>
                <w:rPrChange w:id="27261" w:author="N F" w:date="2023-12-05T03:09:00Z">
                  <w:rPr>
                    <w:rFonts w:cs="Times New Roman"/>
                    <w:b/>
                    <w:bCs/>
                    <w:lang w:val="en-US"/>
                  </w:rPr>
                </w:rPrChange>
              </w:rPr>
              <w:t>MedDRA</w:t>
            </w:r>
          </w:p>
        </w:tc>
      </w:tr>
      <w:tr w:rsidR="006E6534" w:rsidRPr="006E6534" w14:paraId="0CC3DBEE" w14:textId="77777777" w:rsidTr="00787A04">
        <w:tc>
          <w:tcPr>
            <w:tcW w:w="9345" w:type="dxa"/>
            <w:gridSpan w:val="3"/>
          </w:tcPr>
          <w:p w14:paraId="7DB46642" w14:textId="77777777" w:rsidR="009029A3" w:rsidRPr="00030071" w:rsidRDefault="009029A3">
            <w:pPr>
              <w:pStyle w:val="SDText"/>
              <w:ind w:firstLine="0"/>
              <w:jc w:val="left"/>
              <w:rPr>
                <w:rFonts w:cs="Times New Roman"/>
                <w:b/>
                <w:bCs/>
                <w:i/>
                <w:color w:val="000000" w:themeColor="text1"/>
                <w:rPrChange w:id="27262" w:author="Barshadskaya, Yuliya" w:date="2024-01-16T19:02:00Z">
                  <w:rPr>
                    <w:rFonts w:cs="Times New Roman"/>
                    <w:b/>
                    <w:bCs/>
                  </w:rPr>
                </w:rPrChange>
              </w:rPr>
              <w:pPrChange w:id="27263" w:author="Barshadskaya, Yuliya" w:date="2024-01-16T19:02:00Z">
                <w:pPr>
                  <w:pStyle w:val="SDText"/>
                  <w:ind w:firstLine="0"/>
                  <w:jc w:val="center"/>
                </w:pPr>
              </w:pPrChange>
            </w:pPr>
            <w:r w:rsidRPr="00030071">
              <w:rPr>
                <w:rFonts w:cs="Times New Roman"/>
                <w:b/>
                <w:bCs/>
                <w:i/>
                <w:color w:val="000000" w:themeColor="text1"/>
                <w:rPrChange w:id="27264" w:author="Barshadskaya, Yuliya" w:date="2024-01-16T19:02:00Z">
                  <w:rPr>
                    <w:rFonts w:cs="Times New Roman"/>
                    <w:b/>
                    <w:bCs/>
                  </w:rPr>
                </w:rPrChange>
              </w:rPr>
              <w:t>Нарушения со стороны крови и лимфатической системы</w:t>
            </w:r>
          </w:p>
        </w:tc>
      </w:tr>
      <w:tr w:rsidR="006E6534" w:rsidRPr="006E6534" w14:paraId="657C4C10" w14:textId="77777777" w:rsidTr="00787A04">
        <w:tc>
          <w:tcPr>
            <w:tcW w:w="3115" w:type="dxa"/>
          </w:tcPr>
          <w:p w14:paraId="50D8E6F1" w14:textId="77777777" w:rsidR="009029A3" w:rsidRPr="006E6534" w:rsidRDefault="009029A3" w:rsidP="00415551">
            <w:pPr>
              <w:pStyle w:val="SDText"/>
              <w:ind w:firstLine="0"/>
              <w:rPr>
                <w:rFonts w:cs="Times New Roman"/>
                <w:color w:val="000000" w:themeColor="text1"/>
                <w:rPrChange w:id="27265" w:author="N F" w:date="2023-12-05T03:09:00Z">
                  <w:rPr>
                    <w:rFonts w:cs="Times New Roman"/>
                  </w:rPr>
                </w:rPrChange>
              </w:rPr>
            </w:pPr>
            <w:r w:rsidRPr="006E6534">
              <w:rPr>
                <w:rFonts w:cs="Times New Roman"/>
                <w:color w:val="000000" w:themeColor="text1"/>
                <w:rPrChange w:id="27266" w:author="N F" w:date="2023-12-05T03:09:00Z">
                  <w:rPr>
                    <w:rFonts w:cs="Times New Roman"/>
                  </w:rPr>
                </w:rPrChange>
              </w:rPr>
              <w:t>Апластическая анемия</w:t>
            </w:r>
          </w:p>
        </w:tc>
        <w:tc>
          <w:tcPr>
            <w:tcW w:w="3115" w:type="dxa"/>
          </w:tcPr>
          <w:p w14:paraId="2C208F35" w14:textId="77777777" w:rsidR="009029A3" w:rsidRPr="006E6534" w:rsidRDefault="009029A3" w:rsidP="00415551">
            <w:pPr>
              <w:pStyle w:val="SDText"/>
              <w:ind w:firstLine="0"/>
              <w:rPr>
                <w:rFonts w:cs="Times New Roman"/>
                <w:color w:val="000000" w:themeColor="text1"/>
                <w:rPrChange w:id="27267" w:author="N F" w:date="2023-12-05T03:09:00Z">
                  <w:rPr>
                    <w:rFonts w:cs="Times New Roman"/>
                  </w:rPr>
                </w:rPrChange>
              </w:rPr>
            </w:pPr>
            <w:r w:rsidRPr="006E6534">
              <w:rPr>
                <w:rFonts w:cs="Times New Roman"/>
                <w:color w:val="000000" w:themeColor="text1"/>
                <w:rPrChange w:id="27268" w:author="N F" w:date="2023-12-05T03:09:00Z">
                  <w:rPr>
                    <w:rFonts w:cs="Times New Roman"/>
                  </w:rPr>
                </w:rPrChange>
              </w:rPr>
              <w:t>Редко (0,07%)</w:t>
            </w:r>
          </w:p>
        </w:tc>
        <w:tc>
          <w:tcPr>
            <w:tcW w:w="3115" w:type="dxa"/>
          </w:tcPr>
          <w:p w14:paraId="7822AE0E" w14:textId="77777777" w:rsidR="009029A3" w:rsidRPr="006E6534" w:rsidRDefault="009029A3" w:rsidP="00415551">
            <w:pPr>
              <w:pStyle w:val="SDText"/>
              <w:ind w:firstLine="0"/>
              <w:rPr>
                <w:rFonts w:cs="Times New Roman"/>
                <w:color w:val="000000" w:themeColor="text1"/>
                <w:rPrChange w:id="27269" w:author="N F" w:date="2023-12-05T03:09:00Z">
                  <w:rPr>
                    <w:rFonts w:cs="Times New Roman"/>
                  </w:rPr>
                </w:rPrChange>
              </w:rPr>
            </w:pPr>
            <w:r w:rsidRPr="006E6534">
              <w:rPr>
                <w:rFonts w:cs="Times New Roman"/>
                <w:color w:val="000000" w:themeColor="text1"/>
                <w:rPrChange w:id="27270" w:author="N F" w:date="2023-12-05T03:09:00Z">
                  <w:rPr>
                    <w:rFonts w:cs="Times New Roman"/>
                  </w:rPr>
                </w:rPrChange>
              </w:rPr>
              <w:t>0,07%</w:t>
            </w:r>
          </w:p>
        </w:tc>
      </w:tr>
      <w:tr w:rsidR="006E6534" w:rsidRPr="006E6534" w14:paraId="5F5AA6AD" w14:textId="77777777" w:rsidTr="00787A04">
        <w:tc>
          <w:tcPr>
            <w:tcW w:w="9345" w:type="dxa"/>
            <w:gridSpan w:val="3"/>
          </w:tcPr>
          <w:p w14:paraId="6C7F011D" w14:textId="77777777" w:rsidR="009029A3" w:rsidRPr="00030071" w:rsidRDefault="009029A3">
            <w:pPr>
              <w:pStyle w:val="SDText"/>
              <w:ind w:firstLine="0"/>
              <w:jc w:val="left"/>
              <w:rPr>
                <w:rFonts w:cs="Times New Roman"/>
                <w:b/>
                <w:bCs/>
                <w:i/>
                <w:color w:val="000000" w:themeColor="text1"/>
                <w:rPrChange w:id="27271" w:author="Barshadskaya, Yuliya" w:date="2024-01-16T19:02:00Z">
                  <w:rPr>
                    <w:rFonts w:cs="Times New Roman"/>
                    <w:b/>
                    <w:bCs/>
                  </w:rPr>
                </w:rPrChange>
              </w:rPr>
              <w:pPrChange w:id="27272" w:author="Barshadskaya, Yuliya" w:date="2024-01-16T19:02:00Z">
                <w:pPr>
                  <w:pStyle w:val="SDText"/>
                  <w:ind w:firstLine="0"/>
                  <w:jc w:val="center"/>
                </w:pPr>
              </w:pPrChange>
            </w:pPr>
            <w:r w:rsidRPr="00030071">
              <w:rPr>
                <w:rFonts w:cs="Times New Roman"/>
                <w:b/>
                <w:bCs/>
                <w:i/>
                <w:color w:val="000000" w:themeColor="text1"/>
                <w:rPrChange w:id="27273" w:author="Barshadskaya, Yuliya" w:date="2024-01-16T19:02:00Z">
                  <w:rPr>
                    <w:rFonts w:cs="Times New Roman"/>
                    <w:b/>
                    <w:bCs/>
                  </w:rPr>
                </w:rPrChange>
              </w:rPr>
              <w:t>Нарушения со стороны дыхательной системы, органов грудной клетки и средостения</w:t>
            </w:r>
          </w:p>
        </w:tc>
      </w:tr>
      <w:tr w:rsidR="006E6534" w:rsidRPr="006E6534" w14:paraId="18F1403D" w14:textId="77777777" w:rsidTr="00787A04">
        <w:tc>
          <w:tcPr>
            <w:tcW w:w="3115" w:type="dxa"/>
          </w:tcPr>
          <w:p w14:paraId="33B91F7A" w14:textId="77777777" w:rsidR="009029A3" w:rsidRPr="006E6534" w:rsidRDefault="009029A3" w:rsidP="00415551">
            <w:pPr>
              <w:pStyle w:val="SDText"/>
              <w:ind w:firstLine="0"/>
              <w:rPr>
                <w:rFonts w:cs="Times New Roman"/>
                <w:color w:val="000000" w:themeColor="text1"/>
                <w:rPrChange w:id="27274" w:author="N F" w:date="2023-12-05T03:09:00Z">
                  <w:rPr>
                    <w:rFonts w:cs="Times New Roman"/>
                  </w:rPr>
                </w:rPrChange>
              </w:rPr>
            </w:pPr>
            <w:r w:rsidRPr="006E6534">
              <w:rPr>
                <w:rFonts w:cs="Times New Roman"/>
                <w:color w:val="000000" w:themeColor="text1"/>
                <w:rPrChange w:id="27275" w:author="N F" w:date="2023-12-05T03:09:00Z">
                  <w:rPr>
                    <w:rFonts w:cs="Times New Roman"/>
                  </w:rPr>
                </w:rPrChange>
              </w:rPr>
              <w:t>Носовое кровотечение</w:t>
            </w:r>
          </w:p>
        </w:tc>
        <w:tc>
          <w:tcPr>
            <w:tcW w:w="3115" w:type="dxa"/>
          </w:tcPr>
          <w:p w14:paraId="5FF962FC" w14:textId="77777777" w:rsidR="009029A3" w:rsidRPr="006E6534" w:rsidRDefault="009029A3" w:rsidP="00415551">
            <w:pPr>
              <w:pStyle w:val="SDText"/>
              <w:ind w:firstLine="0"/>
              <w:rPr>
                <w:rFonts w:cs="Times New Roman"/>
                <w:color w:val="000000" w:themeColor="text1"/>
                <w:rPrChange w:id="27276" w:author="N F" w:date="2023-12-05T03:09:00Z">
                  <w:rPr>
                    <w:rFonts w:cs="Times New Roman"/>
                  </w:rPr>
                </w:rPrChange>
              </w:rPr>
            </w:pPr>
            <w:r w:rsidRPr="006E6534">
              <w:rPr>
                <w:rFonts w:cs="Times New Roman"/>
                <w:color w:val="000000" w:themeColor="text1"/>
                <w:rPrChange w:id="27277" w:author="N F" w:date="2023-12-05T03:09:00Z">
                  <w:rPr>
                    <w:rFonts w:cs="Times New Roman"/>
                  </w:rPr>
                </w:rPrChange>
              </w:rPr>
              <w:t>Часто (5%)</w:t>
            </w:r>
          </w:p>
        </w:tc>
        <w:tc>
          <w:tcPr>
            <w:tcW w:w="3115" w:type="dxa"/>
          </w:tcPr>
          <w:p w14:paraId="7D574B50" w14:textId="77777777" w:rsidR="009029A3" w:rsidRPr="006E6534" w:rsidRDefault="009029A3" w:rsidP="00415551">
            <w:pPr>
              <w:pStyle w:val="SDText"/>
              <w:ind w:firstLine="0"/>
              <w:rPr>
                <w:rFonts w:cs="Times New Roman"/>
                <w:color w:val="000000" w:themeColor="text1"/>
                <w:rPrChange w:id="27278" w:author="N F" w:date="2023-12-05T03:09:00Z">
                  <w:rPr>
                    <w:rFonts w:cs="Times New Roman"/>
                  </w:rPr>
                </w:rPrChange>
              </w:rPr>
            </w:pPr>
            <w:r w:rsidRPr="006E6534">
              <w:rPr>
                <w:rFonts w:cs="Times New Roman"/>
                <w:color w:val="000000" w:themeColor="text1"/>
                <w:rPrChange w:id="27279" w:author="N F" w:date="2023-12-05T03:09:00Z">
                  <w:rPr>
                    <w:rFonts w:cs="Times New Roman"/>
                  </w:rPr>
                </w:rPrChange>
              </w:rPr>
              <w:t>0%</w:t>
            </w:r>
          </w:p>
        </w:tc>
      </w:tr>
      <w:tr w:rsidR="006E6534" w:rsidRPr="006E6534" w14:paraId="76583482" w14:textId="77777777" w:rsidTr="00787A04">
        <w:tc>
          <w:tcPr>
            <w:tcW w:w="3115" w:type="dxa"/>
          </w:tcPr>
          <w:p w14:paraId="7A3A2784" w14:textId="77777777" w:rsidR="009029A3" w:rsidRPr="006E6534" w:rsidRDefault="009029A3" w:rsidP="00415551">
            <w:pPr>
              <w:pStyle w:val="SDText"/>
              <w:ind w:firstLine="0"/>
              <w:rPr>
                <w:rFonts w:cs="Times New Roman"/>
                <w:color w:val="000000" w:themeColor="text1"/>
                <w:rPrChange w:id="27280" w:author="N F" w:date="2023-12-05T03:09:00Z">
                  <w:rPr>
                    <w:rFonts w:cs="Times New Roman"/>
                  </w:rPr>
                </w:rPrChange>
              </w:rPr>
            </w:pPr>
            <w:r w:rsidRPr="006E6534">
              <w:rPr>
                <w:rFonts w:cs="Times New Roman"/>
                <w:color w:val="000000" w:themeColor="text1"/>
                <w:rPrChange w:id="27281" w:author="N F" w:date="2023-12-05T03:09:00Z">
                  <w:rPr>
                    <w:rFonts w:cs="Times New Roman"/>
                  </w:rPr>
                </w:rPrChange>
              </w:rPr>
              <w:t>Интерстициальная болезнь легких</w:t>
            </w:r>
            <w:r w:rsidRPr="006E6534">
              <w:rPr>
                <w:rFonts w:cs="Times New Roman"/>
                <w:color w:val="000000" w:themeColor="text1"/>
                <w:vertAlign w:val="superscript"/>
                <w:rPrChange w:id="27282" w:author="N F" w:date="2023-12-05T03:09:00Z">
                  <w:rPr>
                    <w:rFonts w:cs="Times New Roman"/>
                    <w:vertAlign w:val="superscript"/>
                  </w:rPr>
                </w:rPrChange>
              </w:rPr>
              <w:t>2</w:t>
            </w:r>
          </w:p>
        </w:tc>
        <w:tc>
          <w:tcPr>
            <w:tcW w:w="3115" w:type="dxa"/>
          </w:tcPr>
          <w:p w14:paraId="240AFE79" w14:textId="77777777" w:rsidR="009029A3" w:rsidRPr="006E6534" w:rsidRDefault="009029A3" w:rsidP="00415551">
            <w:pPr>
              <w:pStyle w:val="SDText"/>
              <w:ind w:firstLine="0"/>
              <w:rPr>
                <w:rFonts w:cs="Times New Roman"/>
                <w:color w:val="000000" w:themeColor="text1"/>
                <w:rPrChange w:id="27283" w:author="N F" w:date="2023-12-05T03:09:00Z">
                  <w:rPr>
                    <w:rFonts w:cs="Times New Roman"/>
                  </w:rPr>
                </w:rPrChange>
              </w:rPr>
            </w:pPr>
            <w:r w:rsidRPr="006E6534">
              <w:rPr>
                <w:rFonts w:cs="Times New Roman"/>
                <w:color w:val="000000" w:themeColor="text1"/>
                <w:rPrChange w:id="27284" w:author="N F" w:date="2023-12-05T03:09:00Z">
                  <w:rPr>
                    <w:rFonts w:cs="Times New Roman"/>
                  </w:rPr>
                </w:rPrChange>
              </w:rPr>
              <w:t>Часто (3,7%)</w:t>
            </w:r>
            <w:r w:rsidRPr="006E6534">
              <w:rPr>
                <w:rFonts w:cs="Times New Roman"/>
                <w:color w:val="000000" w:themeColor="text1"/>
                <w:vertAlign w:val="superscript"/>
                <w:rPrChange w:id="27285" w:author="N F" w:date="2023-12-05T03:09:00Z">
                  <w:rPr>
                    <w:rFonts w:cs="Times New Roman"/>
                    <w:vertAlign w:val="superscript"/>
                  </w:rPr>
                </w:rPrChange>
              </w:rPr>
              <w:t>3</w:t>
            </w:r>
          </w:p>
        </w:tc>
        <w:tc>
          <w:tcPr>
            <w:tcW w:w="3115" w:type="dxa"/>
          </w:tcPr>
          <w:p w14:paraId="54D123D3" w14:textId="77777777" w:rsidR="009029A3" w:rsidRPr="006E6534" w:rsidRDefault="009029A3" w:rsidP="00415551">
            <w:pPr>
              <w:pStyle w:val="SDText"/>
              <w:ind w:firstLine="0"/>
              <w:rPr>
                <w:rFonts w:cs="Times New Roman"/>
                <w:color w:val="000000" w:themeColor="text1"/>
                <w:rPrChange w:id="27286" w:author="N F" w:date="2023-12-05T03:09:00Z">
                  <w:rPr>
                    <w:rFonts w:cs="Times New Roman"/>
                  </w:rPr>
                </w:rPrChange>
              </w:rPr>
            </w:pPr>
            <w:r w:rsidRPr="006E6534">
              <w:rPr>
                <w:rFonts w:cs="Times New Roman"/>
                <w:color w:val="000000" w:themeColor="text1"/>
                <w:rPrChange w:id="27287" w:author="N F" w:date="2023-12-05T03:09:00Z">
                  <w:rPr>
                    <w:rFonts w:cs="Times New Roman"/>
                  </w:rPr>
                </w:rPrChange>
              </w:rPr>
              <w:t>1,1%</w:t>
            </w:r>
          </w:p>
        </w:tc>
      </w:tr>
      <w:tr w:rsidR="006E6534" w:rsidRPr="006E6534" w14:paraId="1D91938E" w14:textId="77777777" w:rsidTr="00787A04">
        <w:tc>
          <w:tcPr>
            <w:tcW w:w="9345" w:type="dxa"/>
            <w:gridSpan w:val="3"/>
          </w:tcPr>
          <w:p w14:paraId="30E35DC8" w14:textId="77777777" w:rsidR="009029A3" w:rsidRPr="00030071" w:rsidRDefault="009029A3">
            <w:pPr>
              <w:pStyle w:val="SDText"/>
              <w:ind w:firstLine="0"/>
              <w:jc w:val="left"/>
              <w:rPr>
                <w:rFonts w:cs="Times New Roman"/>
                <w:b/>
                <w:bCs/>
                <w:i/>
                <w:color w:val="000000" w:themeColor="text1"/>
                <w:rPrChange w:id="27288" w:author="Barshadskaya, Yuliya" w:date="2024-01-16T19:02:00Z">
                  <w:rPr>
                    <w:rFonts w:cs="Times New Roman"/>
                    <w:b/>
                    <w:bCs/>
                  </w:rPr>
                </w:rPrChange>
              </w:rPr>
              <w:pPrChange w:id="27289" w:author="Barshadskaya, Yuliya" w:date="2024-01-16T19:02:00Z">
                <w:pPr>
                  <w:pStyle w:val="SDText"/>
                  <w:ind w:firstLine="0"/>
                  <w:jc w:val="center"/>
                </w:pPr>
              </w:pPrChange>
            </w:pPr>
            <w:r w:rsidRPr="00030071">
              <w:rPr>
                <w:rFonts w:cs="Times New Roman"/>
                <w:b/>
                <w:bCs/>
                <w:i/>
                <w:color w:val="000000" w:themeColor="text1"/>
                <w:rPrChange w:id="27290" w:author="Barshadskaya, Yuliya" w:date="2024-01-16T19:02:00Z">
                  <w:rPr>
                    <w:rFonts w:cs="Times New Roman"/>
                    <w:b/>
                    <w:bCs/>
                  </w:rPr>
                </w:rPrChange>
              </w:rPr>
              <w:t>Нарушения со стороны желудочно-кишечного тракта</w:t>
            </w:r>
          </w:p>
        </w:tc>
      </w:tr>
      <w:tr w:rsidR="006E6534" w:rsidRPr="006E6534" w14:paraId="328E0D24" w14:textId="77777777" w:rsidTr="00787A04">
        <w:tc>
          <w:tcPr>
            <w:tcW w:w="3115" w:type="dxa"/>
          </w:tcPr>
          <w:p w14:paraId="74D67684" w14:textId="77777777" w:rsidR="009029A3" w:rsidRPr="006E6534" w:rsidRDefault="009029A3" w:rsidP="00415551">
            <w:pPr>
              <w:pStyle w:val="SDText"/>
              <w:ind w:firstLine="0"/>
              <w:rPr>
                <w:rFonts w:cs="Times New Roman"/>
                <w:color w:val="000000" w:themeColor="text1"/>
                <w:rPrChange w:id="27291" w:author="N F" w:date="2023-12-05T03:09:00Z">
                  <w:rPr>
                    <w:rFonts w:cs="Times New Roman"/>
                  </w:rPr>
                </w:rPrChange>
              </w:rPr>
            </w:pPr>
            <w:r w:rsidRPr="006E6534">
              <w:rPr>
                <w:rFonts w:cs="Times New Roman"/>
                <w:color w:val="000000" w:themeColor="text1"/>
                <w:rPrChange w:id="27292" w:author="N F" w:date="2023-12-05T03:09:00Z">
                  <w:rPr>
                    <w:rFonts w:cs="Times New Roman"/>
                  </w:rPr>
                </w:rPrChange>
              </w:rPr>
              <w:t>Диарея</w:t>
            </w:r>
          </w:p>
        </w:tc>
        <w:tc>
          <w:tcPr>
            <w:tcW w:w="3115" w:type="dxa"/>
          </w:tcPr>
          <w:p w14:paraId="628D8E2D" w14:textId="77777777" w:rsidR="009029A3" w:rsidRPr="006E6534" w:rsidRDefault="009029A3" w:rsidP="00415551">
            <w:pPr>
              <w:pStyle w:val="SDText"/>
              <w:ind w:firstLine="0"/>
              <w:rPr>
                <w:rFonts w:cs="Times New Roman"/>
                <w:color w:val="000000" w:themeColor="text1"/>
                <w:rPrChange w:id="27293" w:author="N F" w:date="2023-12-05T03:09:00Z">
                  <w:rPr>
                    <w:rFonts w:cs="Times New Roman"/>
                  </w:rPr>
                </w:rPrChange>
              </w:rPr>
            </w:pPr>
            <w:r w:rsidRPr="006E6534">
              <w:rPr>
                <w:rFonts w:cs="Times New Roman"/>
                <w:color w:val="000000" w:themeColor="text1"/>
                <w:rPrChange w:id="27294" w:author="N F" w:date="2023-12-05T03:09:00Z">
                  <w:rPr>
                    <w:rFonts w:cs="Times New Roman"/>
                  </w:rPr>
                </w:rPrChange>
              </w:rPr>
              <w:t>Очень часто (47%)</w:t>
            </w:r>
          </w:p>
        </w:tc>
        <w:tc>
          <w:tcPr>
            <w:tcW w:w="3115" w:type="dxa"/>
          </w:tcPr>
          <w:p w14:paraId="6B9447A9" w14:textId="77777777" w:rsidR="009029A3" w:rsidRPr="006E6534" w:rsidRDefault="009029A3" w:rsidP="00415551">
            <w:pPr>
              <w:pStyle w:val="SDText"/>
              <w:ind w:firstLine="0"/>
              <w:rPr>
                <w:rFonts w:cs="Times New Roman"/>
                <w:color w:val="000000" w:themeColor="text1"/>
                <w:rPrChange w:id="27295" w:author="N F" w:date="2023-12-05T03:09:00Z">
                  <w:rPr>
                    <w:rFonts w:cs="Times New Roman"/>
                  </w:rPr>
                </w:rPrChange>
              </w:rPr>
            </w:pPr>
            <w:r w:rsidRPr="006E6534">
              <w:rPr>
                <w:rFonts w:cs="Times New Roman"/>
                <w:color w:val="000000" w:themeColor="text1"/>
                <w:rPrChange w:id="27296" w:author="N F" w:date="2023-12-05T03:09:00Z">
                  <w:rPr>
                    <w:rFonts w:cs="Times New Roman"/>
                  </w:rPr>
                </w:rPrChange>
              </w:rPr>
              <w:t>1,4%</w:t>
            </w:r>
          </w:p>
        </w:tc>
      </w:tr>
      <w:tr w:rsidR="006E6534" w:rsidRPr="006E6534" w14:paraId="0A7F740B" w14:textId="77777777" w:rsidTr="00787A04">
        <w:tc>
          <w:tcPr>
            <w:tcW w:w="3115" w:type="dxa"/>
          </w:tcPr>
          <w:p w14:paraId="0E9AE38A" w14:textId="77777777" w:rsidR="009029A3" w:rsidRPr="006E6534" w:rsidRDefault="009029A3" w:rsidP="00415551">
            <w:pPr>
              <w:pStyle w:val="SDText"/>
              <w:ind w:firstLine="0"/>
              <w:rPr>
                <w:rFonts w:cs="Times New Roman"/>
                <w:color w:val="000000" w:themeColor="text1"/>
                <w:rPrChange w:id="27297" w:author="N F" w:date="2023-12-05T03:09:00Z">
                  <w:rPr>
                    <w:rFonts w:cs="Times New Roman"/>
                  </w:rPr>
                </w:rPrChange>
              </w:rPr>
            </w:pPr>
            <w:r w:rsidRPr="006E6534">
              <w:rPr>
                <w:rFonts w:cs="Times New Roman"/>
                <w:color w:val="000000" w:themeColor="text1"/>
                <w:rPrChange w:id="27298" w:author="N F" w:date="2023-12-05T03:09:00Z">
                  <w:rPr>
                    <w:rFonts w:cs="Times New Roman"/>
                  </w:rPr>
                </w:rPrChange>
              </w:rPr>
              <w:t>Стоматит</w:t>
            </w:r>
            <w:r w:rsidRPr="006E6534">
              <w:rPr>
                <w:rFonts w:cs="Times New Roman"/>
                <w:color w:val="000000" w:themeColor="text1"/>
                <w:vertAlign w:val="superscript"/>
                <w:rPrChange w:id="27299" w:author="N F" w:date="2023-12-05T03:09:00Z">
                  <w:rPr>
                    <w:rFonts w:cs="Times New Roman"/>
                    <w:vertAlign w:val="superscript"/>
                  </w:rPr>
                </w:rPrChange>
              </w:rPr>
              <w:t>4</w:t>
            </w:r>
          </w:p>
        </w:tc>
        <w:tc>
          <w:tcPr>
            <w:tcW w:w="3115" w:type="dxa"/>
          </w:tcPr>
          <w:p w14:paraId="6717E738" w14:textId="77777777" w:rsidR="009029A3" w:rsidRPr="006E6534" w:rsidRDefault="009029A3" w:rsidP="00415551">
            <w:pPr>
              <w:pStyle w:val="SDText"/>
              <w:ind w:firstLine="0"/>
              <w:rPr>
                <w:rFonts w:cs="Times New Roman"/>
                <w:color w:val="000000" w:themeColor="text1"/>
                <w:rPrChange w:id="27300" w:author="N F" w:date="2023-12-05T03:09:00Z">
                  <w:rPr>
                    <w:rFonts w:cs="Times New Roman"/>
                  </w:rPr>
                </w:rPrChange>
              </w:rPr>
            </w:pPr>
            <w:r w:rsidRPr="006E6534">
              <w:rPr>
                <w:rFonts w:cs="Times New Roman"/>
                <w:color w:val="000000" w:themeColor="text1"/>
                <w:rPrChange w:id="27301" w:author="N F" w:date="2023-12-05T03:09:00Z">
                  <w:rPr>
                    <w:rFonts w:cs="Times New Roman"/>
                  </w:rPr>
                </w:rPrChange>
              </w:rPr>
              <w:t>Очень часто (24%)</w:t>
            </w:r>
          </w:p>
        </w:tc>
        <w:tc>
          <w:tcPr>
            <w:tcW w:w="3115" w:type="dxa"/>
          </w:tcPr>
          <w:p w14:paraId="1B0E3121" w14:textId="77777777" w:rsidR="009029A3" w:rsidRPr="006E6534" w:rsidRDefault="009029A3" w:rsidP="00415551">
            <w:pPr>
              <w:pStyle w:val="SDText"/>
              <w:ind w:firstLine="0"/>
              <w:rPr>
                <w:rFonts w:cs="Times New Roman"/>
                <w:color w:val="000000" w:themeColor="text1"/>
                <w:rPrChange w:id="27302" w:author="N F" w:date="2023-12-05T03:09:00Z">
                  <w:rPr>
                    <w:rFonts w:cs="Times New Roman"/>
                  </w:rPr>
                </w:rPrChange>
              </w:rPr>
            </w:pPr>
            <w:r w:rsidRPr="006E6534">
              <w:rPr>
                <w:rFonts w:cs="Times New Roman"/>
                <w:color w:val="000000" w:themeColor="text1"/>
                <w:rPrChange w:id="27303" w:author="N F" w:date="2023-12-05T03:09:00Z">
                  <w:rPr>
                    <w:rFonts w:cs="Times New Roman"/>
                  </w:rPr>
                </w:rPrChange>
              </w:rPr>
              <w:t>0,5%</w:t>
            </w:r>
          </w:p>
        </w:tc>
      </w:tr>
      <w:tr w:rsidR="006E6534" w:rsidRPr="006E6534" w14:paraId="70F6F702" w14:textId="77777777" w:rsidTr="00787A04">
        <w:tc>
          <w:tcPr>
            <w:tcW w:w="9345" w:type="dxa"/>
            <w:gridSpan w:val="3"/>
          </w:tcPr>
          <w:p w14:paraId="56936E2F" w14:textId="77777777" w:rsidR="009029A3" w:rsidRPr="00030071" w:rsidRDefault="009029A3">
            <w:pPr>
              <w:pStyle w:val="SDText"/>
              <w:ind w:firstLine="0"/>
              <w:jc w:val="left"/>
              <w:rPr>
                <w:rFonts w:cs="Times New Roman"/>
                <w:b/>
                <w:bCs/>
                <w:i/>
                <w:color w:val="000000" w:themeColor="text1"/>
                <w:rPrChange w:id="27304" w:author="Barshadskaya, Yuliya" w:date="2024-01-16T19:02:00Z">
                  <w:rPr>
                    <w:rFonts w:cs="Times New Roman"/>
                    <w:b/>
                    <w:bCs/>
                  </w:rPr>
                </w:rPrChange>
              </w:rPr>
              <w:pPrChange w:id="27305" w:author="Barshadskaya, Yuliya" w:date="2024-01-16T19:02:00Z">
                <w:pPr>
                  <w:pStyle w:val="SDText"/>
                  <w:ind w:firstLine="0"/>
                  <w:jc w:val="center"/>
                </w:pPr>
              </w:pPrChange>
            </w:pPr>
            <w:r w:rsidRPr="00030071">
              <w:rPr>
                <w:rFonts w:cs="Times New Roman"/>
                <w:b/>
                <w:bCs/>
                <w:i/>
                <w:color w:val="000000" w:themeColor="text1"/>
                <w:rPrChange w:id="27306" w:author="Barshadskaya, Yuliya" w:date="2024-01-16T19:02:00Z">
                  <w:rPr>
                    <w:rFonts w:cs="Times New Roman"/>
                    <w:b/>
                    <w:bCs/>
                  </w:rPr>
                </w:rPrChange>
              </w:rPr>
              <w:t>Нарушения со стороны органа зрения</w:t>
            </w:r>
          </w:p>
        </w:tc>
      </w:tr>
      <w:tr w:rsidR="006E6534" w:rsidRPr="006E6534" w14:paraId="12131301" w14:textId="77777777" w:rsidTr="00787A04">
        <w:tc>
          <w:tcPr>
            <w:tcW w:w="3115" w:type="dxa"/>
          </w:tcPr>
          <w:p w14:paraId="4D6F042F" w14:textId="77777777" w:rsidR="009029A3" w:rsidRPr="006E6534" w:rsidRDefault="009029A3" w:rsidP="00415551">
            <w:pPr>
              <w:pStyle w:val="SDText"/>
              <w:ind w:firstLine="0"/>
              <w:rPr>
                <w:rFonts w:cs="Times New Roman"/>
                <w:color w:val="000000" w:themeColor="text1"/>
                <w:rPrChange w:id="27307" w:author="N F" w:date="2023-12-05T03:09:00Z">
                  <w:rPr>
                    <w:rFonts w:cs="Times New Roman"/>
                  </w:rPr>
                </w:rPrChange>
              </w:rPr>
            </w:pPr>
            <w:r w:rsidRPr="006E6534">
              <w:rPr>
                <w:rFonts w:cs="Times New Roman"/>
                <w:color w:val="000000" w:themeColor="text1"/>
                <w:rPrChange w:id="27308" w:author="N F" w:date="2023-12-05T03:09:00Z">
                  <w:rPr>
                    <w:rFonts w:cs="Times New Roman"/>
                  </w:rPr>
                </w:rPrChange>
              </w:rPr>
              <w:t>Кератит</w:t>
            </w:r>
            <w:r w:rsidRPr="006E6534">
              <w:rPr>
                <w:rFonts w:cs="Times New Roman"/>
                <w:color w:val="000000" w:themeColor="text1"/>
                <w:vertAlign w:val="superscript"/>
                <w:rPrChange w:id="27309" w:author="N F" w:date="2023-12-05T03:09:00Z">
                  <w:rPr>
                    <w:rFonts w:cs="Times New Roman"/>
                    <w:vertAlign w:val="superscript"/>
                  </w:rPr>
                </w:rPrChange>
              </w:rPr>
              <w:t>5</w:t>
            </w:r>
          </w:p>
        </w:tc>
        <w:tc>
          <w:tcPr>
            <w:tcW w:w="3115" w:type="dxa"/>
          </w:tcPr>
          <w:p w14:paraId="37004DAD" w14:textId="77777777" w:rsidR="009029A3" w:rsidRPr="006E6534" w:rsidRDefault="009029A3" w:rsidP="00415551">
            <w:pPr>
              <w:pStyle w:val="SDText"/>
              <w:ind w:firstLine="0"/>
              <w:rPr>
                <w:rFonts w:cs="Times New Roman"/>
                <w:color w:val="000000" w:themeColor="text1"/>
                <w:rPrChange w:id="27310" w:author="N F" w:date="2023-12-05T03:09:00Z">
                  <w:rPr>
                    <w:rFonts w:cs="Times New Roman"/>
                  </w:rPr>
                </w:rPrChange>
              </w:rPr>
            </w:pPr>
            <w:r w:rsidRPr="006E6534">
              <w:rPr>
                <w:rFonts w:cs="Times New Roman"/>
                <w:color w:val="000000" w:themeColor="text1"/>
                <w:rPrChange w:id="27311" w:author="N F" w:date="2023-12-05T03:09:00Z">
                  <w:rPr>
                    <w:rFonts w:cs="Times New Roman"/>
                  </w:rPr>
                </w:rPrChange>
              </w:rPr>
              <w:t>Нечасто (0,7%)</w:t>
            </w:r>
          </w:p>
        </w:tc>
        <w:tc>
          <w:tcPr>
            <w:tcW w:w="3115" w:type="dxa"/>
          </w:tcPr>
          <w:p w14:paraId="21B0AE15" w14:textId="77777777" w:rsidR="009029A3" w:rsidRPr="006E6534" w:rsidRDefault="009029A3" w:rsidP="00415551">
            <w:pPr>
              <w:pStyle w:val="SDText"/>
              <w:ind w:firstLine="0"/>
              <w:rPr>
                <w:rFonts w:cs="Times New Roman"/>
                <w:color w:val="000000" w:themeColor="text1"/>
                <w:rPrChange w:id="27312" w:author="N F" w:date="2023-12-05T03:09:00Z">
                  <w:rPr>
                    <w:rFonts w:cs="Times New Roman"/>
                  </w:rPr>
                </w:rPrChange>
              </w:rPr>
            </w:pPr>
            <w:r w:rsidRPr="006E6534">
              <w:rPr>
                <w:rFonts w:cs="Times New Roman"/>
                <w:color w:val="000000" w:themeColor="text1"/>
                <w:rPrChange w:id="27313" w:author="N F" w:date="2023-12-05T03:09:00Z">
                  <w:rPr>
                    <w:rFonts w:cs="Times New Roman"/>
                  </w:rPr>
                </w:rPrChange>
              </w:rPr>
              <w:t>0,1%</w:t>
            </w:r>
          </w:p>
        </w:tc>
      </w:tr>
      <w:tr w:rsidR="006E6534" w:rsidRPr="006E6534" w14:paraId="4B64DA63" w14:textId="77777777" w:rsidTr="00787A04">
        <w:tc>
          <w:tcPr>
            <w:tcW w:w="9345" w:type="dxa"/>
            <w:gridSpan w:val="3"/>
          </w:tcPr>
          <w:p w14:paraId="00CCC9C2" w14:textId="77777777" w:rsidR="009029A3" w:rsidRPr="00030071" w:rsidRDefault="009029A3">
            <w:pPr>
              <w:pStyle w:val="SDText"/>
              <w:ind w:firstLine="0"/>
              <w:jc w:val="left"/>
              <w:rPr>
                <w:rFonts w:cs="Times New Roman"/>
                <w:b/>
                <w:bCs/>
                <w:i/>
                <w:color w:val="000000" w:themeColor="text1"/>
                <w:rPrChange w:id="27314" w:author="Barshadskaya, Yuliya" w:date="2024-01-16T19:02:00Z">
                  <w:rPr>
                    <w:rFonts w:cs="Times New Roman"/>
                    <w:b/>
                    <w:bCs/>
                  </w:rPr>
                </w:rPrChange>
              </w:rPr>
              <w:pPrChange w:id="27315" w:author="Barshadskaya, Yuliya" w:date="2024-01-16T19:02:00Z">
                <w:pPr>
                  <w:pStyle w:val="SDText"/>
                  <w:ind w:firstLine="0"/>
                  <w:jc w:val="center"/>
                </w:pPr>
              </w:pPrChange>
            </w:pPr>
            <w:r w:rsidRPr="00030071">
              <w:rPr>
                <w:rFonts w:cs="Times New Roman"/>
                <w:b/>
                <w:bCs/>
                <w:i/>
                <w:color w:val="000000" w:themeColor="text1"/>
                <w:rPrChange w:id="27316" w:author="Barshadskaya, Yuliya" w:date="2024-01-16T19:02:00Z">
                  <w:rPr>
                    <w:rFonts w:cs="Times New Roman"/>
                    <w:b/>
                    <w:bCs/>
                  </w:rPr>
                </w:rPrChange>
              </w:rPr>
              <w:t>Нарушения со стороны кожи и подкожной клетчатки</w:t>
            </w:r>
          </w:p>
        </w:tc>
      </w:tr>
      <w:tr w:rsidR="006E6534" w:rsidRPr="006E6534" w14:paraId="3148C330" w14:textId="77777777" w:rsidTr="00787A04">
        <w:tc>
          <w:tcPr>
            <w:tcW w:w="3115" w:type="dxa"/>
          </w:tcPr>
          <w:p w14:paraId="771AE9AB" w14:textId="77777777" w:rsidR="009029A3" w:rsidRPr="006E6534" w:rsidRDefault="009029A3" w:rsidP="00415551">
            <w:pPr>
              <w:pStyle w:val="SDText"/>
              <w:ind w:firstLine="0"/>
              <w:rPr>
                <w:rFonts w:cs="Times New Roman"/>
                <w:color w:val="000000" w:themeColor="text1"/>
                <w:rPrChange w:id="27317" w:author="N F" w:date="2023-12-05T03:09:00Z">
                  <w:rPr>
                    <w:rFonts w:cs="Times New Roman"/>
                  </w:rPr>
                </w:rPrChange>
              </w:rPr>
            </w:pPr>
            <w:r w:rsidRPr="006E6534">
              <w:rPr>
                <w:rFonts w:cs="Times New Roman"/>
                <w:color w:val="000000" w:themeColor="text1"/>
                <w:rPrChange w:id="27318" w:author="N F" w:date="2023-12-05T03:09:00Z">
                  <w:rPr>
                    <w:rFonts w:cs="Times New Roman"/>
                  </w:rPr>
                </w:rPrChange>
              </w:rPr>
              <w:t>Сыпь</w:t>
            </w:r>
            <w:r w:rsidRPr="006E6534">
              <w:rPr>
                <w:rFonts w:cs="Times New Roman"/>
                <w:color w:val="000000" w:themeColor="text1"/>
                <w:vertAlign w:val="superscript"/>
                <w:rPrChange w:id="27319" w:author="N F" w:date="2023-12-05T03:09:00Z">
                  <w:rPr>
                    <w:rFonts w:cs="Times New Roman"/>
                    <w:vertAlign w:val="superscript"/>
                  </w:rPr>
                </w:rPrChange>
              </w:rPr>
              <w:t>6</w:t>
            </w:r>
          </w:p>
        </w:tc>
        <w:tc>
          <w:tcPr>
            <w:tcW w:w="3115" w:type="dxa"/>
          </w:tcPr>
          <w:p w14:paraId="5E834B64" w14:textId="77777777" w:rsidR="009029A3" w:rsidRPr="006E6534" w:rsidRDefault="009029A3" w:rsidP="00415551">
            <w:pPr>
              <w:pStyle w:val="SDText"/>
              <w:ind w:firstLine="0"/>
              <w:rPr>
                <w:rFonts w:cs="Times New Roman"/>
                <w:color w:val="000000" w:themeColor="text1"/>
                <w:rPrChange w:id="27320" w:author="N F" w:date="2023-12-05T03:09:00Z">
                  <w:rPr>
                    <w:rFonts w:cs="Times New Roman"/>
                  </w:rPr>
                </w:rPrChange>
              </w:rPr>
            </w:pPr>
            <w:r w:rsidRPr="006E6534">
              <w:rPr>
                <w:rFonts w:cs="Times New Roman"/>
                <w:color w:val="000000" w:themeColor="text1"/>
                <w:rPrChange w:id="27321" w:author="N F" w:date="2023-12-05T03:09:00Z">
                  <w:rPr>
                    <w:rFonts w:cs="Times New Roman"/>
                  </w:rPr>
                </w:rPrChange>
              </w:rPr>
              <w:t>Очень часто (45%)</w:t>
            </w:r>
          </w:p>
        </w:tc>
        <w:tc>
          <w:tcPr>
            <w:tcW w:w="3115" w:type="dxa"/>
          </w:tcPr>
          <w:p w14:paraId="6DF02859" w14:textId="77777777" w:rsidR="009029A3" w:rsidRPr="006E6534" w:rsidRDefault="009029A3" w:rsidP="00415551">
            <w:pPr>
              <w:pStyle w:val="SDText"/>
              <w:ind w:firstLine="0"/>
              <w:rPr>
                <w:rFonts w:cs="Times New Roman"/>
                <w:color w:val="000000" w:themeColor="text1"/>
                <w:rPrChange w:id="27322" w:author="N F" w:date="2023-12-05T03:09:00Z">
                  <w:rPr>
                    <w:rFonts w:cs="Times New Roman"/>
                  </w:rPr>
                </w:rPrChange>
              </w:rPr>
            </w:pPr>
            <w:r w:rsidRPr="006E6534">
              <w:rPr>
                <w:rFonts w:cs="Times New Roman"/>
                <w:color w:val="000000" w:themeColor="text1"/>
                <w:rPrChange w:id="27323" w:author="N F" w:date="2023-12-05T03:09:00Z">
                  <w:rPr>
                    <w:rFonts w:cs="Times New Roman"/>
                  </w:rPr>
                </w:rPrChange>
              </w:rPr>
              <w:t>0,7%</w:t>
            </w:r>
          </w:p>
        </w:tc>
      </w:tr>
      <w:tr w:rsidR="006E6534" w:rsidRPr="006E6534" w14:paraId="2F40AA45" w14:textId="77777777" w:rsidTr="00787A04">
        <w:tc>
          <w:tcPr>
            <w:tcW w:w="3115" w:type="dxa"/>
          </w:tcPr>
          <w:p w14:paraId="4F74CECB" w14:textId="77777777" w:rsidR="009029A3" w:rsidRPr="006E6534" w:rsidRDefault="009029A3" w:rsidP="00415551">
            <w:pPr>
              <w:pStyle w:val="SDText"/>
              <w:ind w:firstLine="0"/>
              <w:rPr>
                <w:rFonts w:cs="Times New Roman"/>
                <w:color w:val="000000" w:themeColor="text1"/>
                <w:rPrChange w:id="27324" w:author="N F" w:date="2023-12-05T03:09:00Z">
                  <w:rPr>
                    <w:rFonts w:cs="Times New Roman"/>
                  </w:rPr>
                </w:rPrChange>
              </w:rPr>
            </w:pPr>
            <w:r w:rsidRPr="006E6534">
              <w:rPr>
                <w:rFonts w:cs="Times New Roman"/>
                <w:color w:val="000000" w:themeColor="text1"/>
                <w:rPrChange w:id="27325" w:author="N F" w:date="2023-12-05T03:09:00Z">
                  <w:rPr>
                    <w:rFonts w:cs="Times New Roman"/>
                  </w:rPr>
                </w:rPrChange>
              </w:rPr>
              <w:t>Паронихия</w:t>
            </w:r>
            <w:r w:rsidRPr="006E6534">
              <w:rPr>
                <w:rFonts w:cs="Times New Roman"/>
                <w:color w:val="000000" w:themeColor="text1"/>
                <w:vertAlign w:val="superscript"/>
                <w:rPrChange w:id="27326" w:author="N F" w:date="2023-12-05T03:09:00Z">
                  <w:rPr>
                    <w:rFonts w:cs="Times New Roman"/>
                    <w:vertAlign w:val="superscript"/>
                  </w:rPr>
                </w:rPrChange>
              </w:rPr>
              <w:t>7</w:t>
            </w:r>
          </w:p>
        </w:tc>
        <w:tc>
          <w:tcPr>
            <w:tcW w:w="3115" w:type="dxa"/>
          </w:tcPr>
          <w:p w14:paraId="4F2E3117" w14:textId="77777777" w:rsidR="009029A3" w:rsidRPr="006E6534" w:rsidRDefault="009029A3" w:rsidP="00415551">
            <w:pPr>
              <w:pStyle w:val="SDText"/>
              <w:ind w:firstLine="0"/>
              <w:rPr>
                <w:rFonts w:cs="Times New Roman"/>
                <w:color w:val="000000" w:themeColor="text1"/>
                <w:rPrChange w:id="27327" w:author="N F" w:date="2023-12-05T03:09:00Z">
                  <w:rPr>
                    <w:rFonts w:cs="Times New Roman"/>
                  </w:rPr>
                </w:rPrChange>
              </w:rPr>
            </w:pPr>
            <w:r w:rsidRPr="006E6534">
              <w:rPr>
                <w:rFonts w:cs="Times New Roman"/>
                <w:color w:val="000000" w:themeColor="text1"/>
                <w:rPrChange w:id="27328" w:author="N F" w:date="2023-12-05T03:09:00Z">
                  <w:rPr>
                    <w:rFonts w:cs="Times New Roman"/>
                  </w:rPr>
                </w:rPrChange>
              </w:rPr>
              <w:t>Очень часто (33%)</w:t>
            </w:r>
          </w:p>
        </w:tc>
        <w:tc>
          <w:tcPr>
            <w:tcW w:w="3115" w:type="dxa"/>
          </w:tcPr>
          <w:p w14:paraId="3A1E160C" w14:textId="77777777" w:rsidR="009029A3" w:rsidRPr="006E6534" w:rsidRDefault="009029A3" w:rsidP="00415551">
            <w:pPr>
              <w:pStyle w:val="SDText"/>
              <w:ind w:firstLine="0"/>
              <w:rPr>
                <w:rFonts w:cs="Times New Roman"/>
                <w:color w:val="000000" w:themeColor="text1"/>
                <w:rPrChange w:id="27329" w:author="N F" w:date="2023-12-05T03:09:00Z">
                  <w:rPr>
                    <w:rFonts w:cs="Times New Roman"/>
                  </w:rPr>
                </w:rPrChange>
              </w:rPr>
            </w:pPr>
            <w:r w:rsidRPr="006E6534">
              <w:rPr>
                <w:rFonts w:cs="Times New Roman"/>
                <w:color w:val="000000" w:themeColor="text1"/>
                <w:rPrChange w:id="27330" w:author="N F" w:date="2023-12-05T03:09:00Z">
                  <w:rPr>
                    <w:rFonts w:cs="Times New Roman"/>
                  </w:rPr>
                </w:rPrChange>
              </w:rPr>
              <w:t>0,4%</w:t>
            </w:r>
          </w:p>
        </w:tc>
      </w:tr>
      <w:tr w:rsidR="006E6534" w:rsidRPr="006E6534" w14:paraId="36EF0639" w14:textId="77777777" w:rsidTr="00787A04">
        <w:tc>
          <w:tcPr>
            <w:tcW w:w="3115" w:type="dxa"/>
          </w:tcPr>
          <w:p w14:paraId="5ED0DFB9" w14:textId="77777777" w:rsidR="009029A3" w:rsidRPr="006E6534" w:rsidRDefault="009029A3" w:rsidP="00415551">
            <w:pPr>
              <w:pStyle w:val="SDText"/>
              <w:ind w:firstLine="0"/>
              <w:rPr>
                <w:rFonts w:cs="Times New Roman"/>
                <w:color w:val="000000" w:themeColor="text1"/>
                <w:rPrChange w:id="27331" w:author="N F" w:date="2023-12-05T03:09:00Z">
                  <w:rPr>
                    <w:rFonts w:cs="Times New Roman"/>
                  </w:rPr>
                </w:rPrChange>
              </w:rPr>
            </w:pPr>
            <w:r w:rsidRPr="006E6534">
              <w:rPr>
                <w:rFonts w:cs="Times New Roman"/>
                <w:color w:val="000000" w:themeColor="text1"/>
                <w:rPrChange w:id="27332" w:author="N F" w:date="2023-12-05T03:09:00Z">
                  <w:rPr>
                    <w:rFonts w:cs="Times New Roman"/>
                  </w:rPr>
                </w:rPrChange>
              </w:rPr>
              <w:t>Сухость кожи</w:t>
            </w:r>
            <w:r w:rsidRPr="006E6534">
              <w:rPr>
                <w:rFonts w:cs="Times New Roman"/>
                <w:color w:val="000000" w:themeColor="text1"/>
                <w:vertAlign w:val="superscript"/>
                <w:rPrChange w:id="27333" w:author="N F" w:date="2023-12-05T03:09:00Z">
                  <w:rPr>
                    <w:rFonts w:cs="Times New Roman"/>
                    <w:vertAlign w:val="superscript"/>
                  </w:rPr>
                </w:rPrChange>
              </w:rPr>
              <w:t>8</w:t>
            </w:r>
          </w:p>
        </w:tc>
        <w:tc>
          <w:tcPr>
            <w:tcW w:w="3115" w:type="dxa"/>
          </w:tcPr>
          <w:p w14:paraId="0E23A110" w14:textId="77777777" w:rsidR="009029A3" w:rsidRPr="006E6534" w:rsidRDefault="009029A3" w:rsidP="00415551">
            <w:pPr>
              <w:pStyle w:val="SDText"/>
              <w:ind w:firstLine="0"/>
              <w:rPr>
                <w:rFonts w:cs="Times New Roman"/>
                <w:color w:val="000000" w:themeColor="text1"/>
                <w:rPrChange w:id="27334" w:author="N F" w:date="2023-12-05T03:09:00Z">
                  <w:rPr>
                    <w:rFonts w:cs="Times New Roman"/>
                  </w:rPr>
                </w:rPrChange>
              </w:rPr>
            </w:pPr>
            <w:r w:rsidRPr="006E6534">
              <w:rPr>
                <w:rFonts w:cs="Times New Roman"/>
                <w:color w:val="000000" w:themeColor="text1"/>
                <w:rPrChange w:id="27335" w:author="N F" w:date="2023-12-05T03:09:00Z">
                  <w:rPr>
                    <w:rFonts w:cs="Times New Roman"/>
                  </w:rPr>
                </w:rPrChange>
              </w:rPr>
              <w:t>Очень часто (32%)</w:t>
            </w:r>
          </w:p>
        </w:tc>
        <w:tc>
          <w:tcPr>
            <w:tcW w:w="3115" w:type="dxa"/>
          </w:tcPr>
          <w:p w14:paraId="07E6A906" w14:textId="77777777" w:rsidR="009029A3" w:rsidRPr="006E6534" w:rsidRDefault="009029A3" w:rsidP="00415551">
            <w:pPr>
              <w:pStyle w:val="SDText"/>
              <w:ind w:firstLine="0"/>
              <w:rPr>
                <w:rFonts w:cs="Times New Roman"/>
                <w:color w:val="000000" w:themeColor="text1"/>
                <w:rPrChange w:id="27336" w:author="N F" w:date="2023-12-05T03:09:00Z">
                  <w:rPr>
                    <w:rFonts w:cs="Times New Roman"/>
                  </w:rPr>
                </w:rPrChange>
              </w:rPr>
            </w:pPr>
            <w:r w:rsidRPr="006E6534">
              <w:rPr>
                <w:rFonts w:cs="Times New Roman"/>
                <w:color w:val="000000" w:themeColor="text1"/>
                <w:rPrChange w:id="27337" w:author="N F" w:date="2023-12-05T03:09:00Z">
                  <w:rPr>
                    <w:rFonts w:cs="Times New Roman"/>
                  </w:rPr>
                </w:rPrChange>
              </w:rPr>
              <w:t>0,1%</w:t>
            </w:r>
          </w:p>
        </w:tc>
      </w:tr>
      <w:tr w:rsidR="006E6534" w:rsidRPr="006E6534" w14:paraId="285CC620" w14:textId="77777777" w:rsidTr="00787A04">
        <w:tc>
          <w:tcPr>
            <w:tcW w:w="3115" w:type="dxa"/>
          </w:tcPr>
          <w:p w14:paraId="0ACE97A5" w14:textId="77777777" w:rsidR="009029A3" w:rsidRPr="006E6534" w:rsidRDefault="009029A3" w:rsidP="00415551">
            <w:pPr>
              <w:pStyle w:val="SDText"/>
              <w:ind w:firstLine="0"/>
              <w:rPr>
                <w:rFonts w:cs="Times New Roman"/>
                <w:color w:val="000000" w:themeColor="text1"/>
                <w:rPrChange w:id="27338" w:author="N F" w:date="2023-12-05T03:09:00Z">
                  <w:rPr>
                    <w:rFonts w:cs="Times New Roman"/>
                  </w:rPr>
                </w:rPrChange>
              </w:rPr>
            </w:pPr>
            <w:r w:rsidRPr="006E6534">
              <w:rPr>
                <w:rFonts w:cs="Times New Roman"/>
                <w:color w:val="000000" w:themeColor="text1"/>
                <w:rPrChange w:id="27339" w:author="N F" w:date="2023-12-05T03:09:00Z">
                  <w:rPr>
                    <w:rFonts w:cs="Times New Roman"/>
                  </w:rPr>
                </w:rPrChange>
              </w:rPr>
              <w:t>Зуд</w:t>
            </w:r>
            <w:r w:rsidRPr="006E6534">
              <w:rPr>
                <w:rFonts w:cs="Times New Roman"/>
                <w:color w:val="000000" w:themeColor="text1"/>
                <w:vertAlign w:val="superscript"/>
                <w:rPrChange w:id="27340" w:author="N F" w:date="2023-12-05T03:09:00Z">
                  <w:rPr>
                    <w:rFonts w:cs="Times New Roman"/>
                    <w:vertAlign w:val="superscript"/>
                  </w:rPr>
                </w:rPrChange>
              </w:rPr>
              <w:t>9</w:t>
            </w:r>
          </w:p>
        </w:tc>
        <w:tc>
          <w:tcPr>
            <w:tcW w:w="3115" w:type="dxa"/>
          </w:tcPr>
          <w:p w14:paraId="329C4DBD" w14:textId="77777777" w:rsidR="009029A3" w:rsidRPr="006E6534" w:rsidRDefault="009029A3" w:rsidP="00415551">
            <w:pPr>
              <w:pStyle w:val="SDText"/>
              <w:ind w:firstLine="0"/>
              <w:rPr>
                <w:rFonts w:cs="Times New Roman"/>
                <w:color w:val="000000" w:themeColor="text1"/>
                <w:rPrChange w:id="27341" w:author="N F" w:date="2023-12-05T03:09:00Z">
                  <w:rPr>
                    <w:rFonts w:cs="Times New Roman"/>
                  </w:rPr>
                </w:rPrChange>
              </w:rPr>
            </w:pPr>
            <w:r w:rsidRPr="006E6534">
              <w:rPr>
                <w:rFonts w:cs="Times New Roman"/>
                <w:color w:val="000000" w:themeColor="text1"/>
                <w:rPrChange w:id="27342" w:author="N F" w:date="2023-12-05T03:09:00Z">
                  <w:rPr>
                    <w:rFonts w:cs="Times New Roman"/>
                  </w:rPr>
                </w:rPrChange>
              </w:rPr>
              <w:t>Очень часто (17%)</w:t>
            </w:r>
          </w:p>
        </w:tc>
        <w:tc>
          <w:tcPr>
            <w:tcW w:w="3115" w:type="dxa"/>
          </w:tcPr>
          <w:p w14:paraId="315F195D" w14:textId="77777777" w:rsidR="009029A3" w:rsidRPr="006E6534" w:rsidRDefault="009029A3" w:rsidP="00415551">
            <w:pPr>
              <w:pStyle w:val="SDText"/>
              <w:ind w:firstLine="0"/>
              <w:rPr>
                <w:rFonts w:cs="Times New Roman"/>
                <w:color w:val="000000" w:themeColor="text1"/>
                <w:rPrChange w:id="27343" w:author="N F" w:date="2023-12-05T03:09:00Z">
                  <w:rPr>
                    <w:rFonts w:cs="Times New Roman"/>
                  </w:rPr>
                </w:rPrChange>
              </w:rPr>
            </w:pPr>
            <w:r w:rsidRPr="006E6534">
              <w:rPr>
                <w:rFonts w:cs="Times New Roman"/>
                <w:color w:val="000000" w:themeColor="text1"/>
                <w:rPrChange w:id="27344" w:author="N F" w:date="2023-12-05T03:09:00Z">
                  <w:rPr>
                    <w:rFonts w:cs="Times New Roman"/>
                  </w:rPr>
                </w:rPrChange>
              </w:rPr>
              <w:t>0,1%</w:t>
            </w:r>
          </w:p>
        </w:tc>
      </w:tr>
      <w:tr w:rsidR="006E6534" w:rsidRPr="006E6534" w14:paraId="1E4555BD" w14:textId="77777777" w:rsidTr="00787A04">
        <w:tc>
          <w:tcPr>
            <w:tcW w:w="3115" w:type="dxa"/>
          </w:tcPr>
          <w:p w14:paraId="0A297C17" w14:textId="77777777" w:rsidR="009029A3" w:rsidRPr="006E6534" w:rsidRDefault="009029A3" w:rsidP="00415551">
            <w:pPr>
              <w:pStyle w:val="SDText"/>
              <w:ind w:firstLine="0"/>
              <w:rPr>
                <w:rFonts w:cs="Times New Roman"/>
                <w:color w:val="000000" w:themeColor="text1"/>
                <w:rPrChange w:id="27345" w:author="N F" w:date="2023-12-05T03:09:00Z">
                  <w:rPr>
                    <w:rFonts w:cs="Times New Roman"/>
                  </w:rPr>
                </w:rPrChange>
              </w:rPr>
            </w:pPr>
            <w:r w:rsidRPr="006E6534">
              <w:rPr>
                <w:rFonts w:cs="Times New Roman"/>
                <w:color w:val="000000" w:themeColor="text1"/>
                <w:rPrChange w:id="27346" w:author="N F" w:date="2023-12-05T03:09:00Z">
                  <w:rPr>
                    <w:rFonts w:cs="Times New Roman"/>
                  </w:rPr>
                </w:rPrChange>
              </w:rPr>
              <w:t>Алопеция</w:t>
            </w:r>
          </w:p>
        </w:tc>
        <w:tc>
          <w:tcPr>
            <w:tcW w:w="3115" w:type="dxa"/>
          </w:tcPr>
          <w:p w14:paraId="748A3640" w14:textId="77777777" w:rsidR="009029A3" w:rsidRPr="006E6534" w:rsidRDefault="009029A3" w:rsidP="00415551">
            <w:pPr>
              <w:pStyle w:val="SDText"/>
              <w:ind w:firstLine="0"/>
              <w:rPr>
                <w:rFonts w:cs="Times New Roman"/>
                <w:color w:val="000000" w:themeColor="text1"/>
                <w:rPrChange w:id="27347" w:author="N F" w:date="2023-12-05T03:09:00Z">
                  <w:rPr>
                    <w:rFonts w:cs="Times New Roman"/>
                  </w:rPr>
                </w:rPrChange>
              </w:rPr>
            </w:pPr>
            <w:r w:rsidRPr="006E6534">
              <w:rPr>
                <w:rFonts w:cs="Times New Roman"/>
                <w:color w:val="000000" w:themeColor="text1"/>
                <w:rPrChange w:id="27348" w:author="N F" w:date="2023-12-05T03:09:00Z">
                  <w:rPr>
                    <w:rFonts w:cs="Times New Roman"/>
                  </w:rPr>
                </w:rPrChange>
              </w:rPr>
              <w:t>Часто (4,6%)</w:t>
            </w:r>
          </w:p>
        </w:tc>
        <w:tc>
          <w:tcPr>
            <w:tcW w:w="3115" w:type="dxa"/>
          </w:tcPr>
          <w:p w14:paraId="7550226B" w14:textId="77777777" w:rsidR="009029A3" w:rsidRPr="006E6534" w:rsidRDefault="009029A3" w:rsidP="00415551">
            <w:pPr>
              <w:pStyle w:val="SDText"/>
              <w:ind w:firstLine="0"/>
              <w:rPr>
                <w:rFonts w:cs="Times New Roman"/>
                <w:color w:val="000000" w:themeColor="text1"/>
                <w:rPrChange w:id="27349" w:author="N F" w:date="2023-12-05T03:09:00Z">
                  <w:rPr>
                    <w:rFonts w:cs="Times New Roman"/>
                  </w:rPr>
                </w:rPrChange>
              </w:rPr>
            </w:pPr>
            <w:r w:rsidRPr="006E6534">
              <w:rPr>
                <w:rFonts w:cs="Times New Roman"/>
                <w:color w:val="000000" w:themeColor="text1"/>
                <w:rPrChange w:id="27350" w:author="N F" w:date="2023-12-05T03:09:00Z">
                  <w:rPr>
                    <w:rFonts w:cs="Times New Roman"/>
                  </w:rPr>
                </w:rPrChange>
              </w:rPr>
              <w:t>0%</w:t>
            </w:r>
          </w:p>
        </w:tc>
      </w:tr>
      <w:tr w:rsidR="006E6534" w:rsidRPr="006E6534" w14:paraId="5D2D66CE" w14:textId="77777777" w:rsidTr="00787A04">
        <w:tc>
          <w:tcPr>
            <w:tcW w:w="3115" w:type="dxa"/>
          </w:tcPr>
          <w:p w14:paraId="64F6F8AB" w14:textId="77777777" w:rsidR="009029A3" w:rsidRPr="006E6534" w:rsidRDefault="009029A3" w:rsidP="00415551">
            <w:pPr>
              <w:pStyle w:val="SDText"/>
              <w:ind w:firstLine="0"/>
              <w:rPr>
                <w:rFonts w:cs="Times New Roman"/>
                <w:color w:val="000000" w:themeColor="text1"/>
                <w:rPrChange w:id="27351" w:author="N F" w:date="2023-12-05T03:09:00Z">
                  <w:rPr>
                    <w:rFonts w:cs="Times New Roman"/>
                  </w:rPr>
                </w:rPrChange>
              </w:rPr>
            </w:pPr>
            <w:r w:rsidRPr="006E6534">
              <w:rPr>
                <w:rFonts w:cs="Times New Roman"/>
                <w:color w:val="000000" w:themeColor="text1"/>
                <w:rPrChange w:id="27352" w:author="N F" w:date="2023-12-05T03:09:00Z">
                  <w:rPr>
                    <w:rFonts w:cs="Times New Roman"/>
                  </w:rPr>
                </w:rPrChange>
              </w:rPr>
              <w:t>Крапивница</w:t>
            </w:r>
          </w:p>
        </w:tc>
        <w:tc>
          <w:tcPr>
            <w:tcW w:w="3115" w:type="dxa"/>
          </w:tcPr>
          <w:p w14:paraId="71AE9D1F" w14:textId="77777777" w:rsidR="009029A3" w:rsidRPr="006E6534" w:rsidRDefault="009029A3" w:rsidP="00415551">
            <w:pPr>
              <w:pStyle w:val="SDText"/>
              <w:ind w:firstLine="0"/>
              <w:rPr>
                <w:rFonts w:cs="Times New Roman"/>
                <w:color w:val="000000" w:themeColor="text1"/>
                <w:rPrChange w:id="27353" w:author="N F" w:date="2023-12-05T03:09:00Z">
                  <w:rPr>
                    <w:rFonts w:cs="Times New Roman"/>
                  </w:rPr>
                </w:rPrChange>
              </w:rPr>
            </w:pPr>
            <w:r w:rsidRPr="006E6534">
              <w:rPr>
                <w:rFonts w:cs="Times New Roman"/>
                <w:color w:val="000000" w:themeColor="text1"/>
                <w:rPrChange w:id="27354" w:author="N F" w:date="2023-12-05T03:09:00Z">
                  <w:rPr>
                    <w:rFonts w:cs="Times New Roman"/>
                  </w:rPr>
                </w:rPrChange>
              </w:rPr>
              <w:t>Часто (1,9%)</w:t>
            </w:r>
          </w:p>
        </w:tc>
        <w:tc>
          <w:tcPr>
            <w:tcW w:w="3115" w:type="dxa"/>
          </w:tcPr>
          <w:p w14:paraId="52CEA8C5" w14:textId="77777777" w:rsidR="009029A3" w:rsidRPr="006E6534" w:rsidRDefault="009029A3" w:rsidP="00415551">
            <w:pPr>
              <w:pStyle w:val="SDText"/>
              <w:ind w:firstLine="0"/>
              <w:rPr>
                <w:rFonts w:cs="Times New Roman"/>
                <w:color w:val="000000" w:themeColor="text1"/>
                <w:rPrChange w:id="27355" w:author="N F" w:date="2023-12-05T03:09:00Z">
                  <w:rPr>
                    <w:rFonts w:cs="Times New Roman"/>
                  </w:rPr>
                </w:rPrChange>
              </w:rPr>
            </w:pPr>
            <w:r w:rsidRPr="006E6534">
              <w:rPr>
                <w:rFonts w:cs="Times New Roman"/>
                <w:color w:val="000000" w:themeColor="text1"/>
                <w:rPrChange w:id="27356" w:author="N F" w:date="2023-12-05T03:09:00Z">
                  <w:rPr>
                    <w:rFonts w:cs="Times New Roman"/>
                  </w:rPr>
                </w:rPrChange>
              </w:rPr>
              <w:t>0,1%</w:t>
            </w:r>
          </w:p>
        </w:tc>
      </w:tr>
      <w:tr w:rsidR="006E6534" w:rsidRPr="006E6534" w14:paraId="22F9D7A7" w14:textId="77777777" w:rsidTr="00787A04">
        <w:tc>
          <w:tcPr>
            <w:tcW w:w="3115" w:type="dxa"/>
          </w:tcPr>
          <w:p w14:paraId="31CDD37D" w14:textId="77777777" w:rsidR="009029A3" w:rsidRPr="006E6534" w:rsidRDefault="009029A3" w:rsidP="00415551">
            <w:pPr>
              <w:pStyle w:val="SDText"/>
              <w:ind w:firstLine="0"/>
              <w:rPr>
                <w:rFonts w:cs="Times New Roman"/>
                <w:color w:val="000000" w:themeColor="text1"/>
                <w:rPrChange w:id="27357" w:author="N F" w:date="2023-12-05T03:09:00Z">
                  <w:rPr>
                    <w:rFonts w:cs="Times New Roman"/>
                  </w:rPr>
                </w:rPrChange>
              </w:rPr>
            </w:pPr>
            <w:r w:rsidRPr="006E6534">
              <w:rPr>
                <w:rFonts w:cs="Times New Roman"/>
                <w:color w:val="000000" w:themeColor="text1"/>
                <w:rPrChange w:id="27358" w:author="N F" w:date="2023-12-05T03:09:00Z">
                  <w:rPr>
                    <w:rFonts w:cs="Times New Roman"/>
                  </w:rPr>
                </w:rPrChange>
              </w:rPr>
              <w:t>Синдром ладонно-подошвенной эритродизестезии</w:t>
            </w:r>
          </w:p>
        </w:tc>
        <w:tc>
          <w:tcPr>
            <w:tcW w:w="3115" w:type="dxa"/>
          </w:tcPr>
          <w:p w14:paraId="40373668" w14:textId="77777777" w:rsidR="009029A3" w:rsidRPr="006E6534" w:rsidRDefault="009029A3" w:rsidP="00415551">
            <w:pPr>
              <w:pStyle w:val="SDText"/>
              <w:ind w:firstLine="0"/>
              <w:rPr>
                <w:rFonts w:cs="Times New Roman"/>
                <w:color w:val="000000" w:themeColor="text1"/>
                <w:rPrChange w:id="27359" w:author="N F" w:date="2023-12-05T03:09:00Z">
                  <w:rPr>
                    <w:rFonts w:cs="Times New Roman"/>
                  </w:rPr>
                </w:rPrChange>
              </w:rPr>
            </w:pPr>
            <w:r w:rsidRPr="006E6534">
              <w:rPr>
                <w:rFonts w:cs="Times New Roman"/>
                <w:color w:val="000000" w:themeColor="text1"/>
                <w:rPrChange w:id="27360" w:author="N F" w:date="2023-12-05T03:09:00Z">
                  <w:rPr>
                    <w:rFonts w:cs="Times New Roman"/>
                  </w:rPr>
                </w:rPrChange>
              </w:rPr>
              <w:t>Часто (1,7%)</w:t>
            </w:r>
          </w:p>
        </w:tc>
        <w:tc>
          <w:tcPr>
            <w:tcW w:w="3115" w:type="dxa"/>
          </w:tcPr>
          <w:p w14:paraId="212EFF03" w14:textId="77777777" w:rsidR="009029A3" w:rsidRPr="006E6534" w:rsidRDefault="009029A3" w:rsidP="00415551">
            <w:pPr>
              <w:pStyle w:val="SDText"/>
              <w:ind w:firstLine="0"/>
              <w:rPr>
                <w:rFonts w:cs="Times New Roman"/>
                <w:color w:val="000000" w:themeColor="text1"/>
                <w:rPrChange w:id="27361" w:author="N F" w:date="2023-12-05T03:09:00Z">
                  <w:rPr>
                    <w:rFonts w:cs="Times New Roman"/>
                  </w:rPr>
                </w:rPrChange>
              </w:rPr>
            </w:pPr>
            <w:r w:rsidRPr="006E6534">
              <w:rPr>
                <w:rFonts w:cs="Times New Roman"/>
                <w:color w:val="000000" w:themeColor="text1"/>
                <w:rPrChange w:id="27362" w:author="N F" w:date="2023-12-05T03:09:00Z">
                  <w:rPr>
                    <w:rFonts w:cs="Times New Roman"/>
                  </w:rPr>
                </w:rPrChange>
              </w:rPr>
              <w:t>0%</w:t>
            </w:r>
          </w:p>
        </w:tc>
      </w:tr>
      <w:tr w:rsidR="006E6534" w:rsidRPr="006E6534" w14:paraId="1F195E73" w14:textId="77777777" w:rsidTr="00787A04">
        <w:tc>
          <w:tcPr>
            <w:tcW w:w="3115" w:type="dxa"/>
          </w:tcPr>
          <w:p w14:paraId="65D2F908" w14:textId="77777777" w:rsidR="009029A3" w:rsidRPr="006E6534" w:rsidRDefault="009029A3" w:rsidP="00415551">
            <w:pPr>
              <w:pStyle w:val="SDText"/>
              <w:ind w:firstLine="0"/>
              <w:rPr>
                <w:rFonts w:cs="Times New Roman"/>
                <w:color w:val="000000" w:themeColor="text1"/>
                <w:rPrChange w:id="27363" w:author="N F" w:date="2023-12-05T03:09:00Z">
                  <w:rPr>
                    <w:rFonts w:cs="Times New Roman"/>
                  </w:rPr>
                </w:rPrChange>
              </w:rPr>
            </w:pPr>
            <w:r w:rsidRPr="006E6534">
              <w:rPr>
                <w:rFonts w:cs="Times New Roman"/>
                <w:color w:val="000000" w:themeColor="text1"/>
                <w:rPrChange w:id="27364" w:author="N F" w:date="2023-12-05T03:09:00Z">
                  <w:rPr>
                    <w:rFonts w:cs="Times New Roman"/>
                  </w:rPr>
                </w:rPrChange>
              </w:rPr>
              <w:t>Мультиформная эритема</w:t>
            </w:r>
            <w:r w:rsidRPr="006E6534">
              <w:rPr>
                <w:rFonts w:cs="Times New Roman"/>
                <w:color w:val="000000" w:themeColor="text1"/>
                <w:vertAlign w:val="superscript"/>
                <w:rPrChange w:id="27365" w:author="N F" w:date="2023-12-05T03:09:00Z">
                  <w:rPr>
                    <w:rFonts w:cs="Times New Roman"/>
                    <w:vertAlign w:val="superscript"/>
                  </w:rPr>
                </w:rPrChange>
              </w:rPr>
              <w:t>10</w:t>
            </w:r>
          </w:p>
        </w:tc>
        <w:tc>
          <w:tcPr>
            <w:tcW w:w="3115" w:type="dxa"/>
          </w:tcPr>
          <w:p w14:paraId="69A8A02A" w14:textId="77777777" w:rsidR="009029A3" w:rsidRPr="006E6534" w:rsidRDefault="009029A3" w:rsidP="00415551">
            <w:pPr>
              <w:pStyle w:val="SDText"/>
              <w:ind w:firstLine="0"/>
              <w:rPr>
                <w:rFonts w:cs="Times New Roman"/>
                <w:color w:val="000000" w:themeColor="text1"/>
                <w:rPrChange w:id="27366" w:author="N F" w:date="2023-12-05T03:09:00Z">
                  <w:rPr>
                    <w:rFonts w:cs="Times New Roman"/>
                  </w:rPr>
                </w:rPrChange>
              </w:rPr>
            </w:pPr>
            <w:r w:rsidRPr="006E6534">
              <w:rPr>
                <w:rFonts w:cs="Times New Roman"/>
                <w:color w:val="000000" w:themeColor="text1"/>
                <w:rPrChange w:id="27367" w:author="N F" w:date="2023-12-05T03:09:00Z">
                  <w:rPr>
                    <w:rFonts w:cs="Times New Roman"/>
                  </w:rPr>
                </w:rPrChange>
              </w:rPr>
              <w:t>Нечасто (0,3%)</w:t>
            </w:r>
          </w:p>
        </w:tc>
        <w:tc>
          <w:tcPr>
            <w:tcW w:w="3115" w:type="dxa"/>
          </w:tcPr>
          <w:p w14:paraId="0515598E" w14:textId="77777777" w:rsidR="009029A3" w:rsidRPr="006E6534" w:rsidRDefault="009029A3" w:rsidP="00415551">
            <w:pPr>
              <w:pStyle w:val="SDText"/>
              <w:ind w:firstLine="0"/>
              <w:rPr>
                <w:rFonts w:cs="Times New Roman"/>
                <w:color w:val="000000" w:themeColor="text1"/>
                <w:rPrChange w:id="27368" w:author="N F" w:date="2023-12-05T03:09:00Z">
                  <w:rPr>
                    <w:rFonts w:cs="Times New Roman"/>
                  </w:rPr>
                </w:rPrChange>
              </w:rPr>
            </w:pPr>
            <w:r w:rsidRPr="006E6534">
              <w:rPr>
                <w:rFonts w:cs="Times New Roman"/>
                <w:color w:val="000000" w:themeColor="text1"/>
                <w:rPrChange w:id="27369" w:author="N F" w:date="2023-12-05T03:09:00Z">
                  <w:rPr>
                    <w:rFonts w:cs="Times New Roman"/>
                  </w:rPr>
                </w:rPrChange>
              </w:rPr>
              <w:t>0%</w:t>
            </w:r>
          </w:p>
        </w:tc>
      </w:tr>
      <w:tr w:rsidR="006E6534" w:rsidRPr="006E6534" w14:paraId="6EA472D7" w14:textId="77777777" w:rsidTr="00787A04">
        <w:tc>
          <w:tcPr>
            <w:tcW w:w="3115" w:type="dxa"/>
          </w:tcPr>
          <w:p w14:paraId="2B492EA8" w14:textId="77777777" w:rsidR="009029A3" w:rsidRPr="006E6534" w:rsidRDefault="009029A3" w:rsidP="00415551">
            <w:pPr>
              <w:pStyle w:val="SDText"/>
              <w:ind w:firstLine="0"/>
              <w:rPr>
                <w:rFonts w:cs="Times New Roman"/>
                <w:color w:val="000000" w:themeColor="text1"/>
                <w:rPrChange w:id="27370" w:author="N F" w:date="2023-12-05T03:09:00Z">
                  <w:rPr>
                    <w:rFonts w:cs="Times New Roman"/>
                  </w:rPr>
                </w:rPrChange>
              </w:rPr>
            </w:pPr>
            <w:r w:rsidRPr="006E6534">
              <w:rPr>
                <w:rFonts w:cs="Times New Roman"/>
                <w:color w:val="000000" w:themeColor="text1"/>
                <w:rPrChange w:id="27371" w:author="N F" w:date="2023-12-05T03:09:00Z">
                  <w:rPr>
                    <w:rFonts w:cs="Times New Roman"/>
                  </w:rPr>
                </w:rPrChange>
              </w:rPr>
              <w:t>Кожный васкулит</w:t>
            </w:r>
            <w:r w:rsidRPr="006E6534">
              <w:rPr>
                <w:rFonts w:cs="Times New Roman"/>
                <w:color w:val="000000" w:themeColor="text1"/>
                <w:vertAlign w:val="superscript"/>
                <w:rPrChange w:id="27372" w:author="N F" w:date="2023-12-05T03:09:00Z">
                  <w:rPr>
                    <w:rFonts w:cs="Times New Roman"/>
                    <w:vertAlign w:val="superscript"/>
                  </w:rPr>
                </w:rPrChange>
              </w:rPr>
              <w:t>11</w:t>
            </w:r>
          </w:p>
        </w:tc>
        <w:tc>
          <w:tcPr>
            <w:tcW w:w="6230" w:type="dxa"/>
            <w:gridSpan w:val="2"/>
          </w:tcPr>
          <w:p w14:paraId="318FA472" w14:textId="77777777" w:rsidR="009029A3" w:rsidRPr="006E6534" w:rsidRDefault="009029A3" w:rsidP="00415551">
            <w:pPr>
              <w:pStyle w:val="SDText"/>
              <w:ind w:firstLine="0"/>
              <w:rPr>
                <w:rFonts w:cs="Times New Roman"/>
                <w:color w:val="000000" w:themeColor="text1"/>
                <w:rPrChange w:id="27373" w:author="N F" w:date="2023-12-05T03:09:00Z">
                  <w:rPr>
                    <w:rFonts w:cs="Times New Roman"/>
                  </w:rPr>
                </w:rPrChange>
              </w:rPr>
            </w:pPr>
            <w:r w:rsidRPr="006E6534">
              <w:rPr>
                <w:rFonts w:cs="Times New Roman"/>
                <w:color w:val="000000" w:themeColor="text1"/>
                <w:rPrChange w:id="27374" w:author="N F" w:date="2023-12-05T03:09:00Z">
                  <w:rPr>
                    <w:rFonts w:cs="Times New Roman"/>
                  </w:rPr>
                </w:rPrChange>
              </w:rPr>
              <w:t>Нечасто (0,2%)</w:t>
            </w:r>
          </w:p>
        </w:tc>
      </w:tr>
      <w:tr w:rsidR="006E6534" w:rsidRPr="006E6534" w14:paraId="6E3BD755" w14:textId="77777777" w:rsidTr="00787A04">
        <w:tc>
          <w:tcPr>
            <w:tcW w:w="3115" w:type="dxa"/>
          </w:tcPr>
          <w:p w14:paraId="35D6A29C" w14:textId="77777777" w:rsidR="009029A3" w:rsidRPr="006E6534" w:rsidRDefault="009029A3" w:rsidP="00415551">
            <w:pPr>
              <w:pStyle w:val="SDText"/>
              <w:ind w:firstLine="0"/>
              <w:rPr>
                <w:rFonts w:cs="Times New Roman"/>
                <w:color w:val="000000" w:themeColor="text1"/>
                <w:rPrChange w:id="27375" w:author="N F" w:date="2023-12-05T03:09:00Z">
                  <w:rPr>
                    <w:rFonts w:cs="Times New Roman"/>
                  </w:rPr>
                </w:rPrChange>
              </w:rPr>
            </w:pPr>
            <w:r w:rsidRPr="006E6534">
              <w:rPr>
                <w:rFonts w:cs="Times New Roman"/>
                <w:color w:val="000000" w:themeColor="text1"/>
                <w:rPrChange w:id="27376" w:author="N F" w:date="2023-12-05T03:09:00Z">
                  <w:rPr>
                    <w:rFonts w:cs="Times New Roman"/>
                  </w:rPr>
                </w:rPrChange>
              </w:rPr>
              <w:t>Синдром Стивенса-Джонсона</w:t>
            </w:r>
            <w:r w:rsidRPr="006E6534">
              <w:rPr>
                <w:rFonts w:cs="Times New Roman"/>
                <w:color w:val="000000" w:themeColor="text1"/>
                <w:vertAlign w:val="superscript"/>
                <w:rPrChange w:id="27377" w:author="N F" w:date="2023-12-05T03:09:00Z">
                  <w:rPr>
                    <w:rFonts w:cs="Times New Roman"/>
                    <w:vertAlign w:val="superscript"/>
                  </w:rPr>
                </w:rPrChange>
              </w:rPr>
              <w:t>12</w:t>
            </w:r>
          </w:p>
        </w:tc>
        <w:tc>
          <w:tcPr>
            <w:tcW w:w="6230" w:type="dxa"/>
            <w:gridSpan w:val="2"/>
          </w:tcPr>
          <w:p w14:paraId="062901EF" w14:textId="77777777" w:rsidR="009029A3" w:rsidRPr="006E6534" w:rsidRDefault="009029A3" w:rsidP="00415551">
            <w:pPr>
              <w:pStyle w:val="SDText"/>
              <w:ind w:firstLine="0"/>
              <w:rPr>
                <w:rFonts w:cs="Times New Roman"/>
                <w:color w:val="000000" w:themeColor="text1"/>
                <w:rPrChange w:id="27378" w:author="N F" w:date="2023-12-05T03:09:00Z">
                  <w:rPr>
                    <w:rFonts w:cs="Times New Roman"/>
                  </w:rPr>
                </w:rPrChange>
              </w:rPr>
            </w:pPr>
            <w:r w:rsidRPr="006E6534">
              <w:rPr>
                <w:rFonts w:cs="Times New Roman"/>
                <w:color w:val="000000" w:themeColor="text1"/>
                <w:rPrChange w:id="27379" w:author="N F" w:date="2023-12-05T03:09:00Z">
                  <w:rPr>
                    <w:rFonts w:cs="Times New Roman"/>
                  </w:rPr>
                </w:rPrChange>
              </w:rPr>
              <w:t>Редко (0,02%)</w:t>
            </w:r>
          </w:p>
        </w:tc>
      </w:tr>
      <w:tr w:rsidR="006E6534" w:rsidRPr="006E6534" w14:paraId="670C47F2" w14:textId="77777777" w:rsidTr="00787A04">
        <w:tc>
          <w:tcPr>
            <w:tcW w:w="9345" w:type="dxa"/>
            <w:gridSpan w:val="3"/>
          </w:tcPr>
          <w:p w14:paraId="08C0C9D9" w14:textId="77777777" w:rsidR="009029A3" w:rsidRPr="00030071" w:rsidRDefault="009029A3">
            <w:pPr>
              <w:pStyle w:val="SDText"/>
              <w:ind w:firstLine="0"/>
              <w:jc w:val="left"/>
              <w:rPr>
                <w:rFonts w:cs="Times New Roman"/>
                <w:b/>
                <w:bCs/>
                <w:i/>
                <w:color w:val="000000" w:themeColor="text1"/>
                <w:rPrChange w:id="27380" w:author="Barshadskaya, Yuliya" w:date="2024-01-16T19:02:00Z">
                  <w:rPr>
                    <w:rFonts w:cs="Times New Roman"/>
                    <w:b/>
                    <w:bCs/>
                  </w:rPr>
                </w:rPrChange>
              </w:rPr>
              <w:pPrChange w:id="27381" w:author="Barshadskaya, Yuliya" w:date="2024-01-16T19:02:00Z">
                <w:pPr>
                  <w:pStyle w:val="SDText"/>
                  <w:ind w:firstLine="0"/>
                  <w:jc w:val="center"/>
                </w:pPr>
              </w:pPrChange>
            </w:pPr>
            <w:r w:rsidRPr="00030071">
              <w:rPr>
                <w:rFonts w:cs="Times New Roman"/>
                <w:b/>
                <w:bCs/>
                <w:i/>
                <w:color w:val="000000" w:themeColor="text1"/>
                <w:rPrChange w:id="27382" w:author="Barshadskaya, Yuliya" w:date="2024-01-16T19:02:00Z">
                  <w:rPr>
                    <w:rFonts w:cs="Times New Roman"/>
                    <w:b/>
                    <w:bCs/>
                  </w:rPr>
                </w:rPrChange>
              </w:rPr>
              <w:t>Изменения параметров лабораторных и инструментальных исследований</w:t>
            </w:r>
          </w:p>
        </w:tc>
      </w:tr>
      <w:tr w:rsidR="006E6534" w:rsidRPr="006E6534" w14:paraId="79C1A2EF" w14:textId="77777777" w:rsidTr="00787A04">
        <w:tc>
          <w:tcPr>
            <w:tcW w:w="3115" w:type="dxa"/>
          </w:tcPr>
          <w:p w14:paraId="5D30FF01" w14:textId="77777777" w:rsidR="009029A3" w:rsidRPr="006E6534" w:rsidRDefault="009029A3" w:rsidP="00415551">
            <w:pPr>
              <w:pStyle w:val="SDText"/>
              <w:ind w:firstLine="0"/>
              <w:rPr>
                <w:rFonts w:cs="Times New Roman"/>
                <w:color w:val="000000" w:themeColor="text1"/>
                <w:rPrChange w:id="27383" w:author="N F" w:date="2023-12-05T03:09:00Z">
                  <w:rPr>
                    <w:rFonts w:cs="Times New Roman"/>
                  </w:rPr>
                </w:rPrChange>
              </w:rPr>
            </w:pPr>
            <w:r w:rsidRPr="006E6534">
              <w:rPr>
                <w:rFonts w:cs="Times New Roman"/>
                <w:color w:val="000000" w:themeColor="text1"/>
                <w:rPrChange w:id="27384" w:author="N F" w:date="2023-12-05T03:09:00Z">
                  <w:rPr>
                    <w:rFonts w:cs="Times New Roman"/>
                  </w:rPr>
                </w:rPrChange>
              </w:rPr>
              <w:t xml:space="preserve">Удлинение интервала </w:t>
            </w:r>
            <w:r w:rsidRPr="006E6534">
              <w:rPr>
                <w:rFonts w:cs="Times New Roman"/>
                <w:color w:val="000000" w:themeColor="text1"/>
                <w:lang w:val="en-US"/>
                <w:rPrChange w:id="27385" w:author="N F" w:date="2023-12-05T03:09:00Z">
                  <w:rPr>
                    <w:rFonts w:cs="Times New Roman"/>
                    <w:lang w:val="en-US"/>
                  </w:rPr>
                </w:rPrChange>
              </w:rPr>
              <w:t>QTc</w:t>
            </w:r>
            <w:r w:rsidRPr="006E6534">
              <w:rPr>
                <w:rFonts w:cs="Times New Roman"/>
                <w:color w:val="000000" w:themeColor="text1"/>
                <w:vertAlign w:val="superscript"/>
                <w:rPrChange w:id="27386" w:author="N F" w:date="2023-12-05T03:09:00Z">
                  <w:rPr>
                    <w:rFonts w:cs="Times New Roman"/>
                    <w:vertAlign w:val="superscript"/>
                  </w:rPr>
                </w:rPrChange>
              </w:rPr>
              <w:t>13</w:t>
            </w:r>
          </w:p>
        </w:tc>
        <w:tc>
          <w:tcPr>
            <w:tcW w:w="6230" w:type="dxa"/>
            <w:gridSpan w:val="2"/>
          </w:tcPr>
          <w:p w14:paraId="3BB3BF60" w14:textId="77777777" w:rsidR="009029A3" w:rsidRPr="006E6534" w:rsidRDefault="009029A3" w:rsidP="00415551">
            <w:pPr>
              <w:pStyle w:val="SDText"/>
              <w:ind w:firstLine="0"/>
              <w:rPr>
                <w:rFonts w:cs="Times New Roman"/>
                <w:color w:val="000000" w:themeColor="text1"/>
                <w:rPrChange w:id="27387" w:author="N F" w:date="2023-12-05T03:09:00Z">
                  <w:rPr>
                    <w:rFonts w:cs="Times New Roman"/>
                  </w:rPr>
                </w:rPrChange>
              </w:rPr>
            </w:pPr>
            <w:r w:rsidRPr="006E6534">
              <w:rPr>
                <w:rFonts w:cs="Times New Roman"/>
                <w:color w:val="000000" w:themeColor="text1"/>
                <w:rPrChange w:id="27388" w:author="N F" w:date="2023-12-05T03:09:00Z">
                  <w:rPr>
                    <w:rFonts w:cs="Times New Roman"/>
                  </w:rPr>
                </w:rPrChange>
              </w:rPr>
              <w:t>Нечасто (0,8%)</w:t>
            </w:r>
          </w:p>
        </w:tc>
      </w:tr>
      <w:tr w:rsidR="006E6534" w:rsidRPr="006E6534" w14:paraId="2421D7EF" w14:textId="77777777" w:rsidTr="00787A04">
        <w:tc>
          <w:tcPr>
            <w:tcW w:w="9345" w:type="dxa"/>
            <w:gridSpan w:val="3"/>
          </w:tcPr>
          <w:p w14:paraId="14949B98" w14:textId="77777777" w:rsidR="009029A3" w:rsidRPr="00030071" w:rsidRDefault="009029A3">
            <w:pPr>
              <w:pStyle w:val="SDText"/>
              <w:ind w:firstLine="0"/>
              <w:jc w:val="left"/>
              <w:rPr>
                <w:rFonts w:cs="Times New Roman"/>
                <w:b/>
                <w:bCs/>
                <w:i/>
                <w:color w:val="000000" w:themeColor="text1"/>
                <w:rPrChange w:id="27389" w:author="Barshadskaya, Yuliya" w:date="2024-01-16T19:03:00Z">
                  <w:rPr>
                    <w:rFonts w:cs="Times New Roman"/>
                    <w:b/>
                    <w:bCs/>
                  </w:rPr>
                </w:rPrChange>
              </w:rPr>
              <w:pPrChange w:id="27390" w:author="Barshadskaya, Yuliya" w:date="2024-01-16T19:03:00Z">
                <w:pPr>
                  <w:pStyle w:val="SDText"/>
                  <w:ind w:firstLine="0"/>
                  <w:jc w:val="center"/>
                </w:pPr>
              </w:pPrChange>
            </w:pPr>
            <w:r w:rsidRPr="00030071">
              <w:rPr>
                <w:rFonts w:cs="Times New Roman"/>
                <w:b/>
                <w:bCs/>
                <w:i/>
                <w:color w:val="000000" w:themeColor="text1"/>
                <w:rPrChange w:id="27391" w:author="Barshadskaya, Yuliya" w:date="2024-01-16T19:03:00Z">
                  <w:rPr>
                    <w:rFonts w:cs="Times New Roman"/>
                    <w:b/>
                    <w:bCs/>
                  </w:rPr>
                </w:rPrChange>
              </w:rPr>
              <w:t xml:space="preserve">Результаты исследований, представленные как изменение степени тяжести по </w:t>
            </w:r>
            <w:r w:rsidRPr="00030071">
              <w:rPr>
                <w:rFonts w:cs="Times New Roman"/>
                <w:b/>
                <w:bCs/>
                <w:i/>
                <w:color w:val="000000" w:themeColor="text1"/>
                <w:lang w:val="en-US"/>
                <w:rPrChange w:id="27392" w:author="Barshadskaya, Yuliya" w:date="2024-01-16T19:03:00Z">
                  <w:rPr>
                    <w:rFonts w:cs="Times New Roman"/>
                    <w:b/>
                    <w:bCs/>
                    <w:lang w:val="en-US"/>
                  </w:rPr>
                </w:rPrChange>
              </w:rPr>
              <w:t>CTCAE</w:t>
            </w:r>
          </w:p>
        </w:tc>
      </w:tr>
      <w:tr w:rsidR="006E6534" w:rsidRPr="006E6534" w14:paraId="62B06F46" w14:textId="77777777" w:rsidTr="00787A04">
        <w:tc>
          <w:tcPr>
            <w:tcW w:w="3115" w:type="dxa"/>
          </w:tcPr>
          <w:p w14:paraId="4165AAC4" w14:textId="77777777" w:rsidR="009029A3" w:rsidRPr="006E6534" w:rsidRDefault="009029A3" w:rsidP="00415551">
            <w:pPr>
              <w:pStyle w:val="SDText"/>
              <w:ind w:firstLine="0"/>
              <w:rPr>
                <w:rFonts w:cs="Times New Roman"/>
                <w:color w:val="000000" w:themeColor="text1"/>
                <w:rPrChange w:id="27393" w:author="N F" w:date="2023-12-05T03:09:00Z">
                  <w:rPr>
                    <w:rFonts w:cs="Times New Roman"/>
                  </w:rPr>
                </w:rPrChange>
              </w:rPr>
            </w:pPr>
            <w:r w:rsidRPr="006E6534">
              <w:rPr>
                <w:rFonts w:cs="Times New Roman"/>
                <w:color w:val="000000" w:themeColor="text1"/>
                <w:rPrChange w:id="27394" w:author="N F" w:date="2023-12-05T03:09:00Z">
                  <w:rPr>
                    <w:rFonts w:cs="Times New Roman"/>
                  </w:rPr>
                </w:rPrChange>
              </w:rPr>
              <w:t>Снижение количества лейкоцитов</w:t>
            </w:r>
            <w:r w:rsidRPr="006E6534">
              <w:rPr>
                <w:rFonts w:cs="Times New Roman"/>
                <w:color w:val="000000" w:themeColor="text1"/>
                <w:vertAlign w:val="superscript"/>
                <w:rPrChange w:id="27395" w:author="N F" w:date="2023-12-05T03:09:00Z">
                  <w:rPr>
                    <w:rFonts w:cs="Times New Roman"/>
                    <w:vertAlign w:val="superscript"/>
                  </w:rPr>
                </w:rPrChange>
              </w:rPr>
              <w:t>14</w:t>
            </w:r>
          </w:p>
        </w:tc>
        <w:tc>
          <w:tcPr>
            <w:tcW w:w="3115" w:type="dxa"/>
          </w:tcPr>
          <w:p w14:paraId="7454EADB" w14:textId="77777777" w:rsidR="009029A3" w:rsidRPr="006E6534" w:rsidRDefault="009029A3" w:rsidP="00415551">
            <w:pPr>
              <w:pStyle w:val="SDText"/>
              <w:ind w:firstLine="0"/>
              <w:rPr>
                <w:rFonts w:cs="Times New Roman"/>
                <w:color w:val="000000" w:themeColor="text1"/>
                <w:rPrChange w:id="27396" w:author="N F" w:date="2023-12-05T03:09:00Z">
                  <w:rPr>
                    <w:rFonts w:cs="Times New Roman"/>
                  </w:rPr>
                </w:rPrChange>
              </w:rPr>
            </w:pPr>
            <w:r w:rsidRPr="006E6534">
              <w:rPr>
                <w:rFonts w:cs="Times New Roman"/>
                <w:color w:val="000000" w:themeColor="text1"/>
                <w:rPrChange w:id="27397" w:author="N F" w:date="2023-12-05T03:09:00Z">
                  <w:rPr>
                    <w:rFonts w:cs="Times New Roman"/>
                  </w:rPr>
                </w:rPrChange>
              </w:rPr>
              <w:t>Очень часто (65%)</w:t>
            </w:r>
          </w:p>
        </w:tc>
        <w:tc>
          <w:tcPr>
            <w:tcW w:w="3115" w:type="dxa"/>
          </w:tcPr>
          <w:p w14:paraId="78C2C299" w14:textId="77777777" w:rsidR="009029A3" w:rsidRPr="006E6534" w:rsidRDefault="009029A3" w:rsidP="00415551">
            <w:pPr>
              <w:pStyle w:val="SDText"/>
              <w:ind w:firstLine="0"/>
              <w:rPr>
                <w:rFonts w:cs="Times New Roman"/>
                <w:color w:val="000000" w:themeColor="text1"/>
                <w:rPrChange w:id="27398" w:author="N F" w:date="2023-12-05T03:09:00Z">
                  <w:rPr>
                    <w:rFonts w:cs="Times New Roman"/>
                  </w:rPr>
                </w:rPrChange>
              </w:rPr>
            </w:pPr>
            <w:r w:rsidRPr="006E6534">
              <w:rPr>
                <w:rFonts w:cs="Times New Roman"/>
                <w:color w:val="000000" w:themeColor="text1"/>
                <w:rPrChange w:id="27399" w:author="N F" w:date="2023-12-05T03:09:00Z">
                  <w:rPr>
                    <w:rFonts w:cs="Times New Roman"/>
                  </w:rPr>
                </w:rPrChange>
              </w:rPr>
              <w:t>1,2%</w:t>
            </w:r>
          </w:p>
        </w:tc>
      </w:tr>
      <w:tr w:rsidR="006E6534" w:rsidRPr="006E6534" w14:paraId="7BDB59F8" w14:textId="77777777" w:rsidTr="00787A04">
        <w:tc>
          <w:tcPr>
            <w:tcW w:w="3115" w:type="dxa"/>
          </w:tcPr>
          <w:p w14:paraId="25A9CED6" w14:textId="77777777" w:rsidR="009029A3" w:rsidRPr="006E6534" w:rsidRDefault="009029A3" w:rsidP="00415551">
            <w:pPr>
              <w:pStyle w:val="SDText"/>
              <w:ind w:firstLine="0"/>
              <w:rPr>
                <w:rFonts w:cs="Times New Roman"/>
                <w:color w:val="000000" w:themeColor="text1"/>
                <w:rPrChange w:id="27400" w:author="N F" w:date="2023-12-05T03:09:00Z">
                  <w:rPr>
                    <w:rFonts w:cs="Times New Roman"/>
                  </w:rPr>
                </w:rPrChange>
              </w:rPr>
            </w:pPr>
            <w:r w:rsidRPr="006E6534">
              <w:rPr>
                <w:rFonts w:cs="Times New Roman"/>
                <w:color w:val="000000" w:themeColor="text1"/>
                <w:rPrChange w:id="27401" w:author="N F" w:date="2023-12-05T03:09:00Z">
                  <w:rPr>
                    <w:rFonts w:cs="Times New Roman"/>
                  </w:rPr>
                </w:rPrChange>
              </w:rPr>
              <w:t>Снижение количества лимфоцитов</w:t>
            </w:r>
            <w:r w:rsidRPr="006E6534">
              <w:rPr>
                <w:rFonts w:cs="Times New Roman"/>
                <w:color w:val="000000" w:themeColor="text1"/>
                <w:vertAlign w:val="superscript"/>
                <w:rPrChange w:id="27402" w:author="N F" w:date="2023-12-05T03:09:00Z">
                  <w:rPr>
                    <w:rFonts w:cs="Times New Roman"/>
                    <w:vertAlign w:val="superscript"/>
                  </w:rPr>
                </w:rPrChange>
              </w:rPr>
              <w:t>14</w:t>
            </w:r>
          </w:p>
        </w:tc>
        <w:tc>
          <w:tcPr>
            <w:tcW w:w="3115" w:type="dxa"/>
          </w:tcPr>
          <w:p w14:paraId="7E70ABA0" w14:textId="77777777" w:rsidR="009029A3" w:rsidRPr="006E6534" w:rsidRDefault="009029A3" w:rsidP="00415551">
            <w:pPr>
              <w:pStyle w:val="SDText"/>
              <w:ind w:firstLine="0"/>
              <w:rPr>
                <w:rFonts w:cs="Times New Roman"/>
                <w:color w:val="000000" w:themeColor="text1"/>
                <w:rPrChange w:id="27403" w:author="N F" w:date="2023-12-05T03:09:00Z">
                  <w:rPr>
                    <w:rFonts w:cs="Times New Roman"/>
                  </w:rPr>
                </w:rPrChange>
              </w:rPr>
            </w:pPr>
            <w:r w:rsidRPr="006E6534">
              <w:rPr>
                <w:rFonts w:cs="Times New Roman"/>
                <w:color w:val="000000" w:themeColor="text1"/>
                <w:rPrChange w:id="27404" w:author="N F" w:date="2023-12-05T03:09:00Z">
                  <w:rPr>
                    <w:rFonts w:cs="Times New Roman"/>
                  </w:rPr>
                </w:rPrChange>
              </w:rPr>
              <w:t>Очень часто (62%)</w:t>
            </w:r>
          </w:p>
        </w:tc>
        <w:tc>
          <w:tcPr>
            <w:tcW w:w="3115" w:type="dxa"/>
          </w:tcPr>
          <w:p w14:paraId="437508B1" w14:textId="77777777" w:rsidR="009029A3" w:rsidRPr="006E6534" w:rsidRDefault="009029A3" w:rsidP="00415551">
            <w:pPr>
              <w:pStyle w:val="SDText"/>
              <w:ind w:firstLine="0"/>
              <w:rPr>
                <w:rFonts w:cs="Times New Roman"/>
                <w:color w:val="000000" w:themeColor="text1"/>
                <w:rPrChange w:id="27405" w:author="N F" w:date="2023-12-05T03:09:00Z">
                  <w:rPr>
                    <w:rFonts w:cs="Times New Roman"/>
                  </w:rPr>
                </w:rPrChange>
              </w:rPr>
            </w:pPr>
            <w:r w:rsidRPr="006E6534">
              <w:rPr>
                <w:rFonts w:cs="Times New Roman"/>
                <w:color w:val="000000" w:themeColor="text1"/>
                <w:rPrChange w:id="27406" w:author="N F" w:date="2023-12-05T03:09:00Z">
                  <w:rPr>
                    <w:rFonts w:cs="Times New Roman"/>
                  </w:rPr>
                </w:rPrChange>
              </w:rPr>
              <w:t>6%</w:t>
            </w:r>
          </w:p>
        </w:tc>
      </w:tr>
      <w:tr w:rsidR="006E6534" w:rsidRPr="006E6534" w14:paraId="1868E9EA" w14:textId="77777777" w:rsidTr="00787A04">
        <w:tc>
          <w:tcPr>
            <w:tcW w:w="3115" w:type="dxa"/>
          </w:tcPr>
          <w:p w14:paraId="29177FF9" w14:textId="77777777" w:rsidR="009029A3" w:rsidRPr="006E6534" w:rsidRDefault="009029A3" w:rsidP="00415551">
            <w:pPr>
              <w:pStyle w:val="SDText"/>
              <w:ind w:firstLine="0"/>
              <w:rPr>
                <w:rFonts w:cs="Times New Roman"/>
                <w:color w:val="000000" w:themeColor="text1"/>
                <w:rPrChange w:id="27407" w:author="N F" w:date="2023-12-05T03:09:00Z">
                  <w:rPr>
                    <w:rFonts w:cs="Times New Roman"/>
                  </w:rPr>
                </w:rPrChange>
              </w:rPr>
            </w:pPr>
            <w:r w:rsidRPr="006E6534">
              <w:rPr>
                <w:rFonts w:cs="Times New Roman"/>
                <w:color w:val="000000" w:themeColor="text1"/>
                <w:rPrChange w:id="27408" w:author="N F" w:date="2023-12-05T03:09:00Z">
                  <w:rPr>
                    <w:rFonts w:cs="Times New Roman"/>
                  </w:rPr>
                </w:rPrChange>
              </w:rPr>
              <w:t>Снижение количества тромбоцитов</w:t>
            </w:r>
            <w:r w:rsidRPr="006E6534">
              <w:rPr>
                <w:rFonts w:cs="Times New Roman"/>
                <w:color w:val="000000" w:themeColor="text1"/>
                <w:vertAlign w:val="superscript"/>
                <w:rPrChange w:id="27409" w:author="N F" w:date="2023-12-05T03:09:00Z">
                  <w:rPr>
                    <w:rFonts w:cs="Times New Roman"/>
                    <w:vertAlign w:val="superscript"/>
                  </w:rPr>
                </w:rPrChange>
              </w:rPr>
              <w:t>14</w:t>
            </w:r>
          </w:p>
        </w:tc>
        <w:tc>
          <w:tcPr>
            <w:tcW w:w="3115" w:type="dxa"/>
          </w:tcPr>
          <w:p w14:paraId="0595371F" w14:textId="77777777" w:rsidR="009029A3" w:rsidRPr="006E6534" w:rsidRDefault="009029A3" w:rsidP="00415551">
            <w:pPr>
              <w:pStyle w:val="SDText"/>
              <w:ind w:firstLine="0"/>
              <w:rPr>
                <w:rFonts w:cs="Times New Roman"/>
                <w:color w:val="000000" w:themeColor="text1"/>
                <w:rPrChange w:id="27410" w:author="N F" w:date="2023-12-05T03:09:00Z">
                  <w:rPr>
                    <w:rFonts w:cs="Times New Roman"/>
                  </w:rPr>
                </w:rPrChange>
              </w:rPr>
            </w:pPr>
            <w:r w:rsidRPr="006E6534">
              <w:rPr>
                <w:rFonts w:cs="Times New Roman"/>
                <w:color w:val="000000" w:themeColor="text1"/>
                <w:rPrChange w:id="27411" w:author="N F" w:date="2023-12-05T03:09:00Z">
                  <w:rPr>
                    <w:rFonts w:cs="Times New Roman"/>
                  </w:rPr>
                </w:rPrChange>
              </w:rPr>
              <w:t>Очень часто (53%)</w:t>
            </w:r>
          </w:p>
        </w:tc>
        <w:tc>
          <w:tcPr>
            <w:tcW w:w="3115" w:type="dxa"/>
          </w:tcPr>
          <w:p w14:paraId="48705490" w14:textId="77777777" w:rsidR="009029A3" w:rsidRPr="006E6534" w:rsidRDefault="009029A3" w:rsidP="00415551">
            <w:pPr>
              <w:pStyle w:val="SDText"/>
              <w:ind w:firstLine="0"/>
              <w:rPr>
                <w:rFonts w:cs="Times New Roman"/>
                <w:color w:val="000000" w:themeColor="text1"/>
                <w:rPrChange w:id="27412" w:author="N F" w:date="2023-12-05T03:09:00Z">
                  <w:rPr>
                    <w:rFonts w:cs="Times New Roman"/>
                  </w:rPr>
                </w:rPrChange>
              </w:rPr>
            </w:pPr>
            <w:r w:rsidRPr="006E6534">
              <w:rPr>
                <w:rFonts w:cs="Times New Roman"/>
                <w:color w:val="000000" w:themeColor="text1"/>
                <w:rPrChange w:id="27413" w:author="N F" w:date="2023-12-05T03:09:00Z">
                  <w:rPr>
                    <w:rFonts w:cs="Times New Roman"/>
                  </w:rPr>
                </w:rPrChange>
              </w:rPr>
              <w:t>1,2%</w:t>
            </w:r>
          </w:p>
        </w:tc>
      </w:tr>
      <w:tr w:rsidR="006E6534" w:rsidRPr="006E6534" w14:paraId="6EB326F2" w14:textId="77777777" w:rsidTr="00787A04">
        <w:tc>
          <w:tcPr>
            <w:tcW w:w="3115" w:type="dxa"/>
          </w:tcPr>
          <w:p w14:paraId="0BE26212" w14:textId="77777777" w:rsidR="009029A3" w:rsidRPr="006E6534" w:rsidRDefault="009029A3" w:rsidP="00415551">
            <w:pPr>
              <w:pStyle w:val="SDText"/>
              <w:ind w:firstLine="0"/>
              <w:rPr>
                <w:rFonts w:cs="Times New Roman"/>
                <w:color w:val="000000" w:themeColor="text1"/>
                <w:rPrChange w:id="27414" w:author="N F" w:date="2023-12-05T03:09:00Z">
                  <w:rPr>
                    <w:rFonts w:cs="Times New Roman"/>
                  </w:rPr>
                </w:rPrChange>
              </w:rPr>
            </w:pPr>
            <w:r w:rsidRPr="006E6534">
              <w:rPr>
                <w:rFonts w:cs="Times New Roman"/>
                <w:color w:val="000000" w:themeColor="text1"/>
                <w:rPrChange w:id="27415" w:author="N F" w:date="2023-12-05T03:09:00Z">
                  <w:rPr>
                    <w:rFonts w:cs="Times New Roman"/>
                  </w:rPr>
                </w:rPrChange>
              </w:rPr>
              <w:t>Снижение количества нейтрофилов</w:t>
            </w:r>
            <w:r w:rsidRPr="006E6534">
              <w:rPr>
                <w:rFonts w:cs="Times New Roman"/>
                <w:color w:val="000000" w:themeColor="text1"/>
                <w:vertAlign w:val="superscript"/>
                <w:rPrChange w:id="27416" w:author="N F" w:date="2023-12-05T03:09:00Z">
                  <w:rPr>
                    <w:rFonts w:cs="Times New Roman"/>
                    <w:vertAlign w:val="superscript"/>
                  </w:rPr>
                </w:rPrChange>
              </w:rPr>
              <w:t>14</w:t>
            </w:r>
          </w:p>
        </w:tc>
        <w:tc>
          <w:tcPr>
            <w:tcW w:w="3115" w:type="dxa"/>
          </w:tcPr>
          <w:p w14:paraId="06D8F887" w14:textId="77777777" w:rsidR="009029A3" w:rsidRPr="006E6534" w:rsidRDefault="009029A3" w:rsidP="00415551">
            <w:pPr>
              <w:pStyle w:val="SDText"/>
              <w:ind w:firstLine="0"/>
              <w:rPr>
                <w:rFonts w:cs="Times New Roman"/>
                <w:color w:val="000000" w:themeColor="text1"/>
                <w:rPrChange w:id="27417" w:author="N F" w:date="2023-12-05T03:09:00Z">
                  <w:rPr>
                    <w:rFonts w:cs="Times New Roman"/>
                  </w:rPr>
                </w:rPrChange>
              </w:rPr>
            </w:pPr>
            <w:r w:rsidRPr="006E6534">
              <w:rPr>
                <w:rFonts w:cs="Times New Roman"/>
                <w:color w:val="000000" w:themeColor="text1"/>
                <w:rPrChange w:id="27418" w:author="N F" w:date="2023-12-05T03:09:00Z">
                  <w:rPr>
                    <w:rFonts w:cs="Times New Roman"/>
                  </w:rPr>
                </w:rPrChange>
              </w:rPr>
              <w:t>Очень часто (33%)</w:t>
            </w:r>
          </w:p>
        </w:tc>
        <w:tc>
          <w:tcPr>
            <w:tcW w:w="3115" w:type="dxa"/>
          </w:tcPr>
          <w:p w14:paraId="4CC2F80F" w14:textId="77777777" w:rsidR="009029A3" w:rsidRPr="006E6534" w:rsidRDefault="009029A3" w:rsidP="00415551">
            <w:pPr>
              <w:pStyle w:val="SDText"/>
              <w:ind w:firstLine="0"/>
              <w:rPr>
                <w:rFonts w:cs="Times New Roman"/>
                <w:color w:val="000000" w:themeColor="text1"/>
                <w:rPrChange w:id="27419" w:author="N F" w:date="2023-12-05T03:09:00Z">
                  <w:rPr>
                    <w:rFonts w:cs="Times New Roman"/>
                  </w:rPr>
                </w:rPrChange>
              </w:rPr>
            </w:pPr>
            <w:r w:rsidRPr="006E6534">
              <w:rPr>
                <w:rFonts w:cs="Times New Roman"/>
                <w:color w:val="000000" w:themeColor="text1"/>
                <w:rPrChange w:id="27420" w:author="N F" w:date="2023-12-05T03:09:00Z">
                  <w:rPr>
                    <w:rFonts w:cs="Times New Roman"/>
                  </w:rPr>
                </w:rPrChange>
              </w:rPr>
              <w:t>3,2%</w:t>
            </w:r>
          </w:p>
        </w:tc>
      </w:tr>
      <w:tr w:rsidR="006E6534" w:rsidRPr="006E6534" w14:paraId="45003931" w14:textId="77777777" w:rsidTr="00787A04">
        <w:tc>
          <w:tcPr>
            <w:tcW w:w="3115" w:type="dxa"/>
          </w:tcPr>
          <w:p w14:paraId="69EA0766" w14:textId="77777777" w:rsidR="009029A3" w:rsidRPr="006E6534" w:rsidRDefault="009029A3" w:rsidP="00415551">
            <w:pPr>
              <w:pStyle w:val="SDText"/>
              <w:ind w:firstLine="0"/>
              <w:rPr>
                <w:rFonts w:cs="Times New Roman"/>
                <w:color w:val="000000" w:themeColor="text1"/>
                <w:rPrChange w:id="27421" w:author="N F" w:date="2023-12-05T03:09:00Z">
                  <w:rPr>
                    <w:rFonts w:cs="Times New Roman"/>
                  </w:rPr>
                </w:rPrChange>
              </w:rPr>
            </w:pPr>
            <w:r w:rsidRPr="006E6534">
              <w:rPr>
                <w:rFonts w:cs="Times New Roman"/>
                <w:color w:val="000000" w:themeColor="text1"/>
                <w:rPrChange w:id="27422" w:author="N F" w:date="2023-12-05T03:09:00Z">
                  <w:rPr>
                    <w:rFonts w:cs="Times New Roman"/>
                  </w:rPr>
                </w:rPrChange>
              </w:rPr>
              <w:lastRenderedPageBreak/>
              <w:t>Повышение концентрации креатинина в крови</w:t>
            </w:r>
            <w:r w:rsidRPr="006E6534">
              <w:rPr>
                <w:rFonts w:cs="Times New Roman"/>
                <w:color w:val="000000" w:themeColor="text1"/>
                <w:vertAlign w:val="superscript"/>
                <w:rPrChange w:id="27423" w:author="N F" w:date="2023-12-05T03:09:00Z">
                  <w:rPr>
                    <w:rFonts w:cs="Times New Roman"/>
                    <w:vertAlign w:val="superscript"/>
                  </w:rPr>
                </w:rPrChange>
              </w:rPr>
              <w:t>14</w:t>
            </w:r>
          </w:p>
        </w:tc>
        <w:tc>
          <w:tcPr>
            <w:tcW w:w="3115" w:type="dxa"/>
          </w:tcPr>
          <w:p w14:paraId="522ACD10" w14:textId="77777777" w:rsidR="009029A3" w:rsidRPr="006E6534" w:rsidRDefault="009029A3" w:rsidP="00415551">
            <w:pPr>
              <w:pStyle w:val="SDText"/>
              <w:ind w:firstLine="0"/>
              <w:rPr>
                <w:rFonts w:cs="Times New Roman"/>
                <w:color w:val="000000" w:themeColor="text1"/>
                <w:rPrChange w:id="27424" w:author="N F" w:date="2023-12-05T03:09:00Z">
                  <w:rPr>
                    <w:rFonts w:cs="Times New Roman"/>
                  </w:rPr>
                </w:rPrChange>
              </w:rPr>
            </w:pPr>
            <w:r w:rsidRPr="006E6534">
              <w:rPr>
                <w:rFonts w:cs="Times New Roman"/>
                <w:color w:val="000000" w:themeColor="text1"/>
                <w:rPrChange w:id="27425" w:author="N F" w:date="2023-12-05T03:09:00Z">
                  <w:rPr>
                    <w:rFonts w:cs="Times New Roman"/>
                  </w:rPr>
                </w:rPrChange>
              </w:rPr>
              <w:t>Часто (9%)</w:t>
            </w:r>
          </w:p>
        </w:tc>
        <w:tc>
          <w:tcPr>
            <w:tcW w:w="3115" w:type="dxa"/>
          </w:tcPr>
          <w:p w14:paraId="4F09C610" w14:textId="77777777" w:rsidR="009029A3" w:rsidRPr="006E6534" w:rsidRDefault="009029A3" w:rsidP="00415551">
            <w:pPr>
              <w:pStyle w:val="SDText"/>
              <w:ind w:firstLine="0"/>
              <w:rPr>
                <w:rFonts w:cs="Times New Roman"/>
                <w:color w:val="000000" w:themeColor="text1"/>
                <w:rPrChange w:id="27426" w:author="N F" w:date="2023-12-05T03:09:00Z">
                  <w:rPr>
                    <w:rFonts w:cs="Times New Roman"/>
                  </w:rPr>
                </w:rPrChange>
              </w:rPr>
            </w:pPr>
            <w:r w:rsidRPr="006E6534">
              <w:rPr>
                <w:rFonts w:cs="Times New Roman"/>
                <w:color w:val="000000" w:themeColor="text1"/>
                <w:rPrChange w:id="27427" w:author="N F" w:date="2023-12-05T03:09:00Z">
                  <w:rPr>
                    <w:rFonts w:cs="Times New Roman"/>
                  </w:rPr>
                </w:rPrChange>
              </w:rPr>
              <w:t>0%</w:t>
            </w:r>
          </w:p>
        </w:tc>
      </w:tr>
      <w:tr w:rsidR="006E6534" w:rsidRPr="006E6534" w14:paraId="582C7B1D" w14:textId="77777777" w:rsidTr="00787A04">
        <w:trPr>
          <w:ins w:id="27428" w:author="N F" w:date="2023-08-09T00:15:00Z"/>
        </w:trPr>
        <w:tc>
          <w:tcPr>
            <w:tcW w:w="9345" w:type="dxa"/>
            <w:gridSpan w:val="3"/>
          </w:tcPr>
          <w:p w14:paraId="5F7A40ED" w14:textId="493E0C4A" w:rsidR="00855D5C" w:rsidRPr="006E6534" w:rsidRDefault="00855D5C" w:rsidP="00855D5C">
            <w:pPr>
              <w:pStyle w:val="SDcomments"/>
              <w:ind w:firstLine="0"/>
              <w:rPr>
                <w:ins w:id="27429" w:author="N F" w:date="2023-08-09T00:15:00Z"/>
                <w:rFonts w:cs="Times New Roman"/>
                <w:b/>
                <w:bCs/>
                <w:color w:val="000000" w:themeColor="text1"/>
                <w:rPrChange w:id="27430" w:author="N F" w:date="2023-12-05T03:09:00Z">
                  <w:rPr>
                    <w:ins w:id="27431" w:author="N F" w:date="2023-08-09T00:15:00Z"/>
                  </w:rPr>
                </w:rPrChange>
              </w:rPr>
            </w:pPr>
            <w:moveToRangeStart w:id="27432" w:author="N F" w:date="2023-08-09T00:15:00Z" w:name="move142432547"/>
            <w:moveTo w:id="27433" w:author="N F" w:date="2023-08-09T00:15:00Z">
              <w:r w:rsidRPr="006E6534">
                <w:rPr>
                  <w:rFonts w:cs="Times New Roman"/>
                  <w:b/>
                  <w:bCs/>
                  <w:color w:val="000000" w:themeColor="text1"/>
                  <w:rPrChange w:id="27434" w:author="N F" w:date="2023-12-05T03:09:00Z">
                    <w:rPr>
                      <w:i/>
                      <w:iCs/>
                    </w:rPr>
                  </w:rPrChange>
                </w:rPr>
                <w:t>Примечани</w:t>
              </w:r>
            </w:moveTo>
            <w:ins w:id="27435" w:author="N F" w:date="2023-08-09T00:21:00Z">
              <w:r w:rsidRPr="006E6534">
                <w:rPr>
                  <w:rFonts w:cs="Times New Roman"/>
                  <w:b/>
                  <w:bCs/>
                  <w:color w:val="000000" w:themeColor="text1"/>
                  <w:rPrChange w:id="27436" w:author="N F" w:date="2023-12-05T03:09:00Z">
                    <w:rPr>
                      <w:rFonts w:cs="Times New Roman"/>
                      <w:b/>
                      <w:bCs/>
                    </w:rPr>
                  </w:rPrChange>
                </w:rPr>
                <w:t>е</w:t>
              </w:r>
            </w:ins>
            <w:moveTo w:id="27437" w:author="N F" w:date="2023-08-09T00:15:00Z">
              <w:del w:id="27438" w:author="N F" w:date="2023-08-09T00:21:00Z">
                <w:r w:rsidRPr="006E6534" w:rsidDel="00855D5C">
                  <w:rPr>
                    <w:rFonts w:cs="Times New Roman"/>
                    <w:b/>
                    <w:bCs/>
                    <w:color w:val="000000" w:themeColor="text1"/>
                    <w:rPrChange w:id="27439" w:author="N F" w:date="2023-12-05T03:09:00Z">
                      <w:rPr>
                        <w:i/>
                        <w:iCs/>
                      </w:rPr>
                    </w:rPrChange>
                  </w:rPr>
                  <w:delText>я</w:delText>
                </w:r>
              </w:del>
              <w:r w:rsidRPr="006E6534">
                <w:rPr>
                  <w:rFonts w:cs="Times New Roman"/>
                  <w:b/>
                  <w:bCs/>
                  <w:color w:val="000000" w:themeColor="text1"/>
                  <w:rPrChange w:id="27440" w:author="N F" w:date="2023-12-05T03:09:00Z">
                    <w:rPr>
                      <w:i/>
                      <w:iCs/>
                    </w:rPr>
                  </w:rPrChange>
                </w:rPr>
                <w:t>:</w:t>
              </w:r>
              <w:r w:rsidRPr="006E6534">
                <w:rPr>
                  <w:rFonts w:cs="Times New Roman"/>
                  <w:b/>
                  <w:bCs/>
                  <w:color w:val="000000" w:themeColor="text1"/>
                  <w:rPrChange w:id="27441" w:author="N F" w:date="2023-12-05T03:09:00Z">
                    <w:rPr/>
                  </w:rPrChange>
                </w:rPr>
                <w:t xml:space="preserve"> </w:t>
              </w:r>
            </w:moveTo>
          </w:p>
          <w:p w14:paraId="6343EAE0" w14:textId="6312B36D" w:rsidR="00855D5C" w:rsidRPr="006E6534" w:rsidRDefault="00855D5C">
            <w:pPr>
              <w:pStyle w:val="SDcomments"/>
              <w:ind w:firstLine="0"/>
              <w:rPr>
                <w:moveTo w:id="27442" w:author="N F" w:date="2023-08-09T00:15:00Z"/>
                <w:rFonts w:cs="Times New Roman"/>
                <w:color w:val="000000" w:themeColor="text1"/>
                <w:rPrChange w:id="27443" w:author="N F" w:date="2023-12-05T03:09:00Z">
                  <w:rPr>
                    <w:moveTo w:id="27444" w:author="N F" w:date="2023-08-09T00:15:00Z"/>
                    <w:rFonts w:cs="Times New Roman"/>
                  </w:rPr>
                </w:rPrChange>
              </w:rPr>
              <w:pPrChange w:id="27445" w:author="N F" w:date="2023-08-09T00:15:00Z">
                <w:pPr>
                  <w:pStyle w:val="SDcomments"/>
                </w:pPr>
              </w:pPrChange>
            </w:pPr>
            <w:moveTo w:id="27446" w:author="N F" w:date="2023-08-09T00:15:00Z">
              <w:r w:rsidRPr="006E6534">
                <w:rPr>
                  <w:rFonts w:cs="Times New Roman"/>
                  <w:color w:val="000000" w:themeColor="text1"/>
                  <w:lang w:val="en-US"/>
                  <w:rPrChange w:id="27447" w:author="N F" w:date="2023-12-05T03:09:00Z">
                    <w:rPr>
                      <w:rFonts w:cs="Times New Roman"/>
                      <w:lang w:val="en-US"/>
                    </w:rPr>
                  </w:rPrChange>
                </w:rPr>
                <w:t>MedDRA</w:t>
              </w:r>
              <w:r w:rsidRPr="006E6534">
                <w:rPr>
                  <w:rFonts w:cs="Times New Roman"/>
                  <w:color w:val="000000" w:themeColor="text1"/>
                  <w:rPrChange w:id="27448" w:author="N F" w:date="2023-12-05T03:09:00Z">
                    <w:rPr>
                      <w:rFonts w:cs="Times New Roman"/>
                    </w:rPr>
                  </w:rPrChange>
                </w:rPr>
                <w:t xml:space="preserve"> – Медицинский словарь нормативно-правовой деятельности (medical dictionary for regulatory activities); </w:t>
              </w:r>
              <w:r w:rsidRPr="006E6534">
                <w:rPr>
                  <w:rFonts w:cs="Times New Roman"/>
                  <w:color w:val="000000" w:themeColor="text1"/>
                  <w:lang w:val="en-US"/>
                  <w:rPrChange w:id="27449" w:author="N F" w:date="2023-12-05T03:09:00Z">
                    <w:rPr>
                      <w:rFonts w:cs="Times New Roman"/>
                      <w:lang w:val="en-US"/>
                    </w:rPr>
                  </w:rPrChange>
                </w:rPr>
                <w:t>CTCAE</w:t>
              </w:r>
              <w:r w:rsidRPr="006E6534">
                <w:rPr>
                  <w:rFonts w:cs="Times New Roman"/>
                  <w:color w:val="000000" w:themeColor="text1"/>
                  <w:rPrChange w:id="27450" w:author="N F" w:date="2023-12-05T03:09:00Z">
                    <w:rPr>
                      <w:rFonts w:cs="Times New Roman"/>
                    </w:rPr>
                  </w:rPrChange>
                </w:rPr>
                <w:t xml:space="preserve"> – Общие терминологические критерии нежелательных явлений (Common </w:t>
              </w:r>
              <w:r w:rsidRPr="006E6534">
                <w:rPr>
                  <w:rFonts w:cs="Times New Roman"/>
                  <w:color w:val="000000" w:themeColor="text1"/>
                  <w:lang w:val="en-US"/>
                  <w:rPrChange w:id="27451" w:author="N F" w:date="2023-12-05T03:09:00Z">
                    <w:rPr>
                      <w:rFonts w:cs="Times New Roman"/>
                      <w:lang w:val="en-US"/>
                    </w:rPr>
                  </w:rPrChange>
                </w:rPr>
                <w:t>t</w:t>
              </w:r>
              <w:r w:rsidRPr="006E6534">
                <w:rPr>
                  <w:rFonts w:cs="Times New Roman"/>
                  <w:color w:val="000000" w:themeColor="text1"/>
                  <w:rPrChange w:id="27452" w:author="N F" w:date="2023-12-05T03:09:00Z">
                    <w:rPr>
                      <w:rFonts w:cs="Times New Roman"/>
                    </w:rPr>
                  </w:rPrChange>
                </w:rPr>
                <w:t xml:space="preserve">erminology </w:t>
              </w:r>
              <w:r w:rsidRPr="006E6534">
                <w:rPr>
                  <w:rFonts w:cs="Times New Roman"/>
                  <w:color w:val="000000" w:themeColor="text1"/>
                  <w:lang w:val="en-US"/>
                  <w:rPrChange w:id="27453" w:author="N F" w:date="2023-12-05T03:09:00Z">
                    <w:rPr>
                      <w:rFonts w:cs="Times New Roman"/>
                      <w:lang w:val="en-US"/>
                    </w:rPr>
                  </w:rPrChange>
                </w:rPr>
                <w:t>c</w:t>
              </w:r>
              <w:r w:rsidRPr="006E6534">
                <w:rPr>
                  <w:rFonts w:cs="Times New Roman"/>
                  <w:color w:val="000000" w:themeColor="text1"/>
                  <w:rPrChange w:id="27454" w:author="N F" w:date="2023-12-05T03:09:00Z">
                    <w:rPr>
                      <w:rFonts w:cs="Times New Roman"/>
                    </w:rPr>
                  </w:rPrChange>
                </w:rPr>
                <w:t xml:space="preserve">riteria for </w:t>
              </w:r>
              <w:r w:rsidRPr="006E6534">
                <w:rPr>
                  <w:rFonts w:cs="Times New Roman"/>
                  <w:color w:val="000000" w:themeColor="text1"/>
                  <w:lang w:val="en-US"/>
                  <w:rPrChange w:id="27455" w:author="N F" w:date="2023-12-05T03:09:00Z">
                    <w:rPr>
                      <w:rFonts w:cs="Times New Roman"/>
                      <w:lang w:val="en-US"/>
                    </w:rPr>
                  </w:rPrChange>
                </w:rPr>
                <w:t>a</w:t>
              </w:r>
              <w:r w:rsidRPr="006E6534">
                <w:rPr>
                  <w:rFonts w:cs="Times New Roman"/>
                  <w:color w:val="000000" w:themeColor="text1"/>
                  <w:rPrChange w:id="27456" w:author="N F" w:date="2023-12-05T03:09:00Z">
                    <w:rPr>
                      <w:rFonts w:cs="Times New Roman"/>
                    </w:rPr>
                  </w:rPrChange>
                </w:rPr>
                <w:t xml:space="preserve">dverse </w:t>
              </w:r>
              <w:r w:rsidRPr="006E6534">
                <w:rPr>
                  <w:rFonts w:cs="Times New Roman"/>
                  <w:color w:val="000000" w:themeColor="text1"/>
                  <w:lang w:val="en-US"/>
                  <w:rPrChange w:id="27457" w:author="N F" w:date="2023-12-05T03:09:00Z">
                    <w:rPr>
                      <w:rFonts w:cs="Times New Roman"/>
                      <w:lang w:val="en-US"/>
                    </w:rPr>
                  </w:rPrChange>
                </w:rPr>
                <w:t>e</w:t>
              </w:r>
              <w:r w:rsidRPr="006E6534">
                <w:rPr>
                  <w:rFonts w:cs="Times New Roman"/>
                  <w:color w:val="000000" w:themeColor="text1"/>
                  <w:rPrChange w:id="27458" w:author="N F" w:date="2023-12-05T03:09:00Z">
                    <w:rPr>
                      <w:rFonts w:cs="Times New Roman"/>
                    </w:rPr>
                  </w:rPrChange>
                </w:rPr>
                <w:t xml:space="preserve">vents); 1 – объединенные данные из исследований </w:t>
              </w:r>
              <w:r w:rsidRPr="006E6534">
                <w:rPr>
                  <w:rFonts w:cs="Times New Roman"/>
                  <w:color w:val="000000" w:themeColor="text1"/>
                  <w:lang w:val="en-US"/>
                  <w:rPrChange w:id="27459" w:author="N F" w:date="2023-12-05T03:09:00Z">
                    <w:rPr>
                      <w:rFonts w:cs="Times New Roman"/>
                      <w:lang w:val="en-US"/>
                    </w:rPr>
                  </w:rPrChange>
                </w:rPr>
                <w:t>ADAURA</w:t>
              </w:r>
              <w:r w:rsidRPr="006E6534">
                <w:rPr>
                  <w:rFonts w:cs="Times New Roman"/>
                  <w:color w:val="000000" w:themeColor="text1"/>
                  <w:rPrChange w:id="27460" w:author="N F" w:date="2023-12-05T03:09:00Z">
                    <w:rPr>
                      <w:rFonts w:cs="Times New Roman"/>
                    </w:rPr>
                  </w:rPrChange>
                </w:rPr>
                <w:t xml:space="preserve">, </w:t>
              </w:r>
              <w:r w:rsidRPr="006E6534">
                <w:rPr>
                  <w:rFonts w:cs="Times New Roman"/>
                  <w:color w:val="000000" w:themeColor="text1"/>
                  <w:lang w:val="en-US"/>
                  <w:rPrChange w:id="27461" w:author="N F" w:date="2023-12-05T03:09:00Z">
                    <w:rPr>
                      <w:rFonts w:cs="Times New Roman"/>
                      <w:lang w:val="en-US"/>
                    </w:rPr>
                  </w:rPrChange>
                </w:rPr>
                <w:t>FLAURA</w:t>
              </w:r>
              <w:r w:rsidRPr="006E6534">
                <w:rPr>
                  <w:rFonts w:cs="Times New Roman"/>
                  <w:color w:val="000000" w:themeColor="text1"/>
                  <w:rPrChange w:id="27462" w:author="N F" w:date="2023-12-05T03:09:00Z">
                    <w:rPr>
                      <w:rFonts w:cs="Times New Roman"/>
                    </w:rPr>
                  </w:rPrChange>
                </w:rPr>
                <w:t xml:space="preserve"> и </w:t>
              </w:r>
              <w:r w:rsidRPr="006E6534">
                <w:rPr>
                  <w:rFonts w:cs="Times New Roman"/>
                  <w:color w:val="000000" w:themeColor="text1"/>
                  <w:lang w:val="en-US"/>
                  <w:rPrChange w:id="27463" w:author="N F" w:date="2023-12-05T03:09:00Z">
                    <w:rPr>
                      <w:rFonts w:cs="Times New Roman"/>
                      <w:lang w:val="en-US"/>
                    </w:rPr>
                  </w:rPrChange>
                </w:rPr>
                <w:t>AURA</w:t>
              </w:r>
              <w:r w:rsidRPr="006E6534">
                <w:rPr>
                  <w:rFonts w:cs="Times New Roman"/>
                  <w:color w:val="000000" w:themeColor="text1"/>
                  <w:rPrChange w:id="27464" w:author="N F" w:date="2023-12-05T03:09:00Z">
                    <w:rPr>
                      <w:rFonts w:cs="Times New Roman"/>
                    </w:rPr>
                  </w:rPrChange>
                </w:rPr>
                <w:t xml:space="preserve"> (</w:t>
              </w:r>
              <w:r w:rsidRPr="006E6534">
                <w:rPr>
                  <w:rFonts w:cs="Times New Roman"/>
                  <w:color w:val="000000" w:themeColor="text1"/>
                  <w:lang w:val="en-US"/>
                  <w:rPrChange w:id="27465" w:author="N F" w:date="2023-12-05T03:09:00Z">
                    <w:rPr>
                      <w:rFonts w:cs="Times New Roman"/>
                      <w:lang w:val="en-US"/>
                    </w:rPr>
                  </w:rPrChange>
                </w:rPr>
                <w:t>AURA</w:t>
              </w:r>
              <w:r w:rsidRPr="006E6534">
                <w:rPr>
                  <w:rFonts w:cs="Times New Roman"/>
                  <w:color w:val="000000" w:themeColor="text1"/>
                  <w:rPrChange w:id="27466" w:author="N F" w:date="2023-12-05T03:09:00Z">
                    <w:rPr>
                      <w:rFonts w:cs="Times New Roman"/>
                    </w:rPr>
                  </w:rPrChange>
                </w:rPr>
                <w:t xml:space="preserve"> 3, </w:t>
              </w:r>
              <w:r w:rsidRPr="006E6534">
                <w:rPr>
                  <w:rFonts w:cs="Times New Roman"/>
                  <w:color w:val="000000" w:themeColor="text1"/>
                  <w:lang w:val="en-US"/>
                  <w:rPrChange w:id="27467" w:author="N F" w:date="2023-12-05T03:09:00Z">
                    <w:rPr>
                      <w:rFonts w:cs="Times New Roman"/>
                      <w:lang w:val="en-US"/>
                    </w:rPr>
                  </w:rPrChange>
                </w:rPr>
                <w:t>AURAex</w:t>
              </w:r>
              <w:r w:rsidRPr="006E6534">
                <w:rPr>
                  <w:rFonts w:cs="Times New Roman"/>
                  <w:color w:val="000000" w:themeColor="text1"/>
                  <w:rPrChange w:id="27468" w:author="N F" w:date="2023-12-05T03:09:00Z">
                    <w:rPr>
                      <w:rFonts w:cs="Times New Roman"/>
                    </w:rPr>
                  </w:rPrChange>
                </w:rPr>
                <w:t xml:space="preserve">); приведены сведения о явлениях, возникших у пациентов, получавших, как минимум, одну дозу препарата Тагриссо в качестве рандомизированной терапии; 2 – включает: интерстициальная болезнь легких, пневмонит; 3 – зарегистрировано 5 явлений 5 степени тяжести по </w:t>
              </w:r>
              <w:r w:rsidRPr="006E6534">
                <w:rPr>
                  <w:rFonts w:cs="Times New Roman"/>
                  <w:color w:val="000000" w:themeColor="text1"/>
                  <w:lang w:val="en-US"/>
                  <w:rPrChange w:id="27469" w:author="N F" w:date="2023-12-05T03:09:00Z">
                    <w:rPr>
                      <w:rFonts w:cs="Times New Roman"/>
                      <w:lang w:val="en-US"/>
                    </w:rPr>
                  </w:rPrChange>
                </w:rPr>
                <w:t>CTCAE</w:t>
              </w:r>
              <w:r w:rsidRPr="006E6534">
                <w:rPr>
                  <w:rFonts w:cs="Times New Roman"/>
                  <w:color w:val="000000" w:themeColor="text1"/>
                  <w:rPrChange w:id="27470" w:author="N F" w:date="2023-12-05T03:09:00Z">
                    <w:rPr>
                      <w:rFonts w:cs="Times New Roman"/>
                    </w:rPr>
                  </w:rPrChange>
                </w:rPr>
                <w:t xml:space="preserve"> (летальные); 4 – включает: изъязвление ротовой полости, стоматит; 5 – включает: эрозия роговицы, эпителиальный дефект роговицы, кератит, точечный кератит; 6 – включает: акне, дерматит, акнеформный дерматит, лекарственная сыпь, эритема, фолликулит, пустула, сыпь, эритематозная сыпь, фолликулярная сыпь; генерализованная сыпь, макулезная сыпь, макуло-папулезная сыпь, папулезная сыпь, зудящая сыпь, пустулезная сыпь, везикулярная сыпь, эрозия кожи; 7 – включает: заболевание ногтевого ложа, инфекция ногтевого ложа, воспаление ногтевого ложа, обесцвечивание ногтей, заболевание ногтей, дистрофия ногтей бугристость ногтей, токсическое поражение ногтей, онихоклазия, онихолизис, онихомадезис, онихомаляция, паронихия; 8 – включает: сухость кожи, экзема, трещины на коже, ксеродерма, ксероз; 9 – включает: зуд век, зуд, генерализованный зуд; 10 – мультиформная эритема была отмечена у 5 из 1479 пациентов в исследованиях </w:t>
              </w:r>
              <w:r w:rsidRPr="006E6534">
                <w:rPr>
                  <w:rFonts w:cs="Times New Roman"/>
                  <w:color w:val="000000" w:themeColor="text1"/>
                  <w:lang w:val="en-US"/>
                  <w:rPrChange w:id="27471" w:author="N F" w:date="2023-12-05T03:09:00Z">
                    <w:rPr>
                      <w:rFonts w:cs="Times New Roman"/>
                      <w:lang w:val="en-US"/>
                    </w:rPr>
                  </w:rPrChange>
                </w:rPr>
                <w:t>ADAURA</w:t>
              </w:r>
              <w:r w:rsidRPr="006E6534">
                <w:rPr>
                  <w:rFonts w:cs="Times New Roman"/>
                  <w:color w:val="000000" w:themeColor="text1"/>
                  <w:rPrChange w:id="27472" w:author="N F" w:date="2023-12-05T03:09:00Z">
                    <w:rPr>
                      <w:rFonts w:cs="Times New Roman"/>
                    </w:rPr>
                  </w:rPrChange>
                </w:rPr>
                <w:t xml:space="preserve">, </w:t>
              </w:r>
              <w:r w:rsidRPr="006E6534">
                <w:rPr>
                  <w:rFonts w:cs="Times New Roman"/>
                  <w:color w:val="000000" w:themeColor="text1"/>
                  <w:lang w:val="en-US"/>
                  <w:rPrChange w:id="27473" w:author="N F" w:date="2023-12-05T03:09:00Z">
                    <w:rPr>
                      <w:rFonts w:cs="Times New Roman"/>
                      <w:lang w:val="en-US"/>
                    </w:rPr>
                  </w:rPrChange>
                </w:rPr>
                <w:t>AURA</w:t>
              </w:r>
              <w:r w:rsidRPr="006E6534">
                <w:rPr>
                  <w:rFonts w:cs="Times New Roman"/>
                  <w:color w:val="000000" w:themeColor="text1"/>
                  <w:rPrChange w:id="27474" w:author="N F" w:date="2023-12-05T03:09:00Z">
                    <w:rPr>
                      <w:rFonts w:cs="Times New Roman"/>
                    </w:rPr>
                  </w:rPrChange>
                </w:rPr>
                <w:t xml:space="preserve"> и </w:t>
              </w:r>
              <w:r w:rsidRPr="006E6534">
                <w:rPr>
                  <w:rFonts w:cs="Times New Roman"/>
                  <w:color w:val="000000" w:themeColor="text1"/>
                  <w:lang w:val="en-US"/>
                  <w:rPrChange w:id="27475" w:author="N F" w:date="2023-12-05T03:09:00Z">
                    <w:rPr>
                      <w:rFonts w:cs="Times New Roman"/>
                      <w:lang w:val="en-US"/>
                    </w:rPr>
                  </w:rPrChange>
                </w:rPr>
                <w:t>FLAURA</w:t>
              </w:r>
              <w:r w:rsidRPr="006E6534">
                <w:rPr>
                  <w:rFonts w:cs="Times New Roman"/>
                  <w:color w:val="000000" w:themeColor="text1"/>
                  <w:rPrChange w:id="27476" w:author="N F" w:date="2023-12-05T03:09:00Z">
                    <w:rPr>
                      <w:rFonts w:cs="Times New Roman"/>
                    </w:rPr>
                  </w:rPrChange>
                </w:rPr>
                <w:t>, также были получены постмаркетинговые сообщения о случаях мультиформной эритемы, в том числе, 7 сообщений в исследовании постмаркетингового наблюдения (</w:t>
              </w:r>
              <w:r w:rsidRPr="006E6534">
                <w:rPr>
                  <w:rFonts w:cs="Times New Roman"/>
                  <w:color w:val="000000" w:themeColor="text1"/>
                  <w:lang w:val="en-US"/>
                  <w:rPrChange w:id="27477" w:author="N F" w:date="2023-12-05T03:09:00Z">
                    <w:rPr>
                      <w:rFonts w:cs="Times New Roman"/>
                      <w:lang w:val="en-US"/>
                    </w:rPr>
                  </w:rPrChange>
                </w:rPr>
                <w:t>N</w:t>
              </w:r>
              <w:r w:rsidRPr="006E6534">
                <w:rPr>
                  <w:rFonts w:cs="Times New Roman"/>
                  <w:color w:val="000000" w:themeColor="text1"/>
                  <w:rPrChange w:id="27478" w:author="N F" w:date="2023-12-05T03:09:00Z">
                    <w:rPr>
                      <w:rFonts w:cs="Times New Roman"/>
                    </w:rPr>
                  </w:rPrChange>
                </w:rPr>
                <w:t xml:space="preserve"> = 3578); 11 – расчетная частота, верхний предел 95% доверительного интервала для расчетного значения составляет 3/1479 (0,2%); 12 – один случай был отмечен в постмаркетинговом исследовании, частота была оценена по данным исследований </w:t>
              </w:r>
              <w:r w:rsidRPr="006E6534">
                <w:rPr>
                  <w:rFonts w:cs="Times New Roman"/>
                  <w:color w:val="000000" w:themeColor="text1"/>
                  <w:lang w:val="en-US"/>
                  <w:rPrChange w:id="27479" w:author="N F" w:date="2023-12-05T03:09:00Z">
                    <w:rPr>
                      <w:rFonts w:cs="Times New Roman"/>
                      <w:lang w:val="en-US"/>
                    </w:rPr>
                  </w:rPrChange>
                </w:rPr>
                <w:t>ADAURA</w:t>
              </w:r>
              <w:r w:rsidRPr="006E6534">
                <w:rPr>
                  <w:rFonts w:cs="Times New Roman"/>
                  <w:color w:val="000000" w:themeColor="text1"/>
                  <w:rPrChange w:id="27480" w:author="N F" w:date="2023-12-05T03:09:00Z">
                    <w:rPr>
                      <w:rFonts w:cs="Times New Roman"/>
                    </w:rPr>
                  </w:rPrChange>
                </w:rPr>
                <w:t xml:space="preserve">, </w:t>
              </w:r>
              <w:r w:rsidRPr="006E6534">
                <w:rPr>
                  <w:rFonts w:cs="Times New Roman"/>
                  <w:color w:val="000000" w:themeColor="text1"/>
                  <w:lang w:val="en-US"/>
                  <w:rPrChange w:id="27481" w:author="N F" w:date="2023-12-05T03:09:00Z">
                    <w:rPr>
                      <w:rFonts w:cs="Times New Roman"/>
                      <w:lang w:val="en-US"/>
                    </w:rPr>
                  </w:rPrChange>
                </w:rPr>
                <w:t>FLAURA</w:t>
              </w:r>
              <w:r w:rsidRPr="006E6534">
                <w:rPr>
                  <w:rFonts w:cs="Times New Roman"/>
                  <w:color w:val="000000" w:themeColor="text1"/>
                  <w:rPrChange w:id="27482" w:author="N F" w:date="2023-12-05T03:09:00Z">
                    <w:rPr>
                      <w:rFonts w:cs="Times New Roman"/>
                    </w:rPr>
                  </w:rPrChange>
                </w:rPr>
                <w:t xml:space="preserve">, </w:t>
              </w:r>
              <w:r w:rsidRPr="006E6534">
                <w:rPr>
                  <w:rFonts w:cs="Times New Roman"/>
                  <w:color w:val="000000" w:themeColor="text1"/>
                  <w:lang w:val="en-US"/>
                  <w:rPrChange w:id="27483" w:author="N F" w:date="2023-12-05T03:09:00Z">
                    <w:rPr>
                      <w:rFonts w:cs="Times New Roman"/>
                      <w:lang w:val="en-US"/>
                    </w:rPr>
                  </w:rPrChange>
                </w:rPr>
                <w:t>AURA</w:t>
              </w:r>
              <w:r w:rsidRPr="006E6534">
                <w:rPr>
                  <w:rFonts w:cs="Times New Roman"/>
                  <w:color w:val="000000" w:themeColor="text1"/>
                  <w:rPrChange w:id="27484" w:author="N F" w:date="2023-12-05T03:09:00Z">
                    <w:rPr>
                      <w:rFonts w:cs="Times New Roman"/>
                    </w:rPr>
                  </w:rPrChange>
                </w:rPr>
                <w:t xml:space="preserve"> и постмаркетингового исследования (</w:t>
              </w:r>
              <w:r w:rsidRPr="006E6534">
                <w:rPr>
                  <w:rFonts w:cs="Times New Roman"/>
                  <w:color w:val="000000" w:themeColor="text1"/>
                  <w:lang w:val="en-US"/>
                  <w:rPrChange w:id="27485" w:author="N F" w:date="2023-12-05T03:09:00Z">
                    <w:rPr>
                      <w:rFonts w:cs="Times New Roman"/>
                      <w:lang w:val="en-US"/>
                    </w:rPr>
                  </w:rPrChange>
                </w:rPr>
                <w:t>N</w:t>
              </w:r>
              <w:r w:rsidRPr="006E6534">
                <w:rPr>
                  <w:rFonts w:cs="Times New Roman"/>
                  <w:color w:val="000000" w:themeColor="text1"/>
                  <w:rPrChange w:id="27486" w:author="N F" w:date="2023-12-05T03:09:00Z">
                    <w:rPr>
                      <w:rFonts w:cs="Times New Roman"/>
                    </w:rPr>
                  </w:rPrChange>
                </w:rPr>
                <w:t xml:space="preserve"> = 5057); 13 – частота удлинения интервала </w:t>
              </w:r>
              <w:r w:rsidRPr="006E6534">
                <w:rPr>
                  <w:rFonts w:cs="Times New Roman"/>
                  <w:color w:val="000000" w:themeColor="text1"/>
                  <w:lang w:val="en-US"/>
                  <w:rPrChange w:id="27487" w:author="N F" w:date="2023-12-05T03:09:00Z">
                    <w:rPr>
                      <w:rFonts w:cs="Times New Roman"/>
                      <w:lang w:val="en-US"/>
                    </w:rPr>
                  </w:rPrChange>
                </w:rPr>
                <w:t>QTcF</w:t>
              </w:r>
              <w:r w:rsidRPr="006E6534">
                <w:rPr>
                  <w:rFonts w:cs="Times New Roman"/>
                  <w:color w:val="000000" w:themeColor="text1"/>
                  <w:rPrChange w:id="27488" w:author="N F" w:date="2023-12-05T03:09:00Z">
                    <w:rPr>
                      <w:rFonts w:cs="Times New Roman"/>
                    </w:rPr>
                  </w:rPrChange>
                </w:rPr>
                <w:t xml:space="preserve"> &gt; 500 мсек; 14 – отражает частоту лабораторных отклонений, а не частоту отмеченных нежелательных явлений. </w:t>
              </w:r>
            </w:moveTo>
          </w:p>
          <w:moveToRangeEnd w:id="27432"/>
          <w:p w14:paraId="41E70EB8" w14:textId="77777777" w:rsidR="00855D5C" w:rsidRPr="006E6534" w:rsidRDefault="00855D5C" w:rsidP="00415551">
            <w:pPr>
              <w:pStyle w:val="SDText"/>
              <w:ind w:firstLine="0"/>
              <w:rPr>
                <w:ins w:id="27489" w:author="N F" w:date="2023-08-09T00:15:00Z"/>
                <w:rFonts w:cs="Times New Roman"/>
                <w:color w:val="000000" w:themeColor="text1"/>
                <w:rPrChange w:id="27490" w:author="N F" w:date="2023-12-05T03:09:00Z">
                  <w:rPr>
                    <w:ins w:id="27491" w:author="N F" w:date="2023-08-09T00:15:00Z"/>
                    <w:rFonts w:cs="Times New Roman"/>
                  </w:rPr>
                </w:rPrChange>
              </w:rPr>
            </w:pPr>
          </w:p>
        </w:tc>
      </w:tr>
    </w:tbl>
    <w:p w14:paraId="349EDD6D" w14:textId="520D5E5C" w:rsidR="009029A3" w:rsidRPr="006E6534" w:rsidRDefault="009029A3" w:rsidP="000D36A2">
      <w:pPr>
        <w:pStyle w:val="SDText"/>
        <w:ind w:firstLine="0"/>
        <w:rPr>
          <w:moveFrom w:id="27492" w:author="N F" w:date="2023-08-09T00:15:00Z"/>
          <w:rFonts w:cs="Times New Roman"/>
          <w:i/>
          <w:iCs/>
          <w:color w:val="000000" w:themeColor="text1"/>
          <w:rPrChange w:id="27493" w:author="N F" w:date="2023-12-05T03:09:00Z">
            <w:rPr>
              <w:moveFrom w:id="27494" w:author="N F" w:date="2023-08-09T00:15:00Z"/>
              <w:rFonts w:cs="Times New Roman"/>
              <w:i/>
              <w:iCs/>
            </w:rPr>
          </w:rPrChange>
        </w:rPr>
      </w:pPr>
      <w:moveFromRangeStart w:id="27495" w:author="N F" w:date="2023-08-09T00:15:00Z" w:name="move142432547"/>
      <w:moveFrom w:id="27496" w:author="N F" w:date="2023-08-09T00:15:00Z">
        <w:r w:rsidRPr="006E6534" w:rsidDel="00855D5C">
          <w:rPr>
            <w:rFonts w:cs="Times New Roman"/>
            <w:i/>
            <w:iCs/>
            <w:color w:val="000000" w:themeColor="text1"/>
            <w:rPrChange w:id="27497" w:author="N F" w:date="2023-12-05T03:09:00Z">
              <w:rPr>
                <w:rFonts w:cs="Times New Roman"/>
                <w:i/>
                <w:iCs/>
              </w:rPr>
            </w:rPrChange>
          </w:rPr>
          <w:t>Примечания:</w:t>
        </w:r>
        <w:r w:rsidRPr="006E6534" w:rsidDel="00855D5C">
          <w:rPr>
            <w:rFonts w:cs="Times New Roman"/>
            <w:color w:val="000000" w:themeColor="text1"/>
            <w:rPrChange w:id="27498" w:author="N F" w:date="2023-12-05T03:09:00Z">
              <w:rPr>
                <w:rFonts w:cs="Times New Roman"/>
              </w:rPr>
            </w:rPrChange>
          </w:rPr>
          <w:t xml:space="preserve"> </w:t>
        </w:r>
        <w:r w:rsidRPr="006E6534" w:rsidDel="00855D5C">
          <w:rPr>
            <w:rFonts w:cs="Times New Roman"/>
            <w:color w:val="000000" w:themeColor="text1"/>
            <w:lang w:val="en-US"/>
            <w:rPrChange w:id="27499" w:author="N F" w:date="2023-12-05T03:09:00Z">
              <w:rPr>
                <w:rFonts w:cs="Times New Roman"/>
                <w:lang w:val="en-US"/>
              </w:rPr>
            </w:rPrChange>
          </w:rPr>
          <w:t>MedDRA</w:t>
        </w:r>
        <w:r w:rsidRPr="006E6534" w:rsidDel="00855D5C">
          <w:rPr>
            <w:rFonts w:cs="Times New Roman"/>
            <w:color w:val="000000" w:themeColor="text1"/>
            <w:rPrChange w:id="27500" w:author="N F" w:date="2023-12-05T03:09:00Z">
              <w:rPr>
                <w:rFonts w:cs="Times New Roman"/>
              </w:rPr>
            </w:rPrChange>
          </w:rPr>
          <w:t xml:space="preserve"> – Медицинский словарь нормативно-правовой деятельности (medical dictionary for regulatory activities); </w:t>
        </w:r>
        <w:r w:rsidRPr="006E6534" w:rsidDel="00855D5C">
          <w:rPr>
            <w:rFonts w:cs="Times New Roman"/>
            <w:color w:val="000000" w:themeColor="text1"/>
            <w:lang w:val="en-US"/>
            <w:rPrChange w:id="27501" w:author="N F" w:date="2023-12-05T03:09:00Z">
              <w:rPr>
                <w:rFonts w:cs="Times New Roman"/>
                <w:lang w:val="en-US"/>
              </w:rPr>
            </w:rPrChange>
          </w:rPr>
          <w:t>CTCAE</w:t>
        </w:r>
        <w:r w:rsidRPr="006E6534" w:rsidDel="00855D5C">
          <w:rPr>
            <w:rFonts w:cs="Times New Roman"/>
            <w:color w:val="000000" w:themeColor="text1"/>
            <w:rPrChange w:id="27502" w:author="N F" w:date="2023-12-05T03:09:00Z">
              <w:rPr>
                <w:rFonts w:cs="Times New Roman"/>
              </w:rPr>
            </w:rPrChange>
          </w:rPr>
          <w:t xml:space="preserve"> – Общие терминологические критерии нежелательных явлений (Common </w:t>
        </w:r>
        <w:r w:rsidRPr="006E6534" w:rsidDel="00855D5C">
          <w:rPr>
            <w:rFonts w:cs="Times New Roman"/>
            <w:color w:val="000000" w:themeColor="text1"/>
            <w:lang w:val="en-US"/>
            <w:rPrChange w:id="27503" w:author="N F" w:date="2023-12-05T03:09:00Z">
              <w:rPr>
                <w:rFonts w:cs="Times New Roman"/>
                <w:lang w:val="en-US"/>
              </w:rPr>
            </w:rPrChange>
          </w:rPr>
          <w:t>t</w:t>
        </w:r>
        <w:r w:rsidRPr="006E6534" w:rsidDel="00855D5C">
          <w:rPr>
            <w:rFonts w:cs="Times New Roman"/>
            <w:color w:val="000000" w:themeColor="text1"/>
            <w:rPrChange w:id="27504" w:author="N F" w:date="2023-12-05T03:09:00Z">
              <w:rPr>
                <w:rFonts w:cs="Times New Roman"/>
              </w:rPr>
            </w:rPrChange>
          </w:rPr>
          <w:t xml:space="preserve">erminology </w:t>
        </w:r>
        <w:r w:rsidRPr="006E6534" w:rsidDel="00855D5C">
          <w:rPr>
            <w:rFonts w:cs="Times New Roman"/>
            <w:color w:val="000000" w:themeColor="text1"/>
            <w:lang w:val="en-US"/>
            <w:rPrChange w:id="27505" w:author="N F" w:date="2023-12-05T03:09:00Z">
              <w:rPr>
                <w:rFonts w:cs="Times New Roman"/>
                <w:lang w:val="en-US"/>
              </w:rPr>
            </w:rPrChange>
          </w:rPr>
          <w:t>c</w:t>
        </w:r>
        <w:r w:rsidRPr="006E6534" w:rsidDel="00855D5C">
          <w:rPr>
            <w:rFonts w:cs="Times New Roman"/>
            <w:color w:val="000000" w:themeColor="text1"/>
            <w:rPrChange w:id="27506" w:author="N F" w:date="2023-12-05T03:09:00Z">
              <w:rPr>
                <w:rFonts w:cs="Times New Roman"/>
              </w:rPr>
            </w:rPrChange>
          </w:rPr>
          <w:t xml:space="preserve">riteria for </w:t>
        </w:r>
        <w:r w:rsidRPr="006E6534" w:rsidDel="00855D5C">
          <w:rPr>
            <w:rFonts w:cs="Times New Roman"/>
            <w:color w:val="000000" w:themeColor="text1"/>
            <w:lang w:val="en-US"/>
            <w:rPrChange w:id="27507" w:author="N F" w:date="2023-12-05T03:09:00Z">
              <w:rPr>
                <w:rFonts w:cs="Times New Roman"/>
                <w:lang w:val="en-US"/>
              </w:rPr>
            </w:rPrChange>
          </w:rPr>
          <w:t>a</w:t>
        </w:r>
        <w:r w:rsidRPr="006E6534" w:rsidDel="00855D5C">
          <w:rPr>
            <w:rFonts w:cs="Times New Roman"/>
            <w:color w:val="000000" w:themeColor="text1"/>
            <w:rPrChange w:id="27508" w:author="N F" w:date="2023-12-05T03:09:00Z">
              <w:rPr>
                <w:rFonts w:cs="Times New Roman"/>
              </w:rPr>
            </w:rPrChange>
          </w:rPr>
          <w:t xml:space="preserve">dverse </w:t>
        </w:r>
        <w:r w:rsidRPr="006E6534" w:rsidDel="00855D5C">
          <w:rPr>
            <w:rFonts w:cs="Times New Roman"/>
            <w:color w:val="000000" w:themeColor="text1"/>
            <w:lang w:val="en-US"/>
            <w:rPrChange w:id="27509" w:author="N F" w:date="2023-12-05T03:09:00Z">
              <w:rPr>
                <w:rFonts w:cs="Times New Roman"/>
                <w:lang w:val="en-US"/>
              </w:rPr>
            </w:rPrChange>
          </w:rPr>
          <w:t>e</w:t>
        </w:r>
        <w:r w:rsidRPr="006E6534" w:rsidDel="00855D5C">
          <w:rPr>
            <w:rFonts w:cs="Times New Roman"/>
            <w:color w:val="000000" w:themeColor="text1"/>
            <w:rPrChange w:id="27510" w:author="N F" w:date="2023-12-05T03:09:00Z">
              <w:rPr>
                <w:rFonts w:cs="Times New Roman"/>
              </w:rPr>
            </w:rPrChange>
          </w:rPr>
          <w:t xml:space="preserve">vents); 1 – объединенные данные из исследований </w:t>
        </w:r>
        <w:r w:rsidRPr="006E6534" w:rsidDel="00855D5C">
          <w:rPr>
            <w:rFonts w:cs="Times New Roman"/>
            <w:color w:val="000000" w:themeColor="text1"/>
            <w:lang w:val="en-US"/>
            <w:rPrChange w:id="27511" w:author="N F" w:date="2023-12-05T03:09:00Z">
              <w:rPr>
                <w:rFonts w:cs="Times New Roman"/>
                <w:lang w:val="en-US"/>
              </w:rPr>
            </w:rPrChange>
          </w:rPr>
          <w:t>ADAURA</w:t>
        </w:r>
        <w:r w:rsidRPr="006E6534" w:rsidDel="00855D5C">
          <w:rPr>
            <w:rFonts w:cs="Times New Roman"/>
            <w:color w:val="000000" w:themeColor="text1"/>
            <w:rPrChange w:id="27512" w:author="N F" w:date="2023-12-05T03:09:00Z">
              <w:rPr>
                <w:rFonts w:cs="Times New Roman"/>
              </w:rPr>
            </w:rPrChange>
          </w:rPr>
          <w:t xml:space="preserve">, </w:t>
        </w:r>
        <w:r w:rsidRPr="006E6534" w:rsidDel="00855D5C">
          <w:rPr>
            <w:rFonts w:cs="Times New Roman"/>
            <w:color w:val="000000" w:themeColor="text1"/>
            <w:lang w:val="en-US"/>
            <w:rPrChange w:id="27513" w:author="N F" w:date="2023-12-05T03:09:00Z">
              <w:rPr>
                <w:rFonts w:cs="Times New Roman"/>
                <w:lang w:val="en-US"/>
              </w:rPr>
            </w:rPrChange>
          </w:rPr>
          <w:t>FLAURA</w:t>
        </w:r>
        <w:r w:rsidRPr="006E6534" w:rsidDel="00855D5C">
          <w:rPr>
            <w:rFonts w:cs="Times New Roman"/>
            <w:color w:val="000000" w:themeColor="text1"/>
            <w:rPrChange w:id="27514" w:author="N F" w:date="2023-12-05T03:09:00Z">
              <w:rPr>
                <w:rFonts w:cs="Times New Roman"/>
              </w:rPr>
            </w:rPrChange>
          </w:rPr>
          <w:t xml:space="preserve"> и </w:t>
        </w:r>
        <w:r w:rsidRPr="006E6534" w:rsidDel="00855D5C">
          <w:rPr>
            <w:rFonts w:cs="Times New Roman"/>
            <w:color w:val="000000" w:themeColor="text1"/>
            <w:lang w:val="en-US"/>
            <w:rPrChange w:id="27515" w:author="N F" w:date="2023-12-05T03:09:00Z">
              <w:rPr>
                <w:rFonts w:cs="Times New Roman"/>
                <w:lang w:val="en-US"/>
              </w:rPr>
            </w:rPrChange>
          </w:rPr>
          <w:t>AURA</w:t>
        </w:r>
        <w:r w:rsidRPr="006E6534" w:rsidDel="00855D5C">
          <w:rPr>
            <w:rFonts w:cs="Times New Roman"/>
            <w:color w:val="000000" w:themeColor="text1"/>
            <w:rPrChange w:id="27516" w:author="N F" w:date="2023-12-05T03:09:00Z">
              <w:rPr>
                <w:rFonts w:cs="Times New Roman"/>
              </w:rPr>
            </w:rPrChange>
          </w:rPr>
          <w:t xml:space="preserve"> (</w:t>
        </w:r>
        <w:r w:rsidRPr="006E6534" w:rsidDel="00855D5C">
          <w:rPr>
            <w:rFonts w:cs="Times New Roman"/>
            <w:color w:val="000000" w:themeColor="text1"/>
            <w:lang w:val="en-US"/>
            <w:rPrChange w:id="27517" w:author="N F" w:date="2023-12-05T03:09:00Z">
              <w:rPr>
                <w:rFonts w:cs="Times New Roman"/>
                <w:lang w:val="en-US"/>
              </w:rPr>
            </w:rPrChange>
          </w:rPr>
          <w:t>AURA</w:t>
        </w:r>
        <w:r w:rsidRPr="006E6534" w:rsidDel="00855D5C">
          <w:rPr>
            <w:rFonts w:cs="Times New Roman"/>
            <w:color w:val="000000" w:themeColor="text1"/>
            <w:rPrChange w:id="27518" w:author="N F" w:date="2023-12-05T03:09:00Z">
              <w:rPr>
                <w:rFonts w:cs="Times New Roman"/>
              </w:rPr>
            </w:rPrChange>
          </w:rPr>
          <w:t xml:space="preserve"> 3, </w:t>
        </w:r>
        <w:r w:rsidRPr="006E6534" w:rsidDel="00855D5C">
          <w:rPr>
            <w:rFonts w:cs="Times New Roman"/>
            <w:color w:val="000000" w:themeColor="text1"/>
            <w:lang w:val="en-US"/>
            <w:rPrChange w:id="27519" w:author="N F" w:date="2023-12-05T03:09:00Z">
              <w:rPr>
                <w:rFonts w:cs="Times New Roman"/>
                <w:lang w:val="en-US"/>
              </w:rPr>
            </w:rPrChange>
          </w:rPr>
          <w:t>AURAex</w:t>
        </w:r>
        <w:r w:rsidRPr="006E6534" w:rsidDel="00855D5C">
          <w:rPr>
            <w:rFonts w:cs="Times New Roman"/>
            <w:color w:val="000000" w:themeColor="text1"/>
            <w:rPrChange w:id="27520" w:author="N F" w:date="2023-12-05T03:09:00Z">
              <w:rPr>
                <w:rFonts w:cs="Times New Roman"/>
              </w:rPr>
            </w:rPrChange>
          </w:rPr>
          <w:t xml:space="preserve">); приведены сведения о явлениях, возникших у пациентов, получавших, как минимум, одну дозу препарата Тагриссо в качестве рандомизированной терапии; 2 – включает: интерстициальная болезнь легких, пневмонит; 3 – зарегистрировано 5 явлений 5 степени тяжести по </w:t>
        </w:r>
        <w:r w:rsidRPr="006E6534" w:rsidDel="00855D5C">
          <w:rPr>
            <w:rFonts w:cs="Times New Roman"/>
            <w:color w:val="000000" w:themeColor="text1"/>
            <w:lang w:val="en-US"/>
            <w:rPrChange w:id="27521" w:author="N F" w:date="2023-12-05T03:09:00Z">
              <w:rPr>
                <w:rFonts w:cs="Times New Roman"/>
                <w:lang w:val="en-US"/>
              </w:rPr>
            </w:rPrChange>
          </w:rPr>
          <w:t>CTCAE</w:t>
        </w:r>
        <w:r w:rsidRPr="006E6534" w:rsidDel="00855D5C">
          <w:rPr>
            <w:rFonts w:cs="Times New Roman"/>
            <w:color w:val="000000" w:themeColor="text1"/>
            <w:rPrChange w:id="27522" w:author="N F" w:date="2023-12-05T03:09:00Z">
              <w:rPr>
                <w:rFonts w:cs="Times New Roman"/>
              </w:rPr>
            </w:rPrChange>
          </w:rPr>
          <w:t xml:space="preserve"> (летальные); 4 – включает: изъязвление ротовой полости, стоматит; 5 – включает: эрозия роговицы, эпителиальный дефект роговицы, кератит, точечный кератит; 6 – включает: акне, дерматит, акнеформный дерматит, лекарственная сыпь, эритема, фолликулит, пустула, сыпь, эритематозная сыпь, фолликулярная сыпь; генерализованная сыпь, макулезная сыпь, макуло-папулезная сыпь, папулезная сыпь, зудящая сыпь, пустулезная сыпь, везикулярная сыпь, эрозия кожи; 7 – включает: заболевание ногтевого ложа, инфекция ногтевого ложа, воспаление ногтевого ложа, обесцвечивание ногтей, заболевание ногтей, дистрофия ногтей бугристость ногтей, токсическое поражение ногтей, онихоклазия, онихолизис, онихомадезис, онихомаляция, паронихия; 8 – включает: сухость кожи, экзема, трещины на коже, ксеродерма, ксероз; 9 – включает: зуд век, зуд, генерализованный зуд; 10 – мультиформная эритема была отмечена у 5 из 1479 пациентов в исследованиях </w:t>
        </w:r>
        <w:r w:rsidRPr="006E6534" w:rsidDel="00855D5C">
          <w:rPr>
            <w:rFonts w:cs="Times New Roman"/>
            <w:color w:val="000000" w:themeColor="text1"/>
            <w:lang w:val="en-US"/>
            <w:rPrChange w:id="27523" w:author="N F" w:date="2023-12-05T03:09:00Z">
              <w:rPr>
                <w:rFonts w:cs="Times New Roman"/>
                <w:lang w:val="en-US"/>
              </w:rPr>
            </w:rPrChange>
          </w:rPr>
          <w:t>ADAURA</w:t>
        </w:r>
        <w:r w:rsidRPr="006E6534" w:rsidDel="00855D5C">
          <w:rPr>
            <w:rFonts w:cs="Times New Roman"/>
            <w:color w:val="000000" w:themeColor="text1"/>
            <w:rPrChange w:id="27524" w:author="N F" w:date="2023-12-05T03:09:00Z">
              <w:rPr>
                <w:rFonts w:cs="Times New Roman"/>
              </w:rPr>
            </w:rPrChange>
          </w:rPr>
          <w:t xml:space="preserve">, </w:t>
        </w:r>
        <w:r w:rsidRPr="006E6534" w:rsidDel="00855D5C">
          <w:rPr>
            <w:rFonts w:cs="Times New Roman"/>
            <w:color w:val="000000" w:themeColor="text1"/>
            <w:lang w:val="en-US"/>
            <w:rPrChange w:id="27525" w:author="N F" w:date="2023-12-05T03:09:00Z">
              <w:rPr>
                <w:rFonts w:cs="Times New Roman"/>
                <w:lang w:val="en-US"/>
              </w:rPr>
            </w:rPrChange>
          </w:rPr>
          <w:t>AURA</w:t>
        </w:r>
        <w:r w:rsidRPr="006E6534" w:rsidDel="00855D5C">
          <w:rPr>
            <w:rFonts w:cs="Times New Roman"/>
            <w:color w:val="000000" w:themeColor="text1"/>
            <w:rPrChange w:id="27526" w:author="N F" w:date="2023-12-05T03:09:00Z">
              <w:rPr>
                <w:rFonts w:cs="Times New Roman"/>
              </w:rPr>
            </w:rPrChange>
          </w:rPr>
          <w:t xml:space="preserve"> и </w:t>
        </w:r>
        <w:r w:rsidRPr="006E6534" w:rsidDel="00855D5C">
          <w:rPr>
            <w:rFonts w:cs="Times New Roman"/>
            <w:color w:val="000000" w:themeColor="text1"/>
            <w:lang w:val="en-US"/>
            <w:rPrChange w:id="27527" w:author="N F" w:date="2023-12-05T03:09:00Z">
              <w:rPr>
                <w:rFonts w:cs="Times New Roman"/>
                <w:lang w:val="en-US"/>
              </w:rPr>
            </w:rPrChange>
          </w:rPr>
          <w:t>FLAURA</w:t>
        </w:r>
        <w:r w:rsidRPr="006E6534" w:rsidDel="00855D5C">
          <w:rPr>
            <w:rFonts w:cs="Times New Roman"/>
            <w:color w:val="000000" w:themeColor="text1"/>
            <w:rPrChange w:id="27528" w:author="N F" w:date="2023-12-05T03:09:00Z">
              <w:rPr>
                <w:rFonts w:cs="Times New Roman"/>
              </w:rPr>
            </w:rPrChange>
          </w:rPr>
          <w:t>, также были получены постмаркетинговые сообщения о случаях мультиформной эритемы, в том числе, 7 сообщений в исследовании постмаркетингового наблюдения (</w:t>
        </w:r>
        <w:r w:rsidRPr="006E6534" w:rsidDel="00855D5C">
          <w:rPr>
            <w:rFonts w:cs="Times New Roman"/>
            <w:color w:val="000000" w:themeColor="text1"/>
            <w:lang w:val="en-US"/>
            <w:rPrChange w:id="27529" w:author="N F" w:date="2023-12-05T03:09:00Z">
              <w:rPr>
                <w:rFonts w:cs="Times New Roman"/>
                <w:lang w:val="en-US"/>
              </w:rPr>
            </w:rPrChange>
          </w:rPr>
          <w:t>N</w:t>
        </w:r>
        <w:r w:rsidRPr="006E6534" w:rsidDel="00855D5C">
          <w:rPr>
            <w:rFonts w:cs="Times New Roman"/>
            <w:color w:val="000000" w:themeColor="text1"/>
            <w:rPrChange w:id="27530" w:author="N F" w:date="2023-12-05T03:09:00Z">
              <w:rPr>
                <w:rFonts w:cs="Times New Roman"/>
              </w:rPr>
            </w:rPrChange>
          </w:rPr>
          <w:t xml:space="preserve"> = 3578); 11 – расчетная частота, верхний предел 95% доверительного интервала для расчетного значения составляет 3/1479 (0,2%); 12 – один случай был отмечен в постмаркетинговом исследовании, частота была оценена по данным исследований </w:t>
        </w:r>
        <w:r w:rsidRPr="006E6534" w:rsidDel="00855D5C">
          <w:rPr>
            <w:rFonts w:cs="Times New Roman"/>
            <w:color w:val="000000" w:themeColor="text1"/>
            <w:lang w:val="en-US"/>
            <w:rPrChange w:id="27531" w:author="N F" w:date="2023-12-05T03:09:00Z">
              <w:rPr>
                <w:rFonts w:cs="Times New Roman"/>
                <w:lang w:val="en-US"/>
              </w:rPr>
            </w:rPrChange>
          </w:rPr>
          <w:t>ADAURA</w:t>
        </w:r>
        <w:r w:rsidRPr="006E6534" w:rsidDel="00855D5C">
          <w:rPr>
            <w:rFonts w:cs="Times New Roman"/>
            <w:color w:val="000000" w:themeColor="text1"/>
            <w:rPrChange w:id="27532" w:author="N F" w:date="2023-12-05T03:09:00Z">
              <w:rPr>
                <w:rFonts w:cs="Times New Roman"/>
              </w:rPr>
            </w:rPrChange>
          </w:rPr>
          <w:t xml:space="preserve">, </w:t>
        </w:r>
        <w:r w:rsidRPr="006E6534" w:rsidDel="00855D5C">
          <w:rPr>
            <w:rFonts w:cs="Times New Roman"/>
            <w:color w:val="000000" w:themeColor="text1"/>
            <w:lang w:val="en-US"/>
            <w:rPrChange w:id="27533" w:author="N F" w:date="2023-12-05T03:09:00Z">
              <w:rPr>
                <w:rFonts w:cs="Times New Roman"/>
                <w:lang w:val="en-US"/>
              </w:rPr>
            </w:rPrChange>
          </w:rPr>
          <w:t>FLAURA</w:t>
        </w:r>
        <w:r w:rsidRPr="006E6534" w:rsidDel="00855D5C">
          <w:rPr>
            <w:rFonts w:cs="Times New Roman"/>
            <w:color w:val="000000" w:themeColor="text1"/>
            <w:rPrChange w:id="27534" w:author="N F" w:date="2023-12-05T03:09:00Z">
              <w:rPr>
                <w:rFonts w:cs="Times New Roman"/>
              </w:rPr>
            </w:rPrChange>
          </w:rPr>
          <w:t xml:space="preserve">, </w:t>
        </w:r>
        <w:r w:rsidRPr="006E6534" w:rsidDel="00855D5C">
          <w:rPr>
            <w:rFonts w:cs="Times New Roman"/>
            <w:color w:val="000000" w:themeColor="text1"/>
            <w:lang w:val="en-US"/>
            <w:rPrChange w:id="27535" w:author="N F" w:date="2023-12-05T03:09:00Z">
              <w:rPr>
                <w:rFonts w:cs="Times New Roman"/>
                <w:lang w:val="en-US"/>
              </w:rPr>
            </w:rPrChange>
          </w:rPr>
          <w:t>AURA</w:t>
        </w:r>
        <w:r w:rsidRPr="006E6534" w:rsidDel="00855D5C">
          <w:rPr>
            <w:rFonts w:cs="Times New Roman"/>
            <w:color w:val="000000" w:themeColor="text1"/>
            <w:rPrChange w:id="27536" w:author="N F" w:date="2023-12-05T03:09:00Z">
              <w:rPr>
                <w:rFonts w:cs="Times New Roman"/>
              </w:rPr>
            </w:rPrChange>
          </w:rPr>
          <w:t xml:space="preserve"> и постмаркетингового исследования (</w:t>
        </w:r>
        <w:r w:rsidRPr="006E6534" w:rsidDel="00855D5C">
          <w:rPr>
            <w:rFonts w:cs="Times New Roman"/>
            <w:color w:val="000000" w:themeColor="text1"/>
            <w:lang w:val="en-US"/>
            <w:rPrChange w:id="27537" w:author="N F" w:date="2023-12-05T03:09:00Z">
              <w:rPr>
                <w:rFonts w:cs="Times New Roman"/>
                <w:lang w:val="en-US"/>
              </w:rPr>
            </w:rPrChange>
          </w:rPr>
          <w:t>N</w:t>
        </w:r>
        <w:r w:rsidRPr="006E6534" w:rsidDel="00855D5C">
          <w:rPr>
            <w:rFonts w:cs="Times New Roman"/>
            <w:color w:val="000000" w:themeColor="text1"/>
            <w:rPrChange w:id="27538" w:author="N F" w:date="2023-12-05T03:09:00Z">
              <w:rPr>
                <w:rFonts w:cs="Times New Roman"/>
              </w:rPr>
            </w:rPrChange>
          </w:rPr>
          <w:t xml:space="preserve"> = 5057); 13 – частота удлинения интервала </w:t>
        </w:r>
        <w:r w:rsidRPr="006E6534" w:rsidDel="00855D5C">
          <w:rPr>
            <w:rFonts w:cs="Times New Roman"/>
            <w:color w:val="000000" w:themeColor="text1"/>
            <w:lang w:val="en-US"/>
            <w:rPrChange w:id="27539" w:author="N F" w:date="2023-12-05T03:09:00Z">
              <w:rPr>
                <w:rFonts w:cs="Times New Roman"/>
                <w:lang w:val="en-US"/>
              </w:rPr>
            </w:rPrChange>
          </w:rPr>
          <w:t>QTcF</w:t>
        </w:r>
        <w:r w:rsidRPr="006E6534" w:rsidDel="00855D5C">
          <w:rPr>
            <w:rFonts w:cs="Times New Roman"/>
            <w:color w:val="000000" w:themeColor="text1"/>
            <w:rPrChange w:id="27540" w:author="N F" w:date="2023-12-05T03:09:00Z">
              <w:rPr>
                <w:rFonts w:cs="Times New Roman"/>
              </w:rPr>
            </w:rPrChange>
          </w:rPr>
          <w:t xml:space="preserve"> &gt; 500 мсек; 14 – отражает частоту лабораторных отклонений, а не частоту отмеченных нежелательных явлений. </w:t>
        </w:r>
      </w:moveFrom>
    </w:p>
    <w:moveFromRangeEnd w:id="27495"/>
    <w:p w14:paraId="330EA67B" w14:textId="5C0BD8C4" w:rsidR="000D36A2" w:rsidRPr="006E6534" w:rsidRDefault="000D36A2" w:rsidP="000D36A2">
      <w:pPr>
        <w:spacing w:after="0" w:line="240" w:lineRule="auto"/>
        <w:contextualSpacing/>
        <w:rPr>
          <w:ins w:id="27541" w:author="N F" w:date="2023-08-09T00:27:00Z"/>
          <w:rFonts w:cs="Times New Roman"/>
          <w:iCs/>
          <w:color w:val="000000" w:themeColor="text1"/>
          <w:rPrChange w:id="27542" w:author="N F" w:date="2023-12-05T03:09:00Z">
            <w:rPr>
              <w:ins w:id="27543" w:author="N F" w:date="2023-08-09T00:27:00Z"/>
              <w:rFonts w:cs="Times New Roman"/>
              <w:iCs/>
            </w:rPr>
          </w:rPrChange>
        </w:rPr>
      </w:pPr>
      <w:ins w:id="27544" w:author="N F" w:date="2023-08-09T00:27:00Z">
        <w:r w:rsidRPr="00030071">
          <w:rPr>
            <w:rFonts w:cs="Times New Roman"/>
            <w:iCs/>
            <w:color w:val="000000" w:themeColor="text1"/>
            <w:rPrChange w:id="27545" w:author="Barshadskaya, Yuliya" w:date="2024-01-16T19:07:00Z">
              <w:rPr>
                <w:rFonts w:cs="Times New Roman"/>
                <w:iCs/>
                <w:highlight w:val="green"/>
              </w:rPr>
            </w:rPrChange>
          </w:rPr>
          <w:t>В исследовании по протоколу №</w:t>
        </w:r>
        <w:r w:rsidRPr="00030071">
          <w:rPr>
            <w:rFonts w:cs="Times New Roman"/>
            <w:color w:val="000000" w:themeColor="text1"/>
            <w:szCs w:val="24"/>
            <w:rPrChange w:id="27546" w:author="Barshadskaya, Yuliya" w:date="2024-01-16T19:07:00Z">
              <w:rPr>
                <w:rFonts w:ascii="AppleSystemUIFont" w:hAnsi="AppleSystemUIFont" w:cs="AppleSystemUIFont"/>
                <w:szCs w:val="24"/>
              </w:rPr>
            </w:rPrChange>
          </w:rPr>
          <w:t xml:space="preserve"> CL011049155</w:t>
        </w:r>
        <w:r w:rsidRPr="00030071">
          <w:rPr>
            <w:rFonts w:cs="Times New Roman"/>
            <w:iCs/>
            <w:color w:val="000000" w:themeColor="text1"/>
            <w:rPrChange w:id="27547" w:author="Barshadskaya, Yuliya" w:date="2024-01-16T19:07:00Z">
              <w:rPr>
                <w:rFonts w:cs="Times New Roman"/>
                <w:iCs/>
                <w:highlight w:val="green"/>
              </w:rPr>
            </w:rPrChange>
          </w:rPr>
          <w:t xml:space="preserve"> каждый доброволец получит по </w:t>
        </w:r>
      </w:ins>
      <w:ins w:id="27548" w:author="N F" w:date="2023-08-09T00:28:00Z">
        <w:del w:id="27549" w:author="Barshadskaya, Yuliya" w:date="2024-01-16T19:05:00Z">
          <w:r w:rsidRPr="00030071" w:rsidDel="00030071">
            <w:rPr>
              <w:rFonts w:cs="Times New Roman"/>
              <w:iCs/>
              <w:color w:val="000000" w:themeColor="text1"/>
              <w:rPrChange w:id="27550" w:author="Barshadskaya, Yuliya" w:date="2024-01-16T19:07:00Z">
                <w:rPr>
                  <w:rFonts w:cs="Times New Roman"/>
                  <w:iCs/>
                  <w:highlight w:val="green"/>
                </w:rPr>
              </w:rPrChange>
            </w:rPr>
            <w:delText>…</w:delText>
          </w:r>
        </w:del>
      </w:ins>
      <w:ins w:id="27551" w:author="Barshadskaya, Yuliya" w:date="2024-01-16T19:05:00Z">
        <w:r w:rsidR="00030071" w:rsidRPr="00030071">
          <w:rPr>
            <w:rFonts w:cs="Times New Roman"/>
            <w:iCs/>
            <w:color w:val="000000" w:themeColor="text1"/>
            <w:rPrChange w:id="27552" w:author="Barshadskaya, Yuliya" w:date="2024-01-16T19:07:00Z">
              <w:rPr>
                <w:rFonts w:cs="Times New Roman"/>
                <w:iCs/>
                <w:color w:val="000000" w:themeColor="text1"/>
                <w:highlight w:val="green"/>
              </w:rPr>
            </w:rPrChange>
          </w:rPr>
          <w:t>2</w:t>
        </w:r>
      </w:ins>
      <w:ins w:id="27553" w:author="N F" w:date="2023-08-09T00:27:00Z">
        <w:r w:rsidRPr="00030071">
          <w:rPr>
            <w:rFonts w:cs="Times New Roman"/>
            <w:iCs/>
            <w:color w:val="000000" w:themeColor="text1"/>
            <w:rPrChange w:id="27554" w:author="Barshadskaya, Yuliya" w:date="2024-01-16T19:07:00Z">
              <w:rPr>
                <w:rFonts w:cs="Times New Roman"/>
                <w:iCs/>
                <w:highlight w:val="green"/>
              </w:rPr>
            </w:rPrChange>
          </w:rPr>
          <w:t xml:space="preserve"> приема </w:t>
        </w:r>
      </w:ins>
      <w:ins w:id="27555" w:author="N F" w:date="2023-08-09T00:28:00Z">
        <w:r w:rsidRPr="00030071">
          <w:rPr>
            <w:rFonts w:cs="Times New Roman"/>
            <w:iCs/>
            <w:color w:val="000000" w:themeColor="text1"/>
            <w:rPrChange w:id="27556" w:author="Barshadskaya, Yuliya" w:date="2024-01-16T19:07:00Z">
              <w:rPr>
                <w:rFonts w:cs="Times New Roman"/>
                <w:iCs/>
                <w:highlight w:val="green"/>
              </w:rPr>
            </w:rPrChange>
          </w:rPr>
          <w:t xml:space="preserve">осимертиниба </w:t>
        </w:r>
      </w:ins>
      <w:ins w:id="27557" w:author="N F" w:date="2023-08-09T00:27:00Z">
        <w:r w:rsidRPr="00030071">
          <w:rPr>
            <w:rFonts w:cs="Times New Roman"/>
            <w:iCs/>
            <w:color w:val="000000" w:themeColor="text1"/>
            <w:rPrChange w:id="27558" w:author="Barshadskaya, Yuliya" w:date="2024-01-16T19:07:00Z">
              <w:rPr>
                <w:rFonts w:cs="Times New Roman"/>
                <w:iCs/>
                <w:highlight w:val="green"/>
              </w:rPr>
            </w:rPrChange>
          </w:rPr>
          <w:t xml:space="preserve">в разовой дозе </w:t>
        </w:r>
      </w:ins>
      <w:ins w:id="27559" w:author="N F" w:date="2023-08-09T00:28:00Z">
        <w:del w:id="27560" w:author="Barshadskaya, Yuliya" w:date="2024-01-16T19:05:00Z">
          <w:r w:rsidRPr="00030071" w:rsidDel="00030071">
            <w:rPr>
              <w:rFonts w:cs="Times New Roman"/>
              <w:iCs/>
              <w:color w:val="000000" w:themeColor="text1"/>
              <w:rPrChange w:id="27561" w:author="Barshadskaya, Yuliya" w:date="2024-01-16T19:07:00Z">
                <w:rPr>
                  <w:rFonts w:cs="Times New Roman"/>
                  <w:iCs/>
                  <w:highlight w:val="green"/>
                </w:rPr>
              </w:rPrChange>
            </w:rPr>
            <w:delText>4</w:delText>
          </w:r>
        </w:del>
      </w:ins>
      <w:ins w:id="27562" w:author="N F" w:date="2023-08-09T00:27:00Z">
        <w:del w:id="27563" w:author="Barshadskaya, Yuliya" w:date="2024-01-16T19:05:00Z">
          <w:r w:rsidRPr="00030071" w:rsidDel="00030071">
            <w:rPr>
              <w:rFonts w:cs="Times New Roman"/>
              <w:iCs/>
              <w:color w:val="000000" w:themeColor="text1"/>
              <w:rPrChange w:id="27564" w:author="Barshadskaya, Yuliya" w:date="2024-01-16T19:07:00Z">
                <w:rPr>
                  <w:rFonts w:cs="Times New Roman"/>
                  <w:iCs/>
                  <w:highlight w:val="green"/>
                </w:rPr>
              </w:rPrChange>
            </w:rPr>
            <w:delText>0 мг</w:delText>
          </w:r>
        </w:del>
      </w:ins>
      <w:ins w:id="27565" w:author="N F" w:date="2023-08-09T00:28:00Z">
        <w:del w:id="27566" w:author="Barshadskaya, Yuliya" w:date="2024-01-16T19:05:00Z">
          <w:r w:rsidRPr="00030071" w:rsidDel="00030071">
            <w:rPr>
              <w:rFonts w:cs="Times New Roman"/>
              <w:iCs/>
              <w:color w:val="000000" w:themeColor="text1"/>
              <w:rPrChange w:id="27567" w:author="Barshadskaya, Yuliya" w:date="2024-01-16T19:07:00Z">
                <w:rPr>
                  <w:rFonts w:cs="Times New Roman"/>
                  <w:iCs/>
                  <w:highlight w:val="green"/>
                </w:rPr>
              </w:rPrChange>
            </w:rPr>
            <w:delText xml:space="preserve">, </w:delText>
          </w:r>
        </w:del>
        <w:r w:rsidRPr="00030071">
          <w:rPr>
            <w:rFonts w:cs="Times New Roman"/>
            <w:iCs/>
            <w:color w:val="000000" w:themeColor="text1"/>
            <w:rPrChange w:id="27568" w:author="Barshadskaya, Yuliya" w:date="2024-01-16T19:07:00Z">
              <w:rPr>
                <w:rFonts w:cs="Times New Roman"/>
                <w:iCs/>
                <w:highlight w:val="green"/>
              </w:rPr>
            </w:rPrChange>
          </w:rPr>
          <w:t>80 мг</w:t>
        </w:r>
      </w:ins>
      <w:ins w:id="27569" w:author="N F" w:date="2023-08-09T00:27:00Z">
        <w:r w:rsidRPr="00030071">
          <w:rPr>
            <w:rFonts w:cs="Times New Roman"/>
            <w:iCs/>
            <w:color w:val="000000" w:themeColor="text1"/>
            <w:rPrChange w:id="27570" w:author="Barshadskaya, Yuliya" w:date="2024-01-16T19:07:00Z">
              <w:rPr>
                <w:rFonts w:cs="Times New Roman"/>
                <w:iCs/>
                <w:highlight w:val="green"/>
              </w:rPr>
            </w:rPrChange>
          </w:rPr>
          <w:t xml:space="preserve">. Каждый прием будет отделен от последующего отмывочным периодом в </w:t>
        </w:r>
      </w:ins>
      <w:ins w:id="27571" w:author="N F" w:date="2023-08-09T00:28:00Z">
        <w:del w:id="27572" w:author="Barshadskaya, Yuliya" w:date="2024-01-16T19:05:00Z">
          <w:r w:rsidRPr="00030071" w:rsidDel="00030071">
            <w:rPr>
              <w:rFonts w:cs="Times New Roman"/>
              <w:iCs/>
              <w:color w:val="000000" w:themeColor="text1"/>
              <w:rPrChange w:id="27573" w:author="Barshadskaya, Yuliya" w:date="2024-01-16T19:07:00Z">
                <w:rPr>
                  <w:rFonts w:cs="Times New Roman"/>
                  <w:iCs/>
                  <w:highlight w:val="green"/>
                </w:rPr>
              </w:rPrChange>
            </w:rPr>
            <w:delText>…</w:delText>
          </w:r>
        </w:del>
      </w:ins>
      <w:ins w:id="27574" w:author="Barshadskaya, Yuliya" w:date="2024-01-16T19:05:00Z">
        <w:r w:rsidR="00030071" w:rsidRPr="00030071">
          <w:rPr>
            <w:rFonts w:cs="Times New Roman"/>
            <w:iCs/>
            <w:color w:val="000000" w:themeColor="text1"/>
            <w:rPrChange w:id="27575" w:author="Barshadskaya, Yuliya" w:date="2024-01-16T19:07:00Z">
              <w:rPr>
                <w:rFonts w:cs="Times New Roman"/>
                <w:iCs/>
                <w:color w:val="000000" w:themeColor="text1"/>
                <w:highlight w:val="green"/>
              </w:rPr>
            </w:rPrChange>
          </w:rPr>
          <w:t>21</w:t>
        </w:r>
      </w:ins>
      <w:ins w:id="27576" w:author="N F" w:date="2023-08-09T00:27:00Z">
        <w:r w:rsidRPr="00030071">
          <w:rPr>
            <w:rFonts w:cs="Times New Roman"/>
            <w:iCs/>
            <w:color w:val="000000" w:themeColor="text1"/>
            <w:rPrChange w:id="27577" w:author="Barshadskaya, Yuliya" w:date="2024-01-16T19:07:00Z">
              <w:rPr>
                <w:rFonts w:cs="Times New Roman"/>
                <w:iCs/>
                <w:highlight w:val="green"/>
              </w:rPr>
            </w:rPrChange>
          </w:rPr>
          <w:t xml:space="preserve"> д</w:t>
        </w:r>
      </w:ins>
      <w:ins w:id="27578" w:author="Barshadskaya, Yuliya" w:date="2024-01-16T19:07:00Z">
        <w:r w:rsidR="00030071" w:rsidRPr="00030071">
          <w:rPr>
            <w:rFonts w:cs="Times New Roman"/>
            <w:iCs/>
            <w:color w:val="000000" w:themeColor="text1"/>
            <w:rPrChange w:id="27579" w:author="Barshadskaya, Yuliya" w:date="2024-01-16T19:07:00Z">
              <w:rPr>
                <w:rFonts w:cs="Times New Roman"/>
                <w:iCs/>
                <w:color w:val="000000" w:themeColor="text1"/>
                <w:highlight w:val="green"/>
              </w:rPr>
            </w:rPrChange>
          </w:rPr>
          <w:t>ень</w:t>
        </w:r>
      </w:ins>
      <w:ins w:id="27580" w:author="N F" w:date="2023-08-09T00:27:00Z">
        <w:del w:id="27581" w:author="Barshadskaya, Yuliya" w:date="2024-01-16T19:07:00Z">
          <w:r w:rsidRPr="00030071" w:rsidDel="00030071">
            <w:rPr>
              <w:rFonts w:cs="Times New Roman"/>
              <w:iCs/>
              <w:color w:val="000000" w:themeColor="text1"/>
              <w:rPrChange w:id="27582" w:author="Barshadskaya, Yuliya" w:date="2024-01-16T19:07:00Z">
                <w:rPr>
                  <w:rFonts w:cs="Times New Roman"/>
                  <w:iCs/>
                  <w:highlight w:val="green"/>
                </w:rPr>
              </w:rPrChange>
            </w:rPr>
            <w:delText>ней</w:delText>
          </w:r>
        </w:del>
        <w:r w:rsidRPr="00030071">
          <w:rPr>
            <w:rFonts w:cs="Times New Roman"/>
            <w:iCs/>
            <w:color w:val="000000" w:themeColor="text1"/>
            <w:rPrChange w:id="27583" w:author="Barshadskaya, Yuliya" w:date="2024-01-16T19:07:00Z">
              <w:rPr>
                <w:rFonts w:cs="Times New Roman"/>
                <w:iCs/>
                <w:highlight w:val="green"/>
              </w:rPr>
            </w:rPrChange>
          </w:rPr>
          <w:t xml:space="preserve">. Таким образом, наиболее вероятными в данном исследовании являются нежелательные реакции, наблюдавшиеся при однократном применении препарата здоровыми добровольцами. Отличия профиля безопасности у здоровых добровольцев и пациентов для препарата не описаны. Таким образом, предполагается, что нежелательные явления будут соответствовать профилю безопасности </w:t>
        </w:r>
      </w:ins>
      <w:ins w:id="27584" w:author="N F" w:date="2023-08-09T00:28:00Z">
        <w:r w:rsidRPr="00030071">
          <w:rPr>
            <w:rFonts w:cs="Times New Roman"/>
            <w:iCs/>
            <w:color w:val="000000" w:themeColor="text1"/>
            <w:rPrChange w:id="27585" w:author="Barshadskaya, Yuliya" w:date="2024-01-16T19:07:00Z">
              <w:rPr>
                <w:rFonts w:cs="Times New Roman"/>
                <w:iCs/>
                <w:highlight w:val="green"/>
              </w:rPr>
            </w:rPrChange>
          </w:rPr>
          <w:t>осимертиниба</w:t>
        </w:r>
      </w:ins>
      <w:ins w:id="27586" w:author="N F" w:date="2023-08-09T00:27:00Z">
        <w:r w:rsidRPr="00030071">
          <w:rPr>
            <w:rFonts w:cs="Times New Roman"/>
            <w:iCs/>
            <w:color w:val="000000" w:themeColor="text1"/>
            <w:rPrChange w:id="27587" w:author="Barshadskaya, Yuliya" w:date="2024-01-16T19:07:00Z">
              <w:rPr>
                <w:rFonts w:cs="Times New Roman"/>
                <w:iCs/>
                <w:highlight w:val="green"/>
              </w:rPr>
            </w:rPrChange>
          </w:rPr>
          <w:t xml:space="preserve"> и характеризоваться преимущественно легкой или умеренной степенью выраженности.</w:t>
        </w:r>
        <w:r w:rsidRPr="006E6534">
          <w:rPr>
            <w:rFonts w:cs="Times New Roman"/>
            <w:iCs/>
            <w:color w:val="000000" w:themeColor="text1"/>
            <w:rPrChange w:id="27588" w:author="N F" w:date="2023-12-05T03:09:00Z">
              <w:rPr>
                <w:rFonts w:cs="Times New Roman"/>
                <w:iCs/>
              </w:rPr>
            </w:rPrChange>
          </w:rPr>
          <w:t xml:space="preserve"> </w:t>
        </w:r>
      </w:ins>
    </w:p>
    <w:p w14:paraId="29BB7489" w14:textId="721F309D" w:rsidR="00030071" w:rsidRDefault="00030071" w:rsidP="00030071">
      <w:pPr>
        <w:spacing w:after="0" w:line="240" w:lineRule="auto"/>
        <w:rPr>
          <w:ins w:id="27589" w:author="Barshadskaya, Yuliya" w:date="2024-01-16T19:08:00Z"/>
        </w:rPr>
      </w:pPr>
      <w:ins w:id="27590" w:author="Barshadskaya, Yuliya" w:date="2024-01-16T19:08:00Z">
        <w:r>
          <w:rPr>
            <w:iCs/>
          </w:rPr>
          <w:t xml:space="preserve">Прием лекарственных препаратов, характеризующихся известным взаимодействием с осимертинибом, в исследовании будет запрещен. </w:t>
        </w:r>
      </w:ins>
    </w:p>
    <w:p w14:paraId="65E9C955" w14:textId="3081487C" w:rsidR="000D36A2" w:rsidRPr="00030071" w:rsidDel="00855D5C" w:rsidRDefault="00030071">
      <w:pPr>
        <w:spacing w:after="0" w:line="240" w:lineRule="auto"/>
        <w:rPr>
          <w:ins w:id="27591" w:author="N F" w:date="2023-08-09T00:27:00Z"/>
          <w:iCs/>
        </w:rPr>
        <w:pPrChange w:id="27592" w:author="Barshadskaya, Yuliya" w:date="2024-01-16T19:08:00Z">
          <w:pPr>
            <w:pStyle w:val="SDcomments"/>
          </w:pPr>
        </w:pPrChange>
      </w:pPr>
      <w:ins w:id="27593" w:author="Barshadskaya, Yuliya" w:date="2024-01-16T19:08:00Z">
        <w:r>
          <w:rPr>
            <w:iCs/>
          </w:rPr>
          <w:t>В связи с приведенными аргументами риск развития нежелательных явлений для здоровых добровольцев будет минимальным</w:t>
        </w:r>
        <w:r w:rsidRPr="00707D60">
          <w:rPr>
            <w:iCs/>
          </w:rPr>
          <w:t>.</w:t>
        </w:r>
      </w:ins>
    </w:p>
    <w:p w14:paraId="74210930" w14:textId="77777777" w:rsidR="00F22C84" w:rsidRPr="006E6534" w:rsidRDefault="00F22C84">
      <w:pPr>
        <w:pStyle w:val="SDText"/>
        <w:spacing w:after="0"/>
        <w:ind w:firstLine="0"/>
        <w:rPr>
          <w:rFonts w:cs="Times New Roman"/>
          <w:color w:val="000000" w:themeColor="text1"/>
          <w:rPrChange w:id="27594" w:author="N F" w:date="2023-12-05T03:09:00Z">
            <w:rPr>
              <w:rFonts w:cs="Times New Roman"/>
            </w:rPr>
          </w:rPrChange>
        </w:rPr>
        <w:pPrChange w:id="27595" w:author="Barshadskaya, Yuliya" w:date="2024-01-16T19:08:00Z">
          <w:pPr>
            <w:pStyle w:val="SDText"/>
          </w:pPr>
        </w:pPrChange>
      </w:pPr>
    </w:p>
    <w:p w14:paraId="08DE32D3" w14:textId="404C51A9" w:rsidR="00524936" w:rsidRPr="006E6534" w:rsidRDefault="00E508CE">
      <w:pPr>
        <w:pStyle w:val="2"/>
        <w:spacing w:line="240" w:lineRule="auto"/>
        <w:rPr>
          <w:rFonts w:cs="Times New Roman"/>
          <w:sz w:val="24"/>
          <w:szCs w:val="24"/>
          <w:rPrChange w:id="27596" w:author="N F" w:date="2023-12-05T03:09:00Z">
            <w:rPr/>
          </w:rPrChange>
        </w:rPr>
        <w:pPrChange w:id="27597" w:author="N F" w:date="2023-08-06T15:38:00Z">
          <w:pPr>
            <w:pStyle w:val="2"/>
          </w:pPr>
        </w:pPrChange>
      </w:pPr>
      <w:bookmarkStart w:id="27598" w:name="_Toc115733071"/>
      <w:r w:rsidRPr="006E6534">
        <w:rPr>
          <w:rFonts w:cs="Times New Roman"/>
          <w:sz w:val="24"/>
          <w:szCs w:val="24"/>
          <w:rPrChange w:id="27599" w:author="N F" w:date="2023-12-05T03:09:00Z">
            <w:rPr/>
          </w:rPrChange>
        </w:rPr>
        <w:t>Инструкции для исследователя</w:t>
      </w:r>
      <w:bookmarkEnd w:id="27598"/>
      <w:r w:rsidR="009217E2" w:rsidRPr="006E6534">
        <w:rPr>
          <w:rFonts w:cs="Times New Roman"/>
          <w:sz w:val="24"/>
          <w:szCs w:val="24"/>
          <w:rPrChange w:id="27600" w:author="N F" w:date="2023-12-05T03:09:00Z">
            <w:rPr/>
          </w:rPrChange>
        </w:rPr>
        <w:t xml:space="preserve"> </w:t>
      </w:r>
    </w:p>
    <w:p w14:paraId="0844A2AE" w14:textId="77777777" w:rsidR="00123CCF" w:rsidRPr="006E6534" w:rsidRDefault="00123CCF">
      <w:pPr>
        <w:pStyle w:val="3"/>
        <w:spacing w:line="240" w:lineRule="auto"/>
        <w:ind w:left="0" w:firstLine="0"/>
        <w:rPr>
          <w:rFonts w:cs="Times New Roman"/>
          <w:sz w:val="24"/>
          <w:rPrChange w:id="27601" w:author="N F" w:date="2023-12-05T03:09:00Z">
            <w:rPr/>
          </w:rPrChange>
        </w:rPr>
        <w:pPrChange w:id="27602" w:author="N F" w:date="2023-08-06T15:38:00Z">
          <w:pPr>
            <w:pStyle w:val="3"/>
          </w:pPr>
        </w:pPrChange>
      </w:pPr>
      <w:bookmarkStart w:id="27603" w:name="_Toc115733072"/>
      <w:r w:rsidRPr="006E6534">
        <w:rPr>
          <w:rFonts w:cs="Times New Roman"/>
          <w:sz w:val="24"/>
          <w:rPrChange w:id="27604" w:author="N F" w:date="2023-12-05T03:09:00Z">
            <w:rPr/>
          </w:rPrChange>
        </w:rPr>
        <w:t>Показания к применению</w:t>
      </w:r>
      <w:bookmarkEnd w:id="27603"/>
    </w:p>
    <w:p w14:paraId="666FE2C0" w14:textId="24B5B02F" w:rsidR="00352864" w:rsidRPr="006E6534" w:rsidRDefault="00352864">
      <w:pPr>
        <w:pStyle w:val="SDText"/>
        <w:numPr>
          <w:ilvl w:val="0"/>
          <w:numId w:val="13"/>
        </w:numPr>
        <w:spacing w:after="0"/>
        <w:ind w:left="709"/>
        <w:rPr>
          <w:rFonts w:cs="Times New Roman"/>
          <w:color w:val="000000" w:themeColor="text1"/>
          <w:szCs w:val="24"/>
          <w:rPrChange w:id="27605" w:author="N F" w:date="2023-12-05T03:09:00Z">
            <w:rPr>
              <w:rFonts w:cs="Times New Roman"/>
              <w:szCs w:val="24"/>
            </w:rPr>
          </w:rPrChange>
        </w:rPr>
        <w:pPrChange w:id="27606" w:author="Barshadskaya, Yuliya" w:date="2024-01-16T19:09:00Z">
          <w:pPr>
            <w:pStyle w:val="SDText"/>
          </w:pPr>
        </w:pPrChange>
      </w:pPr>
      <w:r w:rsidRPr="006E6534">
        <w:rPr>
          <w:rFonts w:cs="Times New Roman"/>
          <w:color w:val="000000" w:themeColor="text1"/>
          <w:szCs w:val="24"/>
          <w:rPrChange w:id="27607" w:author="N F" w:date="2023-12-05T03:09:00Z">
            <w:rPr>
              <w:rFonts w:cs="Times New Roman"/>
              <w:szCs w:val="24"/>
            </w:rPr>
          </w:rPrChange>
        </w:rPr>
        <w:t xml:space="preserve">Адъювантная терапия немелкоклеточного рака легкого у взрослых пациентов после полной резекции опухоли в случае наличия в опухолевых клетках мутации в гене </w:t>
      </w:r>
      <w:r w:rsidRPr="006E6534">
        <w:rPr>
          <w:rFonts w:cs="Times New Roman"/>
          <w:color w:val="000000" w:themeColor="text1"/>
          <w:szCs w:val="24"/>
          <w:rPrChange w:id="27608" w:author="N F" w:date="2023-12-05T03:09:00Z">
            <w:rPr>
              <w:rFonts w:cs="Times New Roman"/>
              <w:szCs w:val="24"/>
            </w:rPr>
          </w:rPrChange>
        </w:rPr>
        <w:lastRenderedPageBreak/>
        <w:t>реце</w:t>
      </w:r>
      <w:r w:rsidR="00AE0D2A" w:rsidRPr="006E6534">
        <w:rPr>
          <w:rFonts w:cs="Times New Roman"/>
          <w:color w:val="000000" w:themeColor="text1"/>
          <w:szCs w:val="24"/>
          <w:rPrChange w:id="27609" w:author="N F" w:date="2023-12-05T03:09:00Z">
            <w:rPr>
              <w:rFonts w:cs="Times New Roman"/>
              <w:szCs w:val="24"/>
            </w:rPr>
          </w:rPrChange>
        </w:rPr>
        <w:t>п</w:t>
      </w:r>
      <w:r w:rsidRPr="006E6534">
        <w:rPr>
          <w:rFonts w:cs="Times New Roman"/>
          <w:color w:val="000000" w:themeColor="text1"/>
          <w:szCs w:val="24"/>
          <w:rPrChange w:id="27610" w:author="N F" w:date="2023-12-05T03:09:00Z">
            <w:rPr>
              <w:rFonts w:cs="Times New Roman"/>
              <w:szCs w:val="24"/>
            </w:rPr>
          </w:rPrChange>
        </w:rPr>
        <w:t>тора эпидермального фактора роста (</w:t>
      </w:r>
      <w:r w:rsidRPr="006E6534">
        <w:rPr>
          <w:rFonts w:cs="Times New Roman"/>
          <w:color w:val="000000" w:themeColor="text1"/>
          <w:szCs w:val="24"/>
          <w:lang w:val="en-US"/>
          <w:rPrChange w:id="27611" w:author="N F" w:date="2023-12-05T03:09:00Z">
            <w:rPr>
              <w:rFonts w:cs="Times New Roman"/>
              <w:szCs w:val="24"/>
              <w:lang w:val="en-US"/>
            </w:rPr>
          </w:rPrChange>
        </w:rPr>
        <w:t>EGFR</w:t>
      </w:r>
      <w:r w:rsidRPr="006E6534">
        <w:rPr>
          <w:rFonts w:cs="Times New Roman"/>
          <w:color w:val="000000" w:themeColor="text1"/>
          <w:szCs w:val="24"/>
          <w:rPrChange w:id="27612" w:author="N F" w:date="2023-12-05T03:09:00Z">
            <w:rPr>
              <w:rFonts w:cs="Times New Roman"/>
              <w:szCs w:val="24"/>
            </w:rPr>
          </w:rPrChange>
        </w:rPr>
        <w:t xml:space="preserve">) (делеции в экзоне 19 или замены </w:t>
      </w:r>
      <w:r w:rsidRPr="006E6534">
        <w:rPr>
          <w:rFonts w:cs="Times New Roman"/>
          <w:color w:val="000000" w:themeColor="text1"/>
          <w:szCs w:val="24"/>
          <w:lang w:val="en-US"/>
          <w:rPrChange w:id="27613" w:author="N F" w:date="2023-12-05T03:09:00Z">
            <w:rPr>
              <w:rFonts w:cs="Times New Roman"/>
              <w:szCs w:val="24"/>
              <w:lang w:val="en-US"/>
            </w:rPr>
          </w:rPrChange>
        </w:rPr>
        <w:t>L</w:t>
      </w:r>
      <w:r w:rsidR="00272F8A" w:rsidRPr="006E6534">
        <w:rPr>
          <w:rFonts w:cs="Times New Roman"/>
          <w:color w:val="000000" w:themeColor="text1"/>
          <w:szCs w:val="24"/>
          <w:rPrChange w:id="27614" w:author="N F" w:date="2023-12-05T03:09:00Z">
            <w:rPr>
              <w:rFonts w:cs="Times New Roman"/>
              <w:szCs w:val="24"/>
            </w:rPr>
          </w:rPrChange>
        </w:rPr>
        <w:t>858</w:t>
      </w:r>
      <w:r w:rsidR="00272F8A" w:rsidRPr="006E6534">
        <w:rPr>
          <w:rFonts w:cs="Times New Roman"/>
          <w:color w:val="000000" w:themeColor="text1"/>
          <w:szCs w:val="24"/>
          <w:lang w:val="en-US"/>
          <w:rPrChange w:id="27615" w:author="N F" w:date="2023-12-05T03:09:00Z">
            <w:rPr>
              <w:rFonts w:cs="Times New Roman"/>
              <w:szCs w:val="24"/>
              <w:lang w:val="en-US"/>
            </w:rPr>
          </w:rPrChange>
        </w:rPr>
        <w:t>R</w:t>
      </w:r>
      <w:r w:rsidR="00272F8A" w:rsidRPr="006E6534">
        <w:rPr>
          <w:rFonts w:cs="Times New Roman"/>
          <w:color w:val="000000" w:themeColor="text1"/>
          <w:szCs w:val="24"/>
          <w:rPrChange w:id="27616" w:author="N F" w:date="2023-12-05T03:09:00Z">
            <w:rPr>
              <w:rFonts w:cs="Times New Roman"/>
              <w:szCs w:val="24"/>
            </w:rPr>
          </w:rPrChange>
        </w:rPr>
        <w:t xml:space="preserve"> в экзоне 21</w:t>
      </w:r>
      <w:r w:rsidRPr="006E6534">
        <w:rPr>
          <w:rFonts w:cs="Times New Roman"/>
          <w:color w:val="000000" w:themeColor="text1"/>
          <w:szCs w:val="24"/>
          <w:rPrChange w:id="27617" w:author="N F" w:date="2023-12-05T03:09:00Z">
            <w:rPr>
              <w:rFonts w:cs="Times New Roman"/>
              <w:szCs w:val="24"/>
            </w:rPr>
          </w:rPrChange>
        </w:rPr>
        <w:t>)</w:t>
      </w:r>
      <w:r w:rsidR="00272F8A" w:rsidRPr="006E6534">
        <w:rPr>
          <w:rFonts w:cs="Times New Roman"/>
          <w:color w:val="000000" w:themeColor="text1"/>
          <w:szCs w:val="24"/>
          <w:rPrChange w:id="27618" w:author="N F" w:date="2023-12-05T03:09:00Z">
            <w:rPr>
              <w:rFonts w:cs="Times New Roman"/>
              <w:szCs w:val="24"/>
            </w:rPr>
          </w:rPrChange>
        </w:rPr>
        <w:t>.</w:t>
      </w:r>
    </w:p>
    <w:p w14:paraId="4721F169" w14:textId="351EB602" w:rsidR="00272F8A" w:rsidRPr="006E6534" w:rsidRDefault="00272F8A">
      <w:pPr>
        <w:pStyle w:val="SDText"/>
        <w:numPr>
          <w:ilvl w:val="0"/>
          <w:numId w:val="13"/>
        </w:numPr>
        <w:spacing w:after="0"/>
        <w:ind w:left="709"/>
        <w:rPr>
          <w:rFonts w:cs="Times New Roman"/>
          <w:color w:val="000000" w:themeColor="text1"/>
          <w:szCs w:val="24"/>
          <w:rPrChange w:id="27619" w:author="N F" w:date="2023-12-05T03:09:00Z">
            <w:rPr>
              <w:rFonts w:cs="Times New Roman"/>
              <w:szCs w:val="24"/>
            </w:rPr>
          </w:rPrChange>
        </w:rPr>
        <w:pPrChange w:id="27620" w:author="Barshadskaya, Yuliya" w:date="2024-01-16T19:09:00Z">
          <w:pPr>
            <w:pStyle w:val="SDText"/>
          </w:pPr>
        </w:pPrChange>
      </w:pPr>
      <w:r w:rsidRPr="006E6534">
        <w:rPr>
          <w:rFonts w:cs="Times New Roman"/>
          <w:color w:val="000000" w:themeColor="text1"/>
          <w:szCs w:val="24"/>
          <w:rPrChange w:id="27621" w:author="N F" w:date="2023-12-05T03:09:00Z">
            <w:rPr>
              <w:rFonts w:cs="Times New Roman"/>
              <w:szCs w:val="24"/>
            </w:rPr>
          </w:rPrChange>
        </w:rPr>
        <w:t xml:space="preserve">Первая линия терапии местно-распространенного или метастатического немелкоклеточного рака легкого в случае наличия в опухолевых </w:t>
      </w:r>
      <w:r w:rsidR="00EB103D" w:rsidRPr="006E6534">
        <w:rPr>
          <w:rFonts w:cs="Times New Roman"/>
          <w:color w:val="000000" w:themeColor="text1"/>
          <w:szCs w:val="24"/>
          <w:rPrChange w:id="27622" w:author="N F" w:date="2023-12-05T03:09:00Z">
            <w:rPr>
              <w:rFonts w:cs="Times New Roman"/>
              <w:szCs w:val="24"/>
            </w:rPr>
          </w:rPrChange>
        </w:rPr>
        <w:t xml:space="preserve">клетках мутации в гене </w:t>
      </w:r>
      <w:r w:rsidR="00EB103D" w:rsidRPr="006E6534">
        <w:rPr>
          <w:rFonts w:cs="Times New Roman"/>
          <w:color w:val="000000" w:themeColor="text1"/>
          <w:szCs w:val="24"/>
          <w:lang w:val="en-US"/>
          <w:rPrChange w:id="27623" w:author="N F" w:date="2023-12-05T03:09:00Z">
            <w:rPr>
              <w:rFonts w:cs="Times New Roman"/>
              <w:szCs w:val="24"/>
              <w:lang w:val="en-US"/>
            </w:rPr>
          </w:rPrChange>
        </w:rPr>
        <w:t>EGFR</w:t>
      </w:r>
      <w:r w:rsidR="00EB103D" w:rsidRPr="006E6534">
        <w:rPr>
          <w:rFonts w:cs="Times New Roman"/>
          <w:color w:val="000000" w:themeColor="text1"/>
          <w:szCs w:val="24"/>
          <w:rPrChange w:id="27624" w:author="N F" w:date="2023-12-05T03:09:00Z">
            <w:rPr>
              <w:rFonts w:cs="Times New Roman"/>
              <w:szCs w:val="24"/>
            </w:rPr>
          </w:rPrChange>
        </w:rPr>
        <w:t xml:space="preserve"> (делеции в экзоне 19 или замены </w:t>
      </w:r>
      <w:r w:rsidR="00EB103D" w:rsidRPr="006E6534">
        <w:rPr>
          <w:rFonts w:cs="Times New Roman"/>
          <w:color w:val="000000" w:themeColor="text1"/>
          <w:szCs w:val="24"/>
          <w:lang w:val="en-US"/>
          <w:rPrChange w:id="27625" w:author="N F" w:date="2023-12-05T03:09:00Z">
            <w:rPr>
              <w:rFonts w:cs="Times New Roman"/>
              <w:szCs w:val="24"/>
              <w:lang w:val="en-US"/>
            </w:rPr>
          </w:rPrChange>
        </w:rPr>
        <w:t>L</w:t>
      </w:r>
      <w:r w:rsidR="00EB103D" w:rsidRPr="006E6534">
        <w:rPr>
          <w:rFonts w:cs="Times New Roman"/>
          <w:color w:val="000000" w:themeColor="text1"/>
          <w:szCs w:val="24"/>
          <w:rPrChange w:id="27626" w:author="N F" w:date="2023-12-05T03:09:00Z">
            <w:rPr>
              <w:rFonts w:cs="Times New Roman"/>
              <w:szCs w:val="24"/>
            </w:rPr>
          </w:rPrChange>
        </w:rPr>
        <w:t>858</w:t>
      </w:r>
      <w:r w:rsidR="00EB103D" w:rsidRPr="006E6534">
        <w:rPr>
          <w:rFonts w:cs="Times New Roman"/>
          <w:color w:val="000000" w:themeColor="text1"/>
          <w:szCs w:val="24"/>
          <w:lang w:val="en-US"/>
          <w:rPrChange w:id="27627" w:author="N F" w:date="2023-12-05T03:09:00Z">
            <w:rPr>
              <w:rFonts w:cs="Times New Roman"/>
              <w:szCs w:val="24"/>
              <w:lang w:val="en-US"/>
            </w:rPr>
          </w:rPrChange>
        </w:rPr>
        <w:t>R</w:t>
      </w:r>
      <w:r w:rsidR="00EB103D" w:rsidRPr="006E6534">
        <w:rPr>
          <w:rFonts w:cs="Times New Roman"/>
          <w:color w:val="000000" w:themeColor="text1"/>
          <w:szCs w:val="24"/>
          <w:rPrChange w:id="27628" w:author="N F" w:date="2023-12-05T03:09:00Z">
            <w:rPr>
              <w:rFonts w:cs="Times New Roman"/>
              <w:szCs w:val="24"/>
            </w:rPr>
          </w:rPrChange>
        </w:rPr>
        <w:t xml:space="preserve"> в экзоне 21) у взрослых пациентов.</w:t>
      </w:r>
    </w:p>
    <w:p w14:paraId="4C21A422" w14:textId="096A9556" w:rsidR="003B156A" w:rsidRDefault="00352864">
      <w:pPr>
        <w:pStyle w:val="SDText"/>
        <w:numPr>
          <w:ilvl w:val="0"/>
          <w:numId w:val="13"/>
        </w:numPr>
        <w:spacing w:after="0"/>
        <w:ind w:left="709"/>
        <w:rPr>
          <w:ins w:id="27629" w:author="Barshadskaya, Yuliya" w:date="2024-01-16T19:09:00Z"/>
          <w:rFonts w:cs="Times New Roman"/>
          <w:color w:val="000000" w:themeColor="text1"/>
          <w:szCs w:val="24"/>
        </w:rPr>
        <w:pPrChange w:id="27630" w:author="Barshadskaya, Yuliya" w:date="2024-01-16T19:09:00Z">
          <w:pPr>
            <w:pStyle w:val="SDText"/>
          </w:pPr>
        </w:pPrChange>
      </w:pPr>
      <w:r w:rsidRPr="006E6534">
        <w:rPr>
          <w:rFonts w:cs="Times New Roman"/>
          <w:color w:val="000000" w:themeColor="text1"/>
          <w:szCs w:val="24"/>
          <w:rPrChange w:id="27631" w:author="N F" w:date="2023-12-05T03:09:00Z">
            <w:rPr>
              <w:rFonts w:cs="Times New Roman"/>
              <w:szCs w:val="24"/>
            </w:rPr>
          </w:rPrChange>
        </w:rPr>
        <w:t>Местно-распространенный или метастатический немелкоклеточный рак легкого с мутацией Т790М в гене рецептора эпидермального фактора роста (EGFR) у взрослых пациентов</w:t>
      </w:r>
      <w:r w:rsidR="00EB103D" w:rsidRPr="006E6534">
        <w:rPr>
          <w:rFonts w:cs="Times New Roman"/>
          <w:color w:val="000000" w:themeColor="text1"/>
          <w:szCs w:val="24"/>
          <w:rPrChange w:id="27632" w:author="N F" w:date="2023-12-05T03:09:00Z">
            <w:rPr>
              <w:rFonts w:cs="Times New Roman"/>
              <w:szCs w:val="24"/>
            </w:rPr>
          </w:rPrChange>
        </w:rPr>
        <w:t>.</w:t>
      </w:r>
    </w:p>
    <w:p w14:paraId="58EFBE63" w14:textId="77777777" w:rsidR="007A60BD" w:rsidRPr="006E6534" w:rsidRDefault="007A60BD">
      <w:pPr>
        <w:pStyle w:val="SDText"/>
        <w:spacing w:after="0"/>
        <w:ind w:left="709" w:firstLine="0"/>
        <w:rPr>
          <w:rFonts w:cs="Times New Roman"/>
          <w:color w:val="000000" w:themeColor="text1"/>
          <w:szCs w:val="24"/>
          <w:rPrChange w:id="27633" w:author="N F" w:date="2023-12-05T03:09:00Z">
            <w:rPr>
              <w:rFonts w:cs="Times New Roman"/>
              <w:szCs w:val="24"/>
            </w:rPr>
          </w:rPrChange>
        </w:rPr>
        <w:pPrChange w:id="27634" w:author="Barshadskaya, Yuliya" w:date="2024-01-16T19:09:00Z">
          <w:pPr>
            <w:pStyle w:val="SDText"/>
          </w:pPr>
        </w:pPrChange>
      </w:pPr>
    </w:p>
    <w:p w14:paraId="41A28BA9" w14:textId="77777777" w:rsidR="00123CCF" w:rsidRPr="006E6534" w:rsidRDefault="00123CCF">
      <w:pPr>
        <w:pStyle w:val="3"/>
        <w:spacing w:line="240" w:lineRule="auto"/>
        <w:ind w:left="0" w:firstLine="0"/>
        <w:rPr>
          <w:rFonts w:cs="Times New Roman"/>
          <w:sz w:val="24"/>
          <w:rPrChange w:id="27635" w:author="N F" w:date="2023-12-05T03:09:00Z">
            <w:rPr/>
          </w:rPrChange>
        </w:rPr>
        <w:pPrChange w:id="27636" w:author="N F" w:date="2023-08-06T15:38:00Z">
          <w:pPr>
            <w:pStyle w:val="3"/>
          </w:pPr>
        </w:pPrChange>
      </w:pPr>
      <w:bookmarkStart w:id="27637" w:name="_Toc115733073"/>
      <w:r w:rsidRPr="006E6534">
        <w:rPr>
          <w:rFonts w:cs="Times New Roman"/>
          <w:sz w:val="24"/>
          <w:rPrChange w:id="27638" w:author="N F" w:date="2023-12-05T03:09:00Z">
            <w:rPr/>
          </w:rPrChange>
        </w:rPr>
        <w:t>Противопоказания</w:t>
      </w:r>
      <w:bookmarkEnd w:id="27637"/>
    </w:p>
    <w:p w14:paraId="13D4AE09" w14:textId="69B02312" w:rsidR="003B156A" w:rsidRPr="006E6534" w:rsidRDefault="00EB103D">
      <w:pPr>
        <w:pStyle w:val="SDText"/>
        <w:numPr>
          <w:ilvl w:val="0"/>
          <w:numId w:val="14"/>
        </w:numPr>
        <w:spacing w:after="0"/>
        <w:ind w:left="709"/>
        <w:rPr>
          <w:rFonts w:cs="Times New Roman"/>
          <w:color w:val="000000" w:themeColor="text1"/>
          <w:szCs w:val="24"/>
          <w:rPrChange w:id="27639" w:author="N F" w:date="2023-12-05T03:09:00Z">
            <w:rPr>
              <w:rFonts w:cs="Times New Roman"/>
              <w:szCs w:val="24"/>
            </w:rPr>
          </w:rPrChange>
        </w:rPr>
        <w:pPrChange w:id="27640" w:author="Barshadskaya, Yuliya" w:date="2024-01-16T19:11:00Z">
          <w:pPr>
            <w:pStyle w:val="SDText"/>
          </w:pPr>
        </w:pPrChange>
      </w:pPr>
      <w:r w:rsidRPr="006E6534">
        <w:rPr>
          <w:rFonts w:cs="Times New Roman"/>
          <w:color w:val="000000" w:themeColor="text1"/>
          <w:szCs w:val="24"/>
          <w:rPrChange w:id="27641" w:author="N F" w:date="2023-12-05T03:09:00Z">
            <w:rPr>
              <w:rFonts w:cs="Times New Roman"/>
              <w:szCs w:val="24"/>
            </w:rPr>
          </w:rPrChange>
        </w:rPr>
        <w:t>Повышенная чувствительность к осимертинибу или любому из компонентов препарата.</w:t>
      </w:r>
    </w:p>
    <w:p w14:paraId="0AD18585" w14:textId="3B19906A" w:rsidR="00EB103D" w:rsidRPr="006E6534" w:rsidRDefault="00EB103D">
      <w:pPr>
        <w:pStyle w:val="SDText"/>
        <w:numPr>
          <w:ilvl w:val="0"/>
          <w:numId w:val="14"/>
        </w:numPr>
        <w:spacing w:after="0"/>
        <w:ind w:left="709"/>
        <w:rPr>
          <w:rFonts w:cs="Times New Roman"/>
          <w:color w:val="000000" w:themeColor="text1"/>
          <w:szCs w:val="24"/>
          <w:rPrChange w:id="27642" w:author="N F" w:date="2023-12-05T03:09:00Z">
            <w:rPr>
              <w:rFonts w:cs="Times New Roman"/>
              <w:szCs w:val="24"/>
            </w:rPr>
          </w:rPrChange>
        </w:rPr>
        <w:pPrChange w:id="27643" w:author="Barshadskaya, Yuliya" w:date="2024-01-16T19:11:00Z">
          <w:pPr>
            <w:pStyle w:val="SDText"/>
          </w:pPr>
        </w:pPrChange>
      </w:pPr>
      <w:r w:rsidRPr="006E6534">
        <w:rPr>
          <w:rFonts w:cs="Times New Roman"/>
          <w:color w:val="000000" w:themeColor="text1"/>
          <w:szCs w:val="24"/>
          <w:rPrChange w:id="27644" w:author="N F" w:date="2023-12-05T03:09:00Z">
            <w:rPr>
              <w:rFonts w:cs="Times New Roman"/>
              <w:szCs w:val="24"/>
            </w:rPr>
          </w:rPrChange>
        </w:rPr>
        <w:t>Беременность и период грудного вскармливания.</w:t>
      </w:r>
    </w:p>
    <w:p w14:paraId="05C7F7E0" w14:textId="5FA6DC44" w:rsidR="00EB103D" w:rsidRPr="006E6534" w:rsidRDefault="00EB103D">
      <w:pPr>
        <w:pStyle w:val="SDText"/>
        <w:numPr>
          <w:ilvl w:val="0"/>
          <w:numId w:val="14"/>
        </w:numPr>
        <w:spacing w:after="0"/>
        <w:ind w:left="709"/>
        <w:rPr>
          <w:rFonts w:cs="Times New Roman"/>
          <w:color w:val="000000" w:themeColor="text1"/>
          <w:szCs w:val="24"/>
          <w:rPrChange w:id="27645" w:author="N F" w:date="2023-12-05T03:09:00Z">
            <w:rPr>
              <w:rFonts w:cs="Times New Roman"/>
              <w:szCs w:val="24"/>
            </w:rPr>
          </w:rPrChange>
        </w:rPr>
        <w:pPrChange w:id="27646" w:author="Barshadskaya, Yuliya" w:date="2024-01-16T19:11:00Z">
          <w:pPr>
            <w:pStyle w:val="SDText"/>
          </w:pPr>
        </w:pPrChange>
      </w:pPr>
      <w:r w:rsidRPr="006E6534">
        <w:rPr>
          <w:rFonts w:cs="Times New Roman"/>
          <w:color w:val="000000" w:themeColor="text1"/>
          <w:szCs w:val="24"/>
          <w:rPrChange w:id="27647" w:author="N F" w:date="2023-12-05T03:09:00Z">
            <w:rPr>
              <w:rFonts w:cs="Times New Roman"/>
              <w:szCs w:val="24"/>
            </w:rPr>
          </w:rPrChange>
        </w:rPr>
        <w:t>Терминальная стадия хронической почечной недостаточности, включая пациентов на гемодиализе.</w:t>
      </w:r>
    </w:p>
    <w:p w14:paraId="3D76D6FB" w14:textId="3270C2B1" w:rsidR="00EB103D" w:rsidRPr="006E6534" w:rsidRDefault="00EB103D">
      <w:pPr>
        <w:pStyle w:val="SDText"/>
        <w:numPr>
          <w:ilvl w:val="0"/>
          <w:numId w:val="14"/>
        </w:numPr>
        <w:spacing w:after="0"/>
        <w:ind w:left="709"/>
        <w:rPr>
          <w:rFonts w:cs="Times New Roman"/>
          <w:color w:val="000000" w:themeColor="text1"/>
          <w:szCs w:val="24"/>
          <w:rPrChange w:id="27648" w:author="N F" w:date="2023-12-05T03:09:00Z">
            <w:rPr>
              <w:rFonts w:cs="Times New Roman"/>
              <w:szCs w:val="24"/>
            </w:rPr>
          </w:rPrChange>
        </w:rPr>
        <w:pPrChange w:id="27649" w:author="Barshadskaya, Yuliya" w:date="2024-01-16T19:11:00Z">
          <w:pPr>
            <w:pStyle w:val="SDText"/>
          </w:pPr>
        </w:pPrChange>
      </w:pPr>
      <w:r w:rsidRPr="006E6534">
        <w:rPr>
          <w:rFonts w:cs="Times New Roman"/>
          <w:color w:val="000000" w:themeColor="text1"/>
          <w:szCs w:val="24"/>
          <w:rPrChange w:id="27650" w:author="N F" w:date="2023-12-05T03:09:00Z">
            <w:rPr>
              <w:rFonts w:cs="Times New Roman"/>
              <w:szCs w:val="24"/>
            </w:rPr>
          </w:rPrChange>
        </w:rPr>
        <w:t>Нарушение функции печени тяжелой степени тяжести.</w:t>
      </w:r>
    </w:p>
    <w:p w14:paraId="011E9BF1" w14:textId="31EE584F" w:rsidR="00EB103D" w:rsidRPr="006E6534" w:rsidRDefault="00EB103D">
      <w:pPr>
        <w:pStyle w:val="SDText"/>
        <w:numPr>
          <w:ilvl w:val="0"/>
          <w:numId w:val="14"/>
        </w:numPr>
        <w:spacing w:after="0"/>
        <w:ind w:left="709"/>
        <w:rPr>
          <w:rFonts w:cs="Times New Roman"/>
          <w:color w:val="000000" w:themeColor="text1"/>
          <w:szCs w:val="24"/>
          <w:rPrChange w:id="27651" w:author="N F" w:date="2023-12-05T03:09:00Z">
            <w:rPr>
              <w:rFonts w:cs="Times New Roman"/>
              <w:szCs w:val="24"/>
            </w:rPr>
          </w:rPrChange>
        </w:rPr>
        <w:pPrChange w:id="27652" w:author="Barshadskaya, Yuliya" w:date="2024-01-16T19:11:00Z">
          <w:pPr>
            <w:pStyle w:val="SDText"/>
          </w:pPr>
        </w:pPrChange>
      </w:pPr>
      <w:r w:rsidRPr="006E6534">
        <w:rPr>
          <w:rFonts w:cs="Times New Roman"/>
          <w:color w:val="000000" w:themeColor="text1"/>
          <w:szCs w:val="24"/>
          <w:rPrChange w:id="27653" w:author="N F" w:date="2023-12-05T03:09:00Z">
            <w:rPr>
              <w:rFonts w:cs="Times New Roman"/>
              <w:szCs w:val="24"/>
            </w:rPr>
          </w:rPrChange>
        </w:rPr>
        <w:t>Детский возраст до 18 лет (данные отсутствуют).</w:t>
      </w:r>
    </w:p>
    <w:p w14:paraId="6B791984" w14:textId="678B4840" w:rsidR="00EB103D" w:rsidRPr="006E6534" w:rsidRDefault="00EB103D">
      <w:pPr>
        <w:pStyle w:val="SDText"/>
        <w:numPr>
          <w:ilvl w:val="0"/>
          <w:numId w:val="14"/>
        </w:numPr>
        <w:spacing w:after="0"/>
        <w:ind w:left="709"/>
        <w:rPr>
          <w:rFonts w:cs="Times New Roman"/>
          <w:color w:val="000000" w:themeColor="text1"/>
          <w:szCs w:val="24"/>
          <w:rPrChange w:id="27654" w:author="N F" w:date="2023-12-05T03:09:00Z">
            <w:rPr>
              <w:rFonts w:cs="Times New Roman"/>
              <w:szCs w:val="24"/>
            </w:rPr>
          </w:rPrChange>
        </w:rPr>
        <w:pPrChange w:id="27655" w:author="Barshadskaya, Yuliya" w:date="2024-01-16T19:11:00Z">
          <w:pPr>
            <w:pStyle w:val="SDText"/>
          </w:pPr>
        </w:pPrChange>
      </w:pPr>
      <w:r w:rsidRPr="006E6534">
        <w:rPr>
          <w:rFonts w:cs="Times New Roman"/>
          <w:color w:val="000000" w:themeColor="text1"/>
          <w:szCs w:val="24"/>
          <w:rPrChange w:id="27656" w:author="N F" w:date="2023-12-05T03:09:00Z">
            <w:rPr>
              <w:rFonts w:cs="Times New Roman"/>
              <w:szCs w:val="24"/>
            </w:rPr>
          </w:rPrChange>
        </w:rPr>
        <w:t>Прием препаратов зверобоя продырявленного на фоне терапии препаратом противопоказан.</w:t>
      </w:r>
    </w:p>
    <w:p w14:paraId="5764D57D" w14:textId="3487F736" w:rsidR="00EB103D" w:rsidRDefault="00EB103D">
      <w:pPr>
        <w:pStyle w:val="SDText"/>
        <w:numPr>
          <w:ilvl w:val="0"/>
          <w:numId w:val="14"/>
        </w:numPr>
        <w:spacing w:after="0"/>
        <w:ind w:left="709"/>
        <w:rPr>
          <w:ins w:id="27657" w:author="Barshadskaya, Yuliya" w:date="2024-01-16T19:11:00Z"/>
          <w:rFonts w:cs="Times New Roman"/>
          <w:color w:val="000000" w:themeColor="text1"/>
          <w:szCs w:val="24"/>
        </w:rPr>
        <w:pPrChange w:id="27658" w:author="Barshadskaya, Yuliya" w:date="2024-01-16T19:11:00Z">
          <w:pPr>
            <w:pStyle w:val="SDText"/>
          </w:pPr>
        </w:pPrChange>
      </w:pPr>
      <w:r w:rsidRPr="006E6534">
        <w:rPr>
          <w:rFonts w:cs="Times New Roman"/>
          <w:color w:val="000000" w:themeColor="text1"/>
          <w:szCs w:val="24"/>
          <w:rPrChange w:id="27659" w:author="N F" w:date="2023-12-05T03:09:00Z">
            <w:rPr>
              <w:rFonts w:cs="Times New Roman"/>
              <w:szCs w:val="24"/>
            </w:rPr>
          </w:rPrChange>
        </w:rPr>
        <w:t xml:space="preserve">Совместное применение мощных индукторов </w:t>
      </w:r>
      <w:r w:rsidRPr="006E6534">
        <w:rPr>
          <w:rFonts w:cs="Times New Roman"/>
          <w:color w:val="000000" w:themeColor="text1"/>
          <w:szCs w:val="24"/>
          <w:lang w:val="en-US"/>
          <w:rPrChange w:id="27660" w:author="N F" w:date="2023-12-05T03:09:00Z">
            <w:rPr>
              <w:rFonts w:cs="Times New Roman"/>
              <w:szCs w:val="24"/>
              <w:lang w:val="en-US"/>
            </w:rPr>
          </w:rPrChange>
        </w:rPr>
        <w:t>CYP</w:t>
      </w:r>
      <w:r w:rsidRPr="006E6534">
        <w:rPr>
          <w:rFonts w:cs="Times New Roman"/>
          <w:color w:val="000000" w:themeColor="text1"/>
          <w:szCs w:val="24"/>
          <w:rPrChange w:id="27661" w:author="N F" w:date="2023-12-05T03:09:00Z">
            <w:rPr>
              <w:rFonts w:cs="Times New Roman"/>
              <w:szCs w:val="24"/>
            </w:rPr>
          </w:rPrChange>
        </w:rPr>
        <w:t>3</w:t>
      </w:r>
      <w:r w:rsidRPr="006E6534">
        <w:rPr>
          <w:rFonts w:cs="Times New Roman"/>
          <w:color w:val="000000" w:themeColor="text1"/>
          <w:szCs w:val="24"/>
          <w:lang w:val="en-US"/>
          <w:rPrChange w:id="27662" w:author="N F" w:date="2023-12-05T03:09:00Z">
            <w:rPr>
              <w:rFonts w:cs="Times New Roman"/>
              <w:szCs w:val="24"/>
              <w:lang w:val="en-US"/>
            </w:rPr>
          </w:rPrChange>
        </w:rPr>
        <w:t>A</w:t>
      </w:r>
      <w:r w:rsidRPr="006E6534">
        <w:rPr>
          <w:rFonts w:cs="Times New Roman"/>
          <w:color w:val="000000" w:themeColor="text1"/>
          <w:szCs w:val="24"/>
          <w:rPrChange w:id="27663" w:author="N F" w:date="2023-12-05T03:09:00Z">
            <w:rPr>
              <w:rFonts w:cs="Times New Roman"/>
              <w:szCs w:val="24"/>
            </w:rPr>
          </w:rPrChange>
        </w:rPr>
        <w:t xml:space="preserve"> (например, фенитоин, рифампицин и карбамазепин).</w:t>
      </w:r>
    </w:p>
    <w:p w14:paraId="5F23AD81" w14:textId="77777777" w:rsidR="007A60BD" w:rsidRPr="006E6534" w:rsidRDefault="007A60BD">
      <w:pPr>
        <w:pStyle w:val="SDText"/>
        <w:spacing w:after="0"/>
        <w:ind w:left="709" w:firstLine="0"/>
        <w:rPr>
          <w:rFonts w:cs="Times New Roman"/>
          <w:color w:val="000000" w:themeColor="text1"/>
          <w:szCs w:val="24"/>
          <w:rPrChange w:id="27664" w:author="N F" w:date="2023-12-05T03:09:00Z">
            <w:rPr>
              <w:rFonts w:cs="Times New Roman"/>
              <w:szCs w:val="24"/>
            </w:rPr>
          </w:rPrChange>
        </w:rPr>
        <w:pPrChange w:id="27665" w:author="Barshadskaya, Yuliya" w:date="2024-01-16T19:11:00Z">
          <w:pPr>
            <w:pStyle w:val="SDText"/>
          </w:pPr>
        </w:pPrChange>
      </w:pPr>
    </w:p>
    <w:p w14:paraId="0DE96F63" w14:textId="77777777" w:rsidR="009F698C" w:rsidRDefault="00C81D2D" w:rsidP="009F698C">
      <w:pPr>
        <w:pStyle w:val="SDText"/>
        <w:ind w:firstLine="0"/>
        <w:rPr>
          <w:ins w:id="27666" w:author="Barshadskaya, Yuliya" w:date="2024-01-16T19:11:00Z"/>
          <w:rFonts w:cs="Times New Roman"/>
          <w:color w:val="000000" w:themeColor="text1"/>
          <w:szCs w:val="24"/>
        </w:rPr>
      </w:pPr>
      <w:r w:rsidRPr="006E6534">
        <w:rPr>
          <w:rFonts w:cs="Times New Roman"/>
          <w:b/>
          <w:bCs/>
          <w:color w:val="000000" w:themeColor="text1"/>
          <w:szCs w:val="24"/>
          <w:rPrChange w:id="27667" w:author="N F" w:date="2023-12-05T03:09:00Z">
            <w:rPr>
              <w:rFonts w:cs="Times New Roman"/>
              <w:b/>
              <w:bCs/>
              <w:szCs w:val="24"/>
            </w:rPr>
          </w:rPrChange>
        </w:rPr>
        <w:t>С осторожностью:</w:t>
      </w:r>
      <w:r w:rsidRPr="006E6534">
        <w:rPr>
          <w:rFonts w:cs="Times New Roman"/>
          <w:color w:val="000000" w:themeColor="text1"/>
          <w:szCs w:val="24"/>
          <w:rPrChange w:id="27668" w:author="N F" w:date="2023-12-05T03:09:00Z">
            <w:rPr>
              <w:rFonts w:cs="Times New Roman"/>
              <w:szCs w:val="24"/>
            </w:rPr>
          </w:rPrChange>
        </w:rPr>
        <w:t xml:space="preserve"> </w:t>
      </w:r>
    </w:p>
    <w:p w14:paraId="25975934" w14:textId="1147C862" w:rsidR="009F698C" w:rsidRDefault="00C81D2D">
      <w:pPr>
        <w:pStyle w:val="SDText"/>
        <w:numPr>
          <w:ilvl w:val="0"/>
          <w:numId w:val="15"/>
        </w:numPr>
        <w:spacing w:after="0"/>
        <w:rPr>
          <w:ins w:id="27669" w:author="Barshadskaya, Yuliya" w:date="2024-01-16T19:12:00Z"/>
          <w:rFonts w:cs="Times New Roman"/>
          <w:color w:val="000000" w:themeColor="text1"/>
          <w:szCs w:val="24"/>
        </w:rPr>
        <w:pPrChange w:id="27670" w:author="Barshadskaya, Yuliya" w:date="2024-01-16T19:12:00Z">
          <w:pPr>
            <w:pStyle w:val="SDText"/>
          </w:pPr>
        </w:pPrChange>
      </w:pPr>
      <w:r w:rsidRPr="006E6534">
        <w:rPr>
          <w:rFonts w:cs="Times New Roman"/>
          <w:color w:val="000000" w:themeColor="text1"/>
          <w:szCs w:val="24"/>
          <w:rPrChange w:id="27671" w:author="N F" w:date="2023-12-05T03:09:00Z">
            <w:rPr>
              <w:rFonts w:cs="Times New Roman"/>
              <w:szCs w:val="24"/>
            </w:rPr>
          </w:rPrChange>
        </w:rPr>
        <w:t>интерстициальное заболевание легких</w:t>
      </w:r>
      <w:ins w:id="27672" w:author="Barshadskaya, Yuliya" w:date="2024-01-16T19:12:00Z">
        <w:r w:rsidR="009F698C">
          <w:rPr>
            <w:bCs/>
            <w:iCs/>
          </w:rPr>
          <w:t>;</w:t>
        </w:r>
      </w:ins>
      <w:del w:id="27673" w:author="Barshadskaya, Yuliya" w:date="2024-01-16T19:12:00Z">
        <w:r w:rsidRPr="006E6534" w:rsidDel="009F698C">
          <w:rPr>
            <w:rFonts w:cs="Times New Roman"/>
            <w:color w:val="000000" w:themeColor="text1"/>
            <w:szCs w:val="24"/>
            <w:rPrChange w:id="27674" w:author="N F" w:date="2023-12-05T03:09:00Z">
              <w:rPr>
                <w:rFonts w:cs="Times New Roman"/>
                <w:szCs w:val="24"/>
              </w:rPr>
            </w:rPrChange>
          </w:rPr>
          <w:delText>,</w:delText>
        </w:r>
      </w:del>
      <w:r w:rsidRPr="006E6534">
        <w:rPr>
          <w:rFonts w:cs="Times New Roman"/>
          <w:color w:val="000000" w:themeColor="text1"/>
          <w:szCs w:val="24"/>
          <w:rPrChange w:id="27675" w:author="N F" w:date="2023-12-05T03:09:00Z">
            <w:rPr>
              <w:rFonts w:cs="Times New Roman"/>
              <w:szCs w:val="24"/>
            </w:rPr>
          </w:rPrChange>
        </w:rPr>
        <w:t xml:space="preserve"> </w:t>
      </w:r>
    </w:p>
    <w:p w14:paraId="136E5B1D" w14:textId="063EAD01" w:rsidR="009F698C" w:rsidRDefault="00C81D2D">
      <w:pPr>
        <w:pStyle w:val="SDText"/>
        <w:numPr>
          <w:ilvl w:val="0"/>
          <w:numId w:val="15"/>
        </w:numPr>
        <w:spacing w:after="0"/>
        <w:rPr>
          <w:ins w:id="27676" w:author="Barshadskaya, Yuliya" w:date="2024-01-16T19:12:00Z"/>
          <w:rFonts w:cs="Times New Roman"/>
          <w:color w:val="000000" w:themeColor="text1"/>
          <w:szCs w:val="24"/>
        </w:rPr>
        <w:pPrChange w:id="27677" w:author="Barshadskaya, Yuliya" w:date="2024-01-16T19:12:00Z">
          <w:pPr>
            <w:pStyle w:val="SDText"/>
          </w:pPr>
        </w:pPrChange>
      </w:pPr>
      <w:r w:rsidRPr="006E6534">
        <w:rPr>
          <w:rFonts w:cs="Times New Roman"/>
          <w:color w:val="000000" w:themeColor="text1"/>
          <w:szCs w:val="24"/>
          <w:rPrChange w:id="27678" w:author="N F" w:date="2023-12-05T03:09:00Z">
            <w:rPr>
              <w:rFonts w:cs="Times New Roman"/>
              <w:szCs w:val="24"/>
            </w:rPr>
          </w:rPrChange>
        </w:rPr>
        <w:t xml:space="preserve">удлинение интервала </w:t>
      </w:r>
      <w:r w:rsidRPr="006E6534">
        <w:rPr>
          <w:rFonts w:cs="Times New Roman"/>
          <w:color w:val="000000" w:themeColor="text1"/>
          <w:szCs w:val="24"/>
          <w:lang w:val="en-US"/>
          <w:rPrChange w:id="27679" w:author="N F" w:date="2023-12-05T03:09:00Z">
            <w:rPr>
              <w:rFonts w:cs="Times New Roman"/>
              <w:szCs w:val="24"/>
              <w:lang w:val="en-US"/>
            </w:rPr>
          </w:rPrChange>
        </w:rPr>
        <w:t>QTc</w:t>
      </w:r>
      <w:ins w:id="27680" w:author="Barshadskaya, Yuliya" w:date="2024-01-16T19:12:00Z">
        <w:r w:rsidR="009F698C">
          <w:rPr>
            <w:bCs/>
            <w:iCs/>
          </w:rPr>
          <w:t>;</w:t>
        </w:r>
      </w:ins>
      <w:del w:id="27681" w:author="Barshadskaya, Yuliya" w:date="2024-01-16T19:12:00Z">
        <w:r w:rsidRPr="006E6534" w:rsidDel="009F698C">
          <w:rPr>
            <w:rFonts w:cs="Times New Roman"/>
            <w:color w:val="000000" w:themeColor="text1"/>
            <w:szCs w:val="24"/>
            <w:rPrChange w:id="27682" w:author="N F" w:date="2023-12-05T03:09:00Z">
              <w:rPr>
                <w:rFonts w:cs="Times New Roman"/>
                <w:szCs w:val="24"/>
              </w:rPr>
            </w:rPrChange>
          </w:rPr>
          <w:delText>,</w:delText>
        </w:r>
      </w:del>
      <w:r w:rsidRPr="006E6534">
        <w:rPr>
          <w:rFonts w:cs="Times New Roman"/>
          <w:color w:val="000000" w:themeColor="text1"/>
          <w:szCs w:val="24"/>
          <w:rPrChange w:id="27683" w:author="N F" w:date="2023-12-05T03:09:00Z">
            <w:rPr>
              <w:rFonts w:cs="Times New Roman"/>
              <w:szCs w:val="24"/>
            </w:rPr>
          </w:rPrChange>
        </w:rPr>
        <w:t xml:space="preserve"> </w:t>
      </w:r>
    </w:p>
    <w:p w14:paraId="362D6EBF" w14:textId="6C339F2C" w:rsidR="00C81D2D" w:rsidRPr="006E6534" w:rsidRDefault="00C81D2D">
      <w:pPr>
        <w:pStyle w:val="SDText"/>
        <w:numPr>
          <w:ilvl w:val="0"/>
          <w:numId w:val="15"/>
        </w:numPr>
        <w:spacing w:after="0"/>
        <w:rPr>
          <w:rFonts w:cs="Times New Roman"/>
          <w:color w:val="000000" w:themeColor="text1"/>
          <w:szCs w:val="24"/>
          <w:rPrChange w:id="27684" w:author="N F" w:date="2023-12-05T03:09:00Z">
            <w:rPr>
              <w:rFonts w:cs="Times New Roman"/>
              <w:szCs w:val="24"/>
            </w:rPr>
          </w:rPrChange>
        </w:rPr>
        <w:pPrChange w:id="27685" w:author="Barshadskaya, Yuliya" w:date="2024-01-16T19:12:00Z">
          <w:pPr>
            <w:pStyle w:val="SDText"/>
          </w:pPr>
        </w:pPrChange>
      </w:pPr>
      <w:r w:rsidRPr="006E6534">
        <w:rPr>
          <w:rFonts w:cs="Times New Roman"/>
          <w:color w:val="000000" w:themeColor="text1"/>
          <w:szCs w:val="24"/>
          <w:rPrChange w:id="27686" w:author="N F" w:date="2023-12-05T03:09:00Z">
            <w:rPr>
              <w:rFonts w:cs="Times New Roman"/>
              <w:szCs w:val="24"/>
            </w:rPr>
          </w:rPrChange>
        </w:rPr>
        <w:t xml:space="preserve">совместное применение с умеренными индукторами </w:t>
      </w:r>
      <w:r w:rsidRPr="006E6534">
        <w:rPr>
          <w:rFonts w:cs="Times New Roman"/>
          <w:color w:val="000000" w:themeColor="text1"/>
          <w:szCs w:val="24"/>
          <w:lang w:val="en-US"/>
          <w:rPrChange w:id="27687" w:author="N F" w:date="2023-12-05T03:09:00Z">
            <w:rPr>
              <w:rFonts w:cs="Times New Roman"/>
              <w:szCs w:val="24"/>
              <w:lang w:val="en-US"/>
            </w:rPr>
          </w:rPrChange>
        </w:rPr>
        <w:t>CYP</w:t>
      </w:r>
      <w:r w:rsidRPr="006E6534">
        <w:rPr>
          <w:rFonts w:cs="Times New Roman"/>
          <w:color w:val="000000" w:themeColor="text1"/>
          <w:szCs w:val="24"/>
          <w:rPrChange w:id="27688" w:author="N F" w:date="2023-12-05T03:09:00Z">
            <w:rPr>
              <w:rFonts w:cs="Times New Roman"/>
              <w:szCs w:val="24"/>
            </w:rPr>
          </w:rPrChange>
        </w:rPr>
        <w:t>3</w:t>
      </w:r>
      <w:r w:rsidRPr="006E6534">
        <w:rPr>
          <w:rFonts w:cs="Times New Roman"/>
          <w:color w:val="000000" w:themeColor="text1"/>
          <w:szCs w:val="24"/>
          <w:lang w:val="en-US"/>
          <w:rPrChange w:id="27689" w:author="N F" w:date="2023-12-05T03:09:00Z">
            <w:rPr>
              <w:rFonts w:cs="Times New Roman"/>
              <w:szCs w:val="24"/>
              <w:lang w:val="en-US"/>
            </w:rPr>
          </w:rPrChange>
        </w:rPr>
        <w:t>A</w:t>
      </w:r>
      <w:r w:rsidRPr="006E6534">
        <w:rPr>
          <w:rFonts w:cs="Times New Roman"/>
          <w:color w:val="000000" w:themeColor="text1"/>
          <w:szCs w:val="24"/>
          <w:rPrChange w:id="27690" w:author="N F" w:date="2023-12-05T03:09:00Z">
            <w:rPr>
              <w:rFonts w:cs="Times New Roman"/>
              <w:szCs w:val="24"/>
            </w:rPr>
          </w:rPrChange>
        </w:rPr>
        <w:t>4 (например, бозентан, эфавиренз, этравирин, модафинил).</w:t>
      </w:r>
    </w:p>
    <w:p w14:paraId="6125485D" w14:textId="73F9A39A" w:rsidR="00123CCF" w:rsidRPr="006E6534" w:rsidRDefault="00123CCF">
      <w:pPr>
        <w:pStyle w:val="3"/>
        <w:spacing w:line="240" w:lineRule="auto"/>
        <w:ind w:left="0" w:firstLine="0"/>
        <w:rPr>
          <w:rFonts w:cs="Times New Roman"/>
          <w:sz w:val="24"/>
          <w:rPrChange w:id="27691" w:author="N F" w:date="2023-12-05T03:09:00Z">
            <w:rPr/>
          </w:rPrChange>
        </w:rPr>
        <w:pPrChange w:id="27692" w:author="N F" w:date="2023-08-06T15:38:00Z">
          <w:pPr>
            <w:pStyle w:val="3"/>
          </w:pPr>
        </w:pPrChange>
      </w:pPr>
      <w:bookmarkStart w:id="27693" w:name="_Toc115733074"/>
      <w:r w:rsidRPr="006E6534">
        <w:rPr>
          <w:rFonts w:cs="Times New Roman"/>
          <w:sz w:val="24"/>
          <w:rPrChange w:id="27694" w:author="N F" w:date="2023-12-05T03:09:00Z">
            <w:rPr/>
          </w:rPrChange>
        </w:rPr>
        <w:t xml:space="preserve">Применение </w:t>
      </w:r>
      <w:r w:rsidR="00E508CE" w:rsidRPr="006E6534">
        <w:rPr>
          <w:rFonts w:cs="Times New Roman"/>
          <w:sz w:val="24"/>
          <w:rPrChange w:id="27695" w:author="N F" w:date="2023-12-05T03:09:00Z">
            <w:rPr/>
          </w:rPrChange>
        </w:rPr>
        <w:t>при</w:t>
      </w:r>
      <w:r w:rsidRPr="006E6534">
        <w:rPr>
          <w:rFonts w:cs="Times New Roman"/>
          <w:sz w:val="24"/>
          <w:rPrChange w:id="27696" w:author="N F" w:date="2023-12-05T03:09:00Z">
            <w:rPr/>
          </w:rPrChange>
        </w:rPr>
        <w:t xml:space="preserve"> беременности и в период грудного вскармливания</w:t>
      </w:r>
      <w:bookmarkEnd w:id="27693"/>
    </w:p>
    <w:p w14:paraId="0E414435" w14:textId="1FDF37CD" w:rsidR="008B1A90" w:rsidRDefault="008B1A90" w:rsidP="00415551">
      <w:pPr>
        <w:pStyle w:val="SDText"/>
        <w:rPr>
          <w:ins w:id="27697" w:author="Barshadskaya, Yuliya" w:date="2024-01-16T19:14:00Z"/>
          <w:rFonts w:cs="Times New Roman"/>
          <w:b/>
          <w:color w:val="000000" w:themeColor="text1"/>
          <w:szCs w:val="24"/>
          <w:u w:val="single"/>
        </w:rPr>
      </w:pPr>
      <w:ins w:id="27698" w:author="Barshadskaya, Yuliya" w:date="2024-01-16T19:13:00Z">
        <w:r w:rsidRPr="008B1A90">
          <w:rPr>
            <w:rFonts w:cs="Times New Roman"/>
            <w:b/>
            <w:color w:val="000000" w:themeColor="text1"/>
            <w:szCs w:val="24"/>
            <w:u w:val="single"/>
            <w:rPrChange w:id="27699" w:author="Barshadskaya, Yuliya" w:date="2024-01-16T19:14:00Z">
              <w:rPr>
                <w:rFonts w:cs="Times New Roman"/>
                <w:color w:val="000000" w:themeColor="text1"/>
                <w:szCs w:val="24"/>
                <w:u w:val="single"/>
              </w:rPr>
            </w:rPrChange>
          </w:rPr>
          <w:t>Беременность</w:t>
        </w:r>
      </w:ins>
    </w:p>
    <w:p w14:paraId="1BE02587" w14:textId="77777777" w:rsidR="008B1A90" w:rsidRPr="00A71E4E" w:rsidRDefault="008B1A90" w:rsidP="008B1A90">
      <w:pPr>
        <w:spacing w:after="0" w:line="240" w:lineRule="auto"/>
        <w:rPr>
          <w:ins w:id="27700" w:author="Barshadskaya, Yuliya" w:date="2024-01-16T19:14:00Z"/>
          <w:b/>
          <w:i/>
        </w:rPr>
      </w:pPr>
      <w:ins w:id="27701" w:author="Barshadskaya, Yuliya" w:date="2024-01-16T19:14:00Z">
        <w:r w:rsidRPr="00A71E4E">
          <w:rPr>
            <w:b/>
            <w:i/>
          </w:rPr>
          <w:t>Сводная характеристика рисков</w:t>
        </w:r>
      </w:ins>
    </w:p>
    <w:p w14:paraId="11C7EBA2" w14:textId="77777777" w:rsidR="008B1A90" w:rsidRPr="00270EC4" w:rsidRDefault="008B1A90" w:rsidP="008B1A90">
      <w:pPr>
        <w:pStyle w:val="SDText"/>
        <w:rPr>
          <w:moveTo w:id="27702" w:author="Barshadskaya, Yuliya" w:date="2024-01-16T19:14:00Z"/>
          <w:rFonts w:cs="Times New Roman"/>
          <w:color w:val="000000" w:themeColor="text1"/>
          <w:szCs w:val="24"/>
        </w:rPr>
      </w:pPr>
      <w:moveToRangeStart w:id="27703" w:author="Barshadskaya, Yuliya" w:date="2024-01-16T19:14:00Z" w:name="move156324868"/>
      <w:moveTo w:id="27704" w:author="Barshadskaya, Yuliya" w:date="2024-01-16T19:14:00Z">
        <w:r w:rsidRPr="00270EC4">
          <w:rPr>
            <w:rFonts w:cs="Times New Roman"/>
            <w:color w:val="000000" w:themeColor="text1"/>
            <w:szCs w:val="24"/>
          </w:rPr>
          <w:t>Отсутствуют данные о применении осимертиниба у беременных женщин. Исследования на животных показали наличие репродуктивной токсичности (эмбриофетальность, задержка развития плода, смерть новорожденных). Учитывая механизм действия и доклинические данные, применение осимертиниба в период беременности может причинить вред плоду. Не следует применять препарат во время беременности и у женщин с сохраненным репродуктивным потенциалом, не использующих средства контрацепции.</w:t>
        </w:r>
      </w:moveTo>
    </w:p>
    <w:moveToRangeEnd w:id="27703"/>
    <w:p w14:paraId="2A84DB03" w14:textId="6542375D" w:rsidR="008B1A90" w:rsidRDefault="008B1A90" w:rsidP="00415551">
      <w:pPr>
        <w:pStyle w:val="SDText"/>
        <w:rPr>
          <w:ins w:id="27705" w:author="Barshadskaya, Yuliya" w:date="2024-01-16T19:15:00Z"/>
          <w:rFonts w:cs="Times New Roman"/>
          <w:b/>
          <w:color w:val="000000" w:themeColor="text1"/>
          <w:szCs w:val="24"/>
          <w:u w:val="single"/>
        </w:rPr>
      </w:pPr>
      <w:ins w:id="27706" w:author="Barshadskaya, Yuliya" w:date="2024-01-16T19:14:00Z">
        <w:r w:rsidRPr="008B1A90">
          <w:rPr>
            <w:rFonts w:cs="Times New Roman"/>
            <w:b/>
            <w:color w:val="000000" w:themeColor="text1"/>
            <w:szCs w:val="24"/>
            <w:u w:val="single"/>
            <w:rPrChange w:id="27707" w:author="Barshadskaya, Yuliya" w:date="2024-01-16T19:14:00Z">
              <w:rPr>
                <w:rFonts w:cs="Times New Roman"/>
                <w:color w:val="000000" w:themeColor="text1"/>
                <w:szCs w:val="24"/>
                <w:u w:val="single"/>
              </w:rPr>
            </w:rPrChange>
          </w:rPr>
          <w:t>Лактация</w:t>
        </w:r>
      </w:ins>
    </w:p>
    <w:p w14:paraId="3546387A" w14:textId="77777777" w:rsidR="008B1A90" w:rsidRPr="00A71E4E" w:rsidRDefault="008B1A90" w:rsidP="008B1A90">
      <w:pPr>
        <w:spacing w:after="0" w:line="240" w:lineRule="auto"/>
        <w:rPr>
          <w:ins w:id="27708" w:author="Barshadskaya, Yuliya" w:date="2024-01-16T19:15:00Z"/>
          <w:b/>
          <w:i/>
        </w:rPr>
      </w:pPr>
      <w:ins w:id="27709" w:author="Barshadskaya, Yuliya" w:date="2024-01-16T19:15:00Z">
        <w:r w:rsidRPr="00A71E4E">
          <w:rPr>
            <w:b/>
            <w:i/>
          </w:rPr>
          <w:t>Сводная характеристика рисков</w:t>
        </w:r>
      </w:ins>
    </w:p>
    <w:p w14:paraId="51A3DB91" w14:textId="77777777" w:rsidR="008B1A90" w:rsidRPr="008C17C3" w:rsidRDefault="008B1A90" w:rsidP="008B1A90">
      <w:pPr>
        <w:pStyle w:val="SDText"/>
        <w:rPr>
          <w:moveTo w:id="27710" w:author="Barshadskaya, Yuliya" w:date="2024-01-16T19:15:00Z"/>
          <w:rFonts w:cs="Times New Roman"/>
          <w:color w:val="000000" w:themeColor="text1"/>
          <w:szCs w:val="24"/>
        </w:rPr>
      </w:pPr>
      <w:moveToRangeStart w:id="27711" w:author="Barshadskaya, Yuliya" w:date="2024-01-16T19:15:00Z" w:name="move156324929"/>
      <w:moveTo w:id="27712" w:author="Barshadskaya, Yuliya" w:date="2024-01-16T19:15:00Z">
        <w:r w:rsidRPr="008C17C3">
          <w:rPr>
            <w:rFonts w:cs="Times New Roman"/>
            <w:color w:val="000000" w:themeColor="text1"/>
            <w:szCs w:val="24"/>
          </w:rPr>
          <w:t xml:space="preserve">Неизвестно, выделяется ли осимертиниб или его метаболиты в грудное молоко. Недостаточно сведений об экскреции осимертиниба или его метаболитов в молоко животных. Однако осимертиниб и его метаболиты обнаруживались у детенышей, получавших грудное вскармливание, и было отмечено отрицательное влияние на их рост и </w:t>
        </w:r>
        <w:r w:rsidRPr="008C17C3">
          <w:rPr>
            <w:rFonts w:cs="Times New Roman"/>
            <w:color w:val="000000" w:themeColor="text1"/>
            <w:szCs w:val="24"/>
          </w:rPr>
          <w:lastRenderedPageBreak/>
          <w:t>выживание. Нельзя исключать риск для детей, получающих грудное вскармливание. Необходимо прекратить грудное вскармливание во время терапии препаратом.</w:t>
        </w:r>
      </w:moveTo>
    </w:p>
    <w:moveToRangeEnd w:id="27711"/>
    <w:p w14:paraId="4E13E93B" w14:textId="77777777" w:rsidR="008B1A90" w:rsidRPr="00A71E4E" w:rsidRDefault="008B1A90" w:rsidP="008B1A90">
      <w:pPr>
        <w:spacing w:after="0" w:line="240" w:lineRule="auto"/>
        <w:rPr>
          <w:ins w:id="27713" w:author="Barshadskaya, Yuliya" w:date="2024-01-16T19:15:00Z"/>
          <w:b/>
        </w:rPr>
      </w:pPr>
      <w:ins w:id="27714" w:author="Barshadskaya, Yuliya" w:date="2024-01-16T19:15:00Z">
        <w:r w:rsidRPr="00A71E4E">
          <w:rPr>
            <w:b/>
          </w:rPr>
          <w:t>Женщины и мужчины с сохраненным репродуктивным потенциалом</w:t>
        </w:r>
      </w:ins>
    </w:p>
    <w:p w14:paraId="5A6926FB" w14:textId="2ACE67EA" w:rsidR="00BD7C64" w:rsidDel="008B1A90" w:rsidRDefault="00C81D2D" w:rsidP="00415551">
      <w:pPr>
        <w:pStyle w:val="SDText"/>
        <w:rPr>
          <w:del w:id="27715" w:author="Barshadskaya, Yuliya" w:date="2024-01-16T19:15:00Z"/>
          <w:rFonts w:cs="Times New Roman"/>
          <w:color w:val="000000" w:themeColor="text1"/>
          <w:szCs w:val="24"/>
          <w:u w:val="single"/>
        </w:rPr>
      </w:pPr>
      <w:del w:id="27716" w:author="Barshadskaya, Yuliya" w:date="2024-01-16T19:15:00Z">
        <w:r w:rsidRPr="006E6534" w:rsidDel="008B1A90">
          <w:rPr>
            <w:rFonts w:cs="Times New Roman"/>
            <w:color w:val="000000" w:themeColor="text1"/>
            <w:szCs w:val="24"/>
            <w:u w:val="single"/>
            <w:rPrChange w:id="27717" w:author="N F" w:date="2023-12-05T03:09:00Z">
              <w:rPr>
                <w:rFonts w:cs="Times New Roman"/>
                <w:szCs w:val="24"/>
                <w:u w:val="single"/>
              </w:rPr>
            </w:rPrChange>
          </w:rPr>
          <w:delText>Контрацепция у мужчин и женщин</w:delText>
        </w:r>
      </w:del>
    </w:p>
    <w:p w14:paraId="758CA772" w14:textId="77777777" w:rsidR="008B1A90" w:rsidRPr="00A71E4E" w:rsidRDefault="008B1A90" w:rsidP="008B1A90">
      <w:pPr>
        <w:spacing w:after="0" w:line="240" w:lineRule="auto"/>
        <w:rPr>
          <w:ins w:id="27718" w:author="Barshadskaya, Yuliya" w:date="2024-01-16T19:15:00Z"/>
          <w:b/>
          <w:i/>
        </w:rPr>
      </w:pPr>
      <w:ins w:id="27719" w:author="Barshadskaya, Yuliya" w:date="2024-01-16T19:15:00Z">
        <w:r w:rsidRPr="00A71E4E">
          <w:rPr>
            <w:b/>
            <w:i/>
          </w:rPr>
          <w:t>Контрацепция</w:t>
        </w:r>
      </w:ins>
    </w:p>
    <w:p w14:paraId="00E392EA" w14:textId="07DCC550" w:rsidR="000B7BEB" w:rsidRPr="006E6534" w:rsidRDefault="0068210F" w:rsidP="00415551">
      <w:pPr>
        <w:pStyle w:val="SDText"/>
        <w:rPr>
          <w:rFonts w:cs="Times New Roman"/>
          <w:color w:val="000000" w:themeColor="text1"/>
          <w:szCs w:val="24"/>
          <w:rPrChange w:id="27720" w:author="N F" w:date="2023-12-05T03:09:00Z">
            <w:rPr>
              <w:rFonts w:cs="Times New Roman"/>
              <w:szCs w:val="24"/>
            </w:rPr>
          </w:rPrChange>
        </w:rPr>
      </w:pPr>
      <w:r w:rsidRPr="006E6534">
        <w:rPr>
          <w:rFonts w:cs="Times New Roman"/>
          <w:color w:val="000000" w:themeColor="text1"/>
          <w:szCs w:val="24"/>
          <w:rPrChange w:id="27721" w:author="N F" w:date="2023-12-05T03:09:00Z">
            <w:rPr>
              <w:rFonts w:cs="Times New Roman"/>
              <w:szCs w:val="24"/>
            </w:rPr>
          </w:rPrChange>
        </w:rPr>
        <w:t>Женщины с сохраненным репродуктивным потенциалом должн</w:t>
      </w:r>
      <w:r w:rsidR="00DD07BF" w:rsidRPr="006E6534">
        <w:rPr>
          <w:rFonts w:cs="Times New Roman"/>
          <w:color w:val="000000" w:themeColor="text1"/>
          <w:szCs w:val="24"/>
          <w:rPrChange w:id="27722" w:author="N F" w:date="2023-12-05T03:09:00Z">
            <w:rPr>
              <w:rFonts w:cs="Times New Roman"/>
              <w:szCs w:val="24"/>
            </w:rPr>
          </w:rPrChange>
        </w:rPr>
        <w:t>ы</w:t>
      </w:r>
      <w:r w:rsidRPr="006E6534">
        <w:rPr>
          <w:rFonts w:cs="Times New Roman"/>
          <w:color w:val="000000" w:themeColor="text1"/>
          <w:szCs w:val="24"/>
          <w:rPrChange w:id="27723" w:author="N F" w:date="2023-12-05T03:09:00Z">
            <w:rPr>
              <w:rFonts w:cs="Times New Roman"/>
              <w:szCs w:val="24"/>
            </w:rPr>
          </w:rPrChange>
        </w:rPr>
        <w:t xml:space="preserve"> избегать наступления беременности во время терапии препаратом</w:t>
      </w:r>
      <w:r w:rsidR="00285137" w:rsidRPr="006E6534">
        <w:rPr>
          <w:rFonts w:cs="Times New Roman"/>
          <w:color w:val="000000" w:themeColor="text1"/>
          <w:szCs w:val="24"/>
          <w:rPrChange w:id="27724" w:author="N F" w:date="2023-12-05T03:09:00Z">
            <w:rPr>
              <w:rFonts w:cs="Times New Roman"/>
              <w:szCs w:val="24"/>
            </w:rPr>
          </w:rPrChange>
        </w:rPr>
        <w:t xml:space="preserve">. </w:t>
      </w:r>
      <w:r w:rsidR="0060257F" w:rsidRPr="006E6534">
        <w:rPr>
          <w:rFonts w:cs="Times New Roman"/>
          <w:color w:val="000000" w:themeColor="text1"/>
          <w:szCs w:val="24"/>
          <w:rPrChange w:id="27725" w:author="N F" w:date="2023-12-05T03:09:00Z">
            <w:rPr>
              <w:rFonts w:cs="Times New Roman"/>
              <w:szCs w:val="24"/>
            </w:rPr>
          </w:rPrChange>
        </w:rPr>
        <w:t>Пациентам следует рекомендовать использовать</w:t>
      </w:r>
      <w:r w:rsidR="008D2154" w:rsidRPr="006E6534">
        <w:rPr>
          <w:rFonts w:cs="Times New Roman"/>
          <w:color w:val="000000" w:themeColor="text1"/>
          <w:szCs w:val="24"/>
          <w:rPrChange w:id="27726" w:author="N F" w:date="2023-12-05T03:09:00Z">
            <w:rPr>
              <w:rFonts w:cs="Times New Roman"/>
              <w:szCs w:val="24"/>
            </w:rPr>
          </w:rPrChange>
        </w:rPr>
        <w:t xml:space="preserve"> эффективную контрацепцию и после завершения лечения данным препаратом: в течение</w:t>
      </w:r>
      <w:r w:rsidR="00B06FD5" w:rsidRPr="006E6534">
        <w:rPr>
          <w:rFonts w:cs="Times New Roman"/>
          <w:color w:val="000000" w:themeColor="text1"/>
          <w:szCs w:val="24"/>
          <w:rPrChange w:id="27727" w:author="N F" w:date="2023-12-05T03:09:00Z">
            <w:rPr>
              <w:rFonts w:cs="Times New Roman"/>
              <w:szCs w:val="24"/>
            </w:rPr>
          </w:rPrChange>
        </w:rPr>
        <w:t>, как минимум</w:t>
      </w:r>
      <w:r w:rsidR="000B0E51" w:rsidRPr="006E6534">
        <w:rPr>
          <w:rFonts w:cs="Times New Roman"/>
          <w:color w:val="000000" w:themeColor="text1"/>
          <w:szCs w:val="24"/>
          <w:rPrChange w:id="27728" w:author="N F" w:date="2023-12-05T03:09:00Z">
            <w:rPr>
              <w:rFonts w:cs="Times New Roman"/>
              <w:szCs w:val="24"/>
            </w:rPr>
          </w:rPrChange>
        </w:rPr>
        <w:t>,</w:t>
      </w:r>
      <w:r w:rsidR="00B06FD5" w:rsidRPr="006E6534">
        <w:rPr>
          <w:rFonts w:cs="Times New Roman"/>
          <w:color w:val="000000" w:themeColor="text1"/>
          <w:szCs w:val="24"/>
          <w:rPrChange w:id="27729" w:author="N F" w:date="2023-12-05T03:09:00Z">
            <w:rPr>
              <w:rFonts w:cs="Times New Roman"/>
              <w:szCs w:val="24"/>
            </w:rPr>
          </w:rPrChange>
        </w:rPr>
        <w:t xml:space="preserve"> 6 недель</w:t>
      </w:r>
      <w:r w:rsidR="000B7BEB" w:rsidRPr="006E6534">
        <w:rPr>
          <w:rFonts w:cs="Times New Roman"/>
          <w:color w:val="000000" w:themeColor="text1"/>
          <w:szCs w:val="24"/>
          <w:rPrChange w:id="27730" w:author="N F" w:date="2023-12-05T03:09:00Z">
            <w:rPr>
              <w:rFonts w:cs="Times New Roman"/>
              <w:szCs w:val="24"/>
            </w:rPr>
          </w:rPrChange>
        </w:rPr>
        <w:t xml:space="preserve"> после окончания терапии для женщин и 4 месяцев для мужчин.</w:t>
      </w:r>
    </w:p>
    <w:p w14:paraId="58BB801D" w14:textId="256D1CDA" w:rsidR="000B7BEB" w:rsidRPr="006E6534" w:rsidDel="008B1A90" w:rsidRDefault="000B7BEB" w:rsidP="00415551">
      <w:pPr>
        <w:pStyle w:val="SDText"/>
        <w:rPr>
          <w:del w:id="27731" w:author="Barshadskaya, Yuliya" w:date="2024-01-16T19:14:00Z"/>
          <w:rFonts w:cs="Times New Roman"/>
          <w:color w:val="000000" w:themeColor="text1"/>
          <w:szCs w:val="24"/>
          <w:u w:val="single"/>
          <w:rPrChange w:id="27732" w:author="N F" w:date="2023-12-05T03:09:00Z">
            <w:rPr>
              <w:del w:id="27733" w:author="Barshadskaya, Yuliya" w:date="2024-01-16T19:14:00Z"/>
              <w:rFonts w:cs="Times New Roman"/>
              <w:szCs w:val="24"/>
              <w:u w:val="single"/>
            </w:rPr>
          </w:rPrChange>
        </w:rPr>
      </w:pPr>
      <w:del w:id="27734" w:author="Barshadskaya, Yuliya" w:date="2024-01-16T19:14:00Z">
        <w:r w:rsidRPr="006E6534" w:rsidDel="008B1A90">
          <w:rPr>
            <w:rFonts w:cs="Times New Roman"/>
            <w:color w:val="000000" w:themeColor="text1"/>
            <w:szCs w:val="24"/>
            <w:u w:val="single"/>
            <w:rPrChange w:id="27735" w:author="N F" w:date="2023-12-05T03:09:00Z">
              <w:rPr>
                <w:rFonts w:cs="Times New Roman"/>
                <w:szCs w:val="24"/>
                <w:u w:val="single"/>
              </w:rPr>
            </w:rPrChange>
          </w:rPr>
          <w:delText>Период беременности</w:delText>
        </w:r>
      </w:del>
    </w:p>
    <w:p w14:paraId="637F5F07" w14:textId="5A3A8332" w:rsidR="000B7BEB" w:rsidRPr="006E6534" w:rsidDel="008B1A90" w:rsidRDefault="000B7BEB" w:rsidP="00415551">
      <w:pPr>
        <w:pStyle w:val="SDText"/>
        <w:rPr>
          <w:moveFrom w:id="27736" w:author="Barshadskaya, Yuliya" w:date="2024-01-16T19:14:00Z"/>
          <w:rFonts w:cs="Times New Roman"/>
          <w:color w:val="000000" w:themeColor="text1"/>
          <w:szCs w:val="24"/>
          <w:rPrChange w:id="27737" w:author="N F" w:date="2023-12-05T03:09:00Z">
            <w:rPr>
              <w:moveFrom w:id="27738" w:author="Barshadskaya, Yuliya" w:date="2024-01-16T19:14:00Z"/>
              <w:rFonts w:cs="Times New Roman"/>
              <w:szCs w:val="24"/>
            </w:rPr>
          </w:rPrChange>
        </w:rPr>
      </w:pPr>
      <w:moveFromRangeStart w:id="27739" w:author="Barshadskaya, Yuliya" w:date="2024-01-16T19:14:00Z" w:name="move156324868"/>
      <w:moveFrom w:id="27740" w:author="Barshadskaya, Yuliya" w:date="2024-01-16T19:14:00Z">
        <w:r w:rsidRPr="006E6534" w:rsidDel="008B1A90">
          <w:rPr>
            <w:rFonts w:cs="Times New Roman"/>
            <w:color w:val="000000" w:themeColor="text1"/>
            <w:szCs w:val="24"/>
            <w:rPrChange w:id="27741" w:author="N F" w:date="2023-12-05T03:09:00Z">
              <w:rPr>
                <w:rFonts w:cs="Times New Roman"/>
                <w:szCs w:val="24"/>
              </w:rPr>
            </w:rPrChange>
          </w:rPr>
          <w:t xml:space="preserve">Отсутствуют данные о применении </w:t>
        </w:r>
        <w:r w:rsidR="0051063D" w:rsidRPr="006E6534" w:rsidDel="008B1A90">
          <w:rPr>
            <w:rFonts w:cs="Times New Roman"/>
            <w:color w:val="000000" w:themeColor="text1"/>
            <w:szCs w:val="24"/>
            <w:rPrChange w:id="27742" w:author="N F" w:date="2023-12-05T03:09:00Z">
              <w:rPr>
                <w:rFonts w:cs="Times New Roman"/>
                <w:szCs w:val="24"/>
              </w:rPr>
            </w:rPrChange>
          </w:rPr>
          <w:t>осимертиниба</w:t>
        </w:r>
        <w:r w:rsidRPr="006E6534" w:rsidDel="008B1A90">
          <w:rPr>
            <w:rFonts w:cs="Times New Roman"/>
            <w:color w:val="000000" w:themeColor="text1"/>
            <w:szCs w:val="24"/>
            <w:rPrChange w:id="27743" w:author="N F" w:date="2023-12-05T03:09:00Z">
              <w:rPr>
                <w:rFonts w:cs="Times New Roman"/>
                <w:szCs w:val="24"/>
              </w:rPr>
            </w:rPrChange>
          </w:rPr>
          <w:t xml:space="preserve"> у беременных женщин. Исследования на животных показали наличие репродуктивной токсичности (эмбриофетальность, задержка развития плода, смерть новорожденных). Учитывая механизм</w:t>
        </w:r>
        <w:r w:rsidR="00F470B6" w:rsidRPr="006E6534" w:rsidDel="008B1A90">
          <w:rPr>
            <w:rFonts w:cs="Times New Roman"/>
            <w:color w:val="000000" w:themeColor="text1"/>
            <w:szCs w:val="24"/>
            <w:rPrChange w:id="27744" w:author="N F" w:date="2023-12-05T03:09:00Z">
              <w:rPr>
                <w:rFonts w:cs="Times New Roman"/>
                <w:szCs w:val="24"/>
              </w:rPr>
            </w:rPrChange>
          </w:rPr>
          <w:t xml:space="preserve"> действия и доклинические данные, применени</w:t>
        </w:r>
        <w:r w:rsidR="00C06686" w:rsidRPr="006E6534" w:rsidDel="008B1A90">
          <w:rPr>
            <w:rFonts w:cs="Times New Roman"/>
            <w:color w:val="000000" w:themeColor="text1"/>
            <w:szCs w:val="24"/>
            <w:rPrChange w:id="27745" w:author="N F" w:date="2023-12-05T03:09:00Z">
              <w:rPr>
                <w:rFonts w:cs="Times New Roman"/>
                <w:szCs w:val="24"/>
              </w:rPr>
            </w:rPrChange>
          </w:rPr>
          <w:t>е</w:t>
        </w:r>
        <w:r w:rsidR="00F470B6" w:rsidRPr="006E6534" w:rsidDel="008B1A90">
          <w:rPr>
            <w:rFonts w:cs="Times New Roman"/>
            <w:color w:val="000000" w:themeColor="text1"/>
            <w:szCs w:val="24"/>
            <w:rPrChange w:id="27746" w:author="N F" w:date="2023-12-05T03:09:00Z">
              <w:rPr>
                <w:rFonts w:cs="Times New Roman"/>
                <w:szCs w:val="24"/>
              </w:rPr>
            </w:rPrChange>
          </w:rPr>
          <w:t xml:space="preserve"> осимертиниба</w:t>
        </w:r>
        <w:r w:rsidR="00C06686" w:rsidRPr="006E6534" w:rsidDel="008B1A90">
          <w:rPr>
            <w:rFonts w:cs="Times New Roman"/>
            <w:color w:val="000000" w:themeColor="text1"/>
            <w:szCs w:val="24"/>
            <w:rPrChange w:id="27747" w:author="N F" w:date="2023-12-05T03:09:00Z">
              <w:rPr>
                <w:rFonts w:cs="Times New Roman"/>
                <w:szCs w:val="24"/>
              </w:rPr>
            </w:rPrChange>
          </w:rPr>
          <w:t xml:space="preserve"> в период беременности может причинить вред плоду. Не следует применять препарат во время беременности и у женщин с сохраненным репродуктивным потенциалом, не использующих средства контрацепции</w:t>
        </w:r>
        <w:r w:rsidR="00BE7F5E" w:rsidRPr="006E6534" w:rsidDel="008B1A90">
          <w:rPr>
            <w:rFonts w:cs="Times New Roman"/>
            <w:color w:val="000000" w:themeColor="text1"/>
            <w:szCs w:val="24"/>
            <w:rPrChange w:id="27748" w:author="N F" w:date="2023-12-05T03:09:00Z">
              <w:rPr>
                <w:rFonts w:cs="Times New Roman"/>
                <w:szCs w:val="24"/>
              </w:rPr>
            </w:rPrChange>
          </w:rPr>
          <w:t>.</w:t>
        </w:r>
      </w:moveFrom>
    </w:p>
    <w:moveFromRangeEnd w:id="27739"/>
    <w:p w14:paraId="1537A066" w14:textId="44A60662" w:rsidR="00BE7F5E" w:rsidRPr="006E6534" w:rsidDel="008B1A90" w:rsidRDefault="00BE7F5E" w:rsidP="00415551">
      <w:pPr>
        <w:pStyle w:val="SDText"/>
        <w:rPr>
          <w:del w:id="27749" w:author="Barshadskaya, Yuliya" w:date="2024-01-16T19:15:00Z"/>
          <w:rFonts w:cs="Times New Roman"/>
          <w:color w:val="000000" w:themeColor="text1"/>
          <w:szCs w:val="24"/>
          <w:u w:val="single"/>
          <w:rPrChange w:id="27750" w:author="N F" w:date="2023-12-05T03:09:00Z">
            <w:rPr>
              <w:del w:id="27751" w:author="Barshadskaya, Yuliya" w:date="2024-01-16T19:15:00Z"/>
              <w:rFonts w:cs="Times New Roman"/>
              <w:szCs w:val="24"/>
              <w:u w:val="single"/>
            </w:rPr>
          </w:rPrChange>
        </w:rPr>
      </w:pPr>
      <w:del w:id="27752" w:author="Barshadskaya, Yuliya" w:date="2024-01-16T19:15:00Z">
        <w:r w:rsidRPr="006E6534" w:rsidDel="008B1A90">
          <w:rPr>
            <w:rFonts w:cs="Times New Roman"/>
            <w:color w:val="000000" w:themeColor="text1"/>
            <w:szCs w:val="24"/>
            <w:u w:val="single"/>
            <w:rPrChange w:id="27753" w:author="N F" w:date="2023-12-05T03:09:00Z">
              <w:rPr>
                <w:rFonts w:cs="Times New Roman"/>
                <w:szCs w:val="24"/>
                <w:u w:val="single"/>
              </w:rPr>
            </w:rPrChange>
          </w:rPr>
          <w:delText>Период грудного вскармливания</w:delText>
        </w:r>
      </w:del>
    </w:p>
    <w:p w14:paraId="49578FA1" w14:textId="1640DE7B" w:rsidR="00826EC8" w:rsidRPr="006E6534" w:rsidDel="008B1A90" w:rsidRDefault="00A359F8" w:rsidP="00415551">
      <w:pPr>
        <w:pStyle w:val="SDText"/>
        <w:rPr>
          <w:moveFrom w:id="27754" w:author="Barshadskaya, Yuliya" w:date="2024-01-16T19:15:00Z"/>
          <w:rFonts w:cs="Times New Roman"/>
          <w:color w:val="000000" w:themeColor="text1"/>
          <w:szCs w:val="24"/>
          <w:rPrChange w:id="27755" w:author="N F" w:date="2023-12-05T03:09:00Z">
            <w:rPr>
              <w:moveFrom w:id="27756" w:author="Barshadskaya, Yuliya" w:date="2024-01-16T19:15:00Z"/>
              <w:rFonts w:cs="Times New Roman"/>
              <w:szCs w:val="24"/>
            </w:rPr>
          </w:rPrChange>
        </w:rPr>
      </w:pPr>
      <w:moveFromRangeStart w:id="27757" w:author="Barshadskaya, Yuliya" w:date="2024-01-16T19:15:00Z" w:name="move156324929"/>
      <w:moveFrom w:id="27758" w:author="Barshadskaya, Yuliya" w:date="2024-01-16T19:15:00Z">
        <w:r w:rsidRPr="006E6534" w:rsidDel="008B1A90">
          <w:rPr>
            <w:rFonts w:cs="Times New Roman"/>
            <w:color w:val="000000" w:themeColor="text1"/>
            <w:szCs w:val="24"/>
            <w:rPrChange w:id="27759" w:author="N F" w:date="2023-12-05T03:09:00Z">
              <w:rPr>
                <w:rFonts w:cs="Times New Roman"/>
                <w:szCs w:val="24"/>
              </w:rPr>
            </w:rPrChange>
          </w:rPr>
          <w:t xml:space="preserve">Неизвестно, выделяется ли осимертиниб или его </w:t>
        </w:r>
        <w:r w:rsidR="0051063D" w:rsidRPr="006E6534" w:rsidDel="008B1A90">
          <w:rPr>
            <w:rFonts w:cs="Times New Roman"/>
            <w:color w:val="000000" w:themeColor="text1"/>
            <w:szCs w:val="24"/>
            <w:rPrChange w:id="27760" w:author="N F" w:date="2023-12-05T03:09:00Z">
              <w:rPr>
                <w:rFonts w:cs="Times New Roman"/>
                <w:szCs w:val="24"/>
              </w:rPr>
            </w:rPrChange>
          </w:rPr>
          <w:t xml:space="preserve">метаболиты в грудное </w:t>
        </w:r>
        <w:r w:rsidR="00100754" w:rsidRPr="006E6534" w:rsidDel="008B1A90">
          <w:rPr>
            <w:rFonts w:cs="Times New Roman"/>
            <w:color w:val="000000" w:themeColor="text1"/>
            <w:szCs w:val="24"/>
            <w:rPrChange w:id="27761" w:author="N F" w:date="2023-12-05T03:09:00Z">
              <w:rPr>
                <w:rFonts w:cs="Times New Roman"/>
                <w:szCs w:val="24"/>
              </w:rPr>
            </w:rPrChange>
          </w:rPr>
          <w:t xml:space="preserve">молоко. Недостаточно сведений об экскреции осимертиниба </w:t>
        </w:r>
        <w:r w:rsidR="000736FC" w:rsidRPr="006E6534" w:rsidDel="008B1A90">
          <w:rPr>
            <w:rFonts w:cs="Times New Roman"/>
            <w:color w:val="000000" w:themeColor="text1"/>
            <w:szCs w:val="24"/>
            <w:rPrChange w:id="27762" w:author="N F" w:date="2023-12-05T03:09:00Z">
              <w:rPr>
                <w:rFonts w:cs="Times New Roman"/>
                <w:szCs w:val="24"/>
              </w:rPr>
            </w:rPrChange>
          </w:rPr>
          <w:t>или его метаболитов в молоко животных. Однако осимертиниб и его метаболиты обнаруживались у детенышей, получавших грудное вскармливание, и было отмечено отрицательное влияние на их рост и выживание. Нельзя исключать риск для детей, получающих грудное вскармливание. Необходимо прекратить грудное вскармливание во время терапии препаратом.</w:t>
        </w:r>
      </w:moveFrom>
    </w:p>
    <w:moveFromRangeEnd w:id="27757"/>
    <w:p w14:paraId="6694103D" w14:textId="7AC0C110" w:rsidR="000736FC" w:rsidRPr="008B1A90" w:rsidRDefault="000736FC" w:rsidP="00415551">
      <w:pPr>
        <w:pStyle w:val="SDText"/>
        <w:rPr>
          <w:rFonts w:cs="Times New Roman"/>
          <w:b/>
          <w:i/>
          <w:color w:val="000000" w:themeColor="text1"/>
          <w:szCs w:val="24"/>
          <w:rPrChange w:id="27763" w:author="Barshadskaya, Yuliya" w:date="2024-01-16T19:16:00Z">
            <w:rPr>
              <w:rFonts w:cs="Times New Roman"/>
              <w:szCs w:val="24"/>
              <w:u w:val="single"/>
            </w:rPr>
          </w:rPrChange>
        </w:rPr>
      </w:pPr>
      <w:r w:rsidRPr="008B1A90">
        <w:rPr>
          <w:rFonts w:cs="Times New Roman"/>
          <w:b/>
          <w:i/>
          <w:color w:val="000000" w:themeColor="text1"/>
          <w:szCs w:val="24"/>
          <w:rPrChange w:id="27764" w:author="Barshadskaya, Yuliya" w:date="2024-01-16T19:16:00Z">
            <w:rPr>
              <w:rFonts w:cs="Times New Roman"/>
              <w:szCs w:val="24"/>
              <w:u w:val="single"/>
            </w:rPr>
          </w:rPrChange>
        </w:rPr>
        <w:t>Фертильность</w:t>
      </w:r>
    </w:p>
    <w:p w14:paraId="56C43F02" w14:textId="2778E0BE" w:rsidR="000736FC" w:rsidRPr="006E6534" w:rsidRDefault="00937677" w:rsidP="00415551">
      <w:pPr>
        <w:pStyle w:val="SDText"/>
        <w:rPr>
          <w:rFonts w:cs="Times New Roman"/>
          <w:color w:val="000000" w:themeColor="text1"/>
          <w:szCs w:val="24"/>
          <w:rPrChange w:id="27765" w:author="N F" w:date="2023-12-05T03:09:00Z">
            <w:rPr>
              <w:rFonts w:cs="Times New Roman"/>
              <w:szCs w:val="24"/>
            </w:rPr>
          </w:rPrChange>
        </w:rPr>
      </w:pPr>
      <w:r w:rsidRPr="006E6534">
        <w:rPr>
          <w:rFonts w:cs="Times New Roman"/>
          <w:color w:val="000000" w:themeColor="text1"/>
          <w:szCs w:val="24"/>
          <w:rPrChange w:id="27766" w:author="N F" w:date="2023-12-05T03:09:00Z">
            <w:rPr>
              <w:rFonts w:cs="Times New Roman"/>
              <w:szCs w:val="24"/>
            </w:rPr>
          </w:rPrChange>
        </w:rPr>
        <w:t>Отсутствуют</w:t>
      </w:r>
      <w:r w:rsidR="000736FC" w:rsidRPr="006E6534">
        <w:rPr>
          <w:rFonts w:cs="Times New Roman"/>
          <w:color w:val="000000" w:themeColor="text1"/>
          <w:szCs w:val="24"/>
          <w:rPrChange w:id="27767" w:author="N F" w:date="2023-12-05T03:09:00Z">
            <w:rPr>
              <w:rFonts w:cs="Times New Roman"/>
              <w:szCs w:val="24"/>
            </w:rPr>
          </w:rPrChange>
        </w:rPr>
        <w:t xml:space="preserve"> данные о влиянии препарата на фертильность человека. Согласно результатам исследований, проведенных на животных, осимертиниб влияет на мужские и женские репродуктивные органы и может снижать фертильность.</w:t>
      </w:r>
    </w:p>
    <w:p w14:paraId="747EFDA3" w14:textId="77777777" w:rsidR="00123CCF" w:rsidRPr="006E6534" w:rsidRDefault="00123CCF">
      <w:pPr>
        <w:pStyle w:val="3"/>
        <w:spacing w:line="240" w:lineRule="auto"/>
        <w:ind w:left="0" w:firstLine="0"/>
        <w:rPr>
          <w:rFonts w:cs="Times New Roman"/>
          <w:sz w:val="24"/>
          <w:lang w:val="en-GB"/>
          <w:rPrChange w:id="27768" w:author="N F" w:date="2023-12-05T03:09:00Z">
            <w:rPr>
              <w:lang w:val="en-GB"/>
            </w:rPr>
          </w:rPrChange>
        </w:rPr>
        <w:pPrChange w:id="27769" w:author="N F" w:date="2023-08-06T15:38:00Z">
          <w:pPr>
            <w:pStyle w:val="3"/>
          </w:pPr>
        </w:pPrChange>
      </w:pPr>
      <w:bookmarkStart w:id="27770" w:name="_Toc115733075"/>
      <w:r w:rsidRPr="006E6534">
        <w:rPr>
          <w:rFonts w:cs="Times New Roman"/>
          <w:sz w:val="24"/>
          <w:rPrChange w:id="27771" w:author="N F" w:date="2023-12-05T03:09:00Z">
            <w:rPr/>
          </w:rPrChange>
        </w:rPr>
        <w:t>Способ</w:t>
      </w:r>
      <w:r w:rsidRPr="006E6534">
        <w:rPr>
          <w:rFonts w:cs="Times New Roman"/>
          <w:sz w:val="24"/>
          <w:lang w:val="en-GB"/>
          <w:rPrChange w:id="27772" w:author="N F" w:date="2023-12-05T03:09:00Z">
            <w:rPr>
              <w:lang w:val="en-GB"/>
            </w:rPr>
          </w:rPrChange>
        </w:rPr>
        <w:t xml:space="preserve"> </w:t>
      </w:r>
      <w:r w:rsidRPr="006E6534">
        <w:rPr>
          <w:rFonts w:cs="Times New Roman"/>
          <w:sz w:val="24"/>
          <w:rPrChange w:id="27773" w:author="N F" w:date="2023-12-05T03:09:00Z">
            <w:rPr/>
          </w:rPrChange>
        </w:rPr>
        <w:t>применения</w:t>
      </w:r>
      <w:r w:rsidRPr="006E6534">
        <w:rPr>
          <w:rFonts w:cs="Times New Roman"/>
          <w:sz w:val="24"/>
          <w:lang w:val="en-GB"/>
          <w:rPrChange w:id="27774" w:author="N F" w:date="2023-12-05T03:09:00Z">
            <w:rPr>
              <w:lang w:val="en-GB"/>
            </w:rPr>
          </w:rPrChange>
        </w:rPr>
        <w:t xml:space="preserve"> </w:t>
      </w:r>
      <w:r w:rsidRPr="006E6534">
        <w:rPr>
          <w:rFonts w:cs="Times New Roman"/>
          <w:sz w:val="24"/>
          <w:rPrChange w:id="27775" w:author="N F" w:date="2023-12-05T03:09:00Z">
            <w:rPr/>
          </w:rPrChange>
        </w:rPr>
        <w:t>и</w:t>
      </w:r>
      <w:r w:rsidRPr="006E6534">
        <w:rPr>
          <w:rFonts w:cs="Times New Roman"/>
          <w:sz w:val="24"/>
          <w:lang w:val="en-GB"/>
          <w:rPrChange w:id="27776" w:author="N F" w:date="2023-12-05T03:09:00Z">
            <w:rPr>
              <w:lang w:val="en-GB"/>
            </w:rPr>
          </w:rPrChange>
        </w:rPr>
        <w:t xml:space="preserve"> </w:t>
      </w:r>
      <w:r w:rsidRPr="006E6534">
        <w:rPr>
          <w:rFonts w:cs="Times New Roman"/>
          <w:sz w:val="24"/>
          <w:rPrChange w:id="27777" w:author="N F" w:date="2023-12-05T03:09:00Z">
            <w:rPr/>
          </w:rPrChange>
        </w:rPr>
        <w:t>дозы</w:t>
      </w:r>
      <w:bookmarkEnd w:id="27770"/>
    </w:p>
    <w:p w14:paraId="5462E49A" w14:textId="7A0ED2D9" w:rsidR="00615D2F" w:rsidRDefault="00615D2F" w:rsidP="00415551">
      <w:pPr>
        <w:pStyle w:val="SDText"/>
        <w:rPr>
          <w:ins w:id="27778" w:author="Barshadskaya, Yuliya" w:date="2024-01-16T19:17:00Z"/>
          <w:rFonts w:cs="Times New Roman"/>
          <w:color w:val="000000" w:themeColor="text1"/>
          <w:szCs w:val="24"/>
        </w:rPr>
      </w:pPr>
      <w:ins w:id="27779" w:author="Barshadskaya, Yuliya" w:date="2024-01-16T19:18:00Z">
        <w:r w:rsidRPr="00257D64">
          <w:rPr>
            <w:rFonts w:eastAsia="Courier New"/>
            <w:b/>
            <w:lang w:eastAsia="ru-RU" w:bidi="ru-RU"/>
          </w:rPr>
          <w:t>Способ применения</w:t>
        </w:r>
      </w:ins>
    </w:p>
    <w:p w14:paraId="46D5408A" w14:textId="3CCB0A9C" w:rsidR="003B156A" w:rsidRPr="006E6534" w:rsidRDefault="00B767A9">
      <w:pPr>
        <w:pStyle w:val="SDText"/>
        <w:spacing w:after="0"/>
        <w:rPr>
          <w:rFonts w:cs="Times New Roman"/>
          <w:color w:val="000000" w:themeColor="text1"/>
          <w:szCs w:val="24"/>
          <w:rPrChange w:id="27780" w:author="N F" w:date="2023-12-05T03:09:00Z">
            <w:rPr>
              <w:rFonts w:cs="Times New Roman"/>
              <w:szCs w:val="24"/>
            </w:rPr>
          </w:rPrChange>
        </w:rPr>
        <w:pPrChange w:id="27781" w:author="Barshadskaya, Yuliya" w:date="2024-01-16T19:18:00Z">
          <w:pPr>
            <w:pStyle w:val="SDText"/>
          </w:pPr>
        </w:pPrChange>
      </w:pPr>
      <w:r w:rsidRPr="006E6534">
        <w:rPr>
          <w:rFonts w:cs="Times New Roman"/>
          <w:color w:val="000000" w:themeColor="text1"/>
          <w:szCs w:val="24"/>
          <w:rPrChange w:id="27782" w:author="N F" w:date="2023-12-05T03:09:00Z">
            <w:rPr>
              <w:rFonts w:cs="Times New Roman"/>
              <w:szCs w:val="24"/>
            </w:rPr>
          </w:rPrChange>
        </w:rPr>
        <w:t xml:space="preserve">Терапию препаратом следует начинать под контролем врача, имеющего опыт лечения противоопухолевыми лекарственными </w:t>
      </w:r>
      <w:r w:rsidR="00B0227B" w:rsidRPr="006E6534">
        <w:rPr>
          <w:rFonts w:cs="Times New Roman"/>
          <w:color w:val="000000" w:themeColor="text1"/>
          <w:szCs w:val="24"/>
          <w:rPrChange w:id="27783" w:author="N F" w:date="2023-12-05T03:09:00Z">
            <w:rPr>
              <w:rFonts w:cs="Times New Roman"/>
              <w:szCs w:val="24"/>
            </w:rPr>
          </w:rPrChange>
        </w:rPr>
        <w:t>препаратами.</w:t>
      </w:r>
    </w:p>
    <w:p w14:paraId="0B8A3D71" w14:textId="13B05A68" w:rsidR="00B0227B" w:rsidRPr="006E6534" w:rsidRDefault="00B0227B" w:rsidP="00415551">
      <w:pPr>
        <w:pStyle w:val="SDText"/>
        <w:rPr>
          <w:rFonts w:cs="Times New Roman"/>
          <w:color w:val="000000" w:themeColor="text1"/>
          <w:szCs w:val="24"/>
          <w:rPrChange w:id="27784" w:author="N F" w:date="2023-12-05T03:09:00Z">
            <w:rPr>
              <w:rFonts w:cs="Times New Roman"/>
              <w:szCs w:val="24"/>
            </w:rPr>
          </w:rPrChange>
        </w:rPr>
      </w:pPr>
      <w:r w:rsidRPr="006E6534">
        <w:rPr>
          <w:rFonts w:cs="Times New Roman"/>
          <w:color w:val="000000" w:themeColor="text1"/>
          <w:szCs w:val="24"/>
          <w:rPrChange w:id="27785" w:author="N F" w:date="2023-12-05T03:09:00Z">
            <w:rPr>
              <w:rFonts w:cs="Times New Roman"/>
              <w:szCs w:val="24"/>
            </w:rPr>
          </w:rPrChange>
        </w:rPr>
        <w:t xml:space="preserve">До назначения препарата следует подтвердить статус мутации в гене </w:t>
      </w:r>
      <w:r w:rsidRPr="006E6534">
        <w:rPr>
          <w:rFonts w:cs="Times New Roman"/>
          <w:color w:val="000000" w:themeColor="text1"/>
          <w:szCs w:val="24"/>
          <w:lang w:val="en-US"/>
          <w:rPrChange w:id="27786" w:author="N F" w:date="2023-12-05T03:09:00Z">
            <w:rPr>
              <w:rFonts w:cs="Times New Roman"/>
              <w:szCs w:val="24"/>
              <w:lang w:val="en-US"/>
            </w:rPr>
          </w:rPrChange>
        </w:rPr>
        <w:t>EGFR</w:t>
      </w:r>
      <w:r w:rsidRPr="006E6534">
        <w:rPr>
          <w:rFonts w:cs="Times New Roman"/>
          <w:color w:val="000000" w:themeColor="text1"/>
          <w:szCs w:val="24"/>
          <w:rPrChange w:id="27787" w:author="N F" w:date="2023-12-05T03:09:00Z">
            <w:rPr>
              <w:rFonts w:cs="Times New Roman"/>
              <w:szCs w:val="24"/>
            </w:rPr>
          </w:rPrChange>
        </w:rPr>
        <w:t xml:space="preserve"> с помощью </w:t>
      </w:r>
      <w:r w:rsidR="00700146" w:rsidRPr="006E6534">
        <w:rPr>
          <w:rFonts w:cs="Times New Roman"/>
          <w:color w:val="000000" w:themeColor="text1"/>
          <w:szCs w:val="24"/>
          <w:rPrChange w:id="27788" w:author="N F" w:date="2023-12-05T03:09:00Z">
            <w:rPr>
              <w:rFonts w:cs="Times New Roman"/>
              <w:szCs w:val="24"/>
            </w:rPr>
          </w:rPrChange>
        </w:rPr>
        <w:t>валидированного теста:</w:t>
      </w:r>
    </w:p>
    <w:p w14:paraId="475D56BE" w14:textId="721FF90A" w:rsidR="00700146" w:rsidRPr="006E6534" w:rsidRDefault="00700146">
      <w:pPr>
        <w:pStyle w:val="SDText"/>
        <w:numPr>
          <w:ilvl w:val="0"/>
          <w:numId w:val="3"/>
        </w:numPr>
        <w:spacing w:after="0"/>
        <w:rPr>
          <w:rFonts w:cs="Times New Roman"/>
          <w:color w:val="000000" w:themeColor="text1"/>
          <w:szCs w:val="24"/>
          <w:rPrChange w:id="27789" w:author="N F" w:date="2023-12-05T03:09:00Z">
            <w:rPr>
              <w:rFonts w:cs="Times New Roman"/>
              <w:szCs w:val="24"/>
            </w:rPr>
          </w:rPrChange>
        </w:rPr>
        <w:pPrChange w:id="27790" w:author="Barshadskaya, Yuliya" w:date="2024-01-16T19:18:00Z">
          <w:pPr>
            <w:pStyle w:val="SDText"/>
            <w:numPr>
              <w:numId w:val="3"/>
            </w:numPr>
            <w:ind w:left="1429" w:hanging="360"/>
          </w:pPr>
        </w:pPrChange>
      </w:pPr>
      <w:r w:rsidRPr="006E6534">
        <w:rPr>
          <w:rFonts w:cs="Times New Roman"/>
          <w:color w:val="000000" w:themeColor="text1"/>
          <w:szCs w:val="24"/>
          <w:rPrChange w:id="27791" w:author="N F" w:date="2023-12-05T03:09:00Z">
            <w:rPr>
              <w:rFonts w:cs="Times New Roman"/>
              <w:szCs w:val="24"/>
            </w:rPr>
          </w:rPrChange>
        </w:rPr>
        <w:t xml:space="preserve">делеция в экзоне 19 или замена </w:t>
      </w:r>
      <w:r w:rsidRPr="006E6534">
        <w:rPr>
          <w:rFonts w:cs="Times New Roman"/>
          <w:color w:val="000000" w:themeColor="text1"/>
          <w:szCs w:val="24"/>
          <w:lang w:val="en-US"/>
          <w:rPrChange w:id="27792" w:author="N F" w:date="2023-12-05T03:09:00Z">
            <w:rPr>
              <w:rFonts w:cs="Times New Roman"/>
              <w:szCs w:val="24"/>
              <w:lang w:val="en-US"/>
            </w:rPr>
          </w:rPrChange>
        </w:rPr>
        <w:t>L</w:t>
      </w:r>
      <w:r w:rsidRPr="006E6534">
        <w:rPr>
          <w:rFonts w:cs="Times New Roman"/>
          <w:color w:val="000000" w:themeColor="text1"/>
          <w:szCs w:val="24"/>
          <w:rPrChange w:id="27793" w:author="N F" w:date="2023-12-05T03:09:00Z">
            <w:rPr>
              <w:rFonts w:cs="Times New Roman"/>
              <w:szCs w:val="24"/>
            </w:rPr>
          </w:rPrChange>
        </w:rPr>
        <w:t>8</w:t>
      </w:r>
      <w:r w:rsidR="00A73776" w:rsidRPr="006E6534">
        <w:rPr>
          <w:rFonts w:cs="Times New Roman"/>
          <w:color w:val="000000" w:themeColor="text1"/>
          <w:szCs w:val="24"/>
          <w:rPrChange w:id="27794" w:author="N F" w:date="2023-12-05T03:09:00Z">
            <w:rPr>
              <w:rFonts w:cs="Times New Roman"/>
              <w:szCs w:val="24"/>
            </w:rPr>
          </w:rPrChange>
        </w:rPr>
        <w:t>58</w:t>
      </w:r>
      <w:r w:rsidR="00A73776" w:rsidRPr="006E6534">
        <w:rPr>
          <w:rFonts w:cs="Times New Roman"/>
          <w:color w:val="000000" w:themeColor="text1"/>
          <w:szCs w:val="24"/>
          <w:lang w:val="en-US"/>
          <w:rPrChange w:id="27795" w:author="N F" w:date="2023-12-05T03:09:00Z">
            <w:rPr>
              <w:rFonts w:cs="Times New Roman"/>
              <w:szCs w:val="24"/>
              <w:lang w:val="en-US"/>
            </w:rPr>
          </w:rPrChange>
        </w:rPr>
        <w:t>R</w:t>
      </w:r>
      <w:r w:rsidR="00A73776" w:rsidRPr="006E6534">
        <w:rPr>
          <w:rFonts w:cs="Times New Roman"/>
          <w:color w:val="000000" w:themeColor="text1"/>
          <w:szCs w:val="24"/>
          <w:rPrChange w:id="27796" w:author="N F" w:date="2023-12-05T03:09:00Z">
            <w:rPr>
              <w:rFonts w:cs="Times New Roman"/>
              <w:szCs w:val="24"/>
            </w:rPr>
          </w:rPrChange>
        </w:rPr>
        <w:t xml:space="preserve"> в экзоне 21 (в образцах ткани опухоли в случае адъювантной терапии и в образцах ткани опухоли или свободно циркулирующей дезоксирибонуклеиновой кислоте [ДНК] опухоли</w:t>
      </w:r>
      <w:r w:rsidR="00FE67F4" w:rsidRPr="006E6534">
        <w:rPr>
          <w:rFonts w:cs="Times New Roman"/>
          <w:color w:val="000000" w:themeColor="text1"/>
          <w:szCs w:val="24"/>
          <w:rPrChange w:id="27797" w:author="N F" w:date="2023-12-05T03:09:00Z">
            <w:rPr>
              <w:rFonts w:cs="Times New Roman"/>
              <w:szCs w:val="24"/>
            </w:rPr>
          </w:rPrChange>
        </w:rPr>
        <w:t xml:space="preserve">, </w:t>
      </w:r>
      <w:r w:rsidR="0027685C" w:rsidRPr="006E6534">
        <w:rPr>
          <w:rFonts w:cs="Times New Roman"/>
          <w:color w:val="000000" w:themeColor="text1"/>
          <w:szCs w:val="24"/>
          <w:rPrChange w:id="27798" w:author="N F" w:date="2023-12-05T03:09:00Z">
            <w:rPr>
              <w:rFonts w:cs="Times New Roman"/>
              <w:szCs w:val="24"/>
            </w:rPr>
          </w:rPrChange>
        </w:rPr>
        <w:t>выделенной из плазмы крови в случае терапии первой линии</w:t>
      </w:r>
      <w:r w:rsidR="00A73776" w:rsidRPr="006E6534">
        <w:rPr>
          <w:rFonts w:cs="Times New Roman"/>
          <w:color w:val="000000" w:themeColor="text1"/>
          <w:szCs w:val="24"/>
          <w:rPrChange w:id="27799" w:author="N F" w:date="2023-12-05T03:09:00Z">
            <w:rPr>
              <w:rFonts w:cs="Times New Roman"/>
              <w:szCs w:val="24"/>
            </w:rPr>
          </w:rPrChange>
        </w:rPr>
        <w:t>)</w:t>
      </w:r>
      <w:r w:rsidR="0027685C" w:rsidRPr="006E6534">
        <w:rPr>
          <w:rFonts w:cs="Times New Roman"/>
          <w:color w:val="000000" w:themeColor="text1"/>
          <w:szCs w:val="24"/>
          <w:rPrChange w:id="27800" w:author="N F" w:date="2023-12-05T03:09:00Z">
            <w:rPr>
              <w:rFonts w:cs="Times New Roman"/>
              <w:szCs w:val="24"/>
            </w:rPr>
          </w:rPrChange>
        </w:rPr>
        <w:t>;</w:t>
      </w:r>
    </w:p>
    <w:p w14:paraId="0131D391" w14:textId="7CF4027D" w:rsidR="0027685C" w:rsidRPr="006E6534" w:rsidRDefault="0027685C" w:rsidP="00415551">
      <w:pPr>
        <w:pStyle w:val="SDText"/>
        <w:numPr>
          <w:ilvl w:val="0"/>
          <w:numId w:val="3"/>
        </w:numPr>
        <w:rPr>
          <w:rFonts w:cs="Times New Roman"/>
          <w:color w:val="000000" w:themeColor="text1"/>
          <w:szCs w:val="24"/>
          <w:rPrChange w:id="27801" w:author="N F" w:date="2023-12-05T03:09:00Z">
            <w:rPr>
              <w:rFonts w:cs="Times New Roman"/>
              <w:szCs w:val="24"/>
            </w:rPr>
          </w:rPrChange>
        </w:rPr>
      </w:pPr>
      <w:r w:rsidRPr="006E6534">
        <w:rPr>
          <w:rFonts w:cs="Times New Roman"/>
          <w:color w:val="000000" w:themeColor="text1"/>
          <w:szCs w:val="24"/>
          <w:rPrChange w:id="27802" w:author="N F" w:date="2023-12-05T03:09:00Z">
            <w:rPr>
              <w:rFonts w:cs="Times New Roman"/>
              <w:szCs w:val="24"/>
            </w:rPr>
          </w:rPrChange>
        </w:rPr>
        <w:t xml:space="preserve">мутация </w:t>
      </w:r>
      <w:r w:rsidRPr="006E6534">
        <w:rPr>
          <w:rFonts w:cs="Times New Roman"/>
          <w:color w:val="000000" w:themeColor="text1"/>
          <w:szCs w:val="24"/>
          <w:lang w:val="en-US"/>
          <w:rPrChange w:id="27803" w:author="N F" w:date="2023-12-05T03:09:00Z">
            <w:rPr>
              <w:rFonts w:cs="Times New Roman"/>
              <w:szCs w:val="24"/>
              <w:lang w:val="en-US"/>
            </w:rPr>
          </w:rPrChange>
        </w:rPr>
        <w:t>T</w:t>
      </w:r>
      <w:r w:rsidRPr="006E6534">
        <w:rPr>
          <w:rFonts w:cs="Times New Roman"/>
          <w:color w:val="000000" w:themeColor="text1"/>
          <w:szCs w:val="24"/>
          <w:rPrChange w:id="27804" w:author="N F" w:date="2023-12-05T03:09:00Z">
            <w:rPr>
              <w:rFonts w:cs="Times New Roman"/>
              <w:szCs w:val="24"/>
            </w:rPr>
          </w:rPrChange>
        </w:rPr>
        <w:t>790</w:t>
      </w:r>
      <w:r w:rsidRPr="006E6534">
        <w:rPr>
          <w:rFonts w:cs="Times New Roman"/>
          <w:color w:val="000000" w:themeColor="text1"/>
          <w:szCs w:val="24"/>
          <w:lang w:val="en-US"/>
          <w:rPrChange w:id="27805" w:author="N F" w:date="2023-12-05T03:09:00Z">
            <w:rPr>
              <w:rFonts w:cs="Times New Roman"/>
              <w:szCs w:val="24"/>
              <w:lang w:val="en-US"/>
            </w:rPr>
          </w:rPrChange>
        </w:rPr>
        <w:t>M</w:t>
      </w:r>
      <w:r w:rsidRPr="006E6534">
        <w:rPr>
          <w:rFonts w:cs="Times New Roman"/>
          <w:color w:val="000000" w:themeColor="text1"/>
          <w:szCs w:val="24"/>
          <w:rPrChange w:id="27806" w:author="N F" w:date="2023-12-05T03:09:00Z">
            <w:rPr>
              <w:rFonts w:cs="Times New Roman"/>
              <w:szCs w:val="24"/>
            </w:rPr>
          </w:rPrChange>
        </w:rPr>
        <w:t xml:space="preserve"> (в образцах ткани опухоли или свободно циркулирующей ДНК опухоли, выделенной из плазмы крови в случае прогресс</w:t>
      </w:r>
      <w:r w:rsidR="000B0E51" w:rsidRPr="006E6534">
        <w:rPr>
          <w:rFonts w:cs="Times New Roman"/>
          <w:color w:val="000000" w:themeColor="text1"/>
          <w:szCs w:val="24"/>
          <w:rPrChange w:id="27807" w:author="N F" w:date="2023-12-05T03:09:00Z">
            <w:rPr>
              <w:rFonts w:cs="Times New Roman"/>
              <w:szCs w:val="24"/>
            </w:rPr>
          </w:rPrChange>
        </w:rPr>
        <w:t>и</w:t>
      </w:r>
      <w:r w:rsidRPr="006E6534">
        <w:rPr>
          <w:rFonts w:cs="Times New Roman"/>
          <w:color w:val="000000" w:themeColor="text1"/>
          <w:szCs w:val="24"/>
          <w:rPrChange w:id="27808" w:author="N F" w:date="2023-12-05T03:09:00Z">
            <w:rPr>
              <w:rFonts w:cs="Times New Roman"/>
              <w:szCs w:val="24"/>
            </w:rPr>
          </w:rPrChange>
        </w:rPr>
        <w:t>рования заболевания во время или после т</w:t>
      </w:r>
      <w:r w:rsidR="000B0E51" w:rsidRPr="006E6534">
        <w:rPr>
          <w:rFonts w:cs="Times New Roman"/>
          <w:color w:val="000000" w:themeColor="text1"/>
          <w:szCs w:val="24"/>
          <w:rPrChange w:id="27809" w:author="N F" w:date="2023-12-05T03:09:00Z">
            <w:rPr>
              <w:rFonts w:cs="Times New Roman"/>
              <w:szCs w:val="24"/>
            </w:rPr>
          </w:rPrChange>
        </w:rPr>
        <w:t>е</w:t>
      </w:r>
      <w:r w:rsidRPr="006E6534">
        <w:rPr>
          <w:rFonts w:cs="Times New Roman"/>
          <w:color w:val="000000" w:themeColor="text1"/>
          <w:szCs w:val="24"/>
          <w:rPrChange w:id="27810" w:author="N F" w:date="2023-12-05T03:09:00Z">
            <w:rPr>
              <w:rFonts w:cs="Times New Roman"/>
              <w:szCs w:val="24"/>
            </w:rPr>
          </w:rPrChange>
        </w:rPr>
        <w:t xml:space="preserve">рапии ингибитором тирозинкиназы </w:t>
      </w:r>
      <w:r w:rsidRPr="006E6534">
        <w:rPr>
          <w:rFonts w:cs="Times New Roman"/>
          <w:color w:val="000000" w:themeColor="text1"/>
          <w:szCs w:val="24"/>
          <w:lang w:val="en-US"/>
          <w:rPrChange w:id="27811" w:author="N F" w:date="2023-12-05T03:09:00Z">
            <w:rPr>
              <w:rFonts w:cs="Times New Roman"/>
              <w:szCs w:val="24"/>
              <w:lang w:val="en-US"/>
            </w:rPr>
          </w:rPrChange>
        </w:rPr>
        <w:t>EGFR</w:t>
      </w:r>
      <w:r w:rsidRPr="006E6534">
        <w:rPr>
          <w:rFonts w:cs="Times New Roman"/>
          <w:color w:val="000000" w:themeColor="text1"/>
          <w:szCs w:val="24"/>
          <w:rPrChange w:id="27812" w:author="N F" w:date="2023-12-05T03:09:00Z">
            <w:rPr>
              <w:rFonts w:cs="Times New Roman"/>
              <w:szCs w:val="24"/>
            </w:rPr>
          </w:rPrChange>
        </w:rPr>
        <w:t>)</w:t>
      </w:r>
      <w:r w:rsidR="000B0E51" w:rsidRPr="006E6534">
        <w:rPr>
          <w:rFonts w:cs="Times New Roman"/>
          <w:color w:val="000000" w:themeColor="text1"/>
          <w:szCs w:val="24"/>
          <w:rPrChange w:id="27813" w:author="N F" w:date="2023-12-05T03:09:00Z">
            <w:rPr>
              <w:rFonts w:cs="Times New Roman"/>
              <w:szCs w:val="24"/>
            </w:rPr>
          </w:rPrChange>
        </w:rPr>
        <w:t>.</w:t>
      </w:r>
    </w:p>
    <w:p w14:paraId="35D010D2" w14:textId="1F436ECE" w:rsidR="0034260A" w:rsidRPr="00615D2F" w:rsidRDefault="0034260A" w:rsidP="00415551">
      <w:pPr>
        <w:pStyle w:val="SDText"/>
        <w:ind w:left="709" w:firstLine="0"/>
        <w:rPr>
          <w:rFonts w:cs="Times New Roman"/>
          <w:b/>
          <w:color w:val="000000" w:themeColor="text1"/>
          <w:szCs w:val="24"/>
          <w:rPrChange w:id="27814" w:author="Barshadskaya, Yuliya" w:date="2024-01-16T19:19:00Z">
            <w:rPr>
              <w:rFonts w:cs="Times New Roman"/>
              <w:szCs w:val="24"/>
              <w:u w:val="single"/>
            </w:rPr>
          </w:rPrChange>
        </w:rPr>
      </w:pPr>
      <w:r w:rsidRPr="00615D2F">
        <w:rPr>
          <w:rFonts w:cs="Times New Roman"/>
          <w:b/>
          <w:color w:val="000000" w:themeColor="text1"/>
          <w:szCs w:val="24"/>
          <w:rPrChange w:id="27815" w:author="Barshadskaya, Yuliya" w:date="2024-01-16T19:19:00Z">
            <w:rPr>
              <w:rFonts w:cs="Times New Roman"/>
              <w:szCs w:val="24"/>
              <w:u w:val="single"/>
            </w:rPr>
          </w:rPrChange>
        </w:rPr>
        <w:t>Дозы</w:t>
      </w:r>
    </w:p>
    <w:p w14:paraId="02B4B9B7" w14:textId="1EB0642F" w:rsidR="0034260A" w:rsidRPr="006E6534" w:rsidRDefault="0034260A" w:rsidP="00415551">
      <w:pPr>
        <w:pStyle w:val="SDText"/>
        <w:rPr>
          <w:rFonts w:cs="Times New Roman"/>
          <w:color w:val="000000" w:themeColor="text1"/>
          <w:szCs w:val="24"/>
          <w:rPrChange w:id="27816" w:author="N F" w:date="2023-12-05T03:09:00Z">
            <w:rPr>
              <w:rFonts w:cs="Times New Roman"/>
              <w:szCs w:val="24"/>
            </w:rPr>
          </w:rPrChange>
        </w:rPr>
      </w:pPr>
      <w:r w:rsidRPr="006E6534">
        <w:rPr>
          <w:rFonts w:cs="Times New Roman"/>
          <w:color w:val="000000" w:themeColor="text1"/>
          <w:szCs w:val="24"/>
          <w:rPrChange w:id="27817" w:author="N F" w:date="2023-12-05T03:09:00Z">
            <w:rPr>
              <w:rFonts w:cs="Times New Roman"/>
              <w:szCs w:val="24"/>
            </w:rPr>
          </w:rPrChange>
        </w:rPr>
        <w:t>Рекомендуемая доза осимертиниба – 80 мг один раз в сутки. Препарат следует принимать ежедневно в одно и то же время вне зависимости от приема пищи.</w:t>
      </w:r>
    </w:p>
    <w:p w14:paraId="49A8B93B" w14:textId="605B1A72" w:rsidR="0034260A" w:rsidRPr="00615D2F" w:rsidRDefault="0034260A" w:rsidP="00415551">
      <w:pPr>
        <w:pStyle w:val="SDText"/>
        <w:ind w:left="709" w:firstLine="0"/>
        <w:rPr>
          <w:rFonts w:cs="Times New Roman"/>
          <w:b/>
          <w:iCs/>
          <w:color w:val="000000" w:themeColor="text1"/>
          <w:szCs w:val="24"/>
          <w:rPrChange w:id="27818" w:author="Barshadskaya, Yuliya" w:date="2024-01-16T19:19:00Z">
            <w:rPr>
              <w:rFonts w:cs="Times New Roman"/>
              <w:i/>
              <w:iCs/>
              <w:szCs w:val="24"/>
              <w:u w:val="single"/>
            </w:rPr>
          </w:rPrChange>
        </w:rPr>
      </w:pPr>
      <w:r w:rsidRPr="00615D2F">
        <w:rPr>
          <w:rFonts w:cs="Times New Roman"/>
          <w:b/>
          <w:iCs/>
          <w:color w:val="000000" w:themeColor="text1"/>
          <w:szCs w:val="24"/>
          <w:rPrChange w:id="27819" w:author="Barshadskaya, Yuliya" w:date="2024-01-16T19:19:00Z">
            <w:rPr>
              <w:rFonts w:cs="Times New Roman"/>
              <w:i/>
              <w:iCs/>
              <w:szCs w:val="24"/>
              <w:u w:val="single"/>
            </w:rPr>
          </w:rPrChange>
        </w:rPr>
        <w:t>Продолжительность терапии</w:t>
      </w:r>
    </w:p>
    <w:p w14:paraId="428156D1" w14:textId="68EA6BE3" w:rsidR="00CA6ABF" w:rsidRPr="006E6534" w:rsidRDefault="00CA6ABF">
      <w:pPr>
        <w:pStyle w:val="SDText"/>
        <w:spacing w:after="0"/>
        <w:rPr>
          <w:rFonts w:cs="Times New Roman"/>
          <w:color w:val="000000" w:themeColor="text1"/>
          <w:szCs w:val="24"/>
          <w:rPrChange w:id="27820" w:author="N F" w:date="2023-12-05T03:09:00Z">
            <w:rPr>
              <w:rFonts w:cs="Times New Roman"/>
              <w:szCs w:val="24"/>
            </w:rPr>
          </w:rPrChange>
        </w:rPr>
        <w:pPrChange w:id="27821" w:author="Barshadskaya, Yuliya" w:date="2024-01-16T19:19:00Z">
          <w:pPr>
            <w:pStyle w:val="SDText"/>
          </w:pPr>
        </w:pPrChange>
      </w:pPr>
      <w:r w:rsidRPr="006E6534">
        <w:rPr>
          <w:rFonts w:cs="Times New Roman"/>
          <w:color w:val="000000" w:themeColor="text1"/>
          <w:szCs w:val="24"/>
          <w:rPrChange w:id="27822" w:author="N F" w:date="2023-12-05T03:09:00Z">
            <w:rPr>
              <w:rFonts w:cs="Times New Roman"/>
              <w:szCs w:val="24"/>
            </w:rPr>
          </w:rPrChange>
        </w:rPr>
        <w:t>В случае адъювантной терапии рекомендуемая продолжительность лечения составляет 3 года. Терапи</w:t>
      </w:r>
      <w:r w:rsidR="000B0E51" w:rsidRPr="006E6534">
        <w:rPr>
          <w:rFonts w:cs="Times New Roman"/>
          <w:color w:val="000000" w:themeColor="text1"/>
          <w:szCs w:val="24"/>
          <w:rPrChange w:id="27823" w:author="N F" w:date="2023-12-05T03:09:00Z">
            <w:rPr>
              <w:rFonts w:cs="Times New Roman"/>
              <w:szCs w:val="24"/>
            </w:rPr>
          </w:rPrChange>
        </w:rPr>
        <w:t>я</w:t>
      </w:r>
      <w:r w:rsidRPr="006E6534">
        <w:rPr>
          <w:rFonts w:cs="Times New Roman"/>
          <w:color w:val="000000" w:themeColor="text1"/>
          <w:szCs w:val="24"/>
          <w:rPrChange w:id="27824" w:author="N F" w:date="2023-12-05T03:09:00Z">
            <w:rPr>
              <w:rFonts w:cs="Times New Roman"/>
              <w:szCs w:val="24"/>
            </w:rPr>
          </w:rPrChange>
        </w:rPr>
        <w:t xml:space="preserve"> длительностью более 3 лет не была изучена. При наступлении рецидива заболевания или развитии неприемлемой токсичности прием препарата следует прекратить.</w:t>
      </w:r>
    </w:p>
    <w:p w14:paraId="47720A85" w14:textId="7547E8EF" w:rsidR="00CA6ABF" w:rsidRPr="006E6534" w:rsidRDefault="00CA6ABF" w:rsidP="00415551">
      <w:pPr>
        <w:pStyle w:val="SDText"/>
        <w:rPr>
          <w:rFonts w:cs="Times New Roman"/>
          <w:color w:val="000000" w:themeColor="text1"/>
          <w:szCs w:val="24"/>
          <w:rPrChange w:id="27825" w:author="N F" w:date="2023-12-05T03:09:00Z">
            <w:rPr>
              <w:rFonts w:cs="Times New Roman"/>
              <w:szCs w:val="24"/>
            </w:rPr>
          </w:rPrChange>
        </w:rPr>
      </w:pPr>
      <w:r w:rsidRPr="006E6534">
        <w:rPr>
          <w:rFonts w:cs="Times New Roman"/>
          <w:color w:val="000000" w:themeColor="text1"/>
          <w:szCs w:val="24"/>
          <w:rPrChange w:id="27826" w:author="N F" w:date="2023-12-05T03:09:00Z">
            <w:rPr>
              <w:rFonts w:cs="Times New Roman"/>
              <w:szCs w:val="24"/>
            </w:rPr>
          </w:rPrChange>
        </w:rPr>
        <w:t>В случае местно-распространенного или мета</w:t>
      </w:r>
      <w:r w:rsidR="00977860" w:rsidRPr="006E6534">
        <w:rPr>
          <w:rFonts w:cs="Times New Roman"/>
          <w:color w:val="000000" w:themeColor="text1"/>
          <w:szCs w:val="24"/>
          <w:rPrChange w:id="27827" w:author="N F" w:date="2023-12-05T03:09:00Z">
            <w:rPr>
              <w:rFonts w:cs="Times New Roman"/>
              <w:szCs w:val="24"/>
            </w:rPr>
          </w:rPrChange>
        </w:rPr>
        <w:t>статического</w:t>
      </w:r>
      <w:r w:rsidR="00A9235F" w:rsidRPr="006E6534">
        <w:rPr>
          <w:rFonts w:cs="Times New Roman"/>
          <w:color w:val="000000" w:themeColor="text1"/>
          <w:szCs w:val="24"/>
          <w:rPrChange w:id="27828" w:author="N F" w:date="2023-12-05T03:09:00Z">
            <w:rPr>
              <w:rFonts w:cs="Times New Roman"/>
              <w:szCs w:val="24"/>
            </w:rPr>
          </w:rPrChange>
        </w:rPr>
        <w:t xml:space="preserve"> рака легкого лечение продолжают до наступления прогрессирования заболевания или развития неприемлемой токсичности.</w:t>
      </w:r>
    </w:p>
    <w:p w14:paraId="164078AB" w14:textId="13C37307" w:rsidR="00A9235F" w:rsidRPr="00615D2F" w:rsidRDefault="00A9235F" w:rsidP="00415551">
      <w:pPr>
        <w:pStyle w:val="SDText"/>
        <w:rPr>
          <w:rFonts w:cs="Times New Roman"/>
          <w:b/>
          <w:iCs/>
          <w:color w:val="000000" w:themeColor="text1"/>
          <w:szCs w:val="24"/>
          <w:rPrChange w:id="27829" w:author="Barshadskaya, Yuliya" w:date="2024-01-16T19:19:00Z">
            <w:rPr>
              <w:rFonts w:cs="Times New Roman"/>
              <w:i/>
              <w:iCs/>
              <w:szCs w:val="24"/>
              <w:u w:val="single"/>
            </w:rPr>
          </w:rPrChange>
        </w:rPr>
      </w:pPr>
      <w:r w:rsidRPr="00615D2F">
        <w:rPr>
          <w:rFonts w:cs="Times New Roman"/>
          <w:b/>
          <w:iCs/>
          <w:color w:val="000000" w:themeColor="text1"/>
          <w:szCs w:val="24"/>
          <w:rPrChange w:id="27830" w:author="Barshadskaya, Yuliya" w:date="2024-01-16T19:19:00Z">
            <w:rPr>
              <w:rFonts w:cs="Times New Roman"/>
              <w:i/>
              <w:iCs/>
              <w:szCs w:val="24"/>
              <w:u w:val="single"/>
            </w:rPr>
          </w:rPrChange>
        </w:rPr>
        <w:t>Пропуск дозы</w:t>
      </w:r>
    </w:p>
    <w:p w14:paraId="433DF92B" w14:textId="6D66937F" w:rsidR="00A9235F" w:rsidRPr="006E6534" w:rsidRDefault="00A9235F" w:rsidP="00415551">
      <w:pPr>
        <w:pStyle w:val="SDText"/>
        <w:rPr>
          <w:rFonts w:cs="Times New Roman"/>
          <w:color w:val="000000" w:themeColor="text1"/>
          <w:szCs w:val="24"/>
          <w:rPrChange w:id="27831" w:author="N F" w:date="2023-12-05T03:09:00Z">
            <w:rPr>
              <w:rFonts w:cs="Times New Roman"/>
              <w:szCs w:val="24"/>
            </w:rPr>
          </w:rPrChange>
        </w:rPr>
      </w:pPr>
      <w:r w:rsidRPr="006E6534">
        <w:rPr>
          <w:rFonts w:cs="Times New Roman"/>
          <w:color w:val="000000" w:themeColor="text1"/>
          <w:szCs w:val="24"/>
          <w:rPrChange w:id="27832" w:author="N F" w:date="2023-12-05T03:09:00Z">
            <w:rPr>
              <w:rFonts w:cs="Times New Roman"/>
              <w:szCs w:val="24"/>
            </w:rPr>
          </w:rPrChange>
        </w:rPr>
        <w:t>В случае</w:t>
      </w:r>
      <w:r w:rsidR="00056B9F" w:rsidRPr="006E6534">
        <w:rPr>
          <w:rFonts w:cs="Times New Roman"/>
          <w:color w:val="000000" w:themeColor="text1"/>
          <w:szCs w:val="24"/>
          <w:rPrChange w:id="27833" w:author="N F" w:date="2023-12-05T03:09:00Z">
            <w:rPr>
              <w:rFonts w:cs="Times New Roman"/>
              <w:szCs w:val="24"/>
            </w:rPr>
          </w:rPrChange>
        </w:rPr>
        <w:t xml:space="preserve"> пропуска</w:t>
      </w:r>
      <w:r w:rsidR="002833D0" w:rsidRPr="006E6534">
        <w:rPr>
          <w:rFonts w:cs="Times New Roman"/>
          <w:color w:val="000000" w:themeColor="text1"/>
          <w:szCs w:val="24"/>
          <w:rPrChange w:id="27834" w:author="N F" w:date="2023-12-05T03:09:00Z">
            <w:rPr>
              <w:rFonts w:cs="Times New Roman"/>
              <w:szCs w:val="24"/>
            </w:rPr>
          </w:rPrChange>
        </w:rPr>
        <w:t xml:space="preserve"> приема препарата про</w:t>
      </w:r>
      <w:r w:rsidR="000B0E51" w:rsidRPr="006E6534">
        <w:rPr>
          <w:rFonts w:cs="Times New Roman"/>
          <w:color w:val="000000" w:themeColor="text1"/>
          <w:szCs w:val="24"/>
          <w:rPrChange w:id="27835" w:author="N F" w:date="2023-12-05T03:09:00Z">
            <w:rPr>
              <w:rFonts w:cs="Times New Roman"/>
              <w:szCs w:val="24"/>
            </w:rPr>
          </w:rPrChange>
        </w:rPr>
        <w:t>п</w:t>
      </w:r>
      <w:r w:rsidR="002833D0" w:rsidRPr="006E6534">
        <w:rPr>
          <w:rFonts w:cs="Times New Roman"/>
          <w:color w:val="000000" w:themeColor="text1"/>
          <w:szCs w:val="24"/>
          <w:rPrChange w:id="27836" w:author="N F" w:date="2023-12-05T03:09:00Z">
            <w:rPr>
              <w:rFonts w:cs="Times New Roman"/>
              <w:szCs w:val="24"/>
            </w:rPr>
          </w:rPrChange>
        </w:rPr>
        <w:t>ущенную дозу следует принять в том случае, если до времени приема следующей дозы осталось не менее 12 часов.</w:t>
      </w:r>
    </w:p>
    <w:p w14:paraId="076F2442" w14:textId="45B8C1EE" w:rsidR="002833D0" w:rsidRPr="00CE631D" w:rsidRDefault="002833D0" w:rsidP="00415551">
      <w:pPr>
        <w:pStyle w:val="SDText"/>
        <w:rPr>
          <w:rFonts w:cs="Times New Roman"/>
          <w:b/>
          <w:iCs/>
          <w:color w:val="000000" w:themeColor="text1"/>
          <w:szCs w:val="24"/>
          <w:rPrChange w:id="27837" w:author="Barshadskaya, Yuliya" w:date="2024-01-16T19:20:00Z">
            <w:rPr>
              <w:rFonts w:cs="Times New Roman"/>
              <w:i/>
              <w:iCs/>
              <w:szCs w:val="24"/>
              <w:u w:val="single"/>
            </w:rPr>
          </w:rPrChange>
        </w:rPr>
      </w:pPr>
      <w:r w:rsidRPr="00CE631D">
        <w:rPr>
          <w:rFonts w:cs="Times New Roman"/>
          <w:b/>
          <w:iCs/>
          <w:color w:val="000000" w:themeColor="text1"/>
          <w:szCs w:val="24"/>
          <w:rPrChange w:id="27838" w:author="Barshadskaya, Yuliya" w:date="2024-01-16T19:20:00Z">
            <w:rPr>
              <w:rFonts w:cs="Times New Roman"/>
              <w:i/>
              <w:iCs/>
              <w:szCs w:val="24"/>
              <w:u w:val="single"/>
            </w:rPr>
          </w:rPrChange>
        </w:rPr>
        <w:t>Коррекция дозы препарата</w:t>
      </w:r>
    </w:p>
    <w:p w14:paraId="21FB0FB4" w14:textId="3EF88CC3" w:rsidR="00DE0610" w:rsidRPr="006E6534" w:rsidRDefault="00DE0610">
      <w:pPr>
        <w:pStyle w:val="SDText"/>
        <w:spacing w:after="0"/>
        <w:rPr>
          <w:rFonts w:cs="Times New Roman"/>
          <w:color w:val="000000" w:themeColor="text1"/>
          <w:szCs w:val="24"/>
          <w:rPrChange w:id="27839" w:author="N F" w:date="2023-12-05T03:09:00Z">
            <w:rPr>
              <w:rFonts w:cs="Times New Roman"/>
              <w:szCs w:val="24"/>
            </w:rPr>
          </w:rPrChange>
        </w:rPr>
        <w:pPrChange w:id="27840" w:author="Barshadskaya, Yuliya" w:date="2024-01-16T19:20:00Z">
          <w:pPr>
            <w:pStyle w:val="SDText"/>
          </w:pPr>
        </w:pPrChange>
      </w:pPr>
      <w:r w:rsidRPr="006E6534">
        <w:rPr>
          <w:rFonts w:cs="Times New Roman"/>
          <w:color w:val="000000" w:themeColor="text1"/>
          <w:szCs w:val="24"/>
          <w:rPrChange w:id="27841" w:author="N F" w:date="2023-12-05T03:09:00Z">
            <w:rPr>
              <w:rFonts w:cs="Times New Roman"/>
              <w:szCs w:val="24"/>
            </w:rPr>
          </w:rPrChange>
        </w:rPr>
        <w:lastRenderedPageBreak/>
        <w:t>В зависимости от индивидуальной переносимости препарата и нежелат</w:t>
      </w:r>
      <w:r w:rsidR="000B0E51" w:rsidRPr="006E6534">
        <w:rPr>
          <w:rFonts w:cs="Times New Roman"/>
          <w:color w:val="000000" w:themeColor="text1"/>
          <w:szCs w:val="24"/>
          <w:rPrChange w:id="27842" w:author="N F" w:date="2023-12-05T03:09:00Z">
            <w:rPr>
              <w:rFonts w:cs="Times New Roman"/>
              <w:szCs w:val="24"/>
            </w:rPr>
          </w:rPrChange>
        </w:rPr>
        <w:t>е</w:t>
      </w:r>
      <w:r w:rsidRPr="006E6534">
        <w:rPr>
          <w:rFonts w:cs="Times New Roman"/>
          <w:color w:val="000000" w:themeColor="text1"/>
          <w:szCs w:val="24"/>
          <w:rPrChange w:id="27843" w:author="N F" w:date="2023-12-05T03:09:00Z">
            <w:rPr>
              <w:rFonts w:cs="Times New Roman"/>
              <w:szCs w:val="24"/>
            </w:rPr>
          </w:rPrChange>
        </w:rPr>
        <w:t>льных реакций, может потребоваться приостановка терапии и/или снижение дозы препарата. Рекомендуемая сниженная доза препарата составляет 40 мг один раз в сутки.</w:t>
      </w:r>
    </w:p>
    <w:p w14:paraId="3DCB0059" w14:textId="5B05A780" w:rsidR="00DE0610" w:rsidRPr="006E6534" w:rsidRDefault="00DE0610" w:rsidP="00415551">
      <w:pPr>
        <w:pStyle w:val="SDText"/>
        <w:rPr>
          <w:rFonts w:cs="Times New Roman"/>
          <w:color w:val="000000" w:themeColor="text1"/>
          <w:szCs w:val="24"/>
          <w:rPrChange w:id="27844" w:author="N F" w:date="2023-12-05T03:09:00Z">
            <w:rPr>
              <w:rFonts w:cs="Times New Roman"/>
              <w:szCs w:val="24"/>
            </w:rPr>
          </w:rPrChange>
        </w:rPr>
      </w:pPr>
      <w:r w:rsidRPr="006E6534">
        <w:rPr>
          <w:rFonts w:cs="Times New Roman"/>
          <w:color w:val="000000" w:themeColor="text1"/>
          <w:szCs w:val="24"/>
          <w:rPrChange w:id="27845" w:author="N F" w:date="2023-12-05T03:09:00Z">
            <w:rPr>
              <w:rFonts w:cs="Times New Roman"/>
              <w:szCs w:val="24"/>
            </w:rPr>
          </w:rPrChange>
        </w:rPr>
        <w:t xml:space="preserve">В </w:t>
      </w:r>
      <w:r w:rsidR="00485E6F" w:rsidRPr="006E6534">
        <w:rPr>
          <w:rFonts w:cs="Times New Roman"/>
          <w:color w:val="000000" w:themeColor="text1"/>
          <w:szCs w:val="24"/>
          <w:rPrChange w:id="27846" w:author="N F" w:date="2023-12-05T03:09:00Z">
            <w:rPr>
              <w:rFonts w:cs="Times New Roman"/>
              <w:szCs w:val="24"/>
            </w:rPr>
          </w:rPrChange>
        </w:rPr>
        <w:t>т</w:t>
      </w:r>
      <w:r w:rsidRPr="006E6534">
        <w:rPr>
          <w:rFonts w:cs="Times New Roman"/>
          <w:color w:val="000000" w:themeColor="text1"/>
          <w:szCs w:val="24"/>
          <w:rPrChange w:id="27847" w:author="N F" w:date="2023-12-05T03:09:00Z">
            <w:rPr>
              <w:rFonts w:cs="Times New Roman"/>
              <w:szCs w:val="24"/>
            </w:rPr>
          </w:rPrChange>
        </w:rPr>
        <w:t xml:space="preserve">аблице </w:t>
      </w:r>
      <w:r w:rsidR="00485E6F" w:rsidRPr="006E6534">
        <w:rPr>
          <w:rFonts w:cs="Times New Roman"/>
          <w:color w:val="000000" w:themeColor="text1"/>
          <w:szCs w:val="24"/>
          <w:rPrChange w:id="27848" w:author="N F" w:date="2023-12-05T03:09:00Z">
            <w:rPr>
              <w:rFonts w:cs="Times New Roman"/>
              <w:szCs w:val="24"/>
            </w:rPr>
          </w:rPrChange>
        </w:rPr>
        <w:t>ниже (</w:t>
      </w:r>
      <w:r w:rsidR="00485E6F" w:rsidRPr="006E6534">
        <w:rPr>
          <w:rFonts w:cs="Times New Roman"/>
          <w:color w:val="000000" w:themeColor="text1"/>
          <w:szCs w:val="24"/>
          <w:rPrChange w:id="27849" w:author="N F" w:date="2023-12-05T03:09:00Z">
            <w:rPr>
              <w:rFonts w:cs="Times New Roman"/>
              <w:szCs w:val="24"/>
            </w:rPr>
          </w:rPrChange>
        </w:rPr>
        <w:fldChar w:fldCharType="begin"/>
      </w:r>
      <w:r w:rsidR="00485E6F" w:rsidRPr="006E6534">
        <w:rPr>
          <w:rFonts w:cs="Times New Roman"/>
          <w:color w:val="000000" w:themeColor="text1"/>
          <w:szCs w:val="24"/>
          <w:rPrChange w:id="27850" w:author="N F" w:date="2023-12-05T03:09:00Z">
            <w:rPr>
              <w:rFonts w:cs="Times New Roman"/>
              <w:szCs w:val="24"/>
            </w:rPr>
          </w:rPrChange>
        </w:rPr>
        <w:instrText xml:space="preserve"> REF _Ref114132353 \h </w:instrText>
      </w:r>
      <w:r w:rsidR="00415551" w:rsidRPr="006E6534">
        <w:rPr>
          <w:rFonts w:cs="Times New Roman"/>
          <w:color w:val="000000" w:themeColor="text1"/>
          <w:szCs w:val="24"/>
          <w:rPrChange w:id="27851" w:author="N F" w:date="2023-12-05T03:09:00Z">
            <w:rPr>
              <w:rFonts w:cs="Times New Roman"/>
              <w:szCs w:val="24"/>
            </w:rPr>
          </w:rPrChange>
        </w:rPr>
        <w:instrText xml:space="preserve"> \* MERGEFORMAT </w:instrText>
      </w:r>
      <w:r w:rsidR="00485E6F" w:rsidRPr="006E6534">
        <w:rPr>
          <w:rFonts w:cs="Times New Roman"/>
          <w:color w:val="000000" w:themeColor="text1"/>
          <w:szCs w:val="24"/>
          <w:rPrChange w:id="27852" w:author="N F" w:date="2023-12-05T03:09:00Z">
            <w:rPr>
              <w:rFonts w:cs="Times New Roman"/>
              <w:color w:val="000000" w:themeColor="text1"/>
              <w:szCs w:val="24"/>
            </w:rPr>
          </w:rPrChange>
        </w:rPr>
      </w:r>
      <w:r w:rsidR="00485E6F" w:rsidRPr="006E6534">
        <w:rPr>
          <w:rFonts w:cs="Times New Roman"/>
          <w:color w:val="000000" w:themeColor="text1"/>
          <w:szCs w:val="24"/>
          <w:rPrChange w:id="27853" w:author="N F" w:date="2023-12-05T03:09:00Z">
            <w:rPr>
              <w:rFonts w:cs="Times New Roman"/>
              <w:szCs w:val="24"/>
            </w:rPr>
          </w:rPrChange>
        </w:rPr>
        <w:fldChar w:fldCharType="separate"/>
      </w:r>
      <w:r w:rsidR="004C4CE2" w:rsidRPr="006E6534">
        <w:rPr>
          <w:rFonts w:cs="Times New Roman"/>
          <w:color w:val="000000" w:themeColor="text1"/>
          <w:szCs w:val="24"/>
          <w:rPrChange w:id="27854" w:author="N F" w:date="2023-12-05T03:09:00Z">
            <w:rPr>
              <w:rFonts w:cs="Times New Roman"/>
              <w:szCs w:val="24"/>
            </w:rPr>
          </w:rPrChange>
        </w:rPr>
        <w:t xml:space="preserve">Таблица </w:t>
      </w:r>
      <w:r w:rsidR="004C4CE2" w:rsidRPr="006E6534">
        <w:rPr>
          <w:rFonts w:cs="Times New Roman"/>
          <w:noProof/>
          <w:color w:val="000000" w:themeColor="text1"/>
          <w:szCs w:val="24"/>
          <w:rPrChange w:id="27855" w:author="N F" w:date="2023-12-05T03:09:00Z">
            <w:rPr>
              <w:rFonts w:cs="Times New Roman"/>
              <w:noProof/>
              <w:szCs w:val="24"/>
            </w:rPr>
          </w:rPrChange>
        </w:rPr>
        <w:t>5</w:t>
      </w:r>
      <w:r w:rsidR="004C4CE2" w:rsidRPr="006E6534">
        <w:rPr>
          <w:rFonts w:cs="Times New Roman"/>
          <w:color w:val="000000" w:themeColor="text1"/>
          <w:szCs w:val="24"/>
          <w:rPrChange w:id="27856" w:author="N F" w:date="2023-12-05T03:09:00Z">
            <w:rPr>
              <w:rFonts w:cs="Times New Roman"/>
              <w:szCs w:val="24"/>
            </w:rPr>
          </w:rPrChange>
        </w:rPr>
        <w:noBreakHyphen/>
      </w:r>
      <w:r w:rsidR="004C4CE2" w:rsidRPr="006E6534">
        <w:rPr>
          <w:rFonts w:cs="Times New Roman"/>
          <w:noProof/>
          <w:color w:val="000000" w:themeColor="text1"/>
          <w:szCs w:val="24"/>
          <w:rPrChange w:id="27857" w:author="N F" w:date="2023-12-05T03:09:00Z">
            <w:rPr>
              <w:rFonts w:cs="Times New Roman"/>
              <w:noProof/>
              <w:szCs w:val="24"/>
            </w:rPr>
          </w:rPrChange>
        </w:rPr>
        <w:t>2</w:t>
      </w:r>
      <w:r w:rsidR="00485E6F" w:rsidRPr="006E6534">
        <w:rPr>
          <w:rFonts w:cs="Times New Roman"/>
          <w:color w:val="000000" w:themeColor="text1"/>
          <w:szCs w:val="24"/>
          <w:rPrChange w:id="27858" w:author="N F" w:date="2023-12-05T03:09:00Z">
            <w:rPr>
              <w:rFonts w:cs="Times New Roman"/>
              <w:szCs w:val="24"/>
            </w:rPr>
          </w:rPrChange>
        </w:rPr>
        <w:fldChar w:fldCharType="end"/>
      </w:r>
      <w:r w:rsidR="00485E6F" w:rsidRPr="006E6534">
        <w:rPr>
          <w:rFonts w:cs="Times New Roman"/>
          <w:color w:val="000000" w:themeColor="text1"/>
          <w:szCs w:val="24"/>
          <w:rPrChange w:id="27859" w:author="N F" w:date="2023-12-05T03:09:00Z">
            <w:rPr>
              <w:rFonts w:cs="Times New Roman"/>
              <w:szCs w:val="24"/>
            </w:rPr>
          </w:rPrChange>
        </w:rPr>
        <w:t xml:space="preserve">) </w:t>
      </w:r>
      <w:r w:rsidRPr="006E6534">
        <w:rPr>
          <w:rFonts w:cs="Times New Roman"/>
          <w:color w:val="000000" w:themeColor="text1"/>
          <w:szCs w:val="24"/>
          <w:rPrChange w:id="27860" w:author="N F" w:date="2023-12-05T03:09:00Z">
            <w:rPr>
              <w:rFonts w:cs="Times New Roman"/>
              <w:szCs w:val="24"/>
            </w:rPr>
          </w:rPrChange>
        </w:rPr>
        <w:t>приведены рекомендации по коррекции дозы препарата в случае нежелат</w:t>
      </w:r>
      <w:r w:rsidR="000B0E51" w:rsidRPr="006E6534">
        <w:rPr>
          <w:rFonts w:cs="Times New Roman"/>
          <w:color w:val="000000" w:themeColor="text1"/>
          <w:szCs w:val="24"/>
          <w:rPrChange w:id="27861" w:author="N F" w:date="2023-12-05T03:09:00Z">
            <w:rPr>
              <w:rFonts w:cs="Times New Roman"/>
              <w:szCs w:val="24"/>
            </w:rPr>
          </w:rPrChange>
        </w:rPr>
        <w:t>е</w:t>
      </w:r>
      <w:r w:rsidRPr="006E6534">
        <w:rPr>
          <w:rFonts w:cs="Times New Roman"/>
          <w:color w:val="000000" w:themeColor="text1"/>
          <w:szCs w:val="24"/>
          <w:rPrChange w:id="27862" w:author="N F" w:date="2023-12-05T03:09:00Z">
            <w:rPr>
              <w:rFonts w:cs="Times New Roman"/>
              <w:szCs w:val="24"/>
            </w:rPr>
          </w:rPrChange>
        </w:rPr>
        <w:t>льных реакций.</w:t>
      </w:r>
    </w:p>
    <w:p w14:paraId="744FDD6C" w14:textId="4073CD7E" w:rsidR="00DE0610" w:rsidRPr="008A1743" w:rsidRDefault="00DE0610">
      <w:pPr>
        <w:pStyle w:val="SDTable"/>
        <w:spacing w:after="0"/>
        <w:jc w:val="both"/>
        <w:pPrChange w:id="27863" w:author="Barshadskaya, Yuliya" w:date="2024-01-16T19:20:00Z">
          <w:pPr>
            <w:pStyle w:val="SDTable"/>
          </w:pPr>
        </w:pPrChange>
      </w:pPr>
      <w:bookmarkStart w:id="27864" w:name="_Ref114132353"/>
      <w:bookmarkStart w:id="27865" w:name="_Toc115733180"/>
      <w:r w:rsidRPr="00CE631D">
        <w:rPr>
          <w:b/>
          <w:rPrChange w:id="27866" w:author="Barshadskaya, Yuliya" w:date="2024-01-16T19:20:00Z">
            <w:rPr/>
          </w:rPrChange>
        </w:rPr>
        <w:t xml:space="preserve">Таблица </w:t>
      </w:r>
      <w:r w:rsidR="003D1135" w:rsidRPr="00CE631D">
        <w:rPr>
          <w:b/>
          <w:rPrChange w:id="27867" w:author="Barshadskaya, Yuliya" w:date="2024-01-16T19:20:00Z">
            <w:rPr/>
          </w:rPrChange>
        </w:rPr>
        <w:fldChar w:fldCharType="begin"/>
      </w:r>
      <w:r w:rsidR="003D1135" w:rsidRPr="00CE631D">
        <w:rPr>
          <w:b/>
          <w:rPrChange w:id="27868" w:author="Barshadskaya, Yuliya" w:date="2024-01-16T19:20:00Z">
            <w:rPr/>
          </w:rPrChange>
        </w:rPr>
        <w:instrText xml:space="preserve"> STYLEREF 1 \s </w:instrText>
      </w:r>
      <w:r w:rsidR="003D1135" w:rsidRPr="00CE631D">
        <w:rPr>
          <w:b/>
          <w:rPrChange w:id="27869" w:author="Barshadskaya, Yuliya" w:date="2024-01-16T19:20:00Z">
            <w:rPr/>
          </w:rPrChange>
        </w:rPr>
        <w:fldChar w:fldCharType="separate"/>
      </w:r>
      <w:r w:rsidR="004C4CE2" w:rsidRPr="00CE631D">
        <w:rPr>
          <w:b/>
          <w:noProof/>
          <w:rPrChange w:id="27870" w:author="Barshadskaya, Yuliya" w:date="2024-01-16T19:20:00Z">
            <w:rPr>
              <w:noProof/>
            </w:rPr>
          </w:rPrChange>
        </w:rPr>
        <w:t>5</w:t>
      </w:r>
      <w:r w:rsidR="003D1135" w:rsidRPr="00CE631D">
        <w:rPr>
          <w:b/>
          <w:rPrChange w:id="27871" w:author="Barshadskaya, Yuliya" w:date="2024-01-16T19:20:00Z">
            <w:rPr/>
          </w:rPrChange>
        </w:rPr>
        <w:fldChar w:fldCharType="end"/>
      </w:r>
      <w:r w:rsidR="003D1135" w:rsidRPr="00CE631D">
        <w:rPr>
          <w:b/>
          <w:rPrChange w:id="27872" w:author="Barshadskaya, Yuliya" w:date="2024-01-16T19:20:00Z">
            <w:rPr/>
          </w:rPrChange>
        </w:rPr>
        <w:noBreakHyphen/>
      </w:r>
      <w:r w:rsidR="003D1135" w:rsidRPr="00CE631D">
        <w:rPr>
          <w:b/>
          <w:rPrChange w:id="27873" w:author="Barshadskaya, Yuliya" w:date="2024-01-16T19:20:00Z">
            <w:rPr/>
          </w:rPrChange>
        </w:rPr>
        <w:fldChar w:fldCharType="begin"/>
      </w:r>
      <w:r w:rsidR="003D1135" w:rsidRPr="00CE631D">
        <w:rPr>
          <w:b/>
          <w:rPrChange w:id="27874" w:author="Barshadskaya, Yuliya" w:date="2024-01-16T19:20:00Z">
            <w:rPr/>
          </w:rPrChange>
        </w:rPr>
        <w:instrText xml:space="preserve"> SEQ Таблица \* ARABIC \s 1 </w:instrText>
      </w:r>
      <w:r w:rsidR="003D1135" w:rsidRPr="00CE631D">
        <w:rPr>
          <w:b/>
          <w:rPrChange w:id="27875" w:author="Barshadskaya, Yuliya" w:date="2024-01-16T19:20:00Z">
            <w:rPr/>
          </w:rPrChange>
        </w:rPr>
        <w:fldChar w:fldCharType="separate"/>
      </w:r>
      <w:r w:rsidR="004C4CE2" w:rsidRPr="00CE631D">
        <w:rPr>
          <w:b/>
          <w:noProof/>
          <w:rPrChange w:id="27876" w:author="Barshadskaya, Yuliya" w:date="2024-01-16T19:20:00Z">
            <w:rPr>
              <w:noProof/>
            </w:rPr>
          </w:rPrChange>
        </w:rPr>
        <w:t>2</w:t>
      </w:r>
      <w:r w:rsidR="003D1135" w:rsidRPr="00CE631D">
        <w:rPr>
          <w:b/>
          <w:rPrChange w:id="27877" w:author="Barshadskaya, Yuliya" w:date="2024-01-16T19:20:00Z">
            <w:rPr/>
          </w:rPrChange>
        </w:rPr>
        <w:fldChar w:fldCharType="end"/>
      </w:r>
      <w:bookmarkEnd w:id="27864"/>
      <w:ins w:id="27878" w:author="Barshadskaya, Yuliya" w:date="2024-01-16T19:20:00Z">
        <w:r w:rsidR="00CE631D" w:rsidRPr="00CE631D">
          <w:rPr>
            <w:b/>
            <w:rPrChange w:id="27879" w:author="Barshadskaya, Yuliya" w:date="2024-01-16T19:20:00Z">
              <w:rPr/>
            </w:rPrChange>
          </w:rPr>
          <w:t>.</w:t>
        </w:r>
      </w:ins>
      <w:r w:rsidRPr="00527FD0">
        <w:t xml:space="preserve"> </w:t>
      </w:r>
      <w:r w:rsidRPr="00452D3C">
        <w:rPr>
          <w:bCs/>
        </w:rPr>
        <w:t>Коррекция дозы препарата в случае нежелательных реакций</w:t>
      </w:r>
      <w:bookmarkEnd w:id="27865"/>
      <w:ins w:id="27880" w:author="Barshadskaya, Yuliya" w:date="2024-01-16T19:20:00Z">
        <w:r w:rsidR="00CE631D">
          <w:rPr>
            <w:bCs/>
          </w:rPr>
          <w:t>.</w:t>
        </w:r>
      </w:ins>
    </w:p>
    <w:tbl>
      <w:tblPr>
        <w:tblStyle w:val="a4"/>
        <w:tblW w:w="9356" w:type="dxa"/>
        <w:tblInd w:w="-5" w:type="dxa"/>
        <w:tblLook w:val="04A0" w:firstRow="1" w:lastRow="0" w:firstColumn="1" w:lastColumn="0" w:noHBand="0" w:noVBand="1"/>
      </w:tblPr>
      <w:tblGrid>
        <w:gridCol w:w="2750"/>
        <w:gridCol w:w="3019"/>
        <w:gridCol w:w="3587"/>
      </w:tblGrid>
      <w:tr w:rsidR="006E6534" w:rsidRPr="006E6534" w14:paraId="27A6AED2" w14:textId="77777777" w:rsidTr="00855D5C">
        <w:trPr>
          <w:tblHeader/>
        </w:trPr>
        <w:tc>
          <w:tcPr>
            <w:tcW w:w="2750" w:type="dxa"/>
            <w:shd w:val="clear" w:color="auto" w:fill="D9D9D9" w:themeFill="background1" w:themeFillShade="D9"/>
          </w:tcPr>
          <w:p w14:paraId="3DE3D94E" w14:textId="064D0501" w:rsidR="00DE0610" w:rsidRPr="006E6534" w:rsidRDefault="006930EC" w:rsidP="00415551">
            <w:pPr>
              <w:pStyle w:val="SDText"/>
              <w:ind w:firstLine="0"/>
              <w:jc w:val="center"/>
              <w:rPr>
                <w:rFonts w:cs="Times New Roman"/>
                <w:b/>
                <w:bCs/>
                <w:color w:val="000000" w:themeColor="text1"/>
                <w:rPrChange w:id="27881" w:author="N F" w:date="2023-12-05T03:09:00Z">
                  <w:rPr>
                    <w:rFonts w:cs="Times New Roman"/>
                    <w:b/>
                    <w:bCs/>
                  </w:rPr>
                </w:rPrChange>
              </w:rPr>
            </w:pPr>
            <w:r w:rsidRPr="006E6534">
              <w:rPr>
                <w:rFonts w:cs="Times New Roman"/>
                <w:b/>
                <w:bCs/>
                <w:color w:val="000000" w:themeColor="text1"/>
                <w:rPrChange w:id="27882" w:author="N F" w:date="2023-12-05T03:09:00Z">
                  <w:rPr>
                    <w:rFonts w:cs="Times New Roman"/>
                    <w:b/>
                    <w:bCs/>
                  </w:rPr>
                </w:rPrChange>
              </w:rPr>
              <w:t>Орган-мишень</w:t>
            </w:r>
          </w:p>
        </w:tc>
        <w:tc>
          <w:tcPr>
            <w:tcW w:w="3019" w:type="dxa"/>
            <w:shd w:val="clear" w:color="auto" w:fill="D9D9D9" w:themeFill="background1" w:themeFillShade="D9"/>
          </w:tcPr>
          <w:p w14:paraId="69144A31" w14:textId="1DA618B5" w:rsidR="00DE0610" w:rsidRPr="006E6534" w:rsidRDefault="006930EC" w:rsidP="00415551">
            <w:pPr>
              <w:pStyle w:val="SDText"/>
              <w:ind w:firstLine="0"/>
              <w:jc w:val="center"/>
              <w:rPr>
                <w:rFonts w:cs="Times New Roman"/>
                <w:b/>
                <w:bCs/>
                <w:color w:val="000000" w:themeColor="text1"/>
                <w:rPrChange w:id="27883" w:author="N F" w:date="2023-12-05T03:09:00Z">
                  <w:rPr>
                    <w:rFonts w:cs="Times New Roman"/>
                    <w:b/>
                    <w:bCs/>
                  </w:rPr>
                </w:rPrChange>
              </w:rPr>
            </w:pPr>
            <w:r w:rsidRPr="006E6534">
              <w:rPr>
                <w:rFonts w:cs="Times New Roman"/>
                <w:b/>
                <w:bCs/>
                <w:color w:val="000000" w:themeColor="text1"/>
                <w:rPrChange w:id="27884" w:author="N F" w:date="2023-12-05T03:09:00Z">
                  <w:rPr>
                    <w:rFonts w:cs="Times New Roman"/>
                    <w:b/>
                    <w:bCs/>
                  </w:rPr>
                </w:rPrChange>
              </w:rPr>
              <w:t>Нежелательная реакция</w:t>
            </w:r>
          </w:p>
        </w:tc>
        <w:tc>
          <w:tcPr>
            <w:tcW w:w="3587" w:type="dxa"/>
            <w:shd w:val="clear" w:color="auto" w:fill="D9D9D9" w:themeFill="background1" w:themeFillShade="D9"/>
          </w:tcPr>
          <w:p w14:paraId="4A6F373B" w14:textId="5CA3DF7E" w:rsidR="00DE0610" w:rsidRPr="006E6534" w:rsidRDefault="006930EC" w:rsidP="00415551">
            <w:pPr>
              <w:pStyle w:val="SDText"/>
              <w:ind w:firstLine="0"/>
              <w:jc w:val="center"/>
              <w:rPr>
                <w:rFonts w:cs="Times New Roman"/>
                <w:b/>
                <w:bCs/>
                <w:color w:val="000000" w:themeColor="text1"/>
                <w:rPrChange w:id="27885" w:author="N F" w:date="2023-12-05T03:09:00Z">
                  <w:rPr>
                    <w:rFonts w:cs="Times New Roman"/>
                    <w:b/>
                    <w:bCs/>
                  </w:rPr>
                </w:rPrChange>
              </w:rPr>
            </w:pPr>
            <w:r w:rsidRPr="006E6534">
              <w:rPr>
                <w:rFonts w:cs="Times New Roman"/>
                <w:b/>
                <w:bCs/>
                <w:color w:val="000000" w:themeColor="text1"/>
                <w:rPrChange w:id="27886" w:author="N F" w:date="2023-12-05T03:09:00Z">
                  <w:rPr>
                    <w:rFonts w:cs="Times New Roman"/>
                    <w:b/>
                    <w:bCs/>
                  </w:rPr>
                </w:rPrChange>
              </w:rPr>
              <w:t>Коррекция дозы</w:t>
            </w:r>
          </w:p>
        </w:tc>
      </w:tr>
      <w:tr w:rsidR="006E6534" w:rsidRPr="006E6534" w14:paraId="2BD3B865" w14:textId="77777777" w:rsidTr="00647451">
        <w:tc>
          <w:tcPr>
            <w:tcW w:w="2750" w:type="dxa"/>
          </w:tcPr>
          <w:p w14:paraId="408D86B4" w14:textId="3E5DE84D" w:rsidR="00DE0610" w:rsidRPr="006E6534" w:rsidRDefault="006930EC" w:rsidP="00415551">
            <w:pPr>
              <w:pStyle w:val="SDText"/>
              <w:ind w:firstLine="0"/>
              <w:rPr>
                <w:rFonts w:cs="Times New Roman"/>
                <w:color w:val="000000" w:themeColor="text1"/>
                <w:rPrChange w:id="27887" w:author="N F" w:date="2023-12-05T03:09:00Z">
                  <w:rPr>
                    <w:rFonts w:cs="Times New Roman"/>
                  </w:rPr>
                </w:rPrChange>
              </w:rPr>
            </w:pPr>
            <w:r w:rsidRPr="006E6534">
              <w:rPr>
                <w:rFonts w:cs="Times New Roman"/>
                <w:color w:val="000000" w:themeColor="text1"/>
                <w:rPrChange w:id="27888" w:author="N F" w:date="2023-12-05T03:09:00Z">
                  <w:rPr>
                    <w:rFonts w:cs="Times New Roman"/>
                  </w:rPr>
                </w:rPrChange>
              </w:rPr>
              <w:t>Легкие</w:t>
            </w:r>
          </w:p>
        </w:tc>
        <w:tc>
          <w:tcPr>
            <w:tcW w:w="3019" w:type="dxa"/>
          </w:tcPr>
          <w:p w14:paraId="10758E1F" w14:textId="68568171" w:rsidR="00DE0610" w:rsidRPr="006E6534" w:rsidRDefault="006930EC" w:rsidP="00415551">
            <w:pPr>
              <w:pStyle w:val="SDText"/>
              <w:ind w:firstLine="0"/>
              <w:rPr>
                <w:rFonts w:cs="Times New Roman"/>
                <w:color w:val="000000" w:themeColor="text1"/>
                <w:rPrChange w:id="27889" w:author="N F" w:date="2023-12-05T03:09:00Z">
                  <w:rPr>
                    <w:rFonts w:cs="Times New Roman"/>
                  </w:rPr>
                </w:rPrChange>
              </w:rPr>
            </w:pPr>
            <w:r w:rsidRPr="006E6534">
              <w:rPr>
                <w:rFonts w:cs="Times New Roman"/>
                <w:color w:val="000000" w:themeColor="text1"/>
                <w:rPrChange w:id="27890" w:author="N F" w:date="2023-12-05T03:09:00Z">
                  <w:rPr>
                    <w:rFonts w:cs="Times New Roman"/>
                  </w:rPr>
                </w:rPrChange>
              </w:rPr>
              <w:t>Интерстициальная болезнь легких/пневмонит</w:t>
            </w:r>
          </w:p>
        </w:tc>
        <w:tc>
          <w:tcPr>
            <w:tcW w:w="3587" w:type="dxa"/>
          </w:tcPr>
          <w:p w14:paraId="08D9EFDD" w14:textId="3410C07C" w:rsidR="00DE0610" w:rsidRPr="006E6534" w:rsidRDefault="006930EC" w:rsidP="00415551">
            <w:pPr>
              <w:pStyle w:val="SDText"/>
              <w:ind w:firstLine="0"/>
              <w:rPr>
                <w:rFonts w:cs="Times New Roman"/>
                <w:color w:val="000000" w:themeColor="text1"/>
                <w:rPrChange w:id="27891" w:author="N F" w:date="2023-12-05T03:09:00Z">
                  <w:rPr>
                    <w:rFonts w:cs="Times New Roman"/>
                  </w:rPr>
                </w:rPrChange>
              </w:rPr>
            </w:pPr>
            <w:r w:rsidRPr="006E6534">
              <w:rPr>
                <w:rFonts w:cs="Times New Roman"/>
                <w:color w:val="000000" w:themeColor="text1"/>
                <w:rPrChange w:id="27892" w:author="N F" w:date="2023-12-05T03:09:00Z">
                  <w:rPr>
                    <w:rFonts w:cs="Times New Roman"/>
                  </w:rPr>
                </w:rPrChange>
              </w:rPr>
              <w:t>Прекращение терапии препаратом</w:t>
            </w:r>
          </w:p>
        </w:tc>
      </w:tr>
      <w:tr w:rsidR="006E6534" w:rsidRPr="006E6534" w14:paraId="19E79172" w14:textId="77777777" w:rsidTr="00647451">
        <w:tc>
          <w:tcPr>
            <w:tcW w:w="2750" w:type="dxa"/>
            <w:vMerge w:val="restart"/>
          </w:tcPr>
          <w:p w14:paraId="7455BCA0" w14:textId="5E8E5B38" w:rsidR="003A784E" w:rsidRPr="006E6534" w:rsidRDefault="003A784E" w:rsidP="00415551">
            <w:pPr>
              <w:pStyle w:val="SDText"/>
              <w:ind w:firstLine="0"/>
              <w:rPr>
                <w:rFonts w:cs="Times New Roman"/>
                <w:color w:val="000000" w:themeColor="text1"/>
                <w:rPrChange w:id="27893" w:author="N F" w:date="2023-12-05T03:09:00Z">
                  <w:rPr>
                    <w:rFonts w:cs="Times New Roman"/>
                  </w:rPr>
                </w:rPrChange>
              </w:rPr>
            </w:pPr>
            <w:r w:rsidRPr="006E6534">
              <w:rPr>
                <w:rFonts w:cs="Times New Roman"/>
                <w:color w:val="000000" w:themeColor="text1"/>
                <w:rPrChange w:id="27894" w:author="N F" w:date="2023-12-05T03:09:00Z">
                  <w:rPr>
                    <w:rFonts w:cs="Times New Roman"/>
                  </w:rPr>
                </w:rPrChange>
              </w:rPr>
              <w:t>Сердце</w:t>
            </w:r>
          </w:p>
        </w:tc>
        <w:tc>
          <w:tcPr>
            <w:tcW w:w="3019" w:type="dxa"/>
          </w:tcPr>
          <w:p w14:paraId="18324056" w14:textId="30225989" w:rsidR="003A784E" w:rsidRPr="006E6534" w:rsidRDefault="003A784E" w:rsidP="00415551">
            <w:pPr>
              <w:pStyle w:val="SDText"/>
              <w:ind w:firstLine="0"/>
              <w:rPr>
                <w:rFonts w:cs="Times New Roman"/>
                <w:color w:val="000000" w:themeColor="text1"/>
                <w:rPrChange w:id="27895" w:author="N F" w:date="2023-12-05T03:09:00Z">
                  <w:rPr>
                    <w:rFonts w:cs="Times New Roman"/>
                  </w:rPr>
                </w:rPrChange>
              </w:rPr>
            </w:pPr>
            <w:r w:rsidRPr="006E6534">
              <w:rPr>
                <w:rFonts w:cs="Times New Roman"/>
                <w:color w:val="000000" w:themeColor="text1"/>
                <w:rPrChange w:id="27896" w:author="N F" w:date="2023-12-05T03:09:00Z">
                  <w:rPr>
                    <w:rFonts w:cs="Times New Roman"/>
                  </w:rPr>
                </w:rPrChange>
              </w:rPr>
              <w:t xml:space="preserve">Удлинение интервала </w:t>
            </w:r>
            <w:r w:rsidRPr="006E6534">
              <w:rPr>
                <w:rFonts w:cs="Times New Roman"/>
                <w:color w:val="000000" w:themeColor="text1"/>
                <w:lang w:val="en-US"/>
                <w:rPrChange w:id="27897" w:author="N F" w:date="2023-12-05T03:09:00Z">
                  <w:rPr>
                    <w:rFonts w:cs="Times New Roman"/>
                    <w:lang w:val="en-US"/>
                  </w:rPr>
                </w:rPrChange>
              </w:rPr>
              <w:t>QTc</w:t>
            </w:r>
            <w:r w:rsidRPr="006E6534">
              <w:rPr>
                <w:rFonts w:cs="Times New Roman"/>
                <w:color w:val="000000" w:themeColor="text1"/>
                <w:rPrChange w:id="27898" w:author="N F" w:date="2023-12-05T03:09:00Z">
                  <w:rPr>
                    <w:rFonts w:cs="Times New Roman"/>
                  </w:rPr>
                </w:rPrChange>
              </w:rPr>
              <w:t xml:space="preserve"> более 500 мсек, отмеченное, по крайней мере, двукратно (при повторных регистрациях ЭКГ)</w:t>
            </w:r>
          </w:p>
        </w:tc>
        <w:tc>
          <w:tcPr>
            <w:tcW w:w="3587" w:type="dxa"/>
          </w:tcPr>
          <w:p w14:paraId="5ADAE09B" w14:textId="48BE182B" w:rsidR="003A784E" w:rsidRPr="006E6534" w:rsidRDefault="003A784E" w:rsidP="00415551">
            <w:pPr>
              <w:pStyle w:val="SDText"/>
              <w:ind w:firstLine="0"/>
              <w:rPr>
                <w:rFonts w:cs="Times New Roman"/>
                <w:color w:val="000000" w:themeColor="text1"/>
                <w:rPrChange w:id="27899" w:author="N F" w:date="2023-12-05T03:09:00Z">
                  <w:rPr>
                    <w:rFonts w:cs="Times New Roman"/>
                  </w:rPr>
                </w:rPrChange>
              </w:rPr>
            </w:pPr>
            <w:r w:rsidRPr="006E6534">
              <w:rPr>
                <w:rFonts w:cs="Times New Roman"/>
                <w:color w:val="000000" w:themeColor="text1"/>
                <w:rPrChange w:id="27900" w:author="N F" w:date="2023-12-05T03:09:00Z">
                  <w:rPr>
                    <w:rFonts w:cs="Times New Roman"/>
                  </w:rPr>
                </w:rPrChange>
              </w:rPr>
              <w:t>Приостановка терапии препаратом</w:t>
            </w:r>
            <w:r w:rsidR="004C4CE2" w:rsidRPr="006E6534">
              <w:rPr>
                <w:rFonts w:cs="Times New Roman"/>
                <w:color w:val="000000" w:themeColor="text1"/>
                <w:rPrChange w:id="27901" w:author="N F" w:date="2023-12-05T03:09:00Z">
                  <w:rPr>
                    <w:rFonts w:cs="Times New Roman"/>
                  </w:rPr>
                </w:rPrChange>
              </w:rPr>
              <w:t xml:space="preserve"> </w:t>
            </w:r>
            <w:r w:rsidRPr="006E6534">
              <w:rPr>
                <w:rFonts w:cs="Times New Roman"/>
                <w:color w:val="000000" w:themeColor="text1"/>
                <w:rPrChange w:id="27902" w:author="N F" w:date="2023-12-05T03:09:00Z">
                  <w:rPr>
                    <w:rFonts w:cs="Times New Roman"/>
                  </w:rPr>
                </w:rPrChange>
              </w:rPr>
              <w:t xml:space="preserve">до уменьшения длительности интервала </w:t>
            </w:r>
            <w:r w:rsidRPr="006E6534">
              <w:rPr>
                <w:rFonts w:cs="Times New Roman"/>
                <w:color w:val="000000" w:themeColor="text1"/>
                <w:lang w:val="en-US"/>
                <w:rPrChange w:id="27903" w:author="N F" w:date="2023-12-05T03:09:00Z">
                  <w:rPr>
                    <w:rFonts w:cs="Times New Roman"/>
                    <w:lang w:val="en-US"/>
                  </w:rPr>
                </w:rPrChange>
              </w:rPr>
              <w:t>QTc</w:t>
            </w:r>
            <w:r w:rsidRPr="006E6534">
              <w:rPr>
                <w:rFonts w:cs="Times New Roman"/>
                <w:color w:val="000000" w:themeColor="text1"/>
                <w:rPrChange w:id="27904" w:author="N F" w:date="2023-12-05T03:09:00Z">
                  <w:rPr>
                    <w:rFonts w:cs="Times New Roman"/>
                  </w:rPr>
                </w:rPrChange>
              </w:rPr>
              <w:t xml:space="preserve"> ниже 481 мсек или до исходного значения (если исходная длительность интервала </w:t>
            </w:r>
            <w:r w:rsidRPr="006E6534">
              <w:rPr>
                <w:rFonts w:cs="Times New Roman"/>
                <w:color w:val="000000" w:themeColor="text1"/>
                <w:lang w:val="en-US"/>
                <w:rPrChange w:id="27905" w:author="N F" w:date="2023-12-05T03:09:00Z">
                  <w:rPr>
                    <w:rFonts w:cs="Times New Roman"/>
                    <w:lang w:val="en-US"/>
                  </w:rPr>
                </w:rPrChange>
              </w:rPr>
              <w:t>QTc</w:t>
            </w:r>
            <w:r w:rsidRPr="006E6534">
              <w:rPr>
                <w:rFonts w:cs="Times New Roman"/>
                <w:color w:val="000000" w:themeColor="text1"/>
                <w:rPrChange w:id="27906" w:author="N F" w:date="2023-12-05T03:09:00Z">
                  <w:rPr>
                    <w:rFonts w:cs="Times New Roman"/>
                  </w:rPr>
                </w:rPrChange>
              </w:rPr>
              <w:t xml:space="preserve"> была не менее 481 мсек), затем возобновление терапии со сниженной дозы препарата (40 мг)</w:t>
            </w:r>
          </w:p>
        </w:tc>
      </w:tr>
      <w:tr w:rsidR="006E6534" w:rsidRPr="006E6534" w14:paraId="2D6E5D00" w14:textId="77777777" w:rsidTr="00647451">
        <w:tc>
          <w:tcPr>
            <w:tcW w:w="2750" w:type="dxa"/>
            <w:vMerge/>
          </w:tcPr>
          <w:p w14:paraId="63C394E9" w14:textId="77777777" w:rsidR="003A784E" w:rsidRPr="006E6534" w:rsidRDefault="003A784E" w:rsidP="00415551">
            <w:pPr>
              <w:pStyle w:val="SDText"/>
              <w:ind w:firstLine="0"/>
              <w:rPr>
                <w:rFonts w:cs="Times New Roman"/>
                <w:color w:val="000000" w:themeColor="text1"/>
                <w:rPrChange w:id="27907" w:author="N F" w:date="2023-12-05T03:09:00Z">
                  <w:rPr>
                    <w:rFonts w:cs="Times New Roman"/>
                  </w:rPr>
                </w:rPrChange>
              </w:rPr>
            </w:pPr>
          </w:p>
        </w:tc>
        <w:tc>
          <w:tcPr>
            <w:tcW w:w="3019" w:type="dxa"/>
          </w:tcPr>
          <w:p w14:paraId="613487F5" w14:textId="57533D8C" w:rsidR="003A784E" w:rsidRPr="006E6534" w:rsidRDefault="003A784E" w:rsidP="00415551">
            <w:pPr>
              <w:pStyle w:val="SDText"/>
              <w:ind w:firstLine="0"/>
              <w:rPr>
                <w:rFonts w:cs="Times New Roman"/>
                <w:color w:val="000000" w:themeColor="text1"/>
                <w:rPrChange w:id="27908" w:author="N F" w:date="2023-12-05T03:09:00Z">
                  <w:rPr>
                    <w:rFonts w:cs="Times New Roman"/>
                  </w:rPr>
                </w:rPrChange>
              </w:rPr>
            </w:pPr>
            <w:r w:rsidRPr="006E6534">
              <w:rPr>
                <w:rFonts w:cs="Times New Roman"/>
                <w:color w:val="000000" w:themeColor="text1"/>
                <w:rPrChange w:id="27909" w:author="N F" w:date="2023-12-05T03:09:00Z">
                  <w:rPr>
                    <w:rFonts w:cs="Times New Roman"/>
                  </w:rPr>
                </w:rPrChange>
              </w:rPr>
              <w:t xml:space="preserve">Удлинение интервала </w:t>
            </w:r>
            <w:r w:rsidRPr="006E6534">
              <w:rPr>
                <w:rFonts w:cs="Times New Roman"/>
                <w:color w:val="000000" w:themeColor="text1"/>
                <w:lang w:val="en-US"/>
                <w:rPrChange w:id="27910" w:author="N F" w:date="2023-12-05T03:09:00Z">
                  <w:rPr>
                    <w:rFonts w:cs="Times New Roman"/>
                    <w:lang w:val="en-US"/>
                  </w:rPr>
                </w:rPrChange>
              </w:rPr>
              <w:t>QTc</w:t>
            </w:r>
            <w:r w:rsidRPr="006E6534">
              <w:rPr>
                <w:rFonts w:cs="Times New Roman"/>
                <w:color w:val="000000" w:themeColor="text1"/>
                <w:rPrChange w:id="27911" w:author="N F" w:date="2023-12-05T03:09:00Z">
                  <w:rPr>
                    <w:rFonts w:cs="Times New Roman"/>
                  </w:rPr>
                </w:rPrChange>
              </w:rPr>
              <w:t xml:space="preserve"> с признаками/симптомами серьезной аритмии</w:t>
            </w:r>
          </w:p>
        </w:tc>
        <w:tc>
          <w:tcPr>
            <w:tcW w:w="3587" w:type="dxa"/>
          </w:tcPr>
          <w:p w14:paraId="3750AFA0" w14:textId="5F07318D" w:rsidR="003A784E" w:rsidRPr="006E6534" w:rsidRDefault="003A784E" w:rsidP="00415551">
            <w:pPr>
              <w:pStyle w:val="SDText"/>
              <w:ind w:firstLine="0"/>
              <w:rPr>
                <w:rFonts w:cs="Times New Roman"/>
                <w:color w:val="000000" w:themeColor="text1"/>
                <w:rPrChange w:id="27912" w:author="N F" w:date="2023-12-05T03:09:00Z">
                  <w:rPr>
                    <w:rFonts w:cs="Times New Roman"/>
                  </w:rPr>
                </w:rPrChange>
              </w:rPr>
            </w:pPr>
            <w:r w:rsidRPr="006E6534">
              <w:rPr>
                <w:rFonts w:cs="Times New Roman"/>
                <w:color w:val="000000" w:themeColor="text1"/>
                <w:rPrChange w:id="27913" w:author="N F" w:date="2023-12-05T03:09:00Z">
                  <w:rPr>
                    <w:rFonts w:cs="Times New Roman"/>
                  </w:rPr>
                </w:rPrChange>
              </w:rPr>
              <w:t>Прекращение терапии препаратом</w:t>
            </w:r>
          </w:p>
        </w:tc>
      </w:tr>
      <w:tr w:rsidR="006E6534" w:rsidRPr="006E6534" w14:paraId="33B3DB46" w14:textId="77777777" w:rsidTr="00647451">
        <w:tc>
          <w:tcPr>
            <w:tcW w:w="2750" w:type="dxa"/>
            <w:vMerge w:val="restart"/>
          </w:tcPr>
          <w:p w14:paraId="7DF29499" w14:textId="369C75B2" w:rsidR="003A784E" w:rsidRPr="006E6534" w:rsidRDefault="003A784E" w:rsidP="00415551">
            <w:pPr>
              <w:pStyle w:val="SDText"/>
              <w:ind w:firstLine="0"/>
              <w:rPr>
                <w:rFonts w:cs="Times New Roman"/>
                <w:color w:val="000000" w:themeColor="text1"/>
                <w:rPrChange w:id="27914" w:author="N F" w:date="2023-12-05T03:09:00Z">
                  <w:rPr>
                    <w:rFonts w:cs="Times New Roman"/>
                  </w:rPr>
                </w:rPrChange>
              </w:rPr>
            </w:pPr>
            <w:r w:rsidRPr="006E6534">
              <w:rPr>
                <w:rFonts w:cs="Times New Roman"/>
                <w:color w:val="000000" w:themeColor="text1"/>
                <w:rPrChange w:id="27915" w:author="N F" w:date="2023-12-05T03:09:00Z">
                  <w:rPr>
                    <w:rFonts w:cs="Times New Roman"/>
                  </w:rPr>
                </w:rPrChange>
              </w:rPr>
              <w:t>Другой</w:t>
            </w:r>
          </w:p>
        </w:tc>
        <w:tc>
          <w:tcPr>
            <w:tcW w:w="3019" w:type="dxa"/>
          </w:tcPr>
          <w:p w14:paraId="5E3BBC59" w14:textId="50541B23" w:rsidR="003A784E" w:rsidRPr="006E6534" w:rsidRDefault="003A784E" w:rsidP="00415551">
            <w:pPr>
              <w:pStyle w:val="SDText"/>
              <w:ind w:firstLine="0"/>
              <w:rPr>
                <w:rFonts w:cs="Times New Roman"/>
                <w:color w:val="000000" w:themeColor="text1"/>
                <w:rPrChange w:id="27916" w:author="N F" w:date="2023-12-05T03:09:00Z">
                  <w:rPr>
                    <w:rFonts w:cs="Times New Roman"/>
                  </w:rPr>
                </w:rPrChange>
              </w:rPr>
            </w:pPr>
            <w:r w:rsidRPr="006E6534">
              <w:rPr>
                <w:rFonts w:cs="Times New Roman"/>
                <w:color w:val="000000" w:themeColor="text1"/>
                <w:rPrChange w:id="27917" w:author="N F" w:date="2023-12-05T03:09:00Z">
                  <w:rPr>
                    <w:rFonts w:cs="Times New Roman"/>
                  </w:rPr>
                </w:rPrChange>
              </w:rPr>
              <w:t>Нежелательная реакция 3 степени тяжести или выше</w:t>
            </w:r>
          </w:p>
        </w:tc>
        <w:tc>
          <w:tcPr>
            <w:tcW w:w="3587" w:type="dxa"/>
          </w:tcPr>
          <w:p w14:paraId="34B58B75" w14:textId="3D0D3ABC" w:rsidR="003A784E" w:rsidRPr="006E6534" w:rsidRDefault="003A784E" w:rsidP="00415551">
            <w:pPr>
              <w:pStyle w:val="SDText"/>
              <w:ind w:firstLine="0"/>
              <w:rPr>
                <w:rFonts w:cs="Times New Roman"/>
                <w:color w:val="000000" w:themeColor="text1"/>
                <w:rPrChange w:id="27918" w:author="N F" w:date="2023-12-05T03:09:00Z">
                  <w:rPr>
                    <w:rFonts w:cs="Times New Roman"/>
                  </w:rPr>
                </w:rPrChange>
              </w:rPr>
            </w:pPr>
            <w:r w:rsidRPr="006E6534">
              <w:rPr>
                <w:rFonts w:cs="Times New Roman"/>
                <w:color w:val="000000" w:themeColor="text1"/>
                <w:rPrChange w:id="27919" w:author="N F" w:date="2023-12-05T03:09:00Z">
                  <w:rPr>
                    <w:rFonts w:cs="Times New Roman"/>
                  </w:rPr>
                </w:rPrChange>
              </w:rPr>
              <w:t>Приостановка терапии препаратом на срок до 3 недель</w:t>
            </w:r>
          </w:p>
        </w:tc>
      </w:tr>
      <w:tr w:rsidR="006E6534" w:rsidRPr="006E6534" w14:paraId="33F58AA7" w14:textId="77777777" w:rsidTr="00647451">
        <w:tc>
          <w:tcPr>
            <w:tcW w:w="2750" w:type="dxa"/>
            <w:vMerge/>
          </w:tcPr>
          <w:p w14:paraId="15EFE91E" w14:textId="77777777" w:rsidR="003A784E" w:rsidRPr="006E6534" w:rsidRDefault="003A784E" w:rsidP="00415551">
            <w:pPr>
              <w:pStyle w:val="SDText"/>
              <w:ind w:firstLine="0"/>
              <w:rPr>
                <w:rFonts w:cs="Times New Roman"/>
                <w:color w:val="000000" w:themeColor="text1"/>
                <w:rPrChange w:id="27920" w:author="N F" w:date="2023-12-05T03:09:00Z">
                  <w:rPr>
                    <w:rFonts w:cs="Times New Roman"/>
                  </w:rPr>
                </w:rPrChange>
              </w:rPr>
            </w:pPr>
          </w:p>
        </w:tc>
        <w:tc>
          <w:tcPr>
            <w:tcW w:w="3019" w:type="dxa"/>
          </w:tcPr>
          <w:p w14:paraId="2FCEF1D3" w14:textId="62C228CB" w:rsidR="003A784E" w:rsidRPr="006E6534" w:rsidRDefault="003A784E" w:rsidP="00415551">
            <w:pPr>
              <w:pStyle w:val="SDText"/>
              <w:ind w:firstLine="0"/>
              <w:rPr>
                <w:rFonts w:cs="Times New Roman"/>
                <w:color w:val="000000" w:themeColor="text1"/>
                <w:rPrChange w:id="27921" w:author="N F" w:date="2023-12-05T03:09:00Z">
                  <w:rPr>
                    <w:rFonts w:cs="Times New Roman"/>
                  </w:rPr>
                </w:rPrChange>
              </w:rPr>
            </w:pPr>
            <w:r w:rsidRPr="006E6534">
              <w:rPr>
                <w:rFonts w:cs="Times New Roman"/>
                <w:color w:val="000000" w:themeColor="text1"/>
                <w:rPrChange w:id="27922" w:author="N F" w:date="2023-12-05T03:09:00Z">
                  <w:rPr>
                    <w:rFonts w:cs="Times New Roman"/>
                  </w:rPr>
                </w:rPrChange>
              </w:rPr>
              <w:t xml:space="preserve">При уменьшении степени тяжести нежелательной реакции с 3 </w:t>
            </w:r>
            <w:r w:rsidR="00E57346" w:rsidRPr="006E6534">
              <w:rPr>
                <w:rFonts w:cs="Times New Roman"/>
                <w:color w:val="000000" w:themeColor="text1"/>
                <w:rPrChange w:id="27923" w:author="N F" w:date="2023-12-05T03:09:00Z">
                  <w:rPr>
                    <w:rFonts w:cs="Times New Roman"/>
                  </w:rPr>
                </w:rPrChange>
              </w:rPr>
              <w:t>степени тяжести или выше до 0–2 степени тяжести после приостановки терапии препаратом на срок до 3 недель</w:t>
            </w:r>
          </w:p>
        </w:tc>
        <w:tc>
          <w:tcPr>
            <w:tcW w:w="3587" w:type="dxa"/>
          </w:tcPr>
          <w:p w14:paraId="312001E5" w14:textId="0104AFCC" w:rsidR="003A784E" w:rsidRPr="006E6534" w:rsidRDefault="00E57346" w:rsidP="00415551">
            <w:pPr>
              <w:pStyle w:val="SDText"/>
              <w:ind w:firstLine="0"/>
              <w:rPr>
                <w:rFonts w:cs="Times New Roman"/>
                <w:color w:val="000000" w:themeColor="text1"/>
                <w:rPrChange w:id="27924" w:author="N F" w:date="2023-12-05T03:09:00Z">
                  <w:rPr>
                    <w:rFonts w:cs="Times New Roman"/>
                  </w:rPr>
                </w:rPrChange>
              </w:rPr>
            </w:pPr>
            <w:r w:rsidRPr="006E6534">
              <w:rPr>
                <w:rFonts w:cs="Times New Roman"/>
                <w:color w:val="000000" w:themeColor="text1"/>
                <w:rPrChange w:id="27925" w:author="N F" w:date="2023-12-05T03:09:00Z">
                  <w:rPr>
                    <w:rFonts w:cs="Times New Roman"/>
                  </w:rPr>
                </w:rPrChange>
              </w:rPr>
              <w:t>Возможно возобн</w:t>
            </w:r>
            <w:r w:rsidR="00C0498B" w:rsidRPr="006E6534">
              <w:rPr>
                <w:rFonts w:cs="Times New Roman"/>
                <w:color w:val="000000" w:themeColor="text1"/>
                <w:rPrChange w:id="27926" w:author="N F" w:date="2023-12-05T03:09:00Z">
                  <w:rPr>
                    <w:rFonts w:cs="Times New Roman"/>
                  </w:rPr>
                </w:rPrChange>
              </w:rPr>
              <w:t>о</w:t>
            </w:r>
            <w:r w:rsidRPr="006E6534">
              <w:rPr>
                <w:rFonts w:cs="Times New Roman"/>
                <w:color w:val="000000" w:themeColor="text1"/>
                <w:rPrChange w:id="27927" w:author="N F" w:date="2023-12-05T03:09:00Z">
                  <w:rPr>
                    <w:rFonts w:cs="Times New Roman"/>
                  </w:rPr>
                </w:rPrChange>
              </w:rPr>
              <w:t>влени</w:t>
            </w:r>
            <w:r w:rsidR="00C0498B" w:rsidRPr="006E6534">
              <w:rPr>
                <w:rFonts w:cs="Times New Roman"/>
                <w:color w:val="000000" w:themeColor="text1"/>
                <w:rPrChange w:id="27928" w:author="N F" w:date="2023-12-05T03:09:00Z">
                  <w:rPr>
                    <w:rFonts w:cs="Times New Roman"/>
                  </w:rPr>
                </w:rPrChange>
              </w:rPr>
              <w:t>е терапии препаратом в прежней дозе (80 мг) или в сниженной дозе (40 мг)</w:t>
            </w:r>
          </w:p>
        </w:tc>
      </w:tr>
      <w:tr w:rsidR="006E6534" w:rsidRPr="006E6534" w14:paraId="02810726" w14:textId="77777777" w:rsidTr="00647451">
        <w:tc>
          <w:tcPr>
            <w:tcW w:w="2750" w:type="dxa"/>
            <w:vMerge/>
          </w:tcPr>
          <w:p w14:paraId="6DD5080D" w14:textId="77777777" w:rsidR="003A784E" w:rsidRPr="006E6534" w:rsidRDefault="003A784E" w:rsidP="00415551">
            <w:pPr>
              <w:pStyle w:val="SDText"/>
              <w:ind w:firstLine="0"/>
              <w:rPr>
                <w:rFonts w:cs="Times New Roman"/>
                <w:color w:val="000000" w:themeColor="text1"/>
                <w:rPrChange w:id="27929" w:author="N F" w:date="2023-12-05T03:09:00Z">
                  <w:rPr>
                    <w:rFonts w:cs="Times New Roman"/>
                  </w:rPr>
                </w:rPrChange>
              </w:rPr>
            </w:pPr>
          </w:p>
        </w:tc>
        <w:tc>
          <w:tcPr>
            <w:tcW w:w="3019" w:type="dxa"/>
          </w:tcPr>
          <w:p w14:paraId="20A2BD55" w14:textId="5752F76D" w:rsidR="003A784E" w:rsidRPr="006E6534" w:rsidRDefault="00C0498B" w:rsidP="00415551">
            <w:pPr>
              <w:pStyle w:val="SDText"/>
              <w:ind w:firstLine="0"/>
              <w:rPr>
                <w:rFonts w:cs="Times New Roman"/>
                <w:color w:val="000000" w:themeColor="text1"/>
                <w:rPrChange w:id="27930" w:author="N F" w:date="2023-12-05T03:09:00Z">
                  <w:rPr>
                    <w:rFonts w:cs="Times New Roman"/>
                  </w:rPr>
                </w:rPrChange>
              </w:rPr>
            </w:pPr>
            <w:r w:rsidRPr="006E6534">
              <w:rPr>
                <w:rFonts w:cs="Times New Roman"/>
                <w:color w:val="000000" w:themeColor="text1"/>
                <w:rPrChange w:id="27931" w:author="N F" w:date="2023-12-05T03:09:00Z">
                  <w:rPr>
                    <w:rFonts w:cs="Times New Roman"/>
                  </w:rPr>
                </w:rPrChange>
              </w:rPr>
              <w:t>Степень тяжести нежелательной реакции после приостановки терапии на 3 недели не уменьшилась с 3 степени</w:t>
            </w:r>
            <w:r w:rsidR="00EA5C98" w:rsidRPr="006E6534">
              <w:rPr>
                <w:rFonts w:cs="Times New Roman"/>
                <w:color w:val="000000" w:themeColor="text1"/>
                <w:rPrChange w:id="27932" w:author="N F" w:date="2023-12-05T03:09:00Z">
                  <w:rPr>
                    <w:rFonts w:cs="Times New Roman"/>
                  </w:rPr>
                </w:rPrChange>
              </w:rPr>
              <w:t xml:space="preserve"> тяжести или выше до 0–2 степени тяжести</w:t>
            </w:r>
          </w:p>
        </w:tc>
        <w:tc>
          <w:tcPr>
            <w:tcW w:w="3587" w:type="dxa"/>
          </w:tcPr>
          <w:p w14:paraId="1E461ADB" w14:textId="39A07CAA" w:rsidR="003A784E" w:rsidRPr="006E6534" w:rsidRDefault="00C0498B" w:rsidP="00415551">
            <w:pPr>
              <w:pStyle w:val="SDText"/>
              <w:ind w:firstLine="0"/>
              <w:rPr>
                <w:rFonts w:cs="Times New Roman"/>
                <w:color w:val="000000" w:themeColor="text1"/>
                <w:rPrChange w:id="27933" w:author="N F" w:date="2023-12-05T03:09:00Z">
                  <w:rPr>
                    <w:rFonts w:cs="Times New Roman"/>
                  </w:rPr>
                </w:rPrChange>
              </w:rPr>
            </w:pPr>
            <w:r w:rsidRPr="006E6534">
              <w:rPr>
                <w:rFonts w:cs="Times New Roman"/>
                <w:color w:val="000000" w:themeColor="text1"/>
                <w:rPrChange w:id="27934" w:author="N F" w:date="2023-12-05T03:09:00Z">
                  <w:rPr>
                    <w:rFonts w:cs="Times New Roman"/>
                  </w:rPr>
                </w:rPrChange>
              </w:rPr>
              <w:t xml:space="preserve">Прекращение терапии препаратом </w:t>
            </w:r>
          </w:p>
        </w:tc>
      </w:tr>
      <w:tr w:rsidR="006E6534" w:rsidRPr="006E6534" w14:paraId="59FBE591" w14:textId="77777777" w:rsidTr="00787A04">
        <w:trPr>
          <w:ins w:id="27935" w:author="N F" w:date="2023-08-09T00:16:00Z"/>
        </w:trPr>
        <w:tc>
          <w:tcPr>
            <w:tcW w:w="9356" w:type="dxa"/>
            <w:gridSpan w:val="3"/>
          </w:tcPr>
          <w:p w14:paraId="3BA8BD6F" w14:textId="38280905" w:rsidR="00855D5C" w:rsidRPr="006E6534" w:rsidRDefault="00855D5C" w:rsidP="00855D5C">
            <w:pPr>
              <w:pStyle w:val="SDcomments"/>
              <w:ind w:firstLine="0"/>
              <w:rPr>
                <w:ins w:id="27936" w:author="N F" w:date="2023-08-09T00:16:00Z"/>
                <w:rFonts w:cs="Times New Roman"/>
                <w:b/>
                <w:bCs/>
                <w:color w:val="000000" w:themeColor="text1"/>
                <w:rPrChange w:id="27937" w:author="N F" w:date="2023-12-05T03:09:00Z">
                  <w:rPr>
                    <w:ins w:id="27938" w:author="N F" w:date="2023-08-09T00:16:00Z"/>
                  </w:rPr>
                </w:rPrChange>
              </w:rPr>
            </w:pPr>
            <w:moveToRangeStart w:id="27939" w:author="N F" w:date="2023-08-09T00:16:00Z" w:name="move142432600"/>
            <w:moveTo w:id="27940" w:author="N F" w:date="2023-08-09T00:16:00Z">
              <w:r w:rsidRPr="006E6534">
                <w:rPr>
                  <w:rFonts w:cs="Times New Roman"/>
                  <w:b/>
                  <w:bCs/>
                  <w:color w:val="000000" w:themeColor="text1"/>
                  <w:rPrChange w:id="27941" w:author="N F" w:date="2023-12-05T03:09:00Z">
                    <w:rPr>
                      <w:i/>
                      <w:iCs/>
                    </w:rPr>
                  </w:rPrChange>
                </w:rPr>
                <w:t>Примечани</w:t>
              </w:r>
            </w:moveTo>
            <w:ins w:id="27942" w:author="N F" w:date="2023-08-09T00:16:00Z">
              <w:r w:rsidRPr="006E6534">
                <w:rPr>
                  <w:rFonts w:cs="Times New Roman"/>
                  <w:b/>
                  <w:bCs/>
                  <w:color w:val="000000" w:themeColor="text1"/>
                  <w:rPrChange w:id="27943" w:author="N F" w:date="2023-12-05T03:09:00Z">
                    <w:rPr>
                      <w:i/>
                      <w:iCs/>
                    </w:rPr>
                  </w:rPrChange>
                </w:rPr>
                <w:t>е</w:t>
              </w:r>
            </w:ins>
            <w:moveTo w:id="27944" w:author="N F" w:date="2023-08-09T00:16:00Z">
              <w:del w:id="27945" w:author="N F" w:date="2023-08-09T00:16:00Z">
                <w:r w:rsidRPr="006E6534" w:rsidDel="00855D5C">
                  <w:rPr>
                    <w:rFonts w:cs="Times New Roman"/>
                    <w:b/>
                    <w:bCs/>
                    <w:color w:val="000000" w:themeColor="text1"/>
                    <w:rPrChange w:id="27946" w:author="N F" w:date="2023-12-05T03:09:00Z">
                      <w:rPr>
                        <w:i/>
                        <w:iCs/>
                      </w:rPr>
                    </w:rPrChange>
                  </w:rPr>
                  <w:delText>я</w:delText>
                </w:r>
              </w:del>
              <w:r w:rsidRPr="006E6534">
                <w:rPr>
                  <w:rFonts w:cs="Times New Roman"/>
                  <w:b/>
                  <w:bCs/>
                  <w:color w:val="000000" w:themeColor="text1"/>
                  <w:rPrChange w:id="27947" w:author="N F" w:date="2023-12-05T03:09:00Z">
                    <w:rPr>
                      <w:i/>
                      <w:iCs/>
                    </w:rPr>
                  </w:rPrChange>
                </w:rPr>
                <w:t>:</w:t>
              </w:r>
              <w:r w:rsidRPr="006E6534">
                <w:rPr>
                  <w:rFonts w:cs="Times New Roman"/>
                  <w:b/>
                  <w:bCs/>
                  <w:color w:val="000000" w:themeColor="text1"/>
                  <w:rPrChange w:id="27948" w:author="N F" w:date="2023-12-05T03:09:00Z">
                    <w:rPr/>
                  </w:rPrChange>
                </w:rPr>
                <w:t xml:space="preserve"> </w:t>
              </w:r>
            </w:moveTo>
          </w:p>
          <w:p w14:paraId="2C50E0F6" w14:textId="7CF770A1" w:rsidR="00855D5C" w:rsidRPr="006E6534" w:rsidDel="00855D5C" w:rsidRDefault="00855D5C">
            <w:pPr>
              <w:pStyle w:val="SDcomments"/>
              <w:ind w:firstLine="0"/>
              <w:rPr>
                <w:del w:id="27949" w:author="N F" w:date="2023-08-09T00:16:00Z"/>
                <w:moveTo w:id="27950" w:author="N F" w:date="2023-08-09T00:16:00Z"/>
                <w:rFonts w:cs="Times New Roman"/>
                <w:color w:val="000000" w:themeColor="text1"/>
                <w:rPrChange w:id="27951" w:author="N F" w:date="2023-12-05T03:09:00Z">
                  <w:rPr>
                    <w:del w:id="27952" w:author="N F" w:date="2023-08-09T00:16:00Z"/>
                    <w:moveTo w:id="27953" w:author="N F" w:date="2023-08-09T00:16:00Z"/>
                    <w:rFonts w:cs="Times New Roman"/>
                  </w:rPr>
                </w:rPrChange>
              </w:rPr>
              <w:pPrChange w:id="27954" w:author="N F" w:date="2023-08-09T00:16:00Z">
                <w:pPr>
                  <w:pStyle w:val="SDcomments"/>
                </w:pPr>
              </w:pPrChange>
            </w:pPr>
            <w:moveTo w:id="27955" w:author="N F" w:date="2023-08-09T00:16:00Z">
              <w:r w:rsidRPr="006E6534">
                <w:rPr>
                  <w:rFonts w:cs="Times New Roman"/>
                  <w:color w:val="000000" w:themeColor="text1"/>
                  <w:rPrChange w:id="27956" w:author="N F" w:date="2023-12-05T03:09:00Z">
                    <w:rPr>
                      <w:rFonts w:cs="Times New Roman"/>
                    </w:rPr>
                  </w:rPrChange>
                </w:rPr>
                <w:t>степень тяжести нежелательных явлений указана согласно Общим терминологическим критериям нежелательных явлений (</w:t>
              </w:r>
              <w:r w:rsidRPr="006E6534">
                <w:rPr>
                  <w:rFonts w:cs="Times New Roman"/>
                  <w:color w:val="000000" w:themeColor="text1"/>
                  <w:lang w:val="en-US"/>
                  <w:rPrChange w:id="27957" w:author="N F" w:date="2023-12-05T03:09:00Z">
                    <w:rPr>
                      <w:rFonts w:cs="Times New Roman"/>
                      <w:lang w:val="en-US"/>
                    </w:rPr>
                  </w:rPrChange>
                </w:rPr>
                <w:t>CTCAE</w:t>
              </w:r>
              <w:r w:rsidRPr="006E6534">
                <w:rPr>
                  <w:rFonts w:cs="Times New Roman"/>
                  <w:color w:val="000000" w:themeColor="text1"/>
                  <w:rPrChange w:id="27958" w:author="N F" w:date="2023-12-05T03:09:00Z">
                    <w:rPr>
                      <w:rFonts w:cs="Times New Roman"/>
                    </w:rPr>
                  </w:rPrChange>
                </w:rPr>
                <w:t>) Национального института рака (</w:t>
              </w:r>
              <w:r w:rsidRPr="006E6534">
                <w:rPr>
                  <w:rFonts w:cs="Times New Roman"/>
                  <w:color w:val="000000" w:themeColor="text1"/>
                  <w:lang w:val="en-US"/>
                  <w:rPrChange w:id="27959" w:author="N F" w:date="2023-12-05T03:09:00Z">
                    <w:rPr>
                      <w:rFonts w:cs="Times New Roman"/>
                      <w:lang w:val="en-US"/>
                    </w:rPr>
                  </w:rPrChange>
                </w:rPr>
                <w:t>NCI</w:t>
              </w:r>
              <w:r w:rsidRPr="006E6534">
                <w:rPr>
                  <w:rFonts w:cs="Times New Roman"/>
                  <w:color w:val="000000" w:themeColor="text1"/>
                  <w:rPrChange w:id="27960" w:author="N F" w:date="2023-12-05T03:09:00Z">
                    <w:rPr>
                      <w:rFonts w:cs="Times New Roman"/>
                    </w:rPr>
                  </w:rPrChange>
                </w:rPr>
                <w:t>) версии 4.0; ЭКГ – электрокардиограмма.</w:t>
              </w:r>
            </w:moveTo>
          </w:p>
          <w:moveToRangeEnd w:id="27939"/>
          <w:p w14:paraId="21A88B7C" w14:textId="77777777" w:rsidR="00855D5C" w:rsidRPr="006E6534" w:rsidRDefault="00855D5C">
            <w:pPr>
              <w:pStyle w:val="SDcomments"/>
              <w:ind w:firstLine="0"/>
              <w:rPr>
                <w:ins w:id="27961" w:author="N F" w:date="2023-08-09T00:16:00Z"/>
                <w:rFonts w:cs="Times New Roman"/>
                <w:color w:val="000000" w:themeColor="text1"/>
                <w:rPrChange w:id="27962" w:author="N F" w:date="2023-12-05T03:09:00Z">
                  <w:rPr>
                    <w:ins w:id="27963" w:author="N F" w:date="2023-08-09T00:16:00Z"/>
                    <w:rFonts w:cs="Times New Roman"/>
                  </w:rPr>
                </w:rPrChange>
              </w:rPr>
              <w:pPrChange w:id="27964" w:author="N F" w:date="2023-08-09T00:16:00Z">
                <w:pPr>
                  <w:pStyle w:val="SDText"/>
                  <w:ind w:firstLine="0"/>
                </w:pPr>
              </w:pPrChange>
            </w:pPr>
          </w:p>
        </w:tc>
      </w:tr>
    </w:tbl>
    <w:p w14:paraId="7AC9DAB6" w14:textId="3E342C22" w:rsidR="00DE0610" w:rsidRPr="006E6534" w:rsidDel="00855D5C" w:rsidRDefault="00EA5C98" w:rsidP="00415551">
      <w:pPr>
        <w:pStyle w:val="SDcomments"/>
        <w:rPr>
          <w:moveFrom w:id="27965" w:author="N F" w:date="2023-08-09T00:16:00Z"/>
          <w:rFonts w:cs="Times New Roman"/>
          <w:color w:val="000000" w:themeColor="text1"/>
          <w:rPrChange w:id="27966" w:author="N F" w:date="2023-12-05T03:09:00Z">
            <w:rPr>
              <w:moveFrom w:id="27967" w:author="N F" w:date="2023-08-09T00:16:00Z"/>
              <w:rFonts w:cs="Times New Roman"/>
            </w:rPr>
          </w:rPrChange>
        </w:rPr>
      </w:pPr>
      <w:moveFromRangeStart w:id="27968" w:author="N F" w:date="2023-08-09T00:16:00Z" w:name="move142432600"/>
      <w:moveFrom w:id="27969" w:author="N F" w:date="2023-08-09T00:16:00Z">
        <w:r w:rsidRPr="006E6534" w:rsidDel="00855D5C">
          <w:rPr>
            <w:rFonts w:cs="Times New Roman"/>
            <w:i/>
            <w:iCs/>
            <w:color w:val="000000" w:themeColor="text1"/>
            <w:rPrChange w:id="27970" w:author="N F" w:date="2023-12-05T03:09:00Z">
              <w:rPr>
                <w:rFonts w:cs="Times New Roman"/>
                <w:i/>
                <w:iCs/>
              </w:rPr>
            </w:rPrChange>
          </w:rPr>
          <w:t>Примечания:</w:t>
        </w:r>
        <w:r w:rsidRPr="006E6534" w:rsidDel="00855D5C">
          <w:rPr>
            <w:rFonts w:cs="Times New Roman"/>
            <w:color w:val="000000" w:themeColor="text1"/>
            <w:rPrChange w:id="27971" w:author="N F" w:date="2023-12-05T03:09:00Z">
              <w:rPr>
                <w:rFonts w:cs="Times New Roman"/>
              </w:rPr>
            </w:rPrChange>
          </w:rPr>
          <w:t xml:space="preserve"> степень тяжести нежелательных явлений указана согласно Общим терминологическим критериям нежелательных явлений (</w:t>
        </w:r>
        <w:r w:rsidRPr="006E6534" w:rsidDel="00855D5C">
          <w:rPr>
            <w:rFonts w:cs="Times New Roman"/>
            <w:color w:val="000000" w:themeColor="text1"/>
            <w:lang w:val="en-US"/>
            <w:rPrChange w:id="27972" w:author="N F" w:date="2023-12-05T03:09:00Z">
              <w:rPr>
                <w:rFonts w:cs="Times New Roman"/>
                <w:lang w:val="en-US"/>
              </w:rPr>
            </w:rPrChange>
          </w:rPr>
          <w:t>CTCAE</w:t>
        </w:r>
        <w:r w:rsidRPr="006E6534" w:rsidDel="00855D5C">
          <w:rPr>
            <w:rFonts w:cs="Times New Roman"/>
            <w:color w:val="000000" w:themeColor="text1"/>
            <w:rPrChange w:id="27973" w:author="N F" w:date="2023-12-05T03:09:00Z">
              <w:rPr>
                <w:rFonts w:cs="Times New Roman"/>
              </w:rPr>
            </w:rPrChange>
          </w:rPr>
          <w:t>) Национального института рака (</w:t>
        </w:r>
        <w:r w:rsidRPr="006E6534" w:rsidDel="00855D5C">
          <w:rPr>
            <w:rFonts w:cs="Times New Roman"/>
            <w:color w:val="000000" w:themeColor="text1"/>
            <w:lang w:val="en-US"/>
            <w:rPrChange w:id="27974" w:author="N F" w:date="2023-12-05T03:09:00Z">
              <w:rPr>
                <w:rFonts w:cs="Times New Roman"/>
                <w:lang w:val="en-US"/>
              </w:rPr>
            </w:rPrChange>
          </w:rPr>
          <w:t>NCI</w:t>
        </w:r>
        <w:r w:rsidRPr="006E6534" w:rsidDel="00855D5C">
          <w:rPr>
            <w:rFonts w:cs="Times New Roman"/>
            <w:color w:val="000000" w:themeColor="text1"/>
            <w:rPrChange w:id="27975" w:author="N F" w:date="2023-12-05T03:09:00Z">
              <w:rPr>
                <w:rFonts w:cs="Times New Roman"/>
              </w:rPr>
            </w:rPrChange>
          </w:rPr>
          <w:t>) версии 4.0</w:t>
        </w:r>
        <w:r w:rsidR="00AE67DE" w:rsidRPr="006E6534" w:rsidDel="00855D5C">
          <w:rPr>
            <w:rFonts w:cs="Times New Roman"/>
            <w:color w:val="000000" w:themeColor="text1"/>
            <w:rPrChange w:id="27976" w:author="N F" w:date="2023-12-05T03:09:00Z">
              <w:rPr>
                <w:rFonts w:cs="Times New Roman"/>
              </w:rPr>
            </w:rPrChange>
          </w:rPr>
          <w:t>; ЭКГ – электрокардиограмма.</w:t>
        </w:r>
      </w:moveFrom>
    </w:p>
    <w:moveFromRangeEnd w:id="27968"/>
    <w:p w14:paraId="06688737" w14:textId="77777777" w:rsidR="002833D0" w:rsidRPr="006E6534" w:rsidRDefault="002833D0" w:rsidP="00415551">
      <w:pPr>
        <w:pStyle w:val="SDText"/>
        <w:ind w:firstLine="0"/>
        <w:rPr>
          <w:rFonts w:cs="Times New Roman"/>
          <w:color w:val="000000" w:themeColor="text1"/>
          <w:rPrChange w:id="27977" w:author="N F" w:date="2023-12-05T03:09:00Z">
            <w:rPr>
              <w:rFonts w:cs="Times New Roman"/>
            </w:rPr>
          </w:rPrChange>
        </w:rPr>
      </w:pPr>
    </w:p>
    <w:p w14:paraId="10BA3D84" w14:textId="3886CEE8" w:rsidR="00AE67DE" w:rsidRPr="00CE631D" w:rsidRDefault="00AE67DE" w:rsidP="00415551">
      <w:pPr>
        <w:pStyle w:val="SDText"/>
        <w:rPr>
          <w:rFonts w:cs="Times New Roman"/>
          <w:b/>
          <w:iCs/>
          <w:color w:val="000000" w:themeColor="text1"/>
          <w:rPrChange w:id="27978" w:author="Barshadskaya, Yuliya" w:date="2024-01-16T19:21:00Z">
            <w:rPr>
              <w:rFonts w:cs="Times New Roman"/>
              <w:i/>
              <w:iCs/>
              <w:u w:val="single"/>
            </w:rPr>
          </w:rPrChange>
        </w:rPr>
      </w:pPr>
      <w:r w:rsidRPr="00CE631D">
        <w:rPr>
          <w:rFonts w:cs="Times New Roman"/>
          <w:b/>
          <w:iCs/>
          <w:color w:val="000000" w:themeColor="text1"/>
          <w:rPrChange w:id="27979" w:author="Barshadskaya, Yuliya" w:date="2024-01-16T19:21:00Z">
            <w:rPr>
              <w:rFonts w:cs="Times New Roman"/>
              <w:i/>
              <w:iCs/>
              <w:u w:val="single"/>
            </w:rPr>
          </w:rPrChange>
        </w:rPr>
        <w:t>Особые группы пациентов</w:t>
      </w:r>
    </w:p>
    <w:p w14:paraId="2E94C05E" w14:textId="0F40BC32" w:rsidR="00AE67DE" w:rsidRPr="006E6534" w:rsidRDefault="00AE67DE" w:rsidP="00415551">
      <w:pPr>
        <w:pStyle w:val="SDText"/>
        <w:rPr>
          <w:rFonts w:cs="Times New Roman"/>
          <w:color w:val="000000" w:themeColor="text1"/>
          <w:rPrChange w:id="27980" w:author="N F" w:date="2023-12-05T03:09:00Z">
            <w:rPr>
              <w:rFonts w:cs="Times New Roman"/>
            </w:rPr>
          </w:rPrChange>
        </w:rPr>
      </w:pPr>
      <w:r w:rsidRPr="006E6534">
        <w:rPr>
          <w:rFonts w:cs="Times New Roman"/>
          <w:color w:val="000000" w:themeColor="text1"/>
          <w:rPrChange w:id="27981" w:author="N F" w:date="2023-12-05T03:09:00Z">
            <w:rPr>
              <w:rFonts w:cs="Times New Roman"/>
            </w:rPr>
          </w:rPrChange>
        </w:rPr>
        <w:t>Не требуется корректировать дозу препарата в зависимости от возраста, массы тела, пола, этнической принадлежности и статуса курения.</w:t>
      </w:r>
    </w:p>
    <w:p w14:paraId="592A9652" w14:textId="73586E78" w:rsidR="00AE67DE" w:rsidRPr="00CE631D" w:rsidRDefault="00AE67DE" w:rsidP="00415551">
      <w:pPr>
        <w:pStyle w:val="SDText"/>
        <w:rPr>
          <w:rFonts w:cs="Times New Roman"/>
          <w:b/>
          <w:iCs/>
          <w:color w:val="000000" w:themeColor="text1"/>
          <w:rPrChange w:id="27982" w:author="Barshadskaya, Yuliya" w:date="2024-01-16T19:21:00Z">
            <w:rPr>
              <w:rFonts w:cs="Times New Roman"/>
              <w:i/>
              <w:iCs/>
            </w:rPr>
          </w:rPrChange>
        </w:rPr>
      </w:pPr>
      <w:r w:rsidRPr="00CE631D">
        <w:rPr>
          <w:rFonts w:cs="Times New Roman"/>
          <w:b/>
          <w:iCs/>
          <w:color w:val="000000" w:themeColor="text1"/>
          <w:rPrChange w:id="27983" w:author="Barshadskaya, Yuliya" w:date="2024-01-16T19:21:00Z">
            <w:rPr>
              <w:rFonts w:cs="Times New Roman"/>
              <w:i/>
              <w:iCs/>
            </w:rPr>
          </w:rPrChange>
        </w:rPr>
        <w:lastRenderedPageBreak/>
        <w:t>Пациенты с наруше</w:t>
      </w:r>
      <w:r w:rsidR="001842EA" w:rsidRPr="00CE631D">
        <w:rPr>
          <w:rFonts w:cs="Times New Roman"/>
          <w:b/>
          <w:iCs/>
          <w:color w:val="000000" w:themeColor="text1"/>
          <w:rPrChange w:id="27984" w:author="Barshadskaya, Yuliya" w:date="2024-01-16T19:21:00Z">
            <w:rPr>
              <w:rFonts w:cs="Times New Roman"/>
              <w:i/>
              <w:iCs/>
            </w:rPr>
          </w:rPrChange>
        </w:rPr>
        <w:t>нием функции печени</w:t>
      </w:r>
    </w:p>
    <w:p w14:paraId="0BF5B9A8" w14:textId="2A66E11C" w:rsidR="001842EA" w:rsidRPr="006E6534" w:rsidRDefault="001842EA" w:rsidP="00415551">
      <w:pPr>
        <w:pStyle w:val="SDText"/>
        <w:rPr>
          <w:rFonts w:cs="Times New Roman"/>
          <w:color w:val="000000" w:themeColor="text1"/>
          <w:rPrChange w:id="27985" w:author="N F" w:date="2023-12-05T03:09:00Z">
            <w:rPr>
              <w:rFonts w:cs="Times New Roman"/>
            </w:rPr>
          </w:rPrChange>
        </w:rPr>
      </w:pPr>
      <w:r w:rsidRPr="006E6534">
        <w:rPr>
          <w:rFonts w:cs="Times New Roman"/>
          <w:color w:val="000000" w:themeColor="text1"/>
          <w:rPrChange w:id="27986" w:author="N F" w:date="2023-12-05T03:09:00Z">
            <w:rPr>
              <w:rFonts w:cs="Times New Roman"/>
            </w:rPr>
          </w:rPrChange>
        </w:rPr>
        <w:t xml:space="preserve">По </w:t>
      </w:r>
      <w:r w:rsidR="006403FC" w:rsidRPr="006E6534">
        <w:rPr>
          <w:rFonts w:cs="Times New Roman"/>
          <w:color w:val="000000" w:themeColor="text1"/>
          <w:rPrChange w:id="27987" w:author="N F" w:date="2023-12-05T03:09:00Z">
            <w:rPr>
              <w:rFonts w:cs="Times New Roman"/>
            </w:rPr>
          </w:rPrChange>
        </w:rPr>
        <w:t>результатам клинических исследований, пациентам с нарушением функции печени легкой (класс A по Чайлд</w:t>
      </w:r>
      <w:r w:rsidR="002B1E77" w:rsidRPr="006E6534">
        <w:rPr>
          <w:rFonts w:cs="Times New Roman"/>
          <w:color w:val="000000" w:themeColor="text1"/>
          <w:rPrChange w:id="27988" w:author="N F" w:date="2023-12-05T03:09:00Z">
            <w:rPr>
              <w:rFonts w:cs="Times New Roman"/>
            </w:rPr>
          </w:rPrChange>
        </w:rPr>
        <w:t>-Пью</w:t>
      </w:r>
      <w:r w:rsidR="006403FC" w:rsidRPr="006E6534">
        <w:rPr>
          <w:rFonts w:cs="Times New Roman"/>
          <w:color w:val="000000" w:themeColor="text1"/>
          <w:rPrChange w:id="27989" w:author="N F" w:date="2023-12-05T03:09:00Z">
            <w:rPr>
              <w:rFonts w:cs="Times New Roman"/>
            </w:rPr>
          </w:rPrChange>
        </w:rPr>
        <w:t>)</w:t>
      </w:r>
      <w:r w:rsidR="002B1E77" w:rsidRPr="006E6534">
        <w:rPr>
          <w:rFonts w:cs="Times New Roman"/>
          <w:color w:val="000000" w:themeColor="text1"/>
          <w:rPrChange w:id="27990" w:author="N F" w:date="2023-12-05T03:09:00Z">
            <w:rPr>
              <w:rFonts w:cs="Times New Roman"/>
            </w:rPr>
          </w:rPrChange>
        </w:rPr>
        <w:t xml:space="preserve"> и средней степени тяжести (класс B по Чайлд-Пью) коррекция дозы не требуется. Аналогично, по данным популяционного фармакокинетического анализа, пациентам с нарушением функции печени легкой степени тяжести (концентрация общего билирубина не превышает </w:t>
      </w:r>
      <w:r w:rsidR="00BE5D84" w:rsidRPr="006E6534">
        <w:rPr>
          <w:rFonts w:cs="Times New Roman"/>
          <w:color w:val="000000" w:themeColor="text1"/>
          <w:rPrChange w:id="27991" w:author="N F" w:date="2023-12-05T03:09:00Z">
            <w:rPr>
              <w:rFonts w:cs="Times New Roman"/>
            </w:rPr>
          </w:rPrChange>
        </w:rPr>
        <w:t xml:space="preserve">верхнюю границу нормы [ВГН], активность </w:t>
      </w:r>
      <w:r w:rsidR="00A77B4D" w:rsidRPr="006E6534">
        <w:rPr>
          <w:rFonts w:cs="Times New Roman"/>
          <w:color w:val="000000" w:themeColor="text1"/>
          <w:rPrChange w:id="27992" w:author="N F" w:date="2023-12-05T03:09:00Z">
            <w:rPr>
              <w:rFonts w:cs="Times New Roman"/>
            </w:rPr>
          </w:rPrChange>
        </w:rPr>
        <w:t>аспартатаминотрансферазы [АСТ] превышает ВГН, или концентрация общего билирубина превышает ВГН, но менее 1,5 ВГН</w:t>
      </w:r>
      <w:r w:rsidR="00EE35B1" w:rsidRPr="006E6534">
        <w:rPr>
          <w:rFonts w:cs="Times New Roman"/>
          <w:color w:val="000000" w:themeColor="text1"/>
          <w:rPrChange w:id="27993" w:author="N F" w:date="2023-12-05T03:09:00Z">
            <w:rPr>
              <w:rFonts w:cs="Times New Roman"/>
            </w:rPr>
          </w:rPrChange>
        </w:rPr>
        <w:t xml:space="preserve"> при любом значении активности АСТ</w:t>
      </w:r>
      <w:r w:rsidR="002B1E77" w:rsidRPr="006E6534">
        <w:rPr>
          <w:rFonts w:cs="Times New Roman"/>
          <w:color w:val="000000" w:themeColor="text1"/>
          <w:rPrChange w:id="27994" w:author="N F" w:date="2023-12-05T03:09:00Z">
            <w:rPr>
              <w:rFonts w:cs="Times New Roman"/>
            </w:rPr>
          </w:rPrChange>
        </w:rPr>
        <w:t>)</w:t>
      </w:r>
      <w:r w:rsidR="00EE35B1" w:rsidRPr="006E6534">
        <w:rPr>
          <w:rFonts w:cs="Times New Roman"/>
          <w:color w:val="000000" w:themeColor="text1"/>
          <w:rPrChange w:id="27995" w:author="N F" w:date="2023-12-05T03:09:00Z">
            <w:rPr>
              <w:rFonts w:cs="Times New Roman"/>
            </w:rPr>
          </w:rPrChange>
        </w:rPr>
        <w:t xml:space="preserve"> или средней степени тяжести (концентрация общего билирубина составляет от 1,5 до 3 ВГН при любом значении активности АСТ)</w:t>
      </w:r>
      <w:r w:rsidR="001710B0" w:rsidRPr="006E6534">
        <w:rPr>
          <w:rFonts w:cs="Times New Roman"/>
          <w:color w:val="000000" w:themeColor="text1"/>
          <w:rPrChange w:id="27996" w:author="N F" w:date="2023-12-05T03:09:00Z">
            <w:rPr>
              <w:rFonts w:cs="Times New Roman"/>
            </w:rPr>
          </w:rPrChange>
        </w:rPr>
        <w:t xml:space="preserve"> коррекция дозы не рекомендуется. Эффективности и безопасность осимертиниба у пациентов с нарушением функции печени тяжелой степени не изучалась, поэтому применени</w:t>
      </w:r>
      <w:r w:rsidR="009F2224" w:rsidRPr="006E6534">
        <w:rPr>
          <w:rFonts w:cs="Times New Roman"/>
          <w:color w:val="000000" w:themeColor="text1"/>
          <w:rPrChange w:id="27997" w:author="N F" w:date="2023-12-05T03:09:00Z">
            <w:rPr>
              <w:rFonts w:cs="Times New Roman"/>
            </w:rPr>
          </w:rPrChange>
        </w:rPr>
        <w:t>е</w:t>
      </w:r>
      <w:r w:rsidR="001710B0" w:rsidRPr="006E6534">
        <w:rPr>
          <w:rFonts w:cs="Times New Roman"/>
          <w:color w:val="000000" w:themeColor="text1"/>
          <w:rPrChange w:id="27998" w:author="N F" w:date="2023-12-05T03:09:00Z">
            <w:rPr>
              <w:rFonts w:cs="Times New Roman"/>
            </w:rPr>
          </w:rPrChange>
        </w:rPr>
        <w:t xml:space="preserve"> препарата</w:t>
      </w:r>
      <w:r w:rsidR="004C4CE2" w:rsidRPr="006E6534">
        <w:rPr>
          <w:rFonts w:cs="Times New Roman"/>
          <w:color w:val="000000" w:themeColor="text1"/>
          <w:rPrChange w:id="27999" w:author="N F" w:date="2023-12-05T03:09:00Z">
            <w:rPr>
              <w:rFonts w:cs="Times New Roman"/>
            </w:rPr>
          </w:rPrChange>
        </w:rPr>
        <w:t xml:space="preserve"> </w:t>
      </w:r>
      <w:r w:rsidR="001710B0" w:rsidRPr="006E6534">
        <w:rPr>
          <w:rFonts w:cs="Times New Roman"/>
          <w:color w:val="000000" w:themeColor="text1"/>
          <w:rPrChange w:id="28000" w:author="N F" w:date="2023-12-05T03:09:00Z">
            <w:rPr>
              <w:rFonts w:cs="Times New Roman"/>
            </w:rPr>
          </w:rPrChange>
        </w:rPr>
        <w:t>у таких пациентов противопоказано.</w:t>
      </w:r>
    </w:p>
    <w:p w14:paraId="157AE43B" w14:textId="75B4707A" w:rsidR="001710B0" w:rsidRPr="00CE631D" w:rsidRDefault="001710B0" w:rsidP="00415551">
      <w:pPr>
        <w:pStyle w:val="SDText"/>
        <w:rPr>
          <w:rFonts w:cs="Times New Roman"/>
          <w:b/>
          <w:iCs/>
          <w:color w:val="000000" w:themeColor="text1"/>
          <w:rPrChange w:id="28001" w:author="Barshadskaya, Yuliya" w:date="2024-01-16T19:21:00Z">
            <w:rPr>
              <w:rFonts w:cs="Times New Roman"/>
              <w:i/>
              <w:iCs/>
            </w:rPr>
          </w:rPrChange>
        </w:rPr>
      </w:pPr>
      <w:r w:rsidRPr="00CE631D">
        <w:rPr>
          <w:rFonts w:cs="Times New Roman"/>
          <w:b/>
          <w:iCs/>
          <w:color w:val="000000" w:themeColor="text1"/>
          <w:rPrChange w:id="28002" w:author="Barshadskaya, Yuliya" w:date="2024-01-16T19:21:00Z">
            <w:rPr>
              <w:rFonts w:cs="Times New Roman"/>
              <w:i/>
              <w:iCs/>
            </w:rPr>
          </w:rPrChange>
        </w:rPr>
        <w:t>Пациенты с нарушением функции почек</w:t>
      </w:r>
    </w:p>
    <w:p w14:paraId="61FDFE5D" w14:textId="72587A2B" w:rsidR="001710B0" w:rsidRPr="006E6534" w:rsidRDefault="001710B0" w:rsidP="00415551">
      <w:pPr>
        <w:pStyle w:val="SDText"/>
        <w:rPr>
          <w:rFonts w:cs="Times New Roman"/>
          <w:color w:val="000000" w:themeColor="text1"/>
          <w:rPrChange w:id="28003" w:author="N F" w:date="2023-12-05T03:09:00Z">
            <w:rPr>
              <w:rFonts w:cs="Times New Roman"/>
            </w:rPr>
          </w:rPrChange>
        </w:rPr>
      </w:pPr>
      <w:r w:rsidRPr="006E6534">
        <w:rPr>
          <w:rFonts w:cs="Times New Roman"/>
          <w:color w:val="000000" w:themeColor="text1"/>
          <w:rPrChange w:id="28004" w:author="N F" w:date="2023-12-05T03:09:00Z">
            <w:rPr>
              <w:rFonts w:cs="Times New Roman"/>
            </w:rPr>
          </w:rPrChange>
        </w:rPr>
        <w:t>На основании результатов клинических исследований и по данным популяционного фармакокинетического анализа, пациентам с нарушением функции почек</w:t>
      </w:r>
      <w:r w:rsidR="004C1DAD" w:rsidRPr="006E6534">
        <w:rPr>
          <w:rFonts w:cs="Times New Roman"/>
          <w:color w:val="000000" w:themeColor="text1"/>
          <w:rPrChange w:id="28005" w:author="N F" w:date="2023-12-05T03:09:00Z">
            <w:rPr>
              <w:rFonts w:cs="Times New Roman"/>
            </w:rPr>
          </w:rPrChange>
        </w:rPr>
        <w:t xml:space="preserve"> легкой, средней и тяжелой степени тяжести коррекция дозы не требуется. Безопасность и эффективность осимертиниба не были установлены у пациентов с терминальной стадией почечной недостаточности (клиренс креатинина менее 15 мл/мл)</w:t>
      </w:r>
      <w:r w:rsidR="009F2224" w:rsidRPr="006E6534">
        <w:rPr>
          <w:rFonts w:cs="Times New Roman"/>
          <w:color w:val="000000" w:themeColor="text1"/>
          <w:rPrChange w:id="28006" w:author="N F" w:date="2023-12-05T03:09:00Z">
            <w:rPr>
              <w:rFonts w:cs="Times New Roman"/>
            </w:rPr>
          </w:rPrChange>
        </w:rPr>
        <w:t>,</w:t>
      </w:r>
      <w:r w:rsidR="004C1DAD" w:rsidRPr="006E6534">
        <w:rPr>
          <w:rFonts w:cs="Times New Roman"/>
          <w:color w:val="000000" w:themeColor="text1"/>
          <w:rPrChange w:id="28007" w:author="N F" w:date="2023-12-05T03:09:00Z">
            <w:rPr>
              <w:rFonts w:cs="Times New Roman"/>
            </w:rPr>
          </w:rPrChange>
        </w:rPr>
        <w:t xml:space="preserve"> или получающих диализ, поэтому применение препарата</w:t>
      </w:r>
      <w:r w:rsidR="004C4CE2" w:rsidRPr="006E6534">
        <w:rPr>
          <w:rFonts w:cs="Times New Roman"/>
          <w:color w:val="000000" w:themeColor="text1"/>
          <w:rPrChange w:id="28008" w:author="N F" w:date="2023-12-05T03:09:00Z">
            <w:rPr>
              <w:rFonts w:cs="Times New Roman"/>
            </w:rPr>
          </w:rPrChange>
        </w:rPr>
        <w:t xml:space="preserve"> </w:t>
      </w:r>
      <w:r w:rsidR="004C1DAD" w:rsidRPr="006E6534">
        <w:rPr>
          <w:rFonts w:cs="Times New Roman"/>
          <w:color w:val="000000" w:themeColor="text1"/>
          <w:rPrChange w:id="28009" w:author="N F" w:date="2023-12-05T03:09:00Z">
            <w:rPr>
              <w:rFonts w:cs="Times New Roman"/>
            </w:rPr>
          </w:rPrChange>
        </w:rPr>
        <w:t>у таких пациентов противопоказано.</w:t>
      </w:r>
      <w:r w:rsidR="000A5ABE" w:rsidRPr="006E6534">
        <w:rPr>
          <w:rFonts w:cs="Times New Roman"/>
          <w:color w:val="000000" w:themeColor="text1"/>
          <w:rPrChange w:id="28010" w:author="N F" w:date="2023-12-05T03:09:00Z">
            <w:rPr>
              <w:rFonts w:cs="Times New Roman"/>
            </w:rPr>
          </w:rPrChange>
        </w:rPr>
        <w:t xml:space="preserve"> Следует соблюдать осторожност</w:t>
      </w:r>
      <w:r w:rsidR="009F2224" w:rsidRPr="006E6534">
        <w:rPr>
          <w:rFonts w:cs="Times New Roman"/>
          <w:color w:val="000000" w:themeColor="text1"/>
          <w:rPrChange w:id="28011" w:author="N F" w:date="2023-12-05T03:09:00Z">
            <w:rPr>
              <w:rFonts w:cs="Times New Roman"/>
            </w:rPr>
          </w:rPrChange>
        </w:rPr>
        <w:t>ь</w:t>
      </w:r>
      <w:r w:rsidR="000A5ABE" w:rsidRPr="006E6534">
        <w:rPr>
          <w:rFonts w:cs="Times New Roman"/>
          <w:color w:val="000000" w:themeColor="text1"/>
          <w:rPrChange w:id="28012" w:author="N F" w:date="2023-12-05T03:09:00Z">
            <w:rPr>
              <w:rFonts w:cs="Times New Roman"/>
            </w:rPr>
          </w:rPrChange>
        </w:rPr>
        <w:t xml:space="preserve"> при применении препарата</w:t>
      </w:r>
      <w:r w:rsidR="004C4CE2" w:rsidRPr="006E6534">
        <w:rPr>
          <w:rFonts w:cs="Times New Roman"/>
          <w:color w:val="000000" w:themeColor="text1"/>
          <w:rPrChange w:id="28013" w:author="N F" w:date="2023-12-05T03:09:00Z">
            <w:rPr>
              <w:rFonts w:cs="Times New Roman"/>
            </w:rPr>
          </w:rPrChange>
        </w:rPr>
        <w:t xml:space="preserve"> </w:t>
      </w:r>
      <w:r w:rsidR="000A5ABE" w:rsidRPr="006E6534">
        <w:rPr>
          <w:rFonts w:cs="Times New Roman"/>
          <w:color w:val="000000" w:themeColor="text1"/>
          <w:rPrChange w:id="28014" w:author="N F" w:date="2023-12-05T03:09:00Z">
            <w:rPr>
              <w:rFonts w:cs="Times New Roman"/>
            </w:rPr>
          </w:rPrChange>
        </w:rPr>
        <w:t>у пациентов с нарушением функции почек тяжелой степени.</w:t>
      </w:r>
    </w:p>
    <w:p w14:paraId="6EA97290" w14:textId="7FB55F29" w:rsidR="000A5ABE" w:rsidRPr="00CE631D" w:rsidRDefault="000A5ABE" w:rsidP="00415551">
      <w:pPr>
        <w:pStyle w:val="SDText"/>
        <w:rPr>
          <w:rFonts w:cs="Times New Roman"/>
          <w:b/>
          <w:iCs/>
          <w:color w:val="000000" w:themeColor="text1"/>
          <w:rPrChange w:id="28015" w:author="Barshadskaya, Yuliya" w:date="2024-01-16T19:22:00Z">
            <w:rPr>
              <w:rFonts w:cs="Times New Roman"/>
              <w:i/>
              <w:iCs/>
            </w:rPr>
          </w:rPrChange>
        </w:rPr>
      </w:pPr>
      <w:r w:rsidRPr="00CE631D">
        <w:rPr>
          <w:rFonts w:cs="Times New Roman"/>
          <w:b/>
          <w:iCs/>
          <w:color w:val="000000" w:themeColor="text1"/>
          <w:rPrChange w:id="28016" w:author="Barshadskaya, Yuliya" w:date="2024-01-16T19:22:00Z">
            <w:rPr>
              <w:rFonts w:cs="Times New Roman"/>
              <w:i/>
              <w:iCs/>
            </w:rPr>
          </w:rPrChange>
        </w:rPr>
        <w:t>Дети</w:t>
      </w:r>
    </w:p>
    <w:p w14:paraId="4C4A18C4" w14:textId="268C6383" w:rsidR="000A5ABE" w:rsidRPr="006E6534" w:rsidRDefault="0086712D" w:rsidP="00415551">
      <w:pPr>
        <w:pStyle w:val="SDText"/>
        <w:rPr>
          <w:rFonts w:cs="Times New Roman"/>
          <w:color w:val="000000" w:themeColor="text1"/>
          <w:rPrChange w:id="28017" w:author="N F" w:date="2023-12-05T03:09:00Z">
            <w:rPr>
              <w:rFonts w:cs="Times New Roman"/>
            </w:rPr>
          </w:rPrChange>
        </w:rPr>
      </w:pPr>
      <w:r w:rsidRPr="006E6534">
        <w:rPr>
          <w:rFonts w:cs="Times New Roman"/>
          <w:color w:val="000000" w:themeColor="text1"/>
          <w:rPrChange w:id="28018" w:author="N F" w:date="2023-12-05T03:09:00Z">
            <w:rPr>
              <w:rFonts w:cs="Times New Roman"/>
            </w:rPr>
          </w:rPrChange>
        </w:rPr>
        <w:t xml:space="preserve">Безопасность </w:t>
      </w:r>
      <w:r w:rsidR="00044BBC" w:rsidRPr="006E6534">
        <w:rPr>
          <w:rFonts w:cs="Times New Roman"/>
          <w:color w:val="000000" w:themeColor="text1"/>
          <w:rPrChange w:id="28019" w:author="N F" w:date="2023-12-05T03:09:00Z">
            <w:rPr>
              <w:rFonts w:cs="Times New Roman"/>
            </w:rPr>
          </w:rPrChange>
        </w:rPr>
        <w:t>и эффективность препарата у детей и подростков в возрасте до 18 лет не установлены. Данные отсутс</w:t>
      </w:r>
      <w:r w:rsidR="009F2224" w:rsidRPr="006E6534">
        <w:rPr>
          <w:rFonts w:cs="Times New Roman"/>
          <w:color w:val="000000" w:themeColor="text1"/>
          <w:rPrChange w:id="28020" w:author="N F" w:date="2023-12-05T03:09:00Z">
            <w:rPr>
              <w:rFonts w:cs="Times New Roman"/>
            </w:rPr>
          </w:rPrChange>
        </w:rPr>
        <w:t>т</w:t>
      </w:r>
      <w:r w:rsidR="00044BBC" w:rsidRPr="006E6534">
        <w:rPr>
          <w:rFonts w:cs="Times New Roman"/>
          <w:color w:val="000000" w:themeColor="text1"/>
          <w:rPrChange w:id="28021" w:author="N F" w:date="2023-12-05T03:09:00Z">
            <w:rPr>
              <w:rFonts w:cs="Times New Roman"/>
            </w:rPr>
          </w:rPrChange>
        </w:rPr>
        <w:t>вуют.</w:t>
      </w:r>
    </w:p>
    <w:p w14:paraId="10C625E9" w14:textId="39FA5860" w:rsidR="00044BBC" w:rsidRPr="00CE631D" w:rsidRDefault="00044BBC" w:rsidP="00415551">
      <w:pPr>
        <w:pStyle w:val="SDText"/>
        <w:rPr>
          <w:rFonts w:cs="Times New Roman"/>
          <w:b/>
          <w:color w:val="000000" w:themeColor="text1"/>
          <w:rPrChange w:id="28022" w:author="Barshadskaya, Yuliya" w:date="2024-01-16T19:22:00Z">
            <w:rPr>
              <w:rFonts w:cs="Times New Roman"/>
              <w:u w:val="single"/>
            </w:rPr>
          </w:rPrChange>
        </w:rPr>
      </w:pPr>
      <w:r w:rsidRPr="00CE631D">
        <w:rPr>
          <w:rFonts w:cs="Times New Roman"/>
          <w:b/>
          <w:color w:val="000000" w:themeColor="text1"/>
          <w:rPrChange w:id="28023" w:author="Barshadskaya, Yuliya" w:date="2024-01-16T19:22:00Z">
            <w:rPr>
              <w:rFonts w:cs="Times New Roman"/>
              <w:u w:val="single"/>
            </w:rPr>
          </w:rPrChange>
        </w:rPr>
        <w:t>Способ применения</w:t>
      </w:r>
    </w:p>
    <w:p w14:paraId="5DCA9B65" w14:textId="3A866A9A" w:rsidR="00044BBC" w:rsidRPr="006E6534" w:rsidRDefault="00044BBC">
      <w:pPr>
        <w:pStyle w:val="SDText"/>
        <w:spacing w:after="0"/>
        <w:rPr>
          <w:rFonts w:cs="Times New Roman"/>
          <w:color w:val="000000" w:themeColor="text1"/>
          <w:rPrChange w:id="28024" w:author="N F" w:date="2023-12-05T03:09:00Z">
            <w:rPr>
              <w:rFonts w:cs="Times New Roman"/>
            </w:rPr>
          </w:rPrChange>
        </w:rPr>
        <w:pPrChange w:id="28025" w:author="Barshadskaya, Yuliya" w:date="2024-01-16T19:22:00Z">
          <w:pPr>
            <w:pStyle w:val="SDText"/>
          </w:pPr>
        </w:pPrChange>
      </w:pPr>
      <w:r w:rsidRPr="006E6534">
        <w:rPr>
          <w:rFonts w:cs="Times New Roman"/>
          <w:color w:val="000000" w:themeColor="text1"/>
          <w:rPrChange w:id="28026" w:author="N F" w:date="2023-12-05T03:09:00Z">
            <w:rPr>
              <w:rFonts w:cs="Times New Roman"/>
            </w:rPr>
          </w:rPrChange>
        </w:rPr>
        <w:t>Внутрь.</w:t>
      </w:r>
    </w:p>
    <w:p w14:paraId="0B4B902C" w14:textId="11669AFF" w:rsidR="00044BBC" w:rsidRPr="006E6534" w:rsidRDefault="00044BBC">
      <w:pPr>
        <w:pStyle w:val="SDText"/>
        <w:spacing w:after="0"/>
        <w:rPr>
          <w:rFonts w:cs="Times New Roman"/>
          <w:color w:val="000000" w:themeColor="text1"/>
          <w:rPrChange w:id="28027" w:author="N F" w:date="2023-12-05T03:09:00Z">
            <w:rPr>
              <w:rFonts w:cs="Times New Roman"/>
            </w:rPr>
          </w:rPrChange>
        </w:rPr>
        <w:pPrChange w:id="28028" w:author="Barshadskaya, Yuliya" w:date="2024-01-16T19:22:00Z">
          <w:pPr>
            <w:pStyle w:val="SDText"/>
          </w:pPr>
        </w:pPrChange>
      </w:pPr>
      <w:r w:rsidRPr="006E6534">
        <w:rPr>
          <w:rFonts w:cs="Times New Roman"/>
          <w:color w:val="000000" w:themeColor="text1"/>
          <w:rPrChange w:id="28029" w:author="N F" w:date="2023-12-05T03:09:00Z">
            <w:rPr>
              <w:rFonts w:cs="Times New Roman"/>
            </w:rPr>
          </w:rPrChange>
        </w:rPr>
        <w:t>Таб</w:t>
      </w:r>
      <w:r w:rsidR="00ED2A00" w:rsidRPr="006E6534">
        <w:rPr>
          <w:rFonts w:cs="Times New Roman"/>
          <w:color w:val="000000" w:themeColor="text1"/>
          <w:rPrChange w:id="28030" w:author="N F" w:date="2023-12-05T03:09:00Z">
            <w:rPr>
              <w:rFonts w:cs="Times New Roman"/>
            </w:rPr>
          </w:rPrChange>
        </w:rPr>
        <w:t>летки следует проглатывать целиком, запивая водой. Не следует делить, дробить или разжевывать таблетки.</w:t>
      </w:r>
    </w:p>
    <w:p w14:paraId="79358BBB" w14:textId="39F64FE1" w:rsidR="00ED2A00" w:rsidRPr="006E6534" w:rsidRDefault="00ED2A00">
      <w:pPr>
        <w:pStyle w:val="SDText"/>
        <w:spacing w:after="0"/>
        <w:rPr>
          <w:rFonts w:cs="Times New Roman"/>
          <w:color w:val="000000" w:themeColor="text1"/>
          <w:rPrChange w:id="28031" w:author="N F" w:date="2023-12-05T03:09:00Z">
            <w:rPr>
              <w:rFonts w:cs="Times New Roman"/>
            </w:rPr>
          </w:rPrChange>
        </w:rPr>
        <w:pPrChange w:id="28032" w:author="Barshadskaya, Yuliya" w:date="2024-01-16T19:22:00Z">
          <w:pPr>
            <w:pStyle w:val="SDText"/>
          </w:pPr>
        </w:pPrChange>
      </w:pPr>
      <w:r w:rsidRPr="006E6534">
        <w:rPr>
          <w:rFonts w:cs="Times New Roman"/>
          <w:color w:val="000000" w:themeColor="text1"/>
          <w:rPrChange w:id="28033" w:author="N F" w:date="2023-12-05T03:09:00Z">
            <w:rPr>
              <w:rFonts w:cs="Times New Roman"/>
            </w:rPr>
          </w:rPrChange>
        </w:rPr>
        <w:t>Если пациенту сложно проглатывать таблетку, ее можно диспергировать в 50 мл негазированной воды. Не следует использовать другие жидкости. Таблетку необходимо опустить в воду, не измельчая, помешивать до полного разрушения и тут же выпить полученную суспензию. Остатки смешать с дополнительными</w:t>
      </w:r>
      <w:r w:rsidR="003332B5" w:rsidRPr="006E6534">
        <w:rPr>
          <w:rFonts w:cs="Times New Roman"/>
          <w:color w:val="000000" w:themeColor="text1"/>
          <w:rPrChange w:id="28034" w:author="N F" w:date="2023-12-05T03:09:00Z">
            <w:rPr>
              <w:rFonts w:cs="Times New Roman"/>
            </w:rPr>
          </w:rPrChange>
        </w:rPr>
        <w:t xml:space="preserve"> 100 мл воды и выпить полученную суспензию.</w:t>
      </w:r>
    </w:p>
    <w:p w14:paraId="77F447FB" w14:textId="30F94FC2" w:rsidR="003332B5" w:rsidRPr="006E6534" w:rsidRDefault="003332B5">
      <w:pPr>
        <w:pStyle w:val="SDText"/>
        <w:spacing w:after="0"/>
        <w:rPr>
          <w:rFonts w:cs="Times New Roman"/>
          <w:color w:val="000000" w:themeColor="text1"/>
          <w:rPrChange w:id="28035" w:author="N F" w:date="2023-12-05T03:09:00Z">
            <w:rPr>
              <w:rFonts w:cs="Times New Roman"/>
            </w:rPr>
          </w:rPrChange>
        </w:rPr>
        <w:pPrChange w:id="28036" w:author="Barshadskaya, Yuliya" w:date="2024-01-16T19:22:00Z">
          <w:pPr>
            <w:pStyle w:val="SDText"/>
          </w:pPr>
        </w:pPrChange>
      </w:pPr>
      <w:r w:rsidRPr="006E6534">
        <w:rPr>
          <w:rFonts w:cs="Times New Roman"/>
          <w:color w:val="000000" w:themeColor="text1"/>
          <w:rPrChange w:id="28037" w:author="N F" w:date="2023-12-05T03:09:00Z">
            <w:rPr>
              <w:rFonts w:cs="Times New Roman"/>
            </w:rPr>
          </w:rPrChange>
        </w:rPr>
        <w:t>Суспензию препарат</w:t>
      </w:r>
      <w:r w:rsidR="009F2224" w:rsidRPr="006E6534">
        <w:rPr>
          <w:rFonts w:cs="Times New Roman"/>
          <w:color w:val="000000" w:themeColor="text1"/>
          <w:rPrChange w:id="28038" w:author="N F" w:date="2023-12-05T03:09:00Z">
            <w:rPr>
              <w:rFonts w:cs="Times New Roman"/>
            </w:rPr>
          </w:rPrChange>
        </w:rPr>
        <w:t>а</w:t>
      </w:r>
      <w:r w:rsidRPr="006E6534">
        <w:rPr>
          <w:rFonts w:cs="Times New Roman"/>
          <w:color w:val="000000" w:themeColor="text1"/>
          <w:rPrChange w:id="28039" w:author="N F" w:date="2023-12-05T03:09:00Z">
            <w:rPr>
              <w:rFonts w:cs="Times New Roman"/>
            </w:rPr>
          </w:rPrChange>
        </w:rPr>
        <w:t xml:space="preserve"> также можно вводить через назогастральный зонд. В этом случае суспензию готовят аналогичным способом, но таблетку диспергируют в 15 мл воды, а остатки препарата смешивают еще с 15 </w:t>
      </w:r>
      <w:r w:rsidR="00102512" w:rsidRPr="006E6534">
        <w:rPr>
          <w:rFonts w:cs="Times New Roman"/>
          <w:color w:val="000000" w:themeColor="text1"/>
          <w:rPrChange w:id="28040" w:author="N F" w:date="2023-12-05T03:09:00Z">
            <w:rPr>
              <w:rFonts w:cs="Times New Roman"/>
            </w:rPr>
          </w:rPrChange>
        </w:rPr>
        <w:t>мл воды. Полученные 30 мл суспензии препарата необходимо ввести согласно инструкции производителя назогастрального зонда и промыть зонд под соответствующим объемом воды. Диспергированный препарат и растворенные остатки следует ввести в течение 30 минут от момента погружения таблеток в воду.</w:t>
      </w:r>
    </w:p>
    <w:p w14:paraId="09272DAE" w14:textId="77777777" w:rsidR="00AE67DE" w:rsidRPr="006E6534" w:rsidRDefault="00AE67DE">
      <w:pPr>
        <w:pStyle w:val="SDText"/>
        <w:spacing w:after="0"/>
        <w:ind w:left="709" w:firstLine="0"/>
        <w:rPr>
          <w:rFonts w:cs="Times New Roman"/>
          <w:color w:val="000000" w:themeColor="text1"/>
          <w:rPrChange w:id="28041" w:author="N F" w:date="2023-12-05T03:09:00Z">
            <w:rPr>
              <w:rFonts w:cs="Times New Roman"/>
            </w:rPr>
          </w:rPrChange>
        </w:rPr>
        <w:pPrChange w:id="28042" w:author="Barshadskaya, Yuliya" w:date="2024-01-16T19:22:00Z">
          <w:pPr>
            <w:pStyle w:val="SDText"/>
            <w:ind w:left="709" w:firstLine="0"/>
          </w:pPr>
        </w:pPrChange>
      </w:pPr>
    </w:p>
    <w:p w14:paraId="7E19BE61" w14:textId="50B3DB7E" w:rsidR="00123CCF" w:rsidRPr="006E6534" w:rsidRDefault="00E508CE">
      <w:pPr>
        <w:pStyle w:val="3"/>
        <w:spacing w:line="240" w:lineRule="auto"/>
        <w:ind w:left="0" w:firstLine="0"/>
        <w:rPr>
          <w:rFonts w:cs="Times New Roman"/>
          <w:sz w:val="24"/>
          <w:lang w:val="en-GB"/>
          <w:rPrChange w:id="28043" w:author="N F" w:date="2023-12-05T03:09:00Z">
            <w:rPr>
              <w:lang w:val="en-GB"/>
            </w:rPr>
          </w:rPrChange>
        </w:rPr>
        <w:pPrChange w:id="28044" w:author="N F" w:date="2023-08-06T15:38:00Z">
          <w:pPr>
            <w:pStyle w:val="3"/>
          </w:pPr>
        </w:pPrChange>
      </w:pPr>
      <w:bookmarkStart w:id="28045" w:name="_Toc115733076"/>
      <w:r w:rsidRPr="006E6534">
        <w:rPr>
          <w:rFonts w:cs="Times New Roman"/>
          <w:sz w:val="24"/>
          <w:rPrChange w:id="28046" w:author="N F" w:date="2023-12-05T03:09:00Z">
            <w:rPr/>
          </w:rPrChange>
        </w:rPr>
        <w:t>Побочное</w:t>
      </w:r>
      <w:r w:rsidRPr="006E6534">
        <w:rPr>
          <w:rFonts w:cs="Times New Roman"/>
          <w:sz w:val="24"/>
          <w:lang w:val="en-GB"/>
          <w:rPrChange w:id="28047" w:author="N F" w:date="2023-12-05T03:09:00Z">
            <w:rPr>
              <w:lang w:val="en-GB"/>
            </w:rPr>
          </w:rPrChange>
        </w:rPr>
        <w:t xml:space="preserve"> </w:t>
      </w:r>
      <w:r w:rsidRPr="006E6534">
        <w:rPr>
          <w:rFonts w:cs="Times New Roman"/>
          <w:sz w:val="24"/>
          <w:rPrChange w:id="28048" w:author="N F" w:date="2023-12-05T03:09:00Z">
            <w:rPr/>
          </w:rPrChange>
        </w:rPr>
        <w:t>действие</w:t>
      </w:r>
      <w:bookmarkEnd w:id="28045"/>
    </w:p>
    <w:p w14:paraId="3CA97DAF" w14:textId="494757D8" w:rsidR="001D3C5F" w:rsidRPr="00CE631D" w:rsidRDefault="00926D94" w:rsidP="00415551">
      <w:pPr>
        <w:pStyle w:val="SDText"/>
        <w:rPr>
          <w:rFonts w:cs="Times New Roman"/>
          <w:i/>
          <w:color w:val="000000" w:themeColor="text1"/>
          <w:rPrChange w:id="28049" w:author="Barshadskaya, Yuliya" w:date="2024-01-16T19:23:00Z">
            <w:rPr>
              <w:rFonts w:cs="Times New Roman"/>
              <w:u w:val="single"/>
            </w:rPr>
          </w:rPrChange>
        </w:rPr>
      </w:pPr>
      <w:r w:rsidRPr="00CE631D">
        <w:rPr>
          <w:rFonts w:cs="Times New Roman"/>
          <w:i/>
          <w:color w:val="000000" w:themeColor="text1"/>
          <w:rPrChange w:id="28050" w:author="Barshadskaya, Yuliya" w:date="2024-01-16T19:23:00Z">
            <w:rPr>
              <w:rFonts w:cs="Times New Roman"/>
              <w:u w:val="single"/>
            </w:rPr>
          </w:rPrChange>
        </w:rPr>
        <w:t>Обзор профиля безопасности</w:t>
      </w:r>
    </w:p>
    <w:p w14:paraId="116DE48C" w14:textId="5E854494" w:rsidR="00926D94" w:rsidRPr="006E6534" w:rsidRDefault="00926D94">
      <w:pPr>
        <w:pStyle w:val="SDText"/>
        <w:spacing w:after="0"/>
        <w:rPr>
          <w:rFonts w:cs="Times New Roman"/>
          <w:color w:val="000000" w:themeColor="text1"/>
          <w:rPrChange w:id="28051" w:author="N F" w:date="2023-12-05T03:09:00Z">
            <w:rPr>
              <w:rFonts w:cs="Times New Roman"/>
            </w:rPr>
          </w:rPrChange>
        </w:rPr>
        <w:pPrChange w:id="28052" w:author="Barshadskaya, Yuliya" w:date="2024-01-16T19:23:00Z">
          <w:pPr>
            <w:pStyle w:val="SDText"/>
          </w:pPr>
        </w:pPrChange>
      </w:pPr>
      <w:r w:rsidRPr="006E6534">
        <w:rPr>
          <w:rFonts w:cs="Times New Roman"/>
          <w:color w:val="000000" w:themeColor="text1"/>
          <w:rPrChange w:id="28053" w:author="N F" w:date="2023-12-05T03:09:00Z">
            <w:rPr>
              <w:rFonts w:cs="Times New Roman"/>
            </w:rPr>
          </w:rPrChange>
        </w:rPr>
        <w:lastRenderedPageBreak/>
        <w:t>Информация о профиле безопасности препарата Тагриссо отражает</w:t>
      </w:r>
      <w:r w:rsidR="00E6157F" w:rsidRPr="006E6534">
        <w:rPr>
          <w:rFonts w:cs="Times New Roman"/>
          <w:color w:val="000000" w:themeColor="text1"/>
          <w:rPrChange w:id="28054" w:author="N F" w:date="2023-12-05T03:09:00Z">
            <w:rPr>
              <w:rFonts w:cs="Times New Roman"/>
            </w:rPr>
          </w:rPrChange>
        </w:rPr>
        <w:t xml:space="preserve"> опыт его применения у 1479 пациентов с НМРЛ с мутацией в гене EGFR. Все эти пациенты принимали препарат в дозе 80 мг в сутки в трех рандомизированных исследованиях III фазы (</w:t>
      </w:r>
      <w:r w:rsidR="000E016A" w:rsidRPr="006E6534">
        <w:rPr>
          <w:rFonts w:cs="Times New Roman"/>
          <w:color w:val="000000" w:themeColor="text1"/>
          <w:rPrChange w:id="28055" w:author="N F" w:date="2023-12-05T03:09:00Z">
            <w:rPr>
              <w:rFonts w:cs="Times New Roman"/>
            </w:rPr>
          </w:rPrChange>
        </w:rPr>
        <w:t>адъювантная терапия в исследовании ADAURA, первая линия терапии в исследовании</w:t>
      </w:r>
      <w:r w:rsidR="00BF4129" w:rsidRPr="006E6534">
        <w:rPr>
          <w:rFonts w:cs="Times New Roman"/>
          <w:color w:val="000000" w:themeColor="text1"/>
          <w:rPrChange w:id="28056" w:author="N F" w:date="2023-12-05T03:09:00Z">
            <w:rPr>
              <w:rFonts w:cs="Times New Roman"/>
            </w:rPr>
          </w:rPrChange>
        </w:rPr>
        <w:t xml:space="preserve"> FLAURA, вторая линия терапии в исследовании AURA 3</w:t>
      </w:r>
      <w:r w:rsidR="00E6157F" w:rsidRPr="006E6534">
        <w:rPr>
          <w:rFonts w:cs="Times New Roman"/>
          <w:color w:val="000000" w:themeColor="text1"/>
          <w:rPrChange w:id="28057" w:author="N F" w:date="2023-12-05T03:09:00Z">
            <w:rPr>
              <w:rFonts w:cs="Times New Roman"/>
            </w:rPr>
          </w:rPrChange>
        </w:rPr>
        <w:t>)</w:t>
      </w:r>
      <w:r w:rsidR="00BF4129" w:rsidRPr="006E6534">
        <w:rPr>
          <w:rFonts w:cs="Times New Roman"/>
          <w:color w:val="000000" w:themeColor="text1"/>
          <w:rPrChange w:id="28058" w:author="N F" w:date="2023-12-05T03:09:00Z">
            <w:rPr>
              <w:rFonts w:cs="Times New Roman"/>
            </w:rPr>
          </w:rPrChange>
        </w:rPr>
        <w:t xml:space="preserve">, </w:t>
      </w:r>
      <w:r w:rsidR="009F2224" w:rsidRPr="006E6534">
        <w:rPr>
          <w:rFonts w:cs="Times New Roman"/>
          <w:color w:val="000000" w:themeColor="text1"/>
          <w:rPrChange w:id="28059" w:author="N F" w:date="2023-12-05T03:09:00Z">
            <w:rPr>
              <w:rFonts w:cs="Times New Roman"/>
            </w:rPr>
          </w:rPrChange>
        </w:rPr>
        <w:t xml:space="preserve">в </w:t>
      </w:r>
      <w:r w:rsidR="00BF4129" w:rsidRPr="006E6534">
        <w:rPr>
          <w:rFonts w:cs="Times New Roman"/>
          <w:color w:val="000000" w:themeColor="text1"/>
          <w:rPrChange w:id="28060" w:author="N F" w:date="2023-12-05T03:09:00Z">
            <w:rPr>
              <w:rFonts w:cs="Times New Roman"/>
            </w:rPr>
          </w:rPrChange>
        </w:rPr>
        <w:t>двух</w:t>
      </w:r>
      <w:r w:rsidR="00E73341" w:rsidRPr="006E6534">
        <w:rPr>
          <w:rFonts w:cs="Times New Roman"/>
          <w:color w:val="000000" w:themeColor="text1"/>
          <w:rPrChange w:id="28061" w:author="N F" w:date="2023-12-05T03:09:00Z">
            <w:rPr>
              <w:rFonts w:cs="Times New Roman"/>
            </w:rPr>
          </w:rPrChange>
        </w:rPr>
        <w:t xml:space="preserve"> исследования II фазы, проводимых в одной группе (вторая или последующие линии терапии в исследованиях AURAex и AURA 2)</w:t>
      </w:r>
      <w:r w:rsidR="009F2224" w:rsidRPr="006E6534">
        <w:rPr>
          <w:rFonts w:cs="Times New Roman"/>
          <w:color w:val="000000" w:themeColor="text1"/>
          <w:rPrChange w:id="28062" w:author="N F" w:date="2023-12-05T03:09:00Z">
            <w:rPr>
              <w:rFonts w:cs="Times New Roman"/>
            </w:rPr>
          </w:rPrChange>
        </w:rPr>
        <w:t>,</w:t>
      </w:r>
      <w:r w:rsidR="004F4383" w:rsidRPr="006E6534">
        <w:rPr>
          <w:rFonts w:cs="Times New Roman"/>
          <w:color w:val="000000" w:themeColor="text1"/>
          <w:rPrChange w:id="28063" w:author="N F" w:date="2023-12-05T03:09:00Z">
            <w:rPr>
              <w:rFonts w:cs="Times New Roman"/>
            </w:rPr>
          </w:rPrChange>
        </w:rPr>
        <w:t xml:space="preserve"> и в одном исследовании I фазы (первая или последующие линии терапии в исследовании AURA 1).</w:t>
      </w:r>
    </w:p>
    <w:p w14:paraId="638E609A" w14:textId="7113E3D9" w:rsidR="004F4383" w:rsidRPr="006E6534" w:rsidRDefault="004F4383">
      <w:pPr>
        <w:pStyle w:val="SDText"/>
        <w:spacing w:after="0"/>
        <w:rPr>
          <w:rFonts w:cs="Times New Roman"/>
          <w:color w:val="000000" w:themeColor="text1"/>
          <w:rPrChange w:id="28064" w:author="N F" w:date="2023-12-05T03:09:00Z">
            <w:rPr>
              <w:rFonts w:cs="Times New Roman"/>
            </w:rPr>
          </w:rPrChange>
        </w:rPr>
        <w:pPrChange w:id="28065" w:author="Barshadskaya, Yuliya" w:date="2024-01-16T19:24:00Z">
          <w:pPr>
            <w:pStyle w:val="SDText"/>
          </w:pPr>
        </w:pPrChange>
      </w:pPr>
      <w:r w:rsidRPr="006E6534">
        <w:rPr>
          <w:rFonts w:cs="Times New Roman"/>
          <w:color w:val="000000" w:themeColor="text1"/>
          <w:rPrChange w:id="28066" w:author="N F" w:date="2023-12-05T03:09:00Z">
            <w:rPr>
              <w:rFonts w:cs="Times New Roman"/>
            </w:rPr>
          </w:rPrChange>
        </w:rPr>
        <w:t>Большинство</w:t>
      </w:r>
      <w:r w:rsidR="00255A3E" w:rsidRPr="006E6534">
        <w:rPr>
          <w:rFonts w:cs="Times New Roman"/>
          <w:color w:val="000000" w:themeColor="text1"/>
          <w:rPrChange w:id="28067" w:author="N F" w:date="2023-12-05T03:09:00Z">
            <w:rPr>
              <w:rFonts w:cs="Times New Roman"/>
            </w:rPr>
          </w:rPrChange>
        </w:rPr>
        <w:t xml:space="preserve"> нежелательных реакций были 1 или 2 степени тяжести. Наиболее частыми нежелательными лекарственными реакциями были диарея (47%), сыпь (45%), паронихия (33%), сухость кожи (32%) и стоматит (24%). Нежелательные реакции 3 и 4 степени тяжести составили 9% и 0,1% соответственно. У 3,2% пациентов, получавших препарат</w:t>
      </w:r>
      <w:r w:rsidR="004C4CE2" w:rsidRPr="006E6534">
        <w:rPr>
          <w:rFonts w:cs="Times New Roman"/>
          <w:color w:val="000000" w:themeColor="text1"/>
          <w:rPrChange w:id="28068" w:author="N F" w:date="2023-12-05T03:09:00Z">
            <w:rPr>
              <w:rFonts w:cs="Times New Roman"/>
            </w:rPr>
          </w:rPrChange>
        </w:rPr>
        <w:t xml:space="preserve"> </w:t>
      </w:r>
      <w:r w:rsidR="00255A3E" w:rsidRPr="006E6534">
        <w:rPr>
          <w:rFonts w:cs="Times New Roman"/>
          <w:color w:val="000000" w:themeColor="text1"/>
          <w:rPrChange w:id="28069" w:author="N F" w:date="2023-12-05T03:09:00Z">
            <w:rPr>
              <w:rFonts w:cs="Times New Roman"/>
            </w:rPr>
          </w:rPrChange>
        </w:rPr>
        <w:t>в дозе</w:t>
      </w:r>
      <w:r w:rsidR="001514D2" w:rsidRPr="006E6534">
        <w:rPr>
          <w:rFonts w:cs="Times New Roman"/>
          <w:color w:val="000000" w:themeColor="text1"/>
          <w:rPrChange w:id="28070" w:author="N F" w:date="2023-12-05T03:09:00Z">
            <w:rPr>
              <w:rFonts w:cs="Times New Roman"/>
            </w:rPr>
          </w:rPrChange>
        </w:rPr>
        <w:t xml:space="preserve"> 80 мг в сутки</w:t>
      </w:r>
      <w:r w:rsidR="009F2224" w:rsidRPr="006E6534">
        <w:rPr>
          <w:rFonts w:cs="Times New Roman"/>
          <w:color w:val="000000" w:themeColor="text1"/>
          <w:rPrChange w:id="28071" w:author="N F" w:date="2023-12-05T03:09:00Z">
            <w:rPr>
              <w:rFonts w:cs="Times New Roman"/>
            </w:rPr>
          </w:rPrChange>
        </w:rPr>
        <w:t>,</w:t>
      </w:r>
      <w:r w:rsidR="001514D2" w:rsidRPr="006E6534">
        <w:rPr>
          <w:rFonts w:cs="Times New Roman"/>
          <w:color w:val="000000" w:themeColor="text1"/>
          <w:rPrChange w:id="28072" w:author="N F" w:date="2023-12-05T03:09:00Z">
            <w:rPr>
              <w:rFonts w:cs="Times New Roman"/>
            </w:rPr>
          </w:rPrChange>
        </w:rPr>
        <w:t xml:space="preserve"> потребовалось снижение дозы из-за развития нежелат</w:t>
      </w:r>
      <w:r w:rsidR="000B0E51" w:rsidRPr="006E6534">
        <w:rPr>
          <w:rFonts w:cs="Times New Roman"/>
          <w:color w:val="000000" w:themeColor="text1"/>
          <w:rPrChange w:id="28073" w:author="N F" w:date="2023-12-05T03:09:00Z">
            <w:rPr>
              <w:rFonts w:cs="Times New Roman"/>
            </w:rPr>
          </w:rPrChange>
        </w:rPr>
        <w:t>е</w:t>
      </w:r>
      <w:r w:rsidR="001514D2" w:rsidRPr="006E6534">
        <w:rPr>
          <w:rFonts w:cs="Times New Roman"/>
          <w:color w:val="000000" w:themeColor="text1"/>
          <w:rPrChange w:id="28074" w:author="N F" w:date="2023-12-05T03:09:00Z">
            <w:rPr>
              <w:rFonts w:cs="Times New Roman"/>
            </w:rPr>
          </w:rPrChange>
        </w:rPr>
        <w:t xml:space="preserve">льных лекарственных реакций. В клинические исследования не включались пациенты с наличием в анамнезе интерстициальной болезни легких; интерстициальной болезни легких, вызванной применением лекарственных средств; лучевого пневмонита, требовавшего применения глюкокортикоидов; а также с признаками клинически активной интерстициальной </w:t>
      </w:r>
      <w:r w:rsidR="00B309D2" w:rsidRPr="006E6534">
        <w:rPr>
          <w:rFonts w:cs="Times New Roman"/>
          <w:color w:val="000000" w:themeColor="text1"/>
          <w:rPrChange w:id="28075" w:author="N F" w:date="2023-12-05T03:09:00Z">
            <w:rPr>
              <w:rFonts w:cs="Times New Roman"/>
            </w:rPr>
          </w:rPrChange>
        </w:rPr>
        <w:t>болезни легких. Пациенты с клинически значимыми нарушениями сердечного ритма и проводимости, выявленными при регистрации ЭКГ</w:t>
      </w:r>
      <w:r w:rsidR="009968C4" w:rsidRPr="006E6534">
        <w:rPr>
          <w:rFonts w:cs="Times New Roman"/>
          <w:color w:val="000000" w:themeColor="text1"/>
          <w:rPrChange w:id="28076" w:author="N F" w:date="2023-12-05T03:09:00Z">
            <w:rPr>
              <w:rFonts w:cs="Times New Roman"/>
            </w:rPr>
          </w:rPrChange>
        </w:rPr>
        <w:t xml:space="preserve"> (например, значение интервала </w:t>
      </w:r>
      <w:r w:rsidR="009968C4" w:rsidRPr="006E6534">
        <w:rPr>
          <w:rFonts w:cs="Times New Roman"/>
          <w:color w:val="000000" w:themeColor="text1"/>
          <w:lang w:val="en-US"/>
          <w:rPrChange w:id="28077" w:author="N F" w:date="2023-12-05T03:09:00Z">
            <w:rPr>
              <w:rFonts w:cs="Times New Roman"/>
              <w:lang w:val="en-US"/>
            </w:rPr>
          </w:rPrChange>
        </w:rPr>
        <w:t>QTc</w:t>
      </w:r>
      <w:r w:rsidR="009968C4" w:rsidRPr="006E6534">
        <w:rPr>
          <w:rFonts w:cs="Times New Roman"/>
          <w:color w:val="000000" w:themeColor="text1"/>
          <w:rPrChange w:id="28078" w:author="N F" w:date="2023-12-05T03:09:00Z">
            <w:rPr>
              <w:rFonts w:cs="Times New Roman"/>
            </w:rPr>
          </w:rPrChange>
        </w:rPr>
        <w:t xml:space="preserve"> более 470 мсек)</w:t>
      </w:r>
      <w:r w:rsidR="007932C7" w:rsidRPr="006E6534">
        <w:rPr>
          <w:rFonts w:cs="Times New Roman"/>
          <w:color w:val="000000" w:themeColor="text1"/>
          <w:rPrChange w:id="28079" w:author="N F" w:date="2023-12-05T03:09:00Z">
            <w:rPr>
              <w:rFonts w:cs="Times New Roman"/>
            </w:rPr>
          </w:rPrChange>
        </w:rPr>
        <w:t>,</w:t>
      </w:r>
      <w:r w:rsidR="009968C4" w:rsidRPr="006E6534">
        <w:rPr>
          <w:rFonts w:cs="Times New Roman"/>
          <w:color w:val="000000" w:themeColor="text1"/>
          <w:rPrChange w:id="28080" w:author="N F" w:date="2023-12-05T03:09:00Z">
            <w:rPr>
              <w:rFonts w:cs="Times New Roman"/>
            </w:rPr>
          </w:rPrChange>
        </w:rPr>
        <w:t xml:space="preserve"> не включались в клинические исследования. На этапе отбора в исследование и затем каждые 12 недель в</w:t>
      </w:r>
      <w:r w:rsidR="00937677" w:rsidRPr="006E6534">
        <w:rPr>
          <w:rFonts w:cs="Times New Roman"/>
          <w:color w:val="000000" w:themeColor="text1"/>
          <w:rPrChange w:id="28081" w:author="N F" w:date="2023-12-05T03:09:00Z">
            <w:rPr>
              <w:rFonts w:cs="Times New Roman"/>
            </w:rPr>
          </w:rPrChange>
        </w:rPr>
        <w:t>о</w:t>
      </w:r>
      <w:r w:rsidR="009968C4" w:rsidRPr="006E6534">
        <w:rPr>
          <w:rFonts w:cs="Times New Roman"/>
          <w:color w:val="000000" w:themeColor="text1"/>
          <w:rPrChange w:id="28082" w:author="N F" w:date="2023-12-05T03:09:00Z">
            <w:rPr>
              <w:rFonts w:cs="Times New Roman"/>
            </w:rPr>
          </w:rPrChange>
        </w:rPr>
        <w:t xml:space="preserve"> время участия в исследовании у пациентов оценивали фракцию выброса левого желудочка (ФВЛЖ)</w:t>
      </w:r>
      <w:r w:rsidR="00D8261D" w:rsidRPr="006E6534">
        <w:rPr>
          <w:rFonts w:cs="Times New Roman"/>
          <w:color w:val="000000" w:themeColor="text1"/>
          <w:rPrChange w:id="28083" w:author="N F" w:date="2023-12-05T03:09:00Z">
            <w:rPr>
              <w:rFonts w:cs="Times New Roman"/>
            </w:rPr>
          </w:rPrChange>
        </w:rPr>
        <w:t>.</w:t>
      </w:r>
    </w:p>
    <w:p w14:paraId="41ED51E9" w14:textId="2889C0BA" w:rsidR="00D8261D" w:rsidRPr="006E6534" w:rsidRDefault="00D8261D">
      <w:pPr>
        <w:pStyle w:val="SDText"/>
        <w:spacing w:after="0"/>
        <w:rPr>
          <w:rFonts w:cs="Times New Roman"/>
          <w:color w:val="000000" w:themeColor="text1"/>
          <w:u w:val="single"/>
          <w:rPrChange w:id="28084" w:author="N F" w:date="2023-12-05T03:09:00Z">
            <w:rPr>
              <w:rFonts w:cs="Times New Roman"/>
              <w:u w:val="single"/>
            </w:rPr>
          </w:rPrChange>
        </w:rPr>
        <w:pPrChange w:id="28085" w:author="Barshadskaya, Yuliya" w:date="2024-01-16T19:24:00Z">
          <w:pPr>
            <w:pStyle w:val="SDText"/>
          </w:pPr>
        </w:pPrChange>
      </w:pPr>
      <w:del w:id="28086" w:author="Barshadskaya, Yuliya" w:date="2024-01-16T19:24:00Z">
        <w:r w:rsidRPr="006E6534" w:rsidDel="00CE631D">
          <w:rPr>
            <w:rFonts w:cs="Times New Roman"/>
            <w:color w:val="000000" w:themeColor="text1"/>
            <w:u w:val="single"/>
            <w:rPrChange w:id="28087" w:author="N F" w:date="2023-12-05T03:09:00Z">
              <w:rPr>
                <w:rFonts w:cs="Times New Roman"/>
                <w:u w:val="single"/>
              </w:rPr>
            </w:rPrChange>
          </w:rPr>
          <w:delText>Список нежелательных реакций в виде таблиц</w:delText>
        </w:r>
      </w:del>
    </w:p>
    <w:p w14:paraId="45AB5ABC" w14:textId="02F7B750" w:rsidR="00D8261D" w:rsidRPr="006E6534" w:rsidRDefault="00D8261D">
      <w:pPr>
        <w:pStyle w:val="SDText"/>
        <w:spacing w:after="0"/>
        <w:rPr>
          <w:rFonts w:cs="Times New Roman"/>
          <w:color w:val="000000" w:themeColor="text1"/>
          <w:rPrChange w:id="28088" w:author="N F" w:date="2023-12-05T03:09:00Z">
            <w:rPr>
              <w:rFonts w:cs="Times New Roman"/>
            </w:rPr>
          </w:rPrChange>
        </w:rPr>
        <w:pPrChange w:id="28089" w:author="Barshadskaya, Yuliya" w:date="2024-01-16T19:24:00Z">
          <w:pPr>
            <w:pStyle w:val="SDText"/>
          </w:pPr>
        </w:pPrChange>
      </w:pPr>
      <w:r w:rsidRPr="006E6534">
        <w:rPr>
          <w:rFonts w:cs="Times New Roman"/>
          <w:color w:val="000000" w:themeColor="text1"/>
          <w:rPrChange w:id="28090" w:author="N F" w:date="2023-12-05T03:09:00Z">
            <w:rPr>
              <w:rFonts w:cs="Times New Roman"/>
            </w:rPr>
          </w:rPrChange>
        </w:rPr>
        <w:t xml:space="preserve">Нежелательные </w:t>
      </w:r>
      <w:r w:rsidR="00C069BC" w:rsidRPr="006E6534">
        <w:rPr>
          <w:rFonts w:cs="Times New Roman"/>
          <w:color w:val="000000" w:themeColor="text1"/>
          <w:rPrChange w:id="28091" w:author="N F" w:date="2023-12-05T03:09:00Z">
            <w:rPr>
              <w:rFonts w:cs="Times New Roman"/>
            </w:rPr>
          </w:rPrChange>
        </w:rPr>
        <w:t xml:space="preserve">реакции были распределены по категориям частоты в </w:t>
      </w:r>
      <w:r w:rsidR="00077682" w:rsidRPr="006E6534">
        <w:rPr>
          <w:rFonts w:cs="Times New Roman"/>
          <w:color w:val="000000" w:themeColor="text1"/>
          <w:rPrChange w:id="28092" w:author="N F" w:date="2023-12-05T03:09:00Z">
            <w:rPr>
              <w:rFonts w:cs="Times New Roman"/>
            </w:rPr>
          </w:rPrChange>
        </w:rPr>
        <w:t>т</w:t>
      </w:r>
      <w:r w:rsidR="00C069BC" w:rsidRPr="006E6534">
        <w:rPr>
          <w:rFonts w:cs="Times New Roman"/>
          <w:color w:val="000000" w:themeColor="text1"/>
          <w:rPrChange w:id="28093" w:author="N F" w:date="2023-12-05T03:09:00Z">
            <w:rPr>
              <w:rFonts w:cs="Times New Roman"/>
            </w:rPr>
          </w:rPrChange>
        </w:rPr>
        <w:t xml:space="preserve">аблице </w:t>
      </w:r>
      <w:r w:rsidR="00077682" w:rsidRPr="006E6534">
        <w:rPr>
          <w:rFonts w:cs="Times New Roman"/>
          <w:color w:val="000000" w:themeColor="text1"/>
          <w:rPrChange w:id="28094" w:author="N F" w:date="2023-12-05T03:09:00Z">
            <w:rPr>
              <w:rFonts w:cs="Times New Roman"/>
            </w:rPr>
          </w:rPrChange>
        </w:rPr>
        <w:t>ниже (</w:t>
      </w:r>
      <w:r w:rsidR="00E361FC" w:rsidRPr="006E6534">
        <w:rPr>
          <w:rFonts w:cs="Times New Roman"/>
          <w:color w:val="000000" w:themeColor="text1"/>
          <w:rPrChange w:id="28095" w:author="N F" w:date="2023-12-05T03:09:00Z">
            <w:rPr>
              <w:rFonts w:cs="Times New Roman"/>
            </w:rPr>
          </w:rPrChange>
        </w:rPr>
        <w:fldChar w:fldCharType="begin"/>
      </w:r>
      <w:r w:rsidR="00E361FC" w:rsidRPr="006E6534">
        <w:rPr>
          <w:rFonts w:cs="Times New Roman"/>
          <w:color w:val="000000" w:themeColor="text1"/>
          <w:rPrChange w:id="28096" w:author="N F" w:date="2023-12-05T03:09:00Z">
            <w:rPr>
              <w:rFonts w:cs="Times New Roman"/>
            </w:rPr>
          </w:rPrChange>
        </w:rPr>
        <w:instrText xml:space="preserve"> REF _Ref115125533 \h </w:instrText>
      </w:r>
      <w:r w:rsidR="00415551" w:rsidRPr="006E6534">
        <w:rPr>
          <w:rFonts w:cs="Times New Roman"/>
          <w:color w:val="000000" w:themeColor="text1"/>
          <w:rPrChange w:id="28097" w:author="N F" w:date="2023-12-05T03:09:00Z">
            <w:rPr>
              <w:rFonts w:cs="Times New Roman"/>
            </w:rPr>
          </w:rPrChange>
        </w:rPr>
        <w:instrText xml:space="preserve"> \* MERGEFORMAT </w:instrText>
      </w:r>
      <w:r w:rsidR="00E361FC" w:rsidRPr="006E6534">
        <w:rPr>
          <w:rFonts w:cs="Times New Roman"/>
          <w:color w:val="000000" w:themeColor="text1"/>
          <w:rPrChange w:id="28098" w:author="N F" w:date="2023-12-05T03:09:00Z">
            <w:rPr>
              <w:rFonts w:cs="Times New Roman"/>
              <w:color w:val="000000" w:themeColor="text1"/>
            </w:rPr>
          </w:rPrChange>
        </w:rPr>
      </w:r>
      <w:r w:rsidR="00E361FC" w:rsidRPr="006E6534">
        <w:rPr>
          <w:rFonts w:cs="Times New Roman"/>
          <w:color w:val="000000" w:themeColor="text1"/>
          <w:rPrChange w:id="28099" w:author="N F" w:date="2023-12-05T03:09:00Z">
            <w:rPr>
              <w:rFonts w:cs="Times New Roman"/>
            </w:rPr>
          </w:rPrChange>
        </w:rPr>
        <w:fldChar w:fldCharType="separate"/>
      </w:r>
      <w:r w:rsidR="004C4CE2" w:rsidRPr="006E6534">
        <w:rPr>
          <w:rFonts w:cs="Times New Roman"/>
          <w:color w:val="000000" w:themeColor="text1"/>
          <w:rPrChange w:id="28100" w:author="N F" w:date="2023-12-05T03:09:00Z">
            <w:rPr>
              <w:rFonts w:cs="Times New Roman"/>
            </w:rPr>
          </w:rPrChange>
        </w:rPr>
        <w:t xml:space="preserve">Таблица </w:t>
      </w:r>
      <w:r w:rsidR="004C4CE2" w:rsidRPr="006E6534">
        <w:rPr>
          <w:rFonts w:cs="Times New Roman"/>
          <w:noProof/>
          <w:color w:val="000000" w:themeColor="text1"/>
          <w:rPrChange w:id="28101" w:author="N F" w:date="2023-12-05T03:09:00Z">
            <w:rPr>
              <w:rFonts w:cs="Times New Roman"/>
              <w:noProof/>
            </w:rPr>
          </w:rPrChange>
        </w:rPr>
        <w:t>5</w:t>
      </w:r>
      <w:r w:rsidR="004C4CE2" w:rsidRPr="006E6534">
        <w:rPr>
          <w:rFonts w:cs="Times New Roman"/>
          <w:color w:val="000000" w:themeColor="text1"/>
          <w:rPrChange w:id="28102" w:author="N F" w:date="2023-12-05T03:09:00Z">
            <w:rPr>
              <w:rFonts w:cs="Times New Roman"/>
            </w:rPr>
          </w:rPrChange>
        </w:rPr>
        <w:noBreakHyphen/>
      </w:r>
      <w:r w:rsidR="004C4CE2" w:rsidRPr="006E6534">
        <w:rPr>
          <w:rFonts w:cs="Times New Roman"/>
          <w:noProof/>
          <w:color w:val="000000" w:themeColor="text1"/>
          <w:rPrChange w:id="28103" w:author="N F" w:date="2023-12-05T03:09:00Z">
            <w:rPr>
              <w:rFonts w:cs="Times New Roman"/>
              <w:noProof/>
            </w:rPr>
          </w:rPrChange>
        </w:rPr>
        <w:t>3</w:t>
      </w:r>
      <w:r w:rsidR="00E361FC" w:rsidRPr="006E6534">
        <w:rPr>
          <w:rFonts w:cs="Times New Roman"/>
          <w:color w:val="000000" w:themeColor="text1"/>
          <w:rPrChange w:id="28104" w:author="N F" w:date="2023-12-05T03:09:00Z">
            <w:rPr>
              <w:rFonts w:cs="Times New Roman"/>
            </w:rPr>
          </w:rPrChange>
        </w:rPr>
        <w:fldChar w:fldCharType="end"/>
      </w:r>
      <w:r w:rsidR="00077682" w:rsidRPr="006E6534">
        <w:rPr>
          <w:rFonts w:cs="Times New Roman"/>
          <w:color w:val="000000" w:themeColor="text1"/>
          <w:rPrChange w:id="28105" w:author="N F" w:date="2023-12-05T03:09:00Z">
            <w:rPr>
              <w:rFonts w:cs="Times New Roman"/>
            </w:rPr>
          </w:rPrChange>
        </w:rPr>
        <w:t>)</w:t>
      </w:r>
      <w:r w:rsidR="00C069BC" w:rsidRPr="006E6534">
        <w:rPr>
          <w:rFonts w:cs="Times New Roman"/>
          <w:color w:val="000000" w:themeColor="text1"/>
          <w:rPrChange w:id="28106" w:author="N F" w:date="2023-12-05T03:09:00Z">
            <w:rPr>
              <w:rFonts w:cs="Times New Roman"/>
            </w:rPr>
          </w:rPrChange>
        </w:rPr>
        <w:t>, где было возможно, на основании частоты зар</w:t>
      </w:r>
      <w:r w:rsidR="007932C7" w:rsidRPr="006E6534">
        <w:rPr>
          <w:rFonts w:cs="Times New Roman"/>
          <w:color w:val="000000" w:themeColor="text1"/>
          <w:rPrChange w:id="28107" w:author="N F" w:date="2023-12-05T03:09:00Z">
            <w:rPr>
              <w:rFonts w:cs="Times New Roman"/>
            </w:rPr>
          </w:rPrChange>
        </w:rPr>
        <w:t>е</w:t>
      </w:r>
      <w:r w:rsidR="00C069BC" w:rsidRPr="006E6534">
        <w:rPr>
          <w:rFonts w:cs="Times New Roman"/>
          <w:color w:val="000000" w:themeColor="text1"/>
          <w:rPrChange w:id="28108" w:author="N F" w:date="2023-12-05T03:09:00Z">
            <w:rPr>
              <w:rFonts w:cs="Times New Roman"/>
            </w:rPr>
          </w:rPrChange>
        </w:rPr>
        <w:t>гистрированных сопоставимых нежелательных явлений</w:t>
      </w:r>
      <w:r w:rsidR="00AD24C3" w:rsidRPr="006E6534">
        <w:rPr>
          <w:rFonts w:cs="Times New Roman"/>
          <w:color w:val="000000" w:themeColor="text1"/>
          <w:rPrChange w:id="28109" w:author="N F" w:date="2023-12-05T03:09:00Z">
            <w:rPr>
              <w:rFonts w:cs="Times New Roman"/>
            </w:rPr>
          </w:rPrChange>
        </w:rPr>
        <w:t xml:space="preserve"> по объединенным данным 1479 пациентов с НМРЛ с мутацией в гене </w:t>
      </w:r>
      <w:r w:rsidR="00AD24C3" w:rsidRPr="006E6534">
        <w:rPr>
          <w:rFonts w:cs="Times New Roman"/>
          <w:color w:val="000000" w:themeColor="text1"/>
          <w:lang w:val="en-US"/>
          <w:rPrChange w:id="28110" w:author="N F" w:date="2023-12-05T03:09:00Z">
            <w:rPr>
              <w:rFonts w:cs="Times New Roman"/>
              <w:lang w:val="en-US"/>
            </w:rPr>
          </w:rPrChange>
        </w:rPr>
        <w:t>EGFR</w:t>
      </w:r>
      <w:r w:rsidR="00AD24C3" w:rsidRPr="006E6534">
        <w:rPr>
          <w:rFonts w:cs="Times New Roman"/>
          <w:color w:val="000000" w:themeColor="text1"/>
          <w:rPrChange w:id="28111" w:author="N F" w:date="2023-12-05T03:09:00Z">
            <w:rPr>
              <w:rFonts w:cs="Times New Roman"/>
            </w:rPr>
          </w:rPrChange>
        </w:rPr>
        <w:t>, которые получали препарат</w:t>
      </w:r>
      <w:r w:rsidR="004C4CE2" w:rsidRPr="006E6534">
        <w:rPr>
          <w:rFonts w:cs="Times New Roman"/>
          <w:color w:val="000000" w:themeColor="text1"/>
          <w:rPrChange w:id="28112" w:author="N F" w:date="2023-12-05T03:09:00Z">
            <w:rPr>
              <w:rFonts w:cs="Times New Roman"/>
            </w:rPr>
          </w:rPrChange>
        </w:rPr>
        <w:t xml:space="preserve"> </w:t>
      </w:r>
      <w:r w:rsidR="00AD24C3" w:rsidRPr="006E6534">
        <w:rPr>
          <w:rFonts w:cs="Times New Roman"/>
          <w:color w:val="000000" w:themeColor="text1"/>
          <w:rPrChange w:id="28113" w:author="N F" w:date="2023-12-05T03:09:00Z">
            <w:rPr>
              <w:rFonts w:cs="Times New Roman"/>
            </w:rPr>
          </w:rPrChange>
        </w:rPr>
        <w:t>в дозе 80 мг в сутки</w:t>
      </w:r>
      <w:r w:rsidR="007932C7" w:rsidRPr="006E6534">
        <w:rPr>
          <w:rFonts w:cs="Times New Roman"/>
          <w:color w:val="000000" w:themeColor="text1"/>
          <w:rPrChange w:id="28114" w:author="N F" w:date="2023-12-05T03:09:00Z">
            <w:rPr>
              <w:rFonts w:cs="Times New Roman"/>
            </w:rPr>
          </w:rPrChange>
        </w:rPr>
        <w:t>,</w:t>
      </w:r>
      <w:r w:rsidR="00AD24C3" w:rsidRPr="006E6534">
        <w:rPr>
          <w:rFonts w:cs="Times New Roman"/>
          <w:color w:val="000000" w:themeColor="text1"/>
          <w:rPrChange w:id="28115" w:author="N F" w:date="2023-12-05T03:09:00Z">
            <w:rPr>
              <w:rFonts w:cs="Times New Roman"/>
            </w:rPr>
          </w:rPrChange>
        </w:rPr>
        <w:t xml:space="preserve"> в исследованиях </w:t>
      </w:r>
      <w:r w:rsidR="00AD24C3" w:rsidRPr="006E6534">
        <w:rPr>
          <w:rFonts w:cs="Times New Roman"/>
          <w:color w:val="000000" w:themeColor="text1"/>
          <w:lang w:val="en-US"/>
          <w:rPrChange w:id="28116" w:author="N F" w:date="2023-12-05T03:09:00Z">
            <w:rPr>
              <w:rFonts w:cs="Times New Roman"/>
              <w:lang w:val="en-US"/>
            </w:rPr>
          </w:rPrChange>
        </w:rPr>
        <w:t>ADAURA</w:t>
      </w:r>
      <w:r w:rsidR="00391721" w:rsidRPr="006E6534">
        <w:rPr>
          <w:rFonts w:cs="Times New Roman"/>
          <w:color w:val="000000" w:themeColor="text1"/>
          <w:rPrChange w:id="28117" w:author="N F" w:date="2023-12-05T03:09:00Z">
            <w:rPr>
              <w:rFonts w:cs="Times New Roman"/>
            </w:rPr>
          </w:rPrChange>
        </w:rPr>
        <w:t xml:space="preserve">, </w:t>
      </w:r>
      <w:r w:rsidR="00391721" w:rsidRPr="006E6534">
        <w:rPr>
          <w:rFonts w:cs="Times New Roman"/>
          <w:color w:val="000000" w:themeColor="text1"/>
          <w:lang w:val="en-US"/>
          <w:rPrChange w:id="28118" w:author="N F" w:date="2023-12-05T03:09:00Z">
            <w:rPr>
              <w:rFonts w:cs="Times New Roman"/>
              <w:lang w:val="en-US"/>
            </w:rPr>
          </w:rPrChange>
        </w:rPr>
        <w:t>FLAURA</w:t>
      </w:r>
      <w:r w:rsidR="00391721" w:rsidRPr="006E6534">
        <w:rPr>
          <w:rFonts w:cs="Times New Roman"/>
          <w:color w:val="000000" w:themeColor="text1"/>
          <w:rPrChange w:id="28119" w:author="N F" w:date="2023-12-05T03:09:00Z">
            <w:rPr>
              <w:rFonts w:cs="Times New Roman"/>
            </w:rPr>
          </w:rPrChange>
        </w:rPr>
        <w:t xml:space="preserve">, </w:t>
      </w:r>
      <w:r w:rsidR="00391721" w:rsidRPr="006E6534">
        <w:rPr>
          <w:rFonts w:cs="Times New Roman"/>
          <w:color w:val="000000" w:themeColor="text1"/>
          <w:lang w:val="en-US"/>
          <w:rPrChange w:id="28120" w:author="N F" w:date="2023-12-05T03:09:00Z">
            <w:rPr>
              <w:rFonts w:cs="Times New Roman"/>
              <w:lang w:val="en-US"/>
            </w:rPr>
          </w:rPrChange>
        </w:rPr>
        <w:t>AURA</w:t>
      </w:r>
      <w:r w:rsidR="00391721" w:rsidRPr="006E6534">
        <w:rPr>
          <w:rFonts w:cs="Times New Roman"/>
          <w:color w:val="000000" w:themeColor="text1"/>
          <w:rPrChange w:id="28121" w:author="N F" w:date="2023-12-05T03:09:00Z">
            <w:rPr>
              <w:rFonts w:cs="Times New Roman"/>
            </w:rPr>
          </w:rPrChange>
        </w:rPr>
        <w:t xml:space="preserve"> 3, </w:t>
      </w:r>
      <w:r w:rsidR="00391721" w:rsidRPr="006E6534">
        <w:rPr>
          <w:rFonts w:cs="Times New Roman"/>
          <w:color w:val="000000" w:themeColor="text1"/>
          <w:lang w:val="en-US"/>
          <w:rPrChange w:id="28122" w:author="N F" w:date="2023-12-05T03:09:00Z">
            <w:rPr>
              <w:rFonts w:cs="Times New Roman"/>
              <w:lang w:val="en-US"/>
            </w:rPr>
          </w:rPrChange>
        </w:rPr>
        <w:t>AURAex</w:t>
      </w:r>
      <w:r w:rsidR="00391721" w:rsidRPr="006E6534">
        <w:rPr>
          <w:rFonts w:cs="Times New Roman"/>
          <w:color w:val="000000" w:themeColor="text1"/>
          <w:rPrChange w:id="28123" w:author="N F" w:date="2023-12-05T03:09:00Z">
            <w:rPr>
              <w:rFonts w:cs="Times New Roman"/>
            </w:rPr>
          </w:rPrChange>
        </w:rPr>
        <w:t xml:space="preserve">, </w:t>
      </w:r>
      <w:r w:rsidR="00391721" w:rsidRPr="006E6534">
        <w:rPr>
          <w:rFonts w:cs="Times New Roman"/>
          <w:color w:val="000000" w:themeColor="text1"/>
          <w:lang w:val="en-US"/>
          <w:rPrChange w:id="28124" w:author="N F" w:date="2023-12-05T03:09:00Z">
            <w:rPr>
              <w:rFonts w:cs="Times New Roman"/>
              <w:lang w:val="en-US"/>
            </w:rPr>
          </w:rPrChange>
        </w:rPr>
        <w:t>AURA</w:t>
      </w:r>
      <w:r w:rsidR="00391721" w:rsidRPr="006E6534">
        <w:rPr>
          <w:rFonts w:cs="Times New Roman"/>
          <w:color w:val="000000" w:themeColor="text1"/>
          <w:rPrChange w:id="28125" w:author="N F" w:date="2023-12-05T03:09:00Z">
            <w:rPr>
              <w:rFonts w:cs="Times New Roman"/>
            </w:rPr>
          </w:rPrChange>
        </w:rPr>
        <w:t xml:space="preserve"> 2 и </w:t>
      </w:r>
      <w:r w:rsidR="00391721" w:rsidRPr="006E6534">
        <w:rPr>
          <w:rFonts w:cs="Times New Roman"/>
          <w:color w:val="000000" w:themeColor="text1"/>
          <w:lang w:val="en-US"/>
          <w:rPrChange w:id="28126" w:author="N F" w:date="2023-12-05T03:09:00Z">
            <w:rPr>
              <w:rFonts w:cs="Times New Roman"/>
              <w:lang w:val="en-US"/>
            </w:rPr>
          </w:rPrChange>
        </w:rPr>
        <w:t>AURA</w:t>
      </w:r>
      <w:r w:rsidR="00391721" w:rsidRPr="006E6534">
        <w:rPr>
          <w:rFonts w:cs="Times New Roman"/>
          <w:color w:val="000000" w:themeColor="text1"/>
          <w:rPrChange w:id="28127" w:author="N F" w:date="2023-12-05T03:09:00Z">
            <w:rPr>
              <w:rFonts w:cs="Times New Roman"/>
            </w:rPr>
          </w:rPrChange>
        </w:rPr>
        <w:t xml:space="preserve"> 1.</w:t>
      </w:r>
    </w:p>
    <w:p w14:paraId="4C302947" w14:textId="349C41DC" w:rsidR="0082591A" w:rsidRPr="006E6534" w:rsidRDefault="00391721" w:rsidP="00415551">
      <w:pPr>
        <w:pStyle w:val="SDText"/>
        <w:rPr>
          <w:rFonts w:cs="Times New Roman"/>
          <w:color w:val="000000" w:themeColor="text1"/>
          <w:rPrChange w:id="28128" w:author="N F" w:date="2023-12-05T03:09:00Z">
            <w:rPr>
              <w:rFonts w:cs="Times New Roman"/>
            </w:rPr>
          </w:rPrChange>
        </w:rPr>
      </w:pPr>
      <w:r w:rsidRPr="006E6534">
        <w:rPr>
          <w:rFonts w:cs="Times New Roman"/>
          <w:color w:val="000000" w:themeColor="text1"/>
          <w:rPrChange w:id="28129" w:author="N F" w:date="2023-12-05T03:09:00Z">
            <w:rPr>
              <w:rFonts w:cs="Times New Roman"/>
            </w:rPr>
          </w:rPrChange>
        </w:rPr>
        <w:t>Нежелательные лекарственные реакции сгруппированы по классам систем и органов в соответствии с Медицинским словарем нормативно-правовой деятельности (</w:t>
      </w:r>
      <w:r w:rsidR="00D56790" w:rsidRPr="006E6534">
        <w:rPr>
          <w:rFonts w:cs="Times New Roman"/>
          <w:color w:val="000000" w:themeColor="text1"/>
          <w:rPrChange w:id="28130" w:author="N F" w:date="2023-12-05T03:09:00Z">
            <w:rPr>
              <w:rFonts w:cs="Times New Roman"/>
            </w:rPr>
          </w:rPrChange>
        </w:rPr>
        <w:t xml:space="preserve">medical dictionary for regulatory activities, </w:t>
      </w:r>
      <w:r w:rsidRPr="006E6534">
        <w:rPr>
          <w:rFonts w:cs="Times New Roman"/>
          <w:color w:val="000000" w:themeColor="text1"/>
          <w:lang w:val="en-US"/>
          <w:rPrChange w:id="28131" w:author="N F" w:date="2023-12-05T03:09:00Z">
            <w:rPr>
              <w:rFonts w:cs="Times New Roman"/>
              <w:lang w:val="en-US"/>
            </w:rPr>
          </w:rPrChange>
        </w:rPr>
        <w:t>MedDRA</w:t>
      </w:r>
      <w:r w:rsidRPr="006E6534">
        <w:rPr>
          <w:rFonts w:cs="Times New Roman"/>
          <w:color w:val="000000" w:themeColor="text1"/>
          <w:rPrChange w:id="28132" w:author="N F" w:date="2023-12-05T03:09:00Z">
            <w:rPr>
              <w:rFonts w:cs="Times New Roman"/>
            </w:rPr>
          </w:rPrChange>
        </w:rPr>
        <w:t>)</w:t>
      </w:r>
      <w:r w:rsidR="009C649B" w:rsidRPr="006E6534">
        <w:rPr>
          <w:rFonts w:cs="Times New Roman"/>
          <w:color w:val="000000" w:themeColor="text1"/>
          <w:rPrChange w:id="28133" w:author="N F" w:date="2023-12-05T03:09:00Z">
            <w:rPr>
              <w:rFonts w:cs="Times New Roman"/>
            </w:rPr>
          </w:rPrChange>
        </w:rPr>
        <w:t xml:space="preserve"> и внутри каждого класса распределены по частоты встречаемости, при этом первыми указаны наиболее частые реакции. Внутри каждой группы частоты встречаемости нежелательные лекарственные реакции представлены в порядке убывания серьезности</w:t>
      </w:r>
      <w:r w:rsidR="001754AC" w:rsidRPr="006E6534">
        <w:rPr>
          <w:rFonts w:cs="Times New Roman"/>
          <w:color w:val="000000" w:themeColor="text1"/>
          <w:rPrChange w:id="28134" w:author="N F" w:date="2023-12-05T03:09:00Z">
            <w:rPr>
              <w:rFonts w:cs="Times New Roman"/>
            </w:rPr>
          </w:rPrChange>
        </w:rPr>
        <w:t>. Кроме того, соответств</w:t>
      </w:r>
      <w:r w:rsidR="006F5B6C" w:rsidRPr="006E6534">
        <w:rPr>
          <w:rFonts w:cs="Times New Roman"/>
          <w:color w:val="000000" w:themeColor="text1"/>
          <w:rPrChange w:id="28135" w:author="N F" w:date="2023-12-05T03:09:00Z">
            <w:rPr>
              <w:rFonts w:cs="Times New Roman"/>
            </w:rPr>
          </w:rPrChange>
        </w:rPr>
        <w:t>у</w:t>
      </w:r>
      <w:r w:rsidR="001754AC" w:rsidRPr="006E6534">
        <w:rPr>
          <w:rFonts w:cs="Times New Roman"/>
          <w:color w:val="000000" w:themeColor="text1"/>
          <w:rPrChange w:id="28136" w:author="N F" w:date="2023-12-05T03:09:00Z">
            <w:rPr>
              <w:rFonts w:cs="Times New Roman"/>
            </w:rPr>
          </w:rPrChange>
        </w:rPr>
        <w:t>ющие категории частоты нежелательной лекарственной реакции определяются следующим образом: очень часто (</w:t>
      </w:r>
      <w:r w:rsidR="0065468B" w:rsidRPr="006E6534">
        <w:rPr>
          <w:rFonts w:cs="Times New Roman"/>
          <w:color w:val="000000" w:themeColor="text1"/>
          <w:rPrChange w:id="28137" w:author="N F" w:date="2023-12-05T03:09:00Z">
            <w:rPr>
              <w:rFonts w:cs="Times New Roman"/>
            </w:rPr>
          </w:rPrChange>
        </w:rPr>
        <w:t>≥ 1/10</w:t>
      </w:r>
      <w:r w:rsidR="001754AC" w:rsidRPr="006E6534">
        <w:rPr>
          <w:rFonts w:cs="Times New Roman"/>
          <w:color w:val="000000" w:themeColor="text1"/>
          <w:rPrChange w:id="28138" w:author="N F" w:date="2023-12-05T03:09:00Z">
            <w:rPr>
              <w:rFonts w:cs="Times New Roman"/>
            </w:rPr>
          </w:rPrChange>
        </w:rPr>
        <w:t>)</w:t>
      </w:r>
      <w:r w:rsidR="0065468B" w:rsidRPr="006E6534">
        <w:rPr>
          <w:rFonts w:cs="Times New Roman"/>
          <w:color w:val="000000" w:themeColor="text1"/>
          <w:rPrChange w:id="28139" w:author="N F" w:date="2023-12-05T03:09:00Z">
            <w:rPr>
              <w:rFonts w:cs="Times New Roman"/>
            </w:rPr>
          </w:rPrChange>
        </w:rPr>
        <w:t>; часто (</w:t>
      </w:r>
      <w:r w:rsidR="00852733" w:rsidRPr="006E6534">
        <w:rPr>
          <w:rFonts w:cs="Times New Roman"/>
          <w:color w:val="000000" w:themeColor="text1"/>
          <w:rPrChange w:id="28140" w:author="N F" w:date="2023-12-05T03:09:00Z">
            <w:rPr>
              <w:rFonts w:cs="Times New Roman"/>
            </w:rPr>
          </w:rPrChange>
        </w:rPr>
        <w:t xml:space="preserve">от </w:t>
      </w:r>
      <w:r w:rsidR="0065468B" w:rsidRPr="006E6534">
        <w:rPr>
          <w:rFonts w:cs="Times New Roman"/>
          <w:color w:val="000000" w:themeColor="text1"/>
          <w:rPrChange w:id="28141" w:author="N F" w:date="2023-12-05T03:09:00Z">
            <w:rPr>
              <w:rFonts w:cs="Times New Roman"/>
            </w:rPr>
          </w:rPrChange>
        </w:rPr>
        <w:t>≥ 1/100 до &lt; 1/10); нечасто (</w:t>
      </w:r>
      <w:r w:rsidR="00852733" w:rsidRPr="006E6534">
        <w:rPr>
          <w:rFonts w:cs="Times New Roman"/>
          <w:color w:val="000000" w:themeColor="text1"/>
          <w:rPrChange w:id="28142" w:author="N F" w:date="2023-12-05T03:09:00Z">
            <w:rPr>
              <w:rFonts w:cs="Times New Roman"/>
            </w:rPr>
          </w:rPrChange>
        </w:rPr>
        <w:t xml:space="preserve">от </w:t>
      </w:r>
      <w:r w:rsidR="0065468B" w:rsidRPr="006E6534">
        <w:rPr>
          <w:rFonts w:cs="Times New Roman"/>
          <w:color w:val="000000" w:themeColor="text1"/>
          <w:rPrChange w:id="28143" w:author="N F" w:date="2023-12-05T03:09:00Z">
            <w:rPr>
              <w:rFonts w:cs="Times New Roman"/>
            </w:rPr>
          </w:rPrChange>
        </w:rPr>
        <w:t>≥ 1/1000 до</w:t>
      </w:r>
      <w:r w:rsidR="00852733" w:rsidRPr="006E6534">
        <w:rPr>
          <w:rFonts w:cs="Times New Roman"/>
          <w:color w:val="000000" w:themeColor="text1"/>
          <w:rPrChange w:id="28144" w:author="N F" w:date="2023-12-05T03:09:00Z">
            <w:rPr>
              <w:rFonts w:cs="Times New Roman"/>
            </w:rPr>
          </w:rPrChange>
        </w:rPr>
        <w:t xml:space="preserve"> &lt; 1/100</w:t>
      </w:r>
      <w:r w:rsidR="0065468B" w:rsidRPr="006E6534">
        <w:rPr>
          <w:rFonts w:cs="Times New Roman"/>
          <w:color w:val="000000" w:themeColor="text1"/>
          <w:rPrChange w:id="28145" w:author="N F" w:date="2023-12-05T03:09:00Z">
            <w:rPr>
              <w:rFonts w:cs="Times New Roman"/>
            </w:rPr>
          </w:rPrChange>
        </w:rPr>
        <w:t>)</w:t>
      </w:r>
      <w:r w:rsidR="00852733" w:rsidRPr="006E6534">
        <w:rPr>
          <w:rFonts w:cs="Times New Roman"/>
          <w:color w:val="000000" w:themeColor="text1"/>
          <w:rPrChange w:id="28146" w:author="N F" w:date="2023-12-05T03:09:00Z">
            <w:rPr>
              <w:rFonts w:cs="Times New Roman"/>
            </w:rPr>
          </w:rPrChange>
        </w:rPr>
        <w:t xml:space="preserve">; редко (от ≥ 1/10000 до &lt; 1000); </w:t>
      </w:r>
      <w:r w:rsidR="0082591A" w:rsidRPr="006E6534">
        <w:rPr>
          <w:rFonts w:cs="Times New Roman"/>
          <w:color w:val="000000" w:themeColor="text1"/>
          <w:rPrChange w:id="28147" w:author="N F" w:date="2023-12-05T03:09:00Z">
            <w:rPr>
              <w:rFonts w:cs="Times New Roman"/>
            </w:rPr>
          </w:rPrChange>
        </w:rPr>
        <w:t>очень редко (&lt; 1/10000); неизвестно (невозможно оценить по имеющимся данным).</w:t>
      </w:r>
    </w:p>
    <w:p w14:paraId="3B898BBA" w14:textId="1EFB9E1D" w:rsidR="00391721" w:rsidRPr="006E6534" w:rsidRDefault="0082591A">
      <w:pPr>
        <w:pStyle w:val="SDTable"/>
        <w:spacing w:after="0"/>
        <w:jc w:val="both"/>
        <w:pPrChange w:id="28148" w:author="Barshadskaya, Yuliya" w:date="2024-01-16T19:24:00Z">
          <w:pPr>
            <w:pStyle w:val="SDTable"/>
          </w:pPr>
        </w:pPrChange>
      </w:pPr>
      <w:bookmarkStart w:id="28149" w:name="_Ref115125533"/>
      <w:bookmarkStart w:id="28150" w:name="_Toc115733181"/>
      <w:r w:rsidRPr="00CE631D">
        <w:rPr>
          <w:b/>
          <w:rPrChange w:id="28151" w:author="Barshadskaya, Yuliya" w:date="2024-01-16T19:24:00Z">
            <w:rPr/>
          </w:rPrChange>
        </w:rPr>
        <w:t xml:space="preserve">Таблица </w:t>
      </w:r>
      <w:r w:rsidR="003D1135" w:rsidRPr="00CE631D">
        <w:rPr>
          <w:b/>
          <w:rPrChange w:id="28152" w:author="Barshadskaya, Yuliya" w:date="2024-01-16T19:24:00Z">
            <w:rPr/>
          </w:rPrChange>
        </w:rPr>
        <w:fldChar w:fldCharType="begin"/>
      </w:r>
      <w:r w:rsidR="003D1135" w:rsidRPr="00CE631D">
        <w:rPr>
          <w:b/>
          <w:rPrChange w:id="28153" w:author="Barshadskaya, Yuliya" w:date="2024-01-16T19:24:00Z">
            <w:rPr/>
          </w:rPrChange>
        </w:rPr>
        <w:instrText xml:space="preserve"> STYLEREF 1 \s </w:instrText>
      </w:r>
      <w:r w:rsidR="003D1135" w:rsidRPr="00CE631D">
        <w:rPr>
          <w:b/>
          <w:rPrChange w:id="28154" w:author="Barshadskaya, Yuliya" w:date="2024-01-16T19:24:00Z">
            <w:rPr/>
          </w:rPrChange>
        </w:rPr>
        <w:fldChar w:fldCharType="separate"/>
      </w:r>
      <w:r w:rsidR="004C4CE2" w:rsidRPr="00CE631D">
        <w:rPr>
          <w:b/>
          <w:noProof/>
          <w:rPrChange w:id="28155" w:author="Barshadskaya, Yuliya" w:date="2024-01-16T19:24:00Z">
            <w:rPr>
              <w:noProof/>
            </w:rPr>
          </w:rPrChange>
        </w:rPr>
        <w:t>5</w:t>
      </w:r>
      <w:r w:rsidR="003D1135" w:rsidRPr="00CE631D">
        <w:rPr>
          <w:b/>
          <w:rPrChange w:id="28156" w:author="Barshadskaya, Yuliya" w:date="2024-01-16T19:24:00Z">
            <w:rPr/>
          </w:rPrChange>
        </w:rPr>
        <w:fldChar w:fldCharType="end"/>
      </w:r>
      <w:r w:rsidR="003D1135" w:rsidRPr="00CE631D">
        <w:rPr>
          <w:b/>
          <w:rPrChange w:id="28157" w:author="Barshadskaya, Yuliya" w:date="2024-01-16T19:24:00Z">
            <w:rPr/>
          </w:rPrChange>
        </w:rPr>
        <w:noBreakHyphen/>
      </w:r>
      <w:r w:rsidR="003D1135" w:rsidRPr="00CE631D">
        <w:rPr>
          <w:b/>
          <w:rPrChange w:id="28158" w:author="Barshadskaya, Yuliya" w:date="2024-01-16T19:24:00Z">
            <w:rPr/>
          </w:rPrChange>
        </w:rPr>
        <w:fldChar w:fldCharType="begin"/>
      </w:r>
      <w:r w:rsidR="003D1135" w:rsidRPr="00CE631D">
        <w:rPr>
          <w:b/>
          <w:rPrChange w:id="28159" w:author="Barshadskaya, Yuliya" w:date="2024-01-16T19:24:00Z">
            <w:rPr/>
          </w:rPrChange>
        </w:rPr>
        <w:instrText xml:space="preserve"> SEQ Таблица \* ARABIC \s 1 </w:instrText>
      </w:r>
      <w:r w:rsidR="003D1135" w:rsidRPr="00CE631D">
        <w:rPr>
          <w:b/>
          <w:rPrChange w:id="28160" w:author="Barshadskaya, Yuliya" w:date="2024-01-16T19:24:00Z">
            <w:rPr/>
          </w:rPrChange>
        </w:rPr>
        <w:fldChar w:fldCharType="separate"/>
      </w:r>
      <w:r w:rsidR="004C4CE2" w:rsidRPr="00CE631D">
        <w:rPr>
          <w:b/>
          <w:noProof/>
          <w:rPrChange w:id="28161" w:author="Barshadskaya, Yuliya" w:date="2024-01-16T19:24:00Z">
            <w:rPr>
              <w:noProof/>
            </w:rPr>
          </w:rPrChange>
        </w:rPr>
        <w:t>3</w:t>
      </w:r>
      <w:r w:rsidR="003D1135" w:rsidRPr="00CE631D">
        <w:rPr>
          <w:b/>
          <w:rPrChange w:id="28162" w:author="Barshadskaya, Yuliya" w:date="2024-01-16T19:24:00Z">
            <w:rPr/>
          </w:rPrChange>
        </w:rPr>
        <w:fldChar w:fldCharType="end"/>
      </w:r>
      <w:bookmarkEnd w:id="28149"/>
      <w:ins w:id="28163" w:author="Barshadskaya, Yuliya" w:date="2024-01-16T19:24:00Z">
        <w:r w:rsidR="00CE631D" w:rsidRPr="00CE631D">
          <w:rPr>
            <w:b/>
            <w:rPrChange w:id="28164" w:author="Barshadskaya, Yuliya" w:date="2024-01-16T19:24:00Z">
              <w:rPr/>
            </w:rPrChange>
          </w:rPr>
          <w:t>.</w:t>
        </w:r>
      </w:ins>
      <w:r w:rsidRPr="00527FD0">
        <w:t xml:space="preserve"> </w:t>
      </w:r>
      <w:r w:rsidRPr="00452D3C">
        <w:t xml:space="preserve">Нежелательные лекарственные реакции, отмеченные в исследованиях </w:t>
      </w:r>
      <w:r w:rsidRPr="006E6534">
        <w:rPr>
          <w:lang w:val="en-US"/>
        </w:rPr>
        <w:t>ADAURA</w:t>
      </w:r>
      <w:r w:rsidRPr="006E6534">
        <w:t xml:space="preserve">, </w:t>
      </w:r>
      <w:r w:rsidRPr="006E6534">
        <w:rPr>
          <w:lang w:val="en-US"/>
        </w:rPr>
        <w:t>FLAURA</w:t>
      </w:r>
      <w:r w:rsidRPr="006E6534">
        <w:t xml:space="preserve"> и </w:t>
      </w:r>
      <w:r w:rsidRPr="006E6534">
        <w:rPr>
          <w:lang w:val="en-US"/>
        </w:rPr>
        <w:t>AURA</w:t>
      </w:r>
      <w:r w:rsidRPr="006E6534">
        <w:rPr>
          <w:vertAlign w:val="superscript"/>
        </w:rPr>
        <w:t>1</w:t>
      </w:r>
      <w:bookmarkEnd w:id="28150"/>
      <w:del w:id="28165" w:author="Barshadskaya, Yuliya" w:date="2024-01-16T19:25:00Z">
        <w:r w:rsidR="001754AC" w:rsidRPr="006E6534" w:rsidDel="00CE631D">
          <w:delText xml:space="preserve"> </w:delText>
        </w:r>
      </w:del>
      <w:ins w:id="28166" w:author="Barshadskaya, Yuliya" w:date="2024-01-16T19:25:00Z">
        <w:r w:rsidR="00CE631D">
          <w:t>.</w:t>
        </w:r>
      </w:ins>
    </w:p>
    <w:tbl>
      <w:tblPr>
        <w:tblStyle w:val="a4"/>
        <w:tblW w:w="0" w:type="auto"/>
        <w:tblLook w:val="04A0" w:firstRow="1" w:lastRow="0" w:firstColumn="1" w:lastColumn="0" w:noHBand="0" w:noVBand="1"/>
      </w:tblPr>
      <w:tblGrid>
        <w:gridCol w:w="3115"/>
        <w:gridCol w:w="3115"/>
        <w:gridCol w:w="3115"/>
      </w:tblGrid>
      <w:tr w:rsidR="006E6534" w:rsidRPr="006E6534" w14:paraId="65732254" w14:textId="77777777" w:rsidTr="00855D5C">
        <w:trPr>
          <w:tblHeader/>
        </w:trPr>
        <w:tc>
          <w:tcPr>
            <w:tcW w:w="3115" w:type="dxa"/>
            <w:shd w:val="clear" w:color="auto" w:fill="D9D9D9" w:themeFill="background1" w:themeFillShade="D9"/>
          </w:tcPr>
          <w:p w14:paraId="50915549" w14:textId="29190A61" w:rsidR="0082591A" w:rsidRPr="006E6534" w:rsidRDefault="00C13E64" w:rsidP="00415551">
            <w:pPr>
              <w:pStyle w:val="SDText"/>
              <w:ind w:firstLine="0"/>
              <w:jc w:val="center"/>
              <w:rPr>
                <w:rFonts w:cs="Times New Roman"/>
                <w:b/>
                <w:bCs/>
                <w:color w:val="000000" w:themeColor="text1"/>
                <w:rPrChange w:id="28167" w:author="N F" w:date="2023-12-05T03:09:00Z">
                  <w:rPr>
                    <w:rFonts w:cs="Times New Roman"/>
                    <w:b/>
                    <w:bCs/>
                  </w:rPr>
                </w:rPrChange>
              </w:rPr>
            </w:pPr>
            <w:r w:rsidRPr="006E6534">
              <w:rPr>
                <w:rFonts w:cs="Times New Roman"/>
                <w:b/>
                <w:bCs/>
                <w:color w:val="000000" w:themeColor="text1"/>
                <w:rPrChange w:id="28168" w:author="N F" w:date="2023-12-05T03:09:00Z">
                  <w:rPr>
                    <w:rFonts w:cs="Times New Roman"/>
                    <w:b/>
                    <w:bCs/>
                  </w:rPr>
                </w:rPrChange>
              </w:rPr>
              <w:t xml:space="preserve">Классы систем и органов в соответствии с </w:t>
            </w:r>
            <w:r w:rsidRPr="006E6534">
              <w:rPr>
                <w:rFonts w:cs="Times New Roman"/>
                <w:b/>
                <w:bCs/>
                <w:color w:val="000000" w:themeColor="text1"/>
                <w:lang w:val="en-US"/>
                <w:rPrChange w:id="28169" w:author="N F" w:date="2023-12-05T03:09:00Z">
                  <w:rPr>
                    <w:rFonts w:cs="Times New Roman"/>
                    <w:b/>
                    <w:bCs/>
                    <w:lang w:val="en-US"/>
                  </w:rPr>
                </w:rPrChange>
              </w:rPr>
              <w:t>MedDRA</w:t>
            </w:r>
          </w:p>
        </w:tc>
        <w:tc>
          <w:tcPr>
            <w:tcW w:w="3115" w:type="dxa"/>
            <w:shd w:val="clear" w:color="auto" w:fill="D9D9D9" w:themeFill="background1" w:themeFillShade="D9"/>
          </w:tcPr>
          <w:p w14:paraId="7281B4CC" w14:textId="338C1D08" w:rsidR="0082591A" w:rsidRPr="006E6534" w:rsidRDefault="00C13E64" w:rsidP="00415551">
            <w:pPr>
              <w:pStyle w:val="SDText"/>
              <w:ind w:firstLine="0"/>
              <w:jc w:val="center"/>
              <w:rPr>
                <w:rFonts w:cs="Times New Roman"/>
                <w:b/>
                <w:bCs/>
                <w:color w:val="000000" w:themeColor="text1"/>
                <w:rPrChange w:id="28170" w:author="N F" w:date="2023-12-05T03:09:00Z">
                  <w:rPr>
                    <w:rFonts w:cs="Times New Roman"/>
                    <w:b/>
                    <w:bCs/>
                  </w:rPr>
                </w:rPrChange>
              </w:rPr>
            </w:pPr>
            <w:r w:rsidRPr="006E6534">
              <w:rPr>
                <w:rFonts w:cs="Times New Roman"/>
                <w:b/>
                <w:bCs/>
                <w:color w:val="000000" w:themeColor="text1"/>
                <w:rPrChange w:id="28171" w:author="N F" w:date="2023-12-05T03:09:00Z">
                  <w:rPr>
                    <w:rFonts w:cs="Times New Roman"/>
                    <w:b/>
                    <w:bCs/>
                  </w:rPr>
                </w:rPrChange>
              </w:rPr>
              <w:t xml:space="preserve">Суммарная частота нежелательных лекарственных реакций всех степеней тяжести по </w:t>
            </w:r>
            <w:r w:rsidRPr="006E6534">
              <w:rPr>
                <w:rFonts w:cs="Times New Roman"/>
                <w:b/>
                <w:bCs/>
                <w:color w:val="000000" w:themeColor="text1"/>
                <w:lang w:val="en-US"/>
                <w:rPrChange w:id="28172" w:author="N F" w:date="2023-12-05T03:09:00Z">
                  <w:rPr>
                    <w:rFonts w:cs="Times New Roman"/>
                    <w:b/>
                    <w:bCs/>
                    <w:lang w:val="en-US"/>
                  </w:rPr>
                </w:rPrChange>
              </w:rPr>
              <w:t>CTCAE</w:t>
            </w:r>
          </w:p>
        </w:tc>
        <w:tc>
          <w:tcPr>
            <w:tcW w:w="3115" w:type="dxa"/>
            <w:shd w:val="clear" w:color="auto" w:fill="D9D9D9" w:themeFill="background1" w:themeFillShade="D9"/>
          </w:tcPr>
          <w:p w14:paraId="7501E9CC" w14:textId="1184917B" w:rsidR="0082591A" w:rsidRPr="006E6534" w:rsidRDefault="00C13E64" w:rsidP="00415551">
            <w:pPr>
              <w:pStyle w:val="SDText"/>
              <w:ind w:firstLine="0"/>
              <w:jc w:val="center"/>
              <w:rPr>
                <w:rFonts w:cs="Times New Roman"/>
                <w:b/>
                <w:bCs/>
                <w:color w:val="000000" w:themeColor="text1"/>
                <w:rPrChange w:id="28173" w:author="N F" w:date="2023-12-05T03:09:00Z">
                  <w:rPr>
                    <w:rFonts w:cs="Times New Roman"/>
                    <w:b/>
                    <w:bCs/>
                  </w:rPr>
                </w:rPrChange>
              </w:rPr>
            </w:pPr>
            <w:r w:rsidRPr="006E6534">
              <w:rPr>
                <w:rFonts w:cs="Times New Roman"/>
                <w:b/>
                <w:bCs/>
                <w:color w:val="000000" w:themeColor="text1"/>
                <w:rPrChange w:id="28174" w:author="N F" w:date="2023-12-05T03:09:00Z">
                  <w:rPr>
                    <w:rFonts w:cs="Times New Roman"/>
                    <w:b/>
                    <w:bCs/>
                  </w:rPr>
                </w:rPrChange>
              </w:rPr>
              <w:t xml:space="preserve">Частота нежелательных лекарственных реакций 3 степени тяжести и выше по </w:t>
            </w:r>
            <w:r w:rsidRPr="006E6534">
              <w:rPr>
                <w:rFonts w:cs="Times New Roman"/>
                <w:b/>
                <w:bCs/>
                <w:color w:val="000000" w:themeColor="text1"/>
                <w:lang w:val="en-US"/>
                <w:rPrChange w:id="28175" w:author="N F" w:date="2023-12-05T03:09:00Z">
                  <w:rPr>
                    <w:rFonts w:cs="Times New Roman"/>
                    <w:b/>
                    <w:bCs/>
                    <w:lang w:val="en-US"/>
                  </w:rPr>
                </w:rPrChange>
              </w:rPr>
              <w:t>CTCAE</w:t>
            </w:r>
          </w:p>
        </w:tc>
      </w:tr>
      <w:tr w:rsidR="006E6534" w:rsidRPr="006E6534" w14:paraId="240667E5" w14:textId="77777777" w:rsidTr="00855D5C">
        <w:trPr>
          <w:tblHeader/>
        </w:trPr>
        <w:tc>
          <w:tcPr>
            <w:tcW w:w="9345" w:type="dxa"/>
            <w:gridSpan w:val="3"/>
            <w:shd w:val="clear" w:color="auto" w:fill="D9D9D9" w:themeFill="background1" w:themeFillShade="D9"/>
          </w:tcPr>
          <w:p w14:paraId="7E628146" w14:textId="69977534" w:rsidR="00C13E64" w:rsidRPr="006E6534" w:rsidRDefault="00C13E64" w:rsidP="00415551">
            <w:pPr>
              <w:pStyle w:val="SDText"/>
              <w:ind w:firstLine="0"/>
              <w:jc w:val="center"/>
              <w:rPr>
                <w:rFonts w:cs="Times New Roman"/>
                <w:b/>
                <w:bCs/>
                <w:color w:val="000000" w:themeColor="text1"/>
                <w:rPrChange w:id="28176" w:author="N F" w:date="2023-12-05T03:09:00Z">
                  <w:rPr>
                    <w:rFonts w:cs="Times New Roman"/>
                    <w:b/>
                    <w:bCs/>
                  </w:rPr>
                </w:rPrChange>
              </w:rPr>
            </w:pPr>
            <w:r w:rsidRPr="006E6534">
              <w:rPr>
                <w:rFonts w:cs="Times New Roman"/>
                <w:b/>
                <w:bCs/>
                <w:color w:val="000000" w:themeColor="text1"/>
                <w:rPrChange w:id="28177" w:author="N F" w:date="2023-12-05T03:09:00Z">
                  <w:rPr>
                    <w:rFonts w:cs="Times New Roman"/>
                    <w:b/>
                    <w:bCs/>
                  </w:rPr>
                </w:rPrChange>
              </w:rPr>
              <w:t xml:space="preserve">Нежелательные лекарственные реакции в соответствии с предпочтительными терминами </w:t>
            </w:r>
            <w:r w:rsidRPr="006E6534">
              <w:rPr>
                <w:rFonts w:cs="Times New Roman"/>
                <w:b/>
                <w:bCs/>
                <w:color w:val="000000" w:themeColor="text1"/>
                <w:lang w:val="en-US"/>
                <w:rPrChange w:id="28178" w:author="N F" w:date="2023-12-05T03:09:00Z">
                  <w:rPr>
                    <w:rFonts w:cs="Times New Roman"/>
                    <w:b/>
                    <w:bCs/>
                    <w:lang w:val="en-US"/>
                  </w:rPr>
                </w:rPrChange>
              </w:rPr>
              <w:t>MedDRA</w:t>
            </w:r>
          </w:p>
        </w:tc>
      </w:tr>
      <w:tr w:rsidR="006E6534" w:rsidRPr="006E6534" w14:paraId="02706346" w14:textId="77777777" w:rsidTr="00AC66D4">
        <w:tc>
          <w:tcPr>
            <w:tcW w:w="9345" w:type="dxa"/>
            <w:gridSpan w:val="3"/>
          </w:tcPr>
          <w:p w14:paraId="146504A8" w14:textId="19B0A2D8" w:rsidR="00E97301" w:rsidRPr="00CE631D" w:rsidRDefault="00E97301">
            <w:pPr>
              <w:pStyle w:val="SDText"/>
              <w:ind w:firstLine="0"/>
              <w:jc w:val="left"/>
              <w:rPr>
                <w:rFonts w:cs="Times New Roman"/>
                <w:b/>
                <w:bCs/>
                <w:i/>
                <w:color w:val="000000" w:themeColor="text1"/>
                <w:rPrChange w:id="28179" w:author="Barshadskaya, Yuliya" w:date="2024-01-16T19:25:00Z">
                  <w:rPr>
                    <w:rFonts w:cs="Times New Roman"/>
                    <w:b/>
                    <w:bCs/>
                  </w:rPr>
                </w:rPrChange>
              </w:rPr>
              <w:pPrChange w:id="28180" w:author="Barshadskaya, Yuliya" w:date="2024-01-16T19:25:00Z">
                <w:pPr>
                  <w:pStyle w:val="SDText"/>
                  <w:ind w:firstLine="0"/>
                  <w:jc w:val="center"/>
                </w:pPr>
              </w:pPrChange>
            </w:pPr>
            <w:r w:rsidRPr="00CE631D">
              <w:rPr>
                <w:rFonts w:cs="Times New Roman"/>
                <w:b/>
                <w:bCs/>
                <w:i/>
                <w:color w:val="000000" w:themeColor="text1"/>
                <w:rPrChange w:id="28181" w:author="Barshadskaya, Yuliya" w:date="2024-01-16T19:25:00Z">
                  <w:rPr>
                    <w:rFonts w:cs="Times New Roman"/>
                    <w:b/>
                    <w:bCs/>
                  </w:rPr>
                </w:rPrChange>
              </w:rPr>
              <w:t>Нарушения со стороны крови и лимфатической системы</w:t>
            </w:r>
          </w:p>
        </w:tc>
      </w:tr>
      <w:tr w:rsidR="006E6534" w:rsidRPr="006E6534" w14:paraId="6E81CED1" w14:textId="77777777" w:rsidTr="0082591A">
        <w:tc>
          <w:tcPr>
            <w:tcW w:w="3115" w:type="dxa"/>
          </w:tcPr>
          <w:p w14:paraId="2C9D176C" w14:textId="0A03D5B9" w:rsidR="0082591A" w:rsidRPr="006E6534" w:rsidRDefault="00E97301" w:rsidP="00415551">
            <w:pPr>
              <w:pStyle w:val="SDText"/>
              <w:ind w:firstLine="0"/>
              <w:rPr>
                <w:rFonts w:cs="Times New Roman"/>
                <w:color w:val="000000" w:themeColor="text1"/>
                <w:rPrChange w:id="28182" w:author="N F" w:date="2023-12-05T03:09:00Z">
                  <w:rPr>
                    <w:rFonts w:cs="Times New Roman"/>
                  </w:rPr>
                </w:rPrChange>
              </w:rPr>
            </w:pPr>
            <w:r w:rsidRPr="006E6534">
              <w:rPr>
                <w:rFonts w:cs="Times New Roman"/>
                <w:color w:val="000000" w:themeColor="text1"/>
                <w:rPrChange w:id="28183" w:author="N F" w:date="2023-12-05T03:09:00Z">
                  <w:rPr>
                    <w:rFonts w:cs="Times New Roman"/>
                  </w:rPr>
                </w:rPrChange>
              </w:rPr>
              <w:lastRenderedPageBreak/>
              <w:t>Апластическая анемия</w:t>
            </w:r>
          </w:p>
        </w:tc>
        <w:tc>
          <w:tcPr>
            <w:tcW w:w="3115" w:type="dxa"/>
          </w:tcPr>
          <w:p w14:paraId="21985D69" w14:textId="77CCDE37" w:rsidR="0082591A" w:rsidRPr="006E6534" w:rsidRDefault="00E97301" w:rsidP="00415551">
            <w:pPr>
              <w:pStyle w:val="SDText"/>
              <w:ind w:firstLine="0"/>
              <w:rPr>
                <w:rFonts w:cs="Times New Roman"/>
                <w:color w:val="000000" w:themeColor="text1"/>
                <w:rPrChange w:id="28184" w:author="N F" w:date="2023-12-05T03:09:00Z">
                  <w:rPr>
                    <w:rFonts w:cs="Times New Roman"/>
                  </w:rPr>
                </w:rPrChange>
              </w:rPr>
            </w:pPr>
            <w:r w:rsidRPr="006E6534">
              <w:rPr>
                <w:rFonts w:cs="Times New Roman"/>
                <w:color w:val="000000" w:themeColor="text1"/>
                <w:rPrChange w:id="28185" w:author="N F" w:date="2023-12-05T03:09:00Z">
                  <w:rPr>
                    <w:rFonts w:cs="Times New Roman"/>
                  </w:rPr>
                </w:rPrChange>
              </w:rPr>
              <w:t>Редко (0,07%)</w:t>
            </w:r>
          </w:p>
        </w:tc>
        <w:tc>
          <w:tcPr>
            <w:tcW w:w="3115" w:type="dxa"/>
          </w:tcPr>
          <w:p w14:paraId="6D444116" w14:textId="3F69BCF4" w:rsidR="0082591A" w:rsidRPr="006E6534" w:rsidRDefault="00297124" w:rsidP="00415551">
            <w:pPr>
              <w:pStyle w:val="SDText"/>
              <w:ind w:firstLine="0"/>
              <w:rPr>
                <w:rFonts w:cs="Times New Roman"/>
                <w:color w:val="000000" w:themeColor="text1"/>
                <w:rPrChange w:id="28186" w:author="N F" w:date="2023-12-05T03:09:00Z">
                  <w:rPr>
                    <w:rFonts w:cs="Times New Roman"/>
                  </w:rPr>
                </w:rPrChange>
              </w:rPr>
            </w:pPr>
            <w:r w:rsidRPr="006E6534">
              <w:rPr>
                <w:rFonts w:cs="Times New Roman"/>
                <w:color w:val="000000" w:themeColor="text1"/>
                <w:rPrChange w:id="28187" w:author="N F" w:date="2023-12-05T03:09:00Z">
                  <w:rPr>
                    <w:rFonts w:cs="Times New Roman"/>
                  </w:rPr>
                </w:rPrChange>
              </w:rPr>
              <w:t>0,07%</w:t>
            </w:r>
          </w:p>
        </w:tc>
      </w:tr>
      <w:tr w:rsidR="006E6534" w:rsidRPr="006E6534" w14:paraId="60E166B9" w14:textId="77777777" w:rsidTr="00AC66D4">
        <w:tc>
          <w:tcPr>
            <w:tcW w:w="9345" w:type="dxa"/>
            <w:gridSpan w:val="3"/>
          </w:tcPr>
          <w:p w14:paraId="6E76DBF6" w14:textId="2A2B5323" w:rsidR="00297124" w:rsidRPr="00CE631D" w:rsidRDefault="00297124">
            <w:pPr>
              <w:pStyle w:val="SDText"/>
              <w:ind w:firstLine="0"/>
              <w:jc w:val="left"/>
              <w:rPr>
                <w:rFonts w:cs="Times New Roman"/>
                <w:b/>
                <w:bCs/>
                <w:i/>
                <w:color w:val="000000" w:themeColor="text1"/>
                <w:rPrChange w:id="28188" w:author="Barshadskaya, Yuliya" w:date="2024-01-16T19:25:00Z">
                  <w:rPr>
                    <w:rFonts w:cs="Times New Roman"/>
                    <w:b/>
                    <w:bCs/>
                  </w:rPr>
                </w:rPrChange>
              </w:rPr>
              <w:pPrChange w:id="28189" w:author="Barshadskaya, Yuliya" w:date="2024-01-16T19:25:00Z">
                <w:pPr>
                  <w:pStyle w:val="SDText"/>
                  <w:ind w:firstLine="0"/>
                  <w:jc w:val="center"/>
                </w:pPr>
              </w:pPrChange>
            </w:pPr>
            <w:r w:rsidRPr="00CE631D">
              <w:rPr>
                <w:rFonts w:cs="Times New Roman"/>
                <w:b/>
                <w:bCs/>
                <w:i/>
                <w:color w:val="000000" w:themeColor="text1"/>
                <w:rPrChange w:id="28190" w:author="Barshadskaya, Yuliya" w:date="2024-01-16T19:25:00Z">
                  <w:rPr>
                    <w:rFonts w:cs="Times New Roman"/>
                    <w:b/>
                    <w:bCs/>
                  </w:rPr>
                </w:rPrChange>
              </w:rPr>
              <w:t>Нарушения со стороны дыхательной системы, органов грудной клетки и средостения</w:t>
            </w:r>
          </w:p>
        </w:tc>
      </w:tr>
      <w:tr w:rsidR="006E6534" w:rsidRPr="006E6534" w14:paraId="74976150" w14:textId="77777777" w:rsidTr="0082591A">
        <w:tc>
          <w:tcPr>
            <w:tcW w:w="3115" w:type="dxa"/>
          </w:tcPr>
          <w:p w14:paraId="422EB8E0" w14:textId="0272B9B6" w:rsidR="0082591A" w:rsidRPr="006E6534" w:rsidRDefault="00297124" w:rsidP="00415551">
            <w:pPr>
              <w:pStyle w:val="SDText"/>
              <w:ind w:firstLine="0"/>
              <w:rPr>
                <w:rFonts w:cs="Times New Roman"/>
                <w:color w:val="000000" w:themeColor="text1"/>
                <w:rPrChange w:id="28191" w:author="N F" w:date="2023-12-05T03:09:00Z">
                  <w:rPr>
                    <w:rFonts w:cs="Times New Roman"/>
                  </w:rPr>
                </w:rPrChange>
              </w:rPr>
            </w:pPr>
            <w:r w:rsidRPr="006E6534">
              <w:rPr>
                <w:rFonts w:cs="Times New Roman"/>
                <w:color w:val="000000" w:themeColor="text1"/>
                <w:rPrChange w:id="28192" w:author="N F" w:date="2023-12-05T03:09:00Z">
                  <w:rPr>
                    <w:rFonts w:cs="Times New Roman"/>
                  </w:rPr>
                </w:rPrChange>
              </w:rPr>
              <w:t>Носовое кровотечение</w:t>
            </w:r>
          </w:p>
        </w:tc>
        <w:tc>
          <w:tcPr>
            <w:tcW w:w="3115" w:type="dxa"/>
          </w:tcPr>
          <w:p w14:paraId="157731E9" w14:textId="1EAF938B" w:rsidR="0082591A" w:rsidRPr="006E6534" w:rsidRDefault="00B7229A" w:rsidP="00415551">
            <w:pPr>
              <w:pStyle w:val="SDText"/>
              <w:ind w:firstLine="0"/>
              <w:rPr>
                <w:rFonts w:cs="Times New Roman"/>
                <w:color w:val="000000" w:themeColor="text1"/>
                <w:rPrChange w:id="28193" w:author="N F" w:date="2023-12-05T03:09:00Z">
                  <w:rPr>
                    <w:rFonts w:cs="Times New Roman"/>
                  </w:rPr>
                </w:rPrChange>
              </w:rPr>
            </w:pPr>
            <w:r w:rsidRPr="006E6534">
              <w:rPr>
                <w:rFonts w:cs="Times New Roman"/>
                <w:color w:val="000000" w:themeColor="text1"/>
                <w:rPrChange w:id="28194" w:author="N F" w:date="2023-12-05T03:09:00Z">
                  <w:rPr>
                    <w:rFonts w:cs="Times New Roman"/>
                  </w:rPr>
                </w:rPrChange>
              </w:rPr>
              <w:t>Часто (5%)</w:t>
            </w:r>
          </w:p>
        </w:tc>
        <w:tc>
          <w:tcPr>
            <w:tcW w:w="3115" w:type="dxa"/>
          </w:tcPr>
          <w:p w14:paraId="18C26488" w14:textId="0D48333B" w:rsidR="0082591A" w:rsidRPr="006E6534" w:rsidRDefault="00B7229A" w:rsidP="00415551">
            <w:pPr>
              <w:pStyle w:val="SDText"/>
              <w:ind w:firstLine="0"/>
              <w:rPr>
                <w:rFonts w:cs="Times New Roman"/>
                <w:color w:val="000000" w:themeColor="text1"/>
                <w:rPrChange w:id="28195" w:author="N F" w:date="2023-12-05T03:09:00Z">
                  <w:rPr>
                    <w:rFonts w:cs="Times New Roman"/>
                  </w:rPr>
                </w:rPrChange>
              </w:rPr>
            </w:pPr>
            <w:r w:rsidRPr="006E6534">
              <w:rPr>
                <w:rFonts w:cs="Times New Roman"/>
                <w:color w:val="000000" w:themeColor="text1"/>
                <w:rPrChange w:id="28196" w:author="N F" w:date="2023-12-05T03:09:00Z">
                  <w:rPr>
                    <w:rFonts w:cs="Times New Roman"/>
                  </w:rPr>
                </w:rPrChange>
              </w:rPr>
              <w:t>0%</w:t>
            </w:r>
          </w:p>
        </w:tc>
      </w:tr>
      <w:tr w:rsidR="006E6534" w:rsidRPr="006E6534" w14:paraId="49382EB3" w14:textId="77777777" w:rsidTr="0082591A">
        <w:tc>
          <w:tcPr>
            <w:tcW w:w="3115" w:type="dxa"/>
          </w:tcPr>
          <w:p w14:paraId="6E7D24D5" w14:textId="25F1D602" w:rsidR="0082591A" w:rsidRPr="006E6534" w:rsidRDefault="00297124" w:rsidP="00415551">
            <w:pPr>
              <w:pStyle w:val="SDText"/>
              <w:ind w:firstLine="0"/>
              <w:rPr>
                <w:rFonts w:cs="Times New Roman"/>
                <w:color w:val="000000" w:themeColor="text1"/>
                <w:rPrChange w:id="28197" w:author="N F" w:date="2023-12-05T03:09:00Z">
                  <w:rPr>
                    <w:rFonts w:cs="Times New Roman"/>
                  </w:rPr>
                </w:rPrChange>
              </w:rPr>
            </w:pPr>
            <w:r w:rsidRPr="006E6534">
              <w:rPr>
                <w:rFonts w:cs="Times New Roman"/>
                <w:color w:val="000000" w:themeColor="text1"/>
                <w:rPrChange w:id="28198" w:author="N F" w:date="2023-12-05T03:09:00Z">
                  <w:rPr>
                    <w:rFonts w:cs="Times New Roman"/>
                  </w:rPr>
                </w:rPrChange>
              </w:rPr>
              <w:t>Интерстициальная болезнь легких</w:t>
            </w:r>
            <w:r w:rsidR="00B7229A" w:rsidRPr="006E6534">
              <w:rPr>
                <w:rFonts w:cs="Times New Roman"/>
                <w:color w:val="000000" w:themeColor="text1"/>
                <w:vertAlign w:val="superscript"/>
                <w:rPrChange w:id="28199" w:author="N F" w:date="2023-12-05T03:09:00Z">
                  <w:rPr>
                    <w:rFonts w:cs="Times New Roman"/>
                    <w:vertAlign w:val="superscript"/>
                  </w:rPr>
                </w:rPrChange>
              </w:rPr>
              <w:t>2</w:t>
            </w:r>
          </w:p>
        </w:tc>
        <w:tc>
          <w:tcPr>
            <w:tcW w:w="3115" w:type="dxa"/>
          </w:tcPr>
          <w:p w14:paraId="51FAF970" w14:textId="39678EAE" w:rsidR="0082591A" w:rsidRPr="006E6534" w:rsidRDefault="00B7229A" w:rsidP="00415551">
            <w:pPr>
              <w:pStyle w:val="SDText"/>
              <w:ind w:firstLine="0"/>
              <w:rPr>
                <w:rFonts w:cs="Times New Roman"/>
                <w:color w:val="000000" w:themeColor="text1"/>
                <w:rPrChange w:id="28200" w:author="N F" w:date="2023-12-05T03:09:00Z">
                  <w:rPr>
                    <w:rFonts w:cs="Times New Roman"/>
                  </w:rPr>
                </w:rPrChange>
              </w:rPr>
            </w:pPr>
            <w:r w:rsidRPr="006E6534">
              <w:rPr>
                <w:rFonts w:cs="Times New Roman"/>
                <w:color w:val="000000" w:themeColor="text1"/>
                <w:rPrChange w:id="28201" w:author="N F" w:date="2023-12-05T03:09:00Z">
                  <w:rPr>
                    <w:rFonts w:cs="Times New Roman"/>
                  </w:rPr>
                </w:rPrChange>
              </w:rPr>
              <w:t>Часто (3,7%)</w:t>
            </w:r>
            <w:r w:rsidR="00FA70CA" w:rsidRPr="006E6534">
              <w:rPr>
                <w:rFonts w:cs="Times New Roman"/>
                <w:color w:val="000000" w:themeColor="text1"/>
                <w:vertAlign w:val="superscript"/>
                <w:rPrChange w:id="28202" w:author="N F" w:date="2023-12-05T03:09:00Z">
                  <w:rPr>
                    <w:rFonts w:cs="Times New Roman"/>
                    <w:vertAlign w:val="superscript"/>
                  </w:rPr>
                </w:rPrChange>
              </w:rPr>
              <w:t>3</w:t>
            </w:r>
          </w:p>
        </w:tc>
        <w:tc>
          <w:tcPr>
            <w:tcW w:w="3115" w:type="dxa"/>
          </w:tcPr>
          <w:p w14:paraId="2440137B" w14:textId="6DB09936" w:rsidR="0082591A" w:rsidRPr="006E6534" w:rsidRDefault="005B29CA" w:rsidP="00415551">
            <w:pPr>
              <w:pStyle w:val="SDText"/>
              <w:ind w:firstLine="0"/>
              <w:rPr>
                <w:rFonts w:cs="Times New Roman"/>
                <w:color w:val="000000" w:themeColor="text1"/>
                <w:rPrChange w:id="28203" w:author="N F" w:date="2023-12-05T03:09:00Z">
                  <w:rPr>
                    <w:rFonts w:cs="Times New Roman"/>
                  </w:rPr>
                </w:rPrChange>
              </w:rPr>
            </w:pPr>
            <w:r w:rsidRPr="006E6534">
              <w:rPr>
                <w:rFonts w:cs="Times New Roman"/>
                <w:color w:val="000000" w:themeColor="text1"/>
                <w:rPrChange w:id="28204" w:author="N F" w:date="2023-12-05T03:09:00Z">
                  <w:rPr>
                    <w:rFonts w:cs="Times New Roman"/>
                  </w:rPr>
                </w:rPrChange>
              </w:rPr>
              <w:t>1,1%</w:t>
            </w:r>
          </w:p>
        </w:tc>
      </w:tr>
      <w:tr w:rsidR="006E6534" w:rsidRPr="006E6534" w14:paraId="64DB8DA9" w14:textId="77777777" w:rsidTr="00AC66D4">
        <w:tc>
          <w:tcPr>
            <w:tcW w:w="9345" w:type="dxa"/>
            <w:gridSpan w:val="3"/>
          </w:tcPr>
          <w:p w14:paraId="75E4C80D" w14:textId="0D1D60B9" w:rsidR="00FA70CA" w:rsidRPr="00CE631D" w:rsidRDefault="00FA70CA">
            <w:pPr>
              <w:pStyle w:val="SDText"/>
              <w:ind w:firstLine="0"/>
              <w:jc w:val="left"/>
              <w:rPr>
                <w:rFonts w:cs="Times New Roman"/>
                <w:b/>
                <w:bCs/>
                <w:i/>
                <w:color w:val="000000" w:themeColor="text1"/>
                <w:rPrChange w:id="28205" w:author="Barshadskaya, Yuliya" w:date="2024-01-16T19:25:00Z">
                  <w:rPr>
                    <w:rFonts w:cs="Times New Roman"/>
                    <w:b/>
                    <w:bCs/>
                  </w:rPr>
                </w:rPrChange>
              </w:rPr>
              <w:pPrChange w:id="28206" w:author="Barshadskaya, Yuliya" w:date="2024-01-16T19:25:00Z">
                <w:pPr>
                  <w:pStyle w:val="SDText"/>
                  <w:ind w:firstLine="0"/>
                  <w:jc w:val="center"/>
                </w:pPr>
              </w:pPrChange>
            </w:pPr>
            <w:r w:rsidRPr="00CE631D">
              <w:rPr>
                <w:rFonts w:cs="Times New Roman"/>
                <w:b/>
                <w:bCs/>
                <w:i/>
                <w:color w:val="000000" w:themeColor="text1"/>
                <w:rPrChange w:id="28207" w:author="Barshadskaya, Yuliya" w:date="2024-01-16T19:25:00Z">
                  <w:rPr>
                    <w:rFonts w:cs="Times New Roman"/>
                    <w:b/>
                    <w:bCs/>
                  </w:rPr>
                </w:rPrChange>
              </w:rPr>
              <w:t>Нарушения со стороны желудочно-кишечного тракта</w:t>
            </w:r>
          </w:p>
        </w:tc>
      </w:tr>
      <w:tr w:rsidR="006E6534" w:rsidRPr="006E6534" w14:paraId="3893B550" w14:textId="77777777" w:rsidTr="0082591A">
        <w:tc>
          <w:tcPr>
            <w:tcW w:w="3115" w:type="dxa"/>
          </w:tcPr>
          <w:p w14:paraId="612DCC40" w14:textId="5B30D135" w:rsidR="00297124" w:rsidRPr="006E6534" w:rsidRDefault="00FA70CA" w:rsidP="00415551">
            <w:pPr>
              <w:pStyle w:val="SDText"/>
              <w:ind w:firstLine="0"/>
              <w:rPr>
                <w:rFonts w:cs="Times New Roman"/>
                <w:color w:val="000000" w:themeColor="text1"/>
                <w:rPrChange w:id="28208" w:author="N F" w:date="2023-12-05T03:09:00Z">
                  <w:rPr>
                    <w:rFonts w:cs="Times New Roman"/>
                  </w:rPr>
                </w:rPrChange>
              </w:rPr>
            </w:pPr>
            <w:r w:rsidRPr="006E6534">
              <w:rPr>
                <w:rFonts w:cs="Times New Roman"/>
                <w:color w:val="000000" w:themeColor="text1"/>
                <w:rPrChange w:id="28209" w:author="N F" w:date="2023-12-05T03:09:00Z">
                  <w:rPr>
                    <w:rFonts w:cs="Times New Roman"/>
                  </w:rPr>
                </w:rPrChange>
              </w:rPr>
              <w:t>Диарея</w:t>
            </w:r>
          </w:p>
        </w:tc>
        <w:tc>
          <w:tcPr>
            <w:tcW w:w="3115" w:type="dxa"/>
          </w:tcPr>
          <w:p w14:paraId="350193AF" w14:textId="4D9AEECD" w:rsidR="00297124" w:rsidRPr="006E6534" w:rsidRDefault="00FA70CA" w:rsidP="00415551">
            <w:pPr>
              <w:pStyle w:val="SDText"/>
              <w:ind w:firstLine="0"/>
              <w:rPr>
                <w:rFonts w:cs="Times New Roman"/>
                <w:color w:val="000000" w:themeColor="text1"/>
                <w:rPrChange w:id="28210" w:author="N F" w:date="2023-12-05T03:09:00Z">
                  <w:rPr>
                    <w:rFonts w:cs="Times New Roman"/>
                  </w:rPr>
                </w:rPrChange>
              </w:rPr>
            </w:pPr>
            <w:r w:rsidRPr="006E6534">
              <w:rPr>
                <w:rFonts w:cs="Times New Roman"/>
                <w:color w:val="000000" w:themeColor="text1"/>
                <w:rPrChange w:id="28211" w:author="N F" w:date="2023-12-05T03:09:00Z">
                  <w:rPr>
                    <w:rFonts w:cs="Times New Roman"/>
                  </w:rPr>
                </w:rPrChange>
              </w:rPr>
              <w:t>Очень часто (47%)</w:t>
            </w:r>
          </w:p>
        </w:tc>
        <w:tc>
          <w:tcPr>
            <w:tcW w:w="3115" w:type="dxa"/>
          </w:tcPr>
          <w:p w14:paraId="188B71A6" w14:textId="186E27BA" w:rsidR="00297124" w:rsidRPr="006E6534" w:rsidRDefault="00FA70CA" w:rsidP="00415551">
            <w:pPr>
              <w:pStyle w:val="SDText"/>
              <w:ind w:firstLine="0"/>
              <w:rPr>
                <w:rFonts w:cs="Times New Roman"/>
                <w:color w:val="000000" w:themeColor="text1"/>
                <w:rPrChange w:id="28212" w:author="N F" w:date="2023-12-05T03:09:00Z">
                  <w:rPr>
                    <w:rFonts w:cs="Times New Roman"/>
                  </w:rPr>
                </w:rPrChange>
              </w:rPr>
            </w:pPr>
            <w:r w:rsidRPr="006E6534">
              <w:rPr>
                <w:rFonts w:cs="Times New Roman"/>
                <w:color w:val="000000" w:themeColor="text1"/>
                <w:rPrChange w:id="28213" w:author="N F" w:date="2023-12-05T03:09:00Z">
                  <w:rPr>
                    <w:rFonts w:cs="Times New Roman"/>
                  </w:rPr>
                </w:rPrChange>
              </w:rPr>
              <w:t>1,4%</w:t>
            </w:r>
          </w:p>
        </w:tc>
      </w:tr>
      <w:tr w:rsidR="006E6534" w:rsidRPr="006E6534" w14:paraId="7A3970F6" w14:textId="77777777" w:rsidTr="0082591A">
        <w:tc>
          <w:tcPr>
            <w:tcW w:w="3115" w:type="dxa"/>
          </w:tcPr>
          <w:p w14:paraId="722EA592" w14:textId="0EB9BCE5" w:rsidR="00297124" w:rsidRPr="006E6534" w:rsidRDefault="00FA70CA" w:rsidP="00415551">
            <w:pPr>
              <w:pStyle w:val="SDText"/>
              <w:ind w:firstLine="0"/>
              <w:rPr>
                <w:rFonts w:cs="Times New Roman"/>
                <w:color w:val="000000" w:themeColor="text1"/>
                <w:rPrChange w:id="28214" w:author="N F" w:date="2023-12-05T03:09:00Z">
                  <w:rPr>
                    <w:rFonts w:cs="Times New Roman"/>
                  </w:rPr>
                </w:rPrChange>
              </w:rPr>
            </w:pPr>
            <w:r w:rsidRPr="006E6534">
              <w:rPr>
                <w:rFonts w:cs="Times New Roman"/>
                <w:color w:val="000000" w:themeColor="text1"/>
                <w:rPrChange w:id="28215" w:author="N F" w:date="2023-12-05T03:09:00Z">
                  <w:rPr>
                    <w:rFonts w:cs="Times New Roman"/>
                  </w:rPr>
                </w:rPrChange>
              </w:rPr>
              <w:t>Стоматит</w:t>
            </w:r>
            <w:r w:rsidRPr="006E6534">
              <w:rPr>
                <w:rFonts w:cs="Times New Roman"/>
                <w:color w:val="000000" w:themeColor="text1"/>
                <w:vertAlign w:val="superscript"/>
                <w:rPrChange w:id="28216" w:author="N F" w:date="2023-12-05T03:09:00Z">
                  <w:rPr>
                    <w:rFonts w:cs="Times New Roman"/>
                    <w:vertAlign w:val="superscript"/>
                  </w:rPr>
                </w:rPrChange>
              </w:rPr>
              <w:t>4</w:t>
            </w:r>
          </w:p>
        </w:tc>
        <w:tc>
          <w:tcPr>
            <w:tcW w:w="3115" w:type="dxa"/>
          </w:tcPr>
          <w:p w14:paraId="0292C8E1" w14:textId="3B35159B" w:rsidR="00297124" w:rsidRPr="006E6534" w:rsidRDefault="00FA70CA" w:rsidP="00415551">
            <w:pPr>
              <w:pStyle w:val="SDText"/>
              <w:ind w:firstLine="0"/>
              <w:rPr>
                <w:rFonts w:cs="Times New Roman"/>
                <w:color w:val="000000" w:themeColor="text1"/>
                <w:rPrChange w:id="28217" w:author="N F" w:date="2023-12-05T03:09:00Z">
                  <w:rPr>
                    <w:rFonts w:cs="Times New Roman"/>
                  </w:rPr>
                </w:rPrChange>
              </w:rPr>
            </w:pPr>
            <w:r w:rsidRPr="006E6534">
              <w:rPr>
                <w:rFonts w:cs="Times New Roman"/>
                <w:color w:val="000000" w:themeColor="text1"/>
                <w:rPrChange w:id="28218" w:author="N F" w:date="2023-12-05T03:09:00Z">
                  <w:rPr>
                    <w:rFonts w:cs="Times New Roman"/>
                  </w:rPr>
                </w:rPrChange>
              </w:rPr>
              <w:t>Очень часто (24%)</w:t>
            </w:r>
          </w:p>
        </w:tc>
        <w:tc>
          <w:tcPr>
            <w:tcW w:w="3115" w:type="dxa"/>
          </w:tcPr>
          <w:p w14:paraId="54311683" w14:textId="28CEDA15" w:rsidR="00297124" w:rsidRPr="006E6534" w:rsidRDefault="00FA70CA" w:rsidP="00415551">
            <w:pPr>
              <w:pStyle w:val="SDText"/>
              <w:ind w:firstLine="0"/>
              <w:rPr>
                <w:rFonts w:cs="Times New Roman"/>
                <w:color w:val="000000" w:themeColor="text1"/>
                <w:rPrChange w:id="28219" w:author="N F" w:date="2023-12-05T03:09:00Z">
                  <w:rPr>
                    <w:rFonts w:cs="Times New Roman"/>
                  </w:rPr>
                </w:rPrChange>
              </w:rPr>
            </w:pPr>
            <w:r w:rsidRPr="006E6534">
              <w:rPr>
                <w:rFonts w:cs="Times New Roman"/>
                <w:color w:val="000000" w:themeColor="text1"/>
                <w:rPrChange w:id="28220" w:author="N F" w:date="2023-12-05T03:09:00Z">
                  <w:rPr>
                    <w:rFonts w:cs="Times New Roman"/>
                  </w:rPr>
                </w:rPrChange>
              </w:rPr>
              <w:t>0,5%</w:t>
            </w:r>
          </w:p>
        </w:tc>
      </w:tr>
      <w:tr w:rsidR="006E6534" w:rsidRPr="006E6534" w14:paraId="16ED75E7" w14:textId="77777777" w:rsidTr="00AC66D4">
        <w:tc>
          <w:tcPr>
            <w:tcW w:w="9345" w:type="dxa"/>
            <w:gridSpan w:val="3"/>
          </w:tcPr>
          <w:p w14:paraId="5373A77E" w14:textId="07B912FC" w:rsidR="00FA70CA" w:rsidRPr="00CE631D" w:rsidRDefault="00FA70CA">
            <w:pPr>
              <w:pStyle w:val="SDText"/>
              <w:ind w:firstLine="0"/>
              <w:jc w:val="left"/>
              <w:rPr>
                <w:rFonts w:cs="Times New Roman"/>
                <w:b/>
                <w:bCs/>
                <w:i/>
                <w:color w:val="000000" w:themeColor="text1"/>
                <w:rPrChange w:id="28221" w:author="Barshadskaya, Yuliya" w:date="2024-01-16T19:25:00Z">
                  <w:rPr>
                    <w:rFonts w:cs="Times New Roman"/>
                    <w:b/>
                    <w:bCs/>
                  </w:rPr>
                </w:rPrChange>
              </w:rPr>
              <w:pPrChange w:id="28222" w:author="Barshadskaya, Yuliya" w:date="2024-01-16T19:25:00Z">
                <w:pPr>
                  <w:pStyle w:val="SDText"/>
                  <w:ind w:firstLine="0"/>
                  <w:jc w:val="center"/>
                </w:pPr>
              </w:pPrChange>
            </w:pPr>
            <w:r w:rsidRPr="00CE631D">
              <w:rPr>
                <w:rFonts w:cs="Times New Roman"/>
                <w:b/>
                <w:bCs/>
                <w:i/>
                <w:color w:val="000000" w:themeColor="text1"/>
                <w:rPrChange w:id="28223" w:author="Barshadskaya, Yuliya" w:date="2024-01-16T19:25:00Z">
                  <w:rPr>
                    <w:rFonts w:cs="Times New Roman"/>
                    <w:b/>
                    <w:bCs/>
                  </w:rPr>
                </w:rPrChange>
              </w:rPr>
              <w:t>Нарушения со стороны органа</w:t>
            </w:r>
            <w:r w:rsidR="00E44244" w:rsidRPr="00CE631D">
              <w:rPr>
                <w:rFonts w:cs="Times New Roman"/>
                <w:b/>
                <w:bCs/>
                <w:i/>
                <w:color w:val="000000" w:themeColor="text1"/>
                <w:rPrChange w:id="28224" w:author="Barshadskaya, Yuliya" w:date="2024-01-16T19:25:00Z">
                  <w:rPr>
                    <w:rFonts w:cs="Times New Roman"/>
                    <w:b/>
                    <w:bCs/>
                  </w:rPr>
                </w:rPrChange>
              </w:rPr>
              <w:t xml:space="preserve"> зрения</w:t>
            </w:r>
          </w:p>
        </w:tc>
      </w:tr>
      <w:tr w:rsidR="006E6534" w:rsidRPr="006E6534" w14:paraId="023A67BE" w14:textId="77777777" w:rsidTr="0082591A">
        <w:tc>
          <w:tcPr>
            <w:tcW w:w="3115" w:type="dxa"/>
          </w:tcPr>
          <w:p w14:paraId="0893F995" w14:textId="33E62D43" w:rsidR="00297124" w:rsidRPr="006E6534" w:rsidRDefault="00E44244" w:rsidP="00415551">
            <w:pPr>
              <w:pStyle w:val="SDText"/>
              <w:ind w:firstLine="0"/>
              <w:rPr>
                <w:rFonts w:cs="Times New Roman"/>
                <w:color w:val="000000" w:themeColor="text1"/>
                <w:rPrChange w:id="28225" w:author="N F" w:date="2023-12-05T03:09:00Z">
                  <w:rPr>
                    <w:rFonts w:cs="Times New Roman"/>
                  </w:rPr>
                </w:rPrChange>
              </w:rPr>
            </w:pPr>
            <w:r w:rsidRPr="006E6534">
              <w:rPr>
                <w:rFonts w:cs="Times New Roman"/>
                <w:color w:val="000000" w:themeColor="text1"/>
                <w:rPrChange w:id="28226" w:author="N F" w:date="2023-12-05T03:09:00Z">
                  <w:rPr>
                    <w:rFonts w:cs="Times New Roman"/>
                  </w:rPr>
                </w:rPrChange>
              </w:rPr>
              <w:t>Кератит</w:t>
            </w:r>
            <w:r w:rsidRPr="006E6534">
              <w:rPr>
                <w:rFonts w:cs="Times New Roman"/>
                <w:color w:val="000000" w:themeColor="text1"/>
                <w:vertAlign w:val="superscript"/>
                <w:rPrChange w:id="28227" w:author="N F" w:date="2023-12-05T03:09:00Z">
                  <w:rPr>
                    <w:rFonts w:cs="Times New Roman"/>
                    <w:vertAlign w:val="superscript"/>
                  </w:rPr>
                </w:rPrChange>
              </w:rPr>
              <w:t>5</w:t>
            </w:r>
          </w:p>
        </w:tc>
        <w:tc>
          <w:tcPr>
            <w:tcW w:w="3115" w:type="dxa"/>
          </w:tcPr>
          <w:p w14:paraId="2FDA6C0C" w14:textId="3D95AD09" w:rsidR="00297124" w:rsidRPr="006E6534" w:rsidRDefault="00E44244" w:rsidP="00415551">
            <w:pPr>
              <w:pStyle w:val="SDText"/>
              <w:ind w:firstLine="0"/>
              <w:rPr>
                <w:rFonts w:cs="Times New Roman"/>
                <w:color w:val="000000" w:themeColor="text1"/>
                <w:rPrChange w:id="28228" w:author="N F" w:date="2023-12-05T03:09:00Z">
                  <w:rPr>
                    <w:rFonts w:cs="Times New Roman"/>
                  </w:rPr>
                </w:rPrChange>
              </w:rPr>
            </w:pPr>
            <w:r w:rsidRPr="006E6534">
              <w:rPr>
                <w:rFonts w:cs="Times New Roman"/>
                <w:color w:val="000000" w:themeColor="text1"/>
                <w:rPrChange w:id="28229" w:author="N F" w:date="2023-12-05T03:09:00Z">
                  <w:rPr>
                    <w:rFonts w:cs="Times New Roman"/>
                  </w:rPr>
                </w:rPrChange>
              </w:rPr>
              <w:t>Нечасто (0,7%)</w:t>
            </w:r>
          </w:p>
        </w:tc>
        <w:tc>
          <w:tcPr>
            <w:tcW w:w="3115" w:type="dxa"/>
          </w:tcPr>
          <w:p w14:paraId="696FD48F" w14:textId="1037C153" w:rsidR="00297124" w:rsidRPr="006E6534" w:rsidRDefault="00D8188B" w:rsidP="00415551">
            <w:pPr>
              <w:pStyle w:val="SDText"/>
              <w:ind w:firstLine="0"/>
              <w:rPr>
                <w:rFonts w:cs="Times New Roman"/>
                <w:color w:val="000000" w:themeColor="text1"/>
                <w:rPrChange w:id="28230" w:author="N F" w:date="2023-12-05T03:09:00Z">
                  <w:rPr>
                    <w:rFonts w:cs="Times New Roman"/>
                  </w:rPr>
                </w:rPrChange>
              </w:rPr>
            </w:pPr>
            <w:r w:rsidRPr="006E6534">
              <w:rPr>
                <w:rFonts w:cs="Times New Roman"/>
                <w:color w:val="000000" w:themeColor="text1"/>
                <w:rPrChange w:id="28231" w:author="N F" w:date="2023-12-05T03:09:00Z">
                  <w:rPr>
                    <w:rFonts w:cs="Times New Roman"/>
                  </w:rPr>
                </w:rPrChange>
              </w:rPr>
              <w:t>0,1%</w:t>
            </w:r>
          </w:p>
        </w:tc>
      </w:tr>
      <w:tr w:rsidR="006E6534" w:rsidRPr="006E6534" w14:paraId="495DEB47" w14:textId="77777777" w:rsidTr="00AC66D4">
        <w:tc>
          <w:tcPr>
            <w:tcW w:w="9345" w:type="dxa"/>
            <w:gridSpan w:val="3"/>
          </w:tcPr>
          <w:p w14:paraId="66544167" w14:textId="7EFFCC22" w:rsidR="00D8188B" w:rsidRPr="00CE631D" w:rsidRDefault="00D8188B">
            <w:pPr>
              <w:pStyle w:val="SDText"/>
              <w:ind w:firstLine="0"/>
              <w:jc w:val="left"/>
              <w:rPr>
                <w:rFonts w:cs="Times New Roman"/>
                <w:b/>
                <w:bCs/>
                <w:i/>
                <w:color w:val="000000" w:themeColor="text1"/>
                <w:rPrChange w:id="28232" w:author="Barshadskaya, Yuliya" w:date="2024-01-16T19:25:00Z">
                  <w:rPr>
                    <w:rFonts w:cs="Times New Roman"/>
                    <w:b/>
                    <w:bCs/>
                  </w:rPr>
                </w:rPrChange>
              </w:rPr>
              <w:pPrChange w:id="28233" w:author="Barshadskaya, Yuliya" w:date="2024-01-16T19:25:00Z">
                <w:pPr>
                  <w:pStyle w:val="SDText"/>
                  <w:ind w:firstLine="0"/>
                  <w:jc w:val="center"/>
                </w:pPr>
              </w:pPrChange>
            </w:pPr>
            <w:r w:rsidRPr="00CE631D">
              <w:rPr>
                <w:rFonts w:cs="Times New Roman"/>
                <w:b/>
                <w:bCs/>
                <w:i/>
                <w:color w:val="000000" w:themeColor="text1"/>
                <w:rPrChange w:id="28234" w:author="Barshadskaya, Yuliya" w:date="2024-01-16T19:25:00Z">
                  <w:rPr>
                    <w:rFonts w:cs="Times New Roman"/>
                    <w:b/>
                    <w:bCs/>
                  </w:rPr>
                </w:rPrChange>
              </w:rPr>
              <w:t>Нарушения со стороны кожи и подкожной клетчатки</w:t>
            </w:r>
          </w:p>
        </w:tc>
      </w:tr>
      <w:tr w:rsidR="006E6534" w:rsidRPr="006E6534" w14:paraId="09DB4FC5" w14:textId="77777777" w:rsidTr="0082591A">
        <w:tc>
          <w:tcPr>
            <w:tcW w:w="3115" w:type="dxa"/>
          </w:tcPr>
          <w:p w14:paraId="78CE38D1" w14:textId="4875C30E" w:rsidR="00FA70CA" w:rsidRPr="006E6534" w:rsidRDefault="00D8188B" w:rsidP="00415551">
            <w:pPr>
              <w:pStyle w:val="SDText"/>
              <w:ind w:firstLine="0"/>
              <w:rPr>
                <w:rFonts w:cs="Times New Roman"/>
                <w:color w:val="000000" w:themeColor="text1"/>
                <w:rPrChange w:id="28235" w:author="N F" w:date="2023-12-05T03:09:00Z">
                  <w:rPr>
                    <w:rFonts w:cs="Times New Roman"/>
                  </w:rPr>
                </w:rPrChange>
              </w:rPr>
            </w:pPr>
            <w:r w:rsidRPr="006E6534">
              <w:rPr>
                <w:rFonts w:cs="Times New Roman"/>
                <w:color w:val="000000" w:themeColor="text1"/>
                <w:rPrChange w:id="28236" w:author="N F" w:date="2023-12-05T03:09:00Z">
                  <w:rPr>
                    <w:rFonts w:cs="Times New Roman"/>
                  </w:rPr>
                </w:rPrChange>
              </w:rPr>
              <w:t>Сыпь</w:t>
            </w:r>
            <w:r w:rsidR="00602F07" w:rsidRPr="006E6534">
              <w:rPr>
                <w:rFonts w:cs="Times New Roman"/>
                <w:color w:val="000000" w:themeColor="text1"/>
                <w:vertAlign w:val="superscript"/>
                <w:rPrChange w:id="28237" w:author="N F" w:date="2023-12-05T03:09:00Z">
                  <w:rPr>
                    <w:rFonts w:cs="Times New Roman"/>
                    <w:vertAlign w:val="superscript"/>
                  </w:rPr>
                </w:rPrChange>
              </w:rPr>
              <w:t>6</w:t>
            </w:r>
          </w:p>
        </w:tc>
        <w:tc>
          <w:tcPr>
            <w:tcW w:w="3115" w:type="dxa"/>
          </w:tcPr>
          <w:p w14:paraId="1A6692C1" w14:textId="46E9C779" w:rsidR="00FA70CA" w:rsidRPr="006E6534" w:rsidRDefault="00EE7C45" w:rsidP="00415551">
            <w:pPr>
              <w:pStyle w:val="SDText"/>
              <w:ind w:firstLine="0"/>
              <w:rPr>
                <w:rFonts w:cs="Times New Roman"/>
                <w:color w:val="000000" w:themeColor="text1"/>
                <w:rPrChange w:id="28238" w:author="N F" w:date="2023-12-05T03:09:00Z">
                  <w:rPr>
                    <w:rFonts w:cs="Times New Roman"/>
                  </w:rPr>
                </w:rPrChange>
              </w:rPr>
            </w:pPr>
            <w:r w:rsidRPr="006E6534">
              <w:rPr>
                <w:rFonts w:cs="Times New Roman"/>
                <w:color w:val="000000" w:themeColor="text1"/>
                <w:rPrChange w:id="28239" w:author="N F" w:date="2023-12-05T03:09:00Z">
                  <w:rPr>
                    <w:rFonts w:cs="Times New Roman"/>
                  </w:rPr>
                </w:rPrChange>
              </w:rPr>
              <w:t>Очень часто (45%)</w:t>
            </w:r>
          </w:p>
        </w:tc>
        <w:tc>
          <w:tcPr>
            <w:tcW w:w="3115" w:type="dxa"/>
          </w:tcPr>
          <w:p w14:paraId="6C18AE15" w14:textId="49F71985" w:rsidR="00FA70CA" w:rsidRPr="006E6534" w:rsidRDefault="004E0BBD" w:rsidP="00415551">
            <w:pPr>
              <w:pStyle w:val="SDText"/>
              <w:ind w:firstLine="0"/>
              <w:rPr>
                <w:rFonts w:cs="Times New Roman"/>
                <w:color w:val="000000" w:themeColor="text1"/>
                <w:rPrChange w:id="28240" w:author="N F" w:date="2023-12-05T03:09:00Z">
                  <w:rPr>
                    <w:rFonts w:cs="Times New Roman"/>
                  </w:rPr>
                </w:rPrChange>
              </w:rPr>
            </w:pPr>
            <w:r w:rsidRPr="006E6534">
              <w:rPr>
                <w:rFonts w:cs="Times New Roman"/>
                <w:color w:val="000000" w:themeColor="text1"/>
                <w:rPrChange w:id="28241" w:author="N F" w:date="2023-12-05T03:09:00Z">
                  <w:rPr>
                    <w:rFonts w:cs="Times New Roman"/>
                  </w:rPr>
                </w:rPrChange>
              </w:rPr>
              <w:t>0,7%</w:t>
            </w:r>
          </w:p>
        </w:tc>
      </w:tr>
      <w:tr w:rsidR="006E6534" w:rsidRPr="006E6534" w14:paraId="7BF1F027" w14:textId="77777777" w:rsidTr="0082591A">
        <w:tc>
          <w:tcPr>
            <w:tcW w:w="3115" w:type="dxa"/>
          </w:tcPr>
          <w:p w14:paraId="4C31E031" w14:textId="7496150D" w:rsidR="00FA70CA" w:rsidRPr="006E6534" w:rsidRDefault="00D8188B" w:rsidP="00415551">
            <w:pPr>
              <w:pStyle w:val="SDText"/>
              <w:ind w:firstLine="0"/>
              <w:rPr>
                <w:rFonts w:cs="Times New Roman"/>
                <w:color w:val="000000" w:themeColor="text1"/>
                <w:rPrChange w:id="28242" w:author="N F" w:date="2023-12-05T03:09:00Z">
                  <w:rPr>
                    <w:rFonts w:cs="Times New Roman"/>
                  </w:rPr>
                </w:rPrChange>
              </w:rPr>
            </w:pPr>
            <w:r w:rsidRPr="006E6534">
              <w:rPr>
                <w:rFonts w:cs="Times New Roman"/>
                <w:color w:val="000000" w:themeColor="text1"/>
                <w:rPrChange w:id="28243" w:author="N F" w:date="2023-12-05T03:09:00Z">
                  <w:rPr>
                    <w:rFonts w:cs="Times New Roman"/>
                  </w:rPr>
                </w:rPrChange>
              </w:rPr>
              <w:t>Паронихия</w:t>
            </w:r>
            <w:r w:rsidR="00602F07" w:rsidRPr="006E6534">
              <w:rPr>
                <w:rFonts w:cs="Times New Roman"/>
                <w:color w:val="000000" w:themeColor="text1"/>
                <w:vertAlign w:val="superscript"/>
                <w:rPrChange w:id="28244" w:author="N F" w:date="2023-12-05T03:09:00Z">
                  <w:rPr>
                    <w:rFonts w:cs="Times New Roman"/>
                    <w:vertAlign w:val="superscript"/>
                  </w:rPr>
                </w:rPrChange>
              </w:rPr>
              <w:t>7</w:t>
            </w:r>
          </w:p>
        </w:tc>
        <w:tc>
          <w:tcPr>
            <w:tcW w:w="3115" w:type="dxa"/>
          </w:tcPr>
          <w:p w14:paraId="307294B7" w14:textId="35CF1FC1" w:rsidR="00FA70CA" w:rsidRPr="006E6534" w:rsidRDefault="00EE7C45" w:rsidP="00415551">
            <w:pPr>
              <w:pStyle w:val="SDText"/>
              <w:ind w:firstLine="0"/>
              <w:rPr>
                <w:rFonts w:cs="Times New Roman"/>
                <w:color w:val="000000" w:themeColor="text1"/>
                <w:rPrChange w:id="28245" w:author="N F" w:date="2023-12-05T03:09:00Z">
                  <w:rPr>
                    <w:rFonts w:cs="Times New Roman"/>
                  </w:rPr>
                </w:rPrChange>
              </w:rPr>
            </w:pPr>
            <w:r w:rsidRPr="006E6534">
              <w:rPr>
                <w:rFonts w:cs="Times New Roman"/>
                <w:color w:val="000000" w:themeColor="text1"/>
                <w:rPrChange w:id="28246" w:author="N F" w:date="2023-12-05T03:09:00Z">
                  <w:rPr>
                    <w:rFonts w:cs="Times New Roman"/>
                  </w:rPr>
                </w:rPrChange>
              </w:rPr>
              <w:t>Очень часто (33%)</w:t>
            </w:r>
          </w:p>
        </w:tc>
        <w:tc>
          <w:tcPr>
            <w:tcW w:w="3115" w:type="dxa"/>
          </w:tcPr>
          <w:p w14:paraId="36BFECF3" w14:textId="657A88F2" w:rsidR="00FA70CA" w:rsidRPr="006E6534" w:rsidRDefault="004E0BBD" w:rsidP="00415551">
            <w:pPr>
              <w:pStyle w:val="SDText"/>
              <w:ind w:firstLine="0"/>
              <w:rPr>
                <w:rFonts w:cs="Times New Roman"/>
                <w:color w:val="000000" w:themeColor="text1"/>
                <w:rPrChange w:id="28247" w:author="N F" w:date="2023-12-05T03:09:00Z">
                  <w:rPr>
                    <w:rFonts w:cs="Times New Roman"/>
                  </w:rPr>
                </w:rPrChange>
              </w:rPr>
            </w:pPr>
            <w:r w:rsidRPr="006E6534">
              <w:rPr>
                <w:rFonts w:cs="Times New Roman"/>
                <w:color w:val="000000" w:themeColor="text1"/>
                <w:rPrChange w:id="28248" w:author="N F" w:date="2023-12-05T03:09:00Z">
                  <w:rPr>
                    <w:rFonts w:cs="Times New Roman"/>
                  </w:rPr>
                </w:rPrChange>
              </w:rPr>
              <w:t>0,4%</w:t>
            </w:r>
          </w:p>
        </w:tc>
      </w:tr>
      <w:tr w:rsidR="006E6534" w:rsidRPr="006E6534" w14:paraId="4EF0B16A" w14:textId="77777777" w:rsidTr="0082591A">
        <w:tc>
          <w:tcPr>
            <w:tcW w:w="3115" w:type="dxa"/>
          </w:tcPr>
          <w:p w14:paraId="0241FCBD" w14:textId="0EB3027B" w:rsidR="00FA70CA" w:rsidRPr="006E6534" w:rsidRDefault="00602F07" w:rsidP="00415551">
            <w:pPr>
              <w:pStyle w:val="SDText"/>
              <w:ind w:firstLine="0"/>
              <w:rPr>
                <w:rFonts w:cs="Times New Roman"/>
                <w:color w:val="000000" w:themeColor="text1"/>
                <w:rPrChange w:id="28249" w:author="N F" w:date="2023-12-05T03:09:00Z">
                  <w:rPr>
                    <w:rFonts w:cs="Times New Roman"/>
                  </w:rPr>
                </w:rPrChange>
              </w:rPr>
            </w:pPr>
            <w:r w:rsidRPr="006E6534">
              <w:rPr>
                <w:rFonts w:cs="Times New Roman"/>
                <w:color w:val="000000" w:themeColor="text1"/>
                <w:rPrChange w:id="28250" w:author="N F" w:date="2023-12-05T03:09:00Z">
                  <w:rPr>
                    <w:rFonts w:cs="Times New Roman"/>
                  </w:rPr>
                </w:rPrChange>
              </w:rPr>
              <w:t>Сухость кожи</w:t>
            </w:r>
            <w:r w:rsidRPr="006E6534">
              <w:rPr>
                <w:rFonts w:cs="Times New Roman"/>
                <w:color w:val="000000" w:themeColor="text1"/>
                <w:vertAlign w:val="superscript"/>
                <w:rPrChange w:id="28251" w:author="N F" w:date="2023-12-05T03:09:00Z">
                  <w:rPr>
                    <w:rFonts w:cs="Times New Roman"/>
                    <w:vertAlign w:val="superscript"/>
                  </w:rPr>
                </w:rPrChange>
              </w:rPr>
              <w:t>8</w:t>
            </w:r>
          </w:p>
        </w:tc>
        <w:tc>
          <w:tcPr>
            <w:tcW w:w="3115" w:type="dxa"/>
          </w:tcPr>
          <w:p w14:paraId="38898673" w14:textId="3871159F" w:rsidR="00FA70CA" w:rsidRPr="006E6534" w:rsidRDefault="00EE7C45" w:rsidP="00415551">
            <w:pPr>
              <w:pStyle w:val="SDText"/>
              <w:ind w:firstLine="0"/>
              <w:rPr>
                <w:rFonts w:cs="Times New Roman"/>
                <w:color w:val="000000" w:themeColor="text1"/>
                <w:rPrChange w:id="28252" w:author="N F" w:date="2023-12-05T03:09:00Z">
                  <w:rPr>
                    <w:rFonts w:cs="Times New Roman"/>
                  </w:rPr>
                </w:rPrChange>
              </w:rPr>
            </w:pPr>
            <w:r w:rsidRPr="006E6534">
              <w:rPr>
                <w:rFonts w:cs="Times New Roman"/>
                <w:color w:val="000000" w:themeColor="text1"/>
                <w:rPrChange w:id="28253" w:author="N F" w:date="2023-12-05T03:09:00Z">
                  <w:rPr>
                    <w:rFonts w:cs="Times New Roman"/>
                  </w:rPr>
                </w:rPrChange>
              </w:rPr>
              <w:t>Очень часто (32%)</w:t>
            </w:r>
          </w:p>
        </w:tc>
        <w:tc>
          <w:tcPr>
            <w:tcW w:w="3115" w:type="dxa"/>
          </w:tcPr>
          <w:p w14:paraId="0EF7AE91" w14:textId="7ECC38DD" w:rsidR="00FA70CA" w:rsidRPr="006E6534" w:rsidRDefault="004E0BBD" w:rsidP="00415551">
            <w:pPr>
              <w:pStyle w:val="SDText"/>
              <w:ind w:firstLine="0"/>
              <w:rPr>
                <w:rFonts w:cs="Times New Roman"/>
                <w:color w:val="000000" w:themeColor="text1"/>
                <w:rPrChange w:id="28254" w:author="N F" w:date="2023-12-05T03:09:00Z">
                  <w:rPr>
                    <w:rFonts w:cs="Times New Roman"/>
                  </w:rPr>
                </w:rPrChange>
              </w:rPr>
            </w:pPr>
            <w:r w:rsidRPr="006E6534">
              <w:rPr>
                <w:rFonts w:cs="Times New Roman"/>
                <w:color w:val="000000" w:themeColor="text1"/>
                <w:rPrChange w:id="28255" w:author="N F" w:date="2023-12-05T03:09:00Z">
                  <w:rPr>
                    <w:rFonts w:cs="Times New Roman"/>
                  </w:rPr>
                </w:rPrChange>
              </w:rPr>
              <w:t>0,1%</w:t>
            </w:r>
          </w:p>
        </w:tc>
      </w:tr>
      <w:tr w:rsidR="006E6534" w:rsidRPr="006E6534" w14:paraId="67AB570A" w14:textId="77777777" w:rsidTr="0082591A">
        <w:tc>
          <w:tcPr>
            <w:tcW w:w="3115" w:type="dxa"/>
          </w:tcPr>
          <w:p w14:paraId="4B3CE5B4" w14:textId="08017339" w:rsidR="00FA70CA" w:rsidRPr="006E6534" w:rsidRDefault="00602F07" w:rsidP="00415551">
            <w:pPr>
              <w:pStyle w:val="SDText"/>
              <w:ind w:firstLine="0"/>
              <w:rPr>
                <w:rFonts w:cs="Times New Roman"/>
                <w:color w:val="000000" w:themeColor="text1"/>
                <w:rPrChange w:id="28256" w:author="N F" w:date="2023-12-05T03:09:00Z">
                  <w:rPr>
                    <w:rFonts w:cs="Times New Roman"/>
                  </w:rPr>
                </w:rPrChange>
              </w:rPr>
            </w:pPr>
            <w:r w:rsidRPr="006E6534">
              <w:rPr>
                <w:rFonts w:cs="Times New Roman"/>
                <w:color w:val="000000" w:themeColor="text1"/>
                <w:rPrChange w:id="28257" w:author="N F" w:date="2023-12-05T03:09:00Z">
                  <w:rPr>
                    <w:rFonts w:cs="Times New Roman"/>
                  </w:rPr>
                </w:rPrChange>
              </w:rPr>
              <w:t>Зуд</w:t>
            </w:r>
            <w:r w:rsidR="003A4642" w:rsidRPr="006E6534">
              <w:rPr>
                <w:rFonts w:cs="Times New Roman"/>
                <w:color w:val="000000" w:themeColor="text1"/>
                <w:vertAlign w:val="superscript"/>
                <w:rPrChange w:id="28258" w:author="N F" w:date="2023-12-05T03:09:00Z">
                  <w:rPr>
                    <w:rFonts w:cs="Times New Roman"/>
                    <w:vertAlign w:val="superscript"/>
                  </w:rPr>
                </w:rPrChange>
              </w:rPr>
              <w:t>9</w:t>
            </w:r>
          </w:p>
        </w:tc>
        <w:tc>
          <w:tcPr>
            <w:tcW w:w="3115" w:type="dxa"/>
          </w:tcPr>
          <w:p w14:paraId="7A450EB7" w14:textId="347DEF27" w:rsidR="00FA70CA" w:rsidRPr="006E6534" w:rsidRDefault="00EE7C45" w:rsidP="00415551">
            <w:pPr>
              <w:pStyle w:val="SDText"/>
              <w:ind w:firstLine="0"/>
              <w:rPr>
                <w:rFonts w:cs="Times New Roman"/>
                <w:color w:val="000000" w:themeColor="text1"/>
                <w:rPrChange w:id="28259" w:author="N F" w:date="2023-12-05T03:09:00Z">
                  <w:rPr>
                    <w:rFonts w:cs="Times New Roman"/>
                  </w:rPr>
                </w:rPrChange>
              </w:rPr>
            </w:pPr>
            <w:r w:rsidRPr="006E6534">
              <w:rPr>
                <w:rFonts w:cs="Times New Roman"/>
                <w:color w:val="000000" w:themeColor="text1"/>
                <w:rPrChange w:id="28260" w:author="N F" w:date="2023-12-05T03:09:00Z">
                  <w:rPr>
                    <w:rFonts w:cs="Times New Roman"/>
                  </w:rPr>
                </w:rPrChange>
              </w:rPr>
              <w:t>Очень часто (17%)</w:t>
            </w:r>
          </w:p>
        </w:tc>
        <w:tc>
          <w:tcPr>
            <w:tcW w:w="3115" w:type="dxa"/>
          </w:tcPr>
          <w:p w14:paraId="46528B00" w14:textId="085D5F99" w:rsidR="00FA70CA" w:rsidRPr="006E6534" w:rsidRDefault="004E0BBD" w:rsidP="00415551">
            <w:pPr>
              <w:pStyle w:val="SDText"/>
              <w:ind w:firstLine="0"/>
              <w:rPr>
                <w:rFonts w:cs="Times New Roman"/>
                <w:color w:val="000000" w:themeColor="text1"/>
                <w:rPrChange w:id="28261" w:author="N F" w:date="2023-12-05T03:09:00Z">
                  <w:rPr>
                    <w:rFonts w:cs="Times New Roman"/>
                  </w:rPr>
                </w:rPrChange>
              </w:rPr>
            </w:pPr>
            <w:r w:rsidRPr="006E6534">
              <w:rPr>
                <w:rFonts w:cs="Times New Roman"/>
                <w:color w:val="000000" w:themeColor="text1"/>
                <w:rPrChange w:id="28262" w:author="N F" w:date="2023-12-05T03:09:00Z">
                  <w:rPr>
                    <w:rFonts w:cs="Times New Roman"/>
                  </w:rPr>
                </w:rPrChange>
              </w:rPr>
              <w:t>0,1%</w:t>
            </w:r>
          </w:p>
        </w:tc>
      </w:tr>
      <w:tr w:rsidR="006E6534" w:rsidRPr="006E6534" w14:paraId="0397994A" w14:textId="77777777" w:rsidTr="0082591A">
        <w:tc>
          <w:tcPr>
            <w:tcW w:w="3115" w:type="dxa"/>
          </w:tcPr>
          <w:p w14:paraId="5AA12BA4" w14:textId="42D3EBA0" w:rsidR="00FA70CA" w:rsidRPr="006E6534" w:rsidRDefault="003A4642" w:rsidP="00415551">
            <w:pPr>
              <w:pStyle w:val="SDText"/>
              <w:ind w:firstLine="0"/>
              <w:rPr>
                <w:rFonts w:cs="Times New Roman"/>
                <w:color w:val="000000" w:themeColor="text1"/>
                <w:rPrChange w:id="28263" w:author="N F" w:date="2023-12-05T03:09:00Z">
                  <w:rPr>
                    <w:rFonts w:cs="Times New Roman"/>
                  </w:rPr>
                </w:rPrChange>
              </w:rPr>
            </w:pPr>
            <w:r w:rsidRPr="006E6534">
              <w:rPr>
                <w:rFonts w:cs="Times New Roman"/>
                <w:color w:val="000000" w:themeColor="text1"/>
                <w:rPrChange w:id="28264" w:author="N F" w:date="2023-12-05T03:09:00Z">
                  <w:rPr>
                    <w:rFonts w:cs="Times New Roman"/>
                  </w:rPr>
                </w:rPrChange>
              </w:rPr>
              <w:t>Алопеция</w:t>
            </w:r>
          </w:p>
        </w:tc>
        <w:tc>
          <w:tcPr>
            <w:tcW w:w="3115" w:type="dxa"/>
          </w:tcPr>
          <w:p w14:paraId="74140A65" w14:textId="697A23B3" w:rsidR="00FA70CA" w:rsidRPr="006E6534" w:rsidRDefault="00EF145D" w:rsidP="00415551">
            <w:pPr>
              <w:pStyle w:val="SDText"/>
              <w:ind w:firstLine="0"/>
              <w:rPr>
                <w:rFonts w:cs="Times New Roman"/>
                <w:color w:val="000000" w:themeColor="text1"/>
                <w:rPrChange w:id="28265" w:author="N F" w:date="2023-12-05T03:09:00Z">
                  <w:rPr>
                    <w:rFonts w:cs="Times New Roman"/>
                  </w:rPr>
                </w:rPrChange>
              </w:rPr>
            </w:pPr>
            <w:r w:rsidRPr="006E6534">
              <w:rPr>
                <w:rFonts w:cs="Times New Roman"/>
                <w:color w:val="000000" w:themeColor="text1"/>
                <w:rPrChange w:id="28266" w:author="N F" w:date="2023-12-05T03:09:00Z">
                  <w:rPr>
                    <w:rFonts w:cs="Times New Roman"/>
                  </w:rPr>
                </w:rPrChange>
              </w:rPr>
              <w:t>Часто (4,6%)</w:t>
            </w:r>
          </w:p>
        </w:tc>
        <w:tc>
          <w:tcPr>
            <w:tcW w:w="3115" w:type="dxa"/>
          </w:tcPr>
          <w:p w14:paraId="3FDFB10A" w14:textId="2C373D83" w:rsidR="00FA70CA" w:rsidRPr="006E6534" w:rsidRDefault="004E0BBD" w:rsidP="00415551">
            <w:pPr>
              <w:pStyle w:val="SDText"/>
              <w:ind w:firstLine="0"/>
              <w:rPr>
                <w:rFonts w:cs="Times New Roman"/>
                <w:color w:val="000000" w:themeColor="text1"/>
                <w:rPrChange w:id="28267" w:author="N F" w:date="2023-12-05T03:09:00Z">
                  <w:rPr>
                    <w:rFonts w:cs="Times New Roman"/>
                  </w:rPr>
                </w:rPrChange>
              </w:rPr>
            </w:pPr>
            <w:r w:rsidRPr="006E6534">
              <w:rPr>
                <w:rFonts w:cs="Times New Roman"/>
                <w:color w:val="000000" w:themeColor="text1"/>
                <w:rPrChange w:id="28268" w:author="N F" w:date="2023-12-05T03:09:00Z">
                  <w:rPr>
                    <w:rFonts w:cs="Times New Roman"/>
                  </w:rPr>
                </w:rPrChange>
              </w:rPr>
              <w:t>0%</w:t>
            </w:r>
          </w:p>
        </w:tc>
      </w:tr>
      <w:tr w:rsidR="006E6534" w:rsidRPr="006E6534" w14:paraId="7D28C409" w14:textId="77777777" w:rsidTr="0082591A">
        <w:tc>
          <w:tcPr>
            <w:tcW w:w="3115" w:type="dxa"/>
          </w:tcPr>
          <w:p w14:paraId="0B645AC7" w14:textId="4B5F2DAE" w:rsidR="0082591A" w:rsidRPr="006E6534" w:rsidRDefault="003A4642" w:rsidP="00415551">
            <w:pPr>
              <w:pStyle w:val="SDText"/>
              <w:ind w:firstLine="0"/>
              <w:rPr>
                <w:rFonts w:cs="Times New Roman"/>
                <w:color w:val="000000" w:themeColor="text1"/>
                <w:rPrChange w:id="28269" w:author="N F" w:date="2023-12-05T03:09:00Z">
                  <w:rPr>
                    <w:rFonts w:cs="Times New Roman"/>
                  </w:rPr>
                </w:rPrChange>
              </w:rPr>
            </w:pPr>
            <w:r w:rsidRPr="006E6534">
              <w:rPr>
                <w:rFonts w:cs="Times New Roman"/>
                <w:color w:val="000000" w:themeColor="text1"/>
                <w:rPrChange w:id="28270" w:author="N F" w:date="2023-12-05T03:09:00Z">
                  <w:rPr>
                    <w:rFonts w:cs="Times New Roman"/>
                  </w:rPr>
                </w:rPrChange>
              </w:rPr>
              <w:t>Крапивница</w:t>
            </w:r>
          </w:p>
        </w:tc>
        <w:tc>
          <w:tcPr>
            <w:tcW w:w="3115" w:type="dxa"/>
          </w:tcPr>
          <w:p w14:paraId="23FB3E4A" w14:textId="304241D5" w:rsidR="0082591A" w:rsidRPr="006E6534" w:rsidRDefault="00EF145D" w:rsidP="00415551">
            <w:pPr>
              <w:pStyle w:val="SDText"/>
              <w:ind w:firstLine="0"/>
              <w:rPr>
                <w:rFonts w:cs="Times New Roman"/>
                <w:color w:val="000000" w:themeColor="text1"/>
                <w:rPrChange w:id="28271" w:author="N F" w:date="2023-12-05T03:09:00Z">
                  <w:rPr>
                    <w:rFonts w:cs="Times New Roman"/>
                  </w:rPr>
                </w:rPrChange>
              </w:rPr>
            </w:pPr>
            <w:r w:rsidRPr="006E6534">
              <w:rPr>
                <w:rFonts w:cs="Times New Roman"/>
                <w:color w:val="000000" w:themeColor="text1"/>
                <w:rPrChange w:id="28272" w:author="N F" w:date="2023-12-05T03:09:00Z">
                  <w:rPr>
                    <w:rFonts w:cs="Times New Roman"/>
                  </w:rPr>
                </w:rPrChange>
              </w:rPr>
              <w:t>Часто (1,9%)</w:t>
            </w:r>
          </w:p>
        </w:tc>
        <w:tc>
          <w:tcPr>
            <w:tcW w:w="3115" w:type="dxa"/>
          </w:tcPr>
          <w:p w14:paraId="789166FC" w14:textId="018C36E4" w:rsidR="0082591A" w:rsidRPr="006E6534" w:rsidRDefault="004E0BBD" w:rsidP="00415551">
            <w:pPr>
              <w:pStyle w:val="SDText"/>
              <w:ind w:firstLine="0"/>
              <w:rPr>
                <w:rFonts w:cs="Times New Roman"/>
                <w:color w:val="000000" w:themeColor="text1"/>
                <w:rPrChange w:id="28273" w:author="N F" w:date="2023-12-05T03:09:00Z">
                  <w:rPr>
                    <w:rFonts w:cs="Times New Roman"/>
                  </w:rPr>
                </w:rPrChange>
              </w:rPr>
            </w:pPr>
            <w:r w:rsidRPr="006E6534">
              <w:rPr>
                <w:rFonts w:cs="Times New Roman"/>
                <w:color w:val="000000" w:themeColor="text1"/>
                <w:rPrChange w:id="28274" w:author="N F" w:date="2023-12-05T03:09:00Z">
                  <w:rPr>
                    <w:rFonts w:cs="Times New Roman"/>
                  </w:rPr>
                </w:rPrChange>
              </w:rPr>
              <w:t>0,1%</w:t>
            </w:r>
          </w:p>
        </w:tc>
      </w:tr>
      <w:tr w:rsidR="006E6534" w:rsidRPr="006E6534" w14:paraId="2ABB12AE" w14:textId="77777777" w:rsidTr="0082591A">
        <w:tc>
          <w:tcPr>
            <w:tcW w:w="3115" w:type="dxa"/>
          </w:tcPr>
          <w:p w14:paraId="61B04873" w14:textId="058515B5" w:rsidR="003A4642" w:rsidRPr="006E6534" w:rsidRDefault="003A4642" w:rsidP="00415551">
            <w:pPr>
              <w:pStyle w:val="SDText"/>
              <w:ind w:firstLine="0"/>
              <w:rPr>
                <w:rFonts w:cs="Times New Roman"/>
                <w:color w:val="000000" w:themeColor="text1"/>
                <w:rPrChange w:id="28275" w:author="N F" w:date="2023-12-05T03:09:00Z">
                  <w:rPr>
                    <w:rFonts w:cs="Times New Roman"/>
                  </w:rPr>
                </w:rPrChange>
              </w:rPr>
            </w:pPr>
            <w:r w:rsidRPr="006E6534">
              <w:rPr>
                <w:rFonts w:cs="Times New Roman"/>
                <w:color w:val="000000" w:themeColor="text1"/>
                <w:rPrChange w:id="28276" w:author="N F" w:date="2023-12-05T03:09:00Z">
                  <w:rPr>
                    <w:rFonts w:cs="Times New Roman"/>
                  </w:rPr>
                </w:rPrChange>
              </w:rPr>
              <w:t>Синдром ладонно-подошвенной эритродизестезии</w:t>
            </w:r>
          </w:p>
        </w:tc>
        <w:tc>
          <w:tcPr>
            <w:tcW w:w="3115" w:type="dxa"/>
          </w:tcPr>
          <w:p w14:paraId="42D85884" w14:textId="3AE6C570" w:rsidR="003A4642" w:rsidRPr="006E6534" w:rsidRDefault="00EF145D" w:rsidP="00415551">
            <w:pPr>
              <w:pStyle w:val="SDText"/>
              <w:ind w:firstLine="0"/>
              <w:rPr>
                <w:rFonts w:cs="Times New Roman"/>
                <w:color w:val="000000" w:themeColor="text1"/>
                <w:rPrChange w:id="28277" w:author="N F" w:date="2023-12-05T03:09:00Z">
                  <w:rPr>
                    <w:rFonts w:cs="Times New Roman"/>
                  </w:rPr>
                </w:rPrChange>
              </w:rPr>
            </w:pPr>
            <w:r w:rsidRPr="006E6534">
              <w:rPr>
                <w:rFonts w:cs="Times New Roman"/>
                <w:color w:val="000000" w:themeColor="text1"/>
                <w:rPrChange w:id="28278" w:author="N F" w:date="2023-12-05T03:09:00Z">
                  <w:rPr>
                    <w:rFonts w:cs="Times New Roman"/>
                  </w:rPr>
                </w:rPrChange>
              </w:rPr>
              <w:t>Часто (1,7%)</w:t>
            </w:r>
          </w:p>
        </w:tc>
        <w:tc>
          <w:tcPr>
            <w:tcW w:w="3115" w:type="dxa"/>
          </w:tcPr>
          <w:p w14:paraId="00C899A5" w14:textId="25DC3234" w:rsidR="003A4642" w:rsidRPr="006E6534" w:rsidRDefault="004E0BBD" w:rsidP="00415551">
            <w:pPr>
              <w:pStyle w:val="SDText"/>
              <w:ind w:firstLine="0"/>
              <w:rPr>
                <w:rFonts w:cs="Times New Roman"/>
                <w:color w:val="000000" w:themeColor="text1"/>
                <w:rPrChange w:id="28279" w:author="N F" w:date="2023-12-05T03:09:00Z">
                  <w:rPr>
                    <w:rFonts w:cs="Times New Roman"/>
                  </w:rPr>
                </w:rPrChange>
              </w:rPr>
            </w:pPr>
            <w:r w:rsidRPr="006E6534">
              <w:rPr>
                <w:rFonts w:cs="Times New Roman"/>
                <w:color w:val="000000" w:themeColor="text1"/>
                <w:rPrChange w:id="28280" w:author="N F" w:date="2023-12-05T03:09:00Z">
                  <w:rPr>
                    <w:rFonts w:cs="Times New Roman"/>
                  </w:rPr>
                </w:rPrChange>
              </w:rPr>
              <w:t>0%</w:t>
            </w:r>
          </w:p>
        </w:tc>
      </w:tr>
      <w:tr w:rsidR="006E6534" w:rsidRPr="006E6534" w14:paraId="0D81570B" w14:textId="77777777" w:rsidTr="0082591A">
        <w:tc>
          <w:tcPr>
            <w:tcW w:w="3115" w:type="dxa"/>
          </w:tcPr>
          <w:p w14:paraId="1FA04630" w14:textId="7180C736" w:rsidR="003A4642" w:rsidRPr="006E6534" w:rsidRDefault="004965C6" w:rsidP="00415551">
            <w:pPr>
              <w:pStyle w:val="SDText"/>
              <w:ind w:firstLine="0"/>
              <w:rPr>
                <w:rFonts w:cs="Times New Roman"/>
                <w:color w:val="000000" w:themeColor="text1"/>
                <w:rPrChange w:id="28281" w:author="N F" w:date="2023-12-05T03:09:00Z">
                  <w:rPr>
                    <w:rFonts w:cs="Times New Roman"/>
                  </w:rPr>
                </w:rPrChange>
              </w:rPr>
            </w:pPr>
            <w:r w:rsidRPr="006E6534">
              <w:rPr>
                <w:rFonts w:cs="Times New Roman"/>
                <w:color w:val="000000" w:themeColor="text1"/>
                <w:rPrChange w:id="28282" w:author="N F" w:date="2023-12-05T03:09:00Z">
                  <w:rPr>
                    <w:rFonts w:cs="Times New Roman"/>
                  </w:rPr>
                </w:rPrChange>
              </w:rPr>
              <w:t>Мультиформная эритема</w:t>
            </w:r>
            <w:r w:rsidRPr="006E6534">
              <w:rPr>
                <w:rFonts w:cs="Times New Roman"/>
                <w:color w:val="000000" w:themeColor="text1"/>
                <w:vertAlign w:val="superscript"/>
                <w:rPrChange w:id="28283" w:author="N F" w:date="2023-12-05T03:09:00Z">
                  <w:rPr>
                    <w:rFonts w:cs="Times New Roman"/>
                    <w:vertAlign w:val="superscript"/>
                  </w:rPr>
                </w:rPrChange>
              </w:rPr>
              <w:t>10</w:t>
            </w:r>
          </w:p>
        </w:tc>
        <w:tc>
          <w:tcPr>
            <w:tcW w:w="3115" w:type="dxa"/>
          </w:tcPr>
          <w:p w14:paraId="62B17381" w14:textId="6ABAC95F" w:rsidR="003A4642" w:rsidRPr="006E6534" w:rsidRDefault="00EF145D" w:rsidP="00415551">
            <w:pPr>
              <w:pStyle w:val="SDText"/>
              <w:ind w:firstLine="0"/>
              <w:rPr>
                <w:rFonts w:cs="Times New Roman"/>
                <w:color w:val="000000" w:themeColor="text1"/>
                <w:rPrChange w:id="28284" w:author="N F" w:date="2023-12-05T03:09:00Z">
                  <w:rPr>
                    <w:rFonts w:cs="Times New Roman"/>
                  </w:rPr>
                </w:rPrChange>
              </w:rPr>
            </w:pPr>
            <w:r w:rsidRPr="006E6534">
              <w:rPr>
                <w:rFonts w:cs="Times New Roman"/>
                <w:color w:val="000000" w:themeColor="text1"/>
                <w:rPrChange w:id="28285" w:author="N F" w:date="2023-12-05T03:09:00Z">
                  <w:rPr>
                    <w:rFonts w:cs="Times New Roman"/>
                  </w:rPr>
                </w:rPrChange>
              </w:rPr>
              <w:t>Нечасто (0,3%)</w:t>
            </w:r>
          </w:p>
        </w:tc>
        <w:tc>
          <w:tcPr>
            <w:tcW w:w="3115" w:type="dxa"/>
          </w:tcPr>
          <w:p w14:paraId="4CA9146C" w14:textId="5A5F4416" w:rsidR="003A4642" w:rsidRPr="006E6534" w:rsidRDefault="00621BB3" w:rsidP="00415551">
            <w:pPr>
              <w:pStyle w:val="SDText"/>
              <w:ind w:firstLine="0"/>
              <w:rPr>
                <w:rFonts w:cs="Times New Roman"/>
                <w:color w:val="000000" w:themeColor="text1"/>
                <w:rPrChange w:id="28286" w:author="N F" w:date="2023-12-05T03:09:00Z">
                  <w:rPr>
                    <w:rFonts w:cs="Times New Roman"/>
                  </w:rPr>
                </w:rPrChange>
              </w:rPr>
            </w:pPr>
            <w:r w:rsidRPr="006E6534">
              <w:rPr>
                <w:rFonts w:cs="Times New Roman"/>
                <w:color w:val="000000" w:themeColor="text1"/>
                <w:rPrChange w:id="28287" w:author="N F" w:date="2023-12-05T03:09:00Z">
                  <w:rPr>
                    <w:rFonts w:cs="Times New Roman"/>
                  </w:rPr>
                </w:rPrChange>
              </w:rPr>
              <w:t>0%</w:t>
            </w:r>
          </w:p>
        </w:tc>
      </w:tr>
      <w:tr w:rsidR="006E6534" w:rsidRPr="006E6534" w14:paraId="58DBF776" w14:textId="77777777" w:rsidTr="00AC66D4">
        <w:tc>
          <w:tcPr>
            <w:tcW w:w="3115" w:type="dxa"/>
          </w:tcPr>
          <w:p w14:paraId="6167568B" w14:textId="7D79B885" w:rsidR="004E0BBD" w:rsidRPr="006E6534" w:rsidRDefault="004E0BBD" w:rsidP="00415551">
            <w:pPr>
              <w:pStyle w:val="SDText"/>
              <w:ind w:firstLine="0"/>
              <w:rPr>
                <w:rFonts w:cs="Times New Roman"/>
                <w:color w:val="000000" w:themeColor="text1"/>
                <w:rPrChange w:id="28288" w:author="N F" w:date="2023-12-05T03:09:00Z">
                  <w:rPr>
                    <w:rFonts w:cs="Times New Roman"/>
                  </w:rPr>
                </w:rPrChange>
              </w:rPr>
            </w:pPr>
            <w:r w:rsidRPr="006E6534">
              <w:rPr>
                <w:rFonts w:cs="Times New Roman"/>
                <w:color w:val="000000" w:themeColor="text1"/>
                <w:rPrChange w:id="28289" w:author="N F" w:date="2023-12-05T03:09:00Z">
                  <w:rPr>
                    <w:rFonts w:cs="Times New Roman"/>
                  </w:rPr>
                </w:rPrChange>
              </w:rPr>
              <w:t>Кожный васкулит</w:t>
            </w:r>
            <w:r w:rsidRPr="006E6534">
              <w:rPr>
                <w:rFonts w:cs="Times New Roman"/>
                <w:color w:val="000000" w:themeColor="text1"/>
                <w:vertAlign w:val="superscript"/>
                <w:rPrChange w:id="28290" w:author="N F" w:date="2023-12-05T03:09:00Z">
                  <w:rPr>
                    <w:rFonts w:cs="Times New Roman"/>
                    <w:vertAlign w:val="superscript"/>
                  </w:rPr>
                </w:rPrChange>
              </w:rPr>
              <w:t>11</w:t>
            </w:r>
          </w:p>
        </w:tc>
        <w:tc>
          <w:tcPr>
            <w:tcW w:w="6230" w:type="dxa"/>
            <w:gridSpan w:val="2"/>
          </w:tcPr>
          <w:p w14:paraId="65E9E3FB" w14:textId="51BD6AA9" w:rsidR="004E0BBD" w:rsidRPr="006E6534" w:rsidRDefault="004E0BBD" w:rsidP="00415551">
            <w:pPr>
              <w:pStyle w:val="SDText"/>
              <w:ind w:firstLine="0"/>
              <w:rPr>
                <w:rFonts w:cs="Times New Roman"/>
                <w:color w:val="000000" w:themeColor="text1"/>
                <w:rPrChange w:id="28291" w:author="N F" w:date="2023-12-05T03:09:00Z">
                  <w:rPr>
                    <w:rFonts w:cs="Times New Roman"/>
                  </w:rPr>
                </w:rPrChange>
              </w:rPr>
            </w:pPr>
            <w:r w:rsidRPr="006E6534">
              <w:rPr>
                <w:rFonts w:cs="Times New Roman"/>
                <w:color w:val="000000" w:themeColor="text1"/>
                <w:rPrChange w:id="28292" w:author="N F" w:date="2023-12-05T03:09:00Z">
                  <w:rPr>
                    <w:rFonts w:cs="Times New Roman"/>
                  </w:rPr>
                </w:rPrChange>
              </w:rPr>
              <w:t>Нечасто (0,2%)</w:t>
            </w:r>
          </w:p>
        </w:tc>
      </w:tr>
      <w:tr w:rsidR="006E6534" w:rsidRPr="006E6534" w14:paraId="05A87EEE" w14:textId="77777777" w:rsidTr="00AC66D4">
        <w:tc>
          <w:tcPr>
            <w:tcW w:w="3115" w:type="dxa"/>
          </w:tcPr>
          <w:p w14:paraId="738D0AF4" w14:textId="216E1330" w:rsidR="004E0BBD" w:rsidRPr="006E6534" w:rsidRDefault="004E0BBD" w:rsidP="00415551">
            <w:pPr>
              <w:pStyle w:val="SDText"/>
              <w:ind w:firstLine="0"/>
              <w:rPr>
                <w:rFonts w:cs="Times New Roman"/>
                <w:color w:val="000000" w:themeColor="text1"/>
                <w:rPrChange w:id="28293" w:author="N F" w:date="2023-12-05T03:09:00Z">
                  <w:rPr>
                    <w:rFonts w:cs="Times New Roman"/>
                  </w:rPr>
                </w:rPrChange>
              </w:rPr>
            </w:pPr>
            <w:r w:rsidRPr="006E6534">
              <w:rPr>
                <w:rFonts w:cs="Times New Roman"/>
                <w:color w:val="000000" w:themeColor="text1"/>
                <w:rPrChange w:id="28294" w:author="N F" w:date="2023-12-05T03:09:00Z">
                  <w:rPr>
                    <w:rFonts w:cs="Times New Roman"/>
                  </w:rPr>
                </w:rPrChange>
              </w:rPr>
              <w:t>Синдром Стивенса-Джонсона</w:t>
            </w:r>
            <w:r w:rsidRPr="006E6534">
              <w:rPr>
                <w:rFonts w:cs="Times New Roman"/>
                <w:color w:val="000000" w:themeColor="text1"/>
                <w:vertAlign w:val="superscript"/>
                <w:rPrChange w:id="28295" w:author="N F" w:date="2023-12-05T03:09:00Z">
                  <w:rPr>
                    <w:rFonts w:cs="Times New Roman"/>
                    <w:vertAlign w:val="superscript"/>
                  </w:rPr>
                </w:rPrChange>
              </w:rPr>
              <w:t>12</w:t>
            </w:r>
          </w:p>
        </w:tc>
        <w:tc>
          <w:tcPr>
            <w:tcW w:w="6230" w:type="dxa"/>
            <w:gridSpan w:val="2"/>
          </w:tcPr>
          <w:p w14:paraId="25C4B034" w14:textId="074380B5" w:rsidR="004E0BBD" w:rsidRPr="006E6534" w:rsidRDefault="004E0BBD" w:rsidP="00415551">
            <w:pPr>
              <w:pStyle w:val="SDText"/>
              <w:ind w:firstLine="0"/>
              <w:rPr>
                <w:rFonts w:cs="Times New Roman"/>
                <w:color w:val="000000" w:themeColor="text1"/>
                <w:rPrChange w:id="28296" w:author="N F" w:date="2023-12-05T03:09:00Z">
                  <w:rPr>
                    <w:rFonts w:cs="Times New Roman"/>
                  </w:rPr>
                </w:rPrChange>
              </w:rPr>
            </w:pPr>
            <w:r w:rsidRPr="006E6534">
              <w:rPr>
                <w:rFonts w:cs="Times New Roman"/>
                <w:color w:val="000000" w:themeColor="text1"/>
                <w:rPrChange w:id="28297" w:author="N F" w:date="2023-12-05T03:09:00Z">
                  <w:rPr>
                    <w:rFonts w:cs="Times New Roman"/>
                  </w:rPr>
                </w:rPrChange>
              </w:rPr>
              <w:t>Редко (0,02%)</w:t>
            </w:r>
          </w:p>
        </w:tc>
      </w:tr>
      <w:tr w:rsidR="006E6534" w:rsidRPr="006E6534" w14:paraId="2CBEA3FB" w14:textId="77777777" w:rsidTr="00AC66D4">
        <w:tc>
          <w:tcPr>
            <w:tcW w:w="9345" w:type="dxa"/>
            <w:gridSpan w:val="3"/>
          </w:tcPr>
          <w:p w14:paraId="138D3F36" w14:textId="6706D7DC" w:rsidR="00EE7C45" w:rsidRPr="00CE631D" w:rsidRDefault="00EE7C45">
            <w:pPr>
              <w:pStyle w:val="SDText"/>
              <w:ind w:firstLine="0"/>
              <w:jc w:val="left"/>
              <w:rPr>
                <w:rFonts w:cs="Times New Roman"/>
                <w:b/>
                <w:bCs/>
                <w:i/>
                <w:color w:val="000000" w:themeColor="text1"/>
                <w:rPrChange w:id="28298" w:author="Barshadskaya, Yuliya" w:date="2024-01-16T19:25:00Z">
                  <w:rPr>
                    <w:rFonts w:cs="Times New Roman"/>
                    <w:b/>
                    <w:bCs/>
                  </w:rPr>
                </w:rPrChange>
              </w:rPr>
              <w:pPrChange w:id="28299" w:author="Barshadskaya, Yuliya" w:date="2024-01-16T19:25:00Z">
                <w:pPr>
                  <w:pStyle w:val="SDText"/>
                  <w:ind w:firstLine="0"/>
                  <w:jc w:val="center"/>
                </w:pPr>
              </w:pPrChange>
            </w:pPr>
            <w:r w:rsidRPr="00CE631D">
              <w:rPr>
                <w:rFonts w:cs="Times New Roman"/>
                <w:b/>
                <w:bCs/>
                <w:i/>
                <w:color w:val="000000" w:themeColor="text1"/>
                <w:rPrChange w:id="28300" w:author="Barshadskaya, Yuliya" w:date="2024-01-16T19:25:00Z">
                  <w:rPr>
                    <w:rFonts w:cs="Times New Roman"/>
                    <w:b/>
                    <w:bCs/>
                  </w:rPr>
                </w:rPrChange>
              </w:rPr>
              <w:t>Изменения параметров лабораторных и инструментальных исследований</w:t>
            </w:r>
          </w:p>
        </w:tc>
      </w:tr>
      <w:tr w:rsidR="006E6534" w:rsidRPr="006E6534" w14:paraId="4BA43634" w14:textId="77777777" w:rsidTr="00AC66D4">
        <w:tc>
          <w:tcPr>
            <w:tcW w:w="3115" w:type="dxa"/>
          </w:tcPr>
          <w:p w14:paraId="3FA295B8" w14:textId="24478A3F" w:rsidR="00A368A3" w:rsidRPr="006E6534" w:rsidRDefault="00A368A3" w:rsidP="00415551">
            <w:pPr>
              <w:pStyle w:val="SDText"/>
              <w:ind w:firstLine="0"/>
              <w:rPr>
                <w:rFonts w:cs="Times New Roman"/>
                <w:color w:val="000000" w:themeColor="text1"/>
                <w:rPrChange w:id="28301" w:author="N F" w:date="2023-12-05T03:09:00Z">
                  <w:rPr>
                    <w:rFonts w:cs="Times New Roman"/>
                  </w:rPr>
                </w:rPrChange>
              </w:rPr>
            </w:pPr>
            <w:r w:rsidRPr="006E6534">
              <w:rPr>
                <w:rFonts w:cs="Times New Roman"/>
                <w:color w:val="000000" w:themeColor="text1"/>
                <w:rPrChange w:id="28302" w:author="N F" w:date="2023-12-05T03:09:00Z">
                  <w:rPr>
                    <w:rFonts w:cs="Times New Roman"/>
                  </w:rPr>
                </w:rPrChange>
              </w:rPr>
              <w:t xml:space="preserve">Удлинение интервала </w:t>
            </w:r>
            <w:r w:rsidRPr="006E6534">
              <w:rPr>
                <w:rFonts w:cs="Times New Roman"/>
                <w:color w:val="000000" w:themeColor="text1"/>
                <w:lang w:val="en-US"/>
                <w:rPrChange w:id="28303" w:author="N F" w:date="2023-12-05T03:09:00Z">
                  <w:rPr>
                    <w:rFonts w:cs="Times New Roman"/>
                    <w:lang w:val="en-US"/>
                  </w:rPr>
                </w:rPrChange>
              </w:rPr>
              <w:t>QTc</w:t>
            </w:r>
            <w:r w:rsidRPr="006E6534">
              <w:rPr>
                <w:rFonts w:cs="Times New Roman"/>
                <w:color w:val="000000" w:themeColor="text1"/>
                <w:vertAlign w:val="superscript"/>
                <w:rPrChange w:id="28304" w:author="N F" w:date="2023-12-05T03:09:00Z">
                  <w:rPr>
                    <w:rFonts w:cs="Times New Roman"/>
                    <w:vertAlign w:val="superscript"/>
                  </w:rPr>
                </w:rPrChange>
              </w:rPr>
              <w:t>13</w:t>
            </w:r>
          </w:p>
        </w:tc>
        <w:tc>
          <w:tcPr>
            <w:tcW w:w="6230" w:type="dxa"/>
            <w:gridSpan w:val="2"/>
          </w:tcPr>
          <w:p w14:paraId="1F3EEA03" w14:textId="3AE875B7" w:rsidR="00A368A3" w:rsidRPr="006E6534" w:rsidRDefault="00A368A3" w:rsidP="00415551">
            <w:pPr>
              <w:pStyle w:val="SDText"/>
              <w:ind w:firstLine="0"/>
              <w:rPr>
                <w:rFonts w:cs="Times New Roman"/>
                <w:color w:val="000000" w:themeColor="text1"/>
                <w:rPrChange w:id="28305" w:author="N F" w:date="2023-12-05T03:09:00Z">
                  <w:rPr>
                    <w:rFonts w:cs="Times New Roman"/>
                  </w:rPr>
                </w:rPrChange>
              </w:rPr>
            </w:pPr>
            <w:r w:rsidRPr="006E6534">
              <w:rPr>
                <w:rFonts w:cs="Times New Roman"/>
                <w:color w:val="000000" w:themeColor="text1"/>
                <w:rPrChange w:id="28306" w:author="N F" w:date="2023-12-05T03:09:00Z">
                  <w:rPr>
                    <w:rFonts w:cs="Times New Roman"/>
                  </w:rPr>
                </w:rPrChange>
              </w:rPr>
              <w:t>Нечасто (0,8%)</w:t>
            </w:r>
          </w:p>
        </w:tc>
      </w:tr>
      <w:tr w:rsidR="006E6534" w:rsidRPr="006E6534" w14:paraId="4EFD4E3E" w14:textId="77777777" w:rsidTr="00AC66D4">
        <w:tc>
          <w:tcPr>
            <w:tcW w:w="9345" w:type="dxa"/>
            <w:gridSpan w:val="3"/>
          </w:tcPr>
          <w:p w14:paraId="44A37CF3" w14:textId="5DDEC8B6" w:rsidR="00A368A3" w:rsidRPr="00CE631D" w:rsidRDefault="00A368A3">
            <w:pPr>
              <w:pStyle w:val="SDText"/>
              <w:ind w:firstLine="0"/>
              <w:jc w:val="left"/>
              <w:rPr>
                <w:rFonts w:cs="Times New Roman"/>
                <w:b/>
                <w:bCs/>
                <w:i/>
                <w:color w:val="000000" w:themeColor="text1"/>
                <w:rPrChange w:id="28307" w:author="Barshadskaya, Yuliya" w:date="2024-01-16T19:25:00Z">
                  <w:rPr>
                    <w:rFonts w:cs="Times New Roman"/>
                    <w:b/>
                    <w:bCs/>
                  </w:rPr>
                </w:rPrChange>
              </w:rPr>
              <w:pPrChange w:id="28308" w:author="Barshadskaya, Yuliya" w:date="2024-01-16T19:25:00Z">
                <w:pPr>
                  <w:pStyle w:val="SDText"/>
                  <w:ind w:firstLine="0"/>
                  <w:jc w:val="center"/>
                </w:pPr>
              </w:pPrChange>
            </w:pPr>
            <w:r w:rsidRPr="00CE631D">
              <w:rPr>
                <w:rFonts w:cs="Times New Roman"/>
                <w:b/>
                <w:bCs/>
                <w:i/>
                <w:color w:val="000000" w:themeColor="text1"/>
                <w:rPrChange w:id="28309" w:author="Barshadskaya, Yuliya" w:date="2024-01-16T19:25:00Z">
                  <w:rPr>
                    <w:rFonts w:cs="Times New Roman"/>
                    <w:b/>
                    <w:bCs/>
                  </w:rPr>
                </w:rPrChange>
              </w:rPr>
              <w:t xml:space="preserve">Результаты исследований, представленные как изменение степени тяжести по </w:t>
            </w:r>
            <w:r w:rsidRPr="00CE631D">
              <w:rPr>
                <w:rFonts w:cs="Times New Roman"/>
                <w:b/>
                <w:bCs/>
                <w:i/>
                <w:color w:val="000000" w:themeColor="text1"/>
                <w:lang w:val="en-US"/>
                <w:rPrChange w:id="28310" w:author="Barshadskaya, Yuliya" w:date="2024-01-16T19:25:00Z">
                  <w:rPr>
                    <w:rFonts w:cs="Times New Roman"/>
                    <w:b/>
                    <w:bCs/>
                    <w:lang w:val="en-US"/>
                  </w:rPr>
                </w:rPrChange>
              </w:rPr>
              <w:t>CTCAE</w:t>
            </w:r>
          </w:p>
        </w:tc>
      </w:tr>
      <w:tr w:rsidR="006E6534" w:rsidRPr="006E6534" w14:paraId="5BEB7233" w14:textId="77777777" w:rsidTr="0082591A">
        <w:tc>
          <w:tcPr>
            <w:tcW w:w="3115" w:type="dxa"/>
          </w:tcPr>
          <w:p w14:paraId="5B32E0FE" w14:textId="35980BE1" w:rsidR="003A4642" w:rsidRPr="006E6534" w:rsidRDefault="00647DAA" w:rsidP="00415551">
            <w:pPr>
              <w:pStyle w:val="SDText"/>
              <w:ind w:firstLine="0"/>
              <w:rPr>
                <w:rFonts w:cs="Times New Roman"/>
                <w:color w:val="000000" w:themeColor="text1"/>
                <w:rPrChange w:id="28311" w:author="N F" w:date="2023-12-05T03:09:00Z">
                  <w:rPr>
                    <w:rFonts w:cs="Times New Roman"/>
                  </w:rPr>
                </w:rPrChange>
              </w:rPr>
            </w:pPr>
            <w:r w:rsidRPr="006E6534">
              <w:rPr>
                <w:rFonts w:cs="Times New Roman"/>
                <w:color w:val="000000" w:themeColor="text1"/>
                <w:rPrChange w:id="28312" w:author="N F" w:date="2023-12-05T03:09:00Z">
                  <w:rPr>
                    <w:rFonts w:cs="Times New Roman"/>
                  </w:rPr>
                </w:rPrChange>
              </w:rPr>
              <w:t>Снижение количества лейкоцитов</w:t>
            </w:r>
            <w:r w:rsidRPr="006E6534">
              <w:rPr>
                <w:rFonts w:cs="Times New Roman"/>
                <w:color w:val="000000" w:themeColor="text1"/>
                <w:vertAlign w:val="superscript"/>
                <w:rPrChange w:id="28313" w:author="N F" w:date="2023-12-05T03:09:00Z">
                  <w:rPr>
                    <w:rFonts w:cs="Times New Roman"/>
                    <w:vertAlign w:val="superscript"/>
                  </w:rPr>
                </w:rPrChange>
              </w:rPr>
              <w:t>14</w:t>
            </w:r>
          </w:p>
        </w:tc>
        <w:tc>
          <w:tcPr>
            <w:tcW w:w="3115" w:type="dxa"/>
          </w:tcPr>
          <w:p w14:paraId="49EE61B7" w14:textId="4A18EBE0" w:rsidR="003A4642" w:rsidRPr="006E6534" w:rsidRDefault="00360B8E" w:rsidP="00415551">
            <w:pPr>
              <w:pStyle w:val="SDText"/>
              <w:ind w:firstLine="0"/>
              <w:rPr>
                <w:rFonts w:cs="Times New Roman"/>
                <w:color w:val="000000" w:themeColor="text1"/>
                <w:rPrChange w:id="28314" w:author="N F" w:date="2023-12-05T03:09:00Z">
                  <w:rPr>
                    <w:rFonts w:cs="Times New Roman"/>
                  </w:rPr>
                </w:rPrChange>
              </w:rPr>
            </w:pPr>
            <w:r w:rsidRPr="006E6534">
              <w:rPr>
                <w:rFonts w:cs="Times New Roman"/>
                <w:color w:val="000000" w:themeColor="text1"/>
                <w:rPrChange w:id="28315" w:author="N F" w:date="2023-12-05T03:09:00Z">
                  <w:rPr>
                    <w:rFonts w:cs="Times New Roman"/>
                  </w:rPr>
                </w:rPrChange>
              </w:rPr>
              <w:t>Очень часто (65%)</w:t>
            </w:r>
          </w:p>
        </w:tc>
        <w:tc>
          <w:tcPr>
            <w:tcW w:w="3115" w:type="dxa"/>
          </w:tcPr>
          <w:p w14:paraId="59278378" w14:textId="1FC3D1B4" w:rsidR="003A4642" w:rsidRPr="006E6534" w:rsidRDefault="00360B8E" w:rsidP="00415551">
            <w:pPr>
              <w:pStyle w:val="SDText"/>
              <w:ind w:firstLine="0"/>
              <w:rPr>
                <w:rFonts w:cs="Times New Roman"/>
                <w:color w:val="000000" w:themeColor="text1"/>
                <w:rPrChange w:id="28316" w:author="N F" w:date="2023-12-05T03:09:00Z">
                  <w:rPr>
                    <w:rFonts w:cs="Times New Roman"/>
                  </w:rPr>
                </w:rPrChange>
              </w:rPr>
            </w:pPr>
            <w:r w:rsidRPr="006E6534">
              <w:rPr>
                <w:rFonts w:cs="Times New Roman"/>
                <w:color w:val="000000" w:themeColor="text1"/>
                <w:rPrChange w:id="28317" w:author="N F" w:date="2023-12-05T03:09:00Z">
                  <w:rPr>
                    <w:rFonts w:cs="Times New Roman"/>
                  </w:rPr>
                </w:rPrChange>
              </w:rPr>
              <w:t>1,2%</w:t>
            </w:r>
          </w:p>
        </w:tc>
      </w:tr>
      <w:tr w:rsidR="006E6534" w:rsidRPr="006E6534" w14:paraId="55CCDB25" w14:textId="77777777" w:rsidTr="0082591A">
        <w:tc>
          <w:tcPr>
            <w:tcW w:w="3115" w:type="dxa"/>
          </w:tcPr>
          <w:p w14:paraId="6FB7A4EC" w14:textId="18E171C0" w:rsidR="003A4642" w:rsidRPr="006E6534" w:rsidRDefault="00647DAA" w:rsidP="00415551">
            <w:pPr>
              <w:pStyle w:val="SDText"/>
              <w:ind w:firstLine="0"/>
              <w:rPr>
                <w:rFonts w:cs="Times New Roman"/>
                <w:color w:val="000000" w:themeColor="text1"/>
                <w:rPrChange w:id="28318" w:author="N F" w:date="2023-12-05T03:09:00Z">
                  <w:rPr>
                    <w:rFonts w:cs="Times New Roman"/>
                  </w:rPr>
                </w:rPrChange>
              </w:rPr>
            </w:pPr>
            <w:r w:rsidRPr="006E6534">
              <w:rPr>
                <w:rFonts w:cs="Times New Roman"/>
                <w:color w:val="000000" w:themeColor="text1"/>
                <w:rPrChange w:id="28319" w:author="N F" w:date="2023-12-05T03:09:00Z">
                  <w:rPr>
                    <w:rFonts w:cs="Times New Roman"/>
                  </w:rPr>
                </w:rPrChange>
              </w:rPr>
              <w:t>Снижение количества лимфоцитов</w:t>
            </w:r>
            <w:r w:rsidRPr="006E6534">
              <w:rPr>
                <w:rFonts w:cs="Times New Roman"/>
                <w:color w:val="000000" w:themeColor="text1"/>
                <w:vertAlign w:val="superscript"/>
                <w:rPrChange w:id="28320" w:author="N F" w:date="2023-12-05T03:09:00Z">
                  <w:rPr>
                    <w:rFonts w:cs="Times New Roman"/>
                    <w:vertAlign w:val="superscript"/>
                  </w:rPr>
                </w:rPrChange>
              </w:rPr>
              <w:t>14</w:t>
            </w:r>
          </w:p>
        </w:tc>
        <w:tc>
          <w:tcPr>
            <w:tcW w:w="3115" w:type="dxa"/>
          </w:tcPr>
          <w:p w14:paraId="733EE7D2" w14:textId="22CFFE05" w:rsidR="003A4642" w:rsidRPr="006E6534" w:rsidRDefault="00360B8E" w:rsidP="00415551">
            <w:pPr>
              <w:pStyle w:val="SDText"/>
              <w:ind w:firstLine="0"/>
              <w:rPr>
                <w:rFonts w:cs="Times New Roman"/>
                <w:color w:val="000000" w:themeColor="text1"/>
                <w:rPrChange w:id="28321" w:author="N F" w:date="2023-12-05T03:09:00Z">
                  <w:rPr>
                    <w:rFonts w:cs="Times New Roman"/>
                  </w:rPr>
                </w:rPrChange>
              </w:rPr>
            </w:pPr>
            <w:r w:rsidRPr="006E6534">
              <w:rPr>
                <w:rFonts w:cs="Times New Roman"/>
                <w:color w:val="000000" w:themeColor="text1"/>
                <w:rPrChange w:id="28322" w:author="N F" w:date="2023-12-05T03:09:00Z">
                  <w:rPr>
                    <w:rFonts w:cs="Times New Roman"/>
                  </w:rPr>
                </w:rPrChange>
              </w:rPr>
              <w:t>Очень часто (62%)</w:t>
            </w:r>
          </w:p>
        </w:tc>
        <w:tc>
          <w:tcPr>
            <w:tcW w:w="3115" w:type="dxa"/>
          </w:tcPr>
          <w:p w14:paraId="4F504751" w14:textId="4EB14D44" w:rsidR="003A4642" w:rsidRPr="006E6534" w:rsidRDefault="00360B8E" w:rsidP="00415551">
            <w:pPr>
              <w:pStyle w:val="SDText"/>
              <w:ind w:firstLine="0"/>
              <w:rPr>
                <w:rFonts w:cs="Times New Roman"/>
                <w:color w:val="000000" w:themeColor="text1"/>
                <w:rPrChange w:id="28323" w:author="N F" w:date="2023-12-05T03:09:00Z">
                  <w:rPr>
                    <w:rFonts w:cs="Times New Roman"/>
                  </w:rPr>
                </w:rPrChange>
              </w:rPr>
            </w:pPr>
            <w:r w:rsidRPr="006E6534">
              <w:rPr>
                <w:rFonts w:cs="Times New Roman"/>
                <w:color w:val="000000" w:themeColor="text1"/>
                <w:rPrChange w:id="28324" w:author="N F" w:date="2023-12-05T03:09:00Z">
                  <w:rPr>
                    <w:rFonts w:cs="Times New Roman"/>
                  </w:rPr>
                </w:rPrChange>
              </w:rPr>
              <w:t>6%</w:t>
            </w:r>
          </w:p>
        </w:tc>
      </w:tr>
      <w:tr w:rsidR="006E6534" w:rsidRPr="006E6534" w14:paraId="0C96A475" w14:textId="77777777" w:rsidTr="0082591A">
        <w:tc>
          <w:tcPr>
            <w:tcW w:w="3115" w:type="dxa"/>
          </w:tcPr>
          <w:p w14:paraId="2D948DC0" w14:textId="2BDFCB34" w:rsidR="00647DAA" w:rsidRPr="006E6534" w:rsidRDefault="00647DAA" w:rsidP="00415551">
            <w:pPr>
              <w:pStyle w:val="SDText"/>
              <w:ind w:firstLine="0"/>
              <w:rPr>
                <w:rFonts w:cs="Times New Roman"/>
                <w:color w:val="000000" w:themeColor="text1"/>
                <w:rPrChange w:id="28325" w:author="N F" w:date="2023-12-05T03:09:00Z">
                  <w:rPr>
                    <w:rFonts w:cs="Times New Roman"/>
                  </w:rPr>
                </w:rPrChange>
              </w:rPr>
            </w:pPr>
            <w:r w:rsidRPr="006E6534">
              <w:rPr>
                <w:rFonts w:cs="Times New Roman"/>
                <w:color w:val="000000" w:themeColor="text1"/>
                <w:rPrChange w:id="28326" w:author="N F" w:date="2023-12-05T03:09:00Z">
                  <w:rPr>
                    <w:rFonts w:cs="Times New Roman"/>
                  </w:rPr>
                </w:rPrChange>
              </w:rPr>
              <w:t>Снижение количества тромбоцитов</w:t>
            </w:r>
            <w:r w:rsidRPr="006E6534">
              <w:rPr>
                <w:rFonts w:cs="Times New Roman"/>
                <w:color w:val="000000" w:themeColor="text1"/>
                <w:vertAlign w:val="superscript"/>
                <w:rPrChange w:id="28327" w:author="N F" w:date="2023-12-05T03:09:00Z">
                  <w:rPr>
                    <w:rFonts w:cs="Times New Roman"/>
                    <w:vertAlign w:val="superscript"/>
                  </w:rPr>
                </w:rPrChange>
              </w:rPr>
              <w:t>14</w:t>
            </w:r>
          </w:p>
        </w:tc>
        <w:tc>
          <w:tcPr>
            <w:tcW w:w="3115" w:type="dxa"/>
          </w:tcPr>
          <w:p w14:paraId="370EC6C2" w14:textId="7A6C14E7" w:rsidR="00647DAA" w:rsidRPr="006E6534" w:rsidRDefault="00360B8E" w:rsidP="00415551">
            <w:pPr>
              <w:pStyle w:val="SDText"/>
              <w:ind w:firstLine="0"/>
              <w:rPr>
                <w:rFonts w:cs="Times New Roman"/>
                <w:color w:val="000000" w:themeColor="text1"/>
                <w:rPrChange w:id="28328" w:author="N F" w:date="2023-12-05T03:09:00Z">
                  <w:rPr>
                    <w:rFonts w:cs="Times New Roman"/>
                  </w:rPr>
                </w:rPrChange>
              </w:rPr>
            </w:pPr>
            <w:r w:rsidRPr="006E6534">
              <w:rPr>
                <w:rFonts w:cs="Times New Roman"/>
                <w:color w:val="000000" w:themeColor="text1"/>
                <w:rPrChange w:id="28329" w:author="N F" w:date="2023-12-05T03:09:00Z">
                  <w:rPr>
                    <w:rFonts w:cs="Times New Roman"/>
                  </w:rPr>
                </w:rPrChange>
              </w:rPr>
              <w:t>Очень часто (53%)</w:t>
            </w:r>
          </w:p>
        </w:tc>
        <w:tc>
          <w:tcPr>
            <w:tcW w:w="3115" w:type="dxa"/>
          </w:tcPr>
          <w:p w14:paraId="4CEBC94E" w14:textId="19203CA8" w:rsidR="00647DAA" w:rsidRPr="006E6534" w:rsidRDefault="00360B8E" w:rsidP="00415551">
            <w:pPr>
              <w:pStyle w:val="SDText"/>
              <w:ind w:firstLine="0"/>
              <w:rPr>
                <w:rFonts w:cs="Times New Roman"/>
                <w:color w:val="000000" w:themeColor="text1"/>
                <w:rPrChange w:id="28330" w:author="N F" w:date="2023-12-05T03:09:00Z">
                  <w:rPr>
                    <w:rFonts w:cs="Times New Roman"/>
                  </w:rPr>
                </w:rPrChange>
              </w:rPr>
            </w:pPr>
            <w:r w:rsidRPr="006E6534">
              <w:rPr>
                <w:rFonts w:cs="Times New Roman"/>
                <w:color w:val="000000" w:themeColor="text1"/>
                <w:rPrChange w:id="28331" w:author="N F" w:date="2023-12-05T03:09:00Z">
                  <w:rPr>
                    <w:rFonts w:cs="Times New Roman"/>
                  </w:rPr>
                </w:rPrChange>
              </w:rPr>
              <w:t>1,2%</w:t>
            </w:r>
          </w:p>
        </w:tc>
      </w:tr>
      <w:tr w:rsidR="006E6534" w:rsidRPr="006E6534" w14:paraId="1C8DE5F6" w14:textId="77777777" w:rsidTr="0082591A">
        <w:tc>
          <w:tcPr>
            <w:tcW w:w="3115" w:type="dxa"/>
          </w:tcPr>
          <w:p w14:paraId="5AFE3244" w14:textId="16EFA938" w:rsidR="00647DAA" w:rsidRPr="006E6534" w:rsidRDefault="001323B0" w:rsidP="00415551">
            <w:pPr>
              <w:pStyle w:val="SDText"/>
              <w:ind w:firstLine="0"/>
              <w:rPr>
                <w:rFonts w:cs="Times New Roman"/>
                <w:color w:val="000000" w:themeColor="text1"/>
                <w:rPrChange w:id="28332" w:author="N F" w:date="2023-12-05T03:09:00Z">
                  <w:rPr>
                    <w:rFonts w:cs="Times New Roman"/>
                  </w:rPr>
                </w:rPrChange>
              </w:rPr>
            </w:pPr>
            <w:r w:rsidRPr="006E6534">
              <w:rPr>
                <w:rFonts w:cs="Times New Roman"/>
                <w:color w:val="000000" w:themeColor="text1"/>
                <w:rPrChange w:id="28333" w:author="N F" w:date="2023-12-05T03:09:00Z">
                  <w:rPr>
                    <w:rFonts w:cs="Times New Roman"/>
                  </w:rPr>
                </w:rPrChange>
              </w:rPr>
              <w:t>Снижение количества нейтрофилов</w:t>
            </w:r>
            <w:r w:rsidRPr="006E6534">
              <w:rPr>
                <w:rFonts w:cs="Times New Roman"/>
                <w:color w:val="000000" w:themeColor="text1"/>
                <w:vertAlign w:val="superscript"/>
                <w:rPrChange w:id="28334" w:author="N F" w:date="2023-12-05T03:09:00Z">
                  <w:rPr>
                    <w:rFonts w:cs="Times New Roman"/>
                    <w:vertAlign w:val="superscript"/>
                  </w:rPr>
                </w:rPrChange>
              </w:rPr>
              <w:t>14</w:t>
            </w:r>
          </w:p>
        </w:tc>
        <w:tc>
          <w:tcPr>
            <w:tcW w:w="3115" w:type="dxa"/>
          </w:tcPr>
          <w:p w14:paraId="64DB49D2" w14:textId="0A601A0E" w:rsidR="00647DAA" w:rsidRPr="006E6534" w:rsidRDefault="00360B8E" w:rsidP="00415551">
            <w:pPr>
              <w:pStyle w:val="SDText"/>
              <w:ind w:firstLine="0"/>
              <w:rPr>
                <w:rFonts w:cs="Times New Roman"/>
                <w:color w:val="000000" w:themeColor="text1"/>
                <w:rPrChange w:id="28335" w:author="N F" w:date="2023-12-05T03:09:00Z">
                  <w:rPr>
                    <w:rFonts w:cs="Times New Roman"/>
                  </w:rPr>
                </w:rPrChange>
              </w:rPr>
            </w:pPr>
            <w:r w:rsidRPr="006E6534">
              <w:rPr>
                <w:rFonts w:cs="Times New Roman"/>
                <w:color w:val="000000" w:themeColor="text1"/>
                <w:rPrChange w:id="28336" w:author="N F" w:date="2023-12-05T03:09:00Z">
                  <w:rPr>
                    <w:rFonts w:cs="Times New Roman"/>
                  </w:rPr>
                </w:rPrChange>
              </w:rPr>
              <w:t>Очень часто (33%)</w:t>
            </w:r>
          </w:p>
        </w:tc>
        <w:tc>
          <w:tcPr>
            <w:tcW w:w="3115" w:type="dxa"/>
          </w:tcPr>
          <w:p w14:paraId="4BABE570" w14:textId="21FF3106" w:rsidR="00647DAA" w:rsidRPr="006E6534" w:rsidRDefault="00360B8E" w:rsidP="00415551">
            <w:pPr>
              <w:pStyle w:val="SDText"/>
              <w:ind w:firstLine="0"/>
              <w:rPr>
                <w:rFonts w:cs="Times New Roman"/>
                <w:color w:val="000000" w:themeColor="text1"/>
                <w:rPrChange w:id="28337" w:author="N F" w:date="2023-12-05T03:09:00Z">
                  <w:rPr>
                    <w:rFonts w:cs="Times New Roman"/>
                  </w:rPr>
                </w:rPrChange>
              </w:rPr>
            </w:pPr>
            <w:r w:rsidRPr="006E6534">
              <w:rPr>
                <w:rFonts w:cs="Times New Roman"/>
                <w:color w:val="000000" w:themeColor="text1"/>
                <w:rPrChange w:id="28338" w:author="N F" w:date="2023-12-05T03:09:00Z">
                  <w:rPr>
                    <w:rFonts w:cs="Times New Roman"/>
                  </w:rPr>
                </w:rPrChange>
              </w:rPr>
              <w:t>3,2%</w:t>
            </w:r>
          </w:p>
        </w:tc>
      </w:tr>
      <w:tr w:rsidR="006E6534" w:rsidRPr="006E6534" w14:paraId="0D41C620" w14:textId="77777777" w:rsidTr="0082591A">
        <w:tc>
          <w:tcPr>
            <w:tcW w:w="3115" w:type="dxa"/>
          </w:tcPr>
          <w:p w14:paraId="0469EAA3" w14:textId="0227F55C" w:rsidR="00647DAA" w:rsidRPr="006E6534" w:rsidRDefault="001323B0" w:rsidP="00415551">
            <w:pPr>
              <w:pStyle w:val="SDText"/>
              <w:ind w:firstLine="0"/>
              <w:rPr>
                <w:rFonts w:cs="Times New Roman"/>
                <w:color w:val="000000" w:themeColor="text1"/>
                <w:rPrChange w:id="28339" w:author="N F" w:date="2023-12-05T03:09:00Z">
                  <w:rPr>
                    <w:rFonts w:cs="Times New Roman"/>
                  </w:rPr>
                </w:rPrChange>
              </w:rPr>
            </w:pPr>
            <w:r w:rsidRPr="006E6534">
              <w:rPr>
                <w:rFonts w:cs="Times New Roman"/>
                <w:color w:val="000000" w:themeColor="text1"/>
                <w:rPrChange w:id="28340" w:author="N F" w:date="2023-12-05T03:09:00Z">
                  <w:rPr>
                    <w:rFonts w:cs="Times New Roman"/>
                  </w:rPr>
                </w:rPrChange>
              </w:rPr>
              <w:t>Повышение концентрации креатинина в крови</w:t>
            </w:r>
            <w:r w:rsidR="00B71D49" w:rsidRPr="006E6534">
              <w:rPr>
                <w:rFonts w:cs="Times New Roman"/>
                <w:color w:val="000000" w:themeColor="text1"/>
                <w:vertAlign w:val="superscript"/>
                <w:rPrChange w:id="28341" w:author="N F" w:date="2023-12-05T03:09:00Z">
                  <w:rPr>
                    <w:rFonts w:cs="Times New Roman"/>
                    <w:vertAlign w:val="superscript"/>
                  </w:rPr>
                </w:rPrChange>
              </w:rPr>
              <w:t>14</w:t>
            </w:r>
          </w:p>
        </w:tc>
        <w:tc>
          <w:tcPr>
            <w:tcW w:w="3115" w:type="dxa"/>
          </w:tcPr>
          <w:p w14:paraId="6E5B234A" w14:textId="689D546C" w:rsidR="00647DAA" w:rsidRPr="006E6534" w:rsidRDefault="00360B8E" w:rsidP="00415551">
            <w:pPr>
              <w:pStyle w:val="SDText"/>
              <w:ind w:firstLine="0"/>
              <w:rPr>
                <w:rFonts w:cs="Times New Roman"/>
                <w:color w:val="000000" w:themeColor="text1"/>
                <w:rPrChange w:id="28342" w:author="N F" w:date="2023-12-05T03:09:00Z">
                  <w:rPr>
                    <w:rFonts w:cs="Times New Roman"/>
                  </w:rPr>
                </w:rPrChange>
              </w:rPr>
            </w:pPr>
            <w:r w:rsidRPr="006E6534">
              <w:rPr>
                <w:rFonts w:cs="Times New Roman"/>
                <w:color w:val="000000" w:themeColor="text1"/>
                <w:rPrChange w:id="28343" w:author="N F" w:date="2023-12-05T03:09:00Z">
                  <w:rPr>
                    <w:rFonts w:cs="Times New Roman"/>
                  </w:rPr>
                </w:rPrChange>
              </w:rPr>
              <w:t>Часто (9%)</w:t>
            </w:r>
          </w:p>
        </w:tc>
        <w:tc>
          <w:tcPr>
            <w:tcW w:w="3115" w:type="dxa"/>
          </w:tcPr>
          <w:p w14:paraId="3965B0F0" w14:textId="64D2208F" w:rsidR="00647DAA" w:rsidRPr="006E6534" w:rsidRDefault="00360B8E" w:rsidP="00415551">
            <w:pPr>
              <w:pStyle w:val="SDText"/>
              <w:ind w:firstLine="0"/>
              <w:rPr>
                <w:rFonts w:cs="Times New Roman"/>
                <w:color w:val="000000" w:themeColor="text1"/>
                <w:rPrChange w:id="28344" w:author="N F" w:date="2023-12-05T03:09:00Z">
                  <w:rPr>
                    <w:rFonts w:cs="Times New Roman"/>
                  </w:rPr>
                </w:rPrChange>
              </w:rPr>
            </w:pPr>
            <w:r w:rsidRPr="006E6534">
              <w:rPr>
                <w:rFonts w:cs="Times New Roman"/>
                <w:color w:val="000000" w:themeColor="text1"/>
                <w:rPrChange w:id="28345" w:author="N F" w:date="2023-12-05T03:09:00Z">
                  <w:rPr>
                    <w:rFonts w:cs="Times New Roman"/>
                  </w:rPr>
                </w:rPrChange>
              </w:rPr>
              <w:t>0%</w:t>
            </w:r>
          </w:p>
        </w:tc>
      </w:tr>
      <w:tr w:rsidR="006E6534" w:rsidRPr="006E6534" w14:paraId="4844E9A1" w14:textId="77777777" w:rsidTr="00787A04">
        <w:trPr>
          <w:ins w:id="28346" w:author="N F" w:date="2023-08-09T00:17:00Z"/>
        </w:trPr>
        <w:tc>
          <w:tcPr>
            <w:tcW w:w="9345" w:type="dxa"/>
            <w:gridSpan w:val="3"/>
          </w:tcPr>
          <w:p w14:paraId="555FDC3F" w14:textId="6684892B" w:rsidR="00855D5C" w:rsidRPr="006E6534" w:rsidRDefault="00855D5C" w:rsidP="00855D5C">
            <w:pPr>
              <w:pStyle w:val="SDcomments"/>
              <w:ind w:firstLine="0"/>
              <w:rPr>
                <w:ins w:id="28347" w:author="N F" w:date="2023-08-09T00:17:00Z"/>
                <w:rFonts w:cs="Times New Roman"/>
                <w:b/>
                <w:bCs/>
                <w:color w:val="000000" w:themeColor="text1"/>
                <w:rPrChange w:id="28348" w:author="N F" w:date="2023-12-05T03:09:00Z">
                  <w:rPr>
                    <w:ins w:id="28349" w:author="N F" w:date="2023-08-09T00:17:00Z"/>
                    <w:i/>
                    <w:iCs/>
                  </w:rPr>
                </w:rPrChange>
              </w:rPr>
            </w:pPr>
            <w:moveToRangeStart w:id="28350" w:author="N F" w:date="2023-08-09T00:17:00Z" w:name="move142432668"/>
            <w:moveTo w:id="28351" w:author="N F" w:date="2023-08-09T00:17:00Z">
              <w:r w:rsidRPr="006E6534">
                <w:rPr>
                  <w:rFonts w:cs="Times New Roman"/>
                  <w:b/>
                  <w:bCs/>
                  <w:color w:val="000000" w:themeColor="text1"/>
                  <w:rPrChange w:id="28352" w:author="N F" w:date="2023-12-05T03:09:00Z">
                    <w:rPr>
                      <w:i/>
                      <w:iCs/>
                    </w:rPr>
                  </w:rPrChange>
                </w:rPr>
                <w:t>Примечани</w:t>
              </w:r>
            </w:moveTo>
            <w:ins w:id="28353" w:author="N F" w:date="2023-08-09T00:21:00Z">
              <w:r w:rsidRPr="006E6534">
                <w:rPr>
                  <w:rFonts w:cs="Times New Roman"/>
                  <w:b/>
                  <w:bCs/>
                  <w:color w:val="000000" w:themeColor="text1"/>
                  <w:rPrChange w:id="28354" w:author="N F" w:date="2023-12-05T03:09:00Z">
                    <w:rPr>
                      <w:rFonts w:cs="Times New Roman"/>
                      <w:b/>
                      <w:bCs/>
                    </w:rPr>
                  </w:rPrChange>
                </w:rPr>
                <w:t>е</w:t>
              </w:r>
            </w:ins>
            <w:moveTo w:id="28355" w:author="N F" w:date="2023-08-09T00:17:00Z">
              <w:del w:id="28356" w:author="N F" w:date="2023-08-09T00:21:00Z">
                <w:r w:rsidRPr="006E6534" w:rsidDel="00855D5C">
                  <w:rPr>
                    <w:rFonts w:cs="Times New Roman"/>
                    <w:b/>
                    <w:bCs/>
                    <w:color w:val="000000" w:themeColor="text1"/>
                    <w:rPrChange w:id="28357" w:author="N F" w:date="2023-12-05T03:09:00Z">
                      <w:rPr>
                        <w:i/>
                        <w:iCs/>
                      </w:rPr>
                    </w:rPrChange>
                  </w:rPr>
                  <w:delText>я</w:delText>
                </w:r>
              </w:del>
              <w:r w:rsidRPr="006E6534">
                <w:rPr>
                  <w:rFonts w:cs="Times New Roman"/>
                  <w:b/>
                  <w:bCs/>
                  <w:color w:val="000000" w:themeColor="text1"/>
                  <w:rPrChange w:id="28358" w:author="N F" w:date="2023-12-05T03:09:00Z">
                    <w:rPr>
                      <w:i/>
                      <w:iCs/>
                    </w:rPr>
                  </w:rPrChange>
                </w:rPr>
                <w:t>:</w:t>
              </w:r>
            </w:moveTo>
          </w:p>
          <w:p w14:paraId="4622F9D5" w14:textId="4077F787" w:rsidR="00855D5C" w:rsidRPr="006E6534" w:rsidRDefault="00855D5C">
            <w:pPr>
              <w:pStyle w:val="SDcomments"/>
              <w:ind w:firstLine="0"/>
              <w:rPr>
                <w:moveTo w:id="28359" w:author="N F" w:date="2023-08-09T00:17:00Z"/>
                <w:rFonts w:cs="Times New Roman"/>
                <w:color w:val="000000" w:themeColor="text1"/>
                <w:rPrChange w:id="28360" w:author="N F" w:date="2023-12-05T03:09:00Z">
                  <w:rPr>
                    <w:moveTo w:id="28361" w:author="N F" w:date="2023-08-09T00:17:00Z"/>
                    <w:rFonts w:cs="Times New Roman"/>
                  </w:rPr>
                </w:rPrChange>
              </w:rPr>
              <w:pPrChange w:id="28362" w:author="N F" w:date="2023-08-09T00:17:00Z">
                <w:pPr>
                  <w:pStyle w:val="SDcomments"/>
                </w:pPr>
              </w:pPrChange>
            </w:pPr>
            <w:moveTo w:id="28363" w:author="N F" w:date="2023-08-09T00:17:00Z">
              <w:r w:rsidRPr="006E6534">
                <w:rPr>
                  <w:rFonts w:cs="Times New Roman"/>
                  <w:color w:val="000000" w:themeColor="text1"/>
                  <w:rPrChange w:id="28364" w:author="N F" w:date="2023-12-05T03:09:00Z">
                    <w:rPr>
                      <w:rFonts w:cs="Times New Roman"/>
                    </w:rPr>
                  </w:rPrChange>
                </w:rPr>
                <w:lastRenderedPageBreak/>
                <w:t xml:space="preserve"> </w:t>
              </w:r>
              <w:r w:rsidRPr="006E6534">
                <w:rPr>
                  <w:rFonts w:cs="Times New Roman"/>
                  <w:color w:val="000000" w:themeColor="text1"/>
                  <w:lang w:val="en-US"/>
                  <w:rPrChange w:id="28365" w:author="N F" w:date="2023-12-05T03:09:00Z">
                    <w:rPr>
                      <w:rFonts w:cs="Times New Roman"/>
                      <w:lang w:val="en-US"/>
                    </w:rPr>
                  </w:rPrChange>
                </w:rPr>
                <w:t>MedDRA</w:t>
              </w:r>
              <w:r w:rsidRPr="006E6534">
                <w:rPr>
                  <w:rFonts w:cs="Times New Roman"/>
                  <w:color w:val="000000" w:themeColor="text1"/>
                  <w:rPrChange w:id="28366" w:author="N F" w:date="2023-12-05T03:09:00Z">
                    <w:rPr>
                      <w:rFonts w:cs="Times New Roman"/>
                    </w:rPr>
                  </w:rPrChange>
                </w:rPr>
                <w:t xml:space="preserve"> – Медицинский словарь нормативно-правовой деятельности (medical dictionary for regulatory activities); </w:t>
              </w:r>
              <w:r w:rsidRPr="006E6534">
                <w:rPr>
                  <w:rFonts w:cs="Times New Roman"/>
                  <w:color w:val="000000" w:themeColor="text1"/>
                  <w:lang w:val="en-US"/>
                  <w:rPrChange w:id="28367" w:author="N F" w:date="2023-12-05T03:09:00Z">
                    <w:rPr>
                      <w:rFonts w:cs="Times New Roman"/>
                      <w:lang w:val="en-US"/>
                    </w:rPr>
                  </w:rPrChange>
                </w:rPr>
                <w:t>CTCAE</w:t>
              </w:r>
              <w:r w:rsidRPr="006E6534">
                <w:rPr>
                  <w:rFonts w:cs="Times New Roman"/>
                  <w:color w:val="000000" w:themeColor="text1"/>
                  <w:rPrChange w:id="28368" w:author="N F" w:date="2023-12-05T03:09:00Z">
                    <w:rPr>
                      <w:rFonts w:cs="Times New Roman"/>
                    </w:rPr>
                  </w:rPrChange>
                </w:rPr>
                <w:t xml:space="preserve"> – Общие терминологические критерии нежелательных явлений (Common </w:t>
              </w:r>
              <w:r w:rsidRPr="006E6534">
                <w:rPr>
                  <w:rFonts w:cs="Times New Roman"/>
                  <w:color w:val="000000" w:themeColor="text1"/>
                  <w:lang w:val="en-US"/>
                  <w:rPrChange w:id="28369" w:author="N F" w:date="2023-12-05T03:09:00Z">
                    <w:rPr>
                      <w:rFonts w:cs="Times New Roman"/>
                      <w:lang w:val="en-US"/>
                    </w:rPr>
                  </w:rPrChange>
                </w:rPr>
                <w:t>t</w:t>
              </w:r>
              <w:r w:rsidRPr="006E6534">
                <w:rPr>
                  <w:rFonts w:cs="Times New Roman"/>
                  <w:color w:val="000000" w:themeColor="text1"/>
                  <w:rPrChange w:id="28370" w:author="N F" w:date="2023-12-05T03:09:00Z">
                    <w:rPr>
                      <w:rFonts w:cs="Times New Roman"/>
                    </w:rPr>
                  </w:rPrChange>
                </w:rPr>
                <w:t xml:space="preserve">erminology </w:t>
              </w:r>
              <w:r w:rsidRPr="006E6534">
                <w:rPr>
                  <w:rFonts w:cs="Times New Roman"/>
                  <w:color w:val="000000" w:themeColor="text1"/>
                  <w:lang w:val="en-US"/>
                  <w:rPrChange w:id="28371" w:author="N F" w:date="2023-12-05T03:09:00Z">
                    <w:rPr>
                      <w:rFonts w:cs="Times New Roman"/>
                      <w:lang w:val="en-US"/>
                    </w:rPr>
                  </w:rPrChange>
                </w:rPr>
                <w:t>c</w:t>
              </w:r>
              <w:r w:rsidRPr="006E6534">
                <w:rPr>
                  <w:rFonts w:cs="Times New Roman"/>
                  <w:color w:val="000000" w:themeColor="text1"/>
                  <w:rPrChange w:id="28372" w:author="N F" w:date="2023-12-05T03:09:00Z">
                    <w:rPr>
                      <w:rFonts w:cs="Times New Roman"/>
                    </w:rPr>
                  </w:rPrChange>
                </w:rPr>
                <w:t xml:space="preserve">riteria for </w:t>
              </w:r>
              <w:r w:rsidRPr="006E6534">
                <w:rPr>
                  <w:rFonts w:cs="Times New Roman"/>
                  <w:color w:val="000000" w:themeColor="text1"/>
                  <w:lang w:val="en-US"/>
                  <w:rPrChange w:id="28373" w:author="N F" w:date="2023-12-05T03:09:00Z">
                    <w:rPr>
                      <w:rFonts w:cs="Times New Roman"/>
                      <w:lang w:val="en-US"/>
                    </w:rPr>
                  </w:rPrChange>
                </w:rPr>
                <w:t>a</w:t>
              </w:r>
              <w:r w:rsidRPr="006E6534">
                <w:rPr>
                  <w:rFonts w:cs="Times New Roman"/>
                  <w:color w:val="000000" w:themeColor="text1"/>
                  <w:rPrChange w:id="28374" w:author="N F" w:date="2023-12-05T03:09:00Z">
                    <w:rPr>
                      <w:rFonts w:cs="Times New Roman"/>
                    </w:rPr>
                  </w:rPrChange>
                </w:rPr>
                <w:t xml:space="preserve">dverse </w:t>
              </w:r>
              <w:r w:rsidRPr="006E6534">
                <w:rPr>
                  <w:rFonts w:cs="Times New Roman"/>
                  <w:color w:val="000000" w:themeColor="text1"/>
                  <w:lang w:val="en-US"/>
                  <w:rPrChange w:id="28375" w:author="N F" w:date="2023-12-05T03:09:00Z">
                    <w:rPr>
                      <w:rFonts w:cs="Times New Roman"/>
                      <w:lang w:val="en-US"/>
                    </w:rPr>
                  </w:rPrChange>
                </w:rPr>
                <w:t>e</w:t>
              </w:r>
              <w:r w:rsidRPr="006E6534">
                <w:rPr>
                  <w:rFonts w:cs="Times New Roman"/>
                  <w:color w:val="000000" w:themeColor="text1"/>
                  <w:rPrChange w:id="28376" w:author="N F" w:date="2023-12-05T03:09:00Z">
                    <w:rPr>
                      <w:rFonts w:cs="Times New Roman"/>
                    </w:rPr>
                  </w:rPrChange>
                </w:rPr>
                <w:t xml:space="preserve">vents); 1 – объединенные данные из исследований </w:t>
              </w:r>
              <w:r w:rsidRPr="006E6534">
                <w:rPr>
                  <w:rFonts w:cs="Times New Roman"/>
                  <w:color w:val="000000" w:themeColor="text1"/>
                  <w:lang w:val="en-US"/>
                  <w:rPrChange w:id="28377" w:author="N F" w:date="2023-12-05T03:09:00Z">
                    <w:rPr>
                      <w:rFonts w:cs="Times New Roman"/>
                      <w:lang w:val="en-US"/>
                    </w:rPr>
                  </w:rPrChange>
                </w:rPr>
                <w:t>ADAURA</w:t>
              </w:r>
              <w:r w:rsidRPr="006E6534">
                <w:rPr>
                  <w:rFonts w:cs="Times New Roman"/>
                  <w:color w:val="000000" w:themeColor="text1"/>
                  <w:rPrChange w:id="28378" w:author="N F" w:date="2023-12-05T03:09:00Z">
                    <w:rPr>
                      <w:rFonts w:cs="Times New Roman"/>
                    </w:rPr>
                  </w:rPrChange>
                </w:rPr>
                <w:t xml:space="preserve">, </w:t>
              </w:r>
              <w:r w:rsidRPr="006E6534">
                <w:rPr>
                  <w:rFonts w:cs="Times New Roman"/>
                  <w:color w:val="000000" w:themeColor="text1"/>
                  <w:lang w:val="en-US"/>
                  <w:rPrChange w:id="28379" w:author="N F" w:date="2023-12-05T03:09:00Z">
                    <w:rPr>
                      <w:rFonts w:cs="Times New Roman"/>
                      <w:lang w:val="en-US"/>
                    </w:rPr>
                  </w:rPrChange>
                </w:rPr>
                <w:t>FLAURA</w:t>
              </w:r>
              <w:r w:rsidRPr="006E6534">
                <w:rPr>
                  <w:rFonts w:cs="Times New Roman"/>
                  <w:color w:val="000000" w:themeColor="text1"/>
                  <w:rPrChange w:id="28380" w:author="N F" w:date="2023-12-05T03:09:00Z">
                    <w:rPr>
                      <w:rFonts w:cs="Times New Roman"/>
                    </w:rPr>
                  </w:rPrChange>
                </w:rPr>
                <w:t xml:space="preserve"> и </w:t>
              </w:r>
              <w:r w:rsidRPr="006E6534">
                <w:rPr>
                  <w:rFonts w:cs="Times New Roman"/>
                  <w:color w:val="000000" w:themeColor="text1"/>
                  <w:lang w:val="en-US"/>
                  <w:rPrChange w:id="28381" w:author="N F" w:date="2023-12-05T03:09:00Z">
                    <w:rPr>
                      <w:rFonts w:cs="Times New Roman"/>
                      <w:lang w:val="en-US"/>
                    </w:rPr>
                  </w:rPrChange>
                </w:rPr>
                <w:t>AURA</w:t>
              </w:r>
              <w:r w:rsidRPr="006E6534">
                <w:rPr>
                  <w:rFonts w:cs="Times New Roman"/>
                  <w:color w:val="000000" w:themeColor="text1"/>
                  <w:rPrChange w:id="28382" w:author="N F" w:date="2023-12-05T03:09:00Z">
                    <w:rPr>
                      <w:rFonts w:cs="Times New Roman"/>
                    </w:rPr>
                  </w:rPrChange>
                </w:rPr>
                <w:t xml:space="preserve"> (</w:t>
              </w:r>
              <w:r w:rsidRPr="006E6534">
                <w:rPr>
                  <w:rFonts w:cs="Times New Roman"/>
                  <w:color w:val="000000" w:themeColor="text1"/>
                  <w:lang w:val="en-US"/>
                  <w:rPrChange w:id="28383" w:author="N F" w:date="2023-12-05T03:09:00Z">
                    <w:rPr>
                      <w:rFonts w:cs="Times New Roman"/>
                      <w:lang w:val="en-US"/>
                    </w:rPr>
                  </w:rPrChange>
                </w:rPr>
                <w:t>AURA</w:t>
              </w:r>
              <w:r w:rsidRPr="006E6534">
                <w:rPr>
                  <w:rFonts w:cs="Times New Roman"/>
                  <w:color w:val="000000" w:themeColor="text1"/>
                  <w:rPrChange w:id="28384" w:author="N F" w:date="2023-12-05T03:09:00Z">
                    <w:rPr>
                      <w:rFonts w:cs="Times New Roman"/>
                    </w:rPr>
                  </w:rPrChange>
                </w:rPr>
                <w:t xml:space="preserve"> 3, </w:t>
              </w:r>
              <w:r w:rsidRPr="006E6534">
                <w:rPr>
                  <w:rFonts w:cs="Times New Roman"/>
                  <w:color w:val="000000" w:themeColor="text1"/>
                  <w:lang w:val="en-US"/>
                  <w:rPrChange w:id="28385" w:author="N F" w:date="2023-12-05T03:09:00Z">
                    <w:rPr>
                      <w:rFonts w:cs="Times New Roman"/>
                      <w:lang w:val="en-US"/>
                    </w:rPr>
                  </w:rPrChange>
                </w:rPr>
                <w:t>AURAex</w:t>
              </w:r>
              <w:r w:rsidRPr="006E6534">
                <w:rPr>
                  <w:rFonts w:cs="Times New Roman"/>
                  <w:color w:val="000000" w:themeColor="text1"/>
                  <w:rPrChange w:id="28386" w:author="N F" w:date="2023-12-05T03:09:00Z">
                    <w:rPr>
                      <w:rFonts w:cs="Times New Roman"/>
                    </w:rPr>
                  </w:rPrChange>
                </w:rPr>
                <w:t xml:space="preserve">); приведены сведения о явлениях, возникших у пациентов, получавших, как минимум, одну дозу препарата Тагриссо в качестве рандомизированной терапии; 2 – включает: интерстициальная болезнь легких, пневмонит; 3 – зарегистрировано 5 явлений 5 степени тяжести по </w:t>
              </w:r>
              <w:r w:rsidRPr="006E6534">
                <w:rPr>
                  <w:rFonts w:cs="Times New Roman"/>
                  <w:color w:val="000000" w:themeColor="text1"/>
                  <w:lang w:val="en-US"/>
                  <w:rPrChange w:id="28387" w:author="N F" w:date="2023-12-05T03:09:00Z">
                    <w:rPr>
                      <w:rFonts w:cs="Times New Roman"/>
                      <w:lang w:val="en-US"/>
                    </w:rPr>
                  </w:rPrChange>
                </w:rPr>
                <w:t>CTCAE</w:t>
              </w:r>
              <w:r w:rsidRPr="006E6534">
                <w:rPr>
                  <w:rFonts w:cs="Times New Roman"/>
                  <w:color w:val="000000" w:themeColor="text1"/>
                  <w:rPrChange w:id="28388" w:author="N F" w:date="2023-12-05T03:09:00Z">
                    <w:rPr>
                      <w:rFonts w:cs="Times New Roman"/>
                    </w:rPr>
                  </w:rPrChange>
                </w:rPr>
                <w:t xml:space="preserve"> (летальные); 4 – включает: изъязвление ротовой полости, стоматит; 5 – включает: эрозия роговицы, эпителиальный дефект роговицы, кератит, точечный кератит; 6 – включает: акне, дерматит, акнеформный дерматит, лекарственная сыпь, эритема, фолликулит, пустула, сыпь, эритематозная сыпь, фолликулярная сыпь; генерализованная сыпь, макулезная сыпь, макуло-папулезная сыпь, папулезная сыпь, зудящая сыпь, пустулезная сыпь, везикулярная сыпь, эрозия кожи; 7 – включает: заболевание ногтевого ложа, инфекция ногтевого ложа, воспаление ногтевого ложа, обесцвечивание ногтей, заболевание ногтей, дистрофия ногтей бугристость ногтей, токсическое поражение ногтей, онихоклазия, онихолизис, онихомадезис, онихомаляция, паронихия; 8 – включает: сухость кожи, экзема, трещины на коже, ксеродерма, ксероз; 9 – включает: зуд век, зуд, генерализованный зуд; 10 – мультиформная эритема была отмечена у 5 из 1479 пациентов в исследованиях </w:t>
              </w:r>
              <w:r w:rsidRPr="006E6534">
                <w:rPr>
                  <w:rFonts w:cs="Times New Roman"/>
                  <w:color w:val="000000" w:themeColor="text1"/>
                  <w:lang w:val="en-US"/>
                  <w:rPrChange w:id="28389" w:author="N F" w:date="2023-12-05T03:09:00Z">
                    <w:rPr>
                      <w:rFonts w:cs="Times New Roman"/>
                      <w:lang w:val="en-US"/>
                    </w:rPr>
                  </w:rPrChange>
                </w:rPr>
                <w:t>ADAURA</w:t>
              </w:r>
              <w:r w:rsidRPr="006E6534">
                <w:rPr>
                  <w:rFonts w:cs="Times New Roman"/>
                  <w:color w:val="000000" w:themeColor="text1"/>
                  <w:rPrChange w:id="28390" w:author="N F" w:date="2023-12-05T03:09:00Z">
                    <w:rPr>
                      <w:rFonts w:cs="Times New Roman"/>
                    </w:rPr>
                  </w:rPrChange>
                </w:rPr>
                <w:t xml:space="preserve">, </w:t>
              </w:r>
              <w:r w:rsidRPr="006E6534">
                <w:rPr>
                  <w:rFonts w:cs="Times New Roman"/>
                  <w:color w:val="000000" w:themeColor="text1"/>
                  <w:lang w:val="en-US"/>
                  <w:rPrChange w:id="28391" w:author="N F" w:date="2023-12-05T03:09:00Z">
                    <w:rPr>
                      <w:rFonts w:cs="Times New Roman"/>
                      <w:lang w:val="en-US"/>
                    </w:rPr>
                  </w:rPrChange>
                </w:rPr>
                <w:t>AURA</w:t>
              </w:r>
              <w:r w:rsidRPr="006E6534">
                <w:rPr>
                  <w:rFonts w:cs="Times New Roman"/>
                  <w:color w:val="000000" w:themeColor="text1"/>
                  <w:rPrChange w:id="28392" w:author="N F" w:date="2023-12-05T03:09:00Z">
                    <w:rPr>
                      <w:rFonts w:cs="Times New Roman"/>
                    </w:rPr>
                  </w:rPrChange>
                </w:rPr>
                <w:t xml:space="preserve"> и </w:t>
              </w:r>
              <w:r w:rsidRPr="006E6534">
                <w:rPr>
                  <w:rFonts w:cs="Times New Roman"/>
                  <w:color w:val="000000" w:themeColor="text1"/>
                  <w:lang w:val="en-US"/>
                  <w:rPrChange w:id="28393" w:author="N F" w:date="2023-12-05T03:09:00Z">
                    <w:rPr>
                      <w:rFonts w:cs="Times New Roman"/>
                      <w:lang w:val="en-US"/>
                    </w:rPr>
                  </w:rPrChange>
                </w:rPr>
                <w:t>FLAURA</w:t>
              </w:r>
              <w:r w:rsidRPr="006E6534">
                <w:rPr>
                  <w:rFonts w:cs="Times New Roman"/>
                  <w:color w:val="000000" w:themeColor="text1"/>
                  <w:rPrChange w:id="28394" w:author="N F" w:date="2023-12-05T03:09:00Z">
                    <w:rPr>
                      <w:rFonts w:cs="Times New Roman"/>
                    </w:rPr>
                  </w:rPrChange>
                </w:rPr>
                <w:t>, также были получены постмаркетинговые сообщения о случаях мультиформной эритемы, в том числе, 7 сообщений в исследовании постмаркетингового наблюдения (</w:t>
              </w:r>
              <w:r w:rsidRPr="006E6534">
                <w:rPr>
                  <w:rFonts w:cs="Times New Roman"/>
                  <w:color w:val="000000" w:themeColor="text1"/>
                  <w:lang w:val="en-US"/>
                  <w:rPrChange w:id="28395" w:author="N F" w:date="2023-12-05T03:09:00Z">
                    <w:rPr>
                      <w:rFonts w:cs="Times New Roman"/>
                      <w:lang w:val="en-US"/>
                    </w:rPr>
                  </w:rPrChange>
                </w:rPr>
                <w:t>N</w:t>
              </w:r>
              <w:r w:rsidRPr="006E6534">
                <w:rPr>
                  <w:rFonts w:cs="Times New Roman"/>
                  <w:color w:val="000000" w:themeColor="text1"/>
                  <w:rPrChange w:id="28396" w:author="N F" w:date="2023-12-05T03:09:00Z">
                    <w:rPr>
                      <w:rFonts w:cs="Times New Roman"/>
                    </w:rPr>
                  </w:rPrChange>
                </w:rPr>
                <w:t xml:space="preserve"> = 3578); 11 – расчетная частота, верхний предел 95% доверительного интервала для расчетного значения составляет 3/1479 (0,2%); 12 – один случай был отмечен в постмаркетинговом исследовании, частота была оценена по данным исследований </w:t>
              </w:r>
              <w:r w:rsidRPr="006E6534">
                <w:rPr>
                  <w:rFonts w:cs="Times New Roman"/>
                  <w:color w:val="000000" w:themeColor="text1"/>
                  <w:lang w:val="en-US"/>
                  <w:rPrChange w:id="28397" w:author="N F" w:date="2023-12-05T03:09:00Z">
                    <w:rPr>
                      <w:rFonts w:cs="Times New Roman"/>
                      <w:lang w:val="en-US"/>
                    </w:rPr>
                  </w:rPrChange>
                </w:rPr>
                <w:t>ADAURA</w:t>
              </w:r>
              <w:r w:rsidRPr="006E6534">
                <w:rPr>
                  <w:rFonts w:cs="Times New Roman"/>
                  <w:color w:val="000000" w:themeColor="text1"/>
                  <w:rPrChange w:id="28398" w:author="N F" w:date="2023-12-05T03:09:00Z">
                    <w:rPr>
                      <w:rFonts w:cs="Times New Roman"/>
                    </w:rPr>
                  </w:rPrChange>
                </w:rPr>
                <w:t xml:space="preserve">, </w:t>
              </w:r>
              <w:r w:rsidRPr="006E6534">
                <w:rPr>
                  <w:rFonts w:cs="Times New Roman"/>
                  <w:color w:val="000000" w:themeColor="text1"/>
                  <w:lang w:val="en-US"/>
                  <w:rPrChange w:id="28399" w:author="N F" w:date="2023-12-05T03:09:00Z">
                    <w:rPr>
                      <w:rFonts w:cs="Times New Roman"/>
                      <w:lang w:val="en-US"/>
                    </w:rPr>
                  </w:rPrChange>
                </w:rPr>
                <w:t>FLAURA</w:t>
              </w:r>
              <w:r w:rsidRPr="006E6534">
                <w:rPr>
                  <w:rFonts w:cs="Times New Roman"/>
                  <w:color w:val="000000" w:themeColor="text1"/>
                  <w:rPrChange w:id="28400" w:author="N F" w:date="2023-12-05T03:09:00Z">
                    <w:rPr>
                      <w:rFonts w:cs="Times New Roman"/>
                    </w:rPr>
                  </w:rPrChange>
                </w:rPr>
                <w:t xml:space="preserve">, </w:t>
              </w:r>
              <w:r w:rsidRPr="006E6534">
                <w:rPr>
                  <w:rFonts w:cs="Times New Roman"/>
                  <w:color w:val="000000" w:themeColor="text1"/>
                  <w:lang w:val="en-US"/>
                  <w:rPrChange w:id="28401" w:author="N F" w:date="2023-12-05T03:09:00Z">
                    <w:rPr>
                      <w:rFonts w:cs="Times New Roman"/>
                      <w:lang w:val="en-US"/>
                    </w:rPr>
                  </w:rPrChange>
                </w:rPr>
                <w:t>AURA</w:t>
              </w:r>
              <w:r w:rsidRPr="006E6534">
                <w:rPr>
                  <w:rFonts w:cs="Times New Roman"/>
                  <w:color w:val="000000" w:themeColor="text1"/>
                  <w:rPrChange w:id="28402" w:author="N F" w:date="2023-12-05T03:09:00Z">
                    <w:rPr>
                      <w:rFonts w:cs="Times New Roman"/>
                    </w:rPr>
                  </w:rPrChange>
                </w:rPr>
                <w:t xml:space="preserve"> и постмаркетингового исследования (</w:t>
              </w:r>
              <w:r w:rsidRPr="006E6534">
                <w:rPr>
                  <w:rFonts w:cs="Times New Roman"/>
                  <w:color w:val="000000" w:themeColor="text1"/>
                  <w:lang w:val="en-US"/>
                  <w:rPrChange w:id="28403" w:author="N F" w:date="2023-12-05T03:09:00Z">
                    <w:rPr>
                      <w:rFonts w:cs="Times New Roman"/>
                      <w:lang w:val="en-US"/>
                    </w:rPr>
                  </w:rPrChange>
                </w:rPr>
                <w:t>N</w:t>
              </w:r>
              <w:r w:rsidRPr="006E6534">
                <w:rPr>
                  <w:rFonts w:cs="Times New Roman"/>
                  <w:color w:val="000000" w:themeColor="text1"/>
                  <w:rPrChange w:id="28404" w:author="N F" w:date="2023-12-05T03:09:00Z">
                    <w:rPr>
                      <w:rFonts w:cs="Times New Roman"/>
                    </w:rPr>
                  </w:rPrChange>
                </w:rPr>
                <w:t xml:space="preserve"> = 5057); 13 – частота удлинения интервала </w:t>
              </w:r>
              <w:r w:rsidRPr="006E6534">
                <w:rPr>
                  <w:rFonts w:cs="Times New Roman"/>
                  <w:color w:val="000000" w:themeColor="text1"/>
                  <w:lang w:val="en-US"/>
                  <w:rPrChange w:id="28405" w:author="N F" w:date="2023-12-05T03:09:00Z">
                    <w:rPr>
                      <w:rFonts w:cs="Times New Roman"/>
                      <w:lang w:val="en-US"/>
                    </w:rPr>
                  </w:rPrChange>
                </w:rPr>
                <w:t>QTcF</w:t>
              </w:r>
              <w:r w:rsidRPr="006E6534">
                <w:rPr>
                  <w:rFonts w:cs="Times New Roman"/>
                  <w:color w:val="000000" w:themeColor="text1"/>
                  <w:rPrChange w:id="28406" w:author="N F" w:date="2023-12-05T03:09:00Z">
                    <w:rPr>
                      <w:rFonts w:cs="Times New Roman"/>
                    </w:rPr>
                  </w:rPrChange>
                </w:rPr>
                <w:t xml:space="preserve"> &gt; 500 мсек; 14 – отражает частоту лабораторных отклонений, а не частоту отмеченных нежелательных явлений. </w:t>
              </w:r>
            </w:moveTo>
          </w:p>
          <w:moveToRangeEnd w:id="28350"/>
          <w:p w14:paraId="30B26E79" w14:textId="77777777" w:rsidR="00855D5C" w:rsidRPr="006E6534" w:rsidRDefault="00855D5C" w:rsidP="00415551">
            <w:pPr>
              <w:pStyle w:val="SDText"/>
              <w:ind w:firstLine="0"/>
              <w:rPr>
                <w:ins w:id="28407" w:author="N F" w:date="2023-08-09T00:17:00Z"/>
                <w:rFonts w:cs="Times New Roman"/>
                <w:color w:val="000000" w:themeColor="text1"/>
                <w:rPrChange w:id="28408" w:author="N F" w:date="2023-12-05T03:09:00Z">
                  <w:rPr>
                    <w:ins w:id="28409" w:author="N F" w:date="2023-08-09T00:17:00Z"/>
                    <w:rFonts w:cs="Times New Roman"/>
                  </w:rPr>
                </w:rPrChange>
              </w:rPr>
            </w:pPr>
          </w:p>
        </w:tc>
      </w:tr>
    </w:tbl>
    <w:p w14:paraId="7FBDEF0D" w14:textId="0EDC7D53" w:rsidR="0082591A" w:rsidRPr="006E6534" w:rsidDel="00855D5C" w:rsidRDefault="00B71D49" w:rsidP="00415551">
      <w:pPr>
        <w:pStyle w:val="SDcomments"/>
        <w:rPr>
          <w:moveFrom w:id="28410" w:author="N F" w:date="2023-08-09T00:17:00Z"/>
          <w:rFonts w:cs="Times New Roman"/>
          <w:color w:val="000000" w:themeColor="text1"/>
          <w:rPrChange w:id="28411" w:author="N F" w:date="2023-12-05T03:09:00Z">
            <w:rPr>
              <w:moveFrom w:id="28412" w:author="N F" w:date="2023-08-09T00:17:00Z"/>
              <w:rFonts w:cs="Times New Roman"/>
            </w:rPr>
          </w:rPrChange>
        </w:rPr>
      </w:pPr>
      <w:moveFromRangeStart w:id="28413" w:author="N F" w:date="2023-08-09T00:17:00Z" w:name="move142432668"/>
      <w:moveFrom w:id="28414" w:author="N F" w:date="2023-08-09T00:17:00Z">
        <w:r w:rsidRPr="006E6534" w:rsidDel="00855D5C">
          <w:rPr>
            <w:rFonts w:cs="Times New Roman"/>
            <w:i/>
            <w:iCs/>
            <w:color w:val="000000" w:themeColor="text1"/>
            <w:rPrChange w:id="28415" w:author="N F" w:date="2023-12-05T03:09:00Z">
              <w:rPr>
                <w:rFonts w:cs="Times New Roman"/>
                <w:i/>
                <w:iCs/>
              </w:rPr>
            </w:rPrChange>
          </w:rPr>
          <w:lastRenderedPageBreak/>
          <w:t>Примечания:</w:t>
        </w:r>
        <w:r w:rsidRPr="006E6534" w:rsidDel="00855D5C">
          <w:rPr>
            <w:rFonts w:cs="Times New Roman"/>
            <w:color w:val="000000" w:themeColor="text1"/>
            <w:rPrChange w:id="28416" w:author="N F" w:date="2023-12-05T03:09:00Z">
              <w:rPr>
                <w:rFonts w:cs="Times New Roman"/>
              </w:rPr>
            </w:rPrChange>
          </w:rPr>
          <w:t xml:space="preserve"> </w:t>
        </w:r>
        <w:r w:rsidR="008F03DC" w:rsidRPr="006E6534" w:rsidDel="00855D5C">
          <w:rPr>
            <w:rFonts w:cs="Times New Roman"/>
            <w:color w:val="000000" w:themeColor="text1"/>
            <w:lang w:val="en-US"/>
            <w:rPrChange w:id="28417" w:author="N F" w:date="2023-12-05T03:09:00Z">
              <w:rPr>
                <w:rFonts w:cs="Times New Roman"/>
                <w:lang w:val="en-US"/>
              </w:rPr>
            </w:rPrChange>
          </w:rPr>
          <w:t>MedDRA</w:t>
        </w:r>
        <w:r w:rsidR="008F03DC" w:rsidRPr="006E6534" w:rsidDel="00855D5C">
          <w:rPr>
            <w:rFonts w:cs="Times New Roman"/>
            <w:color w:val="000000" w:themeColor="text1"/>
            <w:rPrChange w:id="28418" w:author="N F" w:date="2023-12-05T03:09:00Z">
              <w:rPr>
                <w:rFonts w:cs="Times New Roman"/>
              </w:rPr>
            </w:rPrChange>
          </w:rPr>
          <w:t xml:space="preserve"> – </w:t>
        </w:r>
        <w:r w:rsidR="009D42C5" w:rsidRPr="006E6534" w:rsidDel="00855D5C">
          <w:rPr>
            <w:rFonts w:cs="Times New Roman"/>
            <w:color w:val="000000" w:themeColor="text1"/>
            <w:rPrChange w:id="28419" w:author="N F" w:date="2023-12-05T03:09:00Z">
              <w:rPr>
                <w:rFonts w:cs="Times New Roman"/>
              </w:rPr>
            </w:rPrChange>
          </w:rPr>
          <w:t>Медицинский словарь нормативно-правовой деятельности (medical dictionary for regulatory activities)</w:t>
        </w:r>
        <w:r w:rsidR="008F03DC" w:rsidRPr="006E6534" w:rsidDel="00855D5C">
          <w:rPr>
            <w:rFonts w:cs="Times New Roman"/>
            <w:color w:val="000000" w:themeColor="text1"/>
            <w:rPrChange w:id="28420" w:author="N F" w:date="2023-12-05T03:09:00Z">
              <w:rPr>
                <w:rFonts w:cs="Times New Roman"/>
              </w:rPr>
            </w:rPrChange>
          </w:rPr>
          <w:t xml:space="preserve">; </w:t>
        </w:r>
        <w:r w:rsidR="008F03DC" w:rsidRPr="006E6534" w:rsidDel="00855D5C">
          <w:rPr>
            <w:rFonts w:cs="Times New Roman"/>
            <w:color w:val="000000" w:themeColor="text1"/>
            <w:lang w:val="en-US"/>
            <w:rPrChange w:id="28421" w:author="N F" w:date="2023-12-05T03:09:00Z">
              <w:rPr>
                <w:rFonts w:cs="Times New Roman"/>
                <w:lang w:val="en-US"/>
              </w:rPr>
            </w:rPrChange>
          </w:rPr>
          <w:t>CTCAE</w:t>
        </w:r>
        <w:r w:rsidR="008F03DC" w:rsidRPr="006E6534" w:rsidDel="00855D5C">
          <w:rPr>
            <w:rFonts w:cs="Times New Roman"/>
            <w:color w:val="000000" w:themeColor="text1"/>
            <w:rPrChange w:id="28422" w:author="N F" w:date="2023-12-05T03:09:00Z">
              <w:rPr>
                <w:rFonts w:cs="Times New Roman"/>
              </w:rPr>
            </w:rPrChange>
          </w:rPr>
          <w:t xml:space="preserve"> – </w:t>
        </w:r>
        <w:r w:rsidR="00FE3199" w:rsidRPr="006E6534" w:rsidDel="00855D5C">
          <w:rPr>
            <w:rFonts w:cs="Times New Roman"/>
            <w:color w:val="000000" w:themeColor="text1"/>
            <w:rPrChange w:id="28423" w:author="N F" w:date="2023-12-05T03:09:00Z">
              <w:rPr>
                <w:rFonts w:cs="Times New Roman"/>
              </w:rPr>
            </w:rPrChange>
          </w:rPr>
          <w:t>Общие терминологические критерии нежелательных явлений</w:t>
        </w:r>
        <w:r w:rsidR="00082EF9" w:rsidRPr="006E6534" w:rsidDel="00855D5C">
          <w:rPr>
            <w:rFonts w:cs="Times New Roman"/>
            <w:color w:val="000000" w:themeColor="text1"/>
            <w:rPrChange w:id="28424" w:author="N F" w:date="2023-12-05T03:09:00Z">
              <w:rPr>
                <w:rFonts w:cs="Times New Roman"/>
              </w:rPr>
            </w:rPrChange>
          </w:rPr>
          <w:t xml:space="preserve"> (Common </w:t>
        </w:r>
        <w:r w:rsidR="00FE3199" w:rsidRPr="006E6534" w:rsidDel="00855D5C">
          <w:rPr>
            <w:rFonts w:cs="Times New Roman"/>
            <w:color w:val="000000" w:themeColor="text1"/>
            <w:lang w:val="en-US"/>
            <w:rPrChange w:id="28425" w:author="N F" w:date="2023-12-05T03:09:00Z">
              <w:rPr>
                <w:rFonts w:cs="Times New Roman"/>
                <w:lang w:val="en-US"/>
              </w:rPr>
            </w:rPrChange>
          </w:rPr>
          <w:t>t</w:t>
        </w:r>
        <w:r w:rsidR="00082EF9" w:rsidRPr="006E6534" w:rsidDel="00855D5C">
          <w:rPr>
            <w:rFonts w:cs="Times New Roman"/>
            <w:color w:val="000000" w:themeColor="text1"/>
            <w:rPrChange w:id="28426" w:author="N F" w:date="2023-12-05T03:09:00Z">
              <w:rPr>
                <w:rFonts w:cs="Times New Roman"/>
              </w:rPr>
            </w:rPrChange>
          </w:rPr>
          <w:t xml:space="preserve">erminology </w:t>
        </w:r>
        <w:r w:rsidR="00FE3199" w:rsidRPr="006E6534" w:rsidDel="00855D5C">
          <w:rPr>
            <w:rFonts w:cs="Times New Roman"/>
            <w:color w:val="000000" w:themeColor="text1"/>
            <w:lang w:val="en-US"/>
            <w:rPrChange w:id="28427" w:author="N F" w:date="2023-12-05T03:09:00Z">
              <w:rPr>
                <w:rFonts w:cs="Times New Roman"/>
                <w:lang w:val="en-US"/>
              </w:rPr>
            </w:rPrChange>
          </w:rPr>
          <w:t>c</w:t>
        </w:r>
        <w:r w:rsidR="00082EF9" w:rsidRPr="006E6534" w:rsidDel="00855D5C">
          <w:rPr>
            <w:rFonts w:cs="Times New Roman"/>
            <w:color w:val="000000" w:themeColor="text1"/>
            <w:rPrChange w:id="28428" w:author="N F" w:date="2023-12-05T03:09:00Z">
              <w:rPr>
                <w:rFonts w:cs="Times New Roman"/>
              </w:rPr>
            </w:rPrChange>
          </w:rPr>
          <w:t xml:space="preserve">riteria for </w:t>
        </w:r>
        <w:r w:rsidR="00FE3199" w:rsidRPr="006E6534" w:rsidDel="00855D5C">
          <w:rPr>
            <w:rFonts w:cs="Times New Roman"/>
            <w:color w:val="000000" w:themeColor="text1"/>
            <w:lang w:val="en-US"/>
            <w:rPrChange w:id="28429" w:author="N F" w:date="2023-12-05T03:09:00Z">
              <w:rPr>
                <w:rFonts w:cs="Times New Roman"/>
                <w:lang w:val="en-US"/>
              </w:rPr>
            </w:rPrChange>
          </w:rPr>
          <w:t>a</w:t>
        </w:r>
        <w:r w:rsidR="00082EF9" w:rsidRPr="006E6534" w:rsidDel="00855D5C">
          <w:rPr>
            <w:rFonts w:cs="Times New Roman"/>
            <w:color w:val="000000" w:themeColor="text1"/>
            <w:rPrChange w:id="28430" w:author="N F" w:date="2023-12-05T03:09:00Z">
              <w:rPr>
                <w:rFonts w:cs="Times New Roman"/>
              </w:rPr>
            </w:rPrChange>
          </w:rPr>
          <w:t xml:space="preserve">dverse </w:t>
        </w:r>
        <w:r w:rsidR="00FE3199" w:rsidRPr="006E6534" w:rsidDel="00855D5C">
          <w:rPr>
            <w:rFonts w:cs="Times New Roman"/>
            <w:color w:val="000000" w:themeColor="text1"/>
            <w:lang w:val="en-US"/>
            <w:rPrChange w:id="28431" w:author="N F" w:date="2023-12-05T03:09:00Z">
              <w:rPr>
                <w:rFonts w:cs="Times New Roman"/>
                <w:lang w:val="en-US"/>
              </w:rPr>
            </w:rPrChange>
          </w:rPr>
          <w:t>e</w:t>
        </w:r>
        <w:r w:rsidR="00082EF9" w:rsidRPr="006E6534" w:rsidDel="00855D5C">
          <w:rPr>
            <w:rFonts w:cs="Times New Roman"/>
            <w:color w:val="000000" w:themeColor="text1"/>
            <w:rPrChange w:id="28432" w:author="N F" w:date="2023-12-05T03:09:00Z">
              <w:rPr>
                <w:rFonts w:cs="Times New Roman"/>
              </w:rPr>
            </w:rPrChange>
          </w:rPr>
          <w:t>vents)</w:t>
        </w:r>
        <w:r w:rsidR="008F03DC" w:rsidRPr="006E6534" w:rsidDel="00855D5C">
          <w:rPr>
            <w:rFonts w:cs="Times New Roman"/>
            <w:color w:val="000000" w:themeColor="text1"/>
            <w:rPrChange w:id="28433" w:author="N F" w:date="2023-12-05T03:09:00Z">
              <w:rPr>
                <w:rFonts w:cs="Times New Roman"/>
              </w:rPr>
            </w:rPrChange>
          </w:rPr>
          <w:t xml:space="preserve">; </w:t>
        </w:r>
        <w:r w:rsidRPr="006E6534" w:rsidDel="00855D5C">
          <w:rPr>
            <w:rFonts w:cs="Times New Roman"/>
            <w:color w:val="000000" w:themeColor="text1"/>
            <w:rPrChange w:id="28434" w:author="N F" w:date="2023-12-05T03:09:00Z">
              <w:rPr>
                <w:rFonts w:cs="Times New Roman"/>
              </w:rPr>
            </w:rPrChange>
          </w:rPr>
          <w:t xml:space="preserve">1 – объединенные данные из исследований </w:t>
        </w:r>
        <w:r w:rsidRPr="006E6534" w:rsidDel="00855D5C">
          <w:rPr>
            <w:rFonts w:cs="Times New Roman"/>
            <w:color w:val="000000" w:themeColor="text1"/>
            <w:lang w:val="en-US"/>
            <w:rPrChange w:id="28435" w:author="N F" w:date="2023-12-05T03:09:00Z">
              <w:rPr>
                <w:rFonts w:cs="Times New Roman"/>
                <w:lang w:val="en-US"/>
              </w:rPr>
            </w:rPrChange>
          </w:rPr>
          <w:t>ADAURA</w:t>
        </w:r>
        <w:r w:rsidR="005545DA" w:rsidRPr="006E6534" w:rsidDel="00855D5C">
          <w:rPr>
            <w:rFonts w:cs="Times New Roman"/>
            <w:color w:val="000000" w:themeColor="text1"/>
            <w:rPrChange w:id="28436" w:author="N F" w:date="2023-12-05T03:09:00Z">
              <w:rPr>
                <w:rFonts w:cs="Times New Roman"/>
              </w:rPr>
            </w:rPrChange>
          </w:rPr>
          <w:t xml:space="preserve">, </w:t>
        </w:r>
        <w:r w:rsidR="005545DA" w:rsidRPr="006E6534" w:rsidDel="00855D5C">
          <w:rPr>
            <w:rFonts w:cs="Times New Roman"/>
            <w:color w:val="000000" w:themeColor="text1"/>
            <w:lang w:val="en-US"/>
            <w:rPrChange w:id="28437" w:author="N F" w:date="2023-12-05T03:09:00Z">
              <w:rPr>
                <w:rFonts w:cs="Times New Roman"/>
                <w:lang w:val="en-US"/>
              </w:rPr>
            </w:rPrChange>
          </w:rPr>
          <w:t>FLAURA</w:t>
        </w:r>
        <w:r w:rsidR="005545DA" w:rsidRPr="006E6534" w:rsidDel="00855D5C">
          <w:rPr>
            <w:rFonts w:cs="Times New Roman"/>
            <w:color w:val="000000" w:themeColor="text1"/>
            <w:rPrChange w:id="28438" w:author="N F" w:date="2023-12-05T03:09:00Z">
              <w:rPr>
                <w:rFonts w:cs="Times New Roman"/>
              </w:rPr>
            </w:rPrChange>
          </w:rPr>
          <w:t xml:space="preserve"> и </w:t>
        </w:r>
        <w:r w:rsidR="005545DA" w:rsidRPr="006E6534" w:rsidDel="00855D5C">
          <w:rPr>
            <w:rFonts w:cs="Times New Roman"/>
            <w:color w:val="000000" w:themeColor="text1"/>
            <w:lang w:val="en-US"/>
            <w:rPrChange w:id="28439" w:author="N F" w:date="2023-12-05T03:09:00Z">
              <w:rPr>
                <w:rFonts w:cs="Times New Roman"/>
                <w:lang w:val="en-US"/>
              </w:rPr>
            </w:rPrChange>
          </w:rPr>
          <w:t>AURA</w:t>
        </w:r>
        <w:r w:rsidR="005545DA" w:rsidRPr="006E6534" w:rsidDel="00855D5C">
          <w:rPr>
            <w:rFonts w:cs="Times New Roman"/>
            <w:color w:val="000000" w:themeColor="text1"/>
            <w:rPrChange w:id="28440" w:author="N F" w:date="2023-12-05T03:09:00Z">
              <w:rPr>
                <w:rFonts w:cs="Times New Roman"/>
              </w:rPr>
            </w:rPrChange>
          </w:rPr>
          <w:t xml:space="preserve"> (</w:t>
        </w:r>
        <w:r w:rsidR="005545DA" w:rsidRPr="006E6534" w:rsidDel="00855D5C">
          <w:rPr>
            <w:rFonts w:cs="Times New Roman"/>
            <w:color w:val="000000" w:themeColor="text1"/>
            <w:lang w:val="en-US"/>
            <w:rPrChange w:id="28441" w:author="N F" w:date="2023-12-05T03:09:00Z">
              <w:rPr>
                <w:rFonts w:cs="Times New Roman"/>
                <w:lang w:val="en-US"/>
              </w:rPr>
            </w:rPrChange>
          </w:rPr>
          <w:t>AURA</w:t>
        </w:r>
        <w:r w:rsidR="005545DA" w:rsidRPr="006E6534" w:rsidDel="00855D5C">
          <w:rPr>
            <w:rFonts w:cs="Times New Roman"/>
            <w:color w:val="000000" w:themeColor="text1"/>
            <w:rPrChange w:id="28442" w:author="N F" w:date="2023-12-05T03:09:00Z">
              <w:rPr>
                <w:rFonts w:cs="Times New Roman"/>
              </w:rPr>
            </w:rPrChange>
          </w:rPr>
          <w:t xml:space="preserve"> 3, </w:t>
        </w:r>
        <w:r w:rsidR="005545DA" w:rsidRPr="006E6534" w:rsidDel="00855D5C">
          <w:rPr>
            <w:rFonts w:cs="Times New Roman"/>
            <w:color w:val="000000" w:themeColor="text1"/>
            <w:lang w:val="en-US"/>
            <w:rPrChange w:id="28443" w:author="N F" w:date="2023-12-05T03:09:00Z">
              <w:rPr>
                <w:rFonts w:cs="Times New Roman"/>
                <w:lang w:val="en-US"/>
              </w:rPr>
            </w:rPrChange>
          </w:rPr>
          <w:t>AURAex</w:t>
        </w:r>
        <w:r w:rsidR="005545DA" w:rsidRPr="006E6534" w:rsidDel="00855D5C">
          <w:rPr>
            <w:rFonts w:cs="Times New Roman"/>
            <w:color w:val="000000" w:themeColor="text1"/>
            <w:rPrChange w:id="28444" w:author="N F" w:date="2023-12-05T03:09:00Z">
              <w:rPr>
                <w:rFonts w:cs="Times New Roman"/>
              </w:rPr>
            </w:rPrChange>
          </w:rPr>
          <w:t>)</w:t>
        </w:r>
        <w:r w:rsidR="00557E7B" w:rsidRPr="006E6534" w:rsidDel="00855D5C">
          <w:rPr>
            <w:rFonts w:cs="Times New Roman"/>
            <w:color w:val="000000" w:themeColor="text1"/>
            <w:rPrChange w:id="28445" w:author="N F" w:date="2023-12-05T03:09:00Z">
              <w:rPr>
                <w:rFonts w:cs="Times New Roman"/>
              </w:rPr>
            </w:rPrChange>
          </w:rPr>
          <w:t>; приведены сведения о явлениях, возникших у пациентов, получавших, как минимум, одну дозу препарата Тагриссо в качестве рандомизированной терапии</w:t>
        </w:r>
        <w:r w:rsidR="008F03DC" w:rsidRPr="006E6534" w:rsidDel="00855D5C">
          <w:rPr>
            <w:rFonts w:cs="Times New Roman"/>
            <w:color w:val="000000" w:themeColor="text1"/>
            <w:rPrChange w:id="28446" w:author="N F" w:date="2023-12-05T03:09:00Z">
              <w:rPr>
                <w:rFonts w:cs="Times New Roman"/>
              </w:rPr>
            </w:rPrChange>
          </w:rPr>
          <w:t xml:space="preserve">; 2 – включает: интерстициальная болезнь легких, пневмонит; 3 – зарегистрировано 5 явлений 5 степени тяжести по </w:t>
        </w:r>
        <w:r w:rsidR="008F03DC" w:rsidRPr="006E6534" w:rsidDel="00855D5C">
          <w:rPr>
            <w:rFonts w:cs="Times New Roman"/>
            <w:color w:val="000000" w:themeColor="text1"/>
            <w:lang w:val="en-US"/>
            <w:rPrChange w:id="28447" w:author="N F" w:date="2023-12-05T03:09:00Z">
              <w:rPr>
                <w:rFonts w:cs="Times New Roman"/>
                <w:lang w:val="en-US"/>
              </w:rPr>
            </w:rPrChange>
          </w:rPr>
          <w:t>CTCAE</w:t>
        </w:r>
        <w:r w:rsidR="008F03DC" w:rsidRPr="006E6534" w:rsidDel="00855D5C">
          <w:rPr>
            <w:rFonts w:cs="Times New Roman"/>
            <w:color w:val="000000" w:themeColor="text1"/>
            <w:rPrChange w:id="28448" w:author="N F" w:date="2023-12-05T03:09:00Z">
              <w:rPr>
                <w:rFonts w:cs="Times New Roman"/>
              </w:rPr>
            </w:rPrChange>
          </w:rPr>
          <w:t xml:space="preserve"> (летальные); </w:t>
        </w:r>
        <w:r w:rsidR="009B7E84" w:rsidRPr="006E6534" w:rsidDel="00855D5C">
          <w:rPr>
            <w:rFonts w:cs="Times New Roman"/>
            <w:color w:val="000000" w:themeColor="text1"/>
            <w:rPrChange w:id="28449" w:author="N F" w:date="2023-12-05T03:09:00Z">
              <w:rPr>
                <w:rFonts w:cs="Times New Roman"/>
              </w:rPr>
            </w:rPrChange>
          </w:rPr>
          <w:t xml:space="preserve">4 – включает: изъязвление ротовой полости, стоматит; </w:t>
        </w:r>
        <w:r w:rsidR="00360B8E" w:rsidRPr="006E6534" w:rsidDel="00855D5C">
          <w:rPr>
            <w:rFonts w:cs="Times New Roman"/>
            <w:color w:val="000000" w:themeColor="text1"/>
            <w:rPrChange w:id="28450" w:author="N F" w:date="2023-12-05T03:09:00Z">
              <w:rPr>
                <w:rFonts w:cs="Times New Roman"/>
              </w:rPr>
            </w:rPrChange>
          </w:rPr>
          <w:t xml:space="preserve">5 – </w:t>
        </w:r>
        <w:r w:rsidR="00887010" w:rsidRPr="006E6534" w:rsidDel="00855D5C">
          <w:rPr>
            <w:rFonts w:cs="Times New Roman"/>
            <w:color w:val="000000" w:themeColor="text1"/>
            <w:rPrChange w:id="28451" w:author="N F" w:date="2023-12-05T03:09:00Z">
              <w:rPr>
                <w:rFonts w:cs="Times New Roman"/>
              </w:rPr>
            </w:rPrChange>
          </w:rPr>
          <w:t xml:space="preserve">включает: эрозия роговицы, эпителиальный дефект роговицы, кератит, точечный кератит; 6 – </w:t>
        </w:r>
        <w:r w:rsidR="00CC2DE4" w:rsidRPr="006E6534" w:rsidDel="00855D5C">
          <w:rPr>
            <w:rFonts w:cs="Times New Roman"/>
            <w:color w:val="000000" w:themeColor="text1"/>
            <w:rPrChange w:id="28452" w:author="N F" w:date="2023-12-05T03:09:00Z">
              <w:rPr>
                <w:rFonts w:cs="Times New Roman"/>
              </w:rPr>
            </w:rPrChange>
          </w:rPr>
          <w:t>включает: акне, дерматит, акнеформный дерматит, лекарственная сыпь, эритема, фолликулит, пустула, сыпь, эритематозная сыпь, фолликулярная сыпь; генерализованная сыпь, макулезная сыпь, макуло-папулезная сыпь</w:t>
        </w:r>
        <w:r w:rsidR="00364922" w:rsidRPr="006E6534" w:rsidDel="00855D5C">
          <w:rPr>
            <w:rFonts w:cs="Times New Roman"/>
            <w:color w:val="000000" w:themeColor="text1"/>
            <w:rPrChange w:id="28453" w:author="N F" w:date="2023-12-05T03:09:00Z">
              <w:rPr>
                <w:rFonts w:cs="Times New Roman"/>
              </w:rPr>
            </w:rPrChange>
          </w:rPr>
          <w:t>, папулезная сыпь, зудящая сыпь, пустулезная сыпь, везикулярная сыпь, эрозия кожи</w:t>
        </w:r>
        <w:r w:rsidR="00887010" w:rsidRPr="006E6534" w:rsidDel="00855D5C">
          <w:rPr>
            <w:rFonts w:cs="Times New Roman"/>
            <w:color w:val="000000" w:themeColor="text1"/>
            <w:rPrChange w:id="28454" w:author="N F" w:date="2023-12-05T03:09:00Z">
              <w:rPr>
                <w:rFonts w:cs="Times New Roman"/>
              </w:rPr>
            </w:rPrChange>
          </w:rPr>
          <w:t>;</w:t>
        </w:r>
        <w:r w:rsidR="00364922" w:rsidRPr="006E6534" w:rsidDel="00855D5C">
          <w:rPr>
            <w:rFonts w:cs="Times New Roman"/>
            <w:color w:val="000000" w:themeColor="text1"/>
            <w:rPrChange w:id="28455" w:author="N F" w:date="2023-12-05T03:09:00Z">
              <w:rPr>
                <w:rFonts w:cs="Times New Roman"/>
              </w:rPr>
            </w:rPrChange>
          </w:rPr>
          <w:t xml:space="preserve"> 7 – включает: </w:t>
        </w:r>
        <w:r w:rsidR="00EA6B51" w:rsidRPr="006E6534" w:rsidDel="00855D5C">
          <w:rPr>
            <w:rFonts w:cs="Times New Roman"/>
            <w:color w:val="000000" w:themeColor="text1"/>
            <w:rPrChange w:id="28456" w:author="N F" w:date="2023-12-05T03:09:00Z">
              <w:rPr>
                <w:rFonts w:cs="Times New Roman"/>
              </w:rPr>
            </w:rPrChange>
          </w:rPr>
          <w:t xml:space="preserve">заболевание ногтевого ложа, инфекция ногтевого ложа, воспаление ногтевого ложа, обесцвечивание </w:t>
        </w:r>
        <w:r w:rsidR="00A75A28" w:rsidRPr="006E6534" w:rsidDel="00855D5C">
          <w:rPr>
            <w:rFonts w:cs="Times New Roman"/>
            <w:color w:val="000000" w:themeColor="text1"/>
            <w:rPrChange w:id="28457" w:author="N F" w:date="2023-12-05T03:09:00Z">
              <w:rPr>
                <w:rFonts w:cs="Times New Roman"/>
              </w:rPr>
            </w:rPrChange>
          </w:rPr>
          <w:t>ногтей,</w:t>
        </w:r>
        <w:r w:rsidR="00776488" w:rsidRPr="006E6534" w:rsidDel="00855D5C">
          <w:rPr>
            <w:rFonts w:cs="Times New Roman"/>
            <w:color w:val="000000" w:themeColor="text1"/>
            <w:rPrChange w:id="28458" w:author="N F" w:date="2023-12-05T03:09:00Z">
              <w:rPr>
                <w:rFonts w:cs="Times New Roman"/>
              </w:rPr>
            </w:rPrChange>
          </w:rPr>
          <w:t xml:space="preserve"> заболевание ногтей, дистрофия ногтей</w:t>
        </w:r>
        <w:r w:rsidR="00A75A28" w:rsidRPr="006E6534" w:rsidDel="00855D5C">
          <w:rPr>
            <w:rFonts w:cs="Times New Roman"/>
            <w:color w:val="000000" w:themeColor="text1"/>
            <w:rPrChange w:id="28459" w:author="N F" w:date="2023-12-05T03:09:00Z">
              <w:rPr>
                <w:rFonts w:cs="Times New Roman"/>
              </w:rPr>
            </w:rPrChange>
          </w:rPr>
          <w:t xml:space="preserve"> бугристость ногтей, токси</w:t>
        </w:r>
        <w:r w:rsidR="00252268" w:rsidRPr="006E6534" w:rsidDel="00855D5C">
          <w:rPr>
            <w:rFonts w:cs="Times New Roman"/>
            <w:color w:val="000000" w:themeColor="text1"/>
            <w:rPrChange w:id="28460" w:author="N F" w:date="2023-12-05T03:09:00Z">
              <w:rPr>
                <w:rFonts w:cs="Times New Roman"/>
              </w:rPr>
            </w:rPrChange>
          </w:rPr>
          <w:t>ческое</w:t>
        </w:r>
        <w:r w:rsidR="00A75A28" w:rsidRPr="006E6534" w:rsidDel="00855D5C">
          <w:rPr>
            <w:rFonts w:cs="Times New Roman"/>
            <w:color w:val="000000" w:themeColor="text1"/>
            <w:rPrChange w:id="28461" w:author="N F" w:date="2023-12-05T03:09:00Z">
              <w:rPr>
                <w:rFonts w:cs="Times New Roman"/>
              </w:rPr>
            </w:rPrChange>
          </w:rPr>
          <w:t xml:space="preserve"> поражение ногтей, </w:t>
        </w:r>
        <w:r w:rsidR="00FF4B9C" w:rsidRPr="006E6534" w:rsidDel="00855D5C">
          <w:rPr>
            <w:rFonts w:cs="Times New Roman"/>
            <w:color w:val="000000" w:themeColor="text1"/>
            <w:rPrChange w:id="28462" w:author="N F" w:date="2023-12-05T03:09:00Z">
              <w:rPr>
                <w:rFonts w:cs="Times New Roman"/>
              </w:rPr>
            </w:rPrChange>
          </w:rPr>
          <w:t>онихоклазия, онихолизис, онихомадезис, онихомаляция, паронихия</w:t>
        </w:r>
        <w:r w:rsidR="00364922" w:rsidRPr="006E6534" w:rsidDel="00855D5C">
          <w:rPr>
            <w:rFonts w:cs="Times New Roman"/>
            <w:color w:val="000000" w:themeColor="text1"/>
            <w:rPrChange w:id="28463" w:author="N F" w:date="2023-12-05T03:09:00Z">
              <w:rPr>
                <w:rFonts w:cs="Times New Roman"/>
              </w:rPr>
            </w:rPrChange>
          </w:rPr>
          <w:t>;</w:t>
        </w:r>
        <w:r w:rsidR="000156B8" w:rsidRPr="006E6534" w:rsidDel="00855D5C">
          <w:rPr>
            <w:rFonts w:cs="Times New Roman"/>
            <w:color w:val="000000" w:themeColor="text1"/>
            <w:rPrChange w:id="28464" w:author="N F" w:date="2023-12-05T03:09:00Z">
              <w:rPr>
                <w:rFonts w:cs="Times New Roman"/>
              </w:rPr>
            </w:rPrChange>
          </w:rPr>
          <w:t xml:space="preserve"> 8 – включает: сухость кожи, экзема, трещ</w:t>
        </w:r>
        <w:r w:rsidR="006F5B6C" w:rsidRPr="006E6534" w:rsidDel="00855D5C">
          <w:rPr>
            <w:rFonts w:cs="Times New Roman"/>
            <w:color w:val="000000" w:themeColor="text1"/>
            <w:rPrChange w:id="28465" w:author="N F" w:date="2023-12-05T03:09:00Z">
              <w:rPr>
                <w:rFonts w:cs="Times New Roman"/>
              </w:rPr>
            </w:rPrChange>
          </w:rPr>
          <w:t>и</w:t>
        </w:r>
        <w:r w:rsidR="000156B8" w:rsidRPr="006E6534" w:rsidDel="00855D5C">
          <w:rPr>
            <w:rFonts w:cs="Times New Roman"/>
            <w:color w:val="000000" w:themeColor="text1"/>
            <w:rPrChange w:id="28466" w:author="N F" w:date="2023-12-05T03:09:00Z">
              <w:rPr>
                <w:rFonts w:cs="Times New Roman"/>
              </w:rPr>
            </w:rPrChange>
          </w:rPr>
          <w:t xml:space="preserve">ны на коже, ксеродерма, ксероз; 9 – включает: зуд век, зуд, генерализованный зуд; 10 – </w:t>
        </w:r>
        <w:r w:rsidR="00154E7C" w:rsidRPr="006E6534" w:rsidDel="00855D5C">
          <w:rPr>
            <w:rFonts w:cs="Times New Roman"/>
            <w:color w:val="000000" w:themeColor="text1"/>
            <w:rPrChange w:id="28467" w:author="N F" w:date="2023-12-05T03:09:00Z">
              <w:rPr>
                <w:rFonts w:cs="Times New Roman"/>
              </w:rPr>
            </w:rPrChange>
          </w:rPr>
          <w:t xml:space="preserve">мультиформная </w:t>
        </w:r>
        <w:r w:rsidR="00C91BEF" w:rsidRPr="006E6534" w:rsidDel="00855D5C">
          <w:rPr>
            <w:rFonts w:cs="Times New Roman"/>
            <w:color w:val="000000" w:themeColor="text1"/>
            <w:rPrChange w:id="28468" w:author="N F" w:date="2023-12-05T03:09:00Z">
              <w:rPr>
                <w:rFonts w:cs="Times New Roman"/>
              </w:rPr>
            </w:rPrChange>
          </w:rPr>
          <w:t>эр</w:t>
        </w:r>
        <w:r w:rsidR="006F5B6C" w:rsidRPr="006E6534" w:rsidDel="00855D5C">
          <w:rPr>
            <w:rFonts w:cs="Times New Roman"/>
            <w:color w:val="000000" w:themeColor="text1"/>
            <w:rPrChange w:id="28469" w:author="N F" w:date="2023-12-05T03:09:00Z">
              <w:rPr>
                <w:rFonts w:cs="Times New Roman"/>
              </w:rPr>
            </w:rPrChange>
          </w:rPr>
          <w:t>и</w:t>
        </w:r>
        <w:r w:rsidR="00C91BEF" w:rsidRPr="006E6534" w:rsidDel="00855D5C">
          <w:rPr>
            <w:rFonts w:cs="Times New Roman"/>
            <w:color w:val="000000" w:themeColor="text1"/>
            <w:rPrChange w:id="28470" w:author="N F" w:date="2023-12-05T03:09:00Z">
              <w:rPr>
                <w:rFonts w:cs="Times New Roman"/>
              </w:rPr>
            </w:rPrChange>
          </w:rPr>
          <w:t xml:space="preserve">тема была отмечена у 5 из 1479 пациентов в исследованиях </w:t>
        </w:r>
        <w:r w:rsidR="00C91BEF" w:rsidRPr="006E6534" w:rsidDel="00855D5C">
          <w:rPr>
            <w:rFonts w:cs="Times New Roman"/>
            <w:color w:val="000000" w:themeColor="text1"/>
            <w:lang w:val="en-US"/>
            <w:rPrChange w:id="28471" w:author="N F" w:date="2023-12-05T03:09:00Z">
              <w:rPr>
                <w:rFonts w:cs="Times New Roman"/>
                <w:lang w:val="en-US"/>
              </w:rPr>
            </w:rPrChange>
          </w:rPr>
          <w:t>ADAURA</w:t>
        </w:r>
        <w:r w:rsidR="00C91BEF" w:rsidRPr="006E6534" w:rsidDel="00855D5C">
          <w:rPr>
            <w:rFonts w:cs="Times New Roman"/>
            <w:color w:val="000000" w:themeColor="text1"/>
            <w:rPrChange w:id="28472" w:author="N F" w:date="2023-12-05T03:09:00Z">
              <w:rPr>
                <w:rFonts w:cs="Times New Roman"/>
              </w:rPr>
            </w:rPrChange>
          </w:rPr>
          <w:t xml:space="preserve">, </w:t>
        </w:r>
        <w:r w:rsidR="00C91BEF" w:rsidRPr="006E6534" w:rsidDel="00855D5C">
          <w:rPr>
            <w:rFonts w:cs="Times New Roman"/>
            <w:color w:val="000000" w:themeColor="text1"/>
            <w:lang w:val="en-US"/>
            <w:rPrChange w:id="28473" w:author="N F" w:date="2023-12-05T03:09:00Z">
              <w:rPr>
                <w:rFonts w:cs="Times New Roman"/>
                <w:lang w:val="en-US"/>
              </w:rPr>
            </w:rPrChange>
          </w:rPr>
          <w:t>AURA</w:t>
        </w:r>
        <w:r w:rsidR="00C91BEF" w:rsidRPr="006E6534" w:rsidDel="00855D5C">
          <w:rPr>
            <w:rFonts w:cs="Times New Roman"/>
            <w:color w:val="000000" w:themeColor="text1"/>
            <w:rPrChange w:id="28474" w:author="N F" w:date="2023-12-05T03:09:00Z">
              <w:rPr>
                <w:rFonts w:cs="Times New Roman"/>
              </w:rPr>
            </w:rPrChange>
          </w:rPr>
          <w:t xml:space="preserve"> и </w:t>
        </w:r>
        <w:r w:rsidR="00C91BEF" w:rsidRPr="006E6534" w:rsidDel="00855D5C">
          <w:rPr>
            <w:rFonts w:cs="Times New Roman"/>
            <w:color w:val="000000" w:themeColor="text1"/>
            <w:lang w:val="en-US"/>
            <w:rPrChange w:id="28475" w:author="N F" w:date="2023-12-05T03:09:00Z">
              <w:rPr>
                <w:rFonts w:cs="Times New Roman"/>
                <w:lang w:val="en-US"/>
              </w:rPr>
            </w:rPrChange>
          </w:rPr>
          <w:t>FLAURA</w:t>
        </w:r>
        <w:r w:rsidR="007617A1" w:rsidRPr="006E6534" w:rsidDel="00855D5C">
          <w:rPr>
            <w:rFonts w:cs="Times New Roman"/>
            <w:color w:val="000000" w:themeColor="text1"/>
            <w:rPrChange w:id="28476" w:author="N F" w:date="2023-12-05T03:09:00Z">
              <w:rPr>
                <w:rFonts w:cs="Times New Roman"/>
              </w:rPr>
            </w:rPrChange>
          </w:rPr>
          <w:t>, также были получены постмаркетинговые сообщения о случаях мультиформной эритемы, в том</w:t>
        </w:r>
        <w:r w:rsidR="009E3EA4" w:rsidRPr="006E6534" w:rsidDel="00855D5C">
          <w:rPr>
            <w:rFonts w:cs="Times New Roman"/>
            <w:color w:val="000000" w:themeColor="text1"/>
            <w:rPrChange w:id="28477" w:author="N F" w:date="2023-12-05T03:09:00Z">
              <w:rPr>
                <w:rFonts w:cs="Times New Roman"/>
              </w:rPr>
            </w:rPrChange>
          </w:rPr>
          <w:t xml:space="preserve"> числе, 7 сообщений в исследовании постмаркетингового </w:t>
        </w:r>
        <w:r w:rsidR="00D713BD" w:rsidRPr="006E6534" w:rsidDel="00855D5C">
          <w:rPr>
            <w:rFonts w:cs="Times New Roman"/>
            <w:color w:val="000000" w:themeColor="text1"/>
            <w:rPrChange w:id="28478" w:author="N F" w:date="2023-12-05T03:09:00Z">
              <w:rPr>
                <w:rFonts w:cs="Times New Roman"/>
              </w:rPr>
            </w:rPrChange>
          </w:rPr>
          <w:t>наблюдения (</w:t>
        </w:r>
        <w:r w:rsidR="00D713BD" w:rsidRPr="006E6534" w:rsidDel="00855D5C">
          <w:rPr>
            <w:rFonts w:cs="Times New Roman"/>
            <w:color w:val="000000" w:themeColor="text1"/>
            <w:lang w:val="en-US"/>
            <w:rPrChange w:id="28479" w:author="N F" w:date="2023-12-05T03:09:00Z">
              <w:rPr>
                <w:rFonts w:cs="Times New Roman"/>
                <w:lang w:val="en-US"/>
              </w:rPr>
            </w:rPrChange>
          </w:rPr>
          <w:t>N</w:t>
        </w:r>
        <w:r w:rsidR="00D713BD" w:rsidRPr="006E6534" w:rsidDel="00855D5C">
          <w:rPr>
            <w:rFonts w:cs="Times New Roman"/>
            <w:color w:val="000000" w:themeColor="text1"/>
            <w:rPrChange w:id="28480" w:author="N F" w:date="2023-12-05T03:09:00Z">
              <w:rPr>
                <w:rFonts w:cs="Times New Roman"/>
              </w:rPr>
            </w:rPrChange>
          </w:rPr>
          <w:t xml:space="preserve"> = 3578)</w:t>
        </w:r>
        <w:r w:rsidR="000156B8" w:rsidRPr="006E6534" w:rsidDel="00855D5C">
          <w:rPr>
            <w:rFonts w:cs="Times New Roman"/>
            <w:color w:val="000000" w:themeColor="text1"/>
            <w:rPrChange w:id="28481" w:author="N F" w:date="2023-12-05T03:09:00Z">
              <w:rPr>
                <w:rFonts w:cs="Times New Roman"/>
              </w:rPr>
            </w:rPrChange>
          </w:rPr>
          <w:t>;</w:t>
        </w:r>
        <w:r w:rsidR="00D713BD" w:rsidRPr="006E6534" w:rsidDel="00855D5C">
          <w:rPr>
            <w:rFonts w:cs="Times New Roman"/>
            <w:color w:val="000000" w:themeColor="text1"/>
            <w:rPrChange w:id="28482" w:author="N F" w:date="2023-12-05T03:09:00Z">
              <w:rPr>
                <w:rFonts w:cs="Times New Roman"/>
              </w:rPr>
            </w:rPrChange>
          </w:rPr>
          <w:t xml:space="preserve"> 11 – </w:t>
        </w:r>
        <w:r w:rsidR="007F78D8" w:rsidRPr="006E6534" w:rsidDel="00855D5C">
          <w:rPr>
            <w:rFonts w:cs="Times New Roman"/>
            <w:color w:val="000000" w:themeColor="text1"/>
            <w:rPrChange w:id="28483" w:author="N F" w:date="2023-12-05T03:09:00Z">
              <w:rPr>
                <w:rFonts w:cs="Times New Roman"/>
              </w:rPr>
            </w:rPrChange>
          </w:rPr>
          <w:t xml:space="preserve">расчетная частота, верхний предел 95% доверительного интервала для расчетного значения </w:t>
        </w:r>
        <w:r w:rsidR="000D3B28" w:rsidRPr="006E6534" w:rsidDel="00855D5C">
          <w:rPr>
            <w:rFonts w:cs="Times New Roman"/>
            <w:color w:val="000000" w:themeColor="text1"/>
            <w:rPrChange w:id="28484" w:author="N F" w:date="2023-12-05T03:09:00Z">
              <w:rPr>
                <w:rFonts w:cs="Times New Roman"/>
              </w:rPr>
            </w:rPrChange>
          </w:rPr>
          <w:t>составляет 3/1479 (0,2%)</w:t>
        </w:r>
        <w:r w:rsidR="007F78D8" w:rsidRPr="006E6534" w:rsidDel="00855D5C">
          <w:rPr>
            <w:rFonts w:cs="Times New Roman"/>
            <w:color w:val="000000" w:themeColor="text1"/>
            <w:rPrChange w:id="28485" w:author="N F" w:date="2023-12-05T03:09:00Z">
              <w:rPr>
                <w:rFonts w:cs="Times New Roman"/>
              </w:rPr>
            </w:rPrChange>
          </w:rPr>
          <w:t>;</w:t>
        </w:r>
        <w:r w:rsidR="002769A6" w:rsidRPr="006E6534" w:rsidDel="00855D5C">
          <w:rPr>
            <w:rFonts w:cs="Times New Roman"/>
            <w:color w:val="000000" w:themeColor="text1"/>
            <w:rPrChange w:id="28486" w:author="N F" w:date="2023-12-05T03:09:00Z">
              <w:rPr>
                <w:rFonts w:cs="Times New Roman"/>
              </w:rPr>
            </w:rPrChange>
          </w:rPr>
          <w:t xml:space="preserve"> 12 – один случай был отмечен в постмаркетинговом </w:t>
        </w:r>
        <w:r w:rsidR="00BA6C7F" w:rsidRPr="006E6534" w:rsidDel="00855D5C">
          <w:rPr>
            <w:rFonts w:cs="Times New Roman"/>
            <w:color w:val="000000" w:themeColor="text1"/>
            <w:rPrChange w:id="28487" w:author="N F" w:date="2023-12-05T03:09:00Z">
              <w:rPr>
                <w:rFonts w:cs="Times New Roman"/>
              </w:rPr>
            </w:rPrChange>
          </w:rPr>
          <w:t xml:space="preserve">исследовании, частота была оценена по данным исследований </w:t>
        </w:r>
        <w:r w:rsidR="000E75C0" w:rsidRPr="006E6534" w:rsidDel="00855D5C">
          <w:rPr>
            <w:rFonts w:cs="Times New Roman"/>
            <w:color w:val="000000" w:themeColor="text1"/>
            <w:lang w:val="en-US"/>
            <w:rPrChange w:id="28488" w:author="N F" w:date="2023-12-05T03:09:00Z">
              <w:rPr>
                <w:rFonts w:cs="Times New Roman"/>
                <w:lang w:val="en-US"/>
              </w:rPr>
            </w:rPrChange>
          </w:rPr>
          <w:t>ADAURA</w:t>
        </w:r>
        <w:r w:rsidR="000E75C0" w:rsidRPr="006E6534" w:rsidDel="00855D5C">
          <w:rPr>
            <w:rFonts w:cs="Times New Roman"/>
            <w:color w:val="000000" w:themeColor="text1"/>
            <w:rPrChange w:id="28489" w:author="N F" w:date="2023-12-05T03:09:00Z">
              <w:rPr>
                <w:rFonts w:cs="Times New Roman"/>
              </w:rPr>
            </w:rPrChange>
          </w:rPr>
          <w:t xml:space="preserve">, </w:t>
        </w:r>
        <w:r w:rsidR="003D009F" w:rsidRPr="006E6534" w:rsidDel="00855D5C">
          <w:rPr>
            <w:rFonts w:cs="Times New Roman"/>
            <w:color w:val="000000" w:themeColor="text1"/>
            <w:lang w:val="en-US"/>
            <w:rPrChange w:id="28490" w:author="N F" w:date="2023-12-05T03:09:00Z">
              <w:rPr>
                <w:rFonts w:cs="Times New Roman"/>
                <w:lang w:val="en-US"/>
              </w:rPr>
            </w:rPrChange>
          </w:rPr>
          <w:t>FLAURA</w:t>
        </w:r>
        <w:r w:rsidR="003D009F" w:rsidRPr="006E6534" w:rsidDel="00855D5C">
          <w:rPr>
            <w:rFonts w:cs="Times New Roman"/>
            <w:color w:val="000000" w:themeColor="text1"/>
            <w:rPrChange w:id="28491" w:author="N F" w:date="2023-12-05T03:09:00Z">
              <w:rPr>
                <w:rFonts w:cs="Times New Roman"/>
              </w:rPr>
            </w:rPrChange>
          </w:rPr>
          <w:t xml:space="preserve">, </w:t>
        </w:r>
        <w:r w:rsidR="000E75C0" w:rsidRPr="006E6534" w:rsidDel="00855D5C">
          <w:rPr>
            <w:rFonts w:cs="Times New Roman"/>
            <w:color w:val="000000" w:themeColor="text1"/>
            <w:lang w:val="en-US"/>
            <w:rPrChange w:id="28492" w:author="N F" w:date="2023-12-05T03:09:00Z">
              <w:rPr>
                <w:rFonts w:cs="Times New Roman"/>
                <w:lang w:val="en-US"/>
              </w:rPr>
            </w:rPrChange>
          </w:rPr>
          <w:t>AURA</w:t>
        </w:r>
        <w:r w:rsidR="003D009F" w:rsidRPr="006E6534" w:rsidDel="00855D5C">
          <w:rPr>
            <w:rFonts w:cs="Times New Roman"/>
            <w:color w:val="000000" w:themeColor="text1"/>
            <w:rPrChange w:id="28493" w:author="N F" w:date="2023-12-05T03:09:00Z">
              <w:rPr>
                <w:rFonts w:cs="Times New Roman"/>
              </w:rPr>
            </w:rPrChange>
          </w:rPr>
          <w:t xml:space="preserve"> и постмаркетингового исследования (</w:t>
        </w:r>
        <w:r w:rsidR="003D009F" w:rsidRPr="006E6534" w:rsidDel="00855D5C">
          <w:rPr>
            <w:rFonts w:cs="Times New Roman"/>
            <w:color w:val="000000" w:themeColor="text1"/>
            <w:lang w:val="en-US"/>
            <w:rPrChange w:id="28494" w:author="N F" w:date="2023-12-05T03:09:00Z">
              <w:rPr>
                <w:rFonts w:cs="Times New Roman"/>
                <w:lang w:val="en-US"/>
              </w:rPr>
            </w:rPrChange>
          </w:rPr>
          <w:t>N</w:t>
        </w:r>
        <w:r w:rsidR="003D009F" w:rsidRPr="006E6534" w:rsidDel="00855D5C">
          <w:rPr>
            <w:rFonts w:cs="Times New Roman"/>
            <w:color w:val="000000" w:themeColor="text1"/>
            <w:rPrChange w:id="28495" w:author="N F" w:date="2023-12-05T03:09:00Z">
              <w:rPr>
                <w:rFonts w:cs="Times New Roman"/>
              </w:rPr>
            </w:rPrChange>
          </w:rPr>
          <w:t xml:space="preserve"> = 5057)</w:t>
        </w:r>
        <w:r w:rsidR="002769A6" w:rsidRPr="006E6534" w:rsidDel="00855D5C">
          <w:rPr>
            <w:rFonts w:cs="Times New Roman"/>
            <w:color w:val="000000" w:themeColor="text1"/>
            <w:rPrChange w:id="28496" w:author="N F" w:date="2023-12-05T03:09:00Z">
              <w:rPr>
                <w:rFonts w:cs="Times New Roman"/>
              </w:rPr>
            </w:rPrChange>
          </w:rPr>
          <w:t>;</w:t>
        </w:r>
        <w:r w:rsidR="003D009F" w:rsidRPr="006E6534" w:rsidDel="00855D5C">
          <w:rPr>
            <w:rFonts w:cs="Times New Roman"/>
            <w:color w:val="000000" w:themeColor="text1"/>
            <w:rPrChange w:id="28497" w:author="N F" w:date="2023-12-05T03:09:00Z">
              <w:rPr>
                <w:rFonts w:cs="Times New Roman"/>
              </w:rPr>
            </w:rPrChange>
          </w:rPr>
          <w:t xml:space="preserve"> 13 – </w:t>
        </w:r>
        <w:r w:rsidR="000B00E5" w:rsidRPr="006E6534" w:rsidDel="00855D5C">
          <w:rPr>
            <w:rFonts w:cs="Times New Roman"/>
            <w:color w:val="000000" w:themeColor="text1"/>
            <w:rPrChange w:id="28498" w:author="N F" w:date="2023-12-05T03:09:00Z">
              <w:rPr>
                <w:rFonts w:cs="Times New Roman"/>
              </w:rPr>
            </w:rPrChange>
          </w:rPr>
          <w:t xml:space="preserve">частота удлинения интервала </w:t>
        </w:r>
        <w:r w:rsidR="000B00E5" w:rsidRPr="006E6534" w:rsidDel="00855D5C">
          <w:rPr>
            <w:rFonts w:cs="Times New Roman"/>
            <w:color w:val="000000" w:themeColor="text1"/>
            <w:lang w:val="en-US"/>
            <w:rPrChange w:id="28499" w:author="N F" w:date="2023-12-05T03:09:00Z">
              <w:rPr>
                <w:rFonts w:cs="Times New Roman"/>
                <w:lang w:val="en-US"/>
              </w:rPr>
            </w:rPrChange>
          </w:rPr>
          <w:t>QTcF</w:t>
        </w:r>
        <w:r w:rsidR="000B00E5" w:rsidRPr="006E6534" w:rsidDel="00855D5C">
          <w:rPr>
            <w:rFonts w:cs="Times New Roman"/>
            <w:color w:val="000000" w:themeColor="text1"/>
            <w:rPrChange w:id="28500" w:author="N F" w:date="2023-12-05T03:09:00Z">
              <w:rPr>
                <w:rFonts w:cs="Times New Roman"/>
              </w:rPr>
            </w:rPrChange>
          </w:rPr>
          <w:t xml:space="preserve"> &gt; 500 мсек; 14 – отражает частоту лабораторных отклонений, а не частоту отмеченных нежелательных явлений.</w:t>
        </w:r>
        <w:r w:rsidR="002769A6" w:rsidRPr="006E6534" w:rsidDel="00855D5C">
          <w:rPr>
            <w:rFonts w:cs="Times New Roman"/>
            <w:color w:val="000000" w:themeColor="text1"/>
            <w:rPrChange w:id="28501" w:author="N F" w:date="2023-12-05T03:09:00Z">
              <w:rPr>
                <w:rFonts w:cs="Times New Roman"/>
              </w:rPr>
            </w:rPrChange>
          </w:rPr>
          <w:t xml:space="preserve"> </w:t>
        </w:r>
      </w:moveFrom>
    </w:p>
    <w:moveFromRangeEnd w:id="28413"/>
    <w:p w14:paraId="41348357" w14:textId="77777777" w:rsidR="00B71D49" w:rsidRPr="006E6534" w:rsidRDefault="00B71D49" w:rsidP="00415551">
      <w:pPr>
        <w:pStyle w:val="SDText"/>
        <w:rPr>
          <w:rFonts w:cs="Times New Roman"/>
          <w:color w:val="000000" w:themeColor="text1"/>
          <w:rPrChange w:id="28502" w:author="N F" w:date="2023-12-05T03:09:00Z">
            <w:rPr>
              <w:rFonts w:cs="Times New Roman"/>
            </w:rPr>
          </w:rPrChange>
        </w:rPr>
      </w:pPr>
    </w:p>
    <w:p w14:paraId="15F7AC6D" w14:textId="164CB1CC" w:rsidR="00C0086E" w:rsidRPr="00CE631D" w:rsidRDefault="00C0086E">
      <w:pPr>
        <w:pStyle w:val="SDTable"/>
        <w:spacing w:after="0"/>
        <w:jc w:val="both"/>
        <w:pPrChange w:id="28503" w:author="Barshadskaya, Yuliya" w:date="2024-01-16T19:26:00Z">
          <w:pPr>
            <w:pStyle w:val="SDTable"/>
          </w:pPr>
        </w:pPrChange>
      </w:pPr>
      <w:bookmarkStart w:id="28504" w:name="_Toc115733182"/>
      <w:r w:rsidRPr="00CE631D">
        <w:rPr>
          <w:b/>
          <w:rPrChange w:id="28505" w:author="Barshadskaya, Yuliya" w:date="2024-01-16T19:26:00Z">
            <w:rPr/>
          </w:rPrChange>
        </w:rPr>
        <w:t xml:space="preserve">Таблица </w:t>
      </w:r>
      <w:r w:rsidR="003D1135" w:rsidRPr="00CE631D">
        <w:rPr>
          <w:b/>
          <w:rPrChange w:id="28506" w:author="Barshadskaya, Yuliya" w:date="2024-01-16T19:26:00Z">
            <w:rPr/>
          </w:rPrChange>
        </w:rPr>
        <w:fldChar w:fldCharType="begin"/>
      </w:r>
      <w:r w:rsidR="003D1135" w:rsidRPr="00CE631D">
        <w:rPr>
          <w:b/>
          <w:rPrChange w:id="28507" w:author="Barshadskaya, Yuliya" w:date="2024-01-16T19:26:00Z">
            <w:rPr/>
          </w:rPrChange>
        </w:rPr>
        <w:instrText xml:space="preserve"> STYLEREF 1 \s </w:instrText>
      </w:r>
      <w:r w:rsidR="003D1135" w:rsidRPr="00CE631D">
        <w:rPr>
          <w:b/>
          <w:rPrChange w:id="28508" w:author="Barshadskaya, Yuliya" w:date="2024-01-16T19:26:00Z">
            <w:rPr/>
          </w:rPrChange>
        </w:rPr>
        <w:fldChar w:fldCharType="separate"/>
      </w:r>
      <w:r w:rsidR="004C4CE2" w:rsidRPr="00CE631D">
        <w:rPr>
          <w:b/>
          <w:noProof/>
          <w:rPrChange w:id="28509" w:author="Barshadskaya, Yuliya" w:date="2024-01-16T19:26:00Z">
            <w:rPr>
              <w:noProof/>
            </w:rPr>
          </w:rPrChange>
        </w:rPr>
        <w:t>5</w:t>
      </w:r>
      <w:r w:rsidR="003D1135" w:rsidRPr="00CE631D">
        <w:rPr>
          <w:b/>
          <w:rPrChange w:id="28510" w:author="Barshadskaya, Yuliya" w:date="2024-01-16T19:26:00Z">
            <w:rPr/>
          </w:rPrChange>
        </w:rPr>
        <w:fldChar w:fldCharType="end"/>
      </w:r>
      <w:r w:rsidR="003D1135" w:rsidRPr="00CE631D">
        <w:rPr>
          <w:b/>
          <w:rPrChange w:id="28511" w:author="Barshadskaya, Yuliya" w:date="2024-01-16T19:26:00Z">
            <w:rPr/>
          </w:rPrChange>
        </w:rPr>
        <w:noBreakHyphen/>
      </w:r>
      <w:r w:rsidR="003D1135" w:rsidRPr="00CE631D">
        <w:rPr>
          <w:b/>
          <w:rPrChange w:id="28512" w:author="Barshadskaya, Yuliya" w:date="2024-01-16T19:26:00Z">
            <w:rPr/>
          </w:rPrChange>
        </w:rPr>
        <w:fldChar w:fldCharType="begin"/>
      </w:r>
      <w:r w:rsidR="003D1135" w:rsidRPr="00CE631D">
        <w:rPr>
          <w:b/>
          <w:rPrChange w:id="28513" w:author="Barshadskaya, Yuliya" w:date="2024-01-16T19:26:00Z">
            <w:rPr/>
          </w:rPrChange>
        </w:rPr>
        <w:instrText xml:space="preserve"> SEQ Таблица \* ARABIC \s 1 </w:instrText>
      </w:r>
      <w:r w:rsidR="003D1135" w:rsidRPr="00CE631D">
        <w:rPr>
          <w:b/>
          <w:rPrChange w:id="28514" w:author="Barshadskaya, Yuliya" w:date="2024-01-16T19:26:00Z">
            <w:rPr/>
          </w:rPrChange>
        </w:rPr>
        <w:fldChar w:fldCharType="separate"/>
      </w:r>
      <w:r w:rsidR="004C4CE2" w:rsidRPr="00CE631D">
        <w:rPr>
          <w:b/>
          <w:noProof/>
          <w:rPrChange w:id="28515" w:author="Barshadskaya, Yuliya" w:date="2024-01-16T19:26:00Z">
            <w:rPr>
              <w:noProof/>
            </w:rPr>
          </w:rPrChange>
        </w:rPr>
        <w:t>4</w:t>
      </w:r>
      <w:r w:rsidR="003D1135" w:rsidRPr="00CE631D">
        <w:rPr>
          <w:b/>
          <w:rPrChange w:id="28516" w:author="Barshadskaya, Yuliya" w:date="2024-01-16T19:26:00Z">
            <w:rPr/>
          </w:rPrChange>
        </w:rPr>
        <w:fldChar w:fldCharType="end"/>
      </w:r>
      <w:ins w:id="28517" w:author="Barshadskaya, Yuliya" w:date="2024-01-16T19:26:00Z">
        <w:r w:rsidR="00CE631D" w:rsidRPr="00CE631D">
          <w:rPr>
            <w:b/>
            <w:rPrChange w:id="28518" w:author="Barshadskaya, Yuliya" w:date="2024-01-16T19:26:00Z">
              <w:rPr/>
            </w:rPrChange>
          </w:rPr>
          <w:t>.</w:t>
        </w:r>
      </w:ins>
      <w:r w:rsidRPr="00527FD0">
        <w:t xml:space="preserve"> </w:t>
      </w:r>
      <w:r w:rsidRPr="00452D3C">
        <w:t xml:space="preserve">Нежелательные лекарственные реакции, отмеченные в исследовании </w:t>
      </w:r>
      <w:r w:rsidRPr="006E6534">
        <w:rPr>
          <w:lang w:val="en-US"/>
        </w:rPr>
        <w:t>ADAURA</w:t>
      </w:r>
      <w:r w:rsidRPr="006E6534">
        <w:rPr>
          <w:vertAlign w:val="superscript"/>
        </w:rPr>
        <w:t>1</w:t>
      </w:r>
      <w:bookmarkEnd w:id="28504"/>
      <w:ins w:id="28519" w:author="Barshadskaya, Yuliya" w:date="2024-01-16T19:26:00Z">
        <w:r w:rsidR="00CE631D">
          <w:t>.</w:t>
        </w:r>
      </w:ins>
    </w:p>
    <w:tbl>
      <w:tblPr>
        <w:tblStyle w:val="a4"/>
        <w:tblW w:w="0" w:type="auto"/>
        <w:tblLook w:val="04A0" w:firstRow="1" w:lastRow="0" w:firstColumn="1" w:lastColumn="0" w:noHBand="0" w:noVBand="1"/>
      </w:tblPr>
      <w:tblGrid>
        <w:gridCol w:w="2127"/>
        <w:gridCol w:w="1802"/>
        <w:gridCol w:w="1807"/>
        <w:gridCol w:w="1802"/>
        <w:gridCol w:w="1807"/>
      </w:tblGrid>
      <w:tr w:rsidR="006E6534" w:rsidRPr="006E6534" w14:paraId="7491D62C" w14:textId="77777777" w:rsidTr="00855D5C">
        <w:trPr>
          <w:tblHeader/>
        </w:trPr>
        <w:tc>
          <w:tcPr>
            <w:tcW w:w="2127" w:type="dxa"/>
            <w:shd w:val="clear" w:color="auto" w:fill="D9D9D9" w:themeFill="background1" w:themeFillShade="D9"/>
          </w:tcPr>
          <w:p w14:paraId="63676282" w14:textId="59985037" w:rsidR="00EC737D" w:rsidRPr="006E6534" w:rsidRDefault="009D42C5" w:rsidP="00415551">
            <w:pPr>
              <w:pStyle w:val="SDText"/>
              <w:ind w:firstLine="0"/>
              <w:jc w:val="center"/>
              <w:rPr>
                <w:rFonts w:cs="Times New Roman"/>
                <w:b/>
                <w:bCs/>
                <w:color w:val="000000" w:themeColor="text1"/>
                <w:rPrChange w:id="28520" w:author="N F" w:date="2023-12-05T03:09:00Z">
                  <w:rPr>
                    <w:rFonts w:cs="Times New Roman"/>
                    <w:b/>
                    <w:bCs/>
                  </w:rPr>
                </w:rPrChange>
              </w:rPr>
            </w:pPr>
            <w:r w:rsidRPr="006E6534">
              <w:rPr>
                <w:rFonts w:cs="Times New Roman"/>
                <w:b/>
                <w:bCs/>
                <w:color w:val="000000" w:themeColor="text1"/>
                <w:rPrChange w:id="28521" w:author="N F" w:date="2023-12-05T03:09:00Z">
                  <w:rPr>
                    <w:rFonts w:cs="Times New Roman"/>
                    <w:b/>
                    <w:bCs/>
                  </w:rPr>
                </w:rPrChange>
              </w:rPr>
              <w:t>Классы систем и орг</w:t>
            </w:r>
            <w:r w:rsidR="001B76E5" w:rsidRPr="006E6534">
              <w:rPr>
                <w:rFonts w:cs="Times New Roman"/>
                <w:b/>
                <w:bCs/>
                <w:color w:val="000000" w:themeColor="text1"/>
                <w:rPrChange w:id="28522" w:author="N F" w:date="2023-12-05T03:09:00Z">
                  <w:rPr>
                    <w:rFonts w:cs="Times New Roman"/>
                    <w:b/>
                    <w:bCs/>
                  </w:rPr>
                </w:rPrChange>
              </w:rPr>
              <w:t xml:space="preserve">анов в соответствии </w:t>
            </w:r>
            <w:r w:rsidR="006F5B6C" w:rsidRPr="006E6534">
              <w:rPr>
                <w:rFonts w:cs="Times New Roman"/>
                <w:b/>
                <w:bCs/>
                <w:color w:val="000000" w:themeColor="text1"/>
                <w:rPrChange w:id="28523" w:author="N F" w:date="2023-12-05T03:09:00Z">
                  <w:rPr>
                    <w:rFonts w:cs="Times New Roman"/>
                    <w:b/>
                    <w:bCs/>
                  </w:rPr>
                </w:rPrChange>
              </w:rPr>
              <w:t xml:space="preserve">с </w:t>
            </w:r>
            <w:r w:rsidR="001B76E5" w:rsidRPr="006E6534">
              <w:rPr>
                <w:rFonts w:cs="Times New Roman"/>
                <w:b/>
                <w:bCs/>
                <w:color w:val="000000" w:themeColor="text1"/>
                <w:lang w:val="en-US"/>
                <w:rPrChange w:id="28524" w:author="N F" w:date="2023-12-05T03:09:00Z">
                  <w:rPr>
                    <w:rFonts w:cs="Times New Roman"/>
                    <w:b/>
                    <w:bCs/>
                    <w:lang w:val="en-US"/>
                  </w:rPr>
                </w:rPrChange>
              </w:rPr>
              <w:t>MedDRA</w:t>
            </w:r>
          </w:p>
        </w:tc>
        <w:tc>
          <w:tcPr>
            <w:tcW w:w="3609" w:type="dxa"/>
            <w:gridSpan w:val="2"/>
            <w:shd w:val="clear" w:color="auto" w:fill="D9D9D9" w:themeFill="background1" w:themeFillShade="D9"/>
          </w:tcPr>
          <w:p w14:paraId="446FFD1E" w14:textId="340C847C" w:rsidR="00EC737D" w:rsidRPr="006E6534" w:rsidRDefault="00EC737D" w:rsidP="00415551">
            <w:pPr>
              <w:pStyle w:val="SDText"/>
              <w:ind w:firstLine="0"/>
              <w:jc w:val="center"/>
              <w:rPr>
                <w:rFonts w:cs="Times New Roman"/>
                <w:b/>
                <w:bCs/>
                <w:color w:val="000000" w:themeColor="text1"/>
                <w:rPrChange w:id="28525" w:author="N F" w:date="2023-12-05T03:09:00Z">
                  <w:rPr>
                    <w:rFonts w:cs="Times New Roman"/>
                    <w:b/>
                    <w:bCs/>
                  </w:rPr>
                </w:rPrChange>
              </w:rPr>
            </w:pPr>
            <w:r w:rsidRPr="006E6534">
              <w:rPr>
                <w:rFonts w:cs="Times New Roman"/>
                <w:b/>
                <w:bCs/>
                <w:color w:val="000000" w:themeColor="text1"/>
                <w:rPrChange w:id="28526" w:author="N F" w:date="2023-12-05T03:09:00Z">
                  <w:rPr>
                    <w:rFonts w:cs="Times New Roman"/>
                    <w:b/>
                    <w:bCs/>
                  </w:rPr>
                </w:rPrChange>
              </w:rPr>
              <w:t>Тагриссо (</w:t>
            </w:r>
            <w:r w:rsidRPr="006E6534">
              <w:rPr>
                <w:rFonts w:cs="Times New Roman"/>
                <w:b/>
                <w:bCs/>
                <w:color w:val="000000" w:themeColor="text1"/>
                <w:lang w:val="en-US"/>
                <w:rPrChange w:id="28527" w:author="N F" w:date="2023-12-05T03:09:00Z">
                  <w:rPr>
                    <w:rFonts w:cs="Times New Roman"/>
                    <w:b/>
                    <w:bCs/>
                    <w:lang w:val="en-US"/>
                  </w:rPr>
                </w:rPrChange>
              </w:rPr>
              <w:t>N</w:t>
            </w:r>
            <w:r w:rsidRPr="00CE631D">
              <w:rPr>
                <w:rFonts w:cs="Times New Roman"/>
                <w:b/>
                <w:bCs/>
                <w:color w:val="000000" w:themeColor="text1"/>
                <w:rPrChange w:id="28528" w:author="Barshadskaya, Yuliya" w:date="2024-01-16T19:26:00Z">
                  <w:rPr>
                    <w:rFonts w:cs="Times New Roman"/>
                    <w:b/>
                    <w:bCs/>
                    <w:lang w:val="en-US"/>
                  </w:rPr>
                </w:rPrChange>
              </w:rPr>
              <w:t xml:space="preserve"> = 337</w:t>
            </w:r>
            <w:r w:rsidRPr="006E6534">
              <w:rPr>
                <w:rFonts w:cs="Times New Roman"/>
                <w:b/>
                <w:bCs/>
                <w:color w:val="000000" w:themeColor="text1"/>
                <w:rPrChange w:id="28529" w:author="N F" w:date="2023-12-05T03:09:00Z">
                  <w:rPr>
                    <w:rFonts w:cs="Times New Roman"/>
                    <w:b/>
                    <w:bCs/>
                  </w:rPr>
                </w:rPrChange>
              </w:rPr>
              <w:t>)</w:t>
            </w:r>
          </w:p>
        </w:tc>
        <w:tc>
          <w:tcPr>
            <w:tcW w:w="3609" w:type="dxa"/>
            <w:gridSpan w:val="2"/>
            <w:shd w:val="clear" w:color="auto" w:fill="D9D9D9" w:themeFill="background1" w:themeFillShade="D9"/>
          </w:tcPr>
          <w:p w14:paraId="3059800A" w14:textId="5989AE1E" w:rsidR="00EC737D" w:rsidRPr="006E6534" w:rsidRDefault="00EC737D" w:rsidP="00415551">
            <w:pPr>
              <w:pStyle w:val="SDText"/>
              <w:ind w:firstLine="0"/>
              <w:jc w:val="center"/>
              <w:rPr>
                <w:rFonts w:cs="Times New Roman"/>
                <w:b/>
                <w:bCs/>
                <w:color w:val="000000" w:themeColor="text1"/>
                <w:rPrChange w:id="28530" w:author="N F" w:date="2023-12-05T03:09:00Z">
                  <w:rPr>
                    <w:rFonts w:cs="Times New Roman"/>
                    <w:b/>
                    <w:bCs/>
                  </w:rPr>
                </w:rPrChange>
              </w:rPr>
            </w:pPr>
            <w:r w:rsidRPr="006E6534">
              <w:rPr>
                <w:rFonts w:cs="Times New Roman"/>
                <w:b/>
                <w:bCs/>
                <w:color w:val="000000" w:themeColor="text1"/>
                <w:rPrChange w:id="28531" w:author="N F" w:date="2023-12-05T03:09:00Z">
                  <w:rPr>
                    <w:rFonts w:cs="Times New Roman"/>
                    <w:b/>
                    <w:bCs/>
                  </w:rPr>
                </w:rPrChange>
              </w:rPr>
              <w:t>Плацебо (</w:t>
            </w:r>
            <w:r w:rsidRPr="006E6534">
              <w:rPr>
                <w:rFonts w:cs="Times New Roman"/>
                <w:b/>
                <w:bCs/>
                <w:color w:val="000000" w:themeColor="text1"/>
                <w:lang w:val="en-US"/>
                <w:rPrChange w:id="28532" w:author="N F" w:date="2023-12-05T03:09:00Z">
                  <w:rPr>
                    <w:rFonts w:cs="Times New Roman"/>
                    <w:b/>
                    <w:bCs/>
                    <w:lang w:val="en-US"/>
                  </w:rPr>
                </w:rPrChange>
              </w:rPr>
              <w:t>n</w:t>
            </w:r>
            <w:r w:rsidRPr="00CE631D">
              <w:rPr>
                <w:rFonts w:cs="Times New Roman"/>
                <w:b/>
                <w:bCs/>
                <w:color w:val="000000" w:themeColor="text1"/>
                <w:rPrChange w:id="28533" w:author="Barshadskaya, Yuliya" w:date="2024-01-16T19:26:00Z">
                  <w:rPr>
                    <w:rFonts w:cs="Times New Roman"/>
                    <w:b/>
                    <w:bCs/>
                    <w:lang w:val="en-US"/>
                  </w:rPr>
                </w:rPrChange>
              </w:rPr>
              <w:t xml:space="preserve"> = 343</w:t>
            </w:r>
            <w:r w:rsidRPr="006E6534">
              <w:rPr>
                <w:rFonts w:cs="Times New Roman"/>
                <w:b/>
                <w:bCs/>
                <w:color w:val="000000" w:themeColor="text1"/>
                <w:rPrChange w:id="28534" w:author="N F" w:date="2023-12-05T03:09:00Z">
                  <w:rPr>
                    <w:rFonts w:cs="Times New Roman"/>
                    <w:b/>
                    <w:bCs/>
                  </w:rPr>
                </w:rPrChange>
              </w:rPr>
              <w:t>)</w:t>
            </w:r>
          </w:p>
        </w:tc>
      </w:tr>
      <w:tr w:rsidR="006E6534" w:rsidRPr="006E6534" w14:paraId="5C513D01" w14:textId="77777777" w:rsidTr="00855D5C">
        <w:trPr>
          <w:tblHeader/>
        </w:trPr>
        <w:tc>
          <w:tcPr>
            <w:tcW w:w="2127" w:type="dxa"/>
            <w:shd w:val="clear" w:color="auto" w:fill="D9D9D9" w:themeFill="background1" w:themeFillShade="D9"/>
          </w:tcPr>
          <w:p w14:paraId="19D24E52" w14:textId="3A6AF3D7" w:rsidR="001B76E5" w:rsidRPr="00CE631D" w:rsidRDefault="001B76E5" w:rsidP="00415551">
            <w:pPr>
              <w:pStyle w:val="SDText"/>
              <w:ind w:firstLine="0"/>
              <w:jc w:val="center"/>
              <w:rPr>
                <w:rFonts w:cs="Times New Roman"/>
                <w:b/>
                <w:bCs/>
                <w:color w:val="000000" w:themeColor="text1"/>
                <w:rPrChange w:id="28535" w:author="Barshadskaya, Yuliya" w:date="2024-01-16T19:26:00Z">
                  <w:rPr>
                    <w:rFonts w:cs="Times New Roman"/>
                    <w:b/>
                    <w:bCs/>
                    <w:lang w:val="en-US"/>
                  </w:rPr>
                </w:rPrChange>
              </w:rPr>
            </w:pPr>
            <w:r w:rsidRPr="006E6534">
              <w:rPr>
                <w:rFonts w:cs="Times New Roman"/>
                <w:b/>
                <w:bCs/>
                <w:color w:val="000000" w:themeColor="text1"/>
                <w:rPrChange w:id="28536" w:author="N F" w:date="2023-12-05T03:09:00Z">
                  <w:rPr>
                    <w:rFonts w:cs="Times New Roman"/>
                    <w:b/>
                    <w:bCs/>
                  </w:rPr>
                </w:rPrChange>
              </w:rPr>
              <w:t xml:space="preserve">Степень тяжести по </w:t>
            </w:r>
            <w:r w:rsidRPr="006E6534">
              <w:rPr>
                <w:rFonts w:cs="Times New Roman"/>
                <w:b/>
                <w:bCs/>
                <w:color w:val="000000" w:themeColor="text1"/>
                <w:lang w:val="en-US"/>
                <w:rPrChange w:id="28537" w:author="N F" w:date="2023-12-05T03:09:00Z">
                  <w:rPr>
                    <w:rFonts w:cs="Times New Roman"/>
                    <w:b/>
                    <w:bCs/>
                    <w:lang w:val="en-US"/>
                  </w:rPr>
                </w:rPrChange>
              </w:rPr>
              <w:t>NCI</w:t>
            </w:r>
          </w:p>
        </w:tc>
        <w:tc>
          <w:tcPr>
            <w:tcW w:w="1802" w:type="dxa"/>
            <w:shd w:val="clear" w:color="auto" w:fill="D9D9D9" w:themeFill="background1" w:themeFillShade="D9"/>
          </w:tcPr>
          <w:p w14:paraId="34136ED7" w14:textId="23A1C3A3" w:rsidR="001B76E5" w:rsidRPr="006E6534" w:rsidRDefault="001B76E5" w:rsidP="00415551">
            <w:pPr>
              <w:pStyle w:val="SDText"/>
              <w:ind w:firstLine="0"/>
              <w:rPr>
                <w:rFonts w:cs="Times New Roman"/>
                <w:color w:val="000000" w:themeColor="text1"/>
                <w:rPrChange w:id="28538" w:author="N F" w:date="2023-12-05T03:09:00Z">
                  <w:rPr>
                    <w:rFonts w:cs="Times New Roman"/>
                  </w:rPr>
                </w:rPrChange>
              </w:rPr>
            </w:pPr>
            <w:r w:rsidRPr="006E6534">
              <w:rPr>
                <w:rFonts w:cs="Times New Roman"/>
                <w:color w:val="000000" w:themeColor="text1"/>
                <w:rPrChange w:id="28539" w:author="N F" w:date="2023-12-05T03:09:00Z">
                  <w:rPr>
                    <w:rFonts w:cs="Times New Roman"/>
                  </w:rPr>
                </w:rPrChange>
              </w:rPr>
              <w:t>Любая степень (%)</w:t>
            </w:r>
          </w:p>
        </w:tc>
        <w:tc>
          <w:tcPr>
            <w:tcW w:w="1807" w:type="dxa"/>
            <w:shd w:val="clear" w:color="auto" w:fill="D9D9D9" w:themeFill="background1" w:themeFillShade="D9"/>
          </w:tcPr>
          <w:p w14:paraId="688FF9C8" w14:textId="3867DA05" w:rsidR="001B76E5" w:rsidRPr="006E6534" w:rsidRDefault="001B76E5" w:rsidP="00415551">
            <w:pPr>
              <w:pStyle w:val="SDText"/>
              <w:ind w:firstLine="0"/>
              <w:rPr>
                <w:rFonts w:cs="Times New Roman"/>
                <w:color w:val="000000" w:themeColor="text1"/>
                <w:rPrChange w:id="28540" w:author="N F" w:date="2023-12-05T03:09:00Z">
                  <w:rPr>
                    <w:rFonts w:cs="Times New Roman"/>
                  </w:rPr>
                </w:rPrChange>
              </w:rPr>
            </w:pPr>
            <w:r w:rsidRPr="006E6534">
              <w:rPr>
                <w:rFonts w:cs="Times New Roman"/>
                <w:color w:val="000000" w:themeColor="text1"/>
                <w:rPrChange w:id="28541" w:author="N F" w:date="2023-12-05T03:09:00Z">
                  <w:rPr>
                    <w:rFonts w:cs="Times New Roman"/>
                  </w:rPr>
                </w:rPrChange>
              </w:rPr>
              <w:t>Степень 3 и выше (%)</w:t>
            </w:r>
            <w:r w:rsidR="002137C8" w:rsidRPr="006E6534">
              <w:rPr>
                <w:rFonts w:cs="Times New Roman"/>
                <w:color w:val="000000" w:themeColor="text1"/>
                <w:vertAlign w:val="superscript"/>
                <w:rPrChange w:id="28542" w:author="N F" w:date="2023-12-05T03:09:00Z">
                  <w:rPr>
                    <w:rFonts w:cs="Times New Roman"/>
                    <w:vertAlign w:val="superscript"/>
                  </w:rPr>
                </w:rPrChange>
              </w:rPr>
              <w:t>2</w:t>
            </w:r>
          </w:p>
        </w:tc>
        <w:tc>
          <w:tcPr>
            <w:tcW w:w="1802" w:type="dxa"/>
            <w:shd w:val="clear" w:color="auto" w:fill="D9D9D9" w:themeFill="background1" w:themeFillShade="D9"/>
          </w:tcPr>
          <w:p w14:paraId="766E5907" w14:textId="27A0487E" w:rsidR="001B76E5" w:rsidRPr="006E6534" w:rsidRDefault="001B76E5" w:rsidP="00415551">
            <w:pPr>
              <w:pStyle w:val="SDText"/>
              <w:ind w:firstLine="0"/>
              <w:rPr>
                <w:rFonts w:cs="Times New Roman"/>
                <w:color w:val="000000" w:themeColor="text1"/>
                <w:rPrChange w:id="28543" w:author="N F" w:date="2023-12-05T03:09:00Z">
                  <w:rPr>
                    <w:rFonts w:cs="Times New Roman"/>
                  </w:rPr>
                </w:rPrChange>
              </w:rPr>
            </w:pPr>
            <w:r w:rsidRPr="006E6534">
              <w:rPr>
                <w:rFonts w:cs="Times New Roman"/>
                <w:color w:val="000000" w:themeColor="text1"/>
                <w:rPrChange w:id="28544" w:author="N F" w:date="2023-12-05T03:09:00Z">
                  <w:rPr>
                    <w:rFonts w:cs="Times New Roman"/>
                  </w:rPr>
                </w:rPrChange>
              </w:rPr>
              <w:t>Любая степень (%)</w:t>
            </w:r>
          </w:p>
        </w:tc>
        <w:tc>
          <w:tcPr>
            <w:tcW w:w="1807" w:type="dxa"/>
            <w:shd w:val="clear" w:color="auto" w:fill="D9D9D9" w:themeFill="background1" w:themeFillShade="D9"/>
          </w:tcPr>
          <w:p w14:paraId="025A468D" w14:textId="6291E7BD" w:rsidR="001B76E5" w:rsidRPr="006E6534" w:rsidRDefault="001B76E5" w:rsidP="00415551">
            <w:pPr>
              <w:pStyle w:val="SDText"/>
              <w:ind w:firstLine="0"/>
              <w:rPr>
                <w:rFonts w:cs="Times New Roman"/>
                <w:color w:val="000000" w:themeColor="text1"/>
                <w:rPrChange w:id="28545" w:author="N F" w:date="2023-12-05T03:09:00Z">
                  <w:rPr>
                    <w:rFonts w:cs="Times New Roman"/>
                  </w:rPr>
                </w:rPrChange>
              </w:rPr>
            </w:pPr>
            <w:r w:rsidRPr="006E6534">
              <w:rPr>
                <w:rFonts w:cs="Times New Roman"/>
                <w:color w:val="000000" w:themeColor="text1"/>
                <w:rPrChange w:id="28546" w:author="N F" w:date="2023-12-05T03:09:00Z">
                  <w:rPr>
                    <w:rFonts w:cs="Times New Roman"/>
                  </w:rPr>
                </w:rPrChange>
              </w:rPr>
              <w:t>Степень 3 и выше (%)</w:t>
            </w:r>
            <w:r w:rsidR="002137C8" w:rsidRPr="006E6534">
              <w:rPr>
                <w:rFonts w:cs="Times New Roman"/>
                <w:color w:val="000000" w:themeColor="text1"/>
                <w:vertAlign w:val="superscript"/>
                <w:rPrChange w:id="28547" w:author="N F" w:date="2023-12-05T03:09:00Z">
                  <w:rPr>
                    <w:rFonts w:cs="Times New Roman"/>
                    <w:vertAlign w:val="superscript"/>
                  </w:rPr>
                </w:rPrChange>
              </w:rPr>
              <w:t>2</w:t>
            </w:r>
          </w:p>
        </w:tc>
      </w:tr>
      <w:tr w:rsidR="006E6534" w:rsidRPr="006E6534" w14:paraId="69AC3657" w14:textId="77777777" w:rsidTr="00855D5C">
        <w:trPr>
          <w:tblHeader/>
        </w:trPr>
        <w:tc>
          <w:tcPr>
            <w:tcW w:w="9345" w:type="dxa"/>
            <w:gridSpan w:val="5"/>
            <w:shd w:val="clear" w:color="auto" w:fill="D9D9D9" w:themeFill="background1" w:themeFillShade="D9"/>
          </w:tcPr>
          <w:p w14:paraId="40647A14" w14:textId="3219D4FF" w:rsidR="007373C9" w:rsidRPr="006E6534" w:rsidRDefault="007373C9" w:rsidP="00415551">
            <w:pPr>
              <w:pStyle w:val="SDText"/>
              <w:ind w:firstLine="0"/>
              <w:jc w:val="center"/>
              <w:rPr>
                <w:rFonts w:cs="Times New Roman"/>
                <w:b/>
                <w:bCs/>
                <w:color w:val="000000" w:themeColor="text1"/>
                <w:rPrChange w:id="28548" w:author="N F" w:date="2023-12-05T03:09:00Z">
                  <w:rPr>
                    <w:rFonts w:cs="Times New Roman"/>
                    <w:b/>
                    <w:bCs/>
                  </w:rPr>
                </w:rPrChange>
              </w:rPr>
            </w:pPr>
            <w:r w:rsidRPr="006E6534">
              <w:rPr>
                <w:rFonts w:cs="Times New Roman"/>
                <w:b/>
                <w:bCs/>
                <w:color w:val="000000" w:themeColor="text1"/>
                <w:rPrChange w:id="28549" w:author="N F" w:date="2023-12-05T03:09:00Z">
                  <w:rPr>
                    <w:rFonts w:cs="Times New Roman"/>
                    <w:b/>
                    <w:bCs/>
                  </w:rPr>
                </w:rPrChange>
              </w:rPr>
              <w:t xml:space="preserve">Нежелательные лекарственные реакции в соответствии с предпочтительными терминами </w:t>
            </w:r>
            <w:r w:rsidRPr="006E6534">
              <w:rPr>
                <w:rFonts w:cs="Times New Roman"/>
                <w:b/>
                <w:bCs/>
                <w:color w:val="000000" w:themeColor="text1"/>
                <w:lang w:val="en-US"/>
                <w:rPrChange w:id="28550" w:author="N F" w:date="2023-12-05T03:09:00Z">
                  <w:rPr>
                    <w:rFonts w:cs="Times New Roman"/>
                    <w:b/>
                    <w:bCs/>
                    <w:lang w:val="en-US"/>
                  </w:rPr>
                </w:rPrChange>
              </w:rPr>
              <w:t>MedDRA</w:t>
            </w:r>
          </w:p>
        </w:tc>
      </w:tr>
      <w:tr w:rsidR="006E6534" w:rsidRPr="006E6534" w14:paraId="67D8C50C" w14:textId="77777777" w:rsidTr="00AC66D4">
        <w:tc>
          <w:tcPr>
            <w:tcW w:w="9345" w:type="dxa"/>
            <w:gridSpan w:val="5"/>
          </w:tcPr>
          <w:p w14:paraId="34ACE4F8" w14:textId="03B53AC5" w:rsidR="007373C9" w:rsidRPr="00CE631D" w:rsidRDefault="007373C9">
            <w:pPr>
              <w:pStyle w:val="SDText"/>
              <w:ind w:firstLine="0"/>
              <w:jc w:val="left"/>
              <w:rPr>
                <w:rFonts w:cs="Times New Roman"/>
                <w:b/>
                <w:bCs/>
                <w:i/>
                <w:color w:val="000000" w:themeColor="text1"/>
                <w:rPrChange w:id="28551" w:author="Barshadskaya, Yuliya" w:date="2024-01-16T19:26:00Z">
                  <w:rPr>
                    <w:rFonts w:cs="Times New Roman"/>
                    <w:b/>
                    <w:bCs/>
                  </w:rPr>
                </w:rPrChange>
              </w:rPr>
              <w:pPrChange w:id="28552" w:author="Barshadskaya, Yuliya" w:date="2024-01-16T19:26:00Z">
                <w:pPr>
                  <w:pStyle w:val="SDText"/>
                  <w:ind w:firstLine="0"/>
                  <w:jc w:val="center"/>
                </w:pPr>
              </w:pPrChange>
            </w:pPr>
            <w:r w:rsidRPr="00CE631D">
              <w:rPr>
                <w:rFonts w:cs="Times New Roman"/>
                <w:b/>
                <w:bCs/>
                <w:i/>
                <w:color w:val="000000" w:themeColor="text1"/>
                <w:rPrChange w:id="28553" w:author="Barshadskaya, Yuliya" w:date="2024-01-16T19:26:00Z">
                  <w:rPr>
                    <w:rFonts w:cs="Times New Roman"/>
                    <w:b/>
                    <w:bCs/>
                  </w:rPr>
                </w:rPrChange>
              </w:rPr>
              <w:t>Нарушения со стороны дыхательной системы, органов грудной клетки и средостения</w:t>
            </w:r>
          </w:p>
        </w:tc>
      </w:tr>
      <w:tr w:rsidR="006E6534" w:rsidRPr="006E6534" w14:paraId="38A1242C" w14:textId="77777777" w:rsidTr="00DE0B38">
        <w:tc>
          <w:tcPr>
            <w:tcW w:w="2127" w:type="dxa"/>
          </w:tcPr>
          <w:p w14:paraId="020C5E17" w14:textId="2D3DCB8E" w:rsidR="001B76E5" w:rsidRPr="006E6534" w:rsidRDefault="007373C9" w:rsidP="00415551">
            <w:pPr>
              <w:pStyle w:val="SDText"/>
              <w:ind w:firstLine="0"/>
              <w:rPr>
                <w:rFonts w:cs="Times New Roman"/>
                <w:color w:val="000000" w:themeColor="text1"/>
                <w:rPrChange w:id="28554" w:author="N F" w:date="2023-12-05T03:09:00Z">
                  <w:rPr>
                    <w:rFonts w:cs="Times New Roman"/>
                  </w:rPr>
                </w:rPrChange>
              </w:rPr>
            </w:pPr>
            <w:r w:rsidRPr="006E6534">
              <w:rPr>
                <w:rFonts w:cs="Times New Roman"/>
                <w:color w:val="000000" w:themeColor="text1"/>
                <w:rPrChange w:id="28555" w:author="N F" w:date="2023-12-05T03:09:00Z">
                  <w:rPr>
                    <w:rFonts w:cs="Times New Roman"/>
                  </w:rPr>
                </w:rPrChange>
              </w:rPr>
              <w:t>Носовое кровотечение</w:t>
            </w:r>
          </w:p>
        </w:tc>
        <w:tc>
          <w:tcPr>
            <w:tcW w:w="1802" w:type="dxa"/>
          </w:tcPr>
          <w:p w14:paraId="2F824E15" w14:textId="789E953A" w:rsidR="001B76E5" w:rsidRPr="006E6534" w:rsidRDefault="00986FC2" w:rsidP="00415551">
            <w:pPr>
              <w:pStyle w:val="SDText"/>
              <w:ind w:firstLine="0"/>
              <w:rPr>
                <w:rFonts w:cs="Times New Roman"/>
                <w:color w:val="000000" w:themeColor="text1"/>
                <w:rPrChange w:id="28556" w:author="N F" w:date="2023-12-05T03:09:00Z">
                  <w:rPr>
                    <w:rFonts w:cs="Times New Roman"/>
                  </w:rPr>
                </w:rPrChange>
              </w:rPr>
            </w:pPr>
            <w:r w:rsidRPr="006E6534">
              <w:rPr>
                <w:rFonts w:cs="Times New Roman"/>
                <w:color w:val="000000" w:themeColor="text1"/>
                <w:lang w:val="en-US"/>
                <w:rPrChange w:id="28557" w:author="N F" w:date="2023-12-05T03:09:00Z">
                  <w:rPr>
                    <w:rFonts w:cs="Times New Roman"/>
                    <w:lang w:val="en-US"/>
                  </w:rPr>
                </w:rPrChange>
              </w:rPr>
              <w:t>5</w:t>
            </w:r>
            <w:r w:rsidRPr="006E6534">
              <w:rPr>
                <w:rFonts w:cs="Times New Roman"/>
                <w:color w:val="000000" w:themeColor="text1"/>
                <w:rPrChange w:id="28558" w:author="N F" w:date="2023-12-05T03:09:00Z">
                  <w:rPr>
                    <w:rFonts w:cs="Times New Roman"/>
                  </w:rPr>
                </w:rPrChange>
              </w:rPr>
              <w:t>,6</w:t>
            </w:r>
          </w:p>
        </w:tc>
        <w:tc>
          <w:tcPr>
            <w:tcW w:w="1807" w:type="dxa"/>
          </w:tcPr>
          <w:p w14:paraId="34FA382D" w14:textId="7E930FF9" w:rsidR="001B76E5" w:rsidRPr="006E6534" w:rsidRDefault="00986FC2" w:rsidP="00415551">
            <w:pPr>
              <w:pStyle w:val="SDText"/>
              <w:ind w:firstLine="0"/>
              <w:rPr>
                <w:rFonts w:cs="Times New Roman"/>
                <w:color w:val="000000" w:themeColor="text1"/>
                <w:rPrChange w:id="28559" w:author="N F" w:date="2023-12-05T03:09:00Z">
                  <w:rPr>
                    <w:rFonts w:cs="Times New Roman"/>
                  </w:rPr>
                </w:rPrChange>
              </w:rPr>
            </w:pPr>
            <w:r w:rsidRPr="006E6534">
              <w:rPr>
                <w:rFonts w:cs="Times New Roman"/>
                <w:color w:val="000000" w:themeColor="text1"/>
                <w:rPrChange w:id="28560" w:author="N F" w:date="2023-12-05T03:09:00Z">
                  <w:rPr>
                    <w:rFonts w:cs="Times New Roman"/>
                  </w:rPr>
                </w:rPrChange>
              </w:rPr>
              <w:t>0</w:t>
            </w:r>
          </w:p>
        </w:tc>
        <w:tc>
          <w:tcPr>
            <w:tcW w:w="1802" w:type="dxa"/>
          </w:tcPr>
          <w:p w14:paraId="7E49D7D5" w14:textId="6FF61B40" w:rsidR="00986FC2" w:rsidRPr="006E6534" w:rsidRDefault="00986FC2" w:rsidP="00415551">
            <w:pPr>
              <w:pStyle w:val="SDText"/>
              <w:ind w:firstLine="0"/>
              <w:rPr>
                <w:rFonts w:cs="Times New Roman"/>
                <w:color w:val="000000" w:themeColor="text1"/>
                <w:rPrChange w:id="28561" w:author="N F" w:date="2023-12-05T03:09:00Z">
                  <w:rPr>
                    <w:rFonts w:cs="Times New Roman"/>
                  </w:rPr>
                </w:rPrChange>
              </w:rPr>
            </w:pPr>
            <w:r w:rsidRPr="006E6534">
              <w:rPr>
                <w:rFonts w:cs="Times New Roman"/>
                <w:color w:val="000000" w:themeColor="text1"/>
                <w:rPrChange w:id="28562" w:author="N F" w:date="2023-12-05T03:09:00Z">
                  <w:rPr>
                    <w:rFonts w:cs="Times New Roman"/>
                  </w:rPr>
                </w:rPrChange>
              </w:rPr>
              <w:t>0,9</w:t>
            </w:r>
          </w:p>
        </w:tc>
        <w:tc>
          <w:tcPr>
            <w:tcW w:w="1807" w:type="dxa"/>
          </w:tcPr>
          <w:p w14:paraId="71E9FD23" w14:textId="0E6D00A2" w:rsidR="001B76E5" w:rsidRPr="006E6534" w:rsidRDefault="00986FC2" w:rsidP="00415551">
            <w:pPr>
              <w:pStyle w:val="SDText"/>
              <w:ind w:firstLine="0"/>
              <w:rPr>
                <w:rFonts w:cs="Times New Roman"/>
                <w:color w:val="000000" w:themeColor="text1"/>
                <w:rPrChange w:id="28563" w:author="N F" w:date="2023-12-05T03:09:00Z">
                  <w:rPr>
                    <w:rFonts w:cs="Times New Roman"/>
                  </w:rPr>
                </w:rPrChange>
              </w:rPr>
            </w:pPr>
            <w:r w:rsidRPr="006E6534">
              <w:rPr>
                <w:rFonts w:cs="Times New Roman"/>
                <w:color w:val="000000" w:themeColor="text1"/>
                <w:rPrChange w:id="28564" w:author="N F" w:date="2023-12-05T03:09:00Z">
                  <w:rPr>
                    <w:rFonts w:cs="Times New Roman"/>
                  </w:rPr>
                </w:rPrChange>
              </w:rPr>
              <w:t>0</w:t>
            </w:r>
          </w:p>
        </w:tc>
      </w:tr>
      <w:tr w:rsidR="006E6534" w:rsidRPr="006E6534" w14:paraId="636E9960" w14:textId="77777777" w:rsidTr="00DE0B38">
        <w:tc>
          <w:tcPr>
            <w:tcW w:w="2127" w:type="dxa"/>
          </w:tcPr>
          <w:p w14:paraId="18F57A96" w14:textId="1013A808" w:rsidR="001B76E5" w:rsidRPr="006E6534" w:rsidRDefault="007373C9" w:rsidP="00415551">
            <w:pPr>
              <w:pStyle w:val="SDText"/>
              <w:ind w:firstLine="0"/>
              <w:rPr>
                <w:rFonts w:cs="Times New Roman"/>
                <w:color w:val="000000" w:themeColor="text1"/>
                <w:rPrChange w:id="28565" w:author="N F" w:date="2023-12-05T03:09:00Z">
                  <w:rPr>
                    <w:rFonts w:cs="Times New Roman"/>
                  </w:rPr>
                </w:rPrChange>
              </w:rPr>
            </w:pPr>
            <w:r w:rsidRPr="006E6534">
              <w:rPr>
                <w:rFonts w:cs="Times New Roman"/>
                <w:color w:val="000000" w:themeColor="text1"/>
                <w:rPrChange w:id="28566" w:author="N F" w:date="2023-12-05T03:09:00Z">
                  <w:rPr>
                    <w:rFonts w:cs="Times New Roman"/>
                  </w:rPr>
                </w:rPrChange>
              </w:rPr>
              <w:t>Интерстициальная болезнь легких</w:t>
            </w:r>
            <w:r w:rsidR="00DE0B38" w:rsidRPr="006E6534">
              <w:rPr>
                <w:rFonts w:cs="Times New Roman"/>
                <w:color w:val="000000" w:themeColor="text1"/>
                <w:vertAlign w:val="superscript"/>
                <w:rPrChange w:id="28567" w:author="N F" w:date="2023-12-05T03:09:00Z">
                  <w:rPr>
                    <w:rFonts w:cs="Times New Roman"/>
                    <w:vertAlign w:val="superscript"/>
                  </w:rPr>
                </w:rPrChange>
              </w:rPr>
              <w:t>3</w:t>
            </w:r>
          </w:p>
        </w:tc>
        <w:tc>
          <w:tcPr>
            <w:tcW w:w="1802" w:type="dxa"/>
          </w:tcPr>
          <w:p w14:paraId="1C6C94BA" w14:textId="53B13F31" w:rsidR="00986FC2" w:rsidRPr="006E6534" w:rsidRDefault="00986FC2" w:rsidP="00415551">
            <w:pPr>
              <w:pStyle w:val="SDText"/>
              <w:ind w:firstLine="0"/>
              <w:rPr>
                <w:rFonts w:cs="Times New Roman"/>
                <w:color w:val="000000" w:themeColor="text1"/>
                <w:rPrChange w:id="28568" w:author="N F" w:date="2023-12-05T03:09:00Z">
                  <w:rPr>
                    <w:rFonts w:cs="Times New Roman"/>
                  </w:rPr>
                </w:rPrChange>
              </w:rPr>
            </w:pPr>
            <w:r w:rsidRPr="006E6534">
              <w:rPr>
                <w:rFonts w:cs="Times New Roman"/>
                <w:color w:val="000000" w:themeColor="text1"/>
                <w:rPrChange w:id="28569" w:author="N F" w:date="2023-12-05T03:09:00Z">
                  <w:rPr>
                    <w:rFonts w:cs="Times New Roman"/>
                  </w:rPr>
                </w:rPrChange>
              </w:rPr>
              <w:t>3</w:t>
            </w:r>
          </w:p>
        </w:tc>
        <w:tc>
          <w:tcPr>
            <w:tcW w:w="1807" w:type="dxa"/>
          </w:tcPr>
          <w:p w14:paraId="0C925AF2" w14:textId="218FAB8B" w:rsidR="001B76E5" w:rsidRPr="006E6534" w:rsidRDefault="00986FC2" w:rsidP="00415551">
            <w:pPr>
              <w:pStyle w:val="SDText"/>
              <w:ind w:firstLine="0"/>
              <w:rPr>
                <w:rFonts w:cs="Times New Roman"/>
                <w:color w:val="000000" w:themeColor="text1"/>
                <w:rPrChange w:id="28570" w:author="N F" w:date="2023-12-05T03:09:00Z">
                  <w:rPr>
                    <w:rFonts w:cs="Times New Roman"/>
                  </w:rPr>
                </w:rPrChange>
              </w:rPr>
            </w:pPr>
            <w:r w:rsidRPr="006E6534">
              <w:rPr>
                <w:rFonts w:cs="Times New Roman"/>
                <w:color w:val="000000" w:themeColor="text1"/>
                <w:rPrChange w:id="28571" w:author="N F" w:date="2023-12-05T03:09:00Z">
                  <w:rPr>
                    <w:rFonts w:cs="Times New Roman"/>
                  </w:rPr>
                </w:rPrChange>
              </w:rPr>
              <w:t>0</w:t>
            </w:r>
          </w:p>
        </w:tc>
        <w:tc>
          <w:tcPr>
            <w:tcW w:w="1802" w:type="dxa"/>
          </w:tcPr>
          <w:p w14:paraId="65B7B24E" w14:textId="02BB0354" w:rsidR="001B76E5" w:rsidRPr="006E6534" w:rsidRDefault="00986FC2" w:rsidP="00415551">
            <w:pPr>
              <w:pStyle w:val="SDText"/>
              <w:ind w:firstLine="0"/>
              <w:rPr>
                <w:rFonts w:cs="Times New Roman"/>
                <w:color w:val="000000" w:themeColor="text1"/>
                <w:rPrChange w:id="28572" w:author="N F" w:date="2023-12-05T03:09:00Z">
                  <w:rPr>
                    <w:rFonts w:cs="Times New Roman"/>
                  </w:rPr>
                </w:rPrChange>
              </w:rPr>
            </w:pPr>
            <w:r w:rsidRPr="006E6534">
              <w:rPr>
                <w:rFonts w:cs="Times New Roman"/>
                <w:color w:val="000000" w:themeColor="text1"/>
                <w:rPrChange w:id="28573" w:author="N F" w:date="2023-12-05T03:09:00Z">
                  <w:rPr>
                    <w:rFonts w:cs="Times New Roman"/>
                  </w:rPr>
                </w:rPrChange>
              </w:rPr>
              <w:t>0</w:t>
            </w:r>
          </w:p>
        </w:tc>
        <w:tc>
          <w:tcPr>
            <w:tcW w:w="1807" w:type="dxa"/>
          </w:tcPr>
          <w:p w14:paraId="5340439C" w14:textId="60770D3D" w:rsidR="001B76E5" w:rsidRPr="006E6534" w:rsidRDefault="00986FC2" w:rsidP="00415551">
            <w:pPr>
              <w:pStyle w:val="SDText"/>
              <w:ind w:firstLine="0"/>
              <w:rPr>
                <w:rFonts w:cs="Times New Roman"/>
                <w:color w:val="000000" w:themeColor="text1"/>
                <w:rPrChange w:id="28574" w:author="N F" w:date="2023-12-05T03:09:00Z">
                  <w:rPr>
                    <w:rFonts w:cs="Times New Roman"/>
                  </w:rPr>
                </w:rPrChange>
              </w:rPr>
            </w:pPr>
            <w:r w:rsidRPr="006E6534">
              <w:rPr>
                <w:rFonts w:cs="Times New Roman"/>
                <w:color w:val="000000" w:themeColor="text1"/>
                <w:rPrChange w:id="28575" w:author="N F" w:date="2023-12-05T03:09:00Z">
                  <w:rPr>
                    <w:rFonts w:cs="Times New Roman"/>
                  </w:rPr>
                </w:rPrChange>
              </w:rPr>
              <w:t>0</w:t>
            </w:r>
          </w:p>
        </w:tc>
      </w:tr>
      <w:tr w:rsidR="006E6534" w:rsidRPr="006E6534" w14:paraId="306B7E42" w14:textId="77777777" w:rsidTr="00AC66D4">
        <w:tc>
          <w:tcPr>
            <w:tcW w:w="9345" w:type="dxa"/>
            <w:gridSpan w:val="5"/>
          </w:tcPr>
          <w:p w14:paraId="79905074" w14:textId="1CF756EA" w:rsidR="00DE0B38" w:rsidRPr="00CE631D" w:rsidRDefault="00DE0B38">
            <w:pPr>
              <w:pStyle w:val="SDText"/>
              <w:ind w:firstLine="0"/>
              <w:jc w:val="left"/>
              <w:rPr>
                <w:rFonts w:cs="Times New Roman"/>
                <w:b/>
                <w:bCs/>
                <w:i/>
                <w:color w:val="000000" w:themeColor="text1"/>
                <w:rPrChange w:id="28576" w:author="Barshadskaya, Yuliya" w:date="2024-01-16T19:26:00Z">
                  <w:rPr>
                    <w:rFonts w:cs="Times New Roman"/>
                    <w:b/>
                    <w:bCs/>
                  </w:rPr>
                </w:rPrChange>
              </w:rPr>
              <w:pPrChange w:id="28577" w:author="Barshadskaya, Yuliya" w:date="2024-01-16T19:26:00Z">
                <w:pPr>
                  <w:pStyle w:val="SDText"/>
                  <w:ind w:firstLine="0"/>
                  <w:jc w:val="center"/>
                </w:pPr>
              </w:pPrChange>
            </w:pPr>
            <w:r w:rsidRPr="00CE631D">
              <w:rPr>
                <w:rFonts w:cs="Times New Roman"/>
                <w:b/>
                <w:bCs/>
                <w:i/>
                <w:color w:val="000000" w:themeColor="text1"/>
                <w:rPrChange w:id="28578" w:author="Barshadskaya, Yuliya" w:date="2024-01-16T19:26:00Z">
                  <w:rPr>
                    <w:rFonts w:cs="Times New Roman"/>
                    <w:b/>
                    <w:bCs/>
                  </w:rPr>
                </w:rPrChange>
              </w:rPr>
              <w:t>Нарушения со стороны органа зрения</w:t>
            </w:r>
          </w:p>
        </w:tc>
      </w:tr>
      <w:tr w:rsidR="006E6534" w:rsidRPr="006E6534" w14:paraId="78B68FC9" w14:textId="77777777" w:rsidTr="00DE0B38">
        <w:tc>
          <w:tcPr>
            <w:tcW w:w="2127" w:type="dxa"/>
          </w:tcPr>
          <w:p w14:paraId="5E659FBF" w14:textId="29573AF2" w:rsidR="00DE0B38" w:rsidRPr="006E6534" w:rsidRDefault="00DE0B38" w:rsidP="00415551">
            <w:pPr>
              <w:pStyle w:val="SDText"/>
              <w:ind w:firstLine="0"/>
              <w:rPr>
                <w:rFonts w:cs="Times New Roman"/>
                <w:color w:val="000000" w:themeColor="text1"/>
                <w:rPrChange w:id="28579" w:author="N F" w:date="2023-12-05T03:09:00Z">
                  <w:rPr>
                    <w:rFonts w:cs="Times New Roman"/>
                  </w:rPr>
                </w:rPrChange>
              </w:rPr>
            </w:pPr>
            <w:r w:rsidRPr="006E6534">
              <w:rPr>
                <w:rFonts w:cs="Times New Roman"/>
                <w:color w:val="000000" w:themeColor="text1"/>
                <w:rPrChange w:id="28580" w:author="N F" w:date="2023-12-05T03:09:00Z">
                  <w:rPr>
                    <w:rFonts w:cs="Times New Roman"/>
                  </w:rPr>
                </w:rPrChange>
              </w:rPr>
              <w:t>Кератит</w:t>
            </w:r>
            <w:r w:rsidRPr="006E6534">
              <w:rPr>
                <w:rFonts w:cs="Times New Roman"/>
                <w:color w:val="000000" w:themeColor="text1"/>
                <w:vertAlign w:val="superscript"/>
                <w:rPrChange w:id="28581" w:author="N F" w:date="2023-12-05T03:09:00Z">
                  <w:rPr>
                    <w:rFonts w:cs="Times New Roman"/>
                    <w:vertAlign w:val="superscript"/>
                  </w:rPr>
                </w:rPrChange>
              </w:rPr>
              <w:t>4</w:t>
            </w:r>
          </w:p>
        </w:tc>
        <w:tc>
          <w:tcPr>
            <w:tcW w:w="1802" w:type="dxa"/>
          </w:tcPr>
          <w:p w14:paraId="7BAE3E9F" w14:textId="011360F8" w:rsidR="00DE0B38" w:rsidRPr="006E6534" w:rsidRDefault="00986FC2" w:rsidP="00415551">
            <w:pPr>
              <w:pStyle w:val="SDText"/>
              <w:ind w:firstLine="0"/>
              <w:rPr>
                <w:rFonts w:cs="Times New Roman"/>
                <w:color w:val="000000" w:themeColor="text1"/>
                <w:rPrChange w:id="28582" w:author="N F" w:date="2023-12-05T03:09:00Z">
                  <w:rPr>
                    <w:rFonts w:cs="Times New Roman"/>
                  </w:rPr>
                </w:rPrChange>
              </w:rPr>
            </w:pPr>
            <w:r w:rsidRPr="006E6534">
              <w:rPr>
                <w:rFonts w:cs="Times New Roman"/>
                <w:color w:val="000000" w:themeColor="text1"/>
                <w:rPrChange w:id="28583" w:author="N F" w:date="2023-12-05T03:09:00Z">
                  <w:rPr>
                    <w:rFonts w:cs="Times New Roman"/>
                  </w:rPr>
                </w:rPrChange>
              </w:rPr>
              <w:t>0,6</w:t>
            </w:r>
          </w:p>
        </w:tc>
        <w:tc>
          <w:tcPr>
            <w:tcW w:w="1807" w:type="dxa"/>
          </w:tcPr>
          <w:p w14:paraId="66A54A9A" w14:textId="702DB95E" w:rsidR="00DE0B38" w:rsidRPr="006E6534" w:rsidRDefault="00986FC2" w:rsidP="00415551">
            <w:pPr>
              <w:pStyle w:val="SDText"/>
              <w:ind w:firstLine="0"/>
              <w:rPr>
                <w:rFonts w:cs="Times New Roman"/>
                <w:color w:val="000000" w:themeColor="text1"/>
                <w:rPrChange w:id="28584" w:author="N F" w:date="2023-12-05T03:09:00Z">
                  <w:rPr>
                    <w:rFonts w:cs="Times New Roman"/>
                  </w:rPr>
                </w:rPrChange>
              </w:rPr>
            </w:pPr>
            <w:r w:rsidRPr="006E6534">
              <w:rPr>
                <w:rFonts w:cs="Times New Roman"/>
                <w:color w:val="000000" w:themeColor="text1"/>
                <w:rPrChange w:id="28585" w:author="N F" w:date="2023-12-05T03:09:00Z">
                  <w:rPr>
                    <w:rFonts w:cs="Times New Roman"/>
                  </w:rPr>
                </w:rPrChange>
              </w:rPr>
              <w:t>0</w:t>
            </w:r>
          </w:p>
        </w:tc>
        <w:tc>
          <w:tcPr>
            <w:tcW w:w="1802" w:type="dxa"/>
          </w:tcPr>
          <w:p w14:paraId="6E2BE510" w14:textId="4DBA8601" w:rsidR="00DE0B38" w:rsidRPr="006E6534" w:rsidRDefault="00986FC2" w:rsidP="00415551">
            <w:pPr>
              <w:pStyle w:val="SDText"/>
              <w:ind w:firstLine="0"/>
              <w:rPr>
                <w:rFonts w:cs="Times New Roman"/>
                <w:color w:val="000000" w:themeColor="text1"/>
                <w:rPrChange w:id="28586" w:author="N F" w:date="2023-12-05T03:09:00Z">
                  <w:rPr>
                    <w:rFonts w:cs="Times New Roman"/>
                  </w:rPr>
                </w:rPrChange>
              </w:rPr>
            </w:pPr>
            <w:r w:rsidRPr="006E6534">
              <w:rPr>
                <w:rFonts w:cs="Times New Roman"/>
                <w:color w:val="000000" w:themeColor="text1"/>
                <w:rPrChange w:id="28587" w:author="N F" w:date="2023-12-05T03:09:00Z">
                  <w:rPr>
                    <w:rFonts w:cs="Times New Roman"/>
                  </w:rPr>
                </w:rPrChange>
              </w:rPr>
              <w:t>0,3</w:t>
            </w:r>
          </w:p>
        </w:tc>
        <w:tc>
          <w:tcPr>
            <w:tcW w:w="1807" w:type="dxa"/>
          </w:tcPr>
          <w:p w14:paraId="24FF7EF7" w14:textId="1E7DDB13" w:rsidR="00DE0B38" w:rsidRPr="006E6534" w:rsidRDefault="00986FC2" w:rsidP="00415551">
            <w:pPr>
              <w:pStyle w:val="SDText"/>
              <w:ind w:firstLine="0"/>
              <w:rPr>
                <w:rFonts w:cs="Times New Roman"/>
                <w:color w:val="000000" w:themeColor="text1"/>
                <w:rPrChange w:id="28588" w:author="N F" w:date="2023-12-05T03:09:00Z">
                  <w:rPr>
                    <w:rFonts w:cs="Times New Roman"/>
                  </w:rPr>
                </w:rPrChange>
              </w:rPr>
            </w:pPr>
            <w:r w:rsidRPr="006E6534">
              <w:rPr>
                <w:rFonts w:cs="Times New Roman"/>
                <w:color w:val="000000" w:themeColor="text1"/>
                <w:rPrChange w:id="28589" w:author="N F" w:date="2023-12-05T03:09:00Z">
                  <w:rPr>
                    <w:rFonts w:cs="Times New Roman"/>
                  </w:rPr>
                </w:rPrChange>
              </w:rPr>
              <w:t>0</w:t>
            </w:r>
          </w:p>
        </w:tc>
      </w:tr>
      <w:tr w:rsidR="006E6534" w:rsidRPr="006E6534" w14:paraId="2E53FF6F" w14:textId="77777777" w:rsidTr="00AC66D4">
        <w:tc>
          <w:tcPr>
            <w:tcW w:w="9345" w:type="dxa"/>
            <w:gridSpan w:val="5"/>
          </w:tcPr>
          <w:p w14:paraId="1C421608" w14:textId="5228C4AB" w:rsidR="00DE0B38" w:rsidRPr="00CE631D" w:rsidRDefault="00DE0B38">
            <w:pPr>
              <w:pStyle w:val="SDText"/>
              <w:ind w:firstLine="0"/>
              <w:jc w:val="left"/>
              <w:rPr>
                <w:rFonts w:cs="Times New Roman"/>
                <w:b/>
                <w:bCs/>
                <w:i/>
                <w:color w:val="000000" w:themeColor="text1"/>
                <w:rPrChange w:id="28590" w:author="Barshadskaya, Yuliya" w:date="2024-01-16T19:26:00Z">
                  <w:rPr>
                    <w:rFonts w:cs="Times New Roman"/>
                    <w:b/>
                    <w:bCs/>
                  </w:rPr>
                </w:rPrChange>
              </w:rPr>
              <w:pPrChange w:id="28591" w:author="Barshadskaya, Yuliya" w:date="2024-01-16T19:26:00Z">
                <w:pPr>
                  <w:pStyle w:val="SDText"/>
                  <w:ind w:firstLine="0"/>
                  <w:jc w:val="center"/>
                </w:pPr>
              </w:pPrChange>
            </w:pPr>
            <w:r w:rsidRPr="00CE631D">
              <w:rPr>
                <w:rFonts w:cs="Times New Roman"/>
                <w:b/>
                <w:bCs/>
                <w:i/>
                <w:color w:val="000000" w:themeColor="text1"/>
                <w:rPrChange w:id="28592" w:author="Barshadskaya, Yuliya" w:date="2024-01-16T19:26:00Z">
                  <w:rPr>
                    <w:rFonts w:cs="Times New Roman"/>
                    <w:b/>
                    <w:bCs/>
                  </w:rPr>
                </w:rPrChange>
              </w:rPr>
              <w:t>Нарушения со стороны желудочно-кишечного тракта</w:t>
            </w:r>
          </w:p>
        </w:tc>
      </w:tr>
      <w:tr w:rsidR="006E6534" w:rsidRPr="006E6534" w14:paraId="12CE1D0C" w14:textId="77777777" w:rsidTr="00DE0B38">
        <w:tc>
          <w:tcPr>
            <w:tcW w:w="2127" w:type="dxa"/>
          </w:tcPr>
          <w:p w14:paraId="4158268B" w14:textId="1B70279A" w:rsidR="00DE0B38" w:rsidRPr="006E6534" w:rsidRDefault="00EC27C0" w:rsidP="00415551">
            <w:pPr>
              <w:pStyle w:val="SDText"/>
              <w:ind w:firstLine="0"/>
              <w:rPr>
                <w:rFonts w:cs="Times New Roman"/>
                <w:color w:val="000000" w:themeColor="text1"/>
                <w:rPrChange w:id="28593" w:author="N F" w:date="2023-12-05T03:09:00Z">
                  <w:rPr>
                    <w:rFonts w:cs="Times New Roman"/>
                  </w:rPr>
                </w:rPrChange>
              </w:rPr>
            </w:pPr>
            <w:r w:rsidRPr="006E6534">
              <w:rPr>
                <w:rFonts w:cs="Times New Roman"/>
                <w:color w:val="000000" w:themeColor="text1"/>
                <w:rPrChange w:id="28594" w:author="N F" w:date="2023-12-05T03:09:00Z">
                  <w:rPr>
                    <w:rFonts w:cs="Times New Roman"/>
                  </w:rPr>
                </w:rPrChange>
              </w:rPr>
              <w:t>Диарея</w:t>
            </w:r>
          </w:p>
        </w:tc>
        <w:tc>
          <w:tcPr>
            <w:tcW w:w="1802" w:type="dxa"/>
          </w:tcPr>
          <w:p w14:paraId="6DCB6CE6" w14:textId="5A443E83" w:rsidR="00DE0B38" w:rsidRPr="006E6534" w:rsidRDefault="00986FC2" w:rsidP="00415551">
            <w:pPr>
              <w:pStyle w:val="SDText"/>
              <w:ind w:firstLine="0"/>
              <w:rPr>
                <w:rFonts w:cs="Times New Roman"/>
                <w:color w:val="000000" w:themeColor="text1"/>
                <w:rPrChange w:id="28595" w:author="N F" w:date="2023-12-05T03:09:00Z">
                  <w:rPr>
                    <w:rFonts w:cs="Times New Roman"/>
                  </w:rPr>
                </w:rPrChange>
              </w:rPr>
            </w:pPr>
            <w:r w:rsidRPr="006E6534">
              <w:rPr>
                <w:rFonts w:cs="Times New Roman"/>
                <w:color w:val="000000" w:themeColor="text1"/>
                <w:rPrChange w:id="28596" w:author="N F" w:date="2023-12-05T03:09:00Z">
                  <w:rPr>
                    <w:rFonts w:cs="Times New Roman"/>
                  </w:rPr>
                </w:rPrChange>
              </w:rPr>
              <w:t>46,3</w:t>
            </w:r>
          </w:p>
        </w:tc>
        <w:tc>
          <w:tcPr>
            <w:tcW w:w="1807" w:type="dxa"/>
          </w:tcPr>
          <w:p w14:paraId="301D9B8E" w14:textId="04A690AA" w:rsidR="00DE0B38" w:rsidRPr="006E6534" w:rsidRDefault="00986FC2" w:rsidP="00415551">
            <w:pPr>
              <w:pStyle w:val="SDText"/>
              <w:ind w:firstLine="0"/>
              <w:rPr>
                <w:rFonts w:cs="Times New Roman"/>
                <w:color w:val="000000" w:themeColor="text1"/>
                <w:rPrChange w:id="28597" w:author="N F" w:date="2023-12-05T03:09:00Z">
                  <w:rPr>
                    <w:rFonts w:cs="Times New Roman"/>
                  </w:rPr>
                </w:rPrChange>
              </w:rPr>
            </w:pPr>
            <w:r w:rsidRPr="006E6534">
              <w:rPr>
                <w:rFonts w:cs="Times New Roman"/>
                <w:color w:val="000000" w:themeColor="text1"/>
                <w:rPrChange w:id="28598" w:author="N F" w:date="2023-12-05T03:09:00Z">
                  <w:rPr>
                    <w:rFonts w:cs="Times New Roman"/>
                  </w:rPr>
                </w:rPrChange>
              </w:rPr>
              <w:t>2,4</w:t>
            </w:r>
          </w:p>
        </w:tc>
        <w:tc>
          <w:tcPr>
            <w:tcW w:w="1802" w:type="dxa"/>
          </w:tcPr>
          <w:p w14:paraId="7AE574EB" w14:textId="3CF46D84" w:rsidR="00DE0B38" w:rsidRPr="006E6534" w:rsidRDefault="00986FC2" w:rsidP="00415551">
            <w:pPr>
              <w:pStyle w:val="SDText"/>
              <w:ind w:firstLine="0"/>
              <w:rPr>
                <w:rFonts w:cs="Times New Roman"/>
                <w:color w:val="000000" w:themeColor="text1"/>
                <w:rPrChange w:id="28599" w:author="N F" w:date="2023-12-05T03:09:00Z">
                  <w:rPr>
                    <w:rFonts w:cs="Times New Roman"/>
                  </w:rPr>
                </w:rPrChange>
              </w:rPr>
            </w:pPr>
            <w:r w:rsidRPr="006E6534">
              <w:rPr>
                <w:rFonts w:cs="Times New Roman"/>
                <w:color w:val="000000" w:themeColor="text1"/>
                <w:rPrChange w:id="28600" w:author="N F" w:date="2023-12-05T03:09:00Z">
                  <w:rPr>
                    <w:rFonts w:cs="Times New Roman"/>
                  </w:rPr>
                </w:rPrChange>
              </w:rPr>
              <w:t>19,8</w:t>
            </w:r>
          </w:p>
        </w:tc>
        <w:tc>
          <w:tcPr>
            <w:tcW w:w="1807" w:type="dxa"/>
          </w:tcPr>
          <w:p w14:paraId="4FC34F82" w14:textId="66FF0529" w:rsidR="00DE0B38" w:rsidRPr="006E6534" w:rsidRDefault="00986FC2" w:rsidP="00415551">
            <w:pPr>
              <w:pStyle w:val="SDText"/>
              <w:ind w:firstLine="0"/>
              <w:rPr>
                <w:rFonts w:cs="Times New Roman"/>
                <w:color w:val="000000" w:themeColor="text1"/>
                <w:rPrChange w:id="28601" w:author="N F" w:date="2023-12-05T03:09:00Z">
                  <w:rPr>
                    <w:rFonts w:cs="Times New Roman"/>
                  </w:rPr>
                </w:rPrChange>
              </w:rPr>
            </w:pPr>
            <w:r w:rsidRPr="006E6534">
              <w:rPr>
                <w:rFonts w:cs="Times New Roman"/>
                <w:color w:val="000000" w:themeColor="text1"/>
                <w:rPrChange w:id="28602" w:author="N F" w:date="2023-12-05T03:09:00Z">
                  <w:rPr>
                    <w:rFonts w:cs="Times New Roman"/>
                  </w:rPr>
                </w:rPrChange>
              </w:rPr>
              <w:t>0,3</w:t>
            </w:r>
          </w:p>
        </w:tc>
      </w:tr>
      <w:tr w:rsidR="006E6534" w:rsidRPr="006E6534" w14:paraId="52364BAA" w14:textId="77777777" w:rsidTr="00DE0B38">
        <w:tc>
          <w:tcPr>
            <w:tcW w:w="2127" w:type="dxa"/>
          </w:tcPr>
          <w:p w14:paraId="6AED0EAC" w14:textId="6820AFD7" w:rsidR="00DE0B38" w:rsidRPr="006E6534" w:rsidRDefault="00EC27C0" w:rsidP="00415551">
            <w:pPr>
              <w:pStyle w:val="SDText"/>
              <w:ind w:firstLine="0"/>
              <w:rPr>
                <w:rFonts w:cs="Times New Roman"/>
                <w:color w:val="000000" w:themeColor="text1"/>
                <w:rPrChange w:id="28603" w:author="N F" w:date="2023-12-05T03:09:00Z">
                  <w:rPr>
                    <w:rFonts w:cs="Times New Roman"/>
                  </w:rPr>
                </w:rPrChange>
              </w:rPr>
            </w:pPr>
            <w:r w:rsidRPr="006E6534">
              <w:rPr>
                <w:rFonts w:cs="Times New Roman"/>
                <w:color w:val="000000" w:themeColor="text1"/>
                <w:rPrChange w:id="28604" w:author="N F" w:date="2023-12-05T03:09:00Z">
                  <w:rPr>
                    <w:rFonts w:cs="Times New Roman"/>
                  </w:rPr>
                </w:rPrChange>
              </w:rPr>
              <w:lastRenderedPageBreak/>
              <w:t>Стоматит</w:t>
            </w:r>
            <w:r w:rsidRPr="006E6534">
              <w:rPr>
                <w:rFonts w:cs="Times New Roman"/>
                <w:color w:val="000000" w:themeColor="text1"/>
                <w:vertAlign w:val="superscript"/>
                <w:rPrChange w:id="28605" w:author="N F" w:date="2023-12-05T03:09:00Z">
                  <w:rPr>
                    <w:rFonts w:cs="Times New Roman"/>
                    <w:vertAlign w:val="superscript"/>
                  </w:rPr>
                </w:rPrChange>
              </w:rPr>
              <w:t>5</w:t>
            </w:r>
          </w:p>
        </w:tc>
        <w:tc>
          <w:tcPr>
            <w:tcW w:w="1802" w:type="dxa"/>
          </w:tcPr>
          <w:p w14:paraId="2358BA5F" w14:textId="5E5AAA51" w:rsidR="00DE0B38" w:rsidRPr="006E6534" w:rsidRDefault="00986FC2" w:rsidP="00415551">
            <w:pPr>
              <w:pStyle w:val="SDText"/>
              <w:ind w:firstLine="0"/>
              <w:rPr>
                <w:rFonts w:cs="Times New Roman"/>
                <w:color w:val="000000" w:themeColor="text1"/>
                <w:rPrChange w:id="28606" w:author="N F" w:date="2023-12-05T03:09:00Z">
                  <w:rPr>
                    <w:rFonts w:cs="Times New Roman"/>
                  </w:rPr>
                </w:rPrChange>
              </w:rPr>
            </w:pPr>
            <w:r w:rsidRPr="006E6534">
              <w:rPr>
                <w:rFonts w:cs="Times New Roman"/>
                <w:color w:val="000000" w:themeColor="text1"/>
                <w:rPrChange w:id="28607" w:author="N F" w:date="2023-12-05T03:09:00Z">
                  <w:rPr>
                    <w:rFonts w:cs="Times New Roman"/>
                  </w:rPr>
                </w:rPrChange>
              </w:rPr>
              <w:t>28,2</w:t>
            </w:r>
          </w:p>
        </w:tc>
        <w:tc>
          <w:tcPr>
            <w:tcW w:w="1807" w:type="dxa"/>
          </w:tcPr>
          <w:p w14:paraId="1DF298EB" w14:textId="5E0A60DC" w:rsidR="00DE0B38" w:rsidRPr="006E6534" w:rsidRDefault="00986FC2" w:rsidP="00415551">
            <w:pPr>
              <w:pStyle w:val="SDText"/>
              <w:ind w:firstLine="0"/>
              <w:rPr>
                <w:rFonts w:cs="Times New Roman"/>
                <w:color w:val="000000" w:themeColor="text1"/>
                <w:rPrChange w:id="28608" w:author="N F" w:date="2023-12-05T03:09:00Z">
                  <w:rPr>
                    <w:rFonts w:cs="Times New Roman"/>
                  </w:rPr>
                </w:rPrChange>
              </w:rPr>
            </w:pPr>
            <w:r w:rsidRPr="006E6534">
              <w:rPr>
                <w:rFonts w:cs="Times New Roman"/>
                <w:color w:val="000000" w:themeColor="text1"/>
                <w:rPrChange w:id="28609" w:author="N F" w:date="2023-12-05T03:09:00Z">
                  <w:rPr>
                    <w:rFonts w:cs="Times New Roman"/>
                  </w:rPr>
                </w:rPrChange>
              </w:rPr>
              <w:t>1,8</w:t>
            </w:r>
          </w:p>
        </w:tc>
        <w:tc>
          <w:tcPr>
            <w:tcW w:w="1802" w:type="dxa"/>
          </w:tcPr>
          <w:p w14:paraId="7EE13101" w14:textId="2C937184" w:rsidR="00DE0B38" w:rsidRPr="006E6534" w:rsidRDefault="00986FC2" w:rsidP="00415551">
            <w:pPr>
              <w:pStyle w:val="SDText"/>
              <w:ind w:firstLine="0"/>
              <w:rPr>
                <w:rFonts w:cs="Times New Roman"/>
                <w:color w:val="000000" w:themeColor="text1"/>
                <w:rPrChange w:id="28610" w:author="N F" w:date="2023-12-05T03:09:00Z">
                  <w:rPr>
                    <w:rFonts w:cs="Times New Roman"/>
                  </w:rPr>
                </w:rPrChange>
              </w:rPr>
            </w:pPr>
            <w:r w:rsidRPr="006E6534">
              <w:rPr>
                <w:rFonts w:cs="Times New Roman"/>
                <w:color w:val="000000" w:themeColor="text1"/>
                <w:rPrChange w:id="28611" w:author="N F" w:date="2023-12-05T03:09:00Z">
                  <w:rPr>
                    <w:rFonts w:cs="Times New Roman"/>
                  </w:rPr>
                </w:rPrChange>
              </w:rPr>
              <w:t>6,4</w:t>
            </w:r>
          </w:p>
        </w:tc>
        <w:tc>
          <w:tcPr>
            <w:tcW w:w="1807" w:type="dxa"/>
          </w:tcPr>
          <w:p w14:paraId="2021F810" w14:textId="0C481C81" w:rsidR="00DE0B38" w:rsidRPr="006E6534" w:rsidRDefault="00986FC2" w:rsidP="00415551">
            <w:pPr>
              <w:pStyle w:val="SDText"/>
              <w:ind w:firstLine="0"/>
              <w:rPr>
                <w:rFonts w:cs="Times New Roman"/>
                <w:color w:val="000000" w:themeColor="text1"/>
                <w:rPrChange w:id="28612" w:author="N F" w:date="2023-12-05T03:09:00Z">
                  <w:rPr>
                    <w:rFonts w:cs="Times New Roman"/>
                  </w:rPr>
                </w:rPrChange>
              </w:rPr>
            </w:pPr>
            <w:r w:rsidRPr="006E6534">
              <w:rPr>
                <w:rFonts w:cs="Times New Roman"/>
                <w:color w:val="000000" w:themeColor="text1"/>
                <w:rPrChange w:id="28613" w:author="N F" w:date="2023-12-05T03:09:00Z">
                  <w:rPr>
                    <w:rFonts w:cs="Times New Roman"/>
                  </w:rPr>
                </w:rPrChange>
              </w:rPr>
              <w:t>0</w:t>
            </w:r>
          </w:p>
        </w:tc>
      </w:tr>
      <w:tr w:rsidR="006E6534" w:rsidRPr="006E6534" w14:paraId="41CA4852" w14:textId="77777777" w:rsidTr="00AC66D4">
        <w:tc>
          <w:tcPr>
            <w:tcW w:w="9345" w:type="dxa"/>
            <w:gridSpan w:val="5"/>
          </w:tcPr>
          <w:p w14:paraId="739BF9C7" w14:textId="285A9CB4" w:rsidR="00EC27C0" w:rsidRPr="00CE631D" w:rsidRDefault="00EC27C0">
            <w:pPr>
              <w:pStyle w:val="SDText"/>
              <w:ind w:firstLine="0"/>
              <w:jc w:val="left"/>
              <w:rPr>
                <w:rFonts w:cs="Times New Roman"/>
                <w:b/>
                <w:bCs/>
                <w:i/>
                <w:color w:val="000000" w:themeColor="text1"/>
                <w:rPrChange w:id="28614" w:author="Barshadskaya, Yuliya" w:date="2024-01-16T19:26:00Z">
                  <w:rPr>
                    <w:rFonts w:cs="Times New Roman"/>
                    <w:b/>
                    <w:bCs/>
                  </w:rPr>
                </w:rPrChange>
              </w:rPr>
              <w:pPrChange w:id="28615" w:author="Barshadskaya, Yuliya" w:date="2024-01-16T19:26:00Z">
                <w:pPr>
                  <w:pStyle w:val="SDText"/>
                  <w:ind w:firstLine="0"/>
                  <w:jc w:val="center"/>
                </w:pPr>
              </w:pPrChange>
            </w:pPr>
            <w:r w:rsidRPr="00CE631D">
              <w:rPr>
                <w:rFonts w:cs="Times New Roman"/>
                <w:b/>
                <w:bCs/>
                <w:i/>
                <w:color w:val="000000" w:themeColor="text1"/>
                <w:rPrChange w:id="28616" w:author="Barshadskaya, Yuliya" w:date="2024-01-16T19:26:00Z">
                  <w:rPr>
                    <w:rFonts w:cs="Times New Roman"/>
                    <w:b/>
                    <w:bCs/>
                  </w:rPr>
                </w:rPrChange>
              </w:rPr>
              <w:t>Нарушения со стороны кожи и подкожной клетчатки</w:t>
            </w:r>
          </w:p>
        </w:tc>
      </w:tr>
      <w:tr w:rsidR="006E6534" w:rsidRPr="006E6534" w14:paraId="427A9986" w14:textId="77777777" w:rsidTr="00DE0B38">
        <w:tc>
          <w:tcPr>
            <w:tcW w:w="2127" w:type="dxa"/>
          </w:tcPr>
          <w:p w14:paraId="0D02ECBB" w14:textId="2EEDABEB" w:rsidR="00EF4328" w:rsidRPr="006E6534" w:rsidRDefault="00EF4328" w:rsidP="00415551">
            <w:pPr>
              <w:pStyle w:val="SDText"/>
              <w:ind w:firstLine="0"/>
              <w:rPr>
                <w:rFonts w:cs="Times New Roman"/>
                <w:color w:val="000000" w:themeColor="text1"/>
                <w:rPrChange w:id="28617" w:author="N F" w:date="2023-12-05T03:09:00Z">
                  <w:rPr>
                    <w:rFonts w:cs="Times New Roman"/>
                  </w:rPr>
                </w:rPrChange>
              </w:rPr>
            </w:pPr>
            <w:r w:rsidRPr="006E6534">
              <w:rPr>
                <w:rFonts w:cs="Times New Roman"/>
                <w:color w:val="000000" w:themeColor="text1"/>
                <w:rPrChange w:id="28618" w:author="N F" w:date="2023-12-05T03:09:00Z">
                  <w:rPr>
                    <w:rFonts w:cs="Times New Roman"/>
                  </w:rPr>
                </w:rPrChange>
              </w:rPr>
              <w:t>Сыпь</w:t>
            </w:r>
            <w:r w:rsidRPr="006E6534">
              <w:rPr>
                <w:rFonts w:cs="Times New Roman"/>
                <w:color w:val="000000" w:themeColor="text1"/>
                <w:vertAlign w:val="superscript"/>
                <w:rPrChange w:id="28619" w:author="N F" w:date="2023-12-05T03:09:00Z">
                  <w:rPr>
                    <w:rFonts w:cs="Times New Roman"/>
                    <w:vertAlign w:val="superscript"/>
                  </w:rPr>
                </w:rPrChange>
              </w:rPr>
              <w:t>6</w:t>
            </w:r>
          </w:p>
        </w:tc>
        <w:tc>
          <w:tcPr>
            <w:tcW w:w="1802" w:type="dxa"/>
          </w:tcPr>
          <w:p w14:paraId="44407BEE" w14:textId="7D11FC30" w:rsidR="00EF4328" w:rsidRPr="006E6534" w:rsidRDefault="00FA4A93" w:rsidP="00415551">
            <w:pPr>
              <w:pStyle w:val="SDText"/>
              <w:ind w:firstLine="0"/>
              <w:rPr>
                <w:rFonts w:cs="Times New Roman"/>
                <w:color w:val="000000" w:themeColor="text1"/>
                <w:rPrChange w:id="28620" w:author="N F" w:date="2023-12-05T03:09:00Z">
                  <w:rPr>
                    <w:rFonts w:cs="Times New Roman"/>
                  </w:rPr>
                </w:rPrChange>
              </w:rPr>
            </w:pPr>
            <w:r w:rsidRPr="006E6534">
              <w:rPr>
                <w:rFonts w:cs="Times New Roman"/>
                <w:color w:val="000000" w:themeColor="text1"/>
                <w:rPrChange w:id="28621" w:author="N F" w:date="2023-12-05T03:09:00Z">
                  <w:rPr>
                    <w:rFonts w:cs="Times New Roman"/>
                  </w:rPr>
                </w:rPrChange>
              </w:rPr>
              <w:t>39,2</w:t>
            </w:r>
          </w:p>
        </w:tc>
        <w:tc>
          <w:tcPr>
            <w:tcW w:w="1807" w:type="dxa"/>
          </w:tcPr>
          <w:p w14:paraId="78DF2390" w14:textId="61037268" w:rsidR="00EF4328" w:rsidRPr="006E6534" w:rsidRDefault="00FA4A93" w:rsidP="00415551">
            <w:pPr>
              <w:pStyle w:val="SDText"/>
              <w:ind w:firstLine="0"/>
              <w:rPr>
                <w:rFonts w:cs="Times New Roman"/>
                <w:color w:val="000000" w:themeColor="text1"/>
                <w:rPrChange w:id="28622" w:author="N F" w:date="2023-12-05T03:09:00Z">
                  <w:rPr>
                    <w:rFonts w:cs="Times New Roman"/>
                  </w:rPr>
                </w:rPrChange>
              </w:rPr>
            </w:pPr>
            <w:r w:rsidRPr="006E6534">
              <w:rPr>
                <w:rFonts w:cs="Times New Roman"/>
                <w:color w:val="000000" w:themeColor="text1"/>
                <w:rPrChange w:id="28623" w:author="N F" w:date="2023-12-05T03:09:00Z">
                  <w:rPr>
                    <w:rFonts w:cs="Times New Roman"/>
                  </w:rPr>
                </w:rPrChange>
              </w:rPr>
              <w:t>0,3</w:t>
            </w:r>
          </w:p>
        </w:tc>
        <w:tc>
          <w:tcPr>
            <w:tcW w:w="1802" w:type="dxa"/>
          </w:tcPr>
          <w:p w14:paraId="23643DCE" w14:textId="78D83E4C" w:rsidR="00EF4328" w:rsidRPr="006E6534" w:rsidRDefault="00FA4A93" w:rsidP="00415551">
            <w:pPr>
              <w:pStyle w:val="SDText"/>
              <w:ind w:firstLine="0"/>
              <w:rPr>
                <w:rFonts w:cs="Times New Roman"/>
                <w:color w:val="000000" w:themeColor="text1"/>
                <w:rPrChange w:id="28624" w:author="N F" w:date="2023-12-05T03:09:00Z">
                  <w:rPr>
                    <w:rFonts w:cs="Times New Roman"/>
                  </w:rPr>
                </w:rPrChange>
              </w:rPr>
            </w:pPr>
            <w:r w:rsidRPr="006E6534">
              <w:rPr>
                <w:rFonts w:cs="Times New Roman"/>
                <w:color w:val="000000" w:themeColor="text1"/>
                <w:rPrChange w:id="28625" w:author="N F" w:date="2023-12-05T03:09:00Z">
                  <w:rPr>
                    <w:rFonts w:cs="Times New Roman"/>
                  </w:rPr>
                </w:rPrChange>
              </w:rPr>
              <w:t>19</w:t>
            </w:r>
          </w:p>
        </w:tc>
        <w:tc>
          <w:tcPr>
            <w:tcW w:w="1807" w:type="dxa"/>
          </w:tcPr>
          <w:p w14:paraId="57A3D04A" w14:textId="625F0B01" w:rsidR="00EF4328" w:rsidRPr="006E6534" w:rsidRDefault="00FA4A93" w:rsidP="00415551">
            <w:pPr>
              <w:pStyle w:val="SDText"/>
              <w:ind w:firstLine="0"/>
              <w:rPr>
                <w:rFonts w:cs="Times New Roman"/>
                <w:color w:val="000000" w:themeColor="text1"/>
                <w:rPrChange w:id="28626" w:author="N F" w:date="2023-12-05T03:09:00Z">
                  <w:rPr>
                    <w:rFonts w:cs="Times New Roman"/>
                  </w:rPr>
                </w:rPrChange>
              </w:rPr>
            </w:pPr>
            <w:r w:rsidRPr="006E6534">
              <w:rPr>
                <w:rFonts w:cs="Times New Roman"/>
                <w:color w:val="000000" w:themeColor="text1"/>
                <w:rPrChange w:id="28627" w:author="N F" w:date="2023-12-05T03:09:00Z">
                  <w:rPr>
                    <w:rFonts w:cs="Times New Roman"/>
                  </w:rPr>
                </w:rPrChange>
              </w:rPr>
              <w:t>0</w:t>
            </w:r>
          </w:p>
        </w:tc>
      </w:tr>
      <w:tr w:rsidR="006E6534" w:rsidRPr="006E6534" w14:paraId="5577C994" w14:textId="77777777" w:rsidTr="00DE0B38">
        <w:tc>
          <w:tcPr>
            <w:tcW w:w="2127" w:type="dxa"/>
          </w:tcPr>
          <w:p w14:paraId="738C1DDF" w14:textId="6EE92352" w:rsidR="00EF4328" w:rsidRPr="006E6534" w:rsidRDefault="00EF4328" w:rsidP="00415551">
            <w:pPr>
              <w:pStyle w:val="SDText"/>
              <w:ind w:firstLine="0"/>
              <w:rPr>
                <w:rFonts w:cs="Times New Roman"/>
                <w:color w:val="000000" w:themeColor="text1"/>
                <w:rPrChange w:id="28628" w:author="N F" w:date="2023-12-05T03:09:00Z">
                  <w:rPr>
                    <w:rFonts w:cs="Times New Roman"/>
                  </w:rPr>
                </w:rPrChange>
              </w:rPr>
            </w:pPr>
            <w:r w:rsidRPr="006E6534">
              <w:rPr>
                <w:rFonts w:cs="Times New Roman"/>
                <w:color w:val="000000" w:themeColor="text1"/>
                <w:rPrChange w:id="28629" w:author="N F" w:date="2023-12-05T03:09:00Z">
                  <w:rPr>
                    <w:rFonts w:cs="Times New Roman"/>
                  </w:rPr>
                </w:rPrChange>
              </w:rPr>
              <w:t>Паронихия</w:t>
            </w:r>
            <w:r w:rsidRPr="006E6534">
              <w:rPr>
                <w:rFonts w:cs="Times New Roman"/>
                <w:color w:val="000000" w:themeColor="text1"/>
                <w:vertAlign w:val="superscript"/>
                <w:rPrChange w:id="28630" w:author="N F" w:date="2023-12-05T03:09:00Z">
                  <w:rPr>
                    <w:rFonts w:cs="Times New Roman"/>
                    <w:vertAlign w:val="superscript"/>
                  </w:rPr>
                </w:rPrChange>
              </w:rPr>
              <w:t>7</w:t>
            </w:r>
          </w:p>
        </w:tc>
        <w:tc>
          <w:tcPr>
            <w:tcW w:w="1802" w:type="dxa"/>
          </w:tcPr>
          <w:p w14:paraId="6162E30E" w14:textId="7B49F2B2" w:rsidR="00EF4328" w:rsidRPr="006E6534" w:rsidRDefault="00FA4A93" w:rsidP="00415551">
            <w:pPr>
              <w:pStyle w:val="SDText"/>
              <w:ind w:firstLine="0"/>
              <w:rPr>
                <w:rFonts w:cs="Times New Roman"/>
                <w:color w:val="000000" w:themeColor="text1"/>
                <w:rPrChange w:id="28631" w:author="N F" w:date="2023-12-05T03:09:00Z">
                  <w:rPr>
                    <w:rFonts w:cs="Times New Roman"/>
                  </w:rPr>
                </w:rPrChange>
              </w:rPr>
            </w:pPr>
            <w:r w:rsidRPr="006E6534">
              <w:rPr>
                <w:rFonts w:cs="Times New Roman"/>
                <w:color w:val="000000" w:themeColor="text1"/>
                <w:rPrChange w:id="28632" w:author="N F" w:date="2023-12-05T03:09:00Z">
                  <w:rPr>
                    <w:rFonts w:cs="Times New Roman"/>
                  </w:rPr>
                </w:rPrChange>
              </w:rPr>
              <w:t>36,5</w:t>
            </w:r>
          </w:p>
        </w:tc>
        <w:tc>
          <w:tcPr>
            <w:tcW w:w="1807" w:type="dxa"/>
          </w:tcPr>
          <w:p w14:paraId="29AD716B" w14:textId="410BD575" w:rsidR="00EF4328" w:rsidRPr="006E6534" w:rsidRDefault="00FA4A93" w:rsidP="00415551">
            <w:pPr>
              <w:pStyle w:val="SDText"/>
              <w:ind w:firstLine="0"/>
              <w:rPr>
                <w:rFonts w:cs="Times New Roman"/>
                <w:color w:val="000000" w:themeColor="text1"/>
                <w:rPrChange w:id="28633" w:author="N F" w:date="2023-12-05T03:09:00Z">
                  <w:rPr>
                    <w:rFonts w:cs="Times New Roman"/>
                  </w:rPr>
                </w:rPrChange>
              </w:rPr>
            </w:pPr>
            <w:r w:rsidRPr="006E6534">
              <w:rPr>
                <w:rFonts w:cs="Times New Roman"/>
                <w:color w:val="000000" w:themeColor="text1"/>
                <w:rPrChange w:id="28634" w:author="N F" w:date="2023-12-05T03:09:00Z">
                  <w:rPr>
                    <w:rFonts w:cs="Times New Roman"/>
                  </w:rPr>
                </w:rPrChange>
              </w:rPr>
              <w:t>0,9</w:t>
            </w:r>
          </w:p>
        </w:tc>
        <w:tc>
          <w:tcPr>
            <w:tcW w:w="1802" w:type="dxa"/>
          </w:tcPr>
          <w:p w14:paraId="7DE4EDD5" w14:textId="3EAFCA7F" w:rsidR="00EF4328" w:rsidRPr="006E6534" w:rsidRDefault="00FA4A93" w:rsidP="00415551">
            <w:pPr>
              <w:pStyle w:val="SDText"/>
              <w:ind w:firstLine="0"/>
              <w:rPr>
                <w:rFonts w:cs="Times New Roman"/>
                <w:color w:val="000000" w:themeColor="text1"/>
                <w:rPrChange w:id="28635" w:author="N F" w:date="2023-12-05T03:09:00Z">
                  <w:rPr>
                    <w:rFonts w:cs="Times New Roman"/>
                  </w:rPr>
                </w:rPrChange>
              </w:rPr>
            </w:pPr>
            <w:r w:rsidRPr="006E6534">
              <w:rPr>
                <w:rFonts w:cs="Times New Roman"/>
                <w:color w:val="000000" w:themeColor="text1"/>
                <w:rPrChange w:id="28636" w:author="N F" w:date="2023-12-05T03:09:00Z">
                  <w:rPr>
                    <w:rFonts w:cs="Times New Roman"/>
                  </w:rPr>
                </w:rPrChange>
              </w:rPr>
              <w:t>3,8</w:t>
            </w:r>
          </w:p>
        </w:tc>
        <w:tc>
          <w:tcPr>
            <w:tcW w:w="1807" w:type="dxa"/>
          </w:tcPr>
          <w:p w14:paraId="52850E05" w14:textId="6D1D0C5A" w:rsidR="00EF4328" w:rsidRPr="006E6534" w:rsidRDefault="00FA4A93" w:rsidP="00415551">
            <w:pPr>
              <w:pStyle w:val="SDText"/>
              <w:ind w:firstLine="0"/>
              <w:rPr>
                <w:rFonts w:cs="Times New Roman"/>
                <w:color w:val="000000" w:themeColor="text1"/>
                <w:rPrChange w:id="28637" w:author="N F" w:date="2023-12-05T03:09:00Z">
                  <w:rPr>
                    <w:rFonts w:cs="Times New Roman"/>
                  </w:rPr>
                </w:rPrChange>
              </w:rPr>
            </w:pPr>
            <w:r w:rsidRPr="006E6534">
              <w:rPr>
                <w:rFonts w:cs="Times New Roman"/>
                <w:color w:val="000000" w:themeColor="text1"/>
                <w:rPrChange w:id="28638" w:author="N F" w:date="2023-12-05T03:09:00Z">
                  <w:rPr>
                    <w:rFonts w:cs="Times New Roman"/>
                  </w:rPr>
                </w:rPrChange>
              </w:rPr>
              <w:t>0</w:t>
            </w:r>
          </w:p>
        </w:tc>
      </w:tr>
      <w:tr w:rsidR="006E6534" w:rsidRPr="006E6534" w14:paraId="57BC9CBB" w14:textId="77777777" w:rsidTr="00DE0B38">
        <w:tc>
          <w:tcPr>
            <w:tcW w:w="2127" w:type="dxa"/>
          </w:tcPr>
          <w:p w14:paraId="15C4EC84" w14:textId="00FCEF8A" w:rsidR="00EF4328" w:rsidRPr="006E6534" w:rsidRDefault="00EF4328" w:rsidP="00415551">
            <w:pPr>
              <w:pStyle w:val="SDText"/>
              <w:ind w:firstLine="0"/>
              <w:rPr>
                <w:rFonts w:cs="Times New Roman"/>
                <w:color w:val="000000" w:themeColor="text1"/>
                <w:rPrChange w:id="28639" w:author="N F" w:date="2023-12-05T03:09:00Z">
                  <w:rPr>
                    <w:rFonts w:cs="Times New Roman"/>
                  </w:rPr>
                </w:rPrChange>
              </w:rPr>
            </w:pPr>
            <w:r w:rsidRPr="006E6534">
              <w:rPr>
                <w:rFonts w:cs="Times New Roman"/>
                <w:color w:val="000000" w:themeColor="text1"/>
                <w:rPrChange w:id="28640" w:author="N F" w:date="2023-12-05T03:09:00Z">
                  <w:rPr>
                    <w:rFonts w:cs="Times New Roman"/>
                  </w:rPr>
                </w:rPrChange>
              </w:rPr>
              <w:t>Сухость кожи</w:t>
            </w:r>
            <w:r w:rsidRPr="006E6534">
              <w:rPr>
                <w:rFonts w:cs="Times New Roman"/>
                <w:color w:val="000000" w:themeColor="text1"/>
                <w:vertAlign w:val="superscript"/>
                <w:rPrChange w:id="28641" w:author="N F" w:date="2023-12-05T03:09:00Z">
                  <w:rPr>
                    <w:rFonts w:cs="Times New Roman"/>
                    <w:vertAlign w:val="superscript"/>
                  </w:rPr>
                </w:rPrChange>
              </w:rPr>
              <w:t>8</w:t>
            </w:r>
          </w:p>
        </w:tc>
        <w:tc>
          <w:tcPr>
            <w:tcW w:w="1802" w:type="dxa"/>
          </w:tcPr>
          <w:p w14:paraId="3EB2370E" w14:textId="5613FAAD" w:rsidR="00EF4328" w:rsidRPr="006E6534" w:rsidRDefault="00F64704" w:rsidP="00415551">
            <w:pPr>
              <w:pStyle w:val="SDText"/>
              <w:ind w:firstLine="0"/>
              <w:rPr>
                <w:rFonts w:cs="Times New Roman"/>
                <w:color w:val="000000" w:themeColor="text1"/>
                <w:rPrChange w:id="28642" w:author="N F" w:date="2023-12-05T03:09:00Z">
                  <w:rPr>
                    <w:rFonts w:cs="Times New Roman"/>
                  </w:rPr>
                </w:rPrChange>
              </w:rPr>
            </w:pPr>
            <w:r w:rsidRPr="006E6534">
              <w:rPr>
                <w:rFonts w:cs="Times New Roman"/>
                <w:color w:val="000000" w:themeColor="text1"/>
                <w:rPrChange w:id="28643" w:author="N F" w:date="2023-12-05T03:09:00Z">
                  <w:rPr>
                    <w:rFonts w:cs="Times New Roman"/>
                  </w:rPr>
                </w:rPrChange>
              </w:rPr>
              <w:t>2</w:t>
            </w:r>
            <w:r w:rsidR="00FA4A93" w:rsidRPr="006E6534">
              <w:rPr>
                <w:rFonts w:cs="Times New Roman"/>
                <w:color w:val="000000" w:themeColor="text1"/>
                <w:rPrChange w:id="28644" w:author="N F" w:date="2023-12-05T03:09:00Z">
                  <w:rPr>
                    <w:rFonts w:cs="Times New Roman"/>
                  </w:rPr>
                </w:rPrChange>
              </w:rPr>
              <w:t>9,4</w:t>
            </w:r>
          </w:p>
        </w:tc>
        <w:tc>
          <w:tcPr>
            <w:tcW w:w="1807" w:type="dxa"/>
          </w:tcPr>
          <w:p w14:paraId="55F6E947" w14:textId="652EC91C" w:rsidR="00EF4328" w:rsidRPr="006E6534" w:rsidRDefault="00FA4A93" w:rsidP="00415551">
            <w:pPr>
              <w:pStyle w:val="SDText"/>
              <w:ind w:firstLine="0"/>
              <w:rPr>
                <w:rFonts w:cs="Times New Roman"/>
                <w:color w:val="000000" w:themeColor="text1"/>
                <w:rPrChange w:id="28645" w:author="N F" w:date="2023-12-05T03:09:00Z">
                  <w:rPr>
                    <w:rFonts w:cs="Times New Roman"/>
                  </w:rPr>
                </w:rPrChange>
              </w:rPr>
            </w:pPr>
            <w:r w:rsidRPr="006E6534">
              <w:rPr>
                <w:rFonts w:cs="Times New Roman"/>
                <w:color w:val="000000" w:themeColor="text1"/>
                <w:rPrChange w:id="28646" w:author="N F" w:date="2023-12-05T03:09:00Z">
                  <w:rPr>
                    <w:rFonts w:cs="Times New Roman"/>
                  </w:rPr>
                </w:rPrChange>
              </w:rPr>
              <w:t>0,3</w:t>
            </w:r>
          </w:p>
        </w:tc>
        <w:tc>
          <w:tcPr>
            <w:tcW w:w="1802" w:type="dxa"/>
          </w:tcPr>
          <w:p w14:paraId="7C6036C9" w14:textId="0F911C63" w:rsidR="00EF4328" w:rsidRPr="006E6534" w:rsidRDefault="00FA4A93" w:rsidP="00415551">
            <w:pPr>
              <w:pStyle w:val="SDText"/>
              <w:ind w:firstLine="0"/>
              <w:rPr>
                <w:rFonts w:cs="Times New Roman"/>
                <w:color w:val="000000" w:themeColor="text1"/>
                <w:rPrChange w:id="28647" w:author="N F" w:date="2023-12-05T03:09:00Z">
                  <w:rPr>
                    <w:rFonts w:cs="Times New Roman"/>
                  </w:rPr>
                </w:rPrChange>
              </w:rPr>
            </w:pPr>
            <w:r w:rsidRPr="006E6534">
              <w:rPr>
                <w:rFonts w:cs="Times New Roman"/>
                <w:color w:val="000000" w:themeColor="text1"/>
                <w:rPrChange w:id="28648" w:author="N F" w:date="2023-12-05T03:09:00Z">
                  <w:rPr>
                    <w:rFonts w:cs="Times New Roman"/>
                  </w:rPr>
                </w:rPrChange>
              </w:rPr>
              <w:t>7,3</w:t>
            </w:r>
          </w:p>
        </w:tc>
        <w:tc>
          <w:tcPr>
            <w:tcW w:w="1807" w:type="dxa"/>
          </w:tcPr>
          <w:p w14:paraId="1222AFBD" w14:textId="060FC094" w:rsidR="00EF4328" w:rsidRPr="006E6534" w:rsidRDefault="00FA4A93" w:rsidP="00415551">
            <w:pPr>
              <w:pStyle w:val="SDText"/>
              <w:ind w:firstLine="0"/>
              <w:rPr>
                <w:rFonts w:cs="Times New Roman"/>
                <w:color w:val="000000" w:themeColor="text1"/>
                <w:rPrChange w:id="28649" w:author="N F" w:date="2023-12-05T03:09:00Z">
                  <w:rPr>
                    <w:rFonts w:cs="Times New Roman"/>
                  </w:rPr>
                </w:rPrChange>
              </w:rPr>
            </w:pPr>
            <w:r w:rsidRPr="006E6534">
              <w:rPr>
                <w:rFonts w:cs="Times New Roman"/>
                <w:color w:val="000000" w:themeColor="text1"/>
                <w:rPrChange w:id="28650" w:author="N F" w:date="2023-12-05T03:09:00Z">
                  <w:rPr>
                    <w:rFonts w:cs="Times New Roman"/>
                  </w:rPr>
                </w:rPrChange>
              </w:rPr>
              <w:t>0</w:t>
            </w:r>
          </w:p>
        </w:tc>
      </w:tr>
      <w:tr w:rsidR="006E6534" w:rsidRPr="006E6534" w14:paraId="0CF1CB68" w14:textId="77777777" w:rsidTr="00DE0B38">
        <w:tc>
          <w:tcPr>
            <w:tcW w:w="2127" w:type="dxa"/>
          </w:tcPr>
          <w:p w14:paraId="250C7B10" w14:textId="027E203B" w:rsidR="00EF4328" w:rsidRPr="006E6534" w:rsidRDefault="00EF4328" w:rsidP="00415551">
            <w:pPr>
              <w:pStyle w:val="SDText"/>
              <w:ind w:firstLine="0"/>
              <w:rPr>
                <w:rFonts w:cs="Times New Roman"/>
                <w:color w:val="000000" w:themeColor="text1"/>
                <w:rPrChange w:id="28651" w:author="N F" w:date="2023-12-05T03:09:00Z">
                  <w:rPr>
                    <w:rFonts w:cs="Times New Roman"/>
                  </w:rPr>
                </w:rPrChange>
              </w:rPr>
            </w:pPr>
            <w:r w:rsidRPr="006E6534">
              <w:rPr>
                <w:rFonts w:cs="Times New Roman"/>
                <w:color w:val="000000" w:themeColor="text1"/>
                <w:rPrChange w:id="28652" w:author="N F" w:date="2023-12-05T03:09:00Z">
                  <w:rPr>
                    <w:rFonts w:cs="Times New Roman"/>
                  </w:rPr>
                </w:rPrChange>
              </w:rPr>
              <w:t>Зуд</w:t>
            </w:r>
            <w:r w:rsidRPr="006E6534">
              <w:rPr>
                <w:rFonts w:cs="Times New Roman"/>
                <w:color w:val="000000" w:themeColor="text1"/>
                <w:vertAlign w:val="superscript"/>
                <w:rPrChange w:id="28653" w:author="N F" w:date="2023-12-05T03:09:00Z">
                  <w:rPr>
                    <w:rFonts w:cs="Times New Roman"/>
                    <w:vertAlign w:val="superscript"/>
                  </w:rPr>
                </w:rPrChange>
              </w:rPr>
              <w:t>9</w:t>
            </w:r>
          </w:p>
        </w:tc>
        <w:tc>
          <w:tcPr>
            <w:tcW w:w="1802" w:type="dxa"/>
          </w:tcPr>
          <w:p w14:paraId="6AD9E0F0" w14:textId="6C4CBE8B" w:rsidR="00EF4328" w:rsidRPr="006E6534" w:rsidRDefault="00F64704" w:rsidP="00415551">
            <w:pPr>
              <w:pStyle w:val="SDText"/>
              <w:ind w:firstLine="0"/>
              <w:rPr>
                <w:rFonts w:cs="Times New Roman"/>
                <w:color w:val="000000" w:themeColor="text1"/>
                <w:rPrChange w:id="28654" w:author="N F" w:date="2023-12-05T03:09:00Z">
                  <w:rPr>
                    <w:rFonts w:cs="Times New Roman"/>
                  </w:rPr>
                </w:rPrChange>
              </w:rPr>
            </w:pPr>
            <w:r w:rsidRPr="006E6534">
              <w:rPr>
                <w:rFonts w:cs="Times New Roman"/>
                <w:color w:val="000000" w:themeColor="text1"/>
                <w:rPrChange w:id="28655" w:author="N F" w:date="2023-12-05T03:09:00Z">
                  <w:rPr>
                    <w:rFonts w:cs="Times New Roman"/>
                  </w:rPr>
                </w:rPrChange>
              </w:rPr>
              <w:t>19,3</w:t>
            </w:r>
          </w:p>
        </w:tc>
        <w:tc>
          <w:tcPr>
            <w:tcW w:w="1807" w:type="dxa"/>
          </w:tcPr>
          <w:p w14:paraId="43974602" w14:textId="08F58205" w:rsidR="00EF4328" w:rsidRPr="006E6534" w:rsidRDefault="00F64704" w:rsidP="00415551">
            <w:pPr>
              <w:pStyle w:val="SDText"/>
              <w:ind w:firstLine="0"/>
              <w:rPr>
                <w:rFonts w:cs="Times New Roman"/>
                <w:color w:val="000000" w:themeColor="text1"/>
                <w:rPrChange w:id="28656" w:author="N F" w:date="2023-12-05T03:09:00Z">
                  <w:rPr>
                    <w:rFonts w:cs="Times New Roman"/>
                  </w:rPr>
                </w:rPrChange>
              </w:rPr>
            </w:pPr>
            <w:r w:rsidRPr="006E6534">
              <w:rPr>
                <w:rFonts w:cs="Times New Roman"/>
                <w:color w:val="000000" w:themeColor="text1"/>
                <w:rPrChange w:id="28657" w:author="N F" w:date="2023-12-05T03:09:00Z">
                  <w:rPr>
                    <w:rFonts w:cs="Times New Roman"/>
                  </w:rPr>
                </w:rPrChange>
              </w:rPr>
              <w:t>0</w:t>
            </w:r>
          </w:p>
        </w:tc>
        <w:tc>
          <w:tcPr>
            <w:tcW w:w="1802" w:type="dxa"/>
          </w:tcPr>
          <w:p w14:paraId="1D658715" w14:textId="6BBAF790" w:rsidR="00EF4328" w:rsidRPr="006E6534" w:rsidRDefault="00F64704" w:rsidP="00415551">
            <w:pPr>
              <w:pStyle w:val="SDText"/>
              <w:ind w:firstLine="0"/>
              <w:rPr>
                <w:rFonts w:cs="Times New Roman"/>
                <w:color w:val="000000" w:themeColor="text1"/>
                <w:rPrChange w:id="28658" w:author="N F" w:date="2023-12-05T03:09:00Z">
                  <w:rPr>
                    <w:rFonts w:cs="Times New Roman"/>
                  </w:rPr>
                </w:rPrChange>
              </w:rPr>
            </w:pPr>
            <w:r w:rsidRPr="006E6534">
              <w:rPr>
                <w:rFonts w:cs="Times New Roman"/>
                <w:color w:val="000000" w:themeColor="text1"/>
                <w:rPrChange w:id="28659" w:author="N F" w:date="2023-12-05T03:09:00Z">
                  <w:rPr>
                    <w:rFonts w:cs="Times New Roman"/>
                  </w:rPr>
                </w:rPrChange>
              </w:rPr>
              <w:t>8,7</w:t>
            </w:r>
          </w:p>
        </w:tc>
        <w:tc>
          <w:tcPr>
            <w:tcW w:w="1807" w:type="dxa"/>
          </w:tcPr>
          <w:p w14:paraId="5AFBE7A0" w14:textId="402351D4" w:rsidR="00EF4328" w:rsidRPr="006E6534" w:rsidRDefault="00FA4A93" w:rsidP="00415551">
            <w:pPr>
              <w:pStyle w:val="SDText"/>
              <w:ind w:firstLine="0"/>
              <w:rPr>
                <w:rFonts w:cs="Times New Roman"/>
                <w:color w:val="000000" w:themeColor="text1"/>
                <w:rPrChange w:id="28660" w:author="N F" w:date="2023-12-05T03:09:00Z">
                  <w:rPr>
                    <w:rFonts w:cs="Times New Roman"/>
                  </w:rPr>
                </w:rPrChange>
              </w:rPr>
            </w:pPr>
            <w:r w:rsidRPr="006E6534">
              <w:rPr>
                <w:rFonts w:cs="Times New Roman"/>
                <w:color w:val="000000" w:themeColor="text1"/>
                <w:rPrChange w:id="28661" w:author="N F" w:date="2023-12-05T03:09:00Z">
                  <w:rPr>
                    <w:rFonts w:cs="Times New Roman"/>
                  </w:rPr>
                </w:rPrChange>
              </w:rPr>
              <w:t>0</w:t>
            </w:r>
          </w:p>
        </w:tc>
      </w:tr>
      <w:tr w:rsidR="006E6534" w:rsidRPr="006E6534" w14:paraId="3DE0DCB6" w14:textId="77777777" w:rsidTr="00DE0B38">
        <w:tc>
          <w:tcPr>
            <w:tcW w:w="2127" w:type="dxa"/>
          </w:tcPr>
          <w:p w14:paraId="15BC92D4" w14:textId="3BA73986" w:rsidR="00EF4328" w:rsidRPr="006E6534" w:rsidRDefault="00EF4328" w:rsidP="00415551">
            <w:pPr>
              <w:pStyle w:val="SDText"/>
              <w:ind w:firstLine="0"/>
              <w:rPr>
                <w:rFonts w:cs="Times New Roman"/>
                <w:color w:val="000000" w:themeColor="text1"/>
                <w:rPrChange w:id="28662" w:author="N F" w:date="2023-12-05T03:09:00Z">
                  <w:rPr>
                    <w:rFonts w:cs="Times New Roman"/>
                  </w:rPr>
                </w:rPrChange>
              </w:rPr>
            </w:pPr>
            <w:r w:rsidRPr="006E6534">
              <w:rPr>
                <w:rFonts w:cs="Times New Roman"/>
                <w:color w:val="000000" w:themeColor="text1"/>
                <w:rPrChange w:id="28663" w:author="N F" w:date="2023-12-05T03:09:00Z">
                  <w:rPr>
                    <w:rFonts w:cs="Times New Roman"/>
                  </w:rPr>
                </w:rPrChange>
              </w:rPr>
              <w:t>Алопеция</w:t>
            </w:r>
          </w:p>
        </w:tc>
        <w:tc>
          <w:tcPr>
            <w:tcW w:w="1802" w:type="dxa"/>
          </w:tcPr>
          <w:p w14:paraId="7E599D2A" w14:textId="77777777" w:rsidR="00EF4328" w:rsidRPr="006E6534" w:rsidRDefault="00EF4328" w:rsidP="00415551">
            <w:pPr>
              <w:pStyle w:val="SDText"/>
              <w:ind w:firstLine="0"/>
              <w:rPr>
                <w:rFonts w:cs="Times New Roman"/>
                <w:color w:val="000000" w:themeColor="text1"/>
                <w:rPrChange w:id="28664" w:author="N F" w:date="2023-12-05T03:09:00Z">
                  <w:rPr>
                    <w:rFonts w:cs="Times New Roman"/>
                  </w:rPr>
                </w:rPrChange>
              </w:rPr>
            </w:pPr>
          </w:p>
        </w:tc>
        <w:tc>
          <w:tcPr>
            <w:tcW w:w="1807" w:type="dxa"/>
          </w:tcPr>
          <w:p w14:paraId="4EEF3F68" w14:textId="03441DB6" w:rsidR="00EF4328" w:rsidRPr="006E6534" w:rsidRDefault="00FA4A93" w:rsidP="00415551">
            <w:pPr>
              <w:pStyle w:val="SDText"/>
              <w:ind w:firstLine="0"/>
              <w:rPr>
                <w:rFonts w:cs="Times New Roman"/>
                <w:color w:val="000000" w:themeColor="text1"/>
                <w:rPrChange w:id="28665" w:author="N F" w:date="2023-12-05T03:09:00Z">
                  <w:rPr>
                    <w:rFonts w:cs="Times New Roman"/>
                  </w:rPr>
                </w:rPrChange>
              </w:rPr>
            </w:pPr>
            <w:r w:rsidRPr="006E6534">
              <w:rPr>
                <w:rFonts w:cs="Times New Roman"/>
                <w:color w:val="000000" w:themeColor="text1"/>
                <w:rPrChange w:id="28666" w:author="N F" w:date="2023-12-05T03:09:00Z">
                  <w:rPr>
                    <w:rFonts w:cs="Times New Roman"/>
                  </w:rPr>
                </w:rPrChange>
              </w:rPr>
              <w:t>0</w:t>
            </w:r>
          </w:p>
        </w:tc>
        <w:tc>
          <w:tcPr>
            <w:tcW w:w="1802" w:type="dxa"/>
          </w:tcPr>
          <w:p w14:paraId="4B604907" w14:textId="66B3C684" w:rsidR="00EF4328" w:rsidRPr="006E6534" w:rsidRDefault="00F64704" w:rsidP="00415551">
            <w:pPr>
              <w:pStyle w:val="SDText"/>
              <w:ind w:firstLine="0"/>
              <w:rPr>
                <w:rFonts w:cs="Times New Roman"/>
                <w:color w:val="000000" w:themeColor="text1"/>
                <w:rPrChange w:id="28667" w:author="N F" w:date="2023-12-05T03:09:00Z">
                  <w:rPr>
                    <w:rFonts w:cs="Times New Roman"/>
                  </w:rPr>
                </w:rPrChange>
              </w:rPr>
            </w:pPr>
            <w:r w:rsidRPr="006E6534">
              <w:rPr>
                <w:rFonts w:cs="Times New Roman"/>
                <w:color w:val="000000" w:themeColor="text1"/>
                <w:rPrChange w:id="28668" w:author="N F" w:date="2023-12-05T03:09:00Z">
                  <w:rPr>
                    <w:rFonts w:cs="Times New Roman"/>
                  </w:rPr>
                </w:rPrChange>
              </w:rPr>
              <w:t>2</w:t>
            </w:r>
          </w:p>
        </w:tc>
        <w:tc>
          <w:tcPr>
            <w:tcW w:w="1807" w:type="dxa"/>
          </w:tcPr>
          <w:p w14:paraId="47DE7FFD" w14:textId="52F0D9CC" w:rsidR="00EF4328" w:rsidRPr="006E6534" w:rsidRDefault="00FA4A93" w:rsidP="00415551">
            <w:pPr>
              <w:pStyle w:val="SDText"/>
              <w:ind w:firstLine="0"/>
              <w:rPr>
                <w:rFonts w:cs="Times New Roman"/>
                <w:color w:val="000000" w:themeColor="text1"/>
                <w:rPrChange w:id="28669" w:author="N F" w:date="2023-12-05T03:09:00Z">
                  <w:rPr>
                    <w:rFonts w:cs="Times New Roman"/>
                  </w:rPr>
                </w:rPrChange>
              </w:rPr>
            </w:pPr>
            <w:r w:rsidRPr="006E6534">
              <w:rPr>
                <w:rFonts w:cs="Times New Roman"/>
                <w:color w:val="000000" w:themeColor="text1"/>
                <w:rPrChange w:id="28670" w:author="N F" w:date="2023-12-05T03:09:00Z">
                  <w:rPr>
                    <w:rFonts w:cs="Times New Roman"/>
                  </w:rPr>
                </w:rPrChange>
              </w:rPr>
              <w:t>0</w:t>
            </w:r>
          </w:p>
        </w:tc>
      </w:tr>
      <w:tr w:rsidR="006E6534" w:rsidRPr="006E6534" w14:paraId="57C04D43" w14:textId="77777777" w:rsidTr="00DE0B38">
        <w:tc>
          <w:tcPr>
            <w:tcW w:w="2127" w:type="dxa"/>
          </w:tcPr>
          <w:p w14:paraId="195AB3CF" w14:textId="6E505EE5" w:rsidR="00EF4328" w:rsidRPr="006E6534" w:rsidRDefault="00EF4328" w:rsidP="00415551">
            <w:pPr>
              <w:pStyle w:val="SDText"/>
              <w:ind w:firstLine="0"/>
              <w:rPr>
                <w:rFonts w:cs="Times New Roman"/>
                <w:color w:val="000000" w:themeColor="text1"/>
                <w:rPrChange w:id="28671" w:author="N F" w:date="2023-12-05T03:09:00Z">
                  <w:rPr>
                    <w:rFonts w:cs="Times New Roman"/>
                  </w:rPr>
                </w:rPrChange>
              </w:rPr>
            </w:pPr>
            <w:r w:rsidRPr="006E6534">
              <w:rPr>
                <w:rFonts w:cs="Times New Roman"/>
                <w:color w:val="000000" w:themeColor="text1"/>
                <w:rPrChange w:id="28672" w:author="N F" w:date="2023-12-05T03:09:00Z">
                  <w:rPr>
                    <w:rFonts w:cs="Times New Roman"/>
                  </w:rPr>
                </w:rPrChange>
              </w:rPr>
              <w:t>Синдром ладонно-подошвенной эритродизестезии</w:t>
            </w:r>
          </w:p>
        </w:tc>
        <w:tc>
          <w:tcPr>
            <w:tcW w:w="1802" w:type="dxa"/>
          </w:tcPr>
          <w:p w14:paraId="47B0BA0E" w14:textId="3592EFE7" w:rsidR="00EF4328" w:rsidRPr="006E6534" w:rsidRDefault="00F64704" w:rsidP="00415551">
            <w:pPr>
              <w:pStyle w:val="SDText"/>
              <w:ind w:firstLine="0"/>
              <w:rPr>
                <w:rFonts w:cs="Times New Roman"/>
                <w:color w:val="000000" w:themeColor="text1"/>
                <w:rPrChange w:id="28673" w:author="N F" w:date="2023-12-05T03:09:00Z">
                  <w:rPr>
                    <w:rFonts w:cs="Times New Roman"/>
                  </w:rPr>
                </w:rPrChange>
              </w:rPr>
            </w:pPr>
            <w:r w:rsidRPr="006E6534">
              <w:rPr>
                <w:rFonts w:cs="Times New Roman"/>
                <w:color w:val="000000" w:themeColor="text1"/>
                <w:rPrChange w:id="28674" w:author="N F" w:date="2023-12-05T03:09:00Z">
                  <w:rPr>
                    <w:rFonts w:cs="Times New Roman"/>
                  </w:rPr>
                </w:rPrChange>
              </w:rPr>
              <w:t>1,8</w:t>
            </w:r>
          </w:p>
        </w:tc>
        <w:tc>
          <w:tcPr>
            <w:tcW w:w="1807" w:type="dxa"/>
          </w:tcPr>
          <w:p w14:paraId="61DE8B38" w14:textId="46AFC0C6" w:rsidR="00EF4328" w:rsidRPr="006E6534" w:rsidRDefault="00FA4A93" w:rsidP="00415551">
            <w:pPr>
              <w:pStyle w:val="SDText"/>
              <w:ind w:firstLine="0"/>
              <w:rPr>
                <w:rFonts w:cs="Times New Roman"/>
                <w:color w:val="000000" w:themeColor="text1"/>
                <w:rPrChange w:id="28675" w:author="N F" w:date="2023-12-05T03:09:00Z">
                  <w:rPr>
                    <w:rFonts w:cs="Times New Roman"/>
                  </w:rPr>
                </w:rPrChange>
              </w:rPr>
            </w:pPr>
            <w:r w:rsidRPr="006E6534">
              <w:rPr>
                <w:rFonts w:cs="Times New Roman"/>
                <w:color w:val="000000" w:themeColor="text1"/>
                <w:rPrChange w:id="28676" w:author="N F" w:date="2023-12-05T03:09:00Z">
                  <w:rPr>
                    <w:rFonts w:cs="Times New Roman"/>
                  </w:rPr>
                </w:rPrChange>
              </w:rPr>
              <w:t>0</w:t>
            </w:r>
          </w:p>
        </w:tc>
        <w:tc>
          <w:tcPr>
            <w:tcW w:w="1802" w:type="dxa"/>
          </w:tcPr>
          <w:p w14:paraId="318FBEE8" w14:textId="529B20B0" w:rsidR="00EF4328" w:rsidRPr="006E6534" w:rsidRDefault="00F64704" w:rsidP="00415551">
            <w:pPr>
              <w:pStyle w:val="SDText"/>
              <w:ind w:firstLine="0"/>
              <w:rPr>
                <w:rFonts w:cs="Times New Roman"/>
                <w:color w:val="000000" w:themeColor="text1"/>
                <w:rPrChange w:id="28677" w:author="N F" w:date="2023-12-05T03:09:00Z">
                  <w:rPr>
                    <w:rFonts w:cs="Times New Roman"/>
                  </w:rPr>
                </w:rPrChange>
              </w:rPr>
            </w:pPr>
            <w:r w:rsidRPr="006E6534">
              <w:rPr>
                <w:rFonts w:cs="Times New Roman"/>
                <w:color w:val="000000" w:themeColor="text1"/>
                <w:rPrChange w:id="28678" w:author="N F" w:date="2023-12-05T03:09:00Z">
                  <w:rPr>
                    <w:rFonts w:cs="Times New Roman"/>
                  </w:rPr>
                </w:rPrChange>
              </w:rPr>
              <w:t>0</w:t>
            </w:r>
          </w:p>
        </w:tc>
        <w:tc>
          <w:tcPr>
            <w:tcW w:w="1807" w:type="dxa"/>
          </w:tcPr>
          <w:p w14:paraId="729BA2C5" w14:textId="20D8F5AC" w:rsidR="00EF4328" w:rsidRPr="006E6534" w:rsidRDefault="00FA4A93" w:rsidP="00415551">
            <w:pPr>
              <w:pStyle w:val="SDText"/>
              <w:ind w:firstLine="0"/>
              <w:rPr>
                <w:rFonts w:cs="Times New Roman"/>
                <w:color w:val="000000" w:themeColor="text1"/>
                <w:rPrChange w:id="28679" w:author="N F" w:date="2023-12-05T03:09:00Z">
                  <w:rPr>
                    <w:rFonts w:cs="Times New Roman"/>
                  </w:rPr>
                </w:rPrChange>
              </w:rPr>
            </w:pPr>
            <w:r w:rsidRPr="006E6534">
              <w:rPr>
                <w:rFonts w:cs="Times New Roman"/>
                <w:color w:val="000000" w:themeColor="text1"/>
                <w:rPrChange w:id="28680" w:author="N F" w:date="2023-12-05T03:09:00Z">
                  <w:rPr>
                    <w:rFonts w:cs="Times New Roman"/>
                  </w:rPr>
                </w:rPrChange>
              </w:rPr>
              <w:t>0</w:t>
            </w:r>
          </w:p>
        </w:tc>
      </w:tr>
      <w:tr w:rsidR="006E6534" w:rsidRPr="006E6534" w14:paraId="3DA09CAD" w14:textId="77777777" w:rsidTr="00DE0B38">
        <w:tc>
          <w:tcPr>
            <w:tcW w:w="2127" w:type="dxa"/>
          </w:tcPr>
          <w:p w14:paraId="26D7773B" w14:textId="1C55583A" w:rsidR="00EF4328" w:rsidRPr="006E6534" w:rsidRDefault="00EF4328" w:rsidP="00415551">
            <w:pPr>
              <w:pStyle w:val="SDText"/>
              <w:ind w:firstLine="0"/>
              <w:rPr>
                <w:rFonts w:cs="Times New Roman"/>
                <w:color w:val="000000" w:themeColor="text1"/>
                <w:rPrChange w:id="28681" w:author="N F" w:date="2023-12-05T03:09:00Z">
                  <w:rPr>
                    <w:rFonts w:cs="Times New Roman"/>
                  </w:rPr>
                </w:rPrChange>
              </w:rPr>
            </w:pPr>
            <w:r w:rsidRPr="006E6534">
              <w:rPr>
                <w:rFonts w:cs="Times New Roman"/>
                <w:color w:val="000000" w:themeColor="text1"/>
                <w:rPrChange w:id="28682" w:author="N F" w:date="2023-12-05T03:09:00Z">
                  <w:rPr>
                    <w:rFonts w:cs="Times New Roman"/>
                  </w:rPr>
                </w:rPrChange>
              </w:rPr>
              <w:t>Крапивница</w:t>
            </w:r>
          </w:p>
        </w:tc>
        <w:tc>
          <w:tcPr>
            <w:tcW w:w="1802" w:type="dxa"/>
          </w:tcPr>
          <w:p w14:paraId="3305D053" w14:textId="306E2F23" w:rsidR="00EF4328" w:rsidRPr="006E6534" w:rsidRDefault="00F64704" w:rsidP="00415551">
            <w:pPr>
              <w:pStyle w:val="SDText"/>
              <w:ind w:firstLine="0"/>
              <w:rPr>
                <w:rFonts w:cs="Times New Roman"/>
                <w:color w:val="000000" w:themeColor="text1"/>
                <w:rPrChange w:id="28683" w:author="N F" w:date="2023-12-05T03:09:00Z">
                  <w:rPr>
                    <w:rFonts w:cs="Times New Roman"/>
                  </w:rPr>
                </w:rPrChange>
              </w:rPr>
            </w:pPr>
            <w:r w:rsidRPr="006E6534">
              <w:rPr>
                <w:rFonts w:cs="Times New Roman"/>
                <w:color w:val="000000" w:themeColor="text1"/>
                <w:rPrChange w:id="28684" w:author="N F" w:date="2023-12-05T03:09:00Z">
                  <w:rPr>
                    <w:rFonts w:cs="Times New Roman"/>
                  </w:rPr>
                </w:rPrChange>
              </w:rPr>
              <w:t>1,5</w:t>
            </w:r>
          </w:p>
        </w:tc>
        <w:tc>
          <w:tcPr>
            <w:tcW w:w="1807" w:type="dxa"/>
          </w:tcPr>
          <w:p w14:paraId="0115DB58" w14:textId="170AE71D" w:rsidR="00EF4328" w:rsidRPr="006E6534" w:rsidRDefault="00FA4A93" w:rsidP="00415551">
            <w:pPr>
              <w:pStyle w:val="SDText"/>
              <w:ind w:firstLine="0"/>
              <w:rPr>
                <w:rFonts w:cs="Times New Roman"/>
                <w:color w:val="000000" w:themeColor="text1"/>
                <w:rPrChange w:id="28685" w:author="N F" w:date="2023-12-05T03:09:00Z">
                  <w:rPr>
                    <w:rFonts w:cs="Times New Roman"/>
                  </w:rPr>
                </w:rPrChange>
              </w:rPr>
            </w:pPr>
            <w:r w:rsidRPr="006E6534">
              <w:rPr>
                <w:rFonts w:cs="Times New Roman"/>
                <w:color w:val="000000" w:themeColor="text1"/>
                <w:rPrChange w:id="28686" w:author="N F" w:date="2023-12-05T03:09:00Z">
                  <w:rPr>
                    <w:rFonts w:cs="Times New Roman"/>
                  </w:rPr>
                </w:rPrChange>
              </w:rPr>
              <w:t>0</w:t>
            </w:r>
          </w:p>
        </w:tc>
        <w:tc>
          <w:tcPr>
            <w:tcW w:w="1802" w:type="dxa"/>
          </w:tcPr>
          <w:p w14:paraId="3E8C749E" w14:textId="7351A13F" w:rsidR="00EF4328" w:rsidRPr="006E6534" w:rsidRDefault="00FA4A93" w:rsidP="00415551">
            <w:pPr>
              <w:pStyle w:val="SDText"/>
              <w:ind w:firstLine="0"/>
              <w:rPr>
                <w:rFonts w:cs="Times New Roman"/>
                <w:color w:val="000000" w:themeColor="text1"/>
                <w:rPrChange w:id="28687" w:author="N F" w:date="2023-12-05T03:09:00Z">
                  <w:rPr>
                    <w:rFonts w:cs="Times New Roman"/>
                  </w:rPr>
                </w:rPrChange>
              </w:rPr>
            </w:pPr>
            <w:r w:rsidRPr="006E6534">
              <w:rPr>
                <w:rFonts w:cs="Times New Roman"/>
                <w:color w:val="000000" w:themeColor="text1"/>
                <w:rPrChange w:id="28688" w:author="N F" w:date="2023-12-05T03:09:00Z">
                  <w:rPr>
                    <w:rFonts w:cs="Times New Roman"/>
                  </w:rPr>
                </w:rPrChange>
              </w:rPr>
              <w:t>0,3</w:t>
            </w:r>
          </w:p>
        </w:tc>
        <w:tc>
          <w:tcPr>
            <w:tcW w:w="1807" w:type="dxa"/>
          </w:tcPr>
          <w:p w14:paraId="2D62AD57" w14:textId="19C51CE5" w:rsidR="00EF4328" w:rsidRPr="006E6534" w:rsidRDefault="00FA4A93" w:rsidP="00415551">
            <w:pPr>
              <w:pStyle w:val="SDText"/>
              <w:ind w:firstLine="0"/>
              <w:rPr>
                <w:rFonts w:cs="Times New Roman"/>
                <w:color w:val="000000" w:themeColor="text1"/>
                <w:rPrChange w:id="28689" w:author="N F" w:date="2023-12-05T03:09:00Z">
                  <w:rPr>
                    <w:rFonts w:cs="Times New Roman"/>
                  </w:rPr>
                </w:rPrChange>
              </w:rPr>
            </w:pPr>
            <w:r w:rsidRPr="006E6534">
              <w:rPr>
                <w:rFonts w:cs="Times New Roman"/>
                <w:color w:val="000000" w:themeColor="text1"/>
                <w:rPrChange w:id="28690" w:author="N F" w:date="2023-12-05T03:09:00Z">
                  <w:rPr>
                    <w:rFonts w:cs="Times New Roman"/>
                  </w:rPr>
                </w:rPrChange>
              </w:rPr>
              <w:t>0,3</w:t>
            </w:r>
          </w:p>
        </w:tc>
      </w:tr>
      <w:tr w:rsidR="006E6534" w:rsidRPr="006E6534" w14:paraId="47616FB9" w14:textId="77777777" w:rsidTr="00AC66D4">
        <w:tc>
          <w:tcPr>
            <w:tcW w:w="9345" w:type="dxa"/>
            <w:gridSpan w:val="5"/>
          </w:tcPr>
          <w:p w14:paraId="2AD84F28" w14:textId="4B82C154" w:rsidR="00EF4328" w:rsidRPr="00CE631D" w:rsidRDefault="00EF4328">
            <w:pPr>
              <w:pStyle w:val="SDText"/>
              <w:ind w:firstLine="0"/>
              <w:jc w:val="left"/>
              <w:rPr>
                <w:rFonts w:cs="Times New Roman"/>
                <w:b/>
                <w:bCs/>
                <w:i/>
                <w:color w:val="000000" w:themeColor="text1"/>
                <w:rPrChange w:id="28691" w:author="Barshadskaya, Yuliya" w:date="2024-01-16T19:26:00Z">
                  <w:rPr>
                    <w:rFonts w:cs="Times New Roman"/>
                    <w:b/>
                    <w:bCs/>
                  </w:rPr>
                </w:rPrChange>
              </w:rPr>
              <w:pPrChange w:id="28692" w:author="Barshadskaya, Yuliya" w:date="2024-01-16T19:26:00Z">
                <w:pPr>
                  <w:pStyle w:val="SDText"/>
                  <w:ind w:firstLine="0"/>
                  <w:jc w:val="center"/>
                </w:pPr>
              </w:pPrChange>
            </w:pPr>
            <w:r w:rsidRPr="00CE631D">
              <w:rPr>
                <w:rFonts w:cs="Times New Roman"/>
                <w:b/>
                <w:bCs/>
                <w:i/>
                <w:color w:val="000000" w:themeColor="text1"/>
                <w:rPrChange w:id="28693" w:author="Barshadskaya, Yuliya" w:date="2024-01-16T19:26:00Z">
                  <w:rPr>
                    <w:rFonts w:cs="Times New Roman"/>
                    <w:b/>
                    <w:bCs/>
                  </w:rPr>
                </w:rPrChange>
              </w:rPr>
              <w:t>Изменения параметров лаборатор</w:t>
            </w:r>
            <w:r w:rsidR="006F5B6C" w:rsidRPr="00CE631D">
              <w:rPr>
                <w:rFonts w:cs="Times New Roman"/>
                <w:b/>
                <w:bCs/>
                <w:i/>
                <w:color w:val="000000" w:themeColor="text1"/>
                <w:rPrChange w:id="28694" w:author="Barshadskaya, Yuliya" w:date="2024-01-16T19:26:00Z">
                  <w:rPr>
                    <w:rFonts w:cs="Times New Roman"/>
                    <w:b/>
                    <w:bCs/>
                  </w:rPr>
                </w:rPrChange>
              </w:rPr>
              <w:t>н</w:t>
            </w:r>
            <w:r w:rsidRPr="00CE631D">
              <w:rPr>
                <w:rFonts w:cs="Times New Roman"/>
                <w:b/>
                <w:bCs/>
                <w:i/>
                <w:color w:val="000000" w:themeColor="text1"/>
                <w:rPrChange w:id="28695" w:author="Barshadskaya, Yuliya" w:date="2024-01-16T19:26:00Z">
                  <w:rPr>
                    <w:rFonts w:cs="Times New Roman"/>
                    <w:b/>
                    <w:bCs/>
                  </w:rPr>
                </w:rPrChange>
              </w:rPr>
              <w:t>ых и инструментальных исследований</w:t>
            </w:r>
          </w:p>
        </w:tc>
      </w:tr>
      <w:tr w:rsidR="006E6534" w:rsidRPr="006E6534" w14:paraId="5B8C98C8" w14:textId="77777777" w:rsidTr="00AC66D4">
        <w:tc>
          <w:tcPr>
            <w:tcW w:w="2127" w:type="dxa"/>
          </w:tcPr>
          <w:p w14:paraId="5F8E29C6" w14:textId="075B1005" w:rsidR="00F64704" w:rsidRPr="006E6534" w:rsidRDefault="00F64704" w:rsidP="00415551">
            <w:pPr>
              <w:pStyle w:val="SDText"/>
              <w:ind w:firstLine="0"/>
              <w:rPr>
                <w:rFonts w:cs="Times New Roman"/>
                <w:color w:val="000000" w:themeColor="text1"/>
                <w:lang w:val="en-US"/>
                <w:rPrChange w:id="28696" w:author="N F" w:date="2023-12-05T03:09:00Z">
                  <w:rPr>
                    <w:rFonts w:cs="Times New Roman"/>
                    <w:lang w:val="en-US"/>
                  </w:rPr>
                </w:rPrChange>
              </w:rPr>
            </w:pPr>
            <w:r w:rsidRPr="006E6534">
              <w:rPr>
                <w:rFonts w:cs="Times New Roman"/>
                <w:color w:val="000000" w:themeColor="text1"/>
                <w:rPrChange w:id="28697" w:author="N F" w:date="2023-12-05T03:09:00Z">
                  <w:rPr>
                    <w:rFonts w:cs="Times New Roman"/>
                  </w:rPr>
                </w:rPrChange>
              </w:rPr>
              <w:t xml:space="preserve">Удлинение интервала </w:t>
            </w:r>
            <w:r w:rsidRPr="006E6534">
              <w:rPr>
                <w:rFonts w:cs="Times New Roman"/>
                <w:color w:val="000000" w:themeColor="text1"/>
                <w:lang w:val="en-US"/>
                <w:rPrChange w:id="28698" w:author="N F" w:date="2023-12-05T03:09:00Z">
                  <w:rPr>
                    <w:rFonts w:cs="Times New Roman"/>
                    <w:lang w:val="en-US"/>
                  </w:rPr>
                </w:rPrChange>
              </w:rPr>
              <w:t>QTc</w:t>
            </w:r>
            <w:r w:rsidRPr="006E6534">
              <w:rPr>
                <w:rFonts w:cs="Times New Roman"/>
                <w:color w:val="000000" w:themeColor="text1"/>
                <w:vertAlign w:val="superscript"/>
                <w:lang w:val="en-US"/>
                <w:rPrChange w:id="28699" w:author="N F" w:date="2023-12-05T03:09:00Z">
                  <w:rPr>
                    <w:rFonts w:cs="Times New Roman"/>
                    <w:vertAlign w:val="superscript"/>
                    <w:lang w:val="en-US"/>
                  </w:rPr>
                </w:rPrChange>
              </w:rPr>
              <w:t>10</w:t>
            </w:r>
          </w:p>
        </w:tc>
        <w:tc>
          <w:tcPr>
            <w:tcW w:w="3609" w:type="dxa"/>
            <w:gridSpan w:val="2"/>
          </w:tcPr>
          <w:p w14:paraId="5C3ACDDB" w14:textId="7B22E9F6" w:rsidR="00F64704" w:rsidRPr="006E6534" w:rsidRDefault="00F64704" w:rsidP="00415551">
            <w:pPr>
              <w:pStyle w:val="SDText"/>
              <w:ind w:firstLine="0"/>
              <w:rPr>
                <w:rFonts w:cs="Times New Roman"/>
                <w:color w:val="000000" w:themeColor="text1"/>
                <w:rPrChange w:id="28700" w:author="N F" w:date="2023-12-05T03:09:00Z">
                  <w:rPr>
                    <w:rFonts w:cs="Times New Roman"/>
                  </w:rPr>
                </w:rPrChange>
              </w:rPr>
            </w:pPr>
            <w:r w:rsidRPr="006E6534">
              <w:rPr>
                <w:rFonts w:cs="Times New Roman"/>
                <w:color w:val="000000" w:themeColor="text1"/>
                <w:rPrChange w:id="28701" w:author="N F" w:date="2023-12-05T03:09:00Z">
                  <w:rPr>
                    <w:rFonts w:cs="Times New Roman"/>
                  </w:rPr>
                </w:rPrChange>
              </w:rPr>
              <w:t>0,6</w:t>
            </w:r>
          </w:p>
        </w:tc>
        <w:tc>
          <w:tcPr>
            <w:tcW w:w="3609" w:type="dxa"/>
            <w:gridSpan w:val="2"/>
          </w:tcPr>
          <w:p w14:paraId="0BB28B09" w14:textId="71EEA602" w:rsidR="00F64704" w:rsidRPr="006E6534" w:rsidRDefault="00F64704" w:rsidP="00415551">
            <w:pPr>
              <w:pStyle w:val="SDText"/>
              <w:ind w:firstLine="0"/>
              <w:rPr>
                <w:rFonts w:cs="Times New Roman"/>
                <w:color w:val="000000" w:themeColor="text1"/>
                <w:rPrChange w:id="28702" w:author="N F" w:date="2023-12-05T03:09:00Z">
                  <w:rPr>
                    <w:rFonts w:cs="Times New Roman"/>
                  </w:rPr>
                </w:rPrChange>
              </w:rPr>
            </w:pPr>
            <w:r w:rsidRPr="006E6534">
              <w:rPr>
                <w:rFonts w:cs="Times New Roman"/>
                <w:color w:val="000000" w:themeColor="text1"/>
                <w:rPrChange w:id="28703" w:author="N F" w:date="2023-12-05T03:09:00Z">
                  <w:rPr>
                    <w:rFonts w:cs="Times New Roman"/>
                  </w:rPr>
                </w:rPrChange>
              </w:rPr>
              <w:t>0</w:t>
            </w:r>
          </w:p>
        </w:tc>
      </w:tr>
      <w:tr w:rsidR="006E6534" w:rsidRPr="006E6534" w14:paraId="03CE476A" w14:textId="77777777" w:rsidTr="00AC66D4">
        <w:tc>
          <w:tcPr>
            <w:tcW w:w="9345" w:type="dxa"/>
            <w:gridSpan w:val="5"/>
          </w:tcPr>
          <w:p w14:paraId="7671B8DF" w14:textId="6E7D4A70" w:rsidR="00FD1E08" w:rsidRPr="00CE631D" w:rsidRDefault="00FD1E08">
            <w:pPr>
              <w:pStyle w:val="SDText"/>
              <w:ind w:firstLine="0"/>
              <w:rPr>
                <w:rFonts w:cs="Times New Roman"/>
                <w:b/>
                <w:bCs/>
                <w:i/>
                <w:color w:val="000000" w:themeColor="text1"/>
                <w:rPrChange w:id="28704" w:author="Barshadskaya, Yuliya" w:date="2024-01-16T19:27:00Z">
                  <w:rPr>
                    <w:rFonts w:cs="Times New Roman"/>
                    <w:b/>
                    <w:bCs/>
                  </w:rPr>
                </w:rPrChange>
              </w:rPr>
              <w:pPrChange w:id="28705" w:author="Barshadskaya, Yuliya" w:date="2024-01-16T19:27:00Z">
                <w:pPr>
                  <w:pStyle w:val="SDText"/>
                  <w:ind w:firstLine="0"/>
                  <w:jc w:val="center"/>
                </w:pPr>
              </w:pPrChange>
            </w:pPr>
            <w:r w:rsidRPr="00CE631D">
              <w:rPr>
                <w:rFonts w:cs="Times New Roman"/>
                <w:b/>
                <w:bCs/>
                <w:i/>
                <w:color w:val="000000" w:themeColor="text1"/>
                <w:rPrChange w:id="28706" w:author="Barshadskaya, Yuliya" w:date="2024-01-16T19:27:00Z">
                  <w:rPr>
                    <w:rFonts w:cs="Times New Roman"/>
                    <w:b/>
                    <w:bCs/>
                  </w:rPr>
                </w:rPrChange>
              </w:rPr>
              <w:t xml:space="preserve">Результаты исследований, представленные как изменение степени тяжести по </w:t>
            </w:r>
            <w:r w:rsidRPr="00CE631D">
              <w:rPr>
                <w:rFonts w:cs="Times New Roman"/>
                <w:b/>
                <w:bCs/>
                <w:i/>
                <w:color w:val="000000" w:themeColor="text1"/>
                <w:lang w:val="en-US"/>
                <w:rPrChange w:id="28707" w:author="Barshadskaya, Yuliya" w:date="2024-01-16T19:27:00Z">
                  <w:rPr>
                    <w:rFonts w:cs="Times New Roman"/>
                    <w:b/>
                    <w:bCs/>
                    <w:lang w:val="en-US"/>
                  </w:rPr>
                </w:rPrChange>
              </w:rPr>
              <w:t>CTCAE</w:t>
            </w:r>
          </w:p>
        </w:tc>
      </w:tr>
      <w:tr w:rsidR="006E6534" w:rsidRPr="006E6534" w14:paraId="635F21FE" w14:textId="77777777" w:rsidTr="00DE0B38">
        <w:tc>
          <w:tcPr>
            <w:tcW w:w="2127" w:type="dxa"/>
          </w:tcPr>
          <w:p w14:paraId="40C972AA" w14:textId="0BBB5904" w:rsidR="00FD1E08" w:rsidRPr="006E6534" w:rsidRDefault="00FD1E08" w:rsidP="00415551">
            <w:pPr>
              <w:pStyle w:val="SDText"/>
              <w:ind w:firstLine="0"/>
              <w:rPr>
                <w:rFonts w:cs="Times New Roman"/>
                <w:color w:val="000000" w:themeColor="text1"/>
                <w:lang w:val="en-US"/>
                <w:rPrChange w:id="28708" w:author="N F" w:date="2023-12-05T03:09:00Z">
                  <w:rPr>
                    <w:rFonts w:cs="Times New Roman"/>
                    <w:lang w:val="en-US"/>
                  </w:rPr>
                </w:rPrChange>
              </w:rPr>
            </w:pPr>
            <w:r w:rsidRPr="006E6534">
              <w:rPr>
                <w:rFonts w:cs="Times New Roman"/>
                <w:color w:val="000000" w:themeColor="text1"/>
                <w:rPrChange w:id="28709" w:author="N F" w:date="2023-12-05T03:09:00Z">
                  <w:rPr>
                    <w:rFonts w:cs="Times New Roman"/>
                  </w:rPr>
                </w:rPrChange>
              </w:rPr>
              <w:t>Снижение количества лейкоцитов</w:t>
            </w:r>
            <w:r w:rsidRPr="006E6534">
              <w:rPr>
                <w:rFonts w:cs="Times New Roman"/>
                <w:color w:val="000000" w:themeColor="text1"/>
                <w:vertAlign w:val="superscript"/>
                <w:rPrChange w:id="28710" w:author="N F" w:date="2023-12-05T03:09:00Z">
                  <w:rPr>
                    <w:rFonts w:cs="Times New Roman"/>
                    <w:vertAlign w:val="superscript"/>
                  </w:rPr>
                </w:rPrChange>
              </w:rPr>
              <w:t>1</w:t>
            </w:r>
            <w:r w:rsidRPr="006E6534">
              <w:rPr>
                <w:rFonts w:cs="Times New Roman"/>
                <w:color w:val="000000" w:themeColor="text1"/>
                <w:vertAlign w:val="superscript"/>
                <w:lang w:val="en-US"/>
                <w:rPrChange w:id="28711" w:author="N F" w:date="2023-12-05T03:09:00Z">
                  <w:rPr>
                    <w:rFonts w:cs="Times New Roman"/>
                    <w:vertAlign w:val="superscript"/>
                    <w:lang w:val="en-US"/>
                  </w:rPr>
                </w:rPrChange>
              </w:rPr>
              <w:t>1</w:t>
            </w:r>
          </w:p>
        </w:tc>
        <w:tc>
          <w:tcPr>
            <w:tcW w:w="1802" w:type="dxa"/>
          </w:tcPr>
          <w:p w14:paraId="0B40C6D1" w14:textId="556BB986" w:rsidR="00FD1E08" w:rsidRPr="006E6534" w:rsidRDefault="00F64704" w:rsidP="00415551">
            <w:pPr>
              <w:pStyle w:val="SDText"/>
              <w:ind w:firstLine="0"/>
              <w:rPr>
                <w:rFonts w:cs="Times New Roman"/>
                <w:color w:val="000000" w:themeColor="text1"/>
                <w:rPrChange w:id="28712" w:author="N F" w:date="2023-12-05T03:09:00Z">
                  <w:rPr>
                    <w:rFonts w:cs="Times New Roman"/>
                  </w:rPr>
                </w:rPrChange>
              </w:rPr>
            </w:pPr>
            <w:r w:rsidRPr="006E6534">
              <w:rPr>
                <w:rFonts w:cs="Times New Roman"/>
                <w:color w:val="000000" w:themeColor="text1"/>
                <w:rPrChange w:id="28713" w:author="N F" w:date="2023-12-05T03:09:00Z">
                  <w:rPr>
                    <w:rFonts w:cs="Times New Roman"/>
                  </w:rPr>
                </w:rPrChange>
              </w:rPr>
              <w:t>54</w:t>
            </w:r>
          </w:p>
        </w:tc>
        <w:tc>
          <w:tcPr>
            <w:tcW w:w="1807" w:type="dxa"/>
          </w:tcPr>
          <w:p w14:paraId="4F17F859" w14:textId="5E4B26FA" w:rsidR="00FD1E08" w:rsidRPr="006E6534" w:rsidRDefault="00F64704" w:rsidP="00415551">
            <w:pPr>
              <w:pStyle w:val="SDText"/>
              <w:ind w:firstLine="0"/>
              <w:rPr>
                <w:rFonts w:cs="Times New Roman"/>
                <w:color w:val="000000" w:themeColor="text1"/>
                <w:rPrChange w:id="28714" w:author="N F" w:date="2023-12-05T03:09:00Z">
                  <w:rPr>
                    <w:rFonts w:cs="Times New Roman"/>
                  </w:rPr>
                </w:rPrChange>
              </w:rPr>
            </w:pPr>
            <w:r w:rsidRPr="006E6534">
              <w:rPr>
                <w:rFonts w:cs="Times New Roman"/>
                <w:color w:val="000000" w:themeColor="text1"/>
                <w:rPrChange w:id="28715" w:author="N F" w:date="2023-12-05T03:09:00Z">
                  <w:rPr>
                    <w:rFonts w:cs="Times New Roman"/>
                  </w:rPr>
                </w:rPrChange>
              </w:rPr>
              <w:t>0</w:t>
            </w:r>
          </w:p>
        </w:tc>
        <w:tc>
          <w:tcPr>
            <w:tcW w:w="1802" w:type="dxa"/>
          </w:tcPr>
          <w:p w14:paraId="659F3F8D" w14:textId="071DA7DB" w:rsidR="00FD1E08" w:rsidRPr="006E6534" w:rsidRDefault="00AE6263" w:rsidP="00415551">
            <w:pPr>
              <w:pStyle w:val="SDText"/>
              <w:ind w:firstLine="0"/>
              <w:rPr>
                <w:rFonts w:cs="Times New Roman"/>
                <w:color w:val="000000" w:themeColor="text1"/>
                <w:rPrChange w:id="28716" w:author="N F" w:date="2023-12-05T03:09:00Z">
                  <w:rPr>
                    <w:rFonts w:cs="Times New Roman"/>
                  </w:rPr>
                </w:rPrChange>
              </w:rPr>
            </w:pPr>
            <w:r w:rsidRPr="006E6534">
              <w:rPr>
                <w:rFonts w:cs="Times New Roman"/>
                <w:color w:val="000000" w:themeColor="text1"/>
                <w:rPrChange w:id="28717" w:author="N F" w:date="2023-12-05T03:09:00Z">
                  <w:rPr>
                    <w:rFonts w:cs="Times New Roman"/>
                  </w:rPr>
                </w:rPrChange>
              </w:rPr>
              <w:t>25,4</w:t>
            </w:r>
          </w:p>
        </w:tc>
        <w:tc>
          <w:tcPr>
            <w:tcW w:w="1807" w:type="dxa"/>
          </w:tcPr>
          <w:p w14:paraId="29560088" w14:textId="2B67015E" w:rsidR="00FD1E08" w:rsidRPr="006E6534" w:rsidRDefault="00AE6263" w:rsidP="00415551">
            <w:pPr>
              <w:pStyle w:val="SDText"/>
              <w:ind w:firstLine="0"/>
              <w:rPr>
                <w:rFonts w:cs="Times New Roman"/>
                <w:color w:val="000000" w:themeColor="text1"/>
                <w:rPrChange w:id="28718" w:author="N F" w:date="2023-12-05T03:09:00Z">
                  <w:rPr>
                    <w:rFonts w:cs="Times New Roman"/>
                  </w:rPr>
                </w:rPrChange>
              </w:rPr>
            </w:pPr>
            <w:r w:rsidRPr="006E6534">
              <w:rPr>
                <w:rFonts w:cs="Times New Roman"/>
                <w:color w:val="000000" w:themeColor="text1"/>
                <w:rPrChange w:id="28719" w:author="N F" w:date="2023-12-05T03:09:00Z">
                  <w:rPr>
                    <w:rFonts w:cs="Times New Roman"/>
                  </w:rPr>
                </w:rPrChange>
              </w:rPr>
              <w:t>0</w:t>
            </w:r>
          </w:p>
        </w:tc>
      </w:tr>
      <w:tr w:rsidR="006E6534" w:rsidRPr="006E6534" w14:paraId="3CBA627A" w14:textId="77777777" w:rsidTr="00DE0B38">
        <w:tc>
          <w:tcPr>
            <w:tcW w:w="2127" w:type="dxa"/>
          </w:tcPr>
          <w:p w14:paraId="76C4472C" w14:textId="63F48F5B" w:rsidR="00986FC2" w:rsidRPr="006E6534" w:rsidRDefault="00986FC2" w:rsidP="00415551">
            <w:pPr>
              <w:pStyle w:val="SDText"/>
              <w:ind w:firstLine="0"/>
              <w:rPr>
                <w:rFonts w:cs="Times New Roman"/>
                <w:color w:val="000000" w:themeColor="text1"/>
                <w:rPrChange w:id="28720" w:author="N F" w:date="2023-12-05T03:09:00Z">
                  <w:rPr>
                    <w:rFonts w:cs="Times New Roman"/>
                  </w:rPr>
                </w:rPrChange>
              </w:rPr>
            </w:pPr>
            <w:r w:rsidRPr="006E6534">
              <w:rPr>
                <w:rFonts w:cs="Times New Roman"/>
                <w:color w:val="000000" w:themeColor="text1"/>
                <w:rPrChange w:id="28721" w:author="N F" w:date="2023-12-05T03:09:00Z">
                  <w:rPr>
                    <w:rFonts w:cs="Times New Roman"/>
                  </w:rPr>
                </w:rPrChange>
              </w:rPr>
              <w:t>Снижение количества тромбоцитов</w:t>
            </w:r>
            <w:r w:rsidRPr="006E6534">
              <w:rPr>
                <w:rFonts w:cs="Times New Roman"/>
                <w:color w:val="000000" w:themeColor="text1"/>
                <w:vertAlign w:val="superscript"/>
                <w:rPrChange w:id="28722" w:author="N F" w:date="2023-12-05T03:09:00Z">
                  <w:rPr>
                    <w:rFonts w:cs="Times New Roman"/>
                    <w:vertAlign w:val="superscript"/>
                  </w:rPr>
                </w:rPrChange>
              </w:rPr>
              <w:t>1</w:t>
            </w:r>
            <w:r w:rsidRPr="006E6534">
              <w:rPr>
                <w:rFonts w:cs="Times New Roman"/>
                <w:color w:val="000000" w:themeColor="text1"/>
                <w:vertAlign w:val="superscript"/>
                <w:lang w:val="en-US"/>
                <w:rPrChange w:id="28723" w:author="N F" w:date="2023-12-05T03:09:00Z">
                  <w:rPr>
                    <w:rFonts w:cs="Times New Roman"/>
                    <w:vertAlign w:val="superscript"/>
                    <w:lang w:val="en-US"/>
                  </w:rPr>
                </w:rPrChange>
              </w:rPr>
              <w:t>1</w:t>
            </w:r>
          </w:p>
        </w:tc>
        <w:tc>
          <w:tcPr>
            <w:tcW w:w="1802" w:type="dxa"/>
          </w:tcPr>
          <w:p w14:paraId="62EB5F37" w14:textId="069C3E92" w:rsidR="00986FC2" w:rsidRPr="006E6534" w:rsidRDefault="00AE6263" w:rsidP="00415551">
            <w:pPr>
              <w:pStyle w:val="SDText"/>
              <w:ind w:firstLine="0"/>
              <w:rPr>
                <w:rFonts w:cs="Times New Roman"/>
                <w:color w:val="000000" w:themeColor="text1"/>
                <w:rPrChange w:id="28724" w:author="N F" w:date="2023-12-05T03:09:00Z">
                  <w:rPr>
                    <w:rFonts w:cs="Times New Roman"/>
                  </w:rPr>
                </w:rPrChange>
              </w:rPr>
            </w:pPr>
            <w:r w:rsidRPr="006E6534">
              <w:rPr>
                <w:rFonts w:cs="Times New Roman"/>
                <w:color w:val="000000" w:themeColor="text1"/>
                <w:rPrChange w:id="28725" w:author="N F" w:date="2023-12-05T03:09:00Z">
                  <w:rPr>
                    <w:rFonts w:cs="Times New Roman"/>
                  </w:rPr>
                </w:rPrChange>
              </w:rPr>
              <w:t>47,2</w:t>
            </w:r>
          </w:p>
        </w:tc>
        <w:tc>
          <w:tcPr>
            <w:tcW w:w="1807" w:type="dxa"/>
          </w:tcPr>
          <w:p w14:paraId="7AB0A11C" w14:textId="3AA987DD" w:rsidR="00986FC2" w:rsidRPr="006E6534" w:rsidRDefault="00F64704" w:rsidP="00415551">
            <w:pPr>
              <w:pStyle w:val="SDText"/>
              <w:ind w:firstLine="0"/>
              <w:rPr>
                <w:rFonts w:cs="Times New Roman"/>
                <w:color w:val="000000" w:themeColor="text1"/>
                <w:rPrChange w:id="28726" w:author="N F" w:date="2023-12-05T03:09:00Z">
                  <w:rPr>
                    <w:rFonts w:cs="Times New Roman"/>
                  </w:rPr>
                </w:rPrChange>
              </w:rPr>
            </w:pPr>
            <w:r w:rsidRPr="006E6534">
              <w:rPr>
                <w:rFonts w:cs="Times New Roman"/>
                <w:color w:val="000000" w:themeColor="text1"/>
                <w:rPrChange w:id="28727" w:author="N F" w:date="2023-12-05T03:09:00Z">
                  <w:rPr>
                    <w:rFonts w:cs="Times New Roman"/>
                  </w:rPr>
                </w:rPrChange>
              </w:rPr>
              <w:t>0</w:t>
            </w:r>
          </w:p>
        </w:tc>
        <w:tc>
          <w:tcPr>
            <w:tcW w:w="1802" w:type="dxa"/>
          </w:tcPr>
          <w:p w14:paraId="6521B118" w14:textId="1AC9513A" w:rsidR="00986FC2" w:rsidRPr="006E6534" w:rsidRDefault="00AE6263" w:rsidP="00415551">
            <w:pPr>
              <w:pStyle w:val="SDText"/>
              <w:ind w:firstLine="0"/>
              <w:rPr>
                <w:rFonts w:cs="Times New Roman"/>
                <w:color w:val="000000" w:themeColor="text1"/>
                <w:rPrChange w:id="28728" w:author="N F" w:date="2023-12-05T03:09:00Z">
                  <w:rPr>
                    <w:rFonts w:cs="Times New Roman"/>
                  </w:rPr>
                </w:rPrChange>
              </w:rPr>
            </w:pPr>
            <w:r w:rsidRPr="006E6534">
              <w:rPr>
                <w:rFonts w:cs="Times New Roman"/>
                <w:color w:val="000000" w:themeColor="text1"/>
                <w:rPrChange w:id="28729" w:author="N F" w:date="2023-12-05T03:09:00Z">
                  <w:rPr>
                    <w:rFonts w:cs="Times New Roman"/>
                  </w:rPr>
                </w:rPrChange>
              </w:rPr>
              <w:t>6,6</w:t>
            </w:r>
          </w:p>
        </w:tc>
        <w:tc>
          <w:tcPr>
            <w:tcW w:w="1807" w:type="dxa"/>
          </w:tcPr>
          <w:p w14:paraId="5893E4B9" w14:textId="54EAB8FF" w:rsidR="00986FC2" w:rsidRPr="006E6534" w:rsidRDefault="00AE6263" w:rsidP="00415551">
            <w:pPr>
              <w:pStyle w:val="SDText"/>
              <w:ind w:firstLine="0"/>
              <w:rPr>
                <w:rFonts w:cs="Times New Roman"/>
                <w:color w:val="000000" w:themeColor="text1"/>
                <w:rPrChange w:id="28730" w:author="N F" w:date="2023-12-05T03:09:00Z">
                  <w:rPr>
                    <w:rFonts w:cs="Times New Roman"/>
                  </w:rPr>
                </w:rPrChange>
              </w:rPr>
            </w:pPr>
            <w:r w:rsidRPr="006E6534">
              <w:rPr>
                <w:rFonts w:cs="Times New Roman"/>
                <w:color w:val="000000" w:themeColor="text1"/>
                <w:rPrChange w:id="28731" w:author="N F" w:date="2023-12-05T03:09:00Z">
                  <w:rPr>
                    <w:rFonts w:cs="Times New Roman"/>
                  </w:rPr>
                </w:rPrChange>
              </w:rPr>
              <w:t>0,3</w:t>
            </w:r>
          </w:p>
        </w:tc>
      </w:tr>
      <w:tr w:rsidR="006E6534" w:rsidRPr="006E6534" w14:paraId="7ABB46DA" w14:textId="77777777" w:rsidTr="00DE0B38">
        <w:tc>
          <w:tcPr>
            <w:tcW w:w="2127" w:type="dxa"/>
          </w:tcPr>
          <w:p w14:paraId="35332A34" w14:textId="4AD845C0" w:rsidR="00FD1E08" w:rsidRPr="006E6534" w:rsidRDefault="00986FC2" w:rsidP="00415551">
            <w:pPr>
              <w:pStyle w:val="SDText"/>
              <w:ind w:firstLine="0"/>
              <w:rPr>
                <w:rFonts w:cs="Times New Roman"/>
                <w:color w:val="000000" w:themeColor="text1"/>
                <w:lang w:val="en-US"/>
                <w:rPrChange w:id="28732" w:author="N F" w:date="2023-12-05T03:09:00Z">
                  <w:rPr>
                    <w:rFonts w:cs="Times New Roman"/>
                    <w:lang w:val="en-US"/>
                  </w:rPr>
                </w:rPrChange>
              </w:rPr>
            </w:pPr>
            <w:r w:rsidRPr="006E6534">
              <w:rPr>
                <w:rFonts w:cs="Times New Roman"/>
                <w:color w:val="000000" w:themeColor="text1"/>
                <w:rPrChange w:id="28733" w:author="N F" w:date="2023-12-05T03:09:00Z">
                  <w:rPr>
                    <w:rFonts w:cs="Times New Roman"/>
                  </w:rPr>
                </w:rPrChange>
              </w:rPr>
              <w:t>Снижение количества лимфоцитов</w:t>
            </w:r>
            <w:r w:rsidRPr="006E6534">
              <w:rPr>
                <w:rFonts w:cs="Times New Roman"/>
                <w:color w:val="000000" w:themeColor="text1"/>
                <w:vertAlign w:val="superscript"/>
                <w:rPrChange w:id="28734" w:author="N F" w:date="2023-12-05T03:09:00Z">
                  <w:rPr>
                    <w:rFonts w:cs="Times New Roman"/>
                    <w:vertAlign w:val="superscript"/>
                  </w:rPr>
                </w:rPrChange>
              </w:rPr>
              <w:t>1</w:t>
            </w:r>
            <w:r w:rsidRPr="006E6534">
              <w:rPr>
                <w:rFonts w:cs="Times New Roman"/>
                <w:color w:val="000000" w:themeColor="text1"/>
                <w:vertAlign w:val="superscript"/>
                <w:lang w:val="en-US"/>
                <w:rPrChange w:id="28735" w:author="N F" w:date="2023-12-05T03:09:00Z">
                  <w:rPr>
                    <w:rFonts w:cs="Times New Roman"/>
                    <w:vertAlign w:val="superscript"/>
                    <w:lang w:val="en-US"/>
                  </w:rPr>
                </w:rPrChange>
              </w:rPr>
              <w:t>1</w:t>
            </w:r>
          </w:p>
        </w:tc>
        <w:tc>
          <w:tcPr>
            <w:tcW w:w="1802" w:type="dxa"/>
          </w:tcPr>
          <w:p w14:paraId="06E6D427" w14:textId="464BE508" w:rsidR="00FD1E08" w:rsidRPr="006E6534" w:rsidRDefault="00AE6263" w:rsidP="00415551">
            <w:pPr>
              <w:pStyle w:val="SDText"/>
              <w:ind w:firstLine="0"/>
              <w:rPr>
                <w:rFonts w:cs="Times New Roman"/>
                <w:color w:val="000000" w:themeColor="text1"/>
                <w:rPrChange w:id="28736" w:author="N F" w:date="2023-12-05T03:09:00Z">
                  <w:rPr>
                    <w:rFonts w:cs="Times New Roman"/>
                  </w:rPr>
                </w:rPrChange>
              </w:rPr>
            </w:pPr>
            <w:r w:rsidRPr="006E6534">
              <w:rPr>
                <w:rFonts w:cs="Times New Roman"/>
                <w:color w:val="000000" w:themeColor="text1"/>
                <w:rPrChange w:id="28737" w:author="N F" w:date="2023-12-05T03:09:00Z">
                  <w:rPr>
                    <w:rFonts w:cs="Times New Roman"/>
                  </w:rPr>
                </w:rPrChange>
              </w:rPr>
              <w:t>43,8</w:t>
            </w:r>
          </w:p>
        </w:tc>
        <w:tc>
          <w:tcPr>
            <w:tcW w:w="1807" w:type="dxa"/>
          </w:tcPr>
          <w:p w14:paraId="606585AD" w14:textId="53145DFE" w:rsidR="00FD1E08" w:rsidRPr="006E6534" w:rsidRDefault="00AE6263" w:rsidP="00415551">
            <w:pPr>
              <w:pStyle w:val="SDText"/>
              <w:ind w:firstLine="0"/>
              <w:rPr>
                <w:rFonts w:cs="Times New Roman"/>
                <w:color w:val="000000" w:themeColor="text1"/>
                <w:rPrChange w:id="28738" w:author="N F" w:date="2023-12-05T03:09:00Z">
                  <w:rPr>
                    <w:rFonts w:cs="Times New Roman"/>
                  </w:rPr>
                </w:rPrChange>
              </w:rPr>
            </w:pPr>
            <w:r w:rsidRPr="006E6534">
              <w:rPr>
                <w:rFonts w:cs="Times New Roman"/>
                <w:color w:val="000000" w:themeColor="text1"/>
                <w:rPrChange w:id="28739" w:author="N F" w:date="2023-12-05T03:09:00Z">
                  <w:rPr>
                    <w:rFonts w:cs="Times New Roman"/>
                  </w:rPr>
                </w:rPrChange>
              </w:rPr>
              <w:t>2,2</w:t>
            </w:r>
          </w:p>
        </w:tc>
        <w:tc>
          <w:tcPr>
            <w:tcW w:w="1802" w:type="dxa"/>
          </w:tcPr>
          <w:p w14:paraId="31C62FD1" w14:textId="1D22CF87" w:rsidR="00FD1E08" w:rsidRPr="006E6534" w:rsidRDefault="00AE6263" w:rsidP="00415551">
            <w:pPr>
              <w:pStyle w:val="SDText"/>
              <w:ind w:firstLine="0"/>
              <w:rPr>
                <w:rFonts w:cs="Times New Roman"/>
                <w:color w:val="000000" w:themeColor="text1"/>
                <w:rPrChange w:id="28740" w:author="N F" w:date="2023-12-05T03:09:00Z">
                  <w:rPr>
                    <w:rFonts w:cs="Times New Roman"/>
                  </w:rPr>
                </w:rPrChange>
              </w:rPr>
            </w:pPr>
            <w:r w:rsidRPr="006E6534">
              <w:rPr>
                <w:rFonts w:cs="Times New Roman"/>
                <w:color w:val="000000" w:themeColor="text1"/>
                <w:rPrChange w:id="28741" w:author="N F" w:date="2023-12-05T03:09:00Z">
                  <w:rPr>
                    <w:rFonts w:cs="Times New Roman"/>
                  </w:rPr>
                </w:rPrChange>
              </w:rPr>
              <w:t>14,4</w:t>
            </w:r>
          </w:p>
        </w:tc>
        <w:tc>
          <w:tcPr>
            <w:tcW w:w="1807" w:type="dxa"/>
          </w:tcPr>
          <w:p w14:paraId="1B2522F8" w14:textId="58B2BDAC" w:rsidR="00FD1E08" w:rsidRPr="006E6534" w:rsidRDefault="00AE6263" w:rsidP="00415551">
            <w:pPr>
              <w:pStyle w:val="SDText"/>
              <w:ind w:firstLine="0"/>
              <w:rPr>
                <w:rFonts w:cs="Times New Roman"/>
                <w:color w:val="000000" w:themeColor="text1"/>
                <w:rPrChange w:id="28742" w:author="N F" w:date="2023-12-05T03:09:00Z">
                  <w:rPr>
                    <w:rFonts w:cs="Times New Roman"/>
                  </w:rPr>
                </w:rPrChange>
              </w:rPr>
            </w:pPr>
            <w:r w:rsidRPr="006E6534">
              <w:rPr>
                <w:rFonts w:cs="Times New Roman"/>
                <w:color w:val="000000" w:themeColor="text1"/>
                <w:rPrChange w:id="28743" w:author="N F" w:date="2023-12-05T03:09:00Z">
                  <w:rPr>
                    <w:rFonts w:cs="Times New Roman"/>
                  </w:rPr>
                </w:rPrChange>
              </w:rPr>
              <w:t>0,9</w:t>
            </w:r>
          </w:p>
        </w:tc>
      </w:tr>
      <w:tr w:rsidR="006E6534" w:rsidRPr="006E6534" w14:paraId="0F60B913" w14:textId="77777777" w:rsidTr="00DE0B38">
        <w:tc>
          <w:tcPr>
            <w:tcW w:w="2127" w:type="dxa"/>
          </w:tcPr>
          <w:p w14:paraId="3D57BE1A" w14:textId="44FA5BF2" w:rsidR="00FD1E08" w:rsidRPr="006E6534" w:rsidRDefault="00FD1E08" w:rsidP="00415551">
            <w:pPr>
              <w:pStyle w:val="SDText"/>
              <w:ind w:firstLine="0"/>
              <w:rPr>
                <w:rFonts w:cs="Times New Roman"/>
                <w:color w:val="000000" w:themeColor="text1"/>
                <w:lang w:val="en-US"/>
                <w:rPrChange w:id="28744" w:author="N F" w:date="2023-12-05T03:09:00Z">
                  <w:rPr>
                    <w:rFonts w:cs="Times New Roman"/>
                    <w:lang w:val="en-US"/>
                  </w:rPr>
                </w:rPrChange>
              </w:rPr>
            </w:pPr>
            <w:r w:rsidRPr="006E6534">
              <w:rPr>
                <w:rFonts w:cs="Times New Roman"/>
                <w:color w:val="000000" w:themeColor="text1"/>
                <w:rPrChange w:id="28745" w:author="N F" w:date="2023-12-05T03:09:00Z">
                  <w:rPr>
                    <w:rFonts w:cs="Times New Roman"/>
                  </w:rPr>
                </w:rPrChange>
              </w:rPr>
              <w:t>Снижение количества нейтрофилов</w:t>
            </w:r>
            <w:r w:rsidRPr="006E6534">
              <w:rPr>
                <w:rFonts w:cs="Times New Roman"/>
                <w:color w:val="000000" w:themeColor="text1"/>
                <w:vertAlign w:val="superscript"/>
                <w:rPrChange w:id="28746" w:author="N F" w:date="2023-12-05T03:09:00Z">
                  <w:rPr>
                    <w:rFonts w:cs="Times New Roman"/>
                    <w:vertAlign w:val="superscript"/>
                  </w:rPr>
                </w:rPrChange>
              </w:rPr>
              <w:t>1</w:t>
            </w:r>
            <w:r w:rsidRPr="006E6534">
              <w:rPr>
                <w:rFonts w:cs="Times New Roman"/>
                <w:color w:val="000000" w:themeColor="text1"/>
                <w:vertAlign w:val="superscript"/>
                <w:lang w:val="en-US"/>
                <w:rPrChange w:id="28747" w:author="N F" w:date="2023-12-05T03:09:00Z">
                  <w:rPr>
                    <w:rFonts w:cs="Times New Roman"/>
                    <w:vertAlign w:val="superscript"/>
                    <w:lang w:val="en-US"/>
                  </w:rPr>
                </w:rPrChange>
              </w:rPr>
              <w:t>1</w:t>
            </w:r>
          </w:p>
        </w:tc>
        <w:tc>
          <w:tcPr>
            <w:tcW w:w="1802" w:type="dxa"/>
          </w:tcPr>
          <w:p w14:paraId="6A24AF1A" w14:textId="534861BF" w:rsidR="00FD1E08" w:rsidRPr="006E6534" w:rsidRDefault="00AE6263" w:rsidP="00415551">
            <w:pPr>
              <w:pStyle w:val="SDText"/>
              <w:ind w:firstLine="0"/>
              <w:rPr>
                <w:rFonts w:cs="Times New Roman"/>
                <w:color w:val="000000" w:themeColor="text1"/>
                <w:rPrChange w:id="28748" w:author="N F" w:date="2023-12-05T03:09:00Z">
                  <w:rPr>
                    <w:rFonts w:cs="Times New Roman"/>
                  </w:rPr>
                </w:rPrChange>
              </w:rPr>
            </w:pPr>
            <w:r w:rsidRPr="006E6534">
              <w:rPr>
                <w:rFonts w:cs="Times New Roman"/>
                <w:color w:val="000000" w:themeColor="text1"/>
                <w:rPrChange w:id="28749" w:author="N F" w:date="2023-12-05T03:09:00Z">
                  <w:rPr>
                    <w:rFonts w:cs="Times New Roman"/>
                  </w:rPr>
                </w:rPrChange>
              </w:rPr>
              <w:t>25,6</w:t>
            </w:r>
          </w:p>
        </w:tc>
        <w:tc>
          <w:tcPr>
            <w:tcW w:w="1807" w:type="dxa"/>
          </w:tcPr>
          <w:p w14:paraId="1C5E7979" w14:textId="0294D7E7" w:rsidR="00FD1E08" w:rsidRPr="006E6534" w:rsidRDefault="00AE6263" w:rsidP="00415551">
            <w:pPr>
              <w:pStyle w:val="SDText"/>
              <w:ind w:firstLine="0"/>
              <w:rPr>
                <w:rFonts w:cs="Times New Roman"/>
                <w:color w:val="000000" w:themeColor="text1"/>
                <w:rPrChange w:id="28750" w:author="N F" w:date="2023-12-05T03:09:00Z">
                  <w:rPr>
                    <w:rFonts w:cs="Times New Roman"/>
                  </w:rPr>
                </w:rPrChange>
              </w:rPr>
            </w:pPr>
            <w:r w:rsidRPr="006E6534">
              <w:rPr>
                <w:rFonts w:cs="Times New Roman"/>
                <w:color w:val="000000" w:themeColor="text1"/>
                <w:rPrChange w:id="28751" w:author="N F" w:date="2023-12-05T03:09:00Z">
                  <w:rPr>
                    <w:rFonts w:cs="Times New Roman"/>
                  </w:rPr>
                </w:rPrChange>
              </w:rPr>
              <w:t>0,3</w:t>
            </w:r>
          </w:p>
        </w:tc>
        <w:tc>
          <w:tcPr>
            <w:tcW w:w="1802" w:type="dxa"/>
          </w:tcPr>
          <w:p w14:paraId="6F66E88D" w14:textId="4E8C9473" w:rsidR="00FD1E08" w:rsidRPr="006E6534" w:rsidRDefault="00AE6263" w:rsidP="00415551">
            <w:pPr>
              <w:pStyle w:val="SDText"/>
              <w:ind w:firstLine="0"/>
              <w:rPr>
                <w:rFonts w:cs="Times New Roman"/>
                <w:color w:val="000000" w:themeColor="text1"/>
                <w:rPrChange w:id="28752" w:author="N F" w:date="2023-12-05T03:09:00Z">
                  <w:rPr>
                    <w:rFonts w:cs="Times New Roman"/>
                  </w:rPr>
                </w:rPrChange>
              </w:rPr>
            </w:pPr>
            <w:r w:rsidRPr="006E6534">
              <w:rPr>
                <w:rFonts w:cs="Times New Roman"/>
                <w:color w:val="000000" w:themeColor="text1"/>
                <w:rPrChange w:id="28753" w:author="N F" w:date="2023-12-05T03:09:00Z">
                  <w:rPr>
                    <w:rFonts w:cs="Times New Roman"/>
                  </w:rPr>
                </w:rPrChange>
              </w:rPr>
              <w:t>10,2</w:t>
            </w:r>
          </w:p>
        </w:tc>
        <w:tc>
          <w:tcPr>
            <w:tcW w:w="1807" w:type="dxa"/>
          </w:tcPr>
          <w:p w14:paraId="59F46201" w14:textId="5427CA7A" w:rsidR="00FD1E08" w:rsidRPr="006E6534" w:rsidRDefault="00AE6263" w:rsidP="00415551">
            <w:pPr>
              <w:pStyle w:val="SDText"/>
              <w:ind w:firstLine="0"/>
              <w:rPr>
                <w:rFonts w:cs="Times New Roman"/>
                <w:color w:val="000000" w:themeColor="text1"/>
                <w:rPrChange w:id="28754" w:author="N F" w:date="2023-12-05T03:09:00Z">
                  <w:rPr>
                    <w:rFonts w:cs="Times New Roman"/>
                  </w:rPr>
                </w:rPrChange>
              </w:rPr>
            </w:pPr>
            <w:r w:rsidRPr="006E6534">
              <w:rPr>
                <w:rFonts w:cs="Times New Roman"/>
                <w:color w:val="000000" w:themeColor="text1"/>
                <w:rPrChange w:id="28755" w:author="N F" w:date="2023-12-05T03:09:00Z">
                  <w:rPr>
                    <w:rFonts w:cs="Times New Roman"/>
                  </w:rPr>
                </w:rPrChange>
              </w:rPr>
              <w:t>0,3</w:t>
            </w:r>
          </w:p>
        </w:tc>
      </w:tr>
      <w:tr w:rsidR="006E6534" w:rsidRPr="006E6534" w14:paraId="4894B924" w14:textId="77777777" w:rsidTr="00DE0B38">
        <w:tc>
          <w:tcPr>
            <w:tcW w:w="2127" w:type="dxa"/>
          </w:tcPr>
          <w:p w14:paraId="0DD13012" w14:textId="57573769" w:rsidR="00FD1E08" w:rsidRPr="006E6534" w:rsidRDefault="00FD1E08" w:rsidP="00415551">
            <w:pPr>
              <w:pStyle w:val="SDText"/>
              <w:ind w:firstLine="0"/>
              <w:rPr>
                <w:rFonts w:cs="Times New Roman"/>
                <w:color w:val="000000" w:themeColor="text1"/>
                <w:rPrChange w:id="28756" w:author="N F" w:date="2023-12-05T03:09:00Z">
                  <w:rPr>
                    <w:rFonts w:cs="Times New Roman"/>
                  </w:rPr>
                </w:rPrChange>
              </w:rPr>
            </w:pPr>
            <w:r w:rsidRPr="006E6534">
              <w:rPr>
                <w:rFonts w:cs="Times New Roman"/>
                <w:color w:val="000000" w:themeColor="text1"/>
                <w:rPrChange w:id="28757" w:author="N F" w:date="2023-12-05T03:09:00Z">
                  <w:rPr>
                    <w:rFonts w:cs="Times New Roman"/>
                  </w:rPr>
                </w:rPrChange>
              </w:rPr>
              <w:t>Повышение концентрации креатинина в крови</w:t>
            </w:r>
            <w:r w:rsidRPr="006E6534">
              <w:rPr>
                <w:rFonts w:cs="Times New Roman"/>
                <w:color w:val="000000" w:themeColor="text1"/>
                <w:vertAlign w:val="superscript"/>
                <w:rPrChange w:id="28758" w:author="N F" w:date="2023-12-05T03:09:00Z">
                  <w:rPr>
                    <w:rFonts w:cs="Times New Roman"/>
                    <w:vertAlign w:val="superscript"/>
                  </w:rPr>
                </w:rPrChange>
              </w:rPr>
              <w:t>11</w:t>
            </w:r>
          </w:p>
        </w:tc>
        <w:tc>
          <w:tcPr>
            <w:tcW w:w="1802" w:type="dxa"/>
          </w:tcPr>
          <w:p w14:paraId="2D2DE680" w14:textId="0B4F7981" w:rsidR="00FD1E08" w:rsidRPr="006E6534" w:rsidRDefault="00F64704" w:rsidP="00415551">
            <w:pPr>
              <w:pStyle w:val="SDText"/>
              <w:ind w:firstLine="0"/>
              <w:rPr>
                <w:rFonts w:cs="Times New Roman"/>
                <w:color w:val="000000" w:themeColor="text1"/>
                <w:rPrChange w:id="28759" w:author="N F" w:date="2023-12-05T03:09:00Z">
                  <w:rPr>
                    <w:rFonts w:cs="Times New Roman"/>
                  </w:rPr>
                </w:rPrChange>
              </w:rPr>
            </w:pPr>
            <w:r w:rsidRPr="006E6534">
              <w:rPr>
                <w:rFonts w:cs="Times New Roman"/>
                <w:color w:val="000000" w:themeColor="text1"/>
                <w:rPrChange w:id="28760" w:author="N F" w:date="2023-12-05T03:09:00Z">
                  <w:rPr>
                    <w:rFonts w:cs="Times New Roman"/>
                  </w:rPr>
                </w:rPrChange>
              </w:rPr>
              <w:t>9,8</w:t>
            </w:r>
          </w:p>
        </w:tc>
        <w:tc>
          <w:tcPr>
            <w:tcW w:w="1807" w:type="dxa"/>
          </w:tcPr>
          <w:p w14:paraId="54F08CAC" w14:textId="36D3BF48" w:rsidR="00FD1E08" w:rsidRPr="006E6534" w:rsidRDefault="00F64704" w:rsidP="00415551">
            <w:pPr>
              <w:pStyle w:val="SDText"/>
              <w:ind w:firstLine="0"/>
              <w:rPr>
                <w:rFonts w:cs="Times New Roman"/>
                <w:color w:val="000000" w:themeColor="text1"/>
                <w:rPrChange w:id="28761" w:author="N F" w:date="2023-12-05T03:09:00Z">
                  <w:rPr>
                    <w:rFonts w:cs="Times New Roman"/>
                  </w:rPr>
                </w:rPrChange>
              </w:rPr>
            </w:pPr>
            <w:r w:rsidRPr="006E6534">
              <w:rPr>
                <w:rFonts w:cs="Times New Roman"/>
                <w:color w:val="000000" w:themeColor="text1"/>
                <w:rPrChange w:id="28762" w:author="N F" w:date="2023-12-05T03:09:00Z">
                  <w:rPr>
                    <w:rFonts w:cs="Times New Roman"/>
                  </w:rPr>
                </w:rPrChange>
              </w:rPr>
              <w:t>0</w:t>
            </w:r>
          </w:p>
        </w:tc>
        <w:tc>
          <w:tcPr>
            <w:tcW w:w="1802" w:type="dxa"/>
          </w:tcPr>
          <w:p w14:paraId="2B5189F6" w14:textId="20E7D080" w:rsidR="00FD1E08" w:rsidRPr="006E6534" w:rsidRDefault="00F64704" w:rsidP="00415551">
            <w:pPr>
              <w:pStyle w:val="SDText"/>
              <w:ind w:firstLine="0"/>
              <w:rPr>
                <w:rFonts w:cs="Times New Roman"/>
                <w:color w:val="000000" w:themeColor="text1"/>
                <w:rPrChange w:id="28763" w:author="N F" w:date="2023-12-05T03:09:00Z">
                  <w:rPr>
                    <w:rFonts w:cs="Times New Roman"/>
                  </w:rPr>
                </w:rPrChange>
              </w:rPr>
            </w:pPr>
            <w:r w:rsidRPr="006E6534">
              <w:rPr>
                <w:rFonts w:cs="Times New Roman"/>
                <w:color w:val="000000" w:themeColor="text1"/>
                <w:rPrChange w:id="28764" w:author="N F" w:date="2023-12-05T03:09:00Z">
                  <w:rPr>
                    <w:rFonts w:cs="Times New Roman"/>
                  </w:rPr>
                </w:rPrChange>
              </w:rPr>
              <w:t>4,5</w:t>
            </w:r>
          </w:p>
        </w:tc>
        <w:tc>
          <w:tcPr>
            <w:tcW w:w="1807" w:type="dxa"/>
          </w:tcPr>
          <w:p w14:paraId="72267649" w14:textId="5B74577B" w:rsidR="00FD1E08" w:rsidRPr="006E6534" w:rsidRDefault="00F64704" w:rsidP="00415551">
            <w:pPr>
              <w:pStyle w:val="SDText"/>
              <w:ind w:firstLine="0"/>
              <w:rPr>
                <w:rFonts w:cs="Times New Roman"/>
                <w:color w:val="000000" w:themeColor="text1"/>
                <w:rPrChange w:id="28765" w:author="N F" w:date="2023-12-05T03:09:00Z">
                  <w:rPr>
                    <w:rFonts w:cs="Times New Roman"/>
                  </w:rPr>
                </w:rPrChange>
              </w:rPr>
            </w:pPr>
            <w:r w:rsidRPr="006E6534">
              <w:rPr>
                <w:rFonts w:cs="Times New Roman"/>
                <w:color w:val="000000" w:themeColor="text1"/>
                <w:rPrChange w:id="28766" w:author="N F" w:date="2023-12-05T03:09:00Z">
                  <w:rPr>
                    <w:rFonts w:cs="Times New Roman"/>
                  </w:rPr>
                </w:rPrChange>
              </w:rPr>
              <w:t>0,3</w:t>
            </w:r>
          </w:p>
        </w:tc>
      </w:tr>
      <w:tr w:rsidR="006E6534" w:rsidRPr="006E6534" w14:paraId="7ED2B965" w14:textId="77777777" w:rsidTr="00787A04">
        <w:trPr>
          <w:ins w:id="28767" w:author="N F" w:date="2023-08-09T00:18:00Z"/>
        </w:trPr>
        <w:tc>
          <w:tcPr>
            <w:tcW w:w="9345" w:type="dxa"/>
            <w:gridSpan w:val="5"/>
          </w:tcPr>
          <w:p w14:paraId="58CDC889" w14:textId="11DA6522" w:rsidR="00855D5C" w:rsidRPr="006E6534" w:rsidRDefault="00855D5C" w:rsidP="00855D5C">
            <w:pPr>
              <w:pStyle w:val="SDcomments"/>
              <w:ind w:firstLine="0"/>
              <w:rPr>
                <w:ins w:id="28768" w:author="N F" w:date="2023-08-09T00:18:00Z"/>
                <w:rFonts w:cs="Times New Roman"/>
                <w:b/>
                <w:bCs/>
                <w:color w:val="000000" w:themeColor="text1"/>
                <w:rPrChange w:id="28769" w:author="N F" w:date="2023-12-05T03:09:00Z">
                  <w:rPr>
                    <w:ins w:id="28770" w:author="N F" w:date="2023-08-09T00:18:00Z"/>
                  </w:rPr>
                </w:rPrChange>
              </w:rPr>
            </w:pPr>
            <w:moveToRangeStart w:id="28771" w:author="N F" w:date="2023-08-09T00:18:00Z" w:name="move142432717"/>
            <w:moveTo w:id="28772" w:author="N F" w:date="2023-08-09T00:18:00Z">
              <w:r w:rsidRPr="006E6534">
                <w:rPr>
                  <w:rFonts w:cs="Times New Roman"/>
                  <w:b/>
                  <w:bCs/>
                  <w:color w:val="000000" w:themeColor="text1"/>
                  <w:rPrChange w:id="28773" w:author="N F" w:date="2023-12-05T03:09:00Z">
                    <w:rPr>
                      <w:i/>
                      <w:iCs/>
                    </w:rPr>
                  </w:rPrChange>
                </w:rPr>
                <w:t>Примечани</w:t>
              </w:r>
            </w:moveTo>
            <w:ins w:id="28774" w:author="N F" w:date="2023-08-09T00:21:00Z">
              <w:r w:rsidRPr="006E6534">
                <w:rPr>
                  <w:rFonts w:cs="Times New Roman"/>
                  <w:b/>
                  <w:bCs/>
                  <w:color w:val="000000" w:themeColor="text1"/>
                  <w:rPrChange w:id="28775" w:author="N F" w:date="2023-12-05T03:09:00Z">
                    <w:rPr>
                      <w:rFonts w:cs="Times New Roman"/>
                      <w:b/>
                      <w:bCs/>
                    </w:rPr>
                  </w:rPrChange>
                </w:rPr>
                <w:t>е</w:t>
              </w:r>
            </w:ins>
            <w:moveTo w:id="28776" w:author="N F" w:date="2023-08-09T00:18:00Z">
              <w:del w:id="28777" w:author="N F" w:date="2023-08-09T00:21:00Z">
                <w:r w:rsidRPr="006E6534" w:rsidDel="00855D5C">
                  <w:rPr>
                    <w:rFonts w:cs="Times New Roman"/>
                    <w:b/>
                    <w:bCs/>
                    <w:color w:val="000000" w:themeColor="text1"/>
                    <w:rPrChange w:id="28778" w:author="N F" w:date="2023-12-05T03:09:00Z">
                      <w:rPr>
                        <w:i/>
                        <w:iCs/>
                      </w:rPr>
                    </w:rPrChange>
                  </w:rPr>
                  <w:delText>я</w:delText>
                </w:r>
              </w:del>
              <w:r w:rsidRPr="006E6534">
                <w:rPr>
                  <w:rFonts w:cs="Times New Roman"/>
                  <w:b/>
                  <w:bCs/>
                  <w:color w:val="000000" w:themeColor="text1"/>
                  <w:rPrChange w:id="28779" w:author="N F" w:date="2023-12-05T03:09:00Z">
                    <w:rPr>
                      <w:i/>
                      <w:iCs/>
                    </w:rPr>
                  </w:rPrChange>
                </w:rPr>
                <w:t>:</w:t>
              </w:r>
              <w:r w:rsidRPr="006E6534">
                <w:rPr>
                  <w:rFonts w:cs="Times New Roman"/>
                  <w:b/>
                  <w:bCs/>
                  <w:color w:val="000000" w:themeColor="text1"/>
                  <w:rPrChange w:id="28780" w:author="N F" w:date="2023-12-05T03:09:00Z">
                    <w:rPr/>
                  </w:rPrChange>
                </w:rPr>
                <w:t xml:space="preserve"> </w:t>
              </w:r>
            </w:moveTo>
          </w:p>
          <w:p w14:paraId="2FD0B439" w14:textId="6002719F" w:rsidR="00855D5C" w:rsidRPr="006E6534" w:rsidRDefault="00855D5C">
            <w:pPr>
              <w:pStyle w:val="SDcomments"/>
              <w:ind w:firstLine="0"/>
              <w:rPr>
                <w:moveTo w:id="28781" w:author="N F" w:date="2023-08-09T00:18:00Z"/>
                <w:rFonts w:cs="Times New Roman"/>
                <w:color w:val="000000" w:themeColor="text1"/>
                <w:rPrChange w:id="28782" w:author="N F" w:date="2023-12-05T03:09:00Z">
                  <w:rPr>
                    <w:moveTo w:id="28783" w:author="N F" w:date="2023-08-09T00:18:00Z"/>
                    <w:rFonts w:cs="Times New Roman"/>
                  </w:rPr>
                </w:rPrChange>
              </w:rPr>
              <w:pPrChange w:id="28784" w:author="N F" w:date="2023-08-09T00:18:00Z">
                <w:pPr>
                  <w:pStyle w:val="SDcomments"/>
                </w:pPr>
              </w:pPrChange>
            </w:pPr>
            <w:moveTo w:id="28785" w:author="N F" w:date="2023-08-09T00:18:00Z">
              <w:r w:rsidRPr="006E6534">
                <w:rPr>
                  <w:rFonts w:cs="Times New Roman"/>
                  <w:color w:val="000000" w:themeColor="text1"/>
                  <w:lang w:val="en-US"/>
                  <w:rPrChange w:id="28786" w:author="N F" w:date="2023-12-05T03:09:00Z">
                    <w:rPr>
                      <w:rFonts w:cs="Times New Roman"/>
                      <w:lang w:val="en-US"/>
                    </w:rPr>
                  </w:rPrChange>
                </w:rPr>
                <w:t>MedDRA</w:t>
              </w:r>
              <w:r w:rsidRPr="006E6534">
                <w:rPr>
                  <w:rFonts w:cs="Times New Roman"/>
                  <w:color w:val="000000" w:themeColor="text1"/>
                  <w:rPrChange w:id="28787" w:author="N F" w:date="2023-12-05T03:09:00Z">
                    <w:rPr>
                      <w:rFonts w:cs="Times New Roman"/>
                    </w:rPr>
                  </w:rPrChange>
                </w:rPr>
                <w:t xml:space="preserve"> – Медицинский словарь нормативно-правовой деятельности (medical dictionary for regulatory activities); </w:t>
              </w:r>
              <w:r w:rsidRPr="006E6534">
                <w:rPr>
                  <w:rFonts w:cs="Times New Roman"/>
                  <w:color w:val="000000" w:themeColor="text1"/>
                  <w:lang w:val="en-US"/>
                  <w:rPrChange w:id="28788" w:author="N F" w:date="2023-12-05T03:09:00Z">
                    <w:rPr>
                      <w:rFonts w:cs="Times New Roman"/>
                      <w:lang w:val="en-US"/>
                    </w:rPr>
                  </w:rPrChange>
                </w:rPr>
                <w:t>NCI</w:t>
              </w:r>
              <w:r w:rsidRPr="006E6534">
                <w:rPr>
                  <w:rFonts w:cs="Times New Roman"/>
                  <w:color w:val="000000" w:themeColor="text1"/>
                  <w:rPrChange w:id="28789" w:author="N F" w:date="2023-12-05T03:09:00Z">
                    <w:rPr>
                      <w:rFonts w:cs="Times New Roman"/>
                    </w:rPr>
                  </w:rPrChange>
                </w:rPr>
                <w:t xml:space="preserve"> – Общие терминологические критерии нежелательных явлений Национального института рака (</w:t>
              </w:r>
              <w:r w:rsidRPr="006E6534">
                <w:rPr>
                  <w:rFonts w:cs="Times New Roman"/>
                  <w:color w:val="000000" w:themeColor="text1"/>
                  <w:lang w:val="en-US"/>
                  <w:rPrChange w:id="28790" w:author="N F" w:date="2023-12-05T03:09:00Z">
                    <w:rPr>
                      <w:rFonts w:cs="Times New Roman"/>
                      <w:lang w:val="en-US"/>
                    </w:rPr>
                  </w:rPrChange>
                </w:rPr>
                <w:t>National</w:t>
              </w:r>
              <w:r w:rsidRPr="006E6534">
                <w:rPr>
                  <w:rFonts w:cs="Times New Roman"/>
                  <w:color w:val="000000" w:themeColor="text1"/>
                  <w:rPrChange w:id="28791" w:author="N F" w:date="2023-12-05T03:09:00Z">
                    <w:rPr>
                      <w:rFonts w:cs="Times New Roman"/>
                    </w:rPr>
                  </w:rPrChange>
                </w:rPr>
                <w:t xml:space="preserve"> </w:t>
              </w:r>
              <w:r w:rsidRPr="006E6534">
                <w:rPr>
                  <w:rFonts w:cs="Times New Roman"/>
                  <w:color w:val="000000" w:themeColor="text1"/>
                  <w:lang w:val="en-US"/>
                  <w:rPrChange w:id="28792" w:author="N F" w:date="2023-12-05T03:09:00Z">
                    <w:rPr>
                      <w:rFonts w:cs="Times New Roman"/>
                      <w:lang w:val="en-US"/>
                    </w:rPr>
                  </w:rPrChange>
                </w:rPr>
                <w:t>cancer</w:t>
              </w:r>
              <w:r w:rsidRPr="006E6534">
                <w:rPr>
                  <w:rFonts w:cs="Times New Roman"/>
                  <w:color w:val="000000" w:themeColor="text1"/>
                  <w:rPrChange w:id="28793" w:author="N F" w:date="2023-12-05T03:09:00Z">
                    <w:rPr>
                      <w:rFonts w:cs="Times New Roman"/>
                    </w:rPr>
                  </w:rPrChange>
                </w:rPr>
                <w:t xml:space="preserve"> </w:t>
              </w:r>
              <w:r w:rsidRPr="006E6534">
                <w:rPr>
                  <w:rFonts w:cs="Times New Roman"/>
                  <w:color w:val="000000" w:themeColor="text1"/>
                  <w:lang w:val="en-US"/>
                  <w:rPrChange w:id="28794" w:author="N F" w:date="2023-12-05T03:09:00Z">
                    <w:rPr>
                      <w:rFonts w:cs="Times New Roman"/>
                      <w:lang w:val="en-US"/>
                    </w:rPr>
                  </w:rPrChange>
                </w:rPr>
                <w:t>institute</w:t>
              </w:r>
              <w:r w:rsidRPr="006E6534">
                <w:rPr>
                  <w:rFonts w:cs="Times New Roman"/>
                  <w:color w:val="000000" w:themeColor="text1"/>
                  <w:rPrChange w:id="28795" w:author="N F" w:date="2023-12-05T03:09:00Z">
                    <w:rPr>
                      <w:rFonts w:cs="Times New Roman"/>
                    </w:rPr>
                  </w:rPrChange>
                </w:rPr>
                <w:t xml:space="preserve">); </w:t>
              </w:r>
              <w:r w:rsidRPr="006E6534">
                <w:rPr>
                  <w:rFonts w:cs="Times New Roman"/>
                  <w:color w:val="000000" w:themeColor="text1"/>
                  <w:lang w:val="en-US"/>
                  <w:rPrChange w:id="28796" w:author="N F" w:date="2023-12-05T03:09:00Z">
                    <w:rPr>
                      <w:rFonts w:cs="Times New Roman"/>
                      <w:lang w:val="en-US"/>
                    </w:rPr>
                  </w:rPrChange>
                </w:rPr>
                <w:t>CTCAE</w:t>
              </w:r>
              <w:r w:rsidRPr="006E6534">
                <w:rPr>
                  <w:rFonts w:cs="Times New Roman"/>
                  <w:color w:val="000000" w:themeColor="text1"/>
                  <w:rPrChange w:id="28797" w:author="N F" w:date="2023-12-05T03:09:00Z">
                    <w:rPr>
                      <w:rFonts w:cs="Times New Roman"/>
                    </w:rPr>
                  </w:rPrChange>
                </w:rPr>
                <w:t xml:space="preserve"> – Общие терминологические критерии нежелательных явлений (Common </w:t>
              </w:r>
              <w:r w:rsidRPr="006E6534">
                <w:rPr>
                  <w:rFonts w:cs="Times New Roman"/>
                  <w:color w:val="000000" w:themeColor="text1"/>
                  <w:lang w:val="en-US"/>
                  <w:rPrChange w:id="28798" w:author="N F" w:date="2023-12-05T03:09:00Z">
                    <w:rPr>
                      <w:rFonts w:cs="Times New Roman"/>
                      <w:lang w:val="en-US"/>
                    </w:rPr>
                  </w:rPrChange>
                </w:rPr>
                <w:t>t</w:t>
              </w:r>
              <w:r w:rsidRPr="006E6534">
                <w:rPr>
                  <w:rFonts w:cs="Times New Roman"/>
                  <w:color w:val="000000" w:themeColor="text1"/>
                  <w:rPrChange w:id="28799" w:author="N F" w:date="2023-12-05T03:09:00Z">
                    <w:rPr>
                      <w:rFonts w:cs="Times New Roman"/>
                    </w:rPr>
                  </w:rPrChange>
                </w:rPr>
                <w:t xml:space="preserve">erminology </w:t>
              </w:r>
              <w:r w:rsidRPr="006E6534">
                <w:rPr>
                  <w:rFonts w:cs="Times New Roman"/>
                  <w:color w:val="000000" w:themeColor="text1"/>
                  <w:lang w:val="en-US"/>
                  <w:rPrChange w:id="28800" w:author="N F" w:date="2023-12-05T03:09:00Z">
                    <w:rPr>
                      <w:rFonts w:cs="Times New Roman"/>
                      <w:lang w:val="en-US"/>
                    </w:rPr>
                  </w:rPrChange>
                </w:rPr>
                <w:t>c</w:t>
              </w:r>
              <w:r w:rsidRPr="006E6534">
                <w:rPr>
                  <w:rFonts w:cs="Times New Roman"/>
                  <w:color w:val="000000" w:themeColor="text1"/>
                  <w:rPrChange w:id="28801" w:author="N F" w:date="2023-12-05T03:09:00Z">
                    <w:rPr>
                      <w:rFonts w:cs="Times New Roman"/>
                    </w:rPr>
                  </w:rPrChange>
                </w:rPr>
                <w:t xml:space="preserve">riteria for </w:t>
              </w:r>
              <w:r w:rsidRPr="006E6534">
                <w:rPr>
                  <w:rFonts w:cs="Times New Roman"/>
                  <w:color w:val="000000" w:themeColor="text1"/>
                  <w:lang w:val="en-US"/>
                  <w:rPrChange w:id="28802" w:author="N F" w:date="2023-12-05T03:09:00Z">
                    <w:rPr>
                      <w:rFonts w:cs="Times New Roman"/>
                      <w:lang w:val="en-US"/>
                    </w:rPr>
                  </w:rPrChange>
                </w:rPr>
                <w:t>a</w:t>
              </w:r>
              <w:r w:rsidRPr="006E6534">
                <w:rPr>
                  <w:rFonts w:cs="Times New Roman"/>
                  <w:color w:val="000000" w:themeColor="text1"/>
                  <w:rPrChange w:id="28803" w:author="N F" w:date="2023-12-05T03:09:00Z">
                    <w:rPr>
                      <w:rFonts w:cs="Times New Roman"/>
                    </w:rPr>
                  </w:rPrChange>
                </w:rPr>
                <w:t xml:space="preserve">dverse </w:t>
              </w:r>
              <w:r w:rsidRPr="006E6534">
                <w:rPr>
                  <w:rFonts w:cs="Times New Roman"/>
                  <w:color w:val="000000" w:themeColor="text1"/>
                  <w:lang w:val="en-US"/>
                  <w:rPrChange w:id="28804" w:author="N F" w:date="2023-12-05T03:09:00Z">
                    <w:rPr>
                      <w:rFonts w:cs="Times New Roman"/>
                      <w:lang w:val="en-US"/>
                    </w:rPr>
                  </w:rPrChange>
                </w:rPr>
                <w:t>e</w:t>
              </w:r>
              <w:r w:rsidRPr="006E6534">
                <w:rPr>
                  <w:rFonts w:cs="Times New Roman"/>
                  <w:color w:val="000000" w:themeColor="text1"/>
                  <w:rPrChange w:id="28805" w:author="N F" w:date="2023-12-05T03:09:00Z">
                    <w:rPr>
                      <w:rFonts w:cs="Times New Roman"/>
                    </w:rPr>
                  </w:rPrChange>
                </w:rPr>
                <w:t xml:space="preserve">vents); 1 – приведены сведения о явлениях, возникших у пациентов, получавших хотя бы одну дозу препарата Тагриссо в качестве рандомизированной терапии; 2 – все реакции были 3 степени тяжести, летальных исходов не отмечено; 3 – включает: интерстициальная болезнь легких, пневмонит; 4 – включает: кератит, точечный кератит, эрозия роговицы, эпителиальный дефект роговицы; 5 – включает: стоматит, изъязвление полости рта; 6 – включает: акне, дерматит, акнеформный дерматит, лекарственная сыпь, эритема, фолликулит, пустула, сыпь, эритематозная сыпь, </w:t>
              </w:r>
              <w:r w:rsidRPr="006E6534">
                <w:rPr>
                  <w:rFonts w:cs="Times New Roman"/>
                  <w:color w:val="000000" w:themeColor="text1"/>
                  <w:rPrChange w:id="28806" w:author="N F" w:date="2023-12-05T03:09:00Z">
                    <w:rPr>
                      <w:rFonts w:cs="Times New Roman"/>
                    </w:rPr>
                  </w:rPrChange>
                </w:rPr>
                <w:lastRenderedPageBreak/>
                <w:t xml:space="preserve">фолликулярная сыпь, генерализованная сыпь, макулезная сыпь, макуло-папулезная сыпь, папулезная сыпь, зудящая сыпь, пустулезная сыпь, везикулярная сыпь, эрозия кожи; 7 – включает: заболевание ногтевого ложа, инфекция ногтевого ложа, воспаление ногтевого ложа, обесцвечивание ногтей, заболевание ногтей, дистрофия ногтей, инфекция ногтей, пигментация ногтей, бугристость ногтей, токсическое поражение ногтей, онихалгия, онихоклазия, онихолизис, онихомадезис, онихомаляция, паронихия; 8 – включает: сухость кожи, экзема, трещины на коже, ксеродерма, ксероз; 9 – включает: зуд век, зуд, генерализованный зуд; 10 – частота удлинения интервала </w:t>
              </w:r>
              <w:r w:rsidRPr="006E6534">
                <w:rPr>
                  <w:rFonts w:cs="Times New Roman"/>
                  <w:color w:val="000000" w:themeColor="text1"/>
                  <w:lang w:val="en-US"/>
                  <w:rPrChange w:id="28807" w:author="N F" w:date="2023-12-05T03:09:00Z">
                    <w:rPr>
                      <w:rFonts w:cs="Times New Roman"/>
                      <w:lang w:val="en-US"/>
                    </w:rPr>
                  </w:rPrChange>
                </w:rPr>
                <w:t>QTcF</w:t>
              </w:r>
              <w:r w:rsidRPr="006E6534">
                <w:rPr>
                  <w:rFonts w:cs="Times New Roman"/>
                  <w:color w:val="000000" w:themeColor="text1"/>
                  <w:rPrChange w:id="28808" w:author="N F" w:date="2023-12-05T03:09:00Z">
                    <w:rPr>
                      <w:rFonts w:cs="Times New Roman"/>
                    </w:rPr>
                  </w:rPrChange>
                </w:rPr>
                <w:t xml:space="preserve"> &gt; 500 мсек; 11 – отражает частоту лабораторных отклонений, а не частоту отмеченных нежелательных явлений.</w:t>
              </w:r>
            </w:moveTo>
          </w:p>
          <w:moveToRangeEnd w:id="28771"/>
          <w:p w14:paraId="30A32BC4" w14:textId="77777777" w:rsidR="00855D5C" w:rsidRPr="006E6534" w:rsidRDefault="00855D5C" w:rsidP="00415551">
            <w:pPr>
              <w:pStyle w:val="SDText"/>
              <w:ind w:firstLine="0"/>
              <w:rPr>
                <w:ins w:id="28809" w:author="N F" w:date="2023-08-09T00:18:00Z"/>
                <w:rFonts w:cs="Times New Roman"/>
                <w:color w:val="000000" w:themeColor="text1"/>
                <w:rPrChange w:id="28810" w:author="N F" w:date="2023-12-05T03:09:00Z">
                  <w:rPr>
                    <w:ins w:id="28811" w:author="N F" w:date="2023-08-09T00:18:00Z"/>
                    <w:rFonts w:cs="Times New Roman"/>
                  </w:rPr>
                </w:rPrChange>
              </w:rPr>
            </w:pPr>
          </w:p>
        </w:tc>
      </w:tr>
    </w:tbl>
    <w:p w14:paraId="59BDDF96" w14:textId="40DBB5D2" w:rsidR="00C0086E" w:rsidRPr="006E6534" w:rsidDel="00855D5C" w:rsidRDefault="002137C8" w:rsidP="00415551">
      <w:pPr>
        <w:pStyle w:val="SDcomments"/>
        <w:rPr>
          <w:moveFrom w:id="28812" w:author="N F" w:date="2023-08-09T00:18:00Z"/>
          <w:rFonts w:cs="Times New Roman"/>
          <w:color w:val="000000" w:themeColor="text1"/>
          <w:rPrChange w:id="28813" w:author="N F" w:date="2023-12-05T03:09:00Z">
            <w:rPr>
              <w:moveFrom w:id="28814" w:author="N F" w:date="2023-08-09T00:18:00Z"/>
              <w:rFonts w:cs="Times New Roman"/>
            </w:rPr>
          </w:rPrChange>
        </w:rPr>
      </w:pPr>
      <w:moveFromRangeStart w:id="28815" w:author="N F" w:date="2023-08-09T00:18:00Z" w:name="move142432717"/>
      <w:moveFrom w:id="28816" w:author="N F" w:date="2023-08-09T00:18:00Z">
        <w:r w:rsidRPr="006E6534" w:rsidDel="00855D5C">
          <w:rPr>
            <w:rFonts w:cs="Times New Roman"/>
            <w:i/>
            <w:iCs/>
            <w:color w:val="000000" w:themeColor="text1"/>
            <w:rPrChange w:id="28817" w:author="N F" w:date="2023-12-05T03:09:00Z">
              <w:rPr>
                <w:rFonts w:cs="Times New Roman"/>
                <w:i/>
                <w:iCs/>
              </w:rPr>
            </w:rPrChange>
          </w:rPr>
          <w:lastRenderedPageBreak/>
          <w:t>Примечания:</w:t>
        </w:r>
        <w:r w:rsidRPr="006E6534" w:rsidDel="00855D5C">
          <w:rPr>
            <w:rFonts w:cs="Times New Roman"/>
            <w:color w:val="000000" w:themeColor="text1"/>
            <w:rPrChange w:id="28818" w:author="N F" w:date="2023-12-05T03:09:00Z">
              <w:rPr>
                <w:rFonts w:cs="Times New Roman"/>
              </w:rPr>
            </w:rPrChange>
          </w:rPr>
          <w:t xml:space="preserve"> </w:t>
        </w:r>
        <w:r w:rsidRPr="006E6534" w:rsidDel="00855D5C">
          <w:rPr>
            <w:rFonts w:cs="Times New Roman"/>
            <w:color w:val="000000" w:themeColor="text1"/>
            <w:lang w:val="en-US"/>
            <w:rPrChange w:id="28819" w:author="N F" w:date="2023-12-05T03:09:00Z">
              <w:rPr>
                <w:rFonts w:cs="Times New Roman"/>
                <w:lang w:val="en-US"/>
              </w:rPr>
            </w:rPrChange>
          </w:rPr>
          <w:t>MedDRA</w:t>
        </w:r>
        <w:r w:rsidRPr="006E6534" w:rsidDel="00855D5C">
          <w:rPr>
            <w:rFonts w:cs="Times New Roman"/>
            <w:color w:val="000000" w:themeColor="text1"/>
            <w:rPrChange w:id="28820" w:author="N F" w:date="2023-12-05T03:09:00Z">
              <w:rPr>
                <w:rFonts w:cs="Times New Roman"/>
              </w:rPr>
            </w:rPrChange>
          </w:rPr>
          <w:t xml:space="preserve"> – Медицинский словарь нормативно-правовой деятельности (medical dictionary for regulatory activities); </w:t>
        </w:r>
        <w:r w:rsidRPr="006E6534" w:rsidDel="00855D5C">
          <w:rPr>
            <w:rFonts w:cs="Times New Roman"/>
            <w:color w:val="000000" w:themeColor="text1"/>
            <w:lang w:val="en-US"/>
            <w:rPrChange w:id="28821" w:author="N F" w:date="2023-12-05T03:09:00Z">
              <w:rPr>
                <w:rFonts w:cs="Times New Roman"/>
                <w:lang w:val="en-US"/>
              </w:rPr>
            </w:rPrChange>
          </w:rPr>
          <w:t>NCI</w:t>
        </w:r>
        <w:r w:rsidRPr="006E6534" w:rsidDel="00855D5C">
          <w:rPr>
            <w:rFonts w:cs="Times New Roman"/>
            <w:color w:val="000000" w:themeColor="text1"/>
            <w:rPrChange w:id="28822" w:author="N F" w:date="2023-12-05T03:09:00Z">
              <w:rPr>
                <w:rFonts w:cs="Times New Roman"/>
              </w:rPr>
            </w:rPrChange>
          </w:rPr>
          <w:t xml:space="preserve"> – Общие терминологические критерии нежелательных явлений</w:t>
        </w:r>
        <w:r w:rsidR="00DB5FFB" w:rsidRPr="006E6534" w:rsidDel="00855D5C">
          <w:rPr>
            <w:rFonts w:cs="Times New Roman"/>
            <w:color w:val="000000" w:themeColor="text1"/>
            <w:rPrChange w:id="28823" w:author="N F" w:date="2023-12-05T03:09:00Z">
              <w:rPr>
                <w:rFonts w:cs="Times New Roman"/>
              </w:rPr>
            </w:rPrChange>
          </w:rPr>
          <w:t xml:space="preserve"> Национального института рака</w:t>
        </w:r>
        <w:r w:rsidRPr="006E6534" w:rsidDel="00855D5C">
          <w:rPr>
            <w:rFonts w:cs="Times New Roman"/>
            <w:color w:val="000000" w:themeColor="text1"/>
            <w:rPrChange w:id="28824" w:author="N F" w:date="2023-12-05T03:09:00Z">
              <w:rPr>
                <w:rFonts w:cs="Times New Roman"/>
              </w:rPr>
            </w:rPrChange>
          </w:rPr>
          <w:t xml:space="preserve"> (</w:t>
        </w:r>
        <w:r w:rsidRPr="006E6534" w:rsidDel="00855D5C">
          <w:rPr>
            <w:rFonts w:cs="Times New Roman"/>
            <w:color w:val="000000" w:themeColor="text1"/>
            <w:lang w:val="en-US"/>
            <w:rPrChange w:id="28825" w:author="N F" w:date="2023-12-05T03:09:00Z">
              <w:rPr>
                <w:rFonts w:cs="Times New Roman"/>
                <w:lang w:val="en-US"/>
              </w:rPr>
            </w:rPrChange>
          </w:rPr>
          <w:t>Nationa</w:t>
        </w:r>
        <w:r w:rsidR="00DB5FFB" w:rsidRPr="006E6534" w:rsidDel="00855D5C">
          <w:rPr>
            <w:rFonts w:cs="Times New Roman"/>
            <w:color w:val="000000" w:themeColor="text1"/>
            <w:lang w:val="en-US"/>
            <w:rPrChange w:id="28826" w:author="N F" w:date="2023-12-05T03:09:00Z">
              <w:rPr>
                <w:rFonts w:cs="Times New Roman"/>
                <w:lang w:val="en-US"/>
              </w:rPr>
            </w:rPrChange>
          </w:rPr>
          <w:t>l</w:t>
        </w:r>
        <w:r w:rsidR="00DB5FFB" w:rsidRPr="006E6534" w:rsidDel="00855D5C">
          <w:rPr>
            <w:rFonts w:cs="Times New Roman"/>
            <w:color w:val="000000" w:themeColor="text1"/>
            <w:rPrChange w:id="28827" w:author="N F" w:date="2023-12-05T03:09:00Z">
              <w:rPr>
                <w:rFonts w:cs="Times New Roman"/>
              </w:rPr>
            </w:rPrChange>
          </w:rPr>
          <w:t xml:space="preserve"> </w:t>
        </w:r>
        <w:r w:rsidR="00DB5FFB" w:rsidRPr="006E6534" w:rsidDel="00855D5C">
          <w:rPr>
            <w:rFonts w:cs="Times New Roman"/>
            <w:color w:val="000000" w:themeColor="text1"/>
            <w:lang w:val="en-US"/>
            <w:rPrChange w:id="28828" w:author="N F" w:date="2023-12-05T03:09:00Z">
              <w:rPr>
                <w:rFonts w:cs="Times New Roman"/>
                <w:lang w:val="en-US"/>
              </w:rPr>
            </w:rPrChange>
          </w:rPr>
          <w:t>cancer</w:t>
        </w:r>
        <w:r w:rsidR="00DB5FFB" w:rsidRPr="006E6534" w:rsidDel="00855D5C">
          <w:rPr>
            <w:rFonts w:cs="Times New Roman"/>
            <w:color w:val="000000" w:themeColor="text1"/>
            <w:rPrChange w:id="28829" w:author="N F" w:date="2023-12-05T03:09:00Z">
              <w:rPr>
                <w:rFonts w:cs="Times New Roman"/>
              </w:rPr>
            </w:rPrChange>
          </w:rPr>
          <w:t xml:space="preserve"> </w:t>
        </w:r>
        <w:r w:rsidR="00DB5FFB" w:rsidRPr="006E6534" w:rsidDel="00855D5C">
          <w:rPr>
            <w:rFonts w:cs="Times New Roman"/>
            <w:color w:val="000000" w:themeColor="text1"/>
            <w:lang w:val="en-US"/>
            <w:rPrChange w:id="28830" w:author="N F" w:date="2023-12-05T03:09:00Z">
              <w:rPr>
                <w:rFonts w:cs="Times New Roman"/>
                <w:lang w:val="en-US"/>
              </w:rPr>
            </w:rPrChange>
          </w:rPr>
          <w:t>institute</w:t>
        </w:r>
        <w:r w:rsidRPr="006E6534" w:rsidDel="00855D5C">
          <w:rPr>
            <w:rFonts w:cs="Times New Roman"/>
            <w:color w:val="000000" w:themeColor="text1"/>
            <w:rPrChange w:id="28831" w:author="N F" w:date="2023-12-05T03:09:00Z">
              <w:rPr>
                <w:rFonts w:cs="Times New Roman"/>
              </w:rPr>
            </w:rPrChange>
          </w:rPr>
          <w:t>);</w:t>
        </w:r>
        <w:r w:rsidR="003D1D1F" w:rsidRPr="006E6534" w:rsidDel="00855D5C">
          <w:rPr>
            <w:rFonts w:cs="Times New Roman"/>
            <w:color w:val="000000" w:themeColor="text1"/>
            <w:rPrChange w:id="28832" w:author="N F" w:date="2023-12-05T03:09:00Z">
              <w:rPr>
                <w:rFonts w:cs="Times New Roman"/>
              </w:rPr>
            </w:rPrChange>
          </w:rPr>
          <w:t xml:space="preserve"> </w:t>
        </w:r>
        <w:r w:rsidR="003D1D1F" w:rsidRPr="006E6534" w:rsidDel="00855D5C">
          <w:rPr>
            <w:rFonts w:cs="Times New Roman"/>
            <w:color w:val="000000" w:themeColor="text1"/>
            <w:lang w:val="en-US"/>
            <w:rPrChange w:id="28833" w:author="N F" w:date="2023-12-05T03:09:00Z">
              <w:rPr>
                <w:rFonts w:cs="Times New Roman"/>
                <w:lang w:val="en-US"/>
              </w:rPr>
            </w:rPrChange>
          </w:rPr>
          <w:t>CTCAE</w:t>
        </w:r>
        <w:r w:rsidR="003D1D1F" w:rsidRPr="006E6534" w:rsidDel="00855D5C">
          <w:rPr>
            <w:rFonts w:cs="Times New Roman"/>
            <w:color w:val="000000" w:themeColor="text1"/>
            <w:rPrChange w:id="28834" w:author="N F" w:date="2023-12-05T03:09:00Z">
              <w:rPr>
                <w:rFonts w:cs="Times New Roman"/>
              </w:rPr>
            </w:rPrChange>
          </w:rPr>
          <w:t xml:space="preserve"> – Общие терминологические критерии нежелательных явлений (Common </w:t>
        </w:r>
        <w:r w:rsidR="003D1D1F" w:rsidRPr="006E6534" w:rsidDel="00855D5C">
          <w:rPr>
            <w:rFonts w:cs="Times New Roman"/>
            <w:color w:val="000000" w:themeColor="text1"/>
            <w:lang w:val="en-US"/>
            <w:rPrChange w:id="28835" w:author="N F" w:date="2023-12-05T03:09:00Z">
              <w:rPr>
                <w:rFonts w:cs="Times New Roman"/>
                <w:lang w:val="en-US"/>
              </w:rPr>
            </w:rPrChange>
          </w:rPr>
          <w:t>t</w:t>
        </w:r>
        <w:r w:rsidR="003D1D1F" w:rsidRPr="006E6534" w:rsidDel="00855D5C">
          <w:rPr>
            <w:rFonts w:cs="Times New Roman"/>
            <w:color w:val="000000" w:themeColor="text1"/>
            <w:rPrChange w:id="28836" w:author="N F" w:date="2023-12-05T03:09:00Z">
              <w:rPr>
                <w:rFonts w:cs="Times New Roman"/>
              </w:rPr>
            </w:rPrChange>
          </w:rPr>
          <w:t xml:space="preserve">erminology </w:t>
        </w:r>
        <w:r w:rsidR="003D1D1F" w:rsidRPr="006E6534" w:rsidDel="00855D5C">
          <w:rPr>
            <w:rFonts w:cs="Times New Roman"/>
            <w:color w:val="000000" w:themeColor="text1"/>
            <w:lang w:val="en-US"/>
            <w:rPrChange w:id="28837" w:author="N F" w:date="2023-12-05T03:09:00Z">
              <w:rPr>
                <w:rFonts w:cs="Times New Roman"/>
                <w:lang w:val="en-US"/>
              </w:rPr>
            </w:rPrChange>
          </w:rPr>
          <w:t>c</w:t>
        </w:r>
        <w:r w:rsidR="003D1D1F" w:rsidRPr="006E6534" w:rsidDel="00855D5C">
          <w:rPr>
            <w:rFonts w:cs="Times New Roman"/>
            <w:color w:val="000000" w:themeColor="text1"/>
            <w:rPrChange w:id="28838" w:author="N F" w:date="2023-12-05T03:09:00Z">
              <w:rPr>
                <w:rFonts w:cs="Times New Roman"/>
              </w:rPr>
            </w:rPrChange>
          </w:rPr>
          <w:t xml:space="preserve">riteria for </w:t>
        </w:r>
        <w:r w:rsidR="003D1D1F" w:rsidRPr="006E6534" w:rsidDel="00855D5C">
          <w:rPr>
            <w:rFonts w:cs="Times New Roman"/>
            <w:color w:val="000000" w:themeColor="text1"/>
            <w:lang w:val="en-US"/>
            <w:rPrChange w:id="28839" w:author="N F" w:date="2023-12-05T03:09:00Z">
              <w:rPr>
                <w:rFonts w:cs="Times New Roman"/>
                <w:lang w:val="en-US"/>
              </w:rPr>
            </w:rPrChange>
          </w:rPr>
          <w:t>a</w:t>
        </w:r>
        <w:r w:rsidR="003D1D1F" w:rsidRPr="006E6534" w:rsidDel="00855D5C">
          <w:rPr>
            <w:rFonts w:cs="Times New Roman"/>
            <w:color w:val="000000" w:themeColor="text1"/>
            <w:rPrChange w:id="28840" w:author="N F" w:date="2023-12-05T03:09:00Z">
              <w:rPr>
                <w:rFonts w:cs="Times New Roman"/>
              </w:rPr>
            </w:rPrChange>
          </w:rPr>
          <w:t xml:space="preserve">dverse </w:t>
        </w:r>
        <w:r w:rsidR="003D1D1F" w:rsidRPr="006E6534" w:rsidDel="00855D5C">
          <w:rPr>
            <w:rFonts w:cs="Times New Roman"/>
            <w:color w:val="000000" w:themeColor="text1"/>
            <w:lang w:val="en-US"/>
            <w:rPrChange w:id="28841" w:author="N F" w:date="2023-12-05T03:09:00Z">
              <w:rPr>
                <w:rFonts w:cs="Times New Roman"/>
                <w:lang w:val="en-US"/>
              </w:rPr>
            </w:rPrChange>
          </w:rPr>
          <w:t>e</w:t>
        </w:r>
        <w:r w:rsidR="003D1D1F" w:rsidRPr="006E6534" w:rsidDel="00855D5C">
          <w:rPr>
            <w:rFonts w:cs="Times New Roman"/>
            <w:color w:val="000000" w:themeColor="text1"/>
            <w:rPrChange w:id="28842" w:author="N F" w:date="2023-12-05T03:09:00Z">
              <w:rPr>
                <w:rFonts w:cs="Times New Roman"/>
              </w:rPr>
            </w:rPrChange>
          </w:rPr>
          <w:t xml:space="preserve">vents); </w:t>
        </w:r>
        <w:r w:rsidR="007373C9" w:rsidRPr="006E6534" w:rsidDel="00855D5C">
          <w:rPr>
            <w:rFonts w:cs="Times New Roman"/>
            <w:color w:val="000000" w:themeColor="text1"/>
            <w:rPrChange w:id="28843" w:author="N F" w:date="2023-12-05T03:09:00Z">
              <w:rPr>
                <w:rFonts w:cs="Times New Roman"/>
              </w:rPr>
            </w:rPrChange>
          </w:rPr>
          <w:t xml:space="preserve">1 – </w:t>
        </w:r>
        <w:r w:rsidR="0094635C" w:rsidRPr="006E6534" w:rsidDel="00855D5C">
          <w:rPr>
            <w:rFonts w:cs="Times New Roman"/>
            <w:color w:val="000000" w:themeColor="text1"/>
            <w:rPrChange w:id="28844" w:author="N F" w:date="2023-12-05T03:09:00Z">
              <w:rPr>
                <w:rFonts w:cs="Times New Roman"/>
              </w:rPr>
            </w:rPrChange>
          </w:rPr>
          <w:t>приведены сведения о явлениях, возникших у пациентов, получавших хотя бы одну дозу препарата Тагриссо в качестве рандомизированной терапии</w:t>
        </w:r>
        <w:r w:rsidR="007373C9" w:rsidRPr="006E6534" w:rsidDel="00855D5C">
          <w:rPr>
            <w:rFonts w:cs="Times New Roman"/>
            <w:color w:val="000000" w:themeColor="text1"/>
            <w:rPrChange w:id="28845" w:author="N F" w:date="2023-12-05T03:09:00Z">
              <w:rPr>
                <w:rFonts w:cs="Times New Roman"/>
              </w:rPr>
            </w:rPrChange>
          </w:rPr>
          <w:t>;</w:t>
        </w:r>
        <w:r w:rsidR="0094635C" w:rsidRPr="006E6534" w:rsidDel="00855D5C">
          <w:rPr>
            <w:rFonts w:cs="Times New Roman"/>
            <w:color w:val="000000" w:themeColor="text1"/>
            <w:rPrChange w:id="28846" w:author="N F" w:date="2023-12-05T03:09:00Z">
              <w:rPr>
                <w:rFonts w:cs="Times New Roman"/>
              </w:rPr>
            </w:rPrChange>
          </w:rPr>
          <w:t xml:space="preserve"> 2 – все реакции</w:t>
        </w:r>
        <w:r w:rsidR="00857F88" w:rsidRPr="006E6534" w:rsidDel="00855D5C">
          <w:rPr>
            <w:rFonts w:cs="Times New Roman"/>
            <w:color w:val="000000" w:themeColor="text1"/>
            <w:rPrChange w:id="28847" w:author="N F" w:date="2023-12-05T03:09:00Z">
              <w:rPr>
                <w:rFonts w:cs="Times New Roman"/>
              </w:rPr>
            </w:rPrChange>
          </w:rPr>
          <w:t xml:space="preserve"> были 3 степени тяжести, летальных исходов не отмечено; 3 – включает</w:t>
        </w:r>
        <w:r w:rsidR="00B96C27" w:rsidRPr="006E6534" w:rsidDel="00855D5C">
          <w:rPr>
            <w:rFonts w:cs="Times New Roman"/>
            <w:color w:val="000000" w:themeColor="text1"/>
            <w:rPrChange w:id="28848" w:author="N F" w:date="2023-12-05T03:09:00Z">
              <w:rPr>
                <w:rFonts w:cs="Times New Roman"/>
              </w:rPr>
            </w:rPrChange>
          </w:rPr>
          <w:t xml:space="preserve">: интерстициальная болезнь легких, пневмонит; 4 – включает: </w:t>
        </w:r>
        <w:r w:rsidR="00DB6A7B" w:rsidRPr="006E6534" w:rsidDel="00855D5C">
          <w:rPr>
            <w:rFonts w:cs="Times New Roman"/>
            <w:color w:val="000000" w:themeColor="text1"/>
            <w:rPrChange w:id="28849" w:author="N F" w:date="2023-12-05T03:09:00Z">
              <w:rPr>
                <w:rFonts w:cs="Times New Roman"/>
              </w:rPr>
            </w:rPrChange>
          </w:rPr>
          <w:t>кератит, точечный кератит, эрозия роговицы, эпителиальный дефект роговицы; 5 – включает: стоматит, изъязвление полости рта</w:t>
        </w:r>
        <w:r w:rsidR="00D53BA1" w:rsidRPr="006E6534" w:rsidDel="00855D5C">
          <w:rPr>
            <w:rFonts w:cs="Times New Roman"/>
            <w:color w:val="000000" w:themeColor="text1"/>
            <w:rPrChange w:id="28850" w:author="N F" w:date="2023-12-05T03:09:00Z">
              <w:rPr>
                <w:rFonts w:cs="Times New Roman"/>
              </w:rPr>
            </w:rPrChange>
          </w:rPr>
          <w:t xml:space="preserve">; </w:t>
        </w:r>
        <w:r w:rsidR="00A80F33" w:rsidRPr="006E6534" w:rsidDel="00855D5C">
          <w:rPr>
            <w:rFonts w:cs="Times New Roman"/>
            <w:color w:val="000000" w:themeColor="text1"/>
            <w:rPrChange w:id="28851" w:author="N F" w:date="2023-12-05T03:09:00Z">
              <w:rPr>
                <w:rFonts w:cs="Times New Roman"/>
              </w:rPr>
            </w:rPrChange>
          </w:rPr>
          <w:t>6 – включает: акне, дерматит, акнеформный дерматит, лекарственная сыпь, эритема, фолликулит, пусту</w:t>
        </w:r>
        <w:r w:rsidR="004065E8" w:rsidRPr="006E6534" w:rsidDel="00855D5C">
          <w:rPr>
            <w:rFonts w:cs="Times New Roman"/>
            <w:color w:val="000000" w:themeColor="text1"/>
            <w:rPrChange w:id="28852" w:author="N F" w:date="2023-12-05T03:09:00Z">
              <w:rPr>
                <w:rFonts w:cs="Times New Roman"/>
              </w:rPr>
            </w:rPrChange>
          </w:rPr>
          <w:t>ла, сыпь, эри</w:t>
        </w:r>
        <w:r w:rsidR="0041282A" w:rsidRPr="006E6534" w:rsidDel="00855D5C">
          <w:rPr>
            <w:rFonts w:cs="Times New Roman"/>
            <w:color w:val="000000" w:themeColor="text1"/>
            <w:rPrChange w:id="28853" w:author="N F" w:date="2023-12-05T03:09:00Z">
              <w:rPr>
                <w:rFonts w:cs="Times New Roman"/>
              </w:rPr>
            </w:rPrChange>
          </w:rPr>
          <w:t>те</w:t>
        </w:r>
        <w:r w:rsidR="004065E8" w:rsidRPr="006E6534" w:rsidDel="00855D5C">
          <w:rPr>
            <w:rFonts w:cs="Times New Roman"/>
            <w:color w:val="000000" w:themeColor="text1"/>
            <w:rPrChange w:id="28854" w:author="N F" w:date="2023-12-05T03:09:00Z">
              <w:rPr>
                <w:rFonts w:cs="Times New Roman"/>
              </w:rPr>
            </w:rPrChange>
          </w:rPr>
          <w:t>матозная сыпь, фолликулярная сыпь, генерализованная сыпь, макулезная сыпь, макуло-папулезная сыпь, папулезная сыпь, зудящая сыпь, пустулезная сыпь, везикулярная сыпь, эрозия кожи</w:t>
        </w:r>
        <w:r w:rsidR="00780B59" w:rsidRPr="006E6534" w:rsidDel="00855D5C">
          <w:rPr>
            <w:rFonts w:cs="Times New Roman"/>
            <w:color w:val="000000" w:themeColor="text1"/>
            <w:rPrChange w:id="28855" w:author="N F" w:date="2023-12-05T03:09:00Z">
              <w:rPr>
                <w:rFonts w:cs="Times New Roman"/>
              </w:rPr>
            </w:rPrChange>
          </w:rPr>
          <w:t>; 7 – включает: заболевание ногтевого ложа, инфекция ногтевого ложа</w:t>
        </w:r>
        <w:r w:rsidR="00145985" w:rsidRPr="006E6534" w:rsidDel="00855D5C">
          <w:rPr>
            <w:rFonts w:cs="Times New Roman"/>
            <w:color w:val="000000" w:themeColor="text1"/>
            <w:rPrChange w:id="28856" w:author="N F" w:date="2023-12-05T03:09:00Z">
              <w:rPr>
                <w:rFonts w:cs="Times New Roman"/>
              </w:rPr>
            </w:rPrChange>
          </w:rPr>
          <w:t xml:space="preserve">, воспаление ногтевого ложа, обесцвечивание ногтей, </w:t>
        </w:r>
        <w:r w:rsidR="00C306A6" w:rsidRPr="006E6534" w:rsidDel="00855D5C">
          <w:rPr>
            <w:rFonts w:cs="Times New Roman"/>
            <w:color w:val="000000" w:themeColor="text1"/>
            <w:rPrChange w:id="28857" w:author="N F" w:date="2023-12-05T03:09:00Z">
              <w:rPr>
                <w:rFonts w:cs="Times New Roman"/>
              </w:rPr>
            </w:rPrChange>
          </w:rPr>
          <w:t>заболевание ногтей,</w:t>
        </w:r>
        <w:r w:rsidR="00E03CB7" w:rsidRPr="006E6534" w:rsidDel="00855D5C">
          <w:rPr>
            <w:rFonts w:cs="Times New Roman"/>
            <w:color w:val="000000" w:themeColor="text1"/>
            <w:rPrChange w:id="28858" w:author="N F" w:date="2023-12-05T03:09:00Z">
              <w:rPr>
                <w:rFonts w:cs="Times New Roman"/>
              </w:rPr>
            </w:rPrChange>
          </w:rPr>
          <w:t xml:space="preserve"> дистрофия ногтей, инфекция ногтей, пигментация</w:t>
        </w:r>
        <w:r w:rsidR="00000A42" w:rsidRPr="006E6534" w:rsidDel="00855D5C">
          <w:rPr>
            <w:rFonts w:cs="Times New Roman"/>
            <w:color w:val="000000" w:themeColor="text1"/>
            <w:rPrChange w:id="28859" w:author="N F" w:date="2023-12-05T03:09:00Z">
              <w:rPr>
                <w:rFonts w:cs="Times New Roman"/>
              </w:rPr>
            </w:rPrChange>
          </w:rPr>
          <w:t xml:space="preserve"> ногтей,</w:t>
        </w:r>
        <w:r w:rsidR="00C306A6" w:rsidRPr="006E6534" w:rsidDel="00855D5C">
          <w:rPr>
            <w:rFonts w:cs="Times New Roman"/>
            <w:color w:val="000000" w:themeColor="text1"/>
            <w:rPrChange w:id="28860" w:author="N F" w:date="2023-12-05T03:09:00Z">
              <w:rPr>
                <w:rFonts w:cs="Times New Roman"/>
              </w:rPr>
            </w:rPrChange>
          </w:rPr>
          <w:t xml:space="preserve"> </w:t>
        </w:r>
        <w:r w:rsidR="00145985" w:rsidRPr="006E6534" w:rsidDel="00855D5C">
          <w:rPr>
            <w:rFonts w:cs="Times New Roman"/>
            <w:color w:val="000000" w:themeColor="text1"/>
            <w:rPrChange w:id="28861" w:author="N F" w:date="2023-12-05T03:09:00Z">
              <w:rPr>
                <w:rFonts w:cs="Times New Roman"/>
              </w:rPr>
            </w:rPrChange>
          </w:rPr>
          <w:t>бугристость ногтей, токси</w:t>
        </w:r>
        <w:r w:rsidR="00252268" w:rsidRPr="006E6534" w:rsidDel="00855D5C">
          <w:rPr>
            <w:rFonts w:cs="Times New Roman"/>
            <w:color w:val="000000" w:themeColor="text1"/>
            <w:rPrChange w:id="28862" w:author="N F" w:date="2023-12-05T03:09:00Z">
              <w:rPr>
                <w:rFonts w:cs="Times New Roman"/>
              </w:rPr>
            </w:rPrChange>
          </w:rPr>
          <w:t xml:space="preserve">ческое </w:t>
        </w:r>
        <w:r w:rsidR="00145985" w:rsidRPr="006E6534" w:rsidDel="00855D5C">
          <w:rPr>
            <w:rFonts w:cs="Times New Roman"/>
            <w:color w:val="000000" w:themeColor="text1"/>
            <w:rPrChange w:id="28863" w:author="N F" w:date="2023-12-05T03:09:00Z">
              <w:rPr>
                <w:rFonts w:cs="Times New Roman"/>
              </w:rPr>
            </w:rPrChange>
          </w:rPr>
          <w:t xml:space="preserve">поражение ногтей, </w:t>
        </w:r>
        <w:r w:rsidR="004B32D0" w:rsidRPr="006E6534" w:rsidDel="00855D5C">
          <w:rPr>
            <w:rFonts w:cs="Times New Roman"/>
            <w:color w:val="000000" w:themeColor="text1"/>
            <w:rPrChange w:id="28864" w:author="N F" w:date="2023-12-05T03:09:00Z">
              <w:rPr>
                <w:rFonts w:cs="Times New Roman"/>
              </w:rPr>
            </w:rPrChange>
          </w:rPr>
          <w:t xml:space="preserve">онихалгия, </w:t>
        </w:r>
        <w:r w:rsidR="00145985" w:rsidRPr="006E6534" w:rsidDel="00855D5C">
          <w:rPr>
            <w:rFonts w:cs="Times New Roman"/>
            <w:color w:val="000000" w:themeColor="text1"/>
            <w:rPrChange w:id="28865" w:author="N F" w:date="2023-12-05T03:09:00Z">
              <w:rPr>
                <w:rFonts w:cs="Times New Roman"/>
              </w:rPr>
            </w:rPrChange>
          </w:rPr>
          <w:t>оних</w:t>
        </w:r>
        <w:r w:rsidR="004B32D0" w:rsidRPr="006E6534" w:rsidDel="00855D5C">
          <w:rPr>
            <w:rFonts w:cs="Times New Roman"/>
            <w:color w:val="000000" w:themeColor="text1"/>
            <w:rPrChange w:id="28866" w:author="N F" w:date="2023-12-05T03:09:00Z">
              <w:rPr>
                <w:rFonts w:cs="Times New Roman"/>
              </w:rPr>
            </w:rPrChange>
          </w:rPr>
          <w:t>ок</w:t>
        </w:r>
        <w:r w:rsidR="00145985" w:rsidRPr="006E6534" w:rsidDel="00855D5C">
          <w:rPr>
            <w:rFonts w:cs="Times New Roman"/>
            <w:color w:val="000000" w:themeColor="text1"/>
            <w:rPrChange w:id="28867" w:author="N F" w:date="2023-12-05T03:09:00Z">
              <w:rPr>
                <w:rFonts w:cs="Times New Roman"/>
              </w:rPr>
            </w:rPrChange>
          </w:rPr>
          <w:t>лазия, онихолизис, онихомадезис, онихомаляция, паронихия;</w:t>
        </w:r>
        <w:r w:rsidR="00820F6D" w:rsidRPr="006E6534" w:rsidDel="00855D5C">
          <w:rPr>
            <w:rFonts w:cs="Times New Roman"/>
            <w:color w:val="000000" w:themeColor="text1"/>
            <w:rPrChange w:id="28868" w:author="N F" w:date="2023-12-05T03:09:00Z">
              <w:rPr>
                <w:rFonts w:cs="Times New Roman"/>
              </w:rPr>
            </w:rPrChange>
          </w:rPr>
          <w:t xml:space="preserve"> 8 – </w:t>
        </w:r>
        <w:r w:rsidR="009277C5" w:rsidRPr="006E6534" w:rsidDel="00855D5C">
          <w:rPr>
            <w:rFonts w:cs="Times New Roman"/>
            <w:color w:val="000000" w:themeColor="text1"/>
            <w:rPrChange w:id="28869" w:author="N F" w:date="2023-12-05T03:09:00Z">
              <w:rPr>
                <w:rFonts w:cs="Times New Roman"/>
              </w:rPr>
            </w:rPrChange>
          </w:rPr>
          <w:t xml:space="preserve">включает: сухость кожи, экзема, трещины на коже, ксеродерма, ксероз; 9 – включает: </w:t>
        </w:r>
        <w:r w:rsidR="00A965DF" w:rsidRPr="006E6534" w:rsidDel="00855D5C">
          <w:rPr>
            <w:rFonts w:cs="Times New Roman"/>
            <w:color w:val="000000" w:themeColor="text1"/>
            <w:rPrChange w:id="28870" w:author="N F" w:date="2023-12-05T03:09:00Z">
              <w:rPr>
                <w:rFonts w:cs="Times New Roman"/>
              </w:rPr>
            </w:rPrChange>
          </w:rPr>
          <w:t xml:space="preserve">зуд век, зуд, генерализованный зуд; 10 – частота удлинения интервала </w:t>
        </w:r>
        <w:r w:rsidR="00A965DF" w:rsidRPr="006E6534" w:rsidDel="00855D5C">
          <w:rPr>
            <w:rFonts w:cs="Times New Roman"/>
            <w:color w:val="000000" w:themeColor="text1"/>
            <w:lang w:val="en-US"/>
            <w:rPrChange w:id="28871" w:author="N F" w:date="2023-12-05T03:09:00Z">
              <w:rPr>
                <w:rFonts w:cs="Times New Roman"/>
                <w:lang w:val="en-US"/>
              </w:rPr>
            </w:rPrChange>
          </w:rPr>
          <w:t>QTcF</w:t>
        </w:r>
        <w:r w:rsidR="00A965DF" w:rsidRPr="006E6534" w:rsidDel="00855D5C">
          <w:rPr>
            <w:rFonts w:cs="Times New Roman"/>
            <w:color w:val="000000" w:themeColor="text1"/>
            <w:rPrChange w:id="28872" w:author="N F" w:date="2023-12-05T03:09:00Z">
              <w:rPr>
                <w:rFonts w:cs="Times New Roman"/>
              </w:rPr>
            </w:rPrChange>
          </w:rPr>
          <w:t xml:space="preserve"> &gt; 500 мсек; 11 – отражает частоту лабораторных отклонений, а не частоту отмеченных нежелательных явлений</w:t>
        </w:r>
        <w:r w:rsidR="0022074B" w:rsidRPr="006E6534" w:rsidDel="00855D5C">
          <w:rPr>
            <w:rFonts w:cs="Times New Roman"/>
            <w:color w:val="000000" w:themeColor="text1"/>
            <w:rPrChange w:id="28873" w:author="N F" w:date="2023-12-05T03:09:00Z">
              <w:rPr>
                <w:rFonts w:cs="Times New Roman"/>
              </w:rPr>
            </w:rPrChange>
          </w:rPr>
          <w:t>.</w:t>
        </w:r>
      </w:moveFrom>
    </w:p>
    <w:moveFromRangeEnd w:id="28815"/>
    <w:p w14:paraId="31EDB206" w14:textId="77777777" w:rsidR="00186E95" w:rsidRPr="006E6534" w:rsidRDefault="00186E95" w:rsidP="00415551">
      <w:pPr>
        <w:pStyle w:val="SDText"/>
        <w:rPr>
          <w:rFonts w:cs="Times New Roman"/>
          <w:color w:val="000000" w:themeColor="text1"/>
          <w:rPrChange w:id="28874" w:author="N F" w:date="2023-12-05T03:09:00Z">
            <w:rPr>
              <w:rFonts w:cs="Times New Roman"/>
            </w:rPr>
          </w:rPrChange>
        </w:rPr>
      </w:pPr>
    </w:p>
    <w:p w14:paraId="59D6B118" w14:textId="12506573" w:rsidR="00C0086E" w:rsidRPr="00CE631D" w:rsidRDefault="00150B00" w:rsidP="00CE631D">
      <w:pPr>
        <w:pStyle w:val="a3"/>
        <w:spacing w:after="0"/>
      </w:pPr>
      <w:bookmarkStart w:id="28875" w:name="_Toc115733183"/>
      <w:r w:rsidRPr="00CE631D">
        <w:rPr>
          <w:b/>
          <w:rPrChange w:id="28876" w:author="Barshadskaya, Yuliya" w:date="2024-01-16T19:27:00Z">
            <w:rPr/>
          </w:rPrChange>
        </w:rPr>
        <w:t xml:space="preserve">Таблица </w:t>
      </w:r>
      <w:r w:rsidR="003D1135" w:rsidRPr="00CE631D">
        <w:rPr>
          <w:b/>
          <w:rPrChange w:id="28877" w:author="Barshadskaya, Yuliya" w:date="2024-01-16T19:27:00Z">
            <w:rPr/>
          </w:rPrChange>
        </w:rPr>
        <w:fldChar w:fldCharType="begin"/>
      </w:r>
      <w:r w:rsidR="003D1135" w:rsidRPr="00CE631D">
        <w:rPr>
          <w:b/>
          <w:rPrChange w:id="28878" w:author="Barshadskaya, Yuliya" w:date="2024-01-16T19:27:00Z">
            <w:rPr/>
          </w:rPrChange>
        </w:rPr>
        <w:instrText xml:space="preserve"> STYLEREF 1 \s </w:instrText>
      </w:r>
      <w:r w:rsidR="003D1135" w:rsidRPr="00CE631D">
        <w:rPr>
          <w:b/>
          <w:rPrChange w:id="28879" w:author="Barshadskaya, Yuliya" w:date="2024-01-16T19:27:00Z">
            <w:rPr/>
          </w:rPrChange>
        </w:rPr>
        <w:fldChar w:fldCharType="separate"/>
      </w:r>
      <w:r w:rsidR="004C4CE2" w:rsidRPr="00CE631D">
        <w:rPr>
          <w:b/>
          <w:noProof/>
          <w:rPrChange w:id="28880" w:author="Barshadskaya, Yuliya" w:date="2024-01-16T19:27:00Z">
            <w:rPr>
              <w:noProof/>
            </w:rPr>
          </w:rPrChange>
        </w:rPr>
        <w:t>5</w:t>
      </w:r>
      <w:r w:rsidR="003D1135" w:rsidRPr="00CE631D">
        <w:rPr>
          <w:b/>
          <w:rPrChange w:id="28881" w:author="Barshadskaya, Yuliya" w:date="2024-01-16T19:27:00Z">
            <w:rPr/>
          </w:rPrChange>
        </w:rPr>
        <w:fldChar w:fldCharType="end"/>
      </w:r>
      <w:r w:rsidR="003D1135" w:rsidRPr="00CE631D">
        <w:rPr>
          <w:b/>
          <w:rPrChange w:id="28882" w:author="Barshadskaya, Yuliya" w:date="2024-01-16T19:27:00Z">
            <w:rPr/>
          </w:rPrChange>
        </w:rPr>
        <w:noBreakHyphen/>
      </w:r>
      <w:r w:rsidR="003D1135" w:rsidRPr="00CE631D">
        <w:rPr>
          <w:b/>
          <w:rPrChange w:id="28883" w:author="Barshadskaya, Yuliya" w:date="2024-01-16T19:27:00Z">
            <w:rPr/>
          </w:rPrChange>
        </w:rPr>
        <w:fldChar w:fldCharType="begin"/>
      </w:r>
      <w:r w:rsidR="003D1135" w:rsidRPr="00CE631D">
        <w:rPr>
          <w:b/>
          <w:rPrChange w:id="28884" w:author="Barshadskaya, Yuliya" w:date="2024-01-16T19:27:00Z">
            <w:rPr/>
          </w:rPrChange>
        </w:rPr>
        <w:instrText xml:space="preserve"> SEQ Таблица \* ARABIC \s 1 </w:instrText>
      </w:r>
      <w:r w:rsidR="003D1135" w:rsidRPr="00CE631D">
        <w:rPr>
          <w:b/>
          <w:rPrChange w:id="28885" w:author="Barshadskaya, Yuliya" w:date="2024-01-16T19:27:00Z">
            <w:rPr/>
          </w:rPrChange>
        </w:rPr>
        <w:fldChar w:fldCharType="separate"/>
      </w:r>
      <w:r w:rsidR="004C4CE2" w:rsidRPr="00CE631D">
        <w:rPr>
          <w:b/>
          <w:noProof/>
          <w:rPrChange w:id="28886" w:author="Barshadskaya, Yuliya" w:date="2024-01-16T19:27:00Z">
            <w:rPr>
              <w:noProof/>
            </w:rPr>
          </w:rPrChange>
        </w:rPr>
        <w:t>5</w:t>
      </w:r>
      <w:r w:rsidR="003D1135" w:rsidRPr="00CE631D">
        <w:rPr>
          <w:b/>
          <w:rPrChange w:id="28887" w:author="Barshadskaya, Yuliya" w:date="2024-01-16T19:27:00Z">
            <w:rPr/>
          </w:rPrChange>
        </w:rPr>
        <w:fldChar w:fldCharType="end"/>
      </w:r>
      <w:ins w:id="28888" w:author="Barshadskaya, Yuliya" w:date="2024-01-16T19:27:00Z">
        <w:r w:rsidR="00CE631D" w:rsidRPr="00CE631D">
          <w:rPr>
            <w:b/>
            <w:rPrChange w:id="28889" w:author="Barshadskaya, Yuliya" w:date="2024-01-16T19:27:00Z">
              <w:rPr/>
            </w:rPrChange>
          </w:rPr>
          <w:t>.</w:t>
        </w:r>
      </w:ins>
      <w:r w:rsidRPr="006E6534">
        <w:t xml:space="preserve"> Нежелательные лекарственные реакции, отмеченные в исследовании </w:t>
      </w:r>
      <w:r w:rsidRPr="006E6534">
        <w:rPr>
          <w:lang w:val="en-US"/>
        </w:rPr>
        <w:t>FLAURA</w:t>
      </w:r>
      <w:r w:rsidRPr="006E6534">
        <w:rPr>
          <w:vertAlign w:val="superscript"/>
        </w:rPr>
        <w:t>1</w:t>
      </w:r>
      <w:bookmarkEnd w:id="28875"/>
      <w:ins w:id="28890" w:author="Barshadskaya, Yuliya" w:date="2024-01-16T19:27:00Z">
        <w:r w:rsidR="00CE631D">
          <w:t>.</w:t>
        </w:r>
      </w:ins>
    </w:p>
    <w:tbl>
      <w:tblPr>
        <w:tblStyle w:val="a4"/>
        <w:tblW w:w="0" w:type="auto"/>
        <w:tblLook w:val="04A0" w:firstRow="1" w:lastRow="0" w:firstColumn="1" w:lastColumn="0" w:noHBand="0" w:noVBand="1"/>
      </w:tblPr>
      <w:tblGrid>
        <w:gridCol w:w="2127"/>
        <w:gridCol w:w="1802"/>
        <w:gridCol w:w="1807"/>
        <w:gridCol w:w="1802"/>
        <w:gridCol w:w="1807"/>
      </w:tblGrid>
      <w:tr w:rsidR="006E6534" w:rsidRPr="006E6534" w14:paraId="34E75055" w14:textId="77777777" w:rsidTr="00855D5C">
        <w:trPr>
          <w:tblHeader/>
        </w:trPr>
        <w:tc>
          <w:tcPr>
            <w:tcW w:w="2127" w:type="dxa"/>
            <w:shd w:val="clear" w:color="auto" w:fill="D9D9D9" w:themeFill="background1" w:themeFillShade="D9"/>
          </w:tcPr>
          <w:p w14:paraId="15A1E05A" w14:textId="6A95A80E" w:rsidR="0022074B" w:rsidRPr="006E6534" w:rsidRDefault="0022074B" w:rsidP="00415551">
            <w:pPr>
              <w:pStyle w:val="SDText"/>
              <w:ind w:firstLine="0"/>
              <w:jc w:val="center"/>
              <w:rPr>
                <w:rFonts w:cs="Times New Roman"/>
                <w:b/>
                <w:bCs/>
                <w:color w:val="000000" w:themeColor="text1"/>
                <w:rPrChange w:id="28891" w:author="N F" w:date="2023-12-05T03:09:00Z">
                  <w:rPr>
                    <w:rFonts w:cs="Times New Roman"/>
                    <w:b/>
                    <w:bCs/>
                  </w:rPr>
                </w:rPrChange>
              </w:rPr>
            </w:pPr>
            <w:r w:rsidRPr="006E6534">
              <w:rPr>
                <w:rFonts w:cs="Times New Roman"/>
                <w:b/>
                <w:bCs/>
                <w:color w:val="000000" w:themeColor="text1"/>
                <w:rPrChange w:id="28892" w:author="N F" w:date="2023-12-05T03:09:00Z">
                  <w:rPr>
                    <w:rFonts w:cs="Times New Roman"/>
                    <w:b/>
                    <w:bCs/>
                  </w:rPr>
                </w:rPrChange>
              </w:rPr>
              <w:t xml:space="preserve">Классы систем и органов в соответствии </w:t>
            </w:r>
            <w:r w:rsidR="006F5B6C" w:rsidRPr="006E6534">
              <w:rPr>
                <w:rFonts w:cs="Times New Roman"/>
                <w:b/>
                <w:bCs/>
                <w:color w:val="000000" w:themeColor="text1"/>
                <w:rPrChange w:id="28893" w:author="N F" w:date="2023-12-05T03:09:00Z">
                  <w:rPr>
                    <w:rFonts w:cs="Times New Roman"/>
                    <w:b/>
                    <w:bCs/>
                  </w:rPr>
                </w:rPrChange>
              </w:rPr>
              <w:t xml:space="preserve">с </w:t>
            </w:r>
            <w:r w:rsidRPr="006E6534">
              <w:rPr>
                <w:rFonts w:cs="Times New Roman"/>
                <w:b/>
                <w:bCs/>
                <w:color w:val="000000" w:themeColor="text1"/>
                <w:lang w:val="en-US"/>
                <w:rPrChange w:id="28894" w:author="N F" w:date="2023-12-05T03:09:00Z">
                  <w:rPr>
                    <w:rFonts w:cs="Times New Roman"/>
                    <w:b/>
                    <w:bCs/>
                    <w:lang w:val="en-US"/>
                  </w:rPr>
                </w:rPrChange>
              </w:rPr>
              <w:t>MedDRA</w:t>
            </w:r>
          </w:p>
        </w:tc>
        <w:tc>
          <w:tcPr>
            <w:tcW w:w="3609" w:type="dxa"/>
            <w:gridSpan w:val="2"/>
            <w:shd w:val="clear" w:color="auto" w:fill="D9D9D9" w:themeFill="background1" w:themeFillShade="D9"/>
          </w:tcPr>
          <w:p w14:paraId="7E289A82" w14:textId="4EB9BA4B" w:rsidR="0022074B" w:rsidRPr="006E6534" w:rsidRDefault="0022074B" w:rsidP="00415551">
            <w:pPr>
              <w:pStyle w:val="SDText"/>
              <w:ind w:firstLine="0"/>
              <w:jc w:val="center"/>
              <w:rPr>
                <w:rFonts w:cs="Times New Roman"/>
                <w:b/>
                <w:bCs/>
                <w:color w:val="000000" w:themeColor="text1"/>
                <w:rPrChange w:id="28895" w:author="N F" w:date="2023-12-05T03:09:00Z">
                  <w:rPr>
                    <w:rFonts w:cs="Times New Roman"/>
                    <w:b/>
                    <w:bCs/>
                  </w:rPr>
                </w:rPrChange>
              </w:rPr>
            </w:pPr>
            <w:r w:rsidRPr="006E6534">
              <w:rPr>
                <w:rFonts w:cs="Times New Roman"/>
                <w:b/>
                <w:bCs/>
                <w:color w:val="000000" w:themeColor="text1"/>
                <w:rPrChange w:id="28896" w:author="N F" w:date="2023-12-05T03:09:00Z">
                  <w:rPr>
                    <w:rFonts w:cs="Times New Roman"/>
                    <w:b/>
                    <w:bCs/>
                  </w:rPr>
                </w:rPrChange>
              </w:rPr>
              <w:t>Тагриссо (</w:t>
            </w:r>
            <w:r w:rsidRPr="006E6534">
              <w:rPr>
                <w:rFonts w:cs="Times New Roman"/>
                <w:b/>
                <w:bCs/>
                <w:color w:val="000000" w:themeColor="text1"/>
                <w:lang w:val="en-US"/>
                <w:rPrChange w:id="28897" w:author="N F" w:date="2023-12-05T03:09:00Z">
                  <w:rPr>
                    <w:rFonts w:cs="Times New Roman"/>
                    <w:b/>
                    <w:bCs/>
                    <w:lang w:val="en-US"/>
                  </w:rPr>
                </w:rPrChange>
              </w:rPr>
              <w:t>N</w:t>
            </w:r>
            <w:r w:rsidRPr="00CE631D">
              <w:rPr>
                <w:rFonts w:cs="Times New Roman"/>
                <w:b/>
                <w:bCs/>
                <w:color w:val="000000" w:themeColor="text1"/>
                <w:rPrChange w:id="28898" w:author="Barshadskaya, Yuliya" w:date="2024-01-16T19:27:00Z">
                  <w:rPr>
                    <w:rFonts w:cs="Times New Roman"/>
                    <w:b/>
                    <w:bCs/>
                    <w:lang w:val="en-US"/>
                  </w:rPr>
                </w:rPrChange>
              </w:rPr>
              <w:t xml:space="preserve"> = </w:t>
            </w:r>
            <w:r w:rsidRPr="006E6534">
              <w:rPr>
                <w:rFonts w:cs="Times New Roman"/>
                <w:b/>
                <w:bCs/>
                <w:color w:val="000000" w:themeColor="text1"/>
                <w:rPrChange w:id="28899" w:author="N F" w:date="2023-12-05T03:09:00Z">
                  <w:rPr>
                    <w:rFonts w:cs="Times New Roman"/>
                    <w:b/>
                    <w:bCs/>
                  </w:rPr>
                </w:rPrChange>
              </w:rPr>
              <w:t>279)</w:t>
            </w:r>
          </w:p>
        </w:tc>
        <w:tc>
          <w:tcPr>
            <w:tcW w:w="3609" w:type="dxa"/>
            <w:gridSpan w:val="2"/>
            <w:shd w:val="clear" w:color="auto" w:fill="D9D9D9" w:themeFill="background1" w:themeFillShade="D9"/>
          </w:tcPr>
          <w:p w14:paraId="76BC67CE" w14:textId="0429ADAF" w:rsidR="0022074B" w:rsidRPr="006E6534" w:rsidRDefault="0022074B" w:rsidP="00415551">
            <w:pPr>
              <w:pStyle w:val="SDText"/>
              <w:ind w:firstLine="0"/>
              <w:jc w:val="center"/>
              <w:rPr>
                <w:rFonts w:cs="Times New Roman"/>
                <w:b/>
                <w:bCs/>
                <w:color w:val="000000" w:themeColor="text1"/>
                <w:rPrChange w:id="28900" w:author="N F" w:date="2023-12-05T03:09:00Z">
                  <w:rPr>
                    <w:rFonts w:cs="Times New Roman"/>
                    <w:b/>
                    <w:bCs/>
                  </w:rPr>
                </w:rPrChange>
              </w:rPr>
            </w:pPr>
            <w:r w:rsidRPr="006E6534">
              <w:rPr>
                <w:rFonts w:cs="Times New Roman"/>
                <w:b/>
                <w:bCs/>
                <w:color w:val="000000" w:themeColor="text1"/>
                <w:rPrChange w:id="28901" w:author="N F" w:date="2023-12-05T03:09:00Z">
                  <w:rPr>
                    <w:rFonts w:cs="Times New Roman"/>
                    <w:b/>
                    <w:bCs/>
                  </w:rPr>
                </w:rPrChange>
              </w:rPr>
              <w:t xml:space="preserve">Препарат сравнения – ингибитор тирозинкиназы </w:t>
            </w:r>
            <w:r w:rsidRPr="006E6534">
              <w:rPr>
                <w:rFonts w:cs="Times New Roman"/>
                <w:b/>
                <w:bCs/>
                <w:color w:val="000000" w:themeColor="text1"/>
                <w:lang w:val="en-US"/>
                <w:rPrChange w:id="28902" w:author="N F" w:date="2023-12-05T03:09:00Z">
                  <w:rPr>
                    <w:rFonts w:cs="Times New Roman"/>
                    <w:b/>
                    <w:bCs/>
                    <w:lang w:val="en-US"/>
                  </w:rPr>
                </w:rPrChange>
              </w:rPr>
              <w:t>EGFR</w:t>
            </w:r>
            <w:r w:rsidRPr="006E6534">
              <w:rPr>
                <w:rFonts w:cs="Times New Roman"/>
                <w:b/>
                <w:bCs/>
                <w:color w:val="000000" w:themeColor="text1"/>
                <w:rPrChange w:id="28903" w:author="N F" w:date="2023-12-05T03:09:00Z">
                  <w:rPr>
                    <w:rFonts w:cs="Times New Roman"/>
                    <w:b/>
                    <w:bCs/>
                  </w:rPr>
                </w:rPrChange>
              </w:rPr>
              <w:t xml:space="preserve"> (гефитиниб или эрлотиниб) (</w:t>
            </w:r>
            <w:r w:rsidRPr="006E6534">
              <w:rPr>
                <w:rFonts w:cs="Times New Roman"/>
                <w:b/>
                <w:bCs/>
                <w:color w:val="000000" w:themeColor="text1"/>
                <w:lang w:val="en-US"/>
                <w:rPrChange w:id="28904" w:author="N F" w:date="2023-12-05T03:09:00Z">
                  <w:rPr>
                    <w:rFonts w:cs="Times New Roman"/>
                    <w:b/>
                    <w:bCs/>
                    <w:lang w:val="en-US"/>
                  </w:rPr>
                </w:rPrChange>
              </w:rPr>
              <w:t>n</w:t>
            </w:r>
            <w:r w:rsidRPr="006E6534">
              <w:rPr>
                <w:rFonts w:cs="Times New Roman"/>
                <w:b/>
                <w:bCs/>
                <w:color w:val="000000" w:themeColor="text1"/>
                <w:rPrChange w:id="28905" w:author="N F" w:date="2023-12-05T03:09:00Z">
                  <w:rPr>
                    <w:rFonts w:cs="Times New Roman"/>
                    <w:b/>
                    <w:bCs/>
                  </w:rPr>
                </w:rPrChange>
              </w:rPr>
              <w:t xml:space="preserve"> = </w:t>
            </w:r>
            <w:r w:rsidR="00DF02C7" w:rsidRPr="006E6534">
              <w:rPr>
                <w:rFonts w:cs="Times New Roman"/>
                <w:b/>
                <w:bCs/>
                <w:color w:val="000000" w:themeColor="text1"/>
                <w:rPrChange w:id="28906" w:author="N F" w:date="2023-12-05T03:09:00Z">
                  <w:rPr>
                    <w:rFonts w:cs="Times New Roman"/>
                    <w:b/>
                    <w:bCs/>
                  </w:rPr>
                </w:rPrChange>
              </w:rPr>
              <w:t>277</w:t>
            </w:r>
            <w:r w:rsidRPr="006E6534">
              <w:rPr>
                <w:rFonts w:cs="Times New Roman"/>
                <w:b/>
                <w:bCs/>
                <w:color w:val="000000" w:themeColor="text1"/>
                <w:rPrChange w:id="28907" w:author="N F" w:date="2023-12-05T03:09:00Z">
                  <w:rPr>
                    <w:rFonts w:cs="Times New Roman"/>
                    <w:b/>
                    <w:bCs/>
                  </w:rPr>
                </w:rPrChange>
              </w:rPr>
              <w:t>)</w:t>
            </w:r>
          </w:p>
        </w:tc>
      </w:tr>
      <w:tr w:rsidR="006E6534" w:rsidRPr="006E6534" w14:paraId="5CF8B31A" w14:textId="77777777" w:rsidTr="00855D5C">
        <w:trPr>
          <w:tblHeader/>
        </w:trPr>
        <w:tc>
          <w:tcPr>
            <w:tcW w:w="2127" w:type="dxa"/>
            <w:shd w:val="clear" w:color="auto" w:fill="D9D9D9" w:themeFill="background1" w:themeFillShade="D9"/>
          </w:tcPr>
          <w:p w14:paraId="2901A885" w14:textId="77777777" w:rsidR="0022074B" w:rsidRPr="006E6534" w:rsidRDefault="0022074B" w:rsidP="00415551">
            <w:pPr>
              <w:pStyle w:val="SDText"/>
              <w:ind w:firstLine="0"/>
              <w:jc w:val="center"/>
              <w:rPr>
                <w:rFonts w:cs="Times New Roman"/>
                <w:b/>
                <w:bCs/>
                <w:color w:val="000000" w:themeColor="text1"/>
                <w:lang w:val="en-US"/>
                <w:rPrChange w:id="28908" w:author="N F" w:date="2023-12-05T03:09:00Z">
                  <w:rPr>
                    <w:rFonts w:cs="Times New Roman"/>
                    <w:b/>
                    <w:bCs/>
                    <w:lang w:val="en-US"/>
                  </w:rPr>
                </w:rPrChange>
              </w:rPr>
            </w:pPr>
            <w:r w:rsidRPr="006E6534">
              <w:rPr>
                <w:rFonts w:cs="Times New Roman"/>
                <w:b/>
                <w:bCs/>
                <w:color w:val="000000" w:themeColor="text1"/>
                <w:rPrChange w:id="28909" w:author="N F" w:date="2023-12-05T03:09:00Z">
                  <w:rPr>
                    <w:rFonts w:cs="Times New Roman"/>
                    <w:b/>
                    <w:bCs/>
                  </w:rPr>
                </w:rPrChange>
              </w:rPr>
              <w:t xml:space="preserve">Степень тяжести по </w:t>
            </w:r>
            <w:r w:rsidRPr="006E6534">
              <w:rPr>
                <w:rFonts w:cs="Times New Roman"/>
                <w:b/>
                <w:bCs/>
                <w:color w:val="000000" w:themeColor="text1"/>
                <w:lang w:val="en-US"/>
                <w:rPrChange w:id="28910" w:author="N F" w:date="2023-12-05T03:09:00Z">
                  <w:rPr>
                    <w:rFonts w:cs="Times New Roman"/>
                    <w:b/>
                    <w:bCs/>
                    <w:lang w:val="en-US"/>
                  </w:rPr>
                </w:rPrChange>
              </w:rPr>
              <w:t>NCI</w:t>
            </w:r>
          </w:p>
        </w:tc>
        <w:tc>
          <w:tcPr>
            <w:tcW w:w="1802" w:type="dxa"/>
            <w:shd w:val="clear" w:color="auto" w:fill="D9D9D9" w:themeFill="background1" w:themeFillShade="D9"/>
          </w:tcPr>
          <w:p w14:paraId="3FAAAF6A" w14:textId="77777777" w:rsidR="0022074B" w:rsidRPr="006E6534" w:rsidRDefault="0022074B" w:rsidP="00415551">
            <w:pPr>
              <w:pStyle w:val="SDText"/>
              <w:ind w:firstLine="0"/>
              <w:rPr>
                <w:rFonts w:cs="Times New Roman"/>
                <w:color w:val="000000" w:themeColor="text1"/>
                <w:rPrChange w:id="28911" w:author="N F" w:date="2023-12-05T03:09:00Z">
                  <w:rPr>
                    <w:rFonts w:cs="Times New Roman"/>
                  </w:rPr>
                </w:rPrChange>
              </w:rPr>
            </w:pPr>
            <w:r w:rsidRPr="006E6534">
              <w:rPr>
                <w:rFonts w:cs="Times New Roman"/>
                <w:color w:val="000000" w:themeColor="text1"/>
                <w:rPrChange w:id="28912" w:author="N F" w:date="2023-12-05T03:09:00Z">
                  <w:rPr>
                    <w:rFonts w:cs="Times New Roman"/>
                  </w:rPr>
                </w:rPrChange>
              </w:rPr>
              <w:t>Любая степень (%)</w:t>
            </w:r>
          </w:p>
        </w:tc>
        <w:tc>
          <w:tcPr>
            <w:tcW w:w="1807" w:type="dxa"/>
            <w:shd w:val="clear" w:color="auto" w:fill="D9D9D9" w:themeFill="background1" w:themeFillShade="D9"/>
          </w:tcPr>
          <w:p w14:paraId="121838B9" w14:textId="560FACEC" w:rsidR="0022074B" w:rsidRPr="006E6534" w:rsidRDefault="0022074B" w:rsidP="00415551">
            <w:pPr>
              <w:pStyle w:val="SDText"/>
              <w:ind w:firstLine="0"/>
              <w:rPr>
                <w:rFonts w:cs="Times New Roman"/>
                <w:color w:val="000000" w:themeColor="text1"/>
                <w:rPrChange w:id="28913" w:author="N F" w:date="2023-12-05T03:09:00Z">
                  <w:rPr>
                    <w:rFonts w:cs="Times New Roman"/>
                  </w:rPr>
                </w:rPrChange>
              </w:rPr>
            </w:pPr>
            <w:r w:rsidRPr="006E6534">
              <w:rPr>
                <w:rFonts w:cs="Times New Roman"/>
                <w:color w:val="000000" w:themeColor="text1"/>
                <w:rPrChange w:id="28914" w:author="N F" w:date="2023-12-05T03:09:00Z">
                  <w:rPr>
                    <w:rFonts w:cs="Times New Roman"/>
                  </w:rPr>
                </w:rPrChange>
              </w:rPr>
              <w:t>Степень 3 и выше (%)</w:t>
            </w:r>
          </w:p>
        </w:tc>
        <w:tc>
          <w:tcPr>
            <w:tcW w:w="1802" w:type="dxa"/>
            <w:shd w:val="clear" w:color="auto" w:fill="D9D9D9" w:themeFill="background1" w:themeFillShade="D9"/>
          </w:tcPr>
          <w:p w14:paraId="4644C20F" w14:textId="77777777" w:rsidR="0022074B" w:rsidRPr="006E6534" w:rsidRDefault="0022074B" w:rsidP="00415551">
            <w:pPr>
              <w:pStyle w:val="SDText"/>
              <w:ind w:firstLine="0"/>
              <w:rPr>
                <w:rFonts w:cs="Times New Roman"/>
                <w:color w:val="000000" w:themeColor="text1"/>
                <w:rPrChange w:id="28915" w:author="N F" w:date="2023-12-05T03:09:00Z">
                  <w:rPr>
                    <w:rFonts w:cs="Times New Roman"/>
                  </w:rPr>
                </w:rPrChange>
              </w:rPr>
            </w:pPr>
            <w:r w:rsidRPr="006E6534">
              <w:rPr>
                <w:rFonts w:cs="Times New Roman"/>
                <w:color w:val="000000" w:themeColor="text1"/>
                <w:rPrChange w:id="28916" w:author="N F" w:date="2023-12-05T03:09:00Z">
                  <w:rPr>
                    <w:rFonts w:cs="Times New Roman"/>
                  </w:rPr>
                </w:rPrChange>
              </w:rPr>
              <w:t>Любая степень (%)</w:t>
            </w:r>
          </w:p>
        </w:tc>
        <w:tc>
          <w:tcPr>
            <w:tcW w:w="1807" w:type="dxa"/>
            <w:shd w:val="clear" w:color="auto" w:fill="D9D9D9" w:themeFill="background1" w:themeFillShade="D9"/>
          </w:tcPr>
          <w:p w14:paraId="56D5A3C5" w14:textId="5C86CAE1" w:rsidR="0022074B" w:rsidRPr="006E6534" w:rsidRDefault="0022074B" w:rsidP="00415551">
            <w:pPr>
              <w:pStyle w:val="SDText"/>
              <w:ind w:firstLine="0"/>
              <w:rPr>
                <w:rFonts w:cs="Times New Roman"/>
                <w:color w:val="000000" w:themeColor="text1"/>
                <w:rPrChange w:id="28917" w:author="N F" w:date="2023-12-05T03:09:00Z">
                  <w:rPr>
                    <w:rFonts w:cs="Times New Roman"/>
                  </w:rPr>
                </w:rPrChange>
              </w:rPr>
            </w:pPr>
            <w:r w:rsidRPr="006E6534">
              <w:rPr>
                <w:rFonts w:cs="Times New Roman"/>
                <w:color w:val="000000" w:themeColor="text1"/>
                <w:rPrChange w:id="28918" w:author="N F" w:date="2023-12-05T03:09:00Z">
                  <w:rPr>
                    <w:rFonts w:cs="Times New Roman"/>
                  </w:rPr>
                </w:rPrChange>
              </w:rPr>
              <w:t>Степень 3 и выше (%)</w:t>
            </w:r>
          </w:p>
        </w:tc>
      </w:tr>
      <w:tr w:rsidR="006E6534" w:rsidRPr="006E6534" w14:paraId="16FDD8A8" w14:textId="77777777" w:rsidTr="00855D5C">
        <w:trPr>
          <w:tblHeader/>
        </w:trPr>
        <w:tc>
          <w:tcPr>
            <w:tcW w:w="9345" w:type="dxa"/>
            <w:gridSpan w:val="5"/>
            <w:shd w:val="clear" w:color="auto" w:fill="D9D9D9" w:themeFill="background1" w:themeFillShade="D9"/>
          </w:tcPr>
          <w:p w14:paraId="4BFBD3EC" w14:textId="77777777" w:rsidR="0022074B" w:rsidRPr="006E6534" w:rsidRDefault="0022074B" w:rsidP="00415551">
            <w:pPr>
              <w:pStyle w:val="SDText"/>
              <w:ind w:firstLine="0"/>
              <w:jc w:val="center"/>
              <w:rPr>
                <w:rFonts w:cs="Times New Roman"/>
                <w:b/>
                <w:bCs/>
                <w:color w:val="000000" w:themeColor="text1"/>
                <w:rPrChange w:id="28919" w:author="N F" w:date="2023-12-05T03:09:00Z">
                  <w:rPr>
                    <w:rFonts w:cs="Times New Roman"/>
                    <w:b/>
                    <w:bCs/>
                  </w:rPr>
                </w:rPrChange>
              </w:rPr>
            </w:pPr>
            <w:r w:rsidRPr="006E6534">
              <w:rPr>
                <w:rFonts w:cs="Times New Roman"/>
                <w:b/>
                <w:bCs/>
                <w:color w:val="000000" w:themeColor="text1"/>
                <w:rPrChange w:id="28920" w:author="N F" w:date="2023-12-05T03:09:00Z">
                  <w:rPr>
                    <w:rFonts w:cs="Times New Roman"/>
                    <w:b/>
                    <w:bCs/>
                  </w:rPr>
                </w:rPrChange>
              </w:rPr>
              <w:t xml:space="preserve">Нежелательные лекарственные реакции в соответствии с предпочтительными терминами </w:t>
            </w:r>
            <w:r w:rsidRPr="006E6534">
              <w:rPr>
                <w:rFonts w:cs="Times New Roman"/>
                <w:b/>
                <w:bCs/>
                <w:color w:val="000000" w:themeColor="text1"/>
                <w:lang w:val="en-US"/>
                <w:rPrChange w:id="28921" w:author="N F" w:date="2023-12-05T03:09:00Z">
                  <w:rPr>
                    <w:rFonts w:cs="Times New Roman"/>
                    <w:b/>
                    <w:bCs/>
                    <w:lang w:val="en-US"/>
                  </w:rPr>
                </w:rPrChange>
              </w:rPr>
              <w:t>MedDRA</w:t>
            </w:r>
          </w:p>
        </w:tc>
      </w:tr>
      <w:tr w:rsidR="006E6534" w:rsidRPr="006E6534" w14:paraId="376D27EE" w14:textId="77777777" w:rsidTr="00AC66D4">
        <w:tc>
          <w:tcPr>
            <w:tcW w:w="9345" w:type="dxa"/>
            <w:gridSpan w:val="5"/>
          </w:tcPr>
          <w:p w14:paraId="236D694B" w14:textId="77777777" w:rsidR="0022074B" w:rsidRPr="00CE631D" w:rsidRDefault="0022074B">
            <w:pPr>
              <w:pStyle w:val="SDText"/>
              <w:ind w:firstLine="0"/>
              <w:jc w:val="left"/>
              <w:rPr>
                <w:rFonts w:cs="Times New Roman"/>
                <w:b/>
                <w:bCs/>
                <w:i/>
                <w:color w:val="000000" w:themeColor="text1"/>
                <w:rPrChange w:id="28922" w:author="Barshadskaya, Yuliya" w:date="2024-01-16T19:27:00Z">
                  <w:rPr>
                    <w:rFonts w:cs="Times New Roman"/>
                    <w:b/>
                    <w:bCs/>
                  </w:rPr>
                </w:rPrChange>
              </w:rPr>
              <w:pPrChange w:id="28923" w:author="Barshadskaya, Yuliya" w:date="2024-01-16T19:27:00Z">
                <w:pPr>
                  <w:pStyle w:val="SDText"/>
                  <w:ind w:firstLine="0"/>
                  <w:jc w:val="center"/>
                </w:pPr>
              </w:pPrChange>
            </w:pPr>
            <w:r w:rsidRPr="00CE631D">
              <w:rPr>
                <w:rFonts w:cs="Times New Roman"/>
                <w:b/>
                <w:bCs/>
                <w:i/>
                <w:color w:val="000000" w:themeColor="text1"/>
                <w:rPrChange w:id="28924" w:author="Barshadskaya, Yuliya" w:date="2024-01-16T19:27:00Z">
                  <w:rPr>
                    <w:rFonts w:cs="Times New Roman"/>
                    <w:b/>
                    <w:bCs/>
                  </w:rPr>
                </w:rPrChange>
              </w:rPr>
              <w:t>Нарушения со стороны дыхательной системы, органов грудной клетки и средостения</w:t>
            </w:r>
          </w:p>
        </w:tc>
      </w:tr>
      <w:tr w:rsidR="006E6534" w:rsidRPr="006E6534" w14:paraId="40EFDCEC" w14:textId="77777777" w:rsidTr="00AC66D4">
        <w:tc>
          <w:tcPr>
            <w:tcW w:w="2127" w:type="dxa"/>
          </w:tcPr>
          <w:p w14:paraId="71A1AC73" w14:textId="77777777" w:rsidR="0022074B" w:rsidRPr="006E6534" w:rsidRDefault="0022074B" w:rsidP="00415551">
            <w:pPr>
              <w:pStyle w:val="SDText"/>
              <w:ind w:firstLine="0"/>
              <w:rPr>
                <w:rFonts w:cs="Times New Roman"/>
                <w:color w:val="000000" w:themeColor="text1"/>
                <w:rPrChange w:id="28925" w:author="N F" w:date="2023-12-05T03:09:00Z">
                  <w:rPr>
                    <w:rFonts w:cs="Times New Roman"/>
                  </w:rPr>
                </w:rPrChange>
              </w:rPr>
            </w:pPr>
            <w:r w:rsidRPr="006E6534">
              <w:rPr>
                <w:rFonts w:cs="Times New Roman"/>
                <w:color w:val="000000" w:themeColor="text1"/>
                <w:rPrChange w:id="28926" w:author="N F" w:date="2023-12-05T03:09:00Z">
                  <w:rPr>
                    <w:rFonts w:cs="Times New Roman"/>
                  </w:rPr>
                </w:rPrChange>
              </w:rPr>
              <w:t>Носовое кровотечение</w:t>
            </w:r>
          </w:p>
        </w:tc>
        <w:tc>
          <w:tcPr>
            <w:tcW w:w="1802" w:type="dxa"/>
          </w:tcPr>
          <w:p w14:paraId="6261B38F" w14:textId="0CD66EB2" w:rsidR="0022074B" w:rsidRPr="006E6534" w:rsidRDefault="00015EC6" w:rsidP="00415551">
            <w:pPr>
              <w:pStyle w:val="SDText"/>
              <w:ind w:firstLine="0"/>
              <w:rPr>
                <w:rFonts w:cs="Times New Roman"/>
                <w:color w:val="000000" w:themeColor="text1"/>
                <w:rPrChange w:id="28927" w:author="N F" w:date="2023-12-05T03:09:00Z">
                  <w:rPr>
                    <w:rFonts w:cs="Times New Roman"/>
                  </w:rPr>
                </w:rPrChange>
              </w:rPr>
            </w:pPr>
            <w:r w:rsidRPr="006E6534">
              <w:rPr>
                <w:rFonts w:cs="Times New Roman"/>
                <w:color w:val="000000" w:themeColor="text1"/>
                <w:lang w:val="en-US"/>
                <w:rPrChange w:id="28928" w:author="N F" w:date="2023-12-05T03:09:00Z">
                  <w:rPr>
                    <w:rFonts w:cs="Times New Roman"/>
                    <w:lang w:val="en-US"/>
                  </w:rPr>
                </w:rPrChange>
              </w:rPr>
              <w:t>6</w:t>
            </w:r>
            <w:r w:rsidRPr="006E6534">
              <w:rPr>
                <w:rFonts w:cs="Times New Roman"/>
                <w:color w:val="000000" w:themeColor="text1"/>
                <w:rPrChange w:id="28929" w:author="N F" w:date="2023-12-05T03:09:00Z">
                  <w:rPr>
                    <w:rFonts w:cs="Times New Roman"/>
                  </w:rPr>
                </w:rPrChange>
              </w:rPr>
              <w:t>,1</w:t>
            </w:r>
          </w:p>
        </w:tc>
        <w:tc>
          <w:tcPr>
            <w:tcW w:w="1807" w:type="dxa"/>
          </w:tcPr>
          <w:p w14:paraId="5932517C" w14:textId="47D79847" w:rsidR="0022074B" w:rsidRPr="006E6534" w:rsidRDefault="00015EC6" w:rsidP="00415551">
            <w:pPr>
              <w:pStyle w:val="SDText"/>
              <w:ind w:firstLine="0"/>
              <w:rPr>
                <w:rFonts w:cs="Times New Roman"/>
                <w:color w:val="000000" w:themeColor="text1"/>
                <w:rPrChange w:id="28930" w:author="N F" w:date="2023-12-05T03:09:00Z">
                  <w:rPr>
                    <w:rFonts w:cs="Times New Roman"/>
                  </w:rPr>
                </w:rPrChange>
              </w:rPr>
            </w:pPr>
            <w:r w:rsidRPr="006E6534">
              <w:rPr>
                <w:rFonts w:cs="Times New Roman"/>
                <w:color w:val="000000" w:themeColor="text1"/>
                <w:rPrChange w:id="28931" w:author="N F" w:date="2023-12-05T03:09:00Z">
                  <w:rPr>
                    <w:rFonts w:cs="Times New Roman"/>
                  </w:rPr>
                </w:rPrChange>
              </w:rPr>
              <w:t>0</w:t>
            </w:r>
          </w:p>
        </w:tc>
        <w:tc>
          <w:tcPr>
            <w:tcW w:w="1802" w:type="dxa"/>
          </w:tcPr>
          <w:p w14:paraId="7A6CE865" w14:textId="09643766" w:rsidR="0022074B" w:rsidRPr="006E6534" w:rsidRDefault="00015EC6" w:rsidP="00415551">
            <w:pPr>
              <w:pStyle w:val="SDText"/>
              <w:ind w:firstLine="0"/>
              <w:rPr>
                <w:rFonts w:cs="Times New Roman"/>
                <w:color w:val="000000" w:themeColor="text1"/>
                <w:rPrChange w:id="28932" w:author="N F" w:date="2023-12-05T03:09:00Z">
                  <w:rPr>
                    <w:rFonts w:cs="Times New Roman"/>
                  </w:rPr>
                </w:rPrChange>
              </w:rPr>
            </w:pPr>
            <w:r w:rsidRPr="006E6534">
              <w:rPr>
                <w:rFonts w:cs="Times New Roman"/>
                <w:color w:val="000000" w:themeColor="text1"/>
                <w:rPrChange w:id="28933" w:author="N F" w:date="2023-12-05T03:09:00Z">
                  <w:rPr>
                    <w:rFonts w:cs="Times New Roman"/>
                  </w:rPr>
                </w:rPrChange>
              </w:rPr>
              <w:t>5,1</w:t>
            </w:r>
          </w:p>
        </w:tc>
        <w:tc>
          <w:tcPr>
            <w:tcW w:w="1807" w:type="dxa"/>
          </w:tcPr>
          <w:p w14:paraId="3F1C6F8A" w14:textId="3147EC94" w:rsidR="0022074B" w:rsidRPr="006E6534" w:rsidRDefault="00015EC6" w:rsidP="00415551">
            <w:pPr>
              <w:pStyle w:val="SDText"/>
              <w:ind w:firstLine="0"/>
              <w:rPr>
                <w:rFonts w:cs="Times New Roman"/>
                <w:color w:val="000000" w:themeColor="text1"/>
                <w:rPrChange w:id="28934" w:author="N F" w:date="2023-12-05T03:09:00Z">
                  <w:rPr>
                    <w:rFonts w:cs="Times New Roman"/>
                  </w:rPr>
                </w:rPrChange>
              </w:rPr>
            </w:pPr>
            <w:r w:rsidRPr="006E6534">
              <w:rPr>
                <w:rFonts w:cs="Times New Roman"/>
                <w:color w:val="000000" w:themeColor="text1"/>
                <w:rPrChange w:id="28935" w:author="N F" w:date="2023-12-05T03:09:00Z">
                  <w:rPr>
                    <w:rFonts w:cs="Times New Roman"/>
                  </w:rPr>
                </w:rPrChange>
              </w:rPr>
              <w:t>0</w:t>
            </w:r>
          </w:p>
        </w:tc>
      </w:tr>
      <w:tr w:rsidR="006E6534" w:rsidRPr="006E6534" w14:paraId="14A51E74" w14:textId="77777777" w:rsidTr="00AC66D4">
        <w:tc>
          <w:tcPr>
            <w:tcW w:w="2127" w:type="dxa"/>
          </w:tcPr>
          <w:p w14:paraId="4CFB10C4" w14:textId="45FC635F" w:rsidR="0022074B" w:rsidRPr="006E6534" w:rsidRDefault="0022074B" w:rsidP="00415551">
            <w:pPr>
              <w:pStyle w:val="SDText"/>
              <w:ind w:firstLine="0"/>
              <w:rPr>
                <w:rFonts w:cs="Times New Roman"/>
                <w:color w:val="000000" w:themeColor="text1"/>
                <w:rPrChange w:id="28936" w:author="N F" w:date="2023-12-05T03:09:00Z">
                  <w:rPr>
                    <w:rFonts w:cs="Times New Roman"/>
                  </w:rPr>
                </w:rPrChange>
              </w:rPr>
            </w:pPr>
            <w:r w:rsidRPr="006E6534">
              <w:rPr>
                <w:rFonts w:cs="Times New Roman"/>
                <w:color w:val="000000" w:themeColor="text1"/>
                <w:rPrChange w:id="28937" w:author="N F" w:date="2023-12-05T03:09:00Z">
                  <w:rPr>
                    <w:rFonts w:cs="Times New Roman"/>
                  </w:rPr>
                </w:rPrChange>
              </w:rPr>
              <w:t>Интерстициальная болезнь легких</w:t>
            </w:r>
            <w:r w:rsidR="006E1284" w:rsidRPr="006E6534">
              <w:rPr>
                <w:rFonts w:cs="Times New Roman"/>
                <w:color w:val="000000" w:themeColor="text1"/>
                <w:vertAlign w:val="superscript"/>
                <w:rPrChange w:id="28938" w:author="N F" w:date="2023-12-05T03:09:00Z">
                  <w:rPr>
                    <w:rFonts w:cs="Times New Roman"/>
                    <w:vertAlign w:val="superscript"/>
                  </w:rPr>
                </w:rPrChange>
              </w:rPr>
              <w:t>2</w:t>
            </w:r>
          </w:p>
        </w:tc>
        <w:tc>
          <w:tcPr>
            <w:tcW w:w="1802" w:type="dxa"/>
          </w:tcPr>
          <w:p w14:paraId="56BF1089" w14:textId="2E9941C1" w:rsidR="0022074B" w:rsidRPr="006E6534" w:rsidRDefault="00015EC6" w:rsidP="00415551">
            <w:pPr>
              <w:pStyle w:val="SDText"/>
              <w:ind w:firstLine="0"/>
              <w:rPr>
                <w:rFonts w:cs="Times New Roman"/>
                <w:color w:val="000000" w:themeColor="text1"/>
                <w:rPrChange w:id="28939" w:author="N F" w:date="2023-12-05T03:09:00Z">
                  <w:rPr>
                    <w:rFonts w:cs="Times New Roman"/>
                  </w:rPr>
                </w:rPrChange>
              </w:rPr>
            </w:pPr>
            <w:r w:rsidRPr="006E6534">
              <w:rPr>
                <w:rFonts w:cs="Times New Roman"/>
                <w:color w:val="000000" w:themeColor="text1"/>
                <w:rPrChange w:id="28940" w:author="N F" w:date="2023-12-05T03:09:00Z">
                  <w:rPr>
                    <w:rFonts w:cs="Times New Roman"/>
                  </w:rPr>
                </w:rPrChange>
              </w:rPr>
              <w:t>3,9</w:t>
            </w:r>
          </w:p>
        </w:tc>
        <w:tc>
          <w:tcPr>
            <w:tcW w:w="1807" w:type="dxa"/>
          </w:tcPr>
          <w:p w14:paraId="7AEA2FBB" w14:textId="518D79CF" w:rsidR="0022074B" w:rsidRPr="006E6534" w:rsidRDefault="00015EC6" w:rsidP="00415551">
            <w:pPr>
              <w:pStyle w:val="SDText"/>
              <w:ind w:firstLine="0"/>
              <w:rPr>
                <w:rFonts w:cs="Times New Roman"/>
                <w:color w:val="000000" w:themeColor="text1"/>
                <w:rPrChange w:id="28941" w:author="N F" w:date="2023-12-05T03:09:00Z">
                  <w:rPr>
                    <w:rFonts w:cs="Times New Roman"/>
                  </w:rPr>
                </w:rPrChange>
              </w:rPr>
            </w:pPr>
            <w:r w:rsidRPr="006E6534">
              <w:rPr>
                <w:rFonts w:cs="Times New Roman"/>
                <w:color w:val="000000" w:themeColor="text1"/>
                <w:rPrChange w:id="28942" w:author="N F" w:date="2023-12-05T03:09:00Z">
                  <w:rPr>
                    <w:rFonts w:cs="Times New Roman"/>
                  </w:rPr>
                </w:rPrChange>
              </w:rPr>
              <w:t>1,1</w:t>
            </w:r>
          </w:p>
        </w:tc>
        <w:tc>
          <w:tcPr>
            <w:tcW w:w="1802" w:type="dxa"/>
          </w:tcPr>
          <w:p w14:paraId="05362295" w14:textId="70B133C4" w:rsidR="0022074B" w:rsidRPr="006E6534" w:rsidRDefault="00015EC6" w:rsidP="00415551">
            <w:pPr>
              <w:pStyle w:val="SDText"/>
              <w:ind w:firstLine="0"/>
              <w:rPr>
                <w:rFonts w:cs="Times New Roman"/>
                <w:color w:val="000000" w:themeColor="text1"/>
                <w:rPrChange w:id="28943" w:author="N F" w:date="2023-12-05T03:09:00Z">
                  <w:rPr>
                    <w:rFonts w:cs="Times New Roman"/>
                  </w:rPr>
                </w:rPrChange>
              </w:rPr>
            </w:pPr>
            <w:r w:rsidRPr="006E6534">
              <w:rPr>
                <w:rFonts w:cs="Times New Roman"/>
                <w:color w:val="000000" w:themeColor="text1"/>
                <w:rPrChange w:id="28944" w:author="N F" w:date="2023-12-05T03:09:00Z">
                  <w:rPr>
                    <w:rFonts w:cs="Times New Roman"/>
                  </w:rPr>
                </w:rPrChange>
              </w:rPr>
              <w:t>2,2</w:t>
            </w:r>
          </w:p>
        </w:tc>
        <w:tc>
          <w:tcPr>
            <w:tcW w:w="1807" w:type="dxa"/>
          </w:tcPr>
          <w:p w14:paraId="08D9552C" w14:textId="471BFE17" w:rsidR="0022074B" w:rsidRPr="006E6534" w:rsidRDefault="00015EC6" w:rsidP="00415551">
            <w:pPr>
              <w:pStyle w:val="SDText"/>
              <w:ind w:firstLine="0"/>
              <w:rPr>
                <w:rFonts w:cs="Times New Roman"/>
                <w:color w:val="000000" w:themeColor="text1"/>
                <w:rPrChange w:id="28945" w:author="N F" w:date="2023-12-05T03:09:00Z">
                  <w:rPr>
                    <w:rFonts w:cs="Times New Roman"/>
                  </w:rPr>
                </w:rPrChange>
              </w:rPr>
            </w:pPr>
            <w:r w:rsidRPr="006E6534">
              <w:rPr>
                <w:rFonts w:cs="Times New Roman"/>
                <w:color w:val="000000" w:themeColor="text1"/>
                <w:rPrChange w:id="28946" w:author="N F" w:date="2023-12-05T03:09:00Z">
                  <w:rPr>
                    <w:rFonts w:cs="Times New Roman"/>
                  </w:rPr>
                </w:rPrChange>
              </w:rPr>
              <w:t>1,4</w:t>
            </w:r>
          </w:p>
        </w:tc>
      </w:tr>
      <w:tr w:rsidR="006E6534" w:rsidRPr="006E6534" w14:paraId="69F239F7" w14:textId="77777777" w:rsidTr="00AC66D4">
        <w:tc>
          <w:tcPr>
            <w:tcW w:w="9345" w:type="dxa"/>
            <w:gridSpan w:val="5"/>
          </w:tcPr>
          <w:p w14:paraId="1D8DF4BA" w14:textId="77777777" w:rsidR="0022074B" w:rsidRPr="00CE631D" w:rsidRDefault="0022074B">
            <w:pPr>
              <w:pStyle w:val="SDText"/>
              <w:ind w:firstLine="0"/>
              <w:jc w:val="left"/>
              <w:rPr>
                <w:rFonts w:cs="Times New Roman"/>
                <w:b/>
                <w:bCs/>
                <w:i/>
                <w:color w:val="000000" w:themeColor="text1"/>
                <w:rPrChange w:id="28947" w:author="Barshadskaya, Yuliya" w:date="2024-01-16T19:27:00Z">
                  <w:rPr>
                    <w:rFonts w:cs="Times New Roman"/>
                    <w:b/>
                    <w:bCs/>
                  </w:rPr>
                </w:rPrChange>
              </w:rPr>
              <w:pPrChange w:id="28948" w:author="Barshadskaya, Yuliya" w:date="2024-01-16T19:27:00Z">
                <w:pPr>
                  <w:pStyle w:val="SDText"/>
                  <w:ind w:firstLine="0"/>
                  <w:jc w:val="center"/>
                </w:pPr>
              </w:pPrChange>
            </w:pPr>
            <w:r w:rsidRPr="00CE631D">
              <w:rPr>
                <w:rFonts w:cs="Times New Roman"/>
                <w:b/>
                <w:bCs/>
                <w:i/>
                <w:color w:val="000000" w:themeColor="text1"/>
                <w:rPrChange w:id="28949" w:author="Barshadskaya, Yuliya" w:date="2024-01-16T19:27:00Z">
                  <w:rPr>
                    <w:rFonts w:cs="Times New Roman"/>
                    <w:b/>
                    <w:bCs/>
                  </w:rPr>
                </w:rPrChange>
              </w:rPr>
              <w:t>Нарушения со стороны органа зрения</w:t>
            </w:r>
          </w:p>
        </w:tc>
      </w:tr>
      <w:tr w:rsidR="006E6534" w:rsidRPr="006E6534" w14:paraId="28DFD855" w14:textId="77777777" w:rsidTr="00AC66D4">
        <w:tc>
          <w:tcPr>
            <w:tcW w:w="2127" w:type="dxa"/>
          </w:tcPr>
          <w:p w14:paraId="0CA6B3FE" w14:textId="547441B5" w:rsidR="0022074B" w:rsidRPr="006E6534" w:rsidRDefault="0022074B" w:rsidP="00415551">
            <w:pPr>
              <w:pStyle w:val="SDText"/>
              <w:ind w:firstLine="0"/>
              <w:rPr>
                <w:rFonts w:cs="Times New Roman"/>
                <w:color w:val="000000" w:themeColor="text1"/>
                <w:rPrChange w:id="28950" w:author="N F" w:date="2023-12-05T03:09:00Z">
                  <w:rPr>
                    <w:rFonts w:cs="Times New Roman"/>
                  </w:rPr>
                </w:rPrChange>
              </w:rPr>
            </w:pPr>
            <w:r w:rsidRPr="006E6534">
              <w:rPr>
                <w:rFonts w:cs="Times New Roman"/>
                <w:color w:val="000000" w:themeColor="text1"/>
                <w:rPrChange w:id="28951" w:author="N F" w:date="2023-12-05T03:09:00Z">
                  <w:rPr>
                    <w:rFonts w:cs="Times New Roman"/>
                  </w:rPr>
                </w:rPrChange>
              </w:rPr>
              <w:t>Кератит</w:t>
            </w:r>
            <w:r w:rsidR="006E1284" w:rsidRPr="006E6534">
              <w:rPr>
                <w:rFonts w:cs="Times New Roman"/>
                <w:color w:val="000000" w:themeColor="text1"/>
                <w:vertAlign w:val="superscript"/>
                <w:rPrChange w:id="28952" w:author="N F" w:date="2023-12-05T03:09:00Z">
                  <w:rPr>
                    <w:rFonts w:cs="Times New Roman"/>
                    <w:vertAlign w:val="superscript"/>
                  </w:rPr>
                </w:rPrChange>
              </w:rPr>
              <w:t>3</w:t>
            </w:r>
          </w:p>
        </w:tc>
        <w:tc>
          <w:tcPr>
            <w:tcW w:w="1802" w:type="dxa"/>
          </w:tcPr>
          <w:p w14:paraId="7253C307" w14:textId="08EFEB7D" w:rsidR="0022074B" w:rsidRPr="006E6534" w:rsidRDefault="00022ACA" w:rsidP="00415551">
            <w:pPr>
              <w:pStyle w:val="SDText"/>
              <w:ind w:firstLine="0"/>
              <w:rPr>
                <w:rFonts w:cs="Times New Roman"/>
                <w:color w:val="000000" w:themeColor="text1"/>
                <w:rPrChange w:id="28953" w:author="N F" w:date="2023-12-05T03:09:00Z">
                  <w:rPr>
                    <w:rFonts w:cs="Times New Roman"/>
                  </w:rPr>
                </w:rPrChange>
              </w:rPr>
            </w:pPr>
            <w:r w:rsidRPr="006E6534">
              <w:rPr>
                <w:rFonts w:cs="Times New Roman"/>
                <w:color w:val="000000" w:themeColor="text1"/>
                <w:rPrChange w:id="28954" w:author="N F" w:date="2023-12-05T03:09:00Z">
                  <w:rPr>
                    <w:rFonts w:cs="Times New Roman"/>
                  </w:rPr>
                </w:rPrChange>
              </w:rPr>
              <w:t>0,4</w:t>
            </w:r>
          </w:p>
        </w:tc>
        <w:tc>
          <w:tcPr>
            <w:tcW w:w="1807" w:type="dxa"/>
          </w:tcPr>
          <w:p w14:paraId="126DE6BF" w14:textId="66834571" w:rsidR="0022074B" w:rsidRPr="006E6534" w:rsidRDefault="00022ACA" w:rsidP="00415551">
            <w:pPr>
              <w:pStyle w:val="SDText"/>
              <w:ind w:firstLine="0"/>
              <w:rPr>
                <w:rFonts w:cs="Times New Roman"/>
                <w:color w:val="000000" w:themeColor="text1"/>
                <w:rPrChange w:id="28955" w:author="N F" w:date="2023-12-05T03:09:00Z">
                  <w:rPr>
                    <w:rFonts w:cs="Times New Roman"/>
                  </w:rPr>
                </w:rPrChange>
              </w:rPr>
            </w:pPr>
            <w:r w:rsidRPr="006E6534">
              <w:rPr>
                <w:rFonts w:cs="Times New Roman"/>
                <w:color w:val="000000" w:themeColor="text1"/>
                <w:rPrChange w:id="28956" w:author="N F" w:date="2023-12-05T03:09:00Z">
                  <w:rPr>
                    <w:rFonts w:cs="Times New Roman"/>
                  </w:rPr>
                </w:rPrChange>
              </w:rPr>
              <w:t>0</w:t>
            </w:r>
          </w:p>
        </w:tc>
        <w:tc>
          <w:tcPr>
            <w:tcW w:w="1802" w:type="dxa"/>
          </w:tcPr>
          <w:p w14:paraId="1D39E2F7" w14:textId="310AAA1C" w:rsidR="0022074B" w:rsidRPr="006E6534" w:rsidRDefault="00022ACA" w:rsidP="00415551">
            <w:pPr>
              <w:pStyle w:val="SDText"/>
              <w:ind w:firstLine="0"/>
              <w:rPr>
                <w:rFonts w:cs="Times New Roman"/>
                <w:color w:val="000000" w:themeColor="text1"/>
                <w:rPrChange w:id="28957" w:author="N F" w:date="2023-12-05T03:09:00Z">
                  <w:rPr>
                    <w:rFonts w:cs="Times New Roman"/>
                  </w:rPr>
                </w:rPrChange>
              </w:rPr>
            </w:pPr>
            <w:r w:rsidRPr="006E6534">
              <w:rPr>
                <w:rFonts w:cs="Times New Roman"/>
                <w:color w:val="000000" w:themeColor="text1"/>
                <w:rPrChange w:id="28958" w:author="N F" w:date="2023-12-05T03:09:00Z">
                  <w:rPr>
                    <w:rFonts w:cs="Times New Roman"/>
                  </w:rPr>
                </w:rPrChange>
              </w:rPr>
              <w:t>1,4</w:t>
            </w:r>
          </w:p>
        </w:tc>
        <w:tc>
          <w:tcPr>
            <w:tcW w:w="1807" w:type="dxa"/>
          </w:tcPr>
          <w:p w14:paraId="50C4CC56" w14:textId="0FAD1D0E" w:rsidR="0022074B" w:rsidRPr="006E6534" w:rsidRDefault="00022ACA" w:rsidP="00415551">
            <w:pPr>
              <w:pStyle w:val="SDText"/>
              <w:ind w:firstLine="0"/>
              <w:rPr>
                <w:rFonts w:cs="Times New Roman"/>
                <w:color w:val="000000" w:themeColor="text1"/>
                <w:rPrChange w:id="28959" w:author="N F" w:date="2023-12-05T03:09:00Z">
                  <w:rPr>
                    <w:rFonts w:cs="Times New Roman"/>
                  </w:rPr>
                </w:rPrChange>
              </w:rPr>
            </w:pPr>
            <w:r w:rsidRPr="006E6534">
              <w:rPr>
                <w:rFonts w:cs="Times New Roman"/>
                <w:color w:val="000000" w:themeColor="text1"/>
                <w:rPrChange w:id="28960" w:author="N F" w:date="2023-12-05T03:09:00Z">
                  <w:rPr>
                    <w:rFonts w:cs="Times New Roman"/>
                  </w:rPr>
                </w:rPrChange>
              </w:rPr>
              <w:t>0</w:t>
            </w:r>
          </w:p>
        </w:tc>
      </w:tr>
      <w:tr w:rsidR="006E6534" w:rsidRPr="006E6534" w14:paraId="41C55C75" w14:textId="77777777" w:rsidTr="00AC66D4">
        <w:tc>
          <w:tcPr>
            <w:tcW w:w="9345" w:type="dxa"/>
            <w:gridSpan w:val="5"/>
          </w:tcPr>
          <w:p w14:paraId="2E7B0D98" w14:textId="77777777" w:rsidR="0022074B" w:rsidRPr="00CE631D" w:rsidRDefault="0022074B">
            <w:pPr>
              <w:pStyle w:val="SDText"/>
              <w:ind w:firstLine="0"/>
              <w:jc w:val="left"/>
              <w:rPr>
                <w:rFonts w:cs="Times New Roman"/>
                <w:b/>
                <w:bCs/>
                <w:i/>
                <w:color w:val="000000" w:themeColor="text1"/>
                <w:rPrChange w:id="28961" w:author="Barshadskaya, Yuliya" w:date="2024-01-16T19:27:00Z">
                  <w:rPr>
                    <w:rFonts w:cs="Times New Roman"/>
                    <w:b/>
                    <w:bCs/>
                  </w:rPr>
                </w:rPrChange>
              </w:rPr>
              <w:pPrChange w:id="28962" w:author="Barshadskaya, Yuliya" w:date="2024-01-16T19:27:00Z">
                <w:pPr>
                  <w:pStyle w:val="SDText"/>
                  <w:ind w:firstLine="0"/>
                  <w:jc w:val="center"/>
                </w:pPr>
              </w:pPrChange>
            </w:pPr>
            <w:r w:rsidRPr="00CE631D">
              <w:rPr>
                <w:rFonts w:cs="Times New Roman"/>
                <w:b/>
                <w:bCs/>
                <w:i/>
                <w:color w:val="000000" w:themeColor="text1"/>
                <w:rPrChange w:id="28963" w:author="Barshadskaya, Yuliya" w:date="2024-01-16T19:27:00Z">
                  <w:rPr>
                    <w:rFonts w:cs="Times New Roman"/>
                    <w:b/>
                    <w:bCs/>
                  </w:rPr>
                </w:rPrChange>
              </w:rPr>
              <w:t>Нарушения со стороны желудочно-кишечного тракта</w:t>
            </w:r>
          </w:p>
        </w:tc>
      </w:tr>
      <w:tr w:rsidR="006E6534" w:rsidRPr="006E6534" w14:paraId="11A808A8" w14:textId="77777777" w:rsidTr="00AC66D4">
        <w:tc>
          <w:tcPr>
            <w:tcW w:w="2127" w:type="dxa"/>
          </w:tcPr>
          <w:p w14:paraId="4B78BEFB" w14:textId="465A2359" w:rsidR="0022074B" w:rsidRPr="006E6534" w:rsidRDefault="0022074B" w:rsidP="00415551">
            <w:pPr>
              <w:pStyle w:val="SDText"/>
              <w:ind w:firstLine="0"/>
              <w:rPr>
                <w:rFonts w:cs="Times New Roman"/>
                <w:color w:val="000000" w:themeColor="text1"/>
                <w:rPrChange w:id="28964" w:author="N F" w:date="2023-12-05T03:09:00Z">
                  <w:rPr>
                    <w:rFonts w:cs="Times New Roman"/>
                  </w:rPr>
                </w:rPrChange>
              </w:rPr>
            </w:pPr>
            <w:r w:rsidRPr="006E6534">
              <w:rPr>
                <w:rFonts w:cs="Times New Roman"/>
                <w:color w:val="000000" w:themeColor="text1"/>
                <w:rPrChange w:id="28965" w:author="N F" w:date="2023-12-05T03:09:00Z">
                  <w:rPr>
                    <w:rFonts w:cs="Times New Roman"/>
                  </w:rPr>
                </w:rPrChange>
              </w:rPr>
              <w:t>Диарея</w:t>
            </w:r>
            <w:r w:rsidR="006E1284" w:rsidRPr="006E6534">
              <w:rPr>
                <w:rFonts w:cs="Times New Roman"/>
                <w:color w:val="000000" w:themeColor="text1"/>
                <w:vertAlign w:val="superscript"/>
                <w:rPrChange w:id="28966" w:author="N F" w:date="2023-12-05T03:09:00Z">
                  <w:rPr>
                    <w:rFonts w:cs="Times New Roman"/>
                    <w:vertAlign w:val="superscript"/>
                  </w:rPr>
                </w:rPrChange>
              </w:rPr>
              <w:t>4</w:t>
            </w:r>
          </w:p>
        </w:tc>
        <w:tc>
          <w:tcPr>
            <w:tcW w:w="1802" w:type="dxa"/>
          </w:tcPr>
          <w:p w14:paraId="72439226" w14:textId="2E999579" w:rsidR="0022074B" w:rsidRPr="006E6534" w:rsidRDefault="00022ACA" w:rsidP="00415551">
            <w:pPr>
              <w:pStyle w:val="SDText"/>
              <w:ind w:firstLine="0"/>
              <w:rPr>
                <w:rFonts w:cs="Times New Roman"/>
                <w:color w:val="000000" w:themeColor="text1"/>
                <w:rPrChange w:id="28967" w:author="N F" w:date="2023-12-05T03:09:00Z">
                  <w:rPr>
                    <w:rFonts w:cs="Times New Roman"/>
                  </w:rPr>
                </w:rPrChange>
              </w:rPr>
            </w:pPr>
            <w:r w:rsidRPr="006E6534">
              <w:rPr>
                <w:rFonts w:cs="Times New Roman"/>
                <w:color w:val="000000" w:themeColor="text1"/>
                <w:rPrChange w:id="28968" w:author="N F" w:date="2023-12-05T03:09:00Z">
                  <w:rPr>
                    <w:rFonts w:cs="Times New Roman"/>
                  </w:rPr>
                </w:rPrChange>
              </w:rPr>
              <w:t>58</w:t>
            </w:r>
          </w:p>
        </w:tc>
        <w:tc>
          <w:tcPr>
            <w:tcW w:w="1807" w:type="dxa"/>
          </w:tcPr>
          <w:p w14:paraId="254ABC62" w14:textId="7B3DC5F6" w:rsidR="0022074B" w:rsidRPr="006E6534" w:rsidRDefault="00022ACA" w:rsidP="00415551">
            <w:pPr>
              <w:pStyle w:val="SDText"/>
              <w:ind w:firstLine="0"/>
              <w:rPr>
                <w:rFonts w:cs="Times New Roman"/>
                <w:color w:val="000000" w:themeColor="text1"/>
                <w:rPrChange w:id="28969" w:author="N F" w:date="2023-12-05T03:09:00Z">
                  <w:rPr>
                    <w:rFonts w:cs="Times New Roman"/>
                  </w:rPr>
                </w:rPrChange>
              </w:rPr>
            </w:pPr>
            <w:r w:rsidRPr="006E6534">
              <w:rPr>
                <w:rFonts w:cs="Times New Roman"/>
                <w:color w:val="000000" w:themeColor="text1"/>
                <w:rPrChange w:id="28970" w:author="N F" w:date="2023-12-05T03:09:00Z">
                  <w:rPr>
                    <w:rFonts w:cs="Times New Roman"/>
                  </w:rPr>
                </w:rPrChange>
              </w:rPr>
              <w:t>2,2</w:t>
            </w:r>
          </w:p>
        </w:tc>
        <w:tc>
          <w:tcPr>
            <w:tcW w:w="1802" w:type="dxa"/>
          </w:tcPr>
          <w:p w14:paraId="3F29C9C1" w14:textId="1CD97B37" w:rsidR="0022074B" w:rsidRPr="006E6534" w:rsidRDefault="00022ACA" w:rsidP="00415551">
            <w:pPr>
              <w:pStyle w:val="SDText"/>
              <w:ind w:firstLine="0"/>
              <w:rPr>
                <w:rFonts w:cs="Times New Roman"/>
                <w:color w:val="000000" w:themeColor="text1"/>
                <w:rPrChange w:id="28971" w:author="N F" w:date="2023-12-05T03:09:00Z">
                  <w:rPr>
                    <w:rFonts w:cs="Times New Roman"/>
                  </w:rPr>
                </w:rPrChange>
              </w:rPr>
            </w:pPr>
            <w:r w:rsidRPr="006E6534">
              <w:rPr>
                <w:rFonts w:cs="Times New Roman"/>
                <w:color w:val="000000" w:themeColor="text1"/>
                <w:rPrChange w:id="28972" w:author="N F" w:date="2023-12-05T03:09:00Z">
                  <w:rPr>
                    <w:rFonts w:cs="Times New Roman"/>
                  </w:rPr>
                </w:rPrChange>
              </w:rPr>
              <w:t>57</w:t>
            </w:r>
          </w:p>
        </w:tc>
        <w:tc>
          <w:tcPr>
            <w:tcW w:w="1807" w:type="dxa"/>
          </w:tcPr>
          <w:p w14:paraId="412DB5E6" w14:textId="42DC54CB" w:rsidR="0022074B" w:rsidRPr="006E6534" w:rsidRDefault="00022ACA" w:rsidP="00415551">
            <w:pPr>
              <w:pStyle w:val="SDText"/>
              <w:ind w:firstLine="0"/>
              <w:rPr>
                <w:rFonts w:cs="Times New Roman"/>
                <w:color w:val="000000" w:themeColor="text1"/>
                <w:rPrChange w:id="28973" w:author="N F" w:date="2023-12-05T03:09:00Z">
                  <w:rPr>
                    <w:rFonts w:cs="Times New Roman"/>
                  </w:rPr>
                </w:rPrChange>
              </w:rPr>
            </w:pPr>
            <w:r w:rsidRPr="006E6534">
              <w:rPr>
                <w:rFonts w:cs="Times New Roman"/>
                <w:color w:val="000000" w:themeColor="text1"/>
                <w:rPrChange w:id="28974" w:author="N F" w:date="2023-12-05T03:09:00Z">
                  <w:rPr>
                    <w:rFonts w:cs="Times New Roman"/>
                  </w:rPr>
                </w:rPrChange>
              </w:rPr>
              <w:t>2,5</w:t>
            </w:r>
          </w:p>
        </w:tc>
      </w:tr>
      <w:tr w:rsidR="006E6534" w:rsidRPr="006E6534" w14:paraId="6FB10A1F" w14:textId="77777777" w:rsidTr="00AC66D4">
        <w:tc>
          <w:tcPr>
            <w:tcW w:w="2127" w:type="dxa"/>
          </w:tcPr>
          <w:p w14:paraId="7660CF2C" w14:textId="77777777" w:rsidR="0022074B" w:rsidRPr="006E6534" w:rsidRDefault="0022074B" w:rsidP="00415551">
            <w:pPr>
              <w:pStyle w:val="SDText"/>
              <w:ind w:firstLine="0"/>
              <w:rPr>
                <w:rFonts w:cs="Times New Roman"/>
                <w:color w:val="000000" w:themeColor="text1"/>
                <w:rPrChange w:id="28975" w:author="N F" w:date="2023-12-05T03:09:00Z">
                  <w:rPr>
                    <w:rFonts w:cs="Times New Roman"/>
                  </w:rPr>
                </w:rPrChange>
              </w:rPr>
            </w:pPr>
            <w:r w:rsidRPr="006E6534">
              <w:rPr>
                <w:rFonts w:cs="Times New Roman"/>
                <w:color w:val="000000" w:themeColor="text1"/>
                <w:rPrChange w:id="28976" w:author="N F" w:date="2023-12-05T03:09:00Z">
                  <w:rPr>
                    <w:rFonts w:cs="Times New Roman"/>
                  </w:rPr>
                </w:rPrChange>
              </w:rPr>
              <w:t>Стоматит</w:t>
            </w:r>
            <w:r w:rsidRPr="006E6534">
              <w:rPr>
                <w:rFonts w:cs="Times New Roman"/>
                <w:color w:val="000000" w:themeColor="text1"/>
                <w:vertAlign w:val="superscript"/>
                <w:rPrChange w:id="28977" w:author="N F" w:date="2023-12-05T03:09:00Z">
                  <w:rPr>
                    <w:rFonts w:cs="Times New Roman"/>
                    <w:vertAlign w:val="superscript"/>
                  </w:rPr>
                </w:rPrChange>
              </w:rPr>
              <w:t>5</w:t>
            </w:r>
          </w:p>
        </w:tc>
        <w:tc>
          <w:tcPr>
            <w:tcW w:w="1802" w:type="dxa"/>
          </w:tcPr>
          <w:p w14:paraId="7AF8C963" w14:textId="7DC476D7" w:rsidR="0022074B" w:rsidRPr="006E6534" w:rsidRDefault="00022ACA" w:rsidP="00415551">
            <w:pPr>
              <w:pStyle w:val="SDText"/>
              <w:ind w:firstLine="0"/>
              <w:rPr>
                <w:rFonts w:cs="Times New Roman"/>
                <w:color w:val="000000" w:themeColor="text1"/>
                <w:rPrChange w:id="28978" w:author="N F" w:date="2023-12-05T03:09:00Z">
                  <w:rPr>
                    <w:rFonts w:cs="Times New Roman"/>
                  </w:rPr>
                </w:rPrChange>
              </w:rPr>
            </w:pPr>
            <w:r w:rsidRPr="006E6534">
              <w:rPr>
                <w:rFonts w:cs="Times New Roman"/>
                <w:color w:val="000000" w:themeColor="text1"/>
                <w:rPrChange w:id="28979" w:author="N F" w:date="2023-12-05T03:09:00Z">
                  <w:rPr>
                    <w:rFonts w:cs="Times New Roman"/>
                  </w:rPr>
                </w:rPrChange>
              </w:rPr>
              <w:t>32</w:t>
            </w:r>
          </w:p>
        </w:tc>
        <w:tc>
          <w:tcPr>
            <w:tcW w:w="1807" w:type="dxa"/>
          </w:tcPr>
          <w:p w14:paraId="3552C54A" w14:textId="01787057" w:rsidR="0022074B" w:rsidRPr="006E6534" w:rsidRDefault="00022ACA" w:rsidP="00415551">
            <w:pPr>
              <w:pStyle w:val="SDText"/>
              <w:ind w:firstLine="0"/>
              <w:rPr>
                <w:rFonts w:cs="Times New Roman"/>
                <w:color w:val="000000" w:themeColor="text1"/>
                <w:rPrChange w:id="28980" w:author="N F" w:date="2023-12-05T03:09:00Z">
                  <w:rPr>
                    <w:rFonts w:cs="Times New Roman"/>
                  </w:rPr>
                </w:rPrChange>
              </w:rPr>
            </w:pPr>
            <w:r w:rsidRPr="006E6534">
              <w:rPr>
                <w:rFonts w:cs="Times New Roman"/>
                <w:color w:val="000000" w:themeColor="text1"/>
                <w:rPrChange w:id="28981" w:author="N F" w:date="2023-12-05T03:09:00Z">
                  <w:rPr>
                    <w:rFonts w:cs="Times New Roman"/>
                  </w:rPr>
                </w:rPrChange>
              </w:rPr>
              <w:t>0,7</w:t>
            </w:r>
          </w:p>
        </w:tc>
        <w:tc>
          <w:tcPr>
            <w:tcW w:w="1802" w:type="dxa"/>
          </w:tcPr>
          <w:p w14:paraId="43677822" w14:textId="26FC9AD9" w:rsidR="0022074B" w:rsidRPr="006E6534" w:rsidRDefault="00022ACA" w:rsidP="00415551">
            <w:pPr>
              <w:pStyle w:val="SDText"/>
              <w:ind w:firstLine="0"/>
              <w:rPr>
                <w:rFonts w:cs="Times New Roman"/>
                <w:color w:val="000000" w:themeColor="text1"/>
                <w:rPrChange w:id="28982" w:author="N F" w:date="2023-12-05T03:09:00Z">
                  <w:rPr>
                    <w:rFonts w:cs="Times New Roman"/>
                  </w:rPr>
                </w:rPrChange>
              </w:rPr>
            </w:pPr>
            <w:r w:rsidRPr="006E6534">
              <w:rPr>
                <w:rFonts w:cs="Times New Roman"/>
                <w:color w:val="000000" w:themeColor="text1"/>
                <w:rPrChange w:id="28983" w:author="N F" w:date="2023-12-05T03:09:00Z">
                  <w:rPr>
                    <w:rFonts w:cs="Times New Roman"/>
                  </w:rPr>
                </w:rPrChange>
              </w:rPr>
              <w:t>22</w:t>
            </w:r>
          </w:p>
        </w:tc>
        <w:tc>
          <w:tcPr>
            <w:tcW w:w="1807" w:type="dxa"/>
          </w:tcPr>
          <w:p w14:paraId="7378786E" w14:textId="0D64A794" w:rsidR="0022074B" w:rsidRPr="006E6534" w:rsidRDefault="00022ACA" w:rsidP="00415551">
            <w:pPr>
              <w:pStyle w:val="SDText"/>
              <w:ind w:firstLine="0"/>
              <w:rPr>
                <w:rFonts w:cs="Times New Roman"/>
                <w:color w:val="000000" w:themeColor="text1"/>
                <w:rPrChange w:id="28984" w:author="N F" w:date="2023-12-05T03:09:00Z">
                  <w:rPr>
                    <w:rFonts w:cs="Times New Roman"/>
                  </w:rPr>
                </w:rPrChange>
              </w:rPr>
            </w:pPr>
            <w:r w:rsidRPr="006E6534">
              <w:rPr>
                <w:rFonts w:cs="Times New Roman"/>
                <w:color w:val="000000" w:themeColor="text1"/>
                <w:rPrChange w:id="28985" w:author="N F" w:date="2023-12-05T03:09:00Z">
                  <w:rPr>
                    <w:rFonts w:cs="Times New Roman"/>
                  </w:rPr>
                </w:rPrChange>
              </w:rPr>
              <w:t>1,1</w:t>
            </w:r>
          </w:p>
        </w:tc>
      </w:tr>
      <w:tr w:rsidR="006E6534" w:rsidRPr="006E6534" w14:paraId="683DD672" w14:textId="77777777" w:rsidTr="00AC66D4">
        <w:tc>
          <w:tcPr>
            <w:tcW w:w="9345" w:type="dxa"/>
            <w:gridSpan w:val="5"/>
          </w:tcPr>
          <w:p w14:paraId="75DE3255" w14:textId="77777777" w:rsidR="0022074B" w:rsidRPr="00CE631D" w:rsidRDefault="0022074B">
            <w:pPr>
              <w:pStyle w:val="SDText"/>
              <w:ind w:firstLine="0"/>
              <w:jc w:val="left"/>
              <w:rPr>
                <w:rFonts w:cs="Times New Roman"/>
                <w:b/>
                <w:bCs/>
                <w:i/>
                <w:color w:val="000000" w:themeColor="text1"/>
                <w:rPrChange w:id="28986" w:author="Barshadskaya, Yuliya" w:date="2024-01-16T19:28:00Z">
                  <w:rPr>
                    <w:rFonts w:cs="Times New Roman"/>
                    <w:b/>
                    <w:bCs/>
                  </w:rPr>
                </w:rPrChange>
              </w:rPr>
              <w:pPrChange w:id="28987" w:author="Barshadskaya, Yuliya" w:date="2024-01-16T19:28:00Z">
                <w:pPr>
                  <w:pStyle w:val="SDText"/>
                  <w:ind w:firstLine="0"/>
                  <w:jc w:val="center"/>
                </w:pPr>
              </w:pPrChange>
            </w:pPr>
            <w:r w:rsidRPr="00CE631D">
              <w:rPr>
                <w:rFonts w:cs="Times New Roman"/>
                <w:b/>
                <w:bCs/>
                <w:i/>
                <w:color w:val="000000" w:themeColor="text1"/>
                <w:rPrChange w:id="28988" w:author="Barshadskaya, Yuliya" w:date="2024-01-16T19:28:00Z">
                  <w:rPr>
                    <w:rFonts w:cs="Times New Roman"/>
                    <w:b/>
                    <w:bCs/>
                  </w:rPr>
                </w:rPrChange>
              </w:rPr>
              <w:t>Нарушения со стороны кожи и подкожной клетчатки</w:t>
            </w:r>
          </w:p>
        </w:tc>
      </w:tr>
      <w:tr w:rsidR="006E6534" w:rsidRPr="006E6534" w14:paraId="7BF049E9" w14:textId="77777777" w:rsidTr="00AC66D4">
        <w:tc>
          <w:tcPr>
            <w:tcW w:w="2127" w:type="dxa"/>
          </w:tcPr>
          <w:p w14:paraId="2758BF16" w14:textId="77777777" w:rsidR="0022074B" w:rsidRPr="006E6534" w:rsidRDefault="0022074B" w:rsidP="00415551">
            <w:pPr>
              <w:pStyle w:val="SDText"/>
              <w:ind w:firstLine="0"/>
              <w:rPr>
                <w:rFonts w:cs="Times New Roman"/>
                <w:color w:val="000000" w:themeColor="text1"/>
                <w:rPrChange w:id="28989" w:author="N F" w:date="2023-12-05T03:09:00Z">
                  <w:rPr>
                    <w:rFonts w:cs="Times New Roman"/>
                  </w:rPr>
                </w:rPrChange>
              </w:rPr>
            </w:pPr>
            <w:r w:rsidRPr="006E6534">
              <w:rPr>
                <w:rFonts w:cs="Times New Roman"/>
                <w:color w:val="000000" w:themeColor="text1"/>
                <w:rPrChange w:id="28990" w:author="N F" w:date="2023-12-05T03:09:00Z">
                  <w:rPr>
                    <w:rFonts w:cs="Times New Roman"/>
                  </w:rPr>
                </w:rPrChange>
              </w:rPr>
              <w:t>Сыпь</w:t>
            </w:r>
            <w:r w:rsidRPr="006E6534">
              <w:rPr>
                <w:rFonts w:cs="Times New Roman"/>
                <w:color w:val="000000" w:themeColor="text1"/>
                <w:vertAlign w:val="superscript"/>
                <w:rPrChange w:id="28991" w:author="N F" w:date="2023-12-05T03:09:00Z">
                  <w:rPr>
                    <w:rFonts w:cs="Times New Roman"/>
                    <w:vertAlign w:val="superscript"/>
                  </w:rPr>
                </w:rPrChange>
              </w:rPr>
              <w:t>6</w:t>
            </w:r>
          </w:p>
        </w:tc>
        <w:tc>
          <w:tcPr>
            <w:tcW w:w="1802" w:type="dxa"/>
          </w:tcPr>
          <w:p w14:paraId="12A78982" w14:textId="5C8EF1E9" w:rsidR="0022074B" w:rsidRPr="006E6534" w:rsidRDefault="00022ACA" w:rsidP="00415551">
            <w:pPr>
              <w:pStyle w:val="SDText"/>
              <w:ind w:firstLine="0"/>
              <w:rPr>
                <w:rFonts w:cs="Times New Roman"/>
                <w:color w:val="000000" w:themeColor="text1"/>
                <w:rPrChange w:id="28992" w:author="N F" w:date="2023-12-05T03:09:00Z">
                  <w:rPr>
                    <w:rFonts w:cs="Times New Roman"/>
                  </w:rPr>
                </w:rPrChange>
              </w:rPr>
            </w:pPr>
            <w:r w:rsidRPr="006E6534">
              <w:rPr>
                <w:rFonts w:cs="Times New Roman"/>
                <w:color w:val="000000" w:themeColor="text1"/>
                <w:rPrChange w:id="28993" w:author="N F" w:date="2023-12-05T03:09:00Z">
                  <w:rPr>
                    <w:rFonts w:cs="Times New Roman"/>
                  </w:rPr>
                </w:rPrChange>
              </w:rPr>
              <w:t>58</w:t>
            </w:r>
          </w:p>
        </w:tc>
        <w:tc>
          <w:tcPr>
            <w:tcW w:w="1807" w:type="dxa"/>
          </w:tcPr>
          <w:p w14:paraId="405303E3" w14:textId="41B16E05" w:rsidR="0022074B" w:rsidRPr="006E6534" w:rsidRDefault="00022ACA" w:rsidP="00415551">
            <w:pPr>
              <w:pStyle w:val="SDText"/>
              <w:ind w:firstLine="0"/>
              <w:rPr>
                <w:rFonts w:cs="Times New Roman"/>
                <w:color w:val="000000" w:themeColor="text1"/>
                <w:rPrChange w:id="28994" w:author="N F" w:date="2023-12-05T03:09:00Z">
                  <w:rPr>
                    <w:rFonts w:cs="Times New Roman"/>
                  </w:rPr>
                </w:rPrChange>
              </w:rPr>
            </w:pPr>
            <w:r w:rsidRPr="006E6534">
              <w:rPr>
                <w:rFonts w:cs="Times New Roman"/>
                <w:color w:val="000000" w:themeColor="text1"/>
                <w:rPrChange w:id="28995" w:author="N F" w:date="2023-12-05T03:09:00Z">
                  <w:rPr>
                    <w:rFonts w:cs="Times New Roman"/>
                  </w:rPr>
                </w:rPrChange>
              </w:rPr>
              <w:t>1,1</w:t>
            </w:r>
          </w:p>
        </w:tc>
        <w:tc>
          <w:tcPr>
            <w:tcW w:w="1802" w:type="dxa"/>
          </w:tcPr>
          <w:p w14:paraId="4BC8F621" w14:textId="157370CC" w:rsidR="0022074B" w:rsidRPr="006E6534" w:rsidRDefault="00022ACA" w:rsidP="00415551">
            <w:pPr>
              <w:pStyle w:val="SDText"/>
              <w:ind w:firstLine="0"/>
              <w:rPr>
                <w:rFonts w:cs="Times New Roman"/>
                <w:color w:val="000000" w:themeColor="text1"/>
                <w:rPrChange w:id="28996" w:author="N F" w:date="2023-12-05T03:09:00Z">
                  <w:rPr>
                    <w:rFonts w:cs="Times New Roman"/>
                  </w:rPr>
                </w:rPrChange>
              </w:rPr>
            </w:pPr>
            <w:r w:rsidRPr="006E6534">
              <w:rPr>
                <w:rFonts w:cs="Times New Roman"/>
                <w:color w:val="000000" w:themeColor="text1"/>
                <w:rPrChange w:id="28997" w:author="N F" w:date="2023-12-05T03:09:00Z">
                  <w:rPr>
                    <w:rFonts w:cs="Times New Roman"/>
                  </w:rPr>
                </w:rPrChange>
              </w:rPr>
              <w:t>78</w:t>
            </w:r>
          </w:p>
        </w:tc>
        <w:tc>
          <w:tcPr>
            <w:tcW w:w="1807" w:type="dxa"/>
          </w:tcPr>
          <w:p w14:paraId="77972195" w14:textId="159501BD" w:rsidR="0022074B" w:rsidRPr="006E6534" w:rsidRDefault="00022ACA" w:rsidP="00415551">
            <w:pPr>
              <w:pStyle w:val="SDText"/>
              <w:ind w:firstLine="0"/>
              <w:rPr>
                <w:rFonts w:cs="Times New Roman"/>
                <w:color w:val="000000" w:themeColor="text1"/>
                <w:rPrChange w:id="28998" w:author="N F" w:date="2023-12-05T03:09:00Z">
                  <w:rPr>
                    <w:rFonts w:cs="Times New Roman"/>
                  </w:rPr>
                </w:rPrChange>
              </w:rPr>
            </w:pPr>
            <w:r w:rsidRPr="006E6534">
              <w:rPr>
                <w:rFonts w:cs="Times New Roman"/>
                <w:color w:val="000000" w:themeColor="text1"/>
                <w:rPrChange w:id="28999" w:author="N F" w:date="2023-12-05T03:09:00Z">
                  <w:rPr>
                    <w:rFonts w:cs="Times New Roman"/>
                  </w:rPr>
                </w:rPrChange>
              </w:rPr>
              <w:t>6,9</w:t>
            </w:r>
          </w:p>
        </w:tc>
      </w:tr>
      <w:tr w:rsidR="006E6534" w:rsidRPr="006E6534" w14:paraId="62FA3844" w14:textId="77777777" w:rsidTr="00AC66D4">
        <w:tc>
          <w:tcPr>
            <w:tcW w:w="2127" w:type="dxa"/>
          </w:tcPr>
          <w:p w14:paraId="369677F9" w14:textId="19584282" w:rsidR="0022074B" w:rsidRPr="006E6534" w:rsidRDefault="0022074B" w:rsidP="00415551">
            <w:pPr>
              <w:pStyle w:val="SDText"/>
              <w:ind w:firstLine="0"/>
              <w:rPr>
                <w:rFonts w:cs="Times New Roman"/>
                <w:color w:val="000000" w:themeColor="text1"/>
                <w:rPrChange w:id="29000" w:author="N F" w:date="2023-12-05T03:09:00Z">
                  <w:rPr>
                    <w:rFonts w:cs="Times New Roman"/>
                  </w:rPr>
                </w:rPrChange>
              </w:rPr>
            </w:pPr>
            <w:r w:rsidRPr="006E6534">
              <w:rPr>
                <w:rFonts w:cs="Times New Roman"/>
                <w:color w:val="000000" w:themeColor="text1"/>
                <w:rPrChange w:id="29001" w:author="N F" w:date="2023-12-05T03:09:00Z">
                  <w:rPr>
                    <w:rFonts w:cs="Times New Roman"/>
                  </w:rPr>
                </w:rPrChange>
              </w:rPr>
              <w:t>Сухость кожи</w:t>
            </w:r>
            <w:r w:rsidR="00B87637" w:rsidRPr="006E6534">
              <w:rPr>
                <w:rFonts w:cs="Times New Roman"/>
                <w:color w:val="000000" w:themeColor="text1"/>
                <w:vertAlign w:val="superscript"/>
                <w:rPrChange w:id="29002" w:author="N F" w:date="2023-12-05T03:09:00Z">
                  <w:rPr>
                    <w:rFonts w:cs="Times New Roman"/>
                    <w:vertAlign w:val="superscript"/>
                  </w:rPr>
                </w:rPrChange>
              </w:rPr>
              <w:t>7</w:t>
            </w:r>
          </w:p>
        </w:tc>
        <w:tc>
          <w:tcPr>
            <w:tcW w:w="1802" w:type="dxa"/>
          </w:tcPr>
          <w:p w14:paraId="458564FF" w14:textId="1E961F0E" w:rsidR="0022074B" w:rsidRPr="006E6534" w:rsidRDefault="00022ACA" w:rsidP="00415551">
            <w:pPr>
              <w:pStyle w:val="SDText"/>
              <w:ind w:firstLine="0"/>
              <w:rPr>
                <w:rFonts w:cs="Times New Roman"/>
                <w:color w:val="000000" w:themeColor="text1"/>
                <w:rPrChange w:id="29003" w:author="N F" w:date="2023-12-05T03:09:00Z">
                  <w:rPr>
                    <w:rFonts w:cs="Times New Roman"/>
                  </w:rPr>
                </w:rPrChange>
              </w:rPr>
            </w:pPr>
            <w:r w:rsidRPr="006E6534">
              <w:rPr>
                <w:rFonts w:cs="Times New Roman"/>
                <w:color w:val="000000" w:themeColor="text1"/>
                <w:rPrChange w:id="29004" w:author="N F" w:date="2023-12-05T03:09:00Z">
                  <w:rPr>
                    <w:rFonts w:cs="Times New Roman"/>
                  </w:rPr>
                </w:rPrChange>
              </w:rPr>
              <w:t>36</w:t>
            </w:r>
          </w:p>
        </w:tc>
        <w:tc>
          <w:tcPr>
            <w:tcW w:w="1807" w:type="dxa"/>
          </w:tcPr>
          <w:p w14:paraId="298066CD" w14:textId="59E6560B" w:rsidR="0022074B" w:rsidRPr="006E6534" w:rsidRDefault="00022ACA" w:rsidP="00415551">
            <w:pPr>
              <w:pStyle w:val="SDText"/>
              <w:ind w:firstLine="0"/>
              <w:rPr>
                <w:rFonts w:cs="Times New Roman"/>
                <w:color w:val="000000" w:themeColor="text1"/>
                <w:rPrChange w:id="29005" w:author="N F" w:date="2023-12-05T03:09:00Z">
                  <w:rPr>
                    <w:rFonts w:cs="Times New Roman"/>
                  </w:rPr>
                </w:rPrChange>
              </w:rPr>
            </w:pPr>
            <w:r w:rsidRPr="006E6534">
              <w:rPr>
                <w:rFonts w:cs="Times New Roman"/>
                <w:color w:val="000000" w:themeColor="text1"/>
                <w:rPrChange w:id="29006" w:author="N F" w:date="2023-12-05T03:09:00Z">
                  <w:rPr>
                    <w:rFonts w:cs="Times New Roman"/>
                  </w:rPr>
                </w:rPrChange>
              </w:rPr>
              <w:t>0,4</w:t>
            </w:r>
          </w:p>
        </w:tc>
        <w:tc>
          <w:tcPr>
            <w:tcW w:w="1802" w:type="dxa"/>
          </w:tcPr>
          <w:p w14:paraId="3DF489FC" w14:textId="6AE18AF2" w:rsidR="0022074B" w:rsidRPr="006E6534" w:rsidRDefault="00022ACA" w:rsidP="00415551">
            <w:pPr>
              <w:pStyle w:val="SDText"/>
              <w:ind w:firstLine="0"/>
              <w:rPr>
                <w:rFonts w:cs="Times New Roman"/>
                <w:color w:val="000000" w:themeColor="text1"/>
                <w:rPrChange w:id="29007" w:author="N F" w:date="2023-12-05T03:09:00Z">
                  <w:rPr>
                    <w:rFonts w:cs="Times New Roman"/>
                  </w:rPr>
                </w:rPrChange>
              </w:rPr>
            </w:pPr>
            <w:r w:rsidRPr="006E6534">
              <w:rPr>
                <w:rFonts w:cs="Times New Roman"/>
                <w:color w:val="000000" w:themeColor="text1"/>
                <w:rPrChange w:id="29008" w:author="N F" w:date="2023-12-05T03:09:00Z">
                  <w:rPr>
                    <w:rFonts w:cs="Times New Roman"/>
                  </w:rPr>
                </w:rPrChange>
              </w:rPr>
              <w:t>36</w:t>
            </w:r>
          </w:p>
        </w:tc>
        <w:tc>
          <w:tcPr>
            <w:tcW w:w="1807" w:type="dxa"/>
          </w:tcPr>
          <w:p w14:paraId="695E5545" w14:textId="033E23B7" w:rsidR="0022074B" w:rsidRPr="006E6534" w:rsidRDefault="00D0776E" w:rsidP="00415551">
            <w:pPr>
              <w:pStyle w:val="SDText"/>
              <w:ind w:firstLine="0"/>
              <w:rPr>
                <w:rFonts w:cs="Times New Roman"/>
                <w:color w:val="000000" w:themeColor="text1"/>
                <w:rPrChange w:id="29009" w:author="N F" w:date="2023-12-05T03:09:00Z">
                  <w:rPr>
                    <w:rFonts w:cs="Times New Roman"/>
                  </w:rPr>
                </w:rPrChange>
              </w:rPr>
            </w:pPr>
            <w:r w:rsidRPr="006E6534">
              <w:rPr>
                <w:rFonts w:cs="Times New Roman"/>
                <w:color w:val="000000" w:themeColor="text1"/>
                <w:rPrChange w:id="29010" w:author="N F" w:date="2023-12-05T03:09:00Z">
                  <w:rPr>
                    <w:rFonts w:cs="Times New Roman"/>
                  </w:rPr>
                </w:rPrChange>
              </w:rPr>
              <w:t>1,1</w:t>
            </w:r>
          </w:p>
        </w:tc>
      </w:tr>
      <w:tr w:rsidR="006E6534" w:rsidRPr="006E6534" w14:paraId="5F74E8E8" w14:textId="77777777" w:rsidTr="00AC66D4">
        <w:tc>
          <w:tcPr>
            <w:tcW w:w="2127" w:type="dxa"/>
          </w:tcPr>
          <w:p w14:paraId="3E89C8C1" w14:textId="2292E991" w:rsidR="003F34FA" w:rsidRPr="006E6534" w:rsidRDefault="00E25D30" w:rsidP="00415551">
            <w:pPr>
              <w:pStyle w:val="SDText"/>
              <w:ind w:firstLine="0"/>
              <w:rPr>
                <w:rFonts w:cs="Times New Roman"/>
                <w:color w:val="000000" w:themeColor="text1"/>
                <w:rPrChange w:id="29011" w:author="N F" w:date="2023-12-05T03:09:00Z">
                  <w:rPr>
                    <w:rFonts w:cs="Times New Roman"/>
                  </w:rPr>
                </w:rPrChange>
              </w:rPr>
            </w:pPr>
            <w:r w:rsidRPr="006E6534">
              <w:rPr>
                <w:rFonts w:cs="Times New Roman"/>
                <w:color w:val="000000" w:themeColor="text1"/>
                <w:rPrChange w:id="29012" w:author="N F" w:date="2023-12-05T03:09:00Z">
                  <w:rPr>
                    <w:rFonts w:cs="Times New Roman"/>
                  </w:rPr>
                </w:rPrChange>
              </w:rPr>
              <w:t>Паронихия</w:t>
            </w:r>
            <w:r w:rsidR="00B87637" w:rsidRPr="006E6534">
              <w:rPr>
                <w:rFonts w:cs="Times New Roman"/>
                <w:color w:val="000000" w:themeColor="text1"/>
                <w:vertAlign w:val="superscript"/>
                <w:rPrChange w:id="29013" w:author="N F" w:date="2023-12-05T03:09:00Z">
                  <w:rPr>
                    <w:rFonts w:cs="Times New Roman"/>
                    <w:vertAlign w:val="superscript"/>
                  </w:rPr>
                </w:rPrChange>
              </w:rPr>
              <w:t>8</w:t>
            </w:r>
          </w:p>
        </w:tc>
        <w:tc>
          <w:tcPr>
            <w:tcW w:w="1802" w:type="dxa"/>
          </w:tcPr>
          <w:p w14:paraId="46E7615D" w14:textId="2A53F701" w:rsidR="003F34FA" w:rsidRPr="006E6534" w:rsidRDefault="00022ACA" w:rsidP="00415551">
            <w:pPr>
              <w:pStyle w:val="SDText"/>
              <w:ind w:firstLine="0"/>
              <w:rPr>
                <w:rFonts w:cs="Times New Roman"/>
                <w:color w:val="000000" w:themeColor="text1"/>
                <w:rPrChange w:id="29014" w:author="N F" w:date="2023-12-05T03:09:00Z">
                  <w:rPr>
                    <w:rFonts w:cs="Times New Roman"/>
                  </w:rPr>
                </w:rPrChange>
              </w:rPr>
            </w:pPr>
            <w:r w:rsidRPr="006E6534">
              <w:rPr>
                <w:rFonts w:cs="Times New Roman"/>
                <w:color w:val="000000" w:themeColor="text1"/>
                <w:rPrChange w:id="29015" w:author="N F" w:date="2023-12-05T03:09:00Z">
                  <w:rPr>
                    <w:rFonts w:cs="Times New Roman"/>
                  </w:rPr>
                </w:rPrChange>
              </w:rPr>
              <w:t>35</w:t>
            </w:r>
          </w:p>
        </w:tc>
        <w:tc>
          <w:tcPr>
            <w:tcW w:w="1807" w:type="dxa"/>
          </w:tcPr>
          <w:p w14:paraId="358F110A" w14:textId="73C3A067" w:rsidR="003F34FA" w:rsidRPr="006E6534" w:rsidRDefault="00022ACA" w:rsidP="00415551">
            <w:pPr>
              <w:pStyle w:val="SDText"/>
              <w:ind w:firstLine="0"/>
              <w:rPr>
                <w:rFonts w:cs="Times New Roman"/>
                <w:color w:val="000000" w:themeColor="text1"/>
                <w:rPrChange w:id="29016" w:author="N F" w:date="2023-12-05T03:09:00Z">
                  <w:rPr>
                    <w:rFonts w:cs="Times New Roman"/>
                  </w:rPr>
                </w:rPrChange>
              </w:rPr>
            </w:pPr>
            <w:r w:rsidRPr="006E6534">
              <w:rPr>
                <w:rFonts w:cs="Times New Roman"/>
                <w:color w:val="000000" w:themeColor="text1"/>
                <w:rPrChange w:id="29017" w:author="N F" w:date="2023-12-05T03:09:00Z">
                  <w:rPr>
                    <w:rFonts w:cs="Times New Roman"/>
                  </w:rPr>
                </w:rPrChange>
              </w:rPr>
              <w:t>0,4</w:t>
            </w:r>
          </w:p>
        </w:tc>
        <w:tc>
          <w:tcPr>
            <w:tcW w:w="1802" w:type="dxa"/>
          </w:tcPr>
          <w:p w14:paraId="4C8D87D2" w14:textId="54A6D1CE" w:rsidR="003F34FA" w:rsidRPr="006E6534" w:rsidRDefault="00022ACA" w:rsidP="00415551">
            <w:pPr>
              <w:pStyle w:val="SDText"/>
              <w:ind w:firstLine="0"/>
              <w:rPr>
                <w:rFonts w:cs="Times New Roman"/>
                <w:color w:val="000000" w:themeColor="text1"/>
                <w:rPrChange w:id="29018" w:author="N F" w:date="2023-12-05T03:09:00Z">
                  <w:rPr>
                    <w:rFonts w:cs="Times New Roman"/>
                  </w:rPr>
                </w:rPrChange>
              </w:rPr>
            </w:pPr>
            <w:r w:rsidRPr="006E6534">
              <w:rPr>
                <w:rFonts w:cs="Times New Roman"/>
                <w:color w:val="000000" w:themeColor="text1"/>
                <w:rPrChange w:id="29019" w:author="N F" w:date="2023-12-05T03:09:00Z">
                  <w:rPr>
                    <w:rFonts w:cs="Times New Roman"/>
                  </w:rPr>
                </w:rPrChange>
              </w:rPr>
              <w:t>33</w:t>
            </w:r>
          </w:p>
        </w:tc>
        <w:tc>
          <w:tcPr>
            <w:tcW w:w="1807" w:type="dxa"/>
          </w:tcPr>
          <w:p w14:paraId="6CA05F4C" w14:textId="37884A95" w:rsidR="003F34FA" w:rsidRPr="006E6534" w:rsidRDefault="00D0776E" w:rsidP="00415551">
            <w:pPr>
              <w:pStyle w:val="SDText"/>
              <w:ind w:firstLine="0"/>
              <w:rPr>
                <w:rFonts w:cs="Times New Roman"/>
                <w:color w:val="000000" w:themeColor="text1"/>
                <w:rPrChange w:id="29020" w:author="N F" w:date="2023-12-05T03:09:00Z">
                  <w:rPr>
                    <w:rFonts w:cs="Times New Roman"/>
                  </w:rPr>
                </w:rPrChange>
              </w:rPr>
            </w:pPr>
            <w:r w:rsidRPr="006E6534">
              <w:rPr>
                <w:rFonts w:cs="Times New Roman"/>
                <w:color w:val="000000" w:themeColor="text1"/>
                <w:rPrChange w:id="29021" w:author="N F" w:date="2023-12-05T03:09:00Z">
                  <w:rPr>
                    <w:rFonts w:cs="Times New Roman"/>
                  </w:rPr>
                </w:rPrChange>
              </w:rPr>
              <w:t>0,7</w:t>
            </w:r>
          </w:p>
        </w:tc>
      </w:tr>
      <w:tr w:rsidR="006E6534" w:rsidRPr="006E6534" w14:paraId="5BD396FC" w14:textId="77777777" w:rsidTr="00AC66D4">
        <w:tc>
          <w:tcPr>
            <w:tcW w:w="2127" w:type="dxa"/>
          </w:tcPr>
          <w:p w14:paraId="344D80BD" w14:textId="77777777" w:rsidR="0022074B" w:rsidRPr="006E6534" w:rsidRDefault="0022074B" w:rsidP="00415551">
            <w:pPr>
              <w:pStyle w:val="SDText"/>
              <w:ind w:firstLine="0"/>
              <w:rPr>
                <w:rFonts w:cs="Times New Roman"/>
                <w:color w:val="000000" w:themeColor="text1"/>
                <w:rPrChange w:id="29022" w:author="N F" w:date="2023-12-05T03:09:00Z">
                  <w:rPr>
                    <w:rFonts w:cs="Times New Roman"/>
                  </w:rPr>
                </w:rPrChange>
              </w:rPr>
            </w:pPr>
            <w:r w:rsidRPr="006E6534">
              <w:rPr>
                <w:rFonts w:cs="Times New Roman"/>
                <w:color w:val="000000" w:themeColor="text1"/>
                <w:rPrChange w:id="29023" w:author="N F" w:date="2023-12-05T03:09:00Z">
                  <w:rPr>
                    <w:rFonts w:cs="Times New Roman"/>
                  </w:rPr>
                </w:rPrChange>
              </w:rPr>
              <w:t>Зуд</w:t>
            </w:r>
            <w:r w:rsidRPr="006E6534">
              <w:rPr>
                <w:rFonts w:cs="Times New Roman"/>
                <w:color w:val="000000" w:themeColor="text1"/>
                <w:vertAlign w:val="superscript"/>
                <w:rPrChange w:id="29024" w:author="N F" w:date="2023-12-05T03:09:00Z">
                  <w:rPr>
                    <w:rFonts w:cs="Times New Roman"/>
                    <w:vertAlign w:val="superscript"/>
                  </w:rPr>
                </w:rPrChange>
              </w:rPr>
              <w:t>9</w:t>
            </w:r>
          </w:p>
        </w:tc>
        <w:tc>
          <w:tcPr>
            <w:tcW w:w="1802" w:type="dxa"/>
          </w:tcPr>
          <w:p w14:paraId="1C50AC0D" w14:textId="04C280C9" w:rsidR="0022074B" w:rsidRPr="006E6534" w:rsidRDefault="00022ACA" w:rsidP="00415551">
            <w:pPr>
              <w:pStyle w:val="SDText"/>
              <w:ind w:firstLine="0"/>
              <w:rPr>
                <w:rFonts w:cs="Times New Roman"/>
                <w:color w:val="000000" w:themeColor="text1"/>
                <w:rPrChange w:id="29025" w:author="N F" w:date="2023-12-05T03:09:00Z">
                  <w:rPr>
                    <w:rFonts w:cs="Times New Roman"/>
                  </w:rPr>
                </w:rPrChange>
              </w:rPr>
            </w:pPr>
            <w:r w:rsidRPr="006E6534">
              <w:rPr>
                <w:rFonts w:cs="Times New Roman"/>
                <w:color w:val="000000" w:themeColor="text1"/>
                <w:rPrChange w:id="29026" w:author="N F" w:date="2023-12-05T03:09:00Z">
                  <w:rPr>
                    <w:rFonts w:cs="Times New Roman"/>
                  </w:rPr>
                </w:rPrChange>
              </w:rPr>
              <w:t>17</w:t>
            </w:r>
          </w:p>
        </w:tc>
        <w:tc>
          <w:tcPr>
            <w:tcW w:w="1807" w:type="dxa"/>
          </w:tcPr>
          <w:p w14:paraId="5DE53CF2" w14:textId="5A89528D" w:rsidR="0022074B" w:rsidRPr="006E6534" w:rsidRDefault="00022ACA" w:rsidP="00415551">
            <w:pPr>
              <w:pStyle w:val="SDText"/>
              <w:ind w:firstLine="0"/>
              <w:rPr>
                <w:rFonts w:cs="Times New Roman"/>
                <w:color w:val="000000" w:themeColor="text1"/>
                <w:rPrChange w:id="29027" w:author="N F" w:date="2023-12-05T03:09:00Z">
                  <w:rPr>
                    <w:rFonts w:cs="Times New Roman"/>
                  </w:rPr>
                </w:rPrChange>
              </w:rPr>
            </w:pPr>
            <w:r w:rsidRPr="006E6534">
              <w:rPr>
                <w:rFonts w:cs="Times New Roman"/>
                <w:color w:val="000000" w:themeColor="text1"/>
                <w:rPrChange w:id="29028" w:author="N F" w:date="2023-12-05T03:09:00Z">
                  <w:rPr>
                    <w:rFonts w:cs="Times New Roman"/>
                  </w:rPr>
                </w:rPrChange>
              </w:rPr>
              <w:t>0,4</w:t>
            </w:r>
          </w:p>
        </w:tc>
        <w:tc>
          <w:tcPr>
            <w:tcW w:w="1802" w:type="dxa"/>
          </w:tcPr>
          <w:p w14:paraId="3E600208" w14:textId="2BC62E28" w:rsidR="0022074B" w:rsidRPr="006E6534" w:rsidRDefault="00022ACA" w:rsidP="00415551">
            <w:pPr>
              <w:pStyle w:val="SDText"/>
              <w:ind w:firstLine="0"/>
              <w:rPr>
                <w:rFonts w:cs="Times New Roman"/>
                <w:color w:val="000000" w:themeColor="text1"/>
                <w:rPrChange w:id="29029" w:author="N F" w:date="2023-12-05T03:09:00Z">
                  <w:rPr>
                    <w:rFonts w:cs="Times New Roman"/>
                  </w:rPr>
                </w:rPrChange>
              </w:rPr>
            </w:pPr>
            <w:r w:rsidRPr="006E6534">
              <w:rPr>
                <w:rFonts w:cs="Times New Roman"/>
                <w:color w:val="000000" w:themeColor="text1"/>
                <w:rPrChange w:id="29030" w:author="N F" w:date="2023-12-05T03:09:00Z">
                  <w:rPr>
                    <w:rFonts w:cs="Times New Roman"/>
                  </w:rPr>
                </w:rPrChange>
              </w:rPr>
              <w:t>17</w:t>
            </w:r>
          </w:p>
        </w:tc>
        <w:tc>
          <w:tcPr>
            <w:tcW w:w="1807" w:type="dxa"/>
          </w:tcPr>
          <w:p w14:paraId="043AB8E3" w14:textId="4BD97FFD" w:rsidR="0022074B" w:rsidRPr="006E6534" w:rsidRDefault="00D0776E" w:rsidP="00415551">
            <w:pPr>
              <w:pStyle w:val="SDText"/>
              <w:ind w:firstLine="0"/>
              <w:rPr>
                <w:rFonts w:cs="Times New Roman"/>
                <w:color w:val="000000" w:themeColor="text1"/>
                <w:rPrChange w:id="29031" w:author="N F" w:date="2023-12-05T03:09:00Z">
                  <w:rPr>
                    <w:rFonts w:cs="Times New Roman"/>
                  </w:rPr>
                </w:rPrChange>
              </w:rPr>
            </w:pPr>
            <w:r w:rsidRPr="006E6534">
              <w:rPr>
                <w:rFonts w:cs="Times New Roman"/>
                <w:color w:val="000000" w:themeColor="text1"/>
                <w:rPrChange w:id="29032" w:author="N F" w:date="2023-12-05T03:09:00Z">
                  <w:rPr>
                    <w:rFonts w:cs="Times New Roman"/>
                  </w:rPr>
                </w:rPrChange>
              </w:rPr>
              <w:t>0</w:t>
            </w:r>
          </w:p>
        </w:tc>
      </w:tr>
      <w:tr w:rsidR="006E6534" w:rsidRPr="006E6534" w14:paraId="0E43754E" w14:textId="77777777" w:rsidTr="00AC66D4">
        <w:tc>
          <w:tcPr>
            <w:tcW w:w="2127" w:type="dxa"/>
          </w:tcPr>
          <w:p w14:paraId="5F541610" w14:textId="77777777" w:rsidR="0022074B" w:rsidRPr="006E6534" w:rsidRDefault="0022074B" w:rsidP="00415551">
            <w:pPr>
              <w:pStyle w:val="SDText"/>
              <w:ind w:firstLine="0"/>
              <w:rPr>
                <w:rFonts w:cs="Times New Roman"/>
                <w:color w:val="000000" w:themeColor="text1"/>
                <w:rPrChange w:id="29033" w:author="N F" w:date="2023-12-05T03:09:00Z">
                  <w:rPr>
                    <w:rFonts w:cs="Times New Roman"/>
                  </w:rPr>
                </w:rPrChange>
              </w:rPr>
            </w:pPr>
            <w:r w:rsidRPr="006E6534">
              <w:rPr>
                <w:rFonts w:cs="Times New Roman"/>
                <w:color w:val="000000" w:themeColor="text1"/>
                <w:rPrChange w:id="29034" w:author="N F" w:date="2023-12-05T03:09:00Z">
                  <w:rPr>
                    <w:rFonts w:cs="Times New Roman"/>
                  </w:rPr>
                </w:rPrChange>
              </w:rPr>
              <w:t>Алопеция</w:t>
            </w:r>
          </w:p>
        </w:tc>
        <w:tc>
          <w:tcPr>
            <w:tcW w:w="1802" w:type="dxa"/>
          </w:tcPr>
          <w:p w14:paraId="37DF5FD2" w14:textId="4693E87B" w:rsidR="0022074B" w:rsidRPr="006E6534" w:rsidRDefault="00022ACA" w:rsidP="00415551">
            <w:pPr>
              <w:pStyle w:val="SDText"/>
              <w:ind w:firstLine="0"/>
              <w:rPr>
                <w:rFonts w:cs="Times New Roman"/>
                <w:color w:val="000000" w:themeColor="text1"/>
                <w:rPrChange w:id="29035" w:author="N F" w:date="2023-12-05T03:09:00Z">
                  <w:rPr>
                    <w:rFonts w:cs="Times New Roman"/>
                  </w:rPr>
                </w:rPrChange>
              </w:rPr>
            </w:pPr>
            <w:r w:rsidRPr="006E6534">
              <w:rPr>
                <w:rFonts w:cs="Times New Roman"/>
                <w:color w:val="000000" w:themeColor="text1"/>
                <w:rPrChange w:id="29036" w:author="N F" w:date="2023-12-05T03:09:00Z">
                  <w:rPr>
                    <w:rFonts w:cs="Times New Roman"/>
                  </w:rPr>
                </w:rPrChange>
              </w:rPr>
              <w:t>7,2</w:t>
            </w:r>
          </w:p>
        </w:tc>
        <w:tc>
          <w:tcPr>
            <w:tcW w:w="1807" w:type="dxa"/>
          </w:tcPr>
          <w:p w14:paraId="0F6BC65F" w14:textId="08471E08" w:rsidR="0022074B" w:rsidRPr="006E6534" w:rsidRDefault="00022ACA" w:rsidP="00415551">
            <w:pPr>
              <w:pStyle w:val="SDText"/>
              <w:ind w:firstLine="0"/>
              <w:rPr>
                <w:rFonts w:cs="Times New Roman"/>
                <w:color w:val="000000" w:themeColor="text1"/>
                <w:rPrChange w:id="29037" w:author="N F" w:date="2023-12-05T03:09:00Z">
                  <w:rPr>
                    <w:rFonts w:cs="Times New Roman"/>
                  </w:rPr>
                </w:rPrChange>
              </w:rPr>
            </w:pPr>
            <w:r w:rsidRPr="006E6534">
              <w:rPr>
                <w:rFonts w:cs="Times New Roman"/>
                <w:color w:val="000000" w:themeColor="text1"/>
                <w:rPrChange w:id="29038" w:author="N F" w:date="2023-12-05T03:09:00Z">
                  <w:rPr>
                    <w:rFonts w:cs="Times New Roman"/>
                  </w:rPr>
                </w:rPrChange>
              </w:rPr>
              <w:t>0</w:t>
            </w:r>
          </w:p>
        </w:tc>
        <w:tc>
          <w:tcPr>
            <w:tcW w:w="1802" w:type="dxa"/>
          </w:tcPr>
          <w:p w14:paraId="34A5DE23" w14:textId="2B13DE4C" w:rsidR="0022074B" w:rsidRPr="006E6534" w:rsidRDefault="00022ACA" w:rsidP="00415551">
            <w:pPr>
              <w:pStyle w:val="SDText"/>
              <w:ind w:firstLine="0"/>
              <w:rPr>
                <w:rFonts w:cs="Times New Roman"/>
                <w:color w:val="000000" w:themeColor="text1"/>
                <w:rPrChange w:id="29039" w:author="N F" w:date="2023-12-05T03:09:00Z">
                  <w:rPr>
                    <w:rFonts w:cs="Times New Roman"/>
                  </w:rPr>
                </w:rPrChange>
              </w:rPr>
            </w:pPr>
            <w:r w:rsidRPr="006E6534">
              <w:rPr>
                <w:rFonts w:cs="Times New Roman"/>
                <w:color w:val="000000" w:themeColor="text1"/>
                <w:rPrChange w:id="29040" w:author="N F" w:date="2023-12-05T03:09:00Z">
                  <w:rPr>
                    <w:rFonts w:cs="Times New Roman"/>
                  </w:rPr>
                </w:rPrChange>
              </w:rPr>
              <w:t>13</w:t>
            </w:r>
          </w:p>
        </w:tc>
        <w:tc>
          <w:tcPr>
            <w:tcW w:w="1807" w:type="dxa"/>
          </w:tcPr>
          <w:p w14:paraId="5A47C452" w14:textId="03D696EA" w:rsidR="0022074B" w:rsidRPr="006E6534" w:rsidRDefault="00D0776E" w:rsidP="00415551">
            <w:pPr>
              <w:pStyle w:val="SDText"/>
              <w:ind w:firstLine="0"/>
              <w:rPr>
                <w:rFonts w:cs="Times New Roman"/>
                <w:color w:val="000000" w:themeColor="text1"/>
                <w:rPrChange w:id="29041" w:author="N F" w:date="2023-12-05T03:09:00Z">
                  <w:rPr>
                    <w:rFonts w:cs="Times New Roman"/>
                  </w:rPr>
                </w:rPrChange>
              </w:rPr>
            </w:pPr>
            <w:r w:rsidRPr="006E6534">
              <w:rPr>
                <w:rFonts w:cs="Times New Roman"/>
                <w:color w:val="000000" w:themeColor="text1"/>
                <w:rPrChange w:id="29042" w:author="N F" w:date="2023-12-05T03:09:00Z">
                  <w:rPr>
                    <w:rFonts w:cs="Times New Roman"/>
                  </w:rPr>
                </w:rPrChange>
              </w:rPr>
              <w:t>0</w:t>
            </w:r>
          </w:p>
        </w:tc>
      </w:tr>
      <w:tr w:rsidR="006E6534" w:rsidRPr="006E6534" w14:paraId="13FFB877" w14:textId="77777777" w:rsidTr="00AC66D4">
        <w:tc>
          <w:tcPr>
            <w:tcW w:w="2127" w:type="dxa"/>
          </w:tcPr>
          <w:p w14:paraId="7FD6BE0C" w14:textId="75C5ACFA" w:rsidR="00E25D30" w:rsidRPr="006E6534" w:rsidRDefault="00E25D30" w:rsidP="00415551">
            <w:pPr>
              <w:pStyle w:val="SDText"/>
              <w:ind w:firstLine="0"/>
              <w:rPr>
                <w:rFonts w:cs="Times New Roman"/>
                <w:color w:val="000000" w:themeColor="text1"/>
                <w:rPrChange w:id="29043" w:author="N F" w:date="2023-12-05T03:09:00Z">
                  <w:rPr>
                    <w:rFonts w:cs="Times New Roman"/>
                  </w:rPr>
                </w:rPrChange>
              </w:rPr>
            </w:pPr>
            <w:r w:rsidRPr="006E6534">
              <w:rPr>
                <w:rFonts w:cs="Times New Roman"/>
                <w:color w:val="000000" w:themeColor="text1"/>
                <w:rPrChange w:id="29044" w:author="N F" w:date="2023-12-05T03:09:00Z">
                  <w:rPr>
                    <w:rFonts w:cs="Times New Roman"/>
                  </w:rPr>
                </w:rPrChange>
              </w:rPr>
              <w:t>Крапивница</w:t>
            </w:r>
          </w:p>
        </w:tc>
        <w:tc>
          <w:tcPr>
            <w:tcW w:w="1802" w:type="dxa"/>
          </w:tcPr>
          <w:p w14:paraId="6C45E0CC" w14:textId="5F70428C" w:rsidR="00E25D30" w:rsidRPr="006E6534" w:rsidRDefault="00022ACA" w:rsidP="00415551">
            <w:pPr>
              <w:pStyle w:val="SDText"/>
              <w:ind w:firstLine="0"/>
              <w:rPr>
                <w:rFonts w:cs="Times New Roman"/>
                <w:color w:val="000000" w:themeColor="text1"/>
                <w:rPrChange w:id="29045" w:author="N F" w:date="2023-12-05T03:09:00Z">
                  <w:rPr>
                    <w:rFonts w:cs="Times New Roman"/>
                  </w:rPr>
                </w:rPrChange>
              </w:rPr>
            </w:pPr>
            <w:r w:rsidRPr="006E6534">
              <w:rPr>
                <w:rFonts w:cs="Times New Roman"/>
                <w:color w:val="000000" w:themeColor="text1"/>
                <w:rPrChange w:id="29046" w:author="N F" w:date="2023-12-05T03:09:00Z">
                  <w:rPr>
                    <w:rFonts w:cs="Times New Roman"/>
                  </w:rPr>
                </w:rPrChange>
              </w:rPr>
              <w:t>2,2</w:t>
            </w:r>
          </w:p>
        </w:tc>
        <w:tc>
          <w:tcPr>
            <w:tcW w:w="1807" w:type="dxa"/>
          </w:tcPr>
          <w:p w14:paraId="4FCDD77D" w14:textId="0C741DC8" w:rsidR="00E25D30" w:rsidRPr="006E6534" w:rsidRDefault="00022ACA" w:rsidP="00415551">
            <w:pPr>
              <w:pStyle w:val="SDText"/>
              <w:ind w:firstLine="0"/>
              <w:rPr>
                <w:rFonts w:cs="Times New Roman"/>
                <w:color w:val="000000" w:themeColor="text1"/>
                <w:rPrChange w:id="29047" w:author="N F" w:date="2023-12-05T03:09:00Z">
                  <w:rPr>
                    <w:rFonts w:cs="Times New Roman"/>
                  </w:rPr>
                </w:rPrChange>
              </w:rPr>
            </w:pPr>
            <w:r w:rsidRPr="006E6534">
              <w:rPr>
                <w:rFonts w:cs="Times New Roman"/>
                <w:color w:val="000000" w:themeColor="text1"/>
                <w:rPrChange w:id="29048" w:author="N F" w:date="2023-12-05T03:09:00Z">
                  <w:rPr>
                    <w:rFonts w:cs="Times New Roman"/>
                  </w:rPr>
                </w:rPrChange>
              </w:rPr>
              <w:t>0,7</w:t>
            </w:r>
          </w:p>
        </w:tc>
        <w:tc>
          <w:tcPr>
            <w:tcW w:w="1802" w:type="dxa"/>
          </w:tcPr>
          <w:p w14:paraId="26D0A71C" w14:textId="125B57D0" w:rsidR="00E25D30" w:rsidRPr="006E6534" w:rsidRDefault="00022ACA" w:rsidP="00415551">
            <w:pPr>
              <w:pStyle w:val="SDText"/>
              <w:ind w:firstLine="0"/>
              <w:rPr>
                <w:rFonts w:cs="Times New Roman"/>
                <w:color w:val="000000" w:themeColor="text1"/>
                <w:rPrChange w:id="29049" w:author="N F" w:date="2023-12-05T03:09:00Z">
                  <w:rPr>
                    <w:rFonts w:cs="Times New Roman"/>
                  </w:rPr>
                </w:rPrChange>
              </w:rPr>
            </w:pPr>
            <w:r w:rsidRPr="006E6534">
              <w:rPr>
                <w:rFonts w:cs="Times New Roman"/>
                <w:color w:val="000000" w:themeColor="text1"/>
                <w:rPrChange w:id="29050" w:author="N F" w:date="2023-12-05T03:09:00Z">
                  <w:rPr>
                    <w:rFonts w:cs="Times New Roman"/>
                  </w:rPr>
                </w:rPrChange>
              </w:rPr>
              <w:t>0,4</w:t>
            </w:r>
          </w:p>
        </w:tc>
        <w:tc>
          <w:tcPr>
            <w:tcW w:w="1807" w:type="dxa"/>
          </w:tcPr>
          <w:p w14:paraId="2DA7A8B3" w14:textId="57D50CC6" w:rsidR="00E25D30" w:rsidRPr="006E6534" w:rsidRDefault="00D0776E" w:rsidP="00415551">
            <w:pPr>
              <w:pStyle w:val="SDText"/>
              <w:ind w:firstLine="0"/>
              <w:rPr>
                <w:rFonts w:cs="Times New Roman"/>
                <w:color w:val="000000" w:themeColor="text1"/>
                <w:rPrChange w:id="29051" w:author="N F" w:date="2023-12-05T03:09:00Z">
                  <w:rPr>
                    <w:rFonts w:cs="Times New Roman"/>
                  </w:rPr>
                </w:rPrChange>
              </w:rPr>
            </w:pPr>
            <w:r w:rsidRPr="006E6534">
              <w:rPr>
                <w:rFonts w:cs="Times New Roman"/>
                <w:color w:val="000000" w:themeColor="text1"/>
                <w:rPrChange w:id="29052" w:author="N F" w:date="2023-12-05T03:09:00Z">
                  <w:rPr>
                    <w:rFonts w:cs="Times New Roman"/>
                  </w:rPr>
                </w:rPrChange>
              </w:rPr>
              <w:t>0</w:t>
            </w:r>
          </w:p>
        </w:tc>
      </w:tr>
      <w:tr w:rsidR="006E6534" w:rsidRPr="006E6534" w14:paraId="7E57A448" w14:textId="77777777" w:rsidTr="00AC66D4">
        <w:tc>
          <w:tcPr>
            <w:tcW w:w="2127" w:type="dxa"/>
          </w:tcPr>
          <w:p w14:paraId="4CF7D9F2" w14:textId="77777777" w:rsidR="0022074B" w:rsidRPr="006E6534" w:rsidRDefault="0022074B" w:rsidP="00415551">
            <w:pPr>
              <w:pStyle w:val="SDText"/>
              <w:ind w:firstLine="0"/>
              <w:rPr>
                <w:rFonts w:cs="Times New Roman"/>
                <w:color w:val="000000" w:themeColor="text1"/>
                <w:rPrChange w:id="29053" w:author="N F" w:date="2023-12-05T03:09:00Z">
                  <w:rPr>
                    <w:rFonts w:cs="Times New Roman"/>
                  </w:rPr>
                </w:rPrChange>
              </w:rPr>
            </w:pPr>
            <w:r w:rsidRPr="006E6534">
              <w:rPr>
                <w:rFonts w:cs="Times New Roman"/>
                <w:color w:val="000000" w:themeColor="text1"/>
                <w:rPrChange w:id="29054" w:author="N F" w:date="2023-12-05T03:09:00Z">
                  <w:rPr>
                    <w:rFonts w:cs="Times New Roman"/>
                  </w:rPr>
                </w:rPrChange>
              </w:rPr>
              <w:t>Синдром ладонно-подошвенной эритродизестезии</w:t>
            </w:r>
          </w:p>
        </w:tc>
        <w:tc>
          <w:tcPr>
            <w:tcW w:w="1802" w:type="dxa"/>
          </w:tcPr>
          <w:p w14:paraId="5B7103FC" w14:textId="5E52E27F" w:rsidR="0022074B" w:rsidRPr="006E6534" w:rsidRDefault="00022ACA" w:rsidP="00415551">
            <w:pPr>
              <w:pStyle w:val="SDText"/>
              <w:ind w:firstLine="0"/>
              <w:rPr>
                <w:rFonts w:cs="Times New Roman"/>
                <w:color w:val="000000" w:themeColor="text1"/>
                <w:rPrChange w:id="29055" w:author="N F" w:date="2023-12-05T03:09:00Z">
                  <w:rPr>
                    <w:rFonts w:cs="Times New Roman"/>
                  </w:rPr>
                </w:rPrChange>
              </w:rPr>
            </w:pPr>
            <w:r w:rsidRPr="006E6534">
              <w:rPr>
                <w:rFonts w:cs="Times New Roman"/>
                <w:color w:val="000000" w:themeColor="text1"/>
                <w:rPrChange w:id="29056" w:author="N F" w:date="2023-12-05T03:09:00Z">
                  <w:rPr>
                    <w:rFonts w:cs="Times New Roman"/>
                  </w:rPr>
                </w:rPrChange>
              </w:rPr>
              <w:t>1,4</w:t>
            </w:r>
          </w:p>
        </w:tc>
        <w:tc>
          <w:tcPr>
            <w:tcW w:w="1807" w:type="dxa"/>
          </w:tcPr>
          <w:p w14:paraId="19B2CA0B" w14:textId="0BF53DFC" w:rsidR="0022074B" w:rsidRPr="006E6534" w:rsidRDefault="00022ACA" w:rsidP="00415551">
            <w:pPr>
              <w:pStyle w:val="SDText"/>
              <w:ind w:firstLine="0"/>
              <w:rPr>
                <w:rFonts w:cs="Times New Roman"/>
                <w:color w:val="000000" w:themeColor="text1"/>
                <w:rPrChange w:id="29057" w:author="N F" w:date="2023-12-05T03:09:00Z">
                  <w:rPr>
                    <w:rFonts w:cs="Times New Roman"/>
                  </w:rPr>
                </w:rPrChange>
              </w:rPr>
            </w:pPr>
            <w:r w:rsidRPr="006E6534">
              <w:rPr>
                <w:rFonts w:cs="Times New Roman"/>
                <w:color w:val="000000" w:themeColor="text1"/>
                <w:rPrChange w:id="29058" w:author="N F" w:date="2023-12-05T03:09:00Z">
                  <w:rPr>
                    <w:rFonts w:cs="Times New Roman"/>
                  </w:rPr>
                </w:rPrChange>
              </w:rPr>
              <w:t>0</w:t>
            </w:r>
          </w:p>
        </w:tc>
        <w:tc>
          <w:tcPr>
            <w:tcW w:w="1802" w:type="dxa"/>
          </w:tcPr>
          <w:p w14:paraId="7AFDC642" w14:textId="0E303CF3" w:rsidR="0022074B" w:rsidRPr="006E6534" w:rsidRDefault="00022ACA" w:rsidP="00415551">
            <w:pPr>
              <w:pStyle w:val="SDText"/>
              <w:ind w:firstLine="0"/>
              <w:rPr>
                <w:rFonts w:cs="Times New Roman"/>
                <w:color w:val="000000" w:themeColor="text1"/>
                <w:rPrChange w:id="29059" w:author="N F" w:date="2023-12-05T03:09:00Z">
                  <w:rPr>
                    <w:rFonts w:cs="Times New Roman"/>
                  </w:rPr>
                </w:rPrChange>
              </w:rPr>
            </w:pPr>
            <w:r w:rsidRPr="006E6534">
              <w:rPr>
                <w:rFonts w:cs="Times New Roman"/>
                <w:color w:val="000000" w:themeColor="text1"/>
                <w:rPrChange w:id="29060" w:author="N F" w:date="2023-12-05T03:09:00Z">
                  <w:rPr>
                    <w:rFonts w:cs="Times New Roman"/>
                  </w:rPr>
                </w:rPrChange>
              </w:rPr>
              <w:t>2,5</w:t>
            </w:r>
          </w:p>
        </w:tc>
        <w:tc>
          <w:tcPr>
            <w:tcW w:w="1807" w:type="dxa"/>
          </w:tcPr>
          <w:p w14:paraId="74ABD001" w14:textId="282E764B" w:rsidR="0022074B" w:rsidRPr="006E6534" w:rsidRDefault="00D0776E" w:rsidP="00415551">
            <w:pPr>
              <w:pStyle w:val="SDText"/>
              <w:ind w:firstLine="0"/>
              <w:rPr>
                <w:rFonts w:cs="Times New Roman"/>
                <w:color w:val="000000" w:themeColor="text1"/>
                <w:rPrChange w:id="29061" w:author="N F" w:date="2023-12-05T03:09:00Z">
                  <w:rPr>
                    <w:rFonts w:cs="Times New Roman"/>
                  </w:rPr>
                </w:rPrChange>
              </w:rPr>
            </w:pPr>
            <w:r w:rsidRPr="006E6534">
              <w:rPr>
                <w:rFonts w:cs="Times New Roman"/>
                <w:color w:val="000000" w:themeColor="text1"/>
                <w:rPrChange w:id="29062" w:author="N F" w:date="2023-12-05T03:09:00Z">
                  <w:rPr>
                    <w:rFonts w:cs="Times New Roman"/>
                  </w:rPr>
                </w:rPrChange>
              </w:rPr>
              <w:t>0</w:t>
            </w:r>
          </w:p>
        </w:tc>
      </w:tr>
      <w:tr w:rsidR="006E6534" w:rsidRPr="006E6534" w14:paraId="6D239A4D" w14:textId="77777777" w:rsidTr="00AC66D4">
        <w:tc>
          <w:tcPr>
            <w:tcW w:w="9345" w:type="dxa"/>
            <w:gridSpan w:val="5"/>
          </w:tcPr>
          <w:p w14:paraId="7707465F" w14:textId="1509D64B" w:rsidR="0022074B" w:rsidRPr="00CE631D" w:rsidRDefault="0022074B">
            <w:pPr>
              <w:pStyle w:val="SDText"/>
              <w:ind w:firstLine="0"/>
              <w:jc w:val="left"/>
              <w:rPr>
                <w:rFonts w:cs="Times New Roman"/>
                <w:b/>
                <w:bCs/>
                <w:i/>
                <w:color w:val="000000" w:themeColor="text1"/>
                <w:rPrChange w:id="29063" w:author="Barshadskaya, Yuliya" w:date="2024-01-16T19:28:00Z">
                  <w:rPr>
                    <w:rFonts w:cs="Times New Roman"/>
                    <w:b/>
                    <w:bCs/>
                  </w:rPr>
                </w:rPrChange>
              </w:rPr>
              <w:pPrChange w:id="29064" w:author="Barshadskaya, Yuliya" w:date="2024-01-16T19:28:00Z">
                <w:pPr>
                  <w:pStyle w:val="SDText"/>
                  <w:ind w:firstLine="0"/>
                  <w:jc w:val="center"/>
                </w:pPr>
              </w:pPrChange>
            </w:pPr>
            <w:r w:rsidRPr="00CE631D">
              <w:rPr>
                <w:rFonts w:cs="Times New Roman"/>
                <w:b/>
                <w:bCs/>
                <w:i/>
                <w:color w:val="000000" w:themeColor="text1"/>
                <w:rPrChange w:id="29065" w:author="Barshadskaya, Yuliya" w:date="2024-01-16T19:28:00Z">
                  <w:rPr>
                    <w:rFonts w:cs="Times New Roman"/>
                    <w:b/>
                    <w:bCs/>
                  </w:rPr>
                </w:rPrChange>
              </w:rPr>
              <w:lastRenderedPageBreak/>
              <w:t>Изменения параметров лаборатор</w:t>
            </w:r>
            <w:r w:rsidR="006F5B6C" w:rsidRPr="00CE631D">
              <w:rPr>
                <w:rFonts w:cs="Times New Roman"/>
                <w:b/>
                <w:bCs/>
                <w:i/>
                <w:color w:val="000000" w:themeColor="text1"/>
                <w:rPrChange w:id="29066" w:author="Barshadskaya, Yuliya" w:date="2024-01-16T19:28:00Z">
                  <w:rPr>
                    <w:rFonts w:cs="Times New Roman"/>
                    <w:b/>
                    <w:bCs/>
                  </w:rPr>
                </w:rPrChange>
              </w:rPr>
              <w:t>н</w:t>
            </w:r>
            <w:r w:rsidRPr="00CE631D">
              <w:rPr>
                <w:rFonts w:cs="Times New Roman"/>
                <w:b/>
                <w:bCs/>
                <w:i/>
                <w:color w:val="000000" w:themeColor="text1"/>
                <w:rPrChange w:id="29067" w:author="Barshadskaya, Yuliya" w:date="2024-01-16T19:28:00Z">
                  <w:rPr>
                    <w:rFonts w:cs="Times New Roman"/>
                    <w:b/>
                    <w:bCs/>
                  </w:rPr>
                </w:rPrChange>
              </w:rPr>
              <w:t>ых и инструментальных исследований</w:t>
            </w:r>
          </w:p>
        </w:tc>
      </w:tr>
      <w:tr w:rsidR="006E6534" w:rsidRPr="006E6534" w14:paraId="31307B55" w14:textId="77777777" w:rsidTr="00AC66D4">
        <w:tc>
          <w:tcPr>
            <w:tcW w:w="2127" w:type="dxa"/>
          </w:tcPr>
          <w:p w14:paraId="09E37C7A" w14:textId="77777777" w:rsidR="0022074B" w:rsidRPr="006E6534" w:rsidRDefault="0022074B" w:rsidP="00415551">
            <w:pPr>
              <w:pStyle w:val="SDText"/>
              <w:ind w:firstLine="0"/>
              <w:rPr>
                <w:rFonts w:cs="Times New Roman"/>
                <w:color w:val="000000" w:themeColor="text1"/>
                <w:lang w:val="en-US"/>
                <w:rPrChange w:id="29068" w:author="N F" w:date="2023-12-05T03:09:00Z">
                  <w:rPr>
                    <w:rFonts w:cs="Times New Roman"/>
                    <w:lang w:val="en-US"/>
                  </w:rPr>
                </w:rPrChange>
              </w:rPr>
            </w:pPr>
            <w:r w:rsidRPr="006E6534">
              <w:rPr>
                <w:rFonts w:cs="Times New Roman"/>
                <w:color w:val="000000" w:themeColor="text1"/>
                <w:rPrChange w:id="29069" w:author="N F" w:date="2023-12-05T03:09:00Z">
                  <w:rPr>
                    <w:rFonts w:cs="Times New Roman"/>
                  </w:rPr>
                </w:rPrChange>
              </w:rPr>
              <w:t xml:space="preserve">Удлинение интервала </w:t>
            </w:r>
            <w:r w:rsidRPr="006E6534">
              <w:rPr>
                <w:rFonts w:cs="Times New Roman"/>
                <w:color w:val="000000" w:themeColor="text1"/>
                <w:lang w:val="en-US"/>
                <w:rPrChange w:id="29070" w:author="N F" w:date="2023-12-05T03:09:00Z">
                  <w:rPr>
                    <w:rFonts w:cs="Times New Roman"/>
                    <w:lang w:val="en-US"/>
                  </w:rPr>
                </w:rPrChange>
              </w:rPr>
              <w:t>QTc</w:t>
            </w:r>
            <w:r w:rsidRPr="006E6534">
              <w:rPr>
                <w:rFonts w:cs="Times New Roman"/>
                <w:color w:val="000000" w:themeColor="text1"/>
                <w:vertAlign w:val="superscript"/>
                <w:lang w:val="en-US"/>
                <w:rPrChange w:id="29071" w:author="N F" w:date="2023-12-05T03:09:00Z">
                  <w:rPr>
                    <w:rFonts w:cs="Times New Roman"/>
                    <w:vertAlign w:val="superscript"/>
                    <w:lang w:val="en-US"/>
                  </w:rPr>
                </w:rPrChange>
              </w:rPr>
              <w:t>10</w:t>
            </w:r>
          </w:p>
        </w:tc>
        <w:tc>
          <w:tcPr>
            <w:tcW w:w="3609" w:type="dxa"/>
            <w:gridSpan w:val="2"/>
          </w:tcPr>
          <w:p w14:paraId="772B1B93" w14:textId="623D1888" w:rsidR="0022074B" w:rsidRPr="006E6534" w:rsidRDefault="00D36B68" w:rsidP="00415551">
            <w:pPr>
              <w:pStyle w:val="SDText"/>
              <w:ind w:firstLine="0"/>
              <w:rPr>
                <w:rFonts w:cs="Times New Roman"/>
                <w:color w:val="000000" w:themeColor="text1"/>
                <w:rPrChange w:id="29072" w:author="N F" w:date="2023-12-05T03:09:00Z">
                  <w:rPr>
                    <w:rFonts w:cs="Times New Roman"/>
                  </w:rPr>
                </w:rPrChange>
              </w:rPr>
            </w:pPr>
            <w:r w:rsidRPr="006E6534">
              <w:rPr>
                <w:rFonts w:cs="Times New Roman"/>
                <w:color w:val="000000" w:themeColor="text1"/>
                <w:rPrChange w:id="29073" w:author="N F" w:date="2023-12-05T03:09:00Z">
                  <w:rPr>
                    <w:rFonts w:cs="Times New Roman"/>
                  </w:rPr>
                </w:rPrChange>
              </w:rPr>
              <w:t>1,1</w:t>
            </w:r>
          </w:p>
        </w:tc>
        <w:tc>
          <w:tcPr>
            <w:tcW w:w="3609" w:type="dxa"/>
            <w:gridSpan w:val="2"/>
          </w:tcPr>
          <w:p w14:paraId="4BCDCCA4" w14:textId="18CBE31B" w:rsidR="0022074B" w:rsidRPr="006E6534" w:rsidRDefault="00D36B68" w:rsidP="00415551">
            <w:pPr>
              <w:pStyle w:val="SDText"/>
              <w:ind w:firstLine="0"/>
              <w:rPr>
                <w:rFonts w:cs="Times New Roman"/>
                <w:color w:val="000000" w:themeColor="text1"/>
                <w:rPrChange w:id="29074" w:author="N F" w:date="2023-12-05T03:09:00Z">
                  <w:rPr>
                    <w:rFonts w:cs="Times New Roman"/>
                  </w:rPr>
                </w:rPrChange>
              </w:rPr>
            </w:pPr>
            <w:r w:rsidRPr="006E6534">
              <w:rPr>
                <w:rFonts w:cs="Times New Roman"/>
                <w:color w:val="000000" w:themeColor="text1"/>
                <w:rPrChange w:id="29075" w:author="N F" w:date="2023-12-05T03:09:00Z">
                  <w:rPr>
                    <w:rFonts w:cs="Times New Roman"/>
                  </w:rPr>
                </w:rPrChange>
              </w:rPr>
              <w:t>0,7</w:t>
            </w:r>
          </w:p>
        </w:tc>
      </w:tr>
      <w:tr w:rsidR="006E6534" w:rsidRPr="006E6534" w14:paraId="6C83AD70" w14:textId="77777777" w:rsidTr="00AC66D4">
        <w:tc>
          <w:tcPr>
            <w:tcW w:w="9345" w:type="dxa"/>
            <w:gridSpan w:val="5"/>
          </w:tcPr>
          <w:p w14:paraId="2BF837DC" w14:textId="77777777" w:rsidR="0022074B" w:rsidRPr="00CE631D" w:rsidRDefault="0022074B">
            <w:pPr>
              <w:pStyle w:val="SDText"/>
              <w:ind w:firstLine="0"/>
              <w:jc w:val="left"/>
              <w:rPr>
                <w:rFonts w:cs="Times New Roman"/>
                <w:b/>
                <w:bCs/>
                <w:i/>
                <w:color w:val="000000" w:themeColor="text1"/>
                <w:rPrChange w:id="29076" w:author="Barshadskaya, Yuliya" w:date="2024-01-16T19:28:00Z">
                  <w:rPr>
                    <w:rFonts w:cs="Times New Roman"/>
                    <w:b/>
                    <w:bCs/>
                  </w:rPr>
                </w:rPrChange>
              </w:rPr>
              <w:pPrChange w:id="29077" w:author="Barshadskaya, Yuliya" w:date="2024-01-16T19:28:00Z">
                <w:pPr>
                  <w:pStyle w:val="SDText"/>
                  <w:ind w:firstLine="0"/>
                  <w:jc w:val="center"/>
                </w:pPr>
              </w:pPrChange>
            </w:pPr>
            <w:r w:rsidRPr="00CE631D">
              <w:rPr>
                <w:rFonts w:cs="Times New Roman"/>
                <w:b/>
                <w:bCs/>
                <w:i/>
                <w:color w:val="000000" w:themeColor="text1"/>
                <w:rPrChange w:id="29078" w:author="Barshadskaya, Yuliya" w:date="2024-01-16T19:28:00Z">
                  <w:rPr>
                    <w:rFonts w:cs="Times New Roman"/>
                    <w:b/>
                    <w:bCs/>
                  </w:rPr>
                </w:rPrChange>
              </w:rPr>
              <w:t xml:space="preserve">Результаты исследований, представленные как изменение степени тяжести по </w:t>
            </w:r>
            <w:r w:rsidRPr="00CE631D">
              <w:rPr>
                <w:rFonts w:cs="Times New Roman"/>
                <w:b/>
                <w:bCs/>
                <w:i/>
                <w:color w:val="000000" w:themeColor="text1"/>
                <w:lang w:val="en-US"/>
                <w:rPrChange w:id="29079" w:author="Barshadskaya, Yuliya" w:date="2024-01-16T19:28:00Z">
                  <w:rPr>
                    <w:rFonts w:cs="Times New Roman"/>
                    <w:b/>
                    <w:bCs/>
                    <w:lang w:val="en-US"/>
                  </w:rPr>
                </w:rPrChange>
              </w:rPr>
              <w:t>CTCAE</w:t>
            </w:r>
          </w:p>
        </w:tc>
      </w:tr>
      <w:tr w:rsidR="006E6534" w:rsidRPr="006E6534" w14:paraId="28809699" w14:textId="77777777" w:rsidTr="00AC66D4">
        <w:tc>
          <w:tcPr>
            <w:tcW w:w="2127" w:type="dxa"/>
          </w:tcPr>
          <w:p w14:paraId="12A19C93" w14:textId="77777777" w:rsidR="0022074B" w:rsidRPr="006E6534" w:rsidRDefault="0022074B" w:rsidP="00415551">
            <w:pPr>
              <w:pStyle w:val="SDText"/>
              <w:ind w:firstLine="0"/>
              <w:rPr>
                <w:rFonts w:cs="Times New Roman"/>
                <w:color w:val="000000" w:themeColor="text1"/>
                <w:lang w:val="en-US"/>
                <w:rPrChange w:id="29080" w:author="N F" w:date="2023-12-05T03:09:00Z">
                  <w:rPr>
                    <w:rFonts w:cs="Times New Roman"/>
                    <w:lang w:val="en-US"/>
                  </w:rPr>
                </w:rPrChange>
              </w:rPr>
            </w:pPr>
            <w:r w:rsidRPr="006E6534">
              <w:rPr>
                <w:rFonts w:cs="Times New Roman"/>
                <w:color w:val="000000" w:themeColor="text1"/>
                <w:rPrChange w:id="29081" w:author="N F" w:date="2023-12-05T03:09:00Z">
                  <w:rPr>
                    <w:rFonts w:cs="Times New Roman"/>
                  </w:rPr>
                </w:rPrChange>
              </w:rPr>
              <w:t>Снижение количества лейкоцитов</w:t>
            </w:r>
            <w:r w:rsidRPr="006E6534">
              <w:rPr>
                <w:rFonts w:cs="Times New Roman"/>
                <w:color w:val="000000" w:themeColor="text1"/>
                <w:vertAlign w:val="superscript"/>
                <w:rPrChange w:id="29082" w:author="N F" w:date="2023-12-05T03:09:00Z">
                  <w:rPr>
                    <w:rFonts w:cs="Times New Roman"/>
                    <w:vertAlign w:val="superscript"/>
                  </w:rPr>
                </w:rPrChange>
              </w:rPr>
              <w:t>1</w:t>
            </w:r>
            <w:r w:rsidRPr="006E6534">
              <w:rPr>
                <w:rFonts w:cs="Times New Roman"/>
                <w:color w:val="000000" w:themeColor="text1"/>
                <w:vertAlign w:val="superscript"/>
                <w:lang w:val="en-US"/>
                <w:rPrChange w:id="29083" w:author="N F" w:date="2023-12-05T03:09:00Z">
                  <w:rPr>
                    <w:rFonts w:cs="Times New Roman"/>
                    <w:vertAlign w:val="superscript"/>
                    <w:lang w:val="en-US"/>
                  </w:rPr>
                </w:rPrChange>
              </w:rPr>
              <w:t>1</w:t>
            </w:r>
          </w:p>
        </w:tc>
        <w:tc>
          <w:tcPr>
            <w:tcW w:w="1802" w:type="dxa"/>
          </w:tcPr>
          <w:p w14:paraId="5D0062AE" w14:textId="423C9C78" w:rsidR="0022074B" w:rsidRPr="006E6534" w:rsidRDefault="00D36B68" w:rsidP="00415551">
            <w:pPr>
              <w:pStyle w:val="SDText"/>
              <w:ind w:firstLine="0"/>
              <w:rPr>
                <w:rFonts w:cs="Times New Roman"/>
                <w:color w:val="000000" w:themeColor="text1"/>
                <w:rPrChange w:id="29084" w:author="N F" w:date="2023-12-05T03:09:00Z">
                  <w:rPr>
                    <w:rFonts w:cs="Times New Roman"/>
                  </w:rPr>
                </w:rPrChange>
              </w:rPr>
            </w:pPr>
            <w:r w:rsidRPr="006E6534">
              <w:rPr>
                <w:rFonts w:cs="Times New Roman"/>
                <w:color w:val="000000" w:themeColor="text1"/>
                <w:rPrChange w:id="29085" w:author="N F" w:date="2023-12-05T03:09:00Z">
                  <w:rPr>
                    <w:rFonts w:cs="Times New Roman"/>
                  </w:rPr>
                </w:rPrChange>
              </w:rPr>
              <w:t>72</w:t>
            </w:r>
          </w:p>
        </w:tc>
        <w:tc>
          <w:tcPr>
            <w:tcW w:w="1807" w:type="dxa"/>
          </w:tcPr>
          <w:p w14:paraId="72D69EA6" w14:textId="78C53BA2" w:rsidR="0022074B" w:rsidRPr="006E6534" w:rsidRDefault="00D36B68" w:rsidP="00415551">
            <w:pPr>
              <w:pStyle w:val="SDText"/>
              <w:ind w:firstLine="0"/>
              <w:rPr>
                <w:rFonts w:cs="Times New Roman"/>
                <w:color w:val="000000" w:themeColor="text1"/>
                <w:rPrChange w:id="29086" w:author="N F" w:date="2023-12-05T03:09:00Z">
                  <w:rPr>
                    <w:rFonts w:cs="Times New Roman"/>
                  </w:rPr>
                </w:rPrChange>
              </w:rPr>
            </w:pPr>
            <w:r w:rsidRPr="006E6534">
              <w:rPr>
                <w:rFonts w:cs="Times New Roman"/>
                <w:color w:val="000000" w:themeColor="text1"/>
                <w:rPrChange w:id="29087" w:author="N F" w:date="2023-12-05T03:09:00Z">
                  <w:rPr>
                    <w:rFonts w:cs="Times New Roman"/>
                  </w:rPr>
                </w:rPrChange>
              </w:rPr>
              <w:t>0,4</w:t>
            </w:r>
          </w:p>
        </w:tc>
        <w:tc>
          <w:tcPr>
            <w:tcW w:w="1802" w:type="dxa"/>
          </w:tcPr>
          <w:p w14:paraId="2E9146A9" w14:textId="1C75F271" w:rsidR="0022074B" w:rsidRPr="006E6534" w:rsidRDefault="00E5318D" w:rsidP="00415551">
            <w:pPr>
              <w:pStyle w:val="SDText"/>
              <w:ind w:firstLine="0"/>
              <w:rPr>
                <w:rFonts w:cs="Times New Roman"/>
                <w:color w:val="000000" w:themeColor="text1"/>
                <w:rPrChange w:id="29088" w:author="N F" w:date="2023-12-05T03:09:00Z">
                  <w:rPr>
                    <w:rFonts w:cs="Times New Roman"/>
                  </w:rPr>
                </w:rPrChange>
              </w:rPr>
            </w:pPr>
            <w:r w:rsidRPr="006E6534">
              <w:rPr>
                <w:rFonts w:cs="Times New Roman"/>
                <w:color w:val="000000" w:themeColor="text1"/>
                <w:rPrChange w:id="29089" w:author="N F" w:date="2023-12-05T03:09:00Z">
                  <w:rPr>
                    <w:rFonts w:cs="Times New Roman"/>
                  </w:rPr>
                </w:rPrChange>
              </w:rPr>
              <w:t>31</w:t>
            </w:r>
          </w:p>
        </w:tc>
        <w:tc>
          <w:tcPr>
            <w:tcW w:w="1807" w:type="dxa"/>
          </w:tcPr>
          <w:p w14:paraId="16507AB8" w14:textId="74C178F9" w:rsidR="0022074B" w:rsidRPr="006E6534" w:rsidRDefault="00E5318D" w:rsidP="00415551">
            <w:pPr>
              <w:pStyle w:val="SDText"/>
              <w:ind w:firstLine="0"/>
              <w:rPr>
                <w:rFonts w:cs="Times New Roman"/>
                <w:color w:val="000000" w:themeColor="text1"/>
                <w:rPrChange w:id="29090" w:author="N F" w:date="2023-12-05T03:09:00Z">
                  <w:rPr>
                    <w:rFonts w:cs="Times New Roman"/>
                  </w:rPr>
                </w:rPrChange>
              </w:rPr>
            </w:pPr>
            <w:r w:rsidRPr="006E6534">
              <w:rPr>
                <w:rFonts w:cs="Times New Roman"/>
                <w:color w:val="000000" w:themeColor="text1"/>
                <w:rPrChange w:id="29091" w:author="N F" w:date="2023-12-05T03:09:00Z">
                  <w:rPr>
                    <w:rFonts w:cs="Times New Roman"/>
                  </w:rPr>
                </w:rPrChange>
              </w:rPr>
              <w:t>0,4</w:t>
            </w:r>
          </w:p>
        </w:tc>
      </w:tr>
      <w:tr w:rsidR="006E6534" w:rsidRPr="006E6534" w14:paraId="07E144B4" w14:textId="77777777" w:rsidTr="00AC66D4">
        <w:tc>
          <w:tcPr>
            <w:tcW w:w="2127" w:type="dxa"/>
          </w:tcPr>
          <w:p w14:paraId="681E366F" w14:textId="647C91B6" w:rsidR="0022074B" w:rsidRPr="006E6534" w:rsidRDefault="00E25D30" w:rsidP="00415551">
            <w:pPr>
              <w:pStyle w:val="SDText"/>
              <w:ind w:firstLine="0"/>
              <w:rPr>
                <w:rFonts w:cs="Times New Roman"/>
                <w:color w:val="000000" w:themeColor="text1"/>
                <w:rPrChange w:id="29092" w:author="N F" w:date="2023-12-05T03:09:00Z">
                  <w:rPr>
                    <w:rFonts w:cs="Times New Roman"/>
                  </w:rPr>
                </w:rPrChange>
              </w:rPr>
            </w:pPr>
            <w:r w:rsidRPr="006E6534">
              <w:rPr>
                <w:rFonts w:cs="Times New Roman"/>
                <w:color w:val="000000" w:themeColor="text1"/>
                <w:rPrChange w:id="29093" w:author="N F" w:date="2023-12-05T03:09:00Z">
                  <w:rPr>
                    <w:rFonts w:cs="Times New Roman"/>
                  </w:rPr>
                </w:rPrChange>
              </w:rPr>
              <w:t>Снижение количества лимфоцитов</w:t>
            </w:r>
            <w:r w:rsidRPr="006E6534">
              <w:rPr>
                <w:rFonts w:cs="Times New Roman"/>
                <w:color w:val="000000" w:themeColor="text1"/>
                <w:vertAlign w:val="superscript"/>
                <w:rPrChange w:id="29094" w:author="N F" w:date="2023-12-05T03:09:00Z">
                  <w:rPr>
                    <w:rFonts w:cs="Times New Roman"/>
                    <w:vertAlign w:val="superscript"/>
                  </w:rPr>
                </w:rPrChange>
              </w:rPr>
              <w:t>1</w:t>
            </w:r>
            <w:r w:rsidRPr="006E6534">
              <w:rPr>
                <w:rFonts w:cs="Times New Roman"/>
                <w:color w:val="000000" w:themeColor="text1"/>
                <w:vertAlign w:val="superscript"/>
                <w:lang w:val="en-US"/>
                <w:rPrChange w:id="29095" w:author="N F" w:date="2023-12-05T03:09:00Z">
                  <w:rPr>
                    <w:rFonts w:cs="Times New Roman"/>
                    <w:vertAlign w:val="superscript"/>
                    <w:lang w:val="en-US"/>
                  </w:rPr>
                </w:rPrChange>
              </w:rPr>
              <w:t>1</w:t>
            </w:r>
          </w:p>
        </w:tc>
        <w:tc>
          <w:tcPr>
            <w:tcW w:w="1802" w:type="dxa"/>
          </w:tcPr>
          <w:p w14:paraId="6A1B2BC5" w14:textId="2B2C96EF" w:rsidR="0022074B" w:rsidRPr="006E6534" w:rsidRDefault="00D36B68" w:rsidP="00415551">
            <w:pPr>
              <w:pStyle w:val="SDText"/>
              <w:ind w:firstLine="0"/>
              <w:rPr>
                <w:rFonts w:cs="Times New Roman"/>
                <w:color w:val="000000" w:themeColor="text1"/>
                <w:rPrChange w:id="29096" w:author="N F" w:date="2023-12-05T03:09:00Z">
                  <w:rPr>
                    <w:rFonts w:cs="Times New Roman"/>
                  </w:rPr>
                </w:rPrChange>
              </w:rPr>
            </w:pPr>
            <w:r w:rsidRPr="006E6534">
              <w:rPr>
                <w:rFonts w:cs="Times New Roman"/>
                <w:color w:val="000000" w:themeColor="text1"/>
                <w:rPrChange w:id="29097" w:author="N F" w:date="2023-12-05T03:09:00Z">
                  <w:rPr>
                    <w:rFonts w:cs="Times New Roman"/>
                  </w:rPr>
                </w:rPrChange>
              </w:rPr>
              <w:t>63</w:t>
            </w:r>
          </w:p>
        </w:tc>
        <w:tc>
          <w:tcPr>
            <w:tcW w:w="1807" w:type="dxa"/>
          </w:tcPr>
          <w:p w14:paraId="2F6B108A" w14:textId="55562B44" w:rsidR="0022074B" w:rsidRPr="006E6534" w:rsidRDefault="00D36B68" w:rsidP="00415551">
            <w:pPr>
              <w:pStyle w:val="SDText"/>
              <w:ind w:firstLine="0"/>
              <w:rPr>
                <w:rFonts w:cs="Times New Roman"/>
                <w:color w:val="000000" w:themeColor="text1"/>
                <w:rPrChange w:id="29098" w:author="N F" w:date="2023-12-05T03:09:00Z">
                  <w:rPr>
                    <w:rFonts w:cs="Times New Roman"/>
                  </w:rPr>
                </w:rPrChange>
              </w:rPr>
            </w:pPr>
            <w:r w:rsidRPr="006E6534">
              <w:rPr>
                <w:rFonts w:cs="Times New Roman"/>
                <w:color w:val="000000" w:themeColor="text1"/>
                <w:rPrChange w:id="29099" w:author="N F" w:date="2023-12-05T03:09:00Z">
                  <w:rPr>
                    <w:rFonts w:cs="Times New Roman"/>
                  </w:rPr>
                </w:rPrChange>
              </w:rPr>
              <w:t>5,6</w:t>
            </w:r>
          </w:p>
        </w:tc>
        <w:tc>
          <w:tcPr>
            <w:tcW w:w="1802" w:type="dxa"/>
          </w:tcPr>
          <w:p w14:paraId="39664E28" w14:textId="0CAEE88D" w:rsidR="0022074B" w:rsidRPr="006E6534" w:rsidRDefault="00E5318D" w:rsidP="00415551">
            <w:pPr>
              <w:pStyle w:val="SDText"/>
              <w:ind w:firstLine="0"/>
              <w:rPr>
                <w:rFonts w:cs="Times New Roman"/>
                <w:color w:val="000000" w:themeColor="text1"/>
                <w:rPrChange w:id="29100" w:author="N F" w:date="2023-12-05T03:09:00Z">
                  <w:rPr>
                    <w:rFonts w:cs="Times New Roman"/>
                  </w:rPr>
                </w:rPrChange>
              </w:rPr>
            </w:pPr>
            <w:r w:rsidRPr="006E6534">
              <w:rPr>
                <w:rFonts w:cs="Times New Roman"/>
                <w:color w:val="000000" w:themeColor="text1"/>
                <w:rPrChange w:id="29101" w:author="N F" w:date="2023-12-05T03:09:00Z">
                  <w:rPr>
                    <w:rFonts w:cs="Times New Roman"/>
                  </w:rPr>
                </w:rPrChange>
              </w:rPr>
              <w:t>36</w:t>
            </w:r>
          </w:p>
        </w:tc>
        <w:tc>
          <w:tcPr>
            <w:tcW w:w="1807" w:type="dxa"/>
          </w:tcPr>
          <w:p w14:paraId="24D12E13" w14:textId="6E9AF6E8" w:rsidR="0022074B" w:rsidRPr="006E6534" w:rsidRDefault="00E5318D" w:rsidP="00415551">
            <w:pPr>
              <w:pStyle w:val="SDText"/>
              <w:ind w:firstLine="0"/>
              <w:rPr>
                <w:rFonts w:cs="Times New Roman"/>
                <w:color w:val="000000" w:themeColor="text1"/>
                <w:rPrChange w:id="29102" w:author="N F" w:date="2023-12-05T03:09:00Z">
                  <w:rPr>
                    <w:rFonts w:cs="Times New Roman"/>
                  </w:rPr>
                </w:rPrChange>
              </w:rPr>
            </w:pPr>
            <w:r w:rsidRPr="006E6534">
              <w:rPr>
                <w:rFonts w:cs="Times New Roman"/>
                <w:color w:val="000000" w:themeColor="text1"/>
                <w:rPrChange w:id="29103" w:author="N F" w:date="2023-12-05T03:09:00Z">
                  <w:rPr>
                    <w:rFonts w:cs="Times New Roman"/>
                  </w:rPr>
                </w:rPrChange>
              </w:rPr>
              <w:t>4,2</w:t>
            </w:r>
          </w:p>
        </w:tc>
      </w:tr>
      <w:tr w:rsidR="006E6534" w:rsidRPr="006E6534" w14:paraId="6C57070C" w14:textId="77777777" w:rsidTr="00AC66D4">
        <w:tc>
          <w:tcPr>
            <w:tcW w:w="2127" w:type="dxa"/>
          </w:tcPr>
          <w:p w14:paraId="041FA152" w14:textId="4512625B" w:rsidR="00E25D30" w:rsidRPr="006E6534" w:rsidRDefault="00E25D30" w:rsidP="00415551">
            <w:pPr>
              <w:pStyle w:val="SDText"/>
              <w:ind w:firstLine="0"/>
              <w:rPr>
                <w:rFonts w:cs="Times New Roman"/>
                <w:color w:val="000000" w:themeColor="text1"/>
                <w:rPrChange w:id="29104" w:author="N F" w:date="2023-12-05T03:09:00Z">
                  <w:rPr>
                    <w:rFonts w:cs="Times New Roman"/>
                  </w:rPr>
                </w:rPrChange>
              </w:rPr>
            </w:pPr>
            <w:r w:rsidRPr="006E6534">
              <w:rPr>
                <w:rFonts w:cs="Times New Roman"/>
                <w:color w:val="000000" w:themeColor="text1"/>
                <w:rPrChange w:id="29105" w:author="N F" w:date="2023-12-05T03:09:00Z">
                  <w:rPr>
                    <w:rFonts w:cs="Times New Roman"/>
                  </w:rPr>
                </w:rPrChange>
              </w:rPr>
              <w:t>Снижение количества тромбоцитов</w:t>
            </w:r>
            <w:r w:rsidRPr="006E6534">
              <w:rPr>
                <w:rFonts w:cs="Times New Roman"/>
                <w:color w:val="000000" w:themeColor="text1"/>
                <w:vertAlign w:val="superscript"/>
                <w:rPrChange w:id="29106" w:author="N F" w:date="2023-12-05T03:09:00Z">
                  <w:rPr>
                    <w:rFonts w:cs="Times New Roman"/>
                    <w:vertAlign w:val="superscript"/>
                  </w:rPr>
                </w:rPrChange>
              </w:rPr>
              <w:t>1</w:t>
            </w:r>
            <w:r w:rsidRPr="006E6534">
              <w:rPr>
                <w:rFonts w:cs="Times New Roman"/>
                <w:color w:val="000000" w:themeColor="text1"/>
                <w:vertAlign w:val="superscript"/>
                <w:lang w:val="en-US"/>
                <w:rPrChange w:id="29107" w:author="N F" w:date="2023-12-05T03:09:00Z">
                  <w:rPr>
                    <w:rFonts w:cs="Times New Roman"/>
                    <w:vertAlign w:val="superscript"/>
                    <w:lang w:val="en-US"/>
                  </w:rPr>
                </w:rPrChange>
              </w:rPr>
              <w:t>1</w:t>
            </w:r>
          </w:p>
        </w:tc>
        <w:tc>
          <w:tcPr>
            <w:tcW w:w="1802" w:type="dxa"/>
          </w:tcPr>
          <w:p w14:paraId="4C7C873A" w14:textId="259FA0C8" w:rsidR="00E25D30" w:rsidRPr="006E6534" w:rsidRDefault="00D36B68" w:rsidP="00415551">
            <w:pPr>
              <w:pStyle w:val="SDText"/>
              <w:ind w:firstLine="0"/>
              <w:rPr>
                <w:rFonts w:cs="Times New Roman"/>
                <w:color w:val="000000" w:themeColor="text1"/>
                <w:rPrChange w:id="29108" w:author="N F" w:date="2023-12-05T03:09:00Z">
                  <w:rPr>
                    <w:rFonts w:cs="Times New Roman"/>
                  </w:rPr>
                </w:rPrChange>
              </w:rPr>
            </w:pPr>
            <w:r w:rsidRPr="006E6534">
              <w:rPr>
                <w:rFonts w:cs="Times New Roman"/>
                <w:color w:val="000000" w:themeColor="text1"/>
                <w:rPrChange w:id="29109" w:author="N F" w:date="2023-12-05T03:09:00Z">
                  <w:rPr>
                    <w:rFonts w:cs="Times New Roman"/>
                  </w:rPr>
                </w:rPrChange>
              </w:rPr>
              <w:t>51</w:t>
            </w:r>
          </w:p>
        </w:tc>
        <w:tc>
          <w:tcPr>
            <w:tcW w:w="1807" w:type="dxa"/>
          </w:tcPr>
          <w:p w14:paraId="605C9E00" w14:textId="56DB0A8D" w:rsidR="00E25D30" w:rsidRPr="006E6534" w:rsidRDefault="00E5318D" w:rsidP="00415551">
            <w:pPr>
              <w:pStyle w:val="SDText"/>
              <w:ind w:firstLine="0"/>
              <w:rPr>
                <w:rFonts w:cs="Times New Roman"/>
                <w:color w:val="000000" w:themeColor="text1"/>
                <w:rPrChange w:id="29110" w:author="N F" w:date="2023-12-05T03:09:00Z">
                  <w:rPr>
                    <w:rFonts w:cs="Times New Roman"/>
                  </w:rPr>
                </w:rPrChange>
              </w:rPr>
            </w:pPr>
            <w:r w:rsidRPr="006E6534">
              <w:rPr>
                <w:rFonts w:cs="Times New Roman"/>
                <w:color w:val="000000" w:themeColor="text1"/>
                <w:rPrChange w:id="29111" w:author="N F" w:date="2023-12-05T03:09:00Z">
                  <w:rPr>
                    <w:rFonts w:cs="Times New Roman"/>
                  </w:rPr>
                </w:rPrChange>
              </w:rPr>
              <w:t>0,7</w:t>
            </w:r>
          </w:p>
        </w:tc>
        <w:tc>
          <w:tcPr>
            <w:tcW w:w="1802" w:type="dxa"/>
          </w:tcPr>
          <w:p w14:paraId="5C264F59" w14:textId="6D3353EE" w:rsidR="00E25D30" w:rsidRPr="006E6534" w:rsidRDefault="00E5318D" w:rsidP="00415551">
            <w:pPr>
              <w:pStyle w:val="SDText"/>
              <w:ind w:firstLine="0"/>
              <w:rPr>
                <w:rFonts w:cs="Times New Roman"/>
                <w:color w:val="000000" w:themeColor="text1"/>
                <w:rPrChange w:id="29112" w:author="N F" w:date="2023-12-05T03:09:00Z">
                  <w:rPr>
                    <w:rFonts w:cs="Times New Roman"/>
                  </w:rPr>
                </w:rPrChange>
              </w:rPr>
            </w:pPr>
            <w:r w:rsidRPr="006E6534">
              <w:rPr>
                <w:rFonts w:cs="Times New Roman"/>
                <w:color w:val="000000" w:themeColor="text1"/>
                <w:rPrChange w:id="29113" w:author="N F" w:date="2023-12-05T03:09:00Z">
                  <w:rPr>
                    <w:rFonts w:cs="Times New Roman"/>
                  </w:rPr>
                </w:rPrChange>
              </w:rPr>
              <w:t>12</w:t>
            </w:r>
          </w:p>
        </w:tc>
        <w:tc>
          <w:tcPr>
            <w:tcW w:w="1807" w:type="dxa"/>
          </w:tcPr>
          <w:p w14:paraId="44BEF202" w14:textId="78AD974A" w:rsidR="00E25D30" w:rsidRPr="006E6534" w:rsidRDefault="00E5318D" w:rsidP="00415551">
            <w:pPr>
              <w:pStyle w:val="SDText"/>
              <w:ind w:firstLine="0"/>
              <w:rPr>
                <w:rFonts w:cs="Times New Roman"/>
                <w:color w:val="000000" w:themeColor="text1"/>
                <w:rPrChange w:id="29114" w:author="N F" w:date="2023-12-05T03:09:00Z">
                  <w:rPr>
                    <w:rFonts w:cs="Times New Roman"/>
                  </w:rPr>
                </w:rPrChange>
              </w:rPr>
            </w:pPr>
            <w:r w:rsidRPr="006E6534">
              <w:rPr>
                <w:rFonts w:cs="Times New Roman"/>
                <w:color w:val="000000" w:themeColor="text1"/>
                <w:rPrChange w:id="29115" w:author="N F" w:date="2023-12-05T03:09:00Z">
                  <w:rPr>
                    <w:rFonts w:cs="Times New Roman"/>
                  </w:rPr>
                </w:rPrChange>
              </w:rPr>
              <w:t>0,4</w:t>
            </w:r>
          </w:p>
        </w:tc>
      </w:tr>
      <w:tr w:rsidR="006E6534" w:rsidRPr="006E6534" w14:paraId="26A99882" w14:textId="77777777" w:rsidTr="00AC66D4">
        <w:tc>
          <w:tcPr>
            <w:tcW w:w="2127" w:type="dxa"/>
          </w:tcPr>
          <w:p w14:paraId="681570E6" w14:textId="337F5C3E" w:rsidR="0022074B" w:rsidRPr="006E6534" w:rsidRDefault="00E25D30" w:rsidP="00415551">
            <w:pPr>
              <w:pStyle w:val="SDText"/>
              <w:ind w:firstLine="0"/>
              <w:rPr>
                <w:rFonts w:cs="Times New Roman"/>
                <w:color w:val="000000" w:themeColor="text1"/>
                <w:lang w:val="en-US"/>
                <w:rPrChange w:id="29116" w:author="N F" w:date="2023-12-05T03:09:00Z">
                  <w:rPr>
                    <w:rFonts w:cs="Times New Roman"/>
                    <w:lang w:val="en-US"/>
                  </w:rPr>
                </w:rPrChange>
              </w:rPr>
            </w:pPr>
            <w:r w:rsidRPr="006E6534">
              <w:rPr>
                <w:rFonts w:cs="Times New Roman"/>
                <w:color w:val="000000" w:themeColor="text1"/>
                <w:rPrChange w:id="29117" w:author="N F" w:date="2023-12-05T03:09:00Z">
                  <w:rPr>
                    <w:rFonts w:cs="Times New Roman"/>
                  </w:rPr>
                </w:rPrChange>
              </w:rPr>
              <w:t>Снижение количества нейтрофилов</w:t>
            </w:r>
            <w:r w:rsidRPr="006E6534">
              <w:rPr>
                <w:rFonts w:cs="Times New Roman"/>
                <w:color w:val="000000" w:themeColor="text1"/>
                <w:vertAlign w:val="superscript"/>
                <w:rPrChange w:id="29118" w:author="N F" w:date="2023-12-05T03:09:00Z">
                  <w:rPr>
                    <w:rFonts w:cs="Times New Roman"/>
                    <w:vertAlign w:val="superscript"/>
                  </w:rPr>
                </w:rPrChange>
              </w:rPr>
              <w:t>1</w:t>
            </w:r>
            <w:r w:rsidRPr="006E6534">
              <w:rPr>
                <w:rFonts w:cs="Times New Roman"/>
                <w:color w:val="000000" w:themeColor="text1"/>
                <w:vertAlign w:val="superscript"/>
                <w:lang w:val="en-US"/>
                <w:rPrChange w:id="29119" w:author="N F" w:date="2023-12-05T03:09:00Z">
                  <w:rPr>
                    <w:rFonts w:cs="Times New Roman"/>
                    <w:vertAlign w:val="superscript"/>
                    <w:lang w:val="en-US"/>
                  </w:rPr>
                </w:rPrChange>
              </w:rPr>
              <w:t>1</w:t>
            </w:r>
          </w:p>
        </w:tc>
        <w:tc>
          <w:tcPr>
            <w:tcW w:w="1802" w:type="dxa"/>
          </w:tcPr>
          <w:p w14:paraId="19991AA6" w14:textId="5172DB19" w:rsidR="0022074B" w:rsidRPr="006E6534" w:rsidRDefault="00D36B68" w:rsidP="00415551">
            <w:pPr>
              <w:pStyle w:val="SDText"/>
              <w:ind w:firstLine="0"/>
              <w:rPr>
                <w:rFonts w:cs="Times New Roman"/>
                <w:color w:val="000000" w:themeColor="text1"/>
                <w:rPrChange w:id="29120" w:author="N F" w:date="2023-12-05T03:09:00Z">
                  <w:rPr>
                    <w:rFonts w:cs="Times New Roman"/>
                  </w:rPr>
                </w:rPrChange>
              </w:rPr>
            </w:pPr>
            <w:r w:rsidRPr="006E6534">
              <w:rPr>
                <w:rFonts w:cs="Times New Roman"/>
                <w:color w:val="000000" w:themeColor="text1"/>
                <w:rPrChange w:id="29121" w:author="N F" w:date="2023-12-05T03:09:00Z">
                  <w:rPr>
                    <w:rFonts w:cs="Times New Roman"/>
                  </w:rPr>
                </w:rPrChange>
              </w:rPr>
              <w:t>41</w:t>
            </w:r>
          </w:p>
        </w:tc>
        <w:tc>
          <w:tcPr>
            <w:tcW w:w="1807" w:type="dxa"/>
          </w:tcPr>
          <w:p w14:paraId="21A005C8" w14:textId="636D9539" w:rsidR="0022074B" w:rsidRPr="006E6534" w:rsidRDefault="00E5318D" w:rsidP="00415551">
            <w:pPr>
              <w:pStyle w:val="SDText"/>
              <w:ind w:firstLine="0"/>
              <w:rPr>
                <w:rFonts w:cs="Times New Roman"/>
                <w:color w:val="000000" w:themeColor="text1"/>
                <w:rPrChange w:id="29122" w:author="N F" w:date="2023-12-05T03:09:00Z">
                  <w:rPr>
                    <w:rFonts w:cs="Times New Roman"/>
                  </w:rPr>
                </w:rPrChange>
              </w:rPr>
            </w:pPr>
            <w:r w:rsidRPr="006E6534">
              <w:rPr>
                <w:rFonts w:cs="Times New Roman"/>
                <w:color w:val="000000" w:themeColor="text1"/>
                <w:rPrChange w:id="29123" w:author="N F" w:date="2023-12-05T03:09:00Z">
                  <w:rPr>
                    <w:rFonts w:cs="Times New Roman"/>
                  </w:rPr>
                </w:rPrChange>
              </w:rPr>
              <w:t>3</w:t>
            </w:r>
          </w:p>
        </w:tc>
        <w:tc>
          <w:tcPr>
            <w:tcW w:w="1802" w:type="dxa"/>
          </w:tcPr>
          <w:p w14:paraId="130A9B55" w14:textId="15DAEB64" w:rsidR="0022074B" w:rsidRPr="006E6534" w:rsidRDefault="00E5318D" w:rsidP="00415551">
            <w:pPr>
              <w:pStyle w:val="SDText"/>
              <w:ind w:firstLine="0"/>
              <w:rPr>
                <w:rFonts w:cs="Times New Roman"/>
                <w:color w:val="000000" w:themeColor="text1"/>
                <w:rPrChange w:id="29124" w:author="N F" w:date="2023-12-05T03:09:00Z">
                  <w:rPr>
                    <w:rFonts w:cs="Times New Roman"/>
                  </w:rPr>
                </w:rPrChange>
              </w:rPr>
            </w:pPr>
            <w:r w:rsidRPr="006E6534">
              <w:rPr>
                <w:rFonts w:cs="Times New Roman"/>
                <w:color w:val="000000" w:themeColor="text1"/>
                <w:rPrChange w:id="29125" w:author="N F" w:date="2023-12-05T03:09:00Z">
                  <w:rPr>
                    <w:rFonts w:cs="Times New Roman"/>
                  </w:rPr>
                </w:rPrChange>
              </w:rPr>
              <w:t>10</w:t>
            </w:r>
          </w:p>
        </w:tc>
        <w:tc>
          <w:tcPr>
            <w:tcW w:w="1807" w:type="dxa"/>
          </w:tcPr>
          <w:p w14:paraId="18F5BEE8" w14:textId="61EA3FAE" w:rsidR="0022074B" w:rsidRPr="006E6534" w:rsidRDefault="00E5318D" w:rsidP="00415551">
            <w:pPr>
              <w:pStyle w:val="SDText"/>
              <w:ind w:firstLine="0"/>
              <w:rPr>
                <w:rFonts w:cs="Times New Roman"/>
                <w:color w:val="000000" w:themeColor="text1"/>
                <w:rPrChange w:id="29126" w:author="N F" w:date="2023-12-05T03:09:00Z">
                  <w:rPr>
                    <w:rFonts w:cs="Times New Roman"/>
                  </w:rPr>
                </w:rPrChange>
              </w:rPr>
            </w:pPr>
            <w:r w:rsidRPr="006E6534">
              <w:rPr>
                <w:rFonts w:cs="Times New Roman"/>
                <w:color w:val="000000" w:themeColor="text1"/>
                <w:rPrChange w:id="29127" w:author="N F" w:date="2023-12-05T03:09:00Z">
                  <w:rPr>
                    <w:rFonts w:cs="Times New Roman"/>
                  </w:rPr>
                </w:rPrChange>
              </w:rPr>
              <w:t>0</w:t>
            </w:r>
          </w:p>
        </w:tc>
      </w:tr>
      <w:tr w:rsidR="006E6534" w:rsidRPr="006E6534" w14:paraId="3A47E755" w14:textId="77777777" w:rsidTr="00AC66D4">
        <w:tc>
          <w:tcPr>
            <w:tcW w:w="2127" w:type="dxa"/>
          </w:tcPr>
          <w:p w14:paraId="534C7EFA" w14:textId="720CC162" w:rsidR="0022074B" w:rsidRPr="006E6534" w:rsidRDefault="00E25D30" w:rsidP="00415551">
            <w:pPr>
              <w:pStyle w:val="SDText"/>
              <w:ind w:firstLine="0"/>
              <w:rPr>
                <w:rFonts w:cs="Times New Roman"/>
                <w:color w:val="000000" w:themeColor="text1"/>
                <w:rPrChange w:id="29128" w:author="N F" w:date="2023-12-05T03:09:00Z">
                  <w:rPr>
                    <w:rFonts w:cs="Times New Roman"/>
                  </w:rPr>
                </w:rPrChange>
              </w:rPr>
            </w:pPr>
            <w:r w:rsidRPr="006E6534">
              <w:rPr>
                <w:rFonts w:cs="Times New Roman"/>
                <w:color w:val="000000" w:themeColor="text1"/>
                <w:rPrChange w:id="29129" w:author="N F" w:date="2023-12-05T03:09:00Z">
                  <w:rPr>
                    <w:rFonts w:cs="Times New Roman"/>
                  </w:rPr>
                </w:rPrChange>
              </w:rPr>
              <w:t>Повышение концентрации креатинина в крови</w:t>
            </w:r>
            <w:r w:rsidRPr="006E6534">
              <w:rPr>
                <w:rFonts w:cs="Times New Roman"/>
                <w:color w:val="000000" w:themeColor="text1"/>
                <w:vertAlign w:val="superscript"/>
                <w:rPrChange w:id="29130" w:author="N F" w:date="2023-12-05T03:09:00Z">
                  <w:rPr>
                    <w:rFonts w:cs="Times New Roman"/>
                    <w:vertAlign w:val="superscript"/>
                  </w:rPr>
                </w:rPrChange>
              </w:rPr>
              <w:t>11</w:t>
            </w:r>
          </w:p>
        </w:tc>
        <w:tc>
          <w:tcPr>
            <w:tcW w:w="1802" w:type="dxa"/>
          </w:tcPr>
          <w:p w14:paraId="38B02F29" w14:textId="51A84699" w:rsidR="0022074B" w:rsidRPr="006E6534" w:rsidRDefault="00D36B68" w:rsidP="00415551">
            <w:pPr>
              <w:pStyle w:val="SDText"/>
              <w:ind w:firstLine="0"/>
              <w:rPr>
                <w:rFonts w:cs="Times New Roman"/>
                <w:color w:val="000000" w:themeColor="text1"/>
                <w:rPrChange w:id="29131" w:author="N F" w:date="2023-12-05T03:09:00Z">
                  <w:rPr>
                    <w:rFonts w:cs="Times New Roman"/>
                  </w:rPr>
                </w:rPrChange>
              </w:rPr>
            </w:pPr>
            <w:r w:rsidRPr="006E6534">
              <w:rPr>
                <w:rFonts w:cs="Times New Roman"/>
                <w:color w:val="000000" w:themeColor="text1"/>
                <w:rPrChange w:id="29132" w:author="N F" w:date="2023-12-05T03:09:00Z">
                  <w:rPr>
                    <w:rFonts w:cs="Times New Roman"/>
                  </w:rPr>
                </w:rPrChange>
              </w:rPr>
              <w:t>8,8</w:t>
            </w:r>
          </w:p>
        </w:tc>
        <w:tc>
          <w:tcPr>
            <w:tcW w:w="1807" w:type="dxa"/>
          </w:tcPr>
          <w:p w14:paraId="5A0E18C7" w14:textId="65BF701A" w:rsidR="0022074B" w:rsidRPr="006E6534" w:rsidRDefault="00E5318D" w:rsidP="00415551">
            <w:pPr>
              <w:pStyle w:val="SDText"/>
              <w:ind w:firstLine="0"/>
              <w:rPr>
                <w:rFonts w:cs="Times New Roman"/>
                <w:color w:val="000000" w:themeColor="text1"/>
                <w:rPrChange w:id="29133" w:author="N F" w:date="2023-12-05T03:09:00Z">
                  <w:rPr>
                    <w:rFonts w:cs="Times New Roman"/>
                  </w:rPr>
                </w:rPrChange>
              </w:rPr>
            </w:pPr>
            <w:r w:rsidRPr="006E6534">
              <w:rPr>
                <w:rFonts w:cs="Times New Roman"/>
                <w:color w:val="000000" w:themeColor="text1"/>
                <w:rPrChange w:id="29134" w:author="N F" w:date="2023-12-05T03:09:00Z">
                  <w:rPr>
                    <w:rFonts w:cs="Times New Roman"/>
                  </w:rPr>
                </w:rPrChange>
              </w:rPr>
              <w:t>0</w:t>
            </w:r>
          </w:p>
        </w:tc>
        <w:tc>
          <w:tcPr>
            <w:tcW w:w="1802" w:type="dxa"/>
          </w:tcPr>
          <w:p w14:paraId="69D95ECF" w14:textId="3B7B286C" w:rsidR="0022074B" w:rsidRPr="006E6534" w:rsidRDefault="00E5318D" w:rsidP="00415551">
            <w:pPr>
              <w:pStyle w:val="SDText"/>
              <w:ind w:firstLine="0"/>
              <w:rPr>
                <w:rFonts w:cs="Times New Roman"/>
                <w:color w:val="000000" w:themeColor="text1"/>
                <w:rPrChange w:id="29135" w:author="N F" w:date="2023-12-05T03:09:00Z">
                  <w:rPr>
                    <w:rFonts w:cs="Times New Roman"/>
                  </w:rPr>
                </w:rPrChange>
              </w:rPr>
            </w:pPr>
            <w:r w:rsidRPr="006E6534">
              <w:rPr>
                <w:rFonts w:cs="Times New Roman"/>
                <w:color w:val="000000" w:themeColor="text1"/>
                <w:rPrChange w:id="29136" w:author="N F" w:date="2023-12-05T03:09:00Z">
                  <w:rPr>
                    <w:rFonts w:cs="Times New Roman"/>
                  </w:rPr>
                </w:rPrChange>
              </w:rPr>
              <w:t>6,7</w:t>
            </w:r>
          </w:p>
        </w:tc>
        <w:tc>
          <w:tcPr>
            <w:tcW w:w="1807" w:type="dxa"/>
          </w:tcPr>
          <w:p w14:paraId="53172734" w14:textId="7387AD21" w:rsidR="0022074B" w:rsidRPr="006E6534" w:rsidRDefault="00E5318D" w:rsidP="00415551">
            <w:pPr>
              <w:pStyle w:val="SDText"/>
              <w:ind w:firstLine="0"/>
              <w:rPr>
                <w:rFonts w:cs="Times New Roman"/>
                <w:color w:val="000000" w:themeColor="text1"/>
                <w:rPrChange w:id="29137" w:author="N F" w:date="2023-12-05T03:09:00Z">
                  <w:rPr>
                    <w:rFonts w:cs="Times New Roman"/>
                  </w:rPr>
                </w:rPrChange>
              </w:rPr>
            </w:pPr>
            <w:r w:rsidRPr="006E6534">
              <w:rPr>
                <w:rFonts w:cs="Times New Roman"/>
                <w:color w:val="000000" w:themeColor="text1"/>
                <w:rPrChange w:id="29138" w:author="N F" w:date="2023-12-05T03:09:00Z">
                  <w:rPr>
                    <w:rFonts w:cs="Times New Roman"/>
                  </w:rPr>
                </w:rPrChange>
              </w:rPr>
              <w:t>0,4</w:t>
            </w:r>
          </w:p>
        </w:tc>
      </w:tr>
      <w:tr w:rsidR="006E6534" w:rsidRPr="006E6534" w14:paraId="514B8A1A" w14:textId="77777777" w:rsidTr="00787A04">
        <w:trPr>
          <w:ins w:id="29139" w:author="N F" w:date="2023-08-09T00:19:00Z"/>
        </w:trPr>
        <w:tc>
          <w:tcPr>
            <w:tcW w:w="9345" w:type="dxa"/>
            <w:gridSpan w:val="5"/>
          </w:tcPr>
          <w:p w14:paraId="4739EB51" w14:textId="06078E12" w:rsidR="00855D5C" w:rsidRPr="006E6534" w:rsidRDefault="00855D5C" w:rsidP="00855D5C">
            <w:pPr>
              <w:pStyle w:val="SDcomments"/>
              <w:ind w:firstLine="0"/>
              <w:rPr>
                <w:ins w:id="29140" w:author="N F" w:date="2023-08-09T00:19:00Z"/>
                <w:rFonts w:cs="Times New Roman"/>
                <w:b/>
                <w:bCs/>
                <w:color w:val="000000" w:themeColor="text1"/>
                <w:rPrChange w:id="29141" w:author="N F" w:date="2023-12-05T03:09:00Z">
                  <w:rPr>
                    <w:ins w:id="29142" w:author="N F" w:date="2023-08-09T00:19:00Z"/>
                  </w:rPr>
                </w:rPrChange>
              </w:rPr>
            </w:pPr>
            <w:moveToRangeStart w:id="29143" w:author="N F" w:date="2023-08-09T00:19:00Z" w:name="move142432774"/>
            <w:moveTo w:id="29144" w:author="N F" w:date="2023-08-09T00:19:00Z">
              <w:r w:rsidRPr="006E6534">
                <w:rPr>
                  <w:rFonts w:cs="Times New Roman"/>
                  <w:b/>
                  <w:bCs/>
                  <w:color w:val="000000" w:themeColor="text1"/>
                  <w:rPrChange w:id="29145" w:author="N F" w:date="2023-12-05T03:09:00Z">
                    <w:rPr>
                      <w:i/>
                      <w:iCs/>
                    </w:rPr>
                  </w:rPrChange>
                </w:rPr>
                <w:t>Примечани</w:t>
              </w:r>
            </w:moveTo>
            <w:ins w:id="29146" w:author="N F" w:date="2023-08-09T00:21:00Z">
              <w:r w:rsidRPr="006E6534">
                <w:rPr>
                  <w:rFonts w:cs="Times New Roman"/>
                  <w:b/>
                  <w:bCs/>
                  <w:color w:val="000000" w:themeColor="text1"/>
                  <w:rPrChange w:id="29147" w:author="N F" w:date="2023-12-05T03:09:00Z">
                    <w:rPr>
                      <w:rFonts w:cs="Times New Roman"/>
                      <w:b/>
                      <w:bCs/>
                    </w:rPr>
                  </w:rPrChange>
                </w:rPr>
                <w:t>е</w:t>
              </w:r>
            </w:ins>
            <w:moveTo w:id="29148" w:author="N F" w:date="2023-08-09T00:19:00Z">
              <w:del w:id="29149" w:author="N F" w:date="2023-08-09T00:21:00Z">
                <w:r w:rsidRPr="006E6534" w:rsidDel="00855D5C">
                  <w:rPr>
                    <w:rFonts w:cs="Times New Roman"/>
                    <w:b/>
                    <w:bCs/>
                    <w:color w:val="000000" w:themeColor="text1"/>
                    <w:rPrChange w:id="29150" w:author="N F" w:date="2023-12-05T03:09:00Z">
                      <w:rPr>
                        <w:i/>
                        <w:iCs/>
                      </w:rPr>
                    </w:rPrChange>
                  </w:rPr>
                  <w:delText>я</w:delText>
                </w:r>
              </w:del>
              <w:r w:rsidRPr="006E6534">
                <w:rPr>
                  <w:rFonts w:cs="Times New Roman"/>
                  <w:b/>
                  <w:bCs/>
                  <w:color w:val="000000" w:themeColor="text1"/>
                  <w:rPrChange w:id="29151" w:author="N F" w:date="2023-12-05T03:09:00Z">
                    <w:rPr>
                      <w:i/>
                      <w:iCs/>
                    </w:rPr>
                  </w:rPrChange>
                </w:rPr>
                <w:t>:</w:t>
              </w:r>
              <w:r w:rsidRPr="006E6534">
                <w:rPr>
                  <w:rFonts w:cs="Times New Roman"/>
                  <w:b/>
                  <w:bCs/>
                  <w:color w:val="000000" w:themeColor="text1"/>
                  <w:rPrChange w:id="29152" w:author="N F" w:date="2023-12-05T03:09:00Z">
                    <w:rPr/>
                  </w:rPrChange>
                </w:rPr>
                <w:t xml:space="preserve"> </w:t>
              </w:r>
            </w:moveTo>
          </w:p>
          <w:p w14:paraId="79B96E34" w14:textId="5B578298" w:rsidR="00855D5C" w:rsidRPr="006E6534" w:rsidRDefault="00855D5C">
            <w:pPr>
              <w:pStyle w:val="SDcomments"/>
              <w:ind w:firstLine="0"/>
              <w:rPr>
                <w:moveTo w:id="29153" w:author="N F" w:date="2023-08-09T00:19:00Z"/>
                <w:rFonts w:cs="Times New Roman"/>
                <w:color w:val="000000" w:themeColor="text1"/>
                <w:rPrChange w:id="29154" w:author="N F" w:date="2023-12-05T03:09:00Z">
                  <w:rPr>
                    <w:moveTo w:id="29155" w:author="N F" w:date="2023-08-09T00:19:00Z"/>
                    <w:rFonts w:cs="Times New Roman"/>
                  </w:rPr>
                </w:rPrChange>
              </w:rPr>
              <w:pPrChange w:id="29156" w:author="N F" w:date="2023-08-09T00:19:00Z">
                <w:pPr>
                  <w:pStyle w:val="SDcomments"/>
                </w:pPr>
              </w:pPrChange>
            </w:pPr>
            <w:moveTo w:id="29157" w:author="N F" w:date="2023-08-09T00:19:00Z">
              <w:r w:rsidRPr="006E6534">
                <w:rPr>
                  <w:rFonts w:cs="Times New Roman"/>
                  <w:color w:val="000000" w:themeColor="text1"/>
                  <w:lang w:val="en-US"/>
                  <w:rPrChange w:id="29158" w:author="N F" w:date="2023-12-05T03:09:00Z">
                    <w:rPr>
                      <w:rFonts w:cs="Times New Roman"/>
                      <w:lang w:val="en-US"/>
                    </w:rPr>
                  </w:rPrChange>
                </w:rPr>
                <w:t>MedDRA</w:t>
              </w:r>
              <w:r w:rsidRPr="006E6534">
                <w:rPr>
                  <w:rFonts w:cs="Times New Roman"/>
                  <w:color w:val="000000" w:themeColor="text1"/>
                  <w:rPrChange w:id="29159" w:author="N F" w:date="2023-12-05T03:09:00Z">
                    <w:rPr>
                      <w:rFonts w:cs="Times New Roman"/>
                    </w:rPr>
                  </w:rPrChange>
                </w:rPr>
                <w:t xml:space="preserve"> – Медицинский словарь нормативно-правовой деятельности (medical dictionary for regulatory activities); </w:t>
              </w:r>
              <w:r w:rsidRPr="006E6534">
                <w:rPr>
                  <w:rFonts w:cs="Times New Roman"/>
                  <w:color w:val="000000" w:themeColor="text1"/>
                  <w:lang w:val="en-US"/>
                  <w:rPrChange w:id="29160" w:author="N F" w:date="2023-12-05T03:09:00Z">
                    <w:rPr>
                      <w:rFonts w:cs="Times New Roman"/>
                      <w:lang w:val="en-US"/>
                    </w:rPr>
                  </w:rPrChange>
                </w:rPr>
                <w:t>NCI</w:t>
              </w:r>
              <w:r w:rsidRPr="006E6534">
                <w:rPr>
                  <w:rFonts w:cs="Times New Roman"/>
                  <w:color w:val="000000" w:themeColor="text1"/>
                  <w:rPrChange w:id="29161" w:author="N F" w:date="2023-12-05T03:09:00Z">
                    <w:rPr>
                      <w:rFonts w:cs="Times New Roman"/>
                    </w:rPr>
                  </w:rPrChange>
                </w:rPr>
                <w:t xml:space="preserve"> – Общие терминологические критерии нежелательных явлений Национального института рака (</w:t>
              </w:r>
              <w:r w:rsidRPr="006E6534">
                <w:rPr>
                  <w:rFonts w:cs="Times New Roman"/>
                  <w:color w:val="000000" w:themeColor="text1"/>
                  <w:lang w:val="en-US"/>
                  <w:rPrChange w:id="29162" w:author="N F" w:date="2023-12-05T03:09:00Z">
                    <w:rPr>
                      <w:rFonts w:cs="Times New Roman"/>
                      <w:lang w:val="en-US"/>
                    </w:rPr>
                  </w:rPrChange>
                </w:rPr>
                <w:t>National</w:t>
              </w:r>
              <w:r w:rsidRPr="006E6534">
                <w:rPr>
                  <w:rFonts w:cs="Times New Roman"/>
                  <w:color w:val="000000" w:themeColor="text1"/>
                  <w:rPrChange w:id="29163" w:author="N F" w:date="2023-12-05T03:09:00Z">
                    <w:rPr>
                      <w:rFonts w:cs="Times New Roman"/>
                    </w:rPr>
                  </w:rPrChange>
                </w:rPr>
                <w:t xml:space="preserve"> </w:t>
              </w:r>
              <w:r w:rsidRPr="006E6534">
                <w:rPr>
                  <w:rFonts w:cs="Times New Roman"/>
                  <w:color w:val="000000" w:themeColor="text1"/>
                  <w:lang w:val="en-US"/>
                  <w:rPrChange w:id="29164" w:author="N F" w:date="2023-12-05T03:09:00Z">
                    <w:rPr>
                      <w:rFonts w:cs="Times New Roman"/>
                      <w:lang w:val="en-US"/>
                    </w:rPr>
                  </w:rPrChange>
                </w:rPr>
                <w:t>cancer</w:t>
              </w:r>
              <w:r w:rsidRPr="006E6534">
                <w:rPr>
                  <w:rFonts w:cs="Times New Roman"/>
                  <w:color w:val="000000" w:themeColor="text1"/>
                  <w:rPrChange w:id="29165" w:author="N F" w:date="2023-12-05T03:09:00Z">
                    <w:rPr>
                      <w:rFonts w:cs="Times New Roman"/>
                    </w:rPr>
                  </w:rPrChange>
                </w:rPr>
                <w:t xml:space="preserve"> </w:t>
              </w:r>
              <w:r w:rsidRPr="006E6534">
                <w:rPr>
                  <w:rFonts w:cs="Times New Roman"/>
                  <w:color w:val="000000" w:themeColor="text1"/>
                  <w:lang w:val="en-US"/>
                  <w:rPrChange w:id="29166" w:author="N F" w:date="2023-12-05T03:09:00Z">
                    <w:rPr>
                      <w:rFonts w:cs="Times New Roman"/>
                      <w:lang w:val="en-US"/>
                    </w:rPr>
                  </w:rPrChange>
                </w:rPr>
                <w:t>institute</w:t>
              </w:r>
              <w:r w:rsidRPr="006E6534">
                <w:rPr>
                  <w:rFonts w:cs="Times New Roman"/>
                  <w:color w:val="000000" w:themeColor="text1"/>
                  <w:rPrChange w:id="29167" w:author="N F" w:date="2023-12-05T03:09:00Z">
                    <w:rPr>
                      <w:rFonts w:cs="Times New Roman"/>
                    </w:rPr>
                  </w:rPrChange>
                </w:rPr>
                <w:t xml:space="preserve">); </w:t>
              </w:r>
              <w:r w:rsidRPr="006E6534">
                <w:rPr>
                  <w:rFonts w:cs="Times New Roman"/>
                  <w:color w:val="000000" w:themeColor="text1"/>
                  <w:lang w:val="en-US"/>
                  <w:rPrChange w:id="29168" w:author="N F" w:date="2023-12-05T03:09:00Z">
                    <w:rPr>
                      <w:rFonts w:cs="Times New Roman"/>
                      <w:lang w:val="en-US"/>
                    </w:rPr>
                  </w:rPrChange>
                </w:rPr>
                <w:t>CTCAE</w:t>
              </w:r>
              <w:r w:rsidRPr="006E6534">
                <w:rPr>
                  <w:rFonts w:cs="Times New Roman"/>
                  <w:color w:val="000000" w:themeColor="text1"/>
                  <w:rPrChange w:id="29169" w:author="N F" w:date="2023-12-05T03:09:00Z">
                    <w:rPr>
                      <w:rFonts w:cs="Times New Roman"/>
                    </w:rPr>
                  </w:rPrChange>
                </w:rPr>
                <w:t xml:space="preserve"> – Общие терминологические критерии нежелательных явлений (Common </w:t>
              </w:r>
              <w:r w:rsidRPr="006E6534">
                <w:rPr>
                  <w:rFonts w:cs="Times New Roman"/>
                  <w:color w:val="000000" w:themeColor="text1"/>
                  <w:lang w:val="en-US"/>
                  <w:rPrChange w:id="29170" w:author="N F" w:date="2023-12-05T03:09:00Z">
                    <w:rPr>
                      <w:rFonts w:cs="Times New Roman"/>
                      <w:lang w:val="en-US"/>
                    </w:rPr>
                  </w:rPrChange>
                </w:rPr>
                <w:t>t</w:t>
              </w:r>
              <w:r w:rsidRPr="006E6534">
                <w:rPr>
                  <w:rFonts w:cs="Times New Roman"/>
                  <w:color w:val="000000" w:themeColor="text1"/>
                  <w:rPrChange w:id="29171" w:author="N F" w:date="2023-12-05T03:09:00Z">
                    <w:rPr>
                      <w:rFonts w:cs="Times New Roman"/>
                    </w:rPr>
                  </w:rPrChange>
                </w:rPr>
                <w:t xml:space="preserve">erminology </w:t>
              </w:r>
              <w:r w:rsidRPr="006E6534">
                <w:rPr>
                  <w:rFonts w:cs="Times New Roman"/>
                  <w:color w:val="000000" w:themeColor="text1"/>
                  <w:lang w:val="en-US"/>
                  <w:rPrChange w:id="29172" w:author="N F" w:date="2023-12-05T03:09:00Z">
                    <w:rPr>
                      <w:rFonts w:cs="Times New Roman"/>
                      <w:lang w:val="en-US"/>
                    </w:rPr>
                  </w:rPrChange>
                </w:rPr>
                <w:t>c</w:t>
              </w:r>
              <w:r w:rsidRPr="006E6534">
                <w:rPr>
                  <w:rFonts w:cs="Times New Roman"/>
                  <w:color w:val="000000" w:themeColor="text1"/>
                  <w:rPrChange w:id="29173" w:author="N F" w:date="2023-12-05T03:09:00Z">
                    <w:rPr>
                      <w:rFonts w:cs="Times New Roman"/>
                    </w:rPr>
                  </w:rPrChange>
                </w:rPr>
                <w:t xml:space="preserve">riteria for </w:t>
              </w:r>
              <w:r w:rsidRPr="006E6534">
                <w:rPr>
                  <w:rFonts w:cs="Times New Roman"/>
                  <w:color w:val="000000" w:themeColor="text1"/>
                  <w:lang w:val="en-US"/>
                  <w:rPrChange w:id="29174" w:author="N F" w:date="2023-12-05T03:09:00Z">
                    <w:rPr>
                      <w:rFonts w:cs="Times New Roman"/>
                      <w:lang w:val="en-US"/>
                    </w:rPr>
                  </w:rPrChange>
                </w:rPr>
                <w:t>a</w:t>
              </w:r>
              <w:r w:rsidRPr="006E6534">
                <w:rPr>
                  <w:rFonts w:cs="Times New Roman"/>
                  <w:color w:val="000000" w:themeColor="text1"/>
                  <w:rPrChange w:id="29175" w:author="N F" w:date="2023-12-05T03:09:00Z">
                    <w:rPr>
                      <w:rFonts w:cs="Times New Roman"/>
                    </w:rPr>
                  </w:rPrChange>
                </w:rPr>
                <w:t xml:space="preserve">dverse </w:t>
              </w:r>
              <w:r w:rsidRPr="006E6534">
                <w:rPr>
                  <w:rFonts w:cs="Times New Roman"/>
                  <w:color w:val="000000" w:themeColor="text1"/>
                  <w:lang w:val="en-US"/>
                  <w:rPrChange w:id="29176" w:author="N F" w:date="2023-12-05T03:09:00Z">
                    <w:rPr>
                      <w:rFonts w:cs="Times New Roman"/>
                      <w:lang w:val="en-US"/>
                    </w:rPr>
                  </w:rPrChange>
                </w:rPr>
                <w:t>e</w:t>
              </w:r>
              <w:r w:rsidRPr="006E6534">
                <w:rPr>
                  <w:rFonts w:cs="Times New Roman"/>
                  <w:color w:val="000000" w:themeColor="text1"/>
                  <w:rPrChange w:id="29177" w:author="N F" w:date="2023-12-05T03:09:00Z">
                    <w:rPr>
                      <w:rFonts w:cs="Times New Roman"/>
                    </w:rPr>
                  </w:rPrChange>
                </w:rPr>
                <w:t xml:space="preserve">vents); 1 – приведены сведения о явлениях, возникших у пациентов, получавших хотя бы одну дозу препарата Тагриссо в качестве рандомизированной терапии; 2 – включает: интерстициальная болезнь легких, пневмонит; 3 – включает: эрозия роговицы, эпителиальный дефект роговицы, кератит, точечный кератит; 4 – зарегистрировано одно явление 5 степени тяжести по </w:t>
              </w:r>
              <w:r w:rsidRPr="006E6534">
                <w:rPr>
                  <w:rFonts w:cs="Times New Roman"/>
                  <w:color w:val="000000" w:themeColor="text1"/>
                  <w:lang w:val="en-US"/>
                  <w:rPrChange w:id="29178" w:author="N F" w:date="2023-12-05T03:09:00Z">
                    <w:rPr>
                      <w:rFonts w:cs="Times New Roman"/>
                      <w:lang w:val="en-US"/>
                    </w:rPr>
                  </w:rPrChange>
                </w:rPr>
                <w:t>CTCAE</w:t>
              </w:r>
              <w:r w:rsidRPr="006E6534">
                <w:rPr>
                  <w:rFonts w:cs="Times New Roman"/>
                  <w:color w:val="000000" w:themeColor="text1"/>
                  <w:rPrChange w:id="29179" w:author="N F" w:date="2023-12-05T03:09:00Z">
                    <w:rPr>
                      <w:rFonts w:cs="Times New Roman"/>
                    </w:rPr>
                  </w:rPrChange>
                </w:rPr>
                <w:t xml:space="preserve"> (летальное) в группе препарата сравнения (ингибитор тирозинкиназы </w:t>
              </w:r>
              <w:r w:rsidRPr="006E6534">
                <w:rPr>
                  <w:rFonts w:cs="Times New Roman"/>
                  <w:color w:val="000000" w:themeColor="text1"/>
                  <w:lang w:val="en-US"/>
                  <w:rPrChange w:id="29180" w:author="N F" w:date="2023-12-05T03:09:00Z">
                    <w:rPr>
                      <w:rFonts w:cs="Times New Roman"/>
                      <w:lang w:val="en-US"/>
                    </w:rPr>
                  </w:rPrChange>
                </w:rPr>
                <w:t>EGFR</w:t>
              </w:r>
              <w:r w:rsidRPr="006E6534">
                <w:rPr>
                  <w:rFonts w:cs="Times New Roman"/>
                  <w:color w:val="000000" w:themeColor="text1"/>
                  <w:rPrChange w:id="29181" w:author="N F" w:date="2023-12-05T03:09:00Z">
                    <w:rPr>
                      <w:rFonts w:cs="Times New Roman"/>
                    </w:rPr>
                  </w:rPrChange>
                </w:rPr>
                <w:t xml:space="preserve">) 5 – включает: стоматит, изъязвление полости рта; 6 – включает: акне, дерматит, акнеформный дерматит, лекарственная сыпь, эритема, фолликулит, пустула, сыпь, эритематозная сыпь, фолликулярная сыпь, генерализованная сыпь, макулезная сыпь, макуло-папулезная сыпь, папулезная сыпь, зудящая сыпь, пустулезная сыпь, везикулярная сыпь, эрозия кожи; 7 – включает: сухость кожи, экзема, трещины на коже, ксеродерма, ксероз; 9 – включает: зуд век, зуд, генерализованный зуд; 8 – включает: заболевание ногтевого ложа, инфекция ногтевого ложа, воспаление ногтевого ложа, обесцвечивание ногтей, заболевание ногтей, дистрофия ногтей, инфекция ногтей, пигментация ногтей, бугристость ногтей, токсическое поражение ногтей, онихалгия, онихоклазия, онихолизис, онихомадезис, онихомаляция, паронихия; 10 – частота удлинения интервала </w:t>
              </w:r>
              <w:r w:rsidRPr="006E6534">
                <w:rPr>
                  <w:rFonts w:cs="Times New Roman"/>
                  <w:color w:val="000000" w:themeColor="text1"/>
                  <w:lang w:val="en-US"/>
                  <w:rPrChange w:id="29182" w:author="N F" w:date="2023-12-05T03:09:00Z">
                    <w:rPr>
                      <w:rFonts w:cs="Times New Roman"/>
                      <w:lang w:val="en-US"/>
                    </w:rPr>
                  </w:rPrChange>
                </w:rPr>
                <w:t>QTcF</w:t>
              </w:r>
              <w:r w:rsidRPr="006E6534">
                <w:rPr>
                  <w:rFonts w:cs="Times New Roman"/>
                  <w:color w:val="000000" w:themeColor="text1"/>
                  <w:rPrChange w:id="29183" w:author="N F" w:date="2023-12-05T03:09:00Z">
                    <w:rPr>
                      <w:rFonts w:cs="Times New Roman"/>
                    </w:rPr>
                  </w:rPrChange>
                </w:rPr>
                <w:t xml:space="preserve"> &gt; 500 мсек; 11 – отражает частоту лабораторных отклонений, а не частоту отмеченных нежелательных явлений.</w:t>
              </w:r>
            </w:moveTo>
          </w:p>
          <w:moveToRangeEnd w:id="29143"/>
          <w:p w14:paraId="1571FEE0" w14:textId="77777777" w:rsidR="00855D5C" w:rsidRPr="006E6534" w:rsidRDefault="00855D5C" w:rsidP="00415551">
            <w:pPr>
              <w:pStyle w:val="SDText"/>
              <w:ind w:firstLine="0"/>
              <w:rPr>
                <w:ins w:id="29184" w:author="N F" w:date="2023-08-09T00:19:00Z"/>
                <w:rFonts w:cs="Times New Roman"/>
                <w:color w:val="000000" w:themeColor="text1"/>
                <w:rPrChange w:id="29185" w:author="N F" w:date="2023-12-05T03:09:00Z">
                  <w:rPr>
                    <w:ins w:id="29186" w:author="N F" w:date="2023-08-09T00:19:00Z"/>
                    <w:rFonts w:cs="Times New Roman"/>
                  </w:rPr>
                </w:rPrChange>
              </w:rPr>
            </w:pPr>
          </w:p>
        </w:tc>
      </w:tr>
    </w:tbl>
    <w:p w14:paraId="69C94D15" w14:textId="6FD52698" w:rsidR="006E1284" w:rsidRPr="006E6534" w:rsidDel="00855D5C" w:rsidRDefault="006E1284" w:rsidP="00415551">
      <w:pPr>
        <w:pStyle w:val="SDcomments"/>
        <w:rPr>
          <w:moveFrom w:id="29187" w:author="N F" w:date="2023-08-09T00:19:00Z"/>
          <w:rFonts w:cs="Times New Roman"/>
          <w:color w:val="000000" w:themeColor="text1"/>
          <w:rPrChange w:id="29188" w:author="N F" w:date="2023-12-05T03:09:00Z">
            <w:rPr>
              <w:moveFrom w:id="29189" w:author="N F" w:date="2023-08-09T00:19:00Z"/>
              <w:rFonts w:cs="Times New Roman"/>
            </w:rPr>
          </w:rPrChange>
        </w:rPr>
      </w:pPr>
      <w:moveFromRangeStart w:id="29190" w:author="N F" w:date="2023-08-09T00:19:00Z" w:name="move142432774"/>
      <w:moveFrom w:id="29191" w:author="N F" w:date="2023-08-09T00:19:00Z">
        <w:r w:rsidRPr="006E6534" w:rsidDel="00855D5C">
          <w:rPr>
            <w:rFonts w:cs="Times New Roman"/>
            <w:i/>
            <w:iCs/>
            <w:color w:val="000000" w:themeColor="text1"/>
            <w:rPrChange w:id="29192" w:author="N F" w:date="2023-12-05T03:09:00Z">
              <w:rPr>
                <w:rFonts w:cs="Times New Roman"/>
                <w:i/>
                <w:iCs/>
              </w:rPr>
            </w:rPrChange>
          </w:rPr>
          <w:t>Примечания:</w:t>
        </w:r>
        <w:r w:rsidRPr="006E6534" w:rsidDel="00855D5C">
          <w:rPr>
            <w:rFonts w:cs="Times New Roman"/>
            <w:color w:val="000000" w:themeColor="text1"/>
            <w:rPrChange w:id="29193" w:author="N F" w:date="2023-12-05T03:09:00Z">
              <w:rPr>
                <w:rFonts w:cs="Times New Roman"/>
              </w:rPr>
            </w:rPrChange>
          </w:rPr>
          <w:t xml:space="preserve"> </w:t>
        </w:r>
        <w:r w:rsidRPr="006E6534" w:rsidDel="00855D5C">
          <w:rPr>
            <w:rFonts w:cs="Times New Roman"/>
            <w:color w:val="000000" w:themeColor="text1"/>
            <w:lang w:val="en-US"/>
            <w:rPrChange w:id="29194" w:author="N F" w:date="2023-12-05T03:09:00Z">
              <w:rPr>
                <w:rFonts w:cs="Times New Roman"/>
                <w:lang w:val="en-US"/>
              </w:rPr>
            </w:rPrChange>
          </w:rPr>
          <w:t>MedDRA</w:t>
        </w:r>
        <w:r w:rsidRPr="006E6534" w:rsidDel="00855D5C">
          <w:rPr>
            <w:rFonts w:cs="Times New Roman"/>
            <w:color w:val="000000" w:themeColor="text1"/>
            <w:rPrChange w:id="29195" w:author="N F" w:date="2023-12-05T03:09:00Z">
              <w:rPr>
                <w:rFonts w:cs="Times New Roman"/>
              </w:rPr>
            </w:rPrChange>
          </w:rPr>
          <w:t xml:space="preserve"> – Медицинский словарь нормативно-правовой деятельности (medical dictionary for regulatory activities); </w:t>
        </w:r>
        <w:r w:rsidRPr="006E6534" w:rsidDel="00855D5C">
          <w:rPr>
            <w:rFonts w:cs="Times New Roman"/>
            <w:color w:val="000000" w:themeColor="text1"/>
            <w:lang w:val="en-US"/>
            <w:rPrChange w:id="29196" w:author="N F" w:date="2023-12-05T03:09:00Z">
              <w:rPr>
                <w:rFonts w:cs="Times New Roman"/>
                <w:lang w:val="en-US"/>
              </w:rPr>
            </w:rPrChange>
          </w:rPr>
          <w:t>NCI</w:t>
        </w:r>
        <w:r w:rsidRPr="006E6534" w:rsidDel="00855D5C">
          <w:rPr>
            <w:rFonts w:cs="Times New Roman"/>
            <w:color w:val="000000" w:themeColor="text1"/>
            <w:rPrChange w:id="29197" w:author="N F" w:date="2023-12-05T03:09:00Z">
              <w:rPr>
                <w:rFonts w:cs="Times New Roman"/>
              </w:rPr>
            </w:rPrChange>
          </w:rPr>
          <w:t xml:space="preserve"> – Общие терминологические критерии нежелательных явлений Национального института рака (</w:t>
        </w:r>
        <w:r w:rsidRPr="006E6534" w:rsidDel="00855D5C">
          <w:rPr>
            <w:rFonts w:cs="Times New Roman"/>
            <w:color w:val="000000" w:themeColor="text1"/>
            <w:lang w:val="en-US"/>
            <w:rPrChange w:id="29198" w:author="N F" w:date="2023-12-05T03:09:00Z">
              <w:rPr>
                <w:rFonts w:cs="Times New Roman"/>
                <w:lang w:val="en-US"/>
              </w:rPr>
            </w:rPrChange>
          </w:rPr>
          <w:t>National</w:t>
        </w:r>
        <w:r w:rsidRPr="006E6534" w:rsidDel="00855D5C">
          <w:rPr>
            <w:rFonts w:cs="Times New Roman"/>
            <w:color w:val="000000" w:themeColor="text1"/>
            <w:rPrChange w:id="29199" w:author="N F" w:date="2023-12-05T03:09:00Z">
              <w:rPr>
                <w:rFonts w:cs="Times New Roman"/>
              </w:rPr>
            </w:rPrChange>
          </w:rPr>
          <w:t xml:space="preserve"> </w:t>
        </w:r>
        <w:r w:rsidRPr="006E6534" w:rsidDel="00855D5C">
          <w:rPr>
            <w:rFonts w:cs="Times New Roman"/>
            <w:color w:val="000000" w:themeColor="text1"/>
            <w:lang w:val="en-US"/>
            <w:rPrChange w:id="29200" w:author="N F" w:date="2023-12-05T03:09:00Z">
              <w:rPr>
                <w:rFonts w:cs="Times New Roman"/>
                <w:lang w:val="en-US"/>
              </w:rPr>
            </w:rPrChange>
          </w:rPr>
          <w:t>cancer</w:t>
        </w:r>
        <w:r w:rsidRPr="006E6534" w:rsidDel="00855D5C">
          <w:rPr>
            <w:rFonts w:cs="Times New Roman"/>
            <w:color w:val="000000" w:themeColor="text1"/>
            <w:rPrChange w:id="29201" w:author="N F" w:date="2023-12-05T03:09:00Z">
              <w:rPr>
                <w:rFonts w:cs="Times New Roman"/>
              </w:rPr>
            </w:rPrChange>
          </w:rPr>
          <w:t xml:space="preserve"> </w:t>
        </w:r>
        <w:r w:rsidRPr="006E6534" w:rsidDel="00855D5C">
          <w:rPr>
            <w:rFonts w:cs="Times New Roman"/>
            <w:color w:val="000000" w:themeColor="text1"/>
            <w:lang w:val="en-US"/>
            <w:rPrChange w:id="29202" w:author="N F" w:date="2023-12-05T03:09:00Z">
              <w:rPr>
                <w:rFonts w:cs="Times New Roman"/>
                <w:lang w:val="en-US"/>
              </w:rPr>
            </w:rPrChange>
          </w:rPr>
          <w:t>institute</w:t>
        </w:r>
        <w:r w:rsidRPr="006E6534" w:rsidDel="00855D5C">
          <w:rPr>
            <w:rFonts w:cs="Times New Roman"/>
            <w:color w:val="000000" w:themeColor="text1"/>
            <w:rPrChange w:id="29203" w:author="N F" w:date="2023-12-05T03:09:00Z">
              <w:rPr>
                <w:rFonts w:cs="Times New Roman"/>
              </w:rPr>
            </w:rPrChange>
          </w:rPr>
          <w:t xml:space="preserve">); </w:t>
        </w:r>
        <w:r w:rsidRPr="006E6534" w:rsidDel="00855D5C">
          <w:rPr>
            <w:rFonts w:cs="Times New Roman"/>
            <w:color w:val="000000" w:themeColor="text1"/>
            <w:lang w:val="en-US"/>
            <w:rPrChange w:id="29204" w:author="N F" w:date="2023-12-05T03:09:00Z">
              <w:rPr>
                <w:rFonts w:cs="Times New Roman"/>
                <w:lang w:val="en-US"/>
              </w:rPr>
            </w:rPrChange>
          </w:rPr>
          <w:t>CTCAE</w:t>
        </w:r>
        <w:r w:rsidRPr="006E6534" w:rsidDel="00855D5C">
          <w:rPr>
            <w:rFonts w:cs="Times New Roman"/>
            <w:color w:val="000000" w:themeColor="text1"/>
            <w:rPrChange w:id="29205" w:author="N F" w:date="2023-12-05T03:09:00Z">
              <w:rPr>
                <w:rFonts w:cs="Times New Roman"/>
              </w:rPr>
            </w:rPrChange>
          </w:rPr>
          <w:t xml:space="preserve"> – Общие терминологические критерии нежелательных явлений (Common </w:t>
        </w:r>
        <w:r w:rsidRPr="006E6534" w:rsidDel="00855D5C">
          <w:rPr>
            <w:rFonts w:cs="Times New Roman"/>
            <w:color w:val="000000" w:themeColor="text1"/>
            <w:lang w:val="en-US"/>
            <w:rPrChange w:id="29206" w:author="N F" w:date="2023-12-05T03:09:00Z">
              <w:rPr>
                <w:rFonts w:cs="Times New Roman"/>
                <w:lang w:val="en-US"/>
              </w:rPr>
            </w:rPrChange>
          </w:rPr>
          <w:t>t</w:t>
        </w:r>
        <w:r w:rsidRPr="006E6534" w:rsidDel="00855D5C">
          <w:rPr>
            <w:rFonts w:cs="Times New Roman"/>
            <w:color w:val="000000" w:themeColor="text1"/>
            <w:rPrChange w:id="29207" w:author="N F" w:date="2023-12-05T03:09:00Z">
              <w:rPr>
                <w:rFonts w:cs="Times New Roman"/>
              </w:rPr>
            </w:rPrChange>
          </w:rPr>
          <w:t xml:space="preserve">erminology </w:t>
        </w:r>
        <w:r w:rsidRPr="006E6534" w:rsidDel="00855D5C">
          <w:rPr>
            <w:rFonts w:cs="Times New Roman"/>
            <w:color w:val="000000" w:themeColor="text1"/>
            <w:lang w:val="en-US"/>
            <w:rPrChange w:id="29208" w:author="N F" w:date="2023-12-05T03:09:00Z">
              <w:rPr>
                <w:rFonts w:cs="Times New Roman"/>
                <w:lang w:val="en-US"/>
              </w:rPr>
            </w:rPrChange>
          </w:rPr>
          <w:t>c</w:t>
        </w:r>
        <w:r w:rsidRPr="006E6534" w:rsidDel="00855D5C">
          <w:rPr>
            <w:rFonts w:cs="Times New Roman"/>
            <w:color w:val="000000" w:themeColor="text1"/>
            <w:rPrChange w:id="29209" w:author="N F" w:date="2023-12-05T03:09:00Z">
              <w:rPr>
                <w:rFonts w:cs="Times New Roman"/>
              </w:rPr>
            </w:rPrChange>
          </w:rPr>
          <w:t xml:space="preserve">riteria for </w:t>
        </w:r>
        <w:r w:rsidRPr="006E6534" w:rsidDel="00855D5C">
          <w:rPr>
            <w:rFonts w:cs="Times New Roman"/>
            <w:color w:val="000000" w:themeColor="text1"/>
            <w:lang w:val="en-US"/>
            <w:rPrChange w:id="29210" w:author="N F" w:date="2023-12-05T03:09:00Z">
              <w:rPr>
                <w:rFonts w:cs="Times New Roman"/>
                <w:lang w:val="en-US"/>
              </w:rPr>
            </w:rPrChange>
          </w:rPr>
          <w:t>a</w:t>
        </w:r>
        <w:r w:rsidRPr="006E6534" w:rsidDel="00855D5C">
          <w:rPr>
            <w:rFonts w:cs="Times New Roman"/>
            <w:color w:val="000000" w:themeColor="text1"/>
            <w:rPrChange w:id="29211" w:author="N F" w:date="2023-12-05T03:09:00Z">
              <w:rPr>
                <w:rFonts w:cs="Times New Roman"/>
              </w:rPr>
            </w:rPrChange>
          </w:rPr>
          <w:t xml:space="preserve">dverse </w:t>
        </w:r>
        <w:r w:rsidRPr="006E6534" w:rsidDel="00855D5C">
          <w:rPr>
            <w:rFonts w:cs="Times New Roman"/>
            <w:color w:val="000000" w:themeColor="text1"/>
            <w:lang w:val="en-US"/>
            <w:rPrChange w:id="29212" w:author="N F" w:date="2023-12-05T03:09:00Z">
              <w:rPr>
                <w:rFonts w:cs="Times New Roman"/>
                <w:lang w:val="en-US"/>
              </w:rPr>
            </w:rPrChange>
          </w:rPr>
          <w:t>e</w:t>
        </w:r>
        <w:r w:rsidRPr="006E6534" w:rsidDel="00855D5C">
          <w:rPr>
            <w:rFonts w:cs="Times New Roman"/>
            <w:color w:val="000000" w:themeColor="text1"/>
            <w:rPrChange w:id="29213" w:author="N F" w:date="2023-12-05T03:09:00Z">
              <w:rPr>
                <w:rFonts w:cs="Times New Roman"/>
              </w:rPr>
            </w:rPrChange>
          </w:rPr>
          <w:t xml:space="preserve">vents); 1 – приведены сведения о явлениях, возникших у пациентов, получавших хотя бы одну дозу препарата Тагриссо в качестве рандомизированной терапии; 2 – включает: интерстициальная болезнь легких, пневмонит; </w:t>
        </w:r>
        <w:r w:rsidR="00F55606" w:rsidRPr="006E6534" w:rsidDel="00855D5C">
          <w:rPr>
            <w:rFonts w:cs="Times New Roman"/>
            <w:color w:val="000000" w:themeColor="text1"/>
            <w:rPrChange w:id="29214" w:author="N F" w:date="2023-12-05T03:09:00Z">
              <w:rPr>
                <w:rFonts w:cs="Times New Roman"/>
              </w:rPr>
            </w:rPrChange>
          </w:rPr>
          <w:t>3</w:t>
        </w:r>
        <w:r w:rsidRPr="006E6534" w:rsidDel="00855D5C">
          <w:rPr>
            <w:rFonts w:cs="Times New Roman"/>
            <w:color w:val="000000" w:themeColor="text1"/>
            <w:rPrChange w:id="29215" w:author="N F" w:date="2023-12-05T03:09:00Z">
              <w:rPr>
                <w:rFonts w:cs="Times New Roman"/>
              </w:rPr>
            </w:rPrChange>
          </w:rPr>
          <w:t xml:space="preserve"> – включает: </w:t>
        </w:r>
        <w:r w:rsidR="006919C0" w:rsidRPr="006E6534" w:rsidDel="00855D5C">
          <w:rPr>
            <w:rFonts w:cs="Times New Roman"/>
            <w:color w:val="000000" w:themeColor="text1"/>
            <w:rPrChange w:id="29216" w:author="N F" w:date="2023-12-05T03:09:00Z">
              <w:rPr>
                <w:rFonts w:cs="Times New Roman"/>
              </w:rPr>
            </w:rPrChange>
          </w:rPr>
          <w:t xml:space="preserve">эрозия роговицы, эпителиальный дефект роговицы, </w:t>
        </w:r>
        <w:r w:rsidRPr="006E6534" w:rsidDel="00855D5C">
          <w:rPr>
            <w:rFonts w:cs="Times New Roman"/>
            <w:color w:val="000000" w:themeColor="text1"/>
            <w:rPrChange w:id="29217" w:author="N F" w:date="2023-12-05T03:09:00Z">
              <w:rPr>
                <w:rFonts w:cs="Times New Roman"/>
              </w:rPr>
            </w:rPrChange>
          </w:rPr>
          <w:t xml:space="preserve">кератит, точечный кератит; </w:t>
        </w:r>
        <w:r w:rsidR="00F55606" w:rsidRPr="006E6534" w:rsidDel="00855D5C">
          <w:rPr>
            <w:rFonts w:cs="Times New Roman"/>
            <w:color w:val="000000" w:themeColor="text1"/>
            <w:rPrChange w:id="29218" w:author="N F" w:date="2023-12-05T03:09:00Z">
              <w:rPr>
                <w:rFonts w:cs="Times New Roman"/>
              </w:rPr>
            </w:rPrChange>
          </w:rPr>
          <w:t>4</w:t>
        </w:r>
        <w:r w:rsidRPr="006E6534" w:rsidDel="00855D5C">
          <w:rPr>
            <w:rFonts w:cs="Times New Roman"/>
            <w:color w:val="000000" w:themeColor="text1"/>
            <w:rPrChange w:id="29219" w:author="N F" w:date="2023-12-05T03:09:00Z">
              <w:rPr>
                <w:rFonts w:cs="Times New Roman"/>
              </w:rPr>
            </w:rPrChange>
          </w:rPr>
          <w:t xml:space="preserve"> –</w:t>
        </w:r>
        <w:r w:rsidR="008E7810" w:rsidRPr="006E6534" w:rsidDel="00855D5C">
          <w:rPr>
            <w:rFonts w:cs="Times New Roman"/>
            <w:color w:val="000000" w:themeColor="text1"/>
            <w:rPrChange w:id="29220" w:author="N F" w:date="2023-12-05T03:09:00Z">
              <w:rPr>
                <w:rFonts w:cs="Times New Roman"/>
              </w:rPr>
            </w:rPrChange>
          </w:rPr>
          <w:t xml:space="preserve"> зарегистрировано одно явление 5 степени тяжести по </w:t>
        </w:r>
        <w:r w:rsidR="008E7810" w:rsidRPr="006E6534" w:rsidDel="00855D5C">
          <w:rPr>
            <w:rFonts w:cs="Times New Roman"/>
            <w:color w:val="000000" w:themeColor="text1"/>
            <w:lang w:val="en-US"/>
            <w:rPrChange w:id="29221" w:author="N F" w:date="2023-12-05T03:09:00Z">
              <w:rPr>
                <w:rFonts w:cs="Times New Roman"/>
                <w:lang w:val="en-US"/>
              </w:rPr>
            </w:rPrChange>
          </w:rPr>
          <w:t>CTCAE</w:t>
        </w:r>
        <w:r w:rsidR="008E7810" w:rsidRPr="006E6534" w:rsidDel="00855D5C">
          <w:rPr>
            <w:rFonts w:cs="Times New Roman"/>
            <w:color w:val="000000" w:themeColor="text1"/>
            <w:rPrChange w:id="29222" w:author="N F" w:date="2023-12-05T03:09:00Z">
              <w:rPr>
                <w:rFonts w:cs="Times New Roman"/>
              </w:rPr>
            </w:rPrChange>
          </w:rPr>
          <w:t xml:space="preserve"> (летальное)</w:t>
        </w:r>
        <w:r w:rsidR="00A81FBD" w:rsidRPr="006E6534" w:rsidDel="00855D5C">
          <w:rPr>
            <w:rFonts w:cs="Times New Roman"/>
            <w:color w:val="000000" w:themeColor="text1"/>
            <w:rPrChange w:id="29223" w:author="N F" w:date="2023-12-05T03:09:00Z">
              <w:rPr>
                <w:rFonts w:cs="Times New Roman"/>
              </w:rPr>
            </w:rPrChange>
          </w:rPr>
          <w:t xml:space="preserve"> в группе препарата сравнения (ингибитор тирозинкиназы </w:t>
        </w:r>
        <w:r w:rsidR="00A81FBD" w:rsidRPr="006E6534" w:rsidDel="00855D5C">
          <w:rPr>
            <w:rFonts w:cs="Times New Roman"/>
            <w:color w:val="000000" w:themeColor="text1"/>
            <w:lang w:val="en-US"/>
            <w:rPrChange w:id="29224" w:author="N F" w:date="2023-12-05T03:09:00Z">
              <w:rPr>
                <w:rFonts w:cs="Times New Roman"/>
                <w:lang w:val="en-US"/>
              </w:rPr>
            </w:rPrChange>
          </w:rPr>
          <w:t>EGFR</w:t>
        </w:r>
        <w:r w:rsidR="00A81FBD" w:rsidRPr="006E6534" w:rsidDel="00855D5C">
          <w:rPr>
            <w:rFonts w:cs="Times New Roman"/>
            <w:color w:val="000000" w:themeColor="text1"/>
            <w:rPrChange w:id="29225" w:author="N F" w:date="2023-12-05T03:09:00Z">
              <w:rPr>
                <w:rFonts w:cs="Times New Roman"/>
              </w:rPr>
            </w:rPrChange>
          </w:rPr>
          <w:t>)</w:t>
        </w:r>
        <w:r w:rsidR="00D55286" w:rsidRPr="006E6534" w:rsidDel="00855D5C">
          <w:rPr>
            <w:rFonts w:cs="Times New Roman"/>
            <w:color w:val="000000" w:themeColor="text1"/>
            <w:rPrChange w:id="29226" w:author="N F" w:date="2023-12-05T03:09:00Z">
              <w:rPr>
                <w:rFonts w:cs="Times New Roman"/>
              </w:rPr>
            </w:rPrChange>
          </w:rPr>
          <w:t xml:space="preserve"> 5 –</w:t>
        </w:r>
        <w:r w:rsidRPr="006E6534" w:rsidDel="00855D5C">
          <w:rPr>
            <w:rFonts w:cs="Times New Roman"/>
            <w:color w:val="000000" w:themeColor="text1"/>
            <w:rPrChange w:id="29227" w:author="N F" w:date="2023-12-05T03:09:00Z">
              <w:rPr>
                <w:rFonts w:cs="Times New Roman"/>
              </w:rPr>
            </w:rPrChange>
          </w:rPr>
          <w:t xml:space="preserve"> включает: стоматит, изъязвление полости рта; </w:t>
        </w:r>
        <w:r w:rsidR="00D55286" w:rsidRPr="006E6534" w:rsidDel="00855D5C">
          <w:rPr>
            <w:rFonts w:cs="Times New Roman"/>
            <w:color w:val="000000" w:themeColor="text1"/>
            <w:rPrChange w:id="29228" w:author="N F" w:date="2023-12-05T03:09:00Z">
              <w:rPr>
                <w:rFonts w:cs="Times New Roman"/>
              </w:rPr>
            </w:rPrChange>
          </w:rPr>
          <w:t>6</w:t>
        </w:r>
        <w:r w:rsidRPr="006E6534" w:rsidDel="00855D5C">
          <w:rPr>
            <w:rFonts w:cs="Times New Roman"/>
            <w:color w:val="000000" w:themeColor="text1"/>
            <w:rPrChange w:id="29229" w:author="N F" w:date="2023-12-05T03:09:00Z">
              <w:rPr>
                <w:rFonts w:cs="Times New Roman"/>
              </w:rPr>
            </w:rPrChange>
          </w:rPr>
          <w:t xml:space="preserve"> – включает: акне, дерматит, акнеформный дерматит, лекарственная сыпь, эритема, фолликулит, пустула, сыпь, эри</w:t>
        </w:r>
        <w:r w:rsidR="00D22A72" w:rsidRPr="006E6534" w:rsidDel="00855D5C">
          <w:rPr>
            <w:rFonts w:cs="Times New Roman"/>
            <w:color w:val="000000" w:themeColor="text1"/>
            <w:rPrChange w:id="29230" w:author="N F" w:date="2023-12-05T03:09:00Z">
              <w:rPr>
                <w:rFonts w:cs="Times New Roman"/>
              </w:rPr>
            </w:rPrChange>
          </w:rPr>
          <w:t>те</w:t>
        </w:r>
        <w:r w:rsidRPr="006E6534" w:rsidDel="00855D5C">
          <w:rPr>
            <w:rFonts w:cs="Times New Roman"/>
            <w:color w:val="000000" w:themeColor="text1"/>
            <w:rPrChange w:id="29231" w:author="N F" w:date="2023-12-05T03:09:00Z">
              <w:rPr>
                <w:rFonts w:cs="Times New Roman"/>
              </w:rPr>
            </w:rPrChange>
          </w:rPr>
          <w:t xml:space="preserve">матозная сыпь, фолликулярная сыпь, генерализованная сыпь, макулезная сыпь, макуло-папулезная сыпь, папулезная сыпь, зудящая сыпь, пустулезная сыпь, везикулярная сыпь, эрозия кожи; </w:t>
        </w:r>
        <w:r w:rsidR="00D55286" w:rsidRPr="006E6534" w:rsidDel="00855D5C">
          <w:rPr>
            <w:rFonts w:cs="Times New Roman"/>
            <w:color w:val="000000" w:themeColor="text1"/>
            <w:rPrChange w:id="29232" w:author="N F" w:date="2023-12-05T03:09:00Z">
              <w:rPr>
                <w:rFonts w:cs="Times New Roman"/>
              </w:rPr>
            </w:rPrChange>
          </w:rPr>
          <w:t>7</w:t>
        </w:r>
        <w:r w:rsidRPr="006E6534" w:rsidDel="00855D5C">
          <w:rPr>
            <w:rFonts w:cs="Times New Roman"/>
            <w:color w:val="000000" w:themeColor="text1"/>
            <w:rPrChange w:id="29233" w:author="N F" w:date="2023-12-05T03:09:00Z">
              <w:rPr>
                <w:rFonts w:cs="Times New Roman"/>
              </w:rPr>
            </w:rPrChange>
          </w:rPr>
          <w:t xml:space="preserve"> –</w:t>
        </w:r>
        <w:r w:rsidR="00B87637" w:rsidRPr="006E6534" w:rsidDel="00855D5C">
          <w:rPr>
            <w:rFonts w:cs="Times New Roman"/>
            <w:color w:val="000000" w:themeColor="text1"/>
            <w:rPrChange w:id="29234" w:author="N F" w:date="2023-12-05T03:09:00Z">
              <w:rPr>
                <w:rFonts w:cs="Times New Roman"/>
              </w:rPr>
            </w:rPrChange>
          </w:rPr>
          <w:t xml:space="preserve"> включает: сухость кожи, экзема, трещины на коже, ксеродерма, ксероз; 9 – включает: зуд век, зуд, генерализованный зуд; </w:t>
        </w:r>
        <w:r w:rsidR="00D55286" w:rsidRPr="006E6534" w:rsidDel="00855D5C">
          <w:rPr>
            <w:rFonts w:cs="Times New Roman"/>
            <w:color w:val="000000" w:themeColor="text1"/>
            <w:rPrChange w:id="29235" w:author="N F" w:date="2023-12-05T03:09:00Z">
              <w:rPr>
                <w:rFonts w:cs="Times New Roman"/>
              </w:rPr>
            </w:rPrChange>
          </w:rPr>
          <w:t>8</w:t>
        </w:r>
        <w:r w:rsidRPr="006E6534" w:rsidDel="00855D5C">
          <w:rPr>
            <w:rFonts w:cs="Times New Roman"/>
            <w:color w:val="000000" w:themeColor="text1"/>
            <w:rPrChange w:id="29236" w:author="N F" w:date="2023-12-05T03:09:00Z">
              <w:rPr>
                <w:rFonts w:cs="Times New Roman"/>
              </w:rPr>
            </w:rPrChange>
          </w:rPr>
          <w:t xml:space="preserve"> – </w:t>
        </w:r>
        <w:r w:rsidR="00B87637" w:rsidRPr="006E6534" w:rsidDel="00855D5C">
          <w:rPr>
            <w:rFonts w:cs="Times New Roman"/>
            <w:color w:val="000000" w:themeColor="text1"/>
            <w:rPrChange w:id="29237" w:author="N F" w:date="2023-12-05T03:09:00Z">
              <w:rPr>
                <w:rFonts w:cs="Times New Roman"/>
              </w:rPr>
            </w:rPrChange>
          </w:rPr>
          <w:t>включает: заболевание ногтевого ложа, инфекция ногтевого ложа, воспаление ногтевого ложа, обесцвечивание ногтей, заболевание ногтей, дистрофия ногтей, инфекция ногтей, пигментация ногтей, бугристость ногтей, токсическое поражение ногтей, онихалгия, онихоклазия, онихолизис, онихомадезис, онихомаляция, паронихия;</w:t>
        </w:r>
        <w:r w:rsidRPr="006E6534" w:rsidDel="00855D5C">
          <w:rPr>
            <w:rFonts w:cs="Times New Roman"/>
            <w:color w:val="000000" w:themeColor="text1"/>
            <w:rPrChange w:id="29238" w:author="N F" w:date="2023-12-05T03:09:00Z">
              <w:rPr>
                <w:rFonts w:cs="Times New Roman"/>
              </w:rPr>
            </w:rPrChange>
          </w:rPr>
          <w:t xml:space="preserve"> </w:t>
        </w:r>
        <w:r w:rsidR="00D55286" w:rsidRPr="006E6534" w:rsidDel="00855D5C">
          <w:rPr>
            <w:rFonts w:cs="Times New Roman"/>
            <w:color w:val="000000" w:themeColor="text1"/>
            <w:rPrChange w:id="29239" w:author="N F" w:date="2023-12-05T03:09:00Z">
              <w:rPr>
                <w:rFonts w:cs="Times New Roman"/>
              </w:rPr>
            </w:rPrChange>
          </w:rPr>
          <w:t>10</w:t>
        </w:r>
        <w:r w:rsidRPr="006E6534" w:rsidDel="00855D5C">
          <w:rPr>
            <w:rFonts w:cs="Times New Roman"/>
            <w:color w:val="000000" w:themeColor="text1"/>
            <w:rPrChange w:id="29240" w:author="N F" w:date="2023-12-05T03:09:00Z">
              <w:rPr>
                <w:rFonts w:cs="Times New Roman"/>
              </w:rPr>
            </w:rPrChange>
          </w:rPr>
          <w:t xml:space="preserve"> – частота удлинения интервала </w:t>
        </w:r>
        <w:r w:rsidRPr="006E6534" w:rsidDel="00855D5C">
          <w:rPr>
            <w:rFonts w:cs="Times New Roman"/>
            <w:color w:val="000000" w:themeColor="text1"/>
            <w:lang w:val="en-US"/>
            <w:rPrChange w:id="29241" w:author="N F" w:date="2023-12-05T03:09:00Z">
              <w:rPr>
                <w:rFonts w:cs="Times New Roman"/>
                <w:lang w:val="en-US"/>
              </w:rPr>
            </w:rPrChange>
          </w:rPr>
          <w:t>QTcF</w:t>
        </w:r>
        <w:r w:rsidRPr="006E6534" w:rsidDel="00855D5C">
          <w:rPr>
            <w:rFonts w:cs="Times New Roman"/>
            <w:color w:val="000000" w:themeColor="text1"/>
            <w:rPrChange w:id="29242" w:author="N F" w:date="2023-12-05T03:09:00Z">
              <w:rPr>
                <w:rFonts w:cs="Times New Roman"/>
              </w:rPr>
            </w:rPrChange>
          </w:rPr>
          <w:t xml:space="preserve"> &gt; 500 мсек; 1</w:t>
        </w:r>
        <w:r w:rsidR="00D55286" w:rsidRPr="006E6534" w:rsidDel="00855D5C">
          <w:rPr>
            <w:rFonts w:cs="Times New Roman"/>
            <w:color w:val="000000" w:themeColor="text1"/>
            <w:rPrChange w:id="29243" w:author="N F" w:date="2023-12-05T03:09:00Z">
              <w:rPr>
                <w:rFonts w:cs="Times New Roman"/>
              </w:rPr>
            </w:rPrChange>
          </w:rPr>
          <w:t>1</w:t>
        </w:r>
        <w:r w:rsidRPr="006E6534" w:rsidDel="00855D5C">
          <w:rPr>
            <w:rFonts w:cs="Times New Roman"/>
            <w:color w:val="000000" w:themeColor="text1"/>
            <w:rPrChange w:id="29244" w:author="N F" w:date="2023-12-05T03:09:00Z">
              <w:rPr>
                <w:rFonts w:cs="Times New Roman"/>
              </w:rPr>
            </w:rPrChange>
          </w:rPr>
          <w:t xml:space="preserve"> – отражает частоту лабораторных отклонений, а не частоту отмеченных нежелательных явлений.</w:t>
        </w:r>
      </w:moveFrom>
    </w:p>
    <w:moveFromRangeEnd w:id="29190"/>
    <w:p w14:paraId="5EB49BA9" w14:textId="77777777" w:rsidR="00031DF5" w:rsidRPr="006E6534" w:rsidRDefault="00031DF5" w:rsidP="00415551">
      <w:pPr>
        <w:pStyle w:val="SDText"/>
        <w:rPr>
          <w:rFonts w:cs="Times New Roman"/>
          <w:color w:val="000000" w:themeColor="text1"/>
          <w:rPrChange w:id="29245" w:author="N F" w:date="2023-12-05T03:09:00Z">
            <w:rPr>
              <w:rFonts w:cs="Times New Roman"/>
            </w:rPr>
          </w:rPrChange>
        </w:rPr>
      </w:pPr>
    </w:p>
    <w:p w14:paraId="452B6B66" w14:textId="4BEE9B30" w:rsidR="0022074B" w:rsidRPr="006E6534" w:rsidRDefault="00031DF5">
      <w:pPr>
        <w:pStyle w:val="SDTable"/>
        <w:spacing w:after="0"/>
        <w:jc w:val="both"/>
        <w:pPrChange w:id="29246" w:author="Barshadskaya, Yuliya" w:date="2024-01-16T19:28:00Z">
          <w:pPr>
            <w:pStyle w:val="SDTable"/>
          </w:pPr>
        </w:pPrChange>
      </w:pPr>
      <w:bookmarkStart w:id="29247" w:name="_Toc115733184"/>
      <w:r w:rsidRPr="00CE631D">
        <w:rPr>
          <w:b/>
          <w:rPrChange w:id="29248" w:author="Barshadskaya, Yuliya" w:date="2024-01-16T19:28:00Z">
            <w:rPr/>
          </w:rPrChange>
        </w:rPr>
        <w:lastRenderedPageBreak/>
        <w:t xml:space="preserve">Таблица </w:t>
      </w:r>
      <w:r w:rsidR="003D1135" w:rsidRPr="00CE631D">
        <w:rPr>
          <w:b/>
          <w:rPrChange w:id="29249" w:author="Barshadskaya, Yuliya" w:date="2024-01-16T19:28:00Z">
            <w:rPr/>
          </w:rPrChange>
        </w:rPr>
        <w:fldChar w:fldCharType="begin"/>
      </w:r>
      <w:r w:rsidR="003D1135" w:rsidRPr="00CE631D">
        <w:rPr>
          <w:b/>
          <w:rPrChange w:id="29250" w:author="Barshadskaya, Yuliya" w:date="2024-01-16T19:28:00Z">
            <w:rPr/>
          </w:rPrChange>
        </w:rPr>
        <w:instrText xml:space="preserve"> STYLEREF 1 \s </w:instrText>
      </w:r>
      <w:r w:rsidR="003D1135" w:rsidRPr="00CE631D">
        <w:rPr>
          <w:b/>
          <w:rPrChange w:id="29251" w:author="Barshadskaya, Yuliya" w:date="2024-01-16T19:28:00Z">
            <w:rPr/>
          </w:rPrChange>
        </w:rPr>
        <w:fldChar w:fldCharType="separate"/>
      </w:r>
      <w:r w:rsidR="004C4CE2" w:rsidRPr="00CE631D">
        <w:rPr>
          <w:b/>
          <w:noProof/>
          <w:rPrChange w:id="29252" w:author="Barshadskaya, Yuliya" w:date="2024-01-16T19:28:00Z">
            <w:rPr>
              <w:noProof/>
            </w:rPr>
          </w:rPrChange>
        </w:rPr>
        <w:t>5</w:t>
      </w:r>
      <w:r w:rsidR="003D1135" w:rsidRPr="00CE631D">
        <w:rPr>
          <w:b/>
          <w:rPrChange w:id="29253" w:author="Barshadskaya, Yuliya" w:date="2024-01-16T19:28:00Z">
            <w:rPr/>
          </w:rPrChange>
        </w:rPr>
        <w:fldChar w:fldCharType="end"/>
      </w:r>
      <w:r w:rsidR="003D1135" w:rsidRPr="00CE631D">
        <w:rPr>
          <w:b/>
          <w:rPrChange w:id="29254" w:author="Barshadskaya, Yuliya" w:date="2024-01-16T19:28:00Z">
            <w:rPr/>
          </w:rPrChange>
        </w:rPr>
        <w:noBreakHyphen/>
      </w:r>
      <w:r w:rsidR="003D1135" w:rsidRPr="00CE631D">
        <w:rPr>
          <w:b/>
          <w:rPrChange w:id="29255" w:author="Barshadskaya, Yuliya" w:date="2024-01-16T19:28:00Z">
            <w:rPr/>
          </w:rPrChange>
        </w:rPr>
        <w:fldChar w:fldCharType="begin"/>
      </w:r>
      <w:r w:rsidR="003D1135" w:rsidRPr="00CE631D">
        <w:rPr>
          <w:b/>
          <w:rPrChange w:id="29256" w:author="Barshadskaya, Yuliya" w:date="2024-01-16T19:28:00Z">
            <w:rPr/>
          </w:rPrChange>
        </w:rPr>
        <w:instrText xml:space="preserve"> SEQ Таблица \* ARABIC \s 1 </w:instrText>
      </w:r>
      <w:r w:rsidR="003D1135" w:rsidRPr="00CE631D">
        <w:rPr>
          <w:b/>
          <w:rPrChange w:id="29257" w:author="Barshadskaya, Yuliya" w:date="2024-01-16T19:28:00Z">
            <w:rPr/>
          </w:rPrChange>
        </w:rPr>
        <w:fldChar w:fldCharType="separate"/>
      </w:r>
      <w:r w:rsidR="004C4CE2" w:rsidRPr="00CE631D">
        <w:rPr>
          <w:b/>
          <w:noProof/>
          <w:rPrChange w:id="29258" w:author="Barshadskaya, Yuliya" w:date="2024-01-16T19:28:00Z">
            <w:rPr>
              <w:noProof/>
            </w:rPr>
          </w:rPrChange>
        </w:rPr>
        <w:t>6</w:t>
      </w:r>
      <w:r w:rsidR="003D1135" w:rsidRPr="00CE631D">
        <w:rPr>
          <w:b/>
          <w:rPrChange w:id="29259" w:author="Barshadskaya, Yuliya" w:date="2024-01-16T19:28:00Z">
            <w:rPr/>
          </w:rPrChange>
        </w:rPr>
        <w:fldChar w:fldCharType="end"/>
      </w:r>
      <w:ins w:id="29260" w:author="Barshadskaya, Yuliya" w:date="2024-01-16T19:28:00Z">
        <w:r w:rsidR="00CE631D" w:rsidRPr="00CE631D">
          <w:rPr>
            <w:b/>
            <w:rPrChange w:id="29261" w:author="Barshadskaya, Yuliya" w:date="2024-01-16T19:28:00Z">
              <w:rPr/>
            </w:rPrChange>
          </w:rPr>
          <w:t>.</w:t>
        </w:r>
      </w:ins>
      <w:r w:rsidRPr="00527FD0">
        <w:t xml:space="preserve"> </w:t>
      </w:r>
      <w:r w:rsidRPr="00452D3C">
        <w:t xml:space="preserve">Нежелательные лекарственные реакции, отмеченные в исследовании </w:t>
      </w:r>
      <w:r w:rsidRPr="008A1743">
        <w:rPr>
          <w:lang w:val="en-US"/>
        </w:rPr>
        <w:t>AURA</w:t>
      </w:r>
      <w:r w:rsidRPr="008D162B">
        <w:t xml:space="preserve"> 3</w:t>
      </w:r>
      <w:r w:rsidRPr="006E6534">
        <w:rPr>
          <w:vertAlign w:val="superscript"/>
        </w:rPr>
        <w:t>1</w:t>
      </w:r>
      <w:bookmarkEnd w:id="29247"/>
      <w:del w:id="29262" w:author="Barshadskaya, Yuliya" w:date="2024-01-16T19:28:00Z">
        <w:r w:rsidRPr="006E6534" w:rsidDel="00CE631D">
          <w:delText xml:space="preserve"> </w:delText>
        </w:r>
      </w:del>
      <w:ins w:id="29263" w:author="Barshadskaya, Yuliya" w:date="2024-01-16T19:28:00Z">
        <w:r w:rsidR="00CE631D">
          <w:t>.</w:t>
        </w:r>
      </w:ins>
    </w:p>
    <w:tbl>
      <w:tblPr>
        <w:tblStyle w:val="a4"/>
        <w:tblW w:w="0" w:type="auto"/>
        <w:tblLook w:val="04A0" w:firstRow="1" w:lastRow="0" w:firstColumn="1" w:lastColumn="0" w:noHBand="0" w:noVBand="1"/>
      </w:tblPr>
      <w:tblGrid>
        <w:gridCol w:w="2127"/>
        <w:gridCol w:w="1802"/>
        <w:gridCol w:w="1807"/>
        <w:gridCol w:w="1802"/>
        <w:gridCol w:w="1807"/>
      </w:tblGrid>
      <w:tr w:rsidR="006E6534" w:rsidRPr="006E6534" w14:paraId="644BB9F2" w14:textId="77777777" w:rsidTr="00855D5C">
        <w:trPr>
          <w:tblHeader/>
        </w:trPr>
        <w:tc>
          <w:tcPr>
            <w:tcW w:w="2127" w:type="dxa"/>
            <w:shd w:val="clear" w:color="auto" w:fill="D9D9D9" w:themeFill="background1" w:themeFillShade="D9"/>
          </w:tcPr>
          <w:p w14:paraId="581C88AD" w14:textId="114C29B3" w:rsidR="00031DF5" w:rsidRPr="006E6534" w:rsidRDefault="00031DF5" w:rsidP="00415551">
            <w:pPr>
              <w:pStyle w:val="SDText"/>
              <w:ind w:firstLine="0"/>
              <w:jc w:val="center"/>
              <w:rPr>
                <w:rFonts w:cs="Times New Roman"/>
                <w:b/>
                <w:bCs/>
                <w:color w:val="000000" w:themeColor="text1"/>
                <w:rPrChange w:id="29264" w:author="N F" w:date="2023-12-05T03:09:00Z">
                  <w:rPr>
                    <w:rFonts w:cs="Times New Roman"/>
                    <w:b/>
                    <w:bCs/>
                  </w:rPr>
                </w:rPrChange>
              </w:rPr>
            </w:pPr>
            <w:r w:rsidRPr="006E6534">
              <w:rPr>
                <w:rFonts w:cs="Times New Roman"/>
                <w:b/>
                <w:bCs/>
                <w:color w:val="000000" w:themeColor="text1"/>
                <w:rPrChange w:id="29265" w:author="N F" w:date="2023-12-05T03:09:00Z">
                  <w:rPr>
                    <w:rFonts w:cs="Times New Roman"/>
                    <w:b/>
                    <w:bCs/>
                  </w:rPr>
                </w:rPrChange>
              </w:rPr>
              <w:t xml:space="preserve">Классы систем и органов в соответствии </w:t>
            </w:r>
            <w:r w:rsidR="006F5B6C" w:rsidRPr="006E6534">
              <w:rPr>
                <w:rFonts w:cs="Times New Roman"/>
                <w:b/>
                <w:bCs/>
                <w:color w:val="000000" w:themeColor="text1"/>
                <w:rPrChange w:id="29266" w:author="N F" w:date="2023-12-05T03:09:00Z">
                  <w:rPr>
                    <w:rFonts w:cs="Times New Roman"/>
                    <w:b/>
                    <w:bCs/>
                  </w:rPr>
                </w:rPrChange>
              </w:rPr>
              <w:t xml:space="preserve">с </w:t>
            </w:r>
            <w:r w:rsidRPr="006E6534">
              <w:rPr>
                <w:rFonts w:cs="Times New Roman"/>
                <w:b/>
                <w:bCs/>
                <w:color w:val="000000" w:themeColor="text1"/>
                <w:lang w:val="en-US"/>
                <w:rPrChange w:id="29267" w:author="N F" w:date="2023-12-05T03:09:00Z">
                  <w:rPr>
                    <w:rFonts w:cs="Times New Roman"/>
                    <w:b/>
                    <w:bCs/>
                    <w:lang w:val="en-US"/>
                  </w:rPr>
                </w:rPrChange>
              </w:rPr>
              <w:t>MedDRA</w:t>
            </w:r>
          </w:p>
        </w:tc>
        <w:tc>
          <w:tcPr>
            <w:tcW w:w="3609" w:type="dxa"/>
            <w:gridSpan w:val="2"/>
            <w:shd w:val="clear" w:color="auto" w:fill="D9D9D9" w:themeFill="background1" w:themeFillShade="D9"/>
          </w:tcPr>
          <w:p w14:paraId="59B44145" w14:textId="6936DDE7" w:rsidR="00031DF5" w:rsidRPr="006E6534" w:rsidRDefault="00031DF5" w:rsidP="00415551">
            <w:pPr>
              <w:pStyle w:val="SDText"/>
              <w:ind w:firstLine="0"/>
              <w:jc w:val="center"/>
              <w:rPr>
                <w:rFonts w:cs="Times New Roman"/>
                <w:b/>
                <w:bCs/>
                <w:color w:val="000000" w:themeColor="text1"/>
                <w:rPrChange w:id="29268" w:author="N F" w:date="2023-12-05T03:09:00Z">
                  <w:rPr>
                    <w:rFonts w:cs="Times New Roman"/>
                    <w:b/>
                    <w:bCs/>
                  </w:rPr>
                </w:rPrChange>
              </w:rPr>
            </w:pPr>
            <w:r w:rsidRPr="006E6534">
              <w:rPr>
                <w:rFonts w:cs="Times New Roman"/>
                <w:b/>
                <w:bCs/>
                <w:color w:val="000000" w:themeColor="text1"/>
                <w:rPrChange w:id="29269" w:author="N F" w:date="2023-12-05T03:09:00Z">
                  <w:rPr>
                    <w:rFonts w:cs="Times New Roman"/>
                    <w:b/>
                    <w:bCs/>
                  </w:rPr>
                </w:rPrChange>
              </w:rPr>
              <w:t xml:space="preserve">Тагриссо </w:t>
            </w:r>
            <w:r w:rsidR="00D548AC" w:rsidRPr="006E6534">
              <w:rPr>
                <w:rFonts w:cs="Times New Roman"/>
                <w:b/>
                <w:bCs/>
                <w:color w:val="000000" w:themeColor="text1"/>
                <w:rPrChange w:id="29270" w:author="N F" w:date="2023-12-05T03:09:00Z">
                  <w:rPr>
                    <w:rFonts w:cs="Times New Roman"/>
                    <w:b/>
                    <w:bCs/>
                  </w:rPr>
                </w:rPrChange>
              </w:rPr>
              <w:t xml:space="preserve">общая частота </w:t>
            </w:r>
            <w:r w:rsidRPr="006E6534">
              <w:rPr>
                <w:rFonts w:cs="Times New Roman"/>
                <w:b/>
                <w:bCs/>
                <w:color w:val="000000" w:themeColor="text1"/>
                <w:rPrChange w:id="29271" w:author="N F" w:date="2023-12-05T03:09:00Z">
                  <w:rPr>
                    <w:rFonts w:cs="Times New Roman"/>
                    <w:b/>
                    <w:bCs/>
                  </w:rPr>
                </w:rPrChange>
              </w:rPr>
              <w:t>(</w:t>
            </w:r>
            <w:r w:rsidRPr="006E6534">
              <w:rPr>
                <w:rFonts w:cs="Times New Roman"/>
                <w:b/>
                <w:bCs/>
                <w:color w:val="000000" w:themeColor="text1"/>
                <w:lang w:val="en-US"/>
                <w:rPrChange w:id="29272" w:author="N F" w:date="2023-12-05T03:09:00Z">
                  <w:rPr>
                    <w:rFonts w:cs="Times New Roman"/>
                    <w:b/>
                    <w:bCs/>
                    <w:lang w:val="en-US"/>
                  </w:rPr>
                </w:rPrChange>
              </w:rPr>
              <w:t>N</w:t>
            </w:r>
            <w:r w:rsidRPr="00CE631D">
              <w:rPr>
                <w:rFonts w:cs="Times New Roman"/>
                <w:b/>
                <w:bCs/>
                <w:color w:val="000000" w:themeColor="text1"/>
                <w:rPrChange w:id="29273" w:author="Barshadskaya, Yuliya" w:date="2024-01-16T19:28:00Z">
                  <w:rPr>
                    <w:rFonts w:cs="Times New Roman"/>
                    <w:b/>
                    <w:bCs/>
                    <w:lang w:val="en-US"/>
                  </w:rPr>
                </w:rPrChange>
              </w:rPr>
              <w:t xml:space="preserve"> = </w:t>
            </w:r>
            <w:r w:rsidRPr="006E6534">
              <w:rPr>
                <w:rFonts w:cs="Times New Roman"/>
                <w:b/>
                <w:bCs/>
                <w:color w:val="000000" w:themeColor="text1"/>
                <w:rPrChange w:id="29274" w:author="N F" w:date="2023-12-05T03:09:00Z">
                  <w:rPr>
                    <w:rFonts w:cs="Times New Roman"/>
                    <w:b/>
                    <w:bCs/>
                  </w:rPr>
                </w:rPrChange>
              </w:rPr>
              <w:t>279)</w:t>
            </w:r>
          </w:p>
        </w:tc>
        <w:tc>
          <w:tcPr>
            <w:tcW w:w="3609" w:type="dxa"/>
            <w:gridSpan w:val="2"/>
            <w:shd w:val="clear" w:color="auto" w:fill="D9D9D9" w:themeFill="background1" w:themeFillShade="D9"/>
          </w:tcPr>
          <w:p w14:paraId="7338C789" w14:textId="7A5DFDD2" w:rsidR="00031DF5" w:rsidRPr="006E6534" w:rsidRDefault="00D548AC" w:rsidP="00415551">
            <w:pPr>
              <w:pStyle w:val="SDText"/>
              <w:ind w:firstLine="0"/>
              <w:jc w:val="center"/>
              <w:rPr>
                <w:rFonts w:cs="Times New Roman"/>
                <w:b/>
                <w:bCs/>
                <w:color w:val="000000" w:themeColor="text1"/>
                <w:rPrChange w:id="29275" w:author="N F" w:date="2023-12-05T03:09:00Z">
                  <w:rPr>
                    <w:rFonts w:cs="Times New Roman"/>
                    <w:b/>
                    <w:bCs/>
                  </w:rPr>
                </w:rPrChange>
              </w:rPr>
            </w:pPr>
            <w:r w:rsidRPr="006E6534">
              <w:rPr>
                <w:rFonts w:cs="Times New Roman"/>
                <w:b/>
                <w:bCs/>
                <w:color w:val="000000" w:themeColor="text1"/>
                <w:rPrChange w:id="29276" w:author="N F" w:date="2023-12-05T03:09:00Z">
                  <w:rPr>
                    <w:rFonts w:cs="Times New Roman"/>
                    <w:b/>
                    <w:bCs/>
                  </w:rPr>
                </w:rPrChange>
              </w:rPr>
              <w:t>Химиотерапия (пеметрексед/циспластин или пеметрексед/</w:t>
            </w:r>
            <w:r w:rsidR="002B5636" w:rsidRPr="006E6534">
              <w:rPr>
                <w:rFonts w:cs="Times New Roman"/>
                <w:b/>
                <w:bCs/>
                <w:color w:val="000000" w:themeColor="text1"/>
                <w:rPrChange w:id="29277" w:author="N F" w:date="2023-12-05T03:09:00Z">
                  <w:rPr>
                    <w:rFonts w:cs="Times New Roman"/>
                    <w:b/>
                    <w:bCs/>
                  </w:rPr>
                </w:rPrChange>
              </w:rPr>
              <w:t>карбопластин</w:t>
            </w:r>
            <w:r w:rsidRPr="006E6534">
              <w:rPr>
                <w:rFonts w:cs="Times New Roman"/>
                <w:b/>
                <w:bCs/>
                <w:color w:val="000000" w:themeColor="text1"/>
                <w:rPrChange w:id="29278" w:author="N F" w:date="2023-12-05T03:09:00Z">
                  <w:rPr>
                    <w:rFonts w:cs="Times New Roman"/>
                    <w:b/>
                    <w:bCs/>
                  </w:rPr>
                </w:rPrChange>
              </w:rPr>
              <w:t>)</w:t>
            </w:r>
            <w:r w:rsidR="00031DF5" w:rsidRPr="006E6534">
              <w:rPr>
                <w:rFonts w:cs="Times New Roman"/>
                <w:b/>
                <w:bCs/>
                <w:color w:val="000000" w:themeColor="text1"/>
                <w:rPrChange w:id="29279" w:author="N F" w:date="2023-12-05T03:09:00Z">
                  <w:rPr>
                    <w:rFonts w:cs="Times New Roman"/>
                    <w:b/>
                    <w:bCs/>
                  </w:rPr>
                </w:rPrChange>
              </w:rPr>
              <w:t xml:space="preserve"> (</w:t>
            </w:r>
            <w:r w:rsidR="00031DF5" w:rsidRPr="006E6534">
              <w:rPr>
                <w:rFonts w:cs="Times New Roman"/>
                <w:b/>
                <w:bCs/>
                <w:color w:val="000000" w:themeColor="text1"/>
                <w:lang w:val="en-US"/>
                <w:rPrChange w:id="29280" w:author="N F" w:date="2023-12-05T03:09:00Z">
                  <w:rPr>
                    <w:rFonts w:cs="Times New Roman"/>
                    <w:b/>
                    <w:bCs/>
                    <w:lang w:val="en-US"/>
                  </w:rPr>
                </w:rPrChange>
              </w:rPr>
              <w:t>n</w:t>
            </w:r>
            <w:r w:rsidR="00031DF5" w:rsidRPr="006E6534">
              <w:rPr>
                <w:rFonts w:cs="Times New Roman"/>
                <w:b/>
                <w:bCs/>
                <w:color w:val="000000" w:themeColor="text1"/>
                <w:rPrChange w:id="29281" w:author="N F" w:date="2023-12-05T03:09:00Z">
                  <w:rPr>
                    <w:rFonts w:cs="Times New Roman"/>
                    <w:b/>
                    <w:bCs/>
                  </w:rPr>
                </w:rPrChange>
              </w:rPr>
              <w:t xml:space="preserve"> = 136)</w:t>
            </w:r>
          </w:p>
        </w:tc>
      </w:tr>
      <w:tr w:rsidR="006E6534" w:rsidRPr="006E6534" w14:paraId="3B9BEBC5" w14:textId="77777777" w:rsidTr="00855D5C">
        <w:trPr>
          <w:tblHeader/>
        </w:trPr>
        <w:tc>
          <w:tcPr>
            <w:tcW w:w="2127" w:type="dxa"/>
            <w:shd w:val="clear" w:color="auto" w:fill="D9D9D9" w:themeFill="background1" w:themeFillShade="D9"/>
          </w:tcPr>
          <w:p w14:paraId="48295766" w14:textId="77777777" w:rsidR="00031DF5" w:rsidRPr="006E6534" w:rsidRDefault="00031DF5" w:rsidP="00415551">
            <w:pPr>
              <w:pStyle w:val="SDText"/>
              <w:ind w:firstLine="0"/>
              <w:jc w:val="center"/>
              <w:rPr>
                <w:rFonts w:cs="Times New Roman"/>
                <w:b/>
                <w:bCs/>
                <w:color w:val="000000" w:themeColor="text1"/>
                <w:lang w:val="en-US"/>
                <w:rPrChange w:id="29282" w:author="N F" w:date="2023-12-05T03:09:00Z">
                  <w:rPr>
                    <w:rFonts w:cs="Times New Roman"/>
                    <w:b/>
                    <w:bCs/>
                    <w:lang w:val="en-US"/>
                  </w:rPr>
                </w:rPrChange>
              </w:rPr>
            </w:pPr>
            <w:r w:rsidRPr="006E6534">
              <w:rPr>
                <w:rFonts w:cs="Times New Roman"/>
                <w:b/>
                <w:bCs/>
                <w:color w:val="000000" w:themeColor="text1"/>
                <w:rPrChange w:id="29283" w:author="N F" w:date="2023-12-05T03:09:00Z">
                  <w:rPr>
                    <w:rFonts w:cs="Times New Roman"/>
                    <w:b/>
                    <w:bCs/>
                  </w:rPr>
                </w:rPrChange>
              </w:rPr>
              <w:t xml:space="preserve">Степень тяжести по </w:t>
            </w:r>
            <w:r w:rsidRPr="006E6534">
              <w:rPr>
                <w:rFonts w:cs="Times New Roman"/>
                <w:b/>
                <w:bCs/>
                <w:color w:val="000000" w:themeColor="text1"/>
                <w:lang w:val="en-US"/>
                <w:rPrChange w:id="29284" w:author="N F" w:date="2023-12-05T03:09:00Z">
                  <w:rPr>
                    <w:rFonts w:cs="Times New Roman"/>
                    <w:b/>
                    <w:bCs/>
                    <w:lang w:val="en-US"/>
                  </w:rPr>
                </w:rPrChange>
              </w:rPr>
              <w:t>NCI</w:t>
            </w:r>
          </w:p>
        </w:tc>
        <w:tc>
          <w:tcPr>
            <w:tcW w:w="1802" w:type="dxa"/>
            <w:shd w:val="clear" w:color="auto" w:fill="D9D9D9" w:themeFill="background1" w:themeFillShade="D9"/>
          </w:tcPr>
          <w:p w14:paraId="750ABFC4" w14:textId="77777777" w:rsidR="00031DF5" w:rsidRPr="006E6534" w:rsidRDefault="00031DF5" w:rsidP="00415551">
            <w:pPr>
              <w:pStyle w:val="SDText"/>
              <w:ind w:firstLine="0"/>
              <w:rPr>
                <w:rFonts w:cs="Times New Roman"/>
                <w:color w:val="000000" w:themeColor="text1"/>
                <w:rPrChange w:id="29285" w:author="N F" w:date="2023-12-05T03:09:00Z">
                  <w:rPr>
                    <w:rFonts w:cs="Times New Roman"/>
                  </w:rPr>
                </w:rPrChange>
              </w:rPr>
            </w:pPr>
            <w:r w:rsidRPr="006E6534">
              <w:rPr>
                <w:rFonts w:cs="Times New Roman"/>
                <w:color w:val="000000" w:themeColor="text1"/>
                <w:rPrChange w:id="29286" w:author="N F" w:date="2023-12-05T03:09:00Z">
                  <w:rPr>
                    <w:rFonts w:cs="Times New Roman"/>
                  </w:rPr>
                </w:rPrChange>
              </w:rPr>
              <w:t>Любая степень (%)</w:t>
            </w:r>
          </w:p>
        </w:tc>
        <w:tc>
          <w:tcPr>
            <w:tcW w:w="1807" w:type="dxa"/>
            <w:shd w:val="clear" w:color="auto" w:fill="D9D9D9" w:themeFill="background1" w:themeFillShade="D9"/>
          </w:tcPr>
          <w:p w14:paraId="386BA8A2" w14:textId="77777777" w:rsidR="00031DF5" w:rsidRPr="006E6534" w:rsidRDefault="00031DF5" w:rsidP="00415551">
            <w:pPr>
              <w:pStyle w:val="SDText"/>
              <w:ind w:firstLine="0"/>
              <w:rPr>
                <w:rFonts w:cs="Times New Roman"/>
                <w:color w:val="000000" w:themeColor="text1"/>
                <w:rPrChange w:id="29287" w:author="N F" w:date="2023-12-05T03:09:00Z">
                  <w:rPr>
                    <w:rFonts w:cs="Times New Roman"/>
                  </w:rPr>
                </w:rPrChange>
              </w:rPr>
            </w:pPr>
            <w:r w:rsidRPr="006E6534">
              <w:rPr>
                <w:rFonts w:cs="Times New Roman"/>
                <w:color w:val="000000" w:themeColor="text1"/>
                <w:rPrChange w:id="29288" w:author="N F" w:date="2023-12-05T03:09:00Z">
                  <w:rPr>
                    <w:rFonts w:cs="Times New Roman"/>
                  </w:rPr>
                </w:rPrChange>
              </w:rPr>
              <w:t>Степень 3 и выше (%)</w:t>
            </w:r>
          </w:p>
        </w:tc>
        <w:tc>
          <w:tcPr>
            <w:tcW w:w="1802" w:type="dxa"/>
            <w:shd w:val="clear" w:color="auto" w:fill="D9D9D9" w:themeFill="background1" w:themeFillShade="D9"/>
          </w:tcPr>
          <w:p w14:paraId="15310E05" w14:textId="77777777" w:rsidR="00031DF5" w:rsidRPr="006E6534" w:rsidRDefault="00031DF5" w:rsidP="00415551">
            <w:pPr>
              <w:pStyle w:val="SDText"/>
              <w:ind w:firstLine="0"/>
              <w:rPr>
                <w:rFonts w:cs="Times New Roman"/>
                <w:color w:val="000000" w:themeColor="text1"/>
                <w:rPrChange w:id="29289" w:author="N F" w:date="2023-12-05T03:09:00Z">
                  <w:rPr>
                    <w:rFonts w:cs="Times New Roman"/>
                  </w:rPr>
                </w:rPrChange>
              </w:rPr>
            </w:pPr>
            <w:r w:rsidRPr="006E6534">
              <w:rPr>
                <w:rFonts w:cs="Times New Roman"/>
                <w:color w:val="000000" w:themeColor="text1"/>
                <w:rPrChange w:id="29290" w:author="N F" w:date="2023-12-05T03:09:00Z">
                  <w:rPr>
                    <w:rFonts w:cs="Times New Roman"/>
                  </w:rPr>
                </w:rPrChange>
              </w:rPr>
              <w:t>Любая степень (%)</w:t>
            </w:r>
          </w:p>
        </w:tc>
        <w:tc>
          <w:tcPr>
            <w:tcW w:w="1807" w:type="dxa"/>
            <w:shd w:val="clear" w:color="auto" w:fill="D9D9D9" w:themeFill="background1" w:themeFillShade="D9"/>
          </w:tcPr>
          <w:p w14:paraId="15F38E04" w14:textId="77777777" w:rsidR="00031DF5" w:rsidRPr="006E6534" w:rsidRDefault="00031DF5" w:rsidP="00415551">
            <w:pPr>
              <w:pStyle w:val="SDText"/>
              <w:ind w:firstLine="0"/>
              <w:rPr>
                <w:rFonts w:cs="Times New Roman"/>
                <w:color w:val="000000" w:themeColor="text1"/>
                <w:rPrChange w:id="29291" w:author="N F" w:date="2023-12-05T03:09:00Z">
                  <w:rPr>
                    <w:rFonts w:cs="Times New Roman"/>
                  </w:rPr>
                </w:rPrChange>
              </w:rPr>
            </w:pPr>
            <w:r w:rsidRPr="006E6534">
              <w:rPr>
                <w:rFonts w:cs="Times New Roman"/>
                <w:color w:val="000000" w:themeColor="text1"/>
                <w:rPrChange w:id="29292" w:author="N F" w:date="2023-12-05T03:09:00Z">
                  <w:rPr>
                    <w:rFonts w:cs="Times New Roman"/>
                  </w:rPr>
                </w:rPrChange>
              </w:rPr>
              <w:t>Степень 3 и выше (%)</w:t>
            </w:r>
          </w:p>
        </w:tc>
      </w:tr>
      <w:tr w:rsidR="006E6534" w:rsidRPr="006E6534" w14:paraId="03CA3ED8" w14:textId="77777777" w:rsidTr="00855D5C">
        <w:trPr>
          <w:tblHeader/>
        </w:trPr>
        <w:tc>
          <w:tcPr>
            <w:tcW w:w="9345" w:type="dxa"/>
            <w:gridSpan w:val="5"/>
            <w:shd w:val="clear" w:color="auto" w:fill="D9D9D9" w:themeFill="background1" w:themeFillShade="D9"/>
          </w:tcPr>
          <w:p w14:paraId="67B0C6DF" w14:textId="77777777" w:rsidR="00031DF5" w:rsidRPr="006E6534" w:rsidRDefault="00031DF5" w:rsidP="00415551">
            <w:pPr>
              <w:pStyle w:val="SDText"/>
              <w:ind w:firstLine="0"/>
              <w:jc w:val="center"/>
              <w:rPr>
                <w:rFonts w:cs="Times New Roman"/>
                <w:b/>
                <w:bCs/>
                <w:color w:val="000000" w:themeColor="text1"/>
                <w:rPrChange w:id="29293" w:author="N F" w:date="2023-12-05T03:09:00Z">
                  <w:rPr>
                    <w:rFonts w:cs="Times New Roman"/>
                    <w:b/>
                    <w:bCs/>
                  </w:rPr>
                </w:rPrChange>
              </w:rPr>
            </w:pPr>
            <w:r w:rsidRPr="006E6534">
              <w:rPr>
                <w:rFonts w:cs="Times New Roman"/>
                <w:b/>
                <w:bCs/>
                <w:color w:val="000000" w:themeColor="text1"/>
                <w:rPrChange w:id="29294" w:author="N F" w:date="2023-12-05T03:09:00Z">
                  <w:rPr>
                    <w:rFonts w:cs="Times New Roman"/>
                    <w:b/>
                    <w:bCs/>
                  </w:rPr>
                </w:rPrChange>
              </w:rPr>
              <w:t xml:space="preserve">Нежелательные лекарственные реакции в соответствии с предпочтительными терминами </w:t>
            </w:r>
            <w:r w:rsidRPr="006E6534">
              <w:rPr>
                <w:rFonts w:cs="Times New Roman"/>
                <w:b/>
                <w:bCs/>
                <w:color w:val="000000" w:themeColor="text1"/>
                <w:lang w:val="en-US"/>
                <w:rPrChange w:id="29295" w:author="N F" w:date="2023-12-05T03:09:00Z">
                  <w:rPr>
                    <w:rFonts w:cs="Times New Roman"/>
                    <w:b/>
                    <w:bCs/>
                    <w:lang w:val="en-US"/>
                  </w:rPr>
                </w:rPrChange>
              </w:rPr>
              <w:t>MedDRA</w:t>
            </w:r>
          </w:p>
        </w:tc>
      </w:tr>
      <w:tr w:rsidR="006E6534" w:rsidRPr="006E6534" w14:paraId="35C99A8C" w14:textId="77777777" w:rsidTr="00AC66D4">
        <w:tc>
          <w:tcPr>
            <w:tcW w:w="9345" w:type="dxa"/>
            <w:gridSpan w:val="5"/>
          </w:tcPr>
          <w:p w14:paraId="00D9922E" w14:textId="77777777" w:rsidR="00031DF5" w:rsidRPr="00CE631D" w:rsidRDefault="00031DF5">
            <w:pPr>
              <w:pStyle w:val="SDText"/>
              <w:ind w:firstLine="0"/>
              <w:jc w:val="left"/>
              <w:rPr>
                <w:rFonts w:cs="Times New Roman"/>
                <w:b/>
                <w:bCs/>
                <w:i/>
                <w:color w:val="000000" w:themeColor="text1"/>
                <w:rPrChange w:id="29296" w:author="Barshadskaya, Yuliya" w:date="2024-01-16T19:28:00Z">
                  <w:rPr>
                    <w:rFonts w:cs="Times New Roman"/>
                    <w:b/>
                    <w:bCs/>
                  </w:rPr>
                </w:rPrChange>
              </w:rPr>
              <w:pPrChange w:id="29297" w:author="Barshadskaya, Yuliya" w:date="2024-01-16T19:28:00Z">
                <w:pPr>
                  <w:pStyle w:val="SDText"/>
                  <w:ind w:firstLine="0"/>
                  <w:jc w:val="center"/>
                </w:pPr>
              </w:pPrChange>
            </w:pPr>
            <w:r w:rsidRPr="00CE631D">
              <w:rPr>
                <w:rFonts w:cs="Times New Roman"/>
                <w:b/>
                <w:bCs/>
                <w:i/>
                <w:color w:val="000000" w:themeColor="text1"/>
                <w:rPrChange w:id="29298" w:author="Barshadskaya, Yuliya" w:date="2024-01-16T19:28:00Z">
                  <w:rPr>
                    <w:rFonts w:cs="Times New Roman"/>
                    <w:b/>
                    <w:bCs/>
                  </w:rPr>
                </w:rPrChange>
              </w:rPr>
              <w:t>Нарушения со стороны дыхательной системы, органов грудной клетки и средостения</w:t>
            </w:r>
          </w:p>
        </w:tc>
      </w:tr>
      <w:tr w:rsidR="006E6534" w:rsidRPr="006E6534" w14:paraId="1D5D7087" w14:textId="77777777" w:rsidTr="00AC66D4">
        <w:tc>
          <w:tcPr>
            <w:tcW w:w="2127" w:type="dxa"/>
          </w:tcPr>
          <w:p w14:paraId="123AAA4E" w14:textId="77777777" w:rsidR="00031DF5" w:rsidRPr="006E6534" w:rsidRDefault="00031DF5" w:rsidP="00415551">
            <w:pPr>
              <w:pStyle w:val="SDText"/>
              <w:ind w:firstLine="0"/>
              <w:rPr>
                <w:rFonts w:cs="Times New Roman"/>
                <w:color w:val="000000" w:themeColor="text1"/>
                <w:rPrChange w:id="29299" w:author="N F" w:date="2023-12-05T03:09:00Z">
                  <w:rPr>
                    <w:rFonts w:cs="Times New Roman"/>
                  </w:rPr>
                </w:rPrChange>
              </w:rPr>
            </w:pPr>
            <w:r w:rsidRPr="006E6534">
              <w:rPr>
                <w:rFonts w:cs="Times New Roman"/>
                <w:color w:val="000000" w:themeColor="text1"/>
                <w:rPrChange w:id="29300" w:author="N F" w:date="2023-12-05T03:09:00Z">
                  <w:rPr>
                    <w:rFonts w:cs="Times New Roman"/>
                  </w:rPr>
                </w:rPrChange>
              </w:rPr>
              <w:t>Носовое кровотечение</w:t>
            </w:r>
          </w:p>
        </w:tc>
        <w:tc>
          <w:tcPr>
            <w:tcW w:w="1802" w:type="dxa"/>
          </w:tcPr>
          <w:p w14:paraId="6FA42F2D" w14:textId="405CD77B" w:rsidR="00031DF5" w:rsidRPr="006E6534" w:rsidRDefault="002B5636" w:rsidP="00415551">
            <w:pPr>
              <w:pStyle w:val="SDText"/>
              <w:ind w:firstLine="0"/>
              <w:rPr>
                <w:rFonts w:cs="Times New Roman"/>
                <w:color w:val="000000" w:themeColor="text1"/>
                <w:rPrChange w:id="29301" w:author="N F" w:date="2023-12-05T03:09:00Z">
                  <w:rPr>
                    <w:rFonts w:cs="Times New Roman"/>
                  </w:rPr>
                </w:rPrChange>
              </w:rPr>
            </w:pPr>
            <w:r w:rsidRPr="006E6534">
              <w:rPr>
                <w:rFonts w:cs="Times New Roman"/>
                <w:color w:val="000000" w:themeColor="text1"/>
                <w:rPrChange w:id="29302" w:author="N F" w:date="2023-12-05T03:09:00Z">
                  <w:rPr>
                    <w:rFonts w:cs="Times New Roman"/>
                  </w:rPr>
                </w:rPrChange>
              </w:rPr>
              <w:t>5,4</w:t>
            </w:r>
          </w:p>
        </w:tc>
        <w:tc>
          <w:tcPr>
            <w:tcW w:w="1807" w:type="dxa"/>
          </w:tcPr>
          <w:p w14:paraId="08B2BE13" w14:textId="4954F8E7" w:rsidR="00031DF5" w:rsidRPr="006E6534" w:rsidRDefault="002B5636" w:rsidP="00415551">
            <w:pPr>
              <w:pStyle w:val="SDText"/>
              <w:ind w:firstLine="0"/>
              <w:rPr>
                <w:rFonts w:cs="Times New Roman"/>
                <w:color w:val="000000" w:themeColor="text1"/>
                <w:rPrChange w:id="29303" w:author="N F" w:date="2023-12-05T03:09:00Z">
                  <w:rPr>
                    <w:rFonts w:cs="Times New Roman"/>
                  </w:rPr>
                </w:rPrChange>
              </w:rPr>
            </w:pPr>
            <w:r w:rsidRPr="006E6534">
              <w:rPr>
                <w:rFonts w:cs="Times New Roman"/>
                <w:color w:val="000000" w:themeColor="text1"/>
                <w:rPrChange w:id="29304" w:author="N F" w:date="2023-12-05T03:09:00Z">
                  <w:rPr>
                    <w:rFonts w:cs="Times New Roman"/>
                  </w:rPr>
                </w:rPrChange>
              </w:rPr>
              <w:t>0</w:t>
            </w:r>
          </w:p>
        </w:tc>
        <w:tc>
          <w:tcPr>
            <w:tcW w:w="1802" w:type="dxa"/>
          </w:tcPr>
          <w:p w14:paraId="4C328198" w14:textId="51AC320A" w:rsidR="00031DF5" w:rsidRPr="006E6534" w:rsidRDefault="002B5636" w:rsidP="00415551">
            <w:pPr>
              <w:pStyle w:val="SDText"/>
              <w:ind w:firstLine="0"/>
              <w:rPr>
                <w:rFonts w:cs="Times New Roman"/>
                <w:color w:val="000000" w:themeColor="text1"/>
                <w:rPrChange w:id="29305" w:author="N F" w:date="2023-12-05T03:09:00Z">
                  <w:rPr>
                    <w:rFonts w:cs="Times New Roman"/>
                  </w:rPr>
                </w:rPrChange>
              </w:rPr>
            </w:pPr>
            <w:r w:rsidRPr="006E6534">
              <w:rPr>
                <w:rFonts w:cs="Times New Roman"/>
                <w:color w:val="000000" w:themeColor="text1"/>
                <w:rPrChange w:id="29306" w:author="N F" w:date="2023-12-05T03:09:00Z">
                  <w:rPr>
                    <w:rFonts w:cs="Times New Roman"/>
                  </w:rPr>
                </w:rPrChange>
              </w:rPr>
              <w:t>1,5</w:t>
            </w:r>
          </w:p>
        </w:tc>
        <w:tc>
          <w:tcPr>
            <w:tcW w:w="1807" w:type="dxa"/>
          </w:tcPr>
          <w:p w14:paraId="48A281E1" w14:textId="353FEE3C" w:rsidR="00031DF5" w:rsidRPr="006E6534" w:rsidRDefault="002B5636" w:rsidP="00415551">
            <w:pPr>
              <w:pStyle w:val="SDText"/>
              <w:ind w:firstLine="0"/>
              <w:rPr>
                <w:rFonts w:cs="Times New Roman"/>
                <w:color w:val="000000" w:themeColor="text1"/>
                <w:rPrChange w:id="29307" w:author="N F" w:date="2023-12-05T03:09:00Z">
                  <w:rPr>
                    <w:rFonts w:cs="Times New Roman"/>
                  </w:rPr>
                </w:rPrChange>
              </w:rPr>
            </w:pPr>
            <w:r w:rsidRPr="006E6534">
              <w:rPr>
                <w:rFonts w:cs="Times New Roman"/>
                <w:color w:val="000000" w:themeColor="text1"/>
                <w:rPrChange w:id="29308" w:author="N F" w:date="2023-12-05T03:09:00Z">
                  <w:rPr>
                    <w:rFonts w:cs="Times New Roman"/>
                  </w:rPr>
                </w:rPrChange>
              </w:rPr>
              <w:t>0</w:t>
            </w:r>
          </w:p>
        </w:tc>
      </w:tr>
      <w:tr w:rsidR="006E6534" w:rsidRPr="006E6534" w14:paraId="33576C7F" w14:textId="77777777" w:rsidTr="00AC66D4">
        <w:tc>
          <w:tcPr>
            <w:tcW w:w="2127" w:type="dxa"/>
          </w:tcPr>
          <w:p w14:paraId="24B2B214" w14:textId="74B686E4" w:rsidR="00031DF5" w:rsidRPr="006E6534" w:rsidRDefault="00031DF5" w:rsidP="00415551">
            <w:pPr>
              <w:pStyle w:val="SDText"/>
              <w:ind w:firstLine="0"/>
              <w:rPr>
                <w:rFonts w:cs="Times New Roman"/>
                <w:color w:val="000000" w:themeColor="text1"/>
                <w:rPrChange w:id="29309" w:author="N F" w:date="2023-12-05T03:09:00Z">
                  <w:rPr>
                    <w:rFonts w:cs="Times New Roman"/>
                  </w:rPr>
                </w:rPrChange>
              </w:rPr>
            </w:pPr>
            <w:r w:rsidRPr="006E6534">
              <w:rPr>
                <w:rFonts w:cs="Times New Roman"/>
                <w:color w:val="000000" w:themeColor="text1"/>
                <w:rPrChange w:id="29310" w:author="N F" w:date="2023-12-05T03:09:00Z">
                  <w:rPr>
                    <w:rFonts w:cs="Times New Roman"/>
                  </w:rPr>
                </w:rPrChange>
              </w:rPr>
              <w:t>Интерстициальная болезнь легких</w:t>
            </w:r>
            <w:r w:rsidRPr="006E6534">
              <w:rPr>
                <w:rFonts w:cs="Times New Roman"/>
                <w:color w:val="000000" w:themeColor="text1"/>
                <w:vertAlign w:val="superscript"/>
                <w:rPrChange w:id="29311" w:author="N F" w:date="2023-12-05T03:09:00Z">
                  <w:rPr>
                    <w:rFonts w:cs="Times New Roman"/>
                    <w:vertAlign w:val="superscript"/>
                  </w:rPr>
                </w:rPrChange>
              </w:rPr>
              <w:t>2</w:t>
            </w:r>
            <w:r w:rsidR="002B5636" w:rsidRPr="006E6534">
              <w:rPr>
                <w:rFonts w:cs="Times New Roman"/>
                <w:color w:val="000000" w:themeColor="text1"/>
                <w:vertAlign w:val="superscript"/>
                <w:rPrChange w:id="29312" w:author="N F" w:date="2023-12-05T03:09:00Z">
                  <w:rPr>
                    <w:rFonts w:cs="Times New Roman"/>
                    <w:vertAlign w:val="superscript"/>
                  </w:rPr>
                </w:rPrChange>
              </w:rPr>
              <w:t>, 3</w:t>
            </w:r>
          </w:p>
        </w:tc>
        <w:tc>
          <w:tcPr>
            <w:tcW w:w="1802" w:type="dxa"/>
          </w:tcPr>
          <w:p w14:paraId="7666643B" w14:textId="2E02911A" w:rsidR="00031DF5" w:rsidRPr="006E6534" w:rsidRDefault="002B5636" w:rsidP="00415551">
            <w:pPr>
              <w:pStyle w:val="SDText"/>
              <w:ind w:firstLine="0"/>
              <w:rPr>
                <w:rFonts w:cs="Times New Roman"/>
                <w:color w:val="000000" w:themeColor="text1"/>
                <w:rPrChange w:id="29313" w:author="N F" w:date="2023-12-05T03:09:00Z">
                  <w:rPr>
                    <w:rFonts w:cs="Times New Roman"/>
                  </w:rPr>
                </w:rPrChange>
              </w:rPr>
            </w:pPr>
            <w:r w:rsidRPr="006E6534">
              <w:rPr>
                <w:rFonts w:cs="Times New Roman"/>
                <w:color w:val="000000" w:themeColor="text1"/>
                <w:rPrChange w:id="29314" w:author="N F" w:date="2023-12-05T03:09:00Z">
                  <w:rPr>
                    <w:rFonts w:cs="Times New Roman"/>
                  </w:rPr>
                </w:rPrChange>
              </w:rPr>
              <w:t>3,6</w:t>
            </w:r>
          </w:p>
        </w:tc>
        <w:tc>
          <w:tcPr>
            <w:tcW w:w="1807" w:type="dxa"/>
          </w:tcPr>
          <w:p w14:paraId="512029C3" w14:textId="03B7D5F2" w:rsidR="00031DF5" w:rsidRPr="006E6534" w:rsidRDefault="002B5636" w:rsidP="00415551">
            <w:pPr>
              <w:pStyle w:val="SDText"/>
              <w:ind w:firstLine="0"/>
              <w:rPr>
                <w:rFonts w:cs="Times New Roman"/>
                <w:color w:val="000000" w:themeColor="text1"/>
                <w:rPrChange w:id="29315" w:author="N F" w:date="2023-12-05T03:09:00Z">
                  <w:rPr>
                    <w:rFonts w:cs="Times New Roman"/>
                  </w:rPr>
                </w:rPrChange>
              </w:rPr>
            </w:pPr>
            <w:r w:rsidRPr="006E6534">
              <w:rPr>
                <w:rFonts w:cs="Times New Roman"/>
                <w:color w:val="000000" w:themeColor="text1"/>
                <w:rPrChange w:id="29316" w:author="N F" w:date="2023-12-05T03:09:00Z">
                  <w:rPr>
                    <w:rFonts w:cs="Times New Roman"/>
                  </w:rPr>
                </w:rPrChange>
              </w:rPr>
              <w:t>0,4</w:t>
            </w:r>
          </w:p>
        </w:tc>
        <w:tc>
          <w:tcPr>
            <w:tcW w:w="1802" w:type="dxa"/>
          </w:tcPr>
          <w:p w14:paraId="59EF0145" w14:textId="43BEF287" w:rsidR="00031DF5" w:rsidRPr="006E6534" w:rsidRDefault="002B5636" w:rsidP="00415551">
            <w:pPr>
              <w:pStyle w:val="SDText"/>
              <w:ind w:firstLine="0"/>
              <w:rPr>
                <w:rFonts w:cs="Times New Roman"/>
                <w:color w:val="000000" w:themeColor="text1"/>
                <w:rPrChange w:id="29317" w:author="N F" w:date="2023-12-05T03:09:00Z">
                  <w:rPr>
                    <w:rFonts w:cs="Times New Roman"/>
                  </w:rPr>
                </w:rPrChange>
              </w:rPr>
            </w:pPr>
            <w:r w:rsidRPr="006E6534">
              <w:rPr>
                <w:rFonts w:cs="Times New Roman"/>
                <w:color w:val="000000" w:themeColor="text1"/>
                <w:rPrChange w:id="29318" w:author="N F" w:date="2023-12-05T03:09:00Z">
                  <w:rPr>
                    <w:rFonts w:cs="Times New Roman"/>
                  </w:rPr>
                </w:rPrChange>
              </w:rPr>
              <w:t>0,7</w:t>
            </w:r>
          </w:p>
        </w:tc>
        <w:tc>
          <w:tcPr>
            <w:tcW w:w="1807" w:type="dxa"/>
          </w:tcPr>
          <w:p w14:paraId="41108F54" w14:textId="43E6FC92" w:rsidR="00031DF5" w:rsidRPr="006E6534" w:rsidRDefault="002B5636" w:rsidP="00415551">
            <w:pPr>
              <w:pStyle w:val="SDText"/>
              <w:ind w:firstLine="0"/>
              <w:rPr>
                <w:rFonts w:cs="Times New Roman"/>
                <w:color w:val="000000" w:themeColor="text1"/>
                <w:rPrChange w:id="29319" w:author="N F" w:date="2023-12-05T03:09:00Z">
                  <w:rPr>
                    <w:rFonts w:cs="Times New Roman"/>
                  </w:rPr>
                </w:rPrChange>
              </w:rPr>
            </w:pPr>
            <w:r w:rsidRPr="006E6534">
              <w:rPr>
                <w:rFonts w:cs="Times New Roman"/>
                <w:color w:val="000000" w:themeColor="text1"/>
                <w:rPrChange w:id="29320" w:author="N F" w:date="2023-12-05T03:09:00Z">
                  <w:rPr>
                    <w:rFonts w:cs="Times New Roman"/>
                  </w:rPr>
                </w:rPrChange>
              </w:rPr>
              <w:t>0,7</w:t>
            </w:r>
          </w:p>
        </w:tc>
      </w:tr>
      <w:tr w:rsidR="006E6534" w:rsidRPr="006E6534" w14:paraId="1F3F34FC" w14:textId="77777777" w:rsidTr="00AC66D4">
        <w:tc>
          <w:tcPr>
            <w:tcW w:w="9345" w:type="dxa"/>
            <w:gridSpan w:val="5"/>
          </w:tcPr>
          <w:p w14:paraId="3BEA1BF4" w14:textId="77777777" w:rsidR="00031DF5" w:rsidRPr="00CE631D" w:rsidRDefault="00031DF5">
            <w:pPr>
              <w:pStyle w:val="SDText"/>
              <w:ind w:firstLine="0"/>
              <w:jc w:val="left"/>
              <w:rPr>
                <w:rFonts w:cs="Times New Roman"/>
                <w:b/>
                <w:bCs/>
                <w:i/>
                <w:color w:val="000000" w:themeColor="text1"/>
                <w:rPrChange w:id="29321" w:author="Barshadskaya, Yuliya" w:date="2024-01-16T19:29:00Z">
                  <w:rPr>
                    <w:rFonts w:cs="Times New Roman"/>
                    <w:b/>
                    <w:bCs/>
                  </w:rPr>
                </w:rPrChange>
              </w:rPr>
              <w:pPrChange w:id="29322" w:author="Barshadskaya, Yuliya" w:date="2024-01-16T19:28:00Z">
                <w:pPr>
                  <w:pStyle w:val="SDText"/>
                  <w:ind w:firstLine="0"/>
                  <w:jc w:val="center"/>
                </w:pPr>
              </w:pPrChange>
            </w:pPr>
            <w:r w:rsidRPr="00CE631D">
              <w:rPr>
                <w:rFonts w:cs="Times New Roman"/>
                <w:b/>
                <w:bCs/>
                <w:i/>
                <w:color w:val="000000" w:themeColor="text1"/>
                <w:rPrChange w:id="29323" w:author="Barshadskaya, Yuliya" w:date="2024-01-16T19:29:00Z">
                  <w:rPr>
                    <w:rFonts w:cs="Times New Roman"/>
                    <w:b/>
                    <w:bCs/>
                  </w:rPr>
                </w:rPrChange>
              </w:rPr>
              <w:t>Нарушения со стороны органа зрения</w:t>
            </w:r>
          </w:p>
        </w:tc>
      </w:tr>
      <w:tr w:rsidR="006E6534" w:rsidRPr="006E6534" w14:paraId="1FBD8C24" w14:textId="77777777" w:rsidTr="00AC66D4">
        <w:tc>
          <w:tcPr>
            <w:tcW w:w="2127" w:type="dxa"/>
          </w:tcPr>
          <w:p w14:paraId="56E07D1D" w14:textId="213C6EB9" w:rsidR="00031DF5" w:rsidRPr="006E6534" w:rsidRDefault="00031DF5" w:rsidP="00415551">
            <w:pPr>
              <w:pStyle w:val="SDText"/>
              <w:ind w:firstLine="0"/>
              <w:rPr>
                <w:rFonts w:cs="Times New Roman"/>
                <w:color w:val="000000" w:themeColor="text1"/>
                <w:rPrChange w:id="29324" w:author="N F" w:date="2023-12-05T03:09:00Z">
                  <w:rPr>
                    <w:rFonts w:cs="Times New Roman"/>
                  </w:rPr>
                </w:rPrChange>
              </w:rPr>
            </w:pPr>
            <w:r w:rsidRPr="006E6534">
              <w:rPr>
                <w:rFonts w:cs="Times New Roman"/>
                <w:color w:val="000000" w:themeColor="text1"/>
                <w:rPrChange w:id="29325" w:author="N F" w:date="2023-12-05T03:09:00Z">
                  <w:rPr>
                    <w:rFonts w:cs="Times New Roman"/>
                  </w:rPr>
                </w:rPrChange>
              </w:rPr>
              <w:t>Кератит</w:t>
            </w:r>
            <w:r w:rsidR="002B5636" w:rsidRPr="006E6534">
              <w:rPr>
                <w:rFonts w:cs="Times New Roman"/>
                <w:color w:val="000000" w:themeColor="text1"/>
                <w:vertAlign w:val="superscript"/>
                <w:rPrChange w:id="29326" w:author="N F" w:date="2023-12-05T03:09:00Z">
                  <w:rPr>
                    <w:rFonts w:cs="Times New Roman"/>
                    <w:vertAlign w:val="superscript"/>
                  </w:rPr>
                </w:rPrChange>
              </w:rPr>
              <w:t>4</w:t>
            </w:r>
          </w:p>
        </w:tc>
        <w:tc>
          <w:tcPr>
            <w:tcW w:w="1802" w:type="dxa"/>
          </w:tcPr>
          <w:p w14:paraId="7D2CAC01" w14:textId="782C32DA" w:rsidR="00031DF5" w:rsidRPr="006E6534" w:rsidRDefault="002B5636" w:rsidP="00415551">
            <w:pPr>
              <w:pStyle w:val="SDText"/>
              <w:ind w:firstLine="0"/>
              <w:rPr>
                <w:rFonts w:cs="Times New Roman"/>
                <w:color w:val="000000" w:themeColor="text1"/>
                <w:rPrChange w:id="29327" w:author="N F" w:date="2023-12-05T03:09:00Z">
                  <w:rPr>
                    <w:rFonts w:cs="Times New Roman"/>
                  </w:rPr>
                </w:rPrChange>
              </w:rPr>
            </w:pPr>
            <w:r w:rsidRPr="006E6534">
              <w:rPr>
                <w:rFonts w:cs="Times New Roman"/>
                <w:color w:val="000000" w:themeColor="text1"/>
                <w:rPrChange w:id="29328" w:author="N F" w:date="2023-12-05T03:09:00Z">
                  <w:rPr>
                    <w:rFonts w:cs="Times New Roman"/>
                  </w:rPr>
                </w:rPrChange>
              </w:rPr>
              <w:t>1,1</w:t>
            </w:r>
          </w:p>
        </w:tc>
        <w:tc>
          <w:tcPr>
            <w:tcW w:w="1807" w:type="dxa"/>
          </w:tcPr>
          <w:p w14:paraId="35CFA6D6" w14:textId="3B73680A" w:rsidR="00031DF5" w:rsidRPr="006E6534" w:rsidRDefault="002B5636" w:rsidP="00415551">
            <w:pPr>
              <w:pStyle w:val="SDText"/>
              <w:ind w:firstLine="0"/>
              <w:rPr>
                <w:rFonts w:cs="Times New Roman"/>
                <w:color w:val="000000" w:themeColor="text1"/>
                <w:rPrChange w:id="29329" w:author="N F" w:date="2023-12-05T03:09:00Z">
                  <w:rPr>
                    <w:rFonts w:cs="Times New Roman"/>
                  </w:rPr>
                </w:rPrChange>
              </w:rPr>
            </w:pPr>
            <w:r w:rsidRPr="006E6534">
              <w:rPr>
                <w:rFonts w:cs="Times New Roman"/>
                <w:color w:val="000000" w:themeColor="text1"/>
                <w:rPrChange w:id="29330" w:author="N F" w:date="2023-12-05T03:09:00Z">
                  <w:rPr>
                    <w:rFonts w:cs="Times New Roman"/>
                  </w:rPr>
                </w:rPrChange>
              </w:rPr>
              <w:t>0</w:t>
            </w:r>
          </w:p>
        </w:tc>
        <w:tc>
          <w:tcPr>
            <w:tcW w:w="1802" w:type="dxa"/>
          </w:tcPr>
          <w:p w14:paraId="7A403EF9" w14:textId="0D285D89" w:rsidR="00031DF5" w:rsidRPr="006E6534" w:rsidRDefault="002B5636" w:rsidP="00415551">
            <w:pPr>
              <w:pStyle w:val="SDText"/>
              <w:ind w:firstLine="0"/>
              <w:rPr>
                <w:rFonts w:cs="Times New Roman"/>
                <w:color w:val="000000" w:themeColor="text1"/>
                <w:rPrChange w:id="29331" w:author="N F" w:date="2023-12-05T03:09:00Z">
                  <w:rPr>
                    <w:rFonts w:cs="Times New Roman"/>
                  </w:rPr>
                </w:rPrChange>
              </w:rPr>
            </w:pPr>
            <w:r w:rsidRPr="006E6534">
              <w:rPr>
                <w:rFonts w:cs="Times New Roman"/>
                <w:color w:val="000000" w:themeColor="text1"/>
                <w:rPrChange w:id="29332" w:author="N F" w:date="2023-12-05T03:09:00Z">
                  <w:rPr>
                    <w:rFonts w:cs="Times New Roman"/>
                  </w:rPr>
                </w:rPrChange>
              </w:rPr>
              <w:t>0,7</w:t>
            </w:r>
          </w:p>
        </w:tc>
        <w:tc>
          <w:tcPr>
            <w:tcW w:w="1807" w:type="dxa"/>
          </w:tcPr>
          <w:p w14:paraId="0DBCD17E" w14:textId="5E755E38" w:rsidR="00031DF5" w:rsidRPr="006E6534" w:rsidRDefault="002B5636" w:rsidP="00415551">
            <w:pPr>
              <w:pStyle w:val="SDText"/>
              <w:ind w:firstLine="0"/>
              <w:rPr>
                <w:rFonts w:cs="Times New Roman"/>
                <w:color w:val="000000" w:themeColor="text1"/>
                <w:rPrChange w:id="29333" w:author="N F" w:date="2023-12-05T03:09:00Z">
                  <w:rPr>
                    <w:rFonts w:cs="Times New Roman"/>
                  </w:rPr>
                </w:rPrChange>
              </w:rPr>
            </w:pPr>
            <w:r w:rsidRPr="006E6534">
              <w:rPr>
                <w:rFonts w:cs="Times New Roman"/>
                <w:color w:val="000000" w:themeColor="text1"/>
                <w:rPrChange w:id="29334" w:author="N F" w:date="2023-12-05T03:09:00Z">
                  <w:rPr>
                    <w:rFonts w:cs="Times New Roman"/>
                  </w:rPr>
                </w:rPrChange>
              </w:rPr>
              <w:t>0</w:t>
            </w:r>
          </w:p>
        </w:tc>
      </w:tr>
      <w:tr w:rsidR="006E6534" w:rsidRPr="006E6534" w14:paraId="74D7AAB0" w14:textId="77777777" w:rsidTr="00AC66D4">
        <w:tc>
          <w:tcPr>
            <w:tcW w:w="9345" w:type="dxa"/>
            <w:gridSpan w:val="5"/>
          </w:tcPr>
          <w:p w14:paraId="45B611DA" w14:textId="77777777" w:rsidR="00031DF5" w:rsidRPr="00CE631D" w:rsidRDefault="00031DF5">
            <w:pPr>
              <w:pStyle w:val="SDText"/>
              <w:ind w:firstLine="0"/>
              <w:jc w:val="left"/>
              <w:rPr>
                <w:rFonts w:cs="Times New Roman"/>
                <w:b/>
                <w:bCs/>
                <w:i/>
                <w:color w:val="000000" w:themeColor="text1"/>
                <w:rPrChange w:id="29335" w:author="Barshadskaya, Yuliya" w:date="2024-01-16T19:29:00Z">
                  <w:rPr>
                    <w:rFonts w:cs="Times New Roman"/>
                    <w:b/>
                    <w:bCs/>
                  </w:rPr>
                </w:rPrChange>
              </w:rPr>
              <w:pPrChange w:id="29336" w:author="Barshadskaya, Yuliya" w:date="2024-01-16T19:29:00Z">
                <w:pPr>
                  <w:pStyle w:val="SDText"/>
                  <w:ind w:firstLine="0"/>
                  <w:jc w:val="center"/>
                </w:pPr>
              </w:pPrChange>
            </w:pPr>
            <w:r w:rsidRPr="00CE631D">
              <w:rPr>
                <w:rFonts w:cs="Times New Roman"/>
                <w:b/>
                <w:bCs/>
                <w:i/>
                <w:color w:val="000000" w:themeColor="text1"/>
                <w:rPrChange w:id="29337" w:author="Barshadskaya, Yuliya" w:date="2024-01-16T19:29:00Z">
                  <w:rPr>
                    <w:rFonts w:cs="Times New Roman"/>
                    <w:b/>
                    <w:bCs/>
                  </w:rPr>
                </w:rPrChange>
              </w:rPr>
              <w:t>Нарушения со стороны желудочно-кишечного тракта</w:t>
            </w:r>
          </w:p>
        </w:tc>
      </w:tr>
      <w:tr w:rsidR="006E6534" w:rsidRPr="006E6534" w14:paraId="62462BFC" w14:textId="77777777" w:rsidTr="00AC66D4">
        <w:tc>
          <w:tcPr>
            <w:tcW w:w="2127" w:type="dxa"/>
          </w:tcPr>
          <w:p w14:paraId="10BC219E" w14:textId="3A919AF5" w:rsidR="00031DF5" w:rsidRPr="006E6534" w:rsidRDefault="00031DF5" w:rsidP="00415551">
            <w:pPr>
              <w:pStyle w:val="SDText"/>
              <w:ind w:firstLine="0"/>
              <w:rPr>
                <w:rFonts w:cs="Times New Roman"/>
                <w:color w:val="000000" w:themeColor="text1"/>
                <w:rPrChange w:id="29338" w:author="N F" w:date="2023-12-05T03:09:00Z">
                  <w:rPr>
                    <w:rFonts w:cs="Times New Roman"/>
                  </w:rPr>
                </w:rPrChange>
              </w:rPr>
            </w:pPr>
            <w:r w:rsidRPr="006E6534">
              <w:rPr>
                <w:rFonts w:cs="Times New Roman"/>
                <w:color w:val="000000" w:themeColor="text1"/>
                <w:rPrChange w:id="29339" w:author="N F" w:date="2023-12-05T03:09:00Z">
                  <w:rPr>
                    <w:rFonts w:cs="Times New Roman"/>
                  </w:rPr>
                </w:rPrChange>
              </w:rPr>
              <w:t>Диарея</w:t>
            </w:r>
          </w:p>
        </w:tc>
        <w:tc>
          <w:tcPr>
            <w:tcW w:w="1802" w:type="dxa"/>
          </w:tcPr>
          <w:p w14:paraId="1C6271A8" w14:textId="3ED1507E" w:rsidR="00031DF5" w:rsidRPr="006E6534" w:rsidRDefault="00E75787" w:rsidP="00415551">
            <w:pPr>
              <w:pStyle w:val="SDText"/>
              <w:ind w:firstLine="0"/>
              <w:rPr>
                <w:rFonts w:cs="Times New Roman"/>
                <w:color w:val="000000" w:themeColor="text1"/>
                <w:rPrChange w:id="29340" w:author="N F" w:date="2023-12-05T03:09:00Z">
                  <w:rPr>
                    <w:rFonts w:cs="Times New Roman"/>
                  </w:rPr>
                </w:rPrChange>
              </w:rPr>
            </w:pPr>
            <w:r w:rsidRPr="006E6534">
              <w:rPr>
                <w:rFonts w:cs="Times New Roman"/>
                <w:color w:val="000000" w:themeColor="text1"/>
                <w:rPrChange w:id="29341" w:author="N F" w:date="2023-12-05T03:09:00Z">
                  <w:rPr>
                    <w:rFonts w:cs="Times New Roman"/>
                  </w:rPr>
                </w:rPrChange>
              </w:rPr>
              <w:t>41</w:t>
            </w:r>
          </w:p>
        </w:tc>
        <w:tc>
          <w:tcPr>
            <w:tcW w:w="1807" w:type="dxa"/>
          </w:tcPr>
          <w:p w14:paraId="07AF09E9" w14:textId="3E4E299D" w:rsidR="00031DF5" w:rsidRPr="006E6534" w:rsidRDefault="00E75787" w:rsidP="00415551">
            <w:pPr>
              <w:pStyle w:val="SDText"/>
              <w:ind w:firstLine="0"/>
              <w:rPr>
                <w:rFonts w:cs="Times New Roman"/>
                <w:color w:val="000000" w:themeColor="text1"/>
                <w:rPrChange w:id="29342" w:author="N F" w:date="2023-12-05T03:09:00Z">
                  <w:rPr>
                    <w:rFonts w:cs="Times New Roman"/>
                  </w:rPr>
                </w:rPrChange>
              </w:rPr>
            </w:pPr>
            <w:r w:rsidRPr="006E6534">
              <w:rPr>
                <w:rFonts w:cs="Times New Roman"/>
                <w:color w:val="000000" w:themeColor="text1"/>
                <w:rPrChange w:id="29343" w:author="N F" w:date="2023-12-05T03:09:00Z">
                  <w:rPr>
                    <w:rFonts w:cs="Times New Roman"/>
                  </w:rPr>
                </w:rPrChange>
              </w:rPr>
              <w:t>1,1</w:t>
            </w:r>
          </w:p>
        </w:tc>
        <w:tc>
          <w:tcPr>
            <w:tcW w:w="1802" w:type="dxa"/>
          </w:tcPr>
          <w:p w14:paraId="611BD4E2" w14:textId="6D9D03D4" w:rsidR="00031DF5" w:rsidRPr="006E6534" w:rsidRDefault="00E75787" w:rsidP="00415551">
            <w:pPr>
              <w:pStyle w:val="SDText"/>
              <w:ind w:firstLine="0"/>
              <w:rPr>
                <w:rFonts w:cs="Times New Roman"/>
                <w:color w:val="000000" w:themeColor="text1"/>
                <w:rPrChange w:id="29344" w:author="N F" w:date="2023-12-05T03:09:00Z">
                  <w:rPr>
                    <w:rFonts w:cs="Times New Roman"/>
                  </w:rPr>
                </w:rPrChange>
              </w:rPr>
            </w:pPr>
            <w:r w:rsidRPr="006E6534">
              <w:rPr>
                <w:rFonts w:cs="Times New Roman"/>
                <w:color w:val="000000" w:themeColor="text1"/>
                <w:rPrChange w:id="29345" w:author="N F" w:date="2023-12-05T03:09:00Z">
                  <w:rPr>
                    <w:rFonts w:cs="Times New Roman"/>
                  </w:rPr>
                </w:rPrChange>
              </w:rPr>
              <w:t>11</w:t>
            </w:r>
          </w:p>
        </w:tc>
        <w:tc>
          <w:tcPr>
            <w:tcW w:w="1807" w:type="dxa"/>
          </w:tcPr>
          <w:p w14:paraId="03C2C682" w14:textId="7201DE46" w:rsidR="00031DF5" w:rsidRPr="006E6534" w:rsidRDefault="00E75787" w:rsidP="00415551">
            <w:pPr>
              <w:pStyle w:val="SDText"/>
              <w:ind w:firstLine="0"/>
              <w:rPr>
                <w:rFonts w:cs="Times New Roman"/>
                <w:color w:val="000000" w:themeColor="text1"/>
                <w:rPrChange w:id="29346" w:author="N F" w:date="2023-12-05T03:09:00Z">
                  <w:rPr>
                    <w:rFonts w:cs="Times New Roman"/>
                  </w:rPr>
                </w:rPrChange>
              </w:rPr>
            </w:pPr>
            <w:r w:rsidRPr="006E6534">
              <w:rPr>
                <w:rFonts w:cs="Times New Roman"/>
                <w:color w:val="000000" w:themeColor="text1"/>
                <w:rPrChange w:id="29347" w:author="N F" w:date="2023-12-05T03:09:00Z">
                  <w:rPr>
                    <w:rFonts w:cs="Times New Roman"/>
                  </w:rPr>
                </w:rPrChange>
              </w:rPr>
              <w:t>1,5</w:t>
            </w:r>
          </w:p>
        </w:tc>
      </w:tr>
      <w:tr w:rsidR="006E6534" w:rsidRPr="006E6534" w14:paraId="2A0B3556" w14:textId="77777777" w:rsidTr="00AC66D4">
        <w:tc>
          <w:tcPr>
            <w:tcW w:w="2127" w:type="dxa"/>
          </w:tcPr>
          <w:p w14:paraId="39125CAE" w14:textId="77777777" w:rsidR="00031DF5" w:rsidRPr="006E6534" w:rsidRDefault="00031DF5" w:rsidP="00415551">
            <w:pPr>
              <w:pStyle w:val="SDText"/>
              <w:ind w:firstLine="0"/>
              <w:rPr>
                <w:rFonts w:cs="Times New Roman"/>
                <w:color w:val="000000" w:themeColor="text1"/>
                <w:rPrChange w:id="29348" w:author="N F" w:date="2023-12-05T03:09:00Z">
                  <w:rPr>
                    <w:rFonts w:cs="Times New Roman"/>
                  </w:rPr>
                </w:rPrChange>
              </w:rPr>
            </w:pPr>
            <w:r w:rsidRPr="006E6534">
              <w:rPr>
                <w:rFonts w:cs="Times New Roman"/>
                <w:color w:val="000000" w:themeColor="text1"/>
                <w:rPrChange w:id="29349" w:author="N F" w:date="2023-12-05T03:09:00Z">
                  <w:rPr>
                    <w:rFonts w:cs="Times New Roman"/>
                  </w:rPr>
                </w:rPrChange>
              </w:rPr>
              <w:t>Стоматит</w:t>
            </w:r>
            <w:r w:rsidRPr="006E6534">
              <w:rPr>
                <w:rFonts w:cs="Times New Roman"/>
                <w:color w:val="000000" w:themeColor="text1"/>
                <w:vertAlign w:val="superscript"/>
                <w:rPrChange w:id="29350" w:author="N F" w:date="2023-12-05T03:09:00Z">
                  <w:rPr>
                    <w:rFonts w:cs="Times New Roman"/>
                    <w:vertAlign w:val="superscript"/>
                  </w:rPr>
                </w:rPrChange>
              </w:rPr>
              <w:t>5</w:t>
            </w:r>
          </w:p>
        </w:tc>
        <w:tc>
          <w:tcPr>
            <w:tcW w:w="1802" w:type="dxa"/>
          </w:tcPr>
          <w:p w14:paraId="107A5BE7" w14:textId="7A700126" w:rsidR="00031DF5" w:rsidRPr="006E6534" w:rsidRDefault="00E75787" w:rsidP="00415551">
            <w:pPr>
              <w:pStyle w:val="SDText"/>
              <w:ind w:firstLine="0"/>
              <w:rPr>
                <w:rFonts w:cs="Times New Roman"/>
                <w:color w:val="000000" w:themeColor="text1"/>
                <w:rPrChange w:id="29351" w:author="N F" w:date="2023-12-05T03:09:00Z">
                  <w:rPr>
                    <w:rFonts w:cs="Times New Roman"/>
                  </w:rPr>
                </w:rPrChange>
              </w:rPr>
            </w:pPr>
            <w:r w:rsidRPr="006E6534">
              <w:rPr>
                <w:rFonts w:cs="Times New Roman"/>
                <w:color w:val="000000" w:themeColor="text1"/>
                <w:rPrChange w:id="29352" w:author="N F" w:date="2023-12-05T03:09:00Z">
                  <w:rPr>
                    <w:rFonts w:cs="Times New Roman"/>
                  </w:rPr>
                </w:rPrChange>
              </w:rPr>
              <w:t>19</w:t>
            </w:r>
          </w:p>
        </w:tc>
        <w:tc>
          <w:tcPr>
            <w:tcW w:w="1807" w:type="dxa"/>
          </w:tcPr>
          <w:p w14:paraId="4124547B" w14:textId="43690FE1" w:rsidR="00031DF5" w:rsidRPr="006E6534" w:rsidRDefault="00E75787" w:rsidP="00415551">
            <w:pPr>
              <w:pStyle w:val="SDText"/>
              <w:ind w:firstLine="0"/>
              <w:rPr>
                <w:rFonts w:cs="Times New Roman"/>
                <w:color w:val="000000" w:themeColor="text1"/>
                <w:rPrChange w:id="29353" w:author="N F" w:date="2023-12-05T03:09:00Z">
                  <w:rPr>
                    <w:rFonts w:cs="Times New Roman"/>
                  </w:rPr>
                </w:rPrChange>
              </w:rPr>
            </w:pPr>
            <w:r w:rsidRPr="006E6534">
              <w:rPr>
                <w:rFonts w:cs="Times New Roman"/>
                <w:color w:val="000000" w:themeColor="text1"/>
                <w:rPrChange w:id="29354" w:author="N F" w:date="2023-12-05T03:09:00Z">
                  <w:rPr>
                    <w:rFonts w:cs="Times New Roman"/>
                  </w:rPr>
                </w:rPrChange>
              </w:rPr>
              <w:t>0</w:t>
            </w:r>
          </w:p>
        </w:tc>
        <w:tc>
          <w:tcPr>
            <w:tcW w:w="1802" w:type="dxa"/>
          </w:tcPr>
          <w:p w14:paraId="29C9C8EE" w14:textId="3550E582" w:rsidR="00031DF5" w:rsidRPr="006E6534" w:rsidRDefault="00E75787" w:rsidP="00415551">
            <w:pPr>
              <w:pStyle w:val="SDText"/>
              <w:ind w:firstLine="0"/>
              <w:rPr>
                <w:rFonts w:cs="Times New Roman"/>
                <w:color w:val="000000" w:themeColor="text1"/>
                <w:rPrChange w:id="29355" w:author="N F" w:date="2023-12-05T03:09:00Z">
                  <w:rPr>
                    <w:rFonts w:cs="Times New Roman"/>
                  </w:rPr>
                </w:rPrChange>
              </w:rPr>
            </w:pPr>
            <w:r w:rsidRPr="006E6534">
              <w:rPr>
                <w:rFonts w:cs="Times New Roman"/>
                <w:color w:val="000000" w:themeColor="text1"/>
                <w:rPrChange w:id="29356" w:author="N F" w:date="2023-12-05T03:09:00Z">
                  <w:rPr>
                    <w:rFonts w:cs="Times New Roman"/>
                  </w:rPr>
                </w:rPrChange>
              </w:rPr>
              <w:t>15</w:t>
            </w:r>
          </w:p>
        </w:tc>
        <w:tc>
          <w:tcPr>
            <w:tcW w:w="1807" w:type="dxa"/>
          </w:tcPr>
          <w:p w14:paraId="3D2E088F" w14:textId="501ABC15" w:rsidR="00031DF5" w:rsidRPr="006E6534" w:rsidRDefault="00E75787" w:rsidP="00415551">
            <w:pPr>
              <w:pStyle w:val="SDText"/>
              <w:ind w:firstLine="0"/>
              <w:rPr>
                <w:rFonts w:cs="Times New Roman"/>
                <w:color w:val="000000" w:themeColor="text1"/>
                <w:rPrChange w:id="29357" w:author="N F" w:date="2023-12-05T03:09:00Z">
                  <w:rPr>
                    <w:rFonts w:cs="Times New Roman"/>
                  </w:rPr>
                </w:rPrChange>
              </w:rPr>
            </w:pPr>
            <w:r w:rsidRPr="006E6534">
              <w:rPr>
                <w:rFonts w:cs="Times New Roman"/>
                <w:color w:val="000000" w:themeColor="text1"/>
                <w:rPrChange w:id="29358" w:author="N F" w:date="2023-12-05T03:09:00Z">
                  <w:rPr>
                    <w:rFonts w:cs="Times New Roman"/>
                  </w:rPr>
                </w:rPrChange>
              </w:rPr>
              <w:t>1,5</w:t>
            </w:r>
          </w:p>
        </w:tc>
      </w:tr>
      <w:tr w:rsidR="006E6534" w:rsidRPr="006E6534" w14:paraId="14F5D063" w14:textId="77777777" w:rsidTr="00AC66D4">
        <w:tc>
          <w:tcPr>
            <w:tcW w:w="9345" w:type="dxa"/>
            <w:gridSpan w:val="5"/>
          </w:tcPr>
          <w:p w14:paraId="0B09E07D" w14:textId="77777777" w:rsidR="00031DF5" w:rsidRPr="00CE631D" w:rsidRDefault="00031DF5">
            <w:pPr>
              <w:pStyle w:val="SDText"/>
              <w:ind w:firstLine="0"/>
              <w:jc w:val="left"/>
              <w:rPr>
                <w:rFonts w:cs="Times New Roman"/>
                <w:b/>
                <w:bCs/>
                <w:i/>
                <w:color w:val="000000" w:themeColor="text1"/>
                <w:rPrChange w:id="29359" w:author="Barshadskaya, Yuliya" w:date="2024-01-16T19:29:00Z">
                  <w:rPr>
                    <w:rFonts w:cs="Times New Roman"/>
                    <w:b/>
                    <w:bCs/>
                  </w:rPr>
                </w:rPrChange>
              </w:rPr>
              <w:pPrChange w:id="29360" w:author="Barshadskaya, Yuliya" w:date="2024-01-16T19:29:00Z">
                <w:pPr>
                  <w:pStyle w:val="SDText"/>
                  <w:ind w:firstLine="0"/>
                  <w:jc w:val="center"/>
                </w:pPr>
              </w:pPrChange>
            </w:pPr>
            <w:r w:rsidRPr="00CE631D">
              <w:rPr>
                <w:rFonts w:cs="Times New Roman"/>
                <w:b/>
                <w:bCs/>
                <w:i/>
                <w:color w:val="000000" w:themeColor="text1"/>
                <w:rPrChange w:id="29361" w:author="Barshadskaya, Yuliya" w:date="2024-01-16T19:29:00Z">
                  <w:rPr>
                    <w:rFonts w:cs="Times New Roman"/>
                    <w:b/>
                    <w:bCs/>
                  </w:rPr>
                </w:rPrChange>
              </w:rPr>
              <w:t>Нарушения со стороны кожи и подкожной клетчатки</w:t>
            </w:r>
          </w:p>
        </w:tc>
      </w:tr>
      <w:tr w:rsidR="006E6534" w:rsidRPr="006E6534" w14:paraId="6D7AAF80" w14:textId="77777777" w:rsidTr="00AC66D4">
        <w:tc>
          <w:tcPr>
            <w:tcW w:w="2127" w:type="dxa"/>
          </w:tcPr>
          <w:p w14:paraId="3548298D" w14:textId="77777777" w:rsidR="00031DF5" w:rsidRPr="006E6534" w:rsidRDefault="00031DF5" w:rsidP="00415551">
            <w:pPr>
              <w:pStyle w:val="SDText"/>
              <w:ind w:firstLine="0"/>
              <w:rPr>
                <w:rFonts w:cs="Times New Roman"/>
                <w:color w:val="000000" w:themeColor="text1"/>
                <w:rPrChange w:id="29362" w:author="N F" w:date="2023-12-05T03:09:00Z">
                  <w:rPr>
                    <w:rFonts w:cs="Times New Roman"/>
                  </w:rPr>
                </w:rPrChange>
              </w:rPr>
            </w:pPr>
            <w:r w:rsidRPr="006E6534">
              <w:rPr>
                <w:rFonts w:cs="Times New Roman"/>
                <w:color w:val="000000" w:themeColor="text1"/>
                <w:rPrChange w:id="29363" w:author="N F" w:date="2023-12-05T03:09:00Z">
                  <w:rPr>
                    <w:rFonts w:cs="Times New Roman"/>
                  </w:rPr>
                </w:rPrChange>
              </w:rPr>
              <w:t>Сыпь</w:t>
            </w:r>
            <w:r w:rsidRPr="006E6534">
              <w:rPr>
                <w:rFonts w:cs="Times New Roman"/>
                <w:color w:val="000000" w:themeColor="text1"/>
                <w:vertAlign w:val="superscript"/>
                <w:rPrChange w:id="29364" w:author="N F" w:date="2023-12-05T03:09:00Z">
                  <w:rPr>
                    <w:rFonts w:cs="Times New Roman"/>
                    <w:vertAlign w:val="superscript"/>
                  </w:rPr>
                </w:rPrChange>
              </w:rPr>
              <w:t>6</w:t>
            </w:r>
          </w:p>
        </w:tc>
        <w:tc>
          <w:tcPr>
            <w:tcW w:w="1802" w:type="dxa"/>
          </w:tcPr>
          <w:p w14:paraId="2C6ED9EB" w14:textId="74EBE22D" w:rsidR="00031DF5" w:rsidRPr="006E6534" w:rsidRDefault="006C4BF4" w:rsidP="00415551">
            <w:pPr>
              <w:pStyle w:val="SDText"/>
              <w:ind w:firstLine="0"/>
              <w:rPr>
                <w:rFonts w:cs="Times New Roman"/>
                <w:color w:val="000000" w:themeColor="text1"/>
                <w:rPrChange w:id="29365" w:author="N F" w:date="2023-12-05T03:09:00Z">
                  <w:rPr>
                    <w:rFonts w:cs="Times New Roman"/>
                  </w:rPr>
                </w:rPrChange>
              </w:rPr>
            </w:pPr>
            <w:r w:rsidRPr="006E6534">
              <w:rPr>
                <w:rFonts w:cs="Times New Roman"/>
                <w:color w:val="000000" w:themeColor="text1"/>
                <w:rPrChange w:id="29366" w:author="N F" w:date="2023-12-05T03:09:00Z">
                  <w:rPr>
                    <w:rFonts w:cs="Times New Roman"/>
                  </w:rPr>
                </w:rPrChange>
              </w:rPr>
              <w:t>34</w:t>
            </w:r>
          </w:p>
        </w:tc>
        <w:tc>
          <w:tcPr>
            <w:tcW w:w="1807" w:type="dxa"/>
          </w:tcPr>
          <w:p w14:paraId="33AAE217" w14:textId="10A06AA7" w:rsidR="00031DF5" w:rsidRPr="006E6534" w:rsidRDefault="006C4BF4" w:rsidP="00415551">
            <w:pPr>
              <w:pStyle w:val="SDText"/>
              <w:ind w:firstLine="0"/>
              <w:rPr>
                <w:rFonts w:cs="Times New Roman"/>
                <w:color w:val="000000" w:themeColor="text1"/>
                <w:rPrChange w:id="29367" w:author="N F" w:date="2023-12-05T03:09:00Z">
                  <w:rPr>
                    <w:rFonts w:cs="Times New Roman"/>
                  </w:rPr>
                </w:rPrChange>
              </w:rPr>
            </w:pPr>
            <w:r w:rsidRPr="006E6534">
              <w:rPr>
                <w:rFonts w:cs="Times New Roman"/>
                <w:color w:val="000000" w:themeColor="text1"/>
                <w:rPrChange w:id="29368" w:author="N F" w:date="2023-12-05T03:09:00Z">
                  <w:rPr>
                    <w:rFonts w:cs="Times New Roman"/>
                  </w:rPr>
                </w:rPrChange>
              </w:rPr>
              <w:t>0,7</w:t>
            </w:r>
          </w:p>
        </w:tc>
        <w:tc>
          <w:tcPr>
            <w:tcW w:w="1802" w:type="dxa"/>
          </w:tcPr>
          <w:p w14:paraId="3DB05E67" w14:textId="116A33CB" w:rsidR="00031DF5" w:rsidRPr="006E6534" w:rsidRDefault="006C4BF4" w:rsidP="00415551">
            <w:pPr>
              <w:pStyle w:val="SDText"/>
              <w:ind w:firstLine="0"/>
              <w:rPr>
                <w:rFonts w:cs="Times New Roman"/>
                <w:color w:val="000000" w:themeColor="text1"/>
                <w:rPrChange w:id="29369" w:author="N F" w:date="2023-12-05T03:09:00Z">
                  <w:rPr>
                    <w:rFonts w:cs="Times New Roman"/>
                  </w:rPr>
                </w:rPrChange>
              </w:rPr>
            </w:pPr>
            <w:r w:rsidRPr="006E6534">
              <w:rPr>
                <w:rFonts w:cs="Times New Roman"/>
                <w:color w:val="000000" w:themeColor="text1"/>
                <w:rPrChange w:id="29370" w:author="N F" w:date="2023-12-05T03:09:00Z">
                  <w:rPr>
                    <w:rFonts w:cs="Times New Roman"/>
                  </w:rPr>
                </w:rPrChange>
              </w:rPr>
              <w:t>5,9</w:t>
            </w:r>
          </w:p>
        </w:tc>
        <w:tc>
          <w:tcPr>
            <w:tcW w:w="1807" w:type="dxa"/>
          </w:tcPr>
          <w:p w14:paraId="32226B49" w14:textId="4A4B9831" w:rsidR="00031DF5" w:rsidRPr="006E6534" w:rsidRDefault="006C4BF4" w:rsidP="00415551">
            <w:pPr>
              <w:pStyle w:val="SDText"/>
              <w:ind w:firstLine="0"/>
              <w:rPr>
                <w:rFonts w:cs="Times New Roman"/>
                <w:color w:val="000000" w:themeColor="text1"/>
                <w:rPrChange w:id="29371" w:author="N F" w:date="2023-12-05T03:09:00Z">
                  <w:rPr>
                    <w:rFonts w:cs="Times New Roman"/>
                  </w:rPr>
                </w:rPrChange>
              </w:rPr>
            </w:pPr>
            <w:r w:rsidRPr="006E6534">
              <w:rPr>
                <w:rFonts w:cs="Times New Roman"/>
                <w:color w:val="000000" w:themeColor="text1"/>
                <w:rPrChange w:id="29372" w:author="N F" w:date="2023-12-05T03:09:00Z">
                  <w:rPr>
                    <w:rFonts w:cs="Times New Roman"/>
                  </w:rPr>
                </w:rPrChange>
              </w:rPr>
              <w:t>0</w:t>
            </w:r>
          </w:p>
        </w:tc>
      </w:tr>
      <w:tr w:rsidR="006E6534" w:rsidRPr="006E6534" w14:paraId="3FD9DEE5" w14:textId="77777777" w:rsidTr="00AC66D4">
        <w:tc>
          <w:tcPr>
            <w:tcW w:w="2127" w:type="dxa"/>
          </w:tcPr>
          <w:p w14:paraId="16ABB57E" w14:textId="7B6A6F7C" w:rsidR="00031DF5" w:rsidRPr="006E6534" w:rsidRDefault="00031DF5" w:rsidP="00415551">
            <w:pPr>
              <w:pStyle w:val="SDText"/>
              <w:ind w:firstLine="0"/>
              <w:rPr>
                <w:rFonts w:cs="Times New Roman"/>
                <w:color w:val="000000" w:themeColor="text1"/>
                <w:rPrChange w:id="29373" w:author="N F" w:date="2023-12-05T03:09:00Z">
                  <w:rPr>
                    <w:rFonts w:cs="Times New Roman"/>
                  </w:rPr>
                </w:rPrChange>
              </w:rPr>
            </w:pPr>
            <w:r w:rsidRPr="006E6534">
              <w:rPr>
                <w:rFonts w:cs="Times New Roman"/>
                <w:color w:val="000000" w:themeColor="text1"/>
                <w:rPrChange w:id="29374" w:author="N F" w:date="2023-12-05T03:09:00Z">
                  <w:rPr>
                    <w:rFonts w:cs="Times New Roman"/>
                  </w:rPr>
                </w:rPrChange>
              </w:rPr>
              <w:t>Сухость кожи</w:t>
            </w:r>
            <w:r w:rsidR="00B87637" w:rsidRPr="006E6534">
              <w:rPr>
                <w:rFonts w:cs="Times New Roman"/>
                <w:color w:val="000000" w:themeColor="text1"/>
                <w:vertAlign w:val="superscript"/>
                <w:rPrChange w:id="29375" w:author="N F" w:date="2023-12-05T03:09:00Z">
                  <w:rPr>
                    <w:rFonts w:cs="Times New Roman"/>
                    <w:vertAlign w:val="superscript"/>
                  </w:rPr>
                </w:rPrChange>
              </w:rPr>
              <w:t>7</w:t>
            </w:r>
          </w:p>
        </w:tc>
        <w:tc>
          <w:tcPr>
            <w:tcW w:w="1802" w:type="dxa"/>
          </w:tcPr>
          <w:p w14:paraId="545E5D24" w14:textId="13B9BD0B" w:rsidR="00031DF5" w:rsidRPr="006E6534" w:rsidRDefault="006C4BF4" w:rsidP="00415551">
            <w:pPr>
              <w:pStyle w:val="SDText"/>
              <w:ind w:firstLine="0"/>
              <w:rPr>
                <w:rFonts w:cs="Times New Roman"/>
                <w:color w:val="000000" w:themeColor="text1"/>
                <w:rPrChange w:id="29376" w:author="N F" w:date="2023-12-05T03:09:00Z">
                  <w:rPr>
                    <w:rFonts w:cs="Times New Roman"/>
                  </w:rPr>
                </w:rPrChange>
              </w:rPr>
            </w:pPr>
            <w:r w:rsidRPr="006E6534">
              <w:rPr>
                <w:rFonts w:cs="Times New Roman"/>
                <w:color w:val="000000" w:themeColor="text1"/>
                <w:rPrChange w:id="29377" w:author="N F" w:date="2023-12-05T03:09:00Z">
                  <w:rPr>
                    <w:rFonts w:cs="Times New Roman"/>
                  </w:rPr>
                </w:rPrChange>
              </w:rPr>
              <w:t>23</w:t>
            </w:r>
          </w:p>
        </w:tc>
        <w:tc>
          <w:tcPr>
            <w:tcW w:w="1807" w:type="dxa"/>
          </w:tcPr>
          <w:p w14:paraId="43281B06" w14:textId="27460FDC" w:rsidR="00031DF5" w:rsidRPr="006E6534" w:rsidRDefault="006C4BF4" w:rsidP="00415551">
            <w:pPr>
              <w:pStyle w:val="SDText"/>
              <w:ind w:firstLine="0"/>
              <w:rPr>
                <w:rFonts w:cs="Times New Roman"/>
                <w:color w:val="000000" w:themeColor="text1"/>
                <w:rPrChange w:id="29378" w:author="N F" w:date="2023-12-05T03:09:00Z">
                  <w:rPr>
                    <w:rFonts w:cs="Times New Roman"/>
                  </w:rPr>
                </w:rPrChange>
              </w:rPr>
            </w:pPr>
            <w:r w:rsidRPr="006E6534">
              <w:rPr>
                <w:rFonts w:cs="Times New Roman"/>
                <w:color w:val="000000" w:themeColor="text1"/>
                <w:rPrChange w:id="29379" w:author="N F" w:date="2023-12-05T03:09:00Z">
                  <w:rPr>
                    <w:rFonts w:cs="Times New Roman"/>
                  </w:rPr>
                </w:rPrChange>
              </w:rPr>
              <w:t>0</w:t>
            </w:r>
          </w:p>
        </w:tc>
        <w:tc>
          <w:tcPr>
            <w:tcW w:w="1802" w:type="dxa"/>
          </w:tcPr>
          <w:p w14:paraId="74A19310" w14:textId="63688F03" w:rsidR="00031DF5" w:rsidRPr="006E6534" w:rsidRDefault="006C4BF4" w:rsidP="00415551">
            <w:pPr>
              <w:pStyle w:val="SDText"/>
              <w:ind w:firstLine="0"/>
              <w:rPr>
                <w:rFonts w:cs="Times New Roman"/>
                <w:color w:val="000000" w:themeColor="text1"/>
                <w:rPrChange w:id="29380" w:author="N F" w:date="2023-12-05T03:09:00Z">
                  <w:rPr>
                    <w:rFonts w:cs="Times New Roman"/>
                  </w:rPr>
                </w:rPrChange>
              </w:rPr>
            </w:pPr>
            <w:r w:rsidRPr="006E6534">
              <w:rPr>
                <w:rFonts w:cs="Times New Roman"/>
                <w:color w:val="000000" w:themeColor="text1"/>
                <w:rPrChange w:id="29381" w:author="N F" w:date="2023-12-05T03:09:00Z">
                  <w:rPr>
                    <w:rFonts w:cs="Times New Roman"/>
                  </w:rPr>
                </w:rPrChange>
              </w:rPr>
              <w:t>4,4</w:t>
            </w:r>
          </w:p>
        </w:tc>
        <w:tc>
          <w:tcPr>
            <w:tcW w:w="1807" w:type="dxa"/>
          </w:tcPr>
          <w:p w14:paraId="7593BD80" w14:textId="5F815621" w:rsidR="00031DF5" w:rsidRPr="006E6534" w:rsidRDefault="006C4BF4" w:rsidP="00415551">
            <w:pPr>
              <w:pStyle w:val="SDText"/>
              <w:ind w:firstLine="0"/>
              <w:rPr>
                <w:rFonts w:cs="Times New Roman"/>
                <w:color w:val="000000" w:themeColor="text1"/>
                <w:rPrChange w:id="29382" w:author="N F" w:date="2023-12-05T03:09:00Z">
                  <w:rPr>
                    <w:rFonts w:cs="Times New Roman"/>
                  </w:rPr>
                </w:rPrChange>
              </w:rPr>
            </w:pPr>
            <w:r w:rsidRPr="006E6534">
              <w:rPr>
                <w:rFonts w:cs="Times New Roman"/>
                <w:color w:val="000000" w:themeColor="text1"/>
                <w:rPrChange w:id="29383" w:author="N F" w:date="2023-12-05T03:09:00Z">
                  <w:rPr>
                    <w:rFonts w:cs="Times New Roman"/>
                  </w:rPr>
                </w:rPrChange>
              </w:rPr>
              <w:t>0</w:t>
            </w:r>
          </w:p>
        </w:tc>
      </w:tr>
      <w:tr w:rsidR="006E6534" w:rsidRPr="006E6534" w14:paraId="580DAA8F" w14:textId="77777777" w:rsidTr="00AC66D4">
        <w:tc>
          <w:tcPr>
            <w:tcW w:w="2127" w:type="dxa"/>
          </w:tcPr>
          <w:p w14:paraId="2448D9B9" w14:textId="28896BA6" w:rsidR="00031DF5" w:rsidRPr="006E6534" w:rsidRDefault="00031DF5" w:rsidP="00415551">
            <w:pPr>
              <w:pStyle w:val="SDText"/>
              <w:ind w:firstLine="0"/>
              <w:rPr>
                <w:rFonts w:cs="Times New Roman"/>
                <w:color w:val="000000" w:themeColor="text1"/>
                <w:rPrChange w:id="29384" w:author="N F" w:date="2023-12-05T03:09:00Z">
                  <w:rPr>
                    <w:rFonts w:cs="Times New Roman"/>
                  </w:rPr>
                </w:rPrChange>
              </w:rPr>
            </w:pPr>
            <w:r w:rsidRPr="006E6534">
              <w:rPr>
                <w:rFonts w:cs="Times New Roman"/>
                <w:color w:val="000000" w:themeColor="text1"/>
                <w:rPrChange w:id="29385" w:author="N F" w:date="2023-12-05T03:09:00Z">
                  <w:rPr>
                    <w:rFonts w:cs="Times New Roman"/>
                  </w:rPr>
                </w:rPrChange>
              </w:rPr>
              <w:t>Паронихия</w:t>
            </w:r>
            <w:r w:rsidR="00B87637" w:rsidRPr="006E6534">
              <w:rPr>
                <w:rFonts w:cs="Times New Roman"/>
                <w:color w:val="000000" w:themeColor="text1"/>
                <w:vertAlign w:val="superscript"/>
                <w:rPrChange w:id="29386" w:author="N F" w:date="2023-12-05T03:09:00Z">
                  <w:rPr>
                    <w:rFonts w:cs="Times New Roman"/>
                    <w:vertAlign w:val="superscript"/>
                  </w:rPr>
                </w:rPrChange>
              </w:rPr>
              <w:t>8</w:t>
            </w:r>
          </w:p>
        </w:tc>
        <w:tc>
          <w:tcPr>
            <w:tcW w:w="1802" w:type="dxa"/>
          </w:tcPr>
          <w:p w14:paraId="19D56294" w14:textId="2736DA76" w:rsidR="00031DF5" w:rsidRPr="006E6534" w:rsidRDefault="006C4BF4" w:rsidP="00415551">
            <w:pPr>
              <w:pStyle w:val="SDText"/>
              <w:ind w:firstLine="0"/>
              <w:rPr>
                <w:rFonts w:cs="Times New Roman"/>
                <w:color w:val="000000" w:themeColor="text1"/>
                <w:rPrChange w:id="29387" w:author="N F" w:date="2023-12-05T03:09:00Z">
                  <w:rPr>
                    <w:rFonts w:cs="Times New Roman"/>
                  </w:rPr>
                </w:rPrChange>
              </w:rPr>
            </w:pPr>
            <w:r w:rsidRPr="006E6534">
              <w:rPr>
                <w:rFonts w:cs="Times New Roman"/>
                <w:color w:val="000000" w:themeColor="text1"/>
                <w:rPrChange w:id="29388" w:author="N F" w:date="2023-12-05T03:09:00Z">
                  <w:rPr>
                    <w:rFonts w:cs="Times New Roman"/>
                  </w:rPr>
                </w:rPrChange>
              </w:rPr>
              <w:t>22</w:t>
            </w:r>
          </w:p>
        </w:tc>
        <w:tc>
          <w:tcPr>
            <w:tcW w:w="1807" w:type="dxa"/>
          </w:tcPr>
          <w:p w14:paraId="2A338F79" w14:textId="4D587A55" w:rsidR="00031DF5" w:rsidRPr="006E6534" w:rsidRDefault="006C4BF4" w:rsidP="00415551">
            <w:pPr>
              <w:pStyle w:val="SDText"/>
              <w:ind w:firstLine="0"/>
              <w:rPr>
                <w:rFonts w:cs="Times New Roman"/>
                <w:color w:val="000000" w:themeColor="text1"/>
                <w:rPrChange w:id="29389" w:author="N F" w:date="2023-12-05T03:09:00Z">
                  <w:rPr>
                    <w:rFonts w:cs="Times New Roman"/>
                  </w:rPr>
                </w:rPrChange>
              </w:rPr>
            </w:pPr>
            <w:r w:rsidRPr="006E6534">
              <w:rPr>
                <w:rFonts w:cs="Times New Roman"/>
                <w:color w:val="000000" w:themeColor="text1"/>
                <w:rPrChange w:id="29390" w:author="N F" w:date="2023-12-05T03:09:00Z">
                  <w:rPr>
                    <w:rFonts w:cs="Times New Roman"/>
                  </w:rPr>
                </w:rPrChange>
              </w:rPr>
              <w:t>0</w:t>
            </w:r>
          </w:p>
        </w:tc>
        <w:tc>
          <w:tcPr>
            <w:tcW w:w="1802" w:type="dxa"/>
          </w:tcPr>
          <w:p w14:paraId="1713E848" w14:textId="6B3DF462" w:rsidR="00031DF5" w:rsidRPr="006E6534" w:rsidRDefault="006C4BF4" w:rsidP="00415551">
            <w:pPr>
              <w:pStyle w:val="SDText"/>
              <w:ind w:firstLine="0"/>
              <w:rPr>
                <w:rFonts w:cs="Times New Roman"/>
                <w:color w:val="000000" w:themeColor="text1"/>
                <w:rPrChange w:id="29391" w:author="N F" w:date="2023-12-05T03:09:00Z">
                  <w:rPr>
                    <w:rFonts w:cs="Times New Roman"/>
                  </w:rPr>
                </w:rPrChange>
              </w:rPr>
            </w:pPr>
            <w:r w:rsidRPr="006E6534">
              <w:rPr>
                <w:rFonts w:cs="Times New Roman"/>
                <w:color w:val="000000" w:themeColor="text1"/>
                <w:rPrChange w:id="29392" w:author="N F" w:date="2023-12-05T03:09:00Z">
                  <w:rPr>
                    <w:rFonts w:cs="Times New Roman"/>
                  </w:rPr>
                </w:rPrChange>
              </w:rPr>
              <w:t>1,5</w:t>
            </w:r>
          </w:p>
        </w:tc>
        <w:tc>
          <w:tcPr>
            <w:tcW w:w="1807" w:type="dxa"/>
          </w:tcPr>
          <w:p w14:paraId="71C2C508" w14:textId="5421C4D7" w:rsidR="00031DF5" w:rsidRPr="006E6534" w:rsidRDefault="006C4BF4" w:rsidP="00415551">
            <w:pPr>
              <w:pStyle w:val="SDText"/>
              <w:ind w:firstLine="0"/>
              <w:rPr>
                <w:rFonts w:cs="Times New Roman"/>
                <w:color w:val="000000" w:themeColor="text1"/>
                <w:rPrChange w:id="29393" w:author="N F" w:date="2023-12-05T03:09:00Z">
                  <w:rPr>
                    <w:rFonts w:cs="Times New Roman"/>
                  </w:rPr>
                </w:rPrChange>
              </w:rPr>
            </w:pPr>
            <w:r w:rsidRPr="006E6534">
              <w:rPr>
                <w:rFonts w:cs="Times New Roman"/>
                <w:color w:val="000000" w:themeColor="text1"/>
                <w:rPrChange w:id="29394" w:author="N F" w:date="2023-12-05T03:09:00Z">
                  <w:rPr>
                    <w:rFonts w:cs="Times New Roman"/>
                  </w:rPr>
                </w:rPrChange>
              </w:rPr>
              <w:t>0</w:t>
            </w:r>
          </w:p>
        </w:tc>
      </w:tr>
      <w:tr w:rsidR="006E6534" w:rsidRPr="006E6534" w14:paraId="45368033" w14:textId="77777777" w:rsidTr="00AC66D4">
        <w:tc>
          <w:tcPr>
            <w:tcW w:w="2127" w:type="dxa"/>
          </w:tcPr>
          <w:p w14:paraId="1F550419" w14:textId="77777777" w:rsidR="00031DF5" w:rsidRPr="006E6534" w:rsidRDefault="00031DF5" w:rsidP="00415551">
            <w:pPr>
              <w:pStyle w:val="SDText"/>
              <w:ind w:firstLine="0"/>
              <w:rPr>
                <w:rFonts w:cs="Times New Roman"/>
                <w:color w:val="000000" w:themeColor="text1"/>
                <w:rPrChange w:id="29395" w:author="N F" w:date="2023-12-05T03:09:00Z">
                  <w:rPr>
                    <w:rFonts w:cs="Times New Roman"/>
                  </w:rPr>
                </w:rPrChange>
              </w:rPr>
            </w:pPr>
            <w:r w:rsidRPr="006E6534">
              <w:rPr>
                <w:rFonts w:cs="Times New Roman"/>
                <w:color w:val="000000" w:themeColor="text1"/>
                <w:rPrChange w:id="29396" w:author="N F" w:date="2023-12-05T03:09:00Z">
                  <w:rPr>
                    <w:rFonts w:cs="Times New Roman"/>
                  </w:rPr>
                </w:rPrChange>
              </w:rPr>
              <w:t>Зуд</w:t>
            </w:r>
            <w:r w:rsidRPr="006E6534">
              <w:rPr>
                <w:rFonts w:cs="Times New Roman"/>
                <w:color w:val="000000" w:themeColor="text1"/>
                <w:vertAlign w:val="superscript"/>
                <w:rPrChange w:id="29397" w:author="N F" w:date="2023-12-05T03:09:00Z">
                  <w:rPr>
                    <w:rFonts w:cs="Times New Roman"/>
                    <w:vertAlign w:val="superscript"/>
                  </w:rPr>
                </w:rPrChange>
              </w:rPr>
              <w:t>9</w:t>
            </w:r>
          </w:p>
        </w:tc>
        <w:tc>
          <w:tcPr>
            <w:tcW w:w="1802" w:type="dxa"/>
          </w:tcPr>
          <w:p w14:paraId="1B8AE5E3" w14:textId="07C79A61" w:rsidR="00031DF5" w:rsidRPr="006E6534" w:rsidRDefault="006C4BF4" w:rsidP="00415551">
            <w:pPr>
              <w:pStyle w:val="SDText"/>
              <w:ind w:firstLine="0"/>
              <w:rPr>
                <w:rFonts w:cs="Times New Roman"/>
                <w:color w:val="000000" w:themeColor="text1"/>
                <w:rPrChange w:id="29398" w:author="N F" w:date="2023-12-05T03:09:00Z">
                  <w:rPr>
                    <w:rFonts w:cs="Times New Roman"/>
                  </w:rPr>
                </w:rPrChange>
              </w:rPr>
            </w:pPr>
            <w:r w:rsidRPr="006E6534">
              <w:rPr>
                <w:rFonts w:cs="Times New Roman"/>
                <w:color w:val="000000" w:themeColor="text1"/>
                <w:rPrChange w:id="29399" w:author="N F" w:date="2023-12-05T03:09:00Z">
                  <w:rPr>
                    <w:rFonts w:cs="Times New Roman"/>
                  </w:rPr>
                </w:rPrChange>
              </w:rPr>
              <w:t>13</w:t>
            </w:r>
          </w:p>
        </w:tc>
        <w:tc>
          <w:tcPr>
            <w:tcW w:w="1807" w:type="dxa"/>
          </w:tcPr>
          <w:p w14:paraId="3AA1EEC9" w14:textId="3E3CE10D" w:rsidR="00031DF5" w:rsidRPr="006E6534" w:rsidRDefault="006C4BF4" w:rsidP="00415551">
            <w:pPr>
              <w:pStyle w:val="SDText"/>
              <w:ind w:firstLine="0"/>
              <w:rPr>
                <w:rFonts w:cs="Times New Roman"/>
                <w:color w:val="000000" w:themeColor="text1"/>
                <w:rPrChange w:id="29400" w:author="N F" w:date="2023-12-05T03:09:00Z">
                  <w:rPr>
                    <w:rFonts w:cs="Times New Roman"/>
                  </w:rPr>
                </w:rPrChange>
              </w:rPr>
            </w:pPr>
            <w:r w:rsidRPr="006E6534">
              <w:rPr>
                <w:rFonts w:cs="Times New Roman"/>
                <w:color w:val="000000" w:themeColor="text1"/>
                <w:rPrChange w:id="29401" w:author="N F" w:date="2023-12-05T03:09:00Z">
                  <w:rPr>
                    <w:rFonts w:cs="Times New Roman"/>
                  </w:rPr>
                </w:rPrChange>
              </w:rPr>
              <w:t>0</w:t>
            </w:r>
          </w:p>
        </w:tc>
        <w:tc>
          <w:tcPr>
            <w:tcW w:w="1802" w:type="dxa"/>
          </w:tcPr>
          <w:p w14:paraId="71526D22" w14:textId="0B476F53" w:rsidR="00031DF5" w:rsidRPr="006E6534" w:rsidRDefault="006C4BF4" w:rsidP="00415551">
            <w:pPr>
              <w:pStyle w:val="SDText"/>
              <w:ind w:firstLine="0"/>
              <w:rPr>
                <w:rFonts w:cs="Times New Roman"/>
                <w:color w:val="000000" w:themeColor="text1"/>
                <w:rPrChange w:id="29402" w:author="N F" w:date="2023-12-05T03:09:00Z">
                  <w:rPr>
                    <w:rFonts w:cs="Times New Roman"/>
                  </w:rPr>
                </w:rPrChange>
              </w:rPr>
            </w:pPr>
            <w:r w:rsidRPr="006E6534">
              <w:rPr>
                <w:rFonts w:cs="Times New Roman"/>
                <w:color w:val="000000" w:themeColor="text1"/>
                <w:rPrChange w:id="29403" w:author="N F" w:date="2023-12-05T03:09:00Z">
                  <w:rPr>
                    <w:rFonts w:cs="Times New Roman"/>
                  </w:rPr>
                </w:rPrChange>
              </w:rPr>
              <w:t>5,1</w:t>
            </w:r>
          </w:p>
        </w:tc>
        <w:tc>
          <w:tcPr>
            <w:tcW w:w="1807" w:type="dxa"/>
          </w:tcPr>
          <w:p w14:paraId="0231A293" w14:textId="2955CA27" w:rsidR="00031DF5" w:rsidRPr="006E6534" w:rsidRDefault="006C4BF4" w:rsidP="00415551">
            <w:pPr>
              <w:pStyle w:val="SDText"/>
              <w:ind w:firstLine="0"/>
              <w:rPr>
                <w:rFonts w:cs="Times New Roman"/>
                <w:color w:val="000000" w:themeColor="text1"/>
                <w:rPrChange w:id="29404" w:author="N F" w:date="2023-12-05T03:09:00Z">
                  <w:rPr>
                    <w:rFonts w:cs="Times New Roman"/>
                  </w:rPr>
                </w:rPrChange>
              </w:rPr>
            </w:pPr>
            <w:r w:rsidRPr="006E6534">
              <w:rPr>
                <w:rFonts w:cs="Times New Roman"/>
                <w:color w:val="000000" w:themeColor="text1"/>
                <w:rPrChange w:id="29405" w:author="N F" w:date="2023-12-05T03:09:00Z">
                  <w:rPr>
                    <w:rFonts w:cs="Times New Roman"/>
                  </w:rPr>
                </w:rPrChange>
              </w:rPr>
              <w:t>0</w:t>
            </w:r>
          </w:p>
        </w:tc>
      </w:tr>
      <w:tr w:rsidR="006E6534" w:rsidRPr="006E6534" w14:paraId="2C867DDF" w14:textId="77777777" w:rsidTr="00AC66D4">
        <w:tc>
          <w:tcPr>
            <w:tcW w:w="2127" w:type="dxa"/>
          </w:tcPr>
          <w:p w14:paraId="56E0F11B" w14:textId="77777777" w:rsidR="00031DF5" w:rsidRPr="006E6534" w:rsidRDefault="00031DF5" w:rsidP="00415551">
            <w:pPr>
              <w:pStyle w:val="SDText"/>
              <w:ind w:firstLine="0"/>
              <w:rPr>
                <w:rFonts w:cs="Times New Roman"/>
                <w:color w:val="000000" w:themeColor="text1"/>
                <w:rPrChange w:id="29406" w:author="N F" w:date="2023-12-05T03:09:00Z">
                  <w:rPr>
                    <w:rFonts w:cs="Times New Roman"/>
                  </w:rPr>
                </w:rPrChange>
              </w:rPr>
            </w:pPr>
            <w:r w:rsidRPr="006E6534">
              <w:rPr>
                <w:rFonts w:cs="Times New Roman"/>
                <w:color w:val="000000" w:themeColor="text1"/>
                <w:rPrChange w:id="29407" w:author="N F" w:date="2023-12-05T03:09:00Z">
                  <w:rPr>
                    <w:rFonts w:cs="Times New Roman"/>
                  </w:rPr>
                </w:rPrChange>
              </w:rPr>
              <w:t>Алопеция</w:t>
            </w:r>
          </w:p>
        </w:tc>
        <w:tc>
          <w:tcPr>
            <w:tcW w:w="1802" w:type="dxa"/>
          </w:tcPr>
          <w:p w14:paraId="0E8E7BB8" w14:textId="601E724C" w:rsidR="00031DF5" w:rsidRPr="006E6534" w:rsidRDefault="006C4BF4" w:rsidP="00415551">
            <w:pPr>
              <w:pStyle w:val="SDText"/>
              <w:ind w:firstLine="0"/>
              <w:rPr>
                <w:rFonts w:cs="Times New Roman"/>
                <w:color w:val="000000" w:themeColor="text1"/>
                <w:rPrChange w:id="29408" w:author="N F" w:date="2023-12-05T03:09:00Z">
                  <w:rPr>
                    <w:rFonts w:cs="Times New Roman"/>
                  </w:rPr>
                </w:rPrChange>
              </w:rPr>
            </w:pPr>
            <w:r w:rsidRPr="006E6534">
              <w:rPr>
                <w:rFonts w:cs="Times New Roman"/>
                <w:color w:val="000000" w:themeColor="text1"/>
                <w:rPrChange w:id="29409" w:author="N F" w:date="2023-12-05T03:09:00Z">
                  <w:rPr>
                    <w:rFonts w:cs="Times New Roman"/>
                  </w:rPr>
                </w:rPrChange>
              </w:rPr>
              <w:t>3,6</w:t>
            </w:r>
          </w:p>
        </w:tc>
        <w:tc>
          <w:tcPr>
            <w:tcW w:w="1807" w:type="dxa"/>
          </w:tcPr>
          <w:p w14:paraId="0B2CEC55" w14:textId="50049D7A" w:rsidR="00031DF5" w:rsidRPr="006E6534" w:rsidRDefault="006C4BF4" w:rsidP="00415551">
            <w:pPr>
              <w:pStyle w:val="SDText"/>
              <w:ind w:firstLine="0"/>
              <w:rPr>
                <w:rFonts w:cs="Times New Roman"/>
                <w:color w:val="000000" w:themeColor="text1"/>
                <w:rPrChange w:id="29410" w:author="N F" w:date="2023-12-05T03:09:00Z">
                  <w:rPr>
                    <w:rFonts w:cs="Times New Roman"/>
                  </w:rPr>
                </w:rPrChange>
              </w:rPr>
            </w:pPr>
            <w:r w:rsidRPr="006E6534">
              <w:rPr>
                <w:rFonts w:cs="Times New Roman"/>
                <w:color w:val="000000" w:themeColor="text1"/>
                <w:rPrChange w:id="29411" w:author="N F" w:date="2023-12-05T03:09:00Z">
                  <w:rPr>
                    <w:rFonts w:cs="Times New Roman"/>
                  </w:rPr>
                </w:rPrChange>
              </w:rPr>
              <w:t>0</w:t>
            </w:r>
          </w:p>
        </w:tc>
        <w:tc>
          <w:tcPr>
            <w:tcW w:w="1802" w:type="dxa"/>
          </w:tcPr>
          <w:p w14:paraId="55732BFB" w14:textId="709662A7" w:rsidR="00031DF5" w:rsidRPr="006E6534" w:rsidRDefault="006C4BF4" w:rsidP="00415551">
            <w:pPr>
              <w:pStyle w:val="SDText"/>
              <w:ind w:firstLine="0"/>
              <w:rPr>
                <w:rFonts w:cs="Times New Roman"/>
                <w:color w:val="000000" w:themeColor="text1"/>
                <w:rPrChange w:id="29412" w:author="N F" w:date="2023-12-05T03:09:00Z">
                  <w:rPr>
                    <w:rFonts w:cs="Times New Roman"/>
                  </w:rPr>
                </w:rPrChange>
              </w:rPr>
            </w:pPr>
            <w:r w:rsidRPr="006E6534">
              <w:rPr>
                <w:rFonts w:cs="Times New Roman"/>
                <w:color w:val="000000" w:themeColor="text1"/>
                <w:rPrChange w:id="29413" w:author="N F" w:date="2023-12-05T03:09:00Z">
                  <w:rPr>
                    <w:rFonts w:cs="Times New Roman"/>
                  </w:rPr>
                </w:rPrChange>
              </w:rPr>
              <w:t>2,9</w:t>
            </w:r>
          </w:p>
        </w:tc>
        <w:tc>
          <w:tcPr>
            <w:tcW w:w="1807" w:type="dxa"/>
          </w:tcPr>
          <w:p w14:paraId="3E6B1161" w14:textId="4282FD72" w:rsidR="00031DF5" w:rsidRPr="006E6534" w:rsidRDefault="006C4BF4" w:rsidP="00415551">
            <w:pPr>
              <w:pStyle w:val="SDText"/>
              <w:ind w:firstLine="0"/>
              <w:rPr>
                <w:rFonts w:cs="Times New Roman"/>
                <w:color w:val="000000" w:themeColor="text1"/>
                <w:rPrChange w:id="29414" w:author="N F" w:date="2023-12-05T03:09:00Z">
                  <w:rPr>
                    <w:rFonts w:cs="Times New Roman"/>
                  </w:rPr>
                </w:rPrChange>
              </w:rPr>
            </w:pPr>
            <w:r w:rsidRPr="006E6534">
              <w:rPr>
                <w:rFonts w:cs="Times New Roman"/>
                <w:color w:val="000000" w:themeColor="text1"/>
                <w:rPrChange w:id="29415" w:author="N F" w:date="2023-12-05T03:09:00Z">
                  <w:rPr>
                    <w:rFonts w:cs="Times New Roman"/>
                  </w:rPr>
                </w:rPrChange>
              </w:rPr>
              <w:t>0</w:t>
            </w:r>
          </w:p>
        </w:tc>
      </w:tr>
      <w:tr w:rsidR="006E6534" w:rsidRPr="006E6534" w14:paraId="4FB8F4AA" w14:textId="77777777" w:rsidTr="00AC66D4">
        <w:tc>
          <w:tcPr>
            <w:tcW w:w="2127" w:type="dxa"/>
          </w:tcPr>
          <w:p w14:paraId="3E97A05D" w14:textId="77777777" w:rsidR="00031DF5" w:rsidRPr="006E6534" w:rsidRDefault="00031DF5" w:rsidP="00415551">
            <w:pPr>
              <w:pStyle w:val="SDText"/>
              <w:ind w:firstLine="0"/>
              <w:rPr>
                <w:rFonts w:cs="Times New Roman"/>
                <w:color w:val="000000" w:themeColor="text1"/>
                <w:rPrChange w:id="29416" w:author="N F" w:date="2023-12-05T03:09:00Z">
                  <w:rPr>
                    <w:rFonts w:cs="Times New Roman"/>
                  </w:rPr>
                </w:rPrChange>
              </w:rPr>
            </w:pPr>
            <w:r w:rsidRPr="006E6534">
              <w:rPr>
                <w:rFonts w:cs="Times New Roman"/>
                <w:color w:val="000000" w:themeColor="text1"/>
                <w:rPrChange w:id="29417" w:author="N F" w:date="2023-12-05T03:09:00Z">
                  <w:rPr>
                    <w:rFonts w:cs="Times New Roman"/>
                  </w:rPr>
                </w:rPrChange>
              </w:rPr>
              <w:t>Крапивница</w:t>
            </w:r>
          </w:p>
        </w:tc>
        <w:tc>
          <w:tcPr>
            <w:tcW w:w="1802" w:type="dxa"/>
          </w:tcPr>
          <w:p w14:paraId="59EFED25" w14:textId="159D8838" w:rsidR="00031DF5" w:rsidRPr="006E6534" w:rsidRDefault="006C4BF4" w:rsidP="00415551">
            <w:pPr>
              <w:pStyle w:val="SDText"/>
              <w:ind w:firstLine="0"/>
              <w:rPr>
                <w:rFonts w:cs="Times New Roman"/>
                <w:color w:val="000000" w:themeColor="text1"/>
                <w:rPrChange w:id="29418" w:author="N F" w:date="2023-12-05T03:09:00Z">
                  <w:rPr>
                    <w:rFonts w:cs="Times New Roman"/>
                  </w:rPr>
                </w:rPrChange>
              </w:rPr>
            </w:pPr>
            <w:r w:rsidRPr="006E6534">
              <w:rPr>
                <w:rFonts w:cs="Times New Roman"/>
                <w:color w:val="000000" w:themeColor="text1"/>
                <w:rPrChange w:id="29419" w:author="N F" w:date="2023-12-05T03:09:00Z">
                  <w:rPr>
                    <w:rFonts w:cs="Times New Roman"/>
                  </w:rPr>
                </w:rPrChange>
              </w:rPr>
              <w:t>2,5</w:t>
            </w:r>
          </w:p>
        </w:tc>
        <w:tc>
          <w:tcPr>
            <w:tcW w:w="1807" w:type="dxa"/>
          </w:tcPr>
          <w:p w14:paraId="64698AB7" w14:textId="3329976B" w:rsidR="00031DF5" w:rsidRPr="006E6534" w:rsidRDefault="006C4BF4" w:rsidP="00415551">
            <w:pPr>
              <w:pStyle w:val="SDText"/>
              <w:ind w:firstLine="0"/>
              <w:rPr>
                <w:rFonts w:cs="Times New Roman"/>
                <w:color w:val="000000" w:themeColor="text1"/>
                <w:rPrChange w:id="29420" w:author="N F" w:date="2023-12-05T03:09:00Z">
                  <w:rPr>
                    <w:rFonts w:cs="Times New Roman"/>
                  </w:rPr>
                </w:rPrChange>
              </w:rPr>
            </w:pPr>
            <w:r w:rsidRPr="006E6534">
              <w:rPr>
                <w:rFonts w:cs="Times New Roman"/>
                <w:color w:val="000000" w:themeColor="text1"/>
                <w:rPrChange w:id="29421" w:author="N F" w:date="2023-12-05T03:09:00Z">
                  <w:rPr>
                    <w:rFonts w:cs="Times New Roman"/>
                  </w:rPr>
                </w:rPrChange>
              </w:rPr>
              <w:t>0</w:t>
            </w:r>
          </w:p>
        </w:tc>
        <w:tc>
          <w:tcPr>
            <w:tcW w:w="1802" w:type="dxa"/>
          </w:tcPr>
          <w:p w14:paraId="3FFB8C5C" w14:textId="50503C56" w:rsidR="00031DF5" w:rsidRPr="006E6534" w:rsidRDefault="006C4BF4" w:rsidP="00415551">
            <w:pPr>
              <w:pStyle w:val="SDText"/>
              <w:ind w:firstLine="0"/>
              <w:rPr>
                <w:rFonts w:cs="Times New Roman"/>
                <w:color w:val="000000" w:themeColor="text1"/>
                <w:rPrChange w:id="29422" w:author="N F" w:date="2023-12-05T03:09:00Z">
                  <w:rPr>
                    <w:rFonts w:cs="Times New Roman"/>
                  </w:rPr>
                </w:rPrChange>
              </w:rPr>
            </w:pPr>
            <w:r w:rsidRPr="006E6534">
              <w:rPr>
                <w:rFonts w:cs="Times New Roman"/>
                <w:color w:val="000000" w:themeColor="text1"/>
                <w:rPrChange w:id="29423" w:author="N F" w:date="2023-12-05T03:09:00Z">
                  <w:rPr>
                    <w:rFonts w:cs="Times New Roman"/>
                  </w:rPr>
                </w:rPrChange>
              </w:rPr>
              <w:t>1,5</w:t>
            </w:r>
          </w:p>
        </w:tc>
        <w:tc>
          <w:tcPr>
            <w:tcW w:w="1807" w:type="dxa"/>
          </w:tcPr>
          <w:p w14:paraId="30448542" w14:textId="063AEE75" w:rsidR="00031DF5" w:rsidRPr="006E6534" w:rsidRDefault="006C4BF4" w:rsidP="00415551">
            <w:pPr>
              <w:pStyle w:val="SDText"/>
              <w:ind w:firstLine="0"/>
              <w:rPr>
                <w:rFonts w:cs="Times New Roman"/>
                <w:color w:val="000000" w:themeColor="text1"/>
                <w:rPrChange w:id="29424" w:author="N F" w:date="2023-12-05T03:09:00Z">
                  <w:rPr>
                    <w:rFonts w:cs="Times New Roman"/>
                  </w:rPr>
                </w:rPrChange>
              </w:rPr>
            </w:pPr>
            <w:r w:rsidRPr="006E6534">
              <w:rPr>
                <w:rFonts w:cs="Times New Roman"/>
                <w:color w:val="000000" w:themeColor="text1"/>
                <w:rPrChange w:id="29425" w:author="N F" w:date="2023-12-05T03:09:00Z">
                  <w:rPr>
                    <w:rFonts w:cs="Times New Roman"/>
                  </w:rPr>
                </w:rPrChange>
              </w:rPr>
              <w:t>0</w:t>
            </w:r>
          </w:p>
        </w:tc>
      </w:tr>
      <w:tr w:rsidR="006E6534" w:rsidRPr="006E6534" w14:paraId="44401491" w14:textId="77777777" w:rsidTr="00AC66D4">
        <w:tc>
          <w:tcPr>
            <w:tcW w:w="2127" w:type="dxa"/>
          </w:tcPr>
          <w:p w14:paraId="058F06BC" w14:textId="77777777" w:rsidR="00031DF5" w:rsidRPr="006E6534" w:rsidRDefault="00031DF5" w:rsidP="00415551">
            <w:pPr>
              <w:pStyle w:val="SDText"/>
              <w:ind w:firstLine="0"/>
              <w:rPr>
                <w:rFonts w:cs="Times New Roman"/>
                <w:color w:val="000000" w:themeColor="text1"/>
                <w:rPrChange w:id="29426" w:author="N F" w:date="2023-12-05T03:09:00Z">
                  <w:rPr>
                    <w:rFonts w:cs="Times New Roman"/>
                  </w:rPr>
                </w:rPrChange>
              </w:rPr>
            </w:pPr>
            <w:r w:rsidRPr="006E6534">
              <w:rPr>
                <w:rFonts w:cs="Times New Roman"/>
                <w:color w:val="000000" w:themeColor="text1"/>
                <w:rPrChange w:id="29427" w:author="N F" w:date="2023-12-05T03:09:00Z">
                  <w:rPr>
                    <w:rFonts w:cs="Times New Roman"/>
                  </w:rPr>
                </w:rPrChange>
              </w:rPr>
              <w:t>Синдром ладонно-подошвенной эритродизестезии</w:t>
            </w:r>
          </w:p>
        </w:tc>
        <w:tc>
          <w:tcPr>
            <w:tcW w:w="1802" w:type="dxa"/>
          </w:tcPr>
          <w:p w14:paraId="5B022021" w14:textId="2BEE2B7A" w:rsidR="00031DF5" w:rsidRPr="006E6534" w:rsidRDefault="006C4BF4" w:rsidP="00415551">
            <w:pPr>
              <w:pStyle w:val="SDText"/>
              <w:ind w:firstLine="0"/>
              <w:rPr>
                <w:rFonts w:cs="Times New Roman"/>
                <w:color w:val="000000" w:themeColor="text1"/>
                <w:rPrChange w:id="29428" w:author="N F" w:date="2023-12-05T03:09:00Z">
                  <w:rPr>
                    <w:rFonts w:cs="Times New Roman"/>
                  </w:rPr>
                </w:rPrChange>
              </w:rPr>
            </w:pPr>
            <w:r w:rsidRPr="006E6534">
              <w:rPr>
                <w:rFonts w:cs="Times New Roman"/>
                <w:color w:val="000000" w:themeColor="text1"/>
                <w:rPrChange w:id="29429" w:author="N F" w:date="2023-12-05T03:09:00Z">
                  <w:rPr>
                    <w:rFonts w:cs="Times New Roman"/>
                  </w:rPr>
                </w:rPrChange>
              </w:rPr>
              <w:t>1,8</w:t>
            </w:r>
          </w:p>
        </w:tc>
        <w:tc>
          <w:tcPr>
            <w:tcW w:w="1807" w:type="dxa"/>
          </w:tcPr>
          <w:p w14:paraId="7B9776EA" w14:textId="7FCCACED" w:rsidR="00031DF5" w:rsidRPr="006E6534" w:rsidRDefault="006C4BF4" w:rsidP="00415551">
            <w:pPr>
              <w:pStyle w:val="SDText"/>
              <w:ind w:firstLine="0"/>
              <w:rPr>
                <w:rFonts w:cs="Times New Roman"/>
                <w:color w:val="000000" w:themeColor="text1"/>
                <w:rPrChange w:id="29430" w:author="N F" w:date="2023-12-05T03:09:00Z">
                  <w:rPr>
                    <w:rFonts w:cs="Times New Roman"/>
                  </w:rPr>
                </w:rPrChange>
              </w:rPr>
            </w:pPr>
            <w:r w:rsidRPr="006E6534">
              <w:rPr>
                <w:rFonts w:cs="Times New Roman"/>
                <w:color w:val="000000" w:themeColor="text1"/>
                <w:rPrChange w:id="29431" w:author="N F" w:date="2023-12-05T03:09:00Z">
                  <w:rPr>
                    <w:rFonts w:cs="Times New Roman"/>
                  </w:rPr>
                </w:rPrChange>
              </w:rPr>
              <w:t>0</w:t>
            </w:r>
          </w:p>
        </w:tc>
        <w:tc>
          <w:tcPr>
            <w:tcW w:w="1802" w:type="dxa"/>
          </w:tcPr>
          <w:p w14:paraId="7CB9E28B" w14:textId="6509A11A" w:rsidR="00031DF5" w:rsidRPr="006E6534" w:rsidRDefault="006C4BF4" w:rsidP="00415551">
            <w:pPr>
              <w:pStyle w:val="SDText"/>
              <w:ind w:firstLine="0"/>
              <w:rPr>
                <w:rFonts w:cs="Times New Roman"/>
                <w:color w:val="000000" w:themeColor="text1"/>
                <w:rPrChange w:id="29432" w:author="N F" w:date="2023-12-05T03:09:00Z">
                  <w:rPr>
                    <w:rFonts w:cs="Times New Roman"/>
                  </w:rPr>
                </w:rPrChange>
              </w:rPr>
            </w:pPr>
            <w:r w:rsidRPr="006E6534">
              <w:rPr>
                <w:rFonts w:cs="Times New Roman"/>
                <w:color w:val="000000" w:themeColor="text1"/>
                <w:rPrChange w:id="29433" w:author="N F" w:date="2023-12-05T03:09:00Z">
                  <w:rPr>
                    <w:rFonts w:cs="Times New Roman"/>
                  </w:rPr>
                </w:rPrChange>
              </w:rPr>
              <w:t>0,7</w:t>
            </w:r>
          </w:p>
        </w:tc>
        <w:tc>
          <w:tcPr>
            <w:tcW w:w="1807" w:type="dxa"/>
          </w:tcPr>
          <w:p w14:paraId="0234F24D" w14:textId="28962427" w:rsidR="00031DF5" w:rsidRPr="006E6534" w:rsidRDefault="006C4BF4" w:rsidP="00415551">
            <w:pPr>
              <w:pStyle w:val="SDText"/>
              <w:ind w:firstLine="0"/>
              <w:rPr>
                <w:rFonts w:cs="Times New Roman"/>
                <w:color w:val="000000" w:themeColor="text1"/>
                <w:rPrChange w:id="29434" w:author="N F" w:date="2023-12-05T03:09:00Z">
                  <w:rPr>
                    <w:rFonts w:cs="Times New Roman"/>
                  </w:rPr>
                </w:rPrChange>
              </w:rPr>
            </w:pPr>
            <w:r w:rsidRPr="006E6534">
              <w:rPr>
                <w:rFonts w:cs="Times New Roman"/>
                <w:color w:val="000000" w:themeColor="text1"/>
                <w:rPrChange w:id="29435" w:author="N F" w:date="2023-12-05T03:09:00Z">
                  <w:rPr>
                    <w:rFonts w:cs="Times New Roman"/>
                  </w:rPr>
                </w:rPrChange>
              </w:rPr>
              <w:t>0</w:t>
            </w:r>
          </w:p>
        </w:tc>
      </w:tr>
      <w:tr w:rsidR="006E6534" w:rsidRPr="006E6534" w14:paraId="69D047B8" w14:textId="77777777" w:rsidTr="00AC66D4">
        <w:tc>
          <w:tcPr>
            <w:tcW w:w="9345" w:type="dxa"/>
            <w:gridSpan w:val="5"/>
          </w:tcPr>
          <w:p w14:paraId="6961D90A" w14:textId="3C811FC2" w:rsidR="00031DF5" w:rsidRPr="00CE631D" w:rsidRDefault="00031DF5">
            <w:pPr>
              <w:pStyle w:val="SDText"/>
              <w:ind w:firstLine="0"/>
              <w:jc w:val="left"/>
              <w:rPr>
                <w:rFonts w:cs="Times New Roman"/>
                <w:b/>
                <w:bCs/>
                <w:i/>
                <w:color w:val="000000" w:themeColor="text1"/>
                <w:rPrChange w:id="29436" w:author="Barshadskaya, Yuliya" w:date="2024-01-16T19:29:00Z">
                  <w:rPr>
                    <w:rFonts w:cs="Times New Roman"/>
                    <w:b/>
                    <w:bCs/>
                  </w:rPr>
                </w:rPrChange>
              </w:rPr>
              <w:pPrChange w:id="29437" w:author="Barshadskaya, Yuliya" w:date="2024-01-16T19:29:00Z">
                <w:pPr>
                  <w:pStyle w:val="SDText"/>
                  <w:ind w:firstLine="0"/>
                  <w:jc w:val="center"/>
                </w:pPr>
              </w:pPrChange>
            </w:pPr>
            <w:r w:rsidRPr="00CE631D">
              <w:rPr>
                <w:rFonts w:cs="Times New Roman"/>
                <w:b/>
                <w:bCs/>
                <w:i/>
                <w:color w:val="000000" w:themeColor="text1"/>
                <w:rPrChange w:id="29438" w:author="Barshadskaya, Yuliya" w:date="2024-01-16T19:29:00Z">
                  <w:rPr>
                    <w:rFonts w:cs="Times New Roman"/>
                    <w:b/>
                    <w:bCs/>
                  </w:rPr>
                </w:rPrChange>
              </w:rPr>
              <w:t>Изменения параметров лаборатор</w:t>
            </w:r>
            <w:r w:rsidR="006F5B6C" w:rsidRPr="00CE631D">
              <w:rPr>
                <w:rFonts w:cs="Times New Roman"/>
                <w:b/>
                <w:bCs/>
                <w:i/>
                <w:color w:val="000000" w:themeColor="text1"/>
                <w:rPrChange w:id="29439" w:author="Barshadskaya, Yuliya" w:date="2024-01-16T19:29:00Z">
                  <w:rPr>
                    <w:rFonts w:cs="Times New Roman"/>
                    <w:b/>
                    <w:bCs/>
                  </w:rPr>
                </w:rPrChange>
              </w:rPr>
              <w:t>н</w:t>
            </w:r>
            <w:r w:rsidRPr="00CE631D">
              <w:rPr>
                <w:rFonts w:cs="Times New Roman"/>
                <w:b/>
                <w:bCs/>
                <w:i/>
                <w:color w:val="000000" w:themeColor="text1"/>
                <w:rPrChange w:id="29440" w:author="Barshadskaya, Yuliya" w:date="2024-01-16T19:29:00Z">
                  <w:rPr>
                    <w:rFonts w:cs="Times New Roman"/>
                    <w:b/>
                    <w:bCs/>
                  </w:rPr>
                </w:rPrChange>
              </w:rPr>
              <w:t>ых и инструментальных исследований</w:t>
            </w:r>
          </w:p>
        </w:tc>
      </w:tr>
      <w:tr w:rsidR="006E6534" w:rsidRPr="006E6534" w14:paraId="635E3193" w14:textId="77777777" w:rsidTr="00AC66D4">
        <w:tc>
          <w:tcPr>
            <w:tcW w:w="2127" w:type="dxa"/>
          </w:tcPr>
          <w:p w14:paraId="765C5E0B" w14:textId="77777777" w:rsidR="00031DF5" w:rsidRPr="006E6534" w:rsidRDefault="00031DF5" w:rsidP="00415551">
            <w:pPr>
              <w:pStyle w:val="SDText"/>
              <w:ind w:firstLine="0"/>
              <w:rPr>
                <w:rFonts w:cs="Times New Roman"/>
                <w:color w:val="000000" w:themeColor="text1"/>
                <w:lang w:val="en-US"/>
                <w:rPrChange w:id="29441" w:author="N F" w:date="2023-12-05T03:09:00Z">
                  <w:rPr>
                    <w:rFonts w:cs="Times New Roman"/>
                    <w:lang w:val="en-US"/>
                  </w:rPr>
                </w:rPrChange>
              </w:rPr>
            </w:pPr>
            <w:r w:rsidRPr="006E6534">
              <w:rPr>
                <w:rFonts w:cs="Times New Roman"/>
                <w:color w:val="000000" w:themeColor="text1"/>
                <w:rPrChange w:id="29442" w:author="N F" w:date="2023-12-05T03:09:00Z">
                  <w:rPr>
                    <w:rFonts w:cs="Times New Roman"/>
                  </w:rPr>
                </w:rPrChange>
              </w:rPr>
              <w:t xml:space="preserve">Удлинение интервала </w:t>
            </w:r>
            <w:r w:rsidRPr="006E6534">
              <w:rPr>
                <w:rFonts w:cs="Times New Roman"/>
                <w:color w:val="000000" w:themeColor="text1"/>
                <w:lang w:val="en-US"/>
                <w:rPrChange w:id="29443" w:author="N F" w:date="2023-12-05T03:09:00Z">
                  <w:rPr>
                    <w:rFonts w:cs="Times New Roman"/>
                    <w:lang w:val="en-US"/>
                  </w:rPr>
                </w:rPrChange>
              </w:rPr>
              <w:t>QTc</w:t>
            </w:r>
            <w:r w:rsidRPr="006E6534">
              <w:rPr>
                <w:rFonts w:cs="Times New Roman"/>
                <w:color w:val="000000" w:themeColor="text1"/>
                <w:vertAlign w:val="superscript"/>
                <w:lang w:val="en-US"/>
                <w:rPrChange w:id="29444" w:author="N F" w:date="2023-12-05T03:09:00Z">
                  <w:rPr>
                    <w:rFonts w:cs="Times New Roman"/>
                    <w:vertAlign w:val="superscript"/>
                    <w:lang w:val="en-US"/>
                  </w:rPr>
                </w:rPrChange>
              </w:rPr>
              <w:t>10</w:t>
            </w:r>
          </w:p>
        </w:tc>
        <w:tc>
          <w:tcPr>
            <w:tcW w:w="3609" w:type="dxa"/>
            <w:gridSpan w:val="2"/>
          </w:tcPr>
          <w:p w14:paraId="5090C408" w14:textId="32491961" w:rsidR="00031DF5" w:rsidRPr="006E6534" w:rsidRDefault="00031DF5" w:rsidP="00415551">
            <w:pPr>
              <w:pStyle w:val="SDText"/>
              <w:ind w:firstLine="0"/>
              <w:rPr>
                <w:rFonts w:cs="Times New Roman"/>
                <w:color w:val="000000" w:themeColor="text1"/>
                <w:rPrChange w:id="29445" w:author="N F" w:date="2023-12-05T03:09:00Z">
                  <w:rPr>
                    <w:rFonts w:cs="Times New Roman"/>
                  </w:rPr>
                </w:rPrChange>
              </w:rPr>
            </w:pPr>
            <w:r w:rsidRPr="006E6534">
              <w:rPr>
                <w:rFonts w:cs="Times New Roman"/>
                <w:color w:val="000000" w:themeColor="text1"/>
                <w:rPrChange w:id="29446" w:author="N F" w:date="2023-12-05T03:09:00Z">
                  <w:rPr>
                    <w:rFonts w:cs="Times New Roman"/>
                  </w:rPr>
                </w:rPrChange>
              </w:rPr>
              <w:t>1,</w:t>
            </w:r>
            <w:r w:rsidR="006C4BF4" w:rsidRPr="006E6534">
              <w:rPr>
                <w:rFonts w:cs="Times New Roman"/>
                <w:color w:val="000000" w:themeColor="text1"/>
                <w:rPrChange w:id="29447" w:author="N F" w:date="2023-12-05T03:09:00Z">
                  <w:rPr>
                    <w:rFonts w:cs="Times New Roman"/>
                  </w:rPr>
                </w:rPrChange>
              </w:rPr>
              <w:t>4</w:t>
            </w:r>
          </w:p>
        </w:tc>
        <w:tc>
          <w:tcPr>
            <w:tcW w:w="3609" w:type="dxa"/>
            <w:gridSpan w:val="2"/>
          </w:tcPr>
          <w:p w14:paraId="5CBD4072" w14:textId="4654878A" w:rsidR="00031DF5" w:rsidRPr="006E6534" w:rsidRDefault="00031DF5" w:rsidP="00415551">
            <w:pPr>
              <w:pStyle w:val="SDText"/>
              <w:ind w:firstLine="0"/>
              <w:rPr>
                <w:rFonts w:cs="Times New Roman"/>
                <w:color w:val="000000" w:themeColor="text1"/>
                <w:rPrChange w:id="29448" w:author="N F" w:date="2023-12-05T03:09:00Z">
                  <w:rPr>
                    <w:rFonts w:cs="Times New Roman"/>
                  </w:rPr>
                </w:rPrChange>
              </w:rPr>
            </w:pPr>
            <w:r w:rsidRPr="006E6534">
              <w:rPr>
                <w:rFonts w:cs="Times New Roman"/>
                <w:color w:val="000000" w:themeColor="text1"/>
                <w:rPrChange w:id="29449" w:author="N F" w:date="2023-12-05T03:09:00Z">
                  <w:rPr>
                    <w:rFonts w:cs="Times New Roman"/>
                  </w:rPr>
                </w:rPrChange>
              </w:rPr>
              <w:t>0</w:t>
            </w:r>
          </w:p>
        </w:tc>
      </w:tr>
      <w:tr w:rsidR="006E6534" w:rsidRPr="006E6534" w14:paraId="44B07685" w14:textId="77777777" w:rsidTr="00AC66D4">
        <w:tc>
          <w:tcPr>
            <w:tcW w:w="9345" w:type="dxa"/>
            <w:gridSpan w:val="5"/>
          </w:tcPr>
          <w:p w14:paraId="2FA0BE47" w14:textId="77777777" w:rsidR="00031DF5" w:rsidRPr="00CE631D" w:rsidRDefault="00031DF5">
            <w:pPr>
              <w:pStyle w:val="SDText"/>
              <w:ind w:firstLine="0"/>
              <w:jc w:val="left"/>
              <w:rPr>
                <w:rFonts w:cs="Times New Roman"/>
                <w:b/>
                <w:bCs/>
                <w:i/>
                <w:color w:val="000000" w:themeColor="text1"/>
                <w:rPrChange w:id="29450" w:author="Barshadskaya, Yuliya" w:date="2024-01-16T19:29:00Z">
                  <w:rPr>
                    <w:rFonts w:cs="Times New Roman"/>
                    <w:b/>
                    <w:bCs/>
                  </w:rPr>
                </w:rPrChange>
              </w:rPr>
              <w:pPrChange w:id="29451" w:author="Barshadskaya, Yuliya" w:date="2024-01-16T19:29:00Z">
                <w:pPr>
                  <w:pStyle w:val="SDText"/>
                  <w:ind w:firstLine="0"/>
                  <w:jc w:val="center"/>
                </w:pPr>
              </w:pPrChange>
            </w:pPr>
            <w:r w:rsidRPr="00CE631D">
              <w:rPr>
                <w:rFonts w:cs="Times New Roman"/>
                <w:b/>
                <w:bCs/>
                <w:i/>
                <w:color w:val="000000" w:themeColor="text1"/>
                <w:rPrChange w:id="29452" w:author="Barshadskaya, Yuliya" w:date="2024-01-16T19:29:00Z">
                  <w:rPr>
                    <w:rFonts w:cs="Times New Roman"/>
                    <w:b/>
                    <w:bCs/>
                  </w:rPr>
                </w:rPrChange>
              </w:rPr>
              <w:t xml:space="preserve">Результаты исследований, представленные как изменение степени тяжести по </w:t>
            </w:r>
            <w:r w:rsidRPr="00CE631D">
              <w:rPr>
                <w:rFonts w:cs="Times New Roman"/>
                <w:b/>
                <w:bCs/>
                <w:i/>
                <w:color w:val="000000" w:themeColor="text1"/>
                <w:lang w:val="en-US"/>
                <w:rPrChange w:id="29453" w:author="Barshadskaya, Yuliya" w:date="2024-01-16T19:29:00Z">
                  <w:rPr>
                    <w:rFonts w:cs="Times New Roman"/>
                    <w:b/>
                    <w:bCs/>
                    <w:lang w:val="en-US"/>
                  </w:rPr>
                </w:rPrChange>
              </w:rPr>
              <w:t>CTCAE</w:t>
            </w:r>
          </w:p>
        </w:tc>
      </w:tr>
      <w:tr w:rsidR="006E6534" w:rsidRPr="006E6534" w14:paraId="23FE280A" w14:textId="77777777" w:rsidTr="00AC66D4">
        <w:tc>
          <w:tcPr>
            <w:tcW w:w="2127" w:type="dxa"/>
          </w:tcPr>
          <w:p w14:paraId="40BFA628" w14:textId="77777777" w:rsidR="00031DF5" w:rsidRPr="006E6534" w:rsidRDefault="00031DF5" w:rsidP="00415551">
            <w:pPr>
              <w:pStyle w:val="SDText"/>
              <w:ind w:firstLine="0"/>
              <w:rPr>
                <w:rFonts w:cs="Times New Roman"/>
                <w:color w:val="000000" w:themeColor="text1"/>
                <w:lang w:val="en-US"/>
                <w:rPrChange w:id="29454" w:author="N F" w:date="2023-12-05T03:09:00Z">
                  <w:rPr>
                    <w:rFonts w:cs="Times New Roman"/>
                    <w:lang w:val="en-US"/>
                  </w:rPr>
                </w:rPrChange>
              </w:rPr>
            </w:pPr>
            <w:r w:rsidRPr="006E6534">
              <w:rPr>
                <w:rFonts w:cs="Times New Roman"/>
                <w:color w:val="000000" w:themeColor="text1"/>
                <w:rPrChange w:id="29455" w:author="N F" w:date="2023-12-05T03:09:00Z">
                  <w:rPr>
                    <w:rFonts w:cs="Times New Roman"/>
                  </w:rPr>
                </w:rPrChange>
              </w:rPr>
              <w:t>Снижение количества лейкоцитов</w:t>
            </w:r>
            <w:r w:rsidRPr="006E6534">
              <w:rPr>
                <w:rFonts w:cs="Times New Roman"/>
                <w:color w:val="000000" w:themeColor="text1"/>
                <w:vertAlign w:val="superscript"/>
                <w:rPrChange w:id="29456" w:author="N F" w:date="2023-12-05T03:09:00Z">
                  <w:rPr>
                    <w:rFonts w:cs="Times New Roman"/>
                    <w:vertAlign w:val="superscript"/>
                  </w:rPr>
                </w:rPrChange>
              </w:rPr>
              <w:t>1</w:t>
            </w:r>
            <w:r w:rsidRPr="006E6534">
              <w:rPr>
                <w:rFonts w:cs="Times New Roman"/>
                <w:color w:val="000000" w:themeColor="text1"/>
                <w:vertAlign w:val="superscript"/>
                <w:lang w:val="en-US"/>
                <w:rPrChange w:id="29457" w:author="N F" w:date="2023-12-05T03:09:00Z">
                  <w:rPr>
                    <w:rFonts w:cs="Times New Roman"/>
                    <w:vertAlign w:val="superscript"/>
                    <w:lang w:val="en-US"/>
                  </w:rPr>
                </w:rPrChange>
              </w:rPr>
              <w:t>1</w:t>
            </w:r>
          </w:p>
        </w:tc>
        <w:tc>
          <w:tcPr>
            <w:tcW w:w="1802" w:type="dxa"/>
          </w:tcPr>
          <w:p w14:paraId="13561E35" w14:textId="048684F8" w:rsidR="00031DF5" w:rsidRPr="006E6534" w:rsidRDefault="006C4BF4" w:rsidP="00415551">
            <w:pPr>
              <w:pStyle w:val="SDText"/>
              <w:ind w:firstLine="0"/>
              <w:rPr>
                <w:rFonts w:cs="Times New Roman"/>
                <w:color w:val="000000" w:themeColor="text1"/>
                <w:rPrChange w:id="29458" w:author="N F" w:date="2023-12-05T03:09:00Z">
                  <w:rPr>
                    <w:rFonts w:cs="Times New Roman"/>
                  </w:rPr>
                </w:rPrChange>
              </w:rPr>
            </w:pPr>
            <w:r w:rsidRPr="006E6534">
              <w:rPr>
                <w:rFonts w:cs="Times New Roman"/>
                <w:color w:val="000000" w:themeColor="text1"/>
                <w:rPrChange w:id="29459" w:author="N F" w:date="2023-12-05T03:09:00Z">
                  <w:rPr>
                    <w:rFonts w:cs="Times New Roman"/>
                  </w:rPr>
                </w:rPrChange>
              </w:rPr>
              <w:t>61</w:t>
            </w:r>
          </w:p>
        </w:tc>
        <w:tc>
          <w:tcPr>
            <w:tcW w:w="1807" w:type="dxa"/>
          </w:tcPr>
          <w:p w14:paraId="69D18A47" w14:textId="66AC834F" w:rsidR="00031DF5" w:rsidRPr="006E6534" w:rsidRDefault="006C4BF4" w:rsidP="00415551">
            <w:pPr>
              <w:pStyle w:val="SDText"/>
              <w:ind w:firstLine="0"/>
              <w:rPr>
                <w:rFonts w:cs="Times New Roman"/>
                <w:color w:val="000000" w:themeColor="text1"/>
                <w:rPrChange w:id="29460" w:author="N F" w:date="2023-12-05T03:09:00Z">
                  <w:rPr>
                    <w:rFonts w:cs="Times New Roman"/>
                  </w:rPr>
                </w:rPrChange>
              </w:rPr>
            </w:pPr>
            <w:r w:rsidRPr="006E6534">
              <w:rPr>
                <w:rFonts w:cs="Times New Roman"/>
                <w:color w:val="000000" w:themeColor="text1"/>
                <w:rPrChange w:id="29461" w:author="N F" w:date="2023-12-05T03:09:00Z">
                  <w:rPr>
                    <w:rFonts w:cs="Times New Roman"/>
                  </w:rPr>
                </w:rPrChange>
              </w:rPr>
              <w:t>1,1</w:t>
            </w:r>
          </w:p>
        </w:tc>
        <w:tc>
          <w:tcPr>
            <w:tcW w:w="1802" w:type="dxa"/>
          </w:tcPr>
          <w:p w14:paraId="26B2BA62" w14:textId="32C6A29D" w:rsidR="00031DF5" w:rsidRPr="006E6534" w:rsidRDefault="00DF6126" w:rsidP="00415551">
            <w:pPr>
              <w:pStyle w:val="SDText"/>
              <w:ind w:firstLine="0"/>
              <w:rPr>
                <w:rFonts w:cs="Times New Roman"/>
                <w:color w:val="000000" w:themeColor="text1"/>
                <w:rPrChange w:id="29462" w:author="N F" w:date="2023-12-05T03:09:00Z">
                  <w:rPr>
                    <w:rFonts w:cs="Times New Roman"/>
                  </w:rPr>
                </w:rPrChange>
              </w:rPr>
            </w:pPr>
            <w:r w:rsidRPr="006E6534">
              <w:rPr>
                <w:rFonts w:cs="Times New Roman"/>
                <w:color w:val="000000" w:themeColor="text1"/>
                <w:rPrChange w:id="29463" w:author="N F" w:date="2023-12-05T03:09:00Z">
                  <w:rPr>
                    <w:rFonts w:cs="Times New Roman"/>
                  </w:rPr>
                </w:rPrChange>
              </w:rPr>
              <w:t>75</w:t>
            </w:r>
          </w:p>
        </w:tc>
        <w:tc>
          <w:tcPr>
            <w:tcW w:w="1807" w:type="dxa"/>
          </w:tcPr>
          <w:p w14:paraId="31A50D5B" w14:textId="16E501F2" w:rsidR="00031DF5" w:rsidRPr="006E6534" w:rsidRDefault="00DF6126" w:rsidP="00415551">
            <w:pPr>
              <w:pStyle w:val="SDText"/>
              <w:ind w:firstLine="0"/>
              <w:rPr>
                <w:rFonts w:cs="Times New Roman"/>
                <w:color w:val="000000" w:themeColor="text1"/>
                <w:rPrChange w:id="29464" w:author="N F" w:date="2023-12-05T03:09:00Z">
                  <w:rPr>
                    <w:rFonts w:cs="Times New Roman"/>
                  </w:rPr>
                </w:rPrChange>
              </w:rPr>
            </w:pPr>
            <w:r w:rsidRPr="006E6534">
              <w:rPr>
                <w:rFonts w:cs="Times New Roman"/>
                <w:color w:val="000000" w:themeColor="text1"/>
                <w:rPrChange w:id="29465" w:author="N F" w:date="2023-12-05T03:09:00Z">
                  <w:rPr>
                    <w:rFonts w:cs="Times New Roman"/>
                  </w:rPr>
                </w:rPrChange>
              </w:rPr>
              <w:t>5,3</w:t>
            </w:r>
          </w:p>
        </w:tc>
      </w:tr>
      <w:tr w:rsidR="006E6534" w:rsidRPr="006E6534" w14:paraId="11F60EE0" w14:textId="77777777" w:rsidTr="00AC66D4">
        <w:tc>
          <w:tcPr>
            <w:tcW w:w="2127" w:type="dxa"/>
          </w:tcPr>
          <w:p w14:paraId="6852C226" w14:textId="4B663654" w:rsidR="00031DF5" w:rsidRPr="006E6534" w:rsidRDefault="00052083" w:rsidP="00415551">
            <w:pPr>
              <w:pStyle w:val="SDText"/>
              <w:ind w:firstLine="0"/>
              <w:rPr>
                <w:rFonts w:cs="Times New Roman"/>
                <w:color w:val="000000" w:themeColor="text1"/>
                <w:rPrChange w:id="29466" w:author="N F" w:date="2023-12-05T03:09:00Z">
                  <w:rPr>
                    <w:rFonts w:cs="Times New Roman"/>
                  </w:rPr>
                </w:rPrChange>
              </w:rPr>
            </w:pPr>
            <w:r w:rsidRPr="006E6534">
              <w:rPr>
                <w:rFonts w:cs="Times New Roman"/>
                <w:color w:val="000000" w:themeColor="text1"/>
                <w:rPrChange w:id="29467" w:author="N F" w:date="2023-12-05T03:09:00Z">
                  <w:rPr>
                    <w:rFonts w:cs="Times New Roman"/>
                  </w:rPr>
                </w:rPrChange>
              </w:rPr>
              <w:t>Снижение количества тромбоцитов</w:t>
            </w:r>
            <w:r w:rsidRPr="006E6534">
              <w:rPr>
                <w:rFonts w:cs="Times New Roman"/>
                <w:color w:val="000000" w:themeColor="text1"/>
                <w:vertAlign w:val="superscript"/>
                <w:rPrChange w:id="29468" w:author="N F" w:date="2023-12-05T03:09:00Z">
                  <w:rPr>
                    <w:rFonts w:cs="Times New Roman"/>
                    <w:vertAlign w:val="superscript"/>
                  </w:rPr>
                </w:rPrChange>
              </w:rPr>
              <w:t>1</w:t>
            </w:r>
            <w:r w:rsidRPr="006E6534">
              <w:rPr>
                <w:rFonts w:cs="Times New Roman"/>
                <w:color w:val="000000" w:themeColor="text1"/>
                <w:vertAlign w:val="superscript"/>
                <w:lang w:val="en-US"/>
                <w:rPrChange w:id="29469" w:author="N F" w:date="2023-12-05T03:09:00Z">
                  <w:rPr>
                    <w:rFonts w:cs="Times New Roman"/>
                    <w:vertAlign w:val="superscript"/>
                    <w:lang w:val="en-US"/>
                  </w:rPr>
                </w:rPrChange>
              </w:rPr>
              <w:t>1</w:t>
            </w:r>
          </w:p>
        </w:tc>
        <w:tc>
          <w:tcPr>
            <w:tcW w:w="1802" w:type="dxa"/>
          </w:tcPr>
          <w:p w14:paraId="49EF26B0" w14:textId="478C4248" w:rsidR="00031DF5" w:rsidRPr="006E6534" w:rsidRDefault="006C4BF4" w:rsidP="00415551">
            <w:pPr>
              <w:pStyle w:val="SDText"/>
              <w:ind w:firstLine="0"/>
              <w:rPr>
                <w:rFonts w:cs="Times New Roman"/>
                <w:color w:val="000000" w:themeColor="text1"/>
                <w:rPrChange w:id="29470" w:author="N F" w:date="2023-12-05T03:09:00Z">
                  <w:rPr>
                    <w:rFonts w:cs="Times New Roman"/>
                  </w:rPr>
                </w:rPrChange>
              </w:rPr>
            </w:pPr>
            <w:r w:rsidRPr="006E6534">
              <w:rPr>
                <w:rFonts w:cs="Times New Roman"/>
                <w:color w:val="000000" w:themeColor="text1"/>
                <w:rPrChange w:id="29471" w:author="N F" w:date="2023-12-05T03:09:00Z">
                  <w:rPr>
                    <w:rFonts w:cs="Times New Roman"/>
                  </w:rPr>
                </w:rPrChange>
              </w:rPr>
              <w:t>46</w:t>
            </w:r>
          </w:p>
        </w:tc>
        <w:tc>
          <w:tcPr>
            <w:tcW w:w="1807" w:type="dxa"/>
          </w:tcPr>
          <w:p w14:paraId="76AC0394" w14:textId="02CA9CAF" w:rsidR="00031DF5" w:rsidRPr="006E6534" w:rsidRDefault="006C4BF4" w:rsidP="00415551">
            <w:pPr>
              <w:pStyle w:val="SDText"/>
              <w:ind w:firstLine="0"/>
              <w:rPr>
                <w:rFonts w:cs="Times New Roman"/>
                <w:color w:val="000000" w:themeColor="text1"/>
                <w:rPrChange w:id="29472" w:author="N F" w:date="2023-12-05T03:09:00Z">
                  <w:rPr>
                    <w:rFonts w:cs="Times New Roman"/>
                  </w:rPr>
                </w:rPrChange>
              </w:rPr>
            </w:pPr>
            <w:r w:rsidRPr="006E6534">
              <w:rPr>
                <w:rFonts w:cs="Times New Roman"/>
                <w:color w:val="000000" w:themeColor="text1"/>
                <w:rPrChange w:id="29473" w:author="N F" w:date="2023-12-05T03:09:00Z">
                  <w:rPr>
                    <w:rFonts w:cs="Times New Roman"/>
                  </w:rPr>
                </w:rPrChange>
              </w:rPr>
              <w:t>0,7</w:t>
            </w:r>
          </w:p>
        </w:tc>
        <w:tc>
          <w:tcPr>
            <w:tcW w:w="1802" w:type="dxa"/>
          </w:tcPr>
          <w:p w14:paraId="40123635" w14:textId="5AEC58B9" w:rsidR="00031DF5" w:rsidRPr="006E6534" w:rsidRDefault="00DF6126" w:rsidP="00415551">
            <w:pPr>
              <w:pStyle w:val="SDText"/>
              <w:ind w:firstLine="0"/>
              <w:rPr>
                <w:rFonts w:cs="Times New Roman"/>
                <w:color w:val="000000" w:themeColor="text1"/>
                <w:rPrChange w:id="29474" w:author="N F" w:date="2023-12-05T03:09:00Z">
                  <w:rPr>
                    <w:rFonts w:cs="Times New Roman"/>
                  </w:rPr>
                </w:rPrChange>
              </w:rPr>
            </w:pPr>
            <w:r w:rsidRPr="006E6534">
              <w:rPr>
                <w:rFonts w:cs="Times New Roman"/>
                <w:color w:val="000000" w:themeColor="text1"/>
                <w:rPrChange w:id="29475" w:author="N F" w:date="2023-12-05T03:09:00Z">
                  <w:rPr>
                    <w:rFonts w:cs="Times New Roman"/>
                  </w:rPr>
                </w:rPrChange>
              </w:rPr>
              <w:t>48</w:t>
            </w:r>
          </w:p>
        </w:tc>
        <w:tc>
          <w:tcPr>
            <w:tcW w:w="1807" w:type="dxa"/>
          </w:tcPr>
          <w:p w14:paraId="15B66965" w14:textId="20B5897C" w:rsidR="00031DF5" w:rsidRPr="006E6534" w:rsidRDefault="00DF6126" w:rsidP="00415551">
            <w:pPr>
              <w:pStyle w:val="SDText"/>
              <w:ind w:firstLine="0"/>
              <w:rPr>
                <w:rFonts w:cs="Times New Roman"/>
                <w:color w:val="000000" w:themeColor="text1"/>
                <w:rPrChange w:id="29476" w:author="N F" w:date="2023-12-05T03:09:00Z">
                  <w:rPr>
                    <w:rFonts w:cs="Times New Roman"/>
                  </w:rPr>
                </w:rPrChange>
              </w:rPr>
            </w:pPr>
            <w:r w:rsidRPr="006E6534">
              <w:rPr>
                <w:rFonts w:cs="Times New Roman"/>
                <w:color w:val="000000" w:themeColor="text1"/>
                <w:rPrChange w:id="29477" w:author="N F" w:date="2023-12-05T03:09:00Z">
                  <w:rPr>
                    <w:rFonts w:cs="Times New Roman"/>
                  </w:rPr>
                </w:rPrChange>
              </w:rPr>
              <w:t>7,4</w:t>
            </w:r>
          </w:p>
        </w:tc>
      </w:tr>
      <w:tr w:rsidR="006E6534" w:rsidRPr="006E6534" w14:paraId="7C93E810" w14:textId="77777777" w:rsidTr="00AC66D4">
        <w:tc>
          <w:tcPr>
            <w:tcW w:w="2127" w:type="dxa"/>
          </w:tcPr>
          <w:p w14:paraId="27A57048" w14:textId="74AA444A" w:rsidR="00031DF5" w:rsidRPr="006E6534" w:rsidRDefault="00052083" w:rsidP="00415551">
            <w:pPr>
              <w:pStyle w:val="SDText"/>
              <w:ind w:firstLine="0"/>
              <w:rPr>
                <w:rFonts w:cs="Times New Roman"/>
                <w:color w:val="000000" w:themeColor="text1"/>
                <w:rPrChange w:id="29478" w:author="N F" w:date="2023-12-05T03:09:00Z">
                  <w:rPr>
                    <w:rFonts w:cs="Times New Roman"/>
                  </w:rPr>
                </w:rPrChange>
              </w:rPr>
            </w:pPr>
            <w:r w:rsidRPr="006E6534">
              <w:rPr>
                <w:rFonts w:cs="Times New Roman"/>
                <w:color w:val="000000" w:themeColor="text1"/>
                <w:rPrChange w:id="29479" w:author="N F" w:date="2023-12-05T03:09:00Z">
                  <w:rPr>
                    <w:rFonts w:cs="Times New Roman"/>
                  </w:rPr>
                </w:rPrChange>
              </w:rPr>
              <w:t>Снижение количества нейтрофилов</w:t>
            </w:r>
            <w:r w:rsidRPr="006E6534">
              <w:rPr>
                <w:rFonts w:cs="Times New Roman"/>
                <w:color w:val="000000" w:themeColor="text1"/>
                <w:vertAlign w:val="superscript"/>
                <w:rPrChange w:id="29480" w:author="N F" w:date="2023-12-05T03:09:00Z">
                  <w:rPr>
                    <w:rFonts w:cs="Times New Roman"/>
                    <w:vertAlign w:val="superscript"/>
                  </w:rPr>
                </w:rPrChange>
              </w:rPr>
              <w:t>1</w:t>
            </w:r>
            <w:r w:rsidRPr="006E6534">
              <w:rPr>
                <w:rFonts w:cs="Times New Roman"/>
                <w:color w:val="000000" w:themeColor="text1"/>
                <w:vertAlign w:val="superscript"/>
                <w:lang w:val="en-US"/>
                <w:rPrChange w:id="29481" w:author="N F" w:date="2023-12-05T03:09:00Z">
                  <w:rPr>
                    <w:rFonts w:cs="Times New Roman"/>
                    <w:vertAlign w:val="superscript"/>
                    <w:lang w:val="en-US"/>
                  </w:rPr>
                </w:rPrChange>
              </w:rPr>
              <w:t>1</w:t>
            </w:r>
          </w:p>
        </w:tc>
        <w:tc>
          <w:tcPr>
            <w:tcW w:w="1802" w:type="dxa"/>
          </w:tcPr>
          <w:p w14:paraId="10D149E2" w14:textId="1351A159" w:rsidR="00031DF5" w:rsidRPr="006E6534" w:rsidRDefault="006C4BF4" w:rsidP="00415551">
            <w:pPr>
              <w:pStyle w:val="SDText"/>
              <w:ind w:firstLine="0"/>
              <w:rPr>
                <w:rFonts w:cs="Times New Roman"/>
                <w:color w:val="000000" w:themeColor="text1"/>
                <w:rPrChange w:id="29482" w:author="N F" w:date="2023-12-05T03:09:00Z">
                  <w:rPr>
                    <w:rFonts w:cs="Times New Roman"/>
                  </w:rPr>
                </w:rPrChange>
              </w:rPr>
            </w:pPr>
            <w:r w:rsidRPr="006E6534">
              <w:rPr>
                <w:rFonts w:cs="Times New Roman"/>
                <w:color w:val="000000" w:themeColor="text1"/>
                <w:rPrChange w:id="29483" w:author="N F" w:date="2023-12-05T03:09:00Z">
                  <w:rPr>
                    <w:rFonts w:cs="Times New Roman"/>
                  </w:rPr>
                </w:rPrChange>
              </w:rPr>
              <w:t>27</w:t>
            </w:r>
          </w:p>
        </w:tc>
        <w:tc>
          <w:tcPr>
            <w:tcW w:w="1807" w:type="dxa"/>
          </w:tcPr>
          <w:p w14:paraId="480C20C4" w14:textId="6E78B1AD" w:rsidR="00031DF5" w:rsidRPr="006E6534" w:rsidRDefault="006C4BF4" w:rsidP="00415551">
            <w:pPr>
              <w:pStyle w:val="SDText"/>
              <w:ind w:firstLine="0"/>
              <w:rPr>
                <w:rFonts w:cs="Times New Roman"/>
                <w:color w:val="000000" w:themeColor="text1"/>
                <w:rPrChange w:id="29484" w:author="N F" w:date="2023-12-05T03:09:00Z">
                  <w:rPr>
                    <w:rFonts w:cs="Times New Roman"/>
                  </w:rPr>
                </w:rPrChange>
              </w:rPr>
            </w:pPr>
            <w:r w:rsidRPr="006E6534">
              <w:rPr>
                <w:rFonts w:cs="Times New Roman"/>
                <w:color w:val="000000" w:themeColor="text1"/>
                <w:rPrChange w:id="29485" w:author="N F" w:date="2023-12-05T03:09:00Z">
                  <w:rPr>
                    <w:rFonts w:cs="Times New Roman"/>
                  </w:rPr>
                </w:rPrChange>
              </w:rPr>
              <w:t>2,2</w:t>
            </w:r>
          </w:p>
        </w:tc>
        <w:tc>
          <w:tcPr>
            <w:tcW w:w="1802" w:type="dxa"/>
          </w:tcPr>
          <w:p w14:paraId="1451EBDA" w14:textId="3C7B9D62" w:rsidR="00031DF5" w:rsidRPr="006E6534" w:rsidRDefault="00DF6126" w:rsidP="00415551">
            <w:pPr>
              <w:pStyle w:val="SDText"/>
              <w:ind w:firstLine="0"/>
              <w:rPr>
                <w:rFonts w:cs="Times New Roman"/>
                <w:color w:val="000000" w:themeColor="text1"/>
                <w:rPrChange w:id="29486" w:author="N F" w:date="2023-12-05T03:09:00Z">
                  <w:rPr>
                    <w:rFonts w:cs="Times New Roman"/>
                  </w:rPr>
                </w:rPrChange>
              </w:rPr>
            </w:pPr>
            <w:r w:rsidRPr="006E6534">
              <w:rPr>
                <w:rFonts w:cs="Times New Roman"/>
                <w:color w:val="000000" w:themeColor="text1"/>
                <w:rPrChange w:id="29487" w:author="N F" w:date="2023-12-05T03:09:00Z">
                  <w:rPr>
                    <w:rFonts w:cs="Times New Roman"/>
                  </w:rPr>
                </w:rPrChange>
              </w:rPr>
              <w:t>49</w:t>
            </w:r>
          </w:p>
        </w:tc>
        <w:tc>
          <w:tcPr>
            <w:tcW w:w="1807" w:type="dxa"/>
          </w:tcPr>
          <w:p w14:paraId="25D1CC36" w14:textId="0FE42600" w:rsidR="00031DF5" w:rsidRPr="006E6534" w:rsidRDefault="00DF6126" w:rsidP="00415551">
            <w:pPr>
              <w:pStyle w:val="SDText"/>
              <w:ind w:firstLine="0"/>
              <w:rPr>
                <w:rFonts w:cs="Times New Roman"/>
                <w:color w:val="000000" w:themeColor="text1"/>
                <w:rPrChange w:id="29488" w:author="N F" w:date="2023-12-05T03:09:00Z">
                  <w:rPr>
                    <w:rFonts w:cs="Times New Roman"/>
                  </w:rPr>
                </w:rPrChange>
              </w:rPr>
            </w:pPr>
            <w:r w:rsidRPr="006E6534">
              <w:rPr>
                <w:rFonts w:cs="Times New Roman"/>
                <w:color w:val="000000" w:themeColor="text1"/>
                <w:rPrChange w:id="29489" w:author="N F" w:date="2023-12-05T03:09:00Z">
                  <w:rPr>
                    <w:rFonts w:cs="Times New Roman"/>
                  </w:rPr>
                </w:rPrChange>
              </w:rPr>
              <w:t>12</w:t>
            </w:r>
          </w:p>
        </w:tc>
      </w:tr>
      <w:tr w:rsidR="006E6534" w:rsidRPr="006E6534" w14:paraId="782EB2F7" w14:textId="77777777" w:rsidTr="00AC66D4">
        <w:tc>
          <w:tcPr>
            <w:tcW w:w="2127" w:type="dxa"/>
          </w:tcPr>
          <w:p w14:paraId="513AB3B5" w14:textId="2B7F7ABE" w:rsidR="00031DF5" w:rsidRPr="006E6534" w:rsidRDefault="00052083" w:rsidP="00415551">
            <w:pPr>
              <w:pStyle w:val="SDText"/>
              <w:ind w:firstLine="0"/>
              <w:rPr>
                <w:rFonts w:cs="Times New Roman"/>
                <w:color w:val="000000" w:themeColor="text1"/>
                <w:rPrChange w:id="29490" w:author="N F" w:date="2023-12-05T03:09:00Z">
                  <w:rPr>
                    <w:rFonts w:cs="Times New Roman"/>
                  </w:rPr>
                </w:rPrChange>
              </w:rPr>
            </w:pPr>
            <w:r w:rsidRPr="006E6534">
              <w:rPr>
                <w:rFonts w:cs="Times New Roman"/>
                <w:color w:val="000000" w:themeColor="text1"/>
                <w:rPrChange w:id="29491" w:author="N F" w:date="2023-12-05T03:09:00Z">
                  <w:rPr>
                    <w:rFonts w:cs="Times New Roman"/>
                  </w:rPr>
                </w:rPrChange>
              </w:rPr>
              <w:t xml:space="preserve">Повышение концентрации </w:t>
            </w:r>
            <w:r w:rsidRPr="006E6534">
              <w:rPr>
                <w:rFonts w:cs="Times New Roman"/>
                <w:color w:val="000000" w:themeColor="text1"/>
                <w:rPrChange w:id="29492" w:author="N F" w:date="2023-12-05T03:09:00Z">
                  <w:rPr>
                    <w:rFonts w:cs="Times New Roman"/>
                  </w:rPr>
                </w:rPrChange>
              </w:rPr>
              <w:lastRenderedPageBreak/>
              <w:t>креатинина в крови</w:t>
            </w:r>
            <w:r w:rsidRPr="006E6534">
              <w:rPr>
                <w:rFonts w:cs="Times New Roman"/>
                <w:color w:val="000000" w:themeColor="text1"/>
                <w:vertAlign w:val="superscript"/>
                <w:rPrChange w:id="29493" w:author="N F" w:date="2023-12-05T03:09:00Z">
                  <w:rPr>
                    <w:rFonts w:cs="Times New Roman"/>
                    <w:vertAlign w:val="superscript"/>
                  </w:rPr>
                </w:rPrChange>
              </w:rPr>
              <w:t>11</w:t>
            </w:r>
          </w:p>
        </w:tc>
        <w:tc>
          <w:tcPr>
            <w:tcW w:w="1802" w:type="dxa"/>
          </w:tcPr>
          <w:p w14:paraId="540D175F" w14:textId="4ED6D832" w:rsidR="00031DF5" w:rsidRPr="006E6534" w:rsidRDefault="006C4BF4" w:rsidP="00415551">
            <w:pPr>
              <w:pStyle w:val="SDText"/>
              <w:ind w:firstLine="0"/>
              <w:rPr>
                <w:rFonts w:cs="Times New Roman"/>
                <w:color w:val="000000" w:themeColor="text1"/>
                <w:rPrChange w:id="29494" w:author="N F" w:date="2023-12-05T03:09:00Z">
                  <w:rPr>
                    <w:rFonts w:cs="Times New Roman"/>
                  </w:rPr>
                </w:rPrChange>
              </w:rPr>
            </w:pPr>
            <w:r w:rsidRPr="006E6534">
              <w:rPr>
                <w:rFonts w:cs="Times New Roman"/>
                <w:color w:val="000000" w:themeColor="text1"/>
                <w:rPrChange w:id="29495" w:author="N F" w:date="2023-12-05T03:09:00Z">
                  <w:rPr>
                    <w:rFonts w:cs="Times New Roman"/>
                  </w:rPr>
                </w:rPrChange>
              </w:rPr>
              <w:lastRenderedPageBreak/>
              <w:t>6,5</w:t>
            </w:r>
          </w:p>
        </w:tc>
        <w:tc>
          <w:tcPr>
            <w:tcW w:w="1807" w:type="dxa"/>
          </w:tcPr>
          <w:p w14:paraId="15467194" w14:textId="35A09867" w:rsidR="00031DF5" w:rsidRPr="006E6534" w:rsidRDefault="006C4BF4" w:rsidP="00415551">
            <w:pPr>
              <w:pStyle w:val="SDText"/>
              <w:ind w:firstLine="0"/>
              <w:rPr>
                <w:rFonts w:cs="Times New Roman"/>
                <w:color w:val="000000" w:themeColor="text1"/>
                <w:rPrChange w:id="29496" w:author="N F" w:date="2023-12-05T03:09:00Z">
                  <w:rPr>
                    <w:rFonts w:cs="Times New Roman"/>
                  </w:rPr>
                </w:rPrChange>
              </w:rPr>
            </w:pPr>
            <w:r w:rsidRPr="006E6534">
              <w:rPr>
                <w:rFonts w:cs="Times New Roman"/>
                <w:color w:val="000000" w:themeColor="text1"/>
                <w:rPrChange w:id="29497" w:author="N F" w:date="2023-12-05T03:09:00Z">
                  <w:rPr>
                    <w:rFonts w:cs="Times New Roman"/>
                  </w:rPr>
                </w:rPrChange>
              </w:rPr>
              <w:t>0</w:t>
            </w:r>
          </w:p>
        </w:tc>
        <w:tc>
          <w:tcPr>
            <w:tcW w:w="1802" w:type="dxa"/>
          </w:tcPr>
          <w:p w14:paraId="4A7FFAFB" w14:textId="3CBF708B" w:rsidR="00031DF5" w:rsidRPr="006E6534" w:rsidRDefault="00DF6126" w:rsidP="00415551">
            <w:pPr>
              <w:pStyle w:val="SDText"/>
              <w:ind w:firstLine="0"/>
              <w:rPr>
                <w:rFonts w:cs="Times New Roman"/>
                <w:color w:val="000000" w:themeColor="text1"/>
                <w:rPrChange w:id="29498" w:author="N F" w:date="2023-12-05T03:09:00Z">
                  <w:rPr>
                    <w:rFonts w:cs="Times New Roman"/>
                  </w:rPr>
                </w:rPrChange>
              </w:rPr>
            </w:pPr>
            <w:r w:rsidRPr="006E6534">
              <w:rPr>
                <w:rFonts w:cs="Times New Roman"/>
                <w:color w:val="000000" w:themeColor="text1"/>
                <w:rPrChange w:id="29499" w:author="N F" w:date="2023-12-05T03:09:00Z">
                  <w:rPr>
                    <w:rFonts w:cs="Times New Roman"/>
                  </w:rPr>
                </w:rPrChange>
              </w:rPr>
              <w:t>9,2</w:t>
            </w:r>
          </w:p>
        </w:tc>
        <w:tc>
          <w:tcPr>
            <w:tcW w:w="1807" w:type="dxa"/>
          </w:tcPr>
          <w:p w14:paraId="2ACC3C36" w14:textId="605DB9A5" w:rsidR="00031DF5" w:rsidRPr="006E6534" w:rsidRDefault="00DF6126" w:rsidP="00415551">
            <w:pPr>
              <w:pStyle w:val="SDText"/>
              <w:ind w:firstLine="0"/>
              <w:rPr>
                <w:rFonts w:cs="Times New Roman"/>
                <w:color w:val="000000" w:themeColor="text1"/>
                <w:rPrChange w:id="29500" w:author="N F" w:date="2023-12-05T03:09:00Z">
                  <w:rPr>
                    <w:rFonts w:cs="Times New Roman"/>
                  </w:rPr>
                </w:rPrChange>
              </w:rPr>
            </w:pPr>
            <w:r w:rsidRPr="006E6534">
              <w:rPr>
                <w:rFonts w:cs="Times New Roman"/>
                <w:color w:val="000000" w:themeColor="text1"/>
                <w:rPrChange w:id="29501" w:author="N F" w:date="2023-12-05T03:09:00Z">
                  <w:rPr>
                    <w:rFonts w:cs="Times New Roman"/>
                  </w:rPr>
                </w:rPrChange>
              </w:rPr>
              <w:t>0</w:t>
            </w:r>
          </w:p>
        </w:tc>
      </w:tr>
      <w:tr w:rsidR="006E6534" w:rsidRPr="006E6534" w14:paraId="2B4520D8" w14:textId="77777777" w:rsidTr="00787A04">
        <w:trPr>
          <w:ins w:id="29502" w:author="N F" w:date="2023-08-09T00:19:00Z"/>
        </w:trPr>
        <w:tc>
          <w:tcPr>
            <w:tcW w:w="9345" w:type="dxa"/>
            <w:gridSpan w:val="5"/>
          </w:tcPr>
          <w:p w14:paraId="5E2F95ED" w14:textId="7BD0972D" w:rsidR="00855D5C" w:rsidRPr="006E6534" w:rsidRDefault="00855D5C" w:rsidP="00855D5C">
            <w:pPr>
              <w:pStyle w:val="SDcomments"/>
              <w:ind w:firstLine="0"/>
              <w:rPr>
                <w:ins w:id="29503" w:author="N F" w:date="2023-08-09T00:20:00Z"/>
                <w:rFonts w:cs="Times New Roman"/>
                <w:b/>
                <w:bCs/>
                <w:color w:val="000000" w:themeColor="text1"/>
                <w:rPrChange w:id="29504" w:author="N F" w:date="2023-12-05T03:09:00Z">
                  <w:rPr>
                    <w:ins w:id="29505" w:author="N F" w:date="2023-08-09T00:20:00Z"/>
                  </w:rPr>
                </w:rPrChange>
              </w:rPr>
            </w:pPr>
            <w:moveToRangeStart w:id="29506" w:author="N F" w:date="2023-08-09T00:20:00Z" w:name="move142432821"/>
            <w:moveTo w:id="29507" w:author="N F" w:date="2023-08-09T00:20:00Z">
              <w:r w:rsidRPr="006E6534">
                <w:rPr>
                  <w:rFonts w:cs="Times New Roman"/>
                  <w:b/>
                  <w:bCs/>
                  <w:color w:val="000000" w:themeColor="text1"/>
                  <w:rPrChange w:id="29508" w:author="N F" w:date="2023-12-05T03:09:00Z">
                    <w:rPr>
                      <w:i/>
                      <w:iCs/>
                    </w:rPr>
                  </w:rPrChange>
                </w:rPr>
                <w:t>Примечани</w:t>
              </w:r>
            </w:moveTo>
            <w:ins w:id="29509" w:author="N F" w:date="2023-08-09T00:20:00Z">
              <w:r w:rsidRPr="006E6534">
                <w:rPr>
                  <w:rFonts w:cs="Times New Roman"/>
                  <w:b/>
                  <w:bCs/>
                  <w:color w:val="000000" w:themeColor="text1"/>
                  <w:rPrChange w:id="29510" w:author="N F" w:date="2023-12-05T03:09:00Z">
                    <w:rPr>
                      <w:rFonts w:cs="Times New Roman"/>
                      <w:b/>
                      <w:bCs/>
                    </w:rPr>
                  </w:rPrChange>
                </w:rPr>
                <w:t>е</w:t>
              </w:r>
            </w:ins>
            <w:moveTo w:id="29511" w:author="N F" w:date="2023-08-09T00:20:00Z">
              <w:del w:id="29512" w:author="N F" w:date="2023-08-09T00:20:00Z">
                <w:r w:rsidRPr="006E6534" w:rsidDel="00855D5C">
                  <w:rPr>
                    <w:rFonts w:cs="Times New Roman"/>
                    <w:b/>
                    <w:bCs/>
                    <w:color w:val="000000" w:themeColor="text1"/>
                    <w:rPrChange w:id="29513" w:author="N F" w:date="2023-12-05T03:09:00Z">
                      <w:rPr>
                        <w:i/>
                        <w:iCs/>
                      </w:rPr>
                    </w:rPrChange>
                  </w:rPr>
                  <w:delText>я</w:delText>
                </w:r>
              </w:del>
              <w:r w:rsidRPr="006E6534">
                <w:rPr>
                  <w:rFonts w:cs="Times New Roman"/>
                  <w:b/>
                  <w:bCs/>
                  <w:color w:val="000000" w:themeColor="text1"/>
                  <w:rPrChange w:id="29514" w:author="N F" w:date="2023-12-05T03:09:00Z">
                    <w:rPr>
                      <w:i/>
                      <w:iCs/>
                    </w:rPr>
                  </w:rPrChange>
                </w:rPr>
                <w:t>:</w:t>
              </w:r>
              <w:r w:rsidRPr="006E6534">
                <w:rPr>
                  <w:rFonts w:cs="Times New Roman"/>
                  <w:b/>
                  <w:bCs/>
                  <w:color w:val="000000" w:themeColor="text1"/>
                  <w:rPrChange w:id="29515" w:author="N F" w:date="2023-12-05T03:09:00Z">
                    <w:rPr/>
                  </w:rPrChange>
                </w:rPr>
                <w:t xml:space="preserve"> </w:t>
              </w:r>
            </w:moveTo>
          </w:p>
          <w:p w14:paraId="28116F64" w14:textId="021AEE2B" w:rsidR="00855D5C" w:rsidRPr="006E6534" w:rsidRDefault="00855D5C">
            <w:pPr>
              <w:pStyle w:val="SDcomments"/>
              <w:ind w:firstLine="0"/>
              <w:rPr>
                <w:moveTo w:id="29516" w:author="N F" w:date="2023-08-09T00:20:00Z"/>
                <w:rFonts w:cs="Times New Roman"/>
                <w:color w:val="000000" w:themeColor="text1"/>
                <w:rPrChange w:id="29517" w:author="N F" w:date="2023-12-05T03:09:00Z">
                  <w:rPr>
                    <w:moveTo w:id="29518" w:author="N F" w:date="2023-08-09T00:20:00Z"/>
                    <w:rFonts w:cs="Times New Roman"/>
                  </w:rPr>
                </w:rPrChange>
              </w:rPr>
              <w:pPrChange w:id="29519" w:author="N F" w:date="2023-08-09T00:20:00Z">
                <w:pPr>
                  <w:pStyle w:val="SDcomments"/>
                </w:pPr>
              </w:pPrChange>
            </w:pPr>
            <w:moveTo w:id="29520" w:author="N F" w:date="2023-08-09T00:20:00Z">
              <w:r w:rsidRPr="006E6534">
                <w:rPr>
                  <w:rFonts w:cs="Times New Roman"/>
                  <w:color w:val="000000" w:themeColor="text1"/>
                  <w:lang w:val="en-US"/>
                  <w:rPrChange w:id="29521" w:author="N F" w:date="2023-12-05T03:09:00Z">
                    <w:rPr>
                      <w:rFonts w:cs="Times New Roman"/>
                      <w:lang w:val="en-US"/>
                    </w:rPr>
                  </w:rPrChange>
                </w:rPr>
                <w:t>MedDRA</w:t>
              </w:r>
              <w:r w:rsidRPr="006E6534">
                <w:rPr>
                  <w:rFonts w:cs="Times New Roman"/>
                  <w:color w:val="000000" w:themeColor="text1"/>
                  <w:rPrChange w:id="29522" w:author="N F" w:date="2023-12-05T03:09:00Z">
                    <w:rPr>
                      <w:rFonts w:cs="Times New Roman"/>
                    </w:rPr>
                  </w:rPrChange>
                </w:rPr>
                <w:t xml:space="preserve"> – Медицинский словарь нормативно-правовой деятельности (medical dictionary for regulatory activities); </w:t>
              </w:r>
              <w:r w:rsidRPr="006E6534">
                <w:rPr>
                  <w:rFonts w:cs="Times New Roman"/>
                  <w:color w:val="000000" w:themeColor="text1"/>
                  <w:lang w:val="en-US"/>
                  <w:rPrChange w:id="29523" w:author="N F" w:date="2023-12-05T03:09:00Z">
                    <w:rPr>
                      <w:rFonts w:cs="Times New Roman"/>
                      <w:lang w:val="en-US"/>
                    </w:rPr>
                  </w:rPrChange>
                </w:rPr>
                <w:t>NCI</w:t>
              </w:r>
              <w:r w:rsidRPr="006E6534">
                <w:rPr>
                  <w:rFonts w:cs="Times New Roman"/>
                  <w:color w:val="000000" w:themeColor="text1"/>
                  <w:rPrChange w:id="29524" w:author="N F" w:date="2023-12-05T03:09:00Z">
                    <w:rPr>
                      <w:rFonts w:cs="Times New Roman"/>
                    </w:rPr>
                  </w:rPrChange>
                </w:rPr>
                <w:t xml:space="preserve"> – Общие терминологические критерии нежелательных явлений Национального института рака (</w:t>
              </w:r>
              <w:r w:rsidRPr="006E6534">
                <w:rPr>
                  <w:rFonts w:cs="Times New Roman"/>
                  <w:color w:val="000000" w:themeColor="text1"/>
                  <w:lang w:val="en-US"/>
                  <w:rPrChange w:id="29525" w:author="N F" w:date="2023-12-05T03:09:00Z">
                    <w:rPr>
                      <w:rFonts w:cs="Times New Roman"/>
                      <w:lang w:val="en-US"/>
                    </w:rPr>
                  </w:rPrChange>
                </w:rPr>
                <w:t>National</w:t>
              </w:r>
              <w:r w:rsidRPr="006E6534">
                <w:rPr>
                  <w:rFonts w:cs="Times New Roman"/>
                  <w:color w:val="000000" w:themeColor="text1"/>
                  <w:rPrChange w:id="29526" w:author="N F" w:date="2023-12-05T03:09:00Z">
                    <w:rPr>
                      <w:rFonts w:cs="Times New Roman"/>
                    </w:rPr>
                  </w:rPrChange>
                </w:rPr>
                <w:t xml:space="preserve"> </w:t>
              </w:r>
              <w:r w:rsidRPr="006E6534">
                <w:rPr>
                  <w:rFonts w:cs="Times New Roman"/>
                  <w:color w:val="000000" w:themeColor="text1"/>
                  <w:lang w:val="en-US"/>
                  <w:rPrChange w:id="29527" w:author="N F" w:date="2023-12-05T03:09:00Z">
                    <w:rPr>
                      <w:rFonts w:cs="Times New Roman"/>
                      <w:lang w:val="en-US"/>
                    </w:rPr>
                  </w:rPrChange>
                </w:rPr>
                <w:t>cancer</w:t>
              </w:r>
              <w:r w:rsidRPr="006E6534">
                <w:rPr>
                  <w:rFonts w:cs="Times New Roman"/>
                  <w:color w:val="000000" w:themeColor="text1"/>
                  <w:rPrChange w:id="29528" w:author="N F" w:date="2023-12-05T03:09:00Z">
                    <w:rPr>
                      <w:rFonts w:cs="Times New Roman"/>
                    </w:rPr>
                  </w:rPrChange>
                </w:rPr>
                <w:t xml:space="preserve"> </w:t>
              </w:r>
              <w:r w:rsidRPr="006E6534">
                <w:rPr>
                  <w:rFonts w:cs="Times New Roman"/>
                  <w:color w:val="000000" w:themeColor="text1"/>
                  <w:lang w:val="en-US"/>
                  <w:rPrChange w:id="29529" w:author="N F" w:date="2023-12-05T03:09:00Z">
                    <w:rPr>
                      <w:rFonts w:cs="Times New Roman"/>
                      <w:lang w:val="en-US"/>
                    </w:rPr>
                  </w:rPrChange>
                </w:rPr>
                <w:t>institute</w:t>
              </w:r>
              <w:r w:rsidRPr="006E6534">
                <w:rPr>
                  <w:rFonts w:cs="Times New Roman"/>
                  <w:color w:val="000000" w:themeColor="text1"/>
                  <w:rPrChange w:id="29530" w:author="N F" w:date="2023-12-05T03:09:00Z">
                    <w:rPr>
                      <w:rFonts w:cs="Times New Roman"/>
                    </w:rPr>
                  </w:rPrChange>
                </w:rPr>
                <w:t xml:space="preserve">); </w:t>
              </w:r>
              <w:r w:rsidRPr="006E6534">
                <w:rPr>
                  <w:rFonts w:cs="Times New Roman"/>
                  <w:color w:val="000000" w:themeColor="text1"/>
                  <w:lang w:val="en-US"/>
                  <w:rPrChange w:id="29531" w:author="N F" w:date="2023-12-05T03:09:00Z">
                    <w:rPr>
                      <w:rFonts w:cs="Times New Roman"/>
                      <w:lang w:val="en-US"/>
                    </w:rPr>
                  </w:rPrChange>
                </w:rPr>
                <w:t>CTCAE</w:t>
              </w:r>
              <w:r w:rsidRPr="006E6534">
                <w:rPr>
                  <w:rFonts w:cs="Times New Roman"/>
                  <w:color w:val="000000" w:themeColor="text1"/>
                  <w:rPrChange w:id="29532" w:author="N F" w:date="2023-12-05T03:09:00Z">
                    <w:rPr>
                      <w:rFonts w:cs="Times New Roman"/>
                    </w:rPr>
                  </w:rPrChange>
                </w:rPr>
                <w:t xml:space="preserve"> – Общие терминологические критерии нежелательных явлений (Common </w:t>
              </w:r>
              <w:r w:rsidRPr="006E6534">
                <w:rPr>
                  <w:rFonts w:cs="Times New Roman"/>
                  <w:color w:val="000000" w:themeColor="text1"/>
                  <w:lang w:val="en-US"/>
                  <w:rPrChange w:id="29533" w:author="N F" w:date="2023-12-05T03:09:00Z">
                    <w:rPr>
                      <w:rFonts w:cs="Times New Roman"/>
                      <w:lang w:val="en-US"/>
                    </w:rPr>
                  </w:rPrChange>
                </w:rPr>
                <w:t>t</w:t>
              </w:r>
              <w:r w:rsidRPr="006E6534">
                <w:rPr>
                  <w:rFonts w:cs="Times New Roman"/>
                  <w:color w:val="000000" w:themeColor="text1"/>
                  <w:rPrChange w:id="29534" w:author="N F" w:date="2023-12-05T03:09:00Z">
                    <w:rPr>
                      <w:rFonts w:cs="Times New Roman"/>
                    </w:rPr>
                  </w:rPrChange>
                </w:rPr>
                <w:t xml:space="preserve">erminology </w:t>
              </w:r>
              <w:r w:rsidRPr="006E6534">
                <w:rPr>
                  <w:rFonts w:cs="Times New Roman"/>
                  <w:color w:val="000000" w:themeColor="text1"/>
                  <w:lang w:val="en-US"/>
                  <w:rPrChange w:id="29535" w:author="N F" w:date="2023-12-05T03:09:00Z">
                    <w:rPr>
                      <w:rFonts w:cs="Times New Roman"/>
                      <w:lang w:val="en-US"/>
                    </w:rPr>
                  </w:rPrChange>
                </w:rPr>
                <w:t>c</w:t>
              </w:r>
              <w:r w:rsidRPr="006E6534">
                <w:rPr>
                  <w:rFonts w:cs="Times New Roman"/>
                  <w:color w:val="000000" w:themeColor="text1"/>
                  <w:rPrChange w:id="29536" w:author="N F" w:date="2023-12-05T03:09:00Z">
                    <w:rPr>
                      <w:rFonts w:cs="Times New Roman"/>
                    </w:rPr>
                  </w:rPrChange>
                </w:rPr>
                <w:t xml:space="preserve">riteria for </w:t>
              </w:r>
              <w:r w:rsidRPr="006E6534">
                <w:rPr>
                  <w:rFonts w:cs="Times New Roman"/>
                  <w:color w:val="000000" w:themeColor="text1"/>
                  <w:lang w:val="en-US"/>
                  <w:rPrChange w:id="29537" w:author="N F" w:date="2023-12-05T03:09:00Z">
                    <w:rPr>
                      <w:rFonts w:cs="Times New Roman"/>
                      <w:lang w:val="en-US"/>
                    </w:rPr>
                  </w:rPrChange>
                </w:rPr>
                <w:t>a</w:t>
              </w:r>
              <w:r w:rsidRPr="006E6534">
                <w:rPr>
                  <w:rFonts w:cs="Times New Roman"/>
                  <w:color w:val="000000" w:themeColor="text1"/>
                  <w:rPrChange w:id="29538" w:author="N F" w:date="2023-12-05T03:09:00Z">
                    <w:rPr>
                      <w:rFonts w:cs="Times New Roman"/>
                    </w:rPr>
                  </w:rPrChange>
                </w:rPr>
                <w:t xml:space="preserve">dverse </w:t>
              </w:r>
              <w:r w:rsidRPr="006E6534">
                <w:rPr>
                  <w:rFonts w:cs="Times New Roman"/>
                  <w:color w:val="000000" w:themeColor="text1"/>
                  <w:lang w:val="en-US"/>
                  <w:rPrChange w:id="29539" w:author="N F" w:date="2023-12-05T03:09:00Z">
                    <w:rPr>
                      <w:rFonts w:cs="Times New Roman"/>
                      <w:lang w:val="en-US"/>
                    </w:rPr>
                  </w:rPrChange>
                </w:rPr>
                <w:t>e</w:t>
              </w:r>
              <w:r w:rsidRPr="006E6534">
                <w:rPr>
                  <w:rFonts w:cs="Times New Roman"/>
                  <w:color w:val="000000" w:themeColor="text1"/>
                  <w:rPrChange w:id="29540" w:author="N F" w:date="2023-12-05T03:09:00Z">
                    <w:rPr>
                      <w:rFonts w:cs="Times New Roman"/>
                    </w:rPr>
                  </w:rPrChange>
                </w:rPr>
                <w:t xml:space="preserve">vents); 1 – приведены сведения о явлениях, возникших у пациентов, получавших хотя бы одну дозу препарата Тагриссо в качестве рандомизированной терапии; 2 – включает: интерстициальная болезнь легких, пневмонит; 3 – зарегистрировано 1 явление 5 степени тяжести </w:t>
              </w:r>
              <w:r w:rsidRPr="006E6534">
                <w:rPr>
                  <w:rFonts w:cs="Times New Roman"/>
                  <w:color w:val="000000" w:themeColor="text1"/>
                  <w:lang w:val="en-US"/>
                  <w:rPrChange w:id="29541" w:author="N F" w:date="2023-12-05T03:09:00Z">
                    <w:rPr>
                      <w:rFonts w:cs="Times New Roman"/>
                      <w:lang w:val="en-US"/>
                    </w:rPr>
                  </w:rPrChange>
                </w:rPr>
                <w:t>CTCAE</w:t>
              </w:r>
              <w:r w:rsidRPr="006E6534">
                <w:rPr>
                  <w:rFonts w:cs="Times New Roman"/>
                  <w:color w:val="000000" w:themeColor="text1"/>
                  <w:rPrChange w:id="29542" w:author="N F" w:date="2023-12-05T03:09:00Z">
                    <w:rPr>
                      <w:rFonts w:cs="Times New Roman"/>
                    </w:rPr>
                  </w:rPrChange>
                </w:rPr>
                <w:t xml:space="preserve"> (летальное) 4 – включает: эрозия роговицы, эпителиальный дефект роговицы, кератит, точечный кератит; 5 – включает: стоматит, изъязвление полости рта; 6 – включает: акне, дерматит, акнеформный дерматит, лекарственная сыпь, эритема, фолликулит, пустула, сыпь, эритематозная сыпь, фолликулярная сыпь, генерализованная сыпь, макулезная сыпь, макуло-папулезная сыпь, папулезная сыпь, зудящая сыпь, пустулезная сыпь, везикулярная сыпь, эрозия кожи; 7 – включает: сухость кожи, экзема, трещины на коже, ксеродерма, ксероз; 8 – включает: заболевание ногтевого ложа, инфекция ногтевого ложа, воспаление ногтевого ложа, обесцвечивание ногтей, заболевание ногтей, дистрофия ногтей, инфекция ногтей, пигментация ногтей, бугристость ногтей, токсическое поражение ногтей, онихалгия, онихоклазия, онихолизис, онихомадезис, онихомаляция, паронихия; 9 – включает: зуд век, зуд, генерализованный зуд; 10 – частота удлинения интервала </w:t>
              </w:r>
              <w:r w:rsidRPr="006E6534">
                <w:rPr>
                  <w:rFonts w:cs="Times New Roman"/>
                  <w:color w:val="000000" w:themeColor="text1"/>
                  <w:lang w:val="en-US"/>
                  <w:rPrChange w:id="29543" w:author="N F" w:date="2023-12-05T03:09:00Z">
                    <w:rPr>
                      <w:rFonts w:cs="Times New Roman"/>
                      <w:lang w:val="en-US"/>
                    </w:rPr>
                  </w:rPrChange>
                </w:rPr>
                <w:t>QTcF</w:t>
              </w:r>
              <w:r w:rsidRPr="006E6534">
                <w:rPr>
                  <w:rFonts w:cs="Times New Roman"/>
                  <w:color w:val="000000" w:themeColor="text1"/>
                  <w:rPrChange w:id="29544" w:author="N F" w:date="2023-12-05T03:09:00Z">
                    <w:rPr>
                      <w:rFonts w:cs="Times New Roman"/>
                    </w:rPr>
                  </w:rPrChange>
                </w:rPr>
                <w:t xml:space="preserve"> &gt; 500 мсек; 11 – отражает частоту лабораторных отклонений, а не частоту отмеченных нежелательных явлений.</w:t>
              </w:r>
            </w:moveTo>
          </w:p>
          <w:moveToRangeEnd w:id="29506"/>
          <w:p w14:paraId="6B2FFE8C" w14:textId="77777777" w:rsidR="00855D5C" w:rsidRPr="006E6534" w:rsidRDefault="00855D5C" w:rsidP="00415551">
            <w:pPr>
              <w:pStyle w:val="SDText"/>
              <w:ind w:firstLine="0"/>
              <w:rPr>
                <w:ins w:id="29545" w:author="N F" w:date="2023-08-09T00:19:00Z"/>
                <w:rFonts w:cs="Times New Roman"/>
                <w:color w:val="000000" w:themeColor="text1"/>
                <w:rPrChange w:id="29546" w:author="N F" w:date="2023-12-05T03:09:00Z">
                  <w:rPr>
                    <w:ins w:id="29547" w:author="N F" w:date="2023-08-09T00:19:00Z"/>
                    <w:rFonts w:cs="Times New Roman"/>
                  </w:rPr>
                </w:rPrChange>
              </w:rPr>
            </w:pPr>
          </w:p>
        </w:tc>
      </w:tr>
    </w:tbl>
    <w:p w14:paraId="24AC16E1" w14:textId="43F22FE3" w:rsidR="00E639B8" w:rsidRPr="006E6534" w:rsidDel="00855D5C" w:rsidRDefault="00E639B8" w:rsidP="00415551">
      <w:pPr>
        <w:pStyle w:val="SDcomments"/>
        <w:rPr>
          <w:moveFrom w:id="29548" w:author="N F" w:date="2023-08-09T00:20:00Z"/>
          <w:rFonts w:cs="Times New Roman"/>
          <w:color w:val="000000" w:themeColor="text1"/>
          <w:rPrChange w:id="29549" w:author="N F" w:date="2023-12-05T03:09:00Z">
            <w:rPr>
              <w:moveFrom w:id="29550" w:author="N F" w:date="2023-08-09T00:20:00Z"/>
              <w:rFonts w:cs="Times New Roman"/>
            </w:rPr>
          </w:rPrChange>
        </w:rPr>
      </w:pPr>
      <w:moveFromRangeStart w:id="29551" w:author="N F" w:date="2023-08-09T00:20:00Z" w:name="move142432821"/>
      <w:moveFrom w:id="29552" w:author="N F" w:date="2023-08-09T00:20:00Z">
        <w:r w:rsidRPr="006E6534" w:rsidDel="00855D5C">
          <w:rPr>
            <w:rFonts w:cs="Times New Roman"/>
            <w:i/>
            <w:iCs/>
            <w:color w:val="000000" w:themeColor="text1"/>
            <w:rPrChange w:id="29553" w:author="N F" w:date="2023-12-05T03:09:00Z">
              <w:rPr>
                <w:rFonts w:cs="Times New Roman"/>
                <w:i/>
                <w:iCs/>
              </w:rPr>
            </w:rPrChange>
          </w:rPr>
          <w:t>Примечания:</w:t>
        </w:r>
        <w:r w:rsidRPr="006E6534" w:rsidDel="00855D5C">
          <w:rPr>
            <w:rFonts w:cs="Times New Roman"/>
            <w:color w:val="000000" w:themeColor="text1"/>
            <w:rPrChange w:id="29554" w:author="N F" w:date="2023-12-05T03:09:00Z">
              <w:rPr>
                <w:rFonts w:cs="Times New Roman"/>
              </w:rPr>
            </w:rPrChange>
          </w:rPr>
          <w:t xml:space="preserve"> </w:t>
        </w:r>
        <w:r w:rsidRPr="006E6534" w:rsidDel="00855D5C">
          <w:rPr>
            <w:rFonts w:cs="Times New Roman"/>
            <w:color w:val="000000" w:themeColor="text1"/>
            <w:lang w:val="en-US"/>
            <w:rPrChange w:id="29555" w:author="N F" w:date="2023-12-05T03:09:00Z">
              <w:rPr>
                <w:rFonts w:cs="Times New Roman"/>
                <w:lang w:val="en-US"/>
              </w:rPr>
            </w:rPrChange>
          </w:rPr>
          <w:t>MedDRA</w:t>
        </w:r>
        <w:r w:rsidRPr="006E6534" w:rsidDel="00855D5C">
          <w:rPr>
            <w:rFonts w:cs="Times New Roman"/>
            <w:color w:val="000000" w:themeColor="text1"/>
            <w:rPrChange w:id="29556" w:author="N F" w:date="2023-12-05T03:09:00Z">
              <w:rPr>
                <w:rFonts w:cs="Times New Roman"/>
              </w:rPr>
            </w:rPrChange>
          </w:rPr>
          <w:t xml:space="preserve"> – Медицинский словарь нормативно-правовой деятельности (medical dictionary for regulatory activities); </w:t>
        </w:r>
        <w:r w:rsidRPr="006E6534" w:rsidDel="00855D5C">
          <w:rPr>
            <w:rFonts w:cs="Times New Roman"/>
            <w:color w:val="000000" w:themeColor="text1"/>
            <w:lang w:val="en-US"/>
            <w:rPrChange w:id="29557" w:author="N F" w:date="2023-12-05T03:09:00Z">
              <w:rPr>
                <w:rFonts w:cs="Times New Roman"/>
                <w:lang w:val="en-US"/>
              </w:rPr>
            </w:rPrChange>
          </w:rPr>
          <w:t>NCI</w:t>
        </w:r>
        <w:r w:rsidRPr="006E6534" w:rsidDel="00855D5C">
          <w:rPr>
            <w:rFonts w:cs="Times New Roman"/>
            <w:color w:val="000000" w:themeColor="text1"/>
            <w:rPrChange w:id="29558" w:author="N F" w:date="2023-12-05T03:09:00Z">
              <w:rPr>
                <w:rFonts w:cs="Times New Roman"/>
              </w:rPr>
            </w:rPrChange>
          </w:rPr>
          <w:t xml:space="preserve"> – Общие терминологические критерии нежелательных явлений Национального института рака (</w:t>
        </w:r>
        <w:r w:rsidRPr="006E6534" w:rsidDel="00855D5C">
          <w:rPr>
            <w:rFonts w:cs="Times New Roman"/>
            <w:color w:val="000000" w:themeColor="text1"/>
            <w:lang w:val="en-US"/>
            <w:rPrChange w:id="29559" w:author="N F" w:date="2023-12-05T03:09:00Z">
              <w:rPr>
                <w:rFonts w:cs="Times New Roman"/>
                <w:lang w:val="en-US"/>
              </w:rPr>
            </w:rPrChange>
          </w:rPr>
          <w:t>National</w:t>
        </w:r>
        <w:r w:rsidRPr="006E6534" w:rsidDel="00855D5C">
          <w:rPr>
            <w:rFonts w:cs="Times New Roman"/>
            <w:color w:val="000000" w:themeColor="text1"/>
            <w:rPrChange w:id="29560" w:author="N F" w:date="2023-12-05T03:09:00Z">
              <w:rPr>
                <w:rFonts w:cs="Times New Roman"/>
              </w:rPr>
            </w:rPrChange>
          </w:rPr>
          <w:t xml:space="preserve"> </w:t>
        </w:r>
        <w:r w:rsidRPr="006E6534" w:rsidDel="00855D5C">
          <w:rPr>
            <w:rFonts w:cs="Times New Roman"/>
            <w:color w:val="000000" w:themeColor="text1"/>
            <w:lang w:val="en-US"/>
            <w:rPrChange w:id="29561" w:author="N F" w:date="2023-12-05T03:09:00Z">
              <w:rPr>
                <w:rFonts w:cs="Times New Roman"/>
                <w:lang w:val="en-US"/>
              </w:rPr>
            </w:rPrChange>
          </w:rPr>
          <w:t>cancer</w:t>
        </w:r>
        <w:r w:rsidRPr="006E6534" w:rsidDel="00855D5C">
          <w:rPr>
            <w:rFonts w:cs="Times New Roman"/>
            <w:color w:val="000000" w:themeColor="text1"/>
            <w:rPrChange w:id="29562" w:author="N F" w:date="2023-12-05T03:09:00Z">
              <w:rPr>
                <w:rFonts w:cs="Times New Roman"/>
              </w:rPr>
            </w:rPrChange>
          </w:rPr>
          <w:t xml:space="preserve"> </w:t>
        </w:r>
        <w:r w:rsidRPr="006E6534" w:rsidDel="00855D5C">
          <w:rPr>
            <w:rFonts w:cs="Times New Roman"/>
            <w:color w:val="000000" w:themeColor="text1"/>
            <w:lang w:val="en-US"/>
            <w:rPrChange w:id="29563" w:author="N F" w:date="2023-12-05T03:09:00Z">
              <w:rPr>
                <w:rFonts w:cs="Times New Roman"/>
                <w:lang w:val="en-US"/>
              </w:rPr>
            </w:rPrChange>
          </w:rPr>
          <w:t>institute</w:t>
        </w:r>
        <w:r w:rsidRPr="006E6534" w:rsidDel="00855D5C">
          <w:rPr>
            <w:rFonts w:cs="Times New Roman"/>
            <w:color w:val="000000" w:themeColor="text1"/>
            <w:rPrChange w:id="29564" w:author="N F" w:date="2023-12-05T03:09:00Z">
              <w:rPr>
                <w:rFonts w:cs="Times New Roman"/>
              </w:rPr>
            </w:rPrChange>
          </w:rPr>
          <w:t xml:space="preserve">); </w:t>
        </w:r>
        <w:r w:rsidRPr="006E6534" w:rsidDel="00855D5C">
          <w:rPr>
            <w:rFonts w:cs="Times New Roman"/>
            <w:color w:val="000000" w:themeColor="text1"/>
            <w:lang w:val="en-US"/>
            <w:rPrChange w:id="29565" w:author="N F" w:date="2023-12-05T03:09:00Z">
              <w:rPr>
                <w:rFonts w:cs="Times New Roman"/>
                <w:lang w:val="en-US"/>
              </w:rPr>
            </w:rPrChange>
          </w:rPr>
          <w:t>CTCAE</w:t>
        </w:r>
        <w:r w:rsidRPr="006E6534" w:rsidDel="00855D5C">
          <w:rPr>
            <w:rFonts w:cs="Times New Roman"/>
            <w:color w:val="000000" w:themeColor="text1"/>
            <w:rPrChange w:id="29566" w:author="N F" w:date="2023-12-05T03:09:00Z">
              <w:rPr>
                <w:rFonts w:cs="Times New Roman"/>
              </w:rPr>
            </w:rPrChange>
          </w:rPr>
          <w:t xml:space="preserve"> – Общие терминологические критерии нежелательных явлений (Common </w:t>
        </w:r>
        <w:r w:rsidRPr="006E6534" w:rsidDel="00855D5C">
          <w:rPr>
            <w:rFonts w:cs="Times New Roman"/>
            <w:color w:val="000000" w:themeColor="text1"/>
            <w:lang w:val="en-US"/>
            <w:rPrChange w:id="29567" w:author="N F" w:date="2023-12-05T03:09:00Z">
              <w:rPr>
                <w:rFonts w:cs="Times New Roman"/>
                <w:lang w:val="en-US"/>
              </w:rPr>
            </w:rPrChange>
          </w:rPr>
          <w:t>t</w:t>
        </w:r>
        <w:r w:rsidRPr="006E6534" w:rsidDel="00855D5C">
          <w:rPr>
            <w:rFonts w:cs="Times New Roman"/>
            <w:color w:val="000000" w:themeColor="text1"/>
            <w:rPrChange w:id="29568" w:author="N F" w:date="2023-12-05T03:09:00Z">
              <w:rPr>
                <w:rFonts w:cs="Times New Roman"/>
              </w:rPr>
            </w:rPrChange>
          </w:rPr>
          <w:t xml:space="preserve">erminology </w:t>
        </w:r>
        <w:r w:rsidRPr="006E6534" w:rsidDel="00855D5C">
          <w:rPr>
            <w:rFonts w:cs="Times New Roman"/>
            <w:color w:val="000000" w:themeColor="text1"/>
            <w:lang w:val="en-US"/>
            <w:rPrChange w:id="29569" w:author="N F" w:date="2023-12-05T03:09:00Z">
              <w:rPr>
                <w:rFonts w:cs="Times New Roman"/>
                <w:lang w:val="en-US"/>
              </w:rPr>
            </w:rPrChange>
          </w:rPr>
          <w:t>c</w:t>
        </w:r>
        <w:r w:rsidRPr="006E6534" w:rsidDel="00855D5C">
          <w:rPr>
            <w:rFonts w:cs="Times New Roman"/>
            <w:color w:val="000000" w:themeColor="text1"/>
            <w:rPrChange w:id="29570" w:author="N F" w:date="2023-12-05T03:09:00Z">
              <w:rPr>
                <w:rFonts w:cs="Times New Roman"/>
              </w:rPr>
            </w:rPrChange>
          </w:rPr>
          <w:t xml:space="preserve">riteria for </w:t>
        </w:r>
        <w:r w:rsidRPr="006E6534" w:rsidDel="00855D5C">
          <w:rPr>
            <w:rFonts w:cs="Times New Roman"/>
            <w:color w:val="000000" w:themeColor="text1"/>
            <w:lang w:val="en-US"/>
            <w:rPrChange w:id="29571" w:author="N F" w:date="2023-12-05T03:09:00Z">
              <w:rPr>
                <w:rFonts w:cs="Times New Roman"/>
                <w:lang w:val="en-US"/>
              </w:rPr>
            </w:rPrChange>
          </w:rPr>
          <w:t>a</w:t>
        </w:r>
        <w:r w:rsidRPr="006E6534" w:rsidDel="00855D5C">
          <w:rPr>
            <w:rFonts w:cs="Times New Roman"/>
            <w:color w:val="000000" w:themeColor="text1"/>
            <w:rPrChange w:id="29572" w:author="N F" w:date="2023-12-05T03:09:00Z">
              <w:rPr>
                <w:rFonts w:cs="Times New Roman"/>
              </w:rPr>
            </w:rPrChange>
          </w:rPr>
          <w:t xml:space="preserve">dverse </w:t>
        </w:r>
        <w:r w:rsidRPr="006E6534" w:rsidDel="00855D5C">
          <w:rPr>
            <w:rFonts w:cs="Times New Roman"/>
            <w:color w:val="000000" w:themeColor="text1"/>
            <w:lang w:val="en-US"/>
            <w:rPrChange w:id="29573" w:author="N F" w:date="2023-12-05T03:09:00Z">
              <w:rPr>
                <w:rFonts w:cs="Times New Roman"/>
                <w:lang w:val="en-US"/>
              </w:rPr>
            </w:rPrChange>
          </w:rPr>
          <w:t>e</w:t>
        </w:r>
        <w:r w:rsidRPr="006E6534" w:rsidDel="00855D5C">
          <w:rPr>
            <w:rFonts w:cs="Times New Roman"/>
            <w:color w:val="000000" w:themeColor="text1"/>
            <w:rPrChange w:id="29574" w:author="N F" w:date="2023-12-05T03:09:00Z">
              <w:rPr>
                <w:rFonts w:cs="Times New Roman"/>
              </w:rPr>
            </w:rPrChange>
          </w:rPr>
          <w:t>vents); 1 – приведены сведения о явлениях, возникших у пациентов, получавших хотя бы одну дозу препарата Тагриссо в качестве рандомизированной терапии; 2 – включает: интерстициальная болезнь легких, пневмонит; 3 –</w:t>
        </w:r>
        <w:r w:rsidR="00C42E78" w:rsidRPr="006E6534" w:rsidDel="00855D5C">
          <w:rPr>
            <w:rFonts w:cs="Times New Roman"/>
            <w:color w:val="000000" w:themeColor="text1"/>
            <w:rPrChange w:id="29575" w:author="N F" w:date="2023-12-05T03:09:00Z">
              <w:rPr>
                <w:rFonts w:cs="Times New Roman"/>
              </w:rPr>
            </w:rPrChange>
          </w:rPr>
          <w:t xml:space="preserve"> зарегистрировано 1 явление 5 степени тяжести </w:t>
        </w:r>
        <w:r w:rsidR="00C42E78" w:rsidRPr="006E6534" w:rsidDel="00855D5C">
          <w:rPr>
            <w:rFonts w:cs="Times New Roman"/>
            <w:color w:val="000000" w:themeColor="text1"/>
            <w:lang w:val="en-US"/>
            <w:rPrChange w:id="29576" w:author="N F" w:date="2023-12-05T03:09:00Z">
              <w:rPr>
                <w:rFonts w:cs="Times New Roman"/>
                <w:lang w:val="en-US"/>
              </w:rPr>
            </w:rPrChange>
          </w:rPr>
          <w:t>CTCAE</w:t>
        </w:r>
        <w:r w:rsidR="00C42E78" w:rsidRPr="006E6534" w:rsidDel="00855D5C">
          <w:rPr>
            <w:rFonts w:cs="Times New Roman"/>
            <w:color w:val="000000" w:themeColor="text1"/>
            <w:rPrChange w:id="29577" w:author="N F" w:date="2023-12-05T03:09:00Z">
              <w:rPr>
                <w:rFonts w:cs="Times New Roman"/>
              </w:rPr>
            </w:rPrChange>
          </w:rPr>
          <w:t xml:space="preserve"> (летальное) 4 –</w:t>
        </w:r>
        <w:r w:rsidRPr="006E6534" w:rsidDel="00855D5C">
          <w:rPr>
            <w:rFonts w:cs="Times New Roman"/>
            <w:color w:val="000000" w:themeColor="text1"/>
            <w:rPrChange w:id="29578" w:author="N F" w:date="2023-12-05T03:09:00Z">
              <w:rPr>
                <w:rFonts w:cs="Times New Roman"/>
              </w:rPr>
            </w:rPrChange>
          </w:rPr>
          <w:t xml:space="preserve"> включает: эрозия роговицы, эпителиальный дефект роговицы, кератит, точечный кератит; 5 – включает: стоматит, изъязвление полости рта; 6 – включает: акне, дерматит, акнеформный дерматит, лекарственная сыпь, эритема, фолликулит, пустула, сыпь, эри</w:t>
        </w:r>
        <w:r w:rsidR="00D22A72" w:rsidRPr="006E6534" w:rsidDel="00855D5C">
          <w:rPr>
            <w:rFonts w:cs="Times New Roman"/>
            <w:color w:val="000000" w:themeColor="text1"/>
            <w:rPrChange w:id="29579" w:author="N F" w:date="2023-12-05T03:09:00Z">
              <w:rPr>
                <w:rFonts w:cs="Times New Roman"/>
              </w:rPr>
            </w:rPrChange>
          </w:rPr>
          <w:t>те</w:t>
        </w:r>
        <w:r w:rsidRPr="006E6534" w:rsidDel="00855D5C">
          <w:rPr>
            <w:rFonts w:cs="Times New Roman"/>
            <w:color w:val="000000" w:themeColor="text1"/>
            <w:rPrChange w:id="29580" w:author="N F" w:date="2023-12-05T03:09:00Z">
              <w:rPr>
                <w:rFonts w:cs="Times New Roman"/>
              </w:rPr>
            </w:rPrChange>
          </w:rPr>
          <w:t xml:space="preserve">матозная сыпь, фолликулярная сыпь, генерализованная сыпь, макулезная сыпь, макуло-папулезная сыпь, папулезная сыпь, зудящая сыпь, пустулезная сыпь, везикулярная сыпь, эрозия кожи; 7 – </w:t>
        </w:r>
        <w:r w:rsidR="00B87637" w:rsidRPr="006E6534" w:rsidDel="00855D5C">
          <w:rPr>
            <w:rFonts w:cs="Times New Roman"/>
            <w:color w:val="000000" w:themeColor="text1"/>
            <w:rPrChange w:id="29581" w:author="N F" w:date="2023-12-05T03:09:00Z">
              <w:rPr>
                <w:rFonts w:cs="Times New Roman"/>
              </w:rPr>
            </w:rPrChange>
          </w:rPr>
          <w:t>включает: сухость кожи, экзема, трещины на коже, ксеродерма, ксероз;</w:t>
        </w:r>
        <w:r w:rsidRPr="006E6534" w:rsidDel="00855D5C">
          <w:rPr>
            <w:rFonts w:cs="Times New Roman"/>
            <w:color w:val="000000" w:themeColor="text1"/>
            <w:rPrChange w:id="29582" w:author="N F" w:date="2023-12-05T03:09:00Z">
              <w:rPr>
                <w:rFonts w:cs="Times New Roman"/>
              </w:rPr>
            </w:rPrChange>
          </w:rPr>
          <w:t xml:space="preserve"> 8 –</w:t>
        </w:r>
        <w:r w:rsidR="00B87637" w:rsidRPr="006E6534" w:rsidDel="00855D5C">
          <w:rPr>
            <w:rFonts w:cs="Times New Roman"/>
            <w:color w:val="000000" w:themeColor="text1"/>
            <w:rPrChange w:id="29583" w:author="N F" w:date="2023-12-05T03:09:00Z">
              <w:rPr>
                <w:rFonts w:cs="Times New Roman"/>
              </w:rPr>
            </w:rPrChange>
          </w:rPr>
          <w:t xml:space="preserve"> включает: заболевание ногтевого ложа, инфекция ногтевого ложа, воспаление ногтевого ложа, обесцвечивание ногтей, заболевание ногтей, дистрофия ногтей, инфекция ногтей, пигментация ногтей, бугристость ногтей, токсическое поражение ногтей, онихалгия, онихоклазия, онихолизис, онихомадезис, онихомаляция, паронихия; </w:t>
        </w:r>
        <w:r w:rsidRPr="006E6534" w:rsidDel="00855D5C">
          <w:rPr>
            <w:rFonts w:cs="Times New Roman"/>
            <w:color w:val="000000" w:themeColor="text1"/>
            <w:rPrChange w:id="29584" w:author="N F" w:date="2023-12-05T03:09:00Z">
              <w:rPr>
                <w:rFonts w:cs="Times New Roman"/>
              </w:rPr>
            </w:rPrChange>
          </w:rPr>
          <w:t xml:space="preserve">9 – включает: зуд век, зуд, генерализованный зуд; 10 – частота удлинения интервала </w:t>
        </w:r>
        <w:r w:rsidRPr="006E6534" w:rsidDel="00855D5C">
          <w:rPr>
            <w:rFonts w:cs="Times New Roman"/>
            <w:color w:val="000000" w:themeColor="text1"/>
            <w:lang w:val="en-US"/>
            <w:rPrChange w:id="29585" w:author="N F" w:date="2023-12-05T03:09:00Z">
              <w:rPr>
                <w:rFonts w:cs="Times New Roman"/>
                <w:lang w:val="en-US"/>
              </w:rPr>
            </w:rPrChange>
          </w:rPr>
          <w:t>QTcF</w:t>
        </w:r>
        <w:r w:rsidRPr="006E6534" w:rsidDel="00855D5C">
          <w:rPr>
            <w:rFonts w:cs="Times New Roman"/>
            <w:color w:val="000000" w:themeColor="text1"/>
            <w:rPrChange w:id="29586" w:author="N F" w:date="2023-12-05T03:09:00Z">
              <w:rPr>
                <w:rFonts w:cs="Times New Roman"/>
              </w:rPr>
            </w:rPrChange>
          </w:rPr>
          <w:t xml:space="preserve"> &gt; 500 мсек; 11 – отражает частоту лабораторных отклонений, а не частоту отмеченных нежелательных явлений.</w:t>
        </w:r>
      </w:moveFrom>
    </w:p>
    <w:moveFromRangeEnd w:id="29551"/>
    <w:p w14:paraId="03FE8E1A" w14:textId="77777777" w:rsidR="000C4752" w:rsidRPr="006E6534" w:rsidRDefault="000C4752">
      <w:pPr>
        <w:pStyle w:val="SDText"/>
        <w:spacing w:after="0"/>
        <w:rPr>
          <w:rFonts w:cs="Times New Roman"/>
          <w:color w:val="000000" w:themeColor="text1"/>
          <w:rPrChange w:id="29587" w:author="N F" w:date="2023-12-05T03:09:00Z">
            <w:rPr>
              <w:rFonts w:cs="Times New Roman"/>
            </w:rPr>
          </w:rPrChange>
        </w:rPr>
        <w:pPrChange w:id="29588" w:author="Barshadskaya, Yuliya" w:date="2024-01-16T19:29:00Z">
          <w:pPr>
            <w:pStyle w:val="SDText"/>
          </w:pPr>
        </w:pPrChange>
      </w:pPr>
    </w:p>
    <w:p w14:paraId="718B0334" w14:textId="18F23F08" w:rsidR="0022074B" w:rsidRPr="006E6534" w:rsidRDefault="000C4752" w:rsidP="00415551">
      <w:pPr>
        <w:pStyle w:val="SDText"/>
        <w:rPr>
          <w:rFonts w:cs="Times New Roman"/>
          <w:color w:val="000000" w:themeColor="text1"/>
          <w:rPrChange w:id="29589" w:author="N F" w:date="2023-12-05T03:09:00Z">
            <w:rPr>
              <w:rFonts w:cs="Times New Roman"/>
            </w:rPr>
          </w:rPrChange>
        </w:rPr>
      </w:pPr>
      <w:r w:rsidRPr="006E6534">
        <w:rPr>
          <w:rFonts w:cs="Times New Roman"/>
          <w:color w:val="000000" w:themeColor="text1"/>
          <w:rPrChange w:id="29590" w:author="N F" w:date="2023-12-05T03:09:00Z">
            <w:rPr>
              <w:rFonts w:cs="Times New Roman"/>
            </w:rPr>
          </w:rPrChange>
        </w:rPr>
        <w:t xml:space="preserve">Профиль безопасности в исследованиях </w:t>
      </w:r>
      <w:r w:rsidRPr="006E6534">
        <w:rPr>
          <w:rFonts w:cs="Times New Roman"/>
          <w:color w:val="000000" w:themeColor="text1"/>
          <w:lang w:val="en-US"/>
          <w:rPrChange w:id="29591" w:author="N F" w:date="2023-12-05T03:09:00Z">
            <w:rPr>
              <w:rFonts w:cs="Times New Roman"/>
              <w:lang w:val="en-US"/>
            </w:rPr>
          </w:rPrChange>
        </w:rPr>
        <w:t>II</w:t>
      </w:r>
      <w:r w:rsidRPr="006E6534">
        <w:rPr>
          <w:rFonts w:cs="Times New Roman"/>
          <w:color w:val="000000" w:themeColor="text1"/>
          <w:rPrChange w:id="29592" w:author="N F" w:date="2023-12-05T03:09:00Z">
            <w:rPr>
              <w:rFonts w:cs="Times New Roman"/>
            </w:rPr>
          </w:rPrChange>
        </w:rPr>
        <w:t xml:space="preserve"> фазы </w:t>
      </w:r>
      <w:r w:rsidRPr="006E6534">
        <w:rPr>
          <w:rFonts w:cs="Times New Roman"/>
          <w:color w:val="000000" w:themeColor="text1"/>
          <w:lang w:val="en-US"/>
          <w:rPrChange w:id="29593" w:author="N F" w:date="2023-12-05T03:09:00Z">
            <w:rPr>
              <w:rFonts w:cs="Times New Roman"/>
              <w:lang w:val="en-US"/>
            </w:rPr>
          </w:rPrChange>
        </w:rPr>
        <w:t>AURAex</w:t>
      </w:r>
      <w:r w:rsidRPr="006E6534">
        <w:rPr>
          <w:rFonts w:cs="Times New Roman"/>
          <w:color w:val="000000" w:themeColor="text1"/>
          <w:rPrChange w:id="29594" w:author="N F" w:date="2023-12-05T03:09:00Z">
            <w:rPr>
              <w:rFonts w:cs="Times New Roman"/>
            </w:rPr>
          </w:rPrChange>
        </w:rPr>
        <w:t xml:space="preserve"> и </w:t>
      </w:r>
      <w:r w:rsidRPr="006E6534">
        <w:rPr>
          <w:rFonts w:cs="Times New Roman"/>
          <w:color w:val="000000" w:themeColor="text1"/>
          <w:lang w:val="en-US"/>
          <w:rPrChange w:id="29595" w:author="N F" w:date="2023-12-05T03:09:00Z">
            <w:rPr>
              <w:rFonts w:cs="Times New Roman"/>
              <w:lang w:val="en-US"/>
            </w:rPr>
          </w:rPrChange>
        </w:rPr>
        <w:t>AURA</w:t>
      </w:r>
      <w:r w:rsidRPr="006E6534">
        <w:rPr>
          <w:rFonts w:cs="Times New Roman"/>
          <w:color w:val="000000" w:themeColor="text1"/>
          <w:rPrChange w:id="29596" w:author="N F" w:date="2023-12-05T03:09:00Z">
            <w:rPr>
              <w:rFonts w:cs="Times New Roman"/>
            </w:rPr>
          </w:rPrChange>
        </w:rPr>
        <w:t xml:space="preserve"> 2 в целом соответствовал профилю безопасности у пациентов, получавших препарат Тагриссо в исследовании </w:t>
      </w:r>
      <w:r w:rsidRPr="006E6534">
        <w:rPr>
          <w:rFonts w:cs="Times New Roman"/>
          <w:color w:val="000000" w:themeColor="text1"/>
          <w:lang w:val="en-US"/>
          <w:rPrChange w:id="29597" w:author="N F" w:date="2023-12-05T03:09:00Z">
            <w:rPr>
              <w:rFonts w:cs="Times New Roman"/>
              <w:lang w:val="en-US"/>
            </w:rPr>
          </w:rPrChange>
        </w:rPr>
        <w:t>AURA</w:t>
      </w:r>
      <w:r w:rsidRPr="006E6534">
        <w:rPr>
          <w:rFonts w:cs="Times New Roman"/>
          <w:color w:val="000000" w:themeColor="text1"/>
          <w:rPrChange w:id="29598" w:author="N F" w:date="2023-12-05T03:09:00Z">
            <w:rPr>
              <w:rFonts w:cs="Times New Roman"/>
            </w:rPr>
          </w:rPrChange>
        </w:rPr>
        <w:t xml:space="preserve"> 3. Новых или неожиданных</w:t>
      </w:r>
      <w:r w:rsidR="001A58C2" w:rsidRPr="006E6534">
        <w:rPr>
          <w:rFonts w:cs="Times New Roman"/>
          <w:color w:val="000000" w:themeColor="text1"/>
          <w:rPrChange w:id="29599" w:author="N F" w:date="2023-12-05T03:09:00Z">
            <w:rPr>
              <w:rFonts w:cs="Times New Roman"/>
            </w:rPr>
          </w:rPrChange>
        </w:rPr>
        <w:t xml:space="preserve"> проявлений токсичности отмечено не было, и побочные эффекты были сопоставимы по типу, тяжести и частот</w:t>
      </w:r>
      <w:r w:rsidR="00D22A72" w:rsidRPr="006E6534">
        <w:rPr>
          <w:rFonts w:cs="Times New Roman"/>
          <w:color w:val="000000" w:themeColor="text1"/>
          <w:rPrChange w:id="29600" w:author="N F" w:date="2023-12-05T03:09:00Z">
            <w:rPr>
              <w:rFonts w:cs="Times New Roman"/>
            </w:rPr>
          </w:rPrChange>
        </w:rPr>
        <w:t>е</w:t>
      </w:r>
      <w:r w:rsidR="001A58C2" w:rsidRPr="006E6534">
        <w:rPr>
          <w:rFonts w:cs="Times New Roman"/>
          <w:color w:val="000000" w:themeColor="text1"/>
          <w:rPrChange w:id="29601" w:author="N F" w:date="2023-12-05T03:09:00Z">
            <w:rPr>
              <w:rFonts w:cs="Times New Roman"/>
            </w:rPr>
          </w:rPrChange>
        </w:rPr>
        <w:t>.</w:t>
      </w:r>
    </w:p>
    <w:p w14:paraId="14EBB159" w14:textId="4E9831E5" w:rsidR="001A58C2" w:rsidRPr="00CE631D" w:rsidRDefault="001A58C2" w:rsidP="00415551">
      <w:pPr>
        <w:pStyle w:val="SDText"/>
        <w:rPr>
          <w:rFonts w:cs="Times New Roman"/>
          <w:b/>
          <w:color w:val="000000" w:themeColor="text1"/>
          <w:rPrChange w:id="29602" w:author="Barshadskaya, Yuliya" w:date="2024-01-16T19:29:00Z">
            <w:rPr>
              <w:rFonts w:cs="Times New Roman"/>
              <w:u w:val="single"/>
            </w:rPr>
          </w:rPrChange>
        </w:rPr>
      </w:pPr>
      <w:r w:rsidRPr="00CE631D">
        <w:rPr>
          <w:rFonts w:cs="Times New Roman"/>
          <w:b/>
          <w:color w:val="000000" w:themeColor="text1"/>
          <w:rPrChange w:id="29603" w:author="Barshadskaya, Yuliya" w:date="2024-01-16T19:29:00Z">
            <w:rPr>
              <w:rFonts w:cs="Times New Roman"/>
              <w:u w:val="single"/>
            </w:rPr>
          </w:rPrChange>
        </w:rPr>
        <w:t>Описание некоторых нежелательных реакций</w:t>
      </w:r>
    </w:p>
    <w:p w14:paraId="7D927F8D" w14:textId="46EB3AB4" w:rsidR="001A58C2" w:rsidRPr="00CE631D" w:rsidRDefault="001A58C2" w:rsidP="00415551">
      <w:pPr>
        <w:pStyle w:val="SDText"/>
        <w:rPr>
          <w:rFonts w:cs="Times New Roman"/>
          <w:b/>
          <w:i/>
          <w:iCs/>
          <w:color w:val="000000" w:themeColor="text1"/>
          <w:rPrChange w:id="29604" w:author="Barshadskaya, Yuliya" w:date="2024-01-16T19:30:00Z">
            <w:rPr>
              <w:rFonts w:cs="Times New Roman"/>
              <w:i/>
              <w:iCs/>
            </w:rPr>
          </w:rPrChange>
        </w:rPr>
      </w:pPr>
      <w:r w:rsidRPr="00CE631D">
        <w:rPr>
          <w:rFonts w:cs="Times New Roman"/>
          <w:b/>
          <w:i/>
          <w:iCs/>
          <w:color w:val="000000" w:themeColor="text1"/>
          <w:rPrChange w:id="29605" w:author="Barshadskaya, Yuliya" w:date="2024-01-16T19:30:00Z">
            <w:rPr>
              <w:rFonts w:cs="Times New Roman"/>
              <w:i/>
              <w:iCs/>
            </w:rPr>
          </w:rPrChange>
        </w:rPr>
        <w:t>Изменение гематологических показателей</w:t>
      </w:r>
    </w:p>
    <w:p w14:paraId="74BD6E4F" w14:textId="70ABF321" w:rsidR="001A58C2" w:rsidRPr="006E6534" w:rsidRDefault="001A58C2" w:rsidP="00415551">
      <w:pPr>
        <w:pStyle w:val="SDText"/>
        <w:rPr>
          <w:rFonts w:cs="Times New Roman"/>
          <w:color w:val="000000" w:themeColor="text1"/>
          <w:rPrChange w:id="29606" w:author="N F" w:date="2023-12-05T03:09:00Z">
            <w:rPr>
              <w:rFonts w:cs="Times New Roman"/>
            </w:rPr>
          </w:rPrChange>
        </w:rPr>
      </w:pPr>
      <w:r w:rsidRPr="006E6534">
        <w:rPr>
          <w:rFonts w:cs="Times New Roman"/>
          <w:color w:val="000000" w:themeColor="text1"/>
          <w:rPrChange w:id="29607" w:author="N F" w:date="2023-12-05T03:09:00Z">
            <w:rPr>
              <w:rFonts w:cs="Times New Roman"/>
            </w:rPr>
          </w:rPrChange>
        </w:rPr>
        <w:t>Снижение медианы количества лейкоцитов, лимфоцитов, нейтрофилов и тромбоцитов отмечалось вскоре после начала приема препарат</w:t>
      </w:r>
      <w:r w:rsidR="00D22A72" w:rsidRPr="006E6534">
        <w:rPr>
          <w:rFonts w:cs="Times New Roman"/>
          <w:color w:val="000000" w:themeColor="text1"/>
          <w:rPrChange w:id="29608" w:author="N F" w:date="2023-12-05T03:09:00Z">
            <w:rPr>
              <w:rFonts w:cs="Times New Roman"/>
            </w:rPr>
          </w:rPrChange>
        </w:rPr>
        <w:t>а</w:t>
      </w:r>
      <w:r w:rsidRPr="006E6534">
        <w:rPr>
          <w:rFonts w:cs="Times New Roman"/>
          <w:color w:val="000000" w:themeColor="text1"/>
          <w:rPrChange w:id="29609" w:author="N F" w:date="2023-12-05T03:09:00Z">
            <w:rPr>
              <w:rFonts w:cs="Times New Roman"/>
            </w:rPr>
          </w:rPrChange>
        </w:rPr>
        <w:t xml:space="preserve"> Тагриссо; показатели со временем стабилизировались и оставались </w:t>
      </w:r>
      <w:r w:rsidR="00684124" w:rsidRPr="006E6534">
        <w:rPr>
          <w:rFonts w:cs="Times New Roman"/>
          <w:color w:val="000000" w:themeColor="text1"/>
          <w:rPrChange w:id="29610" w:author="N F" w:date="2023-12-05T03:09:00Z">
            <w:rPr>
              <w:rFonts w:cs="Times New Roman"/>
            </w:rPr>
          </w:rPrChange>
        </w:rPr>
        <w:t>выше нижней границы нормальных значений. Были отмечены нежелательные явления: лейкопения, лимфопения, нейтропения и тромбоцитопения, которые в основном были легкой или средней степени тяжести и не приводили к остановк</w:t>
      </w:r>
      <w:r w:rsidR="00D22A72" w:rsidRPr="006E6534">
        <w:rPr>
          <w:rFonts w:cs="Times New Roman"/>
          <w:color w:val="000000" w:themeColor="text1"/>
          <w:rPrChange w:id="29611" w:author="N F" w:date="2023-12-05T03:09:00Z">
            <w:rPr>
              <w:rFonts w:cs="Times New Roman"/>
            </w:rPr>
          </w:rPrChange>
        </w:rPr>
        <w:t>е</w:t>
      </w:r>
      <w:r w:rsidR="00684124" w:rsidRPr="006E6534">
        <w:rPr>
          <w:rFonts w:cs="Times New Roman"/>
          <w:color w:val="000000" w:themeColor="text1"/>
          <w:rPrChange w:id="29612" w:author="N F" w:date="2023-12-05T03:09:00Z">
            <w:rPr>
              <w:rFonts w:cs="Times New Roman"/>
            </w:rPr>
          </w:rPrChange>
        </w:rPr>
        <w:t xml:space="preserve"> терапии.</w:t>
      </w:r>
    </w:p>
    <w:p w14:paraId="0F6706C6" w14:textId="07819308" w:rsidR="00684124" w:rsidRPr="00CE631D" w:rsidRDefault="00684124">
      <w:pPr>
        <w:pStyle w:val="SDText"/>
        <w:spacing w:after="0"/>
        <w:rPr>
          <w:rFonts w:cs="Times New Roman"/>
          <w:b/>
          <w:i/>
          <w:iCs/>
          <w:color w:val="000000" w:themeColor="text1"/>
          <w:rPrChange w:id="29613" w:author="Barshadskaya, Yuliya" w:date="2024-01-16T19:30:00Z">
            <w:rPr>
              <w:rFonts w:cs="Times New Roman"/>
              <w:i/>
              <w:iCs/>
            </w:rPr>
          </w:rPrChange>
        </w:rPr>
        <w:pPrChange w:id="29614" w:author="Barshadskaya, Yuliya" w:date="2024-01-16T19:30:00Z">
          <w:pPr>
            <w:pStyle w:val="SDText"/>
          </w:pPr>
        </w:pPrChange>
      </w:pPr>
      <w:r w:rsidRPr="00CE631D">
        <w:rPr>
          <w:rFonts w:cs="Times New Roman"/>
          <w:b/>
          <w:i/>
          <w:iCs/>
          <w:color w:val="000000" w:themeColor="text1"/>
          <w:rPrChange w:id="29615" w:author="Barshadskaya, Yuliya" w:date="2024-01-16T19:30:00Z">
            <w:rPr>
              <w:rFonts w:cs="Times New Roman"/>
              <w:i/>
              <w:iCs/>
            </w:rPr>
          </w:rPrChange>
        </w:rPr>
        <w:t xml:space="preserve">Удлинение интервала </w:t>
      </w:r>
      <w:r w:rsidRPr="00CE631D">
        <w:rPr>
          <w:rFonts w:cs="Times New Roman"/>
          <w:b/>
          <w:i/>
          <w:iCs/>
          <w:color w:val="000000" w:themeColor="text1"/>
          <w:lang w:val="en-US"/>
          <w:rPrChange w:id="29616" w:author="Barshadskaya, Yuliya" w:date="2024-01-16T19:30:00Z">
            <w:rPr>
              <w:rFonts w:cs="Times New Roman"/>
              <w:i/>
              <w:iCs/>
              <w:lang w:val="en-US"/>
            </w:rPr>
          </w:rPrChange>
        </w:rPr>
        <w:t>QTc</w:t>
      </w:r>
    </w:p>
    <w:p w14:paraId="4DF642F0" w14:textId="74403B6C" w:rsidR="001A58C2" w:rsidRPr="006E6534" w:rsidRDefault="00684124" w:rsidP="00415551">
      <w:pPr>
        <w:pStyle w:val="SDText"/>
        <w:rPr>
          <w:rFonts w:cs="Times New Roman"/>
          <w:color w:val="000000" w:themeColor="text1"/>
          <w:rPrChange w:id="29617" w:author="N F" w:date="2023-12-05T03:09:00Z">
            <w:rPr>
              <w:rFonts w:cs="Times New Roman"/>
            </w:rPr>
          </w:rPrChange>
        </w:rPr>
      </w:pPr>
      <w:r w:rsidRPr="006E6534">
        <w:rPr>
          <w:rFonts w:cs="Times New Roman"/>
          <w:color w:val="000000" w:themeColor="text1"/>
          <w:rPrChange w:id="29618" w:author="N F" w:date="2023-12-05T03:09:00Z">
            <w:rPr>
              <w:rFonts w:cs="Times New Roman"/>
            </w:rPr>
          </w:rPrChange>
        </w:rPr>
        <w:t xml:space="preserve">Из 1479 пациентов, получавших препарат Тагриссо 80 мг в исследованиях </w:t>
      </w:r>
      <w:r w:rsidRPr="006E6534">
        <w:rPr>
          <w:rFonts w:cs="Times New Roman"/>
          <w:color w:val="000000" w:themeColor="text1"/>
          <w:lang w:val="en-US"/>
          <w:rPrChange w:id="29619" w:author="N F" w:date="2023-12-05T03:09:00Z">
            <w:rPr>
              <w:rFonts w:cs="Times New Roman"/>
              <w:lang w:val="en-US"/>
            </w:rPr>
          </w:rPrChange>
        </w:rPr>
        <w:t>ADAURA</w:t>
      </w:r>
      <w:r w:rsidRPr="006E6534">
        <w:rPr>
          <w:rFonts w:cs="Times New Roman"/>
          <w:color w:val="000000" w:themeColor="text1"/>
          <w:rPrChange w:id="29620" w:author="N F" w:date="2023-12-05T03:09:00Z">
            <w:rPr>
              <w:rFonts w:cs="Times New Roman"/>
            </w:rPr>
          </w:rPrChange>
        </w:rPr>
        <w:t xml:space="preserve">, </w:t>
      </w:r>
      <w:r w:rsidRPr="006E6534">
        <w:rPr>
          <w:rFonts w:cs="Times New Roman"/>
          <w:color w:val="000000" w:themeColor="text1"/>
          <w:lang w:val="en-US"/>
          <w:rPrChange w:id="29621" w:author="N F" w:date="2023-12-05T03:09:00Z">
            <w:rPr>
              <w:rFonts w:cs="Times New Roman"/>
              <w:lang w:val="en-US"/>
            </w:rPr>
          </w:rPrChange>
        </w:rPr>
        <w:t>FLAURA</w:t>
      </w:r>
      <w:r w:rsidRPr="006E6534">
        <w:rPr>
          <w:rFonts w:cs="Times New Roman"/>
          <w:color w:val="000000" w:themeColor="text1"/>
          <w:rPrChange w:id="29622" w:author="N F" w:date="2023-12-05T03:09:00Z">
            <w:rPr>
              <w:rFonts w:cs="Times New Roman"/>
            </w:rPr>
          </w:rPrChange>
        </w:rPr>
        <w:t xml:space="preserve"> и </w:t>
      </w:r>
      <w:r w:rsidRPr="006E6534">
        <w:rPr>
          <w:rFonts w:cs="Times New Roman"/>
          <w:color w:val="000000" w:themeColor="text1"/>
          <w:lang w:val="en-GB"/>
          <w:rPrChange w:id="29623" w:author="N F" w:date="2023-12-05T03:09:00Z">
            <w:rPr>
              <w:rFonts w:cs="Times New Roman"/>
              <w:lang w:val="en-GB"/>
            </w:rPr>
          </w:rPrChange>
        </w:rPr>
        <w:t>AURA</w:t>
      </w:r>
      <w:r w:rsidRPr="006E6534">
        <w:rPr>
          <w:rFonts w:cs="Times New Roman"/>
          <w:color w:val="000000" w:themeColor="text1"/>
          <w:rPrChange w:id="29624" w:author="N F" w:date="2023-12-05T03:09:00Z">
            <w:rPr>
              <w:rFonts w:cs="Times New Roman"/>
            </w:rPr>
          </w:rPrChange>
        </w:rPr>
        <w:t xml:space="preserve">, у 12 (0,8%) пациентов было отмечено значение интервала </w:t>
      </w:r>
      <w:r w:rsidRPr="006E6534">
        <w:rPr>
          <w:rFonts w:cs="Times New Roman"/>
          <w:color w:val="000000" w:themeColor="text1"/>
          <w:lang w:val="en-US"/>
          <w:rPrChange w:id="29625" w:author="N F" w:date="2023-12-05T03:09:00Z">
            <w:rPr>
              <w:rFonts w:cs="Times New Roman"/>
              <w:lang w:val="en-US"/>
            </w:rPr>
          </w:rPrChange>
        </w:rPr>
        <w:t>QTc</w:t>
      </w:r>
      <w:r w:rsidRPr="006E6534">
        <w:rPr>
          <w:rFonts w:cs="Times New Roman"/>
          <w:color w:val="000000" w:themeColor="text1"/>
          <w:rPrChange w:id="29626" w:author="N F" w:date="2023-12-05T03:09:00Z">
            <w:rPr>
              <w:rFonts w:cs="Times New Roman"/>
            </w:rPr>
          </w:rPrChange>
        </w:rPr>
        <w:t xml:space="preserve"> более 500 мсек, а у 46 (3,1%) пациентов значение интервала </w:t>
      </w:r>
      <w:r w:rsidRPr="006E6534">
        <w:rPr>
          <w:rFonts w:cs="Times New Roman"/>
          <w:color w:val="000000" w:themeColor="text1"/>
          <w:lang w:val="en-US"/>
          <w:rPrChange w:id="29627" w:author="N F" w:date="2023-12-05T03:09:00Z">
            <w:rPr>
              <w:rFonts w:cs="Times New Roman"/>
              <w:lang w:val="en-US"/>
            </w:rPr>
          </w:rPrChange>
        </w:rPr>
        <w:t>QTc</w:t>
      </w:r>
      <w:r w:rsidRPr="006E6534">
        <w:rPr>
          <w:rFonts w:cs="Times New Roman"/>
          <w:color w:val="000000" w:themeColor="text1"/>
          <w:rPrChange w:id="29628" w:author="N F" w:date="2023-12-05T03:09:00Z">
            <w:rPr>
              <w:rFonts w:cs="Times New Roman"/>
            </w:rPr>
          </w:rPrChange>
        </w:rPr>
        <w:t xml:space="preserve"> увеличилось более чем на 60 мсек от исходного значения. По данным фармакокинетического анализа, предполагается увеличение интервала </w:t>
      </w:r>
      <w:r w:rsidRPr="006E6534">
        <w:rPr>
          <w:rFonts w:cs="Times New Roman"/>
          <w:color w:val="000000" w:themeColor="text1"/>
          <w:lang w:val="en-US"/>
          <w:rPrChange w:id="29629" w:author="N F" w:date="2023-12-05T03:09:00Z">
            <w:rPr>
              <w:rFonts w:cs="Times New Roman"/>
              <w:lang w:val="en-US"/>
            </w:rPr>
          </w:rPrChange>
        </w:rPr>
        <w:t>QTc</w:t>
      </w:r>
      <w:r w:rsidRPr="006E6534">
        <w:rPr>
          <w:rFonts w:cs="Times New Roman"/>
          <w:color w:val="000000" w:themeColor="text1"/>
          <w:rPrChange w:id="29630" w:author="N F" w:date="2023-12-05T03:09:00Z">
            <w:rPr>
              <w:rFonts w:cs="Times New Roman"/>
            </w:rPr>
          </w:rPrChange>
        </w:rPr>
        <w:t xml:space="preserve"> при увеличении концентрации препарата. Нарушений со стороны сердечного </w:t>
      </w:r>
      <w:r w:rsidR="005A10A0" w:rsidRPr="006E6534">
        <w:rPr>
          <w:rFonts w:cs="Times New Roman"/>
          <w:color w:val="000000" w:themeColor="text1"/>
          <w:rPrChange w:id="29631" w:author="N F" w:date="2023-12-05T03:09:00Z">
            <w:rPr>
              <w:rFonts w:cs="Times New Roman"/>
            </w:rPr>
          </w:rPrChange>
        </w:rPr>
        <w:t xml:space="preserve">ритма, связанных с удлинением интервала </w:t>
      </w:r>
      <w:r w:rsidR="005A10A0" w:rsidRPr="006E6534">
        <w:rPr>
          <w:rFonts w:cs="Times New Roman"/>
          <w:color w:val="000000" w:themeColor="text1"/>
          <w:lang w:val="en-US"/>
          <w:rPrChange w:id="29632" w:author="N F" w:date="2023-12-05T03:09:00Z">
            <w:rPr>
              <w:rFonts w:cs="Times New Roman"/>
              <w:lang w:val="en-US"/>
            </w:rPr>
          </w:rPrChange>
        </w:rPr>
        <w:t>QTc</w:t>
      </w:r>
      <w:r w:rsidR="005A10A0" w:rsidRPr="006E6534">
        <w:rPr>
          <w:rFonts w:cs="Times New Roman"/>
          <w:color w:val="000000" w:themeColor="text1"/>
          <w:rPrChange w:id="29633" w:author="N F" w:date="2023-12-05T03:09:00Z">
            <w:rPr>
              <w:rFonts w:cs="Times New Roman"/>
            </w:rPr>
          </w:rPrChange>
        </w:rPr>
        <w:t xml:space="preserve">, в </w:t>
      </w:r>
      <w:r w:rsidR="005A10A0" w:rsidRPr="006E6534">
        <w:rPr>
          <w:rFonts w:cs="Times New Roman"/>
          <w:color w:val="000000" w:themeColor="text1"/>
          <w:rPrChange w:id="29634" w:author="N F" w:date="2023-12-05T03:09:00Z">
            <w:rPr>
              <w:rFonts w:cs="Times New Roman"/>
            </w:rPr>
          </w:rPrChange>
        </w:rPr>
        <w:lastRenderedPageBreak/>
        <w:t xml:space="preserve">исследованиях </w:t>
      </w:r>
      <w:r w:rsidR="005A10A0" w:rsidRPr="006E6534">
        <w:rPr>
          <w:rFonts w:cs="Times New Roman"/>
          <w:color w:val="000000" w:themeColor="text1"/>
          <w:lang w:val="en-US"/>
          <w:rPrChange w:id="29635" w:author="N F" w:date="2023-12-05T03:09:00Z">
            <w:rPr>
              <w:rFonts w:cs="Times New Roman"/>
              <w:lang w:val="en-US"/>
            </w:rPr>
          </w:rPrChange>
        </w:rPr>
        <w:t>FLAURA</w:t>
      </w:r>
      <w:r w:rsidR="005A10A0" w:rsidRPr="006E6534">
        <w:rPr>
          <w:rFonts w:cs="Times New Roman"/>
          <w:color w:val="000000" w:themeColor="text1"/>
          <w:rPrChange w:id="29636" w:author="N F" w:date="2023-12-05T03:09:00Z">
            <w:rPr>
              <w:rFonts w:cs="Times New Roman"/>
            </w:rPr>
          </w:rPrChange>
        </w:rPr>
        <w:t xml:space="preserve">, </w:t>
      </w:r>
      <w:r w:rsidR="005A10A0" w:rsidRPr="006E6534">
        <w:rPr>
          <w:rFonts w:cs="Times New Roman"/>
          <w:color w:val="000000" w:themeColor="text1"/>
          <w:lang w:val="en-US"/>
          <w:rPrChange w:id="29637" w:author="N F" w:date="2023-12-05T03:09:00Z">
            <w:rPr>
              <w:rFonts w:cs="Times New Roman"/>
              <w:lang w:val="en-US"/>
            </w:rPr>
          </w:rPrChange>
        </w:rPr>
        <w:t>AURA</w:t>
      </w:r>
      <w:r w:rsidR="005A10A0" w:rsidRPr="006E6534">
        <w:rPr>
          <w:rFonts w:cs="Times New Roman"/>
          <w:color w:val="000000" w:themeColor="text1"/>
          <w:rPrChange w:id="29638" w:author="N F" w:date="2023-12-05T03:09:00Z">
            <w:rPr>
              <w:rFonts w:cs="Times New Roman"/>
            </w:rPr>
          </w:rPrChange>
        </w:rPr>
        <w:t xml:space="preserve"> и </w:t>
      </w:r>
      <w:r w:rsidR="005A10A0" w:rsidRPr="006E6534">
        <w:rPr>
          <w:rFonts w:cs="Times New Roman"/>
          <w:color w:val="000000" w:themeColor="text1"/>
          <w:lang w:val="en-GB"/>
          <w:rPrChange w:id="29639" w:author="N F" w:date="2023-12-05T03:09:00Z">
            <w:rPr>
              <w:rFonts w:cs="Times New Roman"/>
              <w:lang w:val="en-GB"/>
            </w:rPr>
          </w:rPrChange>
        </w:rPr>
        <w:t>ADAURA</w:t>
      </w:r>
      <w:r w:rsidR="005A10A0" w:rsidRPr="006E6534">
        <w:rPr>
          <w:rFonts w:cs="Times New Roman"/>
          <w:color w:val="000000" w:themeColor="text1"/>
          <w:rPrChange w:id="29640" w:author="N F" w:date="2023-12-05T03:09:00Z">
            <w:rPr>
              <w:rFonts w:cs="Times New Roman"/>
            </w:rPr>
          </w:rPrChange>
        </w:rPr>
        <w:t xml:space="preserve"> не отмечено (см. Раздел </w:t>
      </w:r>
      <w:r w:rsidR="005A10A0" w:rsidRPr="006E6534">
        <w:rPr>
          <w:rFonts w:cs="Times New Roman"/>
          <w:color w:val="000000" w:themeColor="text1"/>
          <w:rPrChange w:id="29641" w:author="N F" w:date="2023-12-05T03:09:00Z">
            <w:rPr>
              <w:rFonts w:cs="Times New Roman"/>
            </w:rPr>
          </w:rPrChange>
        </w:rPr>
        <w:fldChar w:fldCharType="begin"/>
      </w:r>
      <w:r w:rsidR="005A10A0" w:rsidRPr="006E6534">
        <w:rPr>
          <w:rFonts w:cs="Times New Roman"/>
          <w:color w:val="000000" w:themeColor="text1"/>
          <w:rPrChange w:id="29642" w:author="N F" w:date="2023-12-05T03:09:00Z">
            <w:rPr>
              <w:rFonts w:cs="Times New Roman"/>
            </w:rPr>
          </w:rPrChange>
        </w:rPr>
        <w:instrText xml:space="preserve"> REF _Ref114850392 \r \h </w:instrText>
      </w:r>
      <w:r w:rsidR="00415551" w:rsidRPr="006E6534">
        <w:rPr>
          <w:rFonts w:cs="Times New Roman"/>
          <w:color w:val="000000" w:themeColor="text1"/>
          <w:rPrChange w:id="29643" w:author="N F" w:date="2023-12-05T03:09:00Z">
            <w:rPr>
              <w:rFonts w:cs="Times New Roman"/>
            </w:rPr>
          </w:rPrChange>
        </w:rPr>
        <w:instrText xml:space="preserve"> \* MERGEFORMAT </w:instrText>
      </w:r>
      <w:r w:rsidR="005A10A0" w:rsidRPr="006E6534">
        <w:rPr>
          <w:rFonts w:cs="Times New Roman"/>
          <w:color w:val="000000" w:themeColor="text1"/>
          <w:rPrChange w:id="29644" w:author="N F" w:date="2023-12-05T03:09:00Z">
            <w:rPr>
              <w:rFonts w:cs="Times New Roman"/>
              <w:color w:val="000000" w:themeColor="text1"/>
            </w:rPr>
          </w:rPrChange>
        </w:rPr>
      </w:r>
      <w:r w:rsidR="005A10A0" w:rsidRPr="006E6534">
        <w:rPr>
          <w:rFonts w:cs="Times New Roman"/>
          <w:color w:val="000000" w:themeColor="text1"/>
          <w:rPrChange w:id="29645" w:author="N F" w:date="2023-12-05T03:09:00Z">
            <w:rPr>
              <w:rFonts w:cs="Times New Roman"/>
            </w:rPr>
          </w:rPrChange>
        </w:rPr>
        <w:fldChar w:fldCharType="separate"/>
      </w:r>
      <w:r w:rsidR="004C4CE2" w:rsidRPr="006E6534">
        <w:rPr>
          <w:rFonts w:cs="Times New Roman"/>
          <w:color w:val="000000" w:themeColor="text1"/>
          <w:rPrChange w:id="29646" w:author="N F" w:date="2023-12-05T03:09:00Z">
            <w:rPr>
              <w:rFonts w:cs="Times New Roman"/>
            </w:rPr>
          </w:rPrChange>
        </w:rPr>
        <w:t>5.3.8</w:t>
      </w:r>
      <w:r w:rsidR="005A10A0" w:rsidRPr="006E6534">
        <w:rPr>
          <w:rFonts w:cs="Times New Roman"/>
          <w:color w:val="000000" w:themeColor="text1"/>
          <w:rPrChange w:id="29647" w:author="N F" w:date="2023-12-05T03:09:00Z">
            <w:rPr>
              <w:rFonts w:cs="Times New Roman"/>
            </w:rPr>
          </w:rPrChange>
        </w:rPr>
        <w:fldChar w:fldCharType="end"/>
      </w:r>
      <w:r w:rsidR="00987D8E" w:rsidRPr="006E6534">
        <w:rPr>
          <w:rFonts w:cs="Times New Roman"/>
          <w:color w:val="000000" w:themeColor="text1"/>
          <w:rPrChange w:id="29648" w:author="N F" w:date="2023-12-05T03:09:00Z">
            <w:rPr>
              <w:rFonts w:cs="Times New Roman"/>
            </w:rPr>
          </w:rPrChange>
        </w:rPr>
        <w:t xml:space="preserve"> </w:t>
      </w:r>
      <w:r w:rsidR="005A10A0" w:rsidRPr="006E6534">
        <w:rPr>
          <w:rFonts w:cs="Times New Roman"/>
          <w:color w:val="000000" w:themeColor="text1"/>
          <w:rPrChange w:id="29649" w:author="N F" w:date="2023-12-05T03:09:00Z">
            <w:rPr>
              <w:rFonts w:cs="Times New Roman"/>
            </w:rPr>
          </w:rPrChange>
        </w:rPr>
        <w:t>«Особые указания»)</w:t>
      </w:r>
      <w:r w:rsidR="001936BE" w:rsidRPr="006E6534">
        <w:rPr>
          <w:rFonts w:cs="Times New Roman"/>
          <w:color w:val="000000" w:themeColor="text1"/>
          <w:rPrChange w:id="29650" w:author="N F" w:date="2023-12-05T03:09:00Z">
            <w:rPr>
              <w:rFonts w:cs="Times New Roman"/>
            </w:rPr>
          </w:rPrChange>
        </w:rPr>
        <w:t>.</w:t>
      </w:r>
    </w:p>
    <w:p w14:paraId="1E65EC50" w14:textId="5274531B" w:rsidR="001936BE" w:rsidRPr="00CE631D" w:rsidRDefault="001936BE">
      <w:pPr>
        <w:pStyle w:val="SDText"/>
        <w:spacing w:after="0"/>
        <w:rPr>
          <w:rFonts w:cs="Times New Roman"/>
          <w:b/>
          <w:i/>
          <w:iCs/>
          <w:color w:val="000000" w:themeColor="text1"/>
          <w:rPrChange w:id="29651" w:author="Barshadskaya, Yuliya" w:date="2024-01-16T19:30:00Z">
            <w:rPr>
              <w:rFonts w:cs="Times New Roman"/>
              <w:i/>
              <w:iCs/>
            </w:rPr>
          </w:rPrChange>
        </w:rPr>
        <w:pPrChange w:id="29652" w:author="Barshadskaya, Yuliya" w:date="2024-01-16T19:30:00Z">
          <w:pPr>
            <w:pStyle w:val="SDText"/>
          </w:pPr>
        </w:pPrChange>
      </w:pPr>
      <w:r w:rsidRPr="00CE631D">
        <w:rPr>
          <w:rFonts w:cs="Times New Roman"/>
          <w:b/>
          <w:i/>
          <w:iCs/>
          <w:color w:val="000000" w:themeColor="text1"/>
          <w:rPrChange w:id="29653" w:author="Barshadskaya, Yuliya" w:date="2024-01-16T19:30:00Z">
            <w:rPr>
              <w:rFonts w:cs="Times New Roman"/>
              <w:i/>
              <w:iCs/>
            </w:rPr>
          </w:rPrChange>
        </w:rPr>
        <w:t>Пациенты пожилого возраста</w:t>
      </w:r>
    </w:p>
    <w:p w14:paraId="6FCBD08A" w14:textId="0F9B3CA4" w:rsidR="001936BE" w:rsidRPr="006E6534" w:rsidRDefault="001936BE">
      <w:pPr>
        <w:pStyle w:val="SDText"/>
        <w:spacing w:after="0"/>
        <w:rPr>
          <w:rFonts w:cs="Times New Roman"/>
          <w:color w:val="000000" w:themeColor="text1"/>
          <w:rPrChange w:id="29654" w:author="N F" w:date="2023-12-05T03:09:00Z">
            <w:rPr>
              <w:rFonts w:cs="Times New Roman"/>
            </w:rPr>
          </w:rPrChange>
        </w:rPr>
        <w:pPrChange w:id="29655" w:author="Barshadskaya, Yuliya" w:date="2024-01-16T19:30:00Z">
          <w:pPr>
            <w:pStyle w:val="SDText"/>
          </w:pPr>
        </w:pPrChange>
      </w:pPr>
      <w:r w:rsidRPr="006E6534">
        <w:rPr>
          <w:rFonts w:cs="Times New Roman"/>
          <w:color w:val="000000" w:themeColor="text1"/>
          <w:rPrChange w:id="29656" w:author="N F" w:date="2023-12-05T03:09:00Z">
            <w:rPr>
              <w:rFonts w:cs="Times New Roman"/>
            </w:rPr>
          </w:rPrChange>
        </w:rPr>
        <w:t xml:space="preserve">В исследованиях </w:t>
      </w:r>
      <w:r w:rsidR="00372C90" w:rsidRPr="006E6534">
        <w:rPr>
          <w:rFonts w:cs="Times New Roman"/>
          <w:color w:val="000000" w:themeColor="text1"/>
          <w:lang w:val="en-US"/>
          <w:rPrChange w:id="29657" w:author="N F" w:date="2023-12-05T03:09:00Z">
            <w:rPr>
              <w:rFonts w:cs="Times New Roman"/>
              <w:lang w:val="en-US"/>
            </w:rPr>
          </w:rPrChange>
        </w:rPr>
        <w:t>ADAURA</w:t>
      </w:r>
      <w:r w:rsidR="00372C90" w:rsidRPr="006E6534">
        <w:rPr>
          <w:rFonts w:cs="Times New Roman"/>
          <w:color w:val="000000" w:themeColor="text1"/>
          <w:rPrChange w:id="29658" w:author="N F" w:date="2023-12-05T03:09:00Z">
            <w:rPr>
              <w:rFonts w:cs="Times New Roman"/>
            </w:rPr>
          </w:rPrChange>
        </w:rPr>
        <w:t xml:space="preserve">, </w:t>
      </w:r>
      <w:r w:rsidR="00372C90" w:rsidRPr="006E6534">
        <w:rPr>
          <w:rFonts w:cs="Times New Roman"/>
          <w:color w:val="000000" w:themeColor="text1"/>
          <w:lang w:val="en-US"/>
          <w:rPrChange w:id="29659" w:author="N F" w:date="2023-12-05T03:09:00Z">
            <w:rPr>
              <w:rFonts w:cs="Times New Roman"/>
              <w:lang w:val="en-US"/>
            </w:rPr>
          </w:rPrChange>
        </w:rPr>
        <w:t>FLAURA</w:t>
      </w:r>
      <w:r w:rsidR="00372C90" w:rsidRPr="006E6534">
        <w:rPr>
          <w:rFonts w:cs="Times New Roman"/>
          <w:color w:val="000000" w:themeColor="text1"/>
          <w:rPrChange w:id="29660" w:author="N F" w:date="2023-12-05T03:09:00Z">
            <w:rPr>
              <w:rFonts w:cs="Times New Roman"/>
            </w:rPr>
          </w:rPrChange>
        </w:rPr>
        <w:t xml:space="preserve"> и </w:t>
      </w:r>
      <w:r w:rsidR="00372C90" w:rsidRPr="006E6534">
        <w:rPr>
          <w:rFonts w:cs="Times New Roman"/>
          <w:color w:val="000000" w:themeColor="text1"/>
          <w:lang w:val="en-US"/>
          <w:rPrChange w:id="29661" w:author="N F" w:date="2023-12-05T03:09:00Z">
            <w:rPr>
              <w:rFonts w:cs="Times New Roman"/>
              <w:lang w:val="en-US"/>
            </w:rPr>
          </w:rPrChange>
        </w:rPr>
        <w:t>AURA</w:t>
      </w:r>
      <w:r w:rsidR="00372C90" w:rsidRPr="006E6534">
        <w:rPr>
          <w:rFonts w:cs="Times New Roman"/>
          <w:color w:val="000000" w:themeColor="text1"/>
          <w:rPrChange w:id="29662" w:author="N F" w:date="2023-12-05T03:09:00Z">
            <w:rPr>
              <w:rFonts w:cs="Times New Roman"/>
            </w:rPr>
          </w:rPrChange>
        </w:rPr>
        <w:t xml:space="preserve"> 3 (</w:t>
      </w:r>
      <w:r w:rsidR="00372C90" w:rsidRPr="006E6534">
        <w:rPr>
          <w:rFonts w:cs="Times New Roman"/>
          <w:color w:val="000000" w:themeColor="text1"/>
          <w:lang w:val="en-US"/>
          <w:rPrChange w:id="29663" w:author="N F" w:date="2023-12-05T03:09:00Z">
            <w:rPr>
              <w:rFonts w:cs="Times New Roman"/>
              <w:lang w:val="en-US"/>
            </w:rPr>
          </w:rPrChange>
        </w:rPr>
        <w:t>N</w:t>
      </w:r>
      <w:r w:rsidR="00372C90" w:rsidRPr="006E6534">
        <w:rPr>
          <w:rFonts w:cs="Times New Roman"/>
          <w:color w:val="000000" w:themeColor="text1"/>
          <w:rPrChange w:id="29664" w:author="N F" w:date="2023-12-05T03:09:00Z">
            <w:rPr>
              <w:rFonts w:cs="Times New Roman"/>
            </w:rPr>
          </w:rPrChange>
        </w:rPr>
        <w:t xml:space="preserve"> = 1479) 43% пациентов были в возрасте 65 лет и старше, и 12% были в возрасте 75 лет и старше. У пациентов в возрасте 65 лет и старше, по сравнению с пациен</w:t>
      </w:r>
      <w:r w:rsidR="00882122" w:rsidRPr="006E6534">
        <w:rPr>
          <w:rFonts w:cs="Times New Roman"/>
          <w:color w:val="000000" w:themeColor="text1"/>
          <w:rPrChange w:id="29665" w:author="N F" w:date="2023-12-05T03:09:00Z">
            <w:rPr>
              <w:rFonts w:cs="Times New Roman"/>
            </w:rPr>
          </w:rPrChange>
        </w:rPr>
        <w:t>тами в возрасте до 65 лет, чаще наблюдались нежелательные реакции, приводившие к изменению режима дозирования (</w:t>
      </w:r>
      <w:r w:rsidR="00C1288D" w:rsidRPr="006E6534">
        <w:rPr>
          <w:rFonts w:cs="Times New Roman"/>
          <w:color w:val="000000" w:themeColor="text1"/>
          <w:rPrChange w:id="29666" w:author="N F" w:date="2023-12-05T03:09:00Z">
            <w:rPr>
              <w:rFonts w:cs="Times New Roman"/>
            </w:rPr>
          </w:rPrChange>
        </w:rPr>
        <w:t>приостановка терапии или отмена препарата, 14% и 8% соответственно</w:t>
      </w:r>
      <w:r w:rsidR="00882122" w:rsidRPr="006E6534">
        <w:rPr>
          <w:rFonts w:cs="Times New Roman"/>
          <w:color w:val="000000" w:themeColor="text1"/>
          <w:rPrChange w:id="29667" w:author="N F" w:date="2023-12-05T03:09:00Z">
            <w:rPr>
              <w:rFonts w:cs="Times New Roman"/>
            </w:rPr>
          </w:rPrChange>
        </w:rPr>
        <w:t>)</w:t>
      </w:r>
      <w:r w:rsidR="00C1288D" w:rsidRPr="006E6534">
        <w:rPr>
          <w:rFonts w:cs="Times New Roman"/>
          <w:color w:val="000000" w:themeColor="text1"/>
          <w:rPrChange w:id="29668" w:author="N F" w:date="2023-12-05T03:09:00Z">
            <w:rPr>
              <w:rFonts w:cs="Times New Roman"/>
            </w:rPr>
          </w:rPrChange>
        </w:rPr>
        <w:t>. Типы нежелательных реакций в зависимости от возраста не отличались. У пациентов более пожилого возраста чаще отмечали реакции 3 степени тяжести и выше, по сравнению с пациентами более молодого возраста (11% по сравнению с 8%). Эффективность терапии</w:t>
      </w:r>
      <w:r w:rsidR="00C64C57" w:rsidRPr="006E6534">
        <w:rPr>
          <w:rFonts w:cs="Times New Roman"/>
          <w:color w:val="000000" w:themeColor="text1"/>
          <w:rPrChange w:id="29669" w:author="N F" w:date="2023-12-05T03:09:00Z">
            <w:rPr>
              <w:rFonts w:cs="Times New Roman"/>
            </w:rPr>
          </w:rPrChange>
        </w:rPr>
        <w:t xml:space="preserve"> в этой группе пациентов не отличалась от таковой у более молодых пациентов.</w:t>
      </w:r>
    </w:p>
    <w:p w14:paraId="569F9047" w14:textId="77777777" w:rsidR="00882122" w:rsidRPr="006E6534" w:rsidRDefault="00882122">
      <w:pPr>
        <w:pStyle w:val="SDText"/>
        <w:spacing w:after="0"/>
        <w:rPr>
          <w:rFonts w:cs="Times New Roman"/>
          <w:color w:val="000000" w:themeColor="text1"/>
          <w:szCs w:val="24"/>
          <w:rPrChange w:id="29670" w:author="N F" w:date="2023-12-05T03:09:00Z">
            <w:rPr>
              <w:rFonts w:cs="Times New Roman"/>
              <w:szCs w:val="24"/>
            </w:rPr>
          </w:rPrChange>
        </w:rPr>
        <w:pPrChange w:id="29671" w:author="Barshadskaya, Yuliya" w:date="2024-01-16T19:30:00Z">
          <w:pPr>
            <w:pStyle w:val="SDText"/>
          </w:pPr>
        </w:pPrChange>
      </w:pPr>
    </w:p>
    <w:p w14:paraId="1FB25AD7" w14:textId="5071E029" w:rsidR="00E508CE" w:rsidRPr="006E6534" w:rsidRDefault="00E508CE">
      <w:pPr>
        <w:pStyle w:val="3"/>
        <w:spacing w:line="240" w:lineRule="auto"/>
        <w:ind w:left="0" w:firstLine="0"/>
        <w:rPr>
          <w:rFonts w:cs="Times New Roman"/>
          <w:sz w:val="24"/>
          <w:lang w:val="en-GB"/>
          <w:rPrChange w:id="29672" w:author="N F" w:date="2023-12-05T03:09:00Z">
            <w:rPr>
              <w:lang w:val="en-GB"/>
            </w:rPr>
          </w:rPrChange>
        </w:rPr>
        <w:pPrChange w:id="29673" w:author="N F" w:date="2023-08-06T15:38:00Z">
          <w:pPr>
            <w:pStyle w:val="3"/>
          </w:pPr>
        </w:pPrChange>
      </w:pPr>
      <w:bookmarkStart w:id="29674" w:name="_Toc115733077"/>
      <w:r w:rsidRPr="006E6534">
        <w:rPr>
          <w:rFonts w:cs="Times New Roman"/>
          <w:sz w:val="24"/>
          <w:rPrChange w:id="29675" w:author="N F" w:date="2023-12-05T03:09:00Z">
            <w:rPr/>
          </w:rPrChange>
        </w:rPr>
        <w:t>Передозировка</w:t>
      </w:r>
      <w:bookmarkEnd w:id="29674"/>
    </w:p>
    <w:p w14:paraId="0F2D0D40" w14:textId="51721899" w:rsidR="00E508CE" w:rsidRPr="006E6534" w:rsidRDefault="00C64C57">
      <w:pPr>
        <w:pStyle w:val="SDText"/>
        <w:spacing w:after="0"/>
        <w:rPr>
          <w:rFonts w:cs="Times New Roman"/>
          <w:color w:val="000000" w:themeColor="text1"/>
          <w:szCs w:val="24"/>
          <w:rPrChange w:id="29676" w:author="N F" w:date="2023-12-05T03:09:00Z">
            <w:rPr>
              <w:rFonts w:cs="Times New Roman"/>
              <w:szCs w:val="24"/>
            </w:rPr>
          </w:rPrChange>
        </w:rPr>
        <w:pPrChange w:id="29677" w:author="Barshadskaya, Yuliya" w:date="2024-01-16T19:30:00Z">
          <w:pPr>
            <w:pStyle w:val="SDText"/>
          </w:pPr>
        </w:pPrChange>
      </w:pPr>
      <w:r w:rsidRPr="006E6534">
        <w:rPr>
          <w:rFonts w:cs="Times New Roman"/>
          <w:color w:val="000000" w:themeColor="text1"/>
          <w:szCs w:val="24"/>
          <w:rPrChange w:id="29678" w:author="N F" w:date="2023-12-05T03:09:00Z">
            <w:rPr>
              <w:rFonts w:cs="Times New Roman"/>
              <w:szCs w:val="24"/>
            </w:rPr>
          </w:rPrChange>
        </w:rPr>
        <w:t>В клинических исследованиях препарата Тагриссо ограниченное количество пациентов получали препарат в суточных дозах до 240 мг, при этом не было выявлено дозолимитирующей токсичности. У пациентов, получавших в этих исследованиях</w:t>
      </w:r>
      <w:r w:rsidR="00C34AC7" w:rsidRPr="006E6534">
        <w:rPr>
          <w:rFonts w:cs="Times New Roman"/>
          <w:color w:val="000000" w:themeColor="text1"/>
          <w:szCs w:val="24"/>
          <w:rPrChange w:id="29679" w:author="N F" w:date="2023-12-05T03:09:00Z">
            <w:rPr>
              <w:rFonts w:cs="Times New Roman"/>
              <w:szCs w:val="24"/>
            </w:rPr>
          </w:rPrChange>
        </w:rPr>
        <w:t xml:space="preserve"> препарат Тагриссо в суточных</w:t>
      </w:r>
      <w:r w:rsidR="007C5386" w:rsidRPr="006E6534">
        <w:rPr>
          <w:rFonts w:cs="Times New Roman"/>
          <w:color w:val="000000" w:themeColor="text1"/>
          <w:szCs w:val="24"/>
          <w:rPrChange w:id="29680" w:author="N F" w:date="2023-12-05T03:09:00Z">
            <w:rPr>
              <w:rFonts w:cs="Times New Roman"/>
              <w:szCs w:val="24"/>
            </w:rPr>
          </w:rPrChange>
        </w:rPr>
        <w:t xml:space="preserve"> дозах 160 мг и 240 мг, наблюдалось повышение частоты и тяжести некоторых типичных нежелательных явлений, свя</w:t>
      </w:r>
      <w:r w:rsidR="00641550" w:rsidRPr="006E6534">
        <w:rPr>
          <w:rFonts w:cs="Times New Roman"/>
          <w:color w:val="000000" w:themeColor="text1"/>
          <w:szCs w:val="24"/>
          <w:rPrChange w:id="29681" w:author="N F" w:date="2023-12-05T03:09:00Z">
            <w:rPr>
              <w:rFonts w:cs="Times New Roman"/>
              <w:szCs w:val="24"/>
            </w:rPr>
          </w:rPrChange>
        </w:rPr>
        <w:t xml:space="preserve">занных </w:t>
      </w:r>
      <w:r w:rsidR="008F741F" w:rsidRPr="006E6534">
        <w:rPr>
          <w:rFonts w:cs="Times New Roman"/>
          <w:color w:val="000000" w:themeColor="text1"/>
          <w:szCs w:val="24"/>
          <w:rPrChange w:id="29682" w:author="N F" w:date="2023-12-05T03:09:00Z">
            <w:rPr>
              <w:rFonts w:cs="Times New Roman"/>
              <w:szCs w:val="24"/>
            </w:rPr>
          </w:rPrChange>
        </w:rPr>
        <w:t xml:space="preserve">с ингибированием </w:t>
      </w:r>
      <w:r w:rsidR="008F741F" w:rsidRPr="006E6534">
        <w:rPr>
          <w:rFonts w:cs="Times New Roman"/>
          <w:color w:val="000000" w:themeColor="text1"/>
          <w:szCs w:val="24"/>
          <w:lang w:val="en-US"/>
          <w:rPrChange w:id="29683" w:author="N F" w:date="2023-12-05T03:09:00Z">
            <w:rPr>
              <w:rFonts w:cs="Times New Roman"/>
              <w:szCs w:val="24"/>
              <w:lang w:val="en-US"/>
            </w:rPr>
          </w:rPrChange>
        </w:rPr>
        <w:t>EGFR</w:t>
      </w:r>
      <w:r w:rsidR="008F741F" w:rsidRPr="006E6534">
        <w:rPr>
          <w:rFonts w:cs="Times New Roman"/>
          <w:color w:val="000000" w:themeColor="text1"/>
          <w:szCs w:val="24"/>
          <w:rPrChange w:id="29684" w:author="N F" w:date="2023-12-05T03:09:00Z">
            <w:rPr>
              <w:rFonts w:cs="Times New Roman"/>
              <w:szCs w:val="24"/>
            </w:rPr>
          </w:rPrChange>
        </w:rPr>
        <w:t xml:space="preserve"> (в основном диареи и кожной сыпи)</w:t>
      </w:r>
      <w:r w:rsidR="007A63A5" w:rsidRPr="006E6534">
        <w:rPr>
          <w:rFonts w:cs="Times New Roman"/>
          <w:color w:val="000000" w:themeColor="text1"/>
          <w:szCs w:val="24"/>
          <w:rPrChange w:id="29685" w:author="N F" w:date="2023-12-05T03:09:00Z">
            <w:rPr>
              <w:rFonts w:cs="Times New Roman"/>
              <w:szCs w:val="24"/>
            </w:rPr>
          </w:rPrChange>
        </w:rPr>
        <w:t>, по сравнению с дозой 80 мг.</w:t>
      </w:r>
    </w:p>
    <w:p w14:paraId="3CA8D38E" w14:textId="3EE09AF8" w:rsidR="007A63A5" w:rsidRPr="006E6534" w:rsidRDefault="007A63A5">
      <w:pPr>
        <w:pStyle w:val="SDText"/>
        <w:spacing w:after="0"/>
        <w:rPr>
          <w:rFonts w:cs="Times New Roman"/>
          <w:color w:val="000000" w:themeColor="text1"/>
          <w:szCs w:val="24"/>
          <w:rPrChange w:id="29686" w:author="N F" w:date="2023-12-05T03:09:00Z">
            <w:rPr>
              <w:rFonts w:cs="Times New Roman"/>
              <w:szCs w:val="24"/>
            </w:rPr>
          </w:rPrChange>
        </w:rPr>
        <w:pPrChange w:id="29687" w:author="Barshadskaya, Yuliya" w:date="2024-01-16T19:31:00Z">
          <w:pPr>
            <w:pStyle w:val="SDText"/>
          </w:pPr>
        </w:pPrChange>
      </w:pPr>
      <w:r w:rsidRPr="006E6534">
        <w:rPr>
          <w:rFonts w:cs="Times New Roman"/>
          <w:color w:val="000000" w:themeColor="text1"/>
          <w:szCs w:val="24"/>
          <w:rPrChange w:id="29688" w:author="N F" w:date="2023-12-05T03:09:00Z">
            <w:rPr>
              <w:rFonts w:cs="Times New Roman"/>
              <w:szCs w:val="24"/>
            </w:rPr>
          </w:rPrChange>
        </w:rPr>
        <w:t>Специфическое лечение передозировки препарат</w:t>
      </w:r>
      <w:r w:rsidR="004E0D0F" w:rsidRPr="006E6534">
        <w:rPr>
          <w:rFonts w:cs="Times New Roman"/>
          <w:color w:val="000000" w:themeColor="text1"/>
          <w:szCs w:val="24"/>
          <w:rPrChange w:id="29689" w:author="N F" w:date="2023-12-05T03:09:00Z">
            <w:rPr>
              <w:rFonts w:cs="Times New Roman"/>
              <w:szCs w:val="24"/>
            </w:rPr>
          </w:rPrChange>
        </w:rPr>
        <w:t>ом</w:t>
      </w:r>
      <w:r w:rsidRPr="006E6534">
        <w:rPr>
          <w:rFonts w:cs="Times New Roman"/>
          <w:color w:val="000000" w:themeColor="text1"/>
          <w:szCs w:val="24"/>
          <w:rPrChange w:id="29690" w:author="N F" w:date="2023-12-05T03:09:00Z">
            <w:rPr>
              <w:rFonts w:cs="Times New Roman"/>
              <w:szCs w:val="24"/>
            </w:rPr>
          </w:rPrChange>
        </w:rPr>
        <w:t xml:space="preserve"> отсутствует. При подозрении на передозировку препарат</w:t>
      </w:r>
      <w:r w:rsidR="004E0D0F" w:rsidRPr="006E6534">
        <w:rPr>
          <w:rFonts w:cs="Times New Roman"/>
          <w:color w:val="000000" w:themeColor="text1"/>
          <w:szCs w:val="24"/>
          <w:rPrChange w:id="29691" w:author="N F" w:date="2023-12-05T03:09:00Z">
            <w:rPr>
              <w:rFonts w:cs="Times New Roman"/>
              <w:szCs w:val="24"/>
            </w:rPr>
          </w:rPrChange>
        </w:rPr>
        <w:t>ом</w:t>
      </w:r>
      <w:r w:rsidRPr="006E6534">
        <w:rPr>
          <w:rFonts w:cs="Times New Roman"/>
          <w:color w:val="000000" w:themeColor="text1"/>
          <w:szCs w:val="24"/>
          <w:rPrChange w:id="29692" w:author="N F" w:date="2023-12-05T03:09:00Z">
            <w:rPr>
              <w:rFonts w:cs="Times New Roman"/>
              <w:szCs w:val="24"/>
            </w:rPr>
          </w:rPrChange>
        </w:rPr>
        <w:t xml:space="preserve"> </w:t>
      </w:r>
      <w:r w:rsidR="004B0D05" w:rsidRPr="006E6534">
        <w:rPr>
          <w:rFonts w:cs="Times New Roman"/>
          <w:color w:val="000000" w:themeColor="text1"/>
          <w:szCs w:val="24"/>
          <w:rPrChange w:id="29693" w:author="N F" w:date="2023-12-05T03:09:00Z">
            <w:rPr>
              <w:rFonts w:cs="Times New Roman"/>
              <w:szCs w:val="24"/>
            </w:rPr>
          </w:rPrChange>
        </w:rPr>
        <w:t>сообщение о применении препарата</w:t>
      </w:r>
      <w:r w:rsidRPr="006E6534">
        <w:rPr>
          <w:rFonts w:cs="Times New Roman"/>
          <w:color w:val="000000" w:themeColor="text1"/>
          <w:szCs w:val="24"/>
          <w:rPrChange w:id="29694" w:author="N F" w:date="2023-12-05T03:09:00Z">
            <w:rPr>
              <w:rFonts w:cs="Times New Roman"/>
              <w:szCs w:val="24"/>
            </w:rPr>
          </w:rPrChange>
        </w:rPr>
        <w:t xml:space="preserve"> следует проводить общие поддерживающие мероприятия и симптоматическую терапию.</w:t>
      </w:r>
    </w:p>
    <w:p w14:paraId="3015DDDB" w14:textId="77777777" w:rsidR="007A63A5" w:rsidRPr="006E6534" w:rsidRDefault="007A63A5">
      <w:pPr>
        <w:pStyle w:val="SDText"/>
        <w:spacing w:after="0"/>
        <w:rPr>
          <w:rFonts w:cs="Times New Roman"/>
          <w:color w:val="000000" w:themeColor="text1"/>
          <w:szCs w:val="24"/>
          <w:rPrChange w:id="29695" w:author="N F" w:date="2023-12-05T03:09:00Z">
            <w:rPr>
              <w:rFonts w:cs="Times New Roman"/>
              <w:szCs w:val="24"/>
            </w:rPr>
          </w:rPrChange>
        </w:rPr>
        <w:pPrChange w:id="29696" w:author="Barshadskaya, Yuliya" w:date="2024-01-16T19:31:00Z">
          <w:pPr>
            <w:pStyle w:val="SDText"/>
          </w:pPr>
        </w:pPrChange>
      </w:pPr>
    </w:p>
    <w:p w14:paraId="4D477286" w14:textId="1C12FE4C" w:rsidR="00123CCF" w:rsidRPr="006E6534" w:rsidRDefault="00123CCF">
      <w:pPr>
        <w:pStyle w:val="3"/>
        <w:spacing w:line="240" w:lineRule="auto"/>
        <w:ind w:left="0" w:firstLine="0"/>
        <w:rPr>
          <w:rFonts w:cs="Times New Roman"/>
          <w:sz w:val="24"/>
          <w:rPrChange w:id="29697" w:author="N F" w:date="2023-12-05T03:09:00Z">
            <w:rPr/>
          </w:rPrChange>
        </w:rPr>
        <w:pPrChange w:id="29698" w:author="N F" w:date="2023-08-06T15:38:00Z">
          <w:pPr>
            <w:pStyle w:val="3"/>
          </w:pPr>
        </w:pPrChange>
      </w:pPr>
      <w:bookmarkStart w:id="29699" w:name="_Toc115733078"/>
      <w:r w:rsidRPr="006E6534">
        <w:rPr>
          <w:rFonts w:cs="Times New Roman"/>
          <w:sz w:val="24"/>
          <w:rPrChange w:id="29700" w:author="N F" w:date="2023-12-05T03:09:00Z">
            <w:rPr/>
          </w:rPrChange>
        </w:rPr>
        <w:t>Взаимодействие с другими лекарственными препаратами</w:t>
      </w:r>
      <w:bookmarkEnd w:id="29699"/>
    </w:p>
    <w:p w14:paraId="49015140" w14:textId="7483B1CC" w:rsidR="003B156A" w:rsidRPr="00437DC7" w:rsidRDefault="008F6D51" w:rsidP="00415551">
      <w:pPr>
        <w:pStyle w:val="SDText"/>
        <w:rPr>
          <w:rFonts w:cs="Times New Roman"/>
          <w:b/>
          <w:color w:val="000000" w:themeColor="text1"/>
          <w:rPrChange w:id="29701" w:author="Barshadskaya, Yuliya" w:date="2024-01-16T19:31:00Z">
            <w:rPr>
              <w:rFonts w:cs="Times New Roman"/>
              <w:u w:val="single"/>
            </w:rPr>
          </w:rPrChange>
        </w:rPr>
      </w:pPr>
      <w:r w:rsidRPr="00437DC7">
        <w:rPr>
          <w:rFonts w:cs="Times New Roman"/>
          <w:b/>
          <w:color w:val="000000" w:themeColor="text1"/>
          <w:rPrChange w:id="29702" w:author="Barshadskaya, Yuliya" w:date="2024-01-16T19:31:00Z">
            <w:rPr>
              <w:rFonts w:cs="Times New Roman"/>
              <w:u w:val="single"/>
            </w:rPr>
          </w:rPrChange>
        </w:rPr>
        <w:t xml:space="preserve">Фармакокинетические </w:t>
      </w:r>
      <w:r w:rsidR="004F439F" w:rsidRPr="00437DC7">
        <w:rPr>
          <w:rFonts w:cs="Times New Roman"/>
          <w:b/>
          <w:color w:val="000000" w:themeColor="text1"/>
          <w:rPrChange w:id="29703" w:author="Barshadskaya, Yuliya" w:date="2024-01-16T19:31:00Z">
            <w:rPr>
              <w:rFonts w:cs="Times New Roman"/>
              <w:u w:val="single"/>
            </w:rPr>
          </w:rPrChange>
        </w:rPr>
        <w:t>взаимодействия</w:t>
      </w:r>
    </w:p>
    <w:p w14:paraId="3883C24A" w14:textId="6926CE52" w:rsidR="008F6D51" w:rsidRPr="006E6534" w:rsidRDefault="008F6D51">
      <w:pPr>
        <w:pStyle w:val="SDText"/>
        <w:spacing w:after="0"/>
        <w:rPr>
          <w:rFonts w:cs="Times New Roman"/>
          <w:color w:val="000000" w:themeColor="text1"/>
          <w:rPrChange w:id="29704" w:author="N F" w:date="2023-12-05T03:09:00Z">
            <w:rPr>
              <w:rFonts w:cs="Times New Roman"/>
            </w:rPr>
          </w:rPrChange>
        </w:rPr>
        <w:pPrChange w:id="29705" w:author="Barshadskaya, Yuliya" w:date="2024-01-16T19:31:00Z">
          <w:pPr>
            <w:pStyle w:val="SDText"/>
          </w:pPr>
        </w:pPrChange>
      </w:pPr>
      <w:r w:rsidRPr="006E6534">
        <w:rPr>
          <w:rFonts w:cs="Times New Roman"/>
          <w:color w:val="000000" w:themeColor="text1"/>
          <w:rPrChange w:id="29706" w:author="N F" w:date="2023-12-05T03:09:00Z">
            <w:rPr>
              <w:rFonts w:cs="Times New Roman"/>
            </w:rPr>
          </w:rPrChange>
        </w:rPr>
        <w:t xml:space="preserve">Мощные индукторы изофермента </w:t>
      </w:r>
      <w:r w:rsidRPr="006E6534">
        <w:rPr>
          <w:rFonts w:cs="Times New Roman"/>
          <w:color w:val="000000" w:themeColor="text1"/>
          <w:lang w:val="en-US"/>
          <w:rPrChange w:id="29707" w:author="N F" w:date="2023-12-05T03:09:00Z">
            <w:rPr>
              <w:rFonts w:cs="Times New Roman"/>
              <w:lang w:val="en-US"/>
            </w:rPr>
          </w:rPrChange>
        </w:rPr>
        <w:t>CYP</w:t>
      </w:r>
      <w:r w:rsidRPr="006E6534">
        <w:rPr>
          <w:rFonts w:cs="Times New Roman"/>
          <w:color w:val="000000" w:themeColor="text1"/>
          <w:rPrChange w:id="29708" w:author="N F" w:date="2023-12-05T03:09:00Z">
            <w:rPr>
              <w:rFonts w:cs="Times New Roman"/>
            </w:rPr>
          </w:rPrChange>
        </w:rPr>
        <w:t>3</w:t>
      </w:r>
      <w:r w:rsidRPr="006E6534">
        <w:rPr>
          <w:rFonts w:cs="Times New Roman"/>
          <w:color w:val="000000" w:themeColor="text1"/>
          <w:lang w:val="en-US"/>
          <w:rPrChange w:id="29709" w:author="N F" w:date="2023-12-05T03:09:00Z">
            <w:rPr>
              <w:rFonts w:cs="Times New Roman"/>
              <w:lang w:val="en-US"/>
            </w:rPr>
          </w:rPrChange>
        </w:rPr>
        <w:t>A</w:t>
      </w:r>
      <w:r w:rsidRPr="006E6534">
        <w:rPr>
          <w:rFonts w:cs="Times New Roman"/>
          <w:color w:val="000000" w:themeColor="text1"/>
          <w:rPrChange w:id="29710" w:author="N F" w:date="2023-12-05T03:09:00Z">
            <w:rPr>
              <w:rFonts w:cs="Times New Roman"/>
            </w:rPr>
          </w:rPrChange>
        </w:rPr>
        <w:t>4 могут уменьшить экспозицию</w:t>
      </w:r>
      <w:r w:rsidR="004F439F" w:rsidRPr="006E6534">
        <w:rPr>
          <w:rFonts w:cs="Times New Roman"/>
          <w:color w:val="000000" w:themeColor="text1"/>
          <w:rPrChange w:id="29711" w:author="N F" w:date="2023-12-05T03:09:00Z">
            <w:rPr>
              <w:rFonts w:cs="Times New Roman"/>
            </w:rPr>
          </w:rPrChange>
        </w:rPr>
        <w:t xml:space="preserve"> осимертиниба. Осимертиниб может повысить экспозицию субстратов </w:t>
      </w:r>
      <w:r w:rsidR="004F439F" w:rsidRPr="006E6534">
        <w:rPr>
          <w:rFonts w:cs="Times New Roman"/>
          <w:color w:val="000000" w:themeColor="text1"/>
          <w:lang w:val="en-US"/>
          <w:rPrChange w:id="29712" w:author="N F" w:date="2023-12-05T03:09:00Z">
            <w:rPr>
              <w:rFonts w:cs="Times New Roman"/>
              <w:lang w:val="en-US"/>
            </w:rPr>
          </w:rPrChange>
        </w:rPr>
        <w:t>BCRP</w:t>
      </w:r>
      <w:r w:rsidR="004F439F" w:rsidRPr="006E6534">
        <w:rPr>
          <w:rFonts w:cs="Times New Roman"/>
          <w:color w:val="000000" w:themeColor="text1"/>
          <w:rPrChange w:id="29713" w:author="N F" w:date="2023-12-05T03:09:00Z">
            <w:rPr>
              <w:rFonts w:cs="Times New Roman"/>
            </w:rPr>
          </w:rPrChange>
        </w:rPr>
        <w:t xml:space="preserve"> и </w:t>
      </w:r>
      <w:r w:rsidR="004F439F" w:rsidRPr="006E6534">
        <w:rPr>
          <w:rFonts w:cs="Times New Roman"/>
          <w:color w:val="000000" w:themeColor="text1"/>
          <w:lang w:val="en-US"/>
          <w:rPrChange w:id="29714" w:author="N F" w:date="2023-12-05T03:09:00Z">
            <w:rPr>
              <w:rFonts w:cs="Times New Roman"/>
              <w:lang w:val="en-US"/>
            </w:rPr>
          </w:rPrChange>
        </w:rPr>
        <w:t>P</w:t>
      </w:r>
      <w:r w:rsidR="004F439F" w:rsidRPr="006E6534">
        <w:rPr>
          <w:rFonts w:cs="Times New Roman"/>
          <w:color w:val="000000" w:themeColor="text1"/>
          <w:rPrChange w:id="29715" w:author="N F" w:date="2023-12-05T03:09:00Z">
            <w:rPr>
              <w:rFonts w:cs="Times New Roman"/>
            </w:rPr>
          </w:rPrChange>
        </w:rPr>
        <w:t>-</w:t>
      </w:r>
      <w:r w:rsidR="004F439F" w:rsidRPr="006E6534">
        <w:rPr>
          <w:rFonts w:cs="Times New Roman"/>
          <w:color w:val="000000" w:themeColor="text1"/>
          <w:lang w:val="en-US"/>
          <w:rPrChange w:id="29716" w:author="N F" w:date="2023-12-05T03:09:00Z">
            <w:rPr>
              <w:rFonts w:cs="Times New Roman"/>
              <w:lang w:val="en-US"/>
            </w:rPr>
          </w:rPrChange>
        </w:rPr>
        <w:t>gp</w:t>
      </w:r>
      <w:r w:rsidR="004F439F" w:rsidRPr="006E6534">
        <w:rPr>
          <w:rFonts w:cs="Times New Roman"/>
          <w:color w:val="000000" w:themeColor="text1"/>
          <w:rPrChange w:id="29717" w:author="N F" w:date="2023-12-05T03:09:00Z">
            <w:rPr>
              <w:rFonts w:cs="Times New Roman"/>
            </w:rPr>
          </w:rPrChange>
        </w:rPr>
        <w:t>.</w:t>
      </w:r>
    </w:p>
    <w:p w14:paraId="7DCF113A" w14:textId="77777777" w:rsidR="004F439F" w:rsidRPr="006E6534" w:rsidRDefault="004F439F">
      <w:pPr>
        <w:pStyle w:val="SDText"/>
        <w:spacing w:after="0"/>
        <w:rPr>
          <w:rFonts w:cs="Times New Roman"/>
          <w:color w:val="000000" w:themeColor="text1"/>
          <w:rPrChange w:id="29718" w:author="N F" w:date="2023-12-05T03:09:00Z">
            <w:rPr>
              <w:rFonts w:cs="Times New Roman"/>
            </w:rPr>
          </w:rPrChange>
        </w:rPr>
        <w:pPrChange w:id="29719" w:author="Barshadskaya, Yuliya" w:date="2024-01-16T19:32:00Z">
          <w:pPr>
            <w:pStyle w:val="SDText"/>
          </w:pPr>
        </w:pPrChange>
      </w:pPr>
    </w:p>
    <w:p w14:paraId="193ECCE8" w14:textId="459B99C5" w:rsidR="004F439F" w:rsidRPr="00437DC7" w:rsidRDefault="004F439F" w:rsidP="00415551">
      <w:pPr>
        <w:pStyle w:val="SDText"/>
        <w:rPr>
          <w:rFonts w:cs="Times New Roman"/>
          <w:b/>
          <w:i/>
          <w:iCs/>
          <w:color w:val="000000" w:themeColor="text1"/>
          <w:rPrChange w:id="29720" w:author="Barshadskaya, Yuliya" w:date="2024-01-16T19:32:00Z">
            <w:rPr>
              <w:rFonts w:cs="Times New Roman"/>
              <w:i/>
              <w:iCs/>
              <w:u w:val="single"/>
            </w:rPr>
          </w:rPrChange>
        </w:rPr>
      </w:pPr>
      <w:r w:rsidRPr="00437DC7">
        <w:rPr>
          <w:rFonts w:cs="Times New Roman"/>
          <w:b/>
          <w:i/>
          <w:iCs/>
          <w:color w:val="000000" w:themeColor="text1"/>
          <w:rPrChange w:id="29721" w:author="Barshadskaya, Yuliya" w:date="2024-01-16T19:32:00Z">
            <w:rPr>
              <w:rFonts w:cs="Times New Roman"/>
              <w:i/>
              <w:iCs/>
              <w:u w:val="single"/>
            </w:rPr>
          </w:rPrChange>
        </w:rPr>
        <w:t>Активные вещества, которые могут повысить</w:t>
      </w:r>
      <w:r w:rsidR="008F4B48" w:rsidRPr="00437DC7">
        <w:rPr>
          <w:rFonts w:cs="Times New Roman"/>
          <w:b/>
          <w:i/>
          <w:iCs/>
          <w:color w:val="000000" w:themeColor="text1"/>
          <w:rPrChange w:id="29722" w:author="Barshadskaya, Yuliya" w:date="2024-01-16T19:32:00Z">
            <w:rPr>
              <w:rFonts w:cs="Times New Roman"/>
              <w:i/>
              <w:iCs/>
              <w:u w:val="single"/>
            </w:rPr>
          </w:rPrChange>
        </w:rPr>
        <w:t xml:space="preserve"> концентрацию осимертиниба в плазме</w:t>
      </w:r>
    </w:p>
    <w:p w14:paraId="61A5AD39" w14:textId="275EC06F" w:rsidR="008F4B48" w:rsidRPr="006E6534" w:rsidRDefault="008F4B48" w:rsidP="00415551">
      <w:pPr>
        <w:pStyle w:val="SDText"/>
        <w:rPr>
          <w:rFonts w:cs="Times New Roman"/>
          <w:color w:val="000000" w:themeColor="text1"/>
          <w:rPrChange w:id="29723" w:author="N F" w:date="2023-12-05T03:09:00Z">
            <w:rPr>
              <w:rFonts w:cs="Times New Roman"/>
            </w:rPr>
          </w:rPrChange>
        </w:rPr>
      </w:pPr>
      <w:r w:rsidRPr="006E6534">
        <w:rPr>
          <w:rFonts w:cs="Times New Roman"/>
          <w:color w:val="000000" w:themeColor="text1"/>
          <w:rPrChange w:id="29724" w:author="N F" w:date="2023-12-05T03:09:00Z">
            <w:rPr>
              <w:rFonts w:cs="Times New Roman"/>
            </w:rPr>
          </w:rPrChange>
        </w:rPr>
        <w:t xml:space="preserve">Исследования </w:t>
      </w:r>
      <w:r w:rsidRPr="006E6534">
        <w:rPr>
          <w:rFonts w:cs="Times New Roman"/>
          <w:i/>
          <w:iCs/>
          <w:color w:val="000000" w:themeColor="text1"/>
          <w:lang w:val="en-US"/>
          <w:rPrChange w:id="29725" w:author="N F" w:date="2023-12-05T03:09:00Z">
            <w:rPr>
              <w:rFonts w:cs="Times New Roman"/>
              <w:i/>
              <w:iCs/>
              <w:lang w:val="en-US"/>
            </w:rPr>
          </w:rPrChange>
        </w:rPr>
        <w:t>in</w:t>
      </w:r>
      <w:r w:rsidRPr="006E6534">
        <w:rPr>
          <w:rFonts w:cs="Times New Roman"/>
          <w:i/>
          <w:iCs/>
          <w:color w:val="000000" w:themeColor="text1"/>
          <w:rPrChange w:id="29726" w:author="N F" w:date="2023-12-05T03:09:00Z">
            <w:rPr>
              <w:rFonts w:cs="Times New Roman"/>
              <w:i/>
              <w:iCs/>
            </w:rPr>
          </w:rPrChange>
        </w:rPr>
        <w:t xml:space="preserve"> </w:t>
      </w:r>
      <w:r w:rsidRPr="006E6534">
        <w:rPr>
          <w:rFonts w:cs="Times New Roman"/>
          <w:i/>
          <w:iCs/>
          <w:color w:val="000000" w:themeColor="text1"/>
          <w:lang w:val="en-US"/>
          <w:rPrChange w:id="29727" w:author="N F" w:date="2023-12-05T03:09:00Z">
            <w:rPr>
              <w:rFonts w:cs="Times New Roman"/>
              <w:i/>
              <w:iCs/>
              <w:lang w:val="en-US"/>
            </w:rPr>
          </w:rPrChange>
        </w:rPr>
        <w:t>vitro</w:t>
      </w:r>
      <w:r w:rsidRPr="006E6534">
        <w:rPr>
          <w:rFonts w:cs="Times New Roman"/>
          <w:color w:val="000000" w:themeColor="text1"/>
          <w:rPrChange w:id="29728" w:author="N F" w:date="2023-12-05T03:09:00Z">
            <w:rPr>
              <w:rFonts w:cs="Times New Roman"/>
            </w:rPr>
          </w:rPrChange>
        </w:rPr>
        <w:t xml:space="preserve"> показали, что </w:t>
      </w:r>
      <w:r w:rsidRPr="006E6534">
        <w:rPr>
          <w:rFonts w:cs="Times New Roman"/>
          <w:color w:val="000000" w:themeColor="text1"/>
          <w:lang w:val="en-US"/>
          <w:rPrChange w:id="29729" w:author="N F" w:date="2023-12-05T03:09:00Z">
            <w:rPr>
              <w:rFonts w:cs="Times New Roman"/>
              <w:lang w:val="en-US"/>
            </w:rPr>
          </w:rPrChange>
        </w:rPr>
        <w:t>I</w:t>
      </w:r>
      <w:r w:rsidRPr="006E6534">
        <w:rPr>
          <w:rFonts w:cs="Times New Roman"/>
          <w:color w:val="000000" w:themeColor="text1"/>
          <w:rPrChange w:id="29730" w:author="N F" w:date="2023-12-05T03:09:00Z">
            <w:rPr>
              <w:rFonts w:cs="Times New Roman"/>
            </w:rPr>
          </w:rPrChange>
        </w:rPr>
        <w:t xml:space="preserve"> фаза метаболизма осимертиниба протекает в основном с помощью изоферментов</w:t>
      </w:r>
      <w:r w:rsidR="00C53436" w:rsidRPr="006E6534">
        <w:rPr>
          <w:rFonts w:cs="Times New Roman"/>
          <w:color w:val="000000" w:themeColor="text1"/>
          <w:rPrChange w:id="29731" w:author="N F" w:date="2023-12-05T03:09:00Z">
            <w:rPr>
              <w:rFonts w:cs="Times New Roman"/>
            </w:rPr>
          </w:rPrChange>
        </w:rPr>
        <w:t xml:space="preserve"> </w:t>
      </w:r>
      <w:r w:rsidR="00C53436" w:rsidRPr="006E6534">
        <w:rPr>
          <w:rFonts w:cs="Times New Roman"/>
          <w:color w:val="000000" w:themeColor="text1"/>
          <w:lang w:val="en-US"/>
          <w:rPrChange w:id="29732" w:author="N F" w:date="2023-12-05T03:09:00Z">
            <w:rPr>
              <w:rFonts w:cs="Times New Roman"/>
              <w:lang w:val="en-US"/>
            </w:rPr>
          </w:rPrChange>
        </w:rPr>
        <w:t>CYP</w:t>
      </w:r>
      <w:r w:rsidR="00C53436" w:rsidRPr="006E6534">
        <w:rPr>
          <w:rFonts w:cs="Times New Roman"/>
          <w:color w:val="000000" w:themeColor="text1"/>
          <w:rPrChange w:id="29733" w:author="N F" w:date="2023-12-05T03:09:00Z">
            <w:rPr>
              <w:rFonts w:cs="Times New Roman"/>
            </w:rPr>
          </w:rPrChange>
        </w:rPr>
        <w:t>3</w:t>
      </w:r>
      <w:r w:rsidR="00C53436" w:rsidRPr="006E6534">
        <w:rPr>
          <w:rFonts w:cs="Times New Roman"/>
          <w:color w:val="000000" w:themeColor="text1"/>
          <w:lang w:val="en-US"/>
          <w:rPrChange w:id="29734" w:author="N F" w:date="2023-12-05T03:09:00Z">
            <w:rPr>
              <w:rFonts w:cs="Times New Roman"/>
              <w:lang w:val="en-US"/>
            </w:rPr>
          </w:rPrChange>
        </w:rPr>
        <w:t>A</w:t>
      </w:r>
      <w:r w:rsidR="00C53436" w:rsidRPr="006E6534">
        <w:rPr>
          <w:rFonts w:cs="Times New Roman"/>
          <w:color w:val="000000" w:themeColor="text1"/>
          <w:rPrChange w:id="29735" w:author="N F" w:date="2023-12-05T03:09:00Z">
            <w:rPr>
              <w:rFonts w:cs="Times New Roman"/>
            </w:rPr>
          </w:rPrChange>
        </w:rPr>
        <w:t xml:space="preserve">4 и </w:t>
      </w:r>
      <w:r w:rsidR="00C53436" w:rsidRPr="006E6534">
        <w:rPr>
          <w:rFonts w:cs="Times New Roman"/>
          <w:color w:val="000000" w:themeColor="text1"/>
          <w:lang w:val="en-US"/>
          <w:rPrChange w:id="29736" w:author="N F" w:date="2023-12-05T03:09:00Z">
            <w:rPr>
              <w:rFonts w:cs="Times New Roman"/>
              <w:lang w:val="en-US"/>
            </w:rPr>
          </w:rPrChange>
        </w:rPr>
        <w:t>CYP</w:t>
      </w:r>
      <w:r w:rsidR="00C53436" w:rsidRPr="006E6534">
        <w:rPr>
          <w:rFonts w:cs="Times New Roman"/>
          <w:color w:val="000000" w:themeColor="text1"/>
          <w:rPrChange w:id="29737" w:author="N F" w:date="2023-12-05T03:09:00Z">
            <w:rPr>
              <w:rFonts w:cs="Times New Roman"/>
            </w:rPr>
          </w:rPrChange>
        </w:rPr>
        <w:t>3</w:t>
      </w:r>
      <w:r w:rsidR="00C53436" w:rsidRPr="006E6534">
        <w:rPr>
          <w:rFonts w:cs="Times New Roman"/>
          <w:color w:val="000000" w:themeColor="text1"/>
          <w:lang w:val="en-US"/>
          <w:rPrChange w:id="29738" w:author="N F" w:date="2023-12-05T03:09:00Z">
            <w:rPr>
              <w:rFonts w:cs="Times New Roman"/>
              <w:lang w:val="en-US"/>
            </w:rPr>
          </w:rPrChange>
        </w:rPr>
        <w:t>A</w:t>
      </w:r>
      <w:r w:rsidR="00C53436" w:rsidRPr="006E6534">
        <w:rPr>
          <w:rFonts w:cs="Times New Roman"/>
          <w:color w:val="000000" w:themeColor="text1"/>
          <w:rPrChange w:id="29739" w:author="N F" w:date="2023-12-05T03:09:00Z">
            <w:rPr>
              <w:rFonts w:cs="Times New Roman"/>
            </w:rPr>
          </w:rPrChange>
        </w:rPr>
        <w:t>5</w:t>
      </w:r>
      <w:r w:rsidR="000A1303" w:rsidRPr="006E6534">
        <w:rPr>
          <w:rFonts w:cs="Times New Roman"/>
          <w:color w:val="000000" w:themeColor="text1"/>
          <w:rPrChange w:id="29740" w:author="N F" w:date="2023-12-05T03:09:00Z">
            <w:rPr>
              <w:rFonts w:cs="Times New Roman"/>
            </w:rPr>
          </w:rPrChange>
        </w:rPr>
        <w:t>. В клиническом фармакокинетическом исследовании у пациентов, одновременно принимавших осимертиниб и итраконазол</w:t>
      </w:r>
      <w:r w:rsidR="00AD331A" w:rsidRPr="006E6534">
        <w:rPr>
          <w:rFonts w:cs="Times New Roman"/>
          <w:color w:val="000000" w:themeColor="text1"/>
          <w:rPrChange w:id="29741" w:author="N F" w:date="2023-12-05T03:09:00Z">
            <w:rPr>
              <w:rFonts w:cs="Times New Roman"/>
            </w:rPr>
          </w:rPrChange>
        </w:rPr>
        <w:t xml:space="preserve"> 200 мг 2 раза в сутки (мощный ингибитор </w:t>
      </w:r>
      <w:r w:rsidR="00AD331A" w:rsidRPr="006E6534">
        <w:rPr>
          <w:rFonts w:cs="Times New Roman"/>
          <w:color w:val="000000" w:themeColor="text1"/>
          <w:lang w:val="en-US"/>
          <w:rPrChange w:id="29742" w:author="N F" w:date="2023-12-05T03:09:00Z">
            <w:rPr>
              <w:rFonts w:cs="Times New Roman"/>
              <w:lang w:val="en-US"/>
            </w:rPr>
          </w:rPrChange>
        </w:rPr>
        <w:t>CYP</w:t>
      </w:r>
      <w:r w:rsidR="00AD331A" w:rsidRPr="006E6534">
        <w:rPr>
          <w:rFonts w:cs="Times New Roman"/>
          <w:color w:val="000000" w:themeColor="text1"/>
          <w:rPrChange w:id="29743" w:author="N F" w:date="2023-12-05T03:09:00Z">
            <w:rPr>
              <w:rFonts w:cs="Times New Roman"/>
            </w:rPr>
          </w:rPrChange>
        </w:rPr>
        <w:t>3</w:t>
      </w:r>
      <w:r w:rsidR="00AD331A" w:rsidRPr="006E6534">
        <w:rPr>
          <w:rFonts w:cs="Times New Roman"/>
          <w:color w:val="000000" w:themeColor="text1"/>
          <w:lang w:val="en-US"/>
          <w:rPrChange w:id="29744" w:author="N F" w:date="2023-12-05T03:09:00Z">
            <w:rPr>
              <w:rFonts w:cs="Times New Roman"/>
              <w:lang w:val="en-US"/>
            </w:rPr>
          </w:rPrChange>
        </w:rPr>
        <w:t>A</w:t>
      </w:r>
      <w:r w:rsidR="00AD331A" w:rsidRPr="006E6534">
        <w:rPr>
          <w:rFonts w:cs="Times New Roman"/>
          <w:color w:val="000000" w:themeColor="text1"/>
          <w:rPrChange w:id="29745" w:author="N F" w:date="2023-12-05T03:09:00Z">
            <w:rPr>
              <w:rFonts w:cs="Times New Roman"/>
            </w:rPr>
          </w:rPrChange>
        </w:rPr>
        <w:t>4), не отмечено клинически значимого влияния на экспозицию</w:t>
      </w:r>
      <w:r w:rsidR="00FB4D0E" w:rsidRPr="006E6534">
        <w:rPr>
          <w:rFonts w:cs="Times New Roman"/>
          <w:color w:val="000000" w:themeColor="text1"/>
          <w:rPrChange w:id="29746" w:author="N F" w:date="2023-12-05T03:09:00Z">
            <w:rPr>
              <w:rFonts w:cs="Times New Roman"/>
            </w:rPr>
          </w:rPrChange>
        </w:rPr>
        <w:t xml:space="preserve"> осимертиниба (</w:t>
      </w:r>
      <w:r w:rsidR="00FB4D0E" w:rsidRPr="006E6534">
        <w:rPr>
          <w:rFonts w:cs="Times New Roman"/>
          <w:color w:val="000000" w:themeColor="text1"/>
          <w:lang w:val="en-US"/>
          <w:rPrChange w:id="29747" w:author="N F" w:date="2023-12-05T03:09:00Z">
            <w:rPr>
              <w:rFonts w:cs="Times New Roman"/>
              <w:lang w:val="en-US"/>
            </w:rPr>
          </w:rPrChange>
        </w:rPr>
        <w:t>AUC</w:t>
      </w:r>
      <w:r w:rsidR="00FB4D0E" w:rsidRPr="006E6534">
        <w:rPr>
          <w:rFonts w:cs="Times New Roman"/>
          <w:color w:val="000000" w:themeColor="text1"/>
          <w:rPrChange w:id="29748" w:author="N F" w:date="2023-12-05T03:09:00Z">
            <w:rPr>
              <w:rFonts w:cs="Times New Roman"/>
            </w:rPr>
          </w:rPrChange>
        </w:rPr>
        <w:t xml:space="preserve"> увеличилась на 24%, а </w:t>
      </w:r>
      <w:r w:rsidR="00FB4D0E" w:rsidRPr="006E6534">
        <w:rPr>
          <w:rFonts w:cs="Times New Roman"/>
          <w:color w:val="000000" w:themeColor="text1"/>
          <w:lang w:val="en-US"/>
          <w:rPrChange w:id="29749" w:author="N F" w:date="2023-12-05T03:09:00Z">
            <w:rPr>
              <w:rFonts w:cs="Times New Roman"/>
              <w:lang w:val="en-US"/>
            </w:rPr>
          </w:rPrChange>
        </w:rPr>
        <w:t>C</w:t>
      </w:r>
      <w:r w:rsidR="00FB4D0E" w:rsidRPr="006E6534">
        <w:rPr>
          <w:rFonts w:cs="Times New Roman"/>
          <w:color w:val="000000" w:themeColor="text1"/>
          <w:vertAlign w:val="subscript"/>
          <w:lang w:val="en-US"/>
          <w:rPrChange w:id="29750" w:author="N F" w:date="2023-12-05T03:09:00Z">
            <w:rPr>
              <w:rFonts w:cs="Times New Roman"/>
              <w:vertAlign w:val="subscript"/>
              <w:lang w:val="en-US"/>
            </w:rPr>
          </w:rPrChange>
        </w:rPr>
        <w:t>max</w:t>
      </w:r>
      <w:r w:rsidR="00FB4D0E" w:rsidRPr="006E6534">
        <w:rPr>
          <w:rFonts w:cs="Times New Roman"/>
          <w:color w:val="000000" w:themeColor="text1"/>
          <w:rPrChange w:id="29751" w:author="N F" w:date="2023-12-05T03:09:00Z">
            <w:rPr>
              <w:rFonts w:cs="Times New Roman"/>
            </w:rPr>
          </w:rPrChange>
        </w:rPr>
        <w:t xml:space="preserve"> понизилась на 20%). Поэтому ингибиторы </w:t>
      </w:r>
      <w:r w:rsidR="00FB4D0E" w:rsidRPr="006E6534">
        <w:rPr>
          <w:rFonts w:cs="Times New Roman"/>
          <w:color w:val="000000" w:themeColor="text1"/>
          <w:lang w:val="en-US"/>
          <w:rPrChange w:id="29752" w:author="N F" w:date="2023-12-05T03:09:00Z">
            <w:rPr>
              <w:rFonts w:cs="Times New Roman"/>
              <w:lang w:val="en-US"/>
            </w:rPr>
          </w:rPrChange>
        </w:rPr>
        <w:t>CYP</w:t>
      </w:r>
      <w:r w:rsidR="00FB4D0E" w:rsidRPr="006E6534">
        <w:rPr>
          <w:rFonts w:cs="Times New Roman"/>
          <w:color w:val="000000" w:themeColor="text1"/>
          <w:rPrChange w:id="29753" w:author="N F" w:date="2023-12-05T03:09:00Z">
            <w:rPr>
              <w:rFonts w:cs="Times New Roman"/>
            </w:rPr>
          </w:rPrChange>
        </w:rPr>
        <w:t>3</w:t>
      </w:r>
      <w:r w:rsidR="00FB4D0E" w:rsidRPr="006E6534">
        <w:rPr>
          <w:rFonts w:cs="Times New Roman"/>
          <w:color w:val="000000" w:themeColor="text1"/>
          <w:lang w:val="en-US"/>
          <w:rPrChange w:id="29754" w:author="N F" w:date="2023-12-05T03:09:00Z">
            <w:rPr>
              <w:rFonts w:cs="Times New Roman"/>
              <w:lang w:val="en-US"/>
            </w:rPr>
          </w:rPrChange>
        </w:rPr>
        <w:t>A</w:t>
      </w:r>
      <w:r w:rsidR="00FB4D0E" w:rsidRPr="006E6534">
        <w:rPr>
          <w:rFonts w:cs="Times New Roman"/>
          <w:color w:val="000000" w:themeColor="text1"/>
          <w:rPrChange w:id="29755" w:author="N F" w:date="2023-12-05T03:09:00Z">
            <w:rPr>
              <w:rFonts w:cs="Times New Roman"/>
            </w:rPr>
          </w:rPrChange>
        </w:rPr>
        <w:t>4, вероятно, не оказывают влияния на экспозицию осимертиниба.</w:t>
      </w:r>
    </w:p>
    <w:p w14:paraId="7F9235E8" w14:textId="11EF89D1" w:rsidR="000F569A" w:rsidRPr="00437DC7" w:rsidRDefault="00E601AE">
      <w:pPr>
        <w:pStyle w:val="SDText"/>
        <w:spacing w:after="0"/>
        <w:rPr>
          <w:rFonts w:cs="Times New Roman"/>
          <w:b/>
          <w:i/>
          <w:iCs/>
          <w:color w:val="000000" w:themeColor="text1"/>
          <w:rPrChange w:id="29756" w:author="Barshadskaya, Yuliya" w:date="2024-01-16T19:32:00Z">
            <w:rPr>
              <w:rFonts w:cs="Times New Roman"/>
              <w:i/>
              <w:iCs/>
              <w:u w:val="single"/>
            </w:rPr>
          </w:rPrChange>
        </w:rPr>
        <w:pPrChange w:id="29757" w:author="Barshadskaya, Yuliya" w:date="2024-01-16T19:32:00Z">
          <w:pPr>
            <w:pStyle w:val="SDText"/>
          </w:pPr>
        </w:pPrChange>
      </w:pPr>
      <w:r w:rsidRPr="00437DC7">
        <w:rPr>
          <w:rFonts w:cs="Times New Roman"/>
          <w:b/>
          <w:i/>
          <w:iCs/>
          <w:color w:val="000000" w:themeColor="text1"/>
          <w:rPrChange w:id="29758" w:author="Barshadskaya, Yuliya" w:date="2024-01-16T19:32:00Z">
            <w:rPr>
              <w:rFonts w:cs="Times New Roman"/>
              <w:i/>
              <w:iCs/>
              <w:u w:val="single"/>
            </w:rPr>
          </w:rPrChange>
        </w:rPr>
        <w:t>Активные вещества, которые могут понизить концентрацию осимертиниба в плазме</w:t>
      </w:r>
    </w:p>
    <w:p w14:paraId="4E640B73" w14:textId="416D5F14" w:rsidR="00D74E6B" w:rsidRPr="006E6534" w:rsidRDefault="00D74E6B" w:rsidP="00415551">
      <w:pPr>
        <w:pStyle w:val="SDText"/>
        <w:rPr>
          <w:rFonts w:cs="Times New Roman"/>
          <w:color w:val="000000" w:themeColor="text1"/>
          <w:rPrChange w:id="29759" w:author="N F" w:date="2023-12-05T03:09:00Z">
            <w:rPr>
              <w:rFonts w:cs="Times New Roman"/>
            </w:rPr>
          </w:rPrChange>
        </w:rPr>
      </w:pPr>
      <w:r w:rsidRPr="006E6534">
        <w:rPr>
          <w:rFonts w:cs="Times New Roman"/>
          <w:color w:val="000000" w:themeColor="text1"/>
          <w:rPrChange w:id="29760" w:author="N F" w:date="2023-12-05T03:09:00Z">
            <w:rPr>
              <w:rFonts w:cs="Times New Roman"/>
            </w:rPr>
          </w:rPrChange>
        </w:rPr>
        <w:t xml:space="preserve">В клиническом фармакокинетическом исследовании значение </w:t>
      </w:r>
      <w:r w:rsidRPr="006E6534">
        <w:rPr>
          <w:rFonts w:cs="Times New Roman"/>
          <w:color w:val="000000" w:themeColor="text1"/>
          <w:lang w:val="en-US"/>
          <w:rPrChange w:id="29761" w:author="N F" w:date="2023-12-05T03:09:00Z">
            <w:rPr>
              <w:rFonts w:cs="Times New Roman"/>
              <w:lang w:val="en-US"/>
            </w:rPr>
          </w:rPrChange>
        </w:rPr>
        <w:t>AUC</w:t>
      </w:r>
      <w:r w:rsidRPr="006E6534">
        <w:rPr>
          <w:rFonts w:cs="Times New Roman"/>
          <w:color w:val="000000" w:themeColor="text1"/>
          <w:rPrChange w:id="29762" w:author="N F" w:date="2023-12-05T03:09:00Z">
            <w:rPr>
              <w:rFonts w:cs="Times New Roman"/>
            </w:rPr>
          </w:rPrChange>
        </w:rPr>
        <w:t xml:space="preserve"> осимертиниба в равновесном состоянии понижалось на 78% у пациентов при одновременном применении с рифампицином (600 мг в сутки в течение 21 суток). Совместное применение мощных индукторов </w:t>
      </w:r>
      <w:r w:rsidRPr="006E6534">
        <w:rPr>
          <w:rFonts w:cs="Times New Roman"/>
          <w:color w:val="000000" w:themeColor="text1"/>
          <w:lang w:val="en-US"/>
          <w:rPrChange w:id="29763" w:author="N F" w:date="2023-12-05T03:09:00Z">
            <w:rPr>
              <w:rFonts w:cs="Times New Roman"/>
              <w:lang w:val="en-US"/>
            </w:rPr>
          </w:rPrChange>
        </w:rPr>
        <w:t>CYP</w:t>
      </w:r>
      <w:r w:rsidRPr="006E6534">
        <w:rPr>
          <w:rFonts w:cs="Times New Roman"/>
          <w:color w:val="000000" w:themeColor="text1"/>
          <w:rPrChange w:id="29764" w:author="N F" w:date="2023-12-05T03:09:00Z">
            <w:rPr>
              <w:rFonts w:cs="Times New Roman"/>
            </w:rPr>
          </w:rPrChange>
        </w:rPr>
        <w:t>3</w:t>
      </w:r>
      <w:r w:rsidRPr="006E6534">
        <w:rPr>
          <w:rFonts w:cs="Times New Roman"/>
          <w:color w:val="000000" w:themeColor="text1"/>
          <w:lang w:val="en-US"/>
          <w:rPrChange w:id="29765" w:author="N F" w:date="2023-12-05T03:09:00Z">
            <w:rPr>
              <w:rFonts w:cs="Times New Roman"/>
              <w:lang w:val="en-US"/>
            </w:rPr>
          </w:rPrChange>
        </w:rPr>
        <w:t>A</w:t>
      </w:r>
      <w:r w:rsidRPr="006E6534">
        <w:rPr>
          <w:rFonts w:cs="Times New Roman"/>
          <w:color w:val="000000" w:themeColor="text1"/>
          <w:rPrChange w:id="29766" w:author="N F" w:date="2023-12-05T03:09:00Z">
            <w:rPr>
              <w:rFonts w:cs="Times New Roman"/>
            </w:rPr>
          </w:rPrChange>
        </w:rPr>
        <w:t xml:space="preserve"> (например</w:t>
      </w:r>
      <w:r w:rsidR="004E0D0F" w:rsidRPr="006E6534">
        <w:rPr>
          <w:rFonts w:cs="Times New Roman"/>
          <w:color w:val="000000" w:themeColor="text1"/>
          <w:rPrChange w:id="29767" w:author="N F" w:date="2023-12-05T03:09:00Z">
            <w:rPr>
              <w:rFonts w:cs="Times New Roman"/>
            </w:rPr>
          </w:rPrChange>
        </w:rPr>
        <w:t>,</w:t>
      </w:r>
      <w:r w:rsidRPr="006E6534">
        <w:rPr>
          <w:rFonts w:cs="Times New Roman"/>
          <w:color w:val="000000" w:themeColor="text1"/>
          <w:rPrChange w:id="29768" w:author="N F" w:date="2023-12-05T03:09:00Z">
            <w:rPr>
              <w:rFonts w:cs="Times New Roman"/>
            </w:rPr>
          </w:rPrChange>
        </w:rPr>
        <w:t xml:space="preserve"> фенитоин, рифампицин и карбамазепин, препараты зверобоя продырявленного) с препарато</w:t>
      </w:r>
      <w:r w:rsidR="004E0D0F" w:rsidRPr="006E6534">
        <w:rPr>
          <w:rFonts w:cs="Times New Roman"/>
          <w:color w:val="000000" w:themeColor="text1"/>
          <w:rPrChange w:id="29769" w:author="N F" w:date="2023-12-05T03:09:00Z">
            <w:rPr>
              <w:rFonts w:cs="Times New Roman"/>
            </w:rPr>
          </w:rPrChange>
        </w:rPr>
        <w:t>м</w:t>
      </w:r>
      <w:r w:rsidRPr="006E6534">
        <w:rPr>
          <w:rFonts w:cs="Times New Roman"/>
          <w:color w:val="000000" w:themeColor="text1"/>
          <w:rPrChange w:id="29770" w:author="N F" w:date="2023-12-05T03:09:00Z">
            <w:rPr>
              <w:rFonts w:cs="Times New Roman"/>
            </w:rPr>
          </w:rPrChange>
        </w:rPr>
        <w:t xml:space="preserve"> противопоказано. На основании данных </w:t>
      </w:r>
      <w:r w:rsidRPr="006E6534">
        <w:rPr>
          <w:rFonts w:cs="Times New Roman"/>
          <w:color w:val="000000" w:themeColor="text1"/>
          <w:rPrChange w:id="29771" w:author="N F" w:date="2023-12-05T03:09:00Z">
            <w:rPr>
              <w:rFonts w:cs="Times New Roman"/>
            </w:rPr>
          </w:rPrChange>
        </w:rPr>
        <w:lastRenderedPageBreak/>
        <w:t>физиологически обоснованного фарм</w:t>
      </w:r>
      <w:r w:rsidR="004E0D0F" w:rsidRPr="006E6534">
        <w:rPr>
          <w:rFonts w:cs="Times New Roman"/>
          <w:color w:val="000000" w:themeColor="text1"/>
          <w:rPrChange w:id="29772" w:author="N F" w:date="2023-12-05T03:09:00Z">
            <w:rPr>
              <w:rFonts w:cs="Times New Roman"/>
            </w:rPr>
          </w:rPrChange>
        </w:rPr>
        <w:t>а</w:t>
      </w:r>
      <w:r w:rsidRPr="006E6534">
        <w:rPr>
          <w:rFonts w:cs="Times New Roman"/>
          <w:color w:val="000000" w:themeColor="text1"/>
          <w:rPrChange w:id="29773" w:author="N F" w:date="2023-12-05T03:09:00Z">
            <w:rPr>
              <w:rFonts w:cs="Times New Roman"/>
            </w:rPr>
          </w:rPrChange>
        </w:rPr>
        <w:t>кокинетического моделирования</w:t>
      </w:r>
      <w:r w:rsidR="004E0D0F" w:rsidRPr="006E6534">
        <w:rPr>
          <w:rFonts w:cs="Times New Roman"/>
          <w:color w:val="000000" w:themeColor="text1"/>
          <w:rPrChange w:id="29774" w:author="N F" w:date="2023-12-05T03:09:00Z">
            <w:rPr>
              <w:rFonts w:cs="Times New Roman"/>
            </w:rPr>
          </w:rPrChange>
        </w:rPr>
        <w:t>,</w:t>
      </w:r>
      <w:r w:rsidRPr="006E6534">
        <w:rPr>
          <w:rFonts w:cs="Times New Roman"/>
          <w:color w:val="000000" w:themeColor="text1"/>
          <w:rPrChange w:id="29775" w:author="N F" w:date="2023-12-05T03:09:00Z">
            <w:rPr>
              <w:rFonts w:cs="Times New Roman"/>
            </w:rPr>
          </w:rPrChange>
        </w:rPr>
        <w:t xml:space="preserve"> коррекция дозы препарата</w:t>
      </w:r>
      <w:r w:rsidR="004C4CE2" w:rsidRPr="006E6534">
        <w:rPr>
          <w:rFonts w:cs="Times New Roman"/>
          <w:color w:val="000000" w:themeColor="text1"/>
          <w:rPrChange w:id="29776" w:author="N F" w:date="2023-12-05T03:09:00Z">
            <w:rPr>
              <w:rFonts w:cs="Times New Roman"/>
            </w:rPr>
          </w:rPrChange>
        </w:rPr>
        <w:t xml:space="preserve"> </w:t>
      </w:r>
      <w:r w:rsidRPr="006E6534">
        <w:rPr>
          <w:rFonts w:cs="Times New Roman"/>
          <w:color w:val="000000" w:themeColor="text1"/>
          <w:rPrChange w:id="29777" w:author="N F" w:date="2023-12-05T03:09:00Z">
            <w:rPr>
              <w:rFonts w:cs="Times New Roman"/>
            </w:rPr>
          </w:rPrChange>
        </w:rPr>
        <w:t xml:space="preserve">не требуется при одновременном применении с умеренными или слабыми индукторами </w:t>
      </w:r>
      <w:r w:rsidRPr="006E6534">
        <w:rPr>
          <w:rFonts w:cs="Times New Roman"/>
          <w:color w:val="000000" w:themeColor="text1"/>
          <w:lang w:val="en-US"/>
          <w:rPrChange w:id="29778" w:author="N F" w:date="2023-12-05T03:09:00Z">
            <w:rPr>
              <w:rFonts w:cs="Times New Roman"/>
              <w:lang w:val="en-US"/>
            </w:rPr>
          </w:rPrChange>
        </w:rPr>
        <w:t>CYP</w:t>
      </w:r>
      <w:r w:rsidRPr="006E6534">
        <w:rPr>
          <w:rFonts w:cs="Times New Roman"/>
          <w:color w:val="000000" w:themeColor="text1"/>
          <w:rPrChange w:id="29779" w:author="N F" w:date="2023-12-05T03:09:00Z">
            <w:rPr>
              <w:rFonts w:cs="Times New Roman"/>
            </w:rPr>
          </w:rPrChange>
        </w:rPr>
        <w:t>3</w:t>
      </w:r>
      <w:r w:rsidRPr="006E6534">
        <w:rPr>
          <w:rFonts w:cs="Times New Roman"/>
          <w:color w:val="000000" w:themeColor="text1"/>
          <w:lang w:val="en-US"/>
          <w:rPrChange w:id="29780" w:author="N F" w:date="2023-12-05T03:09:00Z">
            <w:rPr>
              <w:rFonts w:cs="Times New Roman"/>
              <w:lang w:val="en-US"/>
            </w:rPr>
          </w:rPrChange>
        </w:rPr>
        <w:t>A</w:t>
      </w:r>
      <w:r w:rsidRPr="006E6534">
        <w:rPr>
          <w:rFonts w:cs="Times New Roman"/>
          <w:color w:val="000000" w:themeColor="text1"/>
          <w:rPrChange w:id="29781" w:author="N F" w:date="2023-12-05T03:09:00Z">
            <w:rPr>
              <w:rFonts w:cs="Times New Roman"/>
            </w:rPr>
          </w:rPrChange>
        </w:rPr>
        <w:t>.</w:t>
      </w:r>
    </w:p>
    <w:p w14:paraId="11BFCFED" w14:textId="1D1C7F3D" w:rsidR="00D74E6B" w:rsidRPr="008845F2" w:rsidRDefault="00D74E6B">
      <w:pPr>
        <w:pStyle w:val="SDText"/>
        <w:spacing w:after="0"/>
        <w:rPr>
          <w:rFonts w:cs="Times New Roman"/>
          <w:b/>
          <w:i/>
          <w:iCs/>
          <w:color w:val="000000" w:themeColor="text1"/>
          <w:rPrChange w:id="29782" w:author="Barshadskaya, Yuliya" w:date="2024-01-16T19:33:00Z">
            <w:rPr>
              <w:rFonts w:cs="Times New Roman"/>
              <w:i/>
              <w:iCs/>
              <w:u w:val="single"/>
            </w:rPr>
          </w:rPrChange>
        </w:rPr>
        <w:pPrChange w:id="29783" w:author="Barshadskaya, Yuliya" w:date="2024-01-16T19:33:00Z">
          <w:pPr>
            <w:pStyle w:val="SDText"/>
          </w:pPr>
        </w:pPrChange>
      </w:pPr>
      <w:r w:rsidRPr="008845F2">
        <w:rPr>
          <w:rFonts w:cs="Times New Roman"/>
          <w:b/>
          <w:i/>
          <w:iCs/>
          <w:color w:val="000000" w:themeColor="text1"/>
          <w:rPrChange w:id="29784" w:author="Barshadskaya, Yuliya" w:date="2024-01-16T19:33:00Z">
            <w:rPr>
              <w:rFonts w:cs="Times New Roman"/>
              <w:i/>
              <w:iCs/>
              <w:u w:val="single"/>
            </w:rPr>
          </w:rPrChange>
        </w:rPr>
        <w:t>Влияние препаратов, снижающих кислотность желудочного сока, на осимертиниб</w:t>
      </w:r>
    </w:p>
    <w:p w14:paraId="59F17CB7" w14:textId="489B2E86" w:rsidR="00D74E6B" w:rsidRPr="006E6534" w:rsidRDefault="00D74E6B" w:rsidP="00415551">
      <w:pPr>
        <w:pStyle w:val="SDText"/>
        <w:rPr>
          <w:rFonts w:cs="Times New Roman"/>
          <w:color w:val="000000" w:themeColor="text1"/>
          <w:rPrChange w:id="29785" w:author="N F" w:date="2023-12-05T03:09:00Z">
            <w:rPr>
              <w:rFonts w:cs="Times New Roman"/>
            </w:rPr>
          </w:rPrChange>
        </w:rPr>
      </w:pPr>
      <w:r w:rsidRPr="006E6534">
        <w:rPr>
          <w:rFonts w:cs="Times New Roman"/>
          <w:color w:val="000000" w:themeColor="text1"/>
          <w:rPrChange w:id="29786" w:author="N F" w:date="2023-12-05T03:09:00Z">
            <w:rPr>
              <w:rFonts w:cs="Times New Roman"/>
            </w:rPr>
          </w:rPrChange>
        </w:rPr>
        <w:t xml:space="preserve">В клиническом фармакокинетическом исследовании совместное применение омепразола не приводило к клинически значимым изменениям экспозиции осимертиниба. Препараты, изменяющие </w:t>
      </w:r>
      <w:r w:rsidRPr="006E6534">
        <w:rPr>
          <w:rFonts w:cs="Times New Roman"/>
          <w:color w:val="000000" w:themeColor="text1"/>
          <w:lang w:val="en-US"/>
          <w:rPrChange w:id="29787" w:author="N F" w:date="2023-12-05T03:09:00Z">
            <w:rPr>
              <w:rFonts w:cs="Times New Roman"/>
              <w:lang w:val="en-US"/>
            </w:rPr>
          </w:rPrChange>
        </w:rPr>
        <w:t>pH</w:t>
      </w:r>
      <w:r w:rsidRPr="006E6534">
        <w:rPr>
          <w:rFonts w:cs="Times New Roman"/>
          <w:color w:val="000000" w:themeColor="text1"/>
          <w:rPrChange w:id="29788" w:author="N F" w:date="2023-12-05T03:09:00Z">
            <w:rPr>
              <w:rFonts w:cs="Times New Roman"/>
            </w:rPr>
          </w:rPrChange>
        </w:rPr>
        <w:t xml:space="preserve"> желудка, можно применять одновременно с препаратом</w:t>
      </w:r>
      <w:r w:rsidR="004C4CE2" w:rsidRPr="006E6534">
        <w:rPr>
          <w:rFonts w:cs="Times New Roman"/>
          <w:color w:val="000000" w:themeColor="text1"/>
          <w:rPrChange w:id="29789" w:author="N F" w:date="2023-12-05T03:09:00Z">
            <w:rPr>
              <w:rFonts w:cs="Times New Roman"/>
            </w:rPr>
          </w:rPrChange>
        </w:rPr>
        <w:t xml:space="preserve"> </w:t>
      </w:r>
      <w:r w:rsidRPr="006E6534">
        <w:rPr>
          <w:rFonts w:cs="Times New Roman"/>
          <w:color w:val="000000" w:themeColor="text1"/>
          <w:rPrChange w:id="29790" w:author="N F" w:date="2023-12-05T03:09:00Z">
            <w:rPr>
              <w:rFonts w:cs="Times New Roman"/>
            </w:rPr>
          </w:rPrChange>
        </w:rPr>
        <w:t>без ограничений.</w:t>
      </w:r>
    </w:p>
    <w:p w14:paraId="161A83D2" w14:textId="0CC860AA" w:rsidR="004F439F" w:rsidRPr="008845F2" w:rsidRDefault="00C05417">
      <w:pPr>
        <w:pStyle w:val="SDText"/>
        <w:spacing w:after="0"/>
        <w:rPr>
          <w:rFonts w:cs="Times New Roman"/>
          <w:b/>
          <w:i/>
          <w:iCs/>
          <w:color w:val="000000" w:themeColor="text1"/>
          <w:rPrChange w:id="29791" w:author="Barshadskaya, Yuliya" w:date="2024-01-16T19:33:00Z">
            <w:rPr>
              <w:rFonts w:cs="Times New Roman"/>
              <w:i/>
              <w:iCs/>
              <w:u w:val="single"/>
            </w:rPr>
          </w:rPrChange>
        </w:rPr>
        <w:pPrChange w:id="29792" w:author="Barshadskaya, Yuliya" w:date="2024-01-16T19:33:00Z">
          <w:pPr>
            <w:pStyle w:val="SDText"/>
          </w:pPr>
        </w:pPrChange>
      </w:pPr>
      <w:r w:rsidRPr="008845F2">
        <w:rPr>
          <w:rFonts w:cs="Times New Roman"/>
          <w:b/>
          <w:i/>
          <w:iCs/>
          <w:color w:val="000000" w:themeColor="text1"/>
          <w:rPrChange w:id="29793" w:author="Barshadskaya, Yuliya" w:date="2024-01-16T19:33:00Z">
            <w:rPr>
              <w:rFonts w:cs="Times New Roman"/>
              <w:i/>
              <w:iCs/>
              <w:u w:val="single"/>
            </w:rPr>
          </w:rPrChange>
        </w:rPr>
        <w:t xml:space="preserve">Активные вещества, на концентрацию в плазме которых может влиять препарат </w:t>
      </w:r>
    </w:p>
    <w:p w14:paraId="33135FFC" w14:textId="09DE33C2" w:rsidR="00C05417" w:rsidRPr="006E6534" w:rsidRDefault="00C05417">
      <w:pPr>
        <w:pStyle w:val="SDText"/>
        <w:spacing w:after="0"/>
        <w:rPr>
          <w:rFonts w:cs="Times New Roman"/>
          <w:color w:val="000000" w:themeColor="text1"/>
          <w:rPrChange w:id="29794" w:author="N F" w:date="2023-12-05T03:09:00Z">
            <w:rPr>
              <w:rFonts w:cs="Times New Roman"/>
            </w:rPr>
          </w:rPrChange>
        </w:rPr>
        <w:pPrChange w:id="29795" w:author="Barshadskaya, Yuliya" w:date="2024-01-16T19:34:00Z">
          <w:pPr>
            <w:pStyle w:val="SDText"/>
          </w:pPr>
        </w:pPrChange>
      </w:pPr>
      <w:r w:rsidRPr="006E6534">
        <w:rPr>
          <w:rFonts w:cs="Times New Roman"/>
          <w:color w:val="000000" w:themeColor="text1"/>
          <w:rPrChange w:id="29796" w:author="N F" w:date="2023-12-05T03:09:00Z">
            <w:rPr>
              <w:rFonts w:cs="Times New Roman"/>
            </w:rPr>
          </w:rPrChange>
        </w:rPr>
        <w:t xml:space="preserve">По данным исследований </w:t>
      </w:r>
      <w:r w:rsidRPr="006E6534">
        <w:rPr>
          <w:rFonts w:cs="Times New Roman"/>
          <w:i/>
          <w:color w:val="000000" w:themeColor="text1"/>
          <w:lang w:val="en-US"/>
          <w:rPrChange w:id="29797" w:author="N F" w:date="2023-12-05T03:09:00Z">
            <w:rPr>
              <w:rFonts w:cs="Times New Roman"/>
              <w:i/>
              <w:lang w:val="en-US"/>
            </w:rPr>
          </w:rPrChange>
        </w:rPr>
        <w:t>in</w:t>
      </w:r>
      <w:r w:rsidRPr="006E6534">
        <w:rPr>
          <w:rFonts w:cs="Times New Roman"/>
          <w:i/>
          <w:color w:val="000000" w:themeColor="text1"/>
          <w:rPrChange w:id="29798" w:author="N F" w:date="2023-12-05T03:09:00Z">
            <w:rPr>
              <w:rFonts w:cs="Times New Roman"/>
              <w:i/>
            </w:rPr>
          </w:rPrChange>
        </w:rPr>
        <w:t xml:space="preserve"> </w:t>
      </w:r>
      <w:r w:rsidRPr="006E6534">
        <w:rPr>
          <w:rFonts w:cs="Times New Roman"/>
          <w:i/>
          <w:color w:val="000000" w:themeColor="text1"/>
          <w:lang w:val="en-US"/>
          <w:rPrChange w:id="29799" w:author="N F" w:date="2023-12-05T03:09:00Z">
            <w:rPr>
              <w:rFonts w:cs="Times New Roman"/>
              <w:i/>
              <w:lang w:val="en-US"/>
            </w:rPr>
          </w:rPrChange>
        </w:rPr>
        <w:t>vitro</w:t>
      </w:r>
      <w:r w:rsidR="004E0D0F" w:rsidRPr="006E6534">
        <w:rPr>
          <w:rFonts w:cs="Times New Roman"/>
          <w:color w:val="000000" w:themeColor="text1"/>
          <w:rPrChange w:id="29800" w:author="N F" w:date="2023-12-05T03:09:00Z">
            <w:rPr>
              <w:rFonts w:cs="Times New Roman"/>
            </w:rPr>
          </w:rPrChange>
        </w:rPr>
        <w:t>,</w:t>
      </w:r>
      <w:r w:rsidRPr="006E6534">
        <w:rPr>
          <w:rFonts w:cs="Times New Roman"/>
          <w:color w:val="000000" w:themeColor="text1"/>
          <w:rPrChange w:id="29801" w:author="N F" w:date="2023-12-05T03:09:00Z">
            <w:rPr>
              <w:rFonts w:cs="Times New Roman"/>
            </w:rPr>
          </w:rPrChange>
        </w:rPr>
        <w:t xml:space="preserve"> осимертиниб является конкурентным ингибитором белка-транспортера </w:t>
      </w:r>
      <w:r w:rsidRPr="006E6534">
        <w:rPr>
          <w:rFonts w:cs="Times New Roman"/>
          <w:color w:val="000000" w:themeColor="text1"/>
          <w:lang w:val="en-US"/>
          <w:rPrChange w:id="29802" w:author="N F" w:date="2023-12-05T03:09:00Z">
            <w:rPr>
              <w:rFonts w:cs="Times New Roman"/>
              <w:lang w:val="en-US"/>
            </w:rPr>
          </w:rPrChange>
        </w:rPr>
        <w:t>BCRP</w:t>
      </w:r>
      <w:r w:rsidRPr="006E6534">
        <w:rPr>
          <w:rFonts w:cs="Times New Roman"/>
          <w:color w:val="000000" w:themeColor="text1"/>
          <w:rPrChange w:id="29803" w:author="N F" w:date="2023-12-05T03:09:00Z">
            <w:rPr>
              <w:rFonts w:cs="Times New Roman"/>
            </w:rPr>
          </w:rPrChange>
        </w:rPr>
        <w:t>.</w:t>
      </w:r>
    </w:p>
    <w:p w14:paraId="1539E0DB" w14:textId="24C93874" w:rsidR="00C05417" w:rsidRPr="006E6534" w:rsidRDefault="00E93A2C">
      <w:pPr>
        <w:pStyle w:val="SDText"/>
        <w:spacing w:after="0"/>
        <w:rPr>
          <w:rFonts w:cs="Times New Roman"/>
          <w:color w:val="000000" w:themeColor="text1"/>
          <w:rPrChange w:id="29804" w:author="N F" w:date="2023-12-05T03:09:00Z">
            <w:rPr>
              <w:rFonts w:cs="Times New Roman"/>
            </w:rPr>
          </w:rPrChange>
        </w:rPr>
        <w:pPrChange w:id="29805" w:author="Barshadskaya, Yuliya" w:date="2024-01-16T19:34:00Z">
          <w:pPr>
            <w:pStyle w:val="SDText"/>
          </w:pPr>
        </w:pPrChange>
      </w:pPr>
      <w:r w:rsidRPr="006E6534">
        <w:rPr>
          <w:rFonts w:cs="Times New Roman"/>
          <w:color w:val="000000" w:themeColor="text1"/>
          <w:rPrChange w:id="29806" w:author="N F" w:date="2023-12-05T03:09:00Z">
            <w:rPr>
              <w:rFonts w:cs="Times New Roman"/>
            </w:rPr>
          </w:rPrChange>
        </w:rPr>
        <w:t xml:space="preserve">В клиническом фармакокинетическом исследовании совместное применение препарата Тагриссо с розувастатином (чувствительным субстратом </w:t>
      </w:r>
      <w:r w:rsidRPr="006E6534">
        <w:rPr>
          <w:rFonts w:cs="Times New Roman"/>
          <w:color w:val="000000" w:themeColor="text1"/>
          <w:lang w:val="en-US"/>
          <w:rPrChange w:id="29807" w:author="N F" w:date="2023-12-05T03:09:00Z">
            <w:rPr>
              <w:rFonts w:cs="Times New Roman"/>
              <w:lang w:val="en-US"/>
            </w:rPr>
          </w:rPrChange>
        </w:rPr>
        <w:t>BCRP</w:t>
      </w:r>
      <w:r w:rsidRPr="006E6534">
        <w:rPr>
          <w:rFonts w:cs="Times New Roman"/>
          <w:color w:val="000000" w:themeColor="text1"/>
          <w:rPrChange w:id="29808" w:author="N F" w:date="2023-12-05T03:09:00Z">
            <w:rPr>
              <w:rFonts w:cs="Times New Roman"/>
            </w:rPr>
          </w:rPrChange>
        </w:rPr>
        <w:t xml:space="preserve">) повышало </w:t>
      </w:r>
      <w:r w:rsidRPr="006E6534">
        <w:rPr>
          <w:rFonts w:cs="Times New Roman"/>
          <w:color w:val="000000" w:themeColor="text1"/>
          <w:lang w:val="en-US"/>
          <w:rPrChange w:id="29809" w:author="N F" w:date="2023-12-05T03:09:00Z">
            <w:rPr>
              <w:rFonts w:cs="Times New Roman"/>
              <w:lang w:val="en-US"/>
            </w:rPr>
          </w:rPrChange>
        </w:rPr>
        <w:t>AUC</w:t>
      </w:r>
      <w:r w:rsidRPr="006E6534">
        <w:rPr>
          <w:rFonts w:cs="Times New Roman"/>
          <w:color w:val="000000" w:themeColor="text1"/>
          <w:rPrChange w:id="29810" w:author="N F" w:date="2023-12-05T03:09:00Z">
            <w:rPr>
              <w:rFonts w:cs="Times New Roman"/>
            </w:rPr>
          </w:rPrChange>
        </w:rPr>
        <w:t xml:space="preserve"> и </w:t>
      </w:r>
      <w:r w:rsidRPr="006E6534">
        <w:rPr>
          <w:rFonts w:cs="Times New Roman"/>
          <w:color w:val="000000" w:themeColor="text1"/>
          <w:lang w:val="en-US"/>
          <w:rPrChange w:id="29811" w:author="N F" w:date="2023-12-05T03:09:00Z">
            <w:rPr>
              <w:rFonts w:cs="Times New Roman"/>
              <w:lang w:val="en-US"/>
            </w:rPr>
          </w:rPrChange>
        </w:rPr>
        <w:t>C</w:t>
      </w:r>
      <w:r w:rsidRPr="006E6534">
        <w:rPr>
          <w:rFonts w:cs="Times New Roman"/>
          <w:color w:val="000000" w:themeColor="text1"/>
          <w:vertAlign w:val="subscript"/>
          <w:lang w:val="en-US"/>
          <w:rPrChange w:id="29812" w:author="N F" w:date="2023-12-05T03:09:00Z">
            <w:rPr>
              <w:rFonts w:cs="Times New Roman"/>
              <w:vertAlign w:val="subscript"/>
              <w:lang w:val="en-US"/>
            </w:rPr>
          </w:rPrChange>
        </w:rPr>
        <w:t>max</w:t>
      </w:r>
      <w:r w:rsidRPr="006E6534">
        <w:rPr>
          <w:rFonts w:cs="Times New Roman"/>
          <w:color w:val="000000" w:themeColor="text1"/>
          <w:rPrChange w:id="29813" w:author="N F" w:date="2023-12-05T03:09:00Z">
            <w:rPr>
              <w:rFonts w:cs="Times New Roman"/>
            </w:rPr>
          </w:rPrChange>
        </w:rPr>
        <w:t xml:space="preserve"> розувастатина на 35% и 72% соответственно. Необходимо тщательное наблюдение за пациентами, принимающими препараты, распределение которых зависит от </w:t>
      </w:r>
      <w:r w:rsidRPr="006E6534">
        <w:rPr>
          <w:rFonts w:cs="Times New Roman"/>
          <w:color w:val="000000" w:themeColor="text1"/>
          <w:lang w:val="en-US"/>
          <w:rPrChange w:id="29814" w:author="N F" w:date="2023-12-05T03:09:00Z">
            <w:rPr>
              <w:rFonts w:cs="Times New Roman"/>
              <w:lang w:val="en-US"/>
            </w:rPr>
          </w:rPrChange>
        </w:rPr>
        <w:t>BCRP</w:t>
      </w:r>
      <w:r w:rsidRPr="006E6534">
        <w:rPr>
          <w:rFonts w:cs="Times New Roman"/>
          <w:color w:val="000000" w:themeColor="text1"/>
          <w:rPrChange w:id="29815" w:author="N F" w:date="2023-12-05T03:09:00Z">
            <w:rPr>
              <w:rFonts w:cs="Times New Roman"/>
            </w:rPr>
          </w:rPrChange>
        </w:rPr>
        <w:t>, с узким терапевтическим индексом</w:t>
      </w:r>
      <w:r w:rsidR="00757C8D" w:rsidRPr="006E6534">
        <w:rPr>
          <w:rFonts w:cs="Times New Roman"/>
          <w:color w:val="000000" w:themeColor="text1"/>
          <w:rPrChange w:id="29816" w:author="N F" w:date="2023-12-05T03:09:00Z">
            <w:rPr>
              <w:rFonts w:cs="Times New Roman"/>
            </w:rPr>
          </w:rPrChange>
        </w:rPr>
        <w:t>, на фоне терапии препаратом для выявления симптомов нарушения переносимости данны</w:t>
      </w:r>
      <w:r w:rsidR="001C6392" w:rsidRPr="006E6534">
        <w:rPr>
          <w:rFonts w:cs="Times New Roman"/>
          <w:color w:val="000000" w:themeColor="text1"/>
          <w:rPrChange w:id="29817" w:author="N F" w:date="2023-12-05T03:09:00Z">
            <w:rPr>
              <w:rFonts w:cs="Times New Roman"/>
            </w:rPr>
          </w:rPrChange>
        </w:rPr>
        <w:t>х</w:t>
      </w:r>
      <w:r w:rsidR="00757C8D" w:rsidRPr="006E6534">
        <w:rPr>
          <w:rFonts w:cs="Times New Roman"/>
          <w:color w:val="000000" w:themeColor="text1"/>
          <w:rPrChange w:id="29818" w:author="N F" w:date="2023-12-05T03:09:00Z">
            <w:rPr>
              <w:rFonts w:cs="Times New Roman"/>
            </w:rPr>
          </w:rPrChange>
        </w:rPr>
        <w:t xml:space="preserve"> медикаментов в результате их возросшей экспозиции.</w:t>
      </w:r>
    </w:p>
    <w:p w14:paraId="25C7C223" w14:textId="786FDA90" w:rsidR="00757C8D" w:rsidRPr="006E6534" w:rsidRDefault="00757C8D">
      <w:pPr>
        <w:pStyle w:val="SDText"/>
        <w:spacing w:after="0"/>
        <w:rPr>
          <w:rFonts w:cs="Times New Roman"/>
          <w:color w:val="000000" w:themeColor="text1"/>
          <w:rPrChange w:id="29819" w:author="N F" w:date="2023-12-05T03:09:00Z">
            <w:rPr>
              <w:rFonts w:cs="Times New Roman"/>
            </w:rPr>
          </w:rPrChange>
        </w:rPr>
        <w:pPrChange w:id="29820" w:author="Barshadskaya, Yuliya" w:date="2024-01-16T19:34:00Z">
          <w:pPr>
            <w:pStyle w:val="SDText"/>
          </w:pPr>
        </w:pPrChange>
      </w:pPr>
      <w:r w:rsidRPr="006E6534">
        <w:rPr>
          <w:rFonts w:cs="Times New Roman"/>
          <w:color w:val="000000" w:themeColor="text1"/>
          <w:rPrChange w:id="29821" w:author="N F" w:date="2023-12-05T03:09:00Z">
            <w:rPr>
              <w:rFonts w:cs="Times New Roman"/>
            </w:rPr>
          </w:rPrChange>
        </w:rPr>
        <w:t xml:space="preserve">В клиническом фармакокинетическом исследовании одновременное применение препарата Тагриссо с симвастатином (чувствительным субстратом </w:t>
      </w:r>
      <w:r w:rsidRPr="006E6534">
        <w:rPr>
          <w:rFonts w:cs="Times New Roman"/>
          <w:color w:val="000000" w:themeColor="text1"/>
          <w:lang w:val="en-US"/>
          <w:rPrChange w:id="29822" w:author="N F" w:date="2023-12-05T03:09:00Z">
            <w:rPr>
              <w:rFonts w:cs="Times New Roman"/>
              <w:lang w:val="en-US"/>
            </w:rPr>
          </w:rPrChange>
        </w:rPr>
        <w:t>CYP</w:t>
      </w:r>
      <w:r w:rsidRPr="006E6534">
        <w:rPr>
          <w:rFonts w:cs="Times New Roman"/>
          <w:color w:val="000000" w:themeColor="text1"/>
          <w:rPrChange w:id="29823" w:author="N F" w:date="2023-12-05T03:09:00Z">
            <w:rPr>
              <w:rFonts w:cs="Times New Roman"/>
            </w:rPr>
          </w:rPrChange>
        </w:rPr>
        <w:t>3</w:t>
      </w:r>
      <w:r w:rsidRPr="006E6534">
        <w:rPr>
          <w:rFonts w:cs="Times New Roman"/>
          <w:color w:val="000000" w:themeColor="text1"/>
          <w:lang w:val="en-US"/>
          <w:rPrChange w:id="29824" w:author="N F" w:date="2023-12-05T03:09:00Z">
            <w:rPr>
              <w:rFonts w:cs="Times New Roman"/>
              <w:lang w:val="en-US"/>
            </w:rPr>
          </w:rPrChange>
        </w:rPr>
        <w:t>A</w:t>
      </w:r>
      <w:r w:rsidRPr="006E6534">
        <w:rPr>
          <w:rFonts w:cs="Times New Roman"/>
          <w:color w:val="000000" w:themeColor="text1"/>
          <w:rPrChange w:id="29825" w:author="N F" w:date="2023-12-05T03:09:00Z">
            <w:rPr>
              <w:rFonts w:cs="Times New Roman"/>
            </w:rPr>
          </w:rPrChange>
        </w:rPr>
        <w:t xml:space="preserve">4) понижало </w:t>
      </w:r>
      <w:r w:rsidRPr="006E6534">
        <w:rPr>
          <w:rFonts w:cs="Times New Roman"/>
          <w:color w:val="000000" w:themeColor="text1"/>
          <w:lang w:val="en-US"/>
          <w:rPrChange w:id="29826" w:author="N F" w:date="2023-12-05T03:09:00Z">
            <w:rPr>
              <w:rFonts w:cs="Times New Roman"/>
              <w:lang w:val="en-US"/>
            </w:rPr>
          </w:rPrChange>
        </w:rPr>
        <w:t>AUC</w:t>
      </w:r>
      <w:r w:rsidRPr="006E6534">
        <w:rPr>
          <w:rFonts w:cs="Times New Roman"/>
          <w:color w:val="000000" w:themeColor="text1"/>
          <w:rPrChange w:id="29827" w:author="N F" w:date="2023-12-05T03:09:00Z">
            <w:rPr>
              <w:rFonts w:cs="Times New Roman"/>
            </w:rPr>
          </w:rPrChange>
        </w:rPr>
        <w:t xml:space="preserve"> и </w:t>
      </w:r>
      <w:r w:rsidRPr="006E6534">
        <w:rPr>
          <w:rFonts w:cs="Times New Roman"/>
          <w:color w:val="000000" w:themeColor="text1"/>
          <w:lang w:val="en-US"/>
          <w:rPrChange w:id="29828" w:author="N F" w:date="2023-12-05T03:09:00Z">
            <w:rPr>
              <w:rFonts w:cs="Times New Roman"/>
              <w:lang w:val="en-US"/>
            </w:rPr>
          </w:rPrChange>
        </w:rPr>
        <w:t>C</w:t>
      </w:r>
      <w:r w:rsidRPr="006E6534">
        <w:rPr>
          <w:rFonts w:cs="Times New Roman"/>
          <w:color w:val="000000" w:themeColor="text1"/>
          <w:vertAlign w:val="subscript"/>
          <w:lang w:val="en-US"/>
          <w:rPrChange w:id="29829" w:author="N F" w:date="2023-12-05T03:09:00Z">
            <w:rPr>
              <w:rFonts w:cs="Times New Roman"/>
              <w:vertAlign w:val="subscript"/>
              <w:lang w:val="en-US"/>
            </w:rPr>
          </w:rPrChange>
        </w:rPr>
        <w:t>max</w:t>
      </w:r>
      <w:r w:rsidRPr="006E6534">
        <w:rPr>
          <w:rFonts w:cs="Times New Roman"/>
          <w:color w:val="000000" w:themeColor="text1"/>
          <w:rPrChange w:id="29830" w:author="N F" w:date="2023-12-05T03:09:00Z">
            <w:rPr>
              <w:rFonts w:cs="Times New Roman"/>
            </w:rPr>
          </w:rPrChange>
        </w:rPr>
        <w:t xml:space="preserve"> симвастатина на 9% и 23% соответственно. Эти изменения достаточно малы и, вероятно, не имеют клинического значения. Маловероятно возникновение фармакокинетических взаимодействий с субстратами изофермента </w:t>
      </w:r>
      <w:r w:rsidRPr="006E6534">
        <w:rPr>
          <w:rFonts w:cs="Times New Roman"/>
          <w:color w:val="000000" w:themeColor="text1"/>
          <w:lang w:val="en-US"/>
          <w:rPrChange w:id="29831" w:author="N F" w:date="2023-12-05T03:09:00Z">
            <w:rPr>
              <w:rFonts w:cs="Times New Roman"/>
              <w:lang w:val="en-US"/>
            </w:rPr>
          </w:rPrChange>
        </w:rPr>
        <w:t>CYP</w:t>
      </w:r>
      <w:r w:rsidRPr="006E6534">
        <w:rPr>
          <w:rFonts w:cs="Times New Roman"/>
          <w:color w:val="000000" w:themeColor="text1"/>
          <w:rPrChange w:id="29832" w:author="N F" w:date="2023-12-05T03:09:00Z">
            <w:rPr>
              <w:rFonts w:cs="Times New Roman"/>
            </w:rPr>
          </w:rPrChange>
        </w:rPr>
        <w:t>3</w:t>
      </w:r>
      <w:r w:rsidRPr="006E6534">
        <w:rPr>
          <w:rFonts w:cs="Times New Roman"/>
          <w:color w:val="000000" w:themeColor="text1"/>
          <w:lang w:val="en-US"/>
          <w:rPrChange w:id="29833" w:author="N F" w:date="2023-12-05T03:09:00Z">
            <w:rPr>
              <w:rFonts w:cs="Times New Roman"/>
              <w:lang w:val="en-US"/>
            </w:rPr>
          </w:rPrChange>
        </w:rPr>
        <w:t>A</w:t>
      </w:r>
      <w:r w:rsidRPr="006E6534">
        <w:rPr>
          <w:rFonts w:cs="Times New Roman"/>
          <w:color w:val="000000" w:themeColor="text1"/>
          <w:rPrChange w:id="29834" w:author="N F" w:date="2023-12-05T03:09:00Z">
            <w:rPr>
              <w:rFonts w:cs="Times New Roman"/>
            </w:rPr>
          </w:rPrChange>
        </w:rPr>
        <w:t>4.</w:t>
      </w:r>
    </w:p>
    <w:p w14:paraId="18BEF82F" w14:textId="24F2A839" w:rsidR="00757C8D" w:rsidRPr="006E6534" w:rsidRDefault="00757C8D">
      <w:pPr>
        <w:pStyle w:val="SDText"/>
        <w:spacing w:after="0"/>
        <w:rPr>
          <w:rFonts w:cs="Times New Roman"/>
          <w:color w:val="000000" w:themeColor="text1"/>
          <w:rPrChange w:id="29835" w:author="N F" w:date="2023-12-05T03:09:00Z">
            <w:rPr>
              <w:rFonts w:cs="Times New Roman"/>
            </w:rPr>
          </w:rPrChange>
        </w:rPr>
        <w:pPrChange w:id="29836" w:author="Barshadskaya, Yuliya" w:date="2024-01-16T19:34:00Z">
          <w:pPr>
            <w:pStyle w:val="SDText"/>
          </w:pPr>
        </w:pPrChange>
      </w:pPr>
      <w:r w:rsidRPr="006E6534">
        <w:rPr>
          <w:rFonts w:cs="Times New Roman"/>
          <w:color w:val="000000" w:themeColor="text1"/>
          <w:rPrChange w:id="29837" w:author="N F" w:date="2023-12-05T03:09:00Z">
            <w:rPr>
              <w:rFonts w:cs="Times New Roman"/>
            </w:rPr>
          </w:rPrChange>
        </w:rPr>
        <w:t>В клиническом фармакокинетическом исследовании одновременное применение препарата Тагриссо с фексофенадином (субстрат прегнан-</w:t>
      </w:r>
      <w:r w:rsidRPr="006E6534">
        <w:rPr>
          <w:rFonts w:cs="Times New Roman"/>
          <w:color w:val="000000" w:themeColor="text1"/>
          <w:lang w:val="en-US"/>
          <w:rPrChange w:id="29838" w:author="N F" w:date="2023-12-05T03:09:00Z">
            <w:rPr>
              <w:rFonts w:cs="Times New Roman"/>
              <w:lang w:val="en-US"/>
            </w:rPr>
          </w:rPrChange>
        </w:rPr>
        <w:t>X</w:t>
      </w:r>
      <w:r w:rsidRPr="006E6534">
        <w:rPr>
          <w:rFonts w:cs="Times New Roman"/>
          <w:color w:val="000000" w:themeColor="text1"/>
          <w:rPrChange w:id="29839" w:author="N F" w:date="2023-12-05T03:09:00Z">
            <w:rPr>
              <w:rFonts w:cs="Times New Roman"/>
            </w:rPr>
          </w:rPrChange>
        </w:rPr>
        <w:t>-рецептора [</w:t>
      </w:r>
      <w:r w:rsidRPr="006E6534">
        <w:rPr>
          <w:rFonts w:cs="Times New Roman"/>
          <w:color w:val="000000" w:themeColor="text1"/>
          <w:lang w:val="en-US"/>
          <w:rPrChange w:id="29840" w:author="N F" w:date="2023-12-05T03:09:00Z">
            <w:rPr>
              <w:rFonts w:cs="Times New Roman"/>
              <w:lang w:val="en-US"/>
            </w:rPr>
          </w:rPrChange>
        </w:rPr>
        <w:t>PXR</w:t>
      </w:r>
      <w:r w:rsidRPr="006E6534">
        <w:rPr>
          <w:rFonts w:cs="Times New Roman"/>
          <w:color w:val="000000" w:themeColor="text1"/>
          <w:rPrChange w:id="29841" w:author="N F" w:date="2023-12-05T03:09:00Z">
            <w:rPr>
              <w:rFonts w:cs="Times New Roman"/>
            </w:rPr>
          </w:rPrChange>
        </w:rPr>
        <w:t xml:space="preserve">] и </w:t>
      </w:r>
      <w:r w:rsidRPr="006E6534">
        <w:rPr>
          <w:rFonts w:cs="Times New Roman"/>
          <w:color w:val="000000" w:themeColor="text1"/>
          <w:lang w:val="en-US"/>
          <w:rPrChange w:id="29842" w:author="N F" w:date="2023-12-05T03:09:00Z">
            <w:rPr>
              <w:rFonts w:cs="Times New Roman"/>
              <w:lang w:val="en-US"/>
            </w:rPr>
          </w:rPrChange>
        </w:rPr>
        <w:t>P</w:t>
      </w:r>
      <w:r w:rsidRPr="006E6534">
        <w:rPr>
          <w:rFonts w:cs="Times New Roman"/>
          <w:color w:val="000000" w:themeColor="text1"/>
          <w:rPrChange w:id="29843" w:author="N F" w:date="2023-12-05T03:09:00Z">
            <w:rPr>
              <w:rFonts w:cs="Times New Roman"/>
            </w:rPr>
          </w:rPrChange>
        </w:rPr>
        <w:t>-</w:t>
      </w:r>
      <w:r w:rsidRPr="006E6534">
        <w:rPr>
          <w:rFonts w:cs="Times New Roman"/>
          <w:color w:val="000000" w:themeColor="text1"/>
          <w:lang w:val="en-US"/>
          <w:rPrChange w:id="29844" w:author="N F" w:date="2023-12-05T03:09:00Z">
            <w:rPr>
              <w:rFonts w:cs="Times New Roman"/>
              <w:lang w:val="en-US"/>
            </w:rPr>
          </w:rPrChange>
        </w:rPr>
        <w:t>gp</w:t>
      </w:r>
      <w:r w:rsidRPr="006E6534">
        <w:rPr>
          <w:rFonts w:cs="Times New Roman"/>
          <w:color w:val="000000" w:themeColor="text1"/>
          <w:rPrChange w:id="29845" w:author="N F" w:date="2023-12-05T03:09:00Z">
            <w:rPr>
              <w:rFonts w:cs="Times New Roman"/>
            </w:rPr>
          </w:rPrChange>
        </w:rPr>
        <w:t xml:space="preserve">) повышало </w:t>
      </w:r>
      <w:r w:rsidRPr="006E6534">
        <w:rPr>
          <w:rFonts w:cs="Times New Roman"/>
          <w:color w:val="000000" w:themeColor="text1"/>
          <w:lang w:val="en-US"/>
          <w:rPrChange w:id="29846" w:author="N F" w:date="2023-12-05T03:09:00Z">
            <w:rPr>
              <w:rFonts w:cs="Times New Roman"/>
              <w:lang w:val="en-US"/>
            </w:rPr>
          </w:rPrChange>
        </w:rPr>
        <w:t>AUC</w:t>
      </w:r>
      <w:r w:rsidRPr="006E6534">
        <w:rPr>
          <w:rFonts w:cs="Times New Roman"/>
          <w:color w:val="000000" w:themeColor="text1"/>
          <w:rPrChange w:id="29847" w:author="N F" w:date="2023-12-05T03:09:00Z">
            <w:rPr>
              <w:rFonts w:cs="Times New Roman"/>
            </w:rPr>
          </w:rPrChange>
        </w:rPr>
        <w:t xml:space="preserve"> и </w:t>
      </w:r>
      <w:r w:rsidRPr="006E6534">
        <w:rPr>
          <w:rFonts w:cs="Times New Roman"/>
          <w:color w:val="000000" w:themeColor="text1"/>
          <w:lang w:val="en-GB"/>
          <w:rPrChange w:id="29848" w:author="N F" w:date="2023-12-05T03:09:00Z">
            <w:rPr>
              <w:rFonts w:cs="Times New Roman"/>
              <w:lang w:val="en-GB"/>
            </w:rPr>
          </w:rPrChange>
        </w:rPr>
        <w:t>C</w:t>
      </w:r>
      <w:r w:rsidRPr="006E6534">
        <w:rPr>
          <w:rFonts w:cs="Times New Roman"/>
          <w:color w:val="000000" w:themeColor="text1"/>
          <w:vertAlign w:val="subscript"/>
          <w:lang w:val="en-GB"/>
          <w:rPrChange w:id="29849" w:author="N F" w:date="2023-12-05T03:09:00Z">
            <w:rPr>
              <w:rFonts w:cs="Times New Roman"/>
              <w:vertAlign w:val="subscript"/>
              <w:lang w:val="en-GB"/>
            </w:rPr>
          </w:rPrChange>
        </w:rPr>
        <w:t>max</w:t>
      </w:r>
      <w:r w:rsidRPr="006E6534">
        <w:rPr>
          <w:rFonts w:cs="Times New Roman"/>
          <w:color w:val="000000" w:themeColor="text1"/>
          <w:rPrChange w:id="29850" w:author="N F" w:date="2023-12-05T03:09:00Z">
            <w:rPr>
              <w:rFonts w:cs="Times New Roman"/>
            </w:rPr>
          </w:rPrChange>
        </w:rPr>
        <w:t xml:space="preserve"> фексофенадина на 56% и 76% после однократного приема препарата, и на 27% и 25% в равновесном состоянии соответственно. Пациенты, принимающие сопутствующие препараты с</w:t>
      </w:r>
      <w:r w:rsidR="009217E2" w:rsidRPr="006E6534">
        <w:rPr>
          <w:rFonts w:cs="Times New Roman"/>
          <w:color w:val="000000" w:themeColor="text1"/>
          <w:rPrChange w:id="29851" w:author="N F" w:date="2023-12-05T03:09:00Z">
            <w:rPr>
              <w:rFonts w:cs="Times New Roman"/>
            </w:rPr>
          </w:rPrChange>
        </w:rPr>
        <w:t xml:space="preserve"> </w:t>
      </w:r>
      <w:r w:rsidRPr="006E6534">
        <w:rPr>
          <w:rFonts w:cs="Times New Roman"/>
          <w:color w:val="000000" w:themeColor="text1"/>
          <w:rPrChange w:id="29852" w:author="N F" w:date="2023-12-05T03:09:00Z">
            <w:rPr>
              <w:rFonts w:cs="Times New Roman"/>
            </w:rPr>
          </w:rPrChange>
        </w:rPr>
        <w:t xml:space="preserve">узким терапевтическим диапазоном, распределение которых зависит от </w:t>
      </w:r>
      <w:r w:rsidRPr="006E6534">
        <w:rPr>
          <w:rFonts w:cs="Times New Roman"/>
          <w:color w:val="000000" w:themeColor="text1"/>
          <w:lang w:val="en-US"/>
          <w:rPrChange w:id="29853" w:author="N F" w:date="2023-12-05T03:09:00Z">
            <w:rPr>
              <w:rFonts w:cs="Times New Roman"/>
              <w:lang w:val="en-US"/>
            </w:rPr>
          </w:rPrChange>
        </w:rPr>
        <w:t>P</w:t>
      </w:r>
      <w:r w:rsidRPr="006E6534">
        <w:rPr>
          <w:rFonts w:cs="Times New Roman"/>
          <w:color w:val="000000" w:themeColor="text1"/>
          <w:rPrChange w:id="29854" w:author="N F" w:date="2023-12-05T03:09:00Z">
            <w:rPr>
              <w:rFonts w:cs="Times New Roman"/>
            </w:rPr>
          </w:rPrChange>
        </w:rPr>
        <w:t>-</w:t>
      </w:r>
      <w:r w:rsidRPr="006E6534">
        <w:rPr>
          <w:rFonts w:cs="Times New Roman"/>
          <w:color w:val="000000" w:themeColor="text1"/>
          <w:lang w:val="en-US"/>
          <w:rPrChange w:id="29855" w:author="N F" w:date="2023-12-05T03:09:00Z">
            <w:rPr>
              <w:rFonts w:cs="Times New Roman"/>
              <w:lang w:val="en-US"/>
            </w:rPr>
          </w:rPrChange>
        </w:rPr>
        <w:t>gp</w:t>
      </w:r>
      <w:r w:rsidRPr="006E6534">
        <w:rPr>
          <w:rFonts w:cs="Times New Roman"/>
          <w:color w:val="000000" w:themeColor="text1"/>
          <w:rPrChange w:id="29856" w:author="N F" w:date="2023-12-05T03:09:00Z">
            <w:rPr>
              <w:rFonts w:cs="Times New Roman"/>
            </w:rPr>
          </w:rPrChange>
        </w:rPr>
        <w:t xml:space="preserve"> (например</w:t>
      </w:r>
      <w:r w:rsidR="001C6392" w:rsidRPr="006E6534">
        <w:rPr>
          <w:rFonts w:cs="Times New Roman"/>
          <w:color w:val="000000" w:themeColor="text1"/>
          <w:rPrChange w:id="29857" w:author="N F" w:date="2023-12-05T03:09:00Z">
            <w:rPr>
              <w:rFonts w:cs="Times New Roman"/>
            </w:rPr>
          </w:rPrChange>
        </w:rPr>
        <w:t>,</w:t>
      </w:r>
      <w:r w:rsidRPr="006E6534">
        <w:rPr>
          <w:rFonts w:cs="Times New Roman"/>
          <w:color w:val="000000" w:themeColor="text1"/>
          <w:rPrChange w:id="29858" w:author="N F" w:date="2023-12-05T03:09:00Z">
            <w:rPr>
              <w:rFonts w:cs="Times New Roman"/>
            </w:rPr>
          </w:rPrChange>
        </w:rPr>
        <w:t xml:space="preserve"> дигоксин, дабигатран, алискирен), должны находиться под пристальным медицинским наблюдением для выявления симптомов изменения переносимости в результате возросшей экспозиции сопутствующих препарат</w:t>
      </w:r>
      <w:r w:rsidR="0017324B" w:rsidRPr="006E6534">
        <w:rPr>
          <w:rFonts w:cs="Times New Roman"/>
          <w:color w:val="000000" w:themeColor="text1"/>
          <w:rPrChange w:id="29859" w:author="N F" w:date="2023-12-05T03:09:00Z">
            <w:rPr>
              <w:rFonts w:cs="Times New Roman"/>
            </w:rPr>
          </w:rPrChange>
        </w:rPr>
        <w:t xml:space="preserve">ов на фоне применения </w:t>
      </w:r>
      <w:r w:rsidR="009854BC" w:rsidRPr="006E6534">
        <w:rPr>
          <w:rFonts w:cs="Times New Roman"/>
          <w:color w:val="000000" w:themeColor="text1"/>
          <w:rPrChange w:id="29860" w:author="N F" w:date="2023-12-05T03:09:00Z">
            <w:rPr>
              <w:rFonts w:cs="Times New Roman"/>
            </w:rPr>
          </w:rPrChange>
        </w:rPr>
        <w:t>препарата</w:t>
      </w:r>
      <w:r w:rsidR="0017324B" w:rsidRPr="006E6534">
        <w:rPr>
          <w:rFonts w:cs="Times New Roman"/>
          <w:color w:val="000000" w:themeColor="text1"/>
          <w:rPrChange w:id="29861" w:author="N F" w:date="2023-12-05T03:09:00Z">
            <w:rPr>
              <w:rFonts w:cs="Times New Roman"/>
            </w:rPr>
          </w:rPrChange>
        </w:rPr>
        <w:t>.</w:t>
      </w:r>
    </w:p>
    <w:p w14:paraId="683F966F" w14:textId="77777777" w:rsidR="00D74E6B" w:rsidRPr="006E6534" w:rsidRDefault="00D74E6B">
      <w:pPr>
        <w:pStyle w:val="SDText"/>
        <w:spacing w:after="0"/>
        <w:rPr>
          <w:rFonts w:cs="Times New Roman"/>
          <w:color w:val="000000" w:themeColor="text1"/>
          <w:szCs w:val="24"/>
          <w:rPrChange w:id="29862" w:author="N F" w:date="2023-12-05T03:09:00Z">
            <w:rPr>
              <w:rFonts w:cs="Times New Roman"/>
              <w:szCs w:val="24"/>
            </w:rPr>
          </w:rPrChange>
        </w:rPr>
        <w:pPrChange w:id="29863" w:author="Barshadskaya, Yuliya" w:date="2024-01-16T19:34:00Z">
          <w:pPr>
            <w:pStyle w:val="SDText"/>
          </w:pPr>
        </w:pPrChange>
      </w:pPr>
    </w:p>
    <w:p w14:paraId="5296E488" w14:textId="77777777" w:rsidR="00123CCF" w:rsidRPr="006E6534" w:rsidRDefault="00123CCF">
      <w:pPr>
        <w:pStyle w:val="3"/>
        <w:spacing w:line="240" w:lineRule="auto"/>
        <w:ind w:left="0" w:firstLine="0"/>
        <w:rPr>
          <w:rFonts w:cs="Times New Roman"/>
          <w:sz w:val="24"/>
          <w:lang w:val="en-GB"/>
          <w:rPrChange w:id="29864" w:author="N F" w:date="2023-12-05T03:09:00Z">
            <w:rPr>
              <w:lang w:val="en-GB"/>
            </w:rPr>
          </w:rPrChange>
        </w:rPr>
        <w:pPrChange w:id="29865" w:author="N F" w:date="2023-08-06T15:38:00Z">
          <w:pPr>
            <w:pStyle w:val="3"/>
          </w:pPr>
        </w:pPrChange>
      </w:pPr>
      <w:bookmarkStart w:id="29866" w:name="_Ref114850392"/>
      <w:bookmarkStart w:id="29867" w:name="_Toc115733079"/>
      <w:r w:rsidRPr="006E6534">
        <w:rPr>
          <w:rFonts w:cs="Times New Roman"/>
          <w:sz w:val="24"/>
          <w:rPrChange w:id="29868" w:author="N F" w:date="2023-12-05T03:09:00Z">
            <w:rPr/>
          </w:rPrChange>
        </w:rPr>
        <w:t>Особые</w:t>
      </w:r>
      <w:r w:rsidRPr="006E6534">
        <w:rPr>
          <w:rFonts w:cs="Times New Roman"/>
          <w:sz w:val="24"/>
          <w:lang w:val="en-GB"/>
          <w:rPrChange w:id="29869" w:author="N F" w:date="2023-12-05T03:09:00Z">
            <w:rPr>
              <w:lang w:val="en-GB"/>
            </w:rPr>
          </w:rPrChange>
        </w:rPr>
        <w:t xml:space="preserve"> </w:t>
      </w:r>
      <w:r w:rsidRPr="006E6534">
        <w:rPr>
          <w:rFonts w:cs="Times New Roman"/>
          <w:sz w:val="24"/>
          <w:rPrChange w:id="29870" w:author="N F" w:date="2023-12-05T03:09:00Z">
            <w:rPr/>
          </w:rPrChange>
        </w:rPr>
        <w:t>указания</w:t>
      </w:r>
      <w:bookmarkEnd w:id="29866"/>
      <w:bookmarkEnd w:id="29867"/>
    </w:p>
    <w:p w14:paraId="01CA1EE9" w14:textId="27D60A05" w:rsidR="006E394F" w:rsidRPr="008845F2" w:rsidRDefault="004503CD">
      <w:pPr>
        <w:pStyle w:val="SDText"/>
        <w:spacing w:after="0"/>
        <w:rPr>
          <w:rFonts w:cs="Times New Roman"/>
          <w:b/>
          <w:i/>
          <w:color w:val="000000" w:themeColor="text1"/>
          <w:szCs w:val="24"/>
          <w:rPrChange w:id="29871" w:author="Barshadskaya, Yuliya" w:date="2024-01-16T19:34:00Z">
            <w:rPr>
              <w:rFonts w:cs="Times New Roman"/>
              <w:szCs w:val="24"/>
              <w:u w:val="single"/>
            </w:rPr>
          </w:rPrChange>
        </w:rPr>
        <w:pPrChange w:id="29872" w:author="Barshadskaya, Yuliya" w:date="2024-01-16T19:34:00Z">
          <w:pPr>
            <w:pStyle w:val="SDText"/>
          </w:pPr>
        </w:pPrChange>
      </w:pPr>
      <w:r w:rsidRPr="008845F2">
        <w:rPr>
          <w:rFonts w:cs="Times New Roman"/>
          <w:b/>
          <w:i/>
          <w:color w:val="000000" w:themeColor="text1"/>
          <w:szCs w:val="24"/>
          <w:rPrChange w:id="29873" w:author="Barshadskaya, Yuliya" w:date="2024-01-16T19:34:00Z">
            <w:rPr>
              <w:rFonts w:cs="Times New Roman"/>
              <w:szCs w:val="24"/>
              <w:u w:val="single"/>
            </w:rPr>
          </w:rPrChange>
        </w:rPr>
        <w:t xml:space="preserve">Определение статуса мутации в гене </w:t>
      </w:r>
      <w:r w:rsidRPr="008845F2">
        <w:rPr>
          <w:rFonts w:cs="Times New Roman"/>
          <w:b/>
          <w:i/>
          <w:color w:val="000000" w:themeColor="text1"/>
          <w:szCs w:val="24"/>
          <w:lang w:val="en-US"/>
          <w:rPrChange w:id="29874" w:author="Barshadskaya, Yuliya" w:date="2024-01-16T19:34:00Z">
            <w:rPr>
              <w:rFonts w:cs="Times New Roman"/>
              <w:szCs w:val="24"/>
              <w:u w:val="single"/>
              <w:lang w:val="en-US"/>
            </w:rPr>
          </w:rPrChange>
        </w:rPr>
        <w:t>EGFR</w:t>
      </w:r>
    </w:p>
    <w:p w14:paraId="438C2190" w14:textId="3F3DE838" w:rsidR="004503CD" w:rsidRPr="006E6534" w:rsidRDefault="004503CD">
      <w:pPr>
        <w:pStyle w:val="SDText"/>
        <w:spacing w:after="0"/>
        <w:rPr>
          <w:rFonts w:cs="Times New Roman"/>
          <w:color w:val="000000" w:themeColor="text1"/>
          <w:rPrChange w:id="29875" w:author="N F" w:date="2023-12-05T03:09:00Z">
            <w:rPr>
              <w:rFonts w:cs="Times New Roman"/>
            </w:rPr>
          </w:rPrChange>
        </w:rPr>
        <w:pPrChange w:id="29876" w:author="Barshadskaya, Yuliya" w:date="2024-01-16T19:35:00Z">
          <w:pPr>
            <w:pStyle w:val="SDText"/>
          </w:pPr>
        </w:pPrChange>
      </w:pPr>
      <w:r w:rsidRPr="006E6534">
        <w:rPr>
          <w:rFonts w:cs="Times New Roman"/>
          <w:color w:val="000000" w:themeColor="text1"/>
          <w:rPrChange w:id="29877" w:author="N F" w:date="2023-12-05T03:09:00Z">
            <w:rPr>
              <w:rFonts w:cs="Times New Roman"/>
            </w:rPr>
          </w:rPrChange>
        </w:rPr>
        <w:t>Для назначения препарата</w:t>
      </w:r>
      <w:r w:rsidR="004C4CE2" w:rsidRPr="006E6534">
        <w:rPr>
          <w:rFonts w:cs="Times New Roman"/>
          <w:color w:val="000000" w:themeColor="text1"/>
          <w:rPrChange w:id="29878" w:author="N F" w:date="2023-12-05T03:09:00Z">
            <w:rPr>
              <w:rFonts w:cs="Times New Roman"/>
            </w:rPr>
          </w:rPrChange>
        </w:rPr>
        <w:t xml:space="preserve"> </w:t>
      </w:r>
      <w:r w:rsidRPr="006E6534">
        <w:rPr>
          <w:rFonts w:cs="Times New Roman"/>
          <w:color w:val="000000" w:themeColor="text1"/>
          <w:rPrChange w:id="29879" w:author="N F" w:date="2023-12-05T03:09:00Z">
            <w:rPr>
              <w:rFonts w:cs="Times New Roman"/>
            </w:rPr>
          </w:rPrChange>
        </w:rPr>
        <w:t xml:space="preserve">в качестве </w:t>
      </w:r>
      <w:r w:rsidR="008715F3" w:rsidRPr="006E6534">
        <w:rPr>
          <w:rFonts w:cs="Times New Roman"/>
          <w:color w:val="000000" w:themeColor="text1"/>
          <w:rPrChange w:id="29880" w:author="N F" w:date="2023-12-05T03:09:00Z">
            <w:rPr>
              <w:rFonts w:cs="Times New Roman"/>
            </w:rPr>
          </w:rPrChange>
        </w:rPr>
        <w:t>адъювантной терапии НМРЛ</w:t>
      </w:r>
      <w:r w:rsidR="002C0586" w:rsidRPr="006E6534">
        <w:rPr>
          <w:rFonts w:cs="Times New Roman"/>
          <w:color w:val="000000" w:themeColor="text1"/>
          <w:rPrChange w:id="29881" w:author="N F" w:date="2023-12-05T03:09:00Z">
            <w:rPr>
              <w:rFonts w:cs="Times New Roman"/>
            </w:rPr>
          </w:rPrChange>
        </w:rPr>
        <w:t xml:space="preserve"> после полной резекции опухоли необходимо подтвердить наличие мутации в гене </w:t>
      </w:r>
      <w:r w:rsidR="002C0586" w:rsidRPr="006E6534">
        <w:rPr>
          <w:rFonts w:cs="Times New Roman"/>
          <w:color w:val="000000" w:themeColor="text1"/>
          <w:lang w:val="en-US"/>
          <w:rPrChange w:id="29882" w:author="N F" w:date="2023-12-05T03:09:00Z">
            <w:rPr>
              <w:rFonts w:cs="Times New Roman"/>
              <w:lang w:val="en-US"/>
            </w:rPr>
          </w:rPrChange>
        </w:rPr>
        <w:t>EGFR</w:t>
      </w:r>
      <w:r w:rsidR="002C0586" w:rsidRPr="006E6534">
        <w:rPr>
          <w:rFonts w:cs="Times New Roman"/>
          <w:color w:val="000000" w:themeColor="text1"/>
          <w:rPrChange w:id="29883" w:author="N F" w:date="2023-12-05T03:09:00Z">
            <w:rPr>
              <w:rFonts w:cs="Times New Roman"/>
            </w:rPr>
          </w:rPrChange>
        </w:rPr>
        <w:t xml:space="preserve"> (делеции в экзоне 19 или замены </w:t>
      </w:r>
      <w:r w:rsidR="002C0586" w:rsidRPr="006E6534">
        <w:rPr>
          <w:rFonts w:cs="Times New Roman"/>
          <w:color w:val="000000" w:themeColor="text1"/>
          <w:lang w:val="en-US"/>
          <w:rPrChange w:id="29884" w:author="N F" w:date="2023-12-05T03:09:00Z">
            <w:rPr>
              <w:rFonts w:cs="Times New Roman"/>
              <w:lang w:val="en-US"/>
            </w:rPr>
          </w:rPrChange>
        </w:rPr>
        <w:t>L</w:t>
      </w:r>
      <w:r w:rsidR="002C0586" w:rsidRPr="006E6534">
        <w:rPr>
          <w:rFonts w:cs="Times New Roman"/>
          <w:color w:val="000000" w:themeColor="text1"/>
          <w:rPrChange w:id="29885" w:author="N F" w:date="2023-12-05T03:09:00Z">
            <w:rPr>
              <w:rFonts w:cs="Times New Roman"/>
            </w:rPr>
          </w:rPrChange>
        </w:rPr>
        <w:t>858</w:t>
      </w:r>
      <w:r w:rsidR="002C0586" w:rsidRPr="006E6534">
        <w:rPr>
          <w:rFonts w:cs="Times New Roman"/>
          <w:color w:val="000000" w:themeColor="text1"/>
          <w:lang w:val="en-GB"/>
          <w:rPrChange w:id="29886" w:author="N F" w:date="2023-12-05T03:09:00Z">
            <w:rPr>
              <w:rFonts w:cs="Times New Roman"/>
              <w:lang w:val="en-GB"/>
            </w:rPr>
          </w:rPrChange>
        </w:rPr>
        <w:t>R</w:t>
      </w:r>
      <w:r w:rsidR="002C0586" w:rsidRPr="006E6534">
        <w:rPr>
          <w:rFonts w:cs="Times New Roman"/>
          <w:color w:val="000000" w:themeColor="text1"/>
          <w:rPrChange w:id="29887" w:author="N F" w:date="2023-12-05T03:09:00Z">
            <w:rPr>
              <w:rFonts w:cs="Times New Roman"/>
            </w:rPr>
          </w:rPrChange>
        </w:rPr>
        <w:t xml:space="preserve"> в экзоне 21). Статус мутации необходимо определять в </w:t>
      </w:r>
      <w:r w:rsidR="003B7B03" w:rsidRPr="006E6534">
        <w:rPr>
          <w:rFonts w:cs="Times New Roman"/>
          <w:color w:val="000000" w:themeColor="text1"/>
          <w:rPrChange w:id="29888" w:author="N F" w:date="2023-12-05T03:09:00Z">
            <w:rPr>
              <w:rFonts w:cs="Times New Roman"/>
            </w:rPr>
          </w:rPrChange>
        </w:rPr>
        <w:t>опухолевой ДНК, полученной из образца ткани опухоли (биоптата или операционного материала), с помощью валидированного теста в клинической лаборатории.</w:t>
      </w:r>
    </w:p>
    <w:p w14:paraId="77689A6C" w14:textId="4F9EBDE4" w:rsidR="003B7B03" w:rsidRPr="006E6534" w:rsidRDefault="003B7B03">
      <w:pPr>
        <w:pStyle w:val="SDText"/>
        <w:spacing w:after="0"/>
        <w:rPr>
          <w:rFonts w:cs="Times New Roman"/>
          <w:color w:val="000000" w:themeColor="text1"/>
          <w:rPrChange w:id="29889" w:author="N F" w:date="2023-12-05T03:09:00Z">
            <w:rPr>
              <w:rFonts w:cs="Times New Roman"/>
            </w:rPr>
          </w:rPrChange>
        </w:rPr>
        <w:pPrChange w:id="29890" w:author="Barshadskaya, Yuliya" w:date="2024-01-16T19:35:00Z">
          <w:pPr>
            <w:pStyle w:val="SDText"/>
          </w:pPr>
        </w:pPrChange>
      </w:pPr>
      <w:r w:rsidRPr="006E6534">
        <w:rPr>
          <w:rFonts w:cs="Times New Roman"/>
          <w:color w:val="000000" w:themeColor="text1"/>
          <w:rPrChange w:id="29891" w:author="N F" w:date="2023-12-05T03:09:00Z">
            <w:rPr>
              <w:rFonts w:cs="Times New Roman"/>
            </w:rPr>
          </w:rPrChange>
        </w:rPr>
        <w:t>При рассмотрении</w:t>
      </w:r>
      <w:r w:rsidR="003B0F80" w:rsidRPr="006E6534">
        <w:rPr>
          <w:rFonts w:cs="Times New Roman"/>
          <w:color w:val="000000" w:themeColor="text1"/>
          <w:rPrChange w:id="29892" w:author="N F" w:date="2023-12-05T03:09:00Z">
            <w:rPr>
              <w:rFonts w:cs="Times New Roman"/>
            </w:rPr>
          </w:rPrChange>
        </w:rPr>
        <w:t xml:space="preserve"> вопроса о назначении препарата в качестве терапии местно-распределенного или метастатического НМРЛ важно </w:t>
      </w:r>
      <w:r w:rsidR="001A22BE" w:rsidRPr="006E6534">
        <w:rPr>
          <w:rFonts w:cs="Times New Roman"/>
          <w:color w:val="000000" w:themeColor="text1"/>
          <w:rPrChange w:id="29893" w:author="N F" w:date="2023-12-05T03:09:00Z">
            <w:rPr>
              <w:rFonts w:cs="Times New Roman"/>
            </w:rPr>
          </w:rPrChange>
        </w:rPr>
        <w:t xml:space="preserve">подтвердить наличие мутации в гене </w:t>
      </w:r>
      <w:r w:rsidR="001A22BE" w:rsidRPr="006E6534">
        <w:rPr>
          <w:rFonts w:cs="Times New Roman"/>
          <w:color w:val="000000" w:themeColor="text1"/>
          <w:lang w:val="en-US"/>
          <w:rPrChange w:id="29894" w:author="N F" w:date="2023-12-05T03:09:00Z">
            <w:rPr>
              <w:rFonts w:cs="Times New Roman"/>
              <w:lang w:val="en-US"/>
            </w:rPr>
          </w:rPrChange>
        </w:rPr>
        <w:t>EGFR</w:t>
      </w:r>
      <w:r w:rsidR="001A22BE" w:rsidRPr="006E6534">
        <w:rPr>
          <w:rFonts w:cs="Times New Roman"/>
          <w:color w:val="000000" w:themeColor="text1"/>
          <w:rPrChange w:id="29895" w:author="N F" w:date="2023-12-05T03:09:00Z">
            <w:rPr>
              <w:rFonts w:cs="Times New Roman"/>
            </w:rPr>
          </w:rPrChange>
        </w:rPr>
        <w:t xml:space="preserve">. Статус мутации необходимо определять в опухолевой ДНК, полученной из образца ткани опухоли, или в свободно циркулирующей </w:t>
      </w:r>
      <w:r w:rsidR="00BE719D" w:rsidRPr="006E6534">
        <w:rPr>
          <w:rFonts w:cs="Times New Roman"/>
          <w:color w:val="000000" w:themeColor="text1"/>
          <w:rPrChange w:id="29896" w:author="N F" w:date="2023-12-05T03:09:00Z">
            <w:rPr>
              <w:rFonts w:cs="Times New Roman"/>
            </w:rPr>
          </w:rPrChange>
        </w:rPr>
        <w:t>опухолевой ДНК, полученной из образца плазмы крови, с помощью валидированного теста в клинической лаборатории.</w:t>
      </w:r>
    </w:p>
    <w:p w14:paraId="2FB7D6F8" w14:textId="6B655AB3" w:rsidR="00BE719D" w:rsidRPr="006E6534" w:rsidRDefault="00BE719D">
      <w:pPr>
        <w:pStyle w:val="SDText"/>
        <w:spacing w:after="0"/>
        <w:rPr>
          <w:rFonts w:cs="Times New Roman"/>
          <w:color w:val="000000" w:themeColor="text1"/>
          <w:rPrChange w:id="29897" w:author="N F" w:date="2023-12-05T03:09:00Z">
            <w:rPr>
              <w:rFonts w:cs="Times New Roman"/>
            </w:rPr>
          </w:rPrChange>
        </w:rPr>
        <w:pPrChange w:id="29898" w:author="Barshadskaya, Yuliya" w:date="2024-01-16T19:35:00Z">
          <w:pPr>
            <w:pStyle w:val="SDText"/>
          </w:pPr>
        </w:pPrChange>
      </w:pPr>
      <w:r w:rsidRPr="006E6534">
        <w:rPr>
          <w:rFonts w:cs="Times New Roman"/>
          <w:color w:val="000000" w:themeColor="text1"/>
          <w:rPrChange w:id="29899" w:author="N F" w:date="2023-12-05T03:09:00Z">
            <w:rPr>
              <w:rFonts w:cs="Times New Roman"/>
            </w:rPr>
          </w:rPrChange>
        </w:rPr>
        <w:lastRenderedPageBreak/>
        <w:t>Следует использовать</w:t>
      </w:r>
      <w:r w:rsidR="00BB4B30" w:rsidRPr="006E6534">
        <w:rPr>
          <w:rFonts w:cs="Times New Roman"/>
          <w:color w:val="000000" w:themeColor="text1"/>
          <w:rPrChange w:id="29900" w:author="N F" w:date="2023-12-05T03:09:00Z">
            <w:rPr>
              <w:rFonts w:cs="Times New Roman"/>
            </w:rPr>
          </w:rPrChange>
        </w:rPr>
        <w:t xml:space="preserve"> только надежные, обоснованные и чувствительные методы исследования с подтвержденной диагностической значимостью в определении мутации в гене </w:t>
      </w:r>
      <w:r w:rsidR="00BB4B30" w:rsidRPr="006E6534">
        <w:rPr>
          <w:rFonts w:cs="Times New Roman"/>
          <w:color w:val="000000" w:themeColor="text1"/>
          <w:lang w:val="en-US"/>
          <w:rPrChange w:id="29901" w:author="N F" w:date="2023-12-05T03:09:00Z">
            <w:rPr>
              <w:rFonts w:cs="Times New Roman"/>
              <w:lang w:val="en-US"/>
            </w:rPr>
          </w:rPrChange>
        </w:rPr>
        <w:t>EGFR</w:t>
      </w:r>
      <w:r w:rsidR="00BB4B30" w:rsidRPr="006E6534">
        <w:rPr>
          <w:rFonts w:cs="Times New Roman"/>
          <w:color w:val="000000" w:themeColor="text1"/>
          <w:rPrChange w:id="29902" w:author="N F" w:date="2023-12-05T03:09:00Z">
            <w:rPr>
              <w:rFonts w:cs="Times New Roman"/>
            </w:rPr>
          </w:rPrChange>
        </w:rPr>
        <w:t>.</w:t>
      </w:r>
    </w:p>
    <w:p w14:paraId="7F1DEE50" w14:textId="6A4D33F5" w:rsidR="00BB4B30" w:rsidRPr="006E6534" w:rsidRDefault="00BB4B30">
      <w:pPr>
        <w:pStyle w:val="SDText"/>
        <w:spacing w:after="0"/>
        <w:rPr>
          <w:rFonts w:cs="Times New Roman"/>
          <w:color w:val="000000" w:themeColor="text1"/>
          <w:rPrChange w:id="29903" w:author="N F" w:date="2023-12-05T03:09:00Z">
            <w:rPr>
              <w:rFonts w:cs="Times New Roman"/>
            </w:rPr>
          </w:rPrChange>
        </w:rPr>
        <w:pPrChange w:id="29904" w:author="Barshadskaya, Yuliya" w:date="2024-01-16T19:35:00Z">
          <w:pPr>
            <w:pStyle w:val="SDText"/>
          </w:pPr>
        </w:pPrChange>
      </w:pPr>
      <w:r w:rsidRPr="006E6534">
        <w:rPr>
          <w:rFonts w:cs="Times New Roman"/>
          <w:color w:val="000000" w:themeColor="text1"/>
          <w:rPrChange w:id="29905" w:author="N F" w:date="2023-12-05T03:09:00Z">
            <w:rPr>
              <w:rFonts w:cs="Times New Roman"/>
            </w:rPr>
          </w:rPrChange>
        </w:rPr>
        <w:t xml:space="preserve">Выявление у пациента мутации в гене </w:t>
      </w:r>
      <w:r w:rsidRPr="006E6534">
        <w:rPr>
          <w:rFonts w:cs="Times New Roman"/>
          <w:color w:val="000000" w:themeColor="text1"/>
          <w:lang w:val="en-US"/>
          <w:rPrChange w:id="29906" w:author="N F" w:date="2023-12-05T03:09:00Z">
            <w:rPr>
              <w:rFonts w:cs="Times New Roman"/>
              <w:lang w:val="en-US"/>
            </w:rPr>
          </w:rPrChange>
        </w:rPr>
        <w:t>EGFR</w:t>
      </w:r>
      <w:r w:rsidRPr="006E6534">
        <w:rPr>
          <w:rFonts w:cs="Times New Roman"/>
          <w:color w:val="000000" w:themeColor="text1"/>
          <w:rPrChange w:id="29907" w:author="N F" w:date="2023-12-05T03:09:00Z">
            <w:rPr>
              <w:rFonts w:cs="Times New Roman"/>
            </w:rPr>
          </w:rPrChange>
        </w:rPr>
        <w:t xml:space="preserve"> (делеции в экзоне 19 или замены </w:t>
      </w:r>
      <w:r w:rsidRPr="006E6534">
        <w:rPr>
          <w:rFonts w:cs="Times New Roman"/>
          <w:color w:val="000000" w:themeColor="text1"/>
          <w:lang w:val="en-US"/>
          <w:rPrChange w:id="29908" w:author="N F" w:date="2023-12-05T03:09:00Z">
            <w:rPr>
              <w:rFonts w:cs="Times New Roman"/>
              <w:lang w:val="en-US"/>
            </w:rPr>
          </w:rPrChange>
        </w:rPr>
        <w:t>L</w:t>
      </w:r>
      <w:r w:rsidRPr="006E6534">
        <w:rPr>
          <w:rFonts w:cs="Times New Roman"/>
          <w:color w:val="000000" w:themeColor="text1"/>
          <w:rPrChange w:id="29909" w:author="N F" w:date="2023-12-05T03:09:00Z">
            <w:rPr>
              <w:rFonts w:cs="Times New Roman"/>
            </w:rPr>
          </w:rPrChange>
        </w:rPr>
        <w:t>858</w:t>
      </w:r>
      <w:r w:rsidRPr="006E6534">
        <w:rPr>
          <w:rFonts w:cs="Times New Roman"/>
          <w:color w:val="000000" w:themeColor="text1"/>
          <w:lang w:val="en-GB"/>
          <w:rPrChange w:id="29910" w:author="N F" w:date="2023-12-05T03:09:00Z">
            <w:rPr>
              <w:rFonts w:cs="Times New Roman"/>
              <w:lang w:val="en-GB"/>
            </w:rPr>
          </w:rPrChange>
        </w:rPr>
        <w:t>R</w:t>
      </w:r>
      <w:r w:rsidRPr="006E6534">
        <w:rPr>
          <w:rFonts w:cs="Times New Roman"/>
          <w:color w:val="000000" w:themeColor="text1"/>
          <w:rPrChange w:id="29911" w:author="N F" w:date="2023-12-05T03:09:00Z">
            <w:rPr>
              <w:rFonts w:cs="Times New Roman"/>
            </w:rPr>
          </w:rPrChange>
        </w:rPr>
        <w:t xml:space="preserve"> в экзоне 21 – в случае терапии первой линии, или мутации </w:t>
      </w:r>
      <w:r w:rsidRPr="006E6534">
        <w:rPr>
          <w:rFonts w:cs="Times New Roman"/>
          <w:color w:val="000000" w:themeColor="text1"/>
          <w:lang w:val="en-US"/>
          <w:rPrChange w:id="29912" w:author="N F" w:date="2023-12-05T03:09:00Z">
            <w:rPr>
              <w:rFonts w:cs="Times New Roman"/>
              <w:lang w:val="en-US"/>
            </w:rPr>
          </w:rPrChange>
        </w:rPr>
        <w:t>T</w:t>
      </w:r>
      <w:r w:rsidRPr="006E6534">
        <w:rPr>
          <w:rFonts w:cs="Times New Roman"/>
          <w:color w:val="000000" w:themeColor="text1"/>
          <w:rPrChange w:id="29913" w:author="N F" w:date="2023-12-05T03:09:00Z">
            <w:rPr>
              <w:rFonts w:cs="Times New Roman"/>
            </w:rPr>
          </w:rPrChange>
        </w:rPr>
        <w:t>790</w:t>
      </w:r>
      <w:r w:rsidRPr="006E6534">
        <w:rPr>
          <w:rFonts w:cs="Times New Roman"/>
          <w:color w:val="000000" w:themeColor="text1"/>
          <w:lang w:val="en-US"/>
          <w:rPrChange w:id="29914" w:author="N F" w:date="2023-12-05T03:09:00Z">
            <w:rPr>
              <w:rFonts w:cs="Times New Roman"/>
              <w:lang w:val="en-US"/>
            </w:rPr>
          </w:rPrChange>
        </w:rPr>
        <w:t>M</w:t>
      </w:r>
      <w:r w:rsidRPr="006E6534">
        <w:rPr>
          <w:rFonts w:cs="Times New Roman"/>
          <w:color w:val="000000" w:themeColor="text1"/>
          <w:rPrChange w:id="29915" w:author="N F" w:date="2023-12-05T03:09:00Z">
            <w:rPr>
              <w:rFonts w:cs="Times New Roman"/>
            </w:rPr>
          </w:rPrChange>
        </w:rPr>
        <w:t xml:space="preserve"> – в случае прогрессирования заболевания во время или после терапии ингбитором тирозинкиназы </w:t>
      </w:r>
      <w:r w:rsidRPr="006E6534">
        <w:rPr>
          <w:rFonts w:cs="Times New Roman"/>
          <w:color w:val="000000" w:themeColor="text1"/>
          <w:lang w:val="en-US"/>
          <w:rPrChange w:id="29916" w:author="N F" w:date="2023-12-05T03:09:00Z">
            <w:rPr>
              <w:rFonts w:cs="Times New Roman"/>
              <w:lang w:val="en-US"/>
            </w:rPr>
          </w:rPrChange>
        </w:rPr>
        <w:t>EGFR</w:t>
      </w:r>
      <w:r w:rsidRPr="006E6534">
        <w:rPr>
          <w:rFonts w:cs="Times New Roman"/>
          <w:color w:val="000000" w:themeColor="text1"/>
          <w:rPrChange w:id="29917" w:author="N F" w:date="2023-12-05T03:09:00Z">
            <w:rPr>
              <w:rFonts w:cs="Times New Roman"/>
            </w:rPr>
          </w:rPrChange>
        </w:rPr>
        <w:t>) в ткани опухоли или плазме крови свидетельствует о наличии показания для применения препарата. В случае отрицательного результата тестирования плазмы крови рекомендуется определение мутации в ткани опухоли для исключения возможного ложноотрицательного результата при анализе свободно циркулирующей опухолевой ДНК.</w:t>
      </w:r>
    </w:p>
    <w:p w14:paraId="5B36A679" w14:textId="77777777" w:rsidR="008845F2" w:rsidRDefault="008845F2">
      <w:pPr>
        <w:pStyle w:val="SDText"/>
        <w:spacing w:after="0"/>
        <w:rPr>
          <w:ins w:id="29918" w:author="Barshadskaya, Yuliya" w:date="2024-01-16T19:35:00Z"/>
          <w:rFonts w:cs="Times New Roman"/>
          <w:color w:val="000000" w:themeColor="text1"/>
          <w:u w:val="single"/>
        </w:rPr>
        <w:pPrChange w:id="29919" w:author="Barshadskaya, Yuliya" w:date="2024-01-16T19:35:00Z">
          <w:pPr>
            <w:pStyle w:val="SDText"/>
          </w:pPr>
        </w:pPrChange>
      </w:pPr>
    </w:p>
    <w:p w14:paraId="0701E40B" w14:textId="7CF4ED0A" w:rsidR="00BB4B30" w:rsidRPr="008845F2" w:rsidRDefault="00BB4B30">
      <w:pPr>
        <w:pStyle w:val="SDText"/>
        <w:spacing w:after="0"/>
        <w:rPr>
          <w:rFonts w:cs="Times New Roman"/>
          <w:b/>
          <w:i/>
          <w:color w:val="000000" w:themeColor="text1"/>
          <w:rPrChange w:id="29920" w:author="Barshadskaya, Yuliya" w:date="2024-01-16T19:35:00Z">
            <w:rPr>
              <w:rFonts w:cs="Times New Roman"/>
              <w:u w:val="single"/>
            </w:rPr>
          </w:rPrChange>
        </w:rPr>
        <w:pPrChange w:id="29921" w:author="Barshadskaya, Yuliya" w:date="2024-01-16T19:35:00Z">
          <w:pPr>
            <w:pStyle w:val="SDText"/>
          </w:pPr>
        </w:pPrChange>
      </w:pPr>
      <w:r w:rsidRPr="008845F2">
        <w:rPr>
          <w:rFonts w:cs="Times New Roman"/>
          <w:b/>
          <w:i/>
          <w:color w:val="000000" w:themeColor="text1"/>
          <w:rPrChange w:id="29922" w:author="Barshadskaya, Yuliya" w:date="2024-01-16T19:35:00Z">
            <w:rPr>
              <w:rFonts w:cs="Times New Roman"/>
              <w:u w:val="single"/>
            </w:rPr>
          </w:rPrChange>
        </w:rPr>
        <w:t>Интерстициальная болезнь легких</w:t>
      </w:r>
    </w:p>
    <w:p w14:paraId="5402C089" w14:textId="50E5E76C" w:rsidR="00BB4B30" w:rsidRPr="006E6534" w:rsidRDefault="00BB4B30">
      <w:pPr>
        <w:pStyle w:val="SDText"/>
        <w:spacing w:after="0"/>
        <w:rPr>
          <w:rFonts w:cs="Times New Roman"/>
          <w:color w:val="000000" w:themeColor="text1"/>
          <w:rPrChange w:id="29923" w:author="N F" w:date="2023-12-05T03:09:00Z">
            <w:rPr>
              <w:rFonts w:cs="Times New Roman"/>
            </w:rPr>
          </w:rPrChange>
        </w:rPr>
        <w:pPrChange w:id="29924" w:author="Barshadskaya, Yuliya" w:date="2024-01-16T19:35:00Z">
          <w:pPr>
            <w:pStyle w:val="SDText"/>
          </w:pPr>
        </w:pPrChange>
      </w:pPr>
      <w:r w:rsidRPr="006E6534">
        <w:rPr>
          <w:rFonts w:cs="Times New Roman"/>
          <w:color w:val="000000" w:themeColor="text1"/>
          <w:rPrChange w:id="29925" w:author="N F" w:date="2023-12-05T03:09:00Z">
            <w:rPr>
              <w:rFonts w:cs="Times New Roman"/>
            </w:rPr>
          </w:rPrChange>
        </w:rPr>
        <w:t>Интерстициальная болезнь легких или сходные нежелательные реакции (например, пневмонит) отмечены у 3,7% пациентов и привели к летальному исходу у 0,3% (</w:t>
      </w:r>
      <w:r w:rsidRPr="006E6534">
        <w:rPr>
          <w:rFonts w:cs="Times New Roman"/>
          <w:color w:val="000000" w:themeColor="text1"/>
          <w:lang w:val="en-US"/>
          <w:rPrChange w:id="29926" w:author="N F" w:date="2023-12-05T03:09:00Z">
            <w:rPr>
              <w:rFonts w:cs="Times New Roman"/>
              <w:lang w:val="en-US"/>
            </w:rPr>
          </w:rPrChange>
        </w:rPr>
        <w:t>n</w:t>
      </w:r>
      <w:r w:rsidRPr="006E6534">
        <w:rPr>
          <w:rFonts w:cs="Times New Roman"/>
          <w:color w:val="000000" w:themeColor="text1"/>
          <w:rPrChange w:id="29927" w:author="N F" w:date="2023-12-05T03:09:00Z">
            <w:rPr>
              <w:rFonts w:cs="Times New Roman"/>
            </w:rPr>
          </w:rPrChange>
        </w:rPr>
        <w:t xml:space="preserve"> = 5) из </w:t>
      </w:r>
      <w:r w:rsidR="00744FD7" w:rsidRPr="006E6534">
        <w:rPr>
          <w:rFonts w:cs="Times New Roman"/>
          <w:color w:val="000000" w:themeColor="text1"/>
          <w:rPrChange w:id="29928" w:author="N F" w:date="2023-12-05T03:09:00Z">
            <w:rPr>
              <w:rFonts w:cs="Times New Roman"/>
            </w:rPr>
          </w:rPrChange>
        </w:rPr>
        <w:t>1</w:t>
      </w:r>
      <w:r w:rsidR="008C0B5A" w:rsidRPr="006E6534">
        <w:rPr>
          <w:rFonts w:cs="Times New Roman"/>
          <w:color w:val="000000" w:themeColor="text1"/>
          <w:rPrChange w:id="29929" w:author="N F" w:date="2023-12-05T03:09:00Z">
            <w:rPr>
              <w:rFonts w:cs="Times New Roman"/>
            </w:rPr>
          </w:rPrChange>
        </w:rPr>
        <w:t>4</w:t>
      </w:r>
      <w:r w:rsidR="00744FD7" w:rsidRPr="006E6534">
        <w:rPr>
          <w:rFonts w:cs="Times New Roman"/>
          <w:color w:val="000000" w:themeColor="text1"/>
          <w:rPrChange w:id="29930" w:author="N F" w:date="2023-12-05T03:09:00Z">
            <w:rPr>
              <w:rFonts w:cs="Times New Roman"/>
            </w:rPr>
          </w:rPrChange>
        </w:rPr>
        <w:t>79</w:t>
      </w:r>
      <w:r w:rsidR="008C0B5A" w:rsidRPr="006E6534">
        <w:rPr>
          <w:rFonts w:cs="Times New Roman"/>
          <w:color w:val="000000" w:themeColor="text1"/>
          <w:rPrChange w:id="29931" w:author="N F" w:date="2023-12-05T03:09:00Z">
            <w:rPr>
              <w:rFonts w:cs="Times New Roman"/>
            </w:rPr>
          </w:rPrChange>
        </w:rPr>
        <w:t xml:space="preserve"> пациентов, получавших препарат Тагриссо в клинических исследованиях </w:t>
      </w:r>
      <w:r w:rsidR="008C0B5A" w:rsidRPr="006E6534">
        <w:rPr>
          <w:rFonts w:cs="Times New Roman"/>
          <w:color w:val="000000" w:themeColor="text1"/>
          <w:lang w:val="en-US"/>
          <w:rPrChange w:id="29932" w:author="N F" w:date="2023-12-05T03:09:00Z">
            <w:rPr>
              <w:rFonts w:cs="Times New Roman"/>
              <w:lang w:val="en-US"/>
            </w:rPr>
          </w:rPrChange>
        </w:rPr>
        <w:t>ADAURA</w:t>
      </w:r>
      <w:r w:rsidR="008C0B5A" w:rsidRPr="006E6534">
        <w:rPr>
          <w:rFonts w:cs="Times New Roman"/>
          <w:color w:val="000000" w:themeColor="text1"/>
          <w:rPrChange w:id="29933" w:author="N F" w:date="2023-12-05T03:09:00Z">
            <w:rPr>
              <w:rFonts w:cs="Times New Roman"/>
            </w:rPr>
          </w:rPrChange>
        </w:rPr>
        <w:t xml:space="preserve">, </w:t>
      </w:r>
      <w:r w:rsidR="008C0B5A" w:rsidRPr="006E6534">
        <w:rPr>
          <w:rFonts w:cs="Times New Roman"/>
          <w:color w:val="000000" w:themeColor="text1"/>
          <w:lang w:val="en-US"/>
          <w:rPrChange w:id="29934" w:author="N F" w:date="2023-12-05T03:09:00Z">
            <w:rPr>
              <w:rFonts w:cs="Times New Roman"/>
              <w:lang w:val="en-US"/>
            </w:rPr>
          </w:rPrChange>
        </w:rPr>
        <w:t>FLAURA</w:t>
      </w:r>
      <w:r w:rsidR="008C0B5A" w:rsidRPr="006E6534">
        <w:rPr>
          <w:rFonts w:cs="Times New Roman"/>
          <w:color w:val="000000" w:themeColor="text1"/>
          <w:rPrChange w:id="29935" w:author="N F" w:date="2023-12-05T03:09:00Z">
            <w:rPr>
              <w:rFonts w:cs="Times New Roman"/>
            </w:rPr>
          </w:rPrChange>
        </w:rPr>
        <w:t xml:space="preserve"> и </w:t>
      </w:r>
      <w:r w:rsidR="008C0B5A" w:rsidRPr="006E6534">
        <w:rPr>
          <w:rFonts w:cs="Times New Roman"/>
          <w:color w:val="000000" w:themeColor="text1"/>
          <w:lang w:val="en-US"/>
          <w:rPrChange w:id="29936" w:author="N F" w:date="2023-12-05T03:09:00Z">
            <w:rPr>
              <w:rFonts w:cs="Times New Roman"/>
              <w:lang w:val="en-US"/>
            </w:rPr>
          </w:rPrChange>
        </w:rPr>
        <w:t>AURA</w:t>
      </w:r>
      <w:r w:rsidR="008C0B5A" w:rsidRPr="006E6534">
        <w:rPr>
          <w:rFonts w:cs="Times New Roman"/>
          <w:color w:val="000000" w:themeColor="text1"/>
          <w:rPrChange w:id="29937" w:author="N F" w:date="2023-12-05T03:09:00Z">
            <w:rPr>
              <w:rFonts w:cs="Times New Roman"/>
            </w:rPr>
          </w:rPrChange>
        </w:rPr>
        <w:t>. Частота интерстициальной болезни легких составила 10,9% у японцев, 1,6% у других пациентов азиатской популяции и 2,5% у пациентов неазиатского происхождения. Медиана продолжительности лечения до развития интерстициальной болезни легких или сходных нежелательных реакций составила 2,8 месяц</w:t>
      </w:r>
      <w:r w:rsidR="001C6392" w:rsidRPr="006E6534">
        <w:rPr>
          <w:rFonts w:cs="Times New Roman"/>
          <w:color w:val="000000" w:themeColor="text1"/>
          <w:rPrChange w:id="29938" w:author="N F" w:date="2023-12-05T03:09:00Z">
            <w:rPr>
              <w:rFonts w:cs="Times New Roman"/>
            </w:rPr>
          </w:rPrChange>
        </w:rPr>
        <w:t>а</w:t>
      </w:r>
      <w:r w:rsidR="008C0B5A" w:rsidRPr="006E6534">
        <w:rPr>
          <w:rFonts w:cs="Times New Roman"/>
          <w:color w:val="000000" w:themeColor="text1"/>
          <w:rPrChange w:id="29939" w:author="N F" w:date="2023-12-05T03:09:00Z">
            <w:rPr>
              <w:rFonts w:cs="Times New Roman"/>
            </w:rPr>
          </w:rPrChange>
        </w:rPr>
        <w:t>.</w:t>
      </w:r>
    </w:p>
    <w:p w14:paraId="1FCACC5D" w14:textId="235E9EA8" w:rsidR="008C0B5A" w:rsidRPr="006E6534" w:rsidRDefault="008C0B5A">
      <w:pPr>
        <w:pStyle w:val="SDText"/>
        <w:spacing w:after="0"/>
        <w:rPr>
          <w:rFonts w:cs="Times New Roman"/>
          <w:color w:val="000000" w:themeColor="text1"/>
          <w:rPrChange w:id="29940" w:author="N F" w:date="2023-12-05T03:09:00Z">
            <w:rPr>
              <w:rFonts w:cs="Times New Roman"/>
            </w:rPr>
          </w:rPrChange>
        </w:rPr>
        <w:pPrChange w:id="29941" w:author="Barshadskaya, Yuliya" w:date="2024-01-16T19:35:00Z">
          <w:pPr>
            <w:pStyle w:val="SDText"/>
          </w:pPr>
        </w:pPrChange>
      </w:pPr>
      <w:r w:rsidRPr="006E6534">
        <w:rPr>
          <w:rFonts w:cs="Times New Roman"/>
          <w:color w:val="000000" w:themeColor="text1"/>
          <w:rPrChange w:id="29942" w:author="N F" w:date="2023-12-05T03:09:00Z">
            <w:rPr>
              <w:rFonts w:cs="Times New Roman"/>
            </w:rPr>
          </w:rPrChange>
        </w:rPr>
        <w:t>Следует незамедлительно оценивать состояние всех пациентов с острым развитием и/или необъяснимым ухудшением легочных симптомов (одышка, кашель, повышение температуры тела)</w:t>
      </w:r>
      <w:r w:rsidR="003F3BFF" w:rsidRPr="006E6534">
        <w:rPr>
          <w:rFonts w:cs="Times New Roman"/>
          <w:color w:val="000000" w:themeColor="text1"/>
          <w:rPrChange w:id="29943" w:author="N F" w:date="2023-12-05T03:09:00Z">
            <w:rPr>
              <w:rFonts w:cs="Times New Roman"/>
            </w:rPr>
          </w:rPrChange>
        </w:rPr>
        <w:t>, чтобы исключить интерстициальную болезнь легких. Терапию препарато</w:t>
      </w:r>
      <w:r w:rsidR="001C6392" w:rsidRPr="006E6534">
        <w:rPr>
          <w:rFonts w:cs="Times New Roman"/>
          <w:color w:val="000000" w:themeColor="text1"/>
          <w:rPrChange w:id="29944" w:author="N F" w:date="2023-12-05T03:09:00Z">
            <w:rPr>
              <w:rFonts w:cs="Times New Roman"/>
            </w:rPr>
          </w:rPrChange>
        </w:rPr>
        <w:t>м</w:t>
      </w:r>
      <w:r w:rsidR="003F3BFF" w:rsidRPr="006E6534">
        <w:rPr>
          <w:rFonts w:cs="Times New Roman"/>
          <w:color w:val="000000" w:themeColor="text1"/>
          <w:rPrChange w:id="29945" w:author="N F" w:date="2023-12-05T03:09:00Z">
            <w:rPr>
              <w:rFonts w:cs="Times New Roman"/>
            </w:rPr>
          </w:rPrChange>
        </w:rPr>
        <w:t xml:space="preserve"> следует приостановить на период обследования для уточнения этих симптомов. Если диагностирована интерстициальная болезнь легких, необходимо отменить терапию препаратом</w:t>
      </w:r>
      <w:del w:id="29946" w:author="Barshadskaya, Yuliya" w:date="2024-01-16T19:35:00Z">
        <w:r w:rsidR="003F3BFF" w:rsidRPr="006E6534" w:rsidDel="008845F2">
          <w:rPr>
            <w:rFonts w:cs="Times New Roman"/>
            <w:color w:val="000000" w:themeColor="text1"/>
            <w:rPrChange w:id="29947" w:author="N F" w:date="2023-12-05T03:09:00Z">
              <w:rPr>
                <w:rFonts w:cs="Times New Roman"/>
              </w:rPr>
            </w:rPrChange>
          </w:rPr>
          <w:delText xml:space="preserve"> </w:delText>
        </w:r>
        <w:r w:rsidR="009854BC" w:rsidRPr="006E6534" w:rsidDel="008845F2">
          <w:rPr>
            <w:rFonts w:cs="Times New Roman"/>
            <w:color w:val="000000" w:themeColor="text1"/>
            <w:rPrChange w:id="29948" w:author="N F" w:date="2023-12-05T03:09:00Z">
              <w:rPr>
                <w:rFonts w:cs="Times New Roman"/>
              </w:rPr>
            </w:rPrChange>
          </w:rPr>
          <w:delText>м</w:delText>
        </w:r>
      </w:del>
      <w:r w:rsidR="003F3BFF" w:rsidRPr="006E6534">
        <w:rPr>
          <w:rFonts w:cs="Times New Roman"/>
          <w:color w:val="000000" w:themeColor="text1"/>
          <w:rPrChange w:id="29949" w:author="N F" w:date="2023-12-05T03:09:00Z">
            <w:rPr>
              <w:rFonts w:cs="Times New Roman"/>
            </w:rPr>
          </w:rPrChange>
        </w:rPr>
        <w:t>.</w:t>
      </w:r>
    </w:p>
    <w:p w14:paraId="5444A00F" w14:textId="77777777" w:rsidR="008845F2" w:rsidRDefault="008845F2">
      <w:pPr>
        <w:pStyle w:val="SDText"/>
        <w:spacing w:after="0"/>
        <w:rPr>
          <w:ins w:id="29950" w:author="Barshadskaya, Yuliya" w:date="2024-01-16T19:35:00Z"/>
          <w:rFonts w:cs="Times New Roman"/>
          <w:color w:val="000000" w:themeColor="text1"/>
          <w:u w:val="single"/>
        </w:rPr>
        <w:pPrChange w:id="29951" w:author="Barshadskaya, Yuliya" w:date="2024-01-16T19:35:00Z">
          <w:pPr>
            <w:pStyle w:val="SDText"/>
          </w:pPr>
        </w:pPrChange>
      </w:pPr>
    </w:p>
    <w:p w14:paraId="5E3C4018" w14:textId="7A3EBF7A" w:rsidR="003F3BFF" w:rsidRPr="008845F2" w:rsidRDefault="003F3BFF">
      <w:pPr>
        <w:pStyle w:val="SDText"/>
        <w:spacing w:after="0"/>
        <w:rPr>
          <w:rFonts w:cs="Times New Roman"/>
          <w:b/>
          <w:i/>
          <w:color w:val="000000" w:themeColor="text1"/>
          <w:rPrChange w:id="29952" w:author="Barshadskaya, Yuliya" w:date="2024-01-16T19:35:00Z">
            <w:rPr>
              <w:rFonts w:cs="Times New Roman"/>
              <w:u w:val="single"/>
            </w:rPr>
          </w:rPrChange>
        </w:rPr>
        <w:pPrChange w:id="29953" w:author="Barshadskaya, Yuliya" w:date="2024-01-16T19:35:00Z">
          <w:pPr>
            <w:pStyle w:val="SDText"/>
          </w:pPr>
        </w:pPrChange>
      </w:pPr>
      <w:r w:rsidRPr="008845F2">
        <w:rPr>
          <w:rFonts w:cs="Times New Roman"/>
          <w:b/>
          <w:i/>
          <w:color w:val="000000" w:themeColor="text1"/>
          <w:rPrChange w:id="29954" w:author="Barshadskaya, Yuliya" w:date="2024-01-16T19:35:00Z">
            <w:rPr>
              <w:rFonts w:cs="Times New Roman"/>
              <w:u w:val="single"/>
            </w:rPr>
          </w:rPrChange>
        </w:rPr>
        <w:t xml:space="preserve">Мультиформная </w:t>
      </w:r>
      <w:r w:rsidR="00321CD1" w:rsidRPr="008845F2">
        <w:rPr>
          <w:rFonts w:cs="Times New Roman"/>
          <w:b/>
          <w:i/>
          <w:color w:val="000000" w:themeColor="text1"/>
          <w:rPrChange w:id="29955" w:author="Barshadskaya, Yuliya" w:date="2024-01-16T19:35:00Z">
            <w:rPr>
              <w:rFonts w:cs="Times New Roman"/>
              <w:u w:val="single"/>
            </w:rPr>
          </w:rPrChange>
        </w:rPr>
        <w:t>эритема и синдром Стивенса-Джонсона</w:t>
      </w:r>
    </w:p>
    <w:p w14:paraId="10353B5C" w14:textId="62C9F2F2" w:rsidR="00321CD1" w:rsidRPr="006E6534" w:rsidRDefault="00321CD1" w:rsidP="00415551">
      <w:pPr>
        <w:pStyle w:val="SDText"/>
        <w:rPr>
          <w:rFonts w:cs="Times New Roman"/>
          <w:color w:val="000000" w:themeColor="text1"/>
          <w:rPrChange w:id="29956" w:author="N F" w:date="2023-12-05T03:09:00Z">
            <w:rPr>
              <w:rFonts w:cs="Times New Roman"/>
            </w:rPr>
          </w:rPrChange>
        </w:rPr>
      </w:pPr>
      <w:r w:rsidRPr="006E6534">
        <w:rPr>
          <w:rFonts w:cs="Times New Roman"/>
          <w:color w:val="000000" w:themeColor="text1"/>
          <w:rPrChange w:id="29957" w:author="N F" w:date="2023-12-05T03:09:00Z">
            <w:rPr>
              <w:rFonts w:cs="Times New Roman"/>
            </w:rPr>
          </w:rPrChange>
        </w:rPr>
        <w:t xml:space="preserve">Сообщения о случаях мультиформной эритемы и случаях синдрома Стивенса-Джонсона в </w:t>
      </w:r>
      <w:r w:rsidR="00845DB5" w:rsidRPr="006E6534">
        <w:rPr>
          <w:rFonts w:cs="Times New Roman"/>
          <w:color w:val="000000" w:themeColor="text1"/>
          <w:rPrChange w:id="29958" w:author="N F" w:date="2023-12-05T03:09:00Z">
            <w:rPr>
              <w:rFonts w:cs="Times New Roman"/>
            </w:rPr>
          </w:rPrChange>
        </w:rPr>
        <w:t>связи с приемом препарата Тагриссо регистрировались нечасто и редко соответственно. До начала терапии следует информировать пациентов о признаках и симптомах мультиформной эритемы и синдрома Стивенса-Джонсона. При появлении возможных признаков и симптомов мультиформной эритемы необходимо проводить пристальное медицинское наблюдение за пациент</w:t>
      </w:r>
      <w:r w:rsidR="007612F6" w:rsidRPr="006E6534">
        <w:rPr>
          <w:rFonts w:cs="Times New Roman"/>
          <w:color w:val="000000" w:themeColor="text1"/>
          <w:rPrChange w:id="29959" w:author="N F" w:date="2023-12-05T03:09:00Z">
            <w:rPr>
              <w:rFonts w:cs="Times New Roman"/>
            </w:rPr>
          </w:rPrChange>
        </w:rPr>
        <w:t>ами</w:t>
      </w:r>
      <w:r w:rsidR="00845DB5" w:rsidRPr="006E6534">
        <w:rPr>
          <w:rFonts w:cs="Times New Roman"/>
          <w:color w:val="000000" w:themeColor="text1"/>
          <w:rPrChange w:id="29960" w:author="N F" w:date="2023-12-05T03:09:00Z">
            <w:rPr>
              <w:rFonts w:cs="Times New Roman"/>
            </w:rPr>
          </w:rPrChange>
        </w:rPr>
        <w:t xml:space="preserve"> и рассмотреть вопрос о приостановке или отмене терапии препаратом. При появлении возможных признаков и симптомов синдрома Стивенса-Джонсона необходимо немедленно приостановить или отменить терапию препаратом.</w:t>
      </w:r>
    </w:p>
    <w:p w14:paraId="3145CF2A" w14:textId="7F12B6DE" w:rsidR="00845DB5" w:rsidRPr="008845F2" w:rsidRDefault="00845DB5">
      <w:pPr>
        <w:pStyle w:val="SDText"/>
        <w:spacing w:after="0"/>
        <w:rPr>
          <w:rFonts w:cs="Times New Roman"/>
          <w:b/>
          <w:i/>
          <w:color w:val="000000" w:themeColor="text1"/>
          <w:rPrChange w:id="29961" w:author="Barshadskaya, Yuliya" w:date="2024-01-16T19:36:00Z">
            <w:rPr>
              <w:rFonts w:cs="Times New Roman"/>
              <w:u w:val="single"/>
            </w:rPr>
          </w:rPrChange>
        </w:rPr>
        <w:pPrChange w:id="29962" w:author="Barshadskaya, Yuliya" w:date="2024-01-16T19:36:00Z">
          <w:pPr>
            <w:pStyle w:val="SDText"/>
          </w:pPr>
        </w:pPrChange>
      </w:pPr>
      <w:r w:rsidRPr="008845F2">
        <w:rPr>
          <w:rFonts w:cs="Times New Roman"/>
          <w:b/>
          <w:i/>
          <w:color w:val="000000" w:themeColor="text1"/>
          <w:rPrChange w:id="29963" w:author="Barshadskaya, Yuliya" w:date="2024-01-16T19:36:00Z">
            <w:rPr>
              <w:rFonts w:cs="Times New Roman"/>
              <w:u w:val="single"/>
            </w:rPr>
          </w:rPrChange>
        </w:rPr>
        <w:t xml:space="preserve">Удлинение интервала </w:t>
      </w:r>
      <w:r w:rsidRPr="008845F2">
        <w:rPr>
          <w:rFonts w:cs="Times New Roman"/>
          <w:b/>
          <w:i/>
          <w:color w:val="000000" w:themeColor="text1"/>
          <w:lang w:val="en-US"/>
          <w:rPrChange w:id="29964" w:author="Barshadskaya, Yuliya" w:date="2024-01-16T19:36:00Z">
            <w:rPr>
              <w:rFonts w:cs="Times New Roman"/>
              <w:u w:val="single"/>
              <w:lang w:val="en-US"/>
            </w:rPr>
          </w:rPrChange>
        </w:rPr>
        <w:t>QTc</w:t>
      </w:r>
    </w:p>
    <w:p w14:paraId="6CA5DDD2" w14:textId="5F348363" w:rsidR="00845DB5" w:rsidRPr="006E6534" w:rsidRDefault="00845DB5" w:rsidP="00415551">
      <w:pPr>
        <w:pStyle w:val="SDText"/>
        <w:rPr>
          <w:rFonts w:cs="Times New Roman"/>
          <w:color w:val="000000" w:themeColor="text1"/>
          <w:rPrChange w:id="29965" w:author="N F" w:date="2023-12-05T03:09:00Z">
            <w:rPr>
              <w:rFonts w:cs="Times New Roman"/>
            </w:rPr>
          </w:rPrChange>
        </w:rPr>
      </w:pPr>
      <w:r w:rsidRPr="006E6534">
        <w:rPr>
          <w:rFonts w:cs="Times New Roman"/>
          <w:color w:val="000000" w:themeColor="text1"/>
          <w:rPrChange w:id="29966" w:author="N F" w:date="2023-12-05T03:09:00Z">
            <w:rPr>
              <w:rFonts w:cs="Times New Roman"/>
            </w:rPr>
          </w:rPrChange>
        </w:rPr>
        <w:t xml:space="preserve">По возможности следует избегать применения осимертиниба у пациентов с врожденным синдромом удлиненного интервала </w:t>
      </w:r>
      <w:r w:rsidRPr="006E6534">
        <w:rPr>
          <w:rFonts w:cs="Times New Roman"/>
          <w:color w:val="000000" w:themeColor="text1"/>
          <w:lang w:val="en-US"/>
          <w:rPrChange w:id="29967" w:author="N F" w:date="2023-12-05T03:09:00Z">
            <w:rPr>
              <w:rFonts w:cs="Times New Roman"/>
              <w:lang w:val="en-US"/>
            </w:rPr>
          </w:rPrChange>
        </w:rPr>
        <w:t>QT</w:t>
      </w:r>
      <w:r w:rsidRPr="006E6534">
        <w:rPr>
          <w:rFonts w:cs="Times New Roman"/>
          <w:color w:val="000000" w:themeColor="text1"/>
          <w:rPrChange w:id="29968" w:author="N F" w:date="2023-12-05T03:09:00Z">
            <w:rPr>
              <w:rFonts w:cs="Times New Roman"/>
            </w:rPr>
          </w:rPrChange>
        </w:rPr>
        <w:t>. Пациентам с хроническо</w:t>
      </w:r>
      <w:r w:rsidR="007612F6" w:rsidRPr="006E6534">
        <w:rPr>
          <w:rFonts w:cs="Times New Roman"/>
          <w:color w:val="000000" w:themeColor="text1"/>
          <w:rPrChange w:id="29969" w:author="N F" w:date="2023-12-05T03:09:00Z">
            <w:rPr>
              <w:rFonts w:cs="Times New Roman"/>
            </w:rPr>
          </w:rPrChange>
        </w:rPr>
        <w:t>й</w:t>
      </w:r>
      <w:r w:rsidRPr="006E6534">
        <w:rPr>
          <w:rFonts w:cs="Times New Roman"/>
          <w:color w:val="000000" w:themeColor="text1"/>
          <w:rPrChange w:id="29970" w:author="N F" w:date="2023-12-05T03:09:00Z">
            <w:rPr>
              <w:rFonts w:cs="Times New Roman"/>
            </w:rPr>
          </w:rPrChange>
        </w:rPr>
        <w:t xml:space="preserve"> сердечной недостаточностью</w:t>
      </w:r>
      <w:r w:rsidR="00455BFE" w:rsidRPr="006E6534">
        <w:rPr>
          <w:rFonts w:cs="Times New Roman"/>
          <w:color w:val="000000" w:themeColor="text1"/>
          <w:rPrChange w:id="29971" w:author="N F" w:date="2023-12-05T03:09:00Z">
            <w:rPr>
              <w:rFonts w:cs="Times New Roman"/>
            </w:rPr>
          </w:rPrChange>
        </w:rPr>
        <w:t xml:space="preserve">, нарушениями электролитного состава и пациентам, принимающим препараты, удлиняющие интервал </w:t>
      </w:r>
      <w:r w:rsidR="00455BFE" w:rsidRPr="006E6534">
        <w:rPr>
          <w:rFonts w:cs="Times New Roman"/>
          <w:color w:val="000000" w:themeColor="text1"/>
          <w:lang w:val="en-US"/>
          <w:rPrChange w:id="29972" w:author="N F" w:date="2023-12-05T03:09:00Z">
            <w:rPr>
              <w:rFonts w:cs="Times New Roman"/>
              <w:lang w:val="en-US"/>
            </w:rPr>
          </w:rPrChange>
        </w:rPr>
        <w:t>QTc</w:t>
      </w:r>
      <w:r w:rsidR="00455BFE" w:rsidRPr="006E6534">
        <w:rPr>
          <w:rFonts w:cs="Times New Roman"/>
          <w:color w:val="000000" w:themeColor="text1"/>
          <w:rPrChange w:id="29973" w:author="N F" w:date="2023-12-05T03:09:00Z">
            <w:rPr>
              <w:rFonts w:cs="Times New Roman"/>
            </w:rPr>
          </w:rPrChange>
        </w:rPr>
        <w:t>, следует периодически выполнять ЭКГ и определять концентрацию электролитов</w:t>
      </w:r>
      <w:r w:rsidR="0090700C" w:rsidRPr="006E6534">
        <w:rPr>
          <w:rFonts w:cs="Times New Roman"/>
          <w:color w:val="000000" w:themeColor="text1"/>
          <w:rPrChange w:id="29974" w:author="N F" w:date="2023-12-05T03:09:00Z">
            <w:rPr>
              <w:rFonts w:cs="Times New Roman"/>
            </w:rPr>
          </w:rPrChange>
        </w:rPr>
        <w:t xml:space="preserve">. </w:t>
      </w:r>
      <w:r w:rsidR="00E010B7" w:rsidRPr="006E6534">
        <w:rPr>
          <w:rFonts w:cs="Times New Roman"/>
          <w:color w:val="000000" w:themeColor="text1"/>
          <w:rPrChange w:id="29975" w:author="N F" w:date="2023-12-05T03:09:00Z">
            <w:rPr>
              <w:rFonts w:cs="Times New Roman"/>
            </w:rPr>
          </w:rPrChange>
        </w:rPr>
        <w:t xml:space="preserve">Терапию необходимо приостановить у пациентов со значениями интервала </w:t>
      </w:r>
      <w:r w:rsidR="00E010B7" w:rsidRPr="006E6534">
        <w:rPr>
          <w:rFonts w:cs="Times New Roman"/>
          <w:color w:val="000000" w:themeColor="text1"/>
          <w:lang w:val="en-US"/>
          <w:rPrChange w:id="29976" w:author="N F" w:date="2023-12-05T03:09:00Z">
            <w:rPr>
              <w:rFonts w:cs="Times New Roman"/>
              <w:lang w:val="en-US"/>
            </w:rPr>
          </w:rPrChange>
        </w:rPr>
        <w:t>QTc</w:t>
      </w:r>
      <w:r w:rsidR="004E6796" w:rsidRPr="006E6534">
        <w:rPr>
          <w:rFonts w:cs="Times New Roman"/>
          <w:color w:val="000000" w:themeColor="text1"/>
          <w:rPrChange w:id="29977" w:author="N F" w:date="2023-12-05T03:09:00Z">
            <w:rPr>
              <w:rFonts w:cs="Times New Roman"/>
            </w:rPr>
          </w:rPrChange>
        </w:rPr>
        <w:t xml:space="preserve"> выше 500 мсек, выявленными хот</w:t>
      </w:r>
      <w:r w:rsidR="007612F6" w:rsidRPr="006E6534">
        <w:rPr>
          <w:rFonts w:cs="Times New Roman"/>
          <w:color w:val="000000" w:themeColor="text1"/>
          <w:rPrChange w:id="29978" w:author="N F" w:date="2023-12-05T03:09:00Z">
            <w:rPr>
              <w:rFonts w:cs="Times New Roman"/>
            </w:rPr>
          </w:rPrChange>
        </w:rPr>
        <w:t>я</w:t>
      </w:r>
      <w:r w:rsidR="004E6796" w:rsidRPr="006E6534">
        <w:rPr>
          <w:rFonts w:cs="Times New Roman"/>
          <w:color w:val="000000" w:themeColor="text1"/>
          <w:rPrChange w:id="29979" w:author="N F" w:date="2023-12-05T03:09:00Z">
            <w:rPr>
              <w:rFonts w:cs="Times New Roman"/>
            </w:rPr>
          </w:rPrChange>
        </w:rPr>
        <w:t xml:space="preserve"> бы двукратно при повторных регистрациях ЭКГ, до уменьшения длительности интервала </w:t>
      </w:r>
      <w:r w:rsidR="004E6796" w:rsidRPr="006E6534">
        <w:rPr>
          <w:rFonts w:cs="Times New Roman"/>
          <w:color w:val="000000" w:themeColor="text1"/>
          <w:lang w:val="en-US"/>
          <w:rPrChange w:id="29980" w:author="N F" w:date="2023-12-05T03:09:00Z">
            <w:rPr>
              <w:rFonts w:cs="Times New Roman"/>
              <w:lang w:val="en-US"/>
            </w:rPr>
          </w:rPrChange>
        </w:rPr>
        <w:t>QTc</w:t>
      </w:r>
      <w:r w:rsidR="004E6796" w:rsidRPr="006E6534">
        <w:rPr>
          <w:rFonts w:cs="Times New Roman"/>
          <w:color w:val="000000" w:themeColor="text1"/>
          <w:rPrChange w:id="29981" w:author="N F" w:date="2023-12-05T03:09:00Z">
            <w:rPr>
              <w:rFonts w:cs="Times New Roman"/>
            </w:rPr>
          </w:rPrChange>
        </w:rPr>
        <w:t xml:space="preserve"> менее </w:t>
      </w:r>
      <w:r w:rsidR="004B2E33" w:rsidRPr="006E6534">
        <w:rPr>
          <w:rFonts w:cs="Times New Roman"/>
          <w:color w:val="000000" w:themeColor="text1"/>
          <w:rPrChange w:id="29982" w:author="N F" w:date="2023-12-05T03:09:00Z">
            <w:rPr>
              <w:rFonts w:cs="Times New Roman"/>
            </w:rPr>
          </w:rPrChange>
        </w:rPr>
        <w:t xml:space="preserve">481 мсек или до исходного значения (если исходная длительность интервала </w:t>
      </w:r>
      <w:r w:rsidR="004B2E33" w:rsidRPr="006E6534">
        <w:rPr>
          <w:rFonts w:cs="Times New Roman"/>
          <w:color w:val="000000" w:themeColor="text1"/>
          <w:lang w:val="en-US"/>
          <w:rPrChange w:id="29983" w:author="N F" w:date="2023-12-05T03:09:00Z">
            <w:rPr>
              <w:rFonts w:cs="Times New Roman"/>
              <w:lang w:val="en-US"/>
            </w:rPr>
          </w:rPrChange>
        </w:rPr>
        <w:t>QTc</w:t>
      </w:r>
      <w:r w:rsidR="004B2E33" w:rsidRPr="006E6534">
        <w:rPr>
          <w:rFonts w:cs="Times New Roman"/>
          <w:color w:val="000000" w:themeColor="text1"/>
          <w:rPrChange w:id="29984" w:author="N F" w:date="2023-12-05T03:09:00Z">
            <w:rPr>
              <w:rFonts w:cs="Times New Roman"/>
            </w:rPr>
          </w:rPrChange>
        </w:rPr>
        <w:t xml:space="preserve"> была не менее 481 мсек), а затем возобновить терапию с уменьшенной дозы препарата (</w:t>
      </w:r>
      <w:r w:rsidR="004800FA" w:rsidRPr="006E6534">
        <w:rPr>
          <w:rFonts w:cs="Times New Roman"/>
          <w:color w:val="000000" w:themeColor="text1"/>
          <w:rPrChange w:id="29985" w:author="N F" w:date="2023-12-05T03:09:00Z">
            <w:rPr>
              <w:rFonts w:cs="Times New Roman"/>
            </w:rPr>
          </w:rPrChange>
        </w:rPr>
        <w:fldChar w:fldCharType="begin"/>
      </w:r>
      <w:r w:rsidR="004800FA" w:rsidRPr="006E6534">
        <w:rPr>
          <w:rFonts w:cs="Times New Roman"/>
          <w:color w:val="000000" w:themeColor="text1"/>
          <w:rPrChange w:id="29986" w:author="N F" w:date="2023-12-05T03:09:00Z">
            <w:rPr>
              <w:rFonts w:cs="Times New Roman"/>
            </w:rPr>
          </w:rPrChange>
        </w:rPr>
        <w:instrText xml:space="preserve"> REF _Ref114132353 \h </w:instrText>
      </w:r>
      <w:r w:rsidR="00415551" w:rsidRPr="006E6534">
        <w:rPr>
          <w:rFonts w:cs="Times New Roman"/>
          <w:color w:val="000000" w:themeColor="text1"/>
          <w:rPrChange w:id="29987" w:author="N F" w:date="2023-12-05T03:09:00Z">
            <w:rPr>
              <w:rFonts w:cs="Times New Roman"/>
            </w:rPr>
          </w:rPrChange>
        </w:rPr>
        <w:instrText xml:space="preserve"> \* MERGEFORMAT </w:instrText>
      </w:r>
      <w:r w:rsidR="004800FA" w:rsidRPr="006E6534">
        <w:rPr>
          <w:rFonts w:cs="Times New Roman"/>
          <w:color w:val="000000" w:themeColor="text1"/>
          <w:rPrChange w:id="29988" w:author="N F" w:date="2023-12-05T03:09:00Z">
            <w:rPr>
              <w:rFonts w:cs="Times New Roman"/>
              <w:color w:val="000000" w:themeColor="text1"/>
            </w:rPr>
          </w:rPrChange>
        </w:rPr>
      </w:r>
      <w:r w:rsidR="004800FA" w:rsidRPr="006E6534">
        <w:rPr>
          <w:rFonts w:cs="Times New Roman"/>
          <w:color w:val="000000" w:themeColor="text1"/>
          <w:rPrChange w:id="29989" w:author="N F" w:date="2023-12-05T03:09:00Z">
            <w:rPr>
              <w:rFonts w:cs="Times New Roman"/>
            </w:rPr>
          </w:rPrChange>
        </w:rPr>
        <w:fldChar w:fldCharType="separate"/>
      </w:r>
      <w:r w:rsidR="004C4CE2" w:rsidRPr="006E6534">
        <w:rPr>
          <w:rFonts w:cs="Times New Roman"/>
          <w:color w:val="000000" w:themeColor="text1"/>
          <w:rPrChange w:id="29990" w:author="N F" w:date="2023-12-05T03:09:00Z">
            <w:rPr>
              <w:rFonts w:cs="Times New Roman"/>
            </w:rPr>
          </w:rPrChange>
        </w:rPr>
        <w:t xml:space="preserve">Таблица </w:t>
      </w:r>
      <w:r w:rsidR="004C4CE2" w:rsidRPr="006E6534">
        <w:rPr>
          <w:rFonts w:cs="Times New Roman"/>
          <w:noProof/>
          <w:color w:val="000000" w:themeColor="text1"/>
          <w:rPrChange w:id="29991" w:author="N F" w:date="2023-12-05T03:09:00Z">
            <w:rPr>
              <w:rFonts w:cs="Times New Roman"/>
              <w:noProof/>
            </w:rPr>
          </w:rPrChange>
        </w:rPr>
        <w:t>5</w:t>
      </w:r>
      <w:r w:rsidR="004C4CE2" w:rsidRPr="006E6534">
        <w:rPr>
          <w:rFonts w:cs="Times New Roman"/>
          <w:color w:val="000000" w:themeColor="text1"/>
          <w:rPrChange w:id="29992" w:author="N F" w:date="2023-12-05T03:09:00Z">
            <w:rPr>
              <w:rFonts w:cs="Times New Roman"/>
            </w:rPr>
          </w:rPrChange>
        </w:rPr>
        <w:noBreakHyphen/>
      </w:r>
      <w:r w:rsidR="004C4CE2" w:rsidRPr="006E6534">
        <w:rPr>
          <w:rFonts w:cs="Times New Roman"/>
          <w:noProof/>
          <w:color w:val="000000" w:themeColor="text1"/>
          <w:rPrChange w:id="29993" w:author="N F" w:date="2023-12-05T03:09:00Z">
            <w:rPr>
              <w:rFonts w:cs="Times New Roman"/>
              <w:noProof/>
            </w:rPr>
          </w:rPrChange>
        </w:rPr>
        <w:t>2</w:t>
      </w:r>
      <w:r w:rsidR="004800FA" w:rsidRPr="006E6534">
        <w:rPr>
          <w:rFonts w:cs="Times New Roman"/>
          <w:color w:val="000000" w:themeColor="text1"/>
          <w:rPrChange w:id="29994" w:author="N F" w:date="2023-12-05T03:09:00Z">
            <w:rPr>
              <w:rFonts w:cs="Times New Roman"/>
            </w:rPr>
          </w:rPrChange>
        </w:rPr>
        <w:fldChar w:fldCharType="end"/>
      </w:r>
      <w:r w:rsidR="004B2E33" w:rsidRPr="006E6534">
        <w:rPr>
          <w:rFonts w:cs="Times New Roman"/>
          <w:color w:val="000000" w:themeColor="text1"/>
          <w:rPrChange w:id="29995" w:author="N F" w:date="2023-12-05T03:09:00Z">
            <w:rPr>
              <w:rFonts w:cs="Times New Roman"/>
            </w:rPr>
          </w:rPrChange>
        </w:rPr>
        <w:t>)</w:t>
      </w:r>
      <w:r w:rsidR="00131A31" w:rsidRPr="006E6534">
        <w:rPr>
          <w:rFonts w:cs="Times New Roman"/>
          <w:color w:val="000000" w:themeColor="text1"/>
          <w:rPrChange w:id="29996" w:author="N F" w:date="2023-12-05T03:09:00Z">
            <w:rPr>
              <w:rFonts w:cs="Times New Roman"/>
            </w:rPr>
          </w:rPrChange>
        </w:rPr>
        <w:t xml:space="preserve">. Если на фоне удлинения интервала </w:t>
      </w:r>
      <w:r w:rsidR="00131A31" w:rsidRPr="006E6534">
        <w:rPr>
          <w:rFonts w:cs="Times New Roman"/>
          <w:color w:val="000000" w:themeColor="text1"/>
          <w:lang w:val="en-US"/>
          <w:rPrChange w:id="29997" w:author="N F" w:date="2023-12-05T03:09:00Z">
            <w:rPr>
              <w:rFonts w:cs="Times New Roman"/>
              <w:lang w:val="en-US"/>
            </w:rPr>
          </w:rPrChange>
        </w:rPr>
        <w:t>QT</w:t>
      </w:r>
      <w:r w:rsidR="00131A31" w:rsidRPr="006E6534">
        <w:rPr>
          <w:rFonts w:cs="Times New Roman"/>
          <w:color w:val="000000" w:themeColor="text1"/>
          <w:rPrChange w:id="29998" w:author="N F" w:date="2023-12-05T03:09:00Z">
            <w:rPr>
              <w:rFonts w:cs="Times New Roman"/>
            </w:rPr>
          </w:rPrChange>
        </w:rPr>
        <w:t xml:space="preserve"> развивается желудочковая тахикардия по типу «пируэт», </w:t>
      </w:r>
      <w:r w:rsidR="00131A31" w:rsidRPr="006E6534">
        <w:rPr>
          <w:rFonts w:cs="Times New Roman"/>
          <w:color w:val="000000" w:themeColor="text1"/>
          <w:rPrChange w:id="29999" w:author="N F" w:date="2023-12-05T03:09:00Z">
            <w:rPr>
              <w:rFonts w:cs="Times New Roman"/>
            </w:rPr>
          </w:rPrChange>
        </w:rPr>
        <w:lastRenderedPageBreak/>
        <w:t xml:space="preserve">полиморфная желудочковая тахикардия или признаки/симптомы тяжелого нарушения ритма сердца, терапию </w:t>
      </w:r>
      <w:r w:rsidR="007612F6" w:rsidRPr="006E6534">
        <w:rPr>
          <w:rFonts w:cs="Times New Roman"/>
          <w:color w:val="000000" w:themeColor="text1"/>
          <w:rPrChange w:id="30000" w:author="N F" w:date="2023-12-05T03:09:00Z">
            <w:rPr>
              <w:rFonts w:cs="Times New Roman"/>
            </w:rPr>
          </w:rPrChange>
        </w:rPr>
        <w:t>о</w:t>
      </w:r>
      <w:r w:rsidR="00131A31" w:rsidRPr="006E6534">
        <w:rPr>
          <w:rFonts w:cs="Times New Roman"/>
          <w:color w:val="000000" w:themeColor="text1"/>
          <w:rPrChange w:id="30001" w:author="N F" w:date="2023-12-05T03:09:00Z">
            <w:rPr>
              <w:rFonts w:cs="Times New Roman"/>
            </w:rPr>
          </w:rPrChange>
        </w:rPr>
        <w:t>симертинибом следует отменить.</w:t>
      </w:r>
    </w:p>
    <w:p w14:paraId="0CEA8E30" w14:textId="65BD168F" w:rsidR="00845DB5" w:rsidRPr="008845F2" w:rsidRDefault="00131A31">
      <w:pPr>
        <w:pStyle w:val="SDText"/>
        <w:spacing w:after="0"/>
        <w:rPr>
          <w:rFonts w:cs="Times New Roman"/>
          <w:b/>
          <w:i/>
          <w:color w:val="000000" w:themeColor="text1"/>
          <w:rPrChange w:id="30002" w:author="Barshadskaya, Yuliya" w:date="2024-01-16T19:36:00Z">
            <w:rPr>
              <w:rFonts w:cs="Times New Roman"/>
              <w:u w:val="single"/>
            </w:rPr>
          </w:rPrChange>
        </w:rPr>
        <w:pPrChange w:id="30003" w:author="Barshadskaya, Yuliya" w:date="2024-01-16T19:36:00Z">
          <w:pPr>
            <w:pStyle w:val="SDText"/>
          </w:pPr>
        </w:pPrChange>
      </w:pPr>
      <w:r w:rsidRPr="008845F2">
        <w:rPr>
          <w:rFonts w:cs="Times New Roman"/>
          <w:b/>
          <w:i/>
          <w:color w:val="000000" w:themeColor="text1"/>
          <w:rPrChange w:id="30004" w:author="Barshadskaya, Yuliya" w:date="2024-01-16T19:36:00Z">
            <w:rPr>
              <w:rFonts w:cs="Times New Roman"/>
              <w:u w:val="single"/>
            </w:rPr>
          </w:rPrChange>
        </w:rPr>
        <w:t>Нарушение сократимости сердца</w:t>
      </w:r>
    </w:p>
    <w:p w14:paraId="64D6CBA2" w14:textId="1B324E95" w:rsidR="00131A31" w:rsidRPr="006E6534" w:rsidRDefault="00131A31">
      <w:pPr>
        <w:pStyle w:val="SDText"/>
        <w:spacing w:after="0"/>
        <w:rPr>
          <w:rFonts w:cs="Times New Roman"/>
          <w:color w:val="000000" w:themeColor="text1"/>
          <w:rPrChange w:id="30005" w:author="N F" w:date="2023-12-05T03:09:00Z">
            <w:rPr>
              <w:rFonts w:cs="Times New Roman"/>
            </w:rPr>
          </w:rPrChange>
        </w:rPr>
        <w:pPrChange w:id="30006" w:author="Barshadskaya, Yuliya" w:date="2024-01-16T19:36:00Z">
          <w:pPr>
            <w:pStyle w:val="SDText"/>
          </w:pPr>
        </w:pPrChange>
      </w:pPr>
      <w:r w:rsidRPr="006E6534">
        <w:rPr>
          <w:rFonts w:cs="Times New Roman"/>
          <w:color w:val="000000" w:themeColor="text1"/>
          <w:rPrChange w:id="30007" w:author="N F" w:date="2023-12-05T03:09:00Z">
            <w:rPr>
              <w:rFonts w:cs="Times New Roman"/>
            </w:rPr>
          </w:rPrChange>
        </w:rPr>
        <w:t>Снижение фракции выброса левого желудочка (ФВЛЖ)</w:t>
      </w:r>
      <w:r w:rsidR="00AE710B" w:rsidRPr="006E6534">
        <w:rPr>
          <w:rFonts w:cs="Times New Roman"/>
          <w:color w:val="000000" w:themeColor="text1"/>
          <w:rPrChange w:id="30008" w:author="N F" w:date="2023-12-05T03:09:00Z">
            <w:rPr>
              <w:rFonts w:cs="Times New Roman"/>
            </w:rPr>
          </w:rPrChange>
        </w:rPr>
        <w:t xml:space="preserve"> не менее</w:t>
      </w:r>
      <w:r w:rsidR="007612F6" w:rsidRPr="006E6534">
        <w:rPr>
          <w:rFonts w:cs="Times New Roman"/>
          <w:color w:val="000000" w:themeColor="text1"/>
          <w:rPrChange w:id="30009" w:author="N F" w:date="2023-12-05T03:09:00Z">
            <w:rPr>
              <w:rFonts w:cs="Times New Roman"/>
            </w:rPr>
          </w:rPrChange>
        </w:rPr>
        <w:t>,</w:t>
      </w:r>
      <w:r w:rsidR="00AE710B" w:rsidRPr="006E6534">
        <w:rPr>
          <w:rFonts w:cs="Times New Roman"/>
          <w:color w:val="000000" w:themeColor="text1"/>
          <w:rPrChange w:id="30010" w:author="N F" w:date="2023-12-05T03:09:00Z">
            <w:rPr>
              <w:rFonts w:cs="Times New Roman"/>
            </w:rPr>
          </w:rPrChange>
        </w:rPr>
        <w:t xml:space="preserve"> чем на 10 процентных пунктов и до уровня менее 50% было отмечено у 3,2% пациентов (40/1233), получавших препарат Тагриссо в клинических исследованиях, у которых ФВЛЖ оценивалась до начала терапии и, по крайней мере, однократно во время терапии. В плацебо-контролируемом исследовании </w:t>
      </w:r>
      <w:r w:rsidR="00AE710B" w:rsidRPr="006E6534">
        <w:rPr>
          <w:rFonts w:cs="Times New Roman"/>
          <w:color w:val="000000" w:themeColor="text1"/>
          <w:lang w:val="en-US"/>
          <w:rPrChange w:id="30011" w:author="N F" w:date="2023-12-05T03:09:00Z">
            <w:rPr>
              <w:rFonts w:cs="Times New Roman"/>
              <w:lang w:val="en-US"/>
            </w:rPr>
          </w:rPrChange>
        </w:rPr>
        <w:t>ADAURA</w:t>
      </w:r>
      <w:r w:rsidR="00AE710B" w:rsidRPr="006E6534">
        <w:rPr>
          <w:rFonts w:cs="Times New Roman"/>
          <w:color w:val="000000" w:themeColor="text1"/>
          <w:rPrChange w:id="30012" w:author="N F" w:date="2023-12-05T03:09:00Z">
            <w:rPr>
              <w:rFonts w:cs="Times New Roman"/>
            </w:rPr>
          </w:rPrChange>
        </w:rPr>
        <w:t xml:space="preserve"> у 1,6% (5/312) пациентов</w:t>
      </w:r>
      <w:r w:rsidR="002E15F7" w:rsidRPr="006E6534">
        <w:rPr>
          <w:rFonts w:cs="Times New Roman"/>
          <w:color w:val="000000" w:themeColor="text1"/>
          <w:rPrChange w:id="30013" w:author="N F" w:date="2023-12-05T03:09:00Z">
            <w:rPr>
              <w:rFonts w:cs="Times New Roman"/>
            </w:rPr>
          </w:rPrChange>
        </w:rPr>
        <w:t xml:space="preserve">, получавших препарат Тагриссо, и </w:t>
      </w:r>
      <w:r w:rsidR="007612F6" w:rsidRPr="006E6534">
        <w:rPr>
          <w:rFonts w:cs="Times New Roman"/>
          <w:color w:val="000000" w:themeColor="text1"/>
          <w:rPrChange w:id="30014" w:author="N F" w:date="2023-12-05T03:09:00Z">
            <w:rPr>
              <w:rFonts w:cs="Times New Roman"/>
            </w:rPr>
          </w:rPrChange>
        </w:rPr>
        <w:t xml:space="preserve">у </w:t>
      </w:r>
      <w:r w:rsidR="002E15F7" w:rsidRPr="006E6534">
        <w:rPr>
          <w:rFonts w:cs="Times New Roman"/>
          <w:color w:val="000000" w:themeColor="text1"/>
          <w:rPrChange w:id="30015" w:author="N F" w:date="2023-12-05T03:09:00Z">
            <w:rPr>
              <w:rFonts w:cs="Times New Roman"/>
            </w:rPr>
          </w:rPrChange>
        </w:rPr>
        <w:t>1,5% (5/331) пациентов в группе плацебо было отмечено снижение ФВЛЖ не менее</w:t>
      </w:r>
      <w:r w:rsidR="007612F6" w:rsidRPr="006E6534">
        <w:rPr>
          <w:rFonts w:cs="Times New Roman"/>
          <w:color w:val="000000" w:themeColor="text1"/>
          <w:rPrChange w:id="30016" w:author="N F" w:date="2023-12-05T03:09:00Z">
            <w:rPr>
              <w:rFonts w:cs="Times New Roman"/>
            </w:rPr>
          </w:rPrChange>
        </w:rPr>
        <w:t>,</w:t>
      </w:r>
      <w:r w:rsidR="002E15F7" w:rsidRPr="006E6534">
        <w:rPr>
          <w:rFonts w:cs="Times New Roman"/>
          <w:color w:val="000000" w:themeColor="text1"/>
          <w:rPrChange w:id="30017" w:author="N F" w:date="2023-12-05T03:09:00Z">
            <w:rPr>
              <w:rFonts w:cs="Times New Roman"/>
            </w:rPr>
          </w:rPrChange>
        </w:rPr>
        <w:t xml:space="preserve"> чем на 10 процентных пунктов и до уровня менее 50%.</w:t>
      </w:r>
    </w:p>
    <w:p w14:paraId="74226096" w14:textId="41572B0A" w:rsidR="002E15F7" w:rsidRPr="006E6534" w:rsidRDefault="008C60B0" w:rsidP="00415551">
      <w:pPr>
        <w:pStyle w:val="SDText"/>
        <w:rPr>
          <w:rFonts w:cs="Times New Roman"/>
          <w:color w:val="000000" w:themeColor="text1"/>
          <w:rPrChange w:id="30018" w:author="N F" w:date="2023-12-05T03:09:00Z">
            <w:rPr>
              <w:rFonts w:cs="Times New Roman"/>
            </w:rPr>
          </w:rPrChange>
        </w:rPr>
      </w:pPr>
      <w:r w:rsidRPr="006E6534">
        <w:rPr>
          <w:rFonts w:cs="Times New Roman"/>
          <w:color w:val="000000" w:themeColor="text1"/>
          <w:rPrChange w:id="30019" w:author="N F" w:date="2023-12-05T03:09:00Z">
            <w:rPr>
              <w:rFonts w:cs="Times New Roman"/>
            </w:rPr>
          </w:rPrChange>
        </w:rPr>
        <w:t>Доступные данные клинических исследований не позволяют сделать вывод о причинно-следственной связи снижения сократимости сердца с приемом препарата Тагриссо. Пациент</w:t>
      </w:r>
      <w:r w:rsidR="00AF6DC6" w:rsidRPr="006E6534">
        <w:rPr>
          <w:rFonts w:cs="Times New Roman"/>
          <w:color w:val="000000" w:themeColor="text1"/>
          <w:rPrChange w:id="30020" w:author="N F" w:date="2023-12-05T03:09:00Z">
            <w:rPr>
              <w:rFonts w:cs="Times New Roman"/>
            </w:rPr>
          </w:rPrChange>
        </w:rPr>
        <w:t>а</w:t>
      </w:r>
      <w:r w:rsidRPr="006E6534">
        <w:rPr>
          <w:rFonts w:cs="Times New Roman"/>
          <w:color w:val="000000" w:themeColor="text1"/>
          <w:rPrChange w:id="30021" w:author="N F" w:date="2023-12-05T03:09:00Z">
            <w:rPr>
              <w:rFonts w:cs="Times New Roman"/>
            </w:rPr>
          </w:rPrChange>
        </w:rPr>
        <w:t xml:space="preserve">м с факторами риска заболеваний сердца и </w:t>
      </w:r>
      <w:r w:rsidR="000C48EC" w:rsidRPr="006E6534">
        <w:rPr>
          <w:rFonts w:cs="Times New Roman"/>
          <w:color w:val="000000" w:themeColor="text1"/>
          <w:rPrChange w:id="30022" w:author="N F" w:date="2023-12-05T03:09:00Z">
            <w:rPr>
              <w:rFonts w:cs="Times New Roman"/>
            </w:rPr>
          </w:rPrChange>
        </w:rPr>
        <w:t>сопутствующими</w:t>
      </w:r>
      <w:r w:rsidRPr="006E6534">
        <w:rPr>
          <w:rFonts w:cs="Times New Roman"/>
          <w:color w:val="000000" w:themeColor="text1"/>
          <w:rPrChange w:id="30023" w:author="N F" w:date="2023-12-05T03:09:00Z">
            <w:rPr>
              <w:rFonts w:cs="Times New Roman"/>
            </w:rPr>
          </w:rPrChange>
        </w:rPr>
        <w:t xml:space="preserve"> состояниями, которые могут повлиять на ФВЛЖ, следует контролировать функцию сердечно-сосудистой системы, в том числе ФВЛЖ</w:t>
      </w:r>
      <w:r w:rsidR="00AF6DC6" w:rsidRPr="006E6534">
        <w:rPr>
          <w:rFonts w:cs="Times New Roman"/>
          <w:color w:val="000000" w:themeColor="text1"/>
          <w:rPrChange w:id="30024" w:author="N F" w:date="2023-12-05T03:09:00Z">
            <w:rPr>
              <w:rFonts w:cs="Times New Roman"/>
            </w:rPr>
          </w:rPrChange>
        </w:rPr>
        <w:t>,</w:t>
      </w:r>
      <w:r w:rsidRPr="006E6534">
        <w:rPr>
          <w:rFonts w:cs="Times New Roman"/>
          <w:color w:val="000000" w:themeColor="text1"/>
          <w:rPrChange w:id="30025" w:author="N F" w:date="2023-12-05T03:09:00Z">
            <w:rPr>
              <w:rFonts w:cs="Times New Roman"/>
            </w:rPr>
          </w:rPrChange>
        </w:rPr>
        <w:t xml:space="preserve"> до начала лечения и на фоне терапии. Пациентам, у которых во время лечения возникают значимые кардиологические симптомы, следует контролировать функцию сердечно-сосудистой системы, в том числе ФВЛЖ.</w:t>
      </w:r>
    </w:p>
    <w:p w14:paraId="4DFA4C59" w14:textId="490CDC6E" w:rsidR="008C60B0" w:rsidRPr="008845F2" w:rsidRDefault="008C60B0">
      <w:pPr>
        <w:pStyle w:val="SDText"/>
        <w:spacing w:after="0"/>
        <w:rPr>
          <w:rFonts w:cs="Times New Roman"/>
          <w:b/>
          <w:i/>
          <w:color w:val="000000" w:themeColor="text1"/>
          <w:rPrChange w:id="30026" w:author="Barshadskaya, Yuliya" w:date="2024-01-16T19:36:00Z">
            <w:rPr>
              <w:rFonts w:cs="Times New Roman"/>
              <w:u w:val="single"/>
            </w:rPr>
          </w:rPrChange>
        </w:rPr>
        <w:pPrChange w:id="30027" w:author="Barshadskaya, Yuliya" w:date="2024-01-16T19:36:00Z">
          <w:pPr>
            <w:pStyle w:val="SDText"/>
          </w:pPr>
        </w:pPrChange>
      </w:pPr>
      <w:r w:rsidRPr="008845F2">
        <w:rPr>
          <w:rFonts w:cs="Times New Roman"/>
          <w:b/>
          <w:i/>
          <w:color w:val="000000" w:themeColor="text1"/>
          <w:rPrChange w:id="30028" w:author="Barshadskaya, Yuliya" w:date="2024-01-16T19:36:00Z">
            <w:rPr>
              <w:rFonts w:cs="Times New Roman"/>
              <w:u w:val="single"/>
            </w:rPr>
          </w:rPrChange>
        </w:rPr>
        <w:t>Кератит</w:t>
      </w:r>
    </w:p>
    <w:p w14:paraId="0C3A1E23" w14:textId="7CA1661F" w:rsidR="00321CD1" w:rsidRPr="006E6534" w:rsidRDefault="008C60B0" w:rsidP="00415551">
      <w:pPr>
        <w:pStyle w:val="SDText"/>
        <w:rPr>
          <w:rFonts w:cs="Times New Roman"/>
          <w:color w:val="000000" w:themeColor="text1"/>
          <w:rPrChange w:id="30029" w:author="N F" w:date="2023-12-05T03:09:00Z">
            <w:rPr>
              <w:rFonts w:cs="Times New Roman"/>
            </w:rPr>
          </w:rPrChange>
        </w:rPr>
      </w:pPr>
      <w:r w:rsidRPr="006E6534">
        <w:rPr>
          <w:rFonts w:cs="Times New Roman"/>
          <w:color w:val="000000" w:themeColor="text1"/>
          <w:rPrChange w:id="30030" w:author="N F" w:date="2023-12-05T03:09:00Z">
            <w:rPr>
              <w:rFonts w:cs="Times New Roman"/>
            </w:rPr>
          </w:rPrChange>
        </w:rPr>
        <w:t>Кератит был отмечен у 0,7% (</w:t>
      </w:r>
      <w:r w:rsidRPr="006E6534">
        <w:rPr>
          <w:rFonts w:cs="Times New Roman"/>
          <w:color w:val="000000" w:themeColor="text1"/>
          <w:lang w:val="en-US"/>
          <w:rPrChange w:id="30031" w:author="N F" w:date="2023-12-05T03:09:00Z">
            <w:rPr>
              <w:rFonts w:cs="Times New Roman"/>
              <w:lang w:val="en-US"/>
            </w:rPr>
          </w:rPrChange>
        </w:rPr>
        <w:t>n</w:t>
      </w:r>
      <w:r w:rsidRPr="006E6534">
        <w:rPr>
          <w:rFonts w:cs="Times New Roman"/>
          <w:color w:val="000000" w:themeColor="text1"/>
          <w:rPrChange w:id="30032" w:author="N F" w:date="2023-12-05T03:09:00Z">
            <w:rPr>
              <w:rFonts w:cs="Times New Roman"/>
            </w:rPr>
          </w:rPrChange>
        </w:rPr>
        <w:t xml:space="preserve"> = 10) из 1479 пациентов, получавших препарат Тагриссо</w:t>
      </w:r>
      <w:r w:rsidR="000C48EC" w:rsidRPr="006E6534">
        <w:rPr>
          <w:rFonts w:cs="Times New Roman"/>
          <w:color w:val="000000" w:themeColor="text1"/>
          <w:rPrChange w:id="30033" w:author="N F" w:date="2023-12-05T03:09:00Z">
            <w:rPr>
              <w:rFonts w:cs="Times New Roman"/>
            </w:rPr>
          </w:rPrChange>
        </w:rPr>
        <w:t xml:space="preserve"> в исследованиях </w:t>
      </w:r>
      <w:r w:rsidR="000C48EC" w:rsidRPr="006E6534">
        <w:rPr>
          <w:rFonts w:cs="Times New Roman"/>
          <w:color w:val="000000" w:themeColor="text1"/>
          <w:lang w:val="en-US"/>
          <w:rPrChange w:id="30034" w:author="N F" w:date="2023-12-05T03:09:00Z">
            <w:rPr>
              <w:rFonts w:cs="Times New Roman"/>
              <w:lang w:val="en-US"/>
            </w:rPr>
          </w:rPrChange>
        </w:rPr>
        <w:t>ADAURA</w:t>
      </w:r>
      <w:r w:rsidR="000C48EC" w:rsidRPr="006E6534">
        <w:rPr>
          <w:rFonts w:cs="Times New Roman"/>
          <w:color w:val="000000" w:themeColor="text1"/>
          <w:rPrChange w:id="30035" w:author="N F" w:date="2023-12-05T03:09:00Z">
            <w:rPr>
              <w:rFonts w:cs="Times New Roman"/>
            </w:rPr>
          </w:rPrChange>
        </w:rPr>
        <w:t xml:space="preserve">, </w:t>
      </w:r>
      <w:r w:rsidR="000C48EC" w:rsidRPr="006E6534">
        <w:rPr>
          <w:rFonts w:cs="Times New Roman"/>
          <w:color w:val="000000" w:themeColor="text1"/>
          <w:lang w:val="en-US"/>
          <w:rPrChange w:id="30036" w:author="N F" w:date="2023-12-05T03:09:00Z">
            <w:rPr>
              <w:rFonts w:cs="Times New Roman"/>
              <w:lang w:val="en-US"/>
            </w:rPr>
          </w:rPrChange>
        </w:rPr>
        <w:t>FLAURA</w:t>
      </w:r>
      <w:r w:rsidR="000C48EC" w:rsidRPr="006E6534">
        <w:rPr>
          <w:rFonts w:cs="Times New Roman"/>
          <w:color w:val="000000" w:themeColor="text1"/>
          <w:rPrChange w:id="30037" w:author="N F" w:date="2023-12-05T03:09:00Z">
            <w:rPr>
              <w:rFonts w:cs="Times New Roman"/>
            </w:rPr>
          </w:rPrChange>
        </w:rPr>
        <w:t xml:space="preserve"> и </w:t>
      </w:r>
      <w:r w:rsidR="000C48EC" w:rsidRPr="006E6534">
        <w:rPr>
          <w:rFonts w:cs="Times New Roman"/>
          <w:color w:val="000000" w:themeColor="text1"/>
          <w:lang w:val="en-US"/>
          <w:rPrChange w:id="30038" w:author="N F" w:date="2023-12-05T03:09:00Z">
            <w:rPr>
              <w:rFonts w:cs="Times New Roman"/>
              <w:lang w:val="en-US"/>
            </w:rPr>
          </w:rPrChange>
        </w:rPr>
        <w:t>AURA</w:t>
      </w:r>
      <w:r w:rsidR="000C48EC" w:rsidRPr="006E6534">
        <w:rPr>
          <w:rFonts w:cs="Times New Roman"/>
          <w:color w:val="000000" w:themeColor="text1"/>
          <w:rPrChange w:id="30039" w:author="N F" w:date="2023-12-05T03:09:00Z">
            <w:rPr>
              <w:rFonts w:cs="Times New Roman"/>
            </w:rPr>
          </w:rPrChange>
        </w:rPr>
        <w:t>. При появлении возможных симптомов кератита, таких как острое развитие или усиление воспаления глаз, слезотечени</w:t>
      </w:r>
      <w:r w:rsidR="00163EC8" w:rsidRPr="006E6534">
        <w:rPr>
          <w:rFonts w:cs="Times New Roman"/>
          <w:color w:val="000000" w:themeColor="text1"/>
          <w:rPrChange w:id="30040" w:author="N F" w:date="2023-12-05T03:09:00Z">
            <w:rPr>
              <w:rFonts w:cs="Times New Roman"/>
            </w:rPr>
          </w:rPrChange>
        </w:rPr>
        <w:t>е</w:t>
      </w:r>
      <w:r w:rsidR="000C48EC" w:rsidRPr="006E6534">
        <w:rPr>
          <w:rFonts w:cs="Times New Roman"/>
          <w:color w:val="000000" w:themeColor="text1"/>
          <w:rPrChange w:id="30041" w:author="N F" w:date="2023-12-05T03:09:00Z">
            <w:rPr>
              <w:rFonts w:cs="Times New Roman"/>
            </w:rPr>
          </w:rPrChange>
        </w:rPr>
        <w:t>, светочувстви</w:t>
      </w:r>
      <w:r w:rsidR="00D6001B" w:rsidRPr="006E6534">
        <w:rPr>
          <w:rFonts w:cs="Times New Roman"/>
          <w:color w:val="000000" w:themeColor="text1"/>
          <w:rPrChange w:id="30042" w:author="N F" w:date="2023-12-05T03:09:00Z">
            <w:rPr>
              <w:rFonts w:cs="Times New Roman"/>
            </w:rPr>
          </w:rPrChange>
        </w:rPr>
        <w:t>тельност</w:t>
      </w:r>
      <w:r w:rsidR="00163EC8" w:rsidRPr="006E6534">
        <w:rPr>
          <w:rFonts w:cs="Times New Roman"/>
          <w:color w:val="000000" w:themeColor="text1"/>
          <w:rPrChange w:id="30043" w:author="N F" w:date="2023-12-05T03:09:00Z">
            <w:rPr>
              <w:rFonts w:cs="Times New Roman"/>
            </w:rPr>
          </w:rPrChange>
        </w:rPr>
        <w:t>ь</w:t>
      </w:r>
      <w:r w:rsidR="00D6001B" w:rsidRPr="006E6534">
        <w:rPr>
          <w:rFonts w:cs="Times New Roman"/>
          <w:color w:val="000000" w:themeColor="text1"/>
          <w:rPrChange w:id="30044" w:author="N F" w:date="2023-12-05T03:09:00Z">
            <w:rPr>
              <w:rFonts w:cs="Times New Roman"/>
            </w:rPr>
          </w:rPrChange>
        </w:rPr>
        <w:t>, нечеткост</w:t>
      </w:r>
      <w:r w:rsidR="00163EC8" w:rsidRPr="006E6534">
        <w:rPr>
          <w:rFonts w:cs="Times New Roman"/>
          <w:color w:val="000000" w:themeColor="text1"/>
          <w:rPrChange w:id="30045" w:author="N F" w:date="2023-12-05T03:09:00Z">
            <w:rPr>
              <w:rFonts w:cs="Times New Roman"/>
            </w:rPr>
          </w:rPrChange>
        </w:rPr>
        <w:t>ь</w:t>
      </w:r>
      <w:r w:rsidR="00D6001B" w:rsidRPr="006E6534">
        <w:rPr>
          <w:rFonts w:cs="Times New Roman"/>
          <w:color w:val="000000" w:themeColor="text1"/>
          <w:rPrChange w:id="30046" w:author="N F" w:date="2023-12-05T03:09:00Z">
            <w:rPr>
              <w:rFonts w:cs="Times New Roman"/>
            </w:rPr>
          </w:rPrChange>
        </w:rPr>
        <w:t xml:space="preserve"> зрения, бол</w:t>
      </w:r>
      <w:r w:rsidR="00163EC8" w:rsidRPr="006E6534">
        <w:rPr>
          <w:rFonts w:cs="Times New Roman"/>
          <w:color w:val="000000" w:themeColor="text1"/>
          <w:rPrChange w:id="30047" w:author="N F" w:date="2023-12-05T03:09:00Z">
            <w:rPr>
              <w:rFonts w:cs="Times New Roman"/>
            </w:rPr>
          </w:rPrChange>
        </w:rPr>
        <w:t>ь</w:t>
      </w:r>
      <w:r w:rsidR="00D6001B" w:rsidRPr="006E6534">
        <w:rPr>
          <w:rFonts w:cs="Times New Roman"/>
          <w:color w:val="000000" w:themeColor="text1"/>
          <w:rPrChange w:id="30048" w:author="N F" w:date="2023-12-05T03:09:00Z">
            <w:rPr>
              <w:rFonts w:cs="Times New Roman"/>
            </w:rPr>
          </w:rPrChange>
        </w:rPr>
        <w:t xml:space="preserve"> в глазах и/или покраснени</w:t>
      </w:r>
      <w:r w:rsidR="00163EC8" w:rsidRPr="006E6534">
        <w:rPr>
          <w:rFonts w:cs="Times New Roman"/>
          <w:color w:val="000000" w:themeColor="text1"/>
          <w:rPrChange w:id="30049" w:author="N F" w:date="2023-12-05T03:09:00Z">
            <w:rPr>
              <w:rFonts w:cs="Times New Roman"/>
            </w:rPr>
          </w:rPrChange>
        </w:rPr>
        <w:t>е</w:t>
      </w:r>
      <w:r w:rsidR="00D6001B" w:rsidRPr="006E6534">
        <w:rPr>
          <w:rFonts w:cs="Times New Roman"/>
          <w:color w:val="000000" w:themeColor="text1"/>
          <w:rPrChange w:id="30050" w:author="N F" w:date="2023-12-05T03:09:00Z">
            <w:rPr>
              <w:rFonts w:cs="Times New Roman"/>
            </w:rPr>
          </w:rPrChange>
        </w:rPr>
        <w:t xml:space="preserve"> глаз</w:t>
      </w:r>
      <w:r w:rsidR="00163EC8" w:rsidRPr="006E6534">
        <w:rPr>
          <w:rFonts w:cs="Times New Roman"/>
          <w:color w:val="000000" w:themeColor="text1"/>
          <w:rPrChange w:id="30051" w:author="N F" w:date="2023-12-05T03:09:00Z">
            <w:rPr>
              <w:rFonts w:cs="Times New Roman"/>
            </w:rPr>
          </w:rPrChange>
        </w:rPr>
        <w:t>,</w:t>
      </w:r>
      <w:r w:rsidR="00D6001B" w:rsidRPr="006E6534">
        <w:rPr>
          <w:rFonts w:cs="Times New Roman"/>
          <w:color w:val="000000" w:themeColor="text1"/>
          <w:rPrChange w:id="30052" w:author="N F" w:date="2023-12-05T03:09:00Z">
            <w:rPr>
              <w:rFonts w:cs="Times New Roman"/>
            </w:rPr>
          </w:rPrChange>
        </w:rPr>
        <w:t xml:space="preserve"> необходимо срочно обратиться к офтальмологу (</w:t>
      </w:r>
      <w:r w:rsidR="00D6001B" w:rsidRPr="006E6534">
        <w:rPr>
          <w:rFonts w:cs="Times New Roman"/>
          <w:color w:val="000000" w:themeColor="text1"/>
          <w:rPrChange w:id="30053" w:author="N F" w:date="2023-12-05T03:09:00Z">
            <w:rPr>
              <w:rFonts w:cs="Times New Roman"/>
            </w:rPr>
          </w:rPrChange>
        </w:rPr>
        <w:fldChar w:fldCharType="begin"/>
      </w:r>
      <w:r w:rsidR="00D6001B" w:rsidRPr="006E6534">
        <w:rPr>
          <w:rFonts w:cs="Times New Roman"/>
          <w:color w:val="000000" w:themeColor="text1"/>
          <w:rPrChange w:id="30054" w:author="N F" w:date="2023-12-05T03:09:00Z">
            <w:rPr>
              <w:rFonts w:cs="Times New Roman"/>
            </w:rPr>
          </w:rPrChange>
        </w:rPr>
        <w:instrText xml:space="preserve"> REF _Ref114132353 \h </w:instrText>
      </w:r>
      <w:r w:rsidR="00415551" w:rsidRPr="006E6534">
        <w:rPr>
          <w:rFonts w:cs="Times New Roman"/>
          <w:color w:val="000000" w:themeColor="text1"/>
          <w:rPrChange w:id="30055" w:author="N F" w:date="2023-12-05T03:09:00Z">
            <w:rPr>
              <w:rFonts w:cs="Times New Roman"/>
            </w:rPr>
          </w:rPrChange>
        </w:rPr>
        <w:instrText xml:space="preserve"> \* MERGEFORMAT </w:instrText>
      </w:r>
      <w:r w:rsidR="00D6001B" w:rsidRPr="006E6534">
        <w:rPr>
          <w:rFonts w:cs="Times New Roman"/>
          <w:color w:val="000000" w:themeColor="text1"/>
          <w:rPrChange w:id="30056" w:author="N F" w:date="2023-12-05T03:09:00Z">
            <w:rPr>
              <w:rFonts w:cs="Times New Roman"/>
              <w:color w:val="000000" w:themeColor="text1"/>
            </w:rPr>
          </w:rPrChange>
        </w:rPr>
      </w:r>
      <w:r w:rsidR="00D6001B" w:rsidRPr="006E6534">
        <w:rPr>
          <w:rFonts w:cs="Times New Roman"/>
          <w:color w:val="000000" w:themeColor="text1"/>
          <w:rPrChange w:id="30057" w:author="N F" w:date="2023-12-05T03:09:00Z">
            <w:rPr>
              <w:rFonts w:cs="Times New Roman"/>
            </w:rPr>
          </w:rPrChange>
        </w:rPr>
        <w:fldChar w:fldCharType="separate"/>
      </w:r>
      <w:r w:rsidR="004C4CE2" w:rsidRPr="006E6534">
        <w:rPr>
          <w:rFonts w:cs="Times New Roman"/>
          <w:color w:val="000000" w:themeColor="text1"/>
          <w:rPrChange w:id="30058" w:author="N F" w:date="2023-12-05T03:09:00Z">
            <w:rPr>
              <w:rFonts w:cs="Times New Roman"/>
            </w:rPr>
          </w:rPrChange>
        </w:rPr>
        <w:t xml:space="preserve">Таблица </w:t>
      </w:r>
      <w:r w:rsidR="004C4CE2" w:rsidRPr="006E6534">
        <w:rPr>
          <w:rFonts w:cs="Times New Roman"/>
          <w:noProof/>
          <w:color w:val="000000" w:themeColor="text1"/>
          <w:rPrChange w:id="30059" w:author="N F" w:date="2023-12-05T03:09:00Z">
            <w:rPr>
              <w:rFonts w:cs="Times New Roman"/>
              <w:noProof/>
            </w:rPr>
          </w:rPrChange>
        </w:rPr>
        <w:t>5</w:t>
      </w:r>
      <w:r w:rsidR="004C4CE2" w:rsidRPr="006E6534">
        <w:rPr>
          <w:rFonts w:cs="Times New Roman"/>
          <w:color w:val="000000" w:themeColor="text1"/>
          <w:rPrChange w:id="30060" w:author="N F" w:date="2023-12-05T03:09:00Z">
            <w:rPr>
              <w:rFonts w:cs="Times New Roman"/>
            </w:rPr>
          </w:rPrChange>
        </w:rPr>
        <w:noBreakHyphen/>
      </w:r>
      <w:r w:rsidR="004C4CE2" w:rsidRPr="006E6534">
        <w:rPr>
          <w:rFonts w:cs="Times New Roman"/>
          <w:noProof/>
          <w:color w:val="000000" w:themeColor="text1"/>
          <w:rPrChange w:id="30061" w:author="N F" w:date="2023-12-05T03:09:00Z">
            <w:rPr>
              <w:rFonts w:cs="Times New Roman"/>
              <w:noProof/>
            </w:rPr>
          </w:rPrChange>
        </w:rPr>
        <w:t>2</w:t>
      </w:r>
      <w:r w:rsidR="00D6001B" w:rsidRPr="006E6534">
        <w:rPr>
          <w:rFonts w:cs="Times New Roman"/>
          <w:color w:val="000000" w:themeColor="text1"/>
          <w:rPrChange w:id="30062" w:author="N F" w:date="2023-12-05T03:09:00Z">
            <w:rPr>
              <w:rFonts w:cs="Times New Roman"/>
            </w:rPr>
          </w:rPrChange>
        </w:rPr>
        <w:fldChar w:fldCharType="end"/>
      </w:r>
      <w:r w:rsidR="00D6001B" w:rsidRPr="006E6534">
        <w:rPr>
          <w:rFonts w:cs="Times New Roman"/>
          <w:color w:val="000000" w:themeColor="text1"/>
          <w:rPrChange w:id="30063" w:author="N F" w:date="2023-12-05T03:09:00Z">
            <w:rPr>
              <w:rFonts w:cs="Times New Roman"/>
            </w:rPr>
          </w:rPrChange>
        </w:rPr>
        <w:t>).</w:t>
      </w:r>
    </w:p>
    <w:p w14:paraId="79CC89D2" w14:textId="37E340C2" w:rsidR="00D6001B" w:rsidRPr="008845F2" w:rsidRDefault="00D6001B">
      <w:pPr>
        <w:pStyle w:val="SDText"/>
        <w:spacing w:after="0"/>
        <w:rPr>
          <w:rFonts w:cs="Times New Roman"/>
          <w:b/>
          <w:i/>
          <w:color w:val="000000" w:themeColor="text1"/>
          <w:rPrChange w:id="30064" w:author="Barshadskaya, Yuliya" w:date="2024-01-16T19:36:00Z">
            <w:rPr>
              <w:rFonts w:cs="Times New Roman"/>
            </w:rPr>
          </w:rPrChange>
        </w:rPr>
        <w:pPrChange w:id="30065" w:author="Barshadskaya, Yuliya" w:date="2024-01-16T19:36:00Z">
          <w:pPr>
            <w:pStyle w:val="SDText"/>
          </w:pPr>
        </w:pPrChange>
      </w:pPr>
      <w:r w:rsidRPr="008845F2">
        <w:rPr>
          <w:rFonts w:cs="Times New Roman"/>
          <w:b/>
          <w:i/>
          <w:color w:val="000000" w:themeColor="text1"/>
          <w:rPrChange w:id="30066" w:author="Barshadskaya, Yuliya" w:date="2024-01-16T19:36:00Z">
            <w:rPr>
              <w:rFonts w:cs="Times New Roman"/>
            </w:rPr>
          </w:rPrChange>
        </w:rPr>
        <w:t>Апластическая анемия</w:t>
      </w:r>
    </w:p>
    <w:p w14:paraId="3AAA116F" w14:textId="64F1EF6E" w:rsidR="00D6001B" w:rsidRPr="006E6534" w:rsidRDefault="00D6001B">
      <w:pPr>
        <w:pStyle w:val="SDText"/>
        <w:spacing w:after="0"/>
        <w:rPr>
          <w:rFonts w:cs="Times New Roman"/>
          <w:color w:val="000000" w:themeColor="text1"/>
          <w:rPrChange w:id="30067" w:author="N F" w:date="2023-12-05T03:09:00Z">
            <w:rPr>
              <w:rFonts w:cs="Times New Roman"/>
            </w:rPr>
          </w:rPrChange>
        </w:rPr>
        <w:pPrChange w:id="30068" w:author="Barshadskaya, Yuliya" w:date="2024-01-16T19:36:00Z">
          <w:pPr>
            <w:pStyle w:val="SDText"/>
          </w:pPr>
        </w:pPrChange>
      </w:pPr>
      <w:r w:rsidRPr="006E6534">
        <w:rPr>
          <w:rFonts w:cs="Times New Roman"/>
          <w:color w:val="000000" w:themeColor="text1"/>
          <w:rPrChange w:id="30069" w:author="N F" w:date="2023-12-05T03:09:00Z">
            <w:rPr>
              <w:rFonts w:cs="Times New Roman"/>
            </w:rPr>
          </w:rPrChange>
        </w:rPr>
        <w:t>Были получены редкие сообщения о развитии апластической анемии, в некоторых случаях – с летальным исходом, в связи с терапией препаратом Тагриссо. До начала терапии следует информировать пациентов о признаках и симптомах апластической анемии, включающих такие симптомы как продолжающаяся лихорадка, образование кровоподтеков, кровотечение, бледност</w:t>
      </w:r>
      <w:r w:rsidR="00163EC8" w:rsidRPr="006E6534">
        <w:rPr>
          <w:rFonts w:cs="Times New Roman"/>
          <w:color w:val="000000" w:themeColor="text1"/>
          <w:rPrChange w:id="30070" w:author="N F" w:date="2023-12-05T03:09:00Z">
            <w:rPr>
              <w:rFonts w:cs="Times New Roman"/>
            </w:rPr>
          </w:rPrChange>
        </w:rPr>
        <w:t>ь</w:t>
      </w:r>
      <w:r w:rsidRPr="006E6534">
        <w:rPr>
          <w:rFonts w:cs="Times New Roman"/>
          <w:color w:val="000000" w:themeColor="text1"/>
          <w:rPrChange w:id="30071" w:author="N F" w:date="2023-12-05T03:09:00Z">
            <w:rPr>
              <w:rFonts w:cs="Times New Roman"/>
            </w:rPr>
          </w:rPrChange>
        </w:rPr>
        <w:t>, но не ограничивающихся ими. При появлении возможных признаков и симптомов апластической анемии необходимо проводить</w:t>
      </w:r>
      <w:r w:rsidR="002D59ED" w:rsidRPr="006E6534">
        <w:rPr>
          <w:rFonts w:cs="Times New Roman"/>
          <w:color w:val="000000" w:themeColor="text1"/>
          <w:rPrChange w:id="30072" w:author="N F" w:date="2023-12-05T03:09:00Z">
            <w:rPr>
              <w:rFonts w:cs="Times New Roman"/>
            </w:rPr>
          </w:rPrChange>
        </w:rPr>
        <w:t xml:space="preserve"> пристальное медицинское наблюдение за пациентом и рассмотреть вопрос о приостановке или отмене терапии препаратом. При подтвержденном диагнозе апластической анемии необходимо отменить терапию препаратом.</w:t>
      </w:r>
    </w:p>
    <w:p w14:paraId="5961E7A7" w14:textId="77777777" w:rsidR="00BB4B30" w:rsidRPr="006E6534" w:rsidRDefault="00BB4B30">
      <w:pPr>
        <w:pStyle w:val="SDText"/>
        <w:spacing w:after="0"/>
        <w:rPr>
          <w:rFonts w:cs="Times New Roman"/>
          <w:color w:val="000000" w:themeColor="text1"/>
          <w:rPrChange w:id="30073" w:author="N F" w:date="2023-12-05T03:09:00Z">
            <w:rPr>
              <w:rFonts w:cs="Times New Roman"/>
            </w:rPr>
          </w:rPrChange>
        </w:rPr>
        <w:pPrChange w:id="30074" w:author="Barshadskaya, Yuliya" w:date="2024-01-16T19:36:00Z">
          <w:pPr>
            <w:pStyle w:val="SDText"/>
          </w:pPr>
        </w:pPrChange>
      </w:pPr>
    </w:p>
    <w:p w14:paraId="3AD5A8CB" w14:textId="63891421" w:rsidR="0024475A" w:rsidRPr="006E6534" w:rsidRDefault="0024475A">
      <w:pPr>
        <w:pStyle w:val="3"/>
        <w:spacing w:line="240" w:lineRule="auto"/>
        <w:ind w:left="0" w:firstLine="0"/>
        <w:rPr>
          <w:rFonts w:cs="Times New Roman"/>
          <w:sz w:val="24"/>
          <w:rPrChange w:id="30075" w:author="N F" w:date="2023-12-05T03:09:00Z">
            <w:rPr/>
          </w:rPrChange>
        </w:rPr>
        <w:pPrChange w:id="30076" w:author="N F" w:date="2023-08-06T15:38:00Z">
          <w:pPr>
            <w:pStyle w:val="3"/>
          </w:pPr>
        </w:pPrChange>
      </w:pPr>
      <w:bookmarkStart w:id="30077" w:name="_Toc115733080"/>
      <w:r w:rsidRPr="006E6534">
        <w:rPr>
          <w:rFonts w:cs="Times New Roman"/>
          <w:sz w:val="24"/>
          <w:rPrChange w:id="30078" w:author="N F" w:date="2023-12-05T03:09:00Z">
            <w:rPr/>
          </w:rPrChange>
        </w:rPr>
        <w:t>Влияние на способность управлять транспортными средствами и механизмами</w:t>
      </w:r>
      <w:bookmarkEnd w:id="30077"/>
    </w:p>
    <w:p w14:paraId="19FA2F7F" w14:textId="085923AD" w:rsidR="0024475A" w:rsidRPr="006E6534" w:rsidRDefault="0017324B" w:rsidP="00415551">
      <w:pPr>
        <w:pStyle w:val="SDText"/>
        <w:rPr>
          <w:rFonts w:cs="Times New Roman"/>
          <w:color w:val="000000" w:themeColor="text1"/>
          <w:szCs w:val="24"/>
          <w:rPrChange w:id="30079" w:author="N F" w:date="2023-12-05T03:09:00Z">
            <w:rPr>
              <w:rFonts w:cs="Times New Roman"/>
              <w:szCs w:val="24"/>
            </w:rPr>
          </w:rPrChange>
        </w:rPr>
      </w:pPr>
      <w:r w:rsidRPr="006E6534">
        <w:rPr>
          <w:rFonts w:cs="Times New Roman"/>
          <w:color w:val="000000" w:themeColor="text1"/>
          <w:szCs w:val="24"/>
          <w:rPrChange w:id="30080" w:author="N F" w:date="2023-12-05T03:09:00Z">
            <w:rPr>
              <w:rFonts w:cs="Times New Roman"/>
              <w:szCs w:val="24"/>
            </w:rPr>
          </w:rPrChange>
        </w:rPr>
        <w:t>Препарат</w:t>
      </w:r>
      <w:r w:rsidR="004C4CE2" w:rsidRPr="006E6534">
        <w:rPr>
          <w:rFonts w:cs="Times New Roman"/>
          <w:color w:val="000000" w:themeColor="text1"/>
          <w:szCs w:val="24"/>
          <w:rPrChange w:id="30081" w:author="N F" w:date="2023-12-05T03:09:00Z">
            <w:rPr>
              <w:rFonts w:cs="Times New Roman"/>
              <w:szCs w:val="24"/>
            </w:rPr>
          </w:rPrChange>
        </w:rPr>
        <w:t xml:space="preserve"> </w:t>
      </w:r>
      <w:r w:rsidRPr="006E6534">
        <w:rPr>
          <w:rFonts w:cs="Times New Roman"/>
          <w:color w:val="000000" w:themeColor="text1"/>
          <w:szCs w:val="24"/>
          <w:rPrChange w:id="30082" w:author="N F" w:date="2023-12-05T03:09:00Z">
            <w:rPr>
              <w:rFonts w:cs="Times New Roman"/>
              <w:szCs w:val="24"/>
            </w:rPr>
          </w:rPrChange>
        </w:rPr>
        <w:t>не оказывает влияния на способность к управлению транспортными средствами и механизмами.</w:t>
      </w:r>
    </w:p>
    <w:p w14:paraId="19D6A016" w14:textId="77777777" w:rsidR="0024475A" w:rsidRPr="006E6534" w:rsidRDefault="0024475A" w:rsidP="00415551">
      <w:pPr>
        <w:pStyle w:val="SDText"/>
        <w:rPr>
          <w:rFonts w:cs="Times New Roman"/>
          <w:color w:val="000000" w:themeColor="text1"/>
          <w:szCs w:val="24"/>
          <w:rPrChange w:id="30083" w:author="N F" w:date="2023-12-05T03:09:00Z">
            <w:rPr>
              <w:rFonts w:cs="Times New Roman"/>
              <w:szCs w:val="24"/>
            </w:rPr>
          </w:rPrChange>
        </w:rPr>
      </w:pPr>
    </w:p>
    <w:p w14:paraId="643A317F" w14:textId="77777777" w:rsidR="0024475A" w:rsidRPr="006E6534" w:rsidRDefault="0024475A" w:rsidP="00415551">
      <w:pPr>
        <w:pStyle w:val="SDText"/>
        <w:rPr>
          <w:rFonts w:cs="Times New Roman"/>
          <w:color w:val="000000" w:themeColor="text1"/>
          <w:rPrChange w:id="30084" w:author="N F" w:date="2023-12-05T03:09:00Z">
            <w:rPr>
              <w:rFonts w:cs="Times New Roman"/>
            </w:rPr>
          </w:rPrChange>
        </w:rPr>
        <w:sectPr w:rsidR="0024475A" w:rsidRPr="006E6534" w:rsidSect="00F85178">
          <w:pgSz w:w="11906" w:h="16838"/>
          <w:pgMar w:top="1134" w:right="850" w:bottom="1134" w:left="1701" w:header="708" w:footer="708" w:gutter="0"/>
          <w:cols w:space="708"/>
          <w:docGrid w:linePitch="360"/>
        </w:sectPr>
      </w:pPr>
    </w:p>
    <w:p w14:paraId="65EA186F" w14:textId="7A8C0EDD" w:rsidR="0024475A" w:rsidRPr="00892A40" w:rsidRDefault="00892A40">
      <w:pPr>
        <w:pStyle w:val="1"/>
        <w:spacing w:after="0"/>
        <w:rPr>
          <w:sz w:val="24"/>
          <w:szCs w:val="24"/>
          <w:rPrChange w:id="30085" w:author="Barshadskaya, Yuliya" w:date="2024-01-16T19:37:00Z">
            <w:rPr>
              <w:lang w:val="en-GB"/>
            </w:rPr>
          </w:rPrChange>
        </w:rPr>
        <w:pPrChange w:id="30086" w:author="Barshadskaya, Yuliya" w:date="2024-01-16T19:37:00Z">
          <w:pPr>
            <w:pStyle w:val="1"/>
          </w:pPr>
        </w:pPrChange>
      </w:pPr>
      <w:bookmarkStart w:id="30087" w:name="_Toc115733081"/>
      <w:ins w:id="30088" w:author="Barshadskaya, Yuliya" w:date="2024-01-16T19:37:00Z">
        <w:r w:rsidRPr="00892A40">
          <w:rPr>
            <w:sz w:val="24"/>
            <w:szCs w:val="24"/>
            <w:rPrChange w:id="30089" w:author="Barshadskaya, Yuliya" w:date="2024-01-16T19:37:00Z">
              <w:rPr/>
            </w:rPrChange>
          </w:rPr>
          <w:lastRenderedPageBreak/>
          <w:t xml:space="preserve">6. </w:t>
        </w:r>
      </w:ins>
      <w:r w:rsidR="0024475A" w:rsidRPr="00892A40">
        <w:rPr>
          <w:sz w:val="24"/>
          <w:szCs w:val="24"/>
          <w:rPrChange w:id="30090" w:author="Barshadskaya, Yuliya" w:date="2024-01-16T19:37:00Z">
            <w:rPr/>
          </w:rPrChange>
        </w:rPr>
        <w:t>ЗАКЛЮЧЕНИЕ</w:t>
      </w:r>
      <w:bookmarkEnd w:id="30087"/>
    </w:p>
    <w:p w14:paraId="34533FE1" w14:textId="77777777" w:rsidR="009D4A5D" w:rsidRPr="0031681C" w:rsidRDefault="00892A40" w:rsidP="009D4A5D">
      <w:pPr>
        <w:spacing w:after="0" w:line="240" w:lineRule="auto"/>
        <w:ind w:right="21"/>
        <w:rPr>
          <w:ins w:id="30091" w:author="Barshadskaya, Yuliya" w:date="2024-01-16T19:44:00Z"/>
          <w:color w:val="000000"/>
        </w:rPr>
      </w:pPr>
      <w:ins w:id="30092" w:author="Barshadskaya, Yuliya" w:date="2024-01-16T19:38:00Z">
        <w:r w:rsidRPr="00284823">
          <w:rPr>
            <w:color w:val="000000" w:themeColor="text1"/>
            <w:lang w:eastAsia="ru-RU"/>
          </w:rPr>
          <w:t xml:space="preserve">К настоящему моменту накоплен большой объем данных о безопасности </w:t>
        </w:r>
        <w:r>
          <w:rPr>
            <w:color w:val="000000" w:themeColor="text1"/>
            <w:lang w:eastAsia="ru-RU"/>
          </w:rPr>
          <w:t>осимертиниба</w:t>
        </w:r>
        <w:r w:rsidRPr="00284823">
          <w:rPr>
            <w:color w:val="000000" w:themeColor="text1"/>
            <w:lang w:eastAsia="ru-RU"/>
          </w:rPr>
          <w:t>, как в клинических исследованиях, так и в постмаркетинговом наблюдении</w:t>
        </w:r>
      </w:ins>
      <w:ins w:id="30093" w:author="Barshadskaya, Yuliya" w:date="2024-01-16T19:44:00Z">
        <w:r w:rsidR="009D4A5D">
          <w:rPr>
            <w:color w:val="000000" w:themeColor="text1"/>
            <w:lang w:eastAsia="ru-RU"/>
          </w:rPr>
          <w:t xml:space="preserve">. </w:t>
        </w:r>
        <w:r w:rsidR="009D4A5D" w:rsidRPr="0053076F">
          <w:rPr>
            <w:rFonts w:cs="Times New Roman"/>
            <w:color w:val="000000" w:themeColor="text1"/>
          </w:rPr>
          <w:t xml:space="preserve">Осимертиниб (ТAZD9291) представляет собой пероральный ингибитор тирозинкиназы </w:t>
        </w:r>
        <w:r w:rsidR="009D4A5D" w:rsidRPr="0053076F">
          <w:rPr>
            <w:rFonts w:cs="Times New Roman"/>
            <w:color w:val="000000" w:themeColor="text1"/>
            <w:lang w:val="en-US"/>
          </w:rPr>
          <w:t>EGFR</w:t>
        </w:r>
        <w:r w:rsidR="009D4A5D" w:rsidRPr="0053076F">
          <w:rPr>
            <w:rFonts w:cs="Times New Roman"/>
            <w:color w:val="000000" w:themeColor="text1"/>
          </w:rPr>
          <w:t xml:space="preserve"> третьего поколения</w:t>
        </w:r>
        <w:r w:rsidR="009D4A5D">
          <w:rPr>
            <w:rFonts w:cs="Times New Roman"/>
            <w:color w:val="000000" w:themeColor="text1"/>
          </w:rPr>
          <w:t xml:space="preserve">. </w:t>
        </w:r>
        <w:r w:rsidR="009D4A5D" w:rsidRPr="00A91A55">
          <w:rPr>
            <w:rFonts w:cs="Times New Roman"/>
            <w:color w:val="000000" w:themeColor="text1"/>
          </w:rPr>
          <w:t>EGFR, рецептор эпидермального фактора роста, относится к семейству тирозинкиназных рецепторов, которое также включает человеческий рецептор эпидермального фактора роста 2 (HER2, также известный как ERBB2), HER3 (ERBB3) и HER4 (ERBB4). Данный рецептор содержит четыре внеклеточных домена, трансмембранный домен, тирозинкиназный домен и С-концевой хвост. Связывание активирующих лигандов приводит к димеризации EGFR и транс-фосфорилированию остатков тирозина в С-концевом хвосте с активацией нижележащих сигнальных путей, таких как PI3K/AKT/mTOR, RAS/RAF/MAPK и JAK/STAT. Данные пути вовлечены в регуляцию клеточной пролиферации, выживании, инвазии и ангиогенезе</w:t>
        </w:r>
        <w:r w:rsidR="009D4A5D">
          <w:rPr>
            <w:rFonts w:cs="Times New Roman"/>
            <w:color w:val="000000" w:themeColor="text1"/>
          </w:rPr>
          <w:t xml:space="preserve">. </w:t>
        </w:r>
        <w:r w:rsidR="009D4A5D" w:rsidRPr="00DA75AA">
          <w:rPr>
            <w:bCs/>
            <w:iCs/>
          </w:rPr>
          <w:t xml:space="preserve">В России </w:t>
        </w:r>
        <w:r w:rsidR="009D4A5D">
          <w:rPr>
            <w:bCs/>
            <w:iCs/>
          </w:rPr>
          <w:t xml:space="preserve">осимертиниб </w:t>
        </w:r>
        <w:r w:rsidR="009D4A5D" w:rsidRPr="00DA75AA">
          <w:rPr>
            <w:bCs/>
            <w:iCs/>
          </w:rPr>
          <w:t xml:space="preserve">зарегистрирован и </w:t>
        </w:r>
        <w:r w:rsidR="009D4A5D">
          <w:rPr>
            <w:bCs/>
            <w:iCs/>
          </w:rPr>
          <w:t>применяется в клинической практике с 2017</w:t>
        </w:r>
        <w:r w:rsidR="009D4A5D" w:rsidRPr="00DA75AA">
          <w:rPr>
            <w:bCs/>
            <w:iCs/>
          </w:rPr>
          <w:t xml:space="preserve"> г.</w:t>
        </w:r>
      </w:ins>
    </w:p>
    <w:p w14:paraId="556E7E8A" w14:textId="237D2CE5" w:rsidR="009D4A5D" w:rsidRPr="009D4A5D" w:rsidRDefault="009D4A5D">
      <w:pPr>
        <w:spacing w:after="0" w:line="240" w:lineRule="auto"/>
        <w:rPr>
          <w:ins w:id="30094" w:author="Barshadskaya, Yuliya" w:date="2024-01-16T19:45:00Z"/>
          <w:rFonts w:cs="Times New Roman"/>
          <w:color w:val="000000" w:themeColor="text1"/>
          <w:rPrChange w:id="30095" w:author="Barshadskaya, Yuliya" w:date="2024-01-16T19:47:00Z">
            <w:rPr>
              <w:ins w:id="30096" w:author="Barshadskaya, Yuliya" w:date="2024-01-16T19:45:00Z"/>
            </w:rPr>
          </w:rPrChange>
        </w:rPr>
        <w:pPrChange w:id="30097" w:author="Barshadskaya, Yuliya" w:date="2024-01-16T19:47:00Z">
          <w:pPr>
            <w:spacing w:after="0" w:line="240" w:lineRule="auto"/>
            <w:ind w:firstLine="708"/>
          </w:pPr>
        </w:pPrChange>
      </w:pPr>
      <w:ins w:id="30098" w:author="Barshadskaya, Yuliya" w:date="2024-01-16T19:45:00Z">
        <w:r w:rsidRPr="00284823">
          <w:rPr>
            <w:rFonts w:eastAsia="Times New Roman"/>
            <w:color w:val="000000" w:themeColor="text1"/>
            <w:lang w:eastAsia="ru-RU"/>
          </w:rPr>
          <w:t xml:space="preserve">В рамках обширной программы доклинических исследований, предшествовавшей введению препарата в клиническую практику, были исследованы фармакодинамические эффекты препарата </w:t>
        </w:r>
        <w:r w:rsidRPr="00284823">
          <w:rPr>
            <w:rFonts w:eastAsia="Times New Roman"/>
            <w:i/>
            <w:color w:val="000000" w:themeColor="text1"/>
            <w:lang w:val="en-US" w:eastAsia="ru-RU"/>
          </w:rPr>
          <w:t>in</w:t>
        </w:r>
        <w:r w:rsidRPr="00284823">
          <w:rPr>
            <w:rFonts w:eastAsia="Times New Roman"/>
            <w:i/>
            <w:color w:val="000000" w:themeColor="text1"/>
            <w:lang w:eastAsia="ru-RU"/>
          </w:rPr>
          <w:t xml:space="preserve"> </w:t>
        </w:r>
        <w:r w:rsidRPr="00284823">
          <w:rPr>
            <w:rFonts w:eastAsia="Times New Roman"/>
            <w:i/>
            <w:color w:val="000000" w:themeColor="text1"/>
            <w:lang w:val="en-US" w:eastAsia="ru-RU"/>
          </w:rPr>
          <w:t>vitro</w:t>
        </w:r>
        <w:r w:rsidRPr="00284823">
          <w:rPr>
            <w:rFonts w:eastAsia="Times New Roman"/>
            <w:i/>
            <w:color w:val="000000" w:themeColor="text1"/>
            <w:lang w:eastAsia="ru-RU"/>
          </w:rPr>
          <w:t xml:space="preserve">, </w:t>
        </w:r>
        <w:r w:rsidRPr="00284823">
          <w:rPr>
            <w:rFonts w:eastAsia="Times New Roman"/>
            <w:i/>
            <w:color w:val="000000" w:themeColor="text1"/>
            <w:lang w:val="en-US" w:eastAsia="ru-RU"/>
          </w:rPr>
          <w:t>in</w:t>
        </w:r>
        <w:r w:rsidRPr="00284823">
          <w:rPr>
            <w:rFonts w:eastAsia="Times New Roman"/>
            <w:i/>
            <w:color w:val="000000" w:themeColor="text1"/>
            <w:lang w:eastAsia="ru-RU"/>
          </w:rPr>
          <w:t xml:space="preserve"> </w:t>
        </w:r>
        <w:r w:rsidRPr="00284823">
          <w:rPr>
            <w:rFonts w:eastAsia="Times New Roman"/>
            <w:i/>
            <w:color w:val="000000" w:themeColor="text1"/>
            <w:lang w:val="en-US" w:eastAsia="ru-RU"/>
          </w:rPr>
          <w:t>vivo</w:t>
        </w:r>
        <w:r w:rsidRPr="00284823">
          <w:rPr>
            <w:rFonts w:eastAsia="Times New Roman"/>
            <w:color w:val="000000" w:themeColor="text1"/>
            <w:lang w:eastAsia="ru-RU"/>
          </w:rPr>
          <w:t xml:space="preserve">, фармакологическая безопасность, фармакокинетика и токсичность </w:t>
        </w:r>
      </w:ins>
      <w:ins w:id="30099" w:author="Barshadskaya, Yuliya" w:date="2024-01-16T19:46:00Z">
        <w:r>
          <w:rPr>
            <w:rFonts w:eastAsia="Times New Roman"/>
            <w:color w:val="000000" w:themeColor="text1"/>
            <w:lang w:eastAsia="ru-RU"/>
          </w:rPr>
          <w:t>осимертиниба</w:t>
        </w:r>
      </w:ins>
      <w:ins w:id="30100" w:author="Barshadskaya, Yuliya" w:date="2024-01-16T19:45:00Z">
        <w:r w:rsidRPr="00284823">
          <w:rPr>
            <w:rFonts w:eastAsia="Times New Roman"/>
            <w:color w:val="000000" w:themeColor="text1"/>
            <w:lang w:eastAsia="ru-RU"/>
          </w:rPr>
          <w:t>.</w:t>
        </w:r>
        <w:r w:rsidRPr="00F8739E">
          <w:rPr>
            <w:rFonts w:eastAsia="Times New Roman"/>
            <w:color w:val="000000" w:themeColor="text1"/>
            <w:lang w:eastAsia="ru-RU"/>
          </w:rPr>
          <w:t xml:space="preserve"> </w:t>
        </w:r>
        <w:r w:rsidRPr="009D7BF3">
          <w:rPr>
            <w:rFonts w:eastAsia="Times New Roman"/>
            <w:color w:val="000000" w:themeColor="text1"/>
            <w:lang w:eastAsia="ru-RU"/>
          </w:rPr>
          <w:t xml:space="preserve">У </w:t>
        </w:r>
      </w:ins>
      <w:ins w:id="30101" w:author="Barshadskaya, Yuliya" w:date="2024-01-16T19:46:00Z">
        <w:r>
          <w:rPr>
            <w:rFonts w:eastAsia="Times New Roman"/>
            <w:color w:val="000000" w:themeColor="text1"/>
            <w:lang w:eastAsia="ru-RU"/>
          </w:rPr>
          <w:t>осимертиниба</w:t>
        </w:r>
      </w:ins>
      <w:ins w:id="30102" w:author="Barshadskaya, Yuliya" w:date="2024-01-16T19:45:00Z">
        <w:r w:rsidRPr="009D7BF3">
          <w:rPr>
            <w:rFonts w:eastAsia="Times New Roman"/>
            <w:color w:val="000000" w:themeColor="text1"/>
            <w:lang w:eastAsia="ru-RU"/>
          </w:rPr>
          <w:t xml:space="preserve"> не</w:t>
        </w:r>
        <w:r>
          <w:rPr>
            <w:rFonts w:eastAsia="Times New Roman"/>
            <w:color w:val="000000" w:themeColor="text1"/>
            <w:lang w:eastAsia="ru-RU"/>
          </w:rPr>
          <w:t xml:space="preserve"> было выявлено генотоксичности</w:t>
        </w:r>
        <w:r w:rsidRPr="009D7BF3">
          <w:rPr>
            <w:rFonts w:eastAsia="Times New Roman"/>
            <w:color w:val="000000" w:themeColor="text1"/>
            <w:lang w:eastAsia="ru-RU"/>
          </w:rPr>
          <w:t>, однако препарат способен оказывать эмбрио</w:t>
        </w:r>
        <w:r>
          <w:rPr>
            <w:rFonts w:eastAsia="Times New Roman"/>
            <w:color w:val="000000" w:themeColor="text1"/>
            <w:lang w:eastAsia="ru-RU"/>
          </w:rPr>
          <w:t>- и фето</w:t>
        </w:r>
        <w:r w:rsidRPr="009D7BF3">
          <w:rPr>
            <w:rFonts w:eastAsia="Times New Roman"/>
            <w:color w:val="000000" w:themeColor="text1"/>
            <w:lang w:eastAsia="ru-RU"/>
          </w:rPr>
          <w:t>токсическое действие</w:t>
        </w:r>
        <w:r>
          <w:rPr>
            <w:rFonts w:eastAsia="Times New Roman"/>
            <w:color w:val="000000" w:themeColor="text1"/>
            <w:lang w:eastAsia="ru-RU"/>
          </w:rPr>
          <w:t>, а также оказывает влияение на фертильность</w:t>
        </w:r>
        <w:r w:rsidRPr="009D7BF3">
          <w:rPr>
            <w:rFonts w:eastAsia="Times New Roman"/>
            <w:color w:val="000000" w:themeColor="text1"/>
            <w:lang w:eastAsia="ru-RU"/>
          </w:rPr>
          <w:t>.</w:t>
        </w:r>
        <w:r w:rsidRPr="00F8739E">
          <w:t xml:space="preserve"> </w:t>
        </w:r>
      </w:ins>
      <w:ins w:id="30103" w:author="Barshadskaya, Yuliya" w:date="2024-01-16T19:47:00Z">
        <w:r w:rsidRPr="00707D60">
          <w:t xml:space="preserve">В клинической практике </w:t>
        </w:r>
        <w:r>
          <w:t>осимертиниб</w:t>
        </w:r>
        <w:r w:rsidRPr="00707D60">
          <w:t xml:space="preserve"> используется </w:t>
        </w:r>
        <w:r w:rsidRPr="006D7705">
          <w:t>в качестве терапии 1-й линии при местнораспространенном или метастатическом НМРЛ с мутацией в гене EGFR</w:t>
        </w:r>
        <w:r>
          <w:t xml:space="preserve"> (</w:t>
        </w:r>
        <w:r w:rsidRPr="00D00B9B">
          <w:rPr>
            <w:bCs/>
          </w:rPr>
          <w:t>делеции в экзоне 19 или замены L858R в экзоне 21)</w:t>
        </w:r>
        <w:r>
          <w:rPr>
            <w:bCs/>
          </w:rPr>
          <w:t xml:space="preserve"> </w:t>
        </w:r>
        <w:r w:rsidRPr="006D7705">
          <w:t xml:space="preserve"> </w:t>
        </w:r>
        <w:r>
          <w:t>или с</w:t>
        </w:r>
        <w:r w:rsidRPr="006D7705">
          <w:t xml:space="preserve"> мутаци</w:t>
        </w:r>
        <w:r>
          <w:t xml:space="preserve">ей Т790М </w:t>
        </w:r>
        <w:r w:rsidRPr="006D7705">
          <w:t>в гене EGFR</w:t>
        </w:r>
        <w:r>
          <w:t xml:space="preserve">, в качестве </w:t>
        </w:r>
        <w:r>
          <w:rPr>
            <w:rFonts w:cs="Times New Roman"/>
            <w:color w:val="000000" w:themeColor="text1"/>
          </w:rPr>
          <w:t>а</w:t>
        </w:r>
        <w:r w:rsidRPr="0031681C">
          <w:rPr>
            <w:rFonts w:cs="Times New Roman"/>
            <w:color w:val="000000" w:themeColor="text1"/>
          </w:rPr>
          <w:t>дъювантн</w:t>
        </w:r>
        <w:r>
          <w:rPr>
            <w:rFonts w:cs="Times New Roman"/>
            <w:color w:val="000000" w:themeColor="text1"/>
          </w:rPr>
          <w:t>ой</w:t>
        </w:r>
        <w:r w:rsidRPr="0031681C">
          <w:rPr>
            <w:rFonts w:cs="Times New Roman"/>
            <w:color w:val="000000" w:themeColor="text1"/>
          </w:rPr>
          <w:t xml:space="preserve"> терапи</w:t>
        </w:r>
        <w:r>
          <w:rPr>
            <w:rFonts w:cs="Times New Roman"/>
            <w:color w:val="000000" w:themeColor="text1"/>
          </w:rPr>
          <w:t>и</w:t>
        </w:r>
        <w:r w:rsidRPr="0031681C">
          <w:rPr>
            <w:rFonts w:cs="Times New Roman"/>
            <w:color w:val="000000" w:themeColor="text1"/>
          </w:rPr>
          <w:t xml:space="preserve"> немелкоклеточного рака легкого у взрослых пациентов после полной резекции опухоли в случае наличия в опухолевых клетках мутации в гене </w:t>
        </w:r>
        <w:r w:rsidRPr="0031681C">
          <w:rPr>
            <w:rFonts w:cs="Times New Roman"/>
            <w:color w:val="000000" w:themeColor="text1"/>
            <w:lang w:val="en-US"/>
          </w:rPr>
          <w:t>EGFR</w:t>
        </w:r>
        <w:r w:rsidRPr="0031681C">
          <w:rPr>
            <w:rFonts w:cs="Times New Roman"/>
            <w:color w:val="000000" w:themeColor="text1"/>
          </w:rPr>
          <w:t xml:space="preserve"> (делеции в экзоне 19 или замены </w:t>
        </w:r>
        <w:r w:rsidRPr="0031681C">
          <w:rPr>
            <w:rFonts w:cs="Times New Roman"/>
            <w:color w:val="000000" w:themeColor="text1"/>
            <w:lang w:val="en-US"/>
          </w:rPr>
          <w:t>L</w:t>
        </w:r>
        <w:r w:rsidRPr="0031681C">
          <w:rPr>
            <w:rFonts w:cs="Times New Roman"/>
            <w:color w:val="000000" w:themeColor="text1"/>
          </w:rPr>
          <w:t>858</w:t>
        </w:r>
        <w:r w:rsidRPr="0031681C">
          <w:rPr>
            <w:rFonts w:cs="Times New Roman"/>
            <w:color w:val="000000" w:themeColor="text1"/>
            <w:lang w:val="en-US"/>
          </w:rPr>
          <w:t>R</w:t>
        </w:r>
        <w:r w:rsidRPr="0031681C">
          <w:rPr>
            <w:rFonts w:cs="Times New Roman"/>
            <w:color w:val="000000" w:themeColor="text1"/>
          </w:rPr>
          <w:t xml:space="preserve"> в экзоне 21)</w:t>
        </w:r>
        <w:r>
          <w:rPr>
            <w:rFonts w:cs="Times New Roman"/>
            <w:color w:val="000000" w:themeColor="text1"/>
          </w:rPr>
          <w:t xml:space="preserve">. </w:t>
        </w:r>
      </w:ins>
      <w:ins w:id="30104" w:author="Barshadskaya, Yuliya" w:date="2024-01-16T19:45:00Z">
        <w:r w:rsidRPr="009E4F95">
          <w:t xml:space="preserve">В </w:t>
        </w:r>
        <w:r w:rsidRPr="00DA0DA9">
          <w:t xml:space="preserve">регистрационных исследованиях </w:t>
        </w:r>
        <w:r>
          <w:t xml:space="preserve">эффективности и безопасности </w:t>
        </w:r>
        <w:r w:rsidRPr="00DA0DA9">
          <w:t xml:space="preserve">эверолимуса приняло участие в общей сложности </w:t>
        </w:r>
      </w:ins>
      <w:ins w:id="30105" w:author="Barshadskaya, Yuliya" w:date="2024-01-16T19:48:00Z">
        <w:r>
          <w:t>1479</w:t>
        </w:r>
      </w:ins>
      <w:ins w:id="30106" w:author="Barshadskaya, Yuliya" w:date="2024-01-16T19:45:00Z">
        <w:r w:rsidRPr="00DA0DA9">
          <w:t xml:space="preserve"> пациентов</w:t>
        </w:r>
        <w:r>
          <w:t xml:space="preserve">. </w:t>
        </w:r>
        <w:r w:rsidRPr="001B72F5">
          <w:rPr>
            <w:color w:val="000000"/>
            <w:lang w:eastAsia="ru-RU"/>
          </w:rPr>
          <w:t xml:space="preserve">К настоящему моменту доступны данные о безопасности </w:t>
        </w:r>
      </w:ins>
      <w:ins w:id="30107" w:author="Barshadskaya, Yuliya" w:date="2024-01-16T19:48:00Z">
        <w:r>
          <w:rPr>
            <w:color w:val="000000"/>
            <w:lang w:eastAsia="ru-RU"/>
          </w:rPr>
          <w:t>осимертиниба</w:t>
        </w:r>
      </w:ins>
      <w:ins w:id="30108" w:author="Barshadskaya, Yuliya" w:date="2024-01-16T19:45:00Z">
        <w:r w:rsidRPr="001B72F5">
          <w:rPr>
            <w:color w:val="000000"/>
            <w:lang w:eastAsia="ru-RU"/>
          </w:rPr>
          <w:t xml:space="preserve">, полученные в ходе клинических исследований </w:t>
        </w:r>
      </w:ins>
      <w:ins w:id="30109" w:author="Barshadskaya, Yuliya" w:date="2024-01-16T19:48:00Z">
        <w:r>
          <w:rPr>
            <w:color w:val="000000"/>
            <w:lang w:eastAsia="ru-RU"/>
          </w:rPr>
          <w:t>осимертиниба</w:t>
        </w:r>
      </w:ins>
      <w:ins w:id="30110" w:author="Barshadskaya, Yuliya" w:date="2024-01-16T19:45:00Z">
        <w:r w:rsidRPr="001B72F5">
          <w:rPr>
            <w:color w:val="000000"/>
            <w:lang w:eastAsia="ru-RU"/>
          </w:rPr>
          <w:t xml:space="preserve"> и в ходе постмаркетингового наблюдения.  </w:t>
        </w:r>
      </w:ins>
    </w:p>
    <w:p w14:paraId="2B6298A9" w14:textId="77777777" w:rsidR="009D4A5D" w:rsidRDefault="009D4A5D" w:rsidP="009D4A5D">
      <w:pPr>
        <w:spacing w:after="0" w:line="240" w:lineRule="auto"/>
        <w:rPr>
          <w:ins w:id="30111" w:author="Barshadskaya, Yuliya" w:date="2024-01-16T19:49:00Z"/>
        </w:rPr>
      </w:pPr>
      <w:ins w:id="30112" w:author="Barshadskaya, Yuliya" w:date="2024-01-16T19:49:00Z">
        <w:r w:rsidRPr="00DA0DA9">
          <w:t xml:space="preserve">В большинстве исследований первичной конечной точкой была </w:t>
        </w:r>
        <w:r w:rsidRPr="00DA0DA9">
          <w:rPr>
            <w:color w:val="000000"/>
          </w:rPr>
          <w:t xml:space="preserve">выживаемость без прогрессирования, задокументированная с использованием шкалы RECIST. </w:t>
        </w:r>
        <w:r w:rsidRPr="00DA0DA9">
          <w:rPr>
            <w:color w:val="000000"/>
            <w:shd w:val="clear" w:color="auto" w:fill="FFFFFF"/>
          </w:rPr>
          <w:t xml:space="preserve">Показано статистически значимое различие по первичной конечной точке при применении </w:t>
        </w:r>
        <w:r w:rsidRPr="00DC7C85">
          <w:rPr>
            <w:rFonts w:cs="Times New Roman"/>
            <w:color w:val="000000" w:themeColor="text1"/>
          </w:rPr>
          <w:t>осимертиниб</w:t>
        </w:r>
        <w:r>
          <w:rPr>
            <w:rFonts w:cs="Times New Roman"/>
            <w:color w:val="000000" w:themeColor="text1"/>
          </w:rPr>
          <w:t>а</w:t>
        </w:r>
        <w:r w:rsidRPr="00DA0DA9">
          <w:rPr>
            <w:color w:val="000000"/>
            <w:shd w:val="clear" w:color="auto" w:fill="FFFFFF"/>
          </w:rPr>
          <w:t xml:space="preserve"> в сравнении с </w:t>
        </w:r>
        <w:r>
          <w:rPr>
            <w:color w:val="000000"/>
            <w:shd w:val="clear" w:color="auto" w:fill="FFFFFF"/>
          </w:rPr>
          <w:t>альтернативным лечением во всех исследованиях</w:t>
        </w:r>
        <w:r w:rsidRPr="00DA0DA9">
          <w:rPr>
            <w:color w:val="000000"/>
            <w:shd w:val="clear" w:color="auto" w:fill="FFFFFF"/>
          </w:rPr>
          <w:t xml:space="preserve">. </w:t>
        </w:r>
        <w:r w:rsidRPr="00DC7C85">
          <w:rPr>
            <w:rFonts w:cs="Times New Roman"/>
            <w:color w:val="000000" w:themeColor="text1"/>
          </w:rPr>
          <w:t>Медиана выживаемости без прогрессирования заболевания была значительно выше у пациентов принимавших осимертиниб</w:t>
        </w:r>
        <w:r w:rsidRPr="00DA0DA9">
          <w:rPr>
            <w:color w:val="000000"/>
            <w:shd w:val="clear" w:color="auto" w:fill="FFFFFF"/>
          </w:rPr>
          <w:t xml:space="preserve">. Так, у пациентов с </w:t>
        </w:r>
        <w:r>
          <w:t>НМЛР без лечения</w:t>
        </w:r>
        <w:r w:rsidRPr="00DA0DA9">
          <w:t xml:space="preserve"> медиана выживаемости без прогрессирования увеличилась с</w:t>
        </w:r>
        <w:r>
          <w:t xml:space="preserve"> </w:t>
        </w:r>
        <w:r w:rsidRPr="00DC7C85">
          <w:rPr>
            <w:rFonts w:cs="Times New Roman"/>
            <w:color w:val="000000" w:themeColor="text1"/>
          </w:rPr>
          <w:t>10,2 мес</w:t>
        </w:r>
        <w:r>
          <w:rPr>
            <w:rFonts w:cs="Times New Roman"/>
            <w:color w:val="000000" w:themeColor="text1"/>
          </w:rPr>
          <w:t>яцев</w:t>
        </w:r>
        <w:r w:rsidRPr="0073240D">
          <w:t xml:space="preserve"> </w:t>
        </w:r>
        <w:r w:rsidRPr="00DA0DA9">
          <w:t>при приеме</w:t>
        </w:r>
        <w:r w:rsidRPr="0073240D">
          <w:rPr>
            <w:rFonts w:cs="Times New Roman"/>
            <w:color w:val="000000" w:themeColor="text1"/>
          </w:rPr>
          <w:t xml:space="preserve"> </w:t>
        </w:r>
        <w:r w:rsidRPr="00DC7C85">
          <w:rPr>
            <w:rFonts w:cs="Times New Roman"/>
            <w:color w:val="000000" w:themeColor="text1"/>
          </w:rPr>
          <w:t>стандартны</w:t>
        </w:r>
        <w:r>
          <w:rPr>
            <w:rFonts w:cs="Times New Roman"/>
            <w:color w:val="000000" w:themeColor="text1"/>
          </w:rPr>
          <w:t>х</w:t>
        </w:r>
        <w:r w:rsidRPr="00DC7C85">
          <w:rPr>
            <w:rFonts w:cs="Times New Roman"/>
            <w:color w:val="000000" w:themeColor="text1"/>
          </w:rPr>
          <w:t xml:space="preserve"> ингибитор</w:t>
        </w:r>
        <w:r>
          <w:rPr>
            <w:rFonts w:cs="Times New Roman"/>
            <w:color w:val="000000" w:themeColor="text1"/>
          </w:rPr>
          <w:t>ов</w:t>
        </w:r>
        <w:r w:rsidRPr="00DC7C85">
          <w:rPr>
            <w:rFonts w:cs="Times New Roman"/>
            <w:color w:val="000000" w:themeColor="text1"/>
          </w:rPr>
          <w:t xml:space="preserve"> тирозинкиназы EGFR</w:t>
        </w:r>
        <w:r>
          <w:rPr>
            <w:rFonts w:cs="Times New Roman"/>
            <w:color w:val="000000" w:themeColor="text1"/>
          </w:rPr>
          <w:t xml:space="preserve"> </w:t>
        </w:r>
        <w:r w:rsidRPr="00DA0DA9">
          <w:t xml:space="preserve">до </w:t>
        </w:r>
        <w:r>
          <w:t>18</w:t>
        </w:r>
        <w:r w:rsidRPr="00DA0DA9">
          <w:t xml:space="preserve">,9 месяцев при приеме </w:t>
        </w:r>
        <w:r w:rsidRPr="00DC7C85">
          <w:rPr>
            <w:rFonts w:cs="Times New Roman"/>
            <w:color w:val="000000" w:themeColor="text1"/>
          </w:rPr>
          <w:t>осимертиниба</w:t>
        </w:r>
        <w:r w:rsidRPr="00DA0DA9">
          <w:t xml:space="preserve">, у пациентов </w:t>
        </w:r>
        <w:r w:rsidRPr="00DC7C85">
          <w:rPr>
            <w:rFonts w:cs="Times New Roman"/>
            <w:color w:val="000000" w:themeColor="text1"/>
          </w:rPr>
          <w:t xml:space="preserve">с НМРЛ с мутацией </w:t>
        </w:r>
        <w:r w:rsidRPr="00DC7C85">
          <w:rPr>
            <w:rFonts w:cs="Times New Roman"/>
            <w:color w:val="000000" w:themeColor="text1"/>
            <w:lang w:val="en-US"/>
          </w:rPr>
          <w:t>T</w:t>
        </w:r>
        <w:r w:rsidRPr="00DC7C85">
          <w:rPr>
            <w:rFonts w:cs="Times New Roman"/>
            <w:color w:val="000000" w:themeColor="text1"/>
          </w:rPr>
          <w:t>790</w:t>
        </w:r>
        <w:r w:rsidRPr="00DC7C85">
          <w:rPr>
            <w:rFonts w:cs="Times New Roman"/>
            <w:color w:val="000000" w:themeColor="text1"/>
            <w:lang w:val="en-US"/>
          </w:rPr>
          <w:t>M</w:t>
        </w:r>
        <w:r w:rsidRPr="00DC7C85">
          <w:rPr>
            <w:rFonts w:cs="Times New Roman"/>
            <w:color w:val="000000" w:themeColor="text1"/>
          </w:rPr>
          <w:t xml:space="preserve">, с прогрессированием заболевания после терапии первой линии ингибиторами тирозинкиназы </w:t>
        </w:r>
        <w:r w:rsidRPr="00DC7C85">
          <w:rPr>
            <w:rFonts w:cs="Times New Roman"/>
            <w:color w:val="000000" w:themeColor="text1"/>
            <w:lang w:val="en-US"/>
          </w:rPr>
          <w:t>EGFR</w:t>
        </w:r>
        <w:r w:rsidRPr="00DA0DA9">
          <w:t xml:space="preserve"> медиана выживаемости без прогрессирования увеличивалась с 4,</w:t>
        </w:r>
        <w:r>
          <w:t>4</w:t>
        </w:r>
        <w:r w:rsidRPr="00DA0DA9">
          <w:t xml:space="preserve"> месяцев </w:t>
        </w:r>
        <w:r>
          <w:t xml:space="preserve">при приеме </w:t>
        </w:r>
        <w:r w:rsidRPr="00DC7C85">
          <w:rPr>
            <w:rFonts w:cs="Times New Roman"/>
            <w:color w:val="000000" w:themeColor="text1"/>
          </w:rPr>
          <w:t>платинотерапии + пеметрексед</w:t>
        </w:r>
        <w:r w:rsidRPr="00DA0DA9">
          <w:t xml:space="preserve"> до 1</w:t>
        </w:r>
        <w:r>
          <w:t>0</w:t>
        </w:r>
        <w:r w:rsidRPr="00DA0DA9">
          <w:t>,</w:t>
        </w:r>
        <w:r>
          <w:t>1</w:t>
        </w:r>
        <w:r w:rsidRPr="00DA0DA9">
          <w:t xml:space="preserve"> месяцев</w:t>
        </w:r>
        <w:r>
          <w:t xml:space="preserve"> после приема осимертиниба. Было </w:t>
        </w:r>
        <w:r>
          <w:rPr>
            <w:rFonts w:cs="Times New Roman"/>
            <w:color w:val="000000" w:themeColor="text1"/>
          </w:rPr>
          <w:t>в</w:t>
        </w:r>
        <w:r w:rsidRPr="00DC7C85">
          <w:rPr>
            <w:rFonts w:cs="Times New Roman"/>
            <w:color w:val="000000" w:themeColor="text1"/>
          </w:rPr>
          <w:t>ыявил</w:t>
        </w:r>
        <w:r>
          <w:rPr>
            <w:rFonts w:cs="Times New Roman"/>
            <w:color w:val="000000" w:themeColor="text1"/>
          </w:rPr>
          <w:t>ено</w:t>
        </w:r>
        <w:r w:rsidRPr="00DC7C85">
          <w:rPr>
            <w:rFonts w:cs="Times New Roman"/>
            <w:color w:val="000000" w:themeColor="text1"/>
          </w:rPr>
          <w:t xml:space="preserve"> преимущество осимертиниба по показателю выживаемости в стадии ремиссии в сравнении с плацебо у пациентов с адъювантной химиотерапией</w:t>
        </w:r>
        <w:r>
          <w:rPr>
            <w:rFonts w:cs="Times New Roman"/>
            <w:color w:val="000000" w:themeColor="text1"/>
          </w:rPr>
          <w:t xml:space="preserve"> у пациентов с НМЛР после хирургического лечения</w:t>
        </w:r>
        <w:r w:rsidRPr="00DC7C85">
          <w:rPr>
            <w:rFonts w:cs="Times New Roman"/>
            <w:color w:val="000000" w:themeColor="text1"/>
          </w:rPr>
          <w:t xml:space="preserve"> (отношение рисков = 0,23, 95% ДИ: 0,13–0,40) и без адъювантной химиотерапии (отношение рисков = 0,23, 95% ДИ: 0,13–0,40), независимо от стадии заболевания</w:t>
        </w:r>
        <w:r w:rsidRPr="00DA0DA9">
          <w:t>.</w:t>
        </w:r>
      </w:ins>
    </w:p>
    <w:p w14:paraId="395EB97E" w14:textId="7145E48C" w:rsidR="009D4A5D" w:rsidRDefault="009D4A5D" w:rsidP="009D4A5D">
      <w:pPr>
        <w:spacing w:after="0" w:line="240" w:lineRule="auto"/>
        <w:rPr>
          <w:ins w:id="30113" w:author="Barshadskaya, Yuliya" w:date="2024-01-16T19:49:00Z"/>
          <w:color w:val="000000" w:themeColor="text1"/>
        </w:rPr>
      </w:pPr>
      <w:ins w:id="30114" w:author="Barshadskaya, Yuliya" w:date="2024-01-16T19:49:00Z">
        <w:r w:rsidRPr="00284823">
          <w:rPr>
            <w:color w:val="000000" w:themeColor="text1"/>
          </w:rPr>
          <w:t xml:space="preserve">Имеющаяся информация свидетельствует, о том, что </w:t>
        </w:r>
        <w:r>
          <w:rPr>
            <w:color w:val="000000" w:themeColor="text1"/>
          </w:rPr>
          <w:t>оригинальный препарата осимертиниба</w:t>
        </w:r>
        <w:r w:rsidRPr="00284823">
          <w:rPr>
            <w:color w:val="000000" w:themeColor="text1"/>
          </w:rPr>
          <w:t xml:space="preserve"> (препарат </w:t>
        </w:r>
        <w:r>
          <w:rPr>
            <w:color w:val="000000" w:themeColor="text1"/>
          </w:rPr>
          <w:t>Тагриссо</w:t>
        </w:r>
        <w:r w:rsidRPr="00284823">
          <w:rPr>
            <w:color w:val="000000" w:themeColor="text1"/>
            <w:vertAlign w:val="superscript"/>
          </w:rPr>
          <w:t>®</w:t>
        </w:r>
        <w:r w:rsidRPr="00284823">
          <w:rPr>
            <w:color w:val="000000" w:themeColor="text1"/>
          </w:rPr>
          <w:t xml:space="preserve">) имеет изученный профиль токсичности и успешно применяется на территории Российской Федерации в соответствии с показаниями, </w:t>
        </w:r>
        <w:r w:rsidRPr="00284823">
          <w:rPr>
            <w:color w:val="000000" w:themeColor="text1"/>
          </w:rPr>
          <w:lastRenderedPageBreak/>
          <w:t>описанными в инструкции по применению лекарственного препарата для медицинского применения.</w:t>
        </w:r>
      </w:ins>
    </w:p>
    <w:p w14:paraId="01FEE155" w14:textId="1D5FCD66" w:rsidR="009D4A5D" w:rsidRPr="002558B3" w:rsidRDefault="009D4A5D" w:rsidP="009D4A5D">
      <w:pPr>
        <w:spacing w:after="0" w:line="240" w:lineRule="auto"/>
        <w:rPr>
          <w:ins w:id="30115" w:author="Barshadskaya, Yuliya" w:date="2024-01-16T19:49:00Z"/>
          <w:color w:val="000000"/>
        </w:rPr>
      </w:pPr>
      <w:ins w:id="30116" w:author="Barshadskaya, Yuliya" w:date="2024-01-16T19:51:00Z">
        <w:r>
          <w:rPr>
            <w:rFonts w:cs="Times New Roman"/>
            <w:szCs w:val="24"/>
          </w:rPr>
          <w:t>PT-OSM</w:t>
        </w:r>
      </w:ins>
      <w:ins w:id="30117" w:author="Barshadskaya, Yuliya" w:date="2024-01-16T19:49:00Z">
        <w:r>
          <w:rPr>
            <w:bCs/>
            <w:lang w:eastAsia="ru-RU"/>
          </w:rPr>
          <w:t>,</w:t>
        </w:r>
        <w:r w:rsidRPr="006443FB">
          <w:rPr>
            <w:bCs/>
            <w:lang w:eastAsia="ru-RU"/>
          </w:rPr>
          <w:t xml:space="preserve"> </w:t>
        </w:r>
        <w:r>
          <w:rPr>
            <w:bCs/>
            <w:lang w:eastAsia="ru-RU"/>
          </w:rPr>
          <w:t xml:space="preserve">таблетки, </w:t>
        </w:r>
      </w:ins>
      <w:ins w:id="30118" w:author="Barshadskaya, Yuliya" w:date="2024-01-16T19:51:00Z">
        <w:r>
          <w:rPr>
            <w:bCs/>
            <w:lang w:eastAsia="ru-RU"/>
          </w:rPr>
          <w:t>покрытые пленочной оболочкой, 40</w:t>
        </w:r>
      </w:ins>
      <w:ins w:id="30119" w:author="Barshadskaya, Yuliya" w:date="2024-01-16T19:49:00Z">
        <w:r>
          <w:rPr>
            <w:bCs/>
            <w:lang w:eastAsia="ru-RU"/>
          </w:rPr>
          <w:t xml:space="preserve"> мг и </w:t>
        </w:r>
      </w:ins>
      <w:ins w:id="30120" w:author="Barshadskaya, Yuliya" w:date="2024-01-16T19:51:00Z">
        <w:r>
          <w:rPr>
            <w:bCs/>
            <w:lang w:eastAsia="ru-RU"/>
          </w:rPr>
          <w:t>8</w:t>
        </w:r>
      </w:ins>
      <w:ins w:id="30121" w:author="Barshadskaya, Yuliya" w:date="2024-01-16T19:49:00Z">
        <w:r>
          <w:rPr>
            <w:bCs/>
            <w:lang w:eastAsia="ru-RU"/>
          </w:rPr>
          <w:t>0 мг,</w:t>
        </w:r>
        <w:r w:rsidRPr="002558B3">
          <w:rPr>
            <w:bCs/>
            <w:lang w:eastAsia="ru-RU"/>
          </w:rPr>
          <w:t xml:space="preserve"> - воспроизведенный препарат </w:t>
        </w:r>
      </w:ins>
      <w:ins w:id="30122" w:author="Barshadskaya, Yuliya" w:date="2024-01-16T19:51:00Z">
        <w:r>
          <w:rPr>
            <w:bCs/>
            <w:lang w:eastAsia="ru-RU"/>
          </w:rPr>
          <w:t>осимертиниба</w:t>
        </w:r>
      </w:ins>
      <w:ins w:id="30123" w:author="Barshadskaya, Yuliya" w:date="2024-01-16T19:49:00Z">
        <w:r w:rsidRPr="002558B3">
          <w:rPr>
            <w:bCs/>
            <w:lang w:eastAsia="ru-RU"/>
          </w:rPr>
          <w:t>, разработанный</w:t>
        </w:r>
        <w:r>
          <w:rPr>
            <w:bCs/>
            <w:lang w:eastAsia="ru-RU"/>
          </w:rPr>
          <w:t xml:space="preserve"> АО «Р-Фарм»</w:t>
        </w:r>
        <w:r w:rsidRPr="002558B3">
          <w:rPr>
            <w:bCs/>
            <w:lang w:eastAsia="ru-RU"/>
          </w:rPr>
          <w:t xml:space="preserve">. </w:t>
        </w:r>
        <w:r w:rsidRPr="009D4A5D">
          <w:rPr>
            <w:color w:val="000000"/>
            <w:highlight w:val="yellow"/>
            <w:rPrChange w:id="30124" w:author="Barshadskaya, Yuliya" w:date="2024-01-16T19:52:00Z">
              <w:rPr>
                <w:color w:val="000000"/>
              </w:rPr>
            </w:rPrChange>
          </w:rPr>
          <w:t>Он полностью соответствует по качественному и количественному составу действующего и вспомогательных веществ</w:t>
        </w:r>
        <w:r>
          <w:rPr>
            <w:color w:val="000000"/>
          </w:rPr>
          <w:t xml:space="preserve">, лекарственной форме и дозировке референтному препарату </w:t>
        </w:r>
      </w:ins>
      <w:ins w:id="30125" w:author="Barshadskaya, Yuliya" w:date="2024-01-16T19:52:00Z">
        <w:r>
          <w:rPr>
            <w:color w:val="000000"/>
          </w:rPr>
          <w:t>осимертиниба</w:t>
        </w:r>
      </w:ins>
      <w:ins w:id="30126" w:author="Barshadskaya, Yuliya" w:date="2024-01-16T19:49:00Z">
        <w:r>
          <w:rPr>
            <w:color w:val="000000"/>
          </w:rPr>
          <w:t xml:space="preserve"> </w:t>
        </w:r>
      </w:ins>
      <w:ins w:id="30127" w:author="Barshadskaya, Yuliya" w:date="2024-01-16T19:52:00Z">
        <w:r>
          <w:rPr>
            <w:color w:val="000000"/>
          </w:rPr>
          <w:t>Тагриссо</w:t>
        </w:r>
      </w:ins>
      <w:ins w:id="30128" w:author="Barshadskaya, Yuliya" w:date="2024-01-16T19:49:00Z">
        <w:r>
          <w:rPr>
            <w:color w:val="000000"/>
            <w:vertAlign w:val="superscript"/>
          </w:rPr>
          <w:t>®</w:t>
        </w:r>
        <w:r>
          <w:rPr>
            <w:color w:val="000000"/>
          </w:rPr>
          <w:t xml:space="preserve"> </w:t>
        </w:r>
        <w:r>
          <w:rPr>
            <w:lang w:eastAsia="ru-RU"/>
          </w:rPr>
          <w:t xml:space="preserve">(владелец РУ - </w:t>
        </w:r>
      </w:ins>
      <w:ins w:id="30129" w:author="Barshadskaya, Yuliya" w:date="2024-01-16T19:55:00Z">
        <w:r w:rsidR="009C0E61">
          <w:rPr>
            <w:rFonts w:cs="Times New Roman"/>
            <w:szCs w:val="24"/>
          </w:rPr>
          <w:t>АстраЗенека АБ, Швеция</w:t>
        </w:r>
      </w:ins>
      <w:ins w:id="30130" w:author="Barshadskaya, Yuliya" w:date="2024-01-16T19:49:00Z">
        <w:r>
          <w:rPr>
            <w:lang w:eastAsia="ru-RU"/>
          </w:rPr>
          <w:t xml:space="preserve">), </w:t>
        </w:r>
        <w:r w:rsidRPr="009C0E61">
          <w:rPr>
            <w:highlight w:val="yellow"/>
            <w:lang w:eastAsia="ru-RU"/>
            <w:rPrChange w:id="30131" w:author="Barshadskaya, Yuliya" w:date="2024-01-16T19:56:00Z">
              <w:rPr>
                <w:lang w:eastAsia="ru-RU"/>
              </w:rPr>
            </w:rPrChange>
          </w:rPr>
          <w:t>имея минимальные отличия в количественном составе некоторых вспомогательных веществ, скорее всего обусловленные различным подходом к округлению.</w:t>
        </w:r>
        <w:r w:rsidRPr="009C0E61">
          <w:rPr>
            <w:color w:val="000000"/>
            <w:highlight w:val="yellow"/>
            <w:rPrChange w:id="30132" w:author="Barshadskaya, Yuliya" w:date="2024-01-16T19:56:00Z">
              <w:rPr>
                <w:color w:val="000000"/>
              </w:rPr>
            </w:rPrChange>
          </w:rPr>
          <w:t xml:space="preserve"> Для доказательства эквивалентности препарата </w:t>
        </w:r>
        <w:r w:rsidRPr="009C0E61">
          <w:rPr>
            <w:color w:val="000000"/>
            <w:highlight w:val="yellow"/>
            <w:lang w:val="en-US"/>
            <w:rPrChange w:id="30133" w:author="Barshadskaya, Yuliya" w:date="2024-01-16T19:56:00Z">
              <w:rPr>
                <w:color w:val="000000"/>
                <w:lang w:val="en-US"/>
              </w:rPr>
            </w:rPrChange>
          </w:rPr>
          <w:t>DT</w:t>
        </w:r>
        <w:r w:rsidRPr="009C0E61">
          <w:rPr>
            <w:color w:val="000000"/>
            <w:highlight w:val="yellow"/>
            <w:rPrChange w:id="30134" w:author="Barshadskaya, Yuliya" w:date="2024-01-16T19:56:00Z">
              <w:rPr>
                <w:color w:val="000000"/>
              </w:rPr>
            </w:rPrChange>
          </w:rPr>
          <w:t>-</w:t>
        </w:r>
        <w:r w:rsidRPr="009C0E61">
          <w:rPr>
            <w:color w:val="000000"/>
            <w:highlight w:val="yellow"/>
            <w:lang w:val="en-US"/>
            <w:rPrChange w:id="30135" w:author="Barshadskaya, Yuliya" w:date="2024-01-16T19:56:00Z">
              <w:rPr>
                <w:color w:val="000000"/>
                <w:lang w:val="en-US"/>
              </w:rPr>
            </w:rPrChange>
          </w:rPr>
          <w:t>EVR</w:t>
        </w:r>
        <w:r w:rsidRPr="009C0E61">
          <w:rPr>
            <w:color w:val="000000"/>
            <w:highlight w:val="yellow"/>
            <w:rPrChange w:id="30136" w:author="Barshadskaya, Yuliya" w:date="2024-01-16T19:56:00Z">
              <w:rPr>
                <w:color w:val="000000"/>
              </w:rPr>
            </w:rPrChange>
          </w:rPr>
          <w:t xml:space="preserve"> были проведены исследования сравнительной кинетики растворения в сравнении с референтным препаратом Афинитор</w:t>
        </w:r>
        <w:r w:rsidRPr="009C0E61">
          <w:rPr>
            <w:color w:val="000000"/>
            <w:highlight w:val="yellow"/>
            <w:vertAlign w:val="superscript"/>
            <w:rPrChange w:id="30137" w:author="Barshadskaya, Yuliya" w:date="2024-01-16T19:56:00Z">
              <w:rPr>
                <w:color w:val="000000"/>
                <w:vertAlign w:val="superscript"/>
              </w:rPr>
            </w:rPrChange>
          </w:rPr>
          <w:t>®</w:t>
        </w:r>
        <w:r w:rsidRPr="009C0E61">
          <w:rPr>
            <w:color w:val="000000"/>
            <w:highlight w:val="yellow"/>
            <w:rPrChange w:id="30138" w:author="Barshadskaya, Yuliya" w:date="2024-01-16T19:56:00Z">
              <w:rPr>
                <w:color w:val="000000"/>
              </w:rPr>
            </w:rPrChange>
          </w:rPr>
          <w:t xml:space="preserve"> (Новартис Фарма АГ, Швейцария)</w:t>
        </w:r>
        <w:r w:rsidRPr="009C0E61">
          <w:rPr>
            <w:rFonts w:eastAsia="Calibri"/>
            <w:color w:val="000000"/>
            <w:highlight w:val="yellow"/>
            <w:rPrChange w:id="30139" w:author="Barshadskaya, Yuliya" w:date="2024-01-16T19:56:00Z">
              <w:rPr>
                <w:rFonts w:eastAsia="Calibri"/>
                <w:color w:val="000000"/>
              </w:rPr>
            </w:rPrChange>
          </w:rPr>
          <w:t xml:space="preserve"> в дозировке 10 мг </w:t>
        </w:r>
        <w:r w:rsidRPr="009C0E61">
          <w:rPr>
            <w:color w:val="000000"/>
            <w:highlight w:val="yellow"/>
            <w:rPrChange w:id="30140" w:author="Barshadskaya, Yuliya" w:date="2024-01-16T19:56:00Z">
              <w:rPr>
                <w:color w:val="000000"/>
              </w:rPr>
            </w:rPrChange>
          </w:rPr>
          <w:t>(в трех модельных средах с рН 1,2; 4,5, 6,8, а также в среде по НД (0,4% раствор натрия лаурилсульфата).</w:t>
        </w:r>
        <w:r>
          <w:rPr>
            <w:color w:val="000000"/>
          </w:rPr>
          <w:t xml:space="preserve"> Согласно полученным данным, кинетика растворения </w:t>
        </w:r>
      </w:ins>
      <w:ins w:id="30141" w:author="Barshadskaya, Yuliya" w:date="2024-01-16T19:59:00Z">
        <w:r w:rsidR="009C0E61">
          <w:rPr>
            <w:rFonts w:cs="Times New Roman"/>
            <w:szCs w:val="24"/>
          </w:rPr>
          <w:t>PT-OSM</w:t>
        </w:r>
      </w:ins>
      <w:ins w:id="30142" w:author="Barshadskaya, Yuliya" w:date="2024-01-16T19:49:00Z">
        <w:r>
          <w:rPr>
            <w:color w:val="000000"/>
          </w:rPr>
          <w:t xml:space="preserve"> эквивалентна кинетике растворения референтного препарата </w:t>
        </w:r>
      </w:ins>
      <w:ins w:id="30143" w:author="Barshadskaya, Yuliya" w:date="2024-01-16T19:59:00Z">
        <w:r w:rsidR="009C0E61">
          <w:rPr>
            <w:color w:val="000000"/>
          </w:rPr>
          <w:t>Тагриссо</w:t>
        </w:r>
      </w:ins>
      <w:ins w:id="30144" w:author="Barshadskaya, Yuliya" w:date="2024-01-16T19:49:00Z">
        <w:r>
          <w:rPr>
            <w:color w:val="000000"/>
            <w:vertAlign w:val="superscript"/>
          </w:rPr>
          <w:t>®</w:t>
        </w:r>
        <w:r>
          <w:rPr>
            <w:color w:val="000000"/>
          </w:rPr>
          <w:t>, что позволяет предполагать также эквивалентность фармакологических свойств обоих препаратов</w:t>
        </w:r>
        <w:r>
          <w:rPr>
            <w:color w:val="000000" w:themeColor="text1"/>
          </w:rPr>
          <w:t>.</w:t>
        </w:r>
      </w:ins>
    </w:p>
    <w:p w14:paraId="448A4176" w14:textId="77777777" w:rsidR="009C0E61" w:rsidRPr="0031681C" w:rsidRDefault="009D4A5D" w:rsidP="009C0E61">
      <w:pPr>
        <w:spacing w:after="0" w:line="240" w:lineRule="auto"/>
        <w:rPr>
          <w:ins w:id="30145" w:author="Barshadskaya, Yuliya" w:date="2024-01-16T20:00:00Z"/>
          <w:rFonts w:cs="Times New Roman"/>
          <w:bCs/>
          <w:color w:val="000000" w:themeColor="text1"/>
          <w:lang w:eastAsia="ru-RU"/>
        </w:rPr>
      </w:pPr>
      <w:ins w:id="30146" w:author="Barshadskaya, Yuliya" w:date="2024-01-16T19:49:00Z">
        <w:r w:rsidRPr="00BA0F9F">
          <w:rPr>
            <w:bCs/>
            <w:lang w:eastAsia="ru-RU"/>
          </w:rPr>
          <w:t xml:space="preserve">Внедрение в клиническую практику нового воспроизведенного препарата </w:t>
        </w:r>
      </w:ins>
      <w:ins w:id="30147" w:author="Barshadskaya, Yuliya" w:date="2024-01-16T19:59:00Z">
        <w:r w:rsidR="009C0E61">
          <w:rPr>
            <w:rFonts w:eastAsia="Calibri"/>
            <w:lang w:eastAsia="ar-SA"/>
          </w:rPr>
          <w:t>осимертиниба</w:t>
        </w:r>
      </w:ins>
      <w:ins w:id="30148" w:author="Barshadskaya, Yuliya" w:date="2024-01-16T19:49:00Z">
        <w:r w:rsidRPr="00BA0F9F">
          <w:rPr>
            <w:bCs/>
            <w:lang w:eastAsia="ru-RU"/>
          </w:rPr>
          <w:t xml:space="preserve"> позволит снизить цену современной терапии</w:t>
        </w:r>
        <w:r>
          <w:rPr>
            <w:bCs/>
            <w:lang w:eastAsia="ru-RU"/>
          </w:rPr>
          <w:t xml:space="preserve"> </w:t>
        </w:r>
      </w:ins>
      <w:ins w:id="30149" w:author="Barshadskaya, Yuliya" w:date="2024-01-16T20:00:00Z">
        <w:r w:rsidR="009C0E61" w:rsidRPr="0031681C">
          <w:rPr>
            <w:rFonts w:cs="Times New Roman"/>
            <w:color w:val="000000" w:themeColor="text1"/>
            <w:szCs w:val="24"/>
            <w:shd w:val="clear" w:color="auto" w:fill="FFFFFF"/>
          </w:rPr>
          <w:t>местнораспространенного или метастатического немелкоклеточного рака легкого</w:t>
        </w:r>
        <w:r w:rsidR="009C0E61" w:rsidRPr="0031681C">
          <w:rPr>
            <w:rFonts w:cs="Times New Roman"/>
            <w:bCs/>
            <w:color w:val="000000" w:themeColor="text1"/>
            <w:szCs w:val="24"/>
            <w:lang w:eastAsia="ru-RU"/>
          </w:rPr>
          <w:t xml:space="preserve"> и повысить её доступность.</w:t>
        </w:r>
      </w:ins>
    </w:p>
    <w:p w14:paraId="06FE3751" w14:textId="77777777" w:rsidR="009C0E61" w:rsidRPr="0031681C" w:rsidRDefault="009C0E61" w:rsidP="009C0E61">
      <w:pPr>
        <w:pStyle w:val="SDText"/>
        <w:rPr>
          <w:ins w:id="30150" w:author="Barshadskaya, Yuliya" w:date="2024-01-16T20:00:00Z"/>
          <w:rFonts w:cs="Times New Roman"/>
          <w:color w:val="000000" w:themeColor="text1"/>
        </w:rPr>
      </w:pPr>
    </w:p>
    <w:p w14:paraId="7FC4EC20" w14:textId="1C886B2B" w:rsidR="00291BBA" w:rsidRPr="006E6534" w:rsidDel="009D4A5D" w:rsidRDefault="00291BBA" w:rsidP="00415551">
      <w:pPr>
        <w:pStyle w:val="SDText"/>
        <w:rPr>
          <w:del w:id="30151" w:author="Barshadskaya, Yuliya" w:date="2024-01-16T19:46:00Z"/>
          <w:rFonts w:cs="Times New Roman"/>
          <w:color w:val="000000" w:themeColor="text1"/>
          <w:rPrChange w:id="30152" w:author="N F" w:date="2023-12-05T03:09:00Z">
            <w:rPr>
              <w:del w:id="30153" w:author="Barshadskaya, Yuliya" w:date="2024-01-16T19:46:00Z"/>
              <w:rFonts w:cs="Times New Roman"/>
            </w:rPr>
          </w:rPrChange>
        </w:rPr>
      </w:pPr>
      <w:del w:id="30154" w:author="Barshadskaya, Yuliya" w:date="2024-01-16T19:46:00Z">
        <w:r w:rsidRPr="006E6534" w:rsidDel="009D4A5D">
          <w:rPr>
            <w:rFonts w:cs="Times New Roman"/>
            <w:color w:val="000000" w:themeColor="text1"/>
            <w:rPrChange w:id="30155" w:author="N F" w:date="2023-12-05T03:09:00Z">
              <w:rPr>
                <w:rFonts w:cs="Times New Roman"/>
              </w:rPr>
            </w:rPrChange>
          </w:rPr>
          <w:delText xml:space="preserve">Доступны результаты исследований, направленных на определение механизма действия осимертиниба. Проводили измерение способности осимертиниба подавлять образование pEGFR в клеточных линиях, содержащих дикий или мутантный тип гена </w:delText>
        </w:r>
        <w:r w:rsidRPr="006E6534" w:rsidDel="009D4A5D">
          <w:rPr>
            <w:rFonts w:cs="Times New Roman"/>
            <w:color w:val="000000" w:themeColor="text1"/>
            <w:lang w:val="en-US"/>
            <w:rPrChange w:id="30156" w:author="N F" w:date="2023-12-05T03:09:00Z">
              <w:rPr>
                <w:rFonts w:cs="Times New Roman"/>
                <w:lang w:val="en-US"/>
              </w:rPr>
            </w:rPrChange>
          </w:rPr>
          <w:delText>EGFR</w:delText>
        </w:r>
        <w:r w:rsidRPr="006E6534" w:rsidDel="009D4A5D">
          <w:rPr>
            <w:rFonts w:cs="Times New Roman"/>
            <w:color w:val="000000" w:themeColor="text1"/>
            <w:rPrChange w:id="30157" w:author="N F" w:date="2023-12-05T03:09:00Z">
              <w:rPr>
                <w:rFonts w:cs="Times New Roman"/>
              </w:rPr>
            </w:rPrChange>
          </w:rPr>
          <w:delText>. Максимальное ингибирование достигалось после инкубационного периода приблизительно 8–10 ч. Активность осимертиниба была выше в отношении мутантных EGFR клеточных линий, чем в отношении клеточных линий дикого типа</w:delText>
        </w:r>
        <w:r w:rsidR="00CD32CE" w:rsidRPr="006E6534" w:rsidDel="009D4A5D">
          <w:rPr>
            <w:rFonts w:cs="Times New Roman"/>
            <w:color w:val="000000" w:themeColor="text1"/>
            <w:rPrChange w:id="30158" w:author="N F" w:date="2023-12-05T03:09:00Z">
              <w:rPr>
                <w:rFonts w:cs="Times New Roman"/>
              </w:rPr>
            </w:rPrChange>
          </w:rPr>
          <w:delText xml:space="preserve">. </w:delText>
        </w:r>
        <w:r w:rsidRPr="006E6534" w:rsidDel="009D4A5D">
          <w:rPr>
            <w:rFonts w:cs="Times New Roman"/>
            <w:color w:val="000000" w:themeColor="text1"/>
            <w:rPrChange w:id="30159" w:author="N F" w:date="2023-12-05T03:09:00Z">
              <w:rPr>
                <w:rFonts w:cs="Times New Roman"/>
              </w:rPr>
            </w:rPrChange>
          </w:rPr>
          <w:delText>Провели оценку активности осимертиниба и его активных метаболитов, определяя степень, в которой соединения ингибируют активность мутантной киназы EGFR. IC</w:delText>
        </w:r>
        <w:r w:rsidRPr="006E6534" w:rsidDel="009D4A5D">
          <w:rPr>
            <w:rFonts w:cs="Times New Roman"/>
            <w:color w:val="000000" w:themeColor="text1"/>
            <w:vertAlign w:val="subscript"/>
            <w:rPrChange w:id="30160" w:author="N F" w:date="2023-12-05T03:09:00Z">
              <w:rPr>
                <w:rFonts w:cs="Times New Roman"/>
                <w:vertAlign w:val="subscript"/>
              </w:rPr>
            </w:rPrChange>
          </w:rPr>
          <w:delText>50</w:delText>
        </w:r>
        <w:r w:rsidRPr="006E6534" w:rsidDel="009D4A5D">
          <w:rPr>
            <w:rFonts w:cs="Times New Roman"/>
            <w:color w:val="000000" w:themeColor="text1"/>
            <w:rPrChange w:id="30161" w:author="N F" w:date="2023-12-05T03:09:00Z">
              <w:rPr>
                <w:rFonts w:cs="Times New Roman"/>
              </w:rPr>
            </w:rPrChange>
          </w:rPr>
          <w:delText xml:space="preserve"> </w:delText>
        </w:r>
        <w:r w:rsidR="00CD32CE" w:rsidRPr="006E6534" w:rsidDel="009D4A5D">
          <w:rPr>
            <w:rFonts w:cs="Times New Roman"/>
            <w:color w:val="000000" w:themeColor="text1"/>
            <w:rPrChange w:id="30162" w:author="N F" w:date="2023-12-05T03:09:00Z">
              <w:rPr>
                <w:rFonts w:cs="Times New Roman"/>
              </w:rPr>
            </w:rPrChange>
          </w:rPr>
          <w:delText xml:space="preserve">осимертиниба </w:delText>
        </w:r>
        <w:r w:rsidRPr="006E6534" w:rsidDel="009D4A5D">
          <w:rPr>
            <w:rFonts w:cs="Times New Roman"/>
            <w:color w:val="000000" w:themeColor="text1"/>
            <w:rPrChange w:id="30163" w:author="N F" w:date="2023-12-05T03:09:00Z">
              <w:rPr>
                <w:rFonts w:cs="Times New Roman"/>
              </w:rPr>
            </w:rPrChange>
          </w:rPr>
          <w:delText xml:space="preserve">в отношении клеток, экспрессирующих EGFR дикого типа, составляла от 33 до 786 нмоль/л. Осимертиниб и оба его метаболита проявляли большую </w:delText>
        </w:r>
        <w:r w:rsidR="00CD32CE" w:rsidRPr="006E6534" w:rsidDel="009D4A5D">
          <w:rPr>
            <w:rFonts w:cs="Times New Roman"/>
            <w:color w:val="000000" w:themeColor="text1"/>
            <w:rPrChange w:id="30164" w:author="N F" w:date="2023-12-05T03:09:00Z">
              <w:rPr>
                <w:rFonts w:cs="Times New Roman"/>
              </w:rPr>
            </w:rPrChange>
          </w:rPr>
          <w:delText xml:space="preserve">подавляющую активность </w:delText>
        </w:r>
        <w:r w:rsidRPr="006E6534" w:rsidDel="009D4A5D">
          <w:rPr>
            <w:rFonts w:cs="Times New Roman"/>
            <w:color w:val="000000" w:themeColor="text1"/>
            <w:rPrChange w:id="30165" w:author="N F" w:date="2023-12-05T03:09:00Z">
              <w:rPr>
                <w:rFonts w:cs="Times New Roman"/>
              </w:rPr>
            </w:rPrChange>
          </w:rPr>
          <w:delText>в отношении мутантных форм EGFR, чем в отношении клеточных линий дикого типа. Осимертиниб вызывал зависимое от дозы подавление роста имплантированной мышам опухоли в диапазоне доз от 0,1 до 10 мг/кг, особенно в ксенотрансплантатах с мутацией EGFR.</w:delText>
        </w:r>
        <w:r w:rsidR="00ED1444" w:rsidRPr="006E6534" w:rsidDel="009D4A5D">
          <w:rPr>
            <w:rFonts w:cs="Times New Roman"/>
            <w:color w:val="000000" w:themeColor="text1"/>
            <w:rPrChange w:id="30166" w:author="N F" w:date="2023-12-05T03:09:00Z">
              <w:rPr>
                <w:rFonts w:cs="Times New Roman"/>
              </w:rPr>
            </w:rPrChange>
          </w:rPr>
          <w:delText xml:space="preserve"> </w:delText>
        </w:r>
        <w:r w:rsidR="000C4B61" w:rsidRPr="006E6534" w:rsidDel="009D4A5D">
          <w:rPr>
            <w:rFonts w:cs="Times New Roman"/>
            <w:color w:val="000000" w:themeColor="text1"/>
            <w:rPrChange w:id="30167" w:author="N F" w:date="2023-12-05T03:09:00Z">
              <w:rPr>
                <w:rFonts w:cs="Times New Roman"/>
              </w:rPr>
            </w:rPrChange>
          </w:rPr>
          <w:delText>Осимертиниб</w:delText>
        </w:r>
        <w:r w:rsidRPr="006E6534" w:rsidDel="009D4A5D">
          <w:rPr>
            <w:rFonts w:cs="Times New Roman"/>
            <w:color w:val="000000" w:themeColor="text1"/>
            <w:rPrChange w:id="30168" w:author="N F" w:date="2023-12-05T03:09:00Z">
              <w:rPr>
                <w:rFonts w:cs="Times New Roman"/>
              </w:rPr>
            </w:rPrChange>
          </w:rPr>
          <w:delText xml:space="preserve"> распределяется равномерно во все органы, с некоторым сродством к сетчатке глаза. Основным путем выделения осимертиниба и его метаболита AZ7550 был ЖКТ. С мочой выводилось менее 5% от введенной радиоактивности.</w:delText>
        </w:r>
        <w:r w:rsidR="00ED1444" w:rsidRPr="006E6534" w:rsidDel="009D4A5D">
          <w:rPr>
            <w:rFonts w:cs="Times New Roman"/>
            <w:color w:val="000000" w:themeColor="text1"/>
            <w:rPrChange w:id="30169" w:author="N F" w:date="2023-12-05T03:09:00Z">
              <w:rPr>
                <w:rFonts w:cs="Times New Roman"/>
              </w:rPr>
            </w:rPrChange>
          </w:rPr>
          <w:delText xml:space="preserve"> </w:delText>
        </w:r>
        <w:r w:rsidRPr="006E6534" w:rsidDel="009D4A5D">
          <w:rPr>
            <w:rFonts w:cs="Times New Roman"/>
            <w:color w:val="000000" w:themeColor="text1"/>
            <w:rPrChange w:id="30170" w:author="N F" w:date="2023-12-05T03:09:00Z">
              <w:rPr>
                <w:rFonts w:cs="Times New Roman"/>
              </w:rPr>
            </w:rPrChange>
          </w:rPr>
          <w:delText xml:space="preserve">Осимертиниб обладает выраженной системной токсичностью, характерной для данной группы лекарственных средств. Осимертиниб не обладал генотоксичностью в стандартной батарее тестов </w:delText>
        </w:r>
        <w:r w:rsidRPr="006E6534" w:rsidDel="009D4A5D">
          <w:rPr>
            <w:rFonts w:cs="Times New Roman"/>
            <w:i/>
            <w:iCs/>
            <w:color w:val="000000" w:themeColor="text1"/>
            <w:lang w:val="en-US"/>
            <w:rPrChange w:id="30171" w:author="N F" w:date="2023-12-05T03:09:00Z">
              <w:rPr>
                <w:rFonts w:cs="Times New Roman"/>
                <w:i/>
                <w:iCs/>
                <w:lang w:val="en-US"/>
              </w:rPr>
            </w:rPrChange>
          </w:rPr>
          <w:delText>in</w:delText>
        </w:r>
        <w:r w:rsidRPr="006E6534" w:rsidDel="009D4A5D">
          <w:rPr>
            <w:rFonts w:cs="Times New Roman"/>
            <w:i/>
            <w:iCs/>
            <w:color w:val="000000" w:themeColor="text1"/>
            <w:rPrChange w:id="30172" w:author="N F" w:date="2023-12-05T03:09:00Z">
              <w:rPr>
                <w:rFonts w:cs="Times New Roman"/>
                <w:i/>
                <w:iCs/>
              </w:rPr>
            </w:rPrChange>
          </w:rPr>
          <w:delText xml:space="preserve"> </w:delText>
        </w:r>
        <w:r w:rsidRPr="006E6534" w:rsidDel="009D4A5D">
          <w:rPr>
            <w:rFonts w:cs="Times New Roman"/>
            <w:i/>
            <w:iCs/>
            <w:color w:val="000000" w:themeColor="text1"/>
            <w:lang w:val="en-US"/>
            <w:rPrChange w:id="30173" w:author="N F" w:date="2023-12-05T03:09:00Z">
              <w:rPr>
                <w:rFonts w:cs="Times New Roman"/>
                <w:i/>
                <w:iCs/>
                <w:lang w:val="en-US"/>
              </w:rPr>
            </w:rPrChange>
          </w:rPr>
          <w:delText>vitro</w:delText>
        </w:r>
        <w:r w:rsidRPr="006E6534" w:rsidDel="009D4A5D">
          <w:rPr>
            <w:rFonts w:cs="Times New Roman"/>
            <w:color w:val="000000" w:themeColor="text1"/>
            <w:rPrChange w:id="30174" w:author="N F" w:date="2023-12-05T03:09:00Z">
              <w:rPr>
                <w:rFonts w:cs="Times New Roman"/>
              </w:rPr>
            </w:rPrChange>
          </w:rPr>
          <w:delText xml:space="preserve"> и </w:delText>
        </w:r>
        <w:r w:rsidRPr="006E6534" w:rsidDel="009D4A5D">
          <w:rPr>
            <w:rFonts w:cs="Times New Roman"/>
            <w:i/>
            <w:iCs/>
            <w:color w:val="000000" w:themeColor="text1"/>
            <w:lang w:val="en-US"/>
            <w:rPrChange w:id="30175" w:author="N F" w:date="2023-12-05T03:09:00Z">
              <w:rPr>
                <w:rFonts w:cs="Times New Roman"/>
                <w:i/>
                <w:iCs/>
                <w:lang w:val="en-US"/>
              </w:rPr>
            </w:rPrChange>
          </w:rPr>
          <w:delText>in</w:delText>
        </w:r>
        <w:r w:rsidRPr="006E6534" w:rsidDel="009D4A5D">
          <w:rPr>
            <w:rFonts w:cs="Times New Roman"/>
            <w:i/>
            <w:iCs/>
            <w:color w:val="000000" w:themeColor="text1"/>
            <w:rPrChange w:id="30176" w:author="N F" w:date="2023-12-05T03:09:00Z">
              <w:rPr>
                <w:rFonts w:cs="Times New Roman"/>
                <w:i/>
                <w:iCs/>
              </w:rPr>
            </w:rPrChange>
          </w:rPr>
          <w:delText xml:space="preserve"> </w:delText>
        </w:r>
        <w:r w:rsidRPr="006E6534" w:rsidDel="009D4A5D">
          <w:rPr>
            <w:rFonts w:cs="Times New Roman"/>
            <w:i/>
            <w:iCs/>
            <w:color w:val="000000" w:themeColor="text1"/>
            <w:lang w:val="en-US"/>
            <w:rPrChange w:id="30177" w:author="N F" w:date="2023-12-05T03:09:00Z">
              <w:rPr>
                <w:rFonts w:cs="Times New Roman"/>
                <w:i/>
                <w:iCs/>
                <w:lang w:val="en-US"/>
              </w:rPr>
            </w:rPrChange>
          </w:rPr>
          <w:delText>vivo</w:delText>
        </w:r>
        <w:r w:rsidRPr="006E6534" w:rsidDel="009D4A5D">
          <w:rPr>
            <w:rFonts w:cs="Times New Roman"/>
            <w:color w:val="000000" w:themeColor="text1"/>
            <w:rPrChange w:id="30178" w:author="N F" w:date="2023-12-05T03:09:00Z">
              <w:rPr>
                <w:rFonts w:cs="Times New Roman"/>
              </w:rPr>
            </w:rPrChange>
          </w:rPr>
          <w:delText xml:space="preserve"> </w:delText>
        </w:r>
        <w:r w:rsidRPr="006E6534" w:rsidDel="009D4A5D">
          <w:rPr>
            <w:rFonts w:cs="Times New Roman"/>
            <w:color w:val="000000" w:themeColor="text1"/>
            <w:lang w:val="en-US"/>
            <w:rPrChange w:id="30179" w:author="N F" w:date="2023-12-05T03:09:00Z">
              <w:rPr>
                <w:rFonts w:cs="Times New Roman"/>
                <w:lang w:val="en-US"/>
              </w:rPr>
            </w:rPrChange>
          </w:rPr>
          <w:fldChar w:fldCharType="begin"/>
        </w:r>
        <w:r w:rsidRPr="006E6534" w:rsidDel="009D4A5D">
          <w:rPr>
            <w:rFonts w:cs="Times New Roman"/>
            <w:color w:val="000000" w:themeColor="text1"/>
            <w:rPrChange w:id="30180" w:author="N F" w:date="2023-12-05T03:09:00Z">
              <w:rPr>
                <w:rFonts w:cs="Times New Roman"/>
              </w:rPr>
            </w:rPrChange>
          </w:rPr>
          <w:delInstrText xml:space="preserve"> ADDIN ZOTERO_ITEM CSL_CITATION {"citationID":"0SmLW5st","properties":{"formattedCitation":"(6)","plainCitation":"(6)","noteIndex":0},"citationItems":[{"id":161758,"uris":["http://zotero.org/groups/4735135/items/YQI77G3L"],"itemData":{"id":161758,"type":"webpage","title":"TAGRISSO (osimertinib) tablets. AstraZeneca Pharmaceuticals, LP Application No.:  208065. Approval Date: 11/13/2015. Pharmacology Review","URL":"https://www.accessdata.fda.gov/drugsatfda_docs/nda/2015/208065Orig1s000TOC.cfm","accessed":{"date-parts":[["2022",8,2]]}}}],"schema":"https://github.com/citation-style-language/schema/raw/master/csl-citation.json"} </w:delInstrText>
        </w:r>
        <w:r w:rsidRPr="006E6534" w:rsidDel="009D4A5D">
          <w:rPr>
            <w:rFonts w:cs="Times New Roman"/>
            <w:color w:val="000000" w:themeColor="text1"/>
            <w:lang w:val="en-US"/>
            <w:rPrChange w:id="30181" w:author="N F" w:date="2023-12-05T03:09:00Z">
              <w:rPr>
                <w:rFonts w:cs="Times New Roman"/>
                <w:lang w:val="en-US"/>
              </w:rPr>
            </w:rPrChange>
          </w:rPr>
          <w:fldChar w:fldCharType="separate"/>
        </w:r>
        <w:r w:rsidRPr="006E6534" w:rsidDel="009D4A5D">
          <w:rPr>
            <w:rFonts w:cs="Times New Roman"/>
            <w:color w:val="000000" w:themeColor="text1"/>
            <w:rPrChange w:id="30182" w:author="N F" w:date="2023-12-05T03:09:00Z">
              <w:rPr>
                <w:rFonts w:cs="Times New Roman"/>
              </w:rPr>
            </w:rPrChange>
          </w:rPr>
          <w:delText>(6)</w:delText>
        </w:r>
        <w:r w:rsidRPr="006E6534" w:rsidDel="009D4A5D">
          <w:rPr>
            <w:rFonts w:cs="Times New Roman"/>
            <w:color w:val="000000" w:themeColor="text1"/>
            <w:lang w:val="en-US"/>
            <w:rPrChange w:id="30183" w:author="N F" w:date="2023-12-05T03:09:00Z">
              <w:rPr>
                <w:rFonts w:cs="Times New Roman"/>
                <w:lang w:val="en-US"/>
              </w:rPr>
            </w:rPrChange>
          </w:rPr>
          <w:fldChar w:fldCharType="end"/>
        </w:r>
        <w:r w:rsidRPr="006E6534" w:rsidDel="009D4A5D">
          <w:rPr>
            <w:rFonts w:cs="Times New Roman"/>
            <w:color w:val="000000" w:themeColor="text1"/>
            <w:rPrChange w:id="30184" w:author="N F" w:date="2023-12-05T03:09:00Z">
              <w:rPr>
                <w:rFonts w:cs="Times New Roman"/>
              </w:rPr>
            </w:rPrChange>
          </w:rPr>
          <w:delText xml:space="preserve">. Введение осимертиниба крысам в течение 65 дней ассоциировалось со снижением фертильности у самцов крыс. В исследованиях токсичности при многократном введении у крыс, подвергавшихся воздействию осимертиниба в течение ≥ 1 мес. в клинически значимых концентрациях в плазме, наблюдалось увеличение частоты анэструса, дегенерации желтого тела в яичниках и истончения эпителия в матке и влагалище. Изменения в яичниках, наблюдаемые после 1 мес. дозирования, были обратимыми </w:delText>
        </w:r>
        <w:r w:rsidRPr="006E6534" w:rsidDel="009D4A5D">
          <w:rPr>
            <w:rFonts w:cs="Times New Roman"/>
            <w:color w:val="000000" w:themeColor="text1"/>
            <w:rPrChange w:id="30185" w:author="N F" w:date="2023-12-05T03:09:00Z">
              <w:rPr>
                <w:rFonts w:cs="Times New Roman"/>
              </w:rPr>
            </w:rPrChange>
          </w:rPr>
          <w:fldChar w:fldCharType="begin"/>
        </w:r>
        <w:r w:rsidRPr="006E6534" w:rsidDel="009D4A5D">
          <w:rPr>
            <w:rFonts w:cs="Times New Roman"/>
            <w:color w:val="000000" w:themeColor="text1"/>
            <w:rPrChange w:id="30186" w:author="N F" w:date="2023-12-05T03:09:00Z">
              <w:rPr>
                <w:rFonts w:cs="Times New Roman"/>
              </w:rPr>
            </w:rPrChange>
          </w:rPr>
          <w:delInstrText xml:space="preserve"> ADDIN ZOTERO_ITEM CSL_CITATION {"citationID":"zUTN4dCl","properties":{"formattedCitation":"(13)","plainCitation":"(13)","noteIndex":0},"citationItems":[{"id":161897,"uris":["http://zotero.org/groups/4735135/items/WX22NTFD"],"itemData":{"id":161897,"type":"webpage","title":"Assessment report. Tagrisso","URL":"https://www.ema.europa.eu/en/documents/assessment-report/tagrisso-epar-public-assessment-report_en.pdf","author":[{"family":"EMA","given":""}],"accessed":{"date-parts":[["2022",8,2]]},"issued":{"date-parts":[["2015"]]}}}],"schema":"https://github.com/citation-style-language/schema/raw/master/csl-citation.json"} </w:delInstrText>
        </w:r>
        <w:r w:rsidRPr="006E6534" w:rsidDel="009D4A5D">
          <w:rPr>
            <w:rFonts w:cs="Times New Roman"/>
            <w:color w:val="000000" w:themeColor="text1"/>
            <w:rPrChange w:id="30187" w:author="N F" w:date="2023-12-05T03:09:00Z">
              <w:rPr>
                <w:rFonts w:cs="Times New Roman"/>
              </w:rPr>
            </w:rPrChange>
          </w:rPr>
          <w:fldChar w:fldCharType="separate"/>
        </w:r>
        <w:r w:rsidRPr="006E6534" w:rsidDel="009D4A5D">
          <w:rPr>
            <w:rFonts w:cs="Times New Roman"/>
            <w:color w:val="000000" w:themeColor="text1"/>
            <w:rPrChange w:id="30188" w:author="N F" w:date="2023-12-05T03:09:00Z">
              <w:rPr>
                <w:rFonts w:cs="Times New Roman"/>
              </w:rPr>
            </w:rPrChange>
          </w:rPr>
          <w:delText>(13)</w:delText>
        </w:r>
        <w:r w:rsidRPr="006E6534" w:rsidDel="009D4A5D">
          <w:rPr>
            <w:rFonts w:cs="Times New Roman"/>
            <w:color w:val="000000" w:themeColor="text1"/>
            <w:rPrChange w:id="30189" w:author="N F" w:date="2023-12-05T03:09:00Z">
              <w:rPr>
                <w:rFonts w:cs="Times New Roman"/>
              </w:rPr>
            </w:rPrChange>
          </w:rPr>
          <w:fldChar w:fldCharType="end"/>
        </w:r>
        <w:r w:rsidRPr="006E6534" w:rsidDel="009D4A5D">
          <w:rPr>
            <w:rFonts w:cs="Times New Roman"/>
            <w:color w:val="000000" w:themeColor="text1"/>
            <w:rPrChange w:id="30190" w:author="N F" w:date="2023-12-05T03:09:00Z">
              <w:rPr>
                <w:rFonts w:cs="Times New Roman"/>
              </w:rPr>
            </w:rPrChange>
          </w:rPr>
          <w:delText>.</w:delText>
        </w:r>
      </w:del>
    </w:p>
    <w:p w14:paraId="57938EB2" w14:textId="74C02CDC" w:rsidR="00291BBA" w:rsidRPr="006E6534" w:rsidDel="009D4A5D" w:rsidRDefault="00291BBA" w:rsidP="00415551">
      <w:pPr>
        <w:pStyle w:val="SDText"/>
        <w:rPr>
          <w:del w:id="30191" w:author="Barshadskaya, Yuliya" w:date="2024-01-16T19:46:00Z"/>
          <w:rFonts w:cs="Times New Roman"/>
          <w:color w:val="000000" w:themeColor="text1"/>
          <w:rPrChange w:id="30192" w:author="N F" w:date="2023-12-05T03:09:00Z">
            <w:rPr>
              <w:del w:id="30193" w:author="Barshadskaya, Yuliya" w:date="2024-01-16T19:46:00Z"/>
              <w:rFonts w:cs="Times New Roman"/>
            </w:rPr>
          </w:rPrChange>
        </w:rPr>
      </w:pPr>
      <w:del w:id="30194" w:author="Barshadskaya, Yuliya" w:date="2024-01-16T19:46:00Z">
        <w:r w:rsidRPr="006E6534" w:rsidDel="009D4A5D">
          <w:rPr>
            <w:rFonts w:cs="Times New Roman"/>
            <w:color w:val="000000" w:themeColor="text1"/>
            <w:rPrChange w:id="30195" w:author="N F" w:date="2023-12-05T03:09:00Z">
              <w:rPr>
                <w:rFonts w:cs="Times New Roman"/>
              </w:rPr>
            </w:rPrChange>
          </w:rPr>
          <w:delText xml:space="preserve">Абсолютная биодоступность осимертиниба у человека не определена. Так как менее 19% от введенной дозы осимертиниба выводится с калом в течение первых 72 ч после перорального приема, степень всасывания осимертиниба считают высокой. Осимертиниб обнаружили в цереброспинальной жидкости у одного из пациентов в исследовании </w:delText>
        </w:r>
        <w:r w:rsidRPr="006E6534" w:rsidDel="009D4A5D">
          <w:rPr>
            <w:rFonts w:cs="Times New Roman"/>
            <w:color w:val="000000" w:themeColor="text1"/>
            <w:lang w:val="en-US"/>
            <w:rPrChange w:id="30196" w:author="N F" w:date="2023-12-05T03:09:00Z">
              <w:rPr>
                <w:rFonts w:cs="Times New Roman"/>
                <w:lang w:val="en-US"/>
              </w:rPr>
            </w:rPrChange>
          </w:rPr>
          <w:delText>AURA</w:delText>
        </w:r>
        <w:r w:rsidRPr="006E6534" w:rsidDel="009D4A5D">
          <w:rPr>
            <w:rFonts w:cs="Times New Roman"/>
            <w:color w:val="000000" w:themeColor="text1"/>
            <w:rPrChange w:id="30197" w:author="N F" w:date="2023-12-05T03:09:00Z">
              <w:rPr>
                <w:rFonts w:cs="Times New Roman"/>
              </w:rPr>
            </w:rPrChange>
          </w:rPr>
          <w:delText xml:space="preserve"> 2. Основным путем выведения осимертиниба у человека является ЖКТ. Экспозиция осимертиниба была пропорциональной его дозе по показателям AUC и C</w:delText>
        </w:r>
        <w:r w:rsidRPr="006E6534" w:rsidDel="009D4A5D">
          <w:rPr>
            <w:rFonts w:cs="Times New Roman"/>
            <w:color w:val="000000" w:themeColor="text1"/>
            <w:vertAlign w:val="subscript"/>
            <w:rPrChange w:id="30198" w:author="N F" w:date="2023-12-05T03:09:00Z">
              <w:rPr>
                <w:rFonts w:cs="Times New Roman"/>
                <w:vertAlign w:val="subscript"/>
              </w:rPr>
            </w:rPrChange>
          </w:rPr>
          <w:delText>max</w:delText>
        </w:r>
        <w:r w:rsidRPr="006E6534" w:rsidDel="009D4A5D">
          <w:rPr>
            <w:rFonts w:cs="Times New Roman"/>
            <w:color w:val="000000" w:themeColor="text1"/>
            <w:rPrChange w:id="30199" w:author="N F" w:date="2023-12-05T03:09:00Z">
              <w:rPr>
                <w:rFonts w:cs="Times New Roman"/>
              </w:rPr>
            </w:rPrChange>
          </w:rPr>
          <w:delText xml:space="preserve"> по мере увеличения дозы как при однократном, так и при многократном введении. Фармакокинетика осимертиниба у пациентов, получавших осимертиниб в дозе 160 и 240 мг, была предсказуемой с фактором линейности 0,972 после приема осимертиниба в лекарственной форме капсула и 0,901 после приема осимертиниба 80 мг в лекарственной форме таблетка даже на 22 день после начала введения </w:delText>
        </w:r>
        <w:r w:rsidRPr="006E6534" w:rsidDel="009D4A5D">
          <w:rPr>
            <w:rFonts w:cs="Times New Roman"/>
            <w:color w:val="000000" w:themeColor="text1"/>
            <w:rPrChange w:id="30200" w:author="N F" w:date="2023-12-05T03:09:00Z">
              <w:rPr>
                <w:rFonts w:cs="Times New Roman"/>
              </w:rPr>
            </w:rPrChange>
          </w:rPr>
          <w:fldChar w:fldCharType="begin"/>
        </w:r>
        <w:r w:rsidRPr="006E6534" w:rsidDel="009D4A5D">
          <w:rPr>
            <w:rFonts w:cs="Times New Roman"/>
            <w:color w:val="000000" w:themeColor="text1"/>
            <w:rPrChange w:id="30201" w:author="N F" w:date="2023-12-05T03:09:00Z">
              <w:rPr>
                <w:rFonts w:cs="Times New Roman"/>
              </w:rPr>
            </w:rPrChange>
          </w:rPr>
          <w:delInstrText xml:space="preserve"> ADDIN ZOTERO_ITEM CSL_CITATION {"citationID":"RVILUj7E","properties":{"formattedCitation":"(13)","plainCitation":"(13)","noteIndex":0},"citationItems":[{"id":161897,"uris":["http://zotero.org/groups/4735135/items/WX22NTFD"],"itemData":{"id":161897,"type":"webpage","title":"Assessment report. Tagrisso","URL":"https://www.ema.europa.eu/en/documents/assessment-report/tagrisso-epar-public-assessment-report_en.pdf","author":[{"family":"EMA","given":""}],"accessed":{"date-parts":[["2022",8,2]]},"issued":{"date-parts":[["2015"]]}}}],"schema":"https://github.com/citation-style-language/schema/raw/master/csl-citation.json"} </w:delInstrText>
        </w:r>
        <w:r w:rsidRPr="006E6534" w:rsidDel="009D4A5D">
          <w:rPr>
            <w:rFonts w:cs="Times New Roman"/>
            <w:color w:val="000000" w:themeColor="text1"/>
            <w:rPrChange w:id="30202" w:author="N F" w:date="2023-12-05T03:09:00Z">
              <w:rPr>
                <w:rFonts w:cs="Times New Roman"/>
              </w:rPr>
            </w:rPrChange>
          </w:rPr>
          <w:fldChar w:fldCharType="separate"/>
        </w:r>
        <w:r w:rsidRPr="006E6534" w:rsidDel="009D4A5D">
          <w:rPr>
            <w:rFonts w:cs="Times New Roman"/>
            <w:color w:val="000000" w:themeColor="text1"/>
            <w:rPrChange w:id="30203" w:author="N F" w:date="2023-12-05T03:09:00Z">
              <w:rPr>
                <w:rFonts w:cs="Times New Roman"/>
              </w:rPr>
            </w:rPrChange>
          </w:rPr>
          <w:delText>(13)</w:delText>
        </w:r>
        <w:r w:rsidRPr="006E6534" w:rsidDel="009D4A5D">
          <w:rPr>
            <w:rFonts w:cs="Times New Roman"/>
            <w:color w:val="000000" w:themeColor="text1"/>
            <w:rPrChange w:id="30204" w:author="N F" w:date="2023-12-05T03:09:00Z">
              <w:rPr>
                <w:rFonts w:cs="Times New Roman"/>
              </w:rPr>
            </w:rPrChange>
          </w:rPr>
          <w:fldChar w:fldCharType="end"/>
        </w:r>
        <w:r w:rsidRPr="006E6534" w:rsidDel="009D4A5D">
          <w:rPr>
            <w:rFonts w:cs="Times New Roman"/>
            <w:color w:val="000000" w:themeColor="text1"/>
            <w:rPrChange w:id="30205" w:author="N F" w:date="2023-12-05T03:09:00Z">
              <w:rPr>
                <w:rFonts w:cs="Times New Roman"/>
              </w:rPr>
            </w:rPrChange>
          </w:rPr>
          <w:delText>.</w:delText>
        </w:r>
        <w:r w:rsidR="00214122" w:rsidRPr="006E6534" w:rsidDel="009D4A5D">
          <w:rPr>
            <w:rFonts w:cs="Times New Roman"/>
            <w:color w:val="000000" w:themeColor="text1"/>
            <w:rPrChange w:id="30206" w:author="N F" w:date="2023-12-05T03:09:00Z">
              <w:rPr>
                <w:rFonts w:cs="Times New Roman"/>
              </w:rPr>
            </w:rPrChange>
          </w:rPr>
          <w:delText xml:space="preserve"> </w:delText>
        </w:r>
        <w:r w:rsidRPr="006E6534" w:rsidDel="009D4A5D">
          <w:rPr>
            <w:rFonts w:cs="Times New Roman"/>
            <w:color w:val="000000" w:themeColor="text1"/>
            <w:rPrChange w:id="30207" w:author="N F" w:date="2023-12-05T03:09:00Z">
              <w:rPr>
                <w:rFonts w:cs="Times New Roman"/>
              </w:rPr>
            </w:rPrChange>
          </w:rPr>
          <w:delText xml:space="preserve">Осимертиниб обладал эффективностью, превышающей эффективность стандартных ингибиторов тирозинкиназы EGFR, в терапии первой линии распространенного НМРЛ с положительными мутациями EGFR, с аналогичным профилем безопасности и частотой СНЯ ниже, чем при использовании препаратов сравнения </w:delText>
        </w:r>
        <w:r w:rsidRPr="006E6534" w:rsidDel="009D4A5D">
          <w:rPr>
            <w:rFonts w:cs="Times New Roman"/>
            <w:color w:val="000000" w:themeColor="text1"/>
            <w:rPrChange w:id="30208" w:author="N F" w:date="2023-12-05T03:09:00Z">
              <w:rPr>
                <w:rFonts w:cs="Times New Roman"/>
              </w:rPr>
            </w:rPrChange>
          </w:rPr>
          <w:fldChar w:fldCharType="begin"/>
        </w:r>
        <w:r w:rsidRPr="006E6534" w:rsidDel="009D4A5D">
          <w:rPr>
            <w:rFonts w:cs="Times New Roman"/>
            <w:color w:val="000000" w:themeColor="text1"/>
            <w:rPrChange w:id="30209" w:author="N F" w:date="2023-12-05T03:09:00Z">
              <w:rPr>
                <w:rFonts w:cs="Times New Roman"/>
              </w:rPr>
            </w:rPrChange>
          </w:rPr>
          <w:delInstrText xml:space="preserve"> ADDIN ZOTERO_ITEM CSL_CITATION {"citationID":"pFORzE0t","properties":{"formattedCitation":"(16)","plainCitation":"(16)","noteIndex":0},"citationItems":[{"id":161863,"uris":["http://zotero.org/groups/4735135/items/XI4JAGT3"],"itemData":{"id":161863,"type":"article-journal","container-title":"New England Journal of Medicine","DOI":"10.1056/NEJMoa1713137","ISSN":"0028-4793","issue":"2","journalAbbreviation":"N Engl J Med","note":"publisher: Massachusetts Medical Society","page":"113-125","source":"nejm.org (Atypon)","title":"Osimertinib in Untreated EGFR-Mutated Advanced Non–Small-Cell Lung Cancer","volume":"378","author":[{"family":"Soria","given":"Jean-Charles"},{"family":"Ohe","given":"Yuichiro"},{"family":"Vansteenkiste","given":"Johan"},{"family":"Reungwetwattana","given":"Thanyanan"},{"family":"Chewaskulyong","given":"Busyamas"},{"family":"Lee","given":"Ki Hyeong"},{"family":"Dechaphunkul","given":"Arunee"},{"family":"Imamura","given":"Fumio"},{"family":"Nogami","given":"Naoyuki"},{"family":"Kurata","given":"Takayasu"},{"family":"Okamoto","given":"Isamu"},{"family":"Zhou","given":"Caicun"},{"family":"Cho","given":"Byoung Chul"},{"family":"Cheng","given":"Ying"},{"family":"Cho","given":"Eun Kyung"},{"family":"Voon","given":"Pei Jye"},{"family":"Planchard","given":"David"},{"family":"Su","given":"Wu-Chou"},{"family":"Gray","given":"Jhanelle E."},{"family":"Lee","given":"Siow-Ming"},{"family":"Hodge","given":"Rachel"},{"family":"Marotti","given":"Marcelo"},{"family":"Rukazenkov","given":"Yuri"},{"family":"Ramalingam","given":"Suresh S."}],"issued":{"date-parts":[["2018",1,11]]}}}],"schema":"https://github.com/citation-style-language/schema/raw/master/csl-citation.json"} </w:delInstrText>
        </w:r>
        <w:r w:rsidRPr="006E6534" w:rsidDel="009D4A5D">
          <w:rPr>
            <w:rFonts w:cs="Times New Roman"/>
            <w:color w:val="000000" w:themeColor="text1"/>
            <w:rPrChange w:id="30210" w:author="N F" w:date="2023-12-05T03:09:00Z">
              <w:rPr>
                <w:rFonts w:cs="Times New Roman"/>
              </w:rPr>
            </w:rPrChange>
          </w:rPr>
          <w:fldChar w:fldCharType="separate"/>
        </w:r>
        <w:r w:rsidRPr="006E6534" w:rsidDel="009D4A5D">
          <w:rPr>
            <w:rFonts w:cs="Times New Roman"/>
            <w:color w:val="000000" w:themeColor="text1"/>
            <w:rPrChange w:id="30211" w:author="N F" w:date="2023-12-05T03:09:00Z">
              <w:rPr>
                <w:rFonts w:cs="Times New Roman"/>
              </w:rPr>
            </w:rPrChange>
          </w:rPr>
          <w:delText>(16)</w:delText>
        </w:r>
        <w:r w:rsidRPr="006E6534" w:rsidDel="009D4A5D">
          <w:rPr>
            <w:rFonts w:cs="Times New Roman"/>
            <w:color w:val="000000" w:themeColor="text1"/>
            <w:rPrChange w:id="30212" w:author="N F" w:date="2023-12-05T03:09:00Z">
              <w:rPr>
                <w:rFonts w:cs="Times New Roman"/>
              </w:rPr>
            </w:rPrChange>
          </w:rPr>
          <w:fldChar w:fldCharType="end"/>
        </w:r>
        <w:r w:rsidRPr="006E6534" w:rsidDel="009D4A5D">
          <w:rPr>
            <w:rFonts w:cs="Times New Roman"/>
            <w:color w:val="000000" w:themeColor="text1"/>
            <w:rPrChange w:id="30213" w:author="N F" w:date="2023-12-05T03:09:00Z">
              <w:rPr>
                <w:rFonts w:cs="Times New Roman"/>
              </w:rPr>
            </w:rPrChange>
          </w:rPr>
          <w:delText>.</w:delText>
        </w:r>
        <w:r w:rsidR="007E4C32" w:rsidRPr="006E6534" w:rsidDel="009D4A5D">
          <w:rPr>
            <w:rFonts w:cs="Times New Roman"/>
            <w:color w:val="000000" w:themeColor="text1"/>
            <w:rPrChange w:id="30214" w:author="N F" w:date="2023-12-05T03:09:00Z">
              <w:rPr>
                <w:rFonts w:cs="Times New Roman"/>
              </w:rPr>
            </w:rPrChange>
          </w:rPr>
          <w:delText xml:space="preserve"> </w:delText>
        </w:r>
        <w:r w:rsidRPr="006E6534" w:rsidDel="009D4A5D">
          <w:rPr>
            <w:rFonts w:cs="Times New Roman"/>
            <w:color w:val="000000" w:themeColor="text1"/>
            <w:lang w:val="en-US"/>
            <w:rPrChange w:id="30215" w:author="N F" w:date="2023-12-05T03:09:00Z">
              <w:rPr>
                <w:rFonts w:cs="Times New Roman"/>
                <w:lang w:val="en-US"/>
              </w:rPr>
            </w:rPrChange>
          </w:rPr>
          <w:delText>Mok</w:delText>
        </w:r>
        <w:r w:rsidRPr="006E6534" w:rsidDel="009D4A5D">
          <w:rPr>
            <w:rFonts w:cs="Times New Roman"/>
            <w:color w:val="000000" w:themeColor="text1"/>
            <w:rPrChange w:id="30216" w:author="N F" w:date="2023-12-05T03:09:00Z">
              <w:rPr>
                <w:rFonts w:cs="Times New Roman"/>
              </w:rPr>
            </w:rPrChange>
          </w:rPr>
          <w:delText xml:space="preserve"> </w:delText>
        </w:r>
        <w:r w:rsidRPr="006E6534" w:rsidDel="009D4A5D">
          <w:rPr>
            <w:rFonts w:cs="Times New Roman"/>
            <w:color w:val="000000" w:themeColor="text1"/>
            <w:lang w:val="en-US"/>
            <w:rPrChange w:id="30217" w:author="N F" w:date="2023-12-05T03:09:00Z">
              <w:rPr>
                <w:rFonts w:cs="Times New Roman"/>
                <w:lang w:val="en-US"/>
              </w:rPr>
            </w:rPrChange>
          </w:rPr>
          <w:delText>et</w:delText>
        </w:r>
        <w:r w:rsidRPr="006E6534" w:rsidDel="009D4A5D">
          <w:rPr>
            <w:rFonts w:cs="Times New Roman"/>
            <w:color w:val="000000" w:themeColor="text1"/>
            <w:rPrChange w:id="30218" w:author="N F" w:date="2023-12-05T03:09:00Z">
              <w:rPr>
                <w:rFonts w:cs="Times New Roman"/>
              </w:rPr>
            </w:rPrChange>
          </w:rPr>
          <w:delText xml:space="preserve"> </w:delText>
        </w:r>
        <w:r w:rsidRPr="006E6534" w:rsidDel="009D4A5D">
          <w:rPr>
            <w:rFonts w:cs="Times New Roman"/>
            <w:color w:val="000000" w:themeColor="text1"/>
            <w:lang w:val="en-US"/>
            <w:rPrChange w:id="30219" w:author="N F" w:date="2023-12-05T03:09:00Z">
              <w:rPr>
                <w:rFonts w:cs="Times New Roman"/>
                <w:lang w:val="en-US"/>
              </w:rPr>
            </w:rPrChange>
          </w:rPr>
          <w:delText>al</w:delText>
        </w:r>
        <w:r w:rsidRPr="006E6534" w:rsidDel="009D4A5D">
          <w:rPr>
            <w:rFonts w:cs="Times New Roman"/>
            <w:color w:val="000000" w:themeColor="text1"/>
            <w:rPrChange w:id="30220" w:author="N F" w:date="2023-12-05T03:09:00Z">
              <w:rPr>
                <w:rFonts w:cs="Times New Roman"/>
              </w:rPr>
            </w:rPrChange>
          </w:rPr>
          <w:delText xml:space="preserve">. (2017) провели сравнительное рандомизированное международное открытое клиническое исследование эффективности осимертиниба </w:delText>
        </w:r>
        <w:r w:rsidRPr="006E6534" w:rsidDel="009D4A5D">
          <w:rPr>
            <w:rFonts w:cs="Times New Roman"/>
            <w:color w:val="000000" w:themeColor="text1"/>
            <w:lang w:val="en-US"/>
            <w:rPrChange w:id="30221" w:author="N F" w:date="2023-12-05T03:09:00Z">
              <w:rPr>
                <w:rFonts w:cs="Times New Roman"/>
                <w:lang w:val="en-US"/>
              </w:rPr>
            </w:rPrChange>
          </w:rPr>
          <w:delText>III</w:delText>
        </w:r>
        <w:r w:rsidRPr="006E6534" w:rsidDel="009D4A5D">
          <w:rPr>
            <w:rFonts w:cs="Times New Roman"/>
            <w:color w:val="000000" w:themeColor="text1"/>
            <w:rPrChange w:id="30222" w:author="N F" w:date="2023-12-05T03:09:00Z">
              <w:rPr>
                <w:rFonts w:cs="Times New Roman"/>
              </w:rPr>
            </w:rPrChange>
          </w:rPr>
          <w:delText xml:space="preserve"> фазы (</w:delText>
        </w:r>
        <w:r w:rsidRPr="006E6534" w:rsidDel="009D4A5D">
          <w:rPr>
            <w:rFonts w:cs="Times New Roman"/>
            <w:color w:val="000000" w:themeColor="text1"/>
            <w:lang w:val="en-US"/>
            <w:rPrChange w:id="30223" w:author="N F" w:date="2023-12-05T03:09:00Z">
              <w:rPr>
                <w:rFonts w:cs="Times New Roman"/>
                <w:lang w:val="en-US"/>
              </w:rPr>
            </w:rPrChange>
          </w:rPr>
          <w:delText>AURA</w:delText>
        </w:r>
        <w:r w:rsidRPr="006E6534" w:rsidDel="009D4A5D">
          <w:rPr>
            <w:rFonts w:cs="Times New Roman"/>
            <w:color w:val="000000" w:themeColor="text1"/>
            <w:rPrChange w:id="30224" w:author="N F" w:date="2023-12-05T03:09:00Z">
              <w:rPr>
                <w:rFonts w:cs="Times New Roman"/>
              </w:rPr>
            </w:rPrChange>
          </w:rPr>
          <w:delText xml:space="preserve"> 3). Осимертиниб был существенно эффективнее, чем терапия препаратами платины в сочетании с пеметрекседом, у пациентов с T790M-положительным распространенным НМРЛ (включая пациентов с метастазами в центральную нервную систему), у которых заболевание прогрессировало во время терапии ингибиторами тирозинкиназы </w:delText>
        </w:r>
        <w:r w:rsidRPr="006E6534" w:rsidDel="009D4A5D">
          <w:rPr>
            <w:rFonts w:cs="Times New Roman"/>
            <w:color w:val="000000" w:themeColor="text1"/>
            <w:lang w:val="en-US"/>
            <w:rPrChange w:id="30225" w:author="N F" w:date="2023-12-05T03:09:00Z">
              <w:rPr>
                <w:rFonts w:cs="Times New Roman"/>
                <w:lang w:val="en-US"/>
              </w:rPr>
            </w:rPrChange>
          </w:rPr>
          <w:delText>EGFR</w:delText>
        </w:r>
        <w:r w:rsidRPr="006E6534" w:rsidDel="009D4A5D">
          <w:rPr>
            <w:rFonts w:cs="Times New Roman"/>
            <w:color w:val="000000" w:themeColor="text1"/>
            <w:rPrChange w:id="30226" w:author="N F" w:date="2023-12-05T03:09:00Z">
              <w:rPr>
                <w:rFonts w:cs="Times New Roman"/>
              </w:rPr>
            </w:rPrChange>
          </w:rPr>
          <w:delText xml:space="preserve"> первой линии </w:delText>
        </w:r>
        <w:r w:rsidRPr="006E6534" w:rsidDel="009D4A5D">
          <w:rPr>
            <w:rFonts w:cs="Times New Roman"/>
            <w:color w:val="000000" w:themeColor="text1"/>
            <w:rPrChange w:id="30227" w:author="N F" w:date="2023-12-05T03:09:00Z">
              <w:rPr>
                <w:rFonts w:cs="Times New Roman"/>
              </w:rPr>
            </w:rPrChange>
          </w:rPr>
          <w:fldChar w:fldCharType="begin"/>
        </w:r>
        <w:r w:rsidRPr="006E6534" w:rsidDel="009D4A5D">
          <w:rPr>
            <w:rFonts w:cs="Times New Roman"/>
            <w:color w:val="000000" w:themeColor="text1"/>
            <w:rPrChange w:id="30228" w:author="N F" w:date="2023-12-05T03:09:00Z">
              <w:rPr>
                <w:rFonts w:cs="Times New Roman"/>
              </w:rPr>
            </w:rPrChange>
          </w:rPr>
          <w:delInstrText xml:space="preserve"> ADDIN ZOTERO_ITEM CSL_CITATION {"citationID":"7Jr1OLni","properties":{"formattedCitation":"(20)","plainCitation":"(20)","noteIndex":0},"citationItems":[{"id":161866,"uris":["http://zotero.org/groups/4735135/items/M5QLYTSX"],"itemData":{"id":161866,"type":"article-journal","abstract":"BACKGROUND: Osimertinib is an epidermal growth factor receptor tyrosine kinase inhibitor (EGFR-TKI) that is selective for both EGFR-TKI sensitizing and T790M resistance mutations in patients with non-small-cell lung cancer. The efficacy of osimertinib as compared with platinum-based therapy plus pemetrexed in such patients is unknown.\nMETHODS: In this randomized, international, open-label, phase 3 trial, we assigned 419 patients with T790M-positive advanced non-small-cell lung cancer, who had disease progression after first-line EGFR-TKI therapy, in a 2:1 ratio to receive either oral osimertinib (at a dose of 80 mg once daily) or intravenous pemetrexed (500 mg per square meter of body-surface area) plus either carboplatin (target area under the curve, 5 [AUC5]) or cisplatin (75 mg per square meter) every 3 weeks for up to six cycles; maintenance pemetrexed was allowed. In all the patients, disease had progressed during receipt of first-line EGFR-TKI therapy. The primary end point was investigator-assessed progression-free survival.\nRESULTS: The median duration of progression-free survival was significantly longer with osimertinib than with platinum therapy plus pemetrexed (10.1 months vs. 4.4 months; hazard ratio; 0.30; 95% confidence interval [CI], 0.23 to 0.41; P&lt;0.001). The objective response rate was significantly better with osimertinib (71%; 95% CI, 65 to 76) than with platinum therapy plus pemetrexed (31%; 95% CI, 24 to 40) (odds ratio for objective response, 5.39; 95% CI, 3.47 to 8.48; P&lt;0.001). Among 144 patients with metastases to the central nervous system (CNS), the median duration of progression-free survival was longer among patients receiving osimertinib than among those receiving platinum therapy plus pemetrexed (8.5 months vs. 4.2 months; hazard ratio, 0.32; 95% CI, 0.21 to 0.49). The proportion of patients with adverse events of grade 3 or higher was lower with osimertinib (23%) than with platinum therapy plus pemetrexed (47%).\nCONCLUSIONS: Osimertinib had significantly greater efficacy than platinum therapy plus pemetrexed in patients with T790M-positive advanced non-small-cell lung cancer (including those with CNS metastases) in whom disease had progressed during first-line EGFR-TKI therapy. (Funded by AstraZeneca; AURA3 ClinicalTrials.gov number, NCT02151981 .).","container-title":"The New England Journal of Medicine","DOI":"10.1056/NEJMoa1612674","ISSN":"1533-4406","issue":"7","journalAbbreviation":"N Engl J Med","language":"eng","note":"PMID: 27959700\nPMCID: PMC6762027","page":"629-640","source":"PubMed","title":"Osimertinib or Platinum-Pemetrexed in EGFR T790M-Positive Lung Cancer","volume":"376","author":[{"family":"Mok","given":"Tony S."},{"family":"Wu","given":"Yi-Long"},{"family":"Ahn","given":"Myung-Ju"},{"family":"Garassino","given":"Marina C."},{"family":"Kim","given":"Hye R."},{"family":"Ramalingam","given":"Suresh S."},{"family":"Shepherd","given":"Frances A."},{"family":"He","given":"Yong"},{"family":"Akamatsu","given":"Hiroaki"},{"family":"Theelen","given":"Willemijn S. M. E."},{"family":"Lee","given":"Chee K."},{"family":"Sebastian","given":"Martin"},{"family":"Templeton","given":"Alison"},{"family":"Mann","given":"Helen"},{"family":"Marotti","given":"Marcelo"},{"family":"Ghiorghiu","given":"Serban"},{"family":"Papadimitrakopoulou","given":"Vassiliki A."},{"literal":"AURA3 Investigators"}],"issued":{"date-parts":[["2017",2,16]]}}}],"schema":"https://github.com/citation-style-language/schema/raw/master/csl-citation.json"} </w:delInstrText>
        </w:r>
        <w:r w:rsidRPr="006E6534" w:rsidDel="009D4A5D">
          <w:rPr>
            <w:rFonts w:cs="Times New Roman"/>
            <w:color w:val="000000" w:themeColor="text1"/>
            <w:rPrChange w:id="30229" w:author="N F" w:date="2023-12-05T03:09:00Z">
              <w:rPr>
                <w:rFonts w:cs="Times New Roman"/>
              </w:rPr>
            </w:rPrChange>
          </w:rPr>
          <w:fldChar w:fldCharType="separate"/>
        </w:r>
        <w:r w:rsidRPr="006E6534" w:rsidDel="009D4A5D">
          <w:rPr>
            <w:rFonts w:cs="Times New Roman"/>
            <w:color w:val="000000" w:themeColor="text1"/>
            <w:rPrChange w:id="30230" w:author="N F" w:date="2023-12-05T03:09:00Z">
              <w:rPr>
                <w:rFonts w:cs="Times New Roman"/>
              </w:rPr>
            </w:rPrChange>
          </w:rPr>
          <w:delText>(20)</w:delText>
        </w:r>
        <w:r w:rsidRPr="006E6534" w:rsidDel="009D4A5D">
          <w:rPr>
            <w:rFonts w:cs="Times New Roman"/>
            <w:color w:val="000000" w:themeColor="text1"/>
            <w:rPrChange w:id="30231" w:author="N F" w:date="2023-12-05T03:09:00Z">
              <w:rPr>
                <w:rFonts w:cs="Times New Roman"/>
              </w:rPr>
            </w:rPrChange>
          </w:rPr>
          <w:fldChar w:fldCharType="end"/>
        </w:r>
        <w:r w:rsidRPr="006E6534" w:rsidDel="009D4A5D">
          <w:rPr>
            <w:rFonts w:cs="Times New Roman"/>
            <w:color w:val="000000" w:themeColor="text1"/>
            <w:rPrChange w:id="30232" w:author="N F" w:date="2023-12-05T03:09:00Z">
              <w:rPr>
                <w:rFonts w:cs="Times New Roman"/>
              </w:rPr>
            </w:rPrChange>
          </w:rPr>
          <w:delText>.</w:delText>
        </w:r>
        <w:r w:rsidR="007E4C32" w:rsidRPr="006E6534" w:rsidDel="009D4A5D">
          <w:rPr>
            <w:rFonts w:cs="Times New Roman"/>
            <w:color w:val="000000" w:themeColor="text1"/>
            <w:rPrChange w:id="30233" w:author="N F" w:date="2023-12-05T03:09:00Z">
              <w:rPr>
                <w:rFonts w:cs="Times New Roman"/>
              </w:rPr>
            </w:rPrChange>
          </w:rPr>
          <w:delText xml:space="preserve"> </w:delText>
        </w:r>
        <w:r w:rsidRPr="006E6534" w:rsidDel="009D4A5D">
          <w:rPr>
            <w:rFonts w:cs="Times New Roman"/>
            <w:color w:val="000000" w:themeColor="text1"/>
            <w:lang w:val="en-GB"/>
            <w:rPrChange w:id="30234" w:author="N F" w:date="2023-12-05T03:09:00Z">
              <w:rPr>
                <w:rFonts w:cs="Times New Roman"/>
                <w:lang w:val="en-GB"/>
              </w:rPr>
            </w:rPrChange>
          </w:rPr>
          <w:delText>Wu</w:delText>
        </w:r>
        <w:r w:rsidRPr="006E6534" w:rsidDel="009D4A5D">
          <w:rPr>
            <w:rFonts w:cs="Times New Roman"/>
            <w:color w:val="000000" w:themeColor="text1"/>
            <w:rPrChange w:id="30235" w:author="N F" w:date="2023-12-05T03:09:00Z">
              <w:rPr>
                <w:rFonts w:cs="Times New Roman"/>
              </w:rPr>
            </w:rPrChange>
          </w:rPr>
          <w:delText xml:space="preserve"> </w:delText>
        </w:r>
        <w:r w:rsidRPr="006E6534" w:rsidDel="009D4A5D">
          <w:rPr>
            <w:rFonts w:cs="Times New Roman"/>
            <w:color w:val="000000" w:themeColor="text1"/>
            <w:lang w:val="en-US"/>
            <w:rPrChange w:id="30236" w:author="N F" w:date="2023-12-05T03:09:00Z">
              <w:rPr>
                <w:rFonts w:cs="Times New Roman"/>
                <w:lang w:val="en-US"/>
              </w:rPr>
            </w:rPrChange>
          </w:rPr>
          <w:delText>et</w:delText>
        </w:r>
        <w:r w:rsidRPr="006E6534" w:rsidDel="009D4A5D">
          <w:rPr>
            <w:rFonts w:cs="Times New Roman"/>
            <w:color w:val="000000" w:themeColor="text1"/>
            <w:rPrChange w:id="30237" w:author="N F" w:date="2023-12-05T03:09:00Z">
              <w:rPr>
                <w:rFonts w:cs="Times New Roman"/>
              </w:rPr>
            </w:rPrChange>
          </w:rPr>
          <w:delText xml:space="preserve"> </w:delText>
        </w:r>
        <w:r w:rsidRPr="006E6534" w:rsidDel="009D4A5D">
          <w:rPr>
            <w:rFonts w:cs="Times New Roman"/>
            <w:color w:val="000000" w:themeColor="text1"/>
            <w:lang w:val="en-US"/>
            <w:rPrChange w:id="30238" w:author="N F" w:date="2023-12-05T03:09:00Z">
              <w:rPr>
                <w:rFonts w:cs="Times New Roman"/>
                <w:lang w:val="en-US"/>
              </w:rPr>
            </w:rPrChange>
          </w:rPr>
          <w:delText>al</w:delText>
        </w:r>
        <w:r w:rsidRPr="006E6534" w:rsidDel="009D4A5D">
          <w:rPr>
            <w:rFonts w:cs="Times New Roman"/>
            <w:color w:val="000000" w:themeColor="text1"/>
            <w:rPrChange w:id="30239" w:author="N F" w:date="2023-12-05T03:09:00Z">
              <w:rPr>
                <w:rFonts w:cs="Times New Roman"/>
              </w:rPr>
            </w:rPrChange>
          </w:rPr>
          <w:delText xml:space="preserve">. (2022) провели клиническое исследование </w:delText>
        </w:r>
        <w:r w:rsidRPr="006E6534" w:rsidDel="009D4A5D">
          <w:rPr>
            <w:rFonts w:cs="Times New Roman"/>
            <w:color w:val="000000" w:themeColor="text1"/>
            <w:lang w:val="en-US"/>
            <w:rPrChange w:id="30240" w:author="N F" w:date="2023-12-05T03:09:00Z">
              <w:rPr>
                <w:rFonts w:cs="Times New Roman"/>
                <w:lang w:val="en-US"/>
              </w:rPr>
            </w:rPrChange>
          </w:rPr>
          <w:delText>III</w:delText>
        </w:r>
        <w:r w:rsidRPr="006E6534" w:rsidDel="009D4A5D">
          <w:rPr>
            <w:rFonts w:cs="Times New Roman"/>
            <w:color w:val="000000" w:themeColor="text1"/>
            <w:rPrChange w:id="30241" w:author="N F" w:date="2023-12-05T03:09:00Z">
              <w:rPr>
                <w:rFonts w:cs="Times New Roman"/>
              </w:rPr>
            </w:rPrChange>
          </w:rPr>
          <w:delText xml:space="preserve"> фазы по оценке эффективности осимертиниба при адъювантной терапии НМРЛ после хирургического лечения. Выявили преимущество осимертиниба в сравнении с плацебо у пациентов с адъювантной химиотерапией (отношение рисков = 0,23, 95% ДИ: 0,13–0,40) и без адъювантной химиотерапии (отношение рисков = 0,23, 95% ДИ: 0,13–0,40), независимо от стадии заболевания </w:delText>
        </w:r>
        <w:r w:rsidRPr="006E6534" w:rsidDel="009D4A5D">
          <w:rPr>
            <w:rFonts w:cs="Times New Roman"/>
            <w:color w:val="000000" w:themeColor="text1"/>
            <w:rPrChange w:id="30242" w:author="N F" w:date="2023-12-05T03:09:00Z">
              <w:rPr>
                <w:rFonts w:cs="Times New Roman"/>
              </w:rPr>
            </w:rPrChange>
          </w:rPr>
          <w:fldChar w:fldCharType="begin"/>
        </w:r>
        <w:r w:rsidRPr="006E6534" w:rsidDel="009D4A5D">
          <w:rPr>
            <w:rFonts w:cs="Times New Roman"/>
            <w:color w:val="000000" w:themeColor="text1"/>
            <w:rPrChange w:id="30243" w:author="N F" w:date="2023-12-05T03:09:00Z">
              <w:rPr>
                <w:rFonts w:cs="Times New Roman"/>
              </w:rPr>
            </w:rPrChange>
          </w:rPr>
          <w:delInstrText xml:space="preserve"> ADDIN ZOTERO_ITEM CSL_CITATION {"citationID":"bkUKCvpz","properties":{"formattedCitation":"(26)","plainCitation":"(26)","noteIndex":0},"citationItems":[{"id":161852,"uris":["http://zotero.org/groups/4735135/items/X2VM76BY"],"itemData":{"id":161852,"type":"article-journal","abstract":"Introduction\nAdjuvant chemotherapy is recommended in patients with resected stages II to IIIA (and select IB) NSCLC; however, recurrence rates are high. In the phase 3 ADAURA study (NCT02511106), osimertinib was found to have a clinically meaningful improvement in disease-free survival (DFS) in patients with resected stages IB to IIIA EGFR-mutated (EGFRm) NSCLC. Here, we report prespecified and exploratory analyses of adjuvant chemotherapy use and outcomes from ADAURA.\nMethods\nPatients with resected stages IB to IIIA EGFRm NSCLC were randomized 1:1 to receive osimertinib or placebo for 3 years. Adjuvant chemotherapy before randomization was not mandatory, per physician and patient choice. DFS in the overall population (IB–IIIA), with and without adjuvant chemotherapy, was a prespecified analysis. Exploratory analyses included the following: adjuvant chemotherapy use by patient age, disease stage, and geographic location; DFS by adjuvant chemotherapy use and disease stage.\nResults\nOverall, 410 of 682 patients (60%) received adjuvant chemotherapy (osimertinib, n = 203; placebo, n = 207) for a median duration of 4.0 cycles. Adjuvant chemotherapy use was more frequent in patients: aged less than 70 years (338 of 509; 66%) versus more than or equal to 70 years (72 of 173; 42%); with stages II to IIIA (352 of 466; 76%) versus stage IB (57 of 216; 26%); and enrolled in Asia (268 of 414; 65%) versus outside of Asia (142 of 268; 53%). A DFS benefit favoring osimertinib versus placebo was observed in patients with (DFS hazard ratio = 0.16, 95% confidence interval: 0.10–0.26) and without adjuvant chemotherapy (hazard ratio = 0.23, 95% confidence interval: 0.13–0.40), regardless of disease stage.\nConclusions\nThese findings support adjuvant osimertinib as an effective treatment for patients with stages IB to IIIA EGFRm NSCLC after resection, with or without previous adjuvant chemotherapy.","container-title":"Journal of Thoracic Oncology","DOI":"10.1016/j.jtho.2021.10.014","ISSN":"1556-0864","issue":"3","journalAbbreviation":"Journal of Thoracic Oncology","language":"en","page":"423-433","source":"ScienceDirect","title":"Postoperative Chemotherapy Use and Outcomes From ADAURA: Osimertinib as Adjuvant Therapy for Resected EGFR-Mutated NSCLC","title-short":"Postoperative Chemotherapy Use and Outcomes From ADAURA","volume":"17","author":[{"family":"Wu","given":"Yi-Long"},{"family":"John","given":"Thomas"},{"family":"Grohe","given":"Christian"},{"family":"Majem","given":"Margarita"},{"family":"Goldman","given":"Jonathan W."},{"family":"Kim","given":"Sang-We"},{"family":"Kato","given":"Terufumi"},{"family":"Laktionov","given":"Konstantin"},{"family":"Vu","given":"Huu Vinh"},{"family":"Wang","given":"Zhijie"},{"family":"Lu","given":"Shun"},{"family":"Lee","given":"Kye Young"},{"family":"Akewanlop","given":"Charuwan"},{"family":"Yu","given":"Chong-Jen"},{"family":"Marinis","given":"Filippo","non-dropping-particle":"de"},{"family":"Bonanno","given":"Laura"},{"family":"Domine","given":"Manuel"},{"family":"Shepherd","given":"Frances A."},{"family":"Zeng","given":"Lingmin"},{"family":"Atasoy","given":"Ajlan"},{"family":"Herbst","given":"Roy S."},{"family":"Tsuboi","given":"Masahiro"}],"issued":{"date-parts":[["2022",3,1]]}}}],"schema":"https://github.com/citation-style-language/schema/raw/master/csl-citation.json"} </w:delInstrText>
        </w:r>
        <w:r w:rsidRPr="006E6534" w:rsidDel="009D4A5D">
          <w:rPr>
            <w:rFonts w:cs="Times New Roman"/>
            <w:color w:val="000000" w:themeColor="text1"/>
            <w:rPrChange w:id="30244" w:author="N F" w:date="2023-12-05T03:09:00Z">
              <w:rPr>
                <w:rFonts w:cs="Times New Roman"/>
              </w:rPr>
            </w:rPrChange>
          </w:rPr>
          <w:fldChar w:fldCharType="separate"/>
        </w:r>
        <w:r w:rsidRPr="006E6534" w:rsidDel="009D4A5D">
          <w:rPr>
            <w:rFonts w:cs="Times New Roman"/>
            <w:color w:val="000000" w:themeColor="text1"/>
            <w:rPrChange w:id="30245" w:author="N F" w:date="2023-12-05T03:09:00Z">
              <w:rPr>
                <w:rFonts w:cs="Times New Roman"/>
              </w:rPr>
            </w:rPrChange>
          </w:rPr>
          <w:delText>(26)</w:delText>
        </w:r>
        <w:r w:rsidRPr="006E6534" w:rsidDel="009D4A5D">
          <w:rPr>
            <w:rFonts w:cs="Times New Roman"/>
            <w:color w:val="000000" w:themeColor="text1"/>
            <w:rPrChange w:id="30246" w:author="N F" w:date="2023-12-05T03:09:00Z">
              <w:rPr>
                <w:rFonts w:cs="Times New Roman"/>
              </w:rPr>
            </w:rPrChange>
          </w:rPr>
          <w:fldChar w:fldCharType="end"/>
        </w:r>
        <w:r w:rsidRPr="006E6534" w:rsidDel="009D4A5D">
          <w:rPr>
            <w:rFonts w:cs="Times New Roman"/>
            <w:color w:val="000000" w:themeColor="text1"/>
            <w:rPrChange w:id="30247" w:author="N F" w:date="2023-12-05T03:09:00Z">
              <w:rPr>
                <w:rFonts w:cs="Times New Roman"/>
              </w:rPr>
            </w:rPrChange>
          </w:rPr>
          <w:delText>.</w:delText>
        </w:r>
      </w:del>
    </w:p>
    <w:p w14:paraId="5317CA12" w14:textId="5DD8287E" w:rsidR="006579D1" w:rsidRPr="006E6534" w:rsidDel="009D4A5D" w:rsidRDefault="006579D1" w:rsidP="00415551">
      <w:pPr>
        <w:pStyle w:val="SDText"/>
        <w:rPr>
          <w:del w:id="30248" w:author="Barshadskaya, Yuliya" w:date="2024-01-16T19:46:00Z"/>
          <w:rFonts w:cs="Times New Roman"/>
          <w:color w:val="000000" w:themeColor="text1"/>
          <w:rPrChange w:id="30249" w:author="N F" w:date="2023-12-05T03:09:00Z">
            <w:rPr>
              <w:del w:id="30250" w:author="Barshadskaya, Yuliya" w:date="2024-01-16T19:46:00Z"/>
              <w:rFonts w:cs="Times New Roman"/>
            </w:rPr>
          </w:rPrChange>
        </w:rPr>
      </w:pPr>
      <w:del w:id="30251" w:author="Barshadskaya, Yuliya" w:date="2024-01-16T19:46:00Z">
        <w:r w:rsidRPr="006E6534" w:rsidDel="009D4A5D">
          <w:rPr>
            <w:rFonts w:cs="Times New Roman"/>
            <w:color w:val="000000" w:themeColor="text1"/>
            <w:rPrChange w:id="30252" w:author="N F" w:date="2023-12-05T03:09:00Z">
              <w:rPr>
                <w:rFonts w:cs="Times New Roman"/>
              </w:rPr>
            </w:rPrChange>
          </w:rPr>
          <w:delText xml:space="preserve">В целом при изучении безопасности был сделан вывод, что лечение </w:delText>
        </w:r>
        <w:r w:rsidR="00CC64B2" w:rsidRPr="006E6534" w:rsidDel="009D4A5D">
          <w:rPr>
            <w:rFonts w:cs="Times New Roman"/>
            <w:color w:val="000000" w:themeColor="text1"/>
            <w:rPrChange w:id="30253" w:author="N F" w:date="2023-12-05T03:09:00Z">
              <w:rPr>
                <w:rFonts w:cs="Times New Roman"/>
              </w:rPr>
            </w:rPrChange>
          </w:rPr>
          <w:delText>осимертинибом</w:delText>
        </w:r>
        <w:r w:rsidRPr="006E6534" w:rsidDel="009D4A5D">
          <w:rPr>
            <w:rFonts w:cs="Times New Roman"/>
            <w:color w:val="000000" w:themeColor="text1"/>
            <w:rPrChange w:id="30254" w:author="N F" w:date="2023-12-05T03:09:00Z">
              <w:rPr>
                <w:rFonts w:cs="Times New Roman"/>
              </w:rPr>
            </w:rPrChange>
          </w:rPr>
          <w:delText xml:space="preserve"> ассоциировано с </w:delText>
        </w:r>
        <w:r w:rsidR="00CC64B2" w:rsidRPr="006E6534" w:rsidDel="009D4A5D">
          <w:rPr>
            <w:rFonts w:cs="Times New Roman"/>
            <w:color w:val="000000" w:themeColor="text1"/>
            <w:rPrChange w:id="30255" w:author="N F" w:date="2023-12-05T03:09:00Z">
              <w:rPr>
                <w:rFonts w:cs="Times New Roman"/>
              </w:rPr>
            </w:rPrChange>
          </w:rPr>
          <w:delText>большим спектром НЯ и СНЯ, включая</w:delText>
        </w:r>
        <w:r w:rsidRPr="006E6534" w:rsidDel="009D4A5D">
          <w:rPr>
            <w:rFonts w:cs="Times New Roman"/>
            <w:color w:val="000000" w:themeColor="text1"/>
            <w:rPrChange w:id="30256" w:author="N F" w:date="2023-12-05T03:09:00Z">
              <w:rPr>
                <w:rFonts w:cs="Times New Roman"/>
              </w:rPr>
            </w:rPrChange>
          </w:rPr>
          <w:delText>, желудочно-кишечны</w:delText>
        </w:r>
        <w:r w:rsidR="00CC64B2" w:rsidRPr="006E6534" w:rsidDel="009D4A5D">
          <w:rPr>
            <w:rFonts w:cs="Times New Roman"/>
            <w:color w:val="000000" w:themeColor="text1"/>
            <w:rPrChange w:id="30257" w:author="N F" w:date="2023-12-05T03:09:00Z">
              <w:rPr>
                <w:rFonts w:cs="Times New Roman"/>
              </w:rPr>
            </w:rPrChange>
          </w:rPr>
          <w:delText>е</w:delText>
        </w:r>
        <w:r w:rsidRPr="006E6534" w:rsidDel="009D4A5D">
          <w:rPr>
            <w:rFonts w:cs="Times New Roman"/>
            <w:color w:val="000000" w:themeColor="text1"/>
            <w:rPrChange w:id="30258" w:author="N F" w:date="2023-12-05T03:09:00Z">
              <w:rPr>
                <w:rFonts w:cs="Times New Roman"/>
              </w:rPr>
            </w:rPrChange>
          </w:rPr>
          <w:delText xml:space="preserve"> расстройств</w:delText>
        </w:r>
        <w:r w:rsidR="00CC64B2" w:rsidRPr="006E6534" w:rsidDel="009D4A5D">
          <w:rPr>
            <w:rFonts w:cs="Times New Roman"/>
            <w:color w:val="000000" w:themeColor="text1"/>
            <w:rPrChange w:id="30259" w:author="N F" w:date="2023-12-05T03:09:00Z">
              <w:rPr>
                <w:rFonts w:cs="Times New Roman"/>
              </w:rPr>
            </w:rPrChange>
          </w:rPr>
          <w:delText>а</w:delText>
        </w:r>
        <w:r w:rsidRPr="006E6534" w:rsidDel="009D4A5D">
          <w:rPr>
            <w:rFonts w:cs="Times New Roman"/>
            <w:color w:val="000000" w:themeColor="text1"/>
            <w:rPrChange w:id="30260" w:author="N F" w:date="2023-12-05T03:09:00Z">
              <w:rPr>
                <w:rFonts w:cs="Times New Roman"/>
              </w:rPr>
            </w:rPrChange>
          </w:rPr>
          <w:delText xml:space="preserve">, </w:delText>
        </w:r>
        <w:r w:rsidR="00981072" w:rsidRPr="006E6534" w:rsidDel="009D4A5D">
          <w:rPr>
            <w:rFonts w:cs="Times New Roman"/>
            <w:color w:val="000000" w:themeColor="text1"/>
            <w:rPrChange w:id="30261" w:author="N F" w:date="2023-12-05T03:09:00Z">
              <w:rPr>
                <w:rFonts w:cs="Times New Roman"/>
              </w:rPr>
            </w:rPrChange>
          </w:rPr>
          <w:delText>нарушения со стороны кожи и ногтей</w:delText>
        </w:r>
        <w:r w:rsidRPr="006E6534" w:rsidDel="009D4A5D">
          <w:rPr>
            <w:rFonts w:cs="Times New Roman"/>
            <w:color w:val="000000" w:themeColor="text1"/>
            <w:rPrChange w:id="30262" w:author="N F" w:date="2023-12-05T03:09:00Z">
              <w:rPr>
                <w:rFonts w:cs="Times New Roman"/>
              </w:rPr>
            </w:rPrChange>
          </w:rPr>
          <w:delText>.</w:delText>
        </w:r>
        <w:r w:rsidR="00981072" w:rsidRPr="006E6534" w:rsidDel="009D4A5D">
          <w:rPr>
            <w:rFonts w:cs="Times New Roman"/>
            <w:color w:val="000000" w:themeColor="text1"/>
            <w:rPrChange w:id="30263" w:author="N F" w:date="2023-12-05T03:09:00Z">
              <w:rPr>
                <w:rFonts w:cs="Times New Roman"/>
              </w:rPr>
            </w:rPrChange>
          </w:rPr>
          <w:delText xml:space="preserve"> Спектр НЯ и СНЯ</w:delText>
        </w:r>
        <w:r w:rsidR="007A403D" w:rsidRPr="006E6534" w:rsidDel="009D4A5D">
          <w:rPr>
            <w:rFonts w:cs="Times New Roman"/>
            <w:color w:val="000000" w:themeColor="text1"/>
            <w:rPrChange w:id="30264" w:author="N F" w:date="2023-12-05T03:09:00Z">
              <w:rPr>
                <w:rFonts w:cs="Times New Roman"/>
              </w:rPr>
            </w:rPrChange>
          </w:rPr>
          <w:delText xml:space="preserve">, </w:delText>
        </w:r>
        <w:r w:rsidR="005F44F6" w:rsidRPr="006E6534" w:rsidDel="009D4A5D">
          <w:rPr>
            <w:rFonts w:cs="Times New Roman"/>
            <w:color w:val="000000" w:themeColor="text1"/>
            <w:rPrChange w:id="30265" w:author="N F" w:date="2023-12-05T03:09:00Z">
              <w:rPr>
                <w:rFonts w:cs="Times New Roman"/>
              </w:rPr>
            </w:rPrChange>
          </w:rPr>
          <w:delText>возникавших</w:delText>
        </w:r>
        <w:r w:rsidR="007A403D" w:rsidRPr="006E6534" w:rsidDel="009D4A5D">
          <w:rPr>
            <w:rFonts w:cs="Times New Roman"/>
            <w:color w:val="000000" w:themeColor="text1"/>
            <w:rPrChange w:id="30266" w:author="N F" w:date="2023-12-05T03:09:00Z">
              <w:rPr>
                <w:rFonts w:cs="Times New Roman"/>
              </w:rPr>
            </w:rPrChange>
          </w:rPr>
          <w:delText xml:space="preserve"> на фоне приема</w:delText>
        </w:r>
        <w:r w:rsidR="00981072" w:rsidRPr="006E6534" w:rsidDel="009D4A5D">
          <w:rPr>
            <w:rFonts w:cs="Times New Roman"/>
            <w:color w:val="000000" w:themeColor="text1"/>
            <w:rPrChange w:id="30267" w:author="N F" w:date="2023-12-05T03:09:00Z">
              <w:rPr>
                <w:rFonts w:cs="Times New Roman"/>
              </w:rPr>
            </w:rPrChange>
          </w:rPr>
          <w:delText xml:space="preserve"> </w:delText>
        </w:r>
        <w:r w:rsidR="007A403D" w:rsidRPr="006E6534" w:rsidDel="009D4A5D">
          <w:rPr>
            <w:rFonts w:cs="Times New Roman"/>
            <w:color w:val="000000" w:themeColor="text1"/>
            <w:rPrChange w:id="30268" w:author="N F" w:date="2023-12-05T03:09:00Z">
              <w:rPr>
                <w:rFonts w:cs="Times New Roman"/>
              </w:rPr>
            </w:rPrChange>
          </w:rPr>
          <w:delText xml:space="preserve">осимертиниба соответствовал </w:delText>
        </w:r>
        <w:r w:rsidR="005F44F6" w:rsidRPr="006E6534" w:rsidDel="009D4A5D">
          <w:rPr>
            <w:rFonts w:cs="Times New Roman"/>
            <w:color w:val="000000" w:themeColor="text1"/>
            <w:rPrChange w:id="30269" w:author="N F" w:date="2023-12-05T03:09:00Z">
              <w:rPr>
                <w:rFonts w:cs="Times New Roman"/>
              </w:rPr>
            </w:rPrChange>
          </w:rPr>
          <w:delText>НЯ и СНЯ, возникающим на фоне применения противоопухолевых</w:delText>
        </w:r>
        <w:r w:rsidR="00FA2683" w:rsidRPr="006E6534" w:rsidDel="009D4A5D">
          <w:rPr>
            <w:rFonts w:cs="Times New Roman"/>
            <w:color w:val="000000" w:themeColor="text1"/>
            <w:rPrChange w:id="30270" w:author="N F" w:date="2023-12-05T03:09:00Z">
              <w:rPr>
                <w:rFonts w:cs="Times New Roman"/>
              </w:rPr>
            </w:rPrChange>
          </w:rPr>
          <w:delText xml:space="preserve"> лекарственных средств</w:delText>
        </w:r>
        <w:r w:rsidRPr="006E6534" w:rsidDel="009D4A5D">
          <w:rPr>
            <w:rFonts w:cs="Times New Roman"/>
            <w:color w:val="000000" w:themeColor="text1"/>
            <w:rPrChange w:id="30271" w:author="N F" w:date="2023-12-05T03:09:00Z">
              <w:rPr>
                <w:rFonts w:cs="Times New Roman"/>
              </w:rPr>
            </w:rPrChange>
          </w:rPr>
          <w:delText xml:space="preserve">. Несмотря на указанные выше побочные эффекты, терапия </w:delText>
        </w:r>
        <w:r w:rsidR="00FA2683" w:rsidRPr="006E6534" w:rsidDel="009D4A5D">
          <w:rPr>
            <w:rFonts w:cs="Times New Roman"/>
            <w:color w:val="000000" w:themeColor="text1"/>
            <w:rPrChange w:id="30272" w:author="N F" w:date="2023-12-05T03:09:00Z">
              <w:rPr>
                <w:rFonts w:cs="Times New Roman"/>
              </w:rPr>
            </w:rPrChange>
          </w:rPr>
          <w:delText>осимертинибом</w:delText>
        </w:r>
        <w:r w:rsidRPr="006E6534" w:rsidDel="009D4A5D">
          <w:rPr>
            <w:rFonts w:cs="Times New Roman"/>
            <w:color w:val="000000" w:themeColor="text1"/>
            <w:rPrChange w:id="30273" w:author="N F" w:date="2023-12-05T03:09:00Z">
              <w:rPr>
                <w:rFonts w:cs="Times New Roman"/>
              </w:rPr>
            </w:rPrChange>
          </w:rPr>
          <w:delText xml:space="preserve"> характериз</w:delText>
        </w:r>
        <w:r w:rsidR="00FA2683" w:rsidRPr="006E6534" w:rsidDel="009D4A5D">
          <w:rPr>
            <w:rFonts w:cs="Times New Roman"/>
            <w:color w:val="000000" w:themeColor="text1"/>
            <w:rPrChange w:id="30274" w:author="N F" w:date="2023-12-05T03:09:00Z">
              <w:rPr>
                <w:rFonts w:cs="Times New Roman"/>
              </w:rPr>
            </w:rPrChange>
          </w:rPr>
          <w:delText>овалось</w:delText>
        </w:r>
        <w:r w:rsidRPr="006E6534" w:rsidDel="009D4A5D">
          <w:rPr>
            <w:rFonts w:cs="Times New Roman"/>
            <w:color w:val="000000" w:themeColor="text1"/>
            <w:rPrChange w:id="30275" w:author="N F" w:date="2023-12-05T03:09:00Z">
              <w:rPr>
                <w:rFonts w:cs="Times New Roman"/>
              </w:rPr>
            </w:rPrChange>
          </w:rPr>
          <w:delText xml:space="preserve"> </w:delText>
        </w:r>
        <w:r w:rsidR="00FA2683" w:rsidRPr="006E6534" w:rsidDel="009D4A5D">
          <w:rPr>
            <w:rFonts w:cs="Times New Roman"/>
            <w:color w:val="000000" w:themeColor="text1"/>
            <w:rPrChange w:id="30276" w:author="N F" w:date="2023-12-05T03:09:00Z">
              <w:rPr>
                <w:rFonts w:cs="Times New Roman"/>
              </w:rPr>
            </w:rPrChange>
          </w:rPr>
          <w:delText xml:space="preserve">более высокой эффективностью в </w:delText>
        </w:r>
        <w:r w:rsidR="00E331C0" w:rsidRPr="006E6534" w:rsidDel="009D4A5D">
          <w:rPr>
            <w:rFonts w:cs="Times New Roman"/>
            <w:color w:val="000000" w:themeColor="text1"/>
            <w:rPrChange w:id="30277" w:author="N F" w:date="2023-12-05T03:09:00Z">
              <w:rPr>
                <w:rFonts w:cs="Times New Roman"/>
              </w:rPr>
            </w:rPrChange>
          </w:rPr>
          <w:delText>большинстве</w:delText>
        </w:r>
        <w:r w:rsidR="00FA2683" w:rsidRPr="006E6534" w:rsidDel="009D4A5D">
          <w:rPr>
            <w:rFonts w:cs="Times New Roman"/>
            <w:color w:val="000000" w:themeColor="text1"/>
            <w:rPrChange w:id="30278" w:author="N F" w:date="2023-12-05T03:09:00Z">
              <w:rPr>
                <w:rFonts w:cs="Times New Roman"/>
              </w:rPr>
            </w:rPrChange>
          </w:rPr>
          <w:delText xml:space="preserve"> </w:delText>
        </w:r>
        <w:r w:rsidR="004E40ED" w:rsidRPr="006E6534" w:rsidDel="009D4A5D">
          <w:rPr>
            <w:rFonts w:cs="Times New Roman"/>
            <w:color w:val="000000" w:themeColor="text1"/>
            <w:rPrChange w:id="30279" w:author="N F" w:date="2023-12-05T03:09:00Z">
              <w:rPr>
                <w:rFonts w:cs="Times New Roman"/>
              </w:rPr>
            </w:rPrChange>
          </w:rPr>
          <w:delText xml:space="preserve">сравнительных </w:delText>
        </w:r>
        <w:r w:rsidR="00E331C0" w:rsidRPr="006E6534" w:rsidDel="009D4A5D">
          <w:rPr>
            <w:rFonts w:cs="Times New Roman"/>
            <w:color w:val="000000" w:themeColor="text1"/>
            <w:rPrChange w:id="30280" w:author="N F" w:date="2023-12-05T03:09:00Z">
              <w:rPr>
                <w:rFonts w:cs="Times New Roman"/>
              </w:rPr>
            </w:rPrChange>
          </w:rPr>
          <w:delText>клинических</w:delText>
        </w:r>
        <w:r w:rsidR="004E40ED" w:rsidRPr="006E6534" w:rsidDel="009D4A5D">
          <w:rPr>
            <w:rFonts w:cs="Times New Roman"/>
            <w:color w:val="000000" w:themeColor="text1"/>
            <w:rPrChange w:id="30281" w:author="N F" w:date="2023-12-05T03:09:00Z">
              <w:rPr>
                <w:rFonts w:cs="Times New Roman"/>
              </w:rPr>
            </w:rPrChange>
          </w:rPr>
          <w:delText xml:space="preserve"> исследований, чем у </w:delText>
        </w:r>
        <w:r w:rsidR="0094382C" w:rsidRPr="006E6534" w:rsidDel="009D4A5D">
          <w:rPr>
            <w:rFonts w:cs="Times New Roman"/>
            <w:color w:val="000000" w:themeColor="text1"/>
            <w:rPrChange w:id="30282" w:author="N F" w:date="2023-12-05T03:09:00Z">
              <w:rPr>
                <w:rFonts w:cs="Times New Roman"/>
              </w:rPr>
            </w:rPrChange>
          </w:rPr>
          <w:delText xml:space="preserve">препаратов </w:delText>
        </w:r>
        <w:r w:rsidR="001A77B2" w:rsidRPr="006E6534" w:rsidDel="009D4A5D">
          <w:rPr>
            <w:rFonts w:cs="Times New Roman"/>
            <w:color w:val="000000" w:themeColor="text1"/>
            <w:rPrChange w:id="30283" w:author="N F" w:date="2023-12-05T03:09:00Z">
              <w:rPr>
                <w:rFonts w:cs="Times New Roman"/>
              </w:rPr>
            </w:rPrChange>
          </w:rPr>
          <w:delText>соответсвющей группы</w:delText>
        </w:r>
        <w:r w:rsidRPr="006E6534" w:rsidDel="009D4A5D">
          <w:rPr>
            <w:rFonts w:cs="Times New Roman"/>
            <w:color w:val="000000" w:themeColor="text1"/>
            <w:rPrChange w:id="30284" w:author="N F" w:date="2023-12-05T03:09:00Z">
              <w:rPr>
                <w:rFonts w:cs="Times New Roman"/>
              </w:rPr>
            </w:rPrChange>
          </w:rPr>
          <w:delText>.</w:delText>
        </w:r>
      </w:del>
    </w:p>
    <w:p w14:paraId="328B8F6D" w14:textId="7DDB7917" w:rsidR="00C02622" w:rsidRPr="006E6534" w:rsidRDefault="004E7C1E" w:rsidP="00C02622">
      <w:pPr>
        <w:spacing w:after="0" w:line="240" w:lineRule="auto"/>
        <w:rPr>
          <w:ins w:id="30285" w:author="N F" w:date="2023-08-09T00:29:00Z"/>
          <w:rFonts w:cs="Times New Roman"/>
          <w:color w:val="000000" w:themeColor="text1"/>
        </w:rPr>
      </w:pPr>
      <w:del w:id="30286" w:author="N F" w:date="2023-08-09T00:30:00Z">
        <w:r w:rsidRPr="006E6534" w:rsidDel="00CD191A">
          <w:rPr>
            <w:rFonts w:cs="Times New Roman"/>
            <w:color w:val="000000" w:themeColor="text1"/>
            <w:rPrChange w:id="30287" w:author="N F" w:date="2023-12-05T03:09:00Z">
              <w:rPr>
                <w:rFonts w:cs="Times New Roman"/>
              </w:rPr>
            </w:rPrChange>
          </w:rPr>
          <w:delText>Исследуемый л</w:delText>
        </w:r>
        <w:r w:rsidR="006579D1" w:rsidRPr="006E6534" w:rsidDel="00CD191A">
          <w:rPr>
            <w:rFonts w:cs="Times New Roman"/>
            <w:color w:val="000000" w:themeColor="text1"/>
            <w:rPrChange w:id="30288" w:author="N F" w:date="2023-12-05T03:09:00Z">
              <w:rPr>
                <w:rFonts w:cs="Times New Roman"/>
              </w:rPr>
            </w:rPrChange>
          </w:rPr>
          <w:delText>екарственный препара</w:delText>
        </w:r>
        <w:r w:rsidRPr="006E6534" w:rsidDel="00CD191A">
          <w:rPr>
            <w:rFonts w:cs="Times New Roman"/>
            <w:color w:val="000000" w:themeColor="text1"/>
            <w:rPrChange w:id="30289" w:author="N F" w:date="2023-12-05T03:09:00Z">
              <w:rPr>
                <w:rFonts w:cs="Times New Roman"/>
              </w:rPr>
            </w:rPrChange>
          </w:rPr>
          <w:delText xml:space="preserve">т симертиниба </w:delText>
        </w:r>
        <w:r w:rsidR="006579D1" w:rsidRPr="006E6534" w:rsidDel="00CD191A">
          <w:rPr>
            <w:rFonts w:cs="Times New Roman"/>
            <w:color w:val="000000" w:themeColor="text1"/>
            <w:rPrChange w:id="30290" w:author="N F" w:date="2023-12-05T03:09:00Z">
              <w:rPr>
                <w:rFonts w:cs="Times New Roman"/>
              </w:rPr>
            </w:rPrChange>
          </w:rPr>
          <w:delText xml:space="preserve">таблетки, покрытые пленочной оболочкой, </w:delText>
        </w:r>
        <w:r w:rsidR="004E40ED" w:rsidRPr="006E6534" w:rsidDel="00CD191A">
          <w:rPr>
            <w:rFonts w:cs="Times New Roman"/>
            <w:color w:val="000000" w:themeColor="text1"/>
            <w:rPrChange w:id="30291" w:author="N F" w:date="2023-12-05T03:09:00Z">
              <w:rPr>
                <w:rFonts w:cs="Times New Roman"/>
              </w:rPr>
            </w:rPrChange>
          </w:rPr>
          <w:delText>80</w:delText>
        </w:r>
        <w:r w:rsidR="006579D1" w:rsidRPr="006E6534" w:rsidDel="00CD191A">
          <w:rPr>
            <w:rFonts w:cs="Times New Roman"/>
            <w:color w:val="000000" w:themeColor="text1"/>
            <w:rPrChange w:id="30292" w:author="N F" w:date="2023-12-05T03:09:00Z">
              <w:rPr>
                <w:rFonts w:cs="Times New Roman"/>
              </w:rPr>
            </w:rPrChange>
          </w:rPr>
          <w:delText xml:space="preserve"> мг (АО «Р-Фарм», Россия) представляет собой воспроизведенный препарат по отношению к референтному препарату </w:delText>
        </w:r>
        <w:r w:rsidR="004E40ED" w:rsidRPr="006E6534" w:rsidDel="00CD191A">
          <w:rPr>
            <w:rFonts w:cs="Times New Roman"/>
            <w:color w:val="000000" w:themeColor="text1"/>
            <w:rPrChange w:id="30293" w:author="N F" w:date="2023-12-05T03:09:00Z">
              <w:rPr>
                <w:rFonts w:cs="Times New Roman"/>
              </w:rPr>
            </w:rPrChange>
          </w:rPr>
          <w:delText>осимертиниба</w:delText>
        </w:r>
        <w:r w:rsidR="006579D1" w:rsidRPr="006E6534" w:rsidDel="00CD191A">
          <w:rPr>
            <w:rFonts w:cs="Times New Roman"/>
            <w:color w:val="000000" w:themeColor="text1"/>
            <w:rPrChange w:id="30294" w:author="N F" w:date="2023-12-05T03:09:00Z">
              <w:rPr>
                <w:rFonts w:cs="Times New Roman"/>
              </w:rPr>
            </w:rPrChange>
          </w:rPr>
          <w:delText xml:space="preserve"> </w:delText>
        </w:r>
        <w:r w:rsidR="004E40ED" w:rsidRPr="006E6534" w:rsidDel="00CD191A">
          <w:rPr>
            <w:rFonts w:cs="Times New Roman"/>
            <w:color w:val="000000" w:themeColor="text1"/>
            <w:rPrChange w:id="30295" w:author="N F" w:date="2023-12-05T03:09:00Z">
              <w:rPr>
                <w:rFonts w:cs="Times New Roman"/>
              </w:rPr>
            </w:rPrChange>
          </w:rPr>
          <w:delText>–</w:delText>
        </w:r>
        <w:r w:rsidR="006579D1" w:rsidRPr="006E6534" w:rsidDel="00CD191A">
          <w:rPr>
            <w:rFonts w:cs="Times New Roman"/>
            <w:color w:val="000000" w:themeColor="text1"/>
            <w:rPrChange w:id="30296" w:author="N F" w:date="2023-12-05T03:09:00Z">
              <w:rPr>
                <w:rFonts w:cs="Times New Roman"/>
              </w:rPr>
            </w:rPrChange>
          </w:rPr>
          <w:delText xml:space="preserve"> </w:delText>
        </w:r>
        <w:r w:rsidR="004E40ED" w:rsidRPr="006E6534" w:rsidDel="00CD191A">
          <w:rPr>
            <w:rFonts w:cs="Times New Roman"/>
            <w:color w:val="000000" w:themeColor="text1"/>
            <w:rPrChange w:id="30297" w:author="N F" w:date="2023-12-05T03:09:00Z">
              <w:rPr>
                <w:rFonts w:cs="Times New Roman"/>
              </w:rPr>
            </w:rPrChange>
          </w:rPr>
          <w:delText>Тагриссо</w:delText>
        </w:r>
        <w:r w:rsidR="006579D1" w:rsidRPr="006E6534" w:rsidDel="00CD191A">
          <w:rPr>
            <w:rFonts w:cs="Times New Roman"/>
            <w:color w:val="000000" w:themeColor="text1"/>
            <w:rPrChange w:id="30298" w:author="N F" w:date="2023-12-05T03:09:00Z">
              <w:rPr>
                <w:rFonts w:cs="Times New Roman"/>
              </w:rPr>
            </w:rPrChange>
          </w:rPr>
          <w:delText xml:space="preserve">, таблетки, покрытые пленочной оболочкой, </w:delText>
        </w:r>
        <w:r w:rsidR="004E40ED" w:rsidRPr="006E6534" w:rsidDel="00CD191A">
          <w:rPr>
            <w:rFonts w:cs="Times New Roman"/>
            <w:color w:val="000000" w:themeColor="text1"/>
            <w:rPrChange w:id="30299" w:author="N F" w:date="2023-12-05T03:09:00Z">
              <w:rPr>
                <w:rFonts w:cs="Times New Roman"/>
              </w:rPr>
            </w:rPrChange>
          </w:rPr>
          <w:delText>40 или 80 мг</w:delText>
        </w:r>
        <w:r w:rsidR="006579D1" w:rsidRPr="006E6534" w:rsidDel="00CD191A">
          <w:rPr>
            <w:rFonts w:cs="Times New Roman"/>
            <w:color w:val="000000" w:themeColor="text1"/>
            <w:rPrChange w:id="30300" w:author="N F" w:date="2023-12-05T03:09:00Z">
              <w:rPr>
                <w:rFonts w:cs="Times New Roman"/>
              </w:rPr>
            </w:rPrChange>
          </w:rPr>
          <w:delText xml:space="preserve"> (</w:delText>
        </w:r>
        <w:r w:rsidR="000C20CD" w:rsidRPr="006E6534" w:rsidDel="00CD191A">
          <w:rPr>
            <w:rFonts w:cs="Times New Roman"/>
            <w:color w:val="000000" w:themeColor="text1"/>
            <w:rPrChange w:id="30301" w:author="N F" w:date="2023-12-05T03:09:00Z">
              <w:rPr>
                <w:rFonts w:cs="Times New Roman"/>
              </w:rPr>
            </w:rPrChange>
          </w:rPr>
          <w:delText>AstraZeneca</w:delText>
        </w:r>
        <w:r w:rsidR="006579D1" w:rsidRPr="006E6534" w:rsidDel="00CD191A">
          <w:rPr>
            <w:rFonts w:cs="Times New Roman"/>
            <w:color w:val="000000" w:themeColor="text1"/>
            <w:rPrChange w:id="30302" w:author="N F" w:date="2023-12-05T03:09:00Z">
              <w:rPr>
                <w:rFonts w:cs="Times New Roman"/>
              </w:rPr>
            </w:rPrChange>
          </w:rPr>
          <w:delText xml:space="preserve">, </w:delText>
        </w:r>
        <w:r w:rsidR="000C20CD" w:rsidRPr="006E6534" w:rsidDel="00CD191A">
          <w:rPr>
            <w:rFonts w:cs="Times New Roman"/>
            <w:color w:val="000000" w:themeColor="text1"/>
            <w:rPrChange w:id="30303" w:author="N F" w:date="2023-12-05T03:09:00Z">
              <w:rPr>
                <w:rFonts w:cs="Times New Roman"/>
              </w:rPr>
            </w:rPrChange>
          </w:rPr>
          <w:delText>Швеция</w:delText>
        </w:r>
        <w:r w:rsidR="006579D1" w:rsidRPr="006E6534" w:rsidDel="00CD191A">
          <w:rPr>
            <w:rFonts w:cs="Times New Roman"/>
            <w:color w:val="000000" w:themeColor="text1"/>
            <w:rPrChange w:id="30304" w:author="N F" w:date="2023-12-05T03:09:00Z">
              <w:rPr>
                <w:rFonts w:cs="Times New Roman"/>
              </w:rPr>
            </w:rPrChange>
          </w:rPr>
          <w:delText xml:space="preserve">). Он полностью соответствует по качественному и количественному составу действующего и качественному составу вспомогательных веществ, дозировке и форме выпуска препарату </w:delText>
        </w:r>
        <w:r w:rsidR="008D271E" w:rsidRPr="006E6534" w:rsidDel="00CD191A">
          <w:rPr>
            <w:rFonts w:cs="Times New Roman"/>
            <w:color w:val="000000" w:themeColor="text1"/>
            <w:rPrChange w:id="30305" w:author="N F" w:date="2023-12-05T03:09:00Z">
              <w:rPr>
                <w:rFonts w:cs="Times New Roman"/>
              </w:rPr>
            </w:rPrChange>
          </w:rPr>
          <w:delText>Тагриссо</w:delText>
        </w:r>
        <w:r w:rsidR="006579D1" w:rsidRPr="006E6534" w:rsidDel="00CD191A">
          <w:rPr>
            <w:rFonts w:cs="Times New Roman"/>
            <w:color w:val="000000" w:themeColor="text1"/>
            <w:rPrChange w:id="30306" w:author="N F" w:date="2023-12-05T03:09:00Z">
              <w:rPr>
                <w:rFonts w:cs="Times New Roman"/>
              </w:rPr>
            </w:rPrChange>
          </w:rPr>
          <w:delText xml:space="preserve">, </w:delText>
        </w:r>
        <w:r w:rsidR="004C4CE2" w:rsidRPr="006E6534" w:rsidDel="00CD191A">
          <w:rPr>
            <w:rFonts w:cs="Times New Roman"/>
            <w:color w:val="000000" w:themeColor="text1"/>
            <w:rPrChange w:id="30307" w:author="N F" w:date="2023-12-05T03:09:00Z">
              <w:rPr>
                <w:rFonts w:cs="Times New Roman"/>
              </w:rPr>
            </w:rPrChange>
          </w:rPr>
          <w:delText>и</w:delText>
        </w:r>
        <w:r w:rsidR="006579D1" w:rsidRPr="006E6534" w:rsidDel="00CD191A">
          <w:rPr>
            <w:rFonts w:cs="Times New Roman"/>
            <w:color w:val="000000" w:themeColor="text1"/>
            <w:rPrChange w:id="30308" w:author="N F" w:date="2023-12-05T03:09:00Z">
              <w:rPr>
                <w:rFonts w:cs="Times New Roman"/>
              </w:rPr>
            </w:rPrChange>
          </w:rPr>
          <w:delText>, следовательно, может быть рекомендован для проведения клинического исследования биоэквивалентности у добровольцев, с целью осуществления его последующей государственной регистрации.</w:delText>
        </w:r>
      </w:del>
      <w:ins w:id="30309" w:author="N F" w:date="2023-08-09T00:29:00Z">
        <w:r w:rsidR="00C02622" w:rsidRPr="006E6534">
          <w:rPr>
            <w:rFonts w:cs="Times New Roman"/>
            <w:color w:val="000000" w:themeColor="text1"/>
            <w:highlight w:val="green"/>
            <w:lang w:val="en-US" w:eastAsia="ru-RU"/>
            <w:rPrChange w:id="30310" w:author="N F" w:date="2023-12-05T03:09:00Z">
              <w:rPr>
                <w:rFonts w:cs="Times New Roman"/>
                <w:highlight w:val="green"/>
                <w:lang w:val="en-US" w:eastAsia="ru-RU"/>
              </w:rPr>
            </w:rPrChange>
          </w:rPr>
          <w:t>D</w:t>
        </w:r>
        <w:r w:rsidR="00C02622" w:rsidRPr="006E6534">
          <w:rPr>
            <w:rFonts w:cs="Times New Roman"/>
            <w:color w:val="000000" w:themeColor="text1"/>
            <w:highlight w:val="green"/>
            <w:lang w:eastAsia="ru-RU"/>
            <w:rPrChange w:id="30311" w:author="N F" w:date="2023-12-05T03:09:00Z">
              <w:rPr>
                <w:rFonts w:cs="Times New Roman"/>
                <w:highlight w:val="green"/>
                <w:lang w:eastAsia="ru-RU"/>
              </w:rPr>
            </w:rPrChange>
          </w:rPr>
          <w:t>T-</w:t>
        </w:r>
        <w:r w:rsidR="00C02622" w:rsidRPr="006E6534">
          <w:rPr>
            <w:rFonts w:cs="Times New Roman"/>
            <w:color w:val="000000" w:themeColor="text1"/>
            <w:highlight w:val="green"/>
            <w:lang w:val="en-US" w:eastAsia="ru-RU"/>
            <w:rPrChange w:id="30312" w:author="N F" w:date="2023-12-05T03:09:00Z">
              <w:rPr>
                <w:rFonts w:cs="Times New Roman"/>
                <w:highlight w:val="green"/>
                <w:lang w:val="en-US" w:eastAsia="ru-RU"/>
              </w:rPr>
            </w:rPrChange>
          </w:rPr>
          <w:t>OSM</w:t>
        </w:r>
        <w:r w:rsidR="00C02622" w:rsidRPr="006E6534">
          <w:rPr>
            <w:rFonts w:cs="Times New Roman"/>
            <w:color w:val="000000" w:themeColor="text1"/>
            <w:highlight w:val="green"/>
          </w:rPr>
          <w:t xml:space="preserve">, </w:t>
        </w:r>
        <w:r w:rsidR="00C02622" w:rsidRPr="006E6534">
          <w:rPr>
            <w:rFonts w:cs="Times New Roman"/>
            <w:color w:val="000000" w:themeColor="text1"/>
            <w:highlight w:val="green"/>
            <w:rPrChange w:id="30313" w:author="N F" w:date="2023-12-05T03:09:00Z">
              <w:rPr>
                <w:rFonts w:cs="Times New Roman"/>
                <w:highlight w:val="green"/>
              </w:rPr>
            </w:rPrChange>
          </w:rPr>
          <w:t>таблетки, покрытые пленочной оболочкой 40 мг, 80 мг</w:t>
        </w:r>
        <w:r w:rsidR="00C02622" w:rsidRPr="006E6534">
          <w:rPr>
            <w:rFonts w:cs="Times New Roman"/>
            <w:color w:val="000000" w:themeColor="text1"/>
            <w:highlight w:val="green"/>
          </w:rPr>
          <w:t xml:space="preserve"> (</w:t>
        </w:r>
        <w:r w:rsidR="00C02622" w:rsidRPr="006E6534">
          <w:rPr>
            <w:rFonts w:cs="Times New Roman"/>
            <w:color w:val="000000" w:themeColor="text1"/>
            <w:highlight w:val="green"/>
            <w:lang w:eastAsia="ru-RU"/>
            <w:rPrChange w:id="30314" w:author="N F" w:date="2023-12-05T03:09:00Z">
              <w:rPr>
                <w:rFonts w:cs="Times New Roman"/>
                <w:highlight w:val="green"/>
                <w:lang w:eastAsia="ru-RU"/>
              </w:rPr>
            </w:rPrChange>
          </w:rPr>
          <w:t>АО «Р-Фарм», Россия</w:t>
        </w:r>
        <w:r w:rsidR="00C02622" w:rsidRPr="006E6534">
          <w:rPr>
            <w:rFonts w:cs="Times New Roman"/>
            <w:color w:val="000000" w:themeColor="text1"/>
            <w:highlight w:val="green"/>
          </w:rPr>
          <w:t xml:space="preserve">) представляет собой воспроизведенный препарат по отношению к референтному препарату осимертиниба - </w:t>
        </w:r>
        <w:r w:rsidR="00C02622" w:rsidRPr="006E6534">
          <w:rPr>
            <w:rFonts w:cs="Times New Roman"/>
            <w:color w:val="000000" w:themeColor="text1"/>
            <w:highlight w:val="green"/>
            <w:rPrChange w:id="30315" w:author="N F" w:date="2023-12-05T03:09:00Z">
              <w:rPr>
                <w:rFonts w:cs="Times New Roman"/>
                <w:highlight w:val="green"/>
              </w:rPr>
            </w:rPrChange>
          </w:rPr>
          <w:t>Тагриссо</w:t>
        </w:r>
        <w:r w:rsidR="00C02622" w:rsidRPr="006E6534">
          <w:rPr>
            <w:rFonts w:cs="Times New Roman"/>
            <w:color w:val="000000" w:themeColor="text1"/>
            <w:highlight w:val="green"/>
            <w:vertAlign w:val="superscript"/>
            <w:rPrChange w:id="30316" w:author="N F" w:date="2023-12-05T03:09:00Z">
              <w:rPr>
                <w:rFonts w:cs="Times New Roman"/>
                <w:highlight w:val="green"/>
                <w:vertAlign w:val="superscript"/>
              </w:rPr>
            </w:rPrChange>
          </w:rPr>
          <w:t>®</w:t>
        </w:r>
        <w:r w:rsidR="00C02622" w:rsidRPr="006E6534">
          <w:rPr>
            <w:rFonts w:cs="Times New Roman"/>
            <w:color w:val="000000" w:themeColor="text1"/>
            <w:highlight w:val="green"/>
            <w:rPrChange w:id="30317" w:author="N F" w:date="2023-12-05T03:09:00Z">
              <w:rPr>
                <w:rFonts w:cs="Times New Roman"/>
                <w:highlight w:val="green"/>
              </w:rPr>
            </w:rPrChange>
          </w:rPr>
          <w:t xml:space="preserve">, таблетки, </w:t>
        </w:r>
      </w:ins>
      <w:ins w:id="30318" w:author="N F" w:date="2023-08-09T00:30:00Z">
        <w:r w:rsidR="00C02622" w:rsidRPr="006E6534">
          <w:rPr>
            <w:rFonts w:cs="Times New Roman"/>
            <w:color w:val="000000" w:themeColor="text1"/>
            <w:highlight w:val="green"/>
            <w:rPrChange w:id="30319" w:author="N F" w:date="2023-12-05T03:09:00Z">
              <w:rPr>
                <w:rFonts w:cs="Times New Roman"/>
                <w:highlight w:val="green"/>
              </w:rPr>
            </w:rPrChange>
          </w:rPr>
          <w:t>покрытые пленочной оболочкой 40 мг, 80 мг</w:t>
        </w:r>
        <w:r w:rsidR="00C02622" w:rsidRPr="006E6534">
          <w:rPr>
            <w:rFonts w:cs="Times New Roman"/>
            <w:color w:val="000000" w:themeColor="text1"/>
            <w:highlight w:val="green"/>
          </w:rPr>
          <w:t xml:space="preserve"> </w:t>
        </w:r>
      </w:ins>
      <w:ins w:id="30320" w:author="N F" w:date="2023-08-09T00:29:00Z">
        <w:r w:rsidR="00C02622" w:rsidRPr="006E6534">
          <w:rPr>
            <w:rFonts w:cs="Times New Roman"/>
            <w:color w:val="000000" w:themeColor="text1"/>
            <w:highlight w:val="green"/>
            <w:rPrChange w:id="30321" w:author="N F" w:date="2023-12-05T03:09:00Z">
              <w:rPr>
                <w:rFonts w:cs="Times New Roman"/>
                <w:highlight w:val="green"/>
              </w:rPr>
            </w:rPrChange>
          </w:rPr>
          <w:t>(</w:t>
        </w:r>
      </w:ins>
      <w:ins w:id="30322" w:author="N F" w:date="2023-08-09T00:30:00Z">
        <w:r w:rsidR="00C02622" w:rsidRPr="006E6534">
          <w:rPr>
            <w:rFonts w:cs="Times New Roman"/>
            <w:color w:val="000000" w:themeColor="text1"/>
            <w:szCs w:val="24"/>
            <w:rPrChange w:id="30323" w:author="N F" w:date="2023-12-05T03:09:00Z">
              <w:rPr>
                <w:rFonts w:ascii="AppleSystemUIFont" w:hAnsi="AppleSystemUIFont" w:cs="AppleSystemUIFont"/>
                <w:szCs w:val="24"/>
              </w:rPr>
            </w:rPrChange>
          </w:rPr>
          <w:t>АстраЗенека АБ, Швеция</w:t>
        </w:r>
      </w:ins>
      <w:ins w:id="30324" w:author="N F" w:date="2023-08-09T00:29:00Z">
        <w:r w:rsidR="00C02622" w:rsidRPr="006E6534">
          <w:rPr>
            <w:rFonts w:cs="Times New Roman"/>
            <w:color w:val="000000" w:themeColor="text1"/>
            <w:highlight w:val="green"/>
            <w:rPrChange w:id="30325" w:author="N F" w:date="2023-12-05T03:09:00Z">
              <w:rPr>
                <w:rFonts w:cs="Times New Roman"/>
                <w:highlight w:val="green"/>
              </w:rPr>
            </w:rPrChange>
          </w:rPr>
          <w:t>)</w:t>
        </w:r>
        <w:r w:rsidR="00C02622" w:rsidRPr="006E6534">
          <w:rPr>
            <w:rFonts w:cs="Times New Roman"/>
            <w:color w:val="000000" w:themeColor="text1"/>
            <w:highlight w:val="green"/>
          </w:rPr>
          <w:t xml:space="preserve">. Он полностью соответствует по качественному и количественному составу действующего и вспомогательных веществ, дозировке и форме выпуска препарату </w:t>
        </w:r>
      </w:ins>
      <w:ins w:id="30326" w:author="N F" w:date="2023-08-09T00:30:00Z">
        <w:r w:rsidR="00C02622" w:rsidRPr="006E6534">
          <w:rPr>
            <w:rFonts w:cs="Times New Roman"/>
            <w:color w:val="000000" w:themeColor="text1"/>
            <w:highlight w:val="green"/>
            <w:rPrChange w:id="30327" w:author="N F" w:date="2023-12-05T03:09:00Z">
              <w:rPr>
                <w:rFonts w:cs="Times New Roman"/>
                <w:highlight w:val="green"/>
              </w:rPr>
            </w:rPrChange>
          </w:rPr>
          <w:t>Тагриссо</w:t>
        </w:r>
      </w:ins>
      <w:ins w:id="30328" w:author="N F" w:date="2023-08-09T00:29:00Z">
        <w:r w:rsidR="00C02622" w:rsidRPr="006E6534">
          <w:rPr>
            <w:rFonts w:cs="Times New Roman"/>
            <w:color w:val="000000" w:themeColor="text1"/>
            <w:highlight w:val="green"/>
            <w:vertAlign w:val="superscript"/>
            <w:rPrChange w:id="30329" w:author="N F" w:date="2023-12-05T03:09:00Z">
              <w:rPr>
                <w:rFonts w:cs="Times New Roman"/>
                <w:highlight w:val="green"/>
                <w:vertAlign w:val="superscript"/>
              </w:rPr>
            </w:rPrChange>
          </w:rPr>
          <w:t>®</w:t>
        </w:r>
        <w:r w:rsidR="00C02622" w:rsidRPr="006E6534">
          <w:rPr>
            <w:rFonts w:cs="Times New Roman"/>
            <w:color w:val="000000" w:themeColor="text1"/>
            <w:highlight w:val="green"/>
          </w:rPr>
          <w:t>, а, следовательно, может быть рекомендован для проведения клинического исследования биоэквивалентности у добровольцев, с целью осуществления его последующей государственной регистрации.</w:t>
        </w:r>
      </w:ins>
    </w:p>
    <w:p w14:paraId="2ABF82B1" w14:textId="77777777" w:rsidR="00C02622" w:rsidRPr="006E6534" w:rsidRDefault="00C02622" w:rsidP="00415551">
      <w:pPr>
        <w:pStyle w:val="SDText"/>
        <w:rPr>
          <w:rFonts w:cs="Times New Roman"/>
          <w:color w:val="000000" w:themeColor="text1"/>
          <w:rPrChange w:id="30330" w:author="N F" w:date="2023-12-05T03:09:00Z">
            <w:rPr>
              <w:rFonts w:cs="Times New Roman"/>
            </w:rPr>
          </w:rPrChange>
        </w:rPr>
      </w:pPr>
    </w:p>
    <w:p w14:paraId="569A21E6" w14:textId="77777777" w:rsidR="0024475A" w:rsidRPr="006E6534" w:rsidRDefault="0024475A" w:rsidP="00415551">
      <w:pPr>
        <w:pStyle w:val="SDText"/>
        <w:rPr>
          <w:rFonts w:cs="Times New Roman"/>
          <w:color w:val="000000" w:themeColor="text1"/>
          <w:rPrChange w:id="30331" w:author="N F" w:date="2023-12-05T03:09:00Z">
            <w:rPr>
              <w:rFonts w:cs="Times New Roman"/>
            </w:rPr>
          </w:rPrChange>
        </w:rPr>
      </w:pPr>
    </w:p>
    <w:p w14:paraId="4E074EFF" w14:textId="1387AA3A" w:rsidR="0024475A" w:rsidRPr="006E6534" w:rsidRDefault="0024475A" w:rsidP="00415551">
      <w:pPr>
        <w:pStyle w:val="SDText"/>
        <w:rPr>
          <w:rFonts w:cs="Times New Roman"/>
          <w:color w:val="000000" w:themeColor="text1"/>
          <w:rPrChange w:id="30332" w:author="N F" w:date="2023-12-05T03:09:00Z">
            <w:rPr>
              <w:rFonts w:cs="Times New Roman"/>
            </w:rPr>
          </w:rPrChange>
        </w:rPr>
        <w:sectPr w:rsidR="0024475A" w:rsidRPr="006E6534" w:rsidSect="00F85178">
          <w:pgSz w:w="11906" w:h="16838"/>
          <w:pgMar w:top="1134" w:right="850" w:bottom="1134" w:left="1701" w:header="708" w:footer="708" w:gutter="0"/>
          <w:cols w:space="708"/>
          <w:docGrid w:linePitch="360"/>
        </w:sectPr>
      </w:pPr>
    </w:p>
    <w:p w14:paraId="42107A88" w14:textId="4A536C12" w:rsidR="006E394F" w:rsidRPr="00BF4043" w:rsidDel="002E36A6" w:rsidRDefault="006E394F">
      <w:pPr>
        <w:pStyle w:val="1"/>
        <w:spacing w:line="240" w:lineRule="auto"/>
        <w:rPr>
          <w:del w:id="30333" w:author="Barshadskaya, Yuliya" w:date="2024-02-23T00:16:00Z"/>
          <w:rFonts w:cs="Times New Roman"/>
          <w:sz w:val="24"/>
          <w:szCs w:val="24"/>
          <w:lang w:val="en-GB"/>
        </w:rPr>
        <w:pPrChange w:id="30334" w:author="N F" w:date="2023-08-06T15:38:00Z">
          <w:pPr>
            <w:pStyle w:val="1"/>
          </w:pPr>
        </w:pPrChange>
      </w:pPr>
      <w:bookmarkStart w:id="30335" w:name="_Toc115733082"/>
      <w:del w:id="30336" w:author="Barshadskaya, Yuliya" w:date="2024-02-23T00:16:00Z">
        <w:r w:rsidRPr="002E36A6" w:rsidDel="002E36A6">
          <w:rPr>
            <w:rFonts w:cs="Times New Roman"/>
            <w:sz w:val="24"/>
            <w:szCs w:val="24"/>
          </w:rPr>
          <w:lastRenderedPageBreak/>
          <w:delText>Список</w:delText>
        </w:r>
        <w:r w:rsidRPr="006E6534" w:rsidDel="002E36A6">
          <w:rPr>
            <w:rFonts w:cs="Times New Roman"/>
            <w:sz w:val="24"/>
            <w:szCs w:val="24"/>
            <w:lang w:val="en-GB"/>
            <w:rPrChange w:id="30337" w:author="N F" w:date="2023-12-05T03:09:00Z">
              <w:rPr>
                <w:lang w:val="en-GB"/>
              </w:rPr>
            </w:rPrChange>
          </w:rPr>
          <w:delText xml:space="preserve"> </w:delText>
        </w:r>
        <w:r w:rsidRPr="006E6534" w:rsidDel="002E36A6">
          <w:rPr>
            <w:rFonts w:cs="Times New Roman"/>
            <w:sz w:val="24"/>
            <w:szCs w:val="24"/>
            <w:rPrChange w:id="30338" w:author="N F" w:date="2023-12-05T03:09:00Z">
              <w:rPr/>
            </w:rPrChange>
          </w:rPr>
          <w:delText>литературы</w:delText>
        </w:r>
        <w:bookmarkEnd w:id="30335"/>
      </w:del>
    </w:p>
    <w:p w14:paraId="2594408C" w14:textId="399F2907" w:rsidR="00393B18" w:rsidRPr="006E6534" w:rsidDel="002E36A6" w:rsidRDefault="008F0A30" w:rsidP="00415551">
      <w:pPr>
        <w:pStyle w:val="ab"/>
        <w:rPr>
          <w:del w:id="30339" w:author="Barshadskaya, Yuliya" w:date="2024-02-23T00:16:00Z"/>
          <w:rFonts w:cs="Times New Roman"/>
          <w:color w:val="000000" w:themeColor="text1"/>
          <w:lang w:val="en-GB"/>
          <w:rPrChange w:id="30340" w:author="N F" w:date="2023-12-05T03:09:00Z">
            <w:rPr>
              <w:del w:id="30341" w:author="Barshadskaya, Yuliya" w:date="2024-02-23T00:16:00Z"/>
              <w:rFonts w:cs="Times New Roman"/>
              <w:lang w:val="en-GB"/>
            </w:rPr>
          </w:rPrChange>
        </w:rPr>
      </w:pPr>
      <w:del w:id="30342" w:author="Barshadskaya, Yuliya" w:date="2024-02-23T00:16:00Z">
        <w:r w:rsidRPr="006E6534" w:rsidDel="002E36A6">
          <w:rPr>
            <w:rFonts w:cs="Times New Roman"/>
            <w:color w:val="000000" w:themeColor="text1"/>
            <w:rPrChange w:id="30343" w:author="N F" w:date="2023-12-05T03:09:00Z">
              <w:rPr>
                <w:rFonts w:cs="Times New Roman"/>
              </w:rPr>
            </w:rPrChange>
          </w:rPr>
          <w:fldChar w:fldCharType="begin"/>
        </w:r>
        <w:r w:rsidR="00393B18" w:rsidRPr="006E6534" w:rsidDel="002E36A6">
          <w:rPr>
            <w:rFonts w:cs="Times New Roman"/>
            <w:color w:val="000000" w:themeColor="text1"/>
            <w:rPrChange w:id="30344" w:author="N F" w:date="2023-12-05T03:09:00Z">
              <w:rPr>
                <w:rFonts w:cs="Times New Roman"/>
              </w:rPr>
            </w:rPrChange>
          </w:rPr>
          <w:delInstrText xml:space="preserve"> </w:delInstrText>
        </w:r>
        <w:r w:rsidR="00393B18" w:rsidRPr="006E6534" w:rsidDel="002E36A6">
          <w:rPr>
            <w:rFonts w:cs="Times New Roman"/>
            <w:color w:val="000000" w:themeColor="text1"/>
            <w:lang w:val="en-GB"/>
            <w:rPrChange w:id="30345" w:author="N F" w:date="2023-12-05T03:09:00Z">
              <w:rPr>
                <w:rFonts w:cs="Times New Roman"/>
                <w:lang w:val="en-GB"/>
              </w:rPr>
            </w:rPrChange>
          </w:rPr>
          <w:delInstrText>ADDIN</w:delInstrText>
        </w:r>
        <w:r w:rsidR="00393B18" w:rsidRPr="006E6534" w:rsidDel="002E36A6">
          <w:rPr>
            <w:rFonts w:cs="Times New Roman"/>
            <w:color w:val="000000" w:themeColor="text1"/>
            <w:rPrChange w:id="30346" w:author="N F" w:date="2023-12-05T03:09:00Z">
              <w:rPr>
                <w:rFonts w:cs="Times New Roman"/>
              </w:rPr>
            </w:rPrChange>
          </w:rPr>
          <w:delInstrText xml:space="preserve"> </w:delInstrText>
        </w:r>
        <w:r w:rsidR="00393B18" w:rsidRPr="006E6534" w:rsidDel="002E36A6">
          <w:rPr>
            <w:rFonts w:cs="Times New Roman"/>
            <w:color w:val="000000" w:themeColor="text1"/>
            <w:lang w:val="en-GB"/>
            <w:rPrChange w:id="30347" w:author="N F" w:date="2023-12-05T03:09:00Z">
              <w:rPr>
                <w:rFonts w:cs="Times New Roman"/>
                <w:lang w:val="en-GB"/>
              </w:rPr>
            </w:rPrChange>
          </w:rPr>
          <w:delInstrText>ZOTERO</w:delInstrText>
        </w:r>
        <w:r w:rsidR="00393B18" w:rsidRPr="006E6534" w:rsidDel="002E36A6">
          <w:rPr>
            <w:rFonts w:cs="Times New Roman"/>
            <w:color w:val="000000" w:themeColor="text1"/>
            <w:rPrChange w:id="30348" w:author="N F" w:date="2023-12-05T03:09:00Z">
              <w:rPr>
                <w:rFonts w:cs="Times New Roman"/>
              </w:rPr>
            </w:rPrChange>
          </w:rPr>
          <w:delInstrText>_</w:delInstrText>
        </w:r>
        <w:r w:rsidR="00393B18" w:rsidRPr="006E6534" w:rsidDel="002E36A6">
          <w:rPr>
            <w:rFonts w:cs="Times New Roman"/>
            <w:color w:val="000000" w:themeColor="text1"/>
            <w:lang w:val="en-GB"/>
            <w:rPrChange w:id="30349" w:author="N F" w:date="2023-12-05T03:09:00Z">
              <w:rPr>
                <w:rFonts w:cs="Times New Roman"/>
                <w:lang w:val="en-GB"/>
              </w:rPr>
            </w:rPrChange>
          </w:rPr>
          <w:delInstrText>BIBL</w:delInstrText>
        </w:r>
        <w:r w:rsidR="00393B18" w:rsidRPr="006E6534" w:rsidDel="002E36A6">
          <w:rPr>
            <w:rFonts w:cs="Times New Roman"/>
            <w:color w:val="000000" w:themeColor="text1"/>
            <w:rPrChange w:id="30350" w:author="N F" w:date="2023-12-05T03:09:00Z">
              <w:rPr>
                <w:rFonts w:cs="Times New Roman"/>
              </w:rPr>
            </w:rPrChange>
          </w:rPr>
          <w:delInstrText xml:space="preserve"> {"</w:delInstrText>
        </w:r>
        <w:r w:rsidR="00393B18" w:rsidRPr="006E6534" w:rsidDel="002E36A6">
          <w:rPr>
            <w:rFonts w:cs="Times New Roman"/>
            <w:color w:val="000000" w:themeColor="text1"/>
            <w:lang w:val="en-GB"/>
            <w:rPrChange w:id="30351" w:author="N F" w:date="2023-12-05T03:09:00Z">
              <w:rPr>
                <w:rFonts w:cs="Times New Roman"/>
                <w:lang w:val="en-GB"/>
              </w:rPr>
            </w:rPrChange>
          </w:rPr>
          <w:delInstrText>uncited</w:delInstrText>
        </w:r>
        <w:r w:rsidR="00393B18" w:rsidRPr="006E6534" w:rsidDel="002E36A6">
          <w:rPr>
            <w:rFonts w:cs="Times New Roman"/>
            <w:color w:val="000000" w:themeColor="text1"/>
            <w:rPrChange w:id="30352" w:author="N F" w:date="2023-12-05T03:09:00Z">
              <w:rPr>
                <w:rFonts w:cs="Times New Roman"/>
              </w:rPr>
            </w:rPrChange>
          </w:rPr>
          <w:delInstrText>":[],"</w:delInstrText>
        </w:r>
        <w:r w:rsidR="00393B18" w:rsidRPr="006E6534" w:rsidDel="002E36A6">
          <w:rPr>
            <w:rFonts w:cs="Times New Roman"/>
            <w:color w:val="000000" w:themeColor="text1"/>
            <w:lang w:val="en-GB"/>
            <w:rPrChange w:id="30353" w:author="N F" w:date="2023-12-05T03:09:00Z">
              <w:rPr>
                <w:rFonts w:cs="Times New Roman"/>
                <w:lang w:val="en-GB"/>
              </w:rPr>
            </w:rPrChange>
          </w:rPr>
          <w:delInstrText>omitted</w:delInstrText>
        </w:r>
        <w:r w:rsidR="00393B18" w:rsidRPr="006E6534" w:rsidDel="002E36A6">
          <w:rPr>
            <w:rFonts w:cs="Times New Roman"/>
            <w:color w:val="000000" w:themeColor="text1"/>
            <w:rPrChange w:id="30354" w:author="N F" w:date="2023-12-05T03:09:00Z">
              <w:rPr>
                <w:rFonts w:cs="Times New Roman"/>
              </w:rPr>
            </w:rPrChange>
          </w:rPr>
          <w:delInstrText>":[],"</w:delInstrText>
        </w:r>
        <w:r w:rsidR="00393B18" w:rsidRPr="006E6534" w:rsidDel="002E36A6">
          <w:rPr>
            <w:rFonts w:cs="Times New Roman"/>
            <w:color w:val="000000" w:themeColor="text1"/>
            <w:lang w:val="en-GB"/>
            <w:rPrChange w:id="30355" w:author="N F" w:date="2023-12-05T03:09:00Z">
              <w:rPr>
                <w:rFonts w:cs="Times New Roman"/>
                <w:lang w:val="en-GB"/>
              </w:rPr>
            </w:rPrChange>
          </w:rPr>
          <w:delInstrText>custom</w:delInstrText>
        </w:r>
        <w:r w:rsidR="00393B18" w:rsidRPr="006E6534" w:rsidDel="002E36A6">
          <w:rPr>
            <w:rFonts w:cs="Times New Roman"/>
            <w:color w:val="000000" w:themeColor="text1"/>
            <w:rPrChange w:id="30356" w:author="N F" w:date="2023-12-05T03:09:00Z">
              <w:rPr>
                <w:rFonts w:cs="Times New Roman"/>
              </w:rPr>
            </w:rPrChange>
          </w:rPr>
          <w:delInstrText xml:space="preserve">":[]} </w:delInstrText>
        </w:r>
        <w:r w:rsidR="00393B18" w:rsidRPr="006E6534" w:rsidDel="002E36A6">
          <w:rPr>
            <w:rFonts w:cs="Times New Roman"/>
            <w:color w:val="000000" w:themeColor="text1"/>
            <w:lang w:val="en-GB"/>
            <w:rPrChange w:id="30357" w:author="N F" w:date="2023-12-05T03:09:00Z">
              <w:rPr>
                <w:rFonts w:cs="Times New Roman"/>
                <w:lang w:val="en-GB"/>
              </w:rPr>
            </w:rPrChange>
          </w:rPr>
          <w:delInstrText>CSL</w:delInstrText>
        </w:r>
        <w:r w:rsidR="00393B18" w:rsidRPr="006E6534" w:rsidDel="002E36A6">
          <w:rPr>
            <w:rFonts w:cs="Times New Roman"/>
            <w:color w:val="000000" w:themeColor="text1"/>
            <w:rPrChange w:id="30358" w:author="N F" w:date="2023-12-05T03:09:00Z">
              <w:rPr>
                <w:rFonts w:cs="Times New Roman"/>
              </w:rPr>
            </w:rPrChange>
          </w:rPr>
          <w:delInstrText>_</w:delInstrText>
        </w:r>
        <w:r w:rsidR="00393B18" w:rsidRPr="006E6534" w:rsidDel="002E36A6">
          <w:rPr>
            <w:rFonts w:cs="Times New Roman"/>
            <w:color w:val="000000" w:themeColor="text1"/>
            <w:lang w:val="en-GB"/>
            <w:rPrChange w:id="30359" w:author="N F" w:date="2023-12-05T03:09:00Z">
              <w:rPr>
                <w:rFonts w:cs="Times New Roman"/>
                <w:lang w:val="en-GB"/>
              </w:rPr>
            </w:rPrChange>
          </w:rPr>
          <w:delInstrText>BIBLIOGRAPHY</w:delInstrText>
        </w:r>
        <w:r w:rsidR="00393B18" w:rsidRPr="006E6534" w:rsidDel="002E36A6">
          <w:rPr>
            <w:rFonts w:cs="Times New Roman"/>
            <w:color w:val="000000" w:themeColor="text1"/>
            <w:rPrChange w:id="30360" w:author="N F" w:date="2023-12-05T03:09:00Z">
              <w:rPr>
                <w:rFonts w:cs="Times New Roman"/>
              </w:rPr>
            </w:rPrChange>
          </w:rPr>
          <w:delInstrText xml:space="preserve"> </w:delInstrText>
        </w:r>
        <w:r w:rsidRPr="006E6534" w:rsidDel="002E36A6">
          <w:rPr>
            <w:rFonts w:cs="Times New Roman"/>
            <w:color w:val="000000" w:themeColor="text1"/>
            <w:rPrChange w:id="30361" w:author="N F" w:date="2023-12-05T03:09:00Z">
              <w:rPr>
                <w:rFonts w:cs="Times New Roman"/>
              </w:rPr>
            </w:rPrChange>
          </w:rPr>
          <w:fldChar w:fldCharType="separate"/>
        </w:r>
        <w:r w:rsidR="00393B18" w:rsidRPr="006E6534" w:rsidDel="002E36A6">
          <w:rPr>
            <w:rFonts w:cs="Times New Roman"/>
            <w:color w:val="000000" w:themeColor="text1"/>
            <w:rPrChange w:id="30362" w:author="N F" w:date="2023-12-05T03:09:00Z">
              <w:rPr>
                <w:rFonts w:cs="Times New Roman"/>
              </w:rPr>
            </w:rPrChange>
          </w:rPr>
          <w:delText>1.</w:delText>
        </w:r>
        <w:r w:rsidR="00393B18" w:rsidRPr="006E6534" w:rsidDel="002E36A6">
          <w:rPr>
            <w:rFonts w:cs="Times New Roman"/>
            <w:color w:val="000000" w:themeColor="text1"/>
            <w:rPrChange w:id="30363" w:author="N F" w:date="2023-12-05T03:09:00Z">
              <w:rPr>
                <w:rFonts w:cs="Times New Roman"/>
              </w:rPr>
            </w:rPrChange>
          </w:rPr>
          <w:tab/>
          <w:delText>Ассоциация онкологов России. Злокачественное новообразование бронхов и легкого. Клинические</w:delText>
        </w:r>
        <w:r w:rsidR="00393B18" w:rsidRPr="006E6534" w:rsidDel="002E36A6">
          <w:rPr>
            <w:rFonts w:cs="Times New Roman"/>
            <w:color w:val="000000" w:themeColor="text1"/>
            <w:lang w:val="en-GB"/>
            <w:rPrChange w:id="30364" w:author="N F" w:date="2023-12-05T03:09:00Z">
              <w:rPr>
                <w:rFonts w:cs="Times New Roman"/>
                <w:lang w:val="en-GB"/>
              </w:rPr>
            </w:rPrChange>
          </w:rPr>
          <w:delText xml:space="preserve"> </w:delText>
        </w:r>
        <w:r w:rsidR="00393B18" w:rsidRPr="006E6534" w:rsidDel="002E36A6">
          <w:rPr>
            <w:rFonts w:cs="Times New Roman"/>
            <w:color w:val="000000" w:themeColor="text1"/>
            <w:rPrChange w:id="30365" w:author="N F" w:date="2023-12-05T03:09:00Z">
              <w:rPr>
                <w:rFonts w:cs="Times New Roman"/>
              </w:rPr>
            </w:rPrChange>
          </w:rPr>
          <w:delText>рекомендации</w:delText>
        </w:r>
        <w:r w:rsidR="00393B18" w:rsidRPr="006E6534" w:rsidDel="002E36A6">
          <w:rPr>
            <w:rFonts w:cs="Times New Roman"/>
            <w:color w:val="000000" w:themeColor="text1"/>
            <w:lang w:val="en-GB"/>
            <w:rPrChange w:id="30366" w:author="N F" w:date="2023-12-05T03:09:00Z">
              <w:rPr>
                <w:rFonts w:cs="Times New Roman"/>
                <w:lang w:val="en-GB"/>
              </w:rPr>
            </w:rPrChange>
          </w:rPr>
          <w:delText xml:space="preserve"> [Internet]. 2022 [cited 2022 Aug 2]. Available from: https://cr.minzdrav.gov.ru/recomend/30_4</w:delText>
        </w:r>
      </w:del>
    </w:p>
    <w:p w14:paraId="437D06B0" w14:textId="544C0E80" w:rsidR="00393B18" w:rsidRPr="006E6534" w:rsidDel="002E36A6" w:rsidRDefault="00393B18" w:rsidP="00415551">
      <w:pPr>
        <w:pStyle w:val="ab"/>
        <w:rPr>
          <w:del w:id="30367" w:author="Barshadskaya, Yuliya" w:date="2024-02-23T00:16:00Z"/>
          <w:rFonts w:cs="Times New Roman"/>
          <w:color w:val="000000" w:themeColor="text1"/>
          <w:lang w:val="en-GB"/>
          <w:rPrChange w:id="30368" w:author="N F" w:date="2023-12-05T03:09:00Z">
            <w:rPr>
              <w:del w:id="30369" w:author="Barshadskaya, Yuliya" w:date="2024-02-23T00:16:00Z"/>
              <w:rFonts w:cs="Times New Roman"/>
              <w:lang w:val="en-GB"/>
            </w:rPr>
          </w:rPrChange>
        </w:rPr>
      </w:pPr>
      <w:del w:id="30370" w:author="Barshadskaya, Yuliya" w:date="2024-02-23T00:16:00Z">
        <w:r w:rsidRPr="006E6534" w:rsidDel="002E36A6">
          <w:rPr>
            <w:rFonts w:cs="Times New Roman"/>
            <w:color w:val="000000" w:themeColor="text1"/>
            <w:lang w:val="en-GB"/>
            <w:rPrChange w:id="30371" w:author="N F" w:date="2023-12-05T03:09:00Z">
              <w:rPr>
                <w:rFonts w:cs="Times New Roman"/>
                <w:lang w:val="en-GB"/>
              </w:rPr>
            </w:rPrChange>
          </w:rPr>
          <w:delText>2.</w:delText>
        </w:r>
        <w:r w:rsidRPr="006E6534" w:rsidDel="002E36A6">
          <w:rPr>
            <w:rFonts w:cs="Times New Roman"/>
            <w:color w:val="000000" w:themeColor="text1"/>
            <w:lang w:val="en-GB"/>
            <w:rPrChange w:id="30372" w:author="N F" w:date="2023-12-05T03:09:00Z">
              <w:rPr>
                <w:rFonts w:cs="Times New Roman"/>
                <w:lang w:val="en-GB"/>
              </w:rPr>
            </w:rPrChange>
          </w:rPr>
          <w:tab/>
          <w:delText xml:space="preserve">Remon J, Soria JC, Peters S. Early and locally advanced non-small-cell lung cancer: an update of the ESMO Clinical Practice Guidelines focusing on diagnosis, staging, systemic and local therapy. Ann Oncol. 2021 Dec 1;32(12):1637–42. </w:delText>
        </w:r>
      </w:del>
    </w:p>
    <w:p w14:paraId="2E7660E2" w14:textId="7DDA4E35" w:rsidR="00393B18" w:rsidRPr="006E6534" w:rsidDel="002E36A6" w:rsidRDefault="00393B18" w:rsidP="00415551">
      <w:pPr>
        <w:pStyle w:val="ab"/>
        <w:rPr>
          <w:del w:id="30373" w:author="Barshadskaya, Yuliya" w:date="2024-02-23T00:16:00Z"/>
          <w:rFonts w:cs="Times New Roman"/>
          <w:color w:val="000000" w:themeColor="text1"/>
          <w:lang w:val="en-GB"/>
          <w:rPrChange w:id="30374" w:author="N F" w:date="2023-12-05T03:09:00Z">
            <w:rPr>
              <w:del w:id="30375" w:author="Barshadskaya, Yuliya" w:date="2024-02-23T00:16:00Z"/>
              <w:rFonts w:cs="Times New Roman"/>
              <w:lang w:val="en-GB"/>
            </w:rPr>
          </w:rPrChange>
        </w:rPr>
      </w:pPr>
      <w:del w:id="30376" w:author="Barshadskaya, Yuliya" w:date="2024-02-23T00:16:00Z">
        <w:r w:rsidRPr="006E6534" w:rsidDel="002E36A6">
          <w:rPr>
            <w:rFonts w:cs="Times New Roman"/>
            <w:color w:val="000000" w:themeColor="text1"/>
            <w:lang w:val="en-GB"/>
            <w:rPrChange w:id="30377" w:author="N F" w:date="2023-12-05T03:09:00Z">
              <w:rPr>
                <w:rFonts w:cs="Times New Roman"/>
                <w:lang w:val="en-GB"/>
              </w:rPr>
            </w:rPrChange>
          </w:rPr>
          <w:delText>3.</w:delText>
        </w:r>
        <w:r w:rsidRPr="006E6534" w:rsidDel="002E36A6">
          <w:rPr>
            <w:rFonts w:cs="Times New Roman"/>
            <w:color w:val="000000" w:themeColor="text1"/>
            <w:lang w:val="en-GB"/>
            <w:rPrChange w:id="30378" w:author="N F" w:date="2023-12-05T03:09:00Z">
              <w:rPr>
                <w:rFonts w:cs="Times New Roman"/>
                <w:lang w:val="en-GB"/>
              </w:rPr>
            </w:rPrChange>
          </w:rPr>
          <w:tab/>
          <w:delText xml:space="preserve">Ganti AKP, Loo BW, Bassetti M, Blakely C, Chiang A, D’Amico TA, et al. Small Cell Lung Cancer, Version 2.2022, NCCN Clinical Practice Guidelines in Oncology. J Natl Compr Canc Netw. 2021 Dec 1;19(12):1441–64. </w:delText>
        </w:r>
      </w:del>
    </w:p>
    <w:p w14:paraId="0E6F9ADE" w14:textId="3AF73D1E" w:rsidR="00393B18" w:rsidRPr="006E6534" w:rsidDel="002E36A6" w:rsidRDefault="00393B18" w:rsidP="00415551">
      <w:pPr>
        <w:pStyle w:val="ab"/>
        <w:rPr>
          <w:del w:id="30379" w:author="Barshadskaya, Yuliya" w:date="2024-02-23T00:16:00Z"/>
          <w:rFonts w:cs="Times New Roman"/>
          <w:color w:val="000000" w:themeColor="text1"/>
          <w:lang w:val="en-GB"/>
          <w:rPrChange w:id="30380" w:author="N F" w:date="2023-12-05T03:09:00Z">
            <w:rPr>
              <w:del w:id="30381" w:author="Barshadskaya, Yuliya" w:date="2024-02-23T00:16:00Z"/>
              <w:rFonts w:cs="Times New Roman"/>
              <w:lang w:val="en-GB"/>
            </w:rPr>
          </w:rPrChange>
        </w:rPr>
      </w:pPr>
      <w:del w:id="30382" w:author="Barshadskaya, Yuliya" w:date="2024-02-23T00:16:00Z">
        <w:r w:rsidRPr="006E6534" w:rsidDel="002E36A6">
          <w:rPr>
            <w:rFonts w:cs="Times New Roman"/>
            <w:color w:val="000000" w:themeColor="text1"/>
            <w:lang w:val="en-GB"/>
            <w:rPrChange w:id="30383" w:author="N F" w:date="2023-12-05T03:09:00Z">
              <w:rPr>
                <w:rFonts w:cs="Times New Roman"/>
                <w:lang w:val="en-GB"/>
              </w:rPr>
            </w:rPrChange>
          </w:rPr>
          <w:delText>4.</w:delText>
        </w:r>
        <w:r w:rsidRPr="006E6534" w:rsidDel="002E36A6">
          <w:rPr>
            <w:rFonts w:cs="Times New Roman"/>
            <w:color w:val="000000" w:themeColor="text1"/>
            <w:lang w:val="en-GB"/>
            <w:rPrChange w:id="30384" w:author="N F" w:date="2023-12-05T03:09:00Z">
              <w:rPr>
                <w:rFonts w:cs="Times New Roman"/>
                <w:lang w:val="en-GB"/>
              </w:rPr>
            </w:rPrChange>
          </w:rPr>
          <w:tab/>
          <w:delText xml:space="preserve">Greig SL. Osimertinib: First Global Approval. Drugs. 2016 Feb 1;76(2):263–73. </w:delText>
        </w:r>
      </w:del>
    </w:p>
    <w:p w14:paraId="6A94E52D" w14:textId="39F07719" w:rsidR="00393B18" w:rsidRPr="006E6534" w:rsidDel="002E36A6" w:rsidRDefault="00393B18" w:rsidP="00415551">
      <w:pPr>
        <w:pStyle w:val="ab"/>
        <w:rPr>
          <w:del w:id="30385" w:author="Barshadskaya, Yuliya" w:date="2024-02-23T00:16:00Z"/>
          <w:rFonts w:cs="Times New Roman"/>
          <w:color w:val="000000" w:themeColor="text1"/>
          <w:lang w:val="en-GB"/>
          <w:rPrChange w:id="30386" w:author="N F" w:date="2023-12-05T03:09:00Z">
            <w:rPr>
              <w:del w:id="30387" w:author="Barshadskaya, Yuliya" w:date="2024-02-23T00:16:00Z"/>
              <w:rFonts w:cs="Times New Roman"/>
              <w:lang w:val="en-GB"/>
            </w:rPr>
          </w:rPrChange>
        </w:rPr>
      </w:pPr>
      <w:del w:id="30388" w:author="Barshadskaya, Yuliya" w:date="2024-02-23T00:16:00Z">
        <w:r w:rsidRPr="006E6534" w:rsidDel="002E36A6">
          <w:rPr>
            <w:rFonts w:cs="Times New Roman"/>
            <w:color w:val="000000" w:themeColor="text1"/>
            <w:lang w:val="en-GB"/>
            <w:rPrChange w:id="30389" w:author="N F" w:date="2023-12-05T03:09:00Z">
              <w:rPr>
                <w:rFonts w:cs="Times New Roman"/>
                <w:lang w:val="en-GB"/>
              </w:rPr>
            </w:rPrChange>
          </w:rPr>
          <w:delText>5.</w:delText>
        </w:r>
        <w:r w:rsidRPr="006E6534" w:rsidDel="002E36A6">
          <w:rPr>
            <w:rFonts w:cs="Times New Roman"/>
            <w:color w:val="000000" w:themeColor="text1"/>
            <w:lang w:val="en-GB"/>
            <w:rPrChange w:id="30390" w:author="N F" w:date="2023-12-05T03:09:00Z">
              <w:rPr>
                <w:rFonts w:cs="Times New Roman"/>
                <w:lang w:val="en-GB"/>
              </w:rPr>
            </w:rPrChange>
          </w:rPr>
          <w:tab/>
          <w:delText>PubChem. Osimertinib [Internet]. [cited 2022 Aug 2]. Available from: https://pubchem.ncbi.nlm.nih.gov/compound/71496458</w:delText>
        </w:r>
      </w:del>
    </w:p>
    <w:p w14:paraId="6D28E7D4" w14:textId="52C9CE9A" w:rsidR="00393B18" w:rsidRPr="006E6534" w:rsidDel="002E36A6" w:rsidRDefault="00393B18" w:rsidP="00415551">
      <w:pPr>
        <w:pStyle w:val="ab"/>
        <w:rPr>
          <w:del w:id="30391" w:author="Barshadskaya, Yuliya" w:date="2024-02-23T00:16:00Z"/>
          <w:rFonts w:cs="Times New Roman"/>
          <w:color w:val="000000" w:themeColor="text1"/>
          <w:lang w:val="en-GB"/>
          <w:rPrChange w:id="30392" w:author="N F" w:date="2023-12-05T03:09:00Z">
            <w:rPr>
              <w:del w:id="30393" w:author="Barshadskaya, Yuliya" w:date="2024-02-23T00:16:00Z"/>
              <w:rFonts w:cs="Times New Roman"/>
              <w:lang w:val="en-GB"/>
            </w:rPr>
          </w:rPrChange>
        </w:rPr>
      </w:pPr>
      <w:del w:id="30394" w:author="Barshadskaya, Yuliya" w:date="2024-02-23T00:16:00Z">
        <w:r w:rsidRPr="006E6534" w:rsidDel="002E36A6">
          <w:rPr>
            <w:rFonts w:cs="Times New Roman"/>
            <w:color w:val="000000" w:themeColor="text1"/>
            <w:lang w:val="en-GB"/>
            <w:rPrChange w:id="30395" w:author="N F" w:date="2023-12-05T03:09:00Z">
              <w:rPr>
                <w:rFonts w:cs="Times New Roman"/>
                <w:lang w:val="en-GB"/>
              </w:rPr>
            </w:rPrChange>
          </w:rPr>
          <w:delText>6.</w:delText>
        </w:r>
        <w:r w:rsidRPr="006E6534" w:rsidDel="002E36A6">
          <w:rPr>
            <w:rFonts w:cs="Times New Roman"/>
            <w:color w:val="000000" w:themeColor="text1"/>
            <w:lang w:val="en-GB"/>
            <w:rPrChange w:id="30396" w:author="N F" w:date="2023-12-05T03:09:00Z">
              <w:rPr>
                <w:rFonts w:cs="Times New Roman"/>
                <w:lang w:val="en-GB"/>
              </w:rPr>
            </w:rPrChange>
          </w:rPr>
          <w:tab/>
          <w:delText>TAGRISSO (osimertinib) tablets. AstraZeneca Pharmaceuticals, LP Application No.:</w:delText>
        </w:r>
        <w:r w:rsidR="009217E2" w:rsidRPr="006E6534" w:rsidDel="002E36A6">
          <w:rPr>
            <w:rFonts w:cs="Times New Roman"/>
            <w:color w:val="000000" w:themeColor="text1"/>
            <w:lang w:val="en-GB"/>
            <w:rPrChange w:id="30397" w:author="N F" w:date="2023-12-05T03:09:00Z">
              <w:rPr>
                <w:rFonts w:cs="Times New Roman"/>
                <w:lang w:val="en-GB"/>
              </w:rPr>
            </w:rPrChange>
          </w:rPr>
          <w:delText xml:space="preserve"> </w:delText>
        </w:r>
        <w:r w:rsidRPr="006E6534" w:rsidDel="002E36A6">
          <w:rPr>
            <w:rFonts w:cs="Times New Roman"/>
            <w:color w:val="000000" w:themeColor="text1"/>
            <w:lang w:val="en-GB"/>
            <w:rPrChange w:id="30398" w:author="N F" w:date="2023-12-05T03:09:00Z">
              <w:rPr>
                <w:rFonts w:cs="Times New Roman"/>
                <w:lang w:val="en-GB"/>
              </w:rPr>
            </w:rPrChange>
          </w:rPr>
          <w:delText>208065. Approval Date: 11/13/2015. Pharmacology Review [Internet]. [cited 2022 Aug 2]. Available from: https://www.accessdata.fda.gov/drugsatfda_docs/nda/2015/208065Orig1s000TOC.cfm</w:delText>
        </w:r>
      </w:del>
    </w:p>
    <w:p w14:paraId="5552B337" w14:textId="7B67ADC4" w:rsidR="00393B18" w:rsidRPr="006E6534" w:rsidDel="002E36A6" w:rsidRDefault="00393B18" w:rsidP="00415551">
      <w:pPr>
        <w:pStyle w:val="ab"/>
        <w:rPr>
          <w:del w:id="30399" w:author="Barshadskaya, Yuliya" w:date="2024-02-23T00:16:00Z"/>
          <w:rFonts w:cs="Times New Roman"/>
          <w:color w:val="000000" w:themeColor="text1"/>
          <w:lang w:val="en-GB"/>
          <w:rPrChange w:id="30400" w:author="N F" w:date="2023-12-05T03:09:00Z">
            <w:rPr>
              <w:del w:id="30401" w:author="Barshadskaya, Yuliya" w:date="2024-02-23T00:16:00Z"/>
              <w:rFonts w:cs="Times New Roman"/>
              <w:lang w:val="en-GB"/>
            </w:rPr>
          </w:rPrChange>
        </w:rPr>
      </w:pPr>
      <w:del w:id="30402" w:author="Barshadskaya, Yuliya" w:date="2024-02-23T00:16:00Z">
        <w:r w:rsidRPr="006E6534" w:rsidDel="002E36A6">
          <w:rPr>
            <w:rFonts w:cs="Times New Roman"/>
            <w:color w:val="000000" w:themeColor="text1"/>
            <w:lang w:val="en-GB"/>
            <w:rPrChange w:id="30403" w:author="N F" w:date="2023-12-05T03:09:00Z">
              <w:rPr>
                <w:rFonts w:cs="Times New Roman"/>
                <w:lang w:val="en-GB"/>
              </w:rPr>
            </w:rPrChange>
          </w:rPr>
          <w:delText>7.</w:delText>
        </w:r>
        <w:r w:rsidRPr="006E6534" w:rsidDel="002E36A6">
          <w:rPr>
            <w:rFonts w:cs="Times New Roman"/>
            <w:color w:val="000000" w:themeColor="text1"/>
            <w:lang w:val="en-GB"/>
            <w:rPrChange w:id="30404" w:author="N F" w:date="2023-12-05T03:09:00Z">
              <w:rPr>
                <w:rFonts w:cs="Times New Roman"/>
                <w:lang w:val="en-GB"/>
              </w:rPr>
            </w:rPrChange>
          </w:rPr>
          <w:tab/>
          <w:delText xml:space="preserve">Chuang MC, Lung JH, Chen YC, Lin YC, Li YC, Hung MS. The Association of Annexin A1 and Chemosensitivity to Osimertinib in Lung Cancer Cells. Cancers. 2021 Jan;13(16):4106. </w:delText>
        </w:r>
      </w:del>
    </w:p>
    <w:p w14:paraId="60B220EA" w14:textId="45F15D25" w:rsidR="00393B18" w:rsidRPr="006E6534" w:rsidDel="002E36A6" w:rsidRDefault="00393B18" w:rsidP="00415551">
      <w:pPr>
        <w:pStyle w:val="ab"/>
        <w:rPr>
          <w:del w:id="30405" w:author="Barshadskaya, Yuliya" w:date="2024-02-23T00:16:00Z"/>
          <w:rFonts w:cs="Times New Roman"/>
          <w:color w:val="000000" w:themeColor="text1"/>
          <w:lang w:val="en-GB"/>
          <w:rPrChange w:id="30406" w:author="N F" w:date="2023-12-05T03:09:00Z">
            <w:rPr>
              <w:del w:id="30407" w:author="Barshadskaya, Yuliya" w:date="2024-02-23T00:16:00Z"/>
              <w:rFonts w:cs="Times New Roman"/>
              <w:lang w:val="en-GB"/>
            </w:rPr>
          </w:rPrChange>
        </w:rPr>
      </w:pPr>
      <w:del w:id="30408" w:author="Barshadskaya, Yuliya" w:date="2024-02-23T00:16:00Z">
        <w:r w:rsidRPr="006E6534" w:rsidDel="002E36A6">
          <w:rPr>
            <w:rFonts w:cs="Times New Roman"/>
            <w:color w:val="000000" w:themeColor="text1"/>
            <w:lang w:val="en-GB"/>
            <w:rPrChange w:id="30409" w:author="N F" w:date="2023-12-05T03:09:00Z">
              <w:rPr>
                <w:rFonts w:cs="Times New Roman"/>
                <w:lang w:val="en-GB"/>
              </w:rPr>
            </w:rPrChange>
          </w:rPr>
          <w:delText>8.</w:delText>
        </w:r>
        <w:r w:rsidRPr="006E6534" w:rsidDel="002E36A6">
          <w:rPr>
            <w:rFonts w:cs="Times New Roman"/>
            <w:color w:val="000000" w:themeColor="text1"/>
            <w:lang w:val="en-GB"/>
            <w:rPrChange w:id="30410" w:author="N F" w:date="2023-12-05T03:09:00Z">
              <w:rPr>
                <w:rFonts w:cs="Times New Roman"/>
                <w:lang w:val="en-GB"/>
              </w:rPr>
            </w:rPrChange>
          </w:rPr>
          <w:tab/>
          <w:delText xml:space="preserve">Gu J, Yao W, Shi P, Zhang G, Owonikoko TK, Ramalingam SS, et al. MEK or ERK inhibition effectively abrogates emergence of acquired osimertinib resistance in the treatment of epidermal growth factor receptor–mutant lung cancers. Cancer. 2020;126(16):3788–99. </w:delText>
        </w:r>
      </w:del>
    </w:p>
    <w:p w14:paraId="2CA5AC57" w14:textId="2CB85D44" w:rsidR="00393B18" w:rsidRPr="006E6534" w:rsidDel="002E36A6" w:rsidRDefault="00393B18" w:rsidP="00415551">
      <w:pPr>
        <w:pStyle w:val="ab"/>
        <w:rPr>
          <w:del w:id="30411" w:author="Barshadskaya, Yuliya" w:date="2024-02-23T00:16:00Z"/>
          <w:rFonts w:cs="Times New Roman"/>
          <w:color w:val="000000" w:themeColor="text1"/>
          <w:lang w:val="en-GB"/>
          <w:rPrChange w:id="30412" w:author="N F" w:date="2023-12-05T03:09:00Z">
            <w:rPr>
              <w:del w:id="30413" w:author="Barshadskaya, Yuliya" w:date="2024-02-23T00:16:00Z"/>
              <w:rFonts w:cs="Times New Roman"/>
              <w:lang w:val="en-GB"/>
            </w:rPr>
          </w:rPrChange>
        </w:rPr>
      </w:pPr>
      <w:del w:id="30414" w:author="Barshadskaya, Yuliya" w:date="2024-02-23T00:16:00Z">
        <w:r w:rsidRPr="006E6534" w:rsidDel="002E36A6">
          <w:rPr>
            <w:rFonts w:cs="Times New Roman"/>
            <w:color w:val="000000" w:themeColor="text1"/>
            <w:lang w:val="en-GB"/>
            <w:rPrChange w:id="30415" w:author="N F" w:date="2023-12-05T03:09:00Z">
              <w:rPr>
                <w:rFonts w:cs="Times New Roman"/>
                <w:lang w:val="en-GB"/>
              </w:rPr>
            </w:rPrChange>
          </w:rPr>
          <w:delText>9.</w:delText>
        </w:r>
        <w:r w:rsidRPr="006E6534" w:rsidDel="002E36A6">
          <w:rPr>
            <w:rFonts w:cs="Times New Roman"/>
            <w:color w:val="000000" w:themeColor="text1"/>
            <w:lang w:val="en-GB"/>
            <w:rPrChange w:id="30416" w:author="N F" w:date="2023-12-05T03:09:00Z">
              <w:rPr>
                <w:rFonts w:cs="Times New Roman"/>
                <w:lang w:val="en-GB"/>
              </w:rPr>
            </w:rPrChange>
          </w:rPr>
          <w:tab/>
          <w:delText xml:space="preserve">Han R, Hao S, Lu C, Zhang C, Lin C, Li L, et al. Aspirin sensitizes osimertinib-resistant NSCLC cells in vitro and in vivo via Bim-dependent apoptosis induction. Mol Oncol. 2020;14(6):1152–69. </w:delText>
        </w:r>
      </w:del>
    </w:p>
    <w:p w14:paraId="6AD15EB1" w14:textId="79DF333E" w:rsidR="00393B18" w:rsidRPr="006E6534" w:rsidDel="002E36A6" w:rsidRDefault="00393B18" w:rsidP="00415551">
      <w:pPr>
        <w:pStyle w:val="ab"/>
        <w:rPr>
          <w:del w:id="30417" w:author="Barshadskaya, Yuliya" w:date="2024-02-23T00:16:00Z"/>
          <w:rFonts w:cs="Times New Roman"/>
          <w:color w:val="000000" w:themeColor="text1"/>
          <w:lang w:val="en-GB"/>
          <w:rPrChange w:id="30418" w:author="N F" w:date="2023-12-05T03:09:00Z">
            <w:rPr>
              <w:del w:id="30419" w:author="Barshadskaya, Yuliya" w:date="2024-02-23T00:16:00Z"/>
              <w:rFonts w:cs="Times New Roman"/>
              <w:lang w:val="en-GB"/>
            </w:rPr>
          </w:rPrChange>
        </w:rPr>
      </w:pPr>
      <w:del w:id="30420" w:author="Barshadskaya, Yuliya" w:date="2024-02-23T00:16:00Z">
        <w:r w:rsidRPr="006E6534" w:rsidDel="002E36A6">
          <w:rPr>
            <w:rFonts w:cs="Times New Roman"/>
            <w:color w:val="000000" w:themeColor="text1"/>
            <w:lang w:val="en-GB"/>
            <w:rPrChange w:id="30421" w:author="N F" w:date="2023-12-05T03:09:00Z">
              <w:rPr>
                <w:rFonts w:cs="Times New Roman"/>
                <w:lang w:val="en-GB"/>
              </w:rPr>
            </w:rPrChange>
          </w:rPr>
          <w:delText>10.</w:delText>
        </w:r>
        <w:r w:rsidRPr="006E6534" w:rsidDel="002E36A6">
          <w:rPr>
            <w:rFonts w:cs="Times New Roman"/>
            <w:color w:val="000000" w:themeColor="text1"/>
            <w:lang w:val="en-GB"/>
            <w:rPrChange w:id="30422" w:author="N F" w:date="2023-12-05T03:09:00Z">
              <w:rPr>
                <w:rFonts w:cs="Times New Roman"/>
                <w:lang w:val="en-GB"/>
              </w:rPr>
            </w:rPrChange>
          </w:rPr>
          <w:tab/>
          <w:delText xml:space="preserve">Li L, Wang Y, Jiao L, Lin C, Lu C, Zhang K, et al. Protective autophagy decreases osimertinib cytotoxicity through regulation of stem cell-like properties in lung cancer. Cancer Lett. 2019 Jun 28;452:191–202. </w:delText>
        </w:r>
      </w:del>
    </w:p>
    <w:p w14:paraId="7D2AAB60" w14:textId="02BDD327" w:rsidR="00393B18" w:rsidRPr="006E6534" w:rsidDel="002E36A6" w:rsidRDefault="00393B18" w:rsidP="00415551">
      <w:pPr>
        <w:pStyle w:val="ab"/>
        <w:rPr>
          <w:del w:id="30423" w:author="Barshadskaya, Yuliya" w:date="2024-02-23T00:16:00Z"/>
          <w:rFonts w:cs="Times New Roman"/>
          <w:color w:val="000000" w:themeColor="text1"/>
          <w:lang w:val="en-GB"/>
          <w:rPrChange w:id="30424" w:author="N F" w:date="2023-12-05T03:09:00Z">
            <w:rPr>
              <w:del w:id="30425" w:author="Barshadskaya, Yuliya" w:date="2024-02-23T00:16:00Z"/>
              <w:rFonts w:cs="Times New Roman"/>
              <w:lang w:val="en-GB"/>
            </w:rPr>
          </w:rPrChange>
        </w:rPr>
      </w:pPr>
      <w:del w:id="30426" w:author="Barshadskaya, Yuliya" w:date="2024-02-23T00:16:00Z">
        <w:r w:rsidRPr="006E6534" w:rsidDel="002E36A6">
          <w:rPr>
            <w:rFonts w:cs="Times New Roman"/>
            <w:color w:val="000000" w:themeColor="text1"/>
            <w:lang w:val="en-GB"/>
            <w:rPrChange w:id="30427" w:author="N F" w:date="2023-12-05T03:09:00Z">
              <w:rPr>
                <w:rFonts w:cs="Times New Roman"/>
                <w:lang w:val="en-GB"/>
              </w:rPr>
            </w:rPrChange>
          </w:rPr>
          <w:delText>11.</w:delText>
        </w:r>
        <w:r w:rsidRPr="006E6534" w:rsidDel="002E36A6">
          <w:rPr>
            <w:rFonts w:cs="Times New Roman"/>
            <w:color w:val="000000" w:themeColor="text1"/>
            <w:lang w:val="en-GB"/>
            <w:rPrChange w:id="30428" w:author="N F" w:date="2023-12-05T03:09:00Z">
              <w:rPr>
                <w:rFonts w:cs="Times New Roman"/>
                <w:lang w:val="en-GB"/>
              </w:rPr>
            </w:rPrChange>
          </w:rPr>
          <w:tab/>
          <w:delText xml:space="preserve">Wu Q, Jiang H, Wang S, Dai D, Chen F, Meng D, et al. Effects of avitinib on the pharmacokinetics of osimertinib in vitro and in vivo in rats. Thorac Cancer. 2020;11(10):2775–81. </w:delText>
        </w:r>
      </w:del>
    </w:p>
    <w:p w14:paraId="68FD8479" w14:textId="6BBA2594" w:rsidR="00393B18" w:rsidRPr="006E6534" w:rsidDel="002E36A6" w:rsidRDefault="00393B18" w:rsidP="00415551">
      <w:pPr>
        <w:pStyle w:val="ab"/>
        <w:rPr>
          <w:del w:id="30429" w:author="Barshadskaya, Yuliya" w:date="2024-02-23T00:16:00Z"/>
          <w:rFonts w:cs="Times New Roman"/>
          <w:color w:val="000000" w:themeColor="text1"/>
          <w:lang w:val="en-GB"/>
          <w:rPrChange w:id="30430" w:author="N F" w:date="2023-12-05T03:09:00Z">
            <w:rPr>
              <w:del w:id="30431" w:author="Barshadskaya, Yuliya" w:date="2024-02-23T00:16:00Z"/>
              <w:rFonts w:cs="Times New Roman"/>
              <w:lang w:val="en-GB"/>
            </w:rPr>
          </w:rPrChange>
        </w:rPr>
      </w:pPr>
      <w:del w:id="30432" w:author="Barshadskaya, Yuliya" w:date="2024-02-23T00:16:00Z">
        <w:r w:rsidRPr="006E6534" w:rsidDel="002E36A6">
          <w:rPr>
            <w:rFonts w:cs="Times New Roman"/>
            <w:color w:val="000000" w:themeColor="text1"/>
            <w:lang w:val="en-GB"/>
            <w:rPrChange w:id="30433" w:author="N F" w:date="2023-12-05T03:09:00Z">
              <w:rPr>
                <w:rFonts w:cs="Times New Roman"/>
                <w:lang w:val="en-GB"/>
              </w:rPr>
            </w:rPrChange>
          </w:rPr>
          <w:delText>12.</w:delText>
        </w:r>
        <w:r w:rsidRPr="006E6534" w:rsidDel="002E36A6">
          <w:rPr>
            <w:rFonts w:cs="Times New Roman"/>
            <w:color w:val="000000" w:themeColor="text1"/>
            <w:lang w:val="en-GB"/>
            <w:rPrChange w:id="30434" w:author="N F" w:date="2023-12-05T03:09:00Z">
              <w:rPr>
                <w:rFonts w:cs="Times New Roman"/>
                <w:lang w:val="en-GB"/>
              </w:rPr>
            </w:rPrChange>
          </w:rPr>
          <w:tab/>
          <w:delText xml:space="preserve">Wang Z, Wang X, Wang Z, Jia Y, Feng Y, Jiang L, et al. In vitro inhibition of human UDP-glucuronosyltransferase (UGT) 1A1 by osimertinib, and prediction of in vivo drug-drug interactions. Toxicol Lett. 2021 Sep 15;348:10–7. </w:delText>
        </w:r>
      </w:del>
    </w:p>
    <w:p w14:paraId="60D006DF" w14:textId="48E97243" w:rsidR="00393B18" w:rsidRPr="006E6534" w:rsidDel="002E36A6" w:rsidRDefault="00393B18" w:rsidP="00415551">
      <w:pPr>
        <w:pStyle w:val="ab"/>
        <w:rPr>
          <w:del w:id="30435" w:author="Barshadskaya, Yuliya" w:date="2024-02-23T00:16:00Z"/>
          <w:rFonts w:cs="Times New Roman"/>
          <w:color w:val="000000" w:themeColor="text1"/>
          <w:lang w:val="en-GB"/>
          <w:rPrChange w:id="30436" w:author="N F" w:date="2023-12-05T03:09:00Z">
            <w:rPr>
              <w:del w:id="30437" w:author="Barshadskaya, Yuliya" w:date="2024-02-23T00:16:00Z"/>
              <w:rFonts w:cs="Times New Roman"/>
              <w:lang w:val="en-GB"/>
            </w:rPr>
          </w:rPrChange>
        </w:rPr>
      </w:pPr>
      <w:del w:id="30438" w:author="Barshadskaya, Yuliya" w:date="2024-02-23T00:16:00Z">
        <w:r w:rsidRPr="006E6534" w:rsidDel="002E36A6">
          <w:rPr>
            <w:rFonts w:cs="Times New Roman"/>
            <w:color w:val="000000" w:themeColor="text1"/>
            <w:lang w:val="en-GB"/>
            <w:rPrChange w:id="30439" w:author="N F" w:date="2023-12-05T03:09:00Z">
              <w:rPr>
                <w:rFonts w:cs="Times New Roman"/>
                <w:lang w:val="en-GB"/>
              </w:rPr>
            </w:rPrChange>
          </w:rPr>
          <w:delText>13.</w:delText>
        </w:r>
        <w:r w:rsidRPr="006E6534" w:rsidDel="002E36A6">
          <w:rPr>
            <w:rFonts w:cs="Times New Roman"/>
            <w:color w:val="000000" w:themeColor="text1"/>
            <w:lang w:val="en-GB"/>
            <w:rPrChange w:id="30440" w:author="N F" w:date="2023-12-05T03:09:00Z">
              <w:rPr>
                <w:rFonts w:cs="Times New Roman"/>
                <w:lang w:val="en-GB"/>
              </w:rPr>
            </w:rPrChange>
          </w:rPr>
          <w:tab/>
          <w:delText>EMA. Assessment report. Tagrisso [Internet]. 2015 [cited 2022 Aug 2]. Available from: https://www.ema.europa.eu/en/documents/assessment-report/tagrisso-epar-public-assessment-report_en.pdf</w:delText>
        </w:r>
      </w:del>
    </w:p>
    <w:p w14:paraId="27A48EF3" w14:textId="77B13EAE" w:rsidR="00393B18" w:rsidRPr="006E6534" w:rsidDel="002E36A6" w:rsidRDefault="00393B18" w:rsidP="00415551">
      <w:pPr>
        <w:pStyle w:val="ab"/>
        <w:rPr>
          <w:del w:id="30441" w:author="Barshadskaya, Yuliya" w:date="2024-02-23T00:16:00Z"/>
          <w:rFonts w:cs="Times New Roman"/>
          <w:color w:val="000000" w:themeColor="text1"/>
          <w:lang w:val="en-GB"/>
          <w:rPrChange w:id="30442" w:author="N F" w:date="2023-12-05T03:09:00Z">
            <w:rPr>
              <w:del w:id="30443" w:author="Barshadskaya, Yuliya" w:date="2024-02-23T00:16:00Z"/>
              <w:rFonts w:cs="Times New Roman"/>
              <w:lang w:val="en-GB"/>
            </w:rPr>
          </w:rPrChange>
        </w:rPr>
      </w:pPr>
      <w:del w:id="30444" w:author="Barshadskaya, Yuliya" w:date="2024-02-23T00:16:00Z">
        <w:r w:rsidRPr="006E6534" w:rsidDel="002E36A6">
          <w:rPr>
            <w:rFonts w:cs="Times New Roman"/>
            <w:color w:val="000000" w:themeColor="text1"/>
            <w:lang w:val="en-GB"/>
            <w:rPrChange w:id="30445" w:author="N F" w:date="2023-12-05T03:09:00Z">
              <w:rPr>
                <w:rFonts w:cs="Times New Roman"/>
                <w:lang w:val="en-GB"/>
              </w:rPr>
            </w:rPrChange>
          </w:rPr>
          <w:delText>14.</w:delText>
        </w:r>
        <w:r w:rsidRPr="006E6534" w:rsidDel="002E36A6">
          <w:rPr>
            <w:rFonts w:cs="Times New Roman"/>
            <w:color w:val="000000" w:themeColor="text1"/>
            <w:lang w:val="en-GB"/>
            <w:rPrChange w:id="30446" w:author="N F" w:date="2023-12-05T03:09:00Z">
              <w:rPr>
                <w:rFonts w:cs="Times New Roman"/>
                <w:lang w:val="en-GB"/>
              </w:rPr>
            </w:rPrChange>
          </w:rPr>
          <w:tab/>
          <w:delText>TAGRISSO (osimertinib) tablets. AstraZeneca Pharmaceuticals, LP Application No.:</w:delText>
        </w:r>
        <w:r w:rsidR="009217E2" w:rsidRPr="006E6534" w:rsidDel="002E36A6">
          <w:rPr>
            <w:rFonts w:cs="Times New Roman"/>
            <w:color w:val="000000" w:themeColor="text1"/>
            <w:lang w:val="en-GB"/>
            <w:rPrChange w:id="30447" w:author="N F" w:date="2023-12-05T03:09:00Z">
              <w:rPr>
                <w:rFonts w:cs="Times New Roman"/>
                <w:lang w:val="en-GB"/>
              </w:rPr>
            </w:rPrChange>
          </w:rPr>
          <w:delText xml:space="preserve"> </w:delText>
        </w:r>
        <w:r w:rsidRPr="006E6534" w:rsidDel="002E36A6">
          <w:rPr>
            <w:rFonts w:cs="Times New Roman"/>
            <w:color w:val="000000" w:themeColor="text1"/>
            <w:lang w:val="en-GB"/>
            <w:rPrChange w:id="30448" w:author="N F" w:date="2023-12-05T03:09:00Z">
              <w:rPr>
                <w:rFonts w:cs="Times New Roman"/>
                <w:lang w:val="en-GB"/>
              </w:rPr>
            </w:rPrChange>
          </w:rPr>
          <w:delText>208065. Approval Date: 11/13/2015. Clinical Pharmacology Biopharmaceutics Review [Internet]. [cited 2022 Aug 2]. Available from: https://www.accessdata.fda.gov/drugsatfda_docs/nda/2015/208065Orig1s000TOC.cfm</w:delText>
        </w:r>
      </w:del>
    </w:p>
    <w:p w14:paraId="6F0CD65E" w14:textId="5D7D58E7" w:rsidR="00393B18" w:rsidRPr="006E6534" w:rsidDel="002E36A6" w:rsidRDefault="00393B18" w:rsidP="00415551">
      <w:pPr>
        <w:pStyle w:val="ab"/>
        <w:rPr>
          <w:del w:id="30449" w:author="Barshadskaya, Yuliya" w:date="2024-02-23T00:16:00Z"/>
          <w:rFonts w:cs="Times New Roman"/>
          <w:color w:val="000000" w:themeColor="text1"/>
          <w:lang w:val="en-GB"/>
          <w:rPrChange w:id="30450" w:author="N F" w:date="2023-12-05T03:09:00Z">
            <w:rPr>
              <w:del w:id="30451" w:author="Barshadskaya, Yuliya" w:date="2024-02-23T00:16:00Z"/>
              <w:rFonts w:cs="Times New Roman"/>
              <w:lang w:val="en-GB"/>
            </w:rPr>
          </w:rPrChange>
        </w:rPr>
      </w:pPr>
      <w:del w:id="30452" w:author="Barshadskaya, Yuliya" w:date="2024-02-23T00:16:00Z">
        <w:r w:rsidRPr="006E6534" w:rsidDel="002E36A6">
          <w:rPr>
            <w:rFonts w:cs="Times New Roman"/>
            <w:color w:val="000000" w:themeColor="text1"/>
            <w:lang w:val="en-GB"/>
            <w:rPrChange w:id="30453" w:author="N F" w:date="2023-12-05T03:09:00Z">
              <w:rPr>
                <w:rFonts w:cs="Times New Roman"/>
                <w:lang w:val="en-GB"/>
              </w:rPr>
            </w:rPrChange>
          </w:rPr>
          <w:delText>15.</w:delText>
        </w:r>
        <w:r w:rsidRPr="006E6534" w:rsidDel="002E36A6">
          <w:rPr>
            <w:rFonts w:cs="Times New Roman"/>
            <w:color w:val="000000" w:themeColor="text1"/>
            <w:lang w:val="en-GB"/>
            <w:rPrChange w:id="30454" w:author="N F" w:date="2023-12-05T03:09:00Z">
              <w:rPr>
                <w:rFonts w:cs="Times New Roman"/>
                <w:lang w:val="en-GB"/>
              </w:rPr>
            </w:rPrChange>
          </w:rPr>
          <w:tab/>
          <w:delText>EMA. Tagrisso. SmPC [Internet]. [cited 2022 Aug 2]. Available from: https://www.ema.europa.eu/en/documents/product-information/tagrisso-epar-product-information_en.pdf</w:delText>
        </w:r>
      </w:del>
    </w:p>
    <w:p w14:paraId="5A88C909" w14:textId="2487A835" w:rsidR="00393B18" w:rsidRPr="006E6534" w:rsidDel="002E36A6" w:rsidRDefault="00393B18" w:rsidP="00415551">
      <w:pPr>
        <w:pStyle w:val="ab"/>
        <w:rPr>
          <w:del w:id="30455" w:author="Barshadskaya, Yuliya" w:date="2024-02-23T00:16:00Z"/>
          <w:rFonts w:cs="Times New Roman"/>
          <w:color w:val="000000" w:themeColor="text1"/>
          <w:lang w:val="en-GB"/>
          <w:rPrChange w:id="30456" w:author="N F" w:date="2023-12-05T03:09:00Z">
            <w:rPr>
              <w:del w:id="30457" w:author="Barshadskaya, Yuliya" w:date="2024-02-23T00:16:00Z"/>
              <w:rFonts w:cs="Times New Roman"/>
              <w:lang w:val="en-GB"/>
            </w:rPr>
          </w:rPrChange>
        </w:rPr>
      </w:pPr>
      <w:del w:id="30458" w:author="Barshadskaya, Yuliya" w:date="2024-02-23T00:16:00Z">
        <w:r w:rsidRPr="006E6534" w:rsidDel="002E36A6">
          <w:rPr>
            <w:rFonts w:cs="Times New Roman"/>
            <w:color w:val="000000" w:themeColor="text1"/>
            <w:lang w:val="en-GB"/>
            <w:rPrChange w:id="30459" w:author="N F" w:date="2023-12-05T03:09:00Z">
              <w:rPr>
                <w:rFonts w:cs="Times New Roman"/>
                <w:lang w:val="en-GB"/>
              </w:rPr>
            </w:rPrChange>
          </w:rPr>
          <w:delText>16.</w:delText>
        </w:r>
        <w:r w:rsidRPr="006E6534" w:rsidDel="002E36A6">
          <w:rPr>
            <w:rFonts w:cs="Times New Roman"/>
            <w:color w:val="000000" w:themeColor="text1"/>
            <w:lang w:val="en-GB"/>
            <w:rPrChange w:id="30460" w:author="N F" w:date="2023-12-05T03:09:00Z">
              <w:rPr>
                <w:rFonts w:cs="Times New Roman"/>
                <w:lang w:val="en-GB"/>
              </w:rPr>
            </w:rPrChange>
          </w:rPr>
          <w:tab/>
          <w:delText xml:space="preserve">Soria JC, Ohe Y, Vansteenkiste J, Reungwetwattana T, Chewaskulyong B, Lee KH, et al. Osimertinib in Untreated EGFR-Mutated Advanced Non–Small-Cell Lung Cancer. N Engl J Med. 2018 Jan 11;378(2):113–25. </w:delText>
        </w:r>
      </w:del>
    </w:p>
    <w:p w14:paraId="4C9545E5" w14:textId="2F82B3FF" w:rsidR="00393B18" w:rsidRPr="006E6534" w:rsidDel="002E36A6" w:rsidRDefault="00393B18" w:rsidP="00415551">
      <w:pPr>
        <w:pStyle w:val="ab"/>
        <w:rPr>
          <w:del w:id="30461" w:author="Barshadskaya, Yuliya" w:date="2024-02-23T00:16:00Z"/>
          <w:rFonts w:cs="Times New Roman"/>
          <w:color w:val="000000" w:themeColor="text1"/>
          <w:lang w:val="en-GB"/>
          <w:rPrChange w:id="30462" w:author="N F" w:date="2023-12-05T03:09:00Z">
            <w:rPr>
              <w:del w:id="30463" w:author="Barshadskaya, Yuliya" w:date="2024-02-23T00:16:00Z"/>
              <w:rFonts w:cs="Times New Roman"/>
              <w:lang w:val="en-GB"/>
            </w:rPr>
          </w:rPrChange>
        </w:rPr>
      </w:pPr>
      <w:del w:id="30464" w:author="Barshadskaya, Yuliya" w:date="2024-02-23T00:16:00Z">
        <w:r w:rsidRPr="006E6534" w:rsidDel="002E36A6">
          <w:rPr>
            <w:rFonts w:cs="Times New Roman"/>
            <w:color w:val="000000" w:themeColor="text1"/>
            <w:lang w:val="en-GB"/>
            <w:rPrChange w:id="30465" w:author="N F" w:date="2023-12-05T03:09:00Z">
              <w:rPr>
                <w:rFonts w:cs="Times New Roman"/>
                <w:lang w:val="en-GB"/>
              </w:rPr>
            </w:rPrChange>
          </w:rPr>
          <w:delText>17.</w:delText>
        </w:r>
        <w:r w:rsidRPr="006E6534" w:rsidDel="002E36A6">
          <w:rPr>
            <w:rFonts w:cs="Times New Roman"/>
            <w:color w:val="000000" w:themeColor="text1"/>
            <w:lang w:val="en-GB"/>
            <w:rPrChange w:id="30466" w:author="N F" w:date="2023-12-05T03:09:00Z">
              <w:rPr>
                <w:rFonts w:cs="Times New Roman"/>
                <w:lang w:val="en-GB"/>
              </w:rPr>
            </w:rPrChange>
          </w:rPr>
          <w:tab/>
          <w:delText xml:space="preserve">Cheng Y, He Y, Li W, Zhang HL, Zhou Q, Wang B, et al. Osimertinib Versus Comparator EGFR TKI as First-Line Treatment for EGFR-Mutated Advanced NSCLC: FLAURA China, A Randomized Study. Target Oncol. 2021 Mar;16(2):165–76. </w:delText>
        </w:r>
      </w:del>
    </w:p>
    <w:p w14:paraId="15A7440D" w14:textId="65DAD9A5" w:rsidR="00393B18" w:rsidRPr="006E6534" w:rsidDel="002E36A6" w:rsidRDefault="00393B18" w:rsidP="00415551">
      <w:pPr>
        <w:pStyle w:val="ab"/>
        <w:rPr>
          <w:del w:id="30467" w:author="Barshadskaya, Yuliya" w:date="2024-02-23T00:16:00Z"/>
          <w:rFonts w:cs="Times New Roman"/>
          <w:color w:val="000000" w:themeColor="text1"/>
          <w:lang w:val="en-GB"/>
          <w:rPrChange w:id="30468" w:author="N F" w:date="2023-12-05T03:09:00Z">
            <w:rPr>
              <w:del w:id="30469" w:author="Barshadskaya, Yuliya" w:date="2024-02-23T00:16:00Z"/>
              <w:rFonts w:cs="Times New Roman"/>
              <w:lang w:val="en-GB"/>
            </w:rPr>
          </w:rPrChange>
        </w:rPr>
      </w:pPr>
      <w:del w:id="30470" w:author="Barshadskaya, Yuliya" w:date="2024-02-23T00:16:00Z">
        <w:r w:rsidRPr="006E6534" w:rsidDel="002E36A6">
          <w:rPr>
            <w:rFonts w:cs="Times New Roman"/>
            <w:color w:val="000000" w:themeColor="text1"/>
            <w:lang w:val="en-GB"/>
            <w:rPrChange w:id="30471" w:author="N F" w:date="2023-12-05T03:09:00Z">
              <w:rPr>
                <w:rFonts w:cs="Times New Roman"/>
                <w:lang w:val="en-GB"/>
              </w:rPr>
            </w:rPrChange>
          </w:rPr>
          <w:delText>18.</w:delText>
        </w:r>
        <w:r w:rsidRPr="006E6534" w:rsidDel="002E36A6">
          <w:rPr>
            <w:rFonts w:cs="Times New Roman"/>
            <w:color w:val="000000" w:themeColor="text1"/>
            <w:lang w:val="en-GB"/>
            <w:rPrChange w:id="30472" w:author="N F" w:date="2023-12-05T03:09:00Z">
              <w:rPr>
                <w:rFonts w:cs="Times New Roman"/>
                <w:lang w:val="en-GB"/>
              </w:rPr>
            </w:rPrChange>
          </w:rPr>
          <w:tab/>
          <w:delText xml:space="preserve">Leighl NB, Karaseva N, Nakagawa K, Cho BC, Gray JE, Hovey T, et al. Patient-reported outcomes from FLAURA: Osimertinib versus erlotinib or gefitinib in patients with EGFR-mutated advanced non-small-cell lung cancer. Eur J Cancer Oxf Engl 1990. 2020 Jan;125:49–57. </w:delText>
        </w:r>
      </w:del>
    </w:p>
    <w:p w14:paraId="4CEA62BD" w14:textId="17DC828F" w:rsidR="00393B18" w:rsidRPr="006E6534" w:rsidDel="002E36A6" w:rsidRDefault="00393B18" w:rsidP="00415551">
      <w:pPr>
        <w:pStyle w:val="ab"/>
        <w:rPr>
          <w:del w:id="30473" w:author="Barshadskaya, Yuliya" w:date="2024-02-23T00:16:00Z"/>
          <w:rFonts w:cs="Times New Roman"/>
          <w:color w:val="000000" w:themeColor="text1"/>
          <w:lang w:val="en-GB"/>
          <w:rPrChange w:id="30474" w:author="N F" w:date="2023-12-05T03:09:00Z">
            <w:rPr>
              <w:del w:id="30475" w:author="Barshadskaya, Yuliya" w:date="2024-02-23T00:16:00Z"/>
              <w:rFonts w:cs="Times New Roman"/>
              <w:lang w:val="en-GB"/>
            </w:rPr>
          </w:rPrChange>
        </w:rPr>
      </w:pPr>
      <w:del w:id="30476" w:author="Barshadskaya, Yuliya" w:date="2024-02-23T00:16:00Z">
        <w:r w:rsidRPr="006E6534" w:rsidDel="002E36A6">
          <w:rPr>
            <w:rFonts w:cs="Times New Roman"/>
            <w:color w:val="000000" w:themeColor="text1"/>
            <w:lang w:val="en-GB"/>
            <w:rPrChange w:id="30477" w:author="N F" w:date="2023-12-05T03:09:00Z">
              <w:rPr>
                <w:rFonts w:cs="Times New Roman"/>
                <w:lang w:val="en-GB"/>
              </w:rPr>
            </w:rPrChange>
          </w:rPr>
          <w:delText>19.</w:delText>
        </w:r>
        <w:r w:rsidRPr="006E6534" w:rsidDel="002E36A6">
          <w:rPr>
            <w:rFonts w:cs="Times New Roman"/>
            <w:color w:val="000000" w:themeColor="text1"/>
            <w:lang w:val="en-GB"/>
            <w:rPrChange w:id="30478" w:author="N F" w:date="2023-12-05T03:09:00Z">
              <w:rPr>
                <w:rFonts w:cs="Times New Roman"/>
                <w:lang w:val="en-GB"/>
              </w:rPr>
            </w:rPrChange>
          </w:rPr>
          <w:tab/>
          <w:delText xml:space="preserve">Ramalingam SS, Vansteenkiste J, Planchard D, Cho BC, Gray JE, Ohe Y, et al. Overall Survival with Osimertinib in Untreated, EGFR-Mutated Advanced NSCLC. N Engl J Med. 2020 Jan 2;382(1):41–50. </w:delText>
        </w:r>
      </w:del>
    </w:p>
    <w:p w14:paraId="56DAD974" w14:textId="0F14C44C" w:rsidR="00393B18" w:rsidRPr="006E6534" w:rsidDel="002E36A6" w:rsidRDefault="00393B18" w:rsidP="00415551">
      <w:pPr>
        <w:pStyle w:val="ab"/>
        <w:rPr>
          <w:del w:id="30479" w:author="Barshadskaya, Yuliya" w:date="2024-02-23T00:16:00Z"/>
          <w:rFonts w:cs="Times New Roman"/>
          <w:color w:val="000000" w:themeColor="text1"/>
          <w:lang w:val="en-GB"/>
          <w:rPrChange w:id="30480" w:author="N F" w:date="2023-12-05T03:09:00Z">
            <w:rPr>
              <w:del w:id="30481" w:author="Barshadskaya, Yuliya" w:date="2024-02-23T00:16:00Z"/>
              <w:rFonts w:cs="Times New Roman"/>
              <w:lang w:val="en-GB"/>
            </w:rPr>
          </w:rPrChange>
        </w:rPr>
      </w:pPr>
      <w:del w:id="30482" w:author="Barshadskaya, Yuliya" w:date="2024-02-23T00:16:00Z">
        <w:r w:rsidRPr="006E6534" w:rsidDel="002E36A6">
          <w:rPr>
            <w:rFonts w:cs="Times New Roman"/>
            <w:color w:val="000000" w:themeColor="text1"/>
            <w:lang w:val="en-GB"/>
            <w:rPrChange w:id="30483" w:author="N F" w:date="2023-12-05T03:09:00Z">
              <w:rPr>
                <w:rFonts w:cs="Times New Roman"/>
                <w:lang w:val="en-GB"/>
              </w:rPr>
            </w:rPrChange>
          </w:rPr>
          <w:delText>20.</w:delText>
        </w:r>
        <w:r w:rsidRPr="006E6534" w:rsidDel="002E36A6">
          <w:rPr>
            <w:rFonts w:cs="Times New Roman"/>
            <w:color w:val="000000" w:themeColor="text1"/>
            <w:lang w:val="en-GB"/>
            <w:rPrChange w:id="30484" w:author="N F" w:date="2023-12-05T03:09:00Z">
              <w:rPr>
                <w:rFonts w:cs="Times New Roman"/>
                <w:lang w:val="en-GB"/>
              </w:rPr>
            </w:rPrChange>
          </w:rPr>
          <w:tab/>
          <w:delText xml:space="preserve">Mok TS, Wu YL, Ahn MJ, Garassino MC, Kim HR, Ramalingam SS, et al. Osimertinib or Platinum-Pemetrexed in EGFR T790M-Positive Lung Cancer. N Engl J Med. 2017 Feb 16;376(7):629–40. </w:delText>
        </w:r>
      </w:del>
    </w:p>
    <w:p w14:paraId="24D52D74" w14:textId="6E8FC46A" w:rsidR="00393B18" w:rsidRPr="006E6534" w:rsidDel="002E36A6" w:rsidRDefault="00393B18" w:rsidP="00415551">
      <w:pPr>
        <w:pStyle w:val="ab"/>
        <w:rPr>
          <w:del w:id="30485" w:author="Barshadskaya, Yuliya" w:date="2024-02-23T00:16:00Z"/>
          <w:rFonts w:cs="Times New Roman"/>
          <w:color w:val="000000" w:themeColor="text1"/>
          <w:lang w:val="en-GB"/>
          <w:rPrChange w:id="30486" w:author="N F" w:date="2023-12-05T03:09:00Z">
            <w:rPr>
              <w:del w:id="30487" w:author="Barshadskaya, Yuliya" w:date="2024-02-23T00:16:00Z"/>
              <w:rFonts w:cs="Times New Roman"/>
              <w:lang w:val="en-GB"/>
            </w:rPr>
          </w:rPrChange>
        </w:rPr>
      </w:pPr>
      <w:del w:id="30488" w:author="Barshadskaya, Yuliya" w:date="2024-02-23T00:16:00Z">
        <w:r w:rsidRPr="006E6534" w:rsidDel="002E36A6">
          <w:rPr>
            <w:rFonts w:cs="Times New Roman"/>
            <w:color w:val="000000" w:themeColor="text1"/>
            <w:lang w:val="en-GB"/>
            <w:rPrChange w:id="30489" w:author="N F" w:date="2023-12-05T03:09:00Z">
              <w:rPr>
                <w:rFonts w:cs="Times New Roman"/>
                <w:lang w:val="en-GB"/>
              </w:rPr>
            </w:rPrChange>
          </w:rPr>
          <w:delText>21.</w:delText>
        </w:r>
        <w:r w:rsidRPr="006E6534" w:rsidDel="002E36A6">
          <w:rPr>
            <w:rFonts w:cs="Times New Roman"/>
            <w:color w:val="000000" w:themeColor="text1"/>
            <w:lang w:val="en-GB"/>
            <w:rPrChange w:id="30490" w:author="N F" w:date="2023-12-05T03:09:00Z">
              <w:rPr>
                <w:rFonts w:cs="Times New Roman"/>
                <w:lang w:val="en-GB"/>
              </w:rPr>
            </w:rPrChange>
          </w:rPr>
          <w:tab/>
          <w:delText xml:space="preserve">Papadimitrakopoulou VA, Mok TS, Han JY, Ahn MJ, Delmonte A, Ramalingam SS, et al. Osimertinib versus platinum-pemetrexed for patients with EGFR T790M advanced NSCLC and progression on a prior EGFR-tyrosine kinase inhibitor: AURA3 overall survival analysis. Ann Oncol Off J Eur Soc Med Oncol. 2020 Nov;31(11):1536–44. </w:delText>
        </w:r>
      </w:del>
    </w:p>
    <w:p w14:paraId="213D8DB7" w14:textId="56AE626B" w:rsidR="00393B18" w:rsidRPr="006E6534" w:rsidDel="002E36A6" w:rsidRDefault="00393B18" w:rsidP="00415551">
      <w:pPr>
        <w:pStyle w:val="ab"/>
        <w:rPr>
          <w:del w:id="30491" w:author="Barshadskaya, Yuliya" w:date="2024-02-23T00:16:00Z"/>
          <w:rFonts w:cs="Times New Roman"/>
          <w:color w:val="000000" w:themeColor="text1"/>
          <w:lang w:val="en-GB"/>
          <w:rPrChange w:id="30492" w:author="N F" w:date="2023-12-05T03:09:00Z">
            <w:rPr>
              <w:del w:id="30493" w:author="Barshadskaya, Yuliya" w:date="2024-02-23T00:16:00Z"/>
              <w:rFonts w:cs="Times New Roman"/>
              <w:lang w:val="en-GB"/>
            </w:rPr>
          </w:rPrChange>
        </w:rPr>
      </w:pPr>
      <w:del w:id="30494" w:author="Barshadskaya, Yuliya" w:date="2024-02-23T00:16:00Z">
        <w:r w:rsidRPr="006E6534" w:rsidDel="002E36A6">
          <w:rPr>
            <w:rFonts w:cs="Times New Roman"/>
            <w:color w:val="000000" w:themeColor="text1"/>
            <w:lang w:val="en-GB"/>
            <w:rPrChange w:id="30495" w:author="N F" w:date="2023-12-05T03:09:00Z">
              <w:rPr>
                <w:rFonts w:cs="Times New Roman"/>
                <w:lang w:val="en-GB"/>
              </w:rPr>
            </w:rPrChange>
          </w:rPr>
          <w:delText>22.</w:delText>
        </w:r>
        <w:r w:rsidRPr="006E6534" w:rsidDel="002E36A6">
          <w:rPr>
            <w:rFonts w:cs="Times New Roman"/>
            <w:color w:val="000000" w:themeColor="text1"/>
            <w:lang w:val="en-GB"/>
            <w:rPrChange w:id="30496" w:author="N F" w:date="2023-12-05T03:09:00Z">
              <w:rPr>
                <w:rFonts w:cs="Times New Roman"/>
                <w:lang w:val="en-GB"/>
              </w:rPr>
            </w:rPrChange>
          </w:rPr>
          <w:tab/>
          <w:delText xml:space="preserve">Papadimitrakopoulou VA, Han JY, Ahn MJ, Ramalingam SS, Delmonte A, Hsia TC, et al. Epidermal growth factor receptor mutation analysis in tissue and plasma from the AURA3 trial: Osimertinib versus platinum-pemetrexed for T790M mutation-positive advanced non-small cell lung cancer. Cancer. 2020 Jan 15;126(2):373–80. </w:delText>
        </w:r>
      </w:del>
    </w:p>
    <w:p w14:paraId="51725F66" w14:textId="2BDE481D" w:rsidR="00393B18" w:rsidRPr="006E6534" w:rsidDel="002E36A6" w:rsidRDefault="00393B18" w:rsidP="00415551">
      <w:pPr>
        <w:pStyle w:val="ab"/>
        <w:rPr>
          <w:del w:id="30497" w:author="Barshadskaya, Yuliya" w:date="2024-02-23T00:16:00Z"/>
          <w:rFonts w:cs="Times New Roman"/>
          <w:color w:val="000000" w:themeColor="text1"/>
          <w:lang w:val="en-GB"/>
          <w:rPrChange w:id="30498" w:author="N F" w:date="2023-12-05T03:09:00Z">
            <w:rPr>
              <w:del w:id="30499" w:author="Barshadskaya, Yuliya" w:date="2024-02-23T00:16:00Z"/>
              <w:rFonts w:cs="Times New Roman"/>
              <w:lang w:val="en-GB"/>
            </w:rPr>
          </w:rPrChange>
        </w:rPr>
      </w:pPr>
      <w:del w:id="30500" w:author="Barshadskaya, Yuliya" w:date="2024-02-23T00:16:00Z">
        <w:r w:rsidRPr="006E6534" w:rsidDel="002E36A6">
          <w:rPr>
            <w:rFonts w:cs="Times New Roman"/>
            <w:color w:val="000000" w:themeColor="text1"/>
            <w:lang w:val="en-GB"/>
            <w:rPrChange w:id="30501" w:author="N F" w:date="2023-12-05T03:09:00Z">
              <w:rPr>
                <w:rFonts w:cs="Times New Roman"/>
                <w:lang w:val="en-GB"/>
              </w:rPr>
            </w:rPrChange>
          </w:rPr>
          <w:delText>23.</w:delText>
        </w:r>
        <w:r w:rsidRPr="006E6534" w:rsidDel="002E36A6">
          <w:rPr>
            <w:rFonts w:cs="Times New Roman"/>
            <w:color w:val="000000" w:themeColor="text1"/>
            <w:lang w:val="en-GB"/>
            <w:rPrChange w:id="30502" w:author="N F" w:date="2023-12-05T03:09:00Z">
              <w:rPr>
                <w:rFonts w:cs="Times New Roman"/>
                <w:lang w:val="en-GB"/>
              </w:rPr>
            </w:rPrChange>
          </w:rPr>
          <w:tab/>
          <w:delText xml:space="preserve">Wu YL, Ahn MJ, Garassino MC, Han JY, Katakami N, Kim HR, et al. CNS Efficacy of Osimertinib in Patients With T790M-Positive Advanced Non-Small-Cell Lung Cancer: Data From a Randomized Phase III Trial (AURA3). J Clin Oncol Off J Am Soc Clin Oncol. 2018 Sep 10;36(26):2702–9. </w:delText>
        </w:r>
      </w:del>
    </w:p>
    <w:p w14:paraId="2BC2B58E" w14:textId="4274E68C" w:rsidR="00393B18" w:rsidRPr="006E6534" w:rsidDel="002E36A6" w:rsidRDefault="00393B18" w:rsidP="00415551">
      <w:pPr>
        <w:pStyle w:val="ab"/>
        <w:rPr>
          <w:del w:id="30503" w:author="Barshadskaya, Yuliya" w:date="2024-02-23T00:16:00Z"/>
          <w:rFonts w:cs="Times New Roman"/>
          <w:color w:val="000000" w:themeColor="text1"/>
          <w:lang w:val="en-GB"/>
          <w:rPrChange w:id="30504" w:author="N F" w:date="2023-12-05T03:09:00Z">
            <w:rPr>
              <w:del w:id="30505" w:author="Barshadskaya, Yuliya" w:date="2024-02-23T00:16:00Z"/>
              <w:rFonts w:cs="Times New Roman"/>
              <w:lang w:val="en-GB"/>
            </w:rPr>
          </w:rPrChange>
        </w:rPr>
      </w:pPr>
      <w:del w:id="30506" w:author="Barshadskaya, Yuliya" w:date="2024-02-23T00:16:00Z">
        <w:r w:rsidRPr="006E6534" w:rsidDel="002E36A6">
          <w:rPr>
            <w:rFonts w:cs="Times New Roman"/>
            <w:color w:val="000000" w:themeColor="text1"/>
            <w:lang w:val="en-GB"/>
            <w:rPrChange w:id="30507" w:author="N F" w:date="2023-12-05T03:09:00Z">
              <w:rPr>
                <w:rFonts w:cs="Times New Roman"/>
                <w:lang w:val="en-GB"/>
              </w:rPr>
            </w:rPrChange>
          </w:rPr>
          <w:delText>24.</w:delText>
        </w:r>
        <w:r w:rsidRPr="006E6534" w:rsidDel="002E36A6">
          <w:rPr>
            <w:rFonts w:cs="Times New Roman"/>
            <w:color w:val="000000" w:themeColor="text1"/>
            <w:lang w:val="en-GB"/>
            <w:rPrChange w:id="30508" w:author="N F" w:date="2023-12-05T03:09:00Z">
              <w:rPr>
                <w:rFonts w:cs="Times New Roman"/>
                <w:lang w:val="en-GB"/>
              </w:rPr>
            </w:rPrChange>
          </w:rPr>
          <w:tab/>
          <w:delText xml:space="preserve">Akamatsu H, Katakami N, Okamoto I, Kato T, Kim YH, Imamura F, et al. Osimertinib in Japanese patients with EGFR T790M mutation-positive advanced non-small-cell lung cancer: AURA3 trial. Cancer Sci. 2018 Jun;109(6):1930–8. </w:delText>
        </w:r>
      </w:del>
    </w:p>
    <w:p w14:paraId="67BBD8D5" w14:textId="116EFF7A" w:rsidR="00393B18" w:rsidRPr="006E6534" w:rsidDel="002E36A6" w:rsidRDefault="00393B18" w:rsidP="00415551">
      <w:pPr>
        <w:pStyle w:val="ab"/>
        <w:rPr>
          <w:del w:id="30509" w:author="Barshadskaya, Yuliya" w:date="2024-02-23T00:16:00Z"/>
          <w:rFonts w:cs="Times New Roman"/>
          <w:color w:val="000000" w:themeColor="text1"/>
          <w:lang w:val="en-GB"/>
          <w:rPrChange w:id="30510" w:author="N F" w:date="2023-12-05T03:09:00Z">
            <w:rPr>
              <w:del w:id="30511" w:author="Barshadskaya, Yuliya" w:date="2024-02-23T00:16:00Z"/>
              <w:rFonts w:cs="Times New Roman"/>
              <w:lang w:val="en-GB"/>
            </w:rPr>
          </w:rPrChange>
        </w:rPr>
      </w:pPr>
      <w:del w:id="30512" w:author="Barshadskaya, Yuliya" w:date="2024-02-23T00:16:00Z">
        <w:r w:rsidRPr="006E6534" w:rsidDel="002E36A6">
          <w:rPr>
            <w:rFonts w:cs="Times New Roman"/>
            <w:color w:val="000000" w:themeColor="text1"/>
            <w:lang w:val="en-GB"/>
            <w:rPrChange w:id="30513" w:author="N F" w:date="2023-12-05T03:09:00Z">
              <w:rPr>
                <w:rFonts w:cs="Times New Roman"/>
                <w:lang w:val="en-GB"/>
              </w:rPr>
            </w:rPrChange>
          </w:rPr>
          <w:delText>25.</w:delText>
        </w:r>
        <w:r w:rsidRPr="006E6534" w:rsidDel="002E36A6">
          <w:rPr>
            <w:rFonts w:cs="Times New Roman"/>
            <w:color w:val="000000" w:themeColor="text1"/>
            <w:lang w:val="en-GB"/>
            <w:rPrChange w:id="30514" w:author="N F" w:date="2023-12-05T03:09:00Z">
              <w:rPr>
                <w:rFonts w:cs="Times New Roman"/>
                <w:lang w:val="en-GB"/>
              </w:rPr>
            </w:rPrChange>
          </w:rPr>
          <w:tab/>
          <w:delText xml:space="preserve">Lee CK, Novello S, Rydén A, Mann H, Mok T. Patient-Reported Symptoms and Impact of Treatment With Osimertinib Versus Chemotherapy in Advanced Non-Small-Cell Lung Cancer: The AURA3 Trial. J Clin Oncol Off J Am Soc Clin Oncol. 2018 Jun 20;36(18):1853–60. </w:delText>
        </w:r>
      </w:del>
    </w:p>
    <w:p w14:paraId="2C7A51D3" w14:textId="75BB1FE0" w:rsidR="00393B18" w:rsidRPr="006E6534" w:rsidDel="002E36A6" w:rsidRDefault="00393B18" w:rsidP="00415551">
      <w:pPr>
        <w:pStyle w:val="ab"/>
        <w:rPr>
          <w:del w:id="30515" w:author="Barshadskaya, Yuliya" w:date="2024-02-23T00:16:00Z"/>
          <w:rFonts w:cs="Times New Roman"/>
          <w:color w:val="000000" w:themeColor="text1"/>
          <w:lang w:val="en-GB"/>
          <w:rPrChange w:id="30516" w:author="N F" w:date="2023-12-05T03:09:00Z">
            <w:rPr>
              <w:del w:id="30517" w:author="Barshadskaya, Yuliya" w:date="2024-02-23T00:16:00Z"/>
              <w:rFonts w:cs="Times New Roman"/>
              <w:lang w:val="en-GB"/>
            </w:rPr>
          </w:rPrChange>
        </w:rPr>
      </w:pPr>
      <w:del w:id="30518" w:author="Barshadskaya, Yuliya" w:date="2024-02-23T00:16:00Z">
        <w:r w:rsidRPr="006E6534" w:rsidDel="002E36A6">
          <w:rPr>
            <w:rFonts w:cs="Times New Roman"/>
            <w:color w:val="000000" w:themeColor="text1"/>
            <w:lang w:val="en-GB"/>
            <w:rPrChange w:id="30519" w:author="N F" w:date="2023-12-05T03:09:00Z">
              <w:rPr>
                <w:rFonts w:cs="Times New Roman"/>
                <w:lang w:val="en-GB"/>
              </w:rPr>
            </w:rPrChange>
          </w:rPr>
          <w:delText>26.</w:delText>
        </w:r>
        <w:r w:rsidRPr="006E6534" w:rsidDel="002E36A6">
          <w:rPr>
            <w:rFonts w:cs="Times New Roman"/>
            <w:color w:val="000000" w:themeColor="text1"/>
            <w:lang w:val="en-GB"/>
            <w:rPrChange w:id="30520" w:author="N F" w:date="2023-12-05T03:09:00Z">
              <w:rPr>
                <w:rFonts w:cs="Times New Roman"/>
                <w:lang w:val="en-GB"/>
              </w:rPr>
            </w:rPrChange>
          </w:rPr>
          <w:tab/>
          <w:delText xml:space="preserve">Wu YL, John T, Grohe C, Majem M, Goldman JW, Kim SW, et al. Postoperative Chemotherapy Use and Outcomes From ADAURA: Osimertinib as Adjuvant Therapy for Resected EGFR-Mutated NSCLC. J Thorac Oncol. 2022 Mar 1;17(3):423–33. </w:delText>
        </w:r>
      </w:del>
    </w:p>
    <w:p w14:paraId="6BA1DB73" w14:textId="1856DF72" w:rsidR="00393B18" w:rsidRPr="006E6534" w:rsidDel="002E36A6" w:rsidRDefault="00393B18" w:rsidP="00415551">
      <w:pPr>
        <w:pStyle w:val="ab"/>
        <w:rPr>
          <w:del w:id="30521" w:author="Barshadskaya, Yuliya" w:date="2024-02-23T00:16:00Z"/>
          <w:rFonts w:cs="Times New Roman"/>
          <w:color w:val="000000" w:themeColor="text1"/>
          <w:lang w:val="en-GB"/>
          <w:rPrChange w:id="30522" w:author="N F" w:date="2023-12-05T03:09:00Z">
            <w:rPr>
              <w:del w:id="30523" w:author="Barshadskaya, Yuliya" w:date="2024-02-23T00:16:00Z"/>
              <w:rFonts w:cs="Times New Roman"/>
              <w:lang w:val="en-GB"/>
            </w:rPr>
          </w:rPrChange>
        </w:rPr>
      </w:pPr>
      <w:del w:id="30524" w:author="Barshadskaya, Yuliya" w:date="2024-02-23T00:16:00Z">
        <w:r w:rsidRPr="006E6534" w:rsidDel="002E36A6">
          <w:rPr>
            <w:rFonts w:cs="Times New Roman"/>
            <w:color w:val="000000" w:themeColor="text1"/>
            <w:lang w:val="en-GB"/>
            <w:rPrChange w:id="30525" w:author="N F" w:date="2023-12-05T03:09:00Z">
              <w:rPr>
                <w:rFonts w:cs="Times New Roman"/>
                <w:lang w:val="en-GB"/>
              </w:rPr>
            </w:rPrChange>
          </w:rPr>
          <w:delText>27.</w:delText>
        </w:r>
        <w:r w:rsidRPr="006E6534" w:rsidDel="002E36A6">
          <w:rPr>
            <w:rFonts w:cs="Times New Roman"/>
            <w:color w:val="000000" w:themeColor="text1"/>
            <w:lang w:val="en-GB"/>
            <w:rPrChange w:id="30526" w:author="N F" w:date="2023-12-05T03:09:00Z">
              <w:rPr>
                <w:rFonts w:cs="Times New Roman"/>
                <w:lang w:val="en-GB"/>
              </w:rPr>
            </w:rPrChange>
          </w:rPr>
          <w:tab/>
          <w:delText>TAGRISSO (osimertinib) tablets. AstraZeneca Pharmaceuticals, LP Application No.:</w:delText>
        </w:r>
        <w:r w:rsidR="009217E2" w:rsidRPr="006E6534" w:rsidDel="002E36A6">
          <w:rPr>
            <w:rFonts w:cs="Times New Roman"/>
            <w:color w:val="000000" w:themeColor="text1"/>
            <w:lang w:val="en-GB"/>
            <w:rPrChange w:id="30527" w:author="N F" w:date="2023-12-05T03:09:00Z">
              <w:rPr>
                <w:rFonts w:cs="Times New Roman"/>
                <w:lang w:val="en-GB"/>
              </w:rPr>
            </w:rPrChange>
          </w:rPr>
          <w:delText xml:space="preserve"> </w:delText>
        </w:r>
        <w:r w:rsidRPr="006E6534" w:rsidDel="002E36A6">
          <w:rPr>
            <w:rFonts w:cs="Times New Roman"/>
            <w:color w:val="000000" w:themeColor="text1"/>
            <w:lang w:val="en-GB"/>
            <w:rPrChange w:id="30528" w:author="N F" w:date="2023-12-05T03:09:00Z">
              <w:rPr>
                <w:rFonts w:cs="Times New Roman"/>
                <w:lang w:val="en-GB"/>
              </w:rPr>
            </w:rPrChange>
          </w:rPr>
          <w:delText>208065. Approval Date: 11/13/2015. Medical Review. [Internet]. [cited 2022 Aug 2]. Available from: https://www.accessdata.fda.gov/drugsatfda_docs/nda/2015/208065Orig1s000TOC.cfm</w:delText>
        </w:r>
      </w:del>
    </w:p>
    <w:p w14:paraId="3B6CB5C7" w14:textId="009CDA99" w:rsidR="00393B18" w:rsidRPr="006E6534" w:rsidDel="002E36A6" w:rsidRDefault="00393B18" w:rsidP="00415551">
      <w:pPr>
        <w:pStyle w:val="ab"/>
        <w:rPr>
          <w:del w:id="30529" w:author="Barshadskaya, Yuliya" w:date="2024-02-23T00:16:00Z"/>
          <w:rFonts w:cs="Times New Roman"/>
          <w:color w:val="000000" w:themeColor="text1"/>
          <w:lang w:val="en-GB"/>
          <w:rPrChange w:id="30530" w:author="N F" w:date="2023-12-05T03:09:00Z">
            <w:rPr>
              <w:del w:id="30531" w:author="Barshadskaya, Yuliya" w:date="2024-02-23T00:16:00Z"/>
              <w:rFonts w:cs="Times New Roman"/>
              <w:lang w:val="en-GB"/>
            </w:rPr>
          </w:rPrChange>
        </w:rPr>
      </w:pPr>
      <w:del w:id="30532" w:author="Barshadskaya, Yuliya" w:date="2024-02-23T00:16:00Z">
        <w:r w:rsidRPr="006E6534" w:rsidDel="002E36A6">
          <w:rPr>
            <w:rFonts w:cs="Times New Roman"/>
            <w:color w:val="000000" w:themeColor="text1"/>
            <w:lang w:val="en-GB"/>
            <w:rPrChange w:id="30533" w:author="N F" w:date="2023-12-05T03:09:00Z">
              <w:rPr>
                <w:rFonts w:cs="Times New Roman"/>
                <w:lang w:val="en-GB"/>
              </w:rPr>
            </w:rPrChange>
          </w:rPr>
          <w:delText>28.</w:delText>
        </w:r>
        <w:r w:rsidRPr="006E6534" w:rsidDel="002E36A6">
          <w:rPr>
            <w:rFonts w:cs="Times New Roman"/>
            <w:color w:val="000000" w:themeColor="text1"/>
            <w:lang w:val="en-GB"/>
            <w:rPrChange w:id="30534" w:author="N F" w:date="2023-12-05T03:09:00Z">
              <w:rPr>
                <w:rFonts w:cs="Times New Roman"/>
                <w:lang w:val="en-GB"/>
              </w:rPr>
            </w:rPrChange>
          </w:rPr>
          <w:tab/>
          <w:delText xml:space="preserve">Ono T, Igawa S, Ozawa T, Kasajima M, Ishihara M, Hiyoshi Y, et al. Evaluation of osimertinib efficacy according to body surface area and body mass index in patients with non-small cell lung cancer harboring an EGFR mutation: A prospective observational study. Thorac Cancer. 2019;10(4):880–9. </w:delText>
        </w:r>
      </w:del>
    </w:p>
    <w:p w14:paraId="54865574" w14:textId="305B887A" w:rsidR="00393B18" w:rsidRPr="006E6534" w:rsidDel="002E36A6" w:rsidRDefault="00393B18" w:rsidP="00415551">
      <w:pPr>
        <w:pStyle w:val="ab"/>
        <w:rPr>
          <w:del w:id="30535" w:author="Barshadskaya, Yuliya" w:date="2024-02-23T00:16:00Z"/>
          <w:rFonts w:cs="Times New Roman"/>
          <w:color w:val="000000" w:themeColor="text1"/>
          <w:lang w:val="en-GB"/>
          <w:rPrChange w:id="30536" w:author="N F" w:date="2023-12-05T03:09:00Z">
            <w:rPr>
              <w:del w:id="30537" w:author="Barshadskaya, Yuliya" w:date="2024-02-23T00:16:00Z"/>
              <w:rFonts w:cs="Times New Roman"/>
              <w:lang w:val="en-GB"/>
            </w:rPr>
          </w:rPrChange>
        </w:rPr>
      </w:pPr>
      <w:del w:id="30538" w:author="Barshadskaya, Yuliya" w:date="2024-02-23T00:16:00Z">
        <w:r w:rsidRPr="006E6534" w:rsidDel="002E36A6">
          <w:rPr>
            <w:rFonts w:cs="Times New Roman"/>
            <w:color w:val="000000" w:themeColor="text1"/>
            <w:lang w:val="en-GB"/>
            <w:rPrChange w:id="30539" w:author="N F" w:date="2023-12-05T03:09:00Z">
              <w:rPr>
                <w:rFonts w:cs="Times New Roman"/>
                <w:lang w:val="en-GB"/>
              </w:rPr>
            </w:rPrChange>
          </w:rPr>
          <w:delText>29.</w:delText>
        </w:r>
        <w:r w:rsidRPr="006E6534" w:rsidDel="002E36A6">
          <w:rPr>
            <w:rFonts w:cs="Times New Roman"/>
            <w:color w:val="000000" w:themeColor="text1"/>
            <w:lang w:val="en-GB"/>
            <w:rPrChange w:id="30540" w:author="N F" w:date="2023-12-05T03:09:00Z">
              <w:rPr>
                <w:rFonts w:cs="Times New Roman"/>
                <w:lang w:val="en-GB"/>
              </w:rPr>
            </w:rPrChange>
          </w:rPr>
          <w:tab/>
          <w:delText xml:space="preserve">Igawa S, Ono T, Kasajima M, Ishihara M, Hiyoshi Y, Kusuhara S, et al. Impact of EGFR genotype on the efficacy of osimertinib in EGFR tyrosine kinase inhibitor-resistant patients with non-small cell lung cancer: a prospective observational study. Cancer Manag Res. 2019 May 28;11:4883–92. </w:delText>
        </w:r>
      </w:del>
    </w:p>
    <w:p w14:paraId="40892BE4" w14:textId="139F3794" w:rsidR="00393B18" w:rsidRPr="006E6534" w:rsidDel="002E36A6" w:rsidRDefault="00393B18" w:rsidP="00415551">
      <w:pPr>
        <w:pStyle w:val="ab"/>
        <w:rPr>
          <w:del w:id="30541" w:author="Barshadskaya, Yuliya" w:date="2024-02-23T00:16:00Z"/>
          <w:rFonts w:cs="Times New Roman"/>
          <w:color w:val="000000" w:themeColor="text1"/>
          <w:lang w:val="en-GB"/>
          <w:rPrChange w:id="30542" w:author="N F" w:date="2023-12-05T03:09:00Z">
            <w:rPr>
              <w:del w:id="30543" w:author="Barshadskaya, Yuliya" w:date="2024-02-23T00:16:00Z"/>
              <w:rFonts w:cs="Times New Roman"/>
              <w:lang w:val="en-GB"/>
            </w:rPr>
          </w:rPrChange>
        </w:rPr>
      </w:pPr>
      <w:del w:id="30544" w:author="Barshadskaya, Yuliya" w:date="2024-02-23T00:16:00Z">
        <w:r w:rsidRPr="006E6534" w:rsidDel="002E36A6">
          <w:rPr>
            <w:rFonts w:cs="Times New Roman"/>
            <w:color w:val="000000" w:themeColor="text1"/>
            <w:lang w:val="en-GB"/>
            <w:rPrChange w:id="30545" w:author="N F" w:date="2023-12-05T03:09:00Z">
              <w:rPr>
                <w:rFonts w:cs="Times New Roman"/>
                <w:lang w:val="en-GB"/>
              </w:rPr>
            </w:rPrChange>
          </w:rPr>
          <w:delText>30.</w:delText>
        </w:r>
        <w:r w:rsidRPr="006E6534" w:rsidDel="002E36A6">
          <w:rPr>
            <w:rFonts w:cs="Times New Roman"/>
            <w:color w:val="000000" w:themeColor="text1"/>
            <w:lang w:val="en-GB"/>
            <w:rPrChange w:id="30546" w:author="N F" w:date="2023-12-05T03:09:00Z">
              <w:rPr>
                <w:rFonts w:cs="Times New Roman"/>
                <w:lang w:val="en-GB"/>
              </w:rPr>
            </w:rPrChange>
          </w:rPr>
          <w:tab/>
          <w:delText xml:space="preserve">Yoshimura A, Yamada T, Okuma Y, Fukuda A, Watanabe S, Nishioka N, et al. Impact of tumor programmed death ligand-1 expression on osimertinib efficacy in untreated EGFR-mutated advanced non-small cell lung cancer: a prospective observational study. Transl Lung Cancer Res. 2021 Aug;10(8):3582–93. </w:delText>
        </w:r>
      </w:del>
    </w:p>
    <w:p w14:paraId="6965A11E" w14:textId="23DB84A2" w:rsidR="00393B18" w:rsidRPr="006E6534" w:rsidDel="002E36A6" w:rsidRDefault="00393B18" w:rsidP="00415551">
      <w:pPr>
        <w:pStyle w:val="ab"/>
        <w:rPr>
          <w:del w:id="30547" w:author="Barshadskaya, Yuliya" w:date="2024-02-23T00:16:00Z"/>
          <w:rFonts w:cs="Times New Roman"/>
          <w:color w:val="000000" w:themeColor="text1"/>
          <w:lang w:val="en-GB"/>
          <w:rPrChange w:id="30548" w:author="N F" w:date="2023-12-05T03:09:00Z">
            <w:rPr>
              <w:del w:id="30549" w:author="Barshadskaya, Yuliya" w:date="2024-02-23T00:16:00Z"/>
              <w:rFonts w:cs="Times New Roman"/>
              <w:lang w:val="en-GB"/>
            </w:rPr>
          </w:rPrChange>
        </w:rPr>
      </w:pPr>
      <w:del w:id="30550" w:author="Barshadskaya, Yuliya" w:date="2024-02-23T00:16:00Z">
        <w:r w:rsidRPr="006E6534" w:rsidDel="002E36A6">
          <w:rPr>
            <w:rFonts w:cs="Times New Roman"/>
            <w:color w:val="000000" w:themeColor="text1"/>
            <w:lang w:val="en-GB"/>
            <w:rPrChange w:id="30551" w:author="N F" w:date="2023-12-05T03:09:00Z">
              <w:rPr>
                <w:rFonts w:cs="Times New Roman"/>
                <w:lang w:val="en-GB"/>
              </w:rPr>
            </w:rPrChange>
          </w:rPr>
          <w:delText>31.</w:delText>
        </w:r>
        <w:r w:rsidRPr="006E6534" w:rsidDel="002E36A6">
          <w:rPr>
            <w:rFonts w:cs="Times New Roman"/>
            <w:color w:val="000000" w:themeColor="text1"/>
            <w:lang w:val="en-GB"/>
            <w:rPrChange w:id="30552" w:author="N F" w:date="2023-12-05T03:09:00Z">
              <w:rPr>
                <w:rFonts w:cs="Times New Roman"/>
                <w:lang w:val="en-GB"/>
              </w:rPr>
            </w:rPrChange>
          </w:rPr>
          <w:tab/>
          <w:delText xml:space="preserve">Hochmair MJ, Morabito A, Hao D, Yang CT, Soo RA, Yang JCH, et al. Sequential treatment with afatinib and osimertinib in patients with EGFR mutation-positive non-small-cell lung cancer: an observational study. Future Oncol. 2018 Nov;14(27):2861–74. </w:delText>
        </w:r>
      </w:del>
    </w:p>
    <w:p w14:paraId="4B956E93" w14:textId="6BF8A5E3" w:rsidR="00871278" w:rsidRPr="00DD38F1" w:rsidDel="002E36A6" w:rsidRDefault="00393B18" w:rsidP="00871278">
      <w:pPr>
        <w:pStyle w:val="ab"/>
        <w:rPr>
          <w:del w:id="30553" w:author="Barshadskaya, Yuliya" w:date="2024-02-23T00:16:00Z"/>
          <w:rFonts w:cs="Times New Roman"/>
          <w:color w:val="000000" w:themeColor="text1"/>
          <w:lang w:val="en-US"/>
          <w:rPrChange w:id="30554" w:author="Barshadskaya, Yuliya" w:date="2024-01-13T17:58:00Z">
            <w:rPr>
              <w:del w:id="30555" w:author="Barshadskaya, Yuliya" w:date="2024-02-23T00:16:00Z"/>
              <w:rFonts w:cs="Times New Roman"/>
            </w:rPr>
          </w:rPrChange>
        </w:rPr>
      </w:pPr>
      <w:del w:id="30556" w:author="Barshadskaya, Yuliya" w:date="2024-02-23T00:16:00Z">
        <w:r w:rsidRPr="006E6534" w:rsidDel="002E36A6">
          <w:rPr>
            <w:rFonts w:cs="Times New Roman"/>
            <w:color w:val="000000" w:themeColor="text1"/>
            <w:lang w:val="en-GB"/>
            <w:rPrChange w:id="30557" w:author="N F" w:date="2023-12-05T03:09:00Z">
              <w:rPr>
                <w:rFonts w:cs="Times New Roman"/>
                <w:lang w:val="en-GB"/>
              </w:rPr>
            </w:rPrChange>
          </w:rPr>
          <w:delText>32.</w:delText>
        </w:r>
        <w:r w:rsidRPr="006E6534" w:rsidDel="002E36A6">
          <w:rPr>
            <w:rFonts w:cs="Times New Roman"/>
            <w:color w:val="000000" w:themeColor="text1"/>
            <w:lang w:val="en-GB"/>
            <w:rPrChange w:id="30558" w:author="N F" w:date="2023-12-05T03:09:00Z">
              <w:rPr>
                <w:rFonts w:cs="Times New Roman"/>
                <w:lang w:val="en-GB"/>
              </w:rPr>
            </w:rPrChange>
          </w:rPr>
          <w:tab/>
          <w:delText xml:space="preserve">Akamatsu H, Toi Y, Hayashi H, Fujimoto D, Tachihara M, Furuya N, et al. Efficacy of Osimertinib Plus Bevacizumab vs Osimertinib in Patients With EGFR T790M–Mutated Non–Small Cell Lung Cancer Previously Treated With Epidermal Growth Factor Receptor–Tyrosine Kinase Inhibitor: West Japan Oncology Group 8715L Phase 2 Randomized Clinical Trial. </w:delText>
        </w:r>
        <w:r w:rsidRPr="00871278" w:rsidDel="002E36A6">
          <w:rPr>
            <w:rFonts w:cs="Times New Roman"/>
            <w:color w:val="000000" w:themeColor="text1"/>
            <w:lang w:val="en-US"/>
            <w:rPrChange w:id="30559" w:author="Barshadskaya, Yuliya" w:date="2024-01-12T22:39:00Z">
              <w:rPr>
                <w:rFonts w:cs="Times New Roman"/>
              </w:rPr>
            </w:rPrChange>
          </w:rPr>
          <w:delText xml:space="preserve">JAMA Oncol. 2021 Mar 1;7(3):386–94. </w:delText>
        </w:r>
      </w:del>
    </w:p>
    <w:p w14:paraId="583445EB" w14:textId="5689FF10" w:rsidR="008F0A30" w:rsidRPr="005E37B2" w:rsidRDefault="008F0A30">
      <w:pPr>
        <w:spacing w:line="240" w:lineRule="auto"/>
        <w:ind w:firstLine="0"/>
        <w:rPr>
          <w:rFonts w:cs="Times New Roman"/>
          <w:color w:val="000000" w:themeColor="text1"/>
          <w:lang w:val="en-US"/>
          <w:rPrChange w:id="30560" w:author="Barshadskaya, Yuliya" w:date="2024-01-16T18:39:00Z">
            <w:rPr>
              <w:rFonts w:cs="Times New Roman"/>
            </w:rPr>
          </w:rPrChange>
        </w:rPr>
        <w:pPrChange w:id="30561" w:author="Barshadskaya, Yuliya" w:date="2024-01-16T18:39:00Z">
          <w:pPr>
            <w:ind w:left="709" w:firstLine="0"/>
          </w:pPr>
        </w:pPrChange>
      </w:pPr>
      <w:del w:id="30562" w:author="Barshadskaya, Yuliya" w:date="2024-02-23T00:16:00Z">
        <w:r w:rsidRPr="006E6534" w:rsidDel="002E36A6">
          <w:rPr>
            <w:rFonts w:cs="Times New Roman"/>
            <w:color w:val="000000" w:themeColor="text1"/>
            <w:rPrChange w:id="30563" w:author="N F" w:date="2023-12-05T03:09:00Z">
              <w:rPr>
                <w:rFonts w:cs="Times New Roman"/>
              </w:rPr>
            </w:rPrChange>
          </w:rPr>
          <w:fldChar w:fldCharType="end"/>
        </w:r>
      </w:del>
    </w:p>
    <w:sectPr w:rsidR="008F0A30" w:rsidRPr="005E37B2" w:rsidSect="00F85178">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020" w:author="Khasanova, Nailya" w:date="2023-03-29T16:13:00Z" w:initials="KN">
    <w:p w14:paraId="5EBBB93C" w14:textId="77777777" w:rsidR="00B8644E" w:rsidRDefault="00B8644E" w:rsidP="00A55490">
      <w:pPr>
        <w:pStyle w:val="af1"/>
      </w:pPr>
      <w:r>
        <w:rPr>
          <w:rStyle w:val="af0"/>
        </w:rPr>
        <w:annotationRef/>
      </w:r>
      <w:r>
        <w:t>Обратить внимание</w:t>
      </w:r>
    </w:p>
  </w:comment>
  <w:comment w:id="3299" w:author="SD" w:date="2022-10-03T12:18:00Z" w:initials="SD">
    <w:p w14:paraId="66B8E011" w14:textId="2BB2F39D" w:rsidR="00B8644E" w:rsidRDefault="00B8644E" w:rsidP="00787A04">
      <w:pPr>
        <w:pStyle w:val="af1"/>
        <w:jc w:val="left"/>
      </w:pPr>
      <w:r>
        <w:rPr>
          <w:rStyle w:val="af0"/>
        </w:rPr>
        <w:annotationRef/>
      </w:r>
      <w:r>
        <w:t>Коллеги, добавьте, пожалуйста, информацию из проекта ОХЛП, нам он предоставлен не был</w:t>
      </w:r>
    </w:p>
  </w:comment>
  <w:comment w:id="3681" w:author="Khasanova, Nailya" w:date="2023-03-29T16:24:00Z" w:initials="KN">
    <w:p w14:paraId="41344400" w14:textId="77777777" w:rsidR="00B8644E" w:rsidRPr="00213C2F" w:rsidRDefault="00B8644E" w:rsidP="00BE5BEB">
      <w:pPr>
        <w:pStyle w:val="af1"/>
      </w:pPr>
      <w:r>
        <w:rPr>
          <w:rStyle w:val="af0"/>
        </w:rPr>
        <w:annotationRef/>
      </w:r>
      <w:r>
        <w:t>Не забывать присать, к какому классу по БКС относится препарат.</w:t>
      </w:r>
    </w:p>
  </w:comment>
  <w:comment w:id="4124" w:author="Елена Белолипецкая" w:date="2022-10-25T15:52:00Z" w:initials="Е.Б.">
    <w:p w14:paraId="3FDE514D" w14:textId="77777777" w:rsidR="00B8644E" w:rsidRPr="008406A0" w:rsidRDefault="00B8644E" w:rsidP="007B6443">
      <w:pPr>
        <w:pStyle w:val="af1"/>
      </w:pPr>
      <w:r>
        <w:rPr>
          <w:rStyle w:val="af0"/>
        </w:rPr>
        <w:annotationRef/>
      </w:r>
      <w:r>
        <w:t xml:space="preserve">основные данные по токсичности при однократном и многократном введении. Важно указать </w:t>
      </w:r>
      <w:r>
        <w:rPr>
          <w:lang w:val="en-US"/>
        </w:rPr>
        <w:t>NOAEL</w:t>
      </w:r>
      <w:r>
        <w:t>, если известно, основные органы-мишени</w:t>
      </w:r>
    </w:p>
  </w:comment>
  <w:comment w:id="12863" w:author="Khasanova, Nailya" w:date="2023-03-29T16:26:00Z" w:initials="KN">
    <w:p w14:paraId="32A98F8D" w14:textId="77777777" w:rsidR="00B8644E" w:rsidRDefault="00B8644E" w:rsidP="00BA2013">
      <w:pPr>
        <w:pStyle w:val="af1"/>
      </w:pPr>
      <w:r>
        <w:rPr>
          <w:rStyle w:val="af0"/>
        </w:rPr>
        <w:annotationRef/>
      </w:r>
      <w:r>
        <w:t>Не забывать указывать к какому классу БКС относится препарат.</w:t>
      </w:r>
    </w:p>
  </w:comment>
  <w:comment w:id="26900" w:author="Khasanova, Nailya" w:date="2023-03-29T16:28:00Z" w:initials="KN">
    <w:p w14:paraId="507EBE1B" w14:textId="77777777" w:rsidR="00B8644E" w:rsidRPr="00FB1DB6" w:rsidRDefault="00B8644E" w:rsidP="008E3069">
      <w:pPr>
        <w:pStyle w:val="af1"/>
      </w:pPr>
      <w:r>
        <w:rPr>
          <w:rStyle w:val="af0"/>
        </w:rPr>
        <w:annotationRef/>
      </w:r>
      <w:r>
        <w:t>Не забывать про БКС.</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EBBB93C" w15:done="0"/>
  <w15:commentEx w15:paraId="66B8E011" w15:done="0"/>
  <w15:commentEx w15:paraId="41344400" w15:done="0"/>
  <w15:commentEx w15:paraId="3FDE514D" w15:done="0"/>
  <w15:commentEx w15:paraId="32A98F8D" w15:done="0"/>
  <w15:commentEx w15:paraId="507EBE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5F20A" w16cex:dateUtc="2022-10-03T20:43:00Z"/>
  <w16cex:commentExtensible w16cex:durableId="26E55179" w16cex:dateUtc="2022-10-03T09: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5EEF31" w16cid:durableId="26E5F20A"/>
  <w16cid:commentId w16cid:paraId="5EBBB93C" w16cid:durableId="2874C38C"/>
  <w16cid:commentId w16cid:paraId="66B8E011" w16cid:durableId="26E55179"/>
  <w16cid:commentId w16cid:paraId="41344400" w16cid:durableId="2874C38D"/>
  <w16cid:commentId w16cid:paraId="32A98F8D" w16cid:durableId="2874C38F"/>
  <w16cid:commentId w16cid:paraId="507EBE1B" w16cid:durableId="2874C39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AB1BB5" w14:textId="77777777" w:rsidR="00B8644E" w:rsidRDefault="00B8644E" w:rsidP="0082226D">
      <w:r>
        <w:separator/>
      </w:r>
    </w:p>
  </w:endnote>
  <w:endnote w:type="continuationSeparator" w:id="0">
    <w:p w14:paraId="6E81FC6F" w14:textId="77777777" w:rsidR="00B8644E" w:rsidRDefault="00B8644E" w:rsidP="008222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ppleSystemUIFont">
    <w:altName w:val="Calibri"/>
    <w:charset w:val="00"/>
    <w:family w:val="auto"/>
    <w:pitch w:val="default"/>
    <w:sig w:usb0="00000003" w:usb1="00000000" w:usb2="00000000" w:usb3="00000000" w:csb0="00000001" w:csb1="00000000"/>
  </w:font>
  <w:font w:name="TimesNewRomanPS-BoldMT">
    <w:altName w:val="MS Mincho"/>
    <w:panose1 w:val="00000000000000000000"/>
    <w:charset w:val="00"/>
    <w:family w:val="roman"/>
    <w:notTrueType/>
    <w:pitch w:val="default"/>
  </w:font>
  <w:font w:name="Nunito Sans">
    <w:charset w:val="00"/>
    <w:family w:val="auto"/>
    <w:pitch w:val="variable"/>
    <w:sig w:usb0="A00002FF" w:usb1="5000204B" w:usb2="00000000" w:usb3="00000000" w:csb0="00000197"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24A3CD" w14:textId="26B961E8" w:rsidR="00B8644E" w:rsidRPr="003F7EB7" w:rsidRDefault="00B8644E" w:rsidP="00787A04">
    <w:pPr>
      <w:pStyle w:val="ae"/>
      <w:ind w:firstLine="0"/>
    </w:pPr>
    <w:r>
      <w:t>КОНФИДЕНЦИАЛЬНО</w:t>
    </w:r>
    <w:r>
      <w:ptab w:relativeTo="margin" w:alignment="center" w:leader="none"/>
    </w:r>
    <w:r>
      <w:t xml:space="preserve"> Версия </w:t>
    </w:r>
    <w:sdt>
      <w:sdtPr>
        <w:id w:val="1097993514"/>
        <w:placeholder>
          <w:docPart w:val="DefaultPlaceholder_-1854013440"/>
        </w:placeholder>
        <w:dataBinding w:prefixMappings="xmlns:ns0='http://protocoldata@statandocs.com' " w:xpath="/ns0:sdprotocoldata[1]/ns0:SDDocProperties[1]/ns0:DocumentVersion[1]" w:storeItemID="{FCA95C51-6243-4E94-B45A-ADB0ED17598B}"/>
        <w:text/>
      </w:sdtPr>
      <w:sdtEndPr/>
      <w:sdtContent>
        <w:r>
          <w:t>1.0</w:t>
        </w:r>
      </w:sdtContent>
    </w:sdt>
    <w:r>
      <w:t xml:space="preserve"> </w:t>
    </w:r>
    <w:r w:rsidRPr="00086F14">
      <w:t xml:space="preserve">от </w:t>
    </w:r>
    <w:sdt>
      <w:sdtPr>
        <w:id w:val="997009547"/>
        <w:placeholder>
          <w:docPart w:val="DefaultPlaceholder_-1854013440"/>
        </w:placeholder>
        <w:dataBinding w:prefixMappings="xmlns:ns0='http://protocoldata@statandocs.com' " w:xpath="/ns0:sdprotocoldata[1]/ns0:SDDocProperties[1]/ns0:DocumentDate[1]" w:storeItemID="{FCA95C51-6243-4E94-B45A-ADB0ED17598B}"/>
        <w:text/>
      </w:sdtPr>
      <w:sdtEndPr/>
      <w:sdtContent>
        <w:del w:id="50" w:author="Barshadskaya, Yuliya" w:date="2024-01-10T18:20:00Z">
          <w:r w:rsidDel="00E14843">
            <w:delText>ХХ.08.2022 г.</w:delText>
          </w:r>
        </w:del>
        <w:ins w:id="51" w:author="Barshadskaya, Yuliya" w:date="2024-01-10T18:20:00Z">
          <w:r>
            <w:t>ХХ января 2024 г.</w:t>
          </w:r>
        </w:ins>
      </w:sdtContent>
    </w:sdt>
    <w:r>
      <w:t xml:space="preserve"> </w:t>
    </w:r>
    <w:r>
      <w:ptab w:relativeTo="margin" w:alignment="right" w:leader="none"/>
    </w:r>
    <w:r>
      <w:t xml:space="preserve">Страница </w:t>
    </w:r>
    <w:r>
      <w:fldChar w:fldCharType="begin"/>
    </w:r>
    <w:r>
      <w:instrText xml:space="preserve"> PAGE   \* MERGEFORMAT </w:instrText>
    </w:r>
    <w:r>
      <w:fldChar w:fldCharType="separate"/>
    </w:r>
    <w:r w:rsidR="00484066">
      <w:rPr>
        <w:noProof/>
      </w:rPr>
      <w:t>10</w:t>
    </w:r>
    <w:r>
      <w:fldChar w:fldCharType="end"/>
    </w:r>
    <w:r>
      <w:t xml:space="preserve"> из </w:t>
    </w:r>
    <w:fldSimple w:instr=" NUMPAGES   \* MERGEFORMAT ">
      <w:r w:rsidR="00484066">
        <w:rPr>
          <w:noProof/>
        </w:rPr>
        <w:t>100</w:t>
      </w:r>
    </w:fldSimple>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72B0F1" w14:textId="77777777" w:rsidR="00B8644E" w:rsidRDefault="00B8644E" w:rsidP="00066F7B">
      <w:r>
        <w:separator/>
      </w:r>
    </w:p>
  </w:footnote>
  <w:footnote w:type="continuationSeparator" w:id="0">
    <w:p w14:paraId="3429D1E3" w14:textId="77777777" w:rsidR="00B8644E" w:rsidRDefault="00B8644E" w:rsidP="000317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40" w:type="dxa"/>
      <w:tblInd w:w="-142" w:type="dxa"/>
      <w:tblLook w:val="04A0" w:firstRow="1" w:lastRow="0" w:firstColumn="1" w:lastColumn="0" w:noHBand="0" w:noVBand="1"/>
    </w:tblPr>
    <w:tblGrid>
      <w:gridCol w:w="4564"/>
      <w:gridCol w:w="5076"/>
    </w:tblGrid>
    <w:tr w:rsidR="00B8644E" w:rsidRPr="008C1807" w14:paraId="3368B723" w14:textId="77777777" w:rsidTr="00AC66D4">
      <w:tc>
        <w:tcPr>
          <w:tcW w:w="4564" w:type="dxa"/>
          <w:hideMark/>
        </w:tcPr>
        <w:p w14:paraId="50525044" w14:textId="77777777" w:rsidR="00B8644E" w:rsidRDefault="00B8644E" w:rsidP="00F85178">
          <w:pPr>
            <w:tabs>
              <w:tab w:val="center" w:pos="4677"/>
              <w:tab w:val="right" w:pos="9355"/>
            </w:tabs>
            <w:spacing w:after="0" w:line="240" w:lineRule="auto"/>
            <w:jc w:val="left"/>
            <w:rPr>
              <w:rFonts w:eastAsia="Times New Roman"/>
            </w:rPr>
          </w:pPr>
        </w:p>
        <w:p w14:paraId="00DE1467" w14:textId="77777777" w:rsidR="00B8644E" w:rsidRPr="008C1807" w:rsidRDefault="00B8644E" w:rsidP="008D162B">
          <w:pPr>
            <w:tabs>
              <w:tab w:val="center" w:pos="4677"/>
              <w:tab w:val="right" w:pos="9355"/>
            </w:tabs>
            <w:spacing w:after="0" w:line="240" w:lineRule="auto"/>
            <w:ind w:left="38" w:firstLine="0"/>
            <w:jc w:val="left"/>
            <w:rPr>
              <w:rFonts w:eastAsia="Times New Roman"/>
            </w:rPr>
          </w:pPr>
          <w:r w:rsidRPr="008C1807">
            <w:rPr>
              <w:rFonts w:eastAsia="Times New Roman"/>
            </w:rPr>
            <w:t>Брошюра исследователя</w:t>
          </w:r>
        </w:p>
        <w:p w14:paraId="62C162C5" w14:textId="3E1EB12C" w:rsidR="00B8644E" w:rsidRPr="00F85178" w:rsidRDefault="00B8644E" w:rsidP="008D162B">
          <w:pPr>
            <w:tabs>
              <w:tab w:val="center" w:pos="4677"/>
              <w:tab w:val="right" w:pos="9355"/>
            </w:tabs>
            <w:spacing w:after="0" w:line="240" w:lineRule="auto"/>
            <w:ind w:left="38" w:firstLine="0"/>
            <w:jc w:val="left"/>
          </w:pPr>
          <w:r w:rsidRPr="008C1807">
            <w:rPr>
              <w:rFonts w:eastAsia="Times New Roman"/>
            </w:rPr>
            <w:t>Номер протокола:</w:t>
          </w:r>
          <w:r>
            <w:rPr>
              <w:rFonts w:eastAsia="Times New Roman"/>
            </w:rPr>
            <w:t xml:space="preserve"> </w:t>
          </w:r>
          <w:r>
            <w:rPr>
              <w:rFonts w:eastAsia="Times New Roman"/>
            </w:rPr>
            <w:fldChar w:fldCharType="begin"/>
          </w:r>
          <w:r>
            <w:rPr>
              <w:rFonts w:eastAsia="Times New Roman"/>
            </w:rPr>
            <w:instrText xml:space="preserve"> STYLEREF  "Protocol ID"  \* MERGEFORMAT </w:instrText>
          </w:r>
          <w:r>
            <w:rPr>
              <w:rFonts w:eastAsia="Times New Roman"/>
            </w:rPr>
            <w:fldChar w:fldCharType="separate"/>
          </w:r>
          <w:r w:rsidR="00484066">
            <w:rPr>
              <w:rFonts w:eastAsia="Times New Roman"/>
              <w:noProof/>
            </w:rPr>
            <w:t>CL011049155</w:t>
          </w:r>
          <w:r>
            <w:rPr>
              <w:rFonts w:eastAsia="Times New Roman"/>
            </w:rPr>
            <w:fldChar w:fldCharType="end"/>
          </w:r>
        </w:p>
        <w:p w14:paraId="2FF717FB" w14:textId="77777777" w:rsidR="00B8644E" w:rsidRPr="00986AA3" w:rsidRDefault="00B8644E" w:rsidP="008D162B">
          <w:pPr>
            <w:tabs>
              <w:tab w:val="center" w:pos="4677"/>
              <w:tab w:val="right" w:pos="9355"/>
            </w:tabs>
            <w:spacing w:after="0" w:line="240" w:lineRule="auto"/>
            <w:ind w:left="38" w:firstLine="0"/>
            <w:jc w:val="left"/>
            <w:rPr>
              <w:rFonts w:eastAsia="Times New Roman"/>
            </w:rPr>
          </w:pPr>
          <w:r>
            <w:t>Спонсор: АО «Р-Фарм»</w:t>
          </w:r>
        </w:p>
      </w:tc>
      <w:tc>
        <w:tcPr>
          <w:tcW w:w="5076" w:type="dxa"/>
          <w:hideMark/>
        </w:tcPr>
        <w:p w14:paraId="355FB327" w14:textId="77777777" w:rsidR="00B8644E" w:rsidRPr="008C1807" w:rsidRDefault="00B8644E" w:rsidP="00F85178">
          <w:pPr>
            <w:tabs>
              <w:tab w:val="center" w:pos="4677"/>
              <w:tab w:val="right" w:pos="9355"/>
            </w:tabs>
            <w:spacing w:after="0" w:line="240" w:lineRule="auto"/>
            <w:jc w:val="right"/>
            <w:rPr>
              <w:rFonts w:eastAsia="Times New Roman"/>
            </w:rPr>
          </w:pPr>
          <w:r w:rsidRPr="00EC20DD">
            <w:rPr>
              <w:noProof/>
              <w:lang w:eastAsia="ru-RU"/>
            </w:rPr>
            <w:drawing>
              <wp:inline distT="0" distB="0" distL="0" distR="0" wp14:anchorId="534676A1" wp14:editId="5141F22D">
                <wp:extent cx="683260" cy="683260"/>
                <wp:effectExtent l="0" t="0" r="2540" b="2540"/>
                <wp:docPr id="12"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rcRect/>
                        <a:stretch/>
                      </pic:blipFill>
                      <pic:spPr>
                        <a:xfrm>
                          <a:off x="0" y="0"/>
                          <a:ext cx="683260" cy="683260"/>
                        </a:xfrm>
                        <a:prstGeom prst="rect">
                          <a:avLst/>
                        </a:prstGeom>
                      </pic:spPr>
                    </pic:pic>
                  </a:graphicData>
                </a:graphic>
              </wp:inline>
            </w:drawing>
          </w:r>
        </w:p>
      </w:tc>
    </w:tr>
  </w:tbl>
  <w:p w14:paraId="3E8F668D" w14:textId="71C5E796" w:rsidR="00B8644E" w:rsidRPr="00F85178" w:rsidRDefault="00B8644E" w:rsidP="00F85178">
    <w:pPr>
      <w:pStyle w:val="ac"/>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40" w:type="dxa"/>
      <w:tblInd w:w="-142" w:type="dxa"/>
      <w:tblLook w:val="04A0" w:firstRow="1" w:lastRow="0" w:firstColumn="1" w:lastColumn="0" w:noHBand="0" w:noVBand="1"/>
    </w:tblPr>
    <w:tblGrid>
      <w:gridCol w:w="4564"/>
      <w:gridCol w:w="5076"/>
    </w:tblGrid>
    <w:tr w:rsidR="00B8644E" w:rsidRPr="008C1807" w14:paraId="4171CCD2" w14:textId="77777777" w:rsidTr="00AC66D4">
      <w:tc>
        <w:tcPr>
          <w:tcW w:w="4564" w:type="dxa"/>
          <w:hideMark/>
        </w:tcPr>
        <w:p w14:paraId="54A85D12" w14:textId="77777777" w:rsidR="00B8644E" w:rsidRDefault="00B8644E" w:rsidP="00722E80">
          <w:pPr>
            <w:tabs>
              <w:tab w:val="center" w:pos="4677"/>
              <w:tab w:val="right" w:pos="9355"/>
            </w:tabs>
            <w:spacing w:after="0" w:line="240" w:lineRule="auto"/>
            <w:jc w:val="left"/>
            <w:rPr>
              <w:rFonts w:eastAsia="Times New Roman"/>
            </w:rPr>
          </w:pPr>
        </w:p>
        <w:p w14:paraId="5A075321" w14:textId="77777777" w:rsidR="00B8644E" w:rsidRPr="008C1807" w:rsidRDefault="00B8644E" w:rsidP="00722E80">
          <w:pPr>
            <w:tabs>
              <w:tab w:val="center" w:pos="4677"/>
              <w:tab w:val="right" w:pos="9355"/>
            </w:tabs>
            <w:spacing w:after="0" w:line="240" w:lineRule="auto"/>
            <w:jc w:val="left"/>
            <w:rPr>
              <w:rFonts w:eastAsia="Times New Roman"/>
            </w:rPr>
          </w:pPr>
          <w:r w:rsidRPr="008C1807">
            <w:rPr>
              <w:rFonts w:eastAsia="Times New Roman"/>
            </w:rPr>
            <w:t>Брошюра исследователя</w:t>
          </w:r>
        </w:p>
        <w:p w14:paraId="660CFFCA" w14:textId="5EA371A7" w:rsidR="00B8644E" w:rsidRPr="00D750D1" w:rsidRDefault="00B8644E" w:rsidP="00722E80">
          <w:pPr>
            <w:tabs>
              <w:tab w:val="center" w:pos="4677"/>
              <w:tab w:val="right" w:pos="9355"/>
            </w:tabs>
            <w:spacing w:after="0" w:line="240" w:lineRule="auto"/>
            <w:jc w:val="left"/>
          </w:pPr>
          <w:r w:rsidRPr="008C1807">
            <w:rPr>
              <w:rFonts w:eastAsia="Times New Roman"/>
            </w:rPr>
            <w:t>Номер протокола:</w:t>
          </w:r>
          <w:r>
            <w:rPr>
              <w:rFonts w:eastAsia="Times New Roman"/>
            </w:rPr>
            <w:t xml:space="preserve"> </w:t>
          </w:r>
          <w:r>
            <w:rPr>
              <w:rFonts w:eastAsia="Times New Roman"/>
            </w:rPr>
            <w:fldChar w:fldCharType="begin"/>
          </w:r>
          <w:r>
            <w:rPr>
              <w:rFonts w:eastAsia="Times New Roman"/>
            </w:rPr>
            <w:instrText xml:space="preserve"> STYLEREF  "Protocol ID"  \* MERGEFORMAT </w:instrText>
          </w:r>
          <w:r>
            <w:rPr>
              <w:rFonts w:eastAsia="Times New Roman"/>
            </w:rPr>
            <w:fldChar w:fldCharType="separate"/>
          </w:r>
          <w:r>
            <w:rPr>
              <w:rFonts w:eastAsia="Times New Roman"/>
              <w:noProof/>
            </w:rPr>
            <w:t>Место для ввода текста.</w:t>
          </w:r>
          <w:r>
            <w:rPr>
              <w:rFonts w:eastAsia="Times New Roman"/>
            </w:rPr>
            <w:fldChar w:fldCharType="end"/>
          </w:r>
        </w:p>
        <w:p w14:paraId="1BBDCA51" w14:textId="77777777" w:rsidR="00B8644E" w:rsidRPr="00986AA3" w:rsidRDefault="00B8644E" w:rsidP="00722E80">
          <w:pPr>
            <w:tabs>
              <w:tab w:val="center" w:pos="4677"/>
              <w:tab w:val="right" w:pos="9355"/>
            </w:tabs>
            <w:spacing w:after="0" w:line="240" w:lineRule="auto"/>
            <w:jc w:val="left"/>
            <w:rPr>
              <w:rFonts w:eastAsia="Times New Roman"/>
            </w:rPr>
          </w:pPr>
          <w:r>
            <w:t>Спонсор: АО «Р-Фарм»</w:t>
          </w:r>
        </w:p>
      </w:tc>
      <w:tc>
        <w:tcPr>
          <w:tcW w:w="5076" w:type="dxa"/>
          <w:hideMark/>
        </w:tcPr>
        <w:p w14:paraId="5B074869" w14:textId="77777777" w:rsidR="00B8644E" w:rsidRPr="008C1807" w:rsidRDefault="00B8644E" w:rsidP="00722E80">
          <w:pPr>
            <w:tabs>
              <w:tab w:val="center" w:pos="4677"/>
              <w:tab w:val="right" w:pos="9355"/>
            </w:tabs>
            <w:spacing w:after="0" w:line="240" w:lineRule="auto"/>
            <w:jc w:val="right"/>
            <w:rPr>
              <w:rFonts w:eastAsia="Times New Roman"/>
            </w:rPr>
          </w:pPr>
          <w:r w:rsidRPr="00EC20DD">
            <w:rPr>
              <w:noProof/>
              <w:lang w:eastAsia="ru-RU"/>
            </w:rPr>
            <w:drawing>
              <wp:inline distT="0" distB="0" distL="0" distR="0" wp14:anchorId="45CB649D" wp14:editId="26DFAA16">
                <wp:extent cx="683260" cy="683260"/>
                <wp:effectExtent l="0" t="0" r="2540" b="2540"/>
                <wp:docPr id="13"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rcRect/>
                        <a:stretch/>
                      </pic:blipFill>
                      <pic:spPr>
                        <a:xfrm>
                          <a:off x="0" y="0"/>
                          <a:ext cx="683260" cy="683260"/>
                        </a:xfrm>
                        <a:prstGeom prst="rect">
                          <a:avLst/>
                        </a:prstGeom>
                      </pic:spPr>
                    </pic:pic>
                  </a:graphicData>
                </a:graphic>
              </wp:inline>
            </w:drawing>
          </w:r>
        </w:p>
      </w:tc>
    </w:tr>
  </w:tbl>
  <w:p w14:paraId="0C74E9DE" w14:textId="77777777" w:rsidR="00B8644E" w:rsidRDefault="00B8644E">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93F73"/>
    <w:multiLevelType w:val="hybridMultilevel"/>
    <w:tmpl w:val="D1C286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836053E"/>
    <w:multiLevelType w:val="hybridMultilevel"/>
    <w:tmpl w:val="971A41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873242C"/>
    <w:multiLevelType w:val="multilevel"/>
    <w:tmpl w:val="0E2CF8CA"/>
    <w:lvl w:ilvl="0">
      <w:start w:val="1"/>
      <w:numFmt w:val="decimal"/>
      <w:lvlText w:val="%1."/>
      <w:lvlJc w:val="left"/>
      <w:pPr>
        <w:ind w:left="720" w:hanging="360"/>
      </w:pPr>
      <w:rPr>
        <w:rFonts w:hint="default"/>
      </w:rPr>
    </w:lvl>
    <w:lvl w:ilvl="1">
      <w:start w:val="7"/>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3DD54BF"/>
    <w:multiLevelType w:val="hybridMultilevel"/>
    <w:tmpl w:val="62CA6F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58F726B"/>
    <w:multiLevelType w:val="hybridMultilevel"/>
    <w:tmpl w:val="6994DE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9B92DFE"/>
    <w:multiLevelType w:val="multilevel"/>
    <w:tmpl w:val="EF566EC8"/>
    <w:lvl w:ilvl="0">
      <w:start w:val="1"/>
      <w:numFmt w:val="decimal"/>
      <w:pStyle w:val="1"/>
      <w:lvlText w:val="%1"/>
      <w:lvlJc w:val="left"/>
      <w:pPr>
        <w:ind w:left="432" w:hanging="432"/>
      </w:pPr>
      <w:rPr>
        <w:rFonts w:hint="default"/>
        <w:sz w:val="24"/>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1571" w:hanging="720"/>
      </w:pPr>
      <w:rPr>
        <w:rFonts w:hint="default"/>
      </w:rPr>
    </w:lvl>
    <w:lvl w:ilvl="3">
      <w:start w:val="1"/>
      <w:numFmt w:val="decimal"/>
      <w:pStyle w:val="4"/>
      <w:lvlText w:val="%1.%2.%3.%4"/>
      <w:lvlJc w:val="left"/>
      <w:pPr>
        <w:ind w:left="864" w:hanging="864"/>
      </w:pPr>
      <w:rPr>
        <w:rFonts w:hint="default"/>
        <w:b/>
        <w:i w:val="0"/>
        <w:iCs/>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6" w15:restartNumberingAfterBreak="0">
    <w:nsid w:val="47E54FBE"/>
    <w:multiLevelType w:val="hybridMultilevel"/>
    <w:tmpl w:val="C3C60C90"/>
    <w:lvl w:ilvl="0" w:tplc="3BE4086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8DC5F59"/>
    <w:multiLevelType w:val="hybridMultilevel"/>
    <w:tmpl w:val="37EEED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91B4AA6"/>
    <w:multiLevelType w:val="multilevel"/>
    <w:tmpl w:val="8A185BCE"/>
    <w:lvl w:ilvl="0">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520C58F0"/>
    <w:multiLevelType w:val="hybridMultilevel"/>
    <w:tmpl w:val="60AAB0A4"/>
    <w:lvl w:ilvl="0" w:tplc="3BE4086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A8610B7"/>
    <w:multiLevelType w:val="hybridMultilevel"/>
    <w:tmpl w:val="F216C35E"/>
    <w:lvl w:ilvl="0" w:tplc="0C22B8AA">
      <w:start w:val="1"/>
      <w:numFmt w:val="decimal"/>
      <w:lvlText w:val="%1."/>
      <w:lvlJc w:val="left"/>
      <w:pPr>
        <w:ind w:left="644" w:hanging="360"/>
      </w:pPr>
      <w:rPr>
        <w:rFonts w:cs="Times New Roman" w:hint="default"/>
        <w:color w:val="000000" w:themeColor="text1"/>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1" w15:restartNumberingAfterBreak="0">
    <w:nsid w:val="7085670A"/>
    <w:multiLevelType w:val="multilevel"/>
    <w:tmpl w:val="503A1230"/>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B4962D1"/>
    <w:multiLevelType w:val="hybridMultilevel"/>
    <w:tmpl w:val="9654BA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CE2441D"/>
    <w:multiLevelType w:val="hybridMultilevel"/>
    <w:tmpl w:val="912CC0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4"/>
  </w:num>
  <w:num w:numId="5">
    <w:abstractNumId w:val="1"/>
  </w:num>
  <w:num w:numId="6">
    <w:abstractNumId w:val="2"/>
  </w:num>
  <w:num w:numId="7">
    <w:abstractNumId w:val="11"/>
  </w:num>
  <w:num w:numId="8">
    <w:abstractNumId w:val="13"/>
  </w:num>
  <w:num w:numId="9">
    <w:abstractNumId w:val="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3"/>
    </w:lvlOverride>
  </w:num>
  <w:num w:numId="11">
    <w:abstractNumId w:val="5"/>
    <w:lvlOverride w:ilvl="0">
      <w:startOverride w:val="1"/>
    </w:lvlOverride>
  </w:num>
  <w:num w:numId="12">
    <w:abstractNumId w:val="5"/>
    <w:lvlOverride w:ilvl="0">
      <w:startOverride w:val="5"/>
    </w:lvlOverride>
  </w:num>
  <w:num w:numId="13">
    <w:abstractNumId w:val="7"/>
  </w:num>
  <w:num w:numId="14">
    <w:abstractNumId w:val="9"/>
  </w:num>
  <w:num w:numId="15">
    <w:abstractNumId w:val="6"/>
  </w:num>
  <w:num w:numId="16">
    <w:abstractNumId w:val="8"/>
  </w:num>
  <w:num w:numId="17">
    <w:abstractNumId w:val="12"/>
  </w:num>
  <w:num w:numId="18">
    <w:abstractNumId w:val="3"/>
  </w:num>
  <w:num w:numId="19">
    <w:abstractNumId w:val="10"/>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 F">
    <w15:presenceInfo w15:providerId="Windows Live" w15:userId="f40b9360a0a80c8f"/>
  </w15:person>
  <w15:person w15:author="Barshadskaya, Yuliya">
    <w15:presenceInfo w15:providerId="None" w15:userId="Barshadskaya, Yuliya"/>
  </w15:person>
  <w15:person w15:author="Belolipetskaya, Elena">
    <w15:presenceInfo w15:providerId="None" w15:userId="Belolipetskaya, Elena"/>
  </w15:person>
  <w15:person w15:author="Khasanova, Nailya">
    <w15:presenceInfo w15:providerId="None" w15:userId="Khasanova, Nailya"/>
  </w15:person>
  <w15:person w15:author="SD">
    <w15:presenceInfo w15:providerId="None" w15:userId="SD"/>
  </w15:person>
  <w15:person w15:author="Елена Белолипецкая">
    <w15:presenceInfo w15:providerId="None" w15:userId="Елена Белолипецкая"/>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1"/>
  <w:activeWritingStyle w:appName="MSWord" w:lang="en-GB" w:vendorID="64" w:dllVersion="6" w:nlCheck="1" w:checkStyle="1"/>
  <w:activeWritingStyle w:appName="MSWord" w:lang="ru-RU" w:vendorID="64" w:dllVersion="0" w:nlCheck="1" w:checkStyle="0"/>
  <w:activeWritingStyle w:appName="MSWord" w:lang="en-US" w:vendorID="64" w:dllVersion="0" w:nlCheck="1" w:checkStyle="0"/>
  <w:activeWritingStyle w:appName="MSWord" w:lang="en-GB" w:vendorID="64" w:dllVersion="0" w:nlCheck="1" w:checkStyle="0"/>
  <w:activeWritingStyle w:appName="MSWord" w:lang="ru-RU" w:vendorID="64" w:dllVersion="131078" w:nlCheck="1" w:checkStyle="0"/>
  <w:activeWritingStyle w:appName="MSWord" w:lang="en-GB" w:vendorID="64" w:dllVersion="131078" w:nlCheck="1" w:checkStyle="1"/>
  <w:activeWritingStyle w:appName="MSWord" w:lang="en-US" w:vendorID="64" w:dllVersion="131078" w:nlCheck="1" w:checkStyle="1"/>
  <w:defaultTabStop w:val="708"/>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424"/>
    <w:rsid w:val="00000A42"/>
    <w:rsid w:val="00000A64"/>
    <w:rsid w:val="00000CE3"/>
    <w:rsid w:val="0000114A"/>
    <w:rsid w:val="00001DE9"/>
    <w:rsid w:val="000023B7"/>
    <w:rsid w:val="0000389C"/>
    <w:rsid w:val="00004131"/>
    <w:rsid w:val="000047D1"/>
    <w:rsid w:val="00004BE3"/>
    <w:rsid w:val="0000505C"/>
    <w:rsid w:val="000050C9"/>
    <w:rsid w:val="00005353"/>
    <w:rsid w:val="00006A80"/>
    <w:rsid w:val="00007225"/>
    <w:rsid w:val="00010990"/>
    <w:rsid w:val="00011F7C"/>
    <w:rsid w:val="000128AC"/>
    <w:rsid w:val="00014D50"/>
    <w:rsid w:val="000156B8"/>
    <w:rsid w:val="00015C80"/>
    <w:rsid w:val="00015EC6"/>
    <w:rsid w:val="00015FE4"/>
    <w:rsid w:val="0001688A"/>
    <w:rsid w:val="00016EA7"/>
    <w:rsid w:val="00017E07"/>
    <w:rsid w:val="00020164"/>
    <w:rsid w:val="00020ABA"/>
    <w:rsid w:val="00020FB0"/>
    <w:rsid w:val="00022ACA"/>
    <w:rsid w:val="00023150"/>
    <w:rsid w:val="00023EF9"/>
    <w:rsid w:val="00024837"/>
    <w:rsid w:val="00024FB0"/>
    <w:rsid w:val="000260E1"/>
    <w:rsid w:val="000277A8"/>
    <w:rsid w:val="00030071"/>
    <w:rsid w:val="00030C22"/>
    <w:rsid w:val="00031049"/>
    <w:rsid w:val="00031769"/>
    <w:rsid w:val="00031DF5"/>
    <w:rsid w:val="00032565"/>
    <w:rsid w:val="00032660"/>
    <w:rsid w:val="00032F36"/>
    <w:rsid w:val="00033C79"/>
    <w:rsid w:val="00035104"/>
    <w:rsid w:val="00035675"/>
    <w:rsid w:val="00035CBB"/>
    <w:rsid w:val="00036D0C"/>
    <w:rsid w:val="00036FFC"/>
    <w:rsid w:val="000370AD"/>
    <w:rsid w:val="0003749F"/>
    <w:rsid w:val="00040307"/>
    <w:rsid w:val="00041084"/>
    <w:rsid w:val="000414D4"/>
    <w:rsid w:val="00042945"/>
    <w:rsid w:val="00042B05"/>
    <w:rsid w:val="0004381C"/>
    <w:rsid w:val="0004414F"/>
    <w:rsid w:val="00044BBC"/>
    <w:rsid w:val="00044D9B"/>
    <w:rsid w:val="0004676F"/>
    <w:rsid w:val="00046FE6"/>
    <w:rsid w:val="0004789D"/>
    <w:rsid w:val="0005040A"/>
    <w:rsid w:val="00051FC1"/>
    <w:rsid w:val="00052083"/>
    <w:rsid w:val="00052415"/>
    <w:rsid w:val="000536EA"/>
    <w:rsid w:val="000555A8"/>
    <w:rsid w:val="00056B3F"/>
    <w:rsid w:val="00056B9F"/>
    <w:rsid w:val="00057478"/>
    <w:rsid w:val="00057FA2"/>
    <w:rsid w:val="000609A9"/>
    <w:rsid w:val="0006260B"/>
    <w:rsid w:val="0006286A"/>
    <w:rsid w:val="00063A9F"/>
    <w:rsid w:val="00063DE0"/>
    <w:rsid w:val="000653F6"/>
    <w:rsid w:val="0006567A"/>
    <w:rsid w:val="00065986"/>
    <w:rsid w:val="00066F7B"/>
    <w:rsid w:val="0006720C"/>
    <w:rsid w:val="000673E2"/>
    <w:rsid w:val="000700D7"/>
    <w:rsid w:val="000706BB"/>
    <w:rsid w:val="00071B5D"/>
    <w:rsid w:val="00072B59"/>
    <w:rsid w:val="000736FC"/>
    <w:rsid w:val="0007387C"/>
    <w:rsid w:val="00073BAB"/>
    <w:rsid w:val="00073EFF"/>
    <w:rsid w:val="00074314"/>
    <w:rsid w:val="0007473A"/>
    <w:rsid w:val="000747DF"/>
    <w:rsid w:val="000753F6"/>
    <w:rsid w:val="00075C84"/>
    <w:rsid w:val="000761AB"/>
    <w:rsid w:val="000763BC"/>
    <w:rsid w:val="000775BB"/>
    <w:rsid w:val="00077682"/>
    <w:rsid w:val="00080026"/>
    <w:rsid w:val="00081E62"/>
    <w:rsid w:val="0008224D"/>
    <w:rsid w:val="00082EF9"/>
    <w:rsid w:val="0008551F"/>
    <w:rsid w:val="00085D51"/>
    <w:rsid w:val="00086F14"/>
    <w:rsid w:val="0008728F"/>
    <w:rsid w:val="0009024E"/>
    <w:rsid w:val="000908D5"/>
    <w:rsid w:val="00091E59"/>
    <w:rsid w:val="00091E86"/>
    <w:rsid w:val="00093534"/>
    <w:rsid w:val="00093540"/>
    <w:rsid w:val="00094AF8"/>
    <w:rsid w:val="000956A8"/>
    <w:rsid w:val="00097625"/>
    <w:rsid w:val="000A1303"/>
    <w:rsid w:val="000A2B43"/>
    <w:rsid w:val="000A3E7A"/>
    <w:rsid w:val="000A4779"/>
    <w:rsid w:val="000A4FED"/>
    <w:rsid w:val="000A568C"/>
    <w:rsid w:val="000A5ABE"/>
    <w:rsid w:val="000A6867"/>
    <w:rsid w:val="000A7E8E"/>
    <w:rsid w:val="000B00E5"/>
    <w:rsid w:val="000B05BD"/>
    <w:rsid w:val="000B0E51"/>
    <w:rsid w:val="000B0F74"/>
    <w:rsid w:val="000B1587"/>
    <w:rsid w:val="000B4701"/>
    <w:rsid w:val="000B524A"/>
    <w:rsid w:val="000B5698"/>
    <w:rsid w:val="000B5D71"/>
    <w:rsid w:val="000B5EC8"/>
    <w:rsid w:val="000B6F80"/>
    <w:rsid w:val="000B7BEB"/>
    <w:rsid w:val="000C204A"/>
    <w:rsid w:val="000C20CD"/>
    <w:rsid w:val="000C2B58"/>
    <w:rsid w:val="000C3C5A"/>
    <w:rsid w:val="000C3E25"/>
    <w:rsid w:val="000C3FB1"/>
    <w:rsid w:val="000C4752"/>
    <w:rsid w:val="000C48EC"/>
    <w:rsid w:val="000C4B61"/>
    <w:rsid w:val="000C55F8"/>
    <w:rsid w:val="000C5A94"/>
    <w:rsid w:val="000C6F08"/>
    <w:rsid w:val="000C6F9E"/>
    <w:rsid w:val="000D0AD8"/>
    <w:rsid w:val="000D16AC"/>
    <w:rsid w:val="000D1F64"/>
    <w:rsid w:val="000D36A2"/>
    <w:rsid w:val="000D3B28"/>
    <w:rsid w:val="000D5597"/>
    <w:rsid w:val="000D5740"/>
    <w:rsid w:val="000D635D"/>
    <w:rsid w:val="000D6589"/>
    <w:rsid w:val="000D6B98"/>
    <w:rsid w:val="000D78B3"/>
    <w:rsid w:val="000E016A"/>
    <w:rsid w:val="000E127E"/>
    <w:rsid w:val="000E25F3"/>
    <w:rsid w:val="000E2E22"/>
    <w:rsid w:val="000E75C0"/>
    <w:rsid w:val="000E7AE6"/>
    <w:rsid w:val="000F05C8"/>
    <w:rsid w:val="000F0FF6"/>
    <w:rsid w:val="000F256D"/>
    <w:rsid w:val="000F27A7"/>
    <w:rsid w:val="000F2FA5"/>
    <w:rsid w:val="000F3B44"/>
    <w:rsid w:val="000F4FF4"/>
    <w:rsid w:val="000F53F1"/>
    <w:rsid w:val="000F5457"/>
    <w:rsid w:val="000F569A"/>
    <w:rsid w:val="000F5979"/>
    <w:rsid w:val="000F6251"/>
    <w:rsid w:val="000F6EF0"/>
    <w:rsid w:val="00100754"/>
    <w:rsid w:val="00100EB9"/>
    <w:rsid w:val="00101998"/>
    <w:rsid w:val="00102512"/>
    <w:rsid w:val="00102D98"/>
    <w:rsid w:val="00102E55"/>
    <w:rsid w:val="00103283"/>
    <w:rsid w:val="00103800"/>
    <w:rsid w:val="00103A6A"/>
    <w:rsid w:val="0010411D"/>
    <w:rsid w:val="00104F8A"/>
    <w:rsid w:val="00105794"/>
    <w:rsid w:val="00107494"/>
    <w:rsid w:val="00111BF2"/>
    <w:rsid w:val="001123B6"/>
    <w:rsid w:val="00113804"/>
    <w:rsid w:val="00113B29"/>
    <w:rsid w:val="001146CF"/>
    <w:rsid w:val="00114C2B"/>
    <w:rsid w:val="00116CD6"/>
    <w:rsid w:val="00120282"/>
    <w:rsid w:val="00120412"/>
    <w:rsid w:val="00121E03"/>
    <w:rsid w:val="0012267A"/>
    <w:rsid w:val="00122E88"/>
    <w:rsid w:val="001231AD"/>
    <w:rsid w:val="001234FD"/>
    <w:rsid w:val="00123CCF"/>
    <w:rsid w:val="00124018"/>
    <w:rsid w:val="001240F8"/>
    <w:rsid w:val="00124888"/>
    <w:rsid w:val="00125F40"/>
    <w:rsid w:val="00126642"/>
    <w:rsid w:val="00126739"/>
    <w:rsid w:val="00127747"/>
    <w:rsid w:val="00127B1E"/>
    <w:rsid w:val="0013006C"/>
    <w:rsid w:val="001306A2"/>
    <w:rsid w:val="00130BD5"/>
    <w:rsid w:val="00131173"/>
    <w:rsid w:val="00131A31"/>
    <w:rsid w:val="00131A81"/>
    <w:rsid w:val="001323B0"/>
    <w:rsid w:val="00132BF1"/>
    <w:rsid w:val="00133701"/>
    <w:rsid w:val="00133AA5"/>
    <w:rsid w:val="00134615"/>
    <w:rsid w:val="00134C2D"/>
    <w:rsid w:val="00135C53"/>
    <w:rsid w:val="00135E00"/>
    <w:rsid w:val="00136172"/>
    <w:rsid w:val="0013784F"/>
    <w:rsid w:val="00137B7D"/>
    <w:rsid w:val="00140BC7"/>
    <w:rsid w:val="00141089"/>
    <w:rsid w:val="00141129"/>
    <w:rsid w:val="001447EB"/>
    <w:rsid w:val="00145985"/>
    <w:rsid w:val="00146022"/>
    <w:rsid w:val="00146EA3"/>
    <w:rsid w:val="00146F8E"/>
    <w:rsid w:val="00150776"/>
    <w:rsid w:val="00150B00"/>
    <w:rsid w:val="001514D2"/>
    <w:rsid w:val="001514E7"/>
    <w:rsid w:val="00153D65"/>
    <w:rsid w:val="0015499E"/>
    <w:rsid w:val="00154E7C"/>
    <w:rsid w:val="00155641"/>
    <w:rsid w:val="00156205"/>
    <w:rsid w:val="00156BBF"/>
    <w:rsid w:val="00156CE5"/>
    <w:rsid w:val="00157B77"/>
    <w:rsid w:val="00157EA0"/>
    <w:rsid w:val="00157F01"/>
    <w:rsid w:val="00161700"/>
    <w:rsid w:val="00162D61"/>
    <w:rsid w:val="00163EC8"/>
    <w:rsid w:val="00164EC1"/>
    <w:rsid w:val="00167198"/>
    <w:rsid w:val="001679D2"/>
    <w:rsid w:val="00170471"/>
    <w:rsid w:val="00170F55"/>
    <w:rsid w:val="001710B0"/>
    <w:rsid w:val="00171DC6"/>
    <w:rsid w:val="0017201E"/>
    <w:rsid w:val="00172B99"/>
    <w:rsid w:val="0017324B"/>
    <w:rsid w:val="00173ADA"/>
    <w:rsid w:val="0017422B"/>
    <w:rsid w:val="0017449B"/>
    <w:rsid w:val="001747A6"/>
    <w:rsid w:val="00174BA8"/>
    <w:rsid w:val="00174BBC"/>
    <w:rsid w:val="00174E8D"/>
    <w:rsid w:val="001754AC"/>
    <w:rsid w:val="00175854"/>
    <w:rsid w:val="00175C81"/>
    <w:rsid w:val="00175E15"/>
    <w:rsid w:val="00176D24"/>
    <w:rsid w:val="00177074"/>
    <w:rsid w:val="00177A89"/>
    <w:rsid w:val="00177F61"/>
    <w:rsid w:val="001818C2"/>
    <w:rsid w:val="0018236D"/>
    <w:rsid w:val="00182DA6"/>
    <w:rsid w:val="0018315E"/>
    <w:rsid w:val="00183AD3"/>
    <w:rsid w:val="001842EA"/>
    <w:rsid w:val="0018563E"/>
    <w:rsid w:val="0018580A"/>
    <w:rsid w:val="00186E95"/>
    <w:rsid w:val="00187172"/>
    <w:rsid w:val="001873FE"/>
    <w:rsid w:val="0018758A"/>
    <w:rsid w:val="001877E2"/>
    <w:rsid w:val="00190C57"/>
    <w:rsid w:val="001919F2"/>
    <w:rsid w:val="00191DB7"/>
    <w:rsid w:val="00193343"/>
    <w:rsid w:val="0019336C"/>
    <w:rsid w:val="00193577"/>
    <w:rsid w:val="001936BE"/>
    <w:rsid w:val="001949BB"/>
    <w:rsid w:val="00195479"/>
    <w:rsid w:val="00197684"/>
    <w:rsid w:val="00197E9D"/>
    <w:rsid w:val="00197EDD"/>
    <w:rsid w:val="001A04B1"/>
    <w:rsid w:val="001A0CF8"/>
    <w:rsid w:val="001A192C"/>
    <w:rsid w:val="001A19AC"/>
    <w:rsid w:val="001A22BE"/>
    <w:rsid w:val="001A317D"/>
    <w:rsid w:val="001A3E92"/>
    <w:rsid w:val="001A4D9E"/>
    <w:rsid w:val="001A58C2"/>
    <w:rsid w:val="001A5E3D"/>
    <w:rsid w:val="001A6BE2"/>
    <w:rsid w:val="001A6EF7"/>
    <w:rsid w:val="001A77B2"/>
    <w:rsid w:val="001B1B80"/>
    <w:rsid w:val="001B1F50"/>
    <w:rsid w:val="001B2E38"/>
    <w:rsid w:val="001B34B1"/>
    <w:rsid w:val="001B3AA1"/>
    <w:rsid w:val="001B59E1"/>
    <w:rsid w:val="001B5CDE"/>
    <w:rsid w:val="001B6EBA"/>
    <w:rsid w:val="001B6FF8"/>
    <w:rsid w:val="001B721F"/>
    <w:rsid w:val="001B76E5"/>
    <w:rsid w:val="001B7D4F"/>
    <w:rsid w:val="001C0525"/>
    <w:rsid w:val="001C191F"/>
    <w:rsid w:val="001C5E80"/>
    <w:rsid w:val="001C5F7B"/>
    <w:rsid w:val="001C6392"/>
    <w:rsid w:val="001C719F"/>
    <w:rsid w:val="001C7D38"/>
    <w:rsid w:val="001C7DB2"/>
    <w:rsid w:val="001C7DE2"/>
    <w:rsid w:val="001D3C5F"/>
    <w:rsid w:val="001D48E7"/>
    <w:rsid w:val="001D6774"/>
    <w:rsid w:val="001D7B11"/>
    <w:rsid w:val="001D7B19"/>
    <w:rsid w:val="001E04DA"/>
    <w:rsid w:val="001E328F"/>
    <w:rsid w:val="001E4395"/>
    <w:rsid w:val="001E4BA1"/>
    <w:rsid w:val="001E502D"/>
    <w:rsid w:val="001E5AB3"/>
    <w:rsid w:val="001E69D8"/>
    <w:rsid w:val="001E6F8F"/>
    <w:rsid w:val="001F0463"/>
    <w:rsid w:val="001F140D"/>
    <w:rsid w:val="001F26FD"/>
    <w:rsid w:val="001F2BB2"/>
    <w:rsid w:val="001F30B1"/>
    <w:rsid w:val="001F32EB"/>
    <w:rsid w:val="001F428A"/>
    <w:rsid w:val="001F48CA"/>
    <w:rsid w:val="001F48EE"/>
    <w:rsid w:val="001F4C11"/>
    <w:rsid w:val="001F5CA8"/>
    <w:rsid w:val="00200C9A"/>
    <w:rsid w:val="0020183E"/>
    <w:rsid w:val="00201F92"/>
    <w:rsid w:val="0020217A"/>
    <w:rsid w:val="00202199"/>
    <w:rsid w:val="00202B8F"/>
    <w:rsid w:val="00210E43"/>
    <w:rsid w:val="00211B50"/>
    <w:rsid w:val="00212EAE"/>
    <w:rsid w:val="002137C8"/>
    <w:rsid w:val="00213933"/>
    <w:rsid w:val="00213F9C"/>
    <w:rsid w:val="00214122"/>
    <w:rsid w:val="002142AC"/>
    <w:rsid w:val="002156F2"/>
    <w:rsid w:val="002179F6"/>
    <w:rsid w:val="00217AEF"/>
    <w:rsid w:val="00217C6B"/>
    <w:rsid w:val="002203CC"/>
    <w:rsid w:val="0022074B"/>
    <w:rsid w:val="00220F4C"/>
    <w:rsid w:val="00222307"/>
    <w:rsid w:val="002229EC"/>
    <w:rsid w:val="002243D7"/>
    <w:rsid w:val="0022463B"/>
    <w:rsid w:val="00230C18"/>
    <w:rsid w:val="00230C7C"/>
    <w:rsid w:val="002312C1"/>
    <w:rsid w:val="00232774"/>
    <w:rsid w:val="00232890"/>
    <w:rsid w:val="00232A98"/>
    <w:rsid w:val="00233CFE"/>
    <w:rsid w:val="00234637"/>
    <w:rsid w:val="00234A38"/>
    <w:rsid w:val="00234C90"/>
    <w:rsid w:val="00234E9E"/>
    <w:rsid w:val="00235D48"/>
    <w:rsid w:val="00236C6E"/>
    <w:rsid w:val="00236E99"/>
    <w:rsid w:val="002374C6"/>
    <w:rsid w:val="002377EE"/>
    <w:rsid w:val="00237FC7"/>
    <w:rsid w:val="002408A6"/>
    <w:rsid w:val="00240D6D"/>
    <w:rsid w:val="002436EB"/>
    <w:rsid w:val="0024399F"/>
    <w:rsid w:val="00243B09"/>
    <w:rsid w:val="00243D15"/>
    <w:rsid w:val="0024475A"/>
    <w:rsid w:val="002447CB"/>
    <w:rsid w:val="00244B01"/>
    <w:rsid w:val="002451FC"/>
    <w:rsid w:val="0024565F"/>
    <w:rsid w:val="00246D67"/>
    <w:rsid w:val="00247805"/>
    <w:rsid w:val="00251352"/>
    <w:rsid w:val="00251585"/>
    <w:rsid w:val="002519A7"/>
    <w:rsid w:val="00251CF3"/>
    <w:rsid w:val="00252268"/>
    <w:rsid w:val="00253BAE"/>
    <w:rsid w:val="00254499"/>
    <w:rsid w:val="002552BB"/>
    <w:rsid w:val="00255A3E"/>
    <w:rsid w:val="0025628E"/>
    <w:rsid w:val="00256901"/>
    <w:rsid w:val="00261309"/>
    <w:rsid w:val="00261568"/>
    <w:rsid w:val="00261F2A"/>
    <w:rsid w:val="002656E4"/>
    <w:rsid w:val="00266128"/>
    <w:rsid w:val="0026648E"/>
    <w:rsid w:val="00266E0E"/>
    <w:rsid w:val="0026754F"/>
    <w:rsid w:val="00267F4D"/>
    <w:rsid w:val="0027006B"/>
    <w:rsid w:val="00270AD2"/>
    <w:rsid w:val="00271A9B"/>
    <w:rsid w:val="00271EE4"/>
    <w:rsid w:val="0027211C"/>
    <w:rsid w:val="00272F8A"/>
    <w:rsid w:val="00273422"/>
    <w:rsid w:val="002734E9"/>
    <w:rsid w:val="002737A4"/>
    <w:rsid w:val="00274793"/>
    <w:rsid w:val="002748BD"/>
    <w:rsid w:val="00275217"/>
    <w:rsid w:val="00275CBE"/>
    <w:rsid w:val="0027685C"/>
    <w:rsid w:val="002769A6"/>
    <w:rsid w:val="00277D4D"/>
    <w:rsid w:val="00280F3B"/>
    <w:rsid w:val="002823E9"/>
    <w:rsid w:val="002827F8"/>
    <w:rsid w:val="00282BF9"/>
    <w:rsid w:val="002833D0"/>
    <w:rsid w:val="002841D2"/>
    <w:rsid w:val="00284417"/>
    <w:rsid w:val="0028487E"/>
    <w:rsid w:val="00284B82"/>
    <w:rsid w:val="00285137"/>
    <w:rsid w:val="0029036B"/>
    <w:rsid w:val="00291BBA"/>
    <w:rsid w:val="002925C1"/>
    <w:rsid w:val="00292F2A"/>
    <w:rsid w:val="0029384A"/>
    <w:rsid w:val="00297124"/>
    <w:rsid w:val="002A05F6"/>
    <w:rsid w:val="002A079B"/>
    <w:rsid w:val="002A2EA7"/>
    <w:rsid w:val="002A3311"/>
    <w:rsid w:val="002A35B6"/>
    <w:rsid w:val="002A4491"/>
    <w:rsid w:val="002A466B"/>
    <w:rsid w:val="002A540B"/>
    <w:rsid w:val="002A5E33"/>
    <w:rsid w:val="002A7E43"/>
    <w:rsid w:val="002B0BF1"/>
    <w:rsid w:val="002B18A2"/>
    <w:rsid w:val="002B1E77"/>
    <w:rsid w:val="002B1F34"/>
    <w:rsid w:val="002B38E3"/>
    <w:rsid w:val="002B4434"/>
    <w:rsid w:val="002B4718"/>
    <w:rsid w:val="002B5107"/>
    <w:rsid w:val="002B5304"/>
    <w:rsid w:val="002B5636"/>
    <w:rsid w:val="002B5E88"/>
    <w:rsid w:val="002B68E5"/>
    <w:rsid w:val="002B6948"/>
    <w:rsid w:val="002B729F"/>
    <w:rsid w:val="002B768C"/>
    <w:rsid w:val="002C0586"/>
    <w:rsid w:val="002C1132"/>
    <w:rsid w:val="002C19E5"/>
    <w:rsid w:val="002C1EB7"/>
    <w:rsid w:val="002C26CD"/>
    <w:rsid w:val="002C3B6A"/>
    <w:rsid w:val="002C4595"/>
    <w:rsid w:val="002C5486"/>
    <w:rsid w:val="002C6384"/>
    <w:rsid w:val="002C7640"/>
    <w:rsid w:val="002D1B4C"/>
    <w:rsid w:val="002D3209"/>
    <w:rsid w:val="002D49D0"/>
    <w:rsid w:val="002D4BA0"/>
    <w:rsid w:val="002D59ED"/>
    <w:rsid w:val="002D5A10"/>
    <w:rsid w:val="002D6568"/>
    <w:rsid w:val="002D6737"/>
    <w:rsid w:val="002D7456"/>
    <w:rsid w:val="002D74C5"/>
    <w:rsid w:val="002D77E9"/>
    <w:rsid w:val="002D7ADC"/>
    <w:rsid w:val="002E0930"/>
    <w:rsid w:val="002E15F7"/>
    <w:rsid w:val="002E21AA"/>
    <w:rsid w:val="002E21BB"/>
    <w:rsid w:val="002E2A87"/>
    <w:rsid w:val="002E36A6"/>
    <w:rsid w:val="002E3A4E"/>
    <w:rsid w:val="002E5A1D"/>
    <w:rsid w:val="002E6D04"/>
    <w:rsid w:val="002E7200"/>
    <w:rsid w:val="002F01D0"/>
    <w:rsid w:val="002F0442"/>
    <w:rsid w:val="002F060F"/>
    <w:rsid w:val="002F2CBB"/>
    <w:rsid w:val="002F3719"/>
    <w:rsid w:val="002F3914"/>
    <w:rsid w:val="002F514C"/>
    <w:rsid w:val="002F6019"/>
    <w:rsid w:val="002F6967"/>
    <w:rsid w:val="002F76FC"/>
    <w:rsid w:val="00300217"/>
    <w:rsid w:val="00300DC1"/>
    <w:rsid w:val="00300E79"/>
    <w:rsid w:val="00301AB3"/>
    <w:rsid w:val="00303D68"/>
    <w:rsid w:val="003047FB"/>
    <w:rsid w:val="00304C5D"/>
    <w:rsid w:val="00305E49"/>
    <w:rsid w:val="00311C69"/>
    <w:rsid w:val="003153D5"/>
    <w:rsid w:val="00315CE7"/>
    <w:rsid w:val="00315E42"/>
    <w:rsid w:val="00316990"/>
    <w:rsid w:val="003205A7"/>
    <w:rsid w:val="00320866"/>
    <w:rsid w:val="00320A02"/>
    <w:rsid w:val="00321CD1"/>
    <w:rsid w:val="00322E02"/>
    <w:rsid w:val="003230CF"/>
    <w:rsid w:val="00324AFD"/>
    <w:rsid w:val="00324F0C"/>
    <w:rsid w:val="0032507A"/>
    <w:rsid w:val="00325502"/>
    <w:rsid w:val="00325633"/>
    <w:rsid w:val="00325655"/>
    <w:rsid w:val="00325FAD"/>
    <w:rsid w:val="00326D2A"/>
    <w:rsid w:val="00327070"/>
    <w:rsid w:val="00327462"/>
    <w:rsid w:val="0032771F"/>
    <w:rsid w:val="00330ABE"/>
    <w:rsid w:val="00332AE0"/>
    <w:rsid w:val="003332B5"/>
    <w:rsid w:val="003346BB"/>
    <w:rsid w:val="00334D98"/>
    <w:rsid w:val="003352C5"/>
    <w:rsid w:val="00335410"/>
    <w:rsid w:val="00336125"/>
    <w:rsid w:val="003377A4"/>
    <w:rsid w:val="00337A07"/>
    <w:rsid w:val="00337A0F"/>
    <w:rsid w:val="0034002B"/>
    <w:rsid w:val="003414D7"/>
    <w:rsid w:val="00341576"/>
    <w:rsid w:val="00341E88"/>
    <w:rsid w:val="0034251E"/>
    <w:rsid w:val="0034260A"/>
    <w:rsid w:val="00342E4F"/>
    <w:rsid w:val="0034378A"/>
    <w:rsid w:val="00344EA6"/>
    <w:rsid w:val="0034516C"/>
    <w:rsid w:val="00347A46"/>
    <w:rsid w:val="00350447"/>
    <w:rsid w:val="0035054A"/>
    <w:rsid w:val="00350C0E"/>
    <w:rsid w:val="00350DF4"/>
    <w:rsid w:val="00351F61"/>
    <w:rsid w:val="00352864"/>
    <w:rsid w:val="00352DA2"/>
    <w:rsid w:val="00353EAA"/>
    <w:rsid w:val="00354792"/>
    <w:rsid w:val="00354FDE"/>
    <w:rsid w:val="003558AB"/>
    <w:rsid w:val="00355CB0"/>
    <w:rsid w:val="00355E31"/>
    <w:rsid w:val="003607F3"/>
    <w:rsid w:val="00360923"/>
    <w:rsid w:val="00360B8E"/>
    <w:rsid w:val="003612AA"/>
    <w:rsid w:val="0036195F"/>
    <w:rsid w:val="0036203B"/>
    <w:rsid w:val="00362173"/>
    <w:rsid w:val="00362870"/>
    <w:rsid w:val="00364184"/>
    <w:rsid w:val="00364208"/>
    <w:rsid w:val="00364922"/>
    <w:rsid w:val="00364923"/>
    <w:rsid w:val="00364E23"/>
    <w:rsid w:val="00364FCA"/>
    <w:rsid w:val="00365BC2"/>
    <w:rsid w:val="0036660F"/>
    <w:rsid w:val="00367C7A"/>
    <w:rsid w:val="003713A2"/>
    <w:rsid w:val="003726C8"/>
    <w:rsid w:val="00372C90"/>
    <w:rsid w:val="00372FCB"/>
    <w:rsid w:val="003731BC"/>
    <w:rsid w:val="0037339E"/>
    <w:rsid w:val="00373715"/>
    <w:rsid w:val="00373E4E"/>
    <w:rsid w:val="00374034"/>
    <w:rsid w:val="0037447C"/>
    <w:rsid w:val="0037484B"/>
    <w:rsid w:val="00374E02"/>
    <w:rsid w:val="00375686"/>
    <w:rsid w:val="0037699C"/>
    <w:rsid w:val="00376E17"/>
    <w:rsid w:val="00377C29"/>
    <w:rsid w:val="003800BB"/>
    <w:rsid w:val="00380797"/>
    <w:rsid w:val="00380E28"/>
    <w:rsid w:val="0038104C"/>
    <w:rsid w:val="00381088"/>
    <w:rsid w:val="00381DC3"/>
    <w:rsid w:val="00382075"/>
    <w:rsid w:val="0038260D"/>
    <w:rsid w:val="00382B7C"/>
    <w:rsid w:val="0038304D"/>
    <w:rsid w:val="00383F04"/>
    <w:rsid w:val="0038531B"/>
    <w:rsid w:val="003873DB"/>
    <w:rsid w:val="00387C89"/>
    <w:rsid w:val="00391721"/>
    <w:rsid w:val="00391DD6"/>
    <w:rsid w:val="00392C10"/>
    <w:rsid w:val="00393B18"/>
    <w:rsid w:val="00393BEC"/>
    <w:rsid w:val="00395F91"/>
    <w:rsid w:val="00396D68"/>
    <w:rsid w:val="00396F89"/>
    <w:rsid w:val="003A0323"/>
    <w:rsid w:val="003A0598"/>
    <w:rsid w:val="003A1E75"/>
    <w:rsid w:val="003A2FBA"/>
    <w:rsid w:val="003A3466"/>
    <w:rsid w:val="003A43A5"/>
    <w:rsid w:val="003A45A4"/>
    <w:rsid w:val="003A4642"/>
    <w:rsid w:val="003A5116"/>
    <w:rsid w:val="003A54C1"/>
    <w:rsid w:val="003A75DA"/>
    <w:rsid w:val="003A784E"/>
    <w:rsid w:val="003B0F80"/>
    <w:rsid w:val="003B156A"/>
    <w:rsid w:val="003B1826"/>
    <w:rsid w:val="003B2314"/>
    <w:rsid w:val="003B26D2"/>
    <w:rsid w:val="003B2A36"/>
    <w:rsid w:val="003B2D8F"/>
    <w:rsid w:val="003B2E50"/>
    <w:rsid w:val="003B2E90"/>
    <w:rsid w:val="003B338E"/>
    <w:rsid w:val="003B3B8B"/>
    <w:rsid w:val="003B5FA5"/>
    <w:rsid w:val="003B5FA8"/>
    <w:rsid w:val="003B63AD"/>
    <w:rsid w:val="003B66CE"/>
    <w:rsid w:val="003B6D5E"/>
    <w:rsid w:val="003B7A12"/>
    <w:rsid w:val="003B7B03"/>
    <w:rsid w:val="003C11BE"/>
    <w:rsid w:val="003C1389"/>
    <w:rsid w:val="003C1A1B"/>
    <w:rsid w:val="003C2000"/>
    <w:rsid w:val="003C224C"/>
    <w:rsid w:val="003C2335"/>
    <w:rsid w:val="003C2F03"/>
    <w:rsid w:val="003C3E28"/>
    <w:rsid w:val="003C4D3B"/>
    <w:rsid w:val="003C4FA9"/>
    <w:rsid w:val="003C641D"/>
    <w:rsid w:val="003C7A3B"/>
    <w:rsid w:val="003C7A9E"/>
    <w:rsid w:val="003D009F"/>
    <w:rsid w:val="003D0683"/>
    <w:rsid w:val="003D0C8D"/>
    <w:rsid w:val="003D1135"/>
    <w:rsid w:val="003D13BB"/>
    <w:rsid w:val="003D1D1F"/>
    <w:rsid w:val="003D1D5F"/>
    <w:rsid w:val="003D2219"/>
    <w:rsid w:val="003D4605"/>
    <w:rsid w:val="003D4E8B"/>
    <w:rsid w:val="003D4F46"/>
    <w:rsid w:val="003D59ED"/>
    <w:rsid w:val="003D62F9"/>
    <w:rsid w:val="003D6986"/>
    <w:rsid w:val="003D6AD0"/>
    <w:rsid w:val="003D73C1"/>
    <w:rsid w:val="003D7C36"/>
    <w:rsid w:val="003E152D"/>
    <w:rsid w:val="003E1E31"/>
    <w:rsid w:val="003E375E"/>
    <w:rsid w:val="003E3AF6"/>
    <w:rsid w:val="003E3E97"/>
    <w:rsid w:val="003E6306"/>
    <w:rsid w:val="003E64FF"/>
    <w:rsid w:val="003E7110"/>
    <w:rsid w:val="003E772A"/>
    <w:rsid w:val="003F0038"/>
    <w:rsid w:val="003F0B9D"/>
    <w:rsid w:val="003F3361"/>
    <w:rsid w:val="003F34FA"/>
    <w:rsid w:val="003F36F0"/>
    <w:rsid w:val="003F3BFF"/>
    <w:rsid w:val="003F64B7"/>
    <w:rsid w:val="003F6A42"/>
    <w:rsid w:val="003F7D1A"/>
    <w:rsid w:val="003F7EB7"/>
    <w:rsid w:val="00400013"/>
    <w:rsid w:val="00401D1F"/>
    <w:rsid w:val="00403D25"/>
    <w:rsid w:val="00404870"/>
    <w:rsid w:val="00404C01"/>
    <w:rsid w:val="00404DD9"/>
    <w:rsid w:val="0040557D"/>
    <w:rsid w:val="004065E8"/>
    <w:rsid w:val="00406FBD"/>
    <w:rsid w:val="00407E35"/>
    <w:rsid w:val="00410210"/>
    <w:rsid w:val="0041078B"/>
    <w:rsid w:val="00410BC7"/>
    <w:rsid w:val="00410C9E"/>
    <w:rsid w:val="00412173"/>
    <w:rsid w:val="004124E9"/>
    <w:rsid w:val="00412593"/>
    <w:rsid w:val="0041282A"/>
    <w:rsid w:val="00412FC3"/>
    <w:rsid w:val="00415248"/>
    <w:rsid w:val="00415551"/>
    <w:rsid w:val="0041589D"/>
    <w:rsid w:val="004163A0"/>
    <w:rsid w:val="00416DC1"/>
    <w:rsid w:val="0041751E"/>
    <w:rsid w:val="0042051F"/>
    <w:rsid w:val="00421D68"/>
    <w:rsid w:val="00423F02"/>
    <w:rsid w:val="00424991"/>
    <w:rsid w:val="00424E0F"/>
    <w:rsid w:val="00425FD5"/>
    <w:rsid w:val="0042611A"/>
    <w:rsid w:val="00426134"/>
    <w:rsid w:val="00426435"/>
    <w:rsid w:val="00426E62"/>
    <w:rsid w:val="00427553"/>
    <w:rsid w:val="00431943"/>
    <w:rsid w:val="00431D5C"/>
    <w:rsid w:val="004340E7"/>
    <w:rsid w:val="004373D2"/>
    <w:rsid w:val="00437DC7"/>
    <w:rsid w:val="0044013F"/>
    <w:rsid w:val="0044154E"/>
    <w:rsid w:val="0044377E"/>
    <w:rsid w:val="0044548D"/>
    <w:rsid w:val="00446F71"/>
    <w:rsid w:val="00447F45"/>
    <w:rsid w:val="004503CD"/>
    <w:rsid w:val="0045170B"/>
    <w:rsid w:val="00452A3D"/>
    <w:rsid w:val="00452C94"/>
    <w:rsid w:val="00452D3C"/>
    <w:rsid w:val="00452D9F"/>
    <w:rsid w:val="00452E25"/>
    <w:rsid w:val="004540FA"/>
    <w:rsid w:val="00454302"/>
    <w:rsid w:val="00455915"/>
    <w:rsid w:val="00455BFE"/>
    <w:rsid w:val="00455D59"/>
    <w:rsid w:val="004608AF"/>
    <w:rsid w:val="0046189E"/>
    <w:rsid w:val="00466BC5"/>
    <w:rsid w:val="00467A4F"/>
    <w:rsid w:val="00467B36"/>
    <w:rsid w:val="00467F4F"/>
    <w:rsid w:val="00470457"/>
    <w:rsid w:val="00470C17"/>
    <w:rsid w:val="00470C7E"/>
    <w:rsid w:val="00471475"/>
    <w:rsid w:val="004725E0"/>
    <w:rsid w:val="00473401"/>
    <w:rsid w:val="0047588E"/>
    <w:rsid w:val="0047696F"/>
    <w:rsid w:val="00476AE9"/>
    <w:rsid w:val="004800FA"/>
    <w:rsid w:val="0048063E"/>
    <w:rsid w:val="0048082F"/>
    <w:rsid w:val="00481074"/>
    <w:rsid w:val="00481ABC"/>
    <w:rsid w:val="00482015"/>
    <w:rsid w:val="00482C96"/>
    <w:rsid w:val="00484066"/>
    <w:rsid w:val="004841B6"/>
    <w:rsid w:val="004847CE"/>
    <w:rsid w:val="00485B2C"/>
    <w:rsid w:val="00485D46"/>
    <w:rsid w:val="00485E6F"/>
    <w:rsid w:val="00487AEF"/>
    <w:rsid w:val="00487F42"/>
    <w:rsid w:val="004900AC"/>
    <w:rsid w:val="00490934"/>
    <w:rsid w:val="00490D11"/>
    <w:rsid w:val="00490F41"/>
    <w:rsid w:val="00491CF9"/>
    <w:rsid w:val="004928EB"/>
    <w:rsid w:val="00492A7F"/>
    <w:rsid w:val="00494C2D"/>
    <w:rsid w:val="00495A3F"/>
    <w:rsid w:val="00496005"/>
    <w:rsid w:val="00496336"/>
    <w:rsid w:val="004965C6"/>
    <w:rsid w:val="0049718E"/>
    <w:rsid w:val="00497391"/>
    <w:rsid w:val="00497DDC"/>
    <w:rsid w:val="004A0D32"/>
    <w:rsid w:val="004A0FC3"/>
    <w:rsid w:val="004A32D8"/>
    <w:rsid w:val="004A4E2B"/>
    <w:rsid w:val="004A73C2"/>
    <w:rsid w:val="004A7586"/>
    <w:rsid w:val="004A788F"/>
    <w:rsid w:val="004B0AD3"/>
    <w:rsid w:val="004B0D05"/>
    <w:rsid w:val="004B2308"/>
    <w:rsid w:val="004B2E33"/>
    <w:rsid w:val="004B3061"/>
    <w:rsid w:val="004B32D0"/>
    <w:rsid w:val="004B492D"/>
    <w:rsid w:val="004B761B"/>
    <w:rsid w:val="004C0A5D"/>
    <w:rsid w:val="004C199A"/>
    <w:rsid w:val="004C1D44"/>
    <w:rsid w:val="004C1DAD"/>
    <w:rsid w:val="004C2B38"/>
    <w:rsid w:val="004C388B"/>
    <w:rsid w:val="004C4429"/>
    <w:rsid w:val="004C4C39"/>
    <w:rsid w:val="004C4CE2"/>
    <w:rsid w:val="004C6F37"/>
    <w:rsid w:val="004C7314"/>
    <w:rsid w:val="004C7AC5"/>
    <w:rsid w:val="004C7C7B"/>
    <w:rsid w:val="004D1189"/>
    <w:rsid w:val="004D17FE"/>
    <w:rsid w:val="004D1D1B"/>
    <w:rsid w:val="004D2B06"/>
    <w:rsid w:val="004D2B66"/>
    <w:rsid w:val="004D2BE8"/>
    <w:rsid w:val="004D31F3"/>
    <w:rsid w:val="004D322C"/>
    <w:rsid w:val="004D339F"/>
    <w:rsid w:val="004D70C0"/>
    <w:rsid w:val="004D75CD"/>
    <w:rsid w:val="004D77AE"/>
    <w:rsid w:val="004D7E1C"/>
    <w:rsid w:val="004E0BBD"/>
    <w:rsid w:val="004E0D0F"/>
    <w:rsid w:val="004E200B"/>
    <w:rsid w:val="004E22B2"/>
    <w:rsid w:val="004E36DD"/>
    <w:rsid w:val="004E40ED"/>
    <w:rsid w:val="004E47D6"/>
    <w:rsid w:val="004E4857"/>
    <w:rsid w:val="004E672C"/>
    <w:rsid w:val="004E6796"/>
    <w:rsid w:val="004E760F"/>
    <w:rsid w:val="004E7C1E"/>
    <w:rsid w:val="004F0686"/>
    <w:rsid w:val="004F1120"/>
    <w:rsid w:val="004F37B5"/>
    <w:rsid w:val="004F3E43"/>
    <w:rsid w:val="004F4383"/>
    <w:rsid w:val="004F439F"/>
    <w:rsid w:val="004F4993"/>
    <w:rsid w:val="004F49F0"/>
    <w:rsid w:val="004F615E"/>
    <w:rsid w:val="004F6F04"/>
    <w:rsid w:val="004F6F95"/>
    <w:rsid w:val="004F7E11"/>
    <w:rsid w:val="00500758"/>
    <w:rsid w:val="00500949"/>
    <w:rsid w:val="00501961"/>
    <w:rsid w:val="00502D32"/>
    <w:rsid w:val="005048F6"/>
    <w:rsid w:val="005061D1"/>
    <w:rsid w:val="0050728B"/>
    <w:rsid w:val="00507FC1"/>
    <w:rsid w:val="0051063D"/>
    <w:rsid w:val="00510CFD"/>
    <w:rsid w:val="005124FC"/>
    <w:rsid w:val="00514A2C"/>
    <w:rsid w:val="0051516B"/>
    <w:rsid w:val="00515482"/>
    <w:rsid w:val="005207A2"/>
    <w:rsid w:val="005211A9"/>
    <w:rsid w:val="00521EF1"/>
    <w:rsid w:val="00522E6D"/>
    <w:rsid w:val="0052384A"/>
    <w:rsid w:val="00523D84"/>
    <w:rsid w:val="00523E81"/>
    <w:rsid w:val="00523FFF"/>
    <w:rsid w:val="00524936"/>
    <w:rsid w:val="00524A43"/>
    <w:rsid w:val="00526544"/>
    <w:rsid w:val="005275D2"/>
    <w:rsid w:val="00527898"/>
    <w:rsid w:val="00527FD0"/>
    <w:rsid w:val="00530637"/>
    <w:rsid w:val="00530A32"/>
    <w:rsid w:val="00530A59"/>
    <w:rsid w:val="00531274"/>
    <w:rsid w:val="00531C97"/>
    <w:rsid w:val="00532045"/>
    <w:rsid w:val="005327F0"/>
    <w:rsid w:val="00533717"/>
    <w:rsid w:val="0054039B"/>
    <w:rsid w:val="00540DCC"/>
    <w:rsid w:val="005417BA"/>
    <w:rsid w:val="0054304F"/>
    <w:rsid w:val="00544E67"/>
    <w:rsid w:val="00545A92"/>
    <w:rsid w:val="00545E92"/>
    <w:rsid w:val="0054676B"/>
    <w:rsid w:val="005472F9"/>
    <w:rsid w:val="005479EE"/>
    <w:rsid w:val="00550009"/>
    <w:rsid w:val="0055063E"/>
    <w:rsid w:val="00550BF4"/>
    <w:rsid w:val="00551D3D"/>
    <w:rsid w:val="00552038"/>
    <w:rsid w:val="00552403"/>
    <w:rsid w:val="005525F4"/>
    <w:rsid w:val="0055299E"/>
    <w:rsid w:val="005533A4"/>
    <w:rsid w:val="005545DA"/>
    <w:rsid w:val="00554755"/>
    <w:rsid w:val="00555D42"/>
    <w:rsid w:val="00556C2E"/>
    <w:rsid w:val="00557E7B"/>
    <w:rsid w:val="00560F74"/>
    <w:rsid w:val="0056394F"/>
    <w:rsid w:val="00564311"/>
    <w:rsid w:val="005646CD"/>
    <w:rsid w:val="00564C98"/>
    <w:rsid w:val="005652D4"/>
    <w:rsid w:val="00566061"/>
    <w:rsid w:val="00566B69"/>
    <w:rsid w:val="005679F7"/>
    <w:rsid w:val="00567E9D"/>
    <w:rsid w:val="00570984"/>
    <w:rsid w:val="00571291"/>
    <w:rsid w:val="005713FE"/>
    <w:rsid w:val="00571BA7"/>
    <w:rsid w:val="00572CA1"/>
    <w:rsid w:val="0057388E"/>
    <w:rsid w:val="005738AF"/>
    <w:rsid w:val="00575286"/>
    <w:rsid w:val="005802C6"/>
    <w:rsid w:val="00581286"/>
    <w:rsid w:val="005815F5"/>
    <w:rsid w:val="00581EDB"/>
    <w:rsid w:val="00583B49"/>
    <w:rsid w:val="005846D5"/>
    <w:rsid w:val="00585A4F"/>
    <w:rsid w:val="00586080"/>
    <w:rsid w:val="00586086"/>
    <w:rsid w:val="00587FCD"/>
    <w:rsid w:val="005911F1"/>
    <w:rsid w:val="00592011"/>
    <w:rsid w:val="005924B4"/>
    <w:rsid w:val="00592A94"/>
    <w:rsid w:val="00593B87"/>
    <w:rsid w:val="00593C4B"/>
    <w:rsid w:val="00596253"/>
    <w:rsid w:val="00596404"/>
    <w:rsid w:val="00597983"/>
    <w:rsid w:val="005A074C"/>
    <w:rsid w:val="005A0B62"/>
    <w:rsid w:val="005A10A0"/>
    <w:rsid w:val="005A13D7"/>
    <w:rsid w:val="005A1D90"/>
    <w:rsid w:val="005A1FE6"/>
    <w:rsid w:val="005A2670"/>
    <w:rsid w:val="005A28BD"/>
    <w:rsid w:val="005A464B"/>
    <w:rsid w:val="005A49E9"/>
    <w:rsid w:val="005A4B62"/>
    <w:rsid w:val="005A5A71"/>
    <w:rsid w:val="005A74E6"/>
    <w:rsid w:val="005A74E8"/>
    <w:rsid w:val="005B09D0"/>
    <w:rsid w:val="005B0BF7"/>
    <w:rsid w:val="005B1044"/>
    <w:rsid w:val="005B29CA"/>
    <w:rsid w:val="005B2E8B"/>
    <w:rsid w:val="005B3FC9"/>
    <w:rsid w:val="005B646B"/>
    <w:rsid w:val="005B73F9"/>
    <w:rsid w:val="005B768D"/>
    <w:rsid w:val="005B7FCA"/>
    <w:rsid w:val="005C021E"/>
    <w:rsid w:val="005C1C30"/>
    <w:rsid w:val="005C21D7"/>
    <w:rsid w:val="005C3E81"/>
    <w:rsid w:val="005C4D3C"/>
    <w:rsid w:val="005C4D75"/>
    <w:rsid w:val="005C51CD"/>
    <w:rsid w:val="005C52B7"/>
    <w:rsid w:val="005C58BA"/>
    <w:rsid w:val="005C638E"/>
    <w:rsid w:val="005C6A0A"/>
    <w:rsid w:val="005C6F3B"/>
    <w:rsid w:val="005C734B"/>
    <w:rsid w:val="005D04B7"/>
    <w:rsid w:val="005D05A5"/>
    <w:rsid w:val="005D0CBE"/>
    <w:rsid w:val="005D117D"/>
    <w:rsid w:val="005D213F"/>
    <w:rsid w:val="005D3A41"/>
    <w:rsid w:val="005D4440"/>
    <w:rsid w:val="005D4602"/>
    <w:rsid w:val="005D4840"/>
    <w:rsid w:val="005D51B8"/>
    <w:rsid w:val="005D57FA"/>
    <w:rsid w:val="005D6686"/>
    <w:rsid w:val="005D72A5"/>
    <w:rsid w:val="005D73AA"/>
    <w:rsid w:val="005E00A6"/>
    <w:rsid w:val="005E07CF"/>
    <w:rsid w:val="005E09B3"/>
    <w:rsid w:val="005E0C5F"/>
    <w:rsid w:val="005E241D"/>
    <w:rsid w:val="005E37B2"/>
    <w:rsid w:val="005E3C3B"/>
    <w:rsid w:val="005E5A00"/>
    <w:rsid w:val="005E5A8A"/>
    <w:rsid w:val="005E62F4"/>
    <w:rsid w:val="005E6721"/>
    <w:rsid w:val="005E7332"/>
    <w:rsid w:val="005F0B85"/>
    <w:rsid w:val="005F2FAD"/>
    <w:rsid w:val="005F3979"/>
    <w:rsid w:val="005F44F6"/>
    <w:rsid w:val="005F4F7A"/>
    <w:rsid w:val="005F636F"/>
    <w:rsid w:val="005F6AC0"/>
    <w:rsid w:val="006005E9"/>
    <w:rsid w:val="00601710"/>
    <w:rsid w:val="00601B32"/>
    <w:rsid w:val="006021DA"/>
    <w:rsid w:val="0060257F"/>
    <w:rsid w:val="00602F07"/>
    <w:rsid w:val="006042E2"/>
    <w:rsid w:val="006046C8"/>
    <w:rsid w:val="00604CB7"/>
    <w:rsid w:val="00605FCF"/>
    <w:rsid w:val="006060FB"/>
    <w:rsid w:val="00607A06"/>
    <w:rsid w:val="00611A8E"/>
    <w:rsid w:val="00613E9C"/>
    <w:rsid w:val="00614B59"/>
    <w:rsid w:val="00615887"/>
    <w:rsid w:val="00615D2F"/>
    <w:rsid w:val="00616A79"/>
    <w:rsid w:val="00616F30"/>
    <w:rsid w:val="00617F50"/>
    <w:rsid w:val="00621BB3"/>
    <w:rsid w:val="006230E0"/>
    <w:rsid w:val="00623D36"/>
    <w:rsid w:val="00624419"/>
    <w:rsid w:val="006247B1"/>
    <w:rsid w:val="006272FD"/>
    <w:rsid w:val="006274AC"/>
    <w:rsid w:val="00627B8F"/>
    <w:rsid w:val="0063003E"/>
    <w:rsid w:val="0063071B"/>
    <w:rsid w:val="00630922"/>
    <w:rsid w:val="006309AA"/>
    <w:rsid w:val="00630ED6"/>
    <w:rsid w:val="006329F4"/>
    <w:rsid w:val="00632F23"/>
    <w:rsid w:val="00633416"/>
    <w:rsid w:val="0063402F"/>
    <w:rsid w:val="00634185"/>
    <w:rsid w:val="00634C2E"/>
    <w:rsid w:val="00635306"/>
    <w:rsid w:val="00635413"/>
    <w:rsid w:val="0063567E"/>
    <w:rsid w:val="0063607B"/>
    <w:rsid w:val="0063688B"/>
    <w:rsid w:val="006377E7"/>
    <w:rsid w:val="00637F08"/>
    <w:rsid w:val="0064008C"/>
    <w:rsid w:val="00640198"/>
    <w:rsid w:val="006403FC"/>
    <w:rsid w:val="006411D4"/>
    <w:rsid w:val="00641550"/>
    <w:rsid w:val="00641912"/>
    <w:rsid w:val="00641FA7"/>
    <w:rsid w:val="0064223F"/>
    <w:rsid w:val="00643566"/>
    <w:rsid w:val="00643DE6"/>
    <w:rsid w:val="00643F3E"/>
    <w:rsid w:val="0064429D"/>
    <w:rsid w:val="00644579"/>
    <w:rsid w:val="0064466E"/>
    <w:rsid w:val="00645F9A"/>
    <w:rsid w:val="00647451"/>
    <w:rsid w:val="006475D8"/>
    <w:rsid w:val="00647DAA"/>
    <w:rsid w:val="006502C4"/>
    <w:rsid w:val="00651278"/>
    <w:rsid w:val="0065150D"/>
    <w:rsid w:val="006519C1"/>
    <w:rsid w:val="00651BBC"/>
    <w:rsid w:val="0065468B"/>
    <w:rsid w:val="006556F0"/>
    <w:rsid w:val="00656AEF"/>
    <w:rsid w:val="00656D04"/>
    <w:rsid w:val="0065784A"/>
    <w:rsid w:val="006579D1"/>
    <w:rsid w:val="00657ADC"/>
    <w:rsid w:val="00660543"/>
    <w:rsid w:val="00664007"/>
    <w:rsid w:val="006646D8"/>
    <w:rsid w:val="00666122"/>
    <w:rsid w:val="0066660A"/>
    <w:rsid w:val="00666AFD"/>
    <w:rsid w:val="00667714"/>
    <w:rsid w:val="00670949"/>
    <w:rsid w:val="00671EFA"/>
    <w:rsid w:val="006726A6"/>
    <w:rsid w:val="00672B29"/>
    <w:rsid w:val="0067308E"/>
    <w:rsid w:val="00675C8D"/>
    <w:rsid w:val="0067647C"/>
    <w:rsid w:val="00677679"/>
    <w:rsid w:val="00680498"/>
    <w:rsid w:val="006808AE"/>
    <w:rsid w:val="006810C2"/>
    <w:rsid w:val="006818DC"/>
    <w:rsid w:val="00681A0B"/>
    <w:rsid w:val="0068210F"/>
    <w:rsid w:val="006825A4"/>
    <w:rsid w:val="00683C32"/>
    <w:rsid w:val="00684124"/>
    <w:rsid w:val="0068527C"/>
    <w:rsid w:val="006852C8"/>
    <w:rsid w:val="006867D8"/>
    <w:rsid w:val="0068697D"/>
    <w:rsid w:val="00687051"/>
    <w:rsid w:val="0069001C"/>
    <w:rsid w:val="006904F5"/>
    <w:rsid w:val="0069059E"/>
    <w:rsid w:val="006906DE"/>
    <w:rsid w:val="00690B37"/>
    <w:rsid w:val="00690F99"/>
    <w:rsid w:val="006911C3"/>
    <w:rsid w:val="006919C0"/>
    <w:rsid w:val="00692AAA"/>
    <w:rsid w:val="006930EC"/>
    <w:rsid w:val="00693618"/>
    <w:rsid w:val="0069416C"/>
    <w:rsid w:val="00694277"/>
    <w:rsid w:val="00694A21"/>
    <w:rsid w:val="00694BA2"/>
    <w:rsid w:val="0069762A"/>
    <w:rsid w:val="00697C1E"/>
    <w:rsid w:val="00697CF0"/>
    <w:rsid w:val="006A04CE"/>
    <w:rsid w:val="006A132A"/>
    <w:rsid w:val="006A2A76"/>
    <w:rsid w:val="006A41DF"/>
    <w:rsid w:val="006A48DE"/>
    <w:rsid w:val="006A4F1F"/>
    <w:rsid w:val="006A6035"/>
    <w:rsid w:val="006A7565"/>
    <w:rsid w:val="006B1C43"/>
    <w:rsid w:val="006B2351"/>
    <w:rsid w:val="006B23E0"/>
    <w:rsid w:val="006B4129"/>
    <w:rsid w:val="006B608E"/>
    <w:rsid w:val="006B6184"/>
    <w:rsid w:val="006B7191"/>
    <w:rsid w:val="006B7DB2"/>
    <w:rsid w:val="006C109D"/>
    <w:rsid w:val="006C1605"/>
    <w:rsid w:val="006C2A7E"/>
    <w:rsid w:val="006C2AA0"/>
    <w:rsid w:val="006C2F29"/>
    <w:rsid w:val="006C332D"/>
    <w:rsid w:val="006C3EFF"/>
    <w:rsid w:val="006C4BF4"/>
    <w:rsid w:val="006C6C00"/>
    <w:rsid w:val="006C6F48"/>
    <w:rsid w:val="006C6FA6"/>
    <w:rsid w:val="006C7037"/>
    <w:rsid w:val="006D0388"/>
    <w:rsid w:val="006D2317"/>
    <w:rsid w:val="006D23AC"/>
    <w:rsid w:val="006D24EF"/>
    <w:rsid w:val="006D269D"/>
    <w:rsid w:val="006D277F"/>
    <w:rsid w:val="006D2EEA"/>
    <w:rsid w:val="006D35F8"/>
    <w:rsid w:val="006D398B"/>
    <w:rsid w:val="006D3D53"/>
    <w:rsid w:val="006D41C3"/>
    <w:rsid w:val="006D5388"/>
    <w:rsid w:val="006D572B"/>
    <w:rsid w:val="006D7705"/>
    <w:rsid w:val="006E0DAE"/>
    <w:rsid w:val="006E1284"/>
    <w:rsid w:val="006E2106"/>
    <w:rsid w:val="006E30E2"/>
    <w:rsid w:val="006E394F"/>
    <w:rsid w:val="006E6534"/>
    <w:rsid w:val="006E6624"/>
    <w:rsid w:val="006E67B6"/>
    <w:rsid w:val="006E70D8"/>
    <w:rsid w:val="006F05C0"/>
    <w:rsid w:val="006F16E8"/>
    <w:rsid w:val="006F1D5A"/>
    <w:rsid w:val="006F2349"/>
    <w:rsid w:val="006F2722"/>
    <w:rsid w:val="006F38CB"/>
    <w:rsid w:val="006F50A4"/>
    <w:rsid w:val="006F5B38"/>
    <w:rsid w:val="006F5B6C"/>
    <w:rsid w:val="006F63CD"/>
    <w:rsid w:val="006F6C2E"/>
    <w:rsid w:val="006F7737"/>
    <w:rsid w:val="006F7FD9"/>
    <w:rsid w:val="00700146"/>
    <w:rsid w:val="0070015B"/>
    <w:rsid w:val="00700AA5"/>
    <w:rsid w:val="00700D93"/>
    <w:rsid w:val="00700EA3"/>
    <w:rsid w:val="00701B17"/>
    <w:rsid w:val="00701D62"/>
    <w:rsid w:val="00701DD5"/>
    <w:rsid w:val="00702296"/>
    <w:rsid w:val="0070305F"/>
    <w:rsid w:val="00703B59"/>
    <w:rsid w:val="00704179"/>
    <w:rsid w:val="00704652"/>
    <w:rsid w:val="0070493A"/>
    <w:rsid w:val="00705180"/>
    <w:rsid w:val="0070538F"/>
    <w:rsid w:val="007056AD"/>
    <w:rsid w:val="0070578A"/>
    <w:rsid w:val="0070671A"/>
    <w:rsid w:val="00706E3D"/>
    <w:rsid w:val="007077C4"/>
    <w:rsid w:val="00707821"/>
    <w:rsid w:val="00707BBF"/>
    <w:rsid w:val="00711705"/>
    <w:rsid w:val="00711F37"/>
    <w:rsid w:val="00712592"/>
    <w:rsid w:val="00712C96"/>
    <w:rsid w:val="00714843"/>
    <w:rsid w:val="00714B5D"/>
    <w:rsid w:val="00714E92"/>
    <w:rsid w:val="00715944"/>
    <w:rsid w:val="00720051"/>
    <w:rsid w:val="00720219"/>
    <w:rsid w:val="00721FE8"/>
    <w:rsid w:val="00722292"/>
    <w:rsid w:val="00722A0E"/>
    <w:rsid w:val="00722BB2"/>
    <w:rsid w:val="00722E80"/>
    <w:rsid w:val="007230C8"/>
    <w:rsid w:val="00724999"/>
    <w:rsid w:val="007257ED"/>
    <w:rsid w:val="007258DC"/>
    <w:rsid w:val="00726555"/>
    <w:rsid w:val="00726895"/>
    <w:rsid w:val="0072695A"/>
    <w:rsid w:val="00726B2B"/>
    <w:rsid w:val="007274F3"/>
    <w:rsid w:val="00727624"/>
    <w:rsid w:val="007300CC"/>
    <w:rsid w:val="007312CE"/>
    <w:rsid w:val="0073133E"/>
    <w:rsid w:val="0073151F"/>
    <w:rsid w:val="0073240D"/>
    <w:rsid w:val="00733777"/>
    <w:rsid w:val="0073491D"/>
    <w:rsid w:val="00734A98"/>
    <w:rsid w:val="00735265"/>
    <w:rsid w:val="0073643C"/>
    <w:rsid w:val="007373C9"/>
    <w:rsid w:val="00741B69"/>
    <w:rsid w:val="007425EA"/>
    <w:rsid w:val="007426AA"/>
    <w:rsid w:val="00742BD1"/>
    <w:rsid w:val="00742F56"/>
    <w:rsid w:val="00743930"/>
    <w:rsid w:val="007442A1"/>
    <w:rsid w:val="00744532"/>
    <w:rsid w:val="007448E8"/>
    <w:rsid w:val="00744FD7"/>
    <w:rsid w:val="0074703C"/>
    <w:rsid w:val="00747C94"/>
    <w:rsid w:val="007500B4"/>
    <w:rsid w:val="00750AA7"/>
    <w:rsid w:val="00750DBB"/>
    <w:rsid w:val="00750FEC"/>
    <w:rsid w:val="007513A0"/>
    <w:rsid w:val="0075375A"/>
    <w:rsid w:val="00753D12"/>
    <w:rsid w:val="00754746"/>
    <w:rsid w:val="00756EE9"/>
    <w:rsid w:val="00757359"/>
    <w:rsid w:val="0075791B"/>
    <w:rsid w:val="00757C8D"/>
    <w:rsid w:val="007612F6"/>
    <w:rsid w:val="007617A1"/>
    <w:rsid w:val="00761E77"/>
    <w:rsid w:val="0076210E"/>
    <w:rsid w:val="0076254A"/>
    <w:rsid w:val="00762BF2"/>
    <w:rsid w:val="00762E4B"/>
    <w:rsid w:val="0076340D"/>
    <w:rsid w:val="0076374C"/>
    <w:rsid w:val="00764430"/>
    <w:rsid w:val="007646E1"/>
    <w:rsid w:val="00764EC2"/>
    <w:rsid w:val="007655A6"/>
    <w:rsid w:val="00765991"/>
    <w:rsid w:val="00765B5C"/>
    <w:rsid w:val="007661CC"/>
    <w:rsid w:val="00767493"/>
    <w:rsid w:val="007675FF"/>
    <w:rsid w:val="00770F4D"/>
    <w:rsid w:val="00771618"/>
    <w:rsid w:val="00771728"/>
    <w:rsid w:val="00771D7C"/>
    <w:rsid w:val="00772DED"/>
    <w:rsid w:val="007742E6"/>
    <w:rsid w:val="00775187"/>
    <w:rsid w:val="0077550F"/>
    <w:rsid w:val="00775E2E"/>
    <w:rsid w:val="007762D2"/>
    <w:rsid w:val="00776488"/>
    <w:rsid w:val="00776FD0"/>
    <w:rsid w:val="007800D5"/>
    <w:rsid w:val="00780B59"/>
    <w:rsid w:val="00781960"/>
    <w:rsid w:val="00782D91"/>
    <w:rsid w:val="007830B6"/>
    <w:rsid w:val="00783B00"/>
    <w:rsid w:val="0078436E"/>
    <w:rsid w:val="00784BF9"/>
    <w:rsid w:val="00785273"/>
    <w:rsid w:val="00786846"/>
    <w:rsid w:val="00787272"/>
    <w:rsid w:val="00787A04"/>
    <w:rsid w:val="00787D76"/>
    <w:rsid w:val="00790473"/>
    <w:rsid w:val="00790F8D"/>
    <w:rsid w:val="0079222B"/>
    <w:rsid w:val="00792B00"/>
    <w:rsid w:val="007932C7"/>
    <w:rsid w:val="007933B5"/>
    <w:rsid w:val="007A0A8D"/>
    <w:rsid w:val="007A1CF1"/>
    <w:rsid w:val="007A2B9E"/>
    <w:rsid w:val="007A31F7"/>
    <w:rsid w:val="007A403D"/>
    <w:rsid w:val="007A4D8F"/>
    <w:rsid w:val="007A53F5"/>
    <w:rsid w:val="007A60BD"/>
    <w:rsid w:val="007A63A5"/>
    <w:rsid w:val="007A641B"/>
    <w:rsid w:val="007A7567"/>
    <w:rsid w:val="007A75BC"/>
    <w:rsid w:val="007A7E91"/>
    <w:rsid w:val="007B1306"/>
    <w:rsid w:val="007B2B5F"/>
    <w:rsid w:val="007B6443"/>
    <w:rsid w:val="007B6A73"/>
    <w:rsid w:val="007B6E2B"/>
    <w:rsid w:val="007B72A3"/>
    <w:rsid w:val="007B73F3"/>
    <w:rsid w:val="007B7790"/>
    <w:rsid w:val="007C06CE"/>
    <w:rsid w:val="007C1B8A"/>
    <w:rsid w:val="007C4AA6"/>
    <w:rsid w:val="007C4D19"/>
    <w:rsid w:val="007C4E5B"/>
    <w:rsid w:val="007C5386"/>
    <w:rsid w:val="007C6043"/>
    <w:rsid w:val="007C6171"/>
    <w:rsid w:val="007C662F"/>
    <w:rsid w:val="007C7554"/>
    <w:rsid w:val="007C7D43"/>
    <w:rsid w:val="007C7E7E"/>
    <w:rsid w:val="007D331B"/>
    <w:rsid w:val="007D46EC"/>
    <w:rsid w:val="007D499B"/>
    <w:rsid w:val="007D588F"/>
    <w:rsid w:val="007D5EE6"/>
    <w:rsid w:val="007E1D47"/>
    <w:rsid w:val="007E2620"/>
    <w:rsid w:val="007E377F"/>
    <w:rsid w:val="007E4C32"/>
    <w:rsid w:val="007E53CD"/>
    <w:rsid w:val="007E6F85"/>
    <w:rsid w:val="007E7CD0"/>
    <w:rsid w:val="007E7D46"/>
    <w:rsid w:val="007F04F9"/>
    <w:rsid w:val="007F2195"/>
    <w:rsid w:val="007F3AA5"/>
    <w:rsid w:val="007F4075"/>
    <w:rsid w:val="007F4A3C"/>
    <w:rsid w:val="007F50DE"/>
    <w:rsid w:val="007F5615"/>
    <w:rsid w:val="007F585E"/>
    <w:rsid w:val="007F609E"/>
    <w:rsid w:val="007F6505"/>
    <w:rsid w:val="007F7276"/>
    <w:rsid w:val="007F78D8"/>
    <w:rsid w:val="007F7C19"/>
    <w:rsid w:val="007F7D52"/>
    <w:rsid w:val="008029FC"/>
    <w:rsid w:val="008037C3"/>
    <w:rsid w:val="008040A0"/>
    <w:rsid w:val="00804499"/>
    <w:rsid w:val="008044AB"/>
    <w:rsid w:val="0080499D"/>
    <w:rsid w:val="00804BED"/>
    <w:rsid w:val="00806FAE"/>
    <w:rsid w:val="0080723D"/>
    <w:rsid w:val="008107DA"/>
    <w:rsid w:val="00811024"/>
    <w:rsid w:val="0081385D"/>
    <w:rsid w:val="00814AAF"/>
    <w:rsid w:val="00814BBF"/>
    <w:rsid w:val="00814D0E"/>
    <w:rsid w:val="00816FE6"/>
    <w:rsid w:val="00820E86"/>
    <w:rsid w:val="00820F6D"/>
    <w:rsid w:val="0082128D"/>
    <w:rsid w:val="0082226D"/>
    <w:rsid w:val="008234EF"/>
    <w:rsid w:val="008250F6"/>
    <w:rsid w:val="0082524F"/>
    <w:rsid w:val="0082576A"/>
    <w:rsid w:val="00825771"/>
    <w:rsid w:val="0082591A"/>
    <w:rsid w:val="00825EF0"/>
    <w:rsid w:val="0082676B"/>
    <w:rsid w:val="00826EC8"/>
    <w:rsid w:val="0082753C"/>
    <w:rsid w:val="008275F7"/>
    <w:rsid w:val="0082790F"/>
    <w:rsid w:val="008306DD"/>
    <w:rsid w:val="00831604"/>
    <w:rsid w:val="00831757"/>
    <w:rsid w:val="00831844"/>
    <w:rsid w:val="00831ECA"/>
    <w:rsid w:val="00832AD9"/>
    <w:rsid w:val="00832B37"/>
    <w:rsid w:val="008348F9"/>
    <w:rsid w:val="00836425"/>
    <w:rsid w:val="0083646E"/>
    <w:rsid w:val="00836A88"/>
    <w:rsid w:val="0083736F"/>
    <w:rsid w:val="00837D8D"/>
    <w:rsid w:val="00840445"/>
    <w:rsid w:val="00840592"/>
    <w:rsid w:val="008407C5"/>
    <w:rsid w:val="00840EAA"/>
    <w:rsid w:val="00843F63"/>
    <w:rsid w:val="00844150"/>
    <w:rsid w:val="00844E35"/>
    <w:rsid w:val="00845DB5"/>
    <w:rsid w:val="00847629"/>
    <w:rsid w:val="00850D05"/>
    <w:rsid w:val="008511CC"/>
    <w:rsid w:val="00851D80"/>
    <w:rsid w:val="008520AB"/>
    <w:rsid w:val="00852289"/>
    <w:rsid w:val="00852733"/>
    <w:rsid w:val="00852A46"/>
    <w:rsid w:val="00854679"/>
    <w:rsid w:val="00855D5C"/>
    <w:rsid w:val="00855E62"/>
    <w:rsid w:val="00857493"/>
    <w:rsid w:val="008579C4"/>
    <w:rsid w:val="00857F88"/>
    <w:rsid w:val="00861163"/>
    <w:rsid w:val="00861369"/>
    <w:rsid w:val="00862030"/>
    <w:rsid w:val="008634F9"/>
    <w:rsid w:val="00863B2C"/>
    <w:rsid w:val="0086421F"/>
    <w:rsid w:val="008647BF"/>
    <w:rsid w:val="00864A58"/>
    <w:rsid w:val="00866134"/>
    <w:rsid w:val="00866A4E"/>
    <w:rsid w:val="00866B42"/>
    <w:rsid w:val="0086712D"/>
    <w:rsid w:val="0087011F"/>
    <w:rsid w:val="0087040A"/>
    <w:rsid w:val="00871278"/>
    <w:rsid w:val="008715F3"/>
    <w:rsid w:val="00871833"/>
    <w:rsid w:val="00872A7A"/>
    <w:rsid w:val="00873C56"/>
    <w:rsid w:val="008741AF"/>
    <w:rsid w:val="008747B0"/>
    <w:rsid w:val="00874D26"/>
    <w:rsid w:val="00874D70"/>
    <w:rsid w:val="00875404"/>
    <w:rsid w:val="008756ED"/>
    <w:rsid w:val="00875B18"/>
    <w:rsid w:val="008767E1"/>
    <w:rsid w:val="00876B41"/>
    <w:rsid w:val="00877CE7"/>
    <w:rsid w:val="0088090D"/>
    <w:rsid w:val="00882122"/>
    <w:rsid w:val="008845F2"/>
    <w:rsid w:val="008850D9"/>
    <w:rsid w:val="00885DCF"/>
    <w:rsid w:val="00886195"/>
    <w:rsid w:val="00886CE1"/>
    <w:rsid w:val="00887010"/>
    <w:rsid w:val="008900C7"/>
    <w:rsid w:val="00890CC6"/>
    <w:rsid w:val="008911CF"/>
    <w:rsid w:val="00891245"/>
    <w:rsid w:val="0089144E"/>
    <w:rsid w:val="00891CE9"/>
    <w:rsid w:val="00892A40"/>
    <w:rsid w:val="00893456"/>
    <w:rsid w:val="00893921"/>
    <w:rsid w:val="00895159"/>
    <w:rsid w:val="008A0BEB"/>
    <w:rsid w:val="008A0E86"/>
    <w:rsid w:val="008A1743"/>
    <w:rsid w:val="008A1A6C"/>
    <w:rsid w:val="008A2124"/>
    <w:rsid w:val="008A2535"/>
    <w:rsid w:val="008A2F19"/>
    <w:rsid w:val="008A2FBA"/>
    <w:rsid w:val="008A3156"/>
    <w:rsid w:val="008A362A"/>
    <w:rsid w:val="008A442B"/>
    <w:rsid w:val="008A4739"/>
    <w:rsid w:val="008A52EA"/>
    <w:rsid w:val="008A576D"/>
    <w:rsid w:val="008A747B"/>
    <w:rsid w:val="008B05DB"/>
    <w:rsid w:val="008B08F8"/>
    <w:rsid w:val="008B1A90"/>
    <w:rsid w:val="008B2892"/>
    <w:rsid w:val="008B4049"/>
    <w:rsid w:val="008B4187"/>
    <w:rsid w:val="008B4D29"/>
    <w:rsid w:val="008B61B5"/>
    <w:rsid w:val="008B6B39"/>
    <w:rsid w:val="008B764C"/>
    <w:rsid w:val="008B7F85"/>
    <w:rsid w:val="008C0590"/>
    <w:rsid w:val="008C0B5A"/>
    <w:rsid w:val="008C19DE"/>
    <w:rsid w:val="008C2309"/>
    <w:rsid w:val="008C2337"/>
    <w:rsid w:val="008C2B42"/>
    <w:rsid w:val="008C3069"/>
    <w:rsid w:val="008C3898"/>
    <w:rsid w:val="008C453B"/>
    <w:rsid w:val="008C60B0"/>
    <w:rsid w:val="008C6419"/>
    <w:rsid w:val="008C6D8B"/>
    <w:rsid w:val="008C7AF2"/>
    <w:rsid w:val="008D0EB4"/>
    <w:rsid w:val="008D162B"/>
    <w:rsid w:val="008D1A81"/>
    <w:rsid w:val="008D2154"/>
    <w:rsid w:val="008D271E"/>
    <w:rsid w:val="008D2D2E"/>
    <w:rsid w:val="008D2D70"/>
    <w:rsid w:val="008D305F"/>
    <w:rsid w:val="008D476B"/>
    <w:rsid w:val="008D5537"/>
    <w:rsid w:val="008D5737"/>
    <w:rsid w:val="008D5E5E"/>
    <w:rsid w:val="008D6F99"/>
    <w:rsid w:val="008E0CF2"/>
    <w:rsid w:val="008E2B5B"/>
    <w:rsid w:val="008E2F14"/>
    <w:rsid w:val="008E3069"/>
    <w:rsid w:val="008E417B"/>
    <w:rsid w:val="008E4EFD"/>
    <w:rsid w:val="008E55BE"/>
    <w:rsid w:val="008E58CB"/>
    <w:rsid w:val="008E7810"/>
    <w:rsid w:val="008E7CA8"/>
    <w:rsid w:val="008F03AA"/>
    <w:rsid w:val="008F03DC"/>
    <w:rsid w:val="008F0A30"/>
    <w:rsid w:val="008F0EFA"/>
    <w:rsid w:val="008F1435"/>
    <w:rsid w:val="008F3A77"/>
    <w:rsid w:val="008F4377"/>
    <w:rsid w:val="008F4B48"/>
    <w:rsid w:val="008F5D41"/>
    <w:rsid w:val="008F6D51"/>
    <w:rsid w:val="008F7319"/>
    <w:rsid w:val="008F741F"/>
    <w:rsid w:val="008F7A18"/>
    <w:rsid w:val="0090028C"/>
    <w:rsid w:val="009029A3"/>
    <w:rsid w:val="009041D5"/>
    <w:rsid w:val="009067CE"/>
    <w:rsid w:val="009068C2"/>
    <w:rsid w:val="00906AFD"/>
    <w:rsid w:val="00906D60"/>
    <w:rsid w:val="00906F12"/>
    <w:rsid w:val="0090700C"/>
    <w:rsid w:val="00907B45"/>
    <w:rsid w:val="00910052"/>
    <w:rsid w:val="00910B12"/>
    <w:rsid w:val="00910DAE"/>
    <w:rsid w:val="009116AD"/>
    <w:rsid w:val="00911727"/>
    <w:rsid w:val="00912246"/>
    <w:rsid w:val="00912DC9"/>
    <w:rsid w:val="009143BC"/>
    <w:rsid w:val="0091448B"/>
    <w:rsid w:val="00914686"/>
    <w:rsid w:val="00914CA4"/>
    <w:rsid w:val="009157B6"/>
    <w:rsid w:val="00915870"/>
    <w:rsid w:val="00917059"/>
    <w:rsid w:val="00917348"/>
    <w:rsid w:val="009179A0"/>
    <w:rsid w:val="00917A9B"/>
    <w:rsid w:val="00917C6F"/>
    <w:rsid w:val="00920205"/>
    <w:rsid w:val="009217E2"/>
    <w:rsid w:val="0092220A"/>
    <w:rsid w:val="00922786"/>
    <w:rsid w:val="00922A6A"/>
    <w:rsid w:val="00923331"/>
    <w:rsid w:val="00923BEA"/>
    <w:rsid w:val="00923E8A"/>
    <w:rsid w:val="0092474D"/>
    <w:rsid w:val="009249AD"/>
    <w:rsid w:val="0092682A"/>
    <w:rsid w:val="00926D94"/>
    <w:rsid w:val="00926F13"/>
    <w:rsid w:val="009277C5"/>
    <w:rsid w:val="00927C65"/>
    <w:rsid w:val="0093019A"/>
    <w:rsid w:val="00931212"/>
    <w:rsid w:val="009322B0"/>
    <w:rsid w:val="0093235C"/>
    <w:rsid w:val="00932BC7"/>
    <w:rsid w:val="00935B57"/>
    <w:rsid w:val="00937677"/>
    <w:rsid w:val="00941EC0"/>
    <w:rsid w:val="00942410"/>
    <w:rsid w:val="0094382C"/>
    <w:rsid w:val="0094420E"/>
    <w:rsid w:val="00944A83"/>
    <w:rsid w:val="00946010"/>
    <w:rsid w:val="009460AA"/>
    <w:rsid w:val="00946238"/>
    <w:rsid w:val="0094635C"/>
    <w:rsid w:val="00947465"/>
    <w:rsid w:val="009476AE"/>
    <w:rsid w:val="00950BCE"/>
    <w:rsid w:val="00951AA8"/>
    <w:rsid w:val="00951B4C"/>
    <w:rsid w:val="00953D11"/>
    <w:rsid w:val="00953D29"/>
    <w:rsid w:val="00953F52"/>
    <w:rsid w:val="0095427B"/>
    <w:rsid w:val="00954441"/>
    <w:rsid w:val="00954C42"/>
    <w:rsid w:val="009556CC"/>
    <w:rsid w:val="00955DC3"/>
    <w:rsid w:val="00956006"/>
    <w:rsid w:val="009561E0"/>
    <w:rsid w:val="009564DF"/>
    <w:rsid w:val="00956B4B"/>
    <w:rsid w:val="00956BF1"/>
    <w:rsid w:val="00957654"/>
    <w:rsid w:val="00960A36"/>
    <w:rsid w:val="0096192E"/>
    <w:rsid w:val="009624D8"/>
    <w:rsid w:val="00962F4C"/>
    <w:rsid w:val="0096338C"/>
    <w:rsid w:val="00964350"/>
    <w:rsid w:val="00965029"/>
    <w:rsid w:val="009652F9"/>
    <w:rsid w:val="009655A2"/>
    <w:rsid w:val="009657EE"/>
    <w:rsid w:val="00965C8C"/>
    <w:rsid w:val="0096640D"/>
    <w:rsid w:val="00966AB8"/>
    <w:rsid w:val="0097130B"/>
    <w:rsid w:val="00971351"/>
    <w:rsid w:val="00971889"/>
    <w:rsid w:val="00972A0F"/>
    <w:rsid w:val="00972CF3"/>
    <w:rsid w:val="0097308A"/>
    <w:rsid w:val="00973215"/>
    <w:rsid w:val="0097346E"/>
    <w:rsid w:val="00974D70"/>
    <w:rsid w:val="00975590"/>
    <w:rsid w:val="00975816"/>
    <w:rsid w:val="00976615"/>
    <w:rsid w:val="00977188"/>
    <w:rsid w:val="009773A7"/>
    <w:rsid w:val="00977433"/>
    <w:rsid w:val="00977860"/>
    <w:rsid w:val="009808CE"/>
    <w:rsid w:val="00981072"/>
    <w:rsid w:val="0098176F"/>
    <w:rsid w:val="00981A52"/>
    <w:rsid w:val="00981EC6"/>
    <w:rsid w:val="00981F1C"/>
    <w:rsid w:val="00982580"/>
    <w:rsid w:val="0098285A"/>
    <w:rsid w:val="00983427"/>
    <w:rsid w:val="00984320"/>
    <w:rsid w:val="00984A9A"/>
    <w:rsid w:val="009854BC"/>
    <w:rsid w:val="0098600D"/>
    <w:rsid w:val="00986FC2"/>
    <w:rsid w:val="00987B63"/>
    <w:rsid w:val="00987D8E"/>
    <w:rsid w:val="00990B8F"/>
    <w:rsid w:val="00991475"/>
    <w:rsid w:val="00991D9C"/>
    <w:rsid w:val="009928FF"/>
    <w:rsid w:val="00993F6A"/>
    <w:rsid w:val="009945D0"/>
    <w:rsid w:val="009950FE"/>
    <w:rsid w:val="00995B3D"/>
    <w:rsid w:val="009966BC"/>
    <w:rsid w:val="009968C4"/>
    <w:rsid w:val="00996D70"/>
    <w:rsid w:val="00997013"/>
    <w:rsid w:val="00997F5F"/>
    <w:rsid w:val="009A01EE"/>
    <w:rsid w:val="009A0B62"/>
    <w:rsid w:val="009A1868"/>
    <w:rsid w:val="009A1FCF"/>
    <w:rsid w:val="009A1FD4"/>
    <w:rsid w:val="009A4A1C"/>
    <w:rsid w:val="009A749F"/>
    <w:rsid w:val="009A7C5E"/>
    <w:rsid w:val="009A7DC7"/>
    <w:rsid w:val="009B1AD6"/>
    <w:rsid w:val="009B200B"/>
    <w:rsid w:val="009B226C"/>
    <w:rsid w:val="009B2477"/>
    <w:rsid w:val="009B2AEB"/>
    <w:rsid w:val="009B30DE"/>
    <w:rsid w:val="009B3805"/>
    <w:rsid w:val="009B3DC5"/>
    <w:rsid w:val="009B427E"/>
    <w:rsid w:val="009B45CB"/>
    <w:rsid w:val="009B4EA2"/>
    <w:rsid w:val="009B60EB"/>
    <w:rsid w:val="009B61BC"/>
    <w:rsid w:val="009B6E50"/>
    <w:rsid w:val="009B70E8"/>
    <w:rsid w:val="009B759A"/>
    <w:rsid w:val="009B77C5"/>
    <w:rsid w:val="009B789F"/>
    <w:rsid w:val="009B7E84"/>
    <w:rsid w:val="009C07B5"/>
    <w:rsid w:val="009C0E61"/>
    <w:rsid w:val="009C0E7F"/>
    <w:rsid w:val="009C10C2"/>
    <w:rsid w:val="009C12C1"/>
    <w:rsid w:val="009C20BE"/>
    <w:rsid w:val="009C2B06"/>
    <w:rsid w:val="009C3097"/>
    <w:rsid w:val="009C3131"/>
    <w:rsid w:val="009C317A"/>
    <w:rsid w:val="009C41CD"/>
    <w:rsid w:val="009C5752"/>
    <w:rsid w:val="009C5792"/>
    <w:rsid w:val="009C5C89"/>
    <w:rsid w:val="009C649B"/>
    <w:rsid w:val="009C6FF3"/>
    <w:rsid w:val="009C70A9"/>
    <w:rsid w:val="009C72C4"/>
    <w:rsid w:val="009D0212"/>
    <w:rsid w:val="009D02DB"/>
    <w:rsid w:val="009D0E6B"/>
    <w:rsid w:val="009D1AF4"/>
    <w:rsid w:val="009D202B"/>
    <w:rsid w:val="009D208B"/>
    <w:rsid w:val="009D23FE"/>
    <w:rsid w:val="009D2966"/>
    <w:rsid w:val="009D2D12"/>
    <w:rsid w:val="009D4090"/>
    <w:rsid w:val="009D416E"/>
    <w:rsid w:val="009D42C5"/>
    <w:rsid w:val="009D4A5D"/>
    <w:rsid w:val="009D6BBD"/>
    <w:rsid w:val="009D74C7"/>
    <w:rsid w:val="009D769B"/>
    <w:rsid w:val="009D7A42"/>
    <w:rsid w:val="009D7EFF"/>
    <w:rsid w:val="009E135C"/>
    <w:rsid w:val="009E14C8"/>
    <w:rsid w:val="009E1597"/>
    <w:rsid w:val="009E1E65"/>
    <w:rsid w:val="009E3EA4"/>
    <w:rsid w:val="009E41E9"/>
    <w:rsid w:val="009E433C"/>
    <w:rsid w:val="009E4511"/>
    <w:rsid w:val="009E700C"/>
    <w:rsid w:val="009F0E03"/>
    <w:rsid w:val="009F144B"/>
    <w:rsid w:val="009F2224"/>
    <w:rsid w:val="009F25CF"/>
    <w:rsid w:val="009F2BE8"/>
    <w:rsid w:val="009F39E6"/>
    <w:rsid w:val="009F3D4B"/>
    <w:rsid w:val="009F3E1E"/>
    <w:rsid w:val="009F58CF"/>
    <w:rsid w:val="009F5CD4"/>
    <w:rsid w:val="009F698C"/>
    <w:rsid w:val="009F69EE"/>
    <w:rsid w:val="00A01281"/>
    <w:rsid w:val="00A01DF1"/>
    <w:rsid w:val="00A03B3E"/>
    <w:rsid w:val="00A03D99"/>
    <w:rsid w:val="00A047C9"/>
    <w:rsid w:val="00A04908"/>
    <w:rsid w:val="00A05AA6"/>
    <w:rsid w:val="00A05C0E"/>
    <w:rsid w:val="00A07306"/>
    <w:rsid w:val="00A077C8"/>
    <w:rsid w:val="00A07CB2"/>
    <w:rsid w:val="00A07EFA"/>
    <w:rsid w:val="00A102F1"/>
    <w:rsid w:val="00A113C4"/>
    <w:rsid w:val="00A116E8"/>
    <w:rsid w:val="00A11EB1"/>
    <w:rsid w:val="00A128C4"/>
    <w:rsid w:val="00A12986"/>
    <w:rsid w:val="00A13691"/>
    <w:rsid w:val="00A13D3B"/>
    <w:rsid w:val="00A144B6"/>
    <w:rsid w:val="00A14C4F"/>
    <w:rsid w:val="00A16952"/>
    <w:rsid w:val="00A16F1D"/>
    <w:rsid w:val="00A21C42"/>
    <w:rsid w:val="00A236D8"/>
    <w:rsid w:val="00A26691"/>
    <w:rsid w:val="00A26871"/>
    <w:rsid w:val="00A302B1"/>
    <w:rsid w:val="00A310D4"/>
    <w:rsid w:val="00A324C2"/>
    <w:rsid w:val="00A32507"/>
    <w:rsid w:val="00A32A67"/>
    <w:rsid w:val="00A3306B"/>
    <w:rsid w:val="00A330DD"/>
    <w:rsid w:val="00A3316A"/>
    <w:rsid w:val="00A33293"/>
    <w:rsid w:val="00A3332D"/>
    <w:rsid w:val="00A344CA"/>
    <w:rsid w:val="00A359F8"/>
    <w:rsid w:val="00A368A3"/>
    <w:rsid w:val="00A377AF"/>
    <w:rsid w:val="00A37DFD"/>
    <w:rsid w:val="00A402F2"/>
    <w:rsid w:val="00A40576"/>
    <w:rsid w:val="00A42517"/>
    <w:rsid w:val="00A43C86"/>
    <w:rsid w:val="00A440FB"/>
    <w:rsid w:val="00A442BF"/>
    <w:rsid w:val="00A44810"/>
    <w:rsid w:val="00A44E43"/>
    <w:rsid w:val="00A45DC8"/>
    <w:rsid w:val="00A463A5"/>
    <w:rsid w:val="00A46414"/>
    <w:rsid w:val="00A46A67"/>
    <w:rsid w:val="00A46C26"/>
    <w:rsid w:val="00A475DA"/>
    <w:rsid w:val="00A47E5A"/>
    <w:rsid w:val="00A503D4"/>
    <w:rsid w:val="00A50910"/>
    <w:rsid w:val="00A50A80"/>
    <w:rsid w:val="00A50D34"/>
    <w:rsid w:val="00A50F6D"/>
    <w:rsid w:val="00A521A7"/>
    <w:rsid w:val="00A53885"/>
    <w:rsid w:val="00A54434"/>
    <w:rsid w:val="00A55490"/>
    <w:rsid w:val="00A55566"/>
    <w:rsid w:val="00A578E2"/>
    <w:rsid w:val="00A60AA7"/>
    <w:rsid w:val="00A6112D"/>
    <w:rsid w:val="00A61ED1"/>
    <w:rsid w:val="00A6305D"/>
    <w:rsid w:val="00A63E1B"/>
    <w:rsid w:val="00A64652"/>
    <w:rsid w:val="00A655C7"/>
    <w:rsid w:val="00A66506"/>
    <w:rsid w:val="00A66CB8"/>
    <w:rsid w:val="00A67239"/>
    <w:rsid w:val="00A70655"/>
    <w:rsid w:val="00A70B96"/>
    <w:rsid w:val="00A71073"/>
    <w:rsid w:val="00A7197C"/>
    <w:rsid w:val="00A71FCC"/>
    <w:rsid w:val="00A72A8D"/>
    <w:rsid w:val="00A72C47"/>
    <w:rsid w:val="00A73776"/>
    <w:rsid w:val="00A7420A"/>
    <w:rsid w:val="00A74ACA"/>
    <w:rsid w:val="00A75204"/>
    <w:rsid w:val="00A754CF"/>
    <w:rsid w:val="00A75A28"/>
    <w:rsid w:val="00A75FCD"/>
    <w:rsid w:val="00A7672A"/>
    <w:rsid w:val="00A77395"/>
    <w:rsid w:val="00A77B4D"/>
    <w:rsid w:val="00A80848"/>
    <w:rsid w:val="00A80F33"/>
    <w:rsid w:val="00A81419"/>
    <w:rsid w:val="00A8192B"/>
    <w:rsid w:val="00A81CE1"/>
    <w:rsid w:val="00A81FBD"/>
    <w:rsid w:val="00A820BA"/>
    <w:rsid w:val="00A82340"/>
    <w:rsid w:val="00A8288B"/>
    <w:rsid w:val="00A82D7C"/>
    <w:rsid w:val="00A82FE4"/>
    <w:rsid w:val="00A833F1"/>
    <w:rsid w:val="00A8441C"/>
    <w:rsid w:val="00A85137"/>
    <w:rsid w:val="00A859F1"/>
    <w:rsid w:val="00A85EE9"/>
    <w:rsid w:val="00A90DB8"/>
    <w:rsid w:val="00A91A55"/>
    <w:rsid w:val="00A91B2F"/>
    <w:rsid w:val="00A9235F"/>
    <w:rsid w:val="00A9296C"/>
    <w:rsid w:val="00A92D59"/>
    <w:rsid w:val="00A94204"/>
    <w:rsid w:val="00A94D49"/>
    <w:rsid w:val="00A965DF"/>
    <w:rsid w:val="00A9665A"/>
    <w:rsid w:val="00A9668D"/>
    <w:rsid w:val="00A969A3"/>
    <w:rsid w:val="00AA0177"/>
    <w:rsid w:val="00AA0F8B"/>
    <w:rsid w:val="00AA1E2E"/>
    <w:rsid w:val="00AA5E1A"/>
    <w:rsid w:val="00AA65EC"/>
    <w:rsid w:val="00AA6B08"/>
    <w:rsid w:val="00AA6C95"/>
    <w:rsid w:val="00AB00A9"/>
    <w:rsid w:val="00AB03C5"/>
    <w:rsid w:val="00AB1627"/>
    <w:rsid w:val="00AB17A0"/>
    <w:rsid w:val="00AB1B7B"/>
    <w:rsid w:val="00AB2D5D"/>
    <w:rsid w:val="00AB315F"/>
    <w:rsid w:val="00AB470D"/>
    <w:rsid w:val="00AB5857"/>
    <w:rsid w:val="00AB5B63"/>
    <w:rsid w:val="00AB5BAA"/>
    <w:rsid w:val="00AB7C8C"/>
    <w:rsid w:val="00AC14EF"/>
    <w:rsid w:val="00AC20C1"/>
    <w:rsid w:val="00AC2922"/>
    <w:rsid w:val="00AC2C8B"/>
    <w:rsid w:val="00AC31B9"/>
    <w:rsid w:val="00AC3868"/>
    <w:rsid w:val="00AC5049"/>
    <w:rsid w:val="00AC64B5"/>
    <w:rsid w:val="00AC66D4"/>
    <w:rsid w:val="00AC6C53"/>
    <w:rsid w:val="00AC731A"/>
    <w:rsid w:val="00AC7D66"/>
    <w:rsid w:val="00AD0022"/>
    <w:rsid w:val="00AD1D21"/>
    <w:rsid w:val="00AD24C3"/>
    <w:rsid w:val="00AD331A"/>
    <w:rsid w:val="00AD3CCA"/>
    <w:rsid w:val="00AD51FF"/>
    <w:rsid w:val="00AD586E"/>
    <w:rsid w:val="00AD6C56"/>
    <w:rsid w:val="00AD7C86"/>
    <w:rsid w:val="00AE0506"/>
    <w:rsid w:val="00AE0D2A"/>
    <w:rsid w:val="00AE0DEB"/>
    <w:rsid w:val="00AE0F8D"/>
    <w:rsid w:val="00AE1425"/>
    <w:rsid w:val="00AE2BCF"/>
    <w:rsid w:val="00AE347F"/>
    <w:rsid w:val="00AE4A26"/>
    <w:rsid w:val="00AE5F28"/>
    <w:rsid w:val="00AE6047"/>
    <w:rsid w:val="00AE6263"/>
    <w:rsid w:val="00AE67DE"/>
    <w:rsid w:val="00AE710B"/>
    <w:rsid w:val="00AF05D9"/>
    <w:rsid w:val="00AF0A02"/>
    <w:rsid w:val="00AF0A2E"/>
    <w:rsid w:val="00AF0C67"/>
    <w:rsid w:val="00AF1BBF"/>
    <w:rsid w:val="00AF1E34"/>
    <w:rsid w:val="00AF2ED4"/>
    <w:rsid w:val="00AF2FD7"/>
    <w:rsid w:val="00AF31BE"/>
    <w:rsid w:val="00AF32CF"/>
    <w:rsid w:val="00AF4536"/>
    <w:rsid w:val="00AF5416"/>
    <w:rsid w:val="00AF56F9"/>
    <w:rsid w:val="00AF5D09"/>
    <w:rsid w:val="00AF5D24"/>
    <w:rsid w:val="00AF6DC6"/>
    <w:rsid w:val="00AF747C"/>
    <w:rsid w:val="00AF79C1"/>
    <w:rsid w:val="00B0103B"/>
    <w:rsid w:val="00B01592"/>
    <w:rsid w:val="00B01C0B"/>
    <w:rsid w:val="00B01F37"/>
    <w:rsid w:val="00B0227B"/>
    <w:rsid w:val="00B02BF4"/>
    <w:rsid w:val="00B04255"/>
    <w:rsid w:val="00B06A65"/>
    <w:rsid w:val="00B06FD5"/>
    <w:rsid w:val="00B076FD"/>
    <w:rsid w:val="00B07C3C"/>
    <w:rsid w:val="00B07D0E"/>
    <w:rsid w:val="00B07DBE"/>
    <w:rsid w:val="00B10250"/>
    <w:rsid w:val="00B1527A"/>
    <w:rsid w:val="00B16FEC"/>
    <w:rsid w:val="00B17292"/>
    <w:rsid w:val="00B17B5E"/>
    <w:rsid w:val="00B205C3"/>
    <w:rsid w:val="00B20627"/>
    <w:rsid w:val="00B209C6"/>
    <w:rsid w:val="00B21889"/>
    <w:rsid w:val="00B22AA8"/>
    <w:rsid w:val="00B22F2D"/>
    <w:rsid w:val="00B23C1B"/>
    <w:rsid w:val="00B2443A"/>
    <w:rsid w:val="00B247BF"/>
    <w:rsid w:val="00B25A33"/>
    <w:rsid w:val="00B279B2"/>
    <w:rsid w:val="00B309D2"/>
    <w:rsid w:val="00B30AF4"/>
    <w:rsid w:val="00B31F53"/>
    <w:rsid w:val="00B32CFD"/>
    <w:rsid w:val="00B33240"/>
    <w:rsid w:val="00B33429"/>
    <w:rsid w:val="00B334B2"/>
    <w:rsid w:val="00B335A3"/>
    <w:rsid w:val="00B337DD"/>
    <w:rsid w:val="00B33B3A"/>
    <w:rsid w:val="00B35D52"/>
    <w:rsid w:val="00B36303"/>
    <w:rsid w:val="00B36B83"/>
    <w:rsid w:val="00B40276"/>
    <w:rsid w:val="00B40BD3"/>
    <w:rsid w:val="00B438E8"/>
    <w:rsid w:val="00B4421C"/>
    <w:rsid w:val="00B44A8A"/>
    <w:rsid w:val="00B45086"/>
    <w:rsid w:val="00B455E6"/>
    <w:rsid w:val="00B45C6D"/>
    <w:rsid w:val="00B4618B"/>
    <w:rsid w:val="00B47616"/>
    <w:rsid w:val="00B50F48"/>
    <w:rsid w:val="00B52BB2"/>
    <w:rsid w:val="00B5362C"/>
    <w:rsid w:val="00B54B69"/>
    <w:rsid w:val="00B54DAC"/>
    <w:rsid w:val="00B551BB"/>
    <w:rsid w:val="00B55216"/>
    <w:rsid w:val="00B55978"/>
    <w:rsid w:val="00B56649"/>
    <w:rsid w:val="00B57C31"/>
    <w:rsid w:val="00B60104"/>
    <w:rsid w:val="00B609D7"/>
    <w:rsid w:val="00B60C9A"/>
    <w:rsid w:val="00B622C8"/>
    <w:rsid w:val="00B625B0"/>
    <w:rsid w:val="00B6298D"/>
    <w:rsid w:val="00B633E0"/>
    <w:rsid w:val="00B63DCF"/>
    <w:rsid w:val="00B64221"/>
    <w:rsid w:val="00B64338"/>
    <w:rsid w:val="00B647EB"/>
    <w:rsid w:val="00B64F38"/>
    <w:rsid w:val="00B650BF"/>
    <w:rsid w:val="00B66F8C"/>
    <w:rsid w:val="00B674AB"/>
    <w:rsid w:val="00B711A5"/>
    <w:rsid w:val="00B7161A"/>
    <w:rsid w:val="00B71D49"/>
    <w:rsid w:val="00B7229A"/>
    <w:rsid w:val="00B751F3"/>
    <w:rsid w:val="00B75628"/>
    <w:rsid w:val="00B767A9"/>
    <w:rsid w:val="00B770C5"/>
    <w:rsid w:val="00B77C89"/>
    <w:rsid w:val="00B80D87"/>
    <w:rsid w:val="00B82E96"/>
    <w:rsid w:val="00B83019"/>
    <w:rsid w:val="00B8600B"/>
    <w:rsid w:val="00B86424"/>
    <w:rsid w:val="00B8644E"/>
    <w:rsid w:val="00B866B5"/>
    <w:rsid w:val="00B87637"/>
    <w:rsid w:val="00B87B6D"/>
    <w:rsid w:val="00B87EB9"/>
    <w:rsid w:val="00B9080A"/>
    <w:rsid w:val="00B91305"/>
    <w:rsid w:val="00B92560"/>
    <w:rsid w:val="00B92829"/>
    <w:rsid w:val="00B94CFA"/>
    <w:rsid w:val="00B95098"/>
    <w:rsid w:val="00B9535B"/>
    <w:rsid w:val="00B95EE0"/>
    <w:rsid w:val="00B964F0"/>
    <w:rsid w:val="00B96C27"/>
    <w:rsid w:val="00B976E9"/>
    <w:rsid w:val="00BA2013"/>
    <w:rsid w:val="00BA3519"/>
    <w:rsid w:val="00BA42B2"/>
    <w:rsid w:val="00BA459A"/>
    <w:rsid w:val="00BA5B19"/>
    <w:rsid w:val="00BA6C7F"/>
    <w:rsid w:val="00BA73A9"/>
    <w:rsid w:val="00BA7535"/>
    <w:rsid w:val="00BA7A5A"/>
    <w:rsid w:val="00BB1166"/>
    <w:rsid w:val="00BB172E"/>
    <w:rsid w:val="00BB3A40"/>
    <w:rsid w:val="00BB4A5A"/>
    <w:rsid w:val="00BB4B30"/>
    <w:rsid w:val="00BB4DFC"/>
    <w:rsid w:val="00BB4E22"/>
    <w:rsid w:val="00BB69B5"/>
    <w:rsid w:val="00BB6C3A"/>
    <w:rsid w:val="00BC1F64"/>
    <w:rsid w:val="00BC20E4"/>
    <w:rsid w:val="00BC37A4"/>
    <w:rsid w:val="00BC4A83"/>
    <w:rsid w:val="00BC4CFC"/>
    <w:rsid w:val="00BC57F6"/>
    <w:rsid w:val="00BC7E4E"/>
    <w:rsid w:val="00BD111F"/>
    <w:rsid w:val="00BD16B0"/>
    <w:rsid w:val="00BD1AE4"/>
    <w:rsid w:val="00BD36D1"/>
    <w:rsid w:val="00BD513B"/>
    <w:rsid w:val="00BD5369"/>
    <w:rsid w:val="00BD5519"/>
    <w:rsid w:val="00BD584A"/>
    <w:rsid w:val="00BD5DDA"/>
    <w:rsid w:val="00BD6035"/>
    <w:rsid w:val="00BD7198"/>
    <w:rsid w:val="00BD773A"/>
    <w:rsid w:val="00BD7C64"/>
    <w:rsid w:val="00BE111E"/>
    <w:rsid w:val="00BE437A"/>
    <w:rsid w:val="00BE5893"/>
    <w:rsid w:val="00BE5954"/>
    <w:rsid w:val="00BE5BEB"/>
    <w:rsid w:val="00BE5D84"/>
    <w:rsid w:val="00BE6635"/>
    <w:rsid w:val="00BE719D"/>
    <w:rsid w:val="00BE7650"/>
    <w:rsid w:val="00BE77C8"/>
    <w:rsid w:val="00BE78AB"/>
    <w:rsid w:val="00BE7F5E"/>
    <w:rsid w:val="00BF036C"/>
    <w:rsid w:val="00BF16B9"/>
    <w:rsid w:val="00BF295D"/>
    <w:rsid w:val="00BF362D"/>
    <w:rsid w:val="00BF3EAD"/>
    <w:rsid w:val="00BF4043"/>
    <w:rsid w:val="00BF4129"/>
    <w:rsid w:val="00BF5A6A"/>
    <w:rsid w:val="00BF6114"/>
    <w:rsid w:val="00BF683C"/>
    <w:rsid w:val="00BF7718"/>
    <w:rsid w:val="00BF7F1F"/>
    <w:rsid w:val="00C0086E"/>
    <w:rsid w:val="00C00BF2"/>
    <w:rsid w:val="00C011E8"/>
    <w:rsid w:val="00C01204"/>
    <w:rsid w:val="00C01B04"/>
    <w:rsid w:val="00C01FD1"/>
    <w:rsid w:val="00C02622"/>
    <w:rsid w:val="00C03FE9"/>
    <w:rsid w:val="00C0498B"/>
    <w:rsid w:val="00C05417"/>
    <w:rsid w:val="00C05F2A"/>
    <w:rsid w:val="00C0628D"/>
    <w:rsid w:val="00C06686"/>
    <w:rsid w:val="00C069BC"/>
    <w:rsid w:val="00C0755B"/>
    <w:rsid w:val="00C07B2D"/>
    <w:rsid w:val="00C12655"/>
    <w:rsid w:val="00C1288D"/>
    <w:rsid w:val="00C129F9"/>
    <w:rsid w:val="00C13DA6"/>
    <w:rsid w:val="00C13E64"/>
    <w:rsid w:val="00C147E6"/>
    <w:rsid w:val="00C150C0"/>
    <w:rsid w:val="00C159D3"/>
    <w:rsid w:val="00C20B3F"/>
    <w:rsid w:val="00C20CA4"/>
    <w:rsid w:val="00C20EB8"/>
    <w:rsid w:val="00C21925"/>
    <w:rsid w:val="00C23DE4"/>
    <w:rsid w:val="00C241D6"/>
    <w:rsid w:val="00C247C5"/>
    <w:rsid w:val="00C24EB6"/>
    <w:rsid w:val="00C261CE"/>
    <w:rsid w:val="00C303E2"/>
    <w:rsid w:val="00C306A6"/>
    <w:rsid w:val="00C31686"/>
    <w:rsid w:val="00C3219A"/>
    <w:rsid w:val="00C33667"/>
    <w:rsid w:val="00C347B2"/>
    <w:rsid w:val="00C34AC7"/>
    <w:rsid w:val="00C356D7"/>
    <w:rsid w:val="00C371C0"/>
    <w:rsid w:val="00C42102"/>
    <w:rsid w:val="00C42CD6"/>
    <w:rsid w:val="00C42E78"/>
    <w:rsid w:val="00C43E7F"/>
    <w:rsid w:val="00C43EFF"/>
    <w:rsid w:val="00C44849"/>
    <w:rsid w:val="00C44ACF"/>
    <w:rsid w:val="00C45093"/>
    <w:rsid w:val="00C455E3"/>
    <w:rsid w:val="00C474A3"/>
    <w:rsid w:val="00C51C55"/>
    <w:rsid w:val="00C53065"/>
    <w:rsid w:val="00C530E8"/>
    <w:rsid w:val="00C533E8"/>
    <w:rsid w:val="00C53436"/>
    <w:rsid w:val="00C54422"/>
    <w:rsid w:val="00C54963"/>
    <w:rsid w:val="00C5554B"/>
    <w:rsid w:val="00C5769F"/>
    <w:rsid w:val="00C576C8"/>
    <w:rsid w:val="00C5792D"/>
    <w:rsid w:val="00C57E71"/>
    <w:rsid w:val="00C62CE5"/>
    <w:rsid w:val="00C62F26"/>
    <w:rsid w:val="00C6468C"/>
    <w:rsid w:val="00C64B86"/>
    <w:rsid w:val="00C64C2D"/>
    <w:rsid w:val="00C64C57"/>
    <w:rsid w:val="00C650EE"/>
    <w:rsid w:val="00C67255"/>
    <w:rsid w:val="00C70815"/>
    <w:rsid w:val="00C7153E"/>
    <w:rsid w:val="00C71C58"/>
    <w:rsid w:val="00C71D15"/>
    <w:rsid w:val="00C732C2"/>
    <w:rsid w:val="00C73D02"/>
    <w:rsid w:val="00C762FF"/>
    <w:rsid w:val="00C76611"/>
    <w:rsid w:val="00C7791B"/>
    <w:rsid w:val="00C817D8"/>
    <w:rsid w:val="00C81D2D"/>
    <w:rsid w:val="00C81FBF"/>
    <w:rsid w:val="00C82A1C"/>
    <w:rsid w:val="00C82C9B"/>
    <w:rsid w:val="00C84D92"/>
    <w:rsid w:val="00C85F28"/>
    <w:rsid w:val="00C86179"/>
    <w:rsid w:val="00C86B3D"/>
    <w:rsid w:val="00C876CD"/>
    <w:rsid w:val="00C87C7B"/>
    <w:rsid w:val="00C903CD"/>
    <w:rsid w:val="00C91BEF"/>
    <w:rsid w:val="00C929CF"/>
    <w:rsid w:val="00C92A03"/>
    <w:rsid w:val="00C92E0E"/>
    <w:rsid w:val="00C9310A"/>
    <w:rsid w:val="00C9336C"/>
    <w:rsid w:val="00C934AE"/>
    <w:rsid w:val="00C93631"/>
    <w:rsid w:val="00C94177"/>
    <w:rsid w:val="00C94FFA"/>
    <w:rsid w:val="00C96054"/>
    <w:rsid w:val="00C96D1A"/>
    <w:rsid w:val="00C97FEC"/>
    <w:rsid w:val="00CA0A56"/>
    <w:rsid w:val="00CA0BF9"/>
    <w:rsid w:val="00CA1217"/>
    <w:rsid w:val="00CA1A0C"/>
    <w:rsid w:val="00CA1E5B"/>
    <w:rsid w:val="00CA2935"/>
    <w:rsid w:val="00CA5503"/>
    <w:rsid w:val="00CA6ABF"/>
    <w:rsid w:val="00CB19FC"/>
    <w:rsid w:val="00CB1ABF"/>
    <w:rsid w:val="00CB5412"/>
    <w:rsid w:val="00CB5860"/>
    <w:rsid w:val="00CB5D0C"/>
    <w:rsid w:val="00CB6784"/>
    <w:rsid w:val="00CB6AF1"/>
    <w:rsid w:val="00CB6CB0"/>
    <w:rsid w:val="00CB6D1D"/>
    <w:rsid w:val="00CB7103"/>
    <w:rsid w:val="00CB7E4C"/>
    <w:rsid w:val="00CB7F1D"/>
    <w:rsid w:val="00CC170C"/>
    <w:rsid w:val="00CC17F1"/>
    <w:rsid w:val="00CC1B33"/>
    <w:rsid w:val="00CC1D38"/>
    <w:rsid w:val="00CC2DE4"/>
    <w:rsid w:val="00CC338E"/>
    <w:rsid w:val="00CC466E"/>
    <w:rsid w:val="00CC64B2"/>
    <w:rsid w:val="00CC6AB8"/>
    <w:rsid w:val="00CC6AB9"/>
    <w:rsid w:val="00CC6C08"/>
    <w:rsid w:val="00CC72B9"/>
    <w:rsid w:val="00CD13E3"/>
    <w:rsid w:val="00CD191A"/>
    <w:rsid w:val="00CD2BAE"/>
    <w:rsid w:val="00CD32CE"/>
    <w:rsid w:val="00CD48F5"/>
    <w:rsid w:val="00CD5F74"/>
    <w:rsid w:val="00CD6998"/>
    <w:rsid w:val="00CD6E8D"/>
    <w:rsid w:val="00CD7987"/>
    <w:rsid w:val="00CD7C62"/>
    <w:rsid w:val="00CE0221"/>
    <w:rsid w:val="00CE19F7"/>
    <w:rsid w:val="00CE3CC0"/>
    <w:rsid w:val="00CE3D6C"/>
    <w:rsid w:val="00CE44B4"/>
    <w:rsid w:val="00CE5630"/>
    <w:rsid w:val="00CE5792"/>
    <w:rsid w:val="00CE6117"/>
    <w:rsid w:val="00CE6167"/>
    <w:rsid w:val="00CE6312"/>
    <w:rsid w:val="00CE631D"/>
    <w:rsid w:val="00CE649E"/>
    <w:rsid w:val="00CE66A6"/>
    <w:rsid w:val="00CF05D1"/>
    <w:rsid w:val="00CF0F0D"/>
    <w:rsid w:val="00CF242D"/>
    <w:rsid w:val="00CF2D14"/>
    <w:rsid w:val="00CF35F6"/>
    <w:rsid w:val="00CF3F06"/>
    <w:rsid w:val="00CF4398"/>
    <w:rsid w:val="00CF4A36"/>
    <w:rsid w:val="00CF4E53"/>
    <w:rsid w:val="00CF5C01"/>
    <w:rsid w:val="00CF62CA"/>
    <w:rsid w:val="00CF6996"/>
    <w:rsid w:val="00CF7642"/>
    <w:rsid w:val="00D00B24"/>
    <w:rsid w:val="00D00B52"/>
    <w:rsid w:val="00D00B9B"/>
    <w:rsid w:val="00D0177F"/>
    <w:rsid w:val="00D026A3"/>
    <w:rsid w:val="00D03111"/>
    <w:rsid w:val="00D033C1"/>
    <w:rsid w:val="00D034F6"/>
    <w:rsid w:val="00D037B3"/>
    <w:rsid w:val="00D03ED5"/>
    <w:rsid w:val="00D04E7E"/>
    <w:rsid w:val="00D05166"/>
    <w:rsid w:val="00D056F3"/>
    <w:rsid w:val="00D05999"/>
    <w:rsid w:val="00D05A81"/>
    <w:rsid w:val="00D07487"/>
    <w:rsid w:val="00D0776E"/>
    <w:rsid w:val="00D07B33"/>
    <w:rsid w:val="00D07DAE"/>
    <w:rsid w:val="00D07DCE"/>
    <w:rsid w:val="00D104D1"/>
    <w:rsid w:val="00D13DED"/>
    <w:rsid w:val="00D14247"/>
    <w:rsid w:val="00D15BD8"/>
    <w:rsid w:val="00D1617D"/>
    <w:rsid w:val="00D2050E"/>
    <w:rsid w:val="00D22019"/>
    <w:rsid w:val="00D22365"/>
    <w:rsid w:val="00D22A72"/>
    <w:rsid w:val="00D239B0"/>
    <w:rsid w:val="00D242C4"/>
    <w:rsid w:val="00D25B30"/>
    <w:rsid w:val="00D2665E"/>
    <w:rsid w:val="00D269B6"/>
    <w:rsid w:val="00D269C7"/>
    <w:rsid w:val="00D26CC8"/>
    <w:rsid w:val="00D27370"/>
    <w:rsid w:val="00D2748A"/>
    <w:rsid w:val="00D31308"/>
    <w:rsid w:val="00D324E0"/>
    <w:rsid w:val="00D32870"/>
    <w:rsid w:val="00D34957"/>
    <w:rsid w:val="00D34F42"/>
    <w:rsid w:val="00D35AD9"/>
    <w:rsid w:val="00D367B4"/>
    <w:rsid w:val="00D36B68"/>
    <w:rsid w:val="00D379E6"/>
    <w:rsid w:val="00D404A2"/>
    <w:rsid w:val="00D42A7F"/>
    <w:rsid w:val="00D43870"/>
    <w:rsid w:val="00D44D9C"/>
    <w:rsid w:val="00D4745D"/>
    <w:rsid w:val="00D512CD"/>
    <w:rsid w:val="00D51335"/>
    <w:rsid w:val="00D51D48"/>
    <w:rsid w:val="00D53BA1"/>
    <w:rsid w:val="00D5457F"/>
    <w:rsid w:val="00D548AC"/>
    <w:rsid w:val="00D55286"/>
    <w:rsid w:val="00D557DF"/>
    <w:rsid w:val="00D56298"/>
    <w:rsid w:val="00D5659B"/>
    <w:rsid w:val="00D56703"/>
    <w:rsid w:val="00D56790"/>
    <w:rsid w:val="00D56E06"/>
    <w:rsid w:val="00D5791C"/>
    <w:rsid w:val="00D6001B"/>
    <w:rsid w:val="00D6052D"/>
    <w:rsid w:val="00D61966"/>
    <w:rsid w:val="00D622E4"/>
    <w:rsid w:val="00D64296"/>
    <w:rsid w:val="00D64345"/>
    <w:rsid w:val="00D64B89"/>
    <w:rsid w:val="00D64E7C"/>
    <w:rsid w:val="00D66B2A"/>
    <w:rsid w:val="00D66D65"/>
    <w:rsid w:val="00D67E39"/>
    <w:rsid w:val="00D702AC"/>
    <w:rsid w:val="00D70C01"/>
    <w:rsid w:val="00D70DCC"/>
    <w:rsid w:val="00D710CB"/>
    <w:rsid w:val="00D713BD"/>
    <w:rsid w:val="00D726C8"/>
    <w:rsid w:val="00D72E8C"/>
    <w:rsid w:val="00D73AD9"/>
    <w:rsid w:val="00D73F0A"/>
    <w:rsid w:val="00D74626"/>
    <w:rsid w:val="00D74E6B"/>
    <w:rsid w:val="00D750D1"/>
    <w:rsid w:val="00D75409"/>
    <w:rsid w:val="00D755A4"/>
    <w:rsid w:val="00D772D1"/>
    <w:rsid w:val="00D7734F"/>
    <w:rsid w:val="00D7780A"/>
    <w:rsid w:val="00D77819"/>
    <w:rsid w:val="00D77AF5"/>
    <w:rsid w:val="00D8188B"/>
    <w:rsid w:val="00D823AE"/>
    <w:rsid w:val="00D82539"/>
    <w:rsid w:val="00D8261D"/>
    <w:rsid w:val="00D826CB"/>
    <w:rsid w:val="00D826F0"/>
    <w:rsid w:val="00D8386B"/>
    <w:rsid w:val="00D85577"/>
    <w:rsid w:val="00D86933"/>
    <w:rsid w:val="00D86B95"/>
    <w:rsid w:val="00D87D30"/>
    <w:rsid w:val="00D87D4A"/>
    <w:rsid w:val="00D87F6F"/>
    <w:rsid w:val="00D9055A"/>
    <w:rsid w:val="00D90D2B"/>
    <w:rsid w:val="00D90FB6"/>
    <w:rsid w:val="00D92197"/>
    <w:rsid w:val="00D9289D"/>
    <w:rsid w:val="00D94D11"/>
    <w:rsid w:val="00D95726"/>
    <w:rsid w:val="00DA1095"/>
    <w:rsid w:val="00DA1DB5"/>
    <w:rsid w:val="00DA22F5"/>
    <w:rsid w:val="00DA258C"/>
    <w:rsid w:val="00DA2F1F"/>
    <w:rsid w:val="00DA3654"/>
    <w:rsid w:val="00DA3BAB"/>
    <w:rsid w:val="00DA454E"/>
    <w:rsid w:val="00DA54C2"/>
    <w:rsid w:val="00DA6434"/>
    <w:rsid w:val="00DA65D2"/>
    <w:rsid w:val="00DA6B5A"/>
    <w:rsid w:val="00DA6EE7"/>
    <w:rsid w:val="00DA76B9"/>
    <w:rsid w:val="00DA78DA"/>
    <w:rsid w:val="00DA7F6C"/>
    <w:rsid w:val="00DB13A4"/>
    <w:rsid w:val="00DB2438"/>
    <w:rsid w:val="00DB4138"/>
    <w:rsid w:val="00DB56A3"/>
    <w:rsid w:val="00DB5F39"/>
    <w:rsid w:val="00DB5FFB"/>
    <w:rsid w:val="00DB612B"/>
    <w:rsid w:val="00DB6A7B"/>
    <w:rsid w:val="00DB6AEF"/>
    <w:rsid w:val="00DB746C"/>
    <w:rsid w:val="00DB7B53"/>
    <w:rsid w:val="00DB7C79"/>
    <w:rsid w:val="00DC1D4F"/>
    <w:rsid w:val="00DC1D63"/>
    <w:rsid w:val="00DC22D8"/>
    <w:rsid w:val="00DC31FC"/>
    <w:rsid w:val="00DC3396"/>
    <w:rsid w:val="00DC3666"/>
    <w:rsid w:val="00DC398F"/>
    <w:rsid w:val="00DC7D37"/>
    <w:rsid w:val="00DD07BF"/>
    <w:rsid w:val="00DD0A92"/>
    <w:rsid w:val="00DD0AB6"/>
    <w:rsid w:val="00DD0D2C"/>
    <w:rsid w:val="00DD1FBA"/>
    <w:rsid w:val="00DD2704"/>
    <w:rsid w:val="00DD38F1"/>
    <w:rsid w:val="00DD4466"/>
    <w:rsid w:val="00DD532B"/>
    <w:rsid w:val="00DD5632"/>
    <w:rsid w:val="00DD5B63"/>
    <w:rsid w:val="00DD63C5"/>
    <w:rsid w:val="00DD6E6D"/>
    <w:rsid w:val="00DD728F"/>
    <w:rsid w:val="00DD77D7"/>
    <w:rsid w:val="00DE00DD"/>
    <w:rsid w:val="00DE0518"/>
    <w:rsid w:val="00DE0610"/>
    <w:rsid w:val="00DE06A7"/>
    <w:rsid w:val="00DE0B38"/>
    <w:rsid w:val="00DE1671"/>
    <w:rsid w:val="00DE2776"/>
    <w:rsid w:val="00DE306B"/>
    <w:rsid w:val="00DE3F48"/>
    <w:rsid w:val="00DE3FC8"/>
    <w:rsid w:val="00DE4541"/>
    <w:rsid w:val="00DE55ED"/>
    <w:rsid w:val="00DE57F6"/>
    <w:rsid w:val="00DE632F"/>
    <w:rsid w:val="00DE640F"/>
    <w:rsid w:val="00DE6AC1"/>
    <w:rsid w:val="00DE71CA"/>
    <w:rsid w:val="00DE7C31"/>
    <w:rsid w:val="00DE7D00"/>
    <w:rsid w:val="00DF02C7"/>
    <w:rsid w:val="00DF15E3"/>
    <w:rsid w:val="00DF3843"/>
    <w:rsid w:val="00DF5CBD"/>
    <w:rsid w:val="00DF6126"/>
    <w:rsid w:val="00DF659E"/>
    <w:rsid w:val="00E0109A"/>
    <w:rsid w:val="00E010B7"/>
    <w:rsid w:val="00E013EE"/>
    <w:rsid w:val="00E0179D"/>
    <w:rsid w:val="00E0264C"/>
    <w:rsid w:val="00E0301D"/>
    <w:rsid w:val="00E03CB7"/>
    <w:rsid w:val="00E03F59"/>
    <w:rsid w:val="00E04157"/>
    <w:rsid w:val="00E041D5"/>
    <w:rsid w:val="00E05CEE"/>
    <w:rsid w:val="00E05E3A"/>
    <w:rsid w:val="00E05E5D"/>
    <w:rsid w:val="00E0628E"/>
    <w:rsid w:val="00E062A4"/>
    <w:rsid w:val="00E06809"/>
    <w:rsid w:val="00E06E7A"/>
    <w:rsid w:val="00E074AC"/>
    <w:rsid w:val="00E07A48"/>
    <w:rsid w:val="00E10E39"/>
    <w:rsid w:val="00E10FEB"/>
    <w:rsid w:val="00E116FB"/>
    <w:rsid w:val="00E11B2A"/>
    <w:rsid w:val="00E11CEF"/>
    <w:rsid w:val="00E11F44"/>
    <w:rsid w:val="00E12ABE"/>
    <w:rsid w:val="00E13DEF"/>
    <w:rsid w:val="00E14385"/>
    <w:rsid w:val="00E14729"/>
    <w:rsid w:val="00E14843"/>
    <w:rsid w:val="00E15185"/>
    <w:rsid w:val="00E2171C"/>
    <w:rsid w:val="00E22173"/>
    <w:rsid w:val="00E22B54"/>
    <w:rsid w:val="00E25315"/>
    <w:rsid w:val="00E257DC"/>
    <w:rsid w:val="00E25D30"/>
    <w:rsid w:val="00E26777"/>
    <w:rsid w:val="00E267B0"/>
    <w:rsid w:val="00E27621"/>
    <w:rsid w:val="00E302BD"/>
    <w:rsid w:val="00E305E6"/>
    <w:rsid w:val="00E3127C"/>
    <w:rsid w:val="00E3235B"/>
    <w:rsid w:val="00E331C0"/>
    <w:rsid w:val="00E33213"/>
    <w:rsid w:val="00E3362D"/>
    <w:rsid w:val="00E34202"/>
    <w:rsid w:val="00E35DB0"/>
    <w:rsid w:val="00E361FC"/>
    <w:rsid w:val="00E36709"/>
    <w:rsid w:val="00E36B34"/>
    <w:rsid w:val="00E402B5"/>
    <w:rsid w:val="00E40E19"/>
    <w:rsid w:val="00E41206"/>
    <w:rsid w:val="00E41314"/>
    <w:rsid w:val="00E41974"/>
    <w:rsid w:val="00E42B6D"/>
    <w:rsid w:val="00E43AF5"/>
    <w:rsid w:val="00E44244"/>
    <w:rsid w:val="00E44A5A"/>
    <w:rsid w:val="00E44AEF"/>
    <w:rsid w:val="00E45136"/>
    <w:rsid w:val="00E45617"/>
    <w:rsid w:val="00E45BB9"/>
    <w:rsid w:val="00E45D27"/>
    <w:rsid w:val="00E45E80"/>
    <w:rsid w:val="00E462F9"/>
    <w:rsid w:val="00E50658"/>
    <w:rsid w:val="00E508CE"/>
    <w:rsid w:val="00E5133C"/>
    <w:rsid w:val="00E5195A"/>
    <w:rsid w:val="00E523FB"/>
    <w:rsid w:val="00E5318D"/>
    <w:rsid w:val="00E5338D"/>
    <w:rsid w:val="00E53899"/>
    <w:rsid w:val="00E54C57"/>
    <w:rsid w:val="00E55104"/>
    <w:rsid w:val="00E55EBC"/>
    <w:rsid w:val="00E5707A"/>
    <w:rsid w:val="00E57346"/>
    <w:rsid w:val="00E57B78"/>
    <w:rsid w:val="00E601AE"/>
    <w:rsid w:val="00E61295"/>
    <w:rsid w:val="00E6157F"/>
    <w:rsid w:val="00E62661"/>
    <w:rsid w:val="00E63523"/>
    <w:rsid w:val="00E635AF"/>
    <w:rsid w:val="00E639B8"/>
    <w:rsid w:val="00E63E7E"/>
    <w:rsid w:val="00E63EA4"/>
    <w:rsid w:val="00E640AE"/>
    <w:rsid w:val="00E64606"/>
    <w:rsid w:val="00E64B69"/>
    <w:rsid w:val="00E64CF3"/>
    <w:rsid w:val="00E65332"/>
    <w:rsid w:val="00E654FD"/>
    <w:rsid w:val="00E65B6D"/>
    <w:rsid w:val="00E670AF"/>
    <w:rsid w:val="00E708C1"/>
    <w:rsid w:val="00E70967"/>
    <w:rsid w:val="00E7149B"/>
    <w:rsid w:val="00E71939"/>
    <w:rsid w:val="00E71A6D"/>
    <w:rsid w:val="00E7205C"/>
    <w:rsid w:val="00E72DB8"/>
    <w:rsid w:val="00E72E68"/>
    <w:rsid w:val="00E73341"/>
    <w:rsid w:val="00E733D9"/>
    <w:rsid w:val="00E74152"/>
    <w:rsid w:val="00E74167"/>
    <w:rsid w:val="00E74D1E"/>
    <w:rsid w:val="00E75787"/>
    <w:rsid w:val="00E75DAF"/>
    <w:rsid w:val="00E8059C"/>
    <w:rsid w:val="00E81D47"/>
    <w:rsid w:val="00E82460"/>
    <w:rsid w:val="00E82B92"/>
    <w:rsid w:val="00E83E5F"/>
    <w:rsid w:val="00E84150"/>
    <w:rsid w:val="00E84256"/>
    <w:rsid w:val="00E8582C"/>
    <w:rsid w:val="00E85D5C"/>
    <w:rsid w:val="00E86866"/>
    <w:rsid w:val="00E868F7"/>
    <w:rsid w:val="00E86DAB"/>
    <w:rsid w:val="00E879DF"/>
    <w:rsid w:val="00E9095F"/>
    <w:rsid w:val="00E90CD9"/>
    <w:rsid w:val="00E93A2C"/>
    <w:rsid w:val="00E9533B"/>
    <w:rsid w:val="00E957DB"/>
    <w:rsid w:val="00E959A0"/>
    <w:rsid w:val="00E97090"/>
    <w:rsid w:val="00E97301"/>
    <w:rsid w:val="00E97412"/>
    <w:rsid w:val="00E975C0"/>
    <w:rsid w:val="00E97E2C"/>
    <w:rsid w:val="00EA0AF0"/>
    <w:rsid w:val="00EA1934"/>
    <w:rsid w:val="00EA1AD3"/>
    <w:rsid w:val="00EA29AF"/>
    <w:rsid w:val="00EA3288"/>
    <w:rsid w:val="00EA35E2"/>
    <w:rsid w:val="00EA4483"/>
    <w:rsid w:val="00EA4C63"/>
    <w:rsid w:val="00EA4E68"/>
    <w:rsid w:val="00EA5C98"/>
    <w:rsid w:val="00EA6B51"/>
    <w:rsid w:val="00EB0045"/>
    <w:rsid w:val="00EB02E9"/>
    <w:rsid w:val="00EB0D51"/>
    <w:rsid w:val="00EB103D"/>
    <w:rsid w:val="00EB12EB"/>
    <w:rsid w:val="00EB2D4A"/>
    <w:rsid w:val="00EB2DEA"/>
    <w:rsid w:val="00EB3325"/>
    <w:rsid w:val="00EB590F"/>
    <w:rsid w:val="00EB66FD"/>
    <w:rsid w:val="00EB6B33"/>
    <w:rsid w:val="00EC01DD"/>
    <w:rsid w:val="00EC0CF9"/>
    <w:rsid w:val="00EC15AD"/>
    <w:rsid w:val="00EC219D"/>
    <w:rsid w:val="00EC24DC"/>
    <w:rsid w:val="00EC27C0"/>
    <w:rsid w:val="00EC33D7"/>
    <w:rsid w:val="00EC395A"/>
    <w:rsid w:val="00EC3BDA"/>
    <w:rsid w:val="00EC4414"/>
    <w:rsid w:val="00EC44E3"/>
    <w:rsid w:val="00EC4647"/>
    <w:rsid w:val="00EC5E68"/>
    <w:rsid w:val="00EC6220"/>
    <w:rsid w:val="00EC6CAA"/>
    <w:rsid w:val="00EC737D"/>
    <w:rsid w:val="00EC7668"/>
    <w:rsid w:val="00ED0932"/>
    <w:rsid w:val="00ED1267"/>
    <w:rsid w:val="00ED1444"/>
    <w:rsid w:val="00ED18A2"/>
    <w:rsid w:val="00ED2A00"/>
    <w:rsid w:val="00ED3060"/>
    <w:rsid w:val="00ED332C"/>
    <w:rsid w:val="00ED41EE"/>
    <w:rsid w:val="00ED6C99"/>
    <w:rsid w:val="00EE0ACD"/>
    <w:rsid w:val="00EE14EF"/>
    <w:rsid w:val="00EE15BE"/>
    <w:rsid w:val="00EE2660"/>
    <w:rsid w:val="00EE35B1"/>
    <w:rsid w:val="00EE3B99"/>
    <w:rsid w:val="00EE44D3"/>
    <w:rsid w:val="00EE4993"/>
    <w:rsid w:val="00EE5119"/>
    <w:rsid w:val="00EE5C77"/>
    <w:rsid w:val="00EE6B16"/>
    <w:rsid w:val="00EE7AEA"/>
    <w:rsid w:val="00EE7C45"/>
    <w:rsid w:val="00EF05C4"/>
    <w:rsid w:val="00EF0948"/>
    <w:rsid w:val="00EF11C3"/>
    <w:rsid w:val="00EF1394"/>
    <w:rsid w:val="00EF145D"/>
    <w:rsid w:val="00EF1B2B"/>
    <w:rsid w:val="00EF4328"/>
    <w:rsid w:val="00EF4998"/>
    <w:rsid w:val="00EF4A67"/>
    <w:rsid w:val="00EF500D"/>
    <w:rsid w:val="00EF6027"/>
    <w:rsid w:val="00EF642C"/>
    <w:rsid w:val="00F00108"/>
    <w:rsid w:val="00F007B9"/>
    <w:rsid w:val="00F007E7"/>
    <w:rsid w:val="00F013C7"/>
    <w:rsid w:val="00F020A8"/>
    <w:rsid w:val="00F04C73"/>
    <w:rsid w:val="00F05152"/>
    <w:rsid w:val="00F063F4"/>
    <w:rsid w:val="00F07391"/>
    <w:rsid w:val="00F075DC"/>
    <w:rsid w:val="00F0794F"/>
    <w:rsid w:val="00F10BE0"/>
    <w:rsid w:val="00F11122"/>
    <w:rsid w:val="00F115E1"/>
    <w:rsid w:val="00F12443"/>
    <w:rsid w:val="00F12581"/>
    <w:rsid w:val="00F13347"/>
    <w:rsid w:val="00F13DB1"/>
    <w:rsid w:val="00F141ED"/>
    <w:rsid w:val="00F14595"/>
    <w:rsid w:val="00F15FCF"/>
    <w:rsid w:val="00F1605F"/>
    <w:rsid w:val="00F16C8D"/>
    <w:rsid w:val="00F17E38"/>
    <w:rsid w:val="00F209E4"/>
    <w:rsid w:val="00F2212A"/>
    <w:rsid w:val="00F22328"/>
    <w:rsid w:val="00F227E6"/>
    <w:rsid w:val="00F22C84"/>
    <w:rsid w:val="00F22C9D"/>
    <w:rsid w:val="00F243A9"/>
    <w:rsid w:val="00F243FA"/>
    <w:rsid w:val="00F2451C"/>
    <w:rsid w:val="00F24AF8"/>
    <w:rsid w:val="00F251C3"/>
    <w:rsid w:val="00F25C3C"/>
    <w:rsid w:val="00F26583"/>
    <w:rsid w:val="00F2710B"/>
    <w:rsid w:val="00F3016B"/>
    <w:rsid w:val="00F30551"/>
    <w:rsid w:val="00F30AD3"/>
    <w:rsid w:val="00F3126E"/>
    <w:rsid w:val="00F313C7"/>
    <w:rsid w:val="00F31A64"/>
    <w:rsid w:val="00F334FE"/>
    <w:rsid w:val="00F33688"/>
    <w:rsid w:val="00F33833"/>
    <w:rsid w:val="00F33ECC"/>
    <w:rsid w:val="00F34A52"/>
    <w:rsid w:val="00F34DAD"/>
    <w:rsid w:val="00F353AD"/>
    <w:rsid w:val="00F36C77"/>
    <w:rsid w:val="00F37BCB"/>
    <w:rsid w:val="00F41B8C"/>
    <w:rsid w:val="00F42FCC"/>
    <w:rsid w:val="00F432A4"/>
    <w:rsid w:val="00F4330D"/>
    <w:rsid w:val="00F43EBA"/>
    <w:rsid w:val="00F468E9"/>
    <w:rsid w:val="00F470B6"/>
    <w:rsid w:val="00F50485"/>
    <w:rsid w:val="00F5105C"/>
    <w:rsid w:val="00F51212"/>
    <w:rsid w:val="00F517E8"/>
    <w:rsid w:val="00F5251A"/>
    <w:rsid w:val="00F526B0"/>
    <w:rsid w:val="00F52D75"/>
    <w:rsid w:val="00F53100"/>
    <w:rsid w:val="00F5326E"/>
    <w:rsid w:val="00F53C82"/>
    <w:rsid w:val="00F543D2"/>
    <w:rsid w:val="00F54402"/>
    <w:rsid w:val="00F5519B"/>
    <w:rsid w:val="00F55606"/>
    <w:rsid w:val="00F55BA2"/>
    <w:rsid w:val="00F5611D"/>
    <w:rsid w:val="00F56B4F"/>
    <w:rsid w:val="00F570B7"/>
    <w:rsid w:val="00F57BA8"/>
    <w:rsid w:val="00F60267"/>
    <w:rsid w:val="00F61628"/>
    <w:rsid w:val="00F633FE"/>
    <w:rsid w:val="00F63978"/>
    <w:rsid w:val="00F64704"/>
    <w:rsid w:val="00F65A75"/>
    <w:rsid w:val="00F66557"/>
    <w:rsid w:val="00F678C0"/>
    <w:rsid w:val="00F67C65"/>
    <w:rsid w:val="00F70329"/>
    <w:rsid w:val="00F70361"/>
    <w:rsid w:val="00F71955"/>
    <w:rsid w:val="00F71A65"/>
    <w:rsid w:val="00F71D17"/>
    <w:rsid w:val="00F71E93"/>
    <w:rsid w:val="00F72DA6"/>
    <w:rsid w:val="00F735ED"/>
    <w:rsid w:val="00F747EA"/>
    <w:rsid w:val="00F75D4F"/>
    <w:rsid w:val="00F7623A"/>
    <w:rsid w:val="00F7743A"/>
    <w:rsid w:val="00F77931"/>
    <w:rsid w:val="00F77B85"/>
    <w:rsid w:val="00F8023C"/>
    <w:rsid w:val="00F8052C"/>
    <w:rsid w:val="00F80ABE"/>
    <w:rsid w:val="00F80CAB"/>
    <w:rsid w:val="00F81F1A"/>
    <w:rsid w:val="00F831FA"/>
    <w:rsid w:val="00F83573"/>
    <w:rsid w:val="00F85178"/>
    <w:rsid w:val="00F860E3"/>
    <w:rsid w:val="00F866D3"/>
    <w:rsid w:val="00F91E49"/>
    <w:rsid w:val="00F928EE"/>
    <w:rsid w:val="00F93F90"/>
    <w:rsid w:val="00F94128"/>
    <w:rsid w:val="00F947CE"/>
    <w:rsid w:val="00F94F62"/>
    <w:rsid w:val="00F95B4E"/>
    <w:rsid w:val="00F95F4F"/>
    <w:rsid w:val="00F97017"/>
    <w:rsid w:val="00F97558"/>
    <w:rsid w:val="00FA031B"/>
    <w:rsid w:val="00FA113F"/>
    <w:rsid w:val="00FA1498"/>
    <w:rsid w:val="00FA2683"/>
    <w:rsid w:val="00FA28A0"/>
    <w:rsid w:val="00FA30B3"/>
    <w:rsid w:val="00FA321C"/>
    <w:rsid w:val="00FA3473"/>
    <w:rsid w:val="00FA40E1"/>
    <w:rsid w:val="00FA47CB"/>
    <w:rsid w:val="00FA4A93"/>
    <w:rsid w:val="00FA4CC0"/>
    <w:rsid w:val="00FA5C1F"/>
    <w:rsid w:val="00FA63B3"/>
    <w:rsid w:val="00FA70CA"/>
    <w:rsid w:val="00FB345C"/>
    <w:rsid w:val="00FB3929"/>
    <w:rsid w:val="00FB42BB"/>
    <w:rsid w:val="00FB4D0E"/>
    <w:rsid w:val="00FB69BA"/>
    <w:rsid w:val="00FC04E8"/>
    <w:rsid w:val="00FC058B"/>
    <w:rsid w:val="00FC06BD"/>
    <w:rsid w:val="00FC11C8"/>
    <w:rsid w:val="00FC1A6B"/>
    <w:rsid w:val="00FC3E32"/>
    <w:rsid w:val="00FC413F"/>
    <w:rsid w:val="00FC41F3"/>
    <w:rsid w:val="00FC430E"/>
    <w:rsid w:val="00FC4F09"/>
    <w:rsid w:val="00FC6FA8"/>
    <w:rsid w:val="00FC7DDA"/>
    <w:rsid w:val="00FD059A"/>
    <w:rsid w:val="00FD0C78"/>
    <w:rsid w:val="00FD1639"/>
    <w:rsid w:val="00FD1C12"/>
    <w:rsid w:val="00FD1E08"/>
    <w:rsid w:val="00FD22E9"/>
    <w:rsid w:val="00FD2A32"/>
    <w:rsid w:val="00FD2BD8"/>
    <w:rsid w:val="00FD314A"/>
    <w:rsid w:val="00FD485E"/>
    <w:rsid w:val="00FD4E9C"/>
    <w:rsid w:val="00FD64C6"/>
    <w:rsid w:val="00FD6710"/>
    <w:rsid w:val="00FD6CB6"/>
    <w:rsid w:val="00FD7873"/>
    <w:rsid w:val="00FE0D13"/>
    <w:rsid w:val="00FE0D25"/>
    <w:rsid w:val="00FE28C0"/>
    <w:rsid w:val="00FE3199"/>
    <w:rsid w:val="00FE4783"/>
    <w:rsid w:val="00FE4BA0"/>
    <w:rsid w:val="00FE67F4"/>
    <w:rsid w:val="00FE6862"/>
    <w:rsid w:val="00FE686A"/>
    <w:rsid w:val="00FE69E1"/>
    <w:rsid w:val="00FF0B98"/>
    <w:rsid w:val="00FF0D49"/>
    <w:rsid w:val="00FF2D94"/>
    <w:rsid w:val="00FF42EB"/>
    <w:rsid w:val="00FF4B9C"/>
    <w:rsid w:val="00FF4DD0"/>
    <w:rsid w:val="00FF589E"/>
    <w:rsid w:val="00FF5BA0"/>
    <w:rsid w:val="00FF6C49"/>
    <w:rsid w:val="00FF707A"/>
    <w:rsid w:val="00FF72A3"/>
    <w:rsid w:val="00FF7A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3C9EDE"/>
  <w15:chartTrackingRefBased/>
  <w15:docId w15:val="{EBA23B83-709A-4B15-8A88-A4D2EABC2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4BA1"/>
    <w:pPr>
      <w:spacing w:line="276" w:lineRule="auto"/>
      <w:ind w:firstLine="709"/>
      <w:jc w:val="both"/>
    </w:pPr>
    <w:rPr>
      <w:rFonts w:ascii="Times New Roman" w:hAnsi="Times New Roman"/>
      <w:sz w:val="24"/>
    </w:rPr>
  </w:style>
  <w:style w:type="paragraph" w:styleId="1">
    <w:name w:val="heading 1"/>
    <w:basedOn w:val="SDText"/>
    <w:next w:val="2"/>
    <w:link w:val="10"/>
    <w:uiPriority w:val="9"/>
    <w:qFormat/>
    <w:rsid w:val="0082226D"/>
    <w:pPr>
      <w:keepNext/>
      <w:keepLines/>
      <w:numPr>
        <w:numId w:val="1"/>
      </w:numPr>
      <w:spacing w:before="120" w:after="240" w:line="360" w:lineRule="auto"/>
      <w:outlineLvl w:val="0"/>
    </w:pPr>
    <w:rPr>
      <w:rFonts w:eastAsiaTheme="majorEastAsia" w:cstheme="majorBidi"/>
      <w:b/>
      <w:color w:val="000000" w:themeColor="text1"/>
      <w:sz w:val="32"/>
      <w:szCs w:val="32"/>
    </w:rPr>
  </w:style>
  <w:style w:type="paragraph" w:styleId="2">
    <w:name w:val="heading 2"/>
    <w:basedOn w:val="SDText"/>
    <w:next w:val="SDText"/>
    <w:link w:val="20"/>
    <w:uiPriority w:val="9"/>
    <w:unhideWhenUsed/>
    <w:qFormat/>
    <w:rsid w:val="00975816"/>
    <w:pPr>
      <w:keepNext/>
      <w:keepLines/>
      <w:numPr>
        <w:ilvl w:val="1"/>
        <w:numId w:val="1"/>
      </w:numPr>
      <w:spacing w:after="120" w:line="360" w:lineRule="auto"/>
      <w:outlineLvl w:val="1"/>
    </w:pPr>
    <w:rPr>
      <w:rFonts w:eastAsiaTheme="majorEastAsia" w:cstheme="majorBidi"/>
      <w:b/>
      <w:color w:val="000000" w:themeColor="text1"/>
      <w:sz w:val="28"/>
      <w:szCs w:val="28"/>
    </w:rPr>
  </w:style>
  <w:style w:type="paragraph" w:styleId="3">
    <w:name w:val="heading 3"/>
    <w:basedOn w:val="SDText"/>
    <w:next w:val="SDText"/>
    <w:link w:val="30"/>
    <w:uiPriority w:val="9"/>
    <w:unhideWhenUsed/>
    <w:qFormat/>
    <w:rsid w:val="00975816"/>
    <w:pPr>
      <w:keepNext/>
      <w:keepLines/>
      <w:numPr>
        <w:ilvl w:val="2"/>
        <w:numId w:val="1"/>
      </w:numPr>
      <w:spacing w:before="40" w:after="120" w:line="360" w:lineRule="auto"/>
      <w:outlineLvl w:val="2"/>
    </w:pPr>
    <w:rPr>
      <w:rFonts w:eastAsiaTheme="majorEastAsia" w:cstheme="majorBidi"/>
      <w:b/>
      <w:color w:val="000000" w:themeColor="text1"/>
      <w:sz w:val="28"/>
      <w:szCs w:val="24"/>
    </w:rPr>
  </w:style>
  <w:style w:type="paragraph" w:styleId="4">
    <w:name w:val="heading 4"/>
    <w:basedOn w:val="a"/>
    <w:next w:val="a"/>
    <w:link w:val="40"/>
    <w:uiPriority w:val="9"/>
    <w:unhideWhenUsed/>
    <w:qFormat/>
    <w:rsid w:val="00975816"/>
    <w:pPr>
      <w:keepNext/>
      <w:keepLines/>
      <w:numPr>
        <w:ilvl w:val="3"/>
        <w:numId w:val="1"/>
      </w:numPr>
      <w:spacing w:before="40" w:after="120" w:line="360" w:lineRule="auto"/>
      <w:outlineLvl w:val="3"/>
    </w:pPr>
    <w:rPr>
      <w:rFonts w:eastAsiaTheme="majorEastAsia" w:cstheme="majorBidi"/>
      <w:b/>
      <w:i/>
      <w:iCs/>
      <w:color w:val="000000" w:themeColor="text1"/>
    </w:rPr>
  </w:style>
  <w:style w:type="paragraph" w:styleId="5">
    <w:name w:val="heading 5"/>
    <w:basedOn w:val="SDText"/>
    <w:next w:val="SDText"/>
    <w:link w:val="50"/>
    <w:uiPriority w:val="9"/>
    <w:unhideWhenUsed/>
    <w:qFormat/>
    <w:rsid w:val="00FC413F"/>
    <w:pPr>
      <w:keepNext/>
      <w:keepLines/>
      <w:numPr>
        <w:ilvl w:val="4"/>
        <w:numId w:val="1"/>
      </w:numPr>
      <w:spacing w:before="40" w:after="0"/>
      <w:outlineLvl w:val="4"/>
    </w:pPr>
    <w:rPr>
      <w:rFonts w:eastAsiaTheme="majorEastAsia" w:cstheme="majorBidi"/>
      <w:i/>
      <w:color w:val="000000" w:themeColor="text1"/>
    </w:rPr>
  </w:style>
  <w:style w:type="paragraph" w:styleId="6">
    <w:name w:val="heading 6"/>
    <w:basedOn w:val="a"/>
    <w:next w:val="a"/>
    <w:link w:val="60"/>
    <w:uiPriority w:val="9"/>
    <w:semiHidden/>
    <w:unhideWhenUsed/>
    <w:qFormat/>
    <w:rsid w:val="008647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8647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8647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647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2226D"/>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975816"/>
    <w:rPr>
      <w:rFonts w:ascii="Times New Roman" w:eastAsiaTheme="majorEastAsia" w:hAnsi="Times New Roman" w:cstheme="majorBidi"/>
      <w:b/>
      <w:color w:val="000000" w:themeColor="text1"/>
      <w:sz w:val="28"/>
      <w:szCs w:val="28"/>
    </w:rPr>
  </w:style>
  <w:style w:type="paragraph" w:customStyle="1" w:styleId="SDText">
    <w:name w:val="SD_Text"/>
    <w:basedOn w:val="a"/>
    <w:link w:val="SDText0"/>
    <w:qFormat/>
    <w:rsid w:val="006329F4"/>
    <w:pPr>
      <w:spacing w:line="240" w:lineRule="auto"/>
    </w:pPr>
  </w:style>
  <w:style w:type="character" w:customStyle="1" w:styleId="30">
    <w:name w:val="Заголовок 3 Знак"/>
    <w:basedOn w:val="a0"/>
    <w:link w:val="3"/>
    <w:uiPriority w:val="9"/>
    <w:rsid w:val="00975816"/>
    <w:rPr>
      <w:rFonts w:ascii="Times New Roman" w:eastAsiaTheme="majorEastAsia" w:hAnsi="Times New Roman" w:cstheme="majorBidi"/>
      <w:b/>
      <w:color w:val="000000" w:themeColor="text1"/>
      <w:sz w:val="28"/>
      <w:szCs w:val="24"/>
    </w:rPr>
  </w:style>
  <w:style w:type="character" w:customStyle="1" w:styleId="SDText0">
    <w:name w:val="SD_Text Знак"/>
    <w:basedOn w:val="10"/>
    <w:link w:val="SDText"/>
    <w:rsid w:val="006329F4"/>
    <w:rPr>
      <w:rFonts w:ascii="Times New Roman" w:eastAsiaTheme="majorEastAsia" w:hAnsi="Times New Roman" w:cstheme="majorBidi"/>
      <w:b w:val="0"/>
      <w:color w:val="000000" w:themeColor="text1"/>
      <w:sz w:val="24"/>
      <w:szCs w:val="32"/>
    </w:rPr>
  </w:style>
  <w:style w:type="character" w:customStyle="1" w:styleId="40">
    <w:name w:val="Заголовок 4 Знак"/>
    <w:basedOn w:val="a0"/>
    <w:link w:val="4"/>
    <w:uiPriority w:val="9"/>
    <w:rsid w:val="00975816"/>
    <w:rPr>
      <w:rFonts w:ascii="Times New Roman" w:eastAsiaTheme="majorEastAsia" w:hAnsi="Times New Roman" w:cstheme="majorBidi"/>
      <w:b/>
      <w:i/>
      <w:iCs/>
      <w:color w:val="000000" w:themeColor="text1"/>
      <w:sz w:val="24"/>
    </w:rPr>
  </w:style>
  <w:style w:type="character" w:customStyle="1" w:styleId="50">
    <w:name w:val="Заголовок 5 Знак"/>
    <w:basedOn w:val="a0"/>
    <w:link w:val="5"/>
    <w:uiPriority w:val="9"/>
    <w:rsid w:val="00FC413F"/>
    <w:rPr>
      <w:rFonts w:ascii="Times New Roman" w:eastAsiaTheme="majorEastAsia" w:hAnsi="Times New Roman" w:cstheme="majorBidi"/>
      <w:i/>
      <w:color w:val="000000" w:themeColor="text1"/>
      <w:sz w:val="24"/>
    </w:rPr>
  </w:style>
  <w:style w:type="character" w:customStyle="1" w:styleId="60">
    <w:name w:val="Заголовок 6 Знак"/>
    <w:basedOn w:val="a0"/>
    <w:link w:val="6"/>
    <w:uiPriority w:val="9"/>
    <w:semiHidden/>
    <w:rsid w:val="008647BF"/>
    <w:rPr>
      <w:rFonts w:asciiTheme="majorHAnsi" w:eastAsiaTheme="majorEastAsia" w:hAnsiTheme="majorHAnsi" w:cstheme="majorBidi"/>
      <w:color w:val="1F4D78" w:themeColor="accent1" w:themeShade="7F"/>
      <w:sz w:val="24"/>
    </w:rPr>
  </w:style>
  <w:style w:type="character" w:customStyle="1" w:styleId="70">
    <w:name w:val="Заголовок 7 Знак"/>
    <w:basedOn w:val="a0"/>
    <w:link w:val="7"/>
    <w:uiPriority w:val="9"/>
    <w:semiHidden/>
    <w:rsid w:val="008647BF"/>
    <w:rPr>
      <w:rFonts w:asciiTheme="majorHAnsi" w:eastAsiaTheme="majorEastAsia" w:hAnsiTheme="majorHAnsi" w:cstheme="majorBidi"/>
      <w:i/>
      <w:iCs/>
      <w:color w:val="1F4D78" w:themeColor="accent1" w:themeShade="7F"/>
      <w:sz w:val="24"/>
    </w:rPr>
  </w:style>
  <w:style w:type="character" w:customStyle="1" w:styleId="80">
    <w:name w:val="Заголовок 8 Знак"/>
    <w:basedOn w:val="a0"/>
    <w:link w:val="8"/>
    <w:uiPriority w:val="9"/>
    <w:semiHidden/>
    <w:rsid w:val="008647B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8647BF"/>
    <w:rPr>
      <w:rFonts w:asciiTheme="majorHAnsi" w:eastAsiaTheme="majorEastAsia" w:hAnsiTheme="majorHAnsi" w:cstheme="majorBidi"/>
      <w:i/>
      <w:iCs/>
      <w:color w:val="272727" w:themeColor="text1" w:themeTint="D8"/>
      <w:sz w:val="21"/>
      <w:szCs w:val="21"/>
    </w:rPr>
  </w:style>
  <w:style w:type="paragraph" w:customStyle="1" w:styleId="SDpicture">
    <w:name w:val="SD_picture"/>
    <w:basedOn w:val="SDText"/>
    <w:qFormat/>
    <w:rsid w:val="00FC413F"/>
    <w:pPr>
      <w:jc w:val="center"/>
    </w:pPr>
    <w:rPr>
      <w:i/>
    </w:rPr>
  </w:style>
  <w:style w:type="paragraph" w:styleId="a3">
    <w:name w:val="caption"/>
    <w:basedOn w:val="a"/>
    <w:next w:val="a"/>
    <w:autoRedefine/>
    <w:uiPriority w:val="35"/>
    <w:unhideWhenUsed/>
    <w:qFormat/>
    <w:rsid w:val="00527FD0"/>
    <w:pPr>
      <w:keepNext/>
      <w:keepLines/>
      <w:suppressAutoHyphens/>
      <w:spacing w:after="200" w:line="240" w:lineRule="auto"/>
      <w:ind w:firstLine="0"/>
      <w:pPrChange w:id="0" w:author="N F" w:date="2024-01-13T18:57:00Z">
        <w:pPr>
          <w:keepNext/>
          <w:keepLines/>
          <w:suppressAutoHyphens/>
          <w:spacing w:after="200" w:line="276" w:lineRule="auto"/>
        </w:pPr>
      </w:pPrChange>
    </w:pPr>
    <w:rPr>
      <w:iCs/>
      <w:szCs w:val="18"/>
      <w:rPrChange w:id="0" w:author="N F" w:date="2024-01-13T18:57:00Z">
        <w:rPr>
          <w:rFonts w:eastAsiaTheme="minorHAnsi" w:cstheme="minorBidi"/>
          <w:b/>
          <w:iCs/>
          <w:szCs w:val="18"/>
          <w:lang w:val="ru-RU" w:eastAsia="en-US" w:bidi="ar-SA"/>
        </w:rPr>
      </w:rPrChange>
    </w:rPr>
  </w:style>
  <w:style w:type="table" w:styleId="a4">
    <w:name w:val="Table Grid"/>
    <w:basedOn w:val="a1"/>
    <w:uiPriority w:val="59"/>
    <w:qFormat/>
    <w:rsid w:val="007D588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footnote text"/>
    <w:basedOn w:val="a"/>
    <w:link w:val="a6"/>
    <w:uiPriority w:val="99"/>
    <w:semiHidden/>
    <w:unhideWhenUsed/>
    <w:rsid w:val="00232890"/>
    <w:pPr>
      <w:spacing w:after="0"/>
    </w:pPr>
    <w:rPr>
      <w:sz w:val="20"/>
      <w:szCs w:val="20"/>
    </w:rPr>
  </w:style>
  <w:style w:type="character" w:customStyle="1" w:styleId="a6">
    <w:name w:val="Текст сноски Знак"/>
    <w:basedOn w:val="a0"/>
    <w:link w:val="a5"/>
    <w:uiPriority w:val="99"/>
    <w:semiHidden/>
    <w:rsid w:val="00232890"/>
    <w:rPr>
      <w:rFonts w:ascii="Times New Roman" w:hAnsi="Times New Roman"/>
      <w:sz w:val="20"/>
      <w:szCs w:val="20"/>
    </w:rPr>
  </w:style>
  <w:style w:type="character" w:styleId="a7">
    <w:name w:val="footnote reference"/>
    <w:basedOn w:val="a0"/>
    <w:uiPriority w:val="99"/>
    <w:semiHidden/>
    <w:unhideWhenUsed/>
    <w:rsid w:val="00232890"/>
    <w:rPr>
      <w:vertAlign w:val="superscript"/>
    </w:rPr>
  </w:style>
  <w:style w:type="paragraph" w:styleId="a8">
    <w:name w:val="TOC Heading"/>
    <w:basedOn w:val="1"/>
    <w:next w:val="a"/>
    <w:uiPriority w:val="39"/>
    <w:unhideWhenUsed/>
    <w:qFormat/>
    <w:rsid w:val="00975816"/>
    <w:pPr>
      <w:numPr>
        <w:numId w:val="0"/>
      </w:numPr>
      <w:spacing w:line="259" w:lineRule="auto"/>
      <w:jc w:val="left"/>
      <w:outlineLvl w:val="9"/>
    </w:pPr>
    <w:rPr>
      <w:rFonts w:cs="Times New Roman"/>
      <w:lang w:eastAsia="ru-RU"/>
    </w:rPr>
  </w:style>
  <w:style w:type="paragraph" w:styleId="11">
    <w:name w:val="toc 1"/>
    <w:basedOn w:val="a"/>
    <w:next w:val="a"/>
    <w:autoRedefine/>
    <w:uiPriority w:val="39"/>
    <w:unhideWhenUsed/>
    <w:rsid w:val="005327F0"/>
    <w:pPr>
      <w:tabs>
        <w:tab w:val="left" w:pos="1200"/>
        <w:tab w:val="right" w:leader="dot" w:pos="9345"/>
      </w:tabs>
      <w:spacing w:after="0" w:line="240" w:lineRule="auto"/>
      <w:ind w:firstLine="0"/>
      <w:jc w:val="left"/>
      <w:pPrChange w:id="1" w:author="Barshadskaya, Yuliya" w:date="2024-01-10T18:03:00Z">
        <w:pPr>
          <w:tabs>
            <w:tab w:val="left" w:pos="1200"/>
            <w:tab w:val="right" w:leader="dot" w:pos="9345"/>
          </w:tabs>
          <w:spacing w:before="120" w:line="276" w:lineRule="auto"/>
          <w:ind w:firstLine="709"/>
        </w:pPr>
      </w:pPrChange>
    </w:pPr>
    <w:rPr>
      <w:bCs/>
      <w:noProof/>
      <w:szCs w:val="24"/>
      <w:rPrChange w:id="1" w:author="Barshadskaya, Yuliya" w:date="2024-01-10T18:03:00Z">
        <w:rPr>
          <w:rFonts w:eastAsiaTheme="minorHAnsi" w:cstheme="minorBidi"/>
          <w:b/>
          <w:bCs/>
          <w:sz w:val="24"/>
          <w:szCs w:val="24"/>
          <w:lang w:val="ru-RU" w:eastAsia="en-US" w:bidi="ar-SA"/>
        </w:rPr>
      </w:rPrChange>
    </w:rPr>
  </w:style>
  <w:style w:type="paragraph" w:styleId="21">
    <w:name w:val="toc 2"/>
    <w:basedOn w:val="a"/>
    <w:next w:val="a"/>
    <w:autoRedefine/>
    <w:uiPriority w:val="39"/>
    <w:unhideWhenUsed/>
    <w:rsid w:val="005327F0"/>
    <w:pPr>
      <w:tabs>
        <w:tab w:val="left" w:pos="1680"/>
        <w:tab w:val="right" w:leader="dot" w:pos="9345"/>
      </w:tabs>
      <w:spacing w:after="0"/>
      <w:ind w:firstLine="0"/>
      <w:jc w:val="left"/>
      <w:pPrChange w:id="2" w:author="Barshadskaya, Yuliya" w:date="2024-01-10T18:02:00Z">
        <w:pPr>
          <w:tabs>
            <w:tab w:val="left" w:pos="1680"/>
            <w:tab w:val="right" w:leader="dot" w:pos="9345"/>
          </w:tabs>
          <w:spacing w:line="276" w:lineRule="auto"/>
          <w:ind w:left="240" w:firstLine="709"/>
        </w:pPr>
      </w:pPrChange>
    </w:pPr>
    <w:rPr>
      <w:rFonts w:cs="Times New Roman"/>
      <w:bCs/>
      <w:noProof/>
      <w:color w:val="000000" w:themeColor="text1"/>
      <w:rPrChange w:id="2" w:author="Barshadskaya, Yuliya" w:date="2024-01-10T18:02:00Z">
        <w:rPr>
          <w:rFonts w:eastAsiaTheme="minorHAnsi" w:cstheme="minorBidi"/>
          <w:b/>
          <w:bCs/>
          <w:sz w:val="22"/>
          <w:szCs w:val="22"/>
          <w:lang w:val="ru-RU" w:eastAsia="en-US" w:bidi="ar-SA"/>
        </w:rPr>
      </w:rPrChange>
    </w:rPr>
  </w:style>
  <w:style w:type="paragraph" w:styleId="31">
    <w:name w:val="toc 3"/>
    <w:basedOn w:val="a"/>
    <w:next w:val="a"/>
    <w:autoRedefine/>
    <w:uiPriority w:val="39"/>
    <w:unhideWhenUsed/>
    <w:rsid w:val="00EE3B99"/>
    <w:pPr>
      <w:tabs>
        <w:tab w:val="left" w:pos="1920"/>
        <w:tab w:val="right" w:leader="dot" w:pos="9345"/>
      </w:tabs>
      <w:spacing w:after="0" w:line="240" w:lineRule="auto"/>
      <w:ind w:firstLine="284"/>
      <w:jc w:val="left"/>
    </w:pPr>
    <w:rPr>
      <w:sz w:val="22"/>
    </w:rPr>
  </w:style>
  <w:style w:type="character" w:styleId="a9">
    <w:name w:val="Hyperlink"/>
    <w:basedOn w:val="a0"/>
    <w:uiPriority w:val="99"/>
    <w:unhideWhenUsed/>
    <w:rsid w:val="009A0B62"/>
    <w:rPr>
      <w:color w:val="0563C1" w:themeColor="hyperlink"/>
      <w:u w:val="single"/>
    </w:rPr>
  </w:style>
  <w:style w:type="paragraph" w:styleId="aa">
    <w:name w:val="table of figures"/>
    <w:basedOn w:val="a"/>
    <w:next w:val="a"/>
    <w:uiPriority w:val="99"/>
    <w:unhideWhenUsed/>
    <w:rsid w:val="009B3DC5"/>
    <w:pPr>
      <w:spacing w:after="0"/>
    </w:pPr>
    <w:rPr>
      <w:sz w:val="20"/>
    </w:rPr>
  </w:style>
  <w:style w:type="paragraph" w:styleId="ab">
    <w:name w:val="Bibliography"/>
    <w:basedOn w:val="a"/>
    <w:next w:val="a"/>
    <w:uiPriority w:val="37"/>
    <w:unhideWhenUsed/>
    <w:rsid w:val="00F243A9"/>
    <w:pPr>
      <w:tabs>
        <w:tab w:val="left" w:pos="384"/>
      </w:tabs>
      <w:spacing w:after="240" w:line="240" w:lineRule="auto"/>
      <w:ind w:left="384" w:hanging="384"/>
    </w:pPr>
  </w:style>
  <w:style w:type="paragraph" w:styleId="ac">
    <w:name w:val="header"/>
    <w:basedOn w:val="a"/>
    <w:link w:val="ad"/>
    <w:uiPriority w:val="99"/>
    <w:unhideWhenUsed/>
    <w:rsid w:val="0050728B"/>
    <w:pPr>
      <w:tabs>
        <w:tab w:val="center" w:pos="4677"/>
        <w:tab w:val="right" w:pos="9355"/>
      </w:tabs>
      <w:spacing w:after="0"/>
    </w:pPr>
  </w:style>
  <w:style w:type="character" w:customStyle="1" w:styleId="ad">
    <w:name w:val="Верхний колонтитул Знак"/>
    <w:basedOn w:val="a0"/>
    <w:link w:val="ac"/>
    <w:uiPriority w:val="99"/>
    <w:rsid w:val="0050728B"/>
    <w:rPr>
      <w:rFonts w:ascii="Times New Roman" w:hAnsi="Times New Roman"/>
      <w:sz w:val="24"/>
    </w:rPr>
  </w:style>
  <w:style w:type="paragraph" w:styleId="ae">
    <w:name w:val="footer"/>
    <w:basedOn w:val="a"/>
    <w:link w:val="af"/>
    <w:uiPriority w:val="99"/>
    <w:unhideWhenUsed/>
    <w:rsid w:val="0050728B"/>
    <w:pPr>
      <w:tabs>
        <w:tab w:val="center" w:pos="4677"/>
        <w:tab w:val="right" w:pos="9355"/>
      </w:tabs>
      <w:spacing w:after="0"/>
    </w:pPr>
  </w:style>
  <w:style w:type="character" w:customStyle="1" w:styleId="af">
    <w:name w:val="Нижний колонтитул Знак"/>
    <w:basedOn w:val="a0"/>
    <w:link w:val="ae"/>
    <w:uiPriority w:val="99"/>
    <w:rsid w:val="0050728B"/>
    <w:rPr>
      <w:rFonts w:ascii="Times New Roman" w:hAnsi="Times New Roman"/>
      <w:sz w:val="24"/>
    </w:rPr>
  </w:style>
  <w:style w:type="character" w:styleId="af0">
    <w:name w:val="annotation reference"/>
    <w:basedOn w:val="a0"/>
    <w:uiPriority w:val="99"/>
    <w:unhideWhenUsed/>
    <w:rsid w:val="005B0BF7"/>
    <w:rPr>
      <w:sz w:val="16"/>
      <w:szCs w:val="16"/>
    </w:rPr>
  </w:style>
  <w:style w:type="paragraph" w:styleId="af1">
    <w:name w:val="annotation text"/>
    <w:basedOn w:val="a"/>
    <w:link w:val="af2"/>
    <w:uiPriority w:val="99"/>
    <w:unhideWhenUsed/>
    <w:rsid w:val="005B0BF7"/>
    <w:rPr>
      <w:sz w:val="20"/>
      <w:szCs w:val="20"/>
    </w:rPr>
  </w:style>
  <w:style w:type="character" w:customStyle="1" w:styleId="af2">
    <w:name w:val="Текст примечания Знак"/>
    <w:basedOn w:val="a0"/>
    <w:link w:val="af1"/>
    <w:uiPriority w:val="99"/>
    <w:rsid w:val="005B0BF7"/>
    <w:rPr>
      <w:rFonts w:ascii="Times New Roman" w:hAnsi="Times New Roman"/>
      <w:sz w:val="20"/>
      <w:szCs w:val="20"/>
    </w:rPr>
  </w:style>
  <w:style w:type="paragraph" w:styleId="af3">
    <w:name w:val="annotation subject"/>
    <w:basedOn w:val="af1"/>
    <w:next w:val="af1"/>
    <w:link w:val="af4"/>
    <w:uiPriority w:val="99"/>
    <w:semiHidden/>
    <w:unhideWhenUsed/>
    <w:rsid w:val="005B0BF7"/>
    <w:rPr>
      <w:b/>
      <w:bCs/>
    </w:rPr>
  </w:style>
  <w:style w:type="character" w:customStyle="1" w:styleId="af4">
    <w:name w:val="Тема примечания Знак"/>
    <w:basedOn w:val="af2"/>
    <w:link w:val="af3"/>
    <w:uiPriority w:val="99"/>
    <w:semiHidden/>
    <w:rsid w:val="005B0BF7"/>
    <w:rPr>
      <w:rFonts w:ascii="Times New Roman" w:hAnsi="Times New Roman"/>
      <w:b/>
      <w:bCs/>
      <w:sz w:val="20"/>
      <w:szCs w:val="20"/>
    </w:rPr>
  </w:style>
  <w:style w:type="paragraph" w:styleId="af5">
    <w:name w:val="Balloon Text"/>
    <w:basedOn w:val="a"/>
    <w:link w:val="af6"/>
    <w:uiPriority w:val="99"/>
    <w:semiHidden/>
    <w:unhideWhenUsed/>
    <w:rsid w:val="005B0BF7"/>
    <w:pPr>
      <w:spacing w:after="0"/>
    </w:pPr>
    <w:rPr>
      <w:rFonts w:ascii="Segoe UI" w:hAnsi="Segoe UI" w:cs="Segoe UI"/>
      <w:sz w:val="18"/>
      <w:szCs w:val="18"/>
    </w:rPr>
  </w:style>
  <w:style w:type="character" w:customStyle="1" w:styleId="af6">
    <w:name w:val="Текст выноски Знак"/>
    <w:basedOn w:val="a0"/>
    <w:link w:val="af5"/>
    <w:uiPriority w:val="99"/>
    <w:semiHidden/>
    <w:rsid w:val="005B0BF7"/>
    <w:rPr>
      <w:rFonts w:ascii="Segoe UI" w:hAnsi="Segoe UI" w:cs="Segoe UI"/>
      <w:sz w:val="18"/>
      <w:szCs w:val="18"/>
    </w:rPr>
  </w:style>
  <w:style w:type="character" w:styleId="af7">
    <w:name w:val="Subtle Emphasis"/>
    <w:basedOn w:val="a0"/>
    <w:uiPriority w:val="19"/>
    <w:qFormat/>
    <w:rsid w:val="00066F7B"/>
    <w:rPr>
      <w:i/>
      <w:iCs/>
      <w:color w:val="404040" w:themeColor="text1" w:themeTint="BF"/>
    </w:rPr>
  </w:style>
  <w:style w:type="paragraph" w:customStyle="1" w:styleId="SDcomments">
    <w:name w:val="SD_comments"/>
    <w:basedOn w:val="SDText"/>
    <w:qFormat/>
    <w:rsid w:val="00031769"/>
    <w:pPr>
      <w:spacing w:after="0"/>
    </w:pPr>
    <w:rPr>
      <w:sz w:val="20"/>
      <w:szCs w:val="20"/>
    </w:rPr>
  </w:style>
  <w:style w:type="paragraph" w:styleId="af8">
    <w:name w:val="Document Map"/>
    <w:basedOn w:val="a"/>
    <w:link w:val="af9"/>
    <w:uiPriority w:val="99"/>
    <w:semiHidden/>
    <w:unhideWhenUsed/>
    <w:rsid w:val="0082226D"/>
    <w:pPr>
      <w:spacing w:after="0" w:line="240" w:lineRule="auto"/>
    </w:pPr>
    <w:rPr>
      <w:rFonts w:cs="Times New Roman"/>
      <w:szCs w:val="24"/>
    </w:rPr>
  </w:style>
  <w:style w:type="character" w:customStyle="1" w:styleId="af9">
    <w:name w:val="Схема документа Знак"/>
    <w:basedOn w:val="a0"/>
    <w:link w:val="af8"/>
    <w:uiPriority w:val="99"/>
    <w:semiHidden/>
    <w:rsid w:val="0082226D"/>
    <w:rPr>
      <w:rFonts w:ascii="Times New Roman" w:hAnsi="Times New Roman" w:cs="Times New Roman"/>
      <w:sz w:val="24"/>
      <w:szCs w:val="24"/>
    </w:rPr>
  </w:style>
  <w:style w:type="paragraph" w:customStyle="1" w:styleId="SDTable">
    <w:name w:val="SD_Table"/>
    <w:basedOn w:val="a3"/>
    <w:qFormat/>
    <w:rsid w:val="00975816"/>
    <w:pPr>
      <w:jc w:val="right"/>
    </w:pPr>
  </w:style>
  <w:style w:type="paragraph" w:styleId="41">
    <w:name w:val="toc 4"/>
    <w:basedOn w:val="a"/>
    <w:next w:val="a"/>
    <w:autoRedefine/>
    <w:uiPriority w:val="39"/>
    <w:unhideWhenUsed/>
    <w:rsid w:val="00CB19FC"/>
    <w:pPr>
      <w:tabs>
        <w:tab w:val="left" w:pos="2199"/>
        <w:tab w:val="right" w:leader="dot" w:pos="9345"/>
      </w:tabs>
      <w:spacing w:after="0" w:line="240" w:lineRule="auto"/>
      <w:ind w:firstLine="426"/>
      <w:jc w:val="left"/>
    </w:pPr>
    <w:rPr>
      <w:sz w:val="20"/>
      <w:szCs w:val="20"/>
    </w:rPr>
  </w:style>
  <w:style w:type="paragraph" w:styleId="51">
    <w:name w:val="toc 5"/>
    <w:basedOn w:val="a"/>
    <w:next w:val="a"/>
    <w:autoRedefine/>
    <w:uiPriority w:val="39"/>
    <w:unhideWhenUsed/>
    <w:rsid w:val="00157F01"/>
    <w:pPr>
      <w:spacing w:after="0"/>
      <w:ind w:left="960"/>
      <w:jc w:val="left"/>
    </w:pPr>
    <w:rPr>
      <w:sz w:val="20"/>
      <w:szCs w:val="20"/>
    </w:rPr>
  </w:style>
  <w:style w:type="paragraph" w:styleId="61">
    <w:name w:val="toc 6"/>
    <w:basedOn w:val="a"/>
    <w:next w:val="a"/>
    <w:autoRedefine/>
    <w:uiPriority w:val="39"/>
    <w:unhideWhenUsed/>
    <w:rsid w:val="00157F01"/>
    <w:pPr>
      <w:spacing w:after="0"/>
      <w:ind w:left="1200"/>
      <w:jc w:val="left"/>
    </w:pPr>
    <w:rPr>
      <w:sz w:val="20"/>
      <w:szCs w:val="20"/>
    </w:rPr>
  </w:style>
  <w:style w:type="paragraph" w:styleId="71">
    <w:name w:val="toc 7"/>
    <w:basedOn w:val="a"/>
    <w:next w:val="a"/>
    <w:autoRedefine/>
    <w:uiPriority w:val="39"/>
    <w:unhideWhenUsed/>
    <w:rsid w:val="00157F01"/>
    <w:pPr>
      <w:spacing w:after="0"/>
      <w:ind w:left="1440"/>
      <w:jc w:val="left"/>
    </w:pPr>
    <w:rPr>
      <w:sz w:val="20"/>
      <w:szCs w:val="20"/>
    </w:rPr>
  </w:style>
  <w:style w:type="paragraph" w:styleId="81">
    <w:name w:val="toc 8"/>
    <w:basedOn w:val="a"/>
    <w:next w:val="a"/>
    <w:autoRedefine/>
    <w:uiPriority w:val="39"/>
    <w:unhideWhenUsed/>
    <w:rsid w:val="00157F01"/>
    <w:pPr>
      <w:spacing w:after="0"/>
      <w:ind w:left="1680"/>
      <w:jc w:val="left"/>
    </w:pPr>
    <w:rPr>
      <w:sz w:val="20"/>
      <w:szCs w:val="20"/>
    </w:rPr>
  </w:style>
  <w:style w:type="paragraph" w:styleId="91">
    <w:name w:val="toc 9"/>
    <w:basedOn w:val="a"/>
    <w:next w:val="a"/>
    <w:autoRedefine/>
    <w:uiPriority w:val="39"/>
    <w:unhideWhenUsed/>
    <w:rsid w:val="009B3DC5"/>
    <w:pPr>
      <w:spacing w:after="0"/>
      <w:ind w:left="1920"/>
      <w:jc w:val="left"/>
    </w:pPr>
    <w:rPr>
      <w:rFonts w:asciiTheme="minorHAnsi" w:hAnsiTheme="minorHAnsi"/>
      <w:sz w:val="20"/>
      <w:szCs w:val="20"/>
    </w:rPr>
  </w:style>
  <w:style w:type="paragraph" w:styleId="afa">
    <w:name w:val="Revision"/>
    <w:hidden/>
    <w:uiPriority w:val="99"/>
    <w:semiHidden/>
    <w:rsid w:val="009F69EE"/>
    <w:pPr>
      <w:spacing w:after="0"/>
    </w:pPr>
    <w:rPr>
      <w:rFonts w:ascii="Times New Roman" w:hAnsi="Times New Roman"/>
      <w:sz w:val="24"/>
    </w:rPr>
  </w:style>
  <w:style w:type="table" w:customStyle="1" w:styleId="12">
    <w:name w:val="Сетка таблицы1"/>
    <w:basedOn w:val="a1"/>
    <w:next w:val="a4"/>
    <w:uiPriority w:val="39"/>
    <w:rsid w:val="00DA365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Placeholder Text"/>
    <w:basedOn w:val="a0"/>
    <w:uiPriority w:val="99"/>
    <w:semiHidden/>
    <w:rsid w:val="00424E0F"/>
    <w:rPr>
      <w:color w:val="808080"/>
    </w:rPr>
  </w:style>
  <w:style w:type="paragraph" w:customStyle="1" w:styleId="ProtocolID">
    <w:name w:val="Protocol ID"/>
    <w:basedOn w:val="a"/>
    <w:link w:val="ProtocolID0"/>
    <w:qFormat/>
    <w:rsid w:val="00F85178"/>
    <w:pPr>
      <w:spacing w:after="0" w:line="240" w:lineRule="auto"/>
    </w:pPr>
    <w:rPr>
      <w:szCs w:val="28"/>
    </w:rPr>
  </w:style>
  <w:style w:type="paragraph" w:styleId="afc">
    <w:name w:val="No Spacing"/>
    <w:uiPriority w:val="1"/>
    <w:qFormat/>
    <w:rsid w:val="0024475A"/>
    <w:pPr>
      <w:spacing w:after="0"/>
      <w:jc w:val="both"/>
    </w:pPr>
    <w:rPr>
      <w:rFonts w:ascii="Times New Roman" w:hAnsi="Times New Roman"/>
      <w:sz w:val="24"/>
    </w:rPr>
  </w:style>
  <w:style w:type="character" w:customStyle="1" w:styleId="ProtocolID0">
    <w:name w:val="Protocol ID Знак"/>
    <w:basedOn w:val="a0"/>
    <w:link w:val="ProtocolID"/>
    <w:rsid w:val="00F85178"/>
    <w:rPr>
      <w:rFonts w:ascii="Times New Roman" w:hAnsi="Times New Roman"/>
      <w:sz w:val="24"/>
      <w:szCs w:val="28"/>
    </w:rPr>
  </w:style>
  <w:style w:type="character" w:customStyle="1" w:styleId="UnresolvedMention">
    <w:name w:val="Unresolved Mention"/>
    <w:basedOn w:val="a0"/>
    <w:uiPriority w:val="99"/>
    <w:semiHidden/>
    <w:unhideWhenUsed/>
    <w:rsid w:val="00792B00"/>
    <w:rPr>
      <w:color w:val="605E5C"/>
      <w:shd w:val="clear" w:color="auto" w:fill="E1DFDD"/>
    </w:rPr>
  </w:style>
  <w:style w:type="paragraph" w:styleId="afd">
    <w:name w:val="Normal (Web)"/>
    <w:aliases w:val="webb"/>
    <w:basedOn w:val="a"/>
    <w:uiPriority w:val="99"/>
    <w:unhideWhenUsed/>
    <w:qFormat/>
    <w:rsid w:val="00592011"/>
    <w:pPr>
      <w:spacing w:before="100" w:beforeAutospacing="1" w:after="100" w:afterAutospacing="1" w:line="240" w:lineRule="auto"/>
      <w:ind w:firstLine="0"/>
      <w:jc w:val="left"/>
    </w:pPr>
    <w:rPr>
      <w:rFonts w:eastAsia="Times New Roman" w:cs="Times New Roman"/>
      <w:szCs w:val="24"/>
      <w:lang w:eastAsia="ru-RU"/>
    </w:rPr>
  </w:style>
  <w:style w:type="paragraph" w:styleId="HTML">
    <w:name w:val="HTML Preformatted"/>
    <w:basedOn w:val="a"/>
    <w:link w:val="HTML0"/>
    <w:uiPriority w:val="99"/>
    <w:semiHidden/>
    <w:unhideWhenUsed/>
    <w:rsid w:val="0048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82C96"/>
    <w:rPr>
      <w:rFonts w:ascii="Courier New" w:eastAsia="Times New Roman" w:hAnsi="Courier New" w:cs="Courier New"/>
      <w:sz w:val="20"/>
      <w:szCs w:val="20"/>
      <w:lang w:eastAsia="ru-RU"/>
    </w:rPr>
  </w:style>
  <w:style w:type="character" w:customStyle="1" w:styleId="y2iqfc">
    <w:name w:val="y2iqfc"/>
    <w:basedOn w:val="a0"/>
    <w:rsid w:val="00482C96"/>
  </w:style>
  <w:style w:type="paragraph" w:styleId="afe">
    <w:name w:val="List Paragraph"/>
    <w:basedOn w:val="a"/>
    <w:uiPriority w:val="34"/>
    <w:qFormat/>
    <w:rsid w:val="00CB7103"/>
    <w:pPr>
      <w:ind w:left="720"/>
      <w:contextualSpacing/>
    </w:pPr>
  </w:style>
  <w:style w:type="paragraph" w:customStyle="1" w:styleId="OT">
    <w:name w:val="OT"/>
    <w:basedOn w:val="a"/>
    <w:link w:val="OT0"/>
    <w:qFormat/>
    <w:rsid w:val="00BC7E4E"/>
    <w:pPr>
      <w:widowControl w:val="0"/>
      <w:autoSpaceDE w:val="0"/>
      <w:autoSpaceDN w:val="0"/>
      <w:adjustRightInd w:val="0"/>
      <w:spacing w:after="120" w:line="240" w:lineRule="auto"/>
      <w:ind w:firstLine="0"/>
    </w:pPr>
    <w:rPr>
      <w:rFonts w:eastAsia="Times New Roman" w:cs="Times New Roman"/>
      <w:snapToGrid w:val="0"/>
      <w:sz w:val="22"/>
      <w:szCs w:val="20"/>
      <w:lang w:eastAsia="ru-RU"/>
    </w:rPr>
  </w:style>
  <w:style w:type="character" w:customStyle="1" w:styleId="OT0">
    <w:name w:val="OT Знак"/>
    <w:link w:val="OT"/>
    <w:rsid w:val="00BC7E4E"/>
    <w:rPr>
      <w:rFonts w:ascii="Times New Roman" w:eastAsia="Times New Roman" w:hAnsi="Times New Roman" w:cs="Times New Roman"/>
      <w:snapToGrid w:val="0"/>
      <w:szCs w:val="20"/>
      <w:lang w:eastAsia="ru-RU"/>
    </w:rPr>
  </w:style>
  <w:style w:type="character" w:customStyle="1" w:styleId="lrzxr">
    <w:name w:val="lrzxr"/>
    <w:basedOn w:val="a0"/>
    <w:rsid w:val="00F735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451">
      <w:bodyDiv w:val="1"/>
      <w:marLeft w:val="0"/>
      <w:marRight w:val="0"/>
      <w:marTop w:val="0"/>
      <w:marBottom w:val="0"/>
      <w:divBdr>
        <w:top w:val="none" w:sz="0" w:space="0" w:color="auto"/>
        <w:left w:val="none" w:sz="0" w:space="0" w:color="auto"/>
        <w:bottom w:val="none" w:sz="0" w:space="0" w:color="auto"/>
        <w:right w:val="none" w:sz="0" w:space="0" w:color="auto"/>
      </w:divBdr>
    </w:div>
    <w:div w:id="3018546">
      <w:bodyDiv w:val="1"/>
      <w:marLeft w:val="0"/>
      <w:marRight w:val="0"/>
      <w:marTop w:val="0"/>
      <w:marBottom w:val="0"/>
      <w:divBdr>
        <w:top w:val="none" w:sz="0" w:space="0" w:color="auto"/>
        <w:left w:val="none" w:sz="0" w:space="0" w:color="auto"/>
        <w:bottom w:val="none" w:sz="0" w:space="0" w:color="auto"/>
        <w:right w:val="none" w:sz="0" w:space="0" w:color="auto"/>
      </w:divBdr>
    </w:div>
    <w:div w:id="3555061">
      <w:bodyDiv w:val="1"/>
      <w:marLeft w:val="0"/>
      <w:marRight w:val="0"/>
      <w:marTop w:val="0"/>
      <w:marBottom w:val="0"/>
      <w:divBdr>
        <w:top w:val="none" w:sz="0" w:space="0" w:color="auto"/>
        <w:left w:val="none" w:sz="0" w:space="0" w:color="auto"/>
        <w:bottom w:val="none" w:sz="0" w:space="0" w:color="auto"/>
        <w:right w:val="none" w:sz="0" w:space="0" w:color="auto"/>
      </w:divBdr>
    </w:div>
    <w:div w:id="6061496">
      <w:bodyDiv w:val="1"/>
      <w:marLeft w:val="0"/>
      <w:marRight w:val="0"/>
      <w:marTop w:val="0"/>
      <w:marBottom w:val="0"/>
      <w:divBdr>
        <w:top w:val="none" w:sz="0" w:space="0" w:color="auto"/>
        <w:left w:val="none" w:sz="0" w:space="0" w:color="auto"/>
        <w:bottom w:val="none" w:sz="0" w:space="0" w:color="auto"/>
        <w:right w:val="none" w:sz="0" w:space="0" w:color="auto"/>
      </w:divBdr>
    </w:div>
    <w:div w:id="6373321">
      <w:bodyDiv w:val="1"/>
      <w:marLeft w:val="0"/>
      <w:marRight w:val="0"/>
      <w:marTop w:val="0"/>
      <w:marBottom w:val="0"/>
      <w:divBdr>
        <w:top w:val="none" w:sz="0" w:space="0" w:color="auto"/>
        <w:left w:val="none" w:sz="0" w:space="0" w:color="auto"/>
        <w:bottom w:val="none" w:sz="0" w:space="0" w:color="auto"/>
        <w:right w:val="none" w:sz="0" w:space="0" w:color="auto"/>
      </w:divBdr>
    </w:div>
    <w:div w:id="9185134">
      <w:bodyDiv w:val="1"/>
      <w:marLeft w:val="0"/>
      <w:marRight w:val="0"/>
      <w:marTop w:val="0"/>
      <w:marBottom w:val="0"/>
      <w:divBdr>
        <w:top w:val="none" w:sz="0" w:space="0" w:color="auto"/>
        <w:left w:val="none" w:sz="0" w:space="0" w:color="auto"/>
        <w:bottom w:val="none" w:sz="0" w:space="0" w:color="auto"/>
        <w:right w:val="none" w:sz="0" w:space="0" w:color="auto"/>
      </w:divBdr>
    </w:div>
    <w:div w:id="10181499">
      <w:bodyDiv w:val="1"/>
      <w:marLeft w:val="0"/>
      <w:marRight w:val="0"/>
      <w:marTop w:val="0"/>
      <w:marBottom w:val="0"/>
      <w:divBdr>
        <w:top w:val="none" w:sz="0" w:space="0" w:color="auto"/>
        <w:left w:val="none" w:sz="0" w:space="0" w:color="auto"/>
        <w:bottom w:val="none" w:sz="0" w:space="0" w:color="auto"/>
        <w:right w:val="none" w:sz="0" w:space="0" w:color="auto"/>
      </w:divBdr>
    </w:div>
    <w:div w:id="10573351">
      <w:bodyDiv w:val="1"/>
      <w:marLeft w:val="0"/>
      <w:marRight w:val="0"/>
      <w:marTop w:val="0"/>
      <w:marBottom w:val="0"/>
      <w:divBdr>
        <w:top w:val="none" w:sz="0" w:space="0" w:color="auto"/>
        <w:left w:val="none" w:sz="0" w:space="0" w:color="auto"/>
        <w:bottom w:val="none" w:sz="0" w:space="0" w:color="auto"/>
        <w:right w:val="none" w:sz="0" w:space="0" w:color="auto"/>
      </w:divBdr>
    </w:div>
    <w:div w:id="13000288">
      <w:bodyDiv w:val="1"/>
      <w:marLeft w:val="0"/>
      <w:marRight w:val="0"/>
      <w:marTop w:val="0"/>
      <w:marBottom w:val="0"/>
      <w:divBdr>
        <w:top w:val="none" w:sz="0" w:space="0" w:color="auto"/>
        <w:left w:val="none" w:sz="0" w:space="0" w:color="auto"/>
        <w:bottom w:val="none" w:sz="0" w:space="0" w:color="auto"/>
        <w:right w:val="none" w:sz="0" w:space="0" w:color="auto"/>
      </w:divBdr>
    </w:div>
    <w:div w:id="13046424">
      <w:bodyDiv w:val="1"/>
      <w:marLeft w:val="0"/>
      <w:marRight w:val="0"/>
      <w:marTop w:val="0"/>
      <w:marBottom w:val="0"/>
      <w:divBdr>
        <w:top w:val="none" w:sz="0" w:space="0" w:color="auto"/>
        <w:left w:val="none" w:sz="0" w:space="0" w:color="auto"/>
        <w:bottom w:val="none" w:sz="0" w:space="0" w:color="auto"/>
        <w:right w:val="none" w:sz="0" w:space="0" w:color="auto"/>
      </w:divBdr>
    </w:div>
    <w:div w:id="13582146">
      <w:bodyDiv w:val="1"/>
      <w:marLeft w:val="0"/>
      <w:marRight w:val="0"/>
      <w:marTop w:val="0"/>
      <w:marBottom w:val="0"/>
      <w:divBdr>
        <w:top w:val="none" w:sz="0" w:space="0" w:color="auto"/>
        <w:left w:val="none" w:sz="0" w:space="0" w:color="auto"/>
        <w:bottom w:val="none" w:sz="0" w:space="0" w:color="auto"/>
        <w:right w:val="none" w:sz="0" w:space="0" w:color="auto"/>
      </w:divBdr>
    </w:div>
    <w:div w:id="14045958">
      <w:bodyDiv w:val="1"/>
      <w:marLeft w:val="0"/>
      <w:marRight w:val="0"/>
      <w:marTop w:val="0"/>
      <w:marBottom w:val="0"/>
      <w:divBdr>
        <w:top w:val="none" w:sz="0" w:space="0" w:color="auto"/>
        <w:left w:val="none" w:sz="0" w:space="0" w:color="auto"/>
        <w:bottom w:val="none" w:sz="0" w:space="0" w:color="auto"/>
        <w:right w:val="none" w:sz="0" w:space="0" w:color="auto"/>
      </w:divBdr>
    </w:div>
    <w:div w:id="14114690">
      <w:bodyDiv w:val="1"/>
      <w:marLeft w:val="0"/>
      <w:marRight w:val="0"/>
      <w:marTop w:val="0"/>
      <w:marBottom w:val="0"/>
      <w:divBdr>
        <w:top w:val="none" w:sz="0" w:space="0" w:color="auto"/>
        <w:left w:val="none" w:sz="0" w:space="0" w:color="auto"/>
        <w:bottom w:val="none" w:sz="0" w:space="0" w:color="auto"/>
        <w:right w:val="none" w:sz="0" w:space="0" w:color="auto"/>
      </w:divBdr>
    </w:div>
    <w:div w:id="14119131">
      <w:bodyDiv w:val="1"/>
      <w:marLeft w:val="0"/>
      <w:marRight w:val="0"/>
      <w:marTop w:val="0"/>
      <w:marBottom w:val="0"/>
      <w:divBdr>
        <w:top w:val="none" w:sz="0" w:space="0" w:color="auto"/>
        <w:left w:val="none" w:sz="0" w:space="0" w:color="auto"/>
        <w:bottom w:val="none" w:sz="0" w:space="0" w:color="auto"/>
        <w:right w:val="none" w:sz="0" w:space="0" w:color="auto"/>
      </w:divBdr>
    </w:div>
    <w:div w:id="14616400">
      <w:bodyDiv w:val="1"/>
      <w:marLeft w:val="0"/>
      <w:marRight w:val="0"/>
      <w:marTop w:val="0"/>
      <w:marBottom w:val="0"/>
      <w:divBdr>
        <w:top w:val="none" w:sz="0" w:space="0" w:color="auto"/>
        <w:left w:val="none" w:sz="0" w:space="0" w:color="auto"/>
        <w:bottom w:val="none" w:sz="0" w:space="0" w:color="auto"/>
        <w:right w:val="none" w:sz="0" w:space="0" w:color="auto"/>
      </w:divBdr>
    </w:div>
    <w:div w:id="14618874">
      <w:bodyDiv w:val="1"/>
      <w:marLeft w:val="0"/>
      <w:marRight w:val="0"/>
      <w:marTop w:val="0"/>
      <w:marBottom w:val="0"/>
      <w:divBdr>
        <w:top w:val="none" w:sz="0" w:space="0" w:color="auto"/>
        <w:left w:val="none" w:sz="0" w:space="0" w:color="auto"/>
        <w:bottom w:val="none" w:sz="0" w:space="0" w:color="auto"/>
        <w:right w:val="none" w:sz="0" w:space="0" w:color="auto"/>
      </w:divBdr>
    </w:div>
    <w:div w:id="18624089">
      <w:bodyDiv w:val="1"/>
      <w:marLeft w:val="0"/>
      <w:marRight w:val="0"/>
      <w:marTop w:val="0"/>
      <w:marBottom w:val="0"/>
      <w:divBdr>
        <w:top w:val="none" w:sz="0" w:space="0" w:color="auto"/>
        <w:left w:val="none" w:sz="0" w:space="0" w:color="auto"/>
        <w:bottom w:val="none" w:sz="0" w:space="0" w:color="auto"/>
        <w:right w:val="none" w:sz="0" w:space="0" w:color="auto"/>
      </w:divBdr>
    </w:div>
    <w:div w:id="19363235">
      <w:bodyDiv w:val="1"/>
      <w:marLeft w:val="0"/>
      <w:marRight w:val="0"/>
      <w:marTop w:val="0"/>
      <w:marBottom w:val="0"/>
      <w:divBdr>
        <w:top w:val="none" w:sz="0" w:space="0" w:color="auto"/>
        <w:left w:val="none" w:sz="0" w:space="0" w:color="auto"/>
        <w:bottom w:val="none" w:sz="0" w:space="0" w:color="auto"/>
        <w:right w:val="none" w:sz="0" w:space="0" w:color="auto"/>
      </w:divBdr>
    </w:div>
    <w:div w:id="20786860">
      <w:bodyDiv w:val="1"/>
      <w:marLeft w:val="0"/>
      <w:marRight w:val="0"/>
      <w:marTop w:val="0"/>
      <w:marBottom w:val="0"/>
      <w:divBdr>
        <w:top w:val="none" w:sz="0" w:space="0" w:color="auto"/>
        <w:left w:val="none" w:sz="0" w:space="0" w:color="auto"/>
        <w:bottom w:val="none" w:sz="0" w:space="0" w:color="auto"/>
        <w:right w:val="none" w:sz="0" w:space="0" w:color="auto"/>
      </w:divBdr>
    </w:div>
    <w:div w:id="20981759">
      <w:bodyDiv w:val="1"/>
      <w:marLeft w:val="0"/>
      <w:marRight w:val="0"/>
      <w:marTop w:val="0"/>
      <w:marBottom w:val="0"/>
      <w:divBdr>
        <w:top w:val="none" w:sz="0" w:space="0" w:color="auto"/>
        <w:left w:val="none" w:sz="0" w:space="0" w:color="auto"/>
        <w:bottom w:val="none" w:sz="0" w:space="0" w:color="auto"/>
        <w:right w:val="none" w:sz="0" w:space="0" w:color="auto"/>
      </w:divBdr>
    </w:div>
    <w:div w:id="22025235">
      <w:bodyDiv w:val="1"/>
      <w:marLeft w:val="0"/>
      <w:marRight w:val="0"/>
      <w:marTop w:val="0"/>
      <w:marBottom w:val="0"/>
      <w:divBdr>
        <w:top w:val="none" w:sz="0" w:space="0" w:color="auto"/>
        <w:left w:val="none" w:sz="0" w:space="0" w:color="auto"/>
        <w:bottom w:val="none" w:sz="0" w:space="0" w:color="auto"/>
        <w:right w:val="none" w:sz="0" w:space="0" w:color="auto"/>
      </w:divBdr>
    </w:div>
    <w:div w:id="23482839">
      <w:bodyDiv w:val="1"/>
      <w:marLeft w:val="0"/>
      <w:marRight w:val="0"/>
      <w:marTop w:val="0"/>
      <w:marBottom w:val="0"/>
      <w:divBdr>
        <w:top w:val="none" w:sz="0" w:space="0" w:color="auto"/>
        <w:left w:val="none" w:sz="0" w:space="0" w:color="auto"/>
        <w:bottom w:val="none" w:sz="0" w:space="0" w:color="auto"/>
        <w:right w:val="none" w:sz="0" w:space="0" w:color="auto"/>
      </w:divBdr>
    </w:div>
    <w:div w:id="28722598">
      <w:bodyDiv w:val="1"/>
      <w:marLeft w:val="0"/>
      <w:marRight w:val="0"/>
      <w:marTop w:val="0"/>
      <w:marBottom w:val="0"/>
      <w:divBdr>
        <w:top w:val="none" w:sz="0" w:space="0" w:color="auto"/>
        <w:left w:val="none" w:sz="0" w:space="0" w:color="auto"/>
        <w:bottom w:val="none" w:sz="0" w:space="0" w:color="auto"/>
        <w:right w:val="none" w:sz="0" w:space="0" w:color="auto"/>
      </w:divBdr>
    </w:div>
    <w:div w:id="29188929">
      <w:bodyDiv w:val="1"/>
      <w:marLeft w:val="0"/>
      <w:marRight w:val="0"/>
      <w:marTop w:val="0"/>
      <w:marBottom w:val="0"/>
      <w:divBdr>
        <w:top w:val="none" w:sz="0" w:space="0" w:color="auto"/>
        <w:left w:val="none" w:sz="0" w:space="0" w:color="auto"/>
        <w:bottom w:val="none" w:sz="0" w:space="0" w:color="auto"/>
        <w:right w:val="none" w:sz="0" w:space="0" w:color="auto"/>
      </w:divBdr>
    </w:div>
    <w:div w:id="38289899">
      <w:bodyDiv w:val="1"/>
      <w:marLeft w:val="0"/>
      <w:marRight w:val="0"/>
      <w:marTop w:val="0"/>
      <w:marBottom w:val="0"/>
      <w:divBdr>
        <w:top w:val="none" w:sz="0" w:space="0" w:color="auto"/>
        <w:left w:val="none" w:sz="0" w:space="0" w:color="auto"/>
        <w:bottom w:val="none" w:sz="0" w:space="0" w:color="auto"/>
        <w:right w:val="none" w:sz="0" w:space="0" w:color="auto"/>
      </w:divBdr>
    </w:div>
    <w:div w:id="38404114">
      <w:bodyDiv w:val="1"/>
      <w:marLeft w:val="0"/>
      <w:marRight w:val="0"/>
      <w:marTop w:val="0"/>
      <w:marBottom w:val="0"/>
      <w:divBdr>
        <w:top w:val="none" w:sz="0" w:space="0" w:color="auto"/>
        <w:left w:val="none" w:sz="0" w:space="0" w:color="auto"/>
        <w:bottom w:val="none" w:sz="0" w:space="0" w:color="auto"/>
        <w:right w:val="none" w:sz="0" w:space="0" w:color="auto"/>
      </w:divBdr>
    </w:div>
    <w:div w:id="42826954">
      <w:bodyDiv w:val="1"/>
      <w:marLeft w:val="0"/>
      <w:marRight w:val="0"/>
      <w:marTop w:val="0"/>
      <w:marBottom w:val="0"/>
      <w:divBdr>
        <w:top w:val="none" w:sz="0" w:space="0" w:color="auto"/>
        <w:left w:val="none" w:sz="0" w:space="0" w:color="auto"/>
        <w:bottom w:val="none" w:sz="0" w:space="0" w:color="auto"/>
        <w:right w:val="none" w:sz="0" w:space="0" w:color="auto"/>
      </w:divBdr>
    </w:div>
    <w:div w:id="43335444">
      <w:bodyDiv w:val="1"/>
      <w:marLeft w:val="0"/>
      <w:marRight w:val="0"/>
      <w:marTop w:val="0"/>
      <w:marBottom w:val="0"/>
      <w:divBdr>
        <w:top w:val="none" w:sz="0" w:space="0" w:color="auto"/>
        <w:left w:val="none" w:sz="0" w:space="0" w:color="auto"/>
        <w:bottom w:val="none" w:sz="0" w:space="0" w:color="auto"/>
        <w:right w:val="none" w:sz="0" w:space="0" w:color="auto"/>
      </w:divBdr>
    </w:div>
    <w:div w:id="47264452">
      <w:bodyDiv w:val="1"/>
      <w:marLeft w:val="0"/>
      <w:marRight w:val="0"/>
      <w:marTop w:val="0"/>
      <w:marBottom w:val="0"/>
      <w:divBdr>
        <w:top w:val="none" w:sz="0" w:space="0" w:color="auto"/>
        <w:left w:val="none" w:sz="0" w:space="0" w:color="auto"/>
        <w:bottom w:val="none" w:sz="0" w:space="0" w:color="auto"/>
        <w:right w:val="none" w:sz="0" w:space="0" w:color="auto"/>
      </w:divBdr>
    </w:div>
    <w:div w:id="50156070">
      <w:bodyDiv w:val="1"/>
      <w:marLeft w:val="0"/>
      <w:marRight w:val="0"/>
      <w:marTop w:val="0"/>
      <w:marBottom w:val="0"/>
      <w:divBdr>
        <w:top w:val="none" w:sz="0" w:space="0" w:color="auto"/>
        <w:left w:val="none" w:sz="0" w:space="0" w:color="auto"/>
        <w:bottom w:val="none" w:sz="0" w:space="0" w:color="auto"/>
        <w:right w:val="none" w:sz="0" w:space="0" w:color="auto"/>
      </w:divBdr>
    </w:div>
    <w:div w:id="50269681">
      <w:bodyDiv w:val="1"/>
      <w:marLeft w:val="0"/>
      <w:marRight w:val="0"/>
      <w:marTop w:val="0"/>
      <w:marBottom w:val="0"/>
      <w:divBdr>
        <w:top w:val="none" w:sz="0" w:space="0" w:color="auto"/>
        <w:left w:val="none" w:sz="0" w:space="0" w:color="auto"/>
        <w:bottom w:val="none" w:sz="0" w:space="0" w:color="auto"/>
        <w:right w:val="none" w:sz="0" w:space="0" w:color="auto"/>
      </w:divBdr>
      <w:divsChild>
        <w:div w:id="48040897">
          <w:marLeft w:val="0"/>
          <w:marRight w:val="0"/>
          <w:marTop w:val="0"/>
          <w:marBottom w:val="0"/>
          <w:divBdr>
            <w:top w:val="none" w:sz="0" w:space="0" w:color="auto"/>
            <w:left w:val="none" w:sz="0" w:space="0" w:color="auto"/>
            <w:bottom w:val="none" w:sz="0" w:space="0" w:color="auto"/>
            <w:right w:val="none" w:sz="0" w:space="0" w:color="auto"/>
          </w:divBdr>
          <w:divsChild>
            <w:div w:id="1120563925">
              <w:marLeft w:val="0"/>
              <w:marRight w:val="0"/>
              <w:marTop w:val="0"/>
              <w:marBottom w:val="0"/>
              <w:divBdr>
                <w:top w:val="none" w:sz="0" w:space="0" w:color="auto"/>
                <w:left w:val="none" w:sz="0" w:space="0" w:color="auto"/>
                <w:bottom w:val="none" w:sz="0" w:space="0" w:color="auto"/>
                <w:right w:val="none" w:sz="0" w:space="0" w:color="auto"/>
              </w:divBdr>
              <w:divsChild>
                <w:div w:id="125632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1010">
      <w:bodyDiv w:val="1"/>
      <w:marLeft w:val="0"/>
      <w:marRight w:val="0"/>
      <w:marTop w:val="0"/>
      <w:marBottom w:val="0"/>
      <w:divBdr>
        <w:top w:val="none" w:sz="0" w:space="0" w:color="auto"/>
        <w:left w:val="none" w:sz="0" w:space="0" w:color="auto"/>
        <w:bottom w:val="none" w:sz="0" w:space="0" w:color="auto"/>
        <w:right w:val="none" w:sz="0" w:space="0" w:color="auto"/>
      </w:divBdr>
    </w:div>
    <w:div w:id="52235337">
      <w:bodyDiv w:val="1"/>
      <w:marLeft w:val="0"/>
      <w:marRight w:val="0"/>
      <w:marTop w:val="0"/>
      <w:marBottom w:val="0"/>
      <w:divBdr>
        <w:top w:val="none" w:sz="0" w:space="0" w:color="auto"/>
        <w:left w:val="none" w:sz="0" w:space="0" w:color="auto"/>
        <w:bottom w:val="none" w:sz="0" w:space="0" w:color="auto"/>
        <w:right w:val="none" w:sz="0" w:space="0" w:color="auto"/>
      </w:divBdr>
    </w:div>
    <w:div w:id="53086094">
      <w:bodyDiv w:val="1"/>
      <w:marLeft w:val="0"/>
      <w:marRight w:val="0"/>
      <w:marTop w:val="0"/>
      <w:marBottom w:val="0"/>
      <w:divBdr>
        <w:top w:val="none" w:sz="0" w:space="0" w:color="auto"/>
        <w:left w:val="none" w:sz="0" w:space="0" w:color="auto"/>
        <w:bottom w:val="none" w:sz="0" w:space="0" w:color="auto"/>
        <w:right w:val="none" w:sz="0" w:space="0" w:color="auto"/>
      </w:divBdr>
    </w:div>
    <w:div w:id="53548119">
      <w:bodyDiv w:val="1"/>
      <w:marLeft w:val="0"/>
      <w:marRight w:val="0"/>
      <w:marTop w:val="0"/>
      <w:marBottom w:val="0"/>
      <w:divBdr>
        <w:top w:val="none" w:sz="0" w:space="0" w:color="auto"/>
        <w:left w:val="none" w:sz="0" w:space="0" w:color="auto"/>
        <w:bottom w:val="none" w:sz="0" w:space="0" w:color="auto"/>
        <w:right w:val="none" w:sz="0" w:space="0" w:color="auto"/>
      </w:divBdr>
    </w:div>
    <w:div w:id="54401555">
      <w:bodyDiv w:val="1"/>
      <w:marLeft w:val="0"/>
      <w:marRight w:val="0"/>
      <w:marTop w:val="0"/>
      <w:marBottom w:val="0"/>
      <w:divBdr>
        <w:top w:val="none" w:sz="0" w:space="0" w:color="auto"/>
        <w:left w:val="none" w:sz="0" w:space="0" w:color="auto"/>
        <w:bottom w:val="none" w:sz="0" w:space="0" w:color="auto"/>
        <w:right w:val="none" w:sz="0" w:space="0" w:color="auto"/>
      </w:divBdr>
    </w:div>
    <w:div w:id="54474781">
      <w:bodyDiv w:val="1"/>
      <w:marLeft w:val="0"/>
      <w:marRight w:val="0"/>
      <w:marTop w:val="0"/>
      <w:marBottom w:val="0"/>
      <w:divBdr>
        <w:top w:val="none" w:sz="0" w:space="0" w:color="auto"/>
        <w:left w:val="none" w:sz="0" w:space="0" w:color="auto"/>
        <w:bottom w:val="none" w:sz="0" w:space="0" w:color="auto"/>
        <w:right w:val="none" w:sz="0" w:space="0" w:color="auto"/>
      </w:divBdr>
    </w:div>
    <w:div w:id="56978662">
      <w:bodyDiv w:val="1"/>
      <w:marLeft w:val="0"/>
      <w:marRight w:val="0"/>
      <w:marTop w:val="0"/>
      <w:marBottom w:val="0"/>
      <w:divBdr>
        <w:top w:val="none" w:sz="0" w:space="0" w:color="auto"/>
        <w:left w:val="none" w:sz="0" w:space="0" w:color="auto"/>
        <w:bottom w:val="none" w:sz="0" w:space="0" w:color="auto"/>
        <w:right w:val="none" w:sz="0" w:space="0" w:color="auto"/>
      </w:divBdr>
    </w:div>
    <w:div w:id="61604251">
      <w:bodyDiv w:val="1"/>
      <w:marLeft w:val="0"/>
      <w:marRight w:val="0"/>
      <w:marTop w:val="0"/>
      <w:marBottom w:val="0"/>
      <w:divBdr>
        <w:top w:val="none" w:sz="0" w:space="0" w:color="auto"/>
        <w:left w:val="none" w:sz="0" w:space="0" w:color="auto"/>
        <w:bottom w:val="none" w:sz="0" w:space="0" w:color="auto"/>
        <w:right w:val="none" w:sz="0" w:space="0" w:color="auto"/>
      </w:divBdr>
    </w:div>
    <w:div w:id="67971333">
      <w:bodyDiv w:val="1"/>
      <w:marLeft w:val="0"/>
      <w:marRight w:val="0"/>
      <w:marTop w:val="0"/>
      <w:marBottom w:val="0"/>
      <w:divBdr>
        <w:top w:val="none" w:sz="0" w:space="0" w:color="auto"/>
        <w:left w:val="none" w:sz="0" w:space="0" w:color="auto"/>
        <w:bottom w:val="none" w:sz="0" w:space="0" w:color="auto"/>
        <w:right w:val="none" w:sz="0" w:space="0" w:color="auto"/>
      </w:divBdr>
    </w:div>
    <w:div w:id="73087464">
      <w:bodyDiv w:val="1"/>
      <w:marLeft w:val="0"/>
      <w:marRight w:val="0"/>
      <w:marTop w:val="0"/>
      <w:marBottom w:val="0"/>
      <w:divBdr>
        <w:top w:val="none" w:sz="0" w:space="0" w:color="auto"/>
        <w:left w:val="none" w:sz="0" w:space="0" w:color="auto"/>
        <w:bottom w:val="none" w:sz="0" w:space="0" w:color="auto"/>
        <w:right w:val="none" w:sz="0" w:space="0" w:color="auto"/>
      </w:divBdr>
    </w:div>
    <w:div w:id="75439558">
      <w:bodyDiv w:val="1"/>
      <w:marLeft w:val="0"/>
      <w:marRight w:val="0"/>
      <w:marTop w:val="0"/>
      <w:marBottom w:val="0"/>
      <w:divBdr>
        <w:top w:val="none" w:sz="0" w:space="0" w:color="auto"/>
        <w:left w:val="none" w:sz="0" w:space="0" w:color="auto"/>
        <w:bottom w:val="none" w:sz="0" w:space="0" w:color="auto"/>
        <w:right w:val="none" w:sz="0" w:space="0" w:color="auto"/>
      </w:divBdr>
    </w:div>
    <w:div w:id="75713963">
      <w:bodyDiv w:val="1"/>
      <w:marLeft w:val="0"/>
      <w:marRight w:val="0"/>
      <w:marTop w:val="0"/>
      <w:marBottom w:val="0"/>
      <w:divBdr>
        <w:top w:val="none" w:sz="0" w:space="0" w:color="auto"/>
        <w:left w:val="none" w:sz="0" w:space="0" w:color="auto"/>
        <w:bottom w:val="none" w:sz="0" w:space="0" w:color="auto"/>
        <w:right w:val="none" w:sz="0" w:space="0" w:color="auto"/>
      </w:divBdr>
    </w:div>
    <w:div w:id="80107287">
      <w:bodyDiv w:val="1"/>
      <w:marLeft w:val="0"/>
      <w:marRight w:val="0"/>
      <w:marTop w:val="0"/>
      <w:marBottom w:val="0"/>
      <w:divBdr>
        <w:top w:val="none" w:sz="0" w:space="0" w:color="auto"/>
        <w:left w:val="none" w:sz="0" w:space="0" w:color="auto"/>
        <w:bottom w:val="none" w:sz="0" w:space="0" w:color="auto"/>
        <w:right w:val="none" w:sz="0" w:space="0" w:color="auto"/>
      </w:divBdr>
    </w:div>
    <w:div w:id="80641092">
      <w:bodyDiv w:val="1"/>
      <w:marLeft w:val="0"/>
      <w:marRight w:val="0"/>
      <w:marTop w:val="0"/>
      <w:marBottom w:val="0"/>
      <w:divBdr>
        <w:top w:val="none" w:sz="0" w:space="0" w:color="auto"/>
        <w:left w:val="none" w:sz="0" w:space="0" w:color="auto"/>
        <w:bottom w:val="none" w:sz="0" w:space="0" w:color="auto"/>
        <w:right w:val="none" w:sz="0" w:space="0" w:color="auto"/>
      </w:divBdr>
    </w:div>
    <w:div w:id="83301534">
      <w:bodyDiv w:val="1"/>
      <w:marLeft w:val="0"/>
      <w:marRight w:val="0"/>
      <w:marTop w:val="0"/>
      <w:marBottom w:val="0"/>
      <w:divBdr>
        <w:top w:val="none" w:sz="0" w:space="0" w:color="auto"/>
        <w:left w:val="none" w:sz="0" w:space="0" w:color="auto"/>
        <w:bottom w:val="none" w:sz="0" w:space="0" w:color="auto"/>
        <w:right w:val="none" w:sz="0" w:space="0" w:color="auto"/>
      </w:divBdr>
    </w:div>
    <w:div w:id="84500225">
      <w:bodyDiv w:val="1"/>
      <w:marLeft w:val="0"/>
      <w:marRight w:val="0"/>
      <w:marTop w:val="0"/>
      <w:marBottom w:val="0"/>
      <w:divBdr>
        <w:top w:val="none" w:sz="0" w:space="0" w:color="auto"/>
        <w:left w:val="none" w:sz="0" w:space="0" w:color="auto"/>
        <w:bottom w:val="none" w:sz="0" w:space="0" w:color="auto"/>
        <w:right w:val="none" w:sz="0" w:space="0" w:color="auto"/>
      </w:divBdr>
    </w:div>
    <w:div w:id="87966080">
      <w:bodyDiv w:val="1"/>
      <w:marLeft w:val="0"/>
      <w:marRight w:val="0"/>
      <w:marTop w:val="0"/>
      <w:marBottom w:val="0"/>
      <w:divBdr>
        <w:top w:val="none" w:sz="0" w:space="0" w:color="auto"/>
        <w:left w:val="none" w:sz="0" w:space="0" w:color="auto"/>
        <w:bottom w:val="none" w:sz="0" w:space="0" w:color="auto"/>
        <w:right w:val="none" w:sz="0" w:space="0" w:color="auto"/>
      </w:divBdr>
    </w:div>
    <w:div w:id="88739945">
      <w:bodyDiv w:val="1"/>
      <w:marLeft w:val="0"/>
      <w:marRight w:val="0"/>
      <w:marTop w:val="0"/>
      <w:marBottom w:val="0"/>
      <w:divBdr>
        <w:top w:val="none" w:sz="0" w:space="0" w:color="auto"/>
        <w:left w:val="none" w:sz="0" w:space="0" w:color="auto"/>
        <w:bottom w:val="none" w:sz="0" w:space="0" w:color="auto"/>
        <w:right w:val="none" w:sz="0" w:space="0" w:color="auto"/>
      </w:divBdr>
    </w:div>
    <w:div w:id="88939401">
      <w:bodyDiv w:val="1"/>
      <w:marLeft w:val="0"/>
      <w:marRight w:val="0"/>
      <w:marTop w:val="0"/>
      <w:marBottom w:val="0"/>
      <w:divBdr>
        <w:top w:val="none" w:sz="0" w:space="0" w:color="auto"/>
        <w:left w:val="none" w:sz="0" w:space="0" w:color="auto"/>
        <w:bottom w:val="none" w:sz="0" w:space="0" w:color="auto"/>
        <w:right w:val="none" w:sz="0" w:space="0" w:color="auto"/>
      </w:divBdr>
    </w:div>
    <w:div w:id="89277679">
      <w:bodyDiv w:val="1"/>
      <w:marLeft w:val="0"/>
      <w:marRight w:val="0"/>
      <w:marTop w:val="0"/>
      <w:marBottom w:val="0"/>
      <w:divBdr>
        <w:top w:val="none" w:sz="0" w:space="0" w:color="auto"/>
        <w:left w:val="none" w:sz="0" w:space="0" w:color="auto"/>
        <w:bottom w:val="none" w:sz="0" w:space="0" w:color="auto"/>
        <w:right w:val="none" w:sz="0" w:space="0" w:color="auto"/>
      </w:divBdr>
    </w:div>
    <w:div w:id="90512058">
      <w:bodyDiv w:val="1"/>
      <w:marLeft w:val="0"/>
      <w:marRight w:val="0"/>
      <w:marTop w:val="0"/>
      <w:marBottom w:val="0"/>
      <w:divBdr>
        <w:top w:val="none" w:sz="0" w:space="0" w:color="auto"/>
        <w:left w:val="none" w:sz="0" w:space="0" w:color="auto"/>
        <w:bottom w:val="none" w:sz="0" w:space="0" w:color="auto"/>
        <w:right w:val="none" w:sz="0" w:space="0" w:color="auto"/>
      </w:divBdr>
    </w:div>
    <w:div w:id="92937749">
      <w:bodyDiv w:val="1"/>
      <w:marLeft w:val="0"/>
      <w:marRight w:val="0"/>
      <w:marTop w:val="0"/>
      <w:marBottom w:val="0"/>
      <w:divBdr>
        <w:top w:val="none" w:sz="0" w:space="0" w:color="auto"/>
        <w:left w:val="none" w:sz="0" w:space="0" w:color="auto"/>
        <w:bottom w:val="none" w:sz="0" w:space="0" w:color="auto"/>
        <w:right w:val="none" w:sz="0" w:space="0" w:color="auto"/>
      </w:divBdr>
    </w:div>
    <w:div w:id="96214294">
      <w:bodyDiv w:val="1"/>
      <w:marLeft w:val="0"/>
      <w:marRight w:val="0"/>
      <w:marTop w:val="0"/>
      <w:marBottom w:val="0"/>
      <w:divBdr>
        <w:top w:val="none" w:sz="0" w:space="0" w:color="auto"/>
        <w:left w:val="none" w:sz="0" w:space="0" w:color="auto"/>
        <w:bottom w:val="none" w:sz="0" w:space="0" w:color="auto"/>
        <w:right w:val="none" w:sz="0" w:space="0" w:color="auto"/>
      </w:divBdr>
    </w:div>
    <w:div w:id="98568962">
      <w:bodyDiv w:val="1"/>
      <w:marLeft w:val="0"/>
      <w:marRight w:val="0"/>
      <w:marTop w:val="0"/>
      <w:marBottom w:val="0"/>
      <w:divBdr>
        <w:top w:val="none" w:sz="0" w:space="0" w:color="auto"/>
        <w:left w:val="none" w:sz="0" w:space="0" w:color="auto"/>
        <w:bottom w:val="none" w:sz="0" w:space="0" w:color="auto"/>
        <w:right w:val="none" w:sz="0" w:space="0" w:color="auto"/>
      </w:divBdr>
    </w:div>
    <w:div w:id="99110975">
      <w:bodyDiv w:val="1"/>
      <w:marLeft w:val="0"/>
      <w:marRight w:val="0"/>
      <w:marTop w:val="0"/>
      <w:marBottom w:val="0"/>
      <w:divBdr>
        <w:top w:val="none" w:sz="0" w:space="0" w:color="auto"/>
        <w:left w:val="none" w:sz="0" w:space="0" w:color="auto"/>
        <w:bottom w:val="none" w:sz="0" w:space="0" w:color="auto"/>
        <w:right w:val="none" w:sz="0" w:space="0" w:color="auto"/>
      </w:divBdr>
    </w:div>
    <w:div w:id="99692268">
      <w:bodyDiv w:val="1"/>
      <w:marLeft w:val="0"/>
      <w:marRight w:val="0"/>
      <w:marTop w:val="0"/>
      <w:marBottom w:val="0"/>
      <w:divBdr>
        <w:top w:val="none" w:sz="0" w:space="0" w:color="auto"/>
        <w:left w:val="none" w:sz="0" w:space="0" w:color="auto"/>
        <w:bottom w:val="none" w:sz="0" w:space="0" w:color="auto"/>
        <w:right w:val="none" w:sz="0" w:space="0" w:color="auto"/>
      </w:divBdr>
    </w:div>
    <w:div w:id="102262794">
      <w:bodyDiv w:val="1"/>
      <w:marLeft w:val="0"/>
      <w:marRight w:val="0"/>
      <w:marTop w:val="0"/>
      <w:marBottom w:val="0"/>
      <w:divBdr>
        <w:top w:val="none" w:sz="0" w:space="0" w:color="auto"/>
        <w:left w:val="none" w:sz="0" w:space="0" w:color="auto"/>
        <w:bottom w:val="none" w:sz="0" w:space="0" w:color="auto"/>
        <w:right w:val="none" w:sz="0" w:space="0" w:color="auto"/>
      </w:divBdr>
    </w:div>
    <w:div w:id="102312186">
      <w:bodyDiv w:val="1"/>
      <w:marLeft w:val="0"/>
      <w:marRight w:val="0"/>
      <w:marTop w:val="0"/>
      <w:marBottom w:val="0"/>
      <w:divBdr>
        <w:top w:val="none" w:sz="0" w:space="0" w:color="auto"/>
        <w:left w:val="none" w:sz="0" w:space="0" w:color="auto"/>
        <w:bottom w:val="none" w:sz="0" w:space="0" w:color="auto"/>
        <w:right w:val="none" w:sz="0" w:space="0" w:color="auto"/>
      </w:divBdr>
    </w:div>
    <w:div w:id="102962489">
      <w:bodyDiv w:val="1"/>
      <w:marLeft w:val="0"/>
      <w:marRight w:val="0"/>
      <w:marTop w:val="0"/>
      <w:marBottom w:val="0"/>
      <w:divBdr>
        <w:top w:val="none" w:sz="0" w:space="0" w:color="auto"/>
        <w:left w:val="none" w:sz="0" w:space="0" w:color="auto"/>
        <w:bottom w:val="none" w:sz="0" w:space="0" w:color="auto"/>
        <w:right w:val="none" w:sz="0" w:space="0" w:color="auto"/>
      </w:divBdr>
    </w:div>
    <w:div w:id="103772739">
      <w:bodyDiv w:val="1"/>
      <w:marLeft w:val="0"/>
      <w:marRight w:val="0"/>
      <w:marTop w:val="0"/>
      <w:marBottom w:val="0"/>
      <w:divBdr>
        <w:top w:val="none" w:sz="0" w:space="0" w:color="auto"/>
        <w:left w:val="none" w:sz="0" w:space="0" w:color="auto"/>
        <w:bottom w:val="none" w:sz="0" w:space="0" w:color="auto"/>
        <w:right w:val="none" w:sz="0" w:space="0" w:color="auto"/>
      </w:divBdr>
    </w:div>
    <w:div w:id="106003002">
      <w:bodyDiv w:val="1"/>
      <w:marLeft w:val="0"/>
      <w:marRight w:val="0"/>
      <w:marTop w:val="0"/>
      <w:marBottom w:val="0"/>
      <w:divBdr>
        <w:top w:val="none" w:sz="0" w:space="0" w:color="auto"/>
        <w:left w:val="none" w:sz="0" w:space="0" w:color="auto"/>
        <w:bottom w:val="none" w:sz="0" w:space="0" w:color="auto"/>
        <w:right w:val="none" w:sz="0" w:space="0" w:color="auto"/>
      </w:divBdr>
    </w:div>
    <w:div w:id="107242131">
      <w:bodyDiv w:val="1"/>
      <w:marLeft w:val="0"/>
      <w:marRight w:val="0"/>
      <w:marTop w:val="0"/>
      <w:marBottom w:val="0"/>
      <w:divBdr>
        <w:top w:val="none" w:sz="0" w:space="0" w:color="auto"/>
        <w:left w:val="none" w:sz="0" w:space="0" w:color="auto"/>
        <w:bottom w:val="none" w:sz="0" w:space="0" w:color="auto"/>
        <w:right w:val="none" w:sz="0" w:space="0" w:color="auto"/>
      </w:divBdr>
    </w:div>
    <w:div w:id="107819701">
      <w:bodyDiv w:val="1"/>
      <w:marLeft w:val="0"/>
      <w:marRight w:val="0"/>
      <w:marTop w:val="0"/>
      <w:marBottom w:val="0"/>
      <w:divBdr>
        <w:top w:val="none" w:sz="0" w:space="0" w:color="auto"/>
        <w:left w:val="none" w:sz="0" w:space="0" w:color="auto"/>
        <w:bottom w:val="none" w:sz="0" w:space="0" w:color="auto"/>
        <w:right w:val="none" w:sz="0" w:space="0" w:color="auto"/>
      </w:divBdr>
    </w:div>
    <w:div w:id="107895662">
      <w:bodyDiv w:val="1"/>
      <w:marLeft w:val="0"/>
      <w:marRight w:val="0"/>
      <w:marTop w:val="0"/>
      <w:marBottom w:val="0"/>
      <w:divBdr>
        <w:top w:val="none" w:sz="0" w:space="0" w:color="auto"/>
        <w:left w:val="none" w:sz="0" w:space="0" w:color="auto"/>
        <w:bottom w:val="none" w:sz="0" w:space="0" w:color="auto"/>
        <w:right w:val="none" w:sz="0" w:space="0" w:color="auto"/>
      </w:divBdr>
    </w:div>
    <w:div w:id="108361210">
      <w:bodyDiv w:val="1"/>
      <w:marLeft w:val="0"/>
      <w:marRight w:val="0"/>
      <w:marTop w:val="0"/>
      <w:marBottom w:val="0"/>
      <w:divBdr>
        <w:top w:val="none" w:sz="0" w:space="0" w:color="auto"/>
        <w:left w:val="none" w:sz="0" w:space="0" w:color="auto"/>
        <w:bottom w:val="none" w:sz="0" w:space="0" w:color="auto"/>
        <w:right w:val="none" w:sz="0" w:space="0" w:color="auto"/>
      </w:divBdr>
    </w:div>
    <w:div w:id="111095566">
      <w:bodyDiv w:val="1"/>
      <w:marLeft w:val="0"/>
      <w:marRight w:val="0"/>
      <w:marTop w:val="0"/>
      <w:marBottom w:val="0"/>
      <w:divBdr>
        <w:top w:val="none" w:sz="0" w:space="0" w:color="auto"/>
        <w:left w:val="none" w:sz="0" w:space="0" w:color="auto"/>
        <w:bottom w:val="none" w:sz="0" w:space="0" w:color="auto"/>
        <w:right w:val="none" w:sz="0" w:space="0" w:color="auto"/>
      </w:divBdr>
    </w:div>
    <w:div w:id="112140006">
      <w:bodyDiv w:val="1"/>
      <w:marLeft w:val="0"/>
      <w:marRight w:val="0"/>
      <w:marTop w:val="0"/>
      <w:marBottom w:val="0"/>
      <w:divBdr>
        <w:top w:val="none" w:sz="0" w:space="0" w:color="auto"/>
        <w:left w:val="none" w:sz="0" w:space="0" w:color="auto"/>
        <w:bottom w:val="none" w:sz="0" w:space="0" w:color="auto"/>
        <w:right w:val="none" w:sz="0" w:space="0" w:color="auto"/>
      </w:divBdr>
    </w:div>
    <w:div w:id="114521416">
      <w:bodyDiv w:val="1"/>
      <w:marLeft w:val="0"/>
      <w:marRight w:val="0"/>
      <w:marTop w:val="0"/>
      <w:marBottom w:val="0"/>
      <w:divBdr>
        <w:top w:val="none" w:sz="0" w:space="0" w:color="auto"/>
        <w:left w:val="none" w:sz="0" w:space="0" w:color="auto"/>
        <w:bottom w:val="none" w:sz="0" w:space="0" w:color="auto"/>
        <w:right w:val="none" w:sz="0" w:space="0" w:color="auto"/>
      </w:divBdr>
    </w:div>
    <w:div w:id="117646155">
      <w:bodyDiv w:val="1"/>
      <w:marLeft w:val="0"/>
      <w:marRight w:val="0"/>
      <w:marTop w:val="0"/>
      <w:marBottom w:val="0"/>
      <w:divBdr>
        <w:top w:val="none" w:sz="0" w:space="0" w:color="auto"/>
        <w:left w:val="none" w:sz="0" w:space="0" w:color="auto"/>
        <w:bottom w:val="none" w:sz="0" w:space="0" w:color="auto"/>
        <w:right w:val="none" w:sz="0" w:space="0" w:color="auto"/>
      </w:divBdr>
    </w:div>
    <w:div w:id="120078758">
      <w:bodyDiv w:val="1"/>
      <w:marLeft w:val="0"/>
      <w:marRight w:val="0"/>
      <w:marTop w:val="0"/>
      <w:marBottom w:val="0"/>
      <w:divBdr>
        <w:top w:val="none" w:sz="0" w:space="0" w:color="auto"/>
        <w:left w:val="none" w:sz="0" w:space="0" w:color="auto"/>
        <w:bottom w:val="none" w:sz="0" w:space="0" w:color="auto"/>
        <w:right w:val="none" w:sz="0" w:space="0" w:color="auto"/>
      </w:divBdr>
    </w:div>
    <w:div w:id="122307114">
      <w:bodyDiv w:val="1"/>
      <w:marLeft w:val="0"/>
      <w:marRight w:val="0"/>
      <w:marTop w:val="0"/>
      <w:marBottom w:val="0"/>
      <w:divBdr>
        <w:top w:val="none" w:sz="0" w:space="0" w:color="auto"/>
        <w:left w:val="none" w:sz="0" w:space="0" w:color="auto"/>
        <w:bottom w:val="none" w:sz="0" w:space="0" w:color="auto"/>
        <w:right w:val="none" w:sz="0" w:space="0" w:color="auto"/>
      </w:divBdr>
    </w:div>
    <w:div w:id="123545181">
      <w:bodyDiv w:val="1"/>
      <w:marLeft w:val="0"/>
      <w:marRight w:val="0"/>
      <w:marTop w:val="0"/>
      <w:marBottom w:val="0"/>
      <w:divBdr>
        <w:top w:val="none" w:sz="0" w:space="0" w:color="auto"/>
        <w:left w:val="none" w:sz="0" w:space="0" w:color="auto"/>
        <w:bottom w:val="none" w:sz="0" w:space="0" w:color="auto"/>
        <w:right w:val="none" w:sz="0" w:space="0" w:color="auto"/>
      </w:divBdr>
    </w:div>
    <w:div w:id="124280540">
      <w:bodyDiv w:val="1"/>
      <w:marLeft w:val="0"/>
      <w:marRight w:val="0"/>
      <w:marTop w:val="0"/>
      <w:marBottom w:val="0"/>
      <w:divBdr>
        <w:top w:val="none" w:sz="0" w:space="0" w:color="auto"/>
        <w:left w:val="none" w:sz="0" w:space="0" w:color="auto"/>
        <w:bottom w:val="none" w:sz="0" w:space="0" w:color="auto"/>
        <w:right w:val="none" w:sz="0" w:space="0" w:color="auto"/>
      </w:divBdr>
    </w:div>
    <w:div w:id="126894630">
      <w:bodyDiv w:val="1"/>
      <w:marLeft w:val="0"/>
      <w:marRight w:val="0"/>
      <w:marTop w:val="0"/>
      <w:marBottom w:val="0"/>
      <w:divBdr>
        <w:top w:val="none" w:sz="0" w:space="0" w:color="auto"/>
        <w:left w:val="none" w:sz="0" w:space="0" w:color="auto"/>
        <w:bottom w:val="none" w:sz="0" w:space="0" w:color="auto"/>
        <w:right w:val="none" w:sz="0" w:space="0" w:color="auto"/>
      </w:divBdr>
    </w:div>
    <w:div w:id="127548900">
      <w:bodyDiv w:val="1"/>
      <w:marLeft w:val="0"/>
      <w:marRight w:val="0"/>
      <w:marTop w:val="0"/>
      <w:marBottom w:val="0"/>
      <w:divBdr>
        <w:top w:val="none" w:sz="0" w:space="0" w:color="auto"/>
        <w:left w:val="none" w:sz="0" w:space="0" w:color="auto"/>
        <w:bottom w:val="none" w:sz="0" w:space="0" w:color="auto"/>
        <w:right w:val="none" w:sz="0" w:space="0" w:color="auto"/>
      </w:divBdr>
    </w:div>
    <w:div w:id="127599933">
      <w:bodyDiv w:val="1"/>
      <w:marLeft w:val="0"/>
      <w:marRight w:val="0"/>
      <w:marTop w:val="0"/>
      <w:marBottom w:val="0"/>
      <w:divBdr>
        <w:top w:val="none" w:sz="0" w:space="0" w:color="auto"/>
        <w:left w:val="none" w:sz="0" w:space="0" w:color="auto"/>
        <w:bottom w:val="none" w:sz="0" w:space="0" w:color="auto"/>
        <w:right w:val="none" w:sz="0" w:space="0" w:color="auto"/>
      </w:divBdr>
    </w:div>
    <w:div w:id="129440135">
      <w:bodyDiv w:val="1"/>
      <w:marLeft w:val="0"/>
      <w:marRight w:val="0"/>
      <w:marTop w:val="0"/>
      <w:marBottom w:val="0"/>
      <w:divBdr>
        <w:top w:val="none" w:sz="0" w:space="0" w:color="auto"/>
        <w:left w:val="none" w:sz="0" w:space="0" w:color="auto"/>
        <w:bottom w:val="none" w:sz="0" w:space="0" w:color="auto"/>
        <w:right w:val="none" w:sz="0" w:space="0" w:color="auto"/>
      </w:divBdr>
    </w:div>
    <w:div w:id="129907920">
      <w:bodyDiv w:val="1"/>
      <w:marLeft w:val="0"/>
      <w:marRight w:val="0"/>
      <w:marTop w:val="0"/>
      <w:marBottom w:val="0"/>
      <w:divBdr>
        <w:top w:val="none" w:sz="0" w:space="0" w:color="auto"/>
        <w:left w:val="none" w:sz="0" w:space="0" w:color="auto"/>
        <w:bottom w:val="none" w:sz="0" w:space="0" w:color="auto"/>
        <w:right w:val="none" w:sz="0" w:space="0" w:color="auto"/>
      </w:divBdr>
    </w:div>
    <w:div w:id="130170775">
      <w:bodyDiv w:val="1"/>
      <w:marLeft w:val="0"/>
      <w:marRight w:val="0"/>
      <w:marTop w:val="0"/>
      <w:marBottom w:val="0"/>
      <w:divBdr>
        <w:top w:val="none" w:sz="0" w:space="0" w:color="auto"/>
        <w:left w:val="none" w:sz="0" w:space="0" w:color="auto"/>
        <w:bottom w:val="none" w:sz="0" w:space="0" w:color="auto"/>
        <w:right w:val="none" w:sz="0" w:space="0" w:color="auto"/>
      </w:divBdr>
    </w:div>
    <w:div w:id="131757278">
      <w:bodyDiv w:val="1"/>
      <w:marLeft w:val="0"/>
      <w:marRight w:val="0"/>
      <w:marTop w:val="0"/>
      <w:marBottom w:val="0"/>
      <w:divBdr>
        <w:top w:val="none" w:sz="0" w:space="0" w:color="auto"/>
        <w:left w:val="none" w:sz="0" w:space="0" w:color="auto"/>
        <w:bottom w:val="none" w:sz="0" w:space="0" w:color="auto"/>
        <w:right w:val="none" w:sz="0" w:space="0" w:color="auto"/>
      </w:divBdr>
    </w:div>
    <w:div w:id="132069478">
      <w:bodyDiv w:val="1"/>
      <w:marLeft w:val="0"/>
      <w:marRight w:val="0"/>
      <w:marTop w:val="0"/>
      <w:marBottom w:val="0"/>
      <w:divBdr>
        <w:top w:val="none" w:sz="0" w:space="0" w:color="auto"/>
        <w:left w:val="none" w:sz="0" w:space="0" w:color="auto"/>
        <w:bottom w:val="none" w:sz="0" w:space="0" w:color="auto"/>
        <w:right w:val="none" w:sz="0" w:space="0" w:color="auto"/>
      </w:divBdr>
    </w:div>
    <w:div w:id="132716255">
      <w:bodyDiv w:val="1"/>
      <w:marLeft w:val="0"/>
      <w:marRight w:val="0"/>
      <w:marTop w:val="0"/>
      <w:marBottom w:val="0"/>
      <w:divBdr>
        <w:top w:val="none" w:sz="0" w:space="0" w:color="auto"/>
        <w:left w:val="none" w:sz="0" w:space="0" w:color="auto"/>
        <w:bottom w:val="none" w:sz="0" w:space="0" w:color="auto"/>
        <w:right w:val="none" w:sz="0" w:space="0" w:color="auto"/>
      </w:divBdr>
    </w:div>
    <w:div w:id="133644543">
      <w:bodyDiv w:val="1"/>
      <w:marLeft w:val="0"/>
      <w:marRight w:val="0"/>
      <w:marTop w:val="0"/>
      <w:marBottom w:val="0"/>
      <w:divBdr>
        <w:top w:val="none" w:sz="0" w:space="0" w:color="auto"/>
        <w:left w:val="none" w:sz="0" w:space="0" w:color="auto"/>
        <w:bottom w:val="none" w:sz="0" w:space="0" w:color="auto"/>
        <w:right w:val="none" w:sz="0" w:space="0" w:color="auto"/>
      </w:divBdr>
    </w:div>
    <w:div w:id="134757344">
      <w:bodyDiv w:val="1"/>
      <w:marLeft w:val="0"/>
      <w:marRight w:val="0"/>
      <w:marTop w:val="0"/>
      <w:marBottom w:val="0"/>
      <w:divBdr>
        <w:top w:val="none" w:sz="0" w:space="0" w:color="auto"/>
        <w:left w:val="none" w:sz="0" w:space="0" w:color="auto"/>
        <w:bottom w:val="none" w:sz="0" w:space="0" w:color="auto"/>
        <w:right w:val="none" w:sz="0" w:space="0" w:color="auto"/>
      </w:divBdr>
    </w:div>
    <w:div w:id="134875554">
      <w:bodyDiv w:val="1"/>
      <w:marLeft w:val="0"/>
      <w:marRight w:val="0"/>
      <w:marTop w:val="0"/>
      <w:marBottom w:val="0"/>
      <w:divBdr>
        <w:top w:val="none" w:sz="0" w:space="0" w:color="auto"/>
        <w:left w:val="none" w:sz="0" w:space="0" w:color="auto"/>
        <w:bottom w:val="none" w:sz="0" w:space="0" w:color="auto"/>
        <w:right w:val="none" w:sz="0" w:space="0" w:color="auto"/>
      </w:divBdr>
    </w:div>
    <w:div w:id="136192273">
      <w:bodyDiv w:val="1"/>
      <w:marLeft w:val="0"/>
      <w:marRight w:val="0"/>
      <w:marTop w:val="0"/>
      <w:marBottom w:val="0"/>
      <w:divBdr>
        <w:top w:val="none" w:sz="0" w:space="0" w:color="auto"/>
        <w:left w:val="none" w:sz="0" w:space="0" w:color="auto"/>
        <w:bottom w:val="none" w:sz="0" w:space="0" w:color="auto"/>
        <w:right w:val="none" w:sz="0" w:space="0" w:color="auto"/>
      </w:divBdr>
    </w:div>
    <w:div w:id="137039955">
      <w:bodyDiv w:val="1"/>
      <w:marLeft w:val="0"/>
      <w:marRight w:val="0"/>
      <w:marTop w:val="0"/>
      <w:marBottom w:val="0"/>
      <w:divBdr>
        <w:top w:val="none" w:sz="0" w:space="0" w:color="auto"/>
        <w:left w:val="none" w:sz="0" w:space="0" w:color="auto"/>
        <w:bottom w:val="none" w:sz="0" w:space="0" w:color="auto"/>
        <w:right w:val="none" w:sz="0" w:space="0" w:color="auto"/>
      </w:divBdr>
    </w:div>
    <w:div w:id="139346250">
      <w:bodyDiv w:val="1"/>
      <w:marLeft w:val="0"/>
      <w:marRight w:val="0"/>
      <w:marTop w:val="0"/>
      <w:marBottom w:val="0"/>
      <w:divBdr>
        <w:top w:val="none" w:sz="0" w:space="0" w:color="auto"/>
        <w:left w:val="none" w:sz="0" w:space="0" w:color="auto"/>
        <w:bottom w:val="none" w:sz="0" w:space="0" w:color="auto"/>
        <w:right w:val="none" w:sz="0" w:space="0" w:color="auto"/>
      </w:divBdr>
    </w:div>
    <w:div w:id="148443509">
      <w:bodyDiv w:val="1"/>
      <w:marLeft w:val="0"/>
      <w:marRight w:val="0"/>
      <w:marTop w:val="0"/>
      <w:marBottom w:val="0"/>
      <w:divBdr>
        <w:top w:val="none" w:sz="0" w:space="0" w:color="auto"/>
        <w:left w:val="none" w:sz="0" w:space="0" w:color="auto"/>
        <w:bottom w:val="none" w:sz="0" w:space="0" w:color="auto"/>
        <w:right w:val="none" w:sz="0" w:space="0" w:color="auto"/>
      </w:divBdr>
    </w:div>
    <w:div w:id="148909299">
      <w:bodyDiv w:val="1"/>
      <w:marLeft w:val="0"/>
      <w:marRight w:val="0"/>
      <w:marTop w:val="0"/>
      <w:marBottom w:val="0"/>
      <w:divBdr>
        <w:top w:val="none" w:sz="0" w:space="0" w:color="auto"/>
        <w:left w:val="none" w:sz="0" w:space="0" w:color="auto"/>
        <w:bottom w:val="none" w:sz="0" w:space="0" w:color="auto"/>
        <w:right w:val="none" w:sz="0" w:space="0" w:color="auto"/>
      </w:divBdr>
    </w:div>
    <w:div w:id="150104124">
      <w:bodyDiv w:val="1"/>
      <w:marLeft w:val="0"/>
      <w:marRight w:val="0"/>
      <w:marTop w:val="0"/>
      <w:marBottom w:val="0"/>
      <w:divBdr>
        <w:top w:val="none" w:sz="0" w:space="0" w:color="auto"/>
        <w:left w:val="none" w:sz="0" w:space="0" w:color="auto"/>
        <w:bottom w:val="none" w:sz="0" w:space="0" w:color="auto"/>
        <w:right w:val="none" w:sz="0" w:space="0" w:color="auto"/>
      </w:divBdr>
    </w:div>
    <w:div w:id="151411950">
      <w:bodyDiv w:val="1"/>
      <w:marLeft w:val="0"/>
      <w:marRight w:val="0"/>
      <w:marTop w:val="0"/>
      <w:marBottom w:val="0"/>
      <w:divBdr>
        <w:top w:val="none" w:sz="0" w:space="0" w:color="auto"/>
        <w:left w:val="none" w:sz="0" w:space="0" w:color="auto"/>
        <w:bottom w:val="none" w:sz="0" w:space="0" w:color="auto"/>
        <w:right w:val="none" w:sz="0" w:space="0" w:color="auto"/>
      </w:divBdr>
    </w:div>
    <w:div w:id="155846478">
      <w:bodyDiv w:val="1"/>
      <w:marLeft w:val="0"/>
      <w:marRight w:val="0"/>
      <w:marTop w:val="0"/>
      <w:marBottom w:val="0"/>
      <w:divBdr>
        <w:top w:val="none" w:sz="0" w:space="0" w:color="auto"/>
        <w:left w:val="none" w:sz="0" w:space="0" w:color="auto"/>
        <w:bottom w:val="none" w:sz="0" w:space="0" w:color="auto"/>
        <w:right w:val="none" w:sz="0" w:space="0" w:color="auto"/>
      </w:divBdr>
    </w:div>
    <w:div w:id="156384594">
      <w:bodyDiv w:val="1"/>
      <w:marLeft w:val="0"/>
      <w:marRight w:val="0"/>
      <w:marTop w:val="0"/>
      <w:marBottom w:val="0"/>
      <w:divBdr>
        <w:top w:val="none" w:sz="0" w:space="0" w:color="auto"/>
        <w:left w:val="none" w:sz="0" w:space="0" w:color="auto"/>
        <w:bottom w:val="none" w:sz="0" w:space="0" w:color="auto"/>
        <w:right w:val="none" w:sz="0" w:space="0" w:color="auto"/>
      </w:divBdr>
    </w:div>
    <w:div w:id="156651816">
      <w:bodyDiv w:val="1"/>
      <w:marLeft w:val="0"/>
      <w:marRight w:val="0"/>
      <w:marTop w:val="0"/>
      <w:marBottom w:val="0"/>
      <w:divBdr>
        <w:top w:val="none" w:sz="0" w:space="0" w:color="auto"/>
        <w:left w:val="none" w:sz="0" w:space="0" w:color="auto"/>
        <w:bottom w:val="none" w:sz="0" w:space="0" w:color="auto"/>
        <w:right w:val="none" w:sz="0" w:space="0" w:color="auto"/>
      </w:divBdr>
    </w:div>
    <w:div w:id="158812546">
      <w:bodyDiv w:val="1"/>
      <w:marLeft w:val="0"/>
      <w:marRight w:val="0"/>
      <w:marTop w:val="0"/>
      <w:marBottom w:val="0"/>
      <w:divBdr>
        <w:top w:val="none" w:sz="0" w:space="0" w:color="auto"/>
        <w:left w:val="none" w:sz="0" w:space="0" w:color="auto"/>
        <w:bottom w:val="none" w:sz="0" w:space="0" w:color="auto"/>
        <w:right w:val="none" w:sz="0" w:space="0" w:color="auto"/>
      </w:divBdr>
    </w:div>
    <w:div w:id="161624061">
      <w:bodyDiv w:val="1"/>
      <w:marLeft w:val="0"/>
      <w:marRight w:val="0"/>
      <w:marTop w:val="0"/>
      <w:marBottom w:val="0"/>
      <w:divBdr>
        <w:top w:val="none" w:sz="0" w:space="0" w:color="auto"/>
        <w:left w:val="none" w:sz="0" w:space="0" w:color="auto"/>
        <w:bottom w:val="none" w:sz="0" w:space="0" w:color="auto"/>
        <w:right w:val="none" w:sz="0" w:space="0" w:color="auto"/>
      </w:divBdr>
    </w:div>
    <w:div w:id="163739842">
      <w:bodyDiv w:val="1"/>
      <w:marLeft w:val="0"/>
      <w:marRight w:val="0"/>
      <w:marTop w:val="0"/>
      <w:marBottom w:val="0"/>
      <w:divBdr>
        <w:top w:val="none" w:sz="0" w:space="0" w:color="auto"/>
        <w:left w:val="none" w:sz="0" w:space="0" w:color="auto"/>
        <w:bottom w:val="none" w:sz="0" w:space="0" w:color="auto"/>
        <w:right w:val="none" w:sz="0" w:space="0" w:color="auto"/>
      </w:divBdr>
    </w:div>
    <w:div w:id="165444467">
      <w:bodyDiv w:val="1"/>
      <w:marLeft w:val="0"/>
      <w:marRight w:val="0"/>
      <w:marTop w:val="0"/>
      <w:marBottom w:val="0"/>
      <w:divBdr>
        <w:top w:val="none" w:sz="0" w:space="0" w:color="auto"/>
        <w:left w:val="none" w:sz="0" w:space="0" w:color="auto"/>
        <w:bottom w:val="none" w:sz="0" w:space="0" w:color="auto"/>
        <w:right w:val="none" w:sz="0" w:space="0" w:color="auto"/>
      </w:divBdr>
    </w:div>
    <w:div w:id="165831160">
      <w:bodyDiv w:val="1"/>
      <w:marLeft w:val="0"/>
      <w:marRight w:val="0"/>
      <w:marTop w:val="0"/>
      <w:marBottom w:val="0"/>
      <w:divBdr>
        <w:top w:val="none" w:sz="0" w:space="0" w:color="auto"/>
        <w:left w:val="none" w:sz="0" w:space="0" w:color="auto"/>
        <w:bottom w:val="none" w:sz="0" w:space="0" w:color="auto"/>
        <w:right w:val="none" w:sz="0" w:space="0" w:color="auto"/>
      </w:divBdr>
    </w:div>
    <w:div w:id="166217900">
      <w:bodyDiv w:val="1"/>
      <w:marLeft w:val="0"/>
      <w:marRight w:val="0"/>
      <w:marTop w:val="0"/>
      <w:marBottom w:val="0"/>
      <w:divBdr>
        <w:top w:val="none" w:sz="0" w:space="0" w:color="auto"/>
        <w:left w:val="none" w:sz="0" w:space="0" w:color="auto"/>
        <w:bottom w:val="none" w:sz="0" w:space="0" w:color="auto"/>
        <w:right w:val="none" w:sz="0" w:space="0" w:color="auto"/>
      </w:divBdr>
    </w:div>
    <w:div w:id="167331331">
      <w:bodyDiv w:val="1"/>
      <w:marLeft w:val="0"/>
      <w:marRight w:val="0"/>
      <w:marTop w:val="0"/>
      <w:marBottom w:val="0"/>
      <w:divBdr>
        <w:top w:val="none" w:sz="0" w:space="0" w:color="auto"/>
        <w:left w:val="none" w:sz="0" w:space="0" w:color="auto"/>
        <w:bottom w:val="none" w:sz="0" w:space="0" w:color="auto"/>
        <w:right w:val="none" w:sz="0" w:space="0" w:color="auto"/>
      </w:divBdr>
    </w:div>
    <w:div w:id="167840167">
      <w:bodyDiv w:val="1"/>
      <w:marLeft w:val="0"/>
      <w:marRight w:val="0"/>
      <w:marTop w:val="0"/>
      <w:marBottom w:val="0"/>
      <w:divBdr>
        <w:top w:val="none" w:sz="0" w:space="0" w:color="auto"/>
        <w:left w:val="none" w:sz="0" w:space="0" w:color="auto"/>
        <w:bottom w:val="none" w:sz="0" w:space="0" w:color="auto"/>
        <w:right w:val="none" w:sz="0" w:space="0" w:color="auto"/>
      </w:divBdr>
    </w:div>
    <w:div w:id="171846608">
      <w:bodyDiv w:val="1"/>
      <w:marLeft w:val="0"/>
      <w:marRight w:val="0"/>
      <w:marTop w:val="0"/>
      <w:marBottom w:val="0"/>
      <w:divBdr>
        <w:top w:val="none" w:sz="0" w:space="0" w:color="auto"/>
        <w:left w:val="none" w:sz="0" w:space="0" w:color="auto"/>
        <w:bottom w:val="none" w:sz="0" w:space="0" w:color="auto"/>
        <w:right w:val="none" w:sz="0" w:space="0" w:color="auto"/>
      </w:divBdr>
    </w:div>
    <w:div w:id="172259214">
      <w:bodyDiv w:val="1"/>
      <w:marLeft w:val="0"/>
      <w:marRight w:val="0"/>
      <w:marTop w:val="0"/>
      <w:marBottom w:val="0"/>
      <w:divBdr>
        <w:top w:val="none" w:sz="0" w:space="0" w:color="auto"/>
        <w:left w:val="none" w:sz="0" w:space="0" w:color="auto"/>
        <w:bottom w:val="none" w:sz="0" w:space="0" w:color="auto"/>
        <w:right w:val="none" w:sz="0" w:space="0" w:color="auto"/>
      </w:divBdr>
    </w:div>
    <w:div w:id="174225764">
      <w:bodyDiv w:val="1"/>
      <w:marLeft w:val="0"/>
      <w:marRight w:val="0"/>
      <w:marTop w:val="0"/>
      <w:marBottom w:val="0"/>
      <w:divBdr>
        <w:top w:val="none" w:sz="0" w:space="0" w:color="auto"/>
        <w:left w:val="none" w:sz="0" w:space="0" w:color="auto"/>
        <w:bottom w:val="none" w:sz="0" w:space="0" w:color="auto"/>
        <w:right w:val="none" w:sz="0" w:space="0" w:color="auto"/>
      </w:divBdr>
    </w:div>
    <w:div w:id="183904726">
      <w:bodyDiv w:val="1"/>
      <w:marLeft w:val="0"/>
      <w:marRight w:val="0"/>
      <w:marTop w:val="0"/>
      <w:marBottom w:val="0"/>
      <w:divBdr>
        <w:top w:val="none" w:sz="0" w:space="0" w:color="auto"/>
        <w:left w:val="none" w:sz="0" w:space="0" w:color="auto"/>
        <w:bottom w:val="none" w:sz="0" w:space="0" w:color="auto"/>
        <w:right w:val="none" w:sz="0" w:space="0" w:color="auto"/>
      </w:divBdr>
    </w:div>
    <w:div w:id="184637873">
      <w:bodyDiv w:val="1"/>
      <w:marLeft w:val="0"/>
      <w:marRight w:val="0"/>
      <w:marTop w:val="0"/>
      <w:marBottom w:val="0"/>
      <w:divBdr>
        <w:top w:val="none" w:sz="0" w:space="0" w:color="auto"/>
        <w:left w:val="none" w:sz="0" w:space="0" w:color="auto"/>
        <w:bottom w:val="none" w:sz="0" w:space="0" w:color="auto"/>
        <w:right w:val="none" w:sz="0" w:space="0" w:color="auto"/>
      </w:divBdr>
    </w:div>
    <w:div w:id="189683111">
      <w:bodyDiv w:val="1"/>
      <w:marLeft w:val="0"/>
      <w:marRight w:val="0"/>
      <w:marTop w:val="0"/>
      <w:marBottom w:val="0"/>
      <w:divBdr>
        <w:top w:val="none" w:sz="0" w:space="0" w:color="auto"/>
        <w:left w:val="none" w:sz="0" w:space="0" w:color="auto"/>
        <w:bottom w:val="none" w:sz="0" w:space="0" w:color="auto"/>
        <w:right w:val="none" w:sz="0" w:space="0" w:color="auto"/>
      </w:divBdr>
    </w:div>
    <w:div w:id="189883430">
      <w:bodyDiv w:val="1"/>
      <w:marLeft w:val="0"/>
      <w:marRight w:val="0"/>
      <w:marTop w:val="0"/>
      <w:marBottom w:val="0"/>
      <w:divBdr>
        <w:top w:val="none" w:sz="0" w:space="0" w:color="auto"/>
        <w:left w:val="none" w:sz="0" w:space="0" w:color="auto"/>
        <w:bottom w:val="none" w:sz="0" w:space="0" w:color="auto"/>
        <w:right w:val="none" w:sz="0" w:space="0" w:color="auto"/>
      </w:divBdr>
      <w:divsChild>
        <w:div w:id="809131789">
          <w:marLeft w:val="0"/>
          <w:marRight w:val="0"/>
          <w:marTop w:val="0"/>
          <w:marBottom w:val="0"/>
          <w:divBdr>
            <w:top w:val="none" w:sz="0" w:space="0" w:color="auto"/>
            <w:left w:val="none" w:sz="0" w:space="0" w:color="auto"/>
            <w:bottom w:val="none" w:sz="0" w:space="0" w:color="auto"/>
            <w:right w:val="none" w:sz="0" w:space="0" w:color="auto"/>
          </w:divBdr>
          <w:divsChild>
            <w:div w:id="1910339073">
              <w:marLeft w:val="0"/>
              <w:marRight w:val="0"/>
              <w:marTop w:val="0"/>
              <w:marBottom w:val="0"/>
              <w:divBdr>
                <w:top w:val="none" w:sz="0" w:space="0" w:color="auto"/>
                <w:left w:val="none" w:sz="0" w:space="0" w:color="auto"/>
                <w:bottom w:val="none" w:sz="0" w:space="0" w:color="auto"/>
                <w:right w:val="none" w:sz="0" w:space="0" w:color="auto"/>
              </w:divBdr>
              <w:divsChild>
                <w:div w:id="211034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18443">
      <w:bodyDiv w:val="1"/>
      <w:marLeft w:val="0"/>
      <w:marRight w:val="0"/>
      <w:marTop w:val="0"/>
      <w:marBottom w:val="0"/>
      <w:divBdr>
        <w:top w:val="none" w:sz="0" w:space="0" w:color="auto"/>
        <w:left w:val="none" w:sz="0" w:space="0" w:color="auto"/>
        <w:bottom w:val="none" w:sz="0" w:space="0" w:color="auto"/>
        <w:right w:val="none" w:sz="0" w:space="0" w:color="auto"/>
      </w:divBdr>
    </w:div>
    <w:div w:id="191000675">
      <w:bodyDiv w:val="1"/>
      <w:marLeft w:val="0"/>
      <w:marRight w:val="0"/>
      <w:marTop w:val="0"/>
      <w:marBottom w:val="0"/>
      <w:divBdr>
        <w:top w:val="none" w:sz="0" w:space="0" w:color="auto"/>
        <w:left w:val="none" w:sz="0" w:space="0" w:color="auto"/>
        <w:bottom w:val="none" w:sz="0" w:space="0" w:color="auto"/>
        <w:right w:val="none" w:sz="0" w:space="0" w:color="auto"/>
      </w:divBdr>
    </w:div>
    <w:div w:id="191496683">
      <w:bodyDiv w:val="1"/>
      <w:marLeft w:val="0"/>
      <w:marRight w:val="0"/>
      <w:marTop w:val="0"/>
      <w:marBottom w:val="0"/>
      <w:divBdr>
        <w:top w:val="none" w:sz="0" w:space="0" w:color="auto"/>
        <w:left w:val="none" w:sz="0" w:space="0" w:color="auto"/>
        <w:bottom w:val="none" w:sz="0" w:space="0" w:color="auto"/>
        <w:right w:val="none" w:sz="0" w:space="0" w:color="auto"/>
      </w:divBdr>
    </w:div>
    <w:div w:id="191699287">
      <w:bodyDiv w:val="1"/>
      <w:marLeft w:val="0"/>
      <w:marRight w:val="0"/>
      <w:marTop w:val="0"/>
      <w:marBottom w:val="0"/>
      <w:divBdr>
        <w:top w:val="none" w:sz="0" w:space="0" w:color="auto"/>
        <w:left w:val="none" w:sz="0" w:space="0" w:color="auto"/>
        <w:bottom w:val="none" w:sz="0" w:space="0" w:color="auto"/>
        <w:right w:val="none" w:sz="0" w:space="0" w:color="auto"/>
      </w:divBdr>
    </w:div>
    <w:div w:id="192500697">
      <w:bodyDiv w:val="1"/>
      <w:marLeft w:val="0"/>
      <w:marRight w:val="0"/>
      <w:marTop w:val="0"/>
      <w:marBottom w:val="0"/>
      <w:divBdr>
        <w:top w:val="none" w:sz="0" w:space="0" w:color="auto"/>
        <w:left w:val="none" w:sz="0" w:space="0" w:color="auto"/>
        <w:bottom w:val="none" w:sz="0" w:space="0" w:color="auto"/>
        <w:right w:val="none" w:sz="0" w:space="0" w:color="auto"/>
      </w:divBdr>
    </w:div>
    <w:div w:id="193466112">
      <w:bodyDiv w:val="1"/>
      <w:marLeft w:val="0"/>
      <w:marRight w:val="0"/>
      <w:marTop w:val="0"/>
      <w:marBottom w:val="0"/>
      <w:divBdr>
        <w:top w:val="none" w:sz="0" w:space="0" w:color="auto"/>
        <w:left w:val="none" w:sz="0" w:space="0" w:color="auto"/>
        <w:bottom w:val="none" w:sz="0" w:space="0" w:color="auto"/>
        <w:right w:val="none" w:sz="0" w:space="0" w:color="auto"/>
      </w:divBdr>
    </w:div>
    <w:div w:id="193541871">
      <w:bodyDiv w:val="1"/>
      <w:marLeft w:val="0"/>
      <w:marRight w:val="0"/>
      <w:marTop w:val="0"/>
      <w:marBottom w:val="0"/>
      <w:divBdr>
        <w:top w:val="none" w:sz="0" w:space="0" w:color="auto"/>
        <w:left w:val="none" w:sz="0" w:space="0" w:color="auto"/>
        <w:bottom w:val="none" w:sz="0" w:space="0" w:color="auto"/>
        <w:right w:val="none" w:sz="0" w:space="0" w:color="auto"/>
      </w:divBdr>
    </w:div>
    <w:div w:id="194002327">
      <w:bodyDiv w:val="1"/>
      <w:marLeft w:val="0"/>
      <w:marRight w:val="0"/>
      <w:marTop w:val="0"/>
      <w:marBottom w:val="0"/>
      <w:divBdr>
        <w:top w:val="none" w:sz="0" w:space="0" w:color="auto"/>
        <w:left w:val="none" w:sz="0" w:space="0" w:color="auto"/>
        <w:bottom w:val="none" w:sz="0" w:space="0" w:color="auto"/>
        <w:right w:val="none" w:sz="0" w:space="0" w:color="auto"/>
      </w:divBdr>
    </w:div>
    <w:div w:id="195625895">
      <w:bodyDiv w:val="1"/>
      <w:marLeft w:val="0"/>
      <w:marRight w:val="0"/>
      <w:marTop w:val="0"/>
      <w:marBottom w:val="0"/>
      <w:divBdr>
        <w:top w:val="none" w:sz="0" w:space="0" w:color="auto"/>
        <w:left w:val="none" w:sz="0" w:space="0" w:color="auto"/>
        <w:bottom w:val="none" w:sz="0" w:space="0" w:color="auto"/>
        <w:right w:val="none" w:sz="0" w:space="0" w:color="auto"/>
      </w:divBdr>
    </w:div>
    <w:div w:id="196747772">
      <w:bodyDiv w:val="1"/>
      <w:marLeft w:val="0"/>
      <w:marRight w:val="0"/>
      <w:marTop w:val="0"/>
      <w:marBottom w:val="0"/>
      <w:divBdr>
        <w:top w:val="none" w:sz="0" w:space="0" w:color="auto"/>
        <w:left w:val="none" w:sz="0" w:space="0" w:color="auto"/>
        <w:bottom w:val="none" w:sz="0" w:space="0" w:color="auto"/>
        <w:right w:val="none" w:sz="0" w:space="0" w:color="auto"/>
      </w:divBdr>
    </w:div>
    <w:div w:id="198520232">
      <w:bodyDiv w:val="1"/>
      <w:marLeft w:val="0"/>
      <w:marRight w:val="0"/>
      <w:marTop w:val="0"/>
      <w:marBottom w:val="0"/>
      <w:divBdr>
        <w:top w:val="none" w:sz="0" w:space="0" w:color="auto"/>
        <w:left w:val="none" w:sz="0" w:space="0" w:color="auto"/>
        <w:bottom w:val="none" w:sz="0" w:space="0" w:color="auto"/>
        <w:right w:val="none" w:sz="0" w:space="0" w:color="auto"/>
      </w:divBdr>
    </w:div>
    <w:div w:id="198710709">
      <w:bodyDiv w:val="1"/>
      <w:marLeft w:val="0"/>
      <w:marRight w:val="0"/>
      <w:marTop w:val="0"/>
      <w:marBottom w:val="0"/>
      <w:divBdr>
        <w:top w:val="none" w:sz="0" w:space="0" w:color="auto"/>
        <w:left w:val="none" w:sz="0" w:space="0" w:color="auto"/>
        <w:bottom w:val="none" w:sz="0" w:space="0" w:color="auto"/>
        <w:right w:val="none" w:sz="0" w:space="0" w:color="auto"/>
      </w:divBdr>
    </w:div>
    <w:div w:id="199250009">
      <w:bodyDiv w:val="1"/>
      <w:marLeft w:val="0"/>
      <w:marRight w:val="0"/>
      <w:marTop w:val="0"/>
      <w:marBottom w:val="0"/>
      <w:divBdr>
        <w:top w:val="none" w:sz="0" w:space="0" w:color="auto"/>
        <w:left w:val="none" w:sz="0" w:space="0" w:color="auto"/>
        <w:bottom w:val="none" w:sz="0" w:space="0" w:color="auto"/>
        <w:right w:val="none" w:sz="0" w:space="0" w:color="auto"/>
      </w:divBdr>
    </w:div>
    <w:div w:id="205987916">
      <w:bodyDiv w:val="1"/>
      <w:marLeft w:val="0"/>
      <w:marRight w:val="0"/>
      <w:marTop w:val="0"/>
      <w:marBottom w:val="0"/>
      <w:divBdr>
        <w:top w:val="none" w:sz="0" w:space="0" w:color="auto"/>
        <w:left w:val="none" w:sz="0" w:space="0" w:color="auto"/>
        <w:bottom w:val="none" w:sz="0" w:space="0" w:color="auto"/>
        <w:right w:val="none" w:sz="0" w:space="0" w:color="auto"/>
      </w:divBdr>
    </w:div>
    <w:div w:id="206189832">
      <w:bodyDiv w:val="1"/>
      <w:marLeft w:val="0"/>
      <w:marRight w:val="0"/>
      <w:marTop w:val="0"/>
      <w:marBottom w:val="0"/>
      <w:divBdr>
        <w:top w:val="none" w:sz="0" w:space="0" w:color="auto"/>
        <w:left w:val="none" w:sz="0" w:space="0" w:color="auto"/>
        <w:bottom w:val="none" w:sz="0" w:space="0" w:color="auto"/>
        <w:right w:val="none" w:sz="0" w:space="0" w:color="auto"/>
      </w:divBdr>
    </w:div>
    <w:div w:id="208076974">
      <w:bodyDiv w:val="1"/>
      <w:marLeft w:val="0"/>
      <w:marRight w:val="0"/>
      <w:marTop w:val="0"/>
      <w:marBottom w:val="0"/>
      <w:divBdr>
        <w:top w:val="none" w:sz="0" w:space="0" w:color="auto"/>
        <w:left w:val="none" w:sz="0" w:space="0" w:color="auto"/>
        <w:bottom w:val="none" w:sz="0" w:space="0" w:color="auto"/>
        <w:right w:val="none" w:sz="0" w:space="0" w:color="auto"/>
      </w:divBdr>
    </w:div>
    <w:div w:id="209459802">
      <w:bodyDiv w:val="1"/>
      <w:marLeft w:val="0"/>
      <w:marRight w:val="0"/>
      <w:marTop w:val="0"/>
      <w:marBottom w:val="0"/>
      <w:divBdr>
        <w:top w:val="none" w:sz="0" w:space="0" w:color="auto"/>
        <w:left w:val="none" w:sz="0" w:space="0" w:color="auto"/>
        <w:bottom w:val="none" w:sz="0" w:space="0" w:color="auto"/>
        <w:right w:val="none" w:sz="0" w:space="0" w:color="auto"/>
      </w:divBdr>
    </w:div>
    <w:div w:id="211622162">
      <w:bodyDiv w:val="1"/>
      <w:marLeft w:val="0"/>
      <w:marRight w:val="0"/>
      <w:marTop w:val="0"/>
      <w:marBottom w:val="0"/>
      <w:divBdr>
        <w:top w:val="none" w:sz="0" w:space="0" w:color="auto"/>
        <w:left w:val="none" w:sz="0" w:space="0" w:color="auto"/>
        <w:bottom w:val="none" w:sz="0" w:space="0" w:color="auto"/>
        <w:right w:val="none" w:sz="0" w:space="0" w:color="auto"/>
      </w:divBdr>
    </w:div>
    <w:div w:id="211773699">
      <w:bodyDiv w:val="1"/>
      <w:marLeft w:val="0"/>
      <w:marRight w:val="0"/>
      <w:marTop w:val="0"/>
      <w:marBottom w:val="0"/>
      <w:divBdr>
        <w:top w:val="none" w:sz="0" w:space="0" w:color="auto"/>
        <w:left w:val="none" w:sz="0" w:space="0" w:color="auto"/>
        <w:bottom w:val="none" w:sz="0" w:space="0" w:color="auto"/>
        <w:right w:val="none" w:sz="0" w:space="0" w:color="auto"/>
      </w:divBdr>
    </w:div>
    <w:div w:id="212884306">
      <w:bodyDiv w:val="1"/>
      <w:marLeft w:val="0"/>
      <w:marRight w:val="0"/>
      <w:marTop w:val="0"/>
      <w:marBottom w:val="0"/>
      <w:divBdr>
        <w:top w:val="none" w:sz="0" w:space="0" w:color="auto"/>
        <w:left w:val="none" w:sz="0" w:space="0" w:color="auto"/>
        <w:bottom w:val="none" w:sz="0" w:space="0" w:color="auto"/>
        <w:right w:val="none" w:sz="0" w:space="0" w:color="auto"/>
      </w:divBdr>
    </w:div>
    <w:div w:id="215043445">
      <w:bodyDiv w:val="1"/>
      <w:marLeft w:val="0"/>
      <w:marRight w:val="0"/>
      <w:marTop w:val="0"/>
      <w:marBottom w:val="0"/>
      <w:divBdr>
        <w:top w:val="none" w:sz="0" w:space="0" w:color="auto"/>
        <w:left w:val="none" w:sz="0" w:space="0" w:color="auto"/>
        <w:bottom w:val="none" w:sz="0" w:space="0" w:color="auto"/>
        <w:right w:val="none" w:sz="0" w:space="0" w:color="auto"/>
      </w:divBdr>
    </w:div>
    <w:div w:id="215433153">
      <w:bodyDiv w:val="1"/>
      <w:marLeft w:val="0"/>
      <w:marRight w:val="0"/>
      <w:marTop w:val="0"/>
      <w:marBottom w:val="0"/>
      <w:divBdr>
        <w:top w:val="none" w:sz="0" w:space="0" w:color="auto"/>
        <w:left w:val="none" w:sz="0" w:space="0" w:color="auto"/>
        <w:bottom w:val="none" w:sz="0" w:space="0" w:color="auto"/>
        <w:right w:val="none" w:sz="0" w:space="0" w:color="auto"/>
      </w:divBdr>
    </w:div>
    <w:div w:id="217596921">
      <w:bodyDiv w:val="1"/>
      <w:marLeft w:val="0"/>
      <w:marRight w:val="0"/>
      <w:marTop w:val="0"/>
      <w:marBottom w:val="0"/>
      <w:divBdr>
        <w:top w:val="none" w:sz="0" w:space="0" w:color="auto"/>
        <w:left w:val="none" w:sz="0" w:space="0" w:color="auto"/>
        <w:bottom w:val="none" w:sz="0" w:space="0" w:color="auto"/>
        <w:right w:val="none" w:sz="0" w:space="0" w:color="auto"/>
      </w:divBdr>
    </w:div>
    <w:div w:id="218708344">
      <w:bodyDiv w:val="1"/>
      <w:marLeft w:val="0"/>
      <w:marRight w:val="0"/>
      <w:marTop w:val="0"/>
      <w:marBottom w:val="0"/>
      <w:divBdr>
        <w:top w:val="none" w:sz="0" w:space="0" w:color="auto"/>
        <w:left w:val="none" w:sz="0" w:space="0" w:color="auto"/>
        <w:bottom w:val="none" w:sz="0" w:space="0" w:color="auto"/>
        <w:right w:val="none" w:sz="0" w:space="0" w:color="auto"/>
      </w:divBdr>
    </w:div>
    <w:div w:id="220218835">
      <w:bodyDiv w:val="1"/>
      <w:marLeft w:val="0"/>
      <w:marRight w:val="0"/>
      <w:marTop w:val="0"/>
      <w:marBottom w:val="0"/>
      <w:divBdr>
        <w:top w:val="none" w:sz="0" w:space="0" w:color="auto"/>
        <w:left w:val="none" w:sz="0" w:space="0" w:color="auto"/>
        <w:bottom w:val="none" w:sz="0" w:space="0" w:color="auto"/>
        <w:right w:val="none" w:sz="0" w:space="0" w:color="auto"/>
      </w:divBdr>
      <w:divsChild>
        <w:div w:id="787699174">
          <w:marLeft w:val="0"/>
          <w:marRight w:val="0"/>
          <w:marTop w:val="0"/>
          <w:marBottom w:val="0"/>
          <w:divBdr>
            <w:top w:val="none" w:sz="0" w:space="0" w:color="auto"/>
            <w:left w:val="none" w:sz="0" w:space="0" w:color="auto"/>
            <w:bottom w:val="none" w:sz="0" w:space="0" w:color="auto"/>
            <w:right w:val="none" w:sz="0" w:space="0" w:color="auto"/>
          </w:divBdr>
          <w:divsChild>
            <w:div w:id="1184519439">
              <w:marLeft w:val="0"/>
              <w:marRight w:val="0"/>
              <w:marTop w:val="0"/>
              <w:marBottom w:val="0"/>
              <w:divBdr>
                <w:top w:val="none" w:sz="0" w:space="0" w:color="auto"/>
                <w:left w:val="none" w:sz="0" w:space="0" w:color="auto"/>
                <w:bottom w:val="none" w:sz="0" w:space="0" w:color="auto"/>
                <w:right w:val="none" w:sz="0" w:space="0" w:color="auto"/>
              </w:divBdr>
              <w:divsChild>
                <w:div w:id="115699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729331">
      <w:bodyDiv w:val="1"/>
      <w:marLeft w:val="0"/>
      <w:marRight w:val="0"/>
      <w:marTop w:val="0"/>
      <w:marBottom w:val="0"/>
      <w:divBdr>
        <w:top w:val="none" w:sz="0" w:space="0" w:color="auto"/>
        <w:left w:val="none" w:sz="0" w:space="0" w:color="auto"/>
        <w:bottom w:val="none" w:sz="0" w:space="0" w:color="auto"/>
        <w:right w:val="none" w:sz="0" w:space="0" w:color="auto"/>
      </w:divBdr>
    </w:div>
    <w:div w:id="228661813">
      <w:bodyDiv w:val="1"/>
      <w:marLeft w:val="0"/>
      <w:marRight w:val="0"/>
      <w:marTop w:val="0"/>
      <w:marBottom w:val="0"/>
      <w:divBdr>
        <w:top w:val="none" w:sz="0" w:space="0" w:color="auto"/>
        <w:left w:val="none" w:sz="0" w:space="0" w:color="auto"/>
        <w:bottom w:val="none" w:sz="0" w:space="0" w:color="auto"/>
        <w:right w:val="none" w:sz="0" w:space="0" w:color="auto"/>
      </w:divBdr>
    </w:div>
    <w:div w:id="231624147">
      <w:bodyDiv w:val="1"/>
      <w:marLeft w:val="0"/>
      <w:marRight w:val="0"/>
      <w:marTop w:val="0"/>
      <w:marBottom w:val="0"/>
      <w:divBdr>
        <w:top w:val="none" w:sz="0" w:space="0" w:color="auto"/>
        <w:left w:val="none" w:sz="0" w:space="0" w:color="auto"/>
        <w:bottom w:val="none" w:sz="0" w:space="0" w:color="auto"/>
        <w:right w:val="none" w:sz="0" w:space="0" w:color="auto"/>
      </w:divBdr>
    </w:div>
    <w:div w:id="232396195">
      <w:bodyDiv w:val="1"/>
      <w:marLeft w:val="0"/>
      <w:marRight w:val="0"/>
      <w:marTop w:val="0"/>
      <w:marBottom w:val="0"/>
      <w:divBdr>
        <w:top w:val="none" w:sz="0" w:space="0" w:color="auto"/>
        <w:left w:val="none" w:sz="0" w:space="0" w:color="auto"/>
        <w:bottom w:val="none" w:sz="0" w:space="0" w:color="auto"/>
        <w:right w:val="none" w:sz="0" w:space="0" w:color="auto"/>
      </w:divBdr>
    </w:div>
    <w:div w:id="232544147">
      <w:bodyDiv w:val="1"/>
      <w:marLeft w:val="0"/>
      <w:marRight w:val="0"/>
      <w:marTop w:val="0"/>
      <w:marBottom w:val="0"/>
      <w:divBdr>
        <w:top w:val="none" w:sz="0" w:space="0" w:color="auto"/>
        <w:left w:val="none" w:sz="0" w:space="0" w:color="auto"/>
        <w:bottom w:val="none" w:sz="0" w:space="0" w:color="auto"/>
        <w:right w:val="none" w:sz="0" w:space="0" w:color="auto"/>
      </w:divBdr>
    </w:div>
    <w:div w:id="233513851">
      <w:bodyDiv w:val="1"/>
      <w:marLeft w:val="0"/>
      <w:marRight w:val="0"/>
      <w:marTop w:val="0"/>
      <w:marBottom w:val="0"/>
      <w:divBdr>
        <w:top w:val="none" w:sz="0" w:space="0" w:color="auto"/>
        <w:left w:val="none" w:sz="0" w:space="0" w:color="auto"/>
        <w:bottom w:val="none" w:sz="0" w:space="0" w:color="auto"/>
        <w:right w:val="none" w:sz="0" w:space="0" w:color="auto"/>
      </w:divBdr>
    </w:div>
    <w:div w:id="235209799">
      <w:bodyDiv w:val="1"/>
      <w:marLeft w:val="0"/>
      <w:marRight w:val="0"/>
      <w:marTop w:val="0"/>
      <w:marBottom w:val="0"/>
      <w:divBdr>
        <w:top w:val="none" w:sz="0" w:space="0" w:color="auto"/>
        <w:left w:val="none" w:sz="0" w:space="0" w:color="auto"/>
        <w:bottom w:val="none" w:sz="0" w:space="0" w:color="auto"/>
        <w:right w:val="none" w:sz="0" w:space="0" w:color="auto"/>
      </w:divBdr>
    </w:div>
    <w:div w:id="238564012">
      <w:bodyDiv w:val="1"/>
      <w:marLeft w:val="0"/>
      <w:marRight w:val="0"/>
      <w:marTop w:val="0"/>
      <w:marBottom w:val="0"/>
      <w:divBdr>
        <w:top w:val="none" w:sz="0" w:space="0" w:color="auto"/>
        <w:left w:val="none" w:sz="0" w:space="0" w:color="auto"/>
        <w:bottom w:val="none" w:sz="0" w:space="0" w:color="auto"/>
        <w:right w:val="none" w:sz="0" w:space="0" w:color="auto"/>
      </w:divBdr>
    </w:div>
    <w:div w:id="238754297">
      <w:bodyDiv w:val="1"/>
      <w:marLeft w:val="0"/>
      <w:marRight w:val="0"/>
      <w:marTop w:val="0"/>
      <w:marBottom w:val="0"/>
      <w:divBdr>
        <w:top w:val="none" w:sz="0" w:space="0" w:color="auto"/>
        <w:left w:val="none" w:sz="0" w:space="0" w:color="auto"/>
        <w:bottom w:val="none" w:sz="0" w:space="0" w:color="auto"/>
        <w:right w:val="none" w:sz="0" w:space="0" w:color="auto"/>
      </w:divBdr>
    </w:div>
    <w:div w:id="239101765">
      <w:bodyDiv w:val="1"/>
      <w:marLeft w:val="0"/>
      <w:marRight w:val="0"/>
      <w:marTop w:val="0"/>
      <w:marBottom w:val="0"/>
      <w:divBdr>
        <w:top w:val="none" w:sz="0" w:space="0" w:color="auto"/>
        <w:left w:val="none" w:sz="0" w:space="0" w:color="auto"/>
        <w:bottom w:val="none" w:sz="0" w:space="0" w:color="auto"/>
        <w:right w:val="none" w:sz="0" w:space="0" w:color="auto"/>
      </w:divBdr>
    </w:div>
    <w:div w:id="241379361">
      <w:bodyDiv w:val="1"/>
      <w:marLeft w:val="0"/>
      <w:marRight w:val="0"/>
      <w:marTop w:val="0"/>
      <w:marBottom w:val="0"/>
      <w:divBdr>
        <w:top w:val="none" w:sz="0" w:space="0" w:color="auto"/>
        <w:left w:val="none" w:sz="0" w:space="0" w:color="auto"/>
        <w:bottom w:val="none" w:sz="0" w:space="0" w:color="auto"/>
        <w:right w:val="none" w:sz="0" w:space="0" w:color="auto"/>
      </w:divBdr>
    </w:div>
    <w:div w:id="241724925">
      <w:bodyDiv w:val="1"/>
      <w:marLeft w:val="0"/>
      <w:marRight w:val="0"/>
      <w:marTop w:val="0"/>
      <w:marBottom w:val="0"/>
      <w:divBdr>
        <w:top w:val="none" w:sz="0" w:space="0" w:color="auto"/>
        <w:left w:val="none" w:sz="0" w:space="0" w:color="auto"/>
        <w:bottom w:val="none" w:sz="0" w:space="0" w:color="auto"/>
        <w:right w:val="none" w:sz="0" w:space="0" w:color="auto"/>
      </w:divBdr>
    </w:div>
    <w:div w:id="242032052">
      <w:bodyDiv w:val="1"/>
      <w:marLeft w:val="0"/>
      <w:marRight w:val="0"/>
      <w:marTop w:val="0"/>
      <w:marBottom w:val="0"/>
      <w:divBdr>
        <w:top w:val="none" w:sz="0" w:space="0" w:color="auto"/>
        <w:left w:val="none" w:sz="0" w:space="0" w:color="auto"/>
        <w:bottom w:val="none" w:sz="0" w:space="0" w:color="auto"/>
        <w:right w:val="none" w:sz="0" w:space="0" w:color="auto"/>
      </w:divBdr>
    </w:div>
    <w:div w:id="243420798">
      <w:bodyDiv w:val="1"/>
      <w:marLeft w:val="0"/>
      <w:marRight w:val="0"/>
      <w:marTop w:val="0"/>
      <w:marBottom w:val="0"/>
      <w:divBdr>
        <w:top w:val="none" w:sz="0" w:space="0" w:color="auto"/>
        <w:left w:val="none" w:sz="0" w:space="0" w:color="auto"/>
        <w:bottom w:val="none" w:sz="0" w:space="0" w:color="auto"/>
        <w:right w:val="none" w:sz="0" w:space="0" w:color="auto"/>
      </w:divBdr>
    </w:div>
    <w:div w:id="243759019">
      <w:bodyDiv w:val="1"/>
      <w:marLeft w:val="0"/>
      <w:marRight w:val="0"/>
      <w:marTop w:val="0"/>
      <w:marBottom w:val="0"/>
      <w:divBdr>
        <w:top w:val="none" w:sz="0" w:space="0" w:color="auto"/>
        <w:left w:val="none" w:sz="0" w:space="0" w:color="auto"/>
        <w:bottom w:val="none" w:sz="0" w:space="0" w:color="auto"/>
        <w:right w:val="none" w:sz="0" w:space="0" w:color="auto"/>
      </w:divBdr>
    </w:div>
    <w:div w:id="245262304">
      <w:bodyDiv w:val="1"/>
      <w:marLeft w:val="0"/>
      <w:marRight w:val="0"/>
      <w:marTop w:val="0"/>
      <w:marBottom w:val="0"/>
      <w:divBdr>
        <w:top w:val="none" w:sz="0" w:space="0" w:color="auto"/>
        <w:left w:val="none" w:sz="0" w:space="0" w:color="auto"/>
        <w:bottom w:val="none" w:sz="0" w:space="0" w:color="auto"/>
        <w:right w:val="none" w:sz="0" w:space="0" w:color="auto"/>
      </w:divBdr>
    </w:div>
    <w:div w:id="247617206">
      <w:bodyDiv w:val="1"/>
      <w:marLeft w:val="0"/>
      <w:marRight w:val="0"/>
      <w:marTop w:val="0"/>
      <w:marBottom w:val="0"/>
      <w:divBdr>
        <w:top w:val="none" w:sz="0" w:space="0" w:color="auto"/>
        <w:left w:val="none" w:sz="0" w:space="0" w:color="auto"/>
        <w:bottom w:val="none" w:sz="0" w:space="0" w:color="auto"/>
        <w:right w:val="none" w:sz="0" w:space="0" w:color="auto"/>
      </w:divBdr>
    </w:div>
    <w:div w:id="249772567">
      <w:bodyDiv w:val="1"/>
      <w:marLeft w:val="0"/>
      <w:marRight w:val="0"/>
      <w:marTop w:val="0"/>
      <w:marBottom w:val="0"/>
      <w:divBdr>
        <w:top w:val="none" w:sz="0" w:space="0" w:color="auto"/>
        <w:left w:val="none" w:sz="0" w:space="0" w:color="auto"/>
        <w:bottom w:val="none" w:sz="0" w:space="0" w:color="auto"/>
        <w:right w:val="none" w:sz="0" w:space="0" w:color="auto"/>
      </w:divBdr>
    </w:div>
    <w:div w:id="251208156">
      <w:bodyDiv w:val="1"/>
      <w:marLeft w:val="0"/>
      <w:marRight w:val="0"/>
      <w:marTop w:val="0"/>
      <w:marBottom w:val="0"/>
      <w:divBdr>
        <w:top w:val="none" w:sz="0" w:space="0" w:color="auto"/>
        <w:left w:val="none" w:sz="0" w:space="0" w:color="auto"/>
        <w:bottom w:val="none" w:sz="0" w:space="0" w:color="auto"/>
        <w:right w:val="none" w:sz="0" w:space="0" w:color="auto"/>
      </w:divBdr>
    </w:div>
    <w:div w:id="252707998">
      <w:bodyDiv w:val="1"/>
      <w:marLeft w:val="0"/>
      <w:marRight w:val="0"/>
      <w:marTop w:val="0"/>
      <w:marBottom w:val="0"/>
      <w:divBdr>
        <w:top w:val="none" w:sz="0" w:space="0" w:color="auto"/>
        <w:left w:val="none" w:sz="0" w:space="0" w:color="auto"/>
        <w:bottom w:val="none" w:sz="0" w:space="0" w:color="auto"/>
        <w:right w:val="none" w:sz="0" w:space="0" w:color="auto"/>
      </w:divBdr>
    </w:div>
    <w:div w:id="254748376">
      <w:bodyDiv w:val="1"/>
      <w:marLeft w:val="0"/>
      <w:marRight w:val="0"/>
      <w:marTop w:val="0"/>
      <w:marBottom w:val="0"/>
      <w:divBdr>
        <w:top w:val="none" w:sz="0" w:space="0" w:color="auto"/>
        <w:left w:val="none" w:sz="0" w:space="0" w:color="auto"/>
        <w:bottom w:val="none" w:sz="0" w:space="0" w:color="auto"/>
        <w:right w:val="none" w:sz="0" w:space="0" w:color="auto"/>
      </w:divBdr>
    </w:div>
    <w:div w:id="256906231">
      <w:bodyDiv w:val="1"/>
      <w:marLeft w:val="0"/>
      <w:marRight w:val="0"/>
      <w:marTop w:val="0"/>
      <w:marBottom w:val="0"/>
      <w:divBdr>
        <w:top w:val="none" w:sz="0" w:space="0" w:color="auto"/>
        <w:left w:val="none" w:sz="0" w:space="0" w:color="auto"/>
        <w:bottom w:val="none" w:sz="0" w:space="0" w:color="auto"/>
        <w:right w:val="none" w:sz="0" w:space="0" w:color="auto"/>
      </w:divBdr>
    </w:div>
    <w:div w:id="257519927">
      <w:bodyDiv w:val="1"/>
      <w:marLeft w:val="0"/>
      <w:marRight w:val="0"/>
      <w:marTop w:val="0"/>
      <w:marBottom w:val="0"/>
      <w:divBdr>
        <w:top w:val="none" w:sz="0" w:space="0" w:color="auto"/>
        <w:left w:val="none" w:sz="0" w:space="0" w:color="auto"/>
        <w:bottom w:val="none" w:sz="0" w:space="0" w:color="auto"/>
        <w:right w:val="none" w:sz="0" w:space="0" w:color="auto"/>
      </w:divBdr>
    </w:div>
    <w:div w:id="261307880">
      <w:bodyDiv w:val="1"/>
      <w:marLeft w:val="0"/>
      <w:marRight w:val="0"/>
      <w:marTop w:val="0"/>
      <w:marBottom w:val="0"/>
      <w:divBdr>
        <w:top w:val="none" w:sz="0" w:space="0" w:color="auto"/>
        <w:left w:val="none" w:sz="0" w:space="0" w:color="auto"/>
        <w:bottom w:val="none" w:sz="0" w:space="0" w:color="auto"/>
        <w:right w:val="none" w:sz="0" w:space="0" w:color="auto"/>
      </w:divBdr>
    </w:div>
    <w:div w:id="264072649">
      <w:bodyDiv w:val="1"/>
      <w:marLeft w:val="0"/>
      <w:marRight w:val="0"/>
      <w:marTop w:val="0"/>
      <w:marBottom w:val="0"/>
      <w:divBdr>
        <w:top w:val="none" w:sz="0" w:space="0" w:color="auto"/>
        <w:left w:val="none" w:sz="0" w:space="0" w:color="auto"/>
        <w:bottom w:val="none" w:sz="0" w:space="0" w:color="auto"/>
        <w:right w:val="none" w:sz="0" w:space="0" w:color="auto"/>
      </w:divBdr>
    </w:div>
    <w:div w:id="265426364">
      <w:bodyDiv w:val="1"/>
      <w:marLeft w:val="0"/>
      <w:marRight w:val="0"/>
      <w:marTop w:val="0"/>
      <w:marBottom w:val="0"/>
      <w:divBdr>
        <w:top w:val="none" w:sz="0" w:space="0" w:color="auto"/>
        <w:left w:val="none" w:sz="0" w:space="0" w:color="auto"/>
        <w:bottom w:val="none" w:sz="0" w:space="0" w:color="auto"/>
        <w:right w:val="none" w:sz="0" w:space="0" w:color="auto"/>
      </w:divBdr>
    </w:div>
    <w:div w:id="269357210">
      <w:bodyDiv w:val="1"/>
      <w:marLeft w:val="0"/>
      <w:marRight w:val="0"/>
      <w:marTop w:val="0"/>
      <w:marBottom w:val="0"/>
      <w:divBdr>
        <w:top w:val="none" w:sz="0" w:space="0" w:color="auto"/>
        <w:left w:val="none" w:sz="0" w:space="0" w:color="auto"/>
        <w:bottom w:val="none" w:sz="0" w:space="0" w:color="auto"/>
        <w:right w:val="none" w:sz="0" w:space="0" w:color="auto"/>
      </w:divBdr>
    </w:div>
    <w:div w:id="274094068">
      <w:bodyDiv w:val="1"/>
      <w:marLeft w:val="0"/>
      <w:marRight w:val="0"/>
      <w:marTop w:val="0"/>
      <w:marBottom w:val="0"/>
      <w:divBdr>
        <w:top w:val="none" w:sz="0" w:space="0" w:color="auto"/>
        <w:left w:val="none" w:sz="0" w:space="0" w:color="auto"/>
        <w:bottom w:val="none" w:sz="0" w:space="0" w:color="auto"/>
        <w:right w:val="none" w:sz="0" w:space="0" w:color="auto"/>
      </w:divBdr>
    </w:div>
    <w:div w:id="274795601">
      <w:bodyDiv w:val="1"/>
      <w:marLeft w:val="0"/>
      <w:marRight w:val="0"/>
      <w:marTop w:val="0"/>
      <w:marBottom w:val="0"/>
      <w:divBdr>
        <w:top w:val="none" w:sz="0" w:space="0" w:color="auto"/>
        <w:left w:val="none" w:sz="0" w:space="0" w:color="auto"/>
        <w:bottom w:val="none" w:sz="0" w:space="0" w:color="auto"/>
        <w:right w:val="none" w:sz="0" w:space="0" w:color="auto"/>
      </w:divBdr>
    </w:div>
    <w:div w:id="275796517">
      <w:bodyDiv w:val="1"/>
      <w:marLeft w:val="0"/>
      <w:marRight w:val="0"/>
      <w:marTop w:val="0"/>
      <w:marBottom w:val="0"/>
      <w:divBdr>
        <w:top w:val="none" w:sz="0" w:space="0" w:color="auto"/>
        <w:left w:val="none" w:sz="0" w:space="0" w:color="auto"/>
        <w:bottom w:val="none" w:sz="0" w:space="0" w:color="auto"/>
        <w:right w:val="none" w:sz="0" w:space="0" w:color="auto"/>
      </w:divBdr>
    </w:div>
    <w:div w:id="275870845">
      <w:bodyDiv w:val="1"/>
      <w:marLeft w:val="0"/>
      <w:marRight w:val="0"/>
      <w:marTop w:val="0"/>
      <w:marBottom w:val="0"/>
      <w:divBdr>
        <w:top w:val="none" w:sz="0" w:space="0" w:color="auto"/>
        <w:left w:val="none" w:sz="0" w:space="0" w:color="auto"/>
        <w:bottom w:val="none" w:sz="0" w:space="0" w:color="auto"/>
        <w:right w:val="none" w:sz="0" w:space="0" w:color="auto"/>
      </w:divBdr>
    </w:div>
    <w:div w:id="276451917">
      <w:bodyDiv w:val="1"/>
      <w:marLeft w:val="0"/>
      <w:marRight w:val="0"/>
      <w:marTop w:val="0"/>
      <w:marBottom w:val="0"/>
      <w:divBdr>
        <w:top w:val="none" w:sz="0" w:space="0" w:color="auto"/>
        <w:left w:val="none" w:sz="0" w:space="0" w:color="auto"/>
        <w:bottom w:val="none" w:sz="0" w:space="0" w:color="auto"/>
        <w:right w:val="none" w:sz="0" w:space="0" w:color="auto"/>
      </w:divBdr>
    </w:div>
    <w:div w:id="276567673">
      <w:bodyDiv w:val="1"/>
      <w:marLeft w:val="0"/>
      <w:marRight w:val="0"/>
      <w:marTop w:val="0"/>
      <w:marBottom w:val="0"/>
      <w:divBdr>
        <w:top w:val="none" w:sz="0" w:space="0" w:color="auto"/>
        <w:left w:val="none" w:sz="0" w:space="0" w:color="auto"/>
        <w:bottom w:val="none" w:sz="0" w:space="0" w:color="auto"/>
        <w:right w:val="none" w:sz="0" w:space="0" w:color="auto"/>
      </w:divBdr>
    </w:div>
    <w:div w:id="278729062">
      <w:bodyDiv w:val="1"/>
      <w:marLeft w:val="0"/>
      <w:marRight w:val="0"/>
      <w:marTop w:val="0"/>
      <w:marBottom w:val="0"/>
      <w:divBdr>
        <w:top w:val="none" w:sz="0" w:space="0" w:color="auto"/>
        <w:left w:val="none" w:sz="0" w:space="0" w:color="auto"/>
        <w:bottom w:val="none" w:sz="0" w:space="0" w:color="auto"/>
        <w:right w:val="none" w:sz="0" w:space="0" w:color="auto"/>
      </w:divBdr>
    </w:div>
    <w:div w:id="281157308">
      <w:bodyDiv w:val="1"/>
      <w:marLeft w:val="0"/>
      <w:marRight w:val="0"/>
      <w:marTop w:val="0"/>
      <w:marBottom w:val="0"/>
      <w:divBdr>
        <w:top w:val="none" w:sz="0" w:space="0" w:color="auto"/>
        <w:left w:val="none" w:sz="0" w:space="0" w:color="auto"/>
        <w:bottom w:val="none" w:sz="0" w:space="0" w:color="auto"/>
        <w:right w:val="none" w:sz="0" w:space="0" w:color="auto"/>
      </w:divBdr>
    </w:div>
    <w:div w:id="284041430">
      <w:bodyDiv w:val="1"/>
      <w:marLeft w:val="0"/>
      <w:marRight w:val="0"/>
      <w:marTop w:val="0"/>
      <w:marBottom w:val="0"/>
      <w:divBdr>
        <w:top w:val="none" w:sz="0" w:space="0" w:color="auto"/>
        <w:left w:val="none" w:sz="0" w:space="0" w:color="auto"/>
        <w:bottom w:val="none" w:sz="0" w:space="0" w:color="auto"/>
        <w:right w:val="none" w:sz="0" w:space="0" w:color="auto"/>
      </w:divBdr>
    </w:div>
    <w:div w:id="285355078">
      <w:bodyDiv w:val="1"/>
      <w:marLeft w:val="0"/>
      <w:marRight w:val="0"/>
      <w:marTop w:val="0"/>
      <w:marBottom w:val="0"/>
      <w:divBdr>
        <w:top w:val="none" w:sz="0" w:space="0" w:color="auto"/>
        <w:left w:val="none" w:sz="0" w:space="0" w:color="auto"/>
        <w:bottom w:val="none" w:sz="0" w:space="0" w:color="auto"/>
        <w:right w:val="none" w:sz="0" w:space="0" w:color="auto"/>
      </w:divBdr>
    </w:div>
    <w:div w:id="291446783">
      <w:bodyDiv w:val="1"/>
      <w:marLeft w:val="0"/>
      <w:marRight w:val="0"/>
      <w:marTop w:val="0"/>
      <w:marBottom w:val="0"/>
      <w:divBdr>
        <w:top w:val="none" w:sz="0" w:space="0" w:color="auto"/>
        <w:left w:val="none" w:sz="0" w:space="0" w:color="auto"/>
        <w:bottom w:val="none" w:sz="0" w:space="0" w:color="auto"/>
        <w:right w:val="none" w:sz="0" w:space="0" w:color="auto"/>
      </w:divBdr>
    </w:div>
    <w:div w:id="294022631">
      <w:bodyDiv w:val="1"/>
      <w:marLeft w:val="0"/>
      <w:marRight w:val="0"/>
      <w:marTop w:val="0"/>
      <w:marBottom w:val="0"/>
      <w:divBdr>
        <w:top w:val="none" w:sz="0" w:space="0" w:color="auto"/>
        <w:left w:val="none" w:sz="0" w:space="0" w:color="auto"/>
        <w:bottom w:val="none" w:sz="0" w:space="0" w:color="auto"/>
        <w:right w:val="none" w:sz="0" w:space="0" w:color="auto"/>
      </w:divBdr>
    </w:div>
    <w:div w:id="295137916">
      <w:bodyDiv w:val="1"/>
      <w:marLeft w:val="0"/>
      <w:marRight w:val="0"/>
      <w:marTop w:val="0"/>
      <w:marBottom w:val="0"/>
      <w:divBdr>
        <w:top w:val="none" w:sz="0" w:space="0" w:color="auto"/>
        <w:left w:val="none" w:sz="0" w:space="0" w:color="auto"/>
        <w:bottom w:val="none" w:sz="0" w:space="0" w:color="auto"/>
        <w:right w:val="none" w:sz="0" w:space="0" w:color="auto"/>
      </w:divBdr>
    </w:div>
    <w:div w:id="296498474">
      <w:bodyDiv w:val="1"/>
      <w:marLeft w:val="0"/>
      <w:marRight w:val="0"/>
      <w:marTop w:val="0"/>
      <w:marBottom w:val="0"/>
      <w:divBdr>
        <w:top w:val="none" w:sz="0" w:space="0" w:color="auto"/>
        <w:left w:val="none" w:sz="0" w:space="0" w:color="auto"/>
        <w:bottom w:val="none" w:sz="0" w:space="0" w:color="auto"/>
        <w:right w:val="none" w:sz="0" w:space="0" w:color="auto"/>
      </w:divBdr>
    </w:div>
    <w:div w:id="297226357">
      <w:bodyDiv w:val="1"/>
      <w:marLeft w:val="0"/>
      <w:marRight w:val="0"/>
      <w:marTop w:val="0"/>
      <w:marBottom w:val="0"/>
      <w:divBdr>
        <w:top w:val="none" w:sz="0" w:space="0" w:color="auto"/>
        <w:left w:val="none" w:sz="0" w:space="0" w:color="auto"/>
        <w:bottom w:val="none" w:sz="0" w:space="0" w:color="auto"/>
        <w:right w:val="none" w:sz="0" w:space="0" w:color="auto"/>
      </w:divBdr>
    </w:div>
    <w:div w:id="300623784">
      <w:bodyDiv w:val="1"/>
      <w:marLeft w:val="0"/>
      <w:marRight w:val="0"/>
      <w:marTop w:val="0"/>
      <w:marBottom w:val="0"/>
      <w:divBdr>
        <w:top w:val="none" w:sz="0" w:space="0" w:color="auto"/>
        <w:left w:val="none" w:sz="0" w:space="0" w:color="auto"/>
        <w:bottom w:val="none" w:sz="0" w:space="0" w:color="auto"/>
        <w:right w:val="none" w:sz="0" w:space="0" w:color="auto"/>
      </w:divBdr>
    </w:div>
    <w:div w:id="304046565">
      <w:bodyDiv w:val="1"/>
      <w:marLeft w:val="0"/>
      <w:marRight w:val="0"/>
      <w:marTop w:val="0"/>
      <w:marBottom w:val="0"/>
      <w:divBdr>
        <w:top w:val="none" w:sz="0" w:space="0" w:color="auto"/>
        <w:left w:val="none" w:sz="0" w:space="0" w:color="auto"/>
        <w:bottom w:val="none" w:sz="0" w:space="0" w:color="auto"/>
        <w:right w:val="none" w:sz="0" w:space="0" w:color="auto"/>
      </w:divBdr>
    </w:div>
    <w:div w:id="304165191">
      <w:bodyDiv w:val="1"/>
      <w:marLeft w:val="0"/>
      <w:marRight w:val="0"/>
      <w:marTop w:val="0"/>
      <w:marBottom w:val="0"/>
      <w:divBdr>
        <w:top w:val="none" w:sz="0" w:space="0" w:color="auto"/>
        <w:left w:val="none" w:sz="0" w:space="0" w:color="auto"/>
        <w:bottom w:val="none" w:sz="0" w:space="0" w:color="auto"/>
        <w:right w:val="none" w:sz="0" w:space="0" w:color="auto"/>
      </w:divBdr>
    </w:div>
    <w:div w:id="308823985">
      <w:bodyDiv w:val="1"/>
      <w:marLeft w:val="0"/>
      <w:marRight w:val="0"/>
      <w:marTop w:val="0"/>
      <w:marBottom w:val="0"/>
      <w:divBdr>
        <w:top w:val="none" w:sz="0" w:space="0" w:color="auto"/>
        <w:left w:val="none" w:sz="0" w:space="0" w:color="auto"/>
        <w:bottom w:val="none" w:sz="0" w:space="0" w:color="auto"/>
        <w:right w:val="none" w:sz="0" w:space="0" w:color="auto"/>
      </w:divBdr>
    </w:div>
    <w:div w:id="309094551">
      <w:bodyDiv w:val="1"/>
      <w:marLeft w:val="0"/>
      <w:marRight w:val="0"/>
      <w:marTop w:val="0"/>
      <w:marBottom w:val="0"/>
      <w:divBdr>
        <w:top w:val="none" w:sz="0" w:space="0" w:color="auto"/>
        <w:left w:val="none" w:sz="0" w:space="0" w:color="auto"/>
        <w:bottom w:val="none" w:sz="0" w:space="0" w:color="auto"/>
        <w:right w:val="none" w:sz="0" w:space="0" w:color="auto"/>
      </w:divBdr>
      <w:divsChild>
        <w:div w:id="1976178663">
          <w:marLeft w:val="0"/>
          <w:marRight w:val="0"/>
          <w:marTop w:val="0"/>
          <w:marBottom w:val="0"/>
          <w:divBdr>
            <w:top w:val="none" w:sz="0" w:space="0" w:color="auto"/>
            <w:left w:val="none" w:sz="0" w:space="0" w:color="auto"/>
            <w:bottom w:val="none" w:sz="0" w:space="0" w:color="auto"/>
            <w:right w:val="none" w:sz="0" w:space="0" w:color="auto"/>
          </w:divBdr>
          <w:divsChild>
            <w:div w:id="1828399657">
              <w:marLeft w:val="0"/>
              <w:marRight w:val="0"/>
              <w:marTop w:val="0"/>
              <w:marBottom w:val="0"/>
              <w:divBdr>
                <w:top w:val="none" w:sz="0" w:space="0" w:color="auto"/>
                <w:left w:val="none" w:sz="0" w:space="0" w:color="auto"/>
                <w:bottom w:val="none" w:sz="0" w:space="0" w:color="auto"/>
                <w:right w:val="none" w:sz="0" w:space="0" w:color="auto"/>
              </w:divBdr>
              <w:divsChild>
                <w:div w:id="103069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14986">
      <w:bodyDiv w:val="1"/>
      <w:marLeft w:val="0"/>
      <w:marRight w:val="0"/>
      <w:marTop w:val="0"/>
      <w:marBottom w:val="0"/>
      <w:divBdr>
        <w:top w:val="none" w:sz="0" w:space="0" w:color="auto"/>
        <w:left w:val="none" w:sz="0" w:space="0" w:color="auto"/>
        <w:bottom w:val="none" w:sz="0" w:space="0" w:color="auto"/>
        <w:right w:val="none" w:sz="0" w:space="0" w:color="auto"/>
      </w:divBdr>
      <w:divsChild>
        <w:div w:id="8878492">
          <w:marLeft w:val="0"/>
          <w:marRight w:val="0"/>
          <w:marTop w:val="0"/>
          <w:marBottom w:val="0"/>
          <w:divBdr>
            <w:top w:val="none" w:sz="0" w:space="0" w:color="auto"/>
            <w:left w:val="none" w:sz="0" w:space="0" w:color="auto"/>
            <w:bottom w:val="none" w:sz="0" w:space="0" w:color="auto"/>
            <w:right w:val="none" w:sz="0" w:space="0" w:color="auto"/>
          </w:divBdr>
          <w:divsChild>
            <w:div w:id="1943226626">
              <w:marLeft w:val="0"/>
              <w:marRight w:val="0"/>
              <w:marTop w:val="0"/>
              <w:marBottom w:val="0"/>
              <w:divBdr>
                <w:top w:val="none" w:sz="0" w:space="0" w:color="auto"/>
                <w:left w:val="none" w:sz="0" w:space="0" w:color="auto"/>
                <w:bottom w:val="none" w:sz="0" w:space="0" w:color="auto"/>
                <w:right w:val="none" w:sz="0" w:space="0" w:color="auto"/>
              </w:divBdr>
              <w:divsChild>
                <w:div w:id="116675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568194">
      <w:bodyDiv w:val="1"/>
      <w:marLeft w:val="0"/>
      <w:marRight w:val="0"/>
      <w:marTop w:val="0"/>
      <w:marBottom w:val="0"/>
      <w:divBdr>
        <w:top w:val="none" w:sz="0" w:space="0" w:color="auto"/>
        <w:left w:val="none" w:sz="0" w:space="0" w:color="auto"/>
        <w:bottom w:val="none" w:sz="0" w:space="0" w:color="auto"/>
        <w:right w:val="none" w:sz="0" w:space="0" w:color="auto"/>
      </w:divBdr>
    </w:div>
    <w:div w:id="313143651">
      <w:bodyDiv w:val="1"/>
      <w:marLeft w:val="0"/>
      <w:marRight w:val="0"/>
      <w:marTop w:val="0"/>
      <w:marBottom w:val="0"/>
      <w:divBdr>
        <w:top w:val="none" w:sz="0" w:space="0" w:color="auto"/>
        <w:left w:val="none" w:sz="0" w:space="0" w:color="auto"/>
        <w:bottom w:val="none" w:sz="0" w:space="0" w:color="auto"/>
        <w:right w:val="none" w:sz="0" w:space="0" w:color="auto"/>
      </w:divBdr>
    </w:div>
    <w:div w:id="313343354">
      <w:bodyDiv w:val="1"/>
      <w:marLeft w:val="0"/>
      <w:marRight w:val="0"/>
      <w:marTop w:val="0"/>
      <w:marBottom w:val="0"/>
      <w:divBdr>
        <w:top w:val="none" w:sz="0" w:space="0" w:color="auto"/>
        <w:left w:val="none" w:sz="0" w:space="0" w:color="auto"/>
        <w:bottom w:val="none" w:sz="0" w:space="0" w:color="auto"/>
        <w:right w:val="none" w:sz="0" w:space="0" w:color="auto"/>
      </w:divBdr>
    </w:div>
    <w:div w:id="317196377">
      <w:bodyDiv w:val="1"/>
      <w:marLeft w:val="0"/>
      <w:marRight w:val="0"/>
      <w:marTop w:val="0"/>
      <w:marBottom w:val="0"/>
      <w:divBdr>
        <w:top w:val="none" w:sz="0" w:space="0" w:color="auto"/>
        <w:left w:val="none" w:sz="0" w:space="0" w:color="auto"/>
        <w:bottom w:val="none" w:sz="0" w:space="0" w:color="auto"/>
        <w:right w:val="none" w:sz="0" w:space="0" w:color="auto"/>
      </w:divBdr>
    </w:div>
    <w:div w:id="318001783">
      <w:bodyDiv w:val="1"/>
      <w:marLeft w:val="0"/>
      <w:marRight w:val="0"/>
      <w:marTop w:val="0"/>
      <w:marBottom w:val="0"/>
      <w:divBdr>
        <w:top w:val="none" w:sz="0" w:space="0" w:color="auto"/>
        <w:left w:val="none" w:sz="0" w:space="0" w:color="auto"/>
        <w:bottom w:val="none" w:sz="0" w:space="0" w:color="auto"/>
        <w:right w:val="none" w:sz="0" w:space="0" w:color="auto"/>
      </w:divBdr>
    </w:div>
    <w:div w:id="319188953">
      <w:bodyDiv w:val="1"/>
      <w:marLeft w:val="0"/>
      <w:marRight w:val="0"/>
      <w:marTop w:val="0"/>
      <w:marBottom w:val="0"/>
      <w:divBdr>
        <w:top w:val="none" w:sz="0" w:space="0" w:color="auto"/>
        <w:left w:val="none" w:sz="0" w:space="0" w:color="auto"/>
        <w:bottom w:val="none" w:sz="0" w:space="0" w:color="auto"/>
        <w:right w:val="none" w:sz="0" w:space="0" w:color="auto"/>
      </w:divBdr>
    </w:div>
    <w:div w:id="319237005">
      <w:bodyDiv w:val="1"/>
      <w:marLeft w:val="0"/>
      <w:marRight w:val="0"/>
      <w:marTop w:val="0"/>
      <w:marBottom w:val="0"/>
      <w:divBdr>
        <w:top w:val="none" w:sz="0" w:space="0" w:color="auto"/>
        <w:left w:val="none" w:sz="0" w:space="0" w:color="auto"/>
        <w:bottom w:val="none" w:sz="0" w:space="0" w:color="auto"/>
        <w:right w:val="none" w:sz="0" w:space="0" w:color="auto"/>
      </w:divBdr>
    </w:div>
    <w:div w:id="320039025">
      <w:bodyDiv w:val="1"/>
      <w:marLeft w:val="0"/>
      <w:marRight w:val="0"/>
      <w:marTop w:val="0"/>
      <w:marBottom w:val="0"/>
      <w:divBdr>
        <w:top w:val="none" w:sz="0" w:space="0" w:color="auto"/>
        <w:left w:val="none" w:sz="0" w:space="0" w:color="auto"/>
        <w:bottom w:val="none" w:sz="0" w:space="0" w:color="auto"/>
        <w:right w:val="none" w:sz="0" w:space="0" w:color="auto"/>
      </w:divBdr>
    </w:div>
    <w:div w:id="320741826">
      <w:bodyDiv w:val="1"/>
      <w:marLeft w:val="0"/>
      <w:marRight w:val="0"/>
      <w:marTop w:val="0"/>
      <w:marBottom w:val="0"/>
      <w:divBdr>
        <w:top w:val="none" w:sz="0" w:space="0" w:color="auto"/>
        <w:left w:val="none" w:sz="0" w:space="0" w:color="auto"/>
        <w:bottom w:val="none" w:sz="0" w:space="0" w:color="auto"/>
        <w:right w:val="none" w:sz="0" w:space="0" w:color="auto"/>
      </w:divBdr>
    </w:div>
    <w:div w:id="320889308">
      <w:bodyDiv w:val="1"/>
      <w:marLeft w:val="0"/>
      <w:marRight w:val="0"/>
      <w:marTop w:val="0"/>
      <w:marBottom w:val="0"/>
      <w:divBdr>
        <w:top w:val="none" w:sz="0" w:space="0" w:color="auto"/>
        <w:left w:val="none" w:sz="0" w:space="0" w:color="auto"/>
        <w:bottom w:val="none" w:sz="0" w:space="0" w:color="auto"/>
        <w:right w:val="none" w:sz="0" w:space="0" w:color="auto"/>
      </w:divBdr>
    </w:div>
    <w:div w:id="321395006">
      <w:bodyDiv w:val="1"/>
      <w:marLeft w:val="0"/>
      <w:marRight w:val="0"/>
      <w:marTop w:val="0"/>
      <w:marBottom w:val="0"/>
      <w:divBdr>
        <w:top w:val="none" w:sz="0" w:space="0" w:color="auto"/>
        <w:left w:val="none" w:sz="0" w:space="0" w:color="auto"/>
        <w:bottom w:val="none" w:sz="0" w:space="0" w:color="auto"/>
        <w:right w:val="none" w:sz="0" w:space="0" w:color="auto"/>
      </w:divBdr>
    </w:div>
    <w:div w:id="323701991">
      <w:bodyDiv w:val="1"/>
      <w:marLeft w:val="0"/>
      <w:marRight w:val="0"/>
      <w:marTop w:val="0"/>
      <w:marBottom w:val="0"/>
      <w:divBdr>
        <w:top w:val="none" w:sz="0" w:space="0" w:color="auto"/>
        <w:left w:val="none" w:sz="0" w:space="0" w:color="auto"/>
        <w:bottom w:val="none" w:sz="0" w:space="0" w:color="auto"/>
        <w:right w:val="none" w:sz="0" w:space="0" w:color="auto"/>
      </w:divBdr>
    </w:div>
    <w:div w:id="324163498">
      <w:bodyDiv w:val="1"/>
      <w:marLeft w:val="0"/>
      <w:marRight w:val="0"/>
      <w:marTop w:val="0"/>
      <w:marBottom w:val="0"/>
      <w:divBdr>
        <w:top w:val="none" w:sz="0" w:space="0" w:color="auto"/>
        <w:left w:val="none" w:sz="0" w:space="0" w:color="auto"/>
        <w:bottom w:val="none" w:sz="0" w:space="0" w:color="auto"/>
        <w:right w:val="none" w:sz="0" w:space="0" w:color="auto"/>
      </w:divBdr>
    </w:div>
    <w:div w:id="325862162">
      <w:bodyDiv w:val="1"/>
      <w:marLeft w:val="0"/>
      <w:marRight w:val="0"/>
      <w:marTop w:val="0"/>
      <w:marBottom w:val="0"/>
      <w:divBdr>
        <w:top w:val="none" w:sz="0" w:space="0" w:color="auto"/>
        <w:left w:val="none" w:sz="0" w:space="0" w:color="auto"/>
        <w:bottom w:val="none" w:sz="0" w:space="0" w:color="auto"/>
        <w:right w:val="none" w:sz="0" w:space="0" w:color="auto"/>
      </w:divBdr>
    </w:div>
    <w:div w:id="325941395">
      <w:bodyDiv w:val="1"/>
      <w:marLeft w:val="0"/>
      <w:marRight w:val="0"/>
      <w:marTop w:val="0"/>
      <w:marBottom w:val="0"/>
      <w:divBdr>
        <w:top w:val="none" w:sz="0" w:space="0" w:color="auto"/>
        <w:left w:val="none" w:sz="0" w:space="0" w:color="auto"/>
        <w:bottom w:val="none" w:sz="0" w:space="0" w:color="auto"/>
        <w:right w:val="none" w:sz="0" w:space="0" w:color="auto"/>
      </w:divBdr>
    </w:div>
    <w:div w:id="326860340">
      <w:bodyDiv w:val="1"/>
      <w:marLeft w:val="0"/>
      <w:marRight w:val="0"/>
      <w:marTop w:val="0"/>
      <w:marBottom w:val="0"/>
      <w:divBdr>
        <w:top w:val="none" w:sz="0" w:space="0" w:color="auto"/>
        <w:left w:val="none" w:sz="0" w:space="0" w:color="auto"/>
        <w:bottom w:val="none" w:sz="0" w:space="0" w:color="auto"/>
        <w:right w:val="none" w:sz="0" w:space="0" w:color="auto"/>
      </w:divBdr>
    </w:div>
    <w:div w:id="331835246">
      <w:bodyDiv w:val="1"/>
      <w:marLeft w:val="0"/>
      <w:marRight w:val="0"/>
      <w:marTop w:val="0"/>
      <w:marBottom w:val="0"/>
      <w:divBdr>
        <w:top w:val="none" w:sz="0" w:space="0" w:color="auto"/>
        <w:left w:val="none" w:sz="0" w:space="0" w:color="auto"/>
        <w:bottom w:val="none" w:sz="0" w:space="0" w:color="auto"/>
        <w:right w:val="none" w:sz="0" w:space="0" w:color="auto"/>
      </w:divBdr>
    </w:div>
    <w:div w:id="332029705">
      <w:bodyDiv w:val="1"/>
      <w:marLeft w:val="0"/>
      <w:marRight w:val="0"/>
      <w:marTop w:val="0"/>
      <w:marBottom w:val="0"/>
      <w:divBdr>
        <w:top w:val="none" w:sz="0" w:space="0" w:color="auto"/>
        <w:left w:val="none" w:sz="0" w:space="0" w:color="auto"/>
        <w:bottom w:val="none" w:sz="0" w:space="0" w:color="auto"/>
        <w:right w:val="none" w:sz="0" w:space="0" w:color="auto"/>
      </w:divBdr>
    </w:div>
    <w:div w:id="333264233">
      <w:bodyDiv w:val="1"/>
      <w:marLeft w:val="0"/>
      <w:marRight w:val="0"/>
      <w:marTop w:val="0"/>
      <w:marBottom w:val="0"/>
      <w:divBdr>
        <w:top w:val="none" w:sz="0" w:space="0" w:color="auto"/>
        <w:left w:val="none" w:sz="0" w:space="0" w:color="auto"/>
        <w:bottom w:val="none" w:sz="0" w:space="0" w:color="auto"/>
        <w:right w:val="none" w:sz="0" w:space="0" w:color="auto"/>
      </w:divBdr>
    </w:div>
    <w:div w:id="333579347">
      <w:bodyDiv w:val="1"/>
      <w:marLeft w:val="0"/>
      <w:marRight w:val="0"/>
      <w:marTop w:val="0"/>
      <w:marBottom w:val="0"/>
      <w:divBdr>
        <w:top w:val="none" w:sz="0" w:space="0" w:color="auto"/>
        <w:left w:val="none" w:sz="0" w:space="0" w:color="auto"/>
        <w:bottom w:val="none" w:sz="0" w:space="0" w:color="auto"/>
        <w:right w:val="none" w:sz="0" w:space="0" w:color="auto"/>
      </w:divBdr>
    </w:div>
    <w:div w:id="335303649">
      <w:bodyDiv w:val="1"/>
      <w:marLeft w:val="0"/>
      <w:marRight w:val="0"/>
      <w:marTop w:val="0"/>
      <w:marBottom w:val="0"/>
      <w:divBdr>
        <w:top w:val="none" w:sz="0" w:space="0" w:color="auto"/>
        <w:left w:val="none" w:sz="0" w:space="0" w:color="auto"/>
        <w:bottom w:val="none" w:sz="0" w:space="0" w:color="auto"/>
        <w:right w:val="none" w:sz="0" w:space="0" w:color="auto"/>
      </w:divBdr>
    </w:div>
    <w:div w:id="342904001">
      <w:bodyDiv w:val="1"/>
      <w:marLeft w:val="0"/>
      <w:marRight w:val="0"/>
      <w:marTop w:val="0"/>
      <w:marBottom w:val="0"/>
      <w:divBdr>
        <w:top w:val="none" w:sz="0" w:space="0" w:color="auto"/>
        <w:left w:val="none" w:sz="0" w:space="0" w:color="auto"/>
        <w:bottom w:val="none" w:sz="0" w:space="0" w:color="auto"/>
        <w:right w:val="none" w:sz="0" w:space="0" w:color="auto"/>
      </w:divBdr>
    </w:div>
    <w:div w:id="343553853">
      <w:bodyDiv w:val="1"/>
      <w:marLeft w:val="0"/>
      <w:marRight w:val="0"/>
      <w:marTop w:val="0"/>
      <w:marBottom w:val="0"/>
      <w:divBdr>
        <w:top w:val="none" w:sz="0" w:space="0" w:color="auto"/>
        <w:left w:val="none" w:sz="0" w:space="0" w:color="auto"/>
        <w:bottom w:val="none" w:sz="0" w:space="0" w:color="auto"/>
        <w:right w:val="none" w:sz="0" w:space="0" w:color="auto"/>
      </w:divBdr>
    </w:div>
    <w:div w:id="344406904">
      <w:bodyDiv w:val="1"/>
      <w:marLeft w:val="0"/>
      <w:marRight w:val="0"/>
      <w:marTop w:val="0"/>
      <w:marBottom w:val="0"/>
      <w:divBdr>
        <w:top w:val="none" w:sz="0" w:space="0" w:color="auto"/>
        <w:left w:val="none" w:sz="0" w:space="0" w:color="auto"/>
        <w:bottom w:val="none" w:sz="0" w:space="0" w:color="auto"/>
        <w:right w:val="none" w:sz="0" w:space="0" w:color="auto"/>
      </w:divBdr>
    </w:div>
    <w:div w:id="345866013">
      <w:bodyDiv w:val="1"/>
      <w:marLeft w:val="0"/>
      <w:marRight w:val="0"/>
      <w:marTop w:val="0"/>
      <w:marBottom w:val="0"/>
      <w:divBdr>
        <w:top w:val="none" w:sz="0" w:space="0" w:color="auto"/>
        <w:left w:val="none" w:sz="0" w:space="0" w:color="auto"/>
        <w:bottom w:val="none" w:sz="0" w:space="0" w:color="auto"/>
        <w:right w:val="none" w:sz="0" w:space="0" w:color="auto"/>
      </w:divBdr>
    </w:div>
    <w:div w:id="346175233">
      <w:bodyDiv w:val="1"/>
      <w:marLeft w:val="0"/>
      <w:marRight w:val="0"/>
      <w:marTop w:val="0"/>
      <w:marBottom w:val="0"/>
      <w:divBdr>
        <w:top w:val="none" w:sz="0" w:space="0" w:color="auto"/>
        <w:left w:val="none" w:sz="0" w:space="0" w:color="auto"/>
        <w:bottom w:val="none" w:sz="0" w:space="0" w:color="auto"/>
        <w:right w:val="none" w:sz="0" w:space="0" w:color="auto"/>
      </w:divBdr>
    </w:div>
    <w:div w:id="346828201">
      <w:bodyDiv w:val="1"/>
      <w:marLeft w:val="0"/>
      <w:marRight w:val="0"/>
      <w:marTop w:val="0"/>
      <w:marBottom w:val="0"/>
      <w:divBdr>
        <w:top w:val="none" w:sz="0" w:space="0" w:color="auto"/>
        <w:left w:val="none" w:sz="0" w:space="0" w:color="auto"/>
        <w:bottom w:val="none" w:sz="0" w:space="0" w:color="auto"/>
        <w:right w:val="none" w:sz="0" w:space="0" w:color="auto"/>
      </w:divBdr>
    </w:div>
    <w:div w:id="347562316">
      <w:bodyDiv w:val="1"/>
      <w:marLeft w:val="0"/>
      <w:marRight w:val="0"/>
      <w:marTop w:val="0"/>
      <w:marBottom w:val="0"/>
      <w:divBdr>
        <w:top w:val="none" w:sz="0" w:space="0" w:color="auto"/>
        <w:left w:val="none" w:sz="0" w:space="0" w:color="auto"/>
        <w:bottom w:val="none" w:sz="0" w:space="0" w:color="auto"/>
        <w:right w:val="none" w:sz="0" w:space="0" w:color="auto"/>
      </w:divBdr>
    </w:div>
    <w:div w:id="348336421">
      <w:bodyDiv w:val="1"/>
      <w:marLeft w:val="0"/>
      <w:marRight w:val="0"/>
      <w:marTop w:val="0"/>
      <w:marBottom w:val="0"/>
      <w:divBdr>
        <w:top w:val="none" w:sz="0" w:space="0" w:color="auto"/>
        <w:left w:val="none" w:sz="0" w:space="0" w:color="auto"/>
        <w:bottom w:val="none" w:sz="0" w:space="0" w:color="auto"/>
        <w:right w:val="none" w:sz="0" w:space="0" w:color="auto"/>
      </w:divBdr>
    </w:div>
    <w:div w:id="348528515">
      <w:bodyDiv w:val="1"/>
      <w:marLeft w:val="0"/>
      <w:marRight w:val="0"/>
      <w:marTop w:val="0"/>
      <w:marBottom w:val="0"/>
      <w:divBdr>
        <w:top w:val="none" w:sz="0" w:space="0" w:color="auto"/>
        <w:left w:val="none" w:sz="0" w:space="0" w:color="auto"/>
        <w:bottom w:val="none" w:sz="0" w:space="0" w:color="auto"/>
        <w:right w:val="none" w:sz="0" w:space="0" w:color="auto"/>
      </w:divBdr>
    </w:div>
    <w:div w:id="350184595">
      <w:bodyDiv w:val="1"/>
      <w:marLeft w:val="0"/>
      <w:marRight w:val="0"/>
      <w:marTop w:val="0"/>
      <w:marBottom w:val="0"/>
      <w:divBdr>
        <w:top w:val="none" w:sz="0" w:space="0" w:color="auto"/>
        <w:left w:val="none" w:sz="0" w:space="0" w:color="auto"/>
        <w:bottom w:val="none" w:sz="0" w:space="0" w:color="auto"/>
        <w:right w:val="none" w:sz="0" w:space="0" w:color="auto"/>
      </w:divBdr>
    </w:div>
    <w:div w:id="350688008">
      <w:bodyDiv w:val="1"/>
      <w:marLeft w:val="0"/>
      <w:marRight w:val="0"/>
      <w:marTop w:val="0"/>
      <w:marBottom w:val="0"/>
      <w:divBdr>
        <w:top w:val="none" w:sz="0" w:space="0" w:color="auto"/>
        <w:left w:val="none" w:sz="0" w:space="0" w:color="auto"/>
        <w:bottom w:val="none" w:sz="0" w:space="0" w:color="auto"/>
        <w:right w:val="none" w:sz="0" w:space="0" w:color="auto"/>
      </w:divBdr>
    </w:div>
    <w:div w:id="352535964">
      <w:bodyDiv w:val="1"/>
      <w:marLeft w:val="0"/>
      <w:marRight w:val="0"/>
      <w:marTop w:val="0"/>
      <w:marBottom w:val="0"/>
      <w:divBdr>
        <w:top w:val="none" w:sz="0" w:space="0" w:color="auto"/>
        <w:left w:val="none" w:sz="0" w:space="0" w:color="auto"/>
        <w:bottom w:val="none" w:sz="0" w:space="0" w:color="auto"/>
        <w:right w:val="none" w:sz="0" w:space="0" w:color="auto"/>
      </w:divBdr>
    </w:div>
    <w:div w:id="353194929">
      <w:bodyDiv w:val="1"/>
      <w:marLeft w:val="0"/>
      <w:marRight w:val="0"/>
      <w:marTop w:val="0"/>
      <w:marBottom w:val="0"/>
      <w:divBdr>
        <w:top w:val="none" w:sz="0" w:space="0" w:color="auto"/>
        <w:left w:val="none" w:sz="0" w:space="0" w:color="auto"/>
        <w:bottom w:val="none" w:sz="0" w:space="0" w:color="auto"/>
        <w:right w:val="none" w:sz="0" w:space="0" w:color="auto"/>
      </w:divBdr>
    </w:div>
    <w:div w:id="354354386">
      <w:bodyDiv w:val="1"/>
      <w:marLeft w:val="0"/>
      <w:marRight w:val="0"/>
      <w:marTop w:val="0"/>
      <w:marBottom w:val="0"/>
      <w:divBdr>
        <w:top w:val="none" w:sz="0" w:space="0" w:color="auto"/>
        <w:left w:val="none" w:sz="0" w:space="0" w:color="auto"/>
        <w:bottom w:val="none" w:sz="0" w:space="0" w:color="auto"/>
        <w:right w:val="none" w:sz="0" w:space="0" w:color="auto"/>
      </w:divBdr>
    </w:div>
    <w:div w:id="355422720">
      <w:bodyDiv w:val="1"/>
      <w:marLeft w:val="0"/>
      <w:marRight w:val="0"/>
      <w:marTop w:val="0"/>
      <w:marBottom w:val="0"/>
      <w:divBdr>
        <w:top w:val="none" w:sz="0" w:space="0" w:color="auto"/>
        <w:left w:val="none" w:sz="0" w:space="0" w:color="auto"/>
        <w:bottom w:val="none" w:sz="0" w:space="0" w:color="auto"/>
        <w:right w:val="none" w:sz="0" w:space="0" w:color="auto"/>
      </w:divBdr>
    </w:div>
    <w:div w:id="357971374">
      <w:bodyDiv w:val="1"/>
      <w:marLeft w:val="0"/>
      <w:marRight w:val="0"/>
      <w:marTop w:val="0"/>
      <w:marBottom w:val="0"/>
      <w:divBdr>
        <w:top w:val="none" w:sz="0" w:space="0" w:color="auto"/>
        <w:left w:val="none" w:sz="0" w:space="0" w:color="auto"/>
        <w:bottom w:val="none" w:sz="0" w:space="0" w:color="auto"/>
        <w:right w:val="none" w:sz="0" w:space="0" w:color="auto"/>
      </w:divBdr>
    </w:div>
    <w:div w:id="361906333">
      <w:bodyDiv w:val="1"/>
      <w:marLeft w:val="0"/>
      <w:marRight w:val="0"/>
      <w:marTop w:val="0"/>
      <w:marBottom w:val="0"/>
      <w:divBdr>
        <w:top w:val="none" w:sz="0" w:space="0" w:color="auto"/>
        <w:left w:val="none" w:sz="0" w:space="0" w:color="auto"/>
        <w:bottom w:val="none" w:sz="0" w:space="0" w:color="auto"/>
        <w:right w:val="none" w:sz="0" w:space="0" w:color="auto"/>
      </w:divBdr>
    </w:div>
    <w:div w:id="362369667">
      <w:bodyDiv w:val="1"/>
      <w:marLeft w:val="0"/>
      <w:marRight w:val="0"/>
      <w:marTop w:val="0"/>
      <w:marBottom w:val="0"/>
      <w:divBdr>
        <w:top w:val="none" w:sz="0" w:space="0" w:color="auto"/>
        <w:left w:val="none" w:sz="0" w:space="0" w:color="auto"/>
        <w:bottom w:val="none" w:sz="0" w:space="0" w:color="auto"/>
        <w:right w:val="none" w:sz="0" w:space="0" w:color="auto"/>
      </w:divBdr>
    </w:div>
    <w:div w:id="365372586">
      <w:bodyDiv w:val="1"/>
      <w:marLeft w:val="0"/>
      <w:marRight w:val="0"/>
      <w:marTop w:val="0"/>
      <w:marBottom w:val="0"/>
      <w:divBdr>
        <w:top w:val="none" w:sz="0" w:space="0" w:color="auto"/>
        <w:left w:val="none" w:sz="0" w:space="0" w:color="auto"/>
        <w:bottom w:val="none" w:sz="0" w:space="0" w:color="auto"/>
        <w:right w:val="none" w:sz="0" w:space="0" w:color="auto"/>
      </w:divBdr>
    </w:div>
    <w:div w:id="366102309">
      <w:bodyDiv w:val="1"/>
      <w:marLeft w:val="0"/>
      <w:marRight w:val="0"/>
      <w:marTop w:val="0"/>
      <w:marBottom w:val="0"/>
      <w:divBdr>
        <w:top w:val="none" w:sz="0" w:space="0" w:color="auto"/>
        <w:left w:val="none" w:sz="0" w:space="0" w:color="auto"/>
        <w:bottom w:val="none" w:sz="0" w:space="0" w:color="auto"/>
        <w:right w:val="none" w:sz="0" w:space="0" w:color="auto"/>
      </w:divBdr>
    </w:div>
    <w:div w:id="366640724">
      <w:bodyDiv w:val="1"/>
      <w:marLeft w:val="0"/>
      <w:marRight w:val="0"/>
      <w:marTop w:val="0"/>
      <w:marBottom w:val="0"/>
      <w:divBdr>
        <w:top w:val="none" w:sz="0" w:space="0" w:color="auto"/>
        <w:left w:val="none" w:sz="0" w:space="0" w:color="auto"/>
        <w:bottom w:val="none" w:sz="0" w:space="0" w:color="auto"/>
        <w:right w:val="none" w:sz="0" w:space="0" w:color="auto"/>
      </w:divBdr>
    </w:div>
    <w:div w:id="369766206">
      <w:bodyDiv w:val="1"/>
      <w:marLeft w:val="0"/>
      <w:marRight w:val="0"/>
      <w:marTop w:val="0"/>
      <w:marBottom w:val="0"/>
      <w:divBdr>
        <w:top w:val="none" w:sz="0" w:space="0" w:color="auto"/>
        <w:left w:val="none" w:sz="0" w:space="0" w:color="auto"/>
        <w:bottom w:val="none" w:sz="0" w:space="0" w:color="auto"/>
        <w:right w:val="none" w:sz="0" w:space="0" w:color="auto"/>
      </w:divBdr>
    </w:div>
    <w:div w:id="371151971">
      <w:bodyDiv w:val="1"/>
      <w:marLeft w:val="0"/>
      <w:marRight w:val="0"/>
      <w:marTop w:val="0"/>
      <w:marBottom w:val="0"/>
      <w:divBdr>
        <w:top w:val="none" w:sz="0" w:space="0" w:color="auto"/>
        <w:left w:val="none" w:sz="0" w:space="0" w:color="auto"/>
        <w:bottom w:val="none" w:sz="0" w:space="0" w:color="auto"/>
        <w:right w:val="none" w:sz="0" w:space="0" w:color="auto"/>
      </w:divBdr>
    </w:div>
    <w:div w:id="375158683">
      <w:bodyDiv w:val="1"/>
      <w:marLeft w:val="0"/>
      <w:marRight w:val="0"/>
      <w:marTop w:val="0"/>
      <w:marBottom w:val="0"/>
      <w:divBdr>
        <w:top w:val="none" w:sz="0" w:space="0" w:color="auto"/>
        <w:left w:val="none" w:sz="0" w:space="0" w:color="auto"/>
        <w:bottom w:val="none" w:sz="0" w:space="0" w:color="auto"/>
        <w:right w:val="none" w:sz="0" w:space="0" w:color="auto"/>
      </w:divBdr>
    </w:div>
    <w:div w:id="375350417">
      <w:bodyDiv w:val="1"/>
      <w:marLeft w:val="0"/>
      <w:marRight w:val="0"/>
      <w:marTop w:val="0"/>
      <w:marBottom w:val="0"/>
      <w:divBdr>
        <w:top w:val="none" w:sz="0" w:space="0" w:color="auto"/>
        <w:left w:val="none" w:sz="0" w:space="0" w:color="auto"/>
        <w:bottom w:val="none" w:sz="0" w:space="0" w:color="auto"/>
        <w:right w:val="none" w:sz="0" w:space="0" w:color="auto"/>
      </w:divBdr>
    </w:div>
    <w:div w:id="376510802">
      <w:bodyDiv w:val="1"/>
      <w:marLeft w:val="0"/>
      <w:marRight w:val="0"/>
      <w:marTop w:val="0"/>
      <w:marBottom w:val="0"/>
      <w:divBdr>
        <w:top w:val="none" w:sz="0" w:space="0" w:color="auto"/>
        <w:left w:val="none" w:sz="0" w:space="0" w:color="auto"/>
        <w:bottom w:val="none" w:sz="0" w:space="0" w:color="auto"/>
        <w:right w:val="none" w:sz="0" w:space="0" w:color="auto"/>
      </w:divBdr>
    </w:div>
    <w:div w:id="378937514">
      <w:bodyDiv w:val="1"/>
      <w:marLeft w:val="0"/>
      <w:marRight w:val="0"/>
      <w:marTop w:val="0"/>
      <w:marBottom w:val="0"/>
      <w:divBdr>
        <w:top w:val="none" w:sz="0" w:space="0" w:color="auto"/>
        <w:left w:val="none" w:sz="0" w:space="0" w:color="auto"/>
        <w:bottom w:val="none" w:sz="0" w:space="0" w:color="auto"/>
        <w:right w:val="none" w:sz="0" w:space="0" w:color="auto"/>
      </w:divBdr>
    </w:div>
    <w:div w:id="380131283">
      <w:bodyDiv w:val="1"/>
      <w:marLeft w:val="0"/>
      <w:marRight w:val="0"/>
      <w:marTop w:val="0"/>
      <w:marBottom w:val="0"/>
      <w:divBdr>
        <w:top w:val="none" w:sz="0" w:space="0" w:color="auto"/>
        <w:left w:val="none" w:sz="0" w:space="0" w:color="auto"/>
        <w:bottom w:val="none" w:sz="0" w:space="0" w:color="auto"/>
        <w:right w:val="none" w:sz="0" w:space="0" w:color="auto"/>
      </w:divBdr>
    </w:div>
    <w:div w:id="384529253">
      <w:bodyDiv w:val="1"/>
      <w:marLeft w:val="0"/>
      <w:marRight w:val="0"/>
      <w:marTop w:val="0"/>
      <w:marBottom w:val="0"/>
      <w:divBdr>
        <w:top w:val="none" w:sz="0" w:space="0" w:color="auto"/>
        <w:left w:val="none" w:sz="0" w:space="0" w:color="auto"/>
        <w:bottom w:val="none" w:sz="0" w:space="0" w:color="auto"/>
        <w:right w:val="none" w:sz="0" w:space="0" w:color="auto"/>
      </w:divBdr>
    </w:div>
    <w:div w:id="388309218">
      <w:bodyDiv w:val="1"/>
      <w:marLeft w:val="0"/>
      <w:marRight w:val="0"/>
      <w:marTop w:val="0"/>
      <w:marBottom w:val="0"/>
      <w:divBdr>
        <w:top w:val="none" w:sz="0" w:space="0" w:color="auto"/>
        <w:left w:val="none" w:sz="0" w:space="0" w:color="auto"/>
        <w:bottom w:val="none" w:sz="0" w:space="0" w:color="auto"/>
        <w:right w:val="none" w:sz="0" w:space="0" w:color="auto"/>
      </w:divBdr>
    </w:div>
    <w:div w:id="389967000">
      <w:bodyDiv w:val="1"/>
      <w:marLeft w:val="0"/>
      <w:marRight w:val="0"/>
      <w:marTop w:val="0"/>
      <w:marBottom w:val="0"/>
      <w:divBdr>
        <w:top w:val="none" w:sz="0" w:space="0" w:color="auto"/>
        <w:left w:val="none" w:sz="0" w:space="0" w:color="auto"/>
        <w:bottom w:val="none" w:sz="0" w:space="0" w:color="auto"/>
        <w:right w:val="none" w:sz="0" w:space="0" w:color="auto"/>
      </w:divBdr>
    </w:div>
    <w:div w:id="390495296">
      <w:bodyDiv w:val="1"/>
      <w:marLeft w:val="0"/>
      <w:marRight w:val="0"/>
      <w:marTop w:val="0"/>
      <w:marBottom w:val="0"/>
      <w:divBdr>
        <w:top w:val="none" w:sz="0" w:space="0" w:color="auto"/>
        <w:left w:val="none" w:sz="0" w:space="0" w:color="auto"/>
        <w:bottom w:val="none" w:sz="0" w:space="0" w:color="auto"/>
        <w:right w:val="none" w:sz="0" w:space="0" w:color="auto"/>
      </w:divBdr>
    </w:div>
    <w:div w:id="391539248">
      <w:bodyDiv w:val="1"/>
      <w:marLeft w:val="0"/>
      <w:marRight w:val="0"/>
      <w:marTop w:val="0"/>
      <w:marBottom w:val="0"/>
      <w:divBdr>
        <w:top w:val="none" w:sz="0" w:space="0" w:color="auto"/>
        <w:left w:val="none" w:sz="0" w:space="0" w:color="auto"/>
        <w:bottom w:val="none" w:sz="0" w:space="0" w:color="auto"/>
        <w:right w:val="none" w:sz="0" w:space="0" w:color="auto"/>
      </w:divBdr>
    </w:div>
    <w:div w:id="392582236">
      <w:bodyDiv w:val="1"/>
      <w:marLeft w:val="0"/>
      <w:marRight w:val="0"/>
      <w:marTop w:val="0"/>
      <w:marBottom w:val="0"/>
      <w:divBdr>
        <w:top w:val="none" w:sz="0" w:space="0" w:color="auto"/>
        <w:left w:val="none" w:sz="0" w:space="0" w:color="auto"/>
        <w:bottom w:val="none" w:sz="0" w:space="0" w:color="auto"/>
        <w:right w:val="none" w:sz="0" w:space="0" w:color="auto"/>
      </w:divBdr>
    </w:div>
    <w:div w:id="392972271">
      <w:bodyDiv w:val="1"/>
      <w:marLeft w:val="0"/>
      <w:marRight w:val="0"/>
      <w:marTop w:val="0"/>
      <w:marBottom w:val="0"/>
      <w:divBdr>
        <w:top w:val="none" w:sz="0" w:space="0" w:color="auto"/>
        <w:left w:val="none" w:sz="0" w:space="0" w:color="auto"/>
        <w:bottom w:val="none" w:sz="0" w:space="0" w:color="auto"/>
        <w:right w:val="none" w:sz="0" w:space="0" w:color="auto"/>
      </w:divBdr>
    </w:div>
    <w:div w:id="393357306">
      <w:bodyDiv w:val="1"/>
      <w:marLeft w:val="0"/>
      <w:marRight w:val="0"/>
      <w:marTop w:val="0"/>
      <w:marBottom w:val="0"/>
      <w:divBdr>
        <w:top w:val="none" w:sz="0" w:space="0" w:color="auto"/>
        <w:left w:val="none" w:sz="0" w:space="0" w:color="auto"/>
        <w:bottom w:val="none" w:sz="0" w:space="0" w:color="auto"/>
        <w:right w:val="none" w:sz="0" w:space="0" w:color="auto"/>
      </w:divBdr>
    </w:div>
    <w:div w:id="397287196">
      <w:bodyDiv w:val="1"/>
      <w:marLeft w:val="0"/>
      <w:marRight w:val="0"/>
      <w:marTop w:val="0"/>
      <w:marBottom w:val="0"/>
      <w:divBdr>
        <w:top w:val="none" w:sz="0" w:space="0" w:color="auto"/>
        <w:left w:val="none" w:sz="0" w:space="0" w:color="auto"/>
        <w:bottom w:val="none" w:sz="0" w:space="0" w:color="auto"/>
        <w:right w:val="none" w:sz="0" w:space="0" w:color="auto"/>
      </w:divBdr>
    </w:div>
    <w:div w:id="397674524">
      <w:bodyDiv w:val="1"/>
      <w:marLeft w:val="0"/>
      <w:marRight w:val="0"/>
      <w:marTop w:val="0"/>
      <w:marBottom w:val="0"/>
      <w:divBdr>
        <w:top w:val="none" w:sz="0" w:space="0" w:color="auto"/>
        <w:left w:val="none" w:sz="0" w:space="0" w:color="auto"/>
        <w:bottom w:val="none" w:sz="0" w:space="0" w:color="auto"/>
        <w:right w:val="none" w:sz="0" w:space="0" w:color="auto"/>
      </w:divBdr>
    </w:div>
    <w:div w:id="400560198">
      <w:bodyDiv w:val="1"/>
      <w:marLeft w:val="0"/>
      <w:marRight w:val="0"/>
      <w:marTop w:val="0"/>
      <w:marBottom w:val="0"/>
      <w:divBdr>
        <w:top w:val="none" w:sz="0" w:space="0" w:color="auto"/>
        <w:left w:val="none" w:sz="0" w:space="0" w:color="auto"/>
        <w:bottom w:val="none" w:sz="0" w:space="0" w:color="auto"/>
        <w:right w:val="none" w:sz="0" w:space="0" w:color="auto"/>
      </w:divBdr>
    </w:div>
    <w:div w:id="404958882">
      <w:bodyDiv w:val="1"/>
      <w:marLeft w:val="0"/>
      <w:marRight w:val="0"/>
      <w:marTop w:val="0"/>
      <w:marBottom w:val="0"/>
      <w:divBdr>
        <w:top w:val="none" w:sz="0" w:space="0" w:color="auto"/>
        <w:left w:val="none" w:sz="0" w:space="0" w:color="auto"/>
        <w:bottom w:val="none" w:sz="0" w:space="0" w:color="auto"/>
        <w:right w:val="none" w:sz="0" w:space="0" w:color="auto"/>
      </w:divBdr>
    </w:div>
    <w:div w:id="405691837">
      <w:bodyDiv w:val="1"/>
      <w:marLeft w:val="0"/>
      <w:marRight w:val="0"/>
      <w:marTop w:val="0"/>
      <w:marBottom w:val="0"/>
      <w:divBdr>
        <w:top w:val="none" w:sz="0" w:space="0" w:color="auto"/>
        <w:left w:val="none" w:sz="0" w:space="0" w:color="auto"/>
        <w:bottom w:val="none" w:sz="0" w:space="0" w:color="auto"/>
        <w:right w:val="none" w:sz="0" w:space="0" w:color="auto"/>
      </w:divBdr>
    </w:div>
    <w:div w:id="405955285">
      <w:bodyDiv w:val="1"/>
      <w:marLeft w:val="0"/>
      <w:marRight w:val="0"/>
      <w:marTop w:val="0"/>
      <w:marBottom w:val="0"/>
      <w:divBdr>
        <w:top w:val="none" w:sz="0" w:space="0" w:color="auto"/>
        <w:left w:val="none" w:sz="0" w:space="0" w:color="auto"/>
        <w:bottom w:val="none" w:sz="0" w:space="0" w:color="auto"/>
        <w:right w:val="none" w:sz="0" w:space="0" w:color="auto"/>
      </w:divBdr>
    </w:div>
    <w:div w:id="407313683">
      <w:bodyDiv w:val="1"/>
      <w:marLeft w:val="0"/>
      <w:marRight w:val="0"/>
      <w:marTop w:val="0"/>
      <w:marBottom w:val="0"/>
      <w:divBdr>
        <w:top w:val="none" w:sz="0" w:space="0" w:color="auto"/>
        <w:left w:val="none" w:sz="0" w:space="0" w:color="auto"/>
        <w:bottom w:val="none" w:sz="0" w:space="0" w:color="auto"/>
        <w:right w:val="none" w:sz="0" w:space="0" w:color="auto"/>
      </w:divBdr>
    </w:div>
    <w:div w:id="409618881">
      <w:bodyDiv w:val="1"/>
      <w:marLeft w:val="0"/>
      <w:marRight w:val="0"/>
      <w:marTop w:val="0"/>
      <w:marBottom w:val="0"/>
      <w:divBdr>
        <w:top w:val="none" w:sz="0" w:space="0" w:color="auto"/>
        <w:left w:val="none" w:sz="0" w:space="0" w:color="auto"/>
        <w:bottom w:val="none" w:sz="0" w:space="0" w:color="auto"/>
        <w:right w:val="none" w:sz="0" w:space="0" w:color="auto"/>
      </w:divBdr>
    </w:div>
    <w:div w:id="411240480">
      <w:bodyDiv w:val="1"/>
      <w:marLeft w:val="0"/>
      <w:marRight w:val="0"/>
      <w:marTop w:val="0"/>
      <w:marBottom w:val="0"/>
      <w:divBdr>
        <w:top w:val="none" w:sz="0" w:space="0" w:color="auto"/>
        <w:left w:val="none" w:sz="0" w:space="0" w:color="auto"/>
        <w:bottom w:val="none" w:sz="0" w:space="0" w:color="auto"/>
        <w:right w:val="none" w:sz="0" w:space="0" w:color="auto"/>
      </w:divBdr>
    </w:div>
    <w:div w:id="417674663">
      <w:bodyDiv w:val="1"/>
      <w:marLeft w:val="0"/>
      <w:marRight w:val="0"/>
      <w:marTop w:val="0"/>
      <w:marBottom w:val="0"/>
      <w:divBdr>
        <w:top w:val="none" w:sz="0" w:space="0" w:color="auto"/>
        <w:left w:val="none" w:sz="0" w:space="0" w:color="auto"/>
        <w:bottom w:val="none" w:sz="0" w:space="0" w:color="auto"/>
        <w:right w:val="none" w:sz="0" w:space="0" w:color="auto"/>
      </w:divBdr>
    </w:div>
    <w:div w:id="420486764">
      <w:bodyDiv w:val="1"/>
      <w:marLeft w:val="0"/>
      <w:marRight w:val="0"/>
      <w:marTop w:val="0"/>
      <w:marBottom w:val="0"/>
      <w:divBdr>
        <w:top w:val="none" w:sz="0" w:space="0" w:color="auto"/>
        <w:left w:val="none" w:sz="0" w:space="0" w:color="auto"/>
        <w:bottom w:val="none" w:sz="0" w:space="0" w:color="auto"/>
        <w:right w:val="none" w:sz="0" w:space="0" w:color="auto"/>
      </w:divBdr>
    </w:div>
    <w:div w:id="421686368">
      <w:bodyDiv w:val="1"/>
      <w:marLeft w:val="0"/>
      <w:marRight w:val="0"/>
      <w:marTop w:val="0"/>
      <w:marBottom w:val="0"/>
      <w:divBdr>
        <w:top w:val="none" w:sz="0" w:space="0" w:color="auto"/>
        <w:left w:val="none" w:sz="0" w:space="0" w:color="auto"/>
        <w:bottom w:val="none" w:sz="0" w:space="0" w:color="auto"/>
        <w:right w:val="none" w:sz="0" w:space="0" w:color="auto"/>
      </w:divBdr>
    </w:div>
    <w:div w:id="421881776">
      <w:bodyDiv w:val="1"/>
      <w:marLeft w:val="0"/>
      <w:marRight w:val="0"/>
      <w:marTop w:val="0"/>
      <w:marBottom w:val="0"/>
      <w:divBdr>
        <w:top w:val="none" w:sz="0" w:space="0" w:color="auto"/>
        <w:left w:val="none" w:sz="0" w:space="0" w:color="auto"/>
        <w:bottom w:val="none" w:sz="0" w:space="0" w:color="auto"/>
        <w:right w:val="none" w:sz="0" w:space="0" w:color="auto"/>
      </w:divBdr>
    </w:div>
    <w:div w:id="423383262">
      <w:bodyDiv w:val="1"/>
      <w:marLeft w:val="0"/>
      <w:marRight w:val="0"/>
      <w:marTop w:val="0"/>
      <w:marBottom w:val="0"/>
      <w:divBdr>
        <w:top w:val="none" w:sz="0" w:space="0" w:color="auto"/>
        <w:left w:val="none" w:sz="0" w:space="0" w:color="auto"/>
        <w:bottom w:val="none" w:sz="0" w:space="0" w:color="auto"/>
        <w:right w:val="none" w:sz="0" w:space="0" w:color="auto"/>
      </w:divBdr>
    </w:div>
    <w:div w:id="426463083">
      <w:bodyDiv w:val="1"/>
      <w:marLeft w:val="0"/>
      <w:marRight w:val="0"/>
      <w:marTop w:val="0"/>
      <w:marBottom w:val="0"/>
      <w:divBdr>
        <w:top w:val="none" w:sz="0" w:space="0" w:color="auto"/>
        <w:left w:val="none" w:sz="0" w:space="0" w:color="auto"/>
        <w:bottom w:val="none" w:sz="0" w:space="0" w:color="auto"/>
        <w:right w:val="none" w:sz="0" w:space="0" w:color="auto"/>
      </w:divBdr>
    </w:div>
    <w:div w:id="426967661">
      <w:bodyDiv w:val="1"/>
      <w:marLeft w:val="0"/>
      <w:marRight w:val="0"/>
      <w:marTop w:val="0"/>
      <w:marBottom w:val="0"/>
      <w:divBdr>
        <w:top w:val="none" w:sz="0" w:space="0" w:color="auto"/>
        <w:left w:val="none" w:sz="0" w:space="0" w:color="auto"/>
        <w:bottom w:val="none" w:sz="0" w:space="0" w:color="auto"/>
        <w:right w:val="none" w:sz="0" w:space="0" w:color="auto"/>
      </w:divBdr>
    </w:div>
    <w:div w:id="430856030">
      <w:bodyDiv w:val="1"/>
      <w:marLeft w:val="0"/>
      <w:marRight w:val="0"/>
      <w:marTop w:val="0"/>
      <w:marBottom w:val="0"/>
      <w:divBdr>
        <w:top w:val="none" w:sz="0" w:space="0" w:color="auto"/>
        <w:left w:val="none" w:sz="0" w:space="0" w:color="auto"/>
        <w:bottom w:val="none" w:sz="0" w:space="0" w:color="auto"/>
        <w:right w:val="none" w:sz="0" w:space="0" w:color="auto"/>
      </w:divBdr>
    </w:div>
    <w:div w:id="432168366">
      <w:bodyDiv w:val="1"/>
      <w:marLeft w:val="0"/>
      <w:marRight w:val="0"/>
      <w:marTop w:val="0"/>
      <w:marBottom w:val="0"/>
      <w:divBdr>
        <w:top w:val="none" w:sz="0" w:space="0" w:color="auto"/>
        <w:left w:val="none" w:sz="0" w:space="0" w:color="auto"/>
        <w:bottom w:val="none" w:sz="0" w:space="0" w:color="auto"/>
        <w:right w:val="none" w:sz="0" w:space="0" w:color="auto"/>
      </w:divBdr>
    </w:div>
    <w:div w:id="435095786">
      <w:bodyDiv w:val="1"/>
      <w:marLeft w:val="0"/>
      <w:marRight w:val="0"/>
      <w:marTop w:val="0"/>
      <w:marBottom w:val="0"/>
      <w:divBdr>
        <w:top w:val="none" w:sz="0" w:space="0" w:color="auto"/>
        <w:left w:val="none" w:sz="0" w:space="0" w:color="auto"/>
        <w:bottom w:val="none" w:sz="0" w:space="0" w:color="auto"/>
        <w:right w:val="none" w:sz="0" w:space="0" w:color="auto"/>
      </w:divBdr>
    </w:div>
    <w:div w:id="435757194">
      <w:bodyDiv w:val="1"/>
      <w:marLeft w:val="0"/>
      <w:marRight w:val="0"/>
      <w:marTop w:val="0"/>
      <w:marBottom w:val="0"/>
      <w:divBdr>
        <w:top w:val="none" w:sz="0" w:space="0" w:color="auto"/>
        <w:left w:val="none" w:sz="0" w:space="0" w:color="auto"/>
        <w:bottom w:val="none" w:sz="0" w:space="0" w:color="auto"/>
        <w:right w:val="none" w:sz="0" w:space="0" w:color="auto"/>
      </w:divBdr>
    </w:div>
    <w:div w:id="437066422">
      <w:bodyDiv w:val="1"/>
      <w:marLeft w:val="0"/>
      <w:marRight w:val="0"/>
      <w:marTop w:val="0"/>
      <w:marBottom w:val="0"/>
      <w:divBdr>
        <w:top w:val="none" w:sz="0" w:space="0" w:color="auto"/>
        <w:left w:val="none" w:sz="0" w:space="0" w:color="auto"/>
        <w:bottom w:val="none" w:sz="0" w:space="0" w:color="auto"/>
        <w:right w:val="none" w:sz="0" w:space="0" w:color="auto"/>
      </w:divBdr>
    </w:div>
    <w:div w:id="437602777">
      <w:bodyDiv w:val="1"/>
      <w:marLeft w:val="0"/>
      <w:marRight w:val="0"/>
      <w:marTop w:val="0"/>
      <w:marBottom w:val="0"/>
      <w:divBdr>
        <w:top w:val="none" w:sz="0" w:space="0" w:color="auto"/>
        <w:left w:val="none" w:sz="0" w:space="0" w:color="auto"/>
        <w:bottom w:val="none" w:sz="0" w:space="0" w:color="auto"/>
        <w:right w:val="none" w:sz="0" w:space="0" w:color="auto"/>
      </w:divBdr>
    </w:div>
    <w:div w:id="438306300">
      <w:bodyDiv w:val="1"/>
      <w:marLeft w:val="0"/>
      <w:marRight w:val="0"/>
      <w:marTop w:val="0"/>
      <w:marBottom w:val="0"/>
      <w:divBdr>
        <w:top w:val="none" w:sz="0" w:space="0" w:color="auto"/>
        <w:left w:val="none" w:sz="0" w:space="0" w:color="auto"/>
        <w:bottom w:val="none" w:sz="0" w:space="0" w:color="auto"/>
        <w:right w:val="none" w:sz="0" w:space="0" w:color="auto"/>
      </w:divBdr>
    </w:div>
    <w:div w:id="438645170">
      <w:bodyDiv w:val="1"/>
      <w:marLeft w:val="0"/>
      <w:marRight w:val="0"/>
      <w:marTop w:val="0"/>
      <w:marBottom w:val="0"/>
      <w:divBdr>
        <w:top w:val="none" w:sz="0" w:space="0" w:color="auto"/>
        <w:left w:val="none" w:sz="0" w:space="0" w:color="auto"/>
        <w:bottom w:val="none" w:sz="0" w:space="0" w:color="auto"/>
        <w:right w:val="none" w:sz="0" w:space="0" w:color="auto"/>
      </w:divBdr>
    </w:div>
    <w:div w:id="441723820">
      <w:bodyDiv w:val="1"/>
      <w:marLeft w:val="0"/>
      <w:marRight w:val="0"/>
      <w:marTop w:val="0"/>
      <w:marBottom w:val="0"/>
      <w:divBdr>
        <w:top w:val="none" w:sz="0" w:space="0" w:color="auto"/>
        <w:left w:val="none" w:sz="0" w:space="0" w:color="auto"/>
        <w:bottom w:val="none" w:sz="0" w:space="0" w:color="auto"/>
        <w:right w:val="none" w:sz="0" w:space="0" w:color="auto"/>
      </w:divBdr>
    </w:div>
    <w:div w:id="442464053">
      <w:bodyDiv w:val="1"/>
      <w:marLeft w:val="0"/>
      <w:marRight w:val="0"/>
      <w:marTop w:val="0"/>
      <w:marBottom w:val="0"/>
      <w:divBdr>
        <w:top w:val="none" w:sz="0" w:space="0" w:color="auto"/>
        <w:left w:val="none" w:sz="0" w:space="0" w:color="auto"/>
        <w:bottom w:val="none" w:sz="0" w:space="0" w:color="auto"/>
        <w:right w:val="none" w:sz="0" w:space="0" w:color="auto"/>
      </w:divBdr>
    </w:div>
    <w:div w:id="444153563">
      <w:bodyDiv w:val="1"/>
      <w:marLeft w:val="0"/>
      <w:marRight w:val="0"/>
      <w:marTop w:val="0"/>
      <w:marBottom w:val="0"/>
      <w:divBdr>
        <w:top w:val="none" w:sz="0" w:space="0" w:color="auto"/>
        <w:left w:val="none" w:sz="0" w:space="0" w:color="auto"/>
        <w:bottom w:val="none" w:sz="0" w:space="0" w:color="auto"/>
        <w:right w:val="none" w:sz="0" w:space="0" w:color="auto"/>
      </w:divBdr>
    </w:div>
    <w:div w:id="445270086">
      <w:bodyDiv w:val="1"/>
      <w:marLeft w:val="0"/>
      <w:marRight w:val="0"/>
      <w:marTop w:val="0"/>
      <w:marBottom w:val="0"/>
      <w:divBdr>
        <w:top w:val="none" w:sz="0" w:space="0" w:color="auto"/>
        <w:left w:val="none" w:sz="0" w:space="0" w:color="auto"/>
        <w:bottom w:val="none" w:sz="0" w:space="0" w:color="auto"/>
        <w:right w:val="none" w:sz="0" w:space="0" w:color="auto"/>
      </w:divBdr>
    </w:div>
    <w:div w:id="446702737">
      <w:bodyDiv w:val="1"/>
      <w:marLeft w:val="0"/>
      <w:marRight w:val="0"/>
      <w:marTop w:val="0"/>
      <w:marBottom w:val="0"/>
      <w:divBdr>
        <w:top w:val="none" w:sz="0" w:space="0" w:color="auto"/>
        <w:left w:val="none" w:sz="0" w:space="0" w:color="auto"/>
        <w:bottom w:val="none" w:sz="0" w:space="0" w:color="auto"/>
        <w:right w:val="none" w:sz="0" w:space="0" w:color="auto"/>
      </w:divBdr>
    </w:div>
    <w:div w:id="448398907">
      <w:bodyDiv w:val="1"/>
      <w:marLeft w:val="0"/>
      <w:marRight w:val="0"/>
      <w:marTop w:val="0"/>
      <w:marBottom w:val="0"/>
      <w:divBdr>
        <w:top w:val="none" w:sz="0" w:space="0" w:color="auto"/>
        <w:left w:val="none" w:sz="0" w:space="0" w:color="auto"/>
        <w:bottom w:val="none" w:sz="0" w:space="0" w:color="auto"/>
        <w:right w:val="none" w:sz="0" w:space="0" w:color="auto"/>
      </w:divBdr>
    </w:div>
    <w:div w:id="449278615">
      <w:bodyDiv w:val="1"/>
      <w:marLeft w:val="0"/>
      <w:marRight w:val="0"/>
      <w:marTop w:val="0"/>
      <w:marBottom w:val="0"/>
      <w:divBdr>
        <w:top w:val="none" w:sz="0" w:space="0" w:color="auto"/>
        <w:left w:val="none" w:sz="0" w:space="0" w:color="auto"/>
        <w:bottom w:val="none" w:sz="0" w:space="0" w:color="auto"/>
        <w:right w:val="none" w:sz="0" w:space="0" w:color="auto"/>
      </w:divBdr>
    </w:div>
    <w:div w:id="450826254">
      <w:bodyDiv w:val="1"/>
      <w:marLeft w:val="0"/>
      <w:marRight w:val="0"/>
      <w:marTop w:val="0"/>
      <w:marBottom w:val="0"/>
      <w:divBdr>
        <w:top w:val="none" w:sz="0" w:space="0" w:color="auto"/>
        <w:left w:val="none" w:sz="0" w:space="0" w:color="auto"/>
        <w:bottom w:val="none" w:sz="0" w:space="0" w:color="auto"/>
        <w:right w:val="none" w:sz="0" w:space="0" w:color="auto"/>
      </w:divBdr>
    </w:div>
    <w:div w:id="451441337">
      <w:bodyDiv w:val="1"/>
      <w:marLeft w:val="0"/>
      <w:marRight w:val="0"/>
      <w:marTop w:val="0"/>
      <w:marBottom w:val="0"/>
      <w:divBdr>
        <w:top w:val="none" w:sz="0" w:space="0" w:color="auto"/>
        <w:left w:val="none" w:sz="0" w:space="0" w:color="auto"/>
        <w:bottom w:val="none" w:sz="0" w:space="0" w:color="auto"/>
        <w:right w:val="none" w:sz="0" w:space="0" w:color="auto"/>
      </w:divBdr>
    </w:div>
    <w:div w:id="451483665">
      <w:bodyDiv w:val="1"/>
      <w:marLeft w:val="0"/>
      <w:marRight w:val="0"/>
      <w:marTop w:val="0"/>
      <w:marBottom w:val="0"/>
      <w:divBdr>
        <w:top w:val="none" w:sz="0" w:space="0" w:color="auto"/>
        <w:left w:val="none" w:sz="0" w:space="0" w:color="auto"/>
        <w:bottom w:val="none" w:sz="0" w:space="0" w:color="auto"/>
        <w:right w:val="none" w:sz="0" w:space="0" w:color="auto"/>
      </w:divBdr>
    </w:div>
    <w:div w:id="451750207">
      <w:bodyDiv w:val="1"/>
      <w:marLeft w:val="0"/>
      <w:marRight w:val="0"/>
      <w:marTop w:val="0"/>
      <w:marBottom w:val="0"/>
      <w:divBdr>
        <w:top w:val="none" w:sz="0" w:space="0" w:color="auto"/>
        <w:left w:val="none" w:sz="0" w:space="0" w:color="auto"/>
        <w:bottom w:val="none" w:sz="0" w:space="0" w:color="auto"/>
        <w:right w:val="none" w:sz="0" w:space="0" w:color="auto"/>
      </w:divBdr>
    </w:div>
    <w:div w:id="453863767">
      <w:bodyDiv w:val="1"/>
      <w:marLeft w:val="0"/>
      <w:marRight w:val="0"/>
      <w:marTop w:val="0"/>
      <w:marBottom w:val="0"/>
      <w:divBdr>
        <w:top w:val="none" w:sz="0" w:space="0" w:color="auto"/>
        <w:left w:val="none" w:sz="0" w:space="0" w:color="auto"/>
        <w:bottom w:val="none" w:sz="0" w:space="0" w:color="auto"/>
        <w:right w:val="none" w:sz="0" w:space="0" w:color="auto"/>
      </w:divBdr>
    </w:div>
    <w:div w:id="454257623">
      <w:bodyDiv w:val="1"/>
      <w:marLeft w:val="0"/>
      <w:marRight w:val="0"/>
      <w:marTop w:val="0"/>
      <w:marBottom w:val="0"/>
      <w:divBdr>
        <w:top w:val="none" w:sz="0" w:space="0" w:color="auto"/>
        <w:left w:val="none" w:sz="0" w:space="0" w:color="auto"/>
        <w:bottom w:val="none" w:sz="0" w:space="0" w:color="auto"/>
        <w:right w:val="none" w:sz="0" w:space="0" w:color="auto"/>
      </w:divBdr>
    </w:div>
    <w:div w:id="458883425">
      <w:bodyDiv w:val="1"/>
      <w:marLeft w:val="0"/>
      <w:marRight w:val="0"/>
      <w:marTop w:val="0"/>
      <w:marBottom w:val="0"/>
      <w:divBdr>
        <w:top w:val="none" w:sz="0" w:space="0" w:color="auto"/>
        <w:left w:val="none" w:sz="0" w:space="0" w:color="auto"/>
        <w:bottom w:val="none" w:sz="0" w:space="0" w:color="auto"/>
        <w:right w:val="none" w:sz="0" w:space="0" w:color="auto"/>
      </w:divBdr>
    </w:div>
    <w:div w:id="459762116">
      <w:bodyDiv w:val="1"/>
      <w:marLeft w:val="0"/>
      <w:marRight w:val="0"/>
      <w:marTop w:val="0"/>
      <w:marBottom w:val="0"/>
      <w:divBdr>
        <w:top w:val="none" w:sz="0" w:space="0" w:color="auto"/>
        <w:left w:val="none" w:sz="0" w:space="0" w:color="auto"/>
        <w:bottom w:val="none" w:sz="0" w:space="0" w:color="auto"/>
        <w:right w:val="none" w:sz="0" w:space="0" w:color="auto"/>
      </w:divBdr>
    </w:div>
    <w:div w:id="463083511">
      <w:bodyDiv w:val="1"/>
      <w:marLeft w:val="0"/>
      <w:marRight w:val="0"/>
      <w:marTop w:val="0"/>
      <w:marBottom w:val="0"/>
      <w:divBdr>
        <w:top w:val="none" w:sz="0" w:space="0" w:color="auto"/>
        <w:left w:val="none" w:sz="0" w:space="0" w:color="auto"/>
        <w:bottom w:val="none" w:sz="0" w:space="0" w:color="auto"/>
        <w:right w:val="none" w:sz="0" w:space="0" w:color="auto"/>
      </w:divBdr>
    </w:div>
    <w:div w:id="464541774">
      <w:bodyDiv w:val="1"/>
      <w:marLeft w:val="0"/>
      <w:marRight w:val="0"/>
      <w:marTop w:val="0"/>
      <w:marBottom w:val="0"/>
      <w:divBdr>
        <w:top w:val="none" w:sz="0" w:space="0" w:color="auto"/>
        <w:left w:val="none" w:sz="0" w:space="0" w:color="auto"/>
        <w:bottom w:val="none" w:sz="0" w:space="0" w:color="auto"/>
        <w:right w:val="none" w:sz="0" w:space="0" w:color="auto"/>
      </w:divBdr>
    </w:div>
    <w:div w:id="464812067">
      <w:bodyDiv w:val="1"/>
      <w:marLeft w:val="0"/>
      <w:marRight w:val="0"/>
      <w:marTop w:val="0"/>
      <w:marBottom w:val="0"/>
      <w:divBdr>
        <w:top w:val="none" w:sz="0" w:space="0" w:color="auto"/>
        <w:left w:val="none" w:sz="0" w:space="0" w:color="auto"/>
        <w:bottom w:val="none" w:sz="0" w:space="0" w:color="auto"/>
        <w:right w:val="none" w:sz="0" w:space="0" w:color="auto"/>
      </w:divBdr>
    </w:div>
    <w:div w:id="465590884">
      <w:bodyDiv w:val="1"/>
      <w:marLeft w:val="0"/>
      <w:marRight w:val="0"/>
      <w:marTop w:val="0"/>
      <w:marBottom w:val="0"/>
      <w:divBdr>
        <w:top w:val="none" w:sz="0" w:space="0" w:color="auto"/>
        <w:left w:val="none" w:sz="0" w:space="0" w:color="auto"/>
        <w:bottom w:val="none" w:sz="0" w:space="0" w:color="auto"/>
        <w:right w:val="none" w:sz="0" w:space="0" w:color="auto"/>
      </w:divBdr>
    </w:div>
    <w:div w:id="465663874">
      <w:bodyDiv w:val="1"/>
      <w:marLeft w:val="0"/>
      <w:marRight w:val="0"/>
      <w:marTop w:val="0"/>
      <w:marBottom w:val="0"/>
      <w:divBdr>
        <w:top w:val="none" w:sz="0" w:space="0" w:color="auto"/>
        <w:left w:val="none" w:sz="0" w:space="0" w:color="auto"/>
        <w:bottom w:val="none" w:sz="0" w:space="0" w:color="auto"/>
        <w:right w:val="none" w:sz="0" w:space="0" w:color="auto"/>
      </w:divBdr>
    </w:div>
    <w:div w:id="466823196">
      <w:bodyDiv w:val="1"/>
      <w:marLeft w:val="0"/>
      <w:marRight w:val="0"/>
      <w:marTop w:val="0"/>
      <w:marBottom w:val="0"/>
      <w:divBdr>
        <w:top w:val="none" w:sz="0" w:space="0" w:color="auto"/>
        <w:left w:val="none" w:sz="0" w:space="0" w:color="auto"/>
        <w:bottom w:val="none" w:sz="0" w:space="0" w:color="auto"/>
        <w:right w:val="none" w:sz="0" w:space="0" w:color="auto"/>
      </w:divBdr>
    </w:div>
    <w:div w:id="467865256">
      <w:bodyDiv w:val="1"/>
      <w:marLeft w:val="0"/>
      <w:marRight w:val="0"/>
      <w:marTop w:val="0"/>
      <w:marBottom w:val="0"/>
      <w:divBdr>
        <w:top w:val="none" w:sz="0" w:space="0" w:color="auto"/>
        <w:left w:val="none" w:sz="0" w:space="0" w:color="auto"/>
        <w:bottom w:val="none" w:sz="0" w:space="0" w:color="auto"/>
        <w:right w:val="none" w:sz="0" w:space="0" w:color="auto"/>
      </w:divBdr>
    </w:div>
    <w:div w:id="468330600">
      <w:bodyDiv w:val="1"/>
      <w:marLeft w:val="0"/>
      <w:marRight w:val="0"/>
      <w:marTop w:val="0"/>
      <w:marBottom w:val="0"/>
      <w:divBdr>
        <w:top w:val="none" w:sz="0" w:space="0" w:color="auto"/>
        <w:left w:val="none" w:sz="0" w:space="0" w:color="auto"/>
        <w:bottom w:val="none" w:sz="0" w:space="0" w:color="auto"/>
        <w:right w:val="none" w:sz="0" w:space="0" w:color="auto"/>
      </w:divBdr>
    </w:div>
    <w:div w:id="469638219">
      <w:bodyDiv w:val="1"/>
      <w:marLeft w:val="0"/>
      <w:marRight w:val="0"/>
      <w:marTop w:val="0"/>
      <w:marBottom w:val="0"/>
      <w:divBdr>
        <w:top w:val="none" w:sz="0" w:space="0" w:color="auto"/>
        <w:left w:val="none" w:sz="0" w:space="0" w:color="auto"/>
        <w:bottom w:val="none" w:sz="0" w:space="0" w:color="auto"/>
        <w:right w:val="none" w:sz="0" w:space="0" w:color="auto"/>
      </w:divBdr>
    </w:div>
    <w:div w:id="472328722">
      <w:bodyDiv w:val="1"/>
      <w:marLeft w:val="0"/>
      <w:marRight w:val="0"/>
      <w:marTop w:val="0"/>
      <w:marBottom w:val="0"/>
      <w:divBdr>
        <w:top w:val="none" w:sz="0" w:space="0" w:color="auto"/>
        <w:left w:val="none" w:sz="0" w:space="0" w:color="auto"/>
        <w:bottom w:val="none" w:sz="0" w:space="0" w:color="auto"/>
        <w:right w:val="none" w:sz="0" w:space="0" w:color="auto"/>
      </w:divBdr>
    </w:div>
    <w:div w:id="472914325">
      <w:bodyDiv w:val="1"/>
      <w:marLeft w:val="0"/>
      <w:marRight w:val="0"/>
      <w:marTop w:val="0"/>
      <w:marBottom w:val="0"/>
      <w:divBdr>
        <w:top w:val="none" w:sz="0" w:space="0" w:color="auto"/>
        <w:left w:val="none" w:sz="0" w:space="0" w:color="auto"/>
        <w:bottom w:val="none" w:sz="0" w:space="0" w:color="auto"/>
        <w:right w:val="none" w:sz="0" w:space="0" w:color="auto"/>
      </w:divBdr>
    </w:div>
    <w:div w:id="476461697">
      <w:bodyDiv w:val="1"/>
      <w:marLeft w:val="0"/>
      <w:marRight w:val="0"/>
      <w:marTop w:val="0"/>
      <w:marBottom w:val="0"/>
      <w:divBdr>
        <w:top w:val="none" w:sz="0" w:space="0" w:color="auto"/>
        <w:left w:val="none" w:sz="0" w:space="0" w:color="auto"/>
        <w:bottom w:val="none" w:sz="0" w:space="0" w:color="auto"/>
        <w:right w:val="none" w:sz="0" w:space="0" w:color="auto"/>
      </w:divBdr>
    </w:div>
    <w:div w:id="477188494">
      <w:bodyDiv w:val="1"/>
      <w:marLeft w:val="0"/>
      <w:marRight w:val="0"/>
      <w:marTop w:val="0"/>
      <w:marBottom w:val="0"/>
      <w:divBdr>
        <w:top w:val="none" w:sz="0" w:space="0" w:color="auto"/>
        <w:left w:val="none" w:sz="0" w:space="0" w:color="auto"/>
        <w:bottom w:val="none" w:sz="0" w:space="0" w:color="auto"/>
        <w:right w:val="none" w:sz="0" w:space="0" w:color="auto"/>
      </w:divBdr>
    </w:div>
    <w:div w:id="477378411">
      <w:bodyDiv w:val="1"/>
      <w:marLeft w:val="0"/>
      <w:marRight w:val="0"/>
      <w:marTop w:val="0"/>
      <w:marBottom w:val="0"/>
      <w:divBdr>
        <w:top w:val="none" w:sz="0" w:space="0" w:color="auto"/>
        <w:left w:val="none" w:sz="0" w:space="0" w:color="auto"/>
        <w:bottom w:val="none" w:sz="0" w:space="0" w:color="auto"/>
        <w:right w:val="none" w:sz="0" w:space="0" w:color="auto"/>
      </w:divBdr>
    </w:div>
    <w:div w:id="478156912">
      <w:bodyDiv w:val="1"/>
      <w:marLeft w:val="0"/>
      <w:marRight w:val="0"/>
      <w:marTop w:val="0"/>
      <w:marBottom w:val="0"/>
      <w:divBdr>
        <w:top w:val="none" w:sz="0" w:space="0" w:color="auto"/>
        <w:left w:val="none" w:sz="0" w:space="0" w:color="auto"/>
        <w:bottom w:val="none" w:sz="0" w:space="0" w:color="auto"/>
        <w:right w:val="none" w:sz="0" w:space="0" w:color="auto"/>
      </w:divBdr>
    </w:div>
    <w:div w:id="478496894">
      <w:bodyDiv w:val="1"/>
      <w:marLeft w:val="0"/>
      <w:marRight w:val="0"/>
      <w:marTop w:val="0"/>
      <w:marBottom w:val="0"/>
      <w:divBdr>
        <w:top w:val="none" w:sz="0" w:space="0" w:color="auto"/>
        <w:left w:val="none" w:sz="0" w:space="0" w:color="auto"/>
        <w:bottom w:val="none" w:sz="0" w:space="0" w:color="auto"/>
        <w:right w:val="none" w:sz="0" w:space="0" w:color="auto"/>
      </w:divBdr>
    </w:div>
    <w:div w:id="478808216">
      <w:bodyDiv w:val="1"/>
      <w:marLeft w:val="0"/>
      <w:marRight w:val="0"/>
      <w:marTop w:val="0"/>
      <w:marBottom w:val="0"/>
      <w:divBdr>
        <w:top w:val="none" w:sz="0" w:space="0" w:color="auto"/>
        <w:left w:val="none" w:sz="0" w:space="0" w:color="auto"/>
        <w:bottom w:val="none" w:sz="0" w:space="0" w:color="auto"/>
        <w:right w:val="none" w:sz="0" w:space="0" w:color="auto"/>
      </w:divBdr>
    </w:div>
    <w:div w:id="481427667">
      <w:bodyDiv w:val="1"/>
      <w:marLeft w:val="0"/>
      <w:marRight w:val="0"/>
      <w:marTop w:val="0"/>
      <w:marBottom w:val="0"/>
      <w:divBdr>
        <w:top w:val="none" w:sz="0" w:space="0" w:color="auto"/>
        <w:left w:val="none" w:sz="0" w:space="0" w:color="auto"/>
        <w:bottom w:val="none" w:sz="0" w:space="0" w:color="auto"/>
        <w:right w:val="none" w:sz="0" w:space="0" w:color="auto"/>
      </w:divBdr>
    </w:div>
    <w:div w:id="483929907">
      <w:bodyDiv w:val="1"/>
      <w:marLeft w:val="0"/>
      <w:marRight w:val="0"/>
      <w:marTop w:val="0"/>
      <w:marBottom w:val="0"/>
      <w:divBdr>
        <w:top w:val="none" w:sz="0" w:space="0" w:color="auto"/>
        <w:left w:val="none" w:sz="0" w:space="0" w:color="auto"/>
        <w:bottom w:val="none" w:sz="0" w:space="0" w:color="auto"/>
        <w:right w:val="none" w:sz="0" w:space="0" w:color="auto"/>
      </w:divBdr>
    </w:div>
    <w:div w:id="484511269">
      <w:bodyDiv w:val="1"/>
      <w:marLeft w:val="0"/>
      <w:marRight w:val="0"/>
      <w:marTop w:val="0"/>
      <w:marBottom w:val="0"/>
      <w:divBdr>
        <w:top w:val="none" w:sz="0" w:space="0" w:color="auto"/>
        <w:left w:val="none" w:sz="0" w:space="0" w:color="auto"/>
        <w:bottom w:val="none" w:sz="0" w:space="0" w:color="auto"/>
        <w:right w:val="none" w:sz="0" w:space="0" w:color="auto"/>
      </w:divBdr>
    </w:div>
    <w:div w:id="486435424">
      <w:bodyDiv w:val="1"/>
      <w:marLeft w:val="0"/>
      <w:marRight w:val="0"/>
      <w:marTop w:val="0"/>
      <w:marBottom w:val="0"/>
      <w:divBdr>
        <w:top w:val="none" w:sz="0" w:space="0" w:color="auto"/>
        <w:left w:val="none" w:sz="0" w:space="0" w:color="auto"/>
        <w:bottom w:val="none" w:sz="0" w:space="0" w:color="auto"/>
        <w:right w:val="none" w:sz="0" w:space="0" w:color="auto"/>
      </w:divBdr>
    </w:div>
    <w:div w:id="487020063">
      <w:bodyDiv w:val="1"/>
      <w:marLeft w:val="0"/>
      <w:marRight w:val="0"/>
      <w:marTop w:val="0"/>
      <w:marBottom w:val="0"/>
      <w:divBdr>
        <w:top w:val="none" w:sz="0" w:space="0" w:color="auto"/>
        <w:left w:val="none" w:sz="0" w:space="0" w:color="auto"/>
        <w:bottom w:val="none" w:sz="0" w:space="0" w:color="auto"/>
        <w:right w:val="none" w:sz="0" w:space="0" w:color="auto"/>
      </w:divBdr>
    </w:div>
    <w:div w:id="487553650">
      <w:bodyDiv w:val="1"/>
      <w:marLeft w:val="0"/>
      <w:marRight w:val="0"/>
      <w:marTop w:val="0"/>
      <w:marBottom w:val="0"/>
      <w:divBdr>
        <w:top w:val="none" w:sz="0" w:space="0" w:color="auto"/>
        <w:left w:val="none" w:sz="0" w:space="0" w:color="auto"/>
        <w:bottom w:val="none" w:sz="0" w:space="0" w:color="auto"/>
        <w:right w:val="none" w:sz="0" w:space="0" w:color="auto"/>
      </w:divBdr>
    </w:div>
    <w:div w:id="489255769">
      <w:bodyDiv w:val="1"/>
      <w:marLeft w:val="0"/>
      <w:marRight w:val="0"/>
      <w:marTop w:val="0"/>
      <w:marBottom w:val="0"/>
      <w:divBdr>
        <w:top w:val="none" w:sz="0" w:space="0" w:color="auto"/>
        <w:left w:val="none" w:sz="0" w:space="0" w:color="auto"/>
        <w:bottom w:val="none" w:sz="0" w:space="0" w:color="auto"/>
        <w:right w:val="none" w:sz="0" w:space="0" w:color="auto"/>
      </w:divBdr>
    </w:div>
    <w:div w:id="494272589">
      <w:bodyDiv w:val="1"/>
      <w:marLeft w:val="0"/>
      <w:marRight w:val="0"/>
      <w:marTop w:val="0"/>
      <w:marBottom w:val="0"/>
      <w:divBdr>
        <w:top w:val="none" w:sz="0" w:space="0" w:color="auto"/>
        <w:left w:val="none" w:sz="0" w:space="0" w:color="auto"/>
        <w:bottom w:val="none" w:sz="0" w:space="0" w:color="auto"/>
        <w:right w:val="none" w:sz="0" w:space="0" w:color="auto"/>
      </w:divBdr>
    </w:div>
    <w:div w:id="494497143">
      <w:bodyDiv w:val="1"/>
      <w:marLeft w:val="0"/>
      <w:marRight w:val="0"/>
      <w:marTop w:val="0"/>
      <w:marBottom w:val="0"/>
      <w:divBdr>
        <w:top w:val="none" w:sz="0" w:space="0" w:color="auto"/>
        <w:left w:val="none" w:sz="0" w:space="0" w:color="auto"/>
        <w:bottom w:val="none" w:sz="0" w:space="0" w:color="auto"/>
        <w:right w:val="none" w:sz="0" w:space="0" w:color="auto"/>
      </w:divBdr>
    </w:div>
    <w:div w:id="494760877">
      <w:bodyDiv w:val="1"/>
      <w:marLeft w:val="0"/>
      <w:marRight w:val="0"/>
      <w:marTop w:val="0"/>
      <w:marBottom w:val="0"/>
      <w:divBdr>
        <w:top w:val="none" w:sz="0" w:space="0" w:color="auto"/>
        <w:left w:val="none" w:sz="0" w:space="0" w:color="auto"/>
        <w:bottom w:val="none" w:sz="0" w:space="0" w:color="auto"/>
        <w:right w:val="none" w:sz="0" w:space="0" w:color="auto"/>
      </w:divBdr>
    </w:div>
    <w:div w:id="497228343">
      <w:bodyDiv w:val="1"/>
      <w:marLeft w:val="0"/>
      <w:marRight w:val="0"/>
      <w:marTop w:val="0"/>
      <w:marBottom w:val="0"/>
      <w:divBdr>
        <w:top w:val="none" w:sz="0" w:space="0" w:color="auto"/>
        <w:left w:val="none" w:sz="0" w:space="0" w:color="auto"/>
        <w:bottom w:val="none" w:sz="0" w:space="0" w:color="auto"/>
        <w:right w:val="none" w:sz="0" w:space="0" w:color="auto"/>
      </w:divBdr>
    </w:div>
    <w:div w:id="497890156">
      <w:bodyDiv w:val="1"/>
      <w:marLeft w:val="0"/>
      <w:marRight w:val="0"/>
      <w:marTop w:val="0"/>
      <w:marBottom w:val="0"/>
      <w:divBdr>
        <w:top w:val="none" w:sz="0" w:space="0" w:color="auto"/>
        <w:left w:val="none" w:sz="0" w:space="0" w:color="auto"/>
        <w:bottom w:val="none" w:sz="0" w:space="0" w:color="auto"/>
        <w:right w:val="none" w:sz="0" w:space="0" w:color="auto"/>
      </w:divBdr>
    </w:div>
    <w:div w:id="499276272">
      <w:bodyDiv w:val="1"/>
      <w:marLeft w:val="0"/>
      <w:marRight w:val="0"/>
      <w:marTop w:val="0"/>
      <w:marBottom w:val="0"/>
      <w:divBdr>
        <w:top w:val="none" w:sz="0" w:space="0" w:color="auto"/>
        <w:left w:val="none" w:sz="0" w:space="0" w:color="auto"/>
        <w:bottom w:val="none" w:sz="0" w:space="0" w:color="auto"/>
        <w:right w:val="none" w:sz="0" w:space="0" w:color="auto"/>
      </w:divBdr>
    </w:div>
    <w:div w:id="500971439">
      <w:bodyDiv w:val="1"/>
      <w:marLeft w:val="0"/>
      <w:marRight w:val="0"/>
      <w:marTop w:val="0"/>
      <w:marBottom w:val="0"/>
      <w:divBdr>
        <w:top w:val="none" w:sz="0" w:space="0" w:color="auto"/>
        <w:left w:val="none" w:sz="0" w:space="0" w:color="auto"/>
        <w:bottom w:val="none" w:sz="0" w:space="0" w:color="auto"/>
        <w:right w:val="none" w:sz="0" w:space="0" w:color="auto"/>
      </w:divBdr>
    </w:div>
    <w:div w:id="503980160">
      <w:bodyDiv w:val="1"/>
      <w:marLeft w:val="0"/>
      <w:marRight w:val="0"/>
      <w:marTop w:val="0"/>
      <w:marBottom w:val="0"/>
      <w:divBdr>
        <w:top w:val="none" w:sz="0" w:space="0" w:color="auto"/>
        <w:left w:val="none" w:sz="0" w:space="0" w:color="auto"/>
        <w:bottom w:val="none" w:sz="0" w:space="0" w:color="auto"/>
        <w:right w:val="none" w:sz="0" w:space="0" w:color="auto"/>
      </w:divBdr>
    </w:div>
    <w:div w:id="504898374">
      <w:bodyDiv w:val="1"/>
      <w:marLeft w:val="0"/>
      <w:marRight w:val="0"/>
      <w:marTop w:val="0"/>
      <w:marBottom w:val="0"/>
      <w:divBdr>
        <w:top w:val="none" w:sz="0" w:space="0" w:color="auto"/>
        <w:left w:val="none" w:sz="0" w:space="0" w:color="auto"/>
        <w:bottom w:val="none" w:sz="0" w:space="0" w:color="auto"/>
        <w:right w:val="none" w:sz="0" w:space="0" w:color="auto"/>
      </w:divBdr>
    </w:div>
    <w:div w:id="504903134">
      <w:bodyDiv w:val="1"/>
      <w:marLeft w:val="0"/>
      <w:marRight w:val="0"/>
      <w:marTop w:val="0"/>
      <w:marBottom w:val="0"/>
      <w:divBdr>
        <w:top w:val="none" w:sz="0" w:space="0" w:color="auto"/>
        <w:left w:val="none" w:sz="0" w:space="0" w:color="auto"/>
        <w:bottom w:val="none" w:sz="0" w:space="0" w:color="auto"/>
        <w:right w:val="none" w:sz="0" w:space="0" w:color="auto"/>
      </w:divBdr>
    </w:div>
    <w:div w:id="506748443">
      <w:bodyDiv w:val="1"/>
      <w:marLeft w:val="0"/>
      <w:marRight w:val="0"/>
      <w:marTop w:val="0"/>
      <w:marBottom w:val="0"/>
      <w:divBdr>
        <w:top w:val="none" w:sz="0" w:space="0" w:color="auto"/>
        <w:left w:val="none" w:sz="0" w:space="0" w:color="auto"/>
        <w:bottom w:val="none" w:sz="0" w:space="0" w:color="auto"/>
        <w:right w:val="none" w:sz="0" w:space="0" w:color="auto"/>
      </w:divBdr>
    </w:div>
    <w:div w:id="507135295">
      <w:bodyDiv w:val="1"/>
      <w:marLeft w:val="0"/>
      <w:marRight w:val="0"/>
      <w:marTop w:val="0"/>
      <w:marBottom w:val="0"/>
      <w:divBdr>
        <w:top w:val="none" w:sz="0" w:space="0" w:color="auto"/>
        <w:left w:val="none" w:sz="0" w:space="0" w:color="auto"/>
        <w:bottom w:val="none" w:sz="0" w:space="0" w:color="auto"/>
        <w:right w:val="none" w:sz="0" w:space="0" w:color="auto"/>
      </w:divBdr>
    </w:div>
    <w:div w:id="507600969">
      <w:bodyDiv w:val="1"/>
      <w:marLeft w:val="0"/>
      <w:marRight w:val="0"/>
      <w:marTop w:val="0"/>
      <w:marBottom w:val="0"/>
      <w:divBdr>
        <w:top w:val="none" w:sz="0" w:space="0" w:color="auto"/>
        <w:left w:val="none" w:sz="0" w:space="0" w:color="auto"/>
        <w:bottom w:val="none" w:sz="0" w:space="0" w:color="auto"/>
        <w:right w:val="none" w:sz="0" w:space="0" w:color="auto"/>
      </w:divBdr>
    </w:div>
    <w:div w:id="507907620">
      <w:bodyDiv w:val="1"/>
      <w:marLeft w:val="0"/>
      <w:marRight w:val="0"/>
      <w:marTop w:val="0"/>
      <w:marBottom w:val="0"/>
      <w:divBdr>
        <w:top w:val="none" w:sz="0" w:space="0" w:color="auto"/>
        <w:left w:val="none" w:sz="0" w:space="0" w:color="auto"/>
        <w:bottom w:val="none" w:sz="0" w:space="0" w:color="auto"/>
        <w:right w:val="none" w:sz="0" w:space="0" w:color="auto"/>
      </w:divBdr>
    </w:div>
    <w:div w:id="513034476">
      <w:bodyDiv w:val="1"/>
      <w:marLeft w:val="0"/>
      <w:marRight w:val="0"/>
      <w:marTop w:val="0"/>
      <w:marBottom w:val="0"/>
      <w:divBdr>
        <w:top w:val="none" w:sz="0" w:space="0" w:color="auto"/>
        <w:left w:val="none" w:sz="0" w:space="0" w:color="auto"/>
        <w:bottom w:val="none" w:sz="0" w:space="0" w:color="auto"/>
        <w:right w:val="none" w:sz="0" w:space="0" w:color="auto"/>
      </w:divBdr>
    </w:div>
    <w:div w:id="513571874">
      <w:bodyDiv w:val="1"/>
      <w:marLeft w:val="0"/>
      <w:marRight w:val="0"/>
      <w:marTop w:val="0"/>
      <w:marBottom w:val="0"/>
      <w:divBdr>
        <w:top w:val="none" w:sz="0" w:space="0" w:color="auto"/>
        <w:left w:val="none" w:sz="0" w:space="0" w:color="auto"/>
        <w:bottom w:val="none" w:sz="0" w:space="0" w:color="auto"/>
        <w:right w:val="none" w:sz="0" w:space="0" w:color="auto"/>
      </w:divBdr>
    </w:div>
    <w:div w:id="514031182">
      <w:bodyDiv w:val="1"/>
      <w:marLeft w:val="0"/>
      <w:marRight w:val="0"/>
      <w:marTop w:val="0"/>
      <w:marBottom w:val="0"/>
      <w:divBdr>
        <w:top w:val="none" w:sz="0" w:space="0" w:color="auto"/>
        <w:left w:val="none" w:sz="0" w:space="0" w:color="auto"/>
        <w:bottom w:val="none" w:sz="0" w:space="0" w:color="auto"/>
        <w:right w:val="none" w:sz="0" w:space="0" w:color="auto"/>
      </w:divBdr>
    </w:div>
    <w:div w:id="514467465">
      <w:bodyDiv w:val="1"/>
      <w:marLeft w:val="0"/>
      <w:marRight w:val="0"/>
      <w:marTop w:val="0"/>
      <w:marBottom w:val="0"/>
      <w:divBdr>
        <w:top w:val="none" w:sz="0" w:space="0" w:color="auto"/>
        <w:left w:val="none" w:sz="0" w:space="0" w:color="auto"/>
        <w:bottom w:val="none" w:sz="0" w:space="0" w:color="auto"/>
        <w:right w:val="none" w:sz="0" w:space="0" w:color="auto"/>
      </w:divBdr>
    </w:div>
    <w:div w:id="515467016">
      <w:bodyDiv w:val="1"/>
      <w:marLeft w:val="0"/>
      <w:marRight w:val="0"/>
      <w:marTop w:val="0"/>
      <w:marBottom w:val="0"/>
      <w:divBdr>
        <w:top w:val="none" w:sz="0" w:space="0" w:color="auto"/>
        <w:left w:val="none" w:sz="0" w:space="0" w:color="auto"/>
        <w:bottom w:val="none" w:sz="0" w:space="0" w:color="auto"/>
        <w:right w:val="none" w:sz="0" w:space="0" w:color="auto"/>
      </w:divBdr>
    </w:div>
    <w:div w:id="516113470">
      <w:bodyDiv w:val="1"/>
      <w:marLeft w:val="0"/>
      <w:marRight w:val="0"/>
      <w:marTop w:val="0"/>
      <w:marBottom w:val="0"/>
      <w:divBdr>
        <w:top w:val="none" w:sz="0" w:space="0" w:color="auto"/>
        <w:left w:val="none" w:sz="0" w:space="0" w:color="auto"/>
        <w:bottom w:val="none" w:sz="0" w:space="0" w:color="auto"/>
        <w:right w:val="none" w:sz="0" w:space="0" w:color="auto"/>
      </w:divBdr>
    </w:div>
    <w:div w:id="516770157">
      <w:bodyDiv w:val="1"/>
      <w:marLeft w:val="0"/>
      <w:marRight w:val="0"/>
      <w:marTop w:val="0"/>
      <w:marBottom w:val="0"/>
      <w:divBdr>
        <w:top w:val="none" w:sz="0" w:space="0" w:color="auto"/>
        <w:left w:val="none" w:sz="0" w:space="0" w:color="auto"/>
        <w:bottom w:val="none" w:sz="0" w:space="0" w:color="auto"/>
        <w:right w:val="none" w:sz="0" w:space="0" w:color="auto"/>
      </w:divBdr>
    </w:div>
    <w:div w:id="517739236">
      <w:bodyDiv w:val="1"/>
      <w:marLeft w:val="0"/>
      <w:marRight w:val="0"/>
      <w:marTop w:val="0"/>
      <w:marBottom w:val="0"/>
      <w:divBdr>
        <w:top w:val="none" w:sz="0" w:space="0" w:color="auto"/>
        <w:left w:val="none" w:sz="0" w:space="0" w:color="auto"/>
        <w:bottom w:val="none" w:sz="0" w:space="0" w:color="auto"/>
        <w:right w:val="none" w:sz="0" w:space="0" w:color="auto"/>
      </w:divBdr>
    </w:div>
    <w:div w:id="518158517">
      <w:bodyDiv w:val="1"/>
      <w:marLeft w:val="0"/>
      <w:marRight w:val="0"/>
      <w:marTop w:val="0"/>
      <w:marBottom w:val="0"/>
      <w:divBdr>
        <w:top w:val="none" w:sz="0" w:space="0" w:color="auto"/>
        <w:left w:val="none" w:sz="0" w:space="0" w:color="auto"/>
        <w:bottom w:val="none" w:sz="0" w:space="0" w:color="auto"/>
        <w:right w:val="none" w:sz="0" w:space="0" w:color="auto"/>
      </w:divBdr>
    </w:div>
    <w:div w:id="523328541">
      <w:bodyDiv w:val="1"/>
      <w:marLeft w:val="0"/>
      <w:marRight w:val="0"/>
      <w:marTop w:val="0"/>
      <w:marBottom w:val="0"/>
      <w:divBdr>
        <w:top w:val="none" w:sz="0" w:space="0" w:color="auto"/>
        <w:left w:val="none" w:sz="0" w:space="0" w:color="auto"/>
        <w:bottom w:val="none" w:sz="0" w:space="0" w:color="auto"/>
        <w:right w:val="none" w:sz="0" w:space="0" w:color="auto"/>
      </w:divBdr>
    </w:div>
    <w:div w:id="525100662">
      <w:bodyDiv w:val="1"/>
      <w:marLeft w:val="0"/>
      <w:marRight w:val="0"/>
      <w:marTop w:val="0"/>
      <w:marBottom w:val="0"/>
      <w:divBdr>
        <w:top w:val="none" w:sz="0" w:space="0" w:color="auto"/>
        <w:left w:val="none" w:sz="0" w:space="0" w:color="auto"/>
        <w:bottom w:val="none" w:sz="0" w:space="0" w:color="auto"/>
        <w:right w:val="none" w:sz="0" w:space="0" w:color="auto"/>
      </w:divBdr>
    </w:div>
    <w:div w:id="526791593">
      <w:bodyDiv w:val="1"/>
      <w:marLeft w:val="0"/>
      <w:marRight w:val="0"/>
      <w:marTop w:val="0"/>
      <w:marBottom w:val="0"/>
      <w:divBdr>
        <w:top w:val="none" w:sz="0" w:space="0" w:color="auto"/>
        <w:left w:val="none" w:sz="0" w:space="0" w:color="auto"/>
        <w:bottom w:val="none" w:sz="0" w:space="0" w:color="auto"/>
        <w:right w:val="none" w:sz="0" w:space="0" w:color="auto"/>
      </w:divBdr>
    </w:div>
    <w:div w:id="528033710">
      <w:bodyDiv w:val="1"/>
      <w:marLeft w:val="0"/>
      <w:marRight w:val="0"/>
      <w:marTop w:val="0"/>
      <w:marBottom w:val="0"/>
      <w:divBdr>
        <w:top w:val="none" w:sz="0" w:space="0" w:color="auto"/>
        <w:left w:val="none" w:sz="0" w:space="0" w:color="auto"/>
        <w:bottom w:val="none" w:sz="0" w:space="0" w:color="auto"/>
        <w:right w:val="none" w:sz="0" w:space="0" w:color="auto"/>
      </w:divBdr>
    </w:div>
    <w:div w:id="528297868">
      <w:bodyDiv w:val="1"/>
      <w:marLeft w:val="0"/>
      <w:marRight w:val="0"/>
      <w:marTop w:val="0"/>
      <w:marBottom w:val="0"/>
      <w:divBdr>
        <w:top w:val="none" w:sz="0" w:space="0" w:color="auto"/>
        <w:left w:val="none" w:sz="0" w:space="0" w:color="auto"/>
        <w:bottom w:val="none" w:sz="0" w:space="0" w:color="auto"/>
        <w:right w:val="none" w:sz="0" w:space="0" w:color="auto"/>
      </w:divBdr>
    </w:div>
    <w:div w:id="528370345">
      <w:bodyDiv w:val="1"/>
      <w:marLeft w:val="0"/>
      <w:marRight w:val="0"/>
      <w:marTop w:val="0"/>
      <w:marBottom w:val="0"/>
      <w:divBdr>
        <w:top w:val="none" w:sz="0" w:space="0" w:color="auto"/>
        <w:left w:val="none" w:sz="0" w:space="0" w:color="auto"/>
        <w:bottom w:val="none" w:sz="0" w:space="0" w:color="auto"/>
        <w:right w:val="none" w:sz="0" w:space="0" w:color="auto"/>
      </w:divBdr>
    </w:div>
    <w:div w:id="530000313">
      <w:bodyDiv w:val="1"/>
      <w:marLeft w:val="0"/>
      <w:marRight w:val="0"/>
      <w:marTop w:val="0"/>
      <w:marBottom w:val="0"/>
      <w:divBdr>
        <w:top w:val="none" w:sz="0" w:space="0" w:color="auto"/>
        <w:left w:val="none" w:sz="0" w:space="0" w:color="auto"/>
        <w:bottom w:val="none" w:sz="0" w:space="0" w:color="auto"/>
        <w:right w:val="none" w:sz="0" w:space="0" w:color="auto"/>
      </w:divBdr>
    </w:div>
    <w:div w:id="536502883">
      <w:bodyDiv w:val="1"/>
      <w:marLeft w:val="0"/>
      <w:marRight w:val="0"/>
      <w:marTop w:val="0"/>
      <w:marBottom w:val="0"/>
      <w:divBdr>
        <w:top w:val="none" w:sz="0" w:space="0" w:color="auto"/>
        <w:left w:val="none" w:sz="0" w:space="0" w:color="auto"/>
        <w:bottom w:val="none" w:sz="0" w:space="0" w:color="auto"/>
        <w:right w:val="none" w:sz="0" w:space="0" w:color="auto"/>
      </w:divBdr>
    </w:div>
    <w:div w:id="537546058">
      <w:bodyDiv w:val="1"/>
      <w:marLeft w:val="0"/>
      <w:marRight w:val="0"/>
      <w:marTop w:val="0"/>
      <w:marBottom w:val="0"/>
      <w:divBdr>
        <w:top w:val="none" w:sz="0" w:space="0" w:color="auto"/>
        <w:left w:val="none" w:sz="0" w:space="0" w:color="auto"/>
        <w:bottom w:val="none" w:sz="0" w:space="0" w:color="auto"/>
        <w:right w:val="none" w:sz="0" w:space="0" w:color="auto"/>
      </w:divBdr>
    </w:div>
    <w:div w:id="537939543">
      <w:bodyDiv w:val="1"/>
      <w:marLeft w:val="0"/>
      <w:marRight w:val="0"/>
      <w:marTop w:val="0"/>
      <w:marBottom w:val="0"/>
      <w:divBdr>
        <w:top w:val="none" w:sz="0" w:space="0" w:color="auto"/>
        <w:left w:val="none" w:sz="0" w:space="0" w:color="auto"/>
        <w:bottom w:val="none" w:sz="0" w:space="0" w:color="auto"/>
        <w:right w:val="none" w:sz="0" w:space="0" w:color="auto"/>
      </w:divBdr>
    </w:div>
    <w:div w:id="539586538">
      <w:bodyDiv w:val="1"/>
      <w:marLeft w:val="0"/>
      <w:marRight w:val="0"/>
      <w:marTop w:val="0"/>
      <w:marBottom w:val="0"/>
      <w:divBdr>
        <w:top w:val="none" w:sz="0" w:space="0" w:color="auto"/>
        <w:left w:val="none" w:sz="0" w:space="0" w:color="auto"/>
        <w:bottom w:val="none" w:sz="0" w:space="0" w:color="auto"/>
        <w:right w:val="none" w:sz="0" w:space="0" w:color="auto"/>
      </w:divBdr>
    </w:div>
    <w:div w:id="539903614">
      <w:bodyDiv w:val="1"/>
      <w:marLeft w:val="0"/>
      <w:marRight w:val="0"/>
      <w:marTop w:val="0"/>
      <w:marBottom w:val="0"/>
      <w:divBdr>
        <w:top w:val="none" w:sz="0" w:space="0" w:color="auto"/>
        <w:left w:val="none" w:sz="0" w:space="0" w:color="auto"/>
        <w:bottom w:val="none" w:sz="0" w:space="0" w:color="auto"/>
        <w:right w:val="none" w:sz="0" w:space="0" w:color="auto"/>
      </w:divBdr>
    </w:div>
    <w:div w:id="540096870">
      <w:bodyDiv w:val="1"/>
      <w:marLeft w:val="0"/>
      <w:marRight w:val="0"/>
      <w:marTop w:val="0"/>
      <w:marBottom w:val="0"/>
      <w:divBdr>
        <w:top w:val="none" w:sz="0" w:space="0" w:color="auto"/>
        <w:left w:val="none" w:sz="0" w:space="0" w:color="auto"/>
        <w:bottom w:val="none" w:sz="0" w:space="0" w:color="auto"/>
        <w:right w:val="none" w:sz="0" w:space="0" w:color="auto"/>
      </w:divBdr>
    </w:div>
    <w:div w:id="542137759">
      <w:bodyDiv w:val="1"/>
      <w:marLeft w:val="0"/>
      <w:marRight w:val="0"/>
      <w:marTop w:val="0"/>
      <w:marBottom w:val="0"/>
      <w:divBdr>
        <w:top w:val="none" w:sz="0" w:space="0" w:color="auto"/>
        <w:left w:val="none" w:sz="0" w:space="0" w:color="auto"/>
        <w:bottom w:val="none" w:sz="0" w:space="0" w:color="auto"/>
        <w:right w:val="none" w:sz="0" w:space="0" w:color="auto"/>
      </w:divBdr>
    </w:div>
    <w:div w:id="545219981">
      <w:bodyDiv w:val="1"/>
      <w:marLeft w:val="0"/>
      <w:marRight w:val="0"/>
      <w:marTop w:val="0"/>
      <w:marBottom w:val="0"/>
      <w:divBdr>
        <w:top w:val="none" w:sz="0" w:space="0" w:color="auto"/>
        <w:left w:val="none" w:sz="0" w:space="0" w:color="auto"/>
        <w:bottom w:val="none" w:sz="0" w:space="0" w:color="auto"/>
        <w:right w:val="none" w:sz="0" w:space="0" w:color="auto"/>
      </w:divBdr>
    </w:div>
    <w:div w:id="549268559">
      <w:bodyDiv w:val="1"/>
      <w:marLeft w:val="0"/>
      <w:marRight w:val="0"/>
      <w:marTop w:val="0"/>
      <w:marBottom w:val="0"/>
      <w:divBdr>
        <w:top w:val="none" w:sz="0" w:space="0" w:color="auto"/>
        <w:left w:val="none" w:sz="0" w:space="0" w:color="auto"/>
        <w:bottom w:val="none" w:sz="0" w:space="0" w:color="auto"/>
        <w:right w:val="none" w:sz="0" w:space="0" w:color="auto"/>
      </w:divBdr>
    </w:div>
    <w:div w:id="549270635">
      <w:bodyDiv w:val="1"/>
      <w:marLeft w:val="0"/>
      <w:marRight w:val="0"/>
      <w:marTop w:val="0"/>
      <w:marBottom w:val="0"/>
      <w:divBdr>
        <w:top w:val="none" w:sz="0" w:space="0" w:color="auto"/>
        <w:left w:val="none" w:sz="0" w:space="0" w:color="auto"/>
        <w:bottom w:val="none" w:sz="0" w:space="0" w:color="auto"/>
        <w:right w:val="none" w:sz="0" w:space="0" w:color="auto"/>
      </w:divBdr>
    </w:div>
    <w:div w:id="550313971">
      <w:bodyDiv w:val="1"/>
      <w:marLeft w:val="0"/>
      <w:marRight w:val="0"/>
      <w:marTop w:val="0"/>
      <w:marBottom w:val="0"/>
      <w:divBdr>
        <w:top w:val="none" w:sz="0" w:space="0" w:color="auto"/>
        <w:left w:val="none" w:sz="0" w:space="0" w:color="auto"/>
        <w:bottom w:val="none" w:sz="0" w:space="0" w:color="auto"/>
        <w:right w:val="none" w:sz="0" w:space="0" w:color="auto"/>
      </w:divBdr>
    </w:div>
    <w:div w:id="552279017">
      <w:bodyDiv w:val="1"/>
      <w:marLeft w:val="0"/>
      <w:marRight w:val="0"/>
      <w:marTop w:val="0"/>
      <w:marBottom w:val="0"/>
      <w:divBdr>
        <w:top w:val="none" w:sz="0" w:space="0" w:color="auto"/>
        <w:left w:val="none" w:sz="0" w:space="0" w:color="auto"/>
        <w:bottom w:val="none" w:sz="0" w:space="0" w:color="auto"/>
        <w:right w:val="none" w:sz="0" w:space="0" w:color="auto"/>
      </w:divBdr>
    </w:div>
    <w:div w:id="553392023">
      <w:bodyDiv w:val="1"/>
      <w:marLeft w:val="0"/>
      <w:marRight w:val="0"/>
      <w:marTop w:val="0"/>
      <w:marBottom w:val="0"/>
      <w:divBdr>
        <w:top w:val="none" w:sz="0" w:space="0" w:color="auto"/>
        <w:left w:val="none" w:sz="0" w:space="0" w:color="auto"/>
        <w:bottom w:val="none" w:sz="0" w:space="0" w:color="auto"/>
        <w:right w:val="none" w:sz="0" w:space="0" w:color="auto"/>
      </w:divBdr>
    </w:div>
    <w:div w:id="555316329">
      <w:bodyDiv w:val="1"/>
      <w:marLeft w:val="0"/>
      <w:marRight w:val="0"/>
      <w:marTop w:val="0"/>
      <w:marBottom w:val="0"/>
      <w:divBdr>
        <w:top w:val="none" w:sz="0" w:space="0" w:color="auto"/>
        <w:left w:val="none" w:sz="0" w:space="0" w:color="auto"/>
        <w:bottom w:val="none" w:sz="0" w:space="0" w:color="auto"/>
        <w:right w:val="none" w:sz="0" w:space="0" w:color="auto"/>
      </w:divBdr>
    </w:div>
    <w:div w:id="556169109">
      <w:bodyDiv w:val="1"/>
      <w:marLeft w:val="0"/>
      <w:marRight w:val="0"/>
      <w:marTop w:val="0"/>
      <w:marBottom w:val="0"/>
      <w:divBdr>
        <w:top w:val="none" w:sz="0" w:space="0" w:color="auto"/>
        <w:left w:val="none" w:sz="0" w:space="0" w:color="auto"/>
        <w:bottom w:val="none" w:sz="0" w:space="0" w:color="auto"/>
        <w:right w:val="none" w:sz="0" w:space="0" w:color="auto"/>
      </w:divBdr>
    </w:div>
    <w:div w:id="558056948">
      <w:bodyDiv w:val="1"/>
      <w:marLeft w:val="0"/>
      <w:marRight w:val="0"/>
      <w:marTop w:val="0"/>
      <w:marBottom w:val="0"/>
      <w:divBdr>
        <w:top w:val="none" w:sz="0" w:space="0" w:color="auto"/>
        <w:left w:val="none" w:sz="0" w:space="0" w:color="auto"/>
        <w:bottom w:val="none" w:sz="0" w:space="0" w:color="auto"/>
        <w:right w:val="none" w:sz="0" w:space="0" w:color="auto"/>
      </w:divBdr>
    </w:div>
    <w:div w:id="559247161">
      <w:bodyDiv w:val="1"/>
      <w:marLeft w:val="0"/>
      <w:marRight w:val="0"/>
      <w:marTop w:val="0"/>
      <w:marBottom w:val="0"/>
      <w:divBdr>
        <w:top w:val="none" w:sz="0" w:space="0" w:color="auto"/>
        <w:left w:val="none" w:sz="0" w:space="0" w:color="auto"/>
        <w:bottom w:val="none" w:sz="0" w:space="0" w:color="auto"/>
        <w:right w:val="none" w:sz="0" w:space="0" w:color="auto"/>
      </w:divBdr>
    </w:div>
    <w:div w:id="561017317">
      <w:bodyDiv w:val="1"/>
      <w:marLeft w:val="0"/>
      <w:marRight w:val="0"/>
      <w:marTop w:val="0"/>
      <w:marBottom w:val="0"/>
      <w:divBdr>
        <w:top w:val="none" w:sz="0" w:space="0" w:color="auto"/>
        <w:left w:val="none" w:sz="0" w:space="0" w:color="auto"/>
        <w:bottom w:val="none" w:sz="0" w:space="0" w:color="auto"/>
        <w:right w:val="none" w:sz="0" w:space="0" w:color="auto"/>
      </w:divBdr>
    </w:div>
    <w:div w:id="561714824">
      <w:bodyDiv w:val="1"/>
      <w:marLeft w:val="0"/>
      <w:marRight w:val="0"/>
      <w:marTop w:val="0"/>
      <w:marBottom w:val="0"/>
      <w:divBdr>
        <w:top w:val="none" w:sz="0" w:space="0" w:color="auto"/>
        <w:left w:val="none" w:sz="0" w:space="0" w:color="auto"/>
        <w:bottom w:val="none" w:sz="0" w:space="0" w:color="auto"/>
        <w:right w:val="none" w:sz="0" w:space="0" w:color="auto"/>
      </w:divBdr>
    </w:div>
    <w:div w:id="561991564">
      <w:bodyDiv w:val="1"/>
      <w:marLeft w:val="0"/>
      <w:marRight w:val="0"/>
      <w:marTop w:val="0"/>
      <w:marBottom w:val="0"/>
      <w:divBdr>
        <w:top w:val="none" w:sz="0" w:space="0" w:color="auto"/>
        <w:left w:val="none" w:sz="0" w:space="0" w:color="auto"/>
        <w:bottom w:val="none" w:sz="0" w:space="0" w:color="auto"/>
        <w:right w:val="none" w:sz="0" w:space="0" w:color="auto"/>
      </w:divBdr>
    </w:div>
    <w:div w:id="562907514">
      <w:bodyDiv w:val="1"/>
      <w:marLeft w:val="0"/>
      <w:marRight w:val="0"/>
      <w:marTop w:val="0"/>
      <w:marBottom w:val="0"/>
      <w:divBdr>
        <w:top w:val="none" w:sz="0" w:space="0" w:color="auto"/>
        <w:left w:val="none" w:sz="0" w:space="0" w:color="auto"/>
        <w:bottom w:val="none" w:sz="0" w:space="0" w:color="auto"/>
        <w:right w:val="none" w:sz="0" w:space="0" w:color="auto"/>
      </w:divBdr>
    </w:div>
    <w:div w:id="564412522">
      <w:bodyDiv w:val="1"/>
      <w:marLeft w:val="0"/>
      <w:marRight w:val="0"/>
      <w:marTop w:val="0"/>
      <w:marBottom w:val="0"/>
      <w:divBdr>
        <w:top w:val="none" w:sz="0" w:space="0" w:color="auto"/>
        <w:left w:val="none" w:sz="0" w:space="0" w:color="auto"/>
        <w:bottom w:val="none" w:sz="0" w:space="0" w:color="auto"/>
        <w:right w:val="none" w:sz="0" w:space="0" w:color="auto"/>
      </w:divBdr>
    </w:div>
    <w:div w:id="565343297">
      <w:bodyDiv w:val="1"/>
      <w:marLeft w:val="0"/>
      <w:marRight w:val="0"/>
      <w:marTop w:val="0"/>
      <w:marBottom w:val="0"/>
      <w:divBdr>
        <w:top w:val="none" w:sz="0" w:space="0" w:color="auto"/>
        <w:left w:val="none" w:sz="0" w:space="0" w:color="auto"/>
        <w:bottom w:val="none" w:sz="0" w:space="0" w:color="auto"/>
        <w:right w:val="none" w:sz="0" w:space="0" w:color="auto"/>
      </w:divBdr>
    </w:div>
    <w:div w:id="569314482">
      <w:bodyDiv w:val="1"/>
      <w:marLeft w:val="0"/>
      <w:marRight w:val="0"/>
      <w:marTop w:val="0"/>
      <w:marBottom w:val="0"/>
      <w:divBdr>
        <w:top w:val="none" w:sz="0" w:space="0" w:color="auto"/>
        <w:left w:val="none" w:sz="0" w:space="0" w:color="auto"/>
        <w:bottom w:val="none" w:sz="0" w:space="0" w:color="auto"/>
        <w:right w:val="none" w:sz="0" w:space="0" w:color="auto"/>
      </w:divBdr>
    </w:div>
    <w:div w:id="569773142">
      <w:bodyDiv w:val="1"/>
      <w:marLeft w:val="0"/>
      <w:marRight w:val="0"/>
      <w:marTop w:val="0"/>
      <w:marBottom w:val="0"/>
      <w:divBdr>
        <w:top w:val="none" w:sz="0" w:space="0" w:color="auto"/>
        <w:left w:val="none" w:sz="0" w:space="0" w:color="auto"/>
        <w:bottom w:val="none" w:sz="0" w:space="0" w:color="auto"/>
        <w:right w:val="none" w:sz="0" w:space="0" w:color="auto"/>
      </w:divBdr>
    </w:div>
    <w:div w:id="574507797">
      <w:bodyDiv w:val="1"/>
      <w:marLeft w:val="0"/>
      <w:marRight w:val="0"/>
      <w:marTop w:val="0"/>
      <w:marBottom w:val="0"/>
      <w:divBdr>
        <w:top w:val="none" w:sz="0" w:space="0" w:color="auto"/>
        <w:left w:val="none" w:sz="0" w:space="0" w:color="auto"/>
        <w:bottom w:val="none" w:sz="0" w:space="0" w:color="auto"/>
        <w:right w:val="none" w:sz="0" w:space="0" w:color="auto"/>
      </w:divBdr>
    </w:div>
    <w:div w:id="576331579">
      <w:bodyDiv w:val="1"/>
      <w:marLeft w:val="0"/>
      <w:marRight w:val="0"/>
      <w:marTop w:val="0"/>
      <w:marBottom w:val="0"/>
      <w:divBdr>
        <w:top w:val="none" w:sz="0" w:space="0" w:color="auto"/>
        <w:left w:val="none" w:sz="0" w:space="0" w:color="auto"/>
        <w:bottom w:val="none" w:sz="0" w:space="0" w:color="auto"/>
        <w:right w:val="none" w:sz="0" w:space="0" w:color="auto"/>
      </w:divBdr>
    </w:div>
    <w:div w:id="576862684">
      <w:bodyDiv w:val="1"/>
      <w:marLeft w:val="0"/>
      <w:marRight w:val="0"/>
      <w:marTop w:val="0"/>
      <w:marBottom w:val="0"/>
      <w:divBdr>
        <w:top w:val="none" w:sz="0" w:space="0" w:color="auto"/>
        <w:left w:val="none" w:sz="0" w:space="0" w:color="auto"/>
        <w:bottom w:val="none" w:sz="0" w:space="0" w:color="auto"/>
        <w:right w:val="none" w:sz="0" w:space="0" w:color="auto"/>
      </w:divBdr>
    </w:div>
    <w:div w:id="577132353">
      <w:bodyDiv w:val="1"/>
      <w:marLeft w:val="0"/>
      <w:marRight w:val="0"/>
      <w:marTop w:val="0"/>
      <w:marBottom w:val="0"/>
      <w:divBdr>
        <w:top w:val="none" w:sz="0" w:space="0" w:color="auto"/>
        <w:left w:val="none" w:sz="0" w:space="0" w:color="auto"/>
        <w:bottom w:val="none" w:sz="0" w:space="0" w:color="auto"/>
        <w:right w:val="none" w:sz="0" w:space="0" w:color="auto"/>
      </w:divBdr>
    </w:div>
    <w:div w:id="577133866">
      <w:bodyDiv w:val="1"/>
      <w:marLeft w:val="0"/>
      <w:marRight w:val="0"/>
      <w:marTop w:val="0"/>
      <w:marBottom w:val="0"/>
      <w:divBdr>
        <w:top w:val="none" w:sz="0" w:space="0" w:color="auto"/>
        <w:left w:val="none" w:sz="0" w:space="0" w:color="auto"/>
        <w:bottom w:val="none" w:sz="0" w:space="0" w:color="auto"/>
        <w:right w:val="none" w:sz="0" w:space="0" w:color="auto"/>
      </w:divBdr>
    </w:div>
    <w:div w:id="581061223">
      <w:bodyDiv w:val="1"/>
      <w:marLeft w:val="0"/>
      <w:marRight w:val="0"/>
      <w:marTop w:val="0"/>
      <w:marBottom w:val="0"/>
      <w:divBdr>
        <w:top w:val="none" w:sz="0" w:space="0" w:color="auto"/>
        <w:left w:val="none" w:sz="0" w:space="0" w:color="auto"/>
        <w:bottom w:val="none" w:sz="0" w:space="0" w:color="auto"/>
        <w:right w:val="none" w:sz="0" w:space="0" w:color="auto"/>
      </w:divBdr>
    </w:div>
    <w:div w:id="581571045">
      <w:bodyDiv w:val="1"/>
      <w:marLeft w:val="0"/>
      <w:marRight w:val="0"/>
      <w:marTop w:val="0"/>
      <w:marBottom w:val="0"/>
      <w:divBdr>
        <w:top w:val="none" w:sz="0" w:space="0" w:color="auto"/>
        <w:left w:val="none" w:sz="0" w:space="0" w:color="auto"/>
        <w:bottom w:val="none" w:sz="0" w:space="0" w:color="auto"/>
        <w:right w:val="none" w:sz="0" w:space="0" w:color="auto"/>
      </w:divBdr>
    </w:div>
    <w:div w:id="581765386">
      <w:bodyDiv w:val="1"/>
      <w:marLeft w:val="0"/>
      <w:marRight w:val="0"/>
      <w:marTop w:val="0"/>
      <w:marBottom w:val="0"/>
      <w:divBdr>
        <w:top w:val="none" w:sz="0" w:space="0" w:color="auto"/>
        <w:left w:val="none" w:sz="0" w:space="0" w:color="auto"/>
        <w:bottom w:val="none" w:sz="0" w:space="0" w:color="auto"/>
        <w:right w:val="none" w:sz="0" w:space="0" w:color="auto"/>
      </w:divBdr>
    </w:div>
    <w:div w:id="583031045">
      <w:bodyDiv w:val="1"/>
      <w:marLeft w:val="0"/>
      <w:marRight w:val="0"/>
      <w:marTop w:val="0"/>
      <w:marBottom w:val="0"/>
      <w:divBdr>
        <w:top w:val="none" w:sz="0" w:space="0" w:color="auto"/>
        <w:left w:val="none" w:sz="0" w:space="0" w:color="auto"/>
        <w:bottom w:val="none" w:sz="0" w:space="0" w:color="auto"/>
        <w:right w:val="none" w:sz="0" w:space="0" w:color="auto"/>
      </w:divBdr>
    </w:div>
    <w:div w:id="583295625">
      <w:bodyDiv w:val="1"/>
      <w:marLeft w:val="0"/>
      <w:marRight w:val="0"/>
      <w:marTop w:val="0"/>
      <w:marBottom w:val="0"/>
      <w:divBdr>
        <w:top w:val="none" w:sz="0" w:space="0" w:color="auto"/>
        <w:left w:val="none" w:sz="0" w:space="0" w:color="auto"/>
        <w:bottom w:val="none" w:sz="0" w:space="0" w:color="auto"/>
        <w:right w:val="none" w:sz="0" w:space="0" w:color="auto"/>
      </w:divBdr>
    </w:div>
    <w:div w:id="583729657">
      <w:bodyDiv w:val="1"/>
      <w:marLeft w:val="0"/>
      <w:marRight w:val="0"/>
      <w:marTop w:val="0"/>
      <w:marBottom w:val="0"/>
      <w:divBdr>
        <w:top w:val="none" w:sz="0" w:space="0" w:color="auto"/>
        <w:left w:val="none" w:sz="0" w:space="0" w:color="auto"/>
        <w:bottom w:val="none" w:sz="0" w:space="0" w:color="auto"/>
        <w:right w:val="none" w:sz="0" w:space="0" w:color="auto"/>
      </w:divBdr>
    </w:div>
    <w:div w:id="584849690">
      <w:bodyDiv w:val="1"/>
      <w:marLeft w:val="0"/>
      <w:marRight w:val="0"/>
      <w:marTop w:val="0"/>
      <w:marBottom w:val="0"/>
      <w:divBdr>
        <w:top w:val="none" w:sz="0" w:space="0" w:color="auto"/>
        <w:left w:val="none" w:sz="0" w:space="0" w:color="auto"/>
        <w:bottom w:val="none" w:sz="0" w:space="0" w:color="auto"/>
        <w:right w:val="none" w:sz="0" w:space="0" w:color="auto"/>
      </w:divBdr>
    </w:div>
    <w:div w:id="586503838">
      <w:bodyDiv w:val="1"/>
      <w:marLeft w:val="0"/>
      <w:marRight w:val="0"/>
      <w:marTop w:val="0"/>
      <w:marBottom w:val="0"/>
      <w:divBdr>
        <w:top w:val="none" w:sz="0" w:space="0" w:color="auto"/>
        <w:left w:val="none" w:sz="0" w:space="0" w:color="auto"/>
        <w:bottom w:val="none" w:sz="0" w:space="0" w:color="auto"/>
        <w:right w:val="none" w:sz="0" w:space="0" w:color="auto"/>
      </w:divBdr>
    </w:div>
    <w:div w:id="586964110">
      <w:bodyDiv w:val="1"/>
      <w:marLeft w:val="0"/>
      <w:marRight w:val="0"/>
      <w:marTop w:val="0"/>
      <w:marBottom w:val="0"/>
      <w:divBdr>
        <w:top w:val="none" w:sz="0" w:space="0" w:color="auto"/>
        <w:left w:val="none" w:sz="0" w:space="0" w:color="auto"/>
        <w:bottom w:val="none" w:sz="0" w:space="0" w:color="auto"/>
        <w:right w:val="none" w:sz="0" w:space="0" w:color="auto"/>
      </w:divBdr>
    </w:div>
    <w:div w:id="587160508">
      <w:bodyDiv w:val="1"/>
      <w:marLeft w:val="0"/>
      <w:marRight w:val="0"/>
      <w:marTop w:val="0"/>
      <w:marBottom w:val="0"/>
      <w:divBdr>
        <w:top w:val="none" w:sz="0" w:space="0" w:color="auto"/>
        <w:left w:val="none" w:sz="0" w:space="0" w:color="auto"/>
        <w:bottom w:val="none" w:sz="0" w:space="0" w:color="auto"/>
        <w:right w:val="none" w:sz="0" w:space="0" w:color="auto"/>
      </w:divBdr>
    </w:div>
    <w:div w:id="587543767">
      <w:bodyDiv w:val="1"/>
      <w:marLeft w:val="0"/>
      <w:marRight w:val="0"/>
      <w:marTop w:val="0"/>
      <w:marBottom w:val="0"/>
      <w:divBdr>
        <w:top w:val="none" w:sz="0" w:space="0" w:color="auto"/>
        <w:left w:val="none" w:sz="0" w:space="0" w:color="auto"/>
        <w:bottom w:val="none" w:sz="0" w:space="0" w:color="auto"/>
        <w:right w:val="none" w:sz="0" w:space="0" w:color="auto"/>
      </w:divBdr>
    </w:div>
    <w:div w:id="589973546">
      <w:bodyDiv w:val="1"/>
      <w:marLeft w:val="0"/>
      <w:marRight w:val="0"/>
      <w:marTop w:val="0"/>
      <w:marBottom w:val="0"/>
      <w:divBdr>
        <w:top w:val="none" w:sz="0" w:space="0" w:color="auto"/>
        <w:left w:val="none" w:sz="0" w:space="0" w:color="auto"/>
        <w:bottom w:val="none" w:sz="0" w:space="0" w:color="auto"/>
        <w:right w:val="none" w:sz="0" w:space="0" w:color="auto"/>
      </w:divBdr>
    </w:div>
    <w:div w:id="590814214">
      <w:bodyDiv w:val="1"/>
      <w:marLeft w:val="0"/>
      <w:marRight w:val="0"/>
      <w:marTop w:val="0"/>
      <w:marBottom w:val="0"/>
      <w:divBdr>
        <w:top w:val="none" w:sz="0" w:space="0" w:color="auto"/>
        <w:left w:val="none" w:sz="0" w:space="0" w:color="auto"/>
        <w:bottom w:val="none" w:sz="0" w:space="0" w:color="auto"/>
        <w:right w:val="none" w:sz="0" w:space="0" w:color="auto"/>
      </w:divBdr>
    </w:div>
    <w:div w:id="593781491">
      <w:bodyDiv w:val="1"/>
      <w:marLeft w:val="0"/>
      <w:marRight w:val="0"/>
      <w:marTop w:val="0"/>
      <w:marBottom w:val="0"/>
      <w:divBdr>
        <w:top w:val="none" w:sz="0" w:space="0" w:color="auto"/>
        <w:left w:val="none" w:sz="0" w:space="0" w:color="auto"/>
        <w:bottom w:val="none" w:sz="0" w:space="0" w:color="auto"/>
        <w:right w:val="none" w:sz="0" w:space="0" w:color="auto"/>
      </w:divBdr>
    </w:div>
    <w:div w:id="595022318">
      <w:bodyDiv w:val="1"/>
      <w:marLeft w:val="0"/>
      <w:marRight w:val="0"/>
      <w:marTop w:val="0"/>
      <w:marBottom w:val="0"/>
      <w:divBdr>
        <w:top w:val="none" w:sz="0" w:space="0" w:color="auto"/>
        <w:left w:val="none" w:sz="0" w:space="0" w:color="auto"/>
        <w:bottom w:val="none" w:sz="0" w:space="0" w:color="auto"/>
        <w:right w:val="none" w:sz="0" w:space="0" w:color="auto"/>
      </w:divBdr>
    </w:div>
    <w:div w:id="595940212">
      <w:bodyDiv w:val="1"/>
      <w:marLeft w:val="0"/>
      <w:marRight w:val="0"/>
      <w:marTop w:val="0"/>
      <w:marBottom w:val="0"/>
      <w:divBdr>
        <w:top w:val="none" w:sz="0" w:space="0" w:color="auto"/>
        <w:left w:val="none" w:sz="0" w:space="0" w:color="auto"/>
        <w:bottom w:val="none" w:sz="0" w:space="0" w:color="auto"/>
        <w:right w:val="none" w:sz="0" w:space="0" w:color="auto"/>
      </w:divBdr>
    </w:div>
    <w:div w:id="598022125">
      <w:bodyDiv w:val="1"/>
      <w:marLeft w:val="0"/>
      <w:marRight w:val="0"/>
      <w:marTop w:val="0"/>
      <w:marBottom w:val="0"/>
      <w:divBdr>
        <w:top w:val="none" w:sz="0" w:space="0" w:color="auto"/>
        <w:left w:val="none" w:sz="0" w:space="0" w:color="auto"/>
        <w:bottom w:val="none" w:sz="0" w:space="0" w:color="auto"/>
        <w:right w:val="none" w:sz="0" w:space="0" w:color="auto"/>
      </w:divBdr>
    </w:div>
    <w:div w:id="601957475">
      <w:bodyDiv w:val="1"/>
      <w:marLeft w:val="0"/>
      <w:marRight w:val="0"/>
      <w:marTop w:val="0"/>
      <w:marBottom w:val="0"/>
      <w:divBdr>
        <w:top w:val="none" w:sz="0" w:space="0" w:color="auto"/>
        <w:left w:val="none" w:sz="0" w:space="0" w:color="auto"/>
        <w:bottom w:val="none" w:sz="0" w:space="0" w:color="auto"/>
        <w:right w:val="none" w:sz="0" w:space="0" w:color="auto"/>
      </w:divBdr>
    </w:div>
    <w:div w:id="608591111">
      <w:bodyDiv w:val="1"/>
      <w:marLeft w:val="0"/>
      <w:marRight w:val="0"/>
      <w:marTop w:val="0"/>
      <w:marBottom w:val="0"/>
      <w:divBdr>
        <w:top w:val="none" w:sz="0" w:space="0" w:color="auto"/>
        <w:left w:val="none" w:sz="0" w:space="0" w:color="auto"/>
        <w:bottom w:val="none" w:sz="0" w:space="0" w:color="auto"/>
        <w:right w:val="none" w:sz="0" w:space="0" w:color="auto"/>
      </w:divBdr>
    </w:div>
    <w:div w:id="610862346">
      <w:bodyDiv w:val="1"/>
      <w:marLeft w:val="0"/>
      <w:marRight w:val="0"/>
      <w:marTop w:val="0"/>
      <w:marBottom w:val="0"/>
      <w:divBdr>
        <w:top w:val="none" w:sz="0" w:space="0" w:color="auto"/>
        <w:left w:val="none" w:sz="0" w:space="0" w:color="auto"/>
        <w:bottom w:val="none" w:sz="0" w:space="0" w:color="auto"/>
        <w:right w:val="none" w:sz="0" w:space="0" w:color="auto"/>
      </w:divBdr>
    </w:div>
    <w:div w:id="612828938">
      <w:bodyDiv w:val="1"/>
      <w:marLeft w:val="0"/>
      <w:marRight w:val="0"/>
      <w:marTop w:val="0"/>
      <w:marBottom w:val="0"/>
      <w:divBdr>
        <w:top w:val="none" w:sz="0" w:space="0" w:color="auto"/>
        <w:left w:val="none" w:sz="0" w:space="0" w:color="auto"/>
        <w:bottom w:val="none" w:sz="0" w:space="0" w:color="auto"/>
        <w:right w:val="none" w:sz="0" w:space="0" w:color="auto"/>
      </w:divBdr>
    </w:div>
    <w:div w:id="614287406">
      <w:bodyDiv w:val="1"/>
      <w:marLeft w:val="0"/>
      <w:marRight w:val="0"/>
      <w:marTop w:val="0"/>
      <w:marBottom w:val="0"/>
      <w:divBdr>
        <w:top w:val="none" w:sz="0" w:space="0" w:color="auto"/>
        <w:left w:val="none" w:sz="0" w:space="0" w:color="auto"/>
        <w:bottom w:val="none" w:sz="0" w:space="0" w:color="auto"/>
        <w:right w:val="none" w:sz="0" w:space="0" w:color="auto"/>
      </w:divBdr>
    </w:div>
    <w:div w:id="617220802">
      <w:bodyDiv w:val="1"/>
      <w:marLeft w:val="0"/>
      <w:marRight w:val="0"/>
      <w:marTop w:val="0"/>
      <w:marBottom w:val="0"/>
      <w:divBdr>
        <w:top w:val="none" w:sz="0" w:space="0" w:color="auto"/>
        <w:left w:val="none" w:sz="0" w:space="0" w:color="auto"/>
        <w:bottom w:val="none" w:sz="0" w:space="0" w:color="auto"/>
        <w:right w:val="none" w:sz="0" w:space="0" w:color="auto"/>
      </w:divBdr>
    </w:div>
    <w:div w:id="617637914">
      <w:bodyDiv w:val="1"/>
      <w:marLeft w:val="0"/>
      <w:marRight w:val="0"/>
      <w:marTop w:val="0"/>
      <w:marBottom w:val="0"/>
      <w:divBdr>
        <w:top w:val="none" w:sz="0" w:space="0" w:color="auto"/>
        <w:left w:val="none" w:sz="0" w:space="0" w:color="auto"/>
        <w:bottom w:val="none" w:sz="0" w:space="0" w:color="auto"/>
        <w:right w:val="none" w:sz="0" w:space="0" w:color="auto"/>
      </w:divBdr>
    </w:div>
    <w:div w:id="618535623">
      <w:bodyDiv w:val="1"/>
      <w:marLeft w:val="0"/>
      <w:marRight w:val="0"/>
      <w:marTop w:val="0"/>
      <w:marBottom w:val="0"/>
      <w:divBdr>
        <w:top w:val="none" w:sz="0" w:space="0" w:color="auto"/>
        <w:left w:val="none" w:sz="0" w:space="0" w:color="auto"/>
        <w:bottom w:val="none" w:sz="0" w:space="0" w:color="auto"/>
        <w:right w:val="none" w:sz="0" w:space="0" w:color="auto"/>
      </w:divBdr>
    </w:div>
    <w:div w:id="620065443">
      <w:bodyDiv w:val="1"/>
      <w:marLeft w:val="0"/>
      <w:marRight w:val="0"/>
      <w:marTop w:val="0"/>
      <w:marBottom w:val="0"/>
      <w:divBdr>
        <w:top w:val="none" w:sz="0" w:space="0" w:color="auto"/>
        <w:left w:val="none" w:sz="0" w:space="0" w:color="auto"/>
        <w:bottom w:val="none" w:sz="0" w:space="0" w:color="auto"/>
        <w:right w:val="none" w:sz="0" w:space="0" w:color="auto"/>
      </w:divBdr>
    </w:div>
    <w:div w:id="621229476">
      <w:bodyDiv w:val="1"/>
      <w:marLeft w:val="0"/>
      <w:marRight w:val="0"/>
      <w:marTop w:val="0"/>
      <w:marBottom w:val="0"/>
      <w:divBdr>
        <w:top w:val="none" w:sz="0" w:space="0" w:color="auto"/>
        <w:left w:val="none" w:sz="0" w:space="0" w:color="auto"/>
        <w:bottom w:val="none" w:sz="0" w:space="0" w:color="auto"/>
        <w:right w:val="none" w:sz="0" w:space="0" w:color="auto"/>
      </w:divBdr>
    </w:div>
    <w:div w:id="621570791">
      <w:bodyDiv w:val="1"/>
      <w:marLeft w:val="0"/>
      <w:marRight w:val="0"/>
      <w:marTop w:val="0"/>
      <w:marBottom w:val="0"/>
      <w:divBdr>
        <w:top w:val="none" w:sz="0" w:space="0" w:color="auto"/>
        <w:left w:val="none" w:sz="0" w:space="0" w:color="auto"/>
        <w:bottom w:val="none" w:sz="0" w:space="0" w:color="auto"/>
        <w:right w:val="none" w:sz="0" w:space="0" w:color="auto"/>
      </w:divBdr>
    </w:div>
    <w:div w:id="625088920">
      <w:bodyDiv w:val="1"/>
      <w:marLeft w:val="0"/>
      <w:marRight w:val="0"/>
      <w:marTop w:val="0"/>
      <w:marBottom w:val="0"/>
      <w:divBdr>
        <w:top w:val="none" w:sz="0" w:space="0" w:color="auto"/>
        <w:left w:val="none" w:sz="0" w:space="0" w:color="auto"/>
        <w:bottom w:val="none" w:sz="0" w:space="0" w:color="auto"/>
        <w:right w:val="none" w:sz="0" w:space="0" w:color="auto"/>
      </w:divBdr>
    </w:div>
    <w:div w:id="627246043">
      <w:bodyDiv w:val="1"/>
      <w:marLeft w:val="0"/>
      <w:marRight w:val="0"/>
      <w:marTop w:val="0"/>
      <w:marBottom w:val="0"/>
      <w:divBdr>
        <w:top w:val="none" w:sz="0" w:space="0" w:color="auto"/>
        <w:left w:val="none" w:sz="0" w:space="0" w:color="auto"/>
        <w:bottom w:val="none" w:sz="0" w:space="0" w:color="auto"/>
        <w:right w:val="none" w:sz="0" w:space="0" w:color="auto"/>
      </w:divBdr>
    </w:div>
    <w:div w:id="627661940">
      <w:bodyDiv w:val="1"/>
      <w:marLeft w:val="0"/>
      <w:marRight w:val="0"/>
      <w:marTop w:val="0"/>
      <w:marBottom w:val="0"/>
      <w:divBdr>
        <w:top w:val="none" w:sz="0" w:space="0" w:color="auto"/>
        <w:left w:val="none" w:sz="0" w:space="0" w:color="auto"/>
        <w:bottom w:val="none" w:sz="0" w:space="0" w:color="auto"/>
        <w:right w:val="none" w:sz="0" w:space="0" w:color="auto"/>
      </w:divBdr>
    </w:div>
    <w:div w:id="629285419">
      <w:bodyDiv w:val="1"/>
      <w:marLeft w:val="0"/>
      <w:marRight w:val="0"/>
      <w:marTop w:val="0"/>
      <w:marBottom w:val="0"/>
      <w:divBdr>
        <w:top w:val="none" w:sz="0" w:space="0" w:color="auto"/>
        <w:left w:val="none" w:sz="0" w:space="0" w:color="auto"/>
        <w:bottom w:val="none" w:sz="0" w:space="0" w:color="auto"/>
        <w:right w:val="none" w:sz="0" w:space="0" w:color="auto"/>
      </w:divBdr>
    </w:div>
    <w:div w:id="630942594">
      <w:bodyDiv w:val="1"/>
      <w:marLeft w:val="0"/>
      <w:marRight w:val="0"/>
      <w:marTop w:val="0"/>
      <w:marBottom w:val="0"/>
      <w:divBdr>
        <w:top w:val="none" w:sz="0" w:space="0" w:color="auto"/>
        <w:left w:val="none" w:sz="0" w:space="0" w:color="auto"/>
        <w:bottom w:val="none" w:sz="0" w:space="0" w:color="auto"/>
        <w:right w:val="none" w:sz="0" w:space="0" w:color="auto"/>
      </w:divBdr>
    </w:div>
    <w:div w:id="634410598">
      <w:bodyDiv w:val="1"/>
      <w:marLeft w:val="0"/>
      <w:marRight w:val="0"/>
      <w:marTop w:val="0"/>
      <w:marBottom w:val="0"/>
      <w:divBdr>
        <w:top w:val="none" w:sz="0" w:space="0" w:color="auto"/>
        <w:left w:val="none" w:sz="0" w:space="0" w:color="auto"/>
        <w:bottom w:val="none" w:sz="0" w:space="0" w:color="auto"/>
        <w:right w:val="none" w:sz="0" w:space="0" w:color="auto"/>
      </w:divBdr>
    </w:div>
    <w:div w:id="637078960">
      <w:bodyDiv w:val="1"/>
      <w:marLeft w:val="0"/>
      <w:marRight w:val="0"/>
      <w:marTop w:val="0"/>
      <w:marBottom w:val="0"/>
      <w:divBdr>
        <w:top w:val="none" w:sz="0" w:space="0" w:color="auto"/>
        <w:left w:val="none" w:sz="0" w:space="0" w:color="auto"/>
        <w:bottom w:val="none" w:sz="0" w:space="0" w:color="auto"/>
        <w:right w:val="none" w:sz="0" w:space="0" w:color="auto"/>
      </w:divBdr>
    </w:div>
    <w:div w:id="637345994">
      <w:bodyDiv w:val="1"/>
      <w:marLeft w:val="0"/>
      <w:marRight w:val="0"/>
      <w:marTop w:val="0"/>
      <w:marBottom w:val="0"/>
      <w:divBdr>
        <w:top w:val="none" w:sz="0" w:space="0" w:color="auto"/>
        <w:left w:val="none" w:sz="0" w:space="0" w:color="auto"/>
        <w:bottom w:val="none" w:sz="0" w:space="0" w:color="auto"/>
        <w:right w:val="none" w:sz="0" w:space="0" w:color="auto"/>
      </w:divBdr>
    </w:div>
    <w:div w:id="637540047">
      <w:bodyDiv w:val="1"/>
      <w:marLeft w:val="0"/>
      <w:marRight w:val="0"/>
      <w:marTop w:val="0"/>
      <w:marBottom w:val="0"/>
      <w:divBdr>
        <w:top w:val="none" w:sz="0" w:space="0" w:color="auto"/>
        <w:left w:val="none" w:sz="0" w:space="0" w:color="auto"/>
        <w:bottom w:val="none" w:sz="0" w:space="0" w:color="auto"/>
        <w:right w:val="none" w:sz="0" w:space="0" w:color="auto"/>
      </w:divBdr>
    </w:div>
    <w:div w:id="638343219">
      <w:bodyDiv w:val="1"/>
      <w:marLeft w:val="0"/>
      <w:marRight w:val="0"/>
      <w:marTop w:val="0"/>
      <w:marBottom w:val="0"/>
      <w:divBdr>
        <w:top w:val="none" w:sz="0" w:space="0" w:color="auto"/>
        <w:left w:val="none" w:sz="0" w:space="0" w:color="auto"/>
        <w:bottom w:val="none" w:sz="0" w:space="0" w:color="auto"/>
        <w:right w:val="none" w:sz="0" w:space="0" w:color="auto"/>
      </w:divBdr>
    </w:div>
    <w:div w:id="639723991">
      <w:bodyDiv w:val="1"/>
      <w:marLeft w:val="0"/>
      <w:marRight w:val="0"/>
      <w:marTop w:val="0"/>
      <w:marBottom w:val="0"/>
      <w:divBdr>
        <w:top w:val="none" w:sz="0" w:space="0" w:color="auto"/>
        <w:left w:val="none" w:sz="0" w:space="0" w:color="auto"/>
        <w:bottom w:val="none" w:sz="0" w:space="0" w:color="auto"/>
        <w:right w:val="none" w:sz="0" w:space="0" w:color="auto"/>
      </w:divBdr>
    </w:div>
    <w:div w:id="641467059">
      <w:bodyDiv w:val="1"/>
      <w:marLeft w:val="0"/>
      <w:marRight w:val="0"/>
      <w:marTop w:val="0"/>
      <w:marBottom w:val="0"/>
      <w:divBdr>
        <w:top w:val="none" w:sz="0" w:space="0" w:color="auto"/>
        <w:left w:val="none" w:sz="0" w:space="0" w:color="auto"/>
        <w:bottom w:val="none" w:sz="0" w:space="0" w:color="auto"/>
        <w:right w:val="none" w:sz="0" w:space="0" w:color="auto"/>
      </w:divBdr>
    </w:div>
    <w:div w:id="643245121">
      <w:bodyDiv w:val="1"/>
      <w:marLeft w:val="0"/>
      <w:marRight w:val="0"/>
      <w:marTop w:val="0"/>
      <w:marBottom w:val="0"/>
      <w:divBdr>
        <w:top w:val="none" w:sz="0" w:space="0" w:color="auto"/>
        <w:left w:val="none" w:sz="0" w:space="0" w:color="auto"/>
        <w:bottom w:val="none" w:sz="0" w:space="0" w:color="auto"/>
        <w:right w:val="none" w:sz="0" w:space="0" w:color="auto"/>
      </w:divBdr>
    </w:div>
    <w:div w:id="643511010">
      <w:bodyDiv w:val="1"/>
      <w:marLeft w:val="0"/>
      <w:marRight w:val="0"/>
      <w:marTop w:val="0"/>
      <w:marBottom w:val="0"/>
      <w:divBdr>
        <w:top w:val="none" w:sz="0" w:space="0" w:color="auto"/>
        <w:left w:val="none" w:sz="0" w:space="0" w:color="auto"/>
        <w:bottom w:val="none" w:sz="0" w:space="0" w:color="auto"/>
        <w:right w:val="none" w:sz="0" w:space="0" w:color="auto"/>
      </w:divBdr>
    </w:div>
    <w:div w:id="643848240">
      <w:bodyDiv w:val="1"/>
      <w:marLeft w:val="0"/>
      <w:marRight w:val="0"/>
      <w:marTop w:val="0"/>
      <w:marBottom w:val="0"/>
      <w:divBdr>
        <w:top w:val="none" w:sz="0" w:space="0" w:color="auto"/>
        <w:left w:val="none" w:sz="0" w:space="0" w:color="auto"/>
        <w:bottom w:val="none" w:sz="0" w:space="0" w:color="auto"/>
        <w:right w:val="none" w:sz="0" w:space="0" w:color="auto"/>
      </w:divBdr>
    </w:div>
    <w:div w:id="643849058">
      <w:bodyDiv w:val="1"/>
      <w:marLeft w:val="0"/>
      <w:marRight w:val="0"/>
      <w:marTop w:val="0"/>
      <w:marBottom w:val="0"/>
      <w:divBdr>
        <w:top w:val="none" w:sz="0" w:space="0" w:color="auto"/>
        <w:left w:val="none" w:sz="0" w:space="0" w:color="auto"/>
        <w:bottom w:val="none" w:sz="0" w:space="0" w:color="auto"/>
        <w:right w:val="none" w:sz="0" w:space="0" w:color="auto"/>
      </w:divBdr>
    </w:div>
    <w:div w:id="646251970">
      <w:bodyDiv w:val="1"/>
      <w:marLeft w:val="0"/>
      <w:marRight w:val="0"/>
      <w:marTop w:val="0"/>
      <w:marBottom w:val="0"/>
      <w:divBdr>
        <w:top w:val="none" w:sz="0" w:space="0" w:color="auto"/>
        <w:left w:val="none" w:sz="0" w:space="0" w:color="auto"/>
        <w:bottom w:val="none" w:sz="0" w:space="0" w:color="auto"/>
        <w:right w:val="none" w:sz="0" w:space="0" w:color="auto"/>
      </w:divBdr>
    </w:div>
    <w:div w:id="648485348">
      <w:bodyDiv w:val="1"/>
      <w:marLeft w:val="0"/>
      <w:marRight w:val="0"/>
      <w:marTop w:val="0"/>
      <w:marBottom w:val="0"/>
      <w:divBdr>
        <w:top w:val="none" w:sz="0" w:space="0" w:color="auto"/>
        <w:left w:val="none" w:sz="0" w:space="0" w:color="auto"/>
        <w:bottom w:val="none" w:sz="0" w:space="0" w:color="auto"/>
        <w:right w:val="none" w:sz="0" w:space="0" w:color="auto"/>
      </w:divBdr>
    </w:div>
    <w:div w:id="649165772">
      <w:bodyDiv w:val="1"/>
      <w:marLeft w:val="0"/>
      <w:marRight w:val="0"/>
      <w:marTop w:val="0"/>
      <w:marBottom w:val="0"/>
      <w:divBdr>
        <w:top w:val="none" w:sz="0" w:space="0" w:color="auto"/>
        <w:left w:val="none" w:sz="0" w:space="0" w:color="auto"/>
        <w:bottom w:val="none" w:sz="0" w:space="0" w:color="auto"/>
        <w:right w:val="none" w:sz="0" w:space="0" w:color="auto"/>
      </w:divBdr>
    </w:div>
    <w:div w:id="649945750">
      <w:bodyDiv w:val="1"/>
      <w:marLeft w:val="0"/>
      <w:marRight w:val="0"/>
      <w:marTop w:val="0"/>
      <w:marBottom w:val="0"/>
      <w:divBdr>
        <w:top w:val="none" w:sz="0" w:space="0" w:color="auto"/>
        <w:left w:val="none" w:sz="0" w:space="0" w:color="auto"/>
        <w:bottom w:val="none" w:sz="0" w:space="0" w:color="auto"/>
        <w:right w:val="none" w:sz="0" w:space="0" w:color="auto"/>
      </w:divBdr>
    </w:div>
    <w:div w:id="652031358">
      <w:bodyDiv w:val="1"/>
      <w:marLeft w:val="0"/>
      <w:marRight w:val="0"/>
      <w:marTop w:val="0"/>
      <w:marBottom w:val="0"/>
      <w:divBdr>
        <w:top w:val="none" w:sz="0" w:space="0" w:color="auto"/>
        <w:left w:val="none" w:sz="0" w:space="0" w:color="auto"/>
        <w:bottom w:val="none" w:sz="0" w:space="0" w:color="auto"/>
        <w:right w:val="none" w:sz="0" w:space="0" w:color="auto"/>
      </w:divBdr>
    </w:div>
    <w:div w:id="653025691">
      <w:bodyDiv w:val="1"/>
      <w:marLeft w:val="0"/>
      <w:marRight w:val="0"/>
      <w:marTop w:val="0"/>
      <w:marBottom w:val="0"/>
      <w:divBdr>
        <w:top w:val="none" w:sz="0" w:space="0" w:color="auto"/>
        <w:left w:val="none" w:sz="0" w:space="0" w:color="auto"/>
        <w:bottom w:val="none" w:sz="0" w:space="0" w:color="auto"/>
        <w:right w:val="none" w:sz="0" w:space="0" w:color="auto"/>
      </w:divBdr>
    </w:div>
    <w:div w:id="656155010">
      <w:bodyDiv w:val="1"/>
      <w:marLeft w:val="0"/>
      <w:marRight w:val="0"/>
      <w:marTop w:val="0"/>
      <w:marBottom w:val="0"/>
      <w:divBdr>
        <w:top w:val="none" w:sz="0" w:space="0" w:color="auto"/>
        <w:left w:val="none" w:sz="0" w:space="0" w:color="auto"/>
        <w:bottom w:val="none" w:sz="0" w:space="0" w:color="auto"/>
        <w:right w:val="none" w:sz="0" w:space="0" w:color="auto"/>
      </w:divBdr>
    </w:div>
    <w:div w:id="656882072">
      <w:bodyDiv w:val="1"/>
      <w:marLeft w:val="0"/>
      <w:marRight w:val="0"/>
      <w:marTop w:val="0"/>
      <w:marBottom w:val="0"/>
      <w:divBdr>
        <w:top w:val="none" w:sz="0" w:space="0" w:color="auto"/>
        <w:left w:val="none" w:sz="0" w:space="0" w:color="auto"/>
        <w:bottom w:val="none" w:sz="0" w:space="0" w:color="auto"/>
        <w:right w:val="none" w:sz="0" w:space="0" w:color="auto"/>
      </w:divBdr>
    </w:div>
    <w:div w:id="658775665">
      <w:bodyDiv w:val="1"/>
      <w:marLeft w:val="0"/>
      <w:marRight w:val="0"/>
      <w:marTop w:val="0"/>
      <w:marBottom w:val="0"/>
      <w:divBdr>
        <w:top w:val="none" w:sz="0" w:space="0" w:color="auto"/>
        <w:left w:val="none" w:sz="0" w:space="0" w:color="auto"/>
        <w:bottom w:val="none" w:sz="0" w:space="0" w:color="auto"/>
        <w:right w:val="none" w:sz="0" w:space="0" w:color="auto"/>
      </w:divBdr>
    </w:div>
    <w:div w:id="659891661">
      <w:bodyDiv w:val="1"/>
      <w:marLeft w:val="0"/>
      <w:marRight w:val="0"/>
      <w:marTop w:val="0"/>
      <w:marBottom w:val="0"/>
      <w:divBdr>
        <w:top w:val="none" w:sz="0" w:space="0" w:color="auto"/>
        <w:left w:val="none" w:sz="0" w:space="0" w:color="auto"/>
        <w:bottom w:val="none" w:sz="0" w:space="0" w:color="auto"/>
        <w:right w:val="none" w:sz="0" w:space="0" w:color="auto"/>
      </w:divBdr>
    </w:div>
    <w:div w:id="663624481">
      <w:bodyDiv w:val="1"/>
      <w:marLeft w:val="0"/>
      <w:marRight w:val="0"/>
      <w:marTop w:val="0"/>
      <w:marBottom w:val="0"/>
      <w:divBdr>
        <w:top w:val="none" w:sz="0" w:space="0" w:color="auto"/>
        <w:left w:val="none" w:sz="0" w:space="0" w:color="auto"/>
        <w:bottom w:val="none" w:sz="0" w:space="0" w:color="auto"/>
        <w:right w:val="none" w:sz="0" w:space="0" w:color="auto"/>
      </w:divBdr>
    </w:div>
    <w:div w:id="665092002">
      <w:bodyDiv w:val="1"/>
      <w:marLeft w:val="0"/>
      <w:marRight w:val="0"/>
      <w:marTop w:val="0"/>
      <w:marBottom w:val="0"/>
      <w:divBdr>
        <w:top w:val="none" w:sz="0" w:space="0" w:color="auto"/>
        <w:left w:val="none" w:sz="0" w:space="0" w:color="auto"/>
        <w:bottom w:val="none" w:sz="0" w:space="0" w:color="auto"/>
        <w:right w:val="none" w:sz="0" w:space="0" w:color="auto"/>
      </w:divBdr>
    </w:div>
    <w:div w:id="665130362">
      <w:bodyDiv w:val="1"/>
      <w:marLeft w:val="0"/>
      <w:marRight w:val="0"/>
      <w:marTop w:val="0"/>
      <w:marBottom w:val="0"/>
      <w:divBdr>
        <w:top w:val="none" w:sz="0" w:space="0" w:color="auto"/>
        <w:left w:val="none" w:sz="0" w:space="0" w:color="auto"/>
        <w:bottom w:val="none" w:sz="0" w:space="0" w:color="auto"/>
        <w:right w:val="none" w:sz="0" w:space="0" w:color="auto"/>
      </w:divBdr>
    </w:div>
    <w:div w:id="665783963">
      <w:bodyDiv w:val="1"/>
      <w:marLeft w:val="0"/>
      <w:marRight w:val="0"/>
      <w:marTop w:val="0"/>
      <w:marBottom w:val="0"/>
      <w:divBdr>
        <w:top w:val="none" w:sz="0" w:space="0" w:color="auto"/>
        <w:left w:val="none" w:sz="0" w:space="0" w:color="auto"/>
        <w:bottom w:val="none" w:sz="0" w:space="0" w:color="auto"/>
        <w:right w:val="none" w:sz="0" w:space="0" w:color="auto"/>
      </w:divBdr>
    </w:div>
    <w:div w:id="669481297">
      <w:bodyDiv w:val="1"/>
      <w:marLeft w:val="0"/>
      <w:marRight w:val="0"/>
      <w:marTop w:val="0"/>
      <w:marBottom w:val="0"/>
      <w:divBdr>
        <w:top w:val="none" w:sz="0" w:space="0" w:color="auto"/>
        <w:left w:val="none" w:sz="0" w:space="0" w:color="auto"/>
        <w:bottom w:val="none" w:sz="0" w:space="0" w:color="auto"/>
        <w:right w:val="none" w:sz="0" w:space="0" w:color="auto"/>
      </w:divBdr>
    </w:div>
    <w:div w:id="672799884">
      <w:bodyDiv w:val="1"/>
      <w:marLeft w:val="0"/>
      <w:marRight w:val="0"/>
      <w:marTop w:val="0"/>
      <w:marBottom w:val="0"/>
      <w:divBdr>
        <w:top w:val="none" w:sz="0" w:space="0" w:color="auto"/>
        <w:left w:val="none" w:sz="0" w:space="0" w:color="auto"/>
        <w:bottom w:val="none" w:sz="0" w:space="0" w:color="auto"/>
        <w:right w:val="none" w:sz="0" w:space="0" w:color="auto"/>
      </w:divBdr>
    </w:div>
    <w:div w:id="672951347">
      <w:bodyDiv w:val="1"/>
      <w:marLeft w:val="0"/>
      <w:marRight w:val="0"/>
      <w:marTop w:val="0"/>
      <w:marBottom w:val="0"/>
      <w:divBdr>
        <w:top w:val="none" w:sz="0" w:space="0" w:color="auto"/>
        <w:left w:val="none" w:sz="0" w:space="0" w:color="auto"/>
        <w:bottom w:val="none" w:sz="0" w:space="0" w:color="auto"/>
        <w:right w:val="none" w:sz="0" w:space="0" w:color="auto"/>
      </w:divBdr>
    </w:div>
    <w:div w:id="673387473">
      <w:bodyDiv w:val="1"/>
      <w:marLeft w:val="0"/>
      <w:marRight w:val="0"/>
      <w:marTop w:val="0"/>
      <w:marBottom w:val="0"/>
      <w:divBdr>
        <w:top w:val="none" w:sz="0" w:space="0" w:color="auto"/>
        <w:left w:val="none" w:sz="0" w:space="0" w:color="auto"/>
        <w:bottom w:val="none" w:sz="0" w:space="0" w:color="auto"/>
        <w:right w:val="none" w:sz="0" w:space="0" w:color="auto"/>
      </w:divBdr>
    </w:div>
    <w:div w:id="679892493">
      <w:bodyDiv w:val="1"/>
      <w:marLeft w:val="0"/>
      <w:marRight w:val="0"/>
      <w:marTop w:val="0"/>
      <w:marBottom w:val="0"/>
      <w:divBdr>
        <w:top w:val="none" w:sz="0" w:space="0" w:color="auto"/>
        <w:left w:val="none" w:sz="0" w:space="0" w:color="auto"/>
        <w:bottom w:val="none" w:sz="0" w:space="0" w:color="auto"/>
        <w:right w:val="none" w:sz="0" w:space="0" w:color="auto"/>
      </w:divBdr>
    </w:div>
    <w:div w:id="681858633">
      <w:bodyDiv w:val="1"/>
      <w:marLeft w:val="0"/>
      <w:marRight w:val="0"/>
      <w:marTop w:val="0"/>
      <w:marBottom w:val="0"/>
      <w:divBdr>
        <w:top w:val="none" w:sz="0" w:space="0" w:color="auto"/>
        <w:left w:val="none" w:sz="0" w:space="0" w:color="auto"/>
        <w:bottom w:val="none" w:sz="0" w:space="0" w:color="auto"/>
        <w:right w:val="none" w:sz="0" w:space="0" w:color="auto"/>
      </w:divBdr>
    </w:div>
    <w:div w:id="682124746">
      <w:bodyDiv w:val="1"/>
      <w:marLeft w:val="0"/>
      <w:marRight w:val="0"/>
      <w:marTop w:val="0"/>
      <w:marBottom w:val="0"/>
      <w:divBdr>
        <w:top w:val="none" w:sz="0" w:space="0" w:color="auto"/>
        <w:left w:val="none" w:sz="0" w:space="0" w:color="auto"/>
        <w:bottom w:val="none" w:sz="0" w:space="0" w:color="auto"/>
        <w:right w:val="none" w:sz="0" w:space="0" w:color="auto"/>
      </w:divBdr>
    </w:div>
    <w:div w:id="686905582">
      <w:bodyDiv w:val="1"/>
      <w:marLeft w:val="0"/>
      <w:marRight w:val="0"/>
      <w:marTop w:val="0"/>
      <w:marBottom w:val="0"/>
      <w:divBdr>
        <w:top w:val="none" w:sz="0" w:space="0" w:color="auto"/>
        <w:left w:val="none" w:sz="0" w:space="0" w:color="auto"/>
        <w:bottom w:val="none" w:sz="0" w:space="0" w:color="auto"/>
        <w:right w:val="none" w:sz="0" w:space="0" w:color="auto"/>
      </w:divBdr>
    </w:div>
    <w:div w:id="691953379">
      <w:bodyDiv w:val="1"/>
      <w:marLeft w:val="0"/>
      <w:marRight w:val="0"/>
      <w:marTop w:val="0"/>
      <w:marBottom w:val="0"/>
      <w:divBdr>
        <w:top w:val="none" w:sz="0" w:space="0" w:color="auto"/>
        <w:left w:val="none" w:sz="0" w:space="0" w:color="auto"/>
        <w:bottom w:val="none" w:sz="0" w:space="0" w:color="auto"/>
        <w:right w:val="none" w:sz="0" w:space="0" w:color="auto"/>
      </w:divBdr>
    </w:div>
    <w:div w:id="693111638">
      <w:bodyDiv w:val="1"/>
      <w:marLeft w:val="0"/>
      <w:marRight w:val="0"/>
      <w:marTop w:val="0"/>
      <w:marBottom w:val="0"/>
      <w:divBdr>
        <w:top w:val="none" w:sz="0" w:space="0" w:color="auto"/>
        <w:left w:val="none" w:sz="0" w:space="0" w:color="auto"/>
        <w:bottom w:val="none" w:sz="0" w:space="0" w:color="auto"/>
        <w:right w:val="none" w:sz="0" w:space="0" w:color="auto"/>
      </w:divBdr>
    </w:div>
    <w:div w:id="693648652">
      <w:bodyDiv w:val="1"/>
      <w:marLeft w:val="0"/>
      <w:marRight w:val="0"/>
      <w:marTop w:val="0"/>
      <w:marBottom w:val="0"/>
      <w:divBdr>
        <w:top w:val="none" w:sz="0" w:space="0" w:color="auto"/>
        <w:left w:val="none" w:sz="0" w:space="0" w:color="auto"/>
        <w:bottom w:val="none" w:sz="0" w:space="0" w:color="auto"/>
        <w:right w:val="none" w:sz="0" w:space="0" w:color="auto"/>
      </w:divBdr>
    </w:div>
    <w:div w:id="693925962">
      <w:bodyDiv w:val="1"/>
      <w:marLeft w:val="0"/>
      <w:marRight w:val="0"/>
      <w:marTop w:val="0"/>
      <w:marBottom w:val="0"/>
      <w:divBdr>
        <w:top w:val="none" w:sz="0" w:space="0" w:color="auto"/>
        <w:left w:val="none" w:sz="0" w:space="0" w:color="auto"/>
        <w:bottom w:val="none" w:sz="0" w:space="0" w:color="auto"/>
        <w:right w:val="none" w:sz="0" w:space="0" w:color="auto"/>
      </w:divBdr>
    </w:div>
    <w:div w:id="695815269">
      <w:bodyDiv w:val="1"/>
      <w:marLeft w:val="0"/>
      <w:marRight w:val="0"/>
      <w:marTop w:val="0"/>
      <w:marBottom w:val="0"/>
      <w:divBdr>
        <w:top w:val="none" w:sz="0" w:space="0" w:color="auto"/>
        <w:left w:val="none" w:sz="0" w:space="0" w:color="auto"/>
        <w:bottom w:val="none" w:sz="0" w:space="0" w:color="auto"/>
        <w:right w:val="none" w:sz="0" w:space="0" w:color="auto"/>
      </w:divBdr>
    </w:div>
    <w:div w:id="699012189">
      <w:bodyDiv w:val="1"/>
      <w:marLeft w:val="0"/>
      <w:marRight w:val="0"/>
      <w:marTop w:val="0"/>
      <w:marBottom w:val="0"/>
      <w:divBdr>
        <w:top w:val="none" w:sz="0" w:space="0" w:color="auto"/>
        <w:left w:val="none" w:sz="0" w:space="0" w:color="auto"/>
        <w:bottom w:val="none" w:sz="0" w:space="0" w:color="auto"/>
        <w:right w:val="none" w:sz="0" w:space="0" w:color="auto"/>
      </w:divBdr>
    </w:div>
    <w:div w:id="702749447">
      <w:bodyDiv w:val="1"/>
      <w:marLeft w:val="0"/>
      <w:marRight w:val="0"/>
      <w:marTop w:val="0"/>
      <w:marBottom w:val="0"/>
      <w:divBdr>
        <w:top w:val="none" w:sz="0" w:space="0" w:color="auto"/>
        <w:left w:val="none" w:sz="0" w:space="0" w:color="auto"/>
        <w:bottom w:val="none" w:sz="0" w:space="0" w:color="auto"/>
        <w:right w:val="none" w:sz="0" w:space="0" w:color="auto"/>
      </w:divBdr>
    </w:div>
    <w:div w:id="702944048">
      <w:bodyDiv w:val="1"/>
      <w:marLeft w:val="0"/>
      <w:marRight w:val="0"/>
      <w:marTop w:val="0"/>
      <w:marBottom w:val="0"/>
      <w:divBdr>
        <w:top w:val="none" w:sz="0" w:space="0" w:color="auto"/>
        <w:left w:val="none" w:sz="0" w:space="0" w:color="auto"/>
        <w:bottom w:val="none" w:sz="0" w:space="0" w:color="auto"/>
        <w:right w:val="none" w:sz="0" w:space="0" w:color="auto"/>
      </w:divBdr>
      <w:divsChild>
        <w:div w:id="23791341">
          <w:marLeft w:val="0"/>
          <w:marRight w:val="0"/>
          <w:marTop w:val="0"/>
          <w:marBottom w:val="0"/>
          <w:divBdr>
            <w:top w:val="none" w:sz="0" w:space="0" w:color="auto"/>
            <w:left w:val="none" w:sz="0" w:space="0" w:color="auto"/>
            <w:bottom w:val="none" w:sz="0" w:space="0" w:color="auto"/>
            <w:right w:val="none" w:sz="0" w:space="0" w:color="auto"/>
          </w:divBdr>
          <w:divsChild>
            <w:div w:id="1613051307">
              <w:marLeft w:val="0"/>
              <w:marRight w:val="0"/>
              <w:marTop w:val="0"/>
              <w:marBottom w:val="0"/>
              <w:divBdr>
                <w:top w:val="none" w:sz="0" w:space="0" w:color="auto"/>
                <w:left w:val="none" w:sz="0" w:space="0" w:color="auto"/>
                <w:bottom w:val="none" w:sz="0" w:space="0" w:color="auto"/>
                <w:right w:val="none" w:sz="0" w:space="0" w:color="auto"/>
              </w:divBdr>
              <w:divsChild>
                <w:div w:id="187696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258272">
      <w:bodyDiv w:val="1"/>
      <w:marLeft w:val="0"/>
      <w:marRight w:val="0"/>
      <w:marTop w:val="0"/>
      <w:marBottom w:val="0"/>
      <w:divBdr>
        <w:top w:val="none" w:sz="0" w:space="0" w:color="auto"/>
        <w:left w:val="none" w:sz="0" w:space="0" w:color="auto"/>
        <w:bottom w:val="none" w:sz="0" w:space="0" w:color="auto"/>
        <w:right w:val="none" w:sz="0" w:space="0" w:color="auto"/>
      </w:divBdr>
    </w:div>
    <w:div w:id="706877089">
      <w:bodyDiv w:val="1"/>
      <w:marLeft w:val="0"/>
      <w:marRight w:val="0"/>
      <w:marTop w:val="0"/>
      <w:marBottom w:val="0"/>
      <w:divBdr>
        <w:top w:val="none" w:sz="0" w:space="0" w:color="auto"/>
        <w:left w:val="none" w:sz="0" w:space="0" w:color="auto"/>
        <w:bottom w:val="none" w:sz="0" w:space="0" w:color="auto"/>
        <w:right w:val="none" w:sz="0" w:space="0" w:color="auto"/>
      </w:divBdr>
    </w:div>
    <w:div w:id="707099739">
      <w:bodyDiv w:val="1"/>
      <w:marLeft w:val="0"/>
      <w:marRight w:val="0"/>
      <w:marTop w:val="0"/>
      <w:marBottom w:val="0"/>
      <w:divBdr>
        <w:top w:val="none" w:sz="0" w:space="0" w:color="auto"/>
        <w:left w:val="none" w:sz="0" w:space="0" w:color="auto"/>
        <w:bottom w:val="none" w:sz="0" w:space="0" w:color="auto"/>
        <w:right w:val="none" w:sz="0" w:space="0" w:color="auto"/>
      </w:divBdr>
    </w:div>
    <w:div w:id="707682882">
      <w:bodyDiv w:val="1"/>
      <w:marLeft w:val="0"/>
      <w:marRight w:val="0"/>
      <w:marTop w:val="0"/>
      <w:marBottom w:val="0"/>
      <w:divBdr>
        <w:top w:val="none" w:sz="0" w:space="0" w:color="auto"/>
        <w:left w:val="none" w:sz="0" w:space="0" w:color="auto"/>
        <w:bottom w:val="none" w:sz="0" w:space="0" w:color="auto"/>
        <w:right w:val="none" w:sz="0" w:space="0" w:color="auto"/>
      </w:divBdr>
    </w:div>
    <w:div w:id="711421682">
      <w:bodyDiv w:val="1"/>
      <w:marLeft w:val="0"/>
      <w:marRight w:val="0"/>
      <w:marTop w:val="0"/>
      <w:marBottom w:val="0"/>
      <w:divBdr>
        <w:top w:val="none" w:sz="0" w:space="0" w:color="auto"/>
        <w:left w:val="none" w:sz="0" w:space="0" w:color="auto"/>
        <w:bottom w:val="none" w:sz="0" w:space="0" w:color="auto"/>
        <w:right w:val="none" w:sz="0" w:space="0" w:color="auto"/>
      </w:divBdr>
    </w:div>
    <w:div w:id="711537143">
      <w:bodyDiv w:val="1"/>
      <w:marLeft w:val="0"/>
      <w:marRight w:val="0"/>
      <w:marTop w:val="0"/>
      <w:marBottom w:val="0"/>
      <w:divBdr>
        <w:top w:val="none" w:sz="0" w:space="0" w:color="auto"/>
        <w:left w:val="none" w:sz="0" w:space="0" w:color="auto"/>
        <w:bottom w:val="none" w:sz="0" w:space="0" w:color="auto"/>
        <w:right w:val="none" w:sz="0" w:space="0" w:color="auto"/>
      </w:divBdr>
    </w:div>
    <w:div w:id="712315659">
      <w:bodyDiv w:val="1"/>
      <w:marLeft w:val="0"/>
      <w:marRight w:val="0"/>
      <w:marTop w:val="0"/>
      <w:marBottom w:val="0"/>
      <w:divBdr>
        <w:top w:val="none" w:sz="0" w:space="0" w:color="auto"/>
        <w:left w:val="none" w:sz="0" w:space="0" w:color="auto"/>
        <w:bottom w:val="none" w:sz="0" w:space="0" w:color="auto"/>
        <w:right w:val="none" w:sz="0" w:space="0" w:color="auto"/>
      </w:divBdr>
    </w:div>
    <w:div w:id="713508504">
      <w:bodyDiv w:val="1"/>
      <w:marLeft w:val="0"/>
      <w:marRight w:val="0"/>
      <w:marTop w:val="0"/>
      <w:marBottom w:val="0"/>
      <w:divBdr>
        <w:top w:val="none" w:sz="0" w:space="0" w:color="auto"/>
        <w:left w:val="none" w:sz="0" w:space="0" w:color="auto"/>
        <w:bottom w:val="none" w:sz="0" w:space="0" w:color="auto"/>
        <w:right w:val="none" w:sz="0" w:space="0" w:color="auto"/>
      </w:divBdr>
    </w:div>
    <w:div w:id="715083821">
      <w:bodyDiv w:val="1"/>
      <w:marLeft w:val="0"/>
      <w:marRight w:val="0"/>
      <w:marTop w:val="0"/>
      <w:marBottom w:val="0"/>
      <w:divBdr>
        <w:top w:val="none" w:sz="0" w:space="0" w:color="auto"/>
        <w:left w:val="none" w:sz="0" w:space="0" w:color="auto"/>
        <w:bottom w:val="none" w:sz="0" w:space="0" w:color="auto"/>
        <w:right w:val="none" w:sz="0" w:space="0" w:color="auto"/>
      </w:divBdr>
    </w:div>
    <w:div w:id="717096992">
      <w:bodyDiv w:val="1"/>
      <w:marLeft w:val="0"/>
      <w:marRight w:val="0"/>
      <w:marTop w:val="0"/>
      <w:marBottom w:val="0"/>
      <w:divBdr>
        <w:top w:val="none" w:sz="0" w:space="0" w:color="auto"/>
        <w:left w:val="none" w:sz="0" w:space="0" w:color="auto"/>
        <w:bottom w:val="none" w:sz="0" w:space="0" w:color="auto"/>
        <w:right w:val="none" w:sz="0" w:space="0" w:color="auto"/>
      </w:divBdr>
    </w:div>
    <w:div w:id="717708548">
      <w:bodyDiv w:val="1"/>
      <w:marLeft w:val="0"/>
      <w:marRight w:val="0"/>
      <w:marTop w:val="0"/>
      <w:marBottom w:val="0"/>
      <w:divBdr>
        <w:top w:val="none" w:sz="0" w:space="0" w:color="auto"/>
        <w:left w:val="none" w:sz="0" w:space="0" w:color="auto"/>
        <w:bottom w:val="none" w:sz="0" w:space="0" w:color="auto"/>
        <w:right w:val="none" w:sz="0" w:space="0" w:color="auto"/>
      </w:divBdr>
    </w:div>
    <w:div w:id="718826732">
      <w:bodyDiv w:val="1"/>
      <w:marLeft w:val="0"/>
      <w:marRight w:val="0"/>
      <w:marTop w:val="0"/>
      <w:marBottom w:val="0"/>
      <w:divBdr>
        <w:top w:val="none" w:sz="0" w:space="0" w:color="auto"/>
        <w:left w:val="none" w:sz="0" w:space="0" w:color="auto"/>
        <w:bottom w:val="none" w:sz="0" w:space="0" w:color="auto"/>
        <w:right w:val="none" w:sz="0" w:space="0" w:color="auto"/>
      </w:divBdr>
    </w:div>
    <w:div w:id="719402318">
      <w:bodyDiv w:val="1"/>
      <w:marLeft w:val="0"/>
      <w:marRight w:val="0"/>
      <w:marTop w:val="0"/>
      <w:marBottom w:val="0"/>
      <w:divBdr>
        <w:top w:val="none" w:sz="0" w:space="0" w:color="auto"/>
        <w:left w:val="none" w:sz="0" w:space="0" w:color="auto"/>
        <w:bottom w:val="none" w:sz="0" w:space="0" w:color="auto"/>
        <w:right w:val="none" w:sz="0" w:space="0" w:color="auto"/>
      </w:divBdr>
      <w:divsChild>
        <w:div w:id="257375821">
          <w:marLeft w:val="0"/>
          <w:marRight w:val="0"/>
          <w:marTop w:val="0"/>
          <w:marBottom w:val="0"/>
          <w:divBdr>
            <w:top w:val="none" w:sz="0" w:space="0" w:color="auto"/>
            <w:left w:val="none" w:sz="0" w:space="0" w:color="auto"/>
            <w:bottom w:val="none" w:sz="0" w:space="0" w:color="auto"/>
            <w:right w:val="none" w:sz="0" w:space="0" w:color="auto"/>
          </w:divBdr>
          <w:divsChild>
            <w:div w:id="1106005294">
              <w:marLeft w:val="0"/>
              <w:marRight w:val="0"/>
              <w:marTop w:val="0"/>
              <w:marBottom w:val="0"/>
              <w:divBdr>
                <w:top w:val="none" w:sz="0" w:space="0" w:color="auto"/>
                <w:left w:val="none" w:sz="0" w:space="0" w:color="auto"/>
                <w:bottom w:val="none" w:sz="0" w:space="0" w:color="auto"/>
                <w:right w:val="none" w:sz="0" w:space="0" w:color="auto"/>
              </w:divBdr>
              <w:divsChild>
                <w:div w:id="11047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136682">
      <w:bodyDiv w:val="1"/>
      <w:marLeft w:val="0"/>
      <w:marRight w:val="0"/>
      <w:marTop w:val="0"/>
      <w:marBottom w:val="0"/>
      <w:divBdr>
        <w:top w:val="none" w:sz="0" w:space="0" w:color="auto"/>
        <w:left w:val="none" w:sz="0" w:space="0" w:color="auto"/>
        <w:bottom w:val="none" w:sz="0" w:space="0" w:color="auto"/>
        <w:right w:val="none" w:sz="0" w:space="0" w:color="auto"/>
      </w:divBdr>
    </w:div>
    <w:div w:id="720636590">
      <w:bodyDiv w:val="1"/>
      <w:marLeft w:val="0"/>
      <w:marRight w:val="0"/>
      <w:marTop w:val="0"/>
      <w:marBottom w:val="0"/>
      <w:divBdr>
        <w:top w:val="none" w:sz="0" w:space="0" w:color="auto"/>
        <w:left w:val="none" w:sz="0" w:space="0" w:color="auto"/>
        <w:bottom w:val="none" w:sz="0" w:space="0" w:color="auto"/>
        <w:right w:val="none" w:sz="0" w:space="0" w:color="auto"/>
      </w:divBdr>
    </w:div>
    <w:div w:id="721249592">
      <w:bodyDiv w:val="1"/>
      <w:marLeft w:val="0"/>
      <w:marRight w:val="0"/>
      <w:marTop w:val="0"/>
      <w:marBottom w:val="0"/>
      <w:divBdr>
        <w:top w:val="none" w:sz="0" w:space="0" w:color="auto"/>
        <w:left w:val="none" w:sz="0" w:space="0" w:color="auto"/>
        <w:bottom w:val="none" w:sz="0" w:space="0" w:color="auto"/>
        <w:right w:val="none" w:sz="0" w:space="0" w:color="auto"/>
      </w:divBdr>
    </w:div>
    <w:div w:id="726226568">
      <w:bodyDiv w:val="1"/>
      <w:marLeft w:val="0"/>
      <w:marRight w:val="0"/>
      <w:marTop w:val="0"/>
      <w:marBottom w:val="0"/>
      <w:divBdr>
        <w:top w:val="none" w:sz="0" w:space="0" w:color="auto"/>
        <w:left w:val="none" w:sz="0" w:space="0" w:color="auto"/>
        <w:bottom w:val="none" w:sz="0" w:space="0" w:color="auto"/>
        <w:right w:val="none" w:sz="0" w:space="0" w:color="auto"/>
      </w:divBdr>
    </w:div>
    <w:div w:id="726339673">
      <w:bodyDiv w:val="1"/>
      <w:marLeft w:val="0"/>
      <w:marRight w:val="0"/>
      <w:marTop w:val="0"/>
      <w:marBottom w:val="0"/>
      <w:divBdr>
        <w:top w:val="none" w:sz="0" w:space="0" w:color="auto"/>
        <w:left w:val="none" w:sz="0" w:space="0" w:color="auto"/>
        <w:bottom w:val="none" w:sz="0" w:space="0" w:color="auto"/>
        <w:right w:val="none" w:sz="0" w:space="0" w:color="auto"/>
      </w:divBdr>
    </w:div>
    <w:div w:id="727148505">
      <w:bodyDiv w:val="1"/>
      <w:marLeft w:val="0"/>
      <w:marRight w:val="0"/>
      <w:marTop w:val="0"/>
      <w:marBottom w:val="0"/>
      <w:divBdr>
        <w:top w:val="none" w:sz="0" w:space="0" w:color="auto"/>
        <w:left w:val="none" w:sz="0" w:space="0" w:color="auto"/>
        <w:bottom w:val="none" w:sz="0" w:space="0" w:color="auto"/>
        <w:right w:val="none" w:sz="0" w:space="0" w:color="auto"/>
      </w:divBdr>
    </w:div>
    <w:div w:id="728189417">
      <w:bodyDiv w:val="1"/>
      <w:marLeft w:val="0"/>
      <w:marRight w:val="0"/>
      <w:marTop w:val="0"/>
      <w:marBottom w:val="0"/>
      <w:divBdr>
        <w:top w:val="none" w:sz="0" w:space="0" w:color="auto"/>
        <w:left w:val="none" w:sz="0" w:space="0" w:color="auto"/>
        <w:bottom w:val="none" w:sz="0" w:space="0" w:color="auto"/>
        <w:right w:val="none" w:sz="0" w:space="0" w:color="auto"/>
      </w:divBdr>
    </w:div>
    <w:div w:id="728964420">
      <w:bodyDiv w:val="1"/>
      <w:marLeft w:val="0"/>
      <w:marRight w:val="0"/>
      <w:marTop w:val="0"/>
      <w:marBottom w:val="0"/>
      <w:divBdr>
        <w:top w:val="none" w:sz="0" w:space="0" w:color="auto"/>
        <w:left w:val="none" w:sz="0" w:space="0" w:color="auto"/>
        <w:bottom w:val="none" w:sz="0" w:space="0" w:color="auto"/>
        <w:right w:val="none" w:sz="0" w:space="0" w:color="auto"/>
      </w:divBdr>
    </w:div>
    <w:div w:id="730427958">
      <w:bodyDiv w:val="1"/>
      <w:marLeft w:val="0"/>
      <w:marRight w:val="0"/>
      <w:marTop w:val="0"/>
      <w:marBottom w:val="0"/>
      <w:divBdr>
        <w:top w:val="none" w:sz="0" w:space="0" w:color="auto"/>
        <w:left w:val="none" w:sz="0" w:space="0" w:color="auto"/>
        <w:bottom w:val="none" w:sz="0" w:space="0" w:color="auto"/>
        <w:right w:val="none" w:sz="0" w:space="0" w:color="auto"/>
      </w:divBdr>
    </w:div>
    <w:div w:id="734470675">
      <w:bodyDiv w:val="1"/>
      <w:marLeft w:val="0"/>
      <w:marRight w:val="0"/>
      <w:marTop w:val="0"/>
      <w:marBottom w:val="0"/>
      <w:divBdr>
        <w:top w:val="none" w:sz="0" w:space="0" w:color="auto"/>
        <w:left w:val="none" w:sz="0" w:space="0" w:color="auto"/>
        <w:bottom w:val="none" w:sz="0" w:space="0" w:color="auto"/>
        <w:right w:val="none" w:sz="0" w:space="0" w:color="auto"/>
      </w:divBdr>
    </w:div>
    <w:div w:id="735510862">
      <w:bodyDiv w:val="1"/>
      <w:marLeft w:val="0"/>
      <w:marRight w:val="0"/>
      <w:marTop w:val="0"/>
      <w:marBottom w:val="0"/>
      <w:divBdr>
        <w:top w:val="none" w:sz="0" w:space="0" w:color="auto"/>
        <w:left w:val="none" w:sz="0" w:space="0" w:color="auto"/>
        <w:bottom w:val="none" w:sz="0" w:space="0" w:color="auto"/>
        <w:right w:val="none" w:sz="0" w:space="0" w:color="auto"/>
      </w:divBdr>
    </w:div>
    <w:div w:id="735517555">
      <w:bodyDiv w:val="1"/>
      <w:marLeft w:val="0"/>
      <w:marRight w:val="0"/>
      <w:marTop w:val="0"/>
      <w:marBottom w:val="0"/>
      <w:divBdr>
        <w:top w:val="none" w:sz="0" w:space="0" w:color="auto"/>
        <w:left w:val="none" w:sz="0" w:space="0" w:color="auto"/>
        <w:bottom w:val="none" w:sz="0" w:space="0" w:color="auto"/>
        <w:right w:val="none" w:sz="0" w:space="0" w:color="auto"/>
      </w:divBdr>
    </w:div>
    <w:div w:id="735980856">
      <w:bodyDiv w:val="1"/>
      <w:marLeft w:val="0"/>
      <w:marRight w:val="0"/>
      <w:marTop w:val="0"/>
      <w:marBottom w:val="0"/>
      <w:divBdr>
        <w:top w:val="none" w:sz="0" w:space="0" w:color="auto"/>
        <w:left w:val="none" w:sz="0" w:space="0" w:color="auto"/>
        <w:bottom w:val="none" w:sz="0" w:space="0" w:color="auto"/>
        <w:right w:val="none" w:sz="0" w:space="0" w:color="auto"/>
      </w:divBdr>
    </w:div>
    <w:div w:id="737289240">
      <w:bodyDiv w:val="1"/>
      <w:marLeft w:val="0"/>
      <w:marRight w:val="0"/>
      <w:marTop w:val="0"/>
      <w:marBottom w:val="0"/>
      <w:divBdr>
        <w:top w:val="none" w:sz="0" w:space="0" w:color="auto"/>
        <w:left w:val="none" w:sz="0" w:space="0" w:color="auto"/>
        <w:bottom w:val="none" w:sz="0" w:space="0" w:color="auto"/>
        <w:right w:val="none" w:sz="0" w:space="0" w:color="auto"/>
      </w:divBdr>
    </w:div>
    <w:div w:id="738863692">
      <w:bodyDiv w:val="1"/>
      <w:marLeft w:val="0"/>
      <w:marRight w:val="0"/>
      <w:marTop w:val="0"/>
      <w:marBottom w:val="0"/>
      <w:divBdr>
        <w:top w:val="none" w:sz="0" w:space="0" w:color="auto"/>
        <w:left w:val="none" w:sz="0" w:space="0" w:color="auto"/>
        <w:bottom w:val="none" w:sz="0" w:space="0" w:color="auto"/>
        <w:right w:val="none" w:sz="0" w:space="0" w:color="auto"/>
      </w:divBdr>
    </w:div>
    <w:div w:id="739209129">
      <w:bodyDiv w:val="1"/>
      <w:marLeft w:val="0"/>
      <w:marRight w:val="0"/>
      <w:marTop w:val="0"/>
      <w:marBottom w:val="0"/>
      <w:divBdr>
        <w:top w:val="none" w:sz="0" w:space="0" w:color="auto"/>
        <w:left w:val="none" w:sz="0" w:space="0" w:color="auto"/>
        <w:bottom w:val="none" w:sz="0" w:space="0" w:color="auto"/>
        <w:right w:val="none" w:sz="0" w:space="0" w:color="auto"/>
      </w:divBdr>
    </w:div>
    <w:div w:id="740830425">
      <w:bodyDiv w:val="1"/>
      <w:marLeft w:val="0"/>
      <w:marRight w:val="0"/>
      <w:marTop w:val="0"/>
      <w:marBottom w:val="0"/>
      <w:divBdr>
        <w:top w:val="none" w:sz="0" w:space="0" w:color="auto"/>
        <w:left w:val="none" w:sz="0" w:space="0" w:color="auto"/>
        <w:bottom w:val="none" w:sz="0" w:space="0" w:color="auto"/>
        <w:right w:val="none" w:sz="0" w:space="0" w:color="auto"/>
      </w:divBdr>
    </w:div>
    <w:div w:id="742416858">
      <w:bodyDiv w:val="1"/>
      <w:marLeft w:val="0"/>
      <w:marRight w:val="0"/>
      <w:marTop w:val="0"/>
      <w:marBottom w:val="0"/>
      <w:divBdr>
        <w:top w:val="none" w:sz="0" w:space="0" w:color="auto"/>
        <w:left w:val="none" w:sz="0" w:space="0" w:color="auto"/>
        <w:bottom w:val="none" w:sz="0" w:space="0" w:color="auto"/>
        <w:right w:val="none" w:sz="0" w:space="0" w:color="auto"/>
      </w:divBdr>
    </w:div>
    <w:div w:id="742458573">
      <w:bodyDiv w:val="1"/>
      <w:marLeft w:val="0"/>
      <w:marRight w:val="0"/>
      <w:marTop w:val="0"/>
      <w:marBottom w:val="0"/>
      <w:divBdr>
        <w:top w:val="none" w:sz="0" w:space="0" w:color="auto"/>
        <w:left w:val="none" w:sz="0" w:space="0" w:color="auto"/>
        <w:bottom w:val="none" w:sz="0" w:space="0" w:color="auto"/>
        <w:right w:val="none" w:sz="0" w:space="0" w:color="auto"/>
      </w:divBdr>
    </w:div>
    <w:div w:id="745036261">
      <w:bodyDiv w:val="1"/>
      <w:marLeft w:val="0"/>
      <w:marRight w:val="0"/>
      <w:marTop w:val="0"/>
      <w:marBottom w:val="0"/>
      <w:divBdr>
        <w:top w:val="none" w:sz="0" w:space="0" w:color="auto"/>
        <w:left w:val="none" w:sz="0" w:space="0" w:color="auto"/>
        <w:bottom w:val="none" w:sz="0" w:space="0" w:color="auto"/>
        <w:right w:val="none" w:sz="0" w:space="0" w:color="auto"/>
      </w:divBdr>
    </w:div>
    <w:div w:id="748233628">
      <w:bodyDiv w:val="1"/>
      <w:marLeft w:val="0"/>
      <w:marRight w:val="0"/>
      <w:marTop w:val="0"/>
      <w:marBottom w:val="0"/>
      <w:divBdr>
        <w:top w:val="none" w:sz="0" w:space="0" w:color="auto"/>
        <w:left w:val="none" w:sz="0" w:space="0" w:color="auto"/>
        <w:bottom w:val="none" w:sz="0" w:space="0" w:color="auto"/>
        <w:right w:val="none" w:sz="0" w:space="0" w:color="auto"/>
      </w:divBdr>
    </w:div>
    <w:div w:id="748506163">
      <w:bodyDiv w:val="1"/>
      <w:marLeft w:val="0"/>
      <w:marRight w:val="0"/>
      <w:marTop w:val="0"/>
      <w:marBottom w:val="0"/>
      <w:divBdr>
        <w:top w:val="none" w:sz="0" w:space="0" w:color="auto"/>
        <w:left w:val="none" w:sz="0" w:space="0" w:color="auto"/>
        <w:bottom w:val="none" w:sz="0" w:space="0" w:color="auto"/>
        <w:right w:val="none" w:sz="0" w:space="0" w:color="auto"/>
      </w:divBdr>
    </w:div>
    <w:div w:id="748622716">
      <w:bodyDiv w:val="1"/>
      <w:marLeft w:val="0"/>
      <w:marRight w:val="0"/>
      <w:marTop w:val="0"/>
      <w:marBottom w:val="0"/>
      <w:divBdr>
        <w:top w:val="none" w:sz="0" w:space="0" w:color="auto"/>
        <w:left w:val="none" w:sz="0" w:space="0" w:color="auto"/>
        <w:bottom w:val="none" w:sz="0" w:space="0" w:color="auto"/>
        <w:right w:val="none" w:sz="0" w:space="0" w:color="auto"/>
      </w:divBdr>
    </w:div>
    <w:div w:id="749884031">
      <w:bodyDiv w:val="1"/>
      <w:marLeft w:val="0"/>
      <w:marRight w:val="0"/>
      <w:marTop w:val="0"/>
      <w:marBottom w:val="0"/>
      <w:divBdr>
        <w:top w:val="none" w:sz="0" w:space="0" w:color="auto"/>
        <w:left w:val="none" w:sz="0" w:space="0" w:color="auto"/>
        <w:bottom w:val="none" w:sz="0" w:space="0" w:color="auto"/>
        <w:right w:val="none" w:sz="0" w:space="0" w:color="auto"/>
      </w:divBdr>
    </w:div>
    <w:div w:id="751126442">
      <w:bodyDiv w:val="1"/>
      <w:marLeft w:val="0"/>
      <w:marRight w:val="0"/>
      <w:marTop w:val="0"/>
      <w:marBottom w:val="0"/>
      <w:divBdr>
        <w:top w:val="none" w:sz="0" w:space="0" w:color="auto"/>
        <w:left w:val="none" w:sz="0" w:space="0" w:color="auto"/>
        <w:bottom w:val="none" w:sz="0" w:space="0" w:color="auto"/>
        <w:right w:val="none" w:sz="0" w:space="0" w:color="auto"/>
      </w:divBdr>
    </w:div>
    <w:div w:id="752314381">
      <w:bodyDiv w:val="1"/>
      <w:marLeft w:val="0"/>
      <w:marRight w:val="0"/>
      <w:marTop w:val="0"/>
      <w:marBottom w:val="0"/>
      <w:divBdr>
        <w:top w:val="none" w:sz="0" w:space="0" w:color="auto"/>
        <w:left w:val="none" w:sz="0" w:space="0" w:color="auto"/>
        <w:bottom w:val="none" w:sz="0" w:space="0" w:color="auto"/>
        <w:right w:val="none" w:sz="0" w:space="0" w:color="auto"/>
      </w:divBdr>
    </w:div>
    <w:div w:id="754206302">
      <w:bodyDiv w:val="1"/>
      <w:marLeft w:val="0"/>
      <w:marRight w:val="0"/>
      <w:marTop w:val="0"/>
      <w:marBottom w:val="0"/>
      <w:divBdr>
        <w:top w:val="none" w:sz="0" w:space="0" w:color="auto"/>
        <w:left w:val="none" w:sz="0" w:space="0" w:color="auto"/>
        <w:bottom w:val="none" w:sz="0" w:space="0" w:color="auto"/>
        <w:right w:val="none" w:sz="0" w:space="0" w:color="auto"/>
      </w:divBdr>
    </w:div>
    <w:div w:id="755176142">
      <w:bodyDiv w:val="1"/>
      <w:marLeft w:val="0"/>
      <w:marRight w:val="0"/>
      <w:marTop w:val="0"/>
      <w:marBottom w:val="0"/>
      <w:divBdr>
        <w:top w:val="none" w:sz="0" w:space="0" w:color="auto"/>
        <w:left w:val="none" w:sz="0" w:space="0" w:color="auto"/>
        <w:bottom w:val="none" w:sz="0" w:space="0" w:color="auto"/>
        <w:right w:val="none" w:sz="0" w:space="0" w:color="auto"/>
      </w:divBdr>
    </w:div>
    <w:div w:id="755396624">
      <w:bodyDiv w:val="1"/>
      <w:marLeft w:val="0"/>
      <w:marRight w:val="0"/>
      <w:marTop w:val="0"/>
      <w:marBottom w:val="0"/>
      <w:divBdr>
        <w:top w:val="none" w:sz="0" w:space="0" w:color="auto"/>
        <w:left w:val="none" w:sz="0" w:space="0" w:color="auto"/>
        <w:bottom w:val="none" w:sz="0" w:space="0" w:color="auto"/>
        <w:right w:val="none" w:sz="0" w:space="0" w:color="auto"/>
      </w:divBdr>
    </w:div>
    <w:div w:id="755907579">
      <w:bodyDiv w:val="1"/>
      <w:marLeft w:val="0"/>
      <w:marRight w:val="0"/>
      <w:marTop w:val="0"/>
      <w:marBottom w:val="0"/>
      <w:divBdr>
        <w:top w:val="none" w:sz="0" w:space="0" w:color="auto"/>
        <w:left w:val="none" w:sz="0" w:space="0" w:color="auto"/>
        <w:bottom w:val="none" w:sz="0" w:space="0" w:color="auto"/>
        <w:right w:val="none" w:sz="0" w:space="0" w:color="auto"/>
      </w:divBdr>
    </w:div>
    <w:div w:id="764426551">
      <w:bodyDiv w:val="1"/>
      <w:marLeft w:val="0"/>
      <w:marRight w:val="0"/>
      <w:marTop w:val="0"/>
      <w:marBottom w:val="0"/>
      <w:divBdr>
        <w:top w:val="none" w:sz="0" w:space="0" w:color="auto"/>
        <w:left w:val="none" w:sz="0" w:space="0" w:color="auto"/>
        <w:bottom w:val="none" w:sz="0" w:space="0" w:color="auto"/>
        <w:right w:val="none" w:sz="0" w:space="0" w:color="auto"/>
      </w:divBdr>
    </w:div>
    <w:div w:id="765729644">
      <w:bodyDiv w:val="1"/>
      <w:marLeft w:val="0"/>
      <w:marRight w:val="0"/>
      <w:marTop w:val="0"/>
      <w:marBottom w:val="0"/>
      <w:divBdr>
        <w:top w:val="none" w:sz="0" w:space="0" w:color="auto"/>
        <w:left w:val="none" w:sz="0" w:space="0" w:color="auto"/>
        <w:bottom w:val="none" w:sz="0" w:space="0" w:color="auto"/>
        <w:right w:val="none" w:sz="0" w:space="0" w:color="auto"/>
      </w:divBdr>
    </w:div>
    <w:div w:id="769130560">
      <w:bodyDiv w:val="1"/>
      <w:marLeft w:val="0"/>
      <w:marRight w:val="0"/>
      <w:marTop w:val="0"/>
      <w:marBottom w:val="0"/>
      <w:divBdr>
        <w:top w:val="none" w:sz="0" w:space="0" w:color="auto"/>
        <w:left w:val="none" w:sz="0" w:space="0" w:color="auto"/>
        <w:bottom w:val="none" w:sz="0" w:space="0" w:color="auto"/>
        <w:right w:val="none" w:sz="0" w:space="0" w:color="auto"/>
      </w:divBdr>
    </w:div>
    <w:div w:id="770128380">
      <w:bodyDiv w:val="1"/>
      <w:marLeft w:val="0"/>
      <w:marRight w:val="0"/>
      <w:marTop w:val="0"/>
      <w:marBottom w:val="0"/>
      <w:divBdr>
        <w:top w:val="none" w:sz="0" w:space="0" w:color="auto"/>
        <w:left w:val="none" w:sz="0" w:space="0" w:color="auto"/>
        <w:bottom w:val="none" w:sz="0" w:space="0" w:color="auto"/>
        <w:right w:val="none" w:sz="0" w:space="0" w:color="auto"/>
      </w:divBdr>
    </w:div>
    <w:div w:id="772164200">
      <w:bodyDiv w:val="1"/>
      <w:marLeft w:val="0"/>
      <w:marRight w:val="0"/>
      <w:marTop w:val="0"/>
      <w:marBottom w:val="0"/>
      <w:divBdr>
        <w:top w:val="none" w:sz="0" w:space="0" w:color="auto"/>
        <w:left w:val="none" w:sz="0" w:space="0" w:color="auto"/>
        <w:bottom w:val="none" w:sz="0" w:space="0" w:color="auto"/>
        <w:right w:val="none" w:sz="0" w:space="0" w:color="auto"/>
      </w:divBdr>
    </w:div>
    <w:div w:id="773285905">
      <w:bodyDiv w:val="1"/>
      <w:marLeft w:val="0"/>
      <w:marRight w:val="0"/>
      <w:marTop w:val="0"/>
      <w:marBottom w:val="0"/>
      <w:divBdr>
        <w:top w:val="none" w:sz="0" w:space="0" w:color="auto"/>
        <w:left w:val="none" w:sz="0" w:space="0" w:color="auto"/>
        <w:bottom w:val="none" w:sz="0" w:space="0" w:color="auto"/>
        <w:right w:val="none" w:sz="0" w:space="0" w:color="auto"/>
      </w:divBdr>
    </w:div>
    <w:div w:id="781731880">
      <w:bodyDiv w:val="1"/>
      <w:marLeft w:val="0"/>
      <w:marRight w:val="0"/>
      <w:marTop w:val="0"/>
      <w:marBottom w:val="0"/>
      <w:divBdr>
        <w:top w:val="none" w:sz="0" w:space="0" w:color="auto"/>
        <w:left w:val="none" w:sz="0" w:space="0" w:color="auto"/>
        <w:bottom w:val="none" w:sz="0" w:space="0" w:color="auto"/>
        <w:right w:val="none" w:sz="0" w:space="0" w:color="auto"/>
      </w:divBdr>
    </w:div>
    <w:div w:id="783578909">
      <w:bodyDiv w:val="1"/>
      <w:marLeft w:val="0"/>
      <w:marRight w:val="0"/>
      <w:marTop w:val="0"/>
      <w:marBottom w:val="0"/>
      <w:divBdr>
        <w:top w:val="none" w:sz="0" w:space="0" w:color="auto"/>
        <w:left w:val="none" w:sz="0" w:space="0" w:color="auto"/>
        <w:bottom w:val="none" w:sz="0" w:space="0" w:color="auto"/>
        <w:right w:val="none" w:sz="0" w:space="0" w:color="auto"/>
      </w:divBdr>
    </w:div>
    <w:div w:id="786657848">
      <w:bodyDiv w:val="1"/>
      <w:marLeft w:val="0"/>
      <w:marRight w:val="0"/>
      <w:marTop w:val="0"/>
      <w:marBottom w:val="0"/>
      <w:divBdr>
        <w:top w:val="none" w:sz="0" w:space="0" w:color="auto"/>
        <w:left w:val="none" w:sz="0" w:space="0" w:color="auto"/>
        <w:bottom w:val="none" w:sz="0" w:space="0" w:color="auto"/>
        <w:right w:val="none" w:sz="0" w:space="0" w:color="auto"/>
      </w:divBdr>
    </w:div>
    <w:div w:id="786971875">
      <w:bodyDiv w:val="1"/>
      <w:marLeft w:val="0"/>
      <w:marRight w:val="0"/>
      <w:marTop w:val="0"/>
      <w:marBottom w:val="0"/>
      <w:divBdr>
        <w:top w:val="none" w:sz="0" w:space="0" w:color="auto"/>
        <w:left w:val="none" w:sz="0" w:space="0" w:color="auto"/>
        <w:bottom w:val="none" w:sz="0" w:space="0" w:color="auto"/>
        <w:right w:val="none" w:sz="0" w:space="0" w:color="auto"/>
      </w:divBdr>
    </w:div>
    <w:div w:id="787311314">
      <w:bodyDiv w:val="1"/>
      <w:marLeft w:val="0"/>
      <w:marRight w:val="0"/>
      <w:marTop w:val="0"/>
      <w:marBottom w:val="0"/>
      <w:divBdr>
        <w:top w:val="none" w:sz="0" w:space="0" w:color="auto"/>
        <w:left w:val="none" w:sz="0" w:space="0" w:color="auto"/>
        <w:bottom w:val="none" w:sz="0" w:space="0" w:color="auto"/>
        <w:right w:val="none" w:sz="0" w:space="0" w:color="auto"/>
      </w:divBdr>
    </w:div>
    <w:div w:id="787355036">
      <w:bodyDiv w:val="1"/>
      <w:marLeft w:val="0"/>
      <w:marRight w:val="0"/>
      <w:marTop w:val="0"/>
      <w:marBottom w:val="0"/>
      <w:divBdr>
        <w:top w:val="none" w:sz="0" w:space="0" w:color="auto"/>
        <w:left w:val="none" w:sz="0" w:space="0" w:color="auto"/>
        <w:bottom w:val="none" w:sz="0" w:space="0" w:color="auto"/>
        <w:right w:val="none" w:sz="0" w:space="0" w:color="auto"/>
      </w:divBdr>
    </w:div>
    <w:div w:id="788738009">
      <w:bodyDiv w:val="1"/>
      <w:marLeft w:val="0"/>
      <w:marRight w:val="0"/>
      <w:marTop w:val="0"/>
      <w:marBottom w:val="0"/>
      <w:divBdr>
        <w:top w:val="none" w:sz="0" w:space="0" w:color="auto"/>
        <w:left w:val="none" w:sz="0" w:space="0" w:color="auto"/>
        <w:bottom w:val="none" w:sz="0" w:space="0" w:color="auto"/>
        <w:right w:val="none" w:sz="0" w:space="0" w:color="auto"/>
      </w:divBdr>
    </w:div>
    <w:div w:id="789592793">
      <w:bodyDiv w:val="1"/>
      <w:marLeft w:val="0"/>
      <w:marRight w:val="0"/>
      <w:marTop w:val="0"/>
      <w:marBottom w:val="0"/>
      <w:divBdr>
        <w:top w:val="none" w:sz="0" w:space="0" w:color="auto"/>
        <w:left w:val="none" w:sz="0" w:space="0" w:color="auto"/>
        <w:bottom w:val="none" w:sz="0" w:space="0" w:color="auto"/>
        <w:right w:val="none" w:sz="0" w:space="0" w:color="auto"/>
      </w:divBdr>
    </w:div>
    <w:div w:id="790172204">
      <w:bodyDiv w:val="1"/>
      <w:marLeft w:val="0"/>
      <w:marRight w:val="0"/>
      <w:marTop w:val="0"/>
      <w:marBottom w:val="0"/>
      <w:divBdr>
        <w:top w:val="none" w:sz="0" w:space="0" w:color="auto"/>
        <w:left w:val="none" w:sz="0" w:space="0" w:color="auto"/>
        <w:bottom w:val="none" w:sz="0" w:space="0" w:color="auto"/>
        <w:right w:val="none" w:sz="0" w:space="0" w:color="auto"/>
      </w:divBdr>
    </w:div>
    <w:div w:id="791945330">
      <w:bodyDiv w:val="1"/>
      <w:marLeft w:val="0"/>
      <w:marRight w:val="0"/>
      <w:marTop w:val="0"/>
      <w:marBottom w:val="0"/>
      <w:divBdr>
        <w:top w:val="none" w:sz="0" w:space="0" w:color="auto"/>
        <w:left w:val="none" w:sz="0" w:space="0" w:color="auto"/>
        <w:bottom w:val="none" w:sz="0" w:space="0" w:color="auto"/>
        <w:right w:val="none" w:sz="0" w:space="0" w:color="auto"/>
      </w:divBdr>
    </w:div>
    <w:div w:id="792406672">
      <w:bodyDiv w:val="1"/>
      <w:marLeft w:val="0"/>
      <w:marRight w:val="0"/>
      <w:marTop w:val="0"/>
      <w:marBottom w:val="0"/>
      <w:divBdr>
        <w:top w:val="none" w:sz="0" w:space="0" w:color="auto"/>
        <w:left w:val="none" w:sz="0" w:space="0" w:color="auto"/>
        <w:bottom w:val="none" w:sz="0" w:space="0" w:color="auto"/>
        <w:right w:val="none" w:sz="0" w:space="0" w:color="auto"/>
      </w:divBdr>
    </w:div>
    <w:div w:id="795220789">
      <w:bodyDiv w:val="1"/>
      <w:marLeft w:val="0"/>
      <w:marRight w:val="0"/>
      <w:marTop w:val="0"/>
      <w:marBottom w:val="0"/>
      <w:divBdr>
        <w:top w:val="none" w:sz="0" w:space="0" w:color="auto"/>
        <w:left w:val="none" w:sz="0" w:space="0" w:color="auto"/>
        <w:bottom w:val="none" w:sz="0" w:space="0" w:color="auto"/>
        <w:right w:val="none" w:sz="0" w:space="0" w:color="auto"/>
      </w:divBdr>
    </w:div>
    <w:div w:id="796724547">
      <w:bodyDiv w:val="1"/>
      <w:marLeft w:val="0"/>
      <w:marRight w:val="0"/>
      <w:marTop w:val="0"/>
      <w:marBottom w:val="0"/>
      <w:divBdr>
        <w:top w:val="none" w:sz="0" w:space="0" w:color="auto"/>
        <w:left w:val="none" w:sz="0" w:space="0" w:color="auto"/>
        <w:bottom w:val="none" w:sz="0" w:space="0" w:color="auto"/>
        <w:right w:val="none" w:sz="0" w:space="0" w:color="auto"/>
      </w:divBdr>
    </w:div>
    <w:div w:id="797993802">
      <w:bodyDiv w:val="1"/>
      <w:marLeft w:val="0"/>
      <w:marRight w:val="0"/>
      <w:marTop w:val="0"/>
      <w:marBottom w:val="0"/>
      <w:divBdr>
        <w:top w:val="none" w:sz="0" w:space="0" w:color="auto"/>
        <w:left w:val="none" w:sz="0" w:space="0" w:color="auto"/>
        <w:bottom w:val="none" w:sz="0" w:space="0" w:color="auto"/>
        <w:right w:val="none" w:sz="0" w:space="0" w:color="auto"/>
      </w:divBdr>
    </w:div>
    <w:div w:id="798063575">
      <w:bodyDiv w:val="1"/>
      <w:marLeft w:val="0"/>
      <w:marRight w:val="0"/>
      <w:marTop w:val="0"/>
      <w:marBottom w:val="0"/>
      <w:divBdr>
        <w:top w:val="none" w:sz="0" w:space="0" w:color="auto"/>
        <w:left w:val="none" w:sz="0" w:space="0" w:color="auto"/>
        <w:bottom w:val="none" w:sz="0" w:space="0" w:color="auto"/>
        <w:right w:val="none" w:sz="0" w:space="0" w:color="auto"/>
      </w:divBdr>
    </w:div>
    <w:div w:id="801535698">
      <w:bodyDiv w:val="1"/>
      <w:marLeft w:val="0"/>
      <w:marRight w:val="0"/>
      <w:marTop w:val="0"/>
      <w:marBottom w:val="0"/>
      <w:divBdr>
        <w:top w:val="none" w:sz="0" w:space="0" w:color="auto"/>
        <w:left w:val="none" w:sz="0" w:space="0" w:color="auto"/>
        <w:bottom w:val="none" w:sz="0" w:space="0" w:color="auto"/>
        <w:right w:val="none" w:sz="0" w:space="0" w:color="auto"/>
      </w:divBdr>
    </w:div>
    <w:div w:id="802045504">
      <w:bodyDiv w:val="1"/>
      <w:marLeft w:val="0"/>
      <w:marRight w:val="0"/>
      <w:marTop w:val="0"/>
      <w:marBottom w:val="0"/>
      <w:divBdr>
        <w:top w:val="none" w:sz="0" w:space="0" w:color="auto"/>
        <w:left w:val="none" w:sz="0" w:space="0" w:color="auto"/>
        <w:bottom w:val="none" w:sz="0" w:space="0" w:color="auto"/>
        <w:right w:val="none" w:sz="0" w:space="0" w:color="auto"/>
      </w:divBdr>
    </w:div>
    <w:div w:id="806049051">
      <w:bodyDiv w:val="1"/>
      <w:marLeft w:val="0"/>
      <w:marRight w:val="0"/>
      <w:marTop w:val="0"/>
      <w:marBottom w:val="0"/>
      <w:divBdr>
        <w:top w:val="none" w:sz="0" w:space="0" w:color="auto"/>
        <w:left w:val="none" w:sz="0" w:space="0" w:color="auto"/>
        <w:bottom w:val="none" w:sz="0" w:space="0" w:color="auto"/>
        <w:right w:val="none" w:sz="0" w:space="0" w:color="auto"/>
      </w:divBdr>
    </w:div>
    <w:div w:id="806245063">
      <w:bodyDiv w:val="1"/>
      <w:marLeft w:val="0"/>
      <w:marRight w:val="0"/>
      <w:marTop w:val="0"/>
      <w:marBottom w:val="0"/>
      <w:divBdr>
        <w:top w:val="none" w:sz="0" w:space="0" w:color="auto"/>
        <w:left w:val="none" w:sz="0" w:space="0" w:color="auto"/>
        <w:bottom w:val="none" w:sz="0" w:space="0" w:color="auto"/>
        <w:right w:val="none" w:sz="0" w:space="0" w:color="auto"/>
      </w:divBdr>
    </w:div>
    <w:div w:id="807943539">
      <w:bodyDiv w:val="1"/>
      <w:marLeft w:val="0"/>
      <w:marRight w:val="0"/>
      <w:marTop w:val="0"/>
      <w:marBottom w:val="0"/>
      <w:divBdr>
        <w:top w:val="none" w:sz="0" w:space="0" w:color="auto"/>
        <w:left w:val="none" w:sz="0" w:space="0" w:color="auto"/>
        <w:bottom w:val="none" w:sz="0" w:space="0" w:color="auto"/>
        <w:right w:val="none" w:sz="0" w:space="0" w:color="auto"/>
      </w:divBdr>
    </w:div>
    <w:div w:id="810828785">
      <w:bodyDiv w:val="1"/>
      <w:marLeft w:val="0"/>
      <w:marRight w:val="0"/>
      <w:marTop w:val="0"/>
      <w:marBottom w:val="0"/>
      <w:divBdr>
        <w:top w:val="none" w:sz="0" w:space="0" w:color="auto"/>
        <w:left w:val="none" w:sz="0" w:space="0" w:color="auto"/>
        <w:bottom w:val="none" w:sz="0" w:space="0" w:color="auto"/>
        <w:right w:val="none" w:sz="0" w:space="0" w:color="auto"/>
      </w:divBdr>
    </w:div>
    <w:div w:id="811674794">
      <w:bodyDiv w:val="1"/>
      <w:marLeft w:val="0"/>
      <w:marRight w:val="0"/>
      <w:marTop w:val="0"/>
      <w:marBottom w:val="0"/>
      <w:divBdr>
        <w:top w:val="none" w:sz="0" w:space="0" w:color="auto"/>
        <w:left w:val="none" w:sz="0" w:space="0" w:color="auto"/>
        <w:bottom w:val="none" w:sz="0" w:space="0" w:color="auto"/>
        <w:right w:val="none" w:sz="0" w:space="0" w:color="auto"/>
      </w:divBdr>
    </w:div>
    <w:div w:id="811795616">
      <w:bodyDiv w:val="1"/>
      <w:marLeft w:val="0"/>
      <w:marRight w:val="0"/>
      <w:marTop w:val="0"/>
      <w:marBottom w:val="0"/>
      <w:divBdr>
        <w:top w:val="none" w:sz="0" w:space="0" w:color="auto"/>
        <w:left w:val="none" w:sz="0" w:space="0" w:color="auto"/>
        <w:bottom w:val="none" w:sz="0" w:space="0" w:color="auto"/>
        <w:right w:val="none" w:sz="0" w:space="0" w:color="auto"/>
      </w:divBdr>
    </w:div>
    <w:div w:id="811867769">
      <w:bodyDiv w:val="1"/>
      <w:marLeft w:val="0"/>
      <w:marRight w:val="0"/>
      <w:marTop w:val="0"/>
      <w:marBottom w:val="0"/>
      <w:divBdr>
        <w:top w:val="none" w:sz="0" w:space="0" w:color="auto"/>
        <w:left w:val="none" w:sz="0" w:space="0" w:color="auto"/>
        <w:bottom w:val="none" w:sz="0" w:space="0" w:color="auto"/>
        <w:right w:val="none" w:sz="0" w:space="0" w:color="auto"/>
      </w:divBdr>
    </w:div>
    <w:div w:id="812143126">
      <w:bodyDiv w:val="1"/>
      <w:marLeft w:val="0"/>
      <w:marRight w:val="0"/>
      <w:marTop w:val="0"/>
      <w:marBottom w:val="0"/>
      <w:divBdr>
        <w:top w:val="none" w:sz="0" w:space="0" w:color="auto"/>
        <w:left w:val="none" w:sz="0" w:space="0" w:color="auto"/>
        <w:bottom w:val="none" w:sz="0" w:space="0" w:color="auto"/>
        <w:right w:val="none" w:sz="0" w:space="0" w:color="auto"/>
      </w:divBdr>
    </w:div>
    <w:div w:id="814839375">
      <w:bodyDiv w:val="1"/>
      <w:marLeft w:val="0"/>
      <w:marRight w:val="0"/>
      <w:marTop w:val="0"/>
      <w:marBottom w:val="0"/>
      <w:divBdr>
        <w:top w:val="none" w:sz="0" w:space="0" w:color="auto"/>
        <w:left w:val="none" w:sz="0" w:space="0" w:color="auto"/>
        <w:bottom w:val="none" w:sz="0" w:space="0" w:color="auto"/>
        <w:right w:val="none" w:sz="0" w:space="0" w:color="auto"/>
      </w:divBdr>
      <w:divsChild>
        <w:div w:id="245652187">
          <w:marLeft w:val="0"/>
          <w:marRight w:val="0"/>
          <w:marTop w:val="0"/>
          <w:marBottom w:val="0"/>
          <w:divBdr>
            <w:top w:val="none" w:sz="0" w:space="0" w:color="auto"/>
            <w:left w:val="none" w:sz="0" w:space="0" w:color="auto"/>
            <w:bottom w:val="none" w:sz="0" w:space="0" w:color="auto"/>
            <w:right w:val="none" w:sz="0" w:space="0" w:color="auto"/>
          </w:divBdr>
          <w:divsChild>
            <w:div w:id="698435209">
              <w:marLeft w:val="0"/>
              <w:marRight w:val="0"/>
              <w:marTop w:val="0"/>
              <w:marBottom w:val="0"/>
              <w:divBdr>
                <w:top w:val="none" w:sz="0" w:space="0" w:color="auto"/>
                <w:left w:val="none" w:sz="0" w:space="0" w:color="auto"/>
                <w:bottom w:val="none" w:sz="0" w:space="0" w:color="auto"/>
                <w:right w:val="none" w:sz="0" w:space="0" w:color="auto"/>
              </w:divBdr>
              <w:divsChild>
                <w:div w:id="104734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414720">
      <w:bodyDiv w:val="1"/>
      <w:marLeft w:val="0"/>
      <w:marRight w:val="0"/>
      <w:marTop w:val="0"/>
      <w:marBottom w:val="0"/>
      <w:divBdr>
        <w:top w:val="none" w:sz="0" w:space="0" w:color="auto"/>
        <w:left w:val="none" w:sz="0" w:space="0" w:color="auto"/>
        <w:bottom w:val="none" w:sz="0" w:space="0" w:color="auto"/>
        <w:right w:val="none" w:sz="0" w:space="0" w:color="auto"/>
      </w:divBdr>
    </w:div>
    <w:div w:id="816383460">
      <w:bodyDiv w:val="1"/>
      <w:marLeft w:val="0"/>
      <w:marRight w:val="0"/>
      <w:marTop w:val="0"/>
      <w:marBottom w:val="0"/>
      <w:divBdr>
        <w:top w:val="none" w:sz="0" w:space="0" w:color="auto"/>
        <w:left w:val="none" w:sz="0" w:space="0" w:color="auto"/>
        <w:bottom w:val="none" w:sz="0" w:space="0" w:color="auto"/>
        <w:right w:val="none" w:sz="0" w:space="0" w:color="auto"/>
      </w:divBdr>
    </w:div>
    <w:div w:id="819232049">
      <w:bodyDiv w:val="1"/>
      <w:marLeft w:val="0"/>
      <w:marRight w:val="0"/>
      <w:marTop w:val="0"/>
      <w:marBottom w:val="0"/>
      <w:divBdr>
        <w:top w:val="none" w:sz="0" w:space="0" w:color="auto"/>
        <w:left w:val="none" w:sz="0" w:space="0" w:color="auto"/>
        <w:bottom w:val="none" w:sz="0" w:space="0" w:color="auto"/>
        <w:right w:val="none" w:sz="0" w:space="0" w:color="auto"/>
      </w:divBdr>
    </w:div>
    <w:div w:id="820736471">
      <w:bodyDiv w:val="1"/>
      <w:marLeft w:val="0"/>
      <w:marRight w:val="0"/>
      <w:marTop w:val="0"/>
      <w:marBottom w:val="0"/>
      <w:divBdr>
        <w:top w:val="none" w:sz="0" w:space="0" w:color="auto"/>
        <w:left w:val="none" w:sz="0" w:space="0" w:color="auto"/>
        <w:bottom w:val="none" w:sz="0" w:space="0" w:color="auto"/>
        <w:right w:val="none" w:sz="0" w:space="0" w:color="auto"/>
      </w:divBdr>
    </w:div>
    <w:div w:id="824248702">
      <w:bodyDiv w:val="1"/>
      <w:marLeft w:val="0"/>
      <w:marRight w:val="0"/>
      <w:marTop w:val="0"/>
      <w:marBottom w:val="0"/>
      <w:divBdr>
        <w:top w:val="none" w:sz="0" w:space="0" w:color="auto"/>
        <w:left w:val="none" w:sz="0" w:space="0" w:color="auto"/>
        <w:bottom w:val="none" w:sz="0" w:space="0" w:color="auto"/>
        <w:right w:val="none" w:sz="0" w:space="0" w:color="auto"/>
      </w:divBdr>
      <w:divsChild>
        <w:div w:id="1161964772">
          <w:marLeft w:val="0"/>
          <w:marRight w:val="0"/>
          <w:marTop w:val="0"/>
          <w:marBottom w:val="0"/>
          <w:divBdr>
            <w:top w:val="none" w:sz="0" w:space="0" w:color="auto"/>
            <w:left w:val="none" w:sz="0" w:space="0" w:color="auto"/>
            <w:bottom w:val="none" w:sz="0" w:space="0" w:color="auto"/>
            <w:right w:val="none" w:sz="0" w:space="0" w:color="auto"/>
          </w:divBdr>
          <w:divsChild>
            <w:div w:id="1421365886">
              <w:marLeft w:val="0"/>
              <w:marRight w:val="0"/>
              <w:marTop w:val="0"/>
              <w:marBottom w:val="0"/>
              <w:divBdr>
                <w:top w:val="none" w:sz="0" w:space="0" w:color="auto"/>
                <w:left w:val="none" w:sz="0" w:space="0" w:color="auto"/>
                <w:bottom w:val="none" w:sz="0" w:space="0" w:color="auto"/>
                <w:right w:val="none" w:sz="0" w:space="0" w:color="auto"/>
              </w:divBdr>
              <w:divsChild>
                <w:div w:id="72930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318050">
      <w:bodyDiv w:val="1"/>
      <w:marLeft w:val="0"/>
      <w:marRight w:val="0"/>
      <w:marTop w:val="0"/>
      <w:marBottom w:val="0"/>
      <w:divBdr>
        <w:top w:val="none" w:sz="0" w:space="0" w:color="auto"/>
        <w:left w:val="none" w:sz="0" w:space="0" w:color="auto"/>
        <w:bottom w:val="none" w:sz="0" w:space="0" w:color="auto"/>
        <w:right w:val="none" w:sz="0" w:space="0" w:color="auto"/>
      </w:divBdr>
    </w:div>
    <w:div w:id="824705847">
      <w:bodyDiv w:val="1"/>
      <w:marLeft w:val="0"/>
      <w:marRight w:val="0"/>
      <w:marTop w:val="0"/>
      <w:marBottom w:val="0"/>
      <w:divBdr>
        <w:top w:val="none" w:sz="0" w:space="0" w:color="auto"/>
        <w:left w:val="none" w:sz="0" w:space="0" w:color="auto"/>
        <w:bottom w:val="none" w:sz="0" w:space="0" w:color="auto"/>
        <w:right w:val="none" w:sz="0" w:space="0" w:color="auto"/>
      </w:divBdr>
    </w:div>
    <w:div w:id="826021969">
      <w:bodyDiv w:val="1"/>
      <w:marLeft w:val="0"/>
      <w:marRight w:val="0"/>
      <w:marTop w:val="0"/>
      <w:marBottom w:val="0"/>
      <w:divBdr>
        <w:top w:val="none" w:sz="0" w:space="0" w:color="auto"/>
        <w:left w:val="none" w:sz="0" w:space="0" w:color="auto"/>
        <w:bottom w:val="none" w:sz="0" w:space="0" w:color="auto"/>
        <w:right w:val="none" w:sz="0" w:space="0" w:color="auto"/>
      </w:divBdr>
    </w:div>
    <w:div w:id="827020465">
      <w:bodyDiv w:val="1"/>
      <w:marLeft w:val="0"/>
      <w:marRight w:val="0"/>
      <w:marTop w:val="0"/>
      <w:marBottom w:val="0"/>
      <w:divBdr>
        <w:top w:val="none" w:sz="0" w:space="0" w:color="auto"/>
        <w:left w:val="none" w:sz="0" w:space="0" w:color="auto"/>
        <w:bottom w:val="none" w:sz="0" w:space="0" w:color="auto"/>
        <w:right w:val="none" w:sz="0" w:space="0" w:color="auto"/>
      </w:divBdr>
    </w:div>
    <w:div w:id="827096819">
      <w:bodyDiv w:val="1"/>
      <w:marLeft w:val="0"/>
      <w:marRight w:val="0"/>
      <w:marTop w:val="0"/>
      <w:marBottom w:val="0"/>
      <w:divBdr>
        <w:top w:val="none" w:sz="0" w:space="0" w:color="auto"/>
        <w:left w:val="none" w:sz="0" w:space="0" w:color="auto"/>
        <w:bottom w:val="none" w:sz="0" w:space="0" w:color="auto"/>
        <w:right w:val="none" w:sz="0" w:space="0" w:color="auto"/>
      </w:divBdr>
    </w:div>
    <w:div w:id="828403816">
      <w:bodyDiv w:val="1"/>
      <w:marLeft w:val="0"/>
      <w:marRight w:val="0"/>
      <w:marTop w:val="0"/>
      <w:marBottom w:val="0"/>
      <w:divBdr>
        <w:top w:val="none" w:sz="0" w:space="0" w:color="auto"/>
        <w:left w:val="none" w:sz="0" w:space="0" w:color="auto"/>
        <w:bottom w:val="none" w:sz="0" w:space="0" w:color="auto"/>
        <w:right w:val="none" w:sz="0" w:space="0" w:color="auto"/>
      </w:divBdr>
    </w:div>
    <w:div w:id="828442560">
      <w:bodyDiv w:val="1"/>
      <w:marLeft w:val="0"/>
      <w:marRight w:val="0"/>
      <w:marTop w:val="0"/>
      <w:marBottom w:val="0"/>
      <w:divBdr>
        <w:top w:val="none" w:sz="0" w:space="0" w:color="auto"/>
        <w:left w:val="none" w:sz="0" w:space="0" w:color="auto"/>
        <w:bottom w:val="none" w:sz="0" w:space="0" w:color="auto"/>
        <w:right w:val="none" w:sz="0" w:space="0" w:color="auto"/>
      </w:divBdr>
    </w:div>
    <w:div w:id="828864630">
      <w:bodyDiv w:val="1"/>
      <w:marLeft w:val="0"/>
      <w:marRight w:val="0"/>
      <w:marTop w:val="0"/>
      <w:marBottom w:val="0"/>
      <w:divBdr>
        <w:top w:val="none" w:sz="0" w:space="0" w:color="auto"/>
        <w:left w:val="none" w:sz="0" w:space="0" w:color="auto"/>
        <w:bottom w:val="none" w:sz="0" w:space="0" w:color="auto"/>
        <w:right w:val="none" w:sz="0" w:space="0" w:color="auto"/>
      </w:divBdr>
    </w:div>
    <w:div w:id="836188868">
      <w:bodyDiv w:val="1"/>
      <w:marLeft w:val="0"/>
      <w:marRight w:val="0"/>
      <w:marTop w:val="0"/>
      <w:marBottom w:val="0"/>
      <w:divBdr>
        <w:top w:val="none" w:sz="0" w:space="0" w:color="auto"/>
        <w:left w:val="none" w:sz="0" w:space="0" w:color="auto"/>
        <w:bottom w:val="none" w:sz="0" w:space="0" w:color="auto"/>
        <w:right w:val="none" w:sz="0" w:space="0" w:color="auto"/>
      </w:divBdr>
    </w:div>
    <w:div w:id="837426091">
      <w:bodyDiv w:val="1"/>
      <w:marLeft w:val="0"/>
      <w:marRight w:val="0"/>
      <w:marTop w:val="0"/>
      <w:marBottom w:val="0"/>
      <w:divBdr>
        <w:top w:val="none" w:sz="0" w:space="0" w:color="auto"/>
        <w:left w:val="none" w:sz="0" w:space="0" w:color="auto"/>
        <w:bottom w:val="none" w:sz="0" w:space="0" w:color="auto"/>
        <w:right w:val="none" w:sz="0" w:space="0" w:color="auto"/>
      </w:divBdr>
    </w:div>
    <w:div w:id="839849583">
      <w:bodyDiv w:val="1"/>
      <w:marLeft w:val="0"/>
      <w:marRight w:val="0"/>
      <w:marTop w:val="0"/>
      <w:marBottom w:val="0"/>
      <w:divBdr>
        <w:top w:val="none" w:sz="0" w:space="0" w:color="auto"/>
        <w:left w:val="none" w:sz="0" w:space="0" w:color="auto"/>
        <w:bottom w:val="none" w:sz="0" w:space="0" w:color="auto"/>
        <w:right w:val="none" w:sz="0" w:space="0" w:color="auto"/>
      </w:divBdr>
    </w:div>
    <w:div w:id="841894109">
      <w:bodyDiv w:val="1"/>
      <w:marLeft w:val="0"/>
      <w:marRight w:val="0"/>
      <w:marTop w:val="0"/>
      <w:marBottom w:val="0"/>
      <w:divBdr>
        <w:top w:val="none" w:sz="0" w:space="0" w:color="auto"/>
        <w:left w:val="none" w:sz="0" w:space="0" w:color="auto"/>
        <w:bottom w:val="none" w:sz="0" w:space="0" w:color="auto"/>
        <w:right w:val="none" w:sz="0" w:space="0" w:color="auto"/>
      </w:divBdr>
    </w:div>
    <w:div w:id="845365247">
      <w:bodyDiv w:val="1"/>
      <w:marLeft w:val="0"/>
      <w:marRight w:val="0"/>
      <w:marTop w:val="0"/>
      <w:marBottom w:val="0"/>
      <w:divBdr>
        <w:top w:val="none" w:sz="0" w:space="0" w:color="auto"/>
        <w:left w:val="none" w:sz="0" w:space="0" w:color="auto"/>
        <w:bottom w:val="none" w:sz="0" w:space="0" w:color="auto"/>
        <w:right w:val="none" w:sz="0" w:space="0" w:color="auto"/>
      </w:divBdr>
    </w:div>
    <w:div w:id="845903601">
      <w:bodyDiv w:val="1"/>
      <w:marLeft w:val="0"/>
      <w:marRight w:val="0"/>
      <w:marTop w:val="0"/>
      <w:marBottom w:val="0"/>
      <w:divBdr>
        <w:top w:val="none" w:sz="0" w:space="0" w:color="auto"/>
        <w:left w:val="none" w:sz="0" w:space="0" w:color="auto"/>
        <w:bottom w:val="none" w:sz="0" w:space="0" w:color="auto"/>
        <w:right w:val="none" w:sz="0" w:space="0" w:color="auto"/>
      </w:divBdr>
    </w:div>
    <w:div w:id="846478995">
      <w:bodyDiv w:val="1"/>
      <w:marLeft w:val="0"/>
      <w:marRight w:val="0"/>
      <w:marTop w:val="0"/>
      <w:marBottom w:val="0"/>
      <w:divBdr>
        <w:top w:val="none" w:sz="0" w:space="0" w:color="auto"/>
        <w:left w:val="none" w:sz="0" w:space="0" w:color="auto"/>
        <w:bottom w:val="none" w:sz="0" w:space="0" w:color="auto"/>
        <w:right w:val="none" w:sz="0" w:space="0" w:color="auto"/>
      </w:divBdr>
    </w:div>
    <w:div w:id="847526272">
      <w:bodyDiv w:val="1"/>
      <w:marLeft w:val="0"/>
      <w:marRight w:val="0"/>
      <w:marTop w:val="0"/>
      <w:marBottom w:val="0"/>
      <w:divBdr>
        <w:top w:val="none" w:sz="0" w:space="0" w:color="auto"/>
        <w:left w:val="none" w:sz="0" w:space="0" w:color="auto"/>
        <w:bottom w:val="none" w:sz="0" w:space="0" w:color="auto"/>
        <w:right w:val="none" w:sz="0" w:space="0" w:color="auto"/>
      </w:divBdr>
    </w:div>
    <w:div w:id="849297448">
      <w:bodyDiv w:val="1"/>
      <w:marLeft w:val="0"/>
      <w:marRight w:val="0"/>
      <w:marTop w:val="0"/>
      <w:marBottom w:val="0"/>
      <w:divBdr>
        <w:top w:val="none" w:sz="0" w:space="0" w:color="auto"/>
        <w:left w:val="none" w:sz="0" w:space="0" w:color="auto"/>
        <w:bottom w:val="none" w:sz="0" w:space="0" w:color="auto"/>
        <w:right w:val="none" w:sz="0" w:space="0" w:color="auto"/>
      </w:divBdr>
    </w:div>
    <w:div w:id="849955070">
      <w:bodyDiv w:val="1"/>
      <w:marLeft w:val="0"/>
      <w:marRight w:val="0"/>
      <w:marTop w:val="0"/>
      <w:marBottom w:val="0"/>
      <w:divBdr>
        <w:top w:val="none" w:sz="0" w:space="0" w:color="auto"/>
        <w:left w:val="none" w:sz="0" w:space="0" w:color="auto"/>
        <w:bottom w:val="none" w:sz="0" w:space="0" w:color="auto"/>
        <w:right w:val="none" w:sz="0" w:space="0" w:color="auto"/>
      </w:divBdr>
    </w:div>
    <w:div w:id="850417534">
      <w:bodyDiv w:val="1"/>
      <w:marLeft w:val="0"/>
      <w:marRight w:val="0"/>
      <w:marTop w:val="0"/>
      <w:marBottom w:val="0"/>
      <w:divBdr>
        <w:top w:val="none" w:sz="0" w:space="0" w:color="auto"/>
        <w:left w:val="none" w:sz="0" w:space="0" w:color="auto"/>
        <w:bottom w:val="none" w:sz="0" w:space="0" w:color="auto"/>
        <w:right w:val="none" w:sz="0" w:space="0" w:color="auto"/>
      </w:divBdr>
    </w:div>
    <w:div w:id="851653132">
      <w:bodyDiv w:val="1"/>
      <w:marLeft w:val="0"/>
      <w:marRight w:val="0"/>
      <w:marTop w:val="0"/>
      <w:marBottom w:val="0"/>
      <w:divBdr>
        <w:top w:val="none" w:sz="0" w:space="0" w:color="auto"/>
        <w:left w:val="none" w:sz="0" w:space="0" w:color="auto"/>
        <w:bottom w:val="none" w:sz="0" w:space="0" w:color="auto"/>
        <w:right w:val="none" w:sz="0" w:space="0" w:color="auto"/>
      </w:divBdr>
    </w:div>
    <w:div w:id="854349848">
      <w:bodyDiv w:val="1"/>
      <w:marLeft w:val="0"/>
      <w:marRight w:val="0"/>
      <w:marTop w:val="0"/>
      <w:marBottom w:val="0"/>
      <w:divBdr>
        <w:top w:val="none" w:sz="0" w:space="0" w:color="auto"/>
        <w:left w:val="none" w:sz="0" w:space="0" w:color="auto"/>
        <w:bottom w:val="none" w:sz="0" w:space="0" w:color="auto"/>
        <w:right w:val="none" w:sz="0" w:space="0" w:color="auto"/>
      </w:divBdr>
    </w:div>
    <w:div w:id="854467341">
      <w:bodyDiv w:val="1"/>
      <w:marLeft w:val="0"/>
      <w:marRight w:val="0"/>
      <w:marTop w:val="0"/>
      <w:marBottom w:val="0"/>
      <w:divBdr>
        <w:top w:val="none" w:sz="0" w:space="0" w:color="auto"/>
        <w:left w:val="none" w:sz="0" w:space="0" w:color="auto"/>
        <w:bottom w:val="none" w:sz="0" w:space="0" w:color="auto"/>
        <w:right w:val="none" w:sz="0" w:space="0" w:color="auto"/>
      </w:divBdr>
    </w:div>
    <w:div w:id="856164102">
      <w:bodyDiv w:val="1"/>
      <w:marLeft w:val="0"/>
      <w:marRight w:val="0"/>
      <w:marTop w:val="0"/>
      <w:marBottom w:val="0"/>
      <w:divBdr>
        <w:top w:val="none" w:sz="0" w:space="0" w:color="auto"/>
        <w:left w:val="none" w:sz="0" w:space="0" w:color="auto"/>
        <w:bottom w:val="none" w:sz="0" w:space="0" w:color="auto"/>
        <w:right w:val="none" w:sz="0" w:space="0" w:color="auto"/>
      </w:divBdr>
    </w:div>
    <w:div w:id="862208870">
      <w:bodyDiv w:val="1"/>
      <w:marLeft w:val="0"/>
      <w:marRight w:val="0"/>
      <w:marTop w:val="0"/>
      <w:marBottom w:val="0"/>
      <w:divBdr>
        <w:top w:val="none" w:sz="0" w:space="0" w:color="auto"/>
        <w:left w:val="none" w:sz="0" w:space="0" w:color="auto"/>
        <w:bottom w:val="none" w:sz="0" w:space="0" w:color="auto"/>
        <w:right w:val="none" w:sz="0" w:space="0" w:color="auto"/>
      </w:divBdr>
    </w:div>
    <w:div w:id="864319948">
      <w:bodyDiv w:val="1"/>
      <w:marLeft w:val="0"/>
      <w:marRight w:val="0"/>
      <w:marTop w:val="0"/>
      <w:marBottom w:val="0"/>
      <w:divBdr>
        <w:top w:val="none" w:sz="0" w:space="0" w:color="auto"/>
        <w:left w:val="none" w:sz="0" w:space="0" w:color="auto"/>
        <w:bottom w:val="none" w:sz="0" w:space="0" w:color="auto"/>
        <w:right w:val="none" w:sz="0" w:space="0" w:color="auto"/>
      </w:divBdr>
    </w:div>
    <w:div w:id="864714529">
      <w:bodyDiv w:val="1"/>
      <w:marLeft w:val="0"/>
      <w:marRight w:val="0"/>
      <w:marTop w:val="0"/>
      <w:marBottom w:val="0"/>
      <w:divBdr>
        <w:top w:val="none" w:sz="0" w:space="0" w:color="auto"/>
        <w:left w:val="none" w:sz="0" w:space="0" w:color="auto"/>
        <w:bottom w:val="none" w:sz="0" w:space="0" w:color="auto"/>
        <w:right w:val="none" w:sz="0" w:space="0" w:color="auto"/>
      </w:divBdr>
    </w:div>
    <w:div w:id="865019201">
      <w:bodyDiv w:val="1"/>
      <w:marLeft w:val="0"/>
      <w:marRight w:val="0"/>
      <w:marTop w:val="0"/>
      <w:marBottom w:val="0"/>
      <w:divBdr>
        <w:top w:val="none" w:sz="0" w:space="0" w:color="auto"/>
        <w:left w:val="none" w:sz="0" w:space="0" w:color="auto"/>
        <w:bottom w:val="none" w:sz="0" w:space="0" w:color="auto"/>
        <w:right w:val="none" w:sz="0" w:space="0" w:color="auto"/>
      </w:divBdr>
    </w:div>
    <w:div w:id="870535434">
      <w:bodyDiv w:val="1"/>
      <w:marLeft w:val="0"/>
      <w:marRight w:val="0"/>
      <w:marTop w:val="0"/>
      <w:marBottom w:val="0"/>
      <w:divBdr>
        <w:top w:val="none" w:sz="0" w:space="0" w:color="auto"/>
        <w:left w:val="none" w:sz="0" w:space="0" w:color="auto"/>
        <w:bottom w:val="none" w:sz="0" w:space="0" w:color="auto"/>
        <w:right w:val="none" w:sz="0" w:space="0" w:color="auto"/>
      </w:divBdr>
    </w:div>
    <w:div w:id="871042761">
      <w:bodyDiv w:val="1"/>
      <w:marLeft w:val="0"/>
      <w:marRight w:val="0"/>
      <w:marTop w:val="0"/>
      <w:marBottom w:val="0"/>
      <w:divBdr>
        <w:top w:val="none" w:sz="0" w:space="0" w:color="auto"/>
        <w:left w:val="none" w:sz="0" w:space="0" w:color="auto"/>
        <w:bottom w:val="none" w:sz="0" w:space="0" w:color="auto"/>
        <w:right w:val="none" w:sz="0" w:space="0" w:color="auto"/>
      </w:divBdr>
    </w:div>
    <w:div w:id="871915801">
      <w:bodyDiv w:val="1"/>
      <w:marLeft w:val="0"/>
      <w:marRight w:val="0"/>
      <w:marTop w:val="0"/>
      <w:marBottom w:val="0"/>
      <w:divBdr>
        <w:top w:val="none" w:sz="0" w:space="0" w:color="auto"/>
        <w:left w:val="none" w:sz="0" w:space="0" w:color="auto"/>
        <w:bottom w:val="none" w:sz="0" w:space="0" w:color="auto"/>
        <w:right w:val="none" w:sz="0" w:space="0" w:color="auto"/>
      </w:divBdr>
    </w:div>
    <w:div w:id="871959000">
      <w:bodyDiv w:val="1"/>
      <w:marLeft w:val="0"/>
      <w:marRight w:val="0"/>
      <w:marTop w:val="0"/>
      <w:marBottom w:val="0"/>
      <w:divBdr>
        <w:top w:val="none" w:sz="0" w:space="0" w:color="auto"/>
        <w:left w:val="none" w:sz="0" w:space="0" w:color="auto"/>
        <w:bottom w:val="none" w:sz="0" w:space="0" w:color="auto"/>
        <w:right w:val="none" w:sz="0" w:space="0" w:color="auto"/>
      </w:divBdr>
    </w:div>
    <w:div w:id="874738359">
      <w:bodyDiv w:val="1"/>
      <w:marLeft w:val="0"/>
      <w:marRight w:val="0"/>
      <w:marTop w:val="0"/>
      <w:marBottom w:val="0"/>
      <w:divBdr>
        <w:top w:val="none" w:sz="0" w:space="0" w:color="auto"/>
        <w:left w:val="none" w:sz="0" w:space="0" w:color="auto"/>
        <w:bottom w:val="none" w:sz="0" w:space="0" w:color="auto"/>
        <w:right w:val="none" w:sz="0" w:space="0" w:color="auto"/>
      </w:divBdr>
    </w:div>
    <w:div w:id="875387955">
      <w:bodyDiv w:val="1"/>
      <w:marLeft w:val="0"/>
      <w:marRight w:val="0"/>
      <w:marTop w:val="0"/>
      <w:marBottom w:val="0"/>
      <w:divBdr>
        <w:top w:val="none" w:sz="0" w:space="0" w:color="auto"/>
        <w:left w:val="none" w:sz="0" w:space="0" w:color="auto"/>
        <w:bottom w:val="none" w:sz="0" w:space="0" w:color="auto"/>
        <w:right w:val="none" w:sz="0" w:space="0" w:color="auto"/>
      </w:divBdr>
    </w:div>
    <w:div w:id="876308674">
      <w:bodyDiv w:val="1"/>
      <w:marLeft w:val="0"/>
      <w:marRight w:val="0"/>
      <w:marTop w:val="0"/>
      <w:marBottom w:val="0"/>
      <w:divBdr>
        <w:top w:val="none" w:sz="0" w:space="0" w:color="auto"/>
        <w:left w:val="none" w:sz="0" w:space="0" w:color="auto"/>
        <w:bottom w:val="none" w:sz="0" w:space="0" w:color="auto"/>
        <w:right w:val="none" w:sz="0" w:space="0" w:color="auto"/>
      </w:divBdr>
    </w:div>
    <w:div w:id="876357632">
      <w:bodyDiv w:val="1"/>
      <w:marLeft w:val="0"/>
      <w:marRight w:val="0"/>
      <w:marTop w:val="0"/>
      <w:marBottom w:val="0"/>
      <w:divBdr>
        <w:top w:val="none" w:sz="0" w:space="0" w:color="auto"/>
        <w:left w:val="none" w:sz="0" w:space="0" w:color="auto"/>
        <w:bottom w:val="none" w:sz="0" w:space="0" w:color="auto"/>
        <w:right w:val="none" w:sz="0" w:space="0" w:color="auto"/>
      </w:divBdr>
    </w:div>
    <w:div w:id="877425330">
      <w:bodyDiv w:val="1"/>
      <w:marLeft w:val="0"/>
      <w:marRight w:val="0"/>
      <w:marTop w:val="0"/>
      <w:marBottom w:val="0"/>
      <w:divBdr>
        <w:top w:val="none" w:sz="0" w:space="0" w:color="auto"/>
        <w:left w:val="none" w:sz="0" w:space="0" w:color="auto"/>
        <w:bottom w:val="none" w:sz="0" w:space="0" w:color="auto"/>
        <w:right w:val="none" w:sz="0" w:space="0" w:color="auto"/>
      </w:divBdr>
    </w:div>
    <w:div w:id="879515501">
      <w:bodyDiv w:val="1"/>
      <w:marLeft w:val="0"/>
      <w:marRight w:val="0"/>
      <w:marTop w:val="0"/>
      <w:marBottom w:val="0"/>
      <w:divBdr>
        <w:top w:val="none" w:sz="0" w:space="0" w:color="auto"/>
        <w:left w:val="none" w:sz="0" w:space="0" w:color="auto"/>
        <w:bottom w:val="none" w:sz="0" w:space="0" w:color="auto"/>
        <w:right w:val="none" w:sz="0" w:space="0" w:color="auto"/>
      </w:divBdr>
    </w:div>
    <w:div w:id="880900619">
      <w:bodyDiv w:val="1"/>
      <w:marLeft w:val="0"/>
      <w:marRight w:val="0"/>
      <w:marTop w:val="0"/>
      <w:marBottom w:val="0"/>
      <w:divBdr>
        <w:top w:val="none" w:sz="0" w:space="0" w:color="auto"/>
        <w:left w:val="none" w:sz="0" w:space="0" w:color="auto"/>
        <w:bottom w:val="none" w:sz="0" w:space="0" w:color="auto"/>
        <w:right w:val="none" w:sz="0" w:space="0" w:color="auto"/>
      </w:divBdr>
    </w:div>
    <w:div w:id="881096405">
      <w:bodyDiv w:val="1"/>
      <w:marLeft w:val="0"/>
      <w:marRight w:val="0"/>
      <w:marTop w:val="0"/>
      <w:marBottom w:val="0"/>
      <w:divBdr>
        <w:top w:val="none" w:sz="0" w:space="0" w:color="auto"/>
        <w:left w:val="none" w:sz="0" w:space="0" w:color="auto"/>
        <w:bottom w:val="none" w:sz="0" w:space="0" w:color="auto"/>
        <w:right w:val="none" w:sz="0" w:space="0" w:color="auto"/>
      </w:divBdr>
    </w:div>
    <w:div w:id="882517556">
      <w:bodyDiv w:val="1"/>
      <w:marLeft w:val="0"/>
      <w:marRight w:val="0"/>
      <w:marTop w:val="0"/>
      <w:marBottom w:val="0"/>
      <w:divBdr>
        <w:top w:val="none" w:sz="0" w:space="0" w:color="auto"/>
        <w:left w:val="none" w:sz="0" w:space="0" w:color="auto"/>
        <w:bottom w:val="none" w:sz="0" w:space="0" w:color="auto"/>
        <w:right w:val="none" w:sz="0" w:space="0" w:color="auto"/>
      </w:divBdr>
    </w:div>
    <w:div w:id="882594026">
      <w:bodyDiv w:val="1"/>
      <w:marLeft w:val="0"/>
      <w:marRight w:val="0"/>
      <w:marTop w:val="0"/>
      <w:marBottom w:val="0"/>
      <w:divBdr>
        <w:top w:val="none" w:sz="0" w:space="0" w:color="auto"/>
        <w:left w:val="none" w:sz="0" w:space="0" w:color="auto"/>
        <w:bottom w:val="none" w:sz="0" w:space="0" w:color="auto"/>
        <w:right w:val="none" w:sz="0" w:space="0" w:color="auto"/>
      </w:divBdr>
    </w:div>
    <w:div w:id="883635309">
      <w:bodyDiv w:val="1"/>
      <w:marLeft w:val="0"/>
      <w:marRight w:val="0"/>
      <w:marTop w:val="0"/>
      <w:marBottom w:val="0"/>
      <w:divBdr>
        <w:top w:val="none" w:sz="0" w:space="0" w:color="auto"/>
        <w:left w:val="none" w:sz="0" w:space="0" w:color="auto"/>
        <w:bottom w:val="none" w:sz="0" w:space="0" w:color="auto"/>
        <w:right w:val="none" w:sz="0" w:space="0" w:color="auto"/>
      </w:divBdr>
      <w:divsChild>
        <w:div w:id="198519856">
          <w:marLeft w:val="0"/>
          <w:marRight w:val="0"/>
          <w:marTop w:val="0"/>
          <w:marBottom w:val="0"/>
          <w:divBdr>
            <w:top w:val="none" w:sz="0" w:space="0" w:color="auto"/>
            <w:left w:val="none" w:sz="0" w:space="0" w:color="auto"/>
            <w:bottom w:val="none" w:sz="0" w:space="0" w:color="auto"/>
            <w:right w:val="none" w:sz="0" w:space="0" w:color="auto"/>
          </w:divBdr>
          <w:divsChild>
            <w:div w:id="847524975">
              <w:marLeft w:val="0"/>
              <w:marRight w:val="0"/>
              <w:marTop w:val="0"/>
              <w:marBottom w:val="0"/>
              <w:divBdr>
                <w:top w:val="none" w:sz="0" w:space="0" w:color="auto"/>
                <w:left w:val="none" w:sz="0" w:space="0" w:color="auto"/>
                <w:bottom w:val="none" w:sz="0" w:space="0" w:color="auto"/>
                <w:right w:val="none" w:sz="0" w:space="0" w:color="auto"/>
              </w:divBdr>
              <w:divsChild>
                <w:div w:id="184970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910655">
      <w:bodyDiv w:val="1"/>
      <w:marLeft w:val="0"/>
      <w:marRight w:val="0"/>
      <w:marTop w:val="0"/>
      <w:marBottom w:val="0"/>
      <w:divBdr>
        <w:top w:val="none" w:sz="0" w:space="0" w:color="auto"/>
        <w:left w:val="none" w:sz="0" w:space="0" w:color="auto"/>
        <w:bottom w:val="none" w:sz="0" w:space="0" w:color="auto"/>
        <w:right w:val="none" w:sz="0" w:space="0" w:color="auto"/>
      </w:divBdr>
    </w:div>
    <w:div w:id="885022954">
      <w:bodyDiv w:val="1"/>
      <w:marLeft w:val="0"/>
      <w:marRight w:val="0"/>
      <w:marTop w:val="0"/>
      <w:marBottom w:val="0"/>
      <w:divBdr>
        <w:top w:val="none" w:sz="0" w:space="0" w:color="auto"/>
        <w:left w:val="none" w:sz="0" w:space="0" w:color="auto"/>
        <w:bottom w:val="none" w:sz="0" w:space="0" w:color="auto"/>
        <w:right w:val="none" w:sz="0" w:space="0" w:color="auto"/>
      </w:divBdr>
    </w:div>
    <w:div w:id="886451088">
      <w:bodyDiv w:val="1"/>
      <w:marLeft w:val="0"/>
      <w:marRight w:val="0"/>
      <w:marTop w:val="0"/>
      <w:marBottom w:val="0"/>
      <w:divBdr>
        <w:top w:val="none" w:sz="0" w:space="0" w:color="auto"/>
        <w:left w:val="none" w:sz="0" w:space="0" w:color="auto"/>
        <w:bottom w:val="none" w:sz="0" w:space="0" w:color="auto"/>
        <w:right w:val="none" w:sz="0" w:space="0" w:color="auto"/>
      </w:divBdr>
    </w:div>
    <w:div w:id="886600089">
      <w:bodyDiv w:val="1"/>
      <w:marLeft w:val="0"/>
      <w:marRight w:val="0"/>
      <w:marTop w:val="0"/>
      <w:marBottom w:val="0"/>
      <w:divBdr>
        <w:top w:val="none" w:sz="0" w:space="0" w:color="auto"/>
        <w:left w:val="none" w:sz="0" w:space="0" w:color="auto"/>
        <w:bottom w:val="none" w:sz="0" w:space="0" w:color="auto"/>
        <w:right w:val="none" w:sz="0" w:space="0" w:color="auto"/>
      </w:divBdr>
    </w:div>
    <w:div w:id="887377783">
      <w:bodyDiv w:val="1"/>
      <w:marLeft w:val="0"/>
      <w:marRight w:val="0"/>
      <w:marTop w:val="0"/>
      <w:marBottom w:val="0"/>
      <w:divBdr>
        <w:top w:val="none" w:sz="0" w:space="0" w:color="auto"/>
        <w:left w:val="none" w:sz="0" w:space="0" w:color="auto"/>
        <w:bottom w:val="none" w:sz="0" w:space="0" w:color="auto"/>
        <w:right w:val="none" w:sz="0" w:space="0" w:color="auto"/>
      </w:divBdr>
    </w:div>
    <w:div w:id="890187564">
      <w:bodyDiv w:val="1"/>
      <w:marLeft w:val="0"/>
      <w:marRight w:val="0"/>
      <w:marTop w:val="0"/>
      <w:marBottom w:val="0"/>
      <w:divBdr>
        <w:top w:val="none" w:sz="0" w:space="0" w:color="auto"/>
        <w:left w:val="none" w:sz="0" w:space="0" w:color="auto"/>
        <w:bottom w:val="none" w:sz="0" w:space="0" w:color="auto"/>
        <w:right w:val="none" w:sz="0" w:space="0" w:color="auto"/>
      </w:divBdr>
    </w:div>
    <w:div w:id="890464602">
      <w:bodyDiv w:val="1"/>
      <w:marLeft w:val="0"/>
      <w:marRight w:val="0"/>
      <w:marTop w:val="0"/>
      <w:marBottom w:val="0"/>
      <w:divBdr>
        <w:top w:val="none" w:sz="0" w:space="0" w:color="auto"/>
        <w:left w:val="none" w:sz="0" w:space="0" w:color="auto"/>
        <w:bottom w:val="none" w:sz="0" w:space="0" w:color="auto"/>
        <w:right w:val="none" w:sz="0" w:space="0" w:color="auto"/>
      </w:divBdr>
    </w:div>
    <w:div w:id="890730849">
      <w:bodyDiv w:val="1"/>
      <w:marLeft w:val="0"/>
      <w:marRight w:val="0"/>
      <w:marTop w:val="0"/>
      <w:marBottom w:val="0"/>
      <w:divBdr>
        <w:top w:val="none" w:sz="0" w:space="0" w:color="auto"/>
        <w:left w:val="none" w:sz="0" w:space="0" w:color="auto"/>
        <w:bottom w:val="none" w:sz="0" w:space="0" w:color="auto"/>
        <w:right w:val="none" w:sz="0" w:space="0" w:color="auto"/>
      </w:divBdr>
    </w:div>
    <w:div w:id="891234338">
      <w:bodyDiv w:val="1"/>
      <w:marLeft w:val="0"/>
      <w:marRight w:val="0"/>
      <w:marTop w:val="0"/>
      <w:marBottom w:val="0"/>
      <w:divBdr>
        <w:top w:val="none" w:sz="0" w:space="0" w:color="auto"/>
        <w:left w:val="none" w:sz="0" w:space="0" w:color="auto"/>
        <w:bottom w:val="none" w:sz="0" w:space="0" w:color="auto"/>
        <w:right w:val="none" w:sz="0" w:space="0" w:color="auto"/>
      </w:divBdr>
    </w:div>
    <w:div w:id="894394408">
      <w:bodyDiv w:val="1"/>
      <w:marLeft w:val="0"/>
      <w:marRight w:val="0"/>
      <w:marTop w:val="0"/>
      <w:marBottom w:val="0"/>
      <w:divBdr>
        <w:top w:val="none" w:sz="0" w:space="0" w:color="auto"/>
        <w:left w:val="none" w:sz="0" w:space="0" w:color="auto"/>
        <w:bottom w:val="none" w:sz="0" w:space="0" w:color="auto"/>
        <w:right w:val="none" w:sz="0" w:space="0" w:color="auto"/>
      </w:divBdr>
    </w:div>
    <w:div w:id="895891292">
      <w:bodyDiv w:val="1"/>
      <w:marLeft w:val="0"/>
      <w:marRight w:val="0"/>
      <w:marTop w:val="0"/>
      <w:marBottom w:val="0"/>
      <w:divBdr>
        <w:top w:val="none" w:sz="0" w:space="0" w:color="auto"/>
        <w:left w:val="none" w:sz="0" w:space="0" w:color="auto"/>
        <w:bottom w:val="none" w:sz="0" w:space="0" w:color="auto"/>
        <w:right w:val="none" w:sz="0" w:space="0" w:color="auto"/>
      </w:divBdr>
    </w:div>
    <w:div w:id="896018369">
      <w:bodyDiv w:val="1"/>
      <w:marLeft w:val="0"/>
      <w:marRight w:val="0"/>
      <w:marTop w:val="0"/>
      <w:marBottom w:val="0"/>
      <w:divBdr>
        <w:top w:val="none" w:sz="0" w:space="0" w:color="auto"/>
        <w:left w:val="none" w:sz="0" w:space="0" w:color="auto"/>
        <w:bottom w:val="none" w:sz="0" w:space="0" w:color="auto"/>
        <w:right w:val="none" w:sz="0" w:space="0" w:color="auto"/>
      </w:divBdr>
    </w:div>
    <w:div w:id="896356623">
      <w:bodyDiv w:val="1"/>
      <w:marLeft w:val="0"/>
      <w:marRight w:val="0"/>
      <w:marTop w:val="0"/>
      <w:marBottom w:val="0"/>
      <w:divBdr>
        <w:top w:val="none" w:sz="0" w:space="0" w:color="auto"/>
        <w:left w:val="none" w:sz="0" w:space="0" w:color="auto"/>
        <w:bottom w:val="none" w:sz="0" w:space="0" w:color="auto"/>
        <w:right w:val="none" w:sz="0" w:space="0" w:color="auto"/>
      </w:divBdr>
    </w:div>
    <w:div w:id="896472605">
      <w:bodyDiv w:val="1"/>
      <w:marLeft w:val="0"/>
      <w:marRight w:val="0"/>
      <w:marTop w:val="0"/>
      <w:marBottom w:val="0"/>
      <w:divBdr>
        <w:top w:val="none" w:sz="0" w:space="0" w:color="auto"/>
        <w:left w:val="none" w:sz="0" w:space="0" w:color="auto"/>
        <w:bottom w:val="none" w:sz="0" w:space="0" w:color="auto"/>
        <w:right w:val="none" w:sz="0" w:space="0" w:color="auto"/>
      </w:divBdr>
    </w:div>
    <w:div w:id="898632579">
      <w:bodyDiv w:val="1"/>
      <w:marLeft w:val="0"/>
      <w:marRight w:val="0"/>
      <w:marTop w:val="0"/>
      <w:marBottom w:val="0"/>
      <w:divBdr>
        <w:top w:val="none" w:sz="0" w:space="0" w:color="auto"/>
        <w:left w:val="none" w:sz="0" w:space="0" w:color="auto"/>
        <w:bottom w:val="none" w:sz="0" w:space="0" w:color="auto"/>
        <w:right w:val="none" w:sz="0" w:space="0" w:color="auto"/>
      </w:divBdr>
    </w:div>
    <w:div w:id="898858917">
      <w:bodyDiv w:val="1"/>
      <w:marLeft w:val="0"/>
      <w:marRight w:val="0"/>
      <w:marTop w:val="0"/>
      <w:marBottom w:val="0"/>
      <w:divBdr>
        <w:top w:val="none" w:sz="0" w:space="0" w:color="auto"/>
        <w:left w:val="none" w:sz="0" w:space="0" w:color="auto"/>
        <w:bottom w:val="none" w:sz="0" w:space="0" w:color="auto"/>
        <w:right w:val="none" w:sz="0" w:space="0" w:color="auto"/>
      </w:divBdr>
    </w:div>
    <w:div w:id="901717247">
      <w:bodyDiv w:val="1"/>
      <w:marLeft w:val="0"/>
      <w:marRight w:val="0"/>
      <w:marTop w:val="0"/>
      <w:marBottom w:val="0"/>
      <w:divBdr>
        <w:top w:val="none" w:sz="0" w:space="0" w:color="auto"/>
        <w:left w:val="none" w:sz="0" w:space="0" w:color="auto"/>
        <w:bottom w:val="none" w:sz="0" w:space="0" w:color="auto"/>
        <w:right w:val="none" w:sz="0" w:space="0" w:color="auto"/>
      </w:divBdr>
    </w:div>
    <w:div w:id="901910741">
      <w:bodyDiv w:val="1"/>
      <w:marLeft w:val="0"/>
      <w:marRight w:val="0"/>
      <w:marTop w:val="0"/>
      <w:marBottom w:val="0"/>
      <w:divBdr>
        <w:top w:val="none" w:sz="0" w:space="0" w:color="auto"/>
        <w:left w:val="none" w:sz="0" w:space="0" w:color="auto"/>
        <w:bottom w:val="none" w:sz="0" w:space="0" w:color="auto"/>
        <w:right w:val="none" w:sz="0" w:space="0" w:color="auto"/>
      </w:divBdr>
    </w:div>
    <w:div w:id="903563607">
      <w:bodyDiv w:val="1"/>
      <w:marLeft w:val="0"/>
      <w:marRight w:val="0"/>
      <w:marTop w:val="0"/>
      <w:marBottom w:val="0"/>
      <w:divBdr>
        <w:top w:val="none" w:sz="0" w:space="0" w:color="auto"/>
        <w:left w:val="none" w:sz="0" w:space="0" w:color="auto"/>
        <w:bottom w:val="none" w:sz="0" w:space="0" w:color="auto"/>
        <w:right w:val="none" w:sz="0" w:space="0" w:color="auto"/>
      </w:divBdr>
    </w:div>
    <w:div w:id="904529545">
      <w:bodyDiv w:val="1"/>
      <w:marLeft w:val="0"/>
      <w:marRight w:val="0"/>
      <w:marTop w:val="0"/>
      <w:marBottom w:val="0"/>
      <w:divBdr>
        <w:top w:val="none" w:sz="0" w:space="0" w:color="auto"/>
        <w:left w:val="none" w:sz="0" w:space="0" w:color="auto"/>
        <w:bottom w:val="none" w:sz="0" w:space="0" w:color="auto"/>
        <w:right w:val="none" w:sz="0" w:space="0" w:color="auto"/>
      </w:divBdr>
    </w:div>
    <w:div w:id="905603397">
      <w:bodyDiv w:val="1"/>
      <w:marLeft w:val="0"/>
      <w:marRight w:val="0"/>
      <w:marTop w:val="0"/>
      <w:marBottom w:val="0"/>
      <w:divBdr>
        <w:top w:val="none" w:sz="0" w:space="0" w:color="auto"/>
        <w:left w:val="none" w:sz="0" w:space="0" w:color="auto"/>
        <w:bottom w:val="none" w:sz="0" w:space="0" w:color="auto"/>
        <w:right w:val="none" w:sz="0" w:space="0" w:color="auto"/>
      </w:divBdr>
    </w:div>
    <w:div w:id="905728818">
      <w:bodyDiv w:val="1"/>
      <w:marLeft w:val="0"/>
      <w:marRight w:val="0"/>
      <w:marTop w:val="0"/>
      <w:marBottom w:val="0"/>
      <w:divBdr>
        <w:top w:val="none" w:sz="0" w:space="0" w:color="auto"/>
        <w:left w:val="none" w:sz="0" w:space="0" w:color="auto"/>
        <w:bottom w:val="none" w:sz="0" w:space="0" w:color="auto"/>
        <w:right w:val="none" w:sz="0" w:space="0" w:color="auto"/>
      </w:divBdr>
    </w:div>
    <w:div w:id="907301558">
      <w:bodyDiv w:val="1"/>
      <w:marLeft w:val="0"/>
      <w:marRight w:val="0"/>
      <w:marTop w:val="0"/>
      <w:marBottom w:val="0"/>
      <w:divBdr>
        <w:top w:val="none" w:sz="0" w:space="0" w:color="auto"/>
        <w:left w:val="none" w:sz="0" w:space="0" w:color="auto"/>
        <w:bottom w:val="none" w:sz="0" w:space="0" w:color="auto"/>
        <w:right w:val="none" w:sz="0" w:space="0" w:color="auto"/>
      </w:divBdr>
    </w:div>
    <w:div w:id="912665820">
      <w:bodyDiv w:val="1"/>
      <w:marLeft w:val="0"/>
      <w:marRight w:val="0"/>
      <w:marTop w:val="0"/>
      <w:marBottom w:val="0"/>
      <w:divBdr>
        <w:top w:val="none" w:sz="0" w:space="0" w:color="auto"/>
        <w:left w:val="none" w:sz="0" w:space="0" w:color="auto"/>
        <w:bottom w:val="none" w:sz="0" w:space="0" w:color="auto"/>
        <w:right w:val="none" w:sz="0" w:space="0" w:color="auto"/>
      </w:divBdr>
    </w:div>
    <w:div w:id="912858910">
      <w:bodyDiv w:val="1"/>
      <w:marLeft w:val="0"/>
      <w:marRight w:val="0"/>
      <w:marTop w:val="0"/>
      <w:marBottom w:val="0"/>
      <w:divBdr>
        <w:top w:val="none" w:sz="0" w:space="0" w:color="auto"/>
        <w:left w:val="none" w:sz="0" w:space="0" w:color="auto"/>
        <w:bottom w:val="none" w:sz="0" w:space="0" w:color="auto"/>
        <w:right w:val="none" w:sz="0" w:space="0" w:color="auto"/>
      </w:divBdr>
    </w:div>
    <w:div w:id="919213225">
      <w:bodyDiv w:val="1"/>
      <w:marLeft w:val="0"/>
      <w:marRight w:val="0"/>
      <w:marTop w:val="0"/>
      <w:marBottom w:val="0"/>
      <w:divBdr>
        <w:top w:val="none" w:sz="0" w:space="0" w:color="auto"/>
        <w:left w:val="none" w:sz="0" w:space="0" w:color="auto"/>
        <w:bottom w:val="none" w:sz="0" w:space="0" w:color="auto"/>
        <w:right w:val="none" w:sz="0" w:space="0" w:color="auto"/>
      </w:divBdr>
    </w:div>
    <w:div w:id="920525110">
      <w:bodyDiv w:val="1"/>
      <w:marLeft w:val="0"/>
      <w:marRight w:val="0"/>
      <w:marTop w:val="0"/>
      <w:marBottom w:val="0"/>
      <w:divBdr>
        <w:top w:val="none" w:sz="0" w:space="0" w:color="auto"/>
        <w:left w:val="none" w:sz="0" w:space="0" w:color="auto"/>
        <w:bottom w:val="none" w:sz="0" w:space="0" w:color="auto"/>
        <w:right w:val="none" w:sz="0" w:space="0" w:color="auto"/>
      </w:divBdr>
    </w:div>
    <w:div w:id="922564767">
      <w:bodyDiv w:val="1"/>
      <w:marLeft w:val="0"/>
      <w:marRight w:val="0"/>
      <w:marTop w:val="0"/>
      <w:marBottom w:val="0"/>
      <w:divBdr>
        <w:top w:val="none" w:sz="0" w:space="0" w:color="auto"/>
        <w:left w:val="none" w:sz="0" w:space="0" w:color="auto"/>
        <w:bottom w:val="none" w:sz="0" w:space="0" w:color="auto"/>
        <w:right w:val="none" w:sz="0" w:space="0" w:color="auto"/>
      </w:divBdr>
    </w:div>
    <w:div w:id="923951987">
      <w:bodyDiv w:val="1"/>
      <w:marLeft w:val="0"/>
      <w:marRight w:val="0"/>
      <w:marTop w:val="0"/>
      <w:marBottom w:val="0"/>
      <w:divBdr>
        <w:top w:val="none" w:sz="0" w:space="0" w:color="auto"/>
        <w:left w:val="none" w:sz="0" w:space="0" w:color="auto"/>
        <w:bottom w:val="none" w:sz="0" w:space="0" w:color="auto"/>
        <w:right w:val="none" w:sz="0" w:space="0" w:color="auto"/>
      </w:divBdr>
    </w:div>
    <w:div w:id="924609382">
      <w:bodyDiv w:val="1"/>
      <w:marLeft w:val="0"/>
      <w:marRight w:val="0"/>
      <w:marTop w:val="0"/>
      <w:marBottom w:val="0"/>
      <w:divBdr>
        <w:top w:val="none" w:sz="0" w:space="0" w:color="auto"/>
        <w:left w:val="none" w:sz="0" w:space="0" w:color="auto"/>
        <w:bottom w:val="none" w:sz="0" w:space="0" w:color="auto"/>
        <w:right w:val="none" w:sz="0" w:space="0" w:color="auto"/>
      </w:divBdr>
    </w:div>
    <w:div w:id="924654588">
      <w:bodyDiv w:val="1"/>
      <w:marLeft w:val="0"/>
      <w:marRight w:val="0"/>
      <w:marTop w:val="0"/>
      <w:marBottom w:val="0"/>
      <w:divBdr>
        <w:top w:val="none" w:sz="0" w:space="0" w:color="auto"/>
        <w:left w:val="none" w:sz="0" w:space="0" w:color="auto"/>
        <w:bottom w:val="none" w:sz="0" w:space="0" w:color="auto"/>
        <w:right w:val="none" w:sz="0" w:space="0" w:color="auto"/>
      </w:divBdr>
    </w:div>
    <w:div w:id="928318062">
      <w:bodyDiv w:val="1"/>
      <w:marLeft w:val="0"/>
      <w:marRight w:val="0"/>
      <w:marTop w:val="0"/>
      <w:marBottom w:val="0"/>
      <w:divBdr>
        <w:top w:val="none" w:sz="0" w:space="0" w:color="auto"/>
        <w:left w:val="none" w:sz="0" w:space="0" w:color="auto"/>
        <w:bottom w:val="none" w:sz="0" w:space="0" w:color="auto"/>
        <w:right w:val="none" w:sz="0" w:space="0" w:color="auto"/>
      </w:divBdr>
    </w:div>
    <w:div w:id="928346634">
      <w:bodyDiv w:val="1"/>
      <w:marLeft w:val="0"/>
      <w:marRight w:val="0"/>
      <w:marTop w:val="0"/>
      <w:marBottom w:val="0"/>
      <w:divBdr>
        <w:top w:val="none" w:sz="0" w:space="0" w:color="auto"/>
        <w:left w:val="none" w:sz="0" w:space="0" w:color="auto"/>
        <w:bottom w:val="none" w:sz="0" w:space="0" w:color="auto"/>
        <w:right w:val="none" w:sz="0" w:space="0" w:color="auto"/>
      </w:divBdr>
    </w:div>
    <w:div w:id="928930791">
      <w:bodyDiv w:val="1"/>
      <w:marLeft w:val="0"/>
      <w:marRight w:val="0"/>
      <w:marTop w:val="0"/>
      <w:marBottom w:val="0"/>
      <w:divBdr>
        <w:top w:val="none" w:sz="0" w:space="0" w:color="auto"/>
        <w:left w:val="none" w:sz="0" w:space="0" w:color="auto"/>
        <w:bottom w:val="none" w:sz="0" w:space="0" w:color="auto"/>
        <w:right w:val="none" w:sz="0" w:space="0" w:color="auto"/>
      </w:divBdr>
    </w:div>
    <w:div w:id="929705677">
      <w:bodyDiv w:val="1"/>
      <w:marLeft w:val="0"/>
      <w:marRight w:val="0"/>
      <w:marTop w:val="0"/>
      <w:marBottom w:val="0"/>
      <w:divBdr>
        <w:top w:val="none" w:sz="0" w:space="0" w:color="auto"/>
        <w:left w:val="none" w:sz="0" w:space="0" w:color="auto"/>
        <w:bottom w:val="none" w:sz="0" w:space="0" w:color="auto"/>
        <w:right w:val="none" w:sz="0" w:space="0" w:color="auto"/>
      </w:divBdr>
    </w:div>
    <w:div w:id="929893912">
      <w:bodyDiv w:val="1"/>
      <w:marLeft w:val="0"/>
      <w:marRight w:val="0"/>
      <w:marTop w:val="0"/>
      <w:marBottom w:val="0"/>
      <w:divBdr>
        <w:top w:val="none" w:sz="0" w:space="0" w:color="auto"/>
        <w:left w:val="none" w:sz="0" w:space="0" w:color="auto"/>
        <w:bottom w:val="none" w:sz="0" w:space="0" w:color="auto"/>
        <w:right w:val="none" w:sz="0" w:space="0" w:color="auto"/>
      </w:divBdr>
    </w:div>
    <w:div w:id="935289446">
      <w:bodyDiv w:val="1"/>
      <w:marLeft w:val="0"/>
      <w:marRight w:val="0"/>
      <w:marTop w:val="0"/>
      <w:marBottom w:val="0"/>
      <w:divBdr>
        <w:top w:val="none" w:sz="0" w:space="0" w:color="auto"/>
        <w:left w:val="none" w:sz="0" w:space="0" w:color="auto"/>
        <w:bottom w:val="none" w:sz="0" w:space="0" w:color="auto"/>
        <w:right w:val="none" w:sz="0" w:space="0" w:color="auto"/>
      </w:divBdr>
    </w:div>
    <w:div w:id="935596284">
      <w:bodyDiv w:val="1"/>
      <w:marLeft w:val="0"/>
      <w:marRight w:val="0"/>
      <w:marTop w:val="0"/>
      <w:marBottom w:val="0"/>
      <w:divBdr>
        <w:top w:val="none" w:sz="0" w:space="0" w:color="auto"/>
        <w:left w:val="none" w:sz="0" w:space="0" w:color="auto"/>
        <w:bottom w:val="none" w:sz="0" w:space="0" w:color="auto"/>
        <w:right w:val="none" w:sz="0" w:space="0" w:color="auto"/>
      </w:divBdr>
    </w:div>
    <w:div w:id="936206860">
      <w:bodyDiv w:val="1"/>
      <w:marLeft w:val="0"/>
      <w:marRight w:val="0"/>
      <w:marTop w:val="0"/>
      <w:marBottom w:val="0"/>
      <w:divBdr>
        <w:top w:val="none" w:sz="0" w:space="0" w:color="auto"/>
        <w:left w:val="none" w:sz="0" w:space="0" w:color="auto"/>
        <w:bottom w:val="none" w:sz="0" w:space="0" w:color="auto"/>
        <w:right w:val="none" w:sz="0" w:space="0" w:color="auto"/>
      </w:divBdr>
    </w:div>
    <w:div w:id="937834845">
      <w:bodyDiv w:val="1"/>
      <w:marLeft w:val="0"/>
      <w:marRight w:val="0"/>
      <w:marTop w:val="0"/>
      <w:marBottom w:val="0"/>
      <w:divBdr>
        <w:top w:val="none" w:sz="0" w:space="0" w:color="auto"/>
        <w:left w:val="none" w:sz="0" w:space="0" w:color="auto"/>
        <w:bottom w:val="none" w:sz="0" w:space="0" w:color="auto"/>
        <w:right w:val="none" w:sz="0" w:space="0" w:color="auto"/>
      </w:divBdr>
    </w:div>
    <w:div w:id="939752335">
      <w:bodyDiv w:val="1"/>
      <w:marLeft w:val="0"/>
      <w:marRight w:val="0"/>
      <w:marTop w:val="0"/>
      <w:marBottom w:val="0"/>
      <w:divBdr>
        <w:top w:val="none" w:sz="0" w:space="0" w:color="auto"/>
        <w:left w:val="none" w:sz="0" w:space="0" w:color="auto"/>
        <w:bottom w:val="none" w:sz="0" w:space="0" w:color="auto"/>
        <w:right w:val="none" w:sz="0" w:space="0" w:color="auto"/>
      </w:divBdr>
    </w:div>
    <w:div w:id="942611862">
      <w:bodyDiv w:val="1"/>
      <w:marLeft w:val="0"/>
      <w:marRight w:val="0"/>
      <w:marTop w:val="0"/>
      <w:marBottom w:val="0"/>
      <w:divBdr>
        <w:top w:val="none" w:sz="0" w:space="0" w:color="auto"/>
        <w:left w:val="none" w:sz="0" w:space="0" w:color="auto"/>
        <w:bottom w:val="none" w:sz="0" w:space="0" w:color="auto"/>
        <w:right w:val="none" w:sz="0" w:space="0" w:color="auto"/>
      </w:divBdr>
    </w:div>
    <w:div w:id="942762494">
      <w:bodyDiv w:val="1"/>
      <w:marLeft w:val="0"/>
      <w:marRight w:val="0"/>
      <w:marTop w:val="0"/>
      <w:marBottom w:val="0"/>
      <w:divBdr>
        <w:top w:val="none" w:sz="0" w:space="0" w:color="auto"/>
        <w:left w:val="none" w:sz="0" w:space="0" w:color="auto"/>
        <w:bottom w:val="none" w:sz="0" w:space="0" w:color="auto"/>
        <w:right w:val="none" w:sz="0" w:space="0" w:color="auto"/>
      </w:divBdr>
      <w:divsChild>
        <w:div w:id="172846142">
          <w:marLeft w:val="0"/>
          <w:marRight w:val="0"/>
          <w:marTop w:val="0"/>
          <w:marBottom w:val="0"/>
          <w:divBdr>
            <w:top w:val="none" w:sz="0" w:space="0" w:color="auto"/>
            <w:left w:val="none" w:sz="0" w:space="0" w:color="auto"/>
            <w:bottom w:val="none" w:sz="0" w:space="0" w:color="auto"/>
            <w:right w:val="none" w:sz="0" w:space="0" w:color="auto"/>
          </w:divBdr>
          <w:divsChild>
            <w:div w:id="596137927">
              <w:marLeft w:val="0"/>
              <w:marRight w:val="0"/>
              <w:marTop w:val="0"/>
              <w:marBottom w:val="0"/>
              <w:divBdr>
                <w:top w:val="none" w:sz="0" w:space="0" w:color="auto"/>
                <w:left w:val="none" w:sz="0" w:space="0" w:color="auto"/>
                <w:bottom w:val="none" w:sz="0" w:space="0" w:color="auto"/>
                <w:right w:val="none" w:sz="0" w:space="0" w:color="auto"/>
              </w:divBdr>
              <w:divsChild>
                <w:div w:id="10257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456209">
      <w:bodyDiv w:val="1"/>
      <w:marLeft w:val="0"/>
      <w:marRight w:val="0"/>
      <w:marTop w:val="0"/>
      <w:marBottom w:val="0"/>
      <w:divBdr>
        <w:top w:val="none" w:sz="0" w:space="0" w:color="auto"/>
        <w:left w:val="none" w:sz="0" w:space="0" w:color="auto"/>
        <w:bottom w:val="none" w:sz="0" w:space="0" w:color="auto"/>
        <w:right w:val="none" w:sz="0" w:space="0" w:color="auto"/>
      </w:divBdr>
    </w:div>
    <w:div w:id="945767694">
      <w:bodyDiv w:val="1"/>
      <w:marLeft w:val="0"/>
      <w:marRight w:val="0"/>
      <w:marTop w:val="0"/>
      <w:marBottom w:val="0"/>
      <w:divBdr>
        <w:top w:val="none" w:sz="0" w:space="0" w:color="auto"/>
        <w:left w:val="none" w:sz="0" w:space="0" w:color="auto"/>
        <w:bottom w:val="none" w:sz="0" w:space="0" w:color="auto"/>
        <w:right w:val="none" w:sz="0" w:space="0" w:color="auto"/>
      </w:divBdr>
    </w:div>
    <w:div w:id="947466501">
      <w:bodyDiv w:val="1"/>
      <w:marLeft w:val="0"/>
      <w:marRight w:val="0"/>
      <w:marTop w:val="0"/>
      <w:marBottom w:val="0"/>
      <w:divBdr>
        <w:top w:val="none" w:sz="0" w:space="0" w:color="auto"/>
        <w:left w:val="none" w:sz="0" w:space="0" w:color="auto"/>
        <w:bottom w:val="none" w:sz="0" w:space="0" w:color="auto"/>
        <w:right w:val="none" w:sz="0" w:space="0" w:color="auto"/>
      </w:divBdr>
    </w:div>
    <w:div w:id="949236572">
      <w:bodyDiv w:val="1"/>
      <w:marLeft w:val="0"/>
      <w:marRight w:val="0"/>
      <w:marTop w:val="0"/>
      <w:marBottom w:val="0"/>
      <w:divBdr>
        <w:top w:val="none" w:sz="0" w:space="0" w:color="auto"/>
        <w:left w:val="none" w:sz="0" w:space="0" w:color="auto"/>
        <w:bottom w:val="none" w:sz="0" w:space="0" w:color="auto"/>
        <w:right w:val="none" w:sz="0" w:space="0" w:color="auto"/>
      </w:divBdr>
    </w:div>
    <w:div w:id="951477476">
      <w:bodyDiv w:val="1"/>
      <w:marLeft w:val="0"/>
      <w:marRight w:val="0"/>
      <w:marTop w:val="0"/>
      <w:marBottom w:val="0"/>
      <w:divBdr>
        <w:top w:val="none" w:sz="0" w:space="0" w:color="auto"/>
        <w:left w:val="none" w:sz="0" w:space="0" w:color="auto"/>
        <w:bottom w:val="none" w:sz="0" w:space="0" w:color="auto"/>
        <w:right w:val="none" w:sz="0" w:space="0" w:color="auto"/>
      </w:divBdr>
    </w:div>
    <w:div w:id="952900036">
      <w:bodyDiv w:val="1"/>
      <w:marLeft w:val="0"/>
      <w:marRight w:val="0"/>
      <w:marTop w:val="0"/>
      <w:marBottom w:val="0"/>
      <w:divBdr>
        <w:top w:val="none" w:sz="0" w:space="0" w:color="auto"/>
        <w:left w:val="none" w:sz="0" w:space="0" w:color="auto"/>
        <w:bottom w:val="none" w:sz="0" w:space="0" w:color="auto"/>
        <w:right w:val="none" w:sz="0" w:space="0" w:color="auto"/>
      </w:divBdr>
    </w:div>
    <w:div w:id="954825773">
      <w:bodyDiv w:val="1"/>
      <w:marLeft w:val="0"/>
      <w:marRight w:val="0"/>
      <w:marTop w:val="0"/>
      <w:marBottom w:val="0"/>
      <w:divBdr>
        <w:top w:val="none" w:sz="0" w:space="0" w:color="auto"/>
        <w:left w:val="none" w:sz="0" w:space="0" w:color="auto"/>
        <w:bottom w:val="none" w:sz="0" w:space="0" w:color="auto"/>
        <w:right w:val="none" w:sz="0" w:space="0" w:color="auto"/>
      </w:divBdr>
    </w:div>
    <w:div w:id="958726648">
      <w:bodyDiv w:val="1"/>
      <w:marLeft w:val="0"/>
      <w:marRight w:val="0"/>
      <w:marTop w:val="0"/>
      <w:marBottom w:val="0"/>
      <w:divBdr>
        <w:top w:val="none" w:sz="0" w:space="0" w:color="auto"/>
        <w:left w:val="none" w:sz="0" w:space="0" w:color="auto"/>
        <w:bottom w:val="none" w:sz="0" w:space="0" w:color="auto"/>
        <w:right w:val="none" w:sz="0" w:space="0" w:color="auto"/>
      </w:divBdr>
    </w:div>
    <w:div w:id="960233910">
      <w:bodyDiv w:val="1"/>
      <w:marLeft w:val="0"/>
      <w:marRight w:val="0"/>
      <w:marTop w:val="0"/>
      <w:marBottom w:val="0"/>
      <w:divBdr>
        <w:top w:val="none" w:sz="0" w:space="0" w:color="auto"/>
        <w:left w:val="none" w:sz="0" w:space="0" w:color="auto"/>
        <w:bottom w:val="none" w:sz="0" w:space="0" w:color="auto"/>
        <w:right w:val="none" w:sz="0" w:space="0" w:color="auto"/>
      </w:divBdr>
    </w:div>
    <w:div w:id="962615874">
      <w:bodyDiv w:val="1"/>
      <w:marLeft w:val="0"/>
      <w:marRight w:val="0"/>
      <w:marTop w:val="0"/>
      <w:marBottom w:val="0"/>
      <w:divBdr>
        <w:top w:val="none" w:sz="0" w:space="0" w:color="auto"/>
        <w:left w:val="none" w:sz="0" w:space="0" w:color="auto"/>
        <w:bottom w:val="none" w:sz="0" w:space="0" w:color="auto"/>
        <w:right w:val="none" w:sz="0" w:space="0" w:color="auto"/>
      </w:divBdr>
    </w:div>
    <w:div w:id="962729081">
      <w:bodyDiv w:val="1"/>
      <w:marLeft w:val="0"/>
      <w:marRight w:val="0"/>
      <w:marTop w:val="0"/>
      <w:marBottom w:val="0"/>
      <w:divBdr>
        <w:top w:val="none" w:sz="0" w:space="0" w:color="auto"/>
        <w:left w:val="none" w:sz="0" w:space="0" w:color="auto"/>
        <w:bottom w:val="none" w:sz="0" w:space="0" w:color="auto"/>
        <w:right w:val="none" w:sz="0" w:space="0" w:color="auto"/>
      </w:divBdr>
    </w:div>
    <w:div w:id="962855566">
      <w:bodyDiv w:val="1"/>
      <w:marLeft w:val="0"/>
      <w:marRight w:val="0"/>
      <w:marTop w:val="0"/>
      <w:marBottom w:val="0"/>
      <w:divBdr>
        <w:top w:val="none" w:sz="0" w:space="0" w:color="auto"/>
        <w:left w:val="none" w:sz="0" w:space="0" w:color="auto"/>
        <w:bottom w:val="none" w:sz="0" w:space="0" w:color="auto"/>
        <w:right w:val="none" w:sz="0" w:space="0" w:color="auto"/>
      </w:divBdr>
    </w:div>
    <w:div w:id="964117248">
      <w:bodyDiv w:val="1"/>
      <w:marLeft w:val="0"/>
      <w:marRight w:val="0"/>
      <w:marTop w:val="0"/>
      <w:marBottom w:val="0"/>
      <w:divBdr>
        <w:top w:val="none" w:sz="0" w:space="0" w:color="auto"/>
        <w:left w:val="none" w:sz="0" w:space="0" w:color="auto"/>
        <w:bottom w:val="none" w:sz="0" w:space="0" w:color="auto"/>
        <w:right w:val="none" w:sz="0" w:space="0" w:color="auto"/>
      </w:divBdr>
    </w:div>
    <w:div w:id="964389537">
      <w:bodyDiv w:val="1"/>
      <w:marLeft w:val="0"/>
      <w:marRight w:val="0"/>
      <w:marTop w:val="0"/>
      <w:marBottom w:val="0"/>
      <w:divBdr>
        <w:top w:val="none" w:sz="0" w:space="0" w:color="auto"/>
        <w:left w:val="none" w:sz="0" w:space="0" w:color="auto"/>
        <w:bottom w:val="none" w:sz="0" w:space="0" w:color="auto"/>
        <w:right w:val="none" w:sz="0" w:space="0" w:color="auto"/>
      </w:divBdr>
    </w:div>
    <w:div w:id="965816405">
      <w:bodyDiv w:val="1"/>
      <w:marLeft w:val="0"/>
      <w:marRight w:val="0"/>
      <w:marTop w:val="0"/>
      <w:marBottom w:val="0"/>
      <w:divBdr>
        <w:top w:val="none" w:sz="0" w:space="0" w:color="auto"/>
        <w:left w:val="none" w:sz="0" w:space="0" w:color="auto"/>
        <w:bottom w:val="none" w:sz="0" w:space="0" w:color="auto"/>
        <w:right w:val="none" w:sz="0" w:space="0" w:color="auto"/>
      </w:divBdr>
    </w:div>
    <w:div w:id="968707987">
      <w:bodyDiv w:val="1"/>
      <w:marLeft w:val="0"/>
      <w:marRight w:val="0"/>
      <w:marTop w:val="0"/>
      <w:marBottom w:val="0"/>
      <w:divBdr>
        <w:top w:val="none" w:sz="0" w:space="0" w:color="auto"/>
        <w:left w:val="none" w:sz="0" w:space="0" w:color="auto"/>
        <w:bottom w:val="none" w:sz="0" w:space="0" w:color="auto"/>
        <w:right w:val="none" w:sz="0" w:space="0" w:color="auto"/>
      </w:divBdr>
    </w:div>
    <w:div w:id="970867816">
      <w:bodyDiv w:val="1"/>
      <w:marLeft w:val="0"/>
      <w:marRight w:val="0"/>
      <w:marTop w:val="0"/>
      <w:marBottom w:val="0"/>
      <w:divBdr>
        <w:top w:val="none" w:sz="0" w:space="0" w:color="auto"/>
        <w:left w:val="none" w:sz="0" w:space="0" w:color="auto"/>
        <w:bottom w:val="none" w:sz="0" w:space="0" w:color="auto"/>
        <w:right w:val="none" w:sz="0" w:space="0" w:color="auto"/>
      </w:divBdr>
    </w:div>
    <w:div w:id="971522617">
      <w:bodyDiv w:val="1"/>
      <w:marLeft w:val="0"/>
      <w:marRight w:val="0"/>
      <w:marTop w:val="0"/>
      <w:marBottom w:val="0"/>
      <w:divBdr>
        <w:top w:val="none" w:sz="0" w:space="0" w:color="auto"/>
        <w:left w:val="none" w:sz="0" w:space="0" w:color="auto"/>
        <w:bottom w:val="none" w:sz="0" w:space="0" w:color="auto"/>
        <w:right w:val="none" w:sz="0" w:space="0" w:color="auto"/>
      </w:divBdr>
    </w:div>
    <w:div w:id="972176548">
      <w:bodyDiv w:val="1"/>
      <w:marLeft w:val="0"/>
      <w:marRight w:val="0"/>
      <w:marTop w:val="0"/>
      <w:marBottom w:val="0"/>
      <w:divBdr>
        <w:top w:val="none" w:sz="0" w:space="0" w:color="auto"/>
        <w:left w:val="none" w:sz="0" w:space="0" w:color="auto"/>
        <w:bottom w:val="none" w:sz="0" w:space="0" w:color="auto"/>
        <w:right w:val="none" w:sz="0" w:space="0" w:color="auto"/>
      </w:divBdr>
    </w:div>
    <w:div w:id="976179202">
      <w:bodyDiv w:val="1"/>
      <w:marLeft w:val="0"/>
      <w:marRight w:val="0"/>
      <w:marTop w:val="0"/>
      <w:marBottom w:val="0"/>
      <w:divBdr>
        <w:top w:val="none" w:sz="0" w:space="0" w:color="auto"/>
        <w:left w:val="none" w:sz="0" w:space="0" w:color="auto"/>
        <w:bottom w:val="none" w:sz="0" w:space="0" w:color="auto"/>
        <w:right w:val="none" w:sz="0" w:space="0" w:color="auto"/>
      </w:divBdr>
    </w:div>
    <w:div w:id="978613832">
      <w:bodyDiv w:val="1"/>
      <w:marLeft w:val="0"/>
      <w:marRight w:val="0"/>
      <w:marTop w:val="0"/>
      <w:marBottom w:val="0"/>
      <w:divBdr>
        <w:top w:val="none" w:sz="0" w:space="0" w:color="auto"/>
        <w:left w:val="none" w:sz="0" w:space="0" w:color="auto"/>
        <w:bottom w:val="none" w:sz="0" w:space="0" w:color="auto"/>
        <w:right w:val="none" w:sz="0" w:space="0" w:color="auto"/>
      </w:divBdr>
    </w:div>
    <w:div w:id="984428499">
      <w:bodyDiv w:val="1"/>
      <w:marLeft w:val="0"/>
      <w:marRight w:val="0"/>
      <w:marTop w:val="0"/>
      <w:marBottom w:val="0"/>
      <w:divBdr>
        <w:top w:val="none" w:sz="0" w:space="0" w:color="auto"/>
        <w:left w:val="none" w:sz="0" w:space="0" w:color="auto"/>
        <w:bottom w:val="none" w:sz="0" w:space="0" w:color="auto"/>
        <w:right w:val="none" w:sz="0" w:space="0" w:color="auto"/>
      </w:divBdr>
    </w:div>
    <w:div w:id="985160247">
      <w:bodyDiv w:val="1"/>
      <w:marLeft w:val="0"/>
      <w:marRight w:val="0"/>
      <w:marTop w:val="0"/>
      <w:marBottom w:val="0"/>
      <w:divBdr>
        <w:top w:val="none" w:sz="0" w:space="0" w:color="auto"/>
        <w:left w:val="none" w:sz="0" w:space="0" w:color="auto"/>
        <w:bottom w:val="none" w:sz="0" w:space="0" w:color="auto"/>
        <w:right w:val="none" w:sz="0" w:space="0" w:color="auto"/>
      </w:divBdr>
    </w:div>
    <w:div w:id="986127672">
      <w:bodyDiv w:val="1"/>
      <w:marLeft w:val="0"/>
      <w:marRight w:val="0"/>
      <w:marTop w:val="0"/>
      <w:marBottom w:val="0"/>
      <w:divBdr>
        <w:top w:val="none" w:sz="0" w:space="0" w:color="auto"/>
        <w:left w:val="none" w:sz="0" w:space="0" w:color="auto"/>
        <w:bottom w:val="none" w:sz="0" w:space="0" w:color="auto"/>
        <w:right w:val="none" w:sz="0" w:space="0" w:color="auto"/>
      </w:divBdr>
    </w:div>
    <w:div w:id="987442650">
      <w:bodyDiv w:val="1"/>
      <w:marLeft w:val="0"/>
      <w:marRight w:val="0"/>
      <w:marTop w:val="0"/>
      <w:marBottom w:val="0"/>
      <w:divBdr>
        <w:top w:val="none" w:sz="0" w:space="0" w:color="auto"/>
        <w:left w:val="none" w:sz="0" w:space="0" w:color="auto"/>
        <w:bottom w:val="none" w:sz="0" w:space="0" w:color="auto"/>
        <w:right w:val="none" w:sz="0" w:space="0" w:color="auto"/>
      </w:divBdr>
    </w:div>
    <w:div w:id="990400775">
      <w:bodyDiv w:val="1"/>
      <w:marLeft w:val="0"/>
      <w:marRight w:val="0"/>
      <w:marTop w:val="0"/>
      <w:marBottom w:val="0"/>
      <w:divBdr>
        <w:top w:val="none" w:sz="0" w:space="0" w:color="auto"/>
        <w:left w:val="none" w:sz="0" w:space="0" w:color="auto"/>
        <w:bottom w:val="none" w:sz="0" w:space="0" w:color="auto"/>
        <w:right w:val="none" w:sz="0" w:space="0" w:color="auto"/>
      </w:divBdr>
    </w:div>
    <w:div w:id="991373257">
      <w:bodyDiv w:val="1"/>
      <w:marLeft w:val="0"/>
      <w:marRight w:val="0"/>
      <w:marTop w:val="0"/>
      <w:marBottom w:val="0"/>
      <w:divBdr>
        <w:top w:val="none" w:sz="0" w:space="0" w:color="auto"/>
        <w:left w:val="none" w:sz="0" w:space="0" w:color="auto"/>
        <w:bottom w:val="none" w:sz="0" w:space="0" w:color="auto"/>
        <w:right w:val="none" w:sz="0" w:space="0" w:color="auto"/>
      </w:divBdr>
    </w:div>
    <w:div w:id="994990027">
      <w:bodyDiv w:val="1"/>
      <w:marLeft w:val="0"/>
      <w:marRight w:val="0"/>
      <w:marTop w:val="0"/>
      <w:marBottom w:val="0"/>
      <w:divBdr>
        <w:top w:val="none" w:sz="0" w:space="0" w:color="auto"/>
        <w:left w:val="none" w:sz="0" w:space="0" w:color="auto"/>
        <w:bottom w:val="none" w:sz="0" w:space="0" w:color="auto"/>
        <w:right w:val="none" w:sz="0" w:space="0" w:color="auto"/>
      </w:divBdr>
    </w:div>
    <w:div w:id="1000498683">
      <w:bodyDiv w:val="1"/>
      <w:marLeft w:val="0"/>
      <w:marRight w:val="0"/>
      <w:marTop w:val="0"/>
      <w:marBottom w:val="0"/>
      <w:divBdr>
        <w:top w:val="none" w:sz="0" w:space="0" w:color="auto"/>
        <w:left w:val="none" w:sz="0" w:space="0" w:color="auto"/>
        <w:bottom w:val="none" w:sz="0" w:space="0" w:color="auto"/>
        <w:right w:val="none" w:sz="0" w:space="0" w:color="auto"/>
      </w:divBdr>
    </w:div>
    <w:div w:id="1001005504">
      <w:bodyDiv w:val="1"/>
      <w:marLeft w:val="0"/>
      <w:marRight w:val="0"/>
      <w:marTop w:val="0"/>
      <w:marBottom w:val="0"/>
      <w:divBdr>
        <w:top w:val="none" w:sz="0" w:space="0" w:color="auto"/>
        <w:left w:val="none" w:sz="0" w:space="0" w:color="auto"/>
        <w:bottom w:val="none" w:sz="0" w:space="0" w:color="auto"/>
        <w:right w:val="none" w:sz="0" w:space="0" w:color="auto"/>
      </w:divBdr>
      <w:divsChild>
        <w:div w:id="1338120248">
          <w:marLeft w:val="0"/>
          <w:marRight w:val="0"/>
          <w:marTop w:val="0"/>
          <w:marBottom w:val="0"/>
          <w:divBdr>
            <w:top w:val="none" w:sz="0" w:space="0" w:color="auto"/>
            <w:left w:val="none" w:sz="0" w:space="0" w:color="auto"/>
            <w:bottom w:val="none" w:sz="0" w:space="0" w:color="auto"/>
            <w:right w:val="none" w:sz="0" w:space="0" w:color="auto"/>
          </w:divBdr>
          <w:divsChild>
            <w:div w:id="180969804">
              <w:marLeft w:val="0"/>
              <w:marRight w:val="0"/>
              <w:marTop w:val="0"/>
              <w:marBottom w:val="0"/>
              <w:divBdr>
                <w:top w:val="none" w:sz="0" w:space="0" w:color="auto"/>
                <w:left w:val="none" w:sz="0" w:space="0" w:color="auto"/>
                <w:bottom w:val="none" w:sz="0" w:space="0" w:color="auto"/>
                <w:right w:val="none" w:sz="0" w:space="0" w:color="auto"/>
              </w:divBdr>
              <w:divsChild>
                <w:div w:id="1401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784098">
      <w:bodyDiv w:val="1"/>
      <w:marLeft w:val="0"/>
      <w:marRight w:val="0"/>
      <w:marTop w:val="0"/>
      <w:marBottom w:val="0"/>
      <w:divBdr>
        <w:top w:val="none" w:sz="0" w:space="0" w:color="auto"/>
        <w:left w:val="none" w:sz="0" w:space="0" w:color="auto"/>
        <w:bottom w:val="none" w:sz="0" w:space="0" w:color="auto"/>
        <w:right w:val="none" w:sz="0" w:space="0" w:color="auto"/>
      </w:divBdr>
      <w:divsChild>
        <w:div w:id="842554850">
          <w:marLeft w:val="0"/>
          <w:marRight w:val="0"/>
          <w:marTop w:val="0"/>
          <w:marBottom w:val="0"/>
          <w:divBdr>
            <w:top w:val="none" w:sz="0" w:space="0" w:color="auto"/>
            <w:left w:val="none" w:sz="0" w:space="0" w:color="auto"/>
            <w:bottom w:val="none" w:sz="0" w:space="0" w:color="auto"/>
            <w:right w:val="none" w:sz="0" w:space="0" w:color="auto"/>
          </w:divBdr>
          <w:divsChild>
            <w:div w:id="1797331084">
              <w:marLeft w:val="0"/>
              <w:marRight w:val="0"/>
              <w:marTop w:val="0"/>
              <w:marBottom w:val="0"/>
              <w:divBdr>
                <w:top w:val="none" w:sz="0" w:space="0" w:color="auto"/>
                <w:left w:val="none" w:sz="0" w:space="0" w:color="auto"/>
                <w:bottom w:val="none" w:sz="0" w:space="0" w:color="auto"/>
                <w:right w:val="none" w:sz="0" w:space="0" w:color="auto"/>
              </w:divBdr>
              <w:divsChild>
                <w:div w:id="27657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095155">
      <w:bodyDiv w:val="1"/>
      <w:marLeft w:val="0"/>
      <w:marRight w:val="0"/>
      <w:marTop w:val="0"/>
      <w:marBottom w:val="0"/>
      <w:divBdr>
        <w:top w:val="none" w:sz="0" w:space="0" w:color="auto"/>
        <w:left w:val="none" w:sz="0" w:space="0" w:color="auto"/>
        <w:bottom w:val="none" w:sz="0" w:space="0" w:color="auto"/>
        <w:right w:val="none" w:sz="0" w:space="0" w:color="auto"/>
      </w:divBdr>
    </w:div>
    <w:div w:id="1006782923">
      <w:bodyDiv w:val="1"/>
      <w:marLeft w:val="0"/>
      <w:marRight w:val="0"/>
      <w:marTop w:val="0"/>
      <w:marBottom w:val="0"/>
      <w:divBdr>
        <w:top w:val="none" w:sz="0" w:space="0" w:color="auto"/>
        <w:left w:val="none" w:sz="0" w:space="0" w:color="auto"/>
        <w:bottom w:val="none" w:sz="0" w:space="0" w:color="auto"/>
        <w:right w:val="none" w:sz="0" w:space="0" w:color="auto"/>
      </w:divBdr>
    </w:div>
    <w:div w:id="1007098066">
      <w:bodyDiv w:val="1"/>
      <w:marLeft w:val="0"/>
      <w:marRight w:val="0"/>
      <w:marTop w:val="0"/>
      <w:marBottom w:val="0"/>
      <w:divBdr>
        <w:top w:val="none" w:sz="0" w:space="0" w:color="auto"/>
        <w:left w:val="none" w:sz="0" w:space="0" w:color="auto"/>
        <w:bottom w:val="none" w:sz="0" w:space="0" w:color="auto"/>
        <w:right w:val="none" w:sz="0" w:space="0" w:color="auto"/>
      </w:divBdr>
    </w:div>
    <w:div w:id="1009059601">
      <w:bodyDiv w:val="1"/>
      <w:marLeft w:val="0"/>
      <w:marRight w:val="0"/>
      <w:marTop w:val="0"/>
      <w:marBottom w:val="0"/>
      <w:divBdr>
        <w:top w:val="none" w:sz="0" w:space="0" w:color="auto"/>
        <w:left w:val="none" w:sz="0" w:space="0" w:color="auto"/>
        <w:bottom w:val="none" w:sz="0" w:space="0" w:color="auto"/>
        <w:right w:val="none" w:sz="0" w:space="0" w:color="auto"/>
      </w:divBdr>
    </w:div>
    <w:div w:id="1009329185">
      <w:bodyDiv w:val="1"/>
      <w:marLeft w:val="0"/>
      <w:marRight w:val="0"/>
      <w:marTop w:val="0"/>
      <w:marBottom w:val="0"/>
      <w:divBdr>
        <w:top w:val="none" w:sz="0" w:space="0" w:color="auto"/>
        <w:left w:val="none" w:sz="0" w:space="0" w:color="auto"/>
        <w:bottom w:val="none" w:sz="0" w:space="0" w:color="auto"/>
        <w:right w:val="none" w:sz="0" w:space="0" w:color="auto"/>
      </w:divBdr>
    </w:div>
    <w:div w:id="1014041010">
      <w:bodyDiv w:val="1"/>
      <w:marLeft w:val="0"/>
      <w:marRight w:val="0"/>
      <w:marTop w:val="0"/>
      <w:marBottom w:val="0"/>
      <w:divBdr>
        <w:top w:val="none" w:sz="0" w:space="0" w:color="auto"/>
        <w:left w:val="none" w:sz="0" w:space="0" w:color="auto"/>
        <w:bottom w:val="none" w:sz="0" w:space="0" w:color="auto"/>
        <w:right w:val="none" w:sz="0" w:space="0" w:color="auto"/>
      </w:divBdr>
    </w:div>
    <w:div w:id="1015619271">
      <w:bodyDiv w:val="1"/>
      <w:marLeft w:val="0"/>
      <w:marRight w:val="0"/>
      <w:marTop w:val="0"/>
      <w:marBottom w:val="0"/>
      <w:divBdr>
        <w:top w:val="none" w:sz="0" w:space="0" w:color="auto"/>
        <w:left w:val="none" w:sz="0" w:space="0" w:color="auto"/>
        <w:bottom w:val="none" w:sz="0" w:space="0" w:color="auto"/>
        <w:right w:val="none" w:sz="0" w:space="0" w:color="auto"/>
      </w:divBdr>
    </w:div>
    <w:div w:id="1017579098">
      <w:bodyDiv w:val="1"/>
      <w:marLeft w:val="0"/>
      <w:marRight w:val="0"/>
      <w:marTop w:val="0"/>
      <w:marBottom w:val="0"/>
      <w:divBdr>
        <w:top w:val="none" w:sz="0" w:space="0" w:color="auto"/>
        <w:left w:val="none" w:sz="0" w:space="0" w:color="auto"/>
        <w:bottom w:val="none" w:sz="0" w:space="0" w:color="auto"/>
        <w:right w:val="none" w:sz="0" w:space="0" w:color="auto"/>
      </w:divBdr>
    </w:div>
    <w:div w:id="1018195819">
      <w:bodyDiv w:val="1"/>
      <w:marLeft w:val="0"/>
      <w:marRight w:val="0"/>
      <w:marTop w:val="0"/>
      <w:marBottom w:val="0"/>
      <w:divBdr>
        <w:top w:val="none" w:sz="0" w:space="0" w:color="auto"/>
        <w:left w:val="none" w:sz="0" w:space="0" w:color="auto"/>
        <w:bottom w:val="none" w:sz="0" w:space="0" w:color="auto"/>
        <w:right w:val="none" w:sz="0" w:space="0" w:color="auto"/>
      </w:divBdr>
    </w:div>
    <w:div w:id="1022049580">
      <w:bodyDiv w:val="1"/>
      <w:marLeft w:val="0"/>
      <w:marRight w:val="0"/>
      <w:marTop w:val="0"/>
      <w:marBottom w:val="0"/>
      <w:divBdr>
        <w:top w:val="none" w:sz="0" w:space="0" w:color="auto"/>
        <w:left w:val="none" w:sz="0" w:space="0" w:color="auto"/>
        <w:bottom w:val="none" w:sz="0" w:space="0" w:color="auto"/>
        <w:right w:val="none" w:sz="0" w:space="0" w:color="auto"/>
      </w:divBdr>
    </w:div>
    <w:div w:id="1022976487">
      <w:bodyDiv w:val="1"/>
      <w:marLeft w:val="0"/>
      <w:marRight w:val="0"/>
      <w:marTop w:val="0"/>
      <w:marBottom w:val="0"/>
      <w:divBdr>
        <w:top w:val="none" w:sz="0" w:space="0" w:color="auto"/>
        <w:left w:val="none" w:sz="0" w:space="0" w:color="auto"/>
        <w:bottom w:val="none" w:sz="0" w:space="0" w:color="auto"/>
        <w:right w:val="none" w:sz="0" w:space="0" w:color="auto"/>
      </w:divBdr>
    </w:div>
    <w:div w:id="1027605145">
      <w:bodyDiv w:val="1"/>
      <w:marLeft w:val="0"/>
      <w:marRight w:val="0"/>
      <w:marTop w:val="0"/>
      <w:marBottom w:val="0"/>
      <w:divBdr>
        <w:top w:val="none" w:sz="0" w:space="0" w:color="auto"/>
        <w:left w:val="none" w:sz="0" w:space="0" w:color="auto"/>
        <w:bottom w:val="none" w:sz="0" w:space="0" w:color="auto"/>
        <w:right w:val="none" w:sz="0" w:space="0" w:color="auto"/>
      </w:divBdr>
    </w:div>
    <w:div w:id="1027833571">
      <w:bodyDiv w:val="1"/>
      <w:marLeft w:val="0"/>
      <w:marRight w:val="0"/>
      <w:marTop w:val="0"/>
      <w:marBottom w:val="0"/>
      <w:divBdr>
        <w:top w:val="none" w:sz="0" w:space="0" w:color="auto"/>
        <w:left w:val="none" w:sz="0" w:space="0" w:color="auto"/>
        <w:bottom w:val="none" w:sz="0" w:space="0" w:color="auto"/>
        <w:right w:val="none" w:sz="0" w:space="0" w:color="auto"/>
      </w:divBdr>
    </w:div>
    <w:div w:id="1030300740">
      <w:bodyDiv w:val="1"/>
      <w:marLeft w:val="0"/>
      <w:marRight w:val="0"/>
      <w:marTop w:val="0"/>
      <w:marBottom w:val="0"/>
      <w:divBdr>
        <w:top w:val="none" w:sz="0" w:space="0" w:color="auto"/>
        <w:left w:val="none" w:sz="0" w:space="0" w:color="auto"/>
        <w:bottom w:val="none" w:sz="0" w:space="0" w:color="auto"/>
        <w:right w:val="none" w:sz="0" w:space="0" w:color="auto"/>
      </w:divBdr>
    </w:div>
    <w:div w:id="1030569076">
      <w:bodyDiv w:val="1"/>
      <w:marLeft w:val="0"/>
      <w:marRight w:val="0"/>
      <w:marTop w:val="0"/>
      <w:marBottom w:val="0"/>
      <w:divBdr>
        <w:top w:val="none" w:sz="0" w:space="0" w:color="auto"/>
        <w:left w:val="none" w:sz="0" w:space="0" w:color="auto"/>
        <w:bottom w:val="none" w:sz="0" w:space="0" w:color="auto"/>
        <w:right w:val="none" w:sz="0" w:space="0" w:color="auto"/>
      </w:divBdr>
    </w:div>
    <w:div w:id="1031149008">
      <w:bodyDiv w:val="1"/>
      <w:marLeft w:val="0"/>
      <w:marRight w:val="0"/>
      <w:marTop w:val="0"/>
      <w:marBottom w:val="0"/>
      <w:divBdr>
        <w:top w:val="none" w:sz="0" w:space="0" w:color="auto"/>
        <w:left w:val="none" w:sz="0" w:space="0" w:color="auto"/>
        <w:bottom w:val="none" w:sz="0" w:space="0" w:color="auto"/>
        <w:right w:val="none" w:sz="0" w:space="0" w:color="auto"/>
      </w:divBdr>
    </w:div>
    <w:div w:id="1031803938">
      <w:bodyDiv w:val="1"/>
      <w:marLeft w:val="0"/>
      <w:marRight w:val="0"/>
      <w:marTop w:val="0"/>
      <w:marBottom w:val="0"/>
      <w:divBdr>
        <w:top w:val="none" w:sz="0" w:space="0" w:color="auto"/>
        <w:left w:val="none" w:sz="0" w:space="0" w:color="auto"/>
        <w:bottom w:val="none" w:sz="0" w:space="0" w:color="auto"/>
        <w:right w:val="none" w:sz="0" w:space="0" w:color="auto"/>
      </w:divBdr>
    </w:div>
    <w:div w:id="1033191795">
      <w:bodyDiv w:val="1"/>
      <w:marLeft w:val="0"/>
      <w:marRight w:val="0"/>
      <w:marTop w:val="0"/>
      <w:marBottom w:val="0"/>
      <w:divBdr>
        <w:top w:val="none" w:sz="0" w:space="0" w:color="auto"/>
        <w:left w:val="none" w:sz="0" w:space="0" w:color="auto"/>
        <w:bottom w:val="none" w:sz="0" w:space="0" w:color="auto"/>
        <w:right w:val="none" w:sz="0" w:space="0" w:color="auto"/>
      </w:divBdr>
    </w:div>
    <w:div w:id="1036739252">
      <w:bodyDiv w:val="1"/>
      <w:marLeft w:val="0"/>
      <w:marRight w:val="0"/>
      <w:marTop w:val="0"/>
      <w:marBottom w:val="0"/>
      <w:divBdr>
        <w:top w:val="none" w:sz="0" w:space="0" w:color="auto"/>
        <w:left w:val="none" w:sz="0" w:space="0" w:color="auto"/>
        <w:bottom w:val="none" w:sz="0" w:space="0" w:color="auto"/>
        <w:right w:val="none" w:sz="0" w:space="0" w:color="auto"/>
      </w:divBdr>
    </w:div>
    <w:div w:id="1037588813">
      <w:bodyDiv w:val="1"/>
      <w:marLeft w:val="0"/>
      <w:marRight w:val="0"/>
      <w:marTop w:val="0"/>
      <w:marBottom w:val="0"/>
      <w:divBdr>
        <w:top w:val="none" w:sz="0" w:space="0" w:color="auto"/>
        <w:left w:val="none" w:sz="0" w:space="0" w:color="auto"/>
        <w:bottom w:val="none" w:sz="0" w:space="0" w:color="auto"/>
        <w:right w:val="none" w:sz="0" w:space="0" w:color="auto"/>
      </w:divBdr>
    </w:div>
    <w:div w:id="1040057034">
      <w:bodyDiv w:val="1"/>
      <w:marLeft w:val="0"/>
      <w:marRight w:val="0"/>
      <w:marTop w:val="0"/>
      <w:marBottom w:val="0"/>
      <w:divBdr>
        <w:top w:val="none" w:sz="0" w:space="0" w:color="auto"/>
        <w:left w:val="none" w:sz="0" w:space="0" w:color="auto"/>
        <w:bottom w:val="none" w:sz="0" w:space="0" w:color="auto"/>
        <w:right w:val="none" w:sz="0" w:space="0" w:color="auto"/>
      </w:divBdr>
    </w:div>
    <w:div w:id="1041638711">
      <w:bodyDiv w:val="1"/>
      <w:marLeft w:val="0"/>
      <w:marRight w:val="0"/>
      <w:marTop w:val="0"/>
      <w:marBottom w:val="0"/>
      <w:divBdr>
        <w:top w:val="none" w:sz="0" w:space="0" w:color="auto"/>
        <w:left w:val="none" w:sz="0" w:space="0" w:color="auto"/>
        <w:bottom w:val="none" w:sz="0" w:space="0" w:color="auto"/>
        <w:right w:val="none" w:sz="0" w:space="0" w:color="auto"/>
      </w:divBdr>
    </w:div>
    <w:div w:id="1041780284">
      <w:bodyDiv w:val="1"/>
      <w:marLeft w:val="0"/>
      <w:marRight w:val="0"/>
      <w:marTop w:val="0"/>
      <w:marBottom w:val="0"/>
      <w:divBdr>
        <w:top w:val="none" w:sz="0" w:space="0" w:color="auto"/>
        <w:left w:val="none" w:sz="0" w:space="0" w:color="auto"/>
        <w:bottom w:val="none" w:sz="0" w:space="0" w:color="auto"/>
        <w:right w:val="none" w:sz="0" w:space="0" w:color="auto"/>
      </w:divBdr>
    </w:div>
    <w:div w:id="1042025084">
      <w:bodyDiv w:val="1"/>
      <w:marLeft w:val="0"/>
      <w:marRight w:val="0"/>
      <w:marTop w:val="0"/>
      <w:marBottom w:val="0"/>
      <w:divBdr>
        <w:top w:val="none" w:sz="0" w:space="0" w:color="auto"/>
        <w:left w:val="none" w:sz="0" w:space="0" w:color="auto"/>
        <w:bottom w:val="none" w:sz="0" w:space="0" w:color="auto"/>
        <w:right w:val="none" w:sz="0" w:space="0" w:color="auto"/>
      </w:divBdr>
    </w:div>
    <w:div w:id="1042746420">
      <w:bodyDiv w:val="1"/>
      <w:marLeft w:val="0"/>
      <w:marRight w:val="0"/>
      <w:marTop w:val="0"/>
      <w:marBottom w:val="0"/>
      <w:divBdr>
        <w:top w:val="none" w:sz="0" w:space="0" w:color="auto"/>
        <w:left w:val="none" w:sz="0" w:space="0" w:color="auto"/>
        <w:bottom w:val="none" w:sz="0" w:space="0" w:color="auto"/>
        <w:right w:val="none" w:sz="0" w:space="0" w:color="auto"/>
      </w:divBdr>
    </w:div>
    <w:div w:id="1044401772">
      <w:bodyDiv w:val="1"/>
      <w:marLeft w:val="0"/>
      <w:marRight w:val="0"/>
      <w:marTop w:val="0"/>
      <w:marBottom w:val="0"/>
      <w:divBdr>
        <w:top w:val="none" w:sz="0" w:space="0" w:color="auto"/>
        <w:left w:val="none" w:sz="0" w:space="0" w:color="auto"/>
        <w:bottom w:val="none" w:sz="0" w:space="0" w:color="auto"/>
        <w:right w:val="none" w:sz="0" w:space="0" w:color="auto"/>
      </w:divBdr>
    </w:div>
    <w:div w:id="1045059705">
      <w:bodyDiv w:val="1"/>
      <w:marLeft w:val="0"/>
      <w:marRight w:val="0"/>
      <w:marTop w:val="0"/>
      <w:marBottom w:val="0"/>
      <w:divBdr>
        <w:top w:val="none" w:sz="0" w:space="0" w:color="auto"/>
        <w:left w:val="none" w:sz="0" w:space="0" w:color="auto"/>
        <w:bottom w:val="none" w:sz="0" w:space="0" w:color="auto"/>
        <w:right w:val="none" w:sz="0" w:space="0" w:color="auto"/>
      </w:divBdr>
    </w:div>
    <w:div w:id="1046222468">
      <w:bodyDiv w:val="1"/>
      <w:marLeft w:val="0"/>
      <w:marRight w:val="0"/>
      <w:marTop w:val="0"/>
      <w:marBottom w:val="0"/>
      <w:divBdr>
        <w:top w:val="none" w:sz="0" w:space="0" w:color="auto"/>
        <w:left w:val="none" w:sz="0" w:space="0" w:color="auto"/>
        <w:bottom w:val="none" w:sz="0" w:space="0" w:color="auto"/>
        <w:right w:val="none" w:sz="0" w:space="0" w:color="auto"/>
      </w:divBdr>
    </w:div>
    <w:div w:id="1047948318">
      <w:bodyDiv w:val="1"/>
      <w:marLeft w:val="0"/>
      <w:marRight w:val="0"/>
      <w:marTop w:val="0"/>
      <w:marBottom w:val="0"/>
      <w:divBdr>
        <w:top w:val="none" w:sz="0" w:space="0" w:color="auto"/>
        <w:left w:val="none" w:sz="0" w:space="0" w:color="auto"/>
        <w:bottom w:val="none" w:sz="0" w:space="0" w:color="auto"/>
        <w:right w:val="none" w:sz="0" w:space="0" w:color="auto"/>
      </w:divBdr>
    </w:div>
    <w:div w:id="1048577749">
      <w:bodyDiv w:val="1"/>
      <w:marLeft w:val="0"/>
      <w:marRight w:val="0"/>
      <w:marTop w:val="0"/>
      <w:marBottom w:val="0"/>
      <w:divBdr>
        <w:top w:val="none" w:sz="0" w:space="0" w:color="auto"/>
        <w:left w:val="none" w:sz="0" w:space="0" w:color="auto"/>
        <w:bottom w:val="none" w:sz="0" w:space="0" w:color="auto"/>
        <w:right w:val="none" w:sz="0" w:space="0" w:color="auto"/>
      </w:divBdr>
    </w:div>
    <w:div w:id="1051613106">
      <w:bodyDiv w:val="1"/>
      <w:marLeft w:val="0"/>
      <w:marRight w:val="0"/>
      <w:marTop w:val="0"/>
      <w:marBottom w:val="0"/>
      <w:divBdr>
        <w:top w:val="none" w:sz="0" w:space="0" w:color="auto"/>
        <w:left w:val="none" w:sz="0" w:space="0" w:color="auto"/>
        <w:bottom w:val="none" w:sz="0" w:space="0" w:color="auto"/>
        <w:right w:val="none" w:sz="0" w:space="0" w:color="auto"/>
      </w:divBdr>
    </w:div>
    <w:div w:id="1056246423">
      <w:bodyDiv w:val="1"/>
      <w:marLeft w:val="0"/>
      <w:marRight w:val="0"/>
      <w:marTop w:val="0"/>
      <w:marBottom w:val="0"/>
      <w:divBdr>
        <w:top w:val="none" w:sz="0" w:space="0" w:color="auto"/>
        <w:left w:val="none" w:sz="0" w:space="0" w:color="auto"/>
        <w:bottom w:val="none" w:sz="0" w:space="0" w:color="auto"/>
        <w:right w:val="none" w:sz="0" w:space="0" w:color="auto"/>
      </w:divBdr>
    </w:div>
    <w:div w:id="1058747600">
      <w:bodyDiv w:val="1"/>
      <w:marLeft w:val="0"/>
      <w:marRight w:val="0"/>
      <w:marTop w:val="0"/>
      <w:marBottom w:val="0"/>
      <w:divBdr>
        <w:top w:val="none" w:sz="0" w:space="0" w:color="auto"/>
        <w:left w:val="none" w:sz="0" w:space="0" w:color="auto"/>
        <w:bottom w:val="none" w:sz="0" w:space="0" w:color="auto"/>
        <w:right w:val="none" w:sz="0" w:space="0" w:color="auto"/>
      </w:divBdr>
    </w:div>
    <w:div w:id="1061059356">
      <w:bodyDiv w:val="1"/>
      <w:marLeft w:val="0"/>
      <w:marRight w:val="0"/>
      <w:marTop w:val="0"/>
      <w:marBottom w:val="0"/>
      <w:divBdr>
        <w:top w:val="none" w:sz="0" w:space="0" w:color="auto"/>
        <w:left w:val="none" w:sz="0" w:space="0" w:color="auto"/>
        <w:bottom w:val="none" w:sz="0" w:space="0" w:color="auto"/>
        <w:right w:val="none" w:sz="0" w:space="0" w:color="auto"/>
      </w:divBdr>
    </w:div>
    <w:div w:id="1061445002">
      <w:bodyDiv w:val="1"/>
      <w:marLeft w:val="0"/>
      <w:marRight w:val="0"/>
      <w:marTop w:val="0"/>
      <w:marBottom w:val="0"/>
      <w:divBdr>
        <w:top w:val="none" w:sz="0" w:space="0" w:color="auto"/>
        <w:left w:val="none" w:sz="0" w:space="0" w:color="auto"/>
        <w:bottom w:val="none" w:sz="0" w:space="0" w:color="auto"/>
        <w:right w:val="none" w:sz="0" w:space="0" w:color="auto"/>
      </w:divBdr>
    </w:div>
    <w:div w:id="1061715374">
      <w:bodyDiv w:val="1"/>
      <w:marLeft w:val="0"/>
      <w:marRight w:val="0"/>
      <w:marTop w:val="0"/>
      <w:marBottom w:val="0"/>
      <w:divBdr>
        <w:top w:val="none" w:sz="0" w:space="0" w:color="auto"/>
        <w:left w:val="none" w:sz="0" w:space="0" w:color="auto"/>
        <w:bottom w:val="none" w:sz="0" w:space="0" w:color="auto"/>
        <w:right w:val="none" w:sz="0" w:space="0" w:color="auto"/>
      </w:divBdr>
    </w:div>
    <w:div w:id="1061749552">
      <w:bodyDiv w:val="1"/>
      <w:marLeft w:val="0"/>
      <w:marRight w:val="0"/>
      <w:marTop w:val="0"/>
      <w:marBottom w:val="0"/>
      <w:divBdr>
        <w:top w:val="none" w:sz="0" w:space="0" w:color="auto"/>
        <w:left w:val="none" w:sz="0" w:space="0" w:color="auto"/>
        <w:bottom w:val="none" w:sz="0" w:space="0" w:color="auto"/>
        <w:right w:val="none" w:sz="0" w:space="0" w:color="auto"/>
      </w:divBdr>
    </w:div>
    <w:div w:id="1062866646">
      <w:bodyDiv w:val="1"/>
      <w:marLeft w:val="0"/>
      <w:marRight w:val="0"/>
      <w:marTop w:val="0"/>
      <w:marBottom w:val="0"/>
      <w:divBdr>
        <w:top w:val="none" w:sz="0" w:space="0" w:color="auto"/>
        <w:left w:val="none" w:sz="0" w:space="0" w:color="auto"/>
        <w:bottom w:val="none" w:sz="0" w:space="0" w:color="auto"/>
        <w:right w:val="none" w:sz="0" w:space="0" w:color="auto"/>
      </w:divBdr>
    </w:div>
    <w:div w:id="1063719482">
      <w:bodyDiv w:val="1"/>
      <w:marLeft w:val="0"/>
      <w:marRight w:val="0"/>
      <w:marTop w:val="0"/>
      <w:marBottom w:val="0"/>
      <w:divBdr>
        <w:top w:val="none" w:sz="0" w:space="0" w:color="auto"/>
        <w:left w:val="none" w:sz="0" w:space="0" w:color="auto"/>
        <w:bottom w:val="none" w:sz="0" w:space="0" w:color="auto"/>
        <w:right w:val="none" w:sz="0" w:space="0" w:color="auto"/>
      </w:divBdr>
    </w:div>
    <w:div w:id="1066225279">
      <w:bodyDiv w:val="1"/>
      <w:marLeft w:val="0"/>
      <w:marRight w:val="0"/>
      <w:marTop w:val="0"/>
      <w:marBottom w:val="0"/>
      <w:divBdr>
        <w:top w:val="none" w:sz="0" w:space="0" w:color="auto"/>
        <w:left w:val="none" w:sz="0" w:space="0" w:color="auto"/>
        <w:bottom w:val="none" w:sz="0" w:space="0" w:color="auto"/>
        <w:right w:val="none" w:sz="0" w:space="0" w:color="auto"/>
      </w:divBdr>
    </w:div>
    <w:div w:id="1068765870">
      <w:bodyDiv w:val="1"/>
      <w:marLeft w:val="0"/>
      <w:marRight w:val="0"/>
      <w:marTop w:val="0"/>
      <w:marBottom w:val="0"/>
      <w:divBdr>
        <w:top w:val="none" w:sz="0" w:space="0" w:color="auto"/>
        <w:left w:val="none" w:sz="0" w:space="0" w:color="auto"/>
        <w:bottom w:val="none" w:sz="0" w:space="0" w:color="auto"/>
        <w:right w:val="none" w:sz="0" w:space="0" w:color="auto"/>
      </w:divBdr>
    </w:div>
    <w:div w:id="1069496856">
      <w:bodyDiv w:val="1"/>
      <w:marLeft w:val="0"/>
      <w:marRight w:val="0"/>
      <w:marTop w:val="0"/>
      <w:marBottom w:val="0"/>
      <w:divBdr>
        <w:top w:val="none" w:sz="0" w:space="0" w:color="auto"/>
        <w:left w:val="none" w:sz="0" w:space="0" w:color="auto"/>
        <w:bottom w:val="none" w:sz="0" w:space="0" w:color="auto"/>
        <w:right w:val="none" w:sz="0" w:space="0" w:color="auto"/>
      </w:divBdr>
    </w:div>
    <w:div w:id="1070813611">
      <w:bodyDiv w:val="1"/>
      <w:marLeft w:val="0"/>
      <w:marRight w:val="0"/>
      <w:marTop w:val="0"/>
      <w:marBottom w:val="0"/>
      <w:divBdr>
        <w:top w:val="none" w:sz="0" w:space="0" w:color="auto"/>
        <w:left w:val="none" w:sz="0" w:space="0" w:color="auto"/>
        <w:bottom w:val="none" w:sz="0" w:space="0" w:color="auto"/>
        <w:right w:val="none" w:sz="0" w:space="0" w:color="auto"/>
      </w:divBdr>
    </w:div>
    <w:div w:id="1072047654">
      <w:bodyDiv w:val="1"/>
      <w:marLeft w:val="0"/>
      <w:marRight w:val="0"/>
      <w:marTop w:val="0"/>
      <w:marBottom w:val="0"/>
      <w:divBdr>
        <w:top w:val="none" w:sz="0" w:space="0" w:color="auto"/>
        <w:left w:val="none" w:sz="0" w:space="0" w:color="auto"/>
        <w:bottom w:val="none" w:sz="0" w:space="0" w:color="auto"/>
        <w:right w:val="none" w:sz="0" w:space="0" w:color="auto"/>
      </w:divBdr>
    </w:div>
    <w:div w:id="1073044089">
      <w:bodyDiv w:val="1"/>
      <w:marLeft w:val="0"/>
      <w:marRight w:val="0"/>
      <w:marTop w:val="0"/>
      <w:marBottom w:val="0"/>
      <w:divBdr>
        <w:top w:val="none" w:sz="0" w:space="0" w:color="auto"/>
        <w:left w:val="none" w:sz="0" w:space="0" w:color="auto"/>
        <w:bottom w:val="none" w:sz="0" w:space="0" w:color="auto"/>
        <w:right w:val="none" w:sz="0" w:space="0" w:color="auto"/>
      </w:divBdr>
    </w:div>
    <w:div w:id="1077434487">
      <w:bodyDiv w:val="1"/>
      <w:marLeft w:val="0"/>
      <w:marRight w:val="0"/>
      <w:marTop w:val="0"/>
      <w:marBottom w:val="0"/>
      <w:divBdr>
        <w:top w:val="none" w:sz="0" w:space="0" w:color="auto"/>
        <w:left w:val="none" w:sz="0" w:space="0" w:color="auto"/>
        <w:bottom w:val="none" w:sz="0" w:space="0" w:color="auto"/>
        <w:right w:val="none" w:sz="0" w:space="0" w:color="auto"/>
      </w:divBdr>
    </w:div>
    <w:div w:id="1078482289">
      <w:bodyDiv w:val="1"/>
      <w:marLeft w:val="0"/>
      <w:marRight w:val="0"/>
      <w:marTop w:val="0"/>
      <w:marBottom w:val="0"/>
      <w:divBdr>
        <w:top w:val="none" w:sz="0" w:space="0" w:color="auto"/>
        <w:left w:val="none" w:sz="0" w:space="0" w:color="auto"/>
        <w:bottom w:val="none" w:sz="0" w:space="0" w:color="auto"/>
        <w:right w:val="none" w:sz="0" w:space="0" w:color="auto"/>
      </w:divBdr>
    </w:div>
    <w:div w:id="1084109602">
      <w:bodyDiv w:val="1"/>
      <w:marLeft w:val="0"/>
      <w:marRight w:val="0"/>
      <w:marTop w:val="0"/>
      <w:marBottom w:val="0"/>
      <w:divBdr>
        <w:top w:val="none" w:sz="0" w:space="0" w:color="auto"/>
        <w:left w:val="none" w:sz="0" w:space="0" w:color="auto"/>
        <w:bottom w:val="none" w:sz="0" w:space="0" w:color="auto"/>
        <w:right w:val="none" w:sz="0" w:space="0" w:color="auto"/>
      </w:divBdr>
    </w:div>
    <w:div w:id="1084760991">
      <w:bodyDiv w:val="1"/>
      <w:marLeft w:val="0"/>
      <w:marRight w:val="0"/>
      <w:marTop w:val="0"/>
      <w:marBottom w:val="0"/>
      <w:divBdr>
        <w:top w:val="none" w:sz="0" w:space="0" w:color="auto"/>
        <w:left w:val="none" w:sz="0" w:space="0" w:color="auto"/>
        <w:bottom w:val="none" w:sz="0" w:space="0" w:color="auto"/>
        <w:right w:val="none" w:sz="0" w:space="0" w:color="auto"/>
      </w:divBdr>
    </w:div>
    <w:div w:id="1086537228">
      <w:bodyDiv w:val="1"/>
      <w:marLeft w:val="0"/>
      <w:marRight w:val="0"/>
      <w:marTop w:val="0"/>
      <w:marBottom w:val="0"/>
      <w:divBdr>
        <w:top w:val="none" w:sz="0" w:space="0" w:color="auto"/>
        <w:left w:val="none" w:sz="0" w:space="0" w:color="auto"/>
        <w:bottom w:val="none" w:sz="0" w:space="0" w:color="auto"/>
        <w:right w:val="none" w:sz="0" w:space="0" w:color="auto"/>
      </w:divBdr>
    </w:div>
    <w:div w:id="1088312651">
      <w:bodyDiv w:val="1"/>
      <w:marLeft w:val="0"/>
      <w:marRight w:val="0"/>
      <w:marTop w:val="0"/>
      <w:marBottom w:val="0"/>
      <w:divBdr>
        <w:top w:val="none" w:sz="0" w:space="0" w:color="auto"/>
        <w:left w:val="none" w:sz="0" w:space="0" w:color="auto"/>
        <w:bottom w:val="none" w:sz="0" w:space="0" w:color="auto"/>
        <w:right w:val="none" w:sz="0" w:space="0" w:color="auto"/>
      </w:divBdr>
    </w:div>
    <w:div w:id="1089620210">
      <w:bodyDiv w:val="1"/>
      <w:marLeft w:val="0"/>
      <w:marRight w:val="0"/>
      <w:marTop w:val="0"/>
      <w:marBottom w:val="0"/>
      <w:divBdr>
        <w:top w:val="none" w:sz="0" w:space="0" w:color="auto"/>
        <w:left w:val="none" w:sz="0" w:space="0" w:color="auto"/>
        <w:bottom w:val="none" w:sz="0" w:space="0" w:color="auto"/>
        <w:right w:val="none" w:sz="0" w:space="0" w:color="auto"/>
      </w:divBdr>
    </w:div>
    <w:div w:id="1093165131">
      <w:bodyDiv w:val="1"/>
      <w:marLeft w:val="0"/>
      <w:marRight w:val="0"/>
      <w:marTop w:val="0"/>
      <w:marBottom w:val="0"/>
      <w:divBdr>
        <w:top w:val="none" w:sz="0" w:space="0" w:color="auto"/>
        <w:left w:val="none" w:sz="0" w:space="0" w:color="auto"/>
        <w:bottom w:val="none" w:sz="0" w:space="0" w:color="auto"/>
        <w:right w:val="none" w:sz="0" w:space="0" w:color="auto"/>
      </w:divBdr>
    </w:div>
    <w:div w:id="1094210206">
      <w:bodyDiv w:val="1"/>
      <w:marLeft w:val="0"/>
      <w:marRight w:val="0"/>
      <w:marTop w:val="0"/>
      <w:marBottom w:val="0"/>
      <w:divBdr>
        <w:top w:val="none" w:sz="0" w:space="0" w:color="auto"/>
        <w:left w:val="none" w:sz="0" w:space="0" w:color="auto"/>
        <w:bottom w:val="none" w:sz="0" w:space="0" w:color="auto"/>
        <w:right w:val="none" w:sz="0" w:space="0" w:color="auto"/>
      </w:divBdr>
    </w:div>
    <w:div w:id="1097405258">
      <w:bodyDiv w:val="1"/>
      <w:marLeft w:val="0"/>
      <w:marRight w:val="0"/>
      <w:marTop w:val="0"/>
      <w:marBottom w:val="0"/>
      <w:divBdr>
        <w:top w:val="none" w:sz="0" w:space="0" w:color="auto"/>
        <w:left w:val="none" w:sz="0" w:space="0" w:color="auto"/>
        <w:bottom w:val="none" w:sz="0" w:space="0" w:color="auto"/>
        <w:right w:val="none" w:sz="0" w:space="0" w:color="auto"/>
      </w:divBdr>
    </w:div>
    <w:div w:id="1103652422">
      <w:bodyDiv w:val="1"/>
      <w:marLeft w:val="0"/>
      <w:marRight w:val="0"/>
      <w:marTop w:val="0"/>
      <w:marBottom w:val="0"/>
      <w:divBdr>
        <w:top w:val="none" w:sz="0" w:space="0" w:color="auto"/>
        <w:left w:val="none" w:sz="0" w:space="0" w:color="auto"/>
        <w:bottom w:val="none" w:sz="0" w:space="0" w:color="auto"/>
        <w:right w:val="none" w:sz="0" w:space="0" w:color="auto"/>
      </w:divBdr>
    </w:div>
    <w:div w:id="1105619206">
      <w:bodyDiv w:val="1"/>
      <w:marLeft w:val="0"/>
      <w:marRight w:val="0"/>
      <w:marTop w:val="0"/>
      <w:marBottom w:val="0"/>
      <w:divBdr>
        <w:top w:val="none" w:sz="0" w:space="0" w:color="auto"/>
        <w:left w:val="none" w:sz="0" w:space="0" w:color="auto"/>
        <w:bottom w:val="none" w:sz="0" w:space="0" w:color="auto"/>
        <w:right w:val="none" w:sz="0" w:space="0" w:color="auto"/>
      </w:divBdr>
    </w:div>
    <w:div w:id="1106074882">
      <w:bodyDiv w:val="1"/>
      <w:marLeft w:val="0"/>
      <w:marRight w:val="0"/>
      <w:marTop w:val="0"/>
      <w:marBottom w:val="0"/>
      <w:divBdr>
        <w:top w:val="none" w:sz="0" w:space="0" w:color="auto"/>
        <w:left w:val="none" w:sz="0" w:space="0" w:color="auto"/>
        <w:bottom w:val="none" w:sz="0" w:space="0" w:color="auto"/>
        <w:right w:val="none" w:sz="0" w:space="0" w:color="auto"/>
      </w:divBdr>
    </w:div>
    <w:div w:id="1109736019">
      <w:bodyDiv w:val="1"/>
      <w:marLeft w:val="0"/>
      <w:marRight w:val="0"/>
      <w:marTop w:val="0"/>
      <w:marBottom w:val="0"/>
      <w:divBdr>
        <w:top w:val="none" w:sz="0" w:space="0" w:color="auto"/>
        <w:left w:val="none" w:sz="0" w:space="0" w:color="auto"/>
        <w:bottom w:val="none" w:sz="0" w:space="0" w:color="auto"/>
        <w:right w:val="none" w:sz="0" w:space="0" w:color="auto"/>
      </w:divBdr>
    </w:div>
    <w:div w:id="1110470206">
      <w:bodyDiv w:val="1"/>
      <w:marLeft w:val="0"/>
      <w:marRight w:val="0"/>
      <w:marTop w:val="0"/>
      <w:marBottom w:val="0"/>
      <w:divBdr>
        <w:top w:val="none" w:sz="0" w:space="0" w:color="auto"/>
        <w:left w:val="none" w:sz="0" w:space="0" w:color="auto"/>
        <w:bottom w:val="none" w:sz="0" w:space="0" w:color="auto"/>
        <w:right w:val="none" w:sz="0" w:space="0" w:color="auto"/>
      </w:divBdr>
    </w:div>
    <w:div w:id="1110658982">
      <w:bodyDiv w:val="1"/>
      <w:marLeft w:val="0"/>
      <w:marRight w:val="0"/>
      <w:marTop w:val="0"/>
      <w:marBottom w:val="0"/>
      <w:divBdr>
        <w:top w:val="none" w:sz="0" w:space="0" w:color="auto"/>
        <w:left w:val="none" w:sz="0" w:space="0" w:color="auto"/>
        <w:bottom w:val="none" w:sz="0" w:space="0" w:color="auto"/>
        <w:right w:val="none" w:sz="0" w:space="0" w:color="auto"/>
      </w:divBdr>
    </w:div>
    <w:div w:id="1111120760">
      <w:bodyDiv w:val="1"/>
      <w:marLeft w:val="0"/>
      <w:marRight w:val="0"/>
      <w:marTop w:val="0"/>
      <w:marBottom w:val="0"/>
      <w:divBdr>
        <w:top w:val="none" w:sz="0" w:space="0" w:color="auto"/>
        <w:left w:val="none" w:sz="0" w:space="0" w:color="auto"/>
        <w:bottom w:val="none" w:sz="0" w:space="0" w:color="auto"/>
        <w:right w:val="none" w:sz="0" w:space="0" w:color="auto"/>
      </w:divBdr>
      <w:divsChild>
        <w:div w:id="611085982">
          <w:marLeft w:val="0"/>
          <w:marRight w:val="0"/>
          <w:marTop w:val="0"/>
          <w:marBottom w:val="0"/>
          <w:divBdr>
            <w:top w:val="none" w:sz="0" w:space="0" w:color="auto"/>
            <w:left w:val="none" w:sz="0" w:space="0" w:color="auto"/>
            <w:bottom w:val="none" w:sz="0" w:space="0" w:color="auto"/>
            <w:right w:val="none" w:sz="0" w:space="0" w:color="auto"/>
          </w:divBdr>
          <w:divsChild>
            <w:div w:id="517164405">
              <w:marLeft w:val="0"/>
              <w:marRight w:val="0"/>
              <w:marTop w:val="0"/>
              <w:marBottom w:val="0"/>
              <w:divBdr>
                <w:top w:val="none" w:sz="0" w:space="0" w:color="auto"/>
                <w:left w:val="none" w:sz="0" w:space="0" w:color="auto"/>
                <w:bottom w:val="none" w:sz="0" w:space="0" w:color="auto"/>
                <w:right w:val="none" w:sz="0" w:space="0" w:color="auto"/>
              </w:divBdr>
              <w:divsChild>
                <w:div w:id="31210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432615">
      <w:bodyDiv w:val="1"/>
      <w:marLeft w:val="0"/>
      <w:marRight w:val="0"/>
      <w:marTop w:val="0"/>
      <w:marBottom w:val="0"/>
      <w:divBdr>
        <w:top w:val="none" w:sz="0" w:space="0" w:color="auto"/>
        <w:left w:val="none" w:sz="0" w:space="0" w:color="auto"/>
        <w:bottom w:val="none" w:sz="0" w:space="0" w:color="auto"/>
        <w:right w:val="none" w:sz="0" w:space="0" w:color="auto"/>
      </w:divBdr>
    </w:div>
    <w:div w:id="1111584681">
      <w:bodyDiv w:val="1"/>
      <w:marLeft w:val="0"/>
      <w:marRight w:val="0"/>
      <w:marTop w:val="0"/>
      <w:marBottom w:val="0"/>
      <w:divBdr>
        <w:top w:val="none" w:sz="0" w:space="0" w:color="auto"/>
        <w:left w:val="none" w:sz="0" w:space="0" w:color="auto"/>
        <w:bottom w:val="none" w:sz="0" w:space="0" w:color="auto"/>
        <w:right w:val="none" w:sz="0" w:space="0" w:color="auto"/>
      </w:divBdr>
    </w:div>
    <w:div w:id="1112551928">
      <w:bodyDiv w:val="1"/>
      <w:marLeft w:val="0"/>
      <w:marRight w:val="0"/>
      <w:marTop w:val="0"/>
      <w:marBottom w:val="0"/>
      <w:divBdr>
        <w:top w:val="none" w:sz="0" w:space="0" w:color="auto"/>
        <w:left w:val="none" w:sz="0" w:space="0" w:color="auto"/>
        <w:bottom w:val="none" w:sz="0" w:space="0" w:color="auto"/>
        <w:right w:val="none" w:sz="0" w:space="0" w:color="auto"/>
      </w:divBdr>
    </w:div>
    <w:div w:id="1114129238">
      <w:bodyDiv w:val="1"/>
      <w:marLeft w:val="0"/>
      <w:marRight w:val="0"/>
      <w:marTop w:val="0"/>
      <w:marBottom w:val="0"/>
      <w:divBdr>
        <w:top w:val="none" w:sz="0" w:space="0" w:color="auto"/>
        <w:left w:val="none" w:sz="0" w:space="0" w:color="auto"/>
        <w:bottom w:val="none" w:sz="0" w:space="0" w:color="auto"/>
        <w:right w:val="none" w:sz="0" w:space="0" w:color="auto"/>
      </w:divBdr>
    </w:div>
    <w:div w:id="1116489911">
      <w:bodyDiv w:val="1"/>
      <w:marLeft w:val="0"/>
      <w:marRight w:val="0"/>
      <w:marTop w:val="0"/>
      <w:marBottom w:val="0"/>
      <w:divBdr>
        <w:top w:val="none" w:sz="0" w:space="0" w:color="auto"/>
        <w:left w:val="none" w:sz="0" w:space="0" w:color="auto"/>
        <w:bottom w:val="none" w:sz="0" w:space="0" w:color="auto"/>
        <w:right w:val="none" w:sz="0" w:space="0" w:color="auto"/>
      </w:divBdr>
    </w:div>
    <w:div w:id="1118451971">
      <w:bodyDiv w:val="1"/>
      <w:marLeft w:val="0"/>
      <w:marRight w:val="0"/>
      <w:marTop w:val="0"/>
      <w:marBottom w:val="0"/>
      <w:divBdr>
        <w:top w:val="none" w:sz="0" w:space="0" w:color="auto"/>
        <w:left w:val="none" w:sz="0" w:space="0" w:color="auto"/>
        <w:bottom w:val="none" w:sz="0" w:space="0" w:color="auto"/>
        <w:right w:val="none" w:sz="0" w:space="0" w:color="auto"/>
      </w:divBdr>
    </w:div>
    <w:div w:id="1118715752">
      <w:bodyDiv w:val="1"/>
      <w:marLeft w:val="0"/>
      <w:marRight w:val="0"/>
      <w:marTop w:val="0"/>
      <w:marBottom w:val="0"/>
      <w:divBdr>
        <w:top w:val="none" w:sz="0" w:space="0" w:color="auto"/>
        <w:left w:val="none" w:sz="0" w:space="0" w:color="auto"/>
        <w:bottom w:val="none" w:sz="0" w:space="0" w:color="auto"/>
        <w:right w:val="none" w:sz="0" w:space="0" w:color="auto"/>
      </w:divBdr>
      <w:divsChild>
        <w:div w:id="248856412">
          <w:marLeft w:val="0"/>
          <w:marRight w:val="0"/>
          <w:marTop w:val="0"/>
          <w:marBottom w:val="0"/>
          <w:divBdr>
            <w:top w:val="none" w:sz="0" w:space="0" w:color="auto"/>
            <w:left w:val="none" w:sz="0" w:space="0" w:color="auto"/>
            <w:bottom w:val="none" w:sz="0" w:space="0" w:color="auto"/>
            <w:right w:val="none" w:sz="0" w:space="0" w:color="auto"/>
          </w:divBdr>
          <w:divsChild>
            <w:div w:id="2116095277">
              <w:marLeft w:val="0"/>
              <w:marRight w:val="0"/>
              <w:marTop w:val="0"/>
              <w:marBottom w:val="0"/>
              <w:divBdr>
                <w:top w:val="none" w:sz="0" w:space="0" w:color="auto"/>
                <w:left w:val="none" w:sz="0" w:space="0" w:color="auto"/>
                <w:bottom w:val="none" w:sz="0" w:space="0" w:color="auto"/>
                <w:right w:val="none" w:sz="0" w:space="0" w:color="auto"/>
              </w:divBdr>
              <w:divsChild>
                <w:div w:id="193856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95949">
      <w:bodyDiv w:val="1"/>
      <w:marLeft w:val="0"/>
      <w:marRight w:val="0"/>
      <w:marTop w:val="0"/>
      <w:marBottom w:val="0"/>
      <w:divBdr>
        <w:top w:val="none" w:sz="0" w:space="0" w:color="auto"/>
        <w:left w:val="none" w:sz="0" w:space="0" w:color="auto"/>
        <w:bottom w:val="none" w:sz="0" w:space="0" w:color="auto"/>
        <w:right w:val="none" w:sz="0" w:space="0" w:color="auto"/>
      </w:divBdr>
    </w:div>
    <w:div w:id="1119954105">
      <w:bodyDiv w:val="1"/>
      <w:marLeft w:val="0"/>
      <w:marRight w:val="0"/>
      <w:marTop w:val="0"/>
      <w:marBottom w:val="0"/>
      <w:divBdr>
        <w:top w:val="none" w:sz="0" w:space="0" w:color="auto"/>
        <w:left w:val="none" w:sz="0" w:space="0" w:color="auto"/>
        <w:bottom w:val="none" w:sz="0" w:space="0" w:color="auto"/>
        <w:right w:val="none" w:sz="0" w:space="0" w:color="auto"/>
      </w:divBdr>
    </w:div>
    <w:div w:id="1124352099">
      <w:bodyDiv w:val="1"/>
      <w:marLeft w:val="0"/>
      <w:marRight w:val="0"/>
      <w:marTop w:val="0"/>
      <w:marBottom w:val="0"/>
      <w:divBdr>
        <w:top w:val="none" w:sz="0" w:space="0" w:color="auto"/>
        <w:left w:val="none" w:sz="0" w:space="0" w:color="auto"/>
        <w:bottom w:val="none" w:sz="0" w:space="0" w:color="auto"/>
        <w:right w:val="none" w:sz="0" w:space="0" w:color="auto"/>
      </w:divBdr>
    </w:div>
    <w:div w:id="1125269868">
      <w:bodyDiv w:val="1"/>
      <w:marLeft w:val="0"/>
      <w:marRight w:val="0"/>
      <w:marTop w:val="0"/>
      <w:marBottom w:val="0"/>
      <w:divBdr>
        <w:top w:val="none" w:sz="0" w:space="0" w:color="auto"/>
        <w:left w:val="none" w:sz="0" w:space="0" w:color="auto"/>
        <w:bottom w:val="none" w:sz="0" w:space="0" w:color="auto"/>
        <w:right w:val="none" w:sz="0" w:space="0" w:color="auto"/>
      </w:divBdr>
    </w:div>
    <w:div w:id="1133331227">
      <w:bodyDiv w:val="1"/>
      <w:marLeft w:val="0"/>
      <w:marRight w:val="0"/>
      <w:marTop w:val="0"/>
      <w:marBottom w:val="0"/>
      <w:divBdr>
        <w:top w:val="none" w:sz="0" w:space="0" w:color="auto"/>
        <w:left w:val="none" w:sz="0" w:space="0" w:color="auto"/>
        <w:bottom w:val="none" w:sz="0" w:space="0" w:color="auto"/>
        <w:right w:val="none" w:sz="0" w:space="0" w:color="auto"/>
      </w:divBdr>
    </w:div>
    <w:div w:id="1135414843">
      <w:bodyDiv w:val="1"/>
      <w:marLeft w:val="0"/>
      <w:marRight w:val="0"/>
      <w:marTop w:val="0"/>
      <w:marBottom w:val="0"/>
      <w:divBdr>
        <w:top w:val="none" w:sz="0" w:space="0" w:color="auto"/>
        <w:left w:val="none" w:sz="0" w:space="0" w:color="auto"/>
        <w:bottom w:val="none" w:sz="0" w:space="0" w:color="auto"/>
        <w:right w:val="none" w:sz="0" w:space="0" w:color="auto"/>
      </w:divBdr>
    </w:div>
    <w:div w:id="1138761060">
      <w:bodyDiv w:val="1"/>
      <w:marLeft w:val="0"/>
      <w:marRight w:val="0"/>
      <w:marTop w:val="0"/>
      <w:marBottom w:val="0"/>
      <w:divBdr>
        <w:top w:val="none" w:sz="0" w:space="0" w:color="auto"/>
        <w:left w:val="none" w:sz="0" w:space="0" w:color="auto"/>
        <w:bottom w:val="none" w:sz="0" w:space="0" w:color="auto"/>
        <w:right w:val="none" w:sz="0" w:space="0" w:color="auto"/>
      </w:divBdr>
    </w:div>
    <w:div w:id="1141580486">
      <w:bodyDiv w:val="1"/>
      <w:marLeft w:val="0"/>
      <w:marRight w:val="0"/>
      <w:marTop w:val="0"/>
      <w:marBottom w:val="0"/>
      <w:divBdr>
        <w:top w:val="none" w:sz="0" w:space="0" w:color="auto"/>
        <w:left w:val="none" w:sz="0" w:space="0" w:color="auto"/>
        <w:bottom w:val="none" w:sz="0" w:space="0" w:color="auto"/>
        <w:right w:val="none" w:sz="0" w:space="0" w:color="auto"/>
      </w:divBdr>
      <w:divsChild>
        <w:div w:id="950626073">
          <w:marLeft w:val="0"/>
          <w:marRight w:val="0"/>
          <w:marTop w:val="0"/>
          <w:marBottom w:val="0"/>
          <w:divBdr>
            <w:top w:val="none" w:sz="0" w:space="0" w:color="auto"/>
            <w:left w:val="none" w:sz="0" w:space="0" w:color="auto"/>
            <w:bottom w:val="none" w:sz="0" w:space="0" w:color="auto"/>
            <w:right w:val="none" w:sz="0" w:space="0" w:color="auto"/>
          </w:divBdr>
          <w:divsChild>
            <w:div w:id="367074451">
              <w:marLeft w:val="0"/>
              <w:marRight w:val="0"/>
              <w:marTop w:val="0"/>
              <w:marBottom w:val="0"/>
              <w:divBdr>
                <w:top w:val="none" w:sz="0" w:space="0" w:color="auto"/>
                <w:left w:val="none" w:sz="0" w:space="0" w:color="auto"/>
                <w:bottom w:val="none" w:sz="0" w:space="0" w:color="auto"/>
                <w:right w:val="none" w:sz="0" w:space="0" w:color="auto"/>
              </w:divBdr>
              <w:divsChild>
                <w:div w:id="149606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006401">
      <w:bodyDiv w:val="1"/>
      <w:marLeft w:val="0"/>
      <w:marRight w:val="0"/>
      <w:marTop w:val="0"/>
      <w:marBottom w:val="0"/>
      <w:divBdr>
        <w:top w:val="none" w:sz="0" w:space="0" w:color="auto"/>
        <w:left w:val="none" w:sz="0" w:space="0" w:color="auto"/>
        <w:bottom w:val="none" w:sz="0" w:space="0" w:color="auto"/>
        <w:right w:val="none" w:sz="0" w:space="0" w:color="auto"/>
      </w:divBdr>
    </w:div>
    <w:div w:id="1145851079">
      <w:bodyDiv w:val="1"/>
      <w:marLeft w:val="0"/>
      <w:marRight w:val="0"/>
      <w:marTop w:val="0"/>
      <w:marBottom w:val="0"/>
      <w:divBdr>
        <w:top w:val="none" w:sz="0" w:space="0" w:color="auto"/>
        <w:left w:val="none" w:sz="0" w:space="0" w:color="auto"/>
        <w:bottom w:val="none" w:sz="0" w:space="0" w:color="auto"/>
        <w:right w:val="none" w:sz="0" w:space="0" w:color="auto"/>
      </w:divBdr>
    </w:div>
    <w:div w:id="1147160977">
      <w:bodyDiv w:val="1"/>
      <w:marLeft w:val="0"/>
      <w:marRight w:val="0"/>
      <w:marTop w:val="0"/>
      <w:marBottom w:val="0"/>
      <w:divBdr>
        <w:top w:val="none" w:sz="0" w:space="0" w:color="auto"/>
        <w:left w:val="none" w:sz="0" w:space="0" w:color="auto"/>
        <w:bottom w:val="none" w:sz="0" w:space="0" w:color="auto"/>
        <w:right w:val="none" w:sz="0" w:space="0" w:color="auto"/>
      </w:divBdr>
    </w:div>
    <w:div w:id="1148787951">
      <w:bodyDiv w:val="1"/>
      <w:marLeft w:val="0"/>
      <w:marRight w:val="0"/>
      <w:marTop w:val="0"/>
      <w:marBottom w:val="0"/>
      <w:divBdr>
        <w:top w:val="none" w:sz="0" w:space="0" w:color="auto"/>
        <w:left w:val="none" w:sz="0" w:space="0" w:color="auto"/>
        <w:bottom w:val="none" w:sz="0" w:space="0" w:color="auto"/>
        <w:right w:val="none" w:sz="0" w:space="0" w:color="auto"/>
      </w:divBdr>
    </w:div>
    <w:div w:id="1151403933">
      <w:bodyDiv w:val="1"/>
      <w:marLeft w:val="0"/>
      <w:marRight w:val="0"/>
      <w:marTop w:val="0"/>
      <w:marBottom w:val="0"/>
      <w:divBdr>
        <w:top w:val="none" w:sz="0" w:space="0" w:color="auto"/>
        <w:left w:val="none" w:sz="0" w:space="0" w:color="auto"/>
        <w:bottom w:val="none" w:sz="0" w:space="0" w:color="auto"/>
        <w:right w:val="none" w:sz="0" w:space="0" w:color="auto"/>
      </w:divBdr>
    </w:div>
    <w:div w:id="1151676570">
      <w:bodyDiv w:val="1"/>
      <w:marLeft w:val="0"/>
      <w:marRight w:val="0"/>
      <w:marTop w:val="0"/>
      <w:marBottom w:val="0"/>
      <w:divBdr>
        <w:top w:val="none" w:sz="0" w:space="0" w:color="auto"/>
        <w:left w:val="none" w:sz="0" w:space="0" w:color="auto"/>
        <w:bottom w:val="none" w:sz="0" w:space="0" w:color="auto"/>
        <w:right w:val="none" w:sz="0" w:space="0" w:color="auto"/>
      </w:divBdr>
    </w:div>
    <w:div w:id="1151747298">
      <w:bodyDiv w:val="1"/>
      <w:marLeft w:val="0"/>
      <w:marRight w:val="0"/>
      <w:marTop w:val="0"/>
      <w:marBottom w:val="0"/>
      <w:divBdr>
        <w:top w:val="none" w:sz="0" w:space="0" w:color="auto"/>
        <w:left w:val="none" w:sz="0" w:space="0" w:color="auto"/>
        <w:bottom w:val="none" w:sz="0" w:space="0" w:color="auto"/>
        <w:right w:val="none" w:sz="0" w:space="0" w:color="auto"/>
      </w:divBdr>
    </w:div>
    <w:div w:id="1152212684">
      <w:bodyDiv w:val="1"/>
      <w:marLeft w:val="0"/>
      <w:marRight w:val="0"/>
      <w:marTop w:val="0"/>
      <w:marBottom w:val="0"/>
      <w:divBdr>
        <w:top w:val="none" w:sz="0" w:space="0" w:color="auto"/>
        <w:left w:val="none" w:sz="0" w:space="0" w:color="auto"/>
        <w:bottom w:val="none" w:sz="0" w:space="0" w:color="auto"/>
        <w:right w:val="none" w:sz="0" w:space="0" w:color="auto"/>
      </w:divBdr>
    </w:div>
    <w:div w:id="1152327727">
      <w:bodyDiv w:val="1"/>
      <w:marLeft w:val="0"/>
      <w:marRight w:val="0"/>
      <w:marTop w:val="0"/>
      <w:marBottom w:val="0"/>
      <w:divBdr>
        <w:top w:val="none" w:sz="0" w:space="0" w:color="auto"/>
        <w:left w:val="none" w:sz="0" w:space="0" w:color="auto"/>
        <w:bottom w:val="none" w:sz="0" w:space="0" w:color="auto"/>
        <w:right w:val="none" w:sz="0" w:space="0" w:color="auto"/>
      </w:divBdr>
      <w:divsChild>
        <w:div w:id="784882789">
          <w:marLeft w:val="0"/>
          <w:marRight w:val="0"/>
          <w:marTop w:val="0"/>
          <w:marBottom w:val="0"/>
          <w:divBdr>
            <w:top w:val="none" w:sz="0" w:space="0" w:color="auto"/>
            <w:left w:val="none" w:sz="0" w:space="0" w:color="auto"/>
            <w:bottom w:val="none" w:sz="0" w:space="0" w:color="auto"/>
            <w:right w:val="none" w:sz="0" w:space="0" w:color="auto"/>
          </w:divBdr>
          <w:divsChild>
            <w:div w:id="527454735">
              <w:marLeft w:val="0"/>
              <w:marRight w:val="0"/>
              <w:marTop w:val="0"/>
              <w:marBottom w:val="0"/>
              <w:divBdr>
                <w:top w:val="none" w:sz="0" w:space="0" w:color="auto"/>
                <w:left w:val="none" w:sz="0" w:space="0" w:color="auto"/>
                <w:bottom w:val="none" w:sz="0" w:space="0" w:color="auto"/>
                <w:right w:val="none" w:sz="0" w:space="0" w:color="auto"/>
              </w:divBdr>
              <w:divsChild>
                <w:div w:id="172433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255972">
      <w:bodyDiv w:val="1"/>
      <w:marLeft w:val="0"/>
      <w:marRight w:val="0"/>
      <w:marTop w:val="0"/>
      <w:marBottom w:val="0"/>
      <w:divBdr>
        <w:top w:val="none" w:sz="0" w:space="0" w:color="auto"/>
        <w:left w:val="none" w:sz="0" w:space="0" w:color="auto"/>
        <w:bottom w:val="none" w:sz="0" w:space="0" w:color="auto"/>
        <w:right w:val="none" w:sz="0" w:space="0" w:color="auto"/>
      </w:divBdr>
    </w:div>
    <w:div w:id="1157455825">
      <w:bodyDiv w:val="1"/>
      <w:marLeft w:val="0"/>
      <w:marRight w:val="0"/>
      <w:marTop w:val="0"/>
      <w:marBottom w:val="0"/>
      <w:divBdr>
        <w:top w:val="none" w:sz="0" w:space="0" w:color="auto"/>
        <w:left w:val="none" w:sz="0" w:space="0" w:color="auto"/>
        <w:bottom w:val="none" w:sz="0" w:space="0" w:color="auto"/>
        <w:right w:val="none" w:sz="0" w:space="0" w:color="auto"/>
      </w:divBdr>
    </w:div>
    <w:div w:id="1157722800">
      <w:bodyDiv w:val="1"/>
      <w:marLeft w:val="0"/>
      <w:marRight w:val="0"/>
      <w:marTop w:val="0"/>
      <w:marBottom w:val="0"/>
      <w:divBdr>
        <w:top w:val="none" w:sz="0" w:space="0" w:color="auto"/>
        <w:left w:val="none" w:sz="0" w:space="0" w:color="auto"/>
        <w:bottom w:val="none" w:sz="0" w:space="0" w:color="auto"/>
        <w:right w:val="none" w:sz="0" w:space="0" w:color="auto"/>
      </w:divBdr>
    </w:div>
    <w:div w:id="1159157659">
      <w:bodyDiv w:val="1"/>
      <w:marLeft w:val="0"/>
      <w:marRight w:val="0"/>
      <w:marTop w:val="0"/>
      <w:marBottom w:val="0"/>
      <w:divBdr>
        <w:top w:val="none" w:sz="0" w:space="0" w:color="auto"/>
        <w:left w:val="none" w:sz="0" w:space="0" w:color="auto"/>
        <w:bottom w:val="none" w:sz="0" w:space="0" w:color="auto"/>
        <w:right w:val="none" w:sz="0" w:space="0" w:color="auto"/>
      </w:divBdr>
    </w:div>
    <w:div w:id="1159421453">
      <w:bodyDiv w:val="1"/>
      <w:marLeft w:val="0"/>
      <w:marRight w:val="0"/>
      <w:marTop w:val="0"/>
      <w:marBottom w:val="0"/>
      <w:divBdr>
        <w:top w:val="none" w:sz="0" w:space="0" w:color="auto"/>
        <w:left w:val="none" w:sz="0" w:space="0" w:color="auto"/>
        <w:bottom w:val="none" w:sz="0" w:space="0" w:color="auto"/>
        <w:right w:val="none" w:sz="0" w:space="0" w:color="auto"/>
      </w:divBdr>
    </w:div>
    <w:div w:id="1159732434">
      <w:bodyDiv w:val="1"/>
      <w:marLeft w:val="0"/>
      <w:marRight w:val="0"/>
      <w:marTop w:val="0"/>
      <w:marBottom w:val="0"/>
      <w:divBdr>
        <w:top w:val="none" w:sz="0" w:space="0" w:color="auto"/>
        <w:left w:val="none" w:sz="0" w:space="0" w:color="auto"/>
        <w:bottom w:val="none" w:sz="0" w:space="0" w:color="auto"/>
        <w:right w:val="none" w:sz="0" w:space="0" w:color="auto"/>
      </w:divBdr>
    </w:div>
    <w:div w:id="1161891868">
      <w:bodyDiv w:val="1"/>
      <w:marLeft w:val="0"/>
      <w:marRight w:val="0"/>
      <w:marTop w:val="0"/>
      <w:marBottom w:val="0"/>
      <w:divBdr>
        <w:top w:val="none" w:sz="0" w:space="0" w:color="auto"/>
        <w:left w:val="none" w:sz="0" w:space="0" w:color="auto"/>
        <w:bottom w:val="none" w:sz="0" w:space="0" w:color="auto"/>
        <w:right w:val="none" w:sz="0" w:space="0" w:color="auto"/>
      </w:divBdr>
    </w:div>
    <w:div w:id="1162086280">
      <w:bodyDiv w:val="1"/>
      <w:marLeft w:val="0"/>
      <w:marRight w:val="0"/>
      <w:marTop w:val="0"/>
      <w:marBottom w:val="0"/>
      <w:divBdr>
        <w:top w:val="none" w:sz="0" w:space="0" w:color="auto"/>
        <w:left w:val="none" w:sz="0" w:space="0" w:color="auto"/>
        <w:bottom w:val="none" w:sz="0" w:space="0" w:color="auto"/>
        <w:right w:val="none" w:sz="0" w:space="0" w:color="auto"/>
      </w:divBdr>
    </w:div>
    <w:div w:id="1162696102">
      <w:bodyDiv w:val="1"/>
      <w:marLeft w:val="0"/>
      <w:marRight w:val="0"/>
      <w:marTop w:val="0"/>
      <w:marBottom w:val="0"/>
      <w:divBdr>
        <w:top w:val="none" w:sz="0" w:space="0" w:color="auto"/>
        <w:left w:val="none" w:sz="0" w:space="0" w:color="auto"/>
        <w:bottom w:val="none" w:sz="0" w:space="0" w:color="auto"/>
        <w:right w:val="none" w:sz="0" w:space="0" w:color="auto"/>
      </w:divBdr>
    </w:div>
    <w:div w:id="1162894471">
      <w:bodyDiv w:val="1"/>
      <w:marLeft w:val="0"/>
      <w:marRight w:val="0"/>
      <w:marTop w:val="0"/>
      <w:marBottom w:val="0"/>
      <w:divBdr>
        <w:top w:val="none" w:sz="0" w:space="0" w:color="auto"/>
        <w:left w:val="none" w:sz="0" w:space="0" w:color="auto"/>
        <w:bottom w:val="none" w:sz="0" w:space="0" w:color="auto"/>
        <w:right w:val="none" w:sz="0" w:space="0" w:color="auto"/>
      </w:divBdr>
    </w:div>
    <w:div w:id="1163930217">
      <w:bodyDiv w:val="1"/>
      <w:marLeft w:val="0"/>
      <w:marRight w:val="0"/>
      <w:marTop w:val="0"/>
      <w:marBottom w:val="0"/>
      <w:divBdr>
        <w:top w:val="none" w:sz="0" w:space="0" w:color="auto"/>
        <w:left w:val="none" w:sz="0" w:space="0" w:color="auto"/>
        <w:bottom w:val="none" w:sz="0" w:space="0" w:color="auto"/>
        <w:right w:val="none" w:sz="0" w:space="0" w:color="auto"/>
      </w:divBdr>
    </w:div>
    <w:div w:id="1165122410">
      <w:bodyDiv w:val="1"/>
      <w:marLeft w:val="0"/>
      <w:marRight w:val="0"/>
      <w:marTop w:val="0"/>
      <w:marBottom w:val="0"/>
      <w:divBdr>
        <w:top w:val="none" w:sz="0" w:space="0" w:color="auto"/>
        <w:left w:val="none" w:sz="0" w:space="0" w:color="auto"/>
        <w:bottom w:val="none" w:sz="0" w:space="0" w:color="auto"/>
        <w:right w:val="none" w:sz="0" w:space="0" w:color="auto"/>
      </w:divBdr>
    </w:div>
    <w:div w:id="1165509065">
      <w:bodyDiv w:val="1"/>
      <w:marLeft w:val="0"/>
      <w:marRight w:val="0"/>
      <w:marTop w:val="0"/>
      <w:marBottom w:val="0"/>
      <w:divBdr>
        <w:top w:val="none" w:sz="0" w:space="0" w:color="auto"/>
        <w:left w:val="none" w:sz="0" w:space="0" w:color="auto"/>
        <w:bottom w:val="none" w:sz="0" w:space="0" w:color="auto"/>
        <w:right w:val="none" w:sz="0" w:space="0" w:color="auto"/>
      </w:divBdr>
    </w:div>
    <w:div w:id="1169952033">
      <w:bodyDiv w:val="1"/>
      <w:marLeft w:val="0"/>
      <w:marRight w:val="0"/>
      <w:marTop w:val="0"/>
      <w:marBottom w:val="0"/>
      <w:divBdr>
        <w:top w:val="none" w:sz="0" w:space="0" w:color="auto"/>
        <w:left w:val="none" w:sz="0" w:space="0" w:color="auto"/>
        <w:bottom w:val="none" w:sz="0" w:space="0" w:color="auto"/>
        <w:right w:val="none" w:sz="0" w:space="0" w:color="auto"/>
      </w:divBdr>
    </w:div>
    <w:div w:id="1173840854">
      <w:bodyDiv w:val="1"/>
      <w:marLeft w:val="0"/>
      <w:marRight w:val="0"/>
      <w:marTop w:val="0"/>
      <w:marBottom w:val="0"/>
      <w:divBdr>
        <w:top w:val="none" w:sz="0" w:space="0" w:color="auto"/>
        <w:left w:val="none" w:sz="0" w:space="0" w:color="auto"/>
        <w:bottom w:val="none" w:sz="0" w:space="0" w:color="auto"/>
        <w:right w:val="none" w:sz="0" w:space="0" w:color="auto"/>
      </w:divBdr>
    </w:div>
    <w:div w:id="1176191939">
      <w:bodyDiv w:val="1"/>
      <w:marLeft w:val="0"/>
      <w:marRight w:val="0"/>
      <w:marTop w:val="0"/>
      <w:marBottom w:val="0"/>
      <w:divBdr>
        <w:top w:val="none" w:sz="0" w:space="0" w:color="auto"/>
        <w:left w:val="none" w:sz="0" w:space="0" w:color="auto"/>
        <w:bottom w:val="none" w:sz="0" w:space="0" w:color="auto"/>
        <w:right w:val="none" w:sz="0" w:space="0" w:color="auto"/>
      </w:divBdr>
    </w:div>
    <w:div w:id="1176530493">
      <w:bodyDiv w:val="1"/>
      <w:marLeft w:val="0"/>
      <w:marRight w:val="0"/>
      <w:marTop w:val="0"/>
      <w:marBottom w:val="0"/>
      <w:divBdr>
        <w:top w:val="none" w:sz="0" w:space="0" w:color="auto"/>
        <w:left w:val="none" w:sz="0" w:space="0" w:color="auto"/>
        <w:bottom w:val="none" w:sz="0" w:space="0" w:color="auto"/>
        <w:right w:val="none" w:sz="0" w:space="0" w:color="auto"/>
      </w:divBdr>
    </w:div>
    <w:div w:id="1176924234">
      <w:bodyDiv w:val="1"/>
      <w:marLeft w:val="0"/>
      <w:marRight w:val="0"/>
      <w:marTop w:val="0"/>
      <w:marBottom w:val="0"/>
      <w:divBdr>
        <w:top w:val="none" w:sz="0" w:space="0" w:color="auto"/>
        <w:left w:val="none" w:sz="0" w:space="0" w:color="auto"/>
        <w:bottom w:val="none" w:sz="0" w:space="0" w:color="auto"/>
        <w:right w:val="none" w:sz="0" w:space="0" w:color="auto"/>
      </w:divBdr>
    </w:div>
    <w:div w:id="1179857561">
      <w:bodyDiv w:val="1"/>
      <w:marLeft w:val="0"/>
      <w:marRight w:val="0"/>
      <w:marTop w:val="0"/>
      <w:marBottom w:val="0"/>
      <w:divBdr>
        <w:top w:val="none" w:sz="0" w:space="0" w:color="auto"/>
        <w:left w:val="none" w:sz="0" w:space="0" w:color="auto"/>
        <w:bottom w:val="none" w:sz="0" w:space="0" w:color="auto"/>
        <w:right w:val="none" w:sz="0" w:space="0" w:color="auto"/>
      </w:divBdr>
    </w:div>
    <w:div w:id="1181435744">
      <w:bodyDiv w:val="1"/>
      <w:marLeft w:val="0"/>
      <w:marRight w:val="0"/>
      <w:marTop w:val="0"/>
      <w:marBottom w:val="0"/>
      <w:divBdr>
        <w:top w:val="none" w:sz="0" w:space="0" w:color="auto"/>
        <w:left w:val="none" w:sz="0" w:space="0" w:color="auto"/>
        <w:bottom w:val="none" w:sz="0" w:space="0" w:color="auto"/>
        <w:right w:val="none" w:sz="0" w:space="0" w:color="auto"/>
      </w:divBdr>
    </w:div>
    <w:div w:id="1184516576">
      <w:bodyDiv w:val="1"/>
      <w:marLeft w:val="0"/>
      <w:marRight w:val="0"/>
      <w:marTop w:val="0"/>
      <w:marBottom w:val="0"/>
      <w:divBdr>
        <w:top w:val="none" w:sz="0" w:space="0" w:color="auto"/>
        <w:left w:val="none" w:sz="0" w:space="0" w:color="auto"/>
        <w:bottom w:val="none" w:sz="0" w:space="0" w:color="auto"/>
        <w:right w:val="none" w:sz="0" w:space="0" w:color="auto"/>
      </w:divBdr>
    </w:div>
    <w:div w:id="1185248838">
      <w:bodyDiv w:val="1"/>
      <w:marLeft w:val="0"/>
      <w:marRight w:val="0"/>
      <w:marTop w:val="0"/>
      <w:marBottom w:val="0"/>
      <w:divBdr>
        <w:top w:val="none" w:sz="0" w:space="0" w:color="auto"/>
        <w:left w:val="none" w:sz="0" w:space="0" w:color="auto"/>
        <w:bottom w:val="none" w:sz="0" w:space="0" w:color="auto"/>
        <w:right w:val="none" w:sz="0" w:space="0" w:color="auto"/>
      </w:divBdr>
    </w:div>
    <w:div w:id="1185946546">
      <w:bodyDiv w:val="1"/>
      <w:marLeft w:val="0"/>
      <w:marRight w:val="0"/>
      <w:marTop w:val="0"/>
      <w:marBottom w:val="0"/>
      <w:divBdr>
        <w:top w:val="none" w:sz="0" w:space="0" w:color="auto"/>
        <w:left w:val="none" w:sz="0" w:space="0" w:color="auto"/>
        <w:bottom w:val="none" w:sz="0" w:space="0" w:color="auto"/>
        <w:right w:val="none" w:sz="0" w:space="0" w:color="auto"/>
      </w:divBdr>
    </w:div>
    <w:div w:id="1189223380">
      <w:bodyDiv w:val="1"/>
      <w:marLeft w:val="0"/>
      <w:marRight w:val="0"/>
      <w:marTop w:val="0"/>
      <w:marBottom w:val="0"/>
      <w:divBdr>
        <w:top w:val="none" w:sz="0" w:space="0" w:color="auto"/>
        <w:left w:val="none" w:sz="0" w:space="0" w:color="auto"/>
        <w:bottom w:val="none" w:sz="0" w:space="0" w:color="auto"/>
        <w:right w:val="none" w:sz="0" w:space="0" w:color="auto"/>
      </w:divBdr>
    </w:div>
    <w:div w:id="1190147635">
      <w:bodyDiv w:val="1"/>
      <w:marLeft w:val="0"/>
      <w:marRight w:val="0"/>
      <w:marTop w:val="0"/>
      <w:marBottom w:val="0"/>
      <w:divBdr>
        <w:top w:val="none" w:sz="0" w:space="0" w:color="auto"/>
        <w:left w:val="none" w:sz="0" w:space="0" w:color="auto"/>
        <w:bottom w:val="none" w:sz="0" w:space="0" w:color="auto"/>
        <w:right w:val="none" w:sz="0" w:space="0" w:color="auto"/>
      </w:divBdr>
    </w:div>
    <w:div w:id="1190605553">
      <w:bodyDiv w:val="1"/>
      <w:marLeft w:val="0"/>
      <w:marRight w:val="0"/>
      <w:marTop w:val="0"/>
      <w:marBottom w:val="0"/>
      <w:divBdr>
        <w:top w:val="none" w:sz="0" w:space="0" w:color="auto"/>
        <w:left w:val="none" w:sz="0" w:space="0" w:color="auto"/>
        <w:bottom w:val="none" w:sz="0" w:space="0" w:color="auto"/>
        <w:right w:val="none" w:sz="0" w:space="0" w:color="auto"/>
      </w:divBdr>
    </w:div>
    <w:div w:id="1191721307">
      <w:bodyDiv w:val="1"/>
      <w:marLeft w:val="0"/>
      <w:marRight w:val="0"/>
      <w:marTop w:val="0"/>
      <w:marBottom w:val="0"/>
      <w:divBdr>
        <w:top w:val="none" w:sz="0" w:space="0" w:color="auto"/>
        <w:left w:val="none" w:sz="0" w:space="0" w:color="auto"/>
        <w:bottom w:val="none" w:sz="0" w:space="0" w:color="auto"/>
        <w:right w:val="none" w:sz="0" w:space="0" w:color="auto"/>
      </w:divBdr>
    </w:div>
    <w:div w:id="1192568464">
      <w:bodyDiv w:val="1"/>
      <w:marLeft w:val="0"/>
      <w:marRight w:val="0"/>
      <w:marTop w:val="0"/>
      <w:marBottom w:val="0"/>
      <w:divBdr>
        <w:top w:val="none" w:sz="0" w:space="0" w:color="auto"/>
        <w:left w:val="none" w:sz="0" w:space="0" w:color="auto"/>
        <w:bottom w:val="none" w:sz="0" w:space="0" w:color="auto"/>
        <w:right w:val="none" w:sz="0" w:space="0" w:color="auto"/>
      </w:divBdr>
    </w:div>
    <w:div w:id="1198274764">
      <w:bodyDiv w:val="1"/>
      <w:marLeft w:val="0"/>
      <w:marRight w:val="0"/>
      <w:marTop w:val="0"/>
      <w:marBottom w:val="0"/>
      <w:divBdr>
        <w:top w:val="none" w:sz="0" w:space="0" w:color="auto"/>
        <w:left w:val="none" w:sz="0" w:space="0" w:color="auto"/>
        <w:bottom w:val="none" w:sz="0" w:space="0" w:color="auto"/>
        <w:right w:val="none" w:sz="0" w:space="0" w:color="auto"/>
      </w:divBdr>
    </w:div>
    <w:div w:id="1198619723">
      <w:bodyDiv w:val="1"/>
      <w:marLeft w:val="0"/>
      <w:marRight w:val="0"/>
      <w:marTop w:val="0"/>
      <w:marBottom w:val="0"/>
      <w:divBdr>
        <w:top w:val="none" w:sz="0" w:space="0" w:color="auto"/>
        <w:left w:val="none" w:sz="0" w:space="0" w:color="auto"/>
        <w:bottom w:val="none" w:sz="0" w:space="0" w:color="auto"/>
        <w:right w:val="none" w:sz="0" w:space="0" w:color="auto"/>
      </w:divBdr>
    </w:div>
    <w:div w:id="1200162070">
      <w:bodyDiv w:val="1"/>
      <w:marLeft w:val="0"/>
      <w:marRight w:val="0"/>
      <w:marTop w:val="0"/>
      <w:marBottom w:val="0"/>
      <w:divBdr>
        <w:top w:val="none" w:sz="0" w:space="0" w:color="auto"/>
        <w:left w:val="none" w:sz="0" w:space="0" w:color="auto"/>
        <w:bottom w:val="none" w:sz="0" w:space="0" w:color="auto"/>
        <w:right w:val="none" w:sz="0" w:space="0" w:color="auto"/>
      </w:divBdr>
    </w:div>
    <w:div w:id="1202670492">
      <w:bodyDiv w:val="1"/>
      <w:marLeft w:val="0"/>
      <w:marRight w:val="0"/>
      <w:marTop w:val="0"/>
      <w:marBottom w:val="0"/>
      <w:divBdr>
        <w:top w:val="none" w:sz="0" w:space="0" w:color="auto"/>
        <w:left w:val="none" w:sz="0" w:space="0" w:color="auto"/>
        <w:bottom w:val="none" w:sz="0" w:space="0" w:color="auto"/>
        <w:right w:val="none" w:sz="0" w:space="0" w:color="auto"/>
      </w:divBdr>
    </w:div>
    <w:div w:id="1203445143">
      <w:bodyDiv w:val="1"/>
      <w:marLeft w:val="0"/>
      <w:marRight w:val="0"/>
      <w:marTop w:val="0"/>
      <w:marBottom w:val="0"/>
      <w:divBdr>
        <w:top w:val="none" w:sz="0" w:space="0" w:color="auto"/>
        <w:left w:val="none" w:sz="0" w:space="0" w:color="auto"/>
        <w:bottom w:val="none" w:sz="0" w:space="0" w:color="auto"/>
        <w:right w:val="none" w:sz="0" w:space="0" w:color="auto"/>
      </w:divBdr>
    </w:div>
    <w:div w:id="1205212149">
      <w:bodyDiv w:val="1"/>
      <w:marLeft w:val="0"/>
      <w:marRight w:val="0"/>
      <w:marTop w:val="0"/>
      <w:marBottom w:val="0"/>
      <w:divBdr>
        <w:top w:val="none" w:sz="0" w:space="0" w:color="auto"/>
        <w:left w:val="none" w:sz="0" w:space="0" w:color="auto"/>
        <w:bottom w:val="none" w:sz="0" w:space="0" w:color="auto"/>
        <w:right w:val="none" w:sz="0" w:space="0" w:color="auto"/>
      </w:divBdr>
    </w:div>
    <w:div w:id="1205827903">
      <w:bodyDiv w:val="1"/>
      <w:marLeft w:val="0"/>
      <w:marRight w:val="0"/>
      <w:marTop w:val="0"/>
      <w:marBottom w:val="0"/>
      <w:divBdr>
        <w:top w:val="none" w:sz="0" w:space="0" w:color="auto"/>
        <w:left w:val="none" w:sz="0" w:space="0" w:color="auto"/>
        <w:bottom w:val="none" w:sz="0" w:space="0" w:color="auto"/>
        <w:right w:val="none" w:sz="0" w:space="0" w:color="auto"/>
      </w:divBdr>
    </w:div>
    <w:div w:id="1207984338">
      <w:bodyDiv w:val="1"/>
      <w:marLeft w:val="0"/>
      <w:marRight w:val="0"/>
      <w:marTop w:val="0"/>
      <w:marBottom w:val="0"/>
      <w:divBdr>
        <w:top w:val="none" w:sz="0" w:space="0" w:color="auto"/>
        <w:left w:val="none" w:sz="0" w:space="0" w:color="auto"/>
        <w:bottom w:val="none" w:sz="0" w:space="0" w:color="auto"/>
        <w:right w:val="none" w:sz="0" w:space="0" w:color="auto"/>
      </w:divBdr>
    </w:div>
    <w:div w:id="1208184753">
      <w:bodyDiv w:val="1"/>
      <w:marLeft w:val="0"/>
      <w:marRight w:val="0"/>
      <w:marTop w:val="0"/>
      <w:marBottom w:val="0"/>
      <w:divBdr>
        <w:top w:val="none" w:sz="0" w:space="0" w:color="auto"/>
        <w:left w:val="none" w:sz="0" w:space="0" w:color="auto"/>
        <w:bottom w:val="none" w:sz="0" w:space="0" w:color="auto"/>
        <w:right w:val="none" w:sz="0" w:space="0" w:color="auto"/>
      </w:divBdr>
    </w:div>
    <w:div w:id="1209687806">
      <w:bodyDiv w:val="1"/>
      <w:marLeft w:val="0"/>
      <w:marRight w:val="0"/>
      <w:marTop w:val="0"/>
      <w:marBottom w:val="0"/>
      <w:divBdr>
        <w:top w:val="none" w:sz="0" w:space="0" w:color="auto"/>
        <w:left w:val="none" w:sz="0" w:space="0" w:color="auto"/>
        <w:bottom w:val="none" w:sz="0" w:space="0" w:color="auto"/>
        <w:right w:val="none" w:sz="0" w:space="0" w:color="auto"/>
      </w:divBdr>
    </w:div>
    <w:div w:id="1210072819">
      <w:bodyDiv w:val="1"/>
      <w:marLeft w:val="0"/>
      <w:marRight w:val="0"/>
      <w:marTop w:val="0"/>
      <w:marBottom w:val="0"/>
      <w:divBdr>
        <w:top w:val="none" w:sz="0" w:space="0" w:color="auto"/>
        <w:left w:val="none" w:sz="0" w:space="0" w:color="auto"/>
        <w:bottom w:val="none" w:sz="0" w:space="0" w:color="auto"/>
        <w:right w:val="none" w:sz="0" w:space="0" w:color="auto"/>
      </w:divBdr>
    </w:div>
    <w:div w:id="1211921862">
      <w:bodyDiv w:val="1"/>
      <w:marLeft w:val="0"/>
      <w:marRight w:val="0"/>
      <w:marTop w:val="0"/>
      <w:marBottom w:val="0"/>
      <w:divBdr>
        <w:top w:val="none" w:sz="0" w:space="0" w:color="auto"/>
        <w:left w:val="none" w:sz="0" w:space="0" w:color="auto"/>
        <w:bottom w:val="none" w:sz="0" w:space="0" w:color="auto"/>
        <w:right w:val="none" w:sz="0" w:space="0" w:color="auto"/>
      </w:divBdr>
    </w:div>
    <w:div w:id="1214149540">
      <w:bodyDiv w:val="1"/>
      <w:marLeft w:val="0"/>
      <w:marRight w:val="0"/>
      <w:marTop w:val="0"/>
      <w:marBottom w:val="0"/>
      <w:divBdr>
        <w:top w:val="none" w:sz="0" w:space="0" w:color="auto"/>
        <w:left w:val="none" w:sz="0" w:space="0" w:color="auto"/>
        <w:bottom w:val="none" w:sz="0" w:space="0" w:color="auto"/>
        <w:right w:val="none" w:sz="0" w:space="0" w:color="auto"/>
      </w:divBdr>
    </w:div>
    <w:div w:id="1215845609">
      <w:bodyDiv w:val="1"/>
      <w:marLeft w:val="0"/>
      <w:marRight w:val="0"/>
      <w:marTop w:val="0"/>
      <w:marBottom w:val="0"/>
      <w:divBdr>
        <w:top w:val="none" w:sz="0" w:space="0" w:color="auto"/>
        <w:left w:val="none" w:sz="0" w:space="0" w:color="auto"/>
        <w:bottom w:val="none" w:sz="0" w:space="0" w:color="auto"/>
        <w:right w:val="none" w:sz="0" w:space="0" w:color="auto"/>
      </w:divBdr>
    </w:div>
    <w:div w:id="1218396308">
      <w:bodyDiv w:val="1"/>
      <w:marLeft w:val="0"/>
      <w:marRight w:val="0"/>
      <w:marTop w:val="0"/>
      <w:marBottom w:val="0"/>
      <w:divBdr>
        <w:top w:val="none" w:sz="0" w:space="0" w:color="auto"/>
        <w:left w:val="none" w:sz="0" w:space="0" w:color="auto"/>
        <w:bottom w:val="none" w:sz="0" w:space="0" w:color="auto"/>
        <w:right w:val="none" w:sz="0" w:space="0" w:color="auto"/>
      </w:divBdr>
    </w:div>
    <w:div w:id="1219240225">
      <w:bodyDiv w:val="1"/>
      <w:marLeft w:val="0"/>
      <w:marRight w:val="0"/>
      <w:marTop w:val="0"/>
      <w:marBottom w:val="0"/>
      <w:divBdr>
        <w:top w:val="none" w:sz="0" w:space="0" w:color="auto"/>
        <w:left w:val="none" w:sz="0" w:space="0" w:color="auto"/>
        <w:bottom w:val="none" w:sz="0" w:space="0" w:color="auto"/>
        <w:right w:val="none" w:sz="0" w:space="0" w:color="auto"/>
      </w:divBdr>
    </w:div>
    <w:div w:id="1219438364">
      <w:bodyDiv w:val="1"/>
      <w:marLeft w:val="0"/>
      <w:marRight w:val="0"/>
      <w:marTop w:val="0"/>
      <w:marBottom w:val="0"/>
      <w:divBdr>
        <w:top w:val="none" w:sz="0" w:space="0" w:color="auto"/>
        <w:left w:val="none" w:sz="0" w:space="0" w:color="auto"/>
        <w:bottom w:val="none" w:sz="0" w:space="0" w:color="auto"/>
        <w:right w:val="none" w:sz="0" w:space="0" w:color="auto"/>
      </w:divBdr>
    </w:div>
    <w:div w:id="1224365220">
      <w:bodyDiv w:val="1"/>
      <w:marLeft w:val="0"/>
      <w:marRight w:val="0"/>
      <w:marTop w:val="0"/>
      <w:marBottom w:val="0"/>
      <w:divBdr>
        <w:top w:val="none" w:sz="0" w:space="0" w:color="auto"/>
        <w:left w:val="none" w:sz="0" w:space="0" w:color="auto"/>
        <w:bottom w:val="none" w:sz="0" w:space="0" w:color="auto"/>
        <w:right w:val="none" w:sz="0" w:space="0" w:color="auto"/>
      </w:divBdr>
    </w:div>
    <w:div w:id="1225020406">
      <w:bodyDiv w:val="1"/>
      <w:marLeft w:val="0"/>
      <w:marRight w:val="0"/>
      <w:marTop w:val="0"/>
      <w:marBottom w:val="0"/>
      <w:divBdr>
        <w:top w:val="none" w:sz="0" w:space="0" w:color="auto"/>
        <w:left w:val="none" w:sz="0" w:space="0" w:color="auto"/>
        <w:bottom w:val="none" w:sz="0" w:space="0" w:color="auto"/>
        <w:right w:val="none" w:sz="0" w:space="0" w:color="auto"/>
      </w:divBdr>
    </w:div>
    <w:div w:id="1225214600">
      <w:bodyDiv w:val="1"/>
      <w:marLeft w:val="0"/>
      <w:marRight w:val="0"/>
      <w:marTop w:val="0"/>
      <w:marBottom w:val="0"/>
      <w:divBdr>
        <w:top w:val="none" w:sz="0" w:space="0" w:color="auto"/>
        <w:left w:val="none" w:sz="0" w:space="0" w:color="auto"/>
        <w:bottom w:val="none" w:sz="0" w:space="0" w:color="auto"/>
        <w:right w:val="none" w:sz="0" w:space="0" w:color="auto"/>
      </w:divBdr>
    </w:div>
    <w:div w:id="1225793709">
      <w:bodyDiv w:val="1"/>
      <w:marLeft w:val="0"/>
      <w:marRight w:val="0"/>
      <w:marTop w:val="0"/>
      <w:marBottom w:val="0"/>
      <w:divBdr>
        <w:top w:val="none" w:sz="0" w:space="0" w:color="auto"/>
        <w:left w:val="none" w:sz="0" w:space="0" w:color="auto"/>
        <w:bottom w:val="none" w:sz="0" w:space="0" w:color="auto"/>
        <w:right w:val="none" w:sz="0" w:space="0" w:color="auto"/>
      </w:divBdr>
    </w:div>
    <w:div w:id="1226800282">
      <w:bodyDiv w:val="1"/>
      <w:marLeft w:val="0"/>
      <w:marRight w:val="0"/>
      <w:marTop w:val="0"/>
      <w:marBottom w:val="0"/>
      <w:divBdr>
        <w:top w:val="none" w:sz="0" w:space="0" w:color="auto"/>
        <w:left w:val="none" w:sz="0" w:space="0" w:color="auto"/>
        <w:bottom w:val="none" w:sz="0" w:space="0" w:color="auto"/>
        <w:right w:val="none" w:sz="0" w:space="0" w:color="auto"/>
      </w:divBdr>
    </w:div>
    <w:div w:id="1230311435">
      <w:bodyDiv w:val="1"/>
      <w:marLeft w:val="0"/>
      <w:marRight w:val="0"/>
      <w:marTop w:val="0"/>
      <w:marBottom w:val="0"/>
      <w:divBdr>
        <w:top w:val="none" w:sz="0" w:space="0" w:color="auto"/>
        <w:left w:val="none" w:sz="0" w:space="0" w:color="auto"/>
        <w:bottom w:val="none" w:sz="0" w:space="0" w:color="auto"/>
        <w:right w:val="none" w:sz="0" w:space="0" w:color="auto"/>
      </w:divBdr>
    </w:div>
    <w:div w:id="1233198762">
      <w:bodyDiv w:val="1"/>
      <w:marLeft w:val="0"/>
      <w:marRight w:val="0"/>
      <w:marTop w:val="0"/>
      <w:marBottom w:val="0"/>
      <w:divBdr>
        <w:top w:val="none" w:sz="0" w:space="0" w:color="auto"/>
        <w:left w:val="none" w:sz="0" w:space="0" w:color="auto"/>
        <w:bottom w:val="none" w:sz="0" w:space="0" w:color="auto"/>
        <w:right w:val="none" w:sz="0" w:space="0" w:color="auto"/>
      </w:divBdr>
    </w:div>
    <w:div w:id="1234461861">
      <w:bodyDiv w:val="1"/>
      <w:marLeft w:val="0"/>
      <w:marRight w:val="0"/>
      <w:marTop w:val="0"/>
      <w:marBottom w:val="0"/>
      <w:divBdr>
        <w:top w:val="none" w:sz="0" w:space="0" w:color="auto"/>
        <w:left w:val="none" w:sz="0" w:space="0" w:color="auto"/>
        <w:bottom w:val="none" w:sz="0" w:space="0" w:color="auto"/>
        <w:right w:val="none" w:sz="0" w:space="0" w:color="auto"/>
      </w:divBdr>
    </w:div>
    <w:div w:id="1235974237">
      <w:bodyDiv w:val="1"/>
      <w:marLeft w:val="0"/>
      <w:marRight w:val="0"/>
      <w:marTop w:val="0"/>
      <w:marBottom w:val="0"/>
      <w:divBdr>
        <w:top w:val="none" w:sz="0" w:space="0" w:color="auto"/>
        <w:left w:val="none" w:sz="0" w:space="0" w:color="auto"/>
        <w:bottom w:val="none" w:sz="0" w:space="0" w:color="auto"/>
        <w:right w:val="none" w:sz="0" w:space="0" w:color="auto"/>
      </w:divBdr>
    </w:div>
    <w:div w:id="1239561195">
      <w:bodyDiv w:val="1"/>
      <w:marLeft w:val="0"/>
      <w:marRight w:val="0"/>
      <w:marTop w:val="0"/>
      <w:marBottom w:val="0"/>
      <w:divBdr>
        <w:top w:val="none" w:sz="0" w:space="0" w:color="auto"/>
        <w:left w:val="none" w:sz="0" w:space="0" w:color="auto"/>
        <w:bottom w:val="none" w:sz="0" w:space="0" w:color="auto"/>
        <w:right w:val="none" w:sz="0" w:space="0" w:color="auto"/>
      </w:divBdr>
    </w:div>
    <w:div w:id="1242564978">
      <w:bodyDiv w:val="1"/>
      <w:marLeft w:val="0"/>
      <w:marRight w:val="0"/>
      <w:marTop w:val="0"/>
      <w:marBottom w:val="0"/>
      <w:divBdr>
        <w:top w:val="none" w:sz="0" w:space="0" w:color="auto"/>
        <w:left w:val="none" w:sz="0" w:space="0" w:color="auto"/>
        <w:bottom w:val="none" w:sz="0" w:space="0" w:color="auto"/>
        <w:right w:val="none" w:sz="0" w:space="0" w:color="auto"/>
      </w:divBdr>
    </w:div>
    <w:div w:id="1244098869">
      <w:bodyDiv w:val="1"/>
      <w:marLeft w:val="0"/>
      <w:marRight w:val="0"/>
      <w:marTop w:val="0"/>
      <w:marBottom w:val="0"/>
      <w:divBdr>
        <w:top w:val="none" w:sz="0" w:space="0" w:color="auto"/>
        <w:left w:val="none" w:sz="0" w:space="0" w:color="auto"/>
        <w:bottom w:val="none" w:sz="0" w:space="0" w:color="auto"/>
        <w:right w:val="none" w:sz="0" w:space="0" w:color="auto"/>
      </w:divBdr>
    </w:div>
    <w:div w:id="1246720401">
      <w:bodyDiv w:val="1"/>
      <w:marLeft w:val="0"/>
      <w:marRight w:val="0"/>
      <w:marTop w:val="0"/>
      <w:marBottom w:val="0"/>
      <w:divBdr>
        <w:top w:val="none" w:sz="0" w:space="0" w:color="auto"/>
        <w:left w:val="none" w:sz="0" w:space="0" w:color="auto"/>
        <w:bottom w:val="none" w:sz="0" w:space="0" w:color="auto"/>
        <w:right w:val="none" w:sz="0" w:space="0" w:color="auto"/>
      </w:divBdr>
      <w:divsChild>
        <w:div w:id="1170606212">
          <w:marLeft w:val="0"/>
          <w:marRight w:val="0"/>
          <w:marTop w:val="0"/>
          <w:marBottom w:val="0"/>
          <w:divBdr>
            <w:top w:val="none" w:sz="0" w:space="0" w:color="auto"/>
            <w:left w:val="none" w:sz="0" w:space="0" w:color="auto"/>
            <w:bottom w:val="none" w:sz="0" w:space="0" w:color="auto"/>
            <w:right w:val="none" w:sz="0" w:space="0" w:color="auto"/>
          </w:divBdr>
          <w:divsChild>
            <w:div w:id="896087479">
              <w:marLeft w:val="0"/>
              <w:marRight w:val="0"/>
              <w:marTop w:val="0"/>
              <w:marBottom w:val="0"/>
              <w:divBdr>
                <w:top w:val="none" w:sz="0" w:space="0" w:color="auto"/>
                <w:left w:val="none" w:sz="0" w:space="0" w:color="auto"/>
                <w:bottom w:val="none" w:sz="0" w:space="0" w:color="auto"/>
                <w:right w:val="none" w:sz="0" w:space="0" w:color="auto"/>
              </w:divBdr>
              <w:divsChild>
                <w:div w:id="166057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82187">
      <w:bodyDiv w:val="1"/>
      <w:marLeft w:val="0"/>
      <w:marRight w:val="0"/>
      <w:marTop w:val="0"/>
      <w:marBottom w:val="0"/>
      <w:divBdr>
        <w:top w:val="none" w:sz="0" w:space="0" w:color="auto"/>
        <w:left w:val="none" w:sz="0" w:space="0" w:color="auto"/>
        <w:bottom w:val="none" w:sz="0" w:space="0" w:color="auto"/>
        <w:right w:val="none" w:sz="0" w:space="0" w:color="auto"/>
      </w:divBdr>
    </w:div>
    <w:div w:id="1247500286">
      <w:bodyDiv w:val="1"/>
      <w:marLeft w:val="0"/>
      <w:marRight w:val="0"/>
      <w:marTop w:val="0"/>
      <w:marBottom w:val="0"/>
      <w:divBdr>
        <w:top w:val="none" w:sz="0" w:space="0" w:color="auto"/>
        <w:left w:val="none" w:sz="0" w:space="0" w:color="auto"/>
        <w:bottom w:val="none" w:sz="0" w:space="0" w:color="auto"/>
        <w:right w:val="none" w:sz="0" w:space="0" w:color="auto"/>
      </w:divBdr>
    </w:div>
    <w:div w:id="1248198961">
      <w:bodyDiv w:val="1"/>
      <w:marLeft w:val="0"/>
      <w:marRight w:val="0"/>
      <w:marTop w:val="0"/>
      <w:marBottom w:val="0"/>
      <w:divBdr>
        <w:top w:val="none" w:sz="0" w:space="0" w:color="auto"/>
        <w:left w:val="none" w:sz="0" w:space="0" w:color="auto"/>
        <w:bottom w:val="none" w:sz="0" w:space="0" w:color="auto"/>
        <w:right w:val="none" w:sz="0" w:space="0" w:color="auto"/>
      </w:divBdr>
    </w:div>
    <w:div w:id="1248265017">
      <w:bodyDiv w:val="1"/>
      <w:marLeft w:val="0"/>
      <w:marRight w:val="0"/>
      <w:marTop w:val="0"/>
      <w:marBottom w:val="0"/>
      <w:divBdr>
        <w:top w:val="none" w:sz="0" w:space="0" w:color="auto"/>
        <w:left w:val="none" w:sz="0" w:space="0" w:color="auto"/>
        <w:bottom w:val="none" w:sz="0" w:space="0" w:color="auto"/>
        <w:right w:val="none" w:sz="0" w:space="0" w:color="auto"/>
      </w:divBdr>
    </w:div>
    <w:div w:id="1248807579">
      <w:bodyDiv w:val="1"/>
      <w:marLeft w:val="0"/>
      <w:marRight w:val="0"/>
      <w:marTop w:val="0"/>
      <w:marBottom w:val="0"/>
      <w:divBdr>
        <w:top w:val="none" w:sz="0" w:space="0" w:color="auto"/>
        <w:left w:val="none" w:sz="0" w:space="0" w:color="auto"/>
        <w:bottom w:val="none" w:sz="0" w:space="0" w:color="auto"/>
        <w:right w:val="none" w:sz="0" w:space="0" w:color="auto"/>
      </w:divBdr>
    </w:div>
    <w:div w:id="1251619006">
      <w:bodyDiv w:val="1"/>
      <w:marLeft w:val="0"/>
      <w:marRight w:val="0"/>
      <w:marTop w:val="0"/>
      <w:marBottom w:val="0"/>
      <w:divBdr>
        <w:top w:val="none" w:sz="0" w:space="0" w:color="auto"/>
        <w:left w:val="none" w:sz="0" w:space="0" w:color="auto"/>
        <w:bottom w:val="none" w:sz="0" w:space="0" w:color="auto"/>
        <w:right w:val="none" w:sz="0" w:space="0" w:color="auto"/>
      </w:divBdr>
    </w:div>
    <w:div w:id="1251811006">
      <w:bodyDiv w:val="1"/>
      <w:marLeft w:val="0"/>
      <w:marRight w:val="0"/>
      <w:marTop w:val="0"/>
      <w:marBottom w:val="0"/>
      <w:divBdr>
        <w:top w:val="none" w:sz="0" w:space="0" w:color="auto"/>
        <w:left w:val="none" w:sz="0" w:space="0" w:color="auto"/>
        <w:bottom w:val="none" w:sz="0" w:space="0" w:color="auto"/>
        <w:right w:val="none" w:sz="0" w:space="0" w:color="auto"/>
      </w:divBdr>
    </w:div>
    <w:div w:id="1253734748">
      <w:bodyDiv w:val="1"/>
      <w:marLeft w:val="0"/>
      <w:marRight w:val="0"/>
      <w:marTop w:val="0"/>
      <w:marBottom w:val="0"/>
      <w:divBdr>
        <w:top w:val="none" w:sz="0" w:space="0" w:color="auto"/>
        <w:left w:val="none" w:sz="0" w:space="0" w:color="auto"/>
        <w:bottom w:val="none" w:sz="0" w:space="0" w:color="auto"/>
        <w:right w:val="none" w:sz="0" w:space="0" w:color="auto"/>
      </w:divBdr>
    </w:div>
    <w:div w:id="1254902478">
      <w:bodyDiv w:val="1"/>
      <w:marLeft w:val="0"/>
      <w:marRight w:val="0"/>
      <w:marTop w:val="0"/>
      <w:marBottom w:val="0"/>
      <w:divBdr>
        <w:top w:val="none" w:sz="0" w:space="0" w:color="auto"/>
        <w:left w:val="none" w:sz="0" w:space="0" w:color="auto"/>
        <w:bottom w:val="none" w:sz="0" w:space="0" w:color="auto"/>
        <w:right w:val="none" w:sz="0" w:space="0" w:color="auto"/>
      </w:divBdr>
    </w:div>
    <w:div w:id="1255557744">
      <w:bodyDiv w:val="1"/>
      <w:marLeft w:val="0"/>
      <w:marRight w:val="0"/>
      <w:marTop w:val="0"/>
      <w:marBottom w:val="0"/>
      <w:divBdr>
        <w:top w:val="none" w:sz="0" w:space="0" w:color="auto"/>
        <w:left w:val="none" w:sz="0" w:space="0" w:color="auto"/>
        <w:bottom w:val="none" w:sz="0" w:space="0" w:color="auto"/>
        <w:right w:val="none" w:sz="0" w:space="0" w:color="auto"/>
      </w:divBdr>
    </w:div>
    <w:div w:id="1256866081">
      <w:bodyDiv w:val="1"/>
      <w:marLeft w:val="0"/>
      <w:marRight w:val="0"/>
      <w:marTop w:val="0"/>
      <w:marBottom w:val="0"/>
      <w:divBdr>
        <w:top w:val="none" w:sz="0" w:space="0" w:color="auto"/>
        <w:left w:val="none" w:sz="0" w:space="0" w:color="auto"/>
        <w:bottom w:val="none" w:sz="0" w:space="0" w:color="auto"/>
        <w:right w:val="none" w:sz="0" w:space="0" w:color="auto"/>
      </w:divBdr>
    </w:div>
    <w:div w:id="1259680287">
      <w:bodyDiv w:val="1"/>
      <w:marLeft w:val="0"/>
      <w:marRight w:val="0"/>
      <w:marTop w:val="0"/>
      <w:marBottom w:val="0"/>
      <w:divBdr>
        <w:top w:val="none" w:sz="0" w:space="0" w:color="auto"/>
        <w:left w:val="none" w:sz="0" w:space="0" w:color="auto"/>
        <w:bottom w:val="none" w:sz="0" w:space="0" w:color="auto"/>
        <w:right w:val="none" w:sz="0" w:space="0" w:color="auto"/>
      </w:divBdr>
    </w:div>
    <w:div w:id="1261252758">
      <w:bodyDiv w:val="1"/>
      <w:marLeft w:val="0"/>
      <w:marRight w:val="0"/>
      <w:marTop w:val="0"/>
      <w:marBottom w:val="0"/>
      <w:divBdr>
        <w:top w:val="none" w:sz="0" w:space="0" w:color="auto"/>
        <w:left w:val="none" w:sz="0" w:space="0" w:color="auto"/>
        <w:bottom w:val="none" w:sz="0" w:space="0" w:color="auto"/>
        <w:right w:val="none" w:sz="0" w:space="0" w:color="auto"/>
      </w:divBdr>
    </w:div>
    <w:div w:id="1262496070">
      <w:bodyDiv w:val="1"/>
      <w:marLeft w:val="0"/>
      <w:marRight w:val="0"/>
      <w:marTop w:val="0"/>
      <w:marBottom w:val="0"/>
      <w:divBdr>
        <w:top w:val="none" w:sz="0" w:space="0" w:color="auto"/>
        <w:left w:val="none" w:sz="0" w:space="0" w:color="auto"/>
        <w:bottom w:val="none" w:sz="0" w:space="0" w:color="auto"/>
        <w:right w:val="none" w:sz="0" w:space="0" w:color="auto"/>
      </w:divBdr>
    </w:div>
    <w:div w:id="1266693287">
      <w:bodyDiv w:val="1"/>
      <w:marLeft w:val="0"/>
      <w:marRight w:val="0"/>
      <w:marTop w:val="0"/>
      <w:marBottom w:val="0"/>
      <w:divBdr>
        <w:top w:val="none" w:sz="0" w:space="0" w:color="auto"/>
        <w:left w:val="none" w:sz="0" w:space="0" w:color="auto"/>
        <w:bottom w:val="none" w:sz="0" w:space="0" w:color="auto"/>
        <w:right w:val="none" w:sz="0" w:space="0" w:color="auto"/>
      </w:divBdr>
    </w:div>
    <w:div w:id="1268149248">
      <w:bodyDiv w:val="1"/>
      <w:marLeft w:val="0"/>
      <w:marRight w:val="0"/>
      <w:marTop w:val="0"/>
      <w:marBottom w:val="0"/>
      <w:divBdr>
        <w:top w:val="none" w:sz="0" w:space="0" w:color="auto"/>
        <w:left w:val="none" w:sz="0" w:space="0" w:color="auto"/>
        <w:bottom w:val="none" w:sz="0" w:space="0" w:color="auto"/>
        <w:right w:val="none" w:sz="0" w:space="0" w:color="auto"/>
      </w:divBdr>
    </w:div>
    <w:div w:id="1271669030">
      <w:bodyDiv w:val="1"/>
      <w:marLeft w:val="0"/>
      <w:marRight w:val="0"/>
      <w:marTop w:val="0"/>
      <w:marBottom w:val="0"/>
      <w:divBdr>
        <w:top w:val="none" w:sz="0" w:space="0" w:color="auto"/>
        <w:left w:val="none" w:sz="0" w:space="0" w:color="auto"/>
        <w:bottom w:val="none" w:sz="0" w:space="0" w:color="auto"/>
        <w:right w:val="none" w:sz="0" w:space="0" w:color="auto"/>
      </w:divBdr>
    </w:div>
    <w:div w:id="1278877605">
      <w:bodyDiv w:val="1"/>
      <w:marLeft w:val="0"/>
      <w:marRight w:val="0"/>
      <w:marTop w:val="0"/>
      <w:marBottom w:val="0"/>
      <w:divBdr>
        <w:top w:val="none" w:sz="0" w:space="0" w:color="auto"/>
        <w:left w:val="none" w:sz="0" w:space="0" w:color="auto"/>
        <w:bottom w:val="none" w:sz="0" w:space="0" w:color="auto"/>
        <w:right w:val="none" w:sz="0" w:space="0" w:color="auto"/>
      </w:divBdr>
    </w:div>
    <w:div w:id="1279600935">
      <w:bodyDiv w:val="1"/>
      <w:marLeft w:val="0"/>
      <w:marRight w:val="0"/>
      <w:marTop w:val="0"/>
      <w:marBottom w:val="0"/>
      <w:divBdr>
        <w:top w:val="none" w:sz="0" w:space="0" w:color="auto"/>
        <w:left w:val="none" w:sz="0" w:space="0" w:color="auto"/>
        <w:bottom w:val="none" w:sz="0" w:space="0" w:color="auto"/>
        <w:right w:val="none" w:sz="0" w:space="0" w:color="auto"/>
      </w:divBdr>
    </w:div>
    <w:div w:id="1279996154">
      <w:bodyDiv w:val="1"/>
      <w:marLeft w:val="0"/>
      <w:marRight w:val="0"/>
      <w:marTop w:val="0"/>
      <w:marBottom w:val="0"/>
      <w:divBdr>
        <w:top w:val="none" w:sz="0" w:space="0" w:color="auto"/>
        <w:left w:val="none" w:sz="0" w:space="0" w:color="auto"/>
        <w:bottom w:val="none" w:sz="0" w:space="0" w:color="auto"/>
        <w:right w:val="none" w:sz="0" w:space="0" w:color="auto"/>
      </w:divBdr>
    </w:div>
    <w:div w:id="1281495883">
      <w:bodyDiv w:val="1"/>
      <w:marLeft w:val="0"/>
      <w:marRight w:val="0"/>
      <w:marTop w:val="0"/>
      <w:marBottom w:val="0"/>
      <w:divBdr>
        <w:top w:val="none" w:sz="0" w:space="0" w:color="auto"/>
        <w:left w:val="none" w:sz="0" w:space="0" w:color="auto"/>
        <w:bottom w:val="none" w:sz="0" w:space="0" w:color="auto"/>
        <w:right w:val="none" w:sz="0" w:space="0" w:color="auto"/>
      </w:divBdr>
    </w:div>
    <w:div w:id="1282229821">
      <w:bodyDiv w:val="1"/>
      <w:marLeft w:val="0"/>
      <w:marRight w:val="0"/>
      <w:marTop w:val="0"/>
      <w:marBottom w:val="0"/>
      <w:divBdr>
        <w:top w:val="none" w:sz="0" w:space="0" w:color="auto"/>
        <w:left w:val="none" w:sz="0" w:space="0" w:color="auto"/>
        <w:bottom w:val="none" w:sz="0" w:space="0" w:color="auto"/>
        <w:right w:val="none" w:sz="0" w:space="0" w:color="auto"/>
      </w:divBdr>
    </w:div>
    <w:div w:id="1284120220">
      <w:bodyDiv w:val="1"/>
      <w:marLeft w:val="0"/>
      <w:marRight w:val="0"/>
      <w:marTop w:val="0"/>
      <w:marBottom w:val="0"/>
      <w:divBdr>
        <w:top w:val="none" w:sz="0" w:space="0" w:color="auto"/>
        <w:left w:val="none" w:sz="0" w:space="0" w:color="auto"/>
        <w:bottom w:val="none" w:sz="0" w:space="0" w:color="auto"/>
        <w:right w:val="none" w:sz="0" w:space="0" w:color="auto"/>
      </w:divBdr>
    </w:div>
    <w:div w:id="1287350802">
      <w:bodyDiv w:val="1"/>
      <w:marLeft w:val="0"/>
      <w:marRight w:val="0"/>
      <w:marTop w:val="0"/>
      <w:marBottom w:val="0"/>
      <w:divBdr>
        <w:top w:val="none" w:sz="0" w:space="0" w:color="auto"/>
        <w:left w:val="none" w:sz="0" w:space="0" w:color="auto"/>
        <w:bottom w:val="none" w:sz="0" w:space="0" w:color="auto"/>
        <w:right w:val="none" w:sz="0" w:space="0" w:color="auto"/>
      </w:divBdr>
    </w:div>
    <w:div w:id="1289243256">
      <w:bodyDiv w:val="1"/>
      <w:marLeft w:val="0"/>
      <w:marRight w:val="0"/>
      <w:marTop w:val="0"/>
      <w:marBottom w:val="0"/>
      <w:divBdr>
        <w:top w:val="none" w:sz="0" w:space="0" w:color="auto"/>
        <w:left w:val="none" w:sz="0" w:space="0" w:color="auto"/>
        <w:bottom w:val="none" w:sz="0" w:space="0" w:color="auto"/>
        <w:right w:val="none" w:sz="0" w:space="0" w:color="auto"/>
      </w:divBdr>
    </w:div>
    <w:div w:id="1289432374">
      <w:bodyDiv w:val="1"/>
      <w:marLeft w:val="0"/>
      <w:marRight w:val="0"/>
      <w:marTop w:val="0"/>
      <w:marBottom w:val="0"/>
      <w:divBdr>
        <w:top w:val="none" w:sz="0" w:space="0" w:color="auto"/>
        <w:left w:val="none" w:sz="0" w:space="0" w:color="auto"/>
        <w:bottom w:val="none" w:sz="0" w:space="0" w:color="auto"/>
        <w:right w:val="none" w:sz="0" w:space="0" w:color="auto"/>
      </w:divBdr>
      <w:divsChild>
        <w:div w:id="1136725125">
          <w:marLeft w:val="0"/>
          <w:marRight w:val="0"/>
          <w:marTop w:val="0"/>
          <w:marBottom w:val="0"/>
          <w:divBdr>
            <w:top w:val="none" w:sz="0" w:space="0" w:color="auto"/>
            <w:left w:val="none" w:sz="0" w:space="0" w:color="auto"/>
            <w:bottom w:val="none" w:sz="0" w:space="0" w:color="auto"/>
            <w:right w:val="none" w:sz="0" w:space="0" w:color="auto"/>
          </w:divBdr>
          <w:divsChild>
            <w:div w:id="918487460">
              <w:marLeft w:val="0"/>
              <w:marRight w:val="0"/>
              <w:marTop w:val="0"/>
              <w:marBottom w:val="0"/>
              <w:divBdr>
                <w:top w:val="none" w:sz="0" w:space="0" w:color="auto"/>
                <w:left w:val="none" w:sz="0" w:space="0" w:color="auto"/>
                <w:bottom w:val="none" w:sz="0" w:space="0" w:color="auto"/>
                <w:right w:val="none" w:sz="0" w:space="0" w:color="auto"/>
              </w:divBdr>
              <w:divsChild>
                <w:div w:id="651914289">
                  <w:marLeft w:val="0"/>
                  <w:marRight w:val="0"/>
                  <w:marTop w:val="0"/>
                  <w:marBottom w:val="0"/>
                  <w:divBdr>
                    <w:top w:val="none" w:sz="0" w:space="0" w:color="auto"/>
                    <w:left w:val="none" w:sz="0" w:space="0" w:color="auto"/>
                    <w:bottom w:val="none" w:sz="0" w:space="0" w:color="auto"/>
                    <w:right w:val="none" w:sz="0" w:space="0" w:color="auto"/>
                  </w:divBdr>
                </w:div>
              </w:divsChild>
            </w:div>
            <w:div w:id="918752721">
              <w:marLeft w:val="0"/>
              <w:marRight w:val="0"/>
              <w:marTop w:val="0"/>
              <w:marBottom w:val="0"/>
              <w:divBdr>
                <w:top w:val="none" w:sz="0" w:space="0" w:color="auto"/>
                <w:left w:val="none" w:sz="0" w:space="0" w:color="auto"/>
                <w:bottom w:val="none" w:sz="0" w:space="0" w:color="auto"/>
                <w:right w:val="none" w:sz="0" w:space="0" w:color="auto"/>
              </w:divBdr>
              <w:divsChild>
                <w:div w:id="2035493849">
                  <w:marLeft w:val="0"/>
                  <w:marRight w:val="0"/>
                  <w:marTop w:val="0"/>
                  <w:marBottom w:val="0"/>
                  <w:divBdr>
                    <w:top w:val="none" w:sz="0" w:space="0" w:color="auto"/>
                    <w:left w:val="none" w:sz="0" w:space="0" w:color="auto"/>
                    <w:bottom w:val="none" w:sz="0" w:space="0" w:color="auto"/>
                    <w:right w:val="none" w:sz="0" w:space="0" w:color="auto"/>
                  </w:divBdr>
                </w:div>
              </w:divsChild>
            </w:div>
            <w:div w:id="1112936064">
              <w:marLeft w:val="0"/>
              <w:marRight w:val="0"/>
              <w:marTop w:val="0"/>
              <w:marBottom w:val="0"/>
              <w:divBdr>
                <w:top w:val="none" w:sz="0" w:space="0" w:color="auto"/>
                <w:left w:val="none" w:sz="0" w:space="0" w:color="auto"/>
                <w:bottom w:val="none" w:sz="0" w:space="0" w:color="auto"/>
                <w:right w:val="none" w:sz="0" w:space="0" w:color="auto"/>
              </w:divBdr>
              <w:divsChild>
                <w:div w:id="122777329">
                  <w:marLeft w:val="0"/>
                  <w:marRight w:val="0"/>
                  <w:marTop w:val="0"/>
                  <w:marBottom w:val="0"/>
                  <w:divBdr>
                    <w:top w:val="none" w:sz="0" w:space="0" w:color="auto"/>
                    <w:left w:val="none" w:sz="0" w:space="0" w:color="auto"/>
                    <w:bottom w:val="none" w:sz="0" w:space="0" w:color="auto"/>
                    <w:right w:val="none" w:sz="0" w:space="0" w:color="auto"/>
                  </w:divBdr>
                </w:div>
              </w:divsChild>
            </w:div>
            <w:div w:id="2107724493">
              <w:marLeft w:val="0"/>
              <w:marRight w:val="0"/>
              <w:marTop w:val="0"/>
              <w:marBottom w:val="0"/>
              <w:divBdr>
                <w:top w:val="none" w:sz="0" w:space="0" w:color="auto"/>
                <w:left w:val="none" w:sz="0" w:space="0" w:color="auto"/>
                <w:bottom w:val="none" w:sz="0" w:space="0" w:color="auto"/>
                <w:right w:val="none" w:sz="0" w:space="0" w:color="auto"/>
              </w:divBdr>
              <w:divsChild>
                <w:div w:id="1529486515">
                  <w:marLeft w:val="0"/>
                  <w:marRight w:val="0"/>
                  <w:marTop w:val="0"/>
                  <w:marBottom w:val="0"/>
                  <w:divBdr>
                    <w:top w:val="none" w:sz="0" w:space="0" w:color="auto"/>
                    <w:left w:val="none" w:sz="0" w:space="0" w:color="auto"/>
                    <w:bottom w:val="none" w:sz="0" w:space="0" w:color="auto"/>
                    <w:right w:val="none" w:sz="0" w:space="0" w:color="auto"/>
                  </w:divBdr>
                </w:div>
              </w:divsChild>
            </w:div>
            <w:div w:id="672419237">
              <w:marLeft w:val="0"/>
              <w:marRight w:val="0"/>
              <w:marTop w:val="0"/>
              <w:marBottom w:val="0"/>
              <w:divBdr>
                <w:top w:val="none" w:sz="0" w:space="0" w:color="auto"/>
                <w:left w:val="none" w:sz="0" w:space="0" w:color="auto"/>
                <w:bottom w:val="none" w:sz="0" w:space="0" w:color="auto"/>
                <w:right w:val="none" w:sz="0" w:space="0" w:color="auto"/>
              </w:divBdr>
              <w:divsChild>
                <w:div w:id="38615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485831">
      <w:bodyDiv w:val="1"/>
      <w:marLeft w:val="0"/>
      <w:marRight w:val="0"/>
      <w:marTop w:val="0"/>
      <w:marBottom w:val="0"/>
      <w:divBdr>
        <w:top w:val="none" w:sz="0" w:space="0" w:color="auto"/>
        <w:left w:val="none" w:sz="0" w:space="0" w:color="auto"/>
        <w:bottom w:val="none" w:sz="0" w:space="0" w:color="auto"/>
        <w:right w:val="none" w:sz="0" w:space="0" w:color="auto"/>
      </w:divBdr>
    </w:div>
    <w:div w:id="1296372301">
      <w:bodyDiv w:val="1"/>
      <w:marLeft w:val="0"/>
      <w:marRight w:val="0"/>
      <w:marTop w:val="0"/>
      <w:marBottom w:val="0"/>
      <w:divBdr>
        <w:top w:val="none" w:sz="0" w:space="0" w:color="auto"/>
        <w:left w:val="none" w:sz="0" w:space="0" w:color="auto"/>
        <w:bottom w:val="none" w:sz="0" w:space="0" w:color="auto"/>
        <w:right w:val="none" w:sz="0" w:space="0" w:color="auto"/>
      </w:divBdr>
    </w:div>
    <w:div w:id="1300648584">
      <w:bodyDiv w:val="1"/>
      <w:marLeft w:val="0"/>
      <w:marRight w:val="0"/>
      <w:marTop w:val="0"/>
      <w:marBottom w:val="0"/>
      <w:divBdr>
        <w:top w:val="none" w:sz="0" w:space="0" w:color="auto"/>
        <w:left w:val="none" w:sz="0" w:space="0" w:color="auto"/>
        <w:bottom w:val="none" w:sz="0" w:space="0" w:color="auto"/>
        <w:right w:val="none" w:sz="0" w:space="0" w:color="auto"/>
      </w:divBdr>
    </w:div>
    <w:div w:id="1301110597">
      <w:bodyDiv w:val="1"/>
      <w:marLeft w:val="0"/>
      <w:marRight w:val="0"/>
      <w:marTop w:val="0"/>
      <w:marBottom w:val="0"/>
      <w:divBdr>
        <w:top w:val="none" w:sz="0" w:space="0" w:color="auto"/>
        <w:left w:val="none" w:sz="0" w:space="0" w:color="auto"/>
        <w:bottom w:val="none" w:sz="0" w:space="0" w:color="auto"/>
        <w:right w:val="none" w:sz="0" w:space="0" w:color="auto"/>
      </w:divBdr>
    </w:div>
    <w:div w:id="1302541142">
      <w:bodyDiv w:val="1"/>
      <w:marLeft w:val="0"/>
      <w:marRight w:val="0"/>
      <w:marTop w:val="0"/>
      <w:marBottom w:val="0"/>
      <w:divBdr>
        <w:top w:val="none" w:sz="0" w:space="0" w:color="auto"/>
        <w:left w:val="none" w:sz="0" w:space="0" w:color="auto"/>
        <w:bottom w:val="none" w:sz="0" w:space="0" w:color="auto"/>
        <w:right w:val="none" w:sz="0" w:space="0" w:color="auto"/>
      </w:divBdr>
    </w:div>
    <w:div w:id="1304189970">
      <w:bodyDiv w:val="1"/>
      <w:marLeft w:val="0"/>
      <w:marRight w:val="0"/>
      <w:marTop w:val="0"/>
      <w:marBottom w:val="0"/>
      <w:divBdr>
        <w:top w:val="none" w:sz="0" w:space="0" w:color="auto"/>
        <w:left w:val="none" w:sz="0" w:space="0" w:color="auto"/>
        <w:bottom w:val="none" w:sz="0" w:space="0" w:color="auto"/>
        <w:right w:val="none" w:sz="0" w:space="0" w:color="auto"/>
      </w:divBdr>
    </w:div>
    <w:div w:id="1307590735">
      <w:bodyDiv w:val="1"/>
      <w:marLeft w:val="0"/>
      <w:marRight w:val="0"/>
      <w:marTop w:val="0"/>
      <w:marBottom w:val="0"/>
      <w:divBdr>
        <w:top w:val="none" w:sz="0" w:space="0" w:color="auto"/>
        <w:left w:val="none" w:sz="0" w:space="0" w:color="auto"/>
        <w:bottom w:val="none" w:sz="0" w:space="0" w:color="auto"/>
        <w:right w:val="none" w:sz="0" w:space="0" w:color="auto"/>
      </w:divBdr>
    </w:div>
    <w:div w:id="1308634600">
      <w:bodyDiv w:val="1"/>
      <w:marLeft w:val="0"/>
      <w:marRight w:val="0"/>
      <w:marTop w:val="0"/>
      <w:marBottom w:val="0"/>
      <w:divBdr>
        <w:top w:val="none" w:sz="0" w:space="0" w:color="auto"/>
        <w:left w:val="none" w:sz="0" w:space="0" w:color="auto"/>
        <w:bottom w:val="none" w:sz="0" w:space="0" w:color="auto"/>
        <w:right w:val="none" w:sz="0" w:space="0" w:color="auto"/>
      </w:divBdr>
    </w:div>
    <w:div w:id="1313292905">
      <w:bodyDiv w:val="1"/>
      <w:marLeft w:val="0"/>
      <w:marRight w:val="0"/>
      <w:marTop w:val="0"/>
      <w:marBottom w:val="0"/>
      <w:divBdr>
        <w:top w:val="none" w:sz="0" w:space="0" w:color="auto"/>
        <w:left w:val="none" w:sz="0" w:space="0" w:color="auto"/>
        <w:bottom w:val="none" w:sz="0" w:space="0" w:color="auto"/>
        <w:right w:val="none" w:sz="0" w:space="0" w:color="auto"/>
      </w:divBdr>
    </w:div>
    <w:div w:id="1315841749">
      <w:bodyDiv w:val="1"/>
      <w:marLeft w:val="0"/>
      <w:marRight w:val="0"/>
      <w:marTop w:val="0"/>
      <w:marBottom w:val="0"/>
      <w:divBdr>
        <w:top w:val="none" w:sz="0" w:space="0" w:color="auto"/>
        <w:left w:val="none" w:sz="0" w:space="0" w:color="auto"/>
        <w:bottom w:val="none" w:sz="0" w:space="0" w:color="auto"/>
        <w:right w:val="none" w:sz="0" w:space="0" w:color="auto"/>
      </w:divBdr>
    </w:div>
    <w:div w:id="1317339647">
      <w:bodyDiv w:val="1"/>
      <w:marLeft w:val="0"/>
      <w:marRight w:val="0"/>
      <w:marTop w:val="0"/>
      <w:marBottom w:val="0"/>
      <w:divBdr>
        <w:top w:val="none" w:sz="0" w:space="0" w:color="auto"/>
        <w:left w:val="none" w:sz="0" w:space="0" w:color="auto"/>
        <w:bottom w:val="none" w:sz="0" w:space="0" w:color="auto"/>
        <w:right w:val="none" w:sz="0" w:space="0" w:color="auto"/>
      </w:divBdr>
    </w:div>
    <w:div w:id="1319384862">
      <w:bodyDiv w:val="1"/>
      <w:marLeft w:val="0"/>
      <w:marRight w:val="0"/>
      <w:marTop w:val="0"/>
      <w:marBottom w:val="0"/>
      <w:divBdr>
        <w:top w:val="none" w:sz="0" w:space="0" w:color="auto"/>
        <w:left w:val="none" w:sz="0" w:space="0" w:color="auto"/>
        <w:bottom w:val="none" w:sz="0" w:space="0" w:color="auto"/>
        <w:right w:val="none" w:sz="0" w:space="0" w:color="auto"/>
      </w:divBdr>
    </w:div>
    <w:div w:id="1319454085">
      <w:bodyDiv w:val="1"/>
      <w:marLeft w:val="0"/>
      <w:marRight w:val="0"/>
      <w:marTop w:val="0"/>
      <w:marBottom w:val="0"/>
      <w:divBdr>
        <w:top w:val="none" w:sz="0" w:space="0" w:color="auto"/>
        <w:left w:val="none" w:sz="0" w:space="0" w:color="auto"/>
        <w:bottom w:val="none" w:sz="0" w:space="0" w:color="auto"/>
        <w:right w:val="none" w:sz="0" w:space="0" w:color="auto"/>
      </w:divBdr>
    </w:div>
    <w:div w:id="1322657045">
      <w:bodyDiv w:val="1"/>
      <w:marLeft w:val="0"/>
      <w:marRight w:val="0"/>
      <w:marTop w:val="0"/>
      <w:marBottom w:val="0"/>
      <w:divBdr>
        <w:top w:val="none" w:sz="0" w:space="0" w:color="auto"/>
        <w:left w:val="none" w:sz="0" w:space="0" w:color="auto"/>
        <w:bottom w:val="none" w:sz="0" w:space="0" w:color="auto"/>
        <w:right w:val="none" w:sz="0" w:space="0" w:color="auto"/>
      </w:divBdr>
    </w:div>
    <w:div w:id="1324970050">
      <w:bodyDiv w:val="1"/>
      <w:marLeft w:val="0"/>
      <w:marRight w:val="0"/>
      <w:marTop w:val="0"/>
      <w:marBottom w:val="0"/>
      <w:divBdr>
        <w:top w:val="none" w:sz="0" w:space="0" w:color="auto"/>
        <w:left w:val="none" w:sz="0" w:space="0" w:color="auto"/>
        <w:bottom w:val="none" w:sz="0" w:space="0" w:color="auto"/>
        <w:right w:val="none" w:sz="0" w:space="0" w:color="auto"/>
      </w:divBdr>
    </w:div>
    <w:div w:id="1325859368">
      <w:bodyDiv w:val="1"/>
      <w:marLeft w:val="0"/>
      <w:marRight w:val="0"/>
      <w:marTop w:val="0"/>
      <w:marBottom w:val="0"/>
      <w:divBdr>
        <w:top w:val="none" w:sz="0" w:space="0" w:color="auto"/>
        <w:left w:val="none" w:sz="0" w:space="0" w:color="auto"/>
        <w:bottom w:val="none" w:sz="0" w:space="0" w:color="auto"/>
        <w:right w:val="none" w:sz="0" w:space="0" w:color="auto"/>
      </w:divBdr>
    </w:div>
    <w:div w:id="1326083834">
      <w:bodyDiv w:val="1"/>
      <w:marLeft w:val="0"/>
      <w:marRight w:val="0"/>
      <w:marTop w:val="0"/>
      <w:marBottom w:val="0"/>
      <w:divBdr>
        <w:top w:val="none" w:sz="0" w:space="0" w:color="auto"/>
        <w:left w:val="none" w:sz="0" w:space="0" w:color="auto"/>
        <w:bottom w:val="none" w:sz="0" w:space="0" w:color="auto"/>
        <w:right w:val="none" w:sz="0" w:space="0" w:color="auto"/>
      </w:divBdr>
    </w:div>
    <w:div w:id="1326515319">
      <w:bodyDiv w:val="1"/>
      <w:marLeft w:val="0"/>
      <w:marRight w:val="0"/>
      <w:marTop w:val="0"/>
      <w:marBottom w:val="0"/>
      <w:divBdr>
        <w:top w:val="none" w:sz="0" w:space="0" w:color="auto"/>
        <w:left w:val="none" w:sz="0" w:space="0" w:color="auto"/>
        <w:bottom w:val="none" w:sz="0" w:space="0" w:color="auto"/>
        <w:right w:val="none" w:sz="0" w:space="0" w:color="auto"/>
      </w:divBdr>
    </w:div>
    <w:div w:id="1329560015">
      <w:bodyDiv w:val="1"/>
      <w:marLeft w:val="0"/>
      <w:marRight w:val="0"/>
      <w:marTop w:val="0"/>
      <w:marBottom w:val="0"/>
      <w:divBdr>
        <w:top w:val="none" w:sz="0" w:space="0" w:color="auto"/>
        <w:left w:val="none" w:sz="0" w:space="0" w:color="auto"/>
        <w:bottom w:val="none" w:sz="0" w:space="0" w:color="auto"/>
        <w:right w:val="none" w:sz="0" w:space="0" w:color="auto"/>
      </w:divBdr>
    </w:div>
    <w:div w:id="1335455321">
      <w:bodyDiv w:val="1"/>
      <w:marLeft w:val="0"/>
      <w:marRight w:val="0"/>
      <w:marTop w:val="0"/>
      <w:marBottom w:val="0"/>
      <w:divBdr>
        <w:top w:val="none" w:sz="0" w:space="0" w:color="auto"/>
        <w:left w:val="none" w:sz="0" w:space="0" w:color="auto"/>
        <w:bottom w:val="none" w:sz="0" w:space="0" w:color="auto"/>
        <w:right w:val="none" w:sz="0" w:space="0" w:color="auto"/>
      </w:divBdr>
    </w:div>
    <w:div w:id="1336227841">
      <w:bodyDiv w:val="1"/>
      <w:marLeft w:val="0"/>
      <w:marRight w:val="0"/>
      <w:marTop w:val="0"/>
      <w:marBottom w:val="0"/>
      <w:divBdr>
        <w:top w:val="none" w:sz="0" w:space="0" w:color="auto"/>
        <w:left w:val="none" w:sz="0" w:space="0" w:color="auto"/>
        <w:bottom w:val="none" w:sz="0" w:space="0" w:color="auto"/>
        <w:right w:val="none" w:sz="0" w:space="0" w:color="auto"/>
      </w:divBdr>
    </w:div>
    <w:div w:id="1339229931">
      <w:bodyDiv w:val="1"/>
      <w:marLeft w:val="0"/>
      <w:marRight w:val="0"/>
      <w:marTop w:val="0"/>
      <w:marBottom w:val="0"/>
      <w:divBdr>
        <w:top w:val="none" w:sz="0" w:space="0" w:color="auto"/>
        <w:left w:val="none" w:sz="0" w:space="0" w:color="auto"/>
        <w:bottom w:val="none" w:sz="0" w:space="0" w:color="auto"/>
        <w:right w:val="none" w:sz="0" w:space="0" w:color="auto"/>
      </w:divBdr>
    </w:div>
    <w:div w:id="1342780089">
      <w:bodyDiv w:val="1"/>
      <w:marLeft w:val="0"/>
      <w:marRight w:val="0"/>
      <w:marTop w:val="0"/>
      <w:marBottom w:val="0"/>
      <w:divBdr>
        <w:top w:val="none" w:sz="0" w:space="0" w:color="auto"/>
        <w:left w:val="none" w:sz="0" w:space="0" w:color="auto"/>
        <w:bottom w:val="none" w:sz="0" w:space="0" w:color="auto"/>
        <w:right w:val="none" w:sz="0" w:space="0" w:color="auto"/>
      </w:divBdr>
    </w:div>
    <w:div w:id="1344163832">
      <w:bodyDiv w:val="1"/>
      <w:marLeft w:val="0"/>
      <w:marRight w:val="0"/>
      <w:marTop w:val="0"/>
      <w:marBottom w:val="0"/>
      <w:divBdr>
        <w:top w:val="none" w:sz="0" w:space="0" w:color="auto"/>
        <w:left w:val="none" w:sz="0" w:space="0" w:color="auto"/>
        <w:bottom w:val="none" w:sz="0" w:space="0" w:color="auto"/>
        <w:right w:val="none" w:sz="0" w:space="0" w:color="auto"/>
      </w:divBdr>
    </w:div>
    <w:div w:id="1348022747">
      <w:bodyDiv w:val="1"/>
      <w:marLeft w:val="0"/>
      <w:marRight w:val="0"/>
      <w:marTop w:val="0"/>
      <w:marBottom w:val="0"/>
      <w:divBdr>
        <w:top w:val="none" w:sz="0" w:space="0" w:color="auto"/>
        <w:left w:val="none" w:sz="0" w:space="0" w:color="auto"/>
        <w:bottom w:val="none" w:sz="0" w:space="0" w:color="auto"/>
        <w:right w:val="none" w:sz="0" w:space="0" w:color="auto"/>
      </w:divBdr>
    </w:div>
    <w:div w:id="1351493232">
      <w:bodyDiv w:val="1"/>
      <w:marLeft w:val="0"/>
      <w:marRight w:val="0"/>
      <w:marTop w:val="0"/>
      <w:marBottom w:val="0"/>
      <w:divBdr>
        <w:top w:val="none" w:sz="0" w:space="0" w:color="auto"/>
        <w:left w:val="none" w:sz="0" w:space="0" w:color="auto"/>
        <w:bottom w:val="none" w:sz="0" w:space="0" w:color="auto"/>
        <w:right w:val="none" w:sz="0" w:space="0" w:color="auto"/>
      </w:divBdr>
    </w:div>
    <w:div w:id="1351838093">
      <w:bodyDiv w:val="1"/>
      <w:marLeft w:val="0"/>
      <w:marRight w:val="0"/>
      <w:marTop w:val="0"/>
      <w:marBottom w:val="0"/>
      <w:divBdr>
        <w:top w:val="none" w:sz="0" w:space="0" w:color="auto"/>
        <w:left w:val="none" w:sz="0" w:space="0" w:color="auto"/>
        <w:bottom w:val="none" w:sz="0" w:space="0" w:color="auto"/>
        <w:right w:val="none" w:sz="0" w:space="0" w:color="auto"/>
      </w:divBdr>
    </w:div>
    <w:div w:id="1354570243">
      <w:bodyDiv w:val="1"/>
      <w:marLeft w:val="0"/>
      <w:marRight w:val="0"/>
      <w:marTop w:val="0"/>
      <w:marBottom w:val="0"/>
      <w:divBdr>
        <w:top w:val="none" w:sz="0" w:space="0" w:color="auto"/>
        <w:left w:val="none" w:sz="0" w:space="0" w:color="auto"/>
        <w:bottom w:val="none" w:sz="0" w:space="0" w:color="auto"/>
        <w:right w:val="none" w:sz="0" w:space="0" w:color="auto"/>
      </w:divBdr>
    </w:div>
    <w:div w:id="1356690328">
      <w:bodyDiv w:val="1"/>
      <w:marLeft w:val="0"/>
      <w:marRight w:val="0"/>
      <w:marTop w:val="0"/>
      <w:marBottom w:val="0"/>
      <w:divBdr>
        <w:top w:val="none" w:sz="0" w:space="0" w:color="auto"/>
        <w:left w:val="none" w:sz="0" w:space="0" w:color="auto"/>
        <w:bottom w:val="none" w:sz="0" w:space="0" w:color="auto"/>
        <w:right w:val="none" w:sz="0" w:space="0" w:color="auto"/>
      </w:divBdr>
    </w:div>
    <w:div w:id="1356882587">
      <w:bodyDiv w:val="1"/>
      <w:marLeft w:val="0"/>
      <w:marRight w:val="0"/>
      <w:marTop w:val="0"/>
      <w:marBottom w:val="0"/>
      <w:divBdr>
        <w:top w:val="none" w:sz="0" w:space="0" w:color="auto"/>
        <w:left w:val="none" w:sz="0" w:space="0" w:color="auto"/>
        <w:bottom w:val="none" w:sz="0" w:space="0" w:color="auto"/>
        <w:right w:val="none" w:sz="0" w:space="0" w:color="auto"/>
      </w:divBdr>
    </w:div>
    <w:div w:id="1358383357">
      <w:bodyDiv w:val="1"/>
      <w:marLeft w:val="0"/>
      <w:marRight w:val="0"/>
      <w:marTop w:val="0"/>
      <w:marBottom w:val="0"/>
      <w:divBdr>
        <w:top w:val="none" w:sz="0" w:space="0" w:color="auto"/>
        <w:left w:val="none" w:sz="0" w:space="0" w:color="auto"/>
        <w:bottom w:val="none" w:sz="0" w:space="0" w:color="auto"/>
        <w:right w:val="none" w:sz="0" w:space="0" w:color="auto"/>
      </w:divBdr>
    </w:div>
    <w:div w:id="1359504013">
      <w:bodyDiv w:val="1"/>
      <w:marLeft w:val="0"/>
      <w:marRight w:val="0"/>
      <w:marTop w:val="0"/>
      <w:marBottom w:val="0"/>
      <w:divBdr>
        <w:top w:val="none" w:sz="0" w:space="0" w:color="auto"/>
        <w:left w:val="none" w:sz="0" w:space="0" w:color="auto"/>
        <w:bottom w:val="none" w:sz="0" w:space="0" w:color="auto"/>
        <w:right w:val="none" w:sz="0" w:space="0" w:color="auto"/>
      </w:divBdr>
    </w:div>
    <w:div w:id="1363359096">
      <w:bodyDiv w:val="1"/>
      <w:marLeft w:val="0"/>
      <w:marRight w:val="0"/>
      <w:marTop w:val="0"/>
      <w:marBottom w:val="0"/>
      <w:divBdr>
        <w:top w:val="none" w:sz="0" w:space="0" w:color="auto"/>
        <w:left w:val="none" w:sz="0" w:space="0" w:color="auto"/>
        <w:bottom w:val="none" w:sz="0" w:space="0" w:color="auto"/>
        <w:right w:val="none" w:sz="0" w:space="0" w:color="auto"/>
      </w:divBdr>
    </w:div>
    <w:div w:id="1365716137">
      <w:bodyDiv w:val="1"/>
      <w:marLeft w:val="0"/>
      <w:marRight w:val="0"/>
      <w:marTop w:val="0"/>
      <w:marBottom w:val="0"/>
      <w:divBdr>
        <w:top w:val="none" w:sz="0" w:space="0" w:color="auto"/>
        <w:left w:val="none" w:sz="0" w:space="0" w:color="auto"/>
        <w:bottom w:val="none" w:sz="0" w:space="0" w:color="auto"/>
        <w:right w:val="none" w:sz="0" w:space="0" w:color="auto"/>
      </w:divBdr>
    </w:div>
    <w:div w:id="1372267325">
      <w:bodyDiv w:val="1"/>
      <w:marLeft w:val="0"/>
      <w:marRight w:val="0"/>
      <w:marTop w:val="0"/>
      <w:marBottom w:val="0"/>
      <w:divBdr>
        <w:top w:val="none" w:sz="0" w:space="0" w:color="auto"/>
        <w:left w:val="none" w:sz="0" w:space="0" w:color="auto"/>
        <w:bottom w:val="none" w:sz="0" w:space="0" w:color="auto"/>
        <w:right w:val="none" w:sz="0" w:space="0" w:color="auto"/>
      </w:divBdr>
    </w:div>
    <w:div w:id="1373766740">
      <w:bodyDiv w:val="1"/>
      <w:marLeft w:val="0"/>
      <w:marRight w:val="0"/>
      <w:marTop w:val="0"/>
      <w:marBottom w:val="0"/>
      <w:divBdr>
        <w:top w:val="none" w:sz="0" w:space="0" w:color="auto"/>
        <w:left w:val="none" w:sz="0" w:space="0" w:color="auto"/>
        <w:bottom w:val="none" w:sz="0" w:space="0" w:color="auto"/>
        <w:right w:val="none" w:sz="0" w:space="0" w:color="auto"/>
      </w:divBdr>
    </w:div>
    <w:div w:id="1373844573">
      <w:bodyDiv w:val="1"/>
      <w:marLeft w:val="0"/>
      <w:marRight w:val="0"/>
      <w:marTop w:val="0"/>
      <w:marBottom w:val="0"/>
      <w:divBdr>
        <w:top w:val="none" w:sz="0" w:space="0" w:color="auto"/>
        <w:left w:val="none" w:sz="0" w:space="0" w:color="auto"/>
        <w:bottom w:val="none" w:sz="0" w:space="0" w:color="auto"/>
        <w:right w:val="none" w:sz="0" w:space="0" w:color="auto"/>
      </w:divBdr>
    </w:div>
    <w:div w:id="1374885148">
      <w:bodyDiv w:val="1"/>
      <w:marLeft w:val="0"/>
      <w:marRight w:val="0"/>
      <w:marTop w:val="0"/>
      <w:marBottom w:val="0"/>
      <w:divBdr>
        <w:top w:val="none" w:sz="0" w:space="0" w:color="auto"/>
        <w:left w:val="none" w:sz="0" w:space="0" w:color="auto"/>
        <w:bottom w:val="none" w:sz="0" w:space="0" w:color="auto"/>
        <w:right w:val="none" w:sz="0" w:space="0" w:color="auto"/>
      </w:divBdr>
    </w:div>
    <w:div w:id="1375421462">
      <w:bodyDiv w:val="1"/>
      <w:marLeft w:val="0"/>
      <w:marRight w:val="0"/>
      <w:marTop w:val="0"/>
      <w:marBottom w:val="0"/>
      <w:divBdr>
        <w:top w:val="none" w:sz="0" w:space="0" w:color="auto"/>
        <w:left w:val="none" w:sz="0" w:space="0" w:color="auto"/>
        <w:bottom w:val="none" w:sz="0" w:space="0" w:color="auto"/>
        <w:right w:val="none" w:sz="0" w:space="0" w:color="auto"/>
      </w:divBdr>
    </w:div>
    <w:div w:id="1375541878">
      <w:bodyDiv w:val="1"/>
      <w:marLeft w:val="0"/>
      <w:marRight w:val="0"/>
      <w:marTop w:val="0"/>
      <w:marBottom w:val="0"/>
      <w:divBdr>
        <w:top w:val="none" w:sz="0" w:space="0" w:color="auto"/>
        <w:left w:val="none" w:sz="0" w:space="0" w:color="auto"/>
        <w:bottom w:val="none" w:sz="0" w:space="0" w:color="auto"/>
        <w:right w:val="none" w:sz="0" w:space="0" w:color="auto"/>
      </w:divBdr>
    </w:div>
    <w:div w:id="1375617782">
      <w:bodyDiv w:val="1"/>
      <w:marLeft w:val="0"/>
      <w:marRight w:val="0"/>
      <w:marTop w:val="0"/>
      <w:marBottom w:val="0"/>
      <w:divBdr>
        <w:top w:val="none" w:sz="0" w:space="0" w:color="auto"/>
        <w:left w:val="none" w:sz="0" w:space="0" w:color="auto"/>
        <w:bottom w:val="none" w:sz="0" w:space="0" w:color="auto"/>
        <w:right w:val="none" w:sz="0" w:space="0" w:color="auto"/>
      </w:divBdr>
    </w:div>
    <w:div w:id="1375697803">
      <w:bodyDiv w:val="1"/>
      <w:marLeft w:val="0"/>
      <w:marRight w:val="0"/>
      <w:marTop w:val="0"/>
      <w:marBottom w:val="0"/>
      <w:divBdr>
        <w:top w:val="none" w:sz="0" w:space="0" w:color="auto"/>
        <w:left w:val="none" w:sz="0" w:space="0" w:color="auto"/>
        <w:bottom w:val="none" w:sz="0" w:space="0" w:color="auto"/>
        <w:right w:val="none" w:sz="0" w:space="0" w:color="auto"/>
      </w:divBdr>
    </w:div>
    <w:div w:id="1376999148">
      <w:bodyDiv w:val="1"/>
      <w:marLeft w:val="0"/>
      <w:marRight w:val="0"/>
      <w:marTop w:val="0"/>
      <w:marBottom w:val="0"/>
      <w:divBdr>
        <w:top w:val="none" w:sz="0" w:space="0" w:color="auto"/>
        <w:left w:val="none" w:sz="0" w:space="0" w:color="auto"/>
        <w:bottom w:val="none" w:sz="0" w:space="0" w:color="auto"/>
        <w:right w:val="none" w:sz="0" w:space="0" w:color="auto"/>
      </w:divBdr>
    </w:div>
    <w:div w:id="1380780062">
      <w:bodyDiv w:val="1"/>
      <w:marLeft w:val="0"/>
      <w:marRight w:val="0"/>
      <w:marTop w:val="0"/>
      <w:marBottom w:val="0"/>
      <w:divBdr>
        <w:top w:val="none" w:sz="0" w:space="0" w:color="auto"/>
        <w:left w:val="none" w:sz="0" w:space="0" w:color="auto"/>
        <w:bottom w:val="none" w:sz="0" w:space="0" w:color="auto"/>
        <w:right w:val="none" w:sz="0" w:space="0" w:color="auto"/>
      </w:divBdr>
    </w:div>
    <w:div w:id="1381706543">
      <w:bodyDiv w:val="1"/>
      <w:marLeft w:val="0"/>
      <w:marRight w:val="0"/>
      <w:marTop w:val="0"/>
      <w:marBottom w:val="0"/>
      <w:divBdr>
        <w:top w:val="none" w:sz="0" w:space="0" w:color="auto"/>
        <w:left w:val="none" w:sz="0" w:space="0" w:color="auto"/>
        <w:bottom w:val="none" w:sz="0" w:space="0" w:color="auto"/>
        <w:right w:val="none" w:sz="0" w:space="0" w:color="auto"/>
      </w:divBdr>
    </w:div>
    <w:div w:id="1382511751">
      <w:bodyDiv w:val="1"/>
      <w:marLeft w:val="0"/>
      <w:marRight w:val="0"/>
      <w:marTop w:val="0"/>
      <w:marBottom w:val="0"/>
      <w:divBdr>
        <w:top w:val="none" w:sz="0" w:space="0" w:color="auto"/>
        <w:left w:val="none" w:sz="0" w:space="0" w:color="auto"/>
        <w:bottom w:val="none" w:sz="0" w:space="0" w:color="auto"/>
        <w:right w:val="none" w:sz="0" w:space="0" w:color="auto"/>
      </w:divBdr>
    </w:div>
    <w:div w:id="1382710143">
      <w:bodyDiv w:val="1"/>
      <w:marLeft w:val="0"/>
      <w:marRight w:val="0"/>
      <w:marTop w:val="0"/>
      <w:marBottom w:val="0"/>
      <w:divBdr>
        <w:top w:val="none" w:sz="0" w:space="0" w:color="auto"/>
        <w:left w:val="none" w:sz="0" w:space="0" w:color="auto"/>
        <w:bottom w:val="none" w:sz="0" w:space="0" w:color="auto"/>
        <w:right w:val="none" w:sz="0" w:space="0" w:color="auto"/>
      </w:divBdr>
    </w:div>
    <w:div w:id="1383208510">
      <w:bodyDiv w:val="1"/>
      <w:marLeft w:val="0"/>
      <w:marRight w:val="0"/>
      <w:marTop w:val="0"/>
      <w:marBottom w:val="0"/>
      <w:divBdr>
        <w:top w:val="none" w:sz="0" w:space="0" w:color="auto"/>
        <w:left w:val="none" w:sz="0" w:space="0" w:color="auto"/>
        <w:bottom w:val="none" w:sz="0" w:space="0" w:color="auto"/>
        <w:right w:val="none" w:sz="0" w:space="0" w:color="auto"/>
      </w:divBdr>
    </w:div>
    <w:div w:id="1383212870">
      <w:bodyDiv w:val="1"/>
      <w:marLeft w:val="0"/>
      <w:marRight w:val="0"/>
      <w:marTop w:val="0"/>
      <w:marBottom w:val="0"/>
      <w:divBdr>
        <w:top w:val="none" w:sz="0" w:space="0" w:color="auto"/>
        <w:left w:val="none" w:sz="0" w:space="0" w:color="auto"/>
        <w:bottom w:val="none" w:sz="0" w:space="0" w:color="auto"/>
        <w:right w:val="none" w:sz="0" w:space="0" w:color="auto"/>
      </w:divBdr>
    </w:div>
    <w:div w:id="1389377450">
      <w:bodyDiv w:val="1"/>
      <w:marLeft w:val="0"/>
      <w:marRight w:val="0"/>
      <w:marTop w:val="0"/>
      <w:marBottom w:val="0"/>
      <w:divBdr>
        <w:top w:val="none" w:sz="0" w:space="0" w:color="auto"/>
        <w:left w:val="none" w:sz="0" w:space="0" w:color="auto"/>
        <w:bottom w:val="none" w:sz="0" w:space="0" w:color="auto"/>
        <w:right w:val="none" w:sz="0" w:space="0" w:color="auto"/>
      </w:divBdr>
    </w:div>
    <w:div w:id="1389456496">
      <w:bodyDiv w:val="1"/>
      <w:marLeft w:val="0"/>
      <w:marRight w:val="0"/>
      <w:marTop w:val="0"/>
      <w:marBottom w:val="0"/>
      <w:divBdr>
        <w:top w:val="none" w:sz="0" w:space="0" w:color="auto"/>
        <w:left w:val="none" w:sz="0" w:space="0" w:color="auto"/>
        <w:bottom w:val="none" w:sz="0" w:space="0" w:color="auto"/>
        <w:right w:val="none" w:sz="0" w:space="0" w:color="auto"/>
      </w:divBdr>
    </w:div>
    <w:div w:id="1390567875">
      <w:bodyDiv w:val="1"/>
      <w:marLeft w:val="0"/>
      <w:marRight w:val="0"/>
      <w:marTop w:val="0"/>
      <w:marBottom w:val="0"/>
      <w:divBdr>
        <w:top w:val="none" w:sz="0" w:space="0" w:color="auto"/>
        <w:left w:val="none" w:sz="0" w:space="0" w:color="auto"/>
        <w:bottom w:val="none" w:sz="0" w:space="0" w:color="auto"/>
        <w:right w:val="none" w:sz="0" w:space="0" w:color="auto"/>
      </w:divBdr>
    </w:div>
    <w:div w:id="1393694261">
      <w:bodyDiv w:val="1"/>
      <w:marLeft w:val="0"/>
      <w:marRight w:val="0"/>
      <w:marTop w:val="0"/>
      <w:marBottom w:val="0"/>
      <w:divBdr>
        <w:top w:val="none" w:sz="0" w:space="0" w:color="auto"/>
        <w:left w:val="none" w:sz="0" w:space="0" w:color="auto"/>
        <w:bottom w:val="none" w:sz="0" w:space="0" w:color="auto"/>
        <w:right w:val="none" w:sz="0" w:space="0" w:color="auto"/>
      </w:divBdr>
    </w:div>
    <w:div w:id="1395661567">
      <w:bodyDiv w:val="1"/>
      <w:marLeft w:val="0"/>
      <w:marRight w:val="0"/>
      <w:marTop w:val="0"/>
      <w:marBottom w:val="0"/>
      <w:divBdr>
        <w:top w:val="none" w:sz="0" w:space="0" w:color="auto"/>
        <w:left w:val="none" w:sz="0" w:space="0" w:color="auto"/>
        <w:bottom w:val="none" w:sz="0" w:space="0" w:color="auto"/>
        <w:right w:val="none" w:sz="0" w:space="0" w:color="auto"/>
      </w:divBdr>
    </w:div>
    <w:div w:id="1395666173">
      <w:bodyDiv w:val="1"/>
      <w:marLeft w:val="0"/>
      <w:marRight w:val="0"/>
      <w:marTop w:val="0"/>
      <w:marBottom w:val="0"/>
      <w:divBdr>
        <w:top w:val="none" w:sz="0" w:space="0" w:color="auto"/>
        <w:left w:val="none" w:sz="0" w:space="0" w:color="auto"/>
        <w:bottom w:val="none" w:sz="0" w:space="0" w:color="auto"/>
        <w:right w:val="none" w:sz="0" w:space="0" w:color="auto"/>
      </w:divBdr>
    </w:div>
    <w:div w:id="1396666244">
      <w:bodyDiv w:val="1"/>
      <w:marLeft w:val="0"/>
      <w:marRight w:val="0"/>
      <w:marTop w:val="0"/>
      <w:marBottom w:val="0"/>
      <w:divBdr>
        <w:top w:val="none" w:sz="0" w:space="0" w:color="auto"/>
        <w:left w:val="none" w:sz="0" w:space="0" w:color="auto"/>
        <w:bottom w:val="none" w:sz="0" w:space="0" w:color="auto"/>
        <w:right w:val="none" w:sz="0" w:space="0" w:color="auto"/>
      </w:divBdr>
    </w:div>
    <w:div w:id="1397242049">
      <w:bodyDiv w:val="1"/>
      <w:marLeft w:val="0"/>
      <w:marRight w:val="0"/>
      <w:marTop w:val="0"/>
      <w:marBottom w:val="0"/>
      <w:divBdr>
        <w:top w:val="none" w:sz="0" w:space="0" w:color="auto"/>
        <w:left w:val="none" w:sz="0" w:space="0" w:color="auto"/>
        <w:bottom w:val="none" w:sz="0" w:space="0" w:color="auto"/>
        <w:right w:val="none" w:sz="0" w:space="0" w:color="auto"/>
      </w:divBdr>
    </w:div>
    <w:div w:id="1398280090">
      <w:bodyDiv w:val="1"/>
      <w:marLeft w:val="0"/>
      <w:marRight w:val="0"/>
      <w:marTop w:val="0"/>
      <w:marBottom w:val="0"/>
      <w:divBdr>
        <w:top w:val="none" w:sz="0" w:space="0" w:color="auto"/>
        <w:left w:val="none" w:sz="0" w:space="0" w:color="auto"/>
        <w:bottom w:val="none" w:sz="0" w:space="0" w:color="auto"/>
        <w:right w:val="none" w:sz="0" w:space="0" w:color="auto"/>
      </w:divBdr>
    </w:div>
    <w:div w:id="1401053762">
      <w:bodyDiv w:val="1"/>
      <w:marLeft w:val="0"/>
      <w:marRight w:val="0"/>
      <w:marTop w:val="0"/>
      <w:marBottom w:val="0"/>
      <w:divBdr>
        <w:top w:val="none" w:sz="0" w:space="0" w:color="auto"/>
        <w:left w:val="none" w:sz="0" w:space="0" w:color="auto"/>
        <w:bottom w:val="none" w:sz="0" w:space="0" w:color="auto"/>
        <w:right w:val="none" w:sz="0" w:space="0" w:color="auto"/>
      </w:divBdr>
    </w:div>
    <w:div w:id="1402214931">
      <w:bodyDiv w:val="1"/>
      <w:marLeft w:val="0"/>
      <w:marRight w:val="0"/>
      <w:marTop w:val="0"/>
      <w:marBottom w:val="0"/>
      <w:divBdr>
        <w:top w:val="none" w:sz="0" w:space="0" w:color="auto"/>
        <w:left w:val="none" w:sz="0" w:space="0" w:color="auto"/>
        <w:bottom w:val="none" w:sz="0" w:space="0" w:color="auto"/>
        <w:right w:val="none" w:sz="0" w:space="0" w:color="auto"/>
      </w:divBdr>
    </w:div>
    <w:div w:id="1403064469">
      <w:bodyDiv w:val="1"/>
      <w:marLeft w:val="0"/>
      <w:marRight w:val="0"/>
      <w:marTop w:val="0"/>
      <w:marBottom w:val="0"/>
      <w:divBdr>
        <w:top w:val="none" w:sz="0" w:space="0" w:color="auto"/>
        <w:left w:val="none" w:sz="0" w:space="0" w:color="auto"/>
        <w:bottom w:val="none" w:sz="0" w:space="0" w:color="auto"/>
        <w:right w:val="none" w:sz="0" w:space="0" w:color="auto"/>
      </w:divBdr>
    </w:div>
    <w:div w:id="1404332280">
      <w:bodyDiv w:val="1"/>
      <w:marLeft w:val="0"/>
      <w:marRight w:val="0"/>
      <w:marTop w:val="0"/>
      <w:marBottom w:val="0"/>
      <w:divBdr>
        <w:top w:val="none" w:sz="0" w:space="0" w:color="auto"/>
        <w:left w:val="none" w:sz="0" w:space="0" w:color="auto"/>
        <w:bottom w:val="none" w:sz="0" w:space="0" w:color="auto"/>
        <w:right w:val="none" w:sz="0" w:space="0" w:color="auto"/>
      </w:divBdr>
    </w:div>
    <w:div w:id="1404599518">
      <w:bodyDiv w:val="1"/>
      <w:marLeft w:val="0"/>
      <w:marRight w:val="0"/>
      <w:marTop w:val="0"/>
      <w:marBottom w:val="0"/>
      <w:divBdr>
        <w:top w:val="none" w:sz="0" w:space="0" w:color="auto"/>
        <w:left w:val="none" w:sz="0" w:space="0" w:color="auto"/>
        <w:bottom w:val="none" w:sz="0" w:space="0" w:color="auto"/>
        <w:right w:val="none" w:sz="0" w:space="0" w:color="auto"/>
      </w:divBdr>
    </w:div>
    <w:div w:id="1406680037">
      <w:bodyDiv w:val="1"/>
      <w:marLeft w:val="0"/>
      <w:marRight w:val="0"/>
      <w:marTop w:val="0"/>
      <w:marBottom w:val="0"/>
      <w:divBdr>
        <w:top w:val="none" w:sz="0" w:space="0" w:color="auto"/>
        <w:left w:val="none" w:sz="0" w:space="0" w:color="auto"/>
        <w:bottom w:val="none" w:sz="0" w:space="0" w:color="auto"/>
        <w:right w:val="none" w:sz="0" w:space="0" w:color="auto"/>
      </w:divBdr>
    </w:div>
    <w:div w:id="1407415231">
      <w:bodyDiv w:val="1"/>
      <w:marLeft w:val="0"/>
      <w:marRight w:val="0"/>
      <w:marTop w:val="0"/>
      <w:marBottom w:val="0"/>
      <w:divBdr>
        <w:top w:val="none" w:sz="0" w:space="0" w:color="auto"/>
        <w:left w:val="none" w:sz="0" w:space="0" w:color="auto"/>
        <w:bottom w:val="none" w:sz="0" w:space="0" w:color="auto"/>
        <w:right w:val="none" w:sz="0" w:space="0" w:color="auto"/>
      </w:divBdr>
    </w:div>
    <w:div w:id="1407799315">
      <w:bodyDiv w:val="1"/>
      <w:marLeft w:val="0"/>
      <w:marRight w:val="0"/>
      <w:marTop w:val="0"/>
      <w:marBottom w:val="0"/>
      <w:divBdr>
        <w:top w:val="none" w:sz="0" w:space="0" w:color="auto"/>
        <w:left w:val="none" w:sz="0" w:space="0" w:color="auto"/>
        <w:bottom w:val="none" w:sz="0" w:space="0" w:color="auto"/>
        <w:right w:val="none" w:sz="0" w:space="0" w:color="auto"/>
      </w:divBdr>
    </w:div>
    <w:div w:id="1408578358">
      <w:bodyDiv w:val="1"/>
      <w:marLeft w:val="0"/>
      <w:marRight w:val="0"/>
      <w:marTop w:val="0"/>
      <w:marBottom w:val="0"/>
      <w:divBdr>
        <w:top w:val="none" w:sz="0" w:space="0" w:color="auto"/>
        <w:left w:val="none" w:sz="0" w:space="0" w:color="auto"/>
        <w:bottom w:val="none" w:sz="0" w:space="0" w:color="auto"/>
        <w:right w:val="none" w:sz="0" w:space="0" w:color="auto"/>
      </w:divBdr>
    </w:div>
    <w:div w:id="1408962059">
      <w:bodyDiv w:val="1"/>
      <w:marLeft w:val="0"/>
      <w:marRight w:val="0"/>
      <w:marTop w:val="0"/>
      <w:marBottom w:val="0"/>
      <w:divBdr>
        <w:top w:val="none" w:sz="0" w:space="0" w:color="auto"/>
        <w:left w:val="none" w:sz="0" w:space="0" w:color="auto"/>
        <w:bottom w:val="none" w:sz="0" w:space="0" w:color="auto"/>
        <w:right w:val="none" w:sz="0" w:space="0" w:color="auto"/>
      </w:divBdr>
    </w:div>
    <w:div w:id="1409229742">
      <w:bodyDiv w:val="1"/>
      <w:marLeft w:val="0"/>
      <w:marRight w:val="0"/>
      <w:marTop w:val="0"/>
      <w:marBottom w:val="0"/>
      <w:divBdr>
        <w:top w:val="none" w:sz="0" w:space="0" w:color="auto"/>
        <w:left w:val="none" w:sz="0" w:space="0" w:color="auto"/>
        <w:bottom w:val="none" w:sz="0" w:space="0" w:color="auto"/>
        <w:right w:val="none" w:sz="0" w:space="0" w:color="auto"/>
      </w:divBdr>
    </w:div>
    <w:div w:id="1409690148">
      <w:bodyDiv w:val="1"/>
      <w:marLeft w:val="0"/>
      <w:marRight w:val="0"/>
      <w:marTop w:val="0"/>
      <w:marBottom w:val="0"/>
      <w:divBdr>
        <w:top w:val="none" w:sz="0" w:space="0" w:color="auto"/>
        <w:left w:val="none" w:sz="0" w:space="0" w:color="auto"/>
        <w:bottom w:val="none" w:sz="0" w:space="0" w:color="auto"/>
        <w:right w:val="none" w:sz="0" w:space="0" w:color="auto"/>
      </w:divBdr>
    </w:div>
    <w:div w:id="1410930951">
      <w:bodyDiv w:val="1"/>
      <w:marLeft w:val="0"/>
      <w:marRight w:val="0"/>
      <w:marTop w:val="0"/>
      <w:marBottom w:val="0"/>
      <w:divBdr>
        <w:top w:val="none" w:sz="0" w:space="0" w:color="auto"/>
        <w:left w:val="none" w:sz="0" w:space="0" w:color="auto"/>
        <w:bottom w:val="none" w:sz="0" w:space="0" w:color="auto"/>
        <w:right w:val="none" w:sz="0" w:space="0" w:color="auto"/>
      </w:divBdr>
    </w:div>
    <w:div w:id="1412003926">
      <w:bodyDiv w:val="1"/>
      <w:marLeft w:val="0"/>
      <w:marRight w:val="0"/>
      <w:marTop w:val="0"/>
      <w:marBottom w:val="0"/>
      <w:divBdr>
        <w:top w:val="none" w:sz="0" w:space="0" w:color="auto"/>
        <w:left w:val="none" w:sz="0" w:space="0" w:color="auto"/>
        <w:bottom w:val="none" w:sz="0" w:space="0" w:color="auto"/>
        <w:right w:val="none" w:sz="0" w:space="0" w:color="auto"/>
      </w:divBdr>
    </w:div>
    <w:div w:id="1413626137">
      <w:bodyDiv w:val="1"/>
      <w:marLeft w:val="0"/>
      <w:marRight w:val="0"/>
      <w:marTop w:val="0"/>
      <w:marBottom w:val="0"/>
      <w:divBdr>
        <w:top w:val="none" w:sz="0" w:space="0" w:color="auto"/>
        <w:left w:val="none" w:sz="0" w:space="0" w:color="auto"/>
        <w:bottom w:val="none" w:sz="0" w:space="0" w:color="auto"/>
        <w:right w:val="none" w:sz="0" w:space="0" w:color="auto"/>
      </w:divBdr>
    </w:div>
    <w:div w:id="1414623473">
      <w:bodyDiv w:val="1"/>
      <w:marLeft w:val="0"/>
      <w:marRight w:val="0"/>
      <w:marTop w:val="0"/>
      <w:marBottom w:val="0"/>
      <w:divBdr>
        <w:top w:val="none" w:sz="0" w:space="0" w:color="auto"/>
        <w:left w:val="none" w:sz="0" w:space="0" w:color="auto"/>
        <w:bottom w:val="none" w:sz="0" w:space="0" w:color="auto"/>
        <w:right w:val="none" w:sz="0" w:space="0" w:color="auto"/>
      </w:divBdr>
    </w:div>
    <w:div w:id="1416247098">
      <w:bodyDiv w:val="1"/>
      <w:marLeft w:val="0"/>
      <w:marRight w:val="0"/>
      <w:marTop w:val="0"/>
      <w:marBottom w:val="0"/>
      <w:divBdr>
        <w:top w:val="none" w:sz="0" w:space="0" w:color="auto"/>
        <w:left w:val="none" w:sz="0" w:space="0" w:color="auto"/>
        <w:bottom w:val="none" w:sz="0" w:space="0" w:color="auto"/>
        <w:right w:val="none" w:sz="0" w:space="0" w:color="auto"/>
      </w:divBdr>
    </w:div>
    <w:div w:id="1416364194">
      <w:bodyDiv w:val="1"/>
      <w:marLeft w:val="0"/>
      <w:marRight w:val="0"/>
      <w:marTop w:val="0"/>
      <w:marBottom w:val="0"/>
      <w:divBdr>
        <w:top w:val="none" w:sz="0" w:space="0" w:color="auto"/>
        <w:left w:val="none" w:sz="0" w:space="0" w:color="auto"/>
        <w:bottom w:val="none" w:sz="0" w:space="0" w:color="auto"/>
        <w:right w:val="none" w:sz="0" w:space="0" w:color="auto"/>
      </w:divBdr>
    </w:div>
    <w:div w:id="1417088896">
      <w:bodyDiv w:val="1"/>
      <w:marLeft w:val="0"/>
      <w:marRight w:val="0"/>
      <w:marTop w:val="0"/>
      <w:marBottom w:val="0"/>
      <w:divBdr>
        <w:top w:val="none" w:sz="0" w:space="0" w:color="auto"/>
        <w:left w:val="none" w:sz="0" w:space="0" w:color="auto"/>
        <w:bottom w:val="none" w:sz="0" w:space="0" w:color="auto"/>
        <w:right w:val="none" w:sz="0" w:space="0" w:color="auto"/>
      </w:divBdr>
    </w:div>
    <w:div w:id="1421834347">
      <w:bodyDiv w:val="1"/>
      <w:marLeft w:val="0"/>
      <w:marRight w:val="0"/>
      <w:marTop w:val="0"/>
      <w:marBottom w:val="0"/>
      <w:divBdr>
        <w:top w:val="none" w:sz="0" w:space="0" w:color="auto"/>
        <w:left w:val="none" w:sz="0" w:space="0" w:color="auto"/>
        <w:bottom w:val="none" w:sz="0" w:space="0" w:color="auto"/>
        <w:right w:val="none" w:sz="0" w:space="0" w:color="auto"/>
      </w:divBdr>
    </w:div>
    <w:div w:id="1427770759">
      <w:bodyDiv w:val="1"/>
      <w:marLeft w:val="0"/>
      <w:marRight w:val="0"/>
      <w:marTop w:val="0"/>
      <w:marBottom w:val="0"/>
      <w:divBdr>
        <w:top w:val="none" w:sz="0" w:space="0" w:color="auto"/>
        <w:left w:val="none" w:sz="0" w:space="0" w:color="auto"/>
        <w:bottom w:val="none" w:sz="0" w:space="0" w:color="auto"/>
        <w:right w:val="none" w:sz="0" w:space="0" w:color="auto"/>
      </w:divBdr>
    </w:div>
    <w:div w:id="1428424666">
      <w:bodyDiv w:val="1"/>
      <w:marLeft w:val="0"/>
      <w:marRight w:val="0"/>
      <w:marTop w:val="0"/>
      <w:marBottom w:val="0"/>
      <w:divBdr>
        <w:top w:val="none" w:sz="0" w:space="0" w:color="auto"/>
        <w:left w:val="none" w:sz="0" w:space="0" w:color="auto"/>
        <w:bottom w:val="none" w:sz="0" w:space="0" w:color="auto"/>
        <w:right w:val="none" w:sz="0" w:space="0" w:color="auto"/>
      </w:divBdr>
    </w:div>
    <w:div w:id="1428427967">
      <w:bodyDiv w:val="1"/>
      <w:marLeft w:val="0"/>
      <w:marRight w:val="0"/>
      <w:marTop w:val="0"/>
      <w:marBottom w:val="0"/>
      <w:divBdr>
        <w:top w:val="none" w:sz="0" w:space="0" w:color="auto"/>
        <w:left w:val="none" w:sz="0" w:space="0" w:color="auto"/>
        <w:bottom w:val="none" w:sz="0" w:space="0" w:color="auto"/>
        <w:right w:val="none" w:sz="0" w:space="0" w:color="auto"/>
      </w:divBdr>
    </w:div>
    <w:div w:id="1429693015">
      <w:bodyDiv w:val="1"/>
      <w:marLeft w:val="0"/>
      <w:marRight w:val="0"/>
      <w:marTop w:val="0"/>
      <w:marBottom w:val="0"/>
      <w:divBdr>
        <w:top w:val="none" w:sz="0" w:space="0" w:color="auto"/>
        <w:left w:val="none" w:sz="0" w:space="0" w:color="auto"/>
        <w:bottom w:val="none" w:sz="0" w:space="0" w:color="auto"/>
        <w:right w:val="none" w:sz="0" w:space="0" w:color="auto"/>
      </w:divBdr>
    </w:div>
    <w:div w:id="1435859900">
      <w:bodyDiv w:val="1"/>
      <w:marLeft w:val="0"/>
      <w:marRight w:val="0"/>
      <w:marTop w:val="0"/>
      <w:marBottom w:val="0"/>
      <w:divBdr>
        <w:top w:val="none" w:sz="0" w:space="0" w:color="auto"/>
        <w:left w:val="none" w:sz="0" w:space="0" w:color="auto"/>
        <w:bottom w:val="none" w:sz="0" w:space="0" w:color="auto"/>
        <w:right w:val="none" w:sz="0" w:space="0" w:color="auto"/>
      </w:divBdr>
    </w:div>
    <w:div w:id="1438328972">
      <w:bodyDiv w:val="1"/>
      <w:marLeft w:val="0"/>
      <w:marRight w:val="0"/>
      <w:marTop w:val="0"/>
      <w:marBottom w:val="0"/>
      <w:divBdr>
        <w:top w:val="none" w:sz="0" w:space="0" w:color="auto"/>
        <w:left w:val="none" w:sz="0" w:space="0" w:color="auto"/>
        <w:bottom w:val="none" w:sz="0" w:space="0" w:color="auto"/>
        <w:right w:val="none" w:sz="0" w:space="0" w:color="auto"/>
      </w:divBdr>
    </w:div>
    <w:div w:id="1438864514">
      <w:bodyDiv w:val="1"/>
      <w:marLeft w:val="0"/>
      <w:marRight w:val="0"/>
      <w:marTop w:val="0"/>
      <w:marBottom w:val="0"/>
      <w:divBdr>
        <w:top w:val="none" w:sz="0" w:space="0" w:color="auto"/>
        <w:left w:val="none" w:sz="0" w:space="0" w:color="auto"/>
        <w:bottom w:val="none" w:sz="0" w:space="0" w:color="auto"/>
        <w:right w:val="none" w:sz="0" w:space="0" w:color="auto"/>
      </w:divBdr>
      <w:divsChild>
        <w:div w:id="1628394067">
          <w:marLeft w:val="0"/>
          <w:marRight w:val="0"/>
          <w:marTop w:val="0"/>
          <w:marBottom w:val="0"/>
          <w:divBdr>
            <w:top w:val="none" w:sz="0" w:space="0" w:color="auto"/>
            <w:left w:val="none" w:sz="0" w:space="0" w:color="auto"/>
            <w:bottom w:val="none" w:sz="0" w:space="0" w:color="auto"/>
            <w:right w:val="none" w:sz="0" w:space="0" w:color="auto"/>
          </w:divBdr>
          <w:divsChild>
            <w:div w:id="999194565">
              <w:marLeft w:val="0"/>
              <w:marRight w:val="0"/>
              <w:marTop w:val="0"/>
              <w:marBottom w:val="0"/>
              <w:divBdr>
                <w:top w:val="none" w:sz="0" w:space="0" w:color="auto"/>
                <w:left w:val="none" w:sz="0" w:space="0" w:color="auto"/>
                <w:bottom w:val="none" w:sz="0" w:space="0" w:color="auto"/>
                <w:right w:val="none" w:sz="0" w:space="0" w:color="auto"/>
              </w:divBdr>
              <w:divsChild>
                <w:div w:id="11447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643685">
      <w:bodyDiv w:val="1"/>
      <w:marLeft w:val="0"/>
      <w:marRight w:val="0"/>
      <w:marTop w:val="0"/>
      <w:marBottom w:val="0"/>
      <w:divBdr>
        <w:top w:val="none" w:sz="0" w:space="0" w:color="auto"/>
        <w:left w:val="none" w:sz="0" w:space="0" w:color="auto"/>
        <w:bottom w:val="none" w:sz="0" w:space="0" w:color="auto"/>
        <w:right w:val="none" w:sz="0" w:space="0" w:color="auto"/>
      </w:divBdr>
    </w:div>
    <w:div w:id="1440181077">
      <w:bodyDiv w:val="1"/>
      <w:marLeft w:val="0"/>
      <w:marRight w:val="0"/>
      <w:marTop w:val="0"/>
      <w:marBottom w:val="0"/>
      <w:divBdr>
        <w:top w:val="none" w:sz="0" w:space="0" w:color="auto"/>
        <w:left w:val="none" w:sz="0" w:space="0" w:color="auto"/>
        <w:bottom w:val="none" w:sz="0" w:space="0" w:color="auto"/>
        <w:right w:val="none" w:sz="0" w:space="0" w:color="auto"/>
      </w:divBdr>
    </w:div>
    <w:div w:id="1440761486">
      <w:bodyDiv w:val="1"/>
      <w:marLeft w:val="0"/>
      <w:marRight w:val="0"/>
      <w:marTop w:val="0"/>
      <w:marBottom w:val="0"/>
      <w:divBdr>
        <w:top w:val="none" w:sz="0" w:space="0" w:color="auto"/>
        <w:left w:val="none" w:sz="0" w:space="0" w:color="auto"/>
        <w:bottom w:val="none" w:sz="0" w:space="0" w:color="auto"/>
        <w:right w:val="none" w:sz="0" w:space="0" w:color="auto"/>
      </w:divBdr>
    </w:div>
    <w:div w:id="1442646014">
      <w:bodyDiv w:val="1"/>
      <w:marLeft w:val="0"/>
      <w:marRight w:val="0"/>
      <w:marTop w:val="0"/>
      <w:marBottom w:val="0"/>
      <w:divBdr>
        <w:top w:val="none" w:sz="0" w:space="0" w:color="auto"/>
        <w:left w:val="none" w:sz="0" w:space="0" w:color="auto"/>
        <w:bottom w:val="none" w:sz="0" w:space="0" w:color="auto"/>
        <w:right w:val="none" w:sz="0" w:space="0" w:color="auto"/>
      </w:divBdr>
    </w:div>
    <w:div w:id="1445538611">
      <w:bodyDiv w:val="1"/>
      <w:marLeft w:val="0"/>
      <w:marRight w:val="0"/>
      <w:marTop w:val="0"/>
      <w:marBottom w:val="0"/>
      <w:divBdr>
        <w:top w:val="none" w:sz="0" w:space="0" w:color="auto"/>
        <w:left w:val="none" w:sz="0" w:space="0" w:color="auto"/>
        <w:bottom w:val="none" w:sz="0" w:space="0" w:color="auto"/>
        <w:right w:val="none" w:sz="0" w:space="0" w:color="auto"/>
      </w:divBdr>
    </w:div>
    <w:div w:id="1445611804">
      <w:bodyDiv w:val="1"/>
      <w:marLeft w:val="0"/>
      <w:marRight w:val="0"/>
      <w:marTop w:val="0"/>
      <w:marBottom w:val="0"/>
      <w:divBdr>
        <w:top w:val="none" w:sz="0" w:space="0" w:color="auto"/>
        <w:left w:val="none" w:sz="0" w:space="0" w:color="auto"/>
        <w:bottom w:val="none" w:sz="0" w:space="0" w:color="auto"/>
        <w:right w:val="none" w:sz="0" w:space="0" w:color="auto"/>
      </w:divBdr>
    </w:div>
    <w:div w:id="1447776191">
      <w:bodyDiv w:val="1"/>
      <w:marLeft w:val="0"/>
      <w:marRight w:val="0"/>
      <w:marTop w:val="0"/>
      <w:marBottom w:val="0"/>
      <w:divBdr>
        <w:top w:val="none" w:sz="0" w:space="0" w:color="auto"/>
        <w:left w:val="none" w:sz="0" w:space="0" w:color="auto"/>
        <w:bottom w:val="none" w:sz="0" w:space="0" w:color="auto"/>
        <w:right w:val="none" w:sz="0" w:space="0" w:color="auto"/>
      </w:divBdr>
    </w:div>
    <w:div w:id="1448425464">
      <w:bodyDiv w:val="1"/>
      <w:marLeft w:val="0"/>
      <w:marRight w:val="0"/>
      <w:marTop w:val="0"/>
      <w:marBottom w:val="0"/>
      <w:divBdr>
        <w:top w:val="none" w:sz="0" w:space="0" w:color="auto"/>
        <w:left w:val="none" w:sz="0" w:space="0" w:color="auto"/>
        <w:bottom w:val="none" w:sz="0" w:space="0" w:color="auto"/>
        <w:right w:val="none" w:sz="0" w:space="0" w:color="auto"/>
      </w:divBdr>
    </w:div>
    <w:div w:id="1451049702">
      <w:bodyDiv w:val="1"/>
      <w:marLeft w:val="0"/>
      <w:marRight w:val="0"/>
      <w:marTop w:val="0"/>
      <w:marBottom w:val="0"/>
      <w:divBdr>
        <w:top w:val="none" w:sz="0" w:space="0" w:color="auto"/>
        <w:left w:val="none" w:sz="0" w:space="0" w:color="auto"/>
        <w:bottom w:val="none" w:sz="0" w:space="0" w:color="auto"/>
        <w:right w:val="none" w:sz="0" w:space="0" w:color="auto"/>
      </w:divBdr>
    </w:div>
    <w:div w:id="1451627919">
      <w:bodyDiv w:val="1"/>
      <w:marLeft w:val="0"/>
      <w:marRight w:val="0"/>
      <w:marTop w:val="0"/>
      <w:marBottom w:val="0"/>
      <w:divBdr>
        <w:top w:val="none" w:sz="0" w:space="0" w:color="auto"/>
        <w:left w:val="none" w:sz="0" w:space="0" w:color="auto"/>
        <w:bottom w:val="none" w:sz="0" w:space="0" w:color="auto"/>
        <w:right w:val="none" w:sz="0" w:space="0" w:color="auto"/>
      </w:divBdr>
    </w:div>
    <w:div w:id="1462722072">
      <w:bodyDiv w:val="1"/>
      <w:marLeft w:val="0"/>
      <w:marRight w:val="0"/>
      <w:marTop w:val="0"/>
      <w:marBottom w:val="0"/>
      <w:divBdr>
        <w:top w:val="none" w:sz="0" w:space="0" w:color="auto"/>
        <w:left w:val="none" w:sz="0" w:space="0" w:color="auto"/>
        <w:bottom w:val="none" w:sz="0" w:space="0" w:color="auto"/>
        <w:right w:val="none" w:sz="0" w:space="0" w:color="auto"/>
      </w:divBdr>
    </w:div>
    <w:div w:id="1464999047">
      <w:bodyDiv w:val="1"/>
      <w:marLeft w:val="0"/>
      <w:marRight w:val="0"/>
      <w:marTop w:val="0"/>
      <w:marBottom w:val="0"/>
      <w:divBdr>
        <w:top w:val="none" w:sz="0" w:space="0" w:color="auto"/>
        <w:left w:val="none" w:sz="0" w:space="0" w:color="auto"/>
        <w:bottom w:val="none" w:sz="0" w:space="0" w:color="auto"/>
        <w:right w:val="none" w:sz="0" w:space="0" w:color="auto"/>
      </w:divBdr>
    </w:div>
    <w:div w:id="1465538760">
      <w:bodyDiv w:val="1"/>
      <w:marLeft w:val="0"/>
      <w:marRight w:val="0"/>
      <w:marTop w:val="0"/>
      <w:marBottom w:val="0"/>
      <w:divBdr>
        <w:top w:val="none" w:sz="0" w:space="0" w:color="auto"/>
        <w:left w:val="none" w:sz="0" w:space="0" w:color="auto"/>
        <w:bottom w:val="none" w:sz="0" w:space="0" w:color="auto"/>
        <w:right w:val="none" w:sz="0" w:space="0" w:color="auto"/>
      </w:divBdr>
    </w:div>
    <w:div w:id="1466116087">
      <w:bodyDiv w:val="1"/>
      <w:marLeft w:val="0"/>
      <w:marRight w:val="0"/>
      <w:marTop w:val="0"/>
      <w:marBottom w:val="0"/>
      <w:divBdr>
        <w:top w:val="none" w:sz="0" w:space="0" w:color="auto"/>
        <w:left w:val="none" w:sz="0" w:space="0" w:color="auto"/>
        <w:bottom w:val="none" w:sz="0" w:space="0" w:color="auto"/>
        <w:right w:val="none" w:sz="0" w:space="0" w:color="auto"/>
      </w:divBdr>
    </w:div>
    <w:div w:id="1469975132">
      <w:bodyDiv w:val="1"/>
      <w:marLeft w:val="0"/>
      <w:marRight w:val="0"/>
      <w:marTop w:val="0"/>
      <w:marBottom w:val="0"/>
      <w:divBdr>
        <w:top w:val="none" w:sz="0" w:space="0" w:color="auto"/>
        <w:left w:val="none" w:sz="0" w:space="0" w:color="auto"/>
        <w:bottom w:val="none" w:sz="0" w:space="0" w:color="auto"/>
        <w:right w:val="none" w:sz="0" w:space="0" w:color="auto"/>
      </w:divBdr>
    </w:div>
    <w:div w:id="1471366179">
      <w:bodyDiv w:val="1"/>
      <w:marLeft w:val="0"/>
      <w:marRight w:val="0"/>
      <w:marTop w:val="0"/>
      <w:marBottom w:val="0"/>
      <w:divBdr>
        <w:top w:val="none" w:sz="0" w:space="0" w:color="auto"/>
        <w:left w:val="none" w:sz="0" w:space="0" w:color="auto"/>
        <w:bottom w:val="none" w:sz="0" w:space="0" w:color="auto"/>
        <w:right w:val="none" w:sz="0" w:space="0" w:color="auto"/>
      </w:divBdr>
    </w:div>
    <w:div w:id="1472595382">
      <w:bodyDiv w:val="1"/>
      <w:marLeft w:val="0"/>
      <w:marRight w:val="0"/>
      <w:marTop w:val="0"/>
      <w:marBottom w:val="0"/>
      <w:divBdr>
        <w:top w:val="none" w:sz="0" w:space="0" w:color="auto"/>
        <w:left w:val="none" w:sz="0" w:space="0" w:color="auto"/>
        <w:bottom w:val="none" w:sz="0" w:space="0" w:color="auto"/>
        <w:right w:val="none" w:sz="0" w:space="0" w:color="auto"/>
      </w:divBdr>
    </w:div>
    <w:div w:id="1473255261">
      <w:bodyDiv w:val="1"/>
      <w:marLeft w:val="0"/>
      <w:marRight w:val="0"/>
      <w:marTop w:val="0"/>
      <w:marBottom w:val="0"/>
      <w:divBdr>
        <w:top w:val="none" w:sz="0" w:space="0" w:color="auto"/>
        <w:left w:val="none" w:sz="0" w:space="0" w:color="auto"/>
        <w:bottom w:val="none" w:sz="0" w:space="0" w:color="auto"/>
        <w:right w:val="none" w:sz="0" w:space="0" w:color="auto"/>
      </w:divBdr>
    </w:div>
    <w:div w:id="1473910291">
      <w:bodyDiv w:val="1"/>
      <w:marLeft w:val="0"/>
      <w:marRight w:val="0"/>
      <w:marTop w:val="0"/>
      <w:marBottom w:val="0"/>
      <w:divBdr>
        <w:top w:val="none" w:sz="0" w:space="0" w:color="auto"/>
        <w:left w:val="none" w:sz="0" w:space="0" w:color="auto"/>
        <w:bottom w:val="none" w:sz="0" w:space="0" w:color="auto"/>
        <w:right w:val="none" w:sz="0" w:space="0" w:color="auto"/>
      </w:divBdr>
    </w:div>
    <w:div w:id="1474564661">
      <w:bodyDiv w:val="1"/>
      <w:marLeft w:val="0"/>
      <w:marRight w:val="0"/>
      <w:marTop w:val="0"/>
      <w:marBottom w:val="0"/>
      <w:divBdr>
        <w:top w:val="none" w:sz="0" w:space="0" w:color="auto"/>
        <w:left w:val="none" w:sz="0" w:space="0" w:color="auto"/>
        <w:bottom w:val="none" w:sz="0" w:space="0" w:color="auto"/>
        <w:right w:val="none" w:sz="0" w:space="0" w:color="auto"/>
      </w:divBdr>
    </w:div>
    <w:div w:id="1475218111">
      <w:bodyDiv w:val="1"/>
      <w:marLeft w:val="0"/>
      <w:marRight w:val="0"/>
      <w:marTop w:val="0"/>
      <w:marBottom w:val="0"/>
      <w:divBdr>
        <w:top w:val="none" w:sz="0" w:space="0" w:color="auto"/>
        <w:left w:val="none" w:sz="0" w:space="0" w:color="auto"/>
        <w:bottom w:val="none" w:sz="0" w:space="0" w:color="auto"/>
        <w:right w:val="none" w:sz="0" w:space="0" w:color="auto"/>
      </w:divBdr>
    </w:div>
    <w:div w:id="1481003251">
      <w:bodyDiv w:val="1"/>
      <w:marLeft w:val="0"/>
      <w:marRight w:val="0"/>
      <w:marTop w:val="0"/>
      <w:marBottom w:val="0"/>
      <w:divBdr>
        <w:top w:val="none" w:sz="0" w:space="0" w:color="auto"/>
        <w:left w:val="none" w:sz="0" w:space="0" w:color="auto"/>
        <w:bottom w:val="none" w:sz="0" w:space="0" w:color="auto"/>
        <w:right w:val="none" w:sz="0" w:space="0" w:color="auto"/>
      </w:divBdr>
    </w:div>
    <w:div w:id="1481189987">
      <w:bodyDiv w:val="1"/>
      <w:marLeft w:val="0"/>
      <w:marRight w:val="0"/>
      <w:marTop w:val="0"/>
      <w:marBottom w:val="0"/>
      <w:divBdr>
        <w:top w:val="none" w:sz="0" w:space="0" w:color="auto"/>
        <w:left w:val="none" w:sz="0" w:space="0" w:color="auto"/>
        <w:bottom w:val="none" w:sz="0" w:space="0" w:color="auto"/>
        <w:right w:val="none" w:sz="0" w:space="0" w:color="auto"/>
      </w:divBdr>
    </w:div>
    <w:div w:id="1481456379">
      <w:bodyDiv w:val="1"/>
      <w:marLeft w:val="0"/>
      <w:marRight w:val="0"/>
      <w:marTop w:val="0"/>
      <w:marBottom w:val="0"/>
      <w:divBdr>
        <w:top w:val="none" w:sz="0" w:space="0" w:color="auto"/>
        <w:left w:val="none" w:sz="0" w:space="0" w:color="auto"/>
        <w:bottom w:val="none" w:sz="0" w:space="0" w:color="auto"/>
        <w:right w:val="none" w:sz="0" w:space="0" w:color="auto"/>
      </w:divBdr>
      <w:divsChild>
        <w:div w:id="1388258422">
          <w:marLeft w:val="0"/>
          <w:marRight w:val="0"/>
          <w:marTop w:val="0"/>
          <w:marBottom w:val="0"/>
          <w:divBdr>
            <w:top w:val="none" w:sz="0" w:space="0" w:color="auto"/>
            <w:left w:val="none" w:sz="0" w:space="0" w:color="auto"/>
            <w:bottom w:val="none" w:sz="0" w:space="0" w:color="auto"/>
            <w:right w:val="none" w:sz="0" w:space="0" w:color="auto"/>
          </w:divBdr>
          <w:divsChild>
            <w:div w:id="1588224950">
              <w:marLeft w:val="0"/>
              <w:marRight w:val="0"/>
              <w:marTop w:val="0"/>
              <w:marBottom w:val="0"/>
              <w:divBdr>
                <w:top w:val="none" w:sz="0" w:space="0" w:color="auto"/>
                <w:left w:val="none" w:sz="0" w:space="0" w:color="auto"/>
                <w:bottom w:val="none" w:sz="0" w:space="0" w:color="auto"/>
                <w:right w:val="none" w:sz="0" w:space="0" w:color="auto"/>
              </w:divBdr>
              <w:divsChild>
                <w:div w:id="144789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284877">
      <w:bodyDiv w:val="1"/>
      <w:marLeft w:val="0"/>
      <w:marRight w:val="0"/>
      <w:marTop w:val="0"/>
      <w:marBottom w:val="0"/>
      <w:divBdr>
        <w:top w:val="none" w:sz="0" w:space="0" w:color="auto"/>
        <w:left w:val="none" w:sz="0" w:space="0" w:color="auto"/>
        <w:bottom w:val="none" w:sz="0" w:space="0" w:color="auto"/>
        <w:right w:val="none" w:sz="0" w:space="0" w:color="auto"/>
      </w:divBdr>
    </w:div>
    <w:div w:id="1490361613">
      <w:bodyDiv w:val="1"/>
      <w:marLeft w:val="0"/>
      <w:marRight w:val="0"/>
      <w:marTop w:val="0"/>
      <w:marBottom w:val="0"/>
      <w:divBdr>
        <w:top w:val="none" w:sz="0" w:space="0" w:color="auto"/>
        <w:left w:val="none" w:sz="0" w:space="0" w:color="auto"/>
        <w:bottom w:val="none" w:sz="0" w:space="0" w:color="auto"/>
        <w:right w:val="none" w:sz="0" w:space="0" w:color="auto"/>
      </w:divBdr>
    </w:div>
    <w:div w:id="1491173075">
      <w:bodyDiv w:val="1"/>
      <w:marLeft w:val="0"/>
      <w:marRight w:val="0"/>
      <w:marTop w:val="0"/>
      <w:marBottom w:val="0"/>
      <w:divBdr>
        <w:top w:val="none" w:sz="0" w:space="0" w:color="auto"/>
        <w:left w:val="none" w:sz="0" w:space="0" w:color="auto"/>
        <w:bottom w:val="none" w:sz="0" w:space="0" w:color="auto"/>
        <w:right w:val="none" w:sz="0" w:space="0" w:color="auto"/>
      </w:divBdr>
    </w:div>
    <w:div w:id="1491676021">
      <w:bodyDiv w:val="1"/>
      <w:marLeft w:val="0"/>
      <w:marRight w:val="0"/>
      <w:marTop w:val="0"/>
      <w:marBottom w:val="0"/>
      <w:divBdr>
        <w:top w:val="none" w:sz="0" w:space="0" w:color="auto"/>
        <w:left w:val="none" w:sz="0" w:space="0" w:color="auto"/>
        <w:bottom w:val="none" w:sz="0" w:space="0" w:color="auto"/>
        <w:right w:val="none" w:sz="0" w:space="0" w:color="auto"/>
      </w:divBdr>
    </w:div>
    <w:div w:id="1493133019">
      <w:bodyDiv w:val="1"/>
      <w:marLeft w:val="0"/>
      <w:marRight w:val="0"/>
      <w:marTop w:val="0"/>
      <w:marBottom w:val="0"/>
      <w:divBdr>
        <w:top w:val="none" w:sz="0" w:space="0" w:color="auto"/>
        <w:left w:val="none" w:sz="0" w:space="0" w:color="auto"/>
        <w:bottom w:val="none" w:sz="0" w:space="0" w:color="auto"/>
        <w:right w:val="none" w:sz="0" w:space="0" w:color="auto"/>
      </w:divBdr>
    </w:div>
    <w:div w:id="1493447931">
      <w:bodyDiv w:val="1"/>
      <w:marLeft w:val="0"/>
      <w:marRight w:val="0"/>
      <w:marTop w:val="0"/>
      <w:marBottom w:val="0"/>
      <w:divBdr>
        <w:top w:val="none" w:sz="0" w:space="0" w:color="auto"/>
        <w:left w:val="none" w:sz="0" w:space="0" w:color="auto"/>
        <w:bottom w:val="none" w:sz="0" w:space="0" w:color="auto"/>
        <w:right w:val="none" w:sz="0" w:space="0" w:color="auto"/>
      </w:divBdr>
    </w:div>
    <w:div w:id="1495297097">
      <w:bodyDiv w:val="1"/>
      <w:marLeft w:val="0"/>
      <w:marRight w:val="0"/>
      <w:marTop w:val="0"/>
      <w:marBottom w:val="0"/>
      <w:divBdr>
        <w:top w:val="none" w:sz="0" w:space="0" w:color="auto"/>
        <w:left w:val="none" w:sz="0" w:space="0" w:color="auto"/>
        <w:bottom w:val="none" w:sz="0" w:space="0" w:color="auto"/>
        <w:right w:val="none" w:sz="0" w:space="0" w:color="auto"/>
      </w:divBdr>
    </w:div>
    <w:div w:id="1496796009">
      <w:bodyDiv w:val="1"/>
      <w:marLeft w:val="0"/>
      <w:marRight w:val="0"/>
      <w:marTop w:val="0"/>
      <w:marBottom w:val="0"/>
      <w:divBdr>
        <w:top w:val="none" w:sz="0" w:space="0" w:color="auto"/>
        <w:left w:val="none" w:sz="0" w:space="0" w:color="auto"/>
        <w:bottom w:val="none" w:sz="0" w:space="0" w:color="auto"/>
        <w:right w:val="none" w:sz="0" w:space="0" w:color="auto"/>
      </w:divBdr>
    </w:div>
    <w:div w:id="1497574120">
      <w:bodyDiv w:val="1"/>
      <w:marLeft w:val="0"/>
      <w:marRight w:val="0"/>
      <w:marTop w:val="0"/>
      <w:marBottom w:val="0"/>
      <w:divBdr>
        <w:top w:val="none" w:sz="0" w:space="0" w:color="auto"/>
        <w:left w:val="none" w:sz="0" w:space="0" w:color="auto"/>
        <w:bottom w:val="none" w:sz="0" w:space="0" w:color="auto"/>
        <w:right w:val="none" w:sz="0" w:space="0" w:color="auto"/>
      </w:divBdr>
    </w:div>
    <w:div w:id="1497769665">
      <w:bodyDiv w:val="1"/>
      <w:marLeft w:val="0"/>
      <w:marRight w:val="0"/>
      <w:marTop w:val="0"/>
      <w:marBottom w:val="0"/>
      <w:divBdr>
        <w:top w:val="none" w:sz="0" w:space="0" w:color="auto"/>
        <w:left w:val="none" w:sz="0" w:space="0" w:color="auto"/>
        <w:bottom w:val="none" w:sz="0" w:space="0" w:color="auto"/>
        <w:right w:val="none" w:sz="0" w:space="0" w:color="auto"/>
      </w:divBdr>
    </w:div>
    <w:div w:id="1498691155">
      <w:bodyDiv w:val="1"/>
      <w:marLeft w:val="0"/>
      <w:marRight w:val="0"/>
      <w:marTop w:val="0"/>
      <w:marBottom w:val="0"/>
      <w:divBdr>
        <w:top w:val="none" w:sz="0" w:space="0" w:color="auto"/>
        <w:left w:val="none" w:sz="0" w:space="0" w:color="auto"/>
        <w:bottom w:val="none" w:sz="0" w:space="0" w:color="auto"/>
        <w:right w:val="none" w:sz="0" w:space="0" w:color="auto"/>
      </w:divBdr>
    </w:div>
    <w:div w:id="1499075315">
      <w:bodyDiv w:val="1"/>
      <w:marLeft w:val="0"/>
      <w:marRight w:val="0"/>
      <w:marTop w:val="0"/>
      <w:marBottom w:val="0"/>
      <w:divBdr>
        <w:top w:val="none" w:sz="0" w:space="0" w:color="auto"/>
        <w:left w:val="none" w:sz="0" w:space="0" w:color="auto"/>
        <w:bottom w:val="none" w:sz="0" w:space="0" w:color="auto"/>
        <w:right w:val="none" w:sz="0" w:space="0" w:color="auto"/>
      </w:divBdr>
    </w:div>
    <w:div w:id="1499232004">
      <w:bodyDiv w:val="1"/>
      <w:marLeft w:val="0"/>
      <w:marRight w:val="0"/>
      <w:marTop w:val="0"/>
      <w:marBottom w:val="0"/>
      <w:divBdr>
        <w:top w:val="none" w:sz="0" w:space="0" w:color="auto"/>
        <w:left w:val="none" w:sz="0" w:space="0" w:color="auto"/>
        <w:bottom w:val="none" w:sz="0" w:space="0" w:color="auto"/>
        <w:right w:val="none" w:sz="0" w:space="0" w:color="auto"/>
      </w:divBdr>
    </w:div>
    <w:div w:id="1499803172">
      <w:bodyDiv w:val="1"/>
      <w:marLeft w:val="0"/>
      <w:marRight w:val="0"/>
      <w:marTop w:val="0"/>
      <w:marBottom w:val="0"/>
      <w:divBdr>
        <w:top w:val="none" w:sz="0" w:space="0" w:color="auto"/>
        <w:left w:val="none" w:sz="0" w:space="0" w:color="auto"/>
        <w:bottom w:val="none" w:sz="0" w:space="0" w:color="auto"/>
        <w:right w:val="none" w:sz="0" w:space="0" w:color="auto"/>
      </w:divBdr>
    </w:div>
    <w:div w:id="1504585736">
      <w:bodyDiv w:val="1"/>
      <w:marLeft w:val="0"/>
      <w:marRight w:val="0"/>
      <w:marTop w:val="0"/>
      <w:marBottom w:val="0"/>
      <w:divBdr>
        <w:top w:val="none" w:sz="0" w:space="0" w:color="auto"/>
        <w:left w:val="none" w:sz="0" w:space="0" w:color="auto"/>
        <w:bottom w:val="none" w:sz="0" w:space="0" w:color="auto"/>
        <w:right w:val="none" w:sz="0" w:space="0" w:color="auto"/>
      </w:divBdr>
    </w:div>
    <w:div w:id="1505897807">
      <w:bodyDiv w:val="1"/>
      <w:marLeft w:val="0"/>
      <w:marRight w:val="0"/>
      <w:marTop w:val="0"/>
      <w:marBottom w:val="0"/>
      <w:divBdr>
        <w:top w:val="none" w:sz="0" w:space="0" w:color="auto"/>
        <w:left w:val="none" w:sz="0" w:space="0" w:color="auto"/>
        <w:bottom w:val="none" w:sz="0" w:space="0" w:color="auto"/>
        <w:right w:val="none" w:sz="0" w:space="0" w:color="auto"/>
      </w:divBdr>
    </w:div>
    <w:div w:id="1506281500">
      <w:bodyDiv w:val="1"/>
      <w:marLeft w:val="0"/>
      <w:marRight w:val="0"/>
      <w:marTop w:val="0"/>
      <w:marBottom w:val="0"/>
      <w:divBdr>
        <w:top w:val="none" w:sz="0" w:space="0" w:color="auto"/>
        <w:left w:val="none" w:sz="0" w:space="0" w:color="auto"/>
        <w:bottom w:val="none" w:sz="0" w:space="0" w:color="auto"/>
        <w:right w:val="none" w:sz="0" w:space="0" w:color="auto"/>
      </w:divBdr>
    </w:div>
    <w:div w:id="1506287108">
      <w:bodyDiv w:val="1"/>
      <w:marLeft w:val="0"/>
      <w:marRight w:val="0"/>
      <w:marTop w:val="0"/>
      <w:marBottom w:val="0"/>
      <w:divBdr>
        <w:top w:val="none" w:sz="0" w:space="0" w:color="auto"/>
        <w:left w:val="none" w:sz="0" w:space="0" w:color="auto"/>
        <w:bottom w:val="none" w:sz="0" w:space="0" w:color="auto"/>
        <w:right w:val="none" w:sz="0" w:space="0" w:color="auto"/>
      </w:divBdr>
    </w:div>
    <w:div w:id="1510023131">
      <w:bodyDiv w:val="1"/>
      <w:marLeft w:val="0"/>
      <w:marRight w:val="0"/>
      <w:marTop w:val="0"/>
      <w:marBottom w:val="0"/>
      <w:divBdr>
        <w:top w:val="none" w:sz="0" w:space="0" w:color="auto"/>
        <w:left w:val="none" w:sz="0" w:space="0" w:color="auto"/>
        <w:bottom w:val="none" w:sz="0" w:space="0" w:color="auto"/>
        <w:right w:val="none" w:sz="0" w:space="0" w:color="auto"/>
      </w:divBdr>
    </w:div>
    <w:div w:id="1510362785">
      <w:bodyDiv w:val="1"/>
      <w:marLeft w:val="0"/>
      <w:marRight w:val="0"/>
      <w:marTop w:val="0"/>
      <w:marBottom w:val="0"/>
      <w:divBdr>
        <w:top w:val="none" w:sz="0" w:space="0" w:color="auto"/>
        <w:left w:val="none" w:sz="0" w:space="0" w:color="auto"/>
        <w:bottom w:val="none" w:sz="0" w:space="0" w:color="auto"/>
        <w:right w:val="none" w:sz="0" w:space="0" w:color="auto"/>
      </w:divBdr>
    </w:div>
    <w:div w:id="1513031245">
      <w:bodyDiv w:val="1"/>
      <w:marLeft w:val="0"/>
      <w:marRight w:val="0"/>
      <w:marTop w:val="0"/>
      <w:marBottom w:val="0"/>
      <w:divBdr>
        <w:top w:val="none" w:sz="0" w:space="0" w:color="auto"/>
        <w:left w:val="none" w:sz="0" w:space="0" w:color="auto"/>
        <w:bottom w:val="none" w:sz="0" w:space="0" w:color="auto"/>
        <w:right w:val="none" w:sz="0" w:space="0" w:color="auto"/>
      </w:divBdr>
    </w:div>
    <w:div w:id="1513447914">
      <w:bodyDiv w:val="1"/>
      <w:marLeft w:val="0"/>
      <w:marRight w:val="0"/>
      <w:marTop w:val="0"/>
      <w:marBottom w:val="0"/>
      <w:divBdr>
        <w:top w:val="none" w:sz="0" w:space="0" w:color="auto"/>
        <w:left w:val="none" w:sz="0" w:space="0" w:color="auto"/>
        <w:bottom w:val="none" w:sz="0" w:space="0" w:color="auto"/>
        <w:right w:val="none" w:sz="0" w:space="0" w:color="auto"/>
      </w:divBdr>
    </w:div>
    <w:div w:id="1513910180">
      <w:bodyDiv w:val="1"/>
      <w:marLeft w:val="0"/>
      <w:marRight w:val="0"/>
      <w:marTop w:val="0"/>
      <w:marBottom w:val="0"/>
      <w:divBdr>
        <w:top w:val="none" w:sz="0" w:space="0" w:color="auto"/>
        <w:left w:val="none" w:sz="0" w:space="0" w:color="auto"/>
        <w:bottom w:val="none" w:sz="0" w:space="0" w:color="auto"/>
        <w:right w:val="none" w:sz="0" w:space="0" w:color="auto"/>
      </w:divBdr>
    </w:div>
    <w:div w:id="1514880087">
      <w:bodyDiv w:val="1"/>
      <w:marLeft w:val="0"/>
      <w:marRight w:val="0"/>
      <w:marTop w:val="0"/>
      <w:marBottom w:val="0"/>
      <w:divBdr>
        <w:top w:val="none" w:sz="0" w:space="0" w:color="auto"/>
        <w:left w:val="none" w:sz="0" w:space="0" w:color="auto"/>
        <w:bottom w:val="none" w:sz="0" w:space="0" w:color="auto"/>
        <w:right w:val="none" w:sz="0" w:space="0" w:color="auto"/>
      </w:divBdr>
    </w:div>
    <w:div w:id="1517307669">
      <w:bodyDiv w:val="1"/>
      <w:marLeft w:val="0"/>
      <w:marRight w:val="0"/>
      <w:marTop w:val="0"/>
      <w:marBottom w:val="0"/>
      <w:divBdr>
        <w:top w:val="none" w:sz="0" w:space="0" w:color="auto"/>
        <w:left w:val="none" w:sz="0" w:space="0" w:color="auto"/>
        <w:bottom w:val="none" w:sz="0" w:space="0" w:color="auto"/>
        <w:right w:val="none" w:sz="0" w:space="0" w:color="auto"/>
      </w:divBdr>
    </w:div>
    <w:div w:id="1523014601">
      <w:bodyDiv w:val="1"/>
      <w:marLeft w:val="0"/>
      <w:marRight w:val="0"/>
      <w:marTop w:val="0"/>
      <w:marBottom w:val="0"/>
      <w:divBdr>
        <w:top w:val="none" w:sz="0" w:space="0" w:color="auto"/>
        <w:left w:val="none" w:sz="0" w:space="0" w:color="auto"/>
        <w:bottom w:val="none" w:sz="0" w:space="0" w:color="auto"/>
        <w:right w:val="none" w:sz="0" w:space="0" w:color="auto"/>
      </w:divBdr>
    </w:div>
    <w:div w:id="1523395266">
      <w:bodyDiv w:val="1"/>
      <w:marLeft w:val="0"/>
      <w:marRight w:val="0"/>
      <w:marTop w:val="0"/>
      <w:marBottom w:val="0"/>
      <w:divBdr>
        <w:top w:val="none" w:sz="0" w:space="0" w:color="auto"/>
        <w:left w:val="none" w:sz="0" w:space="0" w:color="auto"/>
        <w:bottom w:val="none" w:sz="0" w:space="0" w:color="auto"/>
        <w:right w:val="none" w:sz="0" w:space="0" w:color="auto"/>
      </w:divBdr>
    </w:div>
    <w:div w:id="1524444127">
      <w:bodyDiv w:val="1"/>
      <w:marLeft w:val="0"/>
      <w:marRight w:val="0"/>
      <w:marTop w:val="0"/>
      <w:marBottom w:val="0"/>
      <w:divBdr>
        <w:top w:val="none" w:sz="0" w:space="0" w:color="auto"/>
        <w:left w:val="none" w:sz="0" w:space="0" w:color="auto"/>
        <w:bottom w:val="none" w:sz="0" w:space="0" w:color="auto"/>
        <w:right w:val="none" w:sz="0" w:space="0" w:color="auto"/>
      </w:divBdr>
    </w:div>
    <w:div w:id="1526477242">
      <w:bodyDiv w:val="1"/>
      <w:marLeft w:val="0"/>
      <w:marRight w:val="0"/>
      <w:marTop w:val="0"/>
      <w:marBottom w:val="0"/>
      <w:divBdr>
        <w:top w:val="none" w:sz="0" w:space="0" w:color="auto"/>
        <w:left w:val="none" w:sz="0" w:space="0" w:color="auto"/>
        <w:bottom w:val="none" w:sz="0" w:space="0" w:color="auto"/>
        <w:right w:val="none" w:sz="0" w:space="0" w:color="auto"/>
      </w:divBdr>
    </w:div>
    <w:div w:id="1529417794">
      <w:bodyDiv w:val="1"/>
      <w:marLeft w:val="0"/>
      <w:marRight w:val="0"/>
      <w:marTop w:val="0"/>
      <w:marBottom w:val="0"/>
      <w:divBdr>
        <w:top w:val="none" w:sz="0" w:space="0" w:color="auto"/>
        <w:left w:val="none" w:sz="0" w:space="0" w:color="auto"/>
        <w:bottom w:val="none" w:sz="0" w:space="0" w:color="auto"/>
        <w:right w:val="none" w:sz="0" w:space="0" w:color="auto"/>
      </w:divBdr>
    </w:div>
    <w:div w:id="1530952389">
      <w:bodyDiv w:val="1"/>
      <w:marLeft w:val="0"/>
      <w:marRight w:val="0"/>
      <w:marTop w:val="0"/>
      <w:marBottom w:val="0"/>
      <w:divBdr>
        <w:top w:val="none" w:sz="0" w:space="0" w:color="auto"/>
        <w:left w:val="none" w:sz="0" w:space="0" w:color="auto"/>
        <w:bottom w:val="none" w:sz="0" w:space="0" w:color="auto"/>
        <w:right w:val="none" w:sz="0" w:space="0" w:color="auto"/>
      </w:divBdr>
    </w:div>
    <w:div w:id="1532722781">
      <w:bodyDiv w:val="1"/>
      <w:marLeft w:val="0"/>
      <w:marRight w:val="0"/>
      <w:marTop w:val="0"/>
      <w:marBottom w:val="0"/>
      <w:divBdr>
        <w:top w:val="none" w:sz="0" w:space="0" w:color="auto"/>
        <w:left w:val="none" w:sz="0" w:space="0" w:color="auto"/>
        <w:bottom w:val="none" w:sz="0" w:space="0" w:color="auto"/>
        <w:right w:val="none" w:sz="0" w:space="0" w:color="auto"/>
      </w:divBdr>
    </w:div>
    <w:div w:id="1534148540">
      <w:bodyDiv w:val="1"/>
      <w:marLeft w:val="0"/>
      <w:marRight w:val="0"/>
      <w:marTop w:val="0"/>
      <w:marBottom w:val="0"/>
      <w:divBdr>
        <w:top w:val="none" w:sz="0" w:space="0" w:color="auto"/>
        <w:left w:val="none" w:sz="0" w:space="0" w:color="auto"/>
        <w:bottom w:val="none" w:sz="0" w:space="0" w:color="auto"/>
        <w:right w:val="none" w:sz="0" w:space="0" w:color="auto"/>
      </w:divBdr>
    </w:div>
    <w:div w:id="1534415223">
      <w:bodyDiv w:val="1"/>
      <w:marLeft w:val="0"/>
      <w:marRight w:val="0"/>
      <w:marTop w:val="0"/>
      <w:marBottom w:val="0"/>
      <w:divBdr>
        <w:top w:val="none" w:sz="0" w:space="0" w:color="auto"/>
        <w:left w:val="none" w:sz="0" w:space="0" w:color="auto"/>
        <w:bottom w:val="none" w:sz="0" w:space="0" w:color="auto"/>
        <w:right w:val="none" w:sz="0" w:space="0" w:color="auto"/>
      </w:divBdr>
    </w:div>
    <w:div w:id="1535265554">
      <w:bodyDiv w:val="1"/>
      <w:marLeft w:val="0"/>
      <w:marRight w:val="0"/>
      <w:marTop w:val="0"/>
      <w:marBottom w:val="0"/>
      <w:divBdr>
        <w:top w:val="none" w:sz="0" w:space="0" w:color="auto"/>
        <w:left w:val="none" w:sz="0" w:space="0" w:color="auto"/>
        <w:bottom w:val="none" w:sz="0" w:space="0" w:color="auto"/>
        <w:right w:val="none" w:sz="0" w:space="0" w:color="auto"/>
      </w:divBdr>
    </w:div>
    <w:div w:id="1535843055">
      <w:bodyDiv w:val="1"/>
      <w:marLeft w:val="0"/>
      <w:marRight w:val="0"/>
      <w:marTop w:val="0"/>
      <w:marBottom w:val="0"/>
      <w:divBdr>
        <w:top w:val="none" w:sz="0" w:space="0" w:color="auto"/>
        <w:left w:val="none" w:sz="0" w:space="0" w:color="auto"/>
        <w:bottom w:val="none" w:sz="0" w:space="0" w:color="auto"/>
        <w:right w:val="none" w:sz="0" w:space="0" w:color="auto"/>
      </w:divBdr>
    </w:div>
    <w:div w:id="1537698294">
      <w:bodyDiv w:val="1"/>
      <w:marLeft w:val="0"/>
      <w:marRight w:val="0"/>
      <w:marTop w:val="0"/>
      <w:marBottom w:val="0"/>
      <w:divBdr>
        <w:top w:val="none" w:sz="0" w:space="0" w:color="auto"/>
        <w:left w:val="none" w:sz="0" w:space="0" w:color="auto"/>
        <w:bottom w:val="none" w:sz="0" w:space="0" w:color="auto"/>
        <w:right w:val="none" w:sz="0" w:space="0" w:color="auto"/>
      </w:divBdr>
    </w:div>
    <w:div w:id="1538347889">
      <w:bodyDiv w:val="1"/>
      <w:marLeft w:val="0"/>
      <w:marRight w:val="0"/>
      <w:marTop w:val="0"/>
      <w:marBottom w:val="0"/>
      <w:divBdr>
        <w:top w:val="none" w:sz="0" w:space="0" w:color="auto"/>
        <w:left w:val="none" w:sz="0" w:space="0" w:color="auto"/>
        <w:bottom w:val="none" w:sz="0" w:space="0" w:color="auto"/>
        <w:right w:val="none" w:sz="0" w:space="0" w:color="auto"/>
      </w:divBdr>
    </w:div>
    <w:div w:id="1539128557">
      <w:bodyDiv w:val="1"/>
      <w:marLeft w:val="0"/>
      <w:marRight w:val="0"/>
      <w:marTop w:val="0"/>
      <w:marBottom w:val="0"/>
      <w:divBdr>
        <w:top w:val="none" w:sz="0" w:space="0" w:color="auto"/>
        <w:left w:val="none" w:sz="0" w:space="0" w:color="auto"/>
        <w:bottom w:val="none" w:sz="0" w:space="0" w:color="auto"/>
        <w:right w:val="none" w:sz="0" w:space="0" w:color="auto"/>
      </w:divBdr>
    </w:div>
    <w:div w:id="1539397182">
      <w:bodyDiv w:val="1"/>
      <w:marLeft w:val="0"/>
      <w:marRight w:val="0"/>
      <w:marTop w:val="0"/>
      <w:marBottom w:val="0"/>
      <w:divBdr>
        <w:top w:val="none" w:sz="0" w:space="0" w:color="auto"/>
        <w:left w:val="none" w:sz="0" w:space="0" w:color="auto"/>
        <w:bottom w:val="none" w:sz="0" w:space="0" w:color="auto"/>
        <w:right w:val="none" w:sz="0" w:space="0" w:color="auto"/>
      </w:divBdr>
    </w:div>
    <w:div w:id="1543129453">
      <w:bodyDiv w:val="1"/>
      <w:marLeft w:val="0"/>
      <w:marRight w:val="0"/>
      <w:marTop w:val="0"/>
      <w:marBottom w:val="0"/>
      <w:divBdr>
        <w:top w:val="none" w:sz="0" w:space="0" w:color="auto"/>
        <w:left w:val="none" w:sz="0" w:space="0" w:color="auto"/>
        <w:bottom w:val="none" w:sz="0" w:space="0" w:color="auto"/>
        <w:right w:val="none" w:sz="0" w:space="0" w:color="auto"/>
      </w:divBdr>
    </w:div>
    <w:div w:id="1543708235">
      <w:bodyDiv w:val="1"/>
      <w:marLeft w:val="0"/>
      <w:marRight w:val="0"/>
      <w:marTop w:val="0"/>
      <w:marBottom w:val="0"/>
      <w:divBdr>
        <w:top w:val="none" w:sz="0" w:space="0" w:color="auto"/>
        <w:left w:val="none" w:sz="0" w:space="0" w:color="auto"/>
        <w:bottom w:val="none" w:sz="0" w:space="0" w:color="auto"/>
        <w:right w:val="none" w:sz="0" w:space="0" w:color="auto"/>
      </w:divBdr>
    </w:div>
    <w:div w:id="1545096952">
      <w:bodyDiv w:val="1"/>
      <w:marLeft w:val="0"/>
      <w:marRight w:val="0"/>
      <w:marTop w:val="0"/>
      <w:marBottom w:val="0"/>
      <w:divBdr>
        <w:top w:val="none" w:sz="0" w:space="0" w:color="auto"/>
        <w:left w:val="none" w:sz="0" w:space="0" w:color="auto"/>
        <w:bottom w:val="none" w:sz="0" w:space="0" w:color="auto"/>
        <w:right w:val="none" w:sz="0" w:space="0" w:color="auto"/>
      </w:divBdr>
    </w:div>
    <w:div w:id="1545410841">
      <w:bodyDiv w:val="1"/>
      <w:marLeft w:val="0"/>
      <w:marRight w:val="0"/>
      <w:marTop w:val="0"/>
      <w:marBottom w:val="0"/>
      <w:divBdr>
        <w:top w:val="none" w:sz="0" w:space="0" w:color="auto"/>
        <w:left w:val="none" w:sz="0" w:space="0" w:color="auto"/>
        <w:bottom w:val="none" w:sz="0" w:space="0" w:color="auto"/>
        <w:right w:val="none" w:sz="0" w:space="0" w:color="auto"/>
      </w:divBdr>
    </w:div>
    <w:div w:id="1548102989">
      <w:bodyDiv w:val="1"/>
      <w:marLeft w:val="0"/>
      <w:marRight w:val="0"/>
      <w:marTop w:val="0"/>
      <w:marBottom w:val="0"/>
      <w:divBdr>
        <w:top w:val="none" w:sz="0" w:space="0" w:color="auto"/>
        <w:left w:val="none" w:sz="0" w:space="0" w:color="auto"/>
        <w:bottom w:val="none" w:sz="0" w:space="0" w:color="auto"/>
        <w:right w:val="none" w:sz="0" w:space="0" w:color="auto"/>
      </w:divBdr>
    </w:div>
    <w:div w:id="1549099802">
      <w:bodyDiv w:val="1"/>
      <w:marLeft w:val="0"/>
      <w:marRight w:val="0"/>
      <w:marTop w:val="0"/>
      <w:marBottom w:val="0"/>
      <w:divBdr>
        <w:top w:val="none" w:sz="0" w:space="0" w:color="auto"/>
        <w:left w:val="none" w:sz="0" w:space="0" w:color="auto"/>
        <w:bottom w:val="none" w:sz="0" w:space="0" w:color="auto"/>
        <w:right w:val="none" w:sz="0" w:space="0" w:color="auto"/>
      </w:divBdr>
    </w:div>
    <w:div w:id="1549293112">
      <w:bodyDiv w:val="1"/>
      <w:marLeft w:val="0"/>
      <w:marRight w:val="0"/>
      <w:marTop w:val="0"/>
      <w:marBottom w:val="0"/>
      <w:divBdr>
        <w:top w:val="none" w:sz="0" w:space="0" w:color="auto"/>
        <w:left w:val="none" w:sz="0" w:space="0" w:color="auto"/>
        <w:bottom w:val="none" w:sz="0" w:space="0" w:color="auto"/>
        <w:right w:val="none" w:sz="0" w:space="0" w:color="auto"/>
      </w:divBdr>
    </w:div>
    <w:div w:id="1550416050">
      <w:bodyDiv w:val="1"/>
      <w:marLeft w:val="0"/>
      <w:marRight w:val="0"/>
      <w:marTop w:val="0"/>
      <w:marBottom w:val="0"/>
      <w:divBdr>
        <w:top w:val="none" w:sz="0" w:space="0" w:color="auto"/>
        <w:left w:val="none" w:sz="0" w:space="0" w:color="auto"/>
        <w:bottom w:val="none" w:sz="0" w:space="0" w:color="auto"/>
        <w:right w:val="none" w:sz="0" w:space="0" w:color="auto"/>
      </w:divBdr>
    </w:div>
    <w:div w:id="1550798757">
      <w:bodyDiv w:val="1"/>
      <w:marLeft w:val="0"/>
      <w:marRight w:val="0"/>
      <w:marTop w:val="0"/>
      <w:marBottom w:val="0"/>
      <w:divBdr>
        <w:top w:val="none" w:sz="0" w:space="0" w:color="auto"/>
        <w:left w:val="none" w:sz="0" w:space="0" w:color="auto"/>
        <w:bottom w:val="none" w:sz="0" w:space="0" w:color="auto"/>
        <w:right w:val="none" w:sz="0" w:space="0" w:color="auto"/>
      </w:divBdr>
    </w:div>
    <w:div w:id="1551725696">
      <w:bodyDiv w:val="1"/>
      <w:marLeft w:val="0"/>
      <w:marRight w:val="0"/>
      <w:marTop w:val="0"/>
      <w:marBottom w:val="0"/>
      <w:divBdr>
        <w:top w:val="none" w:sz="0" w:space="0" w:color="auto"/>
        <w:left w:val="none" w:sz="0" w:space="0" w:color="auto"/>
        <w:bottom w:val="none" w:sz="0" w:space="0" w:color="auto"/>
        <w:right w:val="none" w:sz="0" w:space="0" w:color="auto"/>
      </w:divBdr>
    </w:div>
    <w:div w:id="1558278353">
      <w:bodyDiv w:val="1"/>
      <w:marLeft w:val="0"/>
      <w:marRight w:val="0"/>
      <w:marTop w:val="0"/>
      <w:marBottom w:val="0"/>
      <w:divBdr>
        <w:top w:val="none" w:sz="0" w:space="0" w:color="auto"/>
        <w:left w:val="none" w:sz="0" w:space="0" w:color="auto"/>
        <w:bottom w:val="none" w:sz="0" w:space="0" w:color="auto"/>
        <w:right w:val="none" w:sz="0" w:space="0" w:color="auto"/>
      </w:divBdr>
    </w:div>
    <w:div w:id="1559585967">
      <w:bodyDiv w:val="1"/>
      <w:marLeft w:val="0"/>
      <w:marRight w:val="0"/>
      <w:marTop w:val="0"/>
      <w:marBottom w:val="0"/>
      <w:divBdr>
        <w:top w:val="none" w:sz="0" w:space="0" w:color="auto"/>
        <w:left w:val="none" w:sz="0" w:space="0" w:color="auto"/>
        <w:bottom w:val="none" w:sz="0" w:space="0" w:color="auto"/>
        <w:right w:val="none" w:sz="0" w:space="0" w:color="auto"/>
      </w:divBdr>
      <w:divsChild>
        <w:div w:id="1696074698">
          <w:marLeft w:val="0"/>
          <w:marRight w:val="0"/>
          <w:marTop w:val="0"/>
          <w:marBottom w:val="0"/>
          <w:divBdr>
            <w:top w:val="none" w:sz="0" w:space="0" w:color="auto"/>
            <w:left w:val="none" w:sz="0" w:space="0" w:color="auto"/>
            <w:bottom w:val="none" w:sz="0" w:space="0" w:color="auto"/>
            <w:right w:val="none" w:sz="0" w:space="0" w:color="auto"/>
          </w:divBdr>
          <w:divsChild>
            <w:div w:id="313409516">
              <w:marLeft w:val="0"/>
              <w:marRight w:val="0"/>
              <w:marTop w:val="0"/>
              <w:marBottom w:val="0"/>
              <w:divBdr>
                <w:top w:val="none" w:sz="0" w:space="0" w:color="auto"/>
                <w:left w:val="none" w:sz="0" w:space="0" w:color="auto"/>
                <w:bottom w:val="none" w:sz="0" w:space="0" w:color="auto"/>
                <w:right w:val="none" w:sz="0" w:space="0" w:color="auto"/>
              </w:divBdr>
              <w:divsChild>
                <w:div w:id="125300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678164">
      <w:bodyDiv w:val="1"/>
      <w:marLeft w:val="0"/>
      <w:marRight w:val="0"/>
      <w:marTop w:val="0"/>
      <w:marBottom w:val="0"/>
      <w:divBdr>
        <w:top w:val="none" w:sz="0" w:space="0" w:color="auto"/>
        <w:left w:val="none" w:sz="0" w:space="0" w:color="auto"/>
        <w:bottom w:val="none" w:sz="0" w:space="0" w:color="auto"/>
        <w:right w:val="none" w:sz="0" w:space="0" w:color="auto"/>
      </w:divBdr>
    </w:div>
    <w:div w:id="1565799140">
      <w:bodyDiv w:val="1"/>
      <w:marLeft w:val="0"/>
      <w:marRight w:val="0"/>
      <w:marTop w:val="0"/>
      <w:marBottom w:val="0"/>
      <w:divBdr>
        <w:top w:val="none" w:sz="0" w:space="0" w:color="auto"/>
        <w:left w:val="none" w:sz="0" w:space="0" w:color="auto"/>
        <w:bottom w:val="none" w:sz="0" w:space="0" w:color="auto"/>
        <w:right w:val="none" w:sz="0" w:space="0" w:color="auto"/>
      </w:divBdr>
    </w:div>
    <w:div w:id="1567569249">
      <w:bodyDiv w:val="1"/>
      <w:marLeft w:val="0"/>
      <w:marRight w:val="0"/>
      <w:marTop w:val="0"/>
      <w:marBottom w:val="0"/>
      <w:divBdr>
        <w:top w:val="none" w:sz="0" w:space="0" w:color="auto"/>
        <w:left w:val="none" w:sz="0" w:space="0" w:color="auto"/>
        <w:bottom w:val="none" w:sz="0" w:space="0" w:color="auto"/>
        <w:right w:val="none" w:sz="0" w:space="0" w:color="auto"/>
      </w:divBdr>
    </w:div>
    <w:div w:id="1569195127">
      <w:bodyDiv w:val="1"/>
      <w:marLeft w:val="0"/>
      <w:marRight w:val="0"/>
      <w:marTop w:val="0"/>
      <w:marBottom w:val="0"/>
      <w:divBdr>
        <w:top w:val="none" w:sz="0" w:space="0" w:color="auto"/>
        <w:left w:val="none" w:sz="0" w:space="0" w:color="auto"/>
        <w:bottom w:val="none" w:sz="0" w:space="0" w:color="auto"/>
        <w:right w:val="none" w:sz="0" w:space="0" w:color="auto"/>
      </w:divBdr>
    </w:div>
    <w:div w:id="1569877933">
      <w:bodyDiv w:val="1"/>
      <w:marLeft w:val="0"/>
      <w:marRight w:val="0"/>
      <w:marTop w:val="0"/>
      <w:marBottom w:val="0"/>
      <w:divBdr>
        <w:top w:val="none" w:sz="0" w:space="0" w:color="auto"/>
        <w:left w:val="none" w:sz="0" w:space="0" w:color="auto"/>
        <w:bottom w:val="none" w:sz="0" w:space="0" w:color="auto"/>
        <w:right w:val="none" w:sz="0" w:space="0" w:color="auto"/>
      </w:divBdr>
    </w:div>
    <w:div w:id="1570068142">
      <w:bodyDiv w:val="1"/>
      <w:marLeft w:val="0"/>
      <w:marRight w:val="0"/>
      <w:marTop w:val="0"/>
      <w:marBottom w:val="0"/>
      <w:divBdr>
        <w:top w:val="none" w:sz="0" w:space="0" w:color="auto"/>
        <w:left w:val="none" w:sz="0" w:space="0" w:color="auto"/>
        <w:bottom w:val="none" w:sz="0" w:space="0" w:color="auto"/>
        <w:right w:val="none" w:sz="0" w:space="0" w:color="auto"/>
      </w:divBdr>
    </w:div>
    <w:div w:id="1571577063">
      <w:bodyDiv w:val="1"/>
      <w:marLeft w:val="0"/>
      <w:marRight w:val="0"/>
      <w:marTop w:val="0"/>
      <w:marBottom w:val="0"/>
      <w:divBdr>
        <w:top w:val="none" w:sz="0" w:space="0" w:color="auto"/>
        <w:left w:val="none" w:sz="0" w:space="0" w:color="auto"/>
        <w:bottom w:val="none" w:sz="0" w:space="0" w:color="auto"/>
        <w:right w:val="none" w:sz="0" w:space="0" w:color="auto"/>
      </w:divBdr>
    </w:div>
    <w:div w:id="1573617249">
      <w:bodyDiv w:val="1"/>
      <w:marLeft w:val="0"/>
      <w:marRight w:val="0"/>
      <w:marTop w:val="0"/>
      <w:marBottom w:val="0"/>
      <w:divBdr>
        <w:top w:val="none" w:sz="0" w:space="0" w:color="auto"/>
        <w:left w:val="none" w:sz="0" w:space="0" w:color="auto"/>
        <w:bottom w:val="none" w:sz="0" w:space="0" w:color="auto"/>
        <w:right w:val="none" w:sz="0" w:space="0" w:color="auto"/>
      </w:divBdr>
    </w:div>
    <w:div w:id="1573812952">
      <w:bodyDiv w:val="1"/>
      <w:marLeft w:val="0"/>
      <w:marRight w:val="0"/>
      <w:marTop w:val="0"/>
      <w:marBottom w:val="0"/>
      <w:divBdr>
        <w:top w:val="none" w:sz="0" w:space="0" w:color="auto"/>
        <w:left w:val="none" w:sz="0" w:space="0" w:color="auto"/>
        <w:bottom w:val="none" w:sz="0" w:space="0" w:color="auto"/>
        <w:right w:val="none" w:sz="0" w:space="0" w:color="auto"/>
      </w:divBdr>
    </w:div>
    <w:div w:id="1573857118">
      <w:bodyDiv w:val="1"/>
      <w:marLeft w:val="0"/>
      <w:marRight w:val="0"/>
      <w:marTop w:val="0"/>
      <w:marBottom w:val="0"/>
      <w:divBdr>
        <w:top w:val="none" w:sz="0" w:space="0" w:color="auto"/>
        <w:left w:val="none" w:sz="0" w:space="0" w:color="auto"/>
        <w:bottom w:val="none" w:sz="0" w:space="0" w:color="auto"/>
        <w:right w:val="none" w:sz="0" w:space="0" w:color="auto"/>
      </w:divBdr>
    </w:div>
    <w:div w:id="1576938140">
      <w:bodyDiv w:val="1"/>
      <w:marLeft w:val="0"/>
      <w:marRight w:val="0"/>
      <w:marTop w:val="0"/>
      <w:marBottom w:val="0"/>
      <w:divBdr>
        <w:top w:val="none" w:sz="0" w:space="0" w:color="auto"/>
        <w:left w:val="none" w:sz="0" w:space="0" w:color="auto"/>
        <w:bottom w:val="none" w:sz="0" w:space="0" w:color="auto"/>
        <w:right w:val="none" w:sz="0" w:space="0" w:color="auto"/>
      </w:divBdr>
    </w:div>
    <w:div w:id="1577863445">
      <w:bodyDiv w:val="1"/>
      <w:marLeft w:val="0"/>
      <w:marRight w:val="0"/>
      <w:marTop w:val="0"/>
      <w:marBottom w:val="0"/>
      <w:divBdr>
        <w:top w:val="none" w:sz="0" w:space="0" w:color="auto"/>
        <w:left w:val="none" w:sz="0" w:space="0" w:color="auto"/>
        <w:bottom w:val="none" w:sz="0" w:space="0" w:color="auto"/>
        <w:right w:val="none" w:sz="0" w:space="0" w:color="auto"/>
      </w:divBdr>
    </w:div>
    <w:div w:id="1579711669">
      <w:bodyDiv w:val="1"/>
      <w:marLeft w:val="0"/>
      <w:marRight w:val="0"/>
      <w:marTop w:val="0"/>
      <w:marBottom w:val="0"/>
      <w:divBdr>
        <w:top w:val="none" w:sz="0" w:space="0" w:color="auto"/>
        <w:left w:val="none" w:sz="0" w:space="0" w:color="auto"/>
        <w:bottom w:val="none" w:sz="0" w:space="0" w:color="auto"/>
        <w:right w:val="none" w:sz="0" w:space="0" w:color="auto"/>
      </w:divBdr>
    </w:div>
    <w:div w:id="1583296300">
      <w:bodyDiv w:val="1"/>
      <w:marLeft w:val="0"/>
      <w:marRight w:val="0"/>
      <w:marTop w:val="0"/>
      <w:marBottom w:val="0"/>
      <w:divBdr>
        <w:top w:val="none" w:sz="0" w:space="0" w:color="auto"/>
        <w:left w:val="none" w:sz="0" w:space="0" w:color="auto"/>
        <w:bottom w:val="none" w:sz="0" w:space="0" w:color="auto"/>
        <w:right w:val="none" w:sz="0" w:space="0" w:color="auto"/>
      </w:divBdr>
    </w:div>
    <w:div w:id="1585217246">
      <w:bodyDiv w:val="1"/>
      <w:marLeft w:val="0"/>
      <w:marRight w:val="0"/>
      <w:marTop w:val="0"/>
      <w:marBottom w:val="0"/>
      <w:divBdr>
        <w:top w:val="none" w:sz="0" w:space="0" w:color="auto"/>
        <w:left w:val="none" w:sz="0" w:space="0" w:color="auto"/>
        <w:bottom w:val="none" w:sz="0" w:space="0" w:color="auto"/>
        <w:right w:val="none" w:sz="0" w:space="0" w:color="auto"/>
      </w:divBdr>
    </w:div>
    <w:div w:id="1585340363">
      <w:bodyDiv w:val="1"/>
      <w:marLeft w:val="0"/>
      <w:marRight w:val="0"/>
      <w:marTop w:val="0"/>
      <w:marBottom w:val="0"/>
      <w:divBdr>
        <w:top w:val="none" w:sz="0" w:space="0" w:color="auto"/>
        <w:left w:val="none" w:sz="0" w:space="0" w:color="auto"/>
        <w:bottom w:val="none" w:sz="0" w:space="0" w:color="auto"/>
        <w:right w:val="none" w:sz="0" w:space="0" w:color="auto"/>
      </w:divBdr>
      <w:divsChild>
        <w:div w:id="27226359">
          <w:marLeft w:val="0"/>
          <w:marRight w:val="0"/>
          <w:marTop w:val="0"/>
          <w:marBottom w:val="0"/>
          <w:divBdr>
            <w:top w:val="none" w:sz="0" w:space="0" w:color="auto"/>
            <w:left w:val="none" w:sz="0" w:space="0" w:color="auto"/>
            <w:bottom w:val="none" w:sz="0" w:space="0" w:color="auto"/>
            <w:right w:val="none" w:sz="0" w:space="0" w:color="auto"/>
          </w:divBdr>
          <w:divsChild>
            <w:div w:id="526141382">
              <w:marLeft w:val="0"/>
              <w:marRight w:val="0"/>
              <w:marTop w:val="0"/>
              <w:marBottom w:val="0"/>
              <w:divBdr>
                <w:top w:val="none" w:sz="0" w:space="0" w:color="auto"/>
                <w:left w:val="none" w:sz="0" w:space="0" w:color="auto"/>
                <w:bottom w:val="none" w:sz="0" w:space="0" w:color="auto"/>
                <w:right w:val="none" w:sz="0" w:space="0" w:color="auto"/>
              </w:divBdr>
              <w:divsChild>
                <w:div w:id="178140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232271">
      <w:bodyDiv w:val="1"/>
      <w:marLeft w:val="0"/>
      <w:marRight w:val="0"/>
      <w:marTop w:val="0"/>
      <w:marBottom w:val="0"/>
      <w:divBdr>
        <w:top w:val="none" w:sz="0" w:space="0" w:color="auto"/>
        <w:left w:val="none" w:sz="0" w:space="0" w:color="auto"/>
        <w:bottom w:val="none" w:sz="0" w:space="0" w:color="auto"/>
        <w:right w:val="none" w:sz="0" w:space="0" w:color="auto"/>
      </w:divBdr>
    </w:div>
    <w:div w:id="1588003682">
      <w:bodyDiv w:val="1"/>
      <w:marLeft w:val="0"/>
      <w:marRight w:val="0"/>
      <w:marTop w:val="0"/>
      <w:marBottom w:val="0"/>
      <w:divBdr>
        <w:top w:val="none" w:sz="0" w:space="0" w:color="auto"/>
        <w:left w:val="none" w:sz="0" w:space="0" w:color="auto"/>
        <w:bottom w:val="none" w:sz="0" w:space="0" w:color="auto"/>
        <w:right w:val="none" w:sz="0" w:space="0" w:color="auto"/>
      </w:divBdr>
    </w:div>
    <w:div w:id="1588223092">
      <w:bodyDiv w:val="1"/>
      <w:marLeft w:val="0"/>
      <w:marRight w:val="0"/>
      <w:marTop w:val="0"/>
      <w:marBottom w:val="0"/>
      <w:divBdr>
        <w:top w:val="none" w:sz="0" w:space="0" w:color="auto"/>
        <w:left w:val="none" w:sz="0" w:space="0" w:color="auto"/>
        <w:bottom w:val="none" w:sz="0" w:space="0" w:color="auto"/>
        <w:right w:val="none" w:sz="0" w:space="0" w:color="auto"/>
      </w:divBdr>
    </w:div>
    <w:div w:id="1589726095">
      <w:bodyDiv w:val="1"/>
      <w:marLeft w:val="0"/>
      <w:marRight w:val="0"/>
      <w:marTop w:val="0"/>
      <w:marBottom w:val="0"/>
      <w:divBdr>
        <w:top w:val="none" w:sz="0" w:space="0" w:color="auto"/>
        <w:left w:val="none" w:sz="0" w:space="0" w:color="auto"/>
        <w:bottom w:val="none" w:sz="0" w:space="0" w:color="auto"/>
        <w:right w:val="none" w:sz="0" w:space="0" w:color="auto"/>
      </w:divBdr>
    </w:div>
    <w:div w:id="1592153758">
      <w:bodyDiv w:val="1"/>
      <w:marLeft w:val="0"/>
      <w:marRight w:val="0"/>
      <w:marTop w:val="0"/>
      <w:marBottom w:val="0"/>
      <w:divBdr>
        <w:top w:val="none" w:sz="0" w:space="0" w:color="auto"/>
        <w:left w:val="none" w:sz="0" w:space="0" w:color="auto"/>
        <w:bottom w:val="none" w:sz="0" w:space="0" w:color="auto"/>
        <w:right w:val="none" w:sz="0" w:space="0" w:color="auto"/>
      </w:divBdr>
    </w:div>
    <w:div w:id="1593052037">
      <w:bodyDiv w:val="1"/>
      <w:marLeft w:val="0"/>
      <w:marRight w:val="0"/>
      <w:marTop w:val="0"/>
      <w:marBottom w:val="0"/>
      <w:divBdr>
        <w:top w:val="none" w:sz="0" w:space="0" w:color="auto"/>
        <w:left w:val="none" w:sz="0" w:space="0" w:color="auto"/>
        <w:bottom w:val="none" w:sz="0" w:space="0" w:color="auto"/>
        <w:right w:val="none" w:sz="0" w:space="0" w:color="auto"/>
      </w:divBdr>
    </w:div>
    <w:div w:id="1593315250">
      <w:bodyDiv w:val="1"/>
      <w:marLeft w:val="0"/>
      <w:marRight w:val="0"/>
      <w:marTop w:val="0"/>
      <w:marBottom w:val="0"/>
      <w:divBdr>
        <w:top w:val="none" w:sz="0" w:space="0" w:color="auto"/>
        <w:left w:val="none" w:sz="0" w:space="0" w:color="auto"/>
        <w:bottom w:val="none" w:sz="0" w:space="0" w:color="auto"/>
        <w:right w:val="none" w:sz="0" w:space="0" w:color="auto"/>
      </w:divBdr>
    </w:div>
    <w:div w:id="1595361234">
      <w:bodyDiv w:val="1"/>
      <w:marLeft w:val="0"/>
      <w:marRight w:val="0"/>
      <w:marTop w:val="0"/>
      <w:marBottom w:val="0"/>
      <w:divBdr>
        <w:top w:val="none" w:sz="0" w:space="0" w:color="auto"/>
        <w:left w:val="none" w:sz="0" w:space="0" w:color="auto"/>
        <w:bottom w:val="none" w:sz="0" w:space="0" w:color="auto"/>
        <w:right w:val="none" w:sz="0" w:space="0" w:color="auto"/>
      </w:divBdr>
    </w:div>
    <w:div w:id="1595936729">
      <w:bodyDiv w:val="1"/>
      <w:marLeft w:val="0"/>
      <w:marRight w:val="0"/>
      <w:marTop w:val="0"/>
      <w:marBottom w:val="0"/>
      <w:divBdr>
        <w:top w:val="none" w:sz="0" w:space="0" w:color="auto"/>
        <w:left w:val="none" w:sz="0" w:space="0" w:color="auto"/>
        <w:bottom w:val="none" w:sz="0" w:space="0" w:color="auto"/>
        <w:right w:val="none" w:sz="0" w:space="0" w:color="auto"/>
      </w:divBdr>
    </w:div>
    <w:div w:id="1596477726">
      <w:bodyDiv w:val="1"/>
      <w:marLeft w:val="0"/>
      <w:marRight w:val="0"/>
      <w:marTop w:val="0"/>
      <w:marBottom w:val="0"/>
      <w:divBdr>
        <w:top w:val="none" w:sz="0" w:space="0" w:color="auto"/>
        <w:left w:val="none" w:sz="0" w:space="0" w:color="auto"/>
        <w:bottom w:val="none" w:sz="0" w:space="0" w:color="auto"/>
        <w:right w:val="none" w:sz="0" w:space="0" w:color="auto"/>
      </w:divBdr>
    </w:div>
    <w:div w:id="1596596452">
      <w:bodyDiv w:val="1"/>
      <w:marLeft w:val="0"/>
      <w:marRight w:val="0"/>
      <w:marTop w:val="0"/>
      <w:marBottom w:val="0"/>
      <w:divBdr>
        <w:top w:val="none" w:sz="0" w:space="0" w:color="auto"/>
        <w:left w:val="none" w:sz="0" w:space="0" w:color="auto"/>
        <w:bottom w:val="none" w:sz="0" w:space="0" w:color="auto"/>
        <w:right w:val="none" w:sz="0" w:space="0" w:color="auto"/>
      </w:divBdr>
    </w:div>
    <w:div w:id="1608272063">
      <w:bodyDiv w:val="1"/>
      <w:marLeft w:val="0"/>
      <w:marRight w:val="0"/>
      <w:marTop w:val="0"/>
      <w:marBottom w:val="0"/>
      <w:divBdr>
        <w:top w:val="none" w:sz="0" w:space="0" w:color="auto"/>
        <w:left w:val="none" w:sz="0" w:space="0" w:color="auto"/>
        <w:bottom w:val="none" w:sz="0" w:space="0" w:color="auto"/>
        <w:right w:val="none" w:sz="0" w:space="0" w:color="auto"/>
      </w:divBdr>
    </w:div>
    <w:div w:id="1610163181">
      <w:bodyDiv w:val="1"/>
      <w:marLeft w:val="0"/>
      <w:marRight w:val="0"/>
      <w:marTop w:val="0"/>
      <w:marBottom w:val="0"/>
      <w:divBdr>
        <w:top w:val="none" w:sz="0" w:space="0" w:color="auto"/>
        <w:left w:val="none" w:sz="0" w:space="0" w:color="auto"/>
        <w:bottom w:val="none" w:sz="0" w:space="0" w:color="auto"/>
        <w:right w:val="none" w:sz="0" w:space="0" w:color="auto"/>
      </w:divBdr>
    </w:div>
    <w:div w:id="1610746042">
      <w:bodyDiv w:val="1"/>
      <w:marLeft w:val="0"/>
      <w:marRight w:val="0"/>
      <w:marTop w:val="0"/>
      <w:marBottom w:val="0"/>
      <w:divBdr>
        <w:top w:val="none" w:sz="0" w:space="0" w:color="auto"/>
        <w:left w:val="none" w:sz="0" w:space="0" w:color="auto"/>
        <w:bottom w:val="none" w:sz="0" w:space="0" w:color="auto"/>
        <w:right w:val="none" w:sz="0" w:space="0" w:color="auto"/>
      </w:divBdr>
    </w:div>
    <w:div w:id="1613631301">
      <w:bodyDiv w:val="1"/>
      <w:marLeft w:val="0"/>
      <w:marRight w:val="0"/>
      <w:marTop w:val="0"/>
      <w:marBottom w:val="0"/>
      <w:divBdr>
        <w:top w:val="none" w:sz="0" w:space="0" w:color="auto"/>
        <w:left w:val="none" w:sz="0" w:space="0" w:color="auto"/>
        <w:bottom w:val="none" w:sz="0" w:space="0" w:color="auto"/>
        <w:right w:val="none" w:sz="0" w:space="0" w:color="auto"/>
      </w:divBdr>
    </w:div>
    <w:div w:id="1615089025">
      <w:bodyDiv w:val="1"/>
      <w:marLeft w:val="0"/>
      <w:marRight w:val="0"/>
      <w:marTop w:val="0"/>
      <w:marBottom w:val="0"/>
      <w:divBdr>
        <w:top w:val="none" w:sz="0" w:space="0" w:color="auto"/>
        <w:left w:val="none" w:sz="0" w:space="0" w:color="auto"/>
        <w:bottom w:val="none" w:sz="0" w:space="0" w:color="auto"/>
        <w:right w:val="none" w:sz="0" w:space="0" w:color="auto"/>
      </w:divBdr>
    </w:div>
    <w:div w:id="1615281315">
      <w:bodyDiv w:val="1"/>
      <w:marLeft w:val="0"/>
      <w:marRight w:val="0"/>
      <w:marTop w:val="0"/>
      <w:marBottom w:val="0"/>
      <w:divBdr>
        <w:top w:val="none" w:sz="0" w:space="0" w:color="auto"/>
        <w:left w:val="none" w:sz="0" w:space="0" w:color="auto"/>
        <w:bottom w:val="none" w:sz="0" w:space="0" w:color="auto"/>
        <w:right w:val="none" w:sz="0" w:space="0" w:color="auto"/>
      </w:divBdr>
    </w:div>
    <w:div w:id="1615285930">
      <w:bodyDiv w:val="1"/>
      <w:marLeft w:val="0"/>
      <w:marRight w:val="0"/>
      <w:marTop w:val="0"/>
      <w:marBottom w:val="0"/>
      <w:divBdr>
        <w:top w:val="none" w:sz="0" w:space="0" w:color="auto"/>
        <w:left w:val="none" w:sz="0" w:space="0" w:color="auto"/>
        <w:bottom w:val="none" w:sz="0" w:space="0" w:color="auto"/>
        <w:right w:val="none" w:sz="0" w:space="0" w:color="auto"/>
      </w:divBdr>
    </w:div>
    <w:div w:id="1616405314">
      <w:bodyDiv w:val="1"/>
      <w:marLeft w:val="0"/>
      <w:marRight w:val="0"/>
      <w:marTop w:val="0"/>
      <w:marBottom w:val="0"/>
      <w:divBdr>
        <w:top w:val="none" w:sz="0" w:space="0" w:color="auto"/>
        <w:left w:val="none" w:sz="0" w:space="0" w:color="auto"/>
        <w:bottom w:val="none" w:sz="0" w:space="0" w:color="auto"/>
        <w:right w:val="none" w:sz="0" w:space="0" w:color="auto"/>
      </w:divBdr>
    </w:div>
    <w:div w:id="1617441644">
      <w:bodyDiv w:val="1"/>
      <w:marLeft w:val="0"/>
      <w:marRight w:val="0"/>
      <w:marTop w:val="0"/>
      <w:marBottom w:val="0"/>
      <w:divBdr>
        <w:top w:val="none" w:sz="0" w:space="0" w:color="auto"/>
        <w:left w:val="none" w:sz="0" w:space="0" w:color="auto"/>
        <w:bottom w:val="none" w:sz="0" w:space="0" w:color="auto"/>
        <w:right w:val="none" w:sz="0" w:space="0" w:color="auto"/>
      </w:divBdr>
    </w:div>
    <w:div w:id="1620451162">
      <w:bodyDiv w:val="1"/>
      <w:marLeft w:val="0"/>
      <w:marRight w:val="0"/>
      <w:marTop w:val="0"/>
      <w:marBottom w:val="0"/>
      <w:divBdr>
        <w:top w:val="none" w:sz="0" w:space="0" w:color="auto"/>
        <w:left w:val="none" w:sz="0" w:space="0" w:color="auto"/>
        <w:bottom w:val="none" w:sz="0" w:space="0" w:color="auto"/>
        <w:right w:val="none" w:sz="0" w:space="0" w:color="auto"/>
      </w:divBdr>
    </w:div>
    <w:div w:id="1622028781">
      <w:bodyDiv w:val="1"/>
      <w:marLeft w:val="0"/>
      <w:marRight w:val="0"/>
      <w:marTop w:val="0"/>
      <w:marBottom w:val="0"/>
      <w:divBdr>
        <w:top w:val="none" w:sz="0" w:space="0" w:color="auto"/>
        <w:left w:val="none" w:sz="0" w:space="0" w:color="auto"/>
        <w:bottom w:val="none" w:sz="0" w:space="0" w:color="auto"/>
        <w:right w:val="none" w:sz="0" w:space="0" w:color="auto"/>
      </w:divBdr>
    </w:div>
    <w:div w:id="1623922687">
      <w:bodyDiv w:val="1"/>
      <w:marLeft w:val="0"/>
      <w:marRight w:val="0"/>
      <w:marTop w:val="0"/>
      <w:marBottom w:val="0"/>
      <w:divBdr>
        <w:top w:val="none" w:sz="0" w:space="0" w:color="auto"/>
        <w:left w:val="none" w:sz="0" w:space="0" w:color="auto"/>
        <w:bottom w:val="none" w:sz="0" w:space="0" w:color="auto"/>
        <w:right w:val="none" w:sz="0" w:space="0" w:color="auto"/>
      </w:divBdr>
    </w:div>
    <w:div w:id="1625114424">
      <w:bodyDiv w:val="1"/>
      <w:marLeft w:val="0"/>
      <w:marRight w:val="0"/>
      <w:marTop w:val="0"/>
      <w:marBottom w:val="0"/>
      <w:divBdr>
        <w:top w:val="none" w:sz="0" w:space="0" w:color="auto"/>
        <w:left w:val="none" w:sz="0" w:space="0" w:color="auto"/>
        <w:bottom w:val="none" w:sz="0" w:space="0" w:color="auto"/>
        <w:right w:val="none" w:sz="0" w:space="0" w:color="auto"/>
      </w:divBdr>
    </w:div>
    <w:div w:id="1626697319">
      <w:bodyDiv w:val="1"/>
      <w:marLeft w:val="0"/>
      <w:marRight w:val="0"/>
      <w:marTop w:val="0"/>
      <w:marBottom w:val="0"/>
      <w:divBdr>
        <w:top w:val="none" w:sz="0" w:space="0" w:color="auto"/>
        <w:left w:val="none" w:sz="0" w:space="0" w:color="auto"/>
        <w:bottom w:val="none" w:sz="0" w:space="0" w:color="auto"/>
        <w:right w:val="none" w:sz="0" w:space="0" w:color="auto"/>
      </w:divBdr>
    </w:div>
    <w:div w:id="1628899387">
      <w:bodyDiv w:val="1"/>
      <w:marLeft w:val="0"/>
      <w:marRight w:val="0"/>
      <w:marTop w:val="0"/>
      <w:marBottom w:val="0"/>
      <w:divBdr>
        <w:top w:val="none" w:sz="0" w:space="0" w:color="auto"/>
        <w:left w:val="none" w:sz="0" w:space="0" w:color="auto"/>
        <w:bottom w:val="none" w:sz="0" w:space="0" w:color="auto"/>
        <w:right w:val="none" w:sz="0" w:space="0" w:color="auto"/>
      </w:divBdr>
    </w:div>
    <w:div w:id="1629505862">
      <w:bodyDiv w:val="1"/>
      <w:marLeft w:val="0"/>
      <w:marRight w:val="0"/>
      <w:marTop w:val="0"/>
      <w:marBottom w:val="0"/>
      <w:divBdr>
        <w:top w:val="none" w:sz="0" w:space="0" w:color="auto"/>
        <w:left w:val="none" w:sz="0" w:space="0" w:color="auto"/>
        <w:bottom w:val="none" w:sz="0" w:space="0" w:color="auto"/>
        <w:right w:val="none" w:sz="0" w:space="0" w:color="auto"/>
      </w:divBdr>
    </w:div>
    <w:div w:id="1629777417">
      <w:bodyDiv w:val="1"/>
      <w:marLeft w:val="0"/>
      <w:marRight w:val="0"/>
      <w:marTop w:val="0"/>
      <w:marBottom w:val="0"/>
      <w:divBdr>
        <w:top w:val="none" w:sz="0" w:space="0" w:color="auto"/>
        <w:left w:val="none" w:sz="0" w:space="0" w:color="auto"/>
        <w:bottom w:val="none" w:sz="0" w:space="0" w:color="auto"/>
        <w:right w:val="none" w:sz="0" w:space="0" w:color="auto"/>
      </w:divBdr>
    </w:div>
    <w:div w:id="1630470718">
      <w:bodyDiv w:val="1"/>
      <w:marLeft w:val="0"/>
      <w:marRight w:val="0"/>
      <w:marTop w:val="0"/>
      <w:marBottom w:val="0"/>
      <w:divBdr>
        <w:top w:val="none" w:sz="0" w:space="0" w:color="auto"/>
        <w:left w:val="none" w:sz="0" w:space="0" w:color="auto"/>
        <w:bottom w:val="none" w:sz="0" w:space="0" w:color="auto"/>
        <w:right w:val="none" w:sz="0" w:space="0" w:color="auto"/>
      </w:divBdr>
    </w:div>
    <w:div w:id="1630668534">
      <w:bodyDiv w:val="1"/>
      <w:marLeft w:val="0"/>
      <w:marRight w:val="0"/>
      <w:marTop w:val="0"/>
      <w:marBottom w:val="0"/>
      <w:divBdr>
        <w:top w:val="none" w:sz="0" w:space="0" w:color="auto"/>
        <w:left w:val="none" w:sz="0" w:space="0" w:color="auto"/>
        <w:bottom w:val="none" w:sz="0" w:space="0" w:color="auto"/>
        <w:right w:val="none" w:sz="0" w:space="0" w:color="auto"/>
      </w:divBdr>
    </w:div>
    <w:div w:id="1631672319">
      <w:bodyDiv w:val="1"/>
      <w:marLeft w:val="0"/>
      <w:marRight w:val="0"/>
      <w:marTop w:val="0"/>
      <w:marBottom w:val="0"/>
      <w:divBdr>
        <w:top w:val="none" w:sz="0" w:space="0" w:color="auto"/>
        <w:left w:val="none" w:sz="0" w:space="0" w:color="auto"/>
        <w:bottom w:val="none" w:sz="0" w:space="0" w:color="auto"/>
        <w:right w:val="none" w:sz="0" w:space="0" w:color="auto"/>
      </w:divBdr>
    </w:div>
    <w:div w:id="1634287475">
      <w:bodyDiv w:val="1"/>
      <w:marLeft w:val="0"/>
      <w:marRight w:val="0"/>
      <w:marTop w:val="0"/>
      <w:marBottom w:val="0"/>
      <w:divBdr>
        <w:top w:val="none" w:sz="0" w:space="0" w:color="auto"/>
        <w:left w:val="none" w:sz="0" w:space="0" w:color="auto"/>
        <w:bottom w:val="none" w:sz="0" w:space="0" w:color="auto"/>
        <w:right w:val="none" w:sz="0" w:space="0" w:color="auto"/>
      </w:divBdr>
    </w:div>
    <w:div w:id="1636131862">
      <w:bodyDiv w:val="1"/>
      <w:marLeft w:val="0"/>
      <w:marRight w:val="0"/>
      <w:marTop w:val="0"/>
      <w:marBottom w:val="0"/>
      <w:divBdr>
        <w:top w:val="none" w:sz="0" w:space="0" w:color="auto"/>
        <w:left w:val="none" w:sz="0" w:space="0" w:color="auto"/>
        <w:bottom w:val="none" w:sz="0" w:space="0" w:color="auto"/>
        <w:right w:val="none" w:sz="0" w:space="0" w:color="auto"/>
      </w:divBdr>
    </w:div>
    <w:div w:id="1638417440">
      <w:bodyDiv w:val="1"/>
      <w:marLeft w:val="0"/>
      <w:marRight w:val="0"/>
      <w:marTop w:val="0"/>
      <w:marBottom w:val="0"/>
      <w:divBdr>
        <w:top w:val="none" w:sz="0" w:space="0" w:color="auto"/>
        <w:left w:val="none" w:sz="0" w:space="0" w:color="auto"/>
        <w:bottom w:val="none" w:sz="0" w:space="0" w:color="auto"/>
        <w:right w:val="none" w:sz="0" w:space="0" w:color="auto"/>
      </w:divBdr>
    </w:div>
    <w:div w:id="1638753598">
      <w:bodyDiv w:val="1"/>
      <w:marLeft w:val="0"/>
      <w:marRight w:val="0"/>
      <w:marTop w:val="0"/>
      <w:marBottom w:val="0"/>
      <w:divBdr>
        <w:top w:val="none" w:sz="0" w:space="0" w:color="auto"/>
        <w:left w:val="none" w:sz="0" w:space="0" w:color="auto"/>
        <w:bottom w:val="none" w:sz="0" w:space="0" w:color="auto"/>
        <w:right w:val="none" w:sz="0" w:space="0" w:color="auto"/>
      </w:divBdr>
    </w:div>
    <w:div w:id="1639066684">
      <w:bodyDiv w:val="1"/>
      <w:marLeft w:val="0"/>
      <w:marRight w:val="0"/>
      <w:marTop w:val="0"/>
      <w:marBottom w:val="0"/>
      <w:divBdr>
        <w:top w:val="none" w:sz="0" w:space="0" w:color="auto"/>
        <w:left w:val="none" w:sz="0" w:space="0" w:color="auto"/>
        <w:bottom w:val="none" w:sz="0" w:space="0" w:color="auto"/>
        <w:right w:val="none" w:sz="0" w:space="0" w:color="auto"/>
      </w:divBdr>
    </w:div>
    <w:div w:id="1641767145">
      <w:bodyDiv w:val="1"/>
      <w:marLeft w:val="0"/>
      <w:marRight w:val="0"/>
      <w:marTop w:val="0"/>
      <w:marBottom w:val="0"/>
      <w:divBdr>
        <w:top w:val="none" w:sz="0" w:space="0" w:color="auto"/>
        <w:left w:val="none" w:sz="0" w:space="0" w:color="auto"/>
        <w:bottom w:val="none" w:sz="0" w:space="0" w:color="auto"/>
        <w:right w:val="none" w:sz="0" w:space="0" w:color="auto"/>
      </w:divBdr>
    </w:div>
    <w:div w:id="1642147215">
      <w:bodyDiv w:val="1"/>
      <w:marLeft w:val="0"/>
      <w:marRight w:val="0"/>
      <w:marTop w:val="0"/>
      <w:marBottom w:val="0"/>
      <w:divBdr>
        <w:top w:val="none" w:sz="0" w:space="0" w:color="auto"/>
        <w:left w:val="none" w:sz="0" w:space="0" w:color="auto"/>
        <w:bottom w:val="none" w:sz="0" w:space="0" w:color="auto"/>
        <w:right w:val="none" w:sz="0" w:space="0" w:color="auto"/>
      </w:divBdr>
    </w:div>
    <w:div w:id="1643147858">
      <w:bodyDiv w:val="1"/>
      <w:marLeft w:val="0"/>
      <w:marRight w:val="0"/>
      <w:marTop w:val="0"/>
      <w:marBottom w:val="0"/>
      <w:divBdr>
        <w:top w:val="none" w:sz="0" w:space="0" w:color="auto"/>
        <w:left w:val="none" w:sz="0" w:space="0" w:color="auto"/>
        <w:bottom w:val="none" w:sz="0" w:space="0" w:color="auto"/>
        <w:right w:val="none" w:sz="0" w:space="0" w:color="auto"/>
      </w:divBdr>
    </w:div>
    <w:div w:id="1644919376">
      <w:bodyDiv w:val="1"/>
      <w:marLeft w:val="0"/>
      <w:marRight w:val="0"/>
      <w:marTop w:val="0"/>
      <w:marBottom w:val="0"/>
      <w:divBdr>
        <w:top w:val="none" w:sz="0" w:space="0" w:color="auto"/>
        <w:left w:val="none" w:sz="0" w:space="0" w:color="auto"/>
        <w:bottom w:val="none" w:sz="0" w:space="0" w:color="auto"/>
        <w:right w:val="none" w:sz="0" w:space="0" w:color="auto"/>
      </w:divBdr>
    </w:div>
    <w:div w:id="1645550667">
      <w:bodyDiv w:val="1"/>
      <w:marLeft w:val="0"/>
      <w:marRight w:val="0"/>
      <w:marTop w:val="0"/>
      <w:marBottom w:val="0"/>
      <w:divBdr>
        <w:top w:val="none" w:sz="0" w:space="0" w:color="auto"/>
        <w:left w:val="none" w:sz="0" w:space="0" w:color="auto"/>
        <w:bottom w:val="none" w:sz="0" w:space="0" w:color="auto"/>
        <w:right w:val="none" w:sz="0" w:space="0" w:color="auto"/>
      </w:divBdr>
    </w:div>
    <w:div w:id="1646081737">
      <w:bodyDiv w:val="1"/>
      <w:marLeft w:val="0"/>
      <w:marRight w:val="0"/>
      <w:marTop w:val="0"/>
      <w:marBottom w:val="0"/>
      <w:divBdr>
        <w:top w:val="none" w:sz="0" w:space="0" w:color="auto"/>
        <w:left w:val="none" w:sz="0" w:space="0" w:color="auto"/>
        <w:bottom w:val="none" w:sz="0" w:space="0" w:color="auto"/>
        <w:right w:val="none" w:sz="0" w:space="0" w:color="auto"/>
      </w:divBdr>
    </w:div>
    <w:div w:id="1646885934">
      <w:bodyDiv w:val="1"/>
      <w:marLeft w:val="0"/>
      <w:marRight w:val="0"/>
      <w:marTop w:val="0"/>
      <w:marBottom w:val="0"/>
      <w:divBdr>
        <w:top w:val="none" w:sz="0" w:space="0" w:color="auto"/>
        <w:left w:val="none" w:sz="0" w:space="0" w:color="auto"/>
        <w:bottom w:val="none" w:sz="0" w:space="0" w:color="auto"/>
        <w:right w:val="none" w:sz="0" w:space="0" w:color="auto"/>
      </w:divBdr>
    </w:div>
    <w:div w:id="1646933356">
      <w:bodyDiv w:val="1"/>
      <w:marLeft w:val="0"/>
      <w:marRight w:val="0"/>
      <w:marTop w:val="0"/>
      <w:marBottom w:val="0"/>
      <w:divBdr>
        <w:top w:val="none" w:sz="0" w:space="0" w:color="auto"/>
        <w:left w:val="none" w:sz="0" w:space="0" w:color="auto"/>
        <w:bottom w:val="none" w:sz="0" w:space="0" w:color="auto"/>
        <w:right w:val="none" w:sz="0" w:space="0" w:color="auto"/>
      </w:divBdr>
    </w:div>
    <w:div w:id="1650283315">
      <w:bodyDiv w:val="1"/>
      <w:marLeft w:val="0"/>
      <w:marRight w:val="0"/>
      <w:marTop w:val="0"/>
      <w:marBottom w:val="0"/>
      <w:divBdr>
        <w:top w:val="none" w:sz="0" w:space="0" w:color="auto"/>
        <w:left w:val="none" w:sz="0" w:space="0" w:color="auto"/>
        <w:bottom w:val="none" w:sz="0" w:space="0" w:color="auto"/>
        <w:right w:val="none" w:sz="0" w:space="0" w:color="auto"/>
      </w:divBdr>
    </w:div>
    <w:div w:id="1651014835">
      <w:bodyDiv w:val="1"/>
      <w:marLeft w:val="0"/>
      <w:marRight w:val="0"/>
      <w:marTop w:val="0"/>
      <w:marBottom w:val="0"/>
      <w:divBdr>
        <w:top w:val="none" w:sz="0" w:space="0" w:color="auto"/>
        <w:left w:val="none" w:sz="0" w:space="0" w:color="auto"/>
        <w:bottom w:val="none" w:sz="0" w:space="0" w:color="auto"/>
        <w:right w:val="none" w:sz="0" w:space="0" w:color="auto"/>
      </w:divBdr>
    </w:div>
    <w:div w:id="1651904681">
      <w:bodyDiv w:val="1"/>
      <w:marLeft w:val="0"/>
      <w:marRight w:val="0"/>
      <w:marTop w:val="0"/>
      <w:marBottom w:val="0"/>
      <w:divBdr>
        <w:top w:val="none" w:sz="0" w:space="0" w:color="auto"/>
        <w:left w:val="none" w:sz="0" w:space="0" w:color="auto"/>
        <w:bottom w:val="none" w:sz="0" w:space="0" w:color="auto"/>
        <w:right w:val="none" w:sz="0" w:space="0" w:color="auto"/>
      </w:divBdr>
    </w:div>
    <w:div w:id="1653831359">
      <w:bodyDiv w:val="1"/>
      <w:marLeft w:val="0"/>
      <w:marRight w:val="0"/>
      <w:marTop w:val="0"/>
      <w:marBottom w:val="0"/>
      <w:divBdr>
        <w:top w:val="none" w:sz="0" w:space="0" w:color="auto"/>
        <w:left w:val="none" w:sz="0" w:space="0" w:color="auto"/>
        <w:bottom w:val="none" w:sz="0" w:space="0" w:color="auto"/>
        <w:right w:val="none" w:sz="0" w:space="0" w:color="auto"/>
      </w:divBdr>
    </w:div>
    <w:div w:id="1654218793">
      <w:bodyDiv w:val="1"/>
      <w:marLeft w:val="0"/>
      <w:marRight w:val="0"/>
      <w:marTop w:val="0"/>
      <w:marBottom w:val="0"/>
      <w:divBdr>
        <w:top w:val="none" w:sz="0" w:space="0" w:color="auto"/>
        <w:left w:val="none" w:sz="0" w:space="0" w:color="auto"/>
        <w:bottom w:val="none" w:sz="0" w:space="0" w:color="auto"/>
        <w:right w:val="none" w:sz="0" w:space="0" w:color="auto"/>
      </w:divBdr>
    </w:div>
    <w:div w:id="1654915247">
      <w:bodyDiv w:val="1"/>
      <w:marLeft w:val="0"/>
      <w:marRight w:val="0"/>
      <w:marTop w:val="0"/>
      <w:marBottom w:val="0"/>
      <w:divBdr>
        <w:top w:val="none" w:sz="0" w:space="0" w:color="auto"/>
        <w:left w:val="none" w:sz="0" w:space="0" w:color="auto"/>
        <w:bottom w:val="none" w:sz="0" w:space="0" w:color="auto"/>
        <w:right w:val="none" w:sz="0" w:space="0" w:color="auto"/>
      </w:divBdr>
    </w:div>
    <w:div w:id="1655791940">
      <w:bodyDiv w:val="1"/>
      <w:marLeft w:val="0"/>
      <w:marRight w:val="0"/>
      <w:marTop w:val="0"/>
      <w:marBottom w:val="0"/>
      <w:divBdr>
        <w:top w:val="none" w:sz="0" w:space="0" w:color="auto"/>
        <w:left w:val="none" w:sz="0" w:space="0" w:color="auto"/>
        <w:bottom w:val="none" w:sz="0" w:space="0" w:color="auto"/>
        <w:right w:val="none" w:sz="0" w:space="0" w:color="auto"/>
      </w:divBdr>
    </w:div>
    <w:div w:id="1657033191">
      <w:bodyDiv w:val="1"/>
      <w:marLeft w:val="0"/>
      <w:marRight w:val="0"/>
      <w:marTop w:val="0"/>
      <w:marBottom w:val="0"/>
      <w:divBdr>
        <w:top w:val="none" w:sz="0" w:space="0" w:color="auto"/>
        <w:left w:val="none" w:sz="0" w:space="0" w:color="auto"/>
        <w:bottom w:val="none" w:sz="0" w:space="0" w:color="auto"/>
        <w:right w:val="none" w:sz="0" w:space="0" w:color="auto"/>
      </w:divBdr>
    </w:div>
    <w:div w:id="1659573054">
      <w:bodyDiv w:val="1"/>
      <w:marLeft w:val="0"/>
      <w:marRight w:val="0"/>
      <w:marTop w:val="0"/>
      <w:marBottom w:val="0"/>
      <w:divBdr>
        <w:top w:val="none" w:sz="0" w:space="0" w:color="auto"/>
        <w:left w:val="none" w:sz="0" w:space="0" w:color="auto"/>
        <w:bottom w:val="none" w:sz="0" w:space="0" w:color="auto"/>
        <w:right w:val="none" w:sz="0" w:space="0" w:color="auto"/>
      </w:divBdr>
    </w:div>
    <w:div w:id="1661159335">
      <w:bodyDiv w:val="1"/>
      <w:marLeft w:val="0"/>
      <w:marRight w:val="0"/>
      <w:marTop w:val="0"/>
      <w:marBottom w:val="0"/>
      <w:divBdr>
        <w:top w:val="none" w:sz="0" w:space="0" w:color="auto"/>
        <w:left w:val="none" w:sz="0" w:space="0" w:color="auto"/>
        <w:bottom w:val="none" w:sz="0" w:space="0" w:color="auto"/>
        <w:right w:val="none" w:sz="0" w:space="0" w:color="auto"/>
      </w:divBdr>
    </w:div>
    <w:div w:id="1661812491">
      <w:bodyDiv w:val="1"/>
      <w:marLeft w:val="0"/>
      <w:marRight w:val="0"/>
      <w:marTop w:val="0"/>
      <w:marBottom w:val="0"/>
      <w:divBdr>
        <w:top w:val="none" w:sz="0" w:space="0" w:color="auto"/>
        <w:left w:val="none" w:sz="0" w:space="0" w:color="auto"/>
        <w:bottom w:val="none" w:sz="0" w:space="0" w:color="auto"/>
        <w:right w:val="none" w:sz="0" w:space="0" w:color="auto"/>
      </w:divBdr>
    </w:div>
    <w:div w:id="1662345381">
      <w:bodyDiv w:val="1"/>
      <w:marLeft w:val="0"/>
      <w:marRight w:val="0"/>
      <w:marTop w:val="0"/>
      <w:marBottom w:val="0"/>
      <w:divBdr>
        <w:top w:val="none" w:sz="0" w:space="0" w:color="auto"/>
        <w:left w:val="none" w:sz="0" w:space="0" w:color="auto"/>
        <w:bottom w:val="none" w:sz="0" w:space="0" w:color="auto"/>
        <w:right w:val="none" w:sz="0" w:space="0" w:color="auto"/>
      </w:divBdr>
    </w:div>
    <w:div w:id="1664384395">
      <w:bodyDiv w:val="1"/>
      <w:marLeft w:val="0"/>
      <w:marRight w:val="0"/>
      <w:marTop w:val="0"/>
      <w:marBottom w:val="0"/>
      <w:divBdr>
        <w:top w:val="none" w:sz="0" w:space="0" w:color="auto"/>
        <w:left w:val="none" w:sz="0" w:space="0" w:color="auto"/>
        <w:bottom w:val="none" w:sz="0" w:space="0" w:color="auto"/>
        <w:right w:val="none" w:sz="0" w:space="0" w:color="auto"/>
      </w:divBdr>
    </w:div>
    <w:div w:id="1664888682">
      <w:bodyDiv w:val="1"/>
      <w:marLeft w:val="0"/>
      <w:marRight w:val="0"/>
      <w:marTop w:val="0"/>
      <w:marBottom w:val="0"/>
      <w:divBdr>
        <w:top w:val="none" w:sz="0" w:space="0" w:color="auto"/>
        <w:left w:val="none" w:sz="0" w:space="0" w:color="auto"/>
        <w:bottom w:val="none" w:sz="0" w:space="0" w:color="auto"/>
        <w:right w:val="none" w:sz="0" w:space="0" w:color="auto"/>
      </w:divBdr>
    </w:div>
    <w:div w:id="1665428877">
      <w:bodyDiv w:val="1"/>
      <w:marLeft w:val="0"/>
      <w:marRight w:val="0"/>
      <w:marTop w:val="0"/>
      <w:marBottom w:val="0"/>
      <w:divBdr>
        <w:top w:val="none" w:sz="0" w:space="0" w:color="auto"/>
        <w:left w:val="none" w:sz="0" w:space="0" w:color="auto"/>
        <w:bottom w:val="none" w:sz="0" w:space="0" w:color="auto"/>
        <w:right w:val="none" w:sz="0" w:space="0" w:color="auto"/>
      </w:divBdr>
    </w:div>
    <w:div w:id="1666129867">
      <w:bodyDiv w:val="1"/>
      <w:marLeft w:val="0"/>
      <w:marRight w:val="0"/>
      <w:marTop w:val="0"/>
      <w:marBottom w:val="0"/>
      <w:divBdr>
        <w:top w:val="none" w:sz="0" w:space="0" w:color="auto"/>
        <w:left w:val="none" w:sz="0" w:space="0" w:color="auto"/>
        <w:bottom w:val="none" w:sz="0" w:space="0" w:color="auto"/>
        <w:right w:val="none" w:sz="0" w:space="0" w:color="auto"/>
      </w:divBdr>
      <w:divsChild>
        <w:div w:id="1862932808">
          <w:marLeft w:val="0"/>
          <w:marRight w:val="0"/>
          <w:marTop w:val="0"/>
          <w:marBottom w:val="0"/>
          <w:divBdr>
            <w:top w:val="none" w:sz="0" w:space="0" w:color="auto"/>
            <w:left w:val="none" w:sz="0" w:space="0" w:color="auto"/>
            <w:bottom w:val="none" w:sz="0" w:space="0" w:color="auto"/>
            <w:right w:val="none" w:sz="0" w:space="0" w:color="auto"/>
          </w:divBdr>
          <w:divsChild>
            <w:div w:id="1055280947">
              <w:marLeft w:val="0"/>
              <w:marRight w:val="0"/>
              <w:marTop w:val="0"/>
              <w:marBottom w:val="0"/>
              <w:divBdr>
                <w:top w:val="none" w:sz="0" w:space="0" w:color="auto"/>
                <w:left w:val="none" w:sz="0" w:space="0" w:color="auto"/>
                <w:bottom w:val="none" w:sz="0" w:space="0" w:color="auto"/>
                <w:right w:val="none" w:sz="0" w:space="0" w:color="auto"/>
              </w:divBdr>
              <w:divsChild>
                <w:div w:id="18436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351049">
      <w:bodyDiv w:val="1"/>
      <w:marLeft w:val="0"/>
      <w:marRight w:val="0"/>
      <w:marTop w:val="0"/>
      <w:marBottom w:val="0"/>
      <w:divBdr>
        <w:top w:val="none" w:sz="0" w:space="0" w:color="auto"/>
        <w:left w:val="none" w:sz="0" w:space="0" w:color="auto"/>
        <w:bottom w:val="none" w:sz="0" w:space="0" w:color="auto"/>
        <w:right w:val="none" w:sz="0" w:space="0" w:color="auto"/>
      </w:divBdr>
    </w:div>
    <w:div w:id="1669095047">
      <w:bodyDiv w:val="1"/>
      <w:marLeft w:val="0"/>
      <w:marRight w:val="0"/>
      <w:marTop w:val="0"/>
      <w:marBottom w:val="0"/>
      <w:divBdr>
        <w:top w:val="none" w:sz="0" w:space="0" w:color="auto"/>
        <w:left w:val="none" w:sz="0" w:space="0" w:color="auto"/>
        <w:bottom w:val="none" w:sz="0" w:space="0" w:color="auto"/>
        <w:right w:val="none" w:sz="0" w:space="0" w:color="auto"/>
      </w:divBdr>
    </w:div>
    <w:div w:id="1671987033">
      <w:bodyDiv w:val="1"/>
      <w:marLeft w:val="0"/>
      <w:marRight w:val="0"/>
      <w:marTop w:val="0"/>
      <w:marBottom w:val="0"/>
      <w:divBdr>
        <w:top w:val="none" w:sz="0" w:space="0" w:color="auto"/>
        <w:left w:val="none" w:sz="0" w:space="0" w:color="auto"/>
        <w:bottom w:val="none" w:sz="0" w:space="0" w:color="auto"/>
        <w:right w:val="none" w:sz="0" w:space="0" w:color="auto"/>
      </w:divBdr>
    </w:div>
    <w:div w:id="1672641843">
      <w:bodyDiv w:val="1"/>
      <w:marLeft w:val="0"/>
      <w:marRight w:val="0"/>
      <w:marTop w:val="0"/>
      <w:marBottom w:val="0"/>
      <w:divBdr>
        <w:top w:val="none" w:sz="0" w:space="0" w:color="auto"/>
        <w:left w:val="none" w:sz="0" w:space="0" w:color="auto"/>
        <w:bottom w:val="none" w:sz="0" w:space="0" w:color="auto"/>
        <w:right w:val="none" w:sz="0" w:space="0" w:color="auto"/>
      </w:divBdr>
    </w:div>
    <w:div w:id="1673532980">
      <w:bodyDiv w:val="1"/>
      <w:marLeft w:val="0"/>
      <w:marRight w:val="0"/>
      <w:marTop w:val="0"/>
      <w:marBottom w:val="0"/>
      <w:divBdr>
        <w:top w:val="none" w:sz="0" w:space="0" w:color="auto"/>
        <w:left w:val="none" w:sz="0" w:space="0" w:color="auto"/>
        <w:bottom w:val="none" w:sz="0" w:space="0" w:color="auto"/>
        <w:right w:val="none" w:sz="0" w:space="0" w:color="auto"/>
      </w:divBdr>
    </w:div>
    <w:div w:id="1676226533">
      <w:bodyDiv w:val="1"/>
      <w:marLeft w:val="0"/>
      <w:marRight w:val="0"/>
      <w:marTop w:val="0"/>
      <w:marBottom w:val="0"/>
      <w:divBdr>
        <w:top w:val="none" w:sz="0" w:space="0" w:color="auto"/>
        <w:left w:val="none" w:sz="0" w:space="0" w:color="auto"/>
        <w:bottom w:val="none" w:sz="0" w:space="0" w:color="auto"/>
        <w:right w:val="none" w:sz="0" w:space="0" w:color="auto"/>
      </w:divBdr>
    </w:div>
    <w:div w:id="1680736303">
      <w:bodyDiv w:val="1"/>
      <w:marLeft w:val="0"/>
      <w:marRight w:val="0"/>
      <w:marTop w:val="0"/>
      <w:marBottom w:val="0"/>
      <w:divBdr>
        <w:top w:val="none" w:sz="0" w:space="0" w:color="auto"/>
        <w:left w:val="none" w:sz="0" w:space="0" w:color="auto"/>
        <w:bottom w:val="none" w:sz="0" w:space="0" w:color="auto"/>
        <w:right w:val="none" w:sz="0" w:space="0" w:color="auto"/>
      </w:divBdr>
    </w:div>
    <w:div w:id="1685864852">
      <w:bodyDiv w:val="1"/>
      <w:marLeft w:val="0"/>
      <w:marRight w:val="0"/>
      <w:marTop w:val="0"/>
      <w:marBottom w:val="0"/>
      <w:divBdr>
        <w:top w:val="none" w:sz="0" w:space="0" w:color="auto"/>
        <w:left w:val="none" w:sz="0" w:space="0" w:color="auto"/>
        <w:bottom w:val="none" w:sz="0" w:space="0" w:color="auto"/>
        <w:right w:val="none" w:sz="0" w:space="0" w:color="auto"/>
      </w:divBdr>
    </w:div>
    <w:div w:id="1688865775">
      <w:bodyDiv w:val="1"/>
      <w:marLeft w:val="0"/>
      <w:marRight w:val="0"/>
      <w:marTop w:val="0"/>
      <w:marBottom w:val="0"/>
      <w:divBdr>
        <w:top w:val="none" w:sz="0" w:space="0" w:color="auto"/>
        <w:left w:val="none" w:sz="0" w:space="0" w:color="auto"/>
        <w:bottom w:val="none" w:sz="0" w:space="0" w:color="auto"/>
        <w:right w:val="none" w:sz="0" w:space="0" w:color="auto"/>
      </w:divBdr>
    </w:div>
    <w:div w:id="1690984930">
      <w:bodyDiv w:val="1"/>
      <w:marLeft w:val="0"/>
      <w:marRight w:val="0"/>
      <w:marTop w:val="0"/>
      <w:marBottom w:val="0"/>
      <w:divBdr>
        <w:top w:val="none" w:sz="0" w:space="0" w:color="auto"/>
        <w:left w:val="none" w:sz="0" w:space="0" w:color="auto"/>
        <w:bottom w:val="none" w:sz="0" w:space="0" w:color="auto"/>
        <w:right w:val="none" w:sz="0" w:space="0" w:color="auto"/>
      </w:divBdr>
    </w:div>
    <w:div w:id="1692300340">
      <w:bodyDiv w:val="1"/>
      <w:marLeft w:val="0"/>
      <w:marRight w:val="0"/>
      <w:marTop w:val="0"/>
      <w:marBottom w:val="0"/>
      <w:divBdr>
        <w:top w:val="none" w:sz="0" w:space="0" w:color="auto"/>
        <w:left w:val="none" w:sz="0" w:space="0" w:color="auto"/>
        <w:bottom w:val="none" w:sz="0" w:space="0" w:color="auto"/>
        <w:right w:val="none" w:sz="0" w:space="0" w:color="auto"/>
      </w:divBdr>
    </w:div>
    <w:div w:id="1694110940">
      <w:bodyDiv w:val="1"/>
      <w:marLeft w:val="0"/>
      <w:marRight w:val="0"/>
      <w:marTop w:val="0"/>
      <w:marBottom w:val="0"/>
      <w:divBdr>
        <w:top w:val="none" w:sz="0" w:space="0" w:color="auto"/>
        <w:left w:val="none" w:sz="0" w:space="0" w:color="auto"/>
        <w:bottom w:val="none" w:sz="0" w:space="0" w:color="auto"/>
        <w:right w:val="none" w:sz="0" w:space="0" w:color="auto"/>
      </w:divBdr>
    </w:div>
    <w:div w:id="1694460292">
      <w:bodyDiv w:val="1"/>
      <w:marLeft w:val="0"/>
      <w:marRight w:val="0"/>
      <w:marTop w:val="0"/>
      <w:marBottom w:val="0"/>
      <w:divBdr>
        <w:top w:val="none" w:sz="0" w:space="0" w:color="auto"/>
        <w:left w:val="none" w:sz="0" w:space="0" w:color="auto"/>
        <w:bottom w:val="none" w:sz="0" w:space="0" w:color="auto"/>
        <w:right w:val="none" w:sz="0" w:space="0" w:color="auto"/>
      </w:divBdr>
    </w:div>
    <w:div w:id="1696272327">
      <w:bodyDiv w:val="1"/>
      <w:marLeft w:val="0"/>
      <w:marRight w:val="0"/>
      <w:marTop w:val="0"/>
      <w:marBottom w:val="0"/>
      <w:divBdr>
        <w:top w:val="none" w:sz="0" w:space="0" w:color="auto"/>
        <w:left w:val="none" w:sz="0" w:space="0" w:color="auto"/>
        <w:bottom w:val="none" w:sz="0" w:space="0" w:color="auto"/>
        <w:right w:val="none" w:sz="0" w:space="0" w:color="auto"/>
      </w:divBdr>
    </w:div>
    <w:div w:id="1699501235">
      <w:bodyDiv w:val="1"/>
      <w:marLeft w:val="0"/>
      <w:marRight w:val="0"/>
      <w:marTop w:val="0"/>
      <w:marBottom w:val="0"/>
      <w:divBdr>
        <w:top w:val="none" w:sz="0" w:space="0" w:color="auto"/>
        <w:left w:val="none" w:sz="0" w:space="0" w:color="auto"/>
        <w:bottom w:val="none" w:sz="0" w:space="0" w:color="auto"/>
        <w:right w:val="none" w:sz="0" w:space="0" w:color="auto"/>
      </w:divBdr>
    </w:div>
    <w:div w:id="1699743265">
      <w:bodyDiv w:val="1"/>
      <w:marLeft w:val="0"/>
      <w:marRight w:val="0"/>
      <w:marTop w:val="0"/>
      <w:marBottom w:val="0"/>
      <w:divBdr>
        <w:top w:val="none" w:sz="0" w:space="0" w:color="auto"/>
        <w:left w:val="none" w:sz="0" w:space="0" w:color="auto"/>
        <w:bottom w:val="none" w:sz="0" w:space="0" w:color="auto"/>
        <w:right w:val="none" w:sz="0" w:space="0" w:color="auto"/>
      </w:divBdr>
    </w:div>
    <w:div w:id="1700163232">
      <w:bodyDiv w:val="1"/>
      <w:marLeft w:val="0"/>
      <w:marRight w:val="0"/>
      <w:marTop w:val="0"/>
      <w:marBottom w:val="0"/>
      <w:divBdr>
        <w:top w:val="none" w:sz="0" w:space="0" w:color="auto"/>
        <w:left w:val="none" w:sz="0" w:space="0" w:color="auto"/>
        <w:bottom w:val="none" w:sz="0" w:space="0" w:color="auto"/>
        <w:right w:val="none" w:sz="0" w:space="0" w:color="auto"/>
      </w:divBdr>
    </w:div>
    <w:div w:id="1702124948">
      <w:bodyDiv w:val="1"/>
      <w:marLeft w:val="0"/>
      <w:marRight w:val="0"/>
      <w:marTop w:val="0"/>
      <w:marBottom w:val="0"/>
      <w:divBdr>
        <w:top w:val="none" w:sz="0" w:space="0" w:color="auto"/>
        <w:left w:val="none" w:sz="0" w:space="0" w:color="auto"/>
        <w:bottom w:val="none" w:sz="0" w:space="0" w:color="auto"/>
        <w:right w:val="none" w:sz="0" w:space="0" w:color="auto"/>
      </w:divBdr>
    </w:div>
    <w:div w:id="1703746378">
      <w:bodyDiv w:val="1"/>
      <w:marLeft w:val="0"/>
      <w:marRight w:val="0"/>
      <w:marTop w:val="0"/>
      <w:marBottom w:val="0"/>
      <w:divBdr>
        <w:top w:val="none" w:sz="0" w:space="0" w:color="auto"/>
        <w:left w:val="none" w:sz="0" w:space="0" w:color="auto"/>
        <w:bottom w:val="none" w:sz="0" w:space="0" w:color="auto"/>
        <w:right w:val="none" w:sz="0" w:space="0" w:color="auto"/>
      </w:divBdr>
    </w:div>
    <w:div w:id="1704135277">
      <w:bodyDiv w:val="1"/>
      <w:marLeft w:val="0"/>
      <w:marRight w:val="0"/>
      <w:marTop w:val="0"/>
      <w:marBottom w:val="0"/>
      <w:divBdr>
        <w:top w:val="none" w:sz="0" w:space="0" w:color="auto"/>
        <w:left w:val="none" w:sz="0" w:space="0" w:color="auto"/>
        <w:bottom w:val="none" w:sz="0" w:space="0" w:color="auto"/>
        <w:right w:val="none" w:sz="0" w:space="0" w:color="auto"/>
      </w:divBdr>
    </w:div>
    <w:div w:id="1706785815">
      <w:bodyDiv w:val="1"/>
      <w:marLeft w:val="0"/>
      <w:marRight w:val="0"/>
      <w:marTop w:val="0"/>
      <w:marBottom w:val="0"/>
      <w:divBdr>
        <w:top w:val="none" w:sz="0" w:space="0" w:color="auto"/>
        <w:left w:val="none" w:sz="0" w:space="0" w:color="auto"/>
        <w:bottom w:val="none" w:sz="0" w:space="0" w:color="auto"/>
        <w:right w:val="none" w:sz="0" w:space="0" w:color="auto"/>
      </w:divBdr>
    </w:div>
    <w:div w:id="1707680552">
      <w:bodyDiv w:val="1"/>
      <w:marLeft w:val="0"/>
      <w:marRight w:val="0"/>
      <w:marTop w:val="0"/>
      <w:marBottom w:val="0"/>
      <w:divBdr>
        <w:top w:val="none" w:sz="0" w:space="0" w:color="auto"/>
        <w:left w:val="none" w:sz="0" w:space="0" w:color="auto"/>
        <w:bottom w:val="none" w:sz="0" w:space="0" w:color="auto"/>
        <w:right w:val="none" w:sz="0" w:space="0" w:color="auto"/>
      </w:divBdr>
    </w:div>
    <w:div w:id="1709452375">
      <w:bodyDiv w:val="1"/>
      <w:marLeft w:val="0"/>
      <w:marRight w:val="0"/>
      <w:marTop w:val="0"/>
      <w:marBottom w:val="0"/>
      <w:divBdr>
        <w:top w:val="none" w:sz="0" w:space="0" w:color="auto"/>
        <w:left w:val="none" w:sz="0" w:space="0" w:color="auto"/>
        <w:bottom w:val="none" w:sz="0" w:space="0" w:color="auto"/>
        <w:right w:val="none" w:sz="0" w:space="0" w:color="auto"/>
      </w:divBdr>
    </w:div>
    <w:div w:id="1709604153">
      <w:bodyDiv w:val="1"/>
      <w:marLeft w:val="0"/>
      <w:marRight w:val="0"/>
      <w:marTop w:val="0"/>
      <w:marBottom w:val="0"/>
      <w:divBdr>
        <w:top w:val="none" w:sz="0" w:space="0" w:color="auto"/>
        <w:left w:val="none" w:sz="0" w:space="0" w:color="auto"/>
        <w:bottom w:val="none" w:sz="0" w:space="0" w:color="auto"/>
        <w:right w:val="none" w:sz="0" w:space="0" w:color="auto"/>
      </w:divBdr>
    </w:div>
    <w:div w:id="1710373100">
      <w:bodyDiv w:val="1"/>
      <w:marLeft w:val="0"/>
      <w:marRight w:val="0"/>
      <w:marTop w:val="0"/>
      <w:marBottom w:val="0"/>
      <w:divBdr>
        <w:top w:val="none" w:sz="0" w:space="0" w:color="auto"/>
        <w:left w:val="none" w:sz="0" w:space="0" w:color="auto"/>
        <w:bottom w:val="none" w:sz="0" w:space="0" w:color="auto"/>
        <w:right w:val="none" w:sz="0" w:space="0" w:color="auto"/>
      </w:divBdr>
    </w:div>
    <w:div w:id="1711031604">
      <w:bodyDiv w:val="1"/>
      <w:marLeft w:val="0"/>
      <w:marRight w:val="0"/>
      <w:marTop w:val="0"/>
      <w:marBottom w:val="0"/>
      <w:divBdr>
        <w:top w:val="none" w:sz="0" w:space="0" w:color="auto"/>
        <w:left w:val="none" w:sz="0" w:space="0" w:color="auto"/>
        <w:bottom w:val="none" w:sz="0" w:space="0" w:color="auto"/>
        <w:right w:val="none" w:sz="0" w:space="0" w:color="auto"/>
      </w:divBdr>
    </w:div>
    <w:div w:id="1711296639">
      <w:bodyDiv w:val="1"/>
      <w:marLeft w:val="0"/>
      <w:marRight w:val="0"/>
      <w:marTop w:val="0"/>
      <w:marBottom w:val="0"/>
      <w:divBdr>
        <w:top w:val="none" w:sz="0" w:space="0" w:color="auto"/>
        <w:left w:val="none" w:sz="0" w:space="0" w:color="auto"/>
        <w:bottom w:val="none" w:sz="0" w:space="0" w:color="auto"/>
        <w:right w:val="none" w:sz="0" w:space="0" w:color="auto"/>
      </w:divBdr>
    </w:div>
    <w:div w:id="1713187927">
      <w:bodyDiv w:val="1"/>
      <w:marLeft w:val="0"/>
      <w:marRight w:val="0"/>
      <w:marTop w:val="0"/>
      <w:marBottom w:val="0"/>
      <w:divBdr>
        <w:top w:val="none" w:sz="0" w:space="0" w:color="auto"/>
        <w:left w:val="none" w:sz="0" w:space="0" w:color="auto"/>
        <w:bottom w:val="none" w:sz="0" w:space="0" w:color="auto"/>
        <w:right w:val="none" w:sz="0" w:space="0" w:color="auto"/>
      </w:divBdr>
    </w:div>
    <w:div w:id="1714113588">
      <w:bodyDiv w:val="1"/>
      <w:marLeft w:val="0"/>
      <w:marRight w:val="0"/>
      <w:marTop w:val="0"/>
      <w:marBottom w:val="0"/>
      <w:divBdr>
        <w:top w:val="none" w:sz="0" w:space="0" w:color="auto"/>
        <w:left w:val="none" w:sz="0" w:space="0" w:color="auto"/>
        <w:bottom w:val="none" w:sz="0" w:space="0" w:color="auto"/>
        <w:right w:val="none" w:sz="0" w:space="0" w:color="auto"/>
      </w:divBdr>
    </w:div>
    <w:div w:id="1718048444">
      <w:bodyDiv w:val="1"/>
      <w:marLeft w:val="0"/>
      <w:marRight w:val="0"/>
      <w:marTop w:val="0"/>
      <w:marBottom w:val="0"/>
      <w:divBdr>
        <w:top w:val="none" w:sz="0" w:space="0" w:color="auto"/>
        <w:left w:val="none" w:sz="0" w:space="0" w:color="auto"/>
        <w:bottom w:val="none" w:sz="0" w:space="0" w:color="auto"/>
        <w:right w:val="none" w:sz="0" w:space="0" w:color="auto"/>
      </w:divBdr>
    </w:div>
    <w:div w:id="1718774674">
      <w:bodyDiv w:val="1"/>
      <w:marLeft w:val="0"/>
      <w:marRight w:val="0"/>
      <w:marTop w:val="0"/>
      <w:marBottom w:val="0"/>
      <w:divBdr>
        <w:top w:val="none" w:sz="0" w:space="0" w:color="auto"/>
        <w:left w:val="none" w:sz="0" w:space="0" w:color="auto"/>
        <w:bottom w:val="none" w:sz="0" w:space="0" w:color="auto"/>
        <w:right w:val="none" w:sz="0" w:space="0" w:color="auto"/>
      </w:divBdr>
    </w:div>
    <w:div w:id="1718814103">
      <w:bodyDiv w:val="1"/>
      <w:marLeft w:val="0"/>
      <w:marRight w:val="0"/>
      <w:marTop w:val="0"/>
      <w:marBottom w:val="0"/>
      <w:divBdr>
        <w:top w:val="none" w:sz="0" w:space="0" w:color="auto"/>
        <w:left w:val="none" w:sz="0" w:space="0" w:color="auto"/>
        <w:bottom w:val="none" w:sz="0" w:space="0" w:color="auto"/>
        <w:right w:val="none" w:sz="0" w:space="0" w:color="auto"/>
      </w:divBdr>
    </w:div>
    <w:div w:id="1718820993">
      <w:bodyDiv w:val="1"/>
      <w:marLeft w:val="0"/>
      <w:marRight w:val="0"/>
      <w:marTop w:val="0"/>
      <w:marBottom w:val="0"/>
      <w:divBdr>
        <w:top w:val="none" w:sz="0" w:space="0" w:color="auto"/>
        <w:left w:val="none" w:sz="0" w:space="0" w:color="auto"/>
        <w:bottom w:val="none" w:sz="0" w:space="0" w:color="auto"/>
        <w:right w:val="none" w:sz="0" w:space="0" w:color="auto"/>
      </w:divBdr>
    </w:div>
    <w:div w:id="1720208488">
      <w:bodyDiv w:val="1"/>
      <w:marLeft w:val="0"/>
      <w:marRight w:val="0"/>
      <w:marTop w:val="0"/>
      <w:marBottom w:val="0"/>
      <w:divBdr>
        <w:top w:val="none" w:sz="0" w:space="0" w:color="auto"/>
        <w:left w:val="none" w:sz="0" w:space="0" w:color="auto"/>
        <w:bottom w:val="none" w:sz="0" w:space="0" w:color="auto"/>
        <w:right w:val="none" w:sz="0" w:space="0" w:color="auto"/>
      </w:divBdr>
    </w:div>
    <w:div w:id="1720590787">
      <w:bodyDiv w:val="1"/>
      <w:marLeft w:val="0"/>
      <w:marRight w:val="0"/>
      <w:marTop w:val="0"/>
      <w:marBottom w:val="0"/>
      <w:divBdr>
        <w:top w:val="none" w:sz="0" w:space="0" w:color="auto"/>
        <w:left w:val="none" w:sz="0" w:space="0" w:color="auto"/>
        <w:bottom w:val="none" w:sz="0" w:space="0" w:color="auto"/>
        <w:right w:val="none" w:sz="0" w:space="0" w:color="auto"/>
      </w:divBdr>
    </w:div>
    <w:div w:id="1722367766">
      <w:bodyDiv w:val="1"/>
      <w:marLeft w:val="0"/>
      <w:marRight w:val="0"/>
      <w:marTop w:val="0"/>
      <w:marBottom w:val="0"/>
      <w:divBdr>
        <w:top w:val="none" w:sz="0" w:space="0" w:color="auto"/>
        <w:left w:val="none" w:sz="0" w:space="0" w:color="auto"/>
        <w:bottom w:val="none" w:sz="0" w:space="0" w:color="auto"/>
        <w:right w:val="none" w:sz="0" w:space="0" w:color="auto"/>
      </w:divBdr>
      <w:divsChild>
        <w:div w:id="1244610500">
          <w:marLeft w:val="0"/>
          <w:marRight w:val="0"/>
          <w:marTop w:val="0"/>
          <w:marBottom w:val="0"/>
          <w:divBdr>
            <w:top w:val="none" w:sz="0" w:space="0" w:color="auto"/>
            <w:left w:val="none" w:sz="0" w:space="0" w:color="auto"/>
            <w:bottom w:val="none" w:sz="0" w:space="0" w:color="auto"/>
            <w:right w:val="none" w:sz="0" w:space="0" w:color="auto"/>
          </w:divBdr>
          <w:divsChild>
            <w:div w:id="735055262">
              <w:marLeft w:val="0"/>
              <w:marRight w:val="0"/>
              <w:marTop w:val="0"/>
              <w:marBottom w:val="0"/>
              <w:divBdr>
                <w:top w:val="none" w:sz="0" w:space="0" w:color="auto"/>
                <w:left w:val="none" w:sz="0" w:space="0" w:color="auto"/>
                <w:bottom w:val="none" w:sz="0" w:space="0" w:color="auto"/>
                <w:right w:val="none" w:sz="0" w:space="0" w:color="auto"/>
              </w:divBdr>
              <w:divsChild>
                <w:div w:id="2079286587">
                  <w:marLeft w:val="0"/>
                  <w:marRight w:val="0"/>
                  <w:marTop w:val="0"/>
                  <w:marBottom w:val="0"/>
                  <w:divBdr>
                    <w:top w:val="none" w:sz="0" w:space="0" w:color="auto"/>
                    <w:left w:val="none" w:sz="0" w:space="0" w:color="auto"/>
                    <w:bottom w:val="none" w:sz="0" w:space="0" w:color="auto"/>
                    <w:right w:val="none" w:sz="0" w:space="0" w:color="auto"/>
                  </w:divBdr>
                </w:div>
              </w:divsChild>
            </w:div>
            <w:div w:id="397021309">
              <w:marLeft w:val="0"/>
              <w:marRight w:val="0"/>
              <w:marTop w:val="0"/>
              <w:marBottom w:val="0"/>
              <w:divBdr>
                <w:top w:val="none" w:sz="0" w:space="0" w:color="auto"/>
                <w:left w:val="none" w:sz="0" w:space="0" w:color="auto"/>
                <w:bottom w:val="none" w:sz="0" w:space="0" w:color="auto"/>
                <w:right w:val="none" w:sz="0" w:space="0" w:color="auto"/>
              </w:divBdr>
              <w:divsChild>
                <w:div w:id="18550969">
                  <w:marLeft w:val="0"/>
                  <w:marRight w:val="0"/>
                  <w:marTop w:val="0"/>
                  <w:marBottom w:val="0"/>
                  <w:divBdr>
                    <w:top w:val="none" w:sz="0" w:space="0" w:color="auto"/>
                    <w:left w:val="none" w:sz="0" w:space="0" w:color="auto"/>
                    <w:bottom w:val="none" w:sz="0" w:space="0" w:color="auto"/>
                    <w:right w:val="none" w:sz="0" w:space="0" w:color="auto"/>
                  </w:divBdr>
                </w:div>
              </w:divsChild>
            </w:div>
            <w:div w:id="628248240">
              <w:marLeft w:val="0"/>
              <w:marRight w:val="0"/>
              <w:marTop w:val="0"/>
              <w:marBottom w:val="0"/>
              <w:divBdr>
                <w:top w:val="none" w:sz="0" w:space="0" w:color="auto"/>
                <w:left w:val="none" w:sz="0" w:space="0" w:color="auto"/>
                <w:bottom w:val="none" w:sz="0" w:space="0" w:color="auto"/>
                <w:right w:val="none" w:sz="0" w:space="0" w:color="auto"/>
              </w:divBdr>
              <w:divsChild>
                <w:div w:id="192500366">
                  <w:marLeft w:val="0"/>
                  <w:marRight w:val="0"/>
                  <w:marTop w:val="0"/>
                  <w:marBottom w:val="0"/>
                  <w:divBdr>
                    <w:top w:val="none" w:sz="0" w:space="0" w:color="auto"/>
                    <w:left w:val="none" w:sz="0" w:space="0" w:color="auto"/>
                    <w:bottom w:val="none" w:sz="0" w:space="0" w:color="auto"/>
                    <w:right w:val="none" w:sz="0" w:space="0" w:color="auto"/>
                  </w:divBdr>
                </w:div>
              </w:divsChild>
            </w:div>
            <w:div w:id="235479261">
              <w:marLeft w:val="0"/>
              <w:marRight w:val="0"/>
              <w:marTop w:val="0"/>
              <w:marBottom w:val="0"/>
              <w:divBdr>
                <w:top w:val="none" w:sz="0" w:space="0" w:color="auto"/>
                <w:left w:val="none" w:sz="0" w:space="0" w:color="auto"/>
                <w:bottom w:val="none" w:sz="0" w:space="0" w:color="auto"/>
                <w:right w:val="none" w:sz="0" w:space="0" w:color="auto"/>
              </w:divBdr>
              <w:divsChild>
                <w:div w:id="11645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822162">
      <w:bodyDiv w:val="1"/>
      <w:marLeft w:val="0"/>
      <w:marRight w:val="0"/>
      <w:marTop w:val="0"/>
      <w:marBottom w:val="0"/>
      <w:divBdr>
        <w:top w:val="none" w:sz="0" w:space="0" w:color="auto"/>
        <w:left w:val="none" w:sz="0" w:space="0" w:color="auto"/>
        <w:bottom w:val="none" w:sz="0" w:space="0" w:color="auto"/>
        <w:right w:val="none" w:sz="0" w:space="0" w:color="auto"/>
      </w:divBdr>
    </w:div>
    <w:div w:id="1722901045">
      <w:bodyDiv w:val="1"/>
      <w:marLeft w:val="0"/>
      <w:marRight w:val="0"/>
      <w:marTop w:val="0"/>
      <w:marBottom w:val="0"/>
      <w:divBdr>
        <w:top w:val="none" w:sz="0" w:space="0" w:color="auto"/>
        <w:left w:val="none" w:sz="0" w:space="0" w:color="auto"/>
        <w:bottom w:val="none" w:sz="0" w:space="0" w:color="auto"/>
        <w:right w:val="none" w:sz="0" w:space="0" w:color="auto"/>
      </w:divBdr>
    </w:div>
    <w:div w:id="1722905178">
      <w:bodyDiv w:val="1"/>
      <w:marLeft w:val="0"/>
      <w:marRight w:val="0"/>
      <w:marTop w:val="0"/>
      <w:marBottom w:val="0"/>
      <w:divBdr>
        <w:top w:val="none" w:sz="0" w:space="0" w:color="auto"/>
        <w:left w:val="none" w:sz="0" w:space="0" w:color="auto"/>
        <w:bottom w:val="none" w:sz="0" w:space="0" w:color="auto"/>
        <w:right w:val="none" w:sz="0" w:space="0" w:color="auto"/>
      </w:divBdr>
    </w:div>
    <w:div w:id="1725062956">
      <w:bodyDiv w:val="1"/>
      <w:marLeft w:val="0"/>
      <w:marRight w:val="0"/>
      <w:marTop w:val="0"/>
      <w:marBottom w:val="0"/>
      <w:divBdr>
        <w:top w:val="none" w:sz="0" w:space="0" w:color="auto"/>
        <w:left w:val="none" w:sz="0" w:space="0" w:color="auto"/>
        <w:bottom w:val="none" w:sz="0" w:space="0" w:color="auto"/>
        <w:right w:val="none" w:sz="0" w:space="0" w:color="auto"/>
      </w:divBdr>
    </w:div>
    <w:div w:id="1727725965">
      <w:bodyDiv w:val="1"/>
      <w:marLeft w:val="0"/>
      <w:marRight w:val="0"/>
      <w:marTop w:val="0"/>
      <w:marBottom w:val="0"/>
      <w:divBdr>
        <w:top w:val="none" w:sz="0" w:space="0" w:color="auto"/>
        <w:left w:val="none" w:sz="0" w:space="0" w:color="auto"/>
        <w:bottom w:val="none" w:sz="0" w:space="0" w:color="auto"/>
        <w:right w:val="none" w:sz="0" w:space="0" w:color="auto"/>
      </w:divBdr>
    </w:div>
    <w:div w:id="1729910846">
      <w:bodyDiv w:val="1"/>
      <w:marLeft w:val="0"/>
      <w:marRight w:val="0"/>
      <w:marTop w:val="0"/>
      <w:marBottom w:val="0"/>
      <w:divBdr>
        <w:top w:val="none" w:sz="0" w:space="0" w:color="auto"/>
        <w:left w:val="none" w:sz="0" w:space="0" w:color="auto"/>
        <w:bottom w:val="none" w:sz="0" w:space="0" w:color="auto"/>
        <w:right w:val="none" w:sz="0" w:space="0" w:color="auto"/>
      </w:divBdr>
    </w:div>
    <w:div w:id="1732078328">
      <w:bodyDiv w:val="1"/>
      <w:marLeft w:val="0"/>
      <w:marRight w:val="0"/>
      <w:marTop w:val="0"/>
      <w:marBottom w:val="0"/>
      <w:divBdr>
        <w:top w:val="none" w:sz="0" w:space="0" w:color="auto"/>
        <w:left w:val="none" w:sz="0" w:space="0" w:color="auto"/>
        <w:bottom w:val="none" w:sz="0" w:space="0" w:color="auto"/>
        <w:right w:val="none" w:sz="0" w:space="0" w:color="auto"/>
      </w:divBdr>
      <w:divsChild>
        <w:div w:id="1912881943">
          <w:marLeft w:val="0"/>
          <w:marRight w:val="0"/>
          <w:marTop w:val="0"/>
          <w:marBottom w:val="0"/>
          <w:divBdr>
            <w:top w:val="none" w:sz="0" w:space="0" w:color="auto"/>
            <w:left w:val="none" w:sz="0" w:space="0" w:color="auto"/>
            <w:bottom w:val="none" w:sz="0" w:space="0" w:color="auto"/>
            <w:right w:val="none" w:sz="0" w:space="0" w:color="auto"/>
          </w:divBdr>
          <w:divsChild>
            <w:div w:id="545719219">
              <w:marLeft w:val="0"/>
              <w:marRight w:val="0"/>
              <w:marTop w:val="0"/>
              <w:marBottom w:val="0"/>
              <w:divBdr>
                <w:top w:val="none" w:sz="0" w:space="0" w:color="auto"/>
                <w:left w:val="none" w:sz="0" w:space="0" w:color="auto"/>
                <w:bottom w:val="none" w:sz="0" w:space="0" w:color="auto"/>
                <w:right w:val="none" w:sz="0" w:space="0" w:color="auto"/>
              </w:divBdr>
              <w:divsChild>
                <w:div w:id="213255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087463">
      <w:bodyDiv w:val="1"/>
      <w:marLeft w:val="0"/>
      <w:marRight w:val="0"/>
      <w:marTop w:val="0"/>
      <w:marBottom w:val="0"/>
      <w:divBdr>
        <w:top w:val="none" w:sz="0" w:space="0" w:color="auto"/>
        <w:left w:val="none" w:sz="0" w:space="0" w:color="auto"/>
        <w:bottom w:val="none" w:sz="0" w:space="0" w:color="auto"/>
        <w:right w:val="none" w:sz="0" w:space="0" w:color="auto"/>
      </w:divBdr>
    </w:div>
    <w:div w:id="1735546639">
      <w:bodyDiv w:val="1"/>
      <w:marLeft w:val="0"/>
      <w:marRight w:val="0"/>
      <w:marTop w:val="0"/>
      <w:marBottom w:val="0"/>
      <w:divBdr>
        <w:top w:val="none" w:sz="0" w:space="0" w:color="auto"/>
        <w:left w:val="none" w:sz="0" w:space="0" w:color="auto"/>
        <w:bottom w:val="none" w:sz="0" w:space="0" w:color="auto"/>
        <w:right w:val="none" w:sz="0" w:space="0" w:color="auto"/>
      </w:divBdr>
    </w:div>
    <w:div w:id="1737435543">
      <w:bodyDiv w:val="1"/>
      <w:marLeft w:val="0"/>
      <w:marRight w:val="0"/>
      <w:marTop w:val="0"/>
      <w:marBottom w:val="0"/>
      <w:divBdr>
        <w:top w:val="none" w:sz="0" w:space="0" w:color="auto"/>
        <w:left w:val="none" w:sz="0" w:space="0" w:color="auto"/>
        <w:bottom w:val="none" w:sz="0" w:space="0" w:color="auto"/>
        <w:right w:val="none" w:sz="0" w:space="0" w:color="auto"/>
      </w:divBdr>
    </w:div>
    <w:div w:id="1740129661">
      <w:bodyDiv w:val="1"/>
      <w:marLeft w:val="0"/>
      <w:marRight w:val="0"/>
      <w:marTop w:val="0"/>
      <w:marBottom w:val="0"/>
      <w:divBdr>
        <w:top w:val="none" w:sz="0" w:space="0" w:color="auto"/>
        <w:left w:val="none" w:sz="0" w:space="0" w:color="auto"/>
        <w:bottom w:val="none" w:sz="0" w:space="0" w:color="auto"/>
        <w:right w:val="none" w:sz="0" w:space="0" w:color="auto"/>
      </w:divBdr>
    </w:div>
    <w:div w:id="1741248257">
      <w:bodyDiv w:val="1"/>
      <w:marLeft w:val="0"/>
      <w:marRight w:val="0"/>
      <w:marTop w:val="0"/>
      <w:marBottom w:val="0"/>
      <w:divBdr>
        <w:top w:val="none" w:sz="0" w:space="0" w:color="auto"/>
        <w:left w:val="none" w:sz="0" w:space="0" w:color="auto"/>
        <w:bottom w:val="none" w:sz="0" w:space="0" w:color="auto"/>
        <w:right w:val="none" w:sz="0" w:space="0" w:color="auto"/>
      </w:divBdr>
    </w:div>
    <w:div w:id="1743329368">
      <w:bodyDiv w:val="1"/>
      <w:marLeft w:val="0"/>
      <w:marRight w:val="0"/>
      <w:marTop w:val="0"/>
      <w:marBottom w:val="0"/>
      <w:divBdr>
        <w:top w:val="none" w:sz="0" w:space="0" w:color="auto"/>
        <w:left w:val="none" w:sz="0" w:space="0" w:color="auto"/>
        <w:bottom w:val="none" w:sz="0" w:space="0" w:color="auto"/>
        <w:right w:val="none" w:sz="0" w:space="0" w:color="auto"/>
      </w:divBdr>
    </w:div>
    <w:div w:id="1744138212">
      <w:bodyDiv w:val="1"/>
      <w:marLeft w:val="0"/>
      <w:marRight w:val="0"/>
      <w:marTop w:val="0"/>
      <w:marBottom w:val="0"/>
      <w:divBdr>
        <w:top w:val="none" w:sz="0" w:space="0" w:color="auto"/>
        <w:left w:val="none" w:sz="0" w:space="0" w:color="auto"/>
        <w:bottom w:val="none" w:sz="0" w:space="0" w:color="auto"/>
        <w:right w:val="none" w:sz="0" w:space="0" w:color="auto"/>
      </w:divBdr>
    </w:div>
    <w:div w:id="1746342479">
      <w:bodyDiv w:val="1"/>
      <w:marLeft w:val="0"/>
      <w:marRight w:val="0"/>
      <w:marTop w:val="0"/>
      <w:marBottom w:val="0"/>
      <w:divBdr>
        <w:top w:val="none" w:sz="0" w:space="0" w:color="auto"/>
        <w:left w:val="none" w:sz="0" w:space="0" w:color="auto"/>
        <w:bottom w:val="none" w:sz="0" w:space="0" w:color="auto"/>
        <w:right w:val="none" w:sz="0" w:space="0" w:color="auto"/>
      </w:divBdr>
    </w:div>
    <w:div w:id="1746415706">
      <w:bodyDiv w:val="1"/>
      <w:marLeft w:val="0"/>
      <w:marRight w:val="0"/>
      <w:marTop w:val="0"/>
      <w:marBottom w:val="0"/>
      <w:divBdr>
        <w:top w:val="none" w:sz="0" w:space="0" w:color="auto"/>
        <w:left w:val="none" w:sz="0" w:space="0" w:color="auto"/>
        <w:bottom w:val="none" w:sz="0" w:space="0" w:color="auto"/>
        <w:right w:val="none" w:sz="0" w:space="0" w:color="auto"/>
      </w:divBdr>
    </w:div>
    <w:div w:id="1748962264">
      <w:bodyDiv w:val="1"/>
      <w:marLeft w:val="0"/>
      <w:marRight w:val="0"/>
      <w:marTop w:val="0"/>
      <w:marBottom w:val="0"/>
      <w:divBdr>
        <w:top w:val="none" w:sz="0" w:space="0" w:color="auto"/>
        <w:left w:val="none" w:sz="0" w:space="0" w:color="auto"/>
        <w:bottom w:val="none" w:sz="0" w:space="0" w:color="auto"/>
        <w:right w:val="none" w:sz="0" w:space="0" w:color="auto"/>
      </w:divBdr>
    </w:div>
    <w:div w:id="1750422974">
      <w:bodyDiv w:val="1"/>
      <w:marLeft w:val="0"/>
      <w:marRight w:val="0"/>
      <w:marTop w:val="0"/>
      <w:marBottom w:val="0"/>
      <w:divBdr>
        <w:top w:val="none" w:sz="0" w:space="0" w:color="auto"/>
        <w:left w:val="none" w:sz="0" w:space="0" w:color="auto"/>
        <w:bottom w:val="none" w:sz="0" w:space="0" w:color="auto"/>
        <w:right w:val="none" w:sz="0" w:space="0" w:color="auto"/>
      </w:divBdr>
    </w:div>
    <w:div w:id="1752197545">
      <w:bodyDiv w:val="1"/>
      <w:marLeft w:val="0"/>
      <w:marRight w:val="0"/>
      <w:marTop w:val="0"/>
      <w:marBottom w:val="0"/>
      <w:divBdr>
        <w:top w:val="none" w:sz="0" w:space="0" w:color="auto"/>
        <w:left w:val="none" w:sz="0" w:space="0" w:color="auto"/>
        <w:bottom w:val="none" w:sz="0" w:space="0" w:color="auto"/>
        <w:right w:val="none" w:sz="0" w:space="0" w:color="auto"/>
      </w:divBdr>
    </w:div>
    <w:div w:id="1753043298">
      <w:bodyDiv w:val="1"/>
      <w:marLeft w:val="0"/>
      <w:marRight w:val="0"/>
      <w:marTop w:val="0"/>
      <w:marBottom w:val="0"/>
      <w:divBdr>
        <w:top w:val="none" w:sz="0" w:space="0" w:color="auto"/>
        <w:left w:val="none" w:sz="0" w:space="0" w:color="auto"/>
        <w:bottom w:val="none" w:sz="0" w:space="0" w:color="auto"/>
        <w:right w:val="none" w:sz="0" w:space="0" w:color="auto"/>
      </w:divBdr>
    </w:div>
    <w:div w:id="1755585244">
      <w:bodyDiv w:val="1"/>
      <w:marLeft w:val="0"/>
      <w:marRight w:val="0"/>
      <w:marTop w:val="0"/>
      <w:marBottom w:val="0"/>
      <w:divBdr>
        <w:top w:val="none" w:sz="0" w:space="0" w:color="auto"/>
        <w:left w:val="none" w:sz="0" w:space="0" w:color="auto"/>
        <w:bottom w:val="none" w:sz="0" w:space="0" w:color="auto"/>
        <w:right w:val="none" w:sz="0" w:space="0" w:color="auto"/>
      </w:divBdr>
    </w:div>
    <w:div w:id="1756508301">
      <w:bodyDiv w:val="1"/>
      <w:marLeft w:val="0"/>
      <w:marRight w:val="0"/>
      <w:marTop w:val="0"/>
      <w:marBottom w:val="0"/>
      <w:divBdr>
        <w:top w:val="none" w:sz="0" w:space="0" w:color="auto"/>
        <w:left w:val="none" w:sz="0" w:space="0" w:color="auto"/>
        <w:bottom w:val="none" w:sz="0" w:space="0" w:color="auto"/>
        <w:right w:val="none" w:sz="0" w:space="0" w:color="auto"/>
      </w:divBdr>
    </w:div>
    <w:div w:id="1756707112">
      <w:bodyDiv w:val="1"/>
      <w:marLeft w:val="0"/>
      <w:marRight w:val="0"/>
      <w:marTop w:val="0"/>
      <w:marBottom w:val="0"/>
      <w:divBdr>
        <w:top w:val="none" w:sz="0" w:space="0" w:color="auto"/>
        <w:left w:val="none" w:sz="0" w:space="0" w:color="auto"/>
        <w:bottom w:val="none" w:sz="0" w:space="0" w:color="auto"/>
        <w:right w:val="none" w:sz="0" w:space="0" w:color="auto"/>
      </w:divBdr>
    </w:div>
    <w:div w:id="1757284001">
      <w:bodyDiv w:val="1"/>
      <w:marLeft w:val="0"/>
      <w:marRight w:val="0"/>
      <w:marTop w:val="0"/>
      <w:marBottom w:val="0"/>
      <w:divBdr>
        <w:top w:val="none" w:sz="0" w:space="0" w:color="auto"/>
        <w:left w:val="none" w:sz="0" w:space="0" w:color="auto"/>
        <w:bottom w:val="none" w:sz="0" w:space="0" w:color="auto"/>
        <w:right w:val="none" w:sz="0" w:space="0" w:color="auto"/>
      </w:divBdr>
    </w:div>
    <w:div w:id="1757823823">
      <w:bodyDiv w:val="1"/>
      <w:marLeft w:val="0"/>
      <w:marRight w:val="0"/>
      <w:marTop w:val="0"/>
      <w:marBottom w:val="0"/>
      <w:divBdr>
        <w:top w:val="none" w:sz="0" w:space="0" w:color="auto"/>
        <w:left w:val="none" w:sz="0" w:space="0" w:color="auto"/>
        <w:bottom w:val="none" w:sz="0" w:space="0" w:color="auto"/>
        <w:right w:val="none" w:sz="0" w:space="0" w:color="auto"/>
      </w:divBdr>
    </w:div>
    <w:div w:id="1759598517">
      <w:bodyDiv w:val="1"/>
      <w:marLeft w:val="0"/>
      <w:marRight w:val="0"/>
      <w:marTop w:val="0"/>
      <w:marBottom w:val="0"/>
      <w:divBdr>
        <w:top w:val="none" w:sz="0" w:space="0" w:color="auto"/>
        <w:left w:val="none" w:sz="0" w:space="0" w:color="auto"/>
        <w:bottom w:val="none" w:sz="0" w:space="0" w:color="auto"/>
        <w:right w:val="none" w:sz="0" w:space="0" w:color="auto"/>
      </w:divBdr>
    </w:div>
    <w:div w:id="1759979079">
      <w:bodyDiv w:val="1"/>
      <w:marLeft w:val="0"/>
      <w:marRight w:val="0"/>
      <w:marTop w:val="0"/>
      <w:marBottom w:val="0"/>
      <w:divBdr>
        <w:top w:val="none" w:sz="0" w:space="0" w:color="auto"/>
        <w:left w:val="none" w:sz="0" w:space="0" w:color="auto"/>
        <w:bottom w:val="none" w:sz="0" w:space="0" w:color="auto"/>
        <w:right w:val="none" w:sz="0" w:space="0" w:color="auto"/>
      </w:divBdr>
    </w:div>
    <w:div w:id="1762332975">
      <w:bodyDiv w:val="1"/>
      <w:marLeft w:val="0"/>
      <w:marRight w:val="0"/>
      <w:marTop w:val="0"/>
      <w:marBottom w:val="0"/>
      <w:divBdr>
        <w:top w:val="none" w:sz="0" w:space="0" w:color="auto"/>
        <w:left w:val="none" w:sz="0" w:space="0" w:color="auto"/>
        <w:bottom w:val="none" w:sz="0" w:space="0" w:color="auto"/>
        <w:right w:val="none" w:sz="0" w:space="0" w:color="auto"/>
      </w:divBdr>
    </w:div>
    <w:div w:id="1766030738">
      <w:bodyDiv w:val="1"/>
      <w:marLeft w:val="0"/>
      <w:marRight w:val="0"/>
      <w:marTop w:val="0"/>
      <w:marBottom w:val="0"/>
      <w:divBdr>
        <w:top w:val="none" w:sz="0" w:space="0" w:color="auto"/>
        <w:left w:val="none" w:sz="0" w:space="0" w:color="auto"/>
        <w:bottom w:val="none" w:sz="0" w:space="0" w:color="auto"/>
        <w:right w:val="none" w:sz="0" w:space="0" w:color="auto"/>
      </w:divBdr>
    </w:div>
    <w:div w:id="1766146206">
      <w:bodyDiv w:val="1"/>
      <w:marLeft w:val="0"/>
      <w:marRight w:val="0"/>
      <w:marTop w:val="0"/>
      <w:marBottom w:val="0"/>
      <w:divBdr>
        <w:top w:val="none" w:sz="0" w:space="0" w:color="auto"/>
        <w:left w:val="none" w:sz="0" w:space="0" w:color="auto"/>
        <w:bottom w:val="none" w:sz="0" w:space="0" w:color="auto"/>
        <w:right w:val="none" w:sz="0" w:space="0" w:color="auto"/>
      </w:divBdr>
    </w:div>
    <w:div w:id="1767070097">
      <w:bodyDiv w:val="1"/>
      <w:marLeft w:val="0"/>
      <w:marRight w:val="0"/>
      <w:marTop w:val="0"/>
      <w:marBottom w:val="0"/>
      <w:divBdr>
        <w:top w:val="none" w:sz="0" w:space="0" w:color="auto"/>
        <w:left w:val="none" w:sz="0" w:space="0" w:color="auto"/>
        <w:bottom w:val="none" w:sz="0" w:space="0" w:color="auto"/>
        <w:right w:val="none" w:sz="0" w:space="0" w:color="auto"/>
      </w:divBdr>
    </w:div>
    <w:div w:id="1768233746">
      <w:bodyDiv w:val="1"/>
      <w:marLeft w:val="0"/>
      <w:marRight w:val="0"/>
      <w:marTop w:val="0"/>
      <w:marBottom w:val="0"/>
      <w:divBdr>
        <w:top w:val="none" w:sz="0" w:space="0" w:color="auto"/>
        <w:left w:val="none" w:sz="0" w:space="0" w:color="auto"/>
        <w:bottom w:val="none" w:sz="0" w:space="0" w:color="auto"/>
        <w:right w:val="none" w:sz="0" w:space="0" w:color="auto"/>
      </w:divBdr>
    </w:div>
    <w:div w:id="1770198319">
      <w:bodyDiv w:val="1"/>
      <w:marLeft w:val="0"/>
      <w:marRight w:val="0"/>
      <w:marTop w:val="0"/>
      <w:marBottom w:val="0"/>
      <w:divBdr>
        <w:top w:val="none" w:sz="0" w:space="0" w:color="auto"/>
        <w:left w:val="none" w:sz="0" w:space="0" w:color="auto"/>
        <w:bottom w:val="none" w:sz="0" w:space="0" w:color="auto"/>
        <w:right w:val="none" w:sz="0" w:space="0" w:color="auto"/>
      </w:divBdr>
    </w:div>
    <w:div w:id="1775007611">
      <w:bodyDiv w:val="1"/>
      <w:marLeft w:val="0"/>
      <w:marRight w:val="0"/>
      <w:marTop w:val="0"/>
      <w:marBottom w:val="0"/>
      <w:divBdr>
        <w:top w:val="none" w:sz="0" w:space="0" w:color="auto"/>
        <w:left w:val="none" w:sz="0" w:space="0" w:color="auto"/>
        <w:bottom w:val="none" w:sz="0" w:space="0" w:color="auto"/>
        <w:right w:val="none" w:sz="0" w:space="0" w:color="auto"/>
      </w:divBdr>
    </w:div>
    <w:div w:id="1775053223">
      <w:bodyDiv w:val="1"/>
      <w:marLeft w:val="0"/>
      <w:marRight w:val="0"/>
      <w:marTop w:val="0"/>
      <w:marBottom w:val="0"/>
      <w:divBdr>
        <w:top w:val="none" w:sz="0" w:space="0" w:color="auto"/>
        <w:left w:val="none" w:sz="0" w:space="0" w:color="auto"/>
        <w:bottom w:val="none" w:sz="0" w:space="0" w:color="auto"/>
        <w:right w:val="none" w:sz="0" w:space="0" w:color="auto"/>
      </w:divBdr>
    </w:div>
    <w:div w:id="1776095809">
      <w:bodyDiv w:val="1"/>
      <w:marLeft w:val="0"/>
      <w:marRight w:val="0"/>
      <w:marTop w:val="0"/>
      <w:marBottom w:val="0"/>
      <w:divBdr>
        <w:top w:val="none" w:sz="0" w:space="0" w:color="auto"/>
        <w:left w:val="none" w:sz="0" w:space="0" w:color="auto"/>
        <w:bottom w:val="none" w:sz="0" w:space="0" w:color="auto"/>
        <w:right w:val="none" w:sz="0" w:space="0" w:color="auto"/>
      </w:divBdr>
    </w:div>
    <w:div w:id="1777480109">
      <w:bodyDiv w:val="1"/>
      <w:marLeft w:val="0"/>
      <w:marRight w:val="0"/>
      <w:marTop w:val="0"/>
      <w:marBottom w:val="0"/>
      <w:divBdr>
        <w:top w:val="none" w:sz="0" w:space="0" w:color="auto"/>
        <w:left w:val="none" w:sz="0" w:space="0" w:color="auto"/>
        <w:bottom w:val="none" w:sz="0" w:space="0" w:color="auto"/>
        <w:right w:val="none" w:sz="0" w:space="0" w:color="auto"/>
      </w:divBdr>
      <w:divsChild>
        <w:div w:id="279387157">
          <w:marLeft w:val="0"/>
          <w:marRight w:val="0"/>
          <w:marTop w:val="0"/>
          <w:marBottom w:val="0"/>
          <w:divBdr>
            <w:top w:val="none" w:sz="0" w:space="0" w:color="auto"/>
            <w:left w:val="none" w:sz="0" w:space="0" w:color="auto"/>
            <w:bottom w:val="none" w:sz="0" w:space="0" w:color="auto"/>
            <w:right w:val="none" w:sz="0" w:space="0" w:color="auto"/>
          </w:divBdr>
          <w:divsChild>
            <w:div w:id="2072996475">
              <w:marLeft w:val="0"/>
              <w:marRight w:val="0"/>
              <w:marTop w:val="0"/>
              <w:marBottom w:val="0"/>
              <w:divBdr>
                <w:top w:val="none" w:sz="0" w:space="0" w:color="auto"/>
                <w:left w:val="none" w:sz="0" w:space="0" w:color="auto"/>
                <w:bottom w:val="none" w:sz="0" w:space="0" w:color="auto"/>
                <w:right w:val="none" w:sz="0" w:space="0" w:color="auto"/>
              </w:divBdr>
              <w:divsChild>
                <w:div w:id="90133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250035">
      <w:bodyDiv w:val="1"/>
      <w:marLeft w:val="0"/>
      <w:marRight w:val="0"/>
      <w:marTop w:val="0"/>
      <w:marBottom w:val="0"/>
      <w:divBdr>
        <w:top w:val="none" w:sz="0" w:space="0" w:color="auto"/>
        <w:left w:val="none" w:sz="0" w:space="0" w:color="auto"/>
        <w:bottom w:val="none" w:sz="0" w:space="0" w:color="auto"/>
        <w:right w:val="none" w:sz="0" w:space="0" w:color="auto"/>
      </w:divBdr>
    </w:div>
    <w:div w:id="1780679941">
      <w:bodyDiv w:val="1"/>
      <w:marLeft w:val="0"/>
      <w:marRight w:val="0"/>
      <w:marTop w:val="0"/>
      <w:marBottom w:val="0"/>
      <w:divBdr>
        <w:top w:val="none" w:sz="0" w:space="0" w:color="auto"/>
        <w:left w:val="none" w:sz="0" w:space="0" w:color="auto"/>
        <w:bottom w:val="none" w:sz="0" w:space="0" w:color="auto"/>
        <w:right w:val="none" w:sz="0" w:space="0" w:color="auto"/>
      </w:divBdr>
    </w:div>
    <w:div w:id="1781022158">
      <w:bodyDiv w:val="1"/>
      <w:marLeft w:val="0"/>
      <w:marRight w:val="0"/>
      <w:marTop w:val="0"/>
      <w:marBottom w:val="0"/>
      <w:divBdr>
        <w:top w:val="none" w:sz="0" w:space="0" w:color="auto"/>
        <w:left w:val="none" w:sz="0" w:space="0" w:color="auto"/>
        <w:bottom w:val="none" w:sz="0" w:space="0" w:color="auto"/>
        <w:right w:val="none" w:sz="0" w:space="0" w:color="auto"/>
      </w:divBdr>
    </w:div>
    <w:div w:id="1783718633">
      <w:bodyDiv w:val="1"/>
      <w:marLeft w:val="0"/>
      <w:marRight w:val="0"/>
      <w:marTop w:val="0"/>
      <w:marBottom w:val="0"/>
      <w:divBdr>
        <w:top w:val="none" w:sz="0" w:space="0" w:color="auto"/>
        <w:left w:val="none" w:sz="0" w:space="0" w:color="auto"/>
        <w:bottom w:val="none" w:sz="0" w:space="0" w:color="auto"/>
        <w:right w:val="none" w:sz="0" w:space="0" w:color="auto"/>
      </w:divBdr>
    </w:div>
    <w:div w:id="1785079851">
      <w:bodyDiv w:val="1"/>
      <w:marLeft w:val="0"/>
      <w:marRight w:val="0"/>
      <w:marTop w:val="0"/>
      <w:marBottom w:val="0"/>
      <w:divBdr>
        <w:top w:val="none" w:sz="0" w:space="0" w:color="auto"/>
        <w:left w:val="none" w:sz="0" w:space="0" w:color="auto"/>
        <w:bottom w:val="none" w:sz="0" w:space="0" w:color="auto"/>
        <w:right w:val="none" w:sz="0" w:space="0" w:color="auto"/>
      </w:divBdr>
    </w:div>
    <w:div w:id="1787626290">
      <w:bodyDiv w:val="1"/>
      <w:marLeft w:val="0"/>
      <w:marRight w:val="0"/>
      <w:marTop w:val="0"/>
      <w:marBottom w:val="0"/>
      <w:divBdr>
        <w:top w:val="none" w:sz="0" w:space="0" w:color="auto"/>
        <w:left w:val="none" w:sz="0" w:space="0" w:color="auto"/>
        <w:bottom w:val="none" w:sz="0" w:space="0" w:color="auto"/>
        <w:right w:val="none" w:sz="0" w:space="0" w:color="auto"/>
      </w:divBdr>
    </w:div>
    <w:div w:id="1789663619">
      <w:bodyDiv w:val="1"/>
      <w:marLeft w:val="0"/>
      <w:marRight w:val="0"/>
      <w:marTop w:val="0"/>
      <w:marBottom w:val="0"/>
      <w:divBdr>
        <w:top w:val="none" w:sz="0" w:space="0" w:color="auto"/>
        <w:left w:val="none" w:sz="0" w:space="0" w:color="auto"/>
        <w:bottom w:val="none" w:sz="0" w:space="0" w:color="auto"/>
        <w:right w:val="none" w:sz="0" w:space="0" w:color="auto"/>
      </w:divBdr>
    </w:div>
    <w:div w:id="1791893187">
      <w:bodyDiv w:val="1"/>
      <w:marLeft w:val="0"/>
      <w:marRight w:val="0"/>
      <w:marTop w:val="0"/>
      <w:marBottom w:val="0"/>
      <w:divBdr>
        <w:top w:val="none" w:sz="0" w:space="0" w:color="auto"/>
        <w:left w:val="none" w:sz="0" w:space="0" w:color="auto"/>
        <w:bottom w:val="none" w:sz="0" w:space="0" w:color="auto"/>
        <w:right w:val="none" w:sz="0" w:space="0" w:color="auto"/>
      </w:divBdr>
    </w:div>
    <w:div w:id="1798798618">
      <w:bodyDiv w:val="1"/>
      <w:marLeft w:val="0"/>
      <w:marRight w:val="0"/>
      <w:marTop w:val="0"/>
      <w:marBottom w:val="0"/>
      <w:divBdr>
        <w:top w:val="none" w:sz="0" w:space="0" w:color="auto"/>
        <w:left w:val="none" w:sz="0" w:space="0" w:color="auto"/>
        <w:bottom w:val="none" w:sz="0" w:space="0" w:color="auto"/>
        <w:right w:val="none" w:sz="0" w:space="0" w:color="auto"/>
      </w:divBdr>
    </w:div>
    <w:div w:id="1799444584">
      <w:bodyDiv w:val="1"/>
      <w:marLeft w:val="0"/>
      <w:marRight w:val="0"/>
      <w:marTop w:val="0"/>
      <w:marBottom w:val="0"/>
      <w:divBdr>
        <w:top w:val="none" w:sz="0" w:space="0" w:color="auto"/>
        <w:left w:val="none" w:sz="0" w:space="0" w:color="auto"/>
        <w:bottom w:val="none" w:sz="0" w:space="0" w:color="auto"/>
        <w:right w:val="none" w:sz="0" w:space="0" w:color="auto"/>
      </w:divBdr>
    </w:div>
    <w:div w:id="1802306706">
      <w:bodyDiv w:val="1"/>
      <w:marLeft w:val="0"/>
      <w:marRight w:val="0"/>
      <w:marTop w:val="0"/>
      <w:marBottom w:val="0"/>
      <w:divBdr>
        <w:top w:val="none" w:sz="0" w:space="0" w:color="auto"/>
        <w:left w:val="none" w:sz="0" w:space="0" w:color="auto"/>
        <w:bottom w:val="none" w:sz="0" w:space="0" w:color="auto"/>
        <w:right w:val="none" w:sz="0" w:space="0" w:color="auto"/>
      </w:divBdr>
    </w:div>
    <w:div w:id="1802965004">
      <w:bodyDiv w:val="1"/>
      <w:marLeft w:val="0"/>
      <w:marRight w:val="0"/>
      <w:marTop w:val="0"/>
      <w:marBottom w:val="0"/>
      <w:divBdr>
        <w:top w:val="none" w:sz="0" w:space="0" w:color="auto"/>
        <w:left w:val="none" w:sz="0" w:space="0" w:color="auto"/>
        <w:bottom w:val="none" w:sz="0" w:space="0" w:color="auto"/>
        <w:right w:val="none" w:sz="0" w:space="0" w:color="auto"/>
      </w:divBdr>
    </w:div>
    <w:div w:id="1804035993">
      <w:bodyDiv w:val="1"/>
      <w:marLeft w:val="0"/>
      <w:marRight w:val="0"/>
      <w:marTop w:val="0"/>
      <w:marBottom w:val="0"/>
      <w:divBdr>
        <w:top w:val="none" w:sz="0" w:space="0" w:color="auto"/>
        <w:left w:val="none" w:sz="0" w:space="0" w:color="auto"/>
        <w:bottom w:val="none" w:sz="0" w:space="0" w:color="auto"/>
        <w:right w:val="none" w:sz="0" w:space="0" w:color="auto"/>
      </w:divBdr>
    </w:div>
    <w:div w:id="1804150090">
      <w:bodyDiv w:val="1"/>
      <w:marLeft w:val="0"/>
      <w:marRight w:val="0"/>
      <w:marTop w:val="0"/>
      <w:marBottom w:val="0"/>
      <w:divBdr>
        <w:top w:val="none" w:sz="0" w:space="0" w:color="auto"/>
        <w:left w:val="none" w:sz="0" w:space="0" w:color="auto"/>
        <w:bottom w:val="none" w:sz="0" w:space="0" w:color="auto"/>
        <w:right w:val="none" w:sz="0" w:space="0" w:color="auto"/>
      </w:divBdr>
    </w:div>
    <w:div w:id="1805928139">
      <w:bodyDiv w:val="1"/>
      <w:marLeft w:val="0"/>
      <w:marRight w:val="0"/>
      <w:marTop w:val="0"/>
      <w:marBottom w:val="0"/>
      <w:divBdr>
        <w:top w:val="none" w:sz="0" w:space="0" w:color="auto"/>
        <w:left w:val="none" w:sz="0" w:space="0" w:color="auto"/>
        <w:bottom w:val="none" w:sz="0" w:space="0" w:color="auto"/>
        <w:right w:val="none" w:sz="0" w:space="0" w:color="auto"/>
      </w:divBdr>
    </w:div>
    <w:div w:id="1806852323">
      <w:bodyDiv w:val="1"/>
      <w:marLeft w:val="0"/>
      <w:marRight w:val="0"/>
      <w:marTop w:val="0"/>
      <w:marBottom w:val="0"/>
      <w:divBdr>
        <w:top w:val="none" w:sz="0" w:space="0" w:color="auto"/>
        <w:left w:val="none" w:sz="0" w:space="0" w:color="auto"/>
        <w:bottom w:val="none" w:sz="0" w:space="0" w:color="auto"/>
        <w:right w:val="none" w:sz="0" w:space="0" w:color="auto"/>
      </w:divBdr>
    </w:div>
    <w:div w:id="1811746812">
      <w:bodyDiv w:val="1"/>
      <w:marLeft w:val="0"/>
      <w:marRight w:val="0"/>
      <w:marTop w:val="0"/>
      <w:marBottom w:val="0"/>
      <w:divBdr>
        <w:top w:val="none" w:sz="0" w:space="0" w:color="auto"/>
        <w:left w:val="none" w:sz="0" w:space="0" w:color="auto"/>
        <w:bottom w:val="none" w:sz="0" w:space="0" w:color="auto"/>
        <w:right w:val="none" w:sz="0" w:space="0" w:color="auto"/>
      </w:divBdr>
    </w:div>
    <w:div w:id="1812750023">
      <w:bodyDiv w:val="1"/>
      <w:marLeft w:val="0"/>
      <w:marRight w:val="0"/>
      <w:marTop w:val="0"/>
      <w:marBottom w:val="0"/>
      <w:divBdr>
        <w:top w:val="none" w:sz="0" w:space="0" w:color="auto"/>
        <w:left w:val="none" w:sz="0" w:space="0" w:color="auto"/>
        <w:bottom w:val="none" w:sz="0" w:space="0" w:color="auto"/>
        <w:right w:val="none" w:sz="0" w:space="0" w:color="auto"/>
      </w:divBdr>
    </w:div>
    <w:div w:id="1817258284">
      <w:bodyDiv w:val="1"/>
      <w:marLeft w:val="0"/>
      <w:marRight w:val="0"/>
      <w:marTop w:val="0"/>
      <w:marBottom w:val="0"/>
      <w:divBdr>
        <w:top w:val="none" w:sz="0" w:space="0" w:color="auto"/>
        <w:left w:val="none" w:sz="0" w:space="0" w:color="auto"/>
        <w:bottom w:val="none" w:sz="0" w:space="0" w:color="auto"/>
        <w:right w:val="none" w:sz="0" w:space="0" w:color="auto"/>
      </w:divBdr>
    </w:div>
    <w:div w:id="1818034601">
      <w:bodyDiv w:val="1"/>
      <w:marLeft w:val="0"/>
      <w:marRight w:val="0"/>
      <w:marTop w:val="0"/>
      <w:marBottom w:val="0"/>
      <w:divBdr>
        <w:top w:val="none" w:sz="0" w:space="0" w:color="auto"/>
        <w:left w:val="none" w:sz="0" w:space="0" w:color="auto"/>
        <w:bottom w:val="none" w:sz="0" w:space="0" w:color="auto"/>
        <w:right w:val="none" w:sz="0" w:space="0" w:color="auto"/>
      </w:divBdr>
    </w:div>
    <w:div w:id="1820534316">
      <w:bodyDiv w:val="1"/>
      <w:marLeft w:val="0"/>
      <w:marRight w:val="0"/>
      <w:marTop w:val="0"/>
      <w:marBottom w:val="0"/>
      <w:divBdr>
        <w:top w:val="none" w:sz="0" w:space="0" w:color="auto"/>
        <w:left w:val="none" w:sz="0" w:space="0" w:color="auto"/>
        <w:bottom w:val="none" w:sz="0" w:space="0" w:color="auto"/>
        <w:right w:val="none" w:sz="0" w:space="0" w:color="auto"/>
      </w:divBdr>
    </w:div>
    <w:div w:id="1820802274">
      <w:bodyDiv w:val="1"/>
      <w:marLeft w:val="0"/>
      <w:marRight w:val="0"/>
      <w:marTop w:val="0"/>
      <w:marBottom w:val="0"/>
      <w:divBdr>
        <w:top w:val="none" w:sz="0" w:space="0" w:color="auto"/>
        <w:left w:val="none" w:sz="0" w:space="0" w:color="auto"/>
        <w:bottom w:val="none" w:sz="0" w:space="0" w:color="auto"/>
        <w:right w:val="none" w:sz="0" w:space="0" w:color="auto"/>
      </w:divBdr>
    </w:div>
    <w:div w:id="1821072343">
      <w:bodyDiv w:val="1"/>
      <w:marLeft w:val="0"/>
      <w:marRight w:val="0"/>
      <w:marTop w:val="0"/>
      <w:marBottom w:val="0"/>
      <w:divBdr>
        <w:top w:val="none" w:sz="0" w:space="0" w:color="auto"/>
        <w:left w:val="none" w:sz="0" w:space="0" w:color="auto"/>
        <w:bottom w:val="none" w:sz="0" w:space="0" w:color="auto"/>
        <w:right w:val="none" w:sz="0" w:space="0" w:color="auto"/>
      </w:divBdr>
      <w:divsChild>
        <w:div w:id="155535545">
          <w:marLeft w:val="0"/>
          <w:marRight w:val="0"/>
          <w:marTop w:val="0"/>
          <w:marBottom w:val="0"/>
          <w:divBdr>
            <w:top w:val="none" w:sz="0" w:space="0" w:color="auto"/>
            <w:left w:val="none" w:sz="0" w:space="0" w:color="auto"/>
            <w:bottom w:val="none" w:sz="0" w:space="0" w:color="auto"/>
            <w:right w:val="none" w:sz="0" w:space="0" w:color="auto"/>
          </w:divBdr>
          <w:divsChild>
            <w:div w:id="52121893">
              <w:marLeft w:val="0"/>
              <w:marRight w:val="0"/>
              <w:marTop w:val="0"/>
              <w:marBottom w:val="0"/>
              <w:divBdr>
                <w:top w:val="none" w:sz="0" w:space="0" w:color="auto"/>
                <w:left w:val="none" w:sz="0" w:space="0" w:color="auto"/>
                <w:bottom w:val="none" w:sz="0" w:space="0" w:color="auto"/>
                <w:right w:val="none" w:sz="0" w:space="0" w:color="auto"/>
              </w:divBdr>
              <w:divsChild>
                <w:div w:id="42279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393638">
      <w:bodyDiv w:val="1"/>
      <w:marLeft w:val="0"/>
      <w:marRight w:val="0"/>
      <w:marTop w:val="0"/>
      <w:marBottom w:val="0"/>
      <w:divBdr>
        <w:top w:val="none" w:sz="0" w:space="0" w:color="auto"/>
        <w:left w:val="none" w:sz="0" w:space="0" w:color="auto"/>
        <w:bottom w:val="none" w:sz="0" w:space="0" w:color="auto"/>
        <w:right w:val="none" w:sz="0" w:space="0" w:color="auto"/>
      </w:divBdr>
    </w:div>
    <w:div w:id="1825079210">
      <w:bodyDiv w:val="1"/>
      <w:marLeft w:val="0"/>
      <w:marRight w:val="0"/>
      <w:marTop w:val="0"/>
      <w:marBottom w:val="0"/>
      <w:divBdr>
        <w:top w:val="none" w:sz="0" w:space="0" w:color="auto"/>
        <w:left w:val="none" w:sz="0" w:space="0" w:color="auto"/>
        <w:bottom w:val="none" w:sz="0" w:space="0" w:color="auto"/>
        <w:right w:val="none" w:sz="0" w:space="0" w:color="auto"/>
      </w:divBdr>
    </w:div>
    <w:div w:id="1826044747">
      <w:bodyDiv w:val="1"/>
      <w:marLeft w:val="0"/>
      <w:marRight w:val="0"/>
      <w:marTop w:val="0"/>
      <w:marBottom w:val="0"/>
      <w:divBdr>
        <w:top w:val="none" w:sz="0" w:space="0" w:color="auto"/>
        <w:left w:val="none" w:sz="0" w:space="0" w:color="auto"/>
        <w:bottom w:val="none" w:sz="0" w:space="0" w:color="auto"/>
        <w:right w:val="none" w:sz="0" w:space="0" w:color="auto"/>
      </w:divBdr>
    </w:div>
    <w:div w:id="1828129466">
      <w:bodyDiv w:val="1"/>
      <w:marLeft w:val="0"/>
      <w:marRight w:val="0"/>
      <w:marTop w:val="0"/>
      <w:marBottom w:val="0"/>
      <w:divBdr>
        <w:top w:val="none" w:sz="0" w:space="0" w:color="auto"/>
        <w:left w:val="none" w:sz="0" w:space="0" w:color="auto"/>
        <w:bottom w:val="none" w:sz="0" w:space="0" w:color="auto"/>
        <w:right w:val="none" w:sz="0" w:space="0" w:color="auto"/>
      </w:divBdr>
    </w:div>
    <w:div w:id="1830124331">
      <w:bodyDiv w:val="1"/>
      <w:marLeft w:val="0"/>
      <w:marRight w:val="0"/>
      <w:marTop w:val="0"/>
      <w:marBottom w:val="0"/>
      <w:divBdr>
        <w:top w:val="none" w:sz="0" w:space="0" w:color="auto"/>
        <w:left w:val="none" w:sz="0" w:space="0" w:color="auto"/>
        <w:bottom w:val="none" w:sz="0" w:space="0" w:color="auto"/>
        <w:right w:val="none" w:sz="0" w:space="0" w:color="auto"/>
      </w:divBdr>
    </w:div>
    <w:div w:id="1832482136">
      <w:bodyDiv w:val="1"/>
      <w:marLeft w:val="0"/>
      <w:marRight w:val="0"/>
      <w:marTop w:val="0"/>
      <w:marBottom w:val="0"/>
      <w:divBdr>
        <w:top w:val="none" w:sz="0" w:space="0" w:color="auto"/>
        <w:left w:val="none" w:sz="0" w:space="0" w:color="auto"/>
        <w:bottom w:val="none" w:sz="0" w:space="0" w:color="auto"/>
        <w:right w:val="none" w:sz="0" w:space="0" w:color="auto"/>
      </w:divBdr>
    </w:div>
    <w:div w:id="1833644355">
      <w:bodyDiv w:val="1"/>
      <w:marLeft w:val="0"/>
      <w:marRight w:val="0"/>
      <w:marTop w:val="0"/>
      <w:marBottom w:val="0"/>
      <w:divBdr>
        <w:top w:val="none" w:sz="0" w:space="0" w:color="auto"/>
        <w:left w:val="none" w:sz="0" w:space="0" w:color="auto"/>
        <w:bottom w:val="none" w:sz="0" w:space="0" w:color="auto"/>
        <w:right w:val="none" w:sz="0" w:space="0" w:color="auto"/>
      </w:divBdr>
    </w:div>
    <w:div w:id="1834879841">
      <w:bodyDiv w:val="1"/>
      <w:marLeft w:val="0"/>
      <w:marRight w:val="0"/>
      <w:marTop w:val="0"/>
      <w:marBottom w:val="0"/>
      <w:divBdr>
        <w:top w:val="none" w:sz="0" w:space="0" w:color="auto"/>
        <w:left w:val="none" w:sz="0" w:space="0" w:color="auto"/>
        <w:bottom w:val="none" w:sz="0" w:space="0" w:color="auto"/>
        <w:right w:val="none" w:sz="0" w:space="0" w:color="auto"/>
      </w:divBdr>
    </w:div>
    <w:div w:id="1835140854">
      <w:bodyDiv w:val="1"/>
      <w:marLeft w:val="0"/>
      <w:marRight w:val="0"/>
      <w:marTop w:val="0"/>
      <w:marBottom w:val="0"/>
      <w:divBdr>
        <w:top w:val="none" w:sz="0" w:space="0" w:color="auto"/>
        <w:left w:val="none" w:sz="0" w:space="0" w:color="auto"/>
        <w:bottom w:val="none" w:sz="0" w:space="0" w:color="auto"/>
        <w:right w:val="none" w:sz="0" w:space="0" w:color="auto"/>
      </w:divBdr>
    </w:div>
    <w:div w:id="1835680629">
      <w:bodyDiv w:val="1"/>
      <w:marLeft w:val="0"/>
      <w:marRight w:val="0"/>
      <w:marTop w:val="0"/>
      <w:marBottom w:val="0"/>
      <w:divBdr>
        <w:top w:val="none" w:sz="0" w:space="0" w:color="auto"/>
        <w:left w:val="none" w:sz="0" w:space="0" w:color="auto"/>
        <w:bottom w:val="none" w:sz="0" w:space="0" w:color="auto"/>
        <w:right w:val="none" w:sz="0" w:space="0" w:color="auto"/>
      </w:divBdr>
    </w:div>
    <w:div w:id="1837529335">
      <w:bodyDiv w:val="1"/>
      <w:marLeft w:val="0"/>
      <w:marRight w:val="0"/>
      <w:marTop w:val="0"/>
      <w:marBottom w:val="0"/>
      <w:divBdr>
        <w:top w:val="none" w:sz="0" w:space="0" w:color="auto"/>
        <w:left w:val="none" w:sz="0" w:space="0" w:color="auto"/>
        <w:bottom w:val="none" w:sz="0" w:space="0" w:color="auto"/>
        <w:right w:val="none" w:sz="0" w:space="0" w:color="auto"/>
      </w:divBdr>
    </w:div>
    <w:div w:id="1839416364">
      <w:bodyDiv w:val="1"/>
      <w:marLeft w:val="0"/>
      <w:marRight w:val="0"/>
      <w:marTop w:val="0"/>
      <w:marBottom w:val="0"/>
      <w:divBdr>
        <w:top w:val="none" w:sz="0" w:space="0" w:color="auto"/>
        <w:left w:val="none" w:sz="0" w:space="0" w:color="auto"/>
        <w:bottom w:val="none" w:sz="0" w:space="0" w:color="auto"/>
        <w:right w:val="none" w:sz="0" w:space="0" w:color="auto"/>
      </w:divBdr>
    </w:div>
    <w:div w:id="1839734342">
      <w:bodyDiv w:val="1"/>
      <w:marLeft w:val="0"/>
      <w:marRight w:val="0"/>
      <w:marTop w:val="0"/>
      <w:marBottom w:val="0"/>
      <w:divBdr>
        <w:top w:val="none" w:sz="0" w:space="0" w:color="auto"/>
        <w:left w:val="none" w:sz="0" w:space="0" w:color="auto"/>
        <w:bottom w:val="none" w:sz="0" w:space="0" w:color="auto"/>
        <w:right w:val="none" w:sz="0" w:space="0" w:color="auto"/>
      </w:divBdr>
    </w:div>
    <w:div w:id="1840610748">
      <w:bodyDiv w:val="1"/>
      <w:marLeft w:val="0"/>
      <w:marRight w:val="0"/>
      <w:marTop w:val="0"/>
      <w:marBottom w:val="0"/>
      <w:divBdr>
        <w:top w:val="none" w:sz="0" w:space="0" w:color="auto"/>
        <w:left w:val="none" w:sz="0" w:space="0" w:color="auto"/>
        <w:bottom w:val="none" w:sz="0" w:space="0" w:color="auto"/>
        <w:right w:val="none" w:sz="0" w:space="0" w:color="auto"/>
      </w:divBdr>
    </w:div>
    <w:div w:id="1844975179">
      <w:bodyDiv w:val="1"/>
      <w:marLeft w:val="0"/>
      <w:marRight w:val="0"/>
      <w:marTop w:val="0"/>
      <w:marBottom w:val="0"/>
      <w:divBdr>
        <w:top w:val="none" w:sz="0" w:space="0" w:color="auto"/>
        <w:left w:val="none" w:sz="0" w:space="0" w:color="auto"/>
        <w:bottom w:val="none" w:sz="0" w:space="0" w:color="auto"/>
        <w:right w:val="none" w:sz="0" w:space="0" w:color="auto"/>
      </w:divBdr>
    </w:div>
    <w:div w:id="1845244448">
      <w:bodyDiv w:val="1"/>
      <w:marLeft w:val="0"/>
      <w:marRight w:val="0"/>
      <w:marTop w:val="0"/>
      <w:marBottom w:val="0"/>
      <w:divBdr>
        <w:top w:val="none" w:sz="0" w:space="0" w:color="auto"/>
        <w:left w:val="none" w:sz="0" w:space="0" w:color="auto"/>
        <w:bottom w:val="none" w:sz="0" w:space="0" w:color="auto"/>
        <w:right w:val="none" w:sz="0" w:space="0" w:color="auto"/>
      </w:divBdr>
    </w:div>
    <w:div w:id="1845322965">
      <w:bodyDiv w:val="1"/>
      <w:marLeft w:val="0"/>
      <w:marRight w:val="0"/>
      <w:marTop w:val="0"/>
      <w:marBottom w:val="0"/>
      <w:divBdr>
        <w:top w:val="none" w:sz="0" w:space="0" w:color="auto"/>
        <w:left w:val="none" w:sz="0" w:space="0" w:color="auto"/>
        <w:bottom w:val="none" w:sz="0" w:space="0" w:color="auto"/>
        <w:right w:val="none" w:sz="0" w:space="0" w:color="auto"/>
      </w:divBdr>
    </w:div>
    <w:div w:id="1848787315">
      <w:bodyDiv w:val="1"/>
      <w:marLeft w:val="0"/>
      <w:marRight w:val="0"/>
      <w:marTop w:val="0"/>
      <w:marBottom w:val="0"/>
      <w:divBdr>
        <w:top w:val="none" w:sz="0" w:space="0" w:color="auto"/>
        <w:left w:val="none" w:sz="0" w:space="0" w:color="auto"/>
        <w:bottom w:val="none" w:sz="0" w:space="0" w:color="auto"/>
        <w:right w:val="none" w:sz="0" w:space="0" w:color="auto"/>
      </w:divBdr>
    </w:div>
    <w:div w:id="1849639402">
      <w:bodyDiv w:val="1"/>
      <w:marLeft w:val="0"/>
      <w:marRight w:val="0"/>
      <w:marTop w:val="0"/>
      <w:marBottom w:val="0"/>
      <w:divBdr>
        <w:top w:val="none" w:sz="0" w:space="0" w:color="auto"/>
        <w:left w:val="none" w:sz="0" w:space="0" w:color="auto"/>
        <w:bottom w:val="none" w:sz="0" w:space="0" w:color="auto"/>
        <w:right w:val="none" w:sz="0" w:space="0" w:color="auto"/>
      </w:divBdr>
    </w:div>
    <w:div w:id="1850754180">
      <w:bodyDiv w:val="1"/>
      <w:marLeft w:val="0"/>
      <w:marRight w:val="0"/>
      <w:marTop w:val="0"/>
      <w:marBottom w:val="0"/>
      <w:divBdr>
        <w:top w:val="none" w:sz="0" w:space="0" w:color="auto"/>
        <w:left w:val="none" w:sz="0" w:space="0" w:color="auto"/>
        <w:bottom w:val="none" w:sz="0" w:space="0" w:color="auto"/>
        <w:right w:val="none" w:sz="0" w:space="0" w:color="auto"/>
      </w:divBdr>
    </w:div>
    <w:div w:id="1852138011">
      <w:bodyDiv w:val="1"/>
      <w:marLeft w:val="0"/>
      <w:marRight w:val="0"/>
      <w:marTop w:val="0"/>
      <w:marBottom w:val="0"/>
      <w:divBdr>
        <w:top w:val="none" w:sz="0" w:space="0" w:color="auto"/>
        <w:left w:val="none" w:sz="0" w:space="0" w:color="auto"/>
        <w:bottom w:val="none" w:sz="0" w:space="0" w:color="auto"/>
        <w:right w:val="none" w:sz="0" w:space="0" w:color="auto"/>
      </w:divBdr>
    </w:div>
    <w:div w:id="1854420399">
      <w:bodyDiv w:val="1"/>
      <w:marLeft w:val="0"/>
      <w:marRight w:val="0"/>
      <w:marTop w:val="0"/>
      <w:marBottom w:val="0"/>
      <w:divBdr>
        <w:top w:val="none" w:sz="0" w:space="0" w:color="auto"/>
        <w:left w:val="none" w:sz="0" w:space="0" w:color="auto"/>
        <w:bottom w:val="none" w:sz="0" w:space="0" w:color="auto"/>
        <w:right w:val="none" w:sz="0" w:space="0" w:color="auto"/>
      </w:divBdr>
    </w:div>
    <w:div w:id="1860509632">
      <w:bodyDiv w:val="1"/>
      <w:marLeft w:val="0"/>
      <w:marRight w:val="0"/>
      <w:marTop w:val="0"/>
      <w:marBottom w:val="0"/>
      <w:divBdr>
        <w:top w:val="none" w:sz="0" w:space="0" w:color="auto"/>
        <w:left w:val="none" w:sz="0" w:space="0" w:color="auto"/>
        <w:bottom w:val="none" w:sz="0" w:space="0" w:color="auto"/>
        <w:right w:val="none" w:sz="0" w:space="0" w:color="auto"/>
      </w:divBdr>
    </w:div>
    <w:div w:id="1861581157">
      <w:bodyDiv w:val="1"/>
      <w:marLeft w:val="0"/>
      <w:marRight w:val="0"/>
      <w:marTop w:val="0"/>
      <w:marBottom w:val="0"/>
      <w:divBdr>
        <w:top w:val="none" w:sz="0" w:space="0" w:color="auto"/>
        <w:left w:val="none" w:sz="0" w:space="0" w:color="auto"/>
        <w:bottom w:val="none" w:sz="0" w:space="0" w:color="auto"/>
        <w:right w:val="none" w:sz="0" w:space="0" w:color="auto"/>
      </w:divBdr>
    </w:div>
    <w:div w:id="1863207762">
      <w:bodyDiv w:val="1"/>
      <w:marLeft w:val="0"/>
      <w:marRight w:val="0"/>
      <w:marTop w:val="0"/>
      <w:marBottom w:val="0"/>
      <w:divBdr>
        <w:top w:val="none" w:sz="0" w:space="0" w:color="auto"/>
        <w:left w:val="none" w:sz="0" w:space="0" w:color="auto"/>
        <w:bottom w:val="none" w:sz="0" w:space="0" w:color="auto"/>
        <w:right w:val="none" w:sz="0" w:space="0" w:color="auto"/>
      </w:divBdr>
    </w:div>
    <w:div w:id="1867012539">
      <w:bodyDiv w:val="1"/>
      <w:marLeft w:val="0"/>
      <w:marRight w:val="0"/>
      <w:marTop w:val="0"/>
      <w:marBottom w:val="0"/>
      <w:divBdr>
        <w:top w:val="none" w:sz="0" w:space="0" w:color="auto"/>
        <w:left w:val="none" w:sz="0" w:space="0" w:color="auto"/>
        <w:bottom w:val="none" w:sz="0" w:space="0" w:color="auto"/>
        <w:right w:val="none" w:sz="0" w:space="0" w:color="auto"/>
      </w:divBdr>
    </w:div>
    <w:div w:id="1868983048">
      <w:bodyDiv w:val="1"/>
      <w:marLeft w:val="0"/>
      <w:marRight w:val="0"/>
      <w:marTop w:val="0"/>
      <w:marBottom w:val="0"/>
      <w:divBdr>
        <w:top w:val="none" w:sz="0" w:space="0" w:color="auto"/>
        <w:left w:val="none" w:sz="0" w:space="0" w:color="auto"/>
        <w:bottom w:val="none" w:sz="0" w:space="0" w:color="auto"/>
        <w:right w:val="none" w:sz="0" w:space="0" w:color="auto"/>
      </w:divBdr>
    </w:div>
    <w:div w:id="1869294547">
      <w:bodyDiv w:val="1"/>
      <w:marLeft w:val="0"/>
      <w:marRight w:val="0"/>
      <w:marTop w:val="0"/>
      <w:marBottom w:val="0"/>
      <w:divBdr>
        <w:top w:val="none" w:sz="0" w:space="0" w:color="auto"/>
        <w:left w:val="none" w:sz="0" w:space="0" w:color="auto"/>
        <w:bottom w:val="none" w:sz="0" w:space="0" w:color="auto"/>
        <w:right w:val="none" w:sz="0" w:space="0" w:color="auto"/>
      </w:divBdr>
    </w:div>
    <w:div w:id="1871331155">
      <w:bodyDiv w:val="1"/>
      <w:marLeft w:val="0"/>
      <w:marRight w:val="0"/>
      <w:marTop w:val="0"/>
      <w:marBottom w:val="0"/>
      <w:divBdr>
        <w:top w:val="none" w:sz="0" w:space="0" w:color="auto"/>
        <w:left w:val="none" w:sz="0" w:space="0" w:color="auto"/>
        <w:bottom w:val="none" w:sz="0" w:space="0" w:color="auto"/>
        <w:right w:val="none" w:sz="0" w:space="0" w:color="auto"/>
      </w:divBdr>
    </w:div>
    <w:div w:id="1873104763">
      <w:bodyDiv w:val="1"/>
      <w:marLeft w:val="0"/>
      <w:marRight w:val="0"/>
      <w:marTop w:val="0"/>
      <w:marBottom w:val="0"/>
      <w:divBdr>
        <w:top w:val="none" w:sz="0" w:space="0" w:color="auto"/>
        <w:left w:val="none" w:sz="0" w:space="0" w:color="auto"/>
        <w:bottom w:val="none" w:sz="0" w:space="0" w:color="auto"/>
        <w:right w:val="none" w:sz="0" w:space="0" w:color="auto"/>
      </w:divBdr>
    </w:div>
    <w:div w:id="1874423425">
      <w:bodyDiv w:val="1"/>
      <w:marLeft w:val="0"/>
      <w:marRight w:val="0"/>
      <w:marTop w:val="0"/>
      <w:marBottom w:val="0"/>
      <w:divBdr>
        <w:top w:val="none" w:sz="0" w:space="0" w:color="auto"/>
        <w:left w:val="none" w:sz="0" w:space="0" w:color="auto"/>
        <w:bottom w:val="none" w:sz="0" w:space="0" w:color="auto"/>
        <w:right w:val="none" w:sz="0" w:space="0" w:color="auto"/>
      </w:divBdr>
    </w:div>
    <w:div w:id="1875120567">
      <w:bodyDiv w:val="1"/>
      <w:marLeft w:val="0"/>
      <w:marRight w:val="0"/>
      <w:marTop w:val="0"/>
      <w:marBottom w:val="0"/>
      <w:divBdr>
        <w:top w:val="none" w:sz="0" w:space="0" w:color="auto"/>
        <w:left w:val="none" w:sz="0" w:space="0" w:color="auto"/>
        <w:bottom w:val="none" w:sz="0" w:space="0" w:color="auto"/>
        <w:right w:val="none" w:sz="0" w:space="0" w:color="auto"/>
      </w:divBdr>
    </w:div>
    <w:div w:id="1875270763">
      <w:bodyDiv w:val="1"/>
      <w:marLeft w:val="0"/>
      <w:marRight w:val="0"/>
      <w:marTop w:val="0"/>
      <w:marBottom w:val="0"/>
      <w:divBdr>
        <w:top w:val="none" w:sz="0" w:space="0" w:color="auto"/>
        <w:left w:val="none" w:sz="0" w:space="0" w:color="auto"/>
        <w:bottom w:val="none" w:sz="0" w:space="0" w:color="auto"/>
        <w:right w:val="none" w:sz="0" w:space="0" w:color="auto"/>
      </w:divBdr>
    </w:div>
    <w:div w:id="1876114761">
      <w:bodyDiv w:val="1"/>
      <w:marLeft w:val="0"/>
      <w:marRight w:val="0"/>
      <w:marTop w:val="0"/>
      <w:marBottom w:val="0"/>
      <w:divBdr>
        <w:top w:val="none" w:sz="0" w:space="0" w:color="auto"/>
        <w:left w:val="none" w:sz="0" w:space="0" w:color="auto"/>
        <w:bottom w:val="none" w:sz="0" w:space="0" w:color="auto"/>
        <w:right w:val="none" w:sz="0" w:space="0" w:color="auto"/>
      </w:divBdr>
    </w:div>
    <w:div w:id="1876382072">
      <w:bodyDiv w:val="1"/>
      <w:marLeft w:val="0"/>
      <w:marRight w:val="0"/>
      <w:marTop w:val="0"/>
      <w:marBottom w:val="0"/>
      <w:divBdr>
        <w:top w:val="none" w:sz="0" w:space="0" w:color="auto"/>
        <w:left w:val="none" w:sz="0" w:space="0" w:color="auto"/>
        <w:bottom w:val="none" w:sz="0" w:space="0" w:color="auto"/>
        <w:right w:val="none" w:sz="0" w:space="0" w:color="auto"/>
      </w:divBdr>
    </w:div>
    <w:div w:id="1877428546">
      <w:bodyDiv w:val="1"/>
      <w:marLeft w:val="0"/>
      <w:marRight w:val="0"/>
      <w:marTop w:val="0"/>
      <w:marBottom w:val="0"/>
      <w:divBdr>
        <w:top w:val="none" w:sz="0" w:space="0" w:color="auto"/>
        <w:left w:val="none" w:sz="0" w:space="0" w:color="auto"/>
        <w:bottom w:val="none" w:sz="0" w:space="0" w:color="auto"/>
        <w:right w:val="none" w:sz="0" w:space="0" w:color="auto"/>
      </w:divBdr>
    </w:div>
    <w:div w:id="1880582532">
      <w:bodyDiv w:val="1"/>
      <w:marLeft w:val="0"/>
      <w:marRight w:val="0"/>
      <w:marTop w:val="0"/>
      <w:marBottom w:val="0"/>
      <w:divBdr>
        <w:top w:val="none" w:sz="0" w:space="0" w:color="auto"/>
        <w:left w:val="none" w:sz="0" w:space="0" w:color="auto"/>
        <w:bottom w:val="none" w:sz="0" w:space="0" w:color="auto"/>
        <w:right w:val="none" w:sz="0" w:space="0" w:color="auto"/>
      </w:divBdr>
    </w:div>
    <w:div w:id="1880780018">
      <w:bodyDiv w:val="1"/>
      <w:marLeft w:val="0"/>
      <w:marRight w:val="0"/>
      <w:marTop w:val="0"/>
      <w:marBottom w:val="0"/>
      <w:divBdr>
        <w:top w:val="none" w:sz="0" w:space="0" w:color="auto"/>
        <w:left w:val="none" w:sz="0" w:space="0" w:color="auto"/>
        <w:bottom w:val="none" w:sz="0" w:space="0" w:color="auto"/>
        <w:right w:val="none" w:sz="0" w:space="0" w:color="auto"/>
      </w:divBdr>
    </w:div>
    <w:div w:id="1881822852">
      <w:bodyDiv w:val="1"/>
      <w:marLeft w:val="0"/>
      <w:marRight w:val="0"/>
      <w:marTop w:val="0"/>
      <w:marBottom w:val="0"/>
      <w:divBdr>
        <w:top w:val="none" w:sz="0" w:space="0" w:color="auto"/>
        <w:left w:val="none" w:sz="0" w:space="0" w:color="auto"/>
        <w:bottom w:val="none" w:sz="0" w:space="0" w:color="auto"/>
        <w:right w:val="none" w:sz="0" w:space="0" w:color="auto"/>
      </w:divBdr>
    </w:div>
    <w:div w:id="1882084091">
      <w:bodyDiv w:val="1"/>
      <w:marLeft w:val="0"/>
      <w:marRight w:val="0"/>
      <w:marTop w:val="0"/>
      <w:marBottom w:val="0"/>
      <w:divBdr>
        <w:top w:val="none" w:sz="0" w:space="0" w:color="auto"/>
        <w:left w:val="none" w:sz="0" w:space="0" w:color="auto"/>
        <w:bottom w:val="none" w:sz="0" w:space="0" w:color="auto"/>
        <w:right w:val="none" w:sz="0" w:space="0" w:color="auto"/>
      </w:divBdr>
    </w:div>
    <w:div w:id="1884442838">
      <w:bodyDiv w:val="1"/>
      <w:marLeft w:val="0"/>
      <w:marRight w:val="0"/>
      <w:marTop w:val="0"/>
      <w:marBottom w:val="0"/>
      <w:divBdr>
        <w:top w:val="none" w:sz="0" w:space="0" w:color="auto"/>
        <w:left w:val="none" w:sz="0" w:space="0" w:color="auto"/>
        <w:bottom w:val="none" w:sz="0" w:space="0" w:color="auto"/>
        <w:right w:val="none" w:sz="0" w:space="0" w:color="auto"/>
      </w:divBdr>
    </w:div>
    <w:div w:id="1885016397">
      <w:bodyDiv w:val="1"/>
      <w:marLeft w:val="0"/>
      <w:marRight w:val="0"/>
      <w:marTop w:val="0"/>
      <w:marBottom w:val="0"/>
      <w:divBdr>
        <w:top w:val="none" w:sz="0" w:space="0" w:color="auto"/>
        <w:left w:val="none" w:sz="0" w:space="0" w:color="auto"/>
        <w:bottom w:val="none" w:sz="0" w:space="0" w:color="auto"/>
        <w:right w:val="none" w:sz="0" w:space="0" w:color="auto"/>
      </w:divBdr>
    </w:div>
    <w:div w:id="1887639211">
      <w:bodyDiv w:val="1"/>
      <w:marLeft w:val="0"/>
      <w:marRight w:val="0"/>
      <w:marTop w:val="0"/>
      <w:marBottom w:val="0"/>
      <w:divBdr>
        <w:top w:val="none" w:sz="0" w:space="0" w:color="auto"/>
        <w:left w:val="none" w:sz="0" w:space="0" w:color="auto"/>
        <w:bottom w:val="none" w:sz="0" w:space="0" w:color="auto"/>
        <w:right w:val="none" w:sz="0" w:space="0" w:color="auto"/>
      </w:divBdr>
    </w:div>
    <w:div w:id="1887831022">
      <w:bodyDiv w:val="1"/>
      <w:marLeft w:val="0"/>
      <w:marRight w:val="0"/>
      <w:marTop w:val="0"/>
      <w:marBottom w:val="0"/>
      <w:divBdr>
        <w:top w:val="none" w:sz="0" w:space="0" w:color="auto"/>
        <w:left w:val="none" w:sz="0" w:space="0" w:color="auto"/>
        <w:bottom w:val="none" w:sz="0" w:space="0" w:color="auto"/>
        <w:right w:val="none" w:sz="0" w:space="0" w:color="auto"/>
      </w:divBdr>
    </w:div>
    <w:div w:id="1890150030">
      <w:bodyDiv w:val="1"/>
      <w:marLeft w:val="0"/>
      <w:marRight w:val="0"/>
      <w:marTop w:val="0"/>
      <w:marBottom w:val="0"/>
      <w:divBdr>
        <w:top w:val="none" w:sz="0" w:space="0" w:color="auto"/>
        <w:left w:val="none" w:sz="0" w:space="0" w:color="auto"/>
        <w:bottom w:val="none" w:sz="0" w:space="0" w:color="auto"/>
        <w:right w:val="none" w:sz="0" w:space="0" w:color="auto"/>
      </w:divBdr>
    </w:div>
    <w:div w:id="1890721901">
      <w:bodyDiv w:val="1"/>
      <w:marLeft w:val="0"/>
      <w:marRight w:val="0"/>
      <w:marTop w:val="0"/>
      <w:marBottom w:val="0"/>
      <w:divBdr>
        <w:top w:val="none" w:sz="0" w:space="0" w:color="auto"/>
        <w:left w:val="none" w:sz="0" w:space="0" w:color="auto"/>
        <w:bottom w:val="none" w:sz="0" w:space="0" w:color="auto"/>
        <w:right w:val="none" w:sz="0" w:space="0" w:color="auto"/>
      </w:divBdr>
    </w:div>
    <w:div w:id="1890991965">
      <w:bodyDiv w:val="1"/>
      <w:marLeft w:val="0"/>
      <w:marRight w:val="0"/>
      <w:marTop w:val="0"/>
      <w:marBottom w:val="0"/>
      <w:divBdr>
        <w:top w:val="none" w:sz="0" w:space="0" w:color="auto"/>
        <w:left w:val="none" w:sz="0" w:space="0" w:color="auto"/>
        <w:bottom w:val="none" w:sz="0" w:space="0" w:color="auto"/>
        <w:right w:val="none" w:sz="0" w:space="0" w:color="auto"/>
      </w:divBdr>
    </w:div>
    <w:div w:id="1891571257">
      <w:bodyDiv w:val="1"/>
      <w:marLeft w:val="0"/>
      <w:marRight w:val="0"/>
      <w:marTop w:val="0"/>
      <w:marBottom w:val="0"/>
      <w:divBdr>
        <w:top w:val="none" w:sz="0" w:space="0" w:color="auto"/>
        <w:left w:val="none" w:sz="0" w:space="0" w:color="auto"/>
        <w:bottom w:val="none" w:sz="0" w:space="0" w:color="auto"/>
        <w:right w:val="none" w:sz="0" w:space="0" w:color="auto"/>
      </w:divBdr>
    </w:div>
    <w:div w:id="1891726335">
      <w:bodyDiv w:val="1"/>
      <w:marLeft w:val="0"/>
      <w:marRight w:val="0"/>
      <w:marTop w:val="0"/>
      <w:marBottom w:val="0"/>
      <w:divBdr>
        <w:top w:val="none" w:sz="0" w:space="0" w:color="auto"/>
        <w:left w:val="none" w:sz="0" w:space="0" w:color="auto"/>
        <w:bottom w:val="none" w:sz="0" w:space="0" w:color="auto"/>
        <w:right w:val="none" w:sz="0" w:space="0" w:color="auto"/>
      </w:divBdr>
    </w:div>
    <w:div w:id="1892418158">
      <w:bodyDiv w:val="1"/>
      <w:marLeft w:val="0"/>
      <w:marRight w:val="0"/>
      <w:marTop w:val="0"/>
      <w:marBottom w:val="0"/>
      <w:divBdr>
        <w:top w:val="none" w:sz="0" w:space="0" w:color="auto"/>
        <w:left w:val="none" w:sz="0" w:space="0" w:color="auto"/>
        <w:bottom w:val="none" w:sz="0" w:space="0" w:color="auto"/>
        <w:right w:val="none" w:sz="0" w:space="0" w:color="auto"/>
      </w:divBdr>
    </w:div>
    <w:div w:id="1897936947">
      <w:bodyDiv w:val="1"/>
      <w:marLeft w:val="0"/>
      <w:marRight w:val="0"/>
      <w:marTop w:val="0"/>
      <w:marBottom w:val="0"/>
      <w:divBdr>
        <w:top w:val="none" w:sz="0" w:space="0" w:color="auto"/>
        <w:left w:val="none" w:sz="0" w:space="0" w:color="auto"/>
        <w:bottom w:val="none" w:sz="0" w:space="0" w:color="auto"/>
        <w:right w:val="none" w:sz="0" w:space="0" w:color="auto"/>
      </w:divBdr>
    </w:div>
    <w:div w:id="1900743188">
      <w:bodyDiv w:val="1"/>
      <w:marLeft w:val="0"/>
      <w:marRight w:val="0"/>
      <w:marTop w:val="0"/>
      <w:marBottom w:val="0"/>
      <w:divBdr>
        <w:top w:val="none" w:sz="0" w:space="0" w:color="auto"/>
        <w:left w:val="none" w:sz="0" w:space="0" w:color="auto"/>
        <w:bottom w:val="none" w:sz="0" w:space="0" w:color="auto"/>
        <w:right w:val="none" w:sz="0" w:space="0" w:color="auto"/>
      </w:divBdr>
    </w:div>
    <w:div w:id="1900747319">
      <w:bodyDiv w:val="1"/>
      <w:marLeft w:val="0"/>
      <w:marRight w:val="0"/>
      <w:marTop w:val="0"/>
      <w:marBottom w:val="0"/>
      <w:divBdr>
        <w:top w:val="none" w:sz="0" w:space="0" w:color="auto"/>
        <w:left w:val="none" w:sz="0" w:space="0" w:color="auto"/>
        <w:bottom w:val="none" w:sz="0" w:space="0" w:color="auto"/>
        <w:right w:val="none" w:sz="0" w:space="0" w:color="auto"/>
      </w:divBdr>
    </w:div>
    <w:div w:id="1900969829">
      <w:bodyDiv w:val="1"/>
      <w:marLeft w:val="0"/>
      <w:marRight w:val="0"/>
      <w:marTop w:val="0"/>
      <w:marBottom w:val="0"/>
      <w:divBdr>
        <w:top w:val="none" w:sz="0" w:space="0" w:color="auto"/>
        <w:left w:val="none" w:sz="0" w:space="0" w:color="auto"/>
        <w:bottom w:val="none" w:sz="0" w:space="0" w:color="auto"/>
        <w:right w:val="none" w:sz="0" w:space="0" w:color="auto"/>
      </w:divBdr>
    </w:div>
    <w:div w:id="1901284960">
      <w:bodyDiv w:val="1"/>
      <w:marLeft w:val="0"/>
      <w:marRight w:val="0"/>
      <w:marTop w:val="0"/>
      <w:marBottom w:val="0"/>
      <w:divBdr>
        <w:top w:val="none" w:sz="0" w:space="0" w:color="auto"/>
        <w:left w:val="none" w:sz="0" w:space="0" w:color="auto"/>
        <w:bottom w:val="none" w:sz="0" w:space="0" w:color="auto"/>
        <w:right w:val="none" w:sz="0" w:space="0" w:color="auto"/>
      </w:divBdr>
    </w:div>
    <w:div w:id="1904830354">
      <w:bodyDiv w:val="1"/>
      <w:marLeft w:val="0"/>
      <w:marRight w:val="0"/>
      <w:marTop w:val="0"/>
      <w:marBottom w:val="0"/>
      <w:divBdr>
        <w:top w:val="none" w:sz="0" w:space="0" w:color="auto"/>
        <w:left w:val="none" w:sz="0" w:space="0" w:color="auto"/>
        <w:bottom w:val="none" w:sz="0" w:space="0" w:color="auto"/>
        <w:right w:val="none" w:sz="0" w:space="0" w:color="auto"/>
      </w:divBdr>
    </w:div>
    <w:div w:id="1905678362">
      <w:bodyDiv w:val="1"/>
      <w:marLeft w:val="0"/>
      <w:marRight w:val="0"/>
      <w:marTop w:val="0"/>
      <w:marBottom w:val="0"/>
      <w:divBdr>
        <w:top w:val="none" w:sz="0" w:space="0" w:color="auto"/>
        <w:left w:val="none" w:sz="0" w:space="0" w:color="auto"/>
        <w:bottom w:val="none" w:sz="0" w:space="0" w:color="auto"/>
        <w:right w:val="none" w:sz="0" w:space="0" w:color="auto"/>
      </w:divBdr>
    </w:div>
    <w:div w:id="1906065664">
      <w:bodyDiv w:val="1"/>
      <w:marLeft w:val="0"/>
      <w:marRight w:val="0"/>
      <w:marTop w:val="0"/>
      <w:marBottom w:val="0"/>
      <w:divBdr>
        <w:top w:val="none" w:sz="0" w:space="0" w:color="auto"/>
        <w:left w:val="none" w:sz="0" w:space="0" w:color="auto"/>
        <w:bottom w:val="none" w:sz="0" w:space="0" w:color="auto"/>
        <w:right w:val="none" w:sz="0" w:space="0" w:color="auto"/>
      </w:divBdr>
    </w:div>
    <w:div w:id="1906408921">
      <w:bodyDiv w:val="1"/>
      <w:marLeft w:val="0"/>
      <w:marRight w:val="0"/>
      <w:marTop w:val="0"/>
      <w:marBottom w:val="0"/>
      <w:divBdr>
        <w:top w:val="none" w:sz="0" w:space="0" w:color="auto"/>
        <w:left w:val="none" w:sz="0" w:space="0" w:color="auto"/>
        <w:bottom w:val="none" w:sz="0" w:space="0" w:color="auto"/>
        <w:right w:val="none" w:sz="0" w:space="0" w:color="auto"/>
      </w:divBdr>
    </w:div>
    <w:div w:id="1907373271">
      <w:bodyDiv w:val="1"/>
      <w:marLeft w:val="0"/>
      <w:marRight w:val="0"/>
      <w:marTop w:val="0"/>
      <w:marBottom w:val="0"/>
      <w:divBdr>
        <w:top w:val="none" w:sz="0" w:space="0" w:color="auto"/>
        <w:left w:val="none" w:sz="0" w:space="0" w:color="auto"/>
        <w:bottom w:val="none" w:sz="0" w:space="0" w:color="auto"/>
        <w:right w:val="none" w:sz="0" w:space="0" w:color="auto"/>
      </w:divBdr>
    </w:div>
    <w:div w:id="1909151985">
      <w:bodyDiv w:val="1"/>
      <w:marLeft w:val="0"/>
      <w:marRight w:val="0"/>
      <w:marTop w:val="0"/>
      <w:marBottom w:val="0"/>
      <w:divBdr>
        <w:top w:val="none" w:sz="0" w:space="0" w:color="auto"/>
        <w:left w:val="none" w:sz="0" w:space="0" w:color="auto"/>
        <w:bottom w:val="none" w:sz="0" w:space="0" w:color="auto"/>
        <w:right w:val="none" w:sz="0" w:space="0" w:color="auto"/>
      </w:divBdr>
    </w:div>
    <w:div w:id="1911189181">
      <w:bodyDiv w:val="1"/>
      <w:marLeft w:val="0"/>
      <w:marRight w:val="0"/>
      <w:marTop w:val="0"/>
      <w:marBottom w:val="0"/>
      <w:divBdr>
        <w:top w:val="none" w:sz="0" w:space="0" w:color="auto"/>
        <w:left w:val="none" w:sz="0" w:space="0" w:color="auto"/>
        <w:bottom w:val="none" w:sz="0" w:space="0" w:color="auto"/>
        <w:right w:val="none" w:sz="0" w:space="0" w:color="auto"/>
      </w:divBdr>
    </w:div>
    <w:div w:id="1911381917">
      <w:bodyDiv w:val="1"/>
      <w:marLeft w:val="0"/>
      <w:marRight w:val="0"/>
      <w:marTop w:val="0"/>
      <w:marBottom w:val="0"/>
      <w:divBdr>
        <w:top w:val="none" w:sz="0" w:space="0" w:color="auto"/>
        <w:left w:val="none" w:sz="0" w:space="0" w:color="auto"/>
        <w:bottom w:val="none" w:sz="0" w:space="0" w:color="auto"/>
        <w:right w:val="none" w:sz="0" w:space="0" w:color="auto"/>
      </w:divBdr>
    </w:div>
    <w:div w:id="1911689547">
      <w:bodyDiv w:val="1"/>
      <w:marLeft w:val="0"/>
      <w:marRight w:val="0"/>
      <w:marTop w:val="0"/>
      <w:marBottom w:val="0"/>
      <w:divBdr>
        <w:top w:val="none" w:sz="0" w:space="0" w:color="auto"/>
        <w:left w:val="none" w:sz="0" w:space="0" w:color="auto"/>
        <w:bottom w:val="none" w:sz="0" w:space="0" w:color="auto"/>
        <w:right w:val="none" w:sz="0" w:space="0" w:color="auto"/>
      </w:divBdr>
    </w:div>
    <w:div w:id="1911766378">
      <w:bodyDiv w:val="1"/>
      <w:marLeft w:val="0"/>
      <w:marRight w:val="0"/>
      <w:marTop w:val="0"/>
      <w:marBottom w:val="0"/>
      <w:divBdr>
        <w:top w:val="none" w:sz="0" w:space="0" w:color="auto"/>
        <w:left w:val="none" w:sz="0" w:space="0" w:color="auto"/>
        <w:bottom w:val="none" w:sz="0" w:space="0" w:color="auto"/>
        <w:right w:val="none" w:sz="0" w:space="0" w:color="auto"/>
      </w:divBdr>
    </w:div>
    <w:div w:id="1911887144">
      <w:bodyDiv w:val="1"/>
      <w:marLeft w:val="0"/>
      <w:marRight w:val="0"/>
      <w:marTop w:val="0"/>
      <w:marBottom w:val="0"/>
      <w:divBdr>
        <w:top w:val="none" w:sz="0" w:space="0" w:color="auto"/>
        <w:left w:val="none" w:sz="0" w:space="0" w:color="auto"/>
        <w:bottom w:val="none" w:sz="0" w:space="0" w:color="auto"/>
        <w:right w:val="none" w:sz="0" w:space="0" w:color="auto"/>
      </w:divBdr>
    </w:div>
    <w:div w:id="1912153382">
      <w:bodyDiv w:val="1"/>
      <w:marLeft w:val="0"/>
      <w:marRight w:val="0"/>
      <w:marTop w:val="0"/>
      <w:marBottom w:val="0"/>
      <w:divBdr>
        <w:top w:val="none" w:sz="0" w:space="0" w:color="auto"/>
        <w:left w:val="none" w:sz="0" w:space="0" w:color="auto"/>
        <w:bottom w:val="none" w:sz="0" w:space="0" w:color="auto"/>
        <w:right w:val="none" w:sz="0" w:space="0" w:color="auto"/>
      </w:divBdr>
    </w:div>
    <w:div w:id="1914124164">
      <w:bodyDiv w:val="1"/>
      <w:marLeft w:val="0"/>
      <w:marRight w:val="0"/>
      <w:marTop w:val="0"/>
      <w:marBottom w:val="0"/>
      <w:divBdr>
        <w:top w:val="none" w:sz="0" w:space="0" w:color="auto"/>
        <w:left w:val="none" w:sz="0" w:space="0" w:color="auto"/>
        <w:bottom w:val="none" w:sz="0" w:space="0" w:color="auto"/>
        <w:right w:val="none" w:sz="0" w:space="0" w:color="auto"/>
      </w:divBdr>
    </w:div>
    <w:div w:id="1914469006">
      <w:bodyDiv w:val="1"/>
      <w:marLeft w:val="0"/>
      <w:marRight w:val="0"/>
      <w:marTop w:val="0"/>
      <w:marBottom w:val="0"/>
      <w:divBdr>
        <w:top w:val="none" w:sz="0" w:space="0" w:color="auto"/>
        <w:left w:val="none" w:sz="0" w:space="0" w:color="auto"/>
        <w:bottom w:val="none" w:sz="0" w:space="0" w:color="auto"/>
        <w:right w:val="none" w:sz="0" w:space="0" w:color="auto"/>
      </w:divBdr>
    </w:div>
    <w:div w:id="1915432475">
      <w:bodyDiv w:val="1"/>
      <w:marLeft w:val="0"/>
      <w:marRight w:val="0"/>
      <w:marTop w:val="0"/>
      <w:marBottom w:val="0"/>
      <w:divBdr>
        <w:top w:val="none" w:sz="0" w:space="0" w:color="auto"/>
        <w:left w:val="none" w:sz="0" w:space="0" w:color="auto"/>
        <w:bottom w:val="none" w:sz="0" w:space="0" w:color="auto"/>
        <w:right w:val="none" w:sz="0" w:space="0" w:color="auto"/>
      </w:divBdr>
    </w:div>
    <w:div w:id="1916816882">
      <w:bodyDiv w:val="1"/>
      <w:marLeft w:val="0"/>
      <w:marRight w:val="0"/>
      <w:marTop w:val="0"/>
      <w:marBottom w:val="0"/>
      <w:divBdr>
        <w:top w:val="none" w:sz="0" w:space="0" w:color="auto"/>
        <w:left w:val="none" w:sz="0" w:space="0" w:color="auto"/>
        <w:bottom w:val="none" w:sz="0" w:space="0" w:color="auto"/>
        <w:right w:val="none" w:sz="0" w:space="0" w:color="auto"/>
      </w:divBdr>
    </w:div>
    <w:div w:id="1918857780">
      <w:bodyDiv w:val="1"/>
      <w:marLeft w:val="0"/>
      <w:marRight w:val="0"/>
      <w:marTop w:val="0"/>
      <w:marBottom w:val="0"/>
      <w:divBdr>
        <w:top w:val="none" w:sz="0" w:space="0" w:color="auto"/>
        <w:left w:val="none" w:sz="0" w:space="0" w:color="auto"/>
        <w:bottom w:val="none" w:sz="0" w:space="0" w:color="auto"/>
        <w:right w:val="none" w:sz="0" w:space="0" w:color="auto"/>
      </w:divBdr>
    </w:div>
    <w:div w:id="1921136303">
      <w:bodyDiv w:val="1"/>
      <w:marLeft w:val="0"/>
      <w:marRight w:val="0"/>
      <w:marTop w:val="0"/>
      <w:marBottom w:val="0"/>
      <w:divBdr>
        <w:top w:val="none" w:sz="0" w:space="0" w:color="auto"/>
        <w:left w:val="none" w:sz="0" w:space="0" w:color="auto"/>
        <w:bottom w:val="none" w:sz="0" w:space="0" w:color="auto"/>
        <w:right w:val="none" w:sz="0" w:space="0" w:color="auto"/>
      </w:divBdr>
    </w:div>
    <w:div w:id="1923175006">
      <w:bodyDiv w:val="1"/>
      <w:marLeft w:val="0"/>
      <w:marRight w:val="0"/>
      <w:marTop w:val="0"/>
      <w:marBottom w:val="0"/>
      <w:divBdr>
        <w:top w:val="none" w:sz="0" w:space="0" w:color="auto"/>
        <w:left w:val="none" w:sz="0" w:space="0" w:color="auto"/>
        <w:bottom w:val="none" w:sz="0" w:space="0" w:color="auto"/>
        <w:right w:val="none" w:sz="0" w:space="0" w:color="auto"/>
      </w:divBdr>
    </w:div>
    <w:div w:id="1923904780">
      <w:bodyDiv w:val="1"/>
      <w:marLeft w:val="0"/>
      <w:marRight w:val="0"/>
      <w:marTop w:val="0"/>
      <w:marBottom w:val="0"/>
      <w:divBdr>
        <w:top w:val="none" w:sz="0" w:space="0" w:color="auto"/>
        <w:left w:val="none" w:sz="0" w:space="0" w:color="auto"/>
        <w:bottom w:val="none" w:sz="0" w:space="0" w:color="auto"/>
        <w:right w:val="none" w:sz="0" w:space="0" w:color="auto"/>
      </w:divBdr>
    </w:div>
    <w:div w:id="1925214520">
      <w:bodyDiv w:val="1"/>
      <w:marLeft w:val="0"/>
      <w:marRight w:val="0"/>
      <w:marTop w:val="0"/>
      <w:marBottom w:val="0"/>
      <w:divBdr>
        <w:top w:val="none" w:sz="0" w:space="0" w:color="auto"/>
        <w:left w:val="none" w:sz="0" w:space="0" w:color="auto"/>
        <w:bottom w:val="none" w:sz="0" w:space="0" w:color="auto"/>
        <w:right w:val="none" w:sz="0" w:space="0" w:color="auto"/>
      </w:divBdr>
    </w:div>
    <w:div w:id="1930237023">
      <w:bodyDiv w:val="1"/>
      <w:marLeft w:val="0"/>
      <w:marRight w:val="0"/>
      <w:marTop w:val="0"/>
      <w:marBottom w:val="0"/>
      <w:divBdr>
        <w:top w:val="none" w:sz="0" w:space="0" w:color="auto"/>
        <w:left w:val="none" w:sz="0" w:space="0" w:color="auto"/>
        <w:bottom w:val="none" w:sz="0" w:space="0" w:color="auto"/>
        <w:right w:val="none" w:sz="0" w:space="0" w:color="auto"/>
      </w:divBdr>
    </w:div>
    <w:div w:id="1930774999">
      <w:bodyDiv w:val="1"/>
      <w:marLeft w:val="0"/>
      <w:marRight w:val="0"/>
      <w:marTop w:val="0"/>
      <w:marBottom w:val="0"/>
      <w:divBdr>
        <w:top w:val="none" w:sz="0" w:space="0" w:color="auto"/>
        <w:left w:val="none" w:sz="0" w:space="0" w:color="auto"/>
        <w:bottom w:val="none" w:sz="0" w:space="0" w:color="auto"/>
        <w:right w:val="none" w:sz="0" w:space="0" w:color="auto"/>
      </w:divBdr>
    </w:div>
    <w:div w:id="1932733248">
      <w:bodyDiv w:val="1"/>
      <w:marLeft w:val="0"/>
      <w:marRight w:val="0"/>
      <w:marTop w:val="0"/>
      <w:marBottom w:val="0"/>
      <w:divBdr>
        <w:top w:val="none" w:sz="0" w:space="0" w:color="auto"/>
        <w:left w:val="none" w:sz="0" w:space="0" w:color="auto"/>
        <w:bottom w:val="none" w:sz="0" w:space="0" w:color="auto"/>
        <w:right w:val="none" w:sz="0" w:space="0" w:color="auto"/>
      </w:divBdr>
    </w:div>
    <w:div w:id="1933276985">
      <w:bodyDiv w:val="1"/>
      <w:marLeft w:val="0"/>
      <w:marRight w:val="0"/>
      <w:marTop w:val="0"/>
      <w:marBottom w:val="0"/>
      <w:divBdr>
        <w:top w:val="none" w:sz="0" w:space="0" w:color="auto"/>
        <w:left w:val="none" w:sz="0" w:space="0" w:color="auto"/>
        <w:bottom w:val="none" w:sz="0" w:space="0" w:color="auto"/>
        <w:right w:val="none" w:sz="0" w:space="0" w:color="auto"/>
      </w:divBdr>
    </w:div>
    <w:div w:id="1933859200">
      <w:bodyDiv w:val="1"/>
      <w:marLeft w:val="0"/>
      <w:marRight w:val="0"/>
      <w:marTop w:val="0"/>
      <w:marBottom w:val="0"/>
      <w:divBdr>
        <w:top w:val="none" w:sz="0" w:space="0" w:color="auto"/>
        <w:left w:val="none" w:sz="0" w:space="0" w:color="auto"/>
        <w:bottom w:val="none" w:sz="0" w:space="0" w:color="auto"/>
        <w:right w:val="none" w:sz="0" w:space="0" w:color="auto"/>
      </w:divBdr>
    </w:div>
    <w:div w:id="1937320165">
      <w:bodyDiv w:val="1"/>
      <w:marLeft w:val="0"/>
      <w:marRight w:val="0"/>
      <w:marTop w:val="0"/>
      <w:marBottom w:val="0"/>
      <w:divBdr>
        <w:top w:val="none" w:sz="0" w:space="0" w:color="auto"/>
        <w:left w:val="none" w:sz="0" w:space="0" w:color="auto"/>
        <w:bottom w:val="none" w:sz="0" w:space="0" w:color="auto"/>
        <w:right w:val="none" w:sz="0" w:space="0" w:color="auto"/>
      </w:divBdr>
    </w:div>
    <w:div w:id="1938977075">
      <w:bodyDiv w:val="1"/>
      <w:marLeft w:val="0"/>
      <w:marRight w:val="0"/>
      <w:marTop w:val="0"/>
      <w:marBottom w:val="0"/>
      <w:divBdr>
        <w:top w:val="none" w:sz="0" w:space="0" w:color="auto"/>
        <w:left w:val="none" w:sz="0" w:space="0" w:color="auto"/>
        <w:bottom w:val="none" w:sz="0" w:space="0" w:color="auto"/>
        <w:right w:val="none" w:sz="0" w:space="0" w:color="auto"/>
      </w:divBdr>
    </w:div>
    <w:div w:id="1938978128">
      <w:bodyDiv w:val="1"/>
      <w:marLeft w:val="0"/>
      <w:marRight w:val="0"/>
      <w:marTop w:val="0"/>
      <w:marBottom w:val="0"/>
      <w:divBdr>
        <w:top w:val="none" w:sz="0" w:space="0" w:color="auto"/>
        <w:left w:val="none" w:sz="0" w:space="0" w:color="auto"/>
        <w:bottom w:val="none" w:sz="0" w:space="0" w:color="auto"/>
        <w:right w:val="none" w:sz="0" w:space="0" w:color="auto"/>
      </w:divBdr>
    </w:div>
    <w:div w:id="1940871527">
      <w:bodyDiv w:val="1"/>
      <w:marLeft w:val="0"/>
      <w:marRight w:val="0"/>
      <w:marTop w:val="0"/>
      <w:marBottom w:val="0"/>
      <w:divBdr>
        <w:top w:val="none" w:sz="0" w:space="0" w:color="auto"/>
        <w:left w:val="none" w:sz="0" w:space="0" w:color="auto"/>
        <w:bottom w:val="none" w:sz="0" w:space="0" w:color="auto"/>
        <w:right w:val="none" w:sz="0" w:space="0" w:color="auto"/>
      </w:divBdr>
    </w:div>
    <w:div w:id="1942640141">
      <w:bodyDiv w:val="1"/>
      <w:marLeft w:val="0"/>
      <w:marRight w:val="0"/>
      <w:marTop w:val="0"/>
      <w:marBottom w:val="0"/>
      <w:divBdr>
        <w:top w:val="none" w:sz="0" w:space="0" w:color="auto"/>
        <w:left w:val="none" w:sz="0" w:space="0" w:color="auto"/>
        <w:bottom w:val="none" w:sz="0" w:space="0" w:color="auto"/>
        <w:right w:val="none" w:sz="0" w:space="0" w:color="auto"/>
      </w:divBdr>
    </w:div>
    <w:div w:id="1942756385">
      <w:bodyDiv w:val="1"/>
      <w:marLeft w:val="0"/>
      <w:marRight w:val="0"/>
      <w:marTop w:val="0"/>
      <w:marBottom w:val="0"/>
      <w:divBdr>
        <w:top w:val="none" w:sz="0" w:space="0" w:color="auto"/>
        <w:left w:val="none" w:sz="0" w:space="0" w:color="auto"/>
        <w:bottom w:val="none" w:sz="0" w:space="0" w:color="auto"/>
        <w:right w:val="none" w:sz="0" w:space="0" w:color="auto"/>
      </w:divBdr>
    </w:div>
    <w:div w:id="1944992659">
      <w:bodyDiv w:val="1"/>
      <w:marLeft w:val="0"/>
      <w:marRight w:val="0"/>
      <w:marTop w:val="0"/>
      <w:marBottom w:val="0"/>
      <w:divBdr>
        <w:top w:val="none" w:sz="0" w:space="0" w:color="auto"/>
        <w:left w:val="none" w:sz="0" w:space="0" w:color="auto"/>
        <w:bottom w:val="none" w:sz="0" w:space="0" w:color="auto"/>
        <w:right w:val="none" w:sz="0" w:space="0" w:color="auto"/>
      </w:divBdr>
    </w:div>
    <w:div w:id="1947617617">
      <w:bodyDiv w:val="1"/>
      <w:marLeft w:val="0"/>
      <w:marRight w:val="0"/>
      <w:marTop w:val="0"/>
      <w:marBottom w:val="0"/>
      <w:divBdr>
        <w:top w:val="none" w:sz="0" w:space="0" w:color="auto"/>
        <w:left w:val="none" w:sz="0" w:space="0" w:color="auto"/>
        <w:bottom w:val="none" w:sz="0" w:space="0" w:color="auto"/>
        <w:right w:val="none" w:sz="0" w:space="0" w:color="auto"/>
      </w:divBdr>
    </w:div>
    <w:div w:id="1948534757">
      <w:bodyDiv w:val="1"/>
      <w:marLeft w:val="0"/>
      <w:marRight w:val="0"/>
      <w:marTop w:val="0"/>
      <w:marBottom w:val="0"/>
      <w:divBdr>
        <w:top w:val="none" w:sz="0" w:space="0" w:color="auto"/>
        <w:left w:val="none" w:sz="0" w:space="0" w:color="auto"/>
        <w:bottom w:val="none" w:sz="0" w:space="0" w:color="auto"/>
        <w:right w:val="none" w:sz="0" w:space="0" w:color="auto"/>
      </w:divBdr>
      <w:divsChild>
        <w:div w:id="10108662">
          <w:marLeft w:val="0"/>
          <w:marRight w:val="0"/>
          <w:marTop w:val="0"/>
          <w:marBottom w:val="0"/>
          <w:divBdr>
            <w:top w:val="none" w:sz="0" w:space="0" w:color="auto"/>
            <w:left w:val="none" w:sz="0" w:space="0" w:color="auto"/>
            <w:bottom w:val="none" w:sz="0" w:space="0" w:color="auto"/>
            <w:right w:val="none" w:sz="0" w:space="0" w:color="auto"/>
          </w:divBdr>
          <w:divsChild>
            <w:div w:id="2052030136">
              <w:marLeft w:val="0"/>
              <w:marRight w:val="0"/>
              <w:marTop w:val="0"/>
              <w:marBottom w:val="0"/>
              <w:divBdr>
                <w:top w:val="none" w:sz="0" w:space="0" w:color="auto"/>
                <w:left w:val="none" w:sz="0" w:space="0" w:color="auto"/>
                <w:bottom w:val="none" w:sz="0" w:space="0" w:color="auto"/>
                <w:right w:val="none" w:sz="0" w:space="0" w:color="auto"/>
              </w:divBdr>
              <w:divsChild>
                <w:div w:id="212595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239026">
      <w:bodyDiv w:val="1"/>
      <w:marLeft w:val="0"/>
      <w:marRight w:val="0"/>
      <w:marTop w:val="0"/>
      <w:marBottom w:val="0"/>
      <w:divBdr>
        <w:top w:val="none" w:sz="0" w:space="0" w:color="auto"/>
        <w:left w:val="none" w:sz="0" w:space="0" w:color="auto"/>
        <w:bottom w:val="none" w:sz="0" w:space="0" w:color="auto"/>
        <w:right w:val="none" w:sz="0" w:space="0" w:color="auto"/>
      </w:divBdr>
    </w:div>
    <w:div w:id="1949658915">
      <w:bodyDiv w:val="1"/>
      <w:marLeft w:val="0"/>
      <w:marRight w:val="0"/>
      <w:marTop w:val="0"/>
      <w:marBottom w:val="0"/>
      <w:divBdr>
        <w:top w:val="none" w:sz="0" w:space="0" w:color="auto"/>
        <w:left w:val="none" w:sz="0" w:space="0" w:color="auto"/>
        <w:bottom w:val="none" w:sz="0" w:space="0" w:color="auto"/>
        <w:right w:val="none" w:sz="0" w:space="0" w:color="auto"/>
      </w:divBdr>
    </w:div>
    <w:div w:id="1950160855">
      <w:bodyDiv w:val="1"/>
      <w:marLeft w:val="0"/>
      <w:marRight w:val="0"/>
      <w:marTop w:val="0"/>
      <w:marBottom w:val="0"/>
      <w:divBdr>
        <w:top w:val="none" w:sz="0" w:space="0" w:color="auto"/>
        <w:left w:val="none" w:sz="0" w:space="0" w:color="auto"/>
        <w:bottom w:val="none" w:sz="0" w:space="0" w:color="auto"/>
        <w:right w:val="none" w:sz="0" w:space="0" w:color="auto"/>
      </w:divBdr>
    </w:div>
    <w:div w:id="1950965241">
      <w:bodyDiv w:val="1"/>
      <w:marLeft w:val="0"/>
      <w:marRight w:val="0"/>
      <w:marTop w:val="0"/>
      <w:marBottom w:val="0"/>
      <w:divBdr>
        <w:top w:val="none" w:sz="0" w:space="0" w:color="auto"/>
        <w:left w:val="none" w:sz="0" w:space="0" w:color="auto"/>
        <w:bottom w:val="none" w:sz="0" w:space="0" w:color="auto"/>
        <w:right w:val="none" w:sz="0" w:space="0" w:color="auto"/>
      </w:divBdr>
    </w:div>
    <w:div w:id="1957560891">
      <w:bodyDiv w:val="1"/>
      <w:marLeft w:val="0"/>
      <w:marRight w:val="0"/>
      <w:marTop w:val="0"/>
      <w:marBottom w:val="0"/>
      <w:divBdr>
        <w:top w:val="none" w:sz="0" w:space="0" w:color="auto"/>
        <w:left w:val="none" w:sz="0" w:space="0" w:color="auto"/>
        <w:bottom w:val="none" w:sz="0" w:space="0" w:color="auto"/>
        <w:right w:val="none" w:sz="0" w:space="0" w:color="auto"/>
      </w:divBdr>
    </w:div>
    <w:div w:id="1959405599">
      <w:bodyDiv w:val="1"/>
      <w:marLeft w:val="0"/>
      <w:marRight w:val="0"/>
      <w:marTop w:val="0"/>
      <w:marBottom w:val="0"/>
      <w:divBdr>
        <w:top w:val="none" w:sz="0" w:space="0" w:color="auto"/>
        <w:left w:val="none" w:sz="0" w:space="0" w:color="auto"/>
        <w:bottom w:val="none" w:sz="0" w:space="0" w:color="auto"/>
        <w:right w:val="none" w:sz="0" w:space="0" w:color="auto"/>
      </w:divBdr>
    </w:div>
    <w:div w:id="1961374699">
      <w:bodyDiv w:val="1"/>
      <w:marLeft w:val="0"/>
      <w:marRight w:val="0"/>
      <w:marTop w:val="0"/>
      <w:marBottom w:val="0"/>
      <w:divBdr>
        <w:top w:val="none" w:sz="0" w:space="0" w:color="auto"/>
        <w:left w:val="none" w:sz="0" w:space="0" w:color="auto"/>
        <w:bottom w:val="none" w:sz="0" w:space="0" w:color="auto"/>
        <w:right w:val="none" w:sz="0" w:space="0" w:color="auto"/>
      </w:divBdr>
    </w:div>
    <w:div w:id="1961454906">
      <w:bodyDiv w:val="1"/>
      <w:marLeft w:val="0"/>
      <w:marRight w:val="0"/>
      <w:marTop w:val="0"/>
      <w:marBottom w:val="0"/>
      <w:divBdr>
        <w:top w:val="none" w:sz="0" w:space="0" w:color="auto"/>
        <w:left w:val="none" w:sz="0" w:space="0" w:color="auto"/>
        <w:bottom w:val="none" w:sz="0" w:space="0" w:color="auto"/>
        <w:right w:val="none" w:sz="0" w:space="0" w:color="auto"/>
      </w:divBdr>
    </w:div>
    <w:div w:id="1962149128">
      <w:bodyDiv w:val="1"/>
      <w:marLeft w:val="0"/>
      <w:marRight w:val="0"/>
      <w:marTop w:val="0"/>
      <w:marBottom w:val="0"/>
      <w:divBdr>
        <w:top w:val="none" w:sz="0" w:space="0" w:color="auto"/>
        <w:left w:val="none" w:sz="0" w:space="0" w:color="auto"/>
        <w:bottom w:val="none" w:sz="0" w:space="0" w:color="auto"/>
        <w:right w:val="none" w:sz="0" w:space="0" w:color="auto"/>
      </w:divBdr>
    </w:div>
    <w:div w:id="1962834205">
      <w:bodyDiv w:val="1"/>
      <w:marLeft w:val="0"/>
      <w:marRight w:val="0"/>
      <w:marTop w:val="0"/>
      <w:marBottom w:val="0"/>
      <w:divBdr>
        <w:top w:val="none" w:sz="0" w:space="0" w:color="auto"/>
        <w:left w:val="none" w:sz="0" w:space="0" w:color="auto"/>
        <w:bottom w:val="none" w:sz="0" w:space="0" w:color="auto"/>
        <w:right w:val="none" w:sz="0" w:space="0" w:color="auto"/>
      </w:divBdr>
    </w:div>
    <w:div w:id="1963999507">
      <w:bodyDiv w:val="1"/>
      <w:marLeft w:val="0"/>
      <w:marRight w:val="0"/>
      <w:marTop w:val="0"/>
      <w:marBottom w:val="0"/>
      <w:divBdr>
        <w:top w:val="none" w:sz="0" w:space="0" w:color="auto"/>
        <w:left w:val="none" w:sz="0" w:space="0" w:color="auto"/>
        <w:bottom w:val="none" w:sz="0" w:space="0" w:color="auto"/>
        <w:right w:val="none" w:sz="0" w:space="0" w:color="auto"/>
      </w:divBdr>
    </w:div>
    <w:div w:id="1966422780">
      <w:bodyDiv w:val="1"/>
      <w:marLeft w:val="0"/>
      <w:marRight w:val="0"/>
      <w:marTop w:val="0"/>
      <w:marBottom w:val="0"/>
      <w:divBdr>
        <w:top w:val="none" w:sz="0" w:space="0" w:color="auto"/>
        <w:left w:val="none" w:sz="0" w:space="0" w:color="auto"/>
        <w:bottom w:val="none" w:sz="0" w:space="0" w:color="auto"/>
        <w:right w:val="none" w:sz="0" w:space="0" w:color="auto"/>
      </w:divBdr>
    </w:div>
    <w:div w:id="1967273083">
      <w:bodyDiv w:val="1"/>
      <w:marLeft w:val="0"/>
      <w:marRight w:val="0"/>
      <w:marTop w:val="0"/>
      <w:marBottom w:val="0"/>
      <w:divBdr>
        <w:top w:val="none" w:sz="0" w:space="0" w:color="auto"/>
        <w:left w:val="none" w:sz="0" w:space="0" w:color="auto"/>
        <w:bottom w:val="none" w:sz="0" w:space="0" w:color="auto"/>
        <w:right w:val="none" w:sz="0" w:space="0" w:color="auto"/>
      </w:divBdr>
    </w:div>
    <w:div w:id="1967732936">
      <w:bodyDiv w:val="1"/>
      <w:marLeft w:val="0"/>
      <w:marRight w:val="0"/>
      <w:marTop w:val="0"/>
      <w:marBottom w:val="0"/>
      <w:divBdr>
        <w:top w:val="none" w:sz="0" w:space="0" w:color="auto"/>
        <w:left w:val="none" w:sz="0" w:space="0" w:color="auto"/>
        <w:bottom w:val="none" w:sz="0" w:space="0" w:color="auto"/>
        <w:right w:val="none" w:sz="0" w:space="0" w:color="auto"/>
      </w:divBdr>
    </w:div>
    <w:div w:id="1968319612">
      <w:bodyDiv w:val="1"/>
      <w:marLeft w:val="0"/>
      <w:marRight w:val="0"/>
      <w:marTop w:val="0"/>
      <w:marBottom w:val="0"/>
      <w:divBdr>
        <w:top w:val="none" w:sz="0" w:space="0" w:color="auto"/>
        <w:left w:val="none" w:sz="0" w:space="0" w:color="auto"/>
        <w:bottom w:val="none" w:sz="0" w:space="0" w:color="auto"/>
        <w:right w:val="none" w:sz="0" w:space="0" w:color="auto"/>
      </w:divBdr>
    </w:div>
    <w:div w:id="1968705355">
      <w:bodyDiv w:val="1"/>
      <w:marLeft w:val="0"/>
      <w:marRight w:val="0"/>
      <w:marTop w:val="0"/>
      <w:marBottom w:val="0"/>
      <w:divBdr>
        <w:top w:val="none" w:sz="0" w:space="0" w:color="auto"/>
        <w:left w:val="none" w:sz="0" w:space="0" w:color="auto"/>
        <w:bottom w:val="none" w:sz="0" w:space="0" w:color="auto"/>
        <w:right w:val="none" w:sz="0" w:space="0" w:color="auto"/>
      </w:divBdr>
    </w:div>
    <w:div w:id="1969164840">
      <w:bodyDiv w:val="1"/>
      <w:marLeft w:val="0"/>
      <w:marRight w:val="0"/>
      <w:marTop w:val="0"/>
      <w:marBottom w:val="0"/>
      <w:divBdr>
        <w:top w:val="none" w:sz="0" w:space="0" w:color="auto"/>
        <w:left w:val="none" w:sz="0" w:space="0" w:color="auto"/>
        <w:bottom w:val="none" w:sz="0" w:space="0" w:color="auto"/>
        <w:right w:val="none" w:sz="0" w:space="0" w:color="auto"/>
      </w:divBdr>
    </w:div>
    <w:div w:id="1969358515">
      <w:bodyDiv w:val="1"/>
      <w:marLeft w:val="0"/>
      <w:marRight w:val="0"/>
      <w:marTop w:val="0"/>
      <w:marBottom w:val="0"/>
      <w:divBdr>
        <w:top w:val="none" w:sz="0" w:space="0" w:color="auto"/>
        <w:left w:val="none" w:sz="0" w:space="0" w:color="auto"/>
        <w:bottom w:val="none" w:sz="0" w:space="0" w:color="auto"/>
        <w:right w:val="none" w:sz="0" w:space="0" w:color="auto"/>
      </w:divBdr>
    </w:div>
    <w:div w:id="1973290079">
      <w:bodyDiv w:val="1"/>
      <w:marLeft w:val="0"/>
      <w:marRight w:val="0"/>
      <w:marTop w:val="0"/>
      <w:marBottom w:val="0"/>
      <w:divBdr>
        <w:top w:val="none" w:sz="0" w:space="0" w:color="auto"/>
        <w:left w:val="none" w:sz="0" w:space="0" w:color="auto"/>
        <w:bottom w:val="none" w:sz="0" w:space="0" w:color="auto"/>
        <w:right w:val="none" w:sz="0" w:space="0" w:color="auto"/>
      </w:divBdr>
    </w:div>
    <w:div w:id="1975983144">
      <w:bodyDiv w:val="1"/>
      <w:marLeft w:val="0"/>
      <w:marRight w:val="0"/>
      <w:marTop w:val="0"/>
      <w:marBottom w:val="0"/>
      <w:divBdr>
        <w:top w:val="none" w:sz="0" w:space="0" w:color="auto"/>
        <w:left w:val="none" w:sz="0" w:space="0" w:color="auto"/>
        <w:bottom w:val="none" w:sz="0" w:space="0" w:color="auto"/>
        <w:right w:val="none" w:sz="0" w:space="0" w:color="auto"/>
      </w:divBdr>
    </w:div>
    <w:div w:id="1976981215">
      <w:bodyDiv w:val="1"/>
      <w:marLeft w:val="0"/>
      <w:marRight w:val="0"/>
      <w:marTop w:val="0"/>
      <w:marBottom w:val="0"/>
      <w:divBdr>
        <w:top w:val="none" w:sz="0" w:space="0" w:color="auto"/>
        <w:left w:val="none" w:sz="0" w:space="0" w:color="auto"/>
        <w:bottom w:val="none" w:sz="0" w:space="0" w:color="auto"/>
        <w:right w:val="none" w:sz="0" w:space="0" w:color="auto"/>
      </w:divBdr>
    </w:div>
    <w:div w:id="1979335365">
      <w:bodyDiv w:val="1"/>
      <w:marLeft w:val="0"/>
      <w:marRight w:val="0"/>
      <w:marTop w:val="0"/>
      <w:marBottom w:val="0"/>
      <w:divBdr>
        <w:top w:val="none" w:sz="0" w:space="0" w:color="auto"/>
        <w:left w:val="none" w:sz="0" w:space="0" w:color="auto"/>
        <w:bottom w:val="none" w:sz="0" w:space="0" w:color="auto"/>
        <w:right w:val="none" w:sz="0" w:space="0" w:color="auto"/>
      </w:divBdr>
    </w:div>
    <w:div w:id="1979795052">
      <w:bodyDiv w:val="1"/>
      <w:marLeft w:val="0"/>
      <w:marRight w:val="0"/>
      <w:marTop w:val="0"/>
      <w:marBottom w:val="0"/>
      <w:divBdr>
        <w:top w:val="none" w:sz="0" w:space="0" w:color="auto"/>
        <w:left w:val="none" w:sz="0" w:space="0" w:color="auto"/>
        <w:bottom w:val="none" w:sz="0" w:space="0" w:color="auto"/>
        <w:right w:val="none" w:sz="0" w:space="0" w:color="auto"/>
      </w:divBdr>
    </w:div>
    <w:div w:id="1981425455">
      <w:bodyDiv w:val="1"/>
      <w:marLeft w:val="0"/>
      <w:marRight w:val="0"/>
      <w:marTop w:val="0"/>
      <w:marBottom w:val="0"/>
      <w:divBdr>
        <w:top w:val="none" w:sz="0" w:space="0" w:color="auto"/>
        <w:left w:val="none" w:sz="0" w:space="0" w:color="auto"/>
        <w:bottom w:val="none" w:sz="0" w:space="0" w:color="auto"/>
        <w:right w:val="none" w:sz="0" w:space="0" w:color="auto"/>
      </w:divBdr>
    </w:div>
    <w:div w:id="1982079180">
      <w:bodyDiv w:val="1"/>
      <w:marLeft w:val="0"/>
      <w:marRight w:val="0"/>
      <w:marTop w:val="0"/>
      <w:marBottom w:val="0"/>
      <w:divBdr>
        <w:top w:val="none" w:sz="0" w:space="0" w:color="auto"/>
        <w:left w:val="none" w:sz="0" w:space="0" w:color="auto"/>
        <w:bottom w:val="none" w:sz="0" w:space="0" w:color="auto"/>
        <w:right w:val="none" w:sz="0" w:space="0" w:color="auto"/>
      </w:divBdr>
    </w:div>
    <w:div w:id="1982299882">
      <w:bodyDiv w:val="1"/>
      <w:marLeft w:val="0"/>
      <w:marRight w:val="0"/>
      <w:marTop w:val="0"/>
      <w:marBottom w:val="0"/>
      <w:divBdr>
        <w:top w:val="none" w:sz="0" w:space="0" w:color="auto"/>
        <w:left w:val="none" w:sz="0" w:space="0" w:color="auto"/>
        <w:bottom w:val="none" w:sz="0" w:space="0" w:color="auto"/>
        <w:right w:val="none" w:sz="0" w:space="0" w:color="auto"/>
      </w:divBdr>
    </w:div>
    <w:div w:id="1984771365">
      <w:bodyDiv w:val="1"/>
      <w:marLeft w:val="0"/>
      <w:marRight w:val="0"/>
      <w:marTop w:val="0"/>
      <w:marBottom w:val="0"/>
      <w:divBdr>
        <w:top w:val="none" w:sz="0" w:space="0" w:color="auto"/>
        <w:left w:val="none" w:sz="0" w:space="0" w:color="auto"/>
        <w:bottom w:val="none" w:sz="0" w:space="0" w:color="auto"/>
        <w:right w:val="none" w:sz="0" w:space="0" w:color="auto"/>
      </w:divBdr>
    </w:div>
    <w:div w:id="1989555184">
      <w:bodyDiv w:val="1"/>
      <w:marLeft w:val="0"/>
      <w:marRight w:val="0"/>
      <w:marTop w:val="0"/>
      <w:marBottom w:val="0"/>
      <w:divBdr>
        <w:top w:val="none" w:sz="0" w:space="0" w:color="auto"/>
        <w:left w:val="none" w:sz="0" w:space="0" w:color="auto"/>
        <w:bottom w:val="none" w:sz="0" w:space="0" w:color="auto"/>
        <w:right w:val="none" w:sz="0" w:space="0" w:color="auto"/>
      </w:divBdr>
    </w:div>
    <w:div w:id="1992246236">
      <w:bodyDiv w:val="1"/>
      <w:marLeft w:val="0"/>
      <w:marRight w:val="0"/>
      <w:marTop w:val="0"/>
      <w:marBottom w:val="0"/>
      <w:divBdr>
        <w:top w:val="none" w:sz="0" w:space="0" w:color="auto"/>
        <w:left w:val="none" w:sz="0" w:space="0" w:color="auto"/>
        <w:bottom w:val="none" w:sz="0" w:space="0" w:color="auto"/>
        <w:right w:val="none" w:sz="0" w:space="0" w:color="auto"/>
      </w:divBdr>
    </w:div>
    <w:div w:id="1993168326">
      <w:bodyDiv w:val="1"/>
      <w:marLeft w:val="0"/>
      <w:marRight w:val="0"/>
      <w:marTop w:val="0"/>
      <w:marBottom w:val="0"/>
      <w:divBdr>
        <w:top w:val="none" w:sz="0" w:space="0" w:color="auto"/>
        <w:left w:val="none" w:sz="0" w:space="0" w:color="auto"/>
        <w:bottom w:val="none" w:sz="0" w:space="0" w:color="auto"/>
        <w:right w:val="none" w:sz="0" w:space="0" w:color="auto"/>
      </w:divBdr>
    </w:div>
    <w:div w:id="1996642542">
      <w:bodyDiv w:val="1"/>
      <w:marLeft w:val="0"/>
      <w:marRight w:val="0"/>
      <w:marTop w:val="0"/>
      <w:marBottom w:val="0"/>
      <w:divBdr>
        <w:top w:val="none" w:sz="0" w:space="0" w:color="auto"/>
        <w:left w:val="none" w:sz="0" w:space="0" w:color="auto"/>
        <w:bottom w:val="none" w:sz="0" w:space="0" w:color="auto"/>
        <w:right w:val="none" w:sz="0" w:space="0" w:color="auto"/>
      </w:divBdr>
    </w:div>
    <w:div w:id="1996833274">
      <w:bodyDiv w:val="1"/>
      <w:marLeft w:val="0"/>
      <w:marRight w:val="0"/>
      <w:marTop w:val="0"/>
      <w:marBottom w:val="0"/>
      <w:divBdr>
        <w:top w:val="none" w:sz="0" w:space="0" w:color="auto"/>
        <w:left w:val="none" w:sz="0" w:space="0" w:color="auto"/>
        <w:bottom w:val="none" w:sz="0" w:space="0" w:color="auto"/>
        <w:right w:val="none" w:sz="0" w:space="0" w:color="auto"/>
      </w:divBdr>
    </w:div>
    <w:div w:id="1997998256">
      <w:bodyDiv w:val="1"/>
      <w:marLeft w:val="0"/>
      <w:marRight w:val="0"/>
      <w:marTop w:val="0"/>
      <w:marBottom w:val="0"/>
      <w:divBdr>
        <w:top w:val="none" w:sz="0" w:space="0" w:color="auto"/>
        <w:left w:val="none" w:sz="0" w:space="0" w:color="auto"/>
        <w:bottom w:val="none" w:sz="0" w:space="0" w:color="auto"/>
        <w:right w:val="none" w:sz="0" w:space="0" w:color="auto"/>
      </w:divBdr>
    </w:div>
    <w:div w:id="1998681817">
      <w:bodyDiv w:val="1"/>
      <w:marLeft w:val="0"/>
      <w:marRight w:val="0"/>
      <w:marTop w:val="0"/>
      <w:marBottom w:val="0"/>
      <w:divBdr>
        <w:top w:val="none" w:sz="0" w:space="0" w:color="auto"/>
        <w:left w:val="none" w:sz="0" w:space="0" w:color="auto"/>
        <w:bottom w:val="none" w:sz="0" w:space="0" w:color="auto"/>
        <w:right w:val="none" w:sz="0" w:space="0" w:color="auto"/>
      </w:divBdr>
      <w:divsChild>
        <w:div w:id="1350910817">
          <w:marLeft w:val="0"/>
          <w:marRight w:val="0"/>
          <w:marTop w:val="0"/>
          <w:marBottom w:val="0"/>
          <w:divBdr>
            <w:top w:val="none" w:sz="0" w:space="0" w:color="auto"/>
            <w:left w:val="none" w:sz="0" w:space="0" w:color="auto"/>
            <w:bottom w:val="none" w:sz="0" w:space="0" w:color="auto"/>
            <w:right w:val="none" w:sz="0" w:space="0" w:color="auto"/>
          </w:divBdr>
          <w:divsChild>
            <w:div w:id="869614232">
              <w:marLeft w:val="0"/>
              <w:marRight w:val="0"/>
              <w:marTop w:val="0"/>
              <w:marBottom w:val="0"/>
              <w:divBdr>
                <w:top w:val="none" w:sz="0" w:space="0" w:color="auto"/>
                <w:left w:val="none" w:sz="0" w:space="0" w:color="auto"/>
                <w:bottom w:val="none" w:sz="0" w:space="0" w:color="auto"/>
                <w:right w:val="none" w:sz="0" w:space="0" w:color="auto"/>
              </w:divBdr>
              <w:divsChild>
                <w:div w:id="154410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259370">
      <w:bodyDiv w:val="1"/>
      <w:marLeft w:val="0"/>
      <w:marRight w:val="0"/>
      <w:marTop w:val="0"/>
      <w:marBottom w:val="0"/>
      <w:divBdr>
        <w:top w:val="none" w:sz="0" w:space="0" w:color="auto"/>
        <w:left w:val="none" w:sz="0" w:space="0" w:color="auto"/>
        <w:bottom w:val="none" w:sz="0" w:space="0" w:color="auto"/>
        <w:right w:val="none" w:sz="0" w:space="0" w:color="auto"/>
      </w:divBdr>
    </w:div>
    <w:div w:id="2003701049">
      <w:bodyDiv w:val="1"/>
      <w:marLeft w:val="0"/>
      <w:marRight w:val="0"/>
      <w:marTop w:val="0"/>
      <w:marBottom w:val="0"/>
      <w:divBdr>
        <w:top w:val="none" w:sz="0" w:space="0" w:color="auto"/>
        <w:left w:val="none" w:sz="0" w:space="0" w:color="auto"/>
        <w:bottom w:val="none" w:sz="0" w:space="0" w:color="auto"/>
        <w:right w:val="none" w:sz="0" w:space="0" w:color="auto"/>
      </w:divBdr>
    </w:div>
    <w:div w:id="2005237599">
      <w:bodyDiv w:val="1"/>
      <w:marLeft w:val="0"/>
      <w:marRight w:val="0"/>
      <w:marTop w:val="0"/>
      <w:marBottom w:val="0"/>
      <w:divBdr>
        <w:top w:val="none" w:sz="0" w:space="0" w:color="auto"/>
        <w:left w:val="none" w:sz="0" w:space="0" w:color="auto"/>
        <w:bottom w:val="none" w:sz="0" w:space="0" w:color="auto"/>
        <w:right w:val="none" w:sz="0" w:space="0" w:color="auto"/>
      </w:divBdr>
    </w:div>
    <w:div w:id="2005549197">
      <w:bodyDiv w:val="1"/>
      <w:marLeft w:val="0"/>
      <w:marRight w:val="0"/>
      <w:marTop w:val="0"/>
      <w:marBottom w:val="0"/>
      <w:divBdr>
        <w:top w:val="none" w:sz="0" w:space="0" w:color="auto"/>
        <w:left w:val="none" w:sz="0" w:space="0" w:color="auto"/>
        <w:bottom w:val="none" w:sz="0" w:space="0" w:color="auto"/>
        <w:right w:val="none" w:sz="0" w:space="0" w:color="auto"/>
      </w:divBdr>
    </w:div>
    <w:div w:id="2007005679">
      <w:bodyDiv w:val="1"/>
      <w:marLeft w:val="0"/>
      <w:marRight w:val="0"/>
      <w:marTop w:val="0"/>
      <w:marBottom w:val="0"/>
      <w:divBdr>
        <w:top w:val="none" w:sz="0" w:space="0" w:color="auto"/>
        <w:left w:val="none" w:sz="0" w:space="0" w:color="auto"/>
        <w:bottom w:val="none" w:sz="0" w:space="0" w:color="auto"/>
        <w:right w:val="none" w:sz="0" w:space="0" w:color="auto"/>
      </w:divBdr>
    </w:div>
    <w:div w:id="2008051718">
      <w:bodyDiv w:val="1"/>
      <w:marLeft w:val="0"/>
      <w:marRight w:val="0"/>
      <w:marTop w:val="0"/>
      <w:marBottom w:val="0"/>
      <w:divBdr>
        <w:top w:val="none" w:sz="0" w:space="0" w:color="auto"/>
        <w:left w:val="none" w:sz="0" w:space="0" w:color="auto"/>
        <w:bottom w:val="none" w:sz="0" w:space="0" w:color="auto"/>
        <w:right w:val="none" w:sz="0" w:space="0" w:color="auto"/>
      </w:divBdr>
    </w:div>
    <w:div w:id="2016492289">
      <w:bodyDiv w:val="1"/>
      <w:marLeft w:val="0"/>
      <w:marRight w:val="0"/>
      <w:marTop w:val="0"/>
      <w:marBottom w:val="0"/>
      <w:divBdr>
        <w:top w:val="none" w:sz="0" w:space="0" w:color="auto"/>
        <w:left w:val="none" w:sz="0" w:space="0" w:color="auto"/>
        <w:bottom w:val="none" w:sz="0" w:space="0" w:color="auto"/>
        <w:right w:val="none" w:sz="0" w:space="0" w:color="auto"/>
      </w:divBdr>
    </w:div>
    <w:div w:id="2017803251">
      <w:bodyDiv w:val="1"/>
      <w:marLeft w:val="0"/>
      <w:marRight w:val="0"/>
      <w:marTop w:val="0"/>
      <w:marBottom w:val="0"/>
      <w:divBdr>
        <w:top w:val="none" w:sz="0" w:space="0" w:color="auto"/>
        <w:left w:val="none" w:sz="0" w:space="0" w:color="auto"/>
        <w:bottom w:val="none" w:sz="0" w:space="0" w:color="auto"/>
        <w:right w:val="none" w:sz="0" w:space="0" w:color="auto"/>
      </w:divBdr>
    </w:div>
    <w:div w:id="2025815308">
      <w:bodyDiv w:val="1"/>
      <w:marLeft w:val="0"/>
      <w:marRight w:val="0"/>
      <w:marTop w:val="0"/>
      <w:marBottom w:val="0"/>
      <w:divBdr>
        <w:top w:val="none" w:sz="0" w:space="0" w:color="auto"/>
        <w:left w:val="none" w:sz="0" w:space="0" w:color="auto"/>
        <w:bottom w:val="none" w:sz="0" w:space="0" w:color="auto"/>
        <w:right w:val="none" w:sz="0" w:space="0" w:color="auto"/>
      </w:divBdr>
    </w:div>
    <w:div w:id="2026785694">
      <w:bodyDiv w:val="1"/>
      <w:marLeft w:val="0"/>
      <w:marRight w:val="0"/>
      <w:marTop w:val="0"/>
      <w:marBottom w:val="0"/>
      <w:divBdr>
        <w:top w:val="none" w:sz="0" w:space="0" w:color="auto"/>
        <w:left w:val="none" w:sz="0" w:space="0" w:color="auto"/>
        <w:bottom w:val="none" w:sz="0" w:space="0" w:color="auto"/>
        <w:right w:val="none" w:sz="0" w:space="0" w:color="auto"/>
      </w:divBdr>
    </w:div>
    <w:div w:id="2027442627">
      <w:bodyDiv w:val="1"/>
      <w:marLeft w:val="0"/>
      <w:marRight w:val="0"/>
      <w:marTop w:val="0"/>
      <w:marBottom w:val="0"/>
      <w:divBdr>
        <w:top w:val="none" w:sz="0" w:space="0" w:color="auto"/>
        <w:left w:val="none" w:sz="0" w:space="0" w:color="auto"/>
        <w:bottom w:val="none" w:sz="0" w:space="0" w:color="auto"/>
        <w:right w:val="none" w:sz="0" w:space="0" w:color="auto"/>
      </w:divBdr>
    </w:div>
    <w:div w:id="2027515602">
      <w:bodyDiv w:val="1"/>
      <w:marLeft w:val="0"/>
      <w:marRight w:val="0"/>
      <w:marTop w:val="0"/>
      <w:marBottom w:val="0"/>
      <w:divBdr>
        <w:top w:val="none" w:sz="0" w:space="0" w:color="auto"/>
        <w:left w:val="none" w:sz="0" w:space="0" w:color="auto"/>
        <w:bottom w:val="none" w:sz="0" w:space="0" w:color="auto"/>
        <w:right w:val="none" w:sz="0" w:space="0" w:color="auto"/>
      </w:divBdr>
    </w:div>
    <w:div w:id="2029599317">
      <w:bodyDiv w:val="1"/>
      <w:marLeft w:val="0"/>
      <w:marRight w:val="0"/>
      <w:marTop w:val="0"/>
      <w:marBottom w:val="0"/>
      <w:divBdr>
        <w:top w:val="none" w:sz="0" w:space="0" w:color="auto"/>
        <w:left w:val="none" w:sz="0" w:space="0" w:color="auto"/>
        <w:bottom w:val="none" w:sz="0" w:space="0" w:color="auto"/>
        <w:right w:val="none" w:sz="0" w:space="0" w:color="auto"/>
      </w:divBdr>
    </w:div>
    <w:div w:id="2030644194">
      <w:bodyDiv w:val="1"/>
      <w:marLeft w:val="0"/>
      <w:marRight w:val="0"/>
      <w:marTop w:val="0"/>
      <w:marBottom w:val="0"/>
      <w:divBdr>
        <w:top w:val="none" w:sz="0" w:space="0" w:color="auto"/>
        <w:left w:val="none" w:sz="0" w:space="0" w:color="auto"/>
        <w:bottom w:val="none" w:sz="0" w:space="0" w:color="auto"/>
        <w:right w:val="none" w:sz="0" w:space="0" w:color="auto"/>
      </w:divBdr>
    </w:div>
    <w:div w:id="2030795421">
      <w:bodyDiv w:val="1"/>
      <w:marLeft w:val="0"/>
      <w:marRight w:val="0"/>
      <w:marTop w:val="0"/>
      <w:marBottom w:val="0"/>
      <w:divBdr>
        <w:top w:val="none" w:sz="0" w:space="0" w:color="auto"/>
        <w:left w:val="none" w:sz="0" w:space="0" w:color="auto"/>
        <w:bottom w:val="none" w:sz="0" w:space="0" w:color="auto"/>
        <w:right w:val="none" w:sz="0" w:space="0" w:color="auto"/>
      </w:divBdr>
    </w:div>
    <w:div w:id="2031375614">
      <w:bodyDiv w:val="1"/>
      <w:marLeft w:val="0"/>
      <w:marRight w:val="0"/>
      <w:marTop w:val="0"/>
      <w:marBottom w:val="0"/>
      <w:divBdr>
        <w:top w:val="none" w:sz="0" w:space="0" w:color="auto"/>
        <w:left w:val="none" w:sz="0" w:space="0" w:color="auto"/>
        <w:bottom w:val="none" w:sz="0" w:space="0" w:color="auto"/>
        <w:right w:val="none" w:sz="0" w:space="0" w:color="auto"/>
      </w:divBdr>
    </w:div>
    <w:div w:id="2032565103">
      <w:bodyDiv w:val="1"/>
      <w:marLeft w:val="0"/>
      <w:marRight w:val="0"/>
      <w:marTop w:val="0"/>
      <w:marBottom w:val="0"/>
      <w:divBdr>
        <w:top w:val="none" w:sz="0" w:space="0" w:color="auto"/>
        <w:left w:val="none" w:sz="0" w:space="0" w:color="auto"/>
        <w:bottom w:val="none" w:sz="0" w:space="0" w:color="auto"/>
        <w:right w:val="none" w:sz="0" w:space="0" w:color="auto"/>
      </w:divBdr>
    </w:div>
    <w:div w:id="2032992869">
      <w:bodyDiv w:val="1"/>
      <w:marLeft w:val="0"/>
      <w:marRight w:val="0"/>
      <w:marTop w:val="0"/>
      <w:marBottom w:val="0"/>
      <w:divBdr>
        <w:top w:val="none" w:sz="0" w:space="0" w:color="auto"/>
        <w:left w:val="none" w:sz="0" w:space="0" w:color="auto"/>
        <w:bottom w:val="none" w:sz="0" w:space="0" w:color="auto"/>
        <w:right w:val="none" w:sz="0" w:space="0" w:color="auto"/>
      </w:divBdr>
    </w:div>
    <w:div w:id="2037807365">
      <w:bodyDiv w:val="1"/>
      <w:marLeft w:val="0"/>
      <w:marRight w:val="0"/>
      <w:marTop w:val="0"/>
      <w:marBottom w:val="0"/>
      <w:divBdr>
        <w:top w:val="none" w:sz="0" w:space="0" w:color="auto"/>
        <w:left w:val="none" w:sz="0" w:space="0" w:color="auto"/>
        <w:bottom w:val="none" w:sz="0" w:space="0" w:color="auto"/>
        <w:right w:val="none" w:sz="0" w:space="0" w:color="auto"/>
      </w:divBdr>
    </w:div>
    <w:div w:id="2038311815">
      <w:bodyDiv w:val="1"/>
      <w:marLeft w:val="0"/>
      <w:marRight w:val="0"/>
      <w:marTop w:val="0"/>
      <w:marBottom w:val="0"/>
      <w:divBdr>
        <w:top w:val="none" w:sz="0" w:space="0" w:color="auto"/>
        <w:left w:val="none" w:sz="0" w:space="0" w:color="auto"/>
        <w:bottom w:val="none" w:sz="0" w:space="0" w:color="auto"/>
        <w:right w:val="none" w:sz="0" w:space="0" w:color="auto"/>
      </w:divBdr>
    </w:div>
    <w:div w:id="2040083190">
      <w:bodyDiv w:val="1"/>
      <w:marLeft w:val="0"/>
      <w:marRight w:val="0"/>
      <w:marTop w:val="0"/>
      <w:marBottom w:val="0"/>
      <w:divBdr>
        <w:top w:val="none" w:sz="0" w:space="0" w:color="auto"/>
        <w:left w:val="none" w:sz="0" w:space="0" w:color="auto"/>
        <w:bottom w:val="none" w:sz="0" w:space="0" w:color="auto"/>
        <w:right w:val="none" w:sz="0" w:space="0" w:color="auto"/>
      </w:divBdr>
    </w:div>
    <w:div w:id="2040816094">
      <w:bodyDiv w:val="1"/>
      <w:marLeft w:val="0"/>
      <w:marRight w:val="0"/>
      <w:marTop w:val="0"/>
      <w:marBottom w:val="0"/>
      <w:divBdr>
        <w:top w:val="none" w:sz="0" w:space="0" w:color="auto"/>
        <w:left w:val="none" w:sz="0" w:space="0" w:color="auto"/>
        <w:bottom w:val="none" w:sz="0" w:space="0" w:color="auto"/>
        <w:right w:val="none" w:sz="0" w:space="0" w:color="auto"/>
      </w:divBdr>
    </w:div>
    <w:div w:id="2040931995">
      <w:bodyDiv w:val="1"/>
      <w:marLeft w:val="0"/>
      <w:marRight w:val="0"/>
      <w:marTop w:val="0"/>
      <w:marBottom w:val="0"/>
      <w:divBdr>
        <w:top w:val="none" w:sz="0" w:space="0" w:color="auto"/>
        <w:left w:val="none" w:sz="0" w:space="0" w:color="auto"/>
        <w:bottom w:val="none" w:sz="0" w:space="0" w:color="auto"/>
        <w:right w:val="none" w:sz="0" w:space="0" w:color="auto"/>
      </w:divBdr>
    </w:div>
    <w:div w:id="2041203735">
      <w:bodyDiv w:val="1"/>
      <w:marLeft w:val="0"/>
      <w:marRight w:val="0"/>
      <w:marTop w:val="0"/>
      <w:marBottom w:val="0"/>
      <w:divBdr>
        <w:top w:val="none" w:sz="0" w:space="0" w:color="auto"/>
        <w:left w:val="none" w:sz="0" w:space="0" w:color="auto"/>
        <w:bottom w:val="none" w:sz="0" w:space="0" w:color="auto"/>
        <w:right w:val="none" w:sz="0" w:space="0" w:color="auto"/>
      </w:divBdr>
    </w:div>
    <w:div w:id="2041859535">
      <w:bodyDiv w:val="1"/>
      <w:marLeft w:val="0"/>
      <w:marRight w:val="0"/>
      <w:marTop w:val="0"/>
      <w:marBottom w:val="0"/>
      <w:divBdr>
        <w:top w:val="none" w:sz="0" w:space="0" w:color="auto"/>
        <w:left w:val="none" w:sz="0" w:space="0" w:color="auto"/>
        <w:bottom w:val="none" w:sz="0" w:space="0" w:color="auto"/>
        <w:right w:val="none" w:sz="0" w:space="0" w:color="auto"/>
      </w:divBdr>
    </w:div>
    <w:div w:id="2042431916">
      <w:bodyDiv w:val="1"/>
      <w:marLeft w:val="0"/>
      <w:marRight w:val="0"/>
      <w:marTop w:val="0"/>
      <w:marBottom w:val="0"/>
      <w:divBdr>
        <w:top w:val="none" w:sz="0" w:space="0" w:color="auto"/>
        <w:left w:val="none" w:sz="0" w:space="0" w:color="auto"/>
        <w:bottom w:val="none" w:sz="0" w:space="0" w:color="auto"/>
        <w:right w:val="none" w:sz="0" w:space="0" w:color="auto"/>
      </w:divBdr>
      <w:divsChild>
        <w:div w:id="995184769">
          <w:marLeft w:val="0"/>
          <w:marRight w:val="0"/>
          <w:marTop w:val="0"/>
          <w:marBottom w:val="0"/>
          <w:divBdr>
            <w:top w:val="none" w:sz="0" w:space="0" w:color="auto"/>
            <w:left w:val="none" w:sz="0" w:space="0" w:color="auto"/>
            <w:bottom w:val="none" w:sz="0" w:space="0" w:color="auto"/>
            <w:right w:val="none" w:sz="0" w:space="0" w:color="auto"/>
          </w:divBdr>
          <w:divsChild>
            <w:div w:id="1261454709">
              <w:marLeft w:val="0"/>
              <w:marRight w:val="0"/>
              <w:marTop w:val="0"/>
              <w:marBottom w:val="0"/>
              <w:divBdr>
                <w:top w:val="none" w:sz="0" w:space="0" w:color="auto"/>
                <w:left w:val="none" w:sz="0" w:space="0" w:color="auto"/>
                <w:bottom w:val="none" w:sz="0" w:space="0" w:color="auto"/>
                <w:right w:val="none" w:sz="0" w:space="0" w:color="auto"/>
              </w:divBdr>
              <w:divsChild>
                <w:div w:id="1690519168">
                  <w:marLeft w:val="0"/>
                  <w:marRight w:val="0"/>
                  <w:marTop w:val="0"/>
                  <w:marBottom w:val="0"/>
                  <w:divBdr>
                    <w:top w:val="none" w:sz="0" w:space="0" w:color="auto"/>
                    <w:left w:val="none" w:sz="0" w:space="0" w:color="auto"/>
                    <w:bottom w:val="none" w:sz="0" w:space="0" w:color="auto"/>
                    <w:right w:val="none" w:sz="0" w:space="0" w:color="auto"/>
                  </w:divBdr>
                  <w:divsChild>
                    <w:div w:id="90950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211889">
      <w:bodyDiv w:val="1"/>
      <w:marLeft w:val="0"/>
      <w:marRight w:val="0"/>
      <w:marTop w:val="0"/>
      <w:marBottom w:val="0"/>
      <w:divBdr>
        <w:top w:val="none" w:sz="0" w:space="0" w:color="auto"/>
        <w:left w:val="none" w:sz="0" w:space="0" w:color="auto"/>
        <w:bottom w:val="none" w:sz="0" w:space="0" w:color="auto"/>
        <w:right w:val="none" w:sz="0" w:space="0" w:color="auto"/>
      </w:divBdr>
    </w:div>
    <w:div w:id="2044556750">
      <w:bodyDiv w:val="1"/>
      <w:marLeft w:val="0"/>
      <w:marRight w:val="0"/>
      <w:marTop w:val="0"/>
      <w:marBottom w:val="0"/>
      <w:divBdr>
        <w:top w:val="none" w:sz="0" w:space="0" w:color="auto"/>
        <w:left w:val="none" w:sz="0" w:space="0" w:color="auto"/>
        <w:bottom w:val="none" w:sz="0" w:space="0" w:color="auto"/>
        <w:right w:val="none" w:sz="0" w:space="0" w:color="auto"/>
      </w:divBdr>
    </w:div>
    <w:div w:id="2050497062">
      <w:bodyDiv w:val="1"/>
      <w:marLeft w:val="0"/>
      <w:marRight w:val="0"/>
      <w:marTop w:val="0"/>
      <w:marBottom w:val="0"/>
      <w:divBdr>
        <w:top w:val="none" w:sz="0" w:space="0" w:color="auto"/>
        <w:left w:val="none" w:sz="0" w:space="0" w:color="auto"/>
        <w:bottom w:val="none" w:sz="0" w:space="0" w:color="auto"/>
        <w:right w:val="none" w:sz="0" w:space="0" w:color="auto"/>
      </w:divBdr>
    </w:div>
    <w:div w:id="2051539414">
      <w:bodyDiv w:val="1"/>
      <w:marLeft w:val="0"/>
      <w:marRight w:val="0"/>
      <w:marTop w:val="0"/>
      <w:marBottom w:val="0"/>
      <w:divBdr>
        <w:top w:val="none" w:sz="0" w:space="0" w:color="auto"/>
        <w:left w:val="none" w:sz="0" w:space="0" w:color="auto"/>
        <w:bottom w:val="none" w:sz="0" w:space="0" w:color="auto"/>
        <w:right w:val="none" w:sz="0" w:space="0" w:color="auto"/>
      </w:divBdr>
    </w:div>
    <w:div w:id="2055621241">
      <w:bodyDiv w:val="1"/>
      <w:marLeft w:val="0"/>
      <w:marRight w:val="0"/>
      <w:marTop w:val="0"/>
      <w:marBottom w:val="0"/>
      <w:divBdr>
        <w:top w:val="none" w:sz="0" w:space="0" w:color="auto"/>
        <w:left w:val="none" w:sz="0" w:space="0" w:color="auto"/>
        <w:bottom w:val="none" w:sz="0" w:space="0" w:color="auto"/>
        <w:right w:val="none" w:sz="0" w:space="0" w:color="auto"/>
      </w:divBdr>
    </w:div>
    <w:div w:id="2057270680">
      <w:bodyDiv w:val="1"/>
      <w:marLeft w:val="0"/>
      <w:marRight w:val="0"/>
      <w:marTop w:val="0"/>
      <w:marBottom w:val="0"/>
      <w:divBdr>
        <w:top w:val="none" w:sz="0" w:space="0" w:color="auto"/>
        <w:left w:val="none" w:sz="0" w:space="0" w:color="auto"/>
        <w:bottom w:val="none" w:sz="0" w:space="0" w:color="auto"/>
        <w:right w:val="none" w:sz="0" w:space="0" w:color="auto"/>
      </w:divBdr>
    </w:div>
    <w:div w:id="2057469387">
      <w:bodyDiv w:val="1"/>
      <w:marLeft w:val="0"/>
      <w:marRight w:val="0"/>
      <w:marTop w:val="0"/>
      <w:marBottom w:val="0"/>
      <w:divBdr>
        <w:top w:val="none" w:sz="0" w:space="0" w:color="auto"/>
        <w:left w:val="none" w:sz="0" w:space="0" w:color="auto"/>
        <w:bottom w:val="none" w:sz="0" w:space="0" w:color="auto"/>
        <w:right w:val="none" w:sz="0" w:space="0" w:color="auto"/>
      </w:divBdr>
    </w:div>
    <w:div w:id="2058387205">
      <w:bodyDiv w:val="1"/>
      <w:marLeft w:val="0"/>
      <w:marRight w:val="0"/>
      <w:marTop w:val="0"/>
      <w:marBottom w:val="0"/>
      <w:divBdr>
        <w:top w:val="none" w:sz="0" w:space="0" w:color="auto"/>
        <w:left w:val="none" w:sz="0" w:space="0" w:color="auto"/>
        <w:bottom w:val="none" w:sz="0" w:space="0" w:color="auto"/>
        <w:right w:val="none" w:sz="0" w:space="0" w:color="auto"/>
      </w:divBdr>
    </w:div>
    <w:div w:id="2059738155">
      <w:bodyDiv w:val="1"/>
      <w:marLeft w:val="0"/>
      <w:marRight w:val="0"/>
      <w:marTop w:val="0"/>
      <w:marBottom w:val="0"/>
      <w:divBdr>
        <w:top w:val="none" w:sz="0" w:space="0" w:color="auto"/>
        <w:left w:val="none" w:sz="0" w:space="0" w:color="auto"/>
        <w:bottom w:val="none" w:sz="0" w:space="0" w:color="auto"/>
        <w:right w:val="none" w:sz="0" w:space="0" w:color="auto"/>
      </w:divBdr>
    </w:div>
    <w:div w:id="2060130303">
      <w:bodyDiv w:val="1"/>
      <w:marLeft w:val="0"/>
      <w:marRight w:val="0"/>
      <w:marTop w:val="0"/>
      <w:marBottom w:val="0"/>
      <w:divBdr>
        <w:top w:val="none" w:sz="0" w:space="0" w:color="auto"/>
        <w:left w:val="none" w:sz="0" w:space="0" w:color="auto"/>
        <w:bottom w:val="none" w:sz="0" w:space="0" w:color="auto"/>
        <w:right w:val="none" w:sz="0" w:space="0" w:color="auto"/>
      </w:divBdr>
    </w:div>
    <w:div w:id="2060400183">
      <w:bodyDiv w:val="1"/>
      <w:marLeft w:val="0"/>
      <w:marRight w:val="0"/>
      <w:marTop w:val="0"/>
      <w:marBottom w:val="0"/>
      <w:divBdr>
        <w:top w:val="none" w:sz="0" w:space="0" w:color="auto"/>
        <w:left w:val="none" w:sz="0" w:space="0" w:color="auto"/>
        <w:bottom w:val="none" w:sz="0" w:space="0" w:color="auto"/>
        <w:right w:val="none" w:sz="0" w:space="0" w:color="auto"/>
      </w:divBdr>
    </w:div>
    <w:div w:id="2062171609">
      <w:bodyDiv w:val="1"/>
      <w:marLeft w:val="0"/>
      <w:marRight w:val="0"/>
      <w:marTop w:val="0"/>
      <w:marBottom w:val="0"/>
      <w:divBdr>
        <w:top w:val="none" w:sz="0" w:space="0" w:color="auto"/>
        <w:left w:val="none" w:sz="0" w:space="0" w:color="auto"/>
        <w:bottom w:val="none" w:sz="0" w:space="0" w:color="auto"/>
        <w:right w:val="none" w:sz="0" w:space="0" w:color="auto"/>
      </w:divBdr>
    </w:div>
    <w:div w:id="2063678247">
      <w:bodyDiv w:val="1"/>
      <w:marLeft w:val="0"/>
      <w:marRight w:val="0"/>
      <w:marTop w:val="0"/>
      <w:marBottom w:val="0"/>
      <w:divBdr>
        <w:top w:val="none" w:sz="0" w:space="0" w:color="auto"/>
        <w:left w:val="none" w:sz="0" w:space="0" w:color="auto"/>
        <w:bottom w:val="none" w:sz="0" w:space="0" w:color="auto"/>
        <w:right w:val="none" w:sz="0" w:space="0" w:color="auto"/>
      </w:divBdr>
    </w:div>
    <w:div w:id="2063943648">
      <w:bodyDiv w:val="1"/>
      <w:marLeft w:val="0"/>
      <w:marRight w:val="0"/>
      <w:marTop w:val="0"/>
      <w:marBottom w:val="0"/>
      <w:divBdr>
        <w:top w:val="none" w:sz="0" w:space="0" w:color="auto"/>
        <w:left w:val="none" w:sz="0" w:space="0" w:color="auto"/>
        <w:bottom w:val="none" w:sz="0" w:space="0" w:color="auto"/>
        <w:right w:val="none" w:sz="0" w:space="0" w:color="auto"/>
      </w:divBdr>
    </w:div>
    <w:div w:id="2066223576">
      <w:bodyDiv w:val="1"/>
      <w:marLeft w:val="0"/>
      <w:marRight w:val="0"/>
      <w:marTop w:val="0"/>
      <w:marBottom w:val="0"/>
      <w:divBdr>
        <w:top w:val="none" w:sz="0" w:space="0" w:color="auto"/>
        <w:left w:val="none" w:sz="0" w:space="0" w:color="auto"/>
        <w:bottom w:val="none" w:sz="0" w:space="0" w:color="auto"/>
        <w:right w:val="none" w:sz="0" w:space="0" w:color="auto"/>
      </w:divBdr>
    </w:div>
    <w:div w:id="2066440969">
      <w:bodyDiv w:val="1"/>
      <w:marLeft w:val="0"/>
      <w:marRight w:val="0"/>
      <w:marTop w:val="0"/>
      <w:marBottom w:val="0"/>
      <w:divBdr>
        <w:top w:val="none" w:sz="0" w:space="0" w:color="auto"/>
        <w:left w:val="none" w:sz="0" w:space="0" w:color="auto"/>
        <w:bottom w:val="none" w:sz="0" w:space="0" w:color="auto"/>
        <w:right w:val="none" w:sz="0" w:space="0" w:color="auto"/>
      </w:divBdr>
    </w:div>
    <w:div w:id="2071492850">
      <w:bodyDiv w:val="1"/>
      <w:marLeft w:val="0"/>
      <w:marRight w:val="0"/>
      <w:marTop w:val="0"/>
      <w:marBottom w:val="0"/>
      <w:divBdr>
        <w:top w:val="none" w:sz="0" w:space="0" w:color="auto"/>
        <w:left w:val="none" w:sz="0" w:space="0" w:color="auto"/>
        <w:bottom w:val="none" w:sz="0" w:space="0" w:color="auto"/>
        <w:right w:val="none" w:sz="0" w:space="0" w:color="auto"/>
      </w:divBdr>
    </w:div>
    <w:div w:id="2072772705">
      <w:bodyDiv w:val="1"/>
      <w:marLeft w:val="0"/>
      <w:marRight w:val="0"/>
      <w:marTop w:val="0"/>
      <w:marBottom w:val="0"/>
      <w:divBdr>
        <w:top w:val="none" w:sz="0" w:space="0" w:color="auto"/>
        <w:left w:val="none" w:sz="0" w:space="0" w:color="auto"/>
        <w:bottom w:val="none" w:sz="0" w:space="0" w:color="auto"/>
        <w:right w:val="none" w:sz="0" w:space="0" w:color="auto"/>
      </w:divBdr>
    </w:div>
    <w:div w:id="2072918641">
      <w:bodyDiv w:val="1"/>
      <w:marLeft w:val="0"/>
      <w:marRight w:val="0"/>
      <w:marTop w:val="0"/>
      <w:marBottom w:val="0"/>
      <w:divBdr>
        <w:top w:val="none" w:sz="0" w:space="0" w:color="auto"/>
        <w:left w:val="none" w:sz="0" w:space="0" w:color="auto"/>
        <w:bottom w:val="none" w:sz="0" w:space="0" w:color="auto"/>
        <w:right w:val="none" w:sz="0" w:space="0" w:color="auto"/>
      </w:divBdr>
    </w:div>
    <w:div w:id="2075617935">
      <w:bodyDiv w:val="1"/>
      <w:marLeft w:val="0"/>
      <w:marRight w:val="0"/>
      <w:marTop w:val="0"/>
      <w:marBottom w:val="0"/>
      <w:divBdr>
        <w:top w:val="none" w:sz="0" w:space="0" w:color="auto"/>
        <w:left w:val="none" w:sz="0" w:space="0" w:color="auto"/>
        <w:bottom w:val="none" w:sz="0" w:space="0" w:color="auto"/>
        <w:right w:val="none" w:sz="0" w:space="0" w:color="auto"/>
      </w:divBdr>
    </w:div>
    <w:div w:id="2076775524">
      <w:bodyDiv w:val="1"/>
      <w:marLeft w:val="0"/>
      <w:marRight w:val="0"/>
      <w:marTop w:val="0"/>
      <w:marBottom w:val="0"/>
      <w:divBdr>
        <w:top w:val="none" w:sz="0" w:space="0" w:color="auto"/>
        <w:left w:val="none" w:sz="0" w:space="0" w:color="auto"/>
        <w:bottom w:val="none" w:sz="0" w:space="0" w:color="auto"/>
        <w:right w:val="none" w:sz="0" w:space="0" w:color="auto"/>
      </w:divBdr>
    </w:div>
    <w:div w:id="2078436107">
      <w:bodyDiv w:val="1"/>
      <w:marLeft w:val="0"/>
      <w:marRight w:val="0"/>
      <w:marTop w:val="0"/>
      <w:marBottom w:val="0"/>
      <w:divBdr>
        <w:top w:val="none" w:sz="0" w:space="0" w:color="auto"/>
        <w:left w:val="none" w:sz="0" w:space="0" w:color="auto"/>
        <w:bottom w:val="none" w:sz="0" w:space="0" w:color="auto"/>
        <w:right w:val="none" w:sz="0" w:space="0" w:color="auto"/>
      </w:divBdr>
    </w:div>
    <w:div w:id="2079982542">
      <w:bodyDiv w:val="1"/>
      <w:marLeft w:val="0"/>
      <w:marRight w:val="0"/>
      <w:marTop w:val="0"/>
      <w:marBottom w:val="0"/>
      <w:divBdr>
        <w:top w:val="none" w:sz="0" w:space="0" w:color="auto"/>
        <w:left w:val="none" w:sz="0" w:space="0" w:color="auto"/>
        <w:bottom w:val="none" w:sz="0" w:space="0" w:color="auto"/>
        <w:right w:val="none" w:sz="0" w:space="0" w:color="auto"/>
      </w:divBdr>
    </w:div>
    <w:div w:id="2080056992">
      <w:bodyDiv w:val="1"/>
      <w:marLeft w:val="0"/>
      <w:marRight w:val="0"/>
      <w:marTop w:val="0"/>
      <w:marBottom w:val="0"/>
      <w:divBdr>
        <w:top w:val="none" w:sz="0" w:space="0" w:color="auto"/>
        <w:left w:val="none" w:sz="0" w:space="0" w:color="auto"/>
        <w:bottom w:val="none" w:sz="0" w:space="0" w:color="auto"/>
        <w:right w:val="none" w:sz="0" w:space="0" w:color="auto"/>
      </w:divBdr>
    </w:div>
    <w:div w:id="2080595870">
      <w:bodyDiv w:val="1"/>
      <w:marLeft w:val="0"/>
      <w:marRight w:val="0"/>
      <w:marTop w:val="0"/>
      <w:marBottom w:val="0"/>
      <w:divBdr>
        <w:top w:val="none" w:sz="0" w:space="0" w:color="auto"/>
        <w:left w:val="none" w:sz="0" w:space="0" w:color="auto"/>
        <w:bottom w:val="none" w:sz="0" w:space="0" w:color="auto"/>
        <w:right w:val="none" w:sz="0" w:space="0" w:color="auto"/>
      </w:divBdr>
    </w:div>
    <w:div w:id="2081244049">
      <w:bodyDiv w:val="1"/>
      <w:marLeft w:val="0"/>
      <w:marRight w:val="0"/>
      <w:marTop w:val="0"/>
      <w:marBottom w:val="0"/>
      <w:divBdr>
        <w:top w:val="none" w:sz="0" w:space="0" w:color="auto"/>
        <w:left w:val="none" w:sz="0" w:space="0" w:color="auto"/>
        <w:bottom w:val="none" w:sz="0" w:space="0" w:color="auto"/>
        <w:right w:val="none" w:sz="0" w:space="0" w:color="auto"/>
      </w:divBdr>
    </w:div>
    <w:div w:id="2082096524">
      <w:bodyDiv w:val="1"/>
      <w:marLeft w:val="0"/>
      <w:marRight w:val="0"/>
      <w:marTop w:val="0"/>
      <w:marBottom w:val="0"/>
      <w:divBdr>
        <w:top w:val="none" w:sz="0" w:space="0" w:color="auto"/>
        <w:left w:val="none" w:sz="0" w:space="0" w:color="auto"/>
        <w:bottom w:val="none" w:sz="0" w:space="0" w:color="auto"/>
        <w:right w:val="none" w:sz="0" w:space="0" w:color="auto"/>
      </w:divBdr>
    </w:div>
    <w:div w:id="2082293739">
      <w:bodyDiv w:val="1"/>
      <w:marLeft w:val="0"/>
      <w:marRight w:val="0"/>
      <w:marTop w:val="0"/>
      <w:marBottom w:val="0"/>
      <w:divBdr>
        <w:top w:val="none" w:sz="0" w:space="0" w:color="auto"/>
        <w:left w:val="none" w:sz="0" w:space="0" w:color="auto"/>
        <w:bottom w:val="none" w:sz="0" w:space="0" w:color="auto"/>
        <w:right w:val="none" w:sz="0" w:space="0" w:color="auto"/>
      </w:divBdr>
    </w:div>
    <w:div w:id="2082676821">
      <w:bodyDiv w:val="1"/>
      <w:marLeft w:val="0"/>
      <w:marRight w:val="0"/>
      <w:marTop w:val="0"/>
      <w:marBottom w:val="0"/>
      <w:divBdr>
        <w:top w:val="none" w:sz="0" w:space="0" w:color="auto"/>
        <w:left w:val="none" w:sz="0" w:space="0" w:color="auto"/>
        <w:bottom w:val="none" w:sz="0" w:space="0" w:color="auto"/>
        <w:right w:val="none" w:sz="0" w:space="0" w:color="auto"/>
      </w:divBdr>
    </w:div>
    <w:div w:id="2084911579">
      <w:bodyDiv w:val="1"/>
      <w:marLeft w:val="0"/>
      <w:marRight w:val="0"/>
      <w:marTop w:val="0"/>
      <w:marBottom w:val="0"/>
      <w:divBdr>
        <w:top w:val="none" w:sz="0" w:space="0" w:color="auto"/>
        <w:left w:val="none" w:sz="0" w:space="0" w:color="auto"/>
        <w:bottom w:val="none" w:sz="0" w:space="0" w:color="auto"/>
        <w:right w:val="none" w:sz="0" w:space="0" w:color="auto"/>
      </w:divBdr>
    </w:div>
    <w:div w:id="2087411806">
      <w:bodyDiv w:val="1"/>
      <w:marLeft w:val="0"/>
      <w:marRight w:val="0"/>
      <w:marTop w:val="0"/>
      <w:marBottom w:val="0"/>
      <w:divBdr>
        <w:top w:val="none" w:sz="0" w:space="0" w:color="auto"/>
        <w:left w:val="none" w:sz="0" w:space="0" w:color="auto"/>
        <w:bottom w:val="none" w:sz="0" w:space="0" w:color="auto"/>
        <w:right w:val="none" w:sz="0" w:space="0" w:color="auto"/>
      </w:divBdr>
    </w:div>
    <w:div w:id="2095199056">
      <w:bodyDiv w:val="1"/>
      <w:marLeft w:val="0"/>
      <w:marRight w:val="0"/>
      <w:marTop w:val="0"/>
      <w:marBottom w:val="0"/>
      <w:divBdr>
        <w:top w:val="none" w:sz="0" w:space="0" w:color="auto"/>
        <w:left w:val="none" w:sz="0" w:space="0" w:color="auto"/>
        <w:bottom w:val="none" w:sz="0" w:space="0" w:color="auto"/>
        <w:right w:val="none" w:sz="0" w:space="0" w:color="auto"/>
      </w:divBdr>
    </w:div>
    <w:div w:id="2097051192">
      <w:bodyDiv w:val="1"/>
      <w:marLeft w:val="0"/>
      <w:marRight w:val="0"/>
      <w:marTop w:val="0"/>
      <w:marBottom w:val="0"/>
      <w:divBdr>
        <w:top w:val="none" w:sz="0" w:space="0" w:color="auto"/>
        <w:left w:val="none" w:sz="0" w:space="0" w:color="auto"/>
        <w:bottom w:val="none" w:sz="0" w:space="0" w:color="auto"/>
        <w:right w:val="none" w:sz="0" w:space="0" w:color="auto"/>
      </w:divBdr>
    </w:div>
    <w:div w:id="2098356007">
      <w:bodyDiv w:val="1"/>
      <w:marLeft w:val="0"/>
      <w:marRight w:val="0"/>
      <w:marTop w:val="0"/>
      <w:marBottom w:val="0"/>
      <w:divBdr>
        <w:top w:val="none" w:sz="0" w:space="0" w:color="auto"/>
        <w:left w:val="none" w:sz="0" w:space="0" w:color="auto"/>
        <w:bottom w:val="none" w:sz="0" w:space="0" w:color="auto"/>
        <w:right w:val="none" w:sz="0" w:space="0" w:color="auto"/>
      </w:divBdr>
    </w:div>
    <w:div w:id="2100054847">
      <w:bodyDiv w:val="1"/>
      <w:marLeft w:val="0"/>
      <w:marRight w:val="0"/>
      <w:marTop w:val="0"/>
      <w:marBottom w:val="0"/>
      <w:divBdr>
        <w:top w:val="none" w:sz="0" w:space="0" w:color="auto"/>
        <w:left w:val="none" w:sz="0" w:space="0" w:color="auto"/>
        <w:bottom w:val="none" w:sz="0" w:space="0" w:color="auto"/>
        <w:right w:val="none" w:sz="0" w:space="0" w:color="auto"/>
      </w:divBdr>
    </w:div>
    <w:div w:id="2102558560">
      <w:bodyDiv w:val="1"/>
      <w:marLeft w:val="0"/>
      <w:marRight w:val="0"/>
      <w:marTop w:val="0"/>
      <w:marBottom w:val="0"/>
      <w:divBdr>
        <w:top w:val="none" w:sz="0" w:space="0" w:color="auto"/>
        <w:left w:val="none" w:sz="0" w:space="0" w:color="auto"/>
        <w:bottom w:val="none" w:sz="0" w:space="0" w:color="auto"/>
        <w:right w:val="none" w:sz="0" w:space="0" w:color="auto"/>
      </w:divBdr>
    </w:div>
    <w:div w:id="2103792150">
      <w:bodyDiv w:val="1"/>
      <w:marLeft w:val="0"/>
      <w:marRight w:val="0"/>
      <w:marTop w:val="0"/>
      <w:marBottom w:val="0"/>
      <w:divBdr>
        <w:top w:val="none" w:sz="0" w:space="0" w:color="auto"/>
        <w:left w:val="none" w:sz="0" w:space="0" w:color="auto"/>
        <w:bottom w:val="none" w:sz="0" w:space="0" w:color="auto"/>
        <w:right w:val="none" w:sz="0" w:space="0" w:color="auto"/>
      </w:divBdr>
    </w:div>
    <w:div w:id="2105101744">
      <w:bodyDiv w:val="1"/>
      <w:marLeft w:val="0"/>
      <w:marRight w:val="0"/>
      <w:marTop w:val="0"/>
      <w:marBottom w:val="0"/>
      <w:divBdr>
        <w:top w:val="none" w:sz="0" w:space="0" w:color="auto"/>
        <w:left w:val="none" w:sz="0" w:space="0" w:color="auto"/>
        <w:bottom w:val="none" w:sz="0" w:space="0" w:color="auto"/>
        <w:right w:val="none" w:sz="0" w:space="0" w:color="auto"/>
      </w:divBdr>
    </w:div>
    <w:div w:id="2107145860">
      <w:bodyDiv w:val="1"/>
      <w:marLeft w:val="0"/>
      <w:marRight w:val="0"/>
      <w:marTop w:val="0"/>
      <w:marBottom w:val="0"/>
      <w:divBdr>
        <w:top w:val="none" w:sz="0" w:space="0" w:color="auto"/>
        <w:left w:val="none" w:sz="0" w:space="0" w:color="auto"/>
        <w:bottom w:val="none" w:sz="0" w:space="0" w:color="auto"/>
        <w:right w:val="none" w:sz="0" w:space="0" w:color="auto"/>
      </w:divBdr>
    </w:div>
    <w:div w:id="2108965905">
      <w:bodyDiv w:val="1"/>
      <w:marLeft w:val="0"/>
      <w:marRight w:val="0"/>
      <w:marTop w:val="0"/>
      <w:marBottom w:val="0"/>
      <w:divBdr>
        <w:top w:val="none" w:sz="0" w:space="0" w:color="auto"/>
        <w:left w:val="none" w:sz="0" w:space="0" w:color="auto"/>
        <w:bottom w:val="none" w:sz="0" w:space="0" w:color="auto"/>
        <w:right w:val="none" w:sz="0" w:space="0" w:color="auto"/>
      </w:divBdr>
    </w:div>
    <w:div w:id="2110225837">
      <w:bodyDiv w:val="1"/>
      <w:marLeft w:val="0"/>
      <w:marRight w:val="0"/>
      <w:marTop w:val="0"/>
      <w:marBottom w:val="0"/>
      <w:divBdr>
        <w:top w:val="none" w:sz="0" w:space="0" w:color="auto"/>
        <w:left w:val="none" w:sz="0" w:space="0" w:color="auto"/>
        <w:bottom w:val="none" w:sz="0" w:space="0" w:color="auto"/>
        <w:right w:val="none" w:sz="0" w:space="0" w:color="auto"/>
      </w:divBdr>
    </w:div>
    <w:div w:id="2117014077">
      <w:bodyDiv w:val="1"/>
      <w:marLeft w:val="0"/>
      <w:marRight w:val="0"/>
      <w:marTop w:val="0"/>
      <w:marBottom w:val="0"/>
      <w:divBdr>
        <w:top w:val="none" w:sz="0" w:space="0" w:color="auto"/>
        <w:left w:val="none" w:sz="0" w:space="0" w:color="auto"/>
        <w:bottom w:val="none" w:sz="0" w:space="0" w:color="auto"/>
        <w:right w:val="none" w:sz="0" w:space="0" w:color="auto"/>
      </w:divBdr>
    </w:div>
    <w:div w:id="2118594225">
      <w:bodyDiv w:val="1"/>
      <w:marLeft w:val="0"/>
      <w:marRight w:val="0"/>
      <w:marTop w:val="0"/>
      <w:marBottom w:val="0"/>
      <w:divBdr>
        <w:top w:val="none" w:sz="0" w:space="0" w:color="auto"/>
        <w:left w:val="none" w:sz="0" w:space="0" w:color="auto"/>
        <w:bottom w:val="none" w:sz="0" w:space="0" w:color="auto"/>
        <w:right w:val="none" w:sz="0" w:space="0" w:color="auto"/>
      </w:divBdr>
    </w:div>
    <w:div w:id="2121563757">
      <w:bodyDiv w:val="1"/>
      <w:marLeft w:val="0"/>
      <w:marRight w:val="0"/>
      <w:marTop w:val="0"/>
      <w:marBottom w:val="0"/>
      <w:divBdr>
        <w:top w:val="none" w:sz="0" w:space="0" w:color="auto"/>
        <w:left w:val="none" w:sz="0" w:space="0" w:color="auto"/>
        <w:bottom w:val="none" w:sz="0" w:space="0" w:color="auto"/>
        <w:right w:val="none" w:sz="0" w:space="0" w:color="auto"/>
      </w:divBdr>
    </w:div>
    <w:div w:id="2121795764">
      <w:bodyDiv w:val="1"/>
      <w:marLeft w:val="0"/>
      <w:marRight w:val="0"/>
      <w:marTop w:val="0"/>
      <w:marBottom w:val="0"/>
      <w:divBdr>
        <w:top w:val="none" w:sz="0" w:space="0" w:color="auto"/>
        <w:left w:val="none" w:sz="0" w:space="0" w:color="auto"/>
        <w:bottom w:val="none" w:sz="0" w:space="0" w:color="auto"/>
        <w:right w:val="none" w:sz="0" w:space="0" w:color="auto"/>
      </w:divBdr>
      <w:divsChild>
        <w:div w:id="1151867996">
          <w:marLeft w:val="0"/>
          <w:marRight w:val="0"/>
          <w:marTop w:val="0"/>
          <w:marBottom w:val="0"/>
          <w:divBdr>
            <w:top w:val="none" w:sz="0" w:space="0" w:color="auto"/>
            <w:left w:val="none" w:sz="0" w:space="0" w:color="auto"/>
            <w:bottom w:val="none" w:sz="0" w:space="0" w:color="auto"/>
            <w:right w:val="none" w:sz="0" w:space="0" w:color="auto"/>
          </w:divBdr>
          <w:divsChild>
            <w:div w:id="777455558">
              <w:marLeft w:val="0"/>
              <w:marRight w:val="0"/>
              <w:marTop w:val="0"/>
              <w:marBottom w:val="0"/>
              <w:divBdr>
                <w:top w:val="none" w:sz="0" w:space="0" w:color="auto"/>
                <w:left w:val="none" w:sz="0" w:space="0" w:color="auto"/>
                <w:bottom w:val="none" w:sz="0" w:space="0" w:color="auto"/>
                <w:right w:val="none" w:sz="0" w:space="0" w:color="auto"/>
              </w:divBdr>
              <w:divsChild>
                <w:div w:id="17798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265392">
      <w:bodyDiv w:val="1"/>
      <w:marLeft w:val="0"/>
      <w:marRight w:val="0"/>
      <w:marTop w:val="0"/>
      <w:marBottom w:val="0"/>
      <w:divBdr>
        <w:top w:val="none" w:sz="0" w:space="0" w:color="auto"/>
        <w:left w:val="none" w:sz="0" w:space="0" w:color="auto"/>
        <w:bottom w:val="none" w:sz="0" w:space="0" w:color="auto"/>
        <w:right w:val="none" w:sz="0" w:space="0" w:color="auto"/>
      </w:divBdr>
    </w:div>
    <w:div w:id="2127575137">
      <w:bodyDiv w:val="1"/>
      <w:marLeft w:val="0"/>
      <w:marRight w:val="0"/>
      <w:marTop w:val="0"/>
      <w:marBottom w:val="0"/>
      <w:divBdr>
        <w:top w:val="none" w:sz="0" w:space="0" w:color="auto"/>
        <w:left w:val="none" w:sz="0" w:space="0" w:color="auto"/>
        <w:bottom w:val="none" w:sz="0" w:space="0" w:color="auto"/>
        <w:right w:val="none" w:sz="0" w:space="0" w:color="auto"/>
      </w:divBdr>
    </w:div>
    <w:div w:id="2143034903">
      <w:bodyDiv w:val="1"/>
      <w:marLeft w:val="0"/>
      <w:marRight w:val="0"/>
      <w:marTop w:val="0"/>
      <w:marBottom w:val="0"/>
      <w:divBdr>
        <w:top w:val="none" w:sz="0" w:space="0" w:color="auto"/>
        <w:left w:val="none" w:sz="0" w:space="0" w:color="auto"/>
        <w:bottom w:val="none" w:sz="0" w:space="0" w:color="auto"/>
        <w:right w:val="none" w:sz="0" w:space="0" w:color="auto"/>
      </w:divBdr>
    </w:div>
    <w:div w:id="2143886889">
      <w:bodyDiv w:val="1"/>
      <w:marLeft w:val="0"/>
      <w:marRight w:val="0"/>
      <w:marTop w:val="0"/>
      <w:marBottom w:val="0"/>
      <w:divBdr>
        <w:top w:val="none" w:sz="0" w:space="0" w:color="auto"/>
        <w:left w:val="none" w:sz="0" w:space="0" w:color="auto"/>
        <w:bottom w:val="none" w:sz="0" w:space="0" w:color="auto"/>
        <w:right w:val="none" w:sz="0" w:space="0" w:color="auto"/>
      </w:divBdr>
    </w:div>
    <w:div w:id="2144885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3.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5.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5" Type="http://schemas.openxmlformats.org/officeDocument/2006/relationships/customXml" Target="../customXml/item5.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glossaryDocument" Target="glossary/document.xml"/><Relationship Id="rId30" Type="http://schemas.microsoft.com/office/2018/08/relationships/commentsExtensible" Target="commentsExtensible.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55F243D22114F918DC01566DA456E4A"/>
        <w:category>
          <w:name w:val="Общие"/>
          <w:gallery w:val="placeholder"/>
        </w:category>
        <w:types>
          <w:type w:val="bbPlcHdr"/>
        </w:types>
        <w:behaviors>
          <w:behavior w:val="content"/>
        </w:behaviors>
        <w:guid w:val="{67550CCF-7129-44BE-8BBD-429E00C725C2}"/>
      </w:docPartPr>
      <w:docPartBody>
        <w:p w:rsidR="00B4476F" w:rsidRDefault="00A7589A" w:rsidP="00A7589A">
          <w:pPr>
            <w:pStyle w:val="D55F243D22114F918DC01566DA456E4A"/>
          </w:pPr>
          <w:r w:rsidRPr="009945D0">
            <w:rPr>
              <w:rStyle w:val="a3"/>
              <w:szCs w:val="24"/>
            </w:rPr>
            <w:t>Место для ввода текста.</w:t>
          </w:r>
        </w:p>
      </w:docPartBody>
    </w:docPart>
    <w:docPart>
      <w:docPartPr>
        <w:name w:val="0F231BE2004A4A9F8A6454E50D1F90D2"/>
        <w:category>
          <w:name w:val="Общие"/>
          <w:gallery w:val="placeholder"/>
        </w:category>
        <w:types>
          <w:type w:val="bbPlcHdr"/>
        </w:types>
        <w:behaviors>
          <w:behavior w:val="content"/>
        </w:behaviors>
        <w:guid w:val="{C3E32BF8-2132-4AAA-84A2-D3817F0A5031}"/>
      </w:docPartPr>
      <w:docPartBody>
        <w:p w:rsidR="00B4476F" w:rsidRDefault="00A7589A" w:rsidP="00A7589A">
          <w:pPr>
            <w:pStyle w:val="0F231BE2004A4A9F8A6454E50D1F90D2"/>
          </w:pPr>
          <w:r w:rsidRPr="00F85178">
            <w:rPr>
              <w:rStyle w:val="a3"/>
              <w:szCs w:val="24"/>
            </w:rPr>
            <w:t>Место для ввода текста.</w:t>
          </w:r>
        </w:p>
      </w:docPartBody>
    </w:docPart>
    <w:docPart>
      <w:docPartPr>
        <w:name w:val="EB0B02A282CE4281B8EF3C7ACD611376"/>
        <w:category>
          <w:name w:val="Общие"/>
          <w:gallery w:val="placeholder"/>
        </w:category>
        <w:types>
          <w:type w:val="bbPlcHdr"/>
        </w:types>
        <w:behaviors>
          <w:behavior w:val="content"/>
        </w:behaviors>
        <w:guid w:val="{A37F8EE2-20BC-428F-9E1C-E0D948F3CD05}"/>
      </w:docPartPr>
      <w:docPartBody>
        <w:p w:rsidR="00B4476F" w:rsidRDefault="00A7589A" w:rsidP="00A7589A">
          <w:pPr>
            <w:pStyle w:val="EB0B02A282CE4281B8EF3C7ACD611376"/>
          </w:pPr>
          <w:r w:rsidRPr="00F85178">
            <w:rPr>
              <w:rStyle w:val="a3"/>
              <w:szCs w:val="24"/>
            </w:rPr>
            <w:t>Место для ввода даты.</w:t>
          </w:r>
        </w:p>
      </w:docPartBody>
    </w:docPart>
    <w:docPart>
      <w:docPartPr>
        <w:name w:val="DefaultPlaceholder_-1854013440"/>
        <w:category>
          <w:name w:val="Общие"/>
          <w:gallery w:val="placeholder"/>
        </w:category>
        <w:types>
          <w:type w:val="bbPlcHdr"/>
        </w:types>
        <w:behaviors>
          <w:behavior w:val="content"/>
        </w:behaviors>
        <w:guid w:val="{A1214E72-DB12-4EAD-8155-AEF963251610}"/>
      </w:docPartPr>
      <w:docPartBody>
        <w:p w:rsidR="00D246C9" w:rsidRDefault="00A7589A">
          <w:r w:rsidRPr="00535E93">
            <w:rPr>
              <w:rStyle w:val="a3"/>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ppleSystemUIFont">
    <w:altName w:val="Calibri"/>
    <w:charset w:val="00"/>
    <w:family w:val="auto"/>
    <w:pitch w:val="default"/>
    <w:sig w:usb0="00000003" w:usb1="00000000" w:usb2="00000000" w:usb3="00000000" w:csb0="00000001" w:csb1="00000000"/>
  </w:font>
  <w:font w:name="TimesNewRomanPS-BoldMT">
    <w:altName w:val="MS Mincho"/>
    <w:panose1 w:val="00000000000000000000"/>
    <w:charset w:val="00"/>
    <w:family w:val="roman"/>
    <w:notTrueType/>
    <w:pitch w:val="default"/>
  </w:font>
  <w:font w:name="Nunito Sans">
    <w:charset w:val="00"/>
    <w:family w:val="auto"/>
    <w:pitch w:val="variable"/>
    <w:sig w:usb0="A00002FF" w:usb1="5000204B" w:usb2="00000000" w:usb3="00000000" w:csb0="00000197" w:csb1="00000000"/>
  </w:font>
  <w:font w:name="inherit">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1CD"/>
    <w:rsid w:val="0000352C"/>
    <w:rsid w:val="0009476B"/>
    <w:rsid w:val="000A0468"/>
    <w:rsid w:val="000B17E5"/>
    <w:rsid w:val="0011595E"/>
    <w:rsid w:val="001A70F6"/>
    <w:rsid w:val="001C046D"/>
    <w:rsid w:val="001E534B"/>
    <w:rsid w:val="00212C15"/>
    <w:rsid w:val="002820A6"/>
    <w:rsid w:val="002E309D"/>
    <w:rsid w:val="002F6236"/>
    <w:rsid w:val="00342FBB"/>
    <w:rsid w:val="003666DF"/>
    <w:rsid w:val="00374562"/>
    <w:rsid w:val="0038066E"/>
    <w:rsid w:val="00383AD0"/>
    <w:rsid w:val="004655FD"/>
    <w:rsid w:val="004A73CB"/>
    <w:rsid w:val="004C3638"/>
    <w:rsid w:val="005111CD"/>
    <w:rsid w:val="00514E01"/>
    <w:rsid w:val="00530F07"/>
    <w:rsid w:val="00541B9C"/>
    <w:rsid w:val="005D471C"/>
    <w:rsid w:val="0066264A"/>
    <w:rsid w:val="00662AFF"/>
    <w:rsid w:val="006E24F1"/>
    <w:rsid w:val="006F4BDF"/>
    <w:rsid w:val="006F7961"/>
    <w:rsid w:val="008B5264"/>
    <w:rsid w:val="009C5A59"/>
    <w:rsid w:val="009D40EC"/>
    <w:rsid w:val="00A7589A"/>
    <w:rsid w:val="00AF3342"/>
    <w:rsid w:val="00B33121"/>
    <w:rsid w:val="00B405D9"/>
    <w:rsid w:val="00B4476F"/>
    <w:rsid w:val="00BD2F11"/>
    <w:rsid w:val="00BF2DEB"/>
    <w:rsid w:val="00C8797A"/>
    <w:rsid w:val="00C908D2"/>
    <w:rsid w:val="00D246C9"/>
    <w:rsid w:val="00D40713"/>
    <w:rsid w:val="00D62849"/>
    <w:rsid w:val="00D87ED9"/>
    <w:rsid w:val="00DE7B15"/>
    <w:rsid w:val="00E476BE"/>
    <w:rsid w:val="00E52D19"/>
    <w:rsid w:val="00E83EC7"/>
    <w:rsid w:val="00E901BC"/>
    <w:rsid w:val="00EA1AB1"/>
    <w:rsid w:val="00EB3163"/>
    <w:rsid w:val="00EF6847"/>
    <w:rsid w:val="00F64C7F"/>
    <w:rsid w:val="00FC1E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A1AB1"/>
    <w:rPr>
      <w:color w:val="808080"/>
    </w:rPr>
  </w:style>
  <w:style w:type="paragraph" w:customStyle="1" w:styleId="D55F243D22114F918DC01566DA456E4A">
    <w:name w:val="D55F243D22114F918DC01566DA456E4A"/>
    <w:rsid w:val="00A7589A"/>
    <w:pPr>
      <w:spacing w:after="0" w:line="240" w:lineRule="auto"/>
      <w:jc w:val="both"/>
    </w:pPr>
    <w:rPr>
      <w:rFonts w:ascii="Times New Roman" w:eastAsiaTheme="minorHAnsi" w:hAnsi="Times New Roman"/>
      <w:sz w:val="24"/>
      <w:szCs w:val="28"/>
      <w:lang w:eastAsia="en-US"/>
    </w:rPr>
  </w:style>
  <w:style w:type="paragraph" w:customStyle="1" w:styleId="0F231BE2004A4A9F8A6454E50D1F90D2">
    <w:name w:val="0F231BE2004A4A9F8A6454E50D1F90D2"/>
    <w:rsid w:val="00A7589A"/>
    <w:pPr>
      <w:spacing w:line="276" w:lineRule="auto"/>
      <w:jc w:val="both"/>
    </w:pPr>
    <w:rPr>
      <w:rFonts w:ascii="Times New Roman" w:eastAsiaTheme="minorHAnsi" w:hAnsi="Times New Roman"/>
      <w:sz w:val="24"/>
      <w:lang w:eastAsia="en-US"/>
    </w:rPr>
  </w:style>
  <w:style w:type="paragraph" w:customStyle="1" w:styleId="EB0B02A282CE4281B8EF3C7ACD611376">
    <w:name w:val="EB0B02A282CE4281B8EF3C7ACD611376"/>
    <w:rsid w:val="00A7589A"/>
    <w:pPr>
      <w:spacing w:line="276" w:lineRule="auto"/>
      <w:jc w:val="both"/>
    </w:pPr>
    <w:rPr>
      <w:rFonts w:ascii="Times New Roman" w:eastAsiaTheme="minorHAnsi" w:hAnsi="Times New Roman"/>
      <w:sz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dprotocoldata xmlns="http://protocoldata@statandocs.com">
  <SDDocProperties>
    <StudyName/>
    <StudyPhase/>
    <StudyMaxDuration/>
    <StudyGoal/>
    <ProtocolId/>
    <ProtocolVersion/>
    <ProtocolDate/>
    <DocumentId/>
    <DocumentType/>
    <DocumentDate>ХХ января 2024 г.</DocumentDate>
    <DocumentVersion>1.0</DocumentVersion>
    <DocumentName/>
    <TemplateInfo/>
  </SDDocProperties>
  <SDResponsibilities>
    <SDResponsible>
      <ResponsibleName/>
      <ResponsibleRole/>
      <ResponsiblePosition/>
      <ResponsibleDate/>
    </SDResponsible>
    <SDResponsible>
      <ResponsibleName/>
      <ResponsibleRole/>
      <ResponsiblePosition/>
      <ResponsibleDate/>
    </SDResponsible>
  </SDResponsibilities>
  <SDHistoryList>
    <SDHistory>
      <HistoryVersion/>
      <HistoryDate/>
      <HistoryDescription/>
    </SDHistory>
    <SDHistory>
      <HistoryVersion/>
      <HistoryDate/>
      <HistoryDescription/>
    </SDHistory>
  </SDHistoryList>
  <SDAbbreviations>
    <SDAbbreviation>
      <Abbreviation/>
      <AbbreviationDescription/>
    </SDAbbreviation>
    <SDAbbreviation>
      <Abbreviation/>
      <AbbreviationDescription/>
    </SDAbbreviation>
  </SDAbbreviations>
  <SDDrugs>
    <SDDrug>
      <DrugName>ОСИМЕРТИНИБ</DrugName>
      <DrugINN>Осимертиниб</DrugINN>
      <DrugDosage>Местно-распространенный или метастатический не мелкоклеточный рак легкого с мутацией Т790М в гене рецептора эпидермального фактора роста (EGFR) у взрослых пациентов</DrugDosage>
      <DrugForm>Таблетки, покрытые пленочной оболочкой</DrugForm>
      <DrugATX>PT-OSM (L011049)</DrugATX>
    </SDDrug>
    <SDDrug>
      <DrugName>Тагриссо</DrugName>
      <DrugINN/>
      <DrugDosage/>
      <DrugForm/>
      <DrugATX/>
    </SDDrug>
    <SDDrug>
      <DrugName/>
      <DrugINN/>
      <DrugDosage/>
      <DrugForm/>
      <DrugATX/>
    </SDDrug>
    <SDDrug>
      <DrugName/>
      <DrugINN/>
      <DrugDosage/>
      <DrugForm/>
      <DrugATX/>
    </SDDrug>
  </SDDrugs>
  <SDParties>
    <Sponsor>
      <LF/>
      <Name/>
      <SmallName/>
    </Sponsor>
    <CRO>
      <LF/>
      <Name/>
      <SmallName/>
    </CRO>
    <Vendor>
      <LF>ООО</LF>
      <Name>Статэндокс</Name>
      <SmallName>ООО "Статэндокс"</SmallName>
    </Vendor>
  </SDParties>
  <SDTables>
    <ObjectivesPrefix>Задачи исследования</ObjectivesPrefix>
    <ObjectivesSuffix>&lt;?xml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wp14"&gt;&lt;w:body&gt;&lt;w:sdt&gt;&lt;w:sdtPr&gt;&lt;w:rPr&gt;&lt;w:lang w:eastAsia="ru-RU"/&gt;&lt;/w:rPr&gt;&lt;w:alias w:val="Задачи исследования"/&gt;&lt;w:tag w:val="Задачи исследования"/&gt;&lt;w:id w:val="416372034"/&gt;&lt;w:placeholder&gt;&lt;w:docPart w:val="AC22EB33D8CA4007947A2750A6FEFEA8"/&gt;&lt;/w:placeholder&gt;&lt;w15:dataBinding w:prefixMappings="xmlns:ns0='http://protocoldata@statandocs.com' " w:xpath="/ns0:sdprotocoldata[1]/ns0:SDTables[1]/ns0:ObjectivesPrefix[1]" w:storeItemID="{1373BE51-EF05-4579-B48A-626F95452BBC}"/&gt;&lt;/w:sdtPr&gt;&lt;w:sdtEndPr&gt;&lt;w:rPr&gt;&lt;w:highlight w:val="cyan"/&gt;&lt;w:lang w:eastAsia="en-US"/&gt;&lt;/w:rPr&gt;&lt;/w:sdtEndPr&gt;&lt;w:sdtContent&gt;&lt;w:p w14:paraId="60CBD405" w14:textId="59B04ABC" w:rsidR="00BC777D" w:rsidRPr="001153C0" w:rsidRDefault="00BC777D" w:rsidP="00E642D7"&gt;&lt;w:pPr&gt;&lt;w:pStyle w:val="SDText"/&gt;&lt;w:spacing w:after="0" w:line="360" w:lineRule="auto"/&gt;&lt;w:rPr&gt;&lt;w:highlight w:val="cyan"/&gt;&lt;w:lang w:val="en-US"/&gt;&lt;/w:rPr&gt;&lt;/w:pPr&gt;&lt;w:r w:rsidRPr="001153C0"&gt;&lt;w:rPr&gt;&lt;w:highlight w:val="cyan"/&gt;&lt;w:lang w:eastAsia="ru-RU"/&gt;&lt;/w:rPr&gt;&lt;w:fldChar w:fldCharType="begin"/&gt;&lt;/w:r&gt;&lt;w:r w:rsidRPr="001153C0"&gt;&lt;w:rPr&gt;&lt;w:highlight w:val="cyan"/&gt;&lt;w:lang w:eastAsia="ru-RU"/&gt;&lt;/w:rPr&gt;&lt;w:instrText xml:space="preserve"&gt; SEQ Objectives \r 1 \* MERGEFORMAT &lt;/w:instrText&gt;&lt;/w:r&gt;&lt;w:r w:rsidRPr="001153C0"&gt;&lt;w:rPr&gt;&lt;w:highlight w:val="cyan"/&gt;&lt;w:lang w:eastAsia="ru-RU"/&gt;&lt;/w:rPr&gt;&lt;w:fldChar w:fldCharType="separate"/&gt;&lt;/w:r&gt;&lt;w:r&gt;&lt;w:rPr&gt;&lt;w:noProof/&gt;&lt;w:highlight w:val="cyan"/&gt;&lt;w:lang w:eastAsia="ru-RU"/&gt;&lt;/w:rPr&gt;&lt;w:t&gt;1&lt;/w:t&gt;&lt;/w:r&gt;&lt;w:r w:rsidRPr="001153C0"&gt;&lt;w:rPr&gt;&lt;w:highlight w:val="cyan"/&gt;&lt;w:lang w:eastAsia="ru-RU"/&gt;&lt;/w:rPr&gt;&lt;w:fldChar w:fldCharType="end"/&gt;&lt;/w:r&gt;&lt;w:r w:rsidRPr="001153C0"&gt;&lt;w:rPr&gt;&lt;w:highlight w:val="cyan"/&gt;&lt;w:lang w:eastAsia="ru-RU"/&gt;&lt;/w:rPr&gt;&lt;w:t&gt;.&lt;/w:t&gt;&lt;/w:r&gt;&lt;w:r&gt;&lt;w:rPr&gt;&lt;w:highlight w:val="cyan"/&gt;&lt;w:lang w:eastAsia="ru-RU"/&gt;&lt;/w:rPr&gt;&lt;w:tab/&gt;&lt;/w:r&gt;&lt;w:r w:rsidRPr="001153C0"&gt;&lt;w:rPr&gt;&lt;w:highlight w:val="cyan"/&gt;&lt;/w:rPr&gt;&lt;w:t xml:space="preserve"&gt;Задача исследования &lt;/w:t&gt;&lt;/w:r&gt;&lt;w:r w:rsidRPr="001153C0"&gt;&lt;w:rPr&gt;&lt;w:highlight w:val="cyan"/&gt;&lt;w:lang w:eastAsia="ru-RU"/&gt;&lt;/w:rPr&gt;&lt;w:fldChar w:fldCharType="begin"/&gt;&lt;/w:r&gt;&lt;w:r w:rsidRPr="001153C0"&gt;&lt;w:rPr&gt;&lt;w:highlight w:val="cyan"/&gt;&lt;w:lang w:eastAsia="ru-RU"/&gt;&lt;/w:rPr&gt;&lt;w:instrText xml:space="preserve"&gt; SEQ Objectives \c \* MERGEFORMAT  \* MERGEFORMAT &lt;/w:instrText&gt;&lt;/w:r&gt;&lt;w:r w:rsidRPr="001153C0"&gt;&lt;w:rPr&gt;&lt;w:highlight w:val="cyan"/&gt;&lt;w:lang w:eastAsia="ru-RU"/&gt;&lt;/w:rPr&gt;&lt;w:fldChar w:fldCharType="separate"/&gt;&lt;/w:r&gt;&lt;w:r&gt;&lt;w:rPr&gt;&lt;w:noProof/&gt;&lt;w:highlight w:val="cyan"/&gt;&lt;w:lang w:eastAsia="ru-RU"/&gt;&lt;/w:rPr&gt;&lt;w:t&gt;1&lt;/w:t&gt;&lt;/w:r&gt;&lt;w:r w:rsidRPr="001153C0"&gt;&lt;w:rPr&gt;&lt;w:highlight w:val="cyan"/&gt;&lt;w:lang w:eastAsia="ru-RU"/&gt;&lt;/w:rPr&gt;&lt;w:fldChar w:fldCharType="end"/&gt;&lt;/w:r&gt;&lt;w:r w:rsidRPr="001153C0"&gt;&lt;w:rPr&gt;&lt;w:highlight w:val="cyan"/&gt;&lt;w:lang w:eastAsia="ru-RU"/&gt;&lt;/w:rPr&gt;&lt;w:t&gt;;&lt;/w:t&gt;&lt;/w:r&gt;&lt;/w:p&gt;&lt;w:p w14:paraId="382B37A8" w14:textId="77777777" w:rsidR="00BC777D" w:rsidRDefault="00BC777D" w:rsidP="00E642D7"&gt;&lt;w:pPr&gt;&lt;w:pStyle w:val="SDText"/&gt;&lt;w:spacing w:after="0" w:line="360" w:lineRule="auto"/&gt;&lt;w:rPr&gt;&lt;w:highlight w:val="cyan"/&gt;&lt;/w:rPr&gt;&lt;/w:pPr&gt;&lt;w:r w:rsidRPr="001153C0"&gt;&lt;w:rPr&gt;&lt;w:highlight w:val="cyan"/&gt;&lt;w:lang w:eastAsia="ru-RU"/&gt;&lt;/w:rPr&gt;&lt;w:fldChar w:fldCharType="begin"/&gt;&lt;/w:r&gt;&lt;w:r w:rsidRPr="001153C0"&gt;&lt;w:rPr&gt;&lt;w:highlight w:val="cyan"/&gt;&lt;w:lang w:eastAsia="ru-RU"/&gt;&lt;/w:rPr&gt;&lt;w:instrText xml:space="preserve"&gt; SEQ Objectives  \* MERGEFORMAT &lt;/w:instrText&gt;&lt;/w:r&gt;&lt;w:r w:rsidRPr="001153C0"&gt;&lt;w:rPr&gt;&lt;w:highlight w:val="cyan"/&gt;&lt;w:lang w:eastAsia="ru-RU"/&gt;&lt;/w:rPr&gt;&lt;w:fldChar w:fldCharType="separate"/&gt;&lt;/w:r&gt;&lt;w:r&gt;&lt;w:rPr&gt;&lt;w:noProof/&gt;&lt;w:highlight w:val="cyan"/&gt;&lt;w:lang w:eastAsia="ru-RU"/&gt;&lt;/w:rPr&gt;&lt;w:t&gt;2&lt;/w:t&gt;&lt;/w:r&gt;&lt;w:r w:rsidRPr="001153C0"&gt;&lt;w:rPr&gt;&lt;w:highlight w:val="cyan"/&gt;&lt;w:lang w:eastAsia="ru-RU"/&gt;&lt;/w:rPr&gt;&lt;w:fldChar w:fldCharType="end"/&gt;&lt;/w:r&gt;&lt;w:r w:rsidRPr="001153C0"&gt;&lt;w:rPr&gt;&lt;w:highlight w:val="cyan"/&gt;&lt;w:lang w:eastAsia="ru-RU"/&gt;&lt;/w:rPr&gt;&lt;w:t&gt;.&lt;/w:t&gt;&lt;/w:r&gt;&lt;w:r&gt;&lt;w:rPr&gt;&lt;w:highlight w:val="cyan"/&gt;&lt;w:lang w:eastAsia="ru-RU"/&gt;&lt;/w:rPr&gt;&lt;w:tab/&gt;&lt;/w:r&gt;&lt;w:r w:rsidRPr="001153C0"&gt;&lt;w:rPr&gt;&lt;w:highlight w:val="cyan"/&gt;&lt;/w:rPr&gt;&lt;w:t&gt;Задача исследования&lt;/w:t&gt;&lt;/w:r&gt;&lt;w:r w:rsidRPr="001153C0"&gt;&lt;w:rPr&gt;&lt;w:highlight w:val="cyan"/&gt;&lt;w:lang w:val="en-US"/&gt;&lt;/w:rPr&gt;&lt;w:t xml:space="preserve"&gt; &lt;/w:t&gt;&lt;/w:r&gt;&lt;w:r w:rsidRPr="001153C0"&gt;&lt;w:rPr&gt;&lt;w:highlight w:val="cyan"/&gt;&lt;w:lang w:eastAsia="ru-RU"/&gt;&lt;/w:rPr&gt;&lt;w:fldChar w:fldCharType="begin"/&gt;&lt;/w:r&gt;&lt;w:r w:rsidRPr="001153C0"&gt;&lt;w:rPr&gt;&lt;w:highlight w:val="cyan"/&gt;&lt;w:lang w:eastAsia="ru-RU"/&gt;&lt;/w:rPr&gt;&lt;w:instrText xml:space="preserve"&gt; SEQ Objectives \c \* MERGEFORMAT  \* MERGEFORMAT &lt;/w:instrText&gt;&lt;/w:r&gt;&lt;w:r w:rsidRPr="001153C0"&gt;&lt;w:rPr&gt;&lt;w:highlight w:val="cyan"/&gt;&lt;w:lang w:eastAsia="ru-RU"/&gt;&lt;/w:rPr&gt;&lt;w:fldChar w:fldCharType="separate"/&gt;&lt;/w:r&gt;&lt;w:r&gt;&lt;w:rPr&gt;&lt;w:noProof/&gt;&lt;w:highlight w:val="cyan"/&gt;&lt;w:lang w:eastAsia="ru-RU"/&gt;&lt;/w:rPr&gt;&lt;w:t&gt;2&lt;/w:t&gt;&lt;/w:r&gt;&lt;w:r w:rsidRPr="001153C0"&gt;&lt;w:rPr&gt;&lt;w:highlight w:val="cyan"/&gt;&lt;w:lang w:eastAsia="ru-RU"/&gt;&lt;/w:rPr&gt;&lt;w:fldChar w:fldCharType="end"/&gt;&lt;/w:r&gt;&lt;w:r w:rsidRPr="001153C0"&gt;&lt;w:rPr&gt;&lt;w:highlight w:val="cyan"/&gt;&lt;w:lang w:val="en-US" w:eastAsia="ru-RU"/&gt;&lt;/w:rPr&gt;&lt;w:t&gt;.&lt;/w:t&gt;&lt;/w:r&gt;&lt;/w:p&gt;&lt;/w:sdtContent&gt;&lt;/w:sdt&gt;&lt;w:p w:rsidR="00000000" w:rsidRDefault="00000000"/&gt;&lt;w:sectPr w:rsidR="00000000"&gt;&lt;w:pgSz w:w="12240" w:h="15840"/&gt;&lt;w:pgMar w:top="1134" w:right="850" w:bottom="1134" w:left="1701"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Type="http://schemas.openxmlformats.org/officeDocument/2006/relationships/glossaryDocument" Target="glossary/document.xml"/&gt;&lt;Relationship Id="rId1" Type="http://schemas.openxmlformats.org/officeDocument/2006/relationships/styles" Target="styles.xml"/&gt;&lt;/Relationships&gt;&lt;/pkg:xmlData&gt;&lt;/pkg:part&gt;&lt;pkg:part pkg:name="/word/glossary/document.xml" pkg:contentType="application/vnd.openxmlformats-officedocument.wordprocessingml.document.glossary+xml"&gt;&lt;pkg:xmlData&gt;&lt;w:glossaryDocument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wp14"&gt;&lt;w:docParts&gt;&lt;w:docPart&gt;&lt;w:docPartPr&gt;&lt;w:name w:val="AC22EB33D8CA4007947A2750A6FEFEA8"/&gt;&lt;w:category&gt;&lt;w:name w:val="Общие"/&gt;&lt;w:gallery w:val="placeholder"/&gt;&lt;/w:category&gt;&lt;w:types&gt;&lt;w:type w:val="bbPlcHdr"/&gt;&lt;/w:types&gt;&lt;w:behaviors&gt;&lt;w:behavior w:val="content"/&gt;&lt;/w:behaviors&gt;&lt;w:guid w:val="{1DEBF493-8F1C-4B8E-8E09-308EAB135464}"/&gt;&lt;/w:docPartPr&gt;&lt;w:docPartBody&gt;&lt;w:p w:rsidR="00000000" w:rsidRDefault="00B26610"&gt;&lt;w:pPr&gt;&lt;w:pStyle w:val="AC22EB33D8CA4007947A2750A6FEFEA8"/&gt;&lt;/w:pPr&gt;&lt;w:r w:rsidRPr="00993CDE"&gt;&lt;w:rPr&gt;&lt;w:rStyle w:val="a3"/&gt;&lt;/w:rPr&gt;&lt;w:t&gt;Место для ввода текста.&lt;/w:t&gt;&lt;/w:r&gt;&lt;/w:p&gt;&lt;/w:docPartBody&gt;&lt;/w:docPart&gt;&lt;/w:docParts&gt;&lt;/w:glossaryDocument&gt;&lt;/pkg:xmlData&gt;&lt;/pkg:part&gt;&lt;pkg:part pkg:name="/word/glossary/settings.xml" pkg:contentType="application/vnd.openxmlformats-officedocument.wordprocessingml.settings+xml"&gt;&lt;pkg:xmlData&gt;&lt;w:settings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w16sdtdh"&gt;&lt;w:view w:val="normal"/&gt;&lt;w:defaultTabStop w:val="708"/&gt;&lt;w:characterSpacingControl w:val="doNotCompress"/&gt;&lt;w:compat&gt;&lt;w:useFELayout/&gt;&lt;w:compatSetting w:name="compatibilityMode" w:uri="http://schemas.microsoft.com/office/word" w:val="15"/&gt;&lt;w:compatSetting w:name="overrideTableStyleFontSizeAndJustification" w:uri="http://schemas.microsoft.com/office/word" w:val="1"/&gt;&lt;w:compatSetting w:name="enableOpenTypeFeatures" w:uri="http://schemas.microsoft.com/office/word" w:val="1"/&gt;&lt;w:compatSetting w:name="doNotFlipMirrorIndents" w:uri="http://schemas.microsoft.com/office/word" w:val="1"/&gt;&lt;w:compatSetting w:name="differentiateMultirowTableHeaders" w:uri="http://schemas.microsoft.com/office/word" w:val="1"/&gt;&lt;w:compatSetting w:name="useWord2013TrackBottomHyphenation" w:uri="http://schemas.microsoft.com/office/word" w:val="0"/&gt;&lt;/w:compat&gt;&lt;m:mathPr&gt;&lt;m:mathFont m:val="Cambria Math"/&gt;&lt;m:brkBin m:val="before"/&gt;&lt;m:brkBinSub m:val="--"/&gt;&lt;m:smallFrac m:val="0"/&gt;&lt;m:dispDef/&gt;&lt;m:lMargin m:val="0"/&gt;&lt;m:rMargin m:val="0"/&gt;&lt;m:defJc m:val="centerGroup"/&gt;&lt;m:wrapIndent m:val="1440"/&gt;&lt;m:intLim m:val="subSup"/&gt;&lt;m:naryLim m:val="undOvr"/&gt;&lt;/m:mathPr&gt;&lt;w:themeFontLang w:val="ru-RU"/&gt;&lt;w:clrSchemeMapping w:bg1="light1" w:t1="dark1" w:bg2="light2" w:t2="dark2" w:accent1="accent1" w:accent2="accent2" w:accent3="accent3" w:accent4="accent4" w:accent5="accent5" w:accent6="accent6" w:hyperlink="hyperlink" w:followedHyperlink="followedHyperlink"/&gt;&lt;w:decimalSymbol w:val=","/&gt;&lt;w:listSeparator w:val=";"/&gt;&lt;w15:chartTrackingRefBased/&gt;&lt;/w:settings&gt;&lt;/pkg:xmlData&gt;&lt;/pkg:part&gt;&lt;pkg:part pkg:name="/word/glossary/_rels/document.xml.rels" pkg:contentType="application/vnd.openxmlformats-package.relationships+xml"&gt;&lt;pkg:xmlData&gt;&lt;Relationships xmlns="http://schemas.openxmlformats.org/package/2006/relationships"&gt;&lt;Relationship Id="rId3" Type="http://schemas.openxmlformats.org/officeDocument/2006/relationships/webSettings" Target="webSettings.xml"/&gt;&lt;Relationship Id="rId2" Type="http://schemas.openxmlformats.org/officeDocument/2006/relationships/settings" Target="settings.xml"/&gt;&lt;Relationship Id="rId1" Type="http://schemas.openxmlformats.org/officeDocument/2006/relationships/styles" Target="styles.xml"/&gt;&lt;Relationship Id="rId4" Type="http://schemas.openxmlformats.org/officeDocument/2006/relationships/fontTable" Target="fontTable.xml"/&gt;&lt;/Relationships&gt;&lt;/pkg:xmlData&gt;&lt;/pkg:part&gt;&lt;pkg:part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w:eastAsiaTheme="minorHAnsi" w:hAnsiTheme="minorHAnsi" w:cstheme="minorBidi"/&gt;&lt;w:sz w:val="22"/&gt;&lt;w:szCs w:val="22"/&gt;&lt;w:lang w:val="ru-RU" w:eastAsia="en-US" w:bidi="ar-SA"/&gt;&lt;/w:rPr&gt;&lt;/w:rPrDefault&gt;&lt;w:pPrDefault&gt;&lt;w:pPr&gt;&lt;w:spacing w:after="160"/&gt;&lt;/w:pPr&gt;&lt;/w:pPrDefault&gt;&lt;/w:docDefaults&gt;&lt;w:style w:type="paragraph" w:default="1" w:styleId="a"&gt;&lt;w:name w:val="Normal"/&gt;&lt;w:qFormat/&gt;&lt;w:pPr&gt;&lt;w:spacing w:line="276" w:lineRule="auto"/&gt;&lt;w:jc w:val="both"/&gt;&lt;/w:pPr&gt;&lt;w:rPr&gt;&lt;w:rFonts w:ascii="Times New Roman" w:hAnsi="Times New Roman"/&gt;&lt;w:sz w:val="24"/&gt;&lt;/w:rPr&gt;&lt;/w:style&gt;&lt;w:style w:type="character" w:default="1" w:styleId="a0"&gt;&lt;w:name w:val="Default Paragraph Font"/&gt;&lt;w:uiPriority w:val="1"/&gt;&lt;w:semiHidden/&gt;&lt;w:unhideWhenUsed/&gt;&lt;/w:style&gt;&lt;w:style w:type="table" w:default="1" w:styleId="a1"&gt;&lt;w:name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w:styleId="a2"&gt;&lt;w:name w:val="No List"/&gt;&lt;w:uiPriority w:val="99"/&gt;&lt;w:semiHidden/&gt;&lt;w:unhideWhenUsed/&gt;&lt;/w:style&gt;&lt;w:style w:type="paragraph" w:customStyle="1" w:styleId="SDText"&gt;&lt;w:name w:val="SD_Text"/&gt;&lt;w:basedOn w:val="a"/&gt;&lt;w:link w:val="SDText0"/&gt;&lt;w:qFormat/&gt;&lt;/w:style&gt;&lt;w:style w:type="character" w:customStyle="1" w:styleId="SDText0"&gt;&lt;w:name w:val="SD_Text Знак"/&gt;&lt;w:basedOn w:val="a0"/&gt;&lt;w:link w:val="SDText"/&gt;&lt;w:rPr&gt;&lt;w:rFonts w:ascii="Times New Roman" w:hAnsi="Times New Roman"/&gt;&lt;w:sz w:val="24"/&gt;&lt;/w:rPr&gt;&lt;/w:style&gt;&lt;/w:styles&gt;&lt;/pkg:xmlData&gt;&lt;/pkg:part&gt;&lt;pkg:part pkg:name="/word/glossary/styles.xml"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w:val="22"/&gt;&lt;w:szCs w:val="22"/&gt;&lt;w:lang w:val="ru-RU" w:eastAsia="ru-RU" w:bidi="ar-SA"/&gt;&lt;/w:rPr&gt;&lt;/w:rPrDefault&gt;&lt;w:pPrDefault&gt;&lt;w:pPr&gt;&lt;w:spacing w:after="160" w:line="259" w:lineRule="auto"/&gt;&lt;/w:pPr&gt;&lt;/w:pPrDefault&gt;&lt;/w:docDefaults&gt;&lt;w:latentStyles w:defLockedState="0" w:defUIPriority="99" w:defSemiHidden="0" w:defUnhideWhenUsed="0" w:defQFormat="0" w:count="376"&gt;&lt;w:lsdException w:name="Normal" w:uiPriority="0" w:qFormat="1"/&gt;&lt;w:lsdException w:name="heading 1" w:uiPriority="9" w:qFormat="1"/&gt;&lt;w:lsdException w:name="heading 2" w:semiHidden="1" w:uiPriority="9" w:unhideWhenUsed="1" w:qFormat="1"/&gt;&lt;w:lsdException w:name="heading 3" w:semiHidden="1" w:uiPriority="9" w:unhideWhenUsed="1" w:qFormat="1"/&gt;&lt;w:lsdException w:name="heading 4" w:semiHidden="1" w:uiPriority="9" w:unhideWhenUsed="1" w:qFormat="1"/&gt;&lt;w:lsdException w:name="heading 5" w:semiHidden="1" w:uiPriority="9" w:unhideWhenUsed="1" w:qFormat="1"/&gt;&lt;w:lsdException w:name="heading 6" w:semiHidden="1" w:uiPriority="9" w:unhideWhenUsed="1" w:qFormat="1"/&gt;&lt;w:lsdException w:name="heading 7" w:semiHidden="1" w:uiPriority="9" w:unhideWhenUsed="1" w:qFormat="1"/&gt;&lt;w:lsdException w:name="heading 8" w:semiHidden="1" w:uiPriority="9" w:unhideWhenUsed="1" w:qFormat="1"/&gt;&lt;w:lsdException w:name="heading 9" w:semiHidden="1" w:uiPriority="9" w:unhideWhenUsed="1" w:qFormat="1"/&gt;&lt;w:lsdException w:name="index 1" w:semiHidden="1" w:unhideWhenUsed="1"/&gt;&lt;w:lsdException w:name="index 2" w:semiHidden="1" w:unhideWhenUsed="1"/&gt;&lt;w:lsdException w:name="index 3" w:semiHidden="1" w:unhideWhenUsed="1"/&gt;&lt;w:lsdException w:name="index 4" w:semiHidden="1" w:unhideWhenUsed="1"/&gt;&lt;w:lsdException w:name="index 5" w:semiHidden="1" w:unhideWhenUsed="1"/&gt;&lt;w:lsdException w:name="index 6" w:semiHidden="1" w:unhideWhenUsed="1"/&gt;&lt;w:lsdException w:name="index 7" w:semiHidden="1" w:unhideWhenUsed="1"/&gt;&lt;w:lsdException w:name="index 8" w:semiHidden="1" w:unhideWhenUsed="1"/&gt;&lt;w:lsdException w:name="index 9" w:semiHidden="1" w:unhideWhenUsed="1"/&gt;&lt;w:lsdException w:name="toc 1" w:semiHidden="1" w:uiPriority="39" w:unhideWhenUsed="1"/&gt;&lt;w:lsdException w:name="toc 2" w:semiHidden="1" w:uiPriority="39" w:unhideWhenUsed="1"/&gt;&lt;w:lsdException w:name="toc 3" w:semiHidden="1" w:uiPriority="39" w:unhideWhenUsed="1"/&gt;&lt;w:lsdException w:name="toc 4" w:semiHidden="1" w:uiPriority="39" w:unhideWhenUsed="1"/&gt;&lt;w:lsdException w:name="toc 5" w:semiHidden="1" w:uiPriority="39" w:unhideWhenUsed="1"/&gt;&lt;w:lsdException w:name="toc 6" w:semiHidden="1" w:uiPriority="39" w:unhideWhenUsed="1"/&gt;&lt;w:lsdException w:name="toc 7" w:semiHidden="1" w:uiPriority="39" w:unhideWhenUsed="1"/&gt;&lt;w:lsdException w:name="toc 8" w:semiHidden="1" w:uiPriority="39" w:unhideWhenUsed="1"/&gt;&lt;w:lsdException w:name="toc 9" w:semiHidden="1" w:uiPriority="39" w:unhideWhenUsed="1"/&gt;&lt;w:lsdException w:name="Normal Indent" w:semiHidden="1" w:unhideWhenUsed="1"/&gt;&lt;w:lsdException w:name="footnote text" w:semiHidden="1" w:unhideWhenUsed="1"/&gt;&lt;w:lsdException w:name="annotation text" w:semiHidden="1" w:unhideWhenUsed="1"/&gt;&lt;w:lsdException w:name="header" w:semiHidden="1" w:unhideWhenUsed="1"/&gt;&lt;w:lsdException w:name="footer" w:semiHidden="1" w:unhideWhenUsed="1"/&gt;&lt;w:lsdException w:name="index heading" w:semiHidden="1" w:unhideWhenUsed="1"/&gt;&lt;w:lsdException w:name="caption" w:semiHidden="1" w:uiPriority="35" w:unhideWhenUsed="1" w:qFormat="1"/&gt;&lt;w:lsdException w:name="table of figures" w:semiHidden="1" w:unhideWhenUsed="1"/&gt;&lt;w:lsdException w:name="envelope address" w:semiHidden="1" w:unhideWhenUsed="1"/&gt;&lt;w:lsdException w:name="envelope return" w:semiHidden="1" w:unhideWhenUsed="1"/&gt;&lt;w:lsdException w:name="footnote reference" w:semiHidden="1" w:unhideWhenUsed="1"/&gt;&lt;w:lsdException w:name="annotation reference" w:semiHidden="1" w:unhideWhenUsed="1"/&gt;&lt;w:lsdException w:name="line number" w:semiHidden="1" w:unhideWhenUsed="1"/&gt;&lt;w:lsdException w:name="page number" w:semiHidden="1" w:unhideWhenUsed="1"/&gt;&lt;w:lsdException w:name="endnote reference" w:semiHidden="1" w:unhideWhenUsed="1"/&gt;&lt;w:lsdException w:name="endnote text" w:semiHidden="1" w:unhideWhenUsed="1"/&gt;&lt;w:lsdException w:name="table of authorities" w:semiHidden="1" w:unhideWhenUsed="1"/&gt;&lt;w:lsdException w:name="macro" w:semiHidden="1" w:unhideWhenUsed="1"/&gt;&lt;w:lsdException w:name="toa heading" w:semiHidden="1" w:unhideWhenUsed="1"/&gt;&lt;w:lsdException w:name="List" w:semiHidden="1" w:unhideWhenUsed="1"/&gt;&lt;w:lsdException w:name="List Bullet" w:semiHidden="1" w:unhideWhenUsed="1"/&gt;&lt;w:lsdException w:name="List Number" w:semiHidden="1" w:unhideWhenUsed="1"/&gt;&lt;w:lsdException w:name="List 2" w:semiHidden="1" w:unhideWhenUsed="1"/&gt;&lt;w:lsdException w:name="List 3" w:semiHidden="1" w:unhideWhenUsed="1"/&gt;&lt;w:lsdException w:name="List 4" w:semiHidden="1" w:unhideWhenUsed="1"/&gt;&lt;w:lsdException w:name="List 5" w:semiHidden="1" w:unhideWhenUsed="1"/&gt;&lt;w:lsdException w:name="List Bullet 2" w:semiHidden="1" w:unhideWhenUsed="1"/&gt;&lt;w:lsdException w:name="List Bullet 3" w:semiHidden="1" w:unhideWhenUsed="1"/&gt;&lt;w:lsdException w:name="List Bullet 4" w:semiHidden="1" w:unhideWhenUsed="1"/&gt;&lt;w:lsdException w:name="List Bullet 5" w:semiHidden="1" w:unhideWhenUsed="1"/&gt;&lt;w:lsdException w:name="List Number 2" w:semiHidden="1" w:unhideWhenUsed="1"/&gt;&lt;w:lsdException w:name="List Number 3" w:semiHidden="1" w:unhideWhenUsed="1"/&gt;&lt;w:lsdException w:name="List Number 4" w:semiHidden="1" w:unhideWhenUsed="1"/&gt;&lt;w:lsdException w:name="List Number 5" w:semiHidden="1" w:unhideWhenUsed="1"/&gt;&lt;w:lsdException w:name="Title" w:uiPriority="10" w:qFormat="1"/&gt;&lt;w:lsdException w:name="Closing" w:semiHidden="1" w:unhideWhenUsed="1"/&gt;&lt;w:lsdException w:name="Signature" w:semiHidden="1" w:unhideWhenUsed="1"/&gt;&lt;w:lsdException w:name="Default Paragraph Font" w:semiHidden="1" w:uiPriority="1" w:unhideWhenUsed="1"/&gt;&lt;w:lsdException w:name="Body Text" w:semiHidden="1" w:unhideWhenUsed="1"/&gt;&lt;w:lsdException w:name="Body Text Indent" w:semiHidden="1" w:unhideWhenUsed="1"/&gt;&lt;w:lsdException w:name="List Continue" w:semiHidden="1" w:unhideWhenUsed="1"/&gt;&lt;w:lsdException w:name="List Continue 2" w:semiHidden="1" w:unhideWhenUsed="1"/&gt;&lt;w:lsdException w:name="List Continue 3" w:semiHidden="1" w:unhideWhenUsed="1"/&gt;&lt;w:lsdException w:name="List Continue 4" w:semiHidden="1" w:unhideWhenUsed="1"/&gt;&lt;w:lsdException w:name="List Continue 5" w:semiHidden="1" w:unhideWhenUsed="1"/&gt;&lt;w:lsdException w:name="Message Header" w:semiHidden="1" w:unhideWhenUsed="1"/&gt;&lt;w:lsdException w:name="Subtitle" w:uiPriority="11" w:qFormat="1"/&gt;&lt;w:lsdException w:name="Salutation" w:semiHidden="1" w:unhideWhenUsed="1"/&gt;&lt;w:lsdException w:name="Date" w:semiHidden="1" w:unhideWhenUsed="1"/&gt;&lt;w:lsdException w:name="Body Text First Indent" w:semiHidden="1" w:unhideWhenUsed="1"/&gt;&lt;w:lsdException w:name="Body Text First Indent 2" w:semiHidden="1" w:unhideWhenUsed="1"/&gt;&lt;w:lsdException w:name="Note Heading" w:semiHidden="1" w:unhideWhenUsed="1"/&gt;&lt;w:lsdException w:name="Body Text 2" w:semiHidden="1" w:unhideWhenUsed="1"/&gt;&lt;w:lsdException w:name="Body Text 3" w:semiHidden="1" w:unhideWhenUsed="1"/&gt;&lt;w:lsdException w:name="Body Text Indent 2" w:semiHidden="1" w:unhideWhenUsed="1"/&gt;&lt;w:lsdException w:name="Body Text Indent 3" w:semiHidden="1" w:unhideWhenUsed="1"/&gt;&lt;w:lsdException w:name="Block Text" w:semiHidden="1" w:unhideWhenUsed="1"/&gt;&lt;w:lsdException w:name="Hyperlink" w:semiHidden="1" w:unhideWhenUsed="1"/&gt;&lt;w:lsdException w:name="FollowedHyperlink" w:semiHidden="1" w:unhideWhenUsed="1"/&gt;&lt;w:lsdException w:name="Strong" w:uiPriority="22" w:qFormat="1"/&gt;&lt;w:lsdException w:name="Emphasis" w:uiPriority="20" w:qFormat="1"/&gt;&lt;w:lsdException w:name="Document Map" w:semiHidden="1" w:unhideWhenUsed="1"/&gt;&lt;w:lsdException w:name="Plain Text" w:semiHidden="1" w:unhideWhenUsed="1"/&gt;&lt;w:lsdException w:name="E-mail Signature" w:semiHidden="1" w:unhideWhenUsed="1"/&gt;&lt;w:lsdException w:name="HTML Top of Form" w:semiHidden="1" w:unhideWhenUsed="1"/&gt;&lt;w:lsdException w:name="HTML Bottom of Form" w:semiHidden="1" w:unhideWhenUsed="1"/&gt;&lt;w:lsdException w:name="Normal (Web)" w:semiHidden="1" w:unhideWhenUsed="1"/&gt;&lt;w:lsdException w:name="HTML Acronym" w:semiHidden="1" w:unhideWhenUsed="1"/&gt;&lt;w:lsdException w:name="HTML Address" w:semiHidden="1" w:unhideWhenUsed="1"/&gt;&lt;w:lsdException w:name="HTML Cite" w:semiHidden="1" w:unhideWhenUsed="1"/&gt;&lt;w:lsdException w:name="HTML Code" w:semiHidden="1" w:unhideWhenUsed="1"/&gt;&lt;w:lsdException w:name="HTML Definition" w:semiHidden="1" w:unhideWhenUsed="1"/&gt;&lt;w:lsdException w:name="HTML Keyboard" w:semiHidden="1" w:unhideWhenUsed="1"/&gt;&lt;w:lsdException w:name="HTML Preformatted" w:semiHidden="1" w:unhideWhenUsed="1"/&gt;&lt;w:lsdException w:name="HTML Sample" w:semiHidden="1" w:unhideWhenUsed="1"/&gt;&lt;w:lsdException w:name="HTML Typewriter" w:semiHidden="1" w:unhideWhenUsed="1"/&gt;&lt;w:lsdException w:name="HTML Variable" w:semiHidden="1" w:unhideWhenUsed="1"/&gt;&lt;w:lsdException w:name="Normal Table" w:semiHidden="1" w:unhideWhenUsed="1"/&gt;&lt;w:lsdException w:name="annotation subject" w:semiHidden="1" w:unhideWhenUsed="1"/&gt;&lt;w:lsdException w:name="No List" w:semiHidden="1" w:unhideWhenUsed="1"/&gt;&lt;w:lsdException w:name="Outline List 1" w:semiHidden="1" w:unhideWhenUsed="1"/&gt;&lt;w:lsdException w:name="Outline List 2" w:semiHidden="1" w:unhideWhenUsed="1"/&gt;&lt;w:lsdException w:name="Outline List 3" w:semiHidden="1" w:unhideWhenUsed="1"/&gt;&lt;w:lsdException w:name="Table Simple 1" w:semiHidden="1" w:unhideWhenUsed="1"/&gt;&lt;w:lsdException w:name="Table Simple 2" w:semiHidden="1" w:unhideWhenUsed="1"/&gt;&lt;w:lsdException w:name="Table Simple 3" w:semiHidden="1" w:unhideWhenUsed="1"/&gt;&lt;w:lsdException w:name="Table Classic 1" w:semiHidden="1" w:unhideWhenUsed="1"/&gt;&lt;w:lsdException w:name="Table Classic 2" w:semiHidden="1" w:unhideWhenUsed="1"/&gt;&lt;w:lsdException w:name="Table Classic 3" w:semiHidden="1" w:unhideWhenUsed="1"/&gt;&lt;w:lsdException w:name="Table Classic 4" w:semiHidden="1" w:unhideWhenUsed="1"/&gt;&lt;w:lsdException w:name="Table Colorful 1" w:semiHidden="1" w:unhideWhenUsed="1"/&gt;&lt;w:lsdException w:name="Table Colorful 2" w:semiHidden="1" w:unhideWhenUsed="1"/&gt;&lt;w:lsdException w:name="Table Colorful 3" w:semiHidden="1" w:unhideWhenUsed="1"/&gt;&lt;w:lsdException w:name="Table Columns 1" w:semiHidden="1" w:unhideWhenUsed="1"/&gt;&lt;w:lsdException w:name="Table Columns 2" w:semiHidden="1" w:unhideWhenUsed="1"/&gt;&lt;w:lsdException w:name="Table Columns 3" w:semiHidden="1" w:unhideWhenUsed="1"/&gt;&lt;w:lsdException w:name="Table Columns 4" w:semiHidden="1" w:unhideWhenUsed="1"/&gt;&lt;w:lsdException w:name="Table Columns 5" w:semiHidden="1" w:unhideWhenUsed="1"/&gt;&lt;w:lsdException w:name="Table Grid 1" w:semiHidden="1" w:unhideWhenUsed="1"/&gt;&lt;w:lsdException w:name="Table Grid 2" w:semiHidden="1" w:unhideWhenUsed="1"/&gt;&lt;w:lsdException w:name="Table Grid 3" w:semiHidden="1" w:unhideWhenUsed="1"/&gt;&lt;w:lsdException w:name="Table Grid 4" w:semiHidden="1" w:unhideWhenUsed="1"/&gt;&lt;w:lsdException w:name="Table Grid 5" w:semiHidden="1" w:unhideWhenUsed="1"/&gt;&lt;w:lsdException w:name="Table Grid 6" w:semiHidden="1" w:unhideWhenUsed="1"/&gt;&lt;w:lsdException w:name="Table Grid 7" w:semiHidden="1" w:unhideWhenUsed="1"/&gt;&lt;w:lsdException w:name="Table Grid 8" w:semiHidden="1" w:unhideWhenUsed="1"/&gt;&lt;w:lsdException w:name="Table List 1" w:semiHidden="1" w:unhideWhenUsed="1"/&gt;&lt;w:lsdException w:name="Table List 2" w:semiHidden="1" w:unhideWhenUsed="1"/&gt;&lt;w:lsdException w:name="Table List 3" w:semiHidden="1" w:unhideWhenUsed="1"/&gt;&lt;w:lsdException w:name="Table List 4" w:semiHidden="1" w:unhideWhenUsed="1"/&gt;&lt;w:lsdException w:name="Table List 5" w:semiHidden="1" w:unhideWhenUsed="1"/&gt;&lt;w:lsdException w:name="Table List 6" w:semiHidden="1" w:unhideWhenUsed="1"/&gt;&lt;w:lsdException w:name="Table List 7" w:semiHidden="1" w:unhideWhenUsed="1"/&gt;&lt;w:lsdException w:name="Table List 8" w:semiHidden="1" w:unhideWhenUsed="1"/&gt;&lt;w:lsdException w:name="Table 3D effects 1" w:semiHidden="1" w:unhideWhenUsed="1"/&gt;&lt;w:lsdException w:name="Table 3D effects 2" w:semiHidden="1" w:unhideWhenUsed="1"/&gt;&lt;w:lsdException w:name="Table 3D effects 3" w:semiHidden="1" w:unhideWhenUsed="1"/&gt;&lt;w:lsdException w:name="Table Contemporary" w:semiHidden="1" w:unhideWhenUsed="1"/&gt;&lt;w:lsdException w:name="Table Elegant" w:semiHidden="1" w:unhideWhenUsed="1"/&gt;&lt;w:lsdException w:name="Table Professional" w:semiHidden="1" w:unhideWhenUsed="1"/&gt;&lt;w:lsdException w:name="Table Subtle 1" w:semiHidden="1" w:unhideWhenUsed="1"/&gt;&lt;w:lsdException w:name="Table Subtle 2" w:semiHidden="1" w:unhideWhenUsed="1"/&gt;&lt;w:lsdException w:name="Table Web 1" w:semiHidden="1" w:unhideWhenUsed="1"/&gt;&lt;w:lsdException w:name="Table Web 2" w:semiHidden="1" w:unhideWhenUsed="1"/&gt;&lt;w:lsdException w:name="Table Web 3" w:semiHidden="1" w:unhideWhenUsed="1"/&gt;&lt;w:lsdException w:name="Balloon Text" w:semiHidden="1" w:unhideWhenUsed="1"/&gt;&lt;w:lsdException w:name="Table Grid" w:uiPriority="39"/&gt;&lt;w:lsdException w:name="Table Theme" w:semiHidden="1" w:unhideWhenUsed="1"/&gt;&lt;w:lsdException w:name="Placeholder Text" w:semiHidden="1"/&gt;&lt;w:lsdException w:name="No Spacing" w:uiPriority="1" w:qFormat="1"/&gt;&lt;w:lsdException w:name="Light Shading" w:uiPriority="60"/&gt;&lt;w:lsdException w:name="Light List" w:uiPriority="61"/&gt;&lt;w:lsdException w:name="Light Grid" w:uiPriority="62"/&gt;&lt;w:lsdException w:name="Medium Shading 1" w:uiPriority="63"/&gt;&lt;w:lsdException w:name="Medium Shading 2" w:uiPriority="64"/&gt;&lt;w:lsdException w:name="Medium List 1" w:uiPriority="65"/&gt;&lt;w:lsdException w:name="Medium List 2" w:uiPriority="66"/&gt;&lt;w:lsdException w:name="Medium Grid 1" w:uiPriority="67"/&gt;&lt;w:lsdException w:name="Medium Grid 2" w:uiPriority="68"/&gt;&lt;w:lsdException w:name="Medium Grid 3" w:uiPriority="69"/&gt;&lt;w:lsdException w:name="Dark List" w:uiPriority="70"/&gt;&lt;w:lsdException w:name="Colorful Shading" w:uiPriority="71"/&gt;&lt;w:lsdException w:name="Colorful List" w:uiPriority="72"/&gt;&lt;w:lsdException w:name="Colorful Grid" w:uiPriority="73"/&gt;&lt;w:lsdException w:name="Light Shading Accent 1" w:uiPriority="60"/&gt;&lt;w:lsdException w:name="Light List Accent 1" w:uiPriority="61"/&gt;&lt;w:lsdException w:name="Light Grid Accent 1" w:uiPriority="62"/&gt;&lt;w:lsdException w:name="Medium Shading 1 Accent 1" w:uiPriority="63"/&gt;&lt;w:lsdException w:name="Medium Shading 2 Accent 1" w:uiPriority="64"/&gt;&lt;w:lsdException w:name="Medium List 1 Accent 1" w:uiPriority="65"/&gt;&lt;w:lsdException w:name="Revision" w:semiHidden="1"/&gt;&lt;w:lsdException w:name="List Paragraph" w:uiPriority="34" w:qFormat="1"/&gt;&lt;w:lsdException w:name="Quote" w:uiPriority="29" w:qFormat="1"/&gt;&lt;w:lsdException w:name="Intense Quote" w:uiPriority="30" w:qFormat="1"/&gt;&lt;w:lsdException w:name="Medium List 2 Accent 1" w:uiPriority="66"/&gt;&lt;w:lsdException w:name="Medium Grid 1 Accent 1" w:uiPriority="67"/&gt;&lt;w:lsdException w:name="Medium Grid 2 Accent 1" w:uiPriority="68"/&gt;&lt;w:lsdException w:name="Medium Grid 3 Accent 1" w:uiPriority="69"/&gt;&lt;w:lsdException w:name="Dark List Accent 1" w:uiPriority="70"/&gt;&lt;w:lsdException w:name="Colorful Shading Accent 1" w:uiPriority="71"/&gt;&lt;w:lsdException w:name="Colorful List Accent 1" w:uiPriority="72"/&gt;&lt;w:lsdException w:name="Colorful Grid Accent 1" w:uiPriority="73"/&gt;&lt;w:lsdException w:name="Light Shading Accent 2" w:uiPriority="60"/&gt;&lt;w:lsdException w:name="Light List Accent 2" w:uiPriority="61"/&gt;&lt;w:lsdException w:name="Light Grid Accent 2" w:uiPriority="62"/&gt;&lt;w:lsdException w:name="Medium Shading 1 Accent 2" w:uiPriority="63"/&gt;&lt;w:lsdException w:name="Medium Shading 2 Accent 2" w:uiPriority="64"/&gt;&lt;w:lsdException w:name="Medium List 1 Accent 2" w:uiPriority="65"/&gt;&lt;w:lsdException w:name="Medium List 2 Accent 2" w:uiPriority="66"/&gt;&lt;w:lsdException w:name="Medium Grid 1 Accent 2" w:uiPriority="67"/&gt;&lt;w:lsdException w:name="Medium Grid 2 Accent 2" w:uiPriority="68"/&gt;&lt;w:lsdException w:name="Medium Grid 3 Accent 2" w:uiPriority="69"/&gt;&lt;w:lsdException w:name="Dark List Accent 2" w:uiPriority="70"/&gt;&lt;w:lsdException w:name="Colorful Shading Accent 2" w:uiPriority="71"/&gt;&lt;w:lsdException w:name="Colorful List Accent 2" w:uiPriority="72"/&gt;&lt;w:lsdException w:name="Colorful Grid Accent 2" w:uiPriority="73"/&gt;&lt;w:lsdException w:name="Light Shading Accent 3" w:uiPriority="60"/&gt;&lt;w:lsdException w:name="Light List Accent 3" w:uiPriority="61"/&gt;&lt;w:lsdException w:name="Light Grid Accent 3" w:uiPriority="62"/&gt;&lt;w:lsdException w:name="Medium Shading 1 Accent 3" w:uiPriority="63"/&gt;&lt;w:lsdException w:name="Medium Shading 2 Accent 3" w:uiPriority="64"/&gt;&lt;w:lsdException w:name="Medium List 1 Accent 3" w:uiPriority="65"/&gt;&lt;w:lsdException w:name="Medium List 2 Accent 3" w:uiPriority="66"/&gt;&lt;w:lsdException w:name="Medium Grid 1 Accent 3" w:uiPriority="67"/&gt;&lt;w:lsdException w:name="Medium Grid 2 Accent 3" w:uiPriority="68"/&gt;&lt;w:lsdException w:name="Medium Grid 3 Accent 3" w:uiPriority="69"/&gt;&lt;w:lsdException w:name="Dark List Accent 3" w:uiPriority="70"/&gt;&lt;w:lsdException w:name="Colorful Shading Accent 3" w:uiPriority="71"/&gt;&lt;w:lsdException w:name="Colorful List Accent 3" w:uiPriority="72"/&gt;&lt;w:lsdException w:name="Colorful Grid Accent 3" w:uiPriority="73"/&gt;&lt;w:lsdException w:name="Light Shading Accent 4" w:uiPriority="60"/&gt;&lt;w:lsdException w:name="Light List Accent 4" w:uiPriority="61"/&gt;&lt;w:lsdException w:name="Light Grid Accent 4" w:uiPriority="62"/&gt;&lt;w:lsdException w:name="Medium Shading 1 Accent 4" w:uiPriority="63"/&gt;&lt;w:lsdException w:name="Medium Shading 2 Accent 4" w:uiPriority="64"/&gt;&lt;w:lsdException w:name="Medium List 1 Accent 4" w:uiPriority="65"/&gt;&lt;w:lsdException w:name="Medium List 2 Accent 4" w:uiPriority="66"/&gt;&lt;w:lsdException w:name="Medium Grid 1 Accent 4" w:uiPriority="67"/&gt;&lt;w:lsdException w:name="Medium Grid 2 Accent 4" w:uiPriority="68"/&gt;&lt;w:lsdException w:name="Medium Grid 3 Accent 4" w:uiPriority="69"/&gt;&lt;w:lsdException w:name="Dark List Accent 4" w:uiPriority="70"/&gt;&lt;w:lsdException w:name="Colorful Shading Accent 4" w:uiPriority="71"/&gt;&lt;w:lsdException w:name="Colorful List Accent 4" w:uiPriority="72"/&gt;&lt;w:lsdException w:name="Colorful Grid Accent 4" w:uiPriority="73"/&gt;&lt;w:lsdException w:name="Light Shading Accent 5" w:uiPriority="60"/&gt;&lt;w:lsdException w:name="Light List Accent 5" w:uiPriority="61"/&gt;&lt;w:lsdException w:name="Light Grid Accent 5" w:uiPriority="62"/&gt;&lt;w:lsdException w:name="Medium Shading 1 Accent 5" w:uiPriority="63"/&gt;&lt;w:lsdException w:name="Medium Shading 2 Accent 5" w:uiPriority="64"/&gt;&lt;w:lsdException w:name="Medium List 1 Accent 5" w:uiPriority="65"/&gt;&lt;w:lsdException w:name="Medium List 2 Accent 5" w:uiPriority="66"/&gt;&lt;w:lsdException w:name="Medium Grid 1 Accent 5" w:uiPriority="67"/&gt;&lt;w:lsdException w:name="Medium Grid 2 Accent 5" w:uiPriority="68"/&gt;&lt;w:lsdException w:name="Medium Grid 3 Accent 5" w:uiPriority="69"/&gt;&lt;w:lsdException w:name="Dark List Accent 5" w:uiPriority="70"/&gt;&lt;w:lsdException w:name="Colorful Shading Accent 5" w:uiPriority="71"/&gt;&lt;w:lsdException w:name="Colorful List Accent 5" w:uiPriority="72"/&gt;&lt;w:lsdException w:name="Colorful Grid Accent 5" w:uiPriority="73"/&gt;&lt;w:lsdException w:name="Light Shading Accent 6" w:uiPriority="60"/&gt;&lt;w:lsdException w:name="Light List Accent 6" w:uiPriority="61"/&gt;&lt;w:lsdException w:name="Light Grid Accent 6" w:uiPriority="62"/&gt;&lt;w:lsdException w:name="Medium Shading 1 Accent 6" w:uiPriority="63"/&gt;&lt;w:lsdException w:name="Medium Shading 2 Accent 6" w:uiPriority="64"/&gt;&lt;w:lsdException w:name="Medium List 1 Accent 6" w:uiPriority="65"/&gt;&lt;w:lsdException w:name="Medium List 2 Accent 6" w:uiPriority="66"/&gt;&lt;w:lsdException w:name="Medium Grid 1 Accent 6" w:uiPriority="67"/&gt;&lt;w:lsdException w:name="Medium Grid 2 Accent 6" w:uiPriority="68"/&gt;&lt;w:lsdException w:name="Medium Grid 3 Accent 6" w:uiPriority="69"/&gt;&lt;w:lsdException w:name="Dark List Accent 6" w:uiPriority="70"/&gt;&lt;w:lsdException w:name="Colorful Shading Accent 6" w:uiPriority="71"/&gt;&lt;w:lsdException w:name="Colorful List Accent 6" w:uiPriority="72"/&gt;&lt;w:lsdException w:name="Colorful Grid Accent 6" w:uiPriority="73"/&gt;&lt;w:lsdException w:name="Subtle Emphasis" w:uiPriority="19" w:qFormat="1"/&gt;&lt;w:lsdException w:name="Intense Emphasis" w:uiPriority="21" w:qFormat="1"/&gt;&lt;w:lsdException w:name="Subtle Reference" w:uiPriority="31" w:qFormat="1"/&gt;&lt;w:lsdException w:name="Intense Reference" w:uiPriority="32" w:qFormat="1"/&gt;&lt;w:lsdException w:name="Book Title" w:uiPriority="33" w:qFormat="1"/&gt;&lt;w:lsdException w:name="Bibliography" w:semiHidden="1" w:uiPriority="37" w:unhideWhenUsed="1"/&gt;&lt;w:lsdException w:name="TOC Heading" w:semiHidden="1" w:uiPriority="39" w:unhideWhenUsed="1" w:qFormat="1"/&gt;&lt;w:lsdException w:name="Plain Table 1" w:uiPriority="41"/&gt;&lt;w:lsdException w:name="Plain Table 2" w:uiPriority="42"/&gt;&lt;w:lsdException w:name="Plain Table 3" w:uiPriority="43"/&gt;&lt;w:lsdException w:name="Plain Table 4" w:uiPriority="44"/&gt;&lt;w:lsdException w:name="Plain Table 5" w:uiPriority="45"/&gt;&lt;w:lsdException w:name="Grid Table Light" w:uiPriority="40"/&gt;&lt;w:lsdException w:name="Grid Table 1 Light" w:uiPriority="46"/&gt;&lt;w:lsdException w:name="Grid Table 2" w:uiPriority="47"/&gt;&lt;w:lsdException w:name="Grid Table 3" w:uiPriority="48"/&gt;&lt;w:lsdException w:name="Grid Table 4" w:uiPriority="49"/&gt;&lt;w:lsdException w:name="Grid Table 5 Dark" w:uiPriority="50"/&gt;&lt;w:lsdException w:name="Grid Table 6 Colorful" w:uiPriority="51"/&gt;&lt;w:lsdException w:name="Grid Table 7 Colorful" w:uiPriority="52"/&gt;&lt;w:lsdException w:name="Grid Table 1 Light Accent 1" w:uiPriority="46"/&gt;&lt;w:lsdException w:name="Grid Table 2 Accent 1" w:uiPriority="47"/&gt;&lt;w:lsdException w:name="Grid Table 3 Accent 1" w:uiPriority="48"/&gt;&lt;w:lsdException w:name="Grid Table 4 Accent 1" w:uiPriority="49"/&gt;&lt;w:lsdException w:name="Grid Table 5 Dark Accent 1" w:uiPriority="50"/&gt;&lt;w:lsdException w:name="Grid Table 6 Colorful Accent 1" w:uiPriority="51"/&gt;&lt;w:lsdException w:name="Grid Table 7 Colorful Accent 1" w:uiPriority="52"/&gt;&lt;w:lsdException w:name="Grid Table 1 Light Accent 2" w:uiPriority="46"/&gt;&lt;w:lsdException w:name="Grid Table 2 Accent 2" w:uiPriority="47"/&gt;&lt;w:lsdException w:name="Grid Table 3 Accent 2" w:uiPriority="48"/&gt;&lt;w:lsdException w:name="Grid Table 4 Accent 2" w:uiPriority="49"/&gt;&lt;w:lsdException w:name="Grid Table 5 Dark Accent 2" w:uiPriority="50"/&gt;&lt;w:lsdException w:name="Grid Table 6 Colorful Accent 2" w:uiPriority="51"/&gt;&lt;w:lsdException w:name="Grid Table 7 Colorful Accent 2" w:uiPriority="52"/&gt;&lt;w:lsdException w:name="Grid Table 1 Light Accent 3" w:uiPriority="46"/&gt;&lt;w:lsdException w:name="Grid Table 2 Accent 3" w:uiPriority="47"/&gt;&lt;w:lsdException w:name="Grid Table 3 Accent 3" w:uiPriority="48"/&gt;&lt;w:lsdException w:name="Grid Table 4 Accent 3" w:uiPriority="49"/&gt;&lt;w:lsdException w:name="Grid Table 5 Dark Accent 3" w:uiPriority="50"/&gt;&lt;w:lsdException w:name="Grid Table 6 Colorful Accent 3" w:uiPriority="51"/&gt;&lt;w:lsdException w:name="Grid Table 7 Colorful Accent 3" w:uiPriority="52"/&gt;&lt;w:lsdException w:name="Grid Table 1 Light Accent 4" w:uiPriority="46"/&gt;&lt;w:lsdException w:name="Grid Table 2 Accent 4" w:uiPriority="47"/&gt;&lt;w:lsdException w:name="Grid Table 3 Accent 4" w:uiPriority="48"/&gt;&lt;w:lsdException w:name="Grid Table 4 Accent 4" w:uiPriority="49"/&gt;&lt;w:lsdException w:name="Grid Table 5 Dark Accent 4" w:uiPriority="50"/&gt;&lt;w:lsdException w:name="Grid Table 6 Colorful Accent 4" w:uiPriority="51"/&gt;&lt;w:lsdException w:name="Grid Table 7 Colorful Accent 4" w:uiPriority="52"/&gt;&lt;w:lsdException w:name="Grid Table 1 Light Accent 5" w:uiPriority="46"/&gt;&lt;w:lsdException w:name="Grid Table 2 Accent 5" w:uiPriority="47"/&gt;&lt;w:lsdException w:name="Grid Table 3 Accent 5" w:uiPriority="48"/&gt;&lt;w:lsdException w:name="Grid Table 4 Accent 5" w:uiPriority="49"/&gt;&lt;w:lsdException w:name="Grid Table 5 Dark Accent 5" w:uiPriority="50"/&gt;&lt;w:lsdException w:name="Grid Table 6 Colorful Accent 5" w:uiPriority="51"/&gt;&lt;w:lsdException w:name="Grid Table 7 Colorful Accent 5" w:uiPriority="52"/&gt;&lt;w:lsdException w:name="Grid Table 1 Light Accent 6" w:uiPriority="46"/&gt;&lt;w:lsdException w:name="Grid Table 2 Accent 6" w:uiPriority="47"/&gt;&lt;w:lsdException w:name="Grid Table 3 Accent 6" w:uiPriority="48"/&gt;&lt;w:lsdException w:name="Grid Table 4 Accent 6" w:uiPriority="49"/&gt;&lt;w:lsdException w:name="Grid Table 5 Dark Accent 6" w:uiPriority="50"/&gt;&lt;w:lsdException w:name="Grid Table 6 Colorful Accent 6" w:uiPriority="51"/&gt;&lt;w:lsdException w:name="Grid Table 7 Colorful Accent 6" w:uiPriority="52"/&gt;&lt;w:lsdException w:name="List Table 1 Light" w:uiPriority="46"/&gt;&lt;w:lsdException w:name="List Table 2" w:uiPriority="47"/&gt;&lt;w:lsdException w:name="List Table 3" w:uiPriority="48"/&gt;&lt;w:lsdException w:name="List Table 4" w:uiPriority="49"/&gt;&lt;w:lsdException w:name="List Table 5 Dark" w:uiPriority="50"/&gt;&lt;w:lsdException w:name="List Table 6 Colorful" w:uiPriority="51"/&gt;&lt;w:lsdException w:name="List Table 7 Colorful" w:uiPriority="52"/&gt;&lt;w:lsdException w:name="List Table 1 Light Accent 1" w:uiPriority="46"/&gt;&lt;w:lsdException w:name="List Table 2 Accent 1" w:uiPriority="47"/&gt;&lt;w:lsdException w:name="List Table 3 Accent 1" w:uiPriority="48"/&gt;&lt;w:lsdException w:name="List Table 4 Accent 1" w:uiPriority="49"/&gt;&lt;w:lsdException w:name="List Table 5 Dark Accent 1" w:uiPriority="50"/&gt;&lt;w:lsdException w:name="List Table 6 Colorful Accent 1" w:uiPriority="51"/&gt;&lt;w:lsdException w:name="List Table 7 Colorful Accent 1" w:uiPriority="52"/&gt;&lt;w:lsdException w:name="List Table 1 Light Accent 2" w:uiPriority="46"/&gt;&lt;w:lsdException w:name="List Table 2 Accent 2" w:uiPriority="47"/&gt;&lt;w:lsdException w:name="List Table 3 Accent 2" w:uiPriority="48"/&gt;&lt;w:lsdException w:name="List Table 4 Accent 2" w:uiPriority="49"/&gt;&lt;w:lsdException w:name="List Table 5 Dark Accent 2" w:uiPriority="50"/&gt;&lt;w:lsdException w:name="List Table 6 Colorful Accent 2" w:uiPriority="51"/&gt;&lt;w:lsdException w:name="List Table 7 Colorful Accent 2" w:uiPriority="52"/&gt;&lt;w:lsdException w:name="List Table 1 Light Accent 3" w:uiPriority="46"/&gt;&lt;w:lsdException w:name="List Table 2 Accent 3" w:uiPriority="47"/&gt;&lt;w:lsdException w:name="List Table 3 Accent 3" w:uiPriority="48"/&gt;&lt;w:lsdException w:name="List Table 4 Accent 3" w:uiPriority="49"/&gt;&lt;w:lsdException w:name="List Table 5 Dark Accent 3" w:uiPriority="50"/&gt;&lt;w:lsdException w:name="List Table 6 Colorful Accent 3" w:uiPriority="51"/&gt;&lt;w:lsdException w:name="List Table 7 Colorful Accent 3" w:uiPriority="52"/&gt;&lt;w:lsdException w:name="List Table 1 Light Accent 4" w:uiPriority="46"/&gt;&lt;w:lsdException w:name="List Table 2 Accent 4" w:uiPriority="47"/&gt;&lt;w:lsdException w:name="List Table 3 Accent 4" w:uiPriority="48"/&gt;&lt;w:lsdException w:name="List Table 4 Accent 4" w:uiPriority="49"/&gt;&lt;w:lsdException w:name="List Table 5 Dark Accent 4" w:uiPriority="50"/&gt;&lt;w:lsdException w:name="List Table 6 Colorful Accent 4" w:uiPriority="51"/&gt;&lt;w:lsdException w:name="List Table 7 Colorful Accent 4" w:uiPriority="52"/&gt;&lt;w:lsdException w:name="List Table 1 Light Accent 5" w:uiPriority="46"/&gt;&lt;w:lsdException w:name="List Table 2 Accent 5" w:uiPriority="47"/&gt;&lt;w:lsdException w:name="List Table 3 Accent 5" w:uiPriority="48"/&gt;&lt;w:lsdException w:name="List Table 4 Accent 5" w:uiPriority="49"/&gt;&lt;w:lsdException w:name="List Table 5 Dark Accent 5" w:uiPriority="50"/&gt;&lt;w:lsdException w:name="List Table 6 Colorful Accent 5" w:uiPriority="51"/&gt;&lt;w:lsdException w:name="List Table 7 Colorful Accent 5" w:uiPriority="52"/&gt;&lt;w:lsdException w:name="List Table 1 Light Accent 6" w:uiPriority="46"/&gt;&lt;w:lsdException w:name="List Table 2 Accent 6" w:uiPriority="47"/&gt;&lt;w:lsdException w:name="List Table 3 Accent 6" w:uiPriority="48"/&gt;&lt;w:lsdException w:name="List Table 4 Accent 6" w:uiPriority="49"/&gt;&lt;w:lsdException w:name="List Table 5 Dark Accent 6" w:uiPriority="50"/&gt;&lt;w:lsdException w:name="List Table 6 Colorful Accent 6" w:uiPriority="51"/&gt;&lt;w:lsdException w:name="List Table 7 Colorful Accent 6" w:uiPriority="52"/&gt;&lt;w:lsdException w:name="Mention" w:semiHidden="1" w:unhideWhenUsed="1"/&gt;&lt;w:lsdException w:name="Smart Hyperlink" w:semiHidden="1" w:unhideWhenUsed="1"/&gt;&lt;w:lsdException w:name="Hashtag" w:semiHidden="1" w:unhideWhenUsed="1"/&gt;&lt;w:lsdException w:name="Unresolved Mention" w:semiHidden="1" w:unhideWhenUsed="1"/&gt;&lt;w:lsdException w:name="Smart Link" w:semiHidden="1" w:unhideWhenUsed="1"/&gt;&lt;/w:latentStyles&gt;&lt;w:style w:type="paragraph" w:default="1" w:styleId="a"&gt;&lt;w:name w:val="Normal"/&gt;&lt;w:qFormat/&gt;&lt;/w:style&gt;&lt;w:style w:type="character" w:default="1" w:styleId="a0"&gt;&lt;w:name w:val="Default Paragraph Font"/&gt;&lt;w:uiPriority w:val="1"/&gt;&lt;w:semiHidden/&gt;&lt;w:unhideWhenUsed/&gt;&lt;/w:style&gt;&lt;w:style w:type="table" w:default="1" w:styleId="a1"&gt;&lt;w:name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w:styleId="a2"&gt;&lt;w:name w:val="No List"/&gt;&lt;w:uiPriority w:val="99"/&gt;&lt;w:semiHidden/&gt;&lt;w:unhideWhenUsed/&gt;&lt;/w:style&gt;&lt;w:style w:type="character" w:styleId="a3"&gt;&lt;w:name w:val="Placeholder Text"/&gt;&lt;w:basedOn w:val="a0"/&gt;&lt;w:uiPriority w:val="99"/&gt;&lt;w:semiHidden/&gt;&lt;w:rPr&gt;&lt;w:color w:val="808080"/&gt;&lt;/w:rPr&gt;&lt;/w:style&gt;&lt;w:style w:type="paragraph" w:customStyle="1" w:styleId="AC22EB33D8CA4007947A2750A6FEFEA8"&gt;&lt;w:name w:val="AC22EB33D8CA4007947A2750A6FEFEA8"/&gt;&lt;/w:style&gt;&lt;/w:styles&gt;&lt;/pkg:xmlData&gt;&lt;/pkg:part&gt;&lt;pkg:part pkg:name="/word/glossary/webSettings.xml" pkg:contentType="application/vnd.openxmlformats-officedocument.wordprocessingml.webSettings+xml"&gt;&lt;pkg:xmlData&gt;&lt;w:webSettings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w16sdtdh"&gt;&lt;w:optimizeForBrowser/&gt;&lt;w:allowPNG/&gt;&lt;/w:webSettings&gt;&lt;/pkg:xmlData&gt;&lt;/pkg:part&gt;&lt;pkg:part pkg:name="/word/glossary/fontTable.xml" pkg:contentType="application/vnd.openxmlformats-officedocument.wordprocessingml.fontTable+xml"&gt;&lt;pkg:xmlData&gt;&lt;w:fonts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w16sdtdh"/&gt;&lt;/pkg:xmlData&gt;&lt;/pkg:part&gt;&lt;/pkg:package&gt;
</ObjectivesSuffix>
    <EfficaciesPrefix>Основные параметры эффективности:</EfficaciesPrefix>
    <EfficaciesSuffix>&lt;?xml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w:rsidR="009477D6" w:rsidRDefault="009477D6" w:rsidP="009477D6"&gt;&lt;w:pPr&gt;&lt;w:pStyle w:val="SDText"/&gt;&lt;w:spacing w:after="0" w:line="360" w:lineRule="auto"/&gt;&lt;/w:pPr&gt;&lt;/w:p&gt;&lt;w:p w:rsidR="008E4461" w:rsidRPr="00E642D7" w:rsidRDefault="008E4461" w:rsidP="00E642D7"&gt;&lt;w:pPr&gt;&lt;w:pStyle w:val="SDText"/&gt;&lt;w:spacing w:after="0" w:line="360" w:lineRule="auto"/&gt;&lt;w:rPr&gt;&lt;w:szCs w:val="24"/&gt;&lt;w:lang w:eastAsia="ru-RU" w:bidi="ru-RU"/&gt;&lt;/w:rPr&gt;&lt;/w:pPr&gt;&lt;/w:p&gt;&lt;w:p w:rsidR="00000000" w:rsidRDefault="007A52AA"/&gt;&lt;w:sectPr w:rsidR="00000000"&gt;&lt;w:pgSz w:w="12240" w:h="15840"/&gt;&lt;w:pgMar w:top="1134" w:right="850" w:bottom="1134" w:left="1701"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w:val="022619EF"/&gt;&lt;w:multiLevelType w:val="hybridMultilevel"/&gt;&lt;w:tmpl w:val="5DC85A10"/&gt;&lt;w:lvl w:ilvl="0" w:tplc="38569944"&gt;&lt;w:start w:val="1"/&gt;&lt;w:numFmt w:val="bullet"/&gt;&lt;w:lvlText w:val=""/&gt;&lt;w:lvlJc w:val="left"/&gt;&lt;w:pPr&gt;&lt;w:ind w:left="360" w:hanging="360"/&gt;&lt;/w:pPr&gt;&lt;w:rPr&gt;&lt;w:rFonts w:ascii="Symbol" w:eastAsiaTheme="minorHAnsi" w:hAnsi="Symbol" w:cstheme="minorBidi" w:hint="default"/&gt;&lt;/w:rPr&gt;&lt;/w:lvl&gt;&lt;w:lvl w:ilvl="1" w:tplc="04190003" w:tentative="1"&gt;&lt;w:start w:val="1"/&gt;&lt;w:numFmt w:val="bullet"/&gt;&lt;w:lvlText w:val="o"/&gt;&lt;w:lvlJc w:val="left"/&gt;&lt;w:pPr&gt;&lt;w:ind w:left="1440" w:hanging="360"/&gt;&lt;/w:pPr&gt;&lt;w:rPr&gt;&lt;w:rFonts w:ascii="Courier New" w:hAnsi="Courier New" w:cs="Courier New" w:hint="default"/&gt;&lt;/w:rPr&gt;&lt;/w:lvl&gt;&lt;w:lvl w:ilvl="2" w:tplc="04190005" w:tentative="1"&gt;&lt;w:start w:val="1"/&gt;&lt;w:numFmt w:val="bullet"/&gt;&lt;w:lvlText w:val=""/&gt;&lt;w:lvlJc w:val="left"/&gt;&lt;w:pPr&gt;&lt;w:ind w:left="2160" w:hanging="360"/&gt;&lt;/w:pPr&gt;&lt;w:rPr&gt;&lt;w:rFonts w:ascii="Wingdings" w:hAnsi="Wingdings" w:hint="default"/&gt;&lt;/w:rPr&gt;&lt;/w:lvl&gt;&lt;w:lvl w:ilvl="3" w:tplc="04190001" w:tentative="1"&gt;&lt;w:start w:val="1"/&gt;&lt;w:numFmt w:val="bullet"/&gt;&lt;w:lvlText w:val=""/&gt;&lt;w:lvlJc w:val="left"/&gt;&lt;w:pPr&gt;&lt;w:ind w:left="2880" w:hanging="360"/&gt;&lt;/w:pPr&gt;&lt;w:rPr&gt;&lt;w:rFonts w:ascii="Symbol" w:hAnsi="Symbol" w:hint="default"/&gt;&lt;/w:rPr&gt;&lt;/w:lvl&gt;&lt;w:lvl w:ilvl="4" w:tplc="04190003" w:tentative="1"&gt;&lt;w:start w:val="1"/&gt;&lt;w:numFmt w:val="bullet"/&gt;&lt;w:lvlText w:val="o"/&gt;&lt;w:lvlJc w:val="left"/&gt;&lt;w:pPr&gt;&lt;w:ind w:left="3600" w:hanging="360"/&gt;&lt;/w:pPr&gt;&lt;w:rPr&gt;&lt;w:rFonts w:ascii="Courier New" w:hAnsi="Courier New" w:cs="Courier New" w:hint="default"/&gt;&lt;/w:rPr&gt;&lt;/w:lvl&gt;&lt;w:lvl w:ilvl="5" w:tplc="04190005" w:tentative="1"&gt;&lt;w:start w:val="1"/&gt;&lt;w:numFmt w:val="bullet"/&gt;&lt;w:lvlText w:val=""/&gt;&lt;w:lvlJc w:val="left"/&gt;&lt;w:pPr&gt;&lt;w:ind w:left="4320" w:hanging="360"/&gt;&lt;/w:pPr&gt;&lt;w:rPr&gt;&lt;w:rFonts w:ascii="Wingdings" w:hAnsi="Wingdings" w:hint="default"/&gt;&lt;/w:rPr&gt;&lt;/w:lvl&gt;&lt;w:lvl w:ilvl="6" w:tplc="04190001" w:tentative="1"&gt;&lt;w:start w:val="1"/&gt;&lt;w:numFmt w:val="bullet"/&gt;&lt;w:lvlText w:val=""/&gt;&lt;w:lvlJc w:val="left"/&gt;&lt;w:pPr&gt;&lt;w:ind w:left="5040" w:hanging="360"/&gt;&lt;/w:pPr&gt;&lt;w:rPr&gt;&lt;w:rFonts w:ascii="Symbol" w:hAnsi="Symbol" w:hint="default"/&gt;&lt;/w:rPr&gt;&lt;/w:lvl&gt;&lt;w:lvl w:ilvl="7" w:tplc="04190003" w:tentative="1"&gt;&lt;w:start w:val="1"/&gt;&lt;w:numFmt w:val="bullet"/&gt;&lt;w:lvlText w:val="o"/&gt;&lt;w:lvlJc w:val="left"/&gt;&lt;w:pPr&gt;&lt;w:ind w:left="5760" w:hanging="360"/&gt;&lt;/w:pPr&gt;&lt;w:rPr&gt;&lt;w:rFonts w:ascii="Courier New" w:hAnsi="Courier New" w:cs="Courier New" w:hint="default"/&gt;&lt;/w:rPr&gt;&lt;/w:lvl&gt;&lt;w:lvl w:ilvl="8" w:tplc="04190005"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w:val="05F65CD4"/&gt;&lt;w:multiLevelType w:val="hybridMultilevel"/&gt;&lt;w:tmpl w:val="8E502A86"/&gt;&lt;w:lvl w:ilvl="0" w:tplc="04190011"&gt;&lt;w:start w:val="1"/&gt;&lt;w:numFmt w:val="decimal"/&gt;&lt;w:lvlText w:val="%1)"/&gt;&lt;w:lvlJc w:val="left"/&gt;&lt;w:pPr&gt;&lt;w:ind w:left="720" w:hanging="360"/&gt;&lt;/w:pPr&gt;&lt;w:rPr&gt;&lt;w:rFonts w:hint="default"/&gt;&lt;/w:rPr&gt;&lt;/w:lvl&gt;&lt;w:lvl w:ilvl="1" w:tplc="04190019" w:tentative="1"&gt;&lt;w:start w:val="1"/&gt;&lt;w:numFmt w:val="lowerLetter"/&gt;&lt;w:lvlText w:val="%2."/&gt;&lt;w:lvlJc w:val="left"/&gt;&lt;w:pPr&gt;&lt;w:ind w:left="1440" w:hanging="360"/&gt;&lt;/w:pPr&gt;&lt;/w:lvl&gt;&lt;w:lvl w:ilvl="2" w:tplc="0419001B" w:tentative="1"&gt;&lt;w:start w:val="1"/&gt;&lt;w:numFmt w:val="lowerRoman"/&gt;&lt;w:lvlText w:val="%3."/&gt;&lt;w:lvlJc w:val="right"/&gt;&lt;w:pPr&gt;&lt;w:ind w:left="2160" w:hanging="180"/&gt;&lt;/w:pPr&gt;&lt;/w:lvl&gt;&lt;w:lvl w:ilvl="3" w:tplc="0419000F" w:tentative="1"&gt;&lt;w:start w:val="1"/&gt;&lt;w:numFmt w:val="decimal"/&gt;&lt;w:lvlText w:val="%4."/&gt;&lt;w:lvlJc w:val="left"/&gt;&lt;w:pPr&gt;&lt;w:ind w:left="2880" w:hanging="360"/&gt;&lt;/w:pPr&gt;&lt;/w:lvl&gt;&lt;w:lvl w:ilvl="4" w:tplc="04190019" w:tentative="1"&gt;&lt;w:start w:val="1"/&gt;&lt;w:numFmt w:val="lowerLetter"/&gt;&lt;w:lvlText w:val="%5."/&gt;&lt;w:lvlJc w:val="left"/&gt;&lt;w:pPr&gt;&lt;w:ind w:left="3600" w:hanging="360"/&gt;&lt;/w:pPr&gt;&lt;/w:lvl&gt;&lt;w:lvl w:ilvl="5" w:tplc="0419001B" w:tentative="1"&gt;&lt;w:start w:val="1"/&gt;&lt;w:numFmt w:val="lowerRoman"/&gt;&lt;w:lvlText w:val="%6."/&gt;&lt;w:lvlJc w:val="right"/&gt;&lt;w:pPr&gt;&lt;w:ind w:left="4320" w:hanging="180"/&gt;&lt;/w:pPr&gt;&lt;/w:lvl&gt;&lt;w:lvl w:ilvl="6" w:tplc="0419000F" w:tentative="1"&gt;&lt;w:start w:val="1"/&gt;&lt;w:numFmt w:val="decimal"/&gt;&lt;w:lvlText w:val="%7."/&gt;&lt;w:lvlJc w:val="left"/&gt;&lt;w:pPr&gt;&lt;w:ind w:left="5040" w:hanging="360"/&gt;&lt;/w:pPr&gt;&lt;/w:lvl&gt;&lt;w:lvl w:ilvl="7" w:tplc="04190019" w:tentative="1"&gt;&lt;w:start w:val="1"/&gt;&lt;w:numFmt w:val="lowerLetter"/&gt;&lt;w:lvlText w:val="%8."/&gt;&lt;w:lvlJc w:val="left"/&gt;&lt;w:pPr&gt;&lt;w:ind w:left="5760" w:hanging="360"/&gt;&lt;/w:pPr&gt;&lt;/w:lvl&gt;&lt;w:lvl w:ilvl="8" w:tplc="0419001B" w:tentative="1"&gt;&lt;w:start w:val="1"/&gt;&lt;w:numFmt w:val="lowerRoman"/&gt;&lt;w:lvlText w:val="%9."/&gt;&lt;w:lvlJc w:val="right"/&gt;&lt;w:pPr&gt;&lt;w:ind w:left="6480" w:hanging="180"/&gt;&lt;/w:pPr&gt;&lt;/w:lvl&gt;&lt;/w:abstractNum&gt;&lt;w:abstractNum w:abstractNumId="2" w15:restartNumberingAfterBreak="0"&gt;&lt;w:nsid w:val="08CA50BE"/&gt;&lt;w:multiLevelType w:val="hybridMultilevel"/&gt;&lt;w:tmpl w:val="C41E496E"/&gt;&lt;w:lvl w:ilvl="0" w:tplc="0419000F"&gt;&lt;w:start w:val="1"/&gt;&lt;w:numFmt w:val="decimal"/&gt;&lt;w:lvlText w:val="%1."/&gt;&lt;w:lvlJc w:val="left"/&gt;&lt;w:pPr&gt;&lt;w:ind w:left="720" w:hanging="360"/&gt;&lt;/w:pPr&gt;&lt;/w:lvl&gt;&lt;w:lvl w:ilvl="1" w:tplc="04190019" w:tentative="1"&gt;&lt;w:start w:val="1"/&gt;&lt;w:numFmt w:val="lowerLetter"/&gt;&lt;w:lvlText w:val="%2."/&gt;&lt;w:lvlJc w:val="left"/&gt;&lt;w:pPr&gt;&lt;w:ind w:left="1440" w:hanging="360"/&gt;&lt;/w:pPr&gt;&lt;/w:lvl&gt;&lt;w:lvl w:ilvl="2" w:tplc="0419001B" w:tentative="1"&gt;&lt;w:start w:val="1"/&gt;&lt;w:numFmt w:val="lowerRoman"/&gt;&lt;w:lvlText w:val="%3."/&gt;&lt;w:lvlJc w:val="right"/&gt;&lt;w:pPr&gt;&lt;w:ind w:left="2160" w:hanging="180"/&gt;&lt;/w:pPr&gt;&lt;/w:lvl&gt;&lt;w:lvl w:ilvl="3" w:tplc="0419000F" w:tentative="1"&gt;&lt;w:start w:val="1"/&gt;&lt;w:numFmt w:val="decimal"/&gt;&lt;w:lvlText w:val="%4."/&gt;&lt;w:lvlJc w:val="left"/&gt;&lt;w:pPr&gt;&lt;w:ind w:left="2880" w:hanging="360"/&gt;&lt;/w:pPr&gt;&lt;/w:lvl&gt;&lt;w:lvl w:ilvl="4" w:tplc="04190019" w:tentative="1"&gt;&lt;w:start w:val="1"/&gt;&lt;w:numFmt w:val="lowerLetter"/&gt;&lt;w:lvlText w:val="%5."/&gt;&lt;w:lvlJc w:val="left"/&gt;&lt;w:pPr&gt;&lt;w:ind w:left="3600" w:hanging="360"/&gt;&lt;/w:pPr&gt;&lt;/w:lvl&gt;&lt;w:lvl w:ilvl="5" w:tplc="0419001B" w:tentative="1"&gt;&lt;w:start w:val="1"/&gt;&lt;w:numFmt w:val="lowerRoman"/&gt;&lt;w:lvlText w:val="%6."/&gt;&lt;w:lvlJc w:val="right"/&gt;&lt;w:pPr&gt;&lt;w:ind w:left="4320" w:hanging="180"/&gt;&lt;/w:pPr&gt;&lt;/w:lvl&gt;&lt;w:lvl w:ilvl="6" w:tplc="0419000F" w:tentative="1"&gt;&lt;w:start w:val="1"/&gt;&lt;w:numFmt w:val="decimal"/&gt;&lt;w:lvlText w:val="%7."/&gt;&lt;w:lvlJc w:val="left"/&gt;&lt;w:pPr&gt;&lt;w:ind w:left="5040" w:hanging="360"/&gt;&lt;/w:pPr&gt;&lt;/w:lvl&gt;&lt;w:lvl w:ilvl="7" w:tplc="04190019" w:tentative="1"&gt;&lt;w:start w:val="1"/&gt;&lt;w:numFmt w:val="lowerLetter"/&gt;&lt;w:lvlText w:val="%8."/&gt;&lt;w:lvlJc w:val="left"/&gt;&lt;w:pPr&gt;&lt;w:ind w:left="5760" w:hanging="360"/&gt;&lt;/w:pPr&gt;&lt;/w:lvl&gt;&lt;w:lvl w:ilvl="8" w:tplc="0419001B" w:tentative="1"&gt;&lt;w:start w:val="1"/&gt;&lt;w:numFmt w:val="lowerRoman"/&gt;&lt;w:lvlText w:val="%9."/&gt;&lt;w:lvlJc w:val="right"/&gt;&lt;w:pPr&gt;&lt;w:ind w:left="6480" w:hanging="180"/&gt;&lt;/w:pPr&gt;&lt;/w:lvl&gt;&lt;/w:abstractNum&gt;&lt;w:abstractNum w:abstractNumId="3" w15:restartNumberingAfterBreak="0"&gt;&lt;w:nsid w:val="0AEF2B52"/&gt;&lt;w:multiLevelType w:val="hybridMultilevel"/&gt;&lt;w:tmpl w:val="19B0EDD4"/&gt;&lt;w:lvl w:ilvl="0" w:tplc="D8CA697C"&gt;&lt;w:numFmt w:val="bullet"/&gt;&lt;w:lvlText w:val=""/&gt;&lt;w:lvlJc w:val="left"/&gt;&lt;w:pPr&gt;&lt;w:ind w:left="720" w:hanging="360"/&gt;&lt;/w:pPr&gt;&lt;w:rPr&gt;&lt;w:rFonts w:ascii="Symbol" w:eastAsiaTheme="minorHAnsi" w:hAnsi="Symbol" w:cs="Times New Roman" w:hint="default"/&gt;&lt;/w:rPr&gt;&lt;/w:lvl&gt;&lt;w:lvl w:ilvl="1" w:tplc="04190003" w:tentative="1"&gt;&lt;w:start w:val="1"/&gt;&lt;w:numFmt w:val="bullet"/&gt;&lt;w:lvlText w:val="o"/&gt;&lt;w:lvlJc w:val="left"/&gt;&lt;w:pPr&gt;&lt;w:ind w:left="1440" w:hanging="360"/&gt;&lt;/w:pPr&gt;&lt;w:rPr&gt;&lt;w:rFonts w:ascii="Courier New" w:hAnsi="Courier New" w:cs="Courier New" w:hint="default"/&gt;&lt;/w:rPr&gt;&lt;/w:lvl&gt;&lt;w:lvl w:ilvl="2" w:tplc="04190005" w:tentative="1"&gt;&lt;w:start w:val="1"/&gt;&lt;w:numFmt w:val="bullet"/&gt;&lt;w:lvlText w:val=""/&gt;&lt;w:lvlJc w:val="left"/&gt;&lt;w:pPr&gt;&lt;w:ind w:left="2160" w:hanging="360"/&gt;&lt;/w:pPr&gt;&lt;w:rPr&gt;&lt;w:rFonts w:ascii="Wingdings" w:hAnsi="Wingdings" w:hint="default"/&gt;&lt;/w:rPr&gt;&lt;/w:lvl&gt;&lt;w:lvl w:ilvl="3" w:tplc="04190001" w:tentative="1"&gt;&lt;w:start w:val="1"/&gt;&lt;w:numFmt w:val="bullet"/&gt;&lt;w:lvlText w:val=""/&gt;&lt;w:lvlJc w:val="left"/&gt;&lt;w:pPr&gt;&lt;w:ind w:left="2880" w:hanging="360"/&gt;&lt;/w:pPr&gt;&lt;w:rPr&gt;&lt;w:rFonts w:ascii="Symbol" w:hAnsi="Symbol" w:hint="default"/&gt;&lt;/w:rPr&gt;&lt;/w:lvl&gt;&lt;w:lvl w:ilvl="4" w:tplc="04190003" w:tentative="1"&gt;&lt;w:start w:val="1"/&gt;&lt;w:numFmt w:val="bullet"/&gt;&lt;w:lvlText w:val="o"/&gt;&lt;w:lvlJc w:val="left"/&gt;&lt;w:pPr&gt;&lt;w:ind w:left="3600" w:hanging="360"/&gt;&lt;/w:pPr&gt;&lt;w:rPr&gt;&lt;w:rFonts w:ascii="Courier New" w:hAnsi="Courier New" w:cs="Courier New" w:hint="default"/&gt;&lt;/w:rPr&gt;&lt;/w:lvl&gt;&lt;w:lvl w:ilvl="5" w:tplc="04190005" w:tentative="1"&gt;&lt;w:start w:val="1"/&gt;&lt;w:numFmt w:val="bullet"/&gt;&lt;w:lvlText w:val=""/&gt;&lt;w:lvlJc w:val="left"/&gt;&lt;w:pPr&gt;&lt;w:ind w:left="4320" w:hanging="360"/&gt;&lt;/w:pPr&gt;&lt;w:rPr&gt;&lt;w:rFonts w:ascii="Wingdings" w:hAnsi="Wingdings" w:hint="default"/&gt;&lt;/w:rPr&gt;&lt;/w:lvl&gt;&lt;w:lvl w:ilvl="6" w:tplc="04190001" w:tentative="1"&gt;&lt;w:start w:val="1"/&gt;&lt;w:numFmt w:val="bullet"/&gt;&lt;w:lvlText w:val=""/&gt;&lt;w:lvlJc w:val="left"/&gt;&lt;w:pPr&gt;&lt;w:ind w:left="5040" w:hanging="360"/&gt;&lt;/w:pPr&gt;&lt;w:rPr&gt;&lt;w:rFonts w:ascii="Symbol" w:hAnsi="Symbol" w:hint="default"/&gt;&lt;/w:rPr&gt;&lt;/w:lvl&gt;&lt;w:lvl w:ilvl="7" w:tplc="04190003" w:tentative="1"&gt;&lt;w:start w:val="1"/&gt;&lt;w:numFmt w:val="bullet"/&gt;&lt;w:lvlText w:val="o"/&gt;&lt;w:lvlJc w:val="left"/&gt;&lt;w:pPr&gt;&lt;w:ind w:left="5760" w:hanging="360"/&gt;&lt;/w:pPr&gt;&lt;w:rPr&gt;&lt;w:rFonts w:ascii="Courier New" w:hAnsi="Courier New" w:cs="Courier New" w:hint="default"/&gt;&lt;/w:rPr&gt;&lt;/w:lvl&gt;&lt;w:lvl w:ilvl="8" w:tplc="04190005"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w:val="0B585D75"/&gt;&lt;w:multiLevelType w:val="hybridMultilevel"/&gt;&lt;w:tmpl w:val="3962DF50"/&gt;&lt;w:lvl w:ilvl="0" w:tplc="04190001"&gt;&lt;w:start w:val="1"/&gt;&lt;w:numFmt w:val="bullet"/&gt;&lt;w:lvlText w:val=""/&gt;&lt;w:lvlJc w:val="left"/&gt;&lt;w:pPr&gt;&lt;w:ind w:left="360" w:hanging="360"/&gt;&lt;/w:pPr&gt;&lt;w:rPr&gt;&lt;w:rFonts w:ascii="Symbol" w:hAnsi="Symbol" w:hint="default"/&gt;&lt;/w:rPr&gt;&lt;/w:lvl&gt;&lt;w:lvl w:ilvl="1" w:tplc="04190003" w:tentative="1"&gt;&lt;w:start w:val="1"/&gt;&lt;w:numFmt w:val="bullet"/&gt;&lt;w:lvlText w:val="o"/&gt;&lt;w:lvlJc w:val="left"/&gt;&lt;w:pPr&gt;&lt;w:ind w:left="1080" w:hanging="360"/&gt;&lt;/w:pPr&gt;&lt;w:rPr&gt;&lt;w:rFonts w:ascii="Courier New" w:hAnsi="Courier New" w:cs="Courier New" w:hint="default"/&gt;&lt;/w:rPr&gt;&lt;/w:lvl&gt;&lt;w:lvl w:ilvl="2" w:tplc="04190005" w:tentative="1"&gt;&lt;w:start w:val="1"/&gt;&lt;w:numFmt w:val="bullet"/&gt;&lt;w:lvlText w:val=""/&gt;&lt;w:lvlJc w:val="left"/&gt;&lt;w:pPr&gt;&lt;w:ind w:left="1800" w:hanging="360"/&gt;&lt;/w:pPr&gt;&lt;w:rPr&gt;&lt;w:rFonts w:ascii="Wingdings" w:hAnsi="Wingdings" w:hint="default"/&gt;&lt;/w:rPr&gt;&lt;/w:lvl&gt;&lt;w:lvl w:ilvl="3" w:tplc="04190001" w:tentative="1"&gt;&lt;w:start w:val="1"/&gt;&lt;w:numFmt w:val="bullet"/&gt;&lt;w:lvlText w:val=""/&gt;&lt;w:lvlJc w:val="left"/&gt;&lt;w:pPr&gt;&lt;w:ind w:left="2520" w:hanging="360"/&gt;&lt;/w:pPr&gt;&lt;w:rPr&gt;&lt;w:rFonts w:ascii="Symbol" w:hAnsi="Symbol" w:hint="default"/&gt;&lt;/w:rPr&gt;&lt;/w:lvl&gt;&lt;w:lvl w:ilvl="4" w:tplc="04190003" w:tentative="1"&gt;&lt;w:start w:val="1"/&gt;&lt;w:numFmt w:val="bullet"/&gt;&lt;w:lvlText w:val="o"/&gt;&lt;w:lvlJc w:val="left"/&gt;&lt;w:pPr&gt;&lt;w:ind w:left="3240" w:hanging="360"/&gt;&lt;/w:pPr&gt;&lt;w:rPr&gt;&lt;w:rFonts w:ascii="Courier New" w:hAnsi="Courier New" w:cs="Courier New" w:hint="default"/&gt;&lt;/w:rPr&gt;&lt;/w:lvl&gt;&lt;w:lvl w:ilvl="5" w:tplc="04190005" w:tentative="1"&gt;&lt;w:start w:val="1"/&gt;&lt;w:numFmt w:val="bullet"/&gt;&lt;w:lvlText w:val=""/&gt;&lt;w:lvlJc w:val="left"/&gt;&lt;w:pPr&gt;&lt;w:ind w:left="3960" w:hanging="360"/&gt;&lt;/w:pPr&gt;&lt;w:rPr&gt;&lt;w:rFonts w:ascii="Wingdings" w:hAnsi="Wingdings" w:hint="default"/&gt;&lt;/w:rPr&gt;&lt;/w:lvl&gt;&lt;w:lvl w:ilvl="6" w:tplc="04190001" w:tentative="1"&gt;&lt;w:start w:val="1"/&gt;&lt;w:numFmt w:val="bullet"/&gt;&lt;w:lvlText w:val=""/&gt;&lt;w:lvlJc w:val="left"/&gt;&lt;w:pPr&gt;&lt;w:ind w:left="4680" w:hanging="360"/&gt;&lt;/w:pPr&gt;&lt;w:rPr&gt;&lt;w:rFonts w:ascii="Symbol" w:hAnsi="Symbol" w:hint="default"/&gt;&lt;/w:rPr&gt;&lt;/w:lvl&gt;&lt;w:lvl w:ilvl="7" w:tplc="04190003" w:tentative="1"&gt;&lt;w:start w:val="1"/&gt;&lt;w:numFmt w:val="bullet"/&gt;&lt;w:lvlText w:val="o"/&gt;&lt;w:lvlJc w:val="left"/&gt;&lt;w:pPr&gt;&lt;w:ind w:left="5400" w:hanging="360"/&gt;&lt;/w:pPr&gt;&lt;w:rPr&gt;&lt;w:rFonts w:ascii="Courier New" w:hAnsi="Courier New" w:cs="Courier New" w:hint="default"/&gt;&lt;/w:rPr&gt;&lt;/w:lvl&gt;&lt;w:lvl w:ilvl="8" w:tplc="04190005" w:tentative="1"&gt;&lt;w:start w:val="1"/&gt;&lt;w:numFmt w:val="bullet"/&gt;&lt;w:lvlText w:val=""/&gt;&lt;w:lvlJc w:val="left"/&gt;&lt;w:pPr&gt;&lt;w:ind w:left="6120" w:hanging="360"/&gt;&lt;/w:pPr&gt;&lt;w:rPr&gt;&lt;w:rFonts w:ascii="Wingdings" w:hAnsi="Wingdings" w:hint="default"/&gt;&lt;/w:rPr&gt;&lt;/w:lvl&gt;&lt;/w:abstractNum&gt;&lt;w:abstractNum w:abstractNumId="5" w15:restartNumberingAfterBreak="0"&gt;&lt;w:nsid w:val="0C2A4ACF"/&gt;&lt;w:multiLevelType w:val="hybridMultilevel"/&gt;&lt;w:tmpl w:val="41B2C782"/&gt;&lt;w:lvl w:ilvl="0" w:tplc="0419000F"&gt;&lt;w:start w:val="1"/&gt;&lt;w:numFmt w:val="decimal"/&gt;&lt;w:lvlText w:val="%1."/&gt;&lt;w:lvlJc w:val="left"/&gt;&lt;w:pPr&gt;&lt;w:ind w:left="360" w:hanging="360"/&gt;&lt;/w:pPr&gt;&lt;/w:lvl&gt;&lt;w:lvl w:ilvl="1" w:tplc="04190019" w:tentative="1"&gt;&lt;w:start w:val="1"/&gt;&lt;w:numFmt w:val="lowerLetter"/&gt;&lt;w:lvlText w:val="%2."/&gt;&lt;w:lvlJc w:val="left"/&gt;&lt;w:pPr&gt;&lt;w:ind w:left="1080" w:hanging="360"/&gt;&lt;/w:pPr&gt;&lt;/w:lvl&gt;&lt;w:lvl w:ilvl="2" w:tplc="0419001B" w:tentative="1"&gt;&lt;w:start w:val="1"/&gt;&lt;w:numFmt w:val="lowerRoman"/&gt;&lt;w:lvlText w:val="%3."/&gt;&lt;w:lvlJc w:val="right"/&gt;&lt;w:pPr&gt;&lt;w:ind w:left="1800" w:hanging="180"/&gt;&lt;/w:pPr&gt;&lt;/w:lvl&gt;&lt;w:lvl w:ilvl="3" w:tplc="0419000F" w:tentative="1"&gt;&lt;w:start w:val="1"/&gt;&lt;w:numFmt w:val="decimal"/&gt;&lt;w:lvlText w:val="%4."/&gt;&lt;w:lvlJc w:val="left"/&gt;&lt;w:pPr&gt;&lt;w:ind w:left="2520" w:hanging="360"/&gt;&lt;/w:pPr&gt;&lt;/w:lvl&gt;&lt;w:lvl w:ilvl="4" w:tplc="04190019" w:tentative="1"&gt;&lt;w:start w:val="1"/&gt;&lt;w:numFmt w:val="lowerLetter"/&gt;&lt;w:lvlText w:val="%5."/&gt;&lt;w:lvlJc w:val="left"/&gt;&lt;w:pPr&gt;&lt;w:ind w:left="3240" w:hanging="360"/&gt;&lt;/w:pPr&gt;&lt;/w:lvl&gt;&lt;w:lvl w:ilvl="5" w:tplc="0419001B" w:tentative="1"&gt;&lt;w:start w:val="1"/&gt;&lt;w:numFmt w:val="lowerRoman"/&gt;&lt;w:lvlText w:val="%6."/&gt;&lt;w:lvlJc w:val="right"/&gt;&lt;w:pPr&gt;&lt;w:ind w:left="3960" w:hanging="180"/&gt;&lt;/w:pPr&gt;&lt;/w:lvl&gt;&lt;w:lvl w:ilvl="6" w:tplc="0419000F" w:tentative="1"&gt;&lt;w:start w:val="1"/&gt;&lt;w:numFmt w:val="decimal"/&gt;&lt;w:lvlText w:val="%7."/&gt;&lt;w:lvlJc w:val="left"/&gt;&lt;w:pPr&gt;&lt;w:ind w:left="4680" w:hanging="360"/&gt;&lt;/w:pPr&gt;&lt;/w:lvl&gt;&lt;w:lvl w:ilvl="7" w:tplc="04190019" w:tentative="1"&gt;&lt;w:start w:val="1"/&gt;&lt;w:numFmt w:val="lowerLetter"/&gt;&lt;w:lvlText w:val="%8."/&gt;&lt;w:lvlJc w:val="left"/&gt;&lt;w:pPr&gt;&lt;w:ind w:left="5400" w:hanging="360"/&gt;&lt;/w:pPr&gt;&lt;/w:lvl&gt;&lt;w:lvl w:ilvl="8" w:tplc="0419001B" w:tentative="1"&gt;&lt;w:start w:val="1"/&gt;&lt;w:numFmt w:val="lowerRoman"/&gt;&lt;w:lvlText w:val="%9."/&gt;&lt;w:lvlJc w:val="right"/&gt;&lt;w:pPr&gt;&lt;w:ind w:left="6120" w:hanging="180"/&gt;&lt;/w:pPr&gt;&lt;/w:lvl&gt;&lt;/w:abstractNum&gt;&lt;w:abstractNum w:abstractNumId="6" w15:restartNumberingAfterBreak="0"&gt;&lt;w:nsid w:val="0C7C2F7A"/&gt;&lt;w:multiLevelType w:val="hybridMultilevel"/&gt;&lt;w:tmpl w:val="3A787042"/&gt;&lt;w:lvl w:ilvl="0" w:tplc="04190001"&gt;&lt;w:start w:val="1"/&gt;&lt;w:numFmt w:val="bullet"/&gt;&lt;w:lvlText w:val=""/&gt;&lt;w:lvlJc w:val="left"/&gt;&lt;w:pPr&gt;&lt;w:ind w:left="720" w:hanging="360"/&gt;&lt;/w:pPr&gt;&lt;w:rPr&gt;&lt;w:rFonts w:ascii="Symbol" w:hAnsi="Symbol" w:hint="default"/&gt;&lt;/w:rPr&gt;&lt;/w:lvl&gt;&lt;w:lvl w:ilvl="1" w:tplc="04190003" w:tentative="1"&gt;&lt;w:start w:val="1"/&gt;&lt;w:numFmt w:val="bullet"/&gt;&lt;w:lvlText w:val="o"/&gt;&lt;w:lvlJc w:val="left"/&gt;&lt;w:pPr&gt;&lt;w:ind w:left="1440" w:hanging="360"/&gt;&lt;/w:pPr&gt;&lt;w:rPr&gt;&lt;w:rFonts w:ascii="Courier New" w:hAnsi="Courier New" w:cs="Courier New" w:hint="default"/&gt;&lt;/w:rPr&gt;&lt;/w:lvl&gt;&lt;w:lvl w:ilvl="2" w:tplc="04190005" w:tentative="1"&gt;&lt;w:start w:val="1"/&gt;&lt;w:numFmt w:val="bullet"/&gt;&lt;w:lvlText w:val=""/&gt;&lt;w:lvlJc w:val="left"/&gt;&lt;w:pPr&gt;&lt;w:ind w:left="2160" w:hanging="360"/&gt;&lt;/w:pPr&gt;&lt;w:rPr&gt;&lt;w:rFonts w:ascii="Wingdings" w:hAnsi="Wingdings" w:hint="default"/&gt;&lt;/w:rPr&gt;&lt;/w:lvl&gt;&lt;w:lvl w:ilvl="3" w:tplc="04190001" w:tentative="1"&gt;&lt;w:start w:val="1"/&gt;&lt;w:numFmt w:val="bullet"/&gt;&lt;w:lvlText w:val=""/&gt;&lt;w:lvlJc w:val="left"/&gt;&lt;w:pPr&gt;&lt;w:ind w:left="2880" w:hanging="360"/&gt;&lt;/w:pPr&gt;&lt;w:rPr&gt;&lt;w:rFonts w:ascii="Symbol" w:hAnsi="Symbol" w:hint="default"/&gt;&lt;/w:rPr&gt;&lt;/w:lvl&gt;&lt;w:lvl w:ilvl="4" w:tplc="04190003" w:tentative="1"&gt;&lt;w:start w:val="1"/&gt;&lt;w:numFmt w:val="bullet"/&gt;&lt;w:lvlText w:val="o"/&gt;&lt;w:lvlJc w:val="left"/&gt;&lt;w:pPr&gt;&lt;w:ind w:left="3600" w:hanging="360"/&gt;&lt;/w:pPr&gt;&lt;w:rPr&gt;&lt;w:rFonts w:ascii="Courier New" w:hAnsi="Courier New" w:cs="Courier New" w:hint="default"/&gt;&lt;/w:rPr&gt;&lt;/w:lvl&gt;&lt;w:lvl w:ilvl="5" w:tplc="04190005" w:tentative="1"&gt;&lt;w:start w:val="1"/&gt;&lt;w:numFmt w:val="bullet"/&gt;&lt;w:lvlText w:val=""/&gt;&lt;w:lvlJc w:val="left"/&gt;&lt;w:pPr&gt;&lt;w:ind w:left="4320" w:hanging="360"/&gt;&lt;/w:pPr&gt;&lt;w:rPr&gt;&lt;w:rFonts w:ascii="Wingdings" w:hAnsi="Wingdings" w:hint="default"/&gt;&lt;/w:rPr&gt;&lt;/w:lvl&gt;&lt;w:lvl w:ilvl="6" w:tplc="04190001" w:tentative="1"&gt;&lt;w:start w:val="1"/&gt;&lt;w:numFmt w:val="bullet"/&gt;&lt;w:lvlText w:val=""/&gt;&lt;w:lvlJc w:val="left"/&gt;&lt;w:pPr&gt;&lt;w:ind w:left="5040" w:hanging="360"/&gt;&lt;/w:pPr&gt;&lt;w:rPr&gt;&lt;w:rFonts w:ascii="Symbol" w:hAnsi="Symbol" w:hint="default"/&gt;&lt;/w:rPr&gt;&lt;/w:lvl&gt;&lt;w:lvl w:ilvl="7" w:tplc="04190003" w:tentative="1"&gt;&lt;w:start w:val="1"/&gt;&lt;w:numFmt w:val="bullet"/&gt;&lt;w:lvlText w:val="o"/&gt;&lt;w:lvlJc w:val="left"/&gt;&lt;w:pPr&gt;&lt;w:ind w:left="5760" w:hanging="360"/&gt;&lt;/w:pPr&gt;&lt;w:rPr&gt;&lt;w:rFonts w:ascii="Courier New" w:hAnsi="Courier New" w:cs="Courier New" w:hint="default"/&gt;&lt;/w:rPr&gt;&lt;/w:lvl&gt;&lt;w:lvl w:ilvl="8" w:tplc="04190005" w:tentative="1"&gt;&lt;w:start w:val="1"/&gt;&lt;w:numFmt w:val="bullet"/&gt;&lt;w:lvlText w:val=""/&gt;&lt;w:lvlJc w:val="left"/&gt;&lt;w:pPr&gt;&lt;w:ind w:left="6480" w:hanging="360"/&gt;&lt;/w:pPr&gt;&lt;w:rPr&gt;&lt;w:rFonts w:ascii="Wingdings" w:hAnsi="Wingdings" w:hint="default"/&gt;&lt;/w:rPr&gt;&lt;/w:lvl&gt;&lt;/w:abstractNum&gt;&lt;w:abstractNum w:abstractNumId="7" w15:restartNumberingAfterBreak="0"&gt;&lt;w:nsid w:val="0FA01ADC"/&gt;&lt;w:multiLevelType w:val="hybridMultilevel"/&gt;&lt;w:tmpl w:val="315A9986"/&gt;&lt;w:lvl w:ilvl="0" w:tplc="04190011"&gt;&lt;w:start w:val="1"/&gt;&lt;w:numFmt w:val="decimal"/&gt;&lt;w:lvlText w:val="%1)"/&gt;&lt;w:lvlJc w:val="left"/&gt;&lt;w:pPr&gt;&lt;w:ind w:left="360" w:hanging="360"/&gt;&lt;/w:pPr&gt;&lt;w:rPr&gt;&lt;w:rFonts w:hint="default"/&gt;&lt;/w:rPr&gt;&lt;/w:lvl&gt;&lt;w:lvl w:ilvl="1" w:tplc="04190019" w:tentative="1"&gt;&lt;w:start w:val="1"/&gt;&lt;w:numFmt w:val="lowerLetter"/&gt;&lt;w:lvlText w:val="%2."/&gt;&lt;w:lvlJc w:val="left"/&gt;&lt;w:pPr&gt;&lt;w:ind w:left="1080" w:hanging="360"/&gt;&lt;/w:pPr&gt;&lt;/w:lvl&gt;&lt;w:lvl w:ilvl="2" w:tplc="0419001B" w:tentative="1"&gt;&lt;w:start w:val="1"/&gt;&lt;w:numFmt w:val="lowerRoman"/&gt;&lt;w:lvlText w:val="%3."/&gt;&lt;w:lvlJc w:val="right"/&gt;&lt;w:pPr&gt;&lt;w:ind w:left="1800" w:hanging="180"/&gt;&lt;/w:pPr&gt;&lt;/w:lvl&gt;&lt;w:lvl w:ilvl="3" w:tplc="0419000F" w:tentative="1"&gt;&lt;w:start w:val="1"/&gt;&lt;w:numFmt w:val="decimal"/&gt;&lt;w:lvlText w:val="%4."/&gt;&lt;w:lvlJc w:val="left"/&gt;&lt;w:pPr&gt;&lt;w:ind w:left="2520" w:hanging="360"/&gt;&lt;/w:pPr&gt;&lt;/w:lvl&gt;&lt;w:lvl w:ilvl="4" w:tplc="04190019" w:tentative="1"&gt;&lt;w:start w:val="1"/&gt;&lt;w:numFmt w:val="lowerLetter"/&gt;&lt;w:lvlText w:val="%5."/&gt;&lt;w:lvlJc w:val="left"/&gt;&lt;w:pPr&gt;&lt;w:ind w:left="3240" w:hanging="360"/&gt;&lt;/w:pPr&gt;&lt;/w:lvl&gt;&lt;w:lvl w:ilvl="5" w:tplc="0419001B" w:tentative="1"&gt;&lt;w:start w:val="1"/&gt;&lt;w:numFmt w:val="lowerRoman"/&gt;&lt;w:lvlText w:val="%6."/&gt;&lt;w:lvlJc w:val="right"/&gt;&lt;w:pPr&gt;&lt;w:ind w:left="3960" w:hanging="180"/&gt;&lt;/w:pPr&gt;&lt;/w:lvl&gt;&lt;w:lvl w:ilvl="6" w:tplc="0419000F" w:tentative="1"&gt;&lt;w:start w:val="1"/&gt;&lt;w:numFmt w:val="decimal"/&gt;&lt;w:lvlText w:val="%7."/&gt;&lt;w:lvlJc w:val="left"/&gt;&lt;w:pPr&gt;&lt;w:ind w:left="4680" w:hanging="360"/&gt;&lt;/w:pPr&gt;&lt;/w:lvl&gt;&lt;w:lvl w:ilvl="7" w:tplc="04190019" w:tentative="1"&gt;&lt;w:start w:val="1"/&gt;&lt;w:numFmt w:val="lowerLetter"/&gt;&lt;w:lvlText w:val="%8."/&gt;&lt;w:lvlJc w:val="left"/&gt;&lt;w:pPr&gt;&lt;w:ind w:left="5400" w:hanging="360"/&gt;&lt;/w:pPr&gt;&lt;/w:lvl&gt;&lt;w:lvl w:ilvl="8" w:tplc="0419001B" w:tentative="1"&gt;&lt;w:start w:val="1"/&gt;&lt;w:numFmt w:val="lowerRoman"/&gt;&lt;w:lvlText w:val="%9."/&gt;&lt;w:lvlJc w:val="right"/&gt;&lt;w:pPr&gt;&lt;w:ind w:left="6120" w:hanging="180"/&gt;&lt;/w:pPr&gt;&lt;/w:lvl&gt;&lt;/w:abstractNum&gt;&lt;w:abstractNum w:abstractNumId="8" w15:restartNumberingAfterBreak="0"&gt;&lt;w:nsid w:val="1172659B"/&gt;&lt;w:multiLevelType w:val="hybridMultilevel"/&gt;&lt;w:tmpl w:val="781C67AA"/&gt;&lt;w:lvl w:ilvl="0" w:tplc="04190001"&gt;&lt;w:start w:val="1"/&gt;&lt;w:numFmt w:val="bullet"/&gt;&lt;w:lvlText w:val=""/&gt;&lt;w:lvlJc w:val="left"/&gt;&lt;w:pPr&gt;&lt;w:ind w:left="720" w:hanging="360"/&gt;&lt;/w:pPr&gt;&lt;w:rPr&gt;&lt;w:rFonts w:ascii="Symbol" w:hAnsi="Symbol" w:hint="default"/&gt;&lt;/w:rPr&gt;&lt;/w:lvl&gt;&lt;w:lvl w:ilvl="1" w:tplc="04190003" w:tentative="1"&gt;&lt;w:start w:val="1"/&gt;&lt;w:numFmt w:val="bullet"/&gt;&lt;w:lvlText w:val="o"/&gt;&lt;w:lvlJc w:val="left"/&gt;&lt;w:pPr&gt;&lt;w:ind w:left="1440" w:hanging="360"/&gt;&lt;/w:pPr&gt;&lt;w:rPr&gt;&lt;w:rFonts w:ascii="Courier New" w:hAnsi="Courier New" w:cs="Courier New" w:hint="default"/&gt;&lt;/w:rPr&gt;&lt;/w:lvl&gt;&lt;w:lvl w:ilvl="2" w:tplc="04190005" w:tentative="1"&gt;&lt;w:start w:val="1"/&gt;&lt;w:numFmt w:val="bullet"/&gt;&lt;w:lvlText w:val=""/&gt;&lt;w:lvlJc w:val="left"/&gt;&lt;w:pPr&gt;&lt;w:ind w:left="2160" w:hanging="360"/&gt;&lt;/w:pPr&gt;&lt;w:rPr&gt;&lt;w:rFonts w:ascii="Wingdings" w:hAnsi="Wingdings" w:hint="default"/&gt;&lt;/w:rPr&gt;&lt;/w:lvl&gt;&lt;w:lvl w:ilvl="3" w:tplc="04190001" w:tentative="1"&gt;&lt;w:start w:val="1"/&gt;&lt;w:numFmt w:val="bullet"/&gt;&lt;w:lvlText w:val=""/&gt;&lt;w:lvlJc w:val="left"/&gt;&lt;w:pPr&gt;&lt;w:ind w:left="2880" w:hanging="360"/&gt;&lt;/w:pPr&gt;&lt;w:rPr&gt;&lt;w:rFonts w:ascii="Symbol" w:hAnsi="Symbol" w:hint="default"/&gt;&lt;/w:rPr&gt;&lt;/w:lvl&gt;&lt;w:lvl w:ilvl="4" w:tplc="04190003" w:tentative="1"&gt;&lt;w:start w:val="1"/&gt;&lt;w:numFmt w:val="bullet"/&gt;&lt;w:lvlText w:val="o"/&gt;&lt;w:lvlJc w:val="left"/&gt;&lt;w:pPr&gt;&lt;w:ind w:left="3600" w:hanging="360"/&gt;&lt;/w:pPr&gt;&lt;w:rPr&gt;&lt;w:rFonts w:ascii="Courier New" w:hAnsi="Courier New" w:cs="Courier New" w:hint="default"/&gt;&lt;/w:rPr&gt;&lt;/w:lvl&gt;&lt;w:lvl w:ilvl="5" w:tplc="04190005" w:tentative="1"&gt;&lt;w:start w:val="1"/&gt;&lt;w:numFmt w:val="bullet"/&gt;&lt;w:lvlText w:val=""/&gt;&lt;w:lvlJc w:val="left"/&gt;&lt;w:pPr&gt;&lt;w:ind w:left="4320" w:hanging="360"/&gt;&lt;/w:pPr&gt;&lt;w:rPr&gt;&lt;w:rFonts w:ascii="Wingdings" w:hAnsi="Wingdings" w:hint="default"/&gt;&lt;/w:rPr&gt;&lt;/w:lvl&gt;&lt;w:lvl w:ilvl="6" w:tplc="04190001" w:tentative="1"&gt;&lt;w:start w:val="1"/&gt;&lt;w:numFmt w:val="bullet"/&gt;&lt;w:lvlText w:val=""/&gt;&lt;w:lvlJc w:val="left"/&gt;&lt;w:pPr&gt;&lt;w:ind w:left="5040" w:hanging="360"/&gt;&lt;/w:pPr&gt;&lt;w:rPr&gt;&lt;w:rFonts w:ascii="Symbol" w:hAnsi="Symbol" w:hint="default"/&gt;&lt;/w:rPr&gt;&lt;/w:lvl&gt;&lt;w:lvl w:ilvl="7" w:tplc="04190003" w:tentative="1"&gt;&lt;w:start w:val="1"/&gt;&lt;w:numFmt w:val="bullet"/&gt;&lt;w:lvlText w:val="o"/&gt;&lt;w:lvlJc w:val="left"/&gt;&lt;w:pPr&gt;&lt;w:ind w:left="5760" w:hanging="360"/&gt;&lt;/w:pPr&gt;&lt;w:rPr&gt;&lt;w:rFonts w:ascii="Courier New" w:hAnsi="Courier New" w:cs="Courier New" w:hint="default"/&gt;&lt;/w:rPr&gt;&lt;/w:lvl&gt;&lt;w:lvl w:ilvl="8" w:tplc="04190005" w:tentative="1"&gt;&lt;w:start w:val="1"/&gt;&lt;w:numFmt w:val="bullet"/&gt;&lt;w:lvlText w:val=""/&gt;&lt;w:lvlJc w:val="left"/&gt;&lt;w:pPr&gt;&lt;w:ind w:left="6480" w:hanging="360"/&gt;&lt;/w:pPr&gt;&lt;w:rPr&gt;&lt;w:rFonts w:ascii="Wingdings" w:hAnsi="Wingdings" w:hint="default"/&gt;&lt;/w:rPr&gt;&lt;/w:lvl&gt;&lt;/w:abstractNum&gt;&lt;w:abstractNum w:abstractNumId="9" w15:restartNumberingAfterBreak="0"&gt;&lt;w:nsid w:val="137A5744"/&gt;&lt;w:multiLevelType w:val="hybridMultilevel"/&gt;&lt;w:tmpl w:val="4008DAF2"/&gt;&lt;w:lvl w:ilvl="0" w:tplc="04190001"&gt;&lt;w:start w:val="1"/&gt;&lt;w:numFmt w:val="bullet"/&gt;&lt;w:lvlText w:val=""/&gt;&lt;w:lvlJc w:val="left"/&gt;&lt;w:pPr&gt;&lt;w:ind w:left="720" w:hanging="360"/&gt;&lt;/w:pPr&gt;&lt;w:rPr&gt;&lt;w:rFonts w:ascii="Symbol" w:hAnsi="Symbol" w:hint="default"/&gt;&lt;/w:rPr&gt;&lt;/w:lvl&gt;&lt;w:lvl w:ilvl="1" w:tplc="04190003" w:tentative="1"&gt;&lt;w:start w:val="1"/&gt;&lt;w:numFmt w:val="bullet"/&gt;&lt;w:lvlText w:val="o"/&gt;&lt;w:lvlJc w:val="left"/&gt;&lt;w:pPr&gt;&lt;w:ind w:left="1440" w:hanging="360"/&gt;&lt;/w:pPr&gt;&lt;w:rPr&gt;&lt;w:rFonts w:ascii="Courier New" w:hAnsi="Courier New" w:cs="Courier New" w:hint="default"/&gt;&lt;/w:rPr&gt;&lt;/w:lvl&gt;&lt;w:lvl w:ilvl="2" w:tplc="04190005" w:tentative="1"&gt;&lt;w:start w:val="1"/&gt;&lt;w:numFmt w:val="bullet"/&gt;&lt;w:lvlText w:val=""/&gt;&lt;w:lvlJc w:val="left"/&gt;&lt;w:pPr&gt;&lt;w:ind w:left="2160" w:hanging="360"/&gt;&lt;/w:pPr&gt;&lt;w:rPr&gt;&lt;w:rFonts w:ascii="Wingdings" w:hAnsi="Wingdings" w:hint="default"/&gt;&lt;/w:rPr&gt;&lt;/w:lvl&gt;&lt;w:lvl w:ilvl="3" w:tplc="04190001" w:tentative="1"&gt;&lt;w:start w:val="1"/&gt;&lt;w:numFmt w:val="bullet"/&gt;&lt;w:lvlText w:val=""/&gt;&lt;w:lvlJc w:val="left"/&gt;&lt;w:pPr&gt;&lt;w:ind w:left="2880" w:hanging="360"/&gt;&lt;/w:pPr&gt;&lt;w:rPr&gt;&lt;w:rFonts w:ascii="Symbol" w:hAnsi="Symbol" w:hint="default"/&gt;&lt;/w:rPr&gt;&lt;/w:lvl&gt;&lt;w:lvl w:ilvl="4" w:tplc="04190003" w:tentative="1"&gt;&lt;w:start w:val="1"/&gt;&lt;w:numFmt w:val="bullet"/&gt;&lt;w:lvlText w:val="o"/&gt;&lt;w:lvlJc w:val="left"/&gt;&lt;w:pPr&gt;&lt;w:ind w:left="3600" w:hanging="360"/&gt;&lt;/w:pPr&gt;&lt;w:rPr&gt;&lt;w:rFonts w:ascii="Courier New" w:hAnsi="Courier New" w:cs="Courier New" w:hint="default"/&gt;&lt;/w:rPr&gt;&lt;/w:lvl&gt;&lt;w:lvl w:ilvl="5" w:tplc="04190005" w:tentative="1"&gt;&lt;w:start w:val="1"/&gt;&lt;w:numFmt w:val="bullet"/&gt;&lt;w:lvlText w:val=""/&gt;&lt;w:lvlJc w:val="left"/&gt;&lt;w:pPr&gt;&lt;w:ind w:left="4320" w:hanging="360"/&gt;&lt;/w:pPr&gt;&lt;w:rPr&gt;&lt;w:rFonts w:ascii="Wingdings" w:hAnsi="Wingdings" w:hint="default"/&gt;&lt;/w:rPr&gt;&lt;/w:lvl&gt;&lt;w:lvl w:ilvl="6" w:tplc="04190001" w:tentative="1"&gt;&lt;w:start w:val="1"/&gt;&lt;w:numFmt w:val="bullet"/&gt;&lt;w:lvlText w:val=""/&gt;&lt;w:lvlJc w:val="left"/&gt;&lt;w:pPr&gt;&lt;w:ind w:left="5040" w:hanging="360"/&gt;&lt;/w:pPr&gt;&lt;w:rPr&gt;&lt;w:rFonts w:ascii="Symbol" w:hAnsi="Symbol" w:hint="default"/&gt;&lt;/w:rPr&gt;&lt;/w:lvl&gt;&lt;w:lvl w:ilvl="7" w:tplc="04190003" w:tentative="1"&gt;&lt;w:start w:val="1"/&gt;&lt;w:numFmt w:val="bullet"/&gt;&lt;w:lvlText w:val="o"/&gt;&lt;w:lvlJc w:val="left"/&gt;&lt;w:pPr&gt;&lt;w:ind w:left="5760" w:hanging="360"/&gt;&lt;/w:pPr&gt;&lt;w:rPr&gt;&lt;w:rFonts w:ascii="Courier New" w:hAnsi="Courier New" w:cs="Courier New" w:hint="default"/&gt;&lt;/w:rPr&gt;&lt;/w:lvl&gt;&lt;w:lvl w:ilvl="8" w:tplc="04190005"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w:val="139C0B17"/&gt;&lt;w:multiLevelType w:val="hybridMultilevel"/&gt;&lt;w:tmpl w:val="B9B26B32"/&gt;&lt;w:lvl w:ilvl="0" w:tplc="04190011"&gt;&lt;w:start w:val="1"/&gt;&lt;w:numFmt w:val="decimal"/&gt;&lt;w:lvlText w:val="%1)"/&gt;&lt;w:lvlJc w:val="left"/&gt;&lt;w:pPr&gt;&lt;w:ind w:left="720" w:hanging="360"/&gt;&lt;/w:pPr&gt;&lt;w:rPr&gt;&lt;w:rFonts w:hint="default"/&gt;&lt;/w:rPr&gt;&lt;/w:lvl&gt;&lt;w:lvl w:ilvl="1" w:tplc="04190019" w:tentative="1"&gt;&lt;w:start w:val="1"/&gt;&lt;w:numFmt w:val="lowerLetter"/&gt;&lt;w:lvlText w:val="%2."/&gt;&lt;w:lvlJc w:val="left"/&gt;&lt;w:pPr&gt;&lt;w:ind w:left="1440" w:hanging="360"/&gt;&lt;/w:pPr&gt;&lt;/w:lvl&gt;&lt;w:lvl w:ilvl="2" w:tplc="0419001B" w:tentative="1"&gt;&lt;w:start w:val="1"/&gt;&lt;w:numFmt w:val="lowerRoman"/&gt;&lt;w:lvlText w:val="%3."/&gt;&lt;w:lvlJc w:val="right"/&gt;&lt;w:pPr&gt;&lt;w:ind w:left="2160" w:hanging="180"/&gt;&lt;/w:pPr&gt;&lt;/w:lvl&gt;&lt;w:lvl w:ilvl="3" w:tplc="0419000F" w:tentative="1"&gt;&lt;w:start w:val="1"/&gt;&lt;w:numFmt w:val="decimal"/&gt;&lt;w:lvlText w:val="%4."/&gt;&lt;w:lvlJc w:val="left"/&gt;&lt;w:pPr&gt;&lt;w:ind w:left="2880" w:hanging="360"/&gt;&lt;/w:pPr&gt;&lt;/w:lvl&gt;&lt;w:lvl w:ilvl="4" w:tplc="04190019" w:tentative="1"&gt;&lt;w:start w:val="1"/&gt;&lt;w:numFmt w:val="lowerLetter"/&gt;&lt;w:lvlText w:val="%5."/&gt;&lt;w:lvlJc w:val="left"/&gt;&lt;w:pPr&gt;&lt;w:ind w:left="3600" w:hanging="360"/&gt;&lt;/w:pPr&gt;&lt;/w:lvl&gt;&lt;w:lvl w:ilvl="5" w:tplc="0419001B" w:tentative="1"&gt;&lt;w:start w:val="1"/&gt;&lt;w:numFmt w:val="lowerRoman"/&gt;&lt;w:lvlText w:val="%6."/&gt;&lt;w:lvlJc w:val="right"/&gt;&lt;w:pPr&gt;&lt;w:ind w:left="4320" w:hanging="180"/&gt;&lt;/w:pPr&gt;&lt;/w:lvl&gt;&lt;w:lvl w:ilvl="6" w:tplc="0419000F" w:tentative="1"&gt;&lt;w:start w:val="1"/&gt;&lt;w:numFmt w:val="decimal"/&gt;&lt;w:lvlText w:val="%7."/&gt;&lt;w:lvlJc w:val="left"/&gt;&lt;w:pPr&gt;&lt;w:ind w:left="5040" w:hanging="360"/&gt;&lt;/w:pPr&gt;&lt;/w:lvl&gt;&lt;w:lvl w:ilvl="7" w:tplc="04190019" w:tentative="1"&gt;&lt;w:start w:val="1"/&gt;&lt;w:numFmt w:val="lowerLetter"/&gt;&lt;w:lvlText w:val="%8."/&gt;&lt;w:lvlJc w:val="left"/&gt;&lt;w:pPr&gt;&lt;w:ind w:left="5760" w:hanging="360"/&gt;&lt;/w:pPr&gt;&lt;/w:lvl&gt;&lt;w:lvl w:ilvl="8" w:tplc="0419001B" w:tentative="1"&gt;&lt;w:start w:val="1"/&gt;&lt;w:numFmt w:val="lowerRoman"/&gt;&lt;w:lvlText w:val="%9."/&gt;&lt;w:lvlJc w:val="right"/&gt;&lt;w:pPr&gt;&lt;w:ind w:left="6480" w:hanging="180"/&gt;&lt;/w:pPr&gt;&lt;/w:lvl&gt;&lt;/w:abstractNum&gt;&lt;w:abstractNum w:abstractNumId="11" w15:restartNumberingAfterBreak="0"&gt;&lt;w:nsid w:val="145A628B"/&gt;&lt;w:multiLevelType w:val="hybridMultilevel"/&gt;&lt;w:tmpl w:val="8DD0FA32"/&gt;&lt;w:lvl w:ilvl="0" w:tplc="04190001"&gt;&lt;w:start w:val="1"/&gt;&lt;w:numFmt w:val="bullet"/&gt;&lt;w:lvlText w:val=""/&gt;&lt;w:lvlJc w:val="left"/&gt;&lt;w:pPr&gt;&lt;w:ind w:left="720" w:hanging="360"/&gt;&lt;/w:pPr&gt;&lt;w:rPr&gt;&lt;w:rFonts w:ascii="Symbol" w:hAnsi="Symbol" w:hint="default"/&gt;&lt;/w:rPr&gt;&lt;/w:lvl&gt;&lt;w:lvl w:ilvl="1" w:tplc="04190003" w:tentative="1"&gt;&lt;w:start w:val="1"/&gt;&lt;w:numFmt w:val="bullet"/&gt;&lt;w:lvlText w:val="o"/&gt;&lt;w:lvlJc w:val="left"/&gt;&lt;w:pPr&gt;&lt;w:ind w:left="1440" w:hanging="360"/&gt;&lt;/w:pPr&gt;&lt;w:rPr&gt;&lt;w:rFonts w:ascii="Courier New" w:hAnsi="Courier New" w:cs="Courier New" w:hint="default"/&gt;&lt;/w:rPr&gt;&lt;/w:lvl&gt;&lt;w:lvl w:ilvl="2" w:tplc="04190005" w:tentative="1"&gt;&lt;w:start w:val="1"/&gt;&lt;w:numFmt w:val="bullet"/&gt;&lt;w:lvlText w:val=""/&gt;&lt;w:lvlJc w:val="left"/&gt;&lt;w:pPr&gt;&lt;w:ind w:left="2160" w:hanging="360"/&gt;&lt;/w:pPr&gt;&lt;w:rPr&gt;&lt;w:rFonts w:ascii="Wingdings" w:hAnsi="Wingdings" w:hint="default"/&gt;&lt;/w:rPr&gt;&lt;/w:lvl&gt;&lt;w:lvl w:ilvl="3" w:tplc="04190001" w:tentative="1"&gt;&lt;w:start w:val="1"/&gt;&lt;w:numFmt w:val="bullet"/&gt;&lt;w:lvlText w:val=""/&gt;&lt;w:lvlJc w:val="left"/&gt;&lt;w:pPr&gt;&lt;w:ind w:left="2880" w:hanging="360"/&gt;&lt;/w:pPr&gt;&lt;w:rPr&gt;&lt;w:rFonts w:ascii="Symbol" w:hAnsi="Symbol" w:hint="default"/&gt;&lt;/w:rPr&gt;&lt;/w:lvl&gt;&lt;w:lvl w:ilvl="4" w:tplc="04190003" w:tentative="1"&gt;&lt;w:start w:val="1"/&gt;&lt;w:numFmt w:val="bullet"/&gt;&lt;w:lvlText w:val="o"/&gt;&lt;w:lvlJc w:val="left"/&gt;&lt;w:pPr&gt;&lt;w:ind w:left="3600" w:hanging="360"/&gt;&lt;/w:pPr&gt;&lt;w:rPr&gt;&lt;w:rFonts w:ascii="Courier New" w:hAnsi="Courier New" w:cs="Courier New" w:hint="default"/&gt;&lt;/w:rPr&gt;&lt;/w:lvl&gt;&lt;w:lvl w:ilvl="5" w:tplc="04190005" w:tentative="1"&gt;&lt;w:start w:val="1"/&gt;&lt;w:numFmt w:val="bullet"/&gt;&lt;w:lvlText w:val=""/&gt;&lt;w:lvlJc w:val="left"/&gt;&lt;w:pPr&gt;&lt;w:ind w:left="4320" w:hanging="360"/&gt;&lt;/w:pPr&gt;&lt;w:rPr&gt;&lt;w:rFonts w:ascii="Wingdings" w:hAnsi="Wingdings" w:hint="default"/&gt;&lt;/w:rPr&gt;&lt;/w:lvl&gt;&lt;w:lvl w:ilvl="6" w:tplc="04190001" w:tentative="1"&gt;&lt;w:start w:val="1"/&gt;&lt;w:numFmt w:val="bullet"/&gt;&lt;w:lvlText w:val=""/&gt;&lt;w:lvlJc w:val="left"/&gt;&lt;w:pPr&gt;&lt;w:ind w:left="5040" w:hanging="360"/&gt;&lt;/w:pPr&gt;&lt;w:rPr&gt;&lt;w:rFonts w:ascii="Symbol" w:hAnsi="Symbol" w:hint="default"/&gt;&lt;/w:rPr&gt;&lt;/w:lvl&gt;&lt;w:lvl w:ilvl="7" w:tplc="04190003" w:tentative="1"&gt;&lt;w:start w:val="1"/&gt;&lt;w:numFmt w:val="bullet"/&gt;&lt;w:lvlText w:val="o"/&gt;&lt;w:lvlJc w:val="left"/&gt;&lt;w:pPr&gt;&lt;w:ind w:left="5760" w:hanging="360"/&gt;&lt;/w:pPr&gt;&lt;w:rPr&gt;&lt;w:rFonts w:ascii="Courier New" w:hAnsi="Courier New" w:cs="Courier New" w:hint="default"/&gt;&lt;/w:rPr&gt;&lt;/w:lvl&gt;&lt;w:lvl w:ilvl="8" w:tplc="04190005"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w:val="14926AAA"/&gt;&lt;w:multiLevelType w:val="hybridMultilevel"/&gt;&lt;w:tmpl w:val="5994124C"/&gt;&lt;w:lvl w:ilvl="0" w:tplc="04190011"&gt;&lt;w:start w:val="1"/&gt;&lt;w:numFmt w:val="decimal"/&gt;&lt;w:lvlText w:val="%1)"/&gt;&lt;w:lvlJc w:val="left"/&gt;&lt;w:pPr&gt;&lt;w:ind w:left="360" w:hanging="360"/&gt;&lt;/w:pPr&gt;&lt;w:rPr&gt;&lt;w:rFonts w:hint="default"/&gt;&lt;/w:rPr&gt;&lt;/w:lvl&gt;&lt;w:lvl w:ilvl="1" w:tplc="04190019" w:tentative="1"&gt;&lt;w:start w:val="1"/&gt;&lt;w:numFmt w:val="lowerLetter"/&gt;&lt;w:lvlText w:val="%2."/&gt;&lt;w:lvlJc w:val="left"/&gt;&lt;w:pPr&gt;&lt;w:ind w:left="1080" w:hanging="360"/&gt;&lt;/w:pPr&gt;&lt;/w:lvl&gt;&lt;w:lvl w:ilvl="2" w:tplc="0419001B" w:tentative="1"&gt;&lt;w:start w:val="1"/&gt;&lt;w:numFmt w:val="lowerRoman"/&gt;&lt;w:lvlText w:val="%3."/&gt;&lt;w:lvlJc w:val="right"/&gt;&lt;w:pPr&gt;&lt;w:ind w:left="1800" w:hanging="180"/&gt;&lt;/w:pPr&gt;&lt;/w:lvl&gt;&lt;w:lvl w:ilvl="3" w:tplc="0419000F" w:tentative="1"&gt;&lt;w:start w:val="1"/&gt;&lt;w:numFmt w:val="decimal"/&gt;&lt;w:lvlText w:val="%4."/&gt;&lt;w:lvlJc w:val="left"/&gt;&lt;w:pPr&gt;&lt;w:ind w:left="2520" w:hanging="360"/&gt;&lt;/w:pPr&gt;&lt;/w:lvl&gt;&lt;w:lvl w:ilvl="4" w:tplc="04190019" w:tentative="1"&gt;&lt;w:start w:val="1"/&gt;&lt;w:numFmt w:val="lowerLetter"/&gt;&lt;w:lvlText w:val="%5."/&gt;&lt;w:lvlJc w:val="left"/&gt;&lt;w:pPr&gt;&lt;w:ind w:left="3240" w:hanging="360"/&gt;&lt;/w:pPr&gt;&lt;/w:lvl&gt;&lt;w:lvl w:ilvl="5" w:tplc="0419001B" w:tentative="1"&gt;&lt;w:start w:val="1"/&gt;&lt;w:numFmt w:val="lowerRoman"/&gt;&lt;w:lvlText w:val="%6."/&gt;&lt;w:lvlJc w:val="right"/&gt;&lt;w:pPr&gt;&lt;w:ind w:left="3960" w:hanging="180"/&gt;&lt;/w:pPr&gt;&lt;/w:lvl&gt;&lt;w:lvl w:ilvl="6" w:tplc="0419000F" w:tentative="1"&gt;&lt;w:start w:val="1"/&gt;&lt;w:numFmt w:val="decimal"/&gt;&lt;w:lvlText w:val="%7."/&gt;&lt;w:lvlJc w:val="left"/&gt;&lt;w:pPr&gt;&lt;w:ind w:left="4680" w:hanging="360"/&gt;&lt;/w:pPr&gt;&lt;/w:lvl&gt;&lt;w:lvl w:ilvl="7" w:tplc="04190019" w:tentative="1"&gt;&lt;w:start w:val="1"/&gt;&lt;w:numFmt w:val="lowerLetter"/&gt;&lt;w:lvlText w:val="%8."/&gt;&lt;w:lvlJc w:val="left"/&gt;&lt;w:pPr&gt;&lt;w:ind w:left="5400" w:hanging="360"/&gt;&lt;/w:pPr&gt;&lt;/w:lvl&gt;&lt;w:lvl w:ilvl="8" w:tplc="0419001B" w:tentative="1"&gt;&lt;w:start w:val="1"/&gt;&lt;w:numFmt w:val="lowerRoman"/&gt;&lt;w:lvlText w:val="%9."/&gt;&lt;w:lvlJc w:val="right"/&gt;&lt;w:pPr&gt;&lt;w:ind w:left="6120" w:hanging="180"/&gt;&lt;/w:pPr&gt;&lt;/w:lvl&gt;&lt;/w:abstractNum&gt;&lt;w:abstractNum w:abstractNumId="13" w15:restartNumberingAfterBreak="0"&gt;&lt;w:nsid w:val="167A0DF0"/&gt;&lt;w:multiLevelType w:val="hybridMultilevel"/&gt;&lt;w:tmpl w:val="AB847DA2"/&gt;&lt;w:lvl w:ilvl="0" w:tplc="04190001"&gt;&lt;w:start w:val="1"/&gt;&lt;w:numFmt w:val="bullet"/&gt;&lt;w:lvlText w:val=""/&gt;&lt;w:lvlJc w:val="left"/&gt;&lt;w:pPr&gt;&lt;w:ind w:left="720" w:hanging="360"/&gt;&lt;/w:pPr&gt;&lt;w:rPr&gt;&lt;w:rFonts w:ascii="Symbol" w:hAnsi="Symbol" w:hint="default"/&gt;&lt;/w:rPr&gt;&lt;/w:lvl&gt;&lt;w:lvl w:ilvl="1" w:tplc="04190003" w:tentative="1"&gt;&lt;w:start w:val="1"/&gt;&lt;w:numFmt w:val="bullet"/&gt;&lt;w:lvlText w:val="o"/&gt;&lt;w:lvlJc w:val="left"/&gt;&lt;w:pPr&gt;&lt;w:ind w:left="1440" w:hanging="360"/&gt;&lt;/w:pPr&gt;&lt;w:rPr&gt;&lt;w:rFonts w:ascii="Courier New" w:hAnsi="Courier New" w:cs="Courier New" w:hint="default"/&gt;&lt;/w:rPr&gt;&lt;/w:lvl&gt;&lt;w:lvl w:ilvl="2" w:tplc="04190005" w:tentative="1"&gt;&lt;w:start w:val="1"/&gt;&lt;w:numFmt w:val="bullet"/&gt;&lt;w:lvlText w:val=""/&gt;&lt;w:lvlJc w:val="left"/&gt;&lt;w:pPr&gt;&lt;w:ind w:left="2160" w:hanging="360"/&gt;&lt;/w:pPr&gt;&lt;w:rPr&gt;&lt;w:rFonts w:ascii="Wingdings" w:hAnsi="Wingdings" w:hint="default"/&gt;&lt;/w:rPr&gt;&lt;/w:lvl&gt;&lt;w:lvl w:ilvl="3" w:tplc="04190001" w:tentative="1"&gt;&lt;w:start w:val="1"/&gt;&lt;w:numFmt w:val="bullet"/&gt;&lt;w:lvlText w:val=""/&gt;&lt;w:lvlJc w:val="left"/&gt;&lt;w:pPr&gt;&lt;w:ind w:left="2880" w:hanging="360"/&gt;&lt;/w:pPr&gt;&lt;w:rPr&gt;&lt;w:rFonts w:ascii="Symbol" w:hAnsi="Symbol" w:hint="default"/&gt;&lt;/w:rPr&gt;&lt;/w:lvl&gt;&lt;w:lvl w:ilvl="4" w:tplc="04190003" w:tentative="1"&gt;&lt;w:start w:val="1"/&gt;&lt;w:numFmt w:val="bullet"/&gt;&lt;w:lvlText w:val="o"/&gt;&lt;w:lvlJc w:val="left"/&gt;&lt;w:pPr&gt;&lt;w:ind w:left="3600" w:hanging="360"/&gt;&lt;/w:pPr&gt;&lt;w:rPr&gt;&lt;w:rFonts w:ascii="Courier New" w:hAnsi="Courier New" w:cs="Courier New" w:hint="default"/&gt;&lt;/w:rPr&gt;&lt;/w:lvl&gt;&lt;w:lvl w:ilvl="5" w:tplc="04190005" w:tentative="1"&gt;&lt;w:start w:val="1"/&gt;&lt;w:numFmt w:val="bullet"/&gt;&lt;w:lvlText w:val=""/&gt;&lt;w:lvlJc w:val="left"/&gt;&lt;w:pPr&gt;&lt;w:ind w:left="4320" w:hanging="360"/&gt;&lt;/w:pPr&gt;&lt;w:rPr&gt;&lt;w:rFonts w:ascii="Wingdings" w:hAnsi="Wingdings" w:hint="default"/&gt;&lt;/w:rPr&gt;&lt;/w:lvl&gt;&lt;w:lvl w:ilvl="6" w:tplc="04190001" w:tentative="1"&gt;&lt;w:start w:val="1"/&gt;&lt;w:numFmt w:val="bullet"/&gt;&lt;w:lvlText w:val=""/&gt;&lt;w:lvlJc w:val="left"/&gt;&lt;w:pPr&gt;&lt;w:ind w:left="5040" w:hanging="360"/&gt;&lt;/w:pPr&gt;&lt;w:rPr&gt;&lt;w:rFonts w:ascii="Symbol" w:hAnsi="Symbol" w:hint="default"/&gt;&lt;/w:rPr&gt;&lt;/w:lvl&gt;&lt;w:lvl w:ilvl="7" w:tplc="04190003" w:tentative="1"&gt;&lt;w:start w:val="1"/&gt;&lt;w:numFmt w:val="bullet"/&gt;&lt;w:lvlText w:val="o"/&gt;&lt;w:lvlJc w:val="left"/&gt;&lt;w:pPr&gt;&lt;w:ind w:left="5760" w:hanging="360"/&gt;&lt;/w:pPr&gt;&lt;w:rPr&gt;&lt;w:rFonts w:ascii="Courier New" w:hAnsi="Courier New" w:cs="Courier New" w:hint="default"/&gt;&lt;/w:rPr&gt;&lt;/w:lvl&gt;&lt;w:lvl w:ilvl="8" w:tplc="04190005"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w:val="179202B6"/&gt;&lt;w:multiLevelType w:val="hybridMultilevel"/&gt;&lt;w:tmpl w:val="78B40542"/&gt;&lt;w:lvl w:ilvl="0" w:tplc="04190001"&gt;&lt;w:start w:val="1"/&gt;&lt;w:numFmt w:val="bullet"/&gt;&lt;w:lvlText w:val=""/&gt;&lt;w:lvlJc w:val="left"/&gt;&lt;w:pPr&gt;&lt;w:ind w:left="720" w:hanging="360"/&gt;&lt;/w:pPr&gt;&lt;w:rPr&gt;&lt;w:rFonts w:ascii="Symbol" w:hAnsi="Symbol" w:hint="default"/&gt;&lt;/w:rPr&gt;&lt;/w:lvl&gt;&lt;w:lvl w:ilvl="1" w:tplc="04190003" w:tentative="1"&gt;&lt;w:start w:val="1"/&gt;&lt;w:numFmt w:val="bullet"/&gt;&lt;w:lvlText w:val="o"/&gt;&lt;w:lvlJc w:val="left"/&gt;&lt;w:pPr&gt;&lt;w:ind w:left="1440" w:hanging="360"/&gt;&lt;/w:pPr&gt;&lt;w:rPr&gt;&lt;w:rFonts w:ascii="Courier New" w:hAnsi="Courier New" w:cs="Courier New" w:hint="default"/&gt;&lt;/w:rPr&gt;&lt;/w:lvl&gt;&lt;w:lvl w:ilvl="2" w:tplc="04190005" w:tentative="1"&gt;&lt;w:start w:val="1"/&gt;&lt;w:numFmt w:val="bullet"/&gt;&lt;w:lvlText w:val=""/&gt;&lt;w:lvlJc w:val="left"/&gt;&lt;w:pPr&gt;&lt;w:ind w:left="2160" w:hanging="360"/&gt;&lt;/w:pPr&gt;&lt;w:rPr&gt;&lt;w:rFonts w:ascii="Wingdings" w:hAnsi="Wingdings" w:hint="default"/&gt;&lt;/w:rPr&gt;&lt;/w:lvl&gt;&lt;w:lvl w:ilvl="3" w:tplc="04190001" w:tentative="1"&gt;&lt;w:start w:val="1"/&gt;&lt;w:numFmt w:val="bullet"/&gt;&lt;w:lvlText w:val=""/&gt;&lt;w:lvlJc w:val="left"/&gt;&lt;w:pPr&gt;&lt;w:ind w:left="2880" w:hanging="360"/&gt;&lt;/w:pPr&gt;&lt;w:rPr&gt;&lt;w:rFonts w:ascii="Symbol" w:hAnsi="Symbol" w:hint="default"/&gt;&lt;/w:rPr&gt;&lt;/w:lvl&gt;&lt;w:lvl w:ilvl="4" w:tplc="04190003" w:tentative="1"&gt;&lt;w:start w:val="1"/&gt;&lt;w:numFmt w:val="bullet"/&gt;&lt;w:lvlText w:val="o"/&gt;&lt;w:lvlJc w:val="left"/&gt;&lt;w:pPr&gt;&lt;w:ind w:left="3600" w:hanging="360"/&gt;&lt;/w:pPr&gt;&lt;w:rPr&gt;&lt;w:rFonts w:ascii="Courier New" w:hAnsi="Courier New" w:cs="Courier New" w:hint="default"/&gt;&lt;/w:rPr&gt;&lt;/w:lvl&gt;&lt;w:lvl w:ilvl="5" w:tplc="04190005" w:tentative="1"&gt;&lt;w:start w:val="1"/&gt;&lt;w:numFmt w:val="bullet"/&gt;&lt;w:lvlText w:val=""/&gt;&lt;w:lvlJc w:val="left"/&gt;&lt;w:pPr&gt;&lt;w:ind w:left="4320" w:hanging="360"/&gt;&lt;/w:pPr&gt;&lt;w:rPr&gt;&lt;w:rFonts w:ascii="Wingdings" w:hAnsi="Wingdings" w:hint="default"/&gt;&lt;/w:rPr&gt;&lt;/w:lvl&gt;&lt;w:lvl w:ilvl="6" w:tplc="04190001" w:tentative="1"&gt;&lt;w:start w:val="1"/&gt;&lt;w:numFmt w:val="bullet"/&gt;&lt;w:lvlText w:val=""/&gt;&lt;w:lvlJc w:val="left"/&gt;&lt;w:pPr&gt;&lt;w:ind w:left="5040" w:hanging="360"/&gt;&lt;/w:pPr&gt;&lt;w:rPr&gt;&lt;w:rFonts w:ascii="Symbol" w:hAnsi="Symbol" w:hint="default"/&gt;&lt;/w:rPr&gt;&lt;/w:lvl&gt;&lt;w:lvl w:ilvl="7" w:tplc="04190003" w:tentative="1"&gt;&lt;w:start w:val="1"/&gt;&lt;w:numFmt w:val="bullet"/&gt;&lt;w:lvlText w:val="o"/&gt;&lt;w:lvlJc w:val="left"/&gt;&lt;w:pPr&gt;&lt;w:ind w:left="5760" w:hanging="360"/&gt;&lt;/w:pPr&gt;&lt;w:rPr&gt;&lt;w:rFonts w:ascii="Courier New" w:hAnsi="Courier New" w:cs="Courier New" w:hint="default"/&gt;&lt;/w:rPr&gt;&lt;/w:lvl&gt;&lt;w:lvl w:ilvl="8" w:tplc="04190005"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w:val="1C5B0070"/&gt;&lt;w:multiLevelType w:val="hybridMultilevel"/&gt;&lt;w:tmpl w:val="E6CCAC0E"/&gt;&lt;w:lvl w:ilvl="0" w:tplc="04190001"&gt;&lt;w:start w:val="1"/&gt;&lt;w:numFmt w:val="bullet"/&gt;&lt;w:lvlText w:val=""/&gt;&lt;w:lvlJc w:val="left"/&gt;&lt;w:pPr&gt;&lt;w:ind w:left="720" w:hanging="360"/&gt;&lt;/w:pPr&gt;&lt;w:rPr&gt;&lt;w:rFonts w:ascii="Symbol" w:hAnsi="Symbol" w:hint="default"/&gt;&lt;/w:rPr&gt;&lt;/w:lvl&gt;&lt;w:lvl w:ilvl="1" w:tplc="04190003" w:tentative="1"&gt;&lt;w:start w:val="1"/&gt;&lt;w:numFmt w:val="bullet"/&gt;&lt;w:lvlText w:val="o"/&gt;&lt;w:lvlJc w:val="left"/&gt;&lt;w:pPr&gt;&lt;w:ind w:left="1440" w:hanging="360"/&gt;&lt;/w:pPr&gt;&lt;w:rPr&gt;&lt;w:rFonts w:ascii="Courier New" w:hAnsi="Courier New" w:cs="Courier New" w:hint="default"/&gt;&lt;/w:rPr&gt;&lt;/w:lvl&gt;&lt;w:lvl w:ilvl="2" w:tplc="04190005" w:tentative="1"&gt;&lt;w:start w:val="1"/&gt;&lt;w:numFmt w:val="bullet"/&gt;&lt;w:lvlText w:val=""/&gt;&lt;w:lvlJc w:val="left"/&gt;&lt;w:pPr&gt;&lt;w:ind w:left="2160" w:hanging="360"/&gt;&lt;/w:pPr&gt;&lt;w:rPr&gt;&lt;w:rFonts w:ascii="Wingdings" w:hAnsi="Wingdings" w:hint="default"/&gt;&lt;/w:rPr&gt;&lt;/w:lvl&gt;&lt;w:lvl w:ilvl="3" w:tplc="04190001" w:tentative="1"&gt;&lt;w:start w:val="1"/&gt;&lt;w:numFmt w:val="bullet"/&gt;&lt;w:lvlText w:val=""/&gt;&lt;w:lvlJc w:val="left"/&gt;&lt;w:pPr&gt;&lt;w:ind w:left="2880" w:hanging="360"/&gt;&lt;/w:pPr&gt;&lt;w:rPr&gt;&lt;w:rFonts w:ascii="Symbol" w:hAnsi="Symbol" w:hint="default"/&gt;&lt;/w:rPr&gt;&lt;/w:lvl&gt;&lt;w:lvl w:ilvl="4" w:tplc="04190003" w:tentative="1"&gt;&lt;w:start w:val="1"/&gt;&lt;w:numFmt w:val="bullet"/&gt;&lt;w:lvlText w:val="o"/&gt;&lt;w:lvlJc w:val="left"/&gt;&lt;w:pPr&gt;&lt;w:ind w:left="3600" w:hanging="360"/&gt;&lt;/w:pPr&gt;&lt;w:rPr&gt;&lt;w:rFonts w:ascii="Courier New" w:hAnsi="Courier New" w:cs="Courier New" w:hint="default"/&gt;&lt;/w:rPr&gt;&lt;/w:lvl&gt;&lt;w:lvl w:ilvl="5" w:tplc="04190005" w:tentative="1"&gt;&lt;w:start w:val="1"/&gt;&lt;w:numFmt w:val="bullet"/&gt;&lt;w:lvlText w:val=""/&gt;&lt;w:lvlJc w:val="left"/&gt;&lt;w:pPr&gt;&lt;w:ind w:left="4320" w:hanging="360"/&gt;&lt;/w:pPr&gt;&lt;w:rPr&gt;&lt;w:rFonts w:ascii="Wingdings" w:hAnsi="Wingdings" w:hint="default"/&gt;&lt;/w:rPr&gt;&lt;/w:lvl&gt;&lt;w:lvl w:ilvl="6" w:tplc="04190001" w:tentative="1"&gt;&lt;w:start w:val="1"/&gt;&lt;w:numFmt w:val="bullet"/&gt;&lt;w:lvlText w:val=""/&gt;&lt;w:lvlJc w:val="left"/&gt;&lt;w:pPr&gt;&lt;w:ind w:left="5040" w:hanging="360"/&gt;&lt;/w:pPr&gt;&lt;w:rPr&gt;&lt;w:rFonts w:ascii="Symbol" w:hAnsi="Symbol" w:hint="default"/&gt;&lt;/w:rPr&gt;&lt;/w:lvl&gt;&lt;w:lvl w:ilvl="7" w:tplc="04190003" w:tentative="1"&gt;&lt;w:start w:val="1"/&gt;&lt;w:numFmt w:val="bullet"/&gt;&lt;w:lvlText w:val="o"/&gt;&lt;w:lvlJc w:val="left"/&gt;&lt;w:pPr&gt;&lt;w:ind w:left="5760" w:hanging="360"/&gt;&lt;/w:pPr&gt;&lt;w:rPr&gt;&lt;w:rFonts w:ascii="Courier New" w:hAnsi="Courier New" w:cs="Courier New" w:hint="default"/&gt;&lt;/w:rPr&gt;&lt;/w:lvl&gt;&lt;w:lvl w:ilvl="8" w:tplc="04190005"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w:val="1DCF3715"/&gt;&lt;w:multiLevelType w:val="multilevel"/&gt;&lt;w:tmpl w:val="A1C47E6E"/&gt;&lt;w:lvl w:ilvl="0"&gt;&lt;w:numFmt w:val="bullet"/&gt;&lt;w:lvlText w:val="•"/&gt;&lt;w:lvlJc w:val="left"/&gt;&lt;w:pPr&gt;&lt;w:ind w:left="720" w:hanging="360"/&gt;&lt;/w:pPr&gt;&lt;w:rPr&gt;&lt;w:rFonts w:ascii="OpenSymbol" w:eastAsia="Times New Roman" w:hAnsi="OpenSymbol"/&gt;&lt;/w:rPr&gt;&lt;/w:lvl&gt;&lt;w:lvl w:ilvl="1"&gt;&lt;w:numFmt w:val="bullet"/&gt;&lt;w:lvlText w:val="◦"/&gt;&lt;w:lvlJc w:val="left"/&gt;&lt;w:pPr&gt;&lt;w:ind w:left="1080" w:hanging="360"/&gt;&lt;/w:pPr&gt;&lt;w:rPr&gt;&lt;w:rFonts w:ascii="OpenSymbol" w:eastAsia="Times New Roman" w:hAnsi="OpenSymbol"/&gt;&lt;/w:rPr&gt;&lt;/w:lvl&gt;&lt;w:lvl w:ilvl="2"&gt;&lt;w:numFmt w:val="bullet"/&gt;&lt;w:lvlText w:val="▪"/&gt;&lt;w:lvlJc w:val="left"/&gt;&lt;w:pPr&gt;&lt;w:ind w:left="1440" w:hanging="360"/&gt;&lt;/w:pPr&gt;&lt;w:rPr&gt;&lt;w:rFonts w:ascii="OpenSymbol" w:eastAsia="Times New Roman" w:hAnsi="OpenSymbol"/&gt;&lt;/w:rPr&gt;&lt;/w:lvl&gt;&lt;w:lvl w:ilvl="3"&gt;&lt;w:numFmt w:val="bullet"/&gt;&lt;w:lvlText w:val="•"/&gt;&lt;w:lvlJc w:val="left"/&gt;&lt;w:pPr&gt;&lt;w:ind w:left="1800" w:hanging="360"/&gt;&lt;/w:pPr&gt;&lt;w:rPr&gt;&lt;w:rFonts w:ascii="OpenSymbol" w:eastAsia="Times New Roman" w:hAnsi="OpenSymbol"/&gt;&lt;/w:rPr&gt;&lt;/w:lvl&gt;&lt;w:lvl w:ilvl="4"&gt;&lt;w:numFmt w:val="bullet"/&gt;&lt;w:lvlText w:val="◦"/&gt;&lt;w:lvlJc w:val="left"/&gt;&lt;w:pPr&gt;&lt;w:ind w:left="2160" w:hanging="360"/&gt;&lt;/w:pPr&gt;&lt;w:rPr&gt;&lt;w:rFonts w:ascii="OpenSymbol" w:eastAsia="Times New Roman" w:hAnsi="OpenSymbol"/&gt;&lt;/w:rPr&gt;&lt;/w:lvl&gt;&lt;w:lvl w:ilvl="5"&gt;&lt;w:numFmt w:val="bullet"/&gt;&lt;w:lvlText w:val="▪"/&gt;&lt;w:lvlJc w:val="left"/&gt;&lt;w:pPr&gt;&lt;w:ind w:left="2520" w:hanging="360"/&gt;&lt;/w:pPr&gt;&lt;w:rPr&gt;&lt;w:rFonts w:ascii="OpenSymbol" w:eastAsia="Times New Roman" w:hAnsi="OpenSymbol"/&gt;&lt;/w:rPr&gt;&lt;/w:lvl&gt;&lt;w:lvl w:ilvl="6"&gt;&lt;w:numFmt w:val="bullet"/&gt;&lt;w:lvlText w:val="•"/&gt;&lt;w:lvlJc w:val="left"/&gt;&lt;w:pPr&gt;&lt;w:ind w:left="2880" w:hanging="360"/&gt;&lt;/w:pPr&gt;&lt;w:rPr&gt;&lt;w:rFonts w:ascii="OpenSymbol" w:eastAsia="Times New Roman" w:hAnsi="OpenSymbol"/&gt;&lt;/w:rPr&gt;&lt;/w:lvl&gt;&lt;w:lvl w:ilvl="7"&gt;&lt;w:numFmt w:val="bullet"/&gt;&lt;w:lvlText w:val="◦"/&gt;&lt;w:lvlJc w:val="left"/&gt;&lt;w:pPr&gt;&lt;w:ind w:left="3240" w:hanging="360"/&gt;&lt;/w:pPr&gt;&lt;w:rPr&gt;&lt;w:rFonts w:ascii="OpenSymbol" w:eastAsia="Times New Roman" w:hAnsi="OpenSymbol"/&gt;&lt;/w:rPr&gt;&lt;/w:lvl&gt;&lt;w:lvl w:ilvl="8"&gt;&lt;w:numFmt w:val="bullet"/&gt;&lt;w:lvlText w:val="▪"/&gt;&lt;w:lvlJc w:val="left"/&gt;&lt;w:pPr&gt;&lt;w:ind w:left="3600" w:hanging="360"/&gt;&lt;/w:pPr&gt;&lt;w:rPr&gt;&lt;w:rFonts w:ascii="OpenSymbol" w:eastAsia="Times New Roman" w:hAnsi="OpenSymbol"/&gt;&lt;/w:rPr&gt;&lt;/w:lvl&gt;&lt;/w:abstractNum&gt;&lt;w:abstractNum w:abstractNumId="17" w15:restartNumberingAfterBreak="0"&gt;&lt;w:nsid w:val="1E851A31"/&gt;&lt;w:multiLevelType w:val="hybridMultilevel"/&gt;&lt;w:tmpl w:val="05865992"/&gt;&lt;w:lvl w:ilvl="0" w:tplc="04190001"&gt;&lt;w:start w:val="1"/&gt;&lt;w:numFmt w:val="bullet"/&gt;&lt;w:lvlText w:val=""/&gt;&lt;w:lvlJc w:val="left"/&gt;&lt;w:pPr&gt;&lt;w:ind w:left="720" w:hanging="360"/&gt;&lt;/w:pPr&gt;&lt;w:rPr&gt;&lt;w:rFonts w:ascii="Symbol" w:hAnsi="Symbol" w:hint="default"/&gt;&lt;/w:rPr&gt;&lt;/w:lvl&gt;&lt;w:lvl w:ilvl="1" w:tplc="04190003" w:tentative="1"&gt;&lt;w:start w:val="1"/&gt;&lt;w:numFmt w:val="bullet"/&gt;&lt;w:lvlText w:val="o"/&gt;&lt;w:lvlJc w:val="left"/&gt;&lt;w:pPr&gt;&lt;w:ind w:left="1440" w:hanging="360"/&gt;&lt;/w:pPr&gt;&lt;w:rPr&gt;&lt;w:rFonts w:ascii="Courier New" w:hAnsi="Courier New" w:cs="Courier New" w:hint="default"/&gt;&lt;/w:rPr&gt;&lt;/w:lvl&gt;&lt;w:lvl w:ilvl="2" w:tplc="04190005" w:tentative="1"&gt;&lt;w:start w:val="1"/&gt;&lt;w:numFmt w:val="bullet"/&gt;&lt;w:lvlText w:val=""/&gt;&lt;w:lvlJc w:val="left"/&gt;&lt;w:pPr&gt;&lt;w:ind w:left="2160" w:hanging="360"/&gt;&lt;/w:pPr&gt;&lt;w:rPr&gt;&lt;w:rFonts w:ascii="Wingdings" w:hAnsi="Wingdings" w:hint="default"/&gt;&lt;/w:rPr&gt;&lt;/w:lvl&gt;&lt;w:lvl w:ilvl="3" w:tplc="04190001" w:tentative="1"&gt;&lt;w:start w:val="1"/&gt;&lt;w:numFmt w:val="bullet"/&gt;&lt;w:lvlText w:val=""/&gt;&lt;w:lvlJc w:val="left"/&gt;&lt;w:pPr&gt;&lt;w:ind w:left="2880" w:hanging="360"/&gt;&lt;/w:pPr&gt;&lt;w:rPr&gt;&lt;w:rFonts w:ascii="Symbol" w:hAnsi="Symbol" w:hint="default"/&gt;&lt;/w:rPr&gt;&lt;/w:lvl&gt;&lt;w:lvl w:ilvl="4" w:tplc="04190003" w:tentative="1"&gt;&lt;w:start w:val="1"/&gt;&lt;w:numFmt w:val="bullet"/&gt;&lt;w:lvlText w:val="o"/&gt;&lt;w:lvlJc w:val="left"/&gt;&lt;w:pPr&gt;&lt;w:ind w:left="3600" w:hanging="360"/&gt;&lt;/w:pPr&gt;&lt;w:rPr&gt;&lt;w:rFonts w:ascii="Courier New" w:hAnsi="Courier New" w:cs="Courier New" w:hint="default"/&gt;&lt;/w:rPr&gt;&lt;/w:lvl&gt;&lt;w:lvl w:ilvl="5" w:tplc="04190005" w:tentative="1"&gt;&lt;w:start w:val="1"/&gt;&lt;w:numFmt w:val="bullet"/&gt;&lt;w:lvlText w:val=""/&gt;&lt;w:lvlJc w:val="left"/&gt;&lt;w:pPr&gt;&lt;w:ind w:left="4320" w:hanging="360"/&gt;&lt;/w:pPr&gt;&lt;w:rPr&gt;&lt;w:rFonts w:ascii="Wingdings" w:hAnsi="Wingdings" w:hint="default"/&gt;&lt;/w:rPr&gt;&lt;/w:lvl&gt;&lt;w:lvl w:ilvl="6" w:tplc="04190001" w:tentative="1"&gt;&lt;w:start w:val="1"/&gt;&lt;w:numFmt w:val="bullet"/&gt;&lt;w:lvlText w:val=""/&gt;&lt;w:lvlJc w:val="left"/&gt;&lt;w:pPr&gt;&lt;w:ind w:left="5040" w:hanging="360"/&gt;&lt;/w:pPr&gt;&lt;w:rPr&gt;&lt;w:rFonts w:ascii="Symbol" w:hAnsi="Symbol" w:hint="default"/&gt;&lt;/w:rPr&gt;&lt;/w:lvl&gt;&lt;w:lvl w:ilvl="7" w:tplc="04190003" w:tentative="1"&gt;&lt;w:start w:val="1"/&gt;&lt;w:numFmt w:val="bullet"/&gt;&lt;w:lvlText w:val="o"/&gt;&lt;w:lvlJc w:val="left"/&gt;&lt;w:pPr&gt;&lt;w:ind w:left="5760" w:hanging="360"/&gt;&lt;/w:pPr&gt;&lt;w:rPr&gt;&lt;w:rFonts w:ascii="Courier New" w:hAnsi="Courier New" w:cs="Courier New" w:hint="default"/&gt;&lt;/w:rPr&gt;&lt;/w:lvl&gt;&lt;w:lvl w:ilvl="8" w:tplc="04190005" w:tentative="1"&gt;&lt;w:start w:val="1"/&gt;&lt;w:numFmt w:val="bullet"/&gt;&lt;w:lvlText w:val=""/&gt;&lt;w:lvlJc w:val="left"/&gt;&lt;w:pPr&gt;&lt;w:ind w:left="6480" w:hanging="360"/&gt;&lt;/w:pPr&gt;&lt;w:rPr&gt;&lt;w:rFonts w:ascii="Wingdings" w:hAnsi="Wingdings" w:hint="default"/&gt;&lt;/w:rPr&gt;&lt;/w:lvl&gt;&lt;/w:abstractNum&gt;&lt;w:abstractNum w:abstractNumId="18" w15:restartNumberingAfterBreak="0"&gt;&lt;w:nsid w:val="21C71387"/&gt;&lt;w:multiLevelType w:val="hybridMultilevel"/&gt;&lt;w:tmpl w:val="5994124C"/&gt;&lt;w:lvl w:ilvl="0" w:tplc="04190011"&gt;&lt;w:start w:val="1"/&gt;&lt;w:numFmt w:val="decimal"/&gt;&lt;w:lvlText w:val="%1)"/&gt;&lt;w:lvlJc w:val="left"/&gt;&lt;w:pPr&gt;&lt;w:ind w:left="360" w:hanging="360"/&gt;&lt;/w:pPr&gt;&lt;w:rPr&gt;&lt;w:rFonts w:hint="default"/&gt;&lt;/w:rPr&gt;&lt;/w:lvl&gt;&lt;w:lvl w:ilvl="1" w:tplc="04190019" w:tentative="1"&gt;&lt;w:start w:val="1"/&gt;&lt;w:numFmt w:val="lowerLetter"/&gt;&lt;w:lvlText w:val="%2."/&gt;&lt;w:lvlJc w:val="left"/&gt;&lt;w:pPr&gt;&lt;w:ind w:left="1080" w:hanging="360"/&gt;&lt;/w:pPr&gt;&lt;/w:lvl&gt;&lt;w:lvl w:ilvl="2" w:tplc="0419001B" w:tentative="1"&gt;&lt;w:start w:val="1"/&gt;&lt;w:numFmt w:val="lowerRoman"/&gt;&lt;w:lvlText w:val="%3."/&gt;&lt;w:lvlJc w:val="right"/&gt;&lt;w:pPr&gt;&lt;w:ind w:left="1800" w:hanging="180"/&gt;&lt;/w:pPr&gt;&lt;/w:lvl&gt;&lt;w:lvl w:ilvl="3" w:tplc="0419000F" w:tentative="1"&gt;&lt;w:start w:val="1"/&gt;&lt;w:numFmt w:val="decimal"/&gt;&lt;w:lvlText w:val="%4."/&gt;&lt;w:lvlJc w:val="left"/&gt;&lt;w:pPr&gt;&lt;w:ind w:left="2520" w:hanging="360"/&gt;&lt;/w:pPr&gt;&lt;/w:lvl&gt;&lt;w:lvl w:ilvl="4" w:tplc="04190019" w:tentative="1"&gt;&lt;w:start w:val="1"/&gt;&lt;w:numFmt w:val="lowerLetter"/&gt;&lt;w:lvlText w:val="%5."/&gt;&lt;w:lvlJc w:val="left"/&gt;&lt;w:pPr&gt;&lt;w:ind w:left="3240" w:hanging="360"/&gt;&lt;/w:pPr&gt;&lt;/w:lvl&gt;&lt;w:lvl w:ilvl="5" w:tplc="0419001B" w:tentative="1"&gt;&lt;w:start w:val="1"/&gt;&lt;w:numFmt w:val="lowerRoman"/&gt;&lt;w:lvlText w:val="%6."/&gt;&lt;w:lvlJc w:val="right"/&gt;&lt;w:pPr&gt;&lt;w:ind w:left="3960" w:hanging="180"/&gt;&lt;/w:pPr&gt;&lt;/w:lvl&gt;&lt;w:lvl w:ilvl="6" w:tplc="0419000F" w:tentative="1"&gt;&lt;w:start w:val="1"/&gt;&lt;w:numFmt w:val="decimal"/&gt;&lt;w:lvlText w:val="%7."/&gt;&lt;w:lvlJc w:val="left"/&gt;&lt;w:pPr&gt;&lt;w:ind w:left="4680" w:hanging="360"/&gt;&lt;/w:pPr&gt;&lt;/w:lvl&gt;&lt;w:lvl w:ilvl="7" w:tplc="04190019" w:tentative="1"&gt;&lt;w:start w:val="1"/&gt;&lt;w:numFmt w:val="lowerLetter"/&gt;&lt;w:lvlText w:val="%8."/&gt;&lt;w:lvlJc w:val="left"/&gt;&lt;w:pPr&gt;&lt;w:ind w:left="5400" w:hanging="360"/&gt;&lt;/w:pPr&gt;&lt;/w:lvl&gt;&lt;w:lvl w:ilvl="8" w:tplc="0419001B" w:tentative="1"&gt;&lt;w:start w:val="1"/&gt;&lt;w:numFmt w:val="lowerRoman"/&gt;&lt;w:lvlText w:val="%9."/&gt;&lt;w:lvlJc w:val="right"/&gt;&lt;w:pPr&gt;&lt;w:ind w:left="6120" w:hanging="180"/&gt;&lt;/w:pPr&gt;&lt;/w:lvl&gt;&lt;/w:abstractNum&gt;&lt;w:abstractNum w:abstractNumId="19" w15:restartNumberingAfterBreak="0"&gt;&lt;w:nsid w:val="2241555A"/&gt;&lt;w:multiLevelType w:val="hybridMultilevel"/&gt;&lt;w:tmpl w:val="2EE68ED8"/&gt;&lt;w:lvl w:ilvl="0" w:tplc="04190001"&gt;&lt;w:start w:val="1"/&gt;&lt;w:numFmt w:val="bullet"/&gt;&lt;w:lvlText w:val=""/&gt;&lt;w:lvlJc w:val="left"/&gt;&lt;w:pPr&gt;&lt;w:ind w:left="720" w:hanging="360"/&gt;&lt;/w:pPr&gt;&lt;w:rPr&gt;&lt;w:rFonts w:ascii="Symbol" w:hAnsi="Symbol" w:hint="default"/&gt;&lt;/w:rPr&gt;&lt;/w:lvl&gt;&lt;w:lvl w:ilvl="1" w:tplc="04190003" w:tentative="1"&gt;&lt;w:start w:val="1"/&gt;&lt;w:numFmt w:val="bullet"/&gt;&lt;w:lvlText w:val="o"/&gt;&lt;w:lvlJc w:val="left"/&gt;&lt;w:pPr&gt;&lt;w:ind w:left="1440" w:hanging="360"/&gt;&lt;/w:pPr&gt;&lt;w:rPr&gt;&lt;w:rFonts w:ascii="Courier New" w:hAnsi="Courier New" w:cs="Courier New" w:hint="default"/&gt;&lt;/w:rPr&gt;&lt;/w:lvl&gt;&lt;w:lvl w:ilvl="2" w:tplc="04190005" w:tentative="1"&gt;&lt;w:start w:val="1"/&gt;&lt;w:numFmt w:val="bullet"/&gt;&lt;w:lvlText w:val=""/&gt;&lt;w:lvlJc w:val="left"/&gt;&lt;w:pPr&gt;&lt;w:ind w:left="2160" w:hanging="360"/&gt;&lt;/w:pPr&gt;&lt;w:rPr&gt;&lt;w:rFonts w:ascii="Wingdings" w:hAnsi="Wingdings" w:hint="default"/&gt;&lt;/w:rPr&gt;&lt;/w:lvl&gt;&lt;w:lvl w:ilvl="3" w:tplc="04190001" w:tentative="1"&gt;&lt;w:start w:val="1"/&gt;&lt;w:numFmt w:val="bullet"/&gt;&lt;w:lvlText w:val=""/&gt;&lt;w:lvlJc w:val="left"/&gt;&lt;w:pPr&gt;&lt;w:ind w:left="2880" w:hanging="360"/&gt;&lt;/w:pPr&gt;&lt;w:rPr&gt;&lt;w:rFonts w:ascii="Symbol" w:hAnsi="Symbol" w:hint="default"/&gt;&lt;/w:rPr&gt;&lt;/w:lvl&gt;&lt;w:lvl w:ilvl="4" w:tplc="04190003" w:tentative="1"&gt;&lt;w:start w:val="1"/&gt;&lt;w:numFmt w:val="bullet"/&gt;&lt;w:lvlText w:val="o"/&gt;&lt;w:lvlJc w:val="left"/&gt;&lt;w:pPr&gt;&lt;w:ind w:left="3600" w:hanging="360"/&gt;&lt;/w:pPr&gt;&lt;w:rPr&gt;&lt;w:rFonts w:ascii="Courier New" w:hAnsi="Courier New" w:cs="Courier New" w:hint="default"/&gt;&lt;/w:rPr&gt;&lt;/w:lvl&gt;&lt;w:lvl w:ilvl="5" w:tplc="04190005" w:tentative="1"&gt;&lt;w:start w:val="1"/&gt;&lt;w:numFmt w:val="bullet"/&gt;&lt;w:lvlText w:val=""/&gt;&lt;w:lvlJc w:val="left"/&gt;&lt;w:pPr&gt;&lt;w:ind w:left="4320" w:hanging="360"/&gt;&lt;/w:pPr&gt;&lt;w:rPr&gt;&lt;w:rFonts w:ascii="Wingdings" w:hAnsi="Wingdings" w:hint="default"/&gt;&lt;/w:rPr&gt;&lt;/w:lvl&gt;&lt;w:lvl w:ilvl="6" w:tplc="04190001" w:tentative="1"&gt;&lt;w:start w:val="1"/&gt;&lt;w:numFmt w:val="bullet"/&gt;&lt;w:lvlText w:val=""/&gt;&lt;w:lvlJc w:val="left"/&gt;&lt;w:pPr&gt;&lt;w:ind w:left="5040" w:hanging="360"/&gt;&lt;/w:pPr&gt;&lt;w:rPr&gt;&lt;w:rFonts w:ascii="Symbol" w:hAnsi="Symbol" w:hint="default"/&gt;&lt;/w:rPr&gt;&lt;/w:lvl&gt;&lt;w:lvl w:ilvl="7" w:tplc="04190003" w:tentative="1"&gt;&lt;w:start w:val="1"/&gt;&lt;w:numFmt w:val="bullet"/&gt;&lt;w:lvlText w:val="o"/&gt;&lt;w:lvlJc w:val="left"/&gt;&lt;w:pPr&gt;&lt;w:ind w:left="5760" w:hanging="360"/&gt;&lt;/w:pPr&gt;&lt;w:rPr&gt;&lt;w:rFonts w:ascii="Courier New" w:hAnsi="Courier New" w:cs="Courier New" w:hint="default"/&gt;&lt;/w:rPr&gt;&lt;/w:lvl&gt;&lt;w:lvl w:ilvl="8" w:tplc="04190005"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w:val="2401633B"/&gt;&lt;w:multiLevelType w:val="hybridMultilevel"/&gt;&lt;w:tmpl w:val="248EC602"/&gt;&lt;w:lvl w:ilvl="0" w:tplc="04190001"&gt;&lt;w:start w:val="1"/&gt;&lt;w:numFmt w:val="bullet"/&gt;&lt;w:lvlText w:val=""/&gt;&lt;w:lvlJc w:val="left"/&gt;&lt;w:pPr&gt;&lt;w:ind w:left="720" w:hanging="360"/&gt;&lt;/w:pPr&gt;&lt;w:rPr&gt;&lt;w:rFonts w:ascii="Symbol" w:hAnsi="Symbol" w:hint="default"/&gt;&lt;/w:rPr&gt;&lt;/w:lvl&gt;&lt;w:lvl w:ilvl="1" w:tplc="04190003" w:tentative="1"&gt;&lt;w:start w:val="1"/&gt;&lt;w:numFmt w:val="bullet"/&gt;&lt;w:lvlText w:val="o"/&gt;&lt;w:lvlJc w:val="left"/&gt;&lt;w:pPr&gt;&lt;w:ind w:left="1440" w:hanging="360"/&gt;&lt;/w:pPr&gt;&lt;w:rPr&gt;&lt;w:rFonts w:ascii="Courier New" w:hAnsi="Courier New" w:cs="Courier New" w:hint="default"/&gt;&lt;/w:rPr&gt;&lt;/w:lvl&gt;&lt;w:lvl w:ilvl="2" w:tplc="04190005" w:tentative="1"&gt;&lt;w:start w:val="1"/&gt;&lt;w:numFmt w:val="bullet"/&gt;&lt;w:lvlText w:val=""/&gt;&lt;w:lvlJc w:val="left"/&gt;&lt;w:pPr&gt;&lt;w:ind w:left="2160" w:hanging="360"/&gt;&lt;/w:pPr&gt;&lt;w:rPr&gt;&lt;w:rFonts w:ascii="Wingdings" w:hAnsi="Wingdings" w:hint="default"/&gt;&lt;/w:rPr&gt;&lt;/w:lvl&gt;&lt;w:lvl w:ilvl="3" w:tplc="04190001" w:tentative="1"&gt;&lt;w:start w:val="1"/&gt;&lt;w:numFmt w:val="bullet"/&gt;&lt;w:lvlText w:val=""/&gt;&lt;w:lvlJc w:val="left"/&gt;&lt;w:pPr&gt;&lt;w:ind w:left="2880" w:hanging="360"/&gt;&lt;/w:pPr&gt;&lt;w:rPr&gt;&lt;w:rFonts w:ascii="Symbol" w:hAnsi="Symbol" w:hint="default"/&gt;&lt;/w:rPr&gt;&lt;/w:lvl&gt;&lt;w:lvl w:ilvl="4" w:tplc="04190003" w:tentative="1"&gt;&lt;w:start w:val="1"/&gt;&lt;w:numFmt w:val="bullet"/&gt;&lt;w:lvlText w:val="o"/&gt;&lt;w:lvlJc w:val="left"/&gt;&lt;w:pPr&gt;&lt;w:ind w:left="3600" w:hanging="360"/&gt;&lt;/w:pPr&gt;&lt;w:rPr&gt;&lt;w:rFonts w:ascii="Courier New" w:hAnsi="Courier New" w:cs="Courier New" w:hint="default"/&gt;&lt;/w:rPr&gt;&lt;/w:lvl&gt;&lt;w:lvl w:ilvl="5" w:tplc="04190005" w:tentative="1"&gt;&lt;w:start w:val="1"/&gt;&lt;w:numFmt w:val="bullet"/&gt;&lt;w:lvlText w:val=""/&gt;&lt;w:lvlJc w:val="left"/&gt;&lt;w:pPr&gt;&lt;w:ind w:left="4320" w:hanging="360"/&gt;&lt;/w:pPr&gt;&lt;w:rPr&gt;&lt;w:rFonts w:ascii="Wingdings" w:hAnsi="Wingdings" w:hint="default"/&gt;&lt;/w:rPr&gt;&lt;/w:lvl&gt;&lt;w:lvl w:ilvl="6" w:tplc="04190001" w:tentative="1"&gt;&lt;w:start w:val="1"/&gt;&lt;w:numFmt w:val="bullet"/&gt;&lt;w:lvlText w:val=""/&gt;&lt;w:lvlJc w:val="left"/&gt;&lt;w:pPr&gt;&lt;w:ind w:left="5040" w:hanging="360"/&gt;&lt;/w:pPr&gt;&lt;w:rPr&gt;&lt;w:rFonts w:ascii="Symbol" w:hAnsi="Symbol" w:hint="default"/&gt;&lt;/w:rPr&gt;&lt;/w:lvl&gt;&lt;w:lvl w:ilvl="7" w:tplc="04190003" w:tentative="1"&gt;&lt;w:start w:val="1"/&gt;&lt;w:numFmt w:val="bullet"/&gt;&lt;w:lvlText w:val="o"/&gt;&lt;w:lvlJc w:val="left"/&gt;&lt;w:pPr&gt;&lt;w:ind w:left="5760" w:hanging="360"/&gt;&lt;/w:pPr&gt;&lt;w:rPr&gt;&lt;w:rFonts w:ascii="Courier New" w:hAnsi="Courier New" w:cs="Courier New" w:hint="default"/&gt;&lt;/w:rPr&gt;&lt;/w:lvl&gt;&lt;w:lvl w:ilvl="8" w:tplc="04190005" w:tentative="1"&gt;&lt;w:start w:val="1"/&gt;&lt;w:numFmt w:val="bullet"/&gt;&lt;w:lvlText w:val=""/&gt;&lt;w:lvlJc w:val="left"/&gt;&lt;w:pPr&gt;&lt;w:ind w:left="6480" w:hanging="360"/&gt;&lt;/w:pPr&gt;&lt;w:rPr&gt;&lt;w:rFonts w:ascii="Wingdings" w:hAnsi="Wingdings" w:hint="default"/&gt;&lt;/w:rPr&gt;&lt;/w:lvl&gt;&lt;/w:abstractNum&gt;&lt;w:abstractNum w:abstractNumId="21" w15:restartNumberingAfterBreak="0"&gt;&lt;w:nsid w:val="288C4581"/&gt;&lt;w:multiLevelType w:val="hybridMultilevel"/&gt;&lt;w:tmpl w:val="8EACD68A"/&gt;&lt;w:lvl w:ilvl="0" w:tplc="0419000B"&gt;&lt;w:start w:val="1"/&gt;&lt;w:numFmt w:val="bullet"/&gt;&lt;w:lvlText w:val=""/&gt;&lt;w:lvlJc w:val="left"/&gt;&lt;w:pPr&gt;&lt;w:ind w:left="720" w:hanging="360"/&gt;&lt;/w:pPr&gt;&lt;w:rPr&gt;&lt;w:rFonts w:ascii="Wingdings" w:hAnsi="Wingdings" w:hint="default"/&gt;&lt;/w:rPr&gt;&lt;/w:lvl&gt;&lt;w:lvl w:ilvl="1" w:tplc="04190003" w:tentative="1"&gt;&lt;w:start w:val="1"/&gt;&lt;w:numFmt w:val="bullet"/&gt;&lt;w:lvlText w:val="o"/&gt;&lt;w:lvlJc w:val="left"/&gt;&lt;w:pPr&gt;&lt;w:ind w:left="1440" w:hanging="360"/&gt;&lt;/w:pPr&gt;&lt;w:rPr&gt;&lt;w:rFonts w:ascii="Courier New" w:hAnsi="Courier New" w:cs="Courier New" w:hint="default"/&gt;&lt;/w:rPr&gt;&lt;/w:lvl&gt;&lt;w:lvl w:ilvl="2" w:tplc="04190005" w:tentative="1"&gt;&lt;w:start w:val="1"/&gt;&lt;w:numFmt w:val="bullet"/&gt;&lt;w:lvlText w:val=""/&gt;&lt;w:lvlJc w:val="left"/&gt;&lt;w:pPr&gt;&lt;w:ind w:left="2160" w:hanging="360"/&gt;&lt;/w:pPr&gt;&lt;w:rPr&gt;&lt;w:rFonts w:ascii="Wingdings" w:hAnsi="Wingdings" w:hint="default"/&gt;&lt;/w:rPr&gt;&lt;/w:lvl&gt;&lt;w:lvl w:ilvl="3" w:tplc="04190001" w:tentative="1"&gt;&lt;w:start w:val="1"/&gt;&lt;w:numFmt w:val="bullet"/&gt;&lt;w:lvlText w:val=""/&gt;&lt;w:lvlJc w:val="left"/&gt;&lt;w:pPr&gt;&lt;w:ind w:left="2880" w:hanging="360"/&gt;&lt;/w:pPr&gt;&lt;w:rPr&gt;&lt;w:rFonts w:ascii="Symbol" w:hAnsi="Symbol" w:hint="default"/&gt;&lt;/w:rPr&gt;&lt;/w:lvl&gt;&lt;w:lvl w:ilvl="4" w:tplc="04190003" w:tentative="1"&gt;&lt;w:start w:val="1"/&gt;&lt;w:numFmt w:val="bullet"/&gt;&lt;w:lvlText w:val="o"/&gt;&lt;w:lvlJc w:val="left"/&gt;&lt;w:pPr&gt;&lt;w:ind w:left="3600" w:hanging="360"/&gt;&lt;/w:pPr&gt;&lt;w:rPr&gt;&lt;w:rFonts w:ascii="Courier New" w:hAnsi="Courier New" w:cs="Courier New" w:hint="default"/&gt;&lt;/w:rPr&gt;&lt;/w:lvl&gt;&lt;w:lvl w:ilvl="5" w:tplc="04190005" w:tentative="1"&gt;&lt;w:start w:val="1"/&gt;&lt;w:numFmt w:val="bullet"/&gt;&lt;w:lvlText w:val=""/&gt;&lt;w:lvlJc w:val="left"/&gt;&lt;w:pPr&gt;&lt;w:ind w:left="4320" w:hanging="360"/&gt;&lt;/w:pPr&gt;&lt;w:rPr&gt;&lt;w:rFonts w:ascii="Wingdings" w:hAnsi="Wingdings" w:hint="default"/&gt;&lt;/w:rPr&gt;&lt;/w:lvl&gt;&lt;w:lvl w:ilvl="6" w:tplc="04190001" w:tentative="1"&gt;&lt;w:start w:val="1"/&gt;&lt;w:numFmt w:val="bullet"/&gt;&lt;w:lvlText w:val=""/&gt;&lt;w:lvlJc w:val="left"/&gt;&lt;w:pPr&gt;&lt;w:ind w:left="5040" w:hanging="360"/&gt;&lt;/w:pPr&gt;&lt;w:rPr&gt;&lt;w:rFonts w:ascii="Symbol" w:hAnsi="Symbol" w:hint="default"/&gt;&lt;/w:rPr&gt;&lt;/w:lvl&gt;&lt;w:lvl w:ilvl="7" w:tplc="04190003" w:tentative="1"&gt;&lt;w:start w:val="1"/&gt;&lt;w:numFmt w:val="bullet"/&gt;&lt;w:lvlText w:val="o"/&gt;&lt;w:lvlJc w:val="left"/&gt;&lt;w:pPr&gt;&lt;w:ind w:left="5760" w:hanging="360"/&gt;&lt;/w:pPr&gt;&lt;w:rPr&gt;&lt;w:rFonts w:ascii="Courier New" w:hAnsi="Courier New" w:cs="Courier New" w:hint="default"/&gt;&lt;/w:rPr&gt;&lt;/w:lvl&gt;&lt;w:lvl w:ilvl="8" w:tplc="04190005" w:tentative="1"&gt;&lt;w:start w:val="1"/&gt;&lt;w:numFmt w:val="bullet"/&gt;&lt;w:lvlText w:val=""/&gt;&lt;w:lvlJc w:val="left"/&gt;&lt;w:pPr&gt;&lt;w:ind w:left="6480" w:hanging="360"/&gt;&lt;/w:pPr&gt;&lt;w:rPr&gt;&lt;w:rFonts w:ascii="Wingdings" w:hAnsi="Wingdings" w:hint="default"/&gt;&lt;/w:rPr&gt;&lt;/w:lvl&gt;&lt;/w:abstractNum&gt;&lt;w:abstractNum w:abstractNumId="22" w15:restartNumberingAfterBreak="0"&gt;&lt;w:nsid w:val="28F31A7D"/&gt;&lt;w:multiLevelType w:val="hybridMultilevel"/&gt;&lt;w:tmpl w:val="E018B182"/&gt;&lt;w:lvl w:ilvl="0" w:tplc="0419000F"&gt;&lt;w:start w:val="1"/&gt;&lt;w:numFmt w:val="decimal"/&gt;&lt;w:lvlText w:val="%1."/&gt;&lt;w:lvlJc w:val="left"/&gt;&lt;w:pPr&gt;&lt;w:ind w:left="360" w:hanging="360"/&gt;&lt;/w:pPr&gt;&lt;w:rPr&gt;&lt;w:rFonts w:hint="default"/&gt;&lt;/w:rPr&gt;&lt;/w:lvl&gt;&lt;w:lvl w:ilvl="1" w:tplc="04190019" w:tentative="1"&gt;&lt;w:start w:val="1"/&gt;&lt;w:numFmt w:val="lowerLetter"/&gt;&lt;w:lvlText w:val="%2."/&gt;&lt;w:lvlJc w:val="left"/&gt;&lt;w:pPr&gt;&lt;w:ind w:left="1080" w:hanging="360"/&gt;&lt;/w:pPr&gt;&lt;/w:lvl&gt;&lt;w:lvl w:ilvl="2" w:tplc="0419001B" w:tentative="1"&gt;&lt;w:start w:val="1"/&gt;&lt;w:numFmt w:val="lowerRoman"/&gt;&lt;w:lvlText w:val="%3."/&gt;&lt;w:lvlJc w:val="right"/&gt;&lt;w:pPr&gt;&lt;w:ind w:left="1800" w:hanging="180"/&gt;&lt;/w:pPr&gt;&lt;/w:lvl&gt;&lt;w:lvl w:ilvl="3" w:tplc="0419000F" w:tentative="1"&gt;&lt;w:start w:val="1"/&gt;&lt;w:numFmt w:val="decimal"/&gt;&lt;w:lvlText w:val="%4."/&gt;&lt;w:lvlJc w:val="left"/&gt;&lt;w:pPr&gt;&lt;w:ind w:left="2520" w:hanging="360"/&gt;&lt;/w:pPr&gt;&lt;/w:lvl&gt;&lt;w:lvl w:ilvl="4" w:tplc="04190019" w:tentative="1"&gt;&lt;w:start w:val="1"/&gt;&lt;w:numFmt w:val="lowerLetter"/&gt;&lt;w:lvlText w:val="%5."/&gt;&lt;w:lvlJc w:val="left"/&gt;&lt;w:pPr&gt;&lt;w:ind w:left="3240" w:hanging="360"/&gt;&lt;/w:pPr&gt;&lt;/w:lvl&gt;&lt;w:lvl w:ilvl="5" w:tplc="0419001B" w:tentative="1"&gt;&lt;w:start w:val="1"/&gt;&lt;w:numFmt w:val="lowerRoman"/&gt;&lt;w:lvlText w:val="%6."/&gt;&lt;w:lvlJc w:val="right"/&gt;&lt;w:pPr&gt;&lt;w:ind w:left="3960" w:hanging="180"/&gt;&lt;/w:pPr&gt;&lt;/w:lvl&gt;&lt;w:lvl w:ilvl="6" w:tplc="0419000F" w:tentative="1"&gt;&lt;w:start w:val="1"/&gt;&lt;w:numFmt w:val="decimal"/&gt;&lt;w:lvlText w:val="%7."/&gt;&lt;w:lvlJc w:val="left"/&gt;&lt;w:pPr&gt;&lt;w:ind w:left="4680" w:hanging="360"/&gt;&lt;/w:pPr&gt;&lt;/w:lvl&gt;&lt;w:lvl w:ilvl="7" w:tplc="04190019" w:tentative="1"&gt;&lt;w:start w:val="1"/&gt;&lt;w:numFmt w:val="lowerLetter"/&gt;&lt;w:lvlText w:val="%8."/&gt;&lt;w:lvlJc w:val="left"/&gt;&lt;w:pPr&gt;&lt;w:ind w:left="5400" w:hanging="360"/&gt;&lt;/w:pPr&gt;&lt;/w:lvl&gt;&lt;w:lvl w:ilvl="8" w:tplc="0419001B" w:tentative="1"&gt;&lt;w:start w:val="1"/&gt;&lt;w:numFmt w:val="lowerRoman"/&gt;&lt;w:lvlText w:val="%9."/&gt;&lt;w:lvlJc w:val="right"/&gt;&lt;w:pPr&gt;&lt;w:ind w:left="6120" w:hanging="180"/&gt;&lt;/w:pPr&gt;&lt;/w:lvl&gt;&lt;/w:abstractNum&gt;&lt;w:abstractNum w:abstractNumId="23" w15:restartNumberingAfterBreak="0"&gt;&lt;w:nsid w:val="2AA23F93"/&gt;&lt;w:multiLevelType w:val="hybridMultilevel"/&gt;&lt;w:tmpl w:val="3446CAD8"/&gt;&lt;w:lvl w:ilvl="0" w:tplc="0419000F"&gt;&lt;w:start w:val="1"/&gt;&lt;w:numFmt w:val="decimal"/&gt;&lt;w:lvlText w:val="%1."/&gt;&lt;w:lvlJc w:val="left"/&gt;&lt;w:pPr&gt;&lt;w:ind w:left="360" w:hanging="360"/&gt;&lt;/w:pPr&gt;&lt;/w:lvl&gt;&lt;w:lvl w:ilvl="1" w:tplc="04190019" w:tentative="1"&gt;&lt;w:start w:val="1"/&gt;&lt;w:numFmt w:val="lowerLetter"/&gt;&lt;w:lvlText w:val="%2."/&gt;&lt;w:lvlJc w:val="left"/&gt;&lt;w:pPr&gt;&lt;w:ind w:left="1080" w:hanging="360"/&gt;&lt;/w:pPr&gt;&lt;/w:lvl&gt;&lt;w:lvl w:ilvl="2" w:tplc="0419001B" w:tentative="1"&gt;&lt;w:start w:val="1"/&gt;&lt;w:numFmt w:val="lowerRoman"/&gt;&lt;w:lvlText w:val="%3."/&gt;&lt;w:lvlJc w:val="right"/&gt;&lt;w:pPr&gt;&lt;w:ind w:left="1800" w:hanging="180"/&gt;&lt;/w:pPr&gt;&lt;/w:lvl&gt;&lt;w:lvl w:ilvl="3" w:tplc="0419000F" w:tentative="1"&gt;&lt;w:start w:val="1"/&gt;&lt;w:numFmt w:val="decimal"/&gt;&lt;w:lvlText w:val="%4."/&gt;&lt;w:lvlJc w:val="left"/&gt;&lt;w:pPr&gt;&lt;w:ind w:left="2520" w:hanging="360"/&gt;&lt;/w:pPr&gt;&lt;/w:lvl&gt;&lt;w:lvl w:ilvl="4" w:tplc="04190019" w:tentative="1"&gt;&lt;w:start w:val="1"/&gt;&lt;w:numFmt w:val="lowerLetter"/&gt;&lt;w:lvlText w:val="%5."/&gt;&lt;w:lvlJc w:val="left"/&gt;&lt;w:pPr&gt;&lt;w:ind w:left="3240" w:hanging="360"/&gt;&lt;/w:pPr&gt;&lt;/w:lvl&gt;&lt;w:lvl w:ilvl="5" w:tplc="0419001B" w:tentative="1"&gt;&lt;w:start w:val="1"/&gt;&lt;w:numFmt w:val="lowerRoman"/&gt;&lt;w:lvlText w:val="%6."/&gt;&lt;w:lvlJc w:val="right"/&gt;&lt;w:pPr&gt;&lt;w:ind w:left="3960" w:hanging="180"/&gt;&lt;/w:pPr&gt;&lt;/w:lvl&gt;&lt;w:lvl w:ilvl="6" w:tplc="0419000F" w:tentative="1"&gt;&lt;w:start w:val="1"/&gt;&lt;w:numFmt w:val="decimal"/&gt;&lt;w:lvlText w:val="%7."/&gt;&lt;w:lvlJc w:val="left"/&gt;&lt;w:pPr&gt;&lt;w:ind w:left="4680" w:hanging="360"/&gt;&lt;/w:pPr&gt;&lt;/w:lvl&gt;&lt;w:lvl w:ilvl="7" w:tplc="04190019" w:tentative="1"&gt;&lt;w:start w:val="1"/&gt;&lt;w:numFmt w:val="lowerLetter"/&gt;&lt;w:lvlText w:val="%8."/&gt;&lt;w:lvlJc w:val="left"/&gt;&lt;w:pPr&gt;&lt;w:ind w:left="5400" w:hanging="360"/&gt;&lt;/w:pPr&gt;&lt;/w:lvl&gt;&lt;w:lvl w:ilvl="8" w:tplc="0419001B" w:tentative="1"&gt;&lt;w:start w:val="1"/&gt;&lt;w:numFmt w:val="lowerRoman"/&gt;&lt;w:lvlText w:val="%9."/&gt;&lt;w:lvlJc w:val="right"/&gt;&lt;w:pPr&gt;&lt;w:ind w:left="6120" w:hanging="180"/&gt;&lt;/w:pPr&gt;&lt;/w:lvl&gt;&lt;/w:abstractNum&gt;&lt;w:abstractNum w:abstractNumId="24" w15:restartNumberingAfterBreak="0"&gt;&lt;w:nsid w:val="2AB059B4"/&gt;&lt;w:multiLevelType w:val="hybridMultilevel"/&gt;&lt;w:tmpl w:val="0EE0EE7A"/&gt;&lt;w:lvl w:ilvl="0" w:tplc="04190001"&gt;&lt;w:start w:val="1"/&gt;&lt;w:numFmt w:val="bullet"/&gt;&lt;w:lvlText w:val=""/&gt;&lt;w:lvlJc w:val="left"/&gt;&lt;w:pPr&gt;&lt;w:ind w:left="720" w:hanging="360"/&gt;&lt;/w:pPr&gt;&lt;w:rPr&gt;&lt;w:rFonts w:ascii="Symbol" w:hAnsi="Symbol" w:hint="default"/&gt;&lt;/w:rPr&gt;&lt;/w:lvl&gt;&lt;w:lvl w:ilvl="1" w:tplc="04190003" w:tentative="1"&gt;&lt;w:start w:val="1"/&gt;&lt;w:numFmt w:val="bullet"/&gt;&lt;w:lvlText w:val="o"/&gt;&lt;w:lvlJc w:val="left"/&gt;&lt;w:pPr&gt;&lt;w:ind w:left="1440" w:hanging="360"/&gt;&lt;/w:pPr&gt;&lt;w:rPr&gt;&lt;w:rFonts w:ascii="Courier New" w:hAnsi="Courier New" w:cs="Courier New" w:hint="default"/&gt;&lt;/w:rPr&gt;&lt;/w:lvl&gt;&lt;w:lvl w:ilvl="2" w:tplc="04190005" w:tentative="1"&gt;&lt;w:start w:val="1"/&gt;&lt;w:numFmt w:val="bullet"/&gt;&lt;w:lvlText w:val=""/&gt;&lt;w:lvlJc w:val="left"/&gt;&lt;w:pPr&gt;&lt;w:ind w:left="2160" w:hanging="360"/&gt;&lt;/w:pPr&gt;&lt;w:rPr&gt;&lt;w:rFonts w:ascii="Wingdings" w:hAnsi="Wingdings" w:hint="default"/&gt;&lt;/w:rPr&gt;&lt;/w:lvl&gt;&lt;w:lvl w:ilvl="3" w:tplc="04190001" w:tentative="1"&gt;&lt;w:start w:val="1"/&gt;&lt;w:numFmt w:val="bullet"/&gt;&lt;w:lvlText w:val=""/&gt;&lt;w:lvlJc w:val="left"/&gt;&lt;w:pPr&gt;&lt;w:ind w:left="2880" w:hanging="360"/&gt;&lt;/w:pPr&gt;&lt;w:rPr&gt;&lt;w:rFonts w:ascii="Symbol" w:hAnsi="Symbol" w:hint="default"/&gt;&lt;/w:rPr&gt;&lt;/w:lvl&gt;&lt;w:lvl w:ilvl="4" w:tplc="04190003" w:tentative="1"&gt;&lt;w:start w:val="1"/&gt;&lt;w:numFmt w:val="bullet"/&gt;&lt;w:lvlText w:val="o"/&gt;&lt;w:lvlJc w:val="left"/&gt;&lt;w:pPr&gt;&lt;w:ind w:left="3600" w:hanging="360"/&gt;&lt;/w:pPr&gt;&lt;w:rPr&gt;&lt;w:rFonts w:ascii="Courier New" w:hAnsi="Courier New" w:cs="Courier New" w:hint="default"/&gt;&lt;/w:rPr&gt;&lt;/w:lvl&gt;&lt;w:lvl w:ilvl="5" w:tplc="04190005" w:tentative="1"&gt;&lt;w:start w:val="1"/&gt;&lt;w:numFmt w:val="bullet"/&gt;&lt;w:lvlText w:val=""/&gt;&lt;w:lvlJc w:val="left"/&gt;&lt;w:pPr&gt;&lt;w:ind w:left="4320" w:hanging="360"/&gt;&lt;/w:pPr&gt;&lt;w:rPr&gt;&lt;w:rFonts w:ascii="Wingdings" w:hAnsi="Wingdings" w:hint="default"/&gt;&lt;/w:rPr&gt;&lt;/w:lvl&gt;&lt;w:lvl w:ilvl="6" w:tplc="04190001" w:tentative="1"&gt;&lt;w:start w:val="1"/&gt;&lt;w:numFmt w:val="bullet"/&gt;&lt;w:lvlText w:val=""/&gt;&lt;w:lvlJc w:val="left"/&gt;&lt;w:pPr&gt;&lt;w:ind w:left="5040" w:hanging="360"/&gt;&lt;/w:pPr&gt;&lt;w:rPr&gt;&lt;w:rFonts w:ascii="Symbol" w:hAnsi="Symbol" w:hint="default"/&gt;&lt;/w:rPr&gt;&lt;/w:lvl&gt;&lt;w:lvl w:ilvl="7" w:tplc="04190003" w:tentative="1"&gt;&lt;w:start w:val="1"/&gt;&lt;w:numFmt w:val="bullet"/&gt;&lt;w:lvlText w:val="o"/&gt;&lt;w:lvlJc w:val="left"/&gt;&lt;w:pPr&gt;&lt;w:ind w:left="5760" w:hanging="360"/&gt;&lt;/w:pPr&gt;&lt;w:rPr&gt;&lt;w:rFonts w:ascii="Courier New" w:hAnsi="Courier New" w:cs="Courier New" w:hint="default"/&gt;&lt;/w:rPr&gt;&lt;/w:lvl&gt;&lt;w:lvl w:ilvl="8" w:tplc="04190005"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w:val="2B9C48CC"/&gt;&lt;w:multiLevelType w:val="hybridMultilevel"/&gt;&lt;w:tmpl w:val="12BCF7D8"/&gt;&lt;w:lvl w:ilvl="0" w:tplc="04190001"&gt;&lt;w:start w:val="1"/&gt;&lt;w:numFmt w:val="bullet"/&gt;&lt;w:lvlText w:val=""/&gt;&lt;w:lvlJc w:val="left"/&gt;&lt;w:pPr&gt;&lt;w:ind w:left="720" w:hanging="360"/&gt;&lt;/w:pPr&gt;&lt;w:rPr&gt;&lt;w:rFonts w:ascii="Symbol" w:hAnsi="Symbol" w:hint="default"/&gt;&lt;/w:rPr&gt;&lt;/w:lvl&gt;&lt;w:lvl w:ilvl="1" w:tplc="04190003" w:tentative="1"&gt;&lt;w:start w:val="1"/&gt;&lt;w:numFmt w:val="bullet"/&gt;&lt;w:lvlText w:val="o"/&gt;&lt;w:lvlJc w:val="left"/&gt;&lt;w:pPr&gt;&lt;w:ind w:left="1440" w:hanging="360"/&gt;&lt;/w:pPr&gt;&lt;w:rPr&gt;&lt;w:rFonts w:ascii="Courier New" w:hAnsi="Courier New" w:cs="Courier New" w:hint="default"/&gt;&lt;/w:rPr&gt;&lt;/w:lvl&gt;&lt;w:lvl w:ilvl="2" w:tplc="04190005" w:tentative="1"&gt;&lt;w:start w:val="1"/&gt;&lt;w:numFmt w:val="bullet"/&gt;&lt;w:lvlText w:val=""/&gt;&lt;w:lvlJc w:val="left"/&gt;&lt;w:pPr&gt;&lt;w:ind w:left="2160" w:hanging="360"/&gt;&lt;/w:pPr&gt;&lt;w:rPr&gt;&lt;w:rFonts w:ascii="Wingdings" w:hAnsi="Wingdings" w:hint="default"/&gt;&lt;/w:rPr&gt;&lt;/w:lvl&gt;&lt;w:lvl w:ilvl="3" w:tplc="04190001" w:tentative="1"&gt;&lt;w:start w:val="1"/&gt;&lt;w:numFmt w:val="bullet"/&gt;&lt;w:lvlText w:val=""/&gt;&lt;w:lvlJc w:val="left"/&gt;&lt;w:pPr&gt;&lt;w:ind w:left="2880" w:hanging="360"/&gt;&lt;/w:pPr&gt;&lt;w:rPr&gt;&lt;w:rFonts w:ascii="Symbol" w:hAnsi="Symbol" w:hint="default"/&gt;&lt;/w:rPr&gt;&lt;/w:lvl&gt;&lt;w:lvl w:ilvl="4" w:tplc="04190003" w:tentative="1"&gt;&lt;w:start w:val="1"/&gt;&lt;w:numFmt w:val="bullet"/&gt;&lt;w:lvlText w:val="o"/&gt;&lt;w:lvlJc w:val="left"/&gt;&lt;w:pPr&gt;&lt;w:ind w:left="3600" w:hanging="360"/&gt;&lt;/w:pPr&gt;&lt;w:rPr&gt;&lt;w:rFonts w:ascii="Courier New" w:hAnsi="Courier New" w:cs="Courier New" w:hint="default"/&gt;&lt;/w:rPr&gt;&lt;/w:lvl&gt;&lt;w:lvl w:ilvl="5" w:tplc="04190005" w:tentative="1"&gt;&lt;w:start w:val="1"/&gt;&lt;w:numFmt w:val="bullet"/&gt;&lt;w:lvlText w:val=""/&gt;&lt;w:lvlJc w:val="left"/&gt;&lt;w:pPr&gt;&lt;w:ind w:left="4320" w:hanging="360"/&gt;&lt;/w:pPr&gt;&lt;w:rPr&gt;&lt;w:rFonts w:ascii="Wingdings" w:hAnsi="Wingdings" w:hint="default"/&gt;&lt;/w:rPr&gt;&lt;/w:lvl&gt;&lt;w:lvl w:ilvl="6" w:tplc="04190001" w:tentative="1"&gt;&lt;w:start w:val="1"/&gt;&lt;w:numFmt w:val="bullet"/&gt;&lt;w:lvlText w:val=""/&gt;&lt;w:lvlJc w:val="left"/&gt;&lt;w:pPr&gt;&lt;w:ind w:left="5040" w:hanging="360"/&gt;&lt;/w:pPr&gt;&lt;w:rPr&gt;&lt;w:rFonts w:ascii="Symbol" w:hAnsi="Symbol" w:hint="default"/&gt;&lt;/w:rPr&gt;&lt;/w:lvl&gt;&lt;w:lvl w:ilvl="7" w:tplc="04190003" w:tentative="1"&gt;&lt;w:start w:val="1"/&gt;&lt;w:numFmt w:val="bullet"/&gt;&lt;w:lvlText w:val="o"/&gt;&lt;w:lvlJc w:val="left"/&gt;&lt;w:pPr&gt;&lt;w:ind w:left="5760" w:hanging="360"/&gt;&lt;/w:pPr&gt;&lt;w:rPr&gt;&lt;w:rFonts w:ascii="Courier New" w:hAnsi="Courier New" w:cs="Courier New" w:hint="default"/&gt;&lt;/w:rPr&gt;&lt;/w:lvl&gt;&lt;w:lvl w:ilvl="8" w:tplc="04190005" w:tentative="1"&gt;&lt;w:start w:val="1"/&gt;&lt;w:numFmt w:val="bullet"/&gt;&lt;w:lvlText w:val=""/&gt;&lt;w:lvlJc w:val="left"/&gt;&lt;w:pPr&gt;&lt;w:ind w:left="6480" w:hanging="360"/&gt;&lt;/w:pPr&gt;&lt;w:rPr&gt;&lt;w:rFonts w:ascii="Wingdings" w:hAnsi="Wingdings" w:hint="default"/&gt;&lt;/w:rPr&gt;&lt;/w:lvl&gt;&lt;/w:abstractNum&gt;&lt;w:abstractNum w:abstractNumId="26" w15:restartNumberingAfterBreak="0"&gt;&lt;w:nsid w:val="2BAD5224"/&gt;&lt;w:multiLevelType w:val="hybridMultilevel"/&gt;&lt;w:tmpl w:val="F816FACE"/&gt;&lt;w:lvl w:ilvl="0" w:tplc="04190011"&gt;&lt;w:start w:val="1"/&gt;&lt;w:numFmt w:val="decimal"/&gt;&lt;w:lvlText w:val="%1)"/&gt;&lt;w:lvlJc w:val="left"/&gt;&lt;w:pPr&gt;&lt;w:ind w:left="360" w:hanging="360"/&gt;&lt;/w:pPr&gt;&lt;w:rPr&gt;&lt;w:rFonts w:hint="default"/&gt;&lt;/w:rPr&gt;&lt;/w:lvl&gt;&lt;w:lvl w:ilvl="1" w:tplc="04190019" w:tentative="1"&gt;&lt;w:start w:val="1"/&gt;&lt;w:numFmt w:val="lowerLetter"/&gt;&lt;w:lvlText w:val="%2."/&gt;&lt;w:lvlJc w:val="left"/&gt;&lt;w:pPr&gt;&lt;w:ind w:left="1080" w:hanging="360"/&gt;&lt;/w:pPr&gt;&lt;/w:lvl&gt;&lt;w:lvl w:ilvl="2" w:tplc="0419001B" w:tentative="1"&gt;&lt;w:start w:val="1"/&gt;&lt;w:numFmt w:val="lowerRoman"/&gt;&lt;w:lvlText w:val="%3."/&gt;&lt;w:lvlJc w:val="right"/&gt;&lt;w:pPr&gt;&lt;w:ind w:left="1800" w:hanging="180"/&gt;&lt;/w:pPr&gt;&lt;/w:lvl&gt;&lt;w:lvl w:ilvl="3" w:tplc="0419000F" w:tentative="1"&gt;&lt;w:start w:val="1"/&gt;&lt;w:numFmt w:val="decimal"/&gt;&lt;w:lvlText w:val="%4."/&gt;&lt;w:lvlJc w:val="left"/&gt;&lt;w:pPr&gt;&lt;w:ind w:left="2520" w:hanging="360"/&gt;&lt;/w:pPr&gt;&lt;/w:lvl&gt;&lt;w:lvl w:ilvl="4" w:tplc="04190019" w:tentative="1"&gt;&lt;w:start w:val="1"/&gt;&lt;w:numFmt w:val="lowerLetter"/&gt;&lt;w:lvlText w:val="%5."/&gt;&lt;w:lvlJc w:val="left"/&gt;&lt;w:pPr&gt;&lt;w:ind w:left="3240" w:hanging="360"/&gt;&lt;/w:pPr&gt;&lt;/w:lvl&gt;&lt;w:lvl w:ilvl="5" w:tplc="0419001B" w:tentative="1"&gt;&lt;w:start w:val="1"/&gt;&lt;w:numFmt w:val="lowerRoman"/&gt;&lt;w:lvlText w:val="%6."/&gt;&lt;w:lvlJc w:val="right"/&gt;&lt;w:pPr&gt;&lt;w:ind w:left="3960" w:hanging="180"/&gt;&lt;/w:pPr&gt;&lt;/w:lvl&gt;&lt;w:lvl w:ilvl="6" w:tplc="0419000F" w:tentative="1"&gt;&lt;w:start w:val="1"/&gt;&lt;w:numFmt w:val="decimal"/&gt;&lt;w:lvlText w:val="%7."/&gt;&lt;w:lvlJc w:val="left"/&gt;&lt;w:pPr&gt;&lt;w:ind w:left="4680" w:hanging="360"/&gt;&lt;/w:pPr&gt;&lt;/w:lvl&gt;&lt;w:lvl w:ilvl="7" w:tplc="04190019" w:tentative="1"&gt;&lt;w:start w:val="1"/&gt;&lt;w:numFmt w:val="lowerLetter"/&gt;&lt;w:lvlText w:val="%8."/&gt;&lt;w:lvlJc w:val="left"/&gt;&lt;w:pPr&gt;&lt;w:ind w:left="5400" w:hanging="360"/&gt;&lt;/w:pPr&gt;&lt;/w:lvl&gt;&lt;w:lvl w:ilvl="8" w:tplc="0419001B" w:tentative="1"&gt;&lt;w:start w:val="1"/&gt;&lt;w:numFmt w:val="lowerRoman"/&gt;&lt;w:lvlText w:val="%9."/&gt;&lt;w:lvlJc w:val="right"/&gt;&lt;w:pPr&gt;&lt;w:ind w:left="6120" w:hanging="180"/&gt;&lt;/w:pPr&gt;&lt;/w:lvl&gt;&lt;/w:abstractNum&gt;&lt;w:abstractNum w:abstractNumId="27" w15:restartNumberingAfterBreak="0"&gt;&lt;w:nsid w:val="2F434C03"/&gt;&lt;w:multiLevelType w:val="hybridMultilevel"/&gt;&lt;w:tmpl w:val="A3D220C6"/&gt;&lt;w:lvl w:ilvl="0" w:tplc="04190001"&gt;&lt;w:start w:val="1"/&gt;&lt;w:numFmt w:val="bullet"/&gt;&lt;w:lvlText w:val=""/&gt;&lt;w:lvlJc w:val="left"/&gt;&lt;w:pPr&gt;&lt;w:ind w:left="720" w:hanging="360"/&gt;&lt;/w:pPr&gt;&lt;w:rPr&gt;&lt;w:rFonts w:ascii="Symbol" w:hAnsi="Symbol" w:hint="default"/&gt;&lt;/w:rPr&gt;&lt;/w:lvl&gt;&lt;w:lvl w:ilvl="1" w:tplc="04190003"&gt;&lt;w:start w:val="1"/&gt;&lt;w:numFmt w:val="bullet"/&gt;&lt;w:lvlText w:val="o"/&gt;&lt;w:lvlJc w:val="left"/&gt;&lt;w:pPr&gt;&lt;w:ind w:left="1440" w:hanging="360"/&gt;&lt;/w:pPr&gt;&lt;w:rPr&gt;&lt;w:rFonts w:ascii="Courier New" w:hAnsi="Courier New" w:cs="Courier New" w:hint="default"/&gt;&lt;/w:rPr&gt;&lt;/w:lvl&gt;&lt;w:lvl w:ilvl="2" w:tplc="04190005" w:tentative="1"&gt;&lt;w:start w:val="1"/&gt;&lt;w:numFmt w:val="bullet"/&gt;&lt;w:lvlText w:val=""/&gt;&lt;w:lvlJc w:val="left"/&gt;&lt;w:pPr&gt;&lt;w:ind w:left="2160" w:hanging="360"/&gt;&lt;/w:pPr&gt;&lt;w:rPr&gt;&lt;w:rFonts w:ascii="Wingdings" w:hAnsi="Wingdings" w:hint="default"/&gt;&lt;/w:rPr&gt;&lt;/w:lvl&gt;&lt;w:lvl w:ilvl="3" w:tplc="04190001" w:tentative="1"&gt;&lt;w:start w:val="1"/&gt;&lt;w:numFmt w:val="bullet"/&gt;&lt;w:lvlText w:val=""/&gt;&lt;w:lvlJc w:val="left"/&gt;&lt;w:pPr&gt;&lt;w:ind w:left="2880" w:hanging="360"/&gt;&lt;/w:pPr&gt;&lt;w:rPr&gt;&lt;w:rFonts w:ascii="Symbol" w:hAnsi="Symbol" w:hint="default"/&gt;&lt;/w:rPr&gt;&lt;/w:lvl&gt;&lt;w:lvl w:ilvl="4" w:tplc="04190003" w:tentative="1"&gt;&lt;w:start w:val="1"/&gt;&lt;w:numFmt w:val="bullet"/&gt;&lt;w:lvlText w:val="o"/&gt;&lt;w:lvlJc w:val="left"/&gt;&lt;w:pPr&gt;&lt;w:ind w:left="3600" w:hanging="360"/&gt;&lt;/w:pPr&gt;&lt;w:rPr&gt;&lt;w:rFonts w:ascii="Courier New" w:hAnsi="Courier New" w:cs="Courier New" w:hint="default"/&gt;&lt;/w:rPr&gt;&lt;/w:lvl&gt;&lt;w:lvl w:ilvl="5" w:tplc="04190005" w:tentative="1"&gt;&lt;w:start w:val="1"/&gt;&lt;w:numFmt w:val="bullet"/&gt;&lt;w:lvlText w:val=""/&gt;&lt;w:lvlJc w:val="left"/&gt;&lt;w:pPr&gt;&lt;w:ind w:left="4320" w:hanging="360"/&gt;&lt;/w:pPr&gt;&lt;w:rPr&gt;&lt;w:rFonts w:ascii="Wingdings" w:hAnsi="Wingdings" w:hint="default"/&gt;&lt;/w:rPr&gt;&lt;/w:lvl&gt;&lt;w:lvl w:ilvl="6" w:tplc="04190001" w:tentative="1"&gt;&lt;w:start w:val="1"/&gt;&lt;w:numFmt w:val="bullet"/&gt;&lt;w:lvlText w:val=""/&gt;&lt;w:lvlJc w:val="left"/&gt;&lt;w:pPr&gt;&lt;w:ind w:left="5040" w:hanging="360"/&gt;&lt;/w:pPr&gt;&lt;w:rPr&gt;&lt;w:rFonts w:ascii="Symbol" w:hAnsi="Symbol" w:hint="default"/&gt;&lt;/w:rPr&gt;&lt;/w:lvl&gt;&lt;w:lvl w:ilvl="7" w:tplc="04190003" w:tentative="1"&gt;&lt;w:start w:val="1"/&gt;&lt;w:numFmt w:val="bullet"/&gt;&lt;w:lvlText w:val="o"/&gt;&lt;w:lvlJc w:val="left"/&gt;&lt;w:pPr&gt;&lt;w:ind w:left="5760" w:hanging="360"/&gt;&lt;/w:pPr&gt;&lt;w:rPr&gt;&lt;w:rFonts w:ascii="Courier New" w:hAnsi="Courier New" w:cs="Courier New" w:hint="default"/&gt;&lt;/w:rPr&gt;&lt;/w:lvl&gt;&lt;w:lvl w:ilvl="8" w:tplc="04190005"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w:val="2F6277CD"/&gt;&lt;w:multiLevelType w:val="hybridMultilevel"/&gt;&lt;w:tmpl w:val="393035C0"/&gt;&lt;w:lvl w:ilvl="0" w:tplc="0419000F"&gt;&lt;w:start w:val="1"/&gt;&lt;w:numFmt w:val="decimal"/&gt;&lt;w:lvlText w:val="%1."/&gt;&lt;w:lvlJc w:val="left"/&gt;&lt;w:pPr&gt;&lt;w:ind w:left="720" w:hanging="360"/&gt;&lt;/w:pPr&gt;&lt;w:rPr&gt;&lt;w:rFonts w:hint="default"/&gt;&lt;/w:rPr&gt;&lt;/w:lvl&gt;&lt;w:lvl w:ilvl="1" w:tplc="04190019" w:tentative="1"&gt;&lt;w:start w:val="1"/&gt;&lt;w:numFmt w:val="lowerLetter"/&gt;&lt;w:lvlText w:val="%2."/&gt;&lt;w:lvlJc w:val="left"/&gt;&lt;w:pPr&gt;&lt;w:ind w:left="1440" w:hanging="360"/&gt;&lt;/w:pPr&gt;&lt;/w:lvl&gt;&lt;w:lvl w:ilvl="2" w:tplc="0419001B" w:tentative="1"&gt;&lt;w:start w:val="1"/&gt;&lt;w:numFmt w:val="lowerRoman"/&gt;&lt;w:lvlText w:val="%3."/&gt;&lt;w:lvlJc w:val="right"/&gt;&lt;w:pPr&gt;&lt;w:ind w:left="2160" w:hanging="180"/&gt;&lt;/w:pPr&gt;&lt;/w:lvl&gt;&lt;w:lvl w:ilvl="3" w:tplc="0419000F" w:tentative="1"&gt;&lt;w:start w:val="1"/&gt;&lt;w:numFmt w:val="decimal"/&gt;&lt;w:lvlText w:val="%4."/&gt;&lt;w:lvlJc w:val="left"/&gt;&lt;w:pPr&gt;&lt;w:ind w:left="2880" w:hanging="360"/&gt;&lt;/w:pPr&gt;&lt;/w:lvl&gt;&lt;w:lvl w:ilvl="4" w:tplc="04190019" w:tentative="1"&gt;&lt;w:start w:val="1"/&gt;&lt;w:numFmt w:val="lowerLetter"/&gt;&lt;w:lvlText w:val="%5."/&gt;&lt;w:lvlJc w:val="left"/&gt;&lt;w:pPr&gt;&lt;w:ind w:left="3600" w:hanging="360"/&gt;&lt;/w:pPr&gt;&lt;/w:lvl&gt;&lt;w:lvl w:ilvl="5" w:tplc="0419001B" w:tentative="1"&gt;&lt;w:start w:val="1"/&gt;&lt;w:numFmt w:val="lowerRoman"/&gt;&lt;w:lvlText w:val="%6."/&gt;&lt;w:lvlJc w:val="right"/&gt;&lt;w:pPr&gt;&lt;w:ind w:left="4320" w:hanging="180"/&gt;&lt;/w:pPr&gt;&lt;/w:lvl&gt;&lt;w:lvl w:ilvl="6" w:tplc="0419000F" w:tentative="1"&gt;&lt;w:start w:val="1"/&gt;&lt;w:numFmt w:val="decimal"/&gt;&lt;w:lvlText w:val="%7."/&gt;&lt;w:lvlJc w:val="left"/&gt;&lt;w:pPr&gt;&lt;w:ind w:left="5040" w:hanging="360"/&gt;&lt;/w:pPr&gt;&lt;/w:lvl&gt;&lt;w:lvl w:ilvl="7" w:tplc="04190019" w:tentative="1"&gt;&lt;w:start w:val="1"/&gt;&lt;w:numFmt w:val="lowerLetter"/&gt;&lt;w:lvlText w:val="%8."/&gt;&lt;w:lvlJc w:val="left"/&gt;&lt;w:pPr&gt;&lt;w:ind w:left="5760" w:hanging="360"/&gt;&lt;/w:pPr&gt;&lt;/w:lvl&gt;&lt;w:lvl w:ilvl="8" w:tplc="0419001B" w:tentative="1"&gt;&lt;w:start w:val="1"/&gt;&lt;w:numFmt w:val="lowerRoman"/&gt;&lt;w:lvlText w:val="%9."/&gt;&lt;w:lvlJc w:val="right"/&gt;&lt;w:pPr&gt;&lt;w:ind w:left="6480" w:hanging="180"/&gt;&lt;/w:pPr&gt;&lt;/w:lvl&gt;&lt;/w:abstractNum&gt;&lt;w:abstractNum w:abstractNumId="29" w15:restartNumberingAfterBreak="0"&gt;&lt;w:nsid w:val="31A24461"/&gt;&lt;w:multiLevelType w:val="hybridMultilevel"/&gt;&lt;w:tmpl w:val="EBE66D04"/&gt;&lt;w:lvl w:ilvl="0" w:tplc="0419000F"&gt;&lt;w:start w:val="1"/&gt;&lt;w:numFmt w:val="decimal"/&gt;&lt;w:lvlText w:val="%1."/&gt;&lt;w:lvlJc w:val="left"/&gt;&lt;w:pPr&gt;&lt;w:ind w:left="720" w:hanging="360"/&gt;&lt;/w:pPr&gt;&lt;/w:lvl&gt;&lt;w:lvl w:ilvl="1" w:tplc="04190019" w:tentative="1"&gt;&lt;w:start w:val="1"/&gt;&lt;w:numFmt w:val="lowerLetter"/&gt;&lt;w:lvlText w:val="%2."/&gt;&lt;w:lvlJc w:val="left"/&gt;&lt;w:pPr&gt;&lt;w:ind w:left="1440" w:hanging="360"/&gt;&lt;/w:pPr&gt;&lt;/w:lvl&gt;&lt;w:lvl w:ilvl="2" w:tplc="0419001B" w:tentative="1"&gt;&lt;w:start w:val="1"/&gt;&lt;w:numFmt w:val="lowerRoman"/&gt;&lt;w:lvlText w:val="%3."/&gt;&lt;w:lvlJc w:val="right"/&gt;&lt;w:pPr&gt;&lt;w:ind w:left="2160" w:hanging="180"/&gt;&lt;/w:pPr&gt;&lt;/w:lvl&gt;&lt;w:lvl w:ilvl="3" w:tplc="0419000F" w:tentative="1"&gt;&lt;w:start w:val="1"/&gt;&lt;w:numFmt w:val="decimal"/&gt;&lt;w:lvlText w:val="%4."/&gt;&lt;w:lvlJc w:val="left"/&gt;&lt;w:pPr&gt;&lt;w:ind w:left="2880" w:hanging="360"/&gt;&lt;/w:pPr&gt;&lt;/w:lvl&gt;&lt;w:lvl w:ilvl="4" w:tplc="04190019" w:tentative="1"&gt;&lt;w:start w:val="1"/&gt;&lt;w:numFmt w:val="lowerLetter"/&gt;&lt;w:lvlText w:val="%5."/&gt;&lt;w:lvlJc w:val="left"/&gt;&lt;w:pPr&gt;&lt;w:ind w:left="3600" w:hanging="360"/&gt;&lt;/w:pPr&gt;&lt;/w:lvl&gt;&lt;w:lvl w:ilvl="5" w:tplc="0419001B" w:tentative="1"&gt;&lt;w:start w:val="1"/&gt;&lt;w:numFmt w:val="lowerRoman"/&gt;&lt;w:lvlText w:val="%6."/&gt;&lt;w:lvlJc w:val="right"/&gt;&lt;w:pPr&gt;&lt;w:ind w:left="4320" w:hanging="180"/&gt;&lt;/w:pPr&gt;&lt;/w:lvl&gt;&lt;w:lvl w:ilvl="6" w:tplc="0419000F" w:tentative="1"&gt;&lt;w:start w:val="1"/&gt;&lt;w:numFmt w:val="decimal"/&gt;&lt;w:lvlText w:val="%7."/&gt;&lt;w:lvlJc w:val="left"/&gt;&lt;w:pPr&gt;&lt;w:ind w:left="5040" w:hanging="360"/&gt;&lt;/w:pPr&gt;&lt;/w:lvl&gt;&lt;w:lvl w:ilvl="7" w:tplc="04190019" w:tentative="1"&gt;&lt;w:start w:val="1"/&gt;&lt;w:numFmt w:val="lowerLetter"/&gt;&lt;w:lvlText w:val="%8."/&gt;&lt;w:lvlJc w:val="left"/&gt;&lt;w:pPr&gt;&lt;w:ind w:left="5760" w:hanging="360"/&gt;&lt;/w:pPr&gt;&lt;/w:lvl&gt;&lt;w:lvl w:ilvl="8" w:tplc="0419001B" w:tentative="1"&gt;&lt;w:start w:val="1"/&gt;&lt;w:numFmt w:val="lowerRoman"/&gt;&lt;w:lvlText w:val="%9."/&gt;&lt;w:lvlJc w:val="right"/&gt;&lt;w:pPr&gt;&lt;w:ind w:left="6480" w:hanging="180"/&gt;&lt;/w:pPr&gt;&lt;/w:lvl&gt;&lt;/w:abstractNum&gt;&lt;w:abstractNum w:abstractNumId="30" w15:restartNumberingAfterBreak="0"&gt;&lt;w:nsid w:val="34073EEA"/&gt;&lt;w:multiLevelType w:val="hybridMultilevel"/&gt;&lt;w:tmpl w:val="A54492F0"/&gt;&lt;w:lvl w:ilvl="0" w:tplc="04190001"&gt;&lt;w:start w:val="1"/&gt;&lt;w:numFmt w:val="bullet"/&gt;&lt;w:lvlText w:val=""/&gt;&lt;w:lvlJc w:val="left"/&gt;&lt;w:pPr&gt;&lt;w:ind w:left="720" w:hanging="360"/&gt;&lt;/w:pPr&gt;&lt;w:rPr&gt;&lt;w:rFonts w:ascii="Symbol" w:hAnsi="Symbol" w:hint="default"/&gt;&lt;/w:rPr&gt;&lt;/w:lvl&gt;&lt;w:lvl w:ilvl="1" w:tplc="04190003" w:tentative="1"&gt;&lt;w:start w:val="1"/&gt;&lt;w:numFmt w:val="bullet"/&gt;&lt;w:lvlText w:val="o"/&gt;&lt;w:lvlJc w:val="left"/&gt;&lt;w:pPr&gt;&lt;w:ind w:left="1440" w:hanging="360"/&gt;&lt;/w:pPr&gt;&lt;w:rPr&gt;&lt;w:rFonts w:ascii="Courier New" w:hAnsi="Courier New" w:cs="Courier New" w:hint="default"/&gt;&lt;/w:rPr&gt;&lt;/w:lvl&gt;&lt;w:lvl w:ilvl="2" w:tplc="04190005" w:tentative="1"&gt;&lt;w:start w:val="1"/&gt;&lt;w:numFmt w:val="bullet"/&gt;&lt;w:lvlText w:val=""/&gt;&lt;w:lvlJc w:val="left"/&gt;&lt;w:pPr&gt;&lt;w:ind w:left="2160" w:hanging="360"/&gt;&lt;/w:pPr&gt;&lt;w:rPr&gt;&lt;w:rFonts w:ascii="Wingdings" w:hAnsi="Wingdings" w:hint="default"/&gt;&lt;/w:rPr&gt;&lt;/w:lvl&gt;&lt;w:lvl w:ilvl="3" w:tplc="04190001" w:tentative="1"&gt;&lt;w:start w:val="1"/&gt;&lt;w:numFmt w:val="bullet"/&gt;&lt;w:lvlText w:val=""/&gt;&lt;w:lvlJc w:val="left"/&gt;&lt;w:pPr&gt;&lt;w:ind w:left="2880" w:hanging="360"/&gt;&lt;/w:pPr&gt;&lt;w:rPr&gt;&lt;w:rFonts w:ascii="Symbol" w:hAnsi="Symbol" w:hint="default"/&gt;&lt;/w:rPr&gt;&lt;/w:lvl&gt;&lt;w:lvl w:ilvl="4" w:tplc="04190003" w:tentative="1"&gt;&lt;w:start w:val="1"/&gt;&lt;w:numFmt w:val="bullet"/&gt;&lt;w:lvlText w:val="o"/&gt;&lt;w:lvlJc w:val="left"/&gt;&lt;w:pPr&gt;&lt;w:ind w:left="3600" w:hanging="360"/&gt;&lt;/w:pPr&gt;&lt;w:rPr&gt;&lt;w:rFonts w:ascii="Courier New" w:hAnsi="Courier New" w:cs="Courier New" w:hint="default"/&gt;&lt;/w:rPr&gt;&lt;/w:lvl&gt;&lt;w:lvl w:ilvl="5" w:tplc="04190005" w:tentative="1"&gt;&lt;w:start w:val="1"/&gt;&lt;w:numFmt w:val="bullet"/&gt;&lt;w:lvlText w:val=""/&gt;&lt;w:lvlJc w:val="left"/&gt;&lt;w:pPr&gt;&lt;w:ind w:left="4320" w:hanging="360"/&gt;&lt;/w:pPr&gt;&lt;w:rPr&gt;&lt;w:rFonts w:ascii="Wingdings" w:hAnsi="Wingdings" w:hint="default"/&gt;&lt;/w:rPr&gt;&lt;/w:lvl&gt;&lt;w:lvl w:ilvl="6" w:tplc="04190001" w:tentative="1"&gt;&lt;w:start w:val="1"/&gt;&lt;w:numFmt w:val="bullet"/&gt;&lt;w:lvlText w:val=""/&gt;&lt;w:lvlJc w:val="left"/&gt;&lt;w:pPr&gt;&lt;w:ind w:left="5040" w:hanging="360"/&gt;&lt;/w:pPr&gt;&lt;w:rPr&gt;&lt;w:rFonts w:ascii="Symbol" w:hAnsi="Symbol" w:hint="default"/&gt;&lt;/w:rPr&gt;&lt;/w:lvl&gt;&lt;w:lvl w:ilvl="7" w:tplc="04190003" w:tentative="1"&gt;&lt;w:start w:val="1"/&gt;&lt;w:numFmt w:val="bullet"/&gt;&lt;w:lvlText w:val="o"/&gt;&lt;w:lvlJc w:val="left"/&gt;&lt;w:pPr&gt;&lt;w:ind w:left="5760" w:hanging="360"/&gt;&lt;/w:pPr&gt;&lt;w:rPr&gt;&lt;w:rFonts w:ascii="Courier New" w:hAnsi="Courier New" w:cs="Courier New" w:hint="default"/&gt;&lt;/w:rPr&gt;&lt;/w:lvl&gt;&lt;w:lvl w:ilvl="8" w:tplc="04190005" w:tentative="1"&gt;&lt;w:start w:val="1"/&gt;&lt;w:numFmt w:val="bullet"/&gt;&lt;w:lvlText w:val=""/&gt;&lt;w:lvlJc w:val="left"/&gt;&lt;w:pPr&gt;&lt;w:ind w:left="6480" w:hanging="360"/&gt;&lt;/w:pPr&gt;&lt;w:rPr&gt;&lt;w:rFonts w:ascii="Wingdings" w:hAnsi="Wingdings" w:hint="default"/&gt;&lt;/w:rPr&gt;&lt;/w:lvl&gt;&lt;/w:abstractNum&gt;&lt;w:abstractNum w:abstractNumId="31" w15:restartNumberingAfterBreak="0"&gt;&lt;w:nsid w:val="37031B45"/&gt;&lt;w:multiLevelType w:val="multilevel"/&gt;&lt;w:tmpl w:val="C910145E"/&gt;&lt;w:lvl w:ilvl="0"&gt;&lt;w:start w:val="1"/&gt;&lt;w:numFmt w:val="bullet"/&gt;&lt;w:pStyle w:val="a"/&gt;&lt;w:lvlText w:val=""/&gt;&lt;w:lvlJc w:val="left"/&gt;&lt;w:pPr&gt;&lt;w:ind w:left="680" w:hanging="396"/&gt;&lt;/w:pPr&gt;&lt;w:rPr&gt;&lt;w:rFonts w:ascii="Symbol" w:hAnsi="Symbol" w:hint="default"/&gt;&lt;/w:rPr&gt;&lt;/w:lvl&gt;&lt;w:lvl w:ilvl="1"&gt;&lt;w:start w:val="1"/&gt;&lt;w:numFmt w:val="bullet"/&gt;&lt;w:lvlText w:val="o"/&gt;&lt;w:lvlJc w:val="left"/&gt;&lt;w:pPr&gt;&lt;w:ind w:left="1247" w:hanging="396"/&gt;&lt;/w:pPr&gt;&lt;w:rPr&gt;&lt;w:rFonts w:ascii="Courier New" w:hAnsi="Courier New" w:hint="default"/&gt;&lt;/w:rPr&gt;&lt;/w:lvl&gt;&lt;w:lvl w:ilvl="2"&gt;&lt;w:start w:val="1"/&gt;&lt;w:numFmt w:val="bullet"/&gt;&lt;w:lvlText w:val=""/&gt;&lt;w:lvlJc w:val="left"/&gt;&lt;w:pPr&gt;&lt;w:ind w:left="1701" w:hanging="454"/&gt;&lt;/w:pPr&gt;&lt;w:rPr&gt;&lt;w:rFonts w:ascii="Wingdings" w:hAnsi="Wingdings" w:hint="default"/&gt;&lt;/w:rPr&gt;&lt;/w:lvl&gt;&lt;w:lvl w:ilvl="3"&gt;&lt;w:start w:val="1"/&gt;&lt;w:numFmt w:val="bullet"/&gt;&lt;w:lvlText w:val=""/&gt;&lt;w:lvlJc w:val="left"/&gt;&lt;w:pPr&gt;&lt;w:ind w:left="2381" w:hanging="453"/&gt;&lt;/w:pPr&gt;&lt;w:rPr&gt;&lt;w:rFonts w:ascii="Symbol" w:hAnsi="Symbol" w:hint="default"/&gt;&lt;/w:rPr&gt;&lt;/w:lvl&gt;&lt;w:lvl w:ilvl="4"&gt;&lt;w:start w:val="1"/&gt;&lt;w:numFmt w:val="bullet"/&gt;&lt;w:lvlText w:val="o"/&gt;&lt;w:lvlJc w:val="left"/&gt;&lt;w:pPr&gt;&lt;w:ind w:left="3062" w:hanging="454"/&gt;&lt;/w:pPr&gt;&lt;w:rPr&gt;&lt;w:rFonts w:ascii="Courier New" w:hAnsi="Courier New" w:hint="default"/&gt;&lt;/w:rPr&gt;&lt;/w:lvl&gt;&lt;w:lvl w:ilvl="5"&gt;&lt;w:start w:val="1"/&gt;&lt;w:numFmt w:val="bullet"/&gt;&lt;w:lvlText w:val=""/&gt;&lt;w:lvlJc w:val="left"/&gt;&lt;w:pPr&gt;&lt;w:ind w:left="3402" w:hanging="283"/&gt;&lt;/w:pPr&gt;&lt;w:rPr&gt;&lt;w:rFonts w:ascii="Wingdings" w:hAnsi="Wingdings" w:hint="default"/&gt;&lt;/w:rPr&gt;&lt;/w:lvl&gt;&lt;w:lvl w:ilvl="6"&gt;&lt;w:start w:val="1"/&gt;&lt;w:numFmt w:val="bullet"/&gt;&lt;w:lvlText w:val=""/&gt;&lt;w:lvlJc w:val="left"/&gt;&lt;w:pPr&gt;&lt;w:ind w:left="3856" w:hanging="397"/&gt;&lt;/w:pPr&gt;&lt;w:rPr&gt;&lt;w:rFonts w:ascii="Symbol" w:hAnsi="Symbol" w:hint="default"/&gt;&lt;/w:rPr&gt;&lt;/w:lvl&gt;&lt;w:lvl w:ilvl="7"&gt;&lt;w:start w:val="1"/&gt;&lt;w:numFmt w:val="bullet"/&gt;&lt;w:lvlText w:val="o"/&gt;&lt;w:lvlJc w:val="left"/&gt;&lt;w:pPr&gt;&lt;w:ind w:left="4196" w:hanging="340"/&gt;&lt;/w:pPr&gt;&lt;w:rPr&gt;&lt;w:rFonts w:ascii="Courier New" w:hAnsi="Courier New" w:hint="default"/&gt;&lt;/w:rPr&gt;&lt;/w:lvl&gt;&lt;w:lvl w:ilvl="8"&gt;&lt;w:start w:val="1"/&gt;&lt;w:numFmt w:val="bullet"/&gt;&lt;w:lvlText w:val=""/&gt;&lt;w:lvlJc w:val="left"/&gt;&lt;w:pPr&gt;&lt;w:ind w:left="4423" w:hanging="397"/&gt;&lt;/w:pPr&gt;&lt;w:rPr&gt;&lt;w:rFonts w:ascii="Wingdings" w:hAnsi="Wingdings" w:hint="default"/&gt;&lt;/w:rPr&gt;&lt;/w:lvl&gt;&lt;/w:abstractNum&gt;&lt;w:abstractNum w:abstractNumId="32" w15:restartNumberingAfterBreak="0"&gt;&lt;w:nsid w:val="39B92DFE"/&gt;&lt;w:multiLevelType w:val="multilevel"/&gt;&lt;w:tmpl w:val="1C2C394A"/&gt;&lt;w:lvl w:ilvl="0"&gt;&lt;w:start w:val="1"/&gt;&lt;w:numFmt w:val="decimal"/&gt;&lt;w:pStyle w:val="1"/&gt;&lt;w:lvlText w:val="%1"/&gt;&lt;w:lvlJc w:val="left"/&gt;&lt;w:pPr&gt;&lt;w:ind w:left="432" w:hanging="432"/&gt;&lt;/w:pPr&gt;&lt;/w:lvl&gt;&lt;w:lvl w:ilvl="1"&gt;&lt;w:start w:val="1"/&gt;&lt;w:numFmt w:val="decimal"/&gt;&lt;w:pStyle w:val="2"/&gt;&lt;w:lvlText w:val="%1.%2"/&gt;&lt;w:lvlJc w:val="left"/&gt;&lt;w:pPr&gt;&lt;w:ind w:left="576" w:hanging="576"/&gt;&lt;/w:pPr&gt;&lt;/w:lvl&gt;&lt;w:lvl w:ilvl="2"&gt;&lt;w:start w:val="1"/&gt;&lt;w:numFmt w:val="decimal"/&gt;&lt;w:pStyle w:val="3"/&gt;&lt;w:lvlText w:val="%1.%2.%3"/&gt;&lt;w:lvlJc w:val="left"/&gt;&lt;w:pPr&gt;&lt;w:ind w:left="720" w:hanging="720"/&gt;&lt;/w:pPr&gt;&lt;/w:lvl&gt;&lt;w:lvl w:ilvl="3"&gt;&lt;w:start w:val="1"/&gt;&lt;w:numFmt w:val="decimal"/&gt;&lt;w:pStyle w:val="4"/&gt;&lt;w:lvlText w:val="%1.%2.%3.%4"/&gt;&lt;w:lvlJc w:val="left"/&gt;&lt;w:pPr&gt;&lt;w:ind w:left="864" w:hanging="864"/&gt;&lt;/w:pPr&gt;&lt;w:rPr&gt;&lt;w:b/&gt;&lt;w:i/&gt;&lt;/w:rPr&gt;&lt;/w:lvl&gt;&lt;w:lvl w:ilvl="4"&gt;&lt;w:start w:val="1"/&gt;&lt;w:numFmt w:val="decimal"/&gt;&lt;w:pStyle w:val="5"/&gt;&lt;w:lvlText w:val="%1.%2.%3.%4.%5"/&gt;&lt;w:lvlJc w:val="left"/&gt;&lt;w:pPr&gt;&lt;w:ind w:left="1008" w:hanging="1008"/&gt;&lt;/w:pPr&gt;&lt;/w:lvl&gt;&lt;w:lvl w:ilvl="5"&gt;&lt;w:start w:val="1"/&gt;&lt;w:numFmt w:val="decimal"/&gt;&lt;w:pStyle w:val="6"/&gt;&lt;w:lvlText w:val="%1.%2.%3.%4.%5.%6"/&gt;&lt;w:lvlJc w:val="left"/&gt;&lt;w:pPr&gt;&lt;w:ind w:left="1152" w:hanging="1152"/&gt;&lt;/w:pPr&gt;&lt;/w:lvl&gt;&lt;w:lvl w:ilvl="6"&gt;&lt;w:start w:val="1"/&gt;&lt;w:numFmt w:val="decimal"/&gt;&lt;w:pStyle w:val="7"/&gt;&lt;w:lvlText w:val="%1.%2.%3.%4.%5.%6.%7"/&gt;&lt;w:lvlJc w:val="left"/&gt;&lt;w:pPr&gt;&lt;w:ind w:left="1296" w:hanging="1296"/&gt;&lt;/w:pPr&gt;&lt;/w:lvl&gt;&lt;w:lvl w:ilvl="7"&gt;&lt;w:start w:val="1"/&gt;&lt;w:numFmt w:val="decimal"/&gt;&lt;w:pStyle w:val="8"/&gt;&lt;w:lvlText w:val="%1.%2.%3.%4.%5.%6.%7.%8"/&gt;&lt;w:lvlJc w:val="left"/&gt;&lt;w:pPr&gt;&lt;w:ind w:left="1440" w:hanging="1440"/&gt;&lt;/w:pPr&gt;&lt;/w:lvl&gt;&lt;w:lvl w:ilvl="8"&gt;&lt;w:start w:val="1"/&gt;&lt;w:numFmt w:val="decimal"/&gt;&lt;w:pStyle w:val="9"/&gt;&lt;w:lvlText w:val="%1.%2.%3.%4.%5.%6.%7.%8.%9"/&gt;&lt;w:lvlJc w:val="left"/&gt;&lt;w:pPr&gt;&lt;w:ind w:left="1584" w:hanging="1584"/&gt;&lt;/w:pPr&gt;&lt;/w:lvl&gt;&lt;/w:abstractNum&gt;&lt;w:abstractNum w:abstractNumId="33" w15:restartNumberingAfterBreak="0"&gt;&lt;w:nsid w:val="3A4F1C24"/&gt;&lt;w:multiLevelType w:val="hybridMultilevel"/&gt;&lt;w:tmpl w:val="B2E81DE4"/&gt;&lt;w:lvl w:ilvl="0" w:tplc="0419000F"&gt;&lt;w:start w:val="1"/&gt;&lt;w:numFmt w:val="decimal"/&gt;&lt;w:lvlText w:val="%1."/&gt;&lt;w:lvlJc w:val="left"/&gt;&lt;w:pPr&gt;&lt;w:ind w:left="720" w:hanging="360"/&gt;&lt;/w:pPr&gt;&lt;/w:lvl&gt;&lt;w:lvl w:ilvl="1" w:tplc="04190019" w:tentative="1"&gt;&lt;w:start w:val="1"/&gt;&lt;w:numFmt w:val="lowerLetter"/&gt;&lt;w:lvlText w:val="%2."/&gt;&lt;w:lvlJc w:val="left"/&gt;&lt;w:pPr&gt;&lt;w:ind w:left="1440" w:hanging="360"/&gt;&lt;/w:pPr&gt;&lt;/w:lvl&gt;&lt;w:lvl w:ilvl="2" w:tplc="0419001B" w:tentative="1"&gt;&lt;w:start w:val="1"/&gt;&lt;w:numFmt w:val="lowerRoman"/&gt;&lt;w:lvlText w:val="%3."/&gt;&lt;w:lvlJc w:val="right"/&gt;&lt;w:pPr&gt;&lt;w:ind w:left="2160" w:hanging="180"/&gt;&lt;/w:pPr&gt;&lt;/w:lvl&gt;&lt;w:lvl w:ilvl="3" w:tplc="0419000F" w:tentative="1"&gt;&lt;w:start w:val="1"/&gt;&lt;w:numFmt w:val="decimal"/&gt;&lt;w:lvlText w:val="%4."/&gt;&lt;w:lvlJc w:val="left"/&gt;&lt;w:pPr&gt;&lt;w:ind w:left="2880" w:hanging="360"/&gt;&lt;/w:pPr&gt;&lt;/w:lvl&gt;&lt;w:lvl w:ilvl="4" w:tplc="04190019" w:tentative="1"&gt;&lt;w:start w:val="1"/&gt;&lt;w:numFmt w:val="lowerLetter"/&gt;&lt;w:lvlText w:val="%5."/&gt;&lt;w:lvlJc w:val="left"/&gt;&lt;w:pPr&gt;&lt;w:ind w:left="3600" w:hanging="360"/&gt;&lt;/w:pPr&gt;&lt;/w:lvl&gt;&lt;w:lvl w:ilvl="5" w:tplc="0419001B" w:tentative="1"&gt;&lt;w:start w:val="1"/&gt;&lt;w:numFmt w:val="lowerRoman"/&gt;&lt;w:lvlText w:val="%6."/&gt;&lt;w:lvlJc w:val="right"/&gt;&lt;w:pPr&gt;&lt;w:ind w:left="4320" w:hanging="180"/&gt;&lt;/w:pPr&gt;&lt;/w:lvl&gt;&lt;w:lvl w:ilvl="6" w:tplc="0419000F" w:tentative="1"&gt;&lt;w:start w:val="1"/&gt;&lt;w:numFmt w:val="decimal"/&gt;&lt;w:lvlText w:val="%7."/&gt;&lt;w:lvlJc w:val="left"/&gt;&lt;w:pPr&gt;&lt;w:ind w:left="5040" w:hanging="360"/&gt;&lt;/w:pPr&gt;&lt;/w:lvl&gt;&lt;w:lvl w:ilvl="7" w:tplc="04190019" w:tentative="1"&gt;&lt;w:start w:val="1"/&gt;&lt;w:numFmt w:val="lowerLetter"/&gt;&lt;w:lvlText w:val="%8."/&gt;&lt;w:lvlJc w:val="left"/&gt;&lt;w:pPr&gt;&lt;w:ind w:left="5760" w:hanging="360"/&gt;&lt;/w:pPr&gt;&lt;/w:lvl&gt;&lt;w:lvl w:ilvl="8" w:tplc="0419001B" w:tentative="1"&gt;&lt;w:start w:val="1"/&gt;&lt;w:numFmt w:val="lowerRoman"/&gt;&lt;w:lvlText w:val="%9."/&gt;&lt;w:lvlJc w:val="right"/&gt;&lt;w:pPr&gt;&lt;w:ind w:left="6480" w:hanging="180"/&gt;&lt;/w:pPr&gt;&lt;/w:lvl&gt;&lt;/w:abstractNum&gt;&lt;w:abstractNum w:abstractNumId="34" w15:restartNumberingAfterBreak="0"&gt;&lt;w:nsid w:val="3E977322"/&gt;&lt;w:multiLevelType w:val="hybridMultilevel"/&gt;&lt;w:tmpl w:val="50BEDFDA"/&gt;&lt;w:lvl w:ilvl="0" w:tplc="04190019"&gt;&lt;w:start w:val="1"/&gt;&lt;w:numFmt w:val="lowerLetter"/&gt;&lt;w:lvlText w:val="%1."/&gt;&lt;w:lvlJc w:val="left"/&gt;&lt;w:pPr&gt;&lt;w:ind w:left="720" w:hanging="360"/&gt;&lt;/w:pPr&gt;&lt;/w:lvl&gt;&lt;w:lvl w:ilvl="1" w:tplc="04190019" w:tentative="1"&gt;&lt;w:start w:val="1"/&gt;&lt;w:numFmt w:val="lowerLetter"/&gt;&lt;w:lvlText w:val="%2."/&gt;&lt;w:lvlJc w:val="left"/&gt;&lt;w:pPr&gt;&lt;w:ind w:left="1440" w:hanging="360"/&gt;&lt;/w:pPr&gt;&lt;/w:lvl&gt;&lt;w:lvl w:ilvl="2" w:tplc="0419001B" w:tentative="1"&gt;&lt;w:start w:val="1"/&gt;&lt;w:numFmt w:val="lowerRoman"/&gt;&lt;w:lvlText w:val="%3."/&gt;&lt;w:lvlJc w:val="right"/&gt;&lt;w:pPr&gt;&lt;w:ind w:left="2160" w:hanging="180"/&gt;&lt;/w:pPr&gt;&lt;/w:lvl&gt;&lt;w:lvl w:ilvl="3" w:tplc="0419000F" w:tentative="1"&gt;&lt;w:start w:val="1"/&gt;&lt;w:numFmt w:val="decimal"/&gt;&lt;w:lvlText w:val="%4."/&gt;&lt;w:lvlJc w:val="left"/&gt;&lt;w:pPr&gt;&lt;w:ind w:left="2880" w:hanging="360"/&gt;&lt;/w:pPr&gt;&lt;/w:lvl&gt;&lt;w:lvl w:ilvl="4" w:tplc="04190019" w:tentative="1"&gt;&lt;w:start w:val="1"/&gt;&lt;w:numFmt w:val="lowerLetter"/&gt;&lt;w:lvlText w:val="%5."/&gt;&lt;w:lvlJc w:val="left"/&gt;&lt;w:pPr&gt;&lt;w:ind w:left="3600" w:hanging="360"/&gt;&lt;/w:pPr&gt;&lt;/w:lvl&gt;&lt;w:lvl w:ilvl="5" w:tplc="0419001B" w:tentative="1"&gt;&lt;w:start w:val="1"/&gt;&lt;w:numFmt w:val="lowerRoman"/&gt;&lt;w:lvlText w:val="%6."/&gt;&lt;w:lvlJc w:val="right"/&gt;&lt;w:pPr&gt;&lt;w:ind w:left="4320" w:hanging="180"/&gt;&lt;/w:pPr&gt;&lt;/w:lvl&gt;&lt;w:lvl w:ilvl="6" w:tplc="0419000F" w:tentative="1"&gt;&lt;w:start w:val="1"/&gt;&lt;w:numFmt w:val="decimal"/&gt;&lt;w:lvlText w:val="%7."/&gt;&lt;w:lvlJc w:val="left"/&gt;&lt;w:pPr&gt;&lt;w:ind w:left="5040" w:hanging="360"/&gt;&lt;/w:pPr&gt;&lt;/w:lvl&gt;&lt;w:lvl w:ilvl="7" w:tplc="04190019" w:tentative="1"&gt;&lt;w:start w:val="1"/&gt;&lt;w:numFmt w:val="lowerLetter"/&gt;&lt;w:lvlText w:val="%8."/&gt;&lt;w:lvlJc w:val="left"/&gt;&lt;w:pPr&gt;&lt;w:ind w:left="5760" w:hanging="360"/&gt;&lt;/w:pPr&gt;&lt;/w:lvl&gt;&lt;w:lvl w:ilvl="8" w:tplc="0419001B" w:tentative="1"&gt;&lt;w:start w:val="1"/&gt;&lt;w:numFmt w:val="lowerRoman"/&gt;&lt;w:lvlText w:val="%9."/&gt;&lt;w:lvlJc w:val="right"/&gt;&lt;w:pPr&gt;&lt;w:ind w:left="6480" w:hanging="180"/&gt;&lt;/w:pPr&gt;&lt;/w:lvl&gt;&lt;/w:abstractNum&gt;&lt;w:abstractNum w:abstractNumId="35" w15:restartNumberingAfterBreak="0"&gt;&lt;w:nsid w:val="3F4F0A36"/&gt;&lt;w:multiLevelType w:val="hybridMultilevel"/&gt;&lt;w:tmpl w:val="B31A85FC"/&gt;&lt;w:lvl w:ilvl="0" w:tplc="04190001"&gt;&lt;w:start w:val="1"/&gt;&lt;w:numFmt w:val="bullet"/&gt;&lt;w:lvlText w:val=""/&gt;&lt;w:lvlJc w:val="left"/&gt;&lt;w:pPr&gt;&lt;w:ind w:left="720" w:hanging="360"/&gt;&lt;/w:pPr&gt;&lt;w:rPr&gt;&lt;w:rFonts w:ascii="Symbol" w:hAnsi="Symbol" w:hint="default"/&gt;&lt;/w:rPr&gt;&lt;/w:lvl&gt;&lt;w:lvl w:ilvl="1" w:tplc="04190003" w:tentative="1"&gt;&lt;w:start w:val="1"/&gt;&lt;w:numFmt w:val="bullet"/&gt;&lt;w:lvlText w:val="o"/&gt;&lt;w:lvlJc w:val="left"/&gt;&lt;w:pPr&gt;&lt;w:ind w:left="1440" w:hanging="360"/&gt;&lt;/w:pPr&gt;&lt;w:rPr&gt;&lt;w:rFonts w:ascii="Courier New" w:hAnsi="Courier New" w:cs="Courier New" w:hint="default"/&gt;&lt;/w:rPr&gt;&lt;/w:lvl&gt;&lt;w:lvl w:ilvl="2" w:tplc="04190005" w:tentative="1"&gt;&lt;w:start w:val="1"/&gt;&lt;w:numFmt w:val="bullet"/&gt;&lt;w:lvlText w:val=""/&gt;&lt;w:lvlJc w:val="left"/&gt;&lt;w:pPr&gt;&lt;w:ind w:left="2160" w:hanging="360"/&gt;&lt;/w:pPr&gt;&lt;w:rPr&gt;&lt;w:rFonts w:ascii="Wingdings" w:hAnsi="Wingdings" w:hint="default"/&gt;&lt;/w:rPr&gt;&lt;/w:lvl&gt;&lt;w:lvl w:ilvl="3" w:tplc="04190001" w:tentative="1"&gt;&lt;w:start w:val="1"/&gt;&lt;w:numFmt w:val="bullet"/&gt;&lt;w:lvlText w:val=""/&gt;&lt;w:lvlJc w:val="left"/&gt;&lt;w:pPr&gt;&lt;w:ind w:left="2880" w:hanging="360"/&gt;&lt;/w:pPr&gt;&lt;w:rPr&gt;&lt;w:rFonts w:ascii="Symbol" w:hAnsi="Symbol" w:hint="default"/&gt;&lt;/w:rPr&gt;&lt;/w:lvl&gt;&lt;w:lvl w:ilvl="4" w:tplc="04190003" w:tentative="1"&gt;&lt;w:start w:val="1"/&gt;&lt;w:numFmt w:val="bullet"/&gt;&lt;w:lvlText w:val="o"/&gt;&lt;w:lvlJc w:val="left"/&gt;&lt;w:pPr&gt;&lt;w:ind w:left="3600" w:hanging="360"/&gt;&lt;/w:pPr&gt;&lt;w:rPr&gt;&lt;w:rFonts w:ascii="Courier New" w:hAnsi="Courier New" w:cs="Courier New" w:hint="default"/&gt;&lt;/w:rPr&gt;&lt;/w:lvl&gt;&lt;w:lvl w:ilvl="5" w:tplc="04190005" w:tentative="1"&gt;&lt;w:start w:val="1"/&gt;&lt;w:numFmt w:val="bullet"/&gt;&lt;w:lvlText w:val=""/&gt;&lt;w:lvlJc w:val="left"/&gt;&lt;w:pPr&gt;&lt;w:ind w:left="4320" w:hanging="360"/&gt;&lt;/w:pPr&gt;&lt;w:rPr&gt;&lt;w:rFonts w:ascii="Wingdings" w:hAnsi="Wingdings" w:hint="default"/&gt;&lt;/w:rPr&gt;&lt;/w:lvl&gt;&lt;w:lvl w:ilvl="6" w:tplc="04190001" w:tentative="1"&gt;&lt;w:start w:val="1"/&gt;&lt;w:numFmt w:val="bullet"/&gt;&lt;w:lvlText w:val=""/&gt;&lt;w:lvlJc w:val="left"/&gt;&lt;w:pPr&gt;&lt;w:ind w:left="5040" w:hanging="360"/&gt;&lt;/w:pPr&gt;&lt;w:rPr&gt;&lt;w:rFonts w:ascii="Symbol" w:hAnsi="Symbol" w:hint="default"/&gt;&lt;/w:rPr&gt;&lt;/w:lvl&gt;&lt;w:lvl w:ilvl="7" w:tplc="04190003" w:tentative="1"&gt;&lt;w:start w:val="1"/&gt;&lt;w:numFmt w:val="bullet"/&gt;&lt;w:lvlText w:val="o"/&gt;&lt;w:lvlJc w:val="left"/&gt;&lt;w:pPr&gt;&lt;w:ind w:left="5760" w:hanging="360"/&gt;&lt;/w:pPr&gt;&lt;w:rPr&gt;&lt;w:rFonts w:ascii="Courier New" w:hAnsi="Courier New" w:cs="Courier New" w:hint="default"/&gt;&lt;/w:rPr&gt;&lt;/w:lvl&gt;&lt;w:lvl w:ilvl="8" w:tplc="04190005"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w:val="3F8C291F"/&gt;&lt;w:multiLevelType w:val="hybridMultilevel"/&gt;&lt;w:tmpl w:val="83EED4BA"/&gt;&lt;w:lvl w:ilvl="0" w:tplc="0419000F"&gt;&lt;w:start w:val="1"/&gt;&lt;w:numFmt w:val="decimal"/&gt;&lt;w:lvlText w:val="%1."/&gt;&lt;w:lvlJc w:val="left"/&gt;&lt;w:pPr&gt;&lt;w:ind w:left="720" w:hanging="360"/&gt;&lt;/w:pPr&gt;&lt;/w:lvl&gt;&lt;w:lvl w:ilvl="1" w:tplc="04190019" w:tentative="1"&gt;&lt;w:start w:val="1"/&gt;&lt;w:numFmt w:val="lowerLetter"/&gt;&lt;w:lvlText w:val="%2."/&gt;&lt;w:lvlJc w:val="left"/&gt;&lt;w:pPr&gt;&lt;w:ind w:left="1440" w:hanging="360"/&gt;&lt;/w:pPr&gt;&lt;/w:lvl&gt;&lt;w:lvl w:ilvl="2" w:tplc="0419001B" w:tentative="1"&gt;&lt;w:start w:val="1"/&gt;&lt;w:numFmt w:val="lowerRoman"/&gt;&lt;w:lvlText w:val="%3."/&gt;&lt;w:lvlJc w:val="right"/&gt;&lt;w:pPr&gt;&lt;w:ind w:left="2160" w:hanging="180"/&gt;&lt;/w:pPr&gt;&lt;/w:lvl&gt;&lt;w:lvl w:ilvl="3" w:tplc="0419000F" w:tentative="1"&gt;&lt;w:start w:val="1"/&gt;&lt;w:numFmt w:val="decimal"/&gt;&lt;w:lvlText w:val="%4."/&gt;&lt;w:lvlJc w:val="left"/&gt;&lt;w:pPr&gt;&lt;w:ind w:left="2880" w:hanging="360"/&gt;&lt;/w:pPr&gt;&lt;/w:lvl&gt;&lt;w:lvl w:ilvl="4" w:tplc="04190019" w:tentative="1"&gt;&lt;w:start w:val="1"/&gt;&lt;w:numFmt w:val="lowerLetter"/&gt;&lt;w:lvlText w:val="%5."/&gt;&lt;w:lvlJc w:val="left"/&gt;&lt;w:pPr&gt;&lt;w:ind w:left="3600" w:hanging="360"/&gt;&lt;/w:pPr&gt;&lt;/w:lvl&gt;&lt;w:lvl w:ilvl="5" w:tplc="0419001B" w:tentative="1"&gt;&lt;w:start w:val="1"/&gt;&lt;w:numFmt w:val="lowerRoman"/&gt;&lt;w:lvlText w:val="%6."/&gt;&lt;w:lvlJc w:val="right"/&gt;&lt;w:pPr&gt;&lt;w:ind w:left="4320" w:hanging="180"/&gt;&lt;/w:pPr&gt;&lt;/w:lvl&gt;&lt;w:lvl w:ilvl="6" w:tplc="0419000F" w:tentative="1"&gt;&lt;w:start w:val="1"/&gt;&lt;w:numFmt w:val="decimal"/&gt;&lt;w:lvlText w:val="%7."/&gt;&lt;w:lvlJc w:val="left"/&gt;&lt;w:pPr&gt;&lt;w:ind w:left="5040" w:hanging="360"/&gt;&lt;/w:pPr&gt;&lt;/w:lvl&gt;&lt;w:lvl w:ilvl="7" w:tplc="04190019" w:tentative="1"&gt;&lt;w:start w:val="1"/&gt;&lt;w:numFmt w:val="lowerLetter"/&gt;&lt;w:lvlText w:val="%8."/&gt;&lt;w:lvlJc w:val="left"/&gt;&lt;w:pPr&gt;&lt;w:ind w:left="5760" w:hanging="360"/&gt;&lt;/w:pPr&gt;&lt;/w:lvl&gt;&lt;w:lvl w:ilvl="8" w:tplc="0419001B" w:tentative="1"&gt;&lt;w:start w:val="1"/&gt;&lt;w:numFmt w:val="lowerRoman"/&gt;&lt;w:lvlText w:val="%9."/&gt;&lt;w:lvlJc w:val="right"/&gt;&lt;w:pPr&gt;&lt;w:ind w:left="6480" w:hanging="180"/&gt;&lt;/w:pPr&gt;&lt;/w:lvl&gt;&lt;/w:abstractNum&gt;&lt;w:abstractNum w:abstractNumId="37" w15:restartNumberingAfterBreak="0"&gt;&lt;w:nsid w:val="4A9C7D1A"/&gt;&lt;w:multiLevelType w:val="hybridMultilevel"/&gt;&lt;w:tmpl w:val="E5B01E98"/&gt;&lt;w:lvl w:ilvl="0" w:tplc="04190011"&gt;&lt;w:start w:val="1"/&gt;&lt;w:numFmt w:val="decimal"/&gt;&lt;w:lvlText w:val="%1)"/&gt;&lt;w:lvlJc w:val="left"/&gt;&lt;w:pPr&gt;&lt;w:ind w:left="720" w:hanging="360"/&gt;&lt;/w:pPr&gt;&lt;w:rPr&gt;&lt;w:rFonts w:hint="default"/&gt;&lt;/w:rPr&gt;&lt;/w:lvl&gt;&lt;w:lvl w:ilvl="1" w:tplc="04190019" w:tentative="1"&gt;&lt;w:start w:val="1"/&gt;&lt;w:numFmt w:val="lowerLetter"/&gt;&lt;w:lvlText w:val="%2."/&gt;&lt;w:lvlJc w:val="left"/&gt;&lt;w:pPr&gt;&lt;w:ind w:left="1440" w:hanging="360"/&gt;&lt;/w:pPr&gt;&lt;/w:lvl&gt;&lt;w:lvl w:ilvl="2" w:tplc="0419001B" w:tentative="1"&gt;&lt;w:start w:val="1"/&gt;&lt;w:numFmt w:val="lowerRoman"/&gt;&lt;w:lvlText w:val="%3."/&gt;&lt;w:lvlJc w:val="right"/&gt;&lt;w:pPr&gt;&lt;w:ind w:left="2160" w:hanging="180"/&gt;&lt;/w:pPr&gt;&lt;/w:lvl&gt;&lt;w:lvl w:ilvl="3" w:tplc="0419000F" w:tentative="1"&gt;&lt;w:start w:val="1"/&gt;&lt;w:numFmt w:val="decimal"/&gt;&lt;w:lvlText w:val="%4."/&gt;&lt;w:lvlJc w:val="left"/&gt;&lt;w:pPr&gt;&lt;w:ind w:left="2880" w:hanging="360"/&gt;&lt;/w:pPr&gt;&lt;/w:lvl&gt;&lt;w:lvl w:ilvl="4" w:tplc="04190019" w:tentative="1"&gt;&lt;w:start w:val="1"/&gt;&lt;w:numFmt w:val="lowerLetter"/&gt;&lt;w:lvlText w:val="%5."/&gt;&lt;w:lvlJc w:val="left"/&gt;&lt;w:pPr&gt;&lt;w:ind w:left="3600" w:hanging="360"/&gt;&lt;/w:pPr&gt;&lt;/w:lvl&gt;&lt;w:lvl w:ilvl="5" w:tplc="0419001B" w:tentative="1"&gt;&lt;w:start w:val="1"/&gt;&lt;w:numFmt w:val="lowerRoman"/&gt;&lt;w:lvlText w:val="%6."/&gt;&lt;w:lvlJc w:val="right"/&gt;&lt;w:pPr&gt;&lt;w:ind w:left="4320" w:hanging="180"/&gt;&lt;/w:pPr&gt;&lt;/w:lvl&gt;&lt;w:lvl w:ilvl="6" w:tplc="0419000F" w:tentative="1"&gt;&lt;w:start w:val="1"/&gt;&lt;w:numFmt w:val="decimal"/&gt;&lt;w:lvlText w:val="%7."/&gt;&lt;w:lvlJc w:val="left"/&gt;&lt;w:pPr&gt;&lt;w:ind w:left="5040" w:hanging="360"/&gt;&lt;/w:pPr&gt;&lt;/w:lvl&gt;&lt;w:lvl w:ilvl="7" w:tplc="04190019" w:tentative="1"&gt;&lt;w:start w:val="1"/&gt;&lt;w:numFmt w:val="lowerLetter"/&gt;&lt;w:lvlText w:val="%8."/&gt;&lt;w:lvlJc w:val="left"/&gt;&lt;w:pPr&gt;&lt;w:ind w:left="5760" w:hanging="360"/&gt;&lt;/w:pPr&gt;&lt;/w:lvl&gt;&lt;w:lvl w:ilvl="8" w:tplc="0419001B" w:tentative="1"&gt;&lt;w:start w:val="1"/&gt;&lt;w:numFmt w:val="lowerRoman"/&gt;&lt;w:lvlText w:val="%9."/&gt;&lt;w:lvlJc w:val="right"/&gt;&lt;w:pPr&gt;&lt;w:ind w:left="6480" w:hanging="180"/&gt;&lt;/w:pPr&gt;&lt;/w:lvl&gt;&lt;/w:abstractNum&gt;&lt;w:abstractNum w:abstractNumId="38" w15:restartNumberingAfterBreak="0"&gt;&lt;w:nsid w:val="4E920091"/&gt;&lt;w:multiLevelType w:val="hybridMultilevel"/&gt;&lt;w:tmpl w:val="A032044E"/&gt;&lt;w:lvl w:ilvl="0" w:tplc="04190001"&gt;&lt;w:start w:val="1"/&gt;&lt;w:numFmt w:val="bullet"/&gt;&lt;w:lvlText w:val=""/&gt;&lt;w:lvlJc w:val="left"/&gt;&lt;w:pPr&gt;&lt;w:ind w:left="1440" w:hanging="360"/&gt;&lt;/w:pPr&gt;&lt;w:rPr&gt;&lt;w:rFonts w:ascii="Symbol" w:hAnsi="Symbol" w:hint="default"/&gt;&lt;/w:rPr&gt;&lt;/w:lvl&gt;&lt;w:lvl w:ilvl="1" w:tplc="04190003" w:tentative="1"&gt;&lt;w:start w:val="1"/&gt;&lt;w:numFmt w:val="bullet"/&gt;&lt;w:lvlText w:val="o"/&gt;&lt;w:lvlJc w:val="left"/&gt;&lt;w:pPr&gt;&lt;w:ind w:left="2160" w:hanging="360"/&gt;&lt;/w:pPr&gt;&lt;w:rPr&gt;&lt;w:rFonts w:ascii="Courier New" w:hAnsi="Courier New" w:cs="Courier New" w:hint="default"/&gt;&lt;/w:rPr&gt;&lt;/w:lvl&gt;&lt;w:lvl w:ilvl="2" w:tplc="04190005" w:tentative="1"&gt;&lt;w:start w:val="1"/&gt;&lt;w:numFmt w:val="bullet"/&gt;&lt;w:lvlText w:val=""/&gt;&lt;w:lvlJc w:val="left"/&gt;&lt;w:pPr&gt;&lt;w:ind w:left="2880" w:hanging="360"/&gt;&lt;/w:pPr&gt;&lt;w:rPr&gt;&lt;w:rFonts w:ascii="Wingdings" w:hAnsi="Wingdings" w:hint="default"/&gt;&lt;/w:rPr&gt;&lt;/w:lvl&gt;&lt;w:lvl w:ilvl="3" w:tplc="04190001" w:tentative="1"&gt;&lt;w:start w:val="1"/&gt;&lt;w:numFmt w:val="bullet"/&gt;&lt;w:lvlText w:val=""/&gt;&lt;w:lvlJc w:val="left"/&gt;&lt;w:pPr&gt;&lt;w:ind w:left="3600" w:hanging="360"/&gt;&lt;/w:pPr&gt;&lt;w:rPr&gt;&lt;w:rFonts w:ascii="Symbol" w:hAnsi="Symbol" w:hint="default"/&gt;&lt;/w:rPr&gt;&lt;/w:lvl&gt;&lt;w:lvl w:ilvl="4" w:tplc="04190003" w:tentative="1"&gt;&lt;w:start w:val="1"/&gt;&lt;w:numFmt w:val="bullet"/&gt;&lt;w:lvlText w:val="o"/&gt;&lt;w:lvlJc w:val="left"/&gt;&lt;w:pPr&gt;&lt;w:ind w:left="4320" w:hanging="360"/&gt;&lt;/w:pPr&gt;&lt;w:rPr&gt;&lt;w:rFonts w:ascii="Courier New" w:hAnsi="Courier New" w:cs="Courier New" w:hint="default"/&gt;&lt;/w:rPr&gt;&lt;/w:lvl&gt;&lt;w:lvl w:ilvl="5" w:tplc="04190005" w:tentative="1"&gt;&lt;w:start w:val="1"/&gt;&lt;w:numFmt w:val="bullet"/&gt;&lt;w:lvlText w:val=""/&gt;&lt;w:lvlJc w:val="left"/&gt;&lt;w:pPr&gt;&lt;w:ind w:left="5040" w:hanging="360"/&gt;&lt;/w:pPr&gt;&lt;w:rPr&gt;&lt;w:rFonts w:ascii="Wingdings" w:hAnsi="Wingdings" w:hint="default"/&gt;&lt;/w:rPr&gt;&lt;/w:lvl&gt;&lt;w:lvl w:ilvl="6" w:tplc="04190001" w:tentative="1"&gt;&lt;w:start w:val="1"/&gt;&lt;w:numFmt w:val="bullet"/&gt;&lt;w:lvlText w:val=""/&gt;&lt;w:lvlJc w:val="left"/&gt;&lt;w:pPr&gt;&lt;w:ind w:left="5760" w:hanging="360"/&gt;&lt;/w:pPr&gt;&lt;w:rPr&gt;&lt;w:rFonts w:ascii="Symbol" w:hAnsi="Symbol" w:hint="default"/&gt;&lt;/w:rPr&gt;&lt;/w:lvl&gt;&lt;w:lvl w:ilvl="7" w:tplc="04190003" w:tentative="1"&gt;&lt;w:start w:val="1"/&gt;&lt;w:numFmt w:val="bullet"/&gt;&lt;w:lvlText w:val="o"/&gt;&lt;w:lvlJc w:val="left"/&gt;&lt;w:pPr&gt;&lt;w:ind w:left="6480" w:hanging="360"/&gt;&lt;/w:pPr&gt;&lt;w:rPr&gt;&lt;w:rFonts w:ascii="Courier New" w:hAnsi="Courier New" w:cs="Courier New" w:hint="default"/&gt;&lt;/w:rPr&gt;&lt;/w:lvl&gt;&lt;w:lvl w:ilvl="8" w:tplc="04190005" w:tentative="1"&gt;&lt;w:start w:val="1"/&gt;&lt;w:numFmt w:val="bullet"/&gt;&lt;w:lvlText w:val=""/&gt;&lt;w:lvlJc w:val="left"/&gt;&lt;w:pPr&gt;&lt;w:ind w:left="7200" w:hanging="360"/&gt;&lt;/w:pPr&gt;&lt;w:rPr&gt;&lt;w:rFonts w:ascii="Wingdings" w:hAnsi="Wingdings" w:hint="default"/&gt;&lt;/w:rPr&gt;&lt;/w:lvl&gt;&lt;/w:abstractNum&gt;&lt;w:abstractNum w:abstractNumId="39" w15:restartNumberingAfterBreak="0"&gt;&lt;w:nsid w:val="51C81963"/&gt;&lt;w:multiLevelType w:val="hybridMultilevel"/&gt;&lt;w:tmpl w:val="2C8ED344"/&gt;&lt;w:lvl w:ilvl="0" w:tplc="04190001"&gt;&lt;w:start w:val="1"/&gt;&lt;w:numFmt w:val="bullet"/&gt;&lt;w:lvlText w:val=""/&gt;&lt;w:lvlJc w:val="left"/&gt;&lt;w:pPr&gt;&lt;w:ind w:left="720" w:hanging="360"/&gt;&lt;/w:pPr&gt;&lt;w:rPr&gt;&lt;w:rFonts w:ascii="Symbol" w:hAnsi="Symbol" w:hint="default"/&gt;&lt;/w:rPr&gt;&lt;/w:lvl&gt;&lt;w:lvl w:ilvl="1" w:tplc="04190003" w:tentative="1"&gt;&lt;w:start w:val="1"/&gt;&lt;w:numFmt w:val="bullet"/&gt;&lt;w:lvlText w:val="o"/&gt;&lt;w:lvlJc w:val="left"/&gt;&lt;w:pPr&gt;&lt;w:ind w:left="1440" w:hanging="360"/&gt;&lt;/w:pPr&gt;&lt;w:rPr&gt;&lt;w:rFonts w:ascii="Courier New" w:hAnsi="Courier New" w:cs="Courier New" w:hint="default"/&gt;&lt;/w:rPr&gt;&lt;/w:lvl&gt;&lt;w:lvl w:ilvl="2" w:tplc="04190005" w:tentative="1"&gt;&lt;w:start w:val="1"/&gt;&lt;w:numFmt w:val="bullet"/&gt;&lt;w:lvlText w:val=""/&gt;&lt;w:lvlJc w:val="left"/&gt;&lt;w:pPr&gt;&lt;w:ind w:left="2160" w:hanging="360"/&gt;&lt;/w:pPr&gt;&lt;w:rPr&gt;&lt;w:rFonts w:ascii="Wingdings" w:hAnsi="Wingdings" w:hint="default"/&gt;&lt;/w:rPr&gt;&lt;/w:lvl&gt;&lt;w:lvl w:ilvl="3" w:tplc="04190001" w:tentative="1"&gt;&lt;w:start w:val="1"/&gt;&lt;w:numFmt w:val="bullet"/&gt;&lt;w:lvlText w:val=""/&gt;&lt;w:lvlJc w:val="left"/&gt;&lt;w:pPr&gt;&lt;w:ind w:left="2880" w:hanging="360"/&gt;&lt;/w:pPr&gt;&lt;w:rPr&gt;&lt;w:rFonts w:ascii="Symbol" w:hAnsi="Symbol" w:hint="default"/&gt;&lt;/w:rPr&gt;&lt;/w:lvl&gt;&lt;w:lvl w:ilvl="4" w:tplc="04190003" w:tentative="1"&gt;&lt;w:start w:val="1"/&gt;&lt;w:numFmt w:val="bullet"/&gt;&lt;w:lvlText w:val="o"/&gt;&lt;w:lvlJc w:val="left"/&gt;&lt;w:pPr&gt;&lt;w:ind w:left="3600" w:hanging="360"/&gt;&lt;/w:pPr&gt;&lt;w:rPr&gt;&lt;w:rFonts w:ascii="Courier New" w:hAnsi="Courier New" w:cs="Courier New" w:hint="default"/&gt;&lt;/w:rPr&gt;&lt;/w:lvl&gt;&lt;w:lvl w:ilvl="5" w:tplc="04190005" w:tentative="1"&gt;&lt;w:start w:val="1"/&gt;&lt;w:numFmt w:val="bullet"/&gt;&lt;w:lvlText w:val=""/&gt;&lt;w:lvlJc w:val="left"/&gt;&lt;w:pPr&gt;&lt;w:ind w:left="4320" w:hanging="360"/&gt;&lt;/w:pPr&gt;&lt;w:rPr&gt;&lt;w:rFonts w:ascii="Wingdings" w:hAnsi="Wingdings" w:hint="default"/&gt;&lt;/w:rPr&gt;&lt;/w:lvl&gt;&lt;w:lvl w:ilvl="6" w:tplc="04190001" w:tentative="1"&gt;&lt;w:start w:val="1"/&gt;&lt;w:numFmt w:val="bullet"/&gt;&lt;w:lvlText w:val=""/&gt;&lt;w:lvlJc w:val="left"/&gt;&lt;w:pPr&gt;&lt;w:ind w:left="5040" w:hanging="360"/&gt;&lt;/w:pPr&gt;&lt;w:rPr&gt;&lt;w:rFonts w:ascii="Symbol" w:hAnsi="Symbol" w:hint="default"/&gt;&lt;/w:rPr&gt;&lt;/w:lvl&gt;&lt;w:lvl w:ilvl="7" w:tplc="04190003" w:tentative="1"&gt;&lt;w:start w:val="1"/&gt;&lt;w:numFmt w:val="bullet"/&gt;&lt;w:lvlText w:val="o"/&gt;&lt;w:lvlJc w:val="left"/&gt;&lt;w:pPr&gt;&lt;w:ind w:left="5760" w:hanging="360"/&gt;&lt;/w:pPr&gt;&lt;w:rPr&gt;&lt;w:rFonts w:ascii="Courier New" w:hAnsi="Courier New" w:cs="Courier New" w:hint="default"/&gt;&lt;/w:rPr&gt;&lt;/w:lvl&gt;&lt;w:lvl w:ilvl="8" w:tplc="04190005"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w:val="5223570B"/&gt;&lt;w:multiLevelType w:val="hybridMultilevel"/&gt;&lt;w:tmpl w:val="0D9A4052"/&gt;&lt;w:lvl w:ilvl="0" w:tplc="04190001"&gt;&lt;w:start w:val="1"/&gt;&lt;w:numFmt w:val="bullet"/&gt;&lt;w:lvlText w:val=""/&gt;&lt;w:lvlJc w:val="left"/&gt;&lt;w:pPr&gt;&lt;w:ind w:left="720" w:hanging="360"/&gt;&lt;/w:pPr&gt;&lt;w:rPr&gt;&lt;w:rFonts w:ascii="Symbol" w:hAnsi="Symbol" w:hint="default"/&gt;&lt;/w:rPr&gt;&lt;/w:lvl&gt;&lt;w:lvl w:ilvl="1" w:tplc="04190003" w:tentative="1"&gt;&lt;w:start w:val="1"/&gt;&lt;w:numFmt w:val="bullet"/&gt;&lt;w:lvlText w:val="o"/&gt;&lt;w:lvlJc w:val="left"/&gt;&lt;w:pPr&gt;&lt;w:ind w:left="1440" w:hanging="360"/&gt;&lt;/w:pPr&gt;&lt;w:rPr&gt;&lt;w:rFonts w:ascii="Courier New" w:hAnsi="Courier New" w:cs="Courier New" w:hint="default"/&gt;&lt;/w:rPr&gt;&lt;/w:lvl&gt;&lt;w:lvl w:ilvl="2" w:tplc="04190005" w:tentative="1"&gt;&lt;w:start w:val="1"/&gt;&lt;w:numFmt w:val="bullet"/&gt;&lt;w:lvlText w:val=""/&gt;&lt;w:lvlJc w:val="left"/&gt;&lt;w:pPr&gt;&lt;w:ind w:left="2160" w:hanging="360"/&gt;&lt;/w:pPr&gt;&lt;w:rPr&gt;&lt;w:rFonts w:ascii="Wingdings" w:hAnsi="Wingdings" w:hint="default"/&gt;&lt;/w:rPr&gt;&lt;/w:lvl&gt;&lt;w:lvl w:ilvl="3" w:tplc="04190001" w:tentative="1"&gt;&lt;w:start w:val="1"/&gt;&lt;w:numFmt w:val="bullet"/&gt;&lt;w:lvlText w:val=""/&gt;&lt;w:lvlJc w:val="left"/&gt;&lt;w:pPr&gt;&lt;w:ind w:left="2880" w:hanging="360"/&gt;&lt;/w:pPr&gt;&lt;w:rPr&gt;&lt;w:rFonts w:ascii="Symbol" w:hAnsi="Symbol" w:hint="default"/&gt;&lt;/w:rPr&gt;&lt;/w:lvl&gt;&lt;w:lvl w:ilvl="4" w:tplc="04190003" w:tentative="1"&gt;&lt;w:start w:val="1"/&gt;&lt;w:numFmt w:val="bullet"/&gt;&lt;w:lvlText w:val="o"/&gt;&lt;w:lvlJc w:val="left"/&gt;&lt;w:pPr&gt;&lt;w:ind w:left="3600" w:hanging="360"/&gt;&lt;/w:pPr&gt;&lt;w:rPr&gt;&lt;w:rFonts w:ascii="Courier New" w:hAnsi="Courier New" w:cs="Courier New" w:hint="default"/&gt;&lt;/w:rPr&gt;&lt;/w:lvl&gt;&lt;w:lvl w:ilvl="5" w:tplc="04190005" w:tentative="1"&gt;&lt;w:start w:val="1"/&gt;&lt;w:numFmt w:val="bullet"/&gt;&lt;w:lvlText w:val=""/&gt;&lt;w:lvlJc w:val="left"/&gt;&lt;w:pPr&gt;&lt;w:ind w:left="4320" w:hanging="360"/&gt;&lt;/w:pPr&gt;&lt;w:rPr&gt;&lt;w:rFonts w:ascii="Wingdings" w:hAnsi="Wingdings" w:hint="default"/&gt;&lt;/w:rPr&gt;&lt;/w:lvl&gt;&lt;w:lvl w:ilvl="6" w:tplc="04190001" w:tentative="1"&gt;&lt;w:start w:val="1"/&gt;&lt;w:numFmt w:val="bullet"/&gt;&lt;w:lvlText w:val=""/&gt;&lt;w:lvlJc w:val="left"/&gt;&lt;w:pPr&gt;&lt;w:ind w:left="5040" w:hanging="360"/&gt;&lt;/w:pPr&gt;&lt;w:rPr&gt;&lt;w:rFonts w:ascii="Symbol" w:hAnsi="Symbol" w:hint="default"/&gt;&lt;/w:rPr&gt;&lt;/w:lvl&gt;&lt;w:lvl w:ilvl="7" w:tplc="04190003" w:tentative="1"&gt;&lt;w:start w:val="1"/&gt;&lt;w:numFmt w:val="bullet"/&gt;&lt;w:lvlText w:val="o"/&gt;&lt;w:lvlJc w:val="left"/&gt;&lt;w:pPr&gt;&lt;w:ind w:left="5760" w:hanging="360"/&gt;&lt;/w:pPr&gt;&lt;w:rPr&gt;&lt;w:rFonts w:ascii="Courier New" w:hAnsi="Courier New" w:cs="Courier New" w:hint="default"/&gt;&lt;/w:rPr&gt;&lt;/w:lvl&gt;&lt;w:lvl w:ilvl="8" w:tplc="04190005"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w:val="54510026"/&gt;&lt;w:multiLevelType w:val="hybridMultilevel"/&gt;&lt;w:tmpl w:val="CA326D30"/&gt;&lt;w:lvl w:ilvl="0" w:tplc="04190001"&gt;&lt;w:start w:val="1"/&gt;&lt;w:numFmt w:val="bullet"/&gt;&lt;w:lvlText w:val=""/&gt;&lt;w:lvlJc w:val="left"/&gt;&lt;w:pPr&gt;&lt;w:ind w:left="720" w:hanging="360"/&gt;&lt;/w:pPr&gt;&lt;w:rPr&gt;&lt;w:rFonts w:ascii="Symbol" w:hAnsi="Symbol" w:hint="default"/&gt;&lt;/w:rPr&gt;&lt;/w:lvl&gt;&lt;w:lvl w:ilvl="1" w:tplc="04190003" w:tentative="1"&gt;&lt;w:start w:val="1"/&gt;&lt;w:numFmt w:val="bullet"/&gt;&lt;w:lvlText w:val="o"/&gt;&lt;w:lvlJc w:val="left"/&gt;&lt;w:pPr&gt;&lt;w:ind w:left="1440" w:hanging="360"/&gt;&lt;/w:pPr&gt;&lt;w:rPr&gt;&lt;w:rFonts w:ascii="Courier New" w:hAnsi="Courier New" w:cs="Courier New" w:hint="default"/&gt;&lt;/w:rPr&gt;&lt;/w:lvl&gt;&lt;w:lvl w:ilvl="2" w:tplc="04190005" w:tentative="1"&gt;&lt;w:start w:val="1"/&gt;&lt;w:numFmt w:val="bullet"/&gt;&lt;w:lvlText w:val=""/&gt;&lt;w:lvlJc w:val="left"/&gt;&lt;w:pPr&gt;&lt;w:ind w:left="2160" w:hanging="360"/&gt;&lt;/w:pPr&gt;&lt;w:rPr&gt;&lt;w:rFonts w:ascii="Wingdings" w:hAnsi="Wingdings" w:hint="default"/&gt;&lt;/w:rPr&gt;&lt;/w:lvl&gt;&lt;w:lvl w:ilvl="3" w:tplc="04190001" w:tentative="1"&gt;&lt;w:start w:val="1"/&gt;&lt;w:numFmt w:val="bullet"/&gt;&lt;w:lvlText w:val=""/&gt;&lt;w:lvlJc w:val="left"/&gt;&lt;w:pPr&gt;&lt;w:ind w:left="2880" w:hanging="360"/&gt;&lt;/w:pPr&gt;&lt;w:rPr&gt;&lt;w:rFonts w:ascii="Symbol" w:hAnsi="Symbol" w:hint="default"/&gt;&lt;/w:rPr&gt;&lt;/w:lvl&gt;&lt;w:lvl w:ilvl="4" w:tplc="04190003" w:tentative="1"&gt;&lt;w:start w:val="1"/&gt;&lt;w:numFmt w:val="bullet"/&gt;&lt;w:lvlText w:val="o"/&gt;&lt;w:lvlJc w:val="left"/&gt;&lt;w:pPr&gt;&lt;w:ind w:left="3600" w:hanging="360"/&gt;&lt;/w:pPr&gt;&lt;w:rPr&gt;&lt;w:rFonts w:ascii="Courier New" w:hAnsi="Courier New" w:cs="Courier New" w:hint="default"/&gt;&lt;/w:rPr&gt;&lt;/w:lvl&gt;&lt;w:lvl w:ilvl="5" w:tplc="04190005" w:tentative="1"&gt;&lt;w:start w:val="1"/&gt;&lt;w:numFmt w:val="bullet"/&gt;&lt;w:lvlText w:val=""/&gt;&lt;w:lvlJc w:val="left"/&gt;&lt;w:pPr&gt;&lt;w:ind w:left="4320" w:hanging="360"/&gt;&lt;/w:pPr&gt;&lt;w:rPr&gt;&lt;w:rFonts w:ascii="Wingdings" w:hAnsi="Wingdings" w:hint="default"/&gt;&lt;/w:rPr&gt;&lt;/w:lvl&gt;&lt;w:lvl w:ilvl="6" w:tplc="04190001" w:tentative="1"&gt;&lt;w:start w:val="1"/&gt;&lt;w:numFmt w:val="bullet"/&gt;&lt;w:lvlText w:val=""/&gt;&lt;w:lvlJc w:val="left"/&gt;&lt;w:pPr&gt;&lt;w:ind w:left="5040" w:hanging="360"/&gt;&lt;/w:pPr&gt;&lt;w:rPr&gt;&lt;w:rFonts w:ascii="Symbol" w:hAnsi="Symbol" w:hint="default"/&gt;&lt;/w:rPr&gt;&lt;/w:lvl&gt;&lt;w:lvl w:ilvl="7" w:tplc="04190003" w:tentative="1"&gt;&lt;w:start w:val="1"/&gt;&lt;w:numFmt w:val="bullet"/&gt;&lt;w:lvlText w:val="o"/&gt;&lt;w:lvlJc w:val="left"/&gt;&lt;w:pPr&gt;&lt;w:ind w:left="5760" w:hanging="360"/&gt;&lt;/w:pPr&gt;&lt;w:rPr&gt;&lt;w:rFonts w:ascii="Courier New" w:hAnsi="Courier New" w:cs="Courier New" w:hint="default"/&gt;&lt;/w:rPr&gt;&lt;/w:lvl&gt;&lt;w:lvl w:ilvl="8" w:tplc="04190005"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w:val="59857CFA"/&gt;&lt;w:multiLevelType w:val="hybridMultilevel"/&gt;&lt;w:tmpl w:val="280CBB2E"/&gt;&lt;w:lvl w:ilvl="0" w:tplc="04190011"&gt;&lt;w:start w:val="1"/&gt;&lt;w:numFmt w:val="decimal"/&gt;&lt;w:lvlText w:val="%1)"/&gt;&lt;w:lvlJc w:val="left"/&gt;&lt;w:pPr&gt;&lt;w:ind w:left="720" w:hanging="360"/&gt;&lt;/w:pPr&gt;&lt;w:rPr&gt;&lt;w:rFonts w:hint="default"/&gt;&lt;/w:rPr&gt;&lt;/w:lvl&gt;&lt;w:lvl w:ilvl="1" w:tplc="04190019" w:tentative="1"&gt;&lt;w:start w:val="1"/&gt;&lt;w:numFmt w:val="lowerLetter"/&gt;&lt;w:lvlText w:val="%2."/&gt;&lt;w:lvlJc w:val="left"/&gt;&lt;w:pPr&gt;&lt;w:ind w:left="1440" w:hanging="360"/&gt;&lt;/w:pPr&gt;&lt;/w:lvl&gt;&lt;w:lvl w:ilvl="2" w:tplc="0419001B" w:tentative="1"&gt;&lt;w:start w:val="1"/&gt;&lt;w:numFmt w:val="lowerRoman"/&gt;&lt;w:lvlText w:val="%3."/&gt;&lt;w:lvlJc w:val="right"/&gt;&lt;w:pPr&gt;&lt;w:ind w:left="2160" w:hanging="180"/&gt;&lt;/w:pPr&gt;&lt;/w:lvl&gt;&lt;w:lvl w:ilvl="3" w:tplc="0419000F" w:tentative="1"&gt;&lt;w:start w:val="1"/&gt;&lt;w:numFmt w:val="decimal"/&gt;&lt;w:lvlText w:val="%4."/&gt;&lt;w:lvlJc w:val="left"/&gt;&lt;w:pPr&gt;&lt;w:ind w:left="2880" w:hanging="360"/&gt;&lt;/w:pPr&gt;&lt;/w:lvl&gt;&lt;w:lvl w:ilvl="4" w:tplc="04190019" w:tentative="1"&gt;&lt;w:start w:val="1"/&gt;&lt;w:numFmt w:val="lowerLetter"/&gt;&lt;w:lvlText w:val="%5."/&gt;&lt;w:lvlJc w:val="left"/&gt;&lt;w:pPr&gt;&lt;w:ind w:left="3600" w:hanging="360"/&gt;&lt;/w:pPr&gt;&lt;/w:lvl&gt;&lt;w:lvl w:ilvl="5" w:tplc="0419001B" w:tentative="1"&gt;&lt;w:start w:val="1"/&gt;&lt;w:numFmt w:val="lowerRoman"/&gt;&lt;w:lvlText w:val="%6."/&gt;&lt;w:lvlJc w:val="right"/&gt;&lt;w:pPr&gt;&lt;w:ind w:left="4320" w:hanging="180"/&gt;&lt;/w:pPr&gt;&lt;/w:lvl&gt;&lt;w:lvl w:ilvl="6" w:tplc="0419000F" w:tentative="1"&gt;&lt;w:start w:val="1"/&gt;&lt;w:numFmt w:val="decimal"/&gt;&lt;w:lvlText w:val="%7."/&gt;&lt;w:lvlJc w:val="left"/&gt;&lt;w:pPr&gt;&lt;w:ind w:left="5040" w:hanging="360"/&gt;&lt;/w:pPr&gt;&lt;/w:lvl&gt;&lt;w:lvl w:ilvl="7" w:tplc="04190019" w:tentative="1"&gt;&lt;w:start w:val="1"/&gt;&lt;w:numFmt w:val="lowerLetter"/&gt;&lt;w:lvlText w:val="%8."/&gt;&lt;w:lvlJc w:val="left"/&gt;&lt;w:pPr&gt;&lt;w:ind w:left="5760" w:hanging="360"/&gt;&lt;/w:pPr&gt;&lt;/w:lvl&gt;&lt;w:lvl w:ilvl="8" w:tplc="0419001B" w:tentative="1"&gt;&lt;w:start w:val="1"/&gt;&lt;w:numFmt w:val="lowerRoman"/&gt;&lt;w:lvlText w:val="%9."/&gt;&lt;w:lvlJc w:val="right"/&gt;&lt;w:pPr&gt;&lt;w:ind w:left="6480" w:hanging="180"/&gt;&lt;/w:pPr&gt;&lt;/w:lvl&gt;&lt;/w:abstractNum&gt;&lt;w:abstractNum w:abstractNumId="43" w15:restartNumberingAfterBreak="0"&gt;&lt;w:nsid w:val="5C072F98"/&gt;&lt;w:multiLevelType w:val="hybridMultilevel"/&gt;&lt;w:tmpl w:val="150CB4C2"/&gt;&lt;w:lvl w:ilvl="0" w:tplc="04190011"&gt;&lt;w:start w:val="1"/&gt;&lt;w:numFmt w:val="decimal"/&gt;&lt;w:lvlText w:val="%1)"/&gt;&lt;w:lvlJc w:val="left"/&gt;&lt;w:pPr&gt;&lt;w:ind w:left="360" w:hanging="360"/&gt;&lt;/w:pPr&gt;&lt;w:rPr&gt;&lt;w:rFonts w:hint="default"/&gt;&lt;/w:rPr&gt;&lt;/w:lvl&gt;&lt;w:lvl w:ilvl="1" w:tplc="04190019" w:tentative="1"&gt;&lt;w:start w:val="1"/&gt;&lt;w:numFmt w:val="lowerLetter"/&gt;&lt;w:lvlText w:val="%2."/&gt;&lt;w:lvlJc w:val="left"/&gt;&lt;w:pPr&gt;&lt;w:ind w:left="1080" w:hanging="360"/&gt;&lt;/w:pPr&gt;&lt;/w:lvl&gt;&lt;w:lvl w:ilvl="2" w:tplc="0419001B" w:tentative="1"&gt;&lt;w:start w:val="1"/&gt;&lt;w:numFmt w:val="lowerRoman"/&gt;&lt;w:lvlText w:val="%3."/&gt;&lt;w:lvlJc w:val="right"/&gt;&lt;w:pPr&gt;&lt;w:ind w:left="1800" w:hanging="180"/&gt;&lt;/w:pPr&gt;&lt;/w:lvl&gt;&lt;w:lvl w:ilvl="3" w:tplc="0419000F" w:tentative="1"&gt;&lt;w:start w:val="1"/&gt;&lt;w:numFmt w:val="decimal"/&gt;&lt;w:lvlText w:val="%4."/&gt;&lt;w:lvlJc w:val="left"/&gt;&lt;w:pPr&gt;&lt;w:ind w:left="2520" w:hanging="360"/&gt;&lt;/w:pPr&gt;&lt;/w:lvl&gt;&lt;w:lvl w:ilvl="4" w:tplc="04190019" w:tentative="1"&gt;&lt;w:start w:val="1"/&gt;&lt;w:numFmt w:val="lowerLetter"/&gt;&lt;w:lvlText w:val="%5."/&gt;&lt;w:lvlJc w:val="left"/&gt;&lt;w:pPr&gt;&lt;w:ind w:left="3240" w:hanging="360"/&gt;&lt;/w:pPr&gt;&lt;/w:lvl&gt;&lt;w:lvl w:ilvl="5" w:tplc="0419001B" w:tentative="1"&gt;&lt;w:start w:val="1"/&gt;&lt;w:numFmt w:val="lowerRoman"/&gt;&lt;w:lvlText w:val="%6."/&gt;&lt;w:lvlJc w:val="right"/&gt;&lt;w:pPr&gt;&lt;w:ind w:left="3960" w:hanging="180"/&gt;&lt;/w:pPr&gt;&lt;/w:lvl&gt;&lt;w:lvl w:ilvl="6" w:tplc="0419000F" w:tentative="1"&gt;&lt;w:start w:val="1"/&gt;&lt;w:numFmt w:val="decimal"/&gt;&lt;w:lvlText w:val="%7."/&gt;&lt;w:lvlJc w:val="left"/&gt;&lt;w:pPr&gt;&lt;w:ind w:left="4680" w:hanging="360"/&gt;&lt;/w:pPr&gt;&lt;/w:lvl&gt;&lt;w:lvl w:ilvl="7" w:tplc="04190019" w:tentative="1"&gt;&lt;w:start w:val="1"/&gt;&lt;w:numFmt w:val="lowerLetter"/&gt;&lt;w:lvlText w:val="%8."/&gt;&lt;w:lvlJc w:val="left"/&gt;&lt;w:pPr&gt;&lt;w:ind w:left="5400" w:hanging="360"/&gt;&lt;/w:pPr&gt;&lt;/w:lvl&gt;&lt;w:lvl w:ilvl="8" w:tplc="0419001B" w:tentative="1"&gt;&lt;w:start w:val="1"/&gt;&lt;w:numFmt w:val="lowerRoman"/&gt;&lt;w:lvlText w:val="%9."/&gt;&lt;w:lvlJc w:val="right"/&gt;&lt;w:pPr&gt;&lt;w:ind w:left="6120" w:hanging="180"/&gt;&lt;/w:pPr&gt;&lt;/w:lvl&gt;&lt;/w:abstractNum&gt;&lt;w:abstractNum w:abstractNumId="44" w15:restartNumberingAfterBreak="0"&gt;&lt;w:nsid w:val="5DD32E4C"/&gt;&lt;w:multiLevelType w:val="hybridMultilevel"/&gt;&lt;w:tmpl w:val="AD762EE8"/&gt;&lt;w:lvl w:ilvl="0" w:tplc="04190001"&gt;&lt;w:start w:val="1"/&gt;&lt;w:numFmt w:val="bullet"/&gt;&lt;w:lvlText w:val=""/&gt;&lt;w:lvlJc w:val="left"/&gt;&lt;w:pPr&gt;&lt;w:ind w:left="720" w:hanging="360"/&gt;&lt;/w:pPr&gt;&lt;w:rPr&gt;&lt;w:rFonts w:ascii="Symbol" w:hAnsi="Symbol" w:hint="default"/&gt;&lt;/w:rPr&gt;&lt;/w:lvl&gt;&lt;w:lvl w:ilvl="1" w:tplc="04190003" w:tentative="1"&gt;&lt;w:start w:val="1"/&gt;&lt;w:numFmt w:val="bullet"/&gt;&lt;w:lvlText w:val="o"/&gt;&lt;w:lvlJc w:val="left"/&gt;&lt;w:pPr&gt;&lt;w:ind w:left="1440" w:hanging="360"/&gt;&lt;/w:pPr&gt;&lt;w:rPr&gt;&lt;w:rFonts w:ascii="Courier New" w:hAnsi="Courier New" w:cs="Courier New" w:hint="default"/&gt;&lt;/w:rPr&gt;&lt;/w:lvl&gt;&lt;w:lvl w:ilvl="2" w:tplc="04190005" w:tentative="1"&gt;&lt;w:start w:val="1"/&gt;&lt;w:numFmt w:val="bullet"/&gt;&lt;w:lvlText w:val=""/&gt;&lt;w:lvlJc w:val="left"/&gt;&lt;w:pPr&gt;&lt;w:ind w:left="2160" w:hanging="360"/&gt;&lt;/w:pPr&gt;&lt;w:rPr&gt;&lt;w:rFonts w:ascii="Wingdings" w:hAnsi="Wingdings" w:hint="default"/&gt;&lt;/w:rPr&gt;&lt;/w:lvl&gt;&lt;w:lvl w:ilvl="3" w:tplc="04190001" w:tentative="1"&gt;&lt;w:start w:val="1"/&gt;&lt;w:numFmt w:val="bullet"/&gt;&lt;w:lvlText w:val=""/&gt;&lt;w:lvlJc w:val="left"/&gt;&lt;w:pPr&gt;&lt;w:ind w:left="2880" w:hanging="360"/&gt;&lt;/w:pPr&gt;&lt;w:rPr&gt;&lt;w:rFonts w:ascii="Symbol" w:hAnsi="Symbol" w:hint="default"/&gt;&lt;/w:rPr&gt;&lt;/w:lvl&gt;&lt;w:lvl w:ilvl="4" w:tplc="04190003" w:tentative="1"&gt;&lt;w:start w:val="1"/&gt;&lt;w:numFmt w:val="bullet"/&gt;&lt;w:lvlText w:val="o"/&gt;&lt;w:lvlJc w:val="left"/&gt;&lt;w:pPr&gt;&lt;w:ind w:left="3600" w:hanging="360"/&gt;&lt;/w:pPr&gt;&lt;w:rPr&gt;&lt;w:rFonts w:ascii="Courier New" w:hAnsi="Courier New" w:cs="Courier New" w:hint="default"/&gt;&lt;/w:rPr&gt;&lt;/w:lvl&gt;&lt;w:lvl w:ilvl="5" w:tplc="04190005" w:tentative="1"&gt;&lt;w:start w:val="1"/&gt;&lt;w:numFmt w:val="bullet"/&gt;&lt;w:lvlText w:val=""/&gt;&lt;w:lvlJc w:val="left"/&gt;&lt;w:pPr&gt;&lt;w:ind w:left="4320" w:hanging="360"/&gt;&lt;/w:pPr&gt;&lt;w:rPr&gt;&lt;w:rFonts w:ascii="Wingdings" w:hAnsi="Wingdings" w:hint="default"/&gt;&lt;/w:rPr&gt;&lt;/w:lvl&gt;&lt;w:lvl w:ilvl="6" w:tplc="04190001" w:tentative="1"&gt;&lt;w:start w:val="1"/&gt;&lt;w:numFmt w:val="bullet"/&gt;&lt;w:lvlText w:val=""/&gt;&lt;w:lvlJc w:val="left"/&gt;&lt;w:pPr&gt;&lt;w:ind w:left="5040" w:hanging="360"/&gt;&lt;/w:pPr&gt;&lt;w:rPr&gt;&lt;w:rFonts w:ascii="Symbol" w:hAnsi="Symbol" w:hint="default"/&gt;&lt;/w:rPr&gt;&lt;/w:lvl&gt;&lt;w:lvl w:ilvl="7" w:tplc="04190003" w:tentative="1"&gt;&lt;w:start w:val="1"/&gt;&lt;w:numFmt w:val="bullet"/&gt;&lt;w:lvlText w:val="o"/&gt;&lt;w:lvlJc w:val="left"/&gt;&lt;w:pPr&gt;&lt;w:ind w:left="5760" w:hanging="360"/&gt;&lt;/w:pPr&gt;&lt;w:rPr&gt;&lt;w:rFonts w:ascii="Courier New" w:hAnsi="Courier New" w:cs="Courier New" w:hint="default"/&gt;&lt;/w:rPr&gt;&lt;/w:lvl&gt;&lt;w:lvl w:ilvl="8" w:tplc="04190005" w:tentative="1"&gt;&lt;w:start w:val="1"/&gt;&lt;w:numFmt w:val="bullet"/&gt;&lt;w:lvlText w:val=""/&gt;&lt;w:lvlJc w:val="left"/&gt;&lt;w:pPr&gt;&lt;w:ind w:left="6480" w:hanging="360"/&gt;&lt;/w:pPr&gt;&lt;w:rPr&gt;&lt;w:rFonts w:ascii="Wingdings" w:hAnsi="Wingdings" w:hint="default"/&gt;&lt;/w:rPr&gt;&lt;/w:lvl&gt;&lt;/w:abstractNum&gt;&lt;w:abstractNum w:abstractNumId="45" w15:restartNumberingAfterBreak="0"&gt;&lt;w:nsid w:val="5E605B08"/&gt;&lt;w:multiLevelType w:val="hybridMultilevel"/&gt;&lt;w:tmpl w:val="16E4ADF8"/&gt;&lt;w:lvl w:ilvl="0" w:tplc="0419000F"&gt;&lt;w:start w:val="1"/&gt;&lt;w:numFmt w:val="decimal"/&gt;&lt;w:lvlText w:val="%1."/&gt;&lt;w:lvlJc w:val="left"/&gt;&lt;w:pPr&gt;&lt;w:ind w:left="720" w:hanging="360"/&gt;&lt;/w:pPr&gt;&lt;/w:lvl&gt;&lt;w:lvl w:ilvl="1" w:tplc="04190019" w:tentative="1"&gt;&lt;w:start w:val="1"/&gt;&lt;w:numFmt w:val="lowerLetter"/&gt;&lt;w:lvlText w:val="%2."/&gt;&lt;w:lvlJc w:val="left"/&gt;&lt;w:pPr&gt;&lt;w:ind w:left="1440" w:hanging="360"/&gt;&lt;/w:pPr&gt;&lt;/w:lvl&gt;&lt;w:lvl w:ilvl="2" w:tplc="0419001B" w:tentative="1"&gt;&lt;w:start w:val="1"/&gt;&lt;w:numFmt w:val="lowerRoman"/&gt;&lt;w:lvlText w:val="%3."/&gt;&lt;w:lvlJc w:val="right"/&gt;&lt;w:pPr&gt;&lt;w:ind w:left="2160" w:hanging="180"/&gt;&lt;/w:pPr&gt;&lt;/w:lvl&gt;&lt;w:lvl w:ilvl="3" w:tplc="0419000F" w:tentative="1"&gt;&lt;w:start w:val="1"/&gt;&lt;w:numFmt w:val="decimal"/&gt;&lt;w:lvlText w:val="%4."/&gt;&lt;w:lvlJc w:val="left"/&gt;&lt;w:pPr&gt;&lt;w:ind w:left="2880" w:hanging="360"/&gt;&lt;/w:pPr&gt;&lt;/w:lvl&gt;&lt;w:lvl w:ilvl="4" w:tplc="04190019" w:tentative="1"&gt;&lt;w:start w:val="1"/&gt;&lt;w:numFmt w:val="lowerLetter"/&gt;&lt;w:lvlText w:val="%5."/&gt;&lt;w:lvlJc w:val="left"/&gt;&lt;w:pPr&gt;&lt;w:ind w:left="3600" w:hanging="360"/&gt;&lt;/w:pPr&gt;&lt;/w:lvl&gt;&lt;w:lvl w:ilvl="5" w:tplc="0419001B" w:tentative="1"&gt;&lt;w:start w:val="1"/&gt;&lt;w:numFmt w:val="lowerRoman"/&gt;&lt;w:lvlText w:val="%6."/&gt;&lt;w:lvlJc w:val="right"/&gt;&lt;w:pPr&gt;&lt;w:ind w:left="4320" w:hanging="180"/&gt;&lt;/w:pPr&gt;&lt;/w:lvl&gt;&lt;w:lvl w:ilvl="6" w:tplc="0419000F" w:tentative="1"&gt;&lt;w:start w:val="1"/&gt;&lt;w:numFmt w:val="decimal"/&gt;&lt;w:lvlText w:val="%7."/&gt;&lt;w:lvlJc w:val="left"/&gt;&lt;w:pPr&gt;&lt;w:ind w:left="5040" w:hanging="360"/&gt;&lt;/w:pPr&gt;&lt;/w:lvl&gt;&lt;w:lvl w:ilvl="7" w:tplc="04190019" w:tentative="1"&gt;&lt;w:start w:val="1"/&gt;&lt;w:numFmt w:val="lowerLetter"/&gt;&lt;w:lvlText w:val="%8."/&gt;&lt;w:lvlJc w:val="left"/&gt;&lt;w:pPr&gt;&lt;w:ind w:left="5760" w:hanging="360"/&gt;&lt;/w:pPr&gt;&lt;/w:lvl&gt;&lt;w:lvl w:ilvl="8" w:tplc="0419001B" w:tentative="1"&gt;&lt;w:start w:val="1"/&gt;&lt;w:numFmt w:val="lowerRoman"/&gt;&lt;w:lvlText w:val="%9."/&gt;&lt;w:lvlJc w:val="right"/&gt;&lt;w:pPr&gt;&lt;w:ind w:left="6480" w:hanging="180"/&gt;&lt;/w:pPr&gt;&lt;/w:lvl&gt;&lt;/w:abstractNum&gt;&lt;w:abstractNum w:abstractNumId="46" w15:restartNumberingAfterBreak="0"&gt;&lt;w:nsid w:val="61467E08"/&gt;&lt;w:multiLevelType w:val="hybridMultilevel"/&gt;&lt;w:tmpl w:val="20EC71B8"/&gt;&lt;w:lvl w:ilvl="0" w:tplc="41AA744C"&gt;&lt;w:start w:val="1"/&gt;&lt;w:numFmt w:val="decimal"/&gt;&lt;w:lvlText w:val="%1)"/&gt;&lt;w:lvlJc w:val="left"/&gt;&lt;w:pPr&gt;&lt;w:ind w:left="1068" w:hanging="708"/&gt;&lt;/w:pPr&gt;&lt;w:rPr&gt;&lt;w:rFonts w:hint="default"/&gt;&lt;/w:rPr&gt;&lt;/w:lvl&gt;&lt;w:lvl w:ilvl="1" w:tplc="04190019" w:tentative="1"&gt;&lt;w:start w:val="1"/&gt;&lt;w:numFmt w:val="lowerLetter"/&gt;&lt;w:lvlText w:val="%2."/&gt;&lt;w:lvlJc w:val="left"/&gt;&lt;w:pPr&gt;&lt;w:ind w:left="1440" w:hanging="360"/&gt;&lt;/w:pPr&gt;&lt;/w:lvl&gt;&lt;w:lvl w:ilvl="2" w:tplc="0419001B" w:tentative="1"&gt;&lt;w:start w:val="1"/&gt;&lt;w:numFmt w:val="lowerRoman"/&gt;&lt;w:lvlText w:val="%3."/&gt;&lt;w:lvlJc w:val="right"/&gt;&lt;w:pPr&gt;&lt;w:ind w:left="2160" w:hanging="180"/&gt;&lt;/w:pPr&gt;&lt;/w:lvl&gt;&lt;w:lvl w:ilvl="3" w:tplc="0419000F" w:tentative="1"&gt;&lt;w:start w:val="1"/&gt;&lt;w:numFmt w:val="decimal"/&gt;&lt;w:lvlText w:val="%4."/&gt;&lt;w:lvlJc w:val="left"/&gt;&lt;w:pPr&gt;&lt;w:ind w:left="2880" w:hanging="360"/&gt;&lt;/w:pPr&gt;&lt;/w:lvl&gt;&lt;w:lvl w:ilvl="4" w:tplc="04190019" w:tentative="1"&gt;&lt;w:start w:val="1"/&gt;&lt;w:numFmt w:val="lowerLetter"/&gt;&lt;w:lvlText w:val="%5."/&gt;&lt;w:lvlJc w:val="left"/&gt;&lt;w:pPr&gt;&lt;w:ind w:left="3600" w:hanging="360"/&gt;&lt;/w:pPr&gt;&lt;/w:lvl&gt;&lt;w:lvl w:ilvl="5" w:tplc="0419001B" w:tentative="1"&gt;&lt;w:start w:val="1"/&gt;&lt;w:numFmt w:val="lowerRoman"/&gt;&lt;w:lvlText w:val="%6."/&gt;&lt;w:lvlJc w:val="right"/&gt;&lt;w:pPr&gt;&lt;w:ind w:left="4320" w:hanging="180"/&gt;&lt;/w:pPr&gt;&lt;/w:lvl&gt;&lt;w:lvl w:ilvl="6" w:tplc="0419000F" w:tentative="1"&gt;&lt;w:start w:val="1"/&gt;&lt;w:numFmt w:val="decimal"/&gt;&lt;w:lvlText w:val="%7."/&gt;&lt;w:lvlJc w:val="left"/&gt;&lt;w:pPr&gt;&lt;w:ind w:left="5040" w:hanging="360"/&gt;&lt;/w:pPr&gt;&lt;/w:lvl&gt;&lt;w:lvl w:ilvl="7" w:tplc="04190019" w:tentative="1"&gt;&lt;w:start w:val="1"/&gt;&lt;w:numFmt w:val="lowerLetter"/&gt;&lt;w:lvlText w:val="%8."/&gt;&lt;w:lvlJc w:val="left"/&gt;&lt;w:pPr&gt;&lt;w:ind w:left="5760" w:hanging="360"/&gt;&lt;/w:pPr&gt;&lt;/w:lvl&gt;&lt;w:lvl w:ilvl="8" w:tplc="0419001B" w:tentative="1"&gt;&lt;w:start w:val="1"/&gt;&lt;w:numFmt w:val="lowerRoman"/&gt;&lt;w:lvlText w:val="%9."/&gt;&lt;w:lvlJc w:val="right"/&gt;&lt;w:pPr&gt;&lt;w:ind w:left="6480" w:hanging="180"/&gt;&lt;/w:pPr&gt;&lt;/w:lvl&gt;&lt;/w:abstractNum&gt;&lt;w:abstractNum w:abstractNumId="47" w15:restartNumberingAfterBreak="0"&gt;&lt;w:nsid w:val="621C16A2"/&gt;&lt;w:multiLevelType w:val="hybridMultilevel"/&gt;&lt;w:tmpl w:val="F816FACE"/&gt;&lt;w:lvl w:ilvl="0" w:tplc="04190011"&gt;&lt;w:start w:val="1"/&gt;&lt;w:numFmt w:val="decimal"/&gt;&lt;w:lvlText w:val="%1)"/&gt;&lt;w:lvlJc w:val="left"/&gt;&lt;w:pPr&gt;&lt;w:ind w:left="360" w:hanging="360"/&gt;&lt;/w:pPr&gt;&lt;w:rPr&gt;&lt;w:rFonts w:hint="default"/&gt;&lt;/w:rPr&gt;&lt;/w:lvl&gt;&lt;w:lvl w:ilvl="1" w:tplc="04190019" w:tentative="1"&gt;&lt;w:start w:val="1"/&gt;&lt;w:numFmt w:val="lowerLetter"/&gt;&lt;w:lvlText w:val="%2."/&gt;&lt;w:lvlJc w:val="left"/&gt;&lt;w:pPr&gt;&lt;w:ind w:left="1080" w:hanging="360"/&gt;&lt;/w:pPr&gt;&lt;/w:lvl&gt;&lt;w:lvl w:ilvl="2" w:tplc="0419001B" w:tentative="1"&gt;&lt;w:start w:val="1"/&gt;&lt;w:numFmt w:val="lowerRoman"/&gt;&lt;w:lvlText w:val="%3."/&gt;&lt;w:lvlJc w:val="right"/&gt;&lt;w:pPr&gt;&lt;w:ind w:left="1800" w:hanging="180"/&gt;&lt;/w:pPr&gt;&lt;/w:lvl&gt;&lt;w:lvl w:ilvl="3" w:tplc="0419000F" w:tentative="1"&gt;&lt;w:start w:val="1"/&gt;&lt;w:numFmt w:val="decimal"/&gt;&lt;w:lvlText w:val="%4."/&gt;&lt;w:lvlJc w:val="left"/&gt;&lt;w:pPr&gt;&lt;w:ind w:left="2520" w:hanging="360"/&gt;&lt;/w:pPr&gt;&lt;/w:lvl&gt;&lt;w:lvl w:ilvl="4" w:tplc="04190019" w:tentative="1"&gt;&lt;w:start w:val="1"/&gt;&lt;w:numFmt w:val="lowerLetter"/&gt;&lt;w:lvlText w:val="%5."/&gt;&lt;w:lvlJc w:val="left"/&gt;&lt;w:pPr&gt;&lt;w:ind w:left="3240" w:hanging="360"/&gt;&lt;/w:pPr&gt;&lt;/w:lvl&gt;&lt;w:lvl w:ilvl="5" w:tplc="0419001B" w:tentative="1"&gt;&lt;w:start w:val="1"/&gt;&lt;w:numFmt w:val="lowerRoman"/&gt;&lt;w:lvlText w:val="%6."/&gt;&lt;w:lvlJc w:val="right"/&gt;&lt;w:pPr&gt;&lt;w:ind w:left="3960" w:hanging="180"/&gt;&lt;/w:pPr&gt;&lt;/w:lvl&gt;&lt;w:lvl w:ilvl="6" w:tplc="0419000F" w:tentative="1"&gt;&lt;w:start w:val="1"/&gt;&lt;w:numFmt w:val="decimal"/&gt;&lt;w:lvlText w:val="%7."/&gt;&lt;w:lvlJc w:val="left"/&gt;&lt;w:pPr&gt;&lt;w:ind w:left="4680" w:hanging="360"/&gt;&lt;/w:pPr&gt;&lt;/w:lvl&gt;&lt;w:lvl w:ilvl="7" w:tplc="04190019" w:tentative="1"&gt;&lt;w:start w:val="1"/&gt;&lt;w:numFmt w:val="lowerLetter"/&gt;&lt;w:lvlText w:val="%8."/&gt;&lt;w:lvlJc w:val="left"/&gt;&lt;w:pPr&gt;&lt;w:ind w:left="5400" w:hanging="360"/&gt;&lt;/w:pPr&gt;&lt;/w:lvl&gt;&lt;w:lvl w:ilvl="8" w:tplc="0419001B" w:tentative="1"&gt;&lt;w:start w:val="1"/&gt;&lt;w:numFmt w:val="lowerRoman"/&gt;&lt;w:lvlText w:val="%9."/&gt;&lt;w:lvlJc w:val="right"/&gt;&lt;w:pPr&gt;&lt;w:ind w:left="6120" w:hanging="180"/&gt;&lt;/w:pPr&gt;&lt;/w:lvl&gt;&lt;/w:abstractNum&gt;&lt;w:abstractNum w:abstractNumId="48" w15:restartNumberingAfterBreak="0"&gt;&lt;w:nsid w:val="62772D76"/&gt;&lt;w:multiLevelType w:val="hybridMultilevel"/&gt;&lt;w:tmpl w:val="873EE7E2"/&gt;&lt;w:lvl w:ilvl="0" w:tplc="04190001"&gt;&lt;w:start w:val="1"/&gt;&lt;w:numFmt w:val="bullet"/&gt;&lt;w:lvlText w:val=""/&gt;&lt;w:lvlJc w:val="left"/&gt;&lt;w:pPr&gt;&lt;w:ind w:left="720" w:hanging="360"/&gt;&lt;/w:pPr&gt;&lt;w:rPr&gt;&lt;w:rFonts w:ascii="Symbol" w:hAnsi="Symbol" w:hint="default"/&gt;&lt;/w:rPr&gt;&lt;/w:lvl&gt;&lt;w:lvl w:ilvl="1" w:tplc="04190003" w:tentative="1"&gt;&lt;w:start w:val="1"/&gt;&lt;w:numFmt w:val="bullet"/&gt;&lt;w:lvlText w:val="o"/&gt;&lt;w:lvlJc w:val="left"/&gt;&lt;w:pPr&gt;&lt;w:ind w:left="1440" w:hanging="360"/&gt;&lt;/w:pPr&gt;&lt;w:rPr&gt;&lt;w:rFonts w:ascii="Courier New" w:hAnsi="Courier New" w:cs="Courier New" w:hint="default"/&gt;&lt;/w:rPr&gt;&lt;/w:lvl&gt;&lt;w:lvl w:ilvl="2" w:tplc="04190005" w:tentative="1"&gt;&lt;w:start w:val="1"/&gt;&lt;w:numFmt w:val="bullet"/&gt;&lt;w:lvlText w:val=""/&gt;&lt;w:lvlJc w:val="left"/&gt;&lt;w:pPr&gt;&lt;w:ind w:left="2160" w:hanging="360"/&gt;&lt;/w:pPr&gt;&lt;w:rPr&gt;&lt;w:rFonts w:ascii="Wingdings" w:hAnsi="Wingdings" w:hint="default"/&gt;&lt;/w:rPr&gt;&lt;/w:lvl&gt;&lt;w:lvl w:ilvl="3" w:tplc="04190001" w:tentative="1"&gt;&lt;w:start w:val="1"/&gt;&lt;w:numFmt w:val="bullet"/&gt;&lt;w:lvlText w:val=""/&gt;&lt;w:lvlJc w:val="left"/&gt;&lt;w:pPr&gt;&lt;w:ind w:left="2880" w:hanging="360"/&gt;&lt;/w:pPr&gt;&lt;w:rPr&gt;&lt;w:rFonts w:ascii="Symbol" w:hAnsi="Symbol" w:hint="default"/&gt;&lt;/w:rPr&gt;&lt;/w:lvl&gt;&lt;w:lvl w:ilvl="4" w:tplc="04190003" w:tentative="1"&gt;&lt;w:start w:val="1"/&gt;&lt;w:numFmt w:val="bullet"/&gt;&lt;w:lvlText w:val="o"/&gt;&lt;w:lvlJc w:val="left"/&gt;&lt;w:pPr&gt;&lt;w:ind w:left="3600" w:hanging="360"/&gt;&lt;/w:pPr&gt;&lt;w:rPr&gt;&lt;w:rFonts w:ascii="Courier New" w:hAnsi="Courier New" w:cs="Courier New" w:hint="default"/&gt;&lt;/w:rPr&gt;&lt;/w:lvl&gt;&lt;w:lvl w:ilvl="5" w:tplc="04190005" w:tentative="1"&gt;&lt;w:start w:val="1"/&gt;&lt;w:numFmt w:val="bullet"/&gt;&lt;w:lvlText w:val=""/&gt;&lt;w:lvlJc w:val="left"/&gt;&lt;w:pPr&gt;&lt;w:ind w:left="4320" w:hanging="360"/&gt;&lt;/w:pPr&gt;&lt;w:rPr&gt;&lt;w:rFonts w:ascii="Wingdings" w:hAnsi="Wingdings" w:hint="default"/&gt;&lt;/w:rPr&gt;&lt;/w:lvl&gt;&lt;w:lvl w:ilvl="6" w:tplc="04190001" w:tentative="1"&gt;&lt;w:start w:val="1"/&gt;&lt;w:numFmt w:val="bullet"/&gt;&lt;w:lvlText w:val=""/&gt;&lt;w:lvlJc w:val="left"/&gt;&lt;w:pPr&gt;&lt;w:ind w:left="5040" w:hanging="360"/&gt;&lt;/w:pPr&gt;&lt;w:rPr&gt;&lt;w:rFonts w:ascii="Symbol" w:hAnsi="Symbol" w:hint="default"/&gt;&lt;/w:rPr&gt;&lt;/w:lvl&gt;&lt;w:lvl w:ilvl="7" w:tplc="04190003" w:tentative="1"&gt;&lt;w:start w:val="1"/&gt;&lt;w:numFmt w:val="bullet"/&gt;&lt;w:lvlText w:val="o"/&gt;&lt;w:lvlJc w:val="left"/&gt;&lt;w:pPr&gt;&lt;w:ind w:left="5760" w:hanging="360"/&gt;&lt;/w:pPr&gt;&lt;w:rPr&gt;&lt;w:rFonts w:ascii="Courier New" w:hAnsi="Courier New" w:cs="Courier New" w:hint="default"/&gt;&lt;/w:rPr&gt;&lt;/w:lvl&gt;&lt;w:lvl w:ilvl="8" w:tplc="04190005" w:tentative="1"&gt;&lt;w:start w:val="1"/&gt;&lt;w:numFmt w:val="bullet"/&gt;&lt;w:lvlText w:val=""/&gt;&lt;w:lvlJc w:val="left"/&gt;&lt;w:pPr&gt;&lt;w:ind w:left="6480" w:hanging="360"/&gt;&lt;/w:pPr&gt;&lt;w:rPr&gt;&lt;w:rFonts w:ascii="Wingdings" w:hAnsi="Wingdings" w:hint="default"/&gt;&lt;/w:rPr&gt;&lt;/w:lvl&gt;&lt;/w:abstractNum&gt;&lt;w:abstractNum w:abstractNumId="49" w15:restartNumberingAfterBreak="0"&gt;&lt;w:nsid w:val="63DF28ED"/&gt;&lt;w:multiLevelType w:val="hybridMultilevel"/&gt;&lt;w:tmpl w:val="59B61722"/&gt;&lt;w:lvl w:ilvl="0" w:tplc="0419000F"&gt;&lt;w:start w:val="1"/&gt;&lt;w:numFmt w:val="decimal"/&gt;&lt;w:lvlText w:val="%1."/&gt;&lt;w:lvlJc w:val="left"/&gt;&lt;w:pPr&gt;&lt;w:ind w:left="720" w:hanging="360"/&gt;&lt;/w:pPr&gt;&lt;/w:lvl&gt;&lt;w:lvl w:ilvl="1" w:tplc="04190019" w:tentative="1"&gt;&lt;w:start w:val="1"/&gt;&lt;w:numFmt w:val="lowerLetter"/&gt;&lt;w:lvlText w:val="%2."/&gt;&lt;w:lvlJc w:val="left"/&gt;&lt;w:pPr&gt;&lt;w:ind w:left="1440" w:hanging="360"/&gt;&lt;/w:pPr&gt;&lt;/w:lvl&gt;&lt;w:lvl w:ilvl="2" w:tplc="0419001B" w:tentative="1"&gt;&lt;w:start w:val="1"/&gt;&lt;w:numFmt w:val="lowerRoman"/&gt;&lt;w:lvlText w:val="%3."/&gt;&lt;w:lvlJc w:val="right"/&gt;&lt;w:pPr&gt;&lt;w:ind w:left="2160" w:hanging="180"/&gt;&lt;/w:pPr&gt;&lt;/w:lvl&gt;&lt;w:lvl w:ilvl="3" w:tplc="0419000F" w:tentative="1"&gt;&lt;w:start w:val="1"/&gt;&lt;w:numFmt w:val="decimal"/&gt;&lt;w:lvlText w:val="%4."/&gt;&lt;w:lvlJc w:val="left"/&gt;&lt;w:pPr&gt;&lt;w:ind w:left="2880" w:hanging="360"/&gt;&lt;/w:pPr&gt;&lt;/w:lvl&gt;&lt;w:lvl w:ilvl="4" w:tplc="04190019" w:tentative="1"&gt;&lt;w:start w:val="1"/&gt;&lt;w:numFmt w:val="lowerLetter"/&gt;&lt;w:lvlText w:val="%5."/&gt;&lt;w:lvlJc w:val="left"/&gt;&lt;w:pPr&gt;&lt;w:ind w:left="3600" w:hanging="360"/&gt;&lt;/w:pPr&gt;&lt;/w:lvl&gt;&lt;w:lvl w:ilvl="5" w:tplc="0419001B" w:tentative="1"&gt;&lt;w:start w:val="1"/&gt;&lt;w:numFmt w:val="lowerRoman"/&gt;&lt;w:lvlText w:val="%6."/&gt;&lt;w:lvlJc w:val="right"/&gt;&lt;w:pPr&gt;&lt;w:ind w:left="4320" w:hanging="180"/&gt;&lt;/w:pPr&gt;&lt;/w:lvl&gt;&lt;w:lvl w:ilvl="6" w:tplc="0419000F" w:tentative="1"&gt;&lt;w:start w:val="1"/&gt;&lt;w:numFmt w:val="decimal"/&gt;&lt;w:lvlText w:val="%7."/&gt;&lt;w:lvlJc w:val="left"/&gt;&lt;w:pPr&gt;&lt;w:ind w:left="5040" w:hanging="360"/&gt;&lt;/w:pPr&gt;&lt;/w:lvl&gt;&lt;w:lvl w:ilvl="7" w:tplc="04190019" w:tentative="1"&gt;&lt;w:start w:val="1"/&gt;&lt;w:numFmt w:val="lowerLetter"/&gt;&lt;w:lvlText w:val="%8."/&gt;&lt;w:lvlJc w:val="left"/&gt;&lt;w:pPr&gt;&lt;w:ind w:left="5760" w:hanging="360"/&gt;&lt;/w:pPr&gt;&lt;/w:lvl&gt;&lt;w:lvl w:ilvl="8" w:tplc="0419001B" w:tentative="1"&gt;&lt;w:start w:val="1"/&gt;&lt;w:numFmt w:val="lowerRoman"/&gt;&lt;w:lvlText w:val="%9."/&gt;&lt;w:lvlJc w:val="right"/&gt;&lt;w:pPr&gt;&lt;w:ind w:left="6480" w:hanging="180"/&gt;&lt;/w:pPr&gt;&lt;/w:lvl&gt;&lt;/w:abstractNum&gt;&lt;w:abstractNum w:abstractNumId="50" w15:restartNumberingAfterBreak="0"&gt;&lt;w:nsid w:val="653729CA"/&gt;&lt;w:multiLevelType w:val="hybridMultilevel"/&gt;&lt;w:tmpl w:val="EFE276EC"/&gt;&lt;w:lvl w:ilvl="0" w:tplc="04190001"&gt;&lt;w:start w:val="1"/&gt;&lt;w:numFmt w:val="bullet"/&gt;&lt;w:lvlText w:val=""/&gt;&lt;w:lvlJc w:val="left"/&gt;&lt;w:pPr&gt;&lt;w:ind w:left="720" w:hanging="360"/&gt;&lt;/w:pPr&gt;&lt;w:rPr&gt;&lt;w:rFonts w:ascii="Symbol" w:hAnsi="Symbol" w:hint="default"/&gt;&lt;/w:rPr&gt;&lt;/w:lvl&gt;&lt;w:lvl w:ilvl="1" w:tplc="04190003" w:tentative="1"&gt;&lt;w:start w:val="1"/&gt;&lt;w:numFmt w:val="bullet"/&gt;&lt;w:lvlText w:val="o"/&gt;&lt;w:lvlJc w:val="left"/&gt;&lt;w:pPr&gt;&lt;w:ind w:left="1440" w:hanging="360"/&gt;&lt;/w:pPr&gt;&lt;w:rPr&gt;&lt;w:rFonts w:ascii="Courier New" w:hAnsi="Courier New" w:cs="Courier New" w:hint="default"/&gt;&lt;/w:rPr&gt;&lt;/w:lvl&gt;&lt;w:lvl w:ilvl="2" w:tplc="04190005" w:tentative="1"&gt;&lt;w:start w:val="1"/&gt;&lt;w:numFmt w:val="bullet"/&gt;&lt;w:lvlText w:val=""/&gt;&lt;w:lvlJc w:val="left"/&gt;&lt;w:pPr&gt;&lt;w:ind w:left="2160" w:hanging="360"/&gt;&lt;/w:pPr&gt;&lt;w:rPr&gt;&lt;w:rFonts w:ascii="Wingdings" w:hAnsi="Wingdings" w:hint="default"/&gt;&lt;/w:rPr&gt;&lt;/w:lvl&gt;&lt;w:lvl w:ilvl="3" w:tplc="04190001" w:tentative="1"&gt;&lt;w:start w:val="1"/&gt;&lt;w:numFmt w:val="bullet"/&gt;&lt;w:lvlText w:val=""/&gt;&lt;w:lvlJc w:val="left"/&gt;&lt;w:pPr&gt;&lt;w:ind w:left="2880" w:hanging="360"/&gt;&lt;/w:pPr&gt;&lt;w:rPr&gt;&lt;w:rFonts w:ascii="Symbol" w:hAnsi="Symbol" w:hint="default"/&gt;&lt;/w:rPr&gt;&lt;/w:lvl&gt;&lt;w:lvl w:ilvl="4" w:tplc="04190003" w:tentative="1"&gt;&lt;w:start w:val="1"/&gt;&lt;w:numFmt w:val="bullet"/&gt;&lt;w:lvlText w:val="o"/&gt;&lt;w:lvlJc w:val="left"/&gt;&lt;w:pPr&gt;&lt;w:ind w:left="3600" w:hanging="360"/&gt;&lt;/w:pPr&gt;&lt;w:rPr&gt;&lt;w:rFonts w:ascii="Courier New" w:hAnsi="Courier New" w:cs="Courier New" w:hint="default"/&gt;&lt;/w:rPr&gt;&lt;/w:lvl&gt;&lt;w:lvl w:ilvl="5" w:tplc="04190005" w:tentative="1"&gt;&lt;w:start w:val="1"/&gt;&lt;w:numFmt w:val="bullet"/&gt;&lt;w:lvlText w:val=""/&gt;&lt;w:lvlJc w:val="left"/&gt;&lt;w:pPr&gt;&lt;w:ind w:left="4320" w:hanging="360"/&gt;&lt;/w:pPr&gt;&lt;w:rPr&gt;&lt;w:rFonts w:ascii="Wingdings" w:hAnsi="Wingdings" w:hint="default"/&gt;&lt;/w:rPr&gt;&lt;/w:lvl&gt;&lt;w:lvl w:ilvl="6" w:tplc="04190001" w:tentative="1"&gt;&lt;w:start w:val="1"/&gt;&lt;w:numFmt w:val="bullet"/&gt;&lt;w:lvlText w:val=""/&gt;&lt;w:lvlJc w:val="left"/&gt;&lt;w:pPr&gt;&lt;w:ind w:left="5040" w:hanging="360"/&gt;&lt;/w:pPr&gt;&lt;w:rPr&gt;&lt;w:rFonts w:ascii="Symbol" w:hAnsi="Symbol" w:hint="default"/&gt;&lt;/w:rPr&gt;&lt;/w:lvl&gt;&lt;w:lvl w:ilvl="7" w:tplc="04190003" w:tentative="1"&gt;&lt;w:start w:val="1"/&gt;&lt;w:numFmt w:val="bullet"/&gt;&lt;w:lvlText w:val="o"/&gt;&lt;w:lvlJc w:val="left"/&gt;&lt;w:pPr&gt;&lt;w:ind w:left="5760" w:hanging="360"/&gt;&lt;/w:pPr&gt;&lt;w:rPr&gt;&lt;w:rFonts w:ascii="Courier New" w:hAnsi="Courier New" w:cs="Courier New" w:hint="default"/&gt;&lt;/w:rPr&gt;&lt;/w:lvl&gt;&lt;w:lvl w:ilvl="8" w:tplc="04190005" w:tentative="1"&gt;&lt;w:start w:val="1"/&gt;&lt;w:numFmt w:val="bullet"/&gt;&lt;w:lvlText w:val=""/&gt;&lt;w:lvlJc w:val="left"/&gt;&lt;w:pPr&gt;&lt;w:ind w:left="6480" w:hanging="360"/&gt;&lt;/w:pPr&gt;&lt;w:rPr&gt;&lt;w:rFonts w:ascii="Wingdings" w:hAnsi="Wingdings" w:hint="default"/&gt;&lt;/w:rPr&gt;&lt;/w:lvl&gt;&lt;/w:abstractNum&gt;&lt;w:abstractNum w:abstractNumId="51" w15:restartNumberingAfterBreak="0"&gt;&lt;w:nsid w:val="6B6E2A11"/&gt;&lt;w:multiLevelType w:val="hybridMultilevel"/&gt;&lt;w:tmpl w:val="31FE2E40"/&gt;&lt;w:lvl w:ilvl="0" w:tplc="04190001"&gt;&lt;w:start w:val="1"/&gt;&lt;w:numFmt w:val="bullet"/&gt;&lt;w:lvlText w:val=""/&gt;&lt;w:lvlJc w:val="left"/&gt;&lt;w:pPr&gt;&lt;w:ind w:left="720" w:hanging="360"/&gt;&lt;/w:pPr&gt;&lt;w:rPr&gt;&lt;w:rFonts w:ascii="Symbol" w:hAnsi="Symbol" w:hint="default"/&gt;&lt;/w:rPr&gt;&lt;/w:lvl&gt;&lt;w:lvl w:ilvl="1" w:tplc="04190003" w:tentative="1"&gt;&lt;w:start w:val="1"/&gt;&lt;w:numFmt w:val="bullet"/&gt;&lt;w:lvlText w:val="o"/&gt;&lt;w:lvlJc w:val="left"/&gt;&lt;w:pPr&gt;&lt;w:ind w:left="1440" w:hanging="360"/&gt;&lt;/w:pPr&gt;&lt;w:rPr&gt;&lt;w:rFonts w:ascii="Courier New" w:hAnsi="Courier New" w:cs="Courier New" w:hint="default"/&gt;&lt;/w:rPr&gt;&lt;/w:lvl&gt;&lt;w:lvl w:ilvl="2" w:tplc="04190005" w:tentative="1"&gt;&lt;w:start w:val="1"/&gt;&lt;w:numFmt w:val="bullet"/&gt;&lt;w:lvlText w:val=""/&gt;&lt;w:lvlJc w:val="left"/&gt;&lt;w:pPr&gt;&lt;w:ind w:left="2160" w:hanging="360"/&gt;&lt;/w:pPr&gt;&lt;w:rPr&gt;&lt;w:rFonts w:ascii="Wingdings" w:hAnsi="Wingdings" w:hint="default"/&gt;&lt;/w:rPr&gt;&lt;/w:lvl&gt;&lt;w:lvl w:ilvl="3" w:tplc="04190001" w:tentative="1"&gt;&lt;w:start w:val="1"/&gt;&lt;w:numFmt w:val="bullet"/&gt;&lt;w:lvlText w:val=""/&gt;&lt;w:lvlJc w:val="left"/&gt;&lt;w:pPr&gt;&lt;w:ind w:left="2880" w:hanging="360"/&gt;&lt;/w:pPr&gt;&lt;w:rPr&gt;&lt;w:rFonts w:ascii="Symbol" w:hAnsi="Symbol" w:hint="default"/&gt;&lt;/w:rPr&gt;&lt;/w:lvl&gt;&lt;w:lvl w:ilvl="4" w:tplc="04190003" w:tentative="1"&gt;&lt;w:start w:val="1"/&gt;&lt;w:numFmt w:val="bullet"/&gt;&lt;w:lvlText w:val="o"/&gt;&lt;w:lvlJc w:val="left"/&gt;&lt;w:pPr&gt;&lt;w:ind w:left="3600" w:hanging="360"/&gt;&lt;/w:pPr&gt;&lt;w:rPr&gt;&lt;w:rFonts w:ascii="Courier New" w:hAnsi="Courier New" w:cs="Courier New" w:hint="default"/&gt;&lt;/w:rPr&gt;&lt;/w:lvl&gt;&lt;w:lvl w:ilvl="5" w:tplc="04190005" w:tentative="1"&gt;&lt;w:start w:val="1"/&gt;&lt;w:numFmt w:val="bullet"/&gt;&lt;w:lvlText w:val=""/&gt;&lt;w:lvlJc w:val="left"/&gt;&lt;w:pPr&gt;&lt;w:ind w:left="4320" w:hanging="360"/&gt;&lt;/w:pPr&gt;&lt;w:rPr&gt;&lt;w:rFonts w:ascii="Wingdings" w:hAnsi="Wingdings" w:hint="default"/&gt;&lt;/w:rPr&gt;&lt;/w:lvl&gt;&lt;w:lvl w:ilvl="6" w:tplc="04190001" w:tentative="1"&gt;&lt;w:start w:val="1"/&gt;&lt;w:numFmt w:val="bullet"/&gt;&lt;w:lvlText w:val=""/&gt;&lt;w:lvlJc w:val="left"/&gt;&lt;w:pPr&gt;&lt;w:ind w:left="5040" w:hanging="360"/&gt;&lt;/w:pPr&gt;&lt;w:rPr&gt;&lt;w:rFonts w:ascii="Symbol" w:hAnsi="Symbol" w:hint="default"/&gt;&lt;/w:rPr&gt;&lt;/w:lvl&gt;&lt;w:lvl w:ilvl="7" w:tplc="04190003" w:tentative="1"&gt;&lt;w:start w:val="1"/&gt;&lt;w:numFmt w:val="bullet"/&gt;&lt;w:lvlText w:val="o"/&gt;&lt;w:lvlJc w:val="left"/&gt;&lt;w:pPr&gt;&lt;w:ind w:left="5760" w:hanging="360"/&gt;&lt;/w:pPr&gt;&lt;w:rPr&gt;&lt;w:rFonts w:ascii="Courier New" w:hAnsi="Courier New" w:cs="Courier New" w:hint="default"/&gt;&lt;/w:rPr&gt;&lt;/w:lvl&gt;&lt;w:lvl w:ilvl="8" w:tplc="04190005" w:tentative="1"&gt;&lt;w:start w:val="1"/&gt;&lt;w:numFmt w:val="bullet"/&gt;&lt;w:lvlText w:val=""/&gt;&lt;w:lvlJc w:val="left"/&gt;&lt;w:pPr&gt;&lt;w:ind w:left="6480" w:hanging="360"/&gt;&lt;/w:pPr&gt;&lt;w:rPr&gt;&lt;w:rFonts w:ascii="Wingdings" w:hAnsi="Wingdings" w:hint="default"/&gt;&lt;/w:rPr&gt;&lt;/w:lvl&gt;&lt;/w:abstractNum&gt;&lt;w:abstractNum w:abstractNumId="52" w15:restartNumberingAfterBreak="0"&gt;&lt;w:nsid w:val="6C4D16B1"/&gt;&lt;w:multiLevelType w:val="hybridMultilevel"/&gt;&lt;w:tmpl w:val="B9B26B32"/&gt;&lt;w:lvl w:ilvl="0" w:tplc="04190011"&gt;&lt;w:start w:val="1"/&gt;&lt;w:numFmt w:val="decimal"/&gt;&lt;w:lvlText w:val="%1)"/&gt;&lt;w:lvlJc w:val="left"/&gt;&lt;w:pPr&gt;&lt;w:ind w:left="720" w:hanging="360"/&gt;&lt;/w:pPr&gt;&lt;w:rPr&gt;&lt;w:rFonts w:hint="default"/&gt;&lt;/w:rPr&gt;&lt;/w:lvl&gt;&lt;w:lvl w:ilvl="1" w:tplc="04190019" w:tentative="1"&gt;&lt;w:start w:val="1"/&gt;&lt;w:numFmt w:val="lowerLetter"/&gt;&lt;w:lvlText w:val="%2."/&gt;&lt;w:lvlJc w:val="left"/&gt;&lt;w:pPr&gt;&lt;w:ind w:left="1440" w:hanging="360"/&gt;&lt;/w:pPr&gt;&lt;/w:lvl&gt;&lt;w:lvl w:ilvl="2" w:tplc="0419001B" w:tentative="1"&gt;&lt;w:start w:val="1"/&gt;&lt;w:numFmt w:val="lowerRoman"/&gt;&lt;w:lvlText w:val="%3."/&gt;&lt;w:lvlJc w:val="right"/&gt;&lt;w:pPr&gt;&lt;w:ind w:left="2160" w:hanging="180"/&gt;&lt;/w:pPr&gt;&lt;/w:lvl&gt;&lt;w:lvl w:ilvl="3" w:tplc="0419000F" w:tentative="1"&gt;&lt;w:start w:val="1"/&gt;&lt;w:numFmt w:val="decimal"/&gt;&lt;w:lvlText w:val="%4."/&gt;&lt;w:lvlJc w:val="left"/&gt;&lt;w:pPr&gt;&lt;w:ind w:left="2880" w:hanging="360"/&gt;&lt;/w:pPr&gt;&lt;/w:lvl&gt;&lt;w:lvl w:ilvl="4" w:tplc="04190019" w:tentative="1"&gt;&lt;w:start w:val="1"/&gt;&lt;w:numFmt w:val="lowerLetter"/&gt;&lt;w:lvlText w:val="%5."/&gt;&lt;w:lvlJc w:val="left"/&gt;&lt;w:pPr&gt;&lt;w:ind w:left="3600" w:hanging="360"/&gt;&lt;/w:pPr&gt;&lt;/w:lvl&gt;&lt;w:lvl w:ilvl="5" w:tplc="0419001B" w:tentative="1"&gt;&lt;w:start w:val="1"/&gt;&lt;w:numFmt w:val="lowerRoman"/&gt;&lt;w:lvlText w:val="%6."/&gt;&lt;w:lvlJc w:val="right"/&gt;&lt;w:pPr&gt;&lt;w:ind w:left="4320" w:hanging="180"/&gt;&lt;/w:pPr&gt;&lt;/w:lvl&gt;&lt;w:lvl w:ilvl="6" w:tplc="0419000F" w:tentative="1"&gt;&lt;w:start w:val="1"/&gt;&lt;w:numFmt w:val="decimal"/&gt;&lt;w:lvlText w:val="%7."/&gt;&lt;w:lvlJc w:val="left"/&gt;&lt;w:pPr&gt;&lt;w:ind w:left="5040" w:hanging="360"/&gt;&lt;/w:pPr&gt;&lt;/w:lvl&gt;&lt;w:lvl w:ilvl="7" w:tplc="04190019" w:tentative="1"&gt;&lt;w:start w:val="1"/&gt;&lt;w:numFmt w:val="lowerLetter"/&gt;&lt;w:lvlText w:val="%8."/&gt;&lt;w:lvlJc w:val="left"/&gt;&lt;w:pPr&gt;&lt;w:ind w:left="5760" w:hanging="360"/&gt;&lt;/w:pPr&gt;&lt;/w:lvl&gt;&lt;w:lvl w:ilvl="8" w:tplc="0419001B" w:tentative="1"&gt;&lt;w:start w:val="1"/&gt;&lt;w:numFmt w:val="lowerRoman"/&gt;&lt;w:lvlText w:val="%9."/&gt;&lt;w:lvlJc w:val="right"/&gt;&lt;w:pPr&gt;&lt;w:ind w:left="6480" w:hanging="180"/&gt;&lt;/w:pPr&gt;&lt;/w:lvl&gt;&lt;/w:abstractNum&gt;&lt;w:abstractNum w:abstractNumId="53" w15:restartNumberingAfterBreak="0"&gt;&lt;w:nsid w:val="6EE929E7"/&gt;&lt;w:multiLevelType w:val="multilevel"/&gt;&lt;w:tmpl w:val="434402A8"/&gt;&lt;w:lvl w:ilvl="0"&gt;&lt;w:start w:val="1"/&gt;&lt;w:numFmt w:val="decimal"/&gt;&lt;w:lvlText w:val="%1."/&gt;&lt;w:lvlJc w:val="left"/&gt;&lt;w:pPr&gt;&lt;w:ind w:left="720" w:hanging="360"/&gt;&lt;/w:pPr&gt;&lt;/w:lvl&gt;&lt;w:lvl w:ilvl="1"&gt;&lt;w:start w:val="2"/&gt;&lt;w:numFmt w:val="decimal"/&gt;&lt;w:isLgl/&gt;&lt;w:lvlText w:val="%1.%2."/&gt;&lt;w:lvlJc w:val="left"/&gt;&lt;w:pPr&gt;&lt;w:ind w:left="1080" w:hanging="720"/&gt;&lt;/w:pPr&gt;&lt;w:rPr&gt;&lt;w:rFonts w:hint="default"/&gt;&lt;/w:rPr&gt;&lt;/w:lvl&gt;&lt;w:lvl w:ilvl="2"&gt;&lt;w:start w:val="4"/&gt;&lt;w:numFmt w:val="decimal"/&gt;&lt;w:isLgl/&gt;&lt;w:lvlText w:val="%1.%2.%3."/&gt;&lt;w:lvlJc w:val="left"/&gt;&lt;w:pPr&gt;&lt;w:ind w:left="1080" w:hanging="720"/&gt;&lt;/w:pPr&gt;&lt;w:rPr&gt;&lt;w:rFonts w:hint="default"/&gt;&lt;/w:rPr&gt;&lt;/w:lvl&gt;&lt;w:lvl w:ilvl="3"&gt;&lt;w:start w:val="4"/&gt;&lt;w:numFmt w:val="decimal"/&gt;&lt;w:isLgl/&gt;&lt;w:lvlText w:val="%1.%2.%3.%4."/&gt;&lt;w:lvlJc w:val="left"/&gt;&lt;w:pPr&gt;&lt;w:ind w:left="1080" w:hanging="720"/&gt;&lt;/w:pPr&gt;&lt;w:rPr&gt;&lt;w:rFonts w:hint="default"/&gt;&lt;/w:rPr&gt;&lt;/w:lvl&gt;&lt;w:lvl w:ilvl="4"&gt;&lt;w:start w:val="1"/&gt;&lt;w:numFmt w:val="decimal"/&gt;&lt;w:isLgl/&gt;&lt;w:lvlText w:val="%1.%2.%3.%4.%5."/&gt;&lt;w:lvlJc w:val="left"/&gt;&lt;w:pPr&gt;&lt;w:ind w:left="1440" w:hanging="1080"/&gt;&lt;/w:pPr&gt;&lt;w:rPr&gt;&lt;w:rFonts w:hint="default"/&gt;&lt;/w:rPr&gt;&lt;/w:lvl&gt;&lt;w:lvl w:ilvl="5"&gt;&lt;w:start w:val="1"/&gt;&lt;w:numFmt w:val="decimal"/&gt;&lt;w:isLgl/&gt;&lt;w:lvlText w:val="%1.%2.%3.%4.%5.%6."/&gt;&lt;w:lvlJc w:val="left"/&gt;&lt;w:pPr&gt;&lt;w:ind w:left="1440" w:hanging="1080"/&gt;&lt;/w:pPr&gt;&lt;w:rPr&gt;&lt;w:rFonts w:hint="default"/&gt;&lt;/w:rPr&gt;&lt;/w:lvl&gt;&lt;w:lvl w:ilvl="6"&gt;&lt;w:start w:val="1"/&gt;&lt;w:numFmt w:val="decimal"/&gt;&lt;w:isLgl/&gt;&lt;w:lvlText w:val="%1.%2.%3.%4.%5.%6.%7."/&gt;&lt;w:lvlJc w:val="left"/&gt;&lt;w:pPr&gt;&lt;w:ind w:left="1800" w:hanging="1440"/&gt;&lt;/w:pPr&gt;&lt;w:rPr&gt;&lt;w:rFonts w:hint="default"/&gt;&lt;/w:rPr&gt;&lt;/w:lvl&gt;&lt;w:lvl w:ilvl="7"&gt;&lt;w:start w:val="1"/&gt;&lt;w:numFmt w:val="decimal"/&gt;&lt;w:isLgl/&gt;&lt;w:lvlText w:val="%1.%2.%3.%4.%5.%6.%7.%8."/&gt;&lt;w:lvlJc w:val="left"/&gt;&lt;w:pPr&gt;&lt;w:ind w:left="1800" w:hanging="1440"/&gt;&lt;/w:pPr&gt;&lt;w:rPr&gt;&lt;w:rFonts w:hint="default"/&gt;&lt;/w:rPr&gt;&lt;/w:lvl&gt;&lt;w:lvl w:ilvl="8"&gt;&lt;w:start w:val="1"/&gt;&lt;w:numFmt w:val="decimal"/&gt;&lt;w:isLgl/&gt;&lt;w:lvlText w:val="%1.%2.%3.%4.%5.%6.%7.%8.%9."/&gt;&lt;w:lvlJc w:val="left"/&gt;&lt;w:pPr&gt;&lt;w:ind w:left="2160" w:hanging="1800"/&gt;&lt;/w:pPr&gt;&lt;w:rPr&gt;&lt;w:rFonts w:hint="default"/&gt;&lt;/w:rPr&gt;&lt;/w:lvl&gt;&lt;/w:abstractNum&gt;&lt;w:abstractNum w:abstractNumId="54" w15:restartNumberingAfterBreak="0"&gt;&lt;w:nsid w:val="718F54E9"/&gt;&lt;w:multiLevelType w:val="hybridMultilevel"/&gt;&lt;w:tmpl w:val="B42EF856"/&gt;&lt;w:lvl w:ilvl="0" w:tplc="0419000F"&gt;&lt;w:start w:val="1"/&gt;&lt;w:numFmt w:val="decimal"/&gt;&lt;w:lvlText w:val="%1."/&gt;&lt;w:lvlJc w:val="left"/&gt;&lt;w:pPr&gt;&lt;w:ind w:left="720" w:hanging="360"/&gt;&lt;/w:pPr&gt;&lt;w:rPr&gt;&lt;w:rFonts w:hint="default"/&gt;&lt;/w:rPr&gt;&lt;/w:lvl&gt;&lt;w:lvl w:ilvl="1" w:tplc="04190019" w:tentative="1"&gt;&lt;w:start w:val="1"/&gt;&lt;w:numFmt w:val="lowerLetter"/&gt;&lt;w:lvlText w:val="%2."/&gt;&lt;w:lvlJc w:val="left"/&gt;&lt;w:pPr&gt;&lt;w:ind w:left="1440" w:hanging="360"/&gt;&lt;/w:pPr&gt;&lt;/w:lvl&gt;&lt;w:lvl w:ilvl="2" w:tplc="0419001B" w:tentative="1"&gt;&lt;w:start w:val="1"/&gt;&lt;w:numFmt w:val="lowerRoman"/&gt;&lt;w:lvlText w:val="%3."/&gt;&lt;w:lvlJc w:val="right"/&gt;&lt;w:pPr&gt;&lt;w:ind w:left="2160" w:hanging="180"/&gt;&lt;/w:pPr&gt;&lt;/w:lvl&gt;&lt;w:lvl w:ilvl="3" w:tplc="0419000F" w:tentative="1"&gt;&lt;w:start w:val="1"/&gt;&lt;w:numFmt w:val="decimal"/&gt;&lt;w:lvlText w:val="%4."/&gt;&lt;w:lvlJc w:val="left"/&gt;&lt;w:pPr&gt;&lt;w:ind w:left="2880" w:hanging="360"/&gt;&lt;/w:pPr&gt;&lt;/w:lvl&gt;&lt;w:lvl w:ilvl="4" w:tplc="04190019" w:tentative="1"&gt;&lt;w:start w:val="1"/&gt;&lt;w:numFmt w:val="lowerLetter"/&gt;&lt;w:lvlText w:val="%5."/&gt;&lt;w:lvlJc w:val="left"/&gt;&lt;w:pPr&gt;&lt;w:ind w:left="3600" w:hanging="360"/&gt;&lt;/w:pPr&gt;&lt;/w:lvl&gt;&lt;w:lvl w:ilvl="5" w:tplc="0419001B" w:tentative="1"&gt;&lt;w:start w:val="1"/&gt;&lt;w:numFmt w:val="lowerRoman"/&gt;&lt;w:lvlText w:val="%6."/&gt;&lt;w:lvlJc w:val="right"/&gt;&lt;w:pPr&gt;&lt;w:ind w:left="4320" w:hanging="180"/&gt;&lt;/w:pPr&gt;&lt;/w:lvl&gt;&lt;w:lvl w:ilvl="6" w:tplc="0419000F" w:tentative="1"&gt;&lt;w:start w:val="1"/&gt;&lt;w:numFmt w:val="decimal"/&gt;&lt;w:lvlText w:val="%7."/&gt;&lt;w:lvlJc w:val="left"/&gt;&lt;w:pPr&gt;&lt;w:ind w:left="5040" w:hanging="360"/&gt;&lt;/w:pPr&gt;&lt;/w:lvl&gt;&lt;w:lvl w:ilvl="7" w:tplc="04190019" w:tentative="1"&gt;&lt;w:start w:val="1"/&gt;&lt;w:numFmt w:val="lowerLetter"/&gt;&lt;w:lvlText w:val="%8."/&gt;&lt;w:lvlJc w:val="left"/&gt;&lt;w:pPr&gt;&lt;w:ind w:left="5760" w:hanging="360"/&gt;&lt;/w:pPr&gt;&lt;/w:lvl&gt;&lt;w:lvl w:ilvl="8" w:tplc="0419001B" w:tentative="1"&gt;&lt;w:start w:val="1"/&gt;&lt;w:numFmt w:val="lowerRoman"/&gt;&lt;w:lvlText w:val="%9."/&gt;&lt;w:lvlJc w:val="right"/&gt;&lt;w:pPr&gt;&lt;w:ind w:left="6480" w:hanging="180"/&gt;&lt;/w:pPr&gt;&lt;/w:lvl&gt;&lt;/w:abstractNum&gt;&lt;w:abstractNum w:abstractNumId="55" w15:restartNumberingAfterBreak="0"&gt;&lt;w:nsid w:val="719071A4"/&gt;&lt;w:multiLevelType w:val="hybridMultilevel"/&gt;&lt;w:tmpl w:val="E1BA4538"/&gt;&lt;w:lvl w:ilvl="0" w:tplc="04190001"&gt;&lt;w:start w:val="1"/&gt;&lt;w:numFmt w:val="bullet"/&gt;&lt;w:lvlText w:val=""/&gt;&lt;w:lvlJc w:val="left"/&gt;&lt;w:pPr&gt;&lt;w:ind w:left="1800" w:hanging="360"/&gt;&lt;/w:pPr&gt;&lt;w:rPr&gt;&lt;w:rFonts w:ascii="Symbol" w:hAnsi="Symbol" w:hint="default"/&gt;&lt;/w:rPr&gt;&lt;/w:lvl&gt;&lt;w:lvl w:ilvl="1" w:tplc="04190003" w:tentative="1"&gt;&lt;w:start w:val="1"/&gt;&lt;w:numFmt w:val="bullet"/&gt;&lt;w:lvlText w:val="o"/&gt;&lt;w:lvlJc w:val="left"/&gt;&lt;w:pPr&gt;&lt;w:ind w:left="2520" w:hanging="360"/&gt;&lt;/w:pPr&gt;&lt;w:rPr&gt;&lt;w:rFonts w:ascii="Courier New" w:hAnsi="Courier New" w:cs="Courier New" w:hint="default"/&gt;&lt;/w:rPr&gt;&lt;/w:lvl&gt;&lt;w:lvl w:ilvl="2" w:tplc="04190005" w:tentative="1"&gt;&lt;w:start w:val="1"/&gt;&lt;w:numFmt w:val="bullet"/&gt;&lt;w:lvlText w:val=""/&gt;&lt;w:lvlJc w:val="left"/&gt;&lt;w:pPr&gt;&lt;w:ind w:left="3240" w:hanging="360"/&gt;&lt;/w:pPr&gt;&lt;w:rPr&gt;&lt;w:rFonts w:ascii="Wingdings" w:hAnsi="Wingdings" w:hint="default"/&gt;&lt;/w:rPr&gt;&lt;/w:lvl&gt;&lt;w:lvl w:ilvl="3" w:tplc="04190001" w:tentative="1"&gt;&lt;w:start w:val="1"/&gt;&lt;w:numFmt w:val="bullet"/&gt;&lt;w:lvlText w:val=""/&gt;&lt;w:lvlJc w:val="left"/&gt;&lt;w:pPr&gt;&lt;w:ind w:left="3960" w:hanging="360"/&gt;&lt;/w:pPr&gt;&lt;w:rPr&gt;&lt;w:rFonts w:ascii="Symbol" w:hAnsi="Symbol" w:hint="default"/&gt;&lt;/w:rPr&gt;&lt;/w:lvl&gt;&lt;w:lvl w:ilvl="4" w:tplc="04190003" w:tentative="1"&gt;&lt;w:start w:val="1"/&gt;&lt;w:numFmt w:val="bullet"/&gt;&lt;w:lvlText w:val="o"/&gt;&lt;w:lvlJc w:val="left"/&gt;&lt;w:pPr&gt;&lt;w:ind w:left="4680" w:hanging="360"/&gt;&lt;/w:pPr&gt;&lt;w:rPr&gt;&lt;w:rFonts w:ascii="Courier New" w:hAnsi="Courier New" w:cs="Courier New" w:hint="default"/&gt;&lt;/w:rPr&gt;&lt;/w:lvl&gt;&lt;w:lvl w:ilvl="5" w:tplc="04190005" w:tentative="1"&gt;&lt;w:start w:val="1"/&gt;&lt;w:numFmt w:val="bullet"/&gt;&lt;w:lvlText w:val=""/&gt;&lt;w:lvlJc w:val="left"/&gt;&lt;w:pPr&gt;&lt;w:ind w:left="5400" w:hanging="360"/&gt;&lt;/w:pPr&gt;&lt;w:rPr&gt;&lt;w:rFonts w:ascii="Wingdings" w:hAnsi="Wingdings" w:hint="default"/&gt;&lt;/w:rPr&gt;&lt;/w:lvl&gt;&lt;w:lvl w:ilvl="6" w:tplc="04190001" w:tentative="1"&gt;&lt;w:start w:val="1"/&gt;&lt;w:numFmt w:val="bullet"/&gt;&lt;w:lvlText w:val=""/&gt;&lt;w:lvlJc w:val="left"/&gt;&lt;w:pPr&gt;&lt;w:ind w:left="6120" w:hanging="360"/&gt;&lt;/w:pPr&gt;&lt;w:rPr&gt;&lt;w:rFonts w:ascii="Symbol" w:hAnsi="Symbol" w:hint="default"/&gt;&lt;/w:rPr&gt;&lt;/w:lvl&gt;&lt;w:lvl w:ilvl="7" w:tplc="04190003" w:tentative="1"&gt;&lt;w:start w:val="1"/&gt;&lt;w:numFmt w:val="bullet"/&gt;&lt;w:lvlText w:val="o"/&gt;&lt;w:lvlJc w:val="left"/&gt;&lt;w:pPr&gt;&lt;w:ind w:left="6840" w:hanging="360"/&gt;&lt;/w:pPr&gt;&lt;w:rPr&gt;&lt;w:rFonts w:ascii="Courier New" w:hAnsi="Courier New" w:cs="Courier New" w:hint="default"/&gt;&lt;/w:rPr&gt;&lt;/w:lvl&gt;&lt;w:lvl w:ilvl="8" w:tplc="04190005" w:tentative="1"&gt;&lt;w:start w:val="1"/&gt;&lt;w:numFmt w:val="bullet"/&gt;&lt;w:lvlText w:val=""/&gt;&lt;w:lvlJc w:val="left"/&gt;&lt;w:pPr&gt;&lt;w:ind w:left="7560" w:hanging="360"/&gt;&lt;/w:pPr&gt;&lt;w:rPr&gt;&lt;w:rFonts w:ascii="Wingdings" w:hAnsi="Wingdings" w:hint="default"/&gt;&lt;/w:rPr&gt;&lt;/w:lvl&gt;&lt;/w:abstractNum&gt;&lt;w:abstractNum w:abstractNumId="56" w15:restartNumberingAfterBreak="0"&gt;&lt;w:nsid w:val="728223F7"/&gt;&lt;w:multiLevelType w:val="hybridMultilevel"/&gt;&lt;w:tmpl w:val="F404F342"/&gt;&lt;w:lvl w:ilvl="0" w:tplc="04190001"&gt;&lt;w:start w:val="1"/&gt;&lt;w:numFmt w:val="bullet"/&gt;&lt;w:lvlText w:val=""/&gt;&lt;w:lvlJc w:val="left"/&gt;&lt;w:pPr&gt;&lt;w:ind w:left="720" w:hanging="360"/&gt;&lt;/w:pPr&gt;&lt;w:rPr&gt;&lt;w:rFonts w:ascii="Symbol" w:hAnsi="Symbol" w:hint="default"/&gt;&lt;/w:rPr&gt;&lt;/w:lvl&gt;&lt;w:lvl w:ilvl="1" w:tplc="04190003" w:tentative="1"&gt;&lt;w:start w:val="1"/&gt;&lt;w:numFmt w:val="bullet"/&gt;&lt;w:lvlText w:val="o"/&gt;&lt;w:lvlJc w:val="left"/&gt;&lt;w:pPr&gt;&lt;w:ind w:left="1440" w:hanging="360"/&gt;&lt;/w:pPr&gt;&lt;w:rPr&gt;&lt;w:rFonts w:ascii="Courier New" w:hAnsi="Courier New" w:cs="Courier New" w:hint="default"/&gt;&lt;/w:rPr&gt;&lt;/w:lvl&gt;&lt;w:lvl w:ilvl="2" w:tplc="04190005" w:tentative="1"&gt;&lt;w:start w:val="1"/&gt;&lt;w:numFmt w:val="bullet"/&gt;&lt;w:lvlText w:val=""/&gt;&lt;w:lvlJc w:val="left"/&gt;&lt;w:pPr&gt;&lt;w:ind w:left="2160" w:hanging="360"/&gt;&lt;/w:pPr&gt;&lt;w:rPr&gt;&lt;w:rFonts w:ascii="Wingdings" w:hAnsi="Wingdings" w:hint="default"/&gt;&lt;/w:rPr&gt;&lt;/w:lvl&gt;&lt;w:lvl w:ilvl="3" w:tplc="04190001" w:tentative="1"&gt;&lt;w:start w:val="1"/&gt;&lt;w:numFmt w:val="bullet"/&gt;&lt;w:lvlText w:val=""/&gt;&lt;w:lvlJc w:val="left"/&gt;&lt;w:pPr&gt;&lt;w:ind w:left="2880" w:hanging="360"/&gt;&lt;/w:pPr&gt;&lt;w:rPr&gt;&lt;w:rFonts w:ascii="Symbol" w:hAnsi="Symbol" w:hint="default"/&gt;&lt;/w:rPr&gt;&lt;/w:lvl&gt;&lt;w:lvl w:ilvl="4" w:tplc="04190003" w:tentative="1"&gt;&lt;w:start w:val="1"/&gt;&lt;w:numFmt w:val="bullet"/&gt;&lt;w:lvlText w:val="o"/&gt;&lt;w:lvlJc w:val="left"/&gt;&lt;w:pPr&gt;&lt;w:ind w:left="3600" w:hanging="360"/&gt;&lt;/w:pPr&gt;&lt;w:rPr&gt;&lt;w:rFonts w:ascii="Courier New" w:hAnsi="Courier New" w:cs="Courier New" w:hint="default"/&gt;&lt;/w:rPr&gt;&lt;/w:lvl&gt;&lt;w:lvl w:ilvl="5" w:tplc="04190005" w:tentative="1"&gt;&lt;w:start w:val="1"/&gt;&lt;w:numFmt w:val="bullet"/&gt;&lt;w:lvlText w:val=""/&gt;&lt;w:lvlJc w:val="left"/&gt;&lt;w:pPr&gt;&lt;w:ind w:left="4320" w:hanging="360"/&gt;&lt;/w:pPr&gt;&lt;w:rPr&gt;&lt;w:rFonts w:ascii="Wingdings" w:hAnsi="Wingdings" w:hint="default"/&gt;&lt;/w:rPr&gt;&lt;/w:lvl&gt;&lt;w:lvl w:ilvl="6" w:tplc="04190001" w:tentative="1"&gt;&lt;w:start w:val="1"/&gt;&lt;w:numFmt w:val="bullet"/&gt;&lt;w:lvlText w:val=""/&gt;&lt;w:lvlJc w:val="left"/&gt;&lt;w:pPr&gt;&lt;w:ind w:left="5040" w:hanging="360"/&gt;&lt;/w:pPr&gt;&lt;w:rPr&gt;&lt;w:rFonts w:ascii="Symbol" w:hAnsi="Symbol" w:hint="default"/&gt;&lt;/w:rPr&gt;&lt;/w:lvl&gt;&lt;w:lvl w:ilvl="7" w:tplc="04190003" w:tentative="1"&gt;&lt;w:start w:val="1"/&gt;&lt;w:numFmt w:val="bullet"/&gt;&lt;w:lvlText w:val="o"/&gt;&lt;w:lvlJc w:val="left"/&gt;&lt;w:pPr&gt;&lt;w:ind w:left="5760" w:hanging="360"/&gt;&lt;/w:pPr&gt;&lt;w:rPr&gt;&lt;w:rFonts w:ascii="Courier New" w:hAnsi="Courier New" w:cs="Courier New" w:hint="default"/&gt;&lt;/w:rPr&gt;&lt;/w:lvl&gt;&lt;w:lvl w:ilvl="8" w:tplc="04190005" w:tentative="1"&gt;&lt;w:start w:val="1"/&gt;&lt;w:numFmt w:val="bullet"/&gt;&lt;w:lvlText w:val=""/&gt;&lt;w:lvlJc w:val="left"/&gt;&lt;w:pPr&gt;&lt;w:ind w:left="6480" w:hanging="360"/&gt;&lt;/w:pPr&gt;&lt;w:rPr&gt;&lt;w:rFonts w:ascii="Wingdings" w:hAnsi="Wingdings" w:hint="default"/&gt;&lt;/w:rPr&gt;&lt;/w:lvl&gt;&lt;/w:abstractNum&gt;&lt;w:abstractNum w:abstractNumId="57" w15:restartNumberingAfterBreak="0"&gt;&lt;w:nsid w:val="74BD4FFA"/&gt;&lt;w:multiLevelType w:val="hybridMultilevel"/&gt;&lt;w:tmpl w:val="510E08A2"/&gt;&lt;w:lvl w:ilvl="0" w:tplc="0419000F"&gt;&lt;w:start w:val="1"/&gt;&lt;w:numFmt w:val="decimal"/&gt;&lt;w:lvlText w:val="%1."/&gt;&lt;w:lvlJc w:val="left"/&gt;&lt;w:pPr&gt;&lt;w:ind w:left="720" w:hanging="360"/&gt;&lt;/w:pPr&gt;&lt;w:rPr&gt;&lt;w:rFonts w:hint="default"/&gt;&lt;/w:rPr&gt;&lt;/w:lvl&gt;&lt;w:lvl w:ilvl="1" w:tplc="04190019" w:tentative="1"&gt;&lt;w:start w:val="1"/&gt;&lt;w:numFmt w:val="lowerLetter"/&gt;&lt;w:lvlText w:val="%2."/&gt;&lt;w:lvlJc w:val="left"/&gt;&lt;w:pPr&gt;&lt;w:ind w:left="1440" w:hanging="360"/&gt;&lt;/w:pPr&gt;&lt;/w:lvl&gt;&lt;w:lvl w:ilvl="2" w:tplc="0419001B" w:tentative="1"&gt;&lt;w:start w:val="1"/&gt;&lt;w:numFmt w:val="lowerRoman"/&gt;&lt;w:lvlText w:val="%3."/&gt;&lt;w:lvlJc w:val="right"/&gt;&lt;w:pPr&gt;&lt;w:ind w:left="2160" w:hanging="180"/&gt;&lt;/w:pPr&gt;&lt;/w:lvl&gt;&lt;w:lvl w:ilvl="3" w:tplc="0419000F" w:tentative="1"&gt;&lt;w:start w:val="1"/&gt;&lt;w:numFmt w:val="decimal"/&gt;&lt;w:lvlText w:val="%4."/&gt;&lt;w:lvlJc w:val="left"/&gt;&lt;w:pPr&gt;&lt;w:ind w:left="2880" w:hanging="360"/&gt;&lt;/w:pPr&gt;&lt;/w:lvl&gt;&lt;w:lvl w:ilvl="4" w:tplc="04190019" w:tentative="1"&gt;&lt;w:start w:val="1"/&gt;&lt;w:numFmt w:val="lowerLetter"/&gt;&lt;w:lvlText w:val="%5."/&gt;&lt;w:lvlJc w:val="left"/&gt;&lt;w:pPr&gt;&lt;w:ind w:left="3600" w:hanging="360"/&gt;&lt;/w:pPr&gt;&lt;/w:lvl&gt;&lt;w:lvl w:ilvl="5" w:tplc="0419001B" w:tentative="1"&gt;&lt;w:start w:val="1"/&gt;&lt;w:numFmt w:val="lowerRoman"/&gt;&lt;w:lvlText w:val="%6."/&gt;&lt;w:lvlJc w:val="right"/&gt;&lt;w:pPr&gt;&lt;w:ind w:left="4320" w:hanging="180"/&gt;&lt;/w:pPr&gt;&lt;/w:lvl&gt;&lt;w:lvl w:ilvl="6" w:tplc="0419000F" w:tentative="1"&gt;&lt;w:start w:val="1"/&gt;&lt;w:numFmt w:val="decimal"/&gt;&lt;w:lvlText w:val="%7."/&gt;&lt;w:lvlJc w:val="left"/&gt;&lt;w:pPr&gt;&lt;w:ind w:left="5040" w:hanging="360"/&gt;&lt;/w:pPr&gt;&lt;/w:lvl&gt;&lt;w:lvl w:ilvl="7" w:tplc="04190019" w:tentative="1"&gt;&lt;w:start w:val="1"/&gt;&lt;w:numFmt w:val="lowerLetter"/&gt;&lt;w:lvlText w:val="%8."/&gt;&lt;w:lvlJc w:val="left"/&gt;&lt;w:pPr&gt;&lt;w:ind w:left="5760" w:hanging="360"/&gt;&lt;/w:pPr&gt;&lt;/w:lvl&gt;&lt;w:lvl w:ilvl="8" w:tplc="0419001B" w:tentative="1"&gt;&lt;w:start w:val="1"/&gt;&lt;w:numFmt w:val="lowerRoman"/&gt;&lt;w:lvlText w:val="%9."/&gt;&lt;w:lvlJc w:val="right"/&gt;&lt;w:pPr&gt;&lt;w:ind w:left="6480" w:hanging="180"/&gt;&lt;/w:pPr&gt;&lt;/w:lvl&gt;&lt;/w:abstractNum&gt;&lt;w:abstractNum w:abstractNumId="58" w15:restartNumberingAfterBreak="0"&gt;&lt;w:nsid w:val="760207CA"/&gt;&lt;w:multiLevelType w:val="hybridMultilevel"/&gt;&lt;w:tmpl w:val="F626AAC0"/&gt;&lt;w:lvl w:ilvl="0" w:tplc="04190001"&gt;&lt;w:start w:val="1"/&gt;&lt;w:numFmt w:val="bullet"/&gt;&lt;w:lvlText w:val=""/&gt;&lt;w:lvlJc w:val="left"/&gt;&lt;w:pPr&gt;&lt;w:ind w:left="720" w:hanging="360"/&gt;&lt;/w:pPr&gt;&lt;w:rPr&gt;&lt;w:rFonts w:ascii="Symbol" w:hAnsi="Symbol" w:hint="default"/&gt;&lt;/w:rPr&gt;&lt;/w:lvl&gt;&lt;w:lvl w:ilvl="1" w:tplc="04190003" w:tentative="1"&gt;&lt;w:start w:val="1"/&gt;&lt;w:numFmt w:val="bullet"/&gt;&lt;w:lvlText w:val="o"/&gt;&lt;w:lvlJc w:val="left"/&gt;&lt;w:pPr&gt;&lt;w:ind w:left="1440" w:hanging="360"/&gt;&lt;/w:pPr&gt;&lt;w:rPr&gt;&lt;w:rFonts w:ascii="Courier New" w:hAnsi="Courier New" w:cs="Courier New" w:hint="default"/&gt;&lt;/w:rPr&gt;&lt;/w:lvl&gt;&lt;w:lvl w:ilvl="2" w:tplc="04190005" w:tentative="1"&gt;&lt;w:start w:val="1"/&gt;&lt;w:numFmt w:val="bullet"/&gt;&lt;w:lvlText w:val=""/&gt;&lt;w:lvlJc w:val="left"/&gt;&lt;w:pPr&gt;&lt;w:ind w:left="2160" w:hanging="360"/&gt;&lt;/w:pPr&gt;&lt;w:rPr&gt;&lt;w:rFonts w:ascii="Wingdings" w:hAnsi="Wingdings" w:hint="default"/&gt;&lt;/w:rPr&gt;&lt;/w:lvl&gt;&lt;w:lvl w:ilvl="3" w:tplc="04190001" w:tentative="1"&gt;&lt;w:start w:val="1"/&gt;&lt;w:numFmt w:val="bullet"/&gt;&lt;w:lvlText w:val=""/&gt;&lt;w:lvlJc w:val="left"/&gt;&lt;w:pPr&gt;&lt;w:ind w:left="2880" w:hanging="360"/&gt;&lt;/w:pPr&gt;&lt;w:rPr&gt;&lt;w:rFonts w:ascii="Symbol" w:hAnsi="Symbol" w:hint="default"/&gt;&lt;/w:rPr&gt;&lt;/w:lvl&gt;&lt;w:lvl w:ilvl="4" w:tplc="04190003" w:tentative="1"&gt;&lt;w:start w:val="1"/&gt;&lt;w:numFmt w:val="bullet"/&gt;&lt;w:lvlText w:val="o"/&gt;&lt;w:lvlJc w:val="left"/&gt;&lt;w:pPr&gt;&lt;w:ind w:left="3600" w:hanging="360"/&gt;&lt;/w:pPr&gt;&lt;w:rPr&gt;&lt;w:rFonts w:ascii="Courier New" w:hAnsi="Courier New" w:cs="Courier New" w:hint="default"/&gt;&lt;/w:rPr&gt;&lt;/w:lvl&gt;&lt;w:lvl w:ilvl="5" w:tplc="04190005" w:tentative="1"&gt;&lt;w:start w:val="1"/&gt;&lt;w:numFmt w:val="bullet"/&gt;&lt;w:lvlText w:val=""/&gt;&lt;w:lvlJc w:val="left"/&gt;&lt;w:pPr&gt;&lt;w:ind w:left="4320" w:hanging="360"/&gt;&lt;/w:pPr&gt;&lt;w:rPr&gt;&lt;w:rFonts w:ascii="Wingdings" w:hAnsi="Wingdings" w:hint="default"/&gt;&lt;/w:rPr&gt;&lt;/w:lvl&gt;&lt;w:lvl w:ilvl="6" w:tplc="04190001" w:tentative="1"&gt;&lt;w:start w:val="1"/&gt;&lt;w:numFmt w:val="bullet"/&gt;&lt;w:lvlText w:val=""/&gt;&lt;w:lvlJc w:val="left"/&gt;&lt;w:pPr&gt;&lt;w:ind w:left="5040" w:hanging="360"/&gt;&lt;/w:pPr&gt;&lt;w:rPr&gt;&lt;w:rFonts w:ascii="Symbol" w:hAnsi="Symbol" w:hint="default"/&gt;&lt;/w:rPr&gt;&lt;/w:lvl&gt;&lt;w:lvl w:ilvl="7" w:tplc="04190003" w:tentative="1"&gt;&lt;w:start w:val="1"/&gt;&lt;w:numFmt w:val="bullet"/&gt;&lt;w:lvlText w:val="o"/&gt;&lt;w:lvlJc w:val="left"/&gt;&lt;w:pPr&gt;&lt;w:ind w:left="5760" w:hanging="360"/&gt;&lt;/w:pPr&gt;&lt;w:rPr&gt;&lt;w:rFonts w:ascii="Courier New" w:hAnsi="Courier New" w:cs="Courier New" w:hint="default"/&gt;&lt;/w:rPr&gt;&lt;/w:lvl&gt;&lt;w:lvl w:ilvl="8" w:tplc="04190005" w:tentative="1"&gt;&lt;w:start w:val="1"/&gt;&lt;w:numFmt w:val="bullet"/&gt;&lt;w:lvlText w:val=""/&gt;&lt;w:lvlJc w:val="left"/&gt;&lt;w:pPr&gt;&lt;w:ind w:left="6480" w:hanging="360"/&gt;&lt;/w:pPr&gt;&lt;w:rPr&gt;&lt;w:rFonts w:ascii="Wingdings" w:hAnsi="Wingdings" w:hint="default"/&gt;&lt;/w:rPr&gt;&lt;/w:lvl&gt;&lt;/w:abstractNum&gt;&lt;w:abstractNum w:abstractNumId="59" w15:restartNumberingAfterBreak="0"&gt;&lt;w:nsid w:val="789122E3"/&gt;&lt;w:multiLevelType w:val="hybridMultilevel"/&gt;&lt;w:tmpl w:val="467C863C"/&gt;&lt;w:lvl w:ilvl="0" w:tplc="04190001"&gt;&lt;w:start w:val="1"/&gt;&lt;w:numFmt w:val="bullet"/&gt;&lt;w:lvlText w:val=""/&gt;&lt;w:lvlJc w:val="left"/&gt;&lt;w:pPr&gt;&lt;w:ind w:left="720" w:hanging="360"/&gt;&lt;/w:pPr&gt;&lt;w:rPr&gt;&lt;w:rFonts w:ascii="Symbol" w:hAnsi="Symbol" w:hint="default"/&gt;&lt;/w:rPr&gt;&lt;/w:lvl&gt;&lt;w:lvl w:ilvl="1" w:tplc="04190003"&gt;&lt;w:start w:val="1"/&gt;&lt;w:numFmt w:val="bullet"/&gt;&lt;w:lvlText w:val="o"/&gt;&lt;w:lvlJc w:val="left"/&gt;&lt;w:pPr&gt;&lt;w:ind w:left="1440" w:hanging="360"/&gt;&lt;/w:pPr&gt;&lt;w:rPr&gt;&lt;w:rFonts w:ascii="Courier New" w:hAnsi="Courier New" w:cs="Courier New" w:hint="default"/&gt;&lt;/w:rPr&gt;&lt;/w:lvl&gt;&lt;w:lvl w:ilvl="2" w:tplc="04190005" w:tentative="1"&gt;&lt;w:start w:val="1"/&gt;&lt;w:numFmt w:val="bullet"/&gt;&lt;w:lvlText w:val=""/&gt;&lt;w:lvlJc w:val="left"/&gt;&lt;w:pPr&gt;&lt;w:ind w:left="2160" w:hanging="360"/&gt;&lt;/w:pPr&gt;&lt;w:rPr&gt;&lt;w:rFonts w:ascii="Wingdings" w:hAnsi="Wingdings" w:hint="default"/&gt;&lt;/w:rPr&gt;&lt;/w:lvl&gt;&lt;w:lvl w:ilvl="3" w:tplc="04190001" w:tentative="1"&gt;&lt;w:start w:val="1"/&gt;&lt;w:numFmt w:val="bullet"/&gt;&lt;w:lvlText w:val=""/&gt;&lt;w:lvlJc w:val="left"/&gt;&lt;w:pPr&gt;&lt;w:ind w:left="2880" w:hanging="360"/&gt;&lt;/w:pPr&gt;&lt;w:rPr&gt;&lt;w:rFonts w:ascii="Symbol" w:hAnsi="Symbol" w:hint="default"/&gt;&lt;/w:rPr&gt;&lt;/w:lvl&gt;&lt;w:lvl w:ilvl="4" w:tplc="04190003" w:tentative="1"&gt;&lt;w:start w:val="1"/&gt;&lt;w:numFmt w:val="bullet"/&gt;&lt;w:lvlText w:val="o"/&gt;&lt;w:lvlJc w:val="left"/&gt;&lt;w:pPr&gt;&lt;w:ind w:left="3600" w:hanging="360"/&gt;&lt;/w:pPr&gt;&lt;w:rPr&gt;&lt;w:rFonts w:ascii="Courier New" w:hAnsi="Courier New" w:cs="Courier New" w:hint="default"/&gt;&lt;/w:rPr&gt;&lt;/w:lvl&gt;&lt;w:lvl w:ilvl="5" w:tplc="04190005" w:tentative="1"&gt;&lt;w:start w:val="1"/&gt;&lt;w:numFmt w:val="bullet"/&gt;&lt;w:lvlText w:val=""/&gt;&lt;w:lvlJc w:val="left"/&gt;&lt;w:pPr&gt;&lt;w:ind w:left="4320" w:hanging="360"/&gt;&lt;/w:pPr&gt;&lt;w:rPr&gt;&lt;w:rFonts w:ascii="Wingdings" w:hAnsi="Wingdings" w:hint="default"/&gt;&lt;/w:rPr&gt;&lt;/w:lvl&gt;&lt;w:lvl w:ilvl="6" w:tplc="04190001" w:tentative="1"&gt;&lt;w:start w:val="1"/&gt;&lt;w:numFmt w:val="bullet"/&gt;&lt;w:lvlText w:val=""/&gt;&lt;w:lvlJc w:val="left"/&gt;&lt;w:pPr&gt;&lt;w:ind w:left="5040" w:hanging="360"/&gt;&lt;/w:pPr&gt;&lt;w:rPr&gt;&lt;w:rFonts w:ascii="Symbol" w:hAnsi="Symbol" w:hint="default"/&gt;&lt;/w:rPr&gt;&lt;/w:lvl&gt;&lt;w:lvl w:ilvl="7" w:tplc="04190003" w:tentative="1"&gt;&lt;w:start w:val="1"/&gt;&lt;w:numFmt w:val="bullet"/&gt;&lt;w:lvlText w:val="o"/&gt;&lt;w:lvlJc w:val="left"/&gt;&lt;w:pPr&gt;&lt;w:ind w:left="5760" w:hanging="360"/&gt;&lt;/w:pPr&gt;&lt;w:rPr&gt;&lt;w:rFonts w:ascii="Courier New" w:hAnsi="Courier New" w:cs="Courier New" w:hint="default"/&gt;&lt;/w:rPr&gt;&lt;/w:lvl&gt;&lt;w:lvl w:ilvl="8" w:tplc="04190005" w:tentative="1"&gt;&lt;w:start w:val="1"/&gt;&lt;w:numFmt w:val="bullet"/&gt;&lt;w:lvlText w:val=""/&gt;&lt;w:lvlJc w:val="left"/&gt;&lt;w:pPr&gt;&lt;w:ind w:left="6480" w:hanging="360"/&gt;&lt;/w:pPr&gt;&lt;w:rPr&gt;&lt;w:rFonts w:ascii="Wingdings" w:hAnsi="Wingdings" w:hint="default"/&gt;&lt;/w:rPr&gt;&lt;/w:lvl&gt;&lt;/w:abstractNum&gt;&lt;w:abstractNum w:abstractNumId="60" w15:restartNumberingAfterBreak="0"&gt;&lt;w:nsid w:val="7A793FC7"/&gt;&lt;w:multiLevelType w:val="hybridMultilevel"/&gt;&lt;w:tmpl w:val="10F4BFDE"/&gt;&lt;w:lvl w:ilvl="0" w:tplc="0419000F"&gt;&lt;w:start w:val="1"/&gt;&lt;w:numFmt w:val="decimal"/&gt;&lt;w:lvlText w:val="%1."/&gt;&lt;w:lvlJc w:val="left"/&gt;&lt;w:pPr&gt;&lt;w:ind w:left="720" w:hanging="360"/&gt;&lt;/w:pPr&gt;&lt;/w:lvl&gt;&lt;w:lvl w:ilvl="1" w:tplc="04190019" w:tentative="1"&gt;&lt;w:start w:val="1"/&gt;&lt;w:numFmt w:val="lowerLetter"/&gt;&lt;w:lvlText w:val="%2."/&gt;&lt;w:lvlJc w:val="left"/&gt;&lt;w:pPr&gt;&lt;w:ind w:left="1440" w:hanging="360"/&gt;&lt;/w:pPr&gt;&lt;/w:lvl&gt;&lt;w:lvl w:ilvl="2" w:tplc="0419001B" w:tentative="1"&gt;&lt;w:start w:val="1"/&gt;&lt;w:numFmt w:val="lowerRoman"/&gt;&lt;w:lvlText w:val="%3."/&gt;&lt;w:lvlJc w:val="right"/&gt;&lt;w:pPr&gt;&lt;w:ind w:left="2160" w:hanging="180"/&gt;&lt;/w:pPr&gt;&lt;/w:lvl&gt;&lt;w:lvl w:ilvl="3" w:tplc="0419000F" w:tentative="1"&gt;&lt;w:start w:val="1"/&gt;&lt;w:numFmt w:val="decimal"/&gt;&lt;w:lvlText w:val="%4."/&gt;&lt;w:lvlJc w:val="left"/&gt;&lt;w:pPr&gt;&lt;w:ind w:left="2880" w:hanging="360"/&gt;&lt;/w:pPr&gt;&lt;/w:lvl&gt;&lt;w:lvl w:ilvl="4" w:tplc="04190019" w:tentative="1"&gt;&lt;w:start w:val="1"/&gt;&lt;w:numFmt w:val="lowerLetter"/&gt;&lt;w:lvlText w:val="%5."/&gt;&lt;w:lvlJc w:val="left"/&gt;&lt;w:pPr&gt;&lt;w:ind w:left="3600" w:hanging="360"/&gt;&lt;/w:pPr&gt;&lt;/w:lvl&gt;&lt;w:lvl w:ilvl="5" w:tplc="0419001B" w:tentative="1"&gt;&lt;w:start w:val="1"/&gt;&lt;w:numFmt w:val="lowerRoman"/&gt;&lt;w:lvlText w:val="%6."/&gt;&lt;w:lvlJc w:val="right"/&gt;&lt;w:pPr&gt;&lt;w:ind w:left="4320" w:hanging="180"/&gt;&lt;/w:pPr&gt;&lt;/w:lvl&gt;&lt;w:lvl w:ilvl="6" w:tplc="0419000F" w:tentative="1"&gt;&lt;w:start w:val="1"/&gt;&lt;w:numFmt w:val="decimal"/&gt;&lt;w:lvlText w:val="%7."/&gt;&lt;w:lvlJc w:val="left"/&gt;&lt;w:pPr&gt;&lt;w:ind w:left="5040" w:hanging="360"/&gt;&lt;/w:pPr&gt;&lt;/w:lvl&gt;&lt;w:lvl w:ilvl="7" w:tplc="04190019" w:tentative="1"&gt;&lt;w:start w:val="1"/&gt;&lt;w:numFmt w:val="lowerLetter"/&gt;&lt;w:lvlText w:val="%8."/&gt;&lt;w:lvlJc w:val="left"/&gt;&lt;w:pPr&gt;&lt;w:ind w:left="5760" w:hanging="360"/&gt;&lt;/w:pPr&gt;&lt;/w:lvl&gt;&lt;w:lvl w:ilvl="8" w:tplc="0419001B" w:tentative="1"&gt;&lt;w:start w:val="1"/&gt;&lt;w:numFmt w:val="lowerRoman"/&gt;&lt;w:lvlText w:val="%9."/&gt;&lt;w:lvlJc w:val="right"/&gt;&lt;w:pPr&gt;&lt;w:ind w:left="6480" w:hanging="180"/&gt;&lt;/w:pPr&gt;&lt;/w:lvl&gt;&lt;/w:abstractNum&gt;&lt;w:num w:numId="1"&gt;&lt;w:abstractNumId w:val="32"/&gt;&lt;/w:num&gt;&lt;w:num w:numId="2"&gt;&lt;w:abstractNumId w:val="31"/&gt;&lt;/w:num&gt;&lt;w:num w:numId="3"&gt;&lt;w:abstractNumId w:val="11"/&gt;&lt;/w:num&gt;&lt;w:num w:numId="4"&gt;&lt;w:abstractNumId w:val="20"/&gt;&lt;/w:num&gt;&lt;w:num w:numId="5"&gt;&lt;w:abstractNumId w:val="4"/&gt;&lt;/w:num&gt;&lt;w:num w:numId="6"&gt;&lt;w:abstractNumId w:val="59"/&gt;&lt;/w:num&gt;&lt;w:num w:numId="7"&gt;&lt;w:abstractNumId w:val="3"/&gt;&lt;/w:num&gt;&lt;w:num w:numId="8"&gt;&lt;w:abstractNumId w:val="12"/&gt;&lt;/w:num&gt;&lt;w:num w:numId="9"&gt;&lt;w:abstractNumId w:val="0"/&gt;&lt;/w:num&gt;&lt;w:num w:numId="10"&gt;&lt;w:abstractNumId w:val="18"/&gt;&lt;/w:num&gt;&lt;w:num w:numId="11"&gt;&lt;w:abstractNumId w:val="37"/&gt;&lt;/w:num&gt;&lt;w:num w:numId="12"&gt;&lt;w:abstractNumId w:val="1"/&gt;&lt;/w:num&gt;&lt;w:num w:numId="13"&gt;&lt;w:abstractNumId w:val="25"/&gt;&lt;/w:num&gt;&lt;w:num w:numId="14"&gt;&lt;w:abstractNumId w:val="50"/&gt;&lt;/w:num&gt;&lt;w:num w:numId="15"&gt;&lt;w:abstractNumId w:val="6"/&gt;&lt;/w:num&gt;&lt;w:num w:numId="16"&gt;&lt;w:abstractNumId w:val="48"/&gt;&lt;/w:num&gt;&lt;w:num w:numId="17"&gt;&lt;w:abstractNumId w:val="19"/&gt;&lt;/w:num&gt;&lt;w:num w:numId="18"&gt;&lt;w:abstractNumId w:val="41"/&gt;&lt;/w:num&gt;&lt;w:num w:numId="19"&gt;&lt;w:abstractNumId w:val="49"/&gt;&lt;/w:num&gt;&lt;w:num w:numId="20"&gt;&lt;w:abstractNumId w:val="34"/&gt;&lt;/w:num&gt;&lt;w:num w:numId="21"&gt;&lt;w:abstractNumId w:val="29"/&gt;&lt;/w:num&gt;&lt;w:num w:numId="22"&gt;&lt;w:abstractNumId w:val="60"/&gt;&lt;/w:num&gt;&lt;w:num w:numId="23"&gt;&lt;w:abstractNumId w:val="45"/&gt;&lt;/w:num&gt;&lt;w:num w:numId="24"&gt;&lt;w:abstractNumId w:val="2"/&gt;&lt;/w:num&gt;&lt;w:num w:numId="25"&gt;&lt;w:abstractNumId w:val="57"/&gt;&lt;/w:num&gt;&lt;w:num w:numId="26"&gt;&lt;w:abstractNumId w:val="54"/&gt;&lt;/w:num&gt;&lt;w:num w:numId="27"&gt;&lt;w:abstractNumId w:val="28"/&gt;&lt;/w:num&gt;&lt;w:num w:numId="28"&gt;&lt;w:abstractNumId w:val="38"/&gt;&lt;/w:num&gt;&lt;w:num w:numId="29"&gt;&lt;w:abstractNumId w:val="42"/&gt;&lt;/w:num&gt;&lt;w:num w:numId="30"&gt;&lt;w:abstractNumId w:val="47"/&gt;&lt;/w:num&gt;&lt;w:num w:numId="31"&gt;&lt;w:abstractNumId w:val="7"/&gt;&lt;/w:num&gt;&lt;w:num w:numId="32"&gt;&lt;w:abstractNumId w:val="56"/&gt;&lt;/w:num&gt;&lt;w:num w:numId="33"&gt;&lt;w:abstractNumId w:val="55"/&gt;&lt;/w:num&gt;&lt;w:num w:numId="34"&gt;&lt;w:abstractNumId w:val="13"/&gt;&lt;/w:num&gt;&lt;w:num w:numId="35"&gt;&lt;w:abstractNumId w:val="51"/&gt;&lt;/w:num&gt;&lt;w:num w:numId="36"&gt;&lt;w:abstractNumId w:val="15"/&gt;&lt;/w:num&gt;&lt;w:num w:numId="37"&gt;&lt;w:abstractNumId w:val="53"/&gt;&lt;/w:num&gt;&lt;w:num w:numId="38"&gt;&lt;w:abstractNumId w:val="32"/&gt;&lt;w:lvlOverride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w:numId="39"&gt;&lt;w:abstractNumId w:val="27"/&gt;&lt;/w:num&gt;&lt;w:num w:numId="40"&gt;&lt;w:abstractNumId w:val="36"/&gt;&lt;/w:num&gt;&lt;w:num w:numId="41"&gt;&lt;w:abstractNumId w:val="46"/&gt;&lt;/w:num&gt;&lt;w:num w:numId="42"&gt;&lt;w:abstractNumId w:val="26"/&gt;&lt;/w:num&gt;&lt;w:num w:numId="43"&gt;&lt;w:abstractNumId w:val="21"/&gt;&lt;/w:num&gt;&lt;w:num w:numId="44"&gt;&lt;w:abstractNumId w:val="9"/&gt;&lt;/w:num&gt;&lt;w:num w:numId="45"&gt;&lt;w:abstractNumId w:val="43"/&gt;&lt;/w:num&gt;&lt;w:num w:numId="46"&gt;&lt;w:abstractNumId w:val="22"/&gt;&lt;/w:num&gt;&lt;w:num w:numId="47"&gt;&lt;w:abstractNumId w:val="5"/&gt;&lt;/w:num&gt;&lt;w:num w:numId="48"&gt;&lt;w:abstractNumId w:val="23"/&gt;&lt;/w:num&gt;&lt;w:num w:numId="49"&gt;&lt;w:abstractNumId w:val="44"/&gt;&lt;/w:num&gt;&lt;w:num w:numId="50"&gt;&lt;w:abstractNumId w:val="39"/&gt;&lt;/w:num&gt;&lt;w:num w:numId="51"&gt;&lt;w:abstractNumId w:val="58"/&gt;&lt;/w:num&gt;&lt;w:num w:numId="52"&gt;&lt;w:abstractNumId w:val="35"/&gt;&lt;/w:num&gt;&lt;w:num w:numId="53"&gt;&lt;w:abstractNumId w:val="52"/&gt;&lt;/w:num&gt;&lt;w:num w:numId="54"&gt;&lt;w:abstractNumId w:val="40"/&gt;&lt;/w:num&gt;&lt;w:num w:numId="55"&gt;&lt;w:abstractNumId w:val="16"/&gt;&lt;/w:num&gt;&lt;w:num w:numId="56"&gt;&lt;w:abstractNumId w:val="24"/&gt;&lt;/w:num&gt;&lt;w:num w:numId="57"&gt;&lt;w:abstractNumId w:val="14"/&gt;&lt;/w:num&gt;&lt;w:num w:numId="58"&gt;&lt;w:abstractNumId w:val="10"/&gt;&lt;/w:num&gt;&lt;w:num w:numId="59"&gt;&lt;w:abstractNumId w:val="17"/&gt;&lt;/w:num&gt;&lt;w:num w:numId="60"&gt;&lt;w:abstractNumId w:val="30"/&gt;&lt;/w:num&gt;&lt;w:num w:numId="61"&gt;&lt;w:abstractNumId w:val="8"/&gt;&lt;/w:num&gt;&lt;w:num w:numId="62"&gt;&lt;w:abstractNumId w:val="33"/&gt;&lt;/w:num&gt;&lt;w:numIdMacAtCleanup w:val="52"/&gt;&lt;/w:numbering&gt;&lt;/pkg:xmlData&gt;&lt;/pkg:part&gt;&lt;pkg:part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w:eastAsiaTheme="minorHAnsi" w:hAnsiTheme="minorHAnsi" w:cstheme="minorBidi"/&gt;&lt;w:sz w:val="22"/&gt;&lt;w:szCs w:val="22"/&gt;&lt;w:lang w:val="ru-RU" w:eastAsia="en-US" w:bidi="ar-SA"/&gt;&lt;/w:rPr&gt;&lt;/w:rPrDefault&gt;&lt;w:pPrDefault&gt;&lt;w:pPr&gt;&lt;w:spacing w:after="160"/&gt;&lt;/w:pPr&gt;&lt;/w:pPrDefault&gt;&lt;/w:docDefaults&gt;&lt;w:style w:type="paragraph" w:default="1" w:styleId="a0"&gt;&lt;w:name w:val="Normal"/&gt;&lt;w:qFormat/&gt;&lt;w:rsid w:val="00C354ED"/&gt;&lt;w:pPr&gt;&lt;w:spacing w:line="276" w:lineRule="auto"/&gt;&lt;w:jc w:val="both"/&gt;&lt;/w:pPr&gt;&lt;w:rPr&gt;&lt;w:rFonts w:ascii="Times New Roman" w:hAnsi="Times New Roman"/&gt;&lt;w:sz w:val="24"/&gt;&lt;/w:rPr&gt;&lt;/w:style&gt;&lt;w:style w:type="paragraph" w:styleId="1"&gt;&lt;w:name w:val="heading 1"/&gt;&lt;w:basedOn w:val="SDText"/&gt;&lt;w:next w:val="2"/&gt;&lt;w:link w:val="10"/&gt;&lt;w:uiPriority w:val="9"/&gt;&lt;w:qFormat/&gt;&lt;w:rsid w:val="00E642D7"/&gt;&lt;w:pPr&gt;&lt;w:keepNext/&gt;&lt;w:keepLines/&gt;&lt;w:numPr&gt;&lt;w:numId w:val="1"/&gt;&lt;/w:numPr&gt;&lt;w:spacing w:before="120" w:after="240" w:line="360" w:lineRule="auto"/&gt;&lt;w:ind w:left="431" w:hanging="431"/&gt;&lt;w:outlineLvl w:val="0"/&gt;&lt;/w:pPr&gt;&lt;w:rPr&gt;&lt;w:rFonts w:eastAsiaTheme="majorEastAsia" w:cstheme="majorBidi"/&gt;&lt;w:b/&gt;&lt;w:color w:val="000000" w:themeColor="text1"/&gt;&lt;w:sz w:val="32"/&gt;&lt;w:szCs w:val="32"/&gt;&lt;/w:rPr&gt;&lt;/w:style&gt;&lt;w:style w:type="paragraph" w:styleId="2"&gt;&lt;w:name w:val="heading 2"/&gt;&lt;w:aliases w:val="Heading 2 Char1,Heading 2 Char Char,Heading 2 Char1 Char,Heading 2 Char Char Char,Heading 2 Char Char1,Heading 2 Char1 Char1 Char,Heading 2 Char Char Char1 Char,Heading 2 Char1 Char1 Char Char Char,Heading 2 Char Char Char1 Char Char Char"/&gt;&lt;w:basedOn w:val="SDText"/&gt;&lt;w:next w:val="SDText"/&gt;&lt;w:link w:val="20"/&gt;&lt;w:autoRedefine/&gt;&lt;w:uiPriority w:val="9"/&gt;&lt;w:unhideWhenUsed/&gt;&lt;w:qFormat/&gt;&lt;w:rsid w:val="00E642D7"/&gt;&lt;w:pPr&gt;&lt;w:keepNext/&gt;&lt;w:keepLines/&gt;&lt;w:numPr&gt;&lt;w:ilvl w:val="1"/&gt;&lt;w:numId w:val="1"/&gt;&lt;/w:numPr&gt;&lt;w:spacing w:before="80" w:after="120"/&gt;&lt;w:ind w:left="578" w:hanging="578"/&gt;&lt;w:outlineLvl w:val="1"/&gt;&lt;/w:pPr&gt;&lt;w:rPr&gt;&lt;w:rFonts w:eastAsiaTheme="majorEastAsia" w:cstheme="majorBidi"/&gt;&lt;w:b/&gt;&lt;w:color w:val="000000" w:themeColor="text1"/&gt;&lt;w:sz w:val="32"/&gt;&lt;w:szCs w:val="26"/&gt;&lt;/w:rPr&gt;&lt;/w:style&gt;&lt;w:style w:type="paragraph" w:styleId="3"&gt;&lt;w:name w:val="heading 3"/&gt;&lt;w:aliases w:val="Heading 3 Char1,Heading 3 Char Char,Heading 3 Char1 Char Char,Heading 3 Char Char Char Char,Heading 3 Char1 Char Char Char Char,Heading 3 Char Char Char Char Char Char,Heading 3 Char1 Char1 Char,Heading 3 Char Char Char1 Char"/&gt;&lt;w:basedOn w:val="SDText"/&gt;&lt;w:next w:val="SDText"/&gt;&lt;w:link w:val="30"/&gt;&lt;w:uiPriority w:val="9"/&gt;&lt;w:unhideWhenUsed/&gt;&lt;w:qFormat/&gt;&lt;w:rsid w:val="00E642D7"/&gt;&lt;w:pPr&gt;&lt;w:keepNext/&gt;&lt;w:keepLines/&gt;&lt;w:numPr&gt;&lt;w:ilvl w:val="2"/&gt;&lt;w:numId w:val="1"/&gt;&lt;/w:numPr&gt;&lt;w:spacing w:before="80" w:after="120" w:line="360" w:lineRule="auto"/&gt;&lt;w:outlineLvl w:val="2"/&gt;&lt;/w:pPr&gt;&lt;w:rPr&gt;&lt;w:rFonts w:eastAsiaTheme="majorEastAsia" w:cstheme="majorBidi"/&gt;&lt;w:b/&gt;&lt;w:color w:val="000000" w:themeColor="text1"/&gt;&lt;w:sz w:val="28"/&gt;&lt;w:szCs w:val="24"/&gt;&lt;w:lang w:eastAsia="ru-RU"/&gt;&lt;/w:rPr&gt;&lt;/w:style&gt;&lt;w:style w:type="paragraph" w:styleId="4"&gt;&lt;w:name w:val="heading 4"/&gt;&lt;w:basedOn w:val="a0"/&gt;&lt;w:next w:val="a0"/&gt;&lt;w:link w:val="40"/&gt;&lt;w:uiPriority w:val="9"/&gt;&lt;w:unhideWhenUsed/&gt;&lt;w:qFormat/&gt;&lt;w:rsid w:val="00E642D7"/&gt;&lt;w:pPr&gt;&lt;w:keepNext/&gt;&lt;w:keepLines/&gt;&lt;w:numPr&gt;&lt;w:ilvl w:val="3"/&gt;&lt;w:numId w:val="1"/&gt;&lt;/w:numPr&gt;&lt;w:spacing w:before="80" w:after="120" w:line="240" w:lineRule="auto"/&gt;&lt;w:ind w:left="862" w:hanging="862"/&gt;&lt;w:jc w:val="left"/&gt;&lt;w:outlineLvl w:val="3"/&gt;&lt;/w:pPr&gt;&lt;w:rPr&gt;&lt;w:rFonts w:eastAsiaTheme="majorEastAsia" w:cstheme="majorBidi"/&gt;&lt;w:b/&gt;&lt;w:i/&gt;&lt;w:iCs/&gt;&lt;w:color w:val="000000" w:themeColor="text1"/&gt;&lt;w:szCs w:val="24"/&gt;&lt;w:lang w:eastAsia="ru-RU"/&gt;&lt;/w:rPr&gt;&lt;/w:style&gt;&lt;w:style w:type="paragraph" w:styleId="5"&gt;&lt;w:name w:val="heading 5"/&gt;&lt;w:basedOn w:val="SDText"/&gt;&lt;w:next w:val="SDText"/&gt;&lt;w:link w:val="50"/&gt;&lt;w:uiPriority w:val="9"/&gt;&lt;w:unhideWhenUsed/&gt;&lt;w:qFormat/&gt;&lt;w:rsid w:val="008D7311"/&gt;&lt;w:pPr&gt;&lt;w:keepNext/&gt;&lt;w:keepLines/&gt;&lt;w:numPr&gt;&lt;w:ilvl w:val="4"/&gt;&lt;w:numId w:val="1"/&gt;&lt;/w:numPr&gt;&lt;w:spacing w:before="60" w:after="60"/&gt;&lt;w:ind w:left="1009" w:hanging="1009"/&gt;&lt;w:outlineLvl w:val="4"/&gt;&lt;/w:pPr&gt;&lt;w:rPr&gt;&lt;w:rFonts w:eastAsiaTheme="majorEastAsia" w:cstheme="majorBidi"/&gt;&lt;w:i/&gt;&lt;w:color w:val="000000" w:themeColor="text1"/&gt;&lt;/w:rPr&gt;&lt;/w:style&gt;&lt;w:style w:type="paragraph" w:styleId="6"&gt;&lt;w:name w:val="heading 6"/&gt;&lt;w:basedOn w:val="a0"/&gt;&lt;w:next w:val="a0"/&gt;&lt;w:link w:val="60"/&gt;&lt;w:uiPriority w:val="9"/&gt;&lt;w:unhideWhenUsed/&gt;&lt;w:qFormat/&gt;&lt;w:rsid w:val="008D7311"/&gt;&lt;w:pPr&gt;&lt;w:keepNext/&gt;&lt;w:keepLines/&gt;&lt;w:numPr&gt;&lt;w:ilvl w:val="5"/&gt;&lt;w:numId w:val="1"/&gt;&lt;/w:numPr&gt;&lt;w:spacing w:before="60" w:after="60"/&gt;&lt;w:ind w:left="1151" w:hanging="1151"/&gt;&lt;w:outlineLvl w:val="5"/&gt;&lt;/w:pPr&gt;&lt;w:rPr&gt;&lt;w:rFonts w:eastAsiaTheme="majorEastAsia" w:cstheme="majorBidi"/&gt;&lt;w:i/&gt;&lt;w:color w:val="000000" w:themeColor="text1"/&gt;&lt;w:u w:val="single"/&gt;&lt;/w:rPr&gt;&lt;/w:style&gt;&lt;w:style w:type="paragraph" w:styleId="7"&gt;&lt;w:name w:val="heading 7"/&gt;&lt;w:basedOn w:val="a0"/&gt;&lt;w:next w:val="a0"/&gt;&lt;w:link w:val="70"/&gt;&lt;w:uiPriority w:val="9"/&gt;&lt;w:unhideWhenUsed/&gt;&lt;w:qFormat/&gt;&lt;w:rsid w:val="008647BF"/&gt;&lt;w:pPr&gt;&lt;w:keepNext/&gt;&lt;w:keepLines/&gt;&lt;w:numPr&gt;&lt;w:ilvl w:val="6"/&gt;&lt;w:numId w:val="1"/&gt;&lt;/w:numPr&gt;&lt;w:spacing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w:styleId="8"&gt;&lt;w:name w:val="heading 8"/&gt;&lt;w:basedOn w:val="a0"/&gt;&lt;w:next w:val="a0"/&gt;&lt;w:link w:val="80"/&gt;&lt;w:uiPriority w:val="9"/&gt;&lt;w:unhideWhenUsed/&gt;&lt;w:qFormat/&gt;&lt;w:rsid w:val="008647BF"/&gt;&lt;w:pPr&gt;&lt;w:keepNext/&gt;&lt;w:keepLines/&gt;&lt;w:numPr&gt;&lt;w:ilvl w:val="7"/&gt;&lt;w:numId w:val="1"/&gt;&lt;/w:numPr&gt;&lt;w:spacing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w:styleId="9"&gt;&lt;w:name w:val="heading 9"/&gt;&lt;w:basedOn w:val="a0"/&gt;&lt;w:next w:val="a0"/&gt;&lt;w:link w:val="90"/&gt;&lt;w:uiPriority w:val="9"/&gt;&lt;w:unhideWhenUsed/&gt;&lt;w:qFormat/&gt;&lt;w:rsid w:val="008647BF"/&gt;&lt;w:pPr&gt;&lt;w:keepNext/&gt;&lt;w:keepLines/&gt;&lt;w:numPr&gt;&lt;w:ilvl w:val="8"/&gt;&lt;w:numId w:val="1"/&gt;&lt;/w:numPr&gt;&lt;w:spacing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w:styleId="a1"&gt;&lt;w:name w:val="Default Paragraph Font"/&gt;&lt;w:uiPriority w:val="1"/&gt;&lt;w:semiHidden/&gt;&lt;w:unhideWhenUsed/&gt;&lt;/w:style&gt;&lt;w:style w:type="table" w:default="1" w:styleId="a2"&gt;&lt;w:name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w:styleId="a3"&gt;&lt;w:name w:val="No List"/&gt;&lt;w:uiPriority w:val="99"/&gt;&lt;w:semiHidden/&gt;&lt;w:unhideWhenUsed/&gt;&lt;/w:style&gt;&lt;w:style w:type="character" w:customStyle="1" w:styleId="10"&gt;&lt;w:name w:val="Заголовок 1 Знак"/&gt;&lt;w:basedOn w:val="a1"/&gt;&lt;w:link w:val="1"/&gt;&lt;w:uiPriority w:val="9"/&gt;&lt;w:rsid w:val="00E642D7"/&gt;&lt;w:rPr&gt;&lt;w:rFonts w:ascii="Times New Roman" w:eastAsiaTheme="majorEastAsia" w:hAnsi="Times New Roman" w:cstheme="majorBidi"/&gt;&lt;w:b/&gt;&lt;w:color w:val="000000" w:themeColor="text1"/&gt;&lt;w:sz w:val="32"/&gt;&lt;w:szCs w:val="32"/&gt;&lt;/w:rPr&gt;&lt;/w:style&gt;&lt;w:style w:type="character" w:customStyle="1" w:styleId="20"&gt;&lt;w:name w:val="Заголовок 2 Знак"/&gt;&lt;w:aliases w:val="Heading 2 Char1 Знак,Heading 2 Char Char Знак,Heading 2 Char1 Char Знак,Heading 2 Char Char Char Знак,Heading 2 Char Char1 Знак,Heading 2 Char1 Char1 Char Знак,Heading 2 Char Char Char1 Char Знак"/&gt;&lt;w:basedOn w:val="a1"/&gt;&lt;w:link w:val="2"/&gt;&lt;w:uiPriority w:val="9"/&gt;&lt;w:rsid w:val="00E642D7"/&gt;&lt;w:rPr&gt;&lt;w:rFonts w:ascii="Times New Roman" w:eastAsiaTheme="majorEastAsia" w:hAnsi="Times New Roman" w:cstheme="majorBidi"/&gt;&lt;w:b/&gt;&lt;w:color w:val="000000" w:themeColor="text1"/&gt;&lt;w:sz w:val="32"/&gt;&lt;w:szCs w:val="26"/&gt;&lt;/w:rPr&gt;&lt;/w:style&gt;&lt;w:style w:type="paragraph" w:customStyle="1" w:styleId="SDText"&gt;&lt;w:name w:val="SD_Text"/&gt;&lt;w:basedOn w:val="a0"/&gt;&lt;w:link w:val="SDText0"/&gt;&lt;w:qFormat/&gt;&lt;w:rsid w:val="00066F7B"/&gt;&lt;/w:style&gt;&lt;w:style w:type="character" w:customStyle="1" w:styleId="30"&gt;&lt;w:name w:val="Заголовок 3 Знак"/&gt;&lt;w:aliases w:val="Heading 3 Char1 Знак,Heading 3 Char Char Знак,Heading 3 Char1 Char Char Знак,Heading 3 Char Char Char Char Знак,Heading 3 Char1 Char Char Char Char Знак,Heading 3 Char Char Char Char Char Char Знак,Heading 3 Char1 Char1 Char Знак"/&gt;&lt;w:basedOn w:val="a1"/&gt;&lt;w:link w:val="3"/&gt;&lt;w:uiPriority w:val="9"/&gt;&lt;w:rsid w:val="00E642D7"/&gt;&lt;w:rPr&gt;&lt;w:rFonts w:ascii="Times New Roman" w:eastAsiaTheme="majorEastAsia" w:hAnsi="Times New Roman" w:cstheme="majorBidi"/&gt;&lt;w:b/&gt;&lt;w:color w:val="000000" w:themeColor="text1"/&gt;&lt;w:sz w:val="28"/&gt;&lt;w:szCs w:val="24"/&gt;&lt;w:lang w:eastAsia="ru-RU"/&gt;&lt;/w:rPr&gt;&lt;/w:style&gt;&lt;w:style w:type="character" w:customStyle="1" w:styleId="SDText0"&gt;&lt;w:name w:val="SD_Text Знак"/&gt;&lt;w:basedOn w:val="10"/&gt;&lt;w:link w:val="SDText"/&gt;&lt;w:rsid w:val="00066F7B"/&gt;&lt;w:rPr&gt;&lt;w:rFonts w:ascii="Times New Roman" w:eastAsiaTheme="majorEastAsia" w:hAnsi="Times New Roman" w:cstheme="majorBidi"/&gt;&lt;w:b w:val="0"/&gt;&lt;w:color w:val="000000" w:themeColor="text1"/&gt;&lt;w:sz w:val="24"/&gt;&lt;w:szCs w:val="32"/&gt;&lt;/w:rPr&gt;&lt;/w:style&gt;&lt;w:style w:type="character" w:customStyle="1" w:styleId="40"&gt;&lt;w:name w:val="Заголовок 4 Знак"/&gt;&lt;w:basedOn w:val="a1"/&gt;&lt;w:link w:val="4"/&gt;&lt;w:uiPriority w:val="9"/&gt;&lt;w:rsid w:val="00E642D7"/&gt;&lt;w:rPr&gt;&lt;w:rFonts w:ascii="Times New Roman" w:eastAsiaTheme="majorEastAsia" w:hAnsi="Times New Roman" w:cstheme="majorBidi"/&gt;&lt;w:b/&gt;&lt;w:i/&gt;&lt;w:iCs/&gt;&lt;w:color w:val="000000" w:themeColor="text1"/&gt;&lt;w:sz w:val="24"/&gt;&lt;w:szCs w:val="24"/&gt;&lt;w:lang w:eastAsia="ru-RU"/&gt;&lt;/w:rPr&gt;&lt;/w:style&gt;&lt;w:style w:type="character" w:customStyle="1" w:styleId="50"&gt;&lt;w:name w:val="Заголовок 5 Знак"/&gt;&lt;w:basedOn w:val="a1"/&gt;&lt;w:link w:val="5"/&gt;&lt;w:uiPriority w:val="9"/&gt;&lt;w:rsid w:val="008D7311"/&gt;&lt;w:rPr&gt;&lt;w:rFonts w:ascii="Times New Roman" w:eastAsiaTheme="majorEastAsia" w:hAnsi="Times New Roman" w:cstheme="majorBidi"/&gt;&lt;w:i/&gt;&lt;w:color w:val="000000" w:themeColor="text1"/&gt;&lt;w:sz w:val="24"/&gt;&lt;/w:rPr&gt;&lt;/w:style&gt;&lt;w:style w:type="character" w:customStyle="1" w:styleId="60"&gt;&lt;w:name w:val="Заголовок 6 Знак"/&gt;&lt;w:basedOn w:val="a1"/&gt;&lt;w:link w:val="6"/&gt;&lt;w:uiPriority w:val="9"/&gt;&lt;w:rsid w:val="008D7311"/&gt;&lt;w:rPr&gt;&lt;w:rFonts w:ascii="Times New Roman" w:eastAsiaTheme="majorEastAsia" w:hAnsi="Times New Roman" w:cstheme="majorBidi"/&gt;&lt;w:i/&gt;&lt;w:color w:val="000000" w:themeColor="text1"/&gt;&lt;w:sz w:val="24"/&gt;&lt;w:u w:val="single"/&gt;&lt;/w:rPr&gt;&lt;/w:style&gt;&lt;w:style w:type="character" w:customStyle="1" w:styleId="70"&gt;&lt;w:name w:val="Заголовок 7 Знак"/&gt;&lt;w:basedOn w:val="a1"/&gt;&lt;w:link w:val="7"/&gt;&lt;w:uiPriority w:val="9"/&gt;&lt;w:semiHidden/&gt;&lt;w:rsid w:val="008647BF"/&gt;&lt;w:rPr&gt;&lt;w:rFonts w:asciiTheme="majorHAnsi" w:eastAsiaTheme="majorEastAsia" w:hAnsiTheme="majorHAnsi" w:cstheme="majorBidi"/&gt;&lt;w:i/&gt;&lt;w:iCs/&gt;&lt;w:color w:val="1F4D78" w:themeColor="accent1" w:themeShade="7F"/&gt;&lt;w:sz w:val="24"/&gt;&lt;/w:rPr&gt;&lt;/w:style&gt;&lt;w:style w:type="character" w:customStyle="1" w:styleId="80"&gt;&lt;w:name w:val="Заголовок 8 Знак"/&gt;&lt;w:basedOn w:val="a1"/&gt;&lt;w:link w:val="8"/&gt;&lt;w:uiPriority w:val="9"/&gt;&lt;w:semiHidden/&gt;&lt;w:rsid w:val="008647BF"/&gt;&lt;w:rPr&gt;&lt;w:rFonts w:asciiTheme="majorHAnsi" w:eastAsiaTheme="majorEastAsia" w:hAnsiTheme="majorHAnsi" w:cstheme="majorBidi"/&gt;&lt;w:color w:val="272727" w:themeColor="text1" w:themeTint="D8"/&gt;&lt;w:sz w:val="21"/&gt;&lt;w:szCs w:val="21"/&gt;&lt;/w:rPr&gt;&lt;/w:style&gt;&lt;w:style w:type="character" w:customStyle="1" w:styleId="90"&gt;&lt;w:name w:val="Заголовок 9 Знак"/&gt;&lt;w:basedOn w:val="a1"/&gt;&lt;w:link w:val="9"/&gt;&lt;w:uiPriority w:val="9"/&gt;&lt;w:semiHidden/&gt;&lt;w:rsid w:val="008647BF"/&gt;&lt;w:rPr&gt;&lt;w:rFonts w:asciiTheme="majorHAnsi" w:eastAsiaTheme="majorEastAsia" w:hAnsiTheme="majorHAnsi" w:cstheme="majorBidi"/&gt;&lt;w:i/&gt;&lt;w:iCs/&gt;&lt;w:color w:val="272727" w:themeColor="text1" w:themeTint="D8"/&gt;&lt;w:sz w:val="21"/&gt;&lt;w:szCs w:val="21"/&gt;&lt;/w:rPr&gt;&lt;/w:style&gt;&lt;w:style w:type="paragraph" w:customStyle="1" w:styleId="SDpicture"&gt;&lt;w:name w:val="SD_picture"/&gt;&lt;w:basedOn w:val="SDText"/&gt;&lt;w:qFormat/&gt;&lt;w:rsid w:val="00FC413F"/&gt;&lt;w:pPr&gt;&lt;w:jc w:val="center"/&gt;&lt;/w:pPr&gt;&lt;w:rPr&gt;&lt;w:i/&gt;&lt;/w:rPr&gt;&lt;/w:style&gt;&lt;w:style w:type="paragraph" w:styleId="a4"&gt;&lt;w:name w:val="caption"/&gt;&lt;w:basedOn w:val="a0"/&gt;&lt;w:next w:val="a0"/&gt;&lt;w:uiPriority w:val="35"/&gt;&lt;w:unhideWhenUsed/&gt;&lt;w:qFormat/&gt;&lt;w:rsid w:val="00066F7B"/&gt;&lt;w:pPr&gt;&lt;w:keepNext/&gt;&lt;w:keepLines/&gt;&lt;w:suppressAutoHyphens/&gt;&lt;w:spacing w:after="200"/&gt;&lt;w:jc w:val="center"/&gt;&lt;/w:pPr&gt;&lt;w:rPr&gt;&lt;w:b/&gt;&lt;w:iCs/&gt;&lt;w:sz w:val="20"/&gt;&lt;w:szCs w:val="18"/&gt;&lt;/w:rPr&gt;&lt;/w:style&gt;&lt;w:style w:type="table" w:styleId="a5"&gt;&lt;w:name w:val="Table Grid"/&gt;&lt;w:basedOn w:val="a2"/&gt;&lt;w:uiPriority w:val="59"/&gt;&lt;w:rsid w:val="007D588F"/&gt;&lt;w:pPr&gt;&lt;w:spacing w:after="0"/&gt;&lt;/w:pPr&gt;&lt;w:tblPr&gt;&lt;w:tblBorders&gt;&lt;w:top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w:styleId="a6"&gt;&lt;w:name w:val="footnote text"/&gt;&lt;w:basedOn w:val="a0"/&gt;&lt;w:link w:val="a7"/&gt;&lt;w:uiPriority w:val="99"/&gt;&lt;w:semiHidden/&gt;&lt;w:unhideWhenUsed/&gt;&lt;w:rsid w:val="00232890"/&gt;&lt;w:pPr&gt;&lt;w:spacing w:after="0"/&gt;&lt;/w:pPr&gt;&lt;w:rPr&gt;&lt;w:sz w:val="20"/&gt;&lt;w:szCs w:val="20"/&gt;&lt;/w:rPr&gt;&lt;/w:style&gt;&lt;w:style w:type="character" w:customStyle="1" w:styleId="a7"&gt;&lt;w:name w:val="Текст сноски Знак"/&gt;&lt;w:basedOn w:val="a1"/&gt;&lt;w:link w:val="a6"/&gt;&lt;w:uiPriority w:val="99"/&gt;&lt;w:semiHidden/&gt;&lt;w:rsid w:val="00232890"/&gt;&lt;w:rPr&gt;&lt;w:rFonts w:ascii="Times New Roman" w:hAnsi="Times New Roman"/&gt;&lt;w:sz w:val="20"/&gt;&lt;w:szCs w:val="20"/&gt;&lt;/w:rPr&gt;&lt;/w:style&gt;&lt;w:style w:type="character" w:styleId="a8"&gt;&lt;w:name w:val="footnote reference"/&gt;&lt;w:basedOn w:val="a1"/&gt;&lt;w:uiPriority w:val="99"/&gt;&lt;w:semiHidden/&gt;&lt;w:unhideWhenUsed/&gt;&lt;w:rsid w:val="00232890"/&gt;&lt;w:rPr&gt;&lt;w:vertAlign w:val="superscript"/&gt;&lt;/w:rPr&gt;&lt;/w:style&gt;&lt;w:style w:type="paragraph" w:styleId="a9"&gt;&lt;w:name w:val="TOC Heading"/&gt;&lt;w:basedOn w:val="1"/&gt;&lt;w:next w:val="a0"/&gt;&lt;w:uiPriority w:val="39"/&gt;&lt;w:unhideWhenUsed/&gt;&lt;w:qFormat/&gt;&lt;w:rsid w:val="00975816"/&gt;&lt;w:pPr&gt;&lt;w:numPr&gt;&lt;w:numId w:val="0"/&gt;&lt;/w:numPr&gt;&lt;w:spacing w:line="259" w:lineRule="auto"/&gt;&lt;w:jc w:val="left"/&gt;&lt;w:outlineLvl w:val="9"/&gt;&lt;/w:pPr&gt;&lt;w:rPr&gt;&lt;w:rFonts w:cs="Times New Roman"/&gt;&lt;w:lang w:eastAsia="ru-RU"/&gt;&lt;/w:rPr&gt;&lt;/w:style&gt;&lt;w:style w:type="paragraph" w:styleId="11"&gt;&lt;w:name w:val="toc 1"/&gt;&lt;w:basedOn w:val="a0"/&gt;&lt;w:next w:val="a0"/&gt;&lt;w:autoRedefine/&gt;&lt;w:uiPriority w:val="39"/&gt;&lt;w:unhideWhenUsed/&gt;&lt;w:rsid w:val="001D1A4D"/&gt;&lt;w:pPr&gt;&lt;w:spacing w:after="0" w:line="240" w:lineRule="auto"/&gt;&lt;w:jc w:val="left"/&gt;&lt;/w:pPr&gt;&lt;w:rPr&gt;&lt;w:b/&gt;&lt;w:bCs/&gt;&lt;w:szCs w:val="24"/&gt;&lt;/w:rPr&gt;&lt;/w:style&gt;&lt;w:style w:type="paragraph" w:styleId="21"&gt;&lt;w:name w:val="toc 2"/&gt;&lt;w:basedOn w:val="a0"/&gt;&lt;w:next w:val="a0"/&gt;&lt;w:autoRedefine/&gt;&lt;w:uiPriority w:val="39"/&gt;&lt;w:unhideWhenUsed/&gt;&lt;w:rsid w:val="001D1A4D"/&gt;&lt;w:pPr&gt;&lt;w:tabs&gt;&lt;w:tab w:val="left" w:pos="960"/&gt;&lt;w:tab w:val="right" w:leader="dot" w:pos="9345"/&gt;&lt;/w:tabs&gt;&lt;w:spacing w:after="0" w:line="240" w:lineRule="auto"/&gt;&lt;w:ind w:left="240"/&gt;&lt;w:jc w:val="left"/&gt;&lt;/w:pPr&gt;&lt;w:rPr&gt;&lt;w:b/&gt;&lt;w:bCs/&gt;&lt;w:sz w:val="22"/&gt;&lt;/w:rPr&gt;&lt;/w:style&gt;&lt;w:style w:type="paragraph" w:styleId="31"&gt;&lt;w:name w:val="toc 3"/&gt;&lt;w:basedOn w:val="a0"/&gt;&lt;w:next w:val="a0"/&gt;&lt;w:autoRedefine/&gt;&lt;w:uiPriority w:val="39"/&gt;&lt;w:unhideWhenUsed/&gt;&lt;w:rsid w:val="001D1A4D"/&gt;&lt;w:pPr&gt;&lt;w:spacing w:after="0" w:line="240" w:lineRule="auto"/&gt;&lt;w:ind w:left="480"/&gt;&lt;w:jc w:val="left"/&gt;&lt;/w:pPr&gt;&lt;w:rPr&gt;&lt;w:sz w:val="22"/&gt;&lt;/w:rPr&gt;&lt;/w:style&gt;&lt;w:style w:type="character" w:styleId="aa"&gt;&lt;w:name w:val="Hyperlink"/&gt;&lt;w:basedOn w:val="a1"/&gt;&lt;w:uiPriority w:val="99"/&gt;&lt;w:unhideWhenUsed/&gt;&lt;w:rsid w:val="009A0B62"/&gt;&lt;w:rPr&gt;&lt;w:color w:val="0563C1" w:themeColor="hyperlink"/&gt;&lt;w:u w:val="single"/&gt;&lt;/w:rPr&gt;&lt;/w:style&gt;&lt;w:style w:type="paragraph" w:styleId="ab"&gt;&lt;w:name w:val="table of figures"/&gt;&lt;w:basedOn w:val="a0"/&gt;&lt;w:next w:val="a0"/&gt;&lt;w:uiPriority w:val="99"/&gt;&lt;w:unhideWhenUsed/&gt;&lt;w:rsid w:val="009B3DC5"/&gt;&lt;w:pPr&gt;&lt;w:spacing w:after="0"/&gt;&lt;/w:pPr&gt;&lt;w:rPr&gt;&lt;w:sz w:val="20"/&gt;&lt;/w:rPr&gt;&lt;/w:style&gt;&lt;w:style w:type="paragraph" w:styleId="ac"&gt;&lt;w:name w:val="Bibliography"/&gt;&lt;w:basedOn w:val="a0"/&gt;&lt;w:next w:val="a0"/&gt;&lt;w:uiPriority w:val="37"/&gt;&lt;w:unhideWhenUsed/&gt;&lt;w:rsid w:val="00F243A9"/&gt;&lt;w:pPr&gt;&lt;w:tabs&gt;&lt;w:tab w:val="left" w:pos="264"/&gt;&lt;/w:tabs&gt;&lt;w:spacing w:after="0" w:line="240" w:lineRule="auto"/&gt;&lt;w:ind w:left="264" w:hanging="264"/&gt;&lt;/w:pPr&gt;&lt;/w:style&gt;&lt;w:style w:type="paragraph" w:styleId="ad"&gt;&lt;w:name w:val="header"/&gt;&lt;w:basedOn w:val="a0"/&gt;&lt;w:link w:val="ae"/&gt;&lt;w:uiPriority w:val="99"/&gt;&lt;w:unhideWhenUsed/&gt;&lt;w:rsid w:val="0050728B"/&gt;&lt;w:pPr&gt;&lt;w:tabs&gt;&lt;w:tab w:val="center" w:pos="4677"/&gt;&lt;w:tab w:val="right" w:pos="9355"/&gt;&lt;/w:tabs&gt;&lt;w:spacing w:after="0"/&gt;&lt;/w:pPr&gt;&lt;/w:style&gt;&lt;w:style w:type="character" w:customStyle="1" w:styleId="ae"&gt;&lt;w:name w:val="Верхний колонтитул Знак"/&gt;&lt;w:basedOn w:val="a1"/&gt;&lt;w:link w:val="ad"/&gt;&lt;w:uiPriority w:val="99"/&gt;&lt;w:rsid w:val="0050728B"/&gt;&lt;w:rPr&gt;&lt;w:rFonts w:ascii="Times New Roman" w:hAnsi="Times New Roman"/&gt;&lt;w:sz w:val="24"/&gt;&lt;/w:rPr&gt;&lt;/w:style&gt;&lt;w:style w:type="paragraph" w:styleId="af"&gt;&lt;w:name w:val="footer"/&gt;&lt;w:basedOn w:val="a0"/&gt;&lt;w:link w:val="af0"/&gt;&lt;w:unhideWhenUsed/&gt;&lt;w:rsid w:val="0050728B"/&gt;&lt;w:pPr&gt;&lt;w:tabs&gt;&lt;w:tab w:val="center" w:pos="4677"/&gt;&lt;w:tab w:val="right" w:pos="9355"/&gt;&lt;/w:tabs&gt;&lt;w:spacing w:after="0"/&gt;&lt;/w:pPr&gt;&lt;/w:style&gt;&lt;w:style w:type="character" w:customStyle="1" w:styleId="af0"&gt;&lt;w:name w:val="Нижний колонтитул Знак"/&gt;&lt;w:basedOn w:val="a1"/&gt;&lt;w:link w:val="af"/&gt;&lt;w:rsid w:val="0050728B"/&gt;&lt;w:rPr&gt;&lt;w:rFonts w:ascii="Times New Roman" w:hAnsi="Times New Roman"/&gt;&lt;w:sz w:val="24"/&gt;&lt;/w:rPr&gt;&lt;/w:style&gt;&lt;w:style w:type="character" w:styleId="af1"&gt;&lt;w:name w:val="annotation reference"/&gt;&lt;w:basedOn w:val="a1"/&gt;&lt;w:uiPriority w:val="99"/&gt;&lt;w:semiHidden/&gt;&lt;w:unhideWhenUsed/&gt;&lt;w:rsid w:val="005B0BF7"/&gt;&lt;w:rPr&gt;&lt;w:sz w:val="16"/&gt;&lt;w:szCs w:val="16"/&gt;&lt;/w:rPr&gt;&lt;/w:style&gt;&lt;w:style w:type="paragraph" w:styleId="af2"&gt;&lt;w:name w:val="annotation text"/&gt;&lt;w:basedOn w:val="a0"/&gt;&lt;w:link w:val="af3"/&gt;&lt;w:uiPriority w:val="99"/&gt;&lt;w:semiHidden/&gt;&lt;w:unhideWhenUsed/&gt;&lt;w:rsid w:val="005B0BF7"/&gt;&lt;w:rPr&gt;&lt;w:sz w:val="20"/&gt;&lt;w:szCs w:val="20"/&gt;&lt;/w:rPr&gt;&lt;/w:style&gt;&lt;w:style w:type="character" w:customStyle="1" w:styleId="af3"&gt;&lt;w:name w:val="Текст примечания Знак"/&gt;&lt;w:basedOn w:val="a1"/&gt;&lt;w:link w:val="af2"/&gt;&lt;w:uiPriority w:val="99"/&gt;&lt;w:semiHidden/&gt;&lt;w:rsid w:val="005B0BF7"/&gt;&lt;w:rPr&gt;&lt;w:rFonts w:ascii="Times New Roman" w:hAnsi="Times New Roman"/&gt;&lt;w:sz w:val="20"/&gt;&lt;w:szCs w:val="20"/&gt;&lt;/w:rPr&gt;&lt;/w:style&gt;&lt;w:style w:type="paragraph" w:styleId="af4"&gt;&lt;w:name w:val="annotation subject"/&gt;&lt;w:basedOn w:val="af2"/&gt;&lt;w:next w:val="af2"/&gt;&lt;w:link w:val="af5"/&gt;&lt;w:uiPriority w:val="99"/&gt;&lt;w:semiHidden/&gt;&lt;w:unhideWhenUsed/&gt;&lt;w:rsid w:val="005B0BF7"/&gt;&lt;w:rPr&gt;&lt;w:b/&gt;&lt;w:bCs/&gt;&lt;/w:rPr&gt;&lt;/w:style&gt;&lt;w:style w:type="character" w:customStyle="1" w:styleId="af5"&gt;&lt;w:name w:val="Тема примечания Знак"/&gt;&lt;w:basedOn w:val="af3"/&gt;&lt;w:link w:val="af4"/&gt;&lt;w:uiPriority w:val="99"/&gt;&lt;w:semiHidden/&gt;&lt;w:rsid w:val="005B0BF7"/&gt;&lt;w:rPr&gt;&lt;w:rFonts w:ascii="Times New Roman" w:hAnsi="Times New Roman"/&gt;&lt;w:b/&gt;&lt;w:bCs/&gt;&lt;w:sz w:val="20"/&gt;&lt;w:szCs w:val="20"/&gt;&lt;/w:rPr&gt;&lt;/w:style&gt;&lt;w:style w:type="paragraph" w:styleId="af6"&gt;&lt;w:name w:val="Balloon Text"/&gt;&lt;w:basedOn w:val="a0"/&gt;&lt;w:link w:val="af7"/&gt;&lt;w:uiPriority w:val="99"/&gt;&lt;w:semiHidden/&gt;&lt;w:unhideWhenUsed/&gt;&lt;w:rsid w:val="005B0BF7"/&gt;&lt;w:pPr&gt;&lt;w:spacing w:after="0"/&gt;&lt;/w:pPr&gt;&lt;w:rPr&gt;&lt;w:rFonts w:ascii="Segoe UI" w:hAnsi="Segoe UI" w:cs="Segoe UI"/&gt;&lt;w:sz w:val="18"/&gt;&lt;w:szCs w:val="18"/&gt;&lt;/w:rPr&gt;&lt;/w:style&gt;&lt;w:style w:type="character" w:customStyle="1" w:styleId="af7"&gt;&lt;w:name w:val="Текст выноски Знак"/&gt;&lt;w:basedOn w:val="a1"/&gt;&lt;w:link w:val="af6"/&gt;&lt;w:uiPriority w:val="99"/&gt;&lt;w:semiHidden/&gt;&lt;w:rsid w:val="005B0BF7"/&gt;&lt;w:rPr&gt;&lt;w:rFonts w:ascii="Segoe UI" w:hAnsi="Segoe UI" w:cs="Segoe UI"/&gt;&lt;w:sz w:val="18"/&gt;&lt;w:szCs w:val="18"/&gt;&lt;/w:rPr&gt;&lt;/w:style&gt;&lt;w:style w:type="character" w:styleId="af8"&gt;&lt;w:name w:val="Subtle Emphasis"/&gt;&lt;w:basedOn w:val="a1"/&gt;&lt;w:uiPriority w:val="19"/&gt;&lt;w:qFormat/&gt;&lt;w:rsid w:val="00066F7B"/&gt;&lt;w:rPr&gt;&lt;w:i/&gt;&lt;w:iCs/&gt;&lt;w:color w:val="404040" w:themeColor="text1" w:themeTint="BF"/&gt;&lt;/w:rPr&gt;&lt;/w:style&gt;&lt;w:style w:type="paragraph" w:customStyle="1" w:styleId="SDcomments"&gt;&lt;w:name w:val="SD_comments"/&gt;&lt;w:basedOn w:val="SDText"/&gt;&lt;w:qFormat/&gt;&lt;w:rsid w:val="00031769"/&gt;&lt;w:pPr&gt;&lt;w:spacing w:after="0" w:line="240" w:lineRule="auto"/&gt;&lt;/w:pPr&gt;&lt;w:rPr&gt;&lt;w:sz w:val="20"/&gt;&lt;w:szCs w:val="20"/&gt;&lt;/w:rPr&gt;&lt;/w:style&gt;&lt;w:style w:type="paragraph" w:styleId="af9"&gt;&lt;w:name w:val="Document Map"/&gt;&lt;w:basedOn w:val="a0"/&gt;&lt;w:link w:val="afa"/&gt;&lt;w:uiPriority w:val="99"/&gt;&lt;w:semiHidden/&gt;&lt;w:unhideWhenUsed/&gt;&lt;w:rsid w:val="0082226D"/&gt;&lt;w:pPr&gt;&lt;w:spacing w:after="0" w:line="240" w:lineRule="auto"/&gt;&lt;/w:pPr&gt;&lt;w:rPr&gt;&lt;w:rFonts w:cs="Times New Roman"/&gt;&lt;w:szCs w:val="24"/&gt;&lt;/w:rPr&gt;&lt;/w:style&gt;&lt;w:style w:type="character" w:customStyle="1" w:styleId="afa"&gt;&lt;w:name w:val="Схема документа Знак"/&gt;&lt;w:basedOn w:val="a1"/&gt;&lt;w:link w:val="af9"/&gt;&lt;w:uiPriority w:val="99"/&gt;&lt;w:semiHidden/&gt;&lt;w:rsid w:val="0082226D"/&gt;&lt;w:rPr&gt;&lt;w:rFonts w:ascii="Times New Roman" w:hAnsi="Times New Roman" w:cs="Times New Roman"/&gt;&lt;w:sz w:val="24"/&gt;&lt;w:szCs w:val="24"/&gt;&lt;/w:rPr&gt;&lt;/w:style&gt;&lt;w:style w:type="paragraph" w:customStyle="1" w:styleId="SDTable"&gt;&lt;w:name w:val="SD_Table"/&gt;&lt;w:basedOn w:val="a4"/&gt;&lt;w:qFormat/&gt;&lt;w:rsid w:val="00975816"/&gt;&lt;w:pPr&gt;&lt;w:jc w:val="right"/&gt;&lt;/w:pPr&gt;&lt;/w:style&gt;&lt;w:style w:type="paragraph" w:styleId="41"&gt;&lt;w:name w:val="toc 4"/&gt;&lt;w:basedOn w:val="a0"/&gt;&lt;w:next w:val="a0"/&gt;&lt;w:autoRedefine/&gt;&lt;w:uiPriority w:val="39"/&gt;&lt;w:unhideWhenUsed/&gt;&lt;w:rsid w:val="001D1A4D"/&gt;&lt;w:pPr&gt;&lt;w:spacing w:after="0" w:line="240" w:lineRule="auto"/&gt;&lt;w:ind w:left="720"/&gt;&lt;w:jc w:val="left"/&gt;&lt;/w:pPr&gt;&lt;w:rPr&gt;&lt;w:sz w:val="20"/&gt;&lt;w:szCs w:val="20"/&gt;&lt;/w:rPr&gt;&lt;/w:style&gt;&lt;w:style w:type="paragraph" w:styleId="51"&gt;&lt;w:name w:val="toc 5"/&gt;&lt;w:basedOn w:val="a0"/&gt;&lt;w:next w:val="a0"/&gt;&lt;w:autoRedefine/&gt;&lt;w:uiPriority w:val="39"/&gt;&lt;w:unhideWhenUsed/&gt;&lt;w:rsid w:val="001D1A4D"/&gt;&lt;w:pPr&gt;&lt;w:spacing w:after="0" w:line="240" w:lineRule="auto"/&gt;&lt;w:ind w:left="960"/&gt;&lt;w:jc w:val="left"/&gt;&lt;/w:pPr&gt;&lt;w:rPr&gt;&lt;w:sz w:val="20"/&gt;&lt;w:szCs w:val="20"/&gt;&lt;/w:rPr&gt;&lt;/w:style&gt;&lt;w:style w:type="paragraph" w:styleId="61"&gt;&lt;w:name w:val="toc 6"/&gt;&lt;w:basedOn w:val="a0"/&gt;&lt;w:next w:val="a0"/&gt;&lt;w:autoRedefine/&gt;&lt;w:uiPriority w:val="39"/&gt;&lt;w:unhideWhenUsed/&gt;&lt;w:rsid w:val="001D1A4D"/&gt;&lt;w:pPr&gt;&lt;w:spacing w:after="0" w:line="240" w:lineRule="auto"/&gt;&lt;w:ind w:left="1200"/&gt;&lt;w:jc w:val="left"/&gt;&lt;/w:pPr&gt;&lt;w:rPr&gt;&lt;w:sz w:val="20"/&gt;&lt;w:szCs w:val="20"/&gt;&lt;/w:rPr&gt;&lt;/w:style&gt;&lt;w:style w:type="paragraph" w:styleId="71"&gt;&lt;w:name w:val="toc 7"/&gt;&lt;w:basedOn w:val="a0"/&gt;&lt;w:next w:val="a0"/&gt;&lt;w:autoRedefine/&gt;&lt;w:uiPriority w:val="39"/&gt;&lt;w:unhideWhenUsed/&gt;&lt;w:rsid w:val="001D1A4D"/&gt;&lt;w:pPr&gt;&lt;w:spacing w:after="0" w:line="240" w:lineRule="auto"/&gt;&lt;w:ind w:left="1440"/&gt;&lt;w:jc w:val="left"/&gt;&lt;/w:pPr&gt;&lt;w:rPr&gt;&lt;w:sz w:val="20"/&gt;&lt;w:szCs w:val="20"/&gt;&lt;/w:rPr&gt;&lt;/w:style&gt;&lt;w:style w:type="paragraph" w:styleId="81"&gt;&lt;w:name w:val="toc 8"/&gt;&lt;w:basedOn w:val="a0"/&gt;&lt;w:next w:val="a0"/&gt;&lt;w:autoRedefine/&gt;&lt;w:uiPriority w:val="39"/&gt;&lt;w:unhideWhenUsed/&gt;&lt;w:rsid w:val="001D1A4D"/&gt;&lt;w:pPr&gt;&lt;w:spacing w:after="0" w:line="240" w:lineRule="auto"/&gt;&lt;w:ind w:left="1680"/&gt;&lt;w:jc w:val="left"/&gt;&lt;/w:pPr&gt;&lt;w:rPr&gt;&lt;w:sz w:val="20"/&gt;&lt;w:szCs w:val="20"/&gt;&lt;/w:rPr&gt;&lt;/w:style&gt;&lt;w:style w:type="paragraph" w:styleId="91"&gt;&lt;w:name w:val="toc 9"/&gt;&lt;w:basedOn w:val="a0"/&gt;&lt;w:next w:val="a0"/&gt;&lt;w:autoRedefine/&gt;&lt;w:uiPriority w:val="39"/&gt;&lt;w:unhideWhenUsed/&gt;&lt;w:rsid w:val="001D1A4D"/&gt;&lt;w:pPr&gt;&lt;w:spacing w:after="0" w:line="240" w:lineRule="auto"/&gt;&lt;w:ind w:left="1920"/&gt;&lt;w:jc w:val="left"/&gt;&lt;/w:pPr&gt;&lt;w:rPr&gt;&lt;w:sz w:val="20"/&gt;&lt;w:szCs w:val="20"/&gt;&lt;/w:rPr&gt;&lt;/w:style&gt;&lt;w:style w:type="paragraph" w:styleId="afb"&gt;&lt;w:name w:val="Revision"/&gt;&lt;w:hidden/&gt;&lt;w:uiPriority w:val="99"/&gt;&lt;w:semiHidden/&gt;&lt;w:rsid w:val="009F69EE"/&gt;&lt;w:pPr&gt;&lt;w:spacing w:after="0"/&gt;&lt;/w:pPr&gt;&lt;w:rPr&gt;&lt;w:rFonts w:ascii="Times New Roman" w:hAnsi="Times New Roman"/&gt;&lt;w:sz w:val="24"/&gt;&lt;/w:rPr&gt;&lt;/w:style&gt;&lt;w:style w:type="table" w:customStyle="1" w:styleId="12"&gt;&lt;w:name w:val="Сетка таблицы1"/&gt;&lt;w:basedOn w:val="a2"/&gt;&lt;w:next w:val="a5"/&gt;&lt;w:uiPriority w:val="39"/&gt;&lt;w:rsid w:val="00DA3654"/&gt;&lt;w:pPr&gt;&lt;w:spacing w:after="0"/&gt;&lt;/w:pPr&gt;&lt;w:tblPr&gt;&lt;w:tblBorders&gt;&lt;w:top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w:type="numbering" w:customStyle="1" w:styleId="13"&gt;&lt;w:name w:val="Нет списка1"/&gt;&lt;w:next w:val="a3"/&gt;&lt;w:uiPriority w:val="99"/&gt;&lt;w:semiHidden/&gt;&lt;w:unhideWhenUsed/&gt;&lt;w:rsid w:val="00EF25E9"/&gt;&lt;/w:style&gt;&lt;w:style w:type="paragraph" w:customStyle="1" w:styleId="Standard"&gt;&lt;w:name w:val="Standard"/&gt;&lt;w:rsid w:val="00EF25E9"/&gt;&lt;w:pPr&gt;&lt;w:suppressAutoHyphens/&gt;&lt;w:autoSpaceDN w:val="0"/&gt;&lt;w:spacing w:after="0"/&gt;&lt;w:jc w:val="both"/&gt;&lt;w:textAlignment w:val="baseline"/&gt;&lt;/w:pPr&gt;&lt;w:rPr&gt;&lt;w:rFonts w:ascii="Arial" w:eastAsia="Calibri" w:hAnsi="Arial" w:cs="Times New Roman"/&gt;&lt;w:kern w:val="3"/&gt;&lt;w:szCs w:val="20"/&gt;&lt;w:lang w:val="en-US"/&gt;&lt;/w:rPr&gt;&lt;/w:style&gt;&lt;w:style w:type="paragraph" w:styleId="afc"&gt;&lt;w:name w:val="List Paragraph"/&gt;&lt;w:basedOn w:val="Standard"/&gt;&lt;w:uiPriority w:val="34"/&gt;&lt;w:qFormat/&gt;&lt;w:rsid w:val="00EF25E9"/&gt;&lt;w:pPr&gt;&lt;w:spacing w:line="276" w:lineRule="auto"/&gt;&lt;/w:pPr&gt;&lt;w:rPr&gt;&lt;w:rFonts w:ascii="Times New Roman" w:hAnsi="Times New Roman"/&gt;&lt;w:sz w:val="24"/&gt;&lt;/w:rPr&gt;&lt;/w:style&gt;&lt;w:style w:type="paragraph" w:customStyle="1" w:styleId="Head"&gt;&lt;w:name w:val="Head"/&gt;&lt;w:basedOn w:val="a0"/&gt;&lt;w:rsid w:val="00EF25E9"/&gt;&lt;w:pPr&gt;&lt;w:autoSpaceDN w:val="0"/&gt;&lt;w:spacing w:before="240" w:after="240" w:line="240" w:lineRule="auto"/&gt;&lt;w:jc w:val="left"/&gt;&lt;w:outlineLvl w:val="3"/&gt;&lt;/w:pPr&gt;&lt;w:rPr&gt;&lt;w:rFonts w:eastAsia="Times New Roman" w:cs="Times New Roman"/&gt;&lt;w:sz w:val="32"/&gt;&lt;w:szCs w:val="20"/&gt;&lt;w:lang w:eastAsia="ru-RU"/&gt;&lt;/w:rPr&gt;&lt;/w:style&gt;&lt;w:style w:type="character" w:styleId="afd"&gt;&lt;w:name w:val="Placeholder Text"/&gt;&lt;w:basedOn w:val="a1"/&gt;&lt;w:uiPriority w:val="99"/&gt;&lt;w:semiHidden/&gt;&lt;w:rsid w:val="00EF25E9"/&gt;&lt;w:rPr&gt;&lt;w:color w:val="808080"/&gt;&lt;/w:rPr&gt;&lt;/w:style&gt;&lt;w:style w:type="character" w:customStyle="1" w:styleId="shorttext"&gt;&lt;w:name w:val="short_text"/&gt;&lt;w:basedOn w:val="a1"/&gt;&lt;w:rsid w:val="00EF25E9"/&gt;&lt;/w:style&gt;&lt;w:style w:type="paragraph" w:styleId="a"&gt;&lt;w:name w:val="List Bullet"/&gt;&lt;w:uiPriority w:val="2"/&gt;&lt;w:rsid w:val="00EF25E9"/&gt;&lt;w:pPr&gt;&lt;w:numPr&gt;&lt;w:numId w:val="2"/&gt;&lt;/w:numPr&gt;&lt;w:spacing w:before="200" w:after="200" w:line="288" w:lineRule="auto"/&gt;&lt;w:contextualSpacing/&gt;&lt;w:jc w:val="both"/&gt;&lt;/w:pPr&gt;&lt;w:rPr&gt;&lt;w:rFonts w:ascii="Times New Roman" w:eastAsiaTheme="minorEastAsia" w:hAnsi="Times New Roman"/&gt;&lt;w:sz w:val="24"/&gt;&lt;w:szCs w:val="24"/&gt;&lt;w:lang w:eastAsia="ru-RU"/&gt;&lt;/w:rPr&gt;&lt;/w:style&gt;&lt;w:style w:type="paragraph" w:customStyle="1" w:styleId="14"&gt;&lt;w:name w:val="Обычный1"/&gt;&lt;w:rsid w:val="00EF25E9"/&gt;&lt;w:pPr&gt;&lt;w:widowControl w:val="0"/&gt;&lt;w:spacing w:after="0"/&gt;&lt;/w:pPr&gt;&lt;w:rPr&gt;&lt;w:rFonts w:ascii="Times New Roman" w:eastAsia="Times New Roman" w:hAnsi="Times New Roman" w:cs="Times New Roman"/&gt;&lt;w:snapToGrid w:val="0"/&gt;&lt;w:sz w:val="20"/&gt;&lt;w:szCs w:val="20"/&gt;&lt;w:lang w:eastAsia="ru-RU"/&gt;&lt;/w:rPr&gt;&lt;/w:style&gt;&lt;w:style w:type="character" w:customStyle="1" w:styleId="afe"&gt;&lt;w:name w:val="Основной текст + Полужирный"/&gt;&lt;w:aliases w:val="Курсив10"/&gt;&lt;w:uiPriority w:val="99"/&gt;&lt;w:rsid w:val="00EF25E9"/&gt;&lt;w:rPr&gt;&lt;w:rFonts w:ascii="Times New Roman" w:hAnsi="Times New Roman" w:cs="Times New Roman"/&gt;&lt;w:b/&gt;&lt;w:bCs/&gt;&lt;w:i/&gt;&lt;w:iCs/&gt;&lt;w:sz w:val="26"/&gt;&lt;w:szCs w:val="26"/&gt;&lt;/w:rPr&gt;&lt;/w:style&gt;&lt;w:style w:type="character" w:customStyle="1" w:styleId="aff"&gt;&lt;w:name w:val="Основной текст + Курсив"/&gt;&lt;w:uiPriority w:val="99"/&gt;&lt;w:rsid w:val="00EF25E9"/&gt;&lt;w:rPr&gt;&lt;w:rFonts w:ascii="Times New Roman" w:hAnsi="Times New Roman" w:cs="Times New Roman"/&gt;&lt;w:i/&gt;&lt;w:iCs/&gt;&lt;w:sz w:val="26"/&gt;&lt;w:szCs w:val="26"/&gt;&lt;/w:rPr&gt;&lt;/w:style&gt;&lt;w:style w:type="paragraph" w:customStyle="1" w:styleId="style13243705380000000560msonormal"&gt;&lt;w:name w:val="style_13243705380000000560msonormal"/&gt;&lt;w:basedOn w:val="a0"/&gt;&lt;w:rsid w:val="00EF25E9"/&gt;&lt;w:pPr&gt;&lt;w:spacing w:before="100" w:beforeAutospacing="1" w:after="100" w:afterAutospacing="1" w:line="240" w:lineRule="auto"/&gt;&lt;w:jc w:val="left"/&gt;&lt;/w:pPr&gt;&lt;w:rPr&gt;&lt;w:rFonts w:eastAsia="Times New Roman" w:cs="Times New Roman"/&gt;&lt;w:szCs w:val="24"/&gt;&lt;w:lang w:eastAsia="ru-RU"/&gt;&lt;/w:rPr&gt;&lt;/w:style&gt;&lt;w:style w:type="paragraph" w:styleId="aff0"&gt;&lt;w:name w:val="Body Text"/&gt;&lt;w:basedOn w:val="a0"/&gt;&lt;w:link w:val="aff1"/&gt;&lt;w:rsid w:val="00EF25E9"/&gt;&lt;w:pPr&gt;&lt;w:spacing w:after="0" w:line="240" w:lineRule="auto"/&gt;&lt;w:jc w:val="left"/&gt;&lt;/w:pPr&gt;&lt;w:rPr&gt;&lt;w:rFonts w:eastAsia="Times New Roman" w:cs="Times New Roman"/&gt;&lt;w:sz w:val="28"/&gt;&lt;w:szCs w:val="20"/&gt;&lt;w:lang w:eastAsia="ru-RU"/&gt;&lt;/w:rPr&gt;&lt;/w:style&gt;&lt;w:style w:type="character" w:customStyle="1" w:styleId="aff1"&gt;&lt;w:name w:val="Основной текст Знак"/&gt;&lt;w:basedOn w:val="a1"/&gt;&lt;w:link w:val="aff0"/&gt;&lt;w:rsid w:val="00EF25E9"/&gt;&lt;w:rPr&gt;&lt;w:rFonts w:ascii="Times New Roman" w:eastAsia="Times New Roman" w:hAnsi="Times New Roman" w:cs="Times New Roman"/&gt;&lt;w:sz w:val="28"/&gt;&lt;w:szCs w:val="20"/&gt;&lt;w:lang w:eastAsia="ru-RU"/&gt;&lt;/w:rPr&gt;&lt;/w:style&gt;&lt;w:style w:type="character" w:customStyle="1" w:styleId="22"&gt;&lt;w:name w:val="Основной текст (2)"/&gt;&lt;w:link w:val="210"/&gt;&lt;w:uiPriority w:val="99"/&gt;&lt;w:locked/&gt;&lt;w:rsid w:val="00EF25E9"/&gt;&lt;w:rPr&gt;&lt;w:rFonts w:ascii="Times New Roman" w:hAnsi="Times New Roman" w:cs="Times New Roman"/&gt;&lt;w:sz w:val="26"/&gt;&lt;w:szCs w:val="26"/&gt;&lt;w:shd w:val="clear" w:color="auto" w:fill="FFFFFF"/&gt;&lt;/w:rPr&gt;&lt;/w:style&gt;&lt;w:style w:type="paragraph" w:customStyle="1" w:styleId="210"&gt;&lt;w:name w:val="Основной текст (2)1"/&gt;&lt;w:basedOn w:val="a0"/&gt;&lt;w:link w:val="22"/&gt;&lt;w:uiPriority w:val="99"/&gt;&lt;w:rsid w:val="00EF25E9"/&gt;&lt;w:pPr&gt;&lt;w:shd w:val="clear" w:color="auto" w:fill="FFFFFF"/&gt;&lt;w:spacing w:after="2460" w:line="240" w:lineRule="atLeast"/&gt;&lt;w:jc w:val="left"/&gt;&lt;/w:pPr&gt;&lt;w:rPr&gt;&lt;w:rFonts w:cs="Times New Roman"/&gt;&lt;w:sz w:val="26"/&gt;&lt;w:szCs w:val="26"/&gt;&lt;/w:rPr&gt;&lt;/w:style&gt;&lt;w:style w:type="character" w:customStyle="1" w:styleId="140"&gt;&lt;w:name w:val="Основной текст (14)"/&gt;&lt;w:link w:val="141"/&gt;&lt;w:uiPriority w:val="99"/&gt;&lt;w:rsid w:val="00EF25E9"/&gt;&lt;w:rPr&gt;&lt;w:rFonts w:ascii="Times New Roman" w:hAnsi="Times New Roman" w:cs="Times New Roman"/&gt;&lt;w:sz w:val="26"/&gt;&lt;w:szCs w:val="26"/&gt;&lt;w:shd w:val="clear" w:color="auto" w:fill="FFFFFF"/&gt;&lt;/w:rPr&gt;&lt;/w:style&gt;&lt;w:style w:type="paragraph" w:customStyle="1" w:styleId="141"&gt;&lt;w:name w:val="Основной текст (14)1"/&gt;&lt;w:basedOn w:val="a0"/&gt;&lt;w:link w:val="140"/&gt;&lt;w:uiPriority w:val="99"/&gt;&lt;w:rsid w:val="00EF25E9"/&gt;&lt;w:pPr&gt;&lt;w:shd w:val="clear" w:color="auto" w:fill="FFFFFF"/&gt;&lt;w:spacing w:after="0" w:line="299" w:lineRule="exact"/&gt;&lt;/w:pPr&gt;&lt;w:rPr&gt;&lt;w:rFonts w:cs="Times New Roman"/&gt;&lt;w:sz w:val="26"/&gt;&lt;w:szCs w:val="26"/&gt;&lt;/w:rPr&gt;&lt;/w:style&gt;&lt;w:style w:type="paragraph" w:styleId="aff2"&gt;&lt;w:name w:val="Body Text Indent"/&gt;&lt;w:basedOn w:val="a0"/&gt;&lt;w:link w:val="aff3"/&gt;&lt;w:uiPriority w:val="99"/&gt;&lt;w:semiHidden/&gt;&lt;w:unhideWhenUsed/&gt;&lt;w:rsid w:val="00EF25E9"/&gt;&lt;w:pPr&gt;&lt;w:spacing w:after="120" w:line="240" w:lineRule="auto"/&gt;&lt;w:ind w:left="283"/&gt;&lt;w:jc w:val="left"/&gt;&lt;/w:pPr&gt;&lt;w:rPr&gt;&lt;w:rFonts w:cs="Times New Roman"/&gt;&lt;w:szCs w:val="24"/&gt;&lt;w:lang w:eastAsia="ru-RU"/&gt;&lt;/w:rPr&gt;&lt;/w:style&gt;&lt;w:style w:type="character" w:customStyle="1" w:styleId="aff3"&gt;&lt;w:name w:val="Основной текст с отступом Знак"/&gt;&lt;w:basedOn w:val="a1"/&gt;&lt;w:link w:val="aff2"/&gt;&lt;w:uiPriority w:val="99"/&gt;&lt;w:semiHidden/&gt;&lt;w:rsid w:val="00EF25E9"/&gt;&lt;w:rPr&gt;&lt;w:rFonts w:ascii="Times New Roman" w:hAnsi="Times New Roman" w:cs="Times New Roman"/&gt;&lt;w:sz w:val="24"/&gt;&lt;w:szCs w:val="24"/&gt;&lt;w:lang w:eastAsia="ru-RU"/&gt;&lt;/w:rPr&gt;&lt;/w:style&gt;&lt;w:style w:type="paragraph" w:customStyle="1" w:styleId="102"&gt;&lt;w:name w:val="Стиль Стиль1 + разреженный на  02 пт"/&gt;&lt;w:basedOn w:val="a0"/&gt;&lt;w:rsid w:val="00EF25E9"/&gt;&lt;w:pPr&gt;&lt;w:suppressAutoHyphens/&gt;&lt;w:spacing w:after="0" w:line="360" w:lineRule="auto"/&gt;&lt;w:ind w:firstLine="709"/&gt;&lt;/w:pPr&gt;&lt;w:rPr&gt;&lt;w:rFonts w:eastAsia="Times New Roman" w:cs="Times New Roman"/&gt;&lt;w:spacing w:val="4"/&gt;&lt;w:sz w:val="28"/&gt;&lt;w:szCs w:val="24"/&gt;&lt;w:lang w:eastAsia="ru-RU"/&gt;&lt;/w:rPr&gt;&lt;/w:style&gt;&lt;w:style w:type="paragraph" w:styleId="aff4"&gt;&lt;w:name w:val="Subtitle"/&gt;&lt;w:basedOn w:val="a0"/&gt;&lt;w:next w:val="a0"/&gt;&lt;w:link w:val="aff5"/&gt;&lt;w:uiPriority w:val="11"/&gt;&lt;w:qFormat/&gt;&lt;w:rsid w:val="00D04395"/&gt;&lt;w:pPr&gt;&lt;w:numPr&gt;&lt;w:ilvl w:val="1"/&gt;&lt;/w:numPr&gt;&lt;/w:pPr&gt;&lt;w:rPr&gt;&lt;w:rFonts w:eastAsiaTheme="minorEastAsia"/&gt;&lt;w:b/&gt;&lt;w:color w:val="000000" w:themeColor="text1"/&gt;&lt;/w:rPr&gt;&lt;/w:style&gt;&lt;w:style w:type="character" w:customStyle="1" w:styleId="aff5"&gt;&lt;w:name w:val="Подзаголовок Знак"/&gt;&lt;w:basedOn w:val="a1"/&gt;&lt;w:link w:val="aff4"/&gt;&lt;w:uiPriority w:val="11"/&gt;&lt;w:rsid w:val="00D04395"/&gt;&lt;w:rPr&gt;&lt;w:rFonts w:ascii="Times New Roman" w:eastAsiaTheme="minorEastAsia" w:hAnsi="Times New Roman"/&gt;&lt;w:b/&gt;&lt;w:color w:val="000000" w:themeColor="text1"/&gt;&lt;w:sz w:val="24"/&gt;&lt;/w:rPr&gt;&lt;/w:style&gt;&lt;w:style w:type="paragraph" w:customStyle="1" w:styleId="15"&gt;&lt;w:name w:val="Список литературы1"/&gt;&lt;w:basedOn w:val="a0"/&gt;&lt;w:rsid w:val="005D6D84"/&gt;&lt;w:pPr&gt;&lt;w:tabs&gt;&lt;w:tab w:val="left" w:pos="260"/&gt;&lt;/w:tabs&gt;&lt;w:spacing w:after="0" w:line="240" w:lineRule="auto"/&gt;&lt;w:ind w:left="264" w:hanging="264"/&gt;&lt;w:jc w:val="left"/&gt;&lt;/w:pPr&gt;&lt;w:rPr&gt;&lt;w:rFonts w:cs="Times New Roman"/&gt;&lt;w:szCs w:val="24"/&gt;&lt;w:lang w:eastAsia="ru-RU"/&gt;&lt;/w:rPr&gt;&lt;/w:style&gt;&lt;w:style w:type="table" w:customStyle="1" w:styleId="23"&gt;&lt;w:name w:val="Сетка таблицы2"/&gt;&lt;w:basedOn w:val="a2"/&gt;&lt;w:next w:val="a5"/&gt;&lt;w:uiPriority w:val="39"/&gt;&lt;w:rsid w:val="00F93CD5"/&gt;&lt;w:pPr&gt;&lt;w:spacing w:after="0"/&gt;&lt;/w:pPr&gt;&lt;w:rPr&gt;&lt;w:sz w:val="24"/&gt;&lt;w:szCs w:val="24"/&gt;&lt;/w:rPr&gt;&lt;w:tblPr&gt;&lt;w:tblBorders&gt;&lt;w:top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w:styleId="-1"&gt;&lt;w:name w:val="Grid Table 1 Light"/&gt;&lt;w:basedOn w:val="a2"/&gt;&lt;w:uiPriority w:val="46"/&gt;&lt;w:rsid w:val="008D7311"/&gt;&lt;w:pPr&gt;&lt;w:spacing w:after="0"/&gt;&lt;/w:pPr&gt;&lt;w:tblPr&gt;&lt;w:tblStyleRowBandSize w:val="1"/&gt;&lt;w:tblStyleColBandSize w:val="1"/&gt;&lt;w:tblBorders&gt;&lt;w:top w:val="single" w:sz="4" w:space="0" w:color="999999" w:themeColor="text1" w:themeTint="66"/&gt;&lt;w:left w:val="single" w:sz="4" w:space="0" w:color="999999" w:themeColor="text1" w:themeTint="66"/&gt;&lt;w:bottom w:val="single" w:sz="4" w:space="0" w:color="999999" w:themeColor="text1" w:themeTint="66"/&gt;&lt;w:right w:val="single" w:sz="4" w:space="0" w:color="999999" w:themeColor="text1" w:themeTint="66"/&gt;&lt;w:insideH w:val="single" w:sz="4" w:space="0" w:color="999999" w:themeColor="text1" w:themeTint="66"/&gt;&lt;w:insideV w:val="single" w:sz="4" w:space="0" w:color="999999" w:themeColor="text1" w:themeTint="66"/&gt;&lt;/w:tblBorders&gt;&lt;/w:tblPr&gt;&lt;w:tblStylePr w:type="firstRow"&gt;&lt;w:rPr&gt;&lt;w:b/&gt;&lt;w:bCs/&gt;&lt;/w:rPr&gt;&lt;w:tblPr/&gt;&lt;w:tcPr&gt;&lt;w:tcBorders&gt;&lt;w:bottom w:val="single" w:sz="12" w:space="0" w:color="666666" w:themeColor="text1" w:themeTint="99"/&gt;&lt;/w:tcBorders&gt;&lt;/w:tcPr&gt;&lt;/w:tblStylePr&gt;&lt;w:tblStylePr w:type="lastRow"&gt;&lt;w:rPr&gt;&lt;w:b/&gt;&lt;w:bCs/&gt;&lt;/w:rPr&gt;&lt;w:tblPr/&gt;&lt;w:tcPr&gt;&lt;w:tcBorders&gt;&lt;w:top w:val="double" w:sz="2" w:space="0" w:color="666666" w:themeColor="text1" w:themeTint="99"/&gt;&lt;/w:tcBorders&gt;&lt;/w:tcPr&gt;&lt;/w:tblStylePr&gt;&lt;w:tblStylePr w:type="firstCol"&gt;&lt;w:rPr&gt;&lt;w:b/&gt;&lt;w:bCs/&gt;&lt;/w:rPr&gt;&lt;/w:tblStylePr&gt;&lt;w:tblStylePr w:type="lastCol"&gt;&lt;w:rPr&gt;&lt;w:b/&gt;&lt;w:bCs/&gt;&lt;/w:rPr&gt;&lt;/w:tblStylePr&gt;&lt;/w:style&gt;&lt;w:style w:type="paragraph" w:styleId="aff6"&gt;&lt;w:name w:val="Normal (Web)"/&gt;&lt;w:basedOn w:val="a0"/&gt;&lt;w:uiPriority w:val="99"/&gt;&lt;w:unhideWhenUsed/&gt;&lt;w:rsid w:val="00925C9E"/&gt;&lt;w:pPr&gt;&lt;w:spacing w:before="100" w:beforeAutospacing="1" w:after="100" w:afterAutospacing="1" w:line="240" w:lineRule="auto"/&gt;&lt;w:jc w:val="left"/&gt;&lt;/w:pPr&gt;&lt;w:rPr&gt;&lt;w:rFonts w:eastAsiaTheme="minorEastAsia" w:cs="Times New Roman"/&gt;&lt;w:szCs w:val="24"/&gt;&lt;w:lang w:eastAsia="ru-RU"/&gt;&lt;/w:rPr&gt;&lt;/w:style&gt;&lt;w:style w:type="character" w:styleId="aff7"&gt;&lt;w:name w:val="Book Title"/&gt;&lt;w:basedOn w:val="a1"/&gt;&lt;w:uiPriority w:val="33"/&gt;&lt;w:qFormat/&gt;&lt;w:rsid w:val="00836E81"/&gt;&lt;w:rPr&gt;&lt;w:b/&gt;&lt;w:bCs/&gt;&lt;w:i/&gt;&lt;w:iCs/&gt;&lt;w:spacing w:val="5"/&gt;&lt;/w:rPr&gt;&lt;/w:style&gt;&lt;w:style w:type="paragraph" w:customStyle="1" w:styleId="Style4"&gt;&lt;w:name w:val="Style4"/&gt;&lt;w:basedOn w:val="a0"/&gt;&lt;w:uiPriority w:val="99"/&gt;&lt;w:rsid w:val="00850E32"/&gt;&lt;w:pPr&gt;&lt;w:widowControl w:val="0"/&gt;&lt;w:autoSpaceDE w:val="0"/&gt;&lt;w:autoSpaceDN w:val="0"/&gt;&lt;w:adjustRightInd w:val="0"/&gt;&lt;w:spacing w:after="0" w:line="264" w:lineRule="exact"/&gt;&lt;/w:pPr&gt;&lt;w:rPr&gt;&lt;w:rFonts w:eastAsia="Times New Roman" w:cs="Times New Roman"/&gt;&lt;w:szCs w:val="24"/&gt;&lt;w:lang w:eastAsia="ru-RU"/&gt;&lt;/w:rPr&gt;&lt;/w:style&gt;&lt;w:style w:type="paragraph" w:customStyle="1" w:styleId="Style7"&gt;&lt;w:name w:val="Style7"/&gt;&lt;w:basedOn w:val="a0"/&gt;&lt;w:rsid w:val="00850E32"/&gt;&lt;w:pPr&gt;&lt;w:widowControl w:val="0"/&gt;&lt;w:autoSpaceDE w:val="0"/&gt;&lt;w:autoSpaceDN w:val="0"/&gt;&lt;w:adjustRightInd w:val="0"/&gt;&lt;w:spacing w:after="0" w:line="240" w:lineRule="auto"/&gt;&lt;w:jc w:val="center"/&gt;&lt;/w:pPr&gt;&lt;w:rPr&gt;&lt;w:rFonts w:eastAsia="Times New Roman" w:cs="Times New Roman"/&gt;&lt;w:szCs w:val="24"/&gt;&lt;w:lang w:eastAsia="ru-RU"/&gt;&lt;/w:rPr&gt;&lt;/w:style&gt;&lt;w:style w:type="character" w:customStyle="1" w:styleId="FontStyle74"&gt;&lt;w:name w:val="Font Style74"/&gt;&lt;w:rsid w:val="00850E32"/&gt;&lt;w:rPr&gt;&lt;w:rFonts w:ascii="Times New Roman" w:hAnsi="Times New Roman" w:cs="Times New Roman"/&gt;&lt;w:sz w:val="20"/&gt;&lt;w:szCs w:val="20"/&gt;&lt;/w:rPr&gt;&lt;/w:style&gt;&lt;w:style w:type="paragraph" w:customStyle="1" w:styleId="Style12"&gt;&lt;w:name w:val="Style12"/&gt;&lt;w:basedOn w:val="a0"/&gt;&lt;w:rsid w:val="00850E32"/&gt;&lt;w:pPr&gt;&lt;w:widowControl w:val="0"/&gt;&lt;w:autoSpaceDE w:val="0"/&gt;&lt;w:autoSpaceDN w:val="0"/&gt;&lt;w:adjustRightInd w:val="0"/&gt;&lt;w:spacing w:after="0" w:line="264" w:lineRule="exact"/&gt;&lt;/w:pPr&gt;&lt;w:rPr&gt;&lt;w:rFonts w:eastAsia="Times New Roman" w:cs="Times New Roman"/&gt;&lt;w:szCs w:val="24"/&gt;&lt;w:lang w:eastAsia="ru-RU"/&gt;&lt;/w:rPr&gt;&lt;/w:style&gt;&lt;w:style w:type="character" w:customStyle="1" w:styleId="FontStyle79"&gt;&lt;w:name w:val="Font Style79"/&gt;&lt;w:rsid w:val="00850E32"/&gt;&lt;w:rPr&gt;&lt;w:rFonts w:ascii="Times New Roman" w:hAnsi="Times New Roman" w:cs="Times New Roman"/&gt;&lt;w:sz w:val="18"/&gt;&lt;w:szCs w:val="18"/&gt;&lt;/w:rPr&gt;&lt;/w:style&gt;&lt;w:style w:type="paragraph" w:styleId="aff8"&gt;&lt;w:name w:val="endnote text"/&gt;&lt;w:basedOn w:val="a0"/&gt;&lt;w:link w:val="aff9"/&gt;&lt;w:uiPriority w:val="99"/&gt;&lt;w:semiHidden/&gt;&lt;w:unhideWhenUsed/&gt;&lt;w:rsid w:val="00C85A21"/&gt;&lt;w:pPr&gt;&lt;w:spacing w:after="0" w:line="240" w:lineRule="auto"/&gt;&lt;/w:pPr&gt;&lt;w:rPr&gt;&lt;w:sz w:val="20"/&gt;&lt;w:szCs w:val="20"/&gt;&lt;/w:rPr&gt;&lt;/w:style&gt;&lt;w:style w:type="character" w:customStyle="1" w:styleId="aff9"&gt;&lt;w:name w:val="Текст концевой сноски Знак"/&gt;&lt;w:basedOn w:val="a1"/&gt;&lt;w:link w:val="aff8"/&gt;&lt;w:uiPriority w:val="99"/&gt;&lt;w:semiHidden/&gt;&lt;w:rsid w:val="00C85A21"/&gt;&lt;w:rPr&gt;&lt;w:rFonts w:ascii="Times New Roman" w:hAnsi="Times New Roman"/&gt;&lt;w:sz w:val="20"/&gt;&lt;w:szCs w:val="20"/&gt;&lt;/w:rPr&gt;&lt;/w:style&gt;&lt;w:style w:type="character" w:styleId="affa"&gt;&lt;w:name w:val="endnote reference"/&gt;&lt;w:basedOn w:val="a1"/&gt;&lt;w:uiPriority w:val="99"/&gt;&lt;w:semiHidden/&gt;&lt;w:unhideWhenUsed/&gt;&lt;w:rsid w:val="00C85A21"/&gt;&lt;w:rPr&gt;&lt;w:vertAlign w:val="superscript"/&gt;&lt;/w:rPr&gt;&lt;/w:style&gt;&lt;w:style w:type="table" w:customStyle="1" w:styleId="32"&gt;&lt;w:name w:val="Сетка таблицы3"/&gt;&lt;w:basedOn w:val="a2"/&gt;&lt;w:next w:val="a5"/&gt;&lt;w:uiPriority w:val="59"/&gt;&lt;w:rsid w:val="005F6D7C"/&gt;&lt;w:pPr&gt;&lt;w:spacing w:after="0"/&gt;&lt;/w:pPr&gt;&lt;w:tblPr&gt;&lt;w:tblBorders&gt;&lt;w:top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w:type="character" w:styleId="affb"&gt;&lt;w:name w:val="FollowedHyperlink"/&gt;&lt;w:basedOn w:val="a1"/&gt;&lt;w:uiPriority w:val="99"/&gt;&lt;w:semiHidden/&gt;&lt;w:unhideWhenUsed/&gt;&lt;w:rsid w:val="00FD6D81"/&gt;&lt;w:rPr&gt;&lt;w:color w:val="954F72" w:themeColor="followedHyperlink"/&gt;&lt;w:u w:val="single"/&gt;&lt;/w:rPr&gt;&lt;/w:style&gt;&lt;w:style w:type="character" w:customStyle="1" w:styleId="16"&gt;&lt;w:name w:val="Неразрешенное упоминание1"/&gt;&lt;w:basedOn w:val="a1"/&gt;&lt;w:uiPriority w:val="99"/&gt;&lt;w:semiHidden/&gt;&lt;w:unhideWhenUsed/&gt;&lt;w:rsid w:val="006D3E1A"/&gt;&lt;w:rPr&gt;&lt;w:color w:val="808080"/&gt;&lt;w:shd w:val="clear" w:color="auto" w:fill="E6E6E6"/&gt;&lt;/w:rPr&gt;&lt;/w:style&gt;&lt;w:style w:type="character" w:customStyle="1" w:styleId="st"&gt;&lt;w:name w:val="st"/&gt;&lt;w:basedOn w:val="a1"/&gt;&lt;w:rsid w:val="00791C61"/&gt;&lt;/w:style&gt;&lt;w:style w:type="character" w:customStyle="1" w:styleId="24"&gt;&lt;w:name w:val="Неразрешенное упоминание2"/&gt;&lt;w:basedOn w:val="a1"/&gt;&lt;w:uiPriority w:val="99"/&gt;&lt;w:semiHidden/&gt;&lt;w:unhideWhenUsed/&gt;&lt;w:rsid w:val="00F024B3"/&gt;&lt;w:rPr&gt;&lt;w:color w:val="605E5C"/&gt;&lt;w:shd w:val="clear" w:color="auto" w:fill="E1DFDD"/&gt;&lt;/w:rPr&gt;&lt;/w:style&gt;&lt;w:style w:type="paragraph" w:customStyle="1" w:styleId="ProtID"&gt;&lt;w:name w:val="ProtID"/&gt;&lt;w:basedOn w:val="SDText"/&gt;&lt;w:link w:val="ProtID0"/&gt;&lt;w:qFormat/&gt;&lt;w:rsid w:val="00317FD1"/&gt;&lt;w:rPr&gt;&lt;w:rFonts w:eastAsiaTheme="majorEastAsia" w:cs="Times New Roman"/&gt;&lt;w:color w:val="000000" w:themeColor="text1"/&gt;&lt;w:szCs w:val="32"/&gt;&lt;w:lang w:val="en-US"/&gt;&lt;/w:rPr&gt;&lt;/w:style&gt;&lt;w:style w:type="paragraph" w:customStyle="1" w:styleId="ProtVers"&gt;&lt;w:name w:val="ProtVers"/&gt;&lt;w:basedOn w:val="SDText"/&gt;&lt;w:link w:val="ProtVers0"/&gt;&lt;w:qFormat/&gt;&lt;w:rsid w:val="00317FD1"/&gt;&lt;w:rPr&gt;&lt;w:rFonts w:eastAsiaTheme="majorEastAsia" w:cs="Times New Roman"/&gt;&lt;w:color w:val="000000" w:themeColor="text1"/&gt;&lt;w:szCs w:val="32"/&gt;&lt;w:lang w:val="en-US" w:eastAsia="ru-RU"/&gt;&lt;/w:rPr&gt;&lt;/w:style&gt;&lt;w:style w:type="character" w:customStyle="1" w:styleId="ProtID0"&gt;&lt;w:name w:val="ProtID Знак"/&gt;&lt;w:basedOn w:val="SDText0"/&gt;&lt;w:link w:val="ProtID"/&gt;&lt;w:rsid w:val="00317FD1"/&gt;&lt;w:rPr&gt;&lt;w:rFonts w:ascii="Times New Roman" w:eastAsiaTheme="majorEastAsia" w:hAnsi="Times New Roman" w:cs="Times New Roman"/&gt;&lt;w:b w:val="0"/&gt;&lt;w:color w:val="000000" w:themeColor="text1"/&gt;&lt;w:sz w:val="24"/&gt;&lt;w:szCs w:val="32"/&gt;&lt;w:lang w:val="en-US"/&gt;&lt;/w:rPr&gt;&lt;/w:style&gt;&lt;w:style w:type="paragraph" w:customStyle="1" w:styleId="ProtVersDate"&gt;&lt;w:name w:val="ProtVersDate"/&gt;&lt;w:basedOn w:val="SDText"/&gt;&lt;w:link w:val="ProtVersDate0"/&gt;&lt;w:qFormat/&gt;&lt;w:rsid w:val="00317FD1"/&gt;&lt;w:rPr&gt;&lt;w:rFonts w:eastAsiaTheme="majorEastAsia" w:cs="Times New Roman"/&gt;&lt;w:color w:val="000000" w:themeColor="text1"/&gt;&lt;w:szCs w:val="32"/&gt;&lt;w:lang w:eastAsia="ru-RU"/&gt;&lt;/w:rPr&gt;&lt;/w:style&gt;&lt;w:style w:type="character" w:customStyle="1" w:styleId="ProtVers0"&gt;&lt;w:name w:val="ProtVers Знак"/&gt;&lt;w:basedOn w:val="SDText0"/&gt;&lt;w:link w:val="ProtVers"/&gt;&lt;w:rsid w:val="00317FD1"/&gt;&lt;w:rPr&gt;&lt;w:rFonts w:ascii="Times New Roman" w:eastAsiaTheme="majorEastAsia" w:hAnsi="Times New Roman" w:cs="Times New Roman"/&gt;&lt;w:b w:val="0"/&gt;&lt;w:color w:val="000000" w:themeColor="text1"/&gt;&lt;w:sz w:val="24"/&gt;&lt;w:szCs w:val="32"/&gt;&lt;w:lang w:val="en-US" w:eastAsia="ru-RU"/&gt;&lt;/w:rPr&gt;&lt;/w:style&gt;&lt;w:style w:type="paragraph" w:customStyle="1" w:styleId="IpName"&gt;&lt;w:name w:val="IpName"/&gt;&lt;w:basedOn w:val="SDText"/&gt;&lt;w:link w:val="IpName0"/&gt;&lt;w:qFormat/&gt;&lt;w:rsid w:val="00317FD1"/&gt;&lt;w:rPr&gt;&lt;w:rFonts w:eastAsiaTheme="majorEastAsia" w:cs="Times New Roman"/&gt;&lt;w:color w:val="000000" w:themeColor="text1"/&gt;&lt;w:szCs w:val="32"/&gt;&lt;w:lang w:eastAsia="ru-RU"/&gt;&lt;/w:rPr&gt;&lt;/w:style&gt;&lt;w:style w:type="character" w:customStyle="1" w:styleId="ProtVersDate0"&gt;&lt;w:name w:val="ProtVersDate Знак"/&gt;&lt;w:basedOn w:val="SDText0"/&gt;&lt;w:link w:val="ProtVersDate"/&gt;&lt;w:rsid w:val="00317FD1"/&gt;&lt;w:rPr&gt;&lt;w:rFonts w:ascii="Times New Roman" w:eastAsiaTheme="majorEastAsia" w:hAnsi="Times New Roman" w:cs="Times New Roman"/&gt;&lt;w:b w:val="0"/&gt;&lt;w:color w:val="000000" w:themeColor="text1"/&gt;&lt;w:sz w:val="24"/&gt;&lt;w:szCs w:val="32"/&gt;&lt;w:lang w:eastAsia="ru-RU"/&gt;&lt;/w:rPr&gt;&lt;/w:style&gt;&lt;w:style w:type="paragraph" w:customStyle="1" w:styleId="ProtName"&gt;&lt;w:name w:val="ProtName"/&gt;&lt;w:basedOn w:val="SDText"/&gt;&lt;w:link w:val="ProtName0"/&gt;&lt;w:qFormat/&gt;&lt;w:rsid w:val="00317FD1"/&gt;&lt;w:pPr&gt;&lt;w:spacing w:after="0"/&gt;&lt;/w:pPr&gt;&lt;w:rPr&gt;&lt;w:rFonts w:eastAsiaTheme="majorEastAsia" w:cs="Times New Roman"/&gt;&lt;w:color w:val="000000" w:themeColor="text1"/&gt;&lt;w:szCs w:val="32"/&gt;&lt;w:lang w:eastAsia="ru-RU"/&gt;&lt;/w:rPr&gt;&lt;/w:style&gt;&lt;w:style w:type="character" w:customStyle="1" w:styleId="IpName0"&gt;&lt;w:name w:val="IpName Знак"/&gt;&lt;w:basedOn w:val="SDText0"/&gt;&lt;w:link w:val="IpName"/&gt;&lt;w:rsid w:val="00317FD1"/&gt;&lt;w:rPr&gt;&lt;w:rFonts w:ascii="Times New Roman" w:eastAsiaTheme="majorEastAsia" w:hAnsi="Times New Roman" w:cs="Times New Roman"/&gt;&lt;w:b w:val="0"/&gt;&lt;w:color w:val="000000" w:themeColor="text1"/&gt;&lt;w:sz w:val="24"/&gt;&lt;w:szCs w:val="32"/&gt;&lt;w:lang w:eastAsia="ru-RU"/&gt;&lt;/w:rPr&gt;&lt;/w:style&gt;&lt;w:style w:type="paragraph" w:customStyle="1" w:styleId="Sponsor"&gt;&lt;w:name w:val="Sponsor"/&gt;&lt;w:basedOn w:val="SDText"/&gt;&lt;w:link w:val="Sponsor0"/&gt;&lt;w:qFormat/&gt;&lt;w:rsid w:val="00317FD1"/&gt;&lt;w:pPr&gt;&lt;w:spacing w:after="0"/&gt;&lt;/w:pPr&gt;&lt;w:rPr&gt;&lt;w:rFonts w:eastAsiaTheme="majorEastAsia" w:cs="Times New Roman"/&gt;&lt;w:color w:val="000000" w:themeColor="text1"/&gt;&lt;w:szCs w:val="32"/&gt;&lt;w:lang w:eastAsia="ru-RU"/&gt;&lt;/w:rPr&gt;&lt;/w:style&gt;&lt;w:style w:type="character" w:customStyle="1" w:styleId="ProtName0"&gt;&lt;w:name w:val="ProtName Знак"/&gt;&lt;w:basedOn w:val="SDText0"/&gt;&lt;w:link w:val="ProtName"/&gt;&lt;w:rsid w:val="00317FD1"/&gt;&lt;w:rPr&gt;&lt;w:rFonts w:ascii="Times New Roman" w:eastAsiaTheme="majorEastAsia" w:hAnsi="Times New Roman" w:cs="Times New Roman"/&gt;&lt;w:b w:val="0"/&gt;&lt;w:color w:val="000000" w:themeColor="text1"/&gt;&lt;w:sz w:val="24"/&gt;&lt;w:szCs w:val="32"/&gt;&lt;w:lang w:eastAsia="ru-RU"/&gt;&lt;/w:rPr&gt;&lt;/w:style&gt;&lt;w:style w:type="character" w:customStyle="1" w:styleId="Sponsor0"&gt;&lt;w:name w:val="Sponsor Знак"/&gt;&lt;w:basedOn w:val="SDText0"/&gt;&lt;w:link w:val="Sponsor"/&gt;&lt;w:rsid w:val="00317FD1"/&gt;&lt;w:rPr&gt;&lt;w:rFonts w:ascii="Times New Roman" w:eastAsiaTheme="majorEastAsia" w:hAnsi="Times New Roman" w:cs="Times New Roman"/&gt;&lt;w:b w:val="0"/&gt;&lt;w:color w:val="000000" w:themeColor="text1"/&gt;&lt;w:sz w:val="24"/&gt;&lt;w:szCs w:val="32"/&gt;&lt;w:lang w:eastAsia="ru-RU"/&gt;&lt;/w:rPr&gt;&lt;/w:style&gt;&lt;w:style w:type="character" w:styleId="affc"&gt;&lt;w:name w:val="Unresolved Mention"/&gt;&lt;w:basedOn w:val="a1"/&gt;&lt;w:uiPriority w:val="99"/&gt;&lt;w:semiHidden/&gt;&lt;w:unhideWhenUsed/&gt;&lt;w:rsid w:val="00E642D7"/&gt;&lt;w:rPr&gt;&lt;w:color w:val="605E5C"/&gt;&lt;w:shd w:val="clear" w:color="auto" w:fill="E1DFDD"/&gt;&lt;/w:rPr&gt;&lt;/w:style&gt;&lt;w:style w:type="paragraph" w:customStyle="1" w:styleId="CA5C9C7F2D734728B2941F227657B8DA"&gt;&lt;w:name w:val="CA5C9C7F2D734728B2941F227657B8DA"/&gt;&lt;w:rsid w:val="00283B11"/&gt;&lt;w:pPr&gt;&lt;w:spacing w:line="259" w:lineRule="auto"/&gt;&lt;/w:pPr&gt;&lt;w:rPr&gt;&lt;w:rFonts w:eastAsiaTheme="minorEastAsia"/&gt;&lt;w:lang w:eastAsia="ru-RU"/&gt;&lt;/w:rPr&gt;&lt;/w:style&gt;&lt;/w:styles&gt;&lt;/pkg:xmlData&gt;&lt;/pkg:part&gt;&lt;/pkg:package&gt;
</EfficaciesSuffix>
    <EfficaciesPrimPrefix>Основные параметры эффективности:</EfficaciesPrimPrefix>
    <EfficaciesPrimSuffix>&lt;?xml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w14:paraId="6F291FFD" w14:textId="314E4AC5" w:rsidR="00BC777D" w:rsidRPr="009477D6" w:rsidRDefault="00BC777D" w:rsidP="008A23C7"&gt;&lt;w:pPr&gt;&lt;w:pStyle w:val="SDText"/&gt;&lt;w:spacing w:after="0" w:line="360" w:lineRule="auto"/&gt;&lt;w:rPr&gt;&lt;w:highlight w:val="cyan"/&gt;&lt;w:lang w:eastAsia="ru-RU"/&gt;&lt;/w:rPr&gt;&lt;/w:pPr&gt;&lt;w:r w:rsidRPr="001153C0"&gt;&lt;w:rPr&gt;&lt;w:highlight w:val="cyan"/&gt;&lt;w:lang w:eastAsia="ru-RU"/&gt;&lt;/w:rPr&gt;&lt;w:fldChar w:fldCharType="begin"/&gt;&lt;/w:r&gt;&lt;w:r w:rsidRPr="00E642D7"&gt;&lt;w:rPr&gt;&lt;w:highlight w:val="cyan"/&gt;&lt;w:lang w:eastAsia="ru-RU"/&gt;&lt;/w:rPr&gt;&lt;w:instrText xml:space="preserve"&gt; &lt;/w:instrText&gt;&lt;/w:r&gt;&lt;w:r w:rsidRPr="00857433"&gt;&lt;w:rPr&gt;&lt;w:highlight w:val="cyan"/&gt;&lt;w:lang w:val="en-US" w:eastAsia="ru-RU"/&gt;&lt;/w:rPr&gt;&lt;w:instrText&gt;SEQ&lt;/w:instrText&gt;&lt;/w:r&gt;&lt;w:r w:rsidRPr="00E642D7"&gt;&lt;w:rPr&gt;&lt;w:highlight w:val="cyan"/&gt;&lt;w:lang w:eastAsia="ru-RU"/&gt;&lt;/w:rPr&gt;&lt;w:instrText xml:space="preserve"&gt; &lt;/w:instrText&gt;&lt;/w:r&gt;&lt;w:r&gt;&lt;w:rPr&gt;&lt;w:highlight w:val="cyan"/&gt;&lt;w:lang w:val="en-US" w:eastAsia="ru-RU"/&gt;&lt;/w:rPr&gt;&lt;w:instrText&gt;PrimEfficiacy&lt;/w:instrText&gt;&lt;/w:r&gt;&lt;w:r w:rsidRPr="00E642D7"&gt;&lt;w:rPr&gt;&lt;w:highlight w:val="cyan"/&gt;&lt;w:lang w:eastAsia="ru-RU"/&gt;&lt;/w:rPr&gt;&lt;w:instrText xml:space="preserve"&gt; \&lt;/w:instrText&gt;&lt;/w:r&gt;&lt;w:r w:rsidRPr="00857433"&gt;&lt;w:rPr&gt;&lt;w:highlight w:val="cyan"/&gt;&lt;w:lang w:val="en-US" w:eastAsia="ru-RU"/&gt;&lt;/w:rPr&gt;&lt;w:instrText&gt;r&lt;/w:instrText&gt;&lt;/w:r&gt;&lt;w:r w:rsidRPr="00E642D7"&gt;&lt;w:rPr&gt;&lt;w:highlight w:val="cyan"/&gt;&lt;w:lang w:eastAsia="ru-RU"/&gt;&lt;/w:rPr&gt;&lt;w:instrText xml:space="preserve"&gt; 1 \* &lt;/w:instrText&gt;&lt;/w:r&gt;&lt;w:r w:rsidRPr="00857433"&gt;&lt;w:rPr&gt;&lt;w:highlight w:val="cyan"/&gt;&lt;w:lang w:val="en-US" w:eastAsia="ru-RU"/&gt;&lt;/w:rPr&gt;&lt;w:instrText&gt;MERGEFORMAT&lt;/w:instrText&gt;&lt;/w:r&gt;&lt;w:r w:rsidRPr="00E642D7"&gt;&lt;w:rPr&gt;&lt;w:highlight w:val="cyan"/&gt;&lt;w:lang w:eastAsia="ru-RU"/&gt;&lt;/w:rPr&gt;&lt;w:instrText xml:space="preserve"&gt; &lt;/w:instrText&gt;&lt;/w:r&gt;&lt;w:r w:rsidRPr="001153C0"&gt;&lt;w:rPr&gt;&lt;w:highlight w:val="cyan"/&gt;&lt;w:lang w:eastAsia="ru-RU"/&gt;&lt;/w:rPr&gt;&lt;w:fldChar w:fldCharType="separate"/&gt;&lt;/w:r&gt;&lt;w:r w:rsidRPr="00BC777D"&gt;&lt;w:rPr&gt;&lt;w:noProof/&gt;&lt;w:highlight w:val="cyan"/&gt;&lt;w:lang w:eastAsia="ru-RU"/&gt;&lt;/w:rPr&gt;&lt;w:t&gt;1&lt;/w:t&gt;&lt;/w:r&gt;&lt;w:r w:rsidRPr="001153C0"&gt;&lt;w:rPr&gt;&lt;w:highlight w:val="cyan"/&gt;&lt;w:lang w:eastAsia="ru-RU"/&gt;&lt;/w:rPr&gt;&lt;w:fldChar w:fldCharType="end"/&gt;&lt;/w:r&gt;&lt;w:r w:rsidRPr="00E642D7"&gt;&lt;w:rPr&gt;&lt;w:highlight w:val="cyan"/&gt;&lt;w:lang w:eastAsia="ru-RU"/&gt;&lt;/w:rPr&gt;&lt;w:t&gt;.&lt;/w:t&gt;&lt;/w:r&gt;&lt;w:r&gt;&lt;w:rPr&gt;&lt;w:highlight w:val="cyan"/&gt;&lt;w:lang w:eastAsia="ru-RU"/&gt;&lt;/w:rPr&gt;&lt;w:tab/&gt;&lt;w:t&gt;Основной п&lt;/w:t&gt;&lt;/w:r&gt;&lt;w:r w:rsidRPr="009477D6"&gt;&lt;w:rPr&gt;&lt;w:highlight w:val="cyan"/&gt;&lt;w:lang w:eastAsia="ru-RU"/&gt;&lt;/w:rPr&gt;&lt;w:t&gt;араметр эффективности 1;&lt;/w:t&gt;&lt;/w:r&gt;&lt;/w:p&gt;&lt;w:p w14:paraId="057F7C20" w14:textId="77777777" w:rsidR="00BC777D" w:rsidRPr="009477D6" w:rsidRDefault="00BC777D" w:rsidP="008A23C7"&gt;&lt;w:pPr&gt;&lt;w:pStyle w:val="SDText"/&gt;&lt;w:spacing w:after="0" w:line="360" w:lineRule="auto"/&gt;&lt;w:rPr&gt;&lt;w:highlight w:val="cyan"/&gt;&lt;w:lang w:eastAsia="ru-RU"/&gt;&lt;/w:rPr&gt;&lt;/w:pPr&gt;&lt;w:r w:rsidRPr="001153C0"&gt;&lt;w:rPr&gt;&lt;w:highlight w:val="cyan"/&gt;&lt;w:lang w:eastAsia="ru-RU"/&gt;&lt;/w:rPr&gt;&lt;w:fldChar w:fldCharType="begin"/&gt;&lt;/w:r&gt;&lt;w:r w:rsidRPr="00E642D7"&gt;&lt;w:rPr&gt;&lt;w:highlight w:val="cyan"/&gt;&lt;w:lang w:eastAsia="ru-RU"/&gt;&lt;/w:rPr&gt;&lt;w:instrText xml:space="preserve"&gt; &lt;/w:instrText&gt;&lt;/w:r&gt;&lt;w:r w:rsidRPr="00857433"&gt;&lt;w:rPr&gt;&lt;w:highlight w:val="cyan"/&gt;&lt;w:lang w:val="en-US" w:eastAsia="ru-RU"/&gt;&lt;/w:rPr&gt;&lt;w:instrText&gt;SEQ&lt;/w:instrText&gt;&lt;/w:r&gt;&lt;w:r w:rsidRPr="00E642D7"&gt;&lt;w:rPr&gt;&lt;w:highlight w:val="cyan"/&gt;&lt;w:lang w:eastAsia="ru-RU"/&gt;&lt;/w:rPr&gt;&lt;w:instrText xml:space="preserve"&gt; &lt;/w:instrText&gt;&lt;/w:r&gt;&lt;w:r&gt;&lt;w:rPr&gt;&lt;w:highlight w:val="cyan"/&gt;&lt;w:lang w:val="en-US" w:eastAsia="ru-RU"/&gt;&lt;/w:rPr&gt;&lt;w:instrText&gt;PrimEfficiacy&lt;/w:instrText&gt;&lt;/w:r&gt;&lt;w:r w:rsidRPr="00E642D7"&gt;&lt;w:rPr&gt;&lt;w:highlight w:val="cyan"/&gt;&lt;w:lang w:eastAsia="ru-RU"/&gt;&lt;/w:rPr&gt;&lt;w:instrText xml:space="preserve"&gt; \* &lt;/w:instrText&gt;&lt;/w:r&gt;&lt;w:r w:rsidRPr="00857433"&gt;&lt;w:rPr&gt;&lt;w:highlight w:val="cyan"/&gt;&lt;w:lang w:val="en-US" w:eastAsia="ru-RU"/&gt;&lt;/w:rPr&gt;&lt;w:instrText&gt;MERGEFORMAT&lt;/w:instrText&gt;&lt;/w:r&gt;&lt;w:r w:rsidRPr="00E642D7"&gt;&lt;w:rPr&gt;&lt;w:highlight w:val="cyan"/&gt;&lt;w:lang w:eastAsia="ru-RU"/&gt;&lt;/w:rPr&gt;&lt;w:instrText xml:space="preserve"&gt; &lt;/w:instrText&gt;&lt;/w:r&gt;&lt;w:r w:rsidRPr="001153C0"&gt;&lt;w:rPr&gt;&lt;w:highlight w:val="cyan"/&gt;&lt;w:lang w:eastAsia="ru-RU"/&gt;&lt;/w:rPr&gt;&lt;w:fldChar w:fldCharType="separate"/&gt;&lt;/w:r&gt;&lt;w:r w:rsidRPr="00BC777D"&gt;&lt;w:rPr&gt;&lt;w:noProof/&gt;&lt;w:highlight w:val="cyan"/&gt;&lt;w:lang w:eastAsia="ru-RU"/&gt;&lt;/w:rPr&gt;&lt;w:t&gt;2&lt;/w:t&gt;&lt;/w:r&gt;&lt;w:r w:rsidRPr="001153C0"&gt;&lt;w:rPr&gt;&lt;w:highlight w:val="cyan"/&gt;&lt;w:lang w:eastAsia="ru-RU"/&gt;&lt;/w:rPr&gt;&lt;w:fldChar w:fldCharType="end"/&gt;&lt;/w:r&gt;&lt;w:r w:rsidRPr="00E642D7"&gt;&lt;w:rPr&gt;&lt;w:highlight w:val="cyan"/&gt;&lt;w:lang w:eastAsia="ru-RU"/&gt;&lt;/w:rPr&gt;&lt;w:t&gt;.&lt;/w:t&gt;&lt;/w:r&gt;&lt;w:r&gt;&lt;w:rPr&gt;&lt;w:highlight w:val="cyan"/&gt;&lt;w:lang w:eastAsia="ru-RU"/&gt;&lt;/w:rPr&gt;&lt;w:tab/&gt;&lt;w:t&gt;Основной п&lt;/w:t&gt;&lt;/w:r&gt;&lt;w:r w:rsidRPr="009477D6"&gt;&lt;w:rPr&gt;&lt;w:highlight w:val="cyan"/&gt;&lt;w:lang w:eastAsia="ru-RU"/&gt;&lt;/w:rPr&gt;&lt;w:t&gt;араметр эффективности 2.&lt;/w:t&gt;&lt;/w:r&gt;&lt;/w:p&gt;&lt;w:p w:rsidR="00000000" w:rsidRDefault="00000000"/&gt;&lt;w:sectPr w:rsidR="00000000"&gt;&lt;w:pgSz w:w="12240" w:h="15840"/&gt;&lt;w:pgMar w:top="1134" w:right="850" w:bottom="1134" w:left="1701"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w:eastAsiaTheme="minorHAnsi" w:hAnsiTheme="minorHAnsi" w:cstheme="minorBidi"/&gt;&lt;w:sz w:val="22"/&gt;&lt;w:szCs w:val="22"/&gt;&lt;w:lang w:val="ru-RU" w:eastAsia="en-US" w:bidi="ar-SA"/&gt;&lt;/w:rPr&gt;&lt;/w:rPrDefault&gt;&lt;w:pPrDefault&gt;&lt;w:pPr&gt;&lt;w:spacing w:after="160"/&gt;&lt;/w:pPr&gt;&lt;/w:pPrDefault&gt;&lt;/w:docDefaults&gt;&lt;w:style w:type="paragraph" w:default="1" w:styleId="a"&gt;&lt;w:name w:val="Normal"/&gt;&lt;w:qFormat/&gt;&lt;w:pPr&gt;&lt;w:spacing w:line="276" w:lineRule="auto"/&gt;&lt;w:jc w:val="both"/&gt;&lt;/w:pPr&gt;&lt;w:rPr&gt;&lt;w:rFonts w:ascii="Times New Roman" w:hAnsi="Times New Roman"/&gt;&lt;w:sz w:val="24"/&gt;&lt;/w:rPr&gt;&lt;/w:style&gt;&lt;w:style w:type="character" w:default="1" w:styleId="a0"&gt;&lt;w:name w:val="Default Paragraph Font"/&gt;&lt;w:uiPriority w:val="1"/&gt;&lt;w:semiHidden/&gt;&lt;w:unhideWhenUsed/&gt;&lt;/w:style&gt;&lt;w:style w:type="table" w:default="1" w:styleId="a1"&gt;&lt;w:name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w:styleId="a2"&gt;&lt;w:name w:val="No List"/&gt;&lt;w:uiPriority w:val="99"/&gt;&lt;w:semiHidden/&gt;&lt;w:unhideWhenUsed/&gt;&lt;/w:style&gt;&lt;w:style w:type="paragraph" w:customStyle="1" w:styleId="SDText"&gt;&lt;w:name w:val="SD_Text"/&gt;&lt;w:basedOn w:val="a"/&gt;&lt;w:link w:val="SDText0"/&gt;&lt;w:qFormat/&gt;&lt;/w:style&gt;&lt;w:style w:type="character" w:customStyle="1" w:styleId="SDText0"&gt;&lt;w:name w:val="SD_Text Знак"/&gt;&lt;w:basedOn w:val="a0"/&gt;&lt;w:link w:val="SDText"/&gt;&lt;w:rPr&gt;&lt;w:rFonts w:ascii="Times New Roman" w:hAnsi="Times New Roman"/&gt;&lt;w:sz w:val="24"/&gt;&lt;/w:rPr&gt;&lt;/w:style&gt;&lt;/w:styles&gt;&lt;/pkg:xmlData&gt;&lt;/pkg:part&gt;&lt;/pkg:package&gt;
</EfficaciesPrimSuffix>
    <EfficaciesSecPrefix>Вторичные параметры эффективности:</EfficaciesSecPrefix>
    <EfficaciesSecSuffix>&lt;?xml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w14:paraId="4BC2FC11" w14:textId="0FE7DC97" w:rsidR="00BC777D" w:rsidRPr="000F64E0" w:rsidRDefault="00BC777D" w:rsidP="008A23C7"&gt;&lt;w:pPr&gt;&lt;w:pStyle w:val="SDText"/&gt;&lt;w:spacing w:after="0" w:line="360" w:lineRule="auto"/&gt;&lt;w:rPr&gt;&lt;w:highlight w:val="cyan"/&gt;&lt;w:lang w:eastAsia="ru-RU"/&gt;&lt;/w:rPr&gt;&lt;/w:pPr&gt;&lt;w:r w:rsidRPr="001153C0"&gt;&lt;w:rPr&gt;&lt;w:highlight w:val="cyan"/&gt;&lt;w:lang w:eastAsia="ru-RU"/&gt;&lt;/w:rPr&gt;&lt;w:fldChar w:fldCharType="begin"/&gt;&lt;/w:r&gt;&lt;w:r w:rsidRPr="00E642D7"&gt;&lt;w:rPr&gt;&lt;w:highlight w:val="cyan"/&gt;&lt;w:lang w:eastAsia="ru-RU"/&gt;&lt;/w:rPr&gt;&lt;w:instrText xml:space="preserve"&gt; &lt;/w:instrText&gt;&lt;/w:r&gt;&lt;w:r w:rsidRPr="00857433"&gt;&lt;w:rPr&gt;&lt;w:highlight w:val="cyan"/&gt;&lt;w:lang w:val="en-US" w:eastAsia="ru-RU"/&gt;&lt;/w:rPr&gt;&lt;w:instrText&gt;SEQ&lt;/w:instrText&gt;&lt;/w:r&gt;&lt;w:r w:rsidRPr="00E642D7"&gt;&lt;w:rPr&gt;&lt;w:highlight w:val="cyan"/&gt;&lt;w:lang w:eastAsia="ru-RU"/&gt;&lt;/w:rPr&gt;&lt;w:instrText xml:space="preserve"&gt; &lt;/w:instrText&gt;&lt;/w:r&gt;&lt;w:r&gt;&lt;w:rPr&gt;&lt;w:highlight w:val="cyan"/&gt;&lt;w:lang w:val="en-US" w:eastAsia="ru-RU"/&gt;&lt;/w:rPr&gt;&lt;w:instrText&gt;SecEfficiacy&lt;/w:instrText&gt;&lt;/w:r&gt;&lt;w:r w:rsidRPr="00E642D7"&gt;&lt;w:rPr&gt;&lt;w:highlight w:val="cyan"/&gt;&lt;w:lang w:eastAsia="ru-RU"/&gt;&lt;/w:rPr&gt;&lt;w:instrText xml:space="preserve"&gt; \&lt;/w:instrText&gt;&lt;/w:r&gt;&lt;w:r w:rsidRPr="00857433"&gt;&lt;w:rPr&gt;&lt;w:highlight w:val="cyan"/&gt;&lt;w:lang w:val="en-US" w:eastAsia="ru-RU"/&gt;&lt;/w:rPr&gt;&lt;w:instrText&gt;r&lt;/w:instrText&gt;&lt;/w:r&gt;&lt;w:r w:rsidRPr="00E642D7"&gt;&lt;w:rPr&gt;&lt;w:highlight w:val="cyan"/&gt;&lt;w:lang w:eastAsia="ru-RU"/&gt;&lt;/w:rPr&gt;&lt;w:instrText xml:space="preserve"&gt; 1 \* &lt;/w:instrText&gt;&lt;/w:r&gt;&lt;w:r w:rsidRPr="00857433"&gt;&lt;w:rPr&gt;&lt;w:highlight w:val="cyan"/&gt;&lt;w:lang w:val="en-US" w:eastAsia="ru-RU"/&gt;&lt;/w:rPr&gt;&lt;w:instrText&gt;MERGEFORMAT&lt;/w:instrText&gt;&lt;/w:r&gt;&lt;w:r w:rsidRPr="00E642D7"&gt;&lt;w:rPr&gt;&lt;w:highlight w:val="cyan"/&gt;&lt;w:lang w:eastAsia="ru-RU"/&gt;&lt;/w:rPr&gt;&lt;w:instrText xml:space="preserve"&gt; &lt;/w:instrText&gt;&lt;/w:r&gt;&lt;w:r w:rsidRPr="001153C0"&gt;&lt;w:rPr&gt;&lt;w:highlight w:val="cyan"/&gt;&lt;w:lang w:eastAsia="ru-RU"/&gt;&lt;/w:rPr&gt;&lt;w:fldChar w:fldCharType="separate"/&gt;&lt;/w:r&gt;&lt;w:r w:rsidRPr="00BC777D"&gt;&lt;w:rPr&gt;&lt;w:noProof/&gt;&lt;w:highlight w:val="cyan"/&gt;&lt;w:lang w:eastAsia="ru-RU"/&gt;&lt;/w:rPr&gt;&lt;w:t&gt;1&lt;/w:t&gt;&lt;/w:r&gt;&lt;w:r w:rsidRPr="001153C0"&gt;&lt;w:rPr&gt;&lt;w:highlight w:val="cyan"/&gt;&lt;w:lang w:eastAsia="ru-RU"/&gt;&lt;/w:rPr&gt;&lt;w:fldChar w:fldCharType="end"/&gt;&lt;/w:r&gt;&lt;w:r w:rsidRPr="00E642D7"&gt;&lt;w:rPr&gt;&lt;w:highlight w:val="cyan"/&gt;&lt;w:lang w:eastAsia="ru-RU"/&gt;&lt;/w:rPr&gt;&lt;w:t&gt;.&lt;/w:t&gt;&lt;/w:r&gt;&lt;w:r&gt;&lt;w:rPr&gt;&lt;w:highlight w:val="cyan"/&gt;&lt;w:lang w:eastAsia="ru-RU"/&gt;&lt;/w:rPr&gt;&lt;w:tab/&gt;&lt;/w:r&gt;&lt;w:r w:rsidRPr="000F64E0"&gt;&lt;w:rPr&gt;&lt;w:highlight w:val="cyan"/&gt;&lt;w:lang w:eastAsia="ru-RU"/&gt;&lt;/w:rPr&gt;&lt;w:t&gt;Вторичный параметр эффективности 1;&lt;/w:t&gt;&lt;/w:r&gt;&lt;/w:p&gt;&lt;w:p w14:paraId="7576D5B8" w14:textId="77777777" w:rsidR="00BC777D" w:rsidRPr="000F64E0" w:rsidRDefault="00BC777D" w:rsidP="008A23C7"&gt;&lt;w:pPr&gt;&lt;w:pStyle w:val="SDText"/&gt;&lt;w:spacing w:after="0" w:line="360" w:lineRule="auto"/&gt;&lt;w:rPr&gt;&lt;w:highlight w:val="cyan"/&gt;&lt;w:lang w:eastAsia="ru-RU"/&gt;&lt;/w:rPr&gt;&lt;/w:pPr&gt;&lt;w:r w:rsidRPr="001153C0"&gt;&lt;w:rPr&gt;&lt;w:highlight w:val="cyan"/&gt;&lt;w:lang w:eastAsia="ru-RU"/&gt;&lt;/w:rPr&gt;&lt;w:fldChar w:fldCharType="begin"/&gt;&lt;/w:r&gt;&lt;w:r w:rsidRPr="00E642D7"&gt;&lt;w:rPr&gt;&lt;w:highlight w:val="cyan"/&gt;&lt;w:lang w:eastAsia="ru-RU"/&gt;&lt;/w:rPr&gt;&lt;w:instrText xml:space="preserve"&gt; &lt;/w:instrText&gt;&lt;/w:r&gt;&lt;w:r w:rsidRPr="00857433"&gt;&lt;w:rPr&gt;&lt;w:highlight w:val="cyan"/&gt;&lt;w:lang w:val="en-US" w:eastAsia="ru-RU"/&gt;&lt;/w:rPr&gt;&lt;w:instrText&gt;SEQ&lt;/w:instrText&gt;&lt;/w:r&gt;&lt;w:r w:rsidRPr="00E642D7"&gt;&lt;w:rPr&gt;&lt;w:highlight w:val="cyan"/&gt;&lt;w:lang w:eastAsia="ru-RU"/&gt;&lt;/w:rPr&gt;&lt;w:instrText xml:space="preserve"&gt; &lt;/w:instrText&gt;&lt;/w:r&gt;&lt;w:r&gt;&lt;w:rPr&gt;&lt;w:highlight w:val="cyan"/&gt;&lt;w:lang w:val="en-US" w:eastAsia="ru-RU"/&gt;&lt;/w:rPr&gt;&lt;w:instrText&gt;SecEfficiacy&lt;/w:instrText&gt;&lt;/w:r&gt;&lt;w:r w:rsidRPr="00E642D7"&gt;&lt;w:rPr&gt;&lt;w:highlight w:val="cyan"/&gt;&lt;w:lang w:eastAsia="ru-RU"/&gt;&lt;/w:rPr&gt;&lt;w:instrText xml:space="preserve"&gt; \* &lt;/w:instrText&gt;&lt;/w:r&gt;&lt;w:r w:rsidRPr="00857433"&gt;&lt;w:rPr&gt;&lt;w:highlight w:val="cyan"/&gt;&lt;w:lang w:val="en-US" w:eastAsia="ru-RU"/&gt;&lt;/w:rPr&gt;&lt;w:instrText&gt;MERGEFORMAT&lt;/w:instrText&gt;&lt;/w:r&gt;&lt;w:r w:rsidRPr="00E642D7"&gt;&lt;w:rPr&gt;&lt;w:highlight w:val="cyan"/&gt;&lt;w:lang w:eastAsia="ru-RU"/&gt;&lt;/w:rPr&gt;&lt;w:instrText xml:space="preserve"&gt; &lt;/w:instrText&gt;&lt;/w:r&gt;&lt;w:r w:rsidRPr="001153C0"&gt;&lt;w:rPr&gt;&lt;w:highlight w:val="cyan"/&gt;&lt;w:lang w:eastAsia="ru-RU"/&gt;&lt;/w:rPr&gt;&lt;w:fldChar w:fldCharType="separate"/&gt;&lt;/w:r&gt;&lt;w:r w:rsidRPr="00BC777D"&gt;&lt;w:rPr&gt;&lt;w:noProof/&gt;&lt;w:highlight w:val="cyan"/&gt;&lt;w:lang w:eastAsia="ru-RU"/&gt;&lt;/w:rPr&gt;&lt;w:t&gt;2&lt;/w:t&gt;&lt;/w:r&gt;&lt;w:r w:rsidRPr="001153C0"&gt;&lt;w:rPr&gt;&lt;w:highlight w:val="cyan"/&gt;&lt;w:lang w:eastAsia="ru-RU"/&gt;&lt;/w:rPr&gt;&lt;w:fldChar w:fldCharType="end"/&gt;&lt;/w:r&gt;&lt;w:r w:rsidRPr="00E642D7"&gt;&lt;w:rPr&gt;&lt;w:highlight w:val="cyan"/&gt;&lt;w:lang w:eastAsia="ru-RU"/&gt;&lt;/w:rPr&gt;&lt;w:t&gt;.&lt;/w:t&gt;&lt;/w:r&gt;&lt;w:r&gt;&lt;w:rPr&gt;&lt;w:highlight w:val="cyan"/&gt;&lt;w:lang w:eastAsia="ru-RU"/&gt;&lt;/w:rPr&gt;&lt;w:tab/&gt;&lt;/w:r&gt;&lt;w:r w:rsidRPr="000F64E0"&gt;&lt;w:rPr&gt;&lt;w:highlight w:val="cyan"/&gt;&lt;w:lang w:eastAsia="ru-RU"/&gt;&lt;/w:rPr&gt;&lt;w:t&gt;Вторичный параметр эффективности 2.&lt;/w:t&gt;&lt;/w:r&gt;&lt;/w:p&gt;&lt;w:p w:rsidR="00000000" w:rsidRDefault="00000000"/&gt;&lt;w:sectPr w:rsidR="00000000"&gt;&lt;w:pgSz w:w="12240" w:h="15840"/&gt;&lt;w:pgMar w:top="1134" w:right="850" w:bottom="1134" w:left="1701"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w:eastAsiaTheme="minorHAnsi" w:hAnsiTheme="minorHAnsi" w:cstheme="minorBidi"/&gt;&lt;w:sz w:val="22"/&gt;&lt;w:szCs w:val="22"/&gt;&lt;w:lang w:val="ru-RU" w:eastAsia="en-US" w:bidi="ar-SA"/&gt;&lt;/w:rPr&gt;&lt;/w:rPrDefault&gt;&lt;w:pPrDefault&gt;&lt;w:pPr&gt;&lt;w:spacing w:after="160"/&gt;&lt;/w:pPr&gt;&lt;/w:pPrDefault&gt;&lt;/w:docDefaults&gt;&lt;w:style w:type="paragraph" w:default="1" w:styleId="a"&gt;&lt;w:name w:val="Normal"/&gt;&lt;w:qFormat/&gt;&lt;w:pPr&gt;&lt;w:spacing w:line="276" w:lineRule="auto"/&gt;&lt;w:jc w:val="both"/&gt;&lt;/w:pPr&gt;&lt;w:rPr&gt;&lt;w:rFonts w:ascii="Times New Roman" w:hAnsi="Times New Roman"/&gt;&lt;w:sz w:val="24"/&gt;&lt;/w:rPr&gt;&lt;/w:style&gt;&lt;w:style w:type="character" w:default="1" w:styleId="a0"&gt;&lt;w:name w:val="Default Paragraph Font"/&gt;&lt;w:uiPriority w:val="1"/&gt;&lt;w:semiHidden/&gt;&lt;w:unhideWhenUsed/&gt;&lt;/w:style&gt;&lt;w:style w:type="table" w:default="1" w:styleId="a1"&gt;&lt;w:name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w:styleId="a2"&gt;&lt;w:name w:val="No List"/&gt;&lt;w:uiPriority w:val="99"/&gt;&lt;w:semiHidden/&gt;&lt;w:unhideWhenUsed/&gt;&lt;/w:style&gt;&lt;w:style w:type="paragraph" w:customStyle="1" w:styleId="SDText"&gt;&lt;w:name w:val="SD_Text"/&gt;&lt;w:basedOn w:val="a"/&gt;&lt;w:link w:val="SDText0"/&gt;&lt;w:qFormat/&gt;&lt;/w:style&gt;&lt;w:style w:type="character" w:customStyle="1" w:styleId="SDText0"&gt;&lt;w:name w:val="SD_Text Знак"/&gt;&lt;w:basedOn w:val="a0"/&gt;&lt;w:link w:val="SDText"/&gt;&lt;w:rPr&gt;&lt;w:rFonts w:ascii="Times New Roman" w:hAnsi="Times New Roman"/&gt;&lt;w:sz w:val="24"/&gt;&lt;/w:rPr&gt;&lt;/w:style&gt;&lt;/w:styles&gt;&lt;/pkg:xmlData&gt;&lt;/pkg:part&gt;&lt;/pkg:package&gt;
</EfficaciesSecSuffix>
    <SafetiesPrefix>Основные параметры безопасности:</SafetiesPrefix>
    <SafetiesSuffix>&lt;?xml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wp14"&gt;&lt;w:body&gt;&lt;w:sdt&gt;&lt;w:sdtPr&gt;&lt;w:rPr&gt;&lt;w:szCs w:val="24"/&gt;&lt;w:lang w:eastAsia="ru-RU" w:bidi="ru-RU"/&gt;&lt;/w:rPr&gt;&lt;w:alias w:val="Параметры безопасности"/&gt;&lt;w:tag w:val="Параметры безопасности"/&gt;&lt;w:id w:val="-211340489"/&gt;&lt;w:placeholder&gt;&lt;w:docPart w:val="F5562F71724143C9BA04AC079D221474"/&gt;&lt;/w:placeholder&gt;&lt;w15:dataBinding w:prefixMappings="xmlns:ns0='http://protocoldata@statandocs.com' " w:xpath="/ns0:sdprotocoldata[1]/ns0:SDTables[1]/ns0:SafetiesPrefix[1]" w:storeItemID="{1373BE51-EF05-4579-B48A-626F95452BBC}"/&gt;&lt;/w:sdtPr&gt;&lt;w:sdtContent&gt;&lt;w:p w14:paraId="38D0C012" w14:textId="08F19B3D" w:rsidR="00BC777D" w:rsidRPr="00E642D7" w:rsidRDefault="00BC777D" w:rsidP="008A23C7"&gt;&lt;w:pPr&gt;&lt;w:pStyle w:val="SDText"/&gt;&lt;w:spacing w:after="0" w:line="360" w:lineRule="auto"/&gt;&lt;w:rPr&gt;&lt;w:highlight w:val="cyan"/&gt;&lt;/w:rPr&gt;&lt;/w:pPr&gt;&lt;w:r w:rsidRPr="001153C0"&gt;&lt;w:rPr&gt;&lt;w:highlight w:val="cyan"/&gt;&lt;w:lang w:eastAsia="ru-RU"/&gt;&lt;/w:rPr&gt;&lt;w:fldChar w:fldCharType="begin"/&gt;&lt;/w:r&gt;&lt;w:r w:rsidRPr="00E642D7"&gt;&lt;w:rPr&gt;&lt;w:highlight w:val="cyan"/&gt;&lt;w:lang w:eastAsia="ru-RU"/&gt;&lt;/w:rPr&gt;&lt;w:instrText xml:space="preserve"&gt; &lt;/w:instrText&gt;&lt;/w:r&gt;&lt;w:r w:rsidRPr="00857433"&gt;&lt;w:rPr&gt;&lt;w:highlight w:val="cyan"/&gt;&lt;w:lang w:val="en-US" w:eastAsia="ru-RU"/&gt;&lt;/w:rPr&gt;&lt;w:instrText&gt;SEQ&lt;/w:instrText&gt;&lt;/w:r&gt;&lt;w:r w:rsidRPr="00E642D7"&gt;&lt;w:rPr&gt;&lt;w:highlight w:val="cyan"/&gt;&lt;w:lang w:eastAsia="ru-RU"/&gt;&lt;/w:rPr&gt;&lt;w:instrText xml:space="preserve"&gt; &lt;/w:instrText&gt;&lt;/w:r&gt;&lt;w:r&gt;&lt;w:rPr&gt;&lt;w:highlight w:val="cyan"/&gt;&lt;w:lang w:val="en-US" w:eastAsia="ru-RU"/&gt;&lt;/w:rPr&gt;&lt;w:instrText&gt;Safety&lt;/w:instrText&gt;&lt;/w:r&gt;&lt;w:r w:rsidRPr="00E642D7"&gt;&lt;w:rPr&gt;&lt;w:highlight w:val="cyan"/&gt;&lt;w:lang w:eastAsia="ru-RU"/&gt;&lt;/w:rPr&gt;&lt;w:instrText xml:space="preserve"&gt; \&lt;/w:instrText&gt;&lt;/w:r&gt;&lt;w:r w:rsidRPr="00857433"&gt;&lt;w:rPr&gt;&lt;w:highlight w:val="cyan"/&gt;&lt;w:lang w:val="en-US" w:eastAsia="ru-RU"/&gt;&lt;/w:rPr&gt;&lt;w:instrText&gt;r&lt;/w:instrText&gt;&lt;/w:r&gt;&lt;w:r w:rsidRPr="00E642D7"&gt;&lt;w:rPr&gt;&lt;w:highlight w:val="cyan"/&gt;&lt;w:lang w:eastAsia="ru-RU"/&gt;&lt;/w:rPr&gt;&lt;w:instrText xml:space="preserve"&gt; 1 \* &lt;/w:instrText&gt;&lt;/w:r&gt;&lt;w:r w:rsidRPr="00857433"&gt;&lt;w:rPr&gt;&lt;w:highlight w:val="cyan"/&gt;&lt;w:lang w:val="en-US" w:eastAsia="ru-RU"/&gt;&lt;/w:rPr&gt;&lt;w:instrText&gt;MERGEFORMAT&lt;/w:instrText&gt;&lt;/w:r&gt;&lt;w:r w:rsidRPr="00E642D7"&gt;&lt;w:rPr&gt;&lt;w:highlight w:val="cyan"/&gt;&lt;w:lang w:eastAsia="ru-RU"/&gt;&lt;/w:rPr&gt;&lt;w:instrText xml:space="preserve"&gt; &lt;/w:instrText&gt;&lt;/w:r&gt;&lt;w:r w:rsidRPr="001153C0"&gt;&lt;w:rPr&gt;&lt;w:highlight w:val="cyan"/&gt;&lt;w:lang w:eastAsia="ru-RU"/&gt;&lt;/w:rPr&gt;&lt;w:fldChar w:fldCharType="separate"/&gt;&lt;/w:r&gt;&lt;w:r w:rsidRPr="00BC777D"&gt;&lt;w:rPr&gt;&lt;w:noProof/&gt;&lt;w:highlight w:val="cyan"/&gt;&lt;w:lang w:eastAsia="ru-RU"/&gt;&lt;/w:rPr&gt;&lt;w:t&gt;1&lt;/w:t&gt;&lt;/w:r&gt;&lt;w:r w:rsidRPr="001153C0"&gt;&lt;w:rPr&gt;&lt;w:highlight w:val="cyan"/&gt;&lt;w:lang w:eastAsia="ru-RU"/&gt;&lt;/w:rPr&gt;&lt;w:fldChar w:fldCharType="end"/&gt;&lt;/w:r&gt;&lt;w:r w:rsidRPr="00E642D7"&gt;&lt;w:rPr&gt;&lt;w:highlight w:val="cyan"/&gt;&lt;w:lang w:eastAsia="ru-RU"/&gt;&lt;/w:rPr&gt;&lt;w:t&gt;.&lt;/w:t&gt;&lt;/w:r&gt;&lt;w:r&gt;&lt;w:rPr&gt;&lt;w:highlight w:val="cyan"/&gt;&lt;w:lang w:eastAsia="ru-RU"/&gt;&lt;/w:rPr&gt;&lt;w:tab/&gt;&lt;/w:r&gt;&lt;w:r&gt;&lt;w:rPr&gt;&lt;w:highlight w:val="cyan"/&gt;&lt;/w:rPr&gt;&lt;w:t&gt;Параметр&lt;/w:t&gt;&lt;/w:r&gt;&lt;w:r w:rsidRPr="00E642D7"&gt;&lt;w:rPr&gt;&lt;w:highlight w:val="cyan"/&gt;&lt;/w:rPr&gt;&lt;w:t xml:space="preserve"&gt; &lt;/w:t&gt;&lt;/w:r&gt;&lt;w:r&gt;&lt;w:rPr&gt;&lt;w:highlight w:val="cyan"/&gt;&lt;/w:rPr&gt;&lt;w:t&gt;безопасности&lt;/w:t&gt;&lt;/w:r&gt;&lt;w:r w:rsidRPr="00E642D7"&gt;&lt;w:rPr&gt;&lt;w:highlight w:val="cyan"/&gt;&lt;/w:rPr&gt;&lt;w:t xml:space="preserve"&gt; &lt;/w:t&gt;&lt;/w:r&gt;&lt;w:r w:rsidRPr="001153C0"&gt;&lt;w:rPr&gt;&lt;w:highlight w:val="cyan"/&gt;&lt;w:lang w:eastAsia="ru-RU"/&gt;&lt;/w:rPr&gt;&lt;w:fldChar w:fldCharType="begin"/&gt;&lt;/w:r&gt;&lt;w:r w:rsidRPr="00E642D7"&gt;&lt;w:rPr&gt;&lt;w:highlight w:val="cyan"/&gt;&lt;w:lang w:eastAsia="ru-RU"/&gt;&lt;/w:rPr&gt;&lt;w:instrText xml:space="preserve"&gt; &lt;/w:instrText&gt;&lt;/w:r&gt;&lt;w:r w:rsidRPr="00857433"&gt;&lt;w:rPr&gt;&lt;w:highlight w:val="cyan"/&gt;&lt;w:lang w:val="en-US" w:eastAsia="ru-RU"/&gt;&lt;/w:rPr&gt;&lt;w:instrText&gt;SEQ&lt;/w:instrText&gt;&lt;/w:r&gt;&lt;w:r w:rsidRPr="00E642D7"&gt;&lt;w:rPr&gt;&lt;w:highlight w:val="cyan"/&gt;&lt;w:lang w:eastAsia="ru-RU"/&gt;&lt;/w:rPr&gt;&lt;w:instrText xml:space="preserve"&gt; &lt;/w:instrText&gt;&lt;/w:r&gt;&lt;w:r&gt;&lt;w:rPr&gt;&lt;w:highlight w:val="cyan"/&gt;&lt;w:lang w:val="en-US" w:eastAsia="ru-RU"/&gt;&lt;/w:rPr&gt;&lt;w:instrText&gt;Safety&lt;/w:instrText&gt;&lt;/w:r&gt;&lt;w:r w:rsidRPr="00E642D7"&gt;&lt;w:rPr&gt;&lt;w:highlight w:val="cyan"/&gt;&lt;w:lang w:eastAsia="ru-RU"/&gt;&lt;/w:rPr&gt;&lt;w:instrText xml:space="preserve"&gt; \&lt;/w:instrText&gt;&lt;/w:r&gt;&lt;w:r w:rsidRPr="00857433"&gt;&lt;w:rPr&gt;&lt;w:highlight w:val="cyan"/&gt;&lt;w:lang w:val="en-US" w:eastAsia="ru-RU"/&gt;&lt;/w:rPr&gt;&lt;w:instrText&gt;c&lt;/w:instrText&gt;&lt;/w:r&gt;&lt;w:r w:rsidRPr="00E642D7"&gt;&lt;w:rPr&gt;&lt;w:highlight w:val="cyan"/&gt;&lt;w:lang w:eastAsia="ru-RU"/&gt;&lt;/w:rPr&gt;&lt;w:instrText xml:space="preserve"&gt; \* &lt;/w:instrText&gt;&lt;/w:r&gt;&lt;w:r w:rsidRPr="00857433"&gt;&lt;w:rPr&gt;&lt;w:highlight w:val="cyan"/&gt;&lt;w:lang w:val="en-US" w:eastAsia="ru-RU"/&gt;&lt;/w:rPr&gt;&lt;w:instrText&gt;MERGEFORMAT&lt;/w:instrText&gt;&lt;/w:r&gt;&lt;w:r w:rsidRPr="00E642D7"&gt;&lt;w:rPr&gt;&lt;w:highlight w:val="cyan"/&gt;&lt;w:lang w:eastAsia="ru-RU"/&gt;&lt;/w:rPr&gt;&lt;w:instrText xml:space="preserve"&gt;  \* &lt;/w:instrText&gt;&lt;/w:r&gt;&lt;w:r w:rsidRPr="00857433"&gt;&lt;w:rPr&gt;&lt;w:highlight w:val="cyan"/&gt;&lt;w:lang w:val="en-US" w:eastAsia="ru-RU"/&gt;&lt;/w:rPr&gt;&lt;w:instrText&gt;MERGEFORMAT&lt;/w:instrText&gt;&lt;/w:r&gt;&lt;w:r w:rsidRPr="00E642D7"&gt;&lt;w:rPr&gt;&lt;w:highlight w:val="cyan"/&gt;&lt;w:lang w:eastAsia="ru-RU"/&gt;&lt;/w:rPr&gt;&lt;w:instrText xml:space="preserve"&gt; &lt;/w:instrText&gt;&lt;/w:r&gt;&lt;w:r w:rsidRPr="001153C0"&gt;&lt;w:rPr&gt;&lt;w:highlight w:val="cyan"/&gt;&lt;w:lang w:eastAsia="ru-RU"/&gt;&lt;/w:rPr&gt;&lt;w:fldChar w:fldCharType="separate"/&gt;&lt;/w:r&gt;&lt;w:r w:rsidRPr="00BC777D"&gt;&lt;w:rPr&gt;&lt;w:noProof/&gt;&lt;w:highlight w:val="cyan"/&gt;&lt;w:lang w:eastAsia="ru-RU"/&gt;&lt;/w:rPr&gt;&lt;w:t&gt;1&lt;/w:t&gt;&lt;/w:r&gt;&lt;w:r w:rsidRPr="001153C0"&gt;&lt;w:rPr&gt;&lt;w:highlight w:val="cyan"/&gt;&lt;w:lang w:eastAsia="ru-RU"/&gt;&lt;/w:rPr&gt;&lt;w:fldChar w:fldCharType="end"/&gt;&lt;/w:r&gt;&lt;w:r w:rsidRPr="00E642D7"&gt;&lt;w:rPr&gt;&lt;w:highlight w:val="cyan"/&gt;&lt;w:lang w:eastAsia="ru-RU"/&gt;&lt;/w:rPr&gt;&lt;w:t&gt;;&lt;/w:t&gt;&lt;/w:r&gt;&lt;/w:p&gt;&lt;w:p w14:paraId="1BD99B78" w14:textId="77777777" w:rsidR="00BC777D" w:rsidRDefault="00BC777D" w:rsidP="008A23C7"&gt;&lt;w:pPr&gt;&lt;w:pStyle w:val="SDText"/&gt;&lt;w:spacing w:after="0" w:line="360" w:lineRule="auto"/&gt;&lt;w:rPr&gt;&lt;w:szCs w:val="24"/&gt;&lt;w:lang w:eastAsia="ru-RU" w:bidi="ru-RU"/&gt;&lt;/w:rPr&gt;&lt;/w:pPr&gt;&lt;w:r w:rsidRPr="001153C0"&gt;&lt;w:rPr&gt;&lt;w:highlight w:val="cyan"/&gt;&lt;w:lang w:eastAsia="ru-RU"/&gt;&lt;/w:rPr&gt;&lt;w:fldChar w:fldCharType="begin"/&gt;&lt;/w:r&gt;&lt;w:r w:rsidRPr="00E642D7"&gt;&lt;w:rPr&gt;&lt;w:highlight w:val="cyan"/&gt;&lt;w:lang w:eastAsia="ru-RU"/&gt;&lt;/w:rPr&gt;&lt;w:instrText xml:space="preserve"&gt; &lt;/w:instrText&gt;&lt;/w:r&gt;&lt;w:r w:rsidRPr="00857433"&gt;&lt;w:rPr&gt;&lt;w:highlight w:val="cyan"/&gt;&lt;w:lang w:val="en-US" w:eastAsia="ru-RU"/&gt;&lt;/w:rPr&gt;&lt;w:instrText&gt;SEQ&lt;/w:instrText&gt;&lt;/w:r&gt;&lt;w:r w:rsidRPr="00E642D7"&gt;&lt;w:rPr&gt;&lt;w:highlight w:val="cyan"/&gt;&lt;w:lang w:eastAsia="ru-RU"/&gt;&lt;/w:rPr&gt;&lt;w:instrText xml:space="preserve"&gt; &lt;/w:instrText&gt;&lt;/w:r&gt;&lt;w:r&gt;&lt;w:rPr&gt;&lt;w:highlight w:val="cyan"/&gt;&lt;w:lang w:val="en-US" w:eastAsia="ru-RU"/&gt;&lt;/w:rPr&gt;&lt;w:instrText&gt;Safety&lt;/w:instrText&gt;&lt;/w:r&gt;&lt;w:r w:rsidRPr="00E642D7"&gt;&lt;w:rPr&gt;&lt;w:highlight w:val="cyan"/&gt;&lt;w:lang w:eastAsia="ru-RU"/&gt;&lt;/w:rPr&gt;&lt;w:instrText xml:space="preserve"&gt; \* &lt;/w:instrText&gt;&lt;/w:r&gt;&lt;w:r w:rsidRPr="00857433"&gt;&lt;w:rPr&gt;&lt;w:highlight w:val="cyan"/&gt;&lt;w:lang w:val="en-US" w:eastAsia="ru-RU"/&gt;&lt;/w:rPr&gt;&lt;w:instrText&gt;MERGEFORMAT&lt;/w:instrText&gt;&lt;/w:r&gt;&lt;w:r w:rsidRPr="00E642D7"&gt;&lt;w:rPr&gt;&lt;w:highlight w:val="cyan"/&gt;&lt;w:lang w:eastAsia="ru-RU"/&gt;&lt;/w:rPr&gt;&lt;w:instrText xml:space="preserve"&gt; &lt;/w:instrText&gt;&lt;/w:r&gt;&lt;w:r w:rsidRPr="001153C0"&gt;&lt;w:rPr&gt;&lt;w:highlight w:val="cyan"/&gt;&lt;w:lang w:eastAsia="ru-RU"/&gt;&lt;/w:rPr&gt;&lt;w:fldChar w:fldCharType="separate"/&gt;&lt;/w:r&gt;&lt;w:r w:rsidRPr="00BC777D"&gt;&lt;w:rPr&gt;&lt;w:noProof/&gt;&lt;w:highlight w:val="cyan"/&gt;&lt;w:lang w:eastAsia="ru-RU"/&gt;&lt;/w:rPr&gt;&lt;w:t&gt;2&lt;/w:t&gt;&lt;/w:r&gt;&lt;w:r w:rsidRPr="001153C0"&gt;&lt;w:rPr&gt;&lt;w:highlight w:val="cyan"/&gt;&lt;w:lang w:eastAsia="ru-RU"/&gt;&lt;/w:rPr&gt;&lt;w:fldChar w:fldCharType="end"/&gt;&lt;/w:r&gt;&lt;w:r w:rsidRPr="00E642D7"&gt;&lt;w:rPr&gt;&lt;w:highlight w:val="cyan"/&gt;&lt;w:lang w:eastAsia="ru-RU"/&gt;&lt;/w:rPr&gt;&lt;w:t&gt;.&lt;/w:t&gt;&lt;/w:r&gt;&lt;w:r&gt;&lt;w:rPr&gt;&lt;w:highlight w:val="cyan"/&gt;&lt;w:lang w:eastAsia="ru-RU"/&gt;&lt;/w:rPr&gt;&lt;w:tab/&gt;&lt;/w:r&gt;&lt;w:r&gt;&lt;w:rPr&gt;&lt;w:highlight w:val="cyan"/&gt;&lt;/w:rPr&gt;&lt;w:t&gt;Параметр&lt;/w:t&gt;&lt;/w:r&gt;&lt;w:r w:rsidRPr="00E642D7"&gt;&lt;w:rPr&gt;&lt;w:highlight w:val="cyan"/&gt;&lt;/w:rPr&gt;&lt;w:t xml:space="preserve"&gt; &lt;/w:t&gt;&lt;/w:r&gt;&lt;w:r&gt;&lt;w:rPr&gt;&lt;w:highlight w:val="cyan"/&gt;&lt;/w:rPr&gt;&lt;w:t&gt;безопасности&lt;/w:t&gt;&lt;/w:r&gt;&lt;w:r w:rsidRPr="00E642D7"&gt;&lt;w:rPr&gt;&lt;w:highlight w:val="cyan"/&gt;&lt;/w:rPr&gt;&lt;w:t xml:space="preserve"&gt; &lt;/w:t&gt;&lt;/w:r&gt;&lt;w:r w:rsidRPr="001153C0"&gt;&lt;w:rPr&gt;&lt;w:highlight w:val="cyan"/&gt;&lt;w:lang w:eastAsia="ru-RU"/&gt;&lt;/w:rPr&gt;&lt;w:fldChar w:fldCharType="begin"/&gt;&lt;/w:r&gt;&lt;w:r w:rsidRPr="00E642D7"&gt;&lt;w:rPr&gt;&lt;w:highlight w:val="cyan"/&gt;&lt;w:lang w:eastAsia="ru-RU"/&gt;&lt;/w:rPr&gt;&lt;w:instrText xml:space="preserve"&gt; &lt;/w:instrText&gt;&lt;/w:r&gt;&lt;w:r w:rsidRPr="00857433"&gt;&lt;w:rPr&gt;&lt;w:highlight w:val="cyan"/&gt;&lt;w:lang w:val="en-US" w:eastAsia="ru-RU"/&gt;&lt;/w:rPr&gt;&lt;w:instrText&gt;SEQ&lt;/w:instrText&gt;&lt;/w:r&gt;&lt;w:r w:rsidRPr="00E642D7"&gt;&lt;w:rPr&gt;&lt;w:highlight w:val="cyan"/&gt;&lt;w:lang w:eastAsia="ru-RU"/&gt;&lt;/w:rPr&gt;&lt;w:instrText xml:space="preserve"&gt; &lt;/w:instrText&gt;&lt;/w:r&gt;&lt;w:r&gt;&lt;w:rPr&gt;&lt;w:highlight w:val="cyan"/&gt;&lt;w:lang w:val="en-US" w:eastAsia="ru-RU"/&gt;&lt;/w:rPr&gt;&lt;w:instrText&gt;Safety&lt;/w:instrText&gt;&lt;/w:r&gt;&lt;w:r w:rsidRPr="00E642D7"&gt;&lt;w:rPr&gt;&lt;w:highlight w:val="cyan"/&gt;&lt;w:lang w:eastAsia="ru-RU"/&gt;&lt;/w:rPr&gt;&lt;w:instrText xml:space="preserve"&gt; \&lt;/w:instrText&gt;&lt;/w:r&gt;&lt;w:r w:rsidRPr="00857433"&gt;&lt;w:rPr&gt;&lt;w:highlight w:val="cyan"/&gt;&lt;w:lang w:val="en-US" w:eastAsia="ru-RU"/&gt;&lt;/w:rPr&gt;&lt;w:instrText&gt;c&lt;/w:instrText&gt;&lt;/w:r&gt;&lt;w:r w:rsidRPr="00E642D7"&gt;&lt;w:rPr&gt;&lt;w:highlight w:val="cyan"/&gt;&lt;w:lang w:eastAsia="ru-RU"/&gt;&lt;/w:rPr&gt;&lt;w:instrText xml:space="preserve"&gt; \* &lt;/w:instrText&gt;&lt;/w:r&gt;&lt;w:r w:rsidRPr="00857433"&gt;&lt;w:rPr&gt;&lt;w:highlight w:val="cyan"/&gt;&lt;w:lang w:val="en-US" w:eastAsia="ru-RU"/&gt;&lt;/w:rPr&gt;&lt;w:instrText&gt;MERGEFORMAT&lt;/w:instrText&gt;&lt;/w:r&gt;&lt;w:r w:rsidRPr="00E642D7"&gt;&lt;w:rPr&gt;&lt;w:highlight w:val="cyan"/&gt;&lt;w:lang w:eastAsia="ru-RU"/&gt;&lt;/w:rPr&gt;&lt;w:instrText xml:space="preserve"&gt;  \* &lt;/w:instrText&gt;&lt;/w:r&gt;&lt;w:r w:rsidRPr="00857433"&gt;&lt;w:rPr&gt;&lt;w:highlight w:val="cyan"/&gt;&lt;w:lang w:val="en-US" w:eastAsia="ru-RU"/&gt;&lt;/w:rPr&gt;&lt;w:instrText&gt;MERGEFORMAT&lt;/w:instrText&gt;&lt;/w:r&gt;&lt;w:r w:rsidRPr="00E642D7"&gt;&lt;w:rPr&gt;&lt;w:highlight w:val="cyan"/&gt;&lt;w:lang w:eastAsia="ru-RU"/&gt;&lt;/w:rPr&gt;&lt;w:instrText xml:space="preserve"&gt; &lt;/w:instrText&gt;&lt;/w:r&gt;&lt;w:r w:rsidRPr="001153C0"&gt;&lt;w:rPr&gt;&lt;w:highlight w:val="cyan"/&gt;&lt;w:lang w:eastAsia="ru-RU"/&gt;&lt;/w:rPr&gt;&lt;w:fldChar w:fldCharType="separate"/&gt;&lt;/w:r&gt;&lt;w:r w:rsidRPr="00BC777D"&gt;&lt;w:rPr&gt;&lt;w:noProof/&gt;&lt;w:highlight w:val="cyan"/&gt;&lt;w:lang w:eastAsia="ru-RU"/&gt;&lt;/w:rPr&gt;&lt;w:t&gt;2&lt;/w:t&gt;&lt;/w:r&gt;&lt;w:r w:rsidRPr="001153C0"&gt;&lt;w:rPr&gt;&lt;w:highlight w:val="cyan"/&gt;&lt;w:lang w:eastAsia="ru-RU"/&gt;&lt;/w:rPr&gt;&lt;w:fldChar w:fldCharType="end"/&gt;&lt;/w:r&gt;&lt;w:r w:rsidRPr="00E642D7"&gt;&lt;w:rPr&gt;&lt;w:highlight w:val="cyan"/&gt;&lt;w:lang w:eastAsia="ru-RU"/&gt;&lt;/w:rPr&gt;&lt;w:t&gt;.&lt;/w:t&gt;&lt;/w:r&gt;&lt;/w:p&gt;&lt;/w:sdtContent&gt;&lt;/w:sdt&gt;&lt;w:p w:rsidR="00000000" w:rsidRDefault="00000000"/&gt;&lt;w:sectPr w:rsidR="00000000"&gt;&lt;w:pgSz w:w="12240" w:h="15840"/&gt;&lt;w:pgMar w:top="1134" w:right="850" w:bottom="1134" w:left="1701"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Type="http://schemas.openxmlformats.org/officeDocument/2006/relationships/glossaryDocument" Target="glossary/document.xml"/&gt;&lt;Relationship Id="rId1" Type="http://schemas.openxmlformats.org/officeDocument/2006/relationships/styles" Target="styles.xml"/&gt;&lt;/Relationships&gt;&lt;/pkg:xmlData&gt;&lt;/pkg:part&gt;&lt;pkg:part pkg:name="/word/glossary/document.xml" pkg:contentType="application/vnd.openxmlformats-officedocument.wordprocessingml.document.glossary+xml"&gt;&lt;pkg:xmlData&gt;&lt;w:glossaryDocument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wp14"&gt;&lt;w:docParts&gt;&lt;w:docPart&gt;&lt;w:docPartPr&gt;&lt;w:name w:val="F5562F71724143C9BA04AC079D221474"/&gt;&lt;w:category&gt;&lt;w:name w:val="Общие"/&gt;&lt;w:gallery w:val="placeholder"/&gt;&lt;/w:category&gt;&lt;w:types&gt;&lt;w:type w:val="bbPlcHdr"/&gt;&lt;/w:types&gt;&lt;w:behaviors&gt;&lt;w:behavior w:val="content"/&gt;&lt;/w:behaviors&gt;&lt;w:guid w:val="{ED8D2A64-99F0-4166-9F17-188AE6344BB6}"/&gt;&lt;/w:docPartPr&gt;&lt;w:docPartBody&gt;&lt;w:p w:rsidR="00000000" w:rsidRDefault="00B26610"&gt;&lt;w:pPr&gt;&lt;w:pStyle w:val="F5562F71724143C9BA04AC079D221474"/&gt;&lt;/w:pPr&gt;&lt;w:r w:rsidRPr="00993CDE"&gt;&lt;w:rPr&gt;&lt;w:rStyle w:val="a3"/&gt;&lt;/w:rPr&gt;&lt;w:t&gt;Место для ввода текста.&lt;/w:t&gt;&lt;/w:r&gt;&lt;/w:p&gt;&lt;/w:docPartBody&gt;&lt;/w:docPart&gt;&lt;/w:docParts&gt;&lt;/w:glossaryDocument&gt;&lt;/pkg:xmlData&gt;&lt;/pkg:part&gt;&lt;pkg:part pkg:name="/word/glossary/settings.xml" pkg:contentType="application/vnd.openxmlformats-officedocument.wordprocessingml.settings+xml"&gt;&lt;pkg:xmlData&gt;&lt;w:settings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w16sdtdh"&gt;&lt;w:view w:val="normal"/&gt;&lt;w:defaultTabStop w:val="708"/&gt;&lt;w:characterSpacingControl w:val="doNotCompress"/&gt;&lt;w:compat&gt;&lt;w:useFELayout/&gt;&lt;w:compatSetting w:name="compatibilityMode" w:uri="http://schemas.microsoft.com/office/word" w:val="15"/&gt;&lt;w:compatSetting w:name="overrideTableStyleFontSizeAndJustification" w:uri="http://schemas.microsoft.com/office/word" w:val="1"/&gt;&lt;w:compatSetting w:name="enableOpenTypeFeatures" w:uri="http://schemas.microsoft.com/office/word" w:val="1"/&gt;&lt;w:compatSetting w:name="doNotFlipMirrorIndents" w:uri="http://schemas.microsoft.com/office/word" w:val="1"/&gt;&lt;w:compatSetting w:name="differentiateMultirowTableHeaders" w:uri="http://schemas.microsoft.com/office/word" w:val="1"/&gt;&lt;w:compatSetting w:name="useWord2013TrackBottomHyphenation" w:uri="http://schemas.microsoft.com/office/word" w:val="0"/&gt;&lt;/w:compat&gt;&lt;m:mathPr&gt;&lt;m:mathFont m:val="Cambria Math"/&gt;&lt;m:brkBin m:val="before"/&gt;&lt;m:brkBinSub m:val="--"/&gt;&lt;m:smallFrac m:val="0"/&gt;&lt;m:dispDef/&gt;&lt;m:lMargin m:val="0"/&gt;&lt;m:rMargin m:val="0"/&gt;&lt;m:defJc m:val="centerGroup"/&gt;&lt;m:wrapIndent m:val="1440"/&gt;&lt;m:intLim m:val="subSup"/&gt;&lt;m:naryLim m:val="undOvr"/&gt;&lt;/m:mathPr&gt;&lt;w:themeFontLang w:val="ru-RU"/&gt;&lt;w:clrSchemeMapping w:bg1="light1" w:t1="dark1" w:bg2="light2" w:t2="dark2" w:accent1="accent1" w:accent2="accent2" w:accent3="accent3" w:accent4="accent4" w:accent5="accent5" w:accent6="accent6" w:hyperlink="hyperlink" w:followedHyperlink="followedHyperlink"/&gt;&lt;w:decimalSymbol w:val=","/&gt;&lt;w:listSeparator w:val=";"/&gt;&lt;w15:chartTrackingRefBased/&gt;&lt;/w:settings&gt;&lt;/pkg:xmlData&gt;&lt;/pkg:part&gt;&lt;pkg:part pkg:name="/word/glossary/_rels/document.xml.rels" pkg:contentType="application/vnd.openxmlformats-package.relationships+xml"&gt;&lt;pkg:xmlData&gt;&lt;Relationships xmlns="http://schemas.openxmlformats.org/package/2006/relationships"&gt;&lt;Relationship Id="rId3" Type="http://schemas.openxmlformats.org/officeDocument/2006/relationships/webSettings" Target="webSettings.xml"/&gt;&lt;Relationship Id="rId2" Type="http://schemas.openxmlformats.org/officeDocument/2006/relationships/settings" Target="settings.xml"/&gt;&lt;Relationship Id="rId1" Type="http://schemas.openxmlformats.org/officeDocument/2006/relationships/styles" Target="styles.xml"/&gt;&lt;Relationship Id="rId4" Type="http://schemas.openxmlformats.org/officeDocument/2006/relationships/fontTable" Target="fontTable.xml"/&gt;&lt;/Relationships&gt;&lt;/pkg:xmlData&gt;&lt;/pkg:part&gt;&lt;pkg:part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w:eastAsiaTheme="minorHAnsi" w:hAnsiTheme="minorHAnsi" w:cstheme="minorBidi"/&gt;&lt;w:sz w:val="22"/&gt;&lt;w:szCs w:val="22"/&gt;&lt;w:lang w:val="ru-RU" w:eastAsia="en-US" w:bidi="ar-SA"/&gt;&lt;/w:rPr&gt;&lt;/w:rPrDefault&gt;&lt;w:pPrDefault&gt;&lt;w:pPr&gt;&lt;w:spacing w:after="160"/&gt;&lt;/w:pPr&gt;&lt;/w:pPrDefault&gt;&lt;/w:docDefaults&gt;&lt;w:style w:type="paragraph" w:default="1" w:styleId="a"&gt;&lt;w:name w:val="Normal"/&gt;&lt;w:qFormat/&gt;&lt;w:pPr&gt;&lt;w:spacing w:line="276" w:lineRule="auto"/&gt;&lt;w:jc w:val="both"/&gt;&lt;/w:pPr&gt;&lt;w:rPr&gt;&lt;w:rFonts w:ascii="Times New Roman" w:hAnsi="Times New Roman"/&gt;&lt;w:sz w:val="24"/&gt;&lt;/w:rPr&gt;&lt;/w:style&gt;&lt;w:style w:type="character" w:default="1" w:styleId="a0"&gt;&lt;w:name w:val="Default Paragraph Font"/&gt;&lt;w:uiPriority w:val="1"/&gt;&lt;w:semiHidden/&gt;&lt;w:unhideWhenUsed/&gt;&lt;/w:style&gt;&lt;w:style w:type="table" w:default="1" w:styleId="a1"&gt;&lt;w:name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w:styleId="a2"&gt;&lt;w:name w:val="No List"/&gt;&lt;w:uiPriority w:val="99"/&gt;&lt;w:semiHidden/&gt;&lt;w:unhideWhenUsed/&gt;&lt;/w:style&gt;&lt;w:style w:type="paragraph" w:customStyle="1" w:styleId="SDText"&gt;&lt;w:name w:val="SD_Text"/&gt;&lt;w:basedOn w:val="a"/&gt;&lt;w:link w:val="SDText0"/&gt;&lt;w:qFormat/&gt;&lt;/w:style&gt;&lt;w:style w:type="character" w:customStyle="1" w:styleId="SDText0"&gt;&lt;w:name w:val="SD_Text Знак"/&gt;&lt;w:basedOn w:val="a0"/&gt;&lt;w:link w:val="SDText"/&gt;&lt;w:rPr&gt;&lt;w:rFonts w:ascii="Times New Roman" w:hAnsi="Times New Roman"/&gt;&lt;w:sz w:val="24"/&gt;&lt;/w:rPr&gt;&lt;/w:style&gt;&lt;/w:styles&gt;&lt;/pkg:xmlData&gt;&lt;/pkg:part&gt;&lt;pkg:part pkg:name="/word/glossary/styles.xml"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w:val="22"/&gt;&lt;w:szCs w:val="22"/&gt;&lt;w:lang w:val="ru-RU" w:eastAsia="ru-RU" w:bidi="ar-SA"/&gt;&lt;/w:rPr&gt;&lt;/w:rPrDefault&gt;&lt;w:pPrDefault&gt;&lt;w:pPr&gt;&lt;w:spacing w:after="160" w:line="259" w:lineRule="auto"/&gt;&lt;/w:pPr&gt;&lt;/w:pPrDefault&gt;&lt;/w:docDefaults&gt;&lt;w:latentStyles w:defLockedState="0" w:defUIPriority="99" w:defSemiHidden="0" w:defUnhideWhenUsed="0" w:defQFormat="0" w:count="376"&gt;&lt;w:lsdException w:name="Normal" w:uiPriority="0" w:qFormat="1"/&gt;&lt;w:lsdException w:name="heading 1" w:uiPriority="9" w:qFormat="1"/&gt;&lt;w:lsdException w:name="heading 2" w:semiHidden="1" w:uiPriority="9" w:unhideWhenUsed="1" w:qFormat="1"/&gt;&lt;w:lsdException w:name="heading 3" w:semiHidden="1" w:uiPriority="9" w:unhideWhenUsed="1" w:qFormat="1"/&gt;&lt;w:lsdException w:name="heading 4" w:semiHidden="1" w:uiPriority="9" w:unhideWhenUsed="1" w:qFormat="1"/&gt;&lt;w:lsdException w:name="heading 5" w:semiHidden="1" w:uiPriority="9" w:unhideWhenUsed="1" w:qFormat="1"/&gt;&lt;w:lsdException w:name="heading 6" w:semiHidden="1" w:uiPriority="9" w:unhideWhenUsed="1" w:qFormat="1"/&gt;&lt;w:lsdException w:name="heading 7" w:semiHidden="1" w:uiPriority="9" w:unhideWhenUsed="1" w:qFormat="1"/&gt;&lt;w:lsdException w:name="heading 8" w:semiHidden="1" w:uiPriority="9" w:unhideWhenUsed="1" w:qFormat="1"/&gt;&lt;w:lsdException w:name="heading 9" w:semiHidden="1" w:uiPriority="9" w:unhideWhenUsed="1" w:qFormat="1"/&gt;&lt;w:lsdException w:name="index 1" w:semiHidden="1" w:unhideWhenUsed="1"/&gt;&lt;w:lsdException w:name="index 2" w:semiHidden="1" w:unhideWhenUsed="1"/&gt;&lt;w:lsdException w:name="index 3" w:semiHidden="1" w:unhideWhenUsed="1"/&gt;&lt;w:lsdException w:name="index 4" w:semiHidden="1" w:unhideWhenUsed="1"/&gt;&lt;w:lsdException w:name="index 5" w:semiHidden="1" w:unhideWhenUsed="1"/&gt;&lt;w:lsdException w:name="index 6" w:semiHidden="1" w:unhideWhenUsed="1"/&gt;&lt;w:lsdException w:name="index 7" w:semiHidden="1" w:unhideWhenUsed="1"/&gt;&lt;w:lsdException w:name="index 8" w:semiHidden="1" w:unhideWhenUsed="1"/&gt;&lt;w:lsdException w:name="index 9" w:semiHidden="1" w:unhideWhenUsed="1"/&gt;&lt;w:lsdException w:name="toc 1" w:semiHidden="1" w:uiPriority="39" w:unhideWhenUsed="1"/&gt;&lt;w:lsdException w:name="toc 2" w:semiHidden="1" w:uiPriority="39" w:unhideWhenUsed="1"/&gt;&lt;w:lsdException w:name="toc 3" w:semiHidden="1" w:uiPriority="39" w:unhideWhenUsed="1"/&gt;&lt;w:lsdException w:name="toc 4" w:semiHidden="1" w:uiPriority="39" w:unhideWhenUsed="1"/&gt;&lt;w:lsdException w:name="toc 5" w:semiHidden="1" w:uiPriority="39" w:unhideWhenUsed="1"/&gt;&lt;w:lsdException w:name="toc 6" w:semiHidden="1" w:uiPriority="39" w:unhideWhenUsed="1"/&gt;&lt;w:lsdException w:name="toc 7" w:semiHidden="1" w:uiPriority="39" w:unhideWhenUsed="1"/&gt;&lt;w:lsdException w:name="toc 8" w:semiHidden="1" w:uiPriority="39" w:unhideWhenUsed="1"/&gt;&lt;w:lsdException w:name="toc 9" w:semiHidden="1" w:uiPriority="39" w:unhideWhenUsed="1"/&gt;&lt;w:lsdException w:name="Normal Indent" w:semiHidden="1" w:unhideWhenUsed="1"/&gt;&lt;w:lsdException w:name="footnote text" w:semiHidden="1" w:unhideWhenUsed="1"/&gt;&lt;w:lsdException w:name="annotation text" w:semiHidden="1" w:unhideWhenUsed="1"/&gt;&lt;w:lsdException w:name="header" w:semiHidden="1" w:unhideWhenUsed="1"/&gt;&lt;w:lsdException w:name="footer" w:semiHidden="1" w:unhideWhenUsed="1"/&gt;&lt;w:lsdException w:name="index heading" w:semiHidden="1" w:unhideWhenUsed="1"/&gt;&lt;w:lsdException w:name="caption" w:semiHidden="1" w:uiPriority="35" w:unhideWhenUsed="1" w:qFormat="1"/&gt;&lt;w:lsdException w:name="table of figures" w:semiHidden="1" w:unhideWhenUsed="1"/&gt;&lt;w:lsdException w:name="envelope address" w:semiHidden="1" w:unhideWhenUsed="1"/&gt;&lt;w:lsdException w:name="envelope return" w:semiHidden="1" w:unhideWhenUsed="1"/&gt;&lt;w:lsdException w:name="footnote reference" w:semiHidden="1" w:unhideWhenUsed="1"/&gt;&lt;w:lsdException w:name="annotation reference" w:semiHidden="1" w:unhideWhenUsed="1"/&gt;&lt;w:lsdException w:name="line number" w:semiHidden="1" w:unhideWhenUsed="1"/&gt;&lt;w:lsdException w:name="page number" w:semiHidden="1" w:unhideWhenUsed="1"/&gt;&lt;w:lsdException w:name="endnote reference" w:semiHidden="1" w:unhideWhenUsed="1"/&gt;&lt;w:lsdException w:name="endnote text" w:semiHidden="1" w:unhideWhenUsed="1"/&gt;&lt;w:lsdException w:name="table of authorities" w:semiHidden="1" w:unhideWhenUsed="1"/&gt;&lt;w:lsdException w:name="macro" w:semiHidden="1" w:unhideWhenUsed="1"/&gt;&lt;w:lsdException w:name="toa heading" w:semiHidden="1" w:unhideWhenUsed="1"/&gt;&lt;w:lsdException w:name="List" w:semiHidden="1" w:unhideWhenUsed="1"/&gt;&lt;w:lsdException w:name="List Bullet" w:semiHidden="1" w:unhideWhenUsed="1"/&gt;&lt;w:lsdException w:name="List Number" w:semiHidden="1" w:unhideWhenUsed="1"/&gt;&lt;w:lsdException w:name="List 2" w:semiHidden="1" w:unhideWhenUsed="1"/&gt;&lt;w:lsdException w:name="List 3" w:semiHidden="1" w:unhideWhenUsed="1"/&gt;&lt;w:lsdException w:name="List 4" w:semiHidden="1" w:unhideWhenUsed="1"/&gt;&lt;w:lsdException w:name="List 5" w:semiHidden="1" w:unhideWhenUsed="1"/&gt;&lt;w:lsdException w:name="List Bullet 2" w:semiHidden="1" w:unhideWhenUsed="1"/&gt;&lt;w:lsdException w:name="List Bullet 3" w:semiHidden="1" w:unhideWhenUsed="1"/&gt;&lt;w:lsdException w:name="List Bullet 4" w:semiHidden="1" w:unhideWhenUsed="1"/&gt;&lt;w:lsdException w:name="List Bullet 5" w:semiHidden="1" w:unhideWhenUsed="1"/&gt;&lt;w:lsdException w:name="List Number 2" w:semiHidden="1" w:unhideWhenUsed="1"/&gt;&lt;w:lsdException w:name="List Number 3" w:semiHidden="1" w:unhideWhenUsed="1"/&gt;&lt;w:lsdException w:name="List Number 4" w:semiHidden="1" w:unhideWhenUsed="1"/&gt;&lt;w:lsdException w:name="List Number 5" w:semiHidden="1" w:unhideWhenUsed="1"/&gt;&lt;w:lsdException w:name="Title" w:uiPriority="10" w:qFormat="1"/&gt;&lt;w:lsdException w:name="Closing" w:semiHidden="1" w:unhideWhenUsed="1"/&gt;&lt;w:lsdException w:name="Signature" w:semiHidden="1" w:unhideWhenUsed="1"/&gt;&lt;w:lsdException w:name="Default Paragraph Font" w:semiHidden="1" w:uiPriority="1" w:unhideWhenUsed="1"/&gt;&lt;w:lsdException w:name="Body Text" w:semiHidden="1" w:unhideWhenUsed="1"/&gt;&lt;w:lsdException w:name="Body Text Indent" w:semiHidden="1" w:unhideWhenUsed="1"/&gt;&lt;w:lsdException w:name="List Continue" w:semiHidden="1" w:unhideWhenUsed="1"/&gt;&lt;w:lsdException w:name="List Continue 2" w:semiHidden="1" w:unhideWhenUsed="1"/&gt;&lt;w:lsdException w:name="List Continue 3" w:semiHidden="1" w:unhideWhenUsed="1"/&gt;&lt;w:lsdException w:name="List Continue 4" w:semiHidden="1" w:unhideWhenUsed="1"/&gt;&lt;w:lsdException w:name="List Continue 5" w:semiHidden="1" w:unhideWhenUsed="1"/&gt;&lt;w:lsdException w:name="Message Header" w:semiHidden="1" w:unhideWhenUsed="1"/&gt;&lt;w:lsdException w:name="Subtitle" w:uiPriority="11" w:qFormat="1"/&gt;&lt;w:lsdException w:name="Salutation" w:semiHidden="1" w:unhideWhenUsed="1"/&gt;&lt;w:lsdException w:name="Date" w:semiHidden="1" w:unhideWhenUsed="1"/&gt;&lt;w:lsdException w:name="Body Text First Indent" w:semiHidden="1" w:unhideWhenUsed="1"/&gt;&lt;w:lsdException w:name="Body Text First Indent 2" w:semiHidden="1" w:unhideWhenUsed="1"/&gt;&lt;w:lsdException w:name="Note Heading" w:semiHidden="1" w:unhideWhenUsed="1"/&gt;&lt;w:lsdException w:name="Body Text 2" w:semiHidden="1" w:unhideWhenUsed="1"/&gt;&lt;w:lsdException w:name="Body Text 3" w:semiHidden="1" w:unhideWhenUsed="1"/&gt;&lt;w:lsdException w:name="Body Text Indent 2" w:semiHidden="1" w:unhideWhenUsed="1"/&gt;&lt;w:lsdException w:name="Body Text Indent 3" w:semiHidden="1" w:unhideWhenUsed="1"/&gt;&lt;w:lsdException w:name="Block Text" w:semiHidden="1" w:unhideWhenUsed="1"/&gt;&lt;w:lsdException w:name="Hyperlink" w:semiHidden="1" w:unhideWhenUsed="1"/&gt;&lt;w:lsdException w:name="FollowedHyperlink" w:semiHidden="1" w:unhideWhenUsed="1"/&gt;&lt;w:lsdException w:name="Strong" w:uiPriority="22" w:qFormat="1"/&gt;&lt;w:lsdException w:name="Emphasis" w:uiPriority="20" w:qFormat="1"/&gt;&lt;w:lsdException w:name="Document Map" w:semiHidden="1" w:unhideWhenUsed="1"/&gt;&lt;w:lsdException w:name="Plain Text" w:semiHidden="1" w:unhideWhenUsed="1"/&gt;&lt;w:lsdException w:name="E-mail Signature" w:semiHidden="1" w:unhideWhenUsed="1"/&gt;&lt;w:lsdException w:name="HTML Top of Form" w:semiHidden="1" w:unhideWhenUsed="1"/&gt;&lt;w:lsdException w:name="HTML Bottom of Form" w:semiHidden="1" w:unhideWhenUsed="1"/&gt;&lt;w:lsdException w:name="Normal (Web)" w:semiHidden="1" w:unhideWhenUsed="1"/&gt;&lt;w:lsdException w:name="HTML Acronym" w:semiHidden="1" w:unhideWhenUsed="1"/&gt;&lt;w:lsdException w:name="HTML Address" w:semiHidden="1" w:unhideWhenUsed="1"/&gt;&lt;w:lsdException w:name="HTML Cite" w:semiHidden="1" w:unhideWhenUsed="1"/&gt;&lt;w:lsdException w:name="HTML Code" w:semiHidden="1" w:unhideWhenUsed="1"/&gt;&lt;w:lsdException w:name="HTML Definition" w:semiHidden="1" w:unhideWhenUsed="1"/&gt;&lt;w:lsdException w:name="HTML Keyboard" w:semiHidden="1" w:unhideWhenUsed="1"/&gt;&lt;w:lsdException w:name="HTML Preformatted" w:semiHidden="1" w:unhideWhenUsed="1"/&gt;&lt;w:lsdException w:name="HTML Sample" w:semiHidden="1" w:unhideWhenUsed="1"/&gt;&lt;w:lsdException w:name="HTML Typewriter" w:semiHidden="1" w:unhideWhenUsed="1"/&gt;&lt;w:lsdException w:name="HTML Variable" w:semiHidden="1" w:unhideWhenUsed="1"/&gt;&lt;w:lsdException w:name="Normal Table" w:semiHidden="1" w:unhideWhenUsed="1"/&gt;&lt;w:lsdException w:name="annotation subject" w:semiHidden="1" w:unhideWhenUsed="1"/&gt;&lt;w:lsdException w:name="No List" w:semiHidden="1" w:unhideWhenUsed="1"/&gt;&lt;w:lsdException w:name="Outline List 1" w:semiHidden="1" w:unhideWhenUsed="1"/&gt;&lt;w:lsdException w:name="Outline List 2" w:semiHidden="1" w:unhideWhenUsed="1"/&gt;&lt;w:lsdException w:name="Outline List 3" w:semiHidden="1" w:unhideWhenUsed="1"/&gt;&lt;w:lsdException w:name="Table Simple 1" w:semiHidden="1" w:unhideWhenUsed="1"/&gt;&lt;w:lsdException w:name="Table Simple 2" w:semiHidden="1" w:unhideWhenUsed="1"/&gt;&lt;w:lsdException w:name="Table Simple 3" w:semiHidden="1" w:unhideWhenUsed="1"/&gt;&lt;w:lsdException w:name="Table Classic 1" w:semiHidden="1" w:unhideWhenUsed="1"/&gt;&lt;w:lsdException w:name="Table Classic 2" w:semiHidden="1" w:unhideWhenUsed="1"/&gt;&lt;w:lsdException w:name="Table Classic 3" w:semiHidden="1" w:unhideWhenUsed="1"/&gt;&lt;w:lsdException w:name="Table Classic 4" w:semiHidden="1" w:unhideWhenUsed="1"/&gt;&lt;w:lsdException w:name="Table Colorful 1" w:semiHidden="1" w:unhideWhenUsed="1"/&gt;&lt;w:lsdException w:name="Table Colorful 2" w:semiHidden="1" w:unhideWhenUsed="1"/&gt;&lt;w:lsdException w:name="Table Colorful 3" w:semiHidden="1" w:unhideWhenUsed="1"/&gt;&lt;w:lsdException w:name="Table Columns 1" w:semiHidden="1" w:unhideWhenUsed="1"/&gt;&lt;w:lsdException w:name="Table Columns 2" w:semiHidden="1" w:unhideWhenUsed="1"/&gt;&lt;w:lsdException w:name="Table Columns 3" w:semiHidden="1" w:unhideWhenUsed="1"/&gt;&lt;w:lsdException w:name="Table Columns 4" w:semiHidden="1" w:unhideWhenUsed="1"/&gt;&lt;w:lsdException w:name="Table Columns 5" w:semiHidden="1" w:unhideWhenUsed="1"/&gt;&lt;w:lsdException w:name="Table Grid 1" w:semiHidden="1" w:unhideWhenUsed="1"/&gt;&lt;w:lsdException w:name="Table Grid 2" w:semiHidden="1" w:unhideWhenUsed="1"/&gt;&lt;w:lsdException w:name="Table Grid 3" w:semiHidden="1" w:unhideWhenUsed="1"/&gt;&lt;w:lsdException w:name="Table Grid 4" w:semiHidden="1" w:unhideWhenUsed="1"/&gt;&lt;w:lsdException w:name="Table Grid 5" w:semiHidden="1" w:unhideWhenUsed="1"/&gt;&lt;w:lsdException w:name="Table Grid 6" w:semiHidden="1" w:unhideWhenUsed="1"/&gt;&lt;w:lsdException w:name="Table Grid 7" w:semiHidden="1" w:unhideWhenUsed="1"/&gt;&lt;w:lsdException w:name="Table Grid 8" w:semiHidden="1" w:unhideWhenUsed="1"/&gt;&lt;w:lsdException w:name="Table List 1" w:semiHidden="1" w:unhideWhenUsed="1"/&gt;&lt;w:lsdException w:name="Table List 2" w:semiHidden="1" w:unhideWhenUsed="1"/&gt;&lt;w:lsdException w:name="Table List 3" w:semiHidden="1" w:unhideWhenUsed="1"/&gt;&lt;w:lsdException w:name="Table List 4" w:semiHidden="1" w:unhideWhenUsed="1"/&gt;&lt;w:lsdException w:name="Table List 5" w:semiHidden="1" w:unhideWhenUsed="1"/&gt;&lt;w:lsdException w:name="Table List 6" w:semiHidden="1" w:unhideWhenUsed="1"/&gt;&lt;w:lsdException w:name="Table List 7" w:semiHidden="1" w:unhideWhenUsed="1"/&gt;&lt;w:lsdException w:name="Table List 8" w:semiHidden="1" w:unhideWhenUsed="1"/&gt;&lt;w:lsdException w:name="Table 3D effects 1" w:semiHidden="1" w:unhideWhenUsed="1"/&gt;&lt;w:lsdException w:name="Table 3D effects 2" w:semiHidden="1" w:unhideWhenUsed="1"/&gt;&lt;w:lsdException w:name="Table 3D effects 3" w:semiHidden="1" w:unhideWhenUsed="1"/&gt;&lt;w:lsdException w:name="Table Contemporary" w:semiHidden="1" w:unhideWhenUsed="1"/&gt;&lt;w:lsdException w:name="Table Elegant" w:semiHidden="1" w:unhideWhenUsed="1"/&gt;&lt;w:lsdException w:name="Table Professional" w:semiHidden="1" w:unhideWhenUsed="1"/&gt;&lt;w:lsdException w:name="Table Subtle 1" w:semiHidden="1" w:unhideWhenUsed="1"/&gt;&lt;w:lsdException w:name="Table Subtle 2" w:semiHidden="1" w:unhideWhenUsed="1"/&gt;&lt;w:lsdException w:name="Table Web 1" w:semiHidden="1" w:unhideWhenUsed="1"/&gt;&lt;w:lsdException w:name="Table Web 2" w:semiHidden="1" w:unhideWhenUsed="1"/&gt;&lt;w:lsdException w:name="Table Web 3" w:semiHidden="1" w:unhideWhenUsed="1"/&gt;&lt;w:lsdException w:name="Balloon Text" w:semiHidden="1" w:unhideWhenUsed="1"/&gt;&lt;w:lsdException w:name="Table Grid" w:uiPriority="39"/&gt;&lt;w:lsdException w:name="Table Theme" w:semiHidden="1" w:unhideWhenUsed="1"/&gt;&lt;w:lsdException w:name="Placeholder Text" w:semiHidden="1"/&gt;&lt;w:lsdException w:name="No Spacing" w:uiPriority="1" w:qFormat="1"/&gt;&lt;w:lsdException w:name="Light Shading" w:uiPriority="60"/&gt;&lt;w:lsdException w:name="Light List" w:uiPriority="61"/&gt;&lt;w:lsdException w:name="Light Grid" w:uiPriority="62"/&gt;&lt;w:lsdException w:name="Medium Shading 1" w:uiPriority="63"/&gt;&lt;w:lsdException w:name="Medium Shading 2" w:uiPriority="64"/&gt;&lt;w:lsdException w:name="Medium List 1" w:uiPriority="65"/&gt;&lt;w:lsdException w:name="Medium List 2" w:uiPriority="66"/&gt;&lt;w:lsdException w:name="Medium Grid 1" w:uiPriority="67"/&gt;&lt;w:lsdException w:name="Medium Grid 2" w:uiPriority="68"/&gt;&lt;w:lsdException w:name="Medium Grid 3" w:uiPriority="69"/&gt;&lt;w:lsdException w:name="Dark List" w:uiPriority="70"/&gt;&lt;w:lsdException w:name="Colorful Shading" w:uiPriority="71"/&gt;&lt;w:lsdException w:name="Colorful List" w:uiPriority="72"/&gt;&lt;w:lsdException w:name="Colorful Grid" w:uiPriority="73"/&gt;&lt;w:lsdException w:name="Light Shading Accent 1" w:uiPriority="60"/&gt;&lt;w:lsdException w:name="Light List Accent 1" w:uiPriority="61"/&gt;&lt;w:lsdException w:name="Light Grid Accent 1" w:uiPriority="62"/&gt;&lt;w:lsdException w:name="Medium Shading 1 Accent 1" w:uiPriority="63"/&gt;&lt;w:lsdException w:name="Medium Shading 2 Accent 1" w:uiPriority="64"/&gt;&lt;w:lsdException w:name="Medium List 1 Accent 1" w:uiPriority="65"/&gt;&lt;w:lsdException w:name="Revision" w:semiHidden="1"/&gt;&lt;w:lsdException w:name="List Paragraph" w:uiPriority="34" w:qFormat="1"/&gt;&lt;w:lsdException w:name="Quote" w:uiPriority="29" w:qFormat="1"/&gt;&lt;w:lsdException w:name="Intense Quote" w:uiPriority="30" w:qFormat="1"/&gt;&lt;w:lsdException w:name="Medium List 2 Accent 1" w:uiPriority="66"/&gt;&lt;w:lsdException w:name="Medium Grid 1 Accent 1" w:uiPriority="67"/&gt;&lt;w:lsdException w:name="Medium Grid 2 Accent 1" w:uiPriority="68"/&gt;&lt;w:lsdException w:name="Medium Grid 3 Accent 1" w:uiPriority="69"/&gt;&lt;w:lsdException w:name="Dark List Accent 1" w:uiPriority="70"/&gt;&lt;w:lsdException w:name="Colorful Shading Accent 1" w:uiPriority="71"/&gt;&lt;w:lsdException w:name="Colorful List Accent 1" w:uiPriority="72"/&gt;&lt;w:lsdException w:name="Colorful Grid Accent 1" w:uiPriority="73"/&gt;&lt;w:lsdException w:name="Light Shading Accent 2" w:uiPriority="60"/&gt;&lt;w:lsdException w:name="Light List Accent 2" w:uiPriority="61"/&gt;&lt;w:lsdException w:name="Light Grid Accent 2" w:uiPriority="62"/&gt;&lt;w:lsdException w:name="Medium Shading 1 Accent 2" w:uiPriority="63"/&gt;&lt;w:lsdException w:name="Medium Shading 2 Accent 2" w:uiPriority="64"/&gt;&lt;w:lsdException w:name="Medium List 1 Accent 2" w:uiPriority="65"/&gt;&lt;w:lsdException w:name="Medium List 2 Accent 2" w:uiPriority="66"/&gt;&lt;w:lsdException w:name="Medium Grid 1 Accent 2" w:uiPriority="67"/&gt;&lt;w:lsdException w:name="Medium Grid 2 Accent 2" w:uiPriority="68"/&gt;&lt;w:lsdException w:name="Medium Grid 3 Accent 2" w:uiPriority="69"/&gt;&lt;w:lsdException w:name="Dark List Accent 2" w:uiPriority="70"/&gt;&lt;w:lsdException w:name="Colorful Shading Accent 2" w:uiPriority="71"/&gt;&lt;w:lsdException w:name="Colorful List Accent 2" w:uiPriority="72"/&gt;&lt;w:lsdException w:name="Colorful Grid Accent 2" w:uiPriority="73"/&gt;&lt;w:lsdException w:name="Light Shading Accent 3" w:uiPriority="60"/&gt;&lt;w:lsdException w:name="Light List Accent 3" w:uiPriority="61"/&gt;&lt;w:lsdException w:name="Light Grid Accent 3" w:uiPriority="62"/&gt;&lt;w:lsdException w:name="Medium Shading 1 Accent 3" w:uiPriority="63"/&gt;&lt;w:lsdException w:name="Medium Shading 2 Accent 3" w:uiPriority="64"/&gt;&lt;w:lsdException w:name="Medium List 1 Accent 3" w:uiPriority="65"/&gt;&lt;w:lsdException w:name="Medium List 2 Accent 3" w:uiPriority="66"/&gt;&lt;w:lsdException w:name="Medium Grid 1 Accent 3" w:uiPriority="67"/&gt;&lt;w:lsdException w:name="Medium Grid 2 Accent 3" w:uiPriority="68"/&gt;&lt;w:lsdException w:name="Medium Grid 3 Accent 3" w:uiPriority="69"/&gt;&lt;w:lsdException w:name="Dark List Accent 3" w:uiPriority="70"/&gt;&lt;w:lsdException w:name="Colorful Shading Accent 3" w:uiPriority="71"/&gt;&lt;w:lsdException w:name="Colorful List Accent 3" w:uiPriority="72"/&gt;&lt;w:lsdException w:name="Colorful Grid Accent 3" w:uiPriority="73"/&gt;&lt;w:lsdException w:name="Light Shading Accent 4" w:uiPriority="60"/&gt;&lt;w:lsdException w:name="Light List Accent 4" w:uiPriority="61"/&gt;&lt;w:lsdException w:name="Light Grid Accent 4" w:uiPriority="62"/&gt;&lt;w:lsdException w:name="Medium Shading 1 Accent 4" w:uiPriority="63"/&gt;&lt;w:lsdException w:name="Medium Shading 2 Accent 4" w:uiPriority="64"/&gt;&lt;w:lsdException w:name="Medium List 1 Accent 4" w:uiPriority="65"/&gt;&lt;w:lsdException w:name="Medium List 2 Accent 4" w:uiPriority="66"/&gt;&lt;w:lsdException w:name="Medium Grid 1 Accent 4" w:uiPriority="67"/&gt;&lt;w:lsdException w:name="Medium Grid 2 Accent 4" w:uiPriority="68"/&gt;&lt;w:lsdException w:name="Medium Grid 3 Accent 4" w:uiPriority="69"/&gt;&lt;w:lsdException w:name="Dark List Accent 4" w:uiPriority="70"/&gt;&lt;w:lsdException w:name="Colorful Shading Accent 4" w:uiPriority="71"/&gt;&lt;w:lsdException w:name="Colorful List Accent 4" w:uiPriority="72"/&gt;&lt;w:lsdException w:name="Colorful Grid Accent 4" w:uiPriority="73"/&gt;&lt;w:lsdException w:name="Light Shading Accent 5" w:uiPriority="60"/&gt;&lt;w:lsdException w:name="Light List Accent 5" w:uiPriority="61"/&gt;&lt;w:lsdException w:name="Light Grid Accent 5" w:uiPriority="62"/&gt;&lt;w:lsdException w:name="Medium Shading 1 Accent 5" w:uiPriority="63"/&gt;&lt;w:lsdException w:name="Medium Shading 2 Accent 5" w:uiPriority="64"/&gt;&lt;w:lsdException w:name="Medium List 1 Accent 5" w:uiPriority="65"/&gt;&lt;w:lsdException w:name="Medium List 2 Accent 5" w:uiPriority="66"/&gt;&lt;w:lsdException w:name="Medium Grid 1 Accent 5" w:uiPriority="67"/&gt;&lt;w:lsdException w:name="Medium Grid 2 Accent 5" w:uiPriority="68"/&gt;&lt;w:lsdException w:name="Medium Grid 3 Accent 5" w:uiPriority="69"/&gt;&lt;w:lsdException w:name="Dark List Accent 5" w:uiPriority="70"/&gt;&lt;w:lsdException w:name="Colorful Shading Accent 5" w:uiPriority="71"/&gt;&lt;w:lsdException w:name="Colorful List Accent 5" w:uiPriority="72"/&gt;&lt;w:lsdException w:name="Colorful Grid Accent 5" w:uiPriority="73"/&gt;&lt;w:lsdException w:name="Light Shading Accent 6" w:uiPriority="60"/&gt;&lt;w:lsdException w:name="Light List Accent 6" w:uiPriority="61"/&gt;&lt;w:lsdException w:name="Light Grid Accent 6" w:uiPriority="62"/&gt;&lt;w:lsdException w:name="Medium Shading 1 Accent 6" w:uiPriority="63"/&gt;&lt;w:lsdException w:name="Medium Shading 2 Accent 6" w:uiPriority="64"/&gt;&lt;w:lsdException w:name="Medium List 1 Accent 6" w:uiPriority="65"/&gt;&lt;w:lsdException w:name="Medium List 2 Accent 6" w:uiPriority="66"/&gt;&lt;w:lsdException w:name="Medium Grid 1 Accent 6" w:uiPriority="67"/&gt;&lt;w:lsdException w:name="Medium Grid 2 Accent 6" w:uiPriority="68"/&gt;&lt;w:lsdException w:name="Medium Grid 3 Accent 6" w:uiPriority="69"/&gt;&lt;w:lsdException w:name="Dark List Accent 6" w:uiPriority="70"/&gt;&lt;w:lsdException w:name="Colorful Shading Accent 6" w:uiPriority="71"/&gt;&lt;w:lsdException w:name="Colorful List Accent 6" w:uiPriority="72"/&gt;&lt;w:lsdException w:name="Colorful Grid Accent 6" w:uiPriority="73"/&gt;&lt;w:lsdException w:name="Subtle Emphasis" w:uiPriority="19" w:qFormat="1"/&gt;&lt;w:lsdException w:name="Intense Emphasis" w:uiPriority="21" w:qFormat="1"/&gt;&lt;w:lsdException w:name="Subtle Reference" w:uiPriority="31" w:qFormat="1"/&gt;&lt;w:lsdException w:name="Intense Reference" w:uiPriority="32" w:qFormat="1"/&gt;&lt;w:lsdException w:name="Book Title" w:uiPriority="33" w:qFormat="1"/&gt;&lt;w:lsdException w:name="Bibliography" w:semiHidden="1" w:uiPriority="37" w:unhideWhenUsed="1"/&gt;&lt;w:lsdException w:name="TOC Heading" w:semiHidden="1" w:uiPriority="39" w:unhideWhenUsed="1" w:qFormat="1"/&gt;&lt;w:lsdException w:name="Plain Table 1" w:uiPriority="41"/&gt;&lt;w:lsdException w:name="Plain Table 2" w:uiPriority="42"/&gt;&lt;w:lsdException w:name="Plain Table 3" w:uiPriority="43"/&gt;&lt;w:lsdException w:name="Plain Table 4" w:uiPriority="44"/&gt;&lt;w:lsdException w:name="Plain Table 5" w:uiPriority="45"/&gt;&lt;w:lsdException w:name="Grid Table Light" w:uiPriority="40"/&gt;&lt;w:lsdException w:name="Grid Table 1 Light" w:uiPriority="46"/&gt;&lt;w:lsdException w:name="Grid Table 2" w:uiPriority="47"/&gt;&lt;w:lsdException w:name="Grid Table 3" w:uiPriority="48"/&gt;&lt;w:lsdException w:name="Grid Table 4" w:uiPriority="49"/&gt;&lt;w:lsdException w:name="Grid Table 5 Dark" w:uiPriority="50"/&gt;&lt;w:lsdException w:name="Grid Table 6 Colorful" w:uiPriority="51"/&gt;&lt;w:lsdException w:name="Grid Table 7 Colorful" w:uiPriority="52"/&gt;&lt;w:lsdException w:name="Grid Table 1 Light Accent 1" w:uiPriority="46"/&gt;&lt;w:lsdException w:name="Grid Table 2 Accent 1" w:uiPriority="47"/&gt;&lt;w:lsdException w:name="Grid Table 3 Accent 1" w:uiPriority="48"/&gt;&lt;w:lsdException w:name="Grid Table 4 Accent 1" w:uiPriority="49"/&gt;&lt;w:lsdException w:name="Grid Table 5 Dark Accent 1" w:uiPriority="50"/&gt;&lt;w:lsdException w:name="Grid Table 6 Colorful Accent 1" w:uiPriority="51"/&gt;&lt;w:lsdException w:name="Grid Table 7 Colorful Accent 1" w:uiPriority="52"/&gt;&lt;w:lsdException w:name="Grid Table 1 Light Accent 2" w:uiPriority="46"/&gt;&lt;w:lsdException w:name="Grid Table 2 Accent 2" w:uiPriority="47"/&gt;&lt;w:lsdException w:name="Grid Table 3 Accent 2" w:uiPriority="48"/&gt;&lt;w:lsdException w:name="Grid Table 4 Accent 2" w:uiPriority="49"/&gt;&lt;w:lsdException w:name="Grid Table 5 Dark Accent 2" w:uiPriority="50"/&gt;&lt;w:lsdException w:name="Grid Table 6 Colorful Accent 2" w:uiPriority="51"/&gt;&lt;w:lsdException w:name="Grid Table 7 Colorful Accent 2" w:uiPriority="52"/&gt;&lt;w:lsdException w:name="Grid Table 1 Light Accent 3" w:uiPriority="46"/&gt;&lt;w:lsdException w:name="Grid Table 2 Accent 3" w:uiPriority="47"/&gt;&lt;w:lsdException w:name="Grid Table 3 Accent 3" w:uiPriority="48"/&gt;&lt;w:lsdException w:name="Grid Table 4 Accent 3" w:uiPriority="49"/&gt;&lt;w:lsdException w:name="Grid Table 5 Dark Accent 3" w:uiPriority="50"/&gt;&lt;w:lsdException w:name="Grid Table 6 Colorful Accent 3" w:uiPriority="51"/&gt;&lt;w:lsdException w:name="Grid Table 7 Colorful Accent 3" w:uiPriority="52"/&gt;&lt;w:lsdException w:name="Grid Table 1 Light Accent 4" w:uiPriority="46"/&gt;&lt;w:lsdException w:name="Grid Table 2 Accent 4" w:uiPriority="47"/&gt;&lt;w:lsdException w:name="Grid Table 3 Accent 4" w:uiPriority="48"/&gt;&lt;w:lsdException w:name="Grid Table 4 Accent 4" w:uiPriority="49"/&gt;&lt;w:lsdException w:name="Grid Table 5 Dark Accent 4" w:uiPriority="50"/&gt;&lt;w:lsdException w:name="Grid Table 6 Colorful Accent 4" w:uiPriority="51"/&gt;&lt;w:lsdException w:name="Grid Table 7 Colorful Accent 4" w:uiPriority="52"/&gt;&lt;w:lsdException w:name="Grid Table 1 Light Accent 5" w:uiPriority="46"/&gt;&lt;w:lsdException w:name="Grid Table 2 Accent 5" w:uiPriority="47"/&gt;&lt;w:lsdException w:name="Grid Table 3 Accent 5" w:uiPriority="48"/&gt;&lt;w:lsdException w:name="Grid Table 4 Accent 5" w:uiPriority="49"/&gt;&lt;w:lsdException w:name="Grid Table 5 Dark Accent 5" w:uiPriority="50"/&gt;&lt;w:lsdException w:name="Grid Table 6 Colorful Accent 5" w:uiPriority="51"/&gt;&lt;w:lsdException w:name="Grid Table 7 Colorful Accent 5" w:uiPriority="52"/&gt;&lt;w:lsdException w:name="Grid Table 1 Light Accent 6" w:uiPriority="46"/&gt;&lt;w:lsdException w:name="Grid Table 2 Accent 6" w:uiPriority="47"/&gt;&lt;w:lsdException w:name="Grid Table 3 Accent 6" w:uiPriority="48"/&gt;&lt;w:lsdException w:name="Grid Table 4 Accent 6" w:uiPriority="49"/&gt;&lt;w:lsdException w:name="Grid Table 5 Dark Accent 6" w:uiPriority="50"/&gt;&lt;w:lsdException w:name="Grid Table 6 Colorful Accent 6" w:uiPriority="51"/&gt;&lt;w:lsdException w:name="Grid Table 7 Colorful Accent 6" w:uiPriority="52"/&gt;&lt;w:lsdException w:name="List Table 1 Light" w:uiPriority="46"/&gt;&lt;w:lsdException w:name="List Table 2" w:uiPriority="47"/&gt;&lt;w:lsdException w:name="List Table 3" w:uiPriority="48"/&gt;&lt;w:lsdException w:name="List Table 4" w:uiPriority="49"/&gt;&lt;w:lsdException w:name="List Table 5 Dark" w:uiPriority="50"/&gt;&lt;w:lsdException w:name="List Table 6 Colorful" w:uiPriority="51"/&gt;&lt;w:lsdException w:name="List Table 7 Colorful" w:uiPriority="52"/&gt;&lt;w:lsdException w:name="List Table 1 Light Accent 1" w:uiPriority="46"/&gt;&lt;w:lsdException w:name="List Table 2 Accent 1" w:uiPriority="47"/&gt;&lt;w:lsdException w:name="List Table 3 Accent 1" w:uiPriority="48"/&gt;&lt;w:lsdException w:name="List Table 4 Accent 1" w:uiPriority="49"/&gt;&lt;w:lsdException w:name="List Table 5 Dark Accent 1" w:uiPriority="50"/&gt;&lt;w:lsdException w:name="List Table 6 Colorful Accent 1" w:uiPriority="51"/&gt;&lt;w:lsdException w:name="List Table 7 Colorful Accent 1" w:uiPriority="52"/&gt;&lt;w:lsdException w:name="List Table 1 Light Accent 2" w:uiPriority="46"/&gt;&lt;w:lsdException w:name="List Table 2 Accent 2" w:uiPriority="47"/&gt;&lt;w:lsdException w:name="List Table 3 Accent 2" w:uiPriority="48"/&gt;&lt;w:lsdException w:name="List Table 4 Accent 2" w:uiPriority="49"/&gt;&lt;w:lsdException w:name="List Table 5 Dark Accent 2" w:uiPriority="50"/&gt;&lt;w:lsdException w:name="List Table 6 Colorful Accent 2" w:uiPriority="51"/&gt;&lt;w:lsdException w:name="List Table 7 Colorful Accent 2" w:uiPriority="52"/&gt;&lt;w:lsdException w:name="List Table 1 Light Accent 3" w:uiPriority="46"/&gt;&lt;w:lsdException w:name="List Table 2 Accent 3" w:uiPriority="47"/&gt;&lt;w:lsdException w:name="List Table 3 Accent 3" w:uiPriority="48"/&gt;&lt;w:lsdException w:name="List Table 4 Accent 3" w:uiPriority="49"/&gt;&lt;w:lsdException w:name="List Table 5 Dark Accent 3" w:uiPriority="50"/&gt;&lt;w:lsdException w:name="List Table 6 Colorful Accent 3" w:uiPriority="51"/&gt;&lt;w:lsdException w:name="List Table 7 Colorful Accent 3" w:uiPriority="52"/&gt;&lt;w:lsdException w:name="List Table 1 Light Accent 4" w:uiPriority="46"/&gt;&lt;w:lsdException w:name="List Table 2 Accent 4" w:uiPriority="47"/&gt;&lt;w:lsdException w:name="List Table 3 Accent 4" w:uiPriority="48"/&gt;&lt;w:lsdException w:name="List Table 4 Accent 4" w:uiPriority="49"/&gt;&lt;w:lsdException w:name="List Table 5 Dark Accent 4" w:uiPriority="50"/&gt;&lt;w:lsdException w:name="List Table 6 Colorful Accent 4" w:uiPriority="51"/&gt;&lt;w:lsdException w:name="List Table 7 Colorful Accent 4" w:uiPriority="52"/&gt;&lt;w:lsdException w:name="List Table 1 Light Accent 5" w:uiPriority="46"/&gt;&lt;w:lsdException w:name="List Table 2 Accent 5" w:uiPriority="47"/&gt;&lt;w:lsdException w:name="List Table 3 Accent 5" w:uiPriority="48"/&gt;&lt;w:lsdException w:name="List Table 4 Accent 5" w:uiPriority="49"/&gt;&lt;w:lsdException w:name="List Table 5 Dark Accent 5" w:uiPriority="50"/&gt;&lt;w:lsdException w:name="List Table 6 Colorful Accent 5" w:uiPriority="51"/&gt;&lt;w:lsdException w:name="List Table 7 Colorful Accent 5" w:uiPriority="52"/&gt;&lt;w:lsdException w:name="List Table 1 Light Accent 6" w:uiPriority="46"/&gt;&lt;w:lsdException w:name="List Table 2 Accent 6" w:uiPriority="47"/&gt;&lt;w:lsdException w:name="List Table 3 Accent 6" w:uiPriority="48"/&gt;&lt;w:lsdException w:name="List Table 4 Accent 6" w:uiPriority="49"/&gt;&lt;w:lsdException w:name="List Table 5 Dark Accent 6" w:uiPriority="50"/&gt;&lt;w:lsdException w:name="List Table 6 Colorful Accent 6" w:uiPriority="51"/&gt;&lt;w:lsdException w:name="List Table 7 Colorful Accent 6" w:uiPriority="52"/&gt;&lt;w:lsdException w:name="Mention" w:semiHidden="1" w:unhideWhenUsed="1"/&gt;&lt;w:lsdException w:name="Smart Hyperlink" w:semiHidden="1" w:unhideWhenUsed="1"/&gt;&lt;w:lsdException w:name="Hashtag" w:semiHidden="1" w:unhideWhenUsed="1"/&gt;&lt;w:lsdException w:name="Unresolved Mention" w:semiHidden="1" w:unhideWhenUsed="1"/&gt;&lt;w:lsdException w:name="Smart Link" w:semiHidden="1" w:unhideWhenUsed="1"/&gt;&lt;/w:latentStyles&gt;&lt;w:style w:type="paragraph" w:default="1" w:styleId="a"&gt;&lt;w:name w:val="Normal"/&gt;&lt;w:qFormat/&gt;&lt;/w:style&gt;&lt;w:style w:type="character" w:default="1" w:styleId="a0"&gt;&lt;w:name w:val="Default Paragraph Font"/&gt;&lt;w:uiPriority w:val="1"/&gt;&lt;w:semiHidden/&gt;&lt;w:unhideWhenUsed/&gt;&lt;/w:style&gt;&lt;w:style w:type="table" w:default="1" w:styleId="a1"&gt;&lt;w:name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w:styleId="a2"&gt;&lt;w:name w:val="No List"/&gt;&lt;w:uiPriority w:val="99"/&gt;&lt;w:semiHidden/&gt;&lt;w:unhideWhenUsed/&gt;&lt;/w:style&gt;&lt;w:style w:type="character" w:styleId="a3"&gt;&lt;w:name w:val="Placeholder Text"/&gt;&lt;w:basedOn w:val="a0"/&gt;&lt;w:uiPriority w:val="99"/&gt;&lt;w:semiHidden/&gt;&lt;w:rPr&gt;&lt;w:color w:val="808080"/&gt;&lt;/w:rPr&gt;&lt;/w:style&gt;&lt;w:style w:type="paragraph" w:customStyle="1" w:styleId="F5562F71724143C9BA04AC079D221474"&gt;&lt;w:name w:val="F5562F71724143C9BA04AC079D221474"/&gt;&lt;/w:style&gt;&lt;/w:styles&gt;&lt;/pkg:xmlData&gt;&lt;/pkg:part&gt;&lt;pkg:part pkg:name="/word/glossary/webSettings.xml" pkg:contentType="application/vnd.openxmlformats-officedocument.wordprocessingml.webSettings+xml"&gt;&lt;pkg:xmlData&gt;&lt;w:webSettings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w16sdtdh"&gt;&lt;w:optimizeForBrowser/&gt;&lt;w:allowPNG/&gt;&lt;/w:webSettings&gt;&lt;/pkg:xmlData&gt;&lt;/pkg:part&gt;&lt;pkg:part pkg:name="/word/glossary/fontTable.xml" pkg:contentType="application/vnd.openxmlformats-officedocument.wordprocessingml.fontTable+xml"&gt;&lt;pkg:xmlData&gt;&lt;w:fonts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w16sdtdh"/&gt;&lt;/pkg:xmlData&gt;&lt;/pkg:part&gt;&lt;/pkg:package&gt;
</SafetiesSuffix>
    <InclusionCriteriasPrefix>В исследование будут включения пациенты, отвечающие всем указанным критериям:</InclusionCriteriasPrefix>
    <InclusionCriteriasSuffix>&lt;?xml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w14:paraId="7D89B1F9" w14:textId="113164D1" w:rsidR="00BC777D" w:rsidRPr="00E642D7" w:rsidRDefault="00BC777D" w:rsidP="001806D4"&gt;&lt;w:pPr&gt;&lt;w:pStyle w:val="SDText"/&gt;&lt;w:spacing w:after="0" w:line="360" w:lineRule="auto"/&gt;&lt;w:rPr&gt;&lt;w:highlight w:val="cyan"/&gt;&lt;/w:rPr&gt;&lt;/w:pPr&gt;&lt;w:r w:rsidRPr="001153C0"&gt;&lt;w:rPr&gt;&lt;w:highlight w:val="cyan"/&gt;&lt;w:lang w:eastAsia="ru-RU"/&gt;&lt;/w:rPr&gt;&lt;w:fldChar w:fldCharType="begin"/&gt;&lt;/w:r&gt;&lt;w:r w:rsidRPr="00E642D7"&gt;&lt;w:rPr&gt;&lt;w:highlight w:val="cyan"/&gt;&lt;w:lang w:eastAsia="ru-RU"/&gt;&lt;/w:rPr&gt;&lt;w:instrText xml:space="preserve"&gt; &lt;/w:instrText&gt;&lt;/w:r&gt;&lt;w:r w:rsidRPr="00857433"&gt;&lt;w:rPr&gt;&lt;w:highlight w:val="cyan"/&gt;&lt;w:lang w:val="en-US" w:eastAsia="ru-RU"/&gt;&lt;/w:rPr&gt;&lt;w:instrText&gt;SEQ&lt;/w:instrText&gt;&lt;/w:r&gt;&lt;w:r w:rsidRPr="00E642D7"&gt;&lt;w:rPr&gt;&lt;w:highlight w:val="cyan"/&gt;&lt;w:lang w:eastAsia="ru-RU"/&gt;&lt;/w:rPr&gt;&lt;w:instrText xml:space="preserve"&gt; &lt;/w:instrText&gt;&lt;/w:r&gt;&lt;w:r&gt;&lt;w:rPr&gt;&lt;w:highlight w:val="cyan"/&gt;&lt;w:lang w:val="en-US" w:eastAsia="ru-RU"/&gt;&lt;/w:rPr&gt;&lt;w:instrText&gt;InclCriteria&lt;/w:instrText&gt;&lt;/w:r&gt;&lt;w:r w:rsidRPr="00E642D7"&gt;&lt;w:rPr&gt;&lt;w:highlight w:val="cyan"/&gt;&lt;w:lang w:eastAsia="ru-RU"/&gt;&lt;/w:rPr&gt;&lt;w:instrText xml:space="preserve"&gt; \&lt;/w:instrText&gt;&lt;/w:r&gt;&lt;w:r w:rsidRPr="00857433"&gt;&lt;w:rPr&gt;&lt;w:highlight w:val="cyan"/&gt;&lt;w:lang w:val="en-US" w:eastAsia="ru-RU"/&gt;&lt;/w:rPr&gt;&lt;w:instrText&gt;r&lt;/w:instrText&gt;&lt;/w:r&gt;&lt;w:r w:rsidRPr="00E642D7"&gt;&lt;w:rPr&gt;&lt;w:highlight w:val="cyan"/&gt;&lt;w:lang w:eastAsia="ru-RU"/&gt;&lt;/w:rPr&gt;&lt;w:instrText xml:space="preserve"&gt; 1 \* &lt;/w:instrText&gt;&lt;/w:r&gt;&lt;w:r w:rsidRPr="00857433"&gt;&lt;w:rPr&gt;&lt;w:highlight w:val="cyan"/&gt;&lt;w:lang w:val="en-US" w:eastAsia="ru-RU"/&gt;&lt;/w:rPr&gt;&lt;w:instrText&gt;MERGEFORMAT&lt;/w:instrText&gt;&lt;/w:r&gt;&lt;w:r w:rsidRPr="00E642D7"&gt;&lt;w:rPr&gt;&lt;w:highlight w:val="cyan"/&gt;&lt;w:lang w:eastAsia="ru-RU"/&gt;&lt;/w:rPr&gt;&lt;w:instrText xml:space="preserve"&gt; &lt;/w:instrText&gt;&lt;/w:r&gt;&lt;w:r w:rsidRPr="001153C0"&gt;&lt;w:rPr&gt;&lt;w:highlight w:val="cyan"/&gt;&lt;w:lang w:eastAsia="ru-RU"/&gt;&lt;/w:rPr&gt;&lt;w:fldChar w:fldCharType="separate"/&gt;&lt;/w:r&gt;&lt;w:r w:rsidRPr="00BC777D"&gt;&lt;w:rPr&gt;&lt;w:noProof/&gt;&lt;w:highlight w:val="cyan"/&gt;&lt;w:lang w:eastAsia="ru-RU"/&gt;&lt;/w:rPr&gt;&lt;w:t&gt;1&lt;/w:t&gt;&lt;/w:r&gt;&lt;w:r w:rsidRPr="001153C0"&gt;&lt;w:rPr&gt;&lt;w:highlight w:val="cyan"/&gt;&lt;w:lang w:eastAsia="ru-RU"/&gt;&lt;/w:rPr&gt;&lt;w:fldChar w:fldCharType="end"/&gt;&lt;/w:r&gt;&lt;w:r w:rsidRPr="00E642D7"&gt;&lt;w:rPr&gt;&lt;w:highlight w:val="cyan"/&gt;&lt;w:lang w:eastAsia="ru-RU"/&gt;&lt;/w:rPr&gt;&lt;w:t&gt;.&lt;/w:t&gt;&lt;/w:r&gt;&lt;w:r&gt;&lt;w:rPr&gt;&lt;w:highlight w:val="cyan"/&gt;&lt;w:lang w:eastAsia="ru-RU"/&gt;&lt;/w:rPr&gt;&lt;w:tab/&gt;&lt;/w:r&gt;&lt;w:r&gt;&lt;w:rPr&gt;&lt;w:highlight w:val="cyan"/&gt;&lt;/w:rPr&gt;&lt;w:t&gt;Критерий включения&lt;/w:t&gt;&lt;/w:r&gt;&lt;w:r w:rsidRPr="00E642D7"&gt;&lt;w:rPr&gt;&lt;w:highlight w:val="cyan"/&gt;&lt;/w:rPr&gt;&lt;w:t xml:space="preserve"&gt; &lt;/w:t&gt;&lt;/w:r&gt;&lt;w:r w:rsidRPr="001153C0"&gt;&lt;w:rPr&gt;&lt;w:highlight w:val="cyan"/&gt;&lt;w:lang w:eastAsia="ru-RU"/&gt;&lt;/w:rPr&gt;&lt;w:fldChar w:fldCharType="begin"/&gt;&lt;/w:r&gt;&lt;w:r w:rsidRPr="00E642D7"&gt;&lt;w:rPr&gt;&lt;w:highlight w:val="cyan"/&gt;&lt;w:lang w:eastAsia="ru-RU"/&gt;&lt;/w:rPr&gt;&lt;w:instrText xml:space="preserve"&gt; &lt;/w:instrText&gt;&lt;/w:r&gt;&lt;w:r w:rsidRPr="00857433"&gt;&lt;w:rPr&gt;&lt;w:highlight w:val="cyan"/&gt;&lt;w:lang w:val="en-US" w:eastAsia="ru-RU"/&gt;&lt;/w:rPr&gt;&lt;w:instrText&gt;SEQ&lt;/w:instrText&gt;&lt;/w:r&gt;&lt;w:r w:rsidRPr="00E642D7"&gt;&lt;w:rPr&gt;&lt;w:highlight w:val="cyan"/&gt;&lt;w:lang w:eastAsia="ru-RU"/&gt;&lt;/w:rPr&gt;&lt;w:instrText xml:space="preserve"&gt; &lt;/w:instrText&gt;&lt;/w:r&gt;&lt;w:r&gt;&lt;w:rPr&gt;&lt;w:highlight w:val="cyan"/&gt;&lt;w:lang w:val="en-US" w:eastAsia="ru-RU"/&gt;&lt;/w:rPr&gt;&lt;w:instrText&gt;InclCriteria&lt;/w:instrText&gt;&lt;/w:r&gt;&lt;w:r w:rsidRPr="00E642D7"&gt;&lt;w:rPr&gt;&lt;w:highlight w:val="cyan"/&gt;&lt;w:lang w:eastAsia="ru-RU"/&gt;&lt;/w:rPr&gt;&lt;w:instrText xml:space="preserve"&gt; \&lt;/w:instrText&gt;&lt;/w:r&gt;&lt;w:r w:rsidRPr="00857433"&gt;&lt;w:rPr&gt;&lt;w:highlight w:val="cyan"/&gt;&lt;w:lang w:val="en-US" w:eastAsia="ru-RU"/&gt;&lt;/w:rPr&gt;&lt;w:instrText&gt;c&lt;/w:instrText&gt;&lt;/w:r&gt;&lt;w:r w:rsidRPr="00E642D7"&gt;&lt;w:rPr&gt;&lt;w:highlight w:val="cyan"/&gt;&lt;w:lang w:eastAsia="ru-RU"/&gt;&lt;/w:rPr&gt;&lt;w:instrText xml:space="preserve"&gt; \* &lt;/w:instrText&gt;&lt;/w:r&gt;&lt;w:r w:rsidRPr="00857433"&gt;&lt;w:rPr&gt;&lt;w:highlight w:val="cyan"/&gt;&lt;w:lang w:val="en-US" w:eastAsia="ru-RU"/&gt;&lt;/w:rPr&gt;&lt;w:instrText&gt;MERGEFORMAT&lt;/w:instrText&gt;&lt;/w:r&gt;&lt;w:r w:rsidRPr="00E642D7"&gt;&lt;w:rPr&gt;&lt;w:highlight w:val="cyan"/&gt;&lt;w:lang w:eastAsia="ru-RU"/&gt;&lt;/w:rPr&gt;&lt;w:instrText xml:space="preserve"&gt;  \* &lt;/w:instrText&gt;&lt;/w:r&gt;&lt;w:r w:rsidRPr="00857433"&gt;&lt;w:rPr&gt;&lt;w:highlight w:val="cyan"/&gt;&lt;w:lang w:val="en-US" w:eastAsia="ru-RU"/&gt;&lt;/w:rPr&gt;&lt;w:instrText&gt;MERGEFORMAT&lt;/w:instrText&gt;&lt;/w:r&gt;&lt;w:r w:rsidRPr="00E642D7"&gt;&lt;w:rPr&gt;&lt;w:highlight w:val="cyan"/&gt;&lt;w:lang w:eastAsia="ru-RU"/&gt;&lt;/w:rPr&gt;&lt;w:instrText xml:space="preserve"&gt; &lt;/w:instrText&gt;&lt;/w:r&gt;&lt;w:r w:rsidRPr="001153C0"&gt;&lt;w:rPr&gt;&lt;w:highlight w:val="cyan"/&gt;&lt;w:lang w:eastAsia="ru-RU"/&gt;&lt;/w:rPr&gt;&lt;w:fldChar w:fldCharType="separate"/&gt;&lt;/w:r&gt;&lt;w:r w:rsidRPr="00BC777D"&gt;&lt;w:rPr&gt;&lt;w:noProof/&gt;&lt;w:highlight w:val="cyan"/&gt;&lt;w:lang w:eastAsia="ru-RU"/&gt;&lt;/w:rPr&gt;&lt;w:t&gt;1&lt;/w:t&gt;&lt;/w:r&gt;&lt;w:r w:rsidRPr="001153C0"&gt;&lt;w:rPr&gt;&lt;w:highlight w:val="cyan"/&gt;&lt;w:lang w:eastAsia="ru-RU"/&gt;&lt;/w:rPr&gt;&lt;w:fldChar w:fldCharType="end"/&gt;&lt;/w:r&gt;&lt;w:r w:rsidRPr="00E642D7"&gt;&lt;w:rPr&gt;&lt;w:highlight w:val="cyan"/&gt;&lt;w:lang w:eastAsia="ru-RU"/&gt;&lt;/w:rPr&gt;&lt;w:t&gt;;&lt;/w:t&gt;&lt;/w:r&gt;&lt;/w:p&gt;&lt;w:p w14:paraId="06824B08" w14:textId="77777777" w:rsidR="00BC777D" w:rsidRDefault="00BC777D" w:rsidP="001806D4"&gt;&lt;w:pPr&gt;&lt;w:pStyle w:val="SDText"/&gt;&lt;w:spacing w:after="0" w:line="360" w:lineRule="auto"/&gt;&lt;w:rPr&gt;&lt;w:lang w:eastAsia="ru-RU"/&gt;&lt;/w:rPr&gt;&lt;/w:pPr&gt;&lt;w:r w:rsidRPr="001153C0"&gt;&lt;w:rPr&gt;&lt;w:highlight w:val="cyan"/&gt;&lt;w:lang w:eastAsia="ru-RU"/&gt;&lt;/w:rPr&gt;&lt;w:fldChar w:fldCharType="begin"/&gt;&lt;/w:r&gt;&lt;w:r w:rsidRPr="00E642D7"&gt;&lt;w:rPr&gt;&lt;w:highlight w:val="cyan"/&gt;&lt;w:lang w:eastAsia="ru-RU"/&gt;&lt;/w:rPr&gt;&lt;w:instrText xml:space="preserve"&gt; &lt;/w:instrText&gt;&lt;/w:r&gt;&lt;w:r w:rsidRPr="00857433"&gt;&lt;w:rPr&gt;&lt;w:highlight w:val="cyan"/&gt;&lt;w:lang w:val="en-US" w:eastAsia="ru-RU"/&gt;&lt;/w:rPr&gt;&lt;w:instrText&gt;SEQ&lt;/w:instrText&gt;&lt;/w:r&gt;&lt;w:r w:rsidRPr="00E642D7"&gt;&lt;w:rPr&gt;&lt;w:highlight w:val="cyan"/&gt;&lt;w:lang w:eastAsia="ru-RU"/&gt;&lt;/w:rPr&gt;&lt;w:instrText xml:space="preserve"&gt; &lt;/w:instrText&gt;&lt;/w:r&gt;&lt;w:r&gt;&lt;w:rPr&gt;&lt;w:highlight w:val="cyan"/&gt;&lt;w:lang w:val="en-US" w:eastAsia="ru-RU"/&gt;&lt;/w:rPr&gt;&lt;w:instrText&gt;InclCriteria&lt;/w:instrText&gt;&lt;/w:r&gt;&lt;w:r w:rsidRPr="00E642D7"&gt;&lt;w:rPr&gt;&lt;w:highlight w:val="cyan"/&gt;&lt;w:lang w:eastAsia="ru-RU"/&gt;&lt;/w:rPr&gt;&lt;w:instrText xml:space="preserve"&gt; \* &lt;/w:instrText&gt;&lt;/w:r&gt;&lt;w:r w:rsidRPr="00857433"&gt;&lt;w:rPr&gt;&lt;w:highlight w:val="cyan"/&gt;&lt;w:lang w:val="en-US" w:eastAsia="ru-RU"/&gt;&lt;/w:rPr&gt;&lt;w:instrText&gt;MERGEFORMAT&lt;/w:instrText&gt;&lt;/w:r&gt;&lt;w:r w:rsidRPr="00E642D7"&gt;&lt;w:rPr&gt;&lt;w:highlight w:val="cyan"/&gt;&lt;w:lang w:eastAsia="ru-RU"/&gt;&lt;/w:rPr&gt;&lt;w:instrText xml:space="preserve"&gt; &lt;/w:instrText&gt;&lt;/w:r&gt;&lt;w:r w:rsidRPr="001153C0"&gt;&lt;w:rPr&gt;&lt;w:highlight w:val="cyan"/&gt;&lt;w:lang w:eastAsia="ru-RU"/&gt;&lt;/w:rPr&gt;&lt;w:fldChar w:fldCharType="separate"/&gt;&lt;/w:r&gt;&lt;w:r w:rsidRPr="00BC777D"&gt;&lt;w:rPr&gt;&lt;w:noProof/&gt;&lt;w:highlight w:val="cyan"/&gt;&lt;w:lang w:eastAsia="ru-RU"/&gt;&lt;/w:rPr&gt;&lt;w:t&gt;2&lt;/w:t&gt;&lt;/w:r&gt;&lt;w:r w:rsidRPr="001153C0"&gt;&lt;w:rPr&gt;&lt;w:highlight w:val="cyan"/&gt;&lt;w:lang w:eastAsia="ru-RU"/&gt;&lt;/w:rPr&gt;&lt;w:fldChar w:fldCharType="end"/&gt;&lt;/w:r&gt;&lt;w:r w:rsidRPr="00E642D7"&gt;&lt;w:rPr&gt;&lt;w:highlight w:val="cyan"/&gt;&lt;w:lang w:eastAsia="ru-RU"/&gt;&lt;/w:rPr&gt;&lt;w:t&gt;.&lt;/w:t&gt;&lt;/w:r&gt;&lt;w:r&gt;&lt;w:rPr&gt;&lt;w:highlight w:val="cyan"/&gt;&lt;w:lang w:eastAsia="ru-RU"/&gt;&lt;/w:rPr&gt;&lt;w:tab/&gt;&lt;/w:r&gt;&lt;w:r&gt;&lt;w:rPr&gt;&lt;w:highlight w:val="cyan"/&gt;&lt;/w:rPr&gt;&lt;w:t&gt;Критерий включения&lt;/w:t&gt;&lt;/w:r&gt;&lt;w:r w:rsidRPr="00E642D7"&gt;&lt;w:rPr&gt;&lt;w:highlight w:val="cyan"/&gt;&lt;/w:rPr&gt;&lt;w:t xml:space="preserve"&gt; &lt;/w:t&gt;&lt;/w:r&gt;&lt;w:r w:rsidRPr="001153C0"&gt;&lt;w:rPr&gt;&lt;w:highlight w:val="cyan"/&gt;&lt;w:lang w:eastAsia="ru-RU"/&gt;&lt;/w:rPr&gt;&lt;w:fldChar w:fldCharType="begin"/&gt;&lt;/w:r&gt;&lt;w:r w:rsidRPr="00E642D7"&gt;&lt;w:rPr&gt;&lt;w:highlight w:val="cyan"/&gt;&lt;w:lang w:eastAsia="ru-RU"/&gt;&lt;/w:rPr&gt;&lt;w:instrText xml:space="preserve"&gt; &lt;/w:instrText&gt;&lt;/w:r&gt;&lt;w:r w:rsidRPr="00857433"&gt;&lt;w:rPr&gt;&lt;w:highlight w:val="cyan"/&gt;&lt;w:lang w:val="en-US" w:eastAsia="ru-RU"/&gt;&lt;/w:rPr&gt;&lt;w:instrText&gt;SEQ&lt;/w:instrText&gt;&lt;/w:r&gt;&lt;w:r w:rsidRPr="00E642D7"&gt;&lt;w:rPr&gt;&lt;w:highlight w:val="cyan"/&gt;&lt;w:lang w:eastAsia="ru-RU"/&gt;&lt;/w:rPr&gt;&lt;w:instrText xml:space="preserve"&gt; &lt;/w:instrText&gt;&lt;/w:r&gt;&lt;w:r&gt;&lt;w:rPr&gt;&lt;w:highlight w:val="cyan"/&gt;&lt;w:lang w:val="en-US" w:eastAsia="ru-RU"/&gt;&lt;/w:rPr&gt;&lt;w:instrText&gt;InclCriteria&lt;/w:instrText&gt;&lt;/w:r&gt;&lt;w:r w:rsidRPr="00E642D7"&gt;&lt;w:rPr&gt;&lt;w:highlight w:val="cyan"/&gt;&lt;w:lang w:eastAsia="ru-RU"/&gt;&lt;/w:rPr&gt;&lt;w:instrText xml:space="preserve"&gt; \&lt;/w:instrText&gt;&lt;/w:r&gt;&lt;w:r w:rsidRPr="00857433"&gt;&lt;w:rPr&gt;&lt;w:highlight w:val="cyan"/&gt;&lt;w:lang w:val="en-US" w:eastAsia="ru-RU"/&gt;&lt;/w:rPr&gt;&lt;w:instrText&gt;c&lt;/w:instrText&gt;&lt;/w:r&gt;&lt;w:r w:rsidRPr="00E642D7"&gt;&lt;w:rPr&gt;&lt;w:highlight w:val="cyan"/&gt;&lt;w:lang w:eastAsia="ru-RU"/&gt;&lt;/w:rPr&gt;&lt;w:instrText xml:space="preserve"&gt; \* &lt;/w:instrText&gt;&lt;/w:r&gt;&lt;w:r w:rsidRPr="00857433"&gt;&lt;w:rPr&gt;&lt;w:highlight w:val="cyan"/&gt;&lt;w:lang w:val="en-US" w:eastAsia="ru-RU"/&gt;&lt;/w:rPr&gt;&lt;w:instrText&gt;MERGEFORMAT&lt;/w:instrText&gt;&lt;/w:r&gt;&lt;w:r w:rsidRPr="00E642D7"&gt;&lt;w:rPr&gt;&lt;w:highlight w:val="cyan"/&gt;&lt;w:lang w:eastAsia="ru-RU"/&gt;&lt;/w:rPr&gt;&lt;w:instrText xml:space="preserve"&gt;  \* &lt;/w:instrText&gt;&lt;/w:r&gt;&lt;w:r w:rsidRPr="00857433"&gt;&lt;w:rPr&gt;&lt;w:highlight w:val="cyan"/&gt;&lt;w:lang w:val="en-US" w:eastAsia="ru-RU"/&gt;&lt;/w:rPr&gt;&lt;w:instrText&gt;MERGEFORMAT&lt;/w:instrText&gt;&lt;/w:r&gt;&lt;w:r w:rsidRPr="00E642D7"&gt;&lt;w:rPr&gt;&lt;w:highlight w:val="cyan"/&gt;&lt;w:lang w:eastAsia="ru-RU"/&gt;&lt;/w:rPr&gt;&lt;w:instrText xml:space="preserve"&gt; &lt;/w:instrText&gt;&lt;/w:r&gt;&lt;w:r w:rsidRPr="001153C0"&gt;&lt;w:rPr&gt;&lt;w:highlight w:val="cyan"/&gt;&lt;w:lang w:eastAsia="ru-RU"/&gt;&lt;/w:rPr&gt;&lt;w:fldChar w:fldCharType="separate"/&gt;&lt;/w:r&gt;&lt;w:r w:rsidRPr="00BC777D"&gt;&lt;w:rPr&gt;&lt;w:noProof/&gt;&lt;w:highlight w:val="cyan"/&gt;&lt;w:lang w:eastAsia="ru-RU"/&gt;&lt;/w:rPr&gt;&lt;w:t&gt;2&lt;/w:t&gt;&lt;/w:r&gt;&lt;w:r w:rsidRPr="001153C0"&gt;&lt;w:rPr&gt;&lt;w:highlight w:val="cyan"/&gt;&lt;w:lang w:eastAsia="ru-RU"/&gt;&lt;/w:rPr&gt;&lt;w:fldChar w:fldCharType="end"/&gt;&lt;/w:r&gt;&lt;w:r w:rsidRPr="00E642D7"&gt;&lt;w:rPr&gt;&lt;w:highlight w:val="cyan"/&gt;&lt;w:lang w:eastAsia="ru-RU"/&gt;&lt;/w:rPr&gt;&lt;w:t&gt;.&lt;/w:t&gt;&lt;/w:r&gt;&lt;/w:p&gt;&lt;w:p w:rsidR="00000000" w:rsidRDefault="00000000"/&gt;&lt;w:sectPr w:rsidR="00000000"&gt;&lt;w:pgSz w:w="12240" w:h="15840"/&gt;&lt;w:pgMar w:top="1134" w:right="850" w:bottom="1134" w:left="1701"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w:eastAsiaTheme="minorHAnsi" w:hAnsiTheme="minorHAnsi" w:cstheme="minorBidi"/&gt;&lt;w:sz w:val="22"/&gt;&lt;w:szCs w:val="22"/&gt;&lt;w:lang w:val="ru-RU" w:eastAsia="en-US" w:bidi="ar-SA"/&gt;&lt;/w:rPr&gt;&lt;/w:rPrDefault&gt;&lt;w:pPrDefault&gt;&lt;w:pPr&gt;&lt;w:spacing w:after="160"/&gt;&lt;/w:pPr&gt;&lt;/w:pPrDefault&gt;&lt;/w:docDefaults&gt;&lt;w:style w:type="paragraph" w:default="1" w:styleId="a"&gt;&lt;w:name w:val="Normal"/&gt;&lt;w:qFormat/&gt;&lt;w:pPr&gt;&lt;w:spacing w:line="276" w:lineRule="auto"/&gt;&lt;w:jc w:val="both"/&gt;&lt;/w:pPr&gt;&lt;w:rPr&gt;&lt;w:rFonts w:ascii="Times New Roman" w:hAnsi="Times New Roman"/&gt;&lt;w:sz w:val="24"/&gt;&lt;/w:rPr&gt;&lt;/w:style&gt;&lt;w:style w:type="character" w:default="1" w:styleId="a0"&gt;&lt;w:name w:val="Default Paragraph Font"/&gt;&lt;w:uiPriority w:val="1"/&gt;&lt;w:semiHidden/&gt;&lt;w:unhideWhenUsed/&gt;&lt;/w:style&gt;&lt;w:style w:type="table" w:default="1" w:styleId="a1"&gt;&lt;w:name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w:styleId="a2"&gt;&lt;w:name w:val="No List"/&gt;&lt;w:uiPriority w:val="99"/&gt;&lt;w:semiHidden/&gt;&lt;w:unhideWhenUsed/&gt;&lt;/w:style&gt;&lt;w:style w:type="paragraph" w:customStyle="1" w:styleId="SDText"&gt;&lt;w:name w:val="SD_Text"/&gt;&lt;w:basedOn w:val="a"/&gt;&lt;w:link w:val="SDText0"/&gt;&lt;w:qFormat/&gt;&lt;/w:style&gt;&lt;w:style w:type="character" w:customStyle="1" w:styleId="SDText0"&gt;&lt;w:name w:val="SD_Text Знак"/&gt;&lt;w:basedOn w:val="a0"/&gt;&lt;w:link w:val="SDText"/&gt;&lt;w:rPr&gt;&lt;w:rFonts w:ascii="Times New Roman" w:hAnsi="Times New Roman"/&gt;&lt;w:sz w:val="24"/&gt;&lt;/w:rPr&gt;&lt;/w:style&gt;&lt;/w:styles&gt;&lt;/pkg:xmlData&gt;&lt;/pkg:part&gt;&lt;/pkg:package&gt;
</InclusionCriteriasSuffix>
    <NonInclusionCriteriasPrefix>Пациенты не могут быть включены в исследование при наличии хотя бы одного из следующих критериев невключения:</NonInclusionCriteriasPrefix>
    <NonInclusionCriteriasSuffix>&lt;?xml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w14:paraId="480699FA" w14:textId="0BAF7AA2" w:rsidR="00BC777D" w:rsidRPr="00E642D7" w:rsidRDefault="00BC777D" w:rsidP="001806D4"&gt;&lt;w:pPr&gt;&lt;w:pStyle w:val="SDText"/&gt;&lt;w:spacing w:after="0" w:line="360" w:lineRule="auto"/&gt;&lt;w:rPr&gt;&lt;w:highlight w:val="cyan"/&gt;&lt;/w:rPr&gt;&lt;/w:pPr&gt;&lt;w:r w:rsidRPr="001153C0"&gt;&lt;w:rPr&gt;&lt;w:highlight w:val="cyan"/&gt;&lt;w:lang w:eastAsia="ru-RU"/&gt;&lt;/w:rPr&gt;&lt;w:fldChar w:fldCharType="begin"/&gt;&lt;/w:r&gt;&lt;w:r w:rsidRPr="00E642D7"&gt;&lt;w:rPr&gt;&lt;w:highlight w:val="cyan"/&gt;&lt;w:lang w:eastAsia="ru-RU"/&gt;&lt;/w:rPr&gt;&lt;w:instrText xml:space="preserve"&gt; &lt;/w:instrText&gt;&lt;/w:r&gt;&lt;w:r w:rsidRPr="00857433"&gt;&lt;w:rPr&gt;&lt;w:highlight w:val="cyan"/&gt;&lt;w:lang w:val="en-US" w:eastAsia="ru-RU"/&gt;&lt;/w:rPr&gt;&lt;w:instrText&gt;SEQ&lt;/w:instrText&gt;&lt;/w:r&gt;&lt;w:r w:rsidRPr="00E642D7"&gt;&lt;w:rPr&gt;&lt;w:highlight w:val="cyan"/&gt;&lt;w:lang w:eastAsia="ru-RU"/&gt;&lt;/w:rPr&gt;&lt;w:instrText xml:space="preserve"&gt; &lt;/w:instrText&gt;&lt;/w:r&gt;&lt;w:r&gt;&lt;w:rPr&gt;&lt;w:highlight w:val="cyan"/&gt;&lt;w:lang w:val="en-US" w:eastAsia="ru-RU"/&gt;&lt;/w:rPr&gt;&lt;w:instrText&gt;NonInclCriteria&lt;/w:instrText&gt;&lt;/w:r&gt;&lt;w:r w:rsidRPr="00E642D7"&gt;&lt;w:rPr&gt;&lt;w:highlight w:val="cyan"/&gt;&lt;w:lang w:eastAsia="ru-RU"/&gt;&lt;/w:rPr&gt;&lt;w:instrText xml:space="preserve"&gt; \&lt;/w:instrText&gt;&lt;/w:r&gt;&lt;w:r w:rsidRPr="00857433"&gt;&lt;w:rPr&gt;&lt;w:highlight w:val="cyan"/&gt;&lt;w:lang w:val="en-US" w:eastAsia="ru-RU"/&gt;&lt;/w:rPr&gt;&lt;w:instrText&gt;r&lt;/w:instrText&gt;&lt;/w:r&gt;&lt;w:r w:rsidRPr="00E642D7"&gt;&lt;w:rPr&gt;&lt;w:highlight w:val="cyan"/&gt;&lt;w:lang w:eastAsia="ru-RU"/&gt;&lt;/w:rPr&gt;&lt;w:instrText xml:space="preserve"&gt; 1 \* &lt;/w:instrText&gt;&lt;/w:r&gt;&lt;w:r w:rsidRPr="00857433"&gt;&lt;w:rPr&gt;&lt;w:highlight w:val="cyan"/&gt;&lt;w:lang w:val="en-US" w:eastAsia="ru-RU"/&gt;&lt;/w:rPr&gt;&lt;w:instrText&gt;MERGEFORMAT&lt;/w:instrText&gt;&lt;/w:r&gt;&lt;w:r w:rsidRPr="00E642D7"&gt;&lt;w:rPr&gt;&lt;w:highlight w:val="cyan"/&gt;&lt;w:lang w:eastAsia="ru-RU"/&gt;&lt;/w:rPr&gt;&lt;w:instrText xml:space="preserve"&gt; &lt;/w:instrText&gt;&lt;/w:r&gt;&lt;w:r w:rsidRPr="001153C0"&gt;&lt;w:rPr&gt;&lt;w:highlight w:val="cyan"/&gt;&lt;w:lang w:eastAsia="ru-RU"/&gt;&lt;/w:rPr&gt;&lt;w:fldChar w:fldCharType="separate"/&gt;&lt;/w:r&gt;&lt;w:r w:rsidRPr="00BC777D"&gt;&lt;w:rPr&gt;&lt;w:noProof/&gt;&lt;w:highlight w:val="cyan"/&gt;&lt;w:lang w:eastAsia="ru-RU"/&gt;&lt;/w:rPr&gt;&lt;w:t&gt;1&lt;/w:t&gt;&lt;/w:r&gt;&lt;w:r w:rsidRPr="001153C0"&gt;&lt;w:rPr&gt;&lt;w:highlight w:val="cyan"/&gt;&lt;w:lang w:eastAsia="ru-RU"/&gt;&lt;/w:rPr&gt;&lt;w:fldChar w:fldCharType="end"/&gt;&lt;/w:r&gt;&lt;w:r w:rsidRPr="00E642D7"&gt;&lt;w:rPr&gt;&lt;w:highlight w:val="cyan"/&gt;&lt;w:lang w:eastAsia="ru-RU"/&gt;&lt;/w:rPr&gt;&lt;w:t&gt;.&lt;/w:t&gt;&lt;/w:r&gt;&lt;w:r&gt;&lt;w:rPr&gt;&lt;w:highlight w:val="cyan"/&gt;&lt;w:lang w:eastAsia="ru-RU"/&gt;&lt;/w:rPr&gt;&lt;w:tab/&gt;&lt;/w:r&gt;&lt;w:r&gt;&lt;w:rPr&gt;&lt;w:highlight w:val="cyan"/&gt;&lt;/w:rPr&gt;&lt;w:t&gt;Критерий невключения&lt;/w:t&gt;&lt;/w:r&gt;&lt;w:r w:rsidRPr="00E642D7"&gt;&lt;w:rPr&gt;&lt;w:highlight w:val="cyan"/&gt;&lt;/w:rPr&gt;&lt;w:t xml:space="preserve"&gt; &lt;/w:t&gt;&lt;/w:r&gt;&lt;w:r w:rsidRPr="001153C0"&gt;&lt;w:rPr&gt;&lt;w:highlight w:val="cyan"/&gt;&lt;w:lang w:eastAsia="ru-RU"/&gt;&lt;/w:rPr&gt;&lt;w:fldChar w:fldCharType="begin"/&gt;&lt;/w:r&gt;&lt;w:r w:rsidRPr="00E642D7"&gt;&lt;w:rPr&gt;&lt;w:highlight w:val="cyan"/&gt;&lt;w:lang w:eastAsia="ru-RU"/&gt;&lt;/w:rPr&gt;&lt;w:instrText xml:space="preserve"&gt; &lt;/w:instrText&gt;&lt;/w:r&gt;&lt;w:r w:rsidRPr="00857433"&gt;&lt;w:rPr&gt;&lt;w:highlight w:val="cyan"/&gt;&lt;w:lang w:val="en-US" w:eastAsia="ru-RU"/&gt;&lt;/w:rPr&gt;&lt;w:instrText&gt;SEQ&lt;/w:instrText&gt;&lt;/w:r&gt;&lt;w:r w:rsidRPr="00E642D7"&gt;&lt;w:rPr&gt;&lt;w:highlight w:val="cyan"/&gt;&lt;w:lang w:eastAsia="ru-RU"/&gt;&lt;/w:rPr&gt;&lt;w:instrText xml:space="preserve"&gt; &lt;/w:instrText&gt;&lt;/w:r&gt;&lt;w:r&gt;&lt;w:rPr&gt;&lt;w:highlight w:val="cyan"/&gt;&lt;w:lang w:val="en-US" w:eastAsia="ru-RU"/&gt;&lt;/w:rPr&gt;&lt;w:instrText&gt;NonInclCriteria&lt;/w:instrText&gt;&lt;/w:r&gt;&lt;w:r w:rsidRPr="00E642D7"&gt;&lt;w:rPr&gt;&lt;w:highlight w:val="cyan"/&gt;&lt;w:lang w:eastAsia="ru-RU"/&gt;&lt;/w:rPr&gt;&lt;w:instrText xml:space="preserve"&gt; \&lt;/w:instrText&gt;&lt;/w:r&gt;&lt;w:r w:rsidRPr="00857433"&gt;&lt;w:rPr&gt;&lt;w:highlight w:val="cyan"/&gt;&lt;w:lang w:val="en-US" w:eastAsia="ru-RU"/&gt;&lt;/w:rPr&gt;&lt;w:instrText&gt;c&lt;/w:instrText&gt;&lt;/w:r&gt;&lt;w:r w:rsidRPr="00E642D7"&gt;&lt;w:rPr&gt;&lt;w:highlight w:val="cyan"/&gt;&lt;w:lang w:eastAsia="ru-RU"/&gt;&lt;/w:rPr&gt;&lt;w:instrText xml:space="preserve"&gt; \* &lt;/w:instrText&gt;&lt;/w:r&gt;&lt;w:r w:rsidRPr="00857433"&gt;&lt;w:rPr&gt;&lt;w:highlight w:val="cyan"/&gt;&lt;w:lang w:val="en-US" w:eastAsia="ru-RU"/&gt;&lt;/w:rPr&gt;&lt;w:instrText&gt;MERGEFORMAT&lt;/w:instrText&gt;&lt;/w:r&gt;&lt;w:r w:rsidRPr="00E642D7"&gt;&lt;w:rPr&gt;&lt;w:highlight w:val="cyan"/&gt;&lt;w:lang w:eastAsia="ru-RU"/&gt;&lt;/w:rPr&gt;&lt;w:instrText xml:space="preserve"&gt;  \* &lt;/w:instrText&gt;&lt;/w:r&gt;&lt;w:r w:rsidRPr="00857433"&gt;&lt;w:rPr&gt;&lt;w:highlight w:val="cyan"/&gt;&lt;w:lang w:val="en-US" w:eastAsia="ru-RU"/&gt;&lt;/w:rPr&gt;&lt;w:instrText&gt;MERGEFORMAT&lt;/w:instrText&gt;&lt;/w:r&gt;&lt;w:r w:rsidRPr="00E642D7"&gt;&lt;w:rPr&gt;&lt;w:highlight w:val="cyan"/&gt;&lt;w:lang w:eastAsia="ru-RU"/&gt;&lt;/w:rPr&gt;&lt;w:instrText xml:space="preserve"&gt; &lt;/w:instrText&gt;&lt;/w:r&gt;&lt;w:r w:rsidRPr="001153C0"&gt;&lt;w:rPr&gt;&lt;w:highlight w:val="cyan"/&gt;&lt;w:lang w:eastAsia="ru-RU"/&gt;&lt;/w:rPr&gt;&lt;w:fldChar w:fldCharType="separate"/&gt;&lt;/w:r&gt;&lt;w:r w:rsidRPr="00BC777D"&gt;&lt;w:rPr&gt;&lt;w:noProof/&gt;&lt;w:highlight w:val="cyan"/&gt;&lt;w:lang w:eastAsia="ru-RU"/&gt;&lt;/w:rPr&gt;&lt;w:t&gt;1&lt;/w:t&gt;&lt;/w:r&gt;&lt;w:r w:rsidRPr="001153C0"&gt;&lt;w:rPr&gt;&lt;w:highlight w:val="cyan"/&gt;&lt;w:lang w:eastAsia="ru-RU"/&gt;&lt;/w:rPr&gt;&lt;w:fldChar w:fldCharType="end"/&gt;&lt;/w:r&gt;&lt;w:r w:rsidRPr="00E642D7"&gt;&lt;w:rPr&gt;&lt;w:highlight w:val="cyan"/&gt;&lt;w:lang w:eastAsia="ru-RU"/&gt;&lt;/w:rPr&gt;&lt;w:t&gt;;&lt;/w:t&gt;&lt;/w:r&gt;&lt;/w:p&gt;&lt;w:p w14:paraId="71CFD6ED" w14:textId="77777777" w:rsidR="00BC777D" w:rsidRDefault="00BC777D" w:rsidP="001806D4"&gt;&lt;w:pPr&gt;&lt;w:pStyle w:val="SDText"/&gt;&lt;w:spacing w:after="0" w:line="360" w:lineRule="auto"/&gt;&lt;/w:pPr&gt;&lt;w:r w:rsidRPr="001153C0"&gt;&lt;w:rPr&gt;&lt;w:highlight w:val="cyan"/&gt;&lt;w:lang w:eastAsia="ru-RU"/&gt;&lt;/w:rPr&gt;&lt;w:fldChar w:fldCharType="begin"/&gt;&lt;/w:r&gt;&lt;w:r w:rsidRPr="00E642D7"&gt;&lt;w:rPr&gt;&lt;w:highlight w:val="cyan"/&gt;&lt;w:lang w:eastAsia="ru-RU"/&gt;&lt;/w:rPr&gt;&lt;w:instrText xml:space="preserve"&gt; &lt;/w:instrText&gt;&lt;/w:r&gt;&lt;w:r w:rsidRPr="00857433"&gt;&lt;w:rPr&gt;&lt;w:highlight w:val="cyan"/&gt;&lt;w:lang w:val="en-US" w:eastAsia="ru-RU"/&gt;&lt;/w:rPr&gt;&lt;w:instrText&gt;SEQ&lt;/w:instrText&gt;&lt;/w:r&gt;&lt;w:r w:rsidRPr="00E642D7"&gt;&lt;w:rPr&gt;&lt;w:highlight w:val="cyan"/&gt;&lt;w:lang w:eastAsia="ru-RU"/&gt;&lt;/w:rPr&gt;&lt;w:instrText xml:space="preserve"&gt; &lt;/w:instrText&gt;&lt;/w:r&gt;&lt;w:r&gt;&lt;w:rPr&gt;&lt;w:highlight w:val="cyan"/&gt;&lt;w:lang w:val="en-US" w:eastAsia="ru-RU"/&gt;&lt;/w:rPr&gt;&lt;w:instrText&gt;NonInclCriteria&lt;/w:instrText&gt;&lt;/w:r&gt;&lt;w:r w:rsidRPr="00E642D7"&gt;&lt;w:rPr&gt;&lt;w:highlight w:val="cyan"/&gt;&lt;w:lang w:eastAsia="ru-RU"/&gt;&lt;/w:rPr&gt;&lt;w:instrText xml:space="preserve"&gt; \* &lt;/w:instrText&gt;&lt;/w:r&gt;&lt;w:r w:rsidRPr="00857433"&gt;&lt;w:rPr&gt;&lt;w:highlight w:val="cyan"/&gt;&lt;w:lang w:val="en-US" w:eastAsia="ru-RU"/&gt;&lt;/w:rPr&gt;&lt;w:instrText&gt;MERGEFORMAT&lt;/w:instrText&gt;&lt;/w:r&gt;&lt;w:r w:rsidRPr="00E642D7"&gt;&lt;w:rPr&gt;&lt;w:highlight w:val="cyan"/&gt;&lt;w:lang w:eastAsia="ru-RU"/&gt;&lt;/w:rPr&gt;&lt;w:instrText xml:space="preserve"&gt; &lt;/w:instrText&gt;&lt;/w:r&gt;&lt;w:r w:rsidRPr="001153C0"&gt;&lt;w:rPr&gt;&lt;w:highlight w:val="cyan"/&gt;&lt;w:lang w:eastAsia="ru-RU"/&gt;&lt;/w:rPr&gt;&lt;w:fldChar w:fldCharType="separate"/&gt;&lt;/w:r&gt;&lt;w:r w:rsidRPr="00BC777D"&gt;&lt;w:rPr&gt;&lt;w:noProof/&gt;&lt;w:highlight w:val="cyan"/&gt;&lt;w:lang w:eastAsia="ru-RU"/&gt;&lt;/w:rPr&gt;&lt;w:t&gt;2&lt;/w:t&gt;&lt;/w:r&gt;&lt;w:r w:rsidRPr="001153C0"&gt;&lt;w:rPr&gt;&lt;w:highlight w:val="cyan"/&gt;&lt;w:lang w:eastAsia="ru-RU"/&gt;&lt;/w:rPr&gt;&lt;w:fldChar w:fldCharType="end"/&gt;&lt;/w:r&gt;&lt;w:r w:rsidRPr="00E642D7"&gt;&lt;w:rPr&gt;&lt;w:highlight w:val="cyan"/&gt;&lt;w:lang w:eastAsia="ru-RU"/&gt;&lt;/w:rPr&gt;&lt;w:t&gt;.&lt;/w:t&gt;&lt;/w:r&gt;&lt;w:r&gt;&lt;w:rPr&gt;&lt;w:highlight w:val="cyan"/&gt;&lt;w:lang w:eastAsia="ru-RU"/&gt;&lt;/w:rPr&gt;&lt;w:tab/&gt;&lt;/w:r&gt;&lt;w:r&gt;&lt;w:rPr&gt;&lt;w:highlight w:val="cyan"/&gt;&lt;/w:rPr&gt;&lt;w:t&gt;Критерий невключения&lt;/w:t&gt;&lt;/w:r&gt;&lt;w:r w:rsidRPr="00E642D7"&gt;&lt;w:rPr&gt;&lt;w:highlight w:val="cyan"/&gt;&lt;/w:rPr&gt;&lt;w:t xml:space="preserve"&gt; &lt;/w:t&gt;&lt;/w:r&gt;&lt;w:r w:rsidRPr="001153C0"&gt;&lt;w:rPr&gt;&lt;w:highlight w:val="cyan"/&gt;&lt;w:lang w:eastAsia="ru-RU"/&gt;&lt;/w:rPr&gt;&lt;w:fldChar w:fldCharType="begin"/&gt;&lt;/w:r&gt;&lt;w:r w:rsidRPr="00E642D7"&gt;&lt;w:rPr&gt;&lt;w:highlight w:val="cyan"/&gt;&lt;w:lang w:eastAsia="ru-RU"/&gt;&lt;/w:rPr&gt;&lt;w:instrText xml:space="preserve"&gt; &lt;/w:instrText&gt;&lt;/w:r&gt;&lt;w:r w:rsidRPr="00857433"&gt;&lt;w:rPr&gt;&lt;w:highlight w:val="cyan"/&gt;&lt;w:lang w:val="en-US" w:eastAsia="ru-RU"/&gt;&lt;/w:rPr&gt;&lt;w:instrText&gt;SEQ&lt;/w:instrText&gt;&lt;/w:r&gt;&lt;w:r w:rsidRPr="00E642D7"&gt;&lt;w:rPr&gt;&lt;w:highlight w:val="cyan"/&gt;&lt;w:lang w:eastAsia="ru-RU"/&gt;&lt;/w:rPr&gt;&lt;w:instrText xml:space="preserve"&gt; &lt;/w:instrText&gt;&lt;/w:r&gt;&lt;w:r&gt;&lt;w:rPr&gt;&lt;w:highlight w:val="cyan"/&gt;&lt;w:lang w:val="en-US" w:eastAsia="ru-RU"/&gt;&lt;/w:rPr&gt;&lt;w:instrText&gt;NonInclCriteria&lt;/w:instrText&gt;&lt;/w:r&gt;&lt;w:r w:rsidRPr="00E642D7"&gt;&lt;w:rPr&gt;&lt;w:highlight w:val="cyan"/&gt;&lt;w:lang w:eastAsia="ru-RU"/&gt;&lt;/w:rPr&gt;&lt;w:instrText xml:space="preserve"&gt; \&lt;/w:instrText&gt;&lt;/w:r&gt;&lt;w:r w:rsidRPr="00857433"&gt;&lt;w:rPr&gt;&lt;w:highlight w:val="cyan"/&gt;&lt;w:lang w:val="en-US" w:eastAsia="ru-RU"/&gt;&lt;/w:rPr&gt;&lt;w:instrText&gt;c&lt;/w:instrText&gt;&lt;/w:r&gt;&lt;w:r w:rsidRPr="00E642D7"&gt;&lt;w:rPr&gt;&lt;w:highlight w:val="cyan"/&gt;&lt;w:lang w:eastAsia="ru-RU"/&gt;&lt;/w:rPr&gt;&lt;w:instrText xml:space="preserve"&gt; \* &lt;/w:instrText&gt;&lt;/w:r&gt;&lt;w:r w:rsidRPr="00857433"&gt;&lt;w:rPr&gt;&lt;w:highlight w:val="cyan"/&gt;&lt;w:lang w:val="en-US" w:eastAsia="ru-RU"/&gt;&lt;/w:rPr&gt;&lt;w:instrText&gt;MERGEFORMAT&lt;/w:instrText&gt;&lt;/w:r&gt;&lt;w:r w:rsidRPr="00E642D7"&gt;&lt;w:rPr&gt;&lt;w:highlight w:val="cyan"/&gt;&lt;w:lang w:eastAsia="ru-RU"/&gt;&lt;/w:rPr&gt;&lt;w:instrText xml:space="preserve"&gt;  \* &lt;/w:instrText&gt;&lt;/w:r&gt;&lt;w:r w:rsidRPr="00857433"&gt;&lt;w:rPr&gt;&lt;w:highlight w:val="cyan"/&gt;&lt;w:lang w:val="en-US" w:eastAsia="ru-RU"/&gt;&lt;/w:rPr&gt;&lt;w:instrText&gt;MERGEFORMAT&lt;/w:instrText&gt;&lt;/w:r&gt;&lt;w:r w:rsidRPr="00E642D7"&gt;&lt;w:rPr&gt;&lt;w:highlight w:val="cyan"/&gt;&lt;w:lang w:eastAsia="ru-RU"/&gt;&lt;/w:rPr&gt;&lt;w:instrText xml:space="preserve"&gt; &lt;/w:instrText&gt;&lt;/w:r&gt;&lt;w:r w:rsidRPr="001153C0"&gt;&lt;w:rPr&gt;&lt;w:highlight w:val="cyan"/&gt;&lt;w:lang w:eastAsia="ru-RU"/&gt;&lt;/w:rPr&gt;&lt;w:fldChar w:fldCharType="separate"/&gt;&lt;/w:r&gt;&lt;w:r w:rsidRPr="00BC777D"&gt;&lt;w:rPr&gt;&lt;w:noProof/&gt;&lt;w:highlight w:val="cyan"/&gt;&lt;w:lang w:eastAsia="ru-RU"/&gt;&lt;/w:rPr&gt;&lt;w:t&gt;2&lt;/w:t&gt;&lt;/w:r&gt;&lt;w:r w:rsidRPr="001153C0"&gt;&lt;w:rPr&gt;&lt;w:highlight w:val="cyan"/&gt;&lt;w:lang w:eastAsia="ru-RU"/&gt;&lt;/w:rPr&gt;&lt;w:fldChar w:fldCharType="end"/&gt;&lt;/w:r&gt;&lt;w:r w:rsidRPr="00E642D7"&gt;&lt;w:rPr&gt;&lt;w:highlight w:val="cyan"/&gt;&lt;w:lang w:eastAsia="ru-RU"/&gt;&lt;/w:rPr&gt;&lt;w:t&gt;.&lt;/w:t&gt;&lt;/w:r&gt;&lt;/w:p&gt;&lt;w:p w:rsidR="00000000" w:rsidRDefault="00000000"/&gt;&lt;w:sectPr w:rsidR="00000000"&gt;&lt;w:pgSz w:w="12240" w:h="15840"/&gt;&lt;w:pgMar w:top="1134" w:right="850" w:bottom="1134" w:left="1701"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w:eastAsiaTheme="minorHAnsi" w:hAnsiTheme="minorHAnsi" w:cstheme="minorBidi"/&gt;&lt;w:sz w:val="22"/&gt;&lt;w:szCs w:val="22"/&gt;&lt;w:lang w:val="ru-RU" w:eastAsia="en-US" w:bidi="ar-SA"/&gt;&lt;/w:rPr&gt;&lt;/w:rPrDefault&gt;&lt;w:pPrDefault&gt;&lt;w:pPr&gt;&lt;w:spacing w:after="160"/&gt;&lt;/w:pPr&gt;&lt;/w:pPrDefault&gt;&lt;/w:docDefaults&gt;&lt;w:style w:type="paragraph" w:default="1" w:styleId="a"&gt;&lt;w:name w:val="Normal"/&gt;&lt;w:qFormat/&gt;&lt;w:pPr&gt;&lt;w:spacing w:line="276" w:lineRule="auto"/&gt;&lt;w:jc w:val="both"/&gt;&lt;/w:pPr&gt;&lt;w:rPr&gt;&lt;w:rFonts w:ascii="Times New Roman" w:hAnsi="Times New Roman"/&gt;&lt;w:sz w:val="24"/&gt;&lt;/w:rPr&gt;&lt;/w:style&gt;&lt;w:style w:type="character" w:default="1" w:styleId="a0"&gt;&lt;w:name w:val="Default Paragraph Font"/&gt;&lt;w:uiPriority w:val="1"/&gt;&lt;w:semiHidden/&gt;&lt;w:unhideWhenUsed/&gt;&lt;/w:style&gt;&lt;w:style w:type="table" w:default="1" w:styleId="a1"&gt;&lt;w:name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w:styleId="a2"&gt;&lt;w:name w:val="No List"/&gt;&lt;w:uiPriority w:val="99"/&gt;&lt;w:semiHidden/&gt;&lt;w:unhideWhenUsed/&gt;&lt;/w:style&gt;&lt;w:style w:type="paragraph" w:customStyle="1" w:styleId="SDText"&gt;&lt;w:name w:val="SD_Text"/&gt;&lt;w:basedOn w:val="a"/&gt;&lt;w:link w:val="SDText0"/&gt;&lt;w:qFormat/&gt;&lt;/w:style&gt;&lt;w:style w:type="character" w:customStyle="1" w:styleId="SDText0"&gt;&lt;w:name w:val="SD_Text Знак"/&gt;&lt;w:basedOn w:val="a0"/&gt;&lt;w:link w:val="SDText"/&gt;&lt;w:rPr&gt;&lt;w:rFonts w:ascii="Times New Roman" w:hAnsi="Times New Roman"/&gt;&lt;w:sz w:val="24"/&gt;&lt;/w:rPr&gt;&lt;/w:style&gt;&lt;/w:styles&gt;&lt;/pkg:xmlData&gt;&lt;/pkg:part&gt;&lt;/pkg:package&gt;
</NonInclusionCriteriasSuffix>
    <WithdrawalCriteriasPrefix>Пациенты прекращают участие в исследовании в следующих случаях:</WithdrawalCriteriasPrefix>
    <WithdrawalCriteriasSuffix>&lt;?xml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w14:paraId="19A299AA" w14:textId="68C84138" w:rsidR="00BC777D" w:rsidRPr="00E642D7" w:rsidRDefault="00BC777D" w:rsidP="0061633E"&gt;&lt;w:pPr&gt;&lt;w:pStyle w:val="SDText"/&gt;&lt;w:spacing w:after="0" w:line="360" w:lineRule="auto"/&gt;&lt;w:rPr&gt;&lt;w:highlight w:val="cyan"/&gt;&lt;/w:rPr&gt;&lt;/w:pPr&gt;&lt;w:r w:rsidRPr="001153C0"&gt;&lt;w:rPr&gt;&lt;w:highlight w:val="cyan"/&gt;&lt;w:lang w:eastAsia="ru-RU"/&gt;&lt;/w:rPr&gt;&lt;w:fldChar w:fldCharType="begin"/&gt;&lt;/w:r&gt;&lt;w:r w:rsidRPr="00E642D7"&gt;&lt;w:rPr&gt;&lt;w:highlight w:val="cyan"/&gt;&lt;w:lang w:eastAsia="ru-RU"/&gt;&lt;/w:rPr&gt;&lt;w:instrText xml:space="preserve"&gt; &lt;/w:instrText&gt;&lt;/w:r&gt;&lt;w:r w:rsidRPr="00857433"&gt;&lt;w:rPr&gt;&lt;w:highlight w:val="cyan"/&gt;&lt;w:lang w:val="en-US" w:eastAsia="ru-RU"/&gt;&lt;/w:rPr&gt;&lt;w:instrText&gt;SEQ&lt;/w:instrText&gt;&lt;/w:r&gt;&lt;w:r w:rsidRPr="00E642D7"&gt;&lt;w:rPr&gt;&lt;w:highlight w:val="cyan"/&gt;&lt;w:lang w:eastAsia="ru-RU"/&gt;&lt;/w:rPr&gt;&lt;w:instrText xml:space="preserve"&gt; &lt;/w:instrText&gt;&lt;/w:r&gt;&lt;w:r&gt;&lt;w:rPr&gt;&lt;w:highlight w:val="cyan"/&gt;&lt;w:lang w:val="en-US" w:eastAsia="ru-RU"/&gt;&lt;/w:rPr&gt;&lt;w:instrText&gt;WithdrawalCriteria&lt;/w:instrText&gt;&lt;/w:r&gt;&lt;w:r w:rsidRPr="00E642D7"&gt;&lt;w:rPr&gt;&lt;w:highlight w:val="cyan"/&gt;&lt;w:lang w:eastAsia="ru-RU"/&gt;&lt;/w:rPr&gt;&lt;w:instrText xml:space="preserve"&gt; \&lt;/w:instrText&gt;&lt;/w:r&gt;&lt;w:r w:rsidRPr="00857433"&gt;&lt;w:rPr&gt;&lt;w:highlight w:val="cyan"/&gt;&lt;w:lang w:val="en-US" w:eastAsia="ru-RU"/&gt;&lt;/w:rPr&gt;&lt;w:instrText&gt;r&lt;/w:instrText&gt;&lt;/w:r&gt;&lt;w:r w:rsidRPr="00E642D7"&gt;&lt;w:rPr&gt;&lt;w:highlight w:val="cyan"/&gt;&lt;w:lang w:eastAsia="ru-RU"/&gt;&lt;/w:rPr&gt;&lt;w:instrText xml:space="preserve"&gt; 1 \* &lt;/w:instrText&gt;&lt;/w:r&gt;&lt;w:r w:rsidRPr="00857433"&gt;&lt;w:rPr&gt;&lt;w:highlight w:val="cyan"/&gt;&lt;w:lang w:val="en-US" w:eastAsia="ru-RU"/&gt;&lt;/w:rPr&gt;&lt;w:instrText&gt;MERGEFORMAT&lt;/w:instrText&gt;&lt;/w:r&gt;&lt;w:r w:rsidRPr="00E642D7"&gt;&lt;w:rPr&gt;&lt;w:highlight w:val="cyan"/&gt;&lt;w:lang w:eastAsia="ru-RU"/&gt;&lt;/w:rPr&gt;&lt;w:instrText xml:space="preserve"&gt; &lt;/w:instrText&gt;&lt;/w:r&gt;&lt;w:r w:rsidRPr="001153C0"&gt;&lt;w:rPr&gt;&lt;w:highlight w:val="cyan"/&gt;&lt;w:lang w:eastAsia="ru-RU"/&gt;&lt;/w:rPr&gt;&lt;w:fldChar w:fldCharType="separate"/&gt;&lt;/w:r&gt;&lt;w:r w:rsidRPr="00BC777D"&gt;&lt;w:rPr&gt;&lt;w:noProof/&gt;&lt;w:highlight w:val="cyan"/&gt;&lt;w:lang w:eastAsia="ru-RU"/&gt;&lt;/w:rPr&gt;&lt;w:t&gt;1&lt;/w:t&gt;&lt;/w:r&gt;&lt;w:r w:rsidRPr="001153C0"&gt;&lt;w:rPr&gt;&lt;w:highlight w:val="cyan"/&gt;&lt;w:lang w:eastAsia="ru-RU"/&gt;&lt;/w:rPr&gt;&lt;w:fldChar w:fldCharType="end"/&gt;&lt;/w:r&gt;&lt;w:r w:rsidRPr="00E642D7"&gt;&lt;w:rPr&gt;&lt;w:highlight w:val="cyan"/&gt;&lt;w:lang w:eastAsia="ru-RU"/&gt;&lt;/w:rPr&gt;&lt;w:t&gt;.&lt;/w:t&gt;&lt;/w:r&gt;&lt;w:r&gt;&lt;w:rPr&gt;&lt;w:highlight w:val="cyan"/&gt;&lt;w:lang w:eastAsia="ru-RU"/&gt;&lt;/w:rPr&gt;&lt;w:tab/&gt;&lt;/w:r&gt;&lt;w:r&gt;&lt;w:rPr&gt;&lt;w:highlight w:val="cyan"/&gt;&lt;/w:rPr&gt;&lt;w:t&gt;Критерий исключения&lt;/w:t&gt;&lt;/w:r&gt;&lt;w:r w:rsidRPr="00E642D7"&gt;&lt;w:rPr&gt;&lt;w:highlight w:val="cyan"/&gt;&lt;/w:rPr&gt;&lt;w:t xml:space="preserve"&gt; &lt;/w:t&gt;&lt;/w:r&gt;&lt;w:r w:rsidRPr="001153C0"&gt;&lt;w:rPr&gt;&lt;w:highlight w:val="cyan"/&gt;&lt;w:lang w:eastAsia="ru-RU"/&gt;&lt;/w:rPr&gt;&lt;w:fldChar w:fldCharType="begin"/&gt;&lt;/w:r&gt;&lt;w:r w:rsidRPr="00E642D7"&gt;&lt;w:rPr&gt;&lt;w:highlight w:val="cyan"/&gt;&lt;w:lang w:eastAsia="ru-RU"/&gt;&lt;/w:rPr&gt;&lt;w:instrText xml:space="preserve"&gt; &lt;/w:instrText&gt;&lt;/w:r&gt;&lt;w:r w:rsidRPr="00857433"&gt;&lt;w:rPr&gt;&lt;w:highlight w:val="cyan"/&gt;&lt;w:lang w:val="en-US" w:eastAsia="ru-RU"/&gt;&lt;/w:rPr&gt;&lt;w:instrText&gt;SEQ&lt;/w:instrText&gt;&lt;/w:r&gt;&lt;w:r w:rsidRPr="00E642D7"&gt;&lt;w:rPr&gt;&lt;w:highlight w:val="cyan"/&gt;&lt;w:lang w:eastAsia="ru-RU"/&gt;&lt;/w:rPr&gt;&lt;w:instrText xml:space="preserve"&gt; &lt;/w:instrText&gt;&lt;/w:r&gt;&lt;w:r&gt;&lt;w:rPr&gt;&lt;w:highlight w:val="cyan"/&gt;&lt;w:lang w:val="en-US" w:eastAsia="ru-RU"/&gt;&lt;/w:rPr&gt;&lt;w:instrText&gt;WithdrawalCriteria&lt;/w:instrText&gt;&lt;/w:r&gt;&lt;w:r w:rsidRPr="00E642D7"&gt;&lt;w:rPr&gt;&lt;w:highlight w:val="cyan"/&gt;&lt;w:lang w:eastAsia="ru-RU"/&gt;&lt;/w:rPr&gt;&lt;w:instrText xml:space="preserve"&gt; \&lt;/w:instrText&gt;&lt;/w:r&gt;&lt;w:r w:rsidRPr="00857433"&gt;&lt;w:rPr&gt;&lt;w:highlight w:val="cyan"/&gt;&lt;w:lang w:val="en-US" w:eastAsia="ru-RU"/&gt;&lt;/w:rPr&gt;&lt;w:instrText&gt;c&lt;/w:instrText&gt;&lt;/w:r&gt;&lt;w:r w:rsidRPr="00E642D7"&gt;&lt;w:rPr&gt;&lt;w:highlight w:val="cyan"/&gt;&lt;w:lang w:eastAsia="ru-RU"/&gt;&lt;/w:rPr&gt;&lt;w:instrText xml:space="preserve"&gt; \* &lt;/w:instrText&gt;&lt;/w:r&gt;&lt;w:r w:rsidRPr="00857433"&gt;&lt;w:rPr&gt;&lt;w:highlight w:val="cyan"/&gt;&lt;w:lang w:val="en-US" w:eastAsia="ru-RU"/&gt;&lt;/w:rPr&gt;&lt;w:instrText&gt;MERGEFORMAT&lt;/w:instrText&gt;&lt;/w:r&gt;&lt;w:r w:rsidRPr="00E642D7"&gt;&lt;w:rPr&gt;&lt;w:highlight w:val="cyan"/&gt;&lt;w:lang w:eastAsia="ru-RU"/&gt;&lt;/w:rPr&gt;&lt;w:instrText xml:space="preserve"&gt;  \* &lt;/w:instrText&gt;&lt;/w:r&gt;&lt;w:r w:rsidRPr="00857433"&gt;&lt;w:rPr&gt;&lt;w:highlight w:val="cyan"/&gt;&lt;w:lang w:val="en-US" w:eastAsia="ru-RU"/&gt;&lt;/w:rPr&gt;&lt;w:instrText&gt;MERGEFORMAT&lt;/w:instrText&gt;&lt;/w:r&gt;&lt;w:r w:rsidRPr="00E642D7"&gt;&lt;w:rPr&gt;&lt;w:highlight w:val="cyan"/&gt;&lt;w:lang w:eastAsia="ru-RU"/&gt;&lt;/w:rPr&gt;&lt;w:instrText xml:space="preserve"&gt; &lt;/w:instrText&gt;&lt;/w:r&gt;&lt;w:r w:rsidRPr="001153C0"&gt;&lt;w:rPr&gt;&lt;w:highlight w:val="cyan"/&gt;&lt;w:lang w:eastAsia="ru-RU"/&gt;&lt;/w:rPr&gt;&lt;w:fldChar w:fldCharType="separate"/&gt;&lt;/w:r&gt;&lt;w:r w:rsidRPr="00BC777D"&gt;&lt;w:rPr&gt;&lt;w:noProof/&gt;&lt;w:highlight w:val="cyan"/&gt;&lt;w:lang w:eastAsia="ru-RU"/&gt;&lt;/w:rPr&gt;&lt;w:t&gt;1&lt;/w:t&gt;&lt;/w:r&gt;&lt;w:r w:rsidRPr="001153C0"&gt;&lt;w:rPr&gt;&lt;w:highlight w:val="cyan"/&gt;&lt;w:lang w:eastAsia="ru-RU"/&gt;&lt;/w:rPr&gt;&lt;w:fldChar w:fldCharType="end"/&gt;&lt;/w:r&gt;&lt;w:r w:rsidRPr="00E642D7"&gt;&lt;w:rPr&gt;&lt;w:highlight w:val="cyan"/&gt;&lt;w:lang w:eastAsia="ru-RU"/&gt;&lt;/w:rPr&gt;&lt;w:t&gt;;&lt;/w:t&gt;&lt;/w:r&gt;&lt;/w:p&gt;&lt;w:p w14:paraId="454C25B2" w14:textId="77777777" w:rsidR="00BC777D" w:rsidRDefault="00BC777D" w:rsidP="0061633E"&gt;&lt;w:pPr&gt;&lt;w:pStyle w:val="SDText"/&gt;&lt;w:spacing w:after="0" w:line="360" w:lineRule="auto"/&gt;&lt;w:rPr&gt;&lt;w:szCs w:val="24"/&gt;&lt;w:lang w:eastAsia="ru-RU" w:bidi="ru-RU"/&gt;&lt;/w:rPr&gt;&lt;/w:pPr&gt;&lt;w:r w:rsidRPr="001153C0"&gt;&lt;w:rPr&gt;&lt;w:highlight w:val="cyan"/&gt;&lt;w:lang w:eastAsia="ru-RU"/&gt;&lt;/w:rPr&gt;&lt;w:fldChar w:fldCharType="begin"/&gt;&lt;/w:r&gt;&lt;w:r w:rsidRPr="00E642D7"&gt;&lt;w:rPr&gt;&lt;w:highlight w:val="cyan"/&gt;&lt;w:lang w:eastAsia="ru-RU"/&gt;&lt;/w:rPr&gt;&lt;w:instrText xml:space="preserve"&gt; &lt;/w:instrText&gt;&lt;/w:r&gt;&lt;w:r w:rsidRPr="00857433"&gt;&lt;w:rPr&gt;&lt;w:highlight w:val="cyan"/&gt;&lt;w:lang w:val="en-US" w:eastAsia="ru-RU"/&gt;&lt;/w:rPr&gt;&lt;w:instrText&gt;SEQ&lt;/w:instrText&gt;&lt;/w:r&gt;&lt;w:r w:rsidRPr="00E642D7"&gt;&lt;w:rPr&gt;&lt;w:highlight w:val="cyan"/&gt;&lt;w:lang w:eastAsia="ru-RU"/&gt;&lt;/w:rPr&gt;&lt;w:instrText xml:space="preserve"&gt; &lt;/w:instrText&gt;&lt;/w:r&gt;&lt;w:r&gt;&lt;w:rPr&gt;&lt;w:highlight w:val="cyan"/&gt;&lt;w:lang w:val="en-US" w:eastAsia="ru-RU"/&gt;&lt;/w:rPr&gt;&lt;w:instrText&gt;WithdrawalCriteria&lt;/w:instrText&gt;&lt;/w:r&gt;&lt;w:r w:rsidRPr="00E642D7"&gt;&lt;w:rPr&gt;&lt;w:highlight w:val="cyan"/&gt;&lt;w:lang w:eastAsia="ru-RU"/&gt;&lt;/w:rPr&gt;&lt;w:instrText xml:space="preserve"&gt; \* &lt;/w:instrText&gt;&lt;/w:r&gt;&lt;w:r w:rsidRPr="00857433"&gt;&lt;w:rPr&gt;&lt;w:highlight w:val="cyan"/&gt;&lt;w:lang w:val="en-US" w:eastAsia="ru-RU"/&gt;&lt;/w:rPr&gt;&lt;w:instrText&gt;MERGEFORMAT&lt;/w:instrText&gt;&lt;/w:r&gt;&lt;w:r w:rsidRPr="00E642D7"&gt;&lt;w:rPr&gt;&lt;w:highlight w:val="cyan"/&gt;&lt;w:lang w:eastAsia="ru-RU"/&gt;&lt;/w:rPr&gt;&lt;w:instrText xml:space="preserve"&gt; &lt;/w:instrText&gt;&lt;/w:r&gt;&lt;w:r w:rsidRPr="001153C0"&gt;&lt;w:rPr&gt;&lt;w:highlight w:val="cyan"/&gt;&lt;w:lang w:eastAsia="ru-RU"/&gt;&lt;/w:rPr&gt;&lt;w:fldChar w:fldCharType="separate"/&gt;&lt;/w:r&gt;&lt;w:r w:rsidRPr="00BC777D"&gt;&lt;w:rPr&gt;&lt;w:noProof/&gt;&lt;w:highlight w:val="cyan"/&gt;&lt;w:lang w:eastAsia="ru-RU"/&gt;&lt;/w:rPr&gt;&lt;w:t&gt;2&lt;/w:t&gt;&lt;/w:r&gt;&lt;w:r w:rsidRPr="001153C0"&gt;&lt;w:rPr&gt;&lt;w:highlight w:val="cyan"/&gt;&lt;w:lang w:eastAsia="ru-RU"/&gt;&lt;/w:rPr&gt;&lt;w:fldChar w:fldCharType="end"/&gt;&lt;/w:r&gt;&lt;w:r w:rsidRPr="00E642D7"&gt;&lt;w:rPr&gt;&lt;w:highlight w:val="cyan"/&gt;&lt;w:lang w:eastAsia="ru-RU"/&gt;&lt;/w:rPr&gt;&lt;w:t&gt;.&lt;/w:t&gt;&lt;/w:r&gt;&lt;w:r&gt;&lt;w:rPr&gt;&lt;w:highlight w:val="cyan"/&gt;&lt;w:lang w:eastAsia="ru-RU"/&gt;&lt;/w:rPr&gt;&lt;w:tab/&gt;&lt;/w:r&gt;&lt;w:r&gt;&lt;w:rPr&gt;&lt;w:highlight w:val="cyan"/&gt;&lt;/w:rPr&gt;&lt;w:t&gt;Критерий исключения&lt;/w:t&gt;&lt;/w:r&gt;&lt;w:r w:rsidRPr="00E642D7"&gt;&lt;w:rPr&gt;&lt;w:highlight w:val="cyan"/&gt;&lt;/w:rPr&gt;&lt;w:t xml:space="preserve"&gt; &lt;/w:t&gt;&lt;/w:r&gt;&lt;w:r w:rsidRPr="001153C0"&gt;&lt;w:rPr&gt;&lt;w:highlight w:val="cyan"/&gt;&lt;w:lang w:eastAsia="ru-RU"/&gt;&lt;/w:rPr&gt;&lt;w:fldChar w:fldCharType="begin"/&gt;&lt;/w:r&gt;&lt;w:r w:rsidRPr="00E642D7"&gt;&lt;w:rPr&gt;&lt;w:highlight w:val="cyan"/&gt;&lt;w:lang w:eastAsia="ru-RU"/&gt;&lt;/w:rPr&gt;&lt;w:instrText xml:space="preserve"&gt; &lt;/w:instrText&gt;&lt;/w:r&gt;&lt;w:r w:rsidRPr="00857433"&gt;&lt;w:rPr&gt;&lt;w:highlight w:val="cyan"/&gt;&lt;w:lang w:val="en-US" w:eastAsia="ru-RU"/&gt;&lt;/w:rPr&gt;&lt;w:instrText&gt;SEQ&lt;/w:instrText&gt;&lt;/w:r&gt;&lt;w:r w:rsidRPr="00E642D7"&gt;&lt;w:rPr&gt;&lt;w:highlight w:val="cyan"/&gt;&lt;w:lang w:eastAsia="ru-RU"/&gt;&lt;/w:rPr&gt;&lt;w:instrText xml:space="preserve"&gt; &lt;/w:instrText&gt;&lt;/w:r&gt;&lt;w:r&gt;&lt;w:rPr&gt;&lt;w:highlight w:val="cyan"/&gt;&lt;w:lang w:val="en-US" w:eastAsia="ru-RU"/&gt;&lt;/w:rPr&gt;&lt;w:instrText&gt;WithdrawalCriteria&lt;/w:instrText&gt;&lt;/w:r&gt;&lt;w:r w:rsidRPr="00E642D7"&gt;&lt;w:rPr&gt;&lt;w:highlight w:val="cyan"/&gt;&lt;w:lang w:eastAsia="ru-RU"/&gt;&lt;/w:rPr&gt;&lt;w:instrText xml:space="preserve"&gt; \&lt;/w:instrText&gt;&lt;/w:r&gt;&lt;w:r w:rsidRPr="00857433"&gt;&lt;w:rPr&gt;&lt;w:highlight w:val="cyan"/&gt;&lt;w:lang w:val="en-US" w:eastAsia="ru-RU"/&gt;&lt;/w:rPr&gt;&lt;w:instrText&gt;c&lt;/w:instrText&gt;&lt;/w:r&gt;&lt;w:r w:rsidRPr="00E642D7"&gt;&lt;w:rPr&gt;&lt;w:highlight w:val="cyan"/&gt;&lt;w:lang w:eastAsia="ru-RU"/&gt;&lt;/w:rPr&gt;&lt;w:instrText xml:space="preserve"&gt; \* &lt;/w:instrText&gt;&lt;/w:r&gt;&lt;w:r w:rsidRPr="00857433"&gt;&lt;w:rPr&gt;&lt;w:highlight w:val="cyan"/&gt;&lt;w:lang w:val="en-US" w:eastAsia="ru-RU"/&gt;&lt;/w:rPr&gt;&lt;w:instrText&gt;MERGEFORMAT&lt;/w:instrText&gt;&lt;/w:r&gt;&lt;w:r w:rsidRPr="00E642D7"&gt;&lt;w:rPr&gt;&lt;w:highlight w:val="cyan"/&gt;&lt;w:lang w:eastAsia="ru-RU"/&gt;&lt;/w:rPr&gt;&lt;w:instrText xml:space="preserve"&gt;  \* &lt;/w:instrText&gt;&lt;/w:r&gt;&lt;w:r w:rsidRPr="00857433"&gt;&lt;w:rPr&gt;&lt;w:highlight w:val="cyan"/&gt;&lt;w:lang w:val="en-US" w:eastAsia="ru-RU"/&gt;&lt;/w:rPr&gt;&lt;w:instrText&gt;MERGEFORMAT&lt;/w:instrText&gt;&lt;/w:r&gt;&lt;w:r w:rsidRPr="00E642D7"&gt;&lt;w:rPr&gt;&lt;w:highlight w:val="cyan"/&gt;&lt;w:lang w:eastAsia="ru-RU"/&gt;&lt;/w:rPr&gt;&lt;w:instrText xml:space="preserve"&gt; &lt;/w:instrText&gt;&lt;/w:r&gt;&lt;w:r w:rsidRPr="001153C0"&gt;&lt;w:rPr&gt;&lt;w:highlight w:val="cyan"/&gt;&lt;w:lang w:eastAsia="ru-RU"/&gt;&lt;/w:rPr&gt;&lt;w:fldChar w:fldCharType="separate"/&gt;&lt;/w:r&gt;&lt;w:r w:rsidRPr="00BC777D"&gt;&lt;w:rPr&gt;&lt;w:noProof/&gt;&lt;w:highlight w:val="cyan"/&gt;&lt;w:lang w:eastAsia="ru-RU"/&gt;&lt;/w:rPr&gt;&lt;w:t&gt;2&lt;/w:t&gt;&lt;/w:r&gt;&lt;w:r w:rsidRPr="001153C0"&gt;&lt;w:rPr&gt;&lt;w:highlight w:val="cyan"/&gt;&lt;w:lang w:eastAsia="ru-RU"/&gt;&lt;/w:rPr&gt;&lt;w:fldChar w:fldCharType="end"/&gt;&lt;/w:r&gt;&lt;w:r w:rsidRPr="00E642D7"&gt;&lt;w:rPr&gt;&lt;w:highlight w:val="cyan"/&gt;&lt;w:lang w:eastAsia="ru-RU"/&gt;&lt;/w:rPr&gt;&lt;w:t&gt;.&lt;/w:t&gt;&lt;/w:r&gt;&lt;/w:p&gt;&lt;w:p w:rsidR="00000000" w:rsidRDefault="00000000"/&gt;&lt;w:sectPr w:rsidR="00000000"&gt;&lt;w:pgSz w:w="12240" w:h="15840"/&gt;&lt;w:pgMar w:top="1134" w:right="850" w:bottom="1134" w:left="1701"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w:eastAsiaTheme="minorHAnsi" w:hAnsiTheme="minorHAnsi" w:cstheme="minorBidi"/&gt;&lt;w:sz w:val="22"/&gt;&lt;w:szCs w:val="22"/&gt;&lt;w:lang w:val="ru-RU" w:eastAsia="en-US" w:bidi="ar-SA"/&gt;&lt;/w:rPr&gt;&lt;/w:rPrDefault&gt;&lt;w:pPrDefault&gt;&lt;w:pPr&gt;&lt;w:spacing w:after="160"/&gt;&lt;/w:pPr&gt;&lt;/w:pPrDefault&gt;&lt;/w:docDefaults&gt;&lt;w:style w:type="paragraph" w:default="1" w:styleId="a"&gt;&lt;w:name w:val="Normal"/&gt;&lt;w:qFormat/&gt;&lt;w:pPr&gt;&lt;w:spacing w:line="276" w:lineRule="auto"/&gt;&lt;w:jc w:val="both"/&gt;&lt;/w:pPr&gt;&lt;w:rPr&gt;&lt;w:rFonts w:ascii="Times New Roman" w:hAnsi="Times New Roman"/&gt;&lt;w:sz w:val="24"/&gt;&lt;/w:rPr&gt;&lt;/w:style&gt;&lt;w:style w:type="character" w:default="1" w:styleId="a0"&gt;&lt;w:name w:val="Default Paragraph Font"/&gt;&lt;w:uiPriority w:val="1"/&gt;&lt;w:semiHidden/&gt;&lt;w:unhideWhenUsed/&gt;&lt;/w:style&gt;&lt;w:style w:type="table" w:default="1" w:styleId="a1"&gt;&lt;w:name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w:styleId="a2"&gt;&lt;w:name w:val="No List"/&gt;&lt;w:uiPriority w:val="99"/&gt;&lt;w:semiHidden/&gt;&lt;w:unhideWhenUsed/&gt;&lt;/w:style&gt;&lt;w:style w:type="paragraph" w:customStyle="1" w:styleId="SDText"&gt;&lt;w:name w:val="SD_Text"/&gt;&lt;w:basedOn w:val="a"/&gt;&lt;w:link w:val="SDText0"/&gt;&lt;w:qFormat/&gt;&lt;/w:style&gt;&lt;w:style w:type="character" w:customStyle="1" w:styleId="SDText0"&gt;&lt;w:name w:val="SD_Text Знак"/&gt;&lt;w:basedOn w:val="a0"/&gt;&lt;w:link w:val="SDText"/&gt;&lt;w:rPr&gt;&lt;w:rFonts w:ascii="Times New Roman" w:hAnsi="Times New Roman"/&gt;&lt;w:sz w:val="24"/&gt;&lt;/w:rPr&gt;&lt;/w:style&gt;&lt;/w:styles&gt;&lt;/pkg:xmlData&gt;&lt;/pkg:part&gt;&lt;/pkg:package&gt;
</WithdrawalCriteriasSuffix>
    <ForbiddenTherapyPrefix/>
    <ForbiddenTherapySuffix>&lt;?xml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w14:paraId="06775BB4" w14:textId="4CEA756E" w:rsidR="00BC777D" w:rsidRPr="00E642D7" w:rsidRDefault="00BC777D" w:rsidP="00253D4D"&gt;&lt;w:pPr&gt;&lt;w:pStyle w:val="SDText"/&gt;&lt;w:spacing w:after="0" w:line="360" w:lineRule="auto"/&gt;&lt;w:rPr&gt;&lt;w:highlight w:val="cyan"/&gt;&lt;/w:rPr&gt;&lt;/w:pPr&gt;&lt;w:r w:rsidRPr="001153C0"&gt;&lt;w:rPr&gt;&lt;w:highlight w:val="cyan"/&gt;&lt;w:lang w:eastAsia="ru-RU"/&gt;&lt;/w:rPr&gt;&lt;w:fldChar w:fldCharType="begin"/&gt;&lt;/w:r&gt;&lt;w:r w:rsidRPr="00E642D7"&gt;&lt;w:rPr&gt;&lt;w:highlight w:val="cyan"/&gt;&lt;w:lang w:eastAsia="ru-RU"/&gt;&lt;/w:rPr&gt;&lt;w:instrText xml:space="preserve"&gt; &lt;/w:instrText&gt;&lt;/w:r&gt;&lt;w:r w:rsidRPr="00857433"&gt;&lt;w:rPr&gt;&lt;w:highlight w:val="cyan"/&gt;&lt;w:lang w:val="en-US" w:eastAsia="ru-RU"/&gt;&lt;/w:rPr&gt;&lt;w:instrText&gt;SEQ&lt;/w:instrText&gt;&lt;/w:r&gt;&lt;w:r w:rsidRPr="00E642D7"&gt;&lt;w:rPr&gt;&lt;w:highlight w:val="cyan"/&gt;&lt;w:lang w:eastAsia="ru-RU"/&gt;&lt;/w:rPr&gt;&lt;w:instrText xml:space="preserve"&gt; &lt;/w:instrText&gt;&lt;/w:r&gt;&lt;w:r&gt;&lt;w:rPr&gt;&lt;w:highlight w:val="cyan"/&gt;&lt;w:lang w:val="en-US" w:eastAsia="ru-RU"/&gt;&lt;/w:rPr&gt;&lt;w:instrText&gt;ForbiddenTherapy&lt;/w:instrText&gt;&lt;/w:r&gt;&lt;w:r w:rsidRPr="00E642D7"&gt;&lt;w:rPr&gt;&lt;w:highlight w:val="cyan"/&gt;&lt;w:lang w:eastAsia="ru-RU"/&gt;&lt;/w:rPr&gt;&lt;w:instrText xml:space="preserve"&gt; \&lt;/w:instrText&gt;&lt;/w:r&gt;&lt;w:r w:rsidRPr="00857433"&gt;&lt;w:rPr&gt;&lt;w:highlight w:val="cyan"/&gt;&lt;w:lang w:val="en-US" w:eastAsia="ru-RU"/&gt;&lt;/w:rPr&gt;&lt;w:instrText&gt;r&lt;/w:instrText&gt;&lt;/w:r&gt;&lt;w:r w:rsidRPr="00E642D7"&gt;&lt;w:rPr&gt;&lt;w:highlight w:val="cyan"/&gt;&lt;w:lang w:eastAsia="ru-RU"/&gt;&lt;/w:rPr&gt;&lt;w:instrText xml:space="preserve"&gt; 1 \* &lt;/w:instrText&gt;&lt;/w:r&gt;&lt;w:r w:rsidRPr="00857433"&gt;&lt;w:rPr&gt;&lt;w:highlight w:val="cyan"/&gt;&lt;w:lang w:val="en-US" w:eastAsia="ru-RU"/&gt;&lt;/w:rPr&gt;&lt;w:instrText&gt;MERGEFORMAT&lt;/w:instrText&gt;&lt;/w:r&gt;&lt;w:r w:rsidRPr="00E642D7"&gt;&lt;w:rPr&gt;&lt;w:highlight w:val="cyan"/&gt;&lt;w:lang w:eastAsia="ru-RU"/&gt;&lt;/w:rPr&gt;&lt;w:instrText xml:space="preserve"&gt; &lt;/w:instrText&gt;&lt;/w:r&gt;&lt;w:r w:rsidRPr="001153C0"&gt;&lt;w:rPr&gt;&lt;w:highlight w:val="cyan"/&gt;&lt;w:lang w:eastAsia="ru-RU"/&gt;&lt;/w:rPr&gt;&lt;w:fldChar w:fldCharType="separate"/&gt;&lt;/w:r&gt;&lt;w:r w:rsidRPr="00BC777D"&gt;&lt;w:rPr&gt;&lt;w:noProof/&gt;&lt;w:highlight w:val="cyan"/&gt;&lt;w:lang w:eastAsia="ru-RU"/&gt;&lt;/w:rPr&gt;&lt;w:t&gt;1&lt;/w:t&gt;&lt;/w:r&gt;&lt;w:r w:rsidRPr="001153C0"&gt;&lt;w:rPr&gt;&lt;w:highlight w:val="cyan"/&gt;&lt;w:lang w:eastAsia="ru-RU"/&gt;&lt;/w:rPr&gt;&lt;w:fldChar w:fldCharType="end"/&gt;&lt;/w:r&gt;&lt;w:r w:rsidRPr="00E642D7"&gt;&lt;w:rPr&gt;&lt;w:highlight w:val="cyan"/&gt;&lt;w:lang w:eastAsia="ru-RU"/&gt;&lt;/w:rPr&gt;&lt;w:t&gt;.&lt;/w:t&gt;&lt;/w:r&gt;&lt;w:r&gt;&lt;w:rPr&gt;&lt;w:highlight w:val="cyan"/&gt;&lt;w:lang w:eastAsia="ru-RU"/&gt;&lt;/w:rPr&gt;&lt;w:tab/&gt;&lt;/w:r&gt;&lt;w:r&gt;&lt;w:rPr&gt;&lt;w:highlight w:val="cyan"/&gt;&lt;/w:rPr&gt;&lt;w:t&gt;Запрещённая терапия&lt;/w:t&gt;&lt;/w:r&gt;&lt;w:r w:rsidRPr="00E642D7"&gt;&lt;w:rPr&gt;&lt;w:highlight w:val="cyan"/&gt;&lt;/w:rPr&gt;&lt;w:t xml:space="preserve"&gt; &lt;/w:t&gt;&lt;/w:r&gt;&lt;w:r w:rsidRPr="001153C0"&gt;&lt;w:rPr&gt;&lt;w:highlight w:val="cyan"/&gt;&lt;w:lang w:eastAsia="ru-RU"/&gt;&lt;/w:rPr&gt;&lt;w:fldChar w:fldCharType="begin"/&gt;&lt;/w:r&gt;&lt;w:r w:rsidRPr="00E642D7"&gt;&lt;w:rPr&gt;&lt;w:highlight w:val="cyan"/&gt;&lt;w:lang w:eastAsia="ru-RU"/&gt;&lt;/w:rPr&gt;&lt;w:instrText xml:space="preserve"&gt; &lt;/w:instrText&gt;&lt;/w:r&gt;&lt;w:r w:rsidRPr="00857433"&gt;&lt;w:rPr&gt;&lt;w:highlight w:val="cyan"/&gt;&lt;w:lang w:val="en-US" w:eastAsia="ru-RU"/&gt;&lt;/w:rPr&gt;&lt;w:instrText&gt;SEQ&lt;/w:instrText&gt;&lt;/w:r&gt;&lt;w:r w:rsidRPr="00E642D7"&gt;&lt;w:rPr&gt;&lt;w:highlight w:val="cyan"/&gt;&lt;w:lang w:eastAsia="ru-RU"/&gt;&lt;/w:rPr&gt;&lt;w:instrText xml:space="preserve"&gt; &lt;/w:instrText&gt;&lt;/w:r&gt;&lt;w:r&gt;&lt;w:rPr&gt;&lt;w:highlight w:val="cyan"/&gt;&lt;w:lang w:val="en-US" w:eastAsia="ru-RU"/&gt;&lt;/w:rPr&gt;&lt;w:instrText&gt;ForbiddenTherapy&lt;/w:instrText&gt;&lt;/w:r&gt;&lt;w:r w:rsidRPr="00E642D7"&gt;&lt;w:rPr&gt;&lt;w:highlight w:val="cyan"/&gt;&lt;w:lang w:eastAsia="ru-RU"/&gt;&lt;/w:rPr&gt;&lt;w:instrText xml:space="preserve"&gt; \&lt;/w:instrText&gt;&lt;/w:r&gt;&lt;w:r w:rsidRPr="00857433"&gt;&lt;w:rPr&gt;&lt;w:highlight w:val="cyan"/&gt;&lt;w:lang w:val="en-US" w:eastAsia="ru-RU"/&gt;&lt;/w:rPr&gt;&lt;w:instrText&gt;c&lt;/w:instrText&gt;&lt;/w:r&gt;&lt;w:r w:rsidRPr="00E642D7"&gt;&lt;w:rPr&gt;&lt;w:highlight w:val="cyan"/&gt;&lt;w:lang w:eastAsia="ru-RU"/&gt;&lt;/w:rPr&gt;&lt;w:instrText xml:space="preserve"&gt; \* &lt;/w:instrText&gt;&lt;/w:r&gt;&lt;w:r w:rsidRPr="00857433"&gt;&lt;w:rPr&gt;&lt;w:highlight w:val="cyan"/&gt;&lt;w:lang w:val="en-US" w:eastAsia="ru-RU"/&gt;&lt;/w:rPr&gt;&lt;w:instrText&gt;MERGEFORMAT&lt;/w:instrText&gt;&lt;/w:r&gt;&lt;w:r w:rsidRPr="00E642D7"&gt;&lt;w:rPr&gt;&lt;w:highlight w:val="cyan"/&gt;&lt;w:lang w:eastAsia="ru-RU"/&gt;&lt;/w:rPr&gt;&lt;w:instrText xml:space="preserve"&gt;  \* &lt;/w:instrText&gt;&lt;/w:r&gt;&lt;w:r w:rsidRPr="00857433"&gt;&lt;w:rPr&gt;&lt;w:highlight w:val="cyan"/&gt;&lt;w:lang w:val="en-US" w:eastAsia="ru-RU"/&gt;&lt;/w:rPr&gt;&lt;w:instrText&gt;MERGEFORMAT&lt;/w:instrText&gt;&lt;/w:r&gt;&lt;w:r w:rsidRPr="00E642D7"&gt;&lt;w:rPr&gt;&lt;w:highlight w:val="cyan"/&gt;&lt;w:lang w:eastAsia="ru-RU"/&gt;&lt;/w:rPr&gt;&lt;w:instrText xml:space="preserve"&gt; &lt;/w:instrText&gt;&lt;/w:r&gt;&lt;w:r w:rsidRPr="001153C0"&gt;&lt;w:rPr&gt;&lt;w:highlight w:val="cyan"/&gt;&lt;w:lang w:eastAsia="ru-RU"/&gt;&lt;/w:rPr&gt;&lt;w:fldChar w:fldCharType="separate"/&gt;&lt;/w:r&gt;&lt;w:r w:rsidRPr="00BC777D"&gt;&lt;w:rPr&gt;&lt;w:noProof/&gt;&lt;w:highlight w:val="cyan"/&gt;&lt;w:lang w:eastAsia="ru-RU"/&gt;&lt;/w:rPr&gt;&lt;w:t&gt;1&lt;/w:t&gt;&lt;/w:r&gt;&lt;w:r w:rsidRPr="001153C0"&gt;&lt;w:rPr&gt;&lt;w:highlight w:val="cyan"/&gt;&lt;w:lang w:eastAsia="ru-RU"/&gt;&lt;/w:rPr&gt;&lt;w:fldChar w:fldCharType="end"/&gt;&lt;/w:r&gt;&lt;w:r w:rsidRPr="00E642D7"&gt;&lt;w:rPr&gt;&lt;w:highlight w:val="cyan"/&gt;&lt;w:lang w:eastAsia="ru-RU"/&gt;&lt;/w:rPr&gt;&lt;w:t&gt;;&lt;/w:t&gt;&lt;/w:r&gt;&lt;/w:p&gt;&lt;w:p w14:paraId="13A7E8A2" w14:textId="77777777" w:rsidR="00BC777D" w:rsidRDefault="00BC777D" w:rsidP="00253D4D"&gt;&lt;w:pPr&gt;&lt;w:pStyle w:val="SDText"/&gt;&lt;w:spacing w:after="0" w:line="360" w:lineRule="auto"/&gt;&lt;w:rPr&gt;&lt;w:szCs w:val="24"/&gt;&lt;w:lang w:eastAsia="ru-RU" w:bidi="ru-RU"/&gt;&lt;/w:rPr&gt;&lt;/w:pPr&gt;&lt;w:r w:rsidRPr="001153C0"&gt;&lt;w:rPr&gt;&lt;w:highlight w:val="cyan"/&gt;&lt;w:lang w:eastAsia="ru-RU"/&gt;&lt;/w:rPr&gt;&lt;w:fldChar w:fldCharType="begin"/&gt;&lt;/w:r&gt;&lt;w:r w:rsidRPr="00E642D7"&gt;&lt;w:rPr&gt;&lt;w:highlight w:val="cyan"/&gt;&lt;w:lang w:eastAsia="ru-RU"/&gt;&lt;/w:rPr&gt;&lt;w:instrText xml:space="preserve"&gt; &lt;/w:instrText&gt;&lt;/w:r&gt;&lt;w:r w:rsidRPr="00857433"&gt;&lt;w:rPr&gt;&lt;w:highlight w:val="cyan"/&gt;&lt;w:lang w:val="en-US" w:eastAsia="ru-RU"/&gt;&lt;/w:rPr&gt;&lt;w:instrText&gt;SEQ&lt;/w:instrText&gt;&lt;/w:r&gt;&lt;w:r w:rsidRPr="00E642D7"&gt;&lt;w:rPr&gt;&lt;w:highlight w:val="cyan"/&gt;&lt;w:lang w:eastAsia="ru-RU"/&gt;&lt;/w:rPr&gt;&lt;w:instrText xml:space="preserve"&gt; &lt;/w:instrText&gt;&lt;/w:r&gt;&lt;w:r&gt;&lt;w:rPr&gt;&lt;w:highlight w:val="cyan"/&gt;&lt;w:lang w:val="en-US" w:eastAsia="ru-RU"/&gt;&lt;/w:rPr&gt;&lt;w:instrText&gt;ForbiddenTherapy&lt;/w:instrText&gt;&lt;/w:r&gt;&lt;w:r w:rsidRPr="00E642D7"&gt;&lt;w:rPr&gt;&lt;w:highlight w:val="cyan"/&gt;&lt;w:lang w:eastAsia="ru-RU"/&gt;&lt;/w:rPr&gt;&lt;w:instrText xml:space="preserve"&gt; \* &lt;/w:instrText&gt;&lt;/w:r&gt;&lt;w:r w:rsidRPr="00857433"&gt;&lt;w:rPr&gt;&lt;w:highlight w:val="cyan"/&gt;&lt;w:lang w:val="en-US" w:eastAsia="ru-RU"/&gt;&lt;/w:rPr&gt;&lt;w:instrText&gt;MERGEFORMAT&lt;/w:instrText&gt;&lt;/w:r&gt;&lt;w:r w:rsidRPr="00E642D7"&gt;&lt;w:rPr&gt;&lt;w:highlight w:val="cyan"/&gt;&lt;w:lang w:eastAsia="ru-RU"/&gt;&lt;/w:rPr&gt;&lt;w:instrText xml:space="preserve"&gt; &lt;/w:instrText&gt;&lt;/w:r&gt;&lt;w:r w:rsidRPr="001153C0"&gt;&lt;w:rPr&gt;&lt;w:highlight w:val="cyan"/&gt;&lt;w:lang w:eastAsia="ru-RU"/&gt;&lt;/w:rPr&gt;&lt;w:fldChar w:fldCharType="separate"/&gt;&lt;/w:r&gt;&lt;w:r w:rsidRPr="00BC777D"&gt;&lt;w:rPr&gt;&lt;w:noProof/&gt;&lt;w:highlight w:val="cyan"/&gt;&lt;w:lang w:eastAsia="ru-RU"/&gt;&lt;/w:rPr&gt;&lt;w:t&gt;2&lt;/w:t&gt;&lt;/w:r&gt;&lt;w:r w:rsidRPr="001153C0"&gt;&lt;w:rPr&gt;&lt;w:highlight w:val="cyan"/&gt;&lt;w:lang w:eastAsia="ru-RU"/&gt;&lt;/w:rPr&gt;&lt;w:fldChar w:fldCharType="end"/&gt;&lt;/w:r&gt;&lt;w:r w:rsidRPr="00E642D7"&gt;&lt;w:rPr&gt;&lt;w:highlight w:val="cyan"/&gt;&lt;w:lang w:eastAsia="ru-RU"/&gt;&lt;/w:rPr&gt;&lt;w:t&gt;.&lt;/w:t&gt;&lt;/w:r&gt;&lt;w:r&gt;&lt;w:rPr&gt;&lt;w:highlight w:val="cyan"/&gt;&lt;w:lang w:eastAsia="ru-RU"/&gt;&lt;/w:rPr&gt;&lt;w:tab/&gt;&lt;/w:r&gt;&lt;w:r&gt;&lt;w:rPr&gt;&lt;w:highlight w:val="cyan"/&gt;&lt;/w:rPr&gt;&lt;w:t&gt;Запрещённая терапия&lt;/w:t&gt;&lt;/w:r&gt;&lt;w:r w:rsidRPr="00E642D7"&gt;&lt;w:rPr&gt;&lt;w:highlight w:val="cyan"/&gt;&lt;/w:rPr&gt;&lt;w:t xml:space="preserve"&gt; &lt;/w:t&gt;&lt;/w:r&gt;&lt;w:r w:rsidRPr="001153C0"&gt;&lt;w:rPr&gt;&lt;w:highlight w:val="cyan"/&gt;&lt;w:lang w:eastAsia="ru-RU"/&gt;&lt;/w:rPr&gt;&lt;w:fldChar w:fldCharType="begin"/&gt;&lt;/w:r&gt;&lt;w:r w:rsidRPr="00E642D7"&gt;&lt;w:rPr&gt;&lt;w:highlight w:val="cyan"/&gt;&lt;w:lang w:eastAsia="ru-RU"/&gt;&lt;/w:rPr&gt;&lt;w:instrText xml:space="preserve"&gt; &lt;/w:instrText&gt;&lt;/w:r&gt;&lt;w:r w:rsidRPr="00857433"&gt;&lt;w:rPr&gt;&lt;w:highlight w:val="cyan"/&gt;&lt;w:lang w:val="en-US" w:eastAsia="ru-RU"/&gt;&lt;/w:rPr&gt;&lt;w:instrText&gt;SEQ&lt;/w:instrText&gt;&lt;/w:r&gt;&lt;w:r w:rsidRPr="00E642D7"&gt;&lt;w:rPr&gt;&lt;w:highlight w:val="cyan"/&gt;&lt;w:lang w:eastAsia="ru-RU"/&gt;&lt;/w:rPr&gt;&lt;w:instrText xml:space="preserve"&gt; &lt;/w:instrText&gt;&lt;/w:r&gt;&lt;w:r&gt;&lt;w:rPr&gt;&lt;w:highlight w:val="cyan"/&gt;&lt;w:lang w:val="en-US" w:eastAsia="ru-RU"/&gt;&lt;/w:rPr&gt;&lt;w:instrText&gt;ForbiddenTherapy&lt;/w:instrText&gt;&lt;/w:r&gt;&lt;w:r w:rsidRPr="00E642D7"&gt;&lt;w:rPr&gt;&lt;w:highlight w:val="cyan"/&gt;&lt;w:lang w:eastAsia="ru-RU"/&gt;&lt;/w:rPr&gt;&lt;w:instrText xml:space="preserve"&gt; \&lt;/w:instrText&gt;&lt;/w:r&gt;&lt;w:r w:rsidRPr="00857433"&gt;&lt;w:rPr&gt;&lt;w:highlight w:val="cyan"/&gt;&lt;w:lang w:val="en-US" w:eastAsia="ru-RU"/&gt;&lt;/w:rPr&gt;&lt;w:instrText&gt;c&lt;/w:instrText&gt;&lt;/w:r&gt;&lt;w:r w:rsidRPr="00E642D7"&gt;&lt;w:rPr&gt;&lt;w:highlight w:val="cyan"/&gt;&lt;w:lang w:eastAsia="ru-RU"/&gt;&lt;/w:rPr&gt;&lt;w:instrText xml:space="preserve"&gt; \* &lt;/w:instrText&gt;&lt;/w:r&gt;&lt;w:r w:rsidRPr="00857433"&gt;&lt;w:rPr&gt;&lt;w:highlight w:val="cyan"/&gt;&lt;w:lang w:val="en-US" w:eastAsia="ru-RU"/&gt;&lt;/w:rPr&gt;&lt;w:instrText&gt;MERGEFORMAT&lt;/w:instrText&gt;&lt;/w:r&gt;&lt;w:r w:rsidRPr="00E642D7"&gt;&lt;w:rPr&gt;&lt;w:highlight w:val="cyan"/&gt;&lt;w:lang w:eastAsia="ru-RU"/&gt;&lt;/w:rPr&gt;&lt;w:instrText xml:space="preserve"&gt;  \* &lt;/w:instrText&gt;&lt;/w:r&gt;&lt;w:r w:rsidRPr="00857433"&gt;&lt;w:rPr&gt;&lt;w:highlight w:val="cyan"/&gt;&lt;w:lang w:val="en-US" w:eastAsia="ru-RU"/&gt;&lt;/w:rPr&gt;&lt;w:instrText&gt;MERGEFORMAT&lt;/w:instrText&gt;&lt;/w:r&gt;&lt;w:r w:rsidRPr="00E642D7"&gt;&lt;w:rPr&gt;&lt;w:highlight w:val="cyan"/&gt;&lt;w:lang w:eastAsia="ru-RU"/&gt;&lt;/w:rPr&gt;&lt;w:instrText xml:space="preserve"&gt; &lt;/w:instrText&gt;&lt;/w:r&gt;&lt;w:r w:rsidRPr="001153C0"&gt;&lt;w:rPr&gt;&lt;w:highlight w:val="cyan"/&gt;&lt;w:lang w:eastAsia="ru-RU"/&gt;&lt;/w:rPr&gt;&lt;w:fldChar w:fldCharType="separate"/&gt;&lt;/w:r&gt;&lt;w:r w:rsidRPr="00BC777D"&gt;&lt;w:rPr&gt;&lt;w:noProof/&gt;&lt;w:highlight w:val="cyan"/&gt;&lt;w:lang w:eastAsia="ru-RU"/&gt;&lt;/w:rPr&gt;&lt;w:t&gt;2&lt;/w:t&gt;&lt;/w:r&gt;&lt;w:r w:rsidRPr="001153C0"&gt;&lt;w:rPr&gt;&lt;w:highlight w:val="cyan"/&gt;&lt;w:lang w:eastAsia="ru-RU"/&gt;&lt;/w:rPr&gt;&lt;w:fldChar w:fldCharType="end"/&gt;&lt;/w:r&gt;&lt;w:r w:rsidRPr="00E642D7"&gt;&lt;w:rPr&gt;&lt;w:highlight w:val="cyan"/&gt;&lt;w:lang w:eastAsia="ru-RU"/&gt;&lt;/w:rPr&gt;&lt;w:t&gt;.&lt;/w:t&gt;&lt;/w:r&gt;&lt;/w:p&gt;&lt;w:p w:rsidR="00000000" w:rsidRDefault="00000000"/&gt;&lt;w:sectPr w:rsidR="00000000"&gt;&lt;w:pgSz w:w="12240" w:h="15840"/&gt;&lt;w:pgMar w:top="1134" w:right="850" w:bottom="1134" w:left="1701"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w:eastAsiaTheme="minorHAnsi" w:hAnsiTheme="minorHAnsi" w:cstheme="minorBidi"/&gt;&lt;w:sz w:val="22"/&gt;&lt;w:szCs w:val="22"/&gt;&lt;w:lang w:val="ru-RU" w:eastAsia="en-US" w:bidi="ar-SA"/&gt;&lt;/w:rPr&gt;&lt;/w:rPrDefault&gt;&lt;w:pPrDefault&gt;&lt;w:pPr&gt;&lt;w:spacing w:after="160"/&gt;&lt;/w:pPr&gt;&lt;/w:pPrDefault&gt;&lt;/w:docDefaults&gt;&lt;w:style w:type="paragraph" w:default="1" w:styleId="a"&gt;&lt;w:name w:val="Normal"/&gt;&lt;w:qFormat/&gt;&lt;w:pPr&gt;&lt;w:spacing w:line="276" w:lineRule="auto"/&gt;&lt;w:jc w:val="both"/&gt;&lt;/w:pPr&gt;&lt;w:rPr&gt;&lt;w:rFonts w:ascii="Times New Roman" w:hAnsi="Times New Roman"/&gt;&lt;w:sz w:val="24"/&gt;&lt;/w:rPr&gt;&lt;/w:style&gt;&lt;w:style w:type="character" w:default="1" w:styleId="a0"&gt;&lt;w:name w:val="Default Paragraph Font"/&gt;&lt;w:uiPriority w:val="1"/&gt;&lt;w:semiHidden/&gt;&lt;w:unhideWhenUsed/&gt;&lt;/w:style&gt;&lt;w:style w:type="table" w:default="1" w:styleId="a1"&gt;&lt;w:name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w:styleId="a2"&gt;&lt;w:name w:val="No List"/&gt;&lt;w:uiPriority w:val="99"/&gt;&lt;w:semiHidden/&gt;&lt;w:unhideWhenUsed/&gt;&lt;/w:style&gt;&lt;w:style w:type="paragraph" w:customStyle="1" w:styleId="SDText"&gt;&lt;w:name w:val="SD_Text"/&gt;&lt;w:basedOn w:val="a"/&gt;&lt;w:link w:val="SDText0"/&gt;&lt;w:qFormat/&gt;&lt;/w:style&gt;&lt;w:style w:type="character" w:customStyle="1" w:styleId="SDText0"&gt;&lt;w:name w:val="SD_Text Знак"/&gt;&lt;w:basedOn w:val="a0"/&gt;&lt;w:link w:val="SDText"/&gt;&lt;w:rPr&gt;&lt;w:rFonts w:ascii="Times New Roman" w:hAnsi="Times New Roman"/&gt;&lt;w:sz w:val="24"/&gt;&lt;/w:rPr&gt;&lt;/w:style&gt;&lt;/w:styles&gt;&lt;/pkg:xmlData&gt;&lt;/pkg:part&gt;&lt;/pkg:package&gt;
</ForbiddenTherapySuffix>
    <SampleSizePrefix/>
    <SampleSizeSuffix/>
    <RandomizationPrefix/>
    <RandomizationSuffix/>
  </SDTables>
  <SDVisits>
    <Part1Name/>
    <Part1VisitsPlainText/>
    <Part2Name/>
    <Part2VisitsPlainText/>
    <Part3Name/>
    <Part3VisitsPlainText/>
    <Part4Name/>
    <Part4VisitsPlainText/>
    <Part5Name/>
    <Part5VisitsPlainText/>
    <Part6Name/>
    <Part6VisitsPlainText/>
    <Part7Name/>
    <Part7VisitsPlainText/>
    <Part8Name/>
    <Part8VisitsPlainText/>
    <Part9Name/>
    <Part9VisitsPlainText/>
    <Part10Name/>
    <Part10VisitsPlainText/>
    <AddPart1Name/>
    <AddPart1VisitsPlainText/>
    <AddPart2Name/>
    <AddPart2VisitsPlainText/>
    <AddPart3Name/>
    <AddPart3VisitsPlainText/>
    <AddPart4Name/>
    <AddPart4VisitsPlainText/>
    <AddPart5Name/>
    <AddPart5VisitsPlainText/>
  </SDVisits>
</sdprotocoldata>
</file>

<file path=customXml/item2.xml><?xml version="1.0" encoding="utf-8"?>
<ct:contentTypeSchema xmlns:ct="http://schemas.microsoft.com/office/2006/metadata/contentType" xmlns:ma="http://schemas.microsoft.com/office/2006/metadata/properties/metaAttributes" ct:_="" ma:_="" ma:contentTypeName="Документ" ma:contentTypeID="0x010100A1CFD0F9E8BFC848B9CE96836C2A6546" ma:contentTypeVersion="16" ma:contentTypeDescription="Создание документа." ma:contentTypeScope="" ma:versionID="1b57755366fd7746fa73906bb592f9b7">
  <xsd:schema xmlns:xsd="http://www.w3.org/2001/XMLSchema" xmlns:xs="http://www.w3.org/2001/XMLSchema" xmlns:p="http://schemas.microsoft.com/office/2006/metadata/properties" xmlns:ns2="e92b3814-a978-4e2d-af1b-be0f208bb190" xmlns:ns3="544e7861-b211-4af9-9ef2-07d978a58404" targetNamespace="http://schemas.microsoft.com/office/2006/metadata/properties" ma:root="true" ma:fieldsID="326e7ce745e6b1245a4d9fdfe156fe6c" ns2:_="" ns3:_="">
    <xsd:import namespace="e92b3814-a978-4e2d-af1b-be0f208bb190"/>
    <xsd:import namespace="544e7861-b211-4af9-9ef2-07d978a5840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element ref="ns3:MediaServiceLocation"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2b3814-a978-4e2d-af1b-be0f208bb190"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description="" ma:internalName="SharedWithDetails" ma:readOnly="true">
      <xsd:simpleType>
        <xsd:restriction base="dms:Note">
          <xsd:maxLength value="255"/>
        </xsd:restriction>
      </xsd:simpleType>
    </xsd:element>
    <xsd:element name="TaxCatchAll" ma:index="23" nillable="true" ma:displayName="Taxonomy Catch All Column" ma:hidden="true" ma:list="{10cdff80-a249-4fa4-bb18-a42de2bef057}" ma:internalName="TaxCatchAll" ma:showField="CatchAllData" ma:web="e92b3814-a978-4e2d-af1b-be0f208bb19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44e7861-b211-4af9-9ef2-07d978a58404"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Теги изображений" ma:readOnly="false" ma:fieldId="{5cf76f15-5ced-4ddc-b409-7134ff3c332f}" ma:taxonomyMulti="true" ma:sspId="c0c83cd9-88a3-47b3-b6bc-3f40b354df83"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44e7861-b211-4af9-9ef2-07d978a58404">
      <Terms xmlns="http://schemas.microsoft.com/office/infopath/2007/PartnerControls"/>
    </lcf76f155ced4ddcb4097134ff3c332f>
    <TaxCatchAll xmlns="e92b3814-a978-4e2d-af1b-be0f208bb190" xsi:nil="true"/>
  </documentManagement>
</p:properties>
</file>

<file path=customXml/item5.xml><?xml version="1.0" encoding="utf-8"?>
<b:Sources xmlns:b="http://schemas.openxmlformats.org/officeDocument/2006/bibliography" xmlns="http://schemas.openxmlformats.org/officeDocument/2006/bibliography" SelectedStyle="/Vancouver.XSL" StyleName="Vancouver" Version="1">
  <b:Source>
    <b:Tag>Bab56</b:Tag>
    <b:SourceType>JournalArticle</b:SourceType>
    <b:Guid>{5BEF22A0-61EF-4EE4-A214-0CB438BDB5CF}</b:Guid>
    <b:Title>Salts of decamethylene-bis-4-aminoquinaldinium (dequadin); a new antimicrobial agent</b:Title>
    <b:Year>1956</b:Year>
    <b:Volume>8</b:Volume>
    <b:Issue>2</b:Issue>
    <b:LCID>en-US</b:LCID>
    <b:Author>
      <b:Author>
        <b:NameList>
          <b:Person>
            <b:Last>Babbs</b:Last>
            <b:First>M.</b:First>
          </b:Person>
          <b:Person>
            <b:Last>Collier</b:Last>
            <b:First>H.O.</b:First>
          </b:Person>
          <b:Person>
            <b:Last>Austin</b:Last>
            <b:First>W.C.</b:First>
          </b:Person>
          <b:Person>
            <b:Last>Potter</b:Last>
            <b:First>M.D.</b:First>
          </b:Person>
          <b:Person>
            <b:Last>Taylor</b:Last>
            <b:First>E.P.</b:First>
          </b:Person>
        </b:NameList>
      </b:Author>
    </b:Author>
    <b:JournalName>J Pharm Pharmacol</b:JournalName>
    <b:Pages>110-119</b:Pages>
    <b:RefOrder>3</b:RefOrder>
  </b:Source>
  <b:Source>
    <b:Tag>Wei87</b:Tag>
    <b:SourceType>JournalArticle</b:SourceType>
    <b:Guid>{CFEA0A92-D020-4FED-9D95-AE1FD194FE6C}</b:Guid>
    <b:Title>Dequalinium, a topical antimicrobial agent, displays anticarcinoma activity based on selective mitochondrial accumulation</b:Title>
    <b:JournalName>Proc Natl Acad Sci U S A</b:JournalName>
    <b:Year>1987</b:Year>
    <b:Volume>84</b:Volume>
    <b:Issue>15</b:Issue>
    <b:LCID>en-US</b:LCID>
    <b:Author>
      <b:Author>
        <b:NameList>
          <b:Person>
            <b:Last>Weiss</b:Last>
            <b:First>M.J.</b:First>
          </b:Person>
          <b:Person>
            <b:Last>Wong</b:Last>
            <b:First>J.R.</b:First>
          </b:Person>
          <b:Person>
            <b:Last>Ha</b:Last>
            <b:First>C.S.</b:First>
          </b:Person>
          <b:Person>
            <b:Last>Bleday</b:Last>
            <b:First>R.</b:First>
          </b:Person>
          <b:Person>
            <b:Last>Salem</b:Last>
            <b:First>R.R.</b:First>
          </b:Person>
        </b:NameList>
      </b:Author>
    </b:Author>
    <b:Pages>5444-5448</b:Pages>
    <b:RefOrder>1</b:RefOrder>
  </b:Source>
  <b:Source>
    <b:Tag>Col59</b:Tag>
    <b:SourceType>JournalArticle</b:SourceType>
    <b:Guid>{177798F1-2B04-4CF5-A448-FFBEC03A0F12}</b:Guid>
    <b:Title>Further observations on the biological properties of dequalinium (dequadin) and hedaquinium (teoquil)</b:Title>
    <b:JournalName>J Pharm Pharmacol</b:JournalName>
    <b:Year>1959</b:Year>
    <b:Volume>11</b:Volume>
    <b:LCID>en-US</b:LCID>
    <b:Author>
      <b:Author>
        <b:NameList>
          <b:Person>
            <b:Last>Collier</b:Last>
            <b:First>H.O.</b:First>
          </b:Person>
          <b:Person>
            <b:Last>Cox</b:Last>
            <b:First>W.A.</b:First>
          </b:Person>
          <b:Person>
            <b:Last>Huskinson</b:Last>
            <b:First>P.L.</b:First>
          </b:Person>
          <b:Person>
            <b:Last>Robinson</b:Last>
            <b:First>F.A.</b:First>
          </b:Person>
        </b:NameList>
      </b:Author>
    </b:Author>
    <b:Pages>671-680</b:Pages>
    <b:RefOrder>2</b:RefOrder>
  </b:Source>
</b:Sources>
</file>

<file path=customXml/itemProps1.xml><?xml version="1.0" encoding="utf-8"?>
<ds:datastoreItem xmlns:ds="http://schemas.openxmlformats.org/officeDocument/2006/customXml" ds:itemID="{FCA95C51-6243-4E94-B45A-ADB0ED17598B}">
  <ds:schemaRefs>
    <ds:schemaRef ds:uri="http://protocoldata@statandocs.com"/>
  </ds:schemaRefs>
</ds:datastoreItem>
</file>

<file path=customXml/itemProps2.xml><?xml version="1.0" encoding="utf-8"?>
<ds:datastoreItem xmlns:ds="http://schemas.openxmlformats.org/officeDocument/2006/customXml" ds:itemID="{B9B145D3-4233-4E93-A724-4886839453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2b3814-a978-4e2d-af1b-be0f208bb190"/>
    <ds:schemaRef ds:uri="544e7861-b211-4af9-9ef2-07d978a584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1233B1E-2558-49B1-8A95-E2F6D5E2C429}">
  <ds:schemaRefs>
    <ds:schemaRef ds:uri="http://schemas.microsoft.com/sharepoint/v3/contenttype/forms"/>
  </ds:schemaRefs>
</ds:datastoreItem>
</file>

<file path=customXml/itemProps4.xml><?xml version="1.0" encoding="utf-8"?>
<ds:datastoreItem xmlns:ds="http://schemas.openxmlformats.org/officeDocument/2006/customXml" ds:itemID="{3C9202EC-3CCA-4555-9422-90822E1812E6}">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544e7861-b211-4af9-9ef2-07d978a58404"/>
    <ds:schemaRef ds:uri="e92b3814-a978-4e2d-af1b-be0f208bb190"/>
    <ds:schemaRef ds:uri="http://www.w3.org/XML/1998/namespace"/>
    <ds:schemaRef ds:uri="http://purl.org/dc/dcmitype/"/>
  </ds:schemaRefs>
</ds:datastoreItem>
</file>

<file path=customXml/itemProps5.xml><?xml version="1.0" encoding="utf-8"?>
<ds:datastoreItem xmlns:ds="http://schemas.openxmlformats.org/officeDocument/2006/customXml" ds:itemID="{417AF410-605D-450E-98C7-5265D2862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6145</TotalTime>
  <Pages>100</Pages>
  <Words>86888</Words>
  <Characters>495268</Characters>
  <Application>Microsoft Office Word</Application>
  <DocSecurity>0</DocSecurity>
  <Lines>4127</Lines>
  <Paragraphs>1161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580995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alkrasnovskiy</dc:creator>
  <cp:keywords/>
  <dc:description/>
  <cp:lastModifiedBy>Barshadskaya, Yuliya</cp:lastModifiedBy>
  <cp:revision>1933</cp:revision>
  <cp:lastPrinted>2021-05-14T10:54:00Z</cp:lastPrinted>
  <dcterms:created xsi:type="dcterms:W3CDTF">2022-09-25T23:30:00Z</dcterms:created>
  <dcterms:modified xsi:type="dcterms:W3CDTF">2024-02-23T18:35:00Z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0x010100A1CFD0F9E8BFC848B9CE96836C2A6546</vt:lpwstr>
  </property>
  <property fmtid="{D5CDD505-2E9C-101B-9397-08002B2CF9AE}" pid="3" name="MediaServiceImageTags">
    <vt:lpwstr/>
  </property>
  <property fmtid="{D5CDD505-2E9C-101B-9397-08002B2CF9AE}" pid="4" name="ZOTERO_PREF_1">
    <vt:lpwstr>&lt;data data-version="3" zotero-version="6.0.14"&gt;&lt;session id="mpUi5AVA"/&gt;&lt;style id="http://www.zotero.org/styles/vancouver" locale="en-US" hasBibliography="1" bibliographyStyleHasBeenSet="1"/&gt;&lt;prefs&gt;&lt;pref name="fieldType" value="Field"/&gt;&lt;pref name="automati</vt:lpwstr>
  </property>
  <property fmtid="{D5CDD505-2E9C-101B-9397-08002B2CF9AE}" pid="5" name="ZOTERO_PREF_2">
    <vt:lpwstr>cJournalAbbreviations" value="true"/&gt;&lt;/prefs&gt;&lt;/data&gt;</vt:lpwstr>
  </property>
</Properties>
</file>